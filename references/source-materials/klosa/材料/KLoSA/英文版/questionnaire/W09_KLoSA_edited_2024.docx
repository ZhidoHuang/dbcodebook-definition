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14BD9" w14:textId="77777777" w:rsidR="00FD76A1" w:rsidRPr="001D19F6" w:rsidRDefault="008F3943" w:rsidP="003E2DDC">
      <w:pPr>
        <w:pStyle w:val="af8"/>
        <w:rPr>
          <w:rFonts w:ascii="Arial" w:hAnsi="Arial" w:cs="Arial"/>
        </w:rPr>
      </w:pPr>
      <w:bookmarkStart w:id="0" w:name="_GoBack"/>
      <w:bookmarkEnd w:id="0"/>
      <w:proofErr w:type="spellStart"/>
      <w:r w:rsidRPr="001D19F6">
        <w:rPr>
          <w:rFonts w:ascii="Arial" w:hAnsi="Arial" w:cs="Arial"/>
        </w:rPr>
        <w:t>ㅊㅊ</w:t>
      </w:r>
      <w:proofErr w:type="spellEnd"/>
      <w:r w:rsidR="00247D84" w:rsidRPr="001D19F6">
        <w:rPr>
          <w:rFonts w:ascii="Arial" w:hAnsi="Arial" w:cs="Arial"/>
          <w:noProof/>
        </w:rPr>
        <mc:AlternateContent>
          <mc:Choice Requires="wps">
            <w:drawing>
              <wp:anchor distT="0" distB="0" distL="114300" distR="114300" simplePos="0" relativeHeight="251679744" behindDoc="0" locked="0" layoutInCell="1" allowOverlap="1" wp14:anchorId="4947ED13" wp14:editId="675ED601">
                <wp:simplePos x="0" y="0"/>
                <wp:positionH relativeFrom="column">
                  <wp:posOffset>54610</wp:posOffset>
                </wp:positionH>
                <wp:positionV relativeFrom="paragraph">
                  <wp:posOffset>24765</wp:posOffset>
                </wp:positionV>
                <wp:extent cx="6048375" cy="1871980"/>
                <wp:effectExtent l="0" t="0" r="9525" b="0"/>
                <wp:wrapNone/>
                <wp:docPr id="1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871980"/>
                        </a:xfrm>
                        <a:prstGeom prst="rect">
                          <a:avLst/>
                        </a:prstGeom>
                        <a:gradFill>
                          <a:gsLst>
                            <a:gs pos="10000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solidFill>
                            <a:schemeClr val="tx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71211" w14:textId="12211897" w:rsidR="00706C18" w:rsidRPr="00D37398" w:rsidRDefault="00706C18" w:rsidP="00FD76A1">
                            <w:pPr>
                              <w:pStyle w:val="af0"/>
                              <w:wordWrap w:val="0"/>
                              <w:spacing w:before="0" w:beforeAutospacing="0" w:after="0" w:afterAutospacing="0"/>
                              <w:rPr>
                                <w:rFonts w:ascii="Arial" w:hAnsi="Arial" w:cs="Arial"/>
                                <w:color w:val="000000" w:themeColor="text1"/>
                              </w:rPr>
                            </w:pPr>
                            <w:r w:rsidRPr="006E0CCD">
                              <w:rPr>
                                <w:rFonts w:ascii="Arial" w:eastAsiaTheme="minorEastAsia" w:hAnsi="Arial" w:cs="Arial"/>
                                <w:b/>
                                <w:bCs/>
                                <w:color w:val="00B050"/>
                                <w:kern w:val="24"/>
                                <w:u w:val="single"/>
                                <w:rPrChange w:id="1" w:author="swcsmart000" w:date="2024-09-05T17:49:00Z">
                                  <w:rPr>
                                    <w:rFonts w:ascii="Arial" w:eastAsiaTheme="minorEastAsia" w:hAnsi="Arial" w:cs="Arial"/>
                                    <w:b/>
                                    <w:bCs/>
                                    <w:color w:val="FF0000"/>
                                    <w:kern w:val="24"/>
                                    <w:u w:val="single"/>
                                  </w:rPr>
                                </w:rPrChange>
                              </w:rPr>
                              <w:t>202</w:t>
                            </w:r>
                            <w:del w:id="2" w:author="swcsmart000" w:date="2024-09-05T16:09:00Z">
                              <w:r w:rsidRPr="006E0CCD" w:rsidDel="00670823">
                                <w:rPr>
                                  <w:rFonts w:ascii="Arial" w:eastAsiaTheme="minorEastAsia" w:hAnsi="Arial" w:cs="Arial"/>
                                  <w:b/>
                                  <w:bCs/>
                                  <w:color w:val="00B050"/>
                                  <w:kern w:val="24"/>
                                  <w:u w:val="single"/>
                                  <w:rPrChange w:id="3" w:author="swcsmart000" w:date="2024-09-05T17:49:00Z">
                                    <w:rPr>
                                      <w:rFonts w:ascii="Arial" w:eastAsiaTheme="minorEastAsia" w:hAnsi="Arial" w:cs="Arial"/>
                                      <w:b/>
                                      <w:bCs/>
                                      <w:color w:val="FF0000"/>
                                      <w:kern w:val="24"/>
                                      <w:u w:val="single"/>
                                    </w:rPr>
                                  </w:rPrChange>
                                </w:rPr>
                                <w:delText>0</w:delText>
                              </w:r>
                            </w:del>
                            <w:ins w:id="4" w:author="swcsmart000" w:date="2024-09-05T16:09:00Z">
                              <w:r w:rsidRPr="006E0CCD">
                                <w:rPr>
                                  <w:rFonts w:ascii="Arial" w:eastAsiaTheme="minorEastAsia" w:hAnsi="Arial" w:cs="Arial"/>
                                  <w:b/>
                                  <w:bCs/>
                                  <w:color w:val="00B050"/>
                                  <w:kern w:val="24"/>
                                  <w:u w:val="single"/>
                                  <w:rPrChange w:id="5" w:author="swcsmart000" w:date="2024-09-05T17:49:00Z">
                                    <w:rPr>
                                      <w:rFonts w:ascii="Arial" w:eastAsiaTheme="minorEastAsia" w:hAnsi="Arial" w:cs="Arial"/>
                                      <w:b/>
                                      <w:bCs/>
                                      <w:color w:val="FF0000"/>
                                      <w:kern w:val="24"/>
                                      <w:u w:val="single"/>
                                    </w:rPr>
                                  </w:rPrChange>
                                </w:rPr>
                                <w:t>2</w:t>
                              </w:r>
                            </w:ins>
                            <w:r w:rsidRPr="00D37398">
                              <w:rPr>
                                <w:rFonts w:ascii="Arial" w:eastAsiaTheme="minorEastAsia" w:hAnsi="Arial" w:cs="Arial"/>
                                <w:b/>
                                <w:bCs/>
                                <w:color w:val="000000" w:themeColor="text1"/>
                                <w:kern w:val="24"/>
                                <w:u w:val="single"/>
                              </w:rPr>
                              <w:t xml:space="preserve"> </w:t>
                            </w:r>
                            <w:proofErr w:type="spellStart"/>
                            <w:r w:rsidRPr="00D37398">
                              <w:rPr>
                                <w:rFonts w:ascii="Arial" w:eastAsiaTheme="minorEastAsia" w:hAnsi="Arial" w:cs="Arial"/>
                                <w:b/>
                                <w:bCs/>
                                <w:color w:val="000000" w:themeColor="text1"/>
                                <w:kern w:val="24"/>
                                <w:u w:val="single"/>
                              </w:rPr>
                              <w:t>KLoSA</w:t>
                            </w:r>
                            <w:proofErr w:type="spellEnd"/>
                          </w:p>
                          <w:p w14:paraId="713CDC88" w14:textId="1E15E2D9" w:rsidR="00706C18" w:rsidRPr="00D37398" w:rsidRDefault="00706C18" w:rsidP="00FD76A1">
                            <w:pPr>
                              <w:pStyle w:val="af0"/>
                              <w:wordWrap w:val="0"/>
                              <w:spacing w:before="0" w:beforeAutospacing="0" w:after="0" w:afterAutospacing="0"/>
                              <w:rPr>
                                <w:rFonts w:ascii="Arial" w:hAnsi="Arial" w:cs="Arial"/>
                                <w:color w:val="000000" w:themeColor="text1"/>
                              </w:rPr>
                            </w:pPr>
                            <w:r w:rsidRPr="00D37398">
                              <w:rPr>
                                <w:rFonts w:ascii="Arial" w:eastAsiaTheme="minorEastAsia" w:hAnsi="Arial" w:cs="Arial"/>
                                <w:b/>
                                <w:bCs/>
                                <w:color w:val="000000" w:themeColor="text1"/>
                                <w:kern w:val="24"/>
                                <w:sz w:val="32"/>
                                <w:szCs w:val="32"/>
                              </w:rPr>
                              <w:t xml:space="preserve">Wave </w:t>
                            </w:r>
                            <w:del w:id="6" w:author="swcsmart000" w:date="2024-09-05T16:09:00Z">
                              <w:r w:rsidRPr="006E0CCD" w:rsidDel="00670823">
                                <w:rPr>
                                  <w:rFonts w:ascii="Arial" w:eastAsiaTheme="minorEastAsia" w:hAnsi="Arial" w:cs="Arial"/>
                                  <w:b/>
                                  <w:bCs/>
                                  <w:color w:val="00B050"/>
                                  <w:kern w:val="24"/>
                                  <w:sz w:val="32"/>
                                  <w:szCs w:val="32"/>
                                  <w:rPrChange w:id="7" w:author="swcsmart000" w:date="2024-09-05T17:50:00Z">
                                    <w:rPr>
                                      <w:rFonts w:ascii="Arial" w:eastAsiaTheme="minorEastAsia" w:hAnsi="Arial" w:cs="Arial"/>
                                      <w:b/>
                                      <w:bCs/>
                                      <w:color w:val="FF0000"/>
                                      <w:kern w:val="24"/>
                                      <w:sz w:val="32"/>
                                      <w:szCs w:val="32"/>
                                    </w:rPr>
                                  </w:rPrChange>
                                </w:rPr>
                                <w:delText>8</w:delText>
                              </w:r>
                            </w:del>
                            <w:ins w:id="8" w:author="swcsmart000" w:date="2024-09-05T16:09:00Z">
                              <w:r w:rsidRPr="006E0CCD">
                                <w:rPr>
                                  <w:rFonts w:ascii="Arial" w:eastAsiaTheme="minorEastAsia" w:hAnsi="Arial" w:cs="Arial"/>
                                  <w:b/>
                                  <w:bCs/>
                                  <w:color w:val="00B050"/>
                                  <w:kern w:val="24"/>
                                  <w:sz w:val="32"/>
                                  <w:szCs w:val="32"/>
                                  <w:rPrChange w:id="9" w:author="swcsmart000" w:date="2024-09-05T17:50:00Z">
                                    <w:rPr>
                                      <w:rFonts w:ascii="Arial" w:eastAsiaTheme="minorEastAsia" w:hAnsi="Arial" w:cs="Arial"/>
                                      <w:b/>
                                      <w:bCs/>
                                      <w:color w:val="FF0000"/>
                                      <w:kern w:val="24"/>
                                      <w:sz w:val="32"/>
                                      <w:szCs w:val="32"/>
                                    </w:rPr>
                                  </w:rPrChange>
                                </w:rPr>
                                <w:t>9</w:t>
                              </w:r>
                            </w:ins>
                            <w:r w:rsidRPr="00D37398">
                              <w:rPr>
                                <w:rFonts w:ascii="Arial" w:eastAsiaTheme="minorEastAsia" w:hAnsi="Arial" w:cs="Arial"/>
                                <w:b/>
                                <w:bCs/>
                                <w:color w:val="000000" w:themeColor="text1"/>
                                <w:kern w:val="24"/>
                                <w:sz w:val="32"/>
                                <w:szCs w:val="32"/>
                              </w:rPr>
                              <w:t xml:space="preserve"> Questionnaire</w:t>
                            </w:r>
                          </w:p>
                          <w:p w14:paraId="46E53CC0" w14:textId="77777777" w:rsidR="00706C18" w:rsidRPr="00A91405" w:rsidRDefault="00706C18" w:rsidP="00FD76A1">
                            <w:pPr>
                              <w:pStyle w:val="af0"/>
                              <w:wordWrap w:val="0"/>
                              <w:spacing w:before="0" w:beforeAutospacing="0" w:after="0" w:afterAutospacing="0"/>
                              <w:jc w:val="right"/>
                              <w:rPr>
                                <w:rFonts w:ascii="Arial" w:hAnsi="Arial" w:cs="Arial"/>
                              </w:rPr>
                            </w:pPr>
                            <w:r w:rsidRPr="00A91405">
                              <w:rPr>
                                <w:rFonts w:ascii="Arial" w:eastAsiaTheme="minorEastAsia" w:hAnsi="Arial" w:cs="Arial"/>
                                <w:color w:val="000000" w:themeColor="text1"/>
                                <w:kern w:val="24"/>
                                <w:sz w:val="48"/>
                                <w:szCs w:val="48"/>
                              </w:rPr>
                              <w:t>SURVIVAL INTERVIEW</w:t>
                            </w:r>
                          </w:p>
                          <w:p w14:paraId="63586897" w14:textId="77777777" w:rsidR="00706C18" w:rsidRPr="00A91405" w:rsidRDefault="00706C18" w:rsidP="00FD76A1">
                            <w:pPr>
                              <w:pStyle w:val="af0"/>
                              <w:wordWrap w:val="0"/>
                              <w:spacing w:before="0" w:beforeAutospacing="0" w:after="0" w:afterAutospacing="0"/>
                              <w:jc w:val="right"/>
                              <w:rPr>
                                <w:rFonts w:ascii="Arial" w:hAnsi="Arial" w:cs="Arial"/>
                              </w:rPr>
                            </w:pPr>
                            <w:r w:rsidRPr="00A91405">
                              <w:rPr>
                                <w:rFonts w:ascii="Arial" w:eastAsiaTheme="minorEastAsia" w:hAnsi="Arial" w:cs="Arial"/>
                                <w:b/>
                                <w:bCs/>
                                <w:color w:val="000000" w:themeColor="text1"/>
                                <w:kern w:val="24"/>
                                <w:sz w:val="56"/>
                                <w:szCs w:val="56"/>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47ED13" id="직사각형 4" o:spid="_x0000_s1026" style="position:absolute;left:0;text-align:left;margin-left:4.3pt;margin-top:1.95pt;width:476.25pt;height:14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" fillcolor="#b1c7e2 [1428]" strokecolor="#c6d9f1 [671]" strokeweight="2pt">
                <v:fill color2="#d6e2f0 [756]" colors="0 #c2d1ed;.5 #c2d1ed;1 #9ab5e4" focus="100%" type="gradient">
                  <o:fill v:ext="view" type="gradientUnscaled"/>
                </v:fill>
                <v:path arrowok="t"/>
                <v:textbox>
                  <w:txbxContent>
                    <w:p w14:paraId="13B71211" w14:textId="12211897" w:rsidR="00706C18" w:rsidRPr="00D37398" w:rsidRDefault="00706C18" w:rsidP="00FD76A1">
                      <w:pPr>
                        <w:pStyle w:val="af0"/>
                        <w:wordWrap w:val="0"/>
                        <w:spacing w:before="0" w:beforeAutospacing="0" w:after="0" w:afterAutospacing="0"/>
                        <w:rPr>
                          <w:rFonts w:ascii="Arial" w:hAnsi="Arial" w:cs="Arial"/>
                          <w:color w:val="000000" w:themeColor="text1"/>
                        </w:rPr>
                      </w:pPr>
                      <w:r w:rsidRPr="006E0CCD">
                        <w:rPr>
                          <w:rFonts w:ascii="Arial" w:eastAsiaTheme="minorEastAsia" w:hAnsi="Arial" w:cs="Arial"/>
                          <w:b/>
                          <w:bCs/>
                          <w:color w:val="00B050"/>
                          <w:kern w:val="24"/>
                          <w:u w:val="single"/>
                          <w:rPrChange w:id="10" w:author="swcsmart000" w:date="2024-09-05T17:49:00Z">
                            <w:rPr>
                              <w:rFonts w:ascii="Arial" w:eastAsiaTheme="minorEastAsia" w:hAnsi="Arial" w:cs="Arial"/>
                              <w:b/>
                              <w:bCs/>
                              <w:color w:val="FF0000"/>
                              <w:kern w:val="24"/>
                              <w:u w:val="single"/>
                            </w:rPr>
                          </w:rPrChange>
                        </w:rPr>
                        <w:t>202</w:t>
                      </w:r>
                      <w:del w:id="11" w:author="swcsmart000" w:date="2024-09-05T16:09:00Z">
                        <w:r w:rsidRPr="006E0CCD" w:rsidDel="00670823">
                          <w:rPr>
                            <w:rFonts w:ascii="Arial" w:eastAsiaTheme="minorEastAsia" w:hAnsi="Arial" w:cs="Arial"/>
                            <w:b/>
                            <w:bCs/>
                            <w:color w:val="00B050"/>
                            <w:kern w:val="24"/>
                            <w:u w:val="single"/>
                            <w:rPrChange w:id="12" w:author="swcsmart000" w:date="2024-09-05T17:49:00Z">
                              <w:rPr>
                                <w:rFonts w:ascii="Arial" w:eastAsiaTheme="minorEastAsia" w:hAnsi="Arial" w:cs="Arial"/>
                                <w:b/>
                                <w:bCs/>
                                <w:color w:val="FF0000"/>
                                <w:kern w:val="24"/>
                                <w:u w:val="single"/>
                              </w:rPr>
                            </w:rPrChange>
                          </w:rPr>
                          <w:delText>0</w:delText>
                        </w:r>
                      </w:del>
                      <w:ins w:id="13" w:author="swcsmart000" w:date="2024-09-05T16:09:00Z">
                        <w:r w:rsidRPr="006E0CCD">
                          <w:rPr>
                            <w:rFonts w:ascii="Arial" w:eastAsiaTheme="minorEastAsia" w:hAnsi="Arial" w:cs="Arial"/>
                            <w:b/>
                            <w:bCs/>
                            <w:color w:val="00B050"/>
                            <w:kern w:val="24"/>
                            <w:u w:val="single"/>
                            <w:rPrChange w:id="14" w:author="swcsmart000" w:date="2024-09-05T17:49:00Z">
                              <w:rPr>
                                <w:rFonts w:ascii="Arial" w:eastAsiaTheme="minorEastAsia" w:hAnsi="Arial" w:cs="Arial"/>
                                <w:b/>
                                <w:bCs/>
                                <w:color w:val="FF0000"/>
                                <w:kern w:val="24"/>
                                <w:u w:val="single"/>
                              </w:rPr>
                            </w:rPrChange>
                          </w:rPr>
                          <w:t>2</w:t>
                        </w:r>
                      </w:ins>
                      <w:r w:rsidRPr="00D37398">
                        <w:rPr>
                          <w:rFonts w:ascii="Arial" w:eastAsiaTheme="minorEastAsia" w:hAnsi="Arial" w:cs="Arial"/>
                          <w:b/>
                          <w:bCs/>
                          <w:color w:val="000000" w:themeColor="text1"/>
                          <w:kern w:val="24"/>
                          <w:u w:val="single"/>
                        </w:rPr>
                        <w:t xml:space="preserve"> </w:t>
                      </w:r>
                      <w:proofErr w:type="spellStart"/>
                      <w:r w:rsidRPr="00D37398">
                        <w:rPr>
                          <w:rFonts w:ascii="Arial" w:eastAsiaTheme="minorEastAsia" w:hAnsi="Arial" w:cs="Arial"/>
                          <w:b/>
                          <w:bCs/>
                          <w:color w:val="000000" w:themeColor="text1"/>
                          <w:kern w:val="24"/>
                          <w:u w:val="single"/>
                        </w:rPr>
                        <w:t>KLoSA</w:t>
                      </w:r>
                      <w:proofErr w:type="spellEnd"/>
                    </w:p>
                    <w:p w14:paraId="713CDC88" w14:textId="1E15E2D9" w:rsidR="00706C18" w:rsidRPr="00D37398" w:rsidRDefault="00706C18" w:rsidP="00FD76A1">
                      <w:pPr>
                        <w:pStyle w:val="af0"/>
                        <w:wordWrap w:val="0"/>
                        <w:spacing w:before="0" w:beforeAutospacing="0" w:after="0" w:afterAutospacing="0"/>
                        <w:rPr>
                          <w:rFonts w:ascii="Arial" w:hAnsi="Arial" w:cs="Arial"/>
                          <w:color w:val="000000" w:themeColor="text1"/>
                        </w:rPr>
                      </w:pPr>
                      <w:r w:rsidRPr="00D37398">
                        <w:rPr>
                          <w:rFonts w:ascii="Arial" w:eastAsiaTheme="minorEastAsia" w:hAnsi="Arial" w:cs="Arial"/>
                          <w:b/>
                          <w:bCs/>
                          <w:color w:val="000000" w:themeColor="text1"/>
                          <w:kern w:val="24"/>
                          <w:sz w:val="32"/>
                          <w:szCs w:val="32"/>
                        </w:rPr>
                        <w:t xml:space="preserve">Wave </w:t>
                      </w:r>
                      <w:del w:id="15" w:author="swcsmart000" w:date="2024-09-05T16:09:00Z">
                        <w:r w:rsidRPr="006E0CCD" w:rsidDel="00670823">
                          <w:rPr>
                            <w:rFonts w:ascii="Arial" w:eastAsiaTheme="minorEastAsia" w:hAnsi="Arial" w:cs="Arial"/>
                            <w:b/>
                            <w:bCs/>
                            <w:color w:val="00B050"/>
                            <w:kern w:val="24"/>
                            <w:sz w:val="32"/>
                            <w:szCs w:val="32"/>
                            <w:rPrChange w:id="16" w:author="swcsmart000" w:date="2024-09-05T17:50:00Z">
                              <w:rPr>
                                <w:rFonts w:ascii="Arial" w:eastAsiaTheme="minorEastAsia" w:hAnsi="Arial" w:cs="Arial"/>
                                <w:b/>
                                <w:bCs/>
                                <w:color w:val="FF0000"/>
                                <w:kern w:val="24"/>
                                <w:sz w:val="32"/>
                                <w:szCs w:val="32"/>
                              </w:rPr>
                            </w:rPrChange>
                          </w:rPr>
                          <w:delText>8</w:delText>
                        </w:r>
                      </w:del>
                      <w:ins w:id="17" w:author="swcsmart000" w:date="2024-09-05T16:09:00Z">
                        <w:r w:rsidRPr="006E0CCD">
                          <w:rPr>
                            <w:rFonts w:ascii="Arial" w:eastAsiaTheme="minorEastAsia" w:hAnsi="Arial" w:cs="Arial"/>
                            <w:b/>
                            <w:bCs/>
                            <w:color w:val="00B050"/>
                            <w:kern w:val="24"/>
                            <w:sz w:val="32"/>
                            <w:szCs w:val="32"/>
                            <w:rPrChange w:id="18" w:author="swcsmart000" w:date="2024-09-05T17:50:00Z">
                              <w:rPr>
                                <w:rFonts w:ascii="Arial" w:eastAsiaTheme="minorEastAsia" w:hAnsi="Arial" w:cs="Arial"/>
                                <w:b/>
                                <w:bCs/>
                                <w:color w:val="FF0000"/>
                                <w:kern w:val="24"/>
                                <w:sz w:val="32"/>
                                <w:szCs w:val="32"/>
                              </w:rPr>
                            </w:rPrChange>
                          </w:rPr>
                          <w:t>9</w:t>
                        </w:r>
                      </w:ins>
                      <w:r w:rsidRPr="00D37398">
                        <w:rPr>
                          <w:rFonts w:ascii="Arial" w:eastAsiaTheme="minorEastAsia" w:hAnsi="Arial" w:cs="Arial"/>
                          <w:b/>
                          <w:bCs/>
                          <w:color w:val="000000" w:themeColor="text1"/>
                          <w:kern w:val="24"/>
                          <w:sz w:val="32"/>
                          <w:szCs w:val="32"/>
                        </w:rPr>
                        <w:t xml:space="preserve"> Questionnaire</w:t>
                      </w:r>
                    </w:p>
                    <w:p w14:paraId="46E53CC0" w14:textId="77777777" w:rsidR="00706C18" w:rsidRPr="00A91405" w:rsidRDefault="00706C18" w:rsidP="00FD76A1">
                      <w:pPr>
                        <w:pStyle w:val="af0"/>
                        <w:wordWrap w:val="0"/>
                        <w:spacing w:before="0" w:beforeAutospacing="0" w:after="0" w:afterAutospacing="0"/>
                        <w:jc w:val="right"/>
                        <w:rPr>
                          <w:rFonts w:ascii="Arial" w:hAnsi="Arial" w:cs="Arial"/>
                        </w:rPr>
                      </w:pPr>
                      <w:r w:rsidRPr="00A91405">
                        <w:rPr>
                          <w:rFonts w:ascii="Arial" w:eastAsiaTheme="minorEastAsia" w:hAnsi="Arial" w:cs="Arial"/>
                          <w:color w:val="000000" w:themeColor="text1"/>
                          <w:kern w:val="24"/>
                          <w:sz w:val="48"/>
                          <w:szCs w:val="48"/>
                        </w:rPr>
                        <w:t>SURVIVAL INTERVIEW</w:t>
                      </w:r>
                    </w:p>
                    <w:p w14:paraId="63586897" w14:textId="77777777" w:rsidR="00706C18" w:rsidRPr="00A91405" w:rsidRDefault="00706C18" w:rsidP="00FD76A1">
                      <w:pPr>
                        <w:pStyle w:val="af0"/>
                        <w:wordWrap w:val="0"/>
                        <w:spacing w:before="0" w:beforeAutospacing="0" w:after="0" w:afterAutospacing="0"/>
                        <w:jc w:val="right"/>
                        <w:rPr>
                          <w:rFonts w:ascii="Arial" w:hAnsi="Arial" w:cs="Arial"/>
                        </w:rPr>
                      </w:pPr>
                      <w:r w:rsidRPr="00A91405">
                        <w:rPr>
                          <w:rFonts w:ascii="Arial" w:eastAsiaTheme="minorEastAsia" w:hAnsi="Arial" w:cs="Arial"/>
                          <w:b/>
                          <w:bCs/>
                          <w:color w:val="000000" w:themeColor="text1"/>
                          <w:kern w:val="24"/>
                          <w:sz w:val="56"/>
                          <w:szCs w:val="56"/>
                        </w:rPr>
                        <w:t>TABLE OF CONTENTS</w:t>
                      </w:r>
                    </w:p>
                  </w:txbxContent>
                </v:textbox>
              </v:rect>
            </w:pict>
          </mc:Fallback>
        </mc:AlternateContent>
      </w:r>
    </w:p>
    <w:p w14:paraId="14E792CF" w14:textId="77777777" w:rsidR="00FD76A1" w:rsidRPr="001D19F6" w:rsidRDefault="00FD76A1" w:rsidP="001E42FC">
      <w:pPr>
        <w:wordWrap/>
        <w:rPr>
          <w:rFonts w:ascii="Arial" w:eastAsia="굴림" w:hAnsi="Arial" w:cs="Arial"/>
          <w:sz w:val="22"/>
        </w:rPr>
      </w:pPr>
    </w:p>
    <w:p w14:paraId="12F7D3E9" w14:textId="77777777" w:rsidR="00FD76A1" w:rsidRPr="001D19F6" w:rsidRDefault="00FD76A1" w:rsidP="001E42FC">
      <w:pPr>
        <w:wordWrap/>
        <w:rPr>
          <w:rFonts w:ascii="Arial" w:eastAsia="굴림" w:hAnsi="Arial" w:cs="Arial"/>
          <w:sz w:val="22"/>
        </w:rPr>
      </w:pPr>
    </w:p>
    <w:p w14:paraId="48895AC6" w14:textId="77777777" w:rsidR="00FD76A1" w:rsidRPr="001D19F6" w:rsidRDefault="00FD76A1" w:rsidP="001E42FC">
      <w:pPr>
        <w:wordWrap/>
        <w:rPr>
          <w:rFonts w:ascii="Arial" w:eastAsia="굴림" w:hAnsi="Arial" w:cs="Arial"/>
          <w:sz w:val="22"/>
        </w:rPr>
      </w:pPr>
    </w:p>
    <w:p w14:paraId="586C428F" w14:textId="77777777" w:rsidR="00FD76A1" w:rsidRPr="001D19F6" w:rsidRDefault="00FD76A1" w:rsidP="001E42FC">
      <w:pPr>
        <w:wordWrap/>
        <w:rPr>
          <w:rFonts w:ascii="Arial" w:eastAsia="굴림" w:hAnsi="Arial" w:cs="Arial"/>
          <w:sz w:val="22"/>
        </w:rPr>
      </w:pPr>
    </w:p>
    <w:p w14:paraId="4C423F9D" w14:textId="77777777" w:rsidR="00FD76A1" w:rsidRPr="001D19F6" w:rsidRDefault="00FD76A1" w:rsidP="001E42FC">
      <w:pPr>
        <w:wordWrap/>
        <w:rPr>
          <w:rFonts w:ascii="Arial" w:eastAsia="굴림" w:hAnsi="Arial" w:cs="Arial"/>
          <w:sz w:val="22"/>
        </w:rPr>
      </w:pPr>
    </w:p>
    <w:p w14:paraId="248F57CF" w14:textId="77777777" w:rsidR="00FD76A1" w:rsidRPr="001D19F6" w:rsidRDefault="00FD76A1" w:rsidP="001E42FC">
      <w:pPr>
        <w:wordWrap/>
        <w:rPr>
          <w:rFonts w:ascii="Arial" w:eastAsia="굴림" w:hAnsi="Arial" w:cs="Arial"/>
          <w:sz w:val="22"/>
        </w:rPr>
      </w:pPr>
    </w:p>
    <w:p w14:paraId="2A2857A6" w14:textId="77777777" w:rsidR="00FD76A1" w:rsidRPr="001D19F6" w:rsidRDefault="00FD76A1" w:rsidP="001E42FC">
      <w:pPr>
        <w:wordWrap/>
        <w:rPr>
          <w:rFonts w:ascii="Arial" w:eastAsia="굴림" w:hAnsi="Arial" w:cs="Arial"/>
          <w:sz w:val="22"/>
        </w:rPr>
      </w:pPr>
    </w:p>
    <w:p w14:paraId="68B73EAA" w14:textId="77777777" w:rsidR="00FD76A1" w:rsidRPr="001D19F6" w:rsidRDefault="00FD76A1" w:rsidP="001E42FC">
      <w:pPr>
        <w:wordWrap/>
        <w:rPr>
          <w:rFonts w:ascii="Arial" w:eastAsia="굴림" w:hAnsi="Arial" w:cs="Arial"/>
          <w:sz w:val="22"/>
        </w:rPr>
      </w:pPr>
    </w:p>
    <w:p w14:paraId="58EBE4E9" w14:textId="77777777" w:rsidR="00FD76A1" w:rsidRPr="001D19F6" w:rsidRDefault="00FD76A1" w:rsidP="001E42FC">
      <w:pPr>
        <w:wordWrap/>
        <w:rPr>
          <w:rFonts w:ascii="Arial" w:eastAsia="굴림" w:hAnsi="Arial" w:cs="Arial"/>
          <w:sz w:val="22"/>
        </w:rPr>
      </w:pPr>
    </w:p>
    <w:p w14:paraId="6CB9A0B9" w14:textId="77777777" w:rsidR="00FD76A1" w:rsidRPr="001D19F6" w:rsidRDefault="00FD76A1" w:rsidP="001E42FC">
      <w:pPr>
        <w:wordWrap/>
        <w:rPr>
          <w:rFonts w:ascii="Arial" w:eastAsia="굴림" w:hAnsi="Arial" w:cs="Arial"/>
          <w:sz w:val="22"/>
        </w:rPr>
      </w:pPr>
    </w:p>
    <w:p w14:paraId="2857D07F" w14:textId="77777777" w:rsidR="00FD76A1" w:rsidRPr="001D19F6" w:rsidRDefault="00FD76A1" w:rsidP="001E42FC">
      <w:pPr>
        <w:wordWrap/>
        <w:rPr>
          <w:rFonts w:ascii="Arial" w:eastAsia="굴림" w:hAnsi="Arial" w:cs="Arial"/>
          <w:sz w:val="22"/>
        </w:rPr>
      </w:pPr>
    </w:p>
    <w:p w14:paraId="4BE65235" w14:textId="77777777" w:rsidR="00BD150A" w:rsidRPr="001D19F6" w:rsidRDefault="00BD150A">
      <w:pPr>
        <w:widowControl/>
        <w:wordWrap/>
        <w:autoSpaceDE/>
        <w:autoSpaceDN/>
        <w:jc w:val="left"/>
        <w:rPr>
          <w:rFonts w:ascii="Arial" w:eastAsia="굴림" w:hAnsi="Arial" w:cs="Arial"/>
          <w:sz w:val="22"/>
        </w:rPr>
      </w:pPr>
    </w:p>
    <w:sdt>
      <w:sdtPr>
        <w:rPr>
          <w:rFonts w:ascii="Arial" w:eastAsiaTheme="minorEastAsia" w:hAnsi="Arial" w:cs="Arial"/>
          <w:b w:val="0"/>
          <w:bCs w:val="0"/>
          <w:color w:val="auto"/>
          <w:kern w:val="2"/>
          <w:sz w:val="20"/>
          <w:szCs w:val="22"/>
          <w:lang w:val="ko-KR"/>
        </w:rPr>
        <w:id w:val="454688506"/>
        <w:docPartObj>
          <w:docPartGallery w:val="Table of Contents"/>
          <w:docPartUnique/>
        </w:docPartObj>
      </w:sdtPr>
      <w:sdtEndPr>
        <w:rPr>
          <w:lang w:val="en-US"/>
        </w:rPr>
      </w:sdtEndPr>
      <w:sdtContent>
        <w:p w14:paraId="5DEC8C53" w14:textId="77777777" w:rsidR="002A0D84" w:rsidRPr="001D19F6" w:rsidRDefault="002A0D84" w:rsidP="00BD150A">
          <w:pPr>
            <w:pStyle w:val="TOC"/>
            <w:jc w:val="center"/>
            <w:rPr>
              <w:rFonts w:ascii="Arial" w:hAnsi="Arial" w:cs="Arial"/>
              <w:lang w:val="ko-KR"/>
            </w:rPr>
          </w:pPr>
          <w:r w:rsidRPr="001D19F6">
            <w:rPr>
              <w:rFonts w:ascii="Arial" w:hAnsi="Arial" w:cs="Arial"/>
              <w:lang w:val="ko-KR"/>
            </w:rPr>
            <w:t>[</w:t>
          </w:r>
          <w:proofErr w:type="spellStart"/>
          <w:r w:rsidRPr="001D19F6">
            <w:rPr>
              <w:rFonts w:ascii="Arial" w:hAnsi="Arial" w:cs="Arial"/>
              <w:lang w:val="ko-KR"/>
            </w:rPr>
            <w:t>Table</w:t>
          </w:r>
          <w:proofErr w:type="spellEnd"/>
          <w:r w:rsidRPr="001D19F6">
            <w:rPr>
              <w:rFonts w:ascii="Arial" w:hAnsi="Arial" w:cs="Arial"/>
              <w:lang w:val="ko-KR"/>
            </w:rPr>
            <w:t xml:space="preserve"> of </w:t>
          </w:r>
          <w:proofErr w:type="spellStart"/>
          <w:r w:rsidRPr="001D19F6">
            <w:rPr>
              <w:rFonts w:ascii="Arial" w:hAnsi="Arial" w:cs="Arial"/>
              <w:lang w:val="ko-KR"/>
            </w:rPr>
            <w:t>contents</w:t>
          </w:r>
          <w:proofErr w:type="spellEnd"/>
          <w:r w:rsidRPr="001D19F6">
            <w:rPr>
              <w:rFonts w:ascii="Arial" w:hAnsi="Arial" w:cs="Arial"/>
              <w:lang w:val="ko-KR"/>
            </w:rPr>
            <w:t>]</w:t>
          </w:r>
        </w:p>
        <w:p w14:paraId="56D03A85" w14:textId="77777777" w:rsidR="002A0D84" w:rsidRPr="001D19F6" w:rsidRDefault="002A0D84" w:rsidP="00671FD9">
          <w:pPr>
            <w:rPr>
              <w:rFonts w:ascii="Arial" w:hAnsi="Arial" w:cs="Arial"/>
              <w:lang w:val="ko-KR"/>
            </w:rPr>
          </w:pPr>
        </w:p>
        <w:p w14:paraId="0D61EF83" w14:textId="77777777" w:rsidR="002A0D84" w:rsidRPr="001D19F6" w:rsidRDefault="002A0D84" w:rsidP="00BD150A">
          <w:pPr>
            <w:rPr>
              <w:rFonts w:ascii="Arial" w:hAnsi="Arial" w:cs="Arial"/>
              <w:lang w:val="ko-KR"/>
            </w:rPr>
          </w:pPr>
        </w:p>
        <w:p w14:paraId="012E3D59" w14:textId="77777777" w:rsidR="002A0D84" w:rsidRPr="001D19F6" w:rsidRDefault="002A0D84" w:rsidP="00BD150A">
          <w:pPr>
            <w:pStyle w:val="1"/>
            <w:rPr>
              <w:rFonts w:ascii="Arial" w:hAnsi="Arial" w:cs="Arial"/>
              <w:noProof/>
            </w:rPr>
          </w:pPr>
          <w:r w:rsidRPr="001D19F6">
            <w:rPr>
              <w:rFonts w:ascii="Arial" w:hAnsi="Arial" w:cs="Arial"/>
            </w:rPr>
            <w:fldChar w:fldCharType="begin"/>
          </w:r>
          <w:r w:rsidRPr="001D19F6">
            <w:rPr>
              <w:rFonts w:ascii="Arial" w:hAnsi="Arial" w:cs="Arial"/>
            </w:rPr>
            <w:instrText xml:space="preserve"> TOC \o "1-3" \h \z \u </w:instrText>
          </w:r>
          <w:r w:rsidRPr="001D19F6">
            <w:rPr>
              <w:rFonts w:ascii="Arial" w:hAnsi="Arial" w:cs="Arial"/>
            </w:rPr>
            <w:fldChar w:fldCharType="separate"/>
          </w:r>
          <w:hyperlink r:id="rId8" w:anchor="_Toc487647331" w:history="1">
            <w:r w:rsidRPr="001D19F6">
              <w:rPr>
                <w:rStyle w:val="af1"/>
                <w:rFonts w:ascii="Arial" w:hAnsi="Arial" w:cs="Arial"/>
                <w:b/>
                <w:noProof/>
                <w:kern w:val="0"/>
              </w:rPr>
              <w:t>CV. COVERSCREEN</w:t>
            </w:r>
            <w:r w:rsidRPr="001D19F6">
              <w:rPr>
                <w:rFonts w:ascii="Arial" w:hAnsi="Arial" w:cs="Arial"/>
                <w:noProof/>
                <w:webHidden/>
              </w:rPr>
              <w:tab/>
            </w:r>
            <w:r w:rsidRPr="001D19F6">
              <w:rPr>
                <w:rFonts w:ascii="Arial" w:hAnsi="Arial" w:cs="Arial"/>
                <w:noProof/>
                <w:webHidden/>
              </w:rPr>
              <w:fldChar w:fldCharType="begin"/>
            </w:r>
            <w:r w:rsidRPr="001D19F6">
              <w:rPr>
                <w:rFonts w:ascii="Arial" w:hAnsi="Arial" w:cs="Arial"/>
                <w:noProof/>
                <w:webHidden/>
              </w:rPr>
              <w:instrText xml:space="preserve"> PAGEREF _Toc487647331 \h </w:instrText>
            </w:r>
            <w:r w:rsidRPr="001D19F6">
              <w:rPr>
                <w:rFonts w:ascii="Arial" w:hAnsi="Arial" w:cs="Arial"/>
                <w:noProof/>
                <w:webHidden/>
              </w:rPr>
            </w:r>
            <w:r w:rsidRPr="001D19F6">
              <w:rPr>
                <w:rFonts w:ascii="Arial" w:hAnsi="Arial" w:cs="Arial"/>
                <w:noProof/>
                <w:webHidden/>
              </w:rPr>
              <w:fldChar w:fldCharType="separate"/>
            </w:r>
            <w:r w:rsidR="00C5511C">
              <w:rPr>
                <w:rFonts w:ascii="Arial" w:hAnsi="Arial" w:cs="Arial"/>
                <w:noProof/>
                <w:webHidden/>
              </w:rPr>
              <w:t>2</w:t>
            </w:r>
            <w:r w:rsidRPr="001D19F6">
              <w:rPr>
                <w:rFonts w:ascii="Arial" w:hAnsi="Arial" w:cs="Arial"/>
                <w:noProof/>
                <w:webHidden/>
              </w:rPr>
              <w:fldChar w:fldCharType="end"/>
            </w:r>
          </w:hyperlink>
        </w:p>
        <w:p w14:paraId="65F4411E" w14:textId="77777777" w:rsidR="002A0D84" w:rsidRPr="001D19F6" w:rsidRDefault="009F66C9" w:rsidP="00BD150A">
          <w:pPr>
            <w:pStyle w:val="1"/>
            <w:rPr>
              <w:rFonts w:ascii="Arial" w:hAnsi="Arial" w:cs="Arial"/>
              <w:noProof/>
            </w:rPr>
          </w:pPr>
          <w:hyperlink r:id="rId9" w:anchor="_Toc487647332" w:history="1">
            <w:r w:rsidR="002A0D84" w:rsidRPr="001D19F6">
              <w:rPr>
                <w:rStyle w:val="af1"/>
                <w:rFonts w:ascii="Arial" w:hAnsi="Arial" w:cs="Arial"/>
                <w:b/>
                <w:noProof/>
                <w:kern w:val="0"/>
              </w:rPr>
              <w:t>A. DEMOGRAPHICS</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_Toc487647332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7</w:t>
            </w:r>
            <w:r w:rsidR="002A0D84" w:rsidRPr="001D19F6">
              <w:rPr>
                <w:rFonts w:ascii="Arial" w:hAnsi="Arial" w:cs="Arial"/>
                <w:noProof/>
                <w:webHidden/>
              </w:rPr>
              <w:fldChar w:fldCharType="end"/>
            </w:r>
          </w:hyperlink>
        </w:p>
        <w:p w14:paraId="6673082B" w14:textId="77777777" w:rsidR="002A0D84" w:rsidRPr="001D19F6" w:rsidRDefault="009F66C9" w:rsidP="00BD150A">
          <w:pPr>
            <w:pStyle w:val="1"/>
            <w:rPr>
              <w:rFonts w:ascii="Arial" w:hAnsi="Arial" w:cs="Arial"/>
              <w:noProof/>
            </w:rPr>
          </w:pPr>
          <w:hyperlink r:id="rId10" w:anchor="_Toc487647333" w:history="1">
            <w:r w:rsidR="002A0D84" w:rsidRPr="001D19F6">
              <w:rPr>
                <w:rStyle w:val="af1"/>
                <w:rFonts w:ascii="Arial" w:hAnsi="Arial" w:cs="Arial"/>
                <w:b/>
                <w:noProof/>
              </w:rPr>
              <w:t>Ba. FAMILY AND FAMILY TRANSFER (Children &amp; Grandchildren)</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_Toc487647333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16</w:t>
            </w:r>
            <w:r w:rsidR="002A0D84" w:rsidRPr="001D19F6">
              <w:rPr>
                <w:rFonts w:ascii="Arial" w:hAnsi="Arial" w:cs="Arial"/>
                <w:noProof/>
                <w:webHidden/>
              </w:rPr>
              <w:fldChar w:fldCharType="end"/>
            </w:r>
          </w:hyperlink>
        </w:p>
        <w:p w14:paraId="660D50FB" w14:textId="77777777" w:rsidR="002A0D84" w:rsidRPr="001D19F6" w:rsidRDefault="009F66C9" w:rsidP="00BD150A">
          <w:pPr>
            <w:pStyle w:val="1"/>
            <w:rPr>
              <w:rFonts w:ascii="Arial" w:hAnsi="Arial" w:cs="Arial"/>
              <w:noProof/>
            </w:rPr>
          </w:pPr>
          <w:hyperlink r:id="rId11" w:anchor="_Toc487647334" w:history="1">
            <w:r w:rsidR="002A0D84" w:rsidRPr="001D19F6">
              <w:rPr>
                <w:rStyle w:val="af1"/>
                <w:rFonts w:ascii="Arial" w:hAnsi="Arial" w:cs="Arial"/>
                <w:b/>
                <w:noProof/>
              </w:rPr>
              <w:t>Bb. FAMILY AND FAMILY TRANSFER (Parents &amp; Siblings)</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_Toc487647334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35</w:t>
            </w:r>
            <w:r w:rsidR="002A0D84" w:rsidRPr="001D19F6">
              <w:rPr>
                <w:rFonts w:ascii="Arial" w:hAnsi="Arial" w:cs="Arial"/>
                <w:noProof/>
                <w:webHidden/>
              </w:rPr>
              <w:fldChar w:fldCharType="end"/>
            </w:r>
          </w:hyperlink>
        </w:p>
        <w:p w14:paraId="27E89496" w14:textId="77777777" w:rsidR="002A0D84" w:rsidRPr="001D19F6" w:rsidRDefault="009F66C9" w:rsidP="00BD150A">
          <w:pPr>
            <w:pStyle w:val="1"/>
            <w:rPr>
              <w:rFonts w:ascii="Arial" w:hAnsi="Arial" w:cs="Arial"/>
              <w:noProof/>
            </w:rPr>
          </w:pPr>
          <w:hyperlink r:id="rId12" w:anchor="_Toc487647335" w:history="1">
            <w:r w:rsidR="002A0D84" w:rsidRPr="001D19F6">
              <w:rPr>
                <w:rStyle w:val="af1"/>
                <w:rFonts w:ascii="Arial" w:hAnsi="Arial" w:cs="Arial"/>
                <w:b/>
                <w:noProof/>
              </w:rPr>
              <w:t>C1. HEALTH STATUS</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_Toc487647335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80</w:t>
            </w:r>
            <w:r w:rsidR="002A0D84" w:rsidRPr="001D19F6">
              <w:rPr>
                <w:rFonts w:ascii="Arial" w:hAnsi="Arial" w:cs="Arial"/>
                <w:noProof/>
                <w:webHidden/>
              </w:rPr>
              <w:fldChar w:fldCharType="end"/>
            </w:r>
          </w:hyperlink>
        </w:p>
        <w:p w14:paraId="20990B72" w14:textId="77777777" w:rsidR="002A0D84" w:rsidRPr="001D19F6" w:rsidRDefault="009F66C9" w:rsidP="00BD150A">
          <w:pPr>
            <w:pStyle w:val="1"/>
            <w:rPr>
              <w:rFonts w:ascii="Arial" w:hAnsi="Arial" w:cs="Arial"/>
              <w:noProof/>
            </w:rPr>
          </w:pPr>
          <w:hyperlink r:id="rId13" w:anchor="_Toc487647336" w:history="1">
            <w:r w:rsidR="002A0D84" w:rsidRPr="001D19F6">
              <w:rPr>
                <w:rStyle w:val="af1"/>
                <w:rFonts w:ascii="Arial" w:hAnsi="Arial" w:cs="Arial"/>
                <w:b/>
                <w:noProof/>
              </w:rPr>
              <w:t>C2. FUNCTIONAL LIMITATIONS AND HELPERS</w:t>
            </w:r>
            <w:r w:rsidR="002A0D84" w:rsidRPr="001D19F6">
              <w:rPr>
                <w:rFonts w:ascii="Arial" w:hAnsi="Arial" w:cs="Arial"/>
                <w:noProof/>
                <w:webHidden/>
              </w:rPr>
              <w:tab/>
            </w:r>
            <w:r w:rsidR="002A0D84">
              <w:rPr>
                <w:rFonts w:ascii="Arial" w:hAnsi="Arial" w:cs="Arial" w:hint="eastAsia"/>
                <w:noProof/>
                <w:webHidden/>
              </w:rPr>
              <w:t>111</w:t>
            </w:r>
          </w:hyperlink>
        </w:p>
        <w:p w14:paraId="2A58DCCC" w14:textId="77777777" w:rsidR="002A0D84" w:rsidRPr="001D19F6" w:rsidRDefault="009F66C9" w:rsidP="00BD150A">
          <w:pPr>
            <w:pStyle w:val="1"/>
            <w:rPr>
              <w:rFonts w:ascii="Arial" w:hAnsi="Arial" w:cs="Arial"/>
              <w:noProof/>
            </w:rPr>
          </w:pPr>
          <w:hyperlink r:id="rId14" w:anchor="_Toc487647337" w:history="1">
            <w:r w:rsidR="002A0D84" w:rsidRPr="001D19F6">
              <w:rPr>
                <w:rStyle w:val="af1"/>
                <w:rFonts w:ascii="Arial" w:hAnsi="Arial" w:cs="Arial"/>
                <w:b/>
                <w:noProof/>
              </w:rPr>
              <w:t>C3. HEALTH INSURANCE AND SERVICES</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_Toc487647337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120</w:t>
            </w:r>
            <w:r w:rsidR="002A0D84" w:rsidRPr="001D19F6">
              <w:rPr>
                <w:rFonts w:ascii="Arial" w:hAnsi="Arial" w:cs="Arial"/>
                <w:noProof/>
                <w:webHidden/>
              </w:rPr>
              <w:fldChar w:fldCharType="end"/>
            </w:r>
          </w:hyperlink>
          <w:r w:rsidR="002A0D84">
            <w:rPr>
              <w:rFonts w:ascii="Arial" w:hAnsi="Arial" w:cs="Arial" w:hint="eastAsia"/>
              <w:noProof/>
            </w:rPr>
            <w:t>8</w:t>
          </w:r>
        </w:p>
        <w:p w14:paraId="2E1B436B" w14:textId="77777777" w:rsidR="002A0D84" w:rsidRPr="001D19F6" w:rsidRDefault="00CB1D93" w:rsidP="00BD150A">
          <w:pPr>
            <w:pStyle w:val="1"/>
            <w:rPr>
              <w:rFonts w:ascii="Arial" w:hAnsi="Arial" w:cs="Arial"/>
              <w:noProof/>
            </w:rPr>
          </w:pPr>
          <w:r>
            <w:fldChar w:fldCharType="begin"/>
          </w:r>
          <w:r>
            <w:instrText xml:space="preserve"> HYPERLINK "file:///C:\\BACK%20UP\\Work\\Part-Time%20(2016~2017)\\한국고용정보원\\2.%20Questionnaire\\각%20차수%20Final%20Q\\FINAL\\2016년%206차%20고령화연구패널조사_0712.docx" \l "_Toc487647338" </w:instrText>
          </w:r>
          <w:r>
            <w:fldChar w:fldCharType="separate"/>
          </w:r>
          <w:r w:rsidR="002A0D84" w:rsidRPr="001D19F6">
            <w:rPr>
              <w:rStyle w:val="af1"/>
              <w:rFonts w:ascii="Arial" w:hAnsi="Arial" w:cs="Arial"/>
              <w:b/>
              <w:noProof/>
            </w:rPr>
            <w:t>C4.</w:t>
          </w:r>
          <w:del w:id="19" w:author="Keis" w:date="2023-04-11T21:35:00Z">
            <w:r w:rsidR="002A0D84" w:rsidRPr="001D19F6" w:rsidDel="00CB1D93">
              <w:rPr>
                <w:rStyle w:val="af1"/>
                <w:rFonts w:ascii="Arial" w:hAnsi="Arial" w:cs="Arial"/>
                <w:b/>
                <w:noProof/>
              </w:rPr>
              <w:delText xml:space="preserve"> COGNITION</w:delText>
            </w:r>
          </w:del>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_Toc487647338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134</w:t>
          </w:r>
          <w:r w:rsidR="002A0D84" w:rsidRPr="001D19F6">
            <w:rPr>
              <w:rFonts w:ascii="Arial" w:hAnsi="Arial" w:cs="Arial"/>
              <w:noProof/>
              <w:webHidden/>
            </w:rPr>
            <w:fldChar w:fldCharType="end"/>
          </w:r>
          <w:r>
            <w:rPr>
              <w:rFonts w:ascii="Arial" w:hAnsi="Arial" w:cs="Arial"/>
              <w:noProof/>
            </w:rPr>
            <w:fldChar w:fldCharType="end"/>
          </w:r>
          <w:r w:rsidR="002A0D84">
            <w:rPr>
              <w:rFonts w:ascii="Arial" w:hAnsi="Arial" w:cs="Arial" w:hint="eastAsia"/>
              <w:noProof/>
            </w:rPr>
            <w:t>33</w:t>
          </w:r>
        </w:p>
        <w:p w14:paraId="66F63A62" w14:textId="77777777" w:rsidR="002A0D84" w:rsidRPr="001D19F6" w:rsidRDefault="009F66C9" w:rsidP="00BD150A">
          <w:pPr>
            <w:pStyle w:val="1"/>
            <w:rPr>
              <w:rFonts w:ascii="Arial" w:hAnsi="Arial" w:cs="Arial"/>
              <w:noProof/>
            </w:rPr>
          </w:pPr>
          <w:hyperlink r:id="rId15" w:anchor="_Toc487647339" w:history="1">
            <w:r w:rsidR="002A0D84" w:rsidRPr="001D19F6">
              <w:rPr>
                <w:rStyle w:val="af1"/>
                <w:rFonts w:ascii="Arial" w:hAnsi="Arial" w:cs="Arial"/>
                <w:b/>
                <w:noProof/>
              </w:rPr>
              <w:t>C5. GRIP STRENGTH</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_Toc487647339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140</w:t>
            </w:r>
            <w:r w:rsidR="002A0D84" w:rsidRPr="001D19F6">
              <w:rPr>
                <w:rFonts w:ascii="Arial" w:hAnsi="Arial" w:cs="Arial"/>
                <w:noProof/>
                <w:webHidden/>
              </w:rPr>
              <w:fldChar w:fldCharType="end"/>
            </w:r>
          </w:hyperlink>
          <w:r w:rsidR="002A0D84">
            <w:rPr>
              <w:rFonts w:ascii="Arial" w:hAnsi="Arial" w:cs="Arial" w:hint="eastAsia"/>
              <w:noProof/>
            </w:rPr>
            <w:t>38</w:t>
          </w:r>
        </w:p>
        <w:p w14:paraId="0F2AABA1" w14:textId="77777777" w:rsidR="002A0D84" w:rsidRPr="001D19F6" w:rsidRDefault="009F66C9" w:rsidP="00BD150A">
          <w:pPr>
            <w:pStyle w:val="1"/>
            <w:rPr>
              <w:rFonts w:ascii="Arial" w:hAnsi="Arial" w:cs="Arial"/>
              <w:noProof/>
            </w:rPr>
          </w:pPr>
          <w:hyperlink r:id="rId16" w:anchor="_Toc487647343" w:history="1">
            <w:r w:rsidR="002A0D84" w:rsidRPr="001D19F6">
              <w:rPr>
                <w:rStyle w:val="af1"/>
                <w:rFonts w:ascii="Arial" w:hAnsi="Arial" w:cs="Arial"/>
                <w:b/>
                <w:noProof/>
              </w:rPr>
              <w:t>D. EMPLOYMENT</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_Toc487647343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143</w:t>
            </w:r>
            <w:r w:rsidR="002A0D84" w:rsidRPr="001D19F6">
              <w:rPr>
                <w:rFonts w:ascii="Arial" w:hAnsi="Arial" w:cs="Arial"/>
                <w:noProof/>
                <w:webHidden/>
              </w:rPr>
              <w:fldChar w:fldCharType="end"/>
            </w:r>
          </w:hyperlink>
          <w:r w:rsidR="002A0D84">
            <w:rPr>
              <w:rFonts w:ascii="Arial" w:hAnsi="Arial" w:cs="Arial" w:hint="eastAsia"/>
              <w:noProof/>
            </w:rPr>
            <w:t>41</w:t>
          </w:r>
        </w:p>
        <w:p w14:paraId="7306F3C9" w14:textId="77777777" w:rsidR="002A0D84" w:rsidRPr="001D19F6" w:rsidRDefault="009F66C9" w:rsidP="00BD150A">
          <w:pPr>
            <w:pStyle w:val="1"/>
            <w:rPr>
              <w:rFonts w:ascii="Arial" w:hAnsi="Arial" w:cs="Arial"/>
              <w:noProof/>
            </w:rPr>
          </w:pPr>
          <w:hyperlink r:id="rId17" w:anchor="_Toc487647362" w:history="1">
            <w:r w:rsidR="002A0D84" w:rsidRPr="001D19F6">
              <w:rPr>
                <w:rStyle w:val="af1"/>
                <w:rFonts w:ascii="Arial" w:hAnsi="Arial" w:cs="Arial"/>
                <w:b/>
                <w:noProof/>
              </w:rPr>
              <w:t>E. INCOME AND CONSUMPTION</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_Toc487647362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257</w:t>
            </w:r>
            <w:r w:rsidR="002A0D84" w:rsidRPr="001D19F6">
              <w:rPr>
                <w:rFonts w:ascii="Arial" w:hAnsi="Arial" w:cs="Arial"/>
                <w:noProof/>
                <w:webHidden/>
              </w:rPr>
              <w:fldChar w:fldCharType="end"/>
            </w:r>
          </w:hyperlink>
          <w:r w:rsidR="002A0D84">
            <w:rPr>
              <w:rFonts w:ascii="Arial" w:hAnsi="Arial" w:cs="Arial" w:hint="eastAsia"/>
              <w:noProof/>
            </w:rPr>
            <w:t>19</w:t>
          </w:r>
        </w:p>
        <w:p w14:paraId="6CC35DFA" w14:textId="77777777" w:rsidR="002A0D84" w:rsidRPr="001D19F6" w:rsidRDefault="009F66C9" w:rsidP="00BD150A">
          <w:pPr>
            <w:pStyle w:val="1"/>
            <w:rPr>
              <w:rFonts w:ascii="Arial" w:hAnsi="Arial" w:cs="Arial"/>
              <w:noProof/>
            </w:rPr>
          </w:pPr>
          <w:hyperlink r:id="rId18" w:anchor="_Toc487647363" w:history="1">
            <w:r w:rsidR="002A0D84" w:rsidRPr="001D19F6">
              <w:rPr>
                <w:rStyle w:val="af1"/>
                <w:rFonts w:ascii="Arial" w:hAnsi="Arial" w:cs="Arial"/>
                <w:b/>
                <w:noProof/>
              </w:rPr>
              <w:t>F. ASSETS AND DEBTS</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_Toc487647363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308</w:t>
            </w:r>
            <w:r w:rsidR="002A0D84" w:rsidRPr="001D19F6">
              <w:rPr>
                <w:rFonts w:ascii="Arial" w:hAnsi="Arial" w:cs="Arial"/>
                <w:noProof/>
                <w:webHidden/>
              </w:rPr>
              <w:fldChar w:fldCharType="end"/>
            </w:r>
          </w:hyperlink>
          <w:r w:rsidR="002A0D84">
            <w:rPr>
              <w:rFonts w:ascii="Arial" w:hAnsi="Arial" w:cs="Arial" w:hint="eastAsia"/>
              <w:noProof/>
            </w:rPr>
            <w:t>69</w:t>
          </w:r>
        </w:p>
        <w:p w14:paraId="1DF938AF" w14:textId="77777777" w:rsidR="002A0D84" w:rsidRPr="001D19F6" w:rsidRDefault="009F66C9" w:rsidP="00BD150A">
          <w:pPr>
            <w:pStyle w:val="1"/>
            <w:rPr>
              <w:rFonts w:ascii="Arial" w:hAnsi="Arial" w:cs="Arial"/>
              <w:noProof/>
            </w:rPr>
          </w:pPr>
          <w:hyperlink r:id="rId19" w:anchor="_Toc487647364" w:history="1">
            <w:r w:rsidR="002A0D84" w:rsidRPr="001D19F6">
              <w:rPr>
                <w:rStyle w:val="af1"/>
                <w:rFonts w:ascii="Arial" w:hAnsi="Arial" w:cs="Arial"/>
                <w:b/>
                <w:noProof/>
              </w:rPr>
              <w:t>G. EXPECTATIONS AND LIFE SATISFACTION</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_Toc487647364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353</w:t>
            </w:r>
            <w:r w:rsidR="002A0D84" w:rsidRPr="001D19F6">
              <w:rPr>
                <w:rFonts w:ascii="Arial" w:hAnsi="Arial" w:cs="Arial"/>
                <w:noProof/>
                <w:webHidden/>
              </w:rPr>
              <w:fldChar w:fldCharType="end"/>
            </w:r>
          </w:hyperlink>
          <w:r w:rsidR="002A0D84">
            <w:rPr>
              <w:rFonts w:ascii="Arial" w:hAnsi="Arial" w:cs="Arial" w:hint="eastAsia"/>
              <w:noProof/>
            </w:rPr>
            <w:t>3</w:t>
          </w:r>
        </w:p>
        <w:p w14:paraId="7D004499" w14:textId="77777777" w:rsidR="002A0D84" w:rsidRPr="001D19F6" w:rsidRDefault="009F66C9" w:rsidP="00BD150A">
          <w:pPr>
            <w:pStyle w:val="1"/>
            <w:rPr>
              <w:rFonts w:ascii="Arial" w:hAnsi="Arial" w:cs="Arial"/>
              <w:noProof/>
            </w:rPr>
          </w:pPr>
          <w:hyperlink r:id="rId20" w:anchor="_Toc487647365" w:history="1">
            <w:r w:rsidR="002A0D84" w:rsidRPr="001D19F6">
              <w:rPr>
                <w:rStyle w:val="af1"/>
                <w:rFonts w:ascii="Arial" w:hAnsi="Arial" w:cs="Arial"/>
                <w:b/>
                <w:noProof/>
                <w:kern w:val="24"/>
              </w:rPr>
              <w:t>EXIT INTERVIEW</w:t>
            </w:r>
            <w:r w:rsidR="002A0D84" w:rsidRPr="001D19F6">
              <w:rPr>
                <w:rFonts w:ascii="Arial" w:hAnsi="Arial" w:cs="Arial"/>
                <w:noProof/>
                <w:webHidden/>
              </w:rPr>
              <w:tab/>
            </w:r>
            <w:r w:rsidR="002A0D84" w:rsidRPr="001D19F6">
              <w:rPr>
                <w:rFonts w:ascii="Arial" w:hAnsi="Arial" w:cs="Arial"/>
                <w:noProof/>
                <w:webHidden/>
              </w:rPr>
              <w:fldChar w:fldCharType="begin"/>
            </w:r>
            <w:r w:rsidR="002A0D84" w:rsidRPr="001D19F6">
              <w:rPr>
                <w:rFonts w:ascii="Arial" w:hAnsi="Arial" w:cs="Arial"/>
                <w:noProof/>
                <w:webHidden/>
              </w:rPr>
              <w:instrText xml:space="preserve"> PAGEREF _Toc487647365 \h </w:instrText>
            </w:r>
            <w:r w:rsidR="002A0D84" w:rsidRPr="001D19F6">
              <w:rPr>
                <w:rFonts w:ascii="Arial" w:hAnsi="Arial" w:cs="Arial"/>
                <w:noProof/>
                <w:webHidden/>
              </w:rPr>
            </w:r>
            <w:r w:rsidR="002A0D84" w:rsidRPr="001D19F6">
              <w:rPr>
                <w:rFonts w:ascii="Arial" w:hAnsi="Arial" w:cs="Arial"/>
                <w:noProof/>
                <w:webHidden/>
              </w:rPr>
              <w:fldChar w:fldCharType="separate"/>
            </w:r>
            <w:r w:rsidR="00C5511C">
              <w:rPr>
                <w:rFonts w:ascii="Arial" w:hAnsi="Arial" w:cs="Arial"/>
                <w:noProof/>
                <w:webHidden/>
              </w:rPr>
              <w:t>366</w:t>
            </w:r>
            <w:r w:rsidR="002A0D84" w:rsidRPr="001D19F6">
              <w:rPr>
                <w:rFonts w:ascii="Arial" w:hAnsi="Arial" w:cs="Arial"/>
                <w:noProof/>
                <w:webHidden/>
              </w:rPr>
              <w:fldChar w:fldCharType="end"/>
            </w:r>
          </w:hyperlink>
          <w:r w:rsidR="002A0D84">
            <w:rPr>
              <w:rFonts w:ascii="Arial" w:hAnsi="Arial" w:cs="Arial" w:hint="eastAsia"/>
              <w:noProof/>
            </w:rPr>
            <w:t>5</w:t>
          </w:r>
        </w:p>
        <w:p w14:paraId="0E54962C" w14:textId="77777777" w:rsidR="00BD150A" w:rsidRPr="001D19F6" w:rsidRDefault="002A0D84">
          <w:pPr>
            <w:rPr>
              <w:rFonts w:ascii="Arial" w:hAnsi="Arial" w:cs="Arial"/>
            </w:rPr>
          </w:pPr>
          <w:r w:rsidRPr="001D19F6">
            <w:rPr>
              <w:rFonts w:ascii="Arial" w:hAnsi="Arial" w:cs="Arial"/>
            </w:rPr>
            <w:fldChar w:fldCharType="end"/>
          </w:r>
        </w:p>
      </w:sdtContent>
    </w:sdt>
    <w:p w14:paraId="5E11E1BC" w14:textId="77777777" w:rsidR="00FD76A1" w:rsidRPr="001D19F6" w:rsidRDefault="00BD150A" w:rsidP="00D212C3">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6F0DDBA3" w14:textId="77777777" w:rsidR="00E3261A" w:rsidRPr="001D19F6" w:rsidRDefault="00247D84" w:rsidP="001E42FC">
      <w:pPr>
        <w:wordWrap/>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58240" behindDoc="0" locked="0" layoutInCell="1" allowOverlap="1" wp14:anchorId="3C44D7FA" wp14:editId="381E7613">
                <wp:simplePos x="0" y="0"/>
                <wp:positionH relativeFrom="column">
                  <wp:align>center</wp:align>
                </wp:positionH>
                <wp:positionV relativeFrom="paragraph">
                  <wp:posOffset>2540</wp:posOffset>
                </wp:positionV>
                <wp:extent cx="5819775" cy="629285"/>
                <wp:effectExtent l="0" t="0" r="28575" b="37465"/>
                <wp:wrapNone/>
                <wp:docPr id="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B57F5CF" w14:textId="77777777" w:rsidR="00706C18" w:rsidRPr="003A6C5D" w:rsidRDefault="00706C18" w:rsidP="003A6C5D">
                            <w:pPr>
                              <w:pStyle w:val="11"/>
                              <w:jc w:val="center"/>
                              <w:rPr>
                                <w:rFonts w:ascii="Arial" w:hAnsi="Arial" w:cs="Arial"/>
                                <w:b/>
                                <w:sz w:val="32"/>
                                <w:szCs w:val="32"/>
                              </w:rPr>
                            </w:pPr>
                            <w:bookmarkStart w:id="20" w:name="_Toc483216617"/>
                            <w:bookmarkStart w:id="21" w:name="_Toc487461330"/>
                            <w:bookmarkStart w:id="22" w:name="_Toc487647331"/>
                            <w:r w:rsidRPr="003A6C5D">
                              <w:rPr>
                                <w:rFonts w:ascii="Arial" w:hAnsi="Arial" w:cs="Arial"/>
                                <w:b/>
                                <w:kern w:val="0"/>
                                <w:sz w:val="32"/>
                                <w:szCs w:val="32"/>
                              </w:rPr>
                              <w:t>CV. COVERSCREEN</w:t>
                            </w:r>
                            <w:bookmarkEnd w:id="20"/>
                            <w:bookmarkEnd w:id="21"/>
                            <w:bookmarkEnd w:id="22"/>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44D7FA" id="Rectangle 20" o:spid="_x0000_s1027" style="position:absolute;left:0;text-align:left;margin-left:0;margin-top:.2pt;width:458.25pt;height:49.5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" fillcolor="#95b3d7 [1940]" strokecolor="#95b3d7 [1940]" strokeweight="1pt">
                <v:fill color2="#dbe5f1 [660]" angle="135" focus="50%" type="gradient"/>
                <v:shadow on="t" color="#243f60 [1604]" opacity=".5" offset="1pt"/>
                <v:textbox>
                  <w:txbxContent>
                    <w:p w14:paraId="1B57F5CF" w14:textId="77777777" w:rsidR="00706C18" w:rsidRPr="003A6C5D" w:rsidRDefault="00706C18" w:rsidP="003A6C5D">
                      <w:pPr>
                        <w:pStyle w:val="11"/>
                        <w:jc w:val="center"/>
                        <w:rPr>
                          <w:rFonts w:ascii="Arial" w:hAnsi="Arial" w:cs="Arial"/>
                          <w:b/>
                          <w:sz w:val="32"/>
                          <w:szCs w:val="32"/>
                        </w:rPr>
                      </w:pPr>
                      <w:bookmarkStart w:id="23" w:name="_Toc483216617"/>
                      <w:bookmarkStart w:id="24" w:name="_Toc487461330"/>
                      <w:bookmarkStart w:id="25" w:name="_Toc487647331"/>
                      <w:r w:rsidRPr="003A6C5D">
                        <w:rPr>
                          <w:rFonts w:ascii="Arial" w:hAnsi="Arial" w:cs="Arial"/>
                          <w:b/>
                          <w:kern w:val="0"/>
                          <w:sz w:val="32"/>
                          <w:szCs w:val="32"/>
                        </w:rPr>
                        <w:t>CV. COVERSCREEN</w:t>
                      </w:r>
                      <w:bookmarkEnd w:id="23"/>
                      <w:bookmarkEnd w:id="24"/>
                      <w:bookmarkEnd w:id="25"/>
                    </w:p>
                  </w:txbxContent>
                </v:textbox>
              </v:rect>
            </w:pict>
          </mc:Fallback>
        </mc:AlternateContent>
      </w:r>
    </w:p>
    <w:p w14:paraId="01AFDD1A" w14:textId="77777777" w:rsidR="001E42FC" w:rsidRPr="001D19F6" w:rsidRDefault="001E42FC" w:rsidP="001E42FC">
      <w:pPr>
        <w:wordWrap/>
        <w:rPr>
          <w:rFonts w:ascii="Arial" w:eastAsia="굴림" w:hAnsi="Arial" w:cs="Arial"/>
          <w:sz w:val="22"/>
        </w:rPr>
      </w:pPr>
    </w:p>
    <w:p w14:paraId="52C1DCAD" w14:textId="77777777" w:rsidR="00E3261A" w:rsidRPr="001D19F6" w:rsidRDefault="00E3261A" w:rsidP="00CB0386">
      <w:pPr>
        <w:wordWrap/>
        <w:jc w:val="center"/>
        <w:rPr>
          <w:rFonts w:ascii="Arial" w:eastAsia="굴림" w:hAnsi="Arial" w:cs="Arial"/>
          <w:sz w:val="22"/>
        </w:rPr>
      </w:pPr>
    </w:p>
    <w:p w14:paraId="723BB575" w14:textId="77777777" w:rsidR="00E3261A" w:rsidRPr="001D19F6" w:rsidRDefault="00E3261A" w:rsidP="00CB0386">
      <w:pPr>
        <w:wordWrap/>
        <w:jc w:val="center"/>
        <w:rPr>
          <w:rFonts w:ascii="Arial" w:eastAsia="굴림" w:hAnsi="Arial" w:cs="Arial"/>
          <w:sz w:val="22"/>
        </w:rPr>
      </w:pPr>
    </w:p>
    <w:p w14:paraId="77AD4DD3" w14:textId="77777777" w:rsidR="00AE4FEB" w:rsidRPr="001D19F6" w:rsidRDefault="00AE4FEB" w:rsidP="009A076E">
      <w:pPr>
        <w:wordWrap/>
        <w:rPr>
          <w:rFonts w:ascii="Arial" w:eastAsia="굴림" w:hAnsi="Arial" w:cs="Arial"/>
          <w:b/>
          <w:bCs/>
          <w:sz w:val="22"/>
        </w:rPr>
      </w:pPr>
    </w:p>
    <w:p w14:paraId="4E8F8F76" w14:textId="77777777" w:rsidR="000F2C87" w:rsidRPr="001D19F6" w:rsidRDefault="000F2C87" w:rsidP="000C3127">
      <w:pPr>
        <w:wordWrap/>
        <w:spacing w:line="276" w:lineRule="auto"/>
        <w:rPr>
          <w:rFonts w:ascii="Arial" w:eastAsia="굴림" w:hAnsi="Arial" w:cs="Arial"/>
          <w:b/>
          <w:bCs/>
          <w:sz w:val="22"/>
        </w:rPr>
      </w:pPr>
      <w:r w:rsidRPr="001D19F6">
        <w:rPr>
          <w:rFonts w:ascii="Arial" w:eastAsia="굴림" w:hAnsi="Arial" w:cs="Arial"/>
          <w:b/>
          <w:bCs/>
          <w:sz w:val="22"/>
        </w:rPr>
        <w:t>Logic</w:t>
      </w:r>
    </w:p>
    <w:p w14:paraId="747F8CC9" w14:textId="77777777" w:rsidR="00D0631B" w:rsidRPr="001D19F6" w:rsidRDefault="00D0631B" w:rsidP="00445530">
      <w:pPr>
        <w:pStyle w:val="a6"/>
        <w:numPr>
          <w:ilvl w:val="0"/>
          <w:numId w:val="2"/>
        </w:numPr>
        <w:wordWrap/>
        <w:spacing w:line="276" w:lineRule="auto"/>
        <w:ind w:leftChars="0"/>
        <w:rPr>
          <w:rFonts w:ascii="Arial" w:eastAsia="굴림" w:hAnsi="Arial" w:cs="Arial"/>
          <w:b/>
          <w:bCs/>
          <w:sz w:val="22"/>
        </w:rPr>
      </w:pPr>
      <w:r w:rsidRPr="001D19F6">
        <w:rPr>
          <w:rFonts w:ascii="Arial" w:eastAsia="굴림" w:hAnsi="Arial" w:cs="Arial"/>
          <w:b/>
          <w:sz w:val="22"/>
        </w:rPr>
        <w:t xml:space="preserve">COVERSCREEN section is answered by </w:t>
      </w:r>
      <w:r w:rsidRPr="001D19F6">
        <w:rPr>
          <w:rFonts w:ascii="Arial" w:eastAsia="굴림" w:hAnsi="Arial" w:cs="Arial"/>
          <w:b/>
          <w:bCs/>
          <w:sz w:val="22"/>
        </w:rPr>
        <w:t>one panel member in the</w:t>
      </w:r>
      <w:r w:rsidR="00700914" w:rsidRPr="001D19F6">
        <w:rPr>
          <w:rFonts w:ascii="Arial" w:eastAsia="굴림" w:hAnsi="Arial" w:cs="Arial"/>
          <w:b/>
          <w:bCs/>
          <w:sz w:val="22"/>
        </w:rPr>
        <w:t xml:space="preserve"> </w:t>
      </w:r>
      <w:r w:rsidRPr="001D19F6">
        <w:rPr>
          <w:rFonts w:ascii="Arial" w:eastAsia="굴림" w:hAnsi="Arial" w:cs="Arial"/>
          <w:b/>
          <w:bCs/>
          <w:sz w:val="22"/>
        </w:rPr>
        <w:t>household.</w:t>
      </w:r>
    </w:p>
    <w:p w14:paraId="5C4902F0" w14:textId="77777777" w:rsidR="00882513" w:rsidRPr="001D19F6" w:rsidRDefault="00EC4397" w:rsidP="00445530">
      <w:pPr>
        <w:pStyle w:val="a6"/>
        <w:numPr>
          <w:ilvl w:val="0"/>
          <w:numId w:val="2"/>
        </w:numPr>
        <w:wordWrap/>
        <w:spacing w:line="276" w:lineRule="auto"/>
        <w:ind w:leftChars="0"/>
        <w:rPr>
          <w:rFonts w:ascii="Arial" w:eastAsia="굴림" w:hAnsi="Arial" w:cs="Arial"/>
          <w:b/>
          <w:bCs/>
          <w:sz w:val="22"/>
        </w:rPr>
      </w:pPr>
      <w:r w:rsidRPr="001D19F6">
        <w:rPr>
          <w:rFonts w:ascii="Arial" w:eastAsia="굴림" w:hAnsi="Arial" w:cs="Arial"/>
          <w:b/>
          <w:bCs/>
          <w:sz w:val="22"/>
        </w:rPr>
        <w:t xml:space="preserve">Any panel member who has moved out or </w:t>
      </w:r>
      <w:r w:rsidR="00882513" w:rsidRPr="001D19F6">
        <w:rPr>
          <w:rFonts w:ascii="Arial" w:eastAsia="굴림" w:hAnsi="Arial" w:cs="Arial"/>
          <w:b/>
          <w:bCs/>
          <w:sz w:val="22"/>
        </w:rPr>
        <w:t xml:space="preserve">set up a separate household </w:t>
      </w:r>
      <w:r w:rsidR="001F392C" w:rsidRPr="001D19F6">
        <w:rPr>
          <w:rFonts w:ascii="Arial" w:eastAsia="굴림" w:hAnsi="Arial" w:cs="Arial"/>
          <w:b/>
          <w:bCs/>
          <w:sz w:val="22"/>
        </w:rPr>
        <w:t>(</w:t>
      </w:r>
      <w:r w:rsidR="00882513" w:rsidRPr="001D19F6">
        <w:rPr>
          <w:rFonts w:ascii="Arial" w:eastAsia="굴림" w:hAnsi="Arial" w:cs="Arial"/>
          <w:b/>
          <w:bCs/>
          <w:sz w:val="22"/>
        </w:rPr>
        <w:t xml:space="preserve">distinguished in </w:t>
      </w:r>
      <w:r w:rsidR="001F392C" w:rsidRPr="001D19F6">
        <w:rPr>
          <w:rFonts w:ascii="Arial" w:eastAsia="굴림" w:hAnsi="Arial" w:cs="Arial"/>
          <w:b/>
          <w:bCs/>
          <w:sz w:val="22"/>
        </w:rPr>
        <w:t>GPMS)</w:t>
      </w:r>
      <w:r w:rsidRPr="001D19F6">
        <w:rPr>
          <w:rFonts w:ascii="Arial" w:eastAsia="굴림" w:hAnsi="Arial" w:cs="Arial"/>
          <w:b/>
          <w:bCs/>
          <w:sz w:val="22"/>
        </w:rPr>
        <w:t xml:space="preserve"> is given a new household ID to </w:t>
      </w:r>
      <w:r w:rsidR="00882513" w:rsidRPr="001D19F6">
        <w:rPr>
          <w:rFonts w:ascii="Arial" w:eastAsia="굴림" w:hAnsi="Arial" w:cs="Arial"/>
          <w:b/>
          <w:bCs/>
          <w:sz w:val="22"/>
        </w:rPr>
        <w:t>indicate that fact.</w:t>
      </w:r>
    </w:p>
    <w:p w14:paraId="78029E34" w14:textId="77777777" w:rsidR="001F392C" w:rsidRPr="001D19F6" w:rsidRDefault="00C258D3" w:rsidP="00445530">
      <w:pPr>
        <w:pStyle w:val="a6"/>
        <w:numPr>
          <w:ilvl w:val="0"/>
          <w:numId w:val="2"/>
        </w:numPr>
        <w:wordWrap/>
        <w:spacing w:line="276" w:lineRule="auto"/>
        <w:ind w:leftChars="0"/>
        <w:rPr>
          <w:rFonts w:ascii="Arial" w:eastAsia="굴림" w:hAnsi="Arial" w:cs="Arial"/>
          <w:b/>
          <w:bCs/>
          <w:sz w:val="22"/>
        </w:rPr>
      </w:pPr>
      <w:r w:rsidRPr="001D19F6">
        <w:rPr>
          <w:rFonts w:ascii="Arial" w:eastAsia="굴림" w:hAnsi="Arial" w:cs="Arial"/>
          <w:b/>
          <w:bCs/>
          <w:sz w:val="22"/>
        </w:rPr>
        <w:t xml:space="preserve">If a </w:t>
      </w:r>
      <w:r w:rsidR="00882513" w:rsidRPr="001D19F6">
        <w:rPr>
          <w:rFonts w:ascii="Arial" w:eastAsia="굴림" w:hAnsi="Arial" w:cs="Arial"/>
          <w:b/>
          <w:bCs/>
          <w:sz w:val="22"/>
        </w:rPr>
        <w:t>panel member</w:t>
      </w:r>
      <w:r w:rsidRPr="001D19F6">
        <w:rPr>
          <w:rFonts w:ascii="Arial" w:eastAsia="굴림" w:hAnsi="Arial" w:cs="Arial"/>
          <w:b/>
          <w:bCs/>
          <w:sz w:val="22"/>
        </w:rPr>
        <w:t xml:space="preserve"> has died</w:t>
      </w:r>
      <w:r w:rsidR="00882513" w:rsidRPr="001D19F6">
        <w:rPr>
          <w:rFonts w:ascii="Arial" w:eastAsia="굴림" w:hAnsi="Arial" w:cs="Arial"/>
          <w:b/>
          <w:bCs/>
          <w:sz w:val="22"/>
        </w:rPr>
        <w:t xml:space="preserve">, </w:t>
      </w:r>
      <w:r w:rsidR="00D0631B" w:rsidRPr="001D19F6">
        <w:rPr>
          <w:rFonts w:ascii="Arial" w:eastAsia="굴림" w:hAnsi="Arial" w:cs="Arial"/>
          <w:b/>
          <w:bCs/>
          <w:sz w:val="22"/>
        </w:rPr>
        <w:t>skip</w:t>
      </w:r>
      <w:r w:rsidR="00922F5F" w:rsidRPr="001D19F6">
        <w:rPr>
          <w:rFonts w:ascii="Arial" w:eastAsia="굴림" w:hAnsi="Arial" w:cs="Arial"/>
          <w:b/>
          <w:bCs/>
          <w:sz w:val="22"/>
        </w:rPr>
        <w:t xml:space="preserve"> COVERSCREEN</w:t>
      </w:r>
      <w:r w:rsidRPr="001D19F6">
        <w:rPr>
          <w:rFonts w:ascii="Arial" w:eastAsia="굴림" w:hAnsi="Arial" w:cs="Arial"/>
          <w:b/>
          <w:bCs/>
          <w:sz w:val="22"/>
        </w:rPr>
        <w:t xml:space="preserve"> section and conduct an exit interview with a proxy respondent.</w:t>
      </w:r>
    </w:p>
    <w:p w14:paraId="177C3C1C" w14:textId="77777777" w:rsidR="001F392C" w:rsidRPr="001D19F6" w:rsidRDefault="001F392C" w:rsidP="0088649F">
      <w:pPr>
        <w:wordWrap/>
        <w:spacing w:line="360" w:lineRule="auto"/>
        <w:rPr>
          <w:rFonts w:ascii="Arial" w:eastAsia="굴림" w:hAnsi="Arial" w:cs="Arial"/>
          <w:sz w:val="22"/>
        </w:rPr>
      </w:pPr>
    </w:p>
    <w:p w14:paraId="141AC488" w14:textId="77777777" w:rsidR="006F0FED" w:rsidRPr="001D19F6" w:rsidRDefault="006F0FED" w:rsidP="0088649F">
      <w:pPr>
        <w:wordWrap/>
        <w:spacing w:line="360" w:lineRule="auto"/>
        <w:rPr>
          <w:rFonts w:ascii="Arial" w:eastAsia="굴림" w:hAnsi="Arial" w:cs="Arial"/>
          <w:sz w:val="22"/>
        </w:rPr>
      </w:pPr>
      <w:r w:rsidRPr="001D19F6">
        <w:rPr>
          <w:rFonts w:ascii="Arial" w:eastAsia="굴림" w:hAnsi="Arial" w:cs="Arial"/>
          <w:sz w:val="22"/>
        </w:rPr>
        <w:t xml:space="preserve">CV001. </w:t>
      </w:r>
      <w:r w:rsidR="008E54D9" w:rsidRPr="001D19F6">
        <w:rPr>
          <w:rFonts w:ascii="Arial" w:eastAsia="굴림" w:hAnsi="Arial" w:cs="Arial"/>
          <w:sz w:val="22"/>
        </w:rPr>
        <w:t xml:space="preserve">Since 2006, we have been taking the </w:t>
      </w:r>
      <w:proofErr w:type="spellStart"/>
      <w:r w:rsidR="008E54D9" w:rsidRPr="001D19F6">
        <w:rPr>
          <w:rFonts w:ascii="Arial" w:eastAsia="굴림" w:hAnsi="Arial" w:cs="Arial"/>
          <w:sz w:val="22"/>
        </w:rPr>
        <w:t>K</w:t>
      </w:r>
      <w:r w:rsidR="00206BB4" w:rsidRPr="001D19F6">
        <w:rPr>
          <w:rFonts w:ascii="Arial" w:eastAsia="굴림" w:hAnsi="Arial" w:cs="Arial"/>
          <w:sz w:val="22"/>
        </w:rPr>
        <w:t>L</w:t>
      </w:r>
      <w:r w:rsidR="008E54D9" w:rsidRPr="001D19F6">
        <w:rPr>
          <w:rFonts w:ascii="Arial" w:eastAsia="굴림" w:hAnsi="Arial" w:cs="Arial"/>
          <w:sz w:val="22"/>
        </w:rPr>
        <w:t>oSA</w:t>
      </w:r>
      <w:proofErr w:type="spellEnd"/>
      <w:r w:rsidR="008E54D9" w:rsidRPr="001D19F6">
        <w:rPr>
          <w:rFonts w:ascii="Arial" w:eastAsia="굴림" w:hAnsi="Arial" w:cs="Arial"/>
          <w:sz w:val="22"/>
        </w:rPr>
        <w:t>. This time, w</w:t>
      </w:r>
      <w:r w:rsidR="00AD0BBE" w:rsidRPr="001D19F6">
        <w:rPr>
          <w:rFonts w:ascii="Arial" w:eastAsia="굴림" w:hAnsi="Arial" w:cs="Arial"/>
          <w:sz w:val="22"/>
        </w:rPr>
        <w:t xml:space="preserve">e conduct the </w:t>
      </w:r>
      <w:proofErr w:type="spellStart"/>
      <w:r w:rsidR="00AD0BBE" w:rsidRPr="001D19F6">
        <w:rPr>
          <w:rFonts w:ascii="Arial" w:eastAsia="굴림" w:hAnsi="Arial" w:cs="Arial"/>
          <w:sz w:val="22"/>
        </w:rPr>
        <w:t>KLoSA</w:t>
      </w:r>
      <w:proofErr w:type="spellEnd"/>
      <w:r w:rsidR="00AD0BBE" w:rsidRPr="001D19F6">
        <w:rPr>
          <w:rFonts w:ascii="Arial" w:eastAsia="굴림" w:hAnsi="Arial" w:cs="Arial"/>
          <w:sz w:val="22"/>
        </w:rPr>
        <w:t xml:space="preserve"> for the </w:t>
      </w:r>
      <w:r w:rsidR="00187AB8" w:rsidRPr="00A6610E">
        <w:rPr>
          <w:rFonts w:ascii="Arial" w:eastAsia="굴림" w:hAnsi="Arial" w:cs="Arial"/>
          <w:color w:val="000000" w:themeColor="text1"/>
          <w:sz w:val="22"/>
          <w:rPrChange w:id="26" w:author="Keis" w:date="2024-09-13T13:08:00Z">
            <w:rPr>
              <w:rFonts w:ascii="Arial" w:eastAsia="굴림" w:hAnsi="Arial" w:cs="Arial"/>
              <w:color w:val="FF0000"/>
              <w:sz w:val="22"/>
            </w:rPr>
          </w:rPrChange>
        </w:rPr>
        <w:t>8</w:t>
      </w:r>
      <w:r w:rsidR="00032135" w:rsidRPr="001D19F6">
        <w:rPr>
          <w:rFonts w:ascii="Arial" w:eastAsia="굴림" w:hAnsi="Arial" w:cs="Arial"/>
          <w:sz w:val="22"/>
        </w:rPr>
        <w:t>th</w:t>
      </w:r>
      <w:r w:rsidR="00AD0BBE" w:rsidRPr="001D19F6">
        <w:rPr>
          <w:rFonts w:ascii="Arial" w:eastAsia="굴림" w:hAnsi="Arial" w:cs="Arial"/>
          <w:sz w:val="22"/>
        </w:rPr>
        <w:t xml:space="preserve"> w</w:t>
      </w:r>
      <w:r w:rsidR="008E54D9" w:rsidRPr="001D19F6">
        <w:rPr>
          <w:rFonts w:ascii="Arial" w:eastAsia="굴림" w:hAnsi="Arial" w:cs="Arial"/>
          <w:sz w:val="22"/>
        </w:rPr>
        <w:t>ave. Thank you very much for your co-operation in this survey. You will be asked for the changes since the previous interview.</w:t>
      </w:r>
    </w:p>
    <w:p w14:paraId="61F25E62" w14:textId="77777777" w:rsidR="006F0FED" w:rsidRPr="00DC741E" w:rsidRDefault="0046322E" w:rsidP="00445530">
      <w:pPr>
        <w:pStyle w:val="a6"/>
        <w:numPr>
          <w:ilvl w:val="0"/>
          <w:numId w:val="3"/>
        </w:numPr>
        <w:tabs>
          <w:tab w:val="left" w:pos="4810"/>
        </w:tabs>
        <w:wordWrap/>
        <w:spacing w:line="360" w:lineRule="auto"/>
        <w:ind w:leftChars="0"/>
        <w:rPr>
          <w:rFonts w:ascii="Arial" w:eastAsia="굴림" w:hAnsi="Arial" w:cs="Arial"/>
          <w:sz w:val="22"/>
        </w:rPr>
      </w:pPr>
      <w:r w:rsidRPr="00DC741E">
        <w:rPr>
          <w:rFonts w:ascii="Arial" w:eastAsia="굴림" w:hAnsi="Arial" w:cs="Arial"/>
          <w:sz w:val="22"/>
        </w:rPr>
        <w:t xml:space="preserve"> </w:t>
      </w:r>
      <w:r w:rsidR="008E54D9" w:rsidRPr="00DC741E">
        <w:rPr>
          <w:rFonts w:ascii="Arial" w:eastAsia="굴림" w:hAnsi="Arial" w:cs="Arial"/>
          <w:sz w:val="22"/>
        </w:rPr>
        <w:t>Continue</w:t>
      </w:r>
      <w:r w:rsidR="00192072" w:rsidRPr="00DC741E">
        <w:rPr>
          <w:rFonts w:ascii="Arial" w:eastAsia="굴림" w:hAnsi="Arial" w:cs="Arial"/>
          <w:sz w:val="22"/>
        </w:rPr>
        <w:tab/>
      </w:r>
      <w:r w:rsidR="00A56FD6" w:rsidRPr="00DC741E">
        <w:rPr>
          <w:rFonts w:ascii="Arial" w:eastAsia="굴림" w:hAnsi="Arial" w:cs="Arial"/>
          <w:sz w:val="22"/>
        </w:rPr>
        <w:t xml:space="preserve"> </w:t>
      </w:r>
    </w:p>
    <w:p w14:paraId="2A1BD2A9" w14:textId="77777777" w:rsidR="00187AB8" w:rsidRPr="00DC741E" w:rsidRDefault="00187AB8" w:rsidP="00187AB8">
      <w:pPr>
        <w:wordWrap/>
        <w:spacing w:line="276" w:lineRule="auto"/>
        <w:rPr>
          <w:rFonts w:ascii="Arial" w:eastAsia="굴림" w:hAnsi="Arial" w:cs="Arial"/>
          <w:b/>
          <w:sz w:val="22"/>
          <w:rPrChange w:id="27" w:author="Keis" w:date="2024-09-06T17:23:00Z">
            <w:rPr>
              <w:rFonts w:ascii="Arial" w:eastAsia="굴림" w:hAnsi="Arial" w:cs="Arial"/>
              <w:b/>
              <w:color w:val="FF0000"/>
              <w:sz w:val="22"/>
            </w:rPr>
          </w:rPrChange>
        </w:rPr>
      </w:pPr>
    </w:p>
    <w:p w14:paraId="086D56F1" w14:textId="77777777" w:rsidR="00187AB8" w:rsidRPr="00DC741E" w:rsidRDefault="00187AB8" w:rsidP="00187AB8">
      <w:pPr>
        <w:wordWrap/>
        <w:spacing w:line="276" w:lineRule="auto"/>
        <w:rPr>
          <w:rFonts w:ascii="Arial" w:eastAsia="굴림" w:hAnsi="Arial" w:cs="Arial"/>
          <w:b/>
          <w:sz w:val="22"/>
          <w:rPrChange w:id="28" w:author="Keis" w:date="2024-09-06T17:23:00Z">
            <w:rPr>
              <w:rFonts w:ascii="Arial" w:eastAsia="굴림" w:hAnsi="Arial" w:cs="Arial"/>
              <w:b/>
              <w:color w:val="FF0000"/>
              <w:sz w:val="22"/>
            </w:rPr>
          </w:rPrChange>
        </w:rPr>
      </w:pPr>
      <w:r w:rsidRPr="00DC741E">
        <w:rPr>
          <w:rFonts w:ascii="Arial" w:eastAsia="굴림" w:hAnsi="Arial" w:cs="Arial"/>
          <w:b/>
          <w:sz w:val="22"/>
          <w:rPrChange w:id="29" w:author="Keis" w:date="2024-09-06T17:23:00Z">
            <w:rPr>
              <w:rFonts w:ascii="Arial" w:eastAsia="굴림" w:hAnsi="Arial" w:cs="Arial"/>
              <w:b/>
              <w:color w:val="FF0000"/>
              <w:sz w:val="22"/>
            </w:rPr>
          </w:rPrChange>
        </w:rPr>
        <w:t>Logic</w:t>
      </w:r>
    </w:p>
    <w:p w14:paraId="65AD2235" w14:textId="77777777" w:rsidR="00187AB8" w:rsidRPr="00DC741E" w:rsidRDefault="00187AB8" w:rsidP="00187AB8">
      <w:pPr>
        <w:pStyle w:val="a6"/>
        <w:numPr>
          <w:ilvl w:val="0"/>
          <w:numId w:val="5"/>
        </w:numPr>
        <w:wordWrap/>
        <w:spacing w:line="276" w:lineRule="auto"/>
        <w:ind w:leftChars="0"/>
        <w:rPr>
          <w:rFonts w:ascii="Arial" w:eastAsia="굴림" w:hAnsi="Arial" w:cs="Arial"/>
          <w:b/>
          <w:sz w:val="22"/>
          <w:rPrChange w:id="30" w:author="Keis" w:date="2024-09-06T17:23:00Z">
            <w:rPr>
              <w:rFonts w:ascii="Arial" w:eastAsia="굴림" w:hAnsi="Arial" w:cs="Arial"/>
              <w:b/>
              <w:color w:val="FF0000"/>
              <w:sz w:val="22"/>
            </w:rPr>
          </w:rPrChange>
        </w:rPr>
      </w:pPr>
      <w:r w:rsidRPr="00DC741E">
        <w:rPr>
          <w:rFonts w:ascii="Arial" w:eastAsia="굴림" w:hAnsi="Arial" w:cs="Arial"/>
          <w:b/>
          <w:sz w:val="22"/>
          <w:rPrChange w:id="31" w:author="Keis" w:date="2024-09-06T17:23:00Z">
            <w:rPr>
              <w:rFonts w:ascii="Arial" w:eastAsia="굴림" w:hAnsi="Arial" w:cs="Arial"/>
              <w:b/>
              <w:color w:val="FF0000"/>
              <w:sz w:val="22"/>
            </w:rPr>
          </w:rPrChange>
        </w:rPr>
        <w:t xml:space="preserve">Enter the name </w:t>
      </w:r>
      <w:r w:rsidR="00E8457B" w:rsidRPr="00DC741E">
        <w:rPr>
          <w:rFonts w:ascii="Arial" w:eastAsia="굴림" w:hAnsi="Arial" w:cs="Arial"/>
          <w:b/>
          <w:sz w:val="22"/>
          <w:rPrChange w:id="32" w:author="Keis" w:date="2024-09-06T17:23:00Z">
            <w:rPr>
              <w:rFonts w:ascii="Arial" w:eastAsia="굴림" w:hAnsi="Arial" w:cs="Arial"/>
              <w:b/>
              <w:color w:val="FF0000"/>
              <w:sz w:val="22"/>
            </w:rPr>
          </w:rPrChange>
        </w:rPr>
        <w:t>of respondent in advance (PL data</w:t>
      </w:r>
      <w:proofErr w:type="gramStart"/>
      <w:r w:rsidR="00E8457B" w:rsidRPr="00DC741E">
        <w:rPr>
          <w:rFonts w:ascii="Arial" w:eastAsia="굴림" w:hAnsi="Arial" w:cs="Arial"/>
          <w:b/>
          <w:sz w:val="22"/>
          <w:rPrChange w:id="33" w:author="Keis" w:date="2024-09-06T17:23:00Z">
            <w:rPr>
              <w:rFonts w:ascii="Arial" w:eastAsia="굴림" w:hAnsi="Arial" w:cs="Arial"/>
              <w:b/>
              <w:color w:val="FF0000"/>
              <w:sz w:val="22"/>
            </w:rPr>
          </w:rPrChange>
        </w:rPr>
        <w:t xml:space="preserve">) </w:t>
      </w:r>
      <w:r w:rsidRPr="00DC741E">
        <w:rPr>
          <w:rFonts w:ascii="Arial" w:eastAsia="굴림" w:hAnsi="Arial" w:cs="Arial"/>
          <w:b/>
          <w:sz w:val="22"/>
          <w:rPrChange w:id="34" w:author="Keis" w:date="2024-09-06T17:23:00Z">
            <w:rPr>
              <w:rFonts w:ascii="Arial" w:eastAsia="굴림" w:hAnsi="Arial" w:cs="Arial"/>
              <w:b/>
              <w:color w:val="FF0000"/>
              <w:sz w:val="22"/>
            </w:rPr>
          </w:rPrChange>
        </w:rPr>
        <w:t>.</w:t>
      </w:r>
      <w:proofErr w:type="gramEnd"/>
    </w:p>
    <w:p w14:paraId="3E06301C" w14:textId="77777777" w:rsidR="007213CF" w:rsidRPr="00DC741E" w:rsidRDefault="007213CF" w:rsidP="0088649F">
      <w:pPr>
        <w:wordWrap/>
        <w:spacing w:line="360" w:lineRule="auto"/>
        <w:rPr>
          <w:rFonts w:ascii="Arial" w:eastAsia="굴림" w:hAnsi="Arial" w:cs="Arial"/>
          <w:sz w:val="22"/>
        </w:rPr>
      </w:pPr>
    </w:p>
    <w:p w14:paraId="0E706862" w14:textId="77777777" w:rsidR="006F0FED" w:rsidRPr="00DC741E" w:rsidRDefault="00B73604" w:rsidP="0088649F">
      <w:pPr>
        <w:wordWrap/>
        <w:spacing w:line="360" w:lineRule="auto"/>
        <w:rPr>
          <w:rFonts w:ascii="Arial" w:eastAsia="굴림" w:hAnsi="Arial" w:cs="Arial"/>
          <w:sz w:val="22"/>
        </w:rPr>
      </w:pPr>
      <w:r w:rsidRPr="00DC741E">
        <w:rPr>
          <w:rFonts w:ascii="Arial" w:eastAsia="굴림" w:hAnsi="Arial" w:cs="Arial"/>
          <w:sz w:val="22"/>
        </w:rPr>
        <w:t>CV002.</w:t>
      </w:r>
      <w:r w:rsidR="004B669D" w:rsidRPr="00DC741E">
        <w:rPr>
          <w:rFonts w:ascii="Arial" w:eastAsia="굴림" w:hAnsi="Arial" w:cs="Arial"/>
          <w:sz w:val="22"/>
        </w:rPr>
        <w:tab/>
        <w:t>Then, can you please tell us your name?</w:t>
      </w:r>
    </w:p>
    <w:p w14:paraId="096132A6" w14:textId="77777777" w:rsidR="006F0FED" w:rsidRPr="00DC741E" w:rsidRDefault="004B669D" w:rsidP="0088649F">
      <w:pPr>
        <w:wordWrap/>
        <w:spacing w:line="360" w:lineRule="auto"/>
        <w:ind w:firstLine="800"/>
        <w:rPr>
          <w:rFonts w:ascii="Arial" w:eastAsia="굴림" w:hAnsi="Arial" w:cs="Arial"/>
          <w:sz w:val="22"/>
          <w:u w:val="single"/>
        </w:rPr>
      </w:pPr>
      <w:r w:rsidRPr="00DC741E">
        <w:rPr>
          <w:rFonts w:ascii="Arial" w:eastAsia="굴림" w:hAnsi="Arial" w:cs="Arial"/>
          <w:sz w:val="22"/>
          <w:u w:val="single"/>
        </w:rPr>
        <w:t>____________________________________________________</w:t>
      </w:r>
    </w:p>
    <w:p w14:paraId="70E0C2DF" w14:textId="77777777" w:rsidR="006F0FED" w:rsidRPr="00DC741E" w:rsidRDefault="006F0FED" w:rsidP="0088649F">
      <w:pPr>
        <w:wordWrap/>
        <w:spacing w:line="360" w:lineRule="auto"/>
        <w:rPr>
          <w:rFonts w:ascii="Arial" w:eastAsia="굴림" w:hAnsi="Arial" w:cs="Arial"/>
          <w:sz w:val="22"/>
        </w:rPr>
      </w:pPr>
    </w:p>
    <w:p w14:paraId="79A0EA88" w14:textId="77777777" w:rsidR="00E8457B" w:rsidRPr="00DC741E" w:rsidRDefault="00E8457B" w:rsidP="00E8457B">
      <w:pPr>
        <w:wordWrap/>
        <w:spacing w:line="276" w:lineRule="auto"/>
        <w:rPr>
          <w:rFonts w:ascii="Arial" w:eastAsia="굴림" w:hAnsi="Arial" w:cs="Arial"/>
          <w:b/>
          <w:sz w:val="22"/>
          <w:rPrChange w:id="35" w:author="Keis" w:date="2024-09-06T17:23:00Z">
            <w:rPr>
              <w:rFonts w:ascii="Arial" w:eastAsia="굴림" w:hAnsi="Arial" w:cs="Arial"/>
              <w:b/>
              <w:color w:val="FF0000"/>
              <w:sz w:val="22"/>
            </w:rPr>
          </w:rPrChange>
        </w:rPr>
      </w:pPr>
      <w:r w:rsidRPr="00DC741E">
        <w:rPr>
          <w:rFonts w:ascii="Arial" w:eastAsia="굴림" w:hAnsi="Arial" w:cs="Arial"/>
          <w:b/>
          <w:sz w:val="22"/>
          <w:rPrChange w:id="36" w:author="Keis" w:date="2024-09-06T17:23:00Z">
            <w:rPr>
              <w:rFonts w:ascii="Arial" w:eastAsia="굴림" w:hAnsi="Arial" w:cs="Arial"/>
              <w:b/>
              <w:color w:val="FF0000"/>
              <w:sz w:val="22"/>
            </w:rPr>
          </w:rPrChange>
        </w:rPr>
        <w:t>Logic</w:t>
      </w:r>
    </w:p>
    <w:p w14:paraId="2D52579F" w14:textId="77777777" w:rsidR="00E8457B" w:rsidRPr="00DC741E" w:rsidRDefault="00E8457B" w:rsidP="00E8457B">
      <w:pPr>
        <w:pStyle w:val="a6"/>
        <w:numPr>
          <w:ilvl w:val="0"/>
          <w:numId w:val="5"/>
        </w:numPr>
        <w:wordWrap/>
        <w:spacing w:line="276" w:lineRule="auto"/>
        <w:ind w:leftChars="0"/>
        <w:rPr>
          <w:rFonts w:ascii="Arial" w:eastAsia="굴림" w:hAnsi="Arial" w:cs="Arial"/>
          <w:b/>
          <w:sz w:val="22"/>
          <w:rPrChange w:id="37" w:author="Keis" w:date="2024-09-06T17:23:00Z">
            <w:rPr>
              <w:rFonts w:ascii="Arial" w:eastAsia="굴림" w:hAnsi="Arial" w:cs="Arial"/>
              <w:b/>
              <w:color w:val="FF0000"/>
              <w:sz w:val="22"/>
            </w:rPr>
          </w:rPrChange>
        </w:rPr>
      </w:pPr>
      <w:r w:rsidRPr="00DC741E">
        <w:rPr>
          <w:rFonts w:ascii="Arial" w:eastAsia="굴림" w:hAnsi="Arial" w:cs="Arial"/>
          <w:b/>
          <w:sz w:val="22"/>
          <w:rPrChange w:id="38" w:author="Keis" w:date="2024-09-06T17:23:00Z">
            <w:rPr>
              <w:rFonts w:ascii="Arial" w:eastAsia="굴림" w:hAnsi="Arial" w:cs="Arial"/>
              <w:b/>
              <w:color w:val="FF0000"/>
              <w:sz w:val="22"/>
            </w:rPr>
          </w:rPrChange>
        </w:rPr>
        <w:t>Enter the name of respondent in advance (PL data</w:t>
      </w:r>
      <w:proofErr w:type="gramStart"/>
      <w:r w:rsidRPr="00DC741E">
        <w:rPr>
          <w:rFonts w:ascii="Arial" w:eastAsia="굴림" w:hAnsi="Arial" w:cs="Arial"/>
          <w:b/>
          <w:sz w:val="22"/>
          <w:rPrChange w:id="39" w:author="Keis" w:date="2024-09-06T17:23:00Z">
            <w:rPr>
              <w:rFonts w:ascii="Arial" w:eastAsia="굴림" w:hAnsi="Arial" w:cs="Arial"/>
              <w:b/>
              <w:color w:val="FF0000"/>
              <w:sz w:val="22"/>
            </w:rPr>
          </w:rPrChange>
        </w:rPr>
        <w:t>) .</w:t>
      </w:r>
      <w:proofErr w:type="gramEnd"/>
    </w:p>
    <w:p w14:paraId="4AF83E1C" w14:textId="77777777" w:rsidR="007213CF" w:rsidRPr="00DC741E" w:rsidRDefault="007213CF" w:rsidP="0088649F">
      <w:pPr>
        <w:wordWrap/>
        <w:spacing w:line="360" w:lineRule="auto"/>
        <w:rPr>
          <w:rFonts w:ascii="Arial" w:eastAsia="굴림" w:hAnsi="Arial" w:cs="Arial"/>
          <w:sz w:val="22"/>
        </w:rPr>
      </w:pPr>
    </w:p>
    <w:p w14:paraId="30739FB9" w14:textId="77777777" w:rsidR="003A4BA3" w:rsidRPr="00DC741E" w:rsidRDefault="003A4BA3" w:rsidP="0088649F">
      <w:pPr>
        <w:wordWrap/>
        <w:spacing w:line="360" w:lineRule="auto"/>
        <w:rPr>
          <w:rFonts w:ascii="Arial" w:eastAsia="굴림" w:hAnsi="Arial" w:cs="Arial"/>
          <w:sz w:val="22"/>
        </w:rPr>
      </w:pPr>
      <w:r w:rsidRPr="00DC741E">
        <w:rPr>
          <w:rFonts w:ascii="Arial" w:eastAsia="굴림" w:hAnsi="Arial" w:cs="Arial"/>
          <w:sz w:val="22"/>
        </w:rPr>
        <w:t xml:space="preserve">CV003. </w:t>
      </w:r>
      <w:r w:rsidR="008E54D9" w:rsidRPr="00DC741E">
        <w:rPr>
          <w:rFonts w:ascii="Arial" w:eastAsia="굴림" w:hAnsi="Arial" w:cs="Arial"/>
          <w:sz w:val="22"/>
        </w:rPr>
        <w:t xml:space="preserve">What is your gender? </w:t>
      </w:r>
    </w:p>
    <w:p w14:paraId="5EC35718" w14:textId="77777777" w:rsidR="006F0FED" w:rsidRPr="001D19F6" w:rsidRDefault="006F0FED" w:rsidP="00445530">
      <w:pPr>
        <w:pStyle w:val="a6"/>
        <w:numPr>
          <w:ilvl w:val="0"/>
          <w:numId w:val="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Male </w:t>
      </w:r>
      <w:r w:rsidRPr="001D19F6">
        <w:rPr>
          <w:rFonts w:ascii="Arial" w:eastAsia="굴림" w:hAnsi="Arial" w:cs="Arial"/>
          <w:sz w:val="22"/>
        </w:rPr>
        <w:tab/>
      </w:r>
      <w:r w:rsidR="0046322E" w:rsidRPr="001D19F6">
        <w:rPr>
          <w:rFonts w:ascii="굴림" w:eastAsia="굴림" w:hAnsi="굴림" w:cs="굴림" w:hint="eastAsia"/>
          <w:sz w:val="22"/>
        </w:rPr>
        <w:t>⑤</w:t>
      </w:r>
      <w:r w:rsidR="0046322E" w:rsidRPr="001D19F6">
        <w:rPr>
          <w:rFonts w:ascii="Arial" w:eastAsia="굴림" w:hAnsi="Arial" w:cs="Arial"/>
          <w:sz w:val="22"/>
        </w:rPr>
        <w:t xml:space="preserve"> Female</w:t>
      </w:r>
      <w:r w:rsidR="0046322E" w:rsidRPr="001D19F6">
        <w:rPr>
          <w:rFonts w:ascii="Arial" w:eastAsia="굴림" w:hAnsi="Arial" w:cs="Arial"/>
          <w:sz w:val="22"/>
        </w:rPr>
        <w:tab/>
      </w:r>
      <w:r w:rsidR="0046322E" w:rsidRPr="001D19F6">
        <w:rPr>
          <w:rFonts w:ascii="Arial" w:eastAsia="굴림" w:hAnsi="Arial" w:cs="Arial"/>
          <w:sz w:val="22"/>
        </w:rPr>
        <w:tab/>
      </w:r>
      <w:r w:rsidR="0046322E" w:rsidRPr="001D19F6">
        <w:rPr>
          <w:rFonts w:ascii="Arial" w:eastAsia="굴림" w:hAnsi="Arial" w:cs="Arial"/>
          <w:sz w:val="22"/>
        </w:rPr>
        <w:tab/>
      </w:r>
      <w:r w:rsidR="0046322E" w:rsidRPr="001D19F6">
        <w:rPr>
          <w:rFonts w:ascii="Arial" w:eastAsia="굴림" w:hAnsi="Arial" w:cs="Arial"/>
          <w:sz w:val="22"/>
        </w:rPr>
        <w:tab/>
      </w:r>
      <w:r w:rsidR="0046322E" w:rsidRPr="001D19F6">
        <w:rPr>
          <w:rFonts w:ascii="Arial" w:eastAsia="굴림" w:hAnsi="Arial" w:cs="Arial"/>
          <w:sz w:val="22"/>
        </w:rPr>
        <w:tab/>
      </w:r>
    </w:p>
    <w:p w14:paraId="06F11A39" w14:textId="77777777" w:rsidR="003A7545" w:rsidRPr="001D19F6" w:rsidRDefault="003A7545" w:rsidP="000C3127">
      <w:pPr>
        <w:wordWrap/>
        <w:spacing w:line="276" w:lineRule="auto"/>
        <w:rPr>
          <w:rFonts w:ascii="Arial" w:eastAsia="굴림" w:hAnsi="Arial" w:cs="Arial"/>
          <w:b/>
          <w:sz w:val="22"/>
        </w:rPr>
      </w:pPr>
    </w:p>
    <w:p w14:paraId="6A87C2C3" w14:textId="77777777" w:rsidR="00B628F1" w:rsidRPr="001D19F6" w:rsidRDefault="00B628F1" w:rsidP="00B628F1">
      <w:pPr>
        <w:wordWrap/>
        <w:spacing w:line="360" w:lineRule="auto"/>
        <w:rPr>
          <w:rFonts w:ascii="Arial" w:eastAsia="굴림" w:hAnsi="Arial" w:cs="Arial"/>
          <w:sz w:val="22"/>
        </w:rPr>
      </w:pPr>
      <w:r w:rsidRPr="001D19F6">
        <w:rPr>
          <w:rFonts w:ascii="Arial" w:eastAsia="굴림" w:hAnsi="Arial" w:cs="Arial"/>
          <w:sz w:val="22"/>
        </w:rPr>
        <w:t xml:space="preserve">CV004. Are you currently residing in an apartment? </w:t>
      </w:r>
    </w:p>
    <w:p w14:paraId="7547ACAC" w14:textId="77777777" w:rsidR="00B628F1" w:rsidRPr="001D19F6" w:rsidRDefault="00B628F1" w:rsidP="00D12299">
      <w:pPr>
        <w:pStyle w:val="a6"/>
        <w:numPr>
          <w:ilvl w:val="0"/>
          <w:numId w:val="1189"/>
        </w:numPr>
        <w:tabs>
          <w:tab w:val="left" w:pos="4538"/>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9B829A9" w14:textId="77777777" w:rsidR="00B628F1" w:rsidRPr="001D19F6" w:rsidRDefault="00B628F1" w:rsidP="000C3127">
      <w:pPr>
        <w:wordWrap/>
        <w:spacing w:line="276" w:lineRule="auto"/>
        <w:rPr>
          <w:rFonts w:ascii="Arial" w:eastAsia="굴림" w:hAnsi="Arial" w:cs="Arial"/>
          <w:b/>
          <w:sz w:val="22"/>
        </w:rPr>
      </w:pPr>
    </w:p>
    <w:p w14:paraId="092316E2" w14:textId="77777777" w:rsidR="0030092F" w:rsidRPr="001D19F6" w:rsidRDefault="0030092F" w:rsidP="000C3127">
      <w:pPr>
        <w:wordWrap/>
        <w:spacing w:line="276" w:lineRule="auto"/>
        <w:rPr>
          <w:rFonts w:ascii="Arial" w:eastAsia="굴림" w:hAnsi="Arial" w:cs="Arial"/>
          <w:b/>
          <w:sz w:val="22"/>
        </w:rPr>
      </w:pPr>
      <w:r w:rsidRPr="001D19F6">
        <w:rPr>
          <w:rFonts w:ascii="Arial" w:eastAsia="굴림" w:hAnsi="Arial" w:cs="Arial"/>
          <w:b/>
          <w:sz w:val="22"/>
        </w:rPr>
        <w:t>Logic</w:t>
      </w:r>
    </w:p>
    <w:p w14:paraId="22319174" w14:textId="77777777" w:rsidR="006F0FED" w:rsidRDefault="0030092F" w:rsidP="00445530">
      <w:pPr>
        <w:pStyle w:val="a6"/>
        <w:numPr>
          <w:ilvl w:val="0"/>
          <w:numId w:val="5"/>
        </w:numPr>
        <w:wordWrap/>
        <w:spacing w:line="276" w:lineRule="auto"/>
        <w:ind w:leftChars="0"/>
        <w:rPr>
          <w:rFonts w:ascii="Arial" w:eastAsia="굴림" w:hAnsi="Arial" w:cs="Arial"/>
          <w:b/>
          <w:sz w:val="22"/>
        </w:rPr>
      </w:pPr>
      <w:r w:rsidRPr="001D19F6">
        <w:rPr>
          <w:rFonts w:ascii="Arial" w:eastAsia="굴림" w:hAnsi="Arial" w:cs="Arial"/>
          <w:b/>
          <w:sz w:val="22"/>
        </w:rPr>
        <w:t>Loop CV005 ~CV011</w:t>
      </w:r>
      <w:r w:rsidR="007F6713" w:rsidRPr="001D19F6">
        <w:rPr>
          <w:rFonts w:ascii="Arial" w:eastAsia="굴림" w:hAnsi="Arial" w:cs="Arial"/>
          <w:b/>
          <w:sz w:val="22"/>
        </w:rPr>
        <w:t xml:space="preserve"> </w:t>
      </w:r>
      <w:r w:rsidR="007B7746" w:rsidRPr="001D19F6">
        <w:rPr>
          <w:rFonts w:ascii="Arial" w:eastAsia="굴림" w:hAnsi="Arial" w:cs="Arial"/>
          <w:b/>
          <w:sz w:val="22"/>
        </w:rPr>
        <w:t xml:space="preserve">as many times as the number of </w:t>
      </w:r>
      <w:r w:rsidRPr="001D19F6">
        <w:rPr>
          <w:rFonts w:ascii="Arial" w:eastAsia="굴림" w:hAnsi="Arial" w:cs="Arial"/>
          <w:b/>
          <w:sz w:val="22"/>
        </w:rPr>
        <w:t xml:space="preserve">non-panel </w:t>
      </w:r>
      <w:r w:rsidR="00774F44" w:rsidRPr="001D19F6">
        <w:rPr>
          <w:rFonts w:ascii="Arial" w:eastAsia="굴림" w:hAnsi="Arial" w:cs="Arial"/>
          <w:b/>
          <w:sz w:val="22"/>
        </w:rPr>
        <w:t xml:space="preserve">household </w:t>
      </w:r>
      <w:r w:rsidRPr="001D19F6">
        <w:rPr>
          <w:rFonts w:ascii="Arial" w:eastAsia="굴림" w:hAnsi="Arial" w:cs="Arial"/>
          <w:b/>
          <w:sz w:val="22"/>
        </w:rPr>
        <w:t>member</w:t>
      </w:r>
      <w:r w:rsidR="007B7746" w:rsidRPr="001D19F6">
        <w:rPr>
          <w:rFonts w:ascii="Arial" w:eastAsia="굴림" w:hAnsi="Arial" w:cs="Arial"/>
          <w:b/>
          <w:sz w:val="22"/>
        </w:rPr>
        <w:t>s</w:t>
      </w:r>
      <w:r w:rsidRPr="001D19F6">
        <w:rPr>
          <w:rFonts w:ascii="Arial" w:eastAsia="굴림" w:hAnsi="Arial" w:cs="Arial"/>
          <w:b/>
          <w:sz w:val="22"/>
        </w:rPr>
        <w:t>.</w:t>
      </w:r>
    </w:p>
    <w:p w14:paraId="62A5CF34" w14:textId="77777777" w:rsidR="007213CF" w:rsidRDefault="007213CF" w:rsidP="00461A82">
      <w:pPr>
        <w:wordWrap/>
        <w:spacing w:line="360" w:lineRule="auto"/>
        <w:rPr>
          <w:rFonts w:ascii="Arial" w:eastAsia="굴림" w:hAnsi="Arial" w:cs="Arial"/>
          <w:b/>
          <w:sz w:val="22"/>
        </w:rPr>
      </w:pPr>
    </w:p>
    <w:p w14:paraId="0E0AE359" w14:textId="77777777" w:rsidR="00461A82" w:rsidRPr="001D19F6" w:rsidRDefault="00461A82" w:rsidP="00461A82">
      <w:pPr>
        <w:wordWrap/>
        <w:spacing w:line="360" w:lineRule="auto"/>
        <w:rPr>
          <w:rFonts w:ascii="Arial" w:eastAsia="굴림" w:hAnsi="Arial" w:cs="Arial"/>
          <w:sz w:val="22"/>
        </w:rPr>
      </w:pPr>
      <w:r w:rsidRPr="001D19F6">
        <w:rPr>
          <w:rFonts w:ascii="Arial" w:eastAsia="굴림" w:hAnsi="Arial" w:cs="Arial"/>
          <w:sz w:val="22"/>
        </w:rPr>
        <w:t xml:space="preserve">[IWER: Ask each of the following questions per each of non-panel household members  </w:t>
      </w:r>
    </w:p>
    <w:p w14:paraId="52C07E8F" w14:textId="77777777" w:rsidR="006F0FED" w:rsidRPr="001D19F6" w:rsidRDefault="00922F5F" w:rsidP="0088649F">
      <w:pPr>
        <w:wordWrap/>
        <w:spacing w:line="360" w:lineRule="auto"/>
        <w:rPr>
          <w:rFonts w:ascii="Arial" w:eastAsia="굴림" w:hAnsi="Arial" w:cs="Arial"/>
          <w:sz w:val="22"/>
        </w:rPr>
      </w:pPr>
      <w:r w:rsidRPr="001D19F6">
        <w:rPr>
          <w:rFonts w:ascii="Arial" w:eastAsia="굴림" w:hAnsi="Arial" w:cs="Arial"/>
          <w:sz w:val="22"/>
        </w:rPr>
        <w:t>CV005. What i</w:t>
      </w:r>
      <w:r w:rsidR="00C50248" w:rsidRPr="001D19F6">
        <w:rPr>
          <w:rFonts w:ascii="Arial" w:eastAsia="굴림" w:hAnsi="Arial" w:cs="Arial"/>
          <w:sz w:val="22"/>
        </w:rPr>
        <w:t xml:space="preserve">s his/her </w:t>
      </w:r>
      <w:r w:rsidR="006F0FED" w:rsidRPr="001D19F6">
        <w:rPr>
          <w:rFonts w:ascii="Arial" w:eastAsia="굴림" w:hAnsi="Arial" w:cs="Arial"/>
          <w:sz w:val="22"/>
        </w:rPr>
        <w:t>name?</w:t>
      </w:r>
    </w:p>
    <w:p w14:paraId="3DC41AC0" w14:textId="77777777" w:rsidR="00B628F1" w:rsidRPr="001D19F6" w:rsidRDefault="00B628F1" w:rsidP="0088649F">
      <w:pPr>
        <w:wordWrap/>
        <w:spacing w:line="360" w:lineRule="auto"/>
        <w:rPr>
          <w:rFonts w:ascii="Arial" w:eastAsia="굴림" w:hAnsi="Arial" w:cs="Arial"/>
          <w:sz w:val="22"/>
        </w:rPr>
      </w:pPr>
      <w:r w:rsidRPr="001D19F6">
        <w:rPr>
          <w:rFonts w:ascii="Arial" w:eastAsia="굴림" w:hAnsi="Arial" w:cs="Arial"/>
          <w:sz w:val="22"/>
        </w:rPr>
        <w:t>[IWER: If R doesn’t know the name of non-panel household member, mark as a non-panel member 1, non-panel member 2, etc.]</w:t>
      </w:r>
    </w:p>
    <w:p w14:paraId="274319AF" w14:textId="77777777" w:rsidR="007F6713" w:rsidRPr="001D19F6" w:rsidRDefault="007F6713" w:rsidP="0088649F">
      <w:pPr>
        <w:wordWrap/>
        <w:spacing w:line="360" w:lineRule="auto"/>
        <w:ind w:firstLine="800"/>
        <w:rPr>
          <w:rFonts w:ascii="Arial" w:eastAsia="굴림" w:hAnsi="Arial" w:cs="Arial"/>
          <w:sz w:val="22"/>
          <w:u w:val="single"/>
        </w:rPr>
      </w:pPr>
      <w:r w:rsidRPr="001D19F6">
        <w:rPr>
          <w:rFonts w:ascii="Arial" w:eastAsia="굴림" w:hAnsi="Arial" w:cs="Arial"/>
          <w:sz w:val="22"/>
          <w:u w:val="single"/>
        </w:rPr>
        <w:t>____________________________________________________</w:t>
      </w:r>
    </w:p>
    <w:p w14:paraId="543D118F" w14:textId="77777777" w:rsidR="006F0FED" w:rsidRPr="001D19F6" w:rsidRDefault="006F0FED" w:rsidP="006F0FED">
      <w:pPr>
        <w:wordWrap/>
        <w:spacing w:line="360" w:lineRule="auto"/>
        <w:rPr>
          <w:rFonts w:ascii="Arial" w:eastAsia="굴림" w:hAnsi="Arial" w:cs="Arial"/>
          <w:sz w:val="22"/>
        </w:rPr>
      </w:pPr>
    </w:p>
    <w:p w14:paraId="45D783A0"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lastRenderedPageBreak/>
        <w:t>CV006. What is [</w:t>
      </w:r>
      <w:r w:rsidR="00CD700F" w:rsidRPr="001D19F6">
        <w:rPr>
          <w:rFonts w:ascii="Arial" w:eastAsia="굴림" w:hAnsi="Arial" w:cs="Arial"/>
          <w:sz w:val="22"/>
        </w:rPr>
        <w:t>CV005_</w:t>
      </w:r>
      <w:r w:rsidRPr="001D19F6">
        <w:rPr>
          <w:rFonts w:ascii="Arial" w:eastAsia="굴림" w:hAnsi="Arial" w:cs="Arial"/>
          <w:sz w:val="22"/>
        </w:rPr>
        <w:t xml:space="preserve">HH MEMBER’s name]’s </w:t>
      </w:r>
      <w:r w:rsidR="00803E86" w:rsidRPr="001D19F6">
        <w:rPr>
          <w:rFonts w:ascii="Arial" w:eastAsia="굴림" w:hAnsi="Arial" w:cs="Arial"/>
          <w:sz w:val="22"/>
        </w:rPr>
        <w:t>gender</w:t>
      </w:r>
      <w:r w:rsidRPr="001D19F6">
        <w:rPr>
          <w:rFonts w:ascii="Arial" w:eastAsia="굴림" w:hAnsi="Arial" w:cs="Arial"/>
          <w:sz w:val="22"/>
        </w:rPr>
        <w:t>?</w:t>
      </w:r>
    </w:p>
    <w:p w14:paraId="77E16172" w14:textId="77777777" w:rsidR="007F6713" w:rsidRPr="001D19F6" w:rsidRDefault="007F6713" w:rsidP="00445530">
      <w:pPr>
        <w:pStyle w:val="a6"/>
        <w:numPr>
          <w:ilvl w:val="0"/>
          <w:numId w:val="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Male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Female</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C6447D4" w14:textId="77777777" w:rsidR="007F6713" w:rsidRPr="001D19F6" w:rsidRDefault="007F6713" w:rsidP="007F6713">
      <w:pPr>
        <w:wordWrap/>
        <w:spacing w:line="360" w:lineRule="auto"/>
        <w:rPr>
          <w:rFonts w:ascii="Arial" w:eastAsia="굴림" w:hAnsi="Arial" w:cs="Arial"/>
          <w:sz w:val="22"/>
        </w:rPr>
      </w:pPr>
    </w:p>
    <w:p w14:paraId="4E245BC5"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CV007. What is [</w:t>
      </w:r>
      <w:r w:rsidR="00CD700F" w:rsidRPr="001D19F6">
        <w:rPr>
          <w:rFonts w:ascii="Arial" w:eastAsia="굴림" w:hAnsi="Arial" w:cs="Arial"/>
          <w:sz w:val="22"/>
        </w:rPr>
        <w:t>CV005_HH MEMBER’s name</w:t>
      </w:r>
      <w:r w:rsidRPr="001D19F6">
        <w:rPr>
          <w:rFonts w:ascii="Arial" w:eastAsia="굴림" w:hAnsi="Arial" w:cs="Arial"/>
          <w:sz w:val="22"/>
        </w:rPr>
        <w:t>]’s relationship to you?</w:t>
      </w:r>
    </w:p>
    <w:p w14:paraId="63E1608B" w14:textId="77777777" w:rsidR="006F0FED"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F</w:t>
      </w:r>
      <w:r w:rsidR="006F0FED" w:rsidRPr="001D19F6">
        <w:rPr>
          <w:rFonts w:ascii="Arial" w:eastAsia="굴림" w:hAnsi="Arial" w:cs="Arial"/>
          <w:sz w:val="22"/>
        </w:rPr>
        <w:t>ather</w:t>
      </w:r>
      <w:r w:rsidR="00AE4815" w:rsidRPr="001D19F6">
        <w:rPr>
          <w:rFonts w:ascii="Arial" w:eastAsia="굴림" w:hAnsi="Arial" w:cs="Arial"/>
          <w:sz w:val="22"/>
        </w:rPr>
        <w:t>/mother</w:t>
      </w:r>
      <w:r w:rsidR="00461A82" w:rsidRPr="001D19F6">
        <w:rPr>
          <w:rFonts w:ascii="Arial" w:eastAsia="굴림" w:hAnsi="Arial" w:cs="Arial"/>
          <w:sz w:val="22"/>
        </w:rPr>
        <w:t xml:space="preserve"> →Go to CV009</w:t>
      </w:r>
      <w:r w:rsidR="00AE4815" w:rsidRPr="001D19F6">
        <w:rPr>
          <w:rFonts w:ascii="Arial" w:eastAsia="굴림" w:hAnsi="Arial" w:cs="Arial"/>
          <w:sz w:val="22"/>
        </w:rPr>
        <w:t xml:space="preserve"> </w:t>
      </w:r>
    </w:p>
    <w:p w14:paraId="58419561" w14:textId="77777777" w:rsidR="006F0FED"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F</w:t>
      </w:r>
      <w:r w:rsidR="006F0FED" w:rsidRPr="001D19F6">
        <w:rPr>
          <w:rFonts w:ascii="Arial" w:eastAsia="굴림" w:hAnsi="Arial" w:cs="Arial"/>
          <w:sz w:val="22"/>
        </w:rPr>
        <w:t>ather</w:t>
      </w:r>
      <w:r w:rsidR="006F0FED" w:rsidRPr="001D19F6">
        <w:rPr>
          <w:rFonts w:ascii="Cambria Math" w:eastAsia="굴림" w:hAnsi="Cambria Math" w:cs="Cambria Math"/>
          <w:sz w:val="22"/>
        </w:rPr>
        <w:t>‐</w:t>
      </w:r>
      <w:r w:rsidR="006F0FED" w:rsidRPr="001D19F6">
        <w:rPr>
          <w:rFonts w:ascii="Arial" w:eastAsia="굴림" w:hAnsi="Arial" w:cs="Arial"/>
          <w:sz w:val="22"/>
        </w:rPr>
        <w:t>in</w:t>
      </w:r>
      <w:r w:rsidR="006F0FED" w:rsidRPr="001D19F6">
        <w:rPr>
          <w:rFonts w:ascii="Cambria Math" w:eastAsia="굴림" w:hAnsi="Cambria Math" w:cs="Cambria Math"/>
          <w:sz w:val="22"/>
        </w:rPr>
        <w:t>‐</w:t>
      </w:r>
      <w:r w:rsidR="006F0FED" w:rsidRPr="001D19F6">
        <w:rPr>
          <w:rFonts w:ascii="Arial" w:eastAsia="굴림" w:hAnsi="Arial" w:cs="Arial"/>
          <w:sz w:val="22"/>
        </w:rPr>
        <w:t>law</w:t>
      </w:r>
      <w:r w:rsidR="00AE4815" w:rsidRPr="001D19F6">
        <w:rPr>
          <w:rFonts w:ascii="Arial" w:eastAsia="굴림" w:hAnsi="Arial" w:cs="Arial"/>
          <w:sz w:val="22"/>
        </w:rPr>
        <w:t>/mother</w:t>
      </w:r>
      <w:r w:rsidR="00AE4815" w:rsidRPr="001D19F6">
        <w:rPr>
          <w:rFonts w:ascii="Cambria Math" w:eastAsia="굴림" w:hAnsi="Cambria Math" w:cs="Cambria Math"/>
          <w:sz w:val="22"/>
        </w:rPr>
        <w:t>‐</w:t>
      </w:r>
      <w:r w:rsidR="00AE4815" w:rsidRPr="001D19F6">
        <w:rPr>
          <w:rFonts w:ascii="Arial" w:eastAsia="굴림" w:hAnsi="Arial" w:cs="Arial"/>
          <w:sz w:val="22"/>
        </w:rPr>
        <w:t>in</w:t>
      </w:r>
      <w:r w:rsidR="00AE4815" w:rsidRPr="001D19F6">
        <w:rPr>
          <w:rFonts w:ascii="Cambria Math" w:eastAsia="굴림" w:hAnsi="Cambria Math" w:cs="Cambria Math"/>
          <w:sz w:val="22"/>
        </w:rPr>
        <w:t>‐</w:t>
      </w:r>
      <w:r w:rsidR="00AE4815" w:rsidRPr="001D19F6">
        <w:rPr>
          <w:rFonts w:ascii="Arial" w:eastAsia="굴림" w:hAnsi="Arial" w:cs="Arial"/>
          <w:sz w:val="22"/>
        </w:rPr>
        <w:t>law</w:t>
      </w:r>
      <w:r w:rsidR="00461A82" w:rsidRPr="001D19F6">
        <w:rPr>
          <w:rFonts w:ascii="Arial" w:eastAsia="굴림" w:hAnsi="Arial" w:cs="Arial"/>
          <w:sz w:val="22"/>
        </w:rPr>
        <w:t xml:space="preserve"> →Go to CV009</w:t>
      </w:r>
      <w:r w:rsidR="00AE4815" w:rsidRPr="001D19F6">
        <w:rPr>
          <w:rFonts w:ascii="Arial" w:eastAsia="굴림" w:hAnsi="Arial" w:cs="Arial"/>
          <w:sz w:val="22"/>
        </w:rPr>
        <w:t xml:space="preserve"> </w:t>
      </w:r>
    </w:p>
    <w:p w14:paraId="670C7EC1" w14:textId="77777777" w:rsidR="006F0FED"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S</w:t>
      </w:r>
      <w:r w:rsidR="00B73604" w:rsidRPr="001D19F6">
        <w:rPr>
          <w:rFonts w:ascii="Arial" w:eastAsia="굴림" w:hAnsi="Arial" w:cs="Arial"/>
          <w:sz w:val="22"/>
        </w:rPr>
        <w:t>pouse</w:t>
      </w:r>
      <w:r w:rsidR="006F0FED" w:rsidRPr="001D19F6">
        <w:rPr>
          <w:rFonts w:ascii="Arial" w:eastAsia="굴림" w:hAnsi="Arial" w:cs="Arial"/>
          <w:sz w:val="22"/>
        </w:rPr>
        <w:tab/>
      </w:r>
      <w:r w:rsidR="00461A82" w:rsidRPr="001D19F6">
        <w:rPr>
          <w:rFonts w:ascii="Arial" w:eastAsia="굴림" w:hAnsi="Arial" w:cs="Arial"/>
          <w:sz w:val="22"/>
        </w:rPr>
        <w:t>→Go to CV009</w:t>
      </w:r>
    </w:p>
    <w:p w14:paraId="6567AE1E" w14:textId="77777777" w:rsidR="006F0FED" w:rsidRPr="001D19F6" w:rsidRDefault="00102F0E"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Son/daughter</w:t>
      </w:r>
      <w:r w:rsidR="00461A82" w:rsidRPr="001D19F6">
        <w:rPr>
          <w:rFonts w:ascii="Arial" w:eastAsia="굴림" w:hAnsi="Arial" w:cs="Arial"/>
          <w:sz w:val="22"/>
        </w:rPr>
        <w:t xml:space="preserve"> →Go to CV009</w:t>
      </w:r>
      <w:r w:rsidR="006F0FED" w:rsidRPr="001D19F6">
        <w:rPr>
          <w:rFonts w:ascii="Arial" w:eastAsia="굴림" w:hAnsi="Arial" w:cs="Arial"/>
          <w:sz w:val="22"/>
        </w:rPr>
        <w:tab/>
      </w:r>
    </w:p>
    <w:p w14:paraId="558FA657" w14:textId="77777777" w:rsidR="006F0FED" w:rsidRPr="001D19F6" w:rsidRDefault="00AE4815"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Son</w:t>
      </w:r>
      <w:r w:rsidR="006F0FED" w:rsidRPr="001D19F6">
        <w:rPr>
          <w:rFonts w:ascii="Cambria Math" w:eastAsia="굴림" w:hAnsi="Cambria Math" w:cs="Cambria Math"/>
          <w:sz w:val="22"/>
        </w:rPr>
        <w:t>‐</w:t>
      </w:r>
      <w:r w:rsidR="006F0FED" w:rsidRPr="001D19F6">
        <w:rPr>
          <w:rFonts w:ascii="Arial" w:eastAsia="굴림" w:hAnsi="Arial" w:cs="Arial"/>
          <w:sz w:val="22"/>
        </w:rPr>
        <w:t>in</w:t>
      </w:r>
      <w:r w:rsidR="006F0FED" w:rsidRPr="001D19F6">
        <w:rPr>
          <w:rFonts w:ascii="Cambria Math" w:eastAsia="굴림" w:hAnsi="Cambria Math" w:cs="Cambria Math"/>
          <w:sz w:val="22"/>
        </w:rPr>
        <w:t>‐</w:t>
      </w:r>
      <w:r w:rsidRPr="001D19F6">
        <w:rPr>
          <w:rFonts w:ascii="Arial" w:eastAsia="굴림" w:hAnsi="Arial" w:cs="Arial"/>
          <w:sz w:val="22"/>
        </w:rPr>
        <w:t>law</w:t>
      </w:r>
      <w:r w:rsidR="006F0FED" w:rsidRPr="001D19F6">
        <w:rPr>
          <w:rFonts w:ascii="Arial" w:eastAsia="굴림" w:hAnsi="Arial" w:cs="Arial"/>
          <w:sz w:val="22"/>
        </w:rPr>
        <w:t>/</w:t>
      </w:r>
      <w:r w:rsidRPr="001D19F6">
        <w:rPr>
          <w:rFonts w:ascii="Arial" w:eastAsia="굴림" w:hAnsi="Arial" w:cs="Arial"/>
          <w:sz w:val="22"/>
        </w:rPr>
        <w:t>daughter</w:t>
      </w:r>
      <w:r w:rsidR="006F0FED" w:rsidRPr="001D19F6">
        <w:rPr>
          <w:rFonts w:ascii="Cambria Math" w:eastAsia="굴림" w:hAnsi="Cambria Math" w:cs="Cambria Math"/>
          <w:sz w:val="22"/>
        </w:rPr>
        <w:t>‐</w:t>
      </w:r>
      <w:r w:rsidR="006F0FED" w:rsidRPr="001D19F6">
        <w:rPr>
          <w:rFonts w:ascii="Arial" w:eastAsia="굴림" w:hAnsi="Arial" w:cs="Arial"/>
          <w:sz w:val="22"/>
        </w:rPr>
        <w:t>in</w:t>
      </w:r>
      <w:r w:rsidR="006F0FED" w:rsidRPr="001D19F6">
        <w:rPr>
          <w:rFonts w:ascii="Cambria Math" w:eastAsia="굴림" w:hAnsi="Cambria Math" w:cs="Cambria Math"/>
          <w:sz w:val="22"/>
        </w:rPr>
        <w:t>‐</w:t>
      </w:r>
      <w:r w:rsidR="006F0FED" w:rsidRPr="001D19F6">
        <w:rPr>
          <w:rFonts w:ascii="Arial" w:eastAsia="굴림" w:hAnsi="Arial" w:cs="Arial"/>
          <w:sz w:val="22"/>
        </w:rPr>
        <w:t xml:space="preserve">law </w:t>
      </w:r>
      <w:r w:rsidR="00461A82" w:rsidRPr="001D19F6">
        <w:rPr>
          <w:rFonts w:ascii="Arial" w:eastAsia="굴림" w:hAnsi="Arial" w:cs="Arial"/>
          <w:sz w:val="22"/>
        </w:rPr>
        <w:t>→Go to CV009</w:t>
      </w:r>
    </w:p>
    <w:p w14:paraId="02ED3199" w14:textId="77777777" w:rsidR="006F0FED" w:rsidRPr="001D19F6" w:rsidRDefault="00CB132A" w:rsidP="005553F2">
      <w:pPr>
        <w:wordWrap/>
        <w:spacing w:line="360" w:lineRule="auto"/>
        <w:rPr>
          <w:rFonts w:ascii="Arial" w:eastAsia="굴림" w:hAnsi="Arial" w:cs="Arial"/>
          <w:sz w:val="22"/>
        </w:rPr>
      </w:pPr>
      <w:r w:rsidRPr="001D19F6">
        <w:rPr>
          <w:rFonts w:ascii="Arial" w:eastAsia="굴림" w:hAnsi="Arial" w:cs="Arial"/>
          <w:sz w:val="22"/>
        </w:rPr>
        <w:t>B</w:t>
      </w:r>
      <w:r w:rsidR="006F0FED" w:rsidRPr="001D19F6">
        <w:rPr>
          <w:rFonts w:ascii="Arial" w:eastAsia="굴림" w:hAnsi="Arial" w:cs="Arial"/>
          <w:sz w:val="22"/>
        </w:rPr>
        <w:t>rother</w:t>
      </w:r>
      <w:r w:rsidR="00AE4815" w:rsidRPr="001D19F6">
        <w:rPr>
          <w:rFonts w:ascii="Arial" w:eastAsia="굴림" w:hAnsi="Arial" w:cs="Arial"/>
          <w:sz w:val="22"/>
        </w:rPr>
        <w:t>/sister</w:t>
      </w:r>
      <w:r w:rsidR="00461A82" w:rsidRPr="001D19F6">
        <w:rPr>
          <w:rFonts w:ascii="Arial" w:eastAsia="굴림" w:hAnsi="Arial" w:cs="Arial"/>
          <w:sz w:val="22"/>
        </w:rPr>
        <w:t xml:space="preserve"> →Go to CV009</w:t>
      </w:r>
      <w:r w:rsidR="006F0FED" w:rsidRPr="001D19F6">
        <w:rPr>
          <w:rFonts w:ascii="Arial" w:eastAsia="굴림" w:hAnsi="Arial" w:cs="Arial"/>
          <w:sz w:val="22"/>
        </w:rPr>
        <w:tab/>
      </w:r>
    </w:p>
    <w:p w14:paraId="609473D3" w14:textId="77777777" w:rsidR="006F0FED"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G</w:t>
      </w:r>
      <w:r w:rsidR="006F0FED" w:rsidRPr="001D19F6">
        <w:rPr>
          <w:rFonts w:ascii="Arial" w:eastAsia="굴림" w:hAnsi="Arial" w:cs="Arial"/>
          <w:sz w:val="22"/>
        </w:rPr>
        <w:t>randchild</w:t>
      </w:r>
      <w:r w:rsidR="00461A82" w:rsidRPr="001D19F6">
        <w:rPr>
          <w:rFonts w:ascii="Arial" w:eastAsia="굴림" w:hAnsi="Arial" w:cs="Arial"/>
          <w:sz w:val="22"/>
        </w:rPr>
        <w:t xml:space="preserve"> →Go to CV009</w:t>
      </w:r>
      <w:r w:rsidR="006F0FED" w:rsidRPr="001D19F6">
        <w:rPr>
          <w:rFonts w:ascii="Arial" w:eastAsia="굴림" w:hAnsi="Arial" w:cs="Arial"/>
          <w:sz w:val="22"/>
        </w:rPr>
        <w:t xml:space="preserve"> </w:t>
      </w:r>
    </w:p>
    <w:p w14:paraId="3A2C5D2A" w14:textId="77777777" w:rsidR="006F0FED" w:rsidRPr="001D19F6" w:rsidRDefault="00444900"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 xml:space="preserve">Child of </w:t>
      </w:r>
      <w:r w:rsidR="009669EE" w:rsidRPr="001D19F6">
        <w:rPr>
          <w:rFonts w:ascii="Arial" w:eastAsia="굴림" w:hAnsi="Arial" w:cs="Arial"/>
          <w:sz w:val="22"/>
        </w:rPr>
        <w:t xml:space="preserve">brother/sister </w:t>
      </w:r>
      <w:r w:rsidR="00461A82" w:rsidRPr="001D19F6">
        <w:rPr>
          <w:rFonts w:ascii="Arial" w:eastAsia="굴림" w:hAnsi="Arial" w:cs="Arial"/>
          <w:sz w:val="22"/>
        </w:rPr>
        <w:t>→Go to CV009</w:t>
      </w:r>
    </w:p>
    <w:p w14:paraId="52FEFA3C" w14:textId="77777777" w:rsidR="006F0FED" w:rsidRPr="001D19F6" w:rsidRDefault="00102F0E"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 xml:space="preserve">Brother-in-law/sister-in-law </w:t>
      </w:r>
      <w:r w:rsidR="00461A82" w:rsidRPr="001D19F6">
        <w:rPr>
          <w:rFonts w:ascii="Arial" w:eastAsia="굴림" w:hAnsi="Arial" w:cs="Arial"/>
          <w:sz w:val="22"/>
        </w:rPr>
        <w:t>→Go to CV009</w:t>
      </w:r>
    </w:p>
    <w:p w14:paraId="1AD2B1CE" w14:textId="77777777" w:rsidR="006F0FED" w:rsidRPr="001D19F6" w:rsidRDefault="00C54C22"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 xml:space="preserve">Child of </w:t>
      </w:r>
      <w:r w:rsidR="009669EE" w:rsidRPr="001D19F6">
        <w:rPr>
          <w:rFonts w:ascii="Arial" w:eastAsia="굴림" w:hAnsi="Arial" w:cs="Arial"/>
          <w:sz w:val="22"/>
        </w:rPr>
        <w:t>brother-in-law/sister-in-law</w:t>
      </w:r>
      <w:r w:rsidR="00461A82" w:rsidRPr="001D19F6">
        <w:rPr>
          <w:rFonts w:ascii="Arial" w:eastAsia="굴림" w:hAnsi="Arial" w:cs="Arial"/>
          <w:sz w:val="22"/>
        </w:rPr>
        <w:t xml:space="preserve"> →Go to CV009</w:t>
      </w:r>
    </w:p>
    <w:p w14:paraId="1FFBF5CB" w14:textId="77777777" w:rsidR="006F0FED"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S</w:t>
      </w:r>
      <w:r w:rsidR="00444900" w:rsidRPr="001D19F6">
        <w:rPr>
          <w:rFonts w:ascii="Arial" w:eastAsia="굴림" w:hAnsi="Arial" w:cs="Arial"/>
          <w:sz w:val="22"/>
        </w:rPr>
        <w:t>pouse</w:t>
      </w:r>
      <w:r w:rsidR="006F0FED" w:rsidRPr="001D19F6">
        <w:rPr>
          <w:rFonts w:ascii="Arial" w:eastAsia="굴림" w:hAnsi="Arial" w:cs="Arial"/>
          <w:sz w:val="22"/>
        </w:rPr>
        <w:t xml:space="preserve"> of grandchild </w:t>
      </w:r>
      <w:r w:rsidR="00461A82" w:rsidRPr="001D19F6">
        <w:rPr>
          <w:rFonts w:ascii="Arial" w:eastAsia="굴림" w:hAnsi="Arial" w:cs="Arial"/>
          <w:sz w:val="22"/>
        </w:rPr>
        <w:t>→Go to CV009</w:t>
      </w:r>
    </w:p>
    <w:p w14:paraId="20112AF0" w14:textId="77777777" w:rsidR="00E77326" w:rsidRPr="001D19F6" w:rsidRDefault="00CB132A" w:rsidP="00445530">
      <w:pPr>
        <w:pStyle w:val="a6"/>
        <w:numPr>
          <w:ilvl w:val="0"/>
          <w:numId w:val="7"/>
        </w:numPr>
        <w:wordWrap/>
        <w:spacing w:line="360" w:lineRule="auto"/>
        <w:ind w:leftChars="0"/>
        <w:rPr>
          <w:rFonts w:ascii="Arial" w:eastAsia="굴림" w:hAnsi="Arial" w:cs="Arial"/>
          <w:sz w:val="22"/>
        </w:rPr>
      </w:pPr>
      <w:r w:rsidRPr="001D19F6">
        <w:rPr>
          <w:rFonts w:ascii="Arial" w:eastAsia="굴림" w:hAnsi="Arial" w:cs="Arial"/>
          <w:sz w:val="22"/>
        </w:rPr>
        <w:t>G</w:t>
      </w:r>
      <w:r w:rsidR="006F0FED" w:rsidRPr="001D19F6">
        <w:rPr>
          <w:rFonts w:ascii="Arial" w:eastAsia="굴림" w:hAnsi="Arial" w:cs="Arial"/>
          <w:sz w:val="22"/>
        </w:rPr>
        <w:t xml:space="preserve">reat-grandchild </w:t>
      </w:r>
      <w:r w:rsidR="00461A82" w:rsidRPr="001D19F6">
        <w:rPr>
          <w:rFonts w:ascii="Arial" w:eastAsia="굴림" w:hAnsi="Arial" w:cs="Arial"/>
          <w:sz w:val="22"/>
        </w:rPr>
        <w:t>→Go to CV009</w:t>
      </w:r>
    </w:p>
    <w:p w14:paraId="4DA909E2" w14:textId="77777777" w:rsidR="006F0FED" w:rsidRDefault="006F0FED" w:rsidP="006F0FED">
      <w:pPr>
        <w:wordWrap/>
        <w:spacing w:line="360" w:lineRule="auto"/>
        <w:rPr>
          <w:rFonts w:ascii="Arial" w:hAnsi="Arial" w:cs="Arial"/>
        </w:rPr>
      </w:pPr>
    </w:p>
    <w:p w14:paraId="68ED14FE" w14:textId="77777777" w:rsidR="00D37398" w:rsidRPr="001D19F6" w:rsidRDefault="00D37398" w:rsidP="006F0FED">
      <w:pPr>
        <w:wordWrap/>
        <w:spacing w:line="360" w:lineRule="auto"/>
        <w:rPr>
          <w:rFonts w:ascii="Arial" w:eastAsia="굴림" w:hAnsi="Arial" w:cs="Arial"/>
          <w:sz w:val="22"/>
        </w:rPr>
      </w:pPr>
    </w:p>
    <w:p w14:paraId="6A4B31B5" w14:textId="77777777" w:rsidR="00461A82" w:rsidRPr="001D19F6" w:rsidRDefault="00461A82" w:rsidP="00461A82">
      <w:pPr>
        <w:wordWrap/>
        <w:spacing w:line="360" w:lineRule="auto"/>
        <w:rPr>
          <w:rFonts w:ascii="Arial" w:eastAsia="굴림" w:hAnsi="Arial" w:cs="Arial"/>
          <w:sz w:val="22"/>
        </w:rPr>
      </w:pPr>
      <w:r w:rsidRPr="001D19F6">
        <w:rPr>
          <w:rFonts w:ascii="Arial" w:eastAsia="굴림" w:hAnsi="Arial" w:cs="Arial"/>
          <w:sz w:val="22"/>
        </w:rPr>
        <w:t>CV008. If others, please specify.</w:t>
      </w:r>
    </w:p>
    <w:p w14:paraId="61BED9FF" w14:textId="77777777" w:rsidR="00461A82" w:rsidRPr="001D19F6" w:rsidRDefault="00461A82" w:rsidP="00461A82">
      <w:pPr>
        <w:wordWrap/>
        <w:spacing w:line="360" w:lineRule="auto"/>
        <w:ind w:firstLine="800"/>
        <w:rPr>
          <w:rFonts w:ascii="Arial" w:eastAsia="굴림" w:hAnsi="Arial" w:cs="Arial"/>
          <w:sz w:val="22"/>
          <w:u w:val="single"/>
        </w:rPr>
      </w:pPr>
      <w:r w:rsidRPr="001D19F6">
        <w:rPr>
          <w:rFonts w:ascii="Arial" w:eastAsia="굴림" w:hAnsi="Arial" w:cs="Arial"/>
          <w:sz w:val="22"/>
          <w:u w:val="single"/>
        </w:rPr>
        <w:t>____________________________________________________</w:t>
      </w:r>
    </w:p>
    <w:p w14:paraId="71BE0564" w14:textId="77777777" w:rsidR="00461A82" w:rsidRPr="001D19F6" w:rsidRDefault="00461A82" w:rsidP="006F0FED">
      <w:pPr>
        <w:wordWrap/>
        <w:spacing w:line="360" w:lineRule="auto"/>
        <w:rPr>
          <w:rFonts w:ascii="Arial" w:eastAsia="굴림" w:hAnsi="Arial" w:cs="Arial"/>
          <w:sz w:val="22"/>
        </w:rPr>
      </w:pPr>
    </w:p>
    <w:p w14:paraId="21E1D3E7" w14:textId="77777777" w:rsidR="006F0FED" w:rsidRPr="00D37398" w:rsidRDefault="006F0FED" w:rsidP="006F0FED">
      <w:pPr>
        <w:wordWrap/>
        <w:spacing w:line="360" w:lineRule="auto"/>
        <w:rPr>
          <w:rFonts w:ascii="Arial" w:eastAsia="굴림" w:hAnsi="Arial" w:cs="Arial"/>
          <w:sz w:val="22"/>
        </w:rPr>
      </w:pPr>
      <w:r w:rsidRPr="00D37398">
        <w:rPr>
          <w:rFonts w:ascii="Arial" w:eastAsia="굴림" w:hAnsi="Arial" w:cs="Arial"/>
          <w:sz w:val="22"/>
        </w:rPr>
        <w:t xml:space="preserve">CV009. </w:t>
      </w:r>
      <w:r w:rsidR="00142D1B" w:rsidRPr="00D37398">
        <w:rPr>
          <w:rFonts w:ascii="Arial" w:eastAsia="굴림" w:hAnsi="Arial" w:cs="Arial"/>
          <w:sz w:val="22"/>
        </w:rPr>
        <w:t>In what year</w:t>
      </w:r>
      <w:r w:rsidRPr="00D37398">
        <w:rPr>
          <w:rFonts w:ascii="Arial" w:eastAsia="굴림" w:hAnsi="Arial" w:cs="Arial"/>
          <w:sz w:val="22"/>
        </w:rPr>
        <w:t xml:space="preserve"> was [</w:t>
      </w:r>
      <w:r w:rsidR="00CD700F" w:rsidRPr="00D37398">
        <w:rPr>
          <w:rFonts w:ascii="Arial" w:eastAsia="굴림" w:hAnsi="Arial" w:cs="Arial"/>
          <w:sz w:val="22"/>
        </w:rPr>
        <w:t>CV005_HH MEMBER’s name</w:t>
      </w:r>
      <w:r w:rsidRPr="00D37398">
        <w:rPr>
          <w:rFonts w:ascii="Arial" w:eastAsia="굴림" w:hAnsi="Arial" w:cs="Arial"/>
          <w:sz w:val="22"/>
        </w:rPr>
        <w:t>] born?</w:t>
      </w:r>
    </w:p>
    <w:p w14:paraId="6F8B0115" w14:textId="02179B86" w:rsidR="006F0FED" w:rsidRPr="00D37398" w:rsidRDefault="009E7C74" w:rsidP="009E7C74">
      <w:pPr>
        <w:wordWrap/>
        <w:spacing w:line="360" w:lineRule="auto"/>
        <w:ind w:firstLine="800"/>
        <w:rPr>
          <w:rFonts w:ascii="Arial" w:eastAsia="굴림" w:hAnsi="Arial" w:cs="Arial"/>
          <w:sz w:val="22"/>
          <w:u w:val="single"/>
        </w:rPr>
      </w:pPr>
      <w:r w:rsidRPr="00D37398">
        <w:rPr>
          <w:rFonts w:ascii="Arial" w:eastAsia="굴림" w:hAnsi="Arial" w:cs="Arial"/>
          <w:sz w:val="22"/>
          <w:u w:val="single"/>
        </w:rPr>
        <w:t>_____________________________________________</w:t>
      </w:r>
      <w:r w:rsidRPr="00D37398">
        <w:rPr>
          <w:rFonts w:ascii="Arial" w:eastAsia="굴림" w:hAnsi="Arial" w:cs="Arial"/>
          <w:sz w:val="22"/>
        </w:rPr>
        <w:t xml:space="preserve"> [</w:t>
      </w:r>
      <w:r w:rsidR="003608C0" w:rsidRPr="00D37398">
        <w:rPr>
          <w:rFonts w:ascii="Arial" w:eastAsia="굴림" w:hAnsi="Arial" w:cs="Arial"/>
          <w:sz w:val="22"/>
        </w:rPr>
        <w:t xml:space="preserve">Range: </w:t>
      </w:r>
      <w:r w:rsidR="006F0FED" w:rsidRPr="00D37398">
        <w:rPr>
          <w:rFonts w:ascii="Arial" w:eastAsia="굴림" w:hAnsi="Arial" w:cs="Arial"/>
          <w:sz w:val="22"/>
        </w:rPr>
        <w:t>1900~</w:t>
      </w:r>
      <w:del w:id="40" w:author="Keis" w:date="2024-09-06T10:23:00Z">
        <w:r w:rsidR="00187AB8" w:rsidRPr="00817F07" w:rsidDel="00817F07">
          <w:rPr>
            <w:rFonts w:ascii="Arial" w:eastAsia="굴림" w:hAnsi="Arial" w:cs="Arial"/>
            <w:color w:val="00B050"/>
            <w:sz w:val="22"/>
            <w:rPrChange w:id="41" w:author="Keis" w:date="2024-09-06T10:23:00Z">
              <w:rPr>
                <w:rFonts w:ascii="Arial" w:eastAsia="굴림" w:hAnsi="Arial" w:cs="Arial"/>
                <w:color w:val="FF0000"/>
                <w:sz w:val="22"/>
              </w:rPr>
            </w:rPrChange>
          </w:rPr>
          <w:delText>2020</w:delText>
        </w:r>
      </w:del>
      <w:ins w:id="42" w:author="Keis" w:date="2024-09-06T10:23:00Z">
        <w:r w:rsidR="00817F07" w:rsidRPr="00817F07">
          <w:rPr>
            <w:rFonts w:ascii="Arial" w:eastAsia="굴림" w:hAnsi="Arial" w:cs="Arial" w:hint="eastAsia"/>
            <w:color w:val="00B050"/>
            <w:sz w:val="22"/>
          </w:rPr>
          <w:t>2022</w:t>
        </w:r>
      </w:ins>
      <w:r w:rsidR="007907B8" w:rsidRPr="00D37398">
        <w:rPr>
          <w:rFonts w:ascii="Arial" w:eastAsia="굴림" w:hAnsi="Arial" w:cs="Arial"/>
          <w:sz w:val="22"/>
        </w:rPr>
        <w:t xml:space="preserve">] </w:t>
      </w:r>
      <w:r w:rsidR="00ED113F" w:rsidRPr="00D37398">
        <w:rPr>
          <w:rFonts w:ascii="Arial" w:eastAsia="굴림" w:hAnsi="Arial" w:cs="Arial"/>
          <w:sz w:val="22"/>
        </w:rPr>
        <w:t xml:space="preserve"> </w:t>
      </w:r>
    </w:p>
    <w:p w14:paraId="42B57D5D" w14:textId="77777777" w:rsidR="003F3BB0" w:rsidRPr="00DC741E" w:rsidRDefault="003F3BB0" w:rsidP="003F3BB0">
      <w:pPr>
        <w:wordWrap/>
        <w:spacing w:line="276" w:lineRule="auto"/>
        <w:rPr>
          <w:rFonts w:ascii="Arial" w:eastAsia="굴림" w:hAnsi="Arial" w:cs="Arial"/>
          <w:b/>
          <w:sz w:val="22"/>
          <w:rPrChange w:id="43" w:author="Keis" w:date="2024-09-06T17:23:00Z">
            <w:rPr>
              <w:rFonts w:ascii="Arial" w:eastAsia="굴림" w:hAnsi="Arial" w:cs="Arial"/>
              <w:b/>
              <w:color w:val="FF0000"/>
              <w:sz w:val="22"/>
            </w:rPr>
          </w:rPrChange>
        </w:rPr>
      </w:pPr>
      <w:r w:rsidRPr="00DC741E">
        <w:rPr>
          <w:rFonts w:ascii="Arial" w:eastAsia="굴림" w:hAnsi="Arial" w:cs="Arial"/>
          <w:b/>
          <w:sz w:val="22"/>
          <w:rPrChange w:id="44" w:author="Keis" w:date="2024-09-06T17:23:00Z">
            <w:rPr>
              <w:rFonts w:ascii="Arial" w:eastAsia="굴림" w:hAnsi="Arial" w:cs="Arial"/>
              <w:b/>
              <w:color w:val="FF0000"/>
              <w:sz w:val="22"/>
            </w:rPr>
          </w:rPrChange>
        </w:rPr>
        <w:t>Logic</w:t>
      </w:r>
      <w:r w:rsidRPr="00DC741E">
        <w:rPr>
          <w:rFonts w:ascii="Arial" w:eastAsia="굴림" w:hAnsi="Arial" w:cs="Arial"/>
          <w:sz w:val="22"/>
          <w:rPrChange w:id="45" w:author="Keis" w:date="2024-09-06T17:23:00Z">
            <w:rPr>
              <w:rFonts w:ascii="Arial" w:eastAsia="굴림" w:hAnsi="Arial" w:cs="Arial"/>
              <w:color w:val="FF0000"/>
              <w:sz w:val="22"/>
            </w:rPr>
          </w:rPrChange>
        </w:rPr>
        <w:t xml:space="preserve"> </w:t>
      </w:r>
    </w:p>
    <w:p w14:paraId="479720A4" w14:textId="77777777" w:rsidR="006F0FED" w:rsidRPr="00DC741E" w:rsidRDefault="003F3BB0" w:rsidP="003F3BB0">
      <w:pPr>
        <w:pStyle w:val="a6"/>
        <w:numPr>
          <w:ilvl w:val="0"/>
          <w:numId w:val="5"/>
        </w:numPr>
        <w:wordWrap/>
        <w:spacing w:line="276" w:lineRule="auto"/>
        <w:ind w:leftChars="0"/>
        <w:rPr>
          <w:rFonts w:ascii="Arial" w:eastAsia="굴림" w:hAnsi="Arial" w:cs="Arial"/>
          <w:b/>
          <w:sz w:val="22"/>
          <w:rPrChange w:id="46" w:author="Keis" w:date="2024-09-06T17:23:00Z">
            <w:rPr>
              <w:rFonts w:ascii="Arial" w:eastAsia="굴림" w:hAnsi="Arial" w:cs="Arial"/>
              <w:b/>
              <w:color w:val="FF0000"/>
              <w:sz w:val="22"/>
            </w:rPr>
          </w:rPrChange>
        </w:rPr>
      </w:pPr>
      <w:r w:rsidRPr="00DC741E">
        <w:rPr>
          <w:rFonts w:ascii="Arial" w:eastAsia="굴림" w:hAnsi="Arial" w:cs="Arial"/>
          <w:b/>
          <w:sz w:val="22"/>
          <w:rPrChange w:id="47" w:author="Keis" w:date="2024-09-06T17:23:00Z">
            <w:rPr>
              <w:rFonts w:ascii="Arial" w:eastAsia="굴림" w:hAnsi="Arial" w:cs="Arial"/>
              <w:b/>
              <w:color w:val="FF0000"/>
              <w:sz w:val="22"/>
            </w:rPr>
          </w:rPrChange>
        </w:rPr>
        <w:t xml:space="preserve">If non-panel household answer over 15 years old, </w:t>
      </w:r>
      <w:r w:rsidR="007213CF" w:rsidRPr="00DC741E">
        <w:rPr>
          <w:rFonts w:ascii="Arial" w:eastAsia="굴림" w:hAnsi="Arial" w:cs="Arial"/>
          <w:b/>
          <w:sz w:val="22"/>
          <w:rPrChange w:id="48" w:author="Keis" w:date="2024-09-06T17:23:00Z">
            <w:rPr>
              <w:rFonts w:ascii="Arial" w:eastAsia="굴림" w:hAnsi="Arial" w:cs="Arial"/>
              <w:b/>
              <w:color w:val="FF0000"/>
              <w:sz w:val="22"/>
            </w:rPr>
          </w:rPrChange>
        </w:rPr>
        <w:t>ask CVC010.</w:t>
      </w:r>
    </w:p>
    <w:p w14:paraId="0BCC14D7" w14:textId="77777777" w:rsidR="007213CF" w:rsidRPr="00DC741E" w:rsidRDefault="007213CF" w:rsidP="006F0FED">
      <w:pPr>
        <w:wordWrap/>
        <w:spacing w:line="360" w:lineRule="auto"/>
        <w:rPr>
          <w:rFonts w:ascii="Arial" w:eastAsia="굴림" w:hAnsi="Arial" w:cs="Arial"/>
          <w:sz w:val="22"/>
        </w:rPr>
      </w:pPr>
    </w:p>
    <w:p w14:paraId="2F4826BE" w14:textId="77777777" w:rsidR="006F0FED" w:rsidRPr="00DC741E" w:rsidRDefault="006F0FED" w:rsidP="006F0FED">
      <w:pPr>
        <w:wordWrap/>
        <w:spacing w:line="360" w:lineRule="auto"/>
        <w:rPr>
          <w:rFonts w:ascii="Arial" w:eastAsia="굴림" w:hAnsi="Arial" w:cs="Arial"/>
          <w:sz w:val="22"/>
        </w:rPr>
      </w:pPr>
      <w:r w:rsidRPr="00DC741E">
        <w:rPr>
          <w:rFonts w:ascii="Arial" w:eastAsia="굴림" w:hAnsi="Arial" w:cs="Arial"/>
          <w:sz w:val="22"/>
        </w:rPr>
        <w:t>CV010. What is [</w:t>
      </w:r>
      <w:r w:rsidR="00CD700F" w:rsidRPr="00DC741E">
        <w:rPr>
          <w:rFonts w:ascii="Arial" w:eastAsia="굴림" w:hAnsi="Arial" w:cs="Arial"/>
          <w:sz w:val="22"/>
        </w:rPr>
        <w:t>CV005_HH MEMBER’s name</w:t>
      </w:r>
      <w:r w:rsidRPr="00DC741E">
        <w:rPr>
          <w:rFonts w:ascii="Arial" w:eastAsia="굴림" w:hAnsi="Arial" w:cs="Arial"/>
          <w:sz w:val="22"/>
        </w:rPr>
        <w:t xml:space="preserve">]’s </w:t>
      </w:r>
      <w:r w:rsidR="009E7C74" w:rsidRPr="00DC741E">
        <w:rPr>
          <w:rFonts w:ascii="Arial" w:eastAsia="굴림" w:hAnsi="Arial" w:cs="Arial"/>
          <w:sz w:val="22"/>
        </w:rPr>
        <w:t xml:space="preserve">current </w:t>
      </w:r>
      <w:r w:rsidRPr="00DC741E">
        <w:rPr>
          <w:rFonts w:ascii="Arial" w:eastAsia="굴림" w:hAnsi="Arial" w:cs="Arial"/>
          <w:sz w:val="22"/>
        </w:rPr>
        <w:t xml:space="preserve">marital status? </w:t>
      </w:r>
    </w:p>
    <w:p w14:paraId="7E03080F" w14:textId="77777777" w:rsidR="006F0FED" w:rsidRPr="001D19F6" w:rsidRDefault="00444900" w:rsidP="00445530">
      <w:pPr>
        <w:pStyle w:val="a6"/>
        <w:numPr>
          <w:ilvl w:val="0"/>
          <w:numId w:val="8"/>
        </w:numPr>
        <w:wordWrap/>
        <w:spacing w:line="360" w:lineRule="auto"/>
        <w:ind w:leftChars="0"/>
        <w:rPr>
          <w:rFonts w:ascii="Arial" w:eastAsia="굴림" w:hAnsi="Arial" w:cs="Arial"/>
          <w:sz w:val="22"/>
        </w:rPr>
      </w:pPr>
      <w:r w:rsidRPr="001D19F6">
        <w:rPr>
          <w:rFonts w:ascii="Arial" w:eastAsia="굴림" w:hAnsi="Arial" w:cs="Arial"/>
          <w:sz w:val="22"/>
        </w:rPr>
        <w:t>Married or living with</w:t>
      </w:r>
      <w:r w:rsidR="000054A0" w:rsidRPr="001D19F6">
        <w:rPr>
          <w:rFonts w:ascii="Arial" w:eastAsia="굴림" w:hAnsi="Arial" w:cs="Arial"/>
          <w:sz w:val="22"/>
        </w:rPr>
        <w:t xml:space="preserve"> a </w:t>
      </w:r>
      <w:r w:rsidR="006F0FED" w:rsidRPr="001D19F6">
        <w:rPr>
          <w:rFonts w:ascii="Arial" w:eastAsia="굴림" w:hAnsi="Arial" w:cs="Arial"/>
          <w:sz w:val="22"/>
        </w:rPr>
        <w:t>spouse</w:t>
      </w:r>
    </w:p>
    <w:p w14:paraId="55591AC3" w14:textId="77777777" w:rsidR="006F0FED" w:rsidRPr="001D19F6" w:rsidRDefault="006F0FED" w:rsidP="00445530">
      <w:pPr>
        <w:pStyle w:val="a6"/>
        <w:numPr>
          <w:ilvl w:val="0"/>
          <w:numId w:val="8"/>
        </w:numPr>
        <w:wordWrap/>
        <w:spacing w:line="360" w:lineRule="auto"/>
        <w:ind w:leftChars="0"/>
        <w:rPr>
          <w:rFonts w:ascii="Arial" w:eastAsia="굴림" w:hAnsi="Arial" w:cs="Arial"/>
          <w:sz w:val="22"/>
        </w:rPr>
      </w:pPr>
      <w:r w:rsidRPr="001D19F6">
        <w:rPr>
          <w:rFonts w:ascii="Arial" w:eastAsia="굴림" w:hAnsi="Arial" w:cs="Arial"/>
          <w:sz w:val="22"/>
        </w:rPr>
        <w:t>Separated / Divorced / Widowed</w:t>
      </w:r>
    </w:p>
    <w:p w14:paraId="566499A8" w14:textId="77777777" w:rsidR="006F0FED" w:rsidRPr="001D19F6" w:rsidRDefault="00C27362" w:rsidP="00445530">
      <w:pPr>
        <w:pStyle w:val="a6"/>
        <w:numPr>
          <w:ilvl w:val="0"/>
          <w:numId w:val="8"/>
        </w:numPr>
        <w:wordWrap/>
        <w:spacing w:line="360" w:lineRule="auto"/>
        <w:ind w:leftChars="0"/>
        <w:rPr>
          <w:rFonts w:ascii="Arial" w:eastAsia="굴림" w:hAnsi="Arial" w:cs="Arial"/>
          <w:sz w:val="22"/>
        </w:rPr>
      </w:pPr>
      <w:r w:rsidRPr="001D19F6">
        <w:rPr>
          <w:rFonts w:ascii="Arial" w:eastAsia="굴림" w:hAnsi="Arial" w:cs="Arial"/>
          <w:sz w:val="22"/>
        </w:rPr>
        <w:t>N</w:t>
      </w:r>
      <w:r w:rsidR="006F0FED" w:rsidRPr="001D19F6">
        <w:rPr>
          <w:rFonts w:ascii="Arial" w:eastAsia="굴림" w:hAnsi="Arial" w:cs="Arial"/>
          <w:sz w:val="22"/>
        </w:rPr>
        <w:t>ever married</w:t>
      </w:r>
    </w:p>
    <w:p w14:paraId="6C67B4AB" w14:textId="77777777" w:rsidR="00EC1BA8" w:rsidRPr="001D19F6" w:rsidRDefault="00EC1BA8" w:rsidP="00EC1BA8">
      <w:pPr>
        <w:wordWrap/>
        <w:spacing w:line="360" w:lineRule="auto"/>
        <w:rPr>
          <w:rFonts w:ascii="Arial" w:eastAsia="굴림" w:hAnsi="Arial" w:cs="Arial"/>
          <w:sz w:val="22"/>
        </w:rPr>
      </w:pPr>
    </w:p>
    <w:p w14:paraId="618B00E0" w14:textId="77777777" w:rsidR="00EC1BA8" w:rsidRPr="001D19F6" w:rsidRDefault="00EC1BA8" w:rsidP="00EC1BA8">
      <w:pPr>
        <w:wordWrap/>
        <w:spacing w:line="276" w:lineRule="auto"/>
        <w:rPr>
          <w:rFonts w:ascii="Arial" w:eastAsia="굴림" w:hAnsi="Arial" w:cs="Arial"/>
          <w:b/>
          <w:sz w:val="22"/>
        </w:rPr>
      </w:pPr>
      <w:r w:rsidRPr="001D19F6">
        <w:rPr>
          <w:rFonts w:ascii="Arial" w:eastAsia="굴림" w:hAnsi="Arial" w:cs="Arial"/>
          <w:b/>
          <w:sz w:val="22"/>
        </w:rPr>
        <w:t>Logic</w:t>
      </w:r>
    </w:p>
    <w:p w14:paraId="2CAD7BD9" w14:textId="77777777" w:rsidR="00EC1BA8" w:rsidRPr="001D19F6" w:rsidRDefault="00EC1BA8" w:rsidP="00445530">
      <w:pPr>
        <w:pStyle w:val="a6"/>
        <w:numPr>
          <w:ilvl w:val="0"/>
          <w:numId w:val="9"/>
        </w:numPr>
        <w:wordWrap/>
        <w:spacing w:line="276" w:lineRule="auto"/>
        <w:ind w:leftChars="0"/>
        <w:rPr>
          <w:rFonts w:ascii="Arial" w:eastAsia="굴림" w:hAnsi="Arial" w:cs="Arial"/>
          <w:b/>
          <w:sz w:val="22"/>
        </w:rPr>
      </w:pPr>
      <w:r w:rsidRPr="001D19F6">
        <w:rPr>
          <w:rFonts w:ascii="Arial" w:eastAsia="굴림" w:hAnsi="Arial" w:cs="Arial"/>
          <w:b/>
          <w:sz w:val="22"/>
        </w:rPr>
        <w:t>If this is the loop for the non-panel house members newly added in HHSize_1, go to Total</w:t>
      </w:r>
      <w:r w:rsidR="008F42D0" w:rsidRPr="001D19F6">
        <w:rPr>
          <w:rFonts w:ascii="Arial" w:eastAsia="굴림" w:hAnsi="Arial" w:cs="Arial"/>
          <w:b/>
          <w:sz w:val="22"/>
        </w:rPr>
        <w:t xml:space="preserve"> </w:t>
      </w:r>
      <w:r w:rsidRPr="001D19F6">
        <w:rPr>
          <w:rFonts w:ascii="Arial" w:eastAsia="굴림" w:hAnsi="Arial" w:cs="Arial"/>
          <w:b/>
          <w:sz w:val="22"/>
        </w:rPr>
        <w:t>Check quest</w:t>
      </w:r>
      <w:r w:rsidR="008F42D0" w:rsidRPr="001D19F6">
        <w:rPr>
          <w:rFonts w:ascii="Arial" w:eastAsia="굴림" w:hAnsi="Arial" w:cs="Arial"/>
          <w:b/>
          <w:sz w:val="22"/>
        </w:rPr>
        <w:t>i</w:t>
      </w:r>
      <w:r w:rsidRPr="001D19F6">
        <w:rPr>
          <w:rFonts w:ascii="Arial" w:eastAsia="굴림" w:hAnsi="Arial" w:cs="Arial"/>
          <w:b/>
          <w:sz w:val="22"/>
        </w:rPr>
        <w:t xml:space="preserve">on. </w:t>
      </w:r>
    </w:p>
    <w:p w14:paraId="167511F2" w14:textId="77777777" w:rsidR="00EC1BA8" w:rsidRPr="001D19F6" w:rsidRDefault="00EC1BA8" w:rsidP="00EC1BA8">
      <w:pPr>
        <w:wordWrap/>
        <w:spacing w:line="360" w:lineRule="auto"/>
        <w:rPr>
          <w:rFonts w:ascii="Arial" w:eastAsia="굴림" w:hAnsi="Arial" w:cs="Arial"/>
          <w:sz w:val="22"/>
        </w:rPr>
      </w:pPr>
    </w:p>
    <w:p w14:paraId="243E29C9" w14:textId="77777777" w:rsidR="00423694"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CV011.</w:t>
      </w:r>
      <w:r w:rsidR="00CF24C7" w:rsidRPr="001D19F6">
        <w:rPr>
          <w:rFonts w:ascii="Arial" w:eastAsia="굴림" w:hAnsi="Arial" w:cs="Arial"/>
          <w:sz w:val="22"/>
        </w:rPr>
        <w:t xml:space="preserve"> </w:t>
      </w:r>
      <w:r w:rsidR="00620088" w:rsidRPr="001D19F6">
        <w:rPr>
          <w:rFonts w:ascii="Arial" w:eastAsia="굴림" w:hAnsi="Arial" w:cs="Arial"/>
          <w:sz w:val="22"/>
        </w:rPr>
        <w:t>Is [CV005_HH MEMBER’s name] currently co-residing with you?</w:t>
      </w:r>
    </w:p>
    <w:p w14:paraId="7FD5D8AF" w14:textId="77777777" w:rsidR="00CF24C7" w:rsidRPr="001D19F6" w:rsidRDefault="00CF24C7" w:rsidP="00445530">
      <w:pPr>
        <w:pStyle w:val="a6"/>
        <w:numPr>
          <w:ilvl w:val="0"/>
          <w:numId w:val="1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9E6BB84" w14:textId="77777777" w:rsidR="00DA3B57" w:rsidRPr="001D19F6" w:rsidRDefault="00DA3B57" w:rsidP="006F0FED">
      <w:pPr>
        <w:wordWrap/>
        <w:spacing w:line="360" w:lineRule="auto"/>
        <w:rPr>
          <w:rFonts w:ascii="Arial" w:eastAsia="굴림" w:hAnsi="Arial" w:cs="Arial"/>
          <w:sz w:val="22"/>
        </w:rPr>
      </w:pPr>
    </w:p>
    <w:p w14:paraId="33B4A03A" w14:textId="77777777" w:rsidR="00061CA1" w:rsidRPr="001D19F6" w:rsidRDefault="006F0FED" w:rsidP="00EC1BA8">
      <w:pPr>
        <w:wordWrap/>
        <w:spacing w:line="360" w:lineRule="auto"/>
        <w:rPr>
          <w:rFonts w:ascii="Arial" w:eastAsia="굴림" w:hAnsi="Arial" w:cs="Arial"/>
          <w:kern w:val="0"/>
          <w:sz w:val="22"/>
        </w:rPr>
      </w:pPr>
      <w:r w:rsidRPr="001D19F6">
        <w:rPr>
          <w:rFonts w:ascii="Arial" w:eastAsia="굴림" w:hAnsi="Arial" w:cs="Arial"/>
          <w:sz w:val="22"/>
        </w:rPr>
        <w:lastRenderedPageBreak/>
        <w:t xml:space="preserve">CV012. </w:t>
      </w:r>
      <w:proofErr w:type="gramStart"/>
      <w:r w:rsidR="00EC1BA8" w:rsidRPr="001D19F6">
        <w:rPr>
          <w:rFonts w:ascii="Arial" w:eastAsia="굴림" w:hAnsi="Arial" w:cs="Arial"/>
          <w:sz w:val="22"/>
        </w:rPr>
        <w:t>Are</w:t>
      </w:r>
      <w:proofErr w:type="gramEnd"/>
      <w:r w:rsidR="00EC1BA8" w:rsidRPr="001D19F6">
        <w:rPr>
          <w:rFonts w:ascii="Arial" w:eastAsia="굴림" w:hAnsi="Arial" w:cs="Arial"/>
          <w:sz w:val="22"/>
        </w:rPr>
        <w:t xml:space="preserve"> there any other non-panel household member who newly moved in to your house since the previous survey?</w:t>
      </w:r>
    </w:p>
    <w:p w14:paraId="3373B2C7" w14:textId="77777777" w:rsidR="006D5439" w:rsidRPr="001D19F6" w:rsidRDefault="00EC1BA8" w:rsidP="00F14BA4">
      <w:pPr>
        <w:pStyle w:val="a6"/>
        <w:numPr>
          <w:ilvl w:val="0"/>
          <w:numId w:val="97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 HHSize_1</w:t>
      </w:r>
      <w:r w:rsidR="006D5439" w:rsidRPr="001D19F6">
        <w:rPr>
          <w:rFonts w:ascii="Arial" w:eastAsia="굴림" w:hAnsi="Arial" w:cs="Arial"/>
          <w:sz w:val="22"/>
        </w:rPr>
        <w:t xml:space="preserve"> </w:t>
      </w:r>
      <w:r w:rsidR="006D5439" w:rsidRPr="001D19F6">
        <w:rPr>
          <w:rFonts w:ascii="Arial" w:eastAsia="굴림" w:hAnsi="Arial" w:cs="Arial"/>
          <w:sz w:val="22"/>
        </w:rPr>
        <w:tab/>
      </w:r>
      <w:r w:rsidR="006D5439" w:rsidRPr="001D19F6">
        <w:rPr>
          <w:rFonts w:ascii="굴림" w:eastAsia="굴림" w:hAnsi="굴림" w:cs="굴림" w:hint="eastAsia"/>
          <w:sz w:val="22"/>
        </w:rPr>
        <w:t>⑤</w:t>
      </w:r>
      <w:r w:rsidR="006D5439" w:rsidRPr="001D19F6">
        <w:rPr>
          <w:rFonts w:ascii="Arial" w:eastAsia="굴림" w:hAnsi="Arial" w:cs="Arial"/>
          <w:sz w:val="22"/>
        </w:rPr>
        <w:t xml:space="preserve"> No </w:t>
      </w:r>
      <w:r w:rsidR="00AD0BBE" w:rsidRPr="001D19F6">
        <w:rPr>
          <w:rFonts w:ascii="Arial" w:eastAsia="굴림" w:hAnsi="Arial" w:cs="Arial"/>
          <w:sz w:val="22"/>
        </w:rPr>
        <w:t xml:space="preserve">→Go to </w:t>
      </w:r>
      <w:proofErr w:type="spellStart"/>
      <w:r w:rsidR="00AD0BBE" w:rsidRPr="001D19F6">
        <w:rPr>
          <w:rFonts w:ascii="Arial" w:eastAsia="굴림" w:hAnsi="Arial" w:cs="Arial"/>
          <w:sz w:val="22"/>
        </w:rPr>
        <w:t>TotalCheck</w:t>
      </w:r>
      <w:proofErr w:type="spellEnd"/>
    </w:p>
    <w:p w14:paraId="789E50BC" w14:textId="77777777" w:rsidR="006F0FED" w:rsidRPr="001D19F6" w:rsidRDefault="006F0FED" w:rsidP="006F0FED">
      <w:pPr>
        <w:wordWrap/>
        <w:spacing w:line="360" w:lineRule="auto"/>
        <w:rPr>
          <w:rFonts w:ascii="Arial" w:eastAsia="굴림" w:hAnsi="Arial" w:cs="Arial"/>
          <w:sz w:val="22"/>
        </w:rPr>
      </w:pPr>
    </w:p>
    <w:p w14:paraId="6C8C3155" w14:textId="77777777" w:rsidR="00EC1BA8" w:rsidRPr="00DC741E" w:rsidRDefault="00EC1BA8" w:rsidP="006F0FED">
      <w:pPr>
        <w:wordWrap/>
        <w:spacing w:line="360" w:lineRule="auto"/>
        <w:rPr>
          <w:rFonts w:ascii="Arial" w:eastAsia="굴림" w:hAnsi="Arial" w:cs="Arial"/>
          <w:sz w:val="22"/>
        </w:rPr>
      </w:pPr>
      <w:r w:rsidRPr="001D19F6">
        <w:rPr>
          <w:rFonts w:ascii="Arial" w:eastAsia="굴림" w:hAnsi="Arial" w:cs="Arial"/>
          <w:sz w:val="22"/>
        </w:rPr>
        <w:t xml:space="preserve">HHSize_1. How many non-panel household </w:t>
      </w:r>
      <w:proofErr w:type="gramStart"/>
      <w:r w:rsidRPr="001D19F6">
        <w:rPr>
          <w:rFonts w:ascii="Arial" w:eastAsia="굴림" w:hAnsi="Arial" w:cs="Arial"/>
          <w:sz w:val="22"/>
        </w:rPr>
        <w:t>member</w:t>
      </w:r>
      <w:proofErr w:type="gramEnd"/>
      <w:r w:rsidRPr="001D19F6">
        <w:rPr>
          <w:rFonts w:ascii="Arial" w:eastAsia="굴림" w:hAnsi="Arial" w:cs="Arial"/>
          <w:sz w:val="22"/>
        </w:rPr>
        <w:t xml:space="preserve"> who newly moved in to your house since the previous survey? </w:t>
      </w:r>
      <w:r w:rsidRPr="00DC741E">
        <w:rPr>
          <w:rFonts w:ascii="Arial" w:eastAsia="굴림" w:hAnsi="Arial" w:cs="Arial"/>
          <w:sz w:val="22"/>
        </w:rPr>
        <w:t>_____________________</w:t>
      </w:r>
      <w:proofErr w:type="gramStart"/>
      <w:r w:rsidRPr="00DC741E">
        <w:rPr>
          <w:rFonts w:ascii="Arial" w:eastAsia="굴림" w:hAnsi="Arial" w:cs="Arial"/>
          <w:sz w:val="22"/>
        </w:rPr>
        <w:t xml:space="preserve">_  </w:t>
      </w:r>
      <w:r w:rsidRPr="00DC741E">
        <w:rPr>
          <w:rFonts w:ascii="Arial" w:eastAsia="굴림" w:hAnsi="Arial" w:cs="Arial" w:hint="eastAsia"/>
          <w:sz w:val="22"/>
        </w:rPr>
        <w:t>→</w:t>
      </w:r>
      <w:proofErr w:type="gramEnd"/>
      <w:r w:rsidRPr="00DC741E">
        <w:rPr>
          <w:rFonts w:ascii="Arial" w:eastAsia="굴림" w:hAnsi="Arial" w:cs="Arial"/>
          <w:sz w:val="22"/>
        </w:rPr>
        <w:t>Go to CV005</w:t>
      </w:r>
    </w:p>
    <w:p w14:paraId="594D7F97" w14:textId="77777777" w:rsidR="007213CF" w:rsidRPr="00DC741E" w:rsidRDefault="007213CF" w:rsidP="007213CF">
      <w:pPr>
        <w:wordWrap/>
        <w:spacing w:line="276" w:lineRule="auto"/>
        <w:rPr>
          <w:rFonts w:ascii="Arial" w:eastAsia="굴림" w:hAnsi="Arial" w:cs="Arial"/>
          <w:b/>
          <w:sz w:val="22"/>
        </w:rPr>
      </w:pPr>
    </w:p>
    <w:p w14:paraId="0D24AB7C" w14:textId="77777777" w:rsidR="007213CF" w:rsidRPr="00DC741E" w:rsidRDefault="007213CF" w:rsidP="007213CF">
      <w:pPr>
        <w:wordWrap/>
        <w:spacing w:line="276" w:lineRule="auto"/>
        <w:rPr>
          <w:rFonts w:ascii="Arial" w:eastAsia="굴림" w:hAnsi="Arial" w:cs="Arial"/>
          <w:b/>
          <w:sz w:val="22"/>
          <w:rPrChange w:id="49" w:author="Keis" w:date="2024-09-06T17:23:00Z">
            <w:rPr>
              <w:rFonts w:ascii="Arial" w:eastAsia="굴림" w:hAnsi="Arial" w:cs="Arial"/>
              <w:b/>
              <w:color w:val="FF0000"/>
              <w:sz w:val="22"/>
            </w:rPr>
          </w:rPrChange>
        </w:rPr>
      </w:pPr>
      <w:r w:rsidRPr="00DC741E">
        <w:rPr>
          <w:rFonts w:ascii="Arial" w:eastAsia="굴림" w:hAnsi="Arial" w:cs="Arial"/>
          <w:b/>
          <w:sz w:val="22"/>
          <w:rPrChange w:id="50" w:author="Keis" w:date="2024-09-06T17:23:00Z">
            <w:rPr>
              <w:rFonts w:ascii="Arial" w:eastAsia="굴림" w:hAnsi="Arial" w:cs="Arial"/>
              <w:b/>
              <w:color w:val="FF0000"/>
              <w:sz w:val="22"/>
            </w:rPr>
          </w:rPrChange>
        </w:rPr>
        <w:t>Logic</w:t>
      </w:r>
    </w:p>
    <w:p w14:paraId="52D36F8A" w14:textId="77777777" w:rsidR="007213CF" w:rsidRPr="00DC741E" w:rsidRDefault="007213CF" w:rsidP="007213CF">
      <w:pPr>
        <w:pStyle w:val="a6"/>
        <w:numPr>
          <w:ilvl w:val="0"/>
          <w:numId w:val="9"/>
        </w:numPr>
        <w:wordWrap/>
        <w:spacing w:line="276" w:lineRule="auto"/>
        <w:ind w:leftChars="0"/>
        <w:rPr>
          <w:rFonts w:ascii="Arial" w:eastAsia="굴림" w:hAnsi="Arial" w:cs="Arial"/>
          <w:b/>
          <w:sz w:val="22"/>
          <w:rPrChange w:id="51" w:author="Keis" w:date="2024-09-06T17:23:00Z">
            <w:rPr>
              <w:rFonts w:ascii="Arial" w:eastAsia="굴림" w:hAnsi="Arial" w:cs="Arial"/>
              <w:b/>
              <w:color w:val="FF0000"/>
              <w:sz w:val="22"/>
            </w:rPr>
          </w:rPrChange>
        </w:rPr>
      </w:pPr>
      <w:r w:rsidRPr="00DC741E">
        <w:rPr>
          <w:rFonts w:ascii="Arial" w:eastAsia="굴림" w:hAnsi="Arial" w:cs="Arial"/>
          <w:b/>
          <w:sz w:val="22"/>
          <w:rPrChange w:id="52" w:author="Keis" w:date="2024-09-06T17:23:00Z">
            <w:rPr>
              <w:rFonts w:ascii="Arial" w:eastAsia="굴림" w:hAnsi="Arial" w:cs="Arial"/>
              <w:b/>
              <w:color w:val="FF0000"/>
              <w:sz w:val="22"/>
            </w:rPr>
          </w:rPrChange>
        </w:rPr>
        <w:t xml:space="preserve"> Generate the non-panel household list through a loop of CV005 ~ CV011.</w:t>
      </w:r>
    </w:p>
    <w:p w14:paraId="146AE384" w14:textId="77777777" w:rsidR="007213CF" w:rsidRPr="00DC741E" w:rsidRDefault="007213CF" w:rsidP="001B2335">
      <w:pPr>
        <w:wordWrap/>
        <w:spacing w:line="276" w:lineRule="auto"/>
        <w:rPr>
          <w:rFonts w:ascii="Arial" w:eastAsia="굴림" w:hAnsi="Arial" w:cs="Arial"/>
          <w:sz w:val="22"/>
        </w:rPr>
      </w:pPr>
    </w:p>
    <w:p w14:paraId="63A70562" w14:textId="77777777" w:rsidR="001B2335" w:rsidRPr="00DC741E" w:rsidRDefault="001B2335" w:rsidP="001B2335">
      <w:pPr>
        <w:wordWrap/>
        <w:spacing w:line="276" w:lineRule="auto"/>
        <w:rPr>
          <w:rFonts w:ascii="Arial" w:eastAsia="굴림" w:hAnsi="Arial" w:cs="Arial"/>
          <w:sz w:val="22"/>
          <w:rPrChange w:id="53" w:author="Keis" w:date="2024-09-06T17:23:00Z">
            <w:rPr>
              <w:rFonts w:ascii="Arial" w:eastAsia="굴림" w:hAnsi="Arial" w:cs="Arial"/>
              <w:color w:val="FF0000"/>
              <w:sz w:val="22"/>
            </w:rPr>
          </w:rPrChange>
        </w:rPr>
      </w:pPr>
      <w:proofErr w:type="spellStart"/>
      <w:r w:rsidRPr="00DC741E">
        <w:rPr>
          <w:rFonts w:ascii="Arial" w:eastAsia="굴림" w:hAnsi="Arial" w:cs="Arial"/>
          <w:sz w:val="22"/>
        </w:rPr>
        <w:t>TotalCheck</w:t>
      </w:r>
      <w:proofErr w:type="spellEnd"/>
      <w:r w:rsidRPr="00DC741E">
        <w:rPr>
          <w:rFonts w:ascii="Arial" w:eastAsia="굴림" w:hAnsi="Arial" w:cs="Arial"/>
          <w:sz w:val="22"/>
        </w:rPr>
        <w:t xml:space="preserve">. You just mentioned </w:t>
      </w:r>
      <w:r w:rsidR="00207C8D" w:rsidRPr="00DC741E">
        <w:rPr>
          <w:rFonts w:ascii="Arial" w:eastAsia="굴림" w:hAnsi="Arial" w:cs="Arial"/>
          <w:sz w:val="22"/>
        </w:rPr>
        <w:t xml:space="preserve">[the number of </w:t>
      </w:r>
      <w:r w:rsidRPr="00DC741E">
        <w:rPr>
          <w:rFonts w:ascii="Arial" w:eastAsia="굴림" w:hAnsi="Arial" w:cs="Arial"/>
          <w:sz w:val="22"/>
        </w:rPr>
        <w:t>non-panel household membe</w:t>
      </w:r>
      <w:r w:rsidR="00207C8D" w:rsidRPr="00DC741E">
        <w:rPr>
          <w:rFonts w:ascii="Arial" w:eastAsia="굴림" w:hAnsi="Arial" w:cs="Arial"/>
          <w:sz w:val="22"/>
        </w:rPr>
        <w:t>r]</w:t>
      </w:r>
      <w:r w:rsidRPr="00DC741E">
        <w:rPr>
          <w:rFonts w:ascii="Arial" w:eastAsia="굴림" w:hAnsi="Arial" w:cs="Arial"/>
          <w:sz w:val="22"/>
        </w:rPr>
        <w:t>. Are there other household members?</w:t>
      </w:r>
      <w:r w:rsidR="00EA3FF9" w:rsidRPr="00DC741E">
        <w:rPr>
          <w:rFonts w:ascii="Arial" w:eastAsia="굴림" w:hAnsi="Arial" w:cs="Arial"/>
          <w:sz w:val="22"/>
        </w:rPr>
        <w:t xml:space="preserve"> </w:t>
      </w:r>
      <w:r w:rsidR="00EA3FF9" w:rsidRPr="00DC741E">
        <w:rPr>
          <w:rFonts w:ascii="Arial" w:eastAsia="굴림" w:hAnsi="Arial" w:cs="Arial"/>
          <w:sz w:val="22"/>
          <w:rPrChange w:id="54" w:author="Keis" w:date="2024-09-06T17:23:00Z">
            <w:rPr>
              <w:rFonts w:ascii="Arial" w:eastAsia="굴림" w:hAnsi="Arial" w:cs="Arial"/>
              <w:color w:val="FF0000"/>
              <w:sz w:val="22"/>
            </w:rPr>
          </w:rPrChange>
        </w:rPr>
        <w:t>(</w:t>
      </w:r>
      <w:proofErr w:type="gramStart"/>
      <w:r w:rsidR="00EA3FF9" w:rsidRPr="00DC741E">
        <w:rPr>
          <w:rFonts w:ascii="Arial" w:eastAsia="굴림" w:hAnsi="Arial" w:cs="Arial"/>
          <w:sz w:val="22"/>
          <w:rPrChange w:id="55" w:author="Keis" w:date="2024-09-06T17:23:00Z">
            <w:rPr>
              <w:rFonts w:ascii="Arial" w:eastAsia="굴림" w:hAnsi="Arial" w:cs="Arial"/>
              <w:color w:val="FF0000"/>
              <w:sz w:val="22"/>
            </w:rPr>
          </w:rPrChange>
        </w:rPr>
        <w:t>Ex :</w:t>
      </w:r>
      <w:proofErr w:type="gramEnd"/>
      <w:r w:rsidR="00EA3FF9" w:rsidRPr="00DC741E">
        <w:rPr>
          <w:rFonts w:ascii="Arial" w:eastAsia="굴림" w:hAnsi="Arial" w:cs="Arial"/>
          <w:sz w:val="22"/>
          <w:rPrChange w:id="56" w:author="Keis" w:date="2024-09-06T17:23:00Z">
            <w:rPr>
              <w:rFonts w:ascii="Arial" w:eastAsia="굴림" w:hAnsi="Arial" w:cs="Arial"/>
              <w:color w:val="FF0000"/>
              <w:sz w:val="22"/>
            </w:rPr>
          </w:rPrChange>
        </w:rPr>
        <w:t xml:space="preserve"> </w:t>
      </w:r>
      <w:r w:rsidR="000B2C5D" w:rsidRPr="00DC741E">
        <w:rPr>
          <w:rFonts w:ascii="Arial" w:eastAsia="굴림" w:hAnsi="Arial" w:cs="Arial"/>
          <w:sz w:val="22"/>
          <w:rPrChange w:id="57" w:author="Keis" w:date="2024-09-06T17:23:00Z">
            <w:rPr>
              <w:rFonts w:ascii="Arial" w:eastAsia="굴림" w:hAnsi="Arial" w:cs="Arial"/>
              <w:color w:val="FF0000"/>
              <w:sz w:val="22"/>
            </w:rPr>
          </w:rPrChange>
        </w:rPr>
        <w:t xml:space="preserve">Be satisfied </w:t>
      </w:r>
      <w:r w:rsidR="00EA3FF9" w:rsidRPr="00DC741E">
        <w:rPr>
          <w:rFonts w:ascii="Arial" w:eastAsia="굴림" w:hAnsi="Arial" w:cs="Arial"/>
          <w:sz w:val="22"/>
          <w:rPrChange w:id="58" w:author="Keis" w:date="2024-09-06T17:23:00Z">
            <w:rPr>
              <w:rFonts w:ascii="Arial" w:eastAsia="굴림" w:hAnsi="Arial" w:cs="Arial"/>
              <w:color w:val="FF0000"/>
              <w:sz w:val="22"/>
            </w:rPr>
          </w:rPrChange>
        </w:rPr>
        <w:t xml:space="preserve">Kim </w:t>
      </w:r>
      <w:proofErr w:type="spellStart"/>
      <w:r w:rsidR="00EA3FF9" w:rsidRPr="00DC741E">
        <w:rPr>
          <w:rFonts w:ascii="Arial" w:eastAsia="굴림" w:hAnsi="Arial" w:cs="Arial"/>
          <w:sz w:val="22"/>
          <w:rPrChange w:id="59" w:author="Keis" w:date="2024-09-06T17:23:00Z">
            <w:rPr>
              <w:rFonts w:ascii="Arial" w:eastAsia="굴림" w:hAnsi="Arial" w:cs="Arial"/>
              <w:color w:val="FF0000"/>
              <w:sz w:val="22"/>
            </w:rPr>
          </w:rPrChange>
        </w:rPr>
        <w:t>suk</w:t>
      </w:r>
      <w:proofErr w:type="spellEnd"/>
      <w:r w:rsidR="00EA3FF9" w:rsidRPr="00DC741E">
        <w:rPr>
          <w:rFonts w:ascii="Arial" w:eastAsia="굴림" w:hAnsi="Arial" w:cs="Arial"/>
          <w:sz w:val="22"/>
          <w:rPrChange w:id="60" w:author="Keis" w:date="2024-09-06T17:23:00Z">
            <w:rPr>
              <w:rFonts w:ascii="Arial" w:eastAsia="굴림" w:hAnsi="Arial" w:cs="Arial"/>
              <w:color w:val="FF0000"/>
              <w:sz w:val="22"/>
            </w:rPr>
          </w:rPrChange>
        </w:rPr>
        <w:t xml:space="preserve"> hui(80), Jeon </w:t>
      </w:r>
      <w:proofErr w:type="spellStart"/>
      <w:r w:rsidR="00EA3FF9" w:rsidRPr="00DC741E">
        <w:rPr>
          <w:rFonts w:ascii="Arial" w:eastAsia="굴림" w:hAnsi="Arial" w:cs="Arial"/>
          <w:sz w:val="22"/>
          <w:rPrChange w:id="61" w:author="Keis" w:date="2024-09-06T17:23:00Z">
            <w:rPr>
              <w:rFonts w:ascii="Arial" w:eastAsia="굴림" w:hAnsi="Arial" w:cs="Arial"/>
              <w:color w:val="FF0000"/>
              <w:sz w:val="22"/>
            </w:rPr>
          </w:rPrChange>
        </w:rPr>
        <w:t>Gwang</w:t>
      </w:r>
      <w:proofErr w:type="spellEnd"/>
      <w:r w:rsidR="00EA3FF9" w:rsidRPr="00DC741E">
        <w:rPr>
          <w:rFonts w:ascii="Arial" w:eastAsia="굴림" w:hAnsi="Arial" w:cs="Arial"/>
          <w:sz w:val="22"/>
          <w:rPrChange w:id="62" w:author="Keis" w:date="2024-09-06T17:23:00Z">
            <w:rPr>
              <w:rFonts w:ascii="Arial" w:eastAsia="굴림" w:hAnsi="Arial" w:cs="Arial"/>
              <w:color w:val="FF0000"/>
              <w:sz w:val="22"/>
            </w:rPr>
          </w:rPrChange>
        </w:rPr>
        <w:t xml:space="preserve"> </w:t>
      </w:r>
      <w:proofErr w:type="spellStart"/>
      <w:r w:rsidR="00EA3FF9" w:rsidRPr="00DC741E">
        <w:rPr>
          <w:rFonts w:ascii="Arial" w:eastAsia="굴림" w:hAnsi="Arial" w:cs="Arial"/>
          <w:sz w:val="22"/>
          <w:rPrChange w:id="63" w:author="Keis" w:date="2024-09-06T17:23:00Z">
            <w:rPr>
              <w:rFonts w:ascii="Arial" w:eastAsia="굴림" w:hAnsi="Arial" w:cs="Arial"/>
              <w:color w:val="FF0000"/>
              <w:sz w:val="22"/>
            </w:rPr>
          </w:rPrChange>
        </w:rPr>
        <w:t>Rryeol</w:t>
      </w:r>
      <w:proofErr w:type="spellEnd"/>
      <w:r w:rsidR="00EA3FF9" w:rsidRPr="00DC741E">
        <w:rPr>
          <w:rFonts w:ascii="Arial" w:eastAsia="굴림" w:hAnsi="Arial" w:cs="Arial"/>
          <w:sz w:val="22"/>
          <w:rPrChange w:id="64" w:author="Keis" w:date="2024-09-06T17:23:00Z">
            <w:rPr>
              <w:rFonts w:ascii="Arial" w:eastAsia="굴림" w:hAnsi="Arial" w:cs="Arial"/>
              <w:color w:val="FF0000"/>
              <w:sz w:val="22"/>
            </w:rPr>
          </w:rPrChange>
        </w:rPr>
        <w:t xml:space="preserve">(66), Oh Yeon </w:t>
      </w:r>
      <w:proofErr w:type="spellStart"/>
      <w:r w:rsidR="00EA3FF9" w:rsidRPr="00DC741E">
        <w:rPr>
          <w:rFonts w:ascii="Arial" w:eastAsia="굴림" w:hAnsi="Arial" w:cs="Arial"/>
          <w:sz w:val="22"/>
          <w:rPrChange w:id="65" w:author="Keis" w:date="2024-09-06T17:23:00Z">
            <w:rPr>
              <w:rFonts w:ascii="Arial" w:eastAsia="굴림" w:hAnsi="Arial" w:cs="Arial"/>
              <w:color w:val="FF0000"/>
              <w:sz w:val="22"/>
            </w:rPr>
          </w:rPrChange>
        </w:rPr>
        <w:t>Su</w:t>
      </w:r>
      <w:proofErr w:type="spellEnd"/>
      <w:r w:rsidR="00EA3FF9" w:rsidRPr="00DC741E">
        <w:rPr>
          <w:rFonts w:ascii="Arial" w:eastAsia="굴림" w:hAnsi="Arial" w:cs="Arial"/>
          <w:sz w:val="22"/>
          <w:rPrChange w:id="66" w:author="Keis" w:date="2024-09-06T17:23:00Z">
            <w:rPr>
              <w:rFonts w:ascii="Arial" w:eastAsia="굴림" w:hAnsi="Arial" w:cs="Arial"/>
              <w:color w:val="FF0000"/>
              <w:sz w:val="22"/>
            </w:rPr>
          </w:rPrChange>
        </w:rPr>
        <w:t xml:space="preserve">(64), Song Il </w:t>
      </w:r>
      <w:proofErr w:type="spellStart"/>
      <w:r w:rsidR="00EA3FF9" w:rsidRPr="00DC741E">
        <w:rPr>
          <w:rFonts w:ascii="Arial" w:eastAsia="굴림" w:hAnsi="Arial" w:cs="Arial"/>
          <w:sz w:val="22"/>
          <w:rPrChange w:id="67" w:author="Keis" w:date="2024-09-06T17:23:00Z">
            <w:rPr>
              <w:rFonts w:ascii="Arial" w:eastAsia="굴림" w:hAnsi="Arial" w:cs="Arial"/>
              <w:color w:val="FF0000"/>
              <w:sz w:val="22"/>
            </w:rPr>
          </w:rPrChange>
        </w:rPr>
        <w:t>Guk</w:t>
      </w:r>
      <w:proofErr w:type="spellEnd"/>
      <w:r w:rsidR="00EA3FF9" w:rsidRPr="00DC741E">
        <w:rPr>
          <w:rFonts w:ascii="Arial" w:eastAsia="굴림" w:hAnsi="Arial" w:cs="Arial"/>
          <w:sz w:val="22"/>
          <w:rPrChange w:id="68" w:author="Keis" w:date="2024-09-06T17:23:00Z">
            <w:rPr>
              <w:rFonts w:ascii="Arial" w:eastAsia="굴림" w:hAnsi="Arial" w:cs="Arial"/>
              <w:color w:val="FF0000"/>
              <w:sz w:val="22"/>
            </w:rPr>
          </w:rPrChange>
        </w:rPr>
        <w:t xml:space="preserve">(47), </w:t>
      </w:r>
      <w:r w:rsidR="000B2C5D" w:rsidRPr="00DC741E">
        <w:rPr>
          <w:rFonts w:ascii="Arial" w:eastAsia="굴림" w:hAnsi="Arial" w:cs="Arial"/>
          <w:sz w:val="22"/>
          <w:rPrChange w:id="69" w:author="Keis" w:date="2024-09-06T17:23:00Z">
            <w:rPr>
              <w:rFonts w:ascii="Arial" w:eastAsia="굴림" w:hAnsi="Arial" w:cs="Arial"/>
              <w:color w:val="FF0000"/>
              <w:sz w:val="22"/>
            </w:rPr>
          </w:rPrChange>
        </w:rPr>
        <w:t xml:space="preserve">So </w:t>
      </w:r>
      <w:proofErr w:type="spellStart"/>
      <w:r w:rsidR="000B2C5D" w:rsidRPr="00DC741E">
        <w:rPr>
          <w:rFonts w:ascii="Arial" w:eastAsia="굴림" w:hAnsi="Arial" w:cs="Arial"/>
          <w:sz w:val="22"/>
          <w:rPrChange w:id="70" w:author="Keis" w:date="2024-09-06T17:23:00Z">
            <w:rPr>
              <w:rFonts w:ascii="Arial" w:eastAsia="굴림" w:hAnsi="Arial" w:cs="Arial"/>
              <w:color w:val="FF0000"/>
              <w:sz w:val="22"/>
            </w:rPr>
          </w:rPrChange>
        </w:rPr>
        <w:t>Seo</w:t>
      </w:r>
      <w:proofErr w:type="spellEnd"/>
      <w:r w:rsidR="000B2C5D" w:rsidRPr="00DC741E">
        <w:rPr>
          <w:rFonts w:ascii="Arial" w:eastAsia="굴림" w:hAnsi="Arial" w:cs="Arial"/>
          <w:sz w:val="22"/>
          <w:rPrChange w:id="71" w:author="Keis" w:date="2024-09-06T17:23:00Z">
            <w:rPr>
              <w:rFonts w:ascii="Arial" w:eastAsia="굴림" w:hAnsi="Arial" w:cs="Arial"/>
              <w:color w:val="FF0000"/>
              <w:sz w:val="22"/>
            </w:rPr>
          </w:rPrChange>
        </w:rPr>
        <w:t xml:space="preserve"> No(43) )</w:t>
      </w:r>
    </w:p>
    <w:p w14:paraId="198676EA" w14:textId="77777777" w:rsidR="00EA3FF9" w:rsidRPr="00DC741E" w:rsidRDefault="00EA3FF9" w:rsidP="001B2335">
      <w:pPr>
        <w:wordWrap/>
        <w:spacing w:line="276" w:lineRule="auto"/>
        <w:rPr>
          <w:rFonts w:ascii="Arial" w:eastAsia="굴림" w:hAnsi="Arial" w:cs="Arial"/>
          <w:sz w:val="22"/>
          <w:rPrChange w:id="72" w:author="Keis" w:date="2024-09-06T17:23:00Z">
            <w:rPr>
              <w:rFonts w:ascii="Arial" w:eastAsia="굴림" w:hAnsi="Arial" w:cs="Arial"/>
              <w:color w:val="FF0000"/>
              <w:sz w:val="22"/>
            </w:rPr>
          </w:rPrChange>
        </w:rPr>
      </w:pPr>
    </w:p>
    <w:p w14:paraId="568CC194" w14:textId="77777777" w:rsidR="001B2335" w:rsidRPr="00DC741E" w:rsidRDefault="001B2335" w:rsidP="00445530">
      <w:pPr>
        <w:pStyle w:val="a6"/>
        <w:numPr>
          <w:ilvl w:val="0"/>
          <w:numId w:val="12"/>
        </w:numPr>
        <w:tabs>
          <w:tab w:val="left" w:pos="5245"/>
        </w:tabs>
        <w:wordWrap/>
        <w:spacing w:line="360" w:lineRule="auto"/>
        <w:ind w:leftChars="0"/>
        <w:jc w:val="left"/>
        <w:rPr>
          <w:rFonts w:ascii="Arial" w:eastAsia="굴림" w:hAnsi="Arial" w:cs="Arial"/>
          <w:sz w:val="22"/>
        </w:rPr>
      </w:pPr>
      <w:r w:rsidRPr="00DC741E">
        <w:rPr>
          <w:rFonts w:ascii="Arial" w:eastAsia="굴림" w:hAnsi="Arial" w:cs="Arial"/>
          <w:sz w:val="22"/>
        </w:rPr>
        <w:t xml:space="preserve">Yes, </w:t>
      </w:r>
      <w:r w:rsidR="00032135" w:rsidRPr="00DC741E">
        <w:rPr>
          <w:rFonts w:ascii="Arial" w:eastAsia="굴림" w:hAnsi="Arial" w:cs="Arial"/>
          <w:sz w:val="22"/>
        </w:rPr>
        <w:t>a</w:t>
      </w:r>
      <w:r w:rsidRPr="00DC741E">
        <w:rPr>
          <w:rFonts w:ascii="Arial" w:eastAsia="굴림" w:hAnsi="Arial" w:cs="Arial"/>
          <w:sz w:val="22"/>
        </w:rPr>
        <w:t xml:space="preserve">dd the non-panel household member </w:t>
      </w:r>
      <w:r w:rsidRPr="00DC741E">
        <w:rPr>
          <w:rFonts w:ascii="Arial" w:eastAsia="굴림" w:hAnsi="Arial" w:cs="Arial" w:hint="eastAsia"/>
          <w:sz w:val="22"/>
        </w:rPr>
        <w:t>→</w:t>
      </w:r>
      <w:r w:rsidRPr="00DC741E">
        <w:rPr>
          <w:rFonts w:ascii="Arial" w:eastAsia="굴림" w:hAnsi="Arial" w:cs="Arial" w:hint="eastAsia"/>
          <w:sz w:val="22"/>
        </w:rPr>
        <w:t>Go</w:t>
      </w:r>
      <w:r w:rsidRPr="00DC741E">
        <w:rPr>
          <w:rFonts w:ascii="Arial" w:eastAsia="굴림" w:hAnsi="Arial" w:cs="Arial"/>
          <w:sz w:val="22"/>
        </w:rPr>
        <w:t xml:space="preserve"> to CV01</w:t>
      </w:r>
      <w:r w:rsidR="001B489D" w:rsidRPr="00DC741E">
        <w:rPr>
          <w:rFonts w:ascii="Arial" w:eastAsia="굴림" w:hAnsi="Arial" w:cs="Arial"/>
          <w:sz w:val="22"/>
        </w:rPr>
        <w:t>2</w:t>
      </w:r>
      <w:r w:rsidRPr="00DC741E">
        <w:rPr>
          <w:rFonts w:ascii="Arial" w:eastAsia="굴림" w:hAnsi="Arial" w:cs="Arial"/>
          <w:sz w:val="22"/>
        </w:rPr>
        <w:t xml:space="preserve">   </w:t>
      </w:r>
      <w:r w:rsidRPr="00DC741E">
        <w:rPr>
          <w:rFonts w:ascii="굴림" w:eastAsia="굴림" w:hAnsi="굴림" w:cs="굴림" w:hint="eastAsia"/>
          <w:sz w:val="22"/>
        </w:rPr>
        <w:t>⑤</w:t>
      </w:r>
      <w:r w:rsidRPr="00DC741E">
        <w:rPr>
          <w:rFonts w:ascii="Arial" w:eastAsia="굴림" w:hAnsi="Arial" w:cs="Arial"/>
          <w:sz w:val="22"/>
        </w:rPr>
        <w:t xml:space="preserve"> No</w:t>
      </w:r>
    </w:p>
    <w:p w14:paraId="70EB2B0C" w14:textId="77777777" w:rsidR="001B2335" w:rsidRPr="00DC741E" w:rsidRDefault="001B2335" w:rsidP="001B2335">
      <w:pPr>
        <w:wordWrap/>
        <w:spacing w:line="276" w:lineRule="auto"/>
        <w:rPr>
          <w:rFonts w:ascii="Arial" w:eastAsia="굴림" w:hAnsi="Arial" w:cs="Arial"/>
          <w:sz w:val="22"/>
        </w:rPr>
      </w:pPr>
    </w:p>
    <w:p w14:paraId="08DF54DD" w14:textId="77777777" w:rsidR="00990054" w:rsidRPr="00DC741E" w:rsidRDefault="00032135" w:rsidP="00DB05C2">
      <w:pPr>
        <w:wordWrap/>
        <w:spacing w:line="360" w:lineRule="auto"/>
        <w:rPr>
          <w:rFonts w:ascii="Arial" w:eastAsia="굴림" w:hAnsi="Arial" w:cs="Arial"/>
          <w:sz w:val="22"/>
          <w:rPrChange w:id="73" w:author="Keis" w:date="2024-09-06T17:23:00Z">
            <w:rPr>
              <w:rFonts w:ascii="Arial" w:eastAsia="굴림" w:hAnsi="Arial" w:cs="Arial"/>
              <w:color w:val="FF0000"/>
              <w:sz w:val="22"/>
            </w:rPr>
          </w:rPrChange>
        </w:rPr>
      </w:pPr>
      <w:r w:rsidRPr="00DC741E">
        <w:rPr>
          <w:rFonts w:ascii="Arial" w:eastAsia="굴림" w:hAnsi="Arial" w:cs="Arial"/>
          <w:sz w:val="22"/>
          <w:rPrChange w:id="74" w:author="Keis" w:date="2024-09-06T17:23:00Z">
            <w:rPr>
              <w:rFonts w:ascii="Arial" w:eastAsia="굴림" w:hAnsi="Arial" w:cs="Arial"/>
              <w:color w:val="FF0000"/>
              <w:sz w:val="22"/>
            </w:rPr>
          </w:rPrChange>
        </w:rPr>
        <w:t xml:space="preserve">CV012_sum. What is the total number of household members </w:t>
      </w:r>
      <w:r w:rsidR="00E669EC" w:rsidRPr="00DC741E">
        <w:rPr>
          <w:rFonts w:ascii="Arial" w:eastAsia="굴림" w:hAnsi="Arial" w:cs="Arial"/>
          <w:sz w:val="22"/>
          <w:rPrChange w:id="75" w:author="Keis" w:date="2024-09-06T17:23:00Z">
            <w:rPr>
              <w:rFonts w:ascii="Arial" w:eastAsia="굴림" w:hAnsi="Arial" w:cs="Arial"/>
              <w:color w:val="FF0000"/>
              <w:sz w:val="22"/>
            </w:rPr>
          </w:rPrChange>
        </w:rPr>
        <w:t xml:space="preserve">you currently live with, including all </w:t>
      </w:r>
      <w:r w:rsidRPr="00DC741E">
        <w:rPr>
          <w:rFonts w:ascii="Arial" w:eastAsia="굴림" w:hAnsi="Arial" w:cs="Arial"/>
          <w:sz w:val="22"/>
          <w:rPrChange w:id="76" w:author="Keis" w:date="2024-09-06T17:23:00Z">
            <w:rPr>
              <w:rFonts w:ascii="Arial" w:eastAsia="굴림" w:hAnsi="Arial" w:cs="Arial"/>
              <w:color w:val="FF0000"/>
              <w:sz w:val="22"/>
            </w:rPr>
          </w:rPrChange>
        </w:rPr>
        <w:t>non-panel household member</w:t>
      </w:r>
      <w:r w:rsidR="00E669EC" w:rsidRPr="00DC741E">
        <w:rPr>
          <w:rFonts w:ascii="Arial" w:eastAsia="굴림" w:hAnsi="Arial" w:cs="Arial"/>
          <w:sz w:val="22"/>
          <w:rPrChange w:id="77" w:author="Keis" w:date="2024-09-06T17:23:00Z">
            <w:rPr>
              <w:rFonts w:ascii="Arial" w:eastAsia="굴림" w:hAnsi="Arial" w:cs="Arial"/>
              <w:color w:val="FF0000"/>
              <w:sz w:val="22"/>
            </w:rPr>
          </w:rPrChange>
        </w:rPr>
        <w:t xml:space="preserve">s? </w:t>
      </w:r>
      <w:r w:rsidR="00990054" w:rsidRPr="00DC741E">
        <w:rPr>
          <w:rFonts w:ascii="Arial" w:eastAsia="굴림" w:hAnsi="Arial" w:cs="Arial"/>
          <w:sz w:val="22"/>
          <w:rPrChange w:id="78" w:author="Keis" w:date="2024-09-06T17:23:00Z">
            <w:rPr>
              <w:rFonts w:ascii="Arial" w:eastAsia="굴림" w:hAnsi="Arial" w:cs="Arial"/>
              <w:color w:val="FF0000"/>
              <w:sz w:val="22"/>
            </w:rPr>
          </w:rPrChange>
        </w:rPr>
        <w:t>Please tell the number of total household members including you.</w:t>
      </w:r>
      <w:r w:rsidR="008E0B66" w:rsidRPr="00DC741E">
        <w:rPr>
          <w:rFonts w:ascii="Arial" w:eastAsia="굴림" w:hAnsi="Arial" w:cs="Arial"/>
          <w:sz w:val="22"/>
          <w:rPrChange w:id="79" w:author="Keis" w:date="2024-09-06T17:23:00Z">
            <w:rPr>
              <w:rFonts w:ascii="Arial" w:eastAsia="굴림" w:hAnsi="Arial" w:cs="Arial"/>
              <w:color w:val="FF0000"/>
              <w:sz w:val="22"/>
            </w:rPr>
          </w:rPrChange>
        </w:rPr>
        <w:t xml:space="preserve"> </w:t>
      </w:r>
    </w:p>
    <w:p w14:paraId="7AC74C2B" w14:textId="77777777" w:rsidR="00032135" w:rsidRPr="00DC741E" w:rsidRDefault="00032135" w:rsidP="00990054">
      <w:pPr>
        <w:wordWrap/>
        <w:spacing w:line="360" w:lineRule="auto"/>
        <w:ind w:firstLine="800"/>
        <w:rPr>
          <w:rFonts w:ascii="Arial" w:eastAsia="굴림" w:hAnsi="Arial" w:cs="Arial"/>
          <w:sz w:val="22"/>
          <w:rPrChange w:id="80" w:author="Keis" w:date="2024-09-06T17:23:00Z">
            <w:rPr>
              <w:rFonts w:ascii="Arial" w:eastAsia="굴림" w:hAnsi="Arial" w:cs="Arial"/>
              <w:color w:val="FF0000"/>
              <w:sz w:val="22"/>
            </w:rPr>
          </w:rPrChange>
        </w:rPr>
      </w:pPr>
      <w:r w:rsidRPr="00DC741E">
        <w:rPr>
          <w:rFonts w:ascii="Arial" w:eastAsia="굴림" w:hAnsi="Arial" w:cs="Arial"/>
          <w:sz w:val="22"/>
          <w:rPrChange w:id="81" w:author="Keis" w:date="2024-09-06T17:23:00Z">
            <w:rPr>
              <w:rFonts w:ascii="Arial" w:eastAsia="굴림" w:hAnsi="Arial" w:cs="Arial"/>
              <w:color w:val="FF0000"/>
              <w:sz w:val="22"/>
            </w:rPr>
          </w:rPrChange>
        </w:rPr>
        <w:t xml:space="preserve">______________________ </w:t>
      </w:r>
      <w:r w:rsidR="00990054" w:rsidRPr="00DC741E">
        <w:rPr>
          <w:rFonts w:ascii="Arial" w:eastAsia="굴림" w:hAnsi="Arial" w:cs="Arial"/>
          <w:sz w:val="22"/>
          <w:rPrChange w:id="82" w:author="Keis" w:date="2024-09-06T17:23:00Z">
            <w:rPr>
              <w:rFonts w:ascii="Arial" w:eastAsia="굴림" w:hAnsi="Arial" w:cs="Arial"/>
              <w:color w:val="FF0000"/>
              <w:sz w:val="22"/>
            </w:rPr>
          </w:rPrChange>
        </w:rPr>
        <w:t>[Range: 1 ~ 20]</w:t>
      </w:r>
    </w:p>
    <w:p w14:paraId="4AC1FC11" w14:textId="77777777" w:rsidR="00781018" w:rsidRPr="00DC741E" w:rsidRDefault="00781018" w:rsidP="00990054">
      <w:pPr>
        <w:wordWrap/>
        <w:spacing w:line="360" w:lineRule="auto"/>
        <w:ind w:firstLine="800"/>
        <w:rPr>
          <w:rFonts w:ascii="Arial" w:eastAsia="굴림" w:hAnsi="Arial" w:cs="Arial"/>
          <w:sz w:val="22"/>
          <w:rPrChange w:id="83" w:author="Keis" w:date="2024-09-06T17:23:00Z">
            <w:rPr>
              <w:rFonts w:ascii="Arial" w:eastAsia="굴림" w:hAnsi="Arial" w:cs="Arial"/>
              <w:color w:val="FF0000"/>
              <w:sz w:val="22"/>
            </w:rPr>
          </w:rPrChange>
        </w:rPr>
      </w:pPr>
    </w:p>
    <w:p w14:paraId="0EEFE821" w14:textId="77777777" w:rsidR="00781018" w:rsidRPr="00DC741E" w:rsidRDefault="00781018" w:rsidP="00781018">
      <w:pPr>
        <w:wordWrap/>
        <w:spacing w:line="360" w:lineRule="auto"/>
        <w:rPr>
          <w:rFonts w:ascii="Arial" w:eastAsia="굴림" w:hAnsi="Arial" w:cs="Arial"/>
          <w:sz w:val="22"/>
          <w:rPrChange w:id="84" w:author="Keis" w:date="2024-09-06T17:23:00Z">
            <w:rPr>
              <w:rFonts w:ascii="Arial" w:eastAsia="굴림" w:hAnsi="Arial" w:cs="Arial"/>
              <w:color w:val="FF0000"/>
              <w:sz w:val="22"/>
            </w:rPr>
          </w:rPrChange>
        </w:rPr>
      </w:pPr>
      <w:r w:rsidRPr="00DC741E">
        <w:rPr>
          <w:rFonts w:ascii="Arial" w:eastAsia="굴림" w:hAnsi="Arial" w:cs="Arial"/>
          <w:sz w:val="22"/>
          <w:rPrChange w:id="85" w:author="Keis" w:date="2024-09-06T17:23:00Z">
            <w:rPr>
              <w:rFonts w:ascii="Arial" w:eastAsia="굴림" w:hAnsi="Arial" w:cs="Arial"/>
              <w:color w:val="FF0000"/>
              <w:sz w:val="22"/>
            </w:rPr>
          </w:rPrChange>
        </w:rPr>
        <w:t>CV012_gn. How many generation</w:t>
      </w:r>
      <w:r w:rsidR="00AE3835" w:rsidRPr="00DC741E">
        <w:rPr>
          <w:rFonts w:ascii="Arial" w:eastAsia="굴림" w:hAnsi="Arial" w:cs="Arial"/>
          <w:sz w:val="22"/>
          <w:rPrChange w:id="86" w:author="Keis" w:date="2024-09-06T17:23:00Z">
            <w:rPr>
              <w:rFonts w:ascii="Arial" w:eastAsia="굴림" w:hAnsi="Arial" w:cs="Arial"/>
              <w:color w:val="FF0000"/>
              <w:sz w:val="22"/>
            </w:rPr>
          </w:rPrChange>
        </w:rPr>
        <w:t xml:space="preserve">s are </w:t>
      </w:r>
      <w:r w:rsidR="00152994" w:rsidRPr="00DC741E">
        <w:rPr>
          <w:rFonts w:ascii="Arial" w:eastAsia="굴림" w:hAnsi="Arial" w:cs="Arial"/>
          <w:sz w:val="22"/>
          <w:rPrChange w:id="87" w:author="Keis" w:date="2024-09-06T17:23:00Z">
            <w:rPr>
              <w:rFonts w:ascii="Arial" w:eastAsia="굴림" w:hAnsi="Arial" w:cs="Arial"/>
              <w:color w:val="FF0000"/>
              <w:sz w:val="22"/>
            </w:rPr>
          </w:rPrChange>
        </w:rPr>
        <w:t xml:space="preserve">included </w:t>
      </w:r>
      <w:r w:rsidR="00AE3835" w:rsidRPr="00DC741E">
        <w:rPr>
          <w:rFonts w:ascii="Arial" w:eastAsia="굴림" w:hAnsi="Arial" w:cs="Arial"/>
          <w:sz w:val="22"/>
          <w:rPrChange w:id="88" w:author="Keis" w:date="2024-09-06T17:23:00Z">
            <w:rPr>
              <w:rFonts w:ascii="Arial" w:eastAsia="굴림" w:hAnsi="Arial" w:cs="Arial"/>
              <w:color w:val="FF0000"/>
              <w:sz w:val="22"/>
            </w:rPr>
          </w:rPrChange>
        </w:rPr>
        <w:t xml:space="preserve">in </w:t>
      </w:r>
      <w:r w:rsidRPr="00DC741E">
        <w:rPr>
          <w:rFonts w:ascii="Arial" w:eastAsia="굴림" w:hAnsi="Arial" w:cs="Arial"/>
          <w:sz w:val="22"/>
          <w:rPrChange w:id="89" w:author="Keis" w:date="2024-09-06T17:23:00Z">
            <w:rPr>
              <w:rFonts w:ascii="Arial" w:eastAsia="굴림" w:hAnsi="Arial" w:cs="Arial"/>
              <w:color w:val="FF0000"/>
              <w:sz w:val="22"/>
            </w:rPr>
          </w:rPrChange>
        </w:rPr>
        <w:t xml:space="preserve">the number of total household members you just mentioned at [CV012_sum]? </w:t>
      </w:r>
      <w:r w:rsidR="00AE3835" w:rsidRPr="00DC741E">
        <w:rPr>
          <w:rFonts w:ascii="Arial" w:eastAsia="굴림" w:hAnsi="Arial" w:cs="Arial"/>
          <w:sz w:val="22"/>
          <w:rPrChange w:id="90" w:author="Keis" w:date="2024-09-06T17:23:00Z">
            <w:rPr>
              <w:rFonts w:ascii="Arial" w:eastAsia="굴림" w:hAnsi="Arial" w:cs="Arial"/>
              <w:color w:val="FF0000"/>
              <w:sz w:val="22"/>
            </w:rPr>
          </w:rPrChange>
        </w:rPr>
        <w:t>‘Generation’ means that ‘</w:t>
      </w:r>
      <w:r w:rsidR="00660893" w:rsidRPr="00DC741E">
        <w:rPr>
          <w:rFonts w:ascii="Arial" w:eastAsia="굴림" w:hAnsi="Arial" w:cs="Arial"/>
          <w:sz w:val="22"/>
          <w:rPrChange w:id="91" w:author="Keis" w:date="2024-09-06T17:23:00Z">
            <w:rPr>
              <w:rFonts w:ascii="Arial" w:eastAsia="굴림" w:hAnsi="Arial" w:cs="Arial"/>
              <w:color w:val="FF0000"/>
              <w:sz w:val="22"/>
            </w:rPr>
          </w:rPrChange>
        </w:rPr>
        <w:t>one</w:t>
      </w:r>
      <w:r w:rsidR="00347013" w:rsidRPr="00DC741E">
        <w:rPr>
          <w:rFonts w:ascii="Arial" w:eastAsia="굴림" w:hAnsi="Arial" w:cs="Arial"/>
          <w:sz w:val="22"/>
          <w:rPrChange w:id="92" w:author="Keis" w:date="2024-09-06T17:23:00Z">
            <w:rPr>
              <w:rFonts w:ascii="Arial" w:eastAsia="굴림" w:hAnsi="Arial" w:cs="Arial"/>
              <w:color w:val="FF0000"/>
              <w:sz w:val="22"/>
            </w:rPr>
          </w:rPrChange>
        </w:rPr>
        <w:t xml:space="preserve"> g</w:t>
      </w:r>
      <w:r w:rsidR="00AE3835" w:rsidRPr="00DC741E">
        <w:rPr>
          <w:rFonts w:ascii="Arial" w:eastAsia="굴림" w:hAnsi="Arial" w:cs="Arial"/>
          <w:sz w:val="22"/>
          <w:rPrChange w:id="93" w:author="Keis" w:date="2024-09-06T17:23:00Z">
            <w:rPr>
              <w:rFonts w:ascii="Arial" w:eastAsia="굴림" w:hAnsi="Arial" w:cs="Arial"/>
              <w:color w:val="FF0000"/>
              <w:sz w:val="22"/>
            </w:rPr>
          </w:rPrChange>
        </w:rPr>
        <w:t>eneration is for</w:t>
      </w:r>
      <w:r w:rsidR="007907B8" w:rsidRPr="00DC741E">
        <w:rPr>
          <w:rFonts w:ascii="Arial" w:eastAsia="굴림" w:hAnsi="Arial" w:cs="Arial"/>
          <w:sz w:val="22"/>
          <w:rPrChange w:id="94" w:author="Keis" w:date="2024-09-06T17:23:00Z">
            <w:rPr>
              <w:rFonts w:ascii="Arial" w:eastAsia="굴림" w:hAnsi="Arial" w:cs="Arial"/>
              <w:color w:val="FF0000"/>
              <w:sz w:val="22"/>
            </w:rPr>
          </w:rPrChange>
        </w:rPr>
        <w:t xml:space="preserve"> </w:t>
      </w:r>
      <w:r w:rsidR="004C4838" w:rsidRPr="00DC741E">
        <w:rPr>
          <w:rFonts w:ascii="Arial" w:eastAsia="굴림" w:hAnsi="Arial" w:cs="Arial"/>
          <w:sz w:val="22"/>
          <w:rPrChange w:id="95" w:author="Keis" w:date="2024-09-06T17:23:00Z">
            <w:rPr>
              <w:rFonts w:ascii="Arial" w:eastAsia="굴림" w:hAnsi="Arial" w:cs="Arial"/>
              <w:color w:val="FF0000"/>
              <w:sz w:val="22"/>
            </w:rPr>
          </w:rPrChange>
        </w:rPr>
        <w:t xml:space="preserve">a </w:t>
      </w:r>
      <w:r w:rsidR="007907B8" w:rsidRPr="00DC741E">
        <w:rPr>
          <w:rFonts w:ascii="Arial" w:eastAsia="굴림" w:hAnsi="Arial" w:cs="Arial"/>
          <w:sz w:val="22"/>
          <w:rPrChange w:id="96" w:author="Keis" w:date="2024-09-06T17:23:00Z">
            <w:rPr>
              <w:rFonts w:ascii="Arial" w:eastAsia="굴림" w:hAnsi="Arial" w:cs="Arial"/>
              <w:color w:val="FF0000"/>
              <w:sz w:val="22"/>
            </w:rPr>
          </w:rPrChange>
        </w:rPr>
        <w:t>single person household or</w:t>
      </w:r>
      <w:r w:rsidR="004C4838" w:rsidRPr="00DC741E">
        <w:rPr>
          <w:rFonts w:ascii="Arial" w:eastAsia="굴림" w:hAnsi="Arial" w:cs="Arial"/>
          <w:sz w:val="22"/>
          <w:rPrChange w:id="97" w:author="Keis" w:date="2024-09-06T17:23:00Z">
            <w:rPr>
              <w:rFonts w:ascii="Arial" w:eastAsia="굴림" w:hAnsi="Arial" w:cs="Arial"/>
              <w:color w:val="FF0000"/>
              <w:sz w:val="22"/>
            </w:rPr>
          </w:rPrChange>
        </w:rPr>
        <w:t xml:space="preserve"> a </w:t>
      </w:r>
      <w:r w:rsidR="00BD150A" w:rsidRPr="00DC741E">
        <w:rPr>
          <w:rFonts w:ascii="Arial" w:eastAsia="굴림" w:hAnsi="Arial" w:cs="Arial"/>
          <w:sz w:val="22"/>
          <w:rPrChange w:id="98" w:author="Keis" w:date="2024-09-06T17:23:00Z">
            <w:rPr>
              <w:rFonts w:ascii="Arial" w:eastAsia="굴림" w:hAnsi="Arial" w:cs="Arial"/>
              <w:color w:val="FF0000"/>
              <w:sz w:val="22"/>
            </w:rPr>
          </w:rPrChange>
        </w:rPr>
        <w:t>couple</w:t>
      </w:r>
      <w:r w:rsidR="004C4838" w:rsidRPr="00DC741E">
        <w:rPr>
          <w:rFonts w:ascii="Arial" w:eastAsia="굴림" w:hAnsi="Arial" w:cs="Arial"/>
          <w:sz w:val="22"/>
          <w:rPrChange w:id="99" w:author="Keis" w:date="2024-09-06T17:23:00Z">
            <w:rPr>
              <w:rFonts w:ascii="Arial" w:eastAsia="굴림" w:hAnsi="Arial" w:cs="Arial"/>
              <w:color w:val="FF0000"/>
              <w:sz w:val="22"/>
            </w:rPr>
          </w:rPrChange>
        </w:rPr>
        <w:t xml:space="preserve"> household</w:t>
      </w:r>
      <w:r w:rsidR="00347013" w:rsidRPr="00DC741E">
        <w:rPr>
          <w:rFonts w:ascii="Arial" w:eastAsia="굴림" w:hAnsi="Arial" w:cs="Arial"/>
          <w:sz w:val="22"/>
          <w:rPrChange w:id="100" w:author="Keis" w:date="2024-09-06T17:23:00Z">
            <w:rPr>
              <w:rFonts w:ascii="Arial" w:eastAsia="굴림" w:hAnsi="Arial" w:cs="Arial"/>
              <w:color w:val="FF0000"/>
              <w:sz w:val="22"/>
            </w:rPr>
          </w:rPrChange>
        </w:rPr>
        <w:t xml:space="preserve">’, </w:t>
      </w:r>
      <w:r w:rsidR="00AE3835" w:rsidRPr="00DC741E">
        <w:rPr>
          <w:rFonts w:ascii="Arial" w:eastAsia="굴림" w:hAnsi="Arial" w:cs="Arial"/>
          <w:sz w:val="22"/>
          <w:rPrChange w:id="101" w:author="Keis" w:date="2024-09-06T17:23:00Z">
            <w:rPr>
              <w:rFonts w:ascii="Arial" w:eastAsia="굴림" w:hAnsi="Arial" w:cs="Arial"/>
              <w:color w:val="FF0000"/>
              <w:sz w:val="22"/>
            </w:rPr>
          </w:rPrChange>
        </w:rPr>
        <w:t>‘</w:t>
      </w:r>
      <w:r w:rsidR="00660893" w:rsidRPr="00DC741E">
        <w:rPr>
          <w:rFonts w:ascii="Arial" w:eastAsia="굴림" w:hAnsi="Arial" w:cs="Arial"/>
          <w:sz w:val="22"/>
          <w:rPrChange w:id="102" w:author="Keis" w:date="2024-09-06T17:23:00Z">
            <w:rPr>
              <w:rFonts w:ascii="Arial" w:eastAsia="굴림" w:hAnsi="Arial" w:cs="Arial"/>
              <w:color w:val="FF0000"/>
              <w:sz w:val="22"/>
            </w:rPr>
          </w:rPrChange>
        </w:rPr>
        <w:t>two generation</w:t>
      </w:r>
      <w:r w:rsidR="00D37398" w:rsidRPr="00DC741E">
        <w:rPr>
          <w:rFonts w:ascii="Arial" w:eastAsia="굴림" w:hAnsi="Arial" w:cs="Arial"/>
          <w:sz w:val="22"/>
          <w:rPrChange w:id="103" w:author="Keis" w:date="2024-09-06T17:23:00Z">
            <w:rPr>
              <w:rFonts w:ascii="Arial" w:eastAsia="굴림" w:hAnsi="Arial" w:cs="Arial"/>
              <w:color w:val="FF0000"/>
              <w:sz w:val="22"/>
            </w:rPr>
          </w:rPrChange>
        </w:rPr>
        <w:t>s</w:t>
      </w:r>
      <w:r w:rsidR="00AE3835" w:rsidRPr="00DC741E">
        <w:rPr>
          <w:rFonts w:ascii="Arial" w:eastAsia="굴림" w:hAnsi="Arial" w:cs="Arial"/>
          <w:sz w:val="22"/>
          <w:rPrChange w:id="104" w:author="Keis" w:date="2024-09-06T17:23:00Z">
            <w:rPr>
              <w:rFonts w:ascii="Arial" w:eastAsia="굴림" w:hAnsi="Arial" w:cs="Arial"/>
              <w:color w:val="FF0000"/>
              <w:sz w:val="22"/>
            </w:rPr>
          </w:rPrChange>
        </w:rPr>
        <w:t xml:space="preserve"> </w:t>
      </w:r>
      <w:r w:rsidR="00D37398" w:rsidRPr="00DC741E">
        <w:rPr>
          <w:rFonts w:ascii="Arial" w:eastAsia="굴림" w:hAnsi="Arial" w:cs="Arial"/>
          <w:sz w:val="22"/>
          <w:rPrChange w:id="105" w:author="Keis" w:date="2024-09-06T17:23:00Z">
            <w:rPr>
              <w:rFonts w:ascii="Arial" w:eastAsia="굴림" w:hAnsi="Arial" w:cs="Arial"/>
              <w:color w:val="FF0000"/>
              <w:sz w:val="22"/>
            </w:rPr>
          </w:rPrChange>
        </w:rPr>
        <w:t>are</w:t>
      </w:r>
      <w:r w:rsidR="00347013" w:rsidRPr="00DC741E">
        <w:rPr>
          <w:rFonts w:ascii="Arial" w:eastAsia="굴림" w:hAnsi="Arial" w:cs="Arial"/>
          <w:sz w:val="22"/>
          <w:rPrChange w:id="106" w:author="Keis" w:date="2024-09-06T17:23:00Z">
            <w:rPr>
              <w:rFonts w:ascii="Arial" w:eastAsia="굴림" w:hAnsi="Arial" w:cs="Arial"/>
              <w:color w:val="FF0000"/>
              <w:sz w:val="22"/>
            </w:rPr>
          </w:rPrChange>
        </w:rPr>
        <w:t xml:space="preserve"> for the parents with children’, and ‘</w:t>
      </w:r>
      <w:r w:rsidR="00660893" w:rsidRPr="00DC741E">
        <w:rPr>
          <w:rFonts w:ascii="Arial" w:eastAsia="굴림" w:hAnsi="Arial" w:cs="Arial"/>
          <w:sz w:val="22"/>
          <w:rPrChange w:id="107" w:author="Keis" w:date="2024-09-06T17:23:00Z">
            <w:rPr>
              <w:rFonts w:ascii="Arial" w:eastAsia="굴림" w:hAnsi="Arial" w:cs="Arial"/>
              <w:color w:val="FF0000"/>
              <w:sz w:val="22"/>
            </w:rPr>
          </w:rPrChange>
        </w:rPr>
        <w:t>three</w:t>
      </w:r>
      <w:r w:rsidR="00347013" w:rsidRPr="00DC741E">
        <w:rPr>
          <w:rFonts w:ascii="Arial" w:eastAsia="굴림" w:hAnsi="Arial" w:cs="Arial"/>
          <w:sz w:val="22"/>
          <w:rPrChange w:id="108" w:author="Keis" w:date="2024-09-06T17:23:00Z">
            <w:rPr>
              <w:rFonts w:ascii="Arial" w:eastAsia="굴림" w:hAnsi="Arial" w:cs="Arial"/>
              <w:color w:val="FF0000"/>
              <w:sz w:val="22"/>
            </w:rPr>
          </w:rPrChange>
        </w:rPr>
        <w:t xml:space="preserve"> generation</w:t>
      </w:r>
      <w:r w:rsidR="00D37398" w:rsidRPr="00DC741E">
        <w:rPr>
          <w:rFonts w:ascii="Arial" w:eastAsia="굴림" w:hAnsi="Arial" w:cs="Arial"/>
          <w:sz w:val="22"/>
          <w:rPrChange w:id="109" w:author="Keis" w:date="2024-09-06T17:23:00Z">
            <w:rPr>
              <w:rFonts w:ascii="Arial" w:eastAsia="굴림" w:hAnsi="Arial" w:cs="Arial"/>
              <w:color w:val="FF0000"/>
              <w:sz w:val="22"/>
            </w:rPr>
          </w:rPrChange>
        </w:rPr>
        <w:t>s are</w:t>
      </w:r>
      <w:r w:rsidR="00347013" w:rsidRPr="00DC741E">
        <w:rPr>
          <w:rFonts w:ascii="Arial" w:eastAsia="굴림" w:hAnsi="Arial" w:cs="Arial"/>
          <w:sz w:val="22"/>
          <w:rPrChange w:id="110" w:author="Keis" w:date="2024-09-06T17:23:00Z">
            <w:rPr>
              <w:rFonts w:ascii="Arial" w:eastAsia="굴림" w:hAnsi="Arial" w:cs="Arial"/>
              <w:color w:val="FF0000"/>
              <w:sz w:val="22"/>
            </w:rPr>
          </w:rPrChange>
        </w:rPr>
        <w:t xml:space="preserve"> for a grandparents, </w:t>
      </w:r>
      <w:r w:rsidR="00660893" w:rsidRPr="00DC741E">
        <w:rPr>
          <w:rFonts w:ascii="Arial" w:eastAsia="굴림" w:hAnsi="Arial" w:cs="Arial"/>
          <w:sz w:val="22"/>
          <w:rPrChange w:id="111" w:author="Keis" w:date="2024-09-06T17:23:00Z">
            <w:rPr>
              <w:rFonts w:ascii="Arial" w:eastAsia="굴림" w:hAnsi="Arial" w:cs="Arial"/>
              <w:color w:val="FF0000"/>
              <w:sz w:val="22"/>
            </w:rPr>
          </w:rPrChange>
        </w:rPr>
        <w:t>children</w:t>
      </w:r>
      <w:r w:rsidR="00347013" w:rsidRPr="00DC741E">
        <w:rPr>
          <w:rFonts w:ascii="Arial" w:eastAsia="굴림" w:hAnsi="Arial" w:cs="Arial"/>
          <w:sz w:val="22"/>
          <w:rPrChange w:id="112" w:author="Keis" w:date="2024-09-06T17:23:00Z">
            <w:rPr>
              <w:rFonts w:ascii="Arial" w:eastAsia="굴림" w:hAnsi="Arial" w:cs="Arial"/>
              <w:color w:val="FF0000"/>
              <w:sz w:val="22"/>
            </w:rPr>
          </w:rPrChange>
        </w:rPr>
        <w:t xml:space="preserve"> and </w:t>
      </w:r>
      <w:r w:rsidR="00DB05C2" w:rsidRPr="00DC741E">
        <w:rPr>
          <w:rFonts w:ascii="Arial" w:eastAsia="굴림" w:hAnsi="Arial" w:cs="Arial"/>
          <w:sz w:val="22"/>
          <w:rPrChange w:id="113" w:author="Keis" w:date="2024-09-06T17:23:00Z">
            <w:rPr>
              <w:rFonts w:ascii="Arial" w:eastAsia="굴림" w:hAnsi="Arial" w:cs="Arial"/>
              <w:color w:val="FF0000"/>
              <w:sz w:val="22"/>
            </w:rPr>
          </w:rPrChange>
        </w:rPr>
        <w:t>grandchildren</w:t>
      </w:r>
      <w:r w:rsidR="00347013" w:rsidRPr="00DC741E">
        <w:rPr>
          <w:rFonts w:ascii="Arial" w:eastAsia="굴림" w:hAnsi="Arial" w:cs="Arial"/>
          <w:sz w:val="22"/>
          <w:rPrChange w:id="114" w:author="Keis" w:date="2024-09-06T17:23:00Z">
            <w:rPr>
              <w:rFonts w:ascii="Arial" w:eastAsia="굴림" w:hAnsi="Arial" w:cs="Arial"/>
              <w:color w:val="FF0000"/>
              <w:sz w:val="22"/>
            </w:rPr>
          </w:rPrChange>
        </w:rPr>
        <w:t xml:space="preserve">’, etc. </w:t>
      </w:r>
    </w:p>
    <w:p w14:paraId="24A8E633" w14:textId="77777777" w:rsidR="00690590" w:rsidRPr="00DC741E" w:rsidRDefault="00690590" w:rsidP="00781018">
      <w:pPr>
        <w:wordWrap/>
        <w:spacing w:line="360" w:lineRule="auto"/>
        <w:rPr>
          <w:rFonts w:ascii="Arial" w:eastAsia="굴림" w:hAnsi="Arial" w:cs="Arial"/>
          <w:sz w:val="22"/>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3221"/>
        <w:gridCol w:w="5849"/>
      </w:tblGrid>
      <w:tr w:rsidR="00DC741E" w:rsidRPr="00DC741E" w14:paraId="14297342" w14:textId="77777777" w:rsidTr="00956A4A">
        <w:trPr>
          <w:trHeight w:val="567"/>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93EC72" w14:textId="77777777" w:rsidR="001B32C7" w:rsidRPr="00DC741E" w:rsidRDefault="001B32C7" w:rsidP="009345DC">
            <w:pPr>
              <w:jc w:val="center"/>
              <w:textAlignment w:val="baseline"/>
              <w:rPr>
                <w:rFonts w:ascii="Arial" w:eastAsia="굴림" w:hAnsi="Arial" w:cs="Arial"/>
                <w:b/>
                <w:bCs/>
                <w:kern w:val="0"/>
                <w:szCs w:val="20"/>
                <w:rPrChange w:id="115" w:author="Keis" w:date="2024-09-06T17:23:00Z">
                  <w:rPr>
                    <w:rFonts w:ascii="Arial" w:eastAsia="굴림" w:hAnsi="Arial" w:cs="Arial"/>
                    <w:b/>
                    <w:bCs/>
                    <w:color w:val="FF0000"/>
                    <w:kern w:val="0"/>
                    <w:szCs w:val="20"/>
                  </w:rPr>
                </w:rPrChange>
              </w:rPr>
            </w:pPr>
            <w:r w:rsidRPr="00DC741E">
              <w:rPr>
                <w:rFonts w:ascii="Arial" w:eastAsia="나눔명조" w:hAnsi="Arial" w:cs="Arial"/>
                <w:b/>
                <w:bCs/>
                <w:kern w:val="0"/>
                <w:szCs w:val="20"/>
                <w:rPrChange w:id="116" w:author="Keis" w:date="2024-09-06T17:23:00Z">
                  <w:rPr>
                    <w:rFonts w:ascii="Arial" w:eastAsia="나눔명조" w:hAnsi="Arial" w:cs="Arial"/>
                    <w:b/>
                    <w:bCs/>
                    <w:color w:val="FF0000"/>
                    <w:kern w:val="0"/>
                    <w:szCs w:val="20"/>
                  </w:rPr>
                </w:rPrChange>
              </w:rPr>
              <w:t>Generation</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2BAEB" w14:textId="77777777" w:rsidR="001B32C7" w:rsidRPr="00DC741E" w:rsidRDefault="00A1223C" w:rsidP="009345DC">
            <w:pPr>
              <w:jc w:val="center"/>
              <w:textAlignment w:val="baseline"/>
              <w:rPr>
                <w:rFonts w:ascii="Arial" w:eastAsia="굴림" w:hAnsi="Arial" w:cs="Arial"/>
                <w:b/>
                <w:bCs/>
                <w:kern w:val="0"/>
                <w:szCs w:val="20"/>
                <w:rPrChange w:id="117" w:author="Keis" w:date="2024-09-06T17:23:00Z">
                  <w:rPr>
                    <w:rFonts w:ascii="Arial" w:eastAsia="굴림" w:hAnsi="Arial" w:cs="Arial"/>
                    <w:b/>
                    <w:bCs/>
                    <w:color w:val="FF0000"/>
                    <w:kern w:val="0"/>
                    <w:szCs w:val="20"/>
                  </w:rPr>
                </w:rPrChange>
              </w:rPr>
            </w:pPr>
            <w:r w:rsidRPr="00DC741E">
              <w:rPr>
                <w:rFonts w:ascii="Arial" w:hAnsi="Arial" w:cs="Arial"/>
                <w:b/>
                <w:bCs/>
                <w:szCs w:val="20"/>
                <w:shd w:val="clear" w:color="auto" w:fill="FDFDFD"/>
                <w:rPrChange w:id="118" w:author="Keis" w:date="2024-09-06T17:23:00Z">
                  <w:rPr>
                    <w:rFonts w:ascii="Arial" w:hAnsi="Arial" w:cs="Arial"/>
                    <w:b/>
                    <w:bCs/>
                    <w:color w:val="FF0000"/>
                    <w:szCs w:val="20"/>
                    <w:shd w:val="clear" w:color="auto" w:fill="FDFDFD"/>
                  </w:rPr>
                </w:rPrChange>
              </w:rPr>
              <w:t>Generation</w:t>
            </w:r>
            <w:r w:rsidR="00337072" w:rsidRPr="00DC741E">
              <w:rPr>
                <w:rFonts w:ascii="Arial" w:hAnsi="Arial" w:cs="Arial"/>
                <w:b/>
                <w:bCs/>
                <w:szCs w:val="20"/>
                <w:shd w:val="clear" w:color="auto" w:fill="FDFDFD"/>
                <w:rPrChange w:id="119" w:author="Keis" w:date="2024-09-06T17:23:00Z">
                  <w:rPr>
                    <w:rFonts w:ascii="Arial" w:hAnsi="Arial" w:cs="Arial"/>
                    <w:b/>
                    <w:bCs/>
                    <w:color w:val="FF0000"/>
                    <w:szCs w:val="20"/>
                    <w:shd w:val="clear" w:color="auto" w:fill="FDFDFD"/>
                  </w:rPr>
                </w:rPrChange>
              </w:rPr>
              <w:t xml:space="preserve"> C</w:t>
            </w:r>
            <w:r w:rsidR="001B32C7" w:rsidRPr="00DC741E">
              <w:rPr>
                <w:rFonts w:ascii="Arial" w:hAnsi="Arial" w:cs="Arial"/>
                <w:b/>
                <w:bCs/>
                <w:szCs w:val="20"/>
                <w:shd w:val="clear" w:color="auto" w:fill="FDFDFD"/>
                <w:rPrChange w:id="120" w:author="Keis" w:date="2024-09-06T17:23:00Z">
                  <w:rPr>
                    <w:rFonts w:ascii="Arial" w:hAnsi="Arial" w:cs="Arial"/>
                    <w:b/>
                    <w:bCs/>
                    <w:color w:val="FF0000"/>
                    <w:szCs w:val="20"/>
                    <w:shd w:val="clear" w:color="auto" w:fill="FDFDFD"/>
                  </w:rPr>
                </w:rPrChange>
              </w:rPr>
              <w:t>omposition</w:t>
            </w:r>
          </w:p>
        </w:tc>
      </w:tr>
      <w:tr w:rsidR="00DC741E" w:rsidRPr="00DC741E" w14:paraId="113919E3" w14:textId="77777777" w:rsidTr="00956A4A">
        <w:trPr>
          <w:trHeight w:val="1231"/>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37730F" w14:textId="77777777" w:rsidR="001B32C7" w:rsidRPr="00DC741E" w:rsidRDefault="001B32C7" w:rsidP="003E2DDC">
            <w:pPr>
              <w:textAlignment w:val="baseline"/>
              <w:rPr>
                <w:rFonts w:ascii="Arial" w:eastAsia="굴림" w:hAnsi="Arial" w:cs="Arial"/>
                <w:kern w:val="0"/>
                <w:szCs w:val="20"/>
                <w:rPrChange w:id="121" w:author="Keis" w:date="2024-09-06T17:23:00Z">
                  <w:rPr>
                    <w:rFonts w:ascii="Arial" w:eastAsia="굴림" w:hAnsi="Arial" w:cs="Arial"/>
                    <w:color w:val="FF0000"/>
                    <w:kern w:val="0"/>
                    <w:szCs w:val="20"/>
                  </w:rPr>
                </w:rPrChange>
              </w:rPr>
            </w:pPr>
            <w:r w:rsidRPr="00DC741E">
              <w:rPr>
                <w:rFonts w:ascii="Arial" w:eastAsia="나눔명조" w:hAnsi="Arial" w:cs="Arial"/>
                <w:kern w:val="0"/>
                <w:szCs w:val="20"/>
                <w:rPrChange w:id="122" w:author="Keis" w:date="2024-09-06T17:23:00Z">
                  <w:rPr>
                    <w:rFonts w:ascii="Arial" w:eastAsia="나눔명조" w:hAnsi="Arial" w:cs="Arial"/>
                    <w:color w:val="FF0000"/>
                    <w:kern w:val="0"/>
                    <w:szCs w:val="20"/>
                  </w:rPr>
                </w:rPrChange>
              </w:rPr>
              <w:t xml:space="preserve">1. </w:t>
            </w:r>
            <w:r w:rsidRPr="00DC741E">
              <w:rPr>
                <w:rFonts w:ascii="Arial" w:eastAsia="굴림" w:hAnsi="Arial" w:cs="Arial"/>
                <w:szCs w:val="20"/>
                <w:rPrChange w:id="123" w:author="Keis" w:date="2024-09-06T17:23:00Z">
                  <w:rPr>
                    <w:rFonts w:ascii="Arial" w:eastAsia="굴림" w:hAnsi="Arial" w:cs="Arial"/>
                    <w:color w:val="FF0000"/>
                    <w:szCs w:val="20"/>
                  </w:rPr>
                </w:rPrChange>
              </w:rPr>
              <w:t>One generation</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5D640" w14:textId="77777777" w:rsidR="001B32C7" w:rsidRPr="00DC741E" w:rsidRDefault="001B32C7" w:rsidP="000C726F">
            <w:pPr>
              <w:spacing w:line="384" w:lineRule="auto"/>
              <w:jc w:val="left"/>
              <w:textAlignment w:val="baseline"/>
              <w:rPr>
                <w:rFonts w:ascii="Arial" w:eastAsia="굴림" w:hAnsi="Arial" w:cs="Arial"/>
                <w:kern w:val="0"/>
                <w:sz w:val="17"/>
                <w:szCs w:val="17"/>
                <w:rPrChange w:id="124" w:author="Keis" w:date="2024-09-06T17:23:00Z">
                  <w:rPr>
                    <w:rFonts w:ascii="Arial" w:eastAsia="굴림" w:hAnsi="Arial" w:cs="Arial"/>
                    <w:color w:val="FF0000"/>
                    <w:kern w:val="0"/>
                    <w:sz w:val="17"/>
                    <w:szCs w:val="17"/>
                  </w:rPr>
                </w:rPrChange>
              </w:rPr>
            </w:pPr>
            <w:r w:rsidRPr="00DC741E">
              <w:rPr>
                <w:rFonts w:ascii="Arial" w:hAnsi="Arial" w:cs="Arial"/>
                <w:sz w:val="17"/>
                <w:szCs w:val="17"/>
                <w:shd w:val="clear" w:color="auto" w:fill="FDFDFD"/>
                <w:rPrChange w:id="125" w:author="Keis" w:date="2024-09-06T17:23:00Z">
                  <w:rPr>
                    <w:rFonts w:ascii="Arial" w:hAnsi="Arial" w:cs="Arial"/>
                    <w:color w:val="FF0000"/>
                    <w:sz w:val="17"/>
                    <w:szCs w:val="17"/>
                    <w:shd w:val="clear" w:color="auto" w:fill="FDFDFD"/>
                  </w:rPr>
                </w:rPrChange>
              </w:rPr>
              <w:t>11. Single-family household</w:t>
            </w:r>
            <w:r w:rsidRPr="00DC741E">
              <w:rPr>
                <w:rFonts w:ascii="Arial" w:hAnsi="Arial" w:cs="Arial"/>
                <w:sz w:val="17"/>
                <w:szCs w:val="17"/>
                <w:rPrChange w:id="126"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27" w:author="Keis" w:date="2024-09-06T17:23:00Z">
                  <w:rPr>
                    <w:rFonts w:ascii="Arial" w:hAnsi="Arial" w:cs="Arial"/>
                    <w:color w:val="FF0000"/>
                    <w:sz w:val="17"/>
                    <w:szCs w:val="17"/>
                    <w:shd w:val="clear" w:color="auto" w:fill="FDFDFD"/>
                  </w:rPr>
                </w:rPrChange>
              </w:rPr>
              <w:t>12. Respondent + spouse</w:t>
            </w:r>
            <w:r w:rsidR="002106F9" w:rsidRPr="00DC741E">
              <w:rPr>
                <w:rFonts w:ascii="Arial" w:hAnsi="Arial" w:cs="Arial"/>
                <w:sz w:val="17"/>
                <w:szCs w:val="17"/>
                <w:shd w:val="clear" w:color="auto" w:fill="FDFDFD"/>
                <w:rPrChange w:id="128" w:author="Keis" w:date="2024-09-06T17:23:00Z">
                  <w:rPr>
                    <w:rFonts w:ascii="Arial" w:hAnsi="Arial" w:cs="Arial"/>
                    <w:color w:val="FF0000"/>
                    <w:sz w:val="17"/>
                    <w:szCs w:val="17"/>
                    <w:shd w:val="clear" w:color="auto" w:fill="FDFDFD"/>
                  </w:rPr>
                </w:rPrChange>
              </w:rPr>
              <w:t xml:space="preserve"> [couple house</w:t>
            </w:r>
            <w:r w:rsidRPr="00DC741E">
              <w:rPr>
                <w:rFonts w:ascii="Arial" w:hAnsi="Arial" w:cs="Arial"/>
                <w:sz w:val="17"/>
                <w:szCs w:val="17"/>
                <w:shd w:val="clear" w:color="auto" w:fill="FDFDFD"/>
                <w:rPrChange w:id="129" w:author="Keis" w:date="2024-09-06T17:23:00Z">
                  <w:rPr>
                    <w:rFonts w:ascii="Arial" w:hAnsi="Arial" w:cs="Arial"/>
                    <w:color w:val="FF0000"/>
                    <w:sz w:val="17"/>
                    <w:szCs w:val="17"/>
                    <w:shd w:val="clear" w:color="auto" w:fill="FDFDFD"/>
                  </w:rPr>
                </w:rPrChange>
              </w:rPr>
              <w:t>hold</w:t>
            </w:r>
            <w:r w:rsidR="002106F9" w:rsidRPr="00DC741E">
              <w:rPr>
                <w:rFonts w:ascii="Arial" w:hAnsi="Arial" w:cs="Arial"/>
                <w:sz w:val="17"/>
                <w:szCs w:val="17"/>
                <w:shd w:val="clear" w:color="auto" w:fill="FDFDFD"/>
                <w:rPrChange w:id="130" w:author="Keis" w:date="2024-09-06T17:23:00Z">
                  <w:rPr>
                    <w:rFonts w:ascii="Arial" w:hAnsi="Arial" w:cs="Arial"/>
                    <w:color w:val="FF0000"/>
                    <w:sz w:val="17"/>
                    <w:szCs w:val="17"/>
                    <w:shd w:val="clear" w:color="auto" w:fill="FDFDFD"/>
                  </w:rPr>
                </w:rPrChange>
              </w:rPr>
              <w:t>]</w:t>
            </w:r>
            <w:r w:rsidRPr="00DC741E">
              <w:rPr>
                <w:rFonts w:ascii="Arial" w:hAnsi="Arial" w:cs="Arial"/>
                <w:sz w:val="17"/>
                <w:szCs w:val="17"/>
                <w:rPrChange w:id="131"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32" w:author="Keis" w:date="2024-09-06T17:23:00Z">
                  <w:rPr>
                    <w:rFonts w:ascii="Arial" w:hAnsi="Arial" w:cs="Arial"/>
                    <w:color w:val="FF0000"/>
                    <w:sz w:val="17"/>
                    <w:szCs w:val="17"/>
                    <w:shd w:val="clear" w:color="auto" w:fill="FDFDFD"/>
                  </w:rPr>
                </w:rPrChange>
              </w:rPr>
              <w:t>13. Respondent (spouse) + brothers/sisters</w:t>
            </w:r>
            <w:r w:rsidRPr="00DC741E">
              <w:rPr>
                <w:rFonts w:ascii="Arial" w:hAnsi="Arial" w:cs="Arial"/>
                <w:sz w:val="17"/>
                <w:szCs w:val="17"/>
                <w:rPrChange w:id="133"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34" w:author="Keis" w:date="2024-09-06T17:23:00Z">
                  <w:rPr>
                    <w:rFonts w:ascii="Arial" w:hAnsi="Arial" w:cs="Arial"/>
                    <w:color w:val="FF0000"/>
                    <w:sz w:val="17"/>
                    <w:szCs w:val="17"/>
                    <w:shd w:val="clear" w:color="auto" w:fill="FDFDFD"/>
                  </w:rPr>
                </w:rPrChange>
              </w:rPr>
              <w:t xml:space="preserve">14. Respondent (spouse) + other </w:t>
            </w:r>
            <w:r w:rsidR="000C726F" w:rsidRPr="00DC741E">
              <w:rPr>
                <w:rFonts w:ascii="Arial" w:hAnsi="Arial" w:cs="Arial"/>
                <w:sz w:val="17"/>
                <w:szCs w:val="17"/>
                <w:shd w:val="clear" w:color="auto" w:fill="FDFDFD"/>
                <w:rPrChange w:id="135" w:author="Keis" w:date="2024-09-06T17:23:00Z">
                  <w:rPr>
                    <w:rFonts w:ascii="Arial" w:hAnsi="Arial" w:cs="Arial"/>
                    <w:color w:val="FF0000"/>
                    <w:sz w:val="17"/>
                    <w:szCs w:val="17"/>
                    <w:shd w:val="clear" w:color="auto" w:fill="FDFDFD"/>
                  </w:rPr>
                </w:rPrChange>
              </w:rPr>
              <w:t>relatives</w:t>
            </w:r>
            <w:r w:rsidRPr="00DC741E">
              <w:rPr>
                <w:rFonts w:ascii="Arial" w:hAnsi="Arial" w:cs="Arial"/>
                <w:sz w:val="17"/>
                <w:szCs w:val="17"/>
                <w:rPrChange w:id="136"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37" w:author="Keis" w:date="2024-09-06T17:23:00Z">
                  <w:rPr>
                    <w:rFonts w:ascii="Arial" w:hAnsi="Arial" w:cs="Arial"/>
                    <w:color w:val="FF0000"/>
                    <w:sz w:val="17"/>
                    <w:szCs w:val="17"/>
                    <w:shd w:val="clear" w:color="auto" w:fill="FDFDFD"/>
                  </w:rPr>
                </w:rPrChange>
              </w:rPr>
              <w:t>19. Other</w:t>
            </w:r>
            <w:r w:rsidR="000C726F" w:rsidRPr="00DC741E">
              <w:rPr>
                <w:rFonts w:ascii="Arial" w:hAnsi="Arial" w:cs="Arial"/>
                <w:sz w:val="17"/>
                <w:szCs w:val="17"/>
                <w:shd w:val="clear" w:color="auto" w:fill="FDFDFD"/>
                <w:rPrChange w:id="138" w:author="Keis" w:date="2024-09-06T17:23:00Z">
                  <w:rPr>
                    <w:rFonts w:ascii="Arial" w:hAnsi="Arial" w:cs="Arial"/>
                    <w:color w:val="FF0000"/>
                    <w:sz w:val="17"/>
                    <w:szCs w:val="17"/>
                    <w:shd w:val="clear" w:color="auto" w:fill="FDFDFD"/>
                  </w:rPr>
                </w:rPrChange>
              </w:rPr>
              <w:t xml:space="preserve"> type of</w:t>
            </w:r>
            <w:r w:rsidRPr="00DC741E">
              <w:rPr>
                <w:rFonts w:ascii="Arial" w:hAnsi="Arial" w:cs="Arial"/>
                <w:sz w:val="17"/>
                <w:szCs w:val="17"/>
                <w:shd w:val="clear" w:color="auto" w:fill="FDFDFD"/>
                <w:rPrChange w:id="139" w:author="Keis" w:date="2024-09-06T17:23:00Z">
                  <w:rPr>
                    <w:rFonts w:ascii="Arial" w:hAnsi="Arial" w:cs="Arial"/>
                    <w:color w:val="FF0000"/>
                    <w:sz w:val="17"/>
                    <w:szCs w:val="17"/>
                    <w:shd w:val="clear" w:color="auto" w:fill="FDFDFD"/>
                  </w:rPr>
                </w:rPrChange>
              </w:rPr>
              <w:t xml:space="preserve"> one generation</w:t>
            </w:r>
          </w:p>
        </w:tc>
      </w:tr>
      <w:tr w:rsidR="00DC741E" w:rsidRPr="00DC741E" w14:paraId="17AD75AB" w14:textId="77777777" w:rsidTr="00956A4A">
        <w:trPr>
          <w:trHeight w:val="1699"/>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A2DBA0" w14:textId="77777777" w:rsidR="001B32C7" w:rsidRPr="00DC741E" w:rsidRDefault="001B32C7" w:rsidP="003E2DDC">
            <w:pPr>
              <w:textAlignment w:val="baseline"/>
              <w:rPr>
                <w:rFonts w:ascii="Arial" w:eastAsia="굴림" w:hAnsi="Arial" w:cs="Arial"/>
                <w:kern w:val="0"/>
                <w:szCs w:val="20"/>
                <w:rPrChange w:id="140" w:author="Keis" w:date="2024-09-06T17:23:00Z">
                  <w:rPr>
                    <w:rFonts w:ascii="Arial" w:eastAsia="굴림" w:hAnsi="Arial" w:cs="Arial"/>
                    <w:color w:val="FF0000"/>
                    <w:kern w:val="0"/>
                    <w:szCs w:val="20"/>
                  </w:rPr>
                </w:rPrChange>
              </w:rPr>
            </w:pPr>
            <w:r w:rsidRPr="00DC741E">
              <w:rPr>
                <w:rFonts w:ascii="Arial" w:eastAsia="나눔명조" w:hAnsi="Arial" w:cs="Arial"/>
                <w:kern w:val="0"/>
                <w:szCs w:val="20"/>
                <w:rPrChange w:id="141" w:author="Keis" w:date="2024-09-06T17:23:00Z">
                  <w:rPr>
                    <w:rFonts w:ascii="Arial" w:eastAsia="나눔명조" w:hAnsi="Arial" w:cs="Arial"/>
                    <w:color w:val="FF0000"/>
                    <w:kern w:val="0"/>
                    <w:szCs w:val="20"/>
                  </w:rPr>
                </w:rPrChange>
              </w:rPr>
              <w:t>2</w:t>
            </w:r>
            <w:r w:rsidRPr="00DC741E">
              <w:rPr>
                <w:rFonts w:ascii="Arial" w:eastAsia="굴림" w:hAnsi="Arial" w:cs="Arial"/>
                <w:szCs w:val="20"/>
                <w:rPrChange w:id="142" w:author="Keis" w:date="2024-09-06T17:23:00Z">
                  <w:rPr>
                    <w:rFonts w:ascii="Arial" w:eastAsia="굴림" w:hAnsi="Arial" w:cs="Arial"/>
                    <w:color w:val="FF0000"/>
                    <w:szCs w:val="20"/>
                  </w:rPr>
                </w:rPrChange>
              </w:rPr>
              <w:t xml:space="preserve"> Two generation</w:t>
            </w:r>
            <w:r w:rsidR="00AF10BB" w:rsidRPr="00DC741E">
              <w:rPr>
                <w:rFonts w:ascii="Arial" w:eastAsia="굴림" w:hAnsi="Arial" w:cs="Arial"/>
                <w:szCs w:val="20"/>
                <w:rPrChange w:id="143" w:author="Keis" w:date="2024-09-06T17:23:00Z">
                  <w:rPr>
                    <w:rFonts w:ascii="Arial" w:eastAsia="굴림" w:hAnsi="Arial" w:cs="Arial"/>
                    <w:color w:val="FF0000"/>
                    <w:szCs w:val="20"/>
                  </w:rPr>
                </w:rPrChange>
              </w:rPr>
              <w:t>s</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D071E0" w14:textId="77777777" w:rsidR="001B32C7" w:rsidRPr="00DC741E" w:rsidRDefault="001B32C7" w:rsidP="006F1C56">
            <w:pPr>
              <w:spacing w:line="384" w:lineRule="auto"/>
              <w:jc w:val="left"/>
              <w:textAlignment w:val="baseline"/>
              <w:rPr>
                <w:rFonts w:ascii="Arial" w:eastAsia="굴림" w:hAnsi="Arial" w:cs="Arial"/>
                <w:kern w:val="0"/>
                <w:sz w:val="17"/>
                <w:szCs w:val="17"/>
                <w:rPrChange w:id="144" w:author="Keis" w:date="2024-09-06T17:23:00Z">
                  <w:rPr>
                    <w:rFonts w:ascii="Arial" w:eastAsia="굴림" w:hAnsi="Arial" w:cs="Arial"/>
                    <w:color w:val="FF0000"/>
                    <w:kern w:val="0"/>
                    <w:sz w:val="17"/>
                    <w:szCs w:val="17"/>
                  </w:rPr>
                </w:rPrChange>
              </w:rPr>
            </w:pPr>
            <w:r w:rsidRPr="00DC741E">
              <w:rPr>
                <w:rFonts w:ascii="Arial" w:hAnsi="Arial" w:cs="Arial"/>
                <w:sz w:val="17"/>
                <w:szCs w:val="17"/>
                <w:shd w:val="clear" w:color="auto" w:fill="FDFDFD"/>
                <w:rPrChange w:id="145" w:author="Keis" w:date="2024-09-06T17:23:00Z">
                  <w:rPr>
                    <w:rFonts w:ascii="Arial" w:hAnsi="Arial" w:cs="Arial"/>
                    <w:color w:val="FF0000"/>
                    <w:sz w:val="17"/>
                    <w:szCs w:val="17"/>
                    <w:shd w:val="clear" w:color="auto" w:fill="FDFDFD"/>
                  </w:rPr>
                </w:rPrChange>
              </w:rPr>
              <w:t>21. Respondent (spouse) + children</w:t>
            </w:r>
            <w:r w:rsidRPr="00DC741E">
              <w:rPr>
                <w:rFonts w:ascii="Arial" w:hAnsi="Arial" w:cs="Arial"/>
                <w:sz w:val="17"/>
                <w:szCs w:val="17"/>
                <w:rPrChange w:id="146"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47" w:author="Keis" w:date="2024-09-06T17:23:00Z">
                  <w:rPr>
                    <w:rFonts w:ascii="Arial" w:hAnsi="Arial" w:cs="Arial"/>
                    <w:color w:val="FF0000"/>
                    <w:sz w:val="17"/>
                    <w:szCs w:val="17"/>
                    <w:shd w:val="clear" w:color="auto" w:fill="FDFDFD"/>
                  </w:rPr>
                </w:rPrChange>
              </w:rPr>
              <w:t>22. Parent(s) + respondent (spouse)</w:t>
            </w:r>
            <w:r w:rsidRPr="00DC741E">
              <w:rPr>
                <w:rFonts w:ascii="Arial" w:hAnsi="Arial" w:cs="Arial"/>
                <w:sz w:val="17"/>
                <w:szCs w:val="17"/>
                <w:rPrChange w:id="148"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49" w:author="Keis" w:date="2024-09-06T17:23:00Z">
                  <w:rPr>
                    <w:rFonts w:ascii="Arial" w:hAnsi="Arial" w:cs="Arial"/>
                    <w:color w:val="FF0000"/>
                    <w:sz w:val="17"/>
                    <w:szCs w:val="17"/>
                    <w:shd w:val="clear" w:color="auto" w:fill="FDFDFD"/>
                  </w:rPr>
                </w:rPrChange>
              </w:rPr>
              <w:t>23. Respondent (spouse) + children + brothers/sisters</w:t>
            </w:r>
            <w:r w:rsidRPr="00DC741E">
              <w:rPr>
                <w:rFonts w:ascii="Arial" w:hAnsi="Arial" w:cs="Arial"/>
                <w:sz w:val="17"/>
                <w:szCs w:val="17"/>
                <w:rPrChange w:id="150"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51" w:author="Keis" w:date="2024-09-06T17:23:00Z">
                  <w:rPr>
                    <w:rFonts w:ascii="Arial" w:hAnsi="Arial" w:cs="Arial"/>
                    <w:color w:val="FF0000"/>
                    <w:sz w:val="17"/>
                    <w:szCs w:val="17"/>
                    <w:shd w:val="clear" w:color="auto" w:fill="FDFDFD"/>
                  </w:rPr>
                </w:rPrChange>
              </w:rPr>
              <w:t xml:space="preserve">24. Respondent (spouse) + children + other </w:t>
            </w:r>
            <w:r w:rsidR="006F1C56" w:rsidRPr="00DC741E">
              <w:rPr>
                <w:rFonts w:ascii="Arial" w:hAnsi="Arial" w:cs="Arial"/>
                <w:sz w:val="17"/>
                <w:szCs w:val="17"/>
                <w:shd w:val="clear" w:color="auto" w:fill="FDFDFD"/>
                <w:rPrChange w:id="152" w:author="Keis" w:date="2024-09-06T17:23:00Z">
                  <w:rPr>
                    <w:rFonts w:ascii="Arial" w:hAnsi="Arial" w:cs="Arial"/>
                    <w:color w:val="FF0000"/>
                    <w:sz w:val="17"/>
                    <w:szCs w:val="17"/>
                    <w:shd w:val="clear" w:color="auto" w:fill="FDFDFD"/>
                  </w:rPr>
                </w:rPrChange>
              </w:rPr>
              <w:t>relatives</w:t>
            </w:r>
            <w:r w:rsidRPr="00DC741E">
              <w:rPr>
                <w:rFonts w:ascii="Arial" w:hAnsi="Arial" w:cs="Arial"/>
                <w:sz w:val="17"/>
                <w:szCs w:val="17"/>
                <w:rPrChange w:id="153"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54" w:author="Keis" w:date="2024-09-06T17:23:00Z">
                  <w:rPr>
                    <w:rFonts w:ascii="Arial" w:hAnsi="Arial" w:cs="Arial"/>
                    <w:color w:val="FF0000"/>
                    <w:sz w:val="17"/>
                    <w:szCs w:val="17"/>
                    <w:shd w:val="clear" w:color="auto" w:fill="FDFDFD"/>
                  </w:rPr>
                </w:rPrChange>
              </w:rPr>
              <w:t xml:space="preserve">25. Respondent (spouse) + </w:t>
            </w:r>
            <w:r w:rsidR="006F1C56" w:rsidRPr="00DC741E">
              <w:rPr>
                <w:rFonts w:ascii="Arial" w:hAnsi="Arial" w:cs="Arial"/>
                <w:sz w:val="17"/>
                <w:szCs w:val="17"/>
                <w:shd w:val="clear" w:color="auto" w:fill="FDFDFD"/>
                <w:rPrChange w:id="155" w:author="Keis" w:date="2024-09-06T17:23:00Z">
                  <w:rPr>
                    <w:rFonts w:ascii="Arial" w:hAnsi="Arial" w:cs="Arial"/>
                    <w:color w:val="FF0000"/>
                    <w:sz w:val="17"/>
                    <w:szCs w:val="17"/>
                    <w:shd w:val="clear" w:color="auto" w:fill="FDFDFD"/>
                  </w:rPr>
                </w:rPrChange>
              </w:rPr>
              <w:t>(great) grandchildren</w:t>
            </w:r>
            <w:r w:rsidRPr="00DC741E">
              <w:rPr>
                <w:rFonts w:ascii="Arial" w:hAnsi="Arial" w:cs="Arial"/>
                <w:sz w:val="17"/>
                <w:szCs w:val="17"/>
                <w:rPrChange w:id="156"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57" w:author="Keis" w:date="2024-09-06T17:23:00Z">
                  <w:rPr>
                    <w:rFonts w:ascii="Arial" w:hAnsi="Arial" w:cs="Arial"/>
                    <w:color w:val="FF0000"/>
                    <w:sz w:val="17"/>
                    <w:szCs w:val="17"/>
                    <w:shd w:val="clear" w:color="auto" w:fill="FDFDFD"/>
                  </w:rPr>
                </w:rPrChange>
              </w:rPr>
              <w:t xml:space="preserve">29. Other </w:t>
            </w:r>
            <w:r w:rsidR="000C726F" w:rsidRPr="00DC741E">
              <w:rPr>
                <w:rFonts w:ascii="Arial" w:hAnsi="Arial" w:cs="Arial"/>
                <w:sz w:val="17"/>
                <w:szCs w:val="17"/>
                <w:shd w:val="clear" w:color="auto" w:fill="FDFDFD"/>
                <w:rPrChange w:id="158" w:author="Keis" w:date="2024-09-06T17:23:00Z">
                  <w:rPr>
                    <w:rFonts w:ascii="Arial" w:hAnsi="Arial" w:cs="Arial"/>
                    <w:color w:val="FF0000"/>
                    <w:sz w:val="17"/>
                    <w:szCs w:val="17"/>
                    <w:shd w:val="clear" w:color="auto" w:fill="FDFDFD"/>
                  </w:rPr>
                </w:rPrChange>
              </w:rPr>
              <w:t xml:space="preserve">type of </w:t>
            </w:r>
            <w:r w:rsidRPr="00DC741E">
              <w:rPr>
                <w:rFonts w:ascii="Arial" w:hAnsi="Arial" w:cs="Arial"/>
                <w:sz w:val="17"/>
                <w:szCs w:val="17"/>
                <w:shd w:val="clear" w:color="auto" w:fill="FDFDFD"/>
                <w:rPrChange w:id="159" w:author="Keis" w:date="2024-09-06T17:23:00Z">
                  <w:rPr>
                    <w:rFonts w:ascii="Arial" w:hAnsi="Arial" w:cs="Arial"/>
                    <w:color w:val="FF0000"/>
                    <w:sz w:val="17"/>
                    <w:szCs w:val="17"/>
                    <w:shd w:val="clear" w:color="auto" w:fill="FDFDFD"/>
                  </w:rPr>
                </w:rPrChange>
              </w:rPr>
              <w:t>two generation</w:t>
            </w:r>
            <w:r w:rsidR="00D37398" w:rsidRPr="00DC741E">
              <w:rPr>
                <w:rFonts w:ascii="Arial" w:hAnsi="Arial" w:cs="Arial"/>
                <w:sz w:val="17"/>
                <w:szCs w:val="17"/>
                <w:shd w:val="clear" w:color="auto" w:fill="FDFDFD"/>
                <w:rPrChange w:id="160" w:author="Keis" w:date="2024-09-06T17:23:00Z">
                  <w:rPr>
                    <w:rFonts w:ascii="Arial" w:hAnsi="Arial" w:cs="Arial"/>
                    <w:color w:val="FF0000"/>
                    <w:sz w:val="17"/>
                    <w:szCs w:val="17"/>
                    <w:shd w:val="clear" w:color="auto" w:fill="FDFDFD"/>
                  </w:rPr>
                </w:rPrChange>
              </w:rPr>
              <w:t>s</w:t>
            </w:r>
          </w:p>
        </w:tc>
      </w:tr>
      <w:tr w:rsidR="00DC741E" w:rsidRPr="00DC741E" w14:paraId="0BADE5DC" w14:textId="77777777" w:rsidTr="00956A4A">
        <w:trPr>
          <w:trHeight w:val="996"/>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87EC0C" w14:textId="77777777" w:rsidR="001B32C7" w:rsidRPr="00DC741E" w:rsidRDefault="001B32C7" w:rsidP="003E2DDC">
            <w:pPr>
              <w:textAlignment w:val="baseline"/>
              <w:rPr>
                <w:rFonts w:ascii="Arial" w:eastAsia="굴림" w:hAnsi="Arial" w:cs="Arial"/>
                <w:kern w:val="0"/>
                <w:szCs w:val="20"/>
                <w:rPrChange w:id="161" w:author="Keis" w:date="2024-09-06T17:23:00Z">
                  <w:rPr>
                    <w:rFonts w:ascii="Arial" w:eastAsia="굴림" w:hAnsi="Arial" w:cs="Arial"/>
                    <w:color w:val="FF0000"/>
                    <w:kern w:val="0"/>
                    <w:szCs w:val="20"/>
                  </w:rPr>
                </w:rPrChange>
              </w:rPr>
            </w:pPr>
            <w:r w:rsidRPr="00DC741E">
              <w:rPr>
                <w:rFonts w:ascii="Arial" w:eastAsia="나눔명조" w:hAnsi="Arial" w:cs="Arial"/>
                <w:kern w:val="0"/>
                <w:szCs w:val="20"/>
                <w:rPrChange w:id="162" w:author="Keis" w:date="2024-09-06T17:23:00Z">
                  <w:rPr>
                    <w:rFonts w:ascii="Arial" w:eastAsia="나눔명조" w:hAnsi="Arial" w:cs="Arial"/>
                    <w:color w:val="FF0000"/>
                    <w:kern w:val="0"/>
                    <w:szCs w:val="20"/>
                  </w:rPr>
                </w:rPrChange>
              </w:rPr>
              <w:t xml:space="preserve">3. </w:t>
            </w:r>
            <w:r w:rsidRPr="00DC741E">
              <w:rPr>
                <w:rFonts w:ascii="Arial" w:eastAsia="굴림" w:hAnsi="Arial" w:cs="Arial"/>
                <w:szCs w:val="20"/>
                <w:rPrChange w:id="163" w:author="Keis" w:date="2024-09-06T17:23:00Z">
                  <w:rPr>
                    <w:rFonts w:ascii="Arial" w:eastAsia="굴림" w:hAnsi="Arial" w:cs="Arial"/>
                    <w:color w:val="FF0000"/>
                    <w:szCs w:val="20"/>
                  </w:rPr>
                </w:rPrChange>
              </w:rPr>
              <w:t>Three generation</w:t>
            </w:r>
            <w:r w:rsidR="00D37398" w:rsidRPr="00DC741E">
              <w:rPr>
                <w:rFonts w:ascii="Arial" w:eastAsia="굴림" w:hAnsi="Arial" w:cs="Arial"/>
                <w:szCs w:val="20"/>
                <w:rPrChange w:id="164" w:author="Keis" w:date="2024-09-06T17:23:00Z">
                  <w:rPr>
                    <w:rFonts w:ascii="Arial" w:eastAsia="굴림" w:hAnsi="Arial" w:cs="Arial"/>
                    <w:color w:val="FF0000"/>
                    <w:szCs w:val="20"/>
                  </w:rPr>
                </w:rPrChange>
              </w:rPr>
              <w:t>s</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777AC7" w14:textId="77777777" w:rsidR="001B32C7" w:rsidRPr="00DC741E" w:rsidRDefault="001B32C7" w:rsidP="00EA603A">
            <w:pPr>
              <w:spacing w:line="384" w:lineRule="auto"/>
              <w:jc w:val="left"/>
              <w:textAlignment w:val="baseline"/>
              <w:rPr>
                <w:rFonts w:ascii="Arial" w:eastAsia="굴림" w:hAnsi="Arial" w:cs="Arial"/>
                <w:kern w:val="0"/>
                <w:sz w:val="17"/>
                <w:szCs w:val="17"/>
                <w:rPrChange w:id="165" w:author="Keis" w:date="2024-09-06T17:23:00Z">
                  <w:rPr>
                    <w:rFonts w:ascii="Arial" w:eastAsia="굴림" w:hAnsi="Arial" w:cs="Arial"/>
                    <w:color w:val="FF0000"/>
                    <w:kern w:val="0"/>
                    <w:sz w:val="17"/>
                    <w:szCs w:val="17"/>
                  </w:rPr>
                </w:rPrChange>
              </w:rPr>
            </w:pPr>
            <w:r w:rsidRPr="00DC741E">
              <w:rPr>
                <w:rFonts w:ascii="Arial" w:hAnsi="Arial" w:cs="Arial"/>
                <w:sz w:val="17"/>
                <w:szCs w:val="17"/>
                <w:shd w:val="clear" w:color="auto" w:fill="FDFDFD"/>
                <w:rPrChange w:id="166" w:author="Keis" w:date="2024-09-06T17:23:00Z">
                  <w:rPr>
                    <w:rFonts w:ascii="Arial" w:hAnsi="Arial" w:cs="Arial"/>
                    <w:color w:val="FF0000"/>
                    <w:sz w:val="17"/>
                    <w:szCs w:val="17"/>
                    <w:shd w:val="clear" w:color="auto" w:fill="FDFDFD"/>
                  </w:rPr>
                </w:rPrChange>
              </w:rPr>
              <w:t>31. Parent(s) + respondent (spouse) + children</w:t>
            </w:r>
            <w:r w:rsidRPr="00DC741E">
              <w:rPr>
                <w:rFonts w:ascii="Arial" w:hAnsi="Arial" w:cs="Arial"/>
                <w:sz w:val="17"/>
                <w:szCs w:val="17"/>
                <w:rPrChange w:id="167"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68" w:author="Keis" w:date="2024-09-06T17:23:00Z">
                  <w:rPr>
                    <w:rFonts w:ascii="Arial" w:hAnsi="Arial" w:cs="Arial"/>
                    <w:color w:val="FF0000"/>
                    <w:sz w:val="17"/>
                    <w:szCs w:val="17"/>
                    <w:shd w:val="clear" w:color="auto" w:fill="FDFDFD"/>
                  </w:rPr>
                </w:rPrChange>
              </w:rPr>
              <w:t>32. Parent(s) + respondent (spouse) + grandchildren</w:t>
            </w:r>
            <w:r w:rsidRPr="00DC741E">
              <w:rPr>
                <w:rFonts w:ascii="Arial" w:hAnsi="Arial" w:cs="Arial"/>
                <w:sz w:val="17"/>
                <w:szCs w:val="17"/>
                <w:rPrChange w:id="169"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70" w:author="Keis" w:date="2024-09-06T17:23:00Z">
                  <w:rPr>
                    <w:rFonts w:ascii="Arial" w:hAnsi="Arial" w:cs="Arial"/>
                    <w:color w:val="FF0000"/>
                    <w:sz w:val="17"/>
                    <w:szCs w:val="17"/>
                    <w:shd w:val="clear" w:color="auto" w:fill="FDFDFD"/>
                  </w:rPr>
                </w:rPrChange>
              </w:rPr>
              <w:t>33. Respondent (spouse) + children + grandchildren</w:t>
            </w:r>
            <w:r w:rsidRPr="00DC741E">
              <w:rPr>
                <w:rFonts w:ascii="Arial" w:hAnsi="Arial" w:cs="Arial"/>
                <w:sz w:val="17"/>
                <w:szCs w:val="17"/>
                <w:rPrChange w:id="171"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72" w:author="Keis" w:date="2024-09-06T17:23:00Z">
                  <w:rPr>
                    <w:rFonts w:ascii="Arial" w:hAnsi="Arial" w:cs="Arial"/>
                    <w:color w:val="FF0000"/>
                    <w:sz w:val="17"/>
                    <w:szCs w:val="17"/>
                    <w:shd w:val="clear" w:color="auto" w:fill="FDFDFD"/>
                  </w:rPr>
                </w:rPrChange>
              </w:rPr>
              <w:lastRenderedPageBreak/>
              <w:t>39. Other</w:t>
            </w:r>
            <w:r w:rsidR="000C726F" w:rsidRPr="00DC741E">
              <w:rPr>
                <w:rFonts w:ascii="Arial" w:hAnsi="Arial" w:cs="Arial"/>
                <w:sz w:val="17"/>
                <w:szCs w:val="17"/>
                <w:shd w:val="clear" w:color="auto" w:fill="FDFDFD"/>
                <w:rPrChange w:id="173" w:author="Keis" w:date="2024-09-06T17:23:00Z">
                  <w:rPr>
                    <w:rFonts w:ascii="Arial" w:hAnsi="Arial" w:cs="Arial"/>
                    <w:color w:val="FF0000"/>
                    <w:sz w:val="17"/>
                    <w:szCs w:val="17"/>
                    <w:shd w:val="clear" w:color="auto" w:fill="FDFDFD"/>
                  </w:rPr>
                </w:rPrChange>
              </w:rPr>
              <w:t xml:space="preserve"> type of</w:t>
            </w:r>
            <w:r w:rsidRPr="00DC741E">
              <w:rPr>
                <w:rFonts w:ascii="Arial" w:hAnsi="Arial" w:cs="Arial"/>
                <w:sz w:val="17"/>
                <w:szCs w:val="17"/>
                <w:shd w:val="clear" w:color="auto" w:fill="FDFDFD"/>
                <w:rPrChange w:id="174" w:author="Keis" w:date="2024-09-06T17:23:00Z">
                  <w:rPr>
                    <w:rFonts w:ascii="Arial" w:hAnsi="Arial" w:cs="Arial"/>
                    <w:color w:val="FF0000"/>
                    <w:sz w:val="17"/>
                    <w:szCs w:val="17"/>
                    <w:shd w:val="clear" w:color="auto" w:fill="FDFDFD"/>
                  </w:rPr>
                </w:rPrChange>
              </w:rPr>
              <w:t xml:space="preserve"> three generation</w:t>
            </w:r>
            <w:r w:rsidR="00D37398" w:rsidRPr="00DC741E">
              <w:rPr>
                <w:rFonts w:ascii="Arial" w:hAnsi="Arial" w:cs="Arial"/>
                <w:sz w:val="17"/>
                <w:szCs w:val="17"/>
                <w:shd w:val="clear" w:color="auto" w:fill="FDFDFD"/>
                <w:rPrChange w:id="175" w:author="Keis" w:date="2024-09-06T17:23:00Z">
                  <w:rPr>
                    <w:rFonts w:ascii="Arial" w:hAnsi="Arial" w:cs="Arial"/>
                    <w:color w:val="FF0000"/>
                    <w:sz w:val="17"/>
                    <w:szCs w:val="17"/>
                    <w:shd w:val="clear" w:color="auto" w:fill="FDFDFD"/>
                  </w:rPr>
                </w:rPrChange>
              </w:rPr>
              <w:t>s</w:t>
            </w:r>
          </w:p>
        </w:tc>
      </w:tr>
      <w:tr w:rsidR="00DC741E" w:rsidRPr="00DC741E" w14:paraId="608E4091" w14:textId="77777777" w:rsidTr="00956A4A">
        <w:trPr>
          <w:trHeight w:val="762"/>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7D9ED" w14:textId="77777777" w:rsidR="001B32C7" w:rsidRPr="00DC741E" w:rsidRDefault="001B32C7" w:rsidP="003E2DDC">
            <w:pPr>
              <w:textAlignment w:val="baseline"/>
              <w:rPr>
                <w:rFonts w:ascii="Arial" w:eastAsia="굴림" w:hAnsi="Arial" w:cs="Arial"/>
                <w:kern w:val="0"/>
                <w:szCs w:val="20"/>
                <w:rPrChange w:id="176" w:author="Keis" w:date="2024-09-06T17:23:00Z">
                  <w:rPr>
                    <w:rFonts w:ascii="Arial" w:eastAsia="굴림" w:hAnsi="Arial" w:cs="Arial"/>
                    <w:color w:val="FF0000"/>
                    <w:kern w:val="0"/>
                    <w:szCs w:val="20"/>
                  </w:rPr>
                </w:rPrChange>
              </w:rPr>
            </w:pPr>
            <w:r w:rsidRPr="00DC741E">
              <w:rPr>
                <w:rFonts w:ascii="Arial" w:eastAsia="나눔명조" w:hAnsi="Arial" w:cs="Arial"/>
                <w:kern w:val="0"/>
                <w:szCs w:val="20"/>
                <w:rPrChange w:id="177" w:author="Keis" w:date="2024-09-06T17:23:00Z">
                  <w:rPr>
                    <w:rFonts w:ascii="Arial" w:eastAsia="나눔명조" w:hAnsi="Arial" w:cs="Arial"/>
                    <w:color w:val="FF0000"/>
                    <w:kern w:val="0"/>
                    <w:szCs w:val="20"/>
                  </w:rPr>
                </w:rPrChange>
              </w:rPr>
              <w:lastRenderedPageBreak/>
              <w:t xml:space="preserve">4. </w:t>
            </w:r>
            <w:r w:rsidRPr="00DC741E">
              <w:rPr>
                <w:rFonts w:ascii="Arial" w:eastAsia="굴림" w:hAnsi="Arial" w:cs="Arial"/>
                <w:szCs w:val="20"/>
                <w:rPrChange w:id="178" w:author="Keis" w:date="2024-09-06T17:23:00Z">
                  <w:rPr>
                    <w:rFonts w:ascii="Arial" w:eastAsia="굴림" w:hAnsi="Arial" w:cs="Arial"/>
                    <w:color w:val="FF0000"/>
                    <w:szCs w:val="20"/>
                  </w:rPr>
                </w:rPrChange>
              </w:rPr>
              <w:t>Four generation</w:t>
            </w:r>
            <w:r w:rsidR="00D37398" w:rsidRPr="00DC741E">
              <w:rPr>
                <w:rFonts w:ascii="Arial" w:eastAsia="굴림" w:hAnsi="Arial" w:cs="Arial"/>
                <w:szCs w:val="20"/>
                <w:rPrChange w:id="179" w:author="Keis" w:date="2024-09-06T17:23:00Z">
                  <w:rPr>
                    <w:rFonts w:ascii="Arial" w:eastAsia="굴림" w:hAnsi="Arial" w:cs="Arial"/>
                    <w:color w:val="FF0000"/>
                    <w:szCs w:val="20"/>
                  </w:rPr>
                </w:rPrChange>
              </w:rPr>
              <w:t>s</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502AFF" w14:textId="77777777" w:rsidR="001B32C7" w:rsidRPr="00DC741E" w:rsidRDefault="001B32C7" w:rsidP="00EA603A">
            <w:pPr>
              <w:spacing w:line="384" w:lineRule="auto"/>
              <w:jc w:val="left"/>
              <w:textAlignment w:val="baseline"/>
              <w:rPr>
                <w:rFonts w:ascii="Arial" w:eastAsia="굴림" w:hAnsi="Arial" w:cs="Arial"/>
                <w:kern w:val="0"/>
                <w:sz w:val="17"/>
                <w:szCs w:val="17"/>
                <w:rPrChange w:id="180" w:author="Keis" w:date="2024-09-06T17:23:00Z">
                  <w:rPr>
                    <w:rFonts w:ascii="Arial" w:eastAsia="굴림" w:hAnsi="Arial" w:cs="Arial"/>
                    <w:color w:val="FF0000"/>
                    <w:kern w:val="0"/>
                    <w:sz w:val="17"/>
                    <w:szCs w:val="17"/>
                  </w:rPr>
                </w:rPrChange>
              </w:rPr>
            </w:pPr>
            <w:r w:rsidRPr="00DC741E">
              <w:rPr>
                <w:rFonts w:ascii="Arial" w:hAnsi="Arial" w:cs="Arial"/>
                <w:sz w:val="17"/>
                <w:szCs w:val="17"/>
                <w:shd w:val="clear" w:color="auto" w:fill="FDFDFD"/>
                <w:rPrChange w:id="181" w:author="Keis" w:date="2024-09-06T17:23:00Z">
                  <w:rPr>
                    <w:rFonts w:ascii="Arial" w:hAnsi="Arial" w:cs="Arial"/>
                    <w:color w:val="FF0000"/>
                    <w:sz w:val="17"/>
                    <w:szCs w:val="17"/>
                    <w:shd w:val="clear" w:color="auto" w:fill="FDFDFD"/>
                  </w:rPr>
                </w:rPrChange>
              </w:rPr>
              <w:t>41. Parent(s) + respondent (spouse)</w:t>
            </w:r>
            <w:r w:rsidR="000058E4" w:rsidRPr="00DC741E">
              <w:rPr>
                <w:rFonts w:ascii="Arial" w:hAnsi="Arial" w:cs="Arial"/>
                <w:sz w:val="17"/>
                <w:szCs w:val="17"/>
                <w:shd w:val="clear" w:color="auto" w:fill="FDFDFD"/>
                <w:rPrChange w:id="182" w:author="Keis" w:date="2024-09-06T17:23:00Z">
                  <w:rPr>
                    <w:rFonts w:ascii="Arial" w:hAnsi="Arial" w:cs="Arial"/>
                    <w:color w:val="FF0000"/>
                    <w:sz w:val="17"/>
                    <w:szCs w:val="17"/>
                    <w:shd w:val="clear" w:color="auto" w:fill="FDFDFD"/>
                  </w:rPr>
                </w:rPrChange>
              </w:rPr>
              <w:t xml:space="preserve"> </w:t>
            </w:r>
            <w:r w:rsidRPr="00DC741E">
              <w:rPr>
                <w:rFonts w:ascii="Arial" w:hAnsi="Arial" w:cs="Arial"/>
                <w:sz w:val="17"/>
                <w:szCs w:val="17"/>
                <w:shd w:val="clear" w:color="auto" w:fill="FDFDFD"/>
                <w:rPrChange w:id="183" w:author="Keis" w:date="2024-09-06T17:23:00Z">
                  <w:rPr>
                    <w:rFonts w:ascii="Arial" w:hAnsi="Arial" w:cs="Arial"/>
                    <w:color w:val="FF0000"/>
                    <w:sz w:val="17"/>
                    <w:szCs w:val="17"/>
                    <w:shd w:val="clear" w:color="auto" w:fill="FDFDFD"/>
                  </w:rPr>
                </w:rPrChange>
              </w:rPr>
              <w:t xml:space="preserve">+ </w:t>
            </w:r>
            <w:r w:rsidR="000058E4" w:rsidRPr="00DC741E">
              <w:rPr>
                <w:rFonts w:ascii="Arial" w:hAnsi="Arial" w:cs="Arial"/>
                <w:sz w:val="17"/>
                <w:szCs w:val="17"/>
                <w:shd w:val="clear" w:color="auto" w:fill="FDFDFD"/>
                <w:rPrChange w:id="184" w:author="Keis" w:date="2024-09-06T17:23:00Z">
                  <w:rPr>
                    <w:rFonts w:ascii="Arial" w:hAnsi="Arial" w:cs="Arial"/>
                    <w:color w:val="FF0000"/>
                    <w:sz w:val="17"/>
                    <w:szCs w:val="17"/>
                    <w:shd w:val="clear" w:color="auto" w:fill="FDFDFD"/>
                  </w:rPr>
                </w:rPrChange>
              </w:rPr>
              <w:t>children + grandchildren</w:t>
            </w:r>
            <w:r w:rsidRPr="00DC741E">
              <w:rPr>
                <w:rFonts w:ascii="Arial" w:hAnsi="Arial" w:cs="Arial"/>
                <w:sz w:val="17"/>
                <w:szCs w:val="17"/>
                <w:rPrChange w:id="185"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86" w:author="Keis" w:date="2024-09-06T17:23:00Z">
                  <w:rPr>
                    <w:rFonts w:ascii="Arial" w:hAnsi="Arial" w:cs="Arial"/>
                    <w:color w:val="FF0000"/>
                    <w:sz w:val="17"/>
                    <w:szCs w:val="17"/>
                    <w:shd w:val="clear" w:color="auto" w:fill="FDFDFD"/>
                  </w:rPr>
                </w:rPrChange>
              </w:rPr>
              <w:t>42. Respondent (spouse) +children + grandchildren + great-grandchildren</w:t>
            </w:r>
            <w:r w:rsidRPr="00DC741E">
              <w:rPr>
                <w:rFonts w:ascii="Arial" w:hAnsi="Arial" w:cs="Arial"/>
                <w:sz w:val="17"/>
                <w:szCs w:val="17"/>
                <w:rPrChange w:id="187" w:author="Keis" w:date="2024-09-06T17:23:00Z">
                  <w:rPr>
                    <w:rFonts w:ascii="Arial" w:hAnsi="Arial" w:cs="Arial"/>
                    <w:color w:val="FF0000"/>
                    <w:sz w:val="17"/>
                    <w:szCs w:val="17"/>
                  </w:rPr>
                </w:rPrChange>
              </w:rPr>
              <w:br/>
            </w:r>
            <w:r w:rsidRPr="00DC741E">
              <w:rPr>
                <w:rFonts w:ascii="Arial" w:hAnsi="Arial" w:cs="Arial"/>
                <w:sz w:val="17"/>
                <w:szCs w:val="17"/>
                <w:shd w:val="clear" w:color="auto" w:fill="FDFDFD"/>
                <w:rPrChange w:id="188" w:author="Keis" w:date="2024-09-06T17:23:00Z">
                  <w:rPr>
                    <w:rFonts w:ascii="Arial" w:hAnsi="Arial" w:cs="Arial"/>
                    <w:color w:val="FF0000"/>
                    <w:sz w:val="17"/>
                    <w:szCs w:val="17"/>
                    <w:shd w:val="clear" w:color="auto" w:fill="FDFDFD"/>
                  </w:rPr>
                </w:rPrChange>
              </w:rPr>
              <w:t xml:space="preserve">49. Other </w:t>
            </w:r>
            <w:r w:rsidR="000C726F" w:rsidRPr="00DC741E">
              <w:rPr>
                <w:rFonts w:ascii="Arial" w:hAnsi="Arial" w:cs="Arial"/>
                <w:sz w:val="17"/>
                <w:szCs w:val="17"/>
                <w:shd w:val="clear" w:color="auto" w:fill="FDFDFD"/>
                <w:rPrChange w:id="189" w:author="Keis" w:date="2024-09-06T17:23:00Z">
                  <w:rPr>
                    <w:rFonts w:ascii="Arial" w:hAnsi="Arial" w:cs="Arial"/>
                    <w:color w:val="FF0000"/>
                    <w:sz w:val="17"/>
                    <w:szCs w:val="17"/>
                    <w:shd w:val="clear" w:color="auto" w:fill="FDFDFD"/>
                  </w:rPr>
                </w:rPrChange>
              </w:rPr>
              <w:t xml:space="preserve">type of </w:t>
            </w:r>
            <w:r w:rsidRPr="00DC741E">
              <w:rPr>
                <w:rFonts w:ascii="Arial" w:hAnsi="Arial" w:cs="Arial"/>
                <w:sz w:val="17"/>
                <w:szCs w:val="17"/>
                <w:shd w:val="clear" w:color="auto" w:fill="FDFDFD"/>
                <w:rPrChange w:id="190" w:author="Keis" w:date="2024-09-06T17:23:00Z">
                  <w:rPr>
                    <w:rFonts w:ascii="Arial" w:hAnsi="Arial" w:cs="Arial"/>
                    <w:color w:val="FF0000"/>
                    <w:sz w:val="17"/>
                    <w:szCs w:val="17"/>
                    <w:shd w:val="clear" w:color="auto" w:fill="FDFDFD"/>
                  </w:rPr>
                </w:rPrChange>
              </w:rPr>
              <w:t>four generation</w:t>
            </w:r>
            <w:r w:rsidR="00D37398" w:rsidRPr="00DC741E">
              <w:rPr>
                <w:rFonts w:ascii="Arial" w:hAnsi="Arial" w:cs="Arial"/>
                <w:sz w:val="17"/>
                <w:szCs w:val="17"/>
                <w:shd w:val="clear" w:color="auto" w:fill="FDFDFD"/>
                <w:rPrChange w:id="191" w:author="Keis" w:date="2024-09-06T17:23:00Z">
                  <w:rPr>
                    <w:rFonts w:ascii="Arial" w:hAnsi="Arial" w:cs="Arial"/>
                    <w:color w:val="FF0000"/>
                    <w:sz w:val="17"/>
                    <w:szCs w:val="17"/>
                    <w:shd w:val="clear" w:color="auto" w:fill="FDFDFD"/>
                  </w:rPr>
                </w:rPrChange>
              </w:rPr>
              <w:t>s</w:t>
            </w:r>
          </w:p>
        </w:tc>
      </w:tr>
      <w:tr w:rsidR="001B32C7" w:rsidRPr="00DC741E" w14:paraId="07B34787" w14:textId="77777777" w:rsidTr="00956A4A">
        <w:trPr>
          <w:trHeight w:val="527"/>
          <w:jc w:val="center"/>
        </w:trPr>
        <w:tc>
          <w:tcPr>
            <w:tcW w:w="32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4FE2E7" w14:textId="77777777" w:rsidR="001B32C7" w:rsidRPr="00DC741E" w:rsidRDefault="001B32C7" w:rsidP="003E2DDC">
            <w:pPr>
              <w:textAlignment w:val="baseline"/>
              <w:rPr>
                <w:rFonts w:ascii="Arial" w:eastAsia="굴림" w:hAnsi="Arial" w:cs="Arial"/>
                <w:kern w:val="0"/>
                <w:szCs w:val="20"/>
                <w:rPrChange w:id="192" w:author="Keis" w:date="2024-09-06T17:23:00Z">
                  <w:rPr>
                    <w:rFonts w:ascii="Arial" w:eastAsia="굴림" w:hAnsi="Arial" w:cs="Arial"/>
                    <w:color w:val="FF0000"/>
                    <w:kern w:val="0"/>
                    <w:szCs w:val="20"/>
                  </w:rPr>
                </w:rPrChange>
              </w:rPr>
            </w:pPr>
            <w:r w:rsidRPr="00DC741E">
              <w:rPr>
                <w:rFonts w:ascii="Arial" w:eastAsia="나눔명조" w:hAnsi="Arial" w:cs="Arial"/>
                <w:kern w:val="0"/>
                <w:szCs w:val="20"/>
                <w:rPrChange w:id="193" w:author="Keis" w:date="2024-09-06T17:23:00Z">
                  <w:rPr>
                    <w:rFonts w:ascii="Arial" w:eastAsia="나눔명조" w:hAnsi="Arial" w:cs="Arial"/>
                    <w:color w:val="FF0000"/>
                    <w:kern w:val="0"/>
                    <w:szCs w:val="20"/>
                  </w:rPr>
                </w:rPrChange>
              </w:rPr>
              <w:t xml:space="preserve">5. Others </w:t>
            </w:r>
          </w:p>
        </w:tc>
        <w:tc>
          <w:tcPr>
            <w:tcW w:w="58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C084CC" w14:textId="77777777" w:rsidR="000058E4" w:rsidRPr="00DC741E" w:rsidRDefault="001B32C7" w:rsidP="00A1223C">
            <w:pPr>
              <w:spacing w:line="384" w:lineRule="auto"/>
              <w:jc w:val="left"/>
              <w:textAlignment w:val="baseline"/>
              <w:rPr>
                <w:rFonts w:ascii="Arial" w:eastAsia="굴림" w:hAnsi="Arial" w:cs="Arial"/>
                <w:kern w:val="0"/>
                <w:sz w:val="17"/>
                <w:szCs w:val="17"/>
                <w:rPrChange w:id="194" w:author="Keis" w:date="2024-09-06T17:23:00Z">
                  <w:rPr>
                    <w:rFonts w:ascii="Arial" w:eastAsia="굴림" w:hAnsi="Arial" w:cs="Arial"/>
                    <w:color w:val="FF0000"/>
                    <w:kern w:val="0"/>
                    <w:sz w:val="17"/>
                    <w:szCs w:val="17"/>
                  </w:rPr>
                </w:rPrChange>
              </w:rPr>
            </w:pPr>
            <w:r w:rsidRPr="00DC741E">
              <w:rPr>
                <w:rFonts w:ascii="Arial" w:hAnsi="Arial" w:cs="Arial"/>
                <w:sz w:val="17"/>
                <w:szCs w:val="17"/>
                <w:shd w:val="clear" w:color="auto" w:fill="FDFDFD"/>
                <w:rPrChange w:id="195" w:author="Keis" w:date="2024-09-06T17:23:00Z">
                  <w:rPr>
                    <w:rFonts w:ascii="Arial" w:hAnsi="Arial" w:cs="Arial"/>
                    <w:color w:val="FF0000"/>
                    <w:sz w:val="17"/>
                    <w:szCs w:val="17"/>
                    <w:shd w:val="clear" w:color="auto" w:fill="FDFDFD"/>
                  </w:rPr>
                </w:rPrChange>
              </w:rPr>
              <w:t>55. Non-</w:t>
            </w:r>
            <w:r w:rsidR="000C726F" w:rsidRPr="00DC741E">
              <w:rPr>
                <w:rFonts w:ascii="Arial" w:hAnsi="Arial" w:cs="Arial"/>
                <w:sz w:val="17"/>
                <w:szCs w:val="17"/>
                <w:shd w:val="clear" w:color="auto" w:fill="FDFDFD"/>
                <w:rPrChange w:id="196" w:author="Keis" w:date="2024-09-06T17:23:00Z">
                  <w:rPr>
                    <w:rFonts w:ascii="Arial" w:hAnsi="Arial" w:cs="Arial"/>
                    <w:color w:val="FF0000"/>
                    <w:sz w:val="17"/>
                    <w:szCs w:val="17"/>
                    <w:shd w:val="clear" w:color="auto" w:fill="FDFDFD"/>
                  </w:rPr>
                </w:rPrChange>
              </w:rPr>
              <w:t xml:space="preserve">relative </w:t>
            </w:r>
            <w:r w:rsidR="000058E4" w:rsidRPr="00DC741E">
              <w:rPr>
                <w:rFonts w:ascii="Arial" w:hAnsi="Arial" w:cs="Arial"/>
                <w:sz w:val="17"/>
                <w:szCs w:val="17"/>
                <w:shd w:val="clear" w:color="auto" w:fill="FDFDFD"/>
                <w:rPrChange w:id="197" w:author="Keis" w:date="2024-09-06T17:23:00Z">
                  <w:rPr>
                    <w:rFonts w:ascii="Arial" w:hAnsi="Arial" w:cs="Arial"/>
                    <w:color w:val="FF0000"/>
                    <w:sz w:val="17"/>
                    <w:szCs w:val="17"/>
                    <w:shd w:val="clear" w:color="auto" w:fill="FDFDFD"/>
                  </w:rPr>
                </w:rPrChange>
              </w:rPr>
              <w:t xml:space="preserve">household </w:t>
            </w:r>
            <w:r w:rsidRPr="00DC741E">
              <w:rPr>
                <w:rFonts w:ascii="Arial" w:hAnsi="Arial" w:cs="Arial"/>
                <w:sz w:val="17"/>
                <w:szCs w:val="17"/>
                <w:rPrChange w:id="198" w:author="Keis" w:date="2024-09-06T17:23:00Z">
                  <w:rPr>
                    <w:rFonts w:ascii="Arial" w:hAnsi="Arial" w:cs="Arial"/>
                    <w:color w:val="FF0000"/>
                    <w:sz w:val="17"/>
                    <w:szCs w:val="17"/>
                  </w:rPr>
                </w:rPrChange>
              </w:rPr>
              <w:br/>
            </w:r>
            <w:r w:rsidR="000058E4" w:rsidRPr="00DC741E">
              <w:rPr>
                <w:rFonts w:ascii="Arial" w:hAnsi="Arial" w:cs="Arial"/>
                <w:sz w:val="17"/>
                <w:szCs w:val="17"/>
                <w:shd w:val="clear" w:color="auto" w:fill="FDFDFD"/>
                <w:rPrChange w:id="199" w:author="Keis" w:date="2024-09-06T17:23:00Z">
                  <w:rPr>
                    <w:rFonts w:ascii="Arial" w:hAnsi="Arial" w:cs="Arial"/>
                    <w:color w:val="FF0000"/>
                    <w:sz w:val="17"/>
                    <w:szCs w:val="17"/>
                    <w:shd w:val="clear" w:color="auto" w:fill="FDFDFD"/>
                  </w:rPr>
                </w:rPrChange>
              </w:rPr>
              <w:t xml:space="preserve">(Other </w:t>
            </w:r>
            <w:r w:rsidR="00A1223C" w:rsidRPr="00DC741E">
              <w:rPr>
                <w:rFonts w:ascii="Arial" w:hAnsi="Arial" w:cs="Arial"/>
                <w:sz w:val="17"/>
                <w:szCs w:val="17"/>
                <w:shd w:val="clear" w:color="auto" w:fill="FDFDFD"/>
                <w:rPrChange w:id="200" w:author="Keis" w:date="2024-09-06T17:23:00Z">
                  <w:rPr>
                    <w:rFonts w:ascii="Arial" w:hAnsi="Arial" w:cs="Arial"/>
                    <w:color w:val="FF0000"/>
                    <w:sz w:val="17"/>
                    <w:szCs w:val="17"/>
                    <w:shd w:val="clear" w:color="auto" w:fill="FDFDFD"/>
                  </w:rPr>
                </w:rPrChange>
              </w:rPr>
              <w:t>generation</w:t>
            </w:r>
            <w:r w:rsidR="000058E4" w:rsidRPr="00DC741E">
              <w:rPr>
                <w:rFonts w:ascii="Arial" w:hAnsi="Arial" w:cs="Arial"/>
                <w:sz w:val="17"/>
                <w:szCs w:val="17"/>
                <w:shd w:val="clear" w:color="auto" w:fill="FDFDFD"/>
                <w:rPrChange w:id="201" w:author="Keis" w:date="2024-09-06T17:23:00Z">
                  <w:rPr>
                    <w:rFonts w:ascii="Arial" w:hAnsi="Arial" w:cs="Arial"/>
                    <w:color w:val="FF0000"/>
                    <w:sz w:val="17"/>
                    <w:szCs w:val="17"/>
                    <w:shd w:val="clear" w:color="auto" w:fill="FDFDFD"/>
                  </w:rPr>
                </w:rPrChange>
              </w:rPr>
              <w:t xml:space="preserve"> composition, such as when people who are not related to blood live </w:t>
            </w:r>
            <w:proofErr w:type="gramStart"/>
            <w:r w:rsidR="000058E4" w:rsidRPr="00DC741E">
              <w:rPr>
                <w:rFonts w:ascii="Arial" w:hAnsi="Arial" w:cs="Arial"/>
                <w:sz w:val="17"/>
                <w:szCs w:val="17"/>
                <w:shd w:val="clear" w:color="auto" w:fill="FDFDFD"/>
                <w:rPrChange w:id="202" w:author="Keis" w:date="2024-09-06T17:23:00Z">
                  <w:rPr>
                    <w:rFonts w:ascii="Arial" w:hAnsi="Arial" w:cs="Arial"/>
                    <w:color w:val="FF0000"/>
                    <w:sz w:val="17"/>
                    <w:szCs w:val="17"/>
                    <w:shd w:val="clear" w:color="auto" w:fill="FDFDFD"/>
                  </w:rPr>
                </w:rPrChange>
              </w:rPr>
              <w:t>together(</w:t>
            </w:r>
            <w:proofErr w:type="gramEnd"/>
            <w:r w:rsidR="000058E4" w:rsidRPr="00DC741E">
              <w:rPr>
                <w:rFonts w:ascii="Arial" w:hAnsi="Arial" w:cs="Arial"/>
                <w:sz w:val="17"/>
                <w:szCs w:val="17"/>
                <w:shd w:val="clear" w:color="auto" w:fill="FDFDFD"/>
                <w:rPrChange w:id="203" w:author="Keis" w:date="2024-09-06T17:23:00Z">
                  <w:rPr>
                    <w:rFonts w:ascii="Arial" w:hAnsi="Arial" w:cs="Arial"/>
                    <w:color w:val="FF0000"/>
                    <w:sz w:val="17"/>
                    <w:szCs w:val="17"/>
                    <w:shd w:val="clear" w:color="auto" w:fill="FDFDFD"/>
                  </w:rPr>
                </w:rPrChange>
              </w:rPr>
              <w:t>ex. Co-workers, friends))</w:t>
            </w:r>
          </w:p>
        </w:tc>
      </w:tr>
    </w:tbl>
    <w:p w14:paraId="03CBA91D" w14:textId="77777777" w:rsidR="00A463D7" w:rsidRPr="00DC741E" w:rsidRDefault="00A463D7" w:rsidP="00A463D7">
      <w:pPr>
        <w:wordWrap/>
        <w:spacing w:line="360" w:lineRule="auto"/>
        <w:rPr>
          <w:rFonts w:ascii="Arial" w:eastAsia="굴림" w:hAnsi="Arial" w:cs="Arial"/>
          <w:sz w:val="22"/>
        </w:rPr>
      </w:pPr>
    </w:p>
    <w:p w14:paraId="37237150" w14:textId="77777777" w:rsidR="00474622" w:rsidRPr="00DC741E" w:rsidRDefault="00474622" w:rsidP="00A463D7">
      <w:pPr>
        <w:wordWrap/>
        <w:spacing w:line="360" w:lineRule="auto"/>
        <w:rPr>
          <w:rFonts w:ascii="Arial" w:eastAsia="굴림" w:hAnsi="Arial" w:cs="Arial"/>
          <w:sz w:val="22"/>
        </w:rPr>
      </w:pPr>
    </w:p>
    <w:p w14:paraId="65BED13E" w14:textId="77777777" w:rsidR="006F0FED" w:rsidRPr="00DC741E" w:rsidRDefault="006F0FED" w:rsidP="001B2335">
      <w:pPr>
        <w:wordWrap/>
        <w:spacing w:line="276" w:lineRule="auto"/>
        <w:rPr>
          <w:rFonts w:ascii="Arial" w:eastAsia="굴림" w:hAnsi="Arial" w:cs="Arial"/>
          <w:b/>
          <w:sz w:val="22"/>
        </w:rPr>
      </w:pPr>
      <w:r w:rsidRPr="00DC741E">
        <w:rPr>
          <w:rFonts w:ascii="Arial" w:eastAsia="굴림" w:hAnsi="Arial" w:cs="Arial"/>
          <w:b/>
          <w:sz w:val="22"/>
        </w:rPr>
        <w:t>Logic</w:t>
      </w:r>
    </w:p>
    <w:p w14:paraId="646E26CA" w14:textId="77777777" w:rsidR="006F0FED" w:rsidRPr="001D19F6" w:rsidRDefault="00F5707B" w:rsidP="00445530">
      <w:pPr>
        <w:pStyle w:val="a6"/>
        <w:numPr>
          <w:ilvl w:val="0"/>
          <w:numId w:val="11"/>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6F0FED" w:rsidRPr="001D19F6">
        <w:rPr>
          <w:rFonts w:ascii="Arial" w:eastAsia="굴림" w:hAnsi="Arial" w:cs="Arial"/>
          <w:b/>
          <w:sz w:val="22"/>
        </w:rPr>
        <w:t>CV013=</w:t>
      </w:r>
      <w:r w:rsidR="006F0FED" w:rsidRPr="001D19F6">
        <w:rPr>
          <w:rFonts w:ascii="굴림" w:eastAsia="굴림" w:hAnsi="굴림" w:cs="굴림" w:hint="eastAsia"/>
          <w:b/>
          <w:sz w:val="22"/>
        </w:rPr>
        <w:t>⑤</w:t>
      </w:r>
      <w:r w:rsidRPr="001D19F6">
        <w:rPr>
          <w:rFonts w:ascii="Arial" w:eastAsia="굴림" w:hAnsi="Arial" w:cs="Arial"/>
          <w:b/>
          <w:sz w:val="22"/>
        </w:rPr>
        <w:t xml:space="preserve">, then go to CV017. </w:t>
      </w:r>
      <w:r w:rsidR="00B930F3" w:rsidRPr="001D19F6">
        <w:rPr>
          <w:rFonts w:ascii="Arial" w:eastAsia="굴림" w:hAnsi="Arial" w:cs="Arial"/>
          <w:b/>
          <w:sz w:val="22"/>
        </w:rPr>
        <w:t>L</w:t>
      </w:r>
      <w:r w:rsidRPr="001D19F6">
        <w:rPr>
          <w:rFonts w:ascii="Arial" w:eastAsia="굴림" w:hAnsi="Arial" w:cs="Arial"/>
          <w:b/>
          <w:sz w:val="22"/>
        </w:rPr>
        <w:t>oop CV013~CV016</w:t>
      </w:r>
      <w:r w:rsidR="00B930F3" w:rsidRPr="001D19F6">
        <w:rPr>
          <w:rFonts w:ascii="Arial" w:eastAsia="굴림" w:hAnsi="Arial" w:cs="Arial"/>
          <w:b/>
          <w:sz w:val="22"/>
        </w:rPr>
        <w:t xml:space="preserve"> </w:t>
      </w:r>
      <w:r w:rsidR="007E054E" w:rsidRPr="001D19F6">
        <w:rPr>
          <w:rFonts w:ascii="Arial" w:eastAsia="굴림" w:hAnsi="Arial" w:cs="Arial"/>
          <w:b/>
          <w:sz w:val="22"/>
        </w:rPr>
        <w:t>until</w:t>
      </w:r>
      <w:r w:rsidR="00B930F3" w:rsidRPr="001D19F6">
        <w:rPr>
          <w:rFonts w:ascii="Arial" w:eastAsia="굴림" w:hAnsi="Arial" w:cs="Arial"/>
          <w:b/>
          <w:sz w:val="22"/>
        </w:rPr>
        <w:t xml:space="preserve"> CV013=</w:t>
      </w:r>
      <w:r w:rsidR="00B930F3" w:rsidRPr="001D19F6">
        <w:rPr>
          <w:rFonts w:ascii="굴림" w:eastAsia="굴림" w:hAnsi="굴림" w:cs="굴림" w:hint="eastAsia"/>
          <w:b/>
          <w:sz w:val="22"/>
        </w:rPr>
        <w:t>⑤</w:t>
      </w:r>
      <w:r w:rsidR="009560A1" w:rsidRPr="001D19F6">
        <w:rPr>
          <w:rFonts w:ascii="Arial" w:eastAsia="굴림" w:hAnsi="Arial" w:cs="Arial"/>
          <w:b/>
          <w:sz w:val="22"/>
        </w:rPr>
        <w:t>.</w:t>
      </w:r>
    </w:p>
    <w:p w14:paraId="70D30978" w14:textId="77777777" w:rsidR="00C062EB" w:rsidRPr="001D19F6" w:rsidRDefault="00AE4FEB" w:rsidP="00AE4FEB">
      <w:pPr>
        <w:tabs>
          <w:tab w:val="left" w:pos="2205"/>
        </w:tabs>
        <w:wordWrap/>
        <w:spacing w:line="360" w:lineRule="auto"/>
        <w:rPr>
          <w:rFonts w:ascii="Arial" w:eastAsia="굴림" w:hAnsi="Arial" w:cs="Arial"/>
          <w:sz w:val="22"/>
        </w:rPr>
      </w:pPr>
      <w:r w:rsidRPr="001D19F6">
        <w:rPr>
          <w:rFonts w:ascii="Arial" w:eastAsia="굴림" w:hAnsi="Arial" w:cs="Arial"/>
          <w:sz w:val="22"/>
        </w:rPr>
        <w:tab/>
      </w:r>
    </w:p>
    <w:p w14:paraId="6B1F249F" w14:textId="77777777" w:rsidR="003568F0" w:rsidRDefault="00F5707B" w:rsidP="00B74090">
      <w:pPr>
        <w:wordWrap/>
        <w:spacing w:line="360" w:lineRule="auto"/>
        <w:rPr>
          <w:rFonts w:ascii="Arial" w:eastAsia="굴림" w:hAnsi="Arial" w:cs="Arial"/>
          <w:sz w:val="22"/>
        </w:rPr>
      </w:pPr>
      <w:r w:rsidRPr="001D19F6">
        <w:rPr>
          <w:rFonts w:ascii="Arial" w:eastAsia="굴림" w:hAnsi="Arial" w:cs="Arial"/>
          <w:sz w:val="22"/>
        </w:rPr>
        <w:t xml:space="preserve">CV013. </w:t>
      </w:r>
      <w:r w:rsidR="006B28E6" w:rsidRPr="001D19F6">
        <w:rPr>
          <w:rFonts w:ascii="Arial" w:eastAsia="굴림" w:hAnsi="Arial" w:cs="Arial"/>
          <w:sz w:val="22"/>
        </w:rPr>
        <w:t xml:space="preserve">Have </w:t>
      </w:r>
      <w:r w:rsidR="00B94604" w:rsidRPr="001D19F6">
        <w:rPr>
          <w:rFonts w:ascii="Arial" w:eastAsia="굴림" w:hAnsi="Arial" w:cs="Arial"/>
          <w:sz w:val="22"/>
        </w:rPr>
        <w:t>you move</w:t>
      </w:r>
      <w:r w:rsidR="006B28E6" w:rsidRPr="001D19F6">
        <w:rPr>
          <w:rFonts w:ascii="Arial" w:eastAsia="굴림" w:hAnsi="Arial" w:cs="Arial"/>
          <w:sz w:val="22"/>
        </w:rPr>
        <w:t>d</w:t>
      </w:r>
      <w:r w:rsidR="00B94604" w:rsidRPr="001D19F6">
        <w:rPr>
          <w:rFonts w:ascii="Arial" w:eastAsia="굴림" w:hAnsi="Arial" w:cs="Arial"/>
          <w:sz w:val="22"/>
        </w:rPr>
        <w:t xml:space="preserve"> since the previous interview?</w:t>
      </w:r>
    </w:p>
    <w:p w14:paraId="24CCD47C" w14:textId="77777777" w:rsidR="00AE4FEB" w:rsidRPr="001D19F6" w:rsidRDefault="00B628F1" w:rsidP="00B74090">
      <w:pPr>
        <w:wordWrap/>
        <w:spacing w:line="360" w:lineRule="auto"/>
        <w:rPr>
          <w:rFonts w:ascii="Arial" w:eastAsia="굴림" w:hAnsi="Arial" w:cs="Arial"/>
          <w:sz w:val="22"/>
        </w:rPr>
      </w:pPr>
      <w:r w:rsidRPr="001D19F6">
        <w:rPr>
          <w:rFonts w:ascii="Arial" w:eastAsia="굴림" w:hAnsi="Arial" w:cs="Arial"/>
          <w:sz w:val="22"/>
        </w:rPr>
        <w:t>[IWER: If the address does not change and the house that R is actually residing in has changed, mark as ‘Yes’.]</w:t>
      </w:r>
      <w:r w:rsidR="00B74090" w:rsidRPr="001D19F6">
        <w:rPr>
          <w:rFonts w:ascii="Arial" w:eastAsia="굴림" w:hAnsi="Arial" w:cs="Arial"/>
          <w:sz w:val="22"/>
        </w:rPr>
        <w:t xml:space="preserve"> </w:t>
      </w:r>
    </w:p>
    <w:p w14:paraId="6100621A" w14:textId="77777777" w:rsidR="00513905" w:rsidRPr="001D19F6" w:rsidRDefault="00513905" w:rsidP="00F14BA4">
      <w:pPr>
        <w:pStyle w:val="a6"/>
        <w:numPr>
          <w:ilvl w:val="0"/>
          <w:numId w:val="115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굴림" w:eastAsia="굴림" w:hAnsi="굴림" w:cs="굴림" w:hint="eastAsia"/>
          <w:sz w:val="22"/>
        </w:rPr>
        <w:t>⑤</w:t>
      </w:r>
      <w:r w:rsidRPr="001D19F6">
        <w:rPr>
          <w:rFonts w:ascii="Arial" w:eastAsia="굴림" w:hAnsi="Arial" w:cs="Arial"/>
          <w:sz w:val="22"/>
        </w:rPr>
        <w:t xml:space="preserve"> No →Go to CV017</w:t>
      </w:r>
    </w:p>
    <w:p w14:paraId="66C05D1B" w14:textId="77777777" w:rsidR="003568F0" w:rsidRDefault="003568F0" w:rsidP="006F0FED">
      <w:pPr>
        <w:wordWrap/>
        <w:spacing w:line="360" w:lineRule="auto"/>
        <w:rPr>
          <w:rFonts w:ascii="Arial" w:eastAsia="굴림" w:hAnsi="Arial" w:cs="Arial"/>
          <w:sz w:val="22"/>
        </w:rPr>
      </w:pPr>
    </w:p>
    <w:p w14:paraId="7CC0B098"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CV014. </w:t>
      </w:r>
      <w:r w:rsidR="00B94604" w:rsidRPr="001D19F6">
        <w:rPr>
          <w:rFonts w:ascii="Arial" w:eastAsia="굴림" w:hAnsi="Arial" w:cs="Arial"/>
          <w:sz w:val="22"/>
        </w:rPr>
        <w:t xml:space="preserve">When did you move? </w:t>
      </w:r>
      <w:r w:rsidR="00F27AFD" w:rsidRPr="001D19F6">
        <w:rPr>
          <w:rFonts w:ascii="Arial" w:eastAsia="굴림" w:hAnsi="Arial" w:cs="Arial"/>
          <w:sz w:val="22"/>
        </w:rPr>
        <w:t>(unit:</w:t>
      </w:r>
      <w:r w:rsidR="00CC4336" w:rsidRPr="001D19F6">
        <w:rPr>
          <w:rFonts w:ascii="Arial" w:eastAsia="굴림" w:hAnsi="Arial" w:cs="Arial"/>
          <w:kern w:val="0"/>
          <w:sz w:val="22"/>
        </w:rPr>
        <w:t xml:space="preserve"> year and month combined into 6 digits</w:t>
      </w:r>
      <w:r w:rsidR="00F27AFD" w:rsidRPr="001D19F6">
        <w:rPr>
          <w:rFonts w:ascii="Arial" w:eastAsia="굴림" w:hAnsi="Arial" w:cs="Arial"/>
          <w:sz w:val="22"/>
        </w:rPr>
        <w:t>)</w:t>
      </w:r>
    </w:p>
    <w:p w14:paraId="0743A49E" w14:textId="77777777" w:rsidR="0025555B" w:rsidRPr="001D19F6" w:rsidRDefault="00B94604" w:rsidP="006F0FED">
      <w:pPr>
        <w:wordWrap/>
        <w:spacing w:line="360" w:lineRule="auto"/>
        <w:rPr>
          <w:rFonts w:ascii="Arial" w:eastAsia="굴림" w:hAnsi="Arial" w:cs="Arial"/>
          <w:sz w:val="22"/>
        </w:rPr>
      </w:pPr>
      <w:r w:rsidRPr="001D19F6">
        <w:rPr>
          <w:rFonts w:ascii="Arial" w:eastAsia="굴림" w:hAnsi="Arial" w:cs="Arial"/>
          <w:sz w:val="22"/>
        </w:rPr>
        <w:t>[IWER</w:t>
      </w:r>
      <w:r w:rsidR="006F0FED" w:rsidRPr="001D19F6">
        <w:rPr>
          <w:rFonts w:ascii="Arial" w:eastAsia="굴림" w:hAnsi="Arial" w:cs="Arial"/>
          <w:sz w:val="22"/>
        </w:rPr>
        <w:t xml:space="preserve">: </w:t>
      </w:r>
    </w:p>
    <w:p w14:paraId="490EFC5E" w14:textId="77777777" w:rsidR="00332C1A" w:rsidRPr="001D19F6" w:rsidRDefault="0025555B" w:rsidP="006F0FED">
      <w:pPr>
        <w:wordWrap/>
        <w:spacing w:line="360" w:lineRule="auto"/>
        <w:rPr>
          <w:rFonts w:ascii="Arial" w:eastAsia="굴림" w:hAnsi="Arial" w:cs="Arial"/>
          <w:sz w:val="22"/>
        </w:rPr>
      </w:pPr>
      <w:r w:rsidRPr="001D19F6">
        <w:rPr>
          <w:rFonts w:ascii="Arial" w:eastAsia="굴림" w:hAnsi="Arial" w:cs="Arial"/>
          <w:sz w:val="22"/>
        </w:rPr>
        <w:t>- “</w:t>
      </w:r>
      <w:r w:rsidR="00332C1A" w:rsidRPr="001D19F6">
        <w:rPr>
          <w:rFonts w:ascii="Arial" w:eastAsia="굴림" w:hAnsi="Arial" w:cs="Arial"/>
          <w:sz w:val="22"/>
        </w:rPr>
        <w:t>If you have moved twice or more, please start with the most recent one.</w:t>
      </w:r>
      <w:r w:rsidRPr="001D19F6">
        <w:rPr>
          <w:rFonts w:ascii="Arial" w:eastAsia="굴림" w:hAnsi="Arial" w:cs="Arial"/>
          <w:sz w:val="22"/>
        </w:rPr>
        <w:t>”</w:t>
      </w:r>
    </w:p>
    <w:p w14:paraId="5EF47A1D" w14:textId="6931A12D" w:rsidR="006F0FED" w:rsidRPr="001D19F6" w:rsidRDefault="0025555B" w:rsidP="006F0FED">
      <w:pPr>
        <w:wordWrap/>
        <w:spacing w:line="360" w:lineRule="auto"/>
        <w:rPr>
          <w:rFonts w:ascii="Arial" w:eastAsia="굴림" w:hAnsi="Arial" w:cs="Arial"/>
          <w:sz w:val="22"/>
        </w:rPr>
      </w:pPr>
      <w:r w:rsidRPr="001D19F6">
        <w:rPr>
          <w:rFonts w:ascii="Arial" w:eastAsia="굴림" w:hAnsi="Arial" w:cs="Arial"/>
          <w:sz w:val="22"/>
        </w:rPr>
        <w:t xml:space="preserve">- </w:t>
      </w:r>
      <w:r w:rsidR="00F27AFD" w:rsidRPr="001D19F6">
        <w:rPr>
          <w:rFonts w:ascii="Arial" w:eastAsia="굴림" w:hAnsi="Arial" w:cs="Arial"/>
          <w:sz w:val="22"/>
        </w:rPr>
        <w:t>Enter the year and month</w:t>
      </w:r>
      <w:r w:rsidR="00C012D6" w:rsidRPr="001D19F6">
        <w:rPr>
          <w:rFonts w:ascii="Arial" w:eastAsia="굴림" w:hAnsi="Arial" w:cs="Arial"/>
          <w:kern w:val="0"/>
          <w:sz w:val="22"/>
        </w:rPr>
        <w:t xml:space="preserve"> using 6 digits.</w:t>
      </w:r>
      <w:r w:rsidR="00F27AFD" w:rsidRPr="001D19F6">
        <w:rPr>
          <w:rFonts w:ascii="Arial" w:eastAsia="굴림" w:hAnsi="Arial" w:cs="Arial"/>
          <w:sz w:val="22"/>
        </w:rPr>
        <w:t xml:space="preserve">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204" w:author="Keis" w:date="2024-09-06T10:11:00Z">
        <w:r w:rsidR="00714734" w:rsidRPr="001D19F6" w:rsidDel="009F27DD">
          <w:rPr>
            <w:rFonts w:ascii="Arial" w:eastAsia="굴림" w:hAnsi="Arial" w:cs="Arial"/>
            <w:sz w:val="22"/>
          </w:rPr>
          <w:delText>2018</w:delText>
        </w:r>
      </w:del>
      <w:ins w:id="205"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01 for January </w:t>
      </w:r>
      <w:del w:id="206" w:author="Keis" w:date="2024-09-06T10:11:00Z">
        <w:r w:rsidR="00714734" w:rsidRPr="001D19F6" w:rsidDel="009F27DD">
          <w:rPr>
            <w:rFonts w:ascii="Arial" w:eastAsia="굴림" w:hAnsi="Arial" w:cs="Arial"/>
            <w:sz w:val="22"/>
          </w:rPr>
          <w:delText>2018</w:delText>
        </w:r>
      </w:del>
      <w:ins w:id="207"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 If the month is not clear, enter </w:t>
      </w:r>
      <w:del w:id="208" w:author="Keis" w:date="2024-09-06T10:11:00Z">
        <w:r w:rsidR="00714734" w:rsidRPr="001D19F6" w:rsidDel="009F27DD">
          <w:rPr>
            <w:rFonts w:ascii="Arial" w:eastAsia="굴림" w:hAnsi="Arial" w:cs="Arial"/>
            <w:sz w:val="22"/>
          </w:rPr>
          <w:delText>2018</w:delText>
        </w:r>
      </w:del>
      <w:ins w:id="209"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00.</w:t>
      </w:r>
      <w:r w:rsidR="006F0FED" w:rsidRPr="001D19F6">
        <w:rPr>
          <w:rFonts w:ascii="Arial" w:eastAsia="굴림" w:hAnsi="Arial" w:cs="Arial"/>
          <w:sz w:val="22"/>
        </w:rPr>
        <w:t>]</w:t>
      </w:r>
    </w:p>
    <w:p w14:paraId="63FD8DD0" w14:textId="77777777" w:rsidR="006F0FED" w:rsidRPr="001D19F6" w:rsidRDefault="00F543B9" w:rsidP="00704E06">
      <w:pPr>
        <w:wordWrap/>
        <w:spacing w:line="360" w:lineRule="auto"/>
        <w:ind w:firstLine="800"/>
        <w:rPr>
          <w:rFonts w:ascii="Arial" w:eastAsia="굴림" w:hAnsi="Arial" w:cs="Arial"/>
          <w:sz w:val="22"/>
          <w:u w:val="single"/>
        </w:rPr>
      </w:pPr>
      <w:r w:rsidRPr="001D19F6">
        <w:rPr>
          <w:rFonts w:ascii="Arial" w:eastAsia="굴림" w:hAnsi="Arial" w:cs="Arial"/>
          <w:sz w:val="22"/>
          <w:u w:val="single"/>
        </w:rPr>
        <w:t>___________________________________</w:t>
      </w:r>
      <w:r w:rsidR="00704E06" w:rsidRPr="001D19F6">
        <w:rPr>
          <w:rFonts w:ascii="Arial" w:eastAsia="굴림" w:hAnsi="Arial" w:cs="Arial"/>
          <w:sz w:val="22"/>
          <w:u w:val="single"/>
        </w:rPr>
        <w:t xml:space="preserve"> </w:t>
      </w:r>
      <w:r w:rsidR="006F0FED" w:rsidRPr="001D19F6">
        <w:rPr>
          <w:rFonts w:ascii="Arial" w:eastAsia="굴림" w:hAnsi="Arial" w:cs="Arial"/>
          <w:sz w:val="22"/>
        </w:rPr>
        <w:t>[</w:t>
      </w:r>
      <w:r w:rsidR="003608C0" w:rsidRPr="001D19F6">
        <w:rPr>
          <w:rFonts w:ascii="Arial" w:eastAsia="굴림" w:hAnsi="Arial" w:cs="Arial"/>
          <w:sz w:val="22"/>
        </w:rPr>
        <w:t xml:space="preserve">Range: </w:t>
      </w:r>
      <w:r w:rsidR="00152994" w:rsidRPr="001D19F6">
        <w:rPr>
          <w:rFonts w:ascii="Arial" w:eastAsia="굴림" w:hAnsi="Arial" w:cs="Arial"/>
          <w:sz w:val="22"/>
        </w:rPr>
        <w:t>190000</w:t>
      </w:r>
      <w:r w:rsidR="007D690B" w:rsidRPr="001D19F6">
        <w:rPr>
          <w:rFonts w:ascii="Arial" w:eastAsia="굴림" w:hAnsi="Arial" w:cs="Arial"/>
          <w:sz w:val="22"/>
        </w:rPr>
        <w:t>~</w:t>
      </w:r>
      <w:r w:rsidR="00F144A1" w:rsidRPr="001D19F6">
        <w:rPr>
          <w:rFonts w:ascii="Arial" w:eastAsia="굴림" w:hAnsi="Arial" w:cs="Arial"/>
          <w:sz w:val="22"/>
        </w:rPr>
        <w:t>survey year</w:t>
      </w:r>
      <w:r w:rsidR="006F0FED" w:rsidRPr="001D19F6">
        <w:rPr>
          <w:rFonts w:ascii="Arial" w:eastAsia="굴림" w:hAnsi="Arial" w:cs="Arial"/>
          <w:sz w:val="22"/>
        </w:rPr>
        <w:t xml:space="preserve">] </w:t>
      </w:r>
    </w:p>
    <w:p w14:paraId="11365841" w14:textId="77777777" w:rsidR="006F0FED" w:rsidRPr="001D19F6" w:rsidRDefault="006F0FED" w:rsidP="006F0FED">
      <w:pPr>
        <w:wordWrap/>
        <w:spacing w:line="360" w:lineRule="auto"/>
        <w:rPr>
          <w:rFonts w:ascii="Arial" w:eastAsia="굴림" w:hAnsi="Arial" w:cs="Arial"/>
          <w:sz w:val="22"/>
        </w:rPr>
      </w:pPr>
    </w:p>
    <w:p w14:paraId="6CE47A78"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CV015.</w:t>
      </w:r>
      <w:r w:rsidR="00B94604" w:rsidRPr="001D19F6">
        <w:rPr>
          <w:rFonts w:ascii="Arial" w:eastAsia="굴림" w:hAnsi="Arial" w:cs="Arial"/>
          <w:sz w:val="22"/>
        </w:rPr>
        <w:t xml:space="preserve"> Why did you move?</w:t>
      </w:r>
    </w:p>
    <w:p w14:paraId="143B4B07" w14:textId="77777777" w:rsidR="0074027F" w:rsidRPr="001D19F6" w:rsidRDefault="00DB7FC9"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 xml:space="preserve">Because of the </w:t>
      </w:r>
      <w:r w:rsidR="00C131E6" w:rsidRPr="001D19F6">
        <w:rPr>
          <w:rFonts w:ascii="Arial" w:eastAsia="굴림" w:hAnsi="Arial" w:cs="Arial"/>
          <w:sz w:val="22"/>
        </w:rPr>
        <w:t xml:space="preserve">transfer of business/ </w:t>
      </w:r>
      <w:r w:rsidRPr="001D19F6">
        <w:rPr>
          <w:rFonts w:ascii="Arial" w:eastAsia="굴림" w:hAnsi="Arial" w:cs="Arial"/>
          <w:sz w:val="22"/>
        </w:rPr>
        <w:t xml:space="preserve">workplace of </w:t>
      </w:r>
      <w:r w:rsidR="00C131E6" w:rsidRPr="001D19F6">
        <w:rPr>
          <w:rFonts w:ascii="Arial" w:eastAsia="굴림" w:hAnsi="Arial" w:cs="Arial"/>
          <w:sz w:val="22"/>
        </w:rPr>
        <w:t xml:space="preserve">the </w:t>
      </w:r>
      <w:r w:rsidRPr="001D19F6">
        <w:rPr>
          <w:rFonts w:ascii="Arial" w:eastAsia="굴림" w:hAnsi="Arial" w:cs="Arial"/>
          <w:sz w:val="22"/>
        </w:rPr>
        <w:t xml:space="preserve">respondent or respondent’s spouse </w:t>
      </w:r>
    </w:p>
    <w:p w14:paraId="41BA01B7" w14:textId="77777777" w:rsidR="0074027F" w:rsidRPr="001D19F6" w:rsidRDefault="004A532E"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Because of the transfer of business/ workplace of the other family member than the respondent or respondent’s spouse</w:t>
      </w:r>
    </w:p>
    <w:p w14:paraId="17E0AFD6" w14:textId="77777777" w:rsidR="0074027F" w:rsidRPr="001D19F6" w:rsidRDefault="00873798"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 xml:space="preserve">Because of the education for </w:t>
      </w:r>
      <w:r w:rsidR="0074027F" w:rsidRPr="001D19F6">
        <w:rPr>
          <w:rFonts w:ascii="Arial" w:eastAsia="굴림" w:hAnsi="Arial" w:cs="Arial"/>
          <w:sz w:val="22"/>
        </w:rPr>
        <w:t>children or grandchildren</w:t>
      </w:r>
      <w:r w:rsidRPr="001D19F6">
        <w:rPr>
          <w:rFonts w:ascii="Arial" w:eastAsia="굴림" w:hAnsi="Arial" w:cs="Arial"/>
          <w:sz w:val="22"/>
        </w:rPr>
        <w:t xml:space="preserve"> </w:t>
      </w:r>
    </w:p>
    <w:p w14:paraId="21C65CDE" w14:textId="77777777" w:rsidR="0074027F" w:rsidRPr="001D19F6" w:rsidRDefault="008425D2"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For the better residential environment</w:t>
      </w:r>
    </w:p>
    <w:p w14:paraId="51E565FF" w14:textId="77777777" w:rsidR="0074027F" w:rsidRPr="001D19F6" w:rsidRDefault="0074027F"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To sell up</w:t>
      </w:r>
      <w:r w:rsidR="004009C0" w:rsidRPr="001D19F6">
        <w:rPr>
          <w:rFonts w:ascii="Arial" w:eastAsia="굴림" w:hAnsi="Arial" w:cs="Arial"/>
          <w:sz w:val="22"/>
        </w:rPr>
        <w:t xml:space="preserve"> </w:t>
      </w:r>
      <w:r w:rsidRPr="001D19F6">
        <w:rPr>
          <w:rFonts w:ascii="Arial" w:eastAsia="굴림" w:hAnsi="Arial" w:cs="Arial"/>
          <w:sz w:val="22"/>
        </w:rPr>
        <w:t>the</w:t>
      </w:r>
      <w:r w:rsidR="00B71308" w:rsidRPr="001D19F6">
        <w:rPr>
          <w:rFonts w:ascii="Arial" w:eastAsia="굴림" w:hAnsi="Arial" w:cs="Arial"/>
          <w:sz w:val="22"/>
        </w:rPr>
        <w:t xml:space="preserve"> housing</w:t>
      </w:r>
      <w:r w:rsidRPr="001D19F6">
        <w:rPr>
          <w:rFonts w:ascii="Arial" w:eastAsia="굴림" w:hAnsi="Arial" w:cs="Arial"/>
          <w:sz w:val="22"/>
        </w:rPr>
        <w:t xml:space="preserve"> and </w:t>
      </w:r>
      <w:r w:rsidR="00B71308" w:rsidRPr="001D19F6">
        <w:rPr>
          <w:rFonts w:ascii="Arial" w:eastAsia="굴림" w:hAnsi="Arial" w:cs="Arial"/>
          <w:sz w:val="22"/>
        </w:rPr>
        <w:t>to invest that money in o</w:t>
      </w:r>
      <w:r w:rsidRPr="001D19F6">
        <w:rPr>
          <w:rFonts w:ascii="Arial" w:eastAsia="굴림" w:hAnsi="Arial" w:cs="Arial"/>
          <w:sz w:val="22"/>
        </w:rPr>
        <w:t>ther assets</w:t>
      </w:r>
      <w:r w:rsidR="00B71308" w:rsidRPr="001D19F6">
        <w:rPr>
          <w:rFonts w:ascii="Arial" w:eastAsia="굴림" w:hAnsi="Arial" w:cs="Arial"/>
          <w:sz w:val="22"/>
        </w:rPr>
        <w:t xml:space="preserve"> </w:t>
      </w:r>
    </w:p>
    <w:p w14:paraId="6886CE10" w14:textId="77777777" w:rsidR="0074027F" w:rsidRPr="001D19F6" w:rsidRDefault="0074027F"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To sell up the</w:t>
      </w:r>
      <w:r w:rsidR="00B71308" w:rsidRPr="001D19F6">
        <w:rPr>
          <w:rFonts w:ascii="Arial" w:eastAsia="굴림" w:hAnsi="Arial" w:cs="Arial"/>
          <w:sz w:val="22"/>
        </w:rPr>
        <w:t xml:space="preserve"> housing</w:t>
      </w:r>
      <w:r w:rsidRPr="001D19F6">
        <w:rPr>
          <w:rFonts w:ascii="Arial" w:eastAsia="굴림" w:hAnsi="Arial" w:cs="Arial"/>
          <w:sz w:val="22"/>
        </w:rPr>
        <w:t xml:space="preserve"> and spend that money on living expenses</w:t>
      </w:r>
    </w:p>
    <w:p w14:paraId="169C2145" w14:textId="77777777" w:rsidR="0074027F" w:rsidRPr="001D19F6" w:rsidRDefault="0074027F" w:rsidP="00D12299">
      <w:pPr>
        <w:pStyle w:val="a6"/>
        <w:numPr>
          <w:ilvl w:val="0"/>
          <w:numId w:val="1259"/>
        </w:numPr>
        <w:wordWrap/>
        <w:spacing w:line="360" w:lineRule="auto"/>
        <w:ind w:leftChars="0"/>
        <w:rPr>
          <w:rFonts w:ascii="Arial" w:eastAsia="굴림" w:hAnsi="Arial" w:cs="Arial"/>
          <w:sz w:val="22"/>
        </w:rPr>
      </w:pPr>
      <w:r w:rsidRPr="001D19F6">
        <w:rPr>
          <w:rFonts w:ascii="Arial" w:eastAsia="굴림" w:hAnsi="Arial" w:cs="Arial"/>
          <w:sz w:val="22"/>
        </w:rPr>
        <w:t>(In case of deposit-based rental</w:t>
      </w:r>
      <w:r w:rsidR="009560A1" w:rsidRPr="001D19F6">
        <w:rPr>
          <w:rFonts w:ascii="Arial" w:eastAsia="굴림" w:hAnsi="Arial" w:cs="Arial"/>
          <w:sz w:val="22"/>
        </w:rPr>
        <w:t xml:space="preserve"> house </w:t>
      </w:r>
      <w:r w:rsidRPr="001D19F6">
        <w:rPr>
          <w:rFonts w:ascii="Arial" w:eastAsia="굴림" w:hAnsi="Arial" w:cs="Arial"/>
          <w:sz w:val="22"/>
        </w:rPr>
        <w:t>or monthly rental</w:t>
      </w:r>
      <w:r w:rsidR="009560A1" w:rsidRPr="001D19F6">
        <w:rPr>
          <w:rFonts w:ascii="Arial" w:eastAsia="굴림" w:hAnsi="Arial" w:cs="Arial"/>
          <w:sz w:val="22"/>
        </w:rPr>
        <w:t xml:space="preserve"> house</w:t>
      </w:r>
      <w:r w:rsidRPr="001D19F6">
        <w:rPr>
          <w:rFonts w:ascii="Arial" w:eastAsia="굴림" w:hAnsi="Arial" w:cs="Arial"/>
          <w:sz w:val="22"/>
        </w:rPr>
        <w:t>) Due to the expiration of the contract</w:t>
      </w:r>
    </w:p>
    <w:p w14:paraId="7EB5054A" w14:textId="77777777" w:rsidR="00D37398" w:rsidRDefault="00D37398" w:rsidP="00F97BF1">
      <w:pPr>
        <w:wordWrap/>
        <w:spacing w:line="360" w:lineRule="auto"/>
        <w:ind w:firstLine="400"/>
        <w:rPr>
          <w:rFonts w:ascii="Arial" w:eastAsia="굴림" w:hAnsi="Arial" w:cs="Arial"/>
          <w:sz w:val="22"/>
        </w:rPr>
      </w:pPr>
    </w:p>
    <w:p w14:paraId="0198F50D" w14:textId="77777777" w:rsidR="00C526B3" w:rsidRPr="001D19F6" w:rsidRDefault="00207C8D" w:rsidP="00F97BF1">
      <w:pPr>
        <w:wordWrap/>
        <w:spacing w:line="360" w:lineRule="auto"/>
        <w:ind w:firstLine="400"/>
        <w:rPr>
          <w:rFonts w:ascii="Arial" w:eastAsia="굴림" w:hAnsi="Arial" w:cs="Arial"/>
          <w:sz w:val="22"/>
        </w:rPr>
      </w:pPr>
      <w:r w:rsidRPr="001D19F6">
        <w:rPr>
          <w:rFonts w:ascii="Arial" w:eastAsia="굴림" w:hAnsi="Arial" w:cs="Arial"/>
          <w:sz w:val="22"/>
        </w:rPr>
        <w:t>For code 1~7, Go to CV017</w:t>
      </w:r>
    </w:p>
    <w:p w14:paraId="63FDAF4A" w14:textId="77777777" w:rsidR="00C526B3" w:rsidRPr="001D19F6" w:rsidRDefault="00C526B3" w:rsidP="006F0FED">
      <w:pPr>
        <w:wordWrap/>
        <w:spacing w:line="360" w:lineRule="auto"/>
        <w:rPr>
          <w:rFonts w:ascii="Arial" w:eastAsia="굴림" w:hAnsi="Arial" w:cs="Arial"/>
          <w:sz w:val="22"/>
        </w:rPr>
      </w:pPr>
    </w:p>
    <w:p w14:paraId="163A933C" w14:textId="77777777" w:rsidR="00F27AF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CV016. </w:t>
      </w:r>
      <w:r w:rsidR="001F392C" w:rsidRPr="001D19F6">
        <w:rPr>
          <w:rFonts w:ascii="Arial" w:eastAsia="굴림" w:hAnsi="Arial" w:cs="Arial"/>
          <w:sz w:val="22"/>
        </w:rPr>
        <w:t>If others, please specify</w:t>
      </w:r>
      <w:r w:rsidR="006E1E0B" w:rsidRPr="001D19F6">
        <w:rPr>
          <w:rFonts w:ascii="Arial" w:eastAsia="굴림" w:hAnsi="Arial" w:cs="Arial"/>
          <w:sz w:val="22"/>
        </w:rPr>
        <w:t>.</w:t>
      </w:r>
    </w:p>
    <w:p w14:paraId="602F3292" w14:textId="77777777" w:rsidR="006413CE" w:rsidRPr="001D19F6" w:rsidRDefault="006413CE" w:rsidP="006413CE">
      <w:pPr>
        <w:wordWrap/>
        <w:spacing w:line="360" w:lineRule="auto"/>
        <w:ind w:firstLine="800"/>
        <w:rPr>
          <w:rFonts w:ascii="Arial" w:eastAsia="굴림" w:hAnsi="Arial" w:cs="Arial"/>
          <w:sz w:val="22"/>
          <w:u w:val="single"/>
        </w:rPr>
      </w:pPr>
      <w:r w:rsidRPr="001D19F6">
        <w:rPr>
          <w:rFonts w:ascii="Arial" w:eastAsia="굴림" w:hAnsi="Arial" w:cs="Arial"/>
          <w:sz w:val="22"/>
          <w:u w:val="single"/>
        </w:rPr>
        <w:t>____________________________________________________</w:t>
      </w:r>
    </w:p>
    <w:p w14:paraId="0DB3F9B6" w14:textId="77777777" w:rsidR="00F43060" w:rsidRPr="001D19F6" w:rsidRDefault="00F43060">
      <w:pPr>
        <w:widowControl/>
        <w:wordWrap/>
        <w:autoSpaceDE/>
        <w:autoSpaceDN/>
        <w:jc w:val="left"/>
        <w:rPr>
          <w:rFonts w:ascii="Arial" w:eastAsia="굴림" w:hAnsi="Arial" w:cs="Arial"/>
          <w:sz w:val="22"/>
        </w:rPr>
      </w:pPr>
    </w:p>
    <w:p w14:paraId="4C7F7975" w14:textId="77777777" w:rsidR="00DE3533" w:rsidRPr="001D19F6" w:rsidRDefault="00DE3533" w:rsidP="00DE3533">
      <w:pPr>
        <w:widowControl/>
        <w:wordWrap/>
        <w:autoSpaceDE/>
        <w:spacing w:line="360" w:lineRule="auto"/>
        <w:jc w:val="left"/>
        <w:rPr>
          <w:rFonts w:ascii="Arial" w:eastAsia="굴림" w:hAnsi="Arial" w:cs="Arial"/>
          <w:sz w:val="22"/>
        </w:rPr>
      </w:pPr>
      <w:r w:rsidRPr="001D19F6">
        <w:rPr>
          <w:rFonts w:ascii="Arial" w:eastAsia="굴림" w:hAnsi="Arial" w:cs="Arial"/>
          <w:sz w:val="22"/>
        </w:rPr>
        <w:t>CV01</w:t>
      </w:r>
      <w:r w:rsidR="00416A4F" w:rsidRPr="001D19F6">
        <w:rPr>
          <w:rFonts w:ascii="Arial" w:eastAsia="굴림" w:hAnsi="Arial" w:cs="Arial"/>
          <w:sz w:val="22"/>
        </w:rPr>
        <w:t>7</w:t>
      </w:r>
      <w:r w:rsidRPr="001D19F6">
        <w:rPr>
          <w:rFonts w:ascii="Arial" w:eastAsia="굴림" w:hAnsi="Arial" w:cs="Arial"/>
          <w:sz w:val="22"/>
        </w:rPr>
        <w:t>. [IWER] Please enter code 1 for completion of cover screen section.</w:t>
      </w:r>
    </w:p>
    <w:p w14:paraId="51635C23" w14:textId="77777777" w:rsidR="001B489D" w:rsidRPr="001D19F6" w:rsidRDefault="00DE3533" w:rsidP="00F14BA4">
      <w:pPr>
        <w:pStyle w:val="a6"/>
        <w:widowControl/>
        <w:numPr>
          <w:ilvl w:val="0"/>
          <w:numId w:val="1173"/>
        </w:numPr>
        <w:tabs>
          <w:tab w:val="left" w:pos="5245"/>
        </w:tabs>
        <w:wordWrap/>
        <w:autoSpaceDE/>
        <w:autoSpaceDN/>
        <w:adjustRightInd w:val="0"/>
        <w:spacing w:line="360" w:lineRule="auto"/>
        <w:ind w:leftChars="0"/>
        <w:jc w:val="left"/>
        <w:rPr>
          <w:rFonts w:ascii="Arial" w:eastAsia="굴림" w:hAnsi="Arial" w:cs="Arial"/>
          <w:sz w:val="22"/>
        </w:rPr>
      </w:pPr>
      <w:r w:rsidRPr="001D19F6">
        <w:rPr>
          <w:rFonts w:ascii="Arial" w:eastAsia="굴림" w:hAnsi="Arial" w:cs="Arial"/>
          <w:sz w:val="22"/>
        </w:rPr>
        <w:t>Completion</w:t>
      </w:r>
      <w:r w:rsidR="001B489D" w:rsidRPr="001D19F6">
        <w:rPr>
          <w:rFonts w:ascii="Arial" w:eastAsia="굴림" w:hAnsi="Arial" w:cs="Arial"/>
          <w:sz w:val="22"/>
        </w:rPr>
        <w:br w:type="page"/>
      </w:r>
    </w:p>
    <w:p w14:paraId="6BD2945D" w14:textId="77777777" w:rsidR="00F27AFD" w:rsidRPr="001D19F6" w:rsidRDefault="00247D84" w:rsidP="006F0FED">
      <w:pPr>
        <w:wordWrap/>
        <w:spacing w:line="360" w:lineRule="auto"/>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59264" behindDoc="0" locked="0" layoutInCell="1" allowOverlap="1" wp14:anchorId="03A49218" wp14:editId="5B85585E">
                <wp:simplePos x="0" y="0"/>
                <wp:positionH relativeFrom="column">
                  <wp:posOffset>149860</wp:posOffset>
                </wp:positionH>
                <wp:positionV relativeFrom="paragraph">
                  <wp:posOffset>12065</wp:posOffset>
                </wp:positionV>
                <wp:extent cx="5819775" cy="629285"/>
                <wp:effectExtent l="0" t="0" r="28575" b="37465"/>
                <wp:wrapNone/>
                <wp:docPr id="1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C0C3F38" w14:textId="77777777" w:rsidR="00706C18" w:rsidRPr="003A6C5D" w:rsidRDefault="00706C18" w:rsidP="003A6C5D">
                            <w:pPr>
                              <w:pStyle w:val="11"/>
                              <w:jc w:val="center"/>
                              <w:rPr>
                                <w:rFonts w:ascii="Arial" w:hAnsi="Arial" w:cs="Arial"/>
                                <w:b/>
                                <w:sz w:val="32"/>
                                <w:szCs w:val="32"/>
                              </w:rPr>
                            </w:pPr>
                            <w:bookmarkStart w:id="210" w:name="_Toc483216618"/>
                            <w:bookmarkStart w:id="211" w:name="_Toc487461331"/>
                            <w:bookmarkStart w:id="212" w:name="_Toc487647332"/>
                            <w:r w:rsidRPr="003A6C5D">
                              <w:rPr>
                                <w:rFonts w:ascii="Arial" w:hAnsi="Arial" w:cs="Arial"/>
                                <w:b/>
                                <w:kern w:val="0"/>
                                <w:sz w:val="32"/>
                                <w:szCs w:val="32"/>
                              </w:rPr>
                              <w:t>A. DEMOGRAPHICS</w:t>
                            </w:r>
                            <w:bookmarkEnd w:id="210"/>
                            <w:bookmarkEnd w:id="211"/>
                            <w:bookmarkEnd w:id="212"/>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A49218" id="Rectangle 24" o:spid="_x0000_s1028" style="position:absolute;left:0;text-align:left;margin-left:11.8pt;margin-top:.95pt;width:458.25pt;height:4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" fillcolor="#95b3d7 [1940]" strokecolor="#95b3d7 [1940]" strokeweight="1pt">
                <v:fill color2="#dbe5f1 [660]" angle="135" focus="50%" type="gradient"/>
                <v:shadow on="t" color="#243f60 [1604]" opacity=".5" offset="1pt"/>
                <v:textbox>
                  <w:txbxContent>
                    <w:p w14:paraId="2C0C3F38" w14:textId="77777777" w:rsidR="00706C18" w:rsidRPr="003A6C5D" w:rsidRDefault="00706C18" w:rsidP="003A6C5D">
                      <w:pPr>
                        <w:pStyle w:val="11"/>
                        <w:jc w:val="center"/>
                        <w:rPr>
                          <w:rFonts w:ascii="Arial" w:hAnsi="Arial" w:cs="Arial"/>
                          <w:b/>
                          <w:sz w:val="32"/>
                          <w:szCs w:val="32"/>
                        </w:rPr>
                      </w:pPr>
                      <w:bookmarkStart w:id="213" w:name="_Toc483216618"/>
                      <w:bookmarkStart w:id="214" w:name="_Toc487461331"/>
                      <w:bookmarkStart w:id="215" w:name="_Toc487647332"/>
                      <w:r w:rsidRPr="003A6C5D">
                        <w:rPr>
                          <w:rFonts w:ascii="Arial" w:hAnsi="Arial" w:cs="Arial"/>
                          <w:b/>
                          <w:kern w:val="0"/>
                          <w:sz w:val="32"/>
                          <w:szCs w:val="32"/>
                        </w:rPr>
                        <w:t>A. DEMOGRAPHICS</w:t>
                      </w:r>
                      <w:bookmarkEnd w:id="213"/>
                      <w:bookmarkEnd w:id="214"/>
                      <w:bookmarkEnd w:id="215"/>
                    </w:p>
                  </w:txbxContent>
                </v:textbox>
              </v:rect>
            </w:pict>
          </mc:Fallback>
        </mc:AlternateContent>
      </w:r>
    </w:p>
    <w:p w14:paraId="089291F9" w14:textId="77777777" w:rsidR="00F27AFD" w:rsidRPr="001D19F6" w:rsidRDefault="00F27AFD" w:rsidP="006F0FED">
      <w:pPr>
        <w:wordWrap/>
        <w:spacing w:line="360" w:lineRule="auto"/>
        <w:rPr>
          <w:rFonts w:ascii="Arial" w:eastAsia="굴림" w:hAnsi="Arial" w:cs="Arial"/>
          <w:sz w:val="22"/>
        </w:rPr>
      </w:pPr>
    </w:p>
    <w:p w14:paraId="79F6BD5E" w14:textId="77777777" w:rsidR="00F27AFD" w:rsidRPr="001D19F6" w:rsidRDefault="00F27AFD" w:rsidP="006F0FED">
      <w:pPr>
        <w:wordWrap/>
        <w:spacing w:line="360" w:lineRule="auto"/>
        <w:rPr>
          <w:rFonts w:ascii="Arial" w:eastAsia="굴림" w:hAnsi="Arial" w:cs="Arial"/>
          <w:sz w:val="22"/>
        </w:rPr>
      </w:pPr>
    </w:p>
    <w:p w14:paraId="09CBBD08" w14:textId="77777777" w:rsidR="00947356" w:rsidRPr="001D19F6" w:rsidRDefault="00947356" w:rsidP="006F0FED">
      <w:pPr>
        <w:wordWrap/>
        <w:spacing w:line="360" w:lineRule="auto"/>
        <w:rPr>
          <w:rFonts w:ascii="Arial" w:eastAsia="굴림" w:hAnsi="Arial" w:cs="Arial"/>
          <w:sz w:val="22"/>
        </w:rPr>
      </w:pPr>
    </w:p>
    <w:p w14:paraId="681F9560" w14:textId="77777777" w:rsidR="00917677" w:rsidRPr="001D19F6" w:rsidRDefault="00917677" w:rsidP="006F0FED">
      <w:pPr>
        <w:wordWrap/>
        <w:spacing w:line="360" w:lineRule="auto"/>
        <w:rPr>
          <w:rFonts w:ascii="Arial" w:eastAsia="굴림" w:hAnsi="Arial" w:cs="Arial"/>
          <w:sz w:val="22"/>
        </w:rPr>
      </w:pPr>
      <w:r w:rsidRPr="001D19F6">
        <w:rPr>
          <w:rFonts w:ascii="Arial" w:eastAsia="굴림" w:hAnsi="Arial" w:cs="Arial"/>
          <w:sz w:val="22"/>
        </w:rPr>
        <w:t>[Check the date]</w:t>
      </w:r>
    </w:p>
    <w:p w14:paraId="1EB269EE" w14:textId="77777777" w:rsidR="00917677" w:rsidRPr="001D19F6" w:rsidRDefault="00917677" w:rsidP="006F0FED">
      <w:pPr>
        <w:wordWrap/>
        <w:spacing w:line="360" w:lineRule="auto"/>
        <w:rPr>
          <w:rFonts w:ascii="Arial" w:eastAsia="굴림" w:hAnsi="Arial" w:cs="Arial"/>
          <w:sz w:val="22"/>
        </w:rPr>
      </w:pPr>
      <w:r w:rsidRPr="001D19F6">
        <w:rPr>
          <w:rFonts w:ascii="Arial" w:eastAsia="굴림" w:hAnsi="Arial" w:cs="Arial"/>
          <w:sz w:val="22"/>
        </w:rPr>
        <w:t>(DC1) Let me check the date first. Is [date appeared in the computer] correct for today?</w:t>
      </w:r>
    </w:p>
    <w:p w14:paraId="3D969213" w14:textId="77777777" w:rsidR="00917677" w:rsidRPr="001D19F6" w:rsidRDefault="00917677" w:rsidP="00F14BA4">
      <w:pPr>
        <w:pStyle w:val="a6"/>
        <w:numPr>
          <w:ilvl w:val="0"/>
          <w:numId w:val="114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w:t>
      </w:r>
      <w:proofErr w:type="spellStart"/>
      <w:r w:rsidRPr="001D19F6">
        <w:rPr>
          <w:rFonts w:ascii="Arial" w:eastAsia="굴림" w:hAnsi="Arial" w:cs="Arial"/>
          <w:sz w:val="22"/>
        </w:rPr>
        <w:t>A_Intro</w:t>
      </w:r>
      <w:proofErr w:type="spellEnd"/>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46EA8BC" w14:textId="77777777" w:rsidR="00917677" w:rsidRPr="001D19F6" w:rsidRDefault="00917677" w:rsidP="006F0FED">
      <w:pPr>
        <w:wordWrap/>
        <w:spacing w:line="360" w:lineRule="auto"/>
        <w:rPr>
          <w:rFonts w:ascii="Arial" w:eastAsia="굴림" w:hAnsi="Arial" w:cs="Arial"/>
          <w:sz w:val="22"/>
        </w:rPr>
      </w:pPr>
    </w:p>
    <w:p w14:paraId="344C193A" w14:textId="77777777" w:rsidR="00917677" w:rsidRPr="001D19F6" w:rsidRDefault="00917677" w:rsidP="006F0FED">
      <w:pPr>
        <w:wordWrap/>
        <w:spacing w:line="360" w:lineRule="auto"/>
        <w:rPr>
          <w:rFonts w:ascii="Arial" w:eastAsia="굴림" w:hAnsi="Arial" w:cs="Arial"/>
          <w:sz w:val="22"/>
        </w:rPr>
      </w:pPr>
      <w:r w:rsidRPr="001D19F6">
        <w:rPr>
          <w:rFonts w:ascii="Arial" w:eastAsia="굴림" w:hAnsi="Arial" w:cs="Arial"/>
          <w:sz w:val="22"/>
        </w:rPr>
        <w:t>(DC2) If no, what date is it today?</w:t>
      </w:r>
    </w:p>
    <w:p w14:paraId="6670933F" w14:textId="77777777" w:rsidR="00917677" w:rsidRPr="001D19F6" w:rsidRDefault="00917677" w:rsidP="00917677">
      <w:pPr>
        <w:wordWrap/>
        <w:spacing w:line="360" w:lineRule="auto"/>
        <w:ind w:firstLine="800"/>
        <w:rPr>
          <w:rFonts w:ascii="Arial" w:eastAsia="굴림" w:hAnsi="Arial" w:cs="Arial"/>
          <w:sz w:val="22"/>
        </w:rPr>
      </w:pPr>
      <w:r w:rsidRPr="001D19F6">
        <w:rPr>
          <w:rFonts w:ascii="Arial" w:eastAsia="굴림" w:hAnsi="Arial" w:cs="Arial"/>
          <w:sz w:val="22"/>
        </w:rPr>
        <w:t>_________________</w:t>
      </w:r>
      <w:proofErr w:type="spellStart"/>
      <w:r w:rsidRPr="001D19F6">
        <w:rPr>
          <w:rFonts w:ascii="Arial" w:eastAsia="굴림" w:hAnsi="Arial" w:cs="Arial"/>
          <w:sz w:val="22"/>
        </w:rPr>
        <w:t>Year____Month___Day</w:t>
      </w:r>
      <w:proofErr w:type="spellEnd"/>
    </w:p>
    <w:p w14:paraId="07CDB52D" w14:textId="77777777" w:rsidR="00917677" w:rsidRPr="001D19F6" w:rsidRDefault="00917677" w:rsidP="00917677">
      <w:pPr>
        <w:wordWrap/>
        <w:spacing w:line="360" w:lineRule="auto"/>
        <w:rPr>
          <w:rFonts w:ascii="Arial" w:eastAsia="굴림" w:hAnsi="Arial" w:cs="Arial"/>
          <w:sz w:val="22"/>
        </w:rPr>
      </w:pPr>
    </w:p>
    <w:p w14:paraId="79AC384A" w14:textId="77777777" w:rsidR="00FF6DB7" w:rsidRPr="00DC741E" w:rsidRDefault="00FF6DB7" w:rsidP="00FF6DB7">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A_Intro</w:t>
      </w:r>
      <w:proofErr w:type="spellEnd"/>
      <w:r w:rsidRPr="001D19F6">
        <w:rPr>
          <w:rFonts w:ascii="Arial" w:eastAsia="굴림" w:hAnsi="Arial" w:cs="Arial"/>
          <w:sz w:val="22"/>
        </w:rPr>
        <w:t>) [IWER</w:t>
      </w:r>
      <w:r w:rsidRPr="00DC741E">
        <w:rPr>
          <w:rFonts w:ascii="Arial" w:eastAsia="굴림" w:hAnsi="Arial" w:cs="Arial"/>
          <w:sz w:val="22"/>
        </w:rPr>
        <w:t xml:space="preserve">] Now, this is to start </w:t>
      </w:r>
      <w:proofErr w:type="gramStart"/>
      <w:r w:rsidRPr="00DC741E">
        <w:rPr>
          <w:rFonts w:ascii="Arial" w:eastAsia="굴림" w:hAnsi="Arial" w:cs="Arial"/>
          <w:sz w:val="22"/>
        </w:rPr>
        <w:t>A.DEMOGRAPHICS</w:t>
      </w:r>
      <w:proofErr w:type="gramEnd"/>
      <w:r w:rsidRPr="00DC741E">
        <w:rPr>
          <w:rFonts w:ascii="Arial" w:eastAsia="굴림" w:hAnsi="Arial" w:cs="Arial"/>
          <w:sz w:val="22"/>
        </w:rPr>
        <w:t xml:space="preserve"> section. </w:t>
      </w:r>
    </w:p>
    <w:p w14:paraId="5EF870E2" w14:textId="77777777" w:rsidR="00FF6DB7" w:rsidRPr="00DC741E" w:rsidRDefault="00FF6DB7" w:rsidP="00F14BA4">
      <w:pPr>
        <w:pStyle w:val="a6"/>
        <w:widowControl/>
        <w:numPr>
          <w:ilvl w:val="0"/>
          <w:numId w:val="1148"/>
        </w:numPr>
        <w:wordWrap/>
        <w:autoSpaceDE/>
        <w:ind w:leftChars="0"/>
        <w:jc w:val="left"/>
        <w:rPr>
          <w:rFonts w:ascii="Arial" w:eastAsia="굴림" w:hAnsi="Arial" w:cs="Arial"/>
          <w:sz w:val="22"/>
        </w:rPr>
      </w:pPr>
      <w:r w:rsidRPr="00DC741E">
        <w:rPr>
          <w:rFonts w:ascii="Arial" w:eastAsia="굴림" w:hAnsi="Arial" w:cs="Arial"/>
          <w:sz w:val="22"/>
        </w:rPr>
        <w:t>Check</w:t>
      </w:r>
    </w:p>
    <w:p w14:paraId="7C0F6DA2" w14:textId="77777777" w:rsidR="00E47768" w:rsidRPr="00DC741E" w:rsidRDefault="00E47768" w:rsidP="00917677">
      <w:pPr>
        <w:wordWrap/>
        <w:spacing w:line="360" w:lineRule="auto"/>
        <w:rPr>
          <w:rFonts w:ascii="Arial" w:eastAsia="굴림" w:hAnsi="Arial" w:cs="Arial"/>
          <w:sz w:val="22"/>
        </w:rPr>
      </w:pPr>
    </w:p>
    <w:p w14:paraId="76EDD064" w14:textId="77777777" w:rsidR="0082619D" w:rsidRPr="00DC741E" w:rsidRDefault="006F0FED" w:rsidP="006F0FED">
      <w:pPr>
        <w:wordWrap/>
        <w:spacing w:line="360" w:lineRule="auto"/>
        <w:rPr>
          <w:rFonts w:ascii="Arial" w:eastAsia="굴림" w:hAnsi="Arial" w:cs="Arial"/>
          <w:sz w:val="22"/>
        </w:rPr>
      </w:pPr>
      <w:r w:rsidRPr="00DC741E">
        <w:rPr>
          <w:rFonts w:ascii="Arial" w:eastAsia="굴림" w:hAnsi="Arial" w:cs="Arial"/>
          <w:sz w:val="22"/>
        </w:rPr>
        <w:t xml:space="preserve">A001. </w:t>
      </w:r>
      <w:r w:rsidR="00A5169F" w:rsidRPr="00DC741E">
        <w:rPr>
          <w:rFonts w:ascii="Arial" w:eastAsia="굴림" w:hAnsi="Arial" w:cs="Arial"/>
          <w:sz w:val="22"/>
        </w:rPr>
        <w:t xml:space="preserve">First, </w:t>
      </w:r>
      <w:r w:rsidR="00C66071" w:rsidRPr="00DC741E">
        <w:rPr>
          <w:rFonts w:ascii="Arial" w:eastAsia="굴림" w:hAnsi="Arial" w:cs="Arial"/>
          <w:sz w:val="22"/>
        </w:rPr>
        <w:t>I</w:t>
      </w:r>
      <w:r w:rsidRPr="00DC741E">
        <w:rPr>
          <w:rFonts w:ascii="Arial" w:eastAsia="굴림" w:hAnsi="Arial" w:cs="Arial"/>
          <w:sz w:val="22"/>
        </w:rPr>
        <w:t xml:space="preserve"> will </w:t>
      </w:r>
      <w:r w:rsidR="009242A7" w:rsidRPr="00DC741E">
        <w:rPr>
          <w:rFonts w:ascii="Arial" w:eastAsia="굴림" w:hAnsi="Arial" w:cs="Arial"/>
          <w:sz w:val="22"/>
        </w:rPr>
        <w:t xml:space="preserve">confirm </w:t>
      </w:r>
      <w:r w:rsidRPr="00DC741E">
        <w:rPr>
          <w:rFonts w:ascii="Arial" w:eastAsia="굴림" w:hAnsi="Arial" w:cs="Arial"/>
          <w:sz w:val="22"/>
        </w:rPr>
        <w:t xml:space="preserve">the basic information you provided </w:t>
      </w:r>
      <w:r w:rsidR="00F40FA7" w:rsidRPr="00DC741E">
        <w:rPr>
          <w:rFonts w:ascii="Arial" w:eastAsia="굴림" w:hAnsi="Arial" w:cs="Arial"/>
          <w:sz w:val="22"/>
        </w:rPr>
        <w:t xml:space="preserve">in </w:t>
      </w:r>
      <w:r w:rsidRPr="00DC741E">
        <w:rPr>
          <w:rFonts w:ascii="Arial" w:eastAsia="굴림" w:hAnsi="Arial" w:cs="Arial"/>
          <w:sz w:val="22"/>
        </w:rPr>
        <w:t>the previous interview. Is your</w:t>
      </w:r>
      <w:r w:rsidR="0082619D" w:rsidRPr="00DC741E">
        <w:rPr>
          <w:rFonts w:ascii="Arial" w:eastAsia="굴림" w:hAnsi="Arial" w:cs="Arial"/>
          <w:sz w:val="22"/>
        </w:rPr>
        <w:t xml:space="preserve"> date of</w:t>
      </w:r>
      <w:r w:rsidR="00445DB6" w:rsidRPr="00DC741E">
        <w:rPr>
          <w:rFonts w:ascii="Arial" w:eastAsia="굴림" w:hAnsi="Arial" w:cs="Arial"/>
          <w:sz w:val="22"/>
        </w:rPr>
        <w:t xml:space="preserve"> </w:t>
      </w:r>
      <w:r w:rsidR="009242A7" w:rsidRPr="00DC741E">
        <w:rPr>
          <w:rFonts w:ascii="Arial" w:eastAsia="굴림" w:hAnsi="Arial" w:cs="Arial"/>
          <w:sz w:val="22"/>
        </w:rPr>
        <w:t>birth</w:t>
      </w:r>
      <w:r w:rsidR="00445DB6" w:rsidRPr="00DC741E">
        <w:rPr>
          <w:rFonts w:ascii="Arial" w:eastAsia="굴림" w:hAnsi="Arial" w:cs="Arial"/>
          <w:sz w:val="22"/>
        </w:rPr>
        <w:t xml:space="preserve"> </w:t>
      </w:r>
      <w:r w:rsidR="002028E5" w:rsidRPr="00DC741E">
        <w:rPr>
          <w:rFonts w:ascii="Arial" w:eastAsia="굴림" w:hAnsi="Arial" w:cs="Arial"/>
          <w:sz w:val="22"/>
        </w:rPr>
        <w:t>(</w:t>
      </w:r>
      <w:proofErr w:type="spellStart"/>
      <w:r w:rsidR="002028E5" w:rsidRPr="00DC741E">
        <w:rPr>
          <w:rFonts w:ascii="Arial" w:eastAsia="굴림" w:hAnsi="Arial" w:cs="Arial"/>
          <w:sz w:val="22"/>
        </w:rPr>
        <w:t>yyyy</w:t>
      </w:r>
      <w:proofErr w:type="spellEnd"/>
      <w:r w:rsidR="002028E5" w:rsidRPr="00DC741E">
        <w:rPr>
          <w:rFonts w:ascii="Arial" w:eastAsia="굴림" w:hAnsi="Arial" w:cs="Arial"/>
          <w:sz w:val="22"/>
        </w:rPr>
        <w:t>/mm/dd</w:t>
      </w:r>
      <w:r w:rsidR="002028E5" w:rsidRPr="00DC741E">
        <w:rPr>
          <w:rFonts w:ascii="Arial" w:eastAsia="굴림" w:hAnsi="Arial" w:cs="Arial"/>
          <w:sz w:val="22"/>
          <w:rPrChange w:id="216" w:author="Keis" w:date="2024-09-06T17:23:00Z">
            <w:rPr>
              <w:rFonts w:ascii="Arial" w:eastAsia="굴림" w:hAnsi="Arial" w:cs="Arial"/>
              <w:color w:val="FF0000"/>
              <w:sz w:val="22"/>
            </w:rPr>
          </w:rPrChange>
        </w:rPr>
        <w:t>)</w:t>
      </w:r>
      <w:r w:rsidR="00E47768" w:rsidRPr="00DC741E">
        <w:rPr>
          <w:rFonts w:ascii="Arial" w:eastAsia="굴림" w:hAnsi="Arial" w:cs="Arial"/>
          <w:sz w:val="22"/>
          <w:rPrChange w:id="217" w:author="Keis" w:date="2024-09-06T17:23:00Z">
            <w:rPr>
              <w:rFonts w:ascii="Arial" w:eastAsia="굴림" w:hAnsi="Arial" w:cs="Arial"/>
              <w:color w:val="FF0000"/>
              <w:sz w:val="22"/>
            </w:rPr>
          </w:rPrChange>
        </w:rPr>
        <w:t xml:space="preserve"> (based on [lunar/solar] calendar)</w:t>
      </w:r>
      <w:r w:rsidRPr="00DC741E">
        <w:rPr>
          <w:rFonts w:ascii="Arial" w:eastAsia="굴림" w:hAnsi="Arial" w:cs="Arial"/>
          <w:sz w:val="22"/>
          <w:rPrChange w:id="218" w:author="Keis" w:date="2024-09-06T17:23:00Z">
            <w:rPr>
              <w:rFonts w:ascii="Arial" w:eastAsia="굴림" w:hAnsi="Arial" w:cs="Arial"/>
              <w:color w:val="FF0000"/>
              <w:sz w:val="22"/>
            </w:rPr>
          </w:rPrChange>
        </w:rPr>
        <w:t>?</w:t>
      </w:r>
    </w:p>
    <w:p w14:paraId="1C6085F0" w14:textId="77777777" w:rsidR="006F0FED" w:rsidRPr="00DC741E" w:rsidRDefault="002028E5" w:rsidP="006F0FED">
      <w:pPr>
        <w:wordWrap/>
        <w:spacing w:line="360" w:lineRule="auto"/>
        <w:rPr>
          <w:rFonts w:ascii="Arial" w:eastAsia="굴림" w:hAnsi="Arial" w:cs="Arial"/>
          <w:sz w:val="22"/>
        </w:rPr>
      </w:pPr>
      <w:r w:rsidRPr="00DC741E">
        <w:rPr>
          <w:rFonts w:ascii="Arial" w:eastAsia="굴림" w:hAnsi="Arial" w:cs="Arial"/>
          <w:sz w:val="22"/>
        </w:rPr>
        <w:t xml:space="preserve">[IWER: The </w:t>
      </w:r>
      <w:r w:rsidR="0082619D" w:rsidRPr="00DC741E">
        <w:rPr>
          <w:rFonts w:ascii="Arial" w:eastAsia="굴림" w:hAnsi="Arial" w:cs="Arial"/>
          <w:sz w:val="22"/>
        </w:rPr>
        <w:t xml:space="preserve">date of birth </w:t>
      </w:r>
      <w:r w:rsidR="00327727" w:rsidRPr="00DC741E">
        <w:rPr>
          <w:rFonts w:ascii="Arial" w:eastAsia="굴림" w:hAnsi="Arial" w:cs="Arial"/>
          <w:sz w:val="22"/>
        </w:rPr>
        <w:t xml:space="preserve">is </w:t>
      </w:r>
      <w:r w:rsidRPr="00DC741E">
        <w:rPr>
          <w:rFonts w:ascii="Arial" w:eastAsia="굴림" w:hAnsi="Arial" w:cs="Arial"/>
          <w:sz w:val="22"/>
        </w:rPr>
        <w:t xml:space="preserve">based on </w:t>
      </w:r>
      <w:r w:rsidR="0082619D" w:rsidRPr="00DC741E">
        <w:rPr>
          <w:rFonts w:ascii="Arial" w:eastAsia="굴림" w:hAnsi="Arial" w:cs="Arial"/>
          <w:sz w:val="22"/>
        </w:rPr>
        <w:t xml:space="preserve">the </w:t>
      </w:r>
      <w:r w:rsidRPr="00DC741E">
        <w:rPr>
          <w:rFonts w:ascii="Arial" w:eastAsia="굴림" w:hAnsi="Arial" w:cs="Arial"/>
          <w:sz w:val="22"/>
        </w:rPr>
        <w:t>actual date of birth not t</w:t>
      </w:r>
      <w:r w:rsidR="00706A24" w:rsidRPr="00DC741E">
        <w:rPr>
          <w:rFonts w:ascii="Arial" w:eastAsia="굴림" w:hAnsi="Arial" w:cs="Arial"/>
          <w:sz w:val="22"/>
        </w:rPr>
        <w:t>he one</w:t>
      </w:r>
      <w:r w:rsidRPr="00DC741E">
        <w:rPr>
          <w:rFonts w:ascii="Arial" w:eastAsia="굴림" w:hAnsi="Arial" w:cs="Arial"/>
          <w:sz w:val="22"/>
        </w:rPr>
        <w:t xml:space="preserve"> stated in </w:t>
      </w:r>
      <w:r w:rsidR="0082619D" w:rsidRPr="00DC741E">
        <w:rPr>
          <w:rFonts w:ascii="Arial" w:eastAsia="굴림" w:hAnsi="Arial" w:cs="Arial"/>
          <w:sz w:val="22"/>
        </w:rPr>
        <w:t xml:space="preserve">the </w:t>
      </w:r>
      <w:r w:rsidRPr="00DC741E">
        <w:rPr>
          <w:rFonts w:ascii="Arial" w:eastAsia="굴림" w:hAnsi="Arial" w:cs="Arial"/>
          <w:sz w:val="22"/>
        </w:rPr>
        <w:t>resident registration card or family register.</w:t>
      </w:r>
      <w:r w:rsidR="00234AAE" w:rsidRPr="00DC741E">
        <w:rPr>
          <w:rFonts w:ascii="Arial" w:eastAsia="굴림" w:hAnsi="Arial" w:cs="Arial"/>
          <w:sz w:val="22"/>
        </w:rPr>
        <w:t>]</w:t>
      </w:r>
    </w:p>
    <w:p w14:paraId="3DFF1A89" w14:textId="77777777" w:rsidR="00445DB6" w:rsidRPr="00D37398" w:rsidRDefault="00445DB6" w:rsidP="002D0E30">
      <w:pPr>
        <w:pStyle w:val="a6"/>
        <w:numPr>
          <w:ilvl w:val="0"/>
          <w:numId w:val="13"/>
        </w:numPr>
        <w:tabs>
          <w:tab w:val="left" w:pos="5245"/>
        </w:tabs>
        <w:wordWrap/>
        <w:spacing w:line="360" w:lineRule="auto"/>
        <w:ind w:leftChars="0"/>
        <w:rPr>
          <w:rFonts w:ascii="Arial" w:eastAsia="굴림" w:hAnsi="Arial" w:cs="Arial"/>
          <w:sz w:val="22"/>
        </w:rPr>
      </w:pPr>
      <w:r w:rsidRPr="00D37398">
        <w:rPr>
          <w:rFonts w:ascii="Arial" w:eastAsia="굴림" w:hAnsi="Arial" w:cs="Arial"/>
          <w:sz w:val="22"/>
        </w:rPr>
        <w:t>Yes →Go to A004</w:t>
      </w:r>
      <w:r w:rsidRPr="00D37398">
        <w:rPr>
          <w:rFonts w:ascii="Arial" w:eastAsia="굴림" w:hAnsi="Arial" w:cs="Arial"/>
          <w:sz w:val="22"/>
        </w:rPr>
        <w:tab/>
      </w:r>
      <w:r w:rsidRPr="00D37398">
        <w:rPr>
          <w:rFonts w:ascii="굴림" w:eastAsia="굴림" w:hAnsi="굴림" w:cs="굴림" w:hint="eastAsia"/>
          <w:sz w:val="22"/>
        </w:rPr>
        <w:t>⑤</w:t>
      </w:r>
      <w:r w:rsidRPr="00D37398">
        <w:rPr>
          <w:rFonts w:ascii="Arial" w:eastAsia="굴림" w:hAnsi="Arial" w:cs="Arial"/>
          <w:sz w:val="22"/>
        </w:rPr>
        <w:t xml:space="preserve"> No </w:t>
      </w:r>
    </w:p>
    <w:p w14:paraId="7EA9C525" w14:textId="77777777" w:rsidR="006F0FED" w:rsidRPr="00D37398" w:rsidRDefault="006F0FED" w:rsidP="006F0FED">
      <w:pPr>
        <w:wordWrap/>
        <w:spacing w:line="360" w:lineRule="auto"/>
        <w:rPr>
          <w:rFonts w:ascii="Arial" w:eastAsia="굴림" w:hAnsi="Arial" w:cs="Arial"/>
          <w:sz w:val="22"/>
        </w:rPr>
      </w:pPr>
    </w:p>
    <w:p w14:paraId="51FD124E" w14:textId="77777777" w:rsidR="006F0FED" w:rsidRPr="00D37398" w:rsidRDefault="0061526E" w:rsidP="006F0FED">
      <w:pPr>
        <w:wordWrap/>
        <w:spacing w:line="360" w:lineRule="auto"/>
        <w:rPr>
          <w:rFonts w:ascii="Arial" w:eastAsia="굴림" w:hAnsi="Arial" w:cs="Arial"/>
          <w:sz w:val="22"/>
        </w:rPr>
      </w:pPr>
      <w:r w:rsidRPr="00D37398">
        <w:rPr>
          <w:rFonts w:ascii="Arial" w:eastAsia="굴림" w:hAnsi="Arial" w:cs="Arial"/>
          <w:sz w:val="22"/>
        </w:rPr>
        <w:t>A002. If no</w:t>
      </w:r>
      <w:r w:rsidR="009242A7" w:rsidRPr="00D37398">
        <w:rPr>
          <w:rFonts w:ascii="Arial" w:eastAsia="굴림" w:hAnsi="Arial" w:cs="Arial"/>
          <w:sz w:val="22"/>
        </w:rPr>
        <w:t>, please</w:t>
      </w:r>
      <w:r w:rsidR="0082619D" w:rsidRPr="00D37398">
        <w:rPr>
          <w:rFonts w:ascii="Arial" w:eastAsia="굴림" w:hAnsi="Arial" w:cs="Arial"/>
          <w:sz w:val="22"/>
        </w:rPr>
        <w:t xml:space="preserve"> tell me</w:t>
      </w:r>
      <w:r w:rsidR="009242A7" w:rsidRPr="00D37398">
        <w:rPr>
          <w:rFonts w:ascii="Arial" w:eastAsia="굴림" w:hAnsi="Arial" w:cs="Arial"/>
          <w:sz w:val="22"/>
        </w:rPr>
        <w:t xml:space="preserve"> your </w:t>
      </w:r>
      <w:r w:rsidR="0052190D" w:rsidRPr="00D37398">
        <w:rPr>
          <w:rFonts w:ascii="Arial" w:eastAsia="굴림" w:hAnsi="Arial" w:cs="Arial"/>
          <w:sz w:val="22"/>
        </w:rPr>
        <w:t>exact</w:t>
      </w:r>
      <w:r w:rsidR="009242A7" w:rsidRPr="00D37398">
        <w:rPr>
          <w:rFonts w:ascii="Arial" w:eastAsia="굴림" w:hAnsi="Arial" w:cs="Arial"/>
          <w:sz w:val="22"/>
        </w:rPr>
        <w:t xml:space="preserve"> date of birth</w:t>
      </w:r>
      <w:r w:rsidR="0082619D" w:rsidRPr="00D37398">
        <w:rPr>
          <w:rFonts w:ascii="Arial" w:eastAsia="굴림" w:hAnsi="Arial" w:cs="Arial"/>
          <w:sz w:val="22"/>
        </w:rPr>
        <w:t>.</w:t>
      </w:r>
    </w:p>
    <w:p w14:paraId="74B40988" w14:textId="77777777" w:rsidR="00E47768" w:rsidRPr="00D37398" w:rsidRDefault="00B94604" w:rsidP="006F0FED">
      <w:pPr>
        <w:wordWrap/>
        <w:spacing w:line="360" w:lineRule="auto"/>
        <w:rPr>
          <w:rFonts w:ascii="Arial" w:eastAsia="굴림" w:hAnsi="Arial" w:cs="Arial"/>
          <w:sz w:val="22"/>
        </w:rPr>
      </w:pPr>
      <w:r w:rsidRPr="00D37398">
        <w:rPr>
          <w:rFonts w:ascii="Arial" w:eastAsia="굴림" w:hAnsi="Arial" w:cs="Arial"/>
          <w:sz w:val="22"/>
        </w:rPr>
        <w:t>[IWER</w:t>
      </w:r>
      <w:r w:rsidR="00C87861" w:rsidRPr="00D37398">
        <w:rPr>
          <w:rFonts w:ascii="Arial" w:eastAsia="굴림" w:hAnsi="Arial" w:cs="Arial"/>
          <w:sz w:val="22"/>
        </w:rPr>
        <w:t xml:space="preserve">: </w:t>
      </w:r>
    </w:p>
    <w:p w14:paraId="39DEA662" w14:textId="77777777" w:rsidR="00E47768" w:rsidRPr="00D37398" w:rsidRDefault="00C87861" w:rsidP="00D12299">
      <w:pPr>
        <w:pStyle w:val="a6"/>
        <w:numPr>
          <w:ilvl w:val="0"/>
          <w:numId w:val="1298"/>
        </w:numPr>
        <w:wordWrap/>
        <w:spacing w:line="360" w:lineRule="auto"/>
        <w:ind w:leftChars="0"/>
        <w:rPr>
          <w:rFonts w:ascii="Arial" w:eastAsia="굴림" w:hAnsi="Arial" w:cs="Arial"/>
          <w:sz w:val="22"/>
        </w:rPr>
      </w:pPr>
      <w:r w:rsidRPr="00D37398">
        <w:rPr>
          <w:rFonts w:ascii="Arial" w:eastAsia="굴림" w:hAnsi="Arial" w:cs="Arial"/>
          <w:sz w:val="22"/>
        </w:rPr>
        <w:t xml:space="preserve">For those who respond by a </w:t>
      </w:r>
      <w:r w:rsidR="006F0FED" w:rsidRPr="00D37398">
        <w:rPr>
          <w:rFonts w:ascii="Arial" w:eastAsia="굴림" w:hAnsi="Arial" w:cs="Arial"/>
          <w:sz w:val="22"/>
        </w:rPr>
        <w:t>zodiac sign, refer to the index card provided</w:t>
      </w:r>
      <w:r w:rsidR="00142D1B" w:rsidRPr="00D37398">
        <w:rPr>
          <w:rFonts w:ascii="Arial" w:eastAsia="굴림" w:hAnsi="Arial" w:cs="Arial"/>
          <w:sz w:val="22"/>
        </w:rPr>
        <w:t>.</w:t>
      </w:r>
    </w:p>
    <w:p w14:paraId="2DA1E0BC" w14:textId="5EB61967" w:rsidR="00CB7C89" w:rsidRPr="00DC741E" w:rsidRDefault="00E47768" w:rsidP="00D12299">
      <w:pPr>
        <w:pStyle w:val="a6"/>
        <w:numPr>
          <w:ilvl w:val="0"/>
          <w:numId w:val="1298"/>
        </w:numPr>
        <w:wordWrap/>
        <w:spacing w:line="360" w:lineRule="auto"/>
        <w:ind w:leftChars="0"/>
        <w:rPr>
          <w:rFonts w:ascii="Arial" w:eastAsia="굴림" w:hAnsi="Arial" w:cs="Arial"/>
          <w:sz w:val="22"/>
          <w:rPrChange w:id="219" w:author="Keis" w:date="2024-09-06T17:24:00Z">
            <w:rPr>
              <w:rFonts w:ascii="Arial" w:eastAsia="굴림" w:hAnsi="Arial" w:cs="Arial"/>
              <w:color w:val="FF0000"/>
              <w:sz w:val="22"/>
            </w:rPr>
          </w:rPrChange>
        </w:rPr>
      </w:pPr>
      <w:r w:rsidRPr="00DC741E">
        <w:rPr>
          <w:rFonts w:ascii="Arial" w:eastAsia="굴림" w:hAnsi="Arial" w:cs="Arial"/>
          <w:sz w:val="22"/>
          <w:rPrChange w:id="220" w:author="Keis" w:date="2024-09-06T17:24:00Z">
            <w:rPr>
              <w:rFonts w:ascii="Arial" w:eastAsia="굴림" w:hAnsi="Arial" w:cs="Arial"/>
              <w:color w:val="FF0000"/>
              <w:sz w:val="22"/>
            </w:rPr>
          </w:rPrChange>
        </w:rPr>
        <w:t xml:space="preserve">Input the form like </w:t>
      </w:r>
      <w:del w:id="221" w:author="Keis" w:date="2024-09-06T10:23:00Z">
        <w:r w:rsidRPr="002671D7" w:rsidDel="00817F07">
          <w:rPr>
            <w:rFonts w:ascii="Arial" w:eastAsia="굴림" w:hAnsi="Arial" w:cs="Arial" w:hint="eastAsia"/>
            <w:color w:val="FF0000"/>
            <w:sz w:val="22"/>
          </w:rPr>
          <w:delText>2020</w:delText>
        </w:r>
      </w:del>
      <w:ins w:id="222" w:author="Keis" w:date="2024-09-06T10:23:00Z">
        <w:r w:rsidR="00817F07" w:rsidRPr="00817F07">
          <w:rPr>
            <w:rFonts w:ascii="Arial" w:eastAsia="굴림" w:hAnsi="Arial" w:cs="Arial" w:hint="eastAsia"/>
            <w:color w:val="00B050"/>
            <w:sz w:val="22"/>
          </w:rPr>
          <w:t>2022</w:t>
        </w:r>
      </w:ins>
      <w:r w:rsidRPr="00DC741E">
        <w:rPr>
          <w:rFonts w:ascii="Arial" w:eastAsia="굴림" w:hAnsi="Arial" w:cs="Arial"/>
          <w:sz w:val="22"/>
          <w:rPrChange w:id="223" w:author="Keis" w:date="2024-09-06T17:24:00Z">
            <w:rPr>
              <w:rFonts w:ascii="Arial" w:eastAsia="굴림" w:hAnsi="Arial" w:cs="Arial"/>
              <w:color w:val="FF0000"/>
              <w:sz w:val="22"/>
            </w:rPr>
          </w:rPrChange>
        </w:rPr>
        <w:t xml:space="preserve">-12-12. </w:t>
      </w:r>
      <w:r w:rsidR="00D37398" w:rsidRPr="00DC741E">
        <w:rPr>
          <w:rFonts w:ascii="Arial" w:eastAsia="굴림" w:hAnsi="Arial" w:cs="Arial"/>
          <w:sz w:val="22"/>
          <w:rPrChange w:id="224" w:author="Keis" w:date="2024-09-06T17:24:00Z">
            <w:rPr>
              <w:rFonts w:ascii="Arial" w:eastAsia="굴림" w:hAnsi="Arial" w:cs="Arial"/>
              <w:color w:val="FF0000"/>
              <w:sz w:val="22"/>
            </w:rPr>
          </w:rPrChange>
        </w:rPr>
        <w:t xml:space="preserve">Please </w:t>
      </w:r>
      <w:r w:rsidRPr="00DC741E">
        <w:rPr>
          <w:rFonts w:ascii="Arial" w:eastAsia="굴림" w:hAnsi="Arial" w:cs="Arial"/>
          <w:sz w:val="22"/>
          <w:rPrChange w:id="225" w:author="Keis" w:date="2024-09-06T17:24:00Z">
            <w:rPr>
              <w:rFonts w:ascii="Arial" w:eastAsia="굴림" w:hAnsi="Arial" w:cs="Arial"/>
              <w:color w:val="FF0000"/>
              <w:sz w:val="22"/>
            </w:rPr>
          </w:rPrChange>
        </w:rPr>
        <w:t>press space bar</w:t>
      </w:r>
      <w:r w:rsidR="00D37398" w:rsidRPr="00DC741E">
        <w:rPr>
          <w:rFonts w:ascii="Arial" w:eastAsia="굴림" w:hAnsi="Arial" w:cs="Arial"/>
          <w:sz w:val="22"/>
          <w:rPrChange w:id="226" w:author="Keis" w:date="2024-09-06T17:24:00Z">
            <w:rPr>
              <w:rFonts w:ascii="Arial" w:eastAsia="굴림" w:hAnsi="Arial" w:cs="Arial"/>
              <w:color w:val="FF0000"/>
              <w:sz w:val="22"/>
            </w:rPr>
          </w:rPrChange>
        </w:rPr>
        <w:t xml:space="preserve"> for “</w:t>
      </w:r>
      <w:proofErr w:type="gramStart"/>
      <w:r w:rsidR="00D37398" w:rsidRPr="00DC741E">
        <w:rPr>
          <w:rFonts w:ascii="Arial" w:eastAsia="굴림" w:hAnsi="Arial" w:cs="Arial"/>
          <w:sz w:val="22"/>
          <w:rPrChange w:id="227" w:author="Keis" w:date="2024-09-06T17:24:00Z">
            <w:rPr>
              <w:rFonts w:ascii="Arial" w:eastAsia="굴림" w:hAnsi="Arial" w:cs="Arial"/>
              <w:color w:val="FF0000"/>
              <w:sz w:val="22"/>
            </w:rPr>
          </w:rPrChange>
        </w:rPr>
        <w:t>-“ symbol</w:t>
      </w:r>
      <w:proofErr w:type="gramEnd"/>
      <w:r w:rsidRPr="00DC741E">
        <w:rPr>
          <w:rFonts w:ascii="Arial" w:eastAsia="굴림" w:hAnsi="Arial" w:cs="Arial"/>
          <w:sz w:val="22"/>
          <w:rPrChange w:id="228" w:author="Keis" w:date="2024-09-06T17:24:00Z">
            <w:rPr>
              <w:rFonts w:ascii="Arial" w:eastAsia="굴림" w:hAnsi="Arial" w:cs="Arial"/>
              <w:color w:val="FF0000"/>
              <w:sz w:val="22"/>
            </w:rPr>
          </w:rPrChange>
        </w:rPr>
        <w:t>.</w:t>
      </w:r>
      <w:r w:rsidR="00476821" w:rsidRPr="00DC741E">
        <w:rPr>
          <w:rFonts w:ascii="Arial" w:eastAsia="굴림" w:hAnsi="Arial" w:cs="Arial"/>
          <w:sz w:val="22"/>
          <w:rPrChange w:id="229" w:author="Keis" w:date="2024-09-06T17:24:00Z">
            <w:rPr>
              <w:rFonts w:ascii="Arial" w:eastAsia="굴림" w:hAnsi="Arial" w:cs="Arial"/>
              <w:color w:val="FF0000"/>
              <w:sz w:val="22"/>
            </w:rPr>
          </w:rPrChange>
        </w:rPr>
        <w:t>]</w:t>
      </w:r>
    </w:p>
    <w:p w14:paraId="36374BB0" w14:textId="77777777" w:rsidR="006F0FED" w:rsidRPr="00DC741E" w:rsidRDefault="00445DB6" w:rsidP="00445DB6">
      <w:pPr>
        <w:wordWrap/>
        <w:spacing w:line="360" w:lineRule="auto"/>
        <w:ind w:firstLine="800"/>
        <w:rPr>
          <w:rFonts w:ascii="Arial" w:eastAsia="굴림" w:hAnsi="Arial" w:cs="Arial"/>
          <w:sz w:val="22"/>
        </w:rPr>
      </w:pPr>
      <w:r w:rsidRPr="00DC741E">
        <w:rPr>
          <w:rFonts w:ascii="Arial" w:eastAsia="굴림" w:hAnsi="Arial" w:cs="Arial"/>
          <w:sz w:val="22"/>
        </w:rPr>
        <w:t>_________________</w:t>
      </w:r>
      <w:proofErr w:type="spellStart"/>
      <w:r w:rsidR="00F27AFD" w:rsidRPr="00DC741E">
        <w:rPr>
          <w:rFonts w:ascii="Arial" w:eastAsia="굴림" w:hAnsi="Arial" w:cs="Arial"/>
          <w:sz w:val="22"/>
        </w:rPr>
        <w:t>Year</w:t>
      </w:r>
      <w:r w:rsidRPr="00DC741E">
        <w:rPr>
          <w:rFonts w:ascii="Arial" w:eastAsia="굴림" w:hAnsi="Arial" w:cs="Arial"/>
          <w:sz w:val="22"/>
        </w:rPr>
        <w:t>____</w:t>
      </w:r>
      <w:r w:rsidR="006F0FED" w:rsidRPr="00DC741E">
        <w:rPr>
          <w:rFonts w:ascii="Arial" w:eastAsia="굴림" w:hAnsi="Arial" w:cs="Arial"/>
          <w:sz w:val="22"/>
        </w:rPr>
        <w:t>Month</w:t>
      </w:r>
      <w:r w:rsidRPr="00DC741E">
        <w:rPr>
          <w:rFonts w:ascii="Arial" w:eastAsia="굴림" w:hAnsi="Arial" w:cs="Arial"/>
          <w:sz w:val="22"/>
        </w:rPr>
        <w:t>___</w:t>
      </w:r>
      <w:r w:rsidR="006F0FED" w:rsidRPr="00DC741E">
        <w:rPr>
          <w:rFonts w:ascii="Arial" w:eastAsia="굴림" w:hAnsi="Arial" w:cs="Arial"/>
          <w:sz w:val="22"/>
        </w:rPr>
        <w:t>Day</w:t>
      </w:r>
      <w:proofErr w:type="spellEnd"/>
    </w:p>
    <w:p w14:paraId="025F6C0B" w14:textId="77777777" w:rsidR="00F27AFD" w:rsidRPr="00DC741E" w:rsidRDefault="00F27AFD" w:rsidP="00F27AFD">
      <w:pPr>
        <w:wordWrap/>
        <w:spacing w:line="360" w:lineRule="auto"/>
        <w:rPr>
          <w:rFonts w:ascii="Arial" w:eastAsia="굴림" w:hAnsi="Arial" w:cs="Arial"/>
          <w:sz w:val="22"/>
        </w:rPr>
      </w:pPr>
    </w:p>
    <w:p w14:paraId="21C091F4" w14:textId="77777777" w:rsidR="006F0FED" w:rsidRPr="00DC741E" w:rsidRDefault="006F0FED" w:rsidP="006F0FED">
      <w:pPr>
        <w:wordWrap/>
        <w:spacing w:line="360" w:lineRule="auto"/>
        <w:rPr>
          <w:rFonts w:ascii="Arial" w:eastAsia="굴림" w:hAnsi="Arial" w:cs="Arial"/>
          <w:sz w:val="22"/>
        </w:rPr>
      </w:pPr>
      <w:r w:rsidRPr="00DC741E">
        <w:rPr>
          <w:rFonts w:ascii="Arial" w:eastAsia="굴림" w:hAnsi="Arial" w:cs="Arial"/>
          <w:sz w:val="22"/>
        </w:rPr>
        <w:t>A003. Is your date of birth according to the solar calendar or the lunar calendar?</w:t>
      </w:r>
    </w:p>
    <w:p w14:paraId="73ABFAB5" w14:textId="77777777" w:rsidR="006F0FED" w:rsidRPr="00DC741E" w:rsidRDefault="00445DB6" w:rsidP="002D0E30">
      <w:pPr>
        <w:pStyle w:val="a6"/>
        <w:numPr>
          <w:ilvl w:val="0"/>
          <w:numId w:val="14"/>
        </w:numPr>
        <w:tabs>
          <w:tab w:val="left" w:pos="5245"/>
        </w:tabs>
        <w:wordWrap/>
        <w:spacing w:line="360" w:lineRule="auto"/>
        <w:ind w:leftChars="0" w:left="851"/>
        <w:rPr>
          <w:rFonts w:ascii="Arial" w:eastAsia="굴림" w:hAnsi="Arial" w:cs="Arial"/>
          <w:sz w:val="22"/>
        </w:rPr>
      </w:pPr>
      <w:r w:rsidRPr="00DC741E">
        <w:rPr>
          <w:rFonts w:ascii="Arial" w:eastAsia="굴림" w:hAnsi="Arial" w:cs="Arial"/>
          <w:sz w:val="22"/>
        </w:rPr>
        <w:t xml:space="preserve"> </w:t>
      </w:r>
      <w:r w:rsidR="006F0FED" w:rsidRPr="00DC741E">
        <w:rPr>
          <w:rFonts w:ascii="Arial" w:eastAsia="굴림" w:hAnsi="Arial" w:cs="Arial"/>
          <w:sz w:val="22"/>
        </w:rPr>
        <w:t xml:space="preserve">Solar calendar </w:t>
      </w:r>
      <w:r w:rsidRPr="00DC741E">
        <w:rPr>
          <w:rFonts w:ascii="Arial" w:eastAsia="굴림" w:hAnsi="Arial" w:cs="Arial"/>
          <w:sz w:val="22"/>
        </w:rPr>
        <w:tab/>
      </w:r>
      <w:r w:rsidRPr="00DC741E">
        <w:rPr>
          <w:rFonts w:ascii="굴림" w:eastAsia="굴림" w:hAnsi="굴림" w:cs="굴림" w:hint="eastAsia"/>
          <w:sz w:val="22"/>
        </w:rPr>
        <w:t>⑤</w:t>
      </w:r>
      <w:r w:rsidRPr="00DC741E">
        <w:rPr>
          <w:rFonts w:ascii="Arial" w:eastAsia="굴림" w:hAnsi="Arial" w:cs="Arial"/>
          <w:sz w:val="22"/>
        </w:rPr>
        <w:t xml:space="preserve"> </w:t>
      </w:r>
      <w:r w:rsidR="006F0FED" w:rsidRPr="00DC741E">
        <w:rPr>
          <w:rFonts w:ascii="Arial" w:eastAsia="굴림" w:hAnsi="Arial" w:cs="Arial"/>
          <w:sz w:val="22"/>
        </w:rPr>
        <w:t>Lunar calendar</w:t>
      </w:r>
    </w:p>
    <w:p w14:paraId="27BDE405" w14:textId="77777777" w:rsidR="006F0FED" w:rsidRPr="00DC741E" w:rsidRDefault="006F0FED" w:rsidP="006F0FED">
      <w:pPr>
        <w:wordWrap/>
        <w:spacing w:line="360" w:lineRule="auto"/>
        <w:rPr>
          <w:rFonts w:ascii="Arial" w:eastAsia="굴림" w:hAnsi="Arial" w:cs="Arial"/>
          <w:sz w:val="22"/>
        </w:rPr>
      </w:pPr>
    </w:p>
    <w:p w14:paraId="3AE16DCE" w14:textId="0AF96754" w:rsidR="00FC5993" w:rsidRPr="009800A7" w:rsidRDefault="00FC5993" w:rsidP="00FC5993">
      <w:pPr>
        <w:wordWrap/>
        <w:spacing w:line="360" w:lineRule="auto"/>
        <w:rPr>
          <w:rFonts w:ascii="Arial" w:eastAsia="굴림" w:hAnsi="Arial" w:cs="Arial"/>
          <w:sz w:val="22"/>
        </w:rPr>
      </w:pPr>
      <w:r w:rsidRPr="00DC741E">
        <w:rPr>
          <w:rFonts w:ascii="Arial" w:eastAsia="굴림" w:hAnsi="Arial" w:cs="Arial"/>
          <w:sz w:val="22"/>
        </w:rPr>
        <w:t>(A001_</w:t>
      </w:r>
      <w:r w:rsidR="00E47768" w:rsidRPr="00DC741E">
        <w:rPr>
          <w:rFonts w:ascii="Arial" w:eastAsia="굴림" w:hAnsi="Arial" w:cs="Arial"/>
          <w:sz w:val="22"/>
          <w:rPrChange w:id="230" w:author="Keis" w:date="2024-09-06T17:24:00Z">
            <w:rPr>
              <w:rFonts w:ascii="Arial" w:eastAsia="굴림" w:hAnsi="Arial" w:cs="Arial"/>
              <w:color w:val="FF0000"/>
              <w:sz w:val="22"/>
            </w:rPr>
          </w:rPrChange>
        </w:rPr>
        <w:t>check</w:t>
      </w:r>
      <w:r w:rsidRPr="00DC741E">
        <w:rPr>
          <w:rFonts w:ascii="Arial" w:eastAsia="굴림" w:hAnsi="Arial" w:cs="Arial"/>
          <w:sz w:val="22"/>
        </w:rPr>
        <w:t>) [IWER] Check the</w:t>
      </w:r>
      <w:r w:rsidR="00E47768" w:rsidRPr="00DC741E">
        <w:rPr>
          <w:rFonts w:ascii="Arial" w:eastAsia="굴림" w:hAnsi="Arial" w:cs="Arial"/>
          <w:sz w:val="22"/>
        </w:rPr>
        <w:t xml:space="preserve"> </w:t>
      </w:r>
      <w:r w:rsidR="00E47768" w:rsidRPr="00DC741E">
        <w:rPr>
          <w:rFonts w:ascii="Arial" w:eastAsia="굴림" w:hAnsi="Arial" w:cs="Arial"/>
          <w:sz w:val="22"/>
          <w:rPrChange w:id="231" w:author="Keis" w:date="2024-09-06T17:24:00Z">
            <w:rPr>
              <w:rFonts w:ascii="Arial" w:eastAsia="굴림" w:hAnsi="Arial" w:cs="Arial"/>
              <w:color w:val="FF0000"/>
              <w:sz w:val="22"/>
            </w:rPr>
          </w:rPrChange>
        </w:rPr>
        <w:t>Korean</w:t>
      </w:r>
      <w:r w:rsidRPr="00DC741E">
        <w:rPr>
          <w:rFonts w:ascii="Arial" w:eastAsia="굴림" w:hAnsi="Arial" w:cs="Arial"/>
          <w:sz w:val="22"/>
        </w:rPr>
        <w:t xml:space="preserve"> age </w:t>
      </w:r>
      <w:r w:rsidRPr="009800A7">
        <w:rPr>
          <w:rFonts w:ascii="Arial" w:eastAsia="굴림" w:hAnsi="Arial" w:cs="Arial"/>
          <w:sz w:val="22"/>
        </w:rPr>
        <w:t>of R: [</w:t>
      </w:r>
      <w:r w:rsidR="00CB7C89" w:rsidRPr="009800A7">
        <w:rPr>
          <w:rFonts w:ascii="Arial" w:eastAsia="굴림" w:hAnsi="Arial" w:cs="Arial"/>
          <w:sz w:val="22"/>
        </w:rPr>
        <w:t>(</w:t>
      </w:r>
      <w:del w:id="232" w:author="Keis" w:date="2024-09-06T10:23:00Z">
        <w:r w:rsidR="009800A7" w:rsidRPr="009800A7" w:rsidDel="00817F07">
          <w:rPr>
            <w:rFonts w:ascii="Arial" w:eastAsia="굴림" w:hAnsi="Arial" w:cs="Arial"/>
            <w:sz w:val="22"/>
          </w:rPr>
          <w:delText>20</w:delText>
        </w:r>
        <w:r w:rsidR="009800A7" w:rsidRPr="009800A7" w:rsidDel="00817F07">
          <w:rPr>
            <w:rFonts w:ascii="Arial" w:eastAsia="굴림" w:hAnsi="Arial" w:cs="Arial" w:hint="eastAsia"/>
            <w:sz w:val="22"/>
          </w:rPr>
          <w:delText>20</w:delText>
        </w:r>
      </w:del>
      <w:ins w:id="233" w:author="Keis" w:date="2024-09-06T10:23:00Z">
        <w:r w:rsidR="00817F07" w:rsidRPr="00817F07">
          <w:rPr>
            <w:rFonts w:ascii="Arial" w:eastAsia="굴림" w:hAnsi="Arial" w:cs="Arial"/>
            <w:color w:val="00B050"/>
            <w:sz w:val="22"/>
          </w:rPr>
          <w:t>2022</w:t>
        </w:r>
      </w:ins>
      <w:r w:rsidR="00CB7C89" w:rsidRPr="009800A7">
        <w:rPr>
          <w:rFonts w:ascii="Arial" w:eastAsia="굴림" w:hAnsi="Arial" w:cs="Arial"/>
          <w:sz w:val="22"/>
        </w:rPr>
        <w:t>)</w:t>
      </w:r>
      <w:r w:rsidRPr="009800A7">
        <w:rPr>
          <w:rFonts w:ascii="Arial" w:eastAsia="굴림" w:hAnsi="Arial" w:cs="Arial"/>
          <w:sz w:val="22"/>
        </w:rPr>
        <w:t xml:space="preserve"> – (date of birth) + 1] </w:t>
      </w:r>
    </w:p>
    <w:p w14:paraId="753E5771" w14:textId="77777777" w:rsidR="00FC5993" w:rsidRPr="009800A7" w:rsidRDefault="00FC5993" w:rsidP="00D12299">
      <w:pPr>
        <w:pStyle w:val="a6"/>
        <w:widowControl/>
        <w:numPr>
          <w:ilvl w:val="0"/>
          <w:numId w:val="1174"/>
        </w:numPr>
        <w:wordWrap/>
        <w:autoSpaceDE/>
        <w:ind w:leftChars="0"/>
        <w:jc w:val="left"/>
        <w:rPr>
          <w:rFonts w:ascii="Arial" w:eastAsia="굴림" w:hAnsi="Arial" w:cs="Arial"/>
          <w:sz w:val="22"/>
        </w:rPr>
      </w:pPr>
      <w:r w:rsidRPr="009800A7">
        <w:rPr>
          <w:rFonts w:ascii="Arial" w:eastAsia="굴림" w:hAnsi="Arial" w:cs="Arial"/>
          <w:sz w:val="22"/>
        </w:rPr>
        <w:t>Check</w:t>
      </w:r>
    </w:p>
    <w:p w14:paraId="73AD818F" w14:textId="77777777" w:rsidR="00FC5993" w:rsidRPr="009800A7" w:rsidRDefault="00FC5993" w:rsidP="006F0FED">
      <w:pPr>
        <w:wordWrap/>
        <w:spacing w:line="360" w:lineRule="auto"/>
        <w:rPr>
          <w:rFonts w:ascii="Arial" w:eastAsia="굴림" w:hAnsi="Arial" w:cs="Arial"/>
          <w:sz w:val="22"/>
        </w:rPr>
      </w:pPr>
    </w:p>
    <w:p w14:paraId="6250405C" w14:textId="77777777" w:rsidR="0047401D" w:rsidRPr="001D19F6" w:rsidRDefault="006D5439" w:rsidP="00445DB6">
      <w:pPr>
        <w:wordWrap/>
        <w:spacing w:line="360" w:lineRule="auto"/>
        <w:rPr>
          <w:rFonts w:ascii="Arial" w:eastAsia="굴림" w:hAnsi="Arial" w:cs="Arial"/>
          <w:b/>
          <w:sz w:val="22"/>
        </w:rPr>
      </w:pPr>
      <w:r w:rsidRPr="001D19F6">
        <w:rPr>
          <w:rFonts w:ascii="Arial" w:eastAsia="굴림" w:hAnsi="Arial" w:cs="Arial"/>
          <w:b/>
          <w:sz w:val="22"/>
        </w:rPr>
        <w:t xml:space="preserve">&lt; </w:t>
      </w:r>
      <w:r w:rsidR="0047401D" w:rsidRPr="001D19F6">
        <w:rPr>
          <w:rFonts w:ascii="Arial" w:eastAsia="굴림" w:hAnsi="Arial" w:cs="Arial"/>
          <w:b/>
          <w:sz w:val="22"/>
        </w:rPr>
        <w:t>Level of Education</w:t>
      </w:r>
      <w:r w:rsidRPr="001D19F6">
        <w:rPr>
          <w:rFonts w:ascii="Arial" w:eastAsia="굴림" w:hAnsi="Arial" w:cs="Arial"/>
          <w:b/>
          <w:sz w:val="22"/>
        </w:rPr>
        <w:t xml:space="preserve"> &gt;</w:t>
      </w:r>
    </w:p>
    <w:p w14:paraId="3BC1FB8A"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A004. </w:t>
      </w:r>
      <w:r w:rsidR="00EA4D8C" w:rsidRPr="001D19F6">
        <w:rPr>
          <w:rFonts w:ascii="Arial" w:eastAsia="굴림" w:hAnsi="Arial" w:cs="Arial"/>
          <w:sz w:val="22"/>
        </w:rPr>
        <w:t xml:space="preserve">In </w:t>
      </w:r>
      <w:r w:rsidRPr="001D19F6">
        <w:rPr>
          <w:rFonts w:ascii="Arial" w:eastAsia="굴림" w:hAnsi="Arial" w:cs="Arial"/>
          <w:sz w:val="22"/>
        </w:rPr>
        <w:t>the previous interview you responded that you</w:t>
      </w:r>
      <w:r w:rsidR="00C87861" w:rsidRPr="001D19F6">
        <w:rPr>
          <w:rFonts w:ascii="Arial" w:eastAsia="굴림" w:hAnsi="Arial" w:cs="Arial"/>
          <w:sz w:val="22"/>
        </w:rPr>
        <w:t xml:space="preserve"> had</w:t>
      </w:r>
      <w:r w:rsidRPr="001D19F6">
        <w:rPr>
          <w:rFonts w:ascii="Arial" w:eastAsia="굴림" w:hAnsi="Arial" w:cs="Arial"/>
          <w:sz w:val="22"/>
        </w:rPr>
        <w:t xml:space="preserve"> completed [level of education] and [graduation status]. Is this correct?</w:t>
      </w:r>
    </w:p>
    <w:p w14:paraId="1BDBA91D" w14:textId="77777777" w:rsidR="003F350D" w:rsidRPr="001D19F6" w:rsidRDefault="003F350D" w:rsidP="002D0E30">
      <w:pPr>
        <w:pStyle w:val="a6"/>
        <w:numPr>
          <w:ilvl w:val="0"/>
          <w:numId w:val="1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 Go to A008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4F3780E" w14:textId="77777777" w:rsidR="005E6A40" w:rsidRPr="001D19F6" w:rsidRDefault="005E6A40" w:rsidP="006F0FED">
      <w:pPr>
        <w:wordWrap/>
        <w:spacing w:line="360" w:lineRule="auto"/>
        <w:rPr>
          <w:rFonts w:ascii="Arial" w:eastAsia="굴림" w:hAnsi="Arial" w:cs="Arial"/>
          <w:sz w:val="22"/>
        </w:rPr>
      </w:pPr>
    </w:p>
    <w:p w14:paraId="1B51859C" w14:textId="77777777" w:rsidR="006F0FED" w:rsidRPr="001D19F6" w:rsidRDefault="00371204" w:rsidP="006F0FED">
      <w:pPr>
        <w:wordWrap/>
        <w:spacing w:line="360" w:lineRule="auto"/>
        <w:rPr>
          <w:rFonts w:ascii="Arial" w:eastAsia="굴림" w:hAnsi="Arial" w:cs="Arial"/>
          <w:sz w:val="22"/>
        </w:rPr>
      </w:pPr>
      <w:r w:rsidRPr="001D19F6">
        <w:rPr>
          <w:rFonts w:ascii="Arial" w:eastAsia="굴림" w:hAnsi="Arial" w:cs="Arial"/>
          <w:sz w:val="22"/>
        </w:rPr>
        <w:t xml:space="preserve">A005. </w:t>
      </w:r>
      <w:r w:rsidR="0034423C" w:rsidRPr="001D19F6">
        <w:rPr>
          <w:rFonts w:ascii="Arial" w:eastAsia="굴림" w:hAnsi="Arial" w:cs="Arial"/>
          <w:sz w:val="22"/>
        </w:rPr>
        <w:t xml:space="preserve">If no, can you please tell us the </w:t>
      </w:r>
      <w:r w:rsidR="00A5169F" w:rsidRPr="001D19F6">
        <w:rPr>
          <w:rFonts w:ascii="Arial" w:eastAsia="굴림" w:hAnsi="Arial" w:cs="Arial"/>
          <w:sz w:val="22"/>
        </w:rPr>
        <w:t>highest level of education</w:t>
      </w:r>
      <w:r w:rsidR="0034423C" w:rsidRPr="001D19F6">
        <w:rPr>
          <w:rFonts w:ascii="Arial" w:eastAsia="굴림" w:hAnsi="Arial" w:cs="Arial"/>
          <w:sz w:val="22"/>
        </w:rPr>
        <w:t>?</w:t>
      </w:r>
    </w:p>
    <w:p w14:paraId="217F60F4" w14:textId="77777777" w:rsidR="006F0FED" w:rsidRPr="001D19F6" w:rsidRDefault="006F0FED"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No </w:t>
      </w:r>
      <w:r w:rsidR="00F27AFD" w:rsidRPr="001D19F6">
        <w:rPr>
          <w:rFonts w:ascii="Arial" w:eastAsia="굴림" w:hAnsi="Arial" w:cs="Arial"/>
          <w:sz w:val="22"/>
        </w:rPr>
        <w:t>formal education (illiterate) →</w:t>
      </w:r>
      <w:r w:rsidRPr="001D19F6">
        <w:rPr>
          <w:rFonts w:ascii="Arial" w:eastAsia="굴림" w:hAnsi="Arial" w:cs="Arial"/>
          <w:sz w:val="22"/>
        </w:rPr>
        <w:t>Go to A008</w:t>
      </w:r>
    </w:p>
    <w:p w14:paraId="2EB73BB8" w14:textId="77777777" w:rsidR="006F0FED" w:rsidRPr="001D19F6" w:rsidRDefault="006F0FED"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 xml:space="preserve">No formal </w:t>
      </w:r>
      <w:r w:rsidR="00F27AFD" w:rsidRPr="001D19F6">
        <w:rPr>
          <w:rFonts w:ascii="Arial" w:eastAsia="굴림" w:hAnsi="Arial" w:cs="Arial"/>
          <w:sz w:val="22"/>
        </w:rPr>
        <w:t>education</w:t>
      </w:r>
      <w:r w:rsidR="00B52D22" w:rsidRPr="001D19F6">
        <w:rPr>
          <w:rFonts w:ascii="Arial" w:eastAsia="굴림" w:hAnsi="Arial" w:cs="Arial"/>
          <w:sz w:val="22"/>
        </w:rPr>
        <w:t xml:space="preserve"> </w:t>
      </w:r>
      <w:r w:rsidR="00F27AFD" w:rsidRPr="001D19F6">
        <w:rPr>
          <w:rFonts w:ascii="Arial" w:eastAsia="굴림" w:hAnsi="Arial" w:cs="Arial"/>
          <w:sz w:val="22"/>
        </w:rPr>
        <w:t>(</w:t>
      </w:r>
      <w:r w:rsidR="0034423C" w:rsidRPr="001D19F6">
        <w:rPr>
          <w:rFonts w:ascii="Arial" w:eastAsia="굴림" w:hAnsi="Arial" w:cs="Arial"/>
          <w:sz w:val="22"/>
        </w:rPr>
        <w:t>literate</w:t>
      </w:r>
      <w:r w:rsidR="00F27AFD" w:rsidRPr="001D19F6">
        <w:rPr>
          <w:rFonts w:ascii="Arial" w:eastAsia="굴림" w:hAnsi="Arial" w:cs="Arial"/>
          <w:sz w:val="22"/>
        </w:rPr>
        <w:t>) →</w:t>
      </w:r>
      <w:r w:rsidRPr="001D19F6">
        <w:rPr>
          <w:rFonts w:ascii="Arial" w:eastAsia="굴림" w:hAnsi="Arial" w:cs="Arial"/>
          <w:sz w:val="22"/>
        </w:rPr>
        <w:t>Go to A008</w:t>
      </w:r>
    </w:p>
    <w:p w14:paraId="467ADBD5" w14:textId="77777777" w:rsidR="006F0FED" w:rsidRPr="001D19F6" w:rsidRDefault="007B5255"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Elementary s</w:t>
      </w:r>
      <w:r w:rsidR="006F0FED" w:rsidRPr="001D19F6">
        <w:rPr>
          <w:rFonts w:ascii="Arial" w:eastAsia="굴림" w:hAnsi="Arial" w:cs="Arial"/>
          <w:sz w:val="22"/>
        </w:rPr>
        <w:t xml:space="preserve">chool →Go to A007 </w:t>
      </w:r>
    </w:p>
    <w:p w14:paraId="725059FC" w14:textId="77777777" w:rsidR="006F0FED" w:rsidRPr="001D19F6" w:rsidRDefault="007B5255"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Middle s</w:t>
      </w:r>
      <w:r w:rsidR="006F0FED" w:rsidRPr="001D19F6">
        <w:rPr>
          <w:rFonts w:ascii="Arial" w:eastAsia="굴림" w:hAnsi="Arial" w:cs="Arial"/>
          <w:sz w:val="22"/>
        </w:rPr>
        <w:t xml:space="preserve">chool </w:t>
      </w:r>
      <w:r w:rsidR="0034423C" w:rsidRPr="001D19F6">
        <w:rPr>
          <w:rFonts w:ascii="Arial" w:eastAsia="굴림" w:hAnsi="Arial" w:cs="Arial"/>
          <w:sz w:val="22"/>
        </w:rPr>
        <w:t xml:space="preserve">(or </w:t>
      </w:r>
      <w:r w:rsidR="004C6C6B" w:rsidRPr="001D19F6">
        <w:rPr>
          <w:rFonts w:ascii="Arial" w:eastAsia="굴림" w:hAnsi="Arial" w:cs="Arial"/>
          <w:sz w:val="22"/>
        </w:rPr>
        <w:t xml:space="preserve">equivalent </w:t>
      </w:r>
      <w:r w:rsidR="0034423C" w:rsidRPr="001D19F6">
        <w:rPr>
          <w:rFonts w:ascii="Arial" w:eastAsia="굴림" w:hAnsi="Arial" w:cs="Arial"/>
          <w:sz w:val="22"/>
        </w:rPr>
        <w:t xml:space="preserve">qualification </w:t>
      </w:r>
      <w:r w:rsidR="0052190D" w:rsidRPr="001D19F6">
        <w:rPr>
          <w:rFonts w:ascii="Arial" w:eastAsia="굴림" w:hAnsi="Arial" w:cs="Arial"/>
          <w:sz w:val="22"/>
        </w:rPr>
        <w:t>exam</w:t>
      </w:r>
      <w:r w:rsidR="0034423C" w:rsidRPr="001D19F6">
        <w:rPr>
          <w:rFonts w:ascii="Arial" w:eastAsia="굴림" w:hAnsi="Arial" w:cs="Arial"/>
          <w:sz w:val="22"/>
        </w:rPr>
        <w:t xml:space="preserve">) </w:t>
      </w:r>
      <w:r w:rsidR="006F0FED" w:rsidRPr="001D19F6">
        <w:rPr>
          <w:rFonts w:ascii="Arial" w:eastAsia="굴림" w:hAnsi="Arial" w:cs="Arial"/>
          <w:sz w:val="22"/>
        </w:rPr>
        <w:t>→Go to A007</w:t>
      </w:r>
    </w:p>
    <w:p w14:paraId="0F991010" w14:textId="77777777" w:rsidR="006F0FED" w:rsidRPr="001D19F6" w:rsidRDefault="007B5255"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High s</w:t>
      </w:r>
      <w:r w:rsidR="006F0FED" w:rsidRPr="001D19F6">
        <w:rPr>
          <w:rFonts w:ascii="Arial" w:eastAsia="굴림" w:hAnsi="Arial" w:cs="Arial"/>
          <w:sz w:val="22"/>
        </w:rPr>
        <w:t>chool</w:t>
      </w:r>
      <w:r w:rsidR="0034423C" w:rsidRPr="001D19F6">
        <w:rPr>
          <w:rFonts w:ascii="Arial" w:eastAsia="굴림" w:hAnsi="Arial" w:cs="Arial"/>
          <w:sz w:val="22"/>
        </w:rPr>
        <w:t xml:space="preserve"> (or </w:t>
      </w:r>
      <w:r w:rsidR="004C6C6B" w:rsidRPr="001D19F6">
        <w:rPr>
          <w:rFonts w:ascii="Arial" w:eastAsia="굴림" w:hAnsi="Arial" w:cs="Arial"/>
          <w:sz w:val="22"/>
        </w:rPr>
        <w:t xml:space="preserve">equivalent qualification </w:t>
      </w:r>
      <w:r w:rsidR="0052190D" w:rsidRPr="001D19F6">
        <w:rPr>
          <w:rFonts w:ascii="Arial" w:eastAsia="굴림" w:hAnsi="Arial" w:cs="Arial"/>
          <w:sz w:val="22"/>
        </w:rPr>
        <w:t>exam</w:t>
      </w:r>
      <w:r w:rsidR="0034423C" w:rsidRPr="001D19F6">
        <w:rPr>
          <w:rFonts w:ascii="Arial" w:eastAsia="굴림" w:hAnsi="Arial" w:cs="Arial"/>
          <w:sz w:val="22"/>
        </w:rPr>
        <w:t xml:space="preserve">) </w:t>
      </w:r>
      <w:r w:rsidR="006F0FED" w:rsidRPr="001D19F6">
        <w:rPr>
          <w:rFonts w:ascii="Arial" w:eastAsia="굴림" w:hAnsi="Arial" w:cs="Arial"/>
          <w:sz w:val="22"/>
        </w:rPr>
        <w:t>→Go to A007</w:t>
      </w:r>
    </w:p>
    <w:p w14:paraId="7E09DE7F" w14:textId="77777777" w:rsidR="006F0FED" w:rsidRPr="001D19F6" w:rsidRDefault="00CF4530"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 xml:space="preserve">Professional/ vocational school/ </w:t>
      </w:r>
      <w:r w:rsidR="00BD150A" w:rsidRPr="001D19F6">
        <w:rPr>
          <w:rFonts w:ascii="Arial" w:eastAsia="굴림" w:hAnsi="Arial" w:cs="Arial"/>
          <w:sz w:val="22"/>
        </w:rPr>
        <w:t>college →Go</w:t>
      </w:r>
      <w:r w:rsidR="006F0FED" w:rsidRPr="001D19F6">
        <w:rPr>
          <w:rFonts w:ascii="Arial" w:eastAsia="굴림" w:hAnsi="Arial" w:cs="Arial"/>
          <w:sz w:val="22"/>
        </w:rPr>
        <w:t xml:space="preserve"> to A007</w:t>
      </w:r>
    </w:p>
    <w:p w14:paraId="5BA9A02D" w14:textId="77777777" w:rsidR="006F0FED" w:rsidRPr="001D19F6" w:rsidRDefault="00737B8B"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 xml:space="preserve">University </w:t>
      </w:r>
      <w:r w:rsidR="006F0FED" w:rsidRPr="001D19F6">
        <w:rPr>
          <w:rFonts w:ascii="Arial" w:eastAsia="굴림" w:hAnsi="Arial" w:cs="Arial"/>
          <w:sz w:val="22"/>
        </w:rPr>
        <w:t>→Go to A007</w:t>
      </w:r>
    </w:p>
    <w:p w14:paraId="1572C9DF" w14:textId="77777777" w:rsidR="006F0FED" w:rsidRPr="001D19F6" w:rsidRDefault="0034423C"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Graduate school</w:t>
      </w:r>
      <w:r w:rsidR="006F0FED" w:rsidRPr="001D19F6">
        <w:rPr>
          <w:rFonts w:ascii="Arial" w:eastAsia="굴림" w:hAnsi="Arial" w:cs="Arial"/>
          <w:sz w:val="22"/>
        </w:rPr>
        <w:t xml:space="preserve"> (Master</w:t>
      </w:r>
      <w:r w:rsidRPr="001D19F6">
        <w:rPr>
          <w:rFonts w:ascii="Arial" w:eastAsia="굴림" w:hAnsi="Arial" w:cs="Arial"/>
          <w:sz w:val="22"/>
        </w:rPr>
        <w:t xml:space="preserve"> degree</w:t>
      </w:r>
      <w:r w:rsidR="006F0FED" w:rsidRPr="001D19F6">
        <w:rPr>
          <w:rFonts w:ascii="Arial" w:eastAsia="굴림" w:hAnsi="Arial" w:cs="Arial"/>
          <w:sz w:val="22"/>
        </w:rPr>
        <w:t>) →Go to A007</w:t>
      </w:r>
    </w:p>
    <w:p w14:paraId="6FB73C96" w14:textId="77777777" w:rsidR="006F0FED" w:rsidRPr="001D19F6" w:rsidRDefault="007B5255" w:rsidP="002D0E30">
      <w:pPr>
        <w:pStyle w:val="a6"/>
        <w:numPr>
          <w:ilvl w:val="0"/>
          <w:numId w:val="16"/>
        </w:numPr>
        <w:wordWrap/>
        <w:spacing w:line="360" w:lineRule="auto"/>
        <w:ind w:leftChars="0"/>
        <w:rPr>
          <w:rFonts w:ascii="Arial" w:eastAsia="굴림" w:hAnsi="Arial" w:cs="Arial"/>
          <w:sz w:val="22"/>
        </w:rPr>
      </w:pPr>
      <w:r w:rsidRPr="001D19F6">
        <w:rPr>
          <w:rFonts w:ascii="Arial" w:eastAsia="굴림" w:hAnsi="Arial" w:cs="Arial"/>
          <w:sz w:val="22"/>
        </w:rPr>
        <w:t>Post c</w:t>
      </w:r>
      <w:r w:rsidR="006F0FED" w:rsidRPr="001D19F6">
        <w:rPr>
          <w:rFonts w:ascii="Arial" w:eastAsia="굴림" w:hAnsi="Arial" w:cs="Arial"/>
          <w:sz w:val="22"/>
        </w:rPr>
        <w:t>ollege</w:t>
      </w:r>
      <w:r w:rsidR="0034423C" w:rsidRPr="001D19F6">
        <w:rPr>
          <w:rFonts w:ascii="Arial" w:eastAsia="굴림" w:hAnsi="Arial" w:cs="Arial"/>
          <w:sz w:val="22"/>
        </w:rPr>
        <w:t xml:space="preserve"> </w:t>
      </w:r>
      <w:r w:rsidR="006F0FED" w:rsidRPr="001D19F6">
        <w:rPr>
          <w:rFonts w:ascii="Arial" w:eastAsia="굴림" w:hAnsi="Arial" w:cs="Arial"/>
          <w:sz w:val="22"/>
        </w:rPr>
        <w:t>(</w:t>
      </w:r>
      <w:r w:rsidR="0034423C" w:rsidRPr="001D19F6">
        <w:rPr>
          <w:rFonts w:ascii="Arial" w:eastAsia="굴림" w:hAnsi="Arial" w:cs="Arial"/>
          <w:sz w:val="22"/>
        </w:rPr>
        <w:t>PhD</w:t>
      </w:r>
      <w:r w:rsidR="006F0FED" w:rsidRPr="001D19F6">
        <w:rPr>
          <w:rFonts w:ascii="Arial" w:eastAsia="굴림" w:hAnsi="Arial" w:cs="Arial"/>
          <w:sz w:val="22"/>
        </w:rPr>
        <w:t>) →Go to A007</w:t>
      </w:r>
    </w:p>
    <w:p w14:paraId="639C38C2" w14:textId="77777777" w:rsidR="006F0FED" w:rsidRPr="001D19F6" w:rsidRDefault="00F97BF1" w:rsidP="00154C3A">
      <w:pPr>
        <w:wordWrap/>
        <w:spacing w:line="360" w:lineRule="auto"/>
        <w:ind w:left="400"/>
        <w:rPr>
          <w:rFonts w:ascii="Arial" w:eastAsia="굴림" w:hAnsi="Arial" w:cs="Arial"/>
          <w:sz w:val="22"/>
        </w:rPr>
      </w:pPr>
      <w:r w:rsidRPr="001D19F6">
        <w:rPr>
          <w:rFonts w:ascii="Arial" w:eastAsia="굴림" w:hAnsi="Arial" w:cs="Arial"/>
          <w:sz w:val="22"/>
        </w:rPr>
        <w:t>[97]</w:t>
      </w:r>
      <w:r w:rsidR="00154C3A" w:rsidRPr="001D19F6">
        <w:rPr>
          <w:rFonts w:ascii="Arial" w:eastAsia="굴림" w:hAnsi="Arial" w:cs="Arial"/>
          <w:sz w:val="22"/>
        </w:rPr>
        <w:t xml:space="preserve"> </w:t>
      </w:r>
      <w:r w:rsidR="006F0FED" w:rsidRPr="001D19F6">
        <w:rPr>
          <w:rFonts w:ascii="Arial" w:eastAsia="굴림" w:hAnsi="Arial" w:cs="Arial"/>
          <w:sz w:val="22"/>
        </w:rPr>
        <w:t xml:space="preserve">Others </w:t>
      </w:r>
    </w:p>
    <w:p w14:paraId="7B3A4476" w14:textId="77777777" w:rsidR="006F0FED" w:rsidRPr="001D19F6" w:rsidRDefault="00F97BF1" w:rsidP="0034423C">
      <w:pPr>
        <w:wordWrap/>
        <w:spacing w:line="360" w:lineRule="auto"/>
        <w:ind w:left="400"/>
        <w:rPr>
          <w:rFonts w:ascii="Arial" w:eastAsia="굴림" w:hAnsi="Arial" w:cs="Arial"/>
          <w:sz w:val="22"/>
        </w:rPr>
      </w:pPr>
      <w:r w:rsidRPr="001D19F6">
        <w:rPr>
          <w:rFonts w:ascii="Arial" w:eastAsia="굴림" w:hAnsi="Arial" w:cs="Arial"/>
          <w:sz w:val="22"/>
        </w:rPr>
        <w:t>[</w:t>
      </w:r>
      <w:r w:rsidR="00154C3A" w:rsidRPr="001D19F6">
        <w:rPr>
          <w:rFonts w:ascii="Arial" w:eastAsia="굴림" w:hAnsi="Arial" w:cs="Arial"/>
          <w:sz w:val="22"/>
        </w:rPr>
        <w:t>98</w:t>
      </w:r>
      <w:r w:rsidRPr="001D19F6">
        <w:rPr>
          <w:rFonts w:ascii="Arial" w:eastAsia="굴림" w:hAnsi="Arial" w:cs="Arial"/>
          <w:sz w:val="22"/>
        </w:rPr>
        <w:t>]</w:t>
      </w:r>
      <w:r w:rsidR="001A140D" w:rsidRPr="001D19F6">
        <w:rPr>
          <w:rFonts w:ascii="Arial" w:eastAsia="굴림" w:hAnsi="Arial" w:cs="Arial"/>
          <w:sz w:val="22"/>
        </w:rPr>
        <w:t xml:space="preserve"> </w:t>
      </w:r>
      <w:r w:rsidR="006F0FED" w:rsidRPr="001D19F6">
        <w:rPr>
          <w:rFonts w:ascii="Arial" w:eastAsia="굴림" w:hAnsi="Arial" w:cs="Arial"/>
          <w:sz w:val="22"/>
        </w:rPr>
        <w:t>Don’t know →Go to A011</w:t>
      </w:r>
    </w:p>
    <w:p w14:paraId="056168D8" w14:textId="77777777" w:rsidR="006F0FED" w:rsidRPr="001D19F6" w:rsidRDefault="00F97BF1" w:rsidP="0034423C">
      <w:pPr>
        <w:wordWrap/>
        <w:spacing w:line="360" w:lineRule="auto"/>
        <w:ind w:firstLine="400"/>
        <w:rPr>
          <w:rFonts w:ascii="Arial" w:eastAsia="굴림" w:hAnsi="Arial" w:cs="Arial"/>
          <w:sz w:val="22"/>
        </w:rPr>
      </w:pPr>
      <w:r w:rsidRPr="001D19F6">
        <w:rPr>
          <w:rFonts w:ascii="Arial" w:eastAsia="굴림" w:hAnsi="Arial" w:cs="Arial"/>
          <w:sz w:val="22"/>
        </w:rPr>
        <w:t>[</w:t>
      </w:r>
      <w:r w:rsidR="00154C3A" w:rsidRPr="001D19F6">
        <w:rPr>
          <w:rFonts w:ascii="Arial" w:eastAsia="굴림" w:hAnsi="Arial" w:cs="Arial"/>
          <w:sz w:val="22"/>
        </w:rPr>
        <w:t>99</w:t>
      </w:r>
      <w:r w:rsidRPr="001D19F6">
        <w:rPr>
          <w:rFonts w:ascii="Arial" w:eastAsia="굴림" w:hAnsi="Arial" w:cs="Arial"/>
          <w:sz w:val="22"/>
        </w:rPr>
        <w:t>]</w:t>
      </w:r>
      <w:r w:rsidR="001A140D" w:rsidRPr="001D19F6">
        <w:rPr>
          <w:rFonts w:ascii="Arial" w:eastAsia="굴림" w:hAnsi="Arial" w:cs="Arial"/>
          <w:sz w:val="22"/>
        </w:rPr>
        <w:t xml:space="preserve"> </w:t>
      </w:r>
      <w:r w:rsidR="006F0FED" w:rsidRPr="001D19F6">
        <w:rPr>
          <w:rFonts w:ascii="Arial" w:eastAsia="굴림" w:hAnsi="Arial" w:cs="Arial"/>
          <w:sz w:val="22"/>
        </w:rPr>
        <w:t>Refuse to answer →Go to A011</w:t>
      </w:r>
    </w:p>
    <w:p w14:paraId="04FFD142" w14:textId="77777777" w:rsidR="006F0FED" w:rsidRPr="001D19F6" w:rsidRDefault="006F0FED" w:rsidP="006F0FED">
      <w:pPr>
        <w:wordWrap/>
        <w:spacing w:line="360" w:lineRule="auto"/>
        <w:rPr>
          <w:rFonts w:ascii="Arial" w:eastAsia="굴림" w:hAnsi="Arial" w:cs="Arial"/>
          <w:sz w:val="22"/>
        </w:rPr>
      </w:pPr>
    </w:p>
    <w:p w14:paraId="650B7996"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A006.</w:t>
      </w:r>
      <w:r w:rsidR="00D453E7" w:rsidRPr="001D19F6">
        <w:rPr>
          <w:rFonts w:ascii="Arial" w:eastAsia="굴림" w:hAnsi="Arial" w:cs="Arial"/>
          <w:sz w:val="22"/>
        </w:rPr>
        <w:t xml:space="preserve"> If others,</w:t>
      </w:r>
      <w:r w:rsidR="00AB7532" w:rsidRPr="001D19F6">
        <w:rPr>
          <w:rFonts w:ascii="Arial" w:eastAsia="굴림" w:hAnsi="Arial" w:cs="Arial"/>
          <w:sz w:val="22"/>
        </w:rPr>
        <w:t xml:space="preserve"> </w:t>
      </w:r>
      <w:r w:rsidR="00D453E7" w:rsidRPr="001D19F6">
        <w:rPr>
          <w:rFonts w:ascii="Arial" w:eastAsia="굴림" w:hAnsi="Arial" w:cs="Arial"/>
          <w:sz w:val="22"/>
        </w:rPr>
        <w:t>p</w:t>
      </w:r>
      <w:r w:rsidRPr="001D19F6">
        <w:rPr>
          <w:rFonts w:ascii="Arial" w:eastAsia="굴림" w:hAnsi="Arial" w:cs="Arial"/>
          <w:sz w:val="22"/>
        </w:rPr>
        <w:t>lease specify</w:t>
      </w:r>
      <w:r w:rsidR="00D453E7" w:rsidRPr="001D19F6">
        <w:rPr>
          <w:rFonts w:ascii="Arial" w:eastAsia="굴림" w:hAnsi="Arial" w:cs="Arial"/>
          <w:sz w:val="22"/>
        </w:rPr>
        <w:t>.</w:t>
      </w:r>
    </w:p>
    <w:p w14:paraId="04445A92" w14:textId="77777777" w:rsidR="000F4EC3" w:rsidRPr="001D19F6" w:rsidRDefault="00AB7532" w:rsidP="00AB7532">
      <w:pPr>
        <w:wordWrap/>
        <w:spacing w:line="360" w:lineRule="auto"/>
        <w:ind w:firstLine="800"/>
        <w:rPr>
          <w:rFonts w:ascii="Arial" w:eastAsia="굴림" w:hAnsi="Arial" w:cs="Arial"/>
          <w:sz w:val="22"/>
        </w:rPr>
      </w:pPr>
      <w:r w:rsidRPr="001D19F6">
        <w:rPr>
          <w:rFonts w:ascii="Arial" w:eastAsia="굴림" w:hAnsi="Arial" w:cs="Arial"/>
          <w:sz w:val="22"/>
        </w:rPr>
        <w:t>________________________</w:t>
      </w:r>
      <w:r w:rsidR="000F4EC3" w:rsidRPr="001D19F6">
        <w:rPr>
          <w:rFonts w:ascii="Arial" w:eastAsia="굴림" w:hAnsi="Arial" w:cs="Arial"/>
          <w:sz w:val="22"/>
        </w:rPr>
        <w:t>→Go to A008</w:t>
      </w:r>
    </w:p>
    <w:p w14:paraId="4D5335CE" w14:textId="77777777" w:rsidR="006F0FED" w:rsidRPr="001D19F6" w:rsidRDefault="006F0FED" w:rsidP="006F0FED">
      <w:pPr>
        <w:wordWrap/>
        <w:spacing w:line="360" w:lineRule="auto"/>
        <w:rPr>
          <w:rFonts w:ascii="Arial" w:eastAsia="굴림" w:hAnsi="Arial" w:cs="Arial"/>
          <w:sz w:val="22"/>
        </w:rPr>
      </w:pPr>
    </w:p>
    <w:p w14:paraId="0C440478" w14:textId="77777777" w:rsidR="006E798A"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A007. </w:t>
      </w:r>
      <w:r w:rsidR="00C22793" w:rsidRPr="001D19F6">
        <w:rPr>
          <w:rFonts w:ascii="Arial" w:eastAsia="굴림" w:hAnsi="Arial" w:cs="Arial"/>
          <w:sz w:val="22"/>
        </w:rPr>
        <w:t>For the school you mentioned, d</w:t>
      </w:r>
      <w:r w:rsidR="00D95390" w:rsidRPr="001D19F6">
        <w:rPr>
          <w:rFonts w:ascii="Arial" w:eastAsia="굴림" w:hAnsi="Arial" w:cs="Arial"/>
          <w:sz w:val="22"/>
        </w:rPr>
        <w:t xml:space="preserve">id </w:t>
      </w:r>
      <w:r w:rsidRPr="001D19F6">
        <w:rPr>
          <w:rFonts w:ascii="Arial" w:eastAsia="굴림" w:hAnsi="Arial" w:cs="Arial"/>
          <w:sz w:val="22"/>
        </w:rPr>
        <w:t>you</w:t>
      </w:r>
      <w:r w:rsidR="00727F97" w:rsidRPr="001D19F6">
        <w:rPr>
          <w:rFonts w:ascii="Arial" w:eastAsia="굴림" w:hAnsi="Arial" w:cs="Arial"/>
          <w:sz w:val="22"/>
        </w:rPr>
        <w:t xml:space="preserve"> graduate</w:t>
      </w:r>
      <w:r w:rsidR="00D453E7" w:rsidRPr="001D19F6">
        <w:rPr>
          <w:rFonts w:ascii="Arial" w:eastAsia="굴림" w:hAnsi="Arial" w:cs="Arial"/>
          <w:sz w:val="22"/>
        </w:rPr>
        <w:t xml:space="preserve">, drop out or </w:t>
      </w:r>
      <w:r w:rsidR="00727F97" w:rsidRPr="001D19F6">
        <w:rPr>
          <w:rFonts w:ascii="Arial" w:eastAsia="굴림" w:hAnsi="Arial" w:cs="Arial"/>
          <w:sz w:val="22"/>
        </w:rPr>
        <w:t xml:space="preserve">obtain an equivalent qualification by </w:t>
      </w:r>
      <w:r w:rsidRPr="001D19F6">
        <w:rPr>
          <w:rFonts w:ascii="Arial" w:eastAsia="굴림" w:hAnsi="Arial" w:cs="Arial"/>
          <w:sz w:val="22"/>
        </w:rPr>
        <w:t>pass</w:t>
      </w:r>
      <w:r w:rsidR="00727F97" w:rsidRPr="001D19F6">
        <w:rPr>
          <w:rFonts w:ascii="Arial" w:eastAsia="굴림" w:hAnsi="Arial" w:cs="Arial"/>
          <w:sz w:val="22"/>
        </w:rPr>
        <w:t>ing</w:t>
      </w:r>
      <w:r w:rsidR="00C22793" w:rsidRPr="001D19F6">
        <w:rPr>
          <w:rFonts w:ascii="Arial" w:eastAsia="굴림" w:hAnsi="Arial" w:cs="Arial"/>
          <w:sz w:val="22"/>
        </w:rPr>
        <w:t xml:space="preserve"> </w:t>
      </w:r>
      <w:r w:rsidR="00727F97" w:rsidRPr="001D19F6">
        <w:rPr>
          <w:rFonts w:ascii="Arial" w:eastAsia="굴림" w:hAnsi="Arial" w:cs="Arial"/>
          <w:sz w:val="22"/>
        </w:rPr>
        <w:t xml:space="preserve">the qualification </w:t>
      </w:r>
      <w:r w:rsidR="0052190D" w:rsidRPr="001D19F6">
        <w:rPr>
          <w:rFonts w:ascii="Arial" w:eastAsia="굴림" w:hAnsi="Arial" w:cs="Arial"/>
          <w:sz w:val="22"/>
        </w:rPr>
        <w:t>exam</w:t>
      </w:r>
      <w:r w:rsidR="00727F97" w:rsidRPr="001D19F6">
        <w:rPr>
          <w:rFonts w:ascii="Arial" w:eastAsia="굴림" w:hAnsi="Arial" w:cs="Arial"/>
          <w:sz w:val="22"/>
        </w:rPr>
        <w:t xml:space="preserve"> </w:t>
      </w:r>
      <w:r w:rsidR="00D453E7" w:rsidRPr="001D19F6">
        <w:rPr>
          <w:rFonts w:ascii="Arial" w:eastAsia="굴림" w:hAnsi="Arial" w:cs="Arial"/>
          <w:sz w:val="22"/>
        </w:rPr>
        <w:t>though not completing</w:t>
      </w:r>
      <w:r w:rsidR="00D95390" w:rsidRPr="001D19F6">
        <w:rPr>
          <w:rFonts w:ascii="Arial" w:eastAsia="굴림" w:hAnsi="Arial" w:cs="Arial"/>
          <w:sz w:val="22"/>
        </w:rPr>
        <w:t xml:space="preserve"> the school</w:t>
      </w:r>
      <w:r w:rsidRPr="001D19F6">
        <w:rPr>
          <w:rFonts w:ascii="Arial" w:eastAsia="굴림" w:hAnsi="Arial" w:cs="Arial"/>
          <w:sz w:val="22"/>
        </w:rPr>
        <w:t xml:space="preserve">? </w:t>
      </w:r>
      <w:r w:rsidR="003406CF" w:rsidRPr="001D19F6">
        <w:rPr>
          <w:rFonts w:ascii="Arial" w:eastAsia="굴림" w:hAnsi="Arial" w:cs="Arial"/>
          <w:sz w:val="22"/>
        </w:rPr>
        <w:t xml:space="preserve">Please answer </w:t>
      </w:r>
      <w:r w:rsidR="00D95390" w:rsidRPr="001D19F6">
        <w:rPr>
          <w:rFonts w:ascii="Arial" w:eastAsia="굴림" w:hAnsi="Arial" w:cs="Arial"/>
          <w:sz w:val="22"/>
        </w:rPr>
        <w:t xml:space="preserve">only </w:t>
      </w:r>
      <w:r w:rsidR="00651304" w:rsidRPr="001D19F6">
        <w:rPr>
          <w:rFonts w:ascii="Arial" w:eastAsia="굴림" w:hAnsi="Arial" w:cs="Arial"/>
          <w:sz w:val="22"/>
        </w:rPr>
        <w:t>about</w:t>
      </w:r>
      <w:r w:rsidR="004C6C6B" w:rsidRPr="001D19F6">
        <w:rPr>
          <w:rFonts w:ascii="Arial" w:eastAsia="굴림" w:hAnsi="Arial" w:cs="Arial"/>
          <w:sz w:val="22"/>
        </w:rPr>
        <w:t xml:space="preserve"> </w:t>
      </w:r>
      <w:r w:rsidR="006E798A" w:rsidRPr="001D19F6">
        <w:rPr>
          <w:rFonts w:ascii="Arial" w:eastAsia="굴림" w:hAnsi="Arial" w:cs="Arial"/>
          <w:sz w:val="22"/>
        </w:rPr>
        <w:t xml:space="preserve">the qualification you </w:t>
      </w:r>
      <w:r w:rsidR="004C6C6B" w:rsidRPr="001D19F6">
        <w:rPr>
          <w:rFonts w:ascii="Arial" w:eastAsia="굴림" w:hAnsi="Arial" w:cs="Arial"/>
          <w:sz w:val="22"/>
        </w:rPr>
        <w:t>have completed</w:t>
      </w:r>
      <w:r w:rsidR="00234AAE" w:rsidRPr="001D19F6">
        <w:rPr>
          <w:rFonts w:ascii="Arial" w:eastAsia="굴림" w:hAnsi="Arial" w:cs="Arial"/>
          <w:sz w:val="22"/>
        </w:rPr>
        <w:t xml:space="preserve"> </w:t>
      </w:r>
      <w:r w:rsidR="006E798A" w:rsidRPr="001D19F6">
        <w:rPr>
          <w:rFonts w:ascii="Arial" w:eastAsia="굴림" w:hAnsi="Arial" w:cs="Arial"/>
          <w:sz w:val="22"/>
        </w:rPr>
        <w:t>through graduat</w:t>
      </w:r>
      <w:r w:rsidR="00234AAE" w:rsidRPr="001D19F6">
        <w:rPr>
          <w:rFonts w:ascii="Arial" w:eastAsia="굴림" w:hAnsi="Arial" w:cs="Arial"/>
          <w:sz w:val="22"/>
        </w:rPr>
        <w:t>ion or</w:t>
      </w:r>
      <w:r w:rsidR="003406CF" w:rsidRPr="001D19F6">
        <w:rPr>
          <w:rFonts w:ascii="Arial" w:eastAsia="굴림" w:hAnsi="Arial" w:cs="Arial"/>
          <w:sz w:val="22"/>
        </w:rPr>
        <w:t xml:space="preserve"> the</w:t>
      </w:r>
      <w:r w:rsidR="00234AAE" w:rsidRPr="001D19F6">
        <w:rPr>
          <w:rFonts w:ascii="Arial" w:eastAsia="굴림" w:hAnsi="Arial" w:cs="Arial"/>
          <w:sz w:val="22"/>
        </w:rPr>
        <w:t xml:space="preserve"> qualification </w:t>
      </w:r>
      <w:r w:rsidR="0052190D" w:rsidRPr="001D19F6">
        <w:rPr>
          <w:rFonts w:ascii="Arial" w:eastAsia="굴림" w:hAnsi="Arial" w:cs="Arial"/>
          <w:sz w:val="22"/>
        </w:rPr>
        <w:t>exam</w:t>
      </w:r>
      <w:r w:rsidR="006E798A" w:rsidRPr="001D19F6">
        <w:rPr>
          <w:rFonts w:ascii="Arial" w:eastAsia="굴림" w:hAnsi="Arial" w:cs="Arial"/>
          <w:sz w:val="22"/>
        </w:rPr>
        <w:t xml:space="preserve"> </w:t>
      </w:r>
      <w:r w:rsidR="0052190D" w:rsidRPr="001D19F6">
        <w:rPr>
          <w:rFonts w:ascii="Arial" w:eastAsia="굴림" w:hAnsi="Arial" w:cs="Arial"/>
          <w:sz w:val="22"/>
        </w:rPr>
        <w:t>exc</w:t>
      </w:r>
      <w:r w:rsidR="006E798A" w:rsidRPr="001D19F6">
        <w:rPr>
          <w:rFonts w:ascii="Arial" w:eastAsia="굴림" w:hAnsi="Arial" w:cs="Arial"/>
          <w:sz w:val="22"/>
        </w:rPr>
        <w:t xml:space="preserve">ept the one </w:t>
      </w:r>
      <w:r w:rsidR="004C6C6B" w:rsidRPr="001D19F6">
        <w:rPr>
          <w:rFonts w:ascii="Arial" w:eastAsia="굴림" w:hAnsi="Arial" w:cs="Arial"/>
          <w:sz w:val="22"/>
        </w:rPr>
        <w:t>you are now attending</w:t>
      </w:r>
      <w:r w:rsidR="00727F97" w:rsidRPr="001D19F6">
        <w:rPr>
          <w:rFonts w:ascii="Arial" w:eastAsia="굴림" w:hAnsi="Arial" w:cs="Arial"/>
          <w:sz w:val="22"/>
        </w:rPr>
        <w:t>.</w:t>
      </w:r>
    </w:p>
    <w:p w14:paraId="286C20E6" w14:textId="77777777" w:rsidR="006F0FED" w:rsidRPr="001D19F6" w:rsidRDefault="00727F97" w:rsidP="002D0E30">
      <w:pPr>
        <w:pStyle w:val="a6"/>
        <w:numPr>
          <w:ilvl w:val="0"/>
          <w:numId w:val="17"/>
        </w:numPr>
        <w:wordWrap/>
        <w:spacing w:line="360" w:lineRule="auto"/>
        <w:ind w:leftChars="0"/>
        <w:rPr>
          <w:rFonts w:ascii="Arial" w:eastAsia="굴림" w:hAnsi="Arial" w:cs="Arial"/>
          <w:sz w:val="22"/>
        </w:rPr>
      </w:pPr>
      <w:r w:rsidRPr="001D19F6">
        <w:rPr>
          <w:rFonts w:ascii="Arial" w:eastAsia="굴림" w:hAnsi="Arial" w:cs="Arial"/>
          <w:sz w:val="22"/>
        </w:rPr>
        <w:t>Currently attending</w:t>
      </w:r>
    </w:p>
    <w:p w14:paraId="5736DEF6" w14:textId="77777777" w:rsidR="006F0FED" w:rsidRPr="001D19F6" w:rsidRDefault="004C6C6B" w:rsidP="002D0E30">
      <w:pPr>
        <w:pStyle w:val="a6"/>
        <w:numPr>
          <w:ilvl w:val="0"/>
          <w:numId w:val="17"/>
        </w:numPr>
        <w:tabs>
          <w:tab w:val="left" w:pos="1784"/>
        </w:tabs>
        <w:wordWrap/>
        <w:spacing w:line="360" w:lineRule="auto"/>
        <w:ind w:leftChars="0"/>
        <w:rPr>
          <w:rFonts w:ascii="Arial" w:eastAsia="굴림" w:hAnsi="Arial" w:cs="Arial"/>
          <w:sz w:val="22"/>
        </w:rPr>
      </w:pPr>
      <w:r w:rsidRPr="001D19F6">
        <w:rPr>
          <w:rFonts w:ascii="Arial" w:eastAsia="굴림" w:hAnsi="Arial" w:cs="Arial"/>
          <w:sz w:val="22"/>
        </w:rPr>
        <w:t>G</w:t>
      </w:r>
      <w:r w:rsidR="00727F97" w:rsidRPr="001D19F6">
        <w:rPr>
          <w:rFonts w:ascii="Arial" w:eastAsia="굴림" w:hAnsi="Arial" w:cs="Arial"/>
          <w:sz w:val="22"/>
        </w:rPr>
        <w:t>raduated</w:t>
      </w:r>
      <w:r w:rsidRPr="001D19F6">
        <w:rPr>
          <w:rFonts w:ascii="Arial" w:eastAsia="굴림" w:hAnsi="Arial" w:cs="Arial"/>
          <w:sz w:val="22"/>
        </w:rPr>
        <w:tab/>
      </w:r>
    </w:p>
    <w:p w14:paraId="6F14612D" w14:textId="77777777" w:rsidR="006F0FED" w:rsidRPr="001D19F6" w:rsidRDefault="006F0FED" w:rsidP="002D0E30">
      <w:pPr>
        <w:pStyle w:val="a6"/>
        <w:numPr>
          <w:ilvl w:val="0"/>
          <w:numId w:val="17"/>
        </w:numPr>
        <w:wordWrap/>
        <w:spacing w:line="360" w:lineRule="auto"/>
        <w:ind w:leftChars="0"/>
        <w:rPr>
          <w:rFonts w:ascii="Arial" w:eastAsia="굴림" w:hAnsi="Arial" w:cs="Arial"/>
          <w:sz w:val="22"/>
        </w:rPr>
      </w:pPr>
      <w:r w:rsidRPr="001D19F6">
        <w:rPr>
          <w:rFonts w:ascii="Arial" w:eastAsia="굴림" w:hAnsi="Arial" w:cs="Arial"/>
          <w:sz w:val="22"/>
        </w:rPr>
        <w:t>Dropped out</w:t>
      </w:r>
    </w:p>
    <w:p w14:paraId="7BE0E511" w14:textId="77777777" w:rsidR="006F0FED" w:rsidRPr="001D19F6" w:rsidRDefault="004C6C6B" w:rsidP="002D0E30">
      <w:pPr>
        <w:pStyle w:val="a6"/>
        <w:numPr>
          <w:ilvl w:val="0"/>
          <w:numId w:val="17"/>
        </w:numPr>
        <w:wordWrap/>
        <w:spacing w:line="360" w:lineRule="auto"/>
        <w:ind w:leftChars="0"/>
        <w:rPr>
          <w:rFonts w:ascii="Arial" w:eastAsia="굴림" w:hAnsi="Arial" w:cs="Arial"/>
          <w:sz w:val="22"/>
        </w:rPr>
      </w:pPr>
      <w:r w:rsidRPr="001D19F6">
        <w:rPr>
          <w:rFonts w:ascii="Arial" w:eastAsia="굴림" w:hAnsi="Arial" w:cs="Arial"/>
          <w:sz w:val="22"/>
        </w:rPr>
        <w:t>C</w:t>
      </w:r>
      <w:r w:rsidR="00727F97" w:rsidRPr="001D19F6">
        <w:rPr>
          <w:rFonts w:ascii="Arial" w:eastAsia="굴림" w:hAnsi="Arial" w:cs="Arial"/>
          <w:sz w:val="22"/>
        </w:rPr>
        <w:t>ompleted</w:t>
      </w:r>
    </w:p>
    <w:p w14:paraId="7DC0C8C4" w14:textId="77777777" w:rsidR="006F0FED" w:rsidRPr="001D19F6" w:rsidRDefault="00727F97" w:rsidP="002D0E30">
      <w:pPr>
        <w:pStyle w:val="a6"/>
        <w:numPr>
          <w:ilvl w:val="0"/>
          <w:numId w:val="17"/>
        </w:numPr>
        <w:wordWrap/>
        <w:spacing w:line="360" w:lineRule="auto"/>
        <w:ind w:leftChars="0"/>
        <w:rPr>
          <w:rFonts w:ascii="Arial" w:eastAsia="굴림" w:hAnsi="Arial" w:cs="Arial"/>
          <w:sz w:val="22"/>
        </w:rPr>
      </w:pPr>
      <w:r w:rsidRPr="001D19F6">
        <w:rPr>
          <w:rFonts w:ascii="Arial" w:eastAsia="굴림" w:hAnsi="Arial" w:cs="Arial"/>
          <w:sz w:val="22"/>
        </w:rPr>
        <w:t xml:space="preserve">Obtained an equivalent qualification through the qualification </w:t>
      </w:r>
      <w:r w:rsidR="0052190D" w:rsidRPr="001D19F6">
        <w:rPr>
          <w:rFonts w:ascii="Arial" w:eastAsia="굴림" w:hAnsi="Arial" w:cs="Arial"/>
          <w:sz w:val="22"/>
        </w:rPr>
        <w:t>exam</w:t>
      </w:r>
    </w:p>
    <w:p w14:paraId="67E2F053" w14:textId="77777777" w:rsidR="006F0FED" w:rsidRPr="001D19F6" w:rsidRDefault="006F0FED" w:rsidP="006F0FED">
      <w:pPr>
        <w:wordWrap/>
        <w:spacing w:line="360" w:lineRule="auto"/>
        <w:rPr>
          <w:rFonts w:ascii="Arial" w:eastAsia="굴림" w:hAnsi="Arial" w:cs="Arial"/>
          <w:sz w:val="22"/>
        </w:rPr>
      </w:pPr>
    </w:p>
    <w:p w14:paraId="082A9A5D" w14:textId="77777777" w:rsidR="006F0FED" w:rsidRPr="001D19F6" w:rsidRDefault="00727F97" w:rsidP="006F0FED">
      <w:pPr>
        <w:wordWrap/>
        <w:spacing w:line="360" w:lineRule="auto"/>
        <w:rPr>
          <w:rFonts w:ascii="Arial" w:eastAsia="굴림" w:hAnsi="Arial" w:cs="Arial"/>
          <w:sz w:val="22"/>
        </w:rPr>
      </w:pPr>
      <w:r w:rsidRPr="001D19F6">
        <w:rPr>
          <w:rFonts w:ascii="Arial" w:eastAsia="굴림" w:hAnsi="Arial" w:cs="Arial"/>
          <w:sz w:val="22"/>
        </w:rPr>
        <w:t>A008. Have</w:t>
      </w:r>
      <w:r w:rsidR="006F0FED" w:rsidRPr="001D19F6">
        <w:rPr>
          <w:rFonts w:ascii="Arial" w:eastAsia="굴림" w:hAnsi="Arial" w:cs="Arial"/>
          <w:sz w:val="22"/>
        </w:rPr>
        <w:t xml:space="preserve"> you </w:t>
      </w:r>
      <w:r w:rsidR="00D95390" w:rsidRPr="001D19F6">
        <w:rPr>
          <w:rFonts w:ascii="Arial" w:eastAsia="굴림" w:hAnsi="Arial" w:cs="Arial"/>
          <w:sz w:val="22"/>
        </w:rPr>
        <w:t xml:space="preserve">attained further formal education </w:t>
      </w:r>
      <w:r w:rsidR="00234E50" w:rsidRPr="001D19F6">
        <w:rPr>
          <w:rFonts w:ascii="Arial" w:eastAsia="굴림" w:hAnsi="Arial" w:cs="Arial"/>
          <w:sz w:val="22"/>
        </w:rPr>
        <w:t xml:space="preserve">including equivalent qualification </w:t>
      </w:r>
      <w:r w:rsidR="0052190D" w:rsidRPr="001D19F6">
        <w:rPr>
          <w:rFonts w:ascii="Arial" w:eastAsia="굴림" w:hAnsi="Arial" w:cs="Arial"/>
          <w:sz w:val="22"/>
        </w:rPr>
        <w:t>exam</w:t>
      </w:r>
      <w:r w:rsidR="00234E50" w:rsidRPr="001D19F6">
        <w:rPr>
          <w:rFonts w:ascii="Arial" w:eastAsia="굴림" w:hAnsi="Arial" w:cs="Arial"/>
          <w:sz w:val="22"/>
        </w:rPr>
        <w:t xml:space="preserve">s </w:t>
      </w:r>
      <w:r w:rsidR="006F0FED" w:rsidRPr="001D19F6">
        <w:rPr>
          <w:rFonts w:ascii="Arial" w:eastAsia="굴림" w:hAnsi="Arial" w:cs="Arial"/>
          <w:sz w:val="22"/>
        </w:rPr>
        <w:t>since the previous interview?</w:t>
      </w:r>
    </w:p>
    <w:p w14:paraId="65709F13" w14:textId="77777777" w:rsidR="003406CF" w:rsidRPr="001D19F6" w:rsidRDefault="003406CF" w:rsidP="006F0FED">
      <w:pPr>
        <w:wordWrap/>
        <w:spacing w:line="360" w:lineRule="auto"/>
        <w:rPr>
          <w:rFonts w:ascii="Arial" w:eastAsia="굴림" w:hAnsi="Arial" w:cs="Arial"/>
          <w:sz w:val="22"/>
        </w:rPr>
      </w:pPr>
      <w:r w:rsidRPr="001D19F6">
        <w:rPr>
          <w:rFonts w:ascii="Arial" w:eastAsia="굴림" w:hAnsi="Arial" w:cs="Arial"/>
          <w:sz w:val="22"/>
        </w:rPr>
        <w:t>[IWER: In case of ‘currently attending’, choose ‘</w:t>
      </w:r>
      <w:r w:rsidR="00234E50" w:rsidRPr="001D19F6">
        <w:rPr>
          <w:rFonts w:ascii="굴림" w:eastAsia="굴림" w:hAnsi="굴림" w:cs="굴림" w:hint="eastAsia"/>
          <w:sz w:val="22"/>
        </w:rPr>
        <w:t>⑤</w:t>
      </w:r>
      <w:r w:rsidR="00234E50" w:rsidRPr="001D19F6">
        <w:rPr>
          <w:rFonts w:ascii="Arial" w:eastAsia="굴림" w:hAnsi="Arial" w:cs="Arial"/>
          <w:sz w:val="22"/>
        </w:rPr>
        <w:t xml:space="preserve"> </w:t>
      </w:r>
      <w:r w:rsidR="00DB38D2" w:rsidRPr="001D19F6">
        <w:rPr>
          <w:rFonts w:ascii="Arial" w:eastAsia="굴림" w:hAnsi="Arial" w:cs="Arial"/>
          <w:sz w:val="22"/>
        </w:rPr>
        <w:t>N</w:t>
      </w:r>
      <w:r w:rsidRPr="001D19F6">
        <w:rPr>
          <w:rFonts w:ascii="Arial" w:eastAsia="굴림" w:hAnsi="Arial" w:cs="Arial"/>
          <w:sz w:val="22"/>
        </w:rPr>
        <w:t xml:space="preserve">o’ because </w:t>
      </w:r>
      <w:r w:rsidR="00657DD6" w:rsidRPr="001D19F6">
        <w:rPr>
          <w:rFonts w:ascii="Arial" w:eastAsia="굴림" w:hAnsi="Arial" w:cs="Arial"/>
          <w:sz w:val="22"/>
        </w:rPr>
        <w:t>R has n</w:t>
      </w:r>
      <w:r w:rsidRPr="001D19F6">
        <w:rPr>
          <w:rFonts w:ascii="Arial" w:eastAsia="굴림" w:hAnsi="Arial" w:cs="Arial"/>
          <w:sz w:val="22"/>
        </w:rPr>
        <w:t>ot earned a degree</w:t>
      </w:r>
      <w:r w:rsidR="00327727" w:rsidRPr="001D19F6">
        <w:rPr>
          <w:rFonts w:ascii="Arial" w:eastAsia="굴림" w:hAnsi="Arial" w:cs="Arial"/>
          <w:sz w:val="22"/>
        </w:rPr>
        <w:t xml:space="preserve"> yet</w:t>
      </w:r>
      <w:r w:rsidRPr="001D19F6">
        <w:rPr>
          <w:rFonts w:ascii="Arial" w:eastAsia="굴림" w:hAnsi="Arial" w:cs="Arial"/>
          <w:sz w:val="22"/>
        </w:rPr>
        <w:t xml:space="preserve">.] </w:t>
      </w:r>
    </w:p>
    <w:p w14:paraId="2C938C12" w14:textId="77777777" w:rsidR="006A25CF" w:rsidRPr="001D19F6" w:rsidRDefault="006A25CF" w:rsidP="002D0E30">
      <w:pPr>
        <w:pStyle w:val="a6"/>
        <w:numPr>
          <w:ilvl w:val="0"/>
          <w:numId w:val="1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A011</w:t>
      </w:r>
    </w:p>
    <w:p w14:paraId="33716528" w14:textId="77777777" w:rsidR="00F85055" w:rsidRPr="001D19F6" w:rsidRDefault="00F85055" w:rsidP="00F85055">
      <w:pPr>
        <w:wordWrap/>
        <w:spacing w:line="360" w:lineRule="auto"/>
        <w:rPr>
          <w:rFonts w:ascii="Arial" w:eastAsia="굴림" w:hAnsi="Arial" w:cs="Arial"/>
          <w:sz w:val="22"/>
        </w:rPr>
      </w:pPr>
    </w:p>
    <w:p w14:paraId="20428879" w14:textId="77777777" w:rsidR="006F0FED" w:rsidRPr="001D19F6" w:rsidRDefault="007B5255" w:rsidP="006F0FED">
      <w:pPr>
        <w:wordWrap/>
        <w:spacing w:line="360" w:lineRule="auto"/>
        <w:rPr>
          <w:rFonts w:ascii="Arial" w:eastAsia="굴림" w:hAnsi="Arial" w:cs="Arial"/>
          <w:sz w:val="22"/>
        </w:rPr>
      </w:pPr>
      <w:r w:rsidRPr="001D19F6">
        <w:rPr>
          <w:rFonts w:ascii="Arial" w:eastAsia="굴림" w:hAnsi="Arial" w:cs="Arial"/>
          <w:sz w:val="22"/>
        </w:rPr>
        <w:t>A009. What is</w:t>
      </w:r>
      <w:r w:rsidR="002F59DF" w:rsidRPr="001D19F6">
        <w:rPr>
          <w:rFonts w:ascii="Arial" w:eastAsia="굴림" w:hAnsi="Arial" w:cs="Arial"/>
          <w:sz w:val="22"/>
        </w:rPr>
        <w:t xml:space="preserve"> </w:t>
      </w:r>
      <w:r w:rsidR="004251A4" w:rsidRPr="001D19F6">
        <w:rPr>
          <w:rFonts w:ascii="Arial" w:eastAsia="굴림" w:hAnsi="Arial" w:cs="Arial"/>
          <w:sz w:val="22"/>
        </w:rPr>
        <w:t>the level of formal education you have attained</w:t>
      </w:r>
      <w:r w:rsidR="006F0FED" w:rsidRPr="001D19F6">
        <w:rPr>
          <w:rFonts w:ascii="Arial" w:eastAsia="굴림" w:hAnsi="Arial" w:cs="Arial"/>
          <w:sz w:val="22"/>
        </w:rPr>
        <w:t>?</w:t>
      </w:r>
    </w:p>
    <w:p w14:paraId="337A54BD"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 xml:space="preserve">Elementary school →Go to A011 </w:t>
      </w:r>
    </w:p>
    <w:p w14:paraId="771194C6"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 xml:space="preserve">Middle school (or equivalent qualification </w:t>
      </w:r>
      <w:r w:rsidR="0052190D" w:rsidRPr="001D19F6">
        <w:rPr>
          <w:rFonts w:ascii="Arial" w:eastAsia="굴림" w:hAnsi="Arial" w:cs="Arial"/>
          <w:sz w:val="22"/>
        </w:rPr>
        <w:t>exam</w:t>
      </w:r>
      <w:r w:rsidRPr="001D19F6">
        <w:rPr>
          <w:rFonts w:ascii="Arial" w:eastAsia="굴림" w:hAnsi="Arial" w:cs="Arial"/>
          <w:sz w:val="22"/>
        </w:rPr>
        <w:t>) →Go to A011</w:t>
      </w:r>
    </w:p>
    <w:p w14:paraId="78856005"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 xml:space="preserve">High school (or equivalent qualification </w:t>
      </w:r>
      <w:r w:rsidR="0052190D" w:rsidRPr="001D19F6">
        <w:rPr>
          <w:rFonts w:ascii="Arial" w:eastAsia="굴림" w:hAnsi="Arial" w:cs="Arial"/>
          <w:sz w:val="22"/>
        </w:rPr>
        <w:t>exam</w:t>
      </w:r>
      <w:r w:rsidRPr="001D19F6">
        <w:rPr>
          <w:rFonts w:ascii="Arial" w:eastAsia="굴림" w:hAnsi="Arial" w:cs="Arial"/>
          <w:sz w:val="22"/>
        </w:rPr>
        <w:t>) →Go to A011</w:t>
      </w:r>
    </w:p>
    <w:p w14:paraId="2FC195D4" w14:textId="77777777" w:rsidR="002F59DF" w:rsidRPr="001D19F6" w:rsidRDefault="002D29F4"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Professional/ vocational school</w:t>
      </w:r>
      <w:r w:rsidR="00CF4530" w:rsidRPr="001D19F6">
        <w:rPr>
          <w:rFonts w:ascii="Arial" w:eastAsia="굴림" w:hAnsi="Arial" w:cs="Arial"/>
          <w:sz w:val="22"/>
        </w:rPr>
        <w:t>/ college</w:t>
      </w:r>
      <w:r w:rsidR="002F59DF" w:rsidRPr="001D19F6">
        <w:rPr>
          <w:rFonts w:ascii="Arial" w:eastAsia="굴림" w:hAnsi="Arial" w:cs="Arial"/>
          <w:sz w:val="22"/>
        </w:rPr>
        <w:t xml:space="preserve"> →Go to A011</w:t>
      </w:r>
    </w:p>
    <w:p w14:paraId="309DC327"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University →Go to A011</w:t>
      </w:r>
    </w:p>
    <w:p w14:paraId="2F54808B"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lastRenderedPageBreak/>
        <w:t>Graduate school (Master degree) →Go to A011</w:t>
      </w:r>
    </w:p>
    <w:p w14:paraId="57D41203" w14:textId="77777777" w:rsidR="002F59DF" w:rsidRPr="001D19F6" w:rsidRDefault="002F59DF" w:rsidP="002D0E30">
      <w:pPr>
        <w:pStyle w:val="a6"/>
        <w:numPr>
          <w:ilvl w:val="0"/>
          <w:numId w:val="19"/>
        </w:numPr>
        <w:wordWrap/>
        <w:spacing w:line="360" w:lineRule="auto"/>
        <w:ind w:leftChars="0"/>
        <w:rPr>
          <w:rFonts w:ascii="Arial" w:eastAsia="굴림" w:hAnsi="Arial" w:cs="Arial"/>
          <w:sz w:val="22"/>
        </w:rPr>
      </w:pPr>
      <w:r w:rsidRPr="001D19F6">
        <w:rPr>
          <w:rFonts w:ascii="Arial" w:eastAsia="굴림" w:hAnsi="Arial" w:cs="Arial"/>
          <w:sz w:val="22"/>
        </w:rPr>
        <w:t>Post college (PhD) →Go to A011</w:t>
      </w:r>
    </w:p>
    <w:p w14:paraId="7DC3DBCC" w14:textId="77777777" w:rsidR="002F59DF" w:rsidRPr="001D19F6" w:rsidRDefault="00F97BF1" w:rsidP="00F97BF1">
      <w:pPr>
        <w:wordWrap/>
        <w:spacing w:line="360" w:lineRule="auto"/>
        <w:ind w:left="400"/>
        <w:rPr>
          <w:rFonts w:ascii="Arial" w:eastAsia="굴림" w:hAnsi="Arial" w:cs="Arial"/>
          <w:sz w:val="22"/>
        </w:rPr>
      </w:pPr>
      <w:r w:rsidRPr="001D19F6">
        <w:rPr>
          <w:rFonts w:ascii="Arial" w:eastAsia="굴림" w:hAnsi="Arial" w:cs="Arial"/>
          <w:sz w:val="22"/>
        </w:rPr>
        <w:t>[97]</w:t>
      </w:r>
      <w:r w:rsidR="00A73EEE" w:rsidRPr="001D19F6">
        <w:rPr>
          <w:rFonts w:ascii="Arial" w:eastAsia="굴림" w:hAnsi="Arial" w:cs="Arial"/>
          <w:sz w:val="22"/>
        </w:rPr>
        <w:t xml:space="preserve"> </w:t>
      </w:r>
      <w:r w:rsidR="002F59DF" w:rsidRPr="001D19F6">
        <w:rPr>
          <w:rFonts w:ascii="Arial" w:eastAsia="굴림" w:hAnsi="Arial" w:cs="Arial"/>
          <w:sz w:val="22"/>
        </w:rPr>
        <w:t xml:space="preserve">Others </w:t>
      </w:r>
    </w:p>
    <w:p w14:paraId="5DD411BA" w14:textId="77777777" w:rsidR="002F59DF" w:rsidRPr="001D19F6" w:rsidRDefault="00F97BF1" w:rsidP="002F59DF">
      <w:pPr>
        <w:wordWrap/>
        <w:spacing w:line="360" w:lineRule="auto"/>
        <w:ind w:left="400"/>
        <w:rPr>
          <w:rFonts w:ascii="Arial" w:eastAsia="굴림" w:hAnsi="Arial" w:cs="Arial"/>
          <w:sz w:val="22"/>
        </w:rPr>
      </w:pPr>
      <w:r w:rsidRPr="001D19F6">
        <w:rPr>
          <w:rFonts w:ascii="Arial" w:eastAsia="굴림" w:hAnsi="Arial" w:cs="Arial"/>
          <w:sz w:val="22"/>
        </w:rPr>
        <w:t>[</w:t>
      </w:r>
      <w:r w:rsidR="00154C3A" w:rsidRPr="001D19F6">
        <w:rPr>
          <w:rFonts w:ascii="Arial" w:eastAsia="굴림" w:hAnsi="Arial" w:cs="Arial"/>
          <w:sz w:val="22"/>
        </w:rPr>
        <w:t>98</w:t>
      </w:r>
      <w:r w:rsidRPr="001D19F6">
        <w:rPr>
          <w:rFonts w:ascii="Arial" w:eastAsia="굴림" w:hAnsi="Arial" w:cs="Arial"/>
          <w:sz w:val="22"/>
        </w:rPr>
        <w:t>]</w:t>
      </w:r>
      <w:r w:rsidR="002F59DF" w:rsidRPr="001D19F6">
        <w:rPr>
          <w:rFonts w:ascii="Arial" w:eastAsia="굴림" w:hAnsi="Arial" w:cs="Arial"/>
          <w:sz w:val="22"/>
        </w:rPr>
        <w:t xml:space="preserve"> Don’t know →Go to A011</w:t>
      </w:r>
    </w:p>
    <w:p w14:paraId="2BB8E6B6" w14:textId="77777777" w:rsidR="002F59DF" w:rsidRPr="001D19F6" w:rsidRDefault="00F97BF1" w:rsidP="002F59DF">
      <w:pPr>
        <w:wordWrap/>
        <w:spacing w:line="360" w:lineRule="auto"/>
        <w:ind w:firstLine="400"/>
        <w:rPr>
          <w:rFonts w:ascii="Arial" w:eastAsia="굴림" w:hAnsi="Arial" w:cs="Arial"/>
          <w:sz w:val="22"/>
        </w:rPr>
      </w:pPr>
      <w:r w:rsidRPr="001D19F6">
        <w:rPr>
          <w:rFonts w:ascii="Arial" w:eastAsia="굴림" w:hAnsi="Arial" w:cs="Arial"/>
          <w:sz w:val="22"/>
        </w:rPr>
        <w:t>[</w:t>
      </w:r>
      <w:r w:rsidR="00154C3A" w:rsidRPr="001D19F6">
        <w:rPr>
          <w:rFonts w:ascii="Arial" w:eastAsia="굴림" w:hAnsi="Arial" w:cs="Arial"/>
          <w:sz w:val="22"/>
        </w:rPr>
        <w:t>99</w:t>
      </w:r>
      <w:r w:rsidRPr="001D19F6">
        <w:rPr>
          <w:rFonts w:ascii="Arial" w:eastAsia="굴림" w:hAnsi="Arial" w:cs="Arial"/>
          <w:sz w:val="22"/>
        </w:rPr>
        <w:t>]</w:t>
      </w:r>
      <w:r w:rsidR="00A73EEE" w:rsidRPr="001D19F6">
        <w:rPr>
          <w:rFonts w:ascii="Arial" w:eastAsia="굴림" w:hAnsi="Arial" w:cs="Arial"/>
          <w:sz w:val="22"/>
        </w:rPr>
        <w:t xml:space="preserve"> </w:t>
      </w:r>
      <w:r w:rsidR="002F59DF" w:rsidRPr="001D19F6">
        <w:rPr>
          <w:rFonts w:ascii="Arial" w:eastAsia="굴림" w:hAnsi="Arial" w:cs="Arial"/>
          <w:sz w:val="22"/>
        </w:rPr>
        <w:t>Refuse to answer →Go to A011</w:t>
      </w:r>
    </w:p>
    <w:p w14:paraId="6F779B4C" w14:textId="77777777" w:rsidR="006F0FED" w:rsidRPr="001D19F6" w:rsidRDefault="006F0FED" w:rsidP="006F0FED">
      <w:pPr>
        <w:wordWrap/>
        <w:spacing w:line="360" w:lineRule="auto"/>
        <w:rPr>
          <w:rFonts w:ascii="Arial" w:eastAsia="굴림" w:hAnsi="Arial" w:cs="Arial"/>
          <w:sz w:val="22"/>
        </w:rPr>
      </w:pPr>
    </w:p>
    <w:p w14:paraId="5A8DA1E0"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A010.</w:t>
      </w:r>
      <w:r w:rsidR="007B5255" w:rsidRPr="001D19F6">
        <w:rPr>
          <w:rFonts w:ascii="Arial" w:eastAsia="굴림" w:hAnsi="Arial" w:cs="Arial"/>
          <w:sz w:val="22"/>
        </w:rPr>
        <w:t xml:space="preserve"> If others,</w:t>
      </w:r>
      <w:r w:rsidR="002F59DF" w:rsidRPr="001D19F6">
        <w:rPr>
          <w:rFonts w:ascii="Arial" w:eastAsia="굴림" w:hAnsi="Arial" w:cs="Arial"/>
          <w:sz w:val="22"/>
        </w:rPr>
        <w:t xml:space="preserve"> </w:t>
      </w:r>
      <w:r w:rsidR="007B5255" w:rsidRPr="001D19F6">
        <w:rPr>
          <w:rFonts w:ascii="Arial" w:eastAsia="굴림" w:hAnsi="Arial" w:cs="Arial"/>
          <w:sz w:val="22"/>
        </w:rPr>
        <w:t>please specify</w:t>
      </w:r>
      <w:r w:rsidRPr="001D19F6">
        <w:rPr>
          <w:rFonts w:ascii="Arial" w:eastAsia="굴림" w:hAnsi="Arial" w:cs="Arial"/>
          <w:sz w:val="22"/>
        </w:rPr>
        <w:t>.</w:t>
      </w:r>
    </w:p>
    <w:p w14:paraId="0688048A" w14:textId="77777777" w:rsidR="002F59DF" w:rsidRPr="001D19F6" w:rsidRDefault="002F59DF" w:rsidP="002F59DF">
      <w:pPr>
        <w:wordWrap/>
        <w:spacing w:line="360" w:lineRule="auto"/>
        <w:ind w:firstLine="800"/>
        <w:rPr>
          <w:rFonts w:ascii="Arial" w:eastAsia="굴림" w:hAnsi="Arial" w:cs="Arial"/>
          <w:sz w:val="22"/>
        </w:rPr>
      </w:pPr>
      <w:r w:rsidRPr="001D19F6">
        <w:rPr>
          <w:rFonts w:ascii="Arial" w:eastAsia="굴림" w:hAnsi="Arial" w:cs="Arial"/>
          <w:sz w:val="22"/>
        </w:rPr>
        <w:t>________________________</w:t>
      </w:r>
    </w:p>
    <w:p w14:paraId="2B22E6C5" w14:textId="77777777" w:rsidR="002F59DF" w:rsidRPr="001D19F6" w:rsidRDefault="002F59DF">
      <w:pPr>
        <w:widowControl/>
        <w:wordWrap/>
        <w:autoSpaceDE/>
        <w:autoSpaceDN/>
        <w:jc w:val="left"/>
        <w:rPr>
          <w:rFonts w:ascii="Arial" w:eastAsia="굴림" w:hAnsi="Arial" w:cs="Arial"/>
          <w:sz w:val="22"/>
        </w:rPr>
      </w:pPr>
    </w:p>
    <w:p w14:paraId="74FBD5BA" w14:textId="77777777" w:rsidR="005E6A40" w:rsidRPr="001D19F6" w:rsidRDefault="006D5439" w:rsidP="006D5EB4">
      <w:pPr>
        <w:wordWrap/>
        <w:spacing w:line="360" w:lineRule="auto"/>
        <w:rPr>
          <w:rFonts w:ascii="Arial" w:eastAsia="굴림" w:hAnsi="Arial" w:cs="Arial"/>
          <w:b/>
          <w:sz w:val="22"/>
        </w:rPr>
      </w:pPr>
      <w:r w:rsidRPr="001D19F6">
        <w:rPr>
          <w:rFonts w:ascii="Arial" w:eastAsia="굴림" w:hAnsi="Arial" w:cs="Arial"/>
          <w:b/>
          <w:sz w:val="22"/>
        </w:rPr>
        <w:t xml:space="preserve">&lt; </w:t>
      </w:r>
      <w:r w:rsidR="00B53B4E" w:rsidRPr="001D19F6">
        <w:rPr>
          <w:rFonts w:ascii="Arial" w:eastAsia="굴림" w:hAnsi="Arial" w:cs="Arial"/>
          <w:b/>
          <w:sz w:val="22"/>
        </w:rPr>
        <w:t>Marital Status</w:t>
      </w:r>
      <w:r w:rsidRPr="001D19F6">
        <w:rPr>
          <w:rFonts w:ascii="Arial" w:eastAsia="굴림" w:hAnsi="Arial" w:cs="Arial"/>
          <w:b/>
          <w:sz w:val="22"/>
        </w:rPr>
        <w:t xml:space="preserve"> &gt;</w:t>
      </w:r>
    </w:p>
    <w:p w14:paraId="7C432951" w14:textId="77777777" w:rsidR="007F5CFE"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A011. </w:t>
      </w:r>
      <w:r w:rsidR="00EA4D8C" w:rsidRPr="001D19F6">
        <w:rPr>
          <w:rFonts w:ascii="Arial" w:eastAsia="굴림" w:hAnsi="Arial" w:cs="Arial"/>
          <w:sz w:val="22"/>
        </w:rPr>
        <w:t xml:space="preserve">In </w:t>
      </w:r>
      <w:r w:rsidR="004251A4" w:rsidRPr="001D19F6">
        <w:rPr>
          <w:rFonts w:ascii="Arial" w:eastAsia="굴림" w:hAnsi="Arial" w:cs="Arial"/>
          <w:sz w:val="22"/>
        </w:rPr>
        <w:t>the previous interview</w:t>
      </w:r>
      <w:r w:rsidRPr="001D19F6">
        <w:rPr>
          <w:rFonts w:ascii="Arial" w:eastAsia="굴림" w:hAnsi="Arial" w:cs="Arial"/>
          <w:sz w:val="22"/>
        </w:rPr>
        <w:t xml:space="preserve"> you respo</w:t>
      </w:r>
      <w:r w:rsidR="004251A4" w:rsidRPr="001D19F6">
        <w:rPr>
          <w:rFonts w:ascii="Arial" w:eastAsia="굴림" w:hAnsi="Arial" w:cs="Arial"/>
          <w:sz w:val="22"/>
        </w:rPr>
        <w:t>nded that your marital status was</w:t>
      </w:r>
      <w:r w:rsidRPr="001D19F6">
        <w:rPr>
          <w:rFonts w:ascii="Arial" w:eastAsia="굴림" w:hAnsi="Arial" w:cs="Arial"/>
          <w:sz w:val="22"/>
        </w:rPr>
        <w:t xml:space="preserve"> [marital status]. Is this correct?</w:t>
      </w:r>
    </w:p>
    <w:p w14:paraId="3795063B" w14:textId="77777777" w:rsidR="006F0FED" w:rsidRPr="001D19F6" w:rsidRDefault="003406CF" w:rsidP="006F0FED">
      <w:pPr>
        <w:wordWrap/>
        <w:spacing w:line="360" w:lineRule="auto"/>
        <w:rPr>
          <w:rFonts w:ascii="Arial" w:eastAsia="굴림" w:hAnsi="Arial" w:cs="Arial"/>
          <w:sz w:val="22"/>
        </w:rPr>
      </w:pPr>
      <w:r w:rsidRPr="001D19F6">
        <w:rPr>
          <w:rFonts w:ascii="Arial" w:eastAsia="굴림" w:hAnsi="Arial" w:cs="Arial"/>
          <w:sz w:val="22"/>
        </w:rPr>
        <w:t xml:space="preserve">[IWER: This question is </w:t>
      </w:r>
      <w:r w:rsidR="009A15DB" w:rsidRPr="001D19F6">
        <w:rPr>
          <w:rFonts w:ascii="Arial" w:eastAsia="굴림" w:hAnsi="Arial" w:cs="Arial"/>
          <w:sz w:val="22"/>
        </w:rPr>
        <w:t xml:space="preserve">intended </w:t>
      </w:r>
      <w:r w:rsidRPr="001D19F6">
        <w:rPr>
          <w:rFonts w:ascii="Arial" w:eastAsia="굴림" w:hAnsi="Arial" w:cs="Arial"/>
          <w:sz w:val="22"/>
        </w:rPr>
        <w:t xml:space="preserve">to check </w:t>
      </w:r>
      <w:r w:rsidR="00657DD6" w:rsidRPr="001D19F6">
        <w:rPr>
          <w:rFonts w:ascii="Arial" w:eastAsia="굴림" w:hAnsi="Arial" w:cs="Arial"/>
          <w:sz w:val="22"/>
        </w:rPr>
        <w:t xml:space="preserve">R’s </w:t>
      </w:r>
      <w:r w:rsidRPr="001D19F6">
        <w:rPr>
          <w:rFonts w:ascii="Arial" w:eastAsia="굴림" w:hAnsi="Arial" w:cs="Arial"/>
          <w:sz w:val="22"/>
        </w:rPr>
        <w:t xml:space="preserve">marital status </w:t>
      </w:r>
      <w:r w:rsidR="009A4A94" w:rsidRPr="001D19F6">
        <w:rPr>
          <w:rFonts w:ascii="Arial" w:eastAsia="굴림" w:hAnsi="Arial" w:cs="Arial"/>
          <w:sz w:val="22"/>
        </w:rPr>
        <w:t xml:space="preserve">at the time of </w:t>
      </w:r>
      <w:r w:rsidRPr="001D19F6">
        <w:rPr>
          <w:rFonts w:ascii="Arial" w:eastAsia="굴림" w:hAnsi="Arial" w:cs="Arial"/>
          <w:sz w:val="22"/>
        </w:rPr>
        <w:t>the previous</w:t>
      </w:r>
      <w:r w:rsidR="00986741" w:rsidRPr="001D19F6">
        <w:rPr>
          <w:rFonts w:ascii="Arial" w:eastAsia="굴림" w:hAnsi="Arial" w:cs="Arial"/>
          <w:sz w:val="22"/>
        </w:rPr>
        <w:t xml:space="preserve"> interview</w:t>
      </w:r>
      <w:r w:rsidRPr="001D19F6">
        <w:rPr>
          <w:rFonts w:ascii="Arial" w:eastAsia="굴림" w:hAnsi="Arial" w:cs="Arial"/>
          <w:sz w:val="22"/>
        </w:rPr>
        <w:t>, not</w:t>
      </w:r>
      <w:r w:rsidR="001A3395" w:rsidRPr="001D19F6">
        <w:rPr>
          <w:rFonts w:ascii="Arial" w:eastAsia="굴림" w:hAnsi="Arial" w:cs="Arial"/>
          <w:sz w:val="22"/>
        </w:rPr>
        <w:t xml:space="preserve"> now</w:t>
      </w:r>
      <w:r w:rsidR="009A15DB" w:rsidRPr="001D19F6">
        <w:rPr>
          <w:rFonts w:ascii="Arial" w:eastAsia="굴림" w:hAnsi="Arial" w:cs="Arial"/>
          <w:sz w:val="22"/>
        </w:rPr>
        <w:t>.]</w:t>
      </w:r>
    </w:p>
    <w:p w14:paraId="6B1CDE5F" w14:textId="77777777" w:rsidR="001B28B2" w:rsidRPr="001D19F6" w:rsidRDefault="001B28B2" w:rsidP="002D0E30">
      <w:pPr>
        <w:pStyle w:val="a6"/>
        <w:numPr>
          <w:ilvl w:val="0"/>
          <w:numId w:val="2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→Go to A013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4D8BD3A7" w14:textId="77777777" w:rsidR="00A53C4C" w:rsidRPr="001D19F6" w:rsidRDefault="00A53C4C" w:rsidP="00A53C4C">
      <w:pPr>
        <w:wordWrap/>
        <w:spacing w:line="360" w:lineRule="auto"/>
        <w:rPr>
          <w:rFonts w:ascii="Arial" w:eastAsia="굴림" w:hAnsi="Arial" w:cs="Arial"/>
          <w:sz w:val="22"/>
        </w:rPr>
      </w:pPr>
    </w:p>
    <w:p w14:paraId="0843924D" w14:textId="77777777" w:rsidR="006F0FED" w:rsidRPr="001D19F6" w:rsidRDefault="00371204" w:rsidP="006F0FED">
      <w:pPr>
        <w:wordWrap/>
        <w:spacing w:line="360" w:lineRule="auto"/>
        <w:rPr>
          <w:rFonts w:ascii="Arial" w:eastAsia="굴림" w:hAnsi="Arial" w:cs="Arial"/>
          <w:sz w:val="22"/>
        </w:rPr>
      </w:pPr>
      <w:r w:rsidRPr="001D19F6">
        <w:rPr>
          <w:rFonts w:ascii="Arial" w:eastAsia="굴림" w:hAnsi="Arial" w:cs="Arial"/>
          <w:sz w:val="22"/>
        </w:rPr>
        <w:t xml:space="preserve">A012. </w:t>
      </w:r>
      <w:r w:rsidR="0028696F" w:rsidRPr="001D19F6">
        <w:rPr>
          <w:rFonts w:ascii="Arial" w:eastAsia="굴림" w:hAnsi="Arial" w:cs="Arial"/>
          <w:sz w:val="22"/>
        </w:rPr>
        <w:t xml:space="preserve">If no, can you tell us </w:t>
      </w:r>
      <w:r w:rsidR="00EA4D8C" w:rsidRPr="001D19F6">
        <w:rPr>
          <w:rFonts w:ascii="Arial" w:eastAsia="굴림" w:hAnsi="Arial" w:cs="Arial"/>
          <w:sz w:val="22"/>
        </w:rPr>
        <w:t xml:space="preserve">your </w:t>
      </w:r>
      <w:r w:rsidR="0052190D" w:rsidRPr="001D19F6">
        <w:rPr>
          <w:rFonts w:ascii="Arial" w:eastAsia="굴림" w:hAnsi="Arial" w:cs="Arial"/>
          <w:sz w:val="22"/>
        </w:rPr>
        <w:t>exact</w:t>
      </w:r>
      <w:r w:rsidR="00EA4D8C" w:rsidRPr="001D19F6">
        <w:rPr>
          <w:rFonts w:ascii="Arial" w:eastAsia="굴림" w:hAnsi="Arial" w:cs="Arial"/>
          <w:sz w:val="22"/>
        </w:rPr>
        <w:t xml:space="preserve"> marital status</w:t>
      </w:r>
      <w:r w:rsidR="004251A4" w:rsidRPr="001D19F6">
        <w:rPr>
          <w:rFonts w:ascii="Arial" w:eastAsia="굴림" w:hAnsi="Arial" w:cs="Arial"/>
          <w:sz w:val="22"/>
        </w:rPr>
        <w:t xml:space="preserve"> at that time</w:t>
      </w:r>
      <w:r w:rsidR="00EA4D8C" w:rsidRPr="001D19F6">
        <w:rPr>
          <w:rFonts w:ascii="Arial" w:eastAsia="굴림" w:hAnsi="Arial" w:cs="Arial"/>
          <w:sz w:val="22"/>
        </w:rPr>
        <w:t>?</w:t>
      </w:r>
    </w:p>
    <w:p w14:paraId="23504547" w14:textId="77777777" w:rsidR="006F0FED" w:rsidRPr="001D19F6" w:rsidRDefault="004251A4" w:rsidP="002D0E30">
      <w:pPr>
        <w:pStyle w:val="a6"/>
        <w:numPr>
          <w:ilvl w:val="0"/>
          <w:numId w:val="21"/>
        </w:numPr>
        <w:wordWrap/>
        <w:spacing w:line="360" w:lineRule="auto"/>
        <w:ind w:leftChars="0"/>
        <w:rPr>
          <w:rFonts w:ascii="Arial" w:eastAsia="굴림" w:hAnsi="Arial" w:cs="Arial"/>
          <w:sz w:val="22"/>
        </w:rPr>
      </w:pPr>
      <w:r w:rsidRPr="001D19F6">
        <w:rPr>
          <w:rFonts w:ascii="Arial" w:eastAsia="굴림" w:hAnsi="Arial" w:cs="Arial"/>
          <w:sz w:val="22"/>
        </w:rPr>
        <w:t>M</w:t>
      </w:r>
      <w:r w:rsidR="00EA4D8C" w:rsidRPr="001D19F6">
        <w:rPr>
          <w:rFonts w:ascii="Arial" w:eastAsia="굴림" w:hAnsi="Arial" w:cs="Arial"/>
          <w:sz w:val="22"/>
        </w:rPr>
        <w:t xml:space="preserve">arried or living with a </w:t>
      </w:r>
      <w:r w:rsidR="006F0FED" w:rsidRPr="001D19F6">
        <w:rPr>
          <w:rFonts w:ascii="Arial" w:eastAsia="굴림" w:hAnsi="Arial" w:cs="Arial"/>
          <w:sz w:val="22"/>
        </w:rPr>
        <w:t>partner</w:t>
      </w:r>
    </w:p>
    <w:p w14:paraId="597E7C33" w14:textId="77777777" w:rsidR="006F0FED" w:rsidRPr="001D19F6" w:rsidRDefault="006F0FED" w:rsidP="002D0E30">
      <w:pPr>
        <w:pStyle w:val="a6"/>
        <w:numPr>
          <w:ilvl w:val="0"/>
          <w:numId w:val="21"/>
        </w:numPr>
        <w:wordWrap/>
        <w:spacing w:line="360" w:lineRule="auto"/>
        <w:ind w:leftChars="0"/>
        <w:rPr>
          <w:rFonts w:ascii="Arial" w:eastAsia="굴림" w:hAnsi="Arial" w:cs="Arial"/>
          <w:sz w:val="22"/>
        </w:rPr>
      </w:pPr>
      <w:r w:rsidRPr="001D19F6">
        <w:rPr>
          <w:rFonts w:ascii="Arial" w:eastAsia="굴림" w:hAnsi="Arial" w:cs="Arial"/>
          <w:sz w:val="22"/>
        </w:rPr>
        <w:t>Separated</w:t>
      </w:r>
    </w:p>
    <w:p w14:paraId="646F8E56" w14:textId="77777777" w:rsidR="006F0FED" w:rsidRPr="001D19F6" w:rsidRDefault="006F0FED" w:rsidP="002D0E30">
      <w:pPr>
        <w:pStyle w:val="a6"/>
        <w:numPr>
          <w:ilvl w:val="0"/>
          <w:numId w:val="21"/>
        </w:numPr>
        <w:wordWrap/>
        <w:spacing w:line="360" w:lineRule="auto"/>
        <w:ind w:leftChars="0"/>
        <w:rPr>
          <w:rFonts w:ascii="Arial" w:eastAsia="굴림" w:hAnsi="Arial" w:cs="Arial"/>
          <w:sz w:val="22"/>
        </w:rPr>
      </w:pPr>
      <w:r w:rsidRPr="001D19F6">
        <w:rPr>
          <w:rFonts w:ascii="Arial" w:eastAsia="굴림" w:hAnsi="Arial" w:cs="Arial"/>
          <w:sz w:val="22"/>
        </w:rPr>
        <w:t>Divorced</w:t>
      </w:r>
    </w:p>
    <w:p w14:paraId="26B462F8" w14:textId="77777777" w:rsidR="006F0FED" w:rsidRPr="001D19F6" w:rsidRDefault="006F0FED" w:rsidP="002D0E30">
      <w:pPr>
        <w:pStyle w:val="a6"/>
        <w:numPr>
          <w:ilvl w:val="0"/>
          <w:numId w:val="21"/>
        </w:numPr>
        <w:wordWrap/>
        <w:spacing w:line="360" w:lineRule="auto"/>
        <w:ind w:leftChars="0"/>
        <w:rPr>
          <w:rFonts w:ascii="Arial" w:eastAsia="굴림" w:hAnsi="Arial" w:cs="Arial"/>
          <w:sz w:val="22"/>
        </w:rPr>
      </w:pPr>
      <w:r w:rsidRPr="001D19F6">
        <w:rPr>
          <w:rFonts w:ascii="Arial" w:eastAsia="굴림" w:hAnsi="Arial" w:cs="Arial"/>
          <w:sz w:val="22"/>
        </w:rPr>
        <w:t>Widowed or missing (dispersed family)</w:t>
      </w:r>
    </w:p>
    <w:p w14:paraId="714582E2" w14:textId="77777777" w:rsidR="00A53C4C" w:rsidRPr="00A53C4C" w:rsidRDefault="006F0FED" w:rsidP="00A53C4C">
      <w:pPr>
        <w:pStyle w:val="a6"/>
        <w:numPr>
          <w:ilvl w:val="0"/>
          <w:numId w:val="21"/>
        </w:numPr>
        <w:wordWrap/>
        <w:spacing w:line="360" w:lineRule="auto"/>
        <w:ind w:leftChars="0"/>
        <w:rPr>
          <w:rFonts w:ascii="Arial" w:eastAsia="굴림" w:hAnsi="Arial" w:cs="Arial"/>
          <w:sz w:val="22"/>
        </w:rPr>
      </w:pPr>
      <w:r w:rsidRPr="001D19F6">
        <w:rPr>
          <w:rFonts w:ascii="Arial" w:eastAsia="굴림" w:hAnsi="Arial" w:cs="Arial"/>
          <w:sz w:val="22"/>
        </w:rPr>
        <w:t>Never married</w:t>
      </w:r>
    </w:p>
    <w:p w14:paraId="12BAFA30" w14:textId="77777777" w:rsidR="00A53C4C" w:rsidRDefault="00A53C4C" w:rsidP="000C3127">
      <w:pPr>
        <w:wordWrap/>
        <w:spacing w:line="276" w:lineRule="auto"/>
        <w:rPr>
          <w:rFonts w:ascii="Arial" w:eastAsia="굴림" w:hAnsi="Arial" w:cs="Arial"/>
          <w:b/>
          <w:sz w:val="22"/>
        </w:rPr>
      </w:pPr>
    </w:p>
    <w:p w14:paraId="2A1CAE13" w14:textId="77777777" w:rsidR="006F0FED" w:rsidRPr="001D19F6" w:rsidRDefault="006F0FED" w:rsidP="000C3127">
      <w:pPr>
        <w:wordWrap/>
        <w:spacing w:line="276" w:lineRule="auto"/>
        <w:rPr>
          <w:rFonts w:ascii="Arial" w:eastAsia="굴림" w:hAnsi="Arial" w:cs="Arial"/>
          <w:b/>
          <w:sz w:val="22"/>
        </w:rPr>
      </w:pPr>
      <w:r w:rsidRPr="001D19F6">
        <w:rPr>
          <w:rFonts w:ascii="Arial" w:eastAsia="굴림" w:hAnsi="Arial" w:cs="Arial"/>
          <w:b/>
          <w:sz w:val="22"/>
        </w:rPr>
        <w:t>Logic</w:t>
      </w:r>
    </w:p>
    <w:p w14:paraId="294ECFF1" w14:textId="77777777" w:rsidR="006F0FED" w:rsidRDefault="006C22D5" w:rsidP="002D0E30">
      <w:pPr>
        <w:pStyle w:val="a6"/>
        <w:numPr>
          <w:ilvl w:val="0"/>
          <w:numId w:val="22"/>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6F0FED" w:rsidRPr="001D19F6">
        <w:rPr>
          <w:rFonts w:ascii="Arial" w:eastAsia="굴림" w:hAnsi="Arial" w:cs="Arial"/>
          <w:b/>
          <w:sz w:val="22"/>
        </w:rPr>
        <w:t>A013=</w:t>
      </w:r>
      <w:r w:rsidR="006F0FED" w:rsidRPr="001D19F6">
        <w:rPr>
          <w:rFonts w:ascii="굴림" w:eastAsia="굴림" w:hAnsi="굴림" w:cs="굴림" w:hint="eastAsia"/>
          <w:b/>
          <w:sz w:val="22"/>
        </w:rPr>
        <w:t>①</w:t>
      </w:r>
      <w:r w:rsidRPr="001D19F6">
        <w:rPr>
          <w:rFonts w:ascii="Arial" w:eastAsia="굴림" w:hAnsi="Arial" w:cs="Arial"/>
          <w:b/>
          <w:sz w:val="22"/>
        </w:rPr>
        <w:t xml:space="preserve">, then go to </w:t>
      </w:r>
      <w:r w:rsidR="006F0FED" w:rsidRPr="001D19F6">
        <w:rPr>
          <w:rFonts w:ascii="Arial" w:eastAsia="굴림" w:hAnsi="Arial" w:cs="Arial"/>
          <w:b/>
          <w:sz w:val="22"/>
        </w:rPr>
        <w:t>A014</w:t>
      </w:r>
      <w:r w:rsidRPr="001D19F6">
        <w:rPr>
          <w:rFonts w:ascii="Arial" w:eastAsia="굴림" w:hAnsi="Arial" w:cs="Arial"/>
          <w:b/>
          <w:sz w:val="22"/>
        </w:rPr>
        <w:t xml:space="preserve">. </w:t>
      </w:r>
      <w:r w:rsidR="0028696F" w:rsidRPr="001D19F6">
        <w:rPr>
          <w:rFonts w:ascii="Arial" w:eastAsia="굴림" w:hAnsi="Arial" w:cs="Arial"/>
          <w:b/>
          <w:sz w:val="22"/>
        </w:rPr>
        <w:t>L</w:t>
      </w:r>
      <w:r w:rsidRPr="001D19F6">
        <w:rPr>
          <w:rFonts w:ascii="Arial" w:eastAsia="굴림" w:hAnsi="Arial" w:cs="Arial"/>
          <w:b/>
          <w:sz w:val="22"/>
        </w:rPr>
        <w:t>oop A013~A015</w:t>
      </w:r>
      <w:r w:rsidR="0028696F" w:rsidRPr="001D19F6">
        <w:rPr>
          <w:rFonts w:ascii="Arial" w:eastAsia="굴림" w:hAnsi="Arial" w:cs="Arial"/>
          <w:b/>
          <w:sz w:val="22"/>
        </w:rPr>
        <w:t xml:space="preserve"> until A013=</w:t>
      </w:r>
      <w:r w:rsidR="0028696F" w:rsidRPr="001D19F6">
        <w:rPr>
          <w:rFonts w:ascii="굴림" w:eastAsia="굴림" w:hAnsi="굴림" w:cs="굴림" w:hint="eastAsia"/>
          <w:b/>
          <w:sz w:val="22"/>
        </w:rPr>
        <w:t>⑤</w:t>
      </w:r>
      <w:r w:rsidR="00B52D22" w:rsidRPr="001D19F6">
        <w:rPr>
          <w:rFonts w:ascii="Arial" w:eastAsia="굴림" w:hAnsi="Arial" w:cs="Arial"/>
          <w:b/>
          <w:sz w:val="22"/>
        </w:rPr>
        <w:t>.</w:t>
      </w:r>
    </w:p>
    <w:p w14:paraId="4F8C1D80" w14:textId="77777777" w:rsidR="00656C5A"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A013. </w:t>
      </w:r>
      <w:r w:rsidR="004251A4" w:rsidRPr="001D19F6">
        <w:rPr>
          <w:rFonts w:ascii="Arial" w:eastAsia="굴림" w:hAnsi="Arial" w:cs="Arial"/>
          <w:sz w:val="22"/>
        </w:rPr>
        <w:t xml:space="preserve">Has </w:t>
      </w:r>
      <w:r w:rsidR="00656C5A" w:rsidRPr="001D19F6">
        <w:rPr>
          <w:rFonts w:ascii="Arial" w:eastAsia="굴림" w:hAnsi="Arial" w:cs="Arial"/>
          <w:sz w:val="22"/>
        </w:rPr>
        <w:t>your</w:t>
      </w:r>
      <w:r w:rsidRPr="001D19F6">
        <w:rPr>
          <w:rFonts w:ascii="Arial" w:eastAsia="굴림" w:hAnsi="Arial" w:cs="Arial"/>
          <w:sz w:val="22"/>
        </w:rPr>
        <w:t xml:space="preserve"> marital status</w:t>
      </w:r>
      <w:r w:rsidR="004251A4" w:rsidRPr="001D19F6">
        <w:rPr>
          <w:rFonts w:ascii="Arial" w:eastAsia="굴림" w:hAnsi="Arial" w:cs="Arial"/>
          <w:sz w:val="22"/>
        </w:rPr>
        <w:t xml:space="preserve"> changed</w:t>
      </w:r>
      <w:r w:rsidRPr="001D19F6">
        <w:rPr>
          <w:rFonts w:ascii="Arial" w:eastAsia="굴림" w:hAnsi="Arial" w:cs="Arial"/>
          <w:sz w:val="22"/>
        </w:rPr>
        <w:t xml:space="preserve"> since the</w:t>
      </w:r>
      <w:r w:rsidR="00651304" w:rsidRPr="001D19F6">
        <w:rPr>
          <w:rFonts w:ascii="Arial" w:eastAsia="굴림" w:hAnsi="Arial" w:cs="Arial"/>
          <w:sz w:val="22"/>
        </w:rPr>
        <w:t xml:space="preserve"> previous interview</w:t>
      </w:r>
      <w:r w:rsidRPr="001D19F6">
        <w:rPr>
          <w:rFonts w:ascii="Arial" w:eastAsia="굴림" w:hAnsi="Arial" w:cs="Arial"/>
          <w:sz w:val="22"/>
        </w:rPr>
        <w:t xml:space="preserve">? </w:t>
      </w:r>
    </w:p>
    <w:p w14:paraId="4D54A63E" w14:textId="77777777" w:rsidR="00002A11" w:rsidRDefault="00B94604" w:rsidP="006F0FED">
      <w:pPr>
        <w:wordWrap/>
        <w:spacing w:line="360" w:lineRule="auto"/>
        <w:rPr>
          <w:rFonts w:ascii="Arial" w:eastAsia="굴림" w:hAnsi="Arial" w:cs="Arial"/>
          <w:sz w:val="22"/>
        </w:rPr>
      </w:pPr>
      <w:r w:rsidRPr="001D19F6">
        <w:rPr>
          <w:rFonts w:ascii="Arial" w:eastAsia="굴림" w:hAnsi="Arial" w:cs="Arial"/>
          <w:sz w:val="22"/>
        </w:rPr>
        <w:t>[IWER</w:t>
      </w:r>
      <w:r w:rsidR="006F0FED" w:rsidRPr="001D19F6">
        <w:rPr>
          <w:rFonts w:ascii="Arial" w:eastAsia="굴림" w:hAnsi="Arial" w:cs="Arial"/>
          <w:sz w:val="22"/>
        </w:rPr>
        <w:t xml:space="preserve">: </w:t>
      </w:r>
      <w:r w:rsidR="00371204" w:rsidRPr="001D19F6">
        <w:rPr>
          <w:rFonts w:ascii="Arial" w:eastAsia="굴림" w:hAnsi="Arial" w:cs="Arial"/>
          <w:sz w:val="22"/>
        </w:rPr>
        <w:t>Marital status include</w:t>
      </w:r>
      <w:r w:rsidR="00656C5A" w:rsidRPr="001D19F6">
        <w:rPr>
          <w:rFonts w:ascii="Arial" w:eastAsia="굴림" w:hAnsi="Arial" w:cs="Arial"/>
          <w:sz w:val="22"/>
        </w:rPr>
        <w:t>s</w:t>
      </w:r>
      <w:r w:rsidR="004251A4" w:rsidRPr="001D19F6">
        <w:rPr>
          <w:rFonts w:ascii="Arial" w:eastAsia="굴림" w:hAnsi="Arial" w:cs="Arial"/>
          <w:sz w:val="22"/>
        </w:rPr>
        <w:t xml:space="preserve"> divorce, separation by death, separation, marriage, etc</w:t>
      </w:r>
      <w:r w:rsidR="00371204" w:rsidRPr="001D19F6">
        <w:rPr>
          <w:rFonts w:ascii="Arial" w:eastAsia="굴림" w:hAnsi="Arial" w:cs="Arial"/>
          <w:sz w:val="22"/>
        </w:rPr>
        <w:t>.</w:t>
      </w:r>
      <w:r w:rsidR="006F0FED" w:rsidRPr="001D19F6">
        <w:rPr>
          <w:rFonts w:ascii="Arial" w:eastAsia="굴림" w:hAnsi="Arial" w:cs="Arial"/>
          <w:sz w:val="22"/>
        </w:rPr>
        <w:t>]</w:t>
      </w:r>
    </w:p>
    <w:p w14:paraId="437A8432" w14:textId="77777777" w:rsidR="006F0FED" w:rsidRPr="001D19F6" w:rsidRDefault="00002A11" w:rsidP="002D0E30">
      <w:pPr>
        <w:pStyle w:val="a6"/>
        <w:numPr>
          <w:ilvl w:val="0"/>
          <w:numId w:val="2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A016</w:t>
      </w:r>
      <w:r w:rsidR="006F0FED" w:rsidRPr="001D19F6">
        <w:rPr>
          <w:rFonts w:ascii="Arial" w:eastAsia="굴림" w:hAnsi="Arial" w:cs="Arial"/>
          <w:sz w:val="22"/>
        </w:rPr>
        <w:t xml:space="preserve"> </w:t>
      </w:r>
    </w:p>
    <w:p w14:paraId="4E2E4CAD" w14:textId="77777777" w:rsidR="006F0FED" w:rsidRPr="001D19F6" w:rsidRDefault="006F0FED" w:rsidP="00002A11">
      <w:pPr>
        <w:wordWrap/>
        <w:spacing w:line="360" w:lineRule="auto"/>
        <w:rPr>
          <w:rFonts w:ascii="Arial" w:eastAsia="굴림" w:hAnsi="Arial" w:cs="Arial"/>
          <w:sz w:val="22"/>
        </w:rPr>
      </w:pPr>
    </w:p>
    <w:p w14:paraId="614072DF" w14:textId="77777777" w:rsidR="009A15DB"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A014.</w:t>
      </w:r>
      <w:r w:rsidR="004251A4" w:rsidRPr="001D19F6">
        <w:rPr>
          <w:rFonts w:ascii="Arial" w:eastAsia="굴림" w:hAnsi="Arial" w:cs="Arial"/>
          <w:sz w:val="22"/>
        </w:rPr>
        <w:t xml:space="preserve"> How has it changed</w:t>
      </w:r>
      <w:r w:rsidR="00656C5A" w:rsidRPr="001D19F6">
        <w:rPr>
          <w:rFonts w:ascii="Arial" w:eastAsia="굴림" w:hAnsi="Arial" w:cs="Arial"/>
          <w:sz w:val="22"/>
        </w:rPr>
        <w:t xml:space="preserve">? </w:t>
      </w:r>
      <w:r w:rsidR="00E956CD" w:rsidRPr="001D19F6">
        <w:rPr>
          <w:rFonts w:ascii="Arial" w:eastAsia="굴림" w:hAnsi="Arial" w:cs="Arial"/>
          <w:sz w:val="22"/>
        </w:rPr>
        <w:t>Please d</w:t>
      </w:r>
      <w:r w:rsidR="00656C5A" w:rsidRPr="001D19F6">
        <w:rPr>
          <w:rFonts w:ascii="Arial" w:eastAsia="굴림" w:hAnsi="Arial" w:cs="Arial"/>
          <w:sz w:val="22"/>
        </w:rPr>
        <w:t xml:space="preserve">escribe </w:t>
      </w:r>
      <w:r w:rsidR="00D61189" w:rsidRPr="001D19F6">
        <w:rPr>
          <w:rFonts w:ascii="Arial" w:eastAsia="굴림" w:hAnsi="Arial" w:cs="Arial"/>
          <w:sz w:val="22"/>
        </w:rPr>
        <w:t xml:space="preserve">all </w:t>
      </w:r>
      <w:r w:rsidR="00656C5A" w:rsidRPr="001D19F6">
        <w:rPr>
          <w:rFonts w:ascii="Arial" w:eastAsia="굴림" w:hAnsi="Arial" w:cs="Arial"/>
          <w:sz w:val="22"/>
        </w:rPr>
        <w:t>the changes</w:t>
      </w:r>
      <w:r w:rsidRPr="001D19F6">
        <w:rPr>
          <w:rFonts w:ascii="Arial" w:eastAsia="굴림" w:hAnsi="Arial" w:cs="Arial"/>
          <w:sz w:val="22"/>
        </w:rPr>
        <w:t xml:space="preserve"> in</w:t>
      </w:r>
      <w:r w:rsidR="00656C5A" w:rsidRPr="001D19F6">
        <w:rPr>
          <w:rFonts w:ascii="Arial" w:eastAsia="굴림" w:hAnsi="Arial" w:cs="Arial"/>
          <w:sz w:val="22"/>
        </w:rPr>
        <w:t xml:space="preserve"> a time sequence</w:t>
      </w:r>
      <w:r w:rsidR="009A15DB" w:rsidRPr="001D19F6">
        <w:rPr>
          <w:rFonts w:ascii="Arial" w:eastAsia="굴림" w:hAnsi="Arial" w:cs="Arial"/>
          <w:sz w:val="22"/>
        </w:rPr>
        <w:t>.</w:t>
      </w:r>
    </w:p>
    <w:p w14:paraId="0083AFAE" w14:textId="77777777" w:rsidR="006F0FED" w:rsidRPr="001D19F6" w:rsidRDefault="009A15DB" w:rsidP="006F0FED">
      <w:pPr>
        <w:wordWrap/>
        <w:spacing w:line="360" w:lineRule="auto"/>
        <w:rPr>
          <w:rFonts w:ascii="Arial" w:eastAsia="굴림" w:hAnsi="Arial" w:cs="Arial"/>
          <w:sz w:val="22"/>
        </w:rPr>
      </w:pPr>
      <w:r w:rsidRPr="001D19F6">
        <w:rPr>
          <w:rFonts w:ascii="Arial" w:eastAsia="굴림" w:hAnsi="Arial" w:cs="Arial"/>
          <w:sz w:val="22"/>
        </w:rPr>
        <w:t xml:space="preserve">[IWER: </w:t>
      </w:r>
      <w:r w:rsidR="00226BBA" w:rsidRPr="001D19F6">
        <w:rPr>
          <w:rFonts w:ascii="Arial" w:eastAsia="굴림" w:hAnsi="Arial" w:cs="Arial"/>
          <w:sz w:val="22"/>
        </w:rPr>
        <w:t>“</w:t>
      </w:r>
      <w:r w:rsidRPr="001D19F6">
        <w:rPr>
          <w:rFonts w:ascii="Arial" w:eastAsia="굴림" w:hAnsi="Arial" w:cs="Arial"/>
          <w:sz w:val="22"/>
        </w:rPr>
        <w:t xml:space="preserve">For </w:t>
      </w:r>
      <w:r w:rsidR="0060656D" w:rsidRPr="001D19F6">
        <w:rPr>
          <w:rFonts w:ascii="Arial" w:eastAsia="굴림" w:hAnsi="Arial" w:cs="Arial"/>
          <w:sz w:val="22"/>
        </w:rPr>
        <w:t>example</w:t>
      </w:r>
      <w:r w:rsidRPr="001D19F6">
        <w:rPr>
          <w:rFonts w:ascii="Arial" w:eastAsia="굴림" w:hAnsi="Arial" w:cs="Arial"/>
          <w:sz w:val="22"/>
        </w:rPr>
        <w:t xml:space="preserve">, if you got divorced and then married again, please </w:t>
      </w:r>
      <w:r w:rsidR="00D61189" w:rsidRPr="001D19F6">
        <w:rPr>
          <w:rFonts w:ascii="Arial" w:eastAsia="굴림" w:hAnsi="Arial" w:cs="Arial"/>
          <w:sz w:val="22"/>
        </w:rPr>
        <w:t xml:space="preserve">say </w:t>
      </w:r>
      <w:r w:rsidRPr="001D19F6">
        <w:rPr>
          <w:rFonts w:ascii="Arial" w:eastAsia="굴림" w:hAnsi="Arial" w:cs="Arial"/>
          <w:sz w:val="22"/>
        </w:rPr>
        <w:t>divorce first.</w:t>
      </w:r>
      <w:r w:rsidR="00D61189" w:rsidRPr="001D19F6">
        <w:rPr>
          <w:rFonts w:ascii="Arial" w:eastAsia="굴림" w:hAnsi="Arial" w:cs="Arial"/>
          <w:sz w:val="22"/>
        </w:rPr>
        <w:t>”</w:t>
      </w:r>
      <w:r w:rsidRPr="001D19F6">
        <w:rPr>
          <w:rFonts w:ascii="Arial" w:eastAsia="굴림" w:hAnsi="Arial" w:cs="Arial"/>
          <w:sz w:val="22"/>
        </w:rPr>
        <w:t xml:space="preserve">] </w:t>
      </w:r>
    </w:p>
    <w:p w14:paraId="56F75172" w14:textId="77777777" w:rsidR="006F0FED" w:rsidRPr="001D19F6" w:rsidRDefault="00371204" w:rsidP="002D0E30">
      <w:pPr>
        <w:pStyle w:val="a6"/>
        <w:numPr>
          <w:ilvl w:val="0"/>
          <w:numId w:val="24"/>
        </w:numPr>
        <w:wordWrap/>
        <w:spacing w:line="360" w:lineRule="auto"/>
        <w:ind w:leftChars="0"/>
        <w:rPr>
          <w:rFonts w:ascii="Arial" w:eastAsia="굴림" w:hAnsi="Arial" w:cs="Arial"/>
          <w:sz w:val="22"/>
        </w:rPr>
      </w:pPr>
      <w:r w:rsidRPr="001D19F6">
        <w:rPr>
          <w:rFonts w:ascii="Arial" w:eastAsia="굴림" w:hAnsi="Arial" w:cs="Arial"/>
          <w:sz w:val="22"/>
        </w:rPr>
        <w:t>Married</w:t>
      </w:r>
    </w:p>
    <w:p w14:paraId="68FC54D6" w14:textId="77777777" w:rsidR="006F0FED" w:rsidRPr="001D19F6" w:rsidRDefault="006F0FED" w:rsidP="002D0E30">
      <w:pPr>
        <w:pStyle w:val="a6"/>
        <w:numPr>
          <w:ilvl w:val="0"/>
          <w:numId w:val="24"/>
        </w:numPr>
        <w:wordWrap/>
        <w:spacing w:line="360" w:lineRule="auto"/>
        <w:ind w:leftChars="0"/>
        <w:rPr>
          <w:rFonts w:ascii="Arial" w:eastAsia="굴림" w:hAnsi="Arial" w:cs="Arial"/>
          <w:sz w:val="22"/>
        </w:rPr>
      </w:pPr>
      <w:r w:rsidRPr="001D19F6">
        <w:rPr>
          <w:rFonts w:ascii="Arial" w:eastAsia="굴림" w:hAnsi="Arial" w:cs="Arial"/>
          <w:sz w:val="22"/>
        </w:rPr>
        <w:t>Separated</w:t>
      </w:r>
    </w:p>
    <w:p w14:paraId="334F738E" w14:textId="77777777" w:rsidR="006F0FED" w:rsidRPr="001D19F6" w:rsidRDefault="006F0FED" w:rsidP="002D0E30">
      <w:pPr>
        <w:pStyle w:val="a6"/>
        <w:numPr>
          <w:ilvl w:val="0"/>
          <w:numId w:val="24"/>
        </w:numPr>
        <w:wordWrap/>
        <w:spacing w:line="360" w:lineRule="auto"/>
        <w:ind w:leftChars="0"/>
        <w:rPr>
          <w:rFonts w:ascii="Arial" w:eastAsia="굴림" w:hAnsi="Arial" w:cs="Arial"/>
          <w:sz w:val="22"/>
        </w:rPr>
      </w:pPr>
      <w:r w:rsidRPr="001D19F6">
        <w:rPr>
          <w:rFonts w:ascii="Arial" w:eastAsia="굴림" w:hAnsi="Arial" w:cs="Arial"/>
          <w:sz w:val="22"/>
        </w:rPr>
        <w:t>Divorced</w:t>
      </w:r>
    </w:p>
    <w:p w14:paraId="0A10D1F3" w14:textId="77777777" w:rsidR="006F0FED" w:rsidRPr="001D19F6" w:rsidRDefault="0044676A" w:rsidP="002D0E30">
      <w:pPr>
        <w:pStyle w:val="a6"/>
        <w:numPr>
          <w:ilvl w:val="0"/>
          <w:numId w:val="24"/>
        </w:numPr>
        <w:wordWrap/>
        <w:spacing w:line="360" w:lineRule="auto"/>
        <w:ind w:leftChars="0"/>
        <w:rPr>
          <w:rFonts w:ascii="Arial" w:eastAsia="굴림" w:hAnsi="Arial" w:cs="Arial"/>
          <w:sz w:val="22"/>
        </w:rPr>
      </w:pPr>
      <w:r w:rsidRPr="001D19F6">
        <w:rPr>
          <w:rFonts w:ascii="Arial" w:eastAsia="굴림" w:hAnsi="Arial" w:cs="Arial"/>
          <w:sz w:val="22"/>
        </w:rPr>
        <w:t>Widowed</w:t>
      </w:r>
    </w:p>
    <w:p w14:paraId="42531611" w14:textId="77777777" w:rsidR="006F0FED" w:rsidRPr="001D19F6" w:rsidRDefault="006F0FED" w:rsidP="006F0FED">
      <w:pPr>
        <w:wordWrap/>
        <w:spacing w:line="360" w:lineRule="auto"/>
        <w:rPr>
          <w:rFonts w:ascii="Arial" w:eastAsia="굴림" w:hAnsi="Arial" w:cs="Arial"/>
          <w:sz w:val="22"/>
        </w:rPr>
      </w:pPr>
    </w:p>
    <w:p w14:paraId="08826C43" w14:textId="77777777" w:rsidR="006F0FED" w:rsidRPr="001D19F6" w:rsidRDefault="00E03B99" w:rsidP="006F0FED">
      <w:pPr>
        <w:wordWrap/>
        <w:spacing w:line="360" w:lineRule="auto"/>
        <w:rPr>
          <w:rFonts w:ascii="Arial" w:eastAsia="굴림" w:hAnsi="Arial" w:cs="Arial"/>
          <w:sz w:val="22"/>
        </w:rPr>
      </w:pPr>
      <w:r w:rsidRPr="001D19F6">
        <w:rPr>
          <w:rFonts w:ascii="Arial" w:eastAsia="굴림" w:hAnsi="Arial" w:cs="Arial"/>
          <w:sz w:val="22"/>
        </w:rPr>
        <w:t>A015. When did you get</w:t>
      </w:r>
      <w:r w:rsidR="00651304" w:rsidRPr="001D19F6">
        <w:rPr>
          <w:rFonts w:ascii="Arial" w:eastAsia="굴림" w:hAnsi="Arial" w:cs="Arial"/>
          <w:sz w:val="22"/>
        </w:rPr>
        <w:t xml:space="preserve"> [response in</w:t>
      </w:r>
      <w:r w:rsidR="006F0FED" w:rsidRPr="001D19F6">
        <w:rPr>
          <w:rFonts w:ascii="Arial" w:eastAsia="굴림" w:hAnsi="Arial" w:cs="Arial"/>
          <w:sz w:val="22"/>
        </w:rPr>
        <w:t xml:space="preserve"> A014]? </w:t>
      </w:r>
      <w:r w:rsidR="006C22D5" w:rsidRPr="001D19F6">
        <w:rPr>
          <w:rFonts w:ascii="Arial" w:eastAsia="굴림" w:hAnsi="Arial" w:cs="Arial"/>
          <w:sz w:val="22"/>
        </w:rPr>
        <w:t>(unit:</w:t>
      </w:r>
      <w:r w:rsidR="00CC4336" w:rsidRPr="001D19F6">
        <w:rPr>
          <w:rFonts w:ascii="Arial" w:eastAsia="굴림" w:hAnsi="Arial" w:cs="Arial"/>
          <w:kern w:val="0"/>
          <w:sz w:val="22"/>
        </w:rPr>
        <w:t xml:space="preserve"> year and month combined into 6 digits</w:t>
      </w:r>
      <w:r w:rsidR="006C22D5" w:rsidRPr="001D19F6">
        <w:rPr>
          <w:rFonts w:ascii="Arial" w:eastAsia="굴림" w:hAnsi="Arial" w:cs="Arial"/>
          <w:sz w:val="22"/>
        </w:rPr>
        <w:t>)</w:t>
      </w:r>
    </w:p>
    <w:p w14:paraId="0E7FF0E7" w14:textId="3A8FC955" w:rsidR="006C22D5" w:rsidRPr="001D19F6" w:rsidRDefault="00B94604" w:rsidP="006F0FED">
      <w:pPr>
        <w:wordWrap/>
        <w:spacing w:line="360" w:lineRule="auto"/>
        <w:rPr>
          <w:rFonts w:ascii="Arial" w:eastAsia="굴림" w:hAnsi="Arial" w:cs="Arial"/>
          <w:sz w:val="22"/>
        </w:rPr>
      </w:pPr>
      <w:r w:rsidRPr="001D19F6">
        <w:rPr>
          <w:rFonts w:ascii="Arial" w:eastAsia="굴림" w:hAnsi="Arial" w:cs="Arial"/>
          <w:sz w:val="22"/>
        </w:rPr>
        <w:t>[IWER</w:t>
      </w:r>
      <w:r w:rsidR="006C22D5" w:rsidRPr="001D19F6">
        <w:rPr>
          <w:rFonts w:ascii="Arial" w:eastAsia="굴림" w:hAnsi="Arial" w:cs="Arial"/>
          <w:sz w:val="22"/>
        </w:rPr>
        <w:t>: Enter the year and month</w:t>
      </w:r>
      <w:r w:rsidR="00C012D6" w:rsidRPr="001D19F6">
        <w:rPr>
          <w:rFonts w:ascii="Arial" w:eastAsia="굴림" w:hAnsi="Arial" w:cs="Arial"/>
          <w:kern w:val="0"/>
          <w:sz w:val="22"/>
        </w:rPr>
        <w:t xml:space="preserve"> using 6 digits.</w:t>
      </w:r>
      <w:r w:rsidR="006C22D5" w:rsidRPr="001D19F6">
        <w:rPr>
          <w:rFonts w:ascii="Arial" w:eastAsia="굴림" w:hAnsi="Arial" w:cs="Arial"/>
          <w:sz w:val="22"/>
        </w:rPr>
        <w:t xml:space="preserve">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234" w:author="Keis" w:date="2024-09-06T10:11:00Z">
        <w:r w:rsidR="00714734" w:rsidRPr="001D19F6" w:rsidDel="009F27DD">
          <w:rPr>
            <w:rFonts w:ascii="Arial" w:eastAsia="굴림" w:hAnsi="Arial" w:cs="Arial"/>
            <w:sz w:val="22"/>
          </w:rPr>
          <w:delText>2018</w:delText>
        </w:r>
      </w:del>
      <w:ins w:id="235"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01 for January </w:t>
      </w:r>
      <w:del w:id="236" w:author="Keis" w:date="2024-09-06T10:11:00Z">
        <w:r w:rsidR="00714734" w:rsidRPr="001D19F6" w:rsidDel="009F27DD">
          <w:rPr>
            <w:rFonts w:ascii="Arial" w:eastAsia="굴림" w:hAnsi="Arial" w:cs="Arial"/>
            <w:sz w:val="22"/>
          </w:rPr>
          <w:delText>2018</w:delText>
        </w:r>
      </w:del>
      <w:ins w:id="237"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 If the </w:t>
      </w:r>
      <w:r w:rsidR="00CB7C89" w:rsidRPr="001D19F6">
        <w:rPr>
          <w:rFonts w:ascii="Arial" w:eastAsia="굴림" w:hAnsi="Arial" w:cs="Arial"/>
          <w:sz w:val="22"/>
        </w:rPr>
        <w:lastRenderedPageBreak/>
        <w:t xml:space="preserve">month is not clear, enter </w:t>
      </w:r>
      <w:del w:id="238" w:author="Keis" w:date="2024-09-06T10:11:00Z">
        <w:r w:rsidR="00714734" w:rsidRPr="001D19F6" w:rsidDel="009F27DD">
          <w:rPr>
            <w:rFonts w:ascii="Arial" w:eastAsia="굴림" w:hAnsi="Arial" w:cs="Arial"/>
            <w:sz w:val="22"/>
          </w:rPr>
          <w:delText>2018</w:delText>
        </w:r>
      </w:del>
      <w:ins w:id="239"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00.</w:t>
      </w:r>
      <w:r w:rsidR="006C22D5" w:rsidRPr="001D19F6">
        <w:rPr>
          <w:rFonts w:ascii="Arial" w:eastAsia="굴림" w:hAnsi="Arial" w:cs="Arial"/>
          <w:sz w:val="22"/>
        </w:rPr>
        <w:t>]</w:t>
      </w:r>
    </w:p>
    <w:p w14:paraId="5D4987FC" w14:textId="1CFDC301" w:rsidR="006F0FED" w:rsidRPr="001D19F6" w:rsidRDefault="00425046" w:rsidP="006C22D5">
      <w:pPr>
        <w:wordWrap/>
        <w:spacing w:line="360" w:lineRule="auto"/>
        <w:rPr>
          <w:rFonts w:ascii="Arial" w:eastAsia="굴림" w:hAnsi="Arial" w:cs="Arial"/>
          <w:sz w:val="22"/>
        </w:rPr>
      </w:pPr>
      <w:r w:rsidRPr="001D19F6">
        <w:rPr>
          <w:rFonts w:ascii="Arial" w:eastAsia="굴림" w:hAnsi="Arial" w:cs="Arial"/>
          <w:sz w:val="22"/>
        </w:rPr>
        <w:tab/>
        <w:t>________________________________________</w:t>
      </w:r>
      <w:r w:rsidR="006F0FED" w:rsidRPr="001D19F6">
        <w:rPr>
          <w:rFonts w:ascii="Arial" w:eastAsia="굴림" w:hAnsi="Arial" w:cs="Arial"/>
          <w:sz w:val="22"/>
        </w:rPr>
        <w:t xml:space="preserve"> [</w:t>
      </w:r>
      <w:r w:rsidR="003608C0" w:rsidRPr="009800A7">
        <w:rPr>
          <w:rFonts w:ascii="Arial" w:eastAsia="굴림" w:hAnsi="Arial" w:cs="Arial"/>
          <w:sz w:val="22"/>
        </w:rPr>
        <w:t xml:space="preserve">Range: </w:t>
      </w:r>
      <w:r w:rsidR="006F0FED" w:rsidRPr="009800A7">
        <w:rPr>
          <w:rFonts w:ascii="Arial" w:eastAsia="굴림" w:hAnsi="Arial" w:cs="Arial"/>
          <w:sz w:val="22"/>
        </w:rPr>
        <w:t>200</w:t>
      </w:r>
      <w:r w:rsidR="00154C3A" w:rsidRPr="009800A7">
        <w:rPr>
          <w:rFonts w:ascii="Arial" w:eastAsia="굴림" w:hAnsi="Arial" w:cs="Arial"/>
          <w:sz w:val="22"/>
        </w:rPr>
        <w:t>6</w:t>
      </w:r>
      <w:r w:rsidR="006F0FED" w:rsidRPr="009800A7">
        <w:rPr>
          <w:rFonts w:ascii="Arial" w:eastAsia="굴림" w:hAnsi="Arial" w:cs="Arial"/>
          <w:sz w:val="22"/>
        </w:rPr>
        <w:t>00~</w:t>
      </w:r>
      <w:del w:id="240" w:author="Keis" w:date="2024-09-06T10:23:00Z">
        <w:r w:rsidR="00F03A03" w:rsidRPr="002671D7" w:rsidDel="00817F07">
          <w:rPr>
            <w:rFonts w:ascii="Arial" w:eastAsia="굴림" w:hAnsi="Arial" w:cs="Arial"/>
            <w:color w:val="FF0000"/>
            <w:sz w:val="22"/>
          </w:rPr>
          <w:delText>20</w:delText>
        </w:r>
        <w:r w:rsidR="00F03A03" w:rsidRPr="002671D7" w:rsidDel="00817F07">
          <w:rPr>
            <w:rFonts w:ascii="Arial" w:eastAsia="굴림" w:hAnsi="Arial" w:cs="Arial" w:hint="eastAsia"/>
            <w:color w:val="FF0000"/>
            <w:sz w:val="22"/>
          </w:rPr>
          <w:delText>20</w:delText>
        </w:r>
      </w:del>
      <w:ins w:id="241" w:author="Keis" w:date="2024-09-06T10:23:00Z">
        <w:r w:rsidR="00817F07" w:rsidRPr="00817F07">
          <w:rPr>
            <w:rFonts w:ascii="Arial" w:eastAsia="굴림" w:hAnsi="Arial" w:cs="Arial"/>
            <w:color w:val="00B050"/>
            <w:sz w:val="22"/>
          </w:rPr>
          <w:t>2022</w:t>
        </w:r>
      </w:ins>
      <w:r w:rsidR="00CB7C89" w:rsidRPr="00DC741E">
        <w:rPr>
          <w:rFonts w:ascii="Arial" w:eastAsia="굴림" w:hAnsi="Arial" w:cs="Arial"/>
          <w:sz w:val="22"/>
          <w:rPrChange w:id="242" w:author="Keis" w:date="2024-09-06T17:24:00Z">
            <w:rPr>
              <w:rFonts w:ascii="Arial" w:eastAsia="굴림" w:hAnsi="Arial" w:cs="Arial"/>
              <w:color w:val="FF0000"/>
              <w:sz w:val="22"/>
            </w:rPr>
          </w:rPrChange>
        </w:rPr>
        <w:t>11</w:t>
      </w:r>
      <w:r w:rsidR="006F0FED" w:rsidRPr="009800A7">
        <w:rPr>
          <w:rFonts w:ascii="Arial" w:eastAsia="굴림" w:hAnsi="Arial" w:cs="Arial"/>
          <w:sz w:val="22"/>
        </w:rPr>
        <w:t xml:space="preserve">] </w:t>
      </w:r>
    </w:p>
    <w:p w14:paraId="68F2C5FB" w14:textId="77777777" w:rsidR="00DD0CE6" w:rsidRPr="001D19F6" w:rsidRDefault="00DD0CE6" w:rsidP="00DD0CE6">
      <w:pPr>
        <w:widowControl/>
        <w:wordWrap/>
        <w:autoSpaceDE/>
        <w:autoSpaceDN/>
        <w:jc w:val="left"/>
        <w:rPr>
          <w:rFonts w:ascii="Arial" w:eastAsia="굴림" w:hAnsi="Arial" w:cs="Arial"/>
          <w:b/>
          <w:sz w:val="22"/>
        </w:rPr>
      </w:pPr>
    </w:p>
    <w:p w14:paraId="44A21C8E" w14:textId="77777777" w:rsidR="006F0FED" w:rsidRPr="001D19F6" w:rsidRDefault="006F0FED" w:rsidP="000C3127">
      <w:pPr>
        <w:widowControl/>
        <w:wordWrap/>
        <w:autoSpaceDE/>
        <w:autoSpaceDN/>
        <w:spacing w:line="276" w:lineRule="auto"/>
        <w:jc w:val="left"/>
        <w:rPr>
          <w:rFonts w:ascii="Arial" w:eastAsia="굴림" w:hAnsi="Arial" w:cs="Arial"/>
          <w:sz w:val="22"/>
        </w:rPr>
      </w:pPr>
      <w:r w:rsidRPr="001D19F6">
        <w:rPr>
          <w:rFonts w:ascii="Arial" w:eastAsia="굴림" w:hAnsi="Arial" w:cs="Arial"/>
          <w:b/>
          <w:sz w:val="22"/>
        </w:rPr>
        <w:t>Logic</w:t>
      </w:r>
    </w:p>
    <w:p w14:paraId="1A2E3C6B" w14:textId="77777777" w:rsidR="006F0FED" w:rsidRPr="001D19F6" w:rsidRDefault="00C062EB" w:rsidP="002D0E30">
      <w:pPr>
        <w:pStyle w:val="a6"/>
        <w:numPr>
          <w:ilvl w:val="0"/>
          <w:numId w:val="25"/>
        </w:numPr>
        <w:wordWrap/>
        <w:spacing w:line="276" w:lineRule="auto"/>
        <w:ind w:leftChars="0"/>
        <w:rPr>
          <w:rFonts w:ascii="Arial" w:eastAsia="굴림" w:hAnsi="Arial" w:cs="Arial"/>
          <w:b/>
          <w:sz w:val="22"/>
        </w:rPr>
      </w:pPr>
      <w:r w:rsidRPr="001D19F6">
        <w:rPr>
          <w:rFonts w:ascii="Arial" w:eastAsia="굴림" w:hAnsi="Arial" w:cs="Arial"/>
          <w:b/>
          <w:sz w:val="22"/>
        </w:rPr>
        <w:t>If</w:t>
      </w:r>
      <w:r w:rsidR="00163D7D" w:rsidRPr="001D19F6">
        <w:rPr>
          <w:rFonts w:ascii="Arial" w:eastAsia="굴림" w:hAnsi="Arial" w:cs="Arial"/>
          <w:b/>
          <w:sz w:val="22"/>
        </w:rPr>
        <w:t xml:space="preserve"> a</w:t>
      </w:r>
      <w:r w:rsidRPr="001D19F6">
        <w:rPr>
          <w:rFonts w:ascii="Arial" w:eastAsia="굴림" w:hAnsi="Arial" w:cs="Arial"/>
          <w:b/>
          <w:sz w:val="22"/>
        </w:rPr>
        <w:t xml:space="preserve"> </w:t>
      </w:r>
      <w:r w:rsidR="00163D7D" w:rsidRPr="001D19F6">
        <w:rPr>
          <w:rFonts w:ascii="Arial" w:eastAsia="굴림" w:hAnsi="Arial" w:cs="Arial"/>
          <w:b/>
          <w:sz w:val="22"/>
        </w:rPr>
        <w:t>respondent</w:t>
      </w:r>
      <w:r w:rsidR="00D0631B" w:rsidRPr="001D19F6">
        <w:rPr>
          <w:rFonts w:ascii="Arial" w:eastAsia="굴림" w:hAnsi="Arial" w:cs="Arial"/>
          <w:b/>
          <w:sz w:val="22"/>
        </w:rPr>
        <w:t xml:space="preserve"> has </w:t>
      </w:r>
      <w:r w:rsidR="00081F4F" w:rsidRPr="001D19F6">
        <w:rPr>
          <w:rFonts w:ascii="Arial" w:eastAsia="굴림" w:hAnsi="Arial" w:cs="Arial"/>
          <w:b/>
          <w:sz w:val="22"/>
        </w:rPr>
        <w:t xml:space="preserve">a </w:t>
      </w:r>
      <w:r w:rsidRPr="001D19F6">
        <w:rPr>
          <w:rFonts w:ascii="Arial" w:eastAsia="굴림" w:hAnsi="Arial" w:cs="Arial"/>
          <w:b/>
          <w:sz w:val="22"/>
        </w:rPr>
        <w:t>spouse</w:t>
      </w:r>
      <w:r w:rsidR="00081F4F" w:rsidRPr="001D19F6">
        <w:rPr>
          <w:rFonts w:ascii="Arial" w:eastAsia="굴림" w:hAnsi="Arial" w:cs="Arial"/>
          <w:b/>
          <w:sz w:val="22"/>
        </w:rPr>
        <w:t xml:space="preserve"> now</w:t>
      </w:r>
      <w:r w:rsidRPr="001D19F6">
        <w:rPr>
          <w:rFonts w:ascii="Arial" w:eastAsia="굴림" w:hAnsi="Arial" w:cs="Arial"/>
          <w:b/>
          <w:sz w:val="22"/>
        </w:rPr>
        <w:t>, then go to A016</w:t>
      </w:r>
      <w:r w:rsidR="00155ACE" w:rsidRPr="001D19F6">
        <w:rPr>
          <w:rFonts w:ascii="Arial" w:eastAsia="굴림" w:hAnsi="Arial" w:cs="Arial"/>
          <w:b/>
          <w:sz w:val="22"/>
        </w:rPr>
        <w:t>.</w:t>
      </w:r>
    </w:p>
    <w:p w14:paraId="7AD09DA0" w14:textId="77777777" w:rsidR="00C062EB" w:rsidRPr="001D19F6" w:rsidRDefault="00C062EB" w:rsidP="006F0FED">
      <w:pPr>
        <w:wordWrap/>
        <w:spacing w:line="360" w:lineRule="auto"/>
        <w:rPr>
          <w:rFonts w:ascii="Arial" w:eastAsia="굴림" w:hAnsi="Arial" w:cs="Arial"/>
          <w:sz w:val="22"/>
        </w:rPr>
      </w:pPr>
    </w:p>
    <w:p w14:paraId="303BEB47"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A016. </w:t>
      </w:r>
      <w:r w:rsidR="006C22D5" w:rsidRPr="001D19F6">
        <w:rPr>
          <w:rFonts w:ascii="Arial" w:eastAsia="굴림" w:hAnsi="Arial" w:cs="Arial"/>
          <w:sz w:val="22"/>
        </w:rPr>
        <w:t xml:space="preserve">Did your current spouse participate in the </w:t>
      </w:r>
      <w:r w:rsidR="006C3A44" w:rsidRPr="001D19F6">
        <w:rPr>
          <w:rFonts w:ascii="Arial" w:eastAsia="굴림" w:hAnsi="Arial" w:cs="Arial"/>
          <w:sz w:val="22"/>
        </w:rPr>
        <w:t xml:space="preserve">previous </w:t>
      </w:r>
      <w:proofErr w:type="spellStart"/>
      <w:r w:rsidR="006C22D5" w:rsidRPr="001D19F6">
        <w:rPr>
          <w:rFonts w:ascii="Arial" w:eastAsia="굴림" w:hAnsi="Arial" w:cs="Arial"/>
          <w:sz w:val="22"/>
        </w:rPr>
        <w:t>KLoSA</w:t>
      </w:r>
      <w:proofErr w:type="spellEnd"/>
      <w:r w:rsidR="006C22D5" w:rsidRPr="001D19F6">
        <w:rPr>
          <w:rFonts w:ascii="Arial" w:eastAsia="굴림" w:hAnsi="Arial" w:cs="Arial"/>
          <w:sz w:val="22"/>
        </w:rPr>
        <w:t xml:space="preserve"> survey?</w:t>
      </w:r>
    </w:p>
    <w:p w14:paraId="05BDC8DB" w14:textId="77777777" w:rsidR="00CA62CA" w:rsidRPr="001D19F6" w:rsidRDefault="00CA62CA" w:rsidP="002D0E30">
      <w:pPr>
        <w:pStyle w:val="a6"/>
        <w:numPr>
          <w:ilvl w:val="0"/>
          <w:numId w:val="2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→Go to A030 </w:t>
      </w:r>
      <w:r w:rsidRPr="001D19F6">
        <w:rPr>
          <w:rFonts w:ascii="Arial" w:eastAsia="굴림" w:hAnsi="Arial" w:cs="Arial"/>
          <w:sz w:val="22"/>
        </w:rPr>
        <w:tab/>
      </w:r>
    </w:p>
    <w:p w14:paraId="5CCF26AA" w14:textId="77777777" w:rsidR="00A73EEE" w:rsidRPr="001D19F6" w:rsidRDefault="00CA62CA" w:rsidP="002D0E30">
      <w:pPr>
        <w:pStyle w:val="a6"/>
        <w:numPr>
          <w:ilvl w:val="0"/>
          <w:numId w:val="2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No →Go to A017 (In case the same spouse with the previous interview) </w:t>
      </w:r>
    </w:p>
    <w:p w14:paraId="120B2EF0" w14:textId="77777777" w:rsidR="00CA62CA" w:rsidRPr="001D19F6" w:rsidRDefault="00CA62CA" w:rsidP="00A73EEE">
      <w:pPr>
        <w:tabs>
          <w:tab w:val="left" w:pos="5245"/>
        </w:tabs>
        <w:wordWrap/>
        <w:spacing w:line="360" w:lineRule="auto"/>
        <w:ind w:leftChars="200" w:left="400" w:firstLineChars="700" w:firstLine="1540"/>
        <w:rPr>
          <w:rFonts w:ascii="Arial" w:eastAsia="굴림" w:hAnsi="Arial" w:cs="Arial"/>
          <w:sz w:val="22"/>
        </w:rPr>
      </w:pPr>
      <w:r w:rsidRPr="001D19F6">
        <w:rPr>
          <w:rFonts w:ascii="Arial" w:eastAsia="굴림" w:hAnsi="Arial" w:cs="Arial"/>
          <w:sz w:val="22"/>
        </w:rPr>
        <w:t>A018</w:t>
      </w:r>
      <w:r w:rsidR="00801CF3" w:rsidRPr="001D19F6">
        <w:rPr>
          <w:rFonts w:ascii="Arial" w:eastAsia="굴림" w:hAnsi="Arial" w:cs="Arial"/>
          <w:sz w:val="22"/>
        </w:rPr>
        <w:t xml:space="preserve"> </w:t>
      </w:r>
      <w:r w:rsidRPr="001D19F6">
        <w:rPr>
          <w:rFonts w:ascii="Arial" w:eastAsia="굴림" w:hAnsi="Arial" w:cs="Arial"/>
          <w:sz w:val="22"/>
        </w:rPr>
        <w:t xml:space="preserve">(In case the new spouse) </w:t>
      </w:r>
    </w:p>
    <w:p w14:paraId="5214653C" w14:textId="77777777" w:rsidR="00CA62CA" w:rsidRPr="001D19F6" w:rsidRDefault="00CA62CA" w:rsidP="008F3943">
      <w:pPr>
        <w:pStyle w:val="a6"/>
        <w:tabs>
          <w:tab w:val="left" w:pos="5245"/>
        </w:tabs>
        <w:wordWrap/>
        <w:spacing w:line="360" w:lineRule="auto"/>
        <w:ind w:firstLineChars="450" w:firstLine="972"/>
        <w:rPr>
          <w:rFonts w:ascii="Arial" w:eastAsia="굴림" w:hAnsi="Arial" w:cs="Arial"/>
          <w:b/>
          <w:sz w:val="22"/>
        </w:rPr>
      </w:pPr>
    </w:p>
    <w:p w14:paraId="737C838A" w14:textId="77777777" w:rsidR="00240E83" w:rsidRPr="001D19F6" w:rsidRDefault="006D5439" w:rsidP="000C3127">
      <w:pPr>
        <w:widowControl/>
        <w:wordWrap/>
        <w:autoSpaceDE/>
        <w:autoSpaceDN/>
        <w:spacing w:line="276" w:lineRule="auto"/>
        <w:jc w:val="left"/>
        <w:rPr>
          <w:rFonts w:ascii="Arial" w:eastAsia="굴림" w:hAnsi="Arial" w:cs="Arial"/>
          <w:b/>
          <w:sz w:val="22"/>
        </w:rPr>
      </w:pPr>
      <w:r w:rsidRPr="001D19F6">
        <w:rPr>
          <w:rFonts w:ascii="Arial" w:eastAsia="굴림" w:hAnsi="Arial" w:cs="Arial"/>
          <w:b/>
          <w:sz w:val="22"/>
        </w:rPr>
        <w:t xml:space="preserve">&lt; </w:t>
      </w:r>
      <w:r w:rsidR="00240E83" w:rsidRPr="001D19F6">
        <w:rPr>
          <w:rFonts w:ascii="Arial" w:eastAsia="굴림" w:hAnsi="Arial" w:cs="Arial"/>
          <w:b/>
          <w:sz w:val="22"/>
        </w:rPr>
        <w:t>Spouse</w:t>
      </w:r>
      <w:r w:rsidRPr="001D19F6">
        <w:rPr>
          <w:rFonts w:ascii="Arial" w:eastAsia="굴림" w:hAnsi="Arial" w:cs="Arial"/>
          <w:b/>
          <w:sz w:val="22"/>
        </w:rPr>
        <w:t xml:space="preserve"> &gt;</w:t>
      </w:r>
    </w:p>
    <w:p w14:paraId="0ACF2FAF" w14:textId="77777777" w:rsidR="00D82BAB" w:rsidRPr="001D19F6" w:rsidRDefault="00D82BAB" w:rsidP="000C3127">
      <w:pPr>
        <w:widowControl/>
        <w:wordWrap/>
        <w:autoSpaceDE/>
        <w:autoSpaceDN/>
        <w:spacing w:line="276" w:lineRule="auto"/>
        <w:jc w:val="left"/>
        <w:rPr>
          <w:rFonts w:ascii="Arial" w:eastAsia="굴림" w:hAnsi="Arial" w:cs="Arial"/>
          <w:b/>
          <w:sz w:val="22"/>
        </w:rPr>
      </w:pPr>
      <w:r w:rsidRPr="001D19F6">
        <w:rPr>
          <w:rFonts w:ascii="Arial" w:eastAsia="굴림" w:hAnsi="Arial" w:cs="Arial"/>
          <w:b/>
          <w:sz w:val="22"/>
        </w:rPr>
        <w:t>Logic</w:t>
      </w:r>
    </w:p>
    <w:p w14:paraId="49650B70" w14:textId="77777777" w:rsidR="006C22D5" w:rsidRPr="001D19F6" w:rsidRDefault="006C22D5" w:rsidP="002D0E30">
      <w:pPr>
        <w:pStyle w:val="a6"/>
        <w:numPr>
          <w:ilvl w:val="0"/>
          <w:numId w:val="27"/>
        </w:numPr>
        <w:wordWrap/>
        <w:spacing w:line="276" w:lineRule="auto"/>
        <w:ind w:leftChars="0"/>
        <w:rPr>
          <w:rFonts w:ascii="Arial" w:eastAsia="굴림" w:hAnsi="Arial" w:cs="Arial"/>
          <w:b/>
          <w:sz w:val="22"/>
        </w:rPr>
      </w:pPr>
      <w:r w:rsidRPr="001D19F6">
        <w:rPr>
          <w:rFonts w:ascii="Arial" w:eastAsia="굴림" w:hAnsi="Arial" w:cs="Arial"/>
          <w:b/>
          <w:sz w:val="22"/>
        </w:rPr>
        <w:t>A017~A02</w:t>
      </w:r>
      <w:r w:rsidR="00D82BAB" w:rsidRPr="001D19F6">
        <w:rPr>
          <w:rFonts w:ascii="Arial" w:eastAsia="굴림" w:hAnsi="Arial" w:cs="Arial"/>
          <w:b/>
          <w:sz w:val="22"/>
        </w:rPr>
        <w:t xml:space="preserve">9 are to get basic information on </w:t>
      </w:r>
      <w:r w:rsidR="00D0631B" w:rsidRPr="001D19F6">
        <w:rPr>
          <w:rFonts w:ascii="Arial" w:eastAsia="굴림" w:hAnsi="Arial" w:cs="Arial"/>
          <w:b/>
          <w:sz w:val="22"/>
        </w:rPr>
        <w:t xml:space="preserve">R’s </w:t>
      </w:r>
      <w:r w:rsidR="00D82BAB" w:rsidRPr="001D19F6">
        <w:rPr>
          <w:rFonts w:ascii="Arial" w:eastAsia="굴림" w:hAnsi="Arial" w:cs="Arial"/>
          <w:b/>
          <w:sz w:val="22"/>
        </w:rPr>
        <w:t>spouse</w:t>
      </w:r>
      <w:r w:rsidR="00896C8E" w:rsidRPr="001D19F6">
        <w:rPr>
          <w:rFonts w:ascii="Arial" w:eastAsia="굴림" w:hAnsi="Arial" w:cs="Arial"/>
          <w:b/>
          <w:sz w:val="22"/>
        </w:rPr>
        <w:t xml:space="preserve"> and only for the case that </w:t>
      </w:r>
      <w:r w:rsidR="002C3CFF" w:rsidRPr="001D19F6">
        <w:rPr>
          <w:rFonts w:ascii="Arial" w:eastAsia="굴림" w:hAnsi="Arial" w:cs="Arial"/>
          <w:b/>
          <w:sz w:val="22"/>
        </w:rPr>
        <w:t xml:space="preserve">the </w:t>
      </w:r>
      <w:r w:rsidRPr="001D19F6">
        <w:rPr>
          <w:rFonts w:ascii="Arial" w:eastAsia="굴림" w:hAnsi="Arial" w:cs="Arial"/>
          <w:b/>
          <w:sz w:val="22"/>
        </w:rPr>
        <w:t xml:space="preserve">spouse </w:t>
      </w:r>
      <w:r w:rsidR="00D0631B" w:rsidRPr="001D19F6">
        <w:rPr>
          <w:rFonts w:ascii="Arial" w:eastAsia="굴림" w:hAnsi="Arial" w:cs="Arial"/>
          <w:b/>
          <w:sz w:val="22"/>
        </w:rPr>
        <w:t>is currently married to R</w:t>
      </w:r>
      <w:r w:rsidR="00896C8E" w:rsidRPr="001D19F6">
        <w:rPr>
          <w:rFonts w:ascii="Arial" w:eastAsia="굴림" w:hAnsi="Arial" w:cs="Arial"/>
          <w:b/>
          <w:sz w:val="22"/>
        </w:rPr>
        <w:t xml:space="preserve"> </w:t>
      </w:r>
      <w:r w:rsidR="00F95E8C" w:rsidRPr="001D19F6">
        <w:rPr>
          <w:rFonts w:ascii="Arial" w:eastAsia="굴림" w:hAnsi="Arial" w:cs="Arial"/>
          <w:b/>
          <w:sz w:val="22"/>
        </w:rPr>
        <w:t>and</w:t>
      </w:r>
      <w:r w:rsidR="00B252B0" w:rsidRPr="001D19F6">
        <w:rPr>
          <w:rFonts w:ascii="Arial" w:eastAsia="굴림" w:hAnsi="Arial" w:cs="Arial"/>
          <w:b/>
          <w:sz w:val="22"/>
        </w:rPr>
        <w:t xml:space="preserve"> non-panel.</w:t>
      </w:r>
    </w:p>
    <w:p w14:paraId="4474B0BD" w14:textId="77777777" w:rsidR="006C22D5" w:rsidRDefault="00D82BAB" w:rsidP="002D0E30">
      <w:pPr>
        <w:pStyle w:val="a6"/>
        <w:numPr>
          <w:ilvl w:val="0"/>
          <w:numId w:val="27"/>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D0631B" w:rsidRPr="001D19F6">
        <w:rPr>
          <w:rFonts w:ascii="Arial" w:eastAsia="굴림" w:hAnsi="Arial" w:cs="Arial"/>
          <w:b/>
          <w:sz w:val="22"/>
        </w:rPr>
        <w:t xml:space="preserve">R’s </w:t>
      </w:r>
      <w:r w:rsidRPr="001D19F6">
        <w:rPr>
          <w:rFonts w:ascii="Arial" w:eastAsia="굴림" w:hAnsi="Arial" w:cs="Arial"/>
          <w:b/>
          <w:sz w:val="22"/>
        </w:rPr>
        <w:t>spouse is a</w:t>
      </w:r>
      <w:r w:rsidR="00A022B8" w:rsidRPr="001D19F6">
        <w:rPr>
          <w:rFonts w:ascii="Arial" w:eastAsia="굴림" w:hAnsi="Arial" w:cs="Arial"/>
          <w:b/>
          <w:sz w:val="22"/>
        </w:rPr>
        <w:t xml:space="preserve"> panel</w:t>
      </w:r>
      <w:r w:rsidRPr="001D19F6">
        <w:rPr>
          <w:rFonts w:ascii="Arial" w:eastAsia="굴림" w:hAnsi="Arial" w:cs="Arial"/>
          <w:b/>
          <w:sz w:val="22"/>
        </w:rPr>
        <w:t xml:space="preserve"> member</w:t>
      </w:r>
      <w:r w:rsidR="00A022B8" w:rsidRPr="001D19F6">
        <w:rPr>
          <w:rFonts w:ascii="Arial" w:eastAsia="굴림" w:hAnsi="Arial" w:cs="Arial"/>
          <w:b/>
          <w:sz w:val="22"/>
        </w:rPr>
        <w:t>, then go to A030</w:t>
      </w:r>
      <w:r w:rsidRPr="001D19F6">
        <w:rPr>
          <w:rFonts w:ascii="Arial" w:eastAsia="굴림" w:hAnsi="Arial" w:cs="Arial"/>
          <w:b/>
          <w:sz w:val="22"/>
        </w:rPr>
        <w:t>.</w:t>
      </w:r>
    </w:p>
    <w:p w14:paraId="4BAD0F76" w14:textId="77777777" w:rsidR="003568F0" w:rsidRPr="003568F0" w:rsidRDefault="003568F0" w:rsidP="003568F0">
      <w:pPr>
        <w:wordWrap/>
        <w:spacing w:line="276" w:lineRule="auto"/>
        <w:ind w:left="400"/>
        <w:rPr>
          <w:rFonts w:ascii="Arial" w:eastAsia="굴림" w:hAnsi="Arial" w:cs="Arial"/>
          <w:b/>
          <w:sz w:val="22"/>
        </w:rPr>
      </w:pPr>
    </w:p>
    <w:p w14:paraId="493702AD" w14:textId="77777777" w:rsidR="006C22D5" w:rsidRPr="00DC741E" w:rsidRDefault="006C22D5" w:rsidP="006C22D5">
      <w:pPr>
        <w:wordWrap/>
        <w:spacing w:line="360" w:lineRule="auto"/>
        <w:rPr>
          <w:rFonts w:ascii="Arial" w:eastAsia="굴림" w:hAnsi="Arial" w:cs="Arial"/>
          <w:sz w:val="22"/>
        </w:rPr>
      </w:pPr>
    </w:p>
    <w:p w14:paraId="5E6E7466" w14:textId="77777777" w:rsidR="006F0FED" w:rsidRPr="00DC741E" w:rsidRDefault="006F0FED" w:rsidP="006C22D5">
      <w:pPr>
        <w:wordWrap/>
        <w:spacing w:line="360" w:lineRule="auto"/>
        <w:rPr>
          <w:rFonts w:ascii="Arial" w:eastAsia="굴림" w:hAnsi="Arial" w:cs="Arial"/>
          <w:sz w:val="22"/>
        </w:rPr>
      </w:pPr>
      <w:r w:rsidRPr="00DC741E">
        <w:rPr>
          <w:rFonts w:ascii="Arial" w:eastAsia="굴림" w:hAnsi="Arial" w:cs="Arial"/>
          <w:sz w:val="22"/>
        </w:rPr>
        <w:t>A017. Is your spouse</w:t>
      </w:r>
      <w:r w:rsidR="00B47217" w:rsidRPr="00DC741E">
        <w:rPr>
          <w:rFonts w:ascii="Arial" w:eastAsia="굴림" w:hAnsi="Arial" w:cs="Arial"/>
          <w:sz w:val="22"/>
        </w:rPr>
        <w:t>’s</w:t>
      </w:r>
      <w:r w:rsidRPr="00DC741E">
        <w:rPr>
          <w:rFonts w:ascii="Arial" w:eastAsia="굴림" w:hAnsi="Arial" w:cs="Arial"/>
          <w:sz w:val="22"/>
        </w:rPr>
        <w:t xml:space="preserve"> name [spouse</w:t>
      </w:r>
      <w:r w:rsidR="00B47217" w:rsidRPr="00DC741E">
        <w:rPr>
          <w:rFonts w:ascii="Arial" w:eastAsia="굴림" w:hAnsi="Arial" w:cs="Arial"/>
          <w:sz w:val="22"/>
        </w:rPr>
        <w:t>’s</w:t>
      </w:r>
      <w:r w:rsidRPr="00DC741E">
        <w:rPr>
          <w:rFonts w:ascii="Arial" w:eastAsia="굴림" w:hAnsi="Arial" w:cs="Arial"/>
          <w:sz w:val="22"/>
        </w:rPr>
        <w:t xml:space="preserve"> name]?</w:t>
      </w:r>
    </w:p>
    <w:p w14:paraId="4E7446D1" w14:textId="77777777" w:rsidR="00D8625A" w:rsidRPr="00DC741E" w:rsidRDefault="00D8625A" w:rsidP="006C22D5">
      <w:pPr>
        <w:wordWrap/>
        <w:spacing w:line="360" w:lineRule="auto"/>
        <w:rPr>
          <w:rFonts w:ascii="Arial" w:eastAsia="굴림" w:hAnsi="Arial" w:cs="Arial"/>
          <w:sz w:val="22"/>
          <w:rPrChange w:id="243" w:author="Keis" w:date="2024-09-06T17:24:00Z">
            <w:rPr>
              <w:rFonts w:ascii="Arial" w:eastAsia="굴림" w:hAnsi="Arial" w:cs="Arial"/>
              <w:color w:val="FF0000"/>
              <w:sz w:val="22"/>
            </w:rPr>
          </w:rPrChange>
        </w:rPr>
      </w:pPr>
      <w:r w:rsidRPr="00DC741E">
        <w:rPr>
          <w:rFonts w:ascii="Arial" w:eastAsia="굴림" w:hAnsi="Arial" w:cs="Arial"/>
          <w:sz w:val="22"/>
          <w:rPrChange w:id="244" w:author="Keis" w:date="2024-09-06T17:24:00Z">
            <w:rPr>
              <w:rFonts w:ascii="Arial" w:eastAsia="굴림" w:hAnsi="Arial" w:cs="Arial"/>
              <w:color w:val="FF0000"/>
              <w:sz w:val="22"/>
            </w:rPr>
          </w:rPrChange>
        </w:rPr>
        <w:t>[IWER:</w:t>
      </w:r>
      <w:r w:rsidR="00F42312" w:rsidRPr="00DC741E">
        <w:rPr>
          <w:rFonts w:ascii="Arial" w:eastAsia="굴림" w:hAnsi="Arial" w:cs="Arial"/>
          <w:sz w:val="22"/>
          <w:rPrChange w:id="245" w:author="Keis" w:date="2024-09-06T17:24:00Z">
            <w:rPr>
              <w:rFonts w:ascii="Arial" w:eastAsia="굴림" w:hAnsi="Arial" w:cs="Arial"/>
              <w:color w:val="FF0000"/>
              <w:sz w:val="22"/>
            </w:rPr>
          </w:rPrChange>
        </w:rPr>
        <w:t xml:space="preserve"> If </w:t>
      </w:r>
      <w:r w:rsidR="00877464" w:rsidRPr="00DC741E">
        <w:rPr>
          <w:rFonts w:ascii="Arial" w:eastAsia="굴림" w:hAnsi="Arial" w:cs="Arial"/>
          <w:sz w:val="22"/>
          <w:rPrChange w:id="246" w:author="Keis" w:date="2024-09-06T17:24:00Z">
            <w:rPr>
              <w:rFonts w:ascii="Arial" w:eastAsia="굴림" w:hAnsi="Arial" w:cs="Arial"/>
              <w:color w:val="FF0000"/>
              <w:sz w:val="22"/>
            </w:rPr>
          </w:rPrChange>
        </w:rPr>
        <w:t>no prior information of spouse appears</w:t>
      </w:r>
      <w:r w:rsidR="00F42312" w:rsidRPr="00DC741E">
        <w:rPr>
          <w:rFonts w:ascii="Arial" w:eastAsia="굴림" w:hAnsi="Arial" w:cs="Arial"/>
          <w:sz w:val="22"/>
          <w:rPrChange w:id="247" w:author="Keis" w:date="2024-09-06T17:24:00Z">
            <w:rPr>
              <w:rFonts w:ascii="Arial" w:eastAsia="굴림" w:hAnsi="Arial" w:cs="Arial"/>
              <w:color w:val="FF0000"/>
              <w:sz w:val="22"/>
            </w:rPr>
          </w:rPrChange>
        </w:rPr>
        <w:t xml:space="preserve">, choose </w:t>
      </w:r>
      <w:r w:rsidR="00877464" w:rsidRPr="00DC741E">
        <w:rPr>
          <w:rFonts w:ascii="굴림" w:eastAsia="굴림" w:hAnsi="굴림" w:cs="굴림" w:hint="eastAsia"/>
          <w:sz w:val="22"/>
          <w:rPrChange w:id="248" w:author="Keis" w:date="2024-09-06T17:24:00Z">
            <w:rPr>
              <w:rFonts w:ascii="굴림" w:eastAsia="굴림" w:hAnsi="굴림" w:cs="굴림" w:hint="eastAsia"/>
              <w:color w:val="FF0000"/>
              <w:sz w:val="22"/>
            </w:rPr>
          </w:rPrChange>
        </w:rPr>
        <w:t>⑤</w:t>
      </w:r>
      <w:r w:rsidR="00877464" w:rsidRPr="00DC741E">
        <w:rPr>
          <w:rFonts w:ascii="Arial" w:eastAsia="굴림" w:hAnsi="Arial" w:cs="Arial"/>
          <w:sz w:val="22"/>
          <w:rPrChange w:id="249" w:author="Keis" w:date="2024-09-06T17:24:00Z">
            <w:rPr>
              <w:rFonts w:ascii="Arial" w:eastAsia="굴림" w:hAnsi="Arial" w:cs="Arial"/>
              <w:color w:val="FF0000"/>
              <w:sz w:val="22"/>
            </w:rPr>
          </w:rPrChange>
        </w:rPr>
        <w:t xml:space="preserve"> No. T</w:t>
      </w:r>
      <w:r w:rsidR="00F42312" w:rsidRPr="00DC741E">
        <w:rPr>
          <w:rFonts w:ascii="Arial" w:eastAsia="굴림" w:hAnsi="Arial" w:cs="Arial"/>
          <w:sz w:val="22"/>
          <w:rPrChange w:id="250" w:author="Keis" w:date="2024-09-06T17:24:00Z">
            <w:rPr>
              <w:rFonts w:ascii="Arial" w:eastAsia="굴림" w:hAnsi="Arial" w:cs="Arial"/>
              <w:color w:val="FF0000"/>
              <w:sz w:val="22"/>
            </w:rPr>
          </w:rPrChange>
        </w:rPr>
        <w:t xml:space="preserve">hen </w:t>
      </w:r>
      <w:r w:rsidR="00877464" w:rsidRPr="00DC741E">
        <w:rPr>
          <w:rFonts w:ascii="Arial" w:eastAsia="굴림" w:hAnsi="Arial" w:cs="Arial"/>
          <w:sz w:val="22"/>
          <w:rPrChange w:id="251" w:author="Keis" w:date="2024-09-06T17:24:00Z">
            <w:rPr>
              <w:rFonts w:ascii="Arial" w:eastAsia="굴림" w:hAnsi="Arial" w:cs="Arial"/>
              <w:color w:val="FF0000"/>
              <w:sz w:val="22"/>
            </w:rPr>
          </w:rPrChange>
        </w:rPr>
        <w:t>move to</w:t>
      </w:r>
      <w:r w:rsidR="00F42312" w:rsidRPr="00DC741E">
        <w:rPr>
          <w:rFonts w:ascii="Arial" w:eastAsia="굴림" w:hAnsi="Arial" w:cs="Arial"/>
          <w:sz w:val="22"/>
          <w:rPrChange w:id="252" w:author="Keis" w:date="2024-09-06T17:24:00Z">
            <w:rPr>
              <w:rFonts w:ascii="Arial" w:eastAsia="굴림" w:hAnsi="Arial" w:cs="Arial"/>
              <w:color w:val="FF0000"/>
              <w:sz w:val="22"/>
            </w:rPr>
          </w:rPrChange>
        </w:rPr>
        <w:t xml:space="preserve"> the </w:t>
      </w:r>
      <w:r w:rsidR="00877464" w:rsidRPr="00DC741E">
        <w:rPr>
          <w:rFonts w:ascii="Arial" w:eastAsia="굴림" w:hAnsi="Arial" w:cs="Arial"/>
          <w:sz w:val="22"/>
          <w:rPrChange w:id="253" w:author="Keis" w:date="2024-09-06T17:24:00Z">
            <w:rPr>
              <w:rFonts w:ascii="Arial" w:eastAsia="굴림" w:hAnsi="Arial" w:cs="Arial"/>
              <w:color w:val="FF0000"/>
              <w:sz w:val="22"/>
            </w:rPr>
          </w:rPrChange>
        </w:rPr>
        <w:t>following</w:t>
      </w:r>
      <w:r w:rsidR="00F42312" w:rsidRPr="00DC741E">
        <w:rPr>
          <w:rFonts w:ascii="Arial" w:eastAsia="굴림" w:hAnsi="Arial" w:cs="Arial"/>
          <w:sz w:val="22"/>
          <w:rPrChange w:id="254" w:author="Keis" w:date="2024-09-06T17:24:00Z">
            <w:rPr>
              <w:rFonts w:ascii="Arial" w:eastAsia="굴림" w:hAnsi="Arial" w:cs="Arial"/>
              <w:color w:val="FF0000"/>
              <w:sz w:val="22"/>
            </w:rPr>
          </w:rPrChange>
        </w:rPr>
        <w:t xml:space="preserve"> question</w:t>
      </w:r>
      <w:r w:rsidR="00877464" w:rsidRPr="00DC741E">
        <w:rPr>
          <w:rFonts w:ascii="Arial" w:eastAsia="굴림" w:hAnsi="Arial" w:cs="Arial"/>
          <w:sz w:val="22"/>
          <w:rPrChange w:id="255" w:author="Keis" w:date="2024-09-06T17:24:00Z">
            <w:rPr>
              <w:rFonts w:ascii="Arial" w:eastAsia="굴림" w:hAnsi="Arial" w:cs="Arial"/>
              <w:color w:val="FF0000"/>
              <w:sz w:val="22"/>
            </w:rPr>
          </w:rPrChange>
        </w:rPr>
        <w:t xml:space="preserve"> to answer</w:t>
      </w:r>
      <w:r w:rsidRPr="00DC741E">
        <w:rPr>
          <w:rFonts w:ascii="Arial" w:eastAsia="굴림" w:hAnsi="Arial" w:cs="Arial"/>
          <w:sz w:val="22"/>
          <w:rPrChange w:id="256" w:author="Keis" w:date="2024-09-06T17:24:00Z">
            <w:rPr>
              <w:rFonts w:ascii="Arial" w:eastAsia="굴림" w:hAnsi="Arial" w:cs="Arial"/>
              <w:color w:val="FF0000"/>
              <w:sz w:val="22"/>
            </w:rPr>
          </w:rPrChange>
        </w:rPr>
        <w:t>.]</w:t>
      </w:r>
    </w:p>
    <w:p w14:paraId="5DCDB0FE" w14:textId="77777777" w:rsidR="0016630E" w:rsidRPr="00DC741E" w:rsidRDefault="0016630E" w:rsidP="002D0E30">
      <w:pPr>
        <w:pStyle w:val="a6"/>
        <w:numPr>
          <w:ilvl w:val="0"/>
          <w:numId w:val="28"/>
        </w:numPr>
        <w:tabs>
          <w:tab w:val="left" w:pos="5245"/>
        </w:tabs>
        <w:wordWrap/>
        <w:spacing w:line="360" w:lineRule="auto"/>
        <w:ind w:leftChars="0"/>
        <w:rPr>
          <w:rFonts w:ascii="Arial" w:eastAsia="굴림" w:hAnsi="Arial" w:cs="Arial"/>
          <w:sz w:val="22"/>
        </w:rPr>
      </w:pPr>
      <w:r w:rsidRPr="00DC741E">
        <w:rPr>
          <w:rFonts w:ascii="Arial" w:eastAsia="굴림" w:hAnsi="Arial" w:cs="Arial"/>
          <w:sz w:val="22"/>
        </w:rPr>
        <w:t xml:space="preserve">Yes </w:t>
      </w:r>
      <w:r w:rsidRPr="00DC741E">
        <w:rPr>
          <w:rFonts w:ascii="Arial" w:eastAsia="굴림" w:hAnsi="Arial" w:cs="Arial" w:hint="eastAsia"/>
          <w:sz w:val="22"/>
        </w:rPr>
        <w:t>→</w:t>
      </w:r>
      <w:r w:rsidRPr="00DC741E">
        <w:rPr>
          <w:rFonts w:ascii="Arial" w:eastAsia="굴림" w:hAnsi="Arial" w:cs="Arial" w:hint="eastAsia"/>
          <w:sz w:val="22"/>
        </w:rPr>
        <w:t>Go</w:t>
      </w:r>
      <w:r w:rsidRPr="00DC741E">
        <w:rPr>
          <w:rFonts w:ascii="Arial" w:eastAsia="굴림" w:hAnsi="Arial" w:cs="Arial"/>
          <w:sz w:val="22"/>
        </w:rPr>
        <w:t xml:space="preserve"> to A019</w:t>
      </w:r>
      <w:r w:rsidRPr="00DC741E">
        <w:rPr>
          <w:rFonts w:ascii="Arial" w:eastAsia="굴림" w:hAnsi="Arial" w:cs="Arial"/>
          <w:sz w:val="22"/>
        </w:rPr>
        <w:tab/>
      </w:r>
      <w:r w:rsidRPr="00DC741E">
        <w:rPr>
          <w:rFonts w:ascii="굴림" w:eastAsia="굴림" w:hAnsi="굴림" w:cs="굴림" w:hint="eastAsia"/>
          <w:sz w:val="22"/>
        </w:rPr>
        <w:t>⑤</w:t>
      </w:r>
      <w:r w:rsidRPr="00DC741E">
        <w:rPr>
          <w:rFonts w:ascii="Arial" w:eastAsia="굴림" w:hAnsi="Arial" w:cs="Arial"/>
          <w:sz w:val="22"/>
        </w:rPr>
        <w:t xml:space="preserve"> No </w:t>
      </w:r>
    </w:p>
    <w:p w14:paraId="370BDDC9" w14:textId="77777777" w:rsidR="007D3DC1" w:rsidRPr="00DC741E" w:rsidRDefault="007D3DC1" w:rsidP="006F0FED">
      <w:pPr>
        <w:wordWrap/>
        <w:spacing w:line="360" w:lineRule="auto"/>
        <w:rPr>
          <w:rFonts w:ascii="Arial" w:eastAsia="굴림" w:hAnsi="Arial" w:cs="Arial"/>
          <w:sz w:val="22"/>
        </w:rPr>
      </w:pPr>
    </w:p>
    <w:p w14:paraId="5D4835DE" w14:textId="77777777" w:rsidR="006F0FED" w:rsidRPr="001D19F6" w:rsidRDefault="00D82BAB" w:rsidP="006F0FED">
      <w:pPr>
        <w:wordWrap/>
        <w:spacing w:line="360" w:lineRule="auto"/>
        <w:rPr>
          <w:rFonts w:ascii="Arial" w:eastAsia="굴림" w:hAnsi="Arial" w:cs="Arial"/>
          <w:sz w:val="22"/>
        </w:rPr>
      </w:pPr>
      <w:r w:rsidRPr="001D19F6">
        <w:rPr>
          <w:rFonts w:ascii="Arial" w:eastAsia="굴림" w:hAnsi="Arial" w:cs="Arial"/>
          <w:sz w:val="22"/>
        </w:rPr>
        <w:t xml:space="preserve">A018. </w:t>
      </w:r>
      <w:r w:rsidR="009A15DB" w:rsidRPr="001D19F6">
        <w:rPr>
          <w:rFonts w:ascii="Arial" w:eastAsia="굴림" w:hAnsi="Arial" w:cs="Arial"/>
          <w:sz w:val="22"/>
        </w:rPr>
        <w:t>If no, w</w:t>
      </w:r>
      <w:r w:rsidRPr="001D19F6">
        <w:rPr>
          <w:rFonts w:ascii="Arial" w:eastAsia="굴림" w:hAnsi="Arial" w:cs="Arial"/>
          <w:sz w:val="22"/>
        </w:rPr>
        <w:t>hat is your spouse</w:t>
      </w:r>
      <w:r w:rsidR="00B47217" w:rsidRPr="001D19F6">
        <w:rPr>
          <w:rFonts w:ascii="Arial" w:eastAsia="굴림" w:hAnsi="Arial" w:cs="Arial"/>
          <w:sz w:val="22"/>
        </w:rPr>
        <w:t>’s</w:t>
      </w:r>
      <w:r w:rsidRPr="001D19F6">
        <w:rPr>
          <w:rFonts w:ascii="Arial" w:eastAsia="굴림" w:hAnsi="Arial" w:cs="Arial"/>
          <w:sz w:val="22"/>
        </w:rPr>
        <w:t xml:space="preserve"> name?</w:t>
      </w:r>
    </w:p>
    <w:p w14:paraId="36477B49" w14:textId="77777777" w:rsidR="005C7762" w:rsidRPr="001D19F6" w:rsidRDefault="005C7762" w:rsidP="006F0FED">
      <w:pPr>
        <w:wordWrap/>
        <w:spacing w:line="360" w:lineRule="auto"/>
        <w:rPr>
          <w:rFonts w:ascii="Arial" w:eastAsia="굴림" w:hAnsi="Arial" w:cs="Arial"/>
          <w:sz w:val="22"/>
        </w:rPr>
      </w:pPr>
      <w:r w:rsidRPr="001D19F6">
        <w:rPr>
          <w:rFonts w:ascii="Arial" w:eastAsia="굴림" w:hAnsi="Arial" w:cs="Arial"/>
          <w:sz w:val="22"/>
        </w:rPr>
        <w:t xml:space="preserve">[IWER: if the R </w:t>
      </w:r>
      <w:r w:rsidR="002346D0" w:rsidRPr="001D19F6">
        <w:rPr>
          <w:rFonts w:ascii="Arial" w:eastAsia="굴림" w:hAnsi="Arial" w:cs="Arial"/>
          <w:sz w:val="22"/>
        </w:rPr>
        <w:t>does not want to tell the spouse’s name, just write on ‘a spouse’.]</w:t>
      </w:r>
    </w:p>
    <w:p w14:paraId="6F518019" w14:textId="77777777" w:rsidR="0016630E" w:rsidRPr="001D19F6" w:rsidRDefault="0016630E" w:rsidP="006F0FED">
      <w:pPr>
        <w:wordWrap/>
        <w:spacing w:line="360" w:lineRule="auto"/>
        <w:rPr>
          <w:rFonts w:ascii="Arial" w:eastAsia="굴림" w:hAnsi="Arial" w:cs="Arial"/>
          <w:sz w:val="22"/>
        </w:rPr>
      </w:pPr>
      <w:r w:rsidRPr="001D19F6">
        <w:rPr>
          <w:rFonts w:ascii="Arial" w:eastAsia="굴림" w:hAnsi="Arial" w:cs="Arial"/>
          <w:sz w:val="22"/>
        </w:rPr>
        <w:tab/>
        <w:t>_____________________________________________________</w:t>
      </w:r>
    </w:p>
    <w:p w14:paraId="24AC4475" w14:textId="77777777" w:rsidR="006F0FED" w:rsidRPr="001D19F6" w:rsidRDefault="006F0FED" w:rsidP="006F0FED">
      <w:pPr>
        <w:wordWrap/>
        <w:spacing w:line="360" w:lineRule="auto"/>
        <w:rPr>
          <w:rFonts w:ascii="Arial" w:eastAsia="굴림" w:hAnsi="Arial" w:cs="Arial"/>
          <w:sz w:val="22"/>
        </w:rPr>
      </w:pPr>
    </w:p>
    <w:p w14:paraId="7FCAFC44"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A019. Is </w:t>
      </w:r>
      <w:r w:rsidR="009A15DB" w:rsidRPr="001D19F6">
        <w:rPr>
          <w:rFonts w:ascii="Arial" w:eastAsia="굴림" w:hAnsi="Arial" w:cs="Arial"/>
          <w:sz w:val="22"/>
        </w:rPr>
        <w:t xml:space="preserve">your spouse’s year of birth </w:t>
      </w:r>
      <w:r w:rsidRPr="001D19F6">
        <w:rPr>
          <w:rFonts w:ascii="Arial" w:eastAsia="굴림" w:hAnsi="Arial" w:cs="Arial"/>
          <w:sz w:val="22"/>
        </w:rPr>
        <w:t xml:space="preserve">[year of birth]? </w:t>
      </w:r>
    </w:p>
    <w:p w14:paraId="293CACA6" w14:textId="77777777" w:rsidR="00954E9A" w:rsidRPr="001D19F6" w:rsidRDefault="00B94604" w:rsidP="006F0FED">
      <w:pPr>
        <w:wordWrap/>
        <w:spacing w:line="360" w:lineRule="auto"/>
        <w:rPr>
          <w:rFonts w:ascii="Arial" w:eastAsia="굴림" w:hAnsi="Arial" w:cs="Arial"/>
          <w:sz w:val="22"/>
        </w:rPr>
      </w:pPr>
      <w:r w:rsidRPr="001D19F6">
        <w:rPr>
          <w:rFonts w:ascii="Arial" w:eastAsia="굴림" w:hAnsi="Arial" w:cs="Arial"/>
          <w:sz w:val="22"/>
        </w:rPr>
        <w:t>[IWER</w:t>
      </w:r>
      <w:r w:rsidR="006F0FED" w:rsidRPr="001D19F6">
        <w:rPr>
          <w:rFonts w:ascii="Arial" w:eastAsia="굴림" w:hAnsi="Arial" w:cs="Arial"/>
          <w:sz w:val="22"/>
        </w:rPr>
        <w:t xml:space="preserve">: </w:t>
      </w:r>
    </w:p>
    <w:p w14:paraId="17B81E2B" w14:textId="77777777" w:rsidR="00954E9A" w:rsidRPr="001D19F6" w:rsidRDefault="00954E9A" w:rsidP="006F0FED">
      <w:pPr>
        <w:wordWrap/>
        <w:spacing w:line="360" w:lineRule="auto"/>
        <w:rPr>
          <w:rFonts w:ascii="Arial" w:eastAsia="굴림" w:hAnsi="Arial" w:cs="Arial"/>
          <w:sz w:val="22"/>
        </w:rPr>
      </w:pPr>
      <w:r w:rsidRPr="001D19F6">
        <w:rPr>
          <w:rFonts w:ascii="Arial" w:eastAsia="굴림" w:hAnsi="Arial" w:cs="Arial"/>
          <w:sz w:val="22"/>
        </w:rPr>
        <w:t xml:space="preserve">- </w:t>
      </w:r>
      <w:r w:rsidR="006F0FED" w:rsidRPr="001D19F6">
        <w:rPr>
          <w:rFonts w:ascii="Arial" w:eastAsia="굴림" w:hAnsi="Arial" w:cs="Arial"/>
          <w:sz w:val="22"/>
        </w:rPr>
        <w:t xml:space="preserve">For those who respond by </w:t>
      </w:r>
      <w:r w:rsidR="008D4B07" w:rsidRPr="001D19F6">
        <w:rPr>
          <w:rFonts w:ascii="Arial" w:eastAsia="굴림" w:hAnsi="Arial" w:cs="Arial"/>
          <w:sz w:val="22"/>
        </w:rPr>
        <w:t xml:space="preserve">a </w:t>
      </w:r>
      <w:r w:rsidR="006F0FED" w:rsidRPr="001D19F6">
        <w:rPr>
          <w:rFonts w:ascii="Arial" w:eastAsia="굴림" w:hAnsi="Arial" w:cs="Arial"/>
          <w:sz w:val="22"/>
        </w:rPr>
        <w:t>zodiac sign, refer to the index card provided</w:t>
      </w:r>
    </w:p>
    <w:p w14:paraId="0D6A2480" w14:textId="77777777" w:rsidR="006F0FED" w:rsidRPr="001D19F6" w:rsidRDefault="00954E9A" w:rsidP="006F0FED">
      <w:pPr>
        <w:wordWrap/>
        <w:spacing w:line="360" w:lineRule="auto"/>
        <w:rPr>
          <w:rFonts w:ascii="Arial" w:eastAsia="굴림" w:hAnsi="Arial" w:cs="Arial"/>
          <w:sz w:val="22"/>
        </w:rPr>
      </w:pPr>
      <w:r w:rsidRPr="001D19F6">
        <w:rPr>
          <w:rFonts w:ascii="Arial" w:eastAsia="굴림" w:hAnsi="Arial" w:cs="Arial"/>
          <w:sz w:val="22"/>
        </w:rPr>
        <w:t xml:space="preserve">- If there is no previous information on this, mark </w:t>
      </w:r>
      <w:r w:rsidRPr="001D19F6">
        <w:rPr>
          <w:rFonts w:ascii="굴림" w:eastAsia="굴림" w:hAnsi="굴림" w:cs="굴림" w:hint="eastAsia"/>
          <w:sz w:val="22"/>
        </w:rPr>
        <w:t>⑤</w:t>
      </w:r>
      <w:r w:rsidRPr="001D19F6">
        <w:rPr>
          <w:rFonts w:ascii="Arial" w:eastAsia="굴림" w:hAnsi="Arial" w:cs="Arial"/>
          <w:sz w:val="22"/>
        </w:rPr>
        <w:t xml:space="preserve"> No, then ask A020</w:t>
      </w:r>
      <w:r w:rsidR="006F0FED" w:rsidRPr="001D19F6">
        <w:rPr>
          <w:rFonts w:ascii="Arial" w:eastAsia="굴림" w:hAnsi="Arial" w:cs="Arial"/>
          <w:sz w:val="22"/>
        </w:rPr>
        <w:t>]</w:t>
      </w:r>
    </w:p>
    <w:p w14:paraId="3C0703EA" w14:textId="77777777" w:rsidR="00840B3B" w:rsidRPr="001D19F6" w:rsidRDefault="00840B3B" w:rsidP="002D0E30">
      <w:pPr>
        <w:pStyle w:val="a6"/>
        <w:numPr>
          <w:ilvl w:val="0"/>
          <w:numId w:val="2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A021</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416A4F" w:rsidRPr="001D19F6">
        <w:rPr>
          <w:rFonts w:ascii="Arial" w:eastAsia="굴림" w:hAnsi="Arial" w:cs="Arial"/>
          <w:sz w:val="22"/>
        </w:rPr>
        <w:t>→Go to A020</w:t>
      </w:r>
    </w:p>
    <w:p w14:paraId="742DF16F" w14:textId="77777777" w:rsidR="006F0FED" w:rsidRPr="001D19F6" w:rsidRDefault="006F0FED" w:rsidP="006F0FED">
      <w:pPr>
        <w:wordWrap/>
        <w:spacing w:line="360" w:lineRule="auto"/>
        <w:rPr>
          <w:rFonts w:ascii="Arial" w:eastAsia="굴림" w:hAnsi="Arial" w:cs="Arial"/>
          <w:sz w:val="22"/>
        </w:rPr>
      </w:pPr>
    </w:p>
    <w:p w14:paraId="21942FD4" w14:textId="77777777" w:rsidR="006F0FED" w:rsidRPr="001D19F6" w:rsidRDefault="006F0FED" w:rsidP="000C3127">
      <w:pPr>
        <w:wordWrap/>
        <w:spacing w:line="276" w:lineRule="auto"/>
        <w:rPr>
          <w:rFonts w:ascii="Arial" w:eastAsia="굴림" w:hAnsi="Arial" w:cs="Arial"/>
          <w:b/>
          <w:sz w:val="22"/>
        </w:rPr>
      </w:pPr>
      <w:r w:rsidRPr="001D19F6">
        <w:rPr>
          <w:rFonts w:ascii="Arial" w:eastAsia="굴림" w:hAnsi="Arial" w:cs="Arial"/>
          <w:b/>
          <w:sz w:val="22"/>
        </w:rPr>
        <w:t>Logic</w:t>
      </w:r>
    </w:p>
    <w:p w14:paraId="4CFB9F46" w14:textId="77777777" w:rsidR="006F0FED" w:rsidRPr="001D19F6" w:rsidRDefault="00D0631B" w:rsidP="002D0E30">
      <w:pPr>
        <w:pStyle w:val="a6"/>
        <w:numPr>
          <w:ilvl w:val="0"/>
          <w:numId w:val="30"/>
        </w:numPr>
        <w:wordWrap/>
        <w:spacing w:line="276" w:lineRule="auto"/>
        <w:ind w:leftChars="0"/>
        <w:rPr>
          <w:rFonts w:ascii="Arial" w:eastAsia="굴림" w:hAnsi="Arial" w:cs="Arial"/>
          <w:sz w:val="22"/>
        </w:rPr>
      </w:pPr>
      <w:r w:rsidRPr="001D19F6">
        <w:rPr>
          <w:rFonts w:ascii="Arial" w:eastAsia="굴림" w:hAnsi="Arial" w:cs="Arial"/>
          <w:b/>
          <w:sz w:val="22"/>
        </w:rPr>
        <w:t>If R has</w:t>
      </w:r>
      <w:r w:rsidR="00840B3B" w:rsidRPr="001D19F6">
        <w:rPr>
          <w:rFonts w:ascii="Arial" w:eastAsia="굴림" w:hAnsi="Arial" w:cs="Arial"/>
          <w:b/>
          <w:sz w:val="22"/>
        </w:rPr>
        <w:t xml:space="preserve"> </w:t>
      </w:r>
      <w:r w:rsidR="008D4B07" w:rsidRPr="001D19F6">
        <w:rPr>
          <w:rFonts w:ascii="Arial" w:eastAsia="굴림" w:hAnsi="Arial" w:cs="Arial"/>
          <w:b/>
          <w:sz w:val="22"/>
        </w:rPr>
        <w:t xml:space="preserve">the same </w:t>
      </w:r>
      <w:r w:rsidR="00C062EB" w:rsidRPr="001D19F6">
        <w:rPr>
          <w:rFonts w:ascii="Arial" w:eastAsia="굴림" w:hAnsi="Arial" w:cs="Arial"/>
          <w:b/>
          <w:sz w:val="22"/>
        </w:rPr>
        <w:t xml:space="preserve">spouse </w:t>
      </w:r>
      <w:r w:rsidR="008D4B07" w:rsidRPr="001D19F6">
        <w:rPr>
          <w:rFonts w:ascii="Arial" w:eastAsia="굴림" w:hAnsi="Arial" w:cs="Arial"/>
          <w:b/>
          <w:sz w:val="22"/>
        </w:rPr>
        <w:t xml:space="preserve">now as </w:t>
      </w:r>
      <w:r w:rsidR="00B47217" w:rsidRPr="001D19F6">
        <w:rPr>
          <w:rFonts w:ascii="Arial" w:eastAsia="굴림" w:hAnsi="Arial" w:cs="Arial"/>
          <w:b/>
          <w:sz w:val="22"/>
        </w:rPr>
        <w:t>at the time of</w:t>
      </w:r>
      <w:r w:rsidR="009B799E" w:rsidRPr="001D19F6">
        <w:rPr>
          <w:rFonts w:ascii="Arial" w:eastAsia="굴림" w:hAnsi="Arial" w:cs="Arial"/>
          <w:b/>
          <w:sz w:val="22"/>
        </w:rPr>
        <w:t xml:space="preserve"> </w:t>
      </w:r>
      <w:r w:rsidR="008D4B07" w:rsidRPr="001D19F6">
        <w:rPr>
          <w:rFonts w:ascii="Arial" w:eastAsia="굴림" w:hAnsi="Arial" w:cs="Arial"/>
          <w:b/>
          <w:sz w:val="22"/>
        </w:rPr>
        <w:t>the</w:t>
      </w:r>
      <w:r w:rsidR="00C062EB" w:rsidRPr="001D19F6">
        <w:rPr>
          <w:rFonts w:ascii="Arial" w:eastAsia="굴림" w:hAnsi="Arial" w:cs="Arial"/>
          <w:b/>
          <w:sz w:val="22"/>
        </w:rPr>
        <w:t xml:space="preserve"> previous interview, </w:t>
      </w:r>
      <w:r w:rsidR="00CE4270" w:rsidRPr="001D19F6">
        <w:rPr>
          <w:rFonts w:ascii="Arial" w:eastAsia="굴림" w:hAnsi="Arial" w:cs="Arial"/>
          <w:b/>
          <w:sz w:val="22"/>
        </w:rPr>
        <w:t xml:space="preserve">then </w:t>
      </w:r>
      <w:r w:rsidR="009B799E" w:rsidRPr="001D19F6">
        <w:rPr>
          <w:rFonts w:ascii="Arial" w:eastAsia="굴림" w:hAnsi="Arial" w:cs="Arial"/>
          <w:b/>
          <w:sz w:val="22"/>
        </w:rPr>
        <w:t xml:space="preserve">ask </w:t>
      </w:r>
      <w:r w:rsidR="00C062EB" w:rsidRPr="001D19F6">
        <w:rPr>
          <w:rFonts w:ascii="Arial" w:eastAsia="굴림" w:hAnsi="Arial" w:cs="Arial"/>
          <w:b/>
          <w:sz w:val="22"/>
        </w:rPr>
        <w:t>A02</w:t>
      </w:r>
      <w:r w:rsidR="00D772CF" w:rsidRPr="001D19F6">
        <w:rPr>
          <w:rFonts w:ascii="Arial" w:eastAsia="굴림" w:hAnsi="Arial" w:cs="Arial"/>
          <w:b/>
          <w:sz w:val="22"/>
        </w:rPr>
        <w:t>0</w:t>
      </w:r>
      <w:r w:rsidR="00C062EB" w:rsidRPr="001D19F6">
        <w:rPr>
          <w:rFonts w:ascii="Arial" w:eastAsia="굴림" w:hAnsi="Arial" w:cs="Arial"/>
          <w:b/>
          <w:sz w:val="22"/>
        </w:rPr>
        <w:t>~A029.</w:t>
      </w:r>
      <w:r w:rsidR="009B799E" w:rsidRPr="001D19F6">
        <w:rPr>
          <w:rFonts w:ascii="Arial" w:eastAsia="굴림" w:hAnsi="Arial" w:cs="Arial"/>
          <w:b/>
          <w:sz w:val="22"/>
        </w:rPr>
        <w:t xml:space="preserve"> </w:t>
      </w:r>
      <w:r w:rsidR="006E1E0B" w:rsidRPr="001D19F6">
        <w:rPr>
          <w:rFonts w:ascii="Arial" w:eastAsia="굴림" w:hAnsi="Arial" w:cs="Arial"/>
          <w:b/>
          <w:sz w:val="22"/>
        </w:rPr>
        <w:t xml:space="preserve">If </w:t>
      </w:r>
      <w:r w:rsidRPr="001D19F6">
        <w:rPr>
          <w:rFonts w:ascii="Arial" w:eastAsia="굴림" w:hAnsi="Arial" w:cs="Arial"/>
          <w:b/>
          <w:sz w:val="22"/>
        </w:rPr>
        <w:t>R has</w:t>
      </w:r>
      <w:r w:rsidR="00D772CF" w:rsidRPr="001D19F6">
        <w:rPr>
          <w:rFonts w:ascii="Arial" w:eastAsia="굴림" w:hAnsi="Arial" w:cs="Arial"/>
          <w:b/>
          <w:sz w:val="22"/>
        </w:rPr>
        <w:t xml:space="preserve"> </w:t>
      </w:r>
      <w:r w:rsidR="008D4B07" w:rsidRPr="001D19F6">
        <w:rPr>
          <w:rFonts w:ascii="Arial" w:eastAsia="굴림" w:hAnsi="Arial" w:cs="Arial"/>
          <w:b/>
          <w:sz w:val="22"/>
        </w:rPr>
        <w:t xml:space="preserve">a new </w:t>
      </w:r>
      <w:r w:rsidR="00C062EB" w:rsidRPr="001D19F6">
        <w:rPr>
          <w:rFonts w:ascii="Arial" w:eastAsia="굴림" w:hAnsi="Arial" w:cs="Arial"/>
          <w:b/>
          <w:sz w:val="22"/>
        </w:rPr>
        <w:t xml:space="preserve">spouse, then </w:t>
      </w:r>
      <w:r w:rsidR="00D772CF" w:rsidRPr="001D19F6">
        <w:rPr>
          <w:rFonts w:ascii="Arial" w:eastAsia="굴림" w:hAnsi="Arial" w:cs="Arial"/>
          <w:b/>
          <w:sz w:val="22"/>
        </w:rPr>
        <w:t xml:space="preserve">ask </w:t>
      </w:r>
      <w:r w:rsidR="00C062EB" w:rsidRPr="001D19F6">
        <w:rPr>
          <w:rFonts w:ascii="Arial" w:eastAsia="굴림" w:hAnsi="Arial" w:cs="Arial"/>
          <w:b/>
          <w:sz w:val="22"/>
        </w:rPr>
        <w:t>A020, A022~A024</w:t>
      </w:r>
      <w:r w:rsidR="00D772CF" w:rsidRPr="001D19F6">
        <w:rPr>
          <w:rFonts w:ascii="Arial" w:eastAsia="굴림" w:hAnsi="Arial" w:cs="Arial"/>
          <w:b/>
          <w:sz w:val="22"/>
        </w:rPr>
        <w:t xml:space="preserve"> and</w:t>
      </w:r>
      <w:r w:rsidR="00C062EB" w:rsidRPr="001D19F6">
        <w:rPr>
          <w:rFonts w:ascii="Arial" w:eastAsia="굴림" w:hAnsi="Arial" w:cs="Arial"/>
          <w:b/>
          <w:sz w:val="22"/>
        </w:rPr>
        <w:t xml:space="preserve"> A028~A029</w:t>
      </w:r>
      <w:r w:rsidR="00F26262" w:rsidRPr="001D19F6">
        <w:rPr>
          <w:rFonts w:ascii="Arial" w:eastAsia="굴림" w:hAnsi="Arial" w:cs="Arial"/>
          <w:b/>
          <w:sz w:val="22"/>
        </w:rPr>
        <w:t>.</w:t>
      </w:r>
    </w:p>
    <w:p w14:paraId="6C1A104D" w14:textId="77777777" w:rsidR="00C062EB" w:rsidRPr="001D19F6" w:rsidRDefault="00C062EB" w:rsidP="006F0FED">
      <w:pPr>
        <w:wordWrap/>
        <w:spacing w:line="360" w:lineRule="auto"/>
        <w:rPr>
          <w:rFonts w:ascii="Arial" w:eastAsia="굴림" w:hAnsi="Arial" w:cs="Arial"/>
          <w:sz w:val="22"/>
        </w:rPr>
      </w:pPr>
    </w:p>
    <w:p w14:paraId="3EF04BF0" w14:textId="77777777" w:rsidR="0061526E" w:rsidRPr="001D19F6" w:rsidRDefault="008D4B07" w:rsidP="006F0FED">
      <w:pPr>
        <w:wordWrap/>
        <w:spacing w:line="360" w:lineRule="auto"/>
        <w:rPr>
          <w:rFonts w:ascii="Arial" w:eastAsia="굴림" w:hAnsi="Arial" w:cs="Arial"/>
          <w:sz w:val="22"/>
        </w:rPr>
      </w:pPr>
      <w:r w:rsidRPr="001D19F6">
        <w:rPr>
          <w:rFonts w:ascii="Arial" w:eastAsia="굴림" w:hAnsi="Arial" w:cs="Arial"/>
          <w:sz w:val="22"/>
        </w:rPr>
        <w:t xml:space="preserve">A020. </w:t>
      </w:r>
      <w:r w:rsidR="009A15DB" w:rsidRPr="001D19F6">
        <w:rPr>
          <w:rFonts w:ascii="Arial" w:eastAsia="굴림" w:hAnsi="Arial" w:cs="Arial"/>
          <w:sz w:val="22"/>
        </w:rPr>
        <w:t xml:space="preserve">If no, please </w:t>
      </w:r>
      <w:r w:rsidR="002C3CFF" w:rsidRPr="001D19F6">
        <w:rPr>
          <w:rFonts w:ascii="Arial" w:eastAsia="굴림" w:hAnsi="Arial" w:cs="Arial"/>
          <w:sz w:val="22"/>
        </w:rPr>
        <w:t xml:space="preserve">tell me </w:t>
      </w:r>
      <w:r w:rsidR="009A15DB" w:rsidRPr="001D19F6">
        <w:rPr>
          <w:rFonts w:ascii="Arial" w:eastAsia="굴림" w:hAnsi="Arial" w:cs="Arial"/>
          <w:sz w:val="22"/>
        </w:rPr>
        <w:t>your spouse</w:t>
      </w:r>
      <w:r w:rsidR="00323FB2" w:rsidRPr="001D19F6">
        <w:rPr>
          <w:rFonts w:ascii="Arial" w:eastAsia="굴림" w:hAnsi="Arial" w:cs="Arial"/>
          <w:sz w:val="22"/>
        </w:rPr>
        <w:t xml:space="preserve"> </w:t>
      </w:r>
      <w:r w:rsidR="00706A24" w:rsidRPr="001D19F6">
        <w:rPr>
          <w:rFonts w:ascii="Arial" w:eastAsia="굴림" w:hAnsi="Arial" w:cs="Arial"/>
          <w:sz w:val="22"/>
        </w:rPr>
        <w:t>[</w:t>
      </w:r>
      <w:r w:rsidR="0061526E" w:rsidRPr="001D19F6">
        <w:rPr>
          <w:rFonts w:ascii="Arial" w:eastAsia="굴림" w:hAnsi="Arial" w:cs="Arial"/>
          <w:sz w:val="22"/>
        </w:rPr>
        <w:t>spouse’s name</w:t>
      </w:r>
      <w:r w:rsidR="00706A24" w:rsidRPr="001D19F6">
        <w:rPr>
          <w:rFonts w:ascii="Arial" w:eastAsia="굴림" w:hAnsi="Arial" w:cs="Arial"/>
          <w:sz w:val="22"/>
        </w:rPr>
        <w:t>]</w:t>
      </w:r>
      <w:r w:rsidR="009A15DB" w:rsidRPr="001D19F6">
        <w:rPr>
          <w:rFonts w:ascii="Arial" w:eastAsia="굴림" w:hAnsi="Arial" w:cs="Arial"/>
          <w:sz w:val="22"/>
        </w:rPr>
        <w:t xml:space="preserve">’s </w:t>
      </w:r>
      <w:r w:rsidR="0052190D" w:rsidRPr="001D19F6">
        <w:rPr>
          <w:rFonts w:ascii="Arial" w:eastAsia="굴림" w:hAnsi="Arial" w:cs="Arial"/>
          <w:sz w:val="22"/>
        </w:rPr>
        <w:t>exact</w:t>
      </w:r>
      <w:r w:rsidR="009A15DB" w:rsidRPr="001D19F6">
        <w:rPr>
          <w:rFonts w:ascii="Arial" w:eastAsia="굴림" w:hAnsi="Arial" w:cs="Arial"/>
          <w:sz w:val="22"/>
        </w:rPr>
        <w:t xml:space="preserve"> year of birth</w:t>
      </w:r>
      <w:r w:rsidR="0061526E" w:rsidRPr="001D19F6">
        <w:rPr>
          <w:rFonts w:ascii="Arial" w:eastAsia="굴림" w:hAnsi="Arial" w:cs="Arial"/>
          <w:sz w:val="22"/>
        </w:rPr>
        <w:t xml:space="preserve"> again. </w:t>
      </w:r>
    </w:p>
    <w:p w14:paraId="239E1AAB" w14:textId="77777777" w:rsidR="006F0FED" w:rsidRPr="008E72DD" w:rsidRDefault="00657DD6" w:rsidP="006F0FED">
      <w:pPr>
        <w:wordWrap/>
        <w:spacing w:line="360" w:lineRule="auto"/>
        <w:rPr>
          <w:rFonts w:ascii="Arial" w:eastAsia="굴림" w:hAnsi="Arial" w:cs="Arial"/>
          <w:sz w:val="22"/>
        </w:rPr>
      </w:pPr>
      <w:r w:rsidRPr="001D19F6">
        <w:rPr>
          <w:rFonts w:ascii="Arial" w:eastAsia="굴림" w:hAnsi="Arial" w:cs="Arial"/>
          <w:sz w:val="22"/>
        </w:rPr>
        <w:t xml:space="preserve">I am </w:t>
      </w:r>
      <w:r w:rsidR="008F3DB2" w:rsidRPr="001D19F6">
        <w:rPr>
          <w:rFonts w:ascii="Arial" w:eastAsia="굴림" w:hAnsi="Arial" w:cs="Arial"/>
          <w:sz w:val="22"/>
        </w:rPr>
        <w:t>going to</w:t>
      </w:r>
      <w:r w:rsidR="0061526E" w:rsidRPr="001D19F6">
        <w:rPr>
          <w:rFonts w:ascii="Arial" w:eastAsia="굴림" w:hAnsi="Arial" w:cs="Arial"/>
          <w:sz w:val="22"/>
        </w:rPr>
        <w:t xml:space="preserve"> a</w:t>
      </w:r>
      <w:r w:rsidR="008F3DB2" w:rsidRPr="001D19F6">
        <w:rPr>
          <w:rFonts w:ascii="Arial" w:eastAsia="굴림" w:hAnsi="Arial" w:cs="Arial"/>
          <w:sz w:val="22"/>
        </w:rPr>
        <w:t>sk</w:t>
      </w:r>
      <w:r w:rsidR="0061526E" w:rsidRPr="001D19F6">
        <w:rPr>
          <w:rFonts w:ascii="Arial" w:eastAsia="굴림" w:hAnsi="Arial" w:cs="Arial"/>
          <w:sz w:val="22"/>
        </w:rPr>
        <w:t xml:space="preserve"> about your spouse</w:t>
      </w:r>
      <w:r w:rsidR="00323FB2" w:rsidRPr="001D19F6">
        <w:rPr>
          <w:rFonts w:ascii="Arial" w:eastAsia="굴림" w:hAnsi="Arial" w:cs="Arial"/>
          <w:sz w:val="22"/>
        </w:rPr>
        <w:t xml:space="preserve"> </w:t>
      </w:r>
      <w:r w:rsidR="00706A24" w:rsidRPr="001D19F6">
        <w:rPr>
          <w:rFonts w:ascii="Arial" w:eastAsia="굴림" w:hAnsi="Arial" w:cs="Arial"/>
          <w:sz w:val="22"/>
        </w:rPr>
        <w:t>[spouse’s name]</w:t>
      </w:r>
      <w:r w:rsidR="0061526E" w:rsidRPr="001D19F6">
        <w:rPr>
          <w:rFonts w:ascii="Arial" w:eastAsia="굴림" w:hAnsi="Arial" w:cs="Arial"/>
          <w:sz w:val="22"/>
        </w:rPr>
        <w:t>’s year of birth and level of education.</w:t>
      </w:r>
      <w:r w:rsidR="0051348C" w:rsidRPr="001D19F6">
        <w:rPr>
          <w:rFonts w:ascii="Arial" w:eastAsia="굴림" w:hAnsi="Arial" w:cs="Arial"/>
          <w:sz w:val="22"/>
        </w:rPr>
        <w:t xml:space="preserve"> What </w:t>
      </w:r>
      <w:r w:rsidR="0051348C" w:rsidRPr="008E72DD">
        <w:rPr>
          <w:rFonts w:ascii="Arial" w:eastAsia="굴림" w:hAnsi="Arial" w:cs="Arial"/>
          <w:sz w:val="22"/>
        </w:rPr>
        <w:lastRenderedPageBreak/>
        <w:t>year was your spouse born?</w:t>
      </w:r>
    </w:p>
    <w:p w14:paraId="0371DBDB" w14:textId="77777777" w:rsidR="003E557F" w:rsidRPr="008E72DD" w:rsidRDefault="003E557F" w:rsidP="00DD0CE6">
      <w:pPr>
        <w:wordWrap/>
        <w:spacing w:line="360" w:lineRule="auto"/>
        <w:rPr>
          <w:rFonts w:ascii="Arial" w:eastAsia="굴림" w:hAnsi="Arial" w:cs="Arial"/>
          <w:sz w:val="22"/>
        </w:rPr>
      </w:pPr>
      <w:r w:rsidRPr="008E72DD">
        <w:rPr>
          <w:rFonts w:ascii="Arial" w:eastAsia="굴림" w:hAnsi="Arial" w:cs="Arial"/>
          <w:sz w:val="22"/>
        </w:rPr>
        <w:tab/>
        <w:t xml:space="preserve">________________________________________ </w:t>
      </w:r>
      <w:r w:rsidR="007D3DC1" w:rsidRPr="008E72DD">
        <w:rPr>
          <w:rFonts w:ascii="Arial" w:eastAsia="굴림" w:hAnsi="Arial" w:cs="Arial"/>
          <w:sz w:val="22"/>
        </w:rPr>
        <w:t>[</w:t>
      </w:r>
      <w:r w:rsidR="003608C0" w:rsidRPr="00DC741E">
        <w:rPr>
          <w:rFonts w:ascii="Arial" w:eastAsia="굴림" w:hAnsi="Arial" w:cs="Arial"/>
          <w:sz w:val="22"/>
        </w:rPr>
        <w:t xml:space="preserve">Range: </w:t>
      </w:r>
      <w:r w:rsidR="006F0FED" w:rsidRPr="00DC741E">
        <w:rPr>
          <w:rFonts w:ascii="Arial" w:eastAsia="굴림" w:hAnsi="Arial" w:cs="Arial"/>
          <w:sz w:val="22"/>
          <w:rPrChange w:id="257" w:author="Keis" w:date="2024-09-06T17:24:00Z">
            <w:rPr>
              <w:rFonts w:ascii="Arial" w:eastAsia="굴림" w:hAnsi="Arial" w:cs="Arial"/>
              <w:color w:val="FF0000"/>
              <w:sz w:val="22"/>
            </w:rPr>
          </w:rPrChange>
        </w:rPr>
        <w:t>1</w:t>
      </w:r>
      <w:r w:rsidR="00F42312" w:rsidRPr="00DC741E">
        <w:rPr>
          <w:rFonts w:ascii="Arial" w:eastAsia="굴림" w:hAnsi="Arial" w:cs="Arial"/>
          <w:sz w:val="22"/>
          <w:rPrChange w:id="258" w:author="Keis" w:date="2024-09-06T17:24:00Z">
            <w:rPr>
              <w:rFonts w:ascii="Arial" w:eastAsia="굴림" w:hAnsi="Arial" w:cs="Arial"/>
              <w:color w:val="FF0000"/>
              <w:sz w:val="22"/>
            </w:rPr>
          </w:rPrChange>
        </w:rPr>
        <w:t>900~200</w:t>
      </w:r>
      <w:r w:rsidR="006F0FED" w:rsidRPr="00DC741E">
        <w:rPr>
          <w:rFonts w:ascii="Arial" w:eastAsia="굴림" w:hAnsi="Arial" w:cs="Arial"/>
          <w:sz w:val="22"/>
          <w:rPrChange w:id="259" w:author="Keis" w:date="2024-09-06T17:24:00Z">
            <w:rPr>
              <w:rFonts w:ascii="Arial" w:eastAsia="굴림" w:hAnsi="Arial" w:cs="Arial"/>
              <w:color w:val="FF0000"/>
              <w:sz w:val="22"/>
            </w:rPr>
          </w:rPrChange>
        </w:rPr>
        <w:t>0</w:t>
      </w:r>
      <w:r w:rsidR="006F0FED" w:rsidRPr="008E72DD">
        <w:rPr>
          <w:rFonts w:ascii="Arial" w:eastAsia="굴림" w:hAnsi="Arial" w:cs="Arial"/>
          <w:sz w:val="22"/>
        </w:rPr>
        <w:t>]</w:t>
      </w:r>
    </w:p>
    <w:p w14:paraId="420C09D8" w14:textId="77777777" w:rsidR="006F0FED" w:rsidRPr="001D19F6" w:rsidRDefault="006F0FED" w:rsidP="006F0FED">
      <w:pPr>
        <w:wordWrap/>
        <w:spacing w:line="360" w:lineRule="auto"/>
        <w:rPr>
          <w:rFonts w:ascii="Arial" w:eastAsia="굴림" w:hAnsi="Arial" w:cs="Arial"/>
          <w:sz w:val="22"/>
        </w:rPr>
      </w:pPr>
    </w:p>
    <w:p w14:paraId="62E28087" w14:textId="77777777" w:rsidR="006F0FED" w:rsidRPr="001D19F6" w:rsidRDefault="006F0FED" w:rsidP="000C3127">
      <w:pPr>
        <w:wordWrap/>
        <w:spacing w:line="276" w:lineRule="auto"/>
        <w:rPr>
          <w:rFonts w:ascii="Arial" w:eastAsia="굴림" w:hAnsi="Arial" w:cs="Arial"/>
          <w:b/>
          <w:sz w:val="22"/>
        </w:rPr>
      </w:pPr>
      <w:r w:rsidRPr="001D19F6">
        <w:rPr>
          <w:rFonts w:ascii="Arial" w:eastAsia="굴림" w:hAnsi="Arial" w:cs="Arial"/>
          <w:b/>
          <w:sz w:val="22"/>
        </w:rPr>
        <w:t>Logic</w:t>
      </w:r>
    </w:p>
    <w:p w14:paraId="2669ABD0" w14:textId="77777777" w:rsidR="00C062EB" w:rsidRPr="001D19F6" w:rsidRDefault="006E1E0B" w:rsidP="002D0E30">
      <w:pPr>
        <w:pStyle w:val="a6"/>
        <w:numPr>
          <w:ilvl w:val="0"/>
          <w:numId w:val="31"/>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D0631B" w:rsidRPr="001D19F6">
        <w:rPr>
          <w:rFonts w:ascii="Arial" w:eastAsia="굴림" w:hAnsi="Arial" w:cs="Arial"/>
          <w:b/>
          <w:sz w:val="22"/>
        </w:rPr>
        <w:t xml:space="preserve">R has </w:t>
      </w:r>
      <w:r w:rsidR="008D4B07" w:rsidRPr="001D19F6">
        <w:rPr>
          <w:rFonts w:ascii="Arial" w:eastAsia="굴림" w:hAnsi="Arial" w:cs="Arial"/>
          <w:b/>
          <w:sz w:val="22"/>
        </w:rPr>
        <w:t>the same</w:t>
      </w:r>
      <w:r w:rsidR="00C062EB" w:rsidRPr="001D19F6">
        <w:rPr>
          <w:rFonts w:ascii="Arial" w:eastAsia="굴림" w:hAnsi="Arial" w:cs="Arial"/>
          <w:b/>
          <w:sz w:val="22"/>
        </w:rPr>
        <w:t xml:space="preserve"> </w:t>
      </w:r>
      <w:r w:rsidR="00FE781A" w:rsidRPr="001D19F6">
        <w:rPr>
          <w:rFonts w:ascii="Arial" w:eastAsia="굴림" w:hAnsi="Arial" w:cs="Arial"/>
          <w:b/>
          <w:sz w:val="22"/>
        </w:rPr>
        <w:t xml:space="preserve">spouses now as at the time of the previous interview, then ask </w:t>
      </w:r>
      <w:r w:rsidR="00C062EB" w:rsidRPr="001D19F6">
        <w:rPr>
          <w:rFonts w:ascii="Arial" w:eastAsia="굴림" w:hAnsi="Arial" w:cs="Arial"/>
          <w:b/>
          <w:sz w:val="22"/>
        </w:rPr>
        <w:t>A021.</w:t>
      </w:r>
      <w:r w:rsidR="00FE781A" w:rsidRPr="001D19F6">
        <w:rPr>
          <w:rFonts w:ascii="Arial" w:eastAsia="굴림" w:hAnsi="Arial" w:cs="Arial"/>
          <w:b/>
          <w:sz w:val="22"/>
        </w:rPr>
        <w:t xml:space="preserve"> </w:t>
      </w:r>
      <w:r w:rsidRPr="001D19F6">
        <w:rPr>
          <w:rFonts w:ascii="Arial" w:eastAsia="굴림" w:hAnsi="Arial" w:cs="Arial"/>
          <w:b/>
          <w:sz w:val="22"/>
        </w:rPr>
        <w:t xml:space="preserve">If </w:t>
      </w:r>
      <w:r w:rsidR="00D0631B" w:rsidRPr="001D19F6">
        <w:rPr>
          <w:rFonts w:ascii="Arial" w:eastAsia="굴림" w:hAnsi="Arial" w:cs="Arial"/>
          <w:b/>
          <w:sz w:val="22"/>
        </w:rPr>
        <w:t xml:space="preserve">R has </w:t>
      </w:r>
      <w:r w:rsidR="008D4B07" w:rsidRPr="001D19F6">
        <w:rPr>
          <w:rFonts w:ascii="Arial" w:eastAsia="굴림" w:hAnsi="Arial" w:cs="Arial"/>
          <w:b/>
          <w:sz w:val="22"/>
        </w:rPr>
        <w:t xml:space="preserve">a new </w:t>
      </w:r>
      <w:r w:rsidR="00FE781A" w:rsidRPr="001D19F6">
        <w:rPr>
          <w:rFonts w:ascii="Arial" w:eastAsia="굴림" w:hAnsi="Arial" w:cs="Arial"/>
          <w:b/>
          <w:sz w:val="22"/>
        </w:rPr>
        <w:t xml:space="preserve">spouse, then ask </w:t>
      </w:r>
      <w:r w:rsidR="00C062EB" w:rsidRPr="001D19F6">
        <w:rPr>
          <w:rFonts w:ascii="Arial" w:eastAsia="굴림" w:hAnsi="Arial" w:cs="Arial"/>
          <w:b/>
          <w:sz w:val="22"/>
        </w:rPr>
        <w:t>A022</w:t>
      </w:r>
    </w:p>
    <w:p w14:paraId="3EF10C33" w14:textId="77777777" w:rsidR="00C062EB" w:rsidRPr="001D19F6" w:rsidRDefault="00C062EB" w:rsidP="006F0FED">
      <w:pPr>
        <w:wordWrap/>
        <w:spacing w:line="360" w:lineRule="auto"/>
        <w:rPr>
          <w:rFonts w:ascii="Arial" w:eastAsia="굴림" w:hAnsi="Arial" w:cs="Arial"/>
          <w:sz w:val="22"/>
        </w:rPr>
      </w:pPr>
    </w:p>
    <w:p w14:paraId="406DDEDD"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A021. </w:t>
      </w:r>
      <w:r w:rsidR="00B47217" w:rsidRPr="001D19F6">
        <w:rPr>
          <w:rFonts w:ascii="Arial" w:eastAsia="굴림" w:hAnsi="Arial" w:cs="Arial"/>
          <w:sz w:val="22"/>
        </w:rPr>
        <w:t xml:space="preserve">You responded that your spouse </w:t>
      </w:r>
      <w:r w:rsidRPr="001D19F6">
        <w:rPr>
          <w:rFonts w:ascii="Arial" w:eastAsia="굴림" w:hAnsi="Arial" w:cs="Arial"/>
          <w:sz w:val="22"/>
        </w:rPr>
        <w:t>[spouse</w:t>
      </w:r>
      <w:r w:rsidR="0061526E" w:rsidRPr="001D19F6">
        <w:rPr>
          <w:rFonts w:ascii="Arial" w:eastAsia="굴림" w:hAnsi="Arial" w:cs="Arial"/>
          <w:sz w:val="22"/>
        </w:rPr>
        <w:t>’s</w:t>
      </w:r>
      <w:r w:rsidR="00B47217" w:rsidRPr="001D19F6">
        <w:rPr>
          <w:rFonts w:ascii="Arial" w:eastAsia="굴림" w:hAnsi="Arial" w:cs="Arial"/>
          <w:sz w:val="22"/>
        </w:rPr>
        <w:t xml:space="preserve"> name]</w:t>
      </w:r>
      <w:r w:rsidR="00AA37C9" w:rsidRPr="001D19F6">
        <w:rPr>
          <w:rFonts w:ascii="Arial" w:eastAsia="굴림" w:hAnsi="Arial" w:cs="Arial"/>
          <w:sz w:val="22"/>
        </w:rPr>
        <w:t xml:space="preserve"> </w:t>
      </w:r>
      <w:r w:rsidR="008D4B07" w:rsidRPr="001D19F6">
        <w:rPr>
          <w:rFonts w:ascii="Arial" w:eastAsia="굴림" w:hAnsi="Arial" w:cs="Arial"/>
          <w:sz w:val="22"/>
        </w:rPr>
        <w:t xml:space="preserve">had </w:t>
      </w:r>
      <w:r w:rsidRPr="001D19F6">
        <w:rPr>
          <w:rFonts w:ascii="Arial" w:eastAsia="굴림" w:hAnsi="Arial" w:cs="Arial"/>
          <w:sz w:val="22"/>
        </w:rPr>
        <w:t>completed [level of education] and [graduation status]. Is this correct?</w:t>
      </w:r>
    </w:p>
    <w:p w14:paraId="520B920F" w14:textId="77777777" w:rsidR="005A27CF" w:rsidRPr="001D19F6" w:rsidRDefault="005A27CF" w:rsidP="006F0FED">
      <w:pPr>
        <w:wordWrap/>
        <w:spacing w:line="360" w:lineRule="auto"/>
        <w:rPr>
          <w:rFonts w:ascii="Arial" w:eastAsia="굴림" w:hAnsi="Arial" w:cs="Arial"/>
          <w:sz w:val="22"/>
        </w:rPr>
      </w:pPr>
      <w:r w:rsidRPr="001D19F6">
        <w:rPr>
          <w:rFonts w:ascii="Arial" w:eastAsia="굴림" w:hAnsi="Arial" w:cs="Arial"/>
          <w:sz w:val="22"/>
        </w:rPr>
        <w:t xml:space="preserve">[IWER: if there is no previous information on this, mark </w:t>
      </w:r>
      <w:r w:rsidRPr="001D19F6">
        <w:rPr>
          <w:rFonts w:ascii="굴림" w:eastAsia="굴림" w:hAnsi="굴림" w:cs="굴림" w:hint="eastAsia"/>
          <w:sz w:val="22"/>
        </w:rPr>
        <w:t>⑤</w:t>
      </w:r>
      <w:r w:rsidRPr="001D19F6">
        <w:rPr>
          <w:rFonts w:ascii="Arial" w:eastAsia="굴림" w:hAnsi="Arial" w:cs="Arial"/>
          <w:sz w:val="22"/>
        </w:rPr>
        <w:t xml:space="preserve"> No, then ask A022]</w:t>
      </w:r>
    </w:p>
    <w:p w14:paraId="20EF381F" w14:textId="77777777" w:rsidR="00AA37C9" w:rsidRPr="001D19F6" w:rsidRDefault="00AA37C9" w:rsidP="002D0E30">
      <w:pPr>
        <w:pStyle w:val="a6"/>
        <w:numPr>
          <w:ilvl w:val="0"/>
          <w:numId w:val="3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A025</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448BB9B" w14:textId="77777777" w:rsidR="00B52D22" w:rsidRPr="001D19F6" w:rsidRDefault="00B52D22" w:rsidP="00B52D22">
      <w:pPr>
        <w:pStyle w:val="a6"/>
        <w:tabs>
          <w:tab w:val="left" w:pos="5245"/>
        </w:tabs>
        <w:wordWrap/>
        <w:spacing w:line="360" w:lineRule="auto"/>
        <w:ind w:leftChars="0" w:left="760"/>
        <w:rPr>
          <w:rFonts w:ascii="Arial" w:eastAsia="굴림" w:hAnsi="Arial" w:cs="Arial"/>
          <w:sz w:val="22"/>
        </w:rPr>
      </w:pPr>
    </w:p>
    <w:p w14:paraId="4551E194" w14:textId="77777777" w:rsidR="00DA61E3" w:rsidRPr="001D19F6" w:rsidRDefault="006F0FED" w:rsidP="00DA61E3">
      <w:pPr>
        <w:wordWrap/>
        <w:spacing w:line="360" w:lineRule="auto"/>
        <w:rPr>
          <w:rFonts w:ascii="Arial" w:eastAsia="굴림" w:hAnsi="Arial" w:cs="Arial"/>
          <w:sz w:val="22"/>
        </w:rPr>
      </w:pPr>
      <w:r w:rsidRPr="001D19F6">
        <w:rPr>
          <w:rFonts w:ascii="Arial" w:eastAsia="굴림" w:hAnsi="Arial" w:cs="Arial"/>
          <w:sz w:val="22"/>
        </w:rPr>
        <w:t xml:space="preserve">A022. </w:t>
      </w:r>
      <w:r w:rsidR="00DA61E3" w:rsidRPr="001D19F6">
        <w:rPr>
          <w:rFonts w:ascii="Arial" w:eastAsia="굴림" w:hAnsi="Arial" w:cs="Arial"/>
          <w:sz w:val="22"/>
        </w:rPr>
        <w:t>If no, can you please tell us the highest level of education of your spouse?</w:t>
      </w:r>
    </w:p>
    <w:p w14:paraId="7147D469"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No formal education (illiterate) →</w:t>
      </w:r>
      <w:r w:rsidR="00B85B62" w:rsidRPr="001D19F6">
        <w:rPr>
          <w:rFonts w:ascii="Arial" w:eastAsia="굴림" w:hAnsi="Arial" w:cs="Arial"/>
          <w:sz w:val="22"/>
        </w:rPr>
        <w:t>Go to A025</w:t>
      </w:r>
    </w:p>
    <w:p w14:paraId="6BACC4B1"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No formal education(literate) →</w:t>
      </w:r>
      <w:r w:rsidR="00B85B62" w:rsidRPr="001D19F6">
        <w:rPr>
          <w:rFonts w:ascii="Arial" w:eastAsia="굴림" w:hAnsi="Arial" w:cs="Arial"/>
          <w:sz w:val="22"/>
        </w:rPr>
        <w:t>Go to A025</w:t>
      </w:r>
    </w:p>
    <w:p w14:paraId="5E02A094"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Elementary s</w:t>
      </w:r>
      <w:r w:rsidR="00B85B62" w:rsidRPr="001D19F6">
        <w:rPr>
          <w:rFonts w:ascii="Arial" w:eastAsia="굴림" w:hAnsi="Arial" w:cs="Arial"/>
          <w:sz w:val="22"/>
        </w:rPr>
        <w:t>chool →Go to A024</w:t>
      </w:r>
      <w:r w:rsidRPr="001D19F6">
        <w:rPr>
          <w:rFonts w:ascii="Arial" w:eastAsia="굴림" w:hAnsi="Arial" w:cs="Arial"/>
          <w:sz w:val="22"/>
        </w:rPr>
        <w:t xml:space="preserve"> </w:t>
      </w:r>
    </w:p>
    <w:p w14:paraId="25D7255C"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 xml:space="preserve">Middle school (or equivalent qualification </w:t>
      </w:r>
      <w:r w:rsidR="0052190D" w:rsidRPr="001D19F6">
        <w:rPr>
          <w:rFonts w:ascii="Arial" w:eastAsia="굴림" w:hAnsi="Arial" w:cs="Arial"/>
          <w:sz w:val="22"/>
        </w:rPr>
        <w:t>exam</w:t>
      </w:r>
      <w:r w:rsidRPr="001D19F6">
        <w:rPr>
          <w:rFonts w:ascii="Arial" w:eastAsia="굴림" w:hAnsi="Arial" w:cs="Arial"/>
          <w:sz w:val="22"/>
        </w:rPr>
        <w:t xml:space="preserve">) </w:t>
      </w:r>
      <w:r w:rsidR="00B85B62" w:rsidRPr="001D19F6">
        <w:rPr>
          <w:rFonts w:ascii="Arial" w:eastAsia="굴림" w:hAnsi="Arial" w:cs="Arial"/>
          <w:sz w:val="22"/>
        </w:rPr>
        <w:t>→Go to A024</w:t>
      </w:r>
    </w:p>
    <w:p w14:paraId="49C0FADC"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 xml:space="preserve">High school (or equivalent qualification </w:t>
      </w:r>
      <w:r w:rsidR="0052190D" w:rsidRPr="001D19F6">
        <w:rPr>
          <w:rFonts w:ascii="Arial" w:eastAsia="굴림" w:hAnsi="Arial" w:cs="Arial"/>
          <w:sz w:val="22"/>
        </w:rPr>
        <w:t>exam</w:t>
      </w:r>
      <w:r w:rsidRPr="001D19F6">
        <w:rPr>
          <w:rFonts w:ascii="Arial" w:eastAsia="굴림" w:hAnsi="Arial" w:cs="Arial"/>
          <w:sz w:val="22"/>
        </w:rPr>
        <w:t xml:space="preserve">) </w:t>
      </w:r>
      <w:r w:rsidR="00B85B62" w:rsidRPr="001D19F6">
        <w:rPr>
          <w:rFonts w:ascii="Arial" w:eastAsia="굴림" w:hAnsi="Arial" w:cs="Arial"/>
          <w:sz w:val="22"/>
        </w:rPr>
        <w:t>→Go to A024</w:t>
      </w:r>
    </w:p>
    <w:p w14:paraId="0B64ABDB" w14:textId="77777777" w:rsidR="00DA61E3" w:rsidRPr="001D19F6" w:rsidRDefault="00CF4530"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 xml:space="preserve">Professional/ vocational school/ </w:t>
      </w:r>
      <w:r w:rsidR="00BD150A" w:rsidRPr="001D19F6">
        <w:rPr>
          <w:rFonts w:ascii="Arial" w:eastAsia="굴림" w:hAnsi="Arial" w:cs="Arial"/>
          <w:sz w:val="22"/>
        </w:rPr>
        <w:t>college →Go</w:t>
      </w:r>
      <w:r w:rsidR="00B85B62" w:rsidRPr="001D19F6">
        <w:rPr>
          <w:rFonts w:ascii="Arial" w:eastAsia="굴림" w:hAnsi="Arial" w:cs="Arial"/>
          <w:sz w:val="22"/>
        </w:rPr>
        <w:t xml:space="preserve"> to A024</w:t>
      </w:r>
    </w:p>
    <w:p w14:paraId="3021B38C" w14:textId="77777777" w:rsidR="00DA61E3" w:rsidRPr="001D19F6" w:rsidRDefault="00CF4530" w:rsidP="002D0E30">
      <w:pPr>
        <w:pStyle w:val="a6"/>
        <w:numPr>
          <w:ilvl w:val="0"/>
          <w:numId w:val="33"/>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University </w:t>
      </w:r>
      <w:r w:rsidR="00B85B62" w:rsidRPr="001D19F6">
        <w:rPr>
          <w:rFonts w:ascii="Arial" w:eastAsia="굴림" w:hAnsi="Arial" w:cs="Arial"/>
          <w:sz w:val="22"/>
        </w:rPr>
        <w:t>→Go to A024</w:t>
      </w:r>
    </w:p>
    <w:p w14:paraId="17F1C42C"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Graduate school (Master degree</w:t>
      </w:r>
      <w:r w:rsidR="00B85B62" w:rsidRPr="001D19F6">
        <w:rPr>
          <w:rFonts w:ascii="Arial" w:eastAsia="굴림" w:hAnsi="Arial" w:cs="Arial"/>
          <w:sz w:val="22"/>
        </w:rPr>
        <w:t>) →Go to A024</w:t>
      </w:r>
    </w:p>
    <w:p w14:paraId="30FF9C4F" w14:textId="77777777" w:rsidR="00DA61E3" w:rsidRPr="001D19F6" w:rsidRDefault="00DA61E3" w:rsidP="002D0E30">
      <w:pPr>
        <w:pStyle w:val="a6"/>
        <w:numPr>
          <w:ilvl w:val="0"/>
          <w:numId w:val="33"/>
        </w:numPr>
        <w:wordWrap/>
        <w:spacing w:line="360" w:lineRule="auto"/>
        <w:ind w:leftChars="0"/>
        <w:rPr>
          <w:rFonts w:ascii="Arial" w:eastAsia="굴림" w:hAnsi="Arial" w:cs="Arial"/>
          <w:sz w:val="22"/>
        </w:rPr>
      </w:pPr>
      <w:r w:rsidRPr="001D19F6">
        <w:rPr>
          <w:rFonts w:ascii="Arial" w:eastAsia="굴림" w:hAnsi="Arial" w:cs="Arial"/>
          <w:sz w:val="22"/>
        </w:rPr>
        <w:t>Post college (PhD</w:t>
      </w:r>
      <w:r w:rsidR="00B85B62" w:rsidRPr="001D19F6">
        <w:rPr>
          <w:rFonts w:ascii="Arial" w:eastAsia="굴림" w:hAnsi="Arial" w:cs="Arial"/>
          <w:sz w:val="22"/>
        </w:rPr>
        <w:t>) →Go to A024</w:t>
      </w:r>
    </w:p>
    <w:p w14:paraId="591C51BF" w14:textId="77777777" w:rsidR="00DA61E3" w:rsidRPr="001D19F6" w:rsidRDefault="005C57B4" w:rsidP="005C57B4">
      <w:pPr>
        <w:wordWrap/>
        <w:spacing w:line="360" w:lineRule="auto"/>
        <w:ind w:left="400"/>
        <w:rPr>
          <w:rFonts w:ascii="Arial" w:eastAsia="굴림" w:hAnsi="Arial" w:cs="Arial"/>
          <w:sz w:val="22"/>
        </w:rPr>
      </w:pPr>
      <w:r w:rsidRPr="001D19F6">
        <w:rPr>
          <w:rFonts w:ascii="Arial" w:eastAsia="굴림" w:hAnsi="Arial" w:cs="Arial"/>
          <w:sz w:val="22"/>
        </w:rPr>
        <w:t>[97]</w:t>
      </w:r>
      <w:r w:rsidR="0007714A" w:rsidRPr="001D19F6">
        <w:rPr>
          <w:rFonts w:ascii="Arial" w:eastAsia="굴림" w:hAnsi="Arial" w:cs="Arial"/>
          <w:sz w:val="22"/>
        </w:rPr>
        <w:t xml:space="preserve"> </w:t>
      </w:r>
      <w:r w:rsidR="00DA61E3" w:rsidRPr="001D19F6">
        <w:rPr>
          <w:rFonts w:ascii="Arial" w:eastAsia="굴림" w:hAnsi="Arial" w:cs="Arial"/>
          <w:sz w:val="22"/>
        </w:rPr>
        <w:t xml:space="preserve">Others </w:t>
      </w:r>
    </w:p>
    <w:p w14:paraId="2E78FE6E" w14:textId="77777777" w:rsidR="00DA61E3" w:rsidRPr="001D19F6" w:rsidRDefault="005C57B4" w:rsidP="00DA61E3">
      <w:pPr>
        <w:wordWrap/>
        <w:spacing w:line="360" w:lineRule="auto"/>
        <w:ind w:left="400"/>
        <w:rPr>
          <w:rFonts w:ascii="Arial" w:eastAsia="굴림" w:hAnsi="Arial" w:cs="Arial"/>
          <w:sz w:val="22"/>
        </w:rPr>
      </w:pPr>
      <w:r w:rsidRPr="001D19F6">
        <w:rPr>
          <w:rFonts w:ascii="Arial" w:eastAsia="굴림" w:hAnsi="Arial" w:cs="Arial"/>
          <w:sz w:val="22"/>
        </w:rPr>
        <w:t>[</w:t>
      </w:r>
      <w:r w:rsidR="00DA61E3" w:rsidRPr="001D19F6">
        <w:rPr>
          <w:rFonts w:ascii="Arial" w:eastAsia="굴림" w:hAnsi="Arial" w:cs="Arial"/>
          <w:sz w:val="22"/>
        </w:rPr>
        <w:t>9</w:t>
      </w:r>
      <w:r w:rsidR="00AA065E" w:rsidRPr="001D19F6">
        <w:rPr>
          <w:rFonts w:ascii="Arial" w:eastAsia="굴림" w:hAnsi="Arial" w:cs="Arial"/>
          <w:sz w:val="22"/>
        </w:rPr>
        <w:t>8</w:t>
      </w:r>
      <w:r w:rsidRPr="001D19F6">
        <w:rPr>
          <w:rFonts w:ascii="Arial" w:eastAsia="굴림" w:hAnsi="Arial" w:cs="Arial"/>
          <w:sz w:val="22"/>
        </w:rPr>
        <w:t>]</w:t>
      </w:r>
      <w:r w:rsidR="00DA61E3" w:rsidRPr="001D19F6">
        <w:rPr>
          <w:rFonts w:ascii="Arial" w:eastAsia="굴림" w:hAnsi="Arial" w:cs="Arial"/>
          <w:sz w:val="22"/>
        </w:rPr>
        <w:t xml:space="preserve"> </w:t>
      </w:r>
      <w:r w:rsidR="00B85B62" w:rsidRPr="001D19F6">
        <w:rPr>
          <w:rFonts w:ascii="Arial" w:eastAsia="굴림" w:hAnsi="Arial" w:cs="Arial"/>
          <w:sz w:val="22"/>
        </w:rPr>
        <w:t>Don’t know →Go to A025</w:t>
      </w:r>
    </w:p>
    <w:p w14:paraId="72C586F8" w14:textId="77777777" w:rsidR="00DA61E3" w:rsidRPr="001D19F6" w:rsidRDefault="005C57B4" w:rsidP="00DA61E3">
      <w:pPr>
        <w:wordWrap/>
        <w:spacing w:line="360" w:lineRule="auto"/>
        <w:ind w:firstLine="400"/>
        <w:rPr>
          <w:rFonts w:ascii="Arial" w:eastAsia="굴림" w:hAnsi="Arial" w:cs="Arial"/>
          <w:sz w:val="22"/>
        </w:rPr>
      </w:pPr>
      <w:r w:rsidRPr="001D19F6">
        <w:rPr>
          <w:rFonts w:ascii="Arial" w:eastAsia="굴림" w:hAnsi="Arial" w:cs="Arial"/>
          <w:sz w:val="22"/>
        </w:rPr>
        <w:t>[</w:t>
      </w:r>
      <w:r w:rsidR="00AA065E" w:rsidRPr="001D19F6">
        <w:rPr>
          <w:rFonts w:ascii="Arial" w:eastAsia="굴림" w:hAnsi="Arial" w:cs="Arial"/>
          <w:sz w:val="22"/>
        </w:rPr>
        <w:t>99</w:t>
      </w:r>
      <w:r w:rsidRPr="001D19F6">
        <w:rPr>
          <w:rFonts w:ascii="Arial" w:eastAsia="굴림" w:hAnsi="Arial" w:cs="Arial"/>
          <w:sz w:val="22"/>
        </w:rPr>
        <w:t>]</w:t>
      </w:r>
      <w:r w:rsidR="00DA61E3" w:rsidRPr="001D19F6">
        <w:rPr>
          <w:rFonts w:ascii="Arial" w:eastAsia="굴림" w:hAnsi="Arial" w:cs="Arial"/>
          <w:sz w:val="22"/>
        </w:rPr>
        <w:t xml:space="preserve"> </w:t>
      </w:r>
      <w:r w:rsidR="00B85B62" w:rsidRPr="001D19F6">
        <w:rPr>
          <w:rFonts w:ascii="Arial" w:eastAsia="굴림" w:hAnsi="Arial" w:cs="Arial"/>
          <w:sz w:val="22"/>
        </w:rPr>
        <w:t>Refuse to answer →Go to A025</w:t>
      </w:r>
    </w:p>
    <w:p w14:paraId="1ED7BD19" w14:textId="77777777" w:rsidR="00DA61E3" w:rsidRPr="001D19F6" w:rsidRDefault="00DA61E3" w:rsidP="00DA61E3">
      <w:pPr>
        <w:wordWrap/>
        <w:spacing w:line="360" w:lineRule="auto"/>
        <w:rPr>
          <w:rFonts w:ascii="Arial" w:eastAsia="굴림" w:hAnsi="Arial" w:cs="Arial"/>
          <w:sz w:val="22"/>
        </w:rPr>
      </w:pPr>
    </w:p>
    <w:p w14:paraId="557E3C3A"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A023. </w:t>
      </w:r>
      <w:r w:rsidR="008D4B07" w:rsidRPr="001D19F6">
        <w:rPr>
          <w:rFonts w:ascii="Arial" w:eastAsia="굴림" w:hAnsi="Arial" w:cs="Arial"/>
          <w:sz w:val="22"/>
        </w:rPr>
        <w:t>If others, please specify</w:t>
      </w:r>
      <w:r w:rsidRPr="001D19F6">
        <w:rPr>
          <w:rFonts w:ascii="Arial" w:eastAsia="굴림" w:hAnsi="Arial" w:cs="Arial"/>
          <w:sz w:val="22"/>
        </w:rPr>
        <w:t>.</w:t>
      </w:r>
    </w:p>
    <w:p w14:paraId="66D9563C" w14:textId="77777777" w:rsidR="006A014B" w:rsidRPr="001D19F6" w:rsidRDefault="006A014B" w:rsidP="006A014B">
      <w:pPr>
        <w:wordWrap/>
        <w:spacing w:line="360" w:lineRule="auto"/>
        <w:ind w:firstLine="800"/>
        <w:rPr>
          <w:rFonts w:ascii="Arial" w:eastAsia="굴림" w:hAnsi="Arial" w:cs="Arial"/>
          <w:sz w:val="22"/>
        </w:rPr>
      </w:pPr>
      <w:r w:rsidRPr="001D19F6">
        <w:rPr>
          <w:rFonts w:ascii="Arial" w:eastAsia="굴림" w:hAnsi="Arial" w:cs="Arial"/>
          <w:sz w:val="22"/>
        </w:rPr>
        <w:t>________________________→Go to A025</w:t>
      </w:r>
    </w:p>
    <w:p w14:paraId="3ACE1B7B" w14:textId="77777777" w:rsidR="006E1E0B" w:rsidRPr="001D19F6" w:rsidRDefault="006E1E0B" w:rsidP="007D3DC1">
      <w:pPr>
        <w:wordWrap/>
        <w:spacing w:line="360" w:lineRule="auto"/>
        <w:rPr>
          <w:rFonts w:ascii="Arial" w:eastAsia="굴림" w:hAnsi="Arial" w:cs="Arial"/>
          <w:sz w:val="22"/>
        </w:rPr>
      </w:pPr>
    </w:p>
    <w:p w14:paraId="100115CD" w14:textId="77777777" w:rsidR="008D4B07"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A024. </w:t>
      </w:r>
      <w:r w:rsidR="00897DE6" w:rsidRPr="001D19F6">
        <w:rPr>
          <w:rFonts w:ascii="Arial" w:eastAsia="굴림" w:hAnsi="Arial" w:cs="Arial"/>
          <w:sz w:val="22"/>
        </w:rPr>
        <w:t xml:space="preserve">For the school you </w:t>
      </w:r>
      <w:r w:rsidR="00E415D8" w:rsidRPr="001D19F6">
        <w:rPr>
          <w:rFonts w:ascii="Arial" w:eastAsia="굴림" w:hAnsi="Arial" w:cs="Arial"/>
          <w:sz w:val="22"/>
        </w:rPr>
        <w:t>mentioned</w:t>
      </w:r>
      <w:r w:rsidR="00897DE6" w:rsidRPr="001D19F6">
        <w:rPr>
          <w:rFonts w:ascii="Arial" w:eastAsia="굴림" w:hAnsi="Arial" w:cs="Arial"/>
          <w:sz w:val="22"/>
        </w:rPr>
        <w:t xml:space="preserve"> did </w:t>
      </w:r>
      <w:r w:rsidR="008D4B07" w:rsidRPr="001D19F6">
        <w:rPr>
          <w:rFonts w:ascii="Arial" w:eastAsia="굴림" w:hAnsi="Arial" w:cs="Arial"/>
          <w:sz w:val="22"/>
        </w:rPr>
        <w:t>your spouse graduate, drop out or obtain an equivalent qualification by passing</w:t>
      </w:r>
      <w:r w:rsidR="001D5482" w:rsidRPr="001D19F6">
        <w:rPr>
          <w:rFonts w:ascii="Arial" w:eastAsia="굴림" w:hAnsi="Arial" w:cs="Arial"/>
          <w:sz w:val="22"/>
        </w:rPr>
        <w:t xml:space="preserve"> </w:t>
      </w:r>
      <w:r w:rsidR="008D4B07" w:rsidRPr="001D19F6">
        <w:rPr>
          <w:rFonts w:ascii="Arial" w:eastAsia="굴림" w:hAnsi="Arial" w:cs="Arial"/>
          <w:sz w:val="22"/>
        </w:rPr>
        <w:t xml:space="preserve">the qualification </w:t>
      </w:r>
      <w:r w:rsidR="0052190D" w:rsidRPr="001D19F6">
        <w:rPr>
          <w:rFonts w:ascii="Arial" w:eastAsia="굴림" w:hAnsi="Arial" w:cs="Arial"/>
          <w:sz w:val="22"/>
        </w:rPr>
        <w:t>exam</w:t>
      </w:r>
      <w:r w:rsidR="008D4B07" w:rsidRPr="001D19F6">
        <w:rPr>
          <w:rFonts w:ascii="Arial" w:eastAsia="굴림" w:hAnsi="Arial" w:cs="Arial"/>
          <w:sz w:val="22"/>
        </w:rPr>
        <w:t xml:space="preserve"> though not completing </w:t>
      </w:r>
      <w:r w:rsidR="002C3CFF" w:rsidRPr="001D19F6">
        <w:rPr>
          <w:rFonts w:ascii="Arial" w:eastAsia="굴림" w:hAnsi="Arial" w:cs="Arial"/>
          <w:sz w:val="22"/>
        </w:rPr>
        <w:t xml:space="preserve">the </w:t>
      </w:r>
      <w:r w:rsidR="008D4B07" w:rsidRPr="001D19F6">
        <w:rPr>
          <w:rFonts w:ascii="Arial" w:eastAsia="굴림" w:hAnsi="Arial" w:cs="Arial"/>
          <w:sz w:val="22"/>
        </w:rPr>
        <w:t xml:space="preserve">school? </w:t>
      </w:r>
    </w:p>
    <w:p w14:paraId="14AE2454" w14:textId="77777777" w:rsidR="006F0FED" w:rsidRPr="001D19F6" w:rsidRDefault="006F0FED" w:rsidP="002D0E30">
      <w:pPr>
        <w:pStyle w:val="a6"/>
        <w:numPr>
          <w:ilvl w:val="0"/>
          <w:numId w:val="34"/>
        </w:numPr>
        <w:wordWrap/>
        <w:spacing w:line="360" w:lineRule="auto"/>
        <w:ind w:leftChars="0"/>
        <w:rPr>
          <w:rFonts w:ascii="Arial" w:eastAsia="굴림" w:hAnsi="Arial" w:cs="Arial"/>
          <w:sz w:val="22"/>
        </w:rPr>
      </w:pPr>
      <w:r w:rsidRPr="001D19F6">
        <w:rPr>
          <w:rFonts w:ascii="Arial" w:eastAsia="굴림" w:hAnsi="Arial" w:cs="Arial"/>
          <w:sz w:val="22"/>
        </w:rPr>
        <w:t xml:space="preserve">Currently </w:t>
      </w:r>
      <w:r w:rsidR="008D4B07" w:rsidRPr="001D19F6">
        <w:rPr>
          <w:rFonts w:ascii="Arial" w:eastAsia="굴림" w:hAnsi="Arial" w:cs="Arial"/>
          <w:sz w:val="22"/>
        </w:rPr>
        <w:t>attending</w:t>
      </w:r>
    </w:p>
    <w:p w14:paraId="77B46F99" w14:textId="77777777" w:rsidR="006F0FED" w:rsidRPr="001D19F6" w:rsidRDefault="0054123A" w:rsidP="002D0E30">
      <w:pPr>
        <w:pStyle w:val="a6"/>
        <w:numPr>
          <w:ilvl w:val="0"/>
          <w:numId w:val="34"/>
        </w:numPr>
        <w:wordWrap/>
        <w:spacing w:line="360" w:lineRule="auto"/>
        <w:ind w:leftChars="0"/>
        <w:rPr>
          <w:rFonts w:ascii="Arial" w:eastAsia="굴림" w:hAnsi="Arial" w:cs="Arial"/>
          <w:sz w:val="22"/>
        </w:rPr>
      </w:pPr>
      <w:r w:rsidRPr="001D19F6">
        <w:rPr>
          <w:rFonts w:ascii="Arial" w:eastAsia="굴림" w:hAnsi="Arial" w:cs="Arial"/>
          <w:sz w:val="22"/>
        </w:rPr>
        <w:t>G</w:t>
      </w:r>
      <w:r w:rsidR="008D4B07" w:rsidRPr="001D19F6">
        <w:rPr>
          <w:rFonts w:ascii="Arial" w:eastAsia="굴림" w:hAnsi="Arial" w:cs="Arial"/>
          <w:sz w:val="22"/>
        </w:rPr>
        <w:t>raduated</w:t>
      </w:r>
    </w:p>
    <w:p w14:paraId="602A2C8D" w14:textId="77777777" w:rsidR="006F0FED" w:rsidRPr="001D19F6" w:rsidRDefault="006F0FED" w:rsidP="002D0E30">
      <w:pPr>
        <w:pStyle w:val="a6"/>
        <w:numPr>
          <w:ilvl w:val="0"/>
          <w:numId w:val="34"/>
        </w:numPr>
        <w:wordWrap/>
        <w:spacing w:line="360" w:lineRule="auto"/>
        <w:ind w:leftChars="0"/>
        <w:rPr>
          <w:rFonts w:ascii="Arial" w:eastAsia="굴림" w:hAnsi="Arial" w:cs="Arial"/>
          <w:sz w:val="22"/>
        </w:rPr>
      </w:pPr>
      <w:r w:rsidRPr="001D19F6">
        <w:rPr>
          <w:rFonts w:ascii="Arial" w:eastAsia="굴림" w:hAnsi="Arial" w:cs="Arial"/>
          <w:sz w:val="22"/>
        </w:rPr>
        <w:t>Dropped out</w:t>
      </w:r>
    </w:p>
    <w:p w14:paraId="4CFC13AF" w14:textId="77777777" w:rsidR="006F0FED" w:rsidRPr="001D19F6" w:rsidRDefault="0054123A" w:rsidP="002D0E30">
      <w:pPr>
        <w:pStyle w:val="a6"/>
        <w:numPr>
          <w:ilvl w:val="0"/>
          <w:numId w:val="34"/>
        </w:numPr>
        <w:wordWrap/>
        <w:spacing w:line="360" w:lineRule="auto"/>
        <w:ind w:leftChars="0"/>
        <w:rPr>
          <w:rFonts w:ascii="Arial" w:eastAsia="굴림" w:hAnsi="Arial" w:cs="Arial"/>
          <w:sz w:val="22"/>
        </w:rPr>
      </w:pPr>
      <w:r w:rsidRPr="001D19F6">
        <w:rPr>
          <w:rFonts w:ascii="Arial" w:eastAsia="굴림" w:hAnsi="Arial" w:cs="Arial"/>
          <w:sz w:val="22"/>
        </w:rPr>
        <w:t>C</w:t>
      </w:r>
      <w:r w:rsidR="008D4B07" w:rsidRPr="001D19F6">
        <w:rPr>
          <w:rFonts w:ascii="Arial" w:eastAsia="굴림" w:hAnsi="Arial" w:cs="Arial"/>
          <w:sz w:val="22"/>
        </w:rPr>
        <w:t>ompleted</w:t>
      </w:r>
    </w:p>
    <w:p w14:paraId="7D8C0114" w14:textId="77777777" w:rsidR="006F0FED" w:rsidRPr="001D19F6" w:rsidRDefault="008D4B07" w:rsidP="002D0E30">
      <w:pPr>
        <w:pStyle w:val="a6"/>
        <w:numPr>
          <w:ilvl w:val="0"/>
          <w:numId w:val="34"/>
        </w:numPr>
        <w:wordWrap/>
        <w:spacing w:line="360" w:lineRule="auto"/>
        <w:ind w:leftChars="0"/>
        <w:rPr>
          <w:rFonts w:ascii="Arial" w:eastAsia="굴림" w:hAnsi="Arial" w:cs="Arial"/>
          <w:sz w:val="22"/>
        </w:rPr>
      </w:pPr>
      <w:r w:rsidRPr="001D19F6">
        <w:rPr>
          <w:rFonts w:ascii="Arial" w:eastAsia="굴림" w:hAnsi="Arial" w:cs="Arial"/>
          <w:sz w:val="22"/>
        </w:rPr>
        <w:t xml:space="preserve">Obtained an equivalent qualification through the qualification </w:t>
      </w:r>
      <w:r w:rsidR="0052190D" w:rsidRPr="001D19F6">
        <w:rPr>
          <w:rFonts w:ascii="Arial" w:eastAsia="굴림" w:hAnsi="Arial" w:cs="Arial"/>
          <w:sz w:val="22"/>
        </w:rPr>
        <w:t>exam</w:t>
      </w:r>
    </w:p>
    <w:p w14:paraId="7F125AAB" w14:textId="77777777" w:rsidR="0054123A" w:rsidRPr="001D19F6" w:rsidRDefault="0054123A">
      <w:pPr>
        <w:widowControl/>
        <w:wordWrap/>
        <w:autoSpaceDE/>
        <w:autoSpaceDN/>
        <w:jc w:val="left"/>
        <w:rPr>
          <w:rFonts w:ascii="Arial" w:eastAsia="굴림" w:hAnsi="Arial" w:cs="Arial"/>
          <w:sz w:val="22"/>
        </w:rPr>
      </w:pPr>
    </w:p>
    <w:p w14:paraId="7E2D3C71" w14:textId="77777777" w:rsidR="007D3DC1" w:rsidRPr="001D19F6" w:rsidRDefault="007D3DC1" w:rsidP="000C3127">
      <w:pPr>
        <w:wordWrap/>
        <w:spacing w:line="276" w:lineRule="auto"/>
        <w:rPr>
          <w:rFonts w:ascii="Arial" w:eastAsia="굴림" w:hAnsi="Arial" w:cs="Arial"/>
          <w:b/>
          <w:sz w:val="22"/>
        </w:rPr>
      </w:pPr>
      <w:r w:rsidRPr="001D19F6">
        <w:rPr>
          <w:rFonts w:ascii="Arial" w:eastAsia="굴림" w:hAnsi="Arial" w:cs="Arial"/>
          <w:b/>
          <w:sz w:val="22"/>
        </w:rPr>
        <w:t>Logic</w:t>
      </w:r>
    </w:p>
    <w:p w14:paraId="2874B1AA" w14:textId="77777777" w:rsidR="00DD0CE6" w:rsidRPr="001D19F6" w:rsidRDefault="00D0631B" w:rsidP="002D0E30">
      <w:pPr>
        <w:pStyle w:val="a6"/>
        <w:numPr>
          <w:ilvl w:val="0"/>
          <w:numId w:val="35"/>
        </w:numPr>
        <w:wordWrap/>
        <w:spacing w:line="276" w:lineRule="auto"/>
        <w:ind w:leftChars="0"/>
        <w:rPr>
          <w:rFonts w:ascii="Arial" w:eastAsia="굴림" w:hAnsi="Arial" w:cs="Arial"/>
          <w:sz w:val="22"/>
        </w:rPr>
      </w:pPr>
      <w:r w:rsidRPr="001D19F6">
        <w:rPr>
          <w:rFonts w:ascii="Arial" w:eastAsia="굴림" w:hAnsi="Arial" w:cs="Arial"/>
          <w:b/>
          <w:sz w:val="22"/>
        </w:rPr>
        <w:lastRenderedPageBreak/>
        <w:t>If R</w:t>
      </w:r>
      <w:r w:rsidR="0054123A" w:rsidRPr="001D19F6">
        <w:rPr>
          <w:rFonts w:ascii="Arial" w:eastAsia="굴림" w:hAnsi="Arial" w:cs="Arial"/>
          <w:b/>
          <w:sz w:val="22"/>
        </w:rPr>
        <w:t xml:space="preserve"> </w:t>
      </w:r>
      <w:r w:rsidRPr="001D19F6">
        <w:rPr>
          <w:rFonts w:ascii="Arial" w:eastAsia="굴림" w:hAnsi="Arial" w:cs="Arial"/>
          <w:b/>
          <w:sz w:val="22"/>
        </w:rPr>
        <w:t>has</w:t>
      </w:r>
      <w:r w:rsidR="0054123A" w:rsidRPr="001D19F6">
        <w:rPr>
          <w:rFonts w:ascii="Arial" w:eastAsia="굴림" w:hAnsi="Arial" w:cs="Arial"/>
          <w:b/>
          <w:sz w:val="22"/>
        </w:rPr>
        <w:t xml:space="preserve"> </w:t>
      </w:r>
      <w:r w:rsidR="008D4B07" w:rsidRPr="001D19F6">
        <w:rPr>
          <w:rFonts w:ascii="Arial" w:eastAsia="굴림" w:hAnsi="Arial" w:cs="Arial"/>
          <w:b/>
          <w:sz w:val="22"/>
        </w:rPr>
        <w:t xml:space="preserve">the same </w:t>
      </w:r>
      <w:r w:rsidR="00DD0CE6" w:rsidRPr="001D19F6">
        <w:rPr>
          <w:rFonts w:ascii="Arial" w:eastAsia="굴림" w:hAnsi="Arial" w:cs="Arial"/>
          <w:b/>
          <w:sz w:val="22"/>
        </w:rPr>
        <w:t>spouse now as the previous interview, then ask</w:t>
      </w:r>
      <w:r w:rsidR="00C062EB" w:rsidRPr="001D19F6">
        <w:rPr>
          <w:rFonts w:ascii="Arial" w:eastAsia="굴림" w:hAnsi="Arial" w:cs="Arial"/>
          <w:b/>
          <w:sz w:val="22"/>
        </w:rPr>
        <w:t xml:space="preserve"> A025.</w:t>
      </w:r>
      <w:r w:rsidR="00C245BE" w:rsidRPr="001D19F6">
        <w:rPr>
          <w:rFonts w:ascii="Arial" w:eastAsia="굴림" w:hAnsi="Arial" w:cs="Arial"/>
          <w:b/>
          <w:sz w:val="22"/>
        </w:rPr>
        <w:t xml:space="preserve"> </w:t>
      </w:r>
    </w:p>
    <w:p w14:paraId="1FD08EEB" w14:textId="77777777" w:rsidR="00C062EB" w:rsidRPr="001D19F6" w:rsidRDefault="008D4B07" w:rsidP="002D0E30">
      <w:pPr>
        <w:pStyle w:val="a6"/>
        <w:numPr>
          <w:ilvl w:val="0"/>
          <w:numId w:val="35"/>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D0631B" w:rsidRPr="001D19F6">
        <w:rPr>
          <w:rFonts w:ascii="Arial" w:eastAsia="굴림" w:hAnsi="Arial" w:cs="Arial"/>
          <w:b/>
          <w:sz w:val="22"/>
        </w:rPr>
        <w:t xml:space="preserve">R has </w:t>
      </w:r>
      <w:r w:rsidRPr="001D19F6">
        <w:rPr>
          <w:rFonts w:ascii="Arial" w:eastAsia="굴림" w:hAnsi="Arial" w:cs="Arial"/>
          <w:b/>
          <w:sz w:val="22"/>
        </w:rPr>
        <w:t xml:space="preserve">a new </w:t>
      </w:r>
      <w:r w:rsidR="00C062EB" w:rsidRPr="001D19F6">
        <w:rPr>
          <w:rFonts w:ascii="Arial" w:eastAsia="굴림" w:hAnsi="Arial" w:cs="Arial"/>
          <w:b/>
          <w:sz w:val="22"/>
        </w:rPr>
        <w:t>spouse, then go to</w:t>
      </w:r>
      <w:r w:rsidR="00C245BE" w:rsidRPr="001D19F6">
        <w:rPr>
          <w:rFonts w:ascii="Arial" w:eastAsia="굴림" w:hAnsi="Arial" w:cs="Arial"/>
          <w:b/>
          <w:sz w:val="22"/>
        </w:rPr>
        <w:t xml:space="preserve"> </w:t>
      </w:r>
      <w:r w:rsidR="00C062EB" w:rsidRPr="001D19F6">
        <w:rPr>
          <w:rFonts w:ascii="Arial" w:eastAsia="굴림" w:hAnsi="Arial" w:cs="Arial"/>
          <w:b/>
          <w:sz w:val="22"/>
        </w:rPr>
        <w:t>A028</w:t>
      </w:r>
      <w:r w:rsidR="00155ACE" w:rsidRPr="001D19F6">
        <w:rPr>
          <w:rFonts w:ascii="Arial" w:eastAsia="굴림" w:hAnsi="Arial" w:cs="Arial"/>
          <w:b/>
          <w:sz w:val="22"/>
        </w:rPr>
        <w:t>.</w:t>
      </w:r>
    </w:p>
    <w:p w14:paraId="1F077DC7" w14:textId="77777777" w:rsidR="00C062EB" w:rsidRPr="001D19F6" w:rsidRDefault="00C062EB" w:rsidP="006F0FED">
      <w:pPr>
        <w:wordWrap/>
        <w:spacing w:line="360" w:lineRule="auto"/>
        <w:rPr>
          <w:rFonts w:ascii="Arial" w:eastAsia="굴림" w:hAnsi="Arial" w:cs="Arial"/>
          <w:sz w:val="22"/>
        </w:rPr>
      </w:pPr>
    </w:p>
    <w:p w14:paraId="7D70FBCE" w14:textId="77777777" w:rsidR="006F0FED" w:rsidRPr="001D19F6" w:rsidRDefault="008D4B07" w:rsidP="006F0FED">
      <w:pPr>
        <w:wordWrap/>
        <w:spacing w:line="360" w:lineRule="auto"/>
        <w:rPr>
          <w:rFonts w:ascii="Arial" w:eastAsia="굴림" w:hAnsi="Arial" w:cs="Arial"/>
          <w:sz w:val="22"/>
        </w:rPr>
      </w:pPr>
      <w:r w:rsidRPr="001D19F6">
        <w:rPr>
          <w:rFonts w:ascii="Arial" w:eastAsia="굴림" w:hAnsi="Arial" w:cs="Arial"/>
          <w:sz w:val="22"/>
        </w:rPr>
        <w:t>A025. Has</w:t>
      </w:r>
      <w:r w:rsidR="006F0FED" w:rsidRPr="001D19F6">
        <w:rPr>
          <w:rFonts w:ascii="Arial" w:eastAsia="굴림" w:hAnsi="Arial" w:cs="Arial"/>
          <w:sz w:val="22"/>
        </w:rPr>
        <w:t xml:space="preserve"> your spouse </w:t>
      </w:r>
      <w:r w:rsidR="002C3CFF" w:rsidRPr="001D19F6">
        <w:rPr>
          <w:rFonts w:ascii="Arial" w:eastAsia="굴림" w:hAnsi="Arial" w:cs="Arial"/>
          <w:sz w:val="22"/>
        </w:rPr>
        <w:t>attained further formal education</w:t>
      </w:r>
      <w:r w:rsidR="006F0FED" w:rsidRPr="001D19F6">
        <w:rPr>
          <w:rFonts w:ascii="Arial" w:eastAsia="굴림" w:hAnsi="Arial" w:cs="Arial"/>
          <w:sz w:val="22"/>
        </w:rPr>
        <w:t xml:space="preserve"> since the previous interview?</w:t>
      </w:r>
    </w:p>
    <w:p w14:paraId="7278F6BC" w14:textId="77777777" w:rsidR="00C245BE" w:rsidRPr="001D19F6" w:rsidRDefault="00C245BE" w:rsidP="002D0E30">
      <w:pPr>
        <w:pStyle w:val="a6"/>
        <w:numPr>
          <w:ilvl w:val="0"/>
          <w:numId w:val="3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A028</w:t>
      </w:r>
    </w:p>
    <w:p w14:paraId="259E6F87" w14:textId="77777777" w:rsidR="006F0FED" w:rsidRPr="001D19F6" w:rsidRDefault="006F0FED" w:rsidP="006F0FED">
      <w:pPr>
        <w:wordWrap/>
        <w:spacing w:line="360" w:lineRule="auto"/>
        <w:rPr>
          <w:rFonts w:ascii="Arial" w:eastAsia="굴림" w:hAnsi="Arial" w:cs="Arial"/>
          <w:sz w:val="22"/>
        </w:rPr>
      </w:pPr>
    </w:p>
    <w:p w14:paraId="4A2950CE"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A026. </w:t>
      </w:r>
      <w:r w:rsidR="008D4B07" w:rsidRPr="001D19F6">
        <w:rPr>
          <w:rFonts w:ascii="Arial" w:eastAsia="굴림" w:hAnsi="Arial" w:cs="Arial"/>
          <w:sz w:val="22"/>
        </w:rPr>
        <w:t>What is</w:t>
      </w:r>
      <w:r w:rsidR="002C3CFF" w:rsidRPr="001D19F6">
        <w:rPr>
          <w:rFonts w:ascii="Arial" w:eastAsia="굴림" w:hAnsi="Arial" w:cs="Arial"/>
          <w:sz w:val="22"/>
        </w:rPr>
        <w:t xml:space="preserve"> the level of formal education your spouse has attained</w:t>
      </w:r>
      <w:r w:rsidR="007D3DC1" w:rsidRPr="001D19F6">
        <w:rPr>
          <w:rFonts w:ascii="Arial" w:eastAsia="굴림" w:hAnsi="Arial" w:cs="Arial"/>
          <w:sz w:val="22"/>
        </w:rPr>
        <w:t>?</w:t>
      </w:r>
    </w:p>
    <w:p w14:paraId="2E0DC29B" w14:textId="77777777" w:rsidR="009C2B69" w:rsidRPr="001D19F6" w:rsidRDefault="009C2B69"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Elementary school →Go to A02</w:t>
      </w:r>
      <w:r w:rsidR="00C245BE" w:rsidRPr="001D19F6">
        <w:rPr>
          <w:rFonts w:ascii="Arial" w:eastAsia="굴림" w:hAnsi="Arial" w:cs="Arial"/>
          <w:sz w:val="22"/>
        </w:rPr>
        <w:t>8</w:t>
      </w:r>
      <w:r w:rsidRPr="001D19F6">
        <w:rPr>
          <w:rFonts w:ascii="Arial" w:eastAsia="굴림" w:hAnsi="Arial" w:cs="Arial"/>
          <w:sz w:val="22"/>
        </w:rPr>
        <w:t xml:space="preserve"> </w:t>
      </w:r>
    </w:p>
    <w:p w14:paraId="60EF90FE" w14:textId="77777777" w:rsidR="009C2B69" w:rsidRPr="001D19F6" w:rsidRDefault="009C2B69"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 xml:space="preserve">Middle school (or equivalent qualification </w:t>
      </w:r>
      <w:r w:rsidR="0052190D" w:rsidRPr="001D19F6">
        <w:rPr>
          <w:rFonts w:ascii="Arial" w:eastAsia="굴림" w:hAnsi="Arial" w:cs="Arial"/>
          <w:sz w:val="22"/>
        </w:rPr>
        <w:t>exam</w:t>
      </w:r>
      <w:r w:rsidRPr="001D19F6">
        <w:rPr>
          <w:rFonts w:ascii="Arial" w:eastAsia="굴림" w:hAnsi="Arial" w:cs="Arial"/>
          <w:sz w:val="22"/>
        </w:rPr>
        <w:t>) →Go to A02</w:t>
      </w:r>
      <w:r w:rsidR="00C245BE" w:rsidRPr="001D19F6">
        <w:rPr>
          <w:rFonts w:ascii="Arial" w:eastAsia="굴림" w:hAnsi="Arial" w:cs="Arial"/>
          <w:sz w:val="22"/>
        </w:rPr>
        <w:t>8</w:t>
      </w:r>
    </w:p>
    <w:p w14:paraId="619A548F" w14:textId="77777777" w:rsidR="009C2B69" w:rsidRPr="001D19F6" w:rsidRDefault="009C2B69"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 xml:space="preserve">High school (or equivalent qualification </w:t>
      </w:r>
      <w:r w:rsidR="0052190D" w:rsidRPr="001D19F6">
        <w:rPr>
          <w:rFonts w:ascii="Arial" w:eastAsia="굴림" w:hAnsi="Arial" w:cs="Arial"/>
          <w:sz w:val="22"/>
        </w:rPr>
        <w:t>exam</w:t>
      </w:r>
      <w:r w:rsidRPr="001D19F6">
        <w:rPr>
          <w:rFonts w:ascii="Arial" w:eastAsia="굴림" w:hAnsi="Arial" w:cs="Arial"/>
          <w:sz w:val="22"/>
        </w:rPr>
        <w:t>) →Go to A02</w:t>
      </w:r>
      <w:r w:rsidR="00C245BE" w:rsidRPr="001D19F6">
        <w:rPr>
          <w:rFonts w:ascii="Arial" w:eastAsia="굴림" w:hAnsi="Arial" w:cs="Arial"/>
          <w:sz w:val="22"/>
        </w:rPr>
        <w:t>8</w:t>
      </w:r>
    </w:p>
    <w:p w14:paraId="78AAEE8D" w14:textId="77777777" w:rsidR="009C2B69" w:rsidRPr="001D19F6" w:rsidRDefault="00CF4530"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 xml:space="preserve">Professional/ vocational school/ </w:t>
      </w:r>
      <w:r w:rsidR="00BD150A" w:rsidRPr="001D19F6">
        <w:rPr>
          <w:rFonts w:ascii="Arial" w:eastAsia="굴림" w:hAnsi="Arial" w:cs="Arial"/>
          <w:sz w:val="22"/>
        </w:rPr>
        <w:t>college →Go</w:t>
      </w:r>
      <w:r w:rsidR="009C2B69" w:rsidRPr="001D19F6">
        <w:rPr>
          <w:rFonts w:ascii="Arial" w:eastAsia="굴림" w:hAnsi="Arial" w:cs="Arial"/>
          <w:sz w:val="22"/>
        </w:rPr>
        <w:t xml:space="preserve"> to A02</w:t>
      </w:r>
      <w:r w:rsidR="00C245BE" w:rsidRPr="001D19F6">
        <w:rPr>
          <w:rFonts w:ascii="Arial" w:eastAsia="굴림" w:hAnsi="Arial" w:cs="Arial"/>
          <w:sz w:val="22"/>
        </w:rPr>
        <w:t>8</w:t>
      </w:r>
    </w:p>
    <w:p w14:paraId="508E9A0C" w14:textId="77777777" w:rsidR="009C2B69" w:rsidRPr="001D19F6" w:rsidRDefault="00CF4530"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 xml:space="preserve">University </w:t>
      </w:r>
      <w:r w:rsidR="009C2B69" w:rsidRPr="001D19F6">
        <w:rPr>
          <w:rFonts w:ascii="Arial" w:eastAsia="굴림" w:hAnsi="Arial" w:cs="Arial"/>
          <w:sz w:val="22"/>
        </w:rPr>
        <w:t>→Go to A02</w:t>
      </w:r>
      <w:r w:rsidR="00C245BE" w:rsidRPr="001D19F6">
        <w:rPr>
          <w:rFonts w:ascii="Arial" w:eastAsia="굴림" w:hAnsi="Arial" w:cs="Arial"/>
          <w:sz w:val="22"/>
        </w:rPr>
        <w:t>8</w:t>
      </w:r>
    </w:p>
    <w:p w14:paraId="09B89DE6" w14:textId="77777777" w:rsidR="009C2B69" w:rsidRPr="001D19F6" w:rsidRDefault="009C2B69"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Graduate school (Master degree) →Go to A02</w:t>
      </w:r>
      <w:r w:rsidR="00C245BE" w:rsidRPr="001D19F6">
        <w:rPr>
          <w:rFonts w:ascii="Arial" w:eastAsia="굴림" w:hAnsi="Arial" w:cs="Arial"/>
          <w:sz w:val="22"/>
        </w:rPr>
        <w:t>8</w:t>
      </w:r>
    </w:p>
    <w:p w14:paraId="0A8E2460" w14:textId="77777777" w:rsidR="009C2B69" w:rsidRPr="001D19F6" w:rsidRDefault="009C2B69" w:rsidP="002D0E30">
      <w:pPr>
        <w:pStyle w:val="a6"/>
        <w:numPr>
          <w:ilvl w:val="0"/>
          <w:numId w:val="36"/>
        </w:numPr>
        <w:wordWrap/>
        <w:spacing w:line="360" w:lineRule="auto"/>
        <w:ind w:leftChars="0"/>
        <w:rPr>
          <w:rFonts w:ascii="Arial" w:eastAsia="굴림" w:hAnsi="Arial" w:cs="Arial"/>
          <w:sz w:val="22"/>
        </w:rPr>
      </w:pPr>
      <w:r w:rsidRPr="001D19F6">
        <w:rPr>
          <w:rFonts w:ascii="Arial" w:eastAsia="굴림" w:hAnsi="Arial" w:cs="Arial"/>
          <w:sz w:val="22"/>
        </w:rPr>
        <w:t>Post college (PhD) →Go to A02</w:t>
      </w:r>
      <w:r w:rsidR="00C245BE" w:rsidRPr="001D19F6">
        <w:rPr>
          <w:rFonts w:ascii="Arial" w:eastAsia="굴림" w:hAnsi="Arial" w:cs="Arial"/>
          <w:sz w:val="22"/>
        </w:rPr>
        <w:t>8</w:t>
      </w:r>
    </w:p>
    <w:p w14:paraId="0A16239C" w14:textId="77777777" w:rsidR="009C2B69" w:rsidRPr="001D19F6" w:rsidRDefault="005C57B4" w:rsidP="005C57B4">
      <w:pPr>
        <w:wordWrap/>
        <w:spacing w:line="360" w:lineRule="auto"/>
        <w:ind w:left="400"/>
        <w:rPr>
          <w:rFonts w:ascii="Arial" w:eastAsia="굴림" w:hAnsi="Arial" w:cs="Arial"/>
          <w:sz w:val="22"/>
        </w:rPr>
      </w:pPr>
      <w:r w:rsidRPr="001D19F6">
        <w:rPr>
          <w:rFonts w:ascii="Arial" w:eastAsia="굴림" w:hAnsi="Arial" w:cs="Arial"/>
          <w:sz w:val="22"/>
        </w:rPr>
        <w:t>[97]</w:t>
      </w:r>
      <w:r w:rsidR="0007714A" w:rsidRPr="001D19F6">
        <w:rPr>
          <w:rFonts w:ascii="Arial" w:eastAsia="굴림" w:hAnsi="Arial" w:cs="Arial"/>
          <w:sz w:val="22"/>
        </w:rPr>
        <w:t xml:space="preserve"> </w:t>
      </w:r>
      <w:r w:rsidR="009C2B69" w:rsidRPr="001D19F6">
        <w:rPr>
          <w:rFonts w:ascii="Arial" w:eastAsia="굴림" w:hAnsi="Arial" w:cs="Arial"/>
          <w:sz w:val="22"/>
        </w:rPr>
        <w:t xml:space="preserve">Others </w:t>
      </w:r>
    </w:p>
    <w:p w14:paraId="0E60DC03" w14:textId="77777777" w:rsidR="009C2B69" w:rsidRPr="001D19F6" w:rsidRDefault="005C57B4" w:rsidP="009C2B69">
      <w:pPr>
        <w:wordWrap/>
        <w:spacing w:line="360" w:lineRule="auto"/>
        <w:ind w:left="400"/>
        <w:rPr>
          <w:rFonts w:ascii="Arial" w:eastAsia="굴림" w:hAnsi="Arial" w:cs="Arial"/>
          <w:sz w:val="22"/>
        </w:rPr>
      </w:pPr>
      <w:r w:rsidRPr="001D19F6">
        <w:rPr>
          <w:rFonts w:ascii="Arial" w:eastAsia="굴림" w:hAnsi="Arial" w:cs="Arial"/>
          <w:sz w:val="22"/>
        </w:rPr>
        <w:t>[</w:t>
      </w:r>
      <w:r w:rsidR="00AA065E" w:rsidRPr="001D19F6">
        <w:rPr>
          <w:rFonts w:ascii="Arial" w:eastAsia="굴림" w:hAnsi="Arial" w:cs="Arial"/>
          <w:sz w:val="22"/>
        </w:rPr>
        <w:t>98</w:t>
      </w:r>
      <w:r w:rsidRPr="001D19F6">
        <w:rPr>
          <w:rFonts w:ascii="Arial" w:eastAsia="굴림" w:hAnsi="Arial" w:cs="Arial"/>
          <w:sz w:val="22"/>
        </w:rPr>
        <w:t>]</w:t>
      </w:r>
      <w:r w:rsidR="009C2B69" w:rsidRPr="001D19F6">
        <w:rPr>
          <w:rFonts w:ascii="Arial" w:eastAsia="굴림" w:hAnsi="Arial" w:cs="Arial"/>
          <w:sz w:val="22"/>
        </w:rPr>
        <w:t xml:space="preserve"> Don’t know →Go to A02</w:t>
      </w:r>
      <w:r w:rsidR="00C245BE" w:rsidRPr="001D19F6">
        <w:rPr>
          <w:rFonts w:ascii="Arial" w:eastAsia="굴림" w:hAnsi="Arial" w:cs="Arial"/>
          <w:sz w:val="22"/>
        </w:rPr>
        <w:t>8</w:t>
      </w:r>
    </w:p>
    <w:p w14:paraId="34E50561" w14:textId="77777777" w:rsidR="009C2B69" w:rsidRPr="001D19F6" w:rsidRDefault="005C57B4" w:rsidP="009C2B69">
      <w:pPr>
        <w:wordWrap/>
        <w:spacing w:line="360" w:lineRule="auto"/>
        <w:ind w:firstLine="400"/>
        <w:rPr>
          <w:rFonts w:ascii="Arial" w:eastAsia="굴림" w:hAnsi="Arial" w:cs="Arial"/>
          <w:sz w:val="22"/>
        </w:rPr>
      </w:pPr>
      <w:r w:rsidRPr="001D19F6">
        <w:rPr>
          <w:rFonts w:ascii="Arial" w:eastAsia="굴림" w:hAnsi="Arial" w:cs="Arial"/>
          <w:sz w:val="22"/>
        </w:rPr>
        <w:t>[</w:t>
      </w:r>
      <w:r w:rsidR="00AA065E" w:rsidRPr="001D19F6">
        <w:rPr>
          <w:rFonts w:ascii="Arial" w:eastAsia="굴림" w:hAnsi="Arial" w:cs="Arial"/>
          <w:sz w:val="22"/>
        </w:rPr>
        <w:t>99</w:t>
      </w:r>
      <w:r w:rsidRPr="001D19F6">
        <w:rPr>
          <w:rFonts w:ascii="Arial" w:eastAsia="굴림" w:hAnsi="Arial" w:cs="Arial"/>
          <w:sz w:val="22"/>
        </w:rPr>
        <w:t>]</w:t>
      </w:r>
      <w:r w:rsidR="009C2B69" w:rsidRPr="001D19F6">
        <w:rPr>
          <w:rFonts w:ascii="Arial" w:eastAsia="굴림" w:hAnsi="Arial" w:cs="Arial"/>
          <w:sz w:val="22"/>
        </w:rPr>
        <w:t xml:space="preserve"> Refuse to answer →Go to A02</w:t>
      </w:r>
      <w:r w:rsidR="00C245BE" w:rsidRPr="001D19F6">
        <w:rPr>
          <w:rFonts w:ascii="Arial" w:eastAsia="굴림" w:hAnsi="Arial" w:cs="Arial"/>
          <w:sz w:val="22"/>
        </w:rPr>
        <w:t>8</w:t>
      </w:r>
    </w:p>
    <w:p w14:paraId="510C2D1C" w14:textId="77777777" w:rsidR="009C2B69" w:rsidRPr="001D19F6" w:rsidRDefault="009C2B69" w:rsidP="009C2B69">
      <w:pPr>
        <w:wordWrap/>
        <w:spacing w:line="360" w:lineRule="auto"/>
        <w:rPr>
          <w:rFonts w:ascii="Arial" w:eastAsia="굴림" w:hAnsi="Arial" w:cs="Arial"/>
          <w:sz w:val="22"/>
        </w:rPr>
      </w:pPr>
    </w:p>
    <w:p w14:paraId="5B2B60F7" w14:textId="77777777" w:rsidR="009C2B69" w:rsidRPr="001D19F6" w:rsidRDefault="009C2B69" w:rsidP="009C2B69">
      <w:pPr>
        <w:wordWrap/>
        <w:spacing w:line="360" w:lineRule="auto"/>
        <w:rPr>
          <w:rFonts w:ascii="Arial" w:eastAsia="굴림" w:hAnsi="Arial" w:cs="Arial"/>
          <w:sz w:val="22"/>
        </w:rPr>
      </w:pPr>
      <w:r w:rsidRPr="001D19F6">
        <w:rPr>
          <w:rFonts w:ascii="Arial" w:eastAsia="굴림" w:hAnsi="Arial" w:cs="Arial"/>
          <w:sz w:val="22"/>
        </w:rPr>
        <w:t>A027. If others, please specify.</w:t>
      </w:r>
    </w:p>
    <w:p w14:paraId="2A33BCBF" w14:textId="77777777" w:rsidR="009C2B69" w:rsidRPr="001D19F6" w:rsidRDefault="009C2B69" w:rsidP="009C2B69">
      <w:pPr>
        <w:wordWrap/>
        <w:spacing w:line="360" w:lineRule="auto"/>
        <w:ind w:firstLine="800"/>
        <w:rPr>
          <w:rFonts w:ascii="Arial" w:eastAsia="굴림" w:hAnsi="Arial" w:cs="Arial"/>
          <w:sz w:val="22"/>
        </w:rPr>
      </w:pPr>
      <w:r w:rsidRPr="001D19F6">
        <w:rPr>
          <w:rFonts w:ascii="Arial" w:eastAsia="굴림" w:hAnsi="Arial" w:cs="Arial"/>
          <w:sz w:val="22"/>
        </w:rPr>
        <w:t>________________________</w:t>
      </w:r>
    </w:p>
    <w:p w14:paraId="1DDCBD23" w14:textId="77777777" w:rsidR="006F0FED" w:rsidRPr="001D19F6" w:rsidRDefault="006F0FED" w:rsidP="006F0FED">
      <w:pPr>
        <w:wordWrap/>
        <w:spacing w:line="360" w:lineRule="auto"/>
        <w:rPr>
          <w:rFonts w:ascii="Arial" w:eastAsia="굴림" w:hAnsi="Arial" w:cs="Arial"/>
          <w:sz w:val="22"/>
        </w:rPr>
      </w:pPr>
    </w:p>
    <w:p w14:paraId="3850A1B6"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A028. </w:t>
      </w:r>
      <w:r w:rsidR="00A5169F" w:rsidRPr="001D19F6">
        <w:rPr>
          <w:rFonts w:ascii="Arial" w:eastAsia="굴림" w:hAnsi="Arial" w:cs="Arial"/>
          <w:sz w:val="22"/>
        </w:rPr>
        <w:t>Now I</w:t>
      </w:r>
      <w:r w:rsidR="002C3CFF" w:rsidRPr="001D19F6">
        <w:rPr>
          <w:rFonts w:ascii="Arial" w:eastAsia="굴림" w:hAnsi="Arial" w:cs="Arial"/>
          <w:sz w:val="22"/>
        </w:rPr>
        <w:t xml:space="preserve"> would like to know</w:t>
      </w:r>
      <w:r w:rsidR="00A5169F" w:rsidRPr="001D19F6">
        <w:rPr>
          <w:rFonts w:ascii="Arial" w:eastAsia="굴림" w:hAnsi="Arial" w:cs="Arial"/>
          <w:sz w:val="22"/>
        </w:rPr>
        <w:t xml:space="preserve"> about </w:t>
      </w:r>
      <w:r w:rsidRPr="001D19F6">
        <w:rPr>
          <w:rFonts w:ascii="Arial" w:eastAsia="굴림" w:hAnsi="Arial" w:cs="Arial"/>
          <w:sz w:val="22"/>
        </w:rPr>
        <w:t>your spouse’s current employme</w:t>
      </w:r>
      <w:r w:rsidR="00BC2F89" w:rsidRPr="001D19F6">
        <w:rPr>
          <w:rFonts w:ascii="Arial" w:eastAsia="굴림" w:hAnsi="Arial" w:cs="Arial"/>
          <w:sz w:val="22"/>
        </w:rPr>
        <w:t xml:space="preserve">nt </w:t>
      </w:r>
      <w:r w:rsidR="00BE4283" w:rsidRPr="001D19F6">
        <w:rPr>
          <w:rFonts w:ascii="Arial" w:eastAsia="굴림" w:hAnsi="Arial" w:cs="Arial"/>
          <w:sz w:val="22"/>
        </w:rPr>
        <w:t>status</w:t>
      </w:r>
      <w:r w:rsidR="00BC2F89" w:rsidRPr="001D19F6">
        <w:rPr>
          <w:rFonts w:ascii="Arial" w:eastAsia="굴림" w:hAnsi="Arial" w:cs="Arial"/>
          <w:sz w:val="22"/>
        </w:rPr>
        <w:t xml:space="preserve">. Please </w:t>
      </w:r>
      <w:r w:rsidR="00A5169F" w:rsidRPr="001D19F6">
        <w:rPr>
          <w:rFonts w:ascii="Arial" w:eastAsia="굴림" w:hAnsi="Arial" w:cs="Arial"/>
          <w:sz w:val="22"/>
        </w:rPr>
        <w:t xml:space="preserve">answer </w:t>
      </w:r>
      <w:r w:rsidR="00BC2F89" w:rsidRPr="001D19F6">
        <w:rPr>
          <w:rFonts w:ascii="Arial" w:eastAsia="굴림" w:hAnsi="Arial" w:cs="Arial"/>
          <w:sz w:val="22"/>
        </w:rPr>
        <w:t>if</w:t>
      </w:r>
      <w:r w:rsidRPr="001D19F6">
        <w:rPr>
          <w:rFonts w:ascii="Arial" w:eastAsia="굴림" w:hAnsi="Arial" w:cs="Arial"/>
          <w:sz w:val="22"/>
        </w:rPr>
        <w:t xml:space="preserve"> your spouse </w:t>
      </w:r>
      <w:r w:rsidR="00BC2F89" w:rsidRPr="001D19F6">
        <w:rPr>
          <w:rFonts w:ascii="Arial" w:eastAsia="굴림" w:hAnsi="Arial" w:cs="Arial"/>
          <w:sz w:val="22"/>
        </w:rPr>
        <w:t>is currently employed</w:t>
      </w:r>
      <w:r w:rsidRPr="001D19F6">
        <w:rPr>
          <w:rFonts w:ascii="Arial" w:eastAsia="굴림" w:hAnsi="Arial" w:cs="Arial"/>
          <w:sz w:val="22"/>
        </w:rPr>
        <w:t>, temp</w:t>
      </w:r>
      <w:r w:rsidR="00BC2F89" w:rsidRPr="001D19F6">
        <w:rPr>
          <w:rFonts w:ascii="Arial" w:eastAsia="굴림" w:hAnsi="Arial" w:cs="Arial"/>
          <w:sz w:val="22"/>
        </w:rPr>
        <w:t xml:space="preserve">orarily </w:t>
      </w:r>
      <w:r w:rsidR="00EF3B9C">
        <w:rPr>
          <w:rFonts w:ascii="Arial" w:eastAsia="굴림" w:hAnsi="Arial" w:cs="Arial" w:hint="eastAsia"/>
          <w:sz w:val="22"/>
        </w:rPr>
        <w:t>l</w:t>
      </w:r>
      <w:r w:rsidR="00BC2F89" w:rsidRPr="001D19F6">
        <w:rPr>
          <w:rFonts w:ascii="Arial" w:eastAsia="굴림" w:hAnsi="Arial" w:cs="Arial"/>
          <w:sz w:val="22"/>
        </w:rPr>
        <w:t xml:space="preserve">aid off, </w:t>
      </w:r>
      <w:r w:rsidRPr="001D19F6">
        <w:rPr>
          <w:rFonts w:ascii="Arial" w:eastAsia="굴림" w:hAnsi="Arial" w:cs="Arial"/>
          <w:sz w:val="22"/>
        </w:rPr>
        <w:t>looking for work, retired,</w:t>
      </w:r>
      <w:r w:rsidR="00BC2F89" w:rsidRPr="001D19F6">
        <w:rPr>
          <w:rFonts w:ascii="Arial" w:eastAsia="굴림" w:hAnsi="Arial" w:cs="Arial"/>
          <w:sz w:val="22"/>
        </w:rPr>
        <w:t xml:space="preserve"> or has never been employed.</w:t>
      </w:r>
      <w:r w:rsidRPr="001D19F6">
        <w:rPr>
          <w:rFonts w:ascii="Arial" w:eastAsia="굴림" w:hAnsi="Arial" w:cs="Arial"/>
          <w:sz w:val="22"/>
        </w:rPr>
        <w:t xml:space="preserve"> If she/he</w:t>
      </w:r>
      <w:r w:rsidR="00BC2F89" w:rsidRPr="001D19F6">
        <w:rPr>
          <w:rFonts w:ascii="Arial" w:eastAsia="굴림" w:hAnsi="Arial" w:cs="Arial"/>
          <w:sz w:val="22"/>
        </w:rPr>
        <w:t xml:space="preserve"> is employed</w:t>
      </w:r>
      <w:r w:rsidRPr="001D19F6">
        <w:rPr>
          <w:rFonts w:ascii="Arial" w:eastAsia="굴림" w:hAnsi="Arial" w:cs="Arial"/>
          <w:sz w:val="22"/>
        </w:rPr>
        <w:t xml:space="preserve">, please </w:t>
      </w:r>
      <w:r w:rsidR="00A5169F" w:rsidRPr="001D19F6">
        <w:rPr>
          <w:rFonts w:ascii="Arial" w:eastAsia="굴림" w:hAnsi="Arial" w:cs="Arial"/>
          <w:sz w:val="22"/>
        </w:rPr>
        <w:t xml:space="preserve">answer </w:t>
      </w:r>
      <w:r w:rsidR="00BC2F89" w:rsidRPr="001D19F6">
        <w:rPr>
          <w:rFonts w:ascii="Arial" w:eastAsia="굴림" w:hAnsi="Arial" w:cs="Arial"/>
          <w:sz w:val="22"/>
        </w:rPr>
        <w:t xml:space="preserve">if </w:t>
      </w:r>
      <w:r w:rsidRPr="001D19F6">
        <w:rPr>
          <w:rFonts w:ascii="Arial" w:eastAsia="굴림" w:hAnsi="Arial" w:cs="Arial"/>
          <w:sz w:val="22"/>
        </w:rPr>
        <w:t>she/h</w:t>
      </w:r>
      <w:r w:rsidR="00BC2F89" w:rsidRPr="001D19F6">
        <w:rPr>
          <w:rFonts w:ascii="Arial" w:eastAsia="굴림" w:hAnsi="Arial" w:cs="Arial"/>
          <w:sz w:val="22"/>
        </w:rPr>
        <w:t>e works full time or part time</w:t>
      </w:r>
      <w:r w:rsidRPr="001D19F6">
        <w:rPr>
          <w:rFonts w:ascii="Arial" w:eastAsia="굴림" w:hAnsi="Arial" w:cs="Arial"/>
          <w:sz w:val="22"/>
        </w:rPr>
        <w:t>.</w:t>
      </w:r>
    </w:p>
    <w:p w14:paraId="08588D3A" w14:textId="77777777" w:rsidR="006E77BE" w:rsidRPr="001D19F6" w:rsidRDefault="00B94604" w:rsidP="006E77BE">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[IWER</w:t>
      </w:r>
      <w:r w:rsidR="006F0FED" w:rsidRPr="001D19F6">
        <w:rPr>
          <w:rFonts w:ascii="Arial" w:hAnsi="Arial" w:cs="Arial"/>
          <w:color w:val="auto"/>
          <w:sz w:val="22"/>
          <w:szCs w:val="22"/>
        </w:rPr>
        <w:t>:</w:t>
      </w:r>
      <w:r w:rsidR="006E77BE" w:rsidRPr="001D19F6">
        <w:rPr>
          <w:rFonts w:ascii="Arial" w:hAnsi="Arial" w:cs="Arial"/>
          <w:color w:val="auto"/>
          <w:sz w:val="22"/>
          <w:szCs w:val="22"/>
        </w:rPr>
        <w:t xml:space="preserve"> Retirement refers to having stopped income-</w:t>
      </w:r>
      <w:r w:rsidR="00BE4283" w:rsidRPr="001D19F6">
        <w:rPr>
          <w:rFonts w:ascii="Arial" w:hAnsi="Arial" w:cs="Arial"/>
          <w:color w:val="auto"/>
          <w:sz w:val="22"/>
          <w:szCs w:val="22"/>
        </w:rPr>
        <w:t>earning activities and currently</w:t>
      </w:r>
      <w:r w:rsidR="006E77BE" w:rsidRPr="001D19F6">
        <w:rPr>
          <w:rFonts w:ascii="Arial" w:hAnsi="Arial" w:cs="Arial"/>
          <w:color w:val="auto"/>
          <w:sz w:val="22"/>
          <w:szCs w:val="22"/>
        </w:rPr>
        <w:t xml:space="preserve"> not working or engaging only in pastime work</w:t>
      </w:r>
      <w:r w:rsidR="00BE4283" w:rsidRPr="001D19F6">
        <w:rPr>
          <w:rFonts w:ascii="Arial" w:hAnsi="Arial" w:cs="Arial"/>
          <w:color w:val="auto"/>
          <w:sz w:val="22"/>
          <w:szCs w:val="22"/>
        </w:rPr>
        <w:t xml:space="preserve">. Also, she/he doesn’t have intention to do </w:t>
      </w:r>
      <w:r w:rsidR="006E77BE" w:rsidRPr="001D19F6">
        <w:rPr>
          <w:rFonts w:ascii="Arial" w:hAnsi="Arial" w:cs="Arial"/>
          <w:color w:val="auto"/>
          <w:sz w:val="22"/>
          <w:szCs w:val="22"/>
        </w:rPr>
        <w:t>anything more serious than pastime work</w:t>
      </w:r>
      <w:r w:rsidR="002D111D" w:rsidRPr="001D19F6">
        <w:rPr>
          <w:rFonts w:ascii="Arial" w:hAnsi="Arial" w:cs="Arial"/>
          <w:color w:val="auto"/>
          <w:sz w:val="22"/>
          <w:szCs w:val="22"/>
        </w:rPr>
        <w:t xml:space="preserve"> as long as there is no special change in circumstances</w:t>
      </w:r>
      <w:r w:rsidR="006E77BE" w:rsidRPr="001D19F6">
        <w:rPr>
          <w:rFonts w:ascii="Arial" w:hAnsi="Arial" w:cs="Arial"/>
          <w:color w:val="auto"/>
          <w:sz w:val="22"/>
          <w:szCs w:val="22"/>
        </w:rPr>
        <w:t>.]</w:t>
      </w:r>
    </w:p>
    <w:p w14:paraId="482E8FD6" w14:textId="77777777" w:rsidR="006F0FED" w:rsidRPr="001D19F6" w:rsidRDefault="006F0FED"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Full-time worker →Go to A03</w:t>
      </w:r>
      <w:r w:rsidR="007D3DC1" w:rsidRPr="001D19F6">
        <w:rPr>
          <w:rFonts w:ascii="Arial" w:eastAsia="굴림" w:hAnsi="Arial" w:cs="Arial"/>
          <w:sz w:val="22"/>
        </w:rPr>
        <w:t>0</w:t>
      </w:r>
    </w:p>
    <w:p w14:paraId="3D50CD33" w14:textId="77777777" w:rsidR="006F0FED" w:rsidRPr="001D19F6" w:rsidRDefault="006F0FED"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Part-time worker</w:t>
      </w:r>
      <w:r w:rsidR="00DE23F5" w:rsidRPr="001D19F6">
        <w:rPr>
          <w:rFonts w:ascii="Arial" w:eastAsia="굴림" w:hAnsi="Arial" w:cs="Arial"/>
          <w:sz w:val="22"/>
        </w:rPr>
        <w:t xml:space="preserve"> </w:t>
      </w:r>
      <w:r w:rsidRPr="001D19F6">
        <w:rPr>
          <w:rFonts w:ascii="Arial" w:eastAsia="굴림" w:hAnsi="Arial" w:cs="Arial"/>
          <w:sz w:val="22"/>
        </w:rPr>
        <w:t>→Go to A030</w:t>
      </w:r>
    </w:p>
    <w:p w14:paraId="5FDCE9CD" w14:textId="77777777" w:rsidR="006F0FED" w:rsidRPr="001D19F6" w:rsidRDefault="00BC2F89"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Temporarily laid off</w:t>
      </w:r>
      <w:r w:rsidR="006F0FED" w:rsidRPr="001D19F6">
        <w:rPr>
          <w:rFonts w:ascii="Arial" w:eastAsia="굴림" w:hAnsi="Arial" w:cs="Arial"/>
          <w:sz w:val="22"/>
        </w:rPr>
        <w:t xml:space="preserve"> on sick or other leave →Go to A030</w:t>
      </w:r>
    </w:p>
    <w:p w14:paraId="39025A3B" w14:textId="77777777" w:rsidR="006F0FED" w:rsidRPr="001D19F6" w:rsidRDefault="006F0FED"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Unemployed and looking for work →Go to A030</w:t>
      </w:r>
    </w:p>
    <w:p w14:paraId="2A4C4D78" w14:textId="77777777" w:rsidR="006F0FED" w:rsidRPr="001D19F6" w:rsidRDefault="006F0FED"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Retired →Go to A030</w:t>
      </w:r>
    </w:p>
    <w:p w14:paraId="4C44CBBC" w14:textId="77777777" w:rsidR="006F0FED" w:rsidRPr="001D19F6" w:rsidRDefault="009F5221" w:rsidP="002D0E30">
      <w:pPr>
        <w:pStyle w:val="a6"/>
        <w:numPr>
          <w:ilvl w:val="0"/>
          <w:numId w:val="38"/>
        </w:numPr>
        <w:wordWrap/>
        <w:spacing w:line="360" w:lineRule="auto"/>
        <w:ind w:leftChars="0"/>
        <w:rPr>
          <w:rFonts w:ascii="Arial" w:eastAsia="굴림" w:hAnsi="Arial" w:cs="Arial"/>
          <w:sz w:val="22"/>
        </w:rPr>
      </w:pPr>
      <w:r w:rsidRPr="001D19F6">
        <w:rPr>
          <w:rFonts w:ascii="Arial" w:eastAsia="굴림" w:hAnsi="Arial" w:cs="Arial"/>
          <w:sz w:val="22"/>
        </w:rPr>
        <w:t xml:space="preserve">Haven’t worked after marriage </w:t>
      </w:r>
      <w:r w:rsidR="006F0FED" w:rsidRPr="001D19F6">
        <w:rPr>
          <w:rFonts w:ascii="Arial" w:eastAsia="굴림" w:hAnsi="Arial" w:cs="Arial"/>
          <w:sz w:val="22"/>
        </w:rPr>
        <w:t>→Go to A030</w:t>
      </w:r>
    </w:p>
    <w:p w14:paraId="0648CEA8" w14:textId="77777777" w:rsidR="006F0FED" w:rsidRPr="001D19F6" w:rsidRDefault="005C57B4" w:rsidP="00BE4283">
      <w:pPr>
        <w:wordWrap/>
        <w:spacing w:line="360" w:lineRule="auto"/>
        <w:ind w:firstLine="400"/>
        <w:rPr>
          <w:rFonts w:ascii="Arial" w:eastAsia="굴림" w:hAnsi="Arial" w:cs="Arial"/>
          <w:sz w:val="22"/>
        </w:rPr>
      </w:pPr>
      <w:r w:rsidRPr="001D19F6">
        <w:rPr>
          <w:rFonts w:ascii="Arial" w:eastAsia="굴림" w:hAnsi="Arial" w:cs="Arial"/>
          <w:sz w:val="22"/>
        </w:rPr>
        <w:t>[</w:t>
      </w:r>
      <w:r w:rsidR="007D3DC1" w:rsidRPr="001D19F6">
        <w:rPr>
          <w:rFonts w:ascii="Arial" w:eastAsia="굴림" w:hAnsi="Arial" w:cs="Arial"/>
          <w:sz w:val="22"/>
        </w:rPr>
        <w:t>97</w:t>
      </w:r>
      <w:r w:rsidRPr="001D19F6">
        <w:rPr>
          <w:rFonts w:ascii="Arial" w:eastAsia="굴림" w:hAnsi="Arial" w:cs="Arial"/>
          <w:sz w:val="22"/>
        </w:rPr>
        <w:t>]</w:t>
      </w:r>
      <w:r w:rsidR="00BE4283" w:rsidRPr="001D19F6">
        <w:rPr>
          <w:rFonts w:ascii="Arial" w:eastAsia="굴림" w:hAnsi="Arial" w:cs="Arial"/>
          <w:sz w:val="22"/>
        </w:rPr>
        <w:t xml:space="preserve"> </w:t>
      </w:r>
      <w:r w:rsidR="006F0FED" w:rsidRPr="001D19F6">
        <w:rPr>
          <w:rFonts w:ascii="Arial" w:eastAsia="굴림" w:hAnsi="Arial" w:cs="Arial"/>
          <w:sz w:val="22"/>
        </w:rPr>
        <w:t>Other</w:t>
      </w:r>
      <w:r w:rsidR="00BC2F89" w:rsidRPr="001D19F6">
        <w:rPr>
          <w:rFonts w:ascii="Arial" w:eastAsia="굴림" w:hAnsi="Arial" w:cs="Arial"/>
          <w:sz w:val="22"/>
        </w:rPr>
        <w:t>s</w:t>
      </w:r>
    </w:p>
    <w:p w14:paraId="322CB0F7" w14:textId="77777777" w:rsidR="00BE4283" w:rsidRPr="001D19F6" w:rsidRDefault="00BE4283">
      <w:pPr>
        <w:widowControl/>
        <w:wordWrap/>
        <w:autoSpaceDE/>
        <w:autoSpaceDN/>
        <w:jc w:val="left"/>
        <w:rPr>
          <w:rFonts w:ascii="Arial" w:eastAsia="굴림" w:hAnsi="Arial" w:cs="Arial"/>
          <w:sz w:val="22"/>
        </w:rPr>
      </w:pPr>
    </w:p>
    <w:p w14:paraId="778DB477"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A029. </w:t>
      </w:r>
      <w:r w:rsidR="00BC2F89" w:rsidRPr="001D19F6">
        <w:rPr>
          <w:rFonts w:ascii="Arial" w:eastAsia="굴림" w:hAnsi="Arial" w:cs="Arial"/>
          <w:sz w:val="22"/>
        </w:rPr>
        <w:t>If others, please specify</w:t>
      </w:r>
      <w:r w:rsidRPr="001D19F6">
        <w:rPr>
          <w:rFonts w:ascii="Arial" w:eastAsia="굴림" w:hAnsi="Arial" w:cs="Arial"/>
          <w:sz w:val="22"/>
        </w:rPr>
        <w:t>.</w:t>
      </w:r>
    </w:p>
    <w:p w14:paraId="1251370A" w14:textId="77777777" w:rsidR="006302A3" w:rsidRPr="001D19F6" w:rsidRDefault="00BE4283" w:rsidP="00BE4283">
      <w:pPr>
        <w:wordWrap/>
        <w:spacing w:line="360" w:lineRule="auto"/>
        <w:ind w:firstLine="800"/>
        <w:rPr>
          <w:rFonts w:ascii="Arial" w:eastAsia="굴림" w:hAnsi="Arial" w:cs="Arial"/>
          <w:sz w:val="22"/>
        </w:rPr>
      </w:pPr>
      <w:r w:rsidRPr="001D19F6">
        <w:rPr>
          <w:rFonts w:ascii="Arial" w:eastAsia="굴림" w:hAnsi="Arial" w:cs="Arial"/>
          <w:sz w:val="22"/>
        </w:rPr>
        <w:t>__________________________</w:t>
      </w:r>
    </w:p>
    <w:p w14:paraId="50B92D35" w14:textId="77777777" w:rsidR="006F0FED" w:rsidRPr="001D19F6" w:rsidRDefault="006F0FED" w:rsidP="006F0FED">
      <w:pPr>
        <w:wordWrap/>
        <w:spacing w:line="360" w:lineRule="auto"/>
        <w:rPr>
          <w:rFonts w:ascii="Arial" w:eastAsia="굴림" w:hAnsi="Arial" w:cs="Arial"/>
          <w:sz w:val="22"/>
        </w:rPr>
      </w:pPr>
    </w:p>
    <w:p w14:paraId="6B083B65" w14:textId="77777777" w:rsidR="005261FA" w:rsidRPr="001D19F6" w:rsidRDefault="00DD0CE6" w:rsidP="00BE4283">
      <w:pPr>
        <w:wordWrap/>
        <w:spacing w:line="360" w:lineRule="auto"/>
        <w:rPr>
          <w:rFonts w:ascii="Arial" w:eastAsia="굴림" w:hAnsi="Arial" w:cs="Arial"/>
          <w:b/>
          <w:sz w:val="22"/>
        </w:rPr>
      </w:pPr>
      <w:r w:rsidRPr="001D19F6">
        <w:rPr>
          <w:rFonts w:ascii="Arial" w:eastAsia="굴림" w:hAnsi="Arial" w:cs="Arial"/>
          <w:b/>
          <w:sz w:val="22"/>
        </w:rPr>
        <w:t xml:space="preserve">&lt; </w:t>
      </w:r>
      <w:r w:rsidR="005261FA" w:rsidRPr="001D19F6">
        <w:rPr>
          <w:rFonts w:ascii="Arial" w:eastAsia="굴림" w:hAnsi="Arial" w:cs="Arial"/>
          <w:b/>
          <w:sz w:val="22"/>
        </w:rPr>
        <w:t>Religion and Social Relationship and Social Activity</w:t>
      </w:r>
      <w:r w:rsidRPr="001D19F6">
        <w:rPr>
          <w:rFonts w:ascii="Arial" w:eastAsia="굴림" w:hAnsi="Arial" w:cs="Arial"/>
          <w:b/>
          <w:sz w:val="22"/>
        </w:rPr>
        <w:t xml:space="preserve"> &gt;</w:t>
      </w:r>
    </w:p>
    <w:p w14:paraId="35DB762C" w14:textId="77777777" w:rsidR="00177753"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A030.</w:t>
      </w:r>
      <w:r w:rsidR="00B066CC" w:rsidRPr="001D19F6">
        <w:rPr>
          <w:rFonts w:ascii="Arial" w:eastAsia="굴림" w:hAnsi="Arial" w:cs="Arial"/>
          <w:sz w:val="22"/>
        </w:rPr>
        <w:t xml:space="preserve"> If any, what is your religion? </w:t>
      </w:r>
    </w:p>
    <w:p w14:paraId="3F513FCA" w14:textId="77777777" w:rsidR="006F0FED" w:rsidRPr="001D19F6" w:rsidRDefault="006F0FED"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 xml:space="preserve">No </w:t>
      </w:r>
      <w:r w:rsidR="00177753" w:rsidRPr="001D19F6">
        <w:rPr>
          <w:rFonts w:ascii="Arial" w:eastAsia="굴림" w:hAnsi="Arial" w:cs="Arial"/>
          <w:sz w:val="22"/>
        </w:rPr>
        <w:t>religion</w:t>
      </w:r>
      <w:r w:rsidR="00B066CC" w:rsidRPr="001D19F6">
        <w:rPr>
          <w:rFonts w:ascii="Arial" w:eastAsia="굴림" w:hAnsi="Arial" w:cs="Arial"/>
          <w:sz w:val="22"/>
        </w:rPr>
        <w:tab/>
      </w:r>
      <w:r w:rsidR="00177753" w:rsidRPr="001D19F6">
        <w:rPr>
          <w:rFonts w:ascii="Arial" w:eastAsia="굴림" w:hAnsi="Arial" w:cs="Arial"/>
          <w:sz w:val="22"/>
        </w:rPr>
        <w:t xml:space="preserve"> </w:t>
      </w:r>
      <w:r w:rsidRPr="001D19F6">
        <w:rPr>
          <w:rFonts w:ascii="Arial" w:eastAsia="굴림" w:hAnsi="Arial" w:cs="Arial"/>
          <w:sz w:val="22"/>
        </w:rPr>
        <w:t>→Go to A032</w:t>
      </w:r>
    </w:p>
    <w:p w14:paraId="2B08FF00" w14:textId="77777777" w:rsidR="006F0FED" w:rsidRPr="001D19F6" w:rsidRDefault="006F0FED"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Protestant</w:t>
      </w:r>
      <w:r w:rsidR="00177753" w:rsidRPr="001D19F6">
        <w:rPr>
          <w:rFonts w:ascii="Arial" w:eastAsia="굴림" w:hAnsi="Arial" w:cs="Arial"/>
          <w:sz w:val="22"/>
        </w:rPr>
        <w:t>ism</w:t>
      </w:r>
      <w:r w:rsidR="00B066CC" w:rsidRPr="001D19F6">
        <w:rPr>
          <w:rFonts w:ascii="Arial" w:eastAsia="굴림" w:hAnsi="Arial" w:cs="Arial"/>
          <w:sz w:val="22"/>
        </w:rPr>
        <w:tab/>
      </w:r>
      <w:r w:rsidRPr="001D19F6">
        <w:rPr>
          <w:rFonts w:ascii="Arial" w:eastAsia="굴림" w:hAnsi="Arial" w:cs="Arial"/>
          <w:sz w:val="22"/>
        </w:rPr>
        <w:t xml:space="preserve"> →Go to A032</w:t>
      </w:r>
      <w:r w:rsidRPr="001D19F6">
        <w:rPr>
          <w:rFonts w:ascii="Arial" w:eastAsia="굴림" w:hAnsi="Arial" w:cs="Arial"/>
          <w:sz w:val="22"/>
        </w:rPr>
        <w:tab/>
      </w:r>
    </w:p>
    <w:p w14:paraId="132B7BF1" w14:textId="77777777" w:rsidR="006F0FED" w:rsidRPr="001D19F6" w:rsidRDefault="006F0FED"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Catholi</w:t>
      </w:r>
      <w:r w:rsidR="00177753" w:rsidRPr="001D19F6">
        <w:rPr>
          <w:rFonts w:ascii="Arial" w:eastAsia="굴림" w:hAnsi="Arial" w:cs="Arial"/>
          <w:sz w:val="22"/>
        </w:rPr>
        <w:t>cism</w:t>
      </w:r>
      <w:r w:rsidR="00B066CC" w:rsidRPr="001D19F6">
        <w:rPr>
          <w:rFonts w:ascii="Arial" w:eastAsia="굴림" w:hAnsi="Arial" w:cs="Arial"/>
          <w:sz w:val="22"/>
        </w:rPr>
        <w:tab/>
      </w:r>
      <w:r w:rsidRPr="001D19F6">
        <w:rPr>
          <w:rFonts w:ascii="Arial" w:eastAsia="굴림" w:hAnsi="Arial" w:cs="Arial"/>
          <w:sz w:val="22"/>
        </w:rPr>
        <w:t xml:space="preserve"> →Go to A032</w:t>
      </w:r>
    </w:p>
    <w:p w14:paraId="063E9755" w14:textId="77777777" w:rsidR="006F0FED" w:rsidRPr="001D19F6" w:rsidRDefault="00177753"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Buddhism</w:t>
      </w:r>
      <w:r w:rsidR="00B066CC" w:rsidRPr="001D19F6">
        <w:rPr>
          <w:rFonts w:ascii="Arial" w:eastAsia="굴림" w:hAnsi="Arial" w:cs="Arial"/>
          <w:sz w:val="22"/>
        </w:rPr>
        <w:tab/>
      </w:r>
      <w:r w:rsidR="006F0FED" w:rsidRPr="001D19F6">
        <w:rPr>
          <w:rFonts w:ascii="Arial" w:eastAsia="굴림" w:hAnsi="Arial" w:cs="Arial"/>
          <w:sz w:val="22"/>
        </w:rPr>
        <w:t xml:space="preserve"> →Go to A032</w:t>
      </w:r>
    </w:p>
    <w:p w14:paraId="2A4055FF" w14:textId="77777777" w:rsidR="006F0FED" w:rsidRPr="001D19F6" w:rsidRDefault="00177753"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Won Buddhism</w:t>
      </w:r>
      <w:r w:rsidR="006F0FED" w:rsidRPr="001D19F6">
        <w:rPr>
          <w:rFonts w:ascii="Arial" w:eastAsia="굴림" w:hAnsi="Arial" w:cs="Arial"/>
          <w:sz w:val="22"/>
        </w:rPr>
        <w:t xml:space="preserve"> </w:t>
      </w:r>
      <w:r w:rsidR="00B066CC" w:rsidRPr="001D19F6">
        <w:rPr>
          <w:rFonts w:ascii="Arial" w:eastAsia="굴림" w:hAnsi="Arial" w:cs="Arial"/>
          <w:sz w:val="22"/>
        </w:rPr>
        <w:tab/>
        <w:t xml:space="preserve"> </w:t>
      </w:r>
      <w:r w:rsidR="006F0FED" w:rsidRPr="001D19F6">
        <w:rPr>
          <w:rFonts w:ascii="Arial" w:eastAsia="굴림" w:hAnsi="Arial" w:cs="Arial"/>
          <w:sz w:val="22"/>
        </w:rPr>
        <w:t>→Go to A032</w:t>
      </w:r>
    </w:p>
    <w:p w14:paraId="012FE15F" w14:textId="77777777" w:rsidR="006F0FED" w:rsidRPr="001D19F6" w:rsidRDefault="006F0FED" w:rsidP="002D0E30">
      <w:pPr>
        <w:pStyle w:val="a6"/>
        <w:numPr>
          <w:ilvl w:val="0"/>
          <w:numId w:val="39"/>
        </w:numPr>
        <w:wordWrap/>
        <w:spacing w:line="360" w:lineRule="auto"/>
        <w:ind w:leftChars="0"/>
        <w:rPr>
          <w:rFonts w:ascii="Arial" w:eastAsia="굴림" w:hAnsi="Arial" w:cs="Arial"/>
          <w:sz w:val="22"/>
        </w:rPr>
      </w:pPr>
      <w:r w:rsidRPr="001D19F6">
        <w:rPr>
          <w:rFonts w:ascii="Arial" w:eastAsia="굴림" w:hAnsi="Arial" w:cs="Arial"/>
          <w:sz w:val="22"/>
        </w:rPr>
        <w:t>Other</w:t>
      </w:r>
      <w:r w:rsidR="004C6470" w:rsidRPr="001D19F6">
        <w:rPr>
          <w:rFonts w:ascii="Arial" w:eastAsia="굴림" w:hAnsi="Arial" w:cs="Arial"/>
          <w:sz w:val="22"/>
        </w:rPr>
        <w:t>s</w:t>
      </w:r>
    </w:p>
    <w:p w14:paraId="24E5A2CD" w14:textId="77777777" w:rsidR="0028285A" w:rsidRPr="001D19F6" w:rsidRDefault="0028285A" w:rsidP="006F0FED">
      <w:pPr>
        <w:wordWrap/>
        <w:spacing w:line="360" w:lineRule="auto"/>
        <w:rPr>
          <w:rFonts w:ascii="Arial" w:eastAsia="굴림" w:hAnsi="Arial" w:cs="Arial"/>
          <w:sz w:val="22"/>
        </w:rPr>
      </w:pPr>
    </w:p>
    <w:p w14:paraId="18A3492D"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A031.</w:t>
      </w:r>
      <w:r w:rsidR="004C6470" w:rsidRPr="001D19F6">
        <w:rPr>
          <w:rFonts w:ascii="Arial" w:eastAsia="굴림" w:hAnsi="Arial" w:cs="Arial"/>
          <w:sz w:val="22"/>
        </w:rPr>
        <w:t xml:space="preserve"> If others,</w:t>
      </w:r>
      <w:r w:rsidR="00AF5600" w:rsidRPr="001D19F6">
        <w:rPr>
          <w:rFonts w:ascii="Arial" w:eastAsia="굴림" w:hAnsi="Arial" w:cs="Arial"/>
          <w:sz w:val="22"/>
        </w:rPr>
        <w:t xml:space="preserve"> </w:t>
      </w:r>
      <w:r w:rsidR="004C6470" w:rsidRPr="001D19F6">
        <w:rPr>
          <w:rFonts w:ascii="Arial" w:eastAsia="굴림" w:hAnsi="Arial" w:cs="Arial"/>
          <w:sz w:val="22"/>
        </w:rPr>
        <w:t>please specify</w:t>
      </w:r>
      <w:r w:rsidRPr="001D19F6">
        <w:rPr>
          <w:rFonts w:ascii="Arial" w:eastAsia="굴림" w:hAnsi="Arial" w:cs="Arial"/>
          <w:sz w:val="22"/>
        </w:rPr>
        <w:t>.</w:t>
      </w:r>
      <w:r w:rsidR="0028285A" w:rsidRPr="001D19F6">
        <w:rPr>
          <w:rFonts w:ascii="Arial" w:eastAsia="굴림" w:hAnsi="Arial" w:cs="Arial"/>
          <w:sz w:val="22"/>
        </w:rPr>
        <w:t xml:space="preserve"> </w:t>
      </w:r>
    </w:p>
    <w:p w14:paraId="4B3AF2E4" w14:textId="77777777" w:rsidR="00AF5600" w:rsidRPr="001D19F6" w:rsidRDefault="00AF5600" w:rsidP="00AF5600">
      <w:pPr>
        <w:wordWrap/>
        <w:spacing w:line="360" w:lineRule="auto"/>
        <w:ind w:firstLine="800"/>
        <w:rPr>
          <w:rFonts w:ascii="Arial" w:eastAsia="굴림" w:hAnsi="Arial" w:cs="Arial"/>
          <w:sz w:val="22"/>
        </w:rPr>
      </w:pPr>
      <w:r w:rsidRPr="001D19F6">
        <w:rPr>
          <w:rFonts w:ascii="Arial" w:eastAsia="굴림" w:hAnsi="Arial" w:cs="Arial"/>
          <w:sz w:val="22"/>
        </w:rPr>
        <w:t>__________________________</w:t>
      </w:r>
    </w:p>
    <w:p w14:paraId="2F84E51D" w14:textId="77777777" w:rsidR="006F0FED" w:rsidRPr="001D19F6" w:rsidRDefault="006F0FED" w:rsidP="006F0FED">
      <w:pPr>
        <w:wordWrap/>
        <w:spacing w:line="360" w:lineRule="auto"/>
        <w:rPr>
          <w:rFonts w:ascii="Arial" w:eastAsia="굴림" w:hAnsi="Arial" w:cs="Arial"/>
          <w:sz w:val="22"/>
        </w:rPr>
      </w:pPr>
    </w:p>
    <w:p w14:paraId="1856683F" w14:textId="77777777" w:rsidR="006F0FED" w:rsidRPr="001D19F6" w:rsidRDefault="00C062EB" w:rsidP="006F0FED">
      <w:pPr>
        <w:wordWrap/>
        <w:spacing w:line="360" w:lineRule="auto"/>
        <w:rPr>
          <w:rFonts w:ascii="Arial" w:eastAsia="굴림" w:hAnsi="Arial" w:cs="Arial"/>
          <w:sz w:val="22"/>
        </w:rPr>
      </w:pPr>
      <w:r w:rsidRPr="001D19F6">
        <w:rPr>
          <w:rFonts w:ascii="Arial" w:eastAsia="굴림" w:hAnsi="Arial" w:cs="Arial"/>
          <w:sz w:val="22"/>
        </w:rPr>
        <w:t xml:space="preserve">A032. </w:t>
      </w:r>
      <w:r w:rsidR="006F0FED" w:rsidRPr="001D19F6">
        <w:rPr>
          <w:rFonts w:ascii="Arial" w:eastAsia="굴림" w:hAnsi="Arial" w:cs="Arial"/>
          <w:sz w:val="22"/>
        </w:rPr>
        <w:t>Do you have any friends or relati</w:t>
      </w:r>
      <w:r w:rsidR="004C6470" w:rsidRPr="001D19F6">
        <w:rPr>
          <w:rFonts w:ascii="Arial" w:eastAsia="굴림" w:hAnsi="Arial" w:cs="Arial"/>
          <w:sz w:val="22"/>
        </w:rPr>
        <w:t>ves who live nearby and have a</w:t>
      </w:r>
      <w:r w:rsidR="006F0FED" w:rsidRPr="001D19F6">
        <w:rPr>
          <w:rFonts w:ascii="Arial" w:eastAsia="굴림" w:hAnsi="Arial" w:cs="Arial"/>
          <w:sz w:val="22"/>
        </w:rPr>
        <w:t xml:space="preserve"> close relationship with</w:t>
      </w:r>
      <w:r w:rsidR="004C6470" w:rsidRPr="001D19F6">
        <w:rPr>
          <w:rFonts w:ascii="Arial" w:eastAsia="굴림" w:hAnsi="Arial" w:cs="Arial"/>
          <w:sz w:val="22"/>
        </w:rPr>
        <w:t xml:space="preserve"> you</w:t>
      </w:r>
      <w:r w:rsidR="006F0FED" w:rsidRPr="001D19F6">
        <w:rPr>
          <w:rFonts w:ascii="Arial" w:eastAsia="굴림" w:hAnsi="Arial" w:cs="Arial"/>
          <w:sz w:val="22"/>
        </w:rPr>
        <w:t>? If so, how often do you meet them in person?</w:t>
      </w:r>
    </w:p>
    <w:p w14:paraId="45EA0324"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3D875624"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0C0089A9"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2</w:t>
      </w:r>
      <w:r w:rsidRPr="001D19F6">
        <w:rPr>
          <w:rFonts w:ascii="Cambria Math" w:eastAsia="굴림" w:hAnsi="Cambria Math" w:cs="Cambria Math"/>
          <w:sz w:val="22"/>
        </w:rPr>
        <w:t>‐</w:t>
      </w:r>
      <w:r w:rsidRPr="001D19F6">
        <w:rPr>
          <w:rFonts w:ascii="Arial" w:eastAsia="굴림" w:hAnsi="Arial" w:cs="Arial"/>
          <w:sz w:val="22"/>
        </w:rPr>
        <w:t>3 times a week</w:t>
      </w:r>
    </w:p>
    <w:p w14:paraId="0BADBF10"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238771CD"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1E2586AA"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20ABDC49"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Three or fo</w:t>
      </w:r>
      <w:r w:rsidR="006E1E0B" w:rsidRPr="001D19F6">
        <w:rPr>
          <w:rFonts w:ascii="Arial" w:eastAsia="굴림" w:hAnsi="Arial" w:cs="Arial"/>
          <w:sz w:val="22"/>
        </w:rPr>
        <w:t>u</w:t>
      </w:r>
      <w:r w:rsidRPr="001D19F6">
        <w:rPr>
          <w:rFonts w:ascii="Arial" w:eastAsia="굴림" w:hAnsi="Arial" w:cs="Arial"/>
          <w:sz w:val="22"/>
        </w:rPr>
        <w:t>r times a year (once every three or four months)</w:t>
      </w:r>
    </w:p>
    <w:p w14:paraId="7C2E9CA8"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233CC574"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 xml:space="preserve">Almost never </w:t>
      </w:r>
      <w:r w:rsidR="009D522D" w:rsidRPr="001D19F6">
        <w:rPr>
          <w:rFonts w:ascii="Arial" w:eastAsia="굴림" w:hAnsi="Arial" w:cs="Arial"/>
          <w:sz w:val="22"/>
        </w:rPr>
        <w:t>a year</w:t>
      </w:r>
    </w:p>
    <w:p w14:paraId="6D6FC6AF" w14:textId="77777777" w:rsidR="006F0FED" w:rsidRPr="001D19F6" w:rsidRDefault="006F0FED" w:rsidP="002D0E30">
      <w:pPr>
        <w:pStyle w:val="a6"/>
        <w:numPr>
          <w:ilvl w:val="0"/>
          <w:numId w:val="40"/>
        </w:numPr>
        <w:wordWrap/>
        <w:spacing w:line="360" w:lineRule="auto"/>
        <w:ind w:leftChars="0"/>
        <w:rPr>
          <w:rFonts w:ascii="Arial" w:eastAsia="굴림" w:hAnsi="Arial" w:cs="Arial"/>
          <w:sz w:val="22"/>
        </w:rPr>
      </w:pPr>
      <w:r w:rsidRPr="001D19F6">
        <w:rPr>
          <w:rFonts w:ascii="Arial" w:eastAsia="굴림" w:hAnsi="Arial" w:cs="Arial"/>
          <w:sz w:val="22"/>
        </w:rPr>
        <w:t>No close friend or relative</w:t>
      </w:r>
    </w:p>
    <w:p w14:paraId="742615B7" w14:textId="77777777" w:rsidR="005261FA" w:rsidRPr="001D19F6" w:rsidRDefault="005261FA" w:rsidP="005261FA">
      <w:pPr>
        <w:pStyle w:val="a6"/>
        <w:wordWrap/>
        <w:spacing w:line="360" w:lineRule="auto"/>
        <w:ind w:leftChars="0" w:left="360"/>
        <w:rPr>
          <w:rFonts w:ascii="Arial" w:eastAsia="굴림" w:hAnsi="Arial" w:cs="Arial"/>
          <w:sz w:val="22"/>
        </w:rPr>
      </w:pPr>
    </w:p>
    <w:p w14:paraId="741C0E48" w14:textId="77777777" w:rsidR="006F0FED" w:rsidRPr="001D19F6" w:rsidRDefault="006F0FED" w:rsidP="005261FA">
      <w:pPr>
        <w:wordWrap/>
        <w:spacing w:line="360" w:lineRule="auto"/>
        <w:rPr>
          <w:rFonts w:ascii="Arial" w:eastAsia="굴림" w:hAnsi="Arial" w:cs="Arial"/>
          <w:sz w:val="22"/>
        </w:rPr>
      </w:pPr>
      <w:r w:rsidRPr="001D19F6">
        <w:rPr>
          <w:rFonts w:ascii="Arial" w:eastAsia="굴림" w:hAnsi="Arial" w:cs="Arial"/>
          <w:sz w:val="22"/>
        </w:rPr>
        <w:t>A033. Are you a member of any of the following organizations, clubs, or societies?</w:t>
      </w:r>
    </w:p>
    <w:p w14:paraId="735CC349" w14:textId="77777777" w:rsidR="006F0FED" w:rsidRPr="001D19F6" w:rsidRDefault="002047C1" w:rsidP="006F0FED">
      <w:pPr>
        <w:wordWrap/>
        <w:spacing w:line="360" w:lineRule="auto"/>
        <w:rPr>
          <w:rFonts w:ascii="Arial" w:eastAsia="굴림" w:hAnsi="Arial" w:cs="Arial"/>
          <w:sz w:val="22"/>
        </w:rPr>
      </w:pPr>
      <w:r w:rsidRPr="001D19F6">
        <w:rPr>
          <w:rFonts w:ascii="Arial" w:eastAsia="굴림" w:hAnsi="Arial" w:cs="Arial"/>
          <w:kern w:val="0"/>
          <w:sz w:val="22"/>
        </w:rPr>
        <w:t>Choose all that apply.</w:t>
      </w:r>
    </w:p>
    <w:p w14:paraId="48BCAD59" w14:textId="77777777" w:rsidR="006F0FED" w:rsidRPr="001D19F6" w:rsidRDefault="00177753"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 xml:space="preserve">Religious </w:t>
      </w:r>
      <w:r w:rsidR="006F0FED" w:rsidRPr="001D19F6">
        <w:rPr>
          <w:rFonts w:ascii="Arial" w:eastAsia="굴림" w:hAnsi="Arial" w:cs="Arial"/>
          <w:sz w:val="22"/>
        </w:rPr>
        <w:t>groups →Go to A035</w:t>
      </w:r>
    </w:p>
    <w:p w14:paraId="0953037B" w14:textId="77777777" w:rsidR="006F0FED" w:rsidRPr="001D19F6" w:rsidRDefault="004B58A3"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Social clubs (e.g.</w:t>
      </w:r>
      <w:r w:rsidR="006F0FED" w:rsidRPr="001D19F6">
        <w:rPr>
          <w:rFonts w:ascii="Arial" w:eastAsia="굴림" w:hAnsi="Arial" w:cs="Arial"/>
          <w:sz w:val="22"/>
        </w:rPr>
        <w:t xml:space="preserve"> private savings club, senior citizens’ club, etc</w:t>
      </w:r>
      <w:r w:rsidR="00B04207">
        <w:rPr>
          <w:rFonts w:ascii="Arial" w:eastAsia="굴림" w:hAnsi="Arial" w:cs="Arial" w:hint="eastAsia"/>
          <w:sz w:val="22"/>
        </w:rPr>
        <w:t>.</w:t>
      </w:r>
      <w:r w:rsidR="006F0FED" w:rsidRPr="001D19F6">
        <w:rPr>
          <w:rFonts w:ascii="Arial" w:eastAsia="굴림" w:hAnsi="Arial" w:cs="Arial"/>
          <w:sz w:val="22"/>
        </w:rPr>
        <w:t>) →Go to A035</w:t>
      </w:r>
    </w:p>
    <w:p w14:paraId="50B9387C" w14:textId="77777777" w:rsidR="006F0FED" w:rsidRPr="001D19F6" w:rsidRDefault="00875185"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L</w:t>
      </w:r>
      <w:r w:rsidR="00177753" w:rsidRPr="001D19F6">
        <w:rPr>
          <w:rFonts w:ascii="Arial" w:eastAsia="굴림" w:hAnsi="Arial" w:cs="Arial"/>
          <w:sz w:val="22"/>
        </w:rPr>
        <w:t xml:space="preserve">eisure/culture/sports related </w:t>
      </w:r>
      <w:r w:rsidR="00474E9D" w:rsidRPr="001D19F6">
        <w:rPr>
          <w:rFonts w:ascii="Arial" w:eastAsia="굴림" w:hAnsi="Arial" w:cs="Arial"/>
          <w:sz w:val="22"/>
        </w:rPr>
        <w:t>groups (</w:t>
      </w:r>
      <w:r w:rsidR="00177753" w:rsidRPr="001D19F6">
        <w:rPr>
          <w:rFonts w:ascii="Arial" w:eastAsia="굴림" w:hAnsi="Arial" w:cs="Arial"/>
          <w:sz w:val="22"/>
        </w:rPr>
        <w:t>class</w:t>
      </w:r>
      <w:r w:rsidR="006F0FED" w:rsidRPr="001D19F6">
        <w:rPr>
          <w:rFonts w:ascii="Arial" w:eastAsia="굴림" w:hAnsi="Arial" w:cs="Arial"/>
          <w:sz w:val="22"/>
        </w:rPr>
        <w:t xml:space="preserve"> for</w:t>
      </w:r>
      <w:r w:rsidR="00177753" w:rsidRPr="001D19F6">
        <w:rPr>
          <w:rFonts w:ascii="Arial" w:eastAsia="굴림" w:hAnsi="Arial" w:cs="Arial"/>
          <w:sz w:val="22"/>
        </w:rPr>
        <w:t xml:space="preserve"> the elderly, </w:t>
      </w:r>
      <w:proofErr w:type="gramStart"/>
      <w:r w:rsidR="00177753" w:rsidRPr="001D19F6">
        <w:rPr>
          <w:rFonts w:ascii="Arial" w:eastAsia="굴림" w:hAnsi="Arial" w:cs="Arial"/>
          <w:sz w:val="22"/>
        </w:rPr>
        <w:t>etc.)</w:t>
      </w:r>
      <w:r w:rsidR="006F0FED" w:rsidRPr="001D19F6">
        <w:rPr>
          <w:rFonts w:ascii="Arial" w:eastAsia="굴림" w:hAnsi="Arial" w:cs="Arial"/>
          <w:sz w:val="22"/>
        </w:rPr>
        <w:t>→</w:t>
      </w:r>
      <w:proofErr w:type="gramEnd"/>
      <w:r w:rsidR="006F0FED" w:rsidRPr="001D19F6">
        <w:rPr>
          <w:rFonts w:ascii="Arial" w:eastAsia="굴림" w:hAnsi="Arial" w:cs="Arial"/>
          <w:sz w:val="22"/>
        </w:rPr>
        <w:t>Go to A035</w:t>
      </w:r>
    </w:p>
    <w:p w14:paraId="6CB8CCBA" w14:textId="77777777" w:rsidR="006F0FED" w:rsidRPr="001D19F6" w:rsidRDefault="00177753"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Alumni associations</w:t>
      </w:r>
      <w:r w:rsidR="006F0FED" w:rsidRPr="001D19F6">
        <w:rPr>
          <w:rFonts w:ascii="Arial" w:eastAsia="굴림" w:hAnsi="Arial" w:cs="Arial"/>
          <w:sz w:val="22"/>
        </w:rPr>
        <w:t>, hometown</w:t>
      </w:r>
      <w:r w:rsidRPr="001D19F6">
        <w:rPr>
          <w:rFonts w:ascii="Arial" w:eastAsia="굴림" w:hAnsi="Arial" w:cs="Arial"/>
          <w:sz w:val="22"/>
        </w:rPr>
        <w:t xml:space="preserve"> communities</w:t>
      </w:r>
      <w:r w:rsidR="006F0FED" w:rsidRPr="001D19F6">
        <w:rPr>
          <w:rFonts w:ascii="Arial" w:eastAsia="굴림" w:hAnsi="Arial" w:cs="Arial"/>
          <w:sz w:val="22"/>
        </w:rPr>
        <w:t>, family councils →Go to A035</w:t>
      </w:r>
    </w:p>
    <w:p w14:paraId="0892FA0E" w14:textId="77777777" w:rsidR="006F0FED" w:rsidRPr="001D19F6" w:rsidRDefault="006F0FED"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Volunteer groups →Go to A035</w:t>
      </w:r>
    </w:p>
    <w:p w14:paraId="098F8F94" w14:textId="77777777" w:rsidR="006F0FED" w:rsidRPr="001D19F6" w:rsidRDefault="00DB38D2"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Political parties</w:t>
      </w:r>
      <w:r w:rsidR="006F0FED" w:rsidRPr="001D19F6">
        <w:rPr>
          <w:rFonts w:ascii="Arial" w:eastAsia="굴림" w:hAnsi="Arial" w:cs="Arial"/>
          <w:sz w:val="22"/>
        </w:rPr>
        <w:t>, NGOs, interest groups →Go to A035</w:t>
      </w:r>
    </w:p>
    <w:p w14:paraId="6383E5D9" w14:textId="77777777" w:rsidR="006F0FED" w:rsidRPr="001D19F6" w:rsidRDefault="00875185"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O</w:t>
      </w:r>
      <w:r w:rsidR="006F0FED" w:rsidRPr="001D19F6">
        <w:rPr>
          <w:rFonts w:ascii="Arial" w:eastAsia="굴림" w:hAnsi="Arial" w:cs="Arial"/>
          <w:sz w:val="22"/>
        </w:rPr>
        <w:t xml:space="preserve">thers </w:t>
      </w:r>
    </w:p>
    <w:p w14:paraId="5615A1CD" w14:textId="77777777" w:rsidR="006F0FED" w:rsidRPr="001D19F6" w:rsidRDefault="006F0FED" w:rsidP="002D0E30">
      <w:pPr>
        <w:pStyle w:val="a6"/>
        <w:numPr>
          <w:ilvl w:val="0"/>
          <w:numId w:val="41"/>
        </w:numPr>
        <w:wordWrap/>
        <w:spacing w:line="360" w:lineRule="auto"/>
        <w:ind w:leftChars="0"/>
        <w:rPr>
          <w:rFonts w:ascii="Arial" w:eastAsia="굴림" w:hAnsi="Arial" w:cs="Arial"/>
          <w:sz w:val="22"/>
        </w:rPr>
      </w:pPr>
      <w:r w:rsidRPr="001D19F6">
        <w:rPr>
          <w:rFonts w:ascii="Arial" w:eastAsia="굴림" w:hAnsi="Arial" w:cs="Arial"/>
          <w:sz w:val="22"/>
        </w:rPr>
        <w:t>None →Go to A036</w:t>
      </w:r>
    </w:p>
    <w:p w14:paraId="16ED2BDD" w14:textId="77777777" w:rsidR="006F0FED" w:rsidRPr="001D19F6" w:rsidRDefault="00FC1095" w:rsidP="00875185">
      <w:pPr>
        <w:pStyle w:val="a4"/>
        <w:ind w:firstLine="400"/>
        <w:rPr>
          <w:rFonts w:ascii="Arial" w:hAnsi="Arial" w:cs="Arial"/>
          <w:color w:val="auto"/>
          <w:sz w:val="22"/>
          <w:szCs w:val="22"/>
        </w:rPr>
      </w:pPr>
      <w:r w:rsidRPr="001D19F6">
        <w:rPr>
          <w:rFonts w:ascii="Arial" w:eastAsia="함초롬바탕" w:hAnsi="Arial" w:cs="Arial"/>
          <w:color w:val="auto"/>
          <w:sz w:val="22"/>
          <w:szCs w:val="22"/>
        </w:rPr>
        <w:t>[</w:t>
      </w:r>
      <w:r w:rsidR="00D927D4" w:rsidRPr="001D19F6">
        <w:rPr>
          <w:rFonts w:ascii="Arial" w:eastAsia="함초롬바탕" w:hAnsi="Arial" w:cs="Arial"/>
          <w:color w:val="auto"/>
          <w:sz w:val="22"/>
          <w:szCs w:val="22"/>
        </w:rPr>
        <w:t>98</w:t>
      </w:r>
      <w:r w:rsidRPr="001D19F6">
        <w:rPr>
          <w:rFonts w:ascii="Arial" w:eastAsia="함초롬바탕" w:hAnsi="Arial" w:cs="Arial"/>
          <w:color w:val="auto"/>
          <w:sz w:val="22"/>
          <w:szCs w:val="22"/>
        </w:rPr>
        <w:t>]</w:t>
      </w:r>
      <w:r w:rsidR="006D5439" w:rsidRPr="001D19F6">
        <w:rPr>
          <w:rFonts w:ascii="Arial" w:hAnsi="Arial" w:cs="Arial"/>
          <w:color w:val="auto"/>
          <w:sz w:val="22"/>
          <w:szCs w:val="22"/>
        </w:rPr>
        <w:t xml:space="preserve"> </w:t>
      </w:r>
      <w:r w:rsidR="006F0FED" w:rsidRPr="001D19F6">
        <w:rPr>
          <w:rFonts w:ascii="Arial" w:hAnsi="Arial" w:cs="Arial"/>
          <w:color w:val="auto"/>
          <w:sz w:val="22"/>
          <w:szCs w:val="22"/>
        </w:rPr>
        <w:t>Don’t know →Go to A036</w:t>
      </w:r>
    </w:p>
    <w:p w14:paraId="23B87077" w14:textId="77777777" w:rsidR="006F0FED" w:rsidRPr="001D19F6" w:rsidRDefault="00FC1095" w:rsidP="00875185">
      <w:pPr>
        <w:wordWrap/>
        <w:spacing w:line="360" w:lineRule="auto"/>
        <w:ind w:firstLine="400"/>
        <w:rPr>
          <w:rFonts w:ascii="Arial" w:eastAsia="굴림" w:hAnsi="Arial" w:cs="Arial"/>
          <w:sz w:val="22"/>
        </w:rPr>
      </w:pPr>
      <w:r w:rsidRPr="001D19F6">
        <w:rPr>
          <w:rFonts w:ascii="Arial" w:eastAsia="굴림" w:hAnsi="Arial" w:cs="Arial"/>
          <w:sz w:val="22"/>
        </w:rPr>
        <w:lastRenderedPageBreak/>
        <w:t>[</w:t>
      </w:r>
      <w:r w:rsidR="00D927D4" w:rsidRPr="001D19F6">
        <w:rPr>
          <w:rFonts w:ascii="Arial" w:eastAsia="굴림" w:hAnsi="Arial" w:cs="Arial"/>
          <w:sz w:val="22"/>
        </w:rPr>
        <w:t>99</w:t>
      </w:r>
      <w:r w:rsidRPr="001D19F6">
        <w:rPr>
          <w:rFonts w:ascii="Arial" w:eastAsia="굴림" w:hAnsi="Arial" w:cs="Arial"/>
          <w:sz w:val="22"/>
        </w:rPr>
        <w:t>]</w:t>
      </w:r>
      <w:r w:rsidR="00841DEC" w:rsidRPr="001D19F6">
        <w:rPr>
          <w:rFonts w:ascii="Arial" w:eastAsia="굴림" w:hAnsi="Arial" w:cs="Arial"/>
          <w:sz w:val="22"/>
        </w:rPr>
        <w:t xml:space="preserve"> </w:t>
      </w:r>
      <w:r w:rsidR="006F0FED" w:rsidRPr="001D19F6">
        <w:rPr>
          <w:rFonts w:ascii="Arial" w:eastAsia="굴림" w:hAnsi="Arial" w:cs="Arial"/>
          <w:sz w:val="22"/>
        </w:rPr>
        <w:t>Refuse to answer →Go to A036</w:t>
      </w:r>
    </w:p>
    <w:p w14:paraId="75BF3B07" w14:textId="77777777" w:rsidR="006F0FED" w:rsidRPr="001D19F6" w:rsidRDefault="006F0FED" w:rsidP="006F0FED">
      <w:pPr>
        <w:wordWrap/>
        <w:spacing w:line="360" w:lineRule="auto"/>
        <w:rPr>
          <w:rFonts w:ascii="Arial" w:eastAsia="굴림" w:hAnsi="Arial" w:cs="Arial"/>
          <w:sz w:val="22"/>
        </w:rPr>
      </w:pPr>
    </w:p>
    <w:p w14:paraId="4448656B"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A034. </w:t>
      </w:r>
      <w:r w:rsidR="007F35FE" w:rsidRPr="001D19F6">
        <w:rPr>
          <w:rFonts w:ascii="Arial" w:eastAsia="굴림" w:hAnsi="Arial" w:cs="Arial"/>
          <w:sz w:val="22"/>
        </w:rPr>
        <w:t>If others, please specify</w:t>
      </w:r>
      <w:r w:rsidRPr="001D19F6">
        <w:rPr>
          <w:rFonts w:ascii="Arial" w:eastAsia="굴림" w:hAnsi="Arial" w:cs="Arial"/>
          <w:sz w:val="22"/>
        </w:rPr>
        <w:t>.</w:t>
      </w:r>
    </w:p>
    <w:p w14:paraId="286786AD" w14:textId="77777777" w:rsidR="006F0FED" w:rsidRPr="001D19F6" w:rsidRDefault="000324EF" w:rsidP="006F0FED">
      <w:pPr>
        <w:wordWrap/>
        <w:spacing w:line="360" w:lineRule="auto"/>
        <w:rPr>
          <w:rFonts w:ascii="Arial" w:eastAsia="굴림" w:hAnsi="Arial" w:cs="Arial"/>
          <w:sz w:val="22"/>
        </w:rPr>
      </w:pPr>
      <w:r w:rsidRPr="001D19F6">
        <w:rPr>
          <w:rFonts w:ascii="Arial" w:eastAsia="굴림" w:hAnsi="Arial" w:cs="Arial"/>
          <w:sz w:val="22"/>
        </w:rPr>
        <w:tab/>
        <w:t>________________________________</w:t>
      </w:r>
    </w:p>
    <w:p w14:paraId="26A6554B" w14:textId="77777777" w:rsidR="006F0FED" w:rsidRPr="001D19F6" w:rsidRDefault="006F0FED" w:rsidP="006F0FED">
      <w:pPr>
        <w:wordWrap/>
        <w:spacing w:line="360" w:lineRule="auto"/>
        <w:rPr>
          <w:rFonts w:ascii="Arial" w:eastAsia="굴림" w:hAnsi="Arial" w:cs="Arial"/>
          <w:sz w:val="22"/>
        </w:rPr>
      </w:pPr>
    </w:p>
    <w:p w14:paraId="5622EBCC" w14:textId="77777777" w:rsidR="009D522D" w:rsidRPr="001D19F6" w:rsidRDefault="009D522D" w:rsidP="000C3127">
      <w:pPr>
        <w:wordWrap/>
        <w:spacing w:line="276" w:lineRule="auto"/>
        <w:rPr>
          <w:rFonts w:ascii="Arial" w:eastAsia="굴림" w:hAnsi="Arial" w:cs="Arial"/>
          <w:b/>
          <w:sz w:val="22"/>
        </w:rPr>
      </w:pPr>
      <w:r w:rsidRPr="001D19F6">
        <w:rPr>
          <w:rFonts w:ascii="Arial" w:eastAsia="굴림" w:hAnsi="Arial" w:cs="Arial"/>
          <w:b/>
          <w:sz w:val="22"/>
        </w:rPr>
        <w:t>Logic</w:t>
      </w:r>
    </w:p>
    <w:p w14:paraId="14BCCAE0" w14:textId="77777777" w:rsidR="006F0FED" w:rsidRPr="001D19F6" w:rsidRDefault="00F660D7" w:rsidP="002D0E30">
      <w:pPr>
        <w:pStyle w:val="a6"/>
        <w:numPr>
          <w:ilvl w:val="0"/>
          <w:numId w:val="42"/>
        </w:numPr>
        <w:wordWrap/>
        <w:spacing w:line="276" w:lineRule="auto"/>
        <w:ind w:leftChars="0"/>
        <w:rPr>
          <w:rFonts w:ascii="Arial" w:eastAsia="굴림" w:hAnsi="Arial" w:cs="Arial"/>
          <w:sz w:val="22"/>
        </w:rPr>
      </w:pPr>
      <w:r w:rsidRPr="001D19F6">
        <w:rPr>
          <w:rFonts w:ascii="Arial" w:eastAsia="굴림" w:hAnsi="Arial" w:cs="Arial"/>
          <w:b/>
          <w:sz w:val="22"/>
        </w:rPr>
        <w:t>Loop</w:t>
      </w:r>
      <w:r w:rsidR="00DB38D2" w:rsidRPr="001D19F6">
        <w:rPr>
          <w:rFonts w:ascii="Arial" w:eastAsia="굴림" w:hAnsi="Arial" w:cs="Arial"/>
          <w:b/>
          <w:sz w:val="22"/>
        </w:rPr>
        <w:t xml:space="preserve"> </w:t>
      </w:r>
      <w:r w:rsidR="006302A3" w:rsidRPr="001D19F6">
        <w:rPr>
          <w:rFonts w:ascii="Arial" w:eastAsia="굴림" w:hAnsi="Arial" w:cs="Arial"/>
          <w:b/>
          <w:sz w:val="22"/>
        </w:rPr>
        <w:t xml:space="preserve">A035 </w:t>
      </w:r>
      <w:r w:rsidR="009D522D" w:rsidRPr="001D19F6">
        <w:rPr>
          <w:rFonts w:ascii="Arial" w:eastAsia="굴림" w:hAnsi="Arial" w:cs="Arial"/>
          <w:b/>
          <w:sz w:val="22"/>
        </w:rPr>
        <w:t xml:space="preserve">as many times as </w:t>
      </w:r>
      <w:r w:rsidR="006302A3" w:rsidRPr="001D19F6">
        <w:rPr>
          <w:rFonts w:ascii="Arial" w:eastAsia="굴림" w:hAnsi="Arial" w:cs="Arial"/>
          <w:b/>
          <w:sz w:val="22"/>
        </w:rPr>
        <w:t>the number chosen in</w:t>
      </w:r>
      <w:r w:rsidR="006F0FED" w:rsidRPr="001D19F6">
        <w:rPr>
          <w:rFonts w:ascii="Arial" w:eastAsia="굴림" w:hAnsi="Arial" w:cs="Arial"/>
          <w:b/>
          <w:sz w:val="22"/>
        </w:rPr>
        <w:t xml:space="preserve"> A033.</w:t>
      </w:r>
    </w:p>
    <w:p w14:paraId="29BFBE15" w14:textId="77777777" w:rsidR="00C062EB" w:rsidRPr="001D19F6" w:rsidRDefault="00C062EB" w:rsidP="006F0FED">
      <w:pPr>
        <w:wordWrap/>
        <w:spacing w:line="360" w:lineRule="auto"/>
        <w:rPr>
          <w:rFonts w:ascii="Arial" w:eastAsia="굴림" w:hAnsi="Arial" w:cs="Arial"/>
          <w:sz w:val="22"/>
        </w:rPr>
      </w:pPr>
    </w:p>
    <w:p w14:paraId="3BEBE2C7"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 xml:space="preserve">A035. </w:t>
      </w:r>
      <w:r w:rsidR="009D522D" w:rsidRPr="001D19F6">
        <w:rPr>
          <w:rFonts w:ascii="Arial" w:eastAsia="굴림" w:hAnsi="Arial" w:cs="Arial"/>
          <w:sz w:val="22"/>
        </w:rPr>
        <w:t xml:space="preserve">As for the </w:t>
      </w:r>
      <w:r w:rsidRPr="001D19F6">
        <w:rPr>
          <w:rFonts w:ascii="Arial" w:eastAsia="굴림" w:hAnsi="Arial" w:cs="Arial"/>
          <w:sz w:val="22"/>
        </w:rPr>
        <w:t xml:space="preserve">organization </w:t>
      </w:r>
      <w:r w:rsidR="00B47217" w:rsidRPr="001D19F6">
        <w:rPr>
          <w:rFonts w:ascii="Arial" w:eastAsia="굴림" w:hAnsi="Arial" w:cs="Arial"/>
          <w:sz w:val="22"/>
        </w:rPr>
        <w:t>[chosen in</w:t>
      </w:r>
      <w:r w:rsidR="009D522D" w:rsidRPr="001D19F6">
        <w:rPr>
          <w:rFonts w:ascii="Arial" w:eastAsia="굴림" w:hAnsi="Arial" w:cs="Arial"/>
          <w:sz w:val="22"/>
        </w:rPr>
        <w:t xml:space="preserve"> A033] of which</w:t>
      </w:r>
      <w:r w:rsidRPr="001D19F6">
        <w:rPr>
          <w:rFonts w:ascii="Arial" w:eastAsia="굴림" w:hAnsi="Arial" w:cs="Arial"/>
          <w:sz w:val="22"/>
        </w:rPr>
        <w:t xml:space="preserve"> you </w:t>
      </w:r>
      <w:r w:rsidR="006302A3" w:rsidRPr="001D19F6">
        <w:rPr>
          <w:rFonts w:ascii="Arial" w:eastAsia="굴림" w:hAnsi="Arial" w:cs="Arial"/>
          <w:sz w:val="22"/>
        </w:rPr>
        <w:t>are a member</w:t>
      </w:r>
      <w:r w:rsidR="009D522D" w:rsidRPr="001D19F6">
        <w:rPr>
          <w:rFonts w:ascii="Arial" w:eastAsia="굴림" w:hAnsi="Arial" w:cs="Arial"/>
          <w:sz w:val="22"/>
        </w:rPr>
        <w:t>,</w:t>
      </w:r>
      <w:r w:rsidR="00D474AD" w:rsidRPr="001D19F6">
        <w:rPr>
          <w:rFonts w:ascii="Arial" w:eastAsia="굴림" w:hAnsi="Arial" w:cs="Arial"/>
          <w:sz w:val="22"/>
        </w:rPr>
        <w:t xml:space="preserve"> </w:t>
      </w:r>
      <w:r w:rsidRPr="001D19F6">
        <w:rPr>
          <w:rFonts w:ascii="Arial" w:eastAsia="굴림" w:hAnsi="Arial" w:cs="Arial"/>
          <w:sz w:val="22"/>
        </w:rPr>
        <w:t>how often do you engage in its activities?</w:t>
      </w:r>
    </w:p>
    <w:p w14:paraId="6367BA24"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1D5CECB8"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10F20911"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2</w:t>
      </w:r>
      <w:r w:rsidR="006302A3" w:rsidRPr="001D19F6">
        <w:rPr>
          <w:rFonts w:ascii="Arial" w:eastAsia="굴림" w:hAnsi="Arial" w:cs="Arial"/>
          <w:sz w:val="22"/>
        </w:rPr>
        <w:t>-</w:t>
      </w:r>
      <w:r w:rsidRPr="001D19F6">
        <w:rPr>
          <w:rFonts w:ascii="Arial" w:eastAsia="굴림" w:hAnsi="Arial" w:cs="Arial"/>
          <w:sz w:val="22"/>
        </w:rPr>
        <w:t>3 times a week</w:t>
      </w:r>
    </w:p>
    <w:p w14:paraId="305289D3"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697E236A"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27218974"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4CA2E8DA"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20CBD880"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r w:rsidRPr="001D19F6">
        <w:rPr>
          <w:rFonts w:ascii="Arial" w:eastAsia="굴림" w:hAnsi="Arial" w:cs="Arial"/>
          <w:sz w:val="22"/>
        </w:rPr>
        <w:tab/>
      </w:r>
    </w:p>
    <w:p w14:paraId="473D7028"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Almost never a year</w:t>
      </w:r>
    </w:p>
    <w:p w14:paraId="1B047737" w14:textId="77777777" w:rsidR="006F0FED" w:rsidRPr="001D19F6" w:rsidRDefault="006F0FED" w:rsidP="002D0E30">
      <w:pPr>
        <w:pStyle w:val="a6"/>
        <w:numPr>
          <w:ilvl w:val="0"/>
          <w:numId w:val="43"/>
        </w:numPr>
        <w:wordWrap/>
        <w:spacing w:line="360" w:lineRule="auto"/>
        <w:ind w:leftChars="0"/>
        <w:rPr>
          <w:rFonts w:ascii="Arial" w:eastAsia="굴림" w:hAnsi="Arial" w:cs="Arial"/>
          <w:sz w:val="22"/>
        </w:rPr>
      </w:pPr>
      <w:r w:rsidRPr="001D19F6">
        <w:rPr>
          <w:rFonts w:ascii="Arial" w:eastAsia="굴림" w:hAnsi="Arial" w:cs="Arial"/>
          <w:sz w:val="22"/>
        </w:rPr>
        <w:t>Almost never</w:t>
      </w:r>
      <w:r w:rsidR="00D474AD" w:rsidRPr="001D19F6">
        <w:rPr>
          <w:rFonts w:ascii="Arial" w:eastAsia="굴림" w:hAnsi="Arial" w:cs="Arial"/>
          <w:sz w:val="22"/>
        </w:rPr>
        <w:t xml:space="preserve"> engaged</w:t>
      </w:r>
    </w:p>
    <w:p w14:paraId="155E33CD" w14:textId="77777777" w:rsidR="006F0FED" w:rsidRPr="001D19F6" w:rsidRDefault="006F0FED" w:rsidP="006F0FED">
      <w:pPr>
        <w:wordWrap/>
        <w:spacing w:line="360" w:lineRule="auto"/>
        <w:rPr>
          <w:rFonts w:ascii="Arial" w:eastAsia="굴림" w:hAnsi="Arial" w:cs="Arial"/>
          <w:sz w:val="22"/>
        </w:rPr>
      </w:pPr>
    </w:p>
    <w:p w14:paraId="59F60980" w14:textId="77777777" w:rsidR="00416A4F" w:rsidRPr="001D19F6" w:rsidRDefault="00416A4F" w:rsidP="00416A4F">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 xml:space="preserve">A036. Are you the household head? </w:t>
      </w:r>
    </w:p>
    <w:p w14:paraId="4ED75F06" w14:textId="77777777" w:rsidR="00416A4F" w:rsidRPr="00DC741E" w:rsidRDefault="00416A4F" w:rsidP="00F14BA4">
      <w:pPr>
        <w:pStyle w:val="a6"/>
        <w:numPr>
          <w:ilvl w:val="0"/>
          <w:numId w:val="117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w:t>
      </w:r>
      <w:r w:rsidRPr="00DC741E">
        <w:rPr>
          <w:rFonts w:ascii="Arial" w:eastAsia="굴림" w:hAnsi="Arial" w:cs="Arial"/>
          <w:sz w:val="22"/>
        </w:rPr>
        <w:t>Go to A037</w:t>
      </w:r>
      <w:r w:rsidRPr="00DC741E">
        <w:rPr>
          <w:rFonts w:ascii="Arial" w:eastAsia="굴림" w:hAnsi="Arial" w:cs="Arial"/>
          <w:sz w:val="22"/>
        </w:rPr>
        <w:tab/>
      </w:r>
      <w:r w:rsidRPr="00DC741E">
        <w:rPr>
          <w:rFonts w:ascii="굴림" w:eastAsia="굴림" w:hAnsi="굴림" w:cs="굴림" w:hint="eastAsia"/>
          <w:sz w:val="22"/>
        </w:rPr>
        <w:t>⑤</w:t>
      </w:r>
      <w:r w:rsidRPr="00DC741E">
        <w:rPr>
          <w:rFonts w:ascii="Arial" w:eastAsia="굴림" w:hAnsi="Arial" w:cs="Arial" w:hint="eastAsia"/>
          <w:sz w:val="22"/>
        </w:rPr>
        <w:t xml:space="preserve"> No </w:t>
      </w:r>
      <w:r w:rsidRPr="00DC741E">
        <w:rPr>
          <w:rFonts w:ascii="Arial" w:eastAsia="굴림" w:hAnsi="Arial" w:cs="Arial" w:hint="eastAsia"/>
          <w:sz w:val="22"/>
        </w:rPr>
        <w:t>→</w:t>
      </w:r>
      <w:r w:rsidRPr="00DC741E">
        <w:rPr>
          <w:rFonts w:ascii="Arial" w:eastAsia="굴림" w:hAnsi="Arial" w:cs="Arial" w:hint="eastAsia"/>
          <w:sz w:val="22"/>
        </w:rPr>
        <w:t>Go to A03</w:t>
      </w:r>
      <w:r w:rsidR="004B7AB5" w:rsidRPr="00DC741E">
        <w:rPr>
          <w:rFonts w:ascii="Arial" w:eastAsia="굴림" w:hAnsi="Arial" w:cs="Arial"/>
          <w:sz w:val="22"/>
        </w:rPr>
        <w:t>6</w:t>
      </w:r>
      <w:r w:rsidRPr="00DC741E">
        <w:rPr>
          <w:rFonts w:ascii="Arial" w:eastAsia="굴림" w:hAnsi="Arial" w:cs="Arial"/>
          <w:sz w:val="22"/>
        </w:rPr>
        <w:t>_1</w:t>
      </w:r>
    </w:p>
    <w:p w14:paraId="376535C2" w14:textId="77777777" w:rsidR="00416A4F" w:rsidRPr="00DC741E" w:rsidRDefault="00416A4F" w:rsidP="00416A4F">
      <w:pPr>
        <w:widowControl/>
        <w:wordWrap/>
        <w:autoSpaceDE/>
        <w:autoSpaceDN/>
        <w:spacing w:line="360" w:lineRule="auto"/>
        <w:jc w:val="left"/>
        <w:rPr>
          <w:rFonts w:ascii="Arial" w:eastAsia="굴림" w:hAnsi="Arial" w:cs="Arial"/>
          <w:sz w:val="22"/>
        </w:rPr>
      </w:pPr>
    </w:p>
    <w:p w14:paraId="40CC1F61" w14:textId="77777777" w:rsidR="00416A4F" w:rsidRPr="00DC741E" w:rsidRDefault="00416A4F" w:rsidP="00416A4F">
      <w:pPr>
        <w:widowControl/>
        <w:wordWrap/>
        <w:autoSpaceDE/>
        <w:autoSpaceDN/>
        <w:spacing w:line="360" w:lineRule="auto"/>
        <w:jc w:val="left"/>
        <w:rPr>
          <w:rFonts w:ascii="Arial" w:eastAsia="굴림" w:hAnsi="Arial" w:cs="Arial"/>
          <w:sz w:val="22"/>
        </w:rPr>
      </w:pPr>
      <w:r w:rsidRPr="00DC741E">
        <w:rPr>
          <w:rFonts w:ascii="Arial" w:eastAsia="굴림" w:hAnsi="Arial" w:cs="Arial"/>
          <w:sz w:val="22"/>
        </w:rPr>
        <w:t xml:space="preserve">A036_1. Then, who is the household head in your family? </w:t>
      </w:r>
    </w:p>
    <w:p w14:paraId="71DCA626" w14:textId="77777777" w:rsidR="008E72DD"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60" w:author="Keis" w:date="2024-09-06T17:24:00Z">
            <w:rPr>
              <w:rFonts w:ascii="Arial" w:eastAsia="굴림" w:hAnsi="Arial" w:cs="Arial"/>
              <w:color w:val="FF0000"/>
              <w:sz w:val="22"/>
            </w:rPr>
          </w:rPrChange>
        </w:rPr>
      </w:pPr>
      <w:r w:rsidRPr="00DC741E">
        <w:rPr>
          <w:rFonts w:ascii="Arial" w:eastAsia="굴림" w:hAnsi="Arial" w:cs="Arial"/>
          <w:sz w:val="22"/>
          <w:rPrChange w:id="261" w:author="Keis" w:date="2024-09-06T17:24:00Z">
            <w:rPr>
              <w:rFonts w:ascii="Arial" w:eastAsia="굴림" w:hAnsi="Arial" w:cs="Arial"/>
              <w:color w:val="FF0000"/>
              <w:sz w:val="22"/>
            </w:rPr>
          </w:rPrChange>
        </w:rPr>
        <w:t>Spouse</w:t>
      </w:r>
    </w:p>
    <w:p w14:paraId="38DEFECF"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62" w:author="Keis" w:date="2024-09-06T17:24:00Z">
            <w:rPr>
              <w:rFonts w:ascii="Arial" w:eastAsia="굴림" w:hAnsi="Arial" w:cs="Arial"/>
              <w:color w:val="FF0000"/>
              <w:sz w:val="22"/>
            </w:rPr>
          </w:rPrChange>
        </w:rPr>
      </w:pPr>
      <w:r w:rsidRPr="00DC741E">
        <w:rPr>
          <w:rFonts w:ascii="Arial" w:eastAsia="굴림" w:hAnsi="Arial" w:cs="Arial"/>
          <w:sz w:val="22"/>
          <w:rPrChange w:id="263" w:author="Keis" w:date="2024-09-06T17:24:00Z">
            <w:rPr>
              <w:rFonts w:ascii="Arial" w:eastAsia="굴림" w:hAnsi="Arial" w:cs="Arial"/>
              <w:color w:val="FF0000"/>
              <w:sz w:val="22"/>
            </w:rPr>
          </w:rPrChange>
        </w:rPr>
        <w:t>Parents-in-law</w:t>
      </w:r>
    </w:p>
    <w:p w14:paraId="5DE2208B"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64" w:author="Keis" w:date="2024-09-06T17:24:00Z">
            <w:rPr>
              <w:rFonts w:ascii="Arial" w:eastAsia="굴림" w:hAnsi="Arial" w:cs="Arial"/>
              <w:color w:val="FF0000"/>
              <w:sz w:val="22"/>
            </w:rPr>
          </w:rPrChange>
        </w:rPr>
      </w:pPr>
      <w:r w:rsidRPr="00DC741E">
        <w:rPr>
          <w:rFonts w:ascii="Arial" w:eastAsia="굴림" w:hAnsi="Arial" w:cs="Arial"/>
          <w:sz w:val="22"/>
          <w:rPrChange w:id="265" w:author="Keis" w:date="2024-09-06T17:24:00Z">
            <w:rPr>
              <w:rFonts w:ascii="Arial" w:eastAsia="굴림" w:hAnsi="Arial" w:cs="Arial"/>
              <w:color w:val="FF0000"/>
              <w:sz w:val="22"/>
            </w:rPr>
          </w:rPrChange>
        </w:rPr>
        <w:t>Children who are currently single</w:t>
      </w:r>
    </w:p>
    <w:p w14:paraId="47074A10"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66" w:author="Keis" w:date="2024-09-06T17:24:00Z">
            <w:rPr>
              <w:rFonts w:ascii="Arial" w:eastAsia="굴림" w:hAnsi="Arial" w:cs="Arial"/>
              <w:color w:val="FF0000"/>
              <w:sz w:val="22"/>
            </w:rPr>
          </w:rPrChange>
        </w:rPr>
      </w:pPr>
      <w:r w:rsidRPr="00DC741E">
        <w:rPr>
          <w:rFonts w:ascii="Arial" w:eastAsia="굴림" w:hAnsi="Arial" w:cs="Arial"/>
          <w:sz w:val="22"/>
          <w:rPrChange w:id="267" w:author="Keis" w:date="2024-09-06T17:24:00Z">
            <w:rPr>
              <w:rFonts w:ascii="Arial" w:eastAsia="굴림" w:hAnsi="Arial" w:cs="Arial"/>
              <w:color w:val="FF0000"/>
              <w:sz w:val="22"/>
            </w:rPr>
          </w:rPrChange>
        </w:rPr>
        <w:t>Children who are currently married</w:t>
      </w:r>
    </w:p>
    <w:p w14:paraId="7DB13248"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68" w:author="Keis" w:date="2024-09-06T17:24:00Z">
            <w:rPr>
              <w:rFonts w:ascii="Arial" w:eastAsia="굴림" w:hAnsi="Arial" w:cs="Arial"/>
              <w:color w:val="FF0000"/>
              <w:sz w:val="22"/>
            </w:rPr>
          </w:rPrChange>
        </w:rPr>
      </w:pPr>
      <w:r w:rsidRPr="00DC741E">
        <w:rPr>
          <w:rFonts w:ascii="Arial" w:eastAsia="굴림" w:hAnsi="Arial" w:cs="Arial"/>
          <w:sz w:val="22"/>
          <w:rPrChange w:id="269" w:author="Keis" w:date="2024-09-06T17:24:00Z">
            <w:rPr>
              <w:rFonts w:ascii="Arial" w:eastAsia="굴림" w:hAnsi="Arial" w:cs="Arial"/>
              <w:color w:val="FF0000"/>
              <w:sz w:val="22"/>
            </w:rPr>
          </w:rPrChange>
        </w:rPr>
        <w:t>Brother/ sister</w:t>
      </w:r>
    </w:p>
    <w:p w14:paraId="11E2F8A2"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70" w:author="Keis" w:date="2024-09-06T17:24:00Z">
            <w:rPr>
              <w:rFonts w:ascii="Arial" w:eastAsia="굴림" w:hAnsi="Arial" w:cs="Arial"/>
              <w:color w:val="FF0000"/>
              <w:sz w:val="22"/>
            </w:rPr>
          </w:rPrChange>
        </w:rPr>
      </w:pPr>
      <w:r w:rsidRPr="00DC741E">
        <w:rPr>
          <w:rFonts w:ascii="Arial" w:eastAsia="굴림" w:hAnsi="Arial" w:cs="Arial"/>
          <w:sz w:val="22"/>
          <w:rPrChange w:id="271" w:author="Keis" w:date="2024-09-06T17:24:00Z">
            <w:rPr>
              <w:rFonts w:ascii="Arial" w:eastAsia="굴림" w:hAnsi="Arial" w:cs="Arial"/>
              <w:color w:val="FF0000"/>
              <w:sz w:val="22"/>
            </w:rPr>
          </w:rPrChange>
        </w:rPr>
        <w:t>Grandchildren</w:t>
      </w:r>
    </w:p>
    <w:p w14:paraId="4B6917B9"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72" w:author="Keis" w:date="2024-09-06T17:24:00Z">
            <w:rPr>
              <w:rFonts w:ascii="Arial" w:eastAsia="굴림" w:hAnsi="Arial" w:cs="Arial"/>
              <w:color w:val="FF0000"/>
              <w:sz w:val="22"/>
            </w:rPr>
          </w:rPrChange>
        </w:rPr>
      </w:pPr>
      <w:r w:rsidRPr="00DC741E">
        <w:rPr>
          <w:rFonts w:ascii="Arial" w:eastAsia="굴림" w:hAnsi="Arial" w:cs="Arial"/>
          <w:sz w:val="22"/>
          <w:rPrChange w:id="273" w:author="Keis" w:date="2024-09-06T17:24:00Z">
            <w:rPr>
              <w:rFonts w:ascii="Arial" w:eastAsia="굴림" w:hAnsi="Arial" w:cs="Arial"/>
              <w:color w:val="FF0000"/>
              <w:sz w:val="22"/>
            </w:rPr>
          </w:rPrChange>
        </w:rPr>
        <w:t>Grand parents</w:t>
      </w:r>
    </w:p>
    <w:p w14:paraId="19BFE8E1" w14:textId="77777777" w:rsidR="00416A4F" w:rsidRPr="00DC741E" w:rsidRDefault="00416A4F" w:rsidP="00D12299">
      <w:pPr>
        <w:pStyle w:val="a6"/>
        <w:numPr>
          <w:ilvl w:val="0"/>
          <w:numId w:val="1299"/>
        </w:numPr>
        <w:wordWrap/>
        <w:adjustRightInd w:val="0"/>
        <w:spacing w:line="360" w:lineRule="auto"/>
        <w:ind w:leftChars="0"/>
        <w:rPr>
          <w:rFonts w:ascii="Arial" w:eastAsia="굴림" w:hAnsi="Arial" w:cs="Arial"/>
          <w:sz w:val="22"/>
          <w:rPrChange w:id="274" w:author="Keis" w:date="2024-09-06T17:24:00Z">
            <w:rPr>
              <w:rFonts w:ascii="Arial" w:eastAsia="굴림" w:hAnsi="Arial" w:cs="Arial"/>
              <w:color w:val="FF0000"/>
              <w:sz w:val="22"/>
            </w:rPr>
          </w:rPrChange>
        </w:rPr>
      </w:pPr>
      <w:r w:rsidRPr="00DC741E">
        <w:rPr>
          <w:rFonts w:ascii="Arial" w:eastAsia="굴림" w:hAnsi="Arial" w:cs="Arial"/>
          <w:sz w:val="22"/>
          <w:rPrChange w:id="275" w:author="Keis" w:date="2024-09-06T17:24:00Z">
            <w:rPr>
              <w:rFonts w:ascii="Arial" w:eastAsia="굴림" w:hAnsi="Arial" w:cs="Arial"/>
              <w:color w:val="FF0000"/>
              <w:sz w:val="22"/>
            </w:rPr>
          </w:rPrChange>
        </w:rPr>
        <w:t>Others</w:t>
      </w:r>
      <w:r w:rsidR="008E72DD" w:rsidRPr="00DC741E">
        <w:rPr>
          <w:rFonts w:ascii="Arial" w:eastAsia="굴림" w:hAnsi="Arial" w:cs="Arial"/>
          <w:sz w:val="22"/>
          <w:rPrChange w:id="276" w:author="Keis" w:date="2024-09-06T17:24:00Z">
            <w:rPr>
              <w:rFonts w:ascii="Arial" w:eastAsia="굴림" w:hAnsi="Arial" w:cs="Arial"/>
              <w:color w:val="FF0000"/>
              <w:sz w:val="22"/>
            </w:rPr>
          </w:rPrChange>
        </w:rPr>
        <w:t xml:space="preserve"> </w:t>
      </w:r>
      <w:r w:rsidRPr="00DC741E">
        <w:rPr>
          <w:rFonts w:ascii="Arial" w:eastAsia="굴림" w:hAnsi="Arial" w:cs="Arial" w:hint="eastAsia"/>
          <w:sz w:val="22"/>
          <w:rPrChange w:id="277" w:author="Keis" w:date="2024-09-06T17:24:00Z">
            <w:rPr>
              <w:rFonts w:ascii="Arial" w:eastAsia="굴림" w:hAnsi="Arial" w:cs="Arial" w:hint="eastAsia"/>
              <w:color w:val="FF0000"/>
              <w:sz w:val="22"/>
            </w:rPr>
          </w:rPrChange>
        </w:rPr>
        <w:t>→</w:t>
      </w:r>
      <w:r w:rsidR="008E72DD" w:rsidRPr="00DC741E">
        <w:rPr>
          <w:rFonts w:ascii="Arial" w:eastAsia="굴림" w:hAnsi="Arial" w:cs="Arial"/>
          <w:sz w:val="22"/>
          <w:rPrChange w:id="278" w:author="Keis" w:date="2024-09-06T17:24:00Z">
            <w:rPr>
              <w:rFonts w:ascii="Arial" w:eastAsia="굴림" w:hAnsi="Arial" w:cs="Arial"/>
              <w:color w:val="FF0000"/>
              <w:sz w:val="22"/>
            </w:rPr>
          </w:rPrChange>
        </w:rPr>
        <w:t xml:space="preserve"> </w:t>
      </w:r>
      <w:r w:rsidRPr="00DC741E">
        <w:rPr>
          <w:rFonts w:ascii="Arial" w:eastAsia="굴림" w:hAnsi="Arial" w:cs="Arial"/>
          <w:sz w:val="22"/>
          <w:rPrChange w:id="279" w:author="Keis" w:date="2024-09-06T17:24:00Z">
            <w:rPr>
              <w:rFonts w:ascii="Arial" w:eastAsia="굴림" w:hAnsi="Arial" w:cs="Arial"/>
              <w:color w:val="FF0000"/>
              <w:sz w:val="22"/>
            </w:rPr>
          </w:rPrChange>
        </w:rPr>
        <w:t>Go to A036_2</w:t>
      </w:r>
    </w:p>
    <w:p w14:paraId="7255BCF4" w14:textId="77777777" w:rsidR="00416A4F" w:rsidRPr="00DC741E" w:rsidRDefault="00416A4F" w:rsidP="00416A4F">
      <w:pPr>
        <w:wordWrap/>
        <w:adjustRightInd w:val="0"/>
        <w:spacing w:line="360" w:lineRule="auto"/>
        <w:rPr>
          <w:rFonts w:ascii="Arial" w:eastAsia="굴림" w:hAnsi="Arial" w:cs="Arial"/>
          <w:sz w:val="22"/>
        </w:rPr>
      </w:pPr>
      <w:r w:rsidRPr="00DC741E">
        <w:rPr>
          <w:rFonts w:ascii="Arial" w:eastAsia="굴림" w:hAnsi="Arial" w:cs="Arial"/>
          <w:sz w:val="22"/>
        </w:rPr>
        <w:t>For code 1~7, go to A037</w:t>
      </w:r>
    </w:p>
    <w:p w14:paraId="5E3EC5D7" w14:textId="77777777" w:rsidR="00416A4F" w:rsidRPr="001D19F6" w:rsidRDefault="00416A4F" w:rsidP="00416A4F">
      <w:pPr>
        <w:wordWrap/>
        <w:adjustRightInd w:val="0"/>
        <w:spacing w:line="360" w:lineRule="auto"/>
        <w:rPr>
          <w:rFonts w:ascii="Arial" w:eastAsia="굴림" w:hAnsi="Arial" w:cs="Arial"/>
          <w:sz w:val="22"/>
        </w:rPr>
      </w:pPr>
    </w:p>
    <w:p w14:paraId="2938A3D8" w14:textId="77777777" w:rsidR="00416A4F" w:rsidRPr="001D19F6" w:rsidRDefault="00416A4F" w:rsidP="00416A4F">
      <w:pPr>
        <w:wordWrap/>
        <w:adjustRightInd w:val="0"/>
        <w:spacing w:line="360" w:lineRule="auto"/>
        <w:rPr>
          <w:rFonts w:ascii="Arial" w:eastAsia="굴림" w:hAnsi="Arial" w:cs="Arial"/>
          <w:sz w:val="22"/>
        </w:rPr>
      </w:pPr>
      <w:r w:rsidRPr="001D19F6">
        <w:rPr>
          <w:rFonts w:ascii="Arial" w:eastAsia="굴림" w:hAnsi="Arial" w:cs="Arial"/>
          <w:sz w:val="22"/>
        </w:rPr>
        <w:t>A036_2. If others, please specify.</w:t>
      </w:r>
    </w:p>
    <w:p w14:paraId="7CF26E08" w14:textId="77777777" w:rsidR="00416A4F" w:rsidRPr="001D19F6" w:rsidRDefault="00B57F88" w:rsidP="00B57F88">
      <w:pPr>
        <w:wordWrap/>
        <w:spacing w:line="360" w:lineRule="auto"/>
        <w:ind w:firstLine="800"/>
        <w:rPr>
          <w:rFonts w:ascii="Arial" w:eastAsia="굴림" w:hAnsi="Arial" w:cs="Arial"/>
          <w:sz w:val="22"/>
        </w:rPr>
      </w:pPr>
      <w:r>
        <w:rPr>
          <w:rFonts w:ascii="Arial" w:eastAsia="굴림" w:hAnsi="Arial" w:cs="Arial"/>
          <w:sz w:val="22"/>
        </w:rPr>
        <w:t>_______________________</w:t>
      </w:r>
    </w:p>
    <w:p w14:paraId="7B741D91" w14:textId="77777777" w:rsidR="00416A4F" w:rsidRPr="001D19F6" w:rsidRDefault="00416A4F" w:rsidP="006F0FED">
      <w:pPr>
        <w:wordWrap/>
        <w:spacing w:line="360" w:lineRule="auto"/>
        <w:rPr>
          <w:rFonts w:ascii="Arial" w:eastAsia="굴림" w:hAnsi="Arial" w:cs="Arial"/>
          <w:sz w:val="22"/>
        </w:rPr>
      </w:pPr>
    </w:p>
    <w:p w14:paraId="309F3CD6" w14:textId="77777777" w:rsidR="006F0FED" w:rsidRPr="001D19F6" w:rsidRDefault="006F0FED" w:rsidP="006F0FED">
      <w:pPr>
        <w:wordWrap/>
        <w:spacing w:line="360" w:lineRule="auto"/>
        <w:rPr>
          <w:rFonts w:ascii="Arial" w:eastAsia="굴림" w:hAnsi="Arial" w:cs="Arial"/>
          <w:sz w:val="22"/>
        </w:rPr>
      </w:pPr>
      <w:r w:rsidRPr="001D19F6">
        <w:rPr>
          <w:rFonts w:ascii="Arial" w:eastAsia="굴림" w:hAnsi="Arial" w:cs="Arial"/>
          <w:sz w:val="22"/>
        </w:rPr>
        <w:t>A03</w:t>
      </w:r>
      <w:r w:rsidR="00416A4F" w:rsidRPr="001D19F6">
        <w:rPr>
          <w:rFonts w:ascii="Arial" w:eastAsia="굴림" w:hAnsi="Arial" w:cs="Arial"/>
          <w:sz w:val="22"/>
        </w:rPr>
        <w:t>7</w:t>
      </w:r>
      <w:r w:rsidRPr="001D19F6">
        <w:rPr>
          <w:rFonts w:ascii="Arial" w:eastAsia="굴림" w:hAnsi="Arial" w:cs="Arial"/>
          <w:sz w:val="22"/>
        </w:rPr>
        <w:t xml:space="preserve">. </w:t>
      </w:r>
      <w:r w:rsidR="00B94604" w:rsidRPr="001D19F6">
        <w:rPr>
          <w:rFonts w:ascii="Arial" w:eastAsia="굴림" w:hAnsi="Arial" w:cs="Arial"/>
          <w:sz w:val="22"/>
        </w:rPr>
        <w:t>[IWER</w:t>
      </w:r>
      <w:r w:rsidRPr="001D19F6">
        <w:rPr>
          <w:rFonts w:ascii="Arial" w:eastAsia="굴림" w:hAnsi="Arial" w:cs="Arial"/>
          <w:sz w:val="22"/>
        </w:rPr>
        <w:t>: H</w:t>
      </w:r>
      <w:r w:rsidR="009E684C" w:rsidRPr="001D19F6">
        <w:rPr>
          <w:rFonts w:ascii="Arial" w:eastAsia="굴림" w:hAnsi="Arial" w:cs="Arial"/>
          <w:sz w:val="22"/>
        </w:rPr>
        <w:t xml:space="preserve">ow </w:t>
      </w:r>
      <w:r w:rsidR="009D522D" w:rsidRPr="001D19F6">
        <w:rPr>
          <w:rFonts w:ascii="Arial" w:eastAsia="굴림" w:hAnsi="Arial" w:cs="Arial"/>
          <w:sz w:val="22"/>
        </w:rPr>
        <w:t xml:space="preserve">often </w:t>
      </w:r>
      <w:r w:rsidR="009E684C" w:rsidRPr="001D19F6">
        <w:rPr>
          <w:rFonts w:ascii="Arial" w:eastAsia="굴림" w:hAnsi="Arial" w:cs="Arial"/>
          <w:sz w:val="22"/>
        </w:rPr>
        <w:t>did R re</w:t>
      </w:r>
      <w:r w:rsidR="009D522D" w:rsidRPr="001D19F6">
        <w:rPr>
          <w:rFonts w:ascii="Arial" w:eastAsia="굴림" w:hAnsi="Arial" w:cs="Arial"/>
          <w:sz w:val="22"/>
        </w:rPr>
        <w:t>ceive assistance</w:t>
      </w:r>
      <w:r w:rsidR="00756B39" w:rsidRPr="001D19F6">
        <w:rPr>
          <w:rFonts w:ascii="Arial" w:eastAsia="굴림" w:hAnsi="Arial" w:cs="Arial"/>
          <w:sz w:val="22"/>
        </w:rPr>
        <w:t xml:space="preserve"> in</w:t>
      </w:r>
      <w:r w:rsidR="009D522D" w:rsidRPr="001D19F6">
        <w:rPr>
          <w:rFonts w:ascii="Arial" w:eastAsia="굴림" w:hAnsi="Arial" w:cs="Arial"/>
          <w:sz w:val="22"/>
        </w:rPr>
        <w:t xml:space="preserve"> answering </w:t>
      </w:r>
      <w:r w:rsidR="009E684C" w:rsidRPr="001D19F6">
        <w:rPr>
          <w:rFonts w:ascii="Arial" w:eastAsia="굴림" w:hAnsi="Arial" w:cs="Arial"/>
          <w:sz w:val="22"/>
        </w:rPr>
        <w:t>section</w:t>
      </w:r>
      <w:r w:rsidR="006302A3" w:rsidRPr="001D19F6">
        <w:rPr>
          <w:rFonts w:ascii="Arial" w:eastAsia="굴림" w:hAnsi="Arial" w:cs="Arial"/>
          <w:sz w:val="22"/>
        </w:rPr>
        <w:t xml:space="preserve"> A-</w:t>
      </w:r>
      <w:r w:rsidRPr="001D19F6">
        <w:rPr>
          <w:rFonts w:ascii="Arial" w:eastAsia="굴림" w:hAnsi="Arial" w:cs="Arial"/>
          <w:sz w:val="22"/>
        </w:rPr>
        <w:t>DEMOGRAPHICS?]</w:t>
      </w:r>
    </w:p>
    <w:p w14:paraId="67EDACA4" w14:textId="77777777" w:rsidR="006F0FED" w:rsidRPr="001D19F6" w:rsidRDefault="000F10FB" w:rsidP="002D0E30">
      <w:pPr>
        <w:pStyle w:val="a6"/>
        <w:numPr>
          <w:ilvl w:val="0"/>
          <w:numId w:val="44"/>
        </w:numPr>
        <w:wordWrap/>
        <w:spacing w:line="360" w:lineRule="auto"/>
        <w:ind w:leftChars="0"/>
        <w:rPr>
          <w:rFonts w:ascii="Arial" w:eastAsia="굴림" w:hAnsi="Arial" w:cs="Arial"/>
          <w:sz w:val="22"/>
        </w:rPr>
      </w:pPr>
      <w:r w:rsidRPr="001D19F6">
        <w:rPr>
          <w:rFonts w:ascii="Arial" w:eastAsia="굴림" w:hAnsi="Arial" w:cs="Arial"/>
          <w:sz w:val="22"/>
        </w:rPr>
        <w:t xml:space="preserve">Never </w:t>
      </w:r>
      <w:r w:rsidR="00FE5590" w:rsidRPr="001D19F6">
        <w:rPr>
          <w:rFonts w:ascii="Arial" w:eastAsia="굴림" w:hAnsi="Arial" w:cs="Arial"/>
          <w:sz w:val="22"/>
        </w:rPr>
        <w:tab/>
      </w:r>
      <w:r w:rsidR="00FE5590" w:rsidRPr="001D19F6">
        <w:rPr>
          <w:rFonts w:ascii="Arial" w:eastAsia="굴림" w:hAnsi="Arial" w:cs="Arial"/>
          <w:sz w:val="22"/>
        </w:rPr>
        <w:tab/>
      </w:r>
      <w:r w:rsidR="00FC74B8" w:rsidRPr="001D19F6">
        <w:rPr>
          <w:rFonts w:ascii="Arial" w:eastAsia="굴림" w:hAnsi="Arial" w:cs="Arial"/>
          <w:sz w:val="22"/>
        </w:rPr>
        <w:tab/>
      </w:r>
      <w:r w:rsidRPr="001D19F6">
        <w:rPr>
          <w:rFonts w:ascii="Arial" w:eastAsia="굴림" w:hAnsi="Arial" w:cs="Arial"/>
          <w:sz w:val="22"/>
        </w:rPr>
        <w:t>→ Go to s</w:t>
      </w:r>
      <w:r w:rsidR="006F0FED" w:rsidRPr="001D19F6">
        <w:rPr>
          <w:rFonts w:ascii="Arial" w:eastAsia="굴림" w:hAnsi="Arial" w:cs="Arial"/>
          <w:sz w:val="22"/>
        </w:rPr>
        <w:t>ection Ba.</w:t>
      </w:r>
    </w:p>
    <w:p w14:paraId="2404F3AF" w14:textId="77777777" w:rsidR="006F0FED" w:rsidRPr="001D19F6" w:rsidRDefault="006F0FED" w:rsidP="002D0E30">
      <w:pPr>
        <w:pStyle w:val="a6"/>
        <w:numPr>
          <w:ilvl w:val="0"/>
          <w:numId w:val="44"/>
        </w:numPr>
        <w:wordWrap/>
        <w:spacing w:line="360" w:lineRule="auto"/>
        <w:ind w:leftChars="0"/>
        <w:rPr>
          <w:rFonts w:ascii="Arial" w:eastAsia="굴림" w:hAnsi="Arial" w:cs="Arial"/>
          <w:sz w:val="22"/>
        </w:rPr>
      </w:pPr>
      <w:r w:rsidRPr="001D19F6">
        <w:rPr>
          <w:rFonts w:ascii="Arial" w:eastAsia="굴림" w:hAnsi="Arial" w:cs="Arial"/>
          <w:sz w:val="22"/>
        </w:rPr>
        <w:t>A few times</w:t>
      </w:r>
      <w:r w:rsidR="00FE5590" w:rsidRPr="001D19F6">
        <w:rPr>
          <w:rFonts w:ascii="Arial" w:eastAsia="굴림" w:hAnsi="Arial" w:cs="Arial"/>
          <w:sz w:val="22"/>
        </w:rPr>
        <w:tab/>
      </w:r>
      <w:r w:rsidR="00FC74B8" w:rsidRPr="001D19F6">
        <w:rPr>
          <w:rFonts w:ascii="Arial" w:eastAsia="굴림" w:hAnsi="Arial" w:cs="Arial"/>
          <w:sz w:val="22"/>
        </w:rPr>
        <w:tab/>
      </w:r>
      <w:r w:rsidR="009E684C" w:rsidRPr="001D19F6">
        <w:rPr>
          <w:rFonts w:ascii="Arial" w:eastAsia="굴림" w:hAnsi="Arial" w:cs="Arial"/>
          <w:sz w:val="22"/>
        </w:rPr>
        <w:t xml:space="preserve">→ Go to </w:t>
      </w:r>
      <w:r w:rsidR="000F10FB" w:rsidRPr="001D19F6">
        <w:rPr>
          <w:rFonts w:ascii="Arial" w:eastAsia="굴림" w:hAnsi="Arial" w:cs="Arial"/>
          <w:sz w:val="22"/>
        </w:rPr>
        <w:t>section</w:t>
      </w:r>
      <w:r w:rsidR="009E684C" w:rsidRPr="001D19F6">
        <w:rPr>
          <w:rFonts w:ascii="Arial" w:eastAsia="굴림" w:hAnsi="Arial" w:cs="Arial"/>
          <w:sz w:val="22"/>
        </w:rPr>
        <w:t xml:space="preserve"> Ba.</w:t>
      </w:r>
    </w:p>
    <w:p w14:paraId="6D054DD3" w14:textId="77777777" w:rsidR="006F0FED" w:rsidRPr="001D19F6" w:rsidRDefault="009D522D" w:rsidP="002D0E30">
      <w:pPr>
        <w:pStyle w:val="a6"/>
        <w:numPr>
          <w:ilvl w:val="0"/>
          <w:numId w:val="44"/>
        </w:numPr>
        <w:wordWrap/>
        <w:spacing w:line="360" w:lineRule="auto"/>
        <w:ind w:leftChars="0"/>
        <w:rPr>
          <w:rFonts w:ascii="Arial" w:eastAsia="굴림" w:hAnsi="Arial" w:cs="Arial"/>
          <w:sz w:val="22"/>
        </w:rPr>
      </w:pPr>
      <w:r w:rsidRPr="001D19F6">
        <w:rPr>
          <w:rFonts w:ascii="Arial" w:eastAsia="굴림" w:hAnsi="Arial" w:cs="Arial"/>
          <w:sz w:val="22"/>
        </w:rPr>
        <w:t>Most of the t</w:t>
      </w:r>
      <w:r w:rsidR="006F0FED" w:rsidRPr="001D19F6">
        <w:rPr>
          <w:rFonts w:ascii="Arial" w:eastAsia="굴림" w:hAnsi="Arial" w:cs="Arial"/>
          <w:sz w:val="22"/>
        </w:rPr>
        <w:t xml:space="preserve">ime </w:t>
      </w:r>
      <w:r w:rsidR="00FC74B8" w:rsidRPr="001D19F6">
        <w:rPr>
          <w:rFonts w:ascii="Arial" w:eastAsia="굴림" w:hAnsi="Arial" w:cs="Arial"/>
          <w:sz w:val="22"/>
        </w:rPr>
        <w:tab/>
      </w:r>
      <w:r w:rsidR="000F10FB" w:rsidRPr="001D19F6">
        <w:rPr>
          <w:rFonts w:ascii="Arial" w:eastAsia="굴림" w:hAnsi="Arial" w:cs="Arial"/>
          <w:sz w:val="22"/>
        </w:rPr>
        <w:t>→ Go to s</w:t>
      </w:r>
      <w:r w:rsidR="009E684C" w:rsidRPr="001D19F6">
        <w:rPr>
          <w:rFonts w:ascii="Arial" w:eastAsia="굴림" w:hAnsi="Arial" w:cs="Arial"/>
          <w:sz w:val="22"/>
        </w:rPr>
        <w:t>ection Ba.</w:t>
      </w:r>
    </w:p>
    <w:p w14:paraId="7F877BE7" w14:textId="77777777" w:rsidR="003640BA" w:rsidRPr="001D19F6" w:rsidRDefault="000F10FB" w:rsidP="002D0E30">
      <w:pPr>
        <w:pStyle w:val="a6"/>
        <w:numPr>
          <w:ilvl w:val="0"/>
          <w:numId w:val="44"/>
        </w:numPr>
        <w:wordWrap/>
        <w:spacing w:line="360" w:lineRule="auto"/>
        <w:ind w:leftChars="0"/>
        <w:rPr>
          <w:rFonts w:ascii="Arial" w:eastAsia="굴림" w:hAnsi="Arial" w:cs="Arial"/>
          <w:sz w:val="22"/>
        </w:rPr>
      </w:pPr>
      <w:r w:rsidRPr="001D19F6">
        <w:rPr>
          <w:rFonts w:ascii="Arial" w:eastAsia="굴림" w:hAnsi="Arial" w:cs="Arial"/>
          <w:sz w:val="22"/>
        </w:rPr>
        <w:t>The s</w:t>
      </w:r>
      <w:r w:rsidR="006F0FED" w:rsidRPr="001D19F6">
        <w:rPr>
          <w:rFonts w:ascii="Arial" w:eastAsia="굴림" w:hAnsi="Arial" w:cs="Arial"/>
          <w:sz w:val="22"/>
        </w:rPr>
        <w:t>e</w:t>
      </w:r>
      <w:r w:rsidR="009D522D" w:rsidRPr="001D19F6">
        <w:rPr>
          <w:rFonts w:ascii="Arial" w:eastAsia="굴림" w:hAnsi="Arial" w:cs="Arial"/>
          <w:sz w:val="22"/>
        </w:rPr>
        <w:t>ction was done by a proxy</w:t>
      </w:r>
      <w:r w:rsidR="00FE5590" w:rsidRPr="001D19F6">
        <w:rPr>
          <w:rFonts w:ascii="Arial" w:eastAsia="굴림" w:hAnsi="Arial" w:cs="Arial"/>
          <w:sz w:val="22"/>
        </w:rPr>
        <w:t xml:space="preserve"> </w:t>
      </w:r>
      <w:r w:rsidR="009B2031" w:rsidRPr="001D19F6">
        <w:rPr>
          <w:rFonts w:ascii="Arial" w:eastAsia="굴림" w:hAnsi="Arial" w:cs="Arial"/>
          <w:sz w:val="22"/>
        </w:rPr>
        <w:t>respondent</w:t>
      </w:r>
    </w:p>
    <w:p w14:paraId="0BA94E9F" w14:textId="77777777" w:rsidR="00514979" w:rsidRPr="001D19F6" w:rsidRDefault="00514979" w:rsidP="00CB0386">
      <w:pPr>
        <w:wordWrap/>
        <w:spacing w:line="360" w:lineRule="auto"/>
        <w:rPr>
          <w:rFonts w:ascii="Arial" w:eastAsia="굴림" w:hAnsi="Arial" w:cs="Arial"/>
          <w:sz w:val="22"/>
        </w:rPr>
      </w:pPr>
    </w:p>
    <w:p w14:paraId="7939ED6B" w14:textId="77777777" w:rsidR="001550B5" w:rsidRPr="001D19F6" w:rsidRDefault="001550B5" w:rsidP="001550B5">
      <w:pPr>
        <w:wordWrap/>
        <w:adjustRightInd w:val="0"/>
        <w:spacing w:line="360" w:lineRule="auto"/>
        <w:rPr>
          <w:rFonts w:ascii="Arial" w:eastAsia="굴림" w:hAnsi="Arial" w:cs="Arial"/>
          <w:sz w:val="22"/>
        </w:rPr>
      </w:pPr>
      <w:r w:rsidRPr="001D19F6">
        <w:rPr>
          <w:rFonts w:ascii="Arial" w:eastAsia="굴림" w:hAnsi="Arial" w:cs="Arial"/>
          <w:sz w:val="22"/>
        </w:rPr>
        <w:t>A03</w:t>
      </w:r>
      <w:r w:rsidR="00416A4F" w:rsidRPr="001D19F6">
        <w:rPr>
          <w:rFonts w:ascii="Arial" w:eastAsia="굴림" w:hAnsi="Arial" w:cs="Arial"/>
          <w:sz w:val="22"/>
        </w:rPr>
        <w:t>8</w:t>
      </w:r>
      <w:r w:rsidRPr="001D19F6">
        <w:rPr>
          <w:rFonts w:ascii="Arial" w:eastAsia="굴림" w:hAnsi="Arial" w:cs="Arial"/>
          <w:sz w:val="22"/>
        </w:rPr>
        <w:t xml:space="preserve">. </w:t>
      </w:r>
      <w:r w:rsidR="007145FE" w:rsidRPr="001D19F6">
        <w:rPr>
          <w:rFonts w:ascii="Arial" w:eastAsia="굴림" w:hAnsi="Arial" w:cs="Arial"/>
          <w:kern w:val="0"/>
          <w:sz w:val="22"/>
        </w:rPr>
        <w:t>If done by a proxy respondent, what is the proxy’s relationship to R? Please answer in view of the proxy</w:t>
      </w:r>
      <w:r w:rsidR="007145FE" w:rsidRPr="001D19F6">
        <w:rPr>
          <w:rFonts w:ascii="Arial" w:eastAsia="굴림" w:hAnsi="Arial" w:cs="Arial"/>
          <w:sz w:val="22"/>
        </w:rPr>
        <w:t xml:space="preserve"> </w:t>
      </w:r>
    </w:p>
    <w:p w14:paraId="3E5622E6"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0985A34E"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66D6A154"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52F803FB"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0FBDA6AD"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79B0034D" w14:textId="77777777" w:rsidR="001550B5" w:rsidRPr="001D19F6" w:rsidRDefault="00AB0114"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707B939C"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w:t>
      </w:r>
      <w:r w:rsidR="00E63C02" w:rsidRPr="001D19F6">
        <w:rPr>
          <w:rFonts w:ascii="Arial" w:eastAsia="굴림" w:hAnsi="Arial" w:cs="Arial"/>
          <w:sz w:val="22"/>
        </w:rPr>
        <w:t>law/</w:t>
      </w:r>
      <w:r w:rsidRPr="001D19F6">
        <w:rPr>
          <w:rFonts w:ascii="Arial" w:eastAsia="굴림" w:hAnsi="Arial" w:cs="Arial"/>
          <w:sz w:val="22"/>
        </w:rPr>
        <w:t>sister-in-law</w:t>
      </w:r>
    </w:p>
    <w:p w14:paraId="4FDAC494" w14:textId="77777777" w:rsidR="00102F0E" w:rsidRPr="001D19F6" w:rsidRDefault="00102F0E"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16B433D1" w14:textId="77777777" w:rsidR="001550B5" w:rsidRPr="001D19F6" w:rsidRDefault="00FB5F8F"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1A34886F"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6C62C3F1"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w:t>
      </w:r>
      <w:r w:rsidR="003C3DB0" w:rsidRPr="001D19F6">
        <w:rPr>
          <w:rFonts w:ascii="Arial" w:eastAsia="굴림" w:hAnsi="Arial" w:cs="Arial"/>
          <w:sz w:val="22"/>
        </w:rPr>
        <w:t>s</w:t>
      </w:r>
    </w:p>
    <w:p w14:paraId="2403E88B" w14:textId="77777777" w:rsidR="001550B5" w:rsidRPr="001D19F6" w:rsidRDefault="001550B5" w:rsidP="002D0E30">
      <w:pPr>
        <w:pStyle w:val="a6"/>
        <w:numPr>
          <w:ilvl w:val="0"/>
          <w:numId w:val="45"/>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w:t>
      </w:r>
      <w:r w:rsidR="003C3DB0" w:rsidRPr="001D19F6">
        <w:rPr>
          <w:rFonts w:ascii="Arial" w:eastAsia="굴림" w:hAnsi="Arial" w:cs="Arial"/>
          <w:sz w:val="22"/>
        </w:rPr>
        <w:t>s</w:t>
      </w:r>
    </w:p>
    <w:p w14:paraId="44FCD6DE" w14:textId="77777777" w:rsidR="0000451B" w:rsidRPr="001D19F6" w:rsidRDefault="001550B5" w:rsidP="00B13816">
      <w:pPr>
        <w:wordWrap/>
        <w:adjustRightInd w:val="0"/>
        <w:spacing w:line="360" w:lineRule="auto"/>
        <w:rPr>
          <w:rFonts w:ascii="Arial" w:eastAsia="굴림" w:hAnsi="Arial" w:cs="Arial"/>
          <w:sz w:val="22"/>
        </w:rPr>
      </w:pPr>
      <w:r w:rsidRPr="001D19F6">
        <w:rPr>
          <w:rFonts w:ascii="Arial" w:eastAsia="굴림" w:hAnsi="Arial" w:cs="Arial"/>
          <w:sz w:val="22"/>
        </w:rPr>
        <w:t>→</w:t>
      </w:r>
      <w:r w:rsidR="0000451B" w:rsidRPr="001D19F6">
        <w:rPr>
          <w:rFonts w:ascii="Arial" w:eastAsia="굴림" w:hAnsi="Arial" w:cs="Arial"/>
          <w:sz w:val="22"/>
        </w:rPr>
        <w:t xml:space="preserve"> </w:t>
      </w:r>
      <w:r w:rsidRPr="001D19F6">
        <w:rPr>
          <w:rFonts w:ascii="Arial" w:eastAsia="굴림" w:hAnsi="Arial" w:cs="Arial"/>
          <w:sz w:val="22"/>
        </w:rPr>
        <w:t>Go to section Ba</w:t>
      </w:r>
      <w:r w:rsidR="00BD7C24" w:rsidRPr="001D19F6">
        <w:rPr>
          <w:rFonts w:ascii="Arial" w:eastAsia="굴림" w:hAnsi="Arial" w:cs="Arial"/>
          <w:sz w:val="22"/>
        </w:rPr>
        <w:t>.</w:t>
      </w:r>
    </w:p>
    <w:p w14:paraId="32CBC93B" w14:textId="77777777" w:rsidR="00F660D7" w:rsidRPr="001D19F6" w:rsidRDefault="00F660D7">
      <w:pPr>
        <w:widowControl/>
        <w:wordWrap/>
        <w:autoSpaceDE/>
        <w:autoSpaceDN/>
        <w:jc w:val="left"/>
        <w:rPr>
          <w:rFonts w:ascii="Arial" w:eastAsia="굴림" w:hAnsi="Arial" w:cs="Arial"/>
          <w:sz w:val="22"/>
        </w:rPr>
      </w:pPr>
    </w:p>
    <w:p w14:paraId="4EF3BA51" w14:textId="77777777" w:rsidR="00F660D7" w:rsidRPr="001D19F6" w:rsidRDefault="00F660D7" w:rsidP="00F660D7">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A_end</w:t>
      </w:r>
      <w:proofErr w:type="spellEnd"/>
      <w:r w:rsidRPr="001D19F6">
        <w:rPr>
          <w:rFonts w:ascii="Arial" w:eastAsia="굴림" w:hAnsi="Arial" w:cs="Arial"/>
          <w:sz w:val="22"/>
        </w:rPr>
        <w:t>) [IWER] Please enter code 1 for completion of demographic</w:t>
      </w:r>
      <w:r w:rsidR="0020313C" w:rsidRPr="001D19F6">
        <w:rPr>
          <w:rFonts w:ascii="Arial" w:eastAsia="굴림" w:hAnsi="Arial" w:cs="Arial"/>
          <w:sz w:val="22"/>
        </w:rPr>
        <w:t xml:space="preserve"> section</w:t>
      </w:r>
      <w:r w:rsidRPr="001D19F6">
        <w:rPr>
          <w:rFonts w:ascii="Arial" w:eastAsia="굴림" w:hAnsi="Arial" w:cs="Arial"/>
          <w:sz w:val="22"/>
        </w:rPr>
        <w:t>.</w:t>
      </w:r>
    </w:p>
    <w:p w14:paraId="773FA61D" w14:textId="77777777" w:rsidR="00F660D7" w:rsidRPr="001D19F6" w:rsidRDefault="00F660D7" w:rsidP="00F14BA4">
      <w:pPr>
        <w:pStyle w:val="a6"/>
        <w:widowControl/>
        <w:numPr>
          <w:ilvl w:val="0"/>
          <w:numId w:val="1149"/>
        </w:numPr>
        <w:wordWrap/>
        <w:autoSpaceDE/>
        <w:autoSpaceDN/>
        <w:spacing w:line="360" w:lineRule="auto"/>
        <w:ind w:leftChars="0"/>
        <w:jc w:val="left"/>
        <w:rPr>
          <w:rFonts w:ascii="Arial" w:eastAsia="굴림" w:hAnsi="Arial" w:cs="Arial"/>
          <w:sz w:val="22"/>
        </w:rPr>
      </w:pPr>
      <w:r w:rsidRPr="001D19F6">
        <w:rPr>
          <w:rFonts w:ascii="Arial" w:eastAsia="굴림" w:hAnsi="Arial" w:cs="Arial"/>
          <w:sz w:val="22"/>
        </w:rPr>
        <w:t>Completion</w:t>
      </w:r>
    </w:p>
    <w:p w14:paraId="5FD4ADEE" w14:textId="77777777" w:rsidR="0028285A" w:rsidRPr="001D19F6" w:rsidRDefault="0028285A">
      <w:pPr>
        <w:widowControl/>
        <w:wordWrap/>
        <w:autoSpaceDE/>
        <w:autoSpaceDN/>
        <w:jc w:val="left"/>
        <w:rPr>
          <w:rFonts w:ascii="Arial" w:eastAsia="굴림" w:hAnsi="Arial" w:cs="Arial"/>
          <w:sz w:val="22"/>
        </w:rPr>
      </w:pPr>
    </w:p>
    <w:p w14:paraId="7D2165FD" w14:textId="77777777" w:rsidR="0000451B" w:rsidRPr="001D19F6" w:rsidRDefault="00C62C23">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055295A6" w14:textId="77777777" w:rsidR="005D5299" w:rsidRPr="001D19F6" w:rsidRDefault="00247D84" w:rsidP="005D5299">
      <w:pPr>
        <w:wordWrap/>
        <w:jc w:val="center"/>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61312" behindDoc="0" locked="0" layoutInCell="1" allowOverlap="1" wp14:anchorId="259BEA16" wp14:editId="697022F5">
                <wp:simplePos x="0" y="0"/>
                <wp:positionH relativeFrom="column">
                  <wp:align>center</wp:align>
                </wp:positionH>
                <wp:positionV relativeFrom="paragraph">
                  <wp:posOffset>2540</wp:posOffset>
                </wp:positionV>
                <wp:extent cx="5819775" cy="887095"/>
                <wp:effectExtent l="0" t="0" r="28575" b="46355"/>
                <wp:wrapNone/>
                <wp:docPr id="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88709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51533D0" w14:textId="77777777" w:rsidR="00706C18" w:rsidRPr="003A6C5D" w:rsidRDefault="00706C18" w:rsidP="003A6C5D">
                            <w:pPr>
                              <w:pStyle w:val="11"/>
                              <w:jc w:val="center"/>
                              <w:rPr>
                                <w:rFonts w:ascii="Arial" w:hAnsi="Arial" w:cs="Arial"/>
                                <w:b/>
                                <w:sz w:val="32"/>
                                <w:szCs w:val="32"/>
                              </w:rPr>
                            </w:pPr>
                            <w:bookmarkStart w:id="280" w:name="_Toc483216619"/>
                            <w:bookmarkStart w:id="281" w:name="_Toc487461332"/>
                            <w:bookmarkStart w:id="282" w:name="_Toc487647333"/>
                            <w:r w:rsidRPr="003A6C5D">
                              <w:rPr>
                                <w:rFonts w:ascii="Arial" w:hAnsi="Arial" w:cs="Arial"/>
                                <w:b/>
                                <w:sz w:val="32"/>
                                <w:szCs w:val="32"/>
                              </w:rPr>
                              <w:t>Ba. FAMILY AND FAMILY TRANSFER</w:t>
                            </w:r>
                            <w:bookmarkEnd w:id="280"/>
                            <w:bookmarkEnd w:id="281"/>
                            <w:bookmarkEnd w:id="282"/>
                          </w:p>
                          <w:p w14:paraId="097194F2" w14:textId="77777777" w:rsidR="00706C18" w:rsidRPr="009C015F" w:rsidRDefault="00706C18" w:rsidP="005D5299">
                            <w:pPr>
                              <w:jc w:val="center"/>
                              <w:rPr>
                                <w:rFonts w:ascii="Arial" w:eastAsia="맑은 고딕" w:hAnsi="Arial" w:cs="Arial"/>
                                <w:b/>
                                <w:sz w:val="32"/>
                                <w:szCs w:val="32"/>
                              </w:rPr>
                            </w:pPr>
                            <w:r w:rsidRPr="009C015F">
                              <w:rPr>
                                <w:rFonts w:ascii="Arial" w:eastAsia="맑은 고딕" w:hAnsi="Arial" w:cs="Arial"/>
                                <w:b/>
                                <w:sz w:val="32"/>
                                <w:szCs w:val="32"/>
                              </w:rPr>
                              <w:t>(CHILDREN &amp; GRANDCHILDREN)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9BEA16" id="Rectangle 26" o:spid="_x0000_s1029" style="position:absolute;left:0;text-align:left;margin-left:0;margin-top:.2pt;width:458.25pt;height:69.85pt;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" fillcolor="#95b3d7 [1940]" strokecolor="#95b3d7 [1940]" strokeweight="1pt">
                <v:fill color2="#dbe5f1 [660]" angle="135" focus="50%" type="gradient"/>
                <v:shadow on="t" color="#243f60 [1604]" opacity=".5" offset="1pt"/>
                <v:textbox>
                  <w:txbxContent>
                    <w:p w14:paraId="351533D0" w14:textId="77777777" w:rsidR="00706C18" w:rsidRPr="003A6C5D" w:rsidRDefault="00706C18" w:rsidP="003A6C5D">
                      <w:pPr>
                        <w:pStyle w:val="11"/>
                        <w:jc w:val="center"/>
                        <w:rPr>
                          <w:rFonts w:ascii="Arial" w:hAnsi="Arial" w:cs="Arial"/>
                          <w:b/>
                          <w:sz w:val="32"/>
                          <w:szCs w:val="32"/>
                        </w:rPr>
                      </w:pPr>
                      <w:bookmarkStart w:id="283" w:name="_Toc483216619"/>
                      <w:bookmarkStart w:id="284" w:name="_Toc487461332"/>
                      <w:bookmarkStart w:id="285" w:name="_Toc487647333"/>
                      <w:r w:rsidRPr="003A6C5D">
                        <w:rPr>
                          <w:rFonts w:ascii="Arial" w:hAnsi="Arial" w:cs="Arial"/>
                          <w:b/>
                          <w:sz w:val="32"/>
                          <w:szCs w:val="32"/>
                        </w:rPr>
                        <w:t>Ba. FAMILY AND FAMILY TRANSFER</w:t>
                      </w:r>
                      <w:bookmarkEnd w:id="283"/>
                      <w:bookmarkEnd w:id="284"/>
                      <w:bookmarkEnd w:id="285"/>
                    </w:p>
                    <w:p w14:paraId="097194F2" w14:textId="77777777" w:rsidR="00706C18" w:rsidRPr="009C015F" w:rsidRDefault="00706C18" w:rsidP="005D5299">
                      <w:pPr>
                        <w:jc w:val="center"/>
                        <w:rPr>
                          <w:rFonts w:ascii="Arial" w:eastAsia="맑은 고딕" w:hAnsi="Arial" w:cs="Arial"/>
                          <w:b/>
                          <w:sz w:val="32"/>
                          <w:szCs w:val="32"/>
                        </w:rPr>
                      </w:pPr>
                      <w:r w:rsidRPr="009C015F">
                        <w:rPr>
                          <w:rFonts w:ascii="Arial" w:eastAsia="맑은 고딕" w:hAnsi="Arial" w:cs="Arial"/>
                          <w:b/>
                          <w:sz w:val="32"/>
                          <w:szCs w:val="32"/>
                        </w:rPr>
                        <w:t>(CHILDREN &amp; GRANDCHILDREN)</w:t>
                      </w:r>
                    </w:p>
                  </w:txbxContent>
                </v:textbox>
              </v:rect>
            </w:pict>
          </mc:Fallback>
        </mc:AlternateContent>
      </w:r>
    </w:p>
    <w:p w14:paraId="4C43A2CC" w14:textId="77777777" w:rsidR="005D5299" w:rsidRPr="001D19F6" w:rsidRDefault="005D5299" w:rsidP="005D5299">
      <w:pPr>
        <w:wordWrap/>
        <w:jc w:val="center"/>
        <w:rPr>
          <w:rFonts w:ascii="Arial" w:eastAsia="굴림" w:hAnsi="Arial" w:cs="Arial"/>
          <w:sz w:val="22"/>
        </w:rPr>
      </w:pPr>
    </w:p>
    <w:p w14:paraId="59C94D5D" w14:textId="77777777" w:rsidR="005D5299" w:rsidRPr="001D19F6" w:rsidRDefault="005D5299" w:rsidP="005D5299">
      <w:pPr>
        <w:wordWrap/>
        <w:jc w:val="center"/>
        <w:rPr>
          <w:rFonts w:ascii="Arial" w:eastAsia="굴림" w:hAnsi="Arial" w:cs="Arial"/>
          <w:sz w:val="22"/>
        </w:rPr>
      </w:pPr>
    </w:p>
    <w:p w14:paraId="1AA9E026" w14:textId="77777777" w:rsidR="005D5299" w:rsidRPr="001D19F6" w:rsidRDefault="005D5299" w:rsidP="005D5299">
      <w:pPr>
        <w:wordWrap/>
        <w:jc w:val="center"/>
        <w:rPr>
          <w:rFonts w:ascii="Arial" w:eastAsia="굴림" w:hAnsi="Arial" w:cs="Arial"/>
          <w:sz w:val="22"/>
        </w:rPr>
      </w:pPr>
    </w:p>
    <w:p w14:paraId="0208D2D9" w14:textId="77777777" w:rsidR="005D5299" w:rsidRPr="001D19F6" w:rsidRDefault="005D5299" w:rsidP="005D5299">
      <w:pPr>
        <w:wordWrap/>
        <w:spacing w:line="360" w:lineRule="auto"/>
        <w:rPr>
          <w:rFonts w:ascii="Arial" w:eastAsia="굴림" w:hAnsi="Arial" w:cs="Arial"/>
          <w:sz w:val="22"/>
        </w:rPr>
      </w:pPr>
    </w:p>
    <w:p w14:paraId="278D756C" w14:textId="77777777" w:rsidR="00031272" w:rsidRPr="001D19F6" w:rsidRDefault="00031272" w:rsidP="005D5299">
      <w:pPr>
        <w:wordWrap/>
        <w:spacing w:line="360" w:lineRule="auto"/>
        <w:rPr>
          <w:rFonts w:ascii="Arial" w:eastAsia="굴림" w:hAnsi="Arial" w:cs="Arial"/>
          <w:sz w:val="22"/>
        </w:rPr>
      </w:pPr>
    </w:p>
    <w:p w14:paraId="78DE789D" w14:textId="77777777" w:rsidR="009F1740" w:rsidRPr="001D19F6" w:rsidRDefault="009F1740" w:rsidP="009F1740">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Ba_Intro</w:t>
      </w:r>
      <w:proofErr w:type="spellEnd"/>
      <w:r w:rsidRPr="001D19F6">
        <w:rPr>
          <w:rFonts w:ascii="Arial" w:eastAsia="굴림" w:hAnsi="Arial" w:cs="Arial"/>
          <w:sz w:val="22"/>
        </w:rPr>
        <w:t xml:space="preserve">) [IWER] Now, this is to start Ba. FAMILY (CHILDREN &amp; GRANDCHILDREN) section. </w:t>
      </w:r>
    </w:p>
    <w:p w14:paraId="09C621B7" w14:textId="77777777" w:rsidR="009F1740" w:rsidRPr="001D19F6" w:rsidRDefault="009F1740" w:rsidP="00D12299">
      <w:pPr>
        <w:pStyle w:val="a6"/>
        <w:widowControl/>
        <w:numPr>
          <w:ilvl w:val="0"/>
          <w:numId w:val="1175"/>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11081491" w14:textId="77777777" w:rsidR="009F1740" w:rsidRPr="001D19F6" w:rsidRDefault="009F1740" w:rsidP="000C3127">
      <w:pPr>
        <w:wordWrap/>
        <w:spacing w:line="276" w:lineRule="auto"/>
        <w:rPr>
          <w:rFonts w:ascii="Arial" w:eastAsia="굴림" w:hAnsi="Arial" w:cs="Arial"/>
          <w:b/>
          <w:sz w:val="22"/>
        </w:rPr>
      </w:pPr>
    </w:p>
    <w:p w14:paraId="7E09C328" w14:textId="77777777" w:rsidR="00F62FCC" w:rsidRPr="001D19F6" w:rsidRDefault="00F62FCC" w:rsidP="000C3127">
      <w:pPr>
        <w:wordWrap/>
        <w:spacing w:line="276" w:lineRule="auto"/>
        <w:rPr>
          <w:rFonts w:ascii="Arial" w:eastAsia="굴림" w:hAnsi="Arial" w:cs="Arial"/>
          <w:b/>
          <w:sz w:val="22"/>
        </w:rPr>
      </w:pPr>
      <w:r w:rsidRPr="001D19F6">
        <w:rPr>
          <w:rFonts w:ascii="Arial" w:eastAsia="굴림" w:hAnsi="Arial" w:cs="Arial"/>
          <w:b/>
          <w:sz w:val="22"/>
        </w:rPr>
        <w:t>Logic</w:t>
      </w:r>
    </w:p>
    <w:p w14:paraId="5790D67B" w14:textId="77777777" w:rsidR="00F62FCC" w:rsidRPr="001D19F6" w:rsidRDefault="0061399A" w:rsidP="002D0E30">
      <w:pPr>
        <w:pStyle w:val="a6"/>
        <w:numPr>
          <w:ilvl w:val="0"/>
          <w:numId w:val="46"/>
        </w:numPr>
        <w:wordWrap/>
        <w:spacing w:line="276" w:lineRule="auto"/>
        <w:ind w:leftChars="0"/>
        <w:rPr>
          <w:rFonts w:ascii="Arial" w:eastAsia="굴림" w:hAnsi="Arial" w:cs="Arial"/>
          <w:b/>
          <w:sz w:val="22"/>
        </w:rPr>
      </w:pPr>
      <w:r w:rsidRPr="001D19F6">
        <w:rPr>
          <w:rFonts w:ascii="Arial" w:eastAsia="굴림" w:hAnsi="Arial" w:cs="Arial"/>
          <w:b/>
          <w:sz w:val="22"/>
        </w:rPr>
        <w:t>In regards to the number of children, i</w:t>
      </w:r>
      <w:r w:rsidR="00F62FCC" w:rsidRPr="001D19F6">
        <w:rPr>
          <w:rFonts w:ascii="Arial" w:eastAsia="굴림" w:hAnsi="Arial" w:cs="Arial"/>
          <w:b/>
          <w:sz w:val="22"/>
        </w:rPr>
        <w:t>f</w:t>
      </w:r>
      <w:r w:rsidR="00D0631B" w:rsidRPr="001D19F6">
        <w:rPr>
          <w:rFonts w:ascii="Arial" w:eastAsia="굴림" w:hAnsi="Arial" w:cs="Arial"/>
          <w:b/>
          <w:sz w:val="22"/>
        </w:rPr>
        <w:t xml:space="preserve"> R</w:t>
      </w:r>
      <w:r w:rsidRPr="001D19F6">
        <w:rPr>
          <w:rFonts w:ascii="Arial" w:eastAsia="굴림" w:hAnsi="Arial" w:cs="Arial"/>
          <w:b/>
          <w:sz w:val="22"/>
        </w:rPr>
        <w:t xml:space="preserve"> an</w:t>
      </w:r>
      <w:r w:rsidR="00C012D6" w:rsidRPr="001D19F6">
        <w:rPr>
          <w:rFonts w:ascii="Arial" w:eastAsia="굴림" w:hAnsi="Arial" w:cs="Arial"/>
          <w:b/>
          <w:sz w:val="22"/>
        </w:rPr>
        <w:t xml:space="preserve">swered </w:t>
      </w:r>
      <w:r w:rsidR="00F62FCC" w:rsidRPr="001D19F6">
        <w:rPr>
          <w:rFonts w:ascii="Arial" w:eastAsia="굴림" w:hAnsi="Arial" w:cs="Arial"/>
          <w:b/>
          <w:sz w:val="22"/>
        </w:rPr>
        <w:t>‘</w:t>
      </w:r>
      <w:r w:rsidR="00DB38D2" w:rsidRPr="001D19F6">
        <w:rPr>
          <w:rFonts w:ascii="Arial" w:eastAsia="굴림" w:hAnsi="Arial" w:cs="Arial"/>
          <w:b/>
          <w:sz w:val="22"/>
        </w:rPr>
        <w:t>Refuse to answer/D</w:t>
      </w:r>
      <w:r w:rsidR="00F62FCC" w:rsidRPr="001D19F6">
        <w:rPr>
          <w:rFonts w:ascii="Arial" w:eastAsia="굴림" w:hAnsi="Arial" w:cs="Arial"/>
          <w:b/>
          <w:sz w:val="22"/>
        </w:rPr>
        <w:t>on’t know’</w:t>
      </w:r>
      <w:r w:rsidRPr="001D19F6">
        <w:rPr>
          <w:rFonts w:ascii="Arial" w:eastAsia="굴림" w:hAnsi="Arial" w:cs="Arial"/>
          <w:b/>
          <w:sz w:val="22"/>
        </w:rPr>
        <w:t xml:space="preserve"> </w:t>
      </w:r>
      <w:r w:rsidR="006B022F" w:rsidRPr="001D19F6">
        <w:rPr>
          <w:rFonts w:ascii="Arial" w:eastAsia="굴림" w:hAnsi="Arial" w:cs="Arial"/>
          <w:b/>
          <w:sz w:val="22"/>
        </w:rPr>
        <w:t xml:space="preserve">in </w:t>
      </w:r>
      <w:r w:rsidR="00E475C1" w:rsidRPr="001D19F6">
        <w:rPr>
          <w:rFonts w:ascii="Arial" w:eastAsia="굴림" w:hAnsi="Arial" w:cs="Arial"/>
          <w:b/>
          <w:sz w:val="22"/>
        </w:rPr>
        <w:t>the previous interview</w:t>
      </w:r>
      <w:r w:rsidR="000F2C87" w:rsidRPr="001D19F6">
        <w:rPr>
          <w:rFonts w:ascii="Arial" w:eastAsia="굴림" w:hAnsi="Arial" w:cs="Arial"/>
          <w:b/>
          <w:sz w:val="22"/>
        </w:rPr>
        <w:t xml:space="preserve">, </w:t>
      </w:r>
      <w:r w:rsidR="00D0631B" w:rsidRPr="001D19F6">
        <w:rPr>
          <w:rFonts w:ascii="Arial" w:eastAsia="굴림" w:hAnsi="Arial" w:cs="Arial"/>
          <w:b/>
          <w:sz w:val="22"/>
        </w:rPr>
        <w:t xml:space="preserve">then </w:t>
      </w:r>
      <w:r w:rsidRPr="001D19F6">
        <w:rPr>
          <w:rFonts w:ascii="Arial" w:eastAsia="굴림" w:hAnsi="Arial" w:cs="Arial"/>
          <w:b/>
          <w:sz w:val="22"/>
        </w:rPr>
        <w:t xml:space="preserve">ask </w:t>
      </w:r>
      <w:r w:rsidR="000F2C87" w:rsidRPr="001D19F6">
        <w:rPr>
          <w:rFonts w:ascii="Arial" w:eastAsia="굴림" w:hAnsi="Arial" w:cs="Arial"/>
          <w:b/>
          <w:sz w:val="22"/>
        </w:rPr>
        <w:t>Ba003.</w:t>
      </w:r>
      <w:r w:rsidR="00C012D6" w:rsidRPr="001D19F6">
        <w:rPr>
          <w:rFonts w:ascii="Arial" w:eastAsia="굴림" w:hAnsi="Arial" w:cs="Arial"/>
          <w:b/>
          <w:sz w:val="22"/>
        </w:rPr>
        <w:t xml:space="preserve"> </w:t>
      </w:r>
      <w:r w:rsidRPr="001D19F6">
        <w:rPr>
          <w:rFonts w:ascii="Arial" w:eastAsia="굴림" w:hAnsi="Arial" w:cs="Arial"/>
          <w:b/>
          <w:sz w:val="22"/>
        </w:rPr>
        <w:t xml:space="preserve">Others, ask </w:t>
      </w:r>
      <w:r w:rsidR="000F2C87" w:rsidRPr="001D19F6">
        <w:rPr>
          <w:rFonts w:ascii="Arial" w:eastAsia="굴림" w:hAnsi="Arial" w:cs="Arial"/>
          <w:b/>
          <w:sz w:val="22"/>
        </w:rPr>
        <w:t>Ba001.</w:t>
      </w:r>
    </w:p>
    <w:p w14:paraId="6A811DC0" w14:textId="77777777" w:rsidR="000F2C87" w:rsidRPr="001D19F6" w:rsidRDefault="006410CA" w:rsidP="002D0E30">
      <w:pPr>
        <w:pStyle w:val="a6"/>
        <w:numPr>
          <w:ilvl w:val="0"/>
          <w:numId w:val="46"/>
        </w:numPr>
        <w:wordWrap/>
        <w:spacing w:line="276" w:lineRule="auto"/>
        <w:ind w:leftChars="0"/>
        <w:rPr>
          <w:rFonts w:ascii="Arial" w:eastAsia="굴림" w:hAnsi="Arial" w:cs="Arial"/>
          <w:b/>
          <w:sz w:val="22"/>
        </w:rPr>
      </w:pPr>
      <w:r w:rsidRPr="001D19F6">
        <w:rPr>
          <w:rFonts w:ascii="Arial" w:eastAsia="굴림" w:hAnsi="Arial" w:cs="Arial"/>
          <w:b/>
          <w:sz w:val="22"/>
        </w:rPr>
        <w:t>Among a couple, o</w:t>
      </w:r>
      <w:r w:rsidR="00D0631B" w:rsidRPr="001D19F6">
        <w:rPr>
          <w:rFonts w:ascii="Arial" w:eastAsia="굴림" w:hAnsi="Arial" w:cs="Arial"/>
          <w:b/>
          <w:sz w:val="22"/>
        </w:rPr>
        <w:t>nly</w:t>
      </w:r>
      <w:r w:rsidR="001F1B59" w:rsidRPr="001D19F6">
        <w:rPr>
          <w:rFonts w:ascii="Arial" w:eastAsia="굴림" w:hAnsi="Arial" w:cs="Arial"/>
          <w:b/>
          <w:sz w:val="22"/>
        </w:rPr>
        <w:t xml:space="preserve"> the representative respondent </w:t>
      </w:r>
      <w:r w:rsidR="001734E7" w:rsidRPr="001D19F6">
        <w:rPr>
          <w:rFonts w:ascii="Arial" w:eastAsia="굴림" w:hAnsi="Arial" w:cs="Arial"/>
          <w:b/>
          <w:sz w:val="22"/>
        </w:rPr>
        <w:t xml:space="preserve">for </w:t>
      </w:r>
      <w:r w:rsidR="00BE61A9" w:rsidRPr="001D19F6">
        <w:rPr>
          <w:rFonts w:ascii="Arial" w:eastAsia="굴림" w:hAnsi="Arial" w:cs="Arial"/>
          <w:b/>
          <w:sz w:val="22"/>
        </w:rPr>
        <w:t xml:space="preserve">CHILDREN </w:t>
      </w:r>
      <w:r w:rsidR="00F055AC" w:rsidRPr="001D19F6">
        <w:rPr>
          <w:rFonts w:ascii="Arial" w:eastAsia="굴림" w:hAnsi="Arial" w:cs="Arial"/>
          <w:b/>
          <w:sz w:val="22"/>
        </w:rPr>
        <w:t xml:space="preserve">section </w:t>
      </w:r>
      <w:r w:rsidR="001F1B59" w:rsidRPr="001D19F6">
        <w:rPr>
          <w:rFonts w:ascii="Arial" w:eastAsia="굴림" w:hAnsi="Arial" w:cs="Arial"/>
          <w:b/>
          <w:sz w:val="22"/>
        </w:rPr>
        <w:t>is asked Ba001~Ba01</w:t>
      </w:r>
      <w:r w:rsidR="00791C3C" w:rsidRPr="001D19F6">
        <w:rPr>
          <w:rFonts w:ascii="Arial" w:eastAsia="굴림" w:hAnsi="Arial" w:cs="Arial"/>
          <w:b/>
          <w:sz w:val="22"/>
        </w:rPr>
        <w:t>7</w:t>
      </w:r>
      <w:r w:rsidR="001F1B59" w:rsidRPr="001D19F6">
        <w:rPr>
          <w:rFonts w:ascii="Arial" w:eastAsia="굴림" w:hAnsi="Arial" w:cs="Arial"/>
          <w:b/>
          <w:sz w:val="22"/>
        </w:rPr>
        <w:t>.</w:t>
      </w:r>
    </w:p>
    <w:p w14:paraId="765F2C42" w14:textId="77777777" w:rsidR="001F1B59" w:rsidRPr="001D19F6" w:rsidRDefault="001F1B59" w:rsidP="005D5299">
      <w:pPr>
        <w:wordWrap/>
        <w:spacing w:line="360" w:lineRule="auto"/>
        <w:rPr>
          <w:rFonts w:ascii="Arial" w:eastAsia="굴림" w:hAnsi="Arial" w:cs="Arial"/>
          <w:b/>
          <w:sz w:val="22"/>
        </w:rPr>
      </w:pPr>
    </w:p>
    <w:p w14:paraId="3C31D431"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Ba001. Now </w:t>
      </w:r>
      <w:r w:rsidR="00A5169F" w:rsidRPr="001D19F6">
        <w:rPr>
          <w:rFonts w:ascii="Arial" w:eastAsia="굴림" w:hAnsi="Arial" w:cs="Arial"/>
          <w:sz w:val="22"/>
        </w:rPr>
        <w:t xml:space="preserve">I am </w:t>
      </w:r>
      <w:r w:rsidRPr="001D19F6">
        <w:rPr>
          <w:rFonts w:ascii="Arial" w:eastAsia="굴림" w:hAnsi="Arial" w:cs="Arial"/>
          <w:sz w:val="22"/>
        </w:rPr>
        <w:t xml:space="preserve">going to ask you about your children. </w:t>
      </w:r>
      <w:r w:rsidR="009A4A94" w:rsidRPr="001D19F6">
        <w:rPr>
          <w:rFonts w:ascii="Arial" w:eastAsia="굴림" w:hAnsi="Arial" w:cs="Arial"/>
          <w:sz w:val="22"/>
        </w:rPr>
        <w:t xml:space="preserve">In </w:t>
      </w:r>
      <w:r w:rsidRPr="001D19F6">
        <w:rPr>
          <w:rFonts w:ascii="Arial" w:eastAsia="굴림" w:hAnsi="Arial" w:cs="Arial"/>
          <w:sz w:val="22"/>
        </w:rPr>
        <w:t>the previous interview, y</w:t>
      </w:r>
      <w:r w:rsidR="00DB38D2" w:rsidRPr="001D19F6">
        <w:rPr>
          <w:rFonts w:ascii="Arial" w:eastAsia="굴림" w:hAnsi="Arial" w:cs="Arial"/>
          <w:sz w:val="22"/>
        </w:rPr>
        <w:t>ou responded that you had</w:t>
      </w:r>
      <w:r w:rsidRPr="001D19F6">
        <w:rPr>
          <w:rFonts w:ascii="Arial" w:eastAsia="굴림" w:hAnsi="Arial" w:cs="Arial"/>
          <w:sz w:val="22"/>
        </w:rPr>
        <w:t xml:space="preserve"> [no. of children] children. Is this correct?</w:t>
      </w:r>
    </w:p>
    <w:p w14:paraId="5EA62B26" w14:textId="77777777" w:rsidR="00211BAB" w:rsidRPr="001D19F6" w:rsidRDefault="00211BAB" w:rsidP="005D5299">
      <w:pPr>
        <w:wordWrap/>
        <w:spacing w:line="360" w:lineRule="auto"/>
        <w:rPr>
          <w:rFonts w:ascii="Arial" w:eastAsia="굴림" w:hAnsi="Arial" w:cs="Arial"/>
          <w:sz w:val="22"/>
        </w:rPr>
      </w:pPr>
      <w:r w:rsidRPr="001D19F6">
        <w:rPr>
          <w:rFonts w:ascii="Arial" w:eastAsia="굴림" w:hAnsi="Arial" w:cs="Arial"/>
          <w:sz w:val="22"/>
        </w:rPr>
        <w:t>[IWER: According to the previous interview, if the number of children is same but member of children is different, check ‘</w:t>
      </w:r>
      <w:r w:rsidR="0083063B" w:rsidRPr="001D19F6">
        <w:rPr>
          <w:rFonts w:ascii="굴림" w:eastAsia="굴림" w:hAnsi="굴림" w:cs="굴림" w:hint="eastAsia"/>
          <w:sz w:val="22"/>
        </w:rPr>
        <w:t>⑤</w:t>
      </w:r>
      <w:r w:rsidR="0083063B" w:rsidRPr="001D19F6">
        <w:rPr>
          <w:rFonts w:ascii="Arial" w:eastAsia="굴림" w:hAnsi="Arial" w:cs="Arial"/>
          <w:sz w:val="22"/>
        </w:rPr>
        <w:t xml:space="preserve"> </w:t>
      </w:r>
      <w:r w:rsidRPr="001D19F6">
        <w:rPr>
          <w:rFonts w:ascii="Arial" w:eastAsia="굴림" w:hAnsi="Arial" w:cs="Arial"/>
          <w:sz w:val="22"/>
        </w:rPr>
        <w:t>No’]</w:t>
      </w:r>
    </w:p>
    <w:p w14:paraId="27D2385B" w14:textId="77777777" w:rsidR="00D93D78" w:rsidRPr="001D19F6" w:rsidRDefault="00D93D78" w:rsidP="002D0E30">
      <w:pPr>
        <w:pStyle w:val="a6"/>
        <w:numPr>
          <w:ilvl w:val="0"/>
          <w:numId w:val="4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Ba003</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6C8D5F2" w14:textId="77777777" w:rsidR="005D5299" w:rsidRPr="001D19F6" w:rsidRDefault="005D5299" w:rsidP="005D5299">
      <w:pPr>
        <w:wordWrap/>
        <w:spacing w:line="360" w:lineRule="auto"/>
        <w:rPr>
          <w:rFonts w:ascii="Arial" w:eastAsia="굴림" w:hAnsi="Arial" w:cs="Arial"/>
          <w:sz w:val="22"/>
        </w:rPr>
      </w:pPr>
    </w:p>
    <w:p w14:paraId="21C48B6B" w14:textId="77777777" w:rsidR="00211BAB"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Ba002. </w:t>
      </w:r>
      <w:r w:rsidR="009A4A94" w:rsidRPr="001D19F6">
        <w:rPr>
          <w:rFonts w:ascii="Arial" w:eastAsia="굴림" w:hAnsi="Arial" w:cs="Arial"/>
          <w:sz w:val="22"/>
        </w:rPr>
        <w:t>How many children did you have at the time of the previous interview</w:t>
      </w:r>
      <w:r w:rsidRPr="001D19F6">
        <w:rPr>
          <w:rFonts w:ascii="Arial" w:eastAsia="굴림" w:hAnsi="Arial" w:cs="Arial"/>
          <w:sz w:val="22"/>
        </w:rPr>
        <w:t>?</w:t>
      </w:r>
    </w:p>
    <w:p w14:paraId="0C254DEF" w14:textId="77777777" w:rsidR="005D5299" w:rsidRPr="001D19F6" w:rsidRDefault="00091738" w:rsidP="00091738">
      <w:pPr>
        <w:wordWrap/>
        <w:spacing w:line="360" w:lineRule="auto"/>
        <w:ind w:firstLine="800"/>
        <w:rPr>
          <w:rFonts w:ascii="Arial" w:eastAsia="굴림" w:hAnsi="Arial" w:cs="Arial"/>
          <w:sz w:val="22"/>
        </w:rPr>
      </w:pPr>
      <w:r w:rsidRPr="001D19F6">
        <w:rPr>
          <w:rFonts w:ascii="Arial" w:eastAsia="굴림" w:hAnsi="Arial" w:cs="Arial"/>
          <w:sz w:val="22"/>
        </w:rPr>
        <w:t>_______________________________</w:t>
      </w:r>
      <w:r w:rsidR="0083063B" w:rsidRPr="001D19F6">
        <w:rPr>
          <w:rFonts w:ascii="Arial" w:eastAsia="굴림" w:hAnsi="Arial" w:cs="Arial"/>
          <w:sz w:val="22"/>
        </w:rPr>
        <w:t xml:space="preserve"> </w:t>
      </w:r>
      <w:r w:rsidR="005D5299" w:rsidRPr="001D19F6">
        <w:rPr>
          <w:rFonts w:ascii="Arial" w:eastAsia="굴림" w:hAnsi="Arial" w:cs="Arial"/>
          <w:sz w:val="22"/>
        </w:rPr>
        <w:t>(unit: number of children)</w:t>
      </w:r>
    </w:p>
    <w:p w14:paraId="0E2B76EF" w14:textId="77777777" w:rsidR="005D5299" w:rsidRPr="001D19F6" w:rsidRDefault="005D5299" w:rsidP="005D5299">
      <w:pPr>
        <w:wordWrap/>
        <w:spacing w:line="360" w:lineRule="auto"/>
        <w:rPr>
          <w:rFonts w:ascii="Arial" w:eastAsia="굴림" w:hAnsi="Arial" w:cs="Arial"/>
          <w:sz w:val="22"/>
        </w:rPr>
      </w:pPr>
    </w:p>
    <w:p w14:paraId="347E6FA3"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Ba003. How many child</w:t>
      </w:r>
      <w:r w:rsidR="0093382A" w:rsidRPr="001D19F6">
        <w:rPr>
          <w:rFonts w:ascii="Arial" w:eastAsia="굴림" w:hAnsi="Arial" w:cs="Arial"/>
          <w:sz w:val="22"/>
        </w:rPr>
        <w:t>ren are currently alive? (unit:</w:t>
      </w:r>
      <w:r w:rsidR="00091738" w:rsidRPr="001D19F6">
        <w:rPr>
          <w:rFonts w:ascii="Arial" w:eastAsia="굴림" w:hAnsi="Arial" w:cs="Arial"/>
          <w:sz w:val="22"/>
        </w:rPr>
        <w:t xml:space="preserve"> </w:t>
      </w:r>
      <w:r w:rsidRPr="001D19F6">
        <w:rPr>
          <w:rFonts w:ascii="Arial" w:eastAsia="굴림" w:hAnsi="Arial" w:cs="Arial"/>
          <w:sz w:val="22"/>
        </w:rPr>
        <w:t>number of children)</w:t>
      </w:r>
    </w:p>
    <w:p w14:paraId="718D9E9F" w14:textId="77777777" w:rsidR="001050F1" w:rsidRPr="001D19F6" w:rsidRDefault="001050F1" w:rsidP="005D5299">
      <w:pPr>
        <w:wordWrap/>
        <w:spacing w:line="360" w:lineRule="auto"/>
        <w:rPr>
          <w:rFonts w:ascii="Arial" w:eastAsia="굴림" w:hAnsi="Arial" w:cs="Arial"/>
          <w:sz w:val="22"/>
        </w:rPr>
      </w:pPr>
      <w:r w:rsidRPr="001D19F6">
        <w:rPr>
          <w:rFonts w:ascii="Arial" w:eastAsia="굴림" w:hAnsi="Arial" w:cs="Arial"/>
          <w:sz w:val="22"/>
        </w:rPr>
        <w:t xml:space="preserve">[IWER: </w:t>
      </w:r>
      <w:r w:rsidR="00416B89" w:rsidRPr="001D19F6">
        <w:rPr>
          <w:rFonts w:ascii="Arial" w:eastAsia="굴림" w:hAnsi="Arial" w:cs="Arial"/>
          <w:sz w:val="22"/>
        </w:rPr>
        <w:t xml:space="preserve">Any </w:t>
      </w:r>
      <w:r w:rsidR="004C5B21" w:rsidRPr="001D19F6">
        <w:rPr>
          <w:rFonts w:ascii="Arial" w:eastAsia="굴림" w:hAnsi="Arial" w:cs="Arial"/>
          <w:sz w:val="22"/>
        </w:rPr>
        <w:t>child,</w:t>
      </w:r>
      <w:r w:rsidR="00416B89" w:rsidRPr="001D19F6">
        <w:rPr>
          <w:rFonts w:ascii="Arial" w:eastAsia="굴림" w:hAnsi="Arial" w:cs="Arial"/>
          <w:sz w:val="22"/>
        </w:rPr>
        <w:t xml:space="preserve"> who is</w:t>
      </w:r>
      <w:r w:rsidRPr="001D19F6">
        <w:rPr>
          <w:rFonts w:ascii="Arial" w:eastAsia="굴림" w:hAnsi="Arial" w:cs="Arial"/>
          <w:sz w:val="22"/>
        </w:rPr>
        <w:t xml:space="preserve"> not confirmed dead </w:t>
      </w:r>
      <w:r w:rsidR="00416B89" w:rsidRPr="001D19F6">
        <w:rPr>
          <w:rFonts w:ascii="Arial" w:eastAsia="굴림" w:hAnsi="Arial" w:cs="Arial"/>
          <w:sz w:val="22"/>
        </w:rPr>
        <w:t>since</w:t>
      </w:r>
      <w:r w:rsidRPr="001D19F6">
        <w:rPr>
          <w:rFonts w:ascii="Arial" w:eastAsia="굴림" w:hAnsi="Arial" w:cs="Arial"/>
          <w:sz w:val="22"/>
        </w:rPr>
        <w:t xml:space="preserve"> he/she is missing or </w:t>
      </w:r>
      <w:r w:rsidR="00416B89" w:rsidRPr="001D19F6">
        <w:rPr>
          <w:rFonts w:ascii="Arial" w:eastAsia="굴림" w:hAnsi="Arial" w:cs="Arial"/>
          <w:sz w:val="22"/>
        </w:rPr>
        <w:t xml:space="preserve">has run away from home, etc., is </w:t>
      </w:r>
      <w:r w:rsidR="00A5169F" w:rsidRPr="001D19F6">
        <w:rPr>
          <w:rFonts w:ascii="Arial" w:eastAsia="굴림" w:hAnsi="Arial" w:cs="Arial"/>
          <w:sz w:val="22"/>
        </w:rPr>
        <w:t xml:space="preserve">considered </w:t>
      </w:r>
      <w:r w:rsidR="00891818" w:rsidRPr="001D19F6">
        <w:rPr>
          <w:rFonts w:ascii="Arial" w:eastAsia="굴림" w:hAnsi="Arial" w:cs="Arial"/>
          <w:sz w:val="22"/>
        </w:rPr>
        <w:t xml:space="preserve">currently </w:t>
      </w:r>
      <w:r w:rsidR="00416B89" w:rsidRPr="001D19F6">
        <w:rPr>
          <w:rFonts w:ascii="Arial" w:eastAsia="굴림" w:hAnsi="Arial" w:cs="Arial"/>
          <w:sz w:val="22"/>
        </w:rPr>
        <w:t>alive.]</w:t>
      </w:r>
    </w:p>
    <w:p w14:paraId="610B34DE" w14:textId="77777777" w:rsidR="004C5B21" w:rsidRPr="001D19F6" w:rsidRDefault="004C5B21" w:rsidP="004C5B21">
      <w:pPr>
        <w:wordWrap/>
        <w:spacing w:line="360" w:lineRule="auto"/>
        <w:ind w:firstLine="800"/>
        <w:rPr>
          <w:rFonts w:ascii="Arial" w:eastAsia="굴림" w:hAnsi="Arial" w:cs="Arial"/>
          <w:sz w:val="22"/>
        </w:rPr>
      </w:pPr>
      <w:r w:rsidRPr="001D19F6">
        <w:rPr>
          <w:rFonts w:ascii="Arial" w:eastAsia="굴림" w:hAnsi="Arial" w:cs="Arial"/>
          <w:sz w:val="22"/>
        </w:rPr>
        <w:t>______________________________</w:t>
      </w:r>
      <w:proofErr w:type="gramStart"/>
      <w:r w:rsidRPr="001D19F6">
        <w:rPr>
          <w:rFonts w:ascii="Arial" w:eastAsia="굴림" w:hAnsi="Arial" w:cs="Arial"/>
          <w:sz w:val="22"/>
        </w:rPr>
        <w:t>_(</w:t>
      </w:r>
      <w:proofErr w:type="gramEnd"/>
      <w:r w:rsidRPr="001D19F6">
        <w:rPr>
          <w:rFonts w:ascii="Arial" w:eastAsia="굴림" w:hAnsi="Arial" w:cs="Arial"/>
          <w:sz w:val="22"/>
        </w:rPr>
        <w:t>unit: number of children)</w:t>
      </w:r>
    </w:p>
    <w:p w14:paraId="05F81346" w14:textId="77777777" w:rsidR="005D5299" w:rsidRPr="001D19F6" w:rsidRDefault="005D5299" w:rsidP="006D5439">
      <w:pPr>
        <w:wordWrap/>
        <w:spacing w:line="360" w:lineRule="auto"/>
        <w:ind w:firstLine="800"/>
        <w:rPr>
          <w:rFonts w:ascii="Arial" w:eastAsia="굴림" w:hAnsi="Arial" w:cs="Arial"/>
          <w:sz w:val="22"/>
        </w:rPr>
      </w:pPr>
      <w:r w:rsidRPr="001D19F6">
        <w:rPr>
          <w:rFonts w:ascii="Arial" w:eastAsia="굴림" w:hAnsi="Arial" w:cs="Arial"/>
          <w:sz w:val="22"/>
        </w:rPr>
        <w:t>→Go to Ba004</w:t>
      </w:r>
      <w:r w:rsidR="004C5B21" w:rsidRPr="001D19F6">
        <w:rPr>
          <w:rFonts w:ascii="Arial" w:eastAsia="굴림" w:hAnsi="Arial" w:cs="Arial"/>
          <w:sz w:val="22"/>
        </w:rPr>
        <w:t xml:space="preserve"> </w:t>
      </w:r>
      <w:r w:rsidRPr="001D19F6">
        <w:rPr>
          <w:rFonts w:ascii="Arial" w:eastAsia="굴림" w:hAnsi="Arial" w:cs="Arial"/>
          <w:sz w:val="22"/>
        </w:rPr>
        <w:t>(</w:t>
      </w:r>
      <w:r w:rsidR="006B022F" w:rsidRPr="001D19F6">
        <w:rPr>
          <w:rFonts w:ascii="Arial" w:eastAsia="굴림" w:hAnsi="Arial" w:cs="Arial"/>
          <w:sz w:val="22"/>
        </w:rPr>
        <w:t xml:space="preserve">If </w:t>
      </w:r>
      <w:r w:rsidRPr="001D19F6">
        <w:rPr>
          <w:rFonts w:ascii="Arial" w:eastAsia="굴림" w:hAnsi="Arial" w:cs="Arial"/>
          <w:sz w:val="22"/>
        </w:rPr>
        <w:t>Ba001=</w:t>
      </w:r>
      <w:r w:rsidR="004C5B21" w:rsidRPr="001D19F6">
        <w:rPr>
          <w:rFonts w:ascii="굴림" w:eastAsia="굴림" w:hAnsi="굴림" w:cs="굴림" w:hint="eastAsia"/>
          <w:sz w:val="22"/>
        </w:rPr>
        <w:t>①</w:t>
      </w:r>
      <w:r w:rsidRPr="001D19F6">
        <w:rPr>
          <w:rFonts w:ascii="Arial" w:eastAsia="굴림" w:hAnsi="Arial" w:cs="Arial"/>
          <w:sz w:val="22"/>
        </w:rPr>
        <w:t xml:space="preserve"> and the number of children</w:t>
      </w:r>
      <w:r w:rsidR="004C5B21" w:rsidRPr="001D19F6">
        <w:rPr>
          <w:rFonts w:ascii="Arial" w:eastAsia="굴림" w:hAnsi="Arial" w:cs="Arial"/>
          <w:sz w:val="22"/>
        </w:rPr>
        <w:t xml:space="preserve"> </w:t>
      </w:r>
      <w:r w:rsidR="00E475C1" w:rsidRPr="001D19F6">
        <w:rPr>
          <w:rFonts w:ascii="Arial" w:eastAsia="굴림" w:hAnsi="Arial" w:cs="Arial"/>
          <w:sz w:val="22"/>
        </w:rPr>
        <w:t xml:space="preserve">in </w:t>
      </w:r>
      <w:r w:rsidRPr="001D19F6">
        <w:rPr>
          <w:rFonts w:ascii="Arial" w:eastAsia="굴림" w:hAnsi="Arial" w:cs="Arial"/>
          <w:sz w:val="22"/>
        </w:rPr>
        <w:t xml:space="preserve">the previous </w:t>
      </w:r>
      <w:proofErr w:type="gramStart"/>
      <w:r w:rsidRPr="001D19F6">
        <w:rPr>
          <w:rFonts w:ascii="Arial" w:eastAsia="굴림" w:hAnsi="Arial" w:cs="Arial"/>
          <w:sz w:val="22"/>
        </w:rPr>
        <w:t>interview</w:t>
      </w:r>
      <w:r w:rsidR="004C5B21" w:rsidRPr="001D19F6">
        <w:rPr>
          <w:rFonts w:ascii="Arial" w:eastAsia="굴림" w:hAnsi="Arial" w:cs="Arial"/>
          <w:sz w:val="22"/>
        </w:rPr>
        <w:t xml:space="preserve"> </w:t>
      </w:r>
      <w:r w:rsidRPr="001D19F6">
        <w:rPr>
          <w:rFonts w:ascii="Arial" w:eastAsia="굴림" w:hAnsi="Arial" w:cs="Arial"/>
          <w:sz w:val="22"/>
        </w:rPr>
        <w:t>&gt;</w:t>
      </w:r>
      <w:proofErr w:type="gramEnd"/>
      <w:r w:rsidR="004C5B21" w:rsidRPr="001D19F6">
        <w:rPr>
          <w:rFonts w:ascii="Arial" w:eastAsia="굴림" w:hAnsi="Arial" w:cs="Arial"/>
          <w:sz w:val="22"/>
        </w:rPr>
        <w:t xml:space="preserve"> </w:t>
      </w:r>
      <w:r w:rsidRPr="001D19F6">
        <w:rPr>
          <w:rFonts w:ascii="Arial" w:eastAsia="굴림" w:hAnsi="Arial" w:cs="Arial"/>
          <w:sz w:val="22"/>
        </w:rPr>
        <w:t>Ba003)</w:t>
      </w:r>
    </w:p>
    <w:p w14:paraId="19082A1E" w14:textId="77777777" w:rsidR="005D5299" w:rsidRPr="001D19F6" w:rsidRDefault="005D5299" w:rsidP="006D5439">
      <w:pPr>
        <w:wordWrap/>
        <w:spacing w:line="360" w:lineRule="auto"/>
        <w:ind w:leftChars="400" w:left="1020" w:hangingChars="100" w:hanging="220"/>
        <w:rPr>
          <w:rFonts w:ascii="Arial" w:eastAsia="굴림" w:hAnsi="Arial" w:cs="Arial"/>
          <w:sz w:val="22"/>
        </w:rPr>
      </w:pPr>
      <w:r w:rsidRPr="001D19F6">
        <w:rPr>
          <w:rFonts w:ascii="Arial" w:eastAsia="굴림" w:hAnsi="Arial" w:cs="Arial"/>
          <w:sz w:val="22"/>
        </w:rPr>
        <w:t>→Go to Ba006</w:t>
      </w:r>
      <w:r w:rsidR="004C5B21" w:rsidRPr="001D19F6">
        <w:rPr>
          <w:rFonts w:ascii="Arial" w:eastAsia="굴림" w:hAnsi="Arial" w:cs="Arial"/>
          <w:sz w:val="22"/>
        </w:rPr>
        <w:t xml:space="preserve"> </w:t>
      </w:r>
      <w:r w:rsidRPr="001D19F6">
        <w:rPr>
          <w:rFonts w:ascii="Arial" w:eastAsia="굴림" w:hAnsi="Arial" w:cs="Arial"/>
          <w:sz w:val="22"/>
        </w:rPr>
        <w:t>(</w:t>
      </w:r>
      <w:r w:rsidR="006B022F" w:rsidRPr="001D19F6">
        <w:rPr>
          <w:rFonts w:ascii="Arial" w:eastAsia="굴림" w:hAnsi="Arial" w:cs="Arial"/>
          <w:sz w:val="22"/>
        </w:rPr>
        <w:t xml:space="preserve">If </w:t>
      </w:r>
      <w:r w:rsidRPr="001D19F6">
        <w:rPr>
          <w:rFonts w:ascii="Arial" w:eastAsia="굴림" w:hAnsi="Arial" w:cs="Arial"/>
          <w:sz w:val="22"/>
        </w:rPr>
        <w:t>Ba001=</w:t>
      </w:r>
      <w:r w:rsidR="004C5B21" w:rsidRPr="001D19F6">
        <w:rPr>
          <w:rFonts w:ascii="굴림" w:eastAsia="굴림" w:hAnsi="굴림" w:cs="굴림" w:hint="eastAsia"/>
          <w:sz w:val="22"/>
        </w:rPr>
        <w:t>⑤</w:t>
      </w:r>
      <w:r w:rsidRPr="001D19F6">
        <w:rPr>
          <w:rFonts w:ascii="Arial" w:eastAsia="굴림" w:hAnsi="Arial" w:cs="Arial"/>
          <w:sz w:val="22"/>
        </w:rPr>
        <w:t xml:space="preserve"> or ‘</w:t>
      </w:r>
      <w:r w:rsidR="00DB38D2" w:rsidRPr="001D19F6">
        <w:rPr>
          <w:rFonts w:ascii="Arial" w:eastAsia="굴림" w:hAnsi="Arial" w:cs="Arial"/>
          <w:sz w:val="22"/>
        </w:rPr>
        <w:t>R</w:t>
      </w:r>
      <w:r w:rsidRPr="001D19F6">
        <w:rPr>
          <w:rFonts w:ascii="Arial" w:eastAsia="굴림" w:hAnsi="Arial" w:cs="Arial"/>
          <w:sz w:val="22"/>
        </w:rPr>
        <w:t>efuse to answer’</w:t>
      </w:r>
      <w:r w:rsidR="004C5B21" w:rsidRPr="001D19F6">
        <w:rPr>
          <w:rFonts w:ascii="Arial" w:eastAsia="굴림" w:hAnsi="Arial" w:cs="Arial"/>
          <w:sz w:val="22"/>
        </w:rPr>
        <w:t xml:space="preserve">/‘Don’t know’ </w:t>
      </w:r>
      <w:r w:rsidR="009A4A94" w:rsidRPr="001D19F6">
        <w:rPr>
          <w:rFonts w:ascii="Arial" w:eastAsia="굴림" w:hAnsi="Arial" w:cs="Arial"/>
          <w:sz w:val="22"/>
        </w:rPr>
        <w:t xml:space="preserve">about </w:t>
      </w:r>
      <w:r w:rsidRPr="001D19F6">
        <w:rPr>
          <w:rFonts w:ascii="Arial" w:eastAsia="굴림" w:hAnsi="Arial" w:cs="Arial"/>
          <w:sz w:val="22"/>
        </w:rPr>
        <w:t>the number of children</w:t>
      </w:r>
      <w:r w:rsidR="006B022F" w:rsidRPr="001D19F6">
        <w:rPr>
          <w:rFonts w:ascii="Arial" w:eastAsia="굴림" w:hAnsi="Arial" w:cs="Arial"/>
          <w:sz w:val="22"/>
        </w:rPr>
        <w:t xml:space="preserve"> i</w:t>
      </w:r>
      <w:r w:rsidR="00E475C1" w:rsidRPr="001D19F6">
        <w:rPr>
          <w:rFonts w:ascii="Arial" w:eastAsia="굴림" w:hAnsi="Arial" w:cs="Arial"/>
          <w:sz w:val="22"/>
        </w:rPr>
        <w:t xml:space="preserve">n </w:t>
      </w:r>
      <w:r w:rsidRPr="001D19F6">
        <w:rPr>
          <w:rFonts w:ascii="Arial" w:eastAsia="굴림" w:hAnsi="Arial" w:cs="Arial"/>
          <w:sz w:val="22"/>
        </w:rPr>
        <w:t>the previous interv</w:t>
      </w:r>
      <w:r w:rsidR="009A4A94" w:rsidRPr="001D19F6">
        <w:rPr>
          <w:rFonts w:ascii="Arial" w:eastAsia="굴림" w:hAnsi="Arial" w:cs="Arial"/>
          <w:sz w:val="22"/>
        </w:rPr>
        <w:t>iew</w:t>
      </w:r>
      <w:r w:rsidR="004C5B21" w:rsidRPr="001D19F6">
        <w:rPr>
          <w:rFonts w:ascii="Arial" w:eastAsia="굴림" w:hAnsi="Arial" w:cs="Arial"/>
          <w:sz w:val="22"/>
        </w:rPr>
        <w:t>,</w:t>
      </w:r>
      <w:r w:rsidR="009A4A94" w:rsidRPr="001D19F6">
        <w:rPr>
          <w:rFonts w:ascii="Arial" w:eastAsia="굴림" w:hAnsi="Arial" w:cs="Arial"/>
          <w:sz w:val="22"/>
        </w:rPr>
        <w:t xml:space="preserve"> or</w:t>
      </w:r>
      <w:r w:rsidR="006B022F" w:rsidRPr="001D19F6">
        <w:rPr>
          <w:rFonts w:ascii="Arial" w:eastAsia="굴림" w:hAnsi="Arial" w:cs="Arial"/>
          <w:sz w:val="22"/>
        </w:rPr>
        <w:t xml:space="preserve"> if</w:t>
      </w:r>
      <w:r w:rsidR="009A4A94" w:rsidRPr="001D19F6">
        <w:rPr>
          <w:rFonts w:ascii="Arial" w:eastAsia="굴림" w:hAnsi="Arial" w:cs="Arial"/>
          <w:sz w:val="22"/>
        </w:rPr>
        <w:t xml:space="preserve"> the number of children has</w:t>
      </w:r>
      <w:r w:rsidRPr="001D19F6">
        <w:rPr>
          <w:rFonts w:ascii="Arial" w:eastAsia="굴림" w:hAnsi="Arial" w:cs="Arial"/>
          <w:sz w:val="22"/>
        </w:rPr>
        <w:t xml:space="preserve"> increased)</w:t>
      </w:r>
    </w:p>
    <w:p w14:paraId="69447186" w14:textId="77777777" w:rsidR="005D5299" w:rsidRPr="001D19F6" w:rsidRDefault="005D5299" w:rsidP="006D5439">
      <w:pPr>
        <w:wordWrap/>
        <w:spacing w:line="360" w:lineRule="auto"/>
        <w:ind w:firstLine="800"/>
        <w:rPr>
          <w:rFonts w:ascii="Arial" w:eastAsia="굴림" w:hAnsi="Arial" w:cs="Arial"/>
          <w:sz w:val="22"/>
        </w:rPr>
      </w:pPr>
      <w:r w:rsidRPr="001D19F6">
        <w:rPr>
          <w:rFonts w:ascii="Arial" w:eastAsia="굴림" w:hAnsi="Arial" w:cs="Arial"/>
          <w:sz w:val="22"/>
        </w:rPr>
        <w:t>→Go to Ba008</w:t>
      </w:r>
      <w:r w:rsidR="00D667F7" w:rsidRPr="001D19F6">
        <w:rPr>
          <w:rFonts w:ascii="Arial" w:eastAsia="굴림" w:hAnsi="Arial" w:cs="Arial"/>
          <w:sz w:val="22"/>
        </w:rPr>
        <w:t xml:space="preserve"> </w:t>
      </w:r>
      <w:r w:rsidRPr="001D19F6">
        <w:rPr>
          <w:rFonts w:ascii="Arial" w:eastAsia="굴림" w:hAnsi="Arial" w:cs="Arial"/>
          <w:sz w:val="22"/>
        </w:rPr>
        <w:t>(</w:t>
      </w:r>
      <w:r w:rsidR="006B022F" w:rsidRPr="001D19F6">
        <w:rPr>
          <w:rFonts w:ascii="Arial" w:eastAsia="굴림" w:hAnsi="Arial" w:cs="Arial"/>
          <w:sz w:val="22"/>
        </w:rPr>
        <w:t xml:space="preserve">If </w:t>
      </w:r>
      <w:r w:rsidRPr="001D19F6">
        <w:rPr>
          <w:rFonts w:ascii="Arial" w:eastAsia="굴림" w:hAnsi="Arial" w:cs="Arial"/>
          <w:sz w:val="22"/>
        </w:rPr>
        <w:t>Ba001=</w:t>
      </w:r>
      <w:r w:rsidR="00D667F7" w:rsidRPr="001D19F6">
        <w:rPr>
          <w:rFonts w:ascii="굴림" w:eastAsia="굴림" w:hAnsi="굴림" w:cs="굴림" w:hint="eastAsia"/>
          <w:sz w:val="22"/>
        </w:rPr>
        <w:t>①</w:t>
      </w:r>
      <w:r w:rsidRPr="001D19F6">
        <w:rPr>
          <w:rFonts w:ascii="Arial" w:eastAsia="굴림" w:hAnsi="Arial" w:cs="Arial"/>
          <w:sz w:val="22"/>
        </w:rPr>
        <w:t xml:space="preserve"> and the number of children</w:t>
      </w:r>
      <w:r w:rsidR="00D667F7" w:rsidRPr="001D19F6">
        <w:rPr>
          <w:rFonts w:ascii="Arial" w:eastAsia="굴림" w:hAnsi="Arial" w:cs="Arial"/>
          <w:sz w:val="22"/>
        </w:rPr>
        <w:t xml:space="preserve"> </w:t>
      </w:r>
      <w:r w:rsidR="00E475C1" w:rsidRPr="001D19F6">
        <w:rPr>
          <w:rFonts w:ascii="Arial" w:eastAsia="굴림" w:hAnsi="Arial" w:cs="Arial"/>
          <w:sz w:val="22"/>
        </w:rPr>
        <w:t xml:space="preserve">in </w:t>
      </w:r>
      <w:r w:rsidRPr="001D19F6">
        <w:rPr>
          <w:rFonts w:ascii="Arial" w:eastAsia="굴림" w:hAnsi="Arial" w:cs="Arial"/>
          <w:sz w:val="22"/>
        </w:rPr>
        <w:t>the previous interview=Ba003)</w:t>
      </w:r>
    </w:p>
    <w:p w14:paraId="01C41D77" w14:textId="77777777" w:rsidR="005D5299" w:rsidRPr="001D19F6" w:rsidRDefault="005D5299" w:rsidP="006D5439">
      <w:pPr>
        <w:wordWrap/>
        <w:spacing w:line="360" w:lineRule="auto"/>
        <w:ind w:firstLine="800"/>
        <w:rPr>
          <w:rFonts w:ascii="Arial" w:eastAsia="굴림" w:hAnsi="Arial" w:cs="Arial"/>
          <w:sz w:val="22"/>
        </w:rPr>
      </w:pPr>
      <w:r w:rsidRPr="001D19F6">
        <w:rPr>
          <w:rFonts w:ascii="Arial" w:eastAsia="굴림" w:hAnsi="Arial" w:cs="Arial"/>
          <w:sz w:val="22"/>
        </w:rPr>
        <w:t xml:space="preserve">→Go </w:t>
      </w:r>
      <w:r w:rsidR="00CC4474" w:rsidRPr="001D19F6">
        <w:rPr>
          <w:rFonts w:ascii="Arial" w:eastAsia="굴림" w:hAnsi="Arial" w:cs="Arial"/>
          <w:sz w:val="22"/>
        </w:rPr>
        <w:t>to Ba072</w:t>
      </w:r>
      <w:r w:rsidR="00D667F7" w:rsidRPr="001D19F6">
        <w:rPr>
          <w:rFonts w:ascii="Arial" w:eastAsia="굴림" w:hAnsi="Arial" w:cs="Arial"/>
          <w:sz w:val="22"/>
        </w:rPr>
        <w:t xml:space="preserve"> </w:t>
      </w:r>
      <w:r w:rsidRPr="001D19F6">
        <w:rPr>
          <w:rFonts w:ascii="Arial" w:eastAsia="굴림" w:hAnsi="Arial" w:cs="Arial"/>
          <w:sz w:val="22"/>
        </w:rPr>
        <w:t>(</w:t>
      </w:r>
      <w:r w:rsidR="00891818" w:rsidRPr="001D19F6">
        <w:rPr>
          <w:rFonts w:ascii="Arial" w:eastAsia="굴림" w:hAnsi="Arial" w:cs="Arial"/>
          <w:sz w:val="22"/>
        </w:rPr>
        <w:t>If the number of</w:t>
      </w:r>
      <w:r w:rsidR="00BD3F0F" w:rsidRPr="001D19F6">
        <w:rPr>
          <w:rFonts w:ascii="Arial" w:eastAsia="굴림" w:hAnsi="Arial" w:cs="Arial"/>
          <w:sz w:val="22"/>
        </w:rPr>
        <w:t xml:space="preserve"> child</w:t>
      </w:r>
      <w:r w:rsidR="00891818" w:rsidRPr="001D19F6">
        <w:rPr>
          <w:rFonts w:ascii="Arial" w:eastAsia="굴림" w:hAnsi="Arial" w:cs="Arial"/>
          <w:sz w:val="22"/>
        </w:rPr>
        <w:t>ren in</w:t>
      </w:r>
      <w:r w:rsidR="00D667F7" w:rsidRPr="001D19F6">
        <w:rPr>
          <w:rFonts w:ascii="Arial" w:eastAsia="굴림" w:hAnsi="Arial" w:cs="Arial"/>
          <w:sz w:val="22"/>
        </w:rPr>
        <w:t xml:space="preserve"> </w:t>
      </w:r>
      <w:r w:rsidRPr="001D19F6">
        <w:rPr>
          <w:rFonts w:ascii="Arial" w:eastAsia="굴림" w:hAnsi="Arial" w:cs="Arial"/>
          <w:sz w:val="22"/>
        </w:rPr>
        <w:t>the previous interview</w:t>
      </w:r>
      <w:r w:rsidR="00891818" w:rsidRPr="001D19F6">
        <w:rPr>
          <w:rFonts w:ascii="Arial" w:eastAsia="굴림" w:hAnsi="Arial" w:cs="Arial"/>
          <w:sz w:val="22"/>
        </w:rPr>
        <w:t>=0</w:t>
      </w:r>
      <w:r w:rsidR="00D667F7" w:rsidRPr="001D19F6">
        <w:rPr>
          <w:rFonts w:ascii="Arial" w:eastAsia="굴림" w:hAnsi="Arial" w:cs="Arial"/>
          <w:sz w:val="22"/>
        </w:rPr>
        <w:t xml:space="preserve"> </w:t>
      </w:r>
      <w:r w:rsidR="001050F1" w:rsidRPr="001D19F6">
        <w:rPr>
          <w:rFonts w:ascii="Arial" w:eastAsia="굴림" w:hAnsi="Arial" w:cs="Arial"/>
          <w:sz w:val="22"/>
        </w:rPr>
        <w:t xml:space="preserve">and </w:t>
      </w:r>
      <w:r w:rsidRPr="001D19F6">
        <w:rPr>
          <w:rFonts w:ascii="Arial" w:eastAsia="굴림" w:hAnsi="Arial" w:cs="Arial"/>
          <w:sz w:val="22"/>
        </w:rPr>
        <w:t>Ba003=0)</w:t>
      </w:r>
    </w:p>
    <w:p w14:paraId="5BAB1467" w14:textId="77777777" w:rsidR="005D5299" w:rsidRPr="001D19F6" w:rsidRDefault="005D5299" w:rsidP="00D667F7">
      <w:pPr>
        <w:wordWrap/>
        <w:spacing w:line="360" w:lineRule="auto"/>
        <w:ind w:firstLine="800"/>
        <w:rPr>
          <w:rFonts w:ascii="Arial" w:eastAsia="굴림" w:hAnsi="Arial" w:cs="Arial"/>
          <w:sz w:val="22"/>
        </w:rPr>
      </w:pPr>
      <w:r w:rsidRPr="001D19F6">
        <w:rPr>
          <w:rFonts w:ascii="Arial" w:eastAsia="굴림" w:hAnsi="Arial" w:cs="Arial"/>
          <w:sz w:val="22"/>
        </w:rPr>
        <w:t xml:space="preserve">Don’t know </w:t>
      </w:r>
      <w:r w:rsidR="00D667F7" w:rsidRPr="001D19F6">
        <w:rPr>
          <w:rFonts w:ascii="Arial" w:eastAsia="굴림" w:hAnsi="Arial" w:cs="Arial"/>
          <w:sz w:val="22"/>
        </w:rPr>
        <w:tab/>
      </w:r>
      <w:r w:rsidR="00D667F7" w:rsidRPr="001D19F6">
        <w:rPr>
          <w:rFonts w:ascii="Arial" w:eastAsia="굴림" w:hAnsi="Arial" w:cs="Arial"/>
          <w:sz w:val="22"/>
        </w:rPr>
        <w:tab/>
      </w:r>
      <w:r w:rsidR="00CC4474" w:rsidRPr="001D19F6">
        <w:rPr>
          <w:rFonts w:ascii="Arial" w:eastAsia="굴림" w:hAnsi="Arial" w:cs="Arial"/>
          <w:sz w:val="22"/>
        </w:rPr>
        <w:t>→Go to Ba072</w:t>
      </w:r>
    </w:p>
    <w:p w14:paraId="4D3A99C6" w14:textId="77777777" w:rsidR="005D5299" w:rsidRPr="001D19F6" w:rsidRDefault="005D5299" w:rsidP="00D667F7">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w:t>
      </w:r>
      <w:r w:rsidR="00D667F7" w:rsidRPr="001D19F6">
        <w:rPr>
          <w:rFonts w:ascii="Arial" w:eastAsia="굴림" w:hAnsi="Arial" w:cs="Arial"/>
          <w:sz w:val="22"/>
        </w:rPr>
        <w:tab/>
      </w:r>
      <w:r w:rsidR="00CC4474" w:rsidRPr="001D19F6">
        <w:rPr>
          <w:rFonts w:ascii="Arial" w:eastAsia="굴림" w:hAnsi="Arial" w:cs="Arial"/>
          <w:sz w:val="22"/>
        </w:rPr>
        <w:t>→Go to Ba072</w:t>
      </w:r>
    </w:p>
    <w:p w14:paraId="5C2A100D" w14:textId="77777777" w:rsidR="005D5299" w:rsidRPr="001D19F6" w:rsidRDefault="005D5299" w:rsidP="005D5299">
      <w:pPr>
        <w:wordWrap/>
        <w:spacing w:line="360" w:lineRule="auto"/>
        <w:rPr>
          <w:rFonts w:ascii="Arial" w:eastAsia="굴림" w:hAnsi="Arial" w:cs="Arial"/>
          <w:sz w:val="22"/>
        </w:rPr>
      </w:pPr>
    </w:p>
    <w:p w14:paraId="54B6BBBB" w14:textId="77777777" w:rsidR="00416B89" w:rsidRPr="001D19F6" w:rsidRDefault="00D0631B" w:rsidP="000C3127">
      <w:pPr>
        <w:wordWrap/>
        <w:spacing w:line="276" w:lineRule="auto"/>
        <w:rPr>
          <w:rFonts w:ascii="Arial" w:eastAsia="굴림" w:hAnsi="Arial" w:cs="Arial"/>
          <w:b/>
          <w:sz w:val="22"/>
        </w:rPr>
      </w:pPr>
      <w:r w:rsidRPr="001D19F6">
        <w:rPr>
          <w:rFonts w:ascii="Arial" w:eastAsia="굴림" w:hAnsi="Arial" w:cs="Arial"/>
          <w:b/>
          <w:sz w:val="22"/>
        </w:rPr>
        <w:t>Logic</w:t>
      </w:r>
    </w:p>
    <w:p w14:paraId="014CDC30" w14:textId="77777777" w:rsidR="007C1D0B" w:rsidRPr="001D19F6" w:rsidRDefault="00416B89" w:rsidP="002D0E30">
      <w:pPr>
        <w:pStyle w:val="a6"/>
        <w:widowControl/>
        <w:numPr>
          <w:ilvl w:val="0"/>
          <w:numId w:val="48"/>
        </w:numPr>
        <w:wordWrap/>
        <w:autoSpaceDE/>
        <w:autoSpaceDN/>
        <w:spacing w:line="276" w:lineRule="auto"/>
        <w:ind w:leftChars="0"/>
        <w:jc w:val="left"/>
        <w:rPr>
          <w:rFonts w:ascii="Arial" w:eastAsia="굴림" w:hAnsi="Arial" w:cs="Arial"/>
          <w:sz w:val="22"/>
        </w:rPr>
      </w:pPr>
      <w:r w:rsidRPr="001D19F6">
        <w:rPr>
          <w:rFonts w:ascii="Arial" w:eastAsia="굴림" w:hAnsi="Arial" w:cs="Arial"/>
          <w:b/>
          <w:sz w:val="22"/>
        </w:rPr>
        <w:t xml:space="preserve">If the number of children </w:t>
      </w:r>
      <w:r w:rsidR="00E475C1" w:rsidRPr="001D19F6">
        <w:rPr>
          <w:rFonts w:ascii="Arial" w:eastAsia="굴림" w:hAnsi="Arial" w:cs="Arial"/>
          <w:b/>
          <w:sz w:val="22"/>
        </w:rPr>
        <w:t xml:space="preserve">in </w:t>
      </w:r>
      <w:r w:rsidRPr="001D19F6">
        <w:rPr>
          <w:rFonts w:ascii="Arial" w:eastAsia="굴림" w:hAnsi="Arial" w:cs="Arial"/>
          <w:b/>
          <w:sz w:val="22"/>
        </w:rPr>
        <w:t xml:space="preserve">the previous </w:t>
      </w:r>
      <w:r w:rsidR="00E475C1" w:rsidRPr="001D19F6">
        <w:rPr>
          <w:rFonts w:ascii="Arial" w:eastAsia="굴림" w:hAnsi="Arial" w:cs="Arial"/>
          <w:b/>
          <w:sz w:val="22"/>
        </w:rPr>
        <w:t>interview</w:t>
      </w:r>
      <w:r w:rsidR="00A63FD1" w:rsidRPr="001D19F6">
        <w:rPr>
          <w:rFonts w:ascii="Arial" w:eastAsia="굴림" w:hAnsi="Arial" w:cs="Arial"/>
          <w:b/>
          <w:sz w:val="22"/>
        </w:rPr>
        <w:t xml:space="preserve"> </w:t>
      </w:r>
      <w:r w:rsidRPr="001D19F6">
        <w:rPr>
          <w:rFonts w:ascii="Arial" w:eastAsia="굴림" w:hAnsi="Arial" w:cs="Arial"/>
          <w:b/>
          <w:sz w:val="22"/>
        </w:rPr>
        <w:t>&gt;</w:t>
      </w:r>
      <w:r w:rsidR="00A63FD1" w:rsidRPr="001D19F6">
        <w:rPr>
          <w:rFonts w:ascii="Arial" w:eastAsia="굴림" w:hAnsi="Arial" w:cs="Arial"/>
          <w:b/>
          <w:sz w:val="22"/>
        </w:rPr>
        <w:t xml:space="preserve"> </w:t>
      </w:r>
      <w:r w:rsidRPr="001D19F6">
        <w:rPr>
          <w:rFonts w:ascii="Arial" w:eastAsia="굴림" w:hAnsi="Arial" w:cs="Arial"/>
          <w:b/>
          <w:sz w:val="22"/>
        </w:rPr>
        <w:t>Ba003,</w:t>
      </w:r>
      <w:r w:rsidR="00A63FD1" w:rsidRPr="001D19F6">
        <w:rPr>
          <w:rFonts w:ascii="Arial" w:eastAsia="굴림" w:hAnsi="Arial" w:cs="Arial"/>
          <w:b/>
          <w:sz w:val="22"/>
        </w:rPr>
        <w:t xml:space="preserve"> </w:t>
      </w:r>
      <w:r w:rsidR="00D0631B" w:rsidRPr="001D19F6">
        <w:rPr>
          <w:rFonts w:ascii="Arial" w:eastAsia="굴림" w:hAnsi="Arial" w:cs="Arial"/>
          <w:b/>
          <w:sz w:val="22"/>
        </w:rPr>
        <w:t xml:space="preserve">then </w:t>
      </w:r>
      <w:r w:rsidR="00A63FD1" w:rsidRPr="001D19F6">
        <w:rPr>
          <w:rFonts w:ascii="Arial" w:eastAsia="굴림" w:hAnsi="Arial" w:cs="Arial"/>
          <w:b/>
          <w:sz w:val="22"/>
        </w:rPr>
        <w:t>ask</w:t>
      </w:r>
      <w:r w:rsidRPr="001D19F6">
        <w:rPr>
          <w:rFonts w:ascii="Arial" w:eastAsia="굴림" w:hAnsi="Arial" w:cs="Arial"/>
          <w:b/>
          <w:sz w:val="22"/>
        </w:rPr>
        <w:t xml:space="preserve"> Ba004. </w:t>
      </w:r>
    </w:p>
    <w:p w14:paraId="7CA7DC73" w14:textId="77777777" w:rsidR="003A6E4F" w:rsidRPr="001D19F6" w:rsidRDefault="003A6E4F" w:rsidP="003A6E4F">
      <w:pPr>
        <w:pStyle w:val="a6"/>
        <w:widowControl/>
        <w:wordWrap/>
        <w:autoSpaceDE/>
        <w:autoSpaceDN/>
        <w:spacing w:line="276" w:lineRule="auto"/>
        <w:ind w:leftChars="0"/>
        <w:jc w:val="left"/>
        <w:rPr>
          <w:rFonts w:ascii="Arial" w:eastAsia="굴림" w:hAnsi="Arial" w:cs="Arial"/>
          <w:sz w:val="22"/>
        </w:rPr>
      </w:pPr>
    </w:p>
    <w:p w14:paraId="4EC11EC4"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Ba004. Who</w:t>
      </w:r>
      <w:r w:rsidR="00BD3F0F" w:rsidRPr="001D19F6">
        <w:rPr>
          <w:rFonts w:ascii="Arial" w:eastAsia="굴림" w:hAnsi="Arial" w:cs="Arial"/>
          <w:sz w:val="22"/>
        </w:rPr>
        <w:t xml:space="preserve"> are those dead children</w:t>
      </w:r>
      <w:r w:rsidRPr="001D19F6">
        <w:rPr>
          <w:rFonts w:ascii="Arial" w:eastAsia="굴림" w:hAnsi="Arial" w:cs="Arial"/>
          <w:sz w:val="22"/>
        </w:rPr>
        <w:t xml:space="preserve">? Please </w:t>
      </w:r>
      <w:r w:rsidR="00E3246A" w:rsidRPr="001D19F6">
        <w:rPr>
          <w:rFonts w:ascii="Arial" w:eastAsia="굴림" w:hAnsi="Arial" w:cs="Arial"/>
          <w:sz w:val="22"/>
        </w:rPr>
        <w:t>list all of them</w:t>
      </w:r>
      <w:r w:rsidRPr="001D19F6">
        <w:rPr>
          <w:rFonts w:ascii="Arial" w:eastAsia="굴림" w:hAnsi="Arial" w:cs="Arial"/>
          <w:sz w:val="22"/>
        </w:rPr>
        <w:t xml:space="preserve">. </w:t>
      </w:r>
      <w:r w:rsidR="00044167" w:rsidRPr="001D19F6">
        <w:rPr>
          <w:rFonts w:ascii="Arial" w:eastAsia="굴림" w:hAnsi="Arial" w:cs="Arial"/>
          <w:sz w:val="22"/>
        </w:rPr>
        <w:t>(S</w:t>
      </w:r>
      <w:r w:rsidRPr="001D19F6">
        <w:rPr>
          <w:rFonts w:ascii="Arial" w:eastAsia="굴림" w:hAnsi="Arial" w:cs="Arial"/>
          <w:sz w:val="22"/>
        </w:rPr>
        <w:t>elect multiple responses</w:t>
      </w:r>
      <w:r w:rsidR="00044167" w:rsidRPr="001D19F6">
        <w:rPr>
          <w:rFonts w:ascii="Arial" w:eastAsia="굴림" w:hAnsi="Arial" w:cs="Arial"/>
          <w:sz w:val="22"/>
        </w:rPr>
        <w:t>.</w:t>
      </w:r>
      <w:r w:rsidRPr="001D19F6">
        <w:rPr>
          <w:rFonts w:ascii="Arial" w:eastAsia="굴림" w:hAnsi="Arial" w:cs="Arial"/>
          <w:sz w:val="22"/>
        </w:rPr>
        <w:t>)</w:t>
      </w:r>
    </w:p>
    <w:p w14:paraId="61C6154D" w14:textId="77777777" w:rsidR="005D5299" w:rsidRPr="001D19F6" w:rsidRDefault="00A63FD1" w:rsidP="00A63FD1">
      <w:pPr>
        <w:wordWrap/>
        <w:spacing w:line="360" w:lineRule="auto"/>
        <w:ind w:firstLine="800"/>
        <w:rPr>
          <w:rFonts w:ascii="Arial" w:eastAsia="굴림" w:hAnsi="Arial" w:cs="Arial"/>
          <w:sz w:val="22"/>
        </w:rPr>
      </w:pPr>
      <w:r w:rsidRPr="001D19F6">
        <w:rPr>
          <w:rFonts w:ascii="Arial" w:eastAsia="굴림" w:hAnsi="Arial" w:cs="Arial"/>
          <w:sz w:val="22"/>
        </w:rPr>
        <w:lastRenderedPageBreak/>
        <w:t>_______________________________</w:t>
      </w:r>
      <w:r w:rsidR="005D5299" w:rsidRPr="001D19F6">
        <w:rPr>
          <w:rFonts w:ascii="Arial" w:eastAsia="굴림" w:hAnsi="Arial" w:cs="Arial"/>
          <w:sz w:val="22"/>
        </w:rPr>
        <w:t>01~10 [child's name]</w:t>
      </w:r>
    </w:p>
    <w:p w14:paraId="072C0B7C" w14:textId="77777777" w:rsidR="000C3127" w:rsidRPr="001D19F6" w:rsidRDefault="000C3127" w:rsidP="000C3127">
      <w:pPr>
        <w:wordWrap/>
        <w:spacing w:line="276" w:lineRule="auto"/>
        <w:rPr>
          <w:rFonts w:ascii="Arial" w:eastAsia="굴림" w:hAnsi="Arial" w:cs="Arial"/>
          <w:b/>
          <w:sz w:val="22"/>
        </w:rPr>
      </w:pPr>
    </w:p>
    <w:p w14:paraId="3FC145BA" w14:textId="77777777" w:rsidR="00BD3F0F" w:rsidRPr="001D19F6" w:rsidRDefault="00BD3F0F" w:rsidP="000C3127">
      <w:pPr>
        <w:wordWrap/>
        <w:spacing w:line="276" w:lineRule="auto"/>
        <w:rPr>
          <w:rFonts w:ascii="Arial" w:eastAsia="굴림" w:hAnsi="Arial" w:cs="Arial"/>
          <w:b/>
          <w:sz w:val="22"/>
        </w:rPr>
      </w:pPr>
      <w:r w:rsidRPr="001D19F6">
        <w:rPr>
          <w:rFonts w:ascii="Arial" w:eastAsia="굴림" w:hAnsi="Arial" w:cs="Arial"/>
          <w:b/>
          <w:sz w:val="22"/>
        </w:rPr>
        <w:t>Logic</w:t>
      </w:r>
    </w:p>
    <w:p w14:paraId="749CB474" w14:textId="77777777" w:rsidR="00BD3F0F" w:rsidRPr="001D19F6" w:rsidRDefault="0072785C" w:rsidP="002D0E30">
      <w:pPr>
        <w:pStyle w:val="a6"/>
        <w:numPr>
          <w:ilvl w:val="0"/>
          <w:numId w:val="49"/>
        </w:numPr>
        <w:wordWrap/>
        <w:spacing w:line="276" w:lineRule="auto"/>
        <w:ind w:leftChars="0"/>
        <w:rPr>
          <w:rFonts w:ascii="Arial" w:eastAsia="굴림" w:hAnsi="Arial" w:cs="Arial"/>
          <w:sz w:val="22"/>
        </w:rPr>
      </w:pPr>
      <w:r w:rsidRPr="001D19F6">
        <w:rPr>
          <w:rFonts w:ascii="Arial" w:eastAsia="굴림" w:hAnsi="Arial" w:cs="Arial"/>
          <w:b/>
          <w:sz w:val="22"/>
        </w:rPr>
        <w:t>Loop</w:t>
      </w:r>
      <w:r w:rsidR="003B391F" w:rsidRPr="001D19F6">
        <w:rPr>
          <w:rFonts w:ascii="Arial" w:eastAsia="굴림" w:hAnsi="Arial" w:cs="Arial"/>
          <w:b/>
          <w:sz w:val="22"/>
        </w:rPr>
        <w:t xml:space="preserve"> </w:t>
      </w:r>
      <w:r w:rsidR="00BD3F0F" w:rsidRPr="001D19F6">
        <w:rPr>
          <w:rFonts w:ascii="Arial" w:eastAsia="굴림" w:hAnsi="Arial" w:cs="Arial"/>
          <w:b/>
          <w:sz w:val="22"/>
        </w:rPr>
        <w:t xml:space="preserve">Ba005 as many times as </w:t>
      </w:r>
      <w:r w:rsidR="00416B89" w:rsidRPr="001D19F6">
        <w:rPr>
          <w:rFonts w:ascii="Arial" w:eastAsia="굴림" w:hAnsi="Arial" w:cs="Arial"/>
          <w:b/>
          <w:sz w:val="22"/>
        </w:rPr>
        <w:t>the number</w:t>
      </w:r>
      <w:r w:rsidRPr="001D19F6">
        <w:rPr>
          <w:rFonts w:ascii="Arial" w:eastAsia="굴림" w:hAnsi="Arial" w:cs="Arial"/>
          <w:b/>
          <w:sz w:val="22"/>
        </w:rPr>
        <w:t xml:space="preserve"> of</w:t>
      </w:r>
      <w:r w:rsidR="0092295F" w:rsidRPr="001D19F6">
        <w:rPr>
          <w:rFonts w:ascii="Arial" w:eastAsia="굴림" w:hAnsi="Arial" w:cs="Arial"/>
          <w:b/>
          <w:sz w:val="22"/>
        </w:rPr>
        <w:t xml:space="preserve"> children </w:t>
      </w:r>
      <w:r w:rsidR="00BD3F0F" w:rsidRPr="001D19F6">
        <w:rPr>
          <w:rFonts w:ascii="Arial" w:eastAsia="굴림" w:hAnsi="Arial" w:cs="Arial"/>
          <w:b/>
          <w:sz w:val="22"/>
        </w:rPr>
        <w:t>in Ba00</w:t>
      </w:r>
      <w:r w:rsidR="003A6E4F" w:rsidRPr="001D19F6">
        <w:rPr>
          <w:rFonts w:ascii="Arial" w:eastAsia="굴림" w:hAnsi="Arial" w:cs="Arial"/>
          <w:b/>
          <w:sz w:val="22"/>
        </w:rPr>
        <w:t>4</w:t>
      </w:r>
      <w:r w:rsidR="00BD3F0F" w:rsidRPr="001D19F6">
        <w:rPr>
          <w:rFonts w:ascii="Arial" w:eastAsia="굴림" w:hAnsi="Arial" w:cs="Arial"/>
          <w:b/>
          <w:sz w:val="22"/>
        </w:rPr>
        <w:t>.</w:t>
      </w:r>
    </w:p>
    <w:p w14:paraId="3AC3B5B6" w14:textId="77777777" w:rsidR="005D5299" w:rsidRPr="00125CFB" w:rsidRDefault="005D5299" w:rsidP="005D5299">
      <w:pPr>
        <w:wordWrap/>
        <w:spacing w:line="360" w:lineRule="auto"/>
        <w:rPr>
          <w:rFonts w:ascii="Arial" w:eastAsia="굴림" w:hAnsi="Arial" w:cs="Arial"/>
          <w:b/>
          <w:sz w:val="22"/>
        </w:rPr>
      </w:pPr>
    </w:p>
    <w:p w14:paraId="011ECC6E" w14:textId="1AA0CA7B" w:rsidR="009C68DD"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Ba005. When</w:t>
      </w:r>
      <w:r w:rsidR="00891818" w:rsidRPr="00125CFB">
        <w:rPr>
          <w:rFonts w:ascii="Arial" w:eastAsia="굴림" w:hAnsi="Arial" w:cs="Arial"/>
          <w:sz w:val="22"/>
        </w:rPr>
        <w:t xml:space="preserve"> did [child's name </w:t>
      </w:r>
      <w:r w:rsidR="00DB38D2" w:rsidRPr="00125CFB">
        <w:rPr>
          <w:rFonts w:ascii="Arial" w:eastAsia="굴림" w:hAnsi="Arial" w:cs="Arial"/>
          <w:sz w:val="22"/>
        </w:rPr>
        <w:t xml:space="preserve">selected </w:t>
      </w:r>
      <w:r w:rsidR="00891818" w:rsidRPr="00125CFB">
        <w:rPr>
          <w:rFonts w:ascii="Arial" w:eastAsia="굴림" w:hAnsi="Arial" w:cs="Arial"/>
          <w:sz w:val="22"/>
        </w:rPr>
        <w:t>in</w:t>
      </w:r>
      <w:r w:rsidRPr="00125CFB">
        <w:rPr>
          <w:rFonts w:ascii="Arial" w:eastAsia="굴림" w:hAnsi="Arial" w:cs="Arial"/>
          <w:sz w:val="22"/>
        </w:rPr>
        <w:t xml:space="preserve"> Ba004] die? (unit: </w:t>
      </w:r>
      <w:r w:rsidR="00CC4336" w:rsidRPr="00125CFB">
        <w:rPr>
          <w:rFonts w:ascii="Arial" w:eastAsia="굴림" w:hAnsi="Arial" w:cs="Arial"/>
          <w:kern w:val="0"/>
          <w:sz w:val="22"/>
        </w:rPr>
        <w:t>year and month combined into 6 digits)</w:t>
      </w:r>
      <w:r w:rsidR="0072785C" w:rsidRPr="00125CFB">
        <w:rPr>
          <w:rFonts w:ascii="Arial" w:eastAsia="굴림" w:hAnsi="Arial" w:cs="Arial"/>
          <w:kern w:val="0"/>
          <w:sz w:val="22"/>
        </w:rPr>
        <w:t xml:space="preserve"> </w:t>
      </w:r>
      <w:r w:rsidR="009C68DD" w:rsidRPr="00125CFB">
        <w:rPr>
          <w:rFonts w:ascii="Arial" w:eastAsia="굴림" w:hAnsi="Arial" w:cs="Arial"/>
          <w:sz w:val="22"/>
        </w:rPr>
        <w:t xml:space="preserve">[IWER: Enter the year and month </w:t>
      </w:r>
      <w:r w:rsidR="00C012D6" w:rsidRPr="00125CFB">
        <w:rPr>
          <w:rFonts w:ascii="Arial" w:eastAsia="굴림" w:hAnsi="Arial" w:cs="Arial"/>
          <w:kern w:val="0"/>
          <w:sz w:val="22"/>
        </w:rPr>
        <w:t xml:space="preserve">using 6 digits. </w:t>
      </w:r>
      <w:r w:rsidR="00CB7C89" w:rsidRPr="00125CFB">
        <w:rPr>
          <w:rFonts w:ascii="Arial" w:eastAsia="굴림" w:hAnsi="Arial" w:cs="Arial"/>
          <w:sz w:val="22"/>
        </w:rPr>
        <w:t xml:space="preserve">For </w:t>
      </w:r>
      <w:r w:rsidR="0060656D" w:rsidRPr="00125CFB">
        <w:rPr>
          <w:rFonts w:ascii="Arial" w:eastAsia="굴림" w:hAnsi="Arial" w:cs="Arial"/>
          <w:sz w:val="22"/>
        </w:rPr>
        <w:t>example</w:t>
      </w:r>
      <w:r w:rsidR="00CB7C89" w:rsidRPr="00125CFB">
        <w:rPr>
          <w:rFonts w:ascii="Arial" w:eastAsia="굴림" w:hAnsi="Arial" w:cs="Arial"/>
          <w:sz w:val="22"/>
        </w:rPr>
        <w:t xml:space="preserve">, mark </w:t>
      </w:r>
      <w:del w:id="286" w:author="Keis" w:date="2024-09-06T10:23:00Z">
        <w:r w:rsidR="00714734" w:rsidRPr="00125CFB" w:rsidDel="00817F07">
          <w:rPr>
            <w:rFonts w:ascii="Arial" w:eastAsia="굴림" w:hAnsi="Arial" w:cs="Arial"/>
            <w:sz w:val="22"/>
          </w:rPr>
          <w:delText>20</w:delText>
        </w:r>
        <w:r w:rsidR="0099597C" w:rsidRPr="002671D7" w:rsidDel="00817F07">
          <w:rPr>
            <w:rFonts w:ascii="Arial" w:eastAsia="굴림" w:hAnsi="Arial" w:cs="Arial" w:hint="eastAsia"/>
            <w:color w:val="FF0000"/>
            <w:sz w:val="22"/>
          </w:rPr>
          <w:delText>20</w:delText>
        </w:r>
      </w:del>
      <w:ins w:id="287" w:author="Keis" w:date="2024-09-06T10:23:00Z">
        <w:r w:rsidR="00817F07" w:rsidRPr="00817F07">
          <w:rPr>
            <w:rFonts w:ascii="Arial" w:eastAsia="굴림" w:hAnsi="Arial" w:cs="Arial"/>
            <w:color w:val="00B050"/>
            <w:sz w:val="22"/>
          </w:rPr>
          <w:t>2022</w:t>
        </w:r>
      </w:ins>
      <w:r w:rsidR="00CB7C89" w:rsidRPr="00125CFB">
        <w:rPr>
          <w:rFonts w:ascii="Arial" w:eastAsia="굴림" w:hAnsi="Arial" w:cs="Arial"/>
          <w:sz w:val="22"/>
        </w:rPr>
        <w:t xml:space="preserve">01 for January </w:t>
      </w:r>
      <w:del w:id="288" w:author="Keis" w:date="2024-09-06T10:23:00Z">
        <w:r w:rsidR="00714734" w:rsidRPr="00125CFB" w:rsidDel="00817F07">
          <w:rPr>
            <w:rFonts w:ascii="Arial" w:eastAsia="굴림" w:hAnsi="Arial" w:cs="Arial"/>
            <w:sz w:val="22"/>
          </w:rPr>
          <w:delText>20</w:delText>
        </w:r>
        <w:r w:rsidR="0099597C" w:rsidRPr="002671D7" w:rsidDel="00817F07">
          <w:rPr>
            <w:rFonts w:ascii="Arial" w:eastAsia="굴림" w:hAnsi="Arial" w:cs="Arial" w:hint="eastAsia"/>
            <w:color w:val="FF0000"/>
            <w:sz w:val="22"/>
          </w:rPr>
          <w:delText>20</w:delText>
        </w:r>
      </w:del>
      <w:ins w:id="289" w:author="Keis" w:date="2024-09-06T10:23:00Z">
        <w:r w:rsidR="00817F07" w:rsidRPr="00817F07">
          <w:rPr>
            <w:rFonts w:ascii="Arial" w:eastAsia="굴림" w:hAnsi="Arial" w:cs="Arial"/>
            <w:color w:val="00B050"/>
            <w:sz w:val="22"/>
          </w:rPr>
          <w:t>2022</w:t>
        </w:r>
      </w:ins>
      <w:r w:rsidR="00CB7C89" w:rsidRPr="00125CFB">
        <w:rPr>
          <w:rFonts w:ascii="Arial" w:eastAsia="굴림" w:hAnsi="Arial" w:cs="Arial"/>
          <w:sz w:val="22"/>
        </w:rPr>
        <w:t xml:space="preserve">. If the month is not clear, enter </w:t>
      </w:r>
      <w:del w:id="290" w:author="Keis" w:date="2024-09-06T10:23:00Z">
        <w:r w:rsidR="00714734" w:rsidRPr="00125CFB" w:rsidDel="00817F07">
          <w:rPr>
            <w:rFonts w:ascii="Arial" w:eastAsia="굴림" w:hAnsi="Arial" w:cs="Arial"/>
            <w:sz w:val="22"/>
          </w:rPr>
          <w:delText>20</w:delText>
        </w:r>
        <w:r w:rsidR="0099597C" w:rsidRPr="002671D7" w:rsidDel="00817F07">
          <w:rPr>
            <w:rFonts w:ascii="Arial" w:eastAsia="굴림" w:hAnsi="Arial" w:cs="Arial" w:hint="eastAsia"/>
            <w:color w:val="FF0000"/>
            <w:sz w:val="22"/>
          </w:rPr>
          <w:delText>20</w:delText>
        </w:r>
      </w:del>
      <w:ins w:id="291" w:author="Keis" w:date="2024-09-06T10:23:00Z">
        <w:r w:rsidR="00817F07" w:rsidRPr="00817F07">
          <w:rPr>
            <w:rFonts w:ascii="Arial" w:eastAsia="굴림" w:hAnsi="Arial" w:cs="Arial"/>
            <w:color w:val="00B050"/>
            <w:sz w:val="22"/>
          </w:rPr>
          <w:t>2022</w:t>
        </w:r>
      </w:ins>
      <w:r w:rsidR="00CB7C89" w:rsidRPr="00125CFB">
        <w:rPr>
          <w:rFonts w:ascii="Arial" w:eastAsia="굴림" w:hAnsi="Arial" w:cs="Arial"/>
          <w:sz w:val="22"/>
        </w:rPr>
        <w:t>00.</w:t>
      </w:r>
      <w:r w:rsidR="009C68DD" w:rsidRPr="00125CFB">
        <w:rPr>
          <w:rFonts w:ascii="Arial" w:eastAsia="굴림" w:hAnsi="Arial" w:cs="Arial"/>
          <w:sz w:val="22"/>
        </w:rPr>
        <w:t>]</w:t>
      </w:r>
    </w:p>
    <w:p w14:paraId="15954C1D" w14:textId="77777777" w:rsidR="005D5299" w:rsidRPr="001D19F6" w:rsidRDefault="009C68DD" w:rsidP="005D5299">
      <w:pPr>
        <w:wordWrap/>
        <w:spacing w:line="360" w:lineRule="auto"/>
        <w:rPr>
          <w:rFonts w:ascii="Arial" w:eastAsia="굴림" w:hAnsi="Arial" w:cs="Arial"/>
          <w:sz w:val="22"/>
        </w:rPr>
      </w:pPr>
      <w:r w:rsidRPr="001D19F6">
        <w:rPr>
          <w:rFonts w:ascii="Arial" w:eastAsia="굴림" w:hAnsi="Arial" w:cs="Arial"/>
          <w:sz w:val="22"/>
        </w:rPr>
        <w:t xml:space="preserve"> </w:t>
      </w:r>
      <w:r w:rsidR="0072785C" w:rsidRPr="001D19F6">
        <w:rPr>
          <w:rFonts w:ascii="Arial" w:eastAsia="굴림" w:hAnsi="Arial" w:cs="Arial"/>
          <w:sz w:val="22"/>
        </w:rPr>
        <w:tab/>
        <w:t xml:space="preserve">_______________________________ </w:t>
      </w:r>
      <w:r w:rsidRPr="001D19F6">
        <w:rPr>
          <w:rFonts w:ascii="Arial" w:eastAsia="굴림" w:hAnsi="Arial" w:cs="Arial"/>
          <w:sz w:val="22"/>
        </w:rPr>
        <w:t>[</w:t>
      </w:r>
      <w:r w:rsidR="00AF7EAC" w:rsidRPr="001D19F6">
        <w:rPr>
          <w:rFonts w:ascii="Arial" w:eastAsia="굴림" w:hAnsi="Arial" w:cs="Arial"/>
          <w:sz w:val="22"/>
        </w:rPr>
        <w:t>Range: 200600</w:t>
      </w:r>
      <w:r w:rsidR="00523EC6" w:rsidRPr="001D19F6">
        <w:rPr>
          <w:rFonts w:ascii="Arial" w:eastAsia="굴림" w:hAnsi="Arial" w:cs="Arial"/>
          <w:sz w:val="22"/>
        </w:rPr>
        <w:t>~</w:t>
      </w:r>
      <w:r w:rsidR="007627F7" w:rsidRPr="001D19F6">
        <w:rPr>
          <w:rFonts w:ascii="Arial" w:eastAsia="굴림" w:hAnsi="Arial" w:cs="Arial"/>
          <w:sz w:val="22"/>
        </w:rPr>
        <w:t>survey year and month</w:t>
      </w:r>
      <w:r w:rsidR="005D5299" w:rsidRPr="001D19F6">
        <w:rPr>
          <w:rFonts w:ascii="Arial" w:eastAsia="굴림" w:hAnsi="Arial" w:cs="Arial"/>
          <w:sz w:val="22"/>
        </w:rPr>
        <w:t>]</w:t>
      </w:r>
    </w:p>
    <w:p w14:paraId="1B95B833" w14:textId="77777777" w:rsidR="005D5299" w:rsidRPr="001D19F6" w:rsidRDefault="005D5299" w:rsidP="005D5299">
      <w:pPr>
        <w:wordWrap/>
        <w:spacing w:line="360" w:lineRule="auto"/>
        <w:rPr>
          <w:rFonts w:ascii="Arial" w:eastAsia="굴림" w:hAnsi="Arial" w:cs="Arial"/>
          <w:b/>
          <w:sz w:val="22"/>
        </w:rPr>
      </w:pPr>
    </w:p>
    <w:p w14:paraId="59C83C54" w14:textId="77777777" w:rsidR="00E958C4" w:rsidRPr="001D19F6" w:rsidRDefault="006D5439" w:rsidP="00F46D0E">
      <w:pPr>
        <w:wordWrap/>
        <w:spacing w:line="276" w:lineRule="auto"/>
        <w:rPr>
          <w:rFonts w:ascii="Arial" w:eastAsia="굴림" w:hAnsi="Arial" w:cs="Arial"/>
          <w:b/>
          <w:sz w:val="22"/>
        </w:rPr>
      </w:pPr>
      <w:r w:rsidRPr="001D19F6">
        <w:rPr>
          <w:rFonts w:ascii="Arial" w:eastAsia="굴림" w:hAnsi="Arial" w:cs="Arial"/>
          <w:b/>
          <w:sz w:val="22"/>
        </w:rPr>
        <w:t>&lt; Basic information on children &gt;</w:t>
      </w:r>
    </w:p>
    <w:p w14:paraId="71BF42C2" w14:textId="77777777" w:rsidR="00C156CD" w:rsidRPr="001D19F6" w:rsidRDefault="00416B89" w:rsidP="00F46D0E">
      <w:pPr>
        <w:wordWrap/>
        <w:spacing w:line="276" w:lineRule="auto"/>
        <w:rPr>
          <w:rFonts w:ascii="Arial" w:eastAsia="굴림" w:hAnsi="Arial" w:cs="Arial"/>
          <w:b/>
          <w:sz w:val="22"/>
        </w:rPr>
      </w:pPr>
      <w:r w:rsidRPr="001D19F6">
        <w:rPr>
          <w:rFonts w:ascii="Arial" w:eastAsia="굴림" w:hAnsi="Arial" w:cs="Arial"/>
          <w:b/>
          <w:sz w:val="22"/>
        </w:rPr>
        <w:t>Logic</w:t>
      </w:r>
      <w:r w:rsidR="00C156CD" w:rsidRPr="001D19F6">
        <w:rPr>
          <w:rFonts w:ascii="Arial" w:eastAsia="굴림" w:hAnsi="Arial" w:cs="Arial"/>
          <w:b/>
          <w:sz w:val="22"/>
        </w:rPr>
        <w:t>: If any of following cases is applied, start with Ba006. Otherwise, start with Ba008</w:t>
      </w:r>
    </w:p>
    <w:p w14:paraId="517105B6" w14:textId="77777777" w:rsidR="00F6251A" w:rsidRPr="001D19F6" w:rsidRDefault="00416B89" w:rsidP="002D0E30">
      <w:pPr>
        <w:pStyle w:val="a6"/>
        <w:numPr>
          <w:ilvl w:val="0"/>
          <w:numId w:val="50"/>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D0631B" w:rsidRPr="001D19F6">
        <w:rPr>
          <w:rFonts w:ascii="Arial" w:eastAsia="굴림" w:hAnsi="Arial" w:cs="Arial"/>
          <w:b/>
          <w:sz w:val="22"/>
        </w:rPr>
        <w:t>(</w:t>
      </w:r>
      <w:r w:rsidRPr="001D19F6">
        <w:rPr>
          <w:rFonts w:ascii="Arial" w:eastAsia="굴림" w:hAnsi="Arial" w:cs="Arial"/>
          <w:b/>
          <w:sz w:val="22"/>
        </w:rPr>
        <w:t>Ba001=</w:t>
      </w:r>
      <w:r w:rsidRPr="001D19F6">
        <w:rPr>
          <w:rFonts w:ascii="굴림" w:eastAsia="굴림" w:hAnsi="굴림" w:cs="굴림" w:hint="eastAsia"/>
          <w:b/>
          <w:sz w:val="22"/>
        </w:rPr>
        <w:t>⑤</w:t>
      </w:r>
      <w:r w:rsidRPr="001D19F6">
        <w:rPr>
          <w:rFonts w:ascii="Arial" w:eastAsia="굴림" w:hAnsi="Arial" w:cs="Arial"/>
          <w:b/>
          <w:sz w:val="22"/>
        </w:rPr>
        <w:t xml:space="preserve"> and Ba003&gt;</w:t>
      </w:r>
      <w:r w:rsidR="00F6251A" w:rsidRPr="001D19F6">
        <w:rPr>
          <w:rFonts w:ascii="Arial" w:eastAsia="굴림" w:hAnsi="Arial" w:cs="Arial"/>
          <w:b/>
          <w:sz w:val="22"/>
        </w:rPr>
        <w:t>=1)</w:t>
      </w:r>
    </w:p>
    <w:p w14:paraId="77F4ED0F" w14:textId="77777777" w:rsidR="00F6251A" w:rsidRPr="001D19F6" w:rsidRDefault="0069309D" w:rsidP="002D0E30">
      <w:pPr>
        <w:pStyle w:val="a6"/>
        <w:numPr>
          <w:ilvl w:val="0"/>
          <w:numId w:val="50"/>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D0631B" w:rsidRPr="001D19F6">
        <w:rPr>
          <w:rFonts w:ascii="Arial" w:eastAsia="굴림" w:hAnsi="Arial" w:cs="Arial"/>
          <w:b/>
          <w:sz w:val="22"/>
        </w:rPr>
        <w:t>R</w:t>
      </w:r>
      <w:r w:rsidR="00C012D6" w:rsidRPr="001D19F6">
        <w:rPr>
          <w:rFonts w:ascii="Arial" w:eastAsia="굴림" w:hAnsi="Arial" w:cs="Arial"/>
          <w:b/>
          <w:sz w:val="22"/>
        </w:rPr>
        <w:t xml:space="preserve"> answered</w:t>
      </w:r>
      <w:r w:rsidR="00F6251A" w:rsidRPr="001D19F6">
        <w:rPr>
          <w:rFonts w:ascii="Arial" w:eastAsia="굴림" w:hAnsi="Arial" w:cs="Arial"/>
          <w:b/>
          <w:sz w:val="22"/>
        </w:rPr>
        <w:t xml:space="preserve"> </w:t>
      </w:r>
      <w:r w:rsidR="00E475C1" w:rsidRPr="001D19F6">
        <w:rPr>
          <w:rFonts w:ascii="Arial" w:eastAsia="굴림" w:hAnsi="Arial" w:cs="Arial"/>
          <w:b/>
          <w:sz w:val="22"/>
        </w:rPr>
        <w:t>‘</w:t>
      </w:r>
      <w:r w:rsidR="00DB38D2" w:rsidRPr="001D19F6">
        <w:rPr>
          <w:rFonts w:ascii="Arial" w:eastAsia="굴림" w:hAnsi="Arial" w:cs="Arial"/>
          <w:b/>
          <w:sz w:val="22"/>
        </w:rPr>
        <w:t>D</w:t>
      </w:r>
      <w:r w:rsidR="00416B89" w:rsidRPr="001D19F6">
        <w:rPr>
          <w:rFonts w:ascii="Arial" w:eastAsia="굴림" w:hAnsi="Arial" w:cs="Arial"/>
          <w:b/>
          <w:sz w:val="22"/>
        </w:rPr>
        <w:t>on’</w:t>
      </w:r>
      <w:r w:rsidR="00DB38D2" w:rsidRPr="001D19F6">
        <w:rPr>
          <w:rFonts w:ascii="Arial" w:eastAsia="굴림" w:hAnsi="Arial" w:cs="Arial"/>
          <w:b/>
          <w:sz w:val="22"/>
        </w:rPr>
        <w:t>t know/R</w:t>
      </w:r>
      <w:r w:rsidR="00416B89" w:rsidRPr="001D19F6">
        <w:rPr>
          <w:rFonts w:ascii="Arial" w:eastAsia="굴림" w:hAnsi="Arial" w:cs="Arial"/>
          <w:b/>
          <w:sz w:val="22"/>
        </w:rPr>
        <w:t>efuse to answer</w:t>
      </w:r>
      <w:r w:rsidR="00E475C1" w:rsidRPr="001D19F6">
        <w:rPr>
          <w:rFonts w:ascii="Arial" w:eastAsia="굴림" w:hAnsi="Arial" w:cs="Arial"/>
          <w:b/>
          <w:sz w:val="22"/>
        </w:rPr>
        <w:t>’</w:t>
      </w:r>
      <w:r w:rsidR="00F6251A" w:rsidRPr="001D19F6">
        <w:rPr>
          <w:rFonts w:ascii="Arial" w:eastAsia="굴림" w:hAnsi="Arial" w:cs="Arial"/>
          <w:b/>
          <w:sz w:val="22"/>
        </w:rPr>
        <w:t xml:space="preserve"> </w:t>
      </w:r>
      <w:r w:rsidR="00E475C1" w:rsidRPr="001D19F6">
        <w:rPr>
          <w:rFonts w:ascii="Arial" w:eastAsia="굴림" w:hAnsi="Arial" w:cs="Arial"/>
          <w:b/>
          <w:sz w:val="22"/>
        </w:rPr>
        <w:t xml:space="preserve">about </w:t>
      </w:r>
      <w:r w:rsidR="00416B89" w:rsidRPr="001D19F6">
        <w:rPr>
          <w:rFonts w:ascii="Arial" w:eastAsia="굴림" w:hAnsi="Arial" w:cs="Arial"/>
          <w:b/>
          <w:sz w:val="22"/>
        </w:rPr>
        <w:t xml:space="preserve">the number of children </w:t>
      </w:r>
      <w:r w:rsidR="00E475C1" w:rsidRPr="001D19F6">
        <w:rPr>
          <w:rFonts w:ascii="Arial" w:eastAsia="굴림" w:hAnsi="Arial" w:cs="Arial"/>
          <w:b/>
          <w:sz w:val="22"/>
        </w:rPr>
        <w:t xml:space="preserve">in </w:t>
      </w:r>
      <w:r w:rsidR="006B022F" w:rsidRPr="001D19F6">
        <w:rPr>
          <w:rFonts w:ascii="Arial" w:eastAsia="굴림" w:hAnsi="Arial" w:cs="Arial"/>
          <w:b/>
          <w:sz w:val="22"/>
        </w:rPr>
        <w:t>the previous interview</w:t>
      </w:r>
      <w:r w:rsidR="00416B89" w:rsidRPr="001D19F6">
        <w:rPr>
          <w:rFonts w:ascii="Arial" w:eastAsia="굴림" w:hAnsi="Arial" w:cs="Arial"/>
          <w:b/>
          <w:sz w:val="22"/>
        </w:rPr>
        <w:t xml:space="preserve"> and Ba003&gt;=1</w:t>
      </w:r>
    </w:p>
    <w:p w14:paraId="0A373F68" w14:textId="77777777" w:rsidR="00416B89" w:rsidRPr="001D19F6" w:rsidRDefault="00F6251A" w:rsidP="002D0E30">
      <w:pPr>
        <w:pStyle w:val="a6"/>
        <w:numPr>
          <w:ilvl w:val="0"/>
          <w:numId w:val="50"/>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E475C1" w:rsidRPr="001D19F6">
        <w:rPr>
          <w:rFonts w:ascii="Arial" w:eastAsia="굴림" w:hAnsi="Arial" w:cs="Arial"/>
          <w:b/>
          <w:sz w:val="22"/>
        </w:rPr>
        <w:t>the number of children has inc</w:t>
      </w:r>
      <w:r w:rsidR="006B022F" w:rsidRPr="001D19F6">
        <w:rPr>
          <w:rFonts w:ascii="Arial" w:eastAsia="굴림" w:hAnsi="Arial" w:cs="Arial"/>
          <w:b/>
          <w:sz w:val="22"/>
        </w:rPr>
        <w:t>reased since the previous interview</w:t>
      </w:r>
    </w:p>
    <w:p w14:paraId="04881C14" w14:textId="77777777" w:rsidR="00F6251A" w:rsidRPr="001D19F6" w:rsidRDefault="00F6251A" w:rsidP="00F46D0E">
      <w:pPr>
        <w:wordWrap/>
        <w:spacing w:line="276" w:lineRule="auto"/>
        <w:rPr>
          <w:rFonts w:ascii="Arial" w:eastAsia="굴림" w:hAnsi="Arial" w:cs="Arial"/>
          <w:b/>
          <w:sz w:val="22"/>
        </w:rPr>
      </w:pPr>
      <w:r w:rsidRPr="001D19F6">
        <w:rPr>
          <w:rFonts w:ascii="Arial" w:eastAsia="굴림" w:hAnsi="Arial" w:cs="Arial"/>
          <w:b/>
          <w:sz w:val="22"/>
        </w:rPr>
        <w:t>Logic:</w:t>
      </w:r>
    </w:p>
    <w:p w14:paraId="74A9CD94" w14:textId="77777777" w:rsidR="00E475C1" w:rsidRPr="001D19F6" w:rsidRDefault="00E475C1" w:rsidP="002D0E30">
      <w:pPr>
        <w:pStyle w:val="a6"/>
        <w:numPr>
          <w:ilvl w:val="0"/>
          <w:numId w:val="49"/>
        </w:numPr>
        <w:wordWrap/>
        <w:spacing w:line="276" w:lineRule="auto"/>
        <w:ind w:leftChars="0"/>
        <w:rPr>
          <w:rFonts w:ascii="Arial" w:eastAsia="굴림" w:hAnsi="Arial" w:cs="Arial"/>
          <w:b/>
          <w:sz w:val="22"/>
        </w:rPr>
      </w:pPr>
      <w:r w:rsidRPr="001D19F6">
        <w:rPr>
          <w:rFonts w:ascii="Arial" w:eastAsia="굴림" w:hAnsi="Arial" w:cs="Arial"/>
          <w:b/>
          <w:sz w:val="22"/>
        </w:rPr>
        <w:t>Loop</w:t>
      </w:r>
      <w:r w:rsidR="006B022F" w:rsidRPr="001D19F6">
        <w:rPr>
          <w:rFonts w:ascii="Arial" w:eastAsia="굴림" w:hAnsi="Arial" w:cs="Arial"/>
          <w:b/>
          <w:sz w:val="22"/>
        </w:rPr>
        <w:t xml:space="preserve"> </w:t>
      </w:r>
      <w:r w:rsidR="00F6251A" w:rsidRPr="001D19F6">
        <w:rPr>
          <w:rFonts w:ascii="Arial" w:eastAsia="굴림" w:hAnsi="Arial" w:cs="Arial"/>
          <w:b/>
          <w:sz w:val="22"/>
        </w:rPr>
        <w:t xml:space="preserve">as many times as the number of </w:t>
      </w:r>
      <w:r w:rsidR="006B022F" w:rsidRPr="001D19F6">
        <w:rPr>
          <w:rFonts w:ascii="Arial" w:eastAsia="굴림" w:hAnsi="Arial" w:cs="Arial"/>
          <w:b/>
          <w:sz w:val="22"/>
        </w:rPr>
        <w:t xml:space="preserve">children reported in </w:t>
      </w:r>
      <w:r w:rsidR="00F6251A" w:rsidRPr="001D19F6">
        <w:rPr>
          <w:rFonts w:ascii="Arial" w:eastAsia="굴림" w:hAnsi="Arial" w:cs="Arial"/>
          <w:b/>
          <w:sz w:val="22"/>
        </w:rPr>
        <w:t xml:space="preserve">either Ba003 or </w:t>
      </w:r>
      <w:r w:rsidR="00A33800" w:rsidRPr="001D19F6">
        <w:rPr>
          <w:rFonts w:ascii="Arial" w:eastAsia="굴림" w:hAnsi="Arial" w:cs="Arial"/>
          <w:b/>
          <w:sz w:val="22"/>
        </w:rPr>
        <w:t>[</w:t>
      </w:r>
      <w:r w:rsidR="00371D2E" w:rsidRPr="001D19F6">
        <w:rPr>
          <w:rFonts w:ascii="Arial" w:eastAsia="굴림" w:hAnsi="Arial" w:cs="Arial"/>
          <w:b/>
          <w:sz w:val="22"/>
        </w:rPr>
        <w:t>Ba003</w:t>
      </w:r>
      <w:r w:rsidR="00A33800" w:rsidRPr="001D19F6">
        <w:rPr>
          <w:rFonts w:ascii="Arial" w:eastAsia="굴림" w:hAnsi="Arial" w:cs="Arial"/>
          <w:b/>
          <w:sz w:val="22"/>
        </w:rPr>
        <w:t xml:space="preserve"> - </w:t>
      </w:r>
      <w:r w:rsidR="00371D2E" w:rsidRPr="001D19F6">
        <w:rPr>
          <w:rFonts w:ascii="Arial" w:eastAsia="굴림" w:hAnsi="Arial" w:cs="Arial"/>
          <w:b/>
          <w:sz w:val="22"/>
        </w:rPr>
        <w:t xml:space="preserve">(number of children </w:t>
      </w:r>
      <w:r w:rsidR="00F6251A" w:rsidRPr="001D19F6">
        <w:rPr>
          <w:rFonts w:ascii="Arial" w:eastAsia="굴림" w:hAnsi="Arial" w:cs="Arial"/>
          <w:b/>
          <w:sz w:val="22"/>
        </w:rPr>
        <w:t xml:space="preserve">in </w:t>
      </w:r>
      <w:r w:rsidR="006B022F" w:rsidRPr="001D19F6">
        <w:rPr>
          <w:rFonts w:ascii="Arial" w:eastAsia="굴림" w:hAnsi="Arial" w:cs="Arial"/>
          <w:b/>
          <w:sz w:val="22"/>
        </w:rPr>
        <w:t>the previous interview</w:t>
      </w:r>
      <w:r w:rsidR="00371D2E" w:rsidRPr="001D19F6">
        <w:rPr>
          <w:rFonts w:ascii="Arial" w:eastAsia="굴림" w:hAnsi="Arial" w:cs="Arial"/>
          <w:b/>
          <w:sz w:val="22"/>
        </w:rPr>
        <w:t>)</w:t>
      </w:r>
      <w:r w:rsidR="00A33800" w:rsidRPr="001D19F6">
        <w:rPr>
          <w:rFonts w:ascii="Arial" w:eastAsia="굴림" w:hAnsi="Arial" w:cs="Arial"/>
          <w:b/>
          <w:sz w:val="22"/>
        </w:rPr>
        <w:t>]</w:t>
      </w:r>
      <w:r w:rsidR="006B022F" w:rsidRPr="001D19F6">
        <w:rPr>
          <w:rFonts w:ascii="Arial" w:eastAsia="굴림" w:hAnsi="Arial" w:cs="Arial"/>
          <w:b/>
          <w:sz w:val="22"/>
        </w:rPr>
        <w:t>.</w:t>
      </w:r>
    </w:p>
    <w:p w14:paraId="3140AE50" w14:textId="77777777" w:rsidR="006B022F" w:rsidRPr="001D19F6" w:rsidRDefault="006B022F" w:rsidP="005D5299">
      <w:pPr>
        <w:wordWrap/>
        <w:spacing w:line="360" w:lineRule="auto"/>
        <w:rPr>
          <w:rFonts w:ascii="Arial" w:eastAsia="굴림" w:hAnsi="Arial" w:cs="Arial"/>
          <w:b/>
          <w:sz w:val="22"/>
        </w:rPr>
      </w:pPr>
    </w:p>
    <w:p w14:paraId="196BFD2B"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Ba006. What is your child's name?</w:t>
      </w:r>
      <w:r w:rsidR="00E3246A" w:rsidRPr="001D19F6">
        <w:rPr>
          <w:rFonts w:ascii="Arial" w:eastAsia="굴림" w:hAnsi="Arial" w:cs="Arial"/>
          <w:sz w:val="22"/>
        </w:rPr>
        <w:t xml:space="preserve">  (Please start with the eldest</w:t>
      </w:r>
      <w:r w:rsidR="006B022F" w:rsidRPr="001D19F6">
        <w:rPr>
          <w:rFonts w:ascii="Arial" w:eastAsia="굴림" w:hAnsi="Arial" w:cs="Arial"/>
          <w:sz w:val="22"/>
        </w:rPr>
        <w:t>,</w:t>
      </w:r>
      <w:r w:rsidRPr="001D19F6">
        <w:rPr>
          <w:rFonts w:ascii="Arial" w:eastAsia="굴림" w:hAnsi="Arial" w:cs="Arial"/>
          <w:sz w:val="22"/>
        </w:rPr>
        <w:t xml:space="preserve"> in birth order)</w:t>
      </w:r>
    </w:p>
    <w:p w14:paraId="5EDC26BF"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[IWER: Please double check the spelling of the name, if the same name is used in OVERSCREEN.  I</w:t>
      </w:r>
      <w:r w:rsidR="00C75EBF" w:rsidRPr="001D19F6">
        <w:rPr>
          <w:rFonts w:ascii="Arial" w:eastAsia="굴림" w:hAnsi="Arial" w:cs="Arial"/>
          <w:sz w:val="22"/>
        </w:rPr>
        <w:t xml:space="preserve">f </w:t>
      </w:r>
      <w:r w:rsidR="004F0EB7" w:rsidRPr="001D19F6">
        <w:rPr>
          <w:rFonts w:ascii="Arial" w:eastAsia="굴림" w:hAnsi="Arial" w:cs="Arial"/>
          <w:sz w:val="22"/>
        </w:rPr>
        <w:t xml:space="preserve">R does </w:t>
      </w:r>
      <w:r w:rsidRPr="001D19F6">
        <w:rPr>
          <w:rFonts w:ascii="Arial" w:eastAsia="굴림" w:hAnsi="Arial" w:cs="Arial"/>
          <w:sz w:val="22"/>
        </w:rPr>
        <w:t>not prov</w:t>
      </w:r>
      <w:r w:rsidR="00E3246A" w:rsidRPr="001D19F6">
        <w:rPr>
          <w:rFonts w:ascii="Arial" w:eastAsia="굴림" w:hAnsi="Arial" w:cs="Arial"/>
          <w:sz w:val="22"/>
        </w:rPr>
        <w:t>ide the child’s name,</w:t>
      </w:r>
      <w:r w:rsidR="009709A0" w:rsidRPr="001D19F6">
        <w:rPr>
          <w:rFonts w:ascii="Arial" w:eastAsia="굴림" w:hAnsi="Arial" w:cs="Arial"/>
          <w:sz w:val="22"/>
        </w:rPr>
        <w:t xml:space="preserve"> describe him/her as</w:t>
      </w:r>
      <w:r w:rsidR="00CF4530" w:rsidRPr="001D19F6">
        <w:rPr>
          <w:rFonts w:ascii="Arial" w:eastAsia="굴림" w:hAnsi="Arial" w:cs="Arial"/>
          <w:sz w:val="22"/>
        </w:rPr>
        <w:t xml:space="preserve"> </w:t>
      </w:r>
      <w:r w:rsidR="00DB38D2" w:rsidRPr="001D19F6">
        <w:rPr>
          <w:rFonts w:ascii="Arial" w:eastAsia="굴림" w:hAnsi="Arial" w:cs="Arial"/>
          <w:sz w:val="22"/>
        </w:rPr>
        <w:t>‘</w:t>
      </w:r>
      <w:r w:rsidR="00F6146D" w:rsidRPr="001D19F6">
        <w:rPr>
          <w:rFonts w:ascii="Arial" w:eastAsia="굴림" w:hAnsi="Arial" w:cs="Arial"/>
          <w:sz w:val="22"/>
        </w:rPr>
        <w:t xml:space="preserve">the </w:t>
      </w:r>
      <w:r w:rsidR="00E3246A" w:rsidRPr="001D19F6">
        <w:rPr>
          <w:rFonts w:ascii="Arial" w:eastAsia="굴림" w:hAnsi="Arial" w:cs="Arial"/>
          <w:sz w:val="22"/>
        </w:rPr>
        <w:t>first child</w:t>
      </w:r>
      <w:r w:rsidR="00DB38D2" w:rsidRPr="001D19F6">
        <w:rPr>
          <w:rFonts w:ascii="Arial" w:eastAsia="굴림" w:hAnsi="Arial" w:cs="Arial"/>
          <w:sz w:val="22"/>
        </w:rPr>
        <w:t>’</w:t>
      </w:r>
      <w:r w:rsidR="00E3246A" w:rsidRPr="001D19F6">
        <w:rPr>
          <w:rFonts w:ascii="Arial" w:eastAsia="굴림" w:hAnsi="Arial" w:cs="Arial"/>
          <w:sz w:val="22"/>
        </w:rPr>
        <w:t xml:space="preserve">, </w:t>
      </w:r>
      <w:r w:rsidR="00DB38D2" w:rsidRPr="001D19F6">
        <w:rPr>
          <w:rFonts w:ascii="Arial" w:eastAsia="굴림" w:hAnsi="Arial" w:cs="Arial"/>
          <w:sz w:val="22"/>
        </w:rPr>
        <w:t>‘</w:t>
      </w:r>
      <w:r w:rsidR="00F6146D" w:rsidRPr="001D19F6">
        <w:rPr>
          <w:rFonts w:ascii="Arial" w:eastAsia="굴림" w:hAnsi="Arial" w:cs="Arial"/>
          <w:sz w:val="22"/>
        </w:rPr>
        <w:t xml:space="preserve">the </w:t>
      </w:r>
      <w:r w:rsidR="00E3246A" w:rsidRPr="001D19F6">
        <w:rPr>
          <w:rFonts w:ascii="Arial" w:eastAsia="굴림" w:hAnsi="Arial" w:cs="Arial"/>
          <w:sz w:val="22"/>
        </w:rPr>
        <w:t>second child</w:t>
      </w:r>
      <w:r w:rsidR="00DB38D2" w:rsidRPr="001D19F6">
        <w:rPr>
          <w:rFonts w:ascii="Arial" w:eastAsia="굴림" w:hAnsi="Arial" w:cs="Arial"/>
          <w:sz w:val="22"/>
        </w:rPr>
        <w:t>’</w:t>
      </w:r>
      <w:r w:rsidR="00E3246A" w:rsidRPr="001D19F6">
        <w:rPr>
          <w:rFonts w:ascii="Arial" w:eastAsia="굴림" w:hAnsi="Arial" w:cs="Arial"/>
          <w:sz w:val="22"/>
        </w:rPr>
        <w:t>, etc.</w:t>
      </w:r>
      <w:r w:rsidRPr="001D19F6">
        <w:rPr>
          <w:rFonts w:ascii="Arial" w:eastAsia="굴림" w:hAnsi="Arial" w:cs="Arial"/>
          <w:sz w:val="22"/>
        </w:rPr>
        <w:t>]</w:t>
      </w:r>
    </w:p>
    <w:p w14:paraId="3EC75C35" w14:textId="77777777" w:rsidR="005D5299" w:rsidRPr="001D19F6" w:rsidRDefault="0017598A" w:rsidP="005D5299">
      <w:pPr>
        <w:wordWrap/>
        <w:spacing w:line="360" w:lineRule="auto"/>
        <w:rPr>
          <w:rFonts w:ascii="Arial" w:eastAsia="굴림" w:hAnsi="Arial" w:cs="Arial"/>
          <w:sz w:val="22"/>
        </w:rPr>
      </w:pPr>
      <w:r w:rsidRPr="001D19F6">
        <w:rPr>
          <w:rFonts w:ascii="Arial" w:eastAsia="굴림" w:hAnsi="Arial" w:cs="Arial"/>
          <w:sz w:val="22"/>
        </w:rPr>
        <w:tab/>
        <w:t>_______________________________</w:t>
      </w:r>
    </w:p>
    <w:p w14:paraId="01292989" w14:textId="77777777" w:rsidR="0017598A" w:rsidRPr="001D19F6" w:rsidRDefault="0017598A" w:rsidP="005D5299">
      <w:pPr>
        <w:wordWrap/>
        <w:spacing w:line="360" w:lineRule="auto"/>
        <w:rPr>
          <w:rFonts w:ascii="Arial" w:eastAsia="굴림" w:hAnsi="Arial" w:cs="Arial"/>
          <w:sz w:val="22"/>
        </w:rPr>
      </w:pPr>
    </w:p>
    <w:p w14:paraId="232B1CCD"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Ba007. Is </w:t>
      </w:r>
      <w:r w:rsidR="00F11BED" w:rsidRPr="001D19F6">
        <w:rPr>
          <w:rFonts w:ascii="Arial" w:eastAsia="굴림" w:hAnsi="Arial" w:cs="Arial"/>
          <w:sz w:val="22"/>
        </w:rPr>
        <w:t>[child's name]</w:t>
      </w:r>
      <w:r w:rsidR="006D5439" w:rsidRPr="001D19F6">
        <w:rPr>
          <w:rFonts w:ascii="Arial" w:eastAsia="굴림" w:hAnsi="Arial" w:cs="Arial"/>
          <w:sz w:val="22"/>
        </w:rPr>
        <w:t xml:space="preserve"> </w:t>
      </w:r>
      <w:r w:rsidR="00E3246A" w:rsidRPr="001D19F6">
        <w:rPr>
          <w:rFonts w:ascii="Arial" w:eastAsia="굴림" w:hAnsi="Arial" w:cs="Arial"/>
          <w:sz w:val="22"/>
        </w:rPr>
        <w:t xml:space="preserve">a </w:t>
      </w:r>
      <w:r w:rsidR="00AB0114" w:rsidRPr="001D19F6">
        <w:rPr>
          <w:rFonts w:ascii="Arial" w:eastAsia="굴림" w:hAnsi="Arial" w:cs="Arial"/>
          <w:sz w:val="22"/>
        </w:rPr>
        <w:t>son or daughter</w:t>
      </w:r>
      <w:r w:rsidRPr="001D19F6">
        <w:rPr>
          <w:rFonts w:ascii="Arial" w:eastAsia="굴림" w:hAnsi="Arial" w:cs="Arial"/>
          <w:sz w:val="22"/>
        </w:rPr>
        <w:t>?</w:t>
      </w:r>
    </w:p>
    <w:p w14:paraId="47FCA882" w14:textId="77777777" w:rsidR="00017C3D" w:rsidRPr="001D19F6" w:rsidRDefault="00017C3D" w:rsidP="002D0E30">
      <w:pPr>
        <w:pStyle w:val="a6"/>
        <w:numPr>
          <w:ilvl w:val="0"/>
          <w:numId w:val="5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Son</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Daughter</w:t>
      </w:r>
    </w:p>
    <w:p w14:paraId="42D965DF" w14:textId="77777777" w:rsidR="005D5299" w:rsidRPr="001D19F6" w:rsidRDefault="005D5299" w:rsidP="005D5299">
      <w:pPr>
        <w:wordWrap/>
        <w:spacing w:line="360" w:lineRule="auto"/>
        <w:rPr>
          <w:rFonts w:ascii="Arial" w:eastAsia="굴림" w:hAnsi="Arial" w:cs="Arial"/>
          <w:sz w:val="22"/>
        </w:rPr>
      </w:pPr>
    </w:p>
    <w:p w14:paraId="2925E7B1" w14:textId="77777777" w:rsidR="00736385" w:rsidRPr="001D19F6" w:rsidRDefault="00736385" w:rsidP="005D5299">
      <w:pPr>
        <w:wordWrap/>
        <w:spacing w:line="360" w:lineRule="auto"/>
        <w:rPr>
          <w:rFonts w:ascii="Arial" w:eastAsia="굴림" w:hAnsi="Arial" w:cs="Arial"/>
          <w:b/>
          <w:sz w:val="22"/>
        </w:rPr>
      </w:pPr>
      <w:r w:rsidRPr="001D19F6">
        <w:rPr>
          <w:rFonts w:ascii="Arial" w:eastAsia="굴림" w:hAnsi="Arial" w:cs="Arial"/>
          <w:b/>
          <w:sz w:val="22"/>
        </w:rPr>
        <w:t>Logic: Loop as many times as the number of children</w:t>
      </w:r>
      <w:r w:rsidR="006D5439" w:rsidRPr="001D19F6">
        <w:rPr>
          <w:rFonts w:ascii="Arial" w:eastAsia="굴림" w:hAnsi="Arial" w:cs="Arial"/>
          <w:b/>
          <w:sz w:val="22"/>
        </w:rPr>
        <w:t>.</w:t>
      </w:r>
    </w:p>
    <w:p w14:paraId="2E363650" w14:textId="77777777" w:rsidR="00F16C11" w:rsidRPr="001D19F6" w:rsidRDefault="00F16C11" w:rsidP="005D5299">
      <w:pPr>
        <w:wordWrap/>
        <w:spacing w:line="360" w:lineRule="auto"/>
        <w:rPr>
          <w:rFonts w:ascii="Arial" w:eastAsia="굴림" w:hAnsi="Arial" w:cs="Arial"/>
          <w:sz w:val="22"/>
        </w:rPr>
      </w:pPr>
    </w:p>
    <w:p w14:paraId="70CE59B3"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Ba008. How old is</w:t>
      </w:r>
      <w:r w:rsidR="0083063B" w:rsidRPr="001D19F6">
        <w:rPr>
          <w:rFonts w:ascii="Arial" w:eastAsia="굴림" w:hAnsi="Arial" w:cs="Arial"/>
          <w:sz w:val="22"/>
        </w:rPr>
        <w:t xml:space="preserve"> </w:t>
      </w:r>
      <w:r w:rsidR="001F4996" w:rsidRPr="001D19F6">
        <w:rPr>
          <w:rFonts w:ascii="Arial" w:eastAsia="굴림" w:hAnsi="Arial" w:cs="Arial"/>
          <w:sz w:val="22"/>
        </w:rPr>
        <w:t>[child's name]</w:t>
      </w:r>
      <w:r w:rsidRPr="001D19F6">
        <w:rPr>
          <w:rFonts w:ascii="Arial" w:eastAsia="굴림" w:hAnsi="Arial" w:cs="Arial"/>
          <w:sz w:val="22"/>
        </w:rPr>
        <w:t>?</w:t>
      </w:r>
      <w:r w:rsidR="0093382A" w:rsidRPr="001D19F6">
        <w:rPr>
          <w:rFonts w:ascii="Arial" w:eastAsia="굴림" w:hAnsi="Arial" w:cs="Arial"/>
          <w:sz w:val="22"/>
        </w:rPr>
        <w:t xml:space="preserve"> (unit: an age)</w:t>
      </w:r>
    </w:p>
    <w:p w14:paraId="37542289" w14:textId="77777777" w:rsidR="00DB38D2"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[IWER: </w:t>
      </w:r>
    </w:p>
    <w:p w14:paraId="31BDBB03" w14:textId="77777777" w:rsidR="003B391F" w:rsidRPr="001D19F6" w:rsidRDefault="001A3395" w:rsidP="005D5299">
      <w:pPr>
        <w:wordWrap/>
        <w:spacing w:line="360" w:lineRule="auto"/>
        <w:rPr>
          <w:rFonts w:ascii="Arial" w:eastAsia="굴림" w:hAnsi="Arial" w:cs="Arial"/>
          <w:sz w:val="22"/>
        </w:rPr>
      </w:pPr>
      <w:r w:rsidRPr="001D19F6">
        <w:rPr>
          <w:rFonts w:ascii="Arial" w:eastAsia="굴림" w:hAnsi="Arial" w:cs="Arial"/>
          <w:sz w:val="22"/>
        </w:rPr>
        <w:t xml:space="preserve">- </w:t>
      </w:r>
      <w:r w:rsidR="005D5299" w:rsidRPr="001D19F6">
        <w:rPr>
          <w:rFonts w:ascii="Arial" w:eastAsia="굴림" w:hAnsi="Arial" w:cs="Arial"/>
          <w:sz w:val="22"/>
        </w:rPr>
        <w:t xml:space="preserve">For those who respond by </w:t>
      </w:r>
      <w:r w:rsidR="00E3246A" w:rsidRPr="001D19F6">
        <w:rPr>
          <w:rFonts w:ascii="Arial" w:eastAsia="굴림" w:hAnsi="Arial" w:cs="Arial"/>
          <w:sz w:val="22"/>
        </w:rPr>
        <w:t xml:space="preserve">a </w:t>
      </w:r>
      <w:r w:rsidR="005D5299" w:rsidRPr="001D19F6">
        <w:rPr>
          <w:rFonts w:ascii="Arial" w:eastAsia="굴림" w:hAnsi="Arial" w:cs="Arial"/>
          <w:sz w:val="22"/>
        </w:rPr>
        <w:t>zodiac sign, refer to the index card</w:t>
      </w:r>
      <w:r w:rsidR="00E3246A" w:rsidRPr="001D19F6">
        <w:rPr>
          <w:rFonts w:ascii="Arial" w:eastAsia="굴림" w:hAnsi="Arial" w:cs="Arial"/>
          <w:sz w:val="22"/>
        </w:rPr>
        <w:t xml:space="preserve"> provided.</w:t>
      </w:r>
    </w:p>
    <w:p w14:paraId="56BC2261" w14:textId="77777777" w:rsidR="005D5299" w:rsidRPr="001D19F6" w:rsidRDefault="001A3395" w:rsidP="0086661D">
      <w:pPr>
        <w:wordWrap/>
        <w:spacing w:line="360" w:lineRule="auto"/>
        <w:ind w:left="156" w:hangingChars="71" w:hanging="156"/>
        <w:rPr>
          <w:rFonts w:ascii="Arial" w:eastAsia="굴림" w:hAnsi="Arial" w:cs="Arial"/>
          <w:sz w:val="22"/>
          <w:u w:val="single"/>
        </w:rPr>
      </w:pPr>
      <w:r w:rsidRPr="001D19F6">
        <w:rPr>
          <w:rFonts w:ascii="Arial" w:eastAsia="굴림" w:hAnsi="Arial" w:cs="Arial"/>
          <w:sz w:val="22"/>
        </w:rPr>
        <w:t>- C</w:t>
      </w:r>
      <w:r w:rsidR="003B391F" w:rsidRPr="001D19F6">
        <w:rPr>
          <w:rFonts w:ascii="Arial" w:eastAsia="굴림" w:hAnsi="Arial" w:cs="Arial"/>
          <w:sz w:val="22"/>
        </w:rPr>
        <w:t xml:space="preserve">urrent age based on the </w:t>
      </w:r>
      <w:r w:rsidRPr="001D19F6">
        <w:rPr>
          <w:rFonts w:ascii="Arial" w:eastAsia="굴림" w:hAnsi="Arial" w:cs="Arial"/>
          <w:sz w:val="22"/>
        </w:rPr>
        <w:t xml:space="preserve">response </w:t>
      </w:r>
      <w:r w:rsidR="00D953B5" w:rsidRPr="001D19F6">
        <w:rPr>
          <w:rFonts w:ascii="Arial" w:eastAsia="굴림" w:hAnsi="Arial" w:cs="Arial"/>
          <w:sz w:val="22"/>
        </w:rPr>
        <w:t xml:space="preserve">in </w:t>
      </w:r>
      <w:r w:rsidR="003B391F" w:rsidRPr="001D19F6">
        <w:rPr>
          <w:rFonts w:ascii="Arial" w:eastAsia="굴림" w:hAnsi="Arial" w:cs="Arial"/>
          <w:sz w:val="22"/>
        </w:rPr>
        <w:t xml:space="preserve">the </w:t>
      </w:r>
      <w:r w:rsidR="00AA431A" w:rsidRPr="001D19F6">
        <w:rPr>
          <w:rFonts w:ascii="Arial" w:eastAsia="굴림" w:hAnsi="Arial" w:cs="Arial"/>
          <w:sz w:val="22"/>
        </w:rPr>
        <w:t>previous interview</w:t>
      </w:r>
      <w:r w:rsidR="0083063B" w:rsidRPr="001D19F6">
        <w:rPr>
          <w:rFonts w:ascii="Arial" w:eastAsia="굴림" w:hAnsi="Arial" w:cs="Arial"/>
          <w:sz w:val="22"/>
        </w:rPr>
        <w:t xml:space="preserve"> </w:t>
      </w:r>
      <w:r w:rsidR="003B391F" w:rsidRPr="001D19F6">
        <w:rPr>
          <w:rFonts w:ascii="Arial" w:eastAsia="굴림" w:hAnsi="Arial" w:cs="Arial"/>
          <w:sz w:val="22"/>
        </w:rPr>
        <w:t>(</w:t>
      </w:r>
      <w:r w:rsidR="00523EC6" w:rsidRPr="001D19F6">
        <w:rPr>
          <w:rFonts w:ascii="Arial" w:eastAsia="굴림" w:hAnsi="Arial" w:cs="Arial"/>
          <w:sz w:val="22"/>
        </w:rPr>
        <w:t>year</w:t>
      </w:r>
      <w:r w:rsidR="006D5439" w:rsidRPr="001D19F6">
        <w:rPr>
          <w:rFonts w:ascii="Arial" w:eastAsia="굴림" w:hAnsi="Arial" w:cs="Arial"/>
          <w:sz w:val="22"/>
        </w:rPr>
        <w:t>/</w:t>
      </w:r>
      <w:r w:rsidR="00523EC6" w:rsidRPr="001D19F6">
        <w:rPr>
          <w:rFonts w:ascii="Arial" w:eastAsia="굴림" w:hAnsi="Arial" w:cs="Arial"/>
          <w:sz w:val="22"/>
        </w:rPr>
        <w:t>month</w:t>
      </w:r>
      <w:r w:rsidR="006D5439" w:rsidRPr="001D19F6">
        <w:rPr>
          <w:rFonts w:ascii="Arial" w:eastAsia="굴림" w:hAnsi="Arial" w:cs="Arial"/>
          <w:sz w:val="22"/>
        </w:rPr>
        <w:t>/</w:t>
      </w:r>
      <w:r w:rsidR="0076095A" w:rsidRPr="001D19F6">
        <w:rPr>
          <w:rFonts w:ascii="Arial" w:eastAsia="굴림" w:hAnsi="Arial" w:cs="Arial"/>
          <w:sz w:val="22"/>
        </w:rPr>
        <w:t>day</w:t>
      </w:r>
      <w:r w:rsidR="00AA431A" w:rsidRPr="001D19F6">
        <w:rPr>
          <w:rFonts w:ascii="Arial" w:eastAsia="굴림" w:hAnsi="Arial" w:cs="Arial"/>
          <w:sz w:val="22"/>
        </w:rPr>
        <w:t>)</w:t>
      </w:r>
      <w:r w:rsidR="0076095A" w:rsidRPr="001D19F6">
        <w:rPr>
          <w:rFonts w:ascii="Arial" w:eastAsia="굴림" w:hAnsi="Arial" w:cs="Arial"/>
          <w:sz w:val="22"/>
        </w:rPr>
        <w:t>: [child’s age] years old]</w:t>
      </w:r>
    </w:p>
    <w:p w14:paraId="0A7FB73D" w14:textId="77777777" w:rsidR="005D5299" w:rsidRPr="001D19F6" w:rsidRDefault="001D08AE" w:rsidP="005D5299">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5D5299" w:rsidRPr="001D19F6">
        <w:rPr>
          <w:rFonts w:ascii="Arial" w:eastAsia="굴림" w:hAnsi="Arial" w:cs="Arial"/>
          <w:sz w:val="22"/>
        </w:rPr>
        <w:t>years old</w:t>
      </w:r>
    </w:p>
    <w:p w14:paraId="60A54406" w14:textId="77777777" w:rsidR="0083063B" w:rsidRPr="001D19F6" w:rsidRDefault="0083063B">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3F2F821B"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lastRenderedPageBreak/>
        <w:t xml:space="preserve">Ba009. What is the highest level of </w:t>
      </w:r>
      <w:r w:rsidR="00A5169F" w:rsidRPr="001D19F6">
        <w:rPr>
          <w:rFonts w:ascii="Arial" w:eastAsia="굴림" w:hAnsi="Arial" w:cs="Arial"/>
          <w:sz w:val="22"/>
        </w:rPr>
        <w:t xml:space="preserve">education </w:t>
      </w:r>
      <w:r w:rsidR="001F4996" w:rsidRPr="001D19F6">
        <w:rPr>
          <w:rFonts w:ascii="Arial" w:eastAsia="굴림" w:hAnsi="Arial" w:cs="Arial"/>
          <w:sz w:val="22"/>
        </w:rPr>
        <w:t>[child's name]</w:t>
      </w:r>
      <w:r w:rsidR="00334A7B" w:rsidRPr="001D19F6">
        <w:rPr>
          <w:rFonts w:ascii="Arial" w:eastAsia="굴림" w:hAnsi="Arial" w:cs="Arial"/>
          <w:sz w:val="22"/>
        </w:rPr>
        <w:t xml:space="preserve"> </w:t>
      </w:r>
      <w:r w:rsidR="00A5169F" w:rsidRPr="001D19F6">
        <w:rPr>
          <w:rFonts w:ascii="Arial" w:eastAsia="굴림" w:hAnsi="Arial" w:cs="Arial"/>
          <w:sz w:val="22"/>
        </w:rPr>
        <w:t xml:space="preserve">has </w:t>
      </w:r>
      <w:r w:rsidRPr="001D19F6">
        <w:rPr>
          <w:rFonts w:ascii="Arial" w:eastAsia="굴림" w:hAnsi="Arial" w:cs="Arial"/>
          <w:sz w:val="22"/>
        </w:rPr>
        <w:t>completed?</w:t>
      </w:r>
    </w:p>
    <w:p w14:paraId="1C9F1D2D" w14:textId="77777777" w:rsidR="0076095A" w:rsidRPr="001D19F6" w:rsidRDefault="0076095A" w:rsidP="0086661D">
      <w:pPr>
        <w:wordWrap/>
        <w:spacing w:line="360" w:lineRule="auto"/>
        <w:ind w:left="779" w:hangingChars="354" w:hanging="779"/>
        <w:rPr>
          <w:rFonts w:ascii="Arial" w:eastAsia="굴림" w:hAnsi="Arial" w:cs="Arial"/>
          <w:sz w:val="22"/>
        </w:rPr>
      </w:pPr>
      <w:r w:rsidRPr="001D19F6">
        <w:rPr>
          <w:rFonts w:ascii="Arial" w:eastAsia="굴림" w:hAnsi="Arial" w:cs="Arial"/>
          <w:sz w:val="22"/>
        </w:rPr>
        <w:t xml:space="preserve">[IWER: Response </w:t>
      </w:r>
      <w:r w:rsidR="00D953B5" w:rsidRPr="001D19F6">
        <w:rPr>
          <w:rFonts w:ascii="Arial" w:eastAsia="굴림" w:hAnsi="Arial" w:cs="Arial"/>
          <w:sz w:val="22"/>
        </w:rPr>
        <w:t xml:space="preserve">in </w:t>
      </w:r>
      <w:r w:rsidRPr="001D19F6">
        <w:rPr>
          <w:rFonts w:ascii="Arial" w:eastAsia="굴림" w:hAnsi="Arial" w:cs="Arial"/>
          <w:sz w:val="22"/>
        </w:rPr>
        <w:t>the previous interview</w:t>
      </w:r>
      <w:r w:rsidR="00334A7B" w:rsidRPr="001D19F6">
        <w:rPr>
          <w:rFonts w:ascii="Arial" w:eastAsia="굴림" w:hAnsi="Arial" w:cs="Arial"/>
          <w:sz w:val="22"/>
        </w:rPr>
        <w:t xml:space="preserve"> </w:t>
      </w:r>
      <w:r w:rsidRPr="001D19F6">
        <w:rPr>
          <w:rFonts w:ascii="Arial" w:eastAsia="굴림" w:hAnsi="Arial" w:cs="Arial"/>
          <w:sz w:val="22"/>
        </w:rPr>
        <w:t>(</w:t>
      </w:r>
      <w:r w:rsidR="00523EC6" w:rsidRPr="001D19F6">
        <w:rPr>
          <w:rFonts w:ascii="Arial" w:eastAsia="굴림" w:hAnsi="Arial" w:cs="Arial"/>
          <w:sz w:val="22"/>
        </w:rPr>
        <w:t>year</w:t>
      </w:r>
      <w:r w:rsidR="00334A7B" w:rsidRPr="001D19F6">
        <w:rPr>
          <w:rFonts w:ascii="Arial" w:eastAsia="굴림" w:hAnsi="Arial" w:cs="Arial"/>
          <w:sz w:val="22"/>
        </w:rPr>
        <w:t>/</w:t>
      </w:r>
      <w:r w:rsidRPr="001D19F6">
        <w:rPr>
          <w:rFonts w:ascii="Arial" w:eastAsia="굴림" w:hAnsi="Arial" w:cs="Arial"/>
          <w:sz w:val="22"/>
        </w:rPr>
        <w:t>month</w:t>
      </w:r>
      <w:r w:rsidR="00334A7B" w:rsidRPr="001D19F6">
        <w:rPr>
          <w:rFonts w:ascii="Arial" w:eastAsia="굴림" w:hAnsi="Arial" w:cs="Arial"/>
          <w:sz w:val="22"/>
        </w:rPr>
        <w:t>/</w:t>
      </w:r>
      <w:r w:rsidRPr="001D19F6">
        <w:rPr>
          <w:rFonts w:ascii="Arial" w:eastAsia="굴림" w:hAnsi="Arial" w:cs="Arial"/>
          <w:sz w:val="22"/>
        </w:rPr>
        <w:t>day): [child’s level of education and graduation status]]</w:t>
      </w:r>
    </w:p>
    <w:p w14:paraId="1F2F193F"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No formal education (illiterate) →Go to </w:t>
      </w:r>
      <w:r w:rsidR="0083063B" w:rsidRPr="001D19F6">
        <w:rPr>
          <w:rFonts w:ascii="Arial" w:eastAsia="굴림" w:hAnsi="Arial" w:cs="Arial"/>
          <w:sz w:val="22"/>
        </w:rPr>
        <w:t>Ba012</w:t>
      </w:r>
    </w:p>
    <w:p w14:paraId="6CE84DD1"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No formal education</w:t>
      </w:r>
      <w:r w:rsidR="00AD2934" w:rsidRPr="001D19F6">
        <w:rPr>
          <w:rFonts w:ascii="Arial" w:eastAsia="굴림" w:hAnsi="Arial" w:cs="Arial"/>
          <w:sz w:val="22"/>
        </w:rPr>
        <w:t xml:space="preserve"> </w:t>
      </w:r>
      <w:r w:rsidRPr="001D19F6">
        <w:rPr>
          <w:rFonts w:ascii="Arial" w:eastAsia="굴림" w:hAnsi="Arial" w:cs="Arial"/>
          <w:sz w:val="22"/>
        </w:rPr>
        <w:t>(literate) →Go to Ba012</w:t>
      </w:r>
    </w:p>
    <w:p w14:paraId="26FE3327"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Elementary school →Go to </w:t>
      </w:r>
      <w:r w:rsidR="0083063B" w:rsidRPr="001D19F6">
        <w:rPr>
          <w:rFonts w:ascii="Arial" w:eastAsia="굴림" w:hAnsi="Arial" w:cs="Arial"/>
          <w:sz w:val="22"/>
        </w:rPr>
        <w:t>Ba011</w:t>
      </w:r>
      <w:r w:rsidR="00DE23F5" w:rsidRPr="001D19F6">
        <w:rPr>
          <w:rFonts w:ascii="Arial" w:eastAsia="굴림" w:hAnsi="Arial" w:cs="Arial"/>
          <w:sz w:val="22"/>
        </w:rPr>
        <w:t xml:space="preserve"> </w:t>
      </w:r>
    </w:p>
    <w:p w14:paraId="00FD2C20"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Middle school (or equivalent qualification </w:t>
      </w:r>
      <w:r w:rsidR="0052190D" w:rsidRPr="001D19F6">
        <w:rPr>
          <w:rFonts w:ascii="Arial" w:eastAsia="굴림" w:hAnsi="Arial" w:cs="Arial"/>
          <w:sz w:val="22"/>
        </w:rPr>
        <w:t>exam</w:t>
      </w:r>
      <w:r w:rsidRPr="001D19F6">
        <w:rPr>
          <w:rFonts w:ascii="Arial" w:eastAsia="굴림" w:hAnsi="Arial" w:cs="Arial"/>
          <w:sz w:val="22"/>
        </w:rPr>
        <w:t>) →Go to Ba011</w:t>
      </w:r>
    </w:p>
    <w:p w14:paraId="0B9269A5"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High school (or equivalent qualification </w:t>
      </w:r>
      <w:r w:rsidR="0052190D" w:rsidRPr="001D19F6">
        <w:rPr>
          <w:rFonts w:ascii="Arial" w:eastAsia="굴림" w:hAnsi="Arial" w:cs="Arial"/>
          <w:sz w:val="22"/>
        </w:rPr>
        <w:t>exam</w:t>
      </w:r>
      <w:r w:rsidRPr="001D19F6">
        <w:rPr>
          <w:rFonts w:ascii="Arial" w:eastAsia="굴림" w:hAnsi="Arial" w:cs="Arial"/>
          <w:sz w:val="22"/>
        </w:rPr>
        <w:t>) →Go to Ba011</w:t>
      </w:r>
    </w:p>
    <w:p w14:paraId="0AEBA441" w14:textId="77777777" w:rsidR="000923F0" w:rsidRPr="001D19F6" w:rsidRDefault="00CF453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Professional/ vocational school/ </w:t>
      </w:r>
      <w:r w:rsidR="00BD150A" w:rsidRPr="001D19F6">
        <w:rPr>
          <w:rFonts w:ascii="Arial" w:eastAsia="굴림" w:hAnsi="Arial" w:cs="Arial"/>
          <w:sz w:val="22"/>
        </w:rPr>
        <w:t>college →Go</w:t>
      </w:r>
      <w:r w:rsidR="000923F0" w:rsidRPr="001D19F6">
        <w:rPr>
          <w:rFonts w:ascii="Arial" w:eastAsia="굴림" w:hAnsi="Arial" w:cs="Arial"/>
          <w:sz w:val="22"/>
        </w:rPr>
        <w:t xml:space="preserve"> to Ba011</w:t>
      </w:r>
    </w:p>
    <w:p w14:paraId="0D091145" w14:textId="77777777" w:rsidR="000923F0" w:rsidRPr="001D19F6" w:rsidRDefault="00CF453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 xml:space="preserve">University </w:t>
      </w:r>
      <w:r w:rsidR="000923F0" w:rsidRPr="001D19F6">
        <w:rPr>
          <w:rFonts w:ascii="Arial" w:eastAsia="굴림" w:hAnsi="Arial" w:cs="Arial"/>
          <w:sz w:val="22"/>
        </w:rPr>
        <w:t>→Go to Ba011</w:t>
      </w:r>
    </w:p>
    <w:p w14:paraId="2FE83003"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Graduate school (Master degree) →Go to Ba011</w:t>
      </w:r>
    </w:p>
    <w:p w14:paraId="7986BE29" w14:textId="77777777" w:rsidR="000923F0" w:rsidRPr="001D19F6" w:rsidRDefault="000923F0" w:rsidP="002D0E30">
      <w:pPr>
        <w:pStyle w:val="a6"/>
        <w:numPr>
          <w:ilvl w:val="0"/>
          <w:numId w:val="52"/>
        </w:numPr>
        <w:wordWrap/>
        <w:spacing w:line="360" w:lineRule="auto"/>
        <w:ind w:leftChars="0"/>
        <w:rPr>
          <w:rFonts w:ascii="Arial" w:eastAsia="굴림" w:hAnsi="Arial" w:cs="Arial"/>
          <w:sz w:val="22"/>
        </w:rPr>
      </w:pPr>
      <w:r w:rsidRPr="001D19F6">
        <w:rPr>
          <w:rFonts w:ascii="Arial" w:eastAsia="굴림" w:hAnsi="Arial" w:cs="Arial"/>
          <w:sz w:val="22"/>
        </w:rPr>
        <w:t>Post college (PhD) →Go to Ba011</w:t>
      </w:r>
    </w:p>
    <w:p w14:paraId="413A3600" w14:textId="77777777" w:rsidR="000923F0" w:rsidRPr="001D19F6" w:rsidRDefault="00FC1095" w:rsidP="00FC1095">
      <w:pPr>
        <w:wordWrap/>
        <w:spacing w:line="360" w:lineRule="auto"/>
        <w:ind w:left="400"/>
        <w:rPr>
          <w:rFonts w:ascii="Arial" w:eastAsia="굴림" w:hAnsi="Arial" w:cs="Arial"/>
          <w:sz w:val="22"/>
        </w:rPr>
      </w:pPr>
      <w:r w:rsidRPr="001D19F6">
        <w:rPr>
          <w:rFonts w:ascii="Arial" w:eastAsia="굴림" w:hAnsi="Arial" w:cs="Arial"/>
          <w:sz w:val="22"/>
        </w:rPr>
        <w:t>[97]</w:t>
      </w:r>
      <w:r w:rsidR="0007714A" w:rsidRPr="001D19F6">
        <w:rPr>
          <w:rFonts w:ascii="Arial" w:eastAsia="굴림" w:hAnsi="Arial" w:cs="Arial"/>
          <w:sz w:val="22"/>
        </w:rPr>
        <w:t xml:space="preserve"> </w:t>
      </w:r>
      <w:r w:rsidR="000923F0" w:rsidRPr="001D19F6">
        <w:rPr>
          <w:rFonts w:ascii="Arial" w:eastAsia="굴림" w:hAnsi="Arial" w:cs="Arial"/>
          <w:sz w:val="22"/>
        </w:rPr>
        <w:t xml:space="preserve">Others </w:t>
      </w:r>
    </w:p>
    <w:p w14:paraId="71366D0C" w14:textId="77777777" w:rsidR="005D5299" w:rsidRPr="001D19F6" w:rsidRDefault="005D5299" w:rsidP="005D5299">
      <w:pPr>
        <w:wordWrap/>
        <w:spacing w:line="360" w:lineRule="auto"/>
        <w:rPr>
          <w:rFonts w:ascii="Arial" w:eastAsia="굴림" w:hAnsi="Arial" w:cs="Arial"/>
          <w:sz w:val="22"/>
        </w:rPr>
      </w:pPr>
    </w:p>
    <w:p w14:paraId="50025766"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Ba010. </w:t>
      </w:r>
      <w:r w:rsidR="00E3246A" w:rsidRPr="001D19F6">
        <w:rPr>
          <w:rFonts w:ascii="Arial" w:eastAsia="굴림" w:hAnsi="Arial" w:cs="Arial"/>
          <w:sz w:val="22"/>
        </w:rPr>
        <w:t>If others, p</w:t>
      </w:r>
      <w:r w:rsidRPr="001D19F6">
        <w:rPr>
          <w:rFonts w:ascii="Arial" w:eastAsia="굴림" w:hAnsi="Arial" w:cs="Arial"/>
          <w:sz w:val="22"/>
        </w:rPr>
        <w:t>lease specify.</w:t>
      </w:r>
    </w:p>
    <w:p w14:paraId="04DFCF95" w14:textId="77777777" w:rsidR="001A0623" w:rsidRPr="001D19F6" w:rsidRDefault="001A0623" w:rsidP="001A0623">
      <w:pPr>
        <w:wordWrap/>
        <w:spacing w:line="360" w:lineRule="auto"/>
        <w:ind w:left="779" w:hangingChars="354" w:hanging="779"/>
        <w:rPr>
          <w:rFonts w:ascii="Arial" w:eastAsia="굴림" w:hAnsi="Arial" w:cs="Arial"/>
          <w:sz w:val="22"/>
        </w:rPr>
      </w:pPr>
      <w:r w:rsidRPr="001D19F6">
        <w:rPr>
          <w:rFonts w:ascii="Arial" w:eastAsia="굴림" w:hAnsi="Arial" w:cs="Arial"/>
          <w:sz w:val="22"/>
        </w:rPr>
        <w:t>[IWER: Response in the previous interview (year/month/day): [child’s level of e</w:t>
      </w:r>
      <w:r w:rsidR="004B7AB5" w:rsidRPr="001D19F6">
        <w:rPr>
          <w:rFonts w:ascii="Arial" w:eastAsia="굴림" w:hAnsi="Arial" w:cs="Arial"/>
          <w:sz w:val="22"/>
        </w:rPr>
        <w:t>ducation and graduation status]</w:t>
      </w:r>
    </w:p>
    <w:p w14:paraId="192B2D58" w14:textId="77777777" w:rsidR="005D5299" w:rsidRPr="001D19F6" w:rsidRDefault="001A0623" w:rsidP="005D5299">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287754DF" w14:textId="77777777" w:rsidR="005D5299" w:rsidRPr="001D19F6" w:rsidRDefault="005D5299" w:rsidP="005D5299">
      <w:pPr>
        <w:wordWrap/>
        <w:spacing w:line="360" w:lineRule="auto"/>
        <w:rPr>
          <w:rFonts w:ascii="Arial" w:eastAsia="굴림" w:hAnsi="Arial" w:cs="Arial"/>
          <w:sz w:val="22"/>
        </w:rPr>
      </w:pPr>
    </w:p>
    <w:p w14:paraId="04FFC8EE" w14:textId="77777777" w:rsidR="0076095A" w:rsidRPr="001D19F6" w:rsidRDefault="005D5299" w:rsidP="001F4996">
      <w:pPr>
        <w:wordWrap/>
        <w:spacing w:line="360" w:lineRule="auto"/>
        <w:rPr>
          <w:rFonts w:ascii="Arial" w:eastAsia="굴림" w:hAnsi="Arial" w:cs="Arial"/>
          <w:sz w:val="22"/>
        </w:rPr>
      </w:pPr>
      <w:r w:rsidRPr="001D19F6">
        <w:rPr>
          <w:rFonts w:ascii="Arial" w:eastAsia="굴림" w:hAnsi="Arial" w:cs="Arial"/>
          <w:sz w:val="22"/>
        </w:rPr>
        <w:t xml:space="preserve">Ba011. </w:t>
      </w:r>
      <w:r w:rsidR="001F4996" w:rsidRPr="001D19F6">
        <w:rPr>
          <w:rFonts w:ascii="Arial" w:eastAsia="굴림" w:hAnsi="Arial" w:cs="Arial"/>
          <w:sz w:val="22"/>
        </w:rPr>
        <w:t xml:space="preserve">Did </w:t>
      </w:r>
      <w:r w:rsidR="00DB38D2" w:rsidRPr="001D19F6">
        <w:rPr>
          <w:rFonts w:ascii="Arial" w:eastAsia="굴림" w:hAnsi="Arial" w:cs="Arial"/>
          <w:sz w:val="22"/>
        </w:rPr>
        <w:t xml:space="preserve">he/she </w:t>
      </w:r>
      <w:r w:rsidR="001F4996" w:rsidRPr="001D19F6">
        <w:rPr>
          <w:rFonts w:ascii="Arial" w:eastAsia="굴림" w:hAnsi="Arial" w:cs="Arial"/>
          <w:sz w:val="22"/>
        </w:rPr>
        <w:t>graduate, drop out or obtain an equivalent qualification by passing</w:t>
      </w:r>
      <w:r w:rsidR="001A0623" w:rsidRPr="001D19F6">
        <w:rPr>
          <w:rFonts w:ascii="Arial" w:eastAsia="굴림" w:hAnsi="Arial" w:cs="Arial"/>
          <w:sz w:val="22"/>
        </w:rPr>
        <w:t xml:space="preserve"> </w:t>
      </w:r>
      <w:r w:rsidR="001F4996" w:rsidRPr="001D19F6">
        <w:rPr>
          <w:rFonts w:ascii="Arial" w:eastAsia="굴림" w:hAnsi="Arial" w:cs="Arial"/>
          <w:sz w:val="22"/>
        </w:rPr>
        <w:t xml:space="preserve">the qualification </w:t>
      </w:r>
      <w:r w:rsidR="0052190D" w:rsidRPr="001D19F6">
        <w:rPr>
          <w:rFonts w:ascii="Arial" w:eastAsia="굴림" w:hAnsi="Arial" w:cs="Arial"/>
          <w:sz w:val="22"/>
        </w:rPr>
        <w:t>exam</w:t>
      </w:r>
      <w:r w:rsidR="001F4996" w:rsidRPr="001D19F6">
        <w:rPr>
          <w:rFonts w:ascii="Arial" w:eastAsia="굴림" w:hAnsi="Arial" w:cs="Arial"/>
          <w:sz w:val="22"/>
        </w:rPr>
        <w:t xml:space="preserve"> though not completing </w:t>
      </w:r>
      <w:r w:rsidR="00DB38D2" w:rsidRPr="001D19F6">
        <w:rPr>
          <w:rFonts w:ascii="Arial" w:eastAsia="굴림" w:hAnsi="Arial" w:cs="Arial"/>
          <w:sz w:val="22"/>
        </w:rPr>
        <w:t>the</w:t>
      </w:r>
      <w:r w:rsidR="001A0623" w:rsidRPr="001D19F6">
        <w:rPr>
          <w:rFonts w:ascii="Arial" w:eastAsia="굴림" w:hAnsi="Arial" w:cs="Arial"/>
          <w:sz w:val="22"/>
        </w:rPr>
        <w:t xml:space="preserve"> </w:t>
      </w:r>
      <w:r w:rsidR="001F4996" w:rsidRPr="001D19F6">
        <w:rPr>
          <w:rFonts w:ascii="Arial" w:eastAsia="굴림" w:hAnsi="Arial" w:cs="Arial"/>
          <w:sz w:val="22"/>
        </w:rPr>
        <w:t>school?</w:t>
      </w:r>
    </w:p>
    <w:p w14:paraId="63CC04BC" w14:textId="77777777" w:rsidR="001A0623" w:rsidRPr="001D19F6" w:rsidRDefault="001A0623" w:rsidP="001A0623">
      <w:pPr>
        <w:wordWrap/>
        <w:spacing w:line="360" w:lineRule="auto"/>
        <w:ind w:left="779" w:hangingChars="354" w:hanging="779"/>
        <w:rPr>
          <w:rFonts w:ascii="Arial" w:eastAsia="굴림" w:hAnsi="Arial" w:cs="Arial"/>
          <w:sz w:val="22"/>
        </w:rPr>
      </w:pPr>
      <w:r w:rsidRPr="001D19F6">
        <w:rPr>
          <w:rFonts w:ascii="Arial" w:eastAsia="굴림" w:hAnsi="Arial" w:cs="Arial"/>
          <w:sz w:val="22"/>
        </w:rPr>
        <w:t>[IWER: Response in the previous interview (year/month/day): [child’s level of education and graduation status]]</w:t>
      </w:r>
    </w:p>
    <w:p w14:paraId="24DE9BEE" w14:textId="77777777" w:rsidR="001A0623" w:rsidRPr="001D19F6" w:rsidRDefault="001A0623" w:rsidP="002D0E30">
      <w:pPr>
        <w:pStyle w:val="a6"/>
        <w:numPr>
          <w:ilvl w:val="0"/>
          <w:numId w:val="53"/>
        </w:numPr>
        <w:wordWrap/>
        <w:spacing w:line="360" w:lineRule="auto"/>
        <w:ind w:leftChars="0"/>
        <w:rPr>
          <w:rFonts w:ascii="Arial" w:eastAsia="굴림" w:hAnsi="Arial" w:cs="Arial"/>
          <w:sz w:val="22"/>
        </w:rPr>
      </w:pPr>
      <w:r w:rsidRPr="001D19F6">
        <w:rPr>
          <w:rFonts w:ascii="Arial" w:eastAsia="굴림" w:hAnsi="Arial" w:cs="Arial"/>
          <w:sz w:val="22"/>
        </w:rPr>
        <w:t>Currently attending</w:t>
      </w:r>
    </w:p>
    <w:p w14:paraId="0B10C810" w14:textId="77777777" w:rsidR="001A0623" w:rsidRPr="001D19F6" w:rsidRDefault="001A0623" w:rsidP="002D0E30">
      <w:pPr>
        <w:pStyle w:val="a6"/>
        <w:numPr>
          <w:ilvl w:val="0"/>
          <w:numId w:val="53"/>
        </w:numPr>
        <w:wordWrap/>
        <w:spacing w:line="360" w:lineRule="auto"/>
        <w:ind w:leftChars="0"/>
        <w:rPr>
          <w:rFonts w:ascii="Arial" w:eastAsia="굴림" w:hAnsi="Arial" w:cs="Arial"/>
          <w:sz w:val="22"/>
        </w:rPr>
      </w:pPr>
      <w:r w:rsidRPr="001D19F6">
        <w:rPr>
          <w:rFonts w:ascii="Arial" w:eastAsia="굴림" w:hAnsi="Arial" w:cs="Arial"/>
          <w:sz w:val="22"/>
        </w:rPr>
        <w:t>Graduated</w:t>
      </w:r>
    </w:p>
    <w:p w14:paraId="1DD7D60C" w14:textId="77777777" w:rsidR="001A0623" w:rsidRPr="001D19F6" w:rsidRDefault="001A0623" w:rsidP="002D0E30">
      <w:pPr>
        <w:pStyle w:val="a6"/>
        <w:numPr>
          <w:ilvl w:val="0"/>
          <w:numId w:val="53"/>
        </w:numPr>
        <w:wordWrap/>
        <w:spacing w:line="360" w:lineRule="auto"/>
        <w:ind w:leftChars="0"/>
        <w:rPr>
          <w:rFonts w:ascii="Arial" w:eastAsia="굴림" w:hAnsi="Arial" w:cs="Arial"/>
          <w:sz w:val="22"/>
        </w:rPr>
      </w:pPr>
      <w:r w:rsidRPr="001D19F6">
        <w:rPr>
          <w:rFonts w:ascii="Arial" w:eastAsia="굴림" w:hAnsi="Arial" w:cs="Arial"/>
          <w:sz w:val="22"/>
        </w:rPr>
        <w:t>Dropped out</w:t>
      </w:r>
    </w:p>
    <w:p w14:paraId="7C3B41BA" w14:textId="77777777" w:rsidR="001A0623" w:rsidRPr="001D19F6" w:rsidRDefault="001A0623" w:rsidP="002D0E30">
      <w:pPr>
        <w:pStyle w:val="a6"/>
        <w:numPr>
          <w:ilvl w:val="0"/>
          <w:numId w:val="53"/>
        </w:numPr>
        <w:wordWrap/>
        <w:spacing w:line="360" w:lineRule="auto"/>
        <w:ind w:leftChars="0"/>
        <w:rPr>
          <w:rFonts w:ascii="Arial" w:eastAsia="굴림" w:hAnsi="Arial" w:cs="Arial"/>
          <w:sz w:val="22"/>
        </w:rPr>
      </w:pPr>
      <w:r w:rsidRPr="001D19F6">
        <w:rPr>
          <w:rFonts w:ascii="Arial" w:eastAsia="굴림" w:hAnsi="Arial" w:cs="Arial"/>
          <w:sz w:val="22"/>
        </w:rPr>
        <w:t>Completed</w:t>
      </w:r>
    </w:p>
    <w:p w14:paraId="085585B1" w14:textId="77777777" w:rsidR="001A0623" w:rsidRPr="001D19F6" w:rsidRDefault="001A0623" w:rsidP="002D0E30">
      <w:pPr>
        <w:pStyle w:val="a6"/>
        <w:numPr>
          <w:ilvl w:val="0"/>
          <w:numId w:val="53"/>
        </w:numPr>
        <w:wordWrap/>
        <w:spacing w:line="360" w:lineRule="auto"/>
        <w:ind w:leftChars="0"/>
        <w:rPr>
          <w:rFonts w:ascii="Arial" w:eastAsia="굴림" w:hAnsi="Arial" w:cs="Arial"/>
          <w:sz w:val="22"/>
        </w:rPr>
      </w:pPr>
      <w:r w:rsidRPr="001D19F6">
        <w:rPr>
          <w:rFonts w:ascii="Arial" w:eastAsia="굴림" w:hAnsi="Arial" w:cs="Arial"/>
          <w:sz w:val="22"/>
        </w:rPr>
        <w:t xml:space="preserve">Obtained an equivalent qualification through the qualification </w:t>
      </w:r>
      <w:r w:rsidR="0052190D" w:rsidRPr="001D19F6">
        <w:rPr>
          <w:rFonts w:ascii="Arial" w:eastAsia="굴림" w:hAnsi="Arial" w:cs="Arial"/>
          <w:sz w:val="22"/>
        </w:rPr>
        <w:t>exam</w:t>
      </w:r>
    </w:p>
    <w:p w14:paraId="53F69A5C" w14:textId="77777777" w:rsidR="005D5299" w:rsidRPr="001D19F6" w:rsidRDefault="005D5299" w:rsidP="005D5299">
      <w:pPr>
        <w:wordWrap/>
        <w:spacing w:line="360" w:lineRule="auto"/>
        <w:rPr>
          <w:rFonts w:ascii="Arial" w:eastAsia="굴림" w:hAnsi="Arial" w:cs="Arial"/>
          <w:sz w:val="22"/>
        </w:rPr>
      </w:pPr>
    </w:p>
    <w:p w14:paraId="368CAB11"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Ba012. Does </w:t>
      </w:r>
      <w:r w:rsidR="001F4996" w:rsidRPr="001D19F6">
        <w:rPr>
          <w:rFonts w:ascii="Arial" w:eastAsia="굴림" w:hAnsi="Arial" w:cs="Arial"/>
          <w:sz w:val="22"/>
        </w:rPr>
        <w:t>[child's name]</w:t>
      </w:r>
      <w:r w:rsidR="001A0623" w:rsidRPr="001D19F6">
        <w:rPr>
          <w:rFonts w:ascii="Arial" w:eastAsia="굴림" w:hAnsi="Arial" w:cs="Arial"/>
          <w:sz w:val="22"/>
        </w:rPr>
        <w:t xml:space="preserve"> </w:t>
      </w:r>
      <w:r w:rsidRPr="001D19F6">
        <w:rPr>
          <w:rFonts w:ascii="Arial" w:eastAsia="굴림" w:hAnsi="Arial" w:cs="Arial"/>
          <w:sz w:val="22"/>
        </w:rPr>
        <w:t>work for pay?</w:t>
      </w:r>
    </w:p>
    <w:p w14:paraId="4D8B7761" w14:textId="77777777" w:rsidR="00BB66DE" w:rsidRPr="001D19F6" w:rsidRDefault="00BB66DE" w:rsidP="0086661D">
      <w:pPr>
        <w:wordWrap/>
        <w:spacing w:line="360" w:lineRule="auto"/>
        <w:ind w:left="779" w:hangingChars="354" w:hanging="779"/>
        <w:rPr>
          <w:rFonts w:ascii="Arial" w:eastAsia="굴림" w:hAnsi="Arial" w:cs="Arial"/>
          <w:sz w:val="22"/>
        </w:rPr>
      </w:pPr>
      <w:r w:rsidRPr="001D19F6">
        <w:rPr>
          <w:rFonts w:ascii="Arial" w:eastAsia="굴림" w:hAnsi="Arial" w:cs="Arial"/>
          <w:sz w:val="22"/>
        </w:rPr>
        <w:t xml:space="preserve">[IWER: Response </w:t>
      </w:r>
      <w:r w:rsidR="00D953B5" w:rsidRPr="001D19F6">
        <w:rPr>
          <w:rFonts w:ascii="Arial" w:eastAsia="굴림" w:hAnsi="Arial" w:cs="Arial"/>
          <w:sz w:val="22"/>
        </w:rPr>
        <w:t xml:space="preserve">in </w:t>
      </w:r>
      <w:r w:rsidR="007D04CC" w:rsidRPr="001D19F6">
        <w:rPr>
          <w:rFonts w:ascii="Arial" w:eastAsia="굴림" w:hAnsi="Arial" w:cs="Arial"/>
          <w:sz w:val="22"/>
        </w:rPr>
        <w:t>the previous interview</w:t>
      </w:r>
      <w:r w:rsidRPr="001D19F6">
        <w:rPr>
          <w:rFonts w:ascii="Arial" w:eastAsia="굴림" w:hAnsi="Arial" w:cs="Arial"/>
          <w:sz w:val="22"/>
        </w:rPr>
        <w:t xml:space="preserve">: </w:t>
      </w:r>
      <w:r w:rsidR="000A69E5" w:rsidRPr="001D19F6">
        <w:rPr>
          <w:rFonts w:ascii="Arial" w:eastAsia="굴림" w:hAnsi="Arial" w:cs="Arial"/>
          <w:sz w:val="22"/>
        </w:rPr>
        <w:t>w</w:t>
      </w:r>
      <w:r w:rsidR="001A0623" w:rsidRPr="001D19F6">
        <w:rPr>
          <w:rFonts w:ascii="Arial" w:eastAsia="굴림" w:hAnsi="Arial" w:cs="Arial"/>
          <w:sz w:val="22"/>
        </w:rPr>
        <w:t>hether the child works for pay]</w:t>
      </w:r>
    </w:p>
    <w:p w14:paraId="7A6F93A9" w14:textId="77777777" w:rsidR="001A0623" w:rsidRPr="001D19F6" w:rsidRDefault="001A0623" w:rsidP="002D0E30">
      <w:pPr>
        <w:pStyle w:val="a6"/>
        <w:numPr>
          <w:ilvl w:val="0"/>
          <w:numId w:val="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580A8EA" w14:textId="77777777" w:rsidR="005D5299" w:rsidRPr="001D19F6" w:rsidRDefault="005D5299" w:rsidP="005D5299">
      <w:pPr>
        <w:wordWrap/>
        <w:spacing w:line="360" w:lineRule="auto"/>
        <w:rPr>
          <w:rFonts w:ascii="Arial" w:eastAsia="굴림" w:hAnsi="Arial" w:cs="Arial"/>
          <w:sz w:val="22"/>
        </w:rPr>
      </w:pPr>
    </w:p>
    <w:p w14:paraId="53DCEFD9"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Ba013. Is </w:t>
      </w:r>
      <w:r w:rsidR="001F4996" w:rsidRPr="001D19F6">
        <w:rPr>
          <w:rFonts w:ascii="Arial" w:eastAsia="굴림" w:hAnsi="Arial" w:cs="Arial"/>
          <w:sz w:val="22"/>
        </w:rPr>
        <w:t>[child's name]</w:t>
      </w:r>
      <w:r w:rsidR="001A0623" w:rsidRPr="001D19F6">
        <w:rPr>
          <w:rFonts w:ascii="Arial" w:eastAsia="굴림" w:hAnsi="Arial" w:cs="Arial"/>
          <w:sz w:val="22"/>
        </w:rPr>
        <w:t xml:space="preserve"> </w:t>
      </w:r>
      <w:r w:rsidRPr="001D19F6">
        <w:rPr>
          <w:rFonts w:ascii="Arial" w:eastAsia="굴림" w:hAnsi="Arial" w:cs="Arial"/>
          <w:sz w:val="22"/>
        </w:rPr>
        <w:t xml:space="preserve">currently </w:t>
      </w:r>
      <w:r w:rsidR="001F4996" w:rsidRPr="001D19F6">
        <w:rPr>
          <w:rFonts w:ascii="Arial" w:eastAsia="굴림" w:hAnsi="Arial" w:cs="Arial"/>
          <w:sz w:val="22"/>
        </w:rPr>
        <w:t xml:space="preserve">co-residing </w:t>
      </w:r>
      <w:r w:rsidRPr="001D19F6">
        <w:rPr>
          <w:rFonts w:ascii="Arial" w:eastAsia="굴림" w:hAnsi="Arial" w:cs="Arial"/>
          <w:sz w:val="22"/>
        </w:rPr>
        <w:t>with you?</w:t>
      </w:r>
    </w:p>
    <w:p w14:paraId="5DEA45AD" w14:textId="77777777" w:rsidR="000A69E5"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[IWER:</w:t>
      </w:r>
      <w:r w:rsidR="007C1D0B" w:rsidRPr="001D19F6">
        <w:rPr>
          <w:rFonts w:ascii="Arial" w:eastAsia="굴림" w:hAnsi="Arial" w:cs="Arial"/>
          <w:sz w:val="22"/>
        </w:rPr>
        <w:t xml:space="preserve"> </w:t>
      </w:r>
      <w:r w:rsidR="001F4996" w:rsidRPr="001D19F6">
        <w:rPr>
          <w:rFonts w:ascii="Arial" w:eastAsia="굴림" w:hAnsi="Arial" w:cs="Arial"/>
          <w:sz w:val="22"/>
        </w:rPr>
        <w:t>If the</w:t>
      </w:r>
      <w:r w:rsidRPr="001D19F6">
        <w:rPr>
          <w:rFonts w:ascii="Arial" w:eastAsia="굴림" w:hAnsi="Arial" w:cs="Arial"/>
          <w:sz w:val="22"/>
        </w:rPr>
        <w:t xml:space="preserve"> chil</w:t>
      </w:r>
      <w:r w:rsidR="001F4996" w:rsidRPr="001D19F6">
        <w:rPr>
          <w:rFonts w:ascii="Arial" w:eastAsia="굴림" w:hAnsi="Arial" w:cs="Arial"/>
          <w:sz w:val="22"/>
        </w:rPr>
        <w:t>d lives away from home due to study or work</w:t>
      </w:r>
      <w:r w:rsidR="00155115" w:rsidRPr="001D19F6">
        <w:rPr>
          <w:rFonts w:ascii="Arial" w:eastAsia="굴림" w:hAnsi="Arial" w:cs="Arial"/>
          <w:sz w:val="22"/>
        </w:rPr>
        <w:t xml:space="preserve">, </w:t>
      </w:r>
      <w:r w:rsidR="001F4996" w:rsidRPr="001D19F6">
        <w:rPr>
          <w:rFonts w:ascii="Arial" w:eastAsia="굴림" w:hAnsi="Arial" w:cs="Arial"/>
          <w:sz w:val="22"/>
        </w:rPr>
        <w:t xml:space="preserve">he/she </w:t>
      </w:r>
      <w:r w:rsidR="00155115" w:rsidRPr="001D19F6">
        <w:rPr>
          <w:rFonts w:ascii="Arial" w:eastAsia="굴림" w:hAnsi="Arial" w:cs="Arial"/>
          <w:sz w:val="22"/>
        </w:rPr>
        <w:t>is</w:t>
      </w:r>
      <w:r w:rsidR="004F0EB7" w:rsidRPr="001D19F6">
        <w:rPr>
          <w:rFonts w:ascii="Arial" w:eastAsia="굴림" w:hAnsi="Arial" w:cs="Arial"/>
          <w:sz w:val="22"/>
        </w:rPr>
        <w:t xml:space="preserve"> not </w:t>
      </w:r>
      <w:r w:rsidR="001F4996" w:rsidRPr="001D19F6">
        <w:rPr>
          <w:rFonts w:ascii="Arial" w:eastAsia="굴림" w:hAnsi="Arial" w:cs="Arial"/>
          <w:sz w:val="22"/>
        </w:rPr>
        <w:t xml:space="preserve">co-residing </w:t>
      </w:r>
      <w:r w:rsidRPr="001D19F6">
        <w:rPr>
          <w:rFonts w:ascii="Arial" w:eastAsia="굴림" w:hAnsi="Arial" w:cs="Arial"/>
          <w:sz w:val="22"/>
        </w:rPr>
        <w:t>with</w:t>
      </w:r>
      <w:r w:rsidR="004F0EB7" w:rsidRPr="001D19F6">
        <w:rPr>
          <w:rFonts w:ascii="Arial" w:eastAsia="굴림" w:hAnsi="Arial" w:cs="Arial"/>
          <w:sz w:val="22"/>
        </w:rPr>
        <w:t xml:space="preserve"> R</w:t>
      </w:r>
      <w:r w:rsidRPr="001D19F6">
        <w:rPr>
          <w:rFonts w:ascii="Arial" w:eastAsia="굴림" w:hAnsi="Arial" w:cs="Arial"/>
          <w:sz w:val="22"/>
        </w:rPr>
        <w:t>.</w:t>
      </w:r>
    </w:p>
    <w:p w14:paraId="7F7FE29F" w14:textId="77777777" w:rsidR="005D5299" w:rsidRPr="001D19F6" w:rsidRDefault="000A69E5" w:rsidP="007C1D0B">
      <w:pPr>
        <w:wordWrap/>
        <w:spacing w:line="360" w:lineRule="auto"/>
        <w:rPr>
          <w:rFonts w:ascii="Arial" w:eastAsia="굴림" w:hAnsi="Arial" w:cs="Arial"/>
          <w:sz w:val="22"/>
        </w:rPr>
      </w:pPr>
      <w:r w:rsidRPr="001D19F6">
        <w:rPr>
          <w:rFonts w:ascii="Arial" w:eastAsia="굴림" w:hAnsi="Arial" w:cs="Arial"/>
          <w:sz w:val="22"/>
        </w:rPr>
        <w:t xml:space="preserve">Response </w:t>
      </w:r>
      <w:r w:rsidR="00D953B5" w:rsidRPr="001D19F6">
        <w:rPr>
          <w:rFonts w:ascii="Arial" w:eastAsia="굴림" w:hAnsi="Arial" w:cs="Arial"/>
          <w:sz w:val="22"/>
        </w:rPr>
        <w:t xml:space="preserve">in </w:t>
      </w:r>
      <w:r w:rsidR="007D04CC" w:rsidRPr="001D19F6">
        <w:rPr>
          <w:rFonts w:ascii="Arial" w:eastAsia="굴림" w:hAnsi="Arial" w:cs="Arial"/>
          <w:sz w:val="22"/>
        </w:rPr>
        <w:t>the previous interview</w:t>
      </w:r>
      <w:r w:rsidRPr="001D19F6">
        <w:rPr>
          <w:rFonts w:ascii="Arial" w:eastAsia="굴림" w:hAnsi="Arial" w:cs="Arial"/>
          <w:sz w:val="22"/>
        </w:rPr>
        <w:t xml:space="preserve">: </w:t>
      </w:r>
      <w:r w:rsidR="001A0623" w:rsidRPr="001D19F6">
        <w:rPr>
          <w:rFonts w:ascii="Arial" w:eastAsia="굴림" w:hAnsi="Arial" w:cs="Arial"/>
          <w:sz w:val="22"/>
        </w:rPr>
        <w:t>co-residing/not co-residing</w:t>
      </w:r>
      <w:r w:rsidRPr="001D19F6">
        <w:rPr>
          <w:rFonts w:ascii="Arial" w:eastAsia="굴림" w:hAnsi="Arial" w:cs="Arial"/>
          <w:sz w:val="22"/>
        </w:rPr>
        <w:t>]</w:t>
      </w:r>
    </w:p>
    <w:p w14:paraId="6825F9BA" w14:textId="77777777" w:rsidR="001A0623" w:rsidRPr="001D19F6" w:rsidRDefault="001A0623" w:rsidP="002D0E30">
      <w:pPr>
        <w:pStyle w:val="a6"/>
        <w:numPr>
          <w:ilvl w:val="0"/>
          <w:numId w:val="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3EA3A1A" w14:textId="77777777" w:rsidR="00CC4474"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lastRenderedPageBreak/>
        <w:t xml:space="preserve">Ba014. </w:t>
      </w:r>
      <w:r w:rsidR="001F4996" w:rsidRPr="00125CFB">
        <w:rPr>
          <w:rFonts w:ascii="Arial" w:eastAsia="굴림" w:hAnsi="Arial" w:cs="Arial"/>
          <w:sz w:val="22"/>
        </w:rPr>
        <w:t xml:space="preserve">At the time of </w:t>
      </w:r>
      <w:r w:rsidRPr="00125CFB">
        <w:rPr>
          <w:rFonts w:ascii="Arial" w:eastAsia="굴림" w:hAnsi="Arial" w:cs="Arial"/>
          <w:sz w:val="22"/>
        </w:rPr>
        <w:t>the previous interview, you [</w:t>
      </w:r>
      <w:r w:rsidR="001F4996" w:rsidRPr="00125CFB">
        <w:rPr>
          <w:rFonts w:ascii="Arial" w:eastAsia="굴림" w:hAnsi="Arial" w:cs="Arial"/>
          <w:sz w:val="22"/>
        </w:rPr>
        <w:t>were /weren’t co-residing</w:t>
      </w:r>
      <w:r w:rsidRPr="00125CFB">
        <w:rPr>
          <w:rFonts w:ascii="Arial" w:eastAsia="굴림" w:hAnsi="Arial" w:cs="Arial"/>
          <w:sz w:val="22"/>
        </w:rPr>
        <w:t>] with [child's name].</w:t>
      </w:r>
      <w:r w:rsidR="00CC4474" w:rsidRPr="00125CFB">
        <w:rPr>
          <w:rFonts w:ascii="Arial" w:eastAsia="굴림" w:hAnsi="Arial" w:cs="Arial"/>
          <w:sz w:val="22"/>
        </w:rPr>
        <w:t xml:space="preserve"> </w:t>
      </w:r>
    </w:p>
    <w:p w14:paraId="1BC3AFA5" w14:textId="568CD3D9" w:rsidR="004B7AB5" w:rsidRPr="00125CFB" w:rsidRDefault="00CC4474" w:rsidP="005D5299">
      <w:pPr>
        <w:wordWrap/>
        <w:spacing w:line="360" w:lineRule="auto"/>
        <w:rPr>
          <w:rFonts w:ascii="Arial" w:eastAsia="굴림" w:hAnsi="Arial" w:cs="Arial"/>
          <w:sz w:val="22"/>
        </w:rPr>
      </w:pPr>
      <w:r w:rsidRPr="00125CFB">
        <w:rPr>
          <w:rFonts w:ascii="Arial" w:eastAsia="굴림" w:hAnsi="Arial" w:cs="Arial"/>
          <w:sz w:val="22"/>
        </w:rPr>
        <w:t xml:space="preserve">If you lived with your child in any month in the last </w:t>
      </w:r>
      <w:r w:rsidR="00D953B5" w:rsidRPr="00125CFB">
        <w:rPr>
          <w:rFonts w:ascii="Arial" w:eastAsia="굴림" w:hAnsi="Arial" w:cs="Arial"/>
          <w:sz w:val="22"/>
        </w:rPr>
        <w:t xml:space="preserve">calendar </w:t>
      </w:r>
      <w:r w:rsidR="000A69E5" w:rsidRPr="00125CFB">
        <w:rPr>
          <w:rFonts w:ascii="Arial" w:eastAsia="굴림" w:hAnsi="Arial" w:cs="Arial"/>
          <w:sz w:val="22"/>
        </w:rPr>
        <w:t>year (</w:t>
      </w:r>
      <w:del w:id="292" w:author="Keis" w:date="2024-09-06T10:18:00Z">
        <w:r w:rsidR="00E14868" w:rsidRPr="00AC643D" w:rsidDel="009F27DD">
          <w:rPr>
            <w:rFonts w:ascii="Arial" w:eastAsia="굴림" w:hAnsi="Arial" w:cs="Arial" w:hint="eastAsia"/>
            <w:color w:val="FF0000"/>
            <w:sz w:val="22"/>
          </w:rPr>
          <w:delText>2019</w:delText>
        </w:r>
      </w:del>
      <w:ins w:id="293" w:author="Keis" w:date="2024-09-06T10:18:00Z">
        <w:r w:rsidR="009F27DD" w:rsidRPr="009F27DD">
          <w:rPr>
            <w:rFonts w:ascii="Arial" w:eastAsia="굴림" w:hAnsi="Arial" w:cs="Arial" w:hint="eastAsia"/>
            <w:color w:val="00B050"/>
            <w:sz w:val="22"/>
          </w:rPr>
          <w:t>2021</w:t>
        </w:r>
      </w:ins>
      <w:r w:rsidR="000A69E5" w:rsidRPr="00125CFB">
        <w:rPr>
          <w:rFonts w:ascii="Arial" w:eastAsia="굴림" w:hAnsi="Arial" w:cs="Arial"/>
          <w:sz w:val="22"/>
        </w:rPr>
        <w:t>)</w:t>
      </w:r>
      <w:r w:rsidRPr="00125CFB">
        <w:rPr>
          <w:rFonts w:ascii="Arial" w:eastAsia="굴림" w:hAnsi="Arial" w:cs="Arial"/>
          <w:sz w:val="22"/>
        </w:rPr>
        <w:t xml:space="preserve">, how many months did </w:t>
      </w:r>
      <w:proofErr w:type="spellStart"/>
      <w:r w:rsidRPr="00125CFB">
        <w:rPr>
          <w:rFonts w:ascii="Arial" w:eastAsia="굴림" w:hAnsi="Arial" w:cs="Arial"/>
          <w:sz w:val="22"/>
        </w:rPr>
        <w:t>yo</w:t>
      </w:r>
      <w:proofErr w:type="spellEnd"/>
      <w:r w:rsidRPr="00125CFB">
        <w:rPr>
          <w:rFonts w:ascii="Arial" w:eastAsia="굴림" w:hAnsi="Arial" w:cs="Arial"/>
          <w:sz w:val="22"/>
        </w:rPr>
        <w:t xml:space="preserve"> live with your child last year?</w:t>
      </w:r>
    </w:p>
    <w:p w14:paraId="3D360942" w14:textId="77777777" w:rsidR="006F3B56" w:rsidRPr="00125CFB" w:rsidRDefault="004B7AB5" w:rsidP="005D5299">
      <w:pPr>
        <w:wordWrap/>
        <w:spacing w:line="360" w:lineRule="auto"/>
        <w:rPr>
          <w:rFonts w:ascii="Arial" w:eastAsia="굴림" w:hAnsi="Arial" w:cs="Arial"/>
          <w:sz w:val="22"/>
        </w:rPr>
      </w:pPr>
      <w:r w:rsidRPr="00125CFB">
        <w:rPr>
          <w:rFonts w:ascii="Arial" w:eastAsia="굴림" w:hAnsi="Arial" w:cs="Arial"/>
          <w:sz w:val="22"/>
        </w:rPr>
        <w:t>[IWER: If R didn’t live together with child last year, mark ‘0’]</w:t>
      </w:r>
      <w:r w:rsidR="00CC4474" w:rsidRPr="00125CFB">
        <w:rPr>
          <w:rFonts w:ascii="Arial" w:eastAsia="굴림" w:hAnsi="Arial" w:cs="Arial"/>
          <w:sz w:val="22"/>
        </w:rPr>
        <w:t xml:space="preserve"> </w:t>
      </w:r>
      <w:r w:rsidR="002047C1" w:rsidRPr="00125CFB">
        <w:rPr>
          <w:rFonts w:ascii="Arial" w:eastAsia="굴림" w:hAnsi="Arial" w:cs="Arial"/>
          <w:sz w:val="22"/>
        </w:rPr>
        <w:t xml:space="preserve">  </w:t>
      </w:r>
    </w:p>
    <w:p w14:paraId="5D0E0B48" w14:textId="77777777" w:rsidR="00CC4474" w:rsidRPr="00125CFB" w:rsidRDefault="00CC4474" w:rsidP="00CC4474">
      <w:pPr>
        <w:wordWrap/>
        <w:spacing w:line="360" w:lineRule="auto"/>
        <w:rPr>
          <w:rFonts w:ascii="Arial" w:eastAsia="굴림" w:hAnsi="Arial" w:cs="Arial"/>
          <w:sz w:val="22"/>
        </w:rPr>
      </w:pPr>
      <w:r w:rsidRPr="00125CFB">
        <w:rPr>
          <w:rFonts w:ascii="Arial" w:eastAsia="굴림" w:hAnsi="Arial" w:cs="Arial"/>
          <w:kern w:val="0"/>
          <w:sz w:val="22"/>
        </w:rPr>
        <w:tab/>
        <w:t xml:space="preserve">_______________________________ months </w:t>
      </w:r>
      <w:r w:rsidRPr="00125CFB">
        <w:rPr>
          <w:rFonts w:ascii="Arial" w:eastAsia="굴림" w:hAnsi="Arial" w:cs="Arial"/>
          <w:sz w:val="22"/>
        </w:rPr>
        <w:t>[Range:0~12]</w:t>
      </w:r>
    </w:p>
    <w:p w14:paraId="7ED3AEFB" w14:textId="77777777" w:rsidR="00CC4474" w:rsidRPr="001D19F6" w:rsidRDefault="00CC4474" w:rsidP="005D5299">
      <w:pPr>
        <w:wordWrap/>
        <w:spacing w:line="360" w:lineRule="auto"/>
        <w:rPr>
          <w:rFonts w:ascii="Arial" w:eastAsia="굴림" w:hAnsi="Arial" w:cs="Arial"/>
          <w:sz w:val="22"/>
        </w:rPr>
      </w:pPr>
    </w:p>
    <w:p w14:paraId="19ECCD9E"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Ba015. Does </w:t>
      </w:r>
      <w:r w:rsidR="0041582B" w:rsidRPr="001D19F6">
        <w:rPr>
          <w:rFonts w:ascii="Arial" w:eastAsia="굴림" w:hAnsi="Arial" w:cs="Arial"/>
          <w:sz w:val="22"/>
        </w:rPr>
        <w:t>[child's name]</w:t>
      </w:r>
      <w:r w:rsidR="00AC1CBC" w:rsidRPr="001D19F6">
        <w:rPr>
          <w:rFonts w:ascii="Arial" w:eastAsia="굴림" w:hAnsi="Arial" w:cs="Arial"/>
          <w:sz w:val="22"/>
        </w:rPr>
        <w:t xml:space="preserve"> </w:t>
      </w:r>
      <w:r w:rsidRPr="001D19F6">
        <w:rPr>
          <w:rFonts w:ascii="Arial" w:eastAsia="굴림" w:hAnsi="Arial" w:cs="Arial"/>
          <w:sz w:val="22"/>
        </w:rPr>
        <w:t>own a</w:t>
      </w:r>
      <w:r w:rsidR="00D0631B" w:rsidRPr="001D19F6">
        <w:rPr>
          <w:rFonts w:ascii="Arial" w:eastAsia="굴림" w:hAnsi="Arial" w:cs="Arial"/>
          <w:sz w:val="22"/>
        </w:rPr>
        <w:t xml:space="preserve"> </w:t>
      </w:r>
      <w:r w:rsidR="00204264" w:rsidRPr="001D19F6">
        <w:rPr>
          <w:rFonts w:ascii="Arial" w:eastAsia="굴림" w:hAnsi="Arial" w:cs="Arial"/>
          <w:sz w:val="22"/>
        </w:rPr>
        <w:t>house</w:t>
      </w:r>
      <w:r w:rsidRPr="001D19F6">
        <w:rPr>
          <w:rFonts w:ascii="Arial" w:eastAsia="굴림" w:hAnsi="Arial" w:cs="Arial"/>
          <w:sz w:val="22"/>
        </w:rPr>
        <w:t>?</w:t>
      </w:r>
    </w:p>
    <w:p w14:paraId="2C98F8BF" w14:textId="77777777" w:rsidR="009B7E87" w:rsidRPr="001D19F6" w:rsidRDefault="009B7E87" w:rsidP="005D5299">
      <w:pPr>
        <w:wordWrap/>
        <w:spacing w:line="360" w:lineRule="auto"/>
        <w:rPr>
          <w:rFonts w:ascii="Arial" w:eastAsia="굴림" w:hAnsi="Arial" w:cs="Arial"/>
          <w:sz w:val="22"/>
        </w:rPr>
      </w:pPr>
      <w:r w:rsidRPr="001D19F6">
        <w:rPr>
          <w:rFonts w:ascii="Arial" w:eastAsia="굴림" w:hAnsi="Arial" w:cs="Arial"/>
          <w:sz w:val="22"/>
        </w:rPr>
        <w:t xml:space="preserve">[IWER: Response </w:t>
      </w:r>
      <w:r w:rsidR="00D953B5" w:rsidRPr="001D19F6">
        <w:rPr>
          <w:rFonts w:ascii="Arial" w:eastAsia="굴림" w:hAnsi="Arial" w:cs="Arial"/>
          <w:sz w:val="22"/>
        </w:rPr>
        <w:t xml:space="preserve">in </w:t>
      </w:r>
      <w:r w:rsidR="007D04CC" w:rsidRPr="001D19F6">
        <w:rPr>
          <w:rFonts w:ascii="Arial" w:eastAsia="굴림" w:hAnsi="Arial" w:cs="Arial"/>
          <w:sz w:val="22"/>
        </w:rPr>
        <w:t>the previous interview</w:t>
      </w:r>
      <w:r w:rsidRPr="001D19F6">
        <w:rPr>
          <w:rFonts w:ascii="Arial" w:eastAsia="굴림" w:hAnsi="Arial" w:cs="Arial"/>
          <w:sz w:val="22"/>
        </w:rPr>
        <w:t xml:space="preserve">: [whether the child owns a </w:t>
      </w:r>
      <w:r w:rsidR="00204264" w:rsidRPr="001D19F6">
        <w:rPr>
          <w:rFonts w:ascii="Arial" w:eastAsia="굴림" w:hAnsi="Arial" w:cs="Arial"/>
          <w:sz w:val="22"/>
        </w:rPr>
        <w:t>house</w:t>
      </w:r>
      <w:r w:rsidRPr="001D19F6">
        <w:rPr>
          <w:rFonts w:ascii="Arial" w:eastAsia="굴림" w:hAnsi="Arial" w:cs="Arial"/>
          <w:sz w:val="22"/>
        </w:rPr>
        <w:t>]]</w:t>
      </w:r>
    </w:p>
    <w:p w14:paraId="038B82C5" w14:textId="77777777" w:rsidR="00AC1CBC" w:rsidRPr="001D19F6" w:rsidRDefault="00AC1CBC" w:rsidP="002D0E30">
      <w:pPr>
        <w:pStyle w:val="a6"/>
        <w:numPr>
          <w:ilvl w:val="0"/>
          <w:numId w:val="5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A2468B4" w14:textId="77777777" w:rsidR="005D5299" w:rsidRPr="001D19F6" w:rsidRDefault="005D5299" w:rsidP="005D5299">
      <w:pPr>
        <w:wordWrap/>
        <w:spacing w:line="360" w:lineRule="auto"/>
        <w:rPr>
          <w:rFonts w:ascii="Arial" w:eastAsia="굴림" w:hAnsi="Arial" w:cs="Arial"/>
          <w:sz w:val="22"/>
        </w:rPr>
      </w:pPr>
    </w:p>
    <w:p w14:paraId="01D19085"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t>Logic</w:t>
      </w:r>
    </w:p>
    <w:p w14:paraId="5FA1EA99" w14:textId="77777777" w:rsidR="005D5299" w:rsidRPr="001D19F6" w:rsidRDefault="005D5299" w:rsidP="002D0E30">
      <w:pPr>
        <w:pStyle w:val="a6"/>
        <w:widowControl/>
        <w:numPr>
          <w:ilvl w:val="0"/>
          <w:numId w:val="57"/>
        </w:numPr>
        <w:wordWrap/>
        <w:autoSpaceDE/>
        <w:autoSpaceDN/>
        <w:snapToGrid w:val="0"/>
        <w:spacing w:line="276" w:lineRule="auto"/>
        <w:ind w:leftChars="0"/>
        <w:rPr>
          <w:rFonts w:ascii="Arial" w:eastAsia="굴림" w:hAnsi="Arial" w:cs="Arial"/>
          <w:b/>
          <w:sz w:val="22"/>
        </w:rPr>
      </w:pPr>
      <w:r w:rsidRPr="001D19F6">
        <w:rPr>
          <w:rFonts w:ascii="Arial" w:eastAsia="굴림" w:hAnsi="Arial" w:cs="Arial"/>
          <w:b/>
          <w:sz w:val="22"/>
        </w:rPr>
        <w:t xml:space="preserve">If </w:t>
      </w:r>
      <w:r w:rsidR="00155ACE" w:rsidRPr="001D19F6">
        <w:rPr>
          <w:rFonts w:ascii="Arial" w:eastAsia="굴림" w:hAnsi="Arial" w:cs="Arial"/>
          <w:b/>
          <w:sz w:val="22"/>
        </w:rPr>
        <w:t>the</w:t>
      </w:r>
      <w:r w:rsidR="00AC1CBC" w:rsidRPr="001D19F6">
        <w:rPr>
          <w:rFonts w:ascii="Arial" w:eastAsia="굴림" w:hAnsi="Arial" w:cs="Arial"/>
          <w:b/>
          <w:sz w:val="22"/>
        </w:rPr>
        <w:t xml:space="preserve"> </w:t>
      </w:r>
      <w:r w:rsidRPr="001D19F6">
        <w:rPr>
          <w:rFonts w:ascii="Arial" w:eastAsia="굴림" w:hAnsi="Arial" w:cs="Arial"/>
          <w:b/>
          <w:sz w:val="22"/>
        </w:rPr>
        <w:t>child</w:t>
      </w:r>
      <w:r w:rsidR="00D0631B" w:rsidRPr="001D19F6">
        <w:rPr>
          <w:rFonts w:ascii="Arial" w:eastAsia="굴림" w:hAnsi="Arial" w:cs="Arial"/>
          <w:b/>
          <w:sz w:val="22"/>
        </w:rPr>
        <w:t xml:space="preserve"> is aged</w:t>
      </w:r>
      <w:r w:rsidR="0041582B" w:rsidRPr="001D19F6">
        <w:rPr>
          <w:rFonts w:ascii="Arial" w:eastAsia="굴림" w:hAnsi="Arial" w:cs="Arial"/>
          <w:b/>
          <w:sz w:val="22"/>
        </w:rPr>
        <w:t xml:space="preserve"> </w:t>
      </w:r>
      <w:r w:rsidR="00F46D0E" w:rsidRPr="001D19F6">
        <w:rPr>
          <w:rFonts w:ascii="Arial" w:eastAsia="굴림" w:hAnsi="Arial" w:cs="Arial"/>
          <w:b/>
          <w:sz w:val="22"/>
        </w:rPr>
        <w:t xml:space="preserve">15 or </w:t>
      </w:r>
      <w:r w:rsidR="0041582B" w:rsidRPr="001D19F6">
        <w:rPr>
          <w:rFonts w:ascii="Arial" w:eastAsia="굴림" w:hAnsi="Arial" w:cs="Arial"/>
          <w:b/>
          <w:sz w:val="22"/>
        </w:rPr>
        <w:t>over</w:t>
      </w:r>
      <w:r w:rsidRPr="001D19F6">
        <w:rPr>
          <w:rFonts w:ascii="Arial" w:eastAsia="굴림" w:hAnsi="Arial" w:cs="Arial"/>
          <w:b/>
          <w:sz w:val="22"/>
        </w:rPr>
        <w:t xml:space="preserve">, then </w:t>
      </w:r>
      <w:r w:rsidR="00AC1CBC" w:rsidRPr="001D19F6">
        <w:rPr>
          <w:rFonts w:ascii="Arial" w:eastAsia="굴림" w:hAnsi="Arial" w:cs="Arial"/>
          <w:b/>
          <w:sz w:val="22"/>
        </w:rPr>
        <w:t>ask</w:t>
      </w:r>
      <w:r w:rsidRPr="001D19F6">
        <w:rPr>
          <w:rFonts w:ascii="Arial" w:eastAsia="굴림" w:hAnsi="Arial" w:cs="Arial"/>
          <w:b/>
          <w:sz w:val="22"/>
        </w:rPr>
        <w:t xml:space="preserve"> Ba016~Ba017</w:t>
      </w:r>
      <w:r w:rsidR="009709A0" w:rsidRPr="001D19F6">
        <w:rPr>
          <w:rFonts w:ascii="Arial" w:eastAsia="굴림" w:hAnsi="Arial" w:cs="Arial"/>
          <w:b/>
          <w:sz w:val="22"/>
        </w:rPr>
        <w:t>.</w:t>
      </w:r>
    </w:p>
    <w:p w14:paraId="61B1D6D5" w14:textId="77777777" w:rsidR="005D5299" w:rsidRPr="001D19F6" w:rsidRDefault="005D5299" w:rsidP="005D5299">
      <w:pPr>
        <w:widowControl/>
        <w:wordWrap/>
        <w:autoSpaceDE/>
        <w:autoSpaceDN/>
        <w:snapToGrid w:val="0"/>
        <w:spacing w:line="360" w:lineRule="auto"/>
        <w:rPr>
          <w:rFonts w:ascii="Arial" w:eastAsia="굴림" w:hAnsi="Arial" w:cs="Arial"/>
          <w:b/>
          <w:bCs/>
          <w:kern w:val="0"/>
          <w:sz w:val="22"/>
        </w:rPr>
      </w:pPr>
    </w:p>
    <w:p w14:paraId="7E8BA5C2" w14:textId="77777777" w:rsidR="005D5299" w:rsidRPr="001D19F6" w:rsidRDefault="009B7E87" w:rsidP="005D5299">
      <w:pPr>
        <w:wordWrap/>
        <w:spacing w:line="360" w:lineRule="auto"/>
        <w:rPr>
          <w:rFonts w:ascii="Arial" w:eastAsia="굴림" w:hAnsi="Arial" w:cs="Arial"/>
          <w:sz w:val="22"/>
        </w:rPr>
      </w:pPr>
      <w:r w:rsidRPr="001D19F6">
        <w:rPr>
          <w:rFonts w:ascii="Arial" w:eastAsia="굴림" w:hAnsi="Arial" w:cs="Arial"/>
          <w:sz w:val="22"/>
        </w:rPr>
        <w:t>Ba016. What is</w:t>
      </w:r>
      <w:r w:rsidR="00DE23F5" w:rsidRPr="001D19F6">
        <w:rPr>
          <w:rFonts w:ascii="Arial" w:eastAsia="굴림" w:hAnsi="Arial" w:cs="Arial"/>
          <w:sz w:val="22"/>
        </w:rPr>
        <w:t xml:space="preserve"> </w:t>
      </w:r>
      <w:r w:rsidR="0041582B" w:rsidRPr="001D19F6">
        <w:rPr>
          <w:rFonts w:ascii="Arial" w:eastAsia="굴림" w:hAnsi="Arial" w:cs="Arial"/>
          <w:sz w:val="22"/>
        </w:rPr>
        <w:t>[child's name]</w:t>
      </w:r>
      <w:r w:rsidRPr="001D19F6">
        <w:rPr>
          <w:rFonts w:ascii="Arial" w:eastAsia="굴림" w:hAnsi="Arial" w:cs="Arial"/>
          <w:sz w:val="22"/>
        </w:rPr>
        <w:t>’s</w:t>
      </w:r>
      <w:r w:rsidR="00AC1CBC" w:rsidRPr="001D19F6">
        <w:rPr>
          <w:rFonts w:ascii="Arial" w:eastAsia="굴림" w:hAnsi="Arial" w:cs="Arial"/>
          <w:sz w:val="22"/>
        </w:rPr>
        <w:t xml:space="preserve"> current </w:t>
      </w:r>
      <w:r w:rsidRPr="001D19F6">
        <w:rPr>
          <w:rFonts w:ascii="Arial" w:eastAsia="굴림" w:hAnsi="Arial" w:cs="Arial"/>
          <w:sz w:val="22"/>
        </w:rPr>
        <w:t>marital status</w:t>
      </w:r>
      <w:r w:rsidR="005D5299" w:rsidRPr="001D19F6">
        <w:rPr>
          <w:rFonts w:ascii="Arial" w:eastAsia="굴림" w:hAnsi="Arial" w:cs="Arial"/>
          <w:sz w:val="22"/>
        </w:rPr>
        <w:t>?</w:t>
      </w:r>
    </w:p>
    <w:p w14:paraId="4E62F165" w14:textId="77777777" w:rsidR="009B7E87" w:rsidRPr="001D19F6" w:rsidRDefault="009B7E87" w:rsidP="005D5299">
      <w:pPr>
        <w:wordWrap/>
        <w:spacing w:line="360" w:lineRule="auto"/>
        <w:rPr>
          <w:rFonts w:ascii="Arial" w:eastAsia="굴림" w:hAnsi="Arial" w:cs="Arial"/>
          <w:sz w:val="22"/>
        </w:rPr>
      </w:pPr>
      <w:r w:rsidRPr="001D19F6">
        <w:rPr>
          <w:rFonts w:ascii="Arial" w:eastAsia="굴림" w:hAnsi="Arial" w:cs="Arial"/>
          <w:sz w:val="22"/>
        </w:rPr>
        <w:t xml:space="preserve">[IWER: Response </w:t>
      </w:r>
      <w:r w:rsidR="00D953B5" w:rsidRPr="001D19F6">
        <w:rPr>
          <w:rFonts w:ascii="Arial" w:eastAsia="굴림" w:hAnsi="Arial" w:cs="Arial"/>
          <w:sz w:val="22"/>
        </w:rPr>
        <w:t xml:space="preserve">in </w:t>
      </w:r>
      <w:r w:rsidR="007D04CC" w:rsidRPr="001D19F6">
        <w:rPr>
          <w:rFonts w:ascii="Arial" w:eastAsia="굴림" w:hAnsi="Arial" w:cs="Arial"/>
          <w:sz w:val="22"/>
        </w:rPr>
        <w:t>the previous interview</w:t>
      </w:r>
      <w:r w:rsidRPr="001D19F6">
        <w:rPr>
          <w:rFonts w:ascii="Arial" w:eastAsia="굴림" w:hAnsi="Arial" w:cs="Arial"/>
          <w:sz w:val="22"/>
        </w:rPr>
        <w:t>: [child’s marital status]]</w:t>
      </w:r>
    </w:p>
    <w:p w14:paraId="44D39B83" w14:textId="77777777" w:rsidR="00AC1CBC" w:rsidRPr="001D19F6" w:rsidRDefault="00AC1CBC" w:rsidP="002D0E30">
      <w:pPr>
        <w:pStyle w:val="a6"/>
        <w:numPr>
          <w:ilvl w:val="0"/>
          <w:numId w:val="58"/>
        </w:numPr>
        <w:wordWrap/>
        <w:spacing w:line="360" w:lineRule="auto"/>
        <w:ind w:leftChars="0"/>
        <w:rPr>
          <w:rFonts w:ascii="Arial" w:eastAsia="굴림" w:hAnsi="Arial" w:cs="Arial"/>
          <w:sz w:val="22"/>
        </w:rPr>
      </w:pPr>
      <w:r w:rsidRPr="001D19F6">
        <w:rPr>
          <w:rFonts w:ascii="Arial" w:eastAsia="굴림" w:hAnsi="Arial" w:cs="Arial"/>
          <w:sz w:val="22"/>
        </w:rPr>
        <w:t>Married or living with a partner</w:t>
      </w:r>
    </w:p>
    <w:p w14:paraId="0501D90B" w14:textId="77777777" w:rsidR="00AC1CBC" w:rsidRPr="001D19F6" w:rsidRDefault="00AC1CBC" w:rsidP="002D0E30">
      <w:pPr>
        <w:pStyle w:val="a6"/>
        <w:numPr>
          <w:ilvl w:val="0"/>
          <w:numId w:val="58"/>
        </w:numPr>
        <w:wordWrap/>
        <w:spacing w:line="360" w:lineRule="auto"/>
        <w:ind w:leftChars="0"/>
        <w:rPr>
          <w:rFonts w:ascii="Arial" w:eastAsia="굴림" w:hAnsi="Arial" w:cs="Arial"/>
          <w:sz w:val="22"/>
        </w:rPr>
      </w:pPr>
      <w:r w:rsidRPr="001D19F6">
        <w:rPr>
          <w:rFonts w:ascii="Arial" w:eastAsia="굴림" w:hAnsi="Arial" w:cs="Arial"/>
          <w:sz w:val="22"/>
        </w:rPr>
        <w:t>Separated</w:t>
      </w:r>
    </w:p>
    <w:p w14:paraId="32F0366A" w14:textId="77777777" w:rsidR="00AC1CBC" w:rsidRPr="001D19F6" w:rsidRDefault="00AC1CBC" w:rsidP="002D0E30">
      <w:pPr>
        <w:pStyle w:val="a6"/>
        <w:numPr>
          <w:ilvl w:val="0"/>
          <w:numId w:val="58"/>
        </w:numPr>
        <w:wordWrap/>
        <w:spacing w:line="360" w:lineRule="auto"/>
        <w:ind w:leftChars="0"/>
        <w:rPr>
          <w:rFonts w:ascii="Arial" w:eastAsia="굴림" w:hAnsi="Arial" w:cs="Arial"/>
          <w:sz w:val="22"/>
        </w:rPr>
      </w:pPr>
      <w:r w:rsidRPr="001D19F6">
        <w:rPr>
          <w:rFonts w:ascii="Arial" w:eastAsia="굴림" w:hAnsi="Arial" w:cs="Arial"/>
          <w:sz w:val="22"/>
        </w:rPr>
        <w:t>Divorced</w:t>
      </w:r>
    </w:p>
    <w:p w14:paraId="44645BEC" w14:textId="77777777" w:rsidR="00AC1CBC" w:rsidRPr="001D19F6" w:rsidRDefault="00AC1CBC" w:rsidP="002D0E30">
      <w:pPr>
        <w:pStyle w:val="a6"/>
        <w:numPr>
          <w:ilvl w:val="0"/>
          <w:numId w:val="58"/>
        </w:numPr>
        <w:wordWrap/>
        <w:spacing w:line="360" w:lineRule="auto"/>
        <w:ind w:leftChars="0"/>
        <w:rPr>
          <w:rFonts w:ascii="Arial" w:eastAsia="굴림" w:hAnsi="Arial" w:cs="Arial"/>
          <w:sz w:val="22"/>
        </w:rPr>
      </w:pPr>
      <w:r w:rsidRPr="001D19F6">
        <w:rPr>
          <w:rFonts w:ascii="Arial" w:eastAsia="굴림" w:hAnsi="Arial" w:cs="Arial"/>
          <w:sz w:val="22"/>
        </w:rPr>
        <w:t>Widowed or missing (dispersed family)</w:t>
      </w:r>
    </w:p>
    <w:p w14:paraId="59273749" w14:textId="77777777" w:rsidR="00AC1CBC" w:rsidRPr="001D19F6" w:rsidRDefault="00AC1CBC" w:rsidP="002D0E30">
      <w:pPr>
        <w:pStyle w:val="a6"/>
        <w:numPr>
          <w:ilvl w:val="0"/>
          <w:numId w:val="58"/>
        </w:numPr>
        <w:wordWrap/>
        <w:spacing w:line="360" w:lineRule="auto"/>
        <w:ind w:leftChars="0"/>
        <w:rPr>
          <w:rFonts w:ascii="Arial" w:eastAsia="굴림" w:hAnsi="Arial" w:cs="Arial"/>
          <w:sz w:val="22"/>
        </w:rPr>
      </w:pPr>
      <w:r w:rsidRPr="001D19F6">
        <w:rPr>
          <w:rFonts w:ascii="Arial" w:eastAsia="굴림" w:hAnsi="Arial" w:cs="Arial"/>
          <w:sz w:val="22"/>
        </w:rPr>
        <w:t>Never married</w:t>
      </w:r>
    </w:p>
    <w:p w14:paraId="5080E175" w14:textId="77777777" w:rsidR="005D5299" w:rsidRPr="001D19F6" w:rsidRDefault="00AC1CBC" w:rsidP="00AC1CBC">
      <w:pPr>
        <w:wordWrap/>
        <w:spacing w:line="360" w:lineRule="auto"/>
        <w:ind w:firstLine="400"/>
        <w:rPr>
          <w:rFonts w:ascii="Arial" w:eastAsia="굴림" w:hAnsi="Arial" w:cs="Arial"/>
          <w:sz w:val="22"/>
        </w:rPr>
      </w:pPr>
      <w:r w:rsidRPr="001D19F6">
        <w:rPr>
          <w:rFonts w:ascii="Arial" w:eastAsia="굴림" w:hAnsi="Arial" w:cs="Arial"/>
          <w:sz w:val="22"/>
        </w:rPr>
        <w:t>(</w:t>
      </w:r>
      <w:r w:rsidR="003B1980" w:rsidRPr="001D19F6">
        <w:rPr>
          <w:rFonts w:ascii="Arial" w:eastAsia="굴림" w:hAnsi="Arial" w:cs="Arial"/>
          <w:sz w:val="22"/>
        </w:rPr>
        <w:t>8</w:t>
      </w:r>
      <w:r w:rsidRPr="001D19F6">
        <w:rPr>
          <w:rFonts w:ascii="Arial" w:eastAsia="굴림" w:hAnsi="Arial" w:cs="Arial"/>
          <w:sz w:val="22"/>
        </w:rPr>
        <w:t xml:space="preserve">) </w:t>
      </w:r>
      <w:r w:rsidR="005D5299" w:rsidRPr="001D19F6">
        <w:rPr>
          <w:rFonts w:ascii="Arial" w:eastAsia="굴림" w:hAnsi="Arial" w:cs="Arial"/>
          <w:sz w:val="22"/>
        </w:rPr>
        <w:t>Don’t know</w:t>
      </w:r>
    </w:p>
    <w:p w14:paraId="7B561B98" w14:textId="77777777" w:rsidR="005D5299" w:rsidRPr="001D19F6" w:rsidRDefault="00AC1CBC" w:rsidP="00AC1CBC">
      <w:pPr>
        <w:wordWrap/>
        <w:spacing w:line="360" w:lineRule="auto"/>
        <w:ind w:firstLine="400"/>
        <w:rPr>
          <w:rFonts w:ascii="Arial" w:eastAsia="굴림" w:hAnsi="Arial" w:cs="Arial"/>
          <w:sz w:val="22"/>
        </w:rPr>
      </w:pPr>
      <w:r w:rsidRPr="001D19F6">
        <w:rPr>
          <w:rFonts w:ascii="Arial" w:eastAsia="굴림" w:hAnsi="Arial" w:cs="Arial"/>
          <w:sz w:val="22"/>
        </w:rPr>
        <w:t>(</w:t>
      </w:r>
      <w:r w:rsidR="003B1980" w:rsidRPr="001D19F6">
        <w:rPr>
          <w:rFonts w:ascii="Arial" w:eastAsia="굴림" w:hAnsi="Arial" w:cs="Arial"/>
          <w:sz w:val="22"/>
        </w:rPr>
        <w:t>9</w:t>
      </w:r>
      <w:r w:rsidRPr="001D19F6">
        <w:rPr>
          <w:rFonts w:ascii="Arial" w:eastAsia="굴림" w:hAnsi="Arial" w:cs="Arial"/>
          <w:sz w:val="22"/>
        </w:rPr>
        <w:t>)</w:t>
      </w:r>
      <w:r w:rsidR="006F3B56" w:rsidRPr="001D19F6">
        <w:rPr>
          <w:rFonts w:ascii="Arial" w:eastAsia="굴림" w:hAnsi="Arial" w:cs="Arial"/>
          <w:sz w:val="22"/>
        </w:rPr>
        <w:t xml:space="preserve"> </w:t>
      </w:r>
      <w:r w:rsidR="005D5299" w:rsidRPr="001D19F6">
        <w:rPr>
          <w:rFonts w:ascii="Arial" w:eastAsia="굴림" w:hAnsi="Arial" w:cs="Arial"/>
          <w:sz w:val="22"/>
        </w:rPr>
        <w:t>Refuse to answer</w:t>
      </w:r>
    </w:p>
    <w:p w14:paraId="316D8B1C" w14:textId="77777777" w:rsidR="005D5299" w:rsidRPr="001D19F6" w:rsidRDefault="005D5299" w:rsidP="005D5299">
      <w:pPr>
        <w:wordWrap/>
        <w:spacing w:line="360" w:lineRule="auto"/>
        <w:rPr>
          <w:rFonts w:ascii="Arial" w:eastAsia="굴림" w:hAnsi="Arial" w:cs="Arial"/>
          <w:sz w:val="22"/>
        </w:rPr>
      </w:pPr>
    </w:p>
    <w:p w14:paraId="527E726F" w14:textId="77777777" w:rsidR="0093382A" w:rsidRPr="001D19F6" w:rsidRDefault="005D5299" w:rsidP="00F07ED9">
      <w:pPr>
        <w:tabs>
          <w:tab w:val="left" w:pos="8003"/>
        </w:tabs>
        <w:wordWrap/>
        <w:spacing w:line="360" w:lineRule="auto"/>
        <w:rPr>
          <w:rFonts w:ascii="Arial" w:eastAsia="굴림" w:hAnsi="Arial" w:cs="Arial"/>
          <w:sz w:val="22"/>
        </w:rPr>
      </w:pPr>
      <w:r w:rsidRPr="001D19F6">
        <w:rPr>
          <w:rFonts w:ascii="Arial" w:eastAsia="굴림" w:hAnsi="Arial" w:cs="Arial"/>
          <w:sz w:val="22"/>
        </w:rPr>
        <w:t xml:space="preserve">Ba017. Does </w:t>
      </w:r>
      <w:r w:rsidR="0041582B" w:rsidRPr="001D19F6">
        <w:rPr>
          <w:rFonts w:ascii="Arial" w:eastAsia="굴림" w:hAnsi="Arial" w:cs="Arial"/>
          <w:sz w:val="22"/>
        </w:rPr>
        <w:t>[child's name]</w:t>
      </w:r>
      <w:r w:rsidR="00F07ED9" w:rsidRPr="001D19F6">
        <w:rPr>
          <w:rFonts w:ascii="Arial" w:eastAsia="굴림" w:hAnsi="Arial" w:cs="Arial"/>
          <w:sz w:val="22"/>
        </w:rPr>
        <w:t xml:space="preserve"> </w:t>
      </w:r>
      <w:r w:rsidRPr="001D19F6">
        <w:rPr>
          <w:rFonts w:ascii="Arial" w:eastAsia="굴림" w:hAnsi="Arial" w:cs="Arial"/>
          <w:sz w:val="22"/>
        </w:rPr>
        <w:t>have any children? If so</w:t>
      </w:r>
      <w:r w:rsidR="0041582B" w:rsidRPr="001D19F6">
        <w:rPr>
          <w:rFonts w:ascii="Arial" w:eastAsia="굴림" w:hAnsi="Arial" w:cs="Arial"/>
          <w:sz w:val="22"/>
        </w:rPr>
        <w:t>,</w:t>
      </w:r>
      <w:r w:rsidRPr="001D19F6">
        <w:rPr>
          <w:rFonts w:ascii="Arial" w:eastAsia="굴림" w:hAnsi="Arial" w:cs="Arial"/>
          <w:sz w:val="22"/>
        </w:rPr>
        <w:t xml:space="preserve"> how many?</w:t>
      </w:r>
      <w:r w:rsidR="00F07ED9" w:rsidRPr="001D19F6">
        <w:rPr>
          <w:rFonts w:ascii="Arial" w:eastAsia="굴림" w:hAnsi="Arial" w:cs="Arial"/>
          <w:sz w:val="22"/>
        </w:rPr>
        <w:tab/>
      </w:r>
    </w:p>
    <w:p w14:paraId="57F8EE2E" w14:textId="77777777" w:rsidR="009B7E87" w:rsidRPr="001D19F6" w:rsidRDefault="009B7E87" w:rsidP="005D5299">
      <w:pPr>
        <w:wordWrap/>
        <w:spacing w:line="360" w:lineRule="auto"/>
        <w:rPr>
          <w:rFonts w:ascii="Arial" w:eastAsia="굴림" w:hAnsi="Arial" w:cs="Arial"/>
          <w:sz w:val="22"/>
        </w:rPr>
      </w:pPr>
      <w:r w:rsidRPr="001D19F6">
        <w:rPr>
          <w:rFonts w:ascii="Arial" w:eastAsia="굴림" w:hAnsi="Arial" w:cs="Arial"/>
          <w:sz w:val="22"/>
        </w:rPr>
        <w:t xml:space="preserve">[IWER: Response </w:t>
      </w:r>
      <w:r w:rsidR="00D953B5" w:rsidRPr="001D19F6">
        <w:rPr>
          <w:rFonts w:ascii="Arial" w:eastAsia="굴림" w:hAnsi="Arial" w:cs="Arial"/>
          <w:sz w:val="22"/>
        </w:rPr>
        <w:t xml:space="preserve">in </w:t>
      </w:r>
      <w:r w:rsidR="007D04CC" w:rsidRPr="001D19F6">
        <w:rPr>
          <w:rFonts w:ascii="Arial" w:eastAsia="굴림" w:hAnsi="Arial" w:cs="Arial"/>
          <w:sz w:val="22"/>
        </w:rPr>
        <w:t>the previous interview</w:t>
      </w:r>
      <w:r w:rsidRPr="001D19F6">
        <w:rPr>
          <w:rFonts w:ascii="Arial" w:eastAsia="굴림" w:hAnsi="Arial" w:cs="Arial"/>
          <w:sz w:val="22"/>
        </w:rPr>
        <w:t>: [number of children] persons]</w:t>
      </w:r>
      <w:r w:rsidR="00F07ED9" w:rsidRPr="001D19F6">
        <w:rPr>
          <w:rFonts w:ascii="Arial" w:eastAsia="굴림" w:hAnsi="Arial" w:cs="Arial"/>
          <w:sz w:val="22"/>
        </w:rPr>
        <w:t>]</w:t>
      </w:r>
    </w:p>
    <w:p w14:paraId="03D63D19" w14:textId="77777777" w:rsidR="005D5299" w:rsidRPr="001D19F6" w:rsidRDefault="007D04CC" w:rsidP="005D5299">
      <w:pPr>
        <w:wordWrap/>
        <w:spacing w:line="360" w:lineRule="auto"/>
        <w:rPr>
          <w:rFonts w:ascii="Arial" w:eastAsia="굴림" w:hAnsi="Arial" w:cs="Arial"/>
          <w:sz w:val="22"/>
        </w:rPr>
      </w:pPr>
      <w:r w:rsidRPr="001D19F6">
        <w:rPr>
          <w:rFonts w:ascii="Arial" w:eastAsia="굴림" w:hAnsi="Arial" w:cs="Arial"/>
          <w:sz w:val="22"/>
        </w:rPr>
        <w:t xml:space="preserve"> </w:t>
      </w:r>
      <w:r w:rsidR="00F07ED9" w:rsidRPr="001D19F6">
        <w:rPr>
          <w:rFonts w:ascii="Arial" w:eastAsia="굴림" w:hAnsi="Arial" w:cs="Arial"/>
          <w:kern w:val="0"/>
          <w:sz w:val="22"/>
        </w:rPr>
        <w:tab/>
        <w:t xml:space="preserve">_______________________________ </w:t>
      </w:r>
      <w:r w:rsidRPr="001D19F6">
        <w:rPr>
          <w:rFonts w:ascii="Arial" w:eastAsia="굴림" w:hAnsi="Arial" w:cs="Arial"/>
          <w:sz w:val="22"/>
        </w:rPr>
        <w:t>[</w:t>
      </w:r>
      <w:r w:rsidR="003608C0" w:rsidRPr="001D19F6">
        <w:rPr>
          <w:rFonts w:ascii="Arial" w:eastAsia="굴림" w:hAnsi="Arial" w:cs="Arial"/>
          <w:sz w:val="22"/>
        </w:rPr>
        <w:t xml:space="preserve">Range: </w:t>
      </w:r>
      <w:r w:rsidRPr="001D19F6">
        <w:rPr>
          <w:rFonts w:ascii="Arial" w:eastAsia="굴림" w:hAnsi="Arial" w:cs="Arial"/>
          <w:sz w:val="22"/>
        </w:rPr>
        <w:t>0~</w:t>
      </w:r>
      <w:r w:rsidR="00CC4474" w:rsidRPr="001D19F6">
        <w:rPr>
          <w:rFonts w:ascii="Arial" w:eastAsia="굴림" w:hAnsi="Arial" w:cs="Arial"/>
          <w:sz w:val="22"/>
        </w:rPr>
        <w:t>1</w:t>
      </w:r>
      <w:r w:rsidR="00FC3F07" w:rsidRPr="001D19F6">
        <w:rPr>
          <w:rFonts w:ascii="Arial" w:eastAsia="굴림" w:hAnsi="Arial" w:cs="Arial"/>
          <w:sz w:val="22"/>
        </w:rPr>
        <w:t>0</w:t>
      </w:r>
      <w:r w:rsidR="005D5299" w:rsidRPr="001D19F6">
        <w:rPr>
          <w:rFonts w:ascii="Arial" w:eastAsia="굴림" w:hAnsi="Arial" w:cs="Arial"/>
          <w:sz w:val="22"/>
        </w:rPr>
        <w:t>]</w:t>
      </w:r>
    </w:p>
    <w:p w14:paraId="4CF28827" w14:textId="77777777" w:rsidR="00204264" w:rsidRPr="001D19F6" w:rsidRDefault="00204264" w:rsidP="00F07ED9">
      <w:pPr>
        <w:wordWrap/>
        <w:spacing w:line="360" w:lineRule="auto"/>
        <w:rPr>
          <w:rFonts w:ascii="Arial" w:eastAsia="굴림" w:hAnsi="Arial" w:cs="Arial"/>
          <w:sz w:val="22"/>
        </w:rPr>
      </w:pPr>
    </w:p>
    <w:p w14:paraId="0F5E101F" w14:textId="77777777" w:rsidR="007D04CC" w:rsidRPr="001D19F6" w:rsidRDefault="006D5439" w:rsidP="00F07ED9">
      <w:pPr>
        <w:wordWrap/>
        <w:spacing w:line="360" w:lineRule="auto"/>
        <w:rPr>
          <w:rFonts w:ascii="Arial" w:eastAsia="굴림" w:hAnsi="Arial" w:cs="Arial"/>
          <w:b/>
          <w:sz w:val="22"/>
        </w:rPr>
      </w:pPr>
      <w:r w:rsidRPr="001D19F6">
        <w:rPr>
          <w:rFonts w:ascii="Arial" w:eastAsia="굴림" w:hAnsi="Arial" w:cs="Arial"/>
          <w:b/>
          <w:sz w:val="22"/>
        </w:rPr>
        <w:t xml:space="preserve">&lt; Every </w:t>
      </w:r>
      <w:proofErr w:type="gramStart"/>
      <w:r w:rsidRPr="001D19F6">
        <w:rPr>
          <w:rFonts w:ascii="Arial" w:eastAsia="굴림" w:hAnsi="Arial" w:cs="Arial"/>
          <w:b/>
          <w:sz w:val="22"/>
        </w:rPr>
        <w:t>children</w:t>
      </w:r>
      <w:proofErr w:type="gramEnd"/>
      <w:r w:rsidRPr="001D19F6">
        <w:rPr>
          <w:rFonts w:ascii="Arial" w:eastAsia="굴림" w:hAnsi="Arial" w:cs="Arial"/>
          <w:b/>
          <w:sz w:val="22"/>
        </w:rPr>
        <w:t xml:space="preserve"> who do not live together: </w:t>
      </w:r>
      <w:r w:rsidR="007D04CC" w:rsidRPr="001D19F6">
        <w:rPr>
          <w:rFonts w:ascii="Arial" w:eastAsia="굴림" w:hAnsi="Arial" w:cs="Arial"/>
          <w:b/>
          <w:sz w:val="22"/>
        </w:rPr>
        <w:t>Distance, frequency of contact, transfer</w:t>
      </w:r>
      <w:r w:rsidRPr="001D19F6">
        <w:rPr>
          <w:rFonts w:ascii="Arial" w:eastAsia="굴림" w:hAnsi="Arial" w:cs="Arial"/>
          <w:b/>
          <w:sz w:val="22"/>
        </w:rPr>
        <w:t xml:space="preserve"> &gt;</w:t>
      </w:r>
    </w:p>
    <w:p w14:paraId="269D2179" w14:textId="77777777" w:rsidR="007F769E" w:rsidRPr="001D19F6" w:rsidRDefault="007F769E" w:rsidP="00F07ED9">
      <w:pPr>
        <w:wordWrap/>
        <w:spacing w:line="360" w:lineRule="auto"/>
        <w:rPr>
          <w:rFonts w:ascii="Arial" w:eastAsia="굴림" w:hAnsi="Arial" w:cs="Arial"/>
          <w:b/>
          <w:sz w:val="22"/>
        </w:rPr>
      </w:pPr>
      <w:r w:rsidRPr="001D19F6">
        <w:rPr>
          <w:rFonts w:ascii="Arial" w:eastAsia="굴림" w:hAnsi="Arial" w:cs="Arial"/>
          <w:b/>
          <w:sz w:val="22"/>
        </w:rPr>
        <w:t>&lt; All regardless of age &gt;</w:t>
      </w:r>
    </w:p>
    <w:p w14:paraId="7519D8E0"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t>Logic</w:t>
      </w:r>
    </w:p>
    <w:p w14:paraId="7BA1F2DF" w14:textId="77777777" w:rsidR="005D5299" w:rsidRPr="001D19F6" w:rsidRDefault="005D5299" w:rsidP="002D0E30">
      <w:pPr>
        <w:pStyle w:val="a6"/>
        <w:numPr>
          <w:ilvl w:val="0"/>
          <w:numId w:val="59"/>
        </w:numPr>
        <w:wordWrap/>
        <w:spacing w:line="276" w:lineRule="auto"/>
        <w:ind w:leftChars="0"/>
        <w:rPr>
          <w:rFonts w:ascii="Arial" w:eastAsia="굴림" w:hAnsi="Arial" w:cs="Arial"/>
          <w:b/>
          <w:sz w:val="22"/>
        </w:rPr>
      </w:pPr>
      <w:r w:rsidRPr="001D19F6">
        <w:rPr>
          <w:rFonts w:ascii="Arial" w:eastAsia="굴림" w:hAnsi="Arial" w:cs="Arial"/>
          <w:b/>
          <w:sz w:val="22"/>
        </w:rPr>
        <w:t>If Ba013=</w:t>
      </w:r>
      <w:r w:rsidRPr="001D19F6">
        <w:rPr>
          <w:rFonts w:ascii="굴림" w:eastAsia="굴림" w:hAnsi="굴림" w:cs="굴림" w:hint="eastAsia"/>
          <w:b/>
          <w:sz w:val="22"/>
        </w:rPr>
        <w:t>⑤</w:t>
      </w:r>
      <w:r w:rsidRPr="001D19F6">
        <w:rPr>
          <w:rFonts w:ascii="Arial" w:eastAsia="굴림" w:hAnsi="Arial" w:cs="Arial"/>
          <w:b/>
          <w:sz w:val="22"/>
        </w:rPr>
        <w:t xml:space="preserve">, then </w:t>
      </w:r>
      <w:r w:rsidR="00A92206" w:rsidRPr="001D19F6">
        <w:rPr>
          <w:rFonts w:ascii="Arial" w:eastAsia="굴림" w:hAnsi="Arial" w:cs="Arial"/>
          <w:b/>
          <w:sz w:val="22"/>
        </w:rPr>
        <w:t>ask</w:t>
      </w:r>
      <w:r w:rsidRPr="001D19F6">
        <w:rPr>
          <w:rFonts w:ascii="Arial" w:eastAsia="굴림" w:hAnsi="Arial" w:cs="Arial"/>
          <w:b/>
          <w:sz w:val="22"/>
        </w:rPr>
        <w:t xml:space="preserve"> Ba018~Ba020</w:t>
      </w:r>
      <w:r w:rsidR="009709A0" w:rsidRPr="001D19F6">
        <w:rPr>
          <w:rFonts w:ascii="Arial" w:eastAsia="굴림" w:hAnsi="Arial" w:cs="Arial"/>
          <w:b/>
          <w:sz w:val="22"/>
        </w:rPr>
        <w:t xml:space="preserve">. </w:t>
      </w:r>
      <w:r w:rsidR="00A92206" w:rsidRPr="001D19F6">
        <w:rPr>
          <w:rFonts w:ascii="Arial" w:eastAsia="굴림" w:hAnsi="Arial" w:cs="Arial"/>
          <w:b/>
          <w:sz w:val="22"/>
        </w:rPr>
        <w:t>Ask to e</w:t>
      </w:r>
      <w:r w:rsidR="009709A0" w:rsidRPr="001D19F6">
        <w:rPr>
          <w:rFonts w:ascii="Arial" w:eastAsia="굴림" w:hAnsi="Arial" w:cs="Arial"/>
          <w:b/>
          <w:sz w:val="22"/>
        </w:rPr>
        <w:t>ach member of the couple</w:t>
      </w:r>
      <w:r w:rsidR="000C3127" w:rsidRPr="001D19F6">
        <w:rPr>
          <w:rFonts w:ascii="Arial" w:eastAsia="굴림" w:hAnsi="Arial" w:cs="Arial"/>
          <w:b/>
          <w:sz w:val="22"/>
        </w:rPr>
        <w:t>.</w:t>
      </w:r>
    </w:p>
    <w:p w14:paraId="0EEF4BA0" w14:textId="77777777" w:rsidR="005D5299" w:rsidRPr="001D19F6" w:rsidRDefault="005D5299" w:rsidP="005D5299">
      <w:pPr>
        <w:wordWrap/>
        <w:spacing w:line="360" w:lineRule="auto"/>
        <w:rPr>
          <w:rFonts w:ascii="Arial" w:eastAsia="굴림" w:hAnsi="Arial" w:cs="Arial"/>
          <w:b/>
          <w:sz w:val="22"/>
        </w:rPr>
      </w:pPr>
    </w:p>
    <w:p w14:paraId="0D350149"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Ba018. </w:t>
      </w:r>
      <w:r w:rsidR="007F769E" w:rsidRPr="001D19F6">
        <w:rPr>
          <w:rFonts w:ascii="Arial" w:eastAsia="굴림" w:hAnsi="Arial" w:cs="Arial"/>
          <w:sz w:val="22"/>
        </w:rPr>
        <w:t>[</w:t>
      </w:r>
      <w:r w:rsidR="00825793" w:rsidRPr="001D19F6">
        <w:rPr>
          <w:rFonts w:ascii="Arial" w:eastAsia="굴림" w:hAnsi="Arial" w:cs="Arial"/>
          <w:sz w:val="22"/>
        </w:rPr>
        <w:t xml:space="preserve">Not live </w:t>
      </w:r>
      <w:proofErr w:type="spellStart"/>
      <w:r w:rsidR="00825793" w:rsidRPr="001D19F6">
        <w:rPr>
          <w:rFonts w:ascii="Arial" w:eastAsia="굴림" w:hAnsi="Arial" w:cs="Arial"/>
          <w:sz w:val="22"/>
        </w:rPr>
        <w:t>together_</w:t>
      </w:r>
      <w:r w:rsidR="004C4838" w:rsidRPr="001D19F6">
        <w:rPr>
          <w:rFonts w:ascii="Arial" w:eastAsia="굴림" w:hAnsi="Arial" w:cs="Arial"/>
          <w:sz w:val="22"/>
        </w:rPr>
        <w:t>ask</w:t>
      </w:r>
      <w:proofErr w:type="spellEnd"/>
      <w:r w:rsidR="004C4838" w:rsidRPr="001D19F6">
        <w:rPr>
          <w:rFonts w:ascii="Arial" w:eastAsia="굴림" w:hAnsi="Arial" w:cs="Arial"/>
          <w:sz w:val="22"/>
        </w:rPr>
        <w:t xml:space="preserve"> to each </w:t>
      </w:r>
      <w:r w:rsidR="00825793" w:rsidRPr="001D19F6">
        <w:rPr>
          <w:rFonts w:ascii="Arial" w:eastAsia="굴림" w:hAnsi="Arial" w:cs="Arial"/>
          <w:sz w:val="22"/>
        </w:rPr>
        <w:t xml:space="preserve">member of the couple] </w:t>
      </w:r>
      <w:r w:rsidRPr="001D19F6">
        <w:rPr>
          <w:rFonts w:ascii="Arial" w:eastAsia="굴림" w:hAnsi="Arial" w:cs="Arial"/>
          <w:sz w:val="22"/>
        </w:rPr>
        <w:t xml:space="preserve">How close does </w:t>
      </w:r>
      <w:r w:rsidR="0041582B" w:rsidRPr="001D19F6">
        <w:rPr>
          <w:rFonts w:ascii="Arial" w:eastAsia="굴림" w:hAnsi="Arial" w:cs="Arial"/>
          <w:sz w:val="22"/>
        </w:rPr>
        <w:t>[child's name]</w:t>
      </w:r>
      <w:r w:rsidRPr="001D19F6">
        <w:rPr>
          <w:rFonts w:ascii="Arial" w:eastAsia="굴림" w:hAnsi="Arial" w:cs="Arial"/>
          <w:sz w:val="22"/>
        </w:rPr>
        <w:t xml:space="preserve"> live </w:t>
      </w:r>
      <w:r w:rsidR="0041582B" w:rsidRPr="001D19F6">
        <w:rPr>
          <w:rFonts w:ascii="Arial" w:eastAsia="굴림" w:hAnsi="Arial" w:cs="Arial"/>
          <w:sz w:val="22"/>
        </w:rPr>
        <w:t xml:space="preserve">to </w:t>
      </w:r>
      <w:r w:rsidRPr="001D19F6">
        <w:rPr>
          <w:rFonts w:ascii="Arial" w:eastAsia="굴림" w:hAnsi="Arial" w:cs="Arial"/>
          <w:sz w:val="22"/>
        </w:rPr>
        <w:t>you?</w:t>
      </w:r>
    </w:p>
    <w:p w14:paraId="457EFDEC" w14:textId="77777777" w:rsidR="005D5299" w:rsidRPr="001D19F6" w:rsidRDefault="005D5299" w:rsidP="002D0E30">
      <w:pPr>
        <w:pStyle w:val="a6"/>
        <w:numPr>
          <w:ilvl w:val="0"/>
          <w:numId w:val="60"/>
        </w:numPr>
        <w:wordWrap/>
        <w:spacing w:line="360" w:lineRule="auto"/>
        <w:ind w:leftChars="0"/>
        <w:rPr>
          <w:rFonts w:ascii="Arial" w:eastAsia="굴림" w:hAnsi="Arial" w:cs="Arial"/>
          <w:sz w:val="22"/>
        </w:rPr>
      </w:pPr>
      <w:r w:rsidRPr="001D19F6">
        <w:rPr>
          <w:rFonts w:ascii="Arial" w:eastAsia="굴림" w:hAnsi="Arial" w:cs="Arial"/>
          <w:sz w:val="22"/>
        </w:rPr>
        <w:t>Within a 30</w:t>
      </w:r>
      <w:r w:rsidRPr="001D19F6">
        <w:rPr>
          <w:rFonts w:ascii="Cambria Math" w:eastAsia="굴림" w:hAnsi="Cambria Math" w:cs="Cambria Math"/>
          <w:sz w:val="22"/>
        </w:rPr>
        <w:t>‐</w:t>
      </w:r>
      <w:r w:rsidRPr="001D19F6">
        <w:rPr>
          <w:rFonts w:ascii="Arial" w:eastAsia="굴림" w:hAnsi="Arial" w:cs="Arial"/>
          <w:sz w:val="22"/>
        </w:rPr>
        <w:t>minute distance by public transportation</w:t>
      </w:r>
    </w:p>
    <w:p w14:paraId="33E02D9D" w14:textId="77777777" w:rsidR="005D5299" w:rsidRPr="001D19F6" w:rsidRDefault="005D5299" w:rsidP="002D0E30">
      <w:pPr>
        <w:pStyle w:val="a6"/>
        <w:numPr>
          <w:ilvl w:val="0"/>
          <w:numId w:val="60"/>
        </w:numPr>
        <w:wordWrap/>
        <w:spacing w:line="360" w:lineRule="auto"/>
        <w:ind w:leftChars="0"/>
        <w:rPr>
          <w:rFonts w:ascii="Arial" w:eastAsia="굴림" w:hAnsi="Arial" w:cs="Arial"/>
          <w:sz w:val="22"/>
        </w:rPr>
      </w:pPr>
      <w:r w:rsidRPr="001D19F6">
        <w:rPr>
          <w:rFonts w:ascii="Arial" w:eastAsia="굴림" w:hAnsi="Arial" w:cs="Arial"/>
          <w:sz w:val="22"/>
        </w:rPr>
        <w:t xml:space="preserve">Within </w:t>
      </w:r>
      <w:r w:rsidR="00620D39" w:rsidRPr="001D19F6">
        <w:rPr>
          <w:rFonts w:ascii="Arial" w:eastAsia="굴림" w:hAnsi="Arial" w:cs="Arial"/>
          <w:sz w:val="22"/>
        </w:rPr>
        <w:t xml:space="preserve">a </w:t>
      </w:r>
      <w:r w:rsidRPr="001D19F6">
        <w:rPr>
          <w:rFonts w:ascii="Arial" w:eastAsia="굴림" w:hAnsi="Arial" w:cs="Arial"/>
          <w:sz w:val="22"/>
        </w:rPr>
        <w:t>1</w:t>
      </w:r>
      <w:r w:rsidRPr="001D19F6">
        <w:rPr>
          <w:rFonts w:ascii="Cambria Math" w:eastAsia="굴림" w:hAnsi="Cambria Math" w:cs="Cambria Math"/>
          <w:sz w:val="22"/>
        </w:rPr>
        <w:t>‐</w:t>
      </w:r>
      <w:r w:rsidRPr="001D19F6">
        <w:rPr>
          <w:rFonts w:ascii="Arial" w:eastAsia="굴림" w:hAnsi="Arial" w:cs="Arial"/>
          <w:sz w:val="22"/>
        </w:rPr>
        <w:t>hour distance by public transportation</w:t>
      </w:r>
    </w:p>
    <w:p w14:paraId="3A42A292" w14:textId="77777777" w:rsidR="005D5299" w:rsidRPr="001D19F6" w:rsidRDefault="005D5299" w:rsidP="002D0E30">
      <w:pPr>
        <w:pStyle w:val="a6"/>
        <w:numPr>
          <w:ilvl w:val="0"/>
          <w:numId w:val="60"/>
        </w:numPr>
        <w:wordWrap/>
        <w:spacing w:line="360" w:lineRule="auto"/>
        <w:ind w:leftChars="0"/>
        <w:rPr>
          <w:rFonts w:ascii="Arial" w:eastAsia="굴림" w:hAnsi="Arial" w:cs="Arial"/>
          <w:sz w:val="22"/>
        </w:rPr>
      </w:pPr>
      <w:r w:rsidRPr="001D19F6">
        <w:rPr>
          <w:rFonts w:ascii="Arial" w:eastAsia="굴림" w:hAnsi="Arial" w:cs="Arial"/>
          <w:sz w:val="22"/>
        </w:rPr>
        <w:t>Within a 2</w:t>
      </w:r>
      <w:r w:rsidRPr="001D19F6">
        <w:rPr>
          <w:rFonts w:ascii="Cambria Math" w:eastAsia="굴림" w:hAnsi="Cambria Math" w:cs="Cambria Math"/>
          <w:sz w:val="22"/>
        </w:rPr>
        <w:t>‐</w:t>
      </w:r>
      <w:r w:rsidRPr="001D19F6">
        <w:rPr>
          <w:rFonts w:ascii="Arial" w:eastAsia="굴림" w:hAnsi="Arial" w:cs="Arial"/>
          <w:sz w:val="22"/>
        </w:rPr>
        <w:t>hour distance by public transportation</w:t>
      </w:r>
    </w:p>
    <w:p w14:paraId="2963A045" w14:textId="77777777" w:rsidR="005D5299" w:rsidRPr="001D19F6" w:rsidRDefault="005D5299" w:rsidP="002D0E30">
      <w:pPr>
        <w:pStyle w:val="a6"/>
        <w:numPr>
          <w:ilvl w:val="0"/>
          <w:numId w:val="60"/>
        </w:numPr>
        <w:wordWrap/>
        <w:spacing w:line="360" w:lineRule="auto"/>
        <w:ind w:leftChars="0"/>
        <w:rPr>
          <w:rFonts w:ascii="Arial" w:eastAsia="굴림" w:hAnsi="Arial" w:cs="Arial"/>
          <w:sz w:val="22"/>
        </w:rPr>
      </w:pPr>
      <w:r w:rsidRPr="001D19F6">
        <w:rPr>
          <w:rFonts w:ascii="Arial" w:eastAsia="굴림" w:hAnsi="Arial" w:cs="Arial"/>
          <w:sz w:val="22"/>
        </w:rPr>
        <w:t>More than a 2</w:t>
      </w:r>
      <w:r w:rsidRPr="001D19F6">
        <w:rPr>
          <w:rFonts w:ascii="Cambria Math" w:eastAsia="굴림" w:hAnsi="Cambria Math" w:cs="Cambria Math"/>
          <w:sz w:val="22"/>
        </w:rPr>
        <w:t>‐</w:t>
      </w:r>
      <w:r w:rsidRPr="001D19F6">
        <w:rPr>
          <w:rFonts w:ascii="Arial" w:eastAsia="굴림" w:hAnsi="Arial" w:cs="Arial"/>
          <w:sz w:val="22"/>
        </w:rPr>
        <w:t>hour distance by public transportation</w:t>
      </w:r>
    </w:p>
    <w:p w14:paraId="6E0839C0" w14:textId="77777777" w:rsidR="005D5299" w:rsidRPr="001D19F6" w:rsidRDefault="005D5299" w:rsidP="005D5299">
      <w:pPr>
        <w:wordWrap/>
        <w:spacing w:line="360" w:lineRule="auto"/>
        <w:rPr>
          <w:rFonts w:ascii="Arial" w:eastAsia="굴림" w:hAnsi="Arial" w:cs="Arial"/>
          <w:sz w:val="22"/>
        </w:rPr>
      </w:pPr>
    </w:p>
    <w:p w14:paraId="4C9C6DE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Ba019.</w:t>
      </w:r>
      <w:r w:rsidR="00825793" w:rsidRPr="001D19F6">
        <w:rPr>
          <w:rFonts w:ascii="Arial" w:eastAsia="굴림" w:hAnsi="Arial" w:cs="Arial"/>
          <w:sz w:val="22"/>
        </w:rPr>
        <w:t xml:space="preserve"> [Not live </w:t>
      </w:r>
      <w:proofErr w:type="spellStart"/>
      <w:r w:rsidR="00825793" w:rsidRPr="001D19F6">
        <w:rPr>
          <w:rFonts w:ascii="Arial" w:eastAsia="굴림" w:hAnsi="Arial" w:cs="Arial"/>
          <w:sz w:val="22"/>
        </w:rPr>
        <w:t>together_</w:t>
      </w:r>
      <w:r w:rsidR="004C4838" w:rsidRPr="001D19F6">
        <w:rPr>
          <w:rFonts w:ascii="Arial" w:eastAsia="굴림" w:hAnsi="Arial" w:cs="Arial"/>
          <w:sz w:val="22"/>
        </w:rPr>
        <w:t>ask</w:t>
      </w:r>
      <w:proofErr w:type="spellEnd"/>
      <w:r w:rsidR="004C4838" w:rsidRPr="001D19F6">
        <w:rPr>
          <w:rFonts w:ascii="Arial" w:eastAsia="굴림" w:hAnsi="Arial" w:cs="Arial"/>
          <w:sz w:val="22"/>
        </w:rPr>
        <w:t xml:space="preserve"> to </w:t>
      </w:r>
      <w:r w:rsidR="00825793" w:rsidRPr="001D19F6">
        <w:rPr>
          <w:rFonts w:ascii="Arial" w:eastAsia="굴림" w:hAnsi="Arial" w:cs="Arial"/>
          <w:sz w:val="22"/>
        </w:rPr>
        <w:t xml:space="preserve">each member of the </w:t>
      </w:r>
      <w:proofErr w:type="gramStart"/>
      <w:r w:rsidR="00825793" w:rsidRPr="001D19F6">
        <w:rPr>
          <w:rFonts w:ascii="Arial" w:eastAsia="굴림" w:hAnsi="Arial" w:cs="Arial"/>
          <w:sz w:val="22"/>
        </w:rPr>
        <w:t xml:space="preserve">couple] </w:t>
      </w:r>
      <w:r w:rsidRPr="001D19F6">
        <w:rPr>
          <w:rFonts w:ascii="Arial" w:eastAsia="굴림" w:hAnsi="Arial" w:cs="Arial"/>
          <w:sz w:val="22"/>
        </w:rPr>
        <w:t xml:space="preserve"> How</w:t>
      </w:r>
      <w:proofErr w:type="gramEnd"/>
      <w:r w:rsidRPr="001D19F6">
        <w:rPr>
          <w:rFonts w:ascii="Arial" w:eastAsia="굴림" w:hAnsi="Arial" w:cs="Arial"/>
          <w:sz w:val="22"/>
        </w:rPr>
        <w:t xml:space="preserve"> often </w:t>
      </w:r>
      <w:r w:rsidR="0018336F" w:rsidRPr="001D19F6">
        <w:rPr>
          <w:rFonts w:ascii="Arial" w:eastAsia="굴림" w:hAnsi="Arial" w:cs="Arial"/>
          <w:sz w:val="22"/>
        </w:rPr>
        <w:t>do you</w:t>
      </w:r>
      <w:r w:rsidR="00101E8B" w:rsidRPr="001D19F6">
        <w:rPr>
          <w:rFonts w:ascii="Arial" w:eastAsia="굴림" w:hAnsi="Arial" w:cs="Arial"/>
          <w:sz w:val="22"/>
        </w:rPr>
        <w:t xml:space="preserve"> </w:t>
      </w:r>
      <w:r w:rsidR="009709A0" w:rsidRPr="001D19F6">
        <w:rPr>
          <w:rFonts w:ascii="Arial" w:eastAsia="굴림" w:hAnsi="Arial" w:cs="Arial"/>
          <w:sz w:val="22"/>
        </w:rPr>
        <w:t>meet</w:t>
      </w:r>
      <w:r w:rsidR="0083063B" w:rsidRPr="001D19F6">
        <w:rPr>
          <w:rFonts w:ascii="Arial" w:eastAsia="굴림" w:hAnsi="Arial" w:cs="Arial"/>
          <w:sz w:val="22"/>
        </w:rPr>
        <w:t xml:space="preserve"> </w:t>
      </w:r>
      <w:r w:rsidR="0041582B" w:rsidRPr="001D19F6">
        <w:rPr>
          <w:rFonts w:ascii="Arial" w:eastAsia="굴림" w:hAnsi="Arial" w:cs="Arial"/>
          <w:sz w:val="22"/>
        </w:rPr>
        <w:t>[child's name]</w:t>
      </w:r>
      <w:r w:rsidR="0083063B" w:rsidRPr="001D19F6">
        <w:rPr>
          <w:rFonts w:ascii="Arial" w:eastAsia="굴림" w:hAnsi="Arial" w:cs="Arial"/>
          <w:sz w:val="22"/>
        </w:rPr>
        <w:t xml:space="preserve"> </w:t>
      </w:r>
      <w:r w:rsidRPr="001D19F6">
        <w:rPr>
          <w:rFonts w:ascii="Arial" w:eastAsia="굴림" w:hAnsi="Arial" w:cs="Arial"/>
          <w:sz w:val="22"/>
        </w:rPr>
        <w:t>in person?</w:t>
      </w:r>
    </w:p>
    <w:p w14:paraId="28318AE4"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0FAA215A"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0CCE28FB"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5C06C9E6"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0B7C568C"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3C10F21B"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7124C6F4"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2AF173FB"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0BFB290C"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Almost never a year</w:t>
      </w:r>
    </w:p>
    <w:p w14:paraId="3D626210" w14:textId="77777777" w:rsidR="005D5299" w:rsidRPr="001D19F6" w:rsidRDefault="005D5299" w:rsidP="002D0E30">
      <w:pPr>
        <w:pStyle w:val="a6"/>
        <w:numPr>
          <w:ilvl w:val="0"/>
          <w:numId w:val="61"/>
        </w:numPr>
        <w:wordWrap/>
        <w:spacing w:line="360" w:lineRule="auto"/>
        <w:ind w:leftChars="0"/>
        <w:rPr>
          <w:rFonts w:ascii="Arial" w:eastAsia="굴림" w:hAnsi="Arial" w:cs="Arial"/>
          <w:sz w:val="22"/>
        </w:rPr>
      </w:pPr>
      <w:r w:rsidRPr="001D19F6">
        <w:rPr>
          <w:rFonts w:ascii="Arial" w:eastAsia="굴림" w:hAnsi="Arial" w:cs="Arial"/>
          <w:sz w:val="22"/>
        </w:rPr>
        <w:t>Never</w:t>
      </w:r>
      <w:r w:rsidR="00101E8B" w:rsidRPr="001D19F6">
        <w:rPr>
          <w:rFonts w:ascii="Arial" w:eastAsia="굴림" w:hAnsi="Arial" w:cs="Arial"/>
          <w:sz w:val="22"/>
        </w:rPr>
        <w:t xml:space="preserve"> met</w:t>
      </w:r>
    </w:p>
    <w:p w14:paraId="0258DC34" w14:textId="77777777" w:rsidR="005D5299" w:rsidRPr="001D19F6" w:rsidRDefault="005D5299" w:rsidP="005D5299">
      <w:pPr>
        <w:wordWrap/>
        <w:spacing w:line="360" w:lineRule="auto"/>
        <w:rPr>
          <w:rFonts w:ascii="Arial" w:eastAsia="굴림" w:hAnsi="Arial" w:cs="Arial"/>
          <w:sz w:val="22"/>
        </w:rPr>
      </w:pPr>
    </w:p>
    <w:p w14:paraId="260468F2"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Ba020. </w:t>
      </w:r>
      <w:r w:rsidR="00825793" w:rsidRPr="001D19F6">
        <w:rPr>
          <w:rFonts w:ascii="Arial" w:eastAsia="굴림" w:hAnsi="Arial" w:cs="Arial"/>
          <w:sz w:val="22"/>
        </w:rPr>
        <w:t xml:space="preserve">[Not live </w:t>
      </w:r>
      <w:proofErr w:type="spellStart"/>
      <w:r w:rsidR="00825793" w:rsidRPr="001D19F6">
        <w:rPr>
          <w:rFonts w:ascii="Arial" w:eastAsia="굴림" w:hAnsi="Arial" w:cs="Arial"/>
          <w:sz w:val="22"/>
        </w:rPr>
        <w:t>together_</w:t>
      </w:r>
      <w:r w:rsidR="004C4838" w:rsidRPr="001D19F6">
        <w:rPr>
          <w:rFonts w:ascii="Arial" w:eastAsia="굴림" w:hAnsi="Arial" w:cs="Arial"/>
          <w:sz w:val="22"/>
        </w:rPr>
        <w:t>ask</w:t>
      </w:r>
      <w:proofErr w:type="spellEnd"/>
      <w:r w:rsidR="004C4838" w:rsidRPr="001D19F6">
        <w:rPr>
          <w:rFonts w:ascii="Arial" w:eastAsia="굴림" w:hAnsi="Arial" w:cs="Arial"/>
          <w:sz w:val="22"/>
        </w:rPr>
        <w:t xml:space="preserve"> to </w:t>
      </w:r>
      <w:r w:rsidR="00825793" w:rsidRPr="001D19F6">
        <w:rPr>
          <w:rFonts w:ascii="Arial" w:eastAsia="굴림" w:hAnsi="Arial" w:cs="Arial"/>
          <w:sz w:val="22"/>
        </w:rPr>
        <w:t xml:space="preserve">each member of the couple] </w:t>
      </w:r>
      <w:r w:rsidRPr="001D19F6">
        <w:rPr>
          <w:rFonts w:ascii="Arial" w:eastAsia="굴림" w:hAnsi="Arial" w:cs="Arial"/>
          <w:sz w:val="22"/>
        </w:rPr>
        <w:t xml:space="preserve">How often </w:t>
      </w:r>
      <w:r w:rsidR="0018336F" w:rsidRPr="001D19F6">
        <w:rPr>
          <w:rFonts w:ascii="Arial" w:eastAsia="굴림" w:hAnsi="Arial" w:cs="Arial"/>
          <w:sz w:val="22"/>
        </w:rPr>
        <w:t>do you</w:t>
      </w:r>
      <w:r w:rsidRPr="001D19F6">
        <w:rPr>
          <w:rFonts w:ascii="Arial" w:eastAsia="굴림" w:hAnsi="Arial" w:cs="Arial"/>
          <w:sz w:val="22"/>
        </w:rPr>
        <w:t xml:space="preserve"> contact </w:t>
      </w:r>
      <w:r w:rsidR="0018336F" w:rsidRPr="001D19F6">
        <w:rPr>
          <w:rFonts w:ascii="Arial" w:eastAsia="굴림" w:hAnsi="Arial" w:cs="Arial"/>
          <w:sz w:val="22"/>
        </w:rPr>
        <w:t>[child's name]</w:t>
      </w:r>
      <w:r w:rsidR="0060090B" w:rsidRPr="001D19F6">
        <w:rPr>
          <w:rFonts w:ascii="Arial" w:eastAsia="굴림" w:hAnsi="Arial" w:cs="Arial"/>
          <w:sz w:val="22"/>
        </w:rPr>
        <w:t xml:space="preserve"> </w:t>
      </w:r>
      <w:r w:rsidRPr="001D19F6">
        <w:rPr>
          <w:rFonts w:ascii="Arial" w:eastAsia="굴림" w:hAnsi="Arial" w:cs="Arial"/>
          <w:sz w:val="22"/>
        </w:rPr>
        <w:t>by phone, mail or e-mail?</w:t>
      </w:r>
    </w:p>
    <w:p w14:paraId="123ACC48"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74BBB1C2"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5F9F43E1"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7BFBF7DC"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0C60AD0F"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73DBCEEB"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529E0F98"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14C92EBC"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0512A716"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Almost never a year</w:t>
      </w:r>
    </w:p>
    <w:p w14:paraId="37A0A0BA" w14:textId="77777777" w:rsidR="005D5299" w:rsidRPr="001D19F6" w:rsidRDefault="005D5299" w:rsidP="002D0E30">
      <w:pPr>
        <w:pStyle w:val="a6"/>
        <w:numPr>
          <w:ilvl w:val="0"/>
          <w:numId w:val="62"/>
        </w:numPr>
        <w:wordWrap/>
        <w:spacing w:line="360" w:lineRule="auto"/>
        <w:ind w:leftChars="0"/>
        <w:rPr>
          <w:rFonts w:ascii="Arial" w:eastAsia="굴림" w:hAnsi="Arial" w:cs="Arial"/>
          <w:sz w:val="22"/>
        </w:rPr>
      </w:pPr>
      <w:r w:rsidRPr="001D19F6">
        <w:rPr>
          <w:rFonts w:ascii="Arial" w:eastAsia="굴림" w:hAnsi="Arial" w:cs="Arial"/>
          <w:sz w:val="22"/>
        </w:rPr>
        <w:t>Never</w:t>
      </w:r>
      <w:r w:rsidR="0060090B" w:rsidRPr="001D19F6">
        <w:rPr>
          <w:rFonts w:ascii="Arial" w:eastAsia="굴림" w:hAnsi="Arial" w:cs="Arial"/>
          <w:sz w:val="22"/>
        </w:rPr>
        <w:t xml:space="preserve"> contacted</w:t>
      </w:r>
    </w:p>
    <w:p w14:paraId="2842E014" w14:textId="77777777" w:rsidR="005D5299" w:rsidRPr="001D19F6" w:rsidRDefault="005D5299" w:rsidP="005D5299">
      <w:pPr>
        <w:wordWrap/>
        <w:spacing w:line="360" w:lineRule="auto"/>
        <w:rPr>
          <w:rFonts w:ascii="Arial" w:eastAsia="굴림" w:hAnsi="Arial" w:cs="Arial"/>
          <w:sz w:val="22"/>
        </w:rPr>
      </w:pPr>
    </w:p>
    <w:p w14:paraId="289B374F" w14:textId="77777777" w:rsidR="009B7E87" w:rsidRPr="001D19F6" w:rsidRDefault="009B7E87" w:rsidP="000C3127">
      <w:pPr>
        <w:wordWrap/>
        <w:spacing w:line="276" w:lineRule="auto"/>
        <w:rPr>
          <w:rFonts w:ascii="Arial" w:eastAsia="굴림" w:hAnsi="Arial" w:cs="Arial"/>
          <w:b/>
          <w:sz w:val="22"/>
        </w:rPr>
      </w:pPr>
      <w:r w:rsidRPr="001D19F6">
        <w:rPr>
          <w:rFonts w:ascii="Arial" w:eastAsia="굴림" w:hAnsi="Arial" w:cs="Arial"/>
          <w:b/>
          <w:sz w:val="22"/>
        </w:rPr>
        <w:t>Logic</w:t>
      </w:r>
    </w:p>
    <w:p w14:paraId="65A59595" w14:textId="77777777" w:rsidR="00FA7570" w:rsidRPr="001D19F6" w:rsidRDefault="00FA7570" w:rsidP="002D0E30">
      <w:pPr>
        <w:pStyle w:val="a6"/>
        <w:numPr>
          <w:ilvl w:val="0"/>
          <w:numId w:val="63"/>
        </w:numPr>
        <w:wordWrap/>
        <w:spacing w:line="276" w:lineRule="auto"/>
        <w:ind w:leftChars="0"/>
        <w:rPr>
          <w:rFonts w:ascii="Arial" w:eastAsia="굴림" w:hAnsi="Arial" w:cs="Arial"/>
          <w:b/>
          <w:sz w:val="22"/>
        </w:rPr>
      </w:pPr>
      <w:r w:rsidRPr="001D19F6">
        <w:rPr>
          <w:rFonts w:ascii="Arial" w:eastAsia="굴림" w:hAnsi="Arial" w:cs="Arial"/>
          <w:b/>
          <w:sz w:val="22"/>
        </w:rPr>
        <w:t xml:space="preserve">Among a couple, only the representative respondent for </w:t>
      </w:r>
      <w:r w:rsidR="006D5439" w:rsidRPr="001D19F6">
        <w:rPr>
          <w:rFonts w:ascii="Arial" w:eastAsia="굴림" w:hAnsi="Arial" w:cs="Arial"/>
          <w:b/>
          <w:sz w:val="22"/>
        </w:rPr>
        <w:t>children</w:t>
      </w:r>
      <w:r w:rsidRPr="001D19F6">
        <w:rPr>
          <w:rFonts w:ascii="Arial" w:eastAsia="굴림" w:hAnsi="Arial" w:cs="Arial"/>
          <w:b/>
          <w:sz w:val="22"/>
        </w:rPr>
        <w:t xml:space="preserve"> section is asked </w:t>
      </w:r>
      <w:r w:rsidR="003C5AE2" w:rsidRPr="001D19F6">
        <w:rPr>
          <w:rFonts w:ascii="Arial" w:eastAsia="굴림" w:hAnsi="Arial" w:cs="Arial"/>
          <w:b/>
          <w:bCs/>
          <w:sz w:val="22"/>
        </w:rPr>
        <w:t>Ba021~Ba072</w:t>
      </w:r>
      <w:r w:rsidRPr="001D19F6">
        <w:rPr>
          <w:rFonts w:ascii="Arial" w:eastAsia="굴림" w:hAnsi="Arial" w:cs="Arial"/>
          <w:b/>
          <w:sz w:val="22"/>
        </w:rPr>
        <w:t>.</w:t>
      </w:r>
    </w:p>
    <w:p w14:paraId="1C6864B3" w14:textId="73A821EB" w:rsidR="00870911" w:rsidRPr="001D19F6" w:rsidRDefault="00CF4530" w:rsidP="002D0E30">
      <w:pPr>
        <w:pStyle w:val="a6"/>
        <w:numPr>
          <w:ilvl w:val="0"/>
          <w:numId w:val="63"/>
        </w:numPr>
        <w:wordWrap/>
        <w:spacing w:line="276" w:lineRule="auto"/>
        <w:ind w:leftChars="0"/>
        <w:rPr>
          <w:rFonts w:ascii="Arial" w:eastAsia="굴림" w:hAnsi="Arial" w:cs="Arial"/>
          <w:b/>
          <w:bCs/>
          <w:sz w:val="22"/>
        </w:rPr>
      </w:pPr>
      <w:r w:rsidRPr="001D19F6">
        <w:rPr>
          <w:rFonts w:ascii="Arial" w:eastAsia="굴림" w:hAnsi="Arial" w:cs="Arial"/>
          <w:b/>
          <w:bCs/>
          <w:sz w:val="22"/>
        </w:rPr>
        <w:t xml:space="preserve">If R did not live with his/her child for more than one month in </w:t>
      </w:r>
      <w:del w:id="294" w:author="Keis" w:date="2024-09-06T10:18:00Z">
        <w:r w:rsidR="00E14868" w:rsidDel="009F27DD">
          <w:rPr>
            <w:rFonts w:ascii="Arial" w:eastAsia="굴림" w:hAnsi="Arial" w:cs="Arial" w:hint="eastAsia"/>
            <w:b/>
            <w:bCs/>
            <w:color w:val="FF0000"/>
            <w:sz w:val="22"/>
          </w:rPr>
          <w:delText>2019</w:delText>
        </w:r>
      </w:del>
      <w:ins w:id="295" w:author="Keis" w:date="2024-09-06T10:18:00Z">
        <w:r w:rsidR="009F27DD" w:rsidRPr="009F27DD">
          <w:rPr>
            <w:rFonts w:ascii="Arial" w:eastAsia="굴림" w:hAnsi="Arial" w:cs="Arial" w:hint="eastAsia"/>
            <w:b/>
            <w:bCs/>
            <w:color w:val="00B050"/>
            <w:sz w:val="22"/>
          </w:rPr>
          <w:t>2021</w:t>
        </w:r>
      </w:ins>
      <w:r w:rsidR="003C5AE2" w:rsidRPr="001D19F6">
        <w:rPr>
          <w:rFonts w:ascii="Arial" w:eastAsia="굴림" w:hAnsi="Arial" w:cs="Arial"/>
          <w:b/>
          <w:bCs/>
          <w:sz w:val="22"/>
        </w:rPr>
        <w:t>, go to Ba021~Ba056</w:t>
      </w:r>
      <w:r w:rsidR="00870911" w:rsidRPr="001D19F6">
        <w:rPr>
          <w:rFonts w:ascii="Arial" w:eastAsia="굴림" w:hAnsi="Arial" w:cs="Arial"/>
          <w:b/>
          <w:bCs/>
          <w:sz w:val="22"/>
        </w:rPr>
        <w:t xml:space="preserve">. </w:t>
      </w:r>
    </w:p>
    <w:p w14:paraId="6BEBEC42" w14:textId="77777777" w:rsidR="009B7E87" w:rsidRPr="001D19F6" w:rsidRDefault="009B7E87" w:rsidP="005D5299">
      <w:pPr>
        <w:wordWrap/>
        <w:spacing w:line="360" w:lineRule="auto"/>
        <w:rPr>
          <w:rFonts w:ascii="Arial" w:eastAsia="굴림" w:hAnsi="Arial" w:cs="Arial"/>
          <w:sz w:val="22"/>
        </w:rPr>
      </w:pPr>
    </w:p>
    <w:p w14:paraId="54D399E2" w14:textId="142A186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Ba021. </w:t>
      </w:r>
      <w:r w:rsidR="003C5AE2" w:rsidRPr="001D19F6">
        <w:rPr>
          <w:rFonts w:ascii="Arial" w:eastAsia="굴림" w:hAnsi="Arial" w:cs="Arial"/>
          <w:sz w:val="22"/>
        </w:rPr>
        <w:t xml:space="preserve">[Not live </w:t>
      </w:r>
      <w:proofErr w:type="spellStart"/>
      <w:r w:rsidR="003C5AE2" w:rsidRPr="001D19F6">
        <w:rPr>
          <w:rFonts w:ascii="Arial" w:eastAsia="굴림" w:hAnsi="Arial" w:cs="Arial"/>
          <w:sz w:val="22"/>
        </w:rPr>
        <w:t>together_</w:t>
      </w:r>
      <w:r w:rsidR="00B13F4C" w:rsidRPr="001D19F6">
        <w:rPr>
          <w:rFonts w:ascii="Arial" w:eastAsia="굴림" w:hAnsi="Arial" w:cs="Arial"/>
          <w:sz w:val="22"/>
        </w:rPr>
        <w:t>Receipt</w:t>
      </w:r>
      <w:proofErr w:type="spellEnd"/>
      <w:r w:rsidR="00B13F4C" w:rsidRPr="001D19F6">
        <w:rPr>
          <w:rFonts w:ascii="Arial" w:eastAsia="굴림" w:hAnsi="Arial" w:cs="Arial"/>
          <w:sz w:val="22"/>
        </w:rPr>
        <w:t xml:space="preserve"> of r</w:t>
      </w:r>
      <w:r w:rsidR="003C5AE2" w:rsidRPr="001D19F6">
        <w:rPr>
          <w:rFonts w:ascii="Arial" w:eastAsia="굴림" w:hAnsi="Arial" w:cs="Arial"/>
          <w:sz w:val="22"/>
        </w:rPr>
        <w:t xml:space="preserve">egular financial support] </w:t>
      </w:r>
      <w:r w:rsidRPr="001D19F6">
        <w:rPr>
          <w:rFonts w:ascii="Arial" w:eastAsia="굴림" w:hAnsi="Arial" w:cs="Arial"/>
          <w:sz w:val="22"/>
        </w:rPr>
        <w:t>In the last calendar year (</w:t>
      </w:r>
      <w:del w:id="296" w:author="Keis" w:date="2024-09-06T10:18:00Z">
        <w:r w:rsidR="0099597C" w:rsidDel="009F27DD">
          <w:rPr>
            <w:rFonts w:ascii="Arial" w:eastAsia="굴림" w:hAnsi="Arial" w:cs="Arial" w:hint="eastAsia"/>
            <w:color w:val="FF0000"/>
            <w:sz w:val="22"/>
          </w:rPr>
          <w:delText>2019</w:delText>
        </w:r>
      </w:del>
      <w:ins w:id="297"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xml:space="preserve">), </w:t>
      </w:r>
      <w:r w:rsidR="0050793A" w:rsidRPr="001D19F6">
        <w:rPr>
          <w:rFonts w:ascii="Arial" w:eastAsia="굴림" w:hAnsi="Arial" w:cs="Arial"/>
          <w:sz w:val="22"/>
        </w:rPr>
        <w:t xml:space="preserve">while living separately </w:t>
      </w:r>
      <w:r w:rsidRPr="001D19F6">
        <w:rPr>
          <w:rFonts w:ascii="Arial" w:eastAsia="굴림" w:hAnsi="Arial" w:cs="Arial"/>
          <w:sz w:val="22"/>
        </w:rPr>
        <w:t xml:space="preserve">did you and your spouse </w:t>
      </w:r>
      <w:r w:rsidR="0018336F" w:rsidRPr="001D19F6">
        <w:rPr>
          <w:rFonts w:ascii="Arial" w:eastAsia="굴림" w:hAnsi="Arial" w:cs="Arial"/>
          <w:sz w:val="22"/>
        </w:rPr>
        <w:t xml:space="preserve">receive from [child’s name] </w:t>
      </w:r>
      <w:r w:rsidRPr="001D19F6">
        <w:rPr>
          <w:rFonts w:ascii="Arial" w:eastAsia="굴림" w:hAnsi="Arial" w:cs="Arial"/>
          <w:sz w:val="22"/>
        </w:rPr>
        <w:t xml:space="preserve">any </w:t>
      </w:r>
      <w:r w:rsidR="00A31777" w:rsidRPr="001D19F6">
        <w:rPr>
          <w:rFonts w:ascii="Arial" w:eastAsia="굴림" w:hAnsi="Arial" w:cs="Arial"/>
          <w:sz w:val="22"/>
        </w:rPr>
        <w:t xml:space="preserve">regular </w:t>
      </w:r>
      <w:r w:rsidR="0050793A" w:rsidRPr="001D19F6">
        <w:rPr>
          <w:rFonts w:ascii="Arial" w:eastAsia="굴림" w:hAnsi="Arial" w:cs="Arial"/>
          <w:sz w:val="22"/>
        </w:rPr>
        <w:t xml:space="preserve">financial support such as </w:t>
      </w:r>
      <w:r w:rsidR="009709A0" w:rsidRPr="001D19F6">
        <w:rPr>
          <w:rFonts w:ascii="Arial" w:eastAsia="굴림" w:hAnsi="Arial" w:cs="Arial"/>
          <w:sz w:val="22"/>
        </w:rPr>
        <w:t>pocket money, living expenses or</w:t>
      </w:r>
      <w:r w:rsidRPr="001D19F6">
        <w:rPr>
          <w:rFonts w:ascii="Arial" w:eastAsia="굴림" w:hAnsi="Arial" w:cs="Arial"/>
          <w:sz w:val="22"/>
        </w:rPr>
        <w:t xml:space="preserve"> medical expenses</w:t>
      </w:r>
      <w:r w:rsidR="00CE021E" w:rsidRPr="001D19F6">
        <w:rPr>
          <w:rFonts w:ascii="Arial" w:eastAsia="굴림" w:hAnsi="Arial" w:cs="Arial"/>
          <w:sz w:val="22"/>
        </w:rPr>
        <w:t>?</w:t>
      </w:r>
    </w:p>
    <w:p w14:paraId="54C36152" w14:textId="77777777" w:rsidR="00A31777" w:rsidRPr="001D19F6" w:rsidRDefault="00A31777" w:rsidP="00D12299">
      <w:pPr>
        <w:pStyle w:val="a6"/>
        <w:numPr>
          <w:ilvl w:val="0"/>
          <w:numId w:val="1190"/>
        </w:numPr>
        <w:tabs>
          <w:tab w:val="left" w:pos="4538"/>
          <w:tab w:val="left" w:pos="5245"/>
        </w:tabs>
        <w:wordWrap/>
        <w:spacing w:line="360" w:lineRule="auto"/>
        <w:ind w:leftChars="0"/>
        <w:rPr>
          <w:rFonts w:ascii="Arial" w:eastAsia="굴림" w:hAnsi="Arial" w:cs="Arial"/>
          <w:b/>
          <w:sz w:val="22"/>
        </w:rPr>
      </w:pPr>
      <w:r w:rsidRPr="001D19F6">
        <w:rPr>
          <w:rFonts w:ascii="Arial" w:eastAsia="굴림" w:hAnsi="Arial" w:cs="Arial"/>
          <w:sz w:val="22"/>
        </w:rPr>
        <w:t>Yes →Go to Ba022</w:t>
      </w:r>
      <w:r w:rsidRPr="001D19F6">
        <w:rPr>
          <w:rFonts w:ascii="Arial" w:eastAsia="굴림" w:hAnsi="Arial" w:cs="Arial"/>
          <w:sz w:val="22"/>
        </w:rPr>
        <w:tab/>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Ba029</w:t>
      </w:r>
      <w:r w:rsidR="00FD0CDC"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1D19F6" w14:paraId="5746A900" w14:textId="77777777" w:rsidTr="00D518FF">
        <w:tc>
          <w:tcPr>
            <w:tcW w:w="9356" w:type="dxa"/>
          </w:tcPr>
          <w:p w14:paraId="6679680B" w14:textId="77777777" w:rsidR="005D5299" w:rsidRPr="001D19F6" w:rsidRDefault="00ED31EE" w:rsidP="00DF388B">
            <w:pPr>
              <w:wordWrap/>
              <w:spacing w:before="240"/>
              <w:rPr>
                <w:rFonts w:ascii="Arial" w:eastAsia="굴림" w:hAnsi="Arial" w:cs="Arial"/>
                <w:b/>
                <w:szCs w:val="20"/>
              </w:rPr>
            </w:pPr>
            <w:r w:rsidRPr="001D19F6">
              <w:rPr>
                <w:rFonts w:ascii="Arial" w:eastAsia="굴림" w:hAnsi="Arial" w:cs="Arial"/>
                <w:b/>
                <w:szCs w:val="20"/>
              </w:rPr>
              <w:t>[</w:t>
            </w:r>
            <w:r w:rsidRPr="001D19F6">
              <w:rPr>
                <w:rFonts w:ascii="Arial" w:eastAsia="굴림" w:hAnsi="Arial" w:cs="Arial"/>
                <w:szCs w:val="20"/>
              </w:rPr>
              <w:t>IWER</w:t>
            </w:r>
            <w:r w:rsidRPr="001D19F6">
              <w:rPr>
                <w:rFonts w:ascii="Arial" w:eastAsia="굴림" w:hAnsi="Arial" w:cs="Arial"/>
                <w:b/>
                <w:szCs w:val="20"/>
              </w:rPr>
              <w:t>]</w:t>
            </w:r>
            <w:r w:rsidR="005D5299" w:rsidRPr="001D19F6">
              <w:rPr>
                <w:rFonts w:ascii="Arial" w:eastAsia="굴림" w:hAnsi="Arial" w:cs="Arial"/>
                <w:b/>
                <w:szCs w:val="20"/>
              </w:rPr>
              <w:t xml:space="preserve"> </w:t>
            </w:r>
          </w:p>
          <w:p w14:paraId="5A99655B" w14:textId="77777777" w:rsidR="002D042A" w:rsidRPr="001D19F6" w:rsidRDefault="002D042A" w:rsidP="008F3943">
            <w:pPr>
              <w:wordWrap/>
              <w:ind w:left="196" w:hangingChars="100" w:hanging="196"/>
              <w:rPr>
                <w:rFonts w:ascii="Arial" w:eastAsia="굴림" w:hAnsi="Arial" w:cs="Arial"/>
                <w:b/>
                <w:szCs w:val="20"/>
              </w:rPr>
            </w:pPr>
            <w:r w:rsidRPr="001D19F6">
              <w:rPr>
                <w:rFonts w:ascii="Arial" w:eastAsia="굴림" w:hAnsi="Arial" w:cs="Arial"/>
                <w:b/>
                <w:szCs w:val="20"/>
              </w:rPr>
              <w:lastRenderedPageBreak/>
              <w:t>&lt;Regular support/ occasional support&gt;</w:t>
            </w:r>
          </w:p>
          <w:p w14:paraId="49D23B76" w14:textId="77777777" w:rsidR="00BF58F9" w:rsidRPr="001D19F6" w:rsidRDefault="005D5299"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Regular </w:t>
            </w:r>
            <w:r w:rsidR="00BF58F9" w:rsidRPr="001D19F6">
              <w:rPr>
                <w:rFonts w:ascii="Arial" w:eastAsia="굴림" w:hAnsi="Arial" w:cs="Arial"/>
                <w:szCs w:val="20"/>
              </w:rPr>
              <w:t xml:space="preserve">support: </w:t>
            </w:r>
            <w:r w:rsidRPr="001D19F6">
              <w:rPr>
                <w:rFonts w:ascii="Arial" w:eastAsia="굴림" w:hAnsi="Arial" w:cs="Arial"/>
                <w:szCs w:val="20"/>
              </w:rPr>
              <w:t>monetary</w:t>
            </w:r>
            <w:r w:rsidR="00BF58F9" w:rsidRPr="001D19F6">
              <w:rPr>
                <w:rFonts w:ascii="Arial" w:eastAsia="굴림" w:hAnsi="Arial" w:cs="Arial"/>
                <w:szCs w:val="20"/>
              </w:rPr>
              <w:t xml:space="preserve"> </w:t>
            </w:r>
            <w:r w:rsidRPr="001D19F6">
              <w:rPr>
                <w:rFonts w:ascii="Arial" w:eastAsia="굴림" w:hAnsi="Arial" w:cs="Arial"/>
                <w:szCs w:val="20"/>
              </w:rPr>
              <w:t xml:space="preserve">transfer regularly </w:t>
            </w:r>
            <w:r w:rsidR="00BF58F9" w:rsidRPr="001D19F6">
              <w:rPr>
                <w:rFonts w:ascii="Arial" w:eastAsia="굴림" w:hAnsi="Arial" w:cs="Arial"/>
                <w:szCs w:val="20"/>
              </w:rPr>
              <w:t xml:space="preserve">repeated </w:t>
            </w:r>
            <w:r w:rsidRPr="001D19F6">
              <w:rPr>
                <w:rFonts w:ascii="Arial" w:eastAsia="굴림" w:hAnsi="Arial" w:cs="Arial"/>
                <w:szCs w:val="20"/>
              </w:rPr>
              <w:t>i</w:t>
            </w:r>
            <w:r w:rsidR="004B58A3" w:rsidRPr="001D19F6">
              <w:rPr>
                <w:rFonts w:ascii="Arial" w:eastAsia="굴림" w:hAnsi="Arial" w:cs="Arial"/>
                <w:szCs w:val="20"/>
              </w:rPr>
              <w:t>n a certain time interval (e.g.</w:t>
            </w:r>
            <w:r w:rsidRPr="001D19F6">
              <w:rPr>
                <w:rFonts w:ascii="Arial" w:eastAsia="굴림" w:hAnsi="Arial" w:cs="Arial"/>
                <w:szCs w:val="20"/>
              </w:rPr>
              <w:t xml:space="preserve"> each month, every two months)</w:t>
            </w:r>
            <w:r w:rsidR="00BF58F9" w:rsidRPr="001D19F6">
              <w:rPr>
                <w:rFonts w:ascii="Arial" w:eastAsia="굴림" w:hAnsi="Arial" w:cs="Arial"/>
                <w:szCs w:val="20"/>
              </w:rPr>
              <w:t xml:space="preserve"> </w:t>
            </w:r>
          </w:p>
          <w:p w14:paraId="213FEAD2" w14:textId="77777777" w:rsidR="005D5299" w:rsidRPr="001D19F6" w:rsidRDefault="005D5299"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Occasional</w:t>
            </w:r>
            <w:r w:rsidR="00BF58F9" w:rsidRPr="001D19F6">
              <w:rPr>
                <w:rFonts w:ascii="Arial" w:eastAsia="굴림" w:hAnsi="Arial" w:cs="Arial"/>
                <w:szCs w:val="20"/>
              </w:rPr>
              <w:t xml:space="preserve"> support: </w:t>
            </w:r>
            <w:r w:rsidRPr="001D19F6">
              <w:rPr>
                <w:rFonts w:ascii="Arial" w:eastAsia="굴림" w:hAnsi="Arial" w:cs="Arial"/>
                <w:szCs w:val="20"/>
              </w:rPr>
              <w:t xml:space="preserve">monetary transfer </w:t>
            </w:r>
            <w:r w:rsidR="00BF58F9" w:rsidRPr="001D19F6">
              <w:rPr>
                <w:rFonts w:ascii="Arial" w:eastAsia="굴림" w:hAnsi="Arial" w:cs="Arial"/>
                <w:szCs w:val="20"/>
              </w:rPr>
              <w:t xml:space="preserve">irregularly occurred </w:t>
            </w:r>
            <w:r w:rsidR="0052190D" w:rsidRPr="001D19F6">
              <w:rPr>
                <w:rFonts w:ascii="Arial" w:eastAsia="굴림" w:hAnsi="Arial" w:cs="Arial"/>
                <w:szCs w:val="20"/>
              </w:rPr>
              <w:t>exc</w:t>
            </w:r>
            <w:r w:rsidR="006045AA" w:rsidRPr="001D19F6">
              <w:rPr>
                <w:rFonts w:ascii="Arial" w:eastAsia="굴림" w:hAnsi="Arial" w:cs="Arial"/>
                <w:szCs w:val="20"/>
              </w:rPr>
              <w:t>ept birthday allowance or holiday allowances (e.g.</w:t>
            </w:r>
            <w:r w:rsidRPr="001D19F6">
              <w:rPr>
                <w:rFonts w:ascii="Arial" w:eastAsia="굴림" w:hAnsi="Arial" w:cs="Arial"/>
                <w:szCs w:val="20"/>
              </w:rPr>
              <w:t xml:space="preserve"> paying </w:t>
            </w:r>
            <w:r w:rsidR="00E16066" w:rsidRPr="001D19F6">
              <w:rPr>
                <w:rFonts w:ascii="Arial" w:eastAsia="굴림" w:hAnsi="Arial" w:cs="Arial"/>
                <w:szCs w:val="20"/>
              </w:rPr>
              <w:t>for medical bills</w:t>
            </w:r>
            <w:r w:rsidR="006045AA" w:rsidRPr="001D19F6">
              <w:rPr>
                <w:rFonts w:ascii="Arial" w:eastAsia="굴림" w:hAnsi="Arial" w:cs="Arial"/>
                <w:szCs w:val="20"/>
              </w:rPr>
              <w:t>,</w:t>
            </w:r>
            <w:r w:rsidRPr="001D19F6">
              <w:rPr>
                <w:rFonts w:ascii="Arial" w:eastAsia="굴림" w:hAnsi="Arial" w:cs="Arial"/>
                <w:szCs w:val="20"/>
              </w:rPr>
              <w:t xml:space="preserve"> scho</w:t>
            </w:r>
            <w:r w:rsidR="006045AA" w:rsidRPr="001D19F6">
              <w:rPr>
                <w:rFonts w:ascii="Arial" w:eastAsia="굴림" w:hAnsi="Arial" w:cs="Arial"/>
                <w:szCs w:val="20"/>
              </w:rPr>
              <w:t xml:space="preserve">oling, occasional allowances) </w:t>
            </w:r>
          </w:p>
          <w:p w14:paraId="2C2042AC" w14:textId="77777777" w:rsidR="00E13A88" w:rsidRPr="001D19F6" w:rsidRDefault="00E13A88"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6CAA85CA" w14:textId="77777777" w:rsidR="00DF388B" w:rsidRPr="001D19F6" w:rsidRDefault="00DF388B" w:rsidP="002D0E30">
            <w:pPr>
              <w:pStyle w:val="a6"/>
              <w:numPr>
                <w:ilvl w:val="0"/>
                <w:numId w:val="65"/>
              </w:numPr>
              <w:wordWrap/>
              <w:ind w:leftChars="0"/>
              <w:rPr>
                <w:rFonts w:ascii="Arial" w:eastAsia="굴림" w:hAnsi="Arial" w:cs="Arial"/>
                <w:szCs w:val="20"/>
              </w:rPr>
            </w:pPr>
            <w:r w:rsidRPr="001D19F6">
              <w:rPr>
                <w:rFonts w:ascii="Arial" w:eastAsia="굴림" w:hAnsi="Arial" w:cs="Arial"/>
                <w:szCs w:val="20"/>
              </w:rPr>
              <w:t>Financial support: receiving cash or h</w:t>
            </w:r>
            <w:r w:rsidR="00E13A88" w:rsidRPr="001D19F6">
              <w:rPr>
                <w:rFonts w:ascii="Arial" w:eastAsia="굴림" w:hAnsi="Arial" w:cs="Arial"/>
                <w:szCs w:val="20"/>
              </w:rPr>
              <w:t xml:space="preserve">elping pay bills, or covering specific costs </w:t>
            </w:r>
            <w:r w:rsidR="00A00418" w:rsidRPr="001D19F6">
              <w:rPr>
                <w:rFonts w:ascii="Arial" w:eastAsia="굴림" w:hAnsi="Arial" w:cs="Arial"/>
                <w:szCs w:val="20"/>
              </w:rPr>
              <w:t>fo</w:t>
            </w:r>
            <w:r w:rsidR="00E13A88" w:rsidRPr="001D19F6">
              <w:rPr>
                <w:rFonts w:ascii="Arial" w:eastAsia="굴림" w:hAnsi="Arial" w:cs="Arial"/>
                <w:szCs w:val="20"/>
              </w:rPr>
              <w:t>r medical care</w:t>
            </w:r>
            <w:r w:rsidR="00A00418" w:rsidRPr="001D19F6">
              <w:rPr>
                <w:rFonts w:ascii="Arial" w:eastAsia="굴림" w:hAnsi="Arial" w:cs="Arial"/>
                <w:szCs w:val="20"/>
              </w:rPr>
              <w:t>,</w:t>
            </w:r>
            <w:r w:rsidR="00E13A88" w:rsidRPr="001D19F6">
              <w:rPr>
                <w:rFonts w:ascii="Arial" w:eastAsia="굴림" w:hAnsi="Arial" w:cs="Arial"/>
                <w:szCs w:val="20"/>
              </w:rPr>
              <w:t xml:space="preserve"> insurance, schooling, down payment for a home</w:t>
            </w:r>
            <w:r w:rsidR="00A00418" w:rsidRPr="001D19F6">
              <w:rPr>
                <w:rFonts w:ascii="Arial" w:eastAsia="굴림" w:hAnsi="Arial" w:cs="Arial"/>
                <w:szCs w:val="20"/>
              </w:rPr>
              <w:t xml:space="preserve"> or</w:t>
            </w:r>
            <w:r w:rsidR="00E13A88" w:rsidRPr="001D19F6">
              <w:rPr>
                <w:rFonts w:ascii="Arial" w:eastAsia="굴림" w:hAnsi="Arial" w:cs="Arial"/>
                <w:szCs w:val="20"/>
              </w:rPr>
              <w:t xml:space="preserve"> rent, etc.</w:t>
            </w:r>
          </w:p>
          <w:p w14:paraId="64DB9742" w14:textId="77777777" w:rsidR="00E13A88" w:rsidRPr="001D19F6" w:rsidRDefault="00DF388B" w:rsidP="002D0E30">
            <w:pPr>
              <w:pStyle w:val="a6"/>
              <w:numPr>
                <w:ilvl w:val="0"/>
                <w:numId w:val="65"/>
              </w:numPr>
              <w:wordWrap/>
              <w:spacing w:after="240"/>
              <w:ind w:leftChars="0"/>
              <w:rPr>
                <w:rFonts w:ascii="Arial" w:eastAsia="굴림" w:hAnsi="Arial" w:cs="Arial"/>
                <w:sz w:val="22"/>
              </w:rPr>
            </w:pPr>
            <w:r w:rsidRPr="001D19F6">
              <w:rPr>
                <w:rFonts w:ascii="Arial" w:eastAsia="굴림" w:hAnsi="Arial" w:cs="Arial"/>
                <w:szCs w:val="20"/>
              </w:rPr>
              <w:t>Non-financial support: gifts or goods</w:t>
            </w:r>
            <w:r w:rsidR="00CB3D1D" w:rsidRPr="001D19F6">
              <w:rPr>
                <w:rFonts w:ascii="Arial" w:eastAsia="굴림" w:hAnsi="Arial" w:cs="Arial"/>
                <w:szCs w:val="20"/>
              </w:rPr>
              <w:t xml:space="preserve"> (e.g. food, clothes etc.)</w:t>
            </w:r>
            <w:r w:rsidRPr="001D19F6">
              <w:rPr>
                <w:rFonts w:ascii="Arial" w:eastAsia="굴림" w:hAnsi="Arial" w:cs="Arial"/>
                <w:szCs w:val="20"/>
              </w:rPr>
              <w:t xml:space="preserve"> received</w:t>
            </w:r>
            <w:r w:rsidRPr="001D19F6">
              <w:rPr>
                <w:rFonts w:ascii="Arial" w:eastAsia="굴림" w:hAnsi="Arial" w:cs="Arial"/>
                <w:sz w:val="22"/>
              </w:rPr>
              <w:t xml:space="preserve"> </w:t>
            </w:r>
          </w:p>
        </w:tc>
      </w:tr>
    </w:tbl>
    <w:p w14:paraId="4CCE3FAA" w14:textId="77777777" w:rsidR="003B1980" w:rsidRPr="00125CFB" w:rsidRDefault="003B1980">
      <w:pPr>
        <w:widowControl/>
        <w:wordWrap/>
        <w:autoSpaceDE/>
        <w:autoSpaceDN/>
        <w:jc w:val="left"/>
        <w:rPr>
          <w:rFonts w:ascii="Arial" w:eastAsia="굴림" w:hAnsi="Arial" w:cs="Arial"/>
          <w:sz w:val="22"/>
        </w:rPr>
      </w:pPr>
    </w:p>
    <w:p w14:paraId="1F6D2E5B" w14:textId="2DF6EDC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 xml:space="preserve">Ba022. </w:t>
      </w:r>
      <w:r w:rsidR="00FD0CDC" w:rsidRPr="00125CFB">
        <w:rPr>
          <w:rFonts w:ascii="Arial" w:eastAsia="굴림" w:hAnsi="Arial" w:cs="Arial"/>
          <w:sz w:val="22"/>
        </w:rPr>
        <w:t>[Not live together_</w:t>
      </w:r>
      <w:r w:rsidR="00B13F4C" w:rsidRPr="00125CFB">
        <w:rPr>
          <w:rFonts w:ascii="Arial" w:eastAsia="굴림" w:hAnsi="Arial" w:cs="Arial"/>
          <w:sz w:val="22"/>
        </w:rPr>
        <w:t xml:space="preserve"> Receipt of r</w:t>
      </w:r>
      <w:r w:rsidR="00FD0CDC" w:rsidRPr="00125CFB">
        <w:rPr>
          <w:rFonts w:ascii="Arial" w:eastAsia="굴림" w:hAnsi="Arial" w:cs="Arial"/>
          <w:sz w:val="22"/>
        </w:rPr>
        <w:t xml:space="preserve">egular financial support] </w:t>
      </w:r>
      <w:r w:rsidRPr="00125CFB">
        <w:rPr>
          <w:rFonts w:ascii="Arial" w:eastAsia="굴림" w:hAnsi="Arial" w:cs="Arial"/>
          <w:sz w:val="22"/>
        </w:rPr>
        <w:t xml:space="preserve">What was the monthly average amount of regular </w:t>
      </w:r>
      <w:r w:rsidR="00E86179" w:rsidRPr="00125CFB">
        <w:rPr>
          <w:rFonts w:ascii="Arial" w:eastAsia="굴림" w:hAnsi="Arial" w:cs="Arial"/>
          <w:sz w:val="22"/>
        </w:rPr>
        <w:t xml:space="preserve">financial </w:t>
      </w:r>
      <w:r w:rsidR="00D44B68" w:rsidRPr="00125CFB">
        <w:rPr>
          <w:rFonts w:ascii="Arial" w:eastAsia="굴림" w:hAnsi="Arial" w:cs="Arial"/>
          <w:sz w:val="22"/>
        </w:rPr>
        <w:t xml:space="preserve">support such as </w:t>
      </w:r>
      <w:r w:rsidR="00E86179" w:rsidRPr="00125CFB">
        <w:rPr>
          <w:rFonts w:ascii="Arial" w:eastAsia="굴림" w:hAnsi="Arial" w:cs="Arial"/>
          <w:sz w:val="22"/>
        </w:rPr>
        <w:t>pocket money, living expenses, medical expenses</w:t>
      </w:r>
      <w:r w:rsidR="00D44B68" w:rsidRPr="00125CFB">
        <w:rPr>
          <w:rFonts w:ascii="Arial" w:eastAsia="굴림" w:hAnsi="Arial" w:cs="Arial"/>
          <w:sz w:val="22"/>
        </w:rPr>
        <w:t xml:space="preserve"> </w:t>
      </w:r>
      <w:r w:rsidR="00E86179" w:rsidRPr="00125CFB">
        <w:rPr>
          <w:rFonts w:ascii="Arial" w:eastAsia="굴림" w:hAnsi="Arial" w:cs="Arial"/>
          <w:sz w:val="22"/>
        </w:rPr>
        <w:t>etc</w:t>
      </w:r>
      <w:r w:rsidR="00D44B68" w:rsidRPr="00125CFB">
        <w:rPr>
          <w:rFonts w:ascii="Arial" w:eastAsia="굴림" w:hAnsi="Arial" w:cs="Arial"/>
          <w:sz w:val="22"/>
        </w:rPr>
        <w:t>.</w:t>
      </w:r>
      <w:r w:rsidR="00E86179" w:rsidRPr="00125CFB">
        <w:rPr>
          <w:rFonts w:ascii="Arial" w:eastAsia="굴림" w:hAnsi="Arial" w:cs="Arial"/>
          <w:sz w:val="22"/>
        </w:rPr>
        <w:t xml:space="preserve">, </w:t>
      </w:r>
      <w:r w:rsidR="00D44B68" w:rsidRPr="00125CFB">
        <w:rPr>
          <w:rFonts w:ascii="Arial" w:eastAsia="굴림" w:hAnsi="Arial" w:cs="Arial"/>
          <w:sz w:val="22"/>
        </w:rPr>
        <w:t xml:space="preserve">that </w:t>
      </w:r>
      <w:r w:rsidR="000F5D5E" w:rsidRPr="00125CFB">
        <w:rPr>
          <w:rFonts w:ascii="Arial" w:eastAsia="굴림" w:hAnsi="Arial" w:cs="Arial"/>
          <w:sz w:val="22"/>
        </w:rPr>
        <w:t>you received from</w:t>
      </w:r>
      <w:r w:rsidR="00D44B68" w:rsidRPr="00125CFB">
        <w:rPr>
          <w:rFonts w:ascii="Arial" w:eastAsia="굴림" w:hAnsi="Arial" w:cs="Arial"/>
          <w:sz w:val="22"/>
        </w:rPr>
        <w:t xml:space="preserve"> </w:t>
      </w:r>
      <w:r w:rsidR="00B273CA" w:rsidRPr="00125CFB">
        <w:rPr>
          <w:rFonts w:ascii="Arial" w:eastAsia="굴림" w:hAnsi="Arial" w:cs="Arial"/>
          <w:sz w:val="22"/>
        </w:rPr>
        <w:t>[child’s name]</w:t>
      </w:r>
      <w:r w:rsidR="00F6146D" w:rsidRPr="00125CFB">
        <w:rPr>
          <w:rFonts w:ascii="Arial" w:eastAsia="굴림" w:hAnsi="Arial" w:cs="Arial"/>
          <w:sz w:val="22"/>
        </w:rPr>
        <w:t xml:space="preserve"> in the last calendar year (</w:t>
      </w:r>
      <w:del w:id="298" w:author="Keis" w:date="2024-09-06T10:18:00Z">
        <w:r w:rsidR="0099597C" w:rsidRPr="00AC643D" w:rsidDel="009F27DD">
          <w:rPr>
            <w:rFonts w:ascii="Arial" w:eastAsia="굴림" w:hAnsi="Arial" w:cs="Arial" w:hint="eastAsia"/>
            <w:color w:val="FF0000"/>
            <w:sz w:val="22"/>
          </w:rPr>
          <w:delText>2019</w:delText>
        </w:r>
      </w:del>
      <w:ins w:id="299" w:author="Keis" w:date="2024-09-06T10:18:00Z">
        <w:r w:rsidR="009F27DD" w:rsidRPr="009F27DD">
          <w:rPr>
            <w:rFonts w:ascii="Arial" w:eastAsia="굴림" w:hAnsi="Arial" w:cs="Arial" w:hint="eastAsia"/>
            <w:color w:val="00B050"/>
            <w:sz w:val="22"/>
          </w:rPr>
          <w:t>2021</w:t>
        </w:r>
      </w:ins>
      <w:r w:rsidR="00F6146D" w:rsidRPr="00125CFB">
        <w:rPr>
          <w:rFonts w:ascii="Arial" w:eastAsia="굴림" w:hAnsi="Arial" w:cs="Arial"/>
          <w:sz w:val="22"/>
        </w:rPr>
        <w:t>)</w:t>
      </w:r>
      <w:r w:rsidRPr="00125CFB">
        <w:rPr>
          <w:rFonts w:ascii="Arial" w:eastAsia="굴림" w:hAnsi="Arial" w:cs="Arial"/>
          <w:sz w:val="22"/>
        </w:rPr>
        <w:t xml:space="preserve">? </w:t>
      </w:r>
      <w:r w:rsidR="002248A5" w:rsidRPr="00125CFB">
        <w:rPr>
          <w:rFonts w:ascii="Arial" w:eastAsia="굴림" w:hAnsi="Arial" w:cs="Arial"/>
          <w:sz w:val="22"/>
        </w:rPr>
        <w:t>(</w:t>
      </w:r>
      <w:r w:rsidR="00D44B68" w:rsidRPr="00125CFB">
        <w:rPr>
          <w:rFonts w:ascii="Arial" w:eastAsia="굴림" w:hAnsi="Arial" w:cs="Arial"/>
          <w:sz w:val="22"/>
        </w:rPr>
        <w:t xml:space="preserve">unit: </w:t>
      </w:r>
      <w:r w:rsidR="002248A5" w:rsidRPr="00125CFB">
        <w:rPr>
          <w:rFonts w:ascii="Arial" w:eastAsia="굴림" w:hAnsi="Arial" w:cs="Arial"/>
          <w:sz w:val="22"/>
        </w:rPr>
        <w:t>10,000 Korean won)</w:t>
      </w:r>
      <w:r w:rsidR="00D44B68" w:rsidRPr="00125CFB">
        <w:rPr>
          <w:rFonts w:ascii="Arial" w:eastAsia="굴림" w:hAnsi="Arial" w:cs="Arial"/>
          <w:sz w:val="22"/>
        </w:rPr>
        <w:t xml:space="preserve"> </w:t>
      </w:r>
    </w:p>
    <w:p w14:paraId="3A982B7B" w14:textId="750CB445" w:rsidR="00860C77" w:rsidRPr="00125CFB" w:rsidRDefault="00860C77" w:rsidP="005D5299">
      <w:pPr>
        <w:wordWrap/>
        <w:spacing w:line="360" w:lineRule="auto"/>
        <w:rPr>
          <w:rFonts w:ascii="Arial" w:eastAsia="굴림" w:hAnsi="Arial" w:cs="Arial"/>
          <w:sz w:val="22"/>
        </w:rPr>
      </w:pPr>
      <w:r w:rsidRPr="00125CFB">
        <w:rPr>
          <w:rFonts w:ascii="Arial" w:eastAsia="굴림" w:hAnsi="Arial" w:cs="Arial"/>
          <w:sz w:val="22"/>
        </w:rPr>
        <w:t xml:space="preserve">[IWER: For </w:t>
      </w:r>
      <w:r w:rsidR="0060656D" w:rsidRPr="00125CFB">
        <w:rPr>
          <w:rFonts w:ascii="Arial" w:eastAsia="굴림" w:hAnsi="Arial" w:cs="Arial"/>
          <w:sz w:val="22"/>
        </w:rPr>
        <w:t>example</w:t>
      </w:r>
      <w:r w:rsidRPr="00125CFB">
        <w:rPr>
          <w:rFonts w:ascii="Arial" w:eastAsia="굴림" w:hAnsi="Arial" w:cs="Arial"/>
          <w:sz w:val="22"/>
        </w:rPr>
        <w:t xml:space="preserve">, if R received 1,500,000 Korean won from your child while you were hospitalized for 3 months in </w:t>
      </w:r>
      <w:del w:id="300" w:author="Keis" w:date="2024-09-06T10:18:00Z">
        <w:r w:rsidR="0099597C" w:rsidRPr="00AC643D" w:rsidDel="009F27DD">
          <w:rPr>
            <w:rFonts w:ascii="Arial" w:eastAsia="굴림" w:hAnsi="Arial" w:cs="Arial" w:hint="eastAsia"/>
            <w:color w:val="FF0000"/>
            <w:sz w:val="22"/>
          </w:rPr>
          <w:delText>2019</w:delText>
        </w:r>
      </w:del>
      <w:ins w:id="301"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 xml:space="preserve">, mark it as 500,000 won = 50 MW.]  </w:t>
      </w:r>
    </w:p>
    <w:p w14:paraId="7AC8E007" w14:textId="77777777" w:rsidR="00D44B68" w:rsidRPr="00125CFB" w:rsidRDefault="00D44B68" w:rsidP="00D61170">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sz w:val="22"/>
        </w:rPr>
      </w:pPr>
      <w:r w:rsidRPr="00125CFB">
        <w:rPr>
          <w:rFonts w:ascii="Arial" w:eastAsia="굴림" w:hAnsi="Arial" w:cs="Arial"/>
          <w:kern w:val="0"/>
          <w:sz w:val="22"/>
        </w:rPr>
        <w:tab/>
      </w:r>
      <w:r w:rsidRPr="00125CFB">
        <w:rPr>
          <w:rFonts w:ascii="Arial" w:eastAsia="굴림" w:hAnsi="Arial" w:cs="Arial"/>
          <w:sz w:val="22"/>
        </w:rPr>
        <w:t xml:space="preserve">_______________________________ </w:t>
      </w:r>
      <w:r w:rsidR="00D01CB6" w:rsidRPr="00125CFB">
        <w:rPr>
          <w:rFonts w:ascii="Arial" w:eastAsia="굴림" w:hAnsi="Arial" w:cs="Arial"/>
          <w:sz w:val="22"/>
        </w:rPr>
        <w:t xml:space="preserve">MW </w:t>
      </w:r>
      <w:r w:rsidRPr="00125CFB">
        <w:rPr>
          <w:rFonts w:ascii="Arial" w:eastAsia="굴림" w:hAnsi="Arial" w:cs="Arial"/>
          <w:sz w:val="22"/>
        </w:rPr>
        <w:t>[</w:t>
      </w:r>
      <w:r w:rsidR="003608C0" w:rsidRPr="00125CFB">
        <w:rPr>
          <w:rFonts w:ascii="Arial" w:eastAsia="굴림" w:hAnsi="Arial" w:cs="Arial"/>
          <w:sz w:val="22"/>
        </w:rPr>
        <w:t xml:space="preserve">Range: </w:t>
      </w:r>
      <w:r w:rsidRPr="00125CFB">
        <w:rPr>
          <w:rFonts w:ascii="Arial" w:eastAsia="굴림" w:hAnsi="Arial" w:cs="Arial"/>
          <w:sz w:val="22"/>
        </w:rPr>
        <w:t>1 ~ 9997]</w:t>
      </w:r>
      <w:r w:rsidR="00D01CB6" w:rsidRPr="00125CFB">
        <w:rPr>
          <w:rFonts w:ascii="Arial" w:eastAsia="굴림" w:hAnsi="Arial" w:cs="Arial"/>
          <w:sz w:val="22"/>
        </w:rPr>
        <w:t xml:space="preserve"> →Go to Ba02</w:t>
      </w:r>
      <w:r w:rsidR="00F16C11" w:rsidRPr="00125CFB">
        <w:rPr>
          <w:rFonts w:ascii="Arial" w:eastAsia="굴림" w:hAnsi="Arial" w:cs="Arial"/>
          <w:sz w:val="22"/>
        </w:rPr>
        <w:t>8</w:t>
      </w:r>
      <w:r w:rsidR="00D61170" w:rsidRPr="00125CFB">
        <w:rPr>
          <w:rFonts w:ascii="Arial" w:eastAsia="굴림" w:hAnsi="Arial" w:cs="Arial"/>
          <w:sz w:val="22"/>
        </w:rPr>
        <w:tab/>
      </w:r>
    </w:p>
    <w:p w14:paraId="07475E4A" w14:textId="77777777" w:rsidR="005D5299" w:rsidRPr="00125CFB" w:rsidRDefault="00D44B68" w:rsidP="005D5299">
      <w:pPr>
        <w:wordWrap/>
        <w:spacing w:line="360" w:lineRule="auto"/>
        <w:rPr>
          <w:rFonts w:ascii="Arial" w:eastAsia="굴림" w:hAnsi="Arial" w:cs="Arial"/>
          <w:sz w:val="22"/>
        </w:rPr>
      </w:pPr>
      <w:r w:rsidRPr="00125CFB">
        <w:rPr>
          <w:rFonts w:ascii="Arial" w:eastAsia="굴림" w:hAnsi="Arial" w:cs="Arial"/>
          <w:sz w:val="22"/>
        </w:rPr>
        <w:tab/>
      </w:r>
      <w:r w:rsidR="005D5299" w:rsidRPr="00125CFB">
        <w:rPr>
          <w:rFonts w:ascii="Arial" w:eastAsia="굴림" w:hAnsi="Arial" w:cs="Arial"/>
          <w:sz w:val="22"/>
        </w:rPr>
        <w:t>Don’t know →Go to Ba023~Ba027 unfolding</w:t>
      </w:r>
    </w:p>
    <w:p w14:paraId="57F8E62B" w14:textId="77777777" w:rsidR="005D5299" w:rsidRPr="00125CFB" w:rsidRDefault="005D5299" w:rsidP="00D44B68">
      <w:pPr>
        <w:wordWrap/>
        <w:spacing w:line="360" w:lineRule="auto"/>
        <w:ind w:firstLine="800"/>
        <w:rPr>
          <w:rFonts w:ascii="Arial" w:eastAsia="굴림" w:hAnsi="Arial" w:cs="Arial"/>
          <w:sz w:val="22"/>
        </w:rPr>
      </w:pPr>
      <w:r w:rsidRPr="00125CFB">
        <w:rPr>
          <w:rFonts w:ascii="Arial" w:eastAsia="굴림" w:hAnsi="Arial" w:cs="Arial"/>
          <w:sz w:val="22"/>
        </w:rPr>
        <w:t>Refuse to answer →Go to Ba023~Ba027 unfolding</w:t>
      </w:r>
    </w:p>
    <w:tbl>
      <w:tblPr>
        <w:tblStyle w:val="a8"/>
        <w:tblW w:w="0" w:type="auto"/>
        <w:tblLook w:val="04A0" w:firstRow="1" w:lastRow="0" w:firstColumn="1" w:lastColumn="0" w:noHBand="0" w:noVBand="1"/>
      </w:tblPr>
      <w:tblGrid>
        <w:gridCol w:w="9628"/>
      </w:tblGrid>
      <w:tr w:rsidR="005D5299" w:rsidRPr="001D19F6" w14:paraId="61BB7987" w14:textId="77777777" w:rsidTr="00D518FF">
        <w:tc>
          <w:tcPr>
            <w:tcW w:w="9836" w:type="dxa"/>
          </w:tcPr>
          <w:p w14:paraId="02A2DCB0" w14:textId="77777777" w:rsidR="005D5299" w:rsidRPr="001D19F6" w:rsidRDefault="005D5299" w:rsidP="00C11B7D">
            <w:pPr>
              <w:wordWrap/>
              <w:spacing w:before="240"/>
              <w:rPr>
                <w:rFonts w:ascii="Arial" w:eastAsia="굴림" w:hAnsi="Arial" w:cs="Arial"/>
                <w:b/>
                <w:szCs w:val="20"/>
              </w:rPr>
            </w:pPr>
            <w:r w:rsidRPr="001D19F6">
              <w:rPr>
                <w:rFonts w:ascii="Arial" w:eastAsia="굴림" w:hAnsi="Arial" w:cs="Arial"/>
                <w:b/>
                <w:szCs w:val="20"/>
              </w:rPr>
              <w:t>&lt; Notes on unfolding bracket questions&gt;</w:t>
            </w:r>
          </w:p>
          <w:p w14:paraId="3CF8EFFB" w14:textId="77777777" w:rsidR="005D5299" w:rsidRPr="001D19F6" w:rsidRDefault="005D5299" w:rsidP="002D0E30">
            <w:pPr>
              <w:pStyle w:val="a6"/>
              <w:numPr>
                <w:ilvl w:val="0"/>
                <w:numId w:val="66"/>
              </w:numPr>
              <w:wordWrap/>
              <w:ind w:leftChars="0"/>
              <w:rPr>
                <w:rFonts w:ascii="Arial" w:eastAsia="굴림" w:hAnsi="Arial" w:cs="Arial"/>
                <w:szCs w:val="20"/>
              </w:rPr>
            </w:pPr>
            <w:r w:rsidRPr="001D19F6">
              <w:rPr>
                <w:rFonts w:ascii="Arial" w:eastAsia="굴림" w:hAnsi="Arial" w:cs="Arial"/>
                <w:szCs w:val="20"/>
              </w:rPr>
              <w:t>When R says “don’t know” or “refuse</w:t>
            </w:r>
            <w:r w:rsidR="009709A0" w:rsidRPr="001D19F6">
              <w:rPr>
                <w:rFonts w:ascii="Arial" w:eastAsia="굴림" w:hAnsi="Arial" w:cs="Arial"/>
                <w:szCs w:val="20"/>
              </w:rPr>
              <w:t xml:space="preserve"> to answer</w:t>
            </w:r>
            <w:r w:rsidRPr="001D19F6">
              <w:rPr>
                <w:rFonts w:ascii="Arial" w:eastAsia="굴림" w:hAnsi="Arial" w:cs="Arial"/>
                <w:szCs w:val="20"/>
              </w:rPr>
              <w:t>” to financial questions</w:t>
            </w:r>
            <w:r w:rsidR="00410844" w:rsidRPr="001D19F6">
              <w:rPr>
                <w:rFonts w:ascii="Arial" w:eastAsia="굴림" w:hAnsi="Arial" w:cs="Arial"/>
                <w:szCs w:val="20"/>
              </w:rPr>
              <w:t>, R is randomly</w:t>
            </w:r>
            <w:r w:rsidR="00410844" w:rsidRPr="001D19F6">
              <w:rPr>
                <w:rFonts w:ascii="Arial" w:eastAsia="굴림" w:hAnsi="Arial" w:cs="Arial"/>
                <w:kern w:val="0"/>
                <w:szCs w:val="20"/>
              </w:rPr>
              <w:t xml:space="preserve"> </w:t>
            </w:r>
            <w:r w:rsidR="00410844" w:rsidRPr="001D19F6">
              <w:rPr>
                <w:rFonts w:ascii="Arial" w:eastAsia="굴림" w:hAnsi="Arial" w:cs="Arial"/>
                <w:szCs w:val="20"/>
              </w:rPr>
              <w:t xml:space="preserve">given the certain amount and then is </w:t>
            </w:r>
            <w:r w:rsidRPr="001D19F6">
              <w:rPr>
                <w:rFonts w:ascii="Arial" w:eastAsia="굴림" w:hAnsi="Arial" w:cs="Arial"/>
                <w:szCs w:val="20"/>
              </w:rPr>
              <w:t>asked whether the amount is “less than,” “about equal to,” or “more than”</w:t>
            </w:r>
          </w:p>
          <w:p w14:paraId="351B31D3" w14:textId="77777777" w:rsidR="005D5299" w:rsidRPr="001D19F6" w:rsidRDefault="005D5299" w:rsidP="002D0E30">
            <w:pPr>
              <w:pStyle w:val="a6"/>
              <w:numPr>
                <w:ilvl w:val="0"/>
                <w:numId w:val="66"/>
              </w:numPr>
              <w:wordWrap/>
              <w:ind w:leftChars="0"/>
              <w:rPr>
                <w:rFonts w:ascii="Arial" w:eastAsia="굴림" w:hAnsi="Arial" w:cs="Arial"/>
                <w:szCs w:val="20"/>
              </w:rPr>
            </w:pPr>
            <w:r w:rsidRPr="001D19F6">
              <w:rPr>
                <w:rFonts w:ascii="Arial" w:eastAsia="굴림" w:hAnsi="Arial" w:cs="Arial"/>
                <w:szCs w:val="20"/>
              </w:rPr>
              <w:t>Th</w:t>
            </w:r>
            <w:r w:rsidR="00844F4F" w:rsidRPr="001D19F6">
              <w:rPr>
                <w:rFonts w:ascii="Arial" w:eastAsia="굴림" w:hAnsi="Arial" w:cs="Arial"/>
                <w:szCs w:val="20"/>
              </w:rPr>
              <w:t xml:space="preserve">ere are 5 thresholds for </w:t>
            </w:r>
            <w:r w:rsidRPr="001D19F6">
              <w:rPr>
                <w:rFonts w:ascii="Arial" w:eastAsia="굴림" w:hAnsi="Arial" w:cs="Arial"/>
                <w:szCs w:val="20"/>
              </w:rPr>
              <w:t>unfolding questions: 1, 2, 3, 4</w:t>
            </w:r>
            <w:r w:rsidR="00844F4F" w:rsidRPr="001D19F6">
              <w:rPr>
                <w:rFonts w:ascii="Arial" w:eastAsia="굴림" w:hAnsi="Arial" w:cs="Arial"/>
                <w:szCs w:val="20"/>
              </w:rPr>
              <w:t xml:space="preserve"> and 5, in increasing order</w:t>
            </w:r>
          </w:p>
          <w:p w14:paraId="6F533AA0" w14:textId="77777777" w:rsidR="005D5299" w:rsidRPr="001D19F6" w:rsidRDefault="005D5299" w:rsidP="002D0E30">
            <w:pPr>
              <w:pStyle w:val="a6"/>
              <w:numPr>
                <w:ilvl w:val="0"/>
                <w:numId w:val="66"/>
              </w:numPr>
              <w:wordWrap/>
              <w:ind w:leftChars="0"/>
              <w:rPr>
                <w:rFonts w:ascii="Arial" w:eastAsia="굴림" w:hAnsi="Arial" w:cs="Arial"/>
                <w:szCs w:val="20"/>
              </w:rPr>
            </w:pPr>
            <w:r w:rsidRPr="001D19F6">
              <w:rPr>
                <w:rFonts w:ascii="Arial" w:eastAsia="굴림" w:hAnsi="Arial" w:cs="Arial"/>
                <w:szCs w:val="20"/>
              </w:rPr>
              <w:t>R is asked a maximum of 3 questions, present</w:t>
            </w:r>
            <w:r w:rsidR="00844F4F" w:rsidRPr="001D19F6">
              <w:rPr>
                <w:rFonts w:ascii="Arial" w:eastAsia="굴림" w:hAnsi="Arial" w:cs="Arial"/>
                <w:szCs w:val="20"/>
              </w:rPr>
              <w:t>ed in the following 3 scenarios</w:t>
            </w:r>
          </w:p>
          <w:p w14:paraId="66FCF732" w14:textId="77777777" w:rsidR="005D5299" w:rsidRPr="001D19F6" w:rsidRDefault="005D5299" w:rsidP="002D0E30">
            <w:pPr>
              <w:pStyle w:val="a6"/>
              <w:numPr>
                <w:ilvl w:val="0"/>
                <w:numId w:val="66"/>
              </w:numPr>
              <w:wordWrap/>
              <w:ind w:leftChars="0"/>
              <w:rPr>
                <w:rFonts w:ascii="Arial" w:eastAsia="굴림" w:hAnsi="Arial" w:cs="Arial"/>
                <w:szCs w:val="20"/>
              </w:rPr>
            </w:pPr>
            <w:r w:rsidRPr="001D19F6">
              <w:rPr>
                <w:rFonts w:ascii="Arial" w:eastAsia="굴림" w:hAnsi="Arial" w:cs="Arial"/>
                <w:szCs w:val="20"/>
              </w:rPr>
              <w:t>R is randomly ass</w:t>
            </w:r>
            <w:r w:rsidR="00844F4F" w:rsidRPr="001D19F6">
              <w:rPr>
                <w:rFonts w:ascii="Arial" w:eastAsia="굴림" w:hAnsi="Arial" w:cs="Arial"/>
                <w:szCs w:val="20"/>
              </w:rPr>
              <w:t>igned to 1 of these 3 scenarios</w:t>
            </w:r>
          </w:p>
          <w:p w14:paraId="11A428BC" w14:textId="77777777" w:rsidR="00844F4F" w:rsidRPr="001D19F6" w:rsidRDefault="00975DE3" w:rsidP="002D0E30">
            <w:pPr>
              <w:pStyle w:val="a6"/>
              <w:numPr>
                <w:ilvl w:val="0"/>
                <w:numId w:val="66"/>
              </w:numPr>
              <w:wordWrap/>
              <w:spacing w:after="240"/>
              <w:ind w:leftChars="0"/>
              <w:rPr>
                <w:rFonts w:ascii="Arial" w:eastAsia="굴림" w:hAnsi="Arial" w:cs="Arial"/>
                <w:sz w:val="22"/>
              </w:rPr>
            </w:pPr>
            <w:r w:rsidRPr="001D19F6">
              <w:rPr>
                <w:rFonts w:ascii="Arial" w:eastAsia="굴림" w:hAnsi="Arial" w:cs="Arial"/>
                <w:szCs w:val="20"/>
              </w:rPr>
              <w:t>If</w:t>
            </w:r>
            <w:r w:rsidR="00CF21C3" w:rsidRPr="001D19F6">
              <w:rPr>
                <w:rFonts w:ascii="Arial" w:eastAsia="굴림" w:hAnsi="Arial" w:cs="Arial"/>
                <w:szCs w:val="20"/>
              </w:rPr>
              <w:t xml:space="preserve"> R answers the amount during the interview</w:t>
            </w:r>
            <w:r w:rsidR="00844F4F" w:rsidRPr="001D19F6">
              <w:rPr>
                <w:rFonts w:ascii="Arial" w:eastAsia="굴림" w:hAnsi="Arial" w:cs="Arial"/>
                <w:szCs w:val="20"/>
              </w:rPr>
              <w:t>, then go back to Ba022</w:t>
            </w:r>
            <w:r w:rsidR="00CF21C3" w:rsidRPr="001D19F6">
              <w:rPr>
                <w:rFonts w:ascii="Arial" w:eastAsia="굴림" w:hAnsi="Arial" w:cs="Arial"/>
                <w:szCs w:val="20"/>
              </w:rPr>
              <w:t xml:space="preserve"> and record</w:t>
            </w:r>
          </w:p>
        </w:tc>
      </w:tr>
    </w:tbl>
    <w:p w14:paraId="703229F3" w14:textId="77777777" w:rsidR="00204264" w:rsidRPr="001D19F6" w:rsidRDefault="00204264" w:rsidP="005D5299">
      <w:pPr>
        <w:wordWrap/>
        <w:spacing w:line="360" w:lineRule="auto"/>
        <w:rPr>
          <w:rFonts w:ascii="Arial" w:eastAsia="굴림" w:hAnsi="Arial" w:cs="Arial"/>
          <w:sz w:val="22"/>
        </w:rPr>
      </w:pPr>
    </w:p>
    <w:p w14:paraId="4F803D6C" w14:textId="77777777" w:rsidR="005D5299" w:rsidRPr="001D19F6" w:rsidRDefault="005D5299" w:rsidP="005D5299">
      <w:pPr>
        <w:wordWrap/>
        <w:spacing w:line="360" w:lineRule="auto"/>
        <w:rPr>
          <w:rFonts w:ascii="Arial" w:eastAsia="굴림" w:hAnsi="Arial" w:cs="Arial"/>
          <w:b/>
          <w:sz w:val="22"/>
        </w:rPr>
      </w:pPr>
      <w:r w:rsidRPr="001D19F6">
        <w:rPr>
          <w:rFonts w:ascii="Arial" w:eastAsia="굴림" w:hAnsi="Arial" w:cs="Arial"/>
          <w:b/>
          <w:sz w:val="22"/>
        </w:rPr>
        <w:t>&lt;Ba023~Ba027. Unfolding bracket questions &gt;</w:t>
      </w:r>
    </w:p>
    <w:p w14:paraId="05C132AD" w14:textId="77777777" w:rsidR="00D01CB6" w:rsidRPr="001D19F6" w:rsidRDefault="00D01CB6" w:rsidP="00D01CB6">
      <w:pPr>
        <w:wordWrap/>
        <w:spacing w:line="360" w:lineRule="auto"/>
        <w:rPr>
          <w:rFonts w:ascii="Arial" w:eastAsia="굴림" w:hAnsi="Arial" w:cs="Arial"/>
          <w:sz w:val="22"/>
        </w:rPr>
      </w:pPr>
      <w:r w:rsidRPr="001D19F6">
        <w:rPr>
          <w:rFonts w:ascii="Arial" w:eastAsia="굴림" w:hAnsi="Arial" w:cs="Arial"/>
          <w:sz w:val="22"/>
        </w:rPr>
        <w:t>[IWER: Go back to Ba022 and record if R answers the amount during the interview.]</w:t>
      </w:r>
    </w:p>
    <w:p w14:paraId="5FC1D38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Ba023. Did it amount to less than, about equal to or more than</w:t>
      </w:r>
      <w:r w:rsidR="00605DD8" w:rsidRPr="001D19F6">
        <w:rPr>
          <w:rFonts w:ascii="Arial" w:eastAsia="굴림" w:hAnsi="Arial" w:cs="Arial"/>
          <w:sz w:val="22"/>
        </w:rPr>
        <w:t xml:space="preserve"> 10 MW (10,000 Korean won)?</w:t>
      </w:r>
    </w:p>
    <w:p w14:paraId="29DD33EB" w14:textId="77777777" w:rsidR="00605DD8" w:rsidRPr="001D19F6" w:rsidRDefault="005D5299" w:rsidP="002D0E30">
      <w:pPr>
        <w:pStyle w:val="a6"/>
        <w:numPr>
          <w:ilvl w:val="0"/>
          <w:numId w:val="67"/>
        </w:numPr>
        <w:wordWrap/>
        <w:spacing w:line="360" w:lineRule="auto"/>
        <w:ind w:leftChars="0"/>
        <w:rPr>
          <w:rFonts w:ascii="Arial" w:eastAsia="굴림" w:hAnsi="Arial" w:cs="Arial"/>
          <w:sz w:val="22"/>
        </w:rPr>
      </w:pPr>
      <w:r w:rsidRPr="001D19F6">
        <w:rPr>
          <w:rFonts w:ascii="Arial" w:eastAsia="굴림" w:hAnsi="Arial" w:cs="Arial"/>
          <w:sz w:val="22"/>
        </w:rPr>
        <w:t xml:space="preserve">Less than </w:t>
      </w:r>
      <w:r w:rsidR="00605DD8" w:rsidRPr="001D19F6">
        <w:rPr>
          <w:rFonts w:ascii="Arial" w:eastAsia="굴림" w:hAnsi="Arial" w:cs="Arial"/>
          <w:sz w:val="22"/>
        </w:rPr>
        <w:t xml:space="preserve">10 MW </w:t>
      </w:r>
    </w:p>
    <w:p w14:paraId="261D8F98" w14:textId="77777777" w:rsidR="005D5299" w:rsidRPr="001D19F6" w:rsidRDefault="005D5299" w:rsidP="00F14BA4">
      <w:pPr>
        <w:pStyle w:val="a6"/>
        <w:numPr>
          <w:ilvl w:val="0"/>
          <w:numId w:val="1009"/>
        </w:numPr>
        <w:wordWrap/>
        <w:spacing w:line="360" w:lineRule="auto"/>
        <w:ind w:leftChars="0"/>
        <w:rPr>
          <w:rFonts w:ascii="Arial" w:eastAsia="굴림" w:hAnsi="Arial" w:cs="Arial"/>
          <w:sz w:val="22"/>
        </w:rPr>
      </w:pPr>
      <w:r w:rsidRPr="001D19F6">
        <w:rPr>
          <w:rFonts w:ascii="Arial" w:eastAsia="굴림" w:hAnsi="Arial" w:cs="Arial"/>
          <w:sz w:val="22"/>
        </w:rPr>
        <w:t xml:space="preserve">About </w:t>
      </w:r>
      <w:r w:rsidR="00605DD8" w:rsidRPr="001D19F6">
        <w:rPr>
          <w:rFonts w:ascii="Arial" w:eastAsia="굴림" w:hAnsi="Arial" w:cs="Arial"/>
          <w:sz w:val="22"/>
        </w:rPr>
        <w:t>10 MW</w:t>
      </w:r>
    </w:p>
    <w:p w14:paraId="571A9029" w14:textId="77777777" w:rsidR="005D5299" w:rsidRPr="001D19F6" w:rsidRDefault="00D01CB6" w:rsidP="00D01CB6">
      <w:pPr>
        <w:wordWrap/>
        <w:spacing w:line="360" w:lineRule="auto"/>
        <w:ind w:left="400"/>
        <w:rPr>
          <w:rFonts w:ascii="Arial" w:eastAsia="굴림" w:hAnsi="Arial" w:cs="Arial"/>
          <w:sz w:val="22"/>
        </w:rPr>
      </w:pPr>
      <w:proofErr w:type="gramStart"/>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w:t>
      </w:r>
      <w:proofErr w:type="gramEnd"/>
      <w:r w:rsidR="005D5299" w:rsidRPr="001D19F6">
        <w:rPr>
          <w:rFonts w:ascii="Arial" w:eastAsia="굴림" w:hAnsi="Arial" w:cs="Arial"/>
          <w:sz w:val="22"/>
        </w:rPr>
        <w:t xml:space="preserve"> than </w:t>
      </w:r>
      <w:r w:rsidR="00605DD8" w:rsidRPr="001D19F6">
        <w:rPr>
          <w:rFonts w:ascii="Arial" w:eastAsia="굴림" w:hAnsi="Arial" w:cs="Arial"/>
          <w:sz w:val="22"/>
        </w:rPr>
        <w:t>10 MW</w:t>
      </w:r>
    </w:p>
    <w:p w14:paraId="31195BD9" w14:textId="77777777" w:rsidR="00605DD8" w:rsidRPr="001D19F6" w:rsidRDefault="00605DD8" w:rsidP="005D5299">
      <w:pPr>
        <w:wordWrap/>
        <w:spacing w:line="360" w:lineRule="auto"/>
        <w:rPr>
          <w:rFonts w:ascii="Arial" w:eastAsia="굴림" w:hAnsi="Arial" w:cs="Arial"/>
          <w:sz w:val="22"/>
        </w:rPr>
      </w:pPr>
    </w:p>
    <w:p w14:paraId="34E55D56"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Ba024. Did it amount to less than, about equal to or more than 30 MW (10,000 Korean won)?</w:t>
      </w:r>
    </w:p>
    <w:p w14:paraId="5E3A8D59" w14:textId="77777777" w:rsidR="005D5299" w:rsidRPr="001D19F6" w:rsidRDefault="005D5299" w:rsidP="002D0E30">
      <w:pPr>
        <w:pStyle w:val="a6"/>
        <w:numPr>
          <w:ilvl w:val="0"/>
          <w:numId w:val="68"/>
        </w:numPr>
        <w:wordWrap/>
        <w:spacing w:line="360" w:lineRule="auto"/>
        <w:ind w:leftChars="0"/>
        <w:rPr>
          <w:rFonts w:ascii="Arial" w:eastAsia="굴림" w:hAnsi="Arial" w:cs="Arial"/>
          <w:sz w:val="22"/>
        </w:rPr>
      </w:pPr>
      <w:r w:rsidRPr="001D19F6">
        <w:rPr>
          <w:rFonts w:ascii="Arial" w:eastAsia="굴림" w:hAnsi="Arial" w:cs="Arial"/>
          <w:sz w:val="22"/>
        </w:rPr>
        <w:t>Less than 30 MW</w:t>
      </w:r>
    </w:p>
    <w:p w14:paraId="074D78C3" w14:textId="77777777" w:rsidR="005D5299" w:rsidRPr="001D19F6" w:rsidRDefault="005D5299" w:rsidP="00F14BA4">
      <w:pPr>
        <w:pStyle w:val="a6"/>
        <w:numPr>
          <w:ilvl w:val="0"/>
          <w:numId w:val="1010"/>
        </w:numPr>
        <w:wordWrap/>
        <w:spacing w:line="360" w:lineRule="auto"/>
        <w:ind w:leftChars="0"/>
        <w:rPr>
          <w:rFonts w:ascii="Arial" w:eastAsia="굴림" w:hAnsi="Arial" w:cs="Arial"/>
          <w:sz w:val="22"/>
        </w:rPr>
      </w:pPr>
      <w:r w:rsidRPr="001D19F6">
        <w:rPr>
          <w:rFonts w:ascii="Arial" w:eastAsia="굴림" w:hAnsi="Arial" w:cs="Arial"/>
          <w:sz w:val="22"/>
        </w:rPr>
        <w:t>About 30 MW</w:t>
      </w:r>
    </w:p>
    <w:p w14:paraId="421E73C2" w14:textId="77777777" w:rsidR="005D5299" w:rsidRPr="001D19F6" w:rsidRDefault="005D5299" w:rsidP="002D0E30">
      <w:pPr>
        <w:pStyle w:val="a6"/>
        <w:numPr>
          <w:ilvl w:val="0"/>
          <w:numId w:val="69"/>
        </w:numPr>
        <w:wordWrap/>
        <w:spacing w:line="360" w:lineRule="auto"/>
        <w:ind w:leftChars="0"/>
        <w:rPr>
          <w:rFonts w:ascii="Arial" w:eastAsia="굴림" w:hAnsi="Arial" w:cs="Arial"/>
          <w:sz w:val="22"/>
        </w:rPr>
      </w:pPr>
      <w:r w:rsidRPr="001D19F6">
        <w:rPr>
          <w:rFonts w:ascii="Arial" w:eastAsia="굴림" w:hAnsi="Arial" w:cs="Arial"/>
          <w:sz w:val="22"/>
        </w:rPr>
        <w:t>More than 30 MW</w:t>
      </w:r>
    </w:p>
    <w:p w14:paraId="254BA5AE" w14:textId="77777777" w:rsidR="005D5299" w:rsidRPr="001D19F6" w:rsidRDefault="005D5299" w:rsidP="005D5299">
      <w:pPr>
        <w:wordWrap/>
        <w:spacing w:line="360" w:lineRule="auto"/>
        <w:rPr>
          <w:rFonts w:ascii="Arial" w:eastAsia="굴림" w:hAnsi="Arial" w:cs="Arial"/>
          <w:sz w:val="22"/>
        </w:rPr>
      </w:pPr>
    </w:p>
    <w:p w14:paraId="621FD3A2"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Ba025. Did it amount to less than, about equal to or more than 50 MW (10,000 Korean won)?</w:t>
      </w:r>
    </w:p>
    <w:p w14:paraId="7A06DC5E" w14:textId="77777777" w:rsidR="005D5299" w:rsidRPr="001D19F6" w:rsidRDefault="005D5299" w:rsidP="002D0E30">
      <w:pPr>
        <w:pStyle w:val="a6"/>
        <w:numPr>
          <w:ilvl w:val="0"/>
          <w:numId w:val="77"/>
        </w:numPr>
        <w:wordWrap/>
        <w:spacing w:line="360" w:lineRule="auto"/>
        <w:ind w:leftChars="0"/>
        <w:rPr>
          <w:rFonts w:ascii="Arial" w:eastAsia="굴림" w:hAnsi="Arial" w:cs="Arial"/>
          <w:sz w:val="22"/>
        </w:rPr>
      </w:pPr>
      <w:r w:rsidRPr="001D19F6">
        <w:rPr>
          <w:rFonts w:ascii="Arial" w:eastAsia="굴림" w:hAnsi="Arial" w:cs="Arial"/>
          <w:sz w:val="22"/>
        </w:rPr>
        <w:t>Less than 50 MW</w:t>
      </w:r>
    </w:p>
    <w:p w14:paraId="7440FF47" w14:textId="77777777" w:rsidR="005D5299" w:rsidRPr="001D19F6" w:rsidRDefault="005D5299" w:rsidP="00F14BA4">
      <w:pPr>
        <w:pStyle w:val="a6"/>
        <w:numPr>
          <w:ilvl w:val="0"/>
          <w:numId w:val="1011"/>
        </w:numPr>
        <w:wordWrap/>
        <w:spacing w:line="360" w:lineRule="auto"/>
        <w:ind w:leftChars="0"/>
        <w:rPr>
          <w:rFonts w:ascii="Arial" w:eastAsia="굴림" w:hAnsi="Arial" w:cs="Arial"/>
          <w:sz w:val="22"/>
        </w:rPr>
      </w:pPr>
      <w:r w:rsidRPr="001D19F6">
        <w:rPr>
          <w:rFonts w:ascii="Arial" w:eastAsia="굴림" w:hAnsi="Arial" w:cs="Arial"/>
          <w:sz w:val="22"/>
        </w:rPr>
        <w:lastRenderedPageBreak/>
        <w:t>About 50 MW</w:t>
      </w:r>
    </w:p>
    <w:p w14:paraId="7C8E2DD1" w14:textId="77777777" w:rsidR="005D5299" w:rsidRPr="001D19F6" w:rsidRDefault="005D5299" w:rsidP="002D0E30">
      <w:pPr>
        <w:pStyle w:val="a6"/>
        <w:numPr>
          <w:ilvl w:val="0"/>
          <w:numId w:val="60"/>
        </w:numPr>
        <w:wordWrap/>
        <w:spacing w:line="360" w:lineRule="auto"/>
        <w:ind w:leftChars="0"/>
        <w:rPr>
          <w:rFonts w:ascii="Arial" w:eastAsia="굴림" w:hAnsi="Arial" w:cs="Arial"/>
          <w:sz w:val="22"/>
        </w:rPr>
      </w:pPr>
      <w:r w:rsidRPr="001D19F6">
        <w:rPr>
          <w:rFonts w:ascii="Arial" w:eastAsia="굴림" w:hAnsi="Arial" w:cs="Arial"/>
          <w:sz w:val="22"/>
        </w:rPr>
        <w:t>More than 50 MW</w:t>
      </w:r>
    </w:p>
    <w:p w14:paraId="7580A1D6" w14:textId="77777777" w:rsidR="005D5299" w:rsidRPr="001D19F6" w:rsidRDefault="005D5299" w:rsidP="005D5299">
      <w:pPr>
        <w:wordWrap/>
        <w:spacing w:line="360" w:lineRule="auto"/>
        <w:rPr>
          <w:rFonts w:ascii="Arial" w:eastAsia="굴림" w:hAnsi="Arial" w:cs="Arial"/>
          <w:sz w:val="22"/>
        </w:rPr>
      </w:pPr>
    </w:p>
    <w:p w14:paraId="62CD72C5"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Ba026. Did it amount to less than, about equal to or more than 100 MW (10,000 Korean won)?</w:t>
      </w:r>
    </w:p>
    <w:p w14:paraId="7EB8DC49" w14:textId="77777777" w:rsidR="005D5299" w:rsidRPr="001D19F6" w:rsidRDefault="005D5299" w:rsidP="002D0E30">
      <w:pPr>
        <w:pStyle w:val="a6"/>
        <w:numPr>
          <w:ilvl w:val="0"/>
          <w:numId w:val="70"/>
        </w:numPr>
        <w:wordWrap/>
        <w:spacing w:line="360" w:lineRule="auto"/>
        <w:ind w:leftChars="0"/>
        <w:rPr>
          <w:rFonts w:ascii="Arial" w:eastAsia="굴림" w:hAnsi="Arial" w:cs="Arial"/>
          <w:sz w:val="22"/>
        </w:rPr>
      </w:pPr>
      <w:r w:rsidRPr="001D19F6">
        <w:rPr>
          <w:rFonts w:ascii="Arial" w:eastAsia="굴림" w:hAnsi="Arial" w:cs="Arial"/>
          <w:sz w:val="22"/>
        </w:rPr>
        <w:t>Less than 100 MW</w:t>
      </w:r>
    </w:p>
    <w:p w14:paraId="14E7CBDE" w14:textId="77777777" w:rsidR="005D5299" w:rsidRPr="001D19F6" w:rsidRDefault="005D5299" w:rsidP="00F14BA4">
      <w:pPr>
        <w:pStyle w:val="a6"/>
        <w:numPr>
          <w:ilvl w:val="0"/>
          <w:numId w:val="1012"/>
        </w:numPr>
        <w:wordWrap/>
        <w:spacing w:line="360" w:lineRule="auto"/>
        <w:ind w:leftChars="0"/>
        <w:rPr>
          <w:rFonts w:ascii="Arial" w:eastAsia="굴림" w:hAnsi="Arial" w:cs="Arial"/>
          <w:sz w:val="22"/>
        </w:rPr>
      </w:pPr>
      <w:r w:rsidRPr="001D19F6">
        <w:rPr>
          <w:rFonts w:ascii="Arial" w:eastAsia="굴림" w:hAnsi="Arial" w:cs="Arial"/>
          <w:sz w:val="22"/>
        </w:rPr>
        <w:t>About 100 MW</w:t>
      </w:r>
    </w:p>
    <w:p w14:paraId="1B84B421" w14:textId="77777777" w:rsidR="005D5299" w:rsidRPr="001D19F6" w:rsidRDefault="00884556" w:rsidP="00884556">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100 MW</w:t>
      </w:r>
    </w:p>
    <w:p w14:paraId="4CFF1D78" w14:textId="77777777" w:rsidR="005D5299" w:rsidRPr="001D19F6" w:rsidRDefault="005D5299" w:rsidP="005D5299">
      <w:pPr>
        <w:wordWrap/>
        <w:spacing w:line="360" w:lineRule="auto"/>
        <w:rPr>
          <w:rFonts w:ascii="Arial" w:eastAsia="굴림" w:hAnsi="Arial" w:cs="Arial"/>
          <w:sz w:val="22"/>
        </w:rPr>
      </w:pPr>
    </w:p>
    <w:p w14:paraId="721A695F"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Ba027. Did it amount to less than, about equal to or more than 200 MW (10,000 Korean won)?</w:t>
      </w:r>
    </w:p>
    <w:p w14:paraId="7A49471C" w14:textId="77777777" w:rsidR="005D5299" w:rsidRPr="001D19F6" w:rsidRDefault="005D5299" w:rsidP="002D0E30">
      <w:pPr>
        <w:pStyle w:val="a6"/>
        <w:numPr>
          <w:ilvl w:val="0"/>
          <w:numId w:val="71"/>
        </w:numPr>
        <w:wordWrap/>
        <w:spacing w:line="360" w:lineRule="auto"/>
        <w:ind w:leftChars="0"/>
        <w:rPr>
          <w:rFonts w:ascii="Arial" w:eastAsia="굴림" w:hAnsi="Arial" w:cs="Arial"/>
          <w:sz w:val="22"/>
        </w:rPr>
      </w:pPr>
      <w:r w:rsidRPr="001D19F6">
        <w:rPr>
          <w:rFonts w:ascii="Arial" w:eastAsia="굴림" w:hAnsi="Arial" w:cs="Arial"/>
          <w:sz w:val="22"/>
        </w:rPr>
        <w:t>Less than 200 MW</w:t>
      </w:r>
    </w:p>
    <w:p w14:paraId="683A0910" w14:textId="77777777" w:rsidR="005D5299" w:rsidRPr="001D19F6" w:rsidRDefault="005D5299" w:rsidP="00F14BA4">
      <w:pPr>
        <w:pStyle w:val="a6"/>
        <w:numPr>
          <w:ilvl w:val="0"/>
          <w:numId w:val="1013"/>
        </w:numPr>
        <w:wordWrap/>
        <w:spacing w:line="360" w:lineRule="auto"/>
        <w:ind w:leftChars="0"/>
        <w:rPr>
          <w:rFonts w:ascii="Arial" w:eastAsia="굴림" w:hAnsi="Arial" w:cs="Arial"/>
          <w:sz w:val="22"/>
        </w:rPr>
      </w:pPr>
      <w:r w:rsidRPr="001D19F6">
        <w:rPr>
          <w:rFonts w:ascii="Arial" w:eastAsia="굴림" w:hAnsi="Arial" w:cs="Arial"/>
          <w:sz w:val="22"/>
        </w:rPr>
        <w:t>About 200 MW</w:t>
      </w:r>
    </w:p>
    <w:p w14:paraId="157A8973" w14:textId="77777777" w:rsidR="005D5299" w:rsidRPr="001D19F6" w:rsidRDefault="005D5299" w:rsidP="002D0E30">
      <w:pPr>
        <w:pStyle w:val="a6"/>
        <w:numPr>
          <w:ilvl w:val="0"/>
          <w:numId w:val="83"/>
        </w:numPr>
        <w:wordWrap/>
        <w:spacing w:line="360" w:lineRule="auto"/>
        <w:ind w:leftChars="0"/>
        <w:rPr>
          <w:rFonts w:ascii="Arial" w:eastAsia="굴림" w:hAnsi="Arial" w:cs="Arial"/>
          <w:sz w:val="22"/>
        </w:rPr>
      </w:pPr>
      <w:r w:rsidRPr="001D19F6">
        <w:rPr>
          <w:rFonts w:ascii="Arial" w:eastAsia="굴림" w:hAnsi="Arial" w:cs="Arial"/>
          <w:sz w:val="22"/>
        </w:rPr>
        <w:t>More than 200 MW</w:t>
      </w:r>
    </w:p>
    <w:p w14:paraId="18F7C411" w14:textId="77777777" w:rsidR="00957AC3" w:rsidRPr="001D19F6" w:rsidRDefault="00957AC3" w:rsidP="00957AC3">
      <w:pPr>
        <w:wordWrap/>
        <w:spacing w:line="360" w:lineRule="auto"/>
        <w:rPr>
          <w:rFonts w:ascii="Arial" w:eastAsia="굴림" w:hAnsi="Arial" w:cs="Arial"/>
          <w:sz w:val="22"/>
        </w:rPr>
      </w:pPr>
    </w:p>
    <w:p w14:paraId="742977FF" w14:textId="77777777" w:rsidR="00957AC3" w:rsidRPr="001D19F6" w:rsidRDefault="00957AC3" w:rsidP="00957AC3">
      <w:pPr>
        <w:wordWrap/>
        <w:spacing w:line="276" w:lineRule="auto"/>
        <w:rPr>
          <w:rFonts w:ascii="Arial" w:eastAsia="굴림" w:hAnsi="Arial" w:cs="Arial"/>
          <w:b/>
          <w:sz w:val="22"/>
        </w:rPr>
      </w:pPr>
      <w:r w:rsidRPr="001D19F6">
        <w:rPr>
          <w:rFonts w:ascii="Arial" w:eastAsia="굴림" w:hAnsi="Arial" w:cs="Arial"/>
          <w:b/>
          <w:sz w:val="22"/>
        </w:rPr>
        <w:t>Logic</w:t>
      </w:r>
    </w:p>
    <w:p w14:paraId="75ED57D6" w14:textId="77777777" w:rsidR="00957AC3" w:rsidRPr="001D19F6" w:rsidRDefault="00957AC3" w:rsidP="002D0E30">
      <w:pPr>
        <w:pStyle w:val="a6"/>
        <w:numPr>
          <w:ilvl w:val="0"/>
          <w:numId w:val="78"/>
        </w:numPr>
        <w:wordWrap/>
        <w:spacing w:line="276" w:lineRule="auto"/>
        <w:ind w:leftChars="0"/>
        <w:rPr>
          <w:rFonts w:ascii="Arial" w:eastAsia="굴림" w:hAnsi="Arial" w:cs="Arial"/>
          <w:b/>
          <w:sz w:val="22"/>
        </w:rPr>
      </w:pPr>
      <w:r w:rsidRPr="001D19F6">
        <w:rPr>
          <w:rFonts w:ascii="Arial" w:eastAsia="굴림" w:hAnsi="Arial" w:cs="Arial"/>
          <w:b/>
          <w:sz w:val="22"/>
        </w:rPr>
        <w:t>If Ba028 &gt; (12 – Ba014), do hard checking.</w:t>
      </w:r>
    </w:p>
    <w:p w14:paraId="2D4FA3A8" w14:textId="77777777" w:rsidR="00957AC3" w:rsidRPr="00125CFB" w:rsidRDefault="00957AC3" w:rsidP="005D5299">
      <w:pPr>
        <w:wordWrap/>
        <w:spacing w:line="360" w:lineRule="auto"/>
        <w:rPr>
          <w:rFonts w:ascii="Arial" w:eastAsia="굴림" w:hAnsi="Arial" w:cs="Arial"/>
          <w:sz w:val="22"/>
        </w:rPr>
      </w:pPr>
    </w:p>
    <w:p w14:paraId="634621B2" w14:textId="036CB820" w:rsidR="005D5299" w:rsidRPr="00125CFB" w:rsidRDefault="005D5299" w:rsidP="0012209A">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 xml:space="preserve">Ba028. </w:t>
      </w:r>
      <w:r w:rsidR="00860C77" w:rsidRPr="00125CFB">
        <w:rPr>
          <w:rFonts w:ascii="Arial" w:eastAsia="굴림" w:hAnsi="Arial" w:cs="Arial"/>
          <w:kern w:val="0"/>
          <w:sz w:val="22"/>
        </w:rPr>
        <w:t>[Not live together_</w:t>
      </w:r>
      <w:r w:rsidR="00B13F4C" w:rsidRPr="00125CFB">
        <w:rPr>
          <w:rFonts w:ascii="Arial" w:eastAsia="굴림" w:hAnsi="Arial" w:cs="Arial"/>
          <w:sz w:val="22"/>
        </w:rPr>
        <w:t xml:space="preserve"> Receipt of</w:t>
      </w:r>
      <w:r w:rsidR="00B13F4C" w:rsidRPr="00125CFB">
        <w:rPr>
          <w:rFonts w:ascii="Arial" w:eastAsia="굴림" w:hAnsi="Arial" w:cs="Arial"/>
          <w:kern w:val="0"/>
          <w:sz w:val="22"/>
        </w:rPr>
        <w:t xml:space="preserve"> r</w:t>
      </w:r>
      <w:r w:rsidR="00860C77" w:rsidRPr="00125CFB">
        <w:rPr>
          <w:rFonts w:ascii="Arial" w:eastAsia="굴림" w:hAnsi="Arial" w:cs="Arial"/>
          <w:kern w:val="0"/>
          <w:sz w:val="22"/>
        </w:rPr>
        <w:t xml:space="preserve">egular financial support] </w:t>
      </w:r>
      <w:r w:rsidR="0012209A" w:rsidRPr="00125CFB">
        <w:rPr>
          <w:rFonts w:ascii="Arial" w:eastAsia="굴림" w:hAnsi="Arial" w:cs="Arial"/>
          <w:kern w:val="0"/>
          <w:sz w:val="22"/>
        </w:rPr>
        <w:t xml:space="preserve">How many month(s) </w:t>
      </w:r>
      <w:r w:rsidRPr="00125CFB">
        <w:rPr>
          <w:rFonts w:ascii="Arial" w:eastAsia="굴림" w:hAnsi="Arial" w:cs="Arial"/>
          <w:sz w:val="22"/>
        </w:rPr>
        <w:t>did you re</w:t>
      </w:r>
      <w:r w:rsidR="002D4724" w:rsidRPr="00125CFB">
        <w:rPr>
          <w:rFonts w:ascii="Arial" w:eastAsia="굴림" w:hAnsi="Arial" w:cs="Arial"/>
          <w:sz w:val="22"/>
        </w:rPr>
        <w:t xml:space="preserve">ceive </w:t>
      </w:r>
      <w:r w:rsidR="00A44E71" w:rsidRPr="00125CFB">
        <w:rPr>
          <w:rFonts w:ascii="Arial" w:eastAsia="굴림" w:hAnsi="Arial" w:cs="Arial"/>
          <w:sz w:val="22"/>
        </w:rPr>
        <w:t>any</w:t>
      </w:r>
      <w:r w:rsidR="008149BA" w:rsidRPr="00125CFB">
        <w:rPr>
          <w:rFonts w:ascii="Arial" w:eastAsia="굴림" w:hAnsi="Arial" w:cs="Arial"/>
          <w:sz w:val="22"/>
        </w:rPr>
        <w:t xml:space="preserve"> </w:t>
      </w:r>
      <w:r w:rsidR="00A44E71" w:rsidRPr="00125CFB">
        <w:rPr>
          <w:rFonts w:ascii="Arial" w:eastAsia="굴림" w:hAnsi="Arial" w:cs="Arial"/>
          <w:sz w:val="22"/>
        </w:rPr>
        <w:t>financial support</w:t>
      </w:r>
      <w:r w:rsidRPr="00125CFB">
        <w:rPr>
          <w:rFonts w:ascii="Arial" w:eastAsia="굴림" w:hAnsi="Arial" w:cs="Arial"/>
          <w:sz w:val="22"/>
        </w:rPr>
        <w:t xml:space="preserve"> from </w:t>
      </w:r>
      <w:r w:rsidR="00605DD8" w:rsidRPr="00125CFB">
        <w:rPr>
          <w:rFonts w:ascii="Arial" w:eastAsia="굴림" w:hAnsi="Arial" w:cs="Arial"/>
          <w:sz w:val="22"/>
        </w:rPr>
        <w:t xml:space="preserve">[child’s name] </w:t>
      </w:r>
      <w:r w:rsidRPr="00125CFB">
        <w:rPr>
          <w:rFonts w:ascii="Arial" w:eastAsia="굴림" w:hAnsi="Arial" w:cs="Arial"/>
          <w:sz w:val="22"/>
        </w:rPr>
        <w:t>in</w:t>
      </w:r>
      <w:r w:rsidR="00605DD8" w:rsidRPr="00125CFB">
        <w:rPr>
          <w:rFonts w:ascii="Arial" w:eastAsia="굴림" w:hAnsi="Arial" w:cs="Arial"/>
          <w:sz w:val="22"/>
        </w:rPr>
        <w:t xml:space="preserve"> the</w:t>
      </w:r>
      <w:r w:rsidRPr="00125CFB">
        <w:rPr>
          <w:rFonts w:ascii="Arial" w:eastAsia="굴림" w:hAnsi="Arial" w:cs="Arial"/>
          <w:sz w:val="22"/>
        </w:rPr>
        <w:t xml:space="preserve"> last calendar </w:t>
      </w:r>
      <w:r w:rsidR="0020531B" w:rsidRPr="00125CFB">
        <w:rPr>
          <w:rFonts w:ascii="Arial" w:eastAsia="굴림" w:hAnsi="Arial" w:cs="Arial"/>
          <w:sz w:val="22"/>
        </w:rPr>
        <w:t>year (</w:t>
      </w:r>
      <w:del w:id="302" w:author="Keis" w:date="2024-09-06T10:18:00Z">
        <w:r w:rsidR="0099597C" w:rsidRPr="00AC643D" w:rsidDel="009F27DD">
          <w:rPr>
            <w:rFonts w:ascii="Arial" w:eastAsia="굴림" w:hAnsi="Arial" w:cs="Arial" w:hint="eastAsia"/>
            <w:color w:val="FF0000"/>
            <w:sz w:val="22"/>
          </w:rPr>
          <w:delText>2019</w:delText>
        </w:r>
      </w:del>
      <w:ins w:id="303" w:author="Keis" w:date="2024-09-06T10:18:00Z">
        <w:r w:rsidR="009F27DD" w:rsidRPr="009F27DD">
          <w:rPr>
            <w:rFonts w:ascii="Arial" w:eastAsia="굴림" w:hAnsi="Arial" w:cs="Arial" w:hint="eastAsia"/>
            <w:color w:val="00B050"/>
            <w:sz w:val="22"/>
          </w:rPr>
          <w:t>2021</w:t>
        </w:r>
      </w:ins>
      <w:r w:rsidR="0020531B" w:rsidRPr="00125CFB">
        <w:rPr>
          <w:rFonts w:ascii="Arial" w:eastAsia="굴림" w:hAnsi="Arial" w:cs="Arial"/>
          <w:sz w:val="22"/>
        </w:rPr>
        <w:t>)</w:t>
      </w:r>
      <w:r w:rsidRPr="00125CFB">
        <w:rPr>
          <w:rFonts w:ascii="Arial" w:eastAsia="굴림" w:hAnsi="Arial" w:cs="Arial"/>
          <w:sz w:val="22"/>
        </w:rPr>
        <w:t xml:space="preserve">? </w:t>
      </w:r>
      <w:r w:rsidR="00CE38A2" w:rsidRPr="00125CFB">
        <w:rPr>
          <w:rFonts w:ascii="Arial" w:eastAsia="굴림" w:hAnsi="Arial" w:cs="Arial"/>
          <w:sz w:val="22"/>
        </w:rPr>
        <w:t>(unit: month)</w:t>
      </w:r>
    </w:p>
    <w:p w14:paraId="14879650" w14:textId="7CE05D3E" w:rsidR="00CF4D4E" w:rsidRPr="00125CFB" w:rsidRDefault="00CF4D4E" w:rsidP="0012209A">
      <w:pPr>
        <w:wordWrap/>
        <w:spacing w:line="360" w:lineRule="auto"/>
        <w:rPr>
          <w:rFonts w:ascii="Arial" w:eastAsia="굴림" w:hAnsi="Arial" w:cs="Arial"/>
          <w:sz w:val="22"/>
        </w:rPr>
      </w:pPr>
      <w:r w:rsidRPr="00125CFB">
        <w:rPr>
          <w:rFonts w:ascii="Arial" w:eastAsia="굴림" w:hAnsi="Arial" w:cs="Arial"/>
          <w:sz w:val="22"/>
        </w:rPr>
        <w:t>[IWER: If</w:t>
      </w:r>
      <w:r w:rsidR="00A44E71" w:rsidRPr="00125CFB">
        <w:rPr>
          <w:rFonts w:ascii="Arial" w:eastAsia="굴림" w:hAnsi="Arial" w:cs="Arial"/>
          <w:sz w:val="22"/>
        </w:rPr>
        <w:t xml:space="preserve"> </w:t>
      </w:r>
      <w:r w:rsidR="009709A0" w:rsidRPr="00125CFB">
        <w:rPr>
          <w:rFonts w:ascii="Arial" w:eastAsia="굴림" w:hAnsi="Arial" w:cs="Arial"/>
          <w:sz w:val="22"/>
        </w:rPr>
        <w:t>you</w:t>
      </w:r>
      <w:r w:rsidR="00A44E71" w:rsidRPr="00125CFB">
        <w:rPr>
          <w:rFonts w:ascii="Arial" w:eastAsia="굴림" w:hAnsi="Arial" w:cs="Arial"/>
          <w:sz w:val="22"/>
        </w:rPr>
        <w:t xml:space="preserve"> </w:t>
      </w:r>
      <w:r w:rsidRPr="00125CFB">
        <w:rPr>
          <w:rFonts w:ascii="Arial" w:eastAsia="굴림" w:hAnsi="Arial" w:cs="Arial"/>
          <w:sz w:val="22"/>
        </w:rPr>
        <w:t xml:space="preserve">alternated between co-residing and not co-residing in </w:t>
      </w:r>
      <w:del w:id="304" w:author="Keis" w:date="2024-09-06T10:18:00Z">
        <w:r w:rsidR="0099597C" w:rsidRPr="00AC643D" w:rsidDel="009F27DD">
          <w:rPr>
            <w:rFonts w:ascii="Arial" w:eastAsia="굴림" w:hAnsi="Arial" w:cs="Arial" w:hint="eastAsia"/>
            <w:color w:val="FF0000"/>
            <w:sz w:val="22"/>
          </w:rPr>
          <w:delText>2019</w:delText>
        </w:r>
      </w:del>
      <w:ins w:id="305"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 xml:space="preserve">, </w:t>
      </w:r>
      <w:r w:rsidR="009709A0" w:rsidRPr="00125CFB">
        <w:rPr>
          <w:rFonts w:ascii="Arial" w:eastAsia="굴림" w:hAnsi="Arial" w:cs="Arial"/>
          <w:sz w:val="22"/>
        </w:rPr>
        <w:t xml:space="preserve">please </w:t>
      </w:r>
      <w:r w:rsidR="003E6F76" w:rsidRPr="00125CFB">
        <w:rPr>
          <w:rFonts w:ascii="Arial" w:eastAsia="굴림" w:hAnsi="Arial" w:cs="Arial"/>
          <w:sz w:val="22"/>
        </w:rPr>
        <w:t xml:space="preserve">consider only the financial support you received while you did not live </w:t>
      </w:r>
      <w:r w:rsidRPr="00125CFB">
        <w:rPr>
          <w:rFonts w:ascii="Arial" w:eastAsia="굴림" w:hAnsi="Arial" w:cs="Arial"/>
          <w:sz w:val="22"/>
        </w:rPr>
        <w:t>together</w:t>
      </w:r>
      <w:r w:rsidR="00A44E71" w:rsidRPr="00125CFB">
        <w:rPr>
          <w:rFonts w:ascii="Arial" w:eastAsia="굴림" w:hAnsi="Arial" w:cs="Arial"/>
          <w:sz w:val="22"/>
        </w:rPr>
        <w:t xml:space="preserve">] </w:t>
      </w:r>
    </w:p>
    <w:p w14:paraId="309E3D13" w14:textId="77777777" w:rsidR="003E6F76" w:rsidRPr="00125CFB" w:rsidRDefault="003E6F76" w:rsidP="003E6F76">
      <w:pPr>
        <w:wordWrap/>
        <w:spacing w:line="360" w:lineRule="auto"/>
        <w:rPr>
          <w:rFonts w:ascii="Arial" w:eastAsia="굴림" w:hAnsi="Arial" w:cs="Arial"/>
          <w:kern w:val="0"/>
          <w:sz w:val="22"/>
        </w:rPr>
      </w:pPr>
      <w:r w:rsidRPr="00125CFB">
        <w:rPr>
          <w:rFonts w:ascii="Arial" w:eastAsia="굴림" w:hAnsi="Arial" w:cs="Arial"/>
          <w:kern w:val="0"/>
          <w:sz w:val="22"/>
        </w:rPr>
        <w:tab/>
        <w:t>_______________________________ month [Range: 0~12]</w:t>
      </w:r>
    </w:p>
    <w:p w14:paraId="4199DCB7" w14:textId="77777777" w:rsidR="005D5299" w:rsidRPr="00125CFB" w:rsidRDefault="005D5299" w:rsidP="00CE021E">
      <w:pPr>
        <w:wordWrap/>
        <w:spacing w:line="360" w:lineRule="auto"/>
        <w:rPr>
          <w:rFonts w:ascii="Arial" w:eastAsia="굴림" w:hAnsi="Arial" w:cs="Arial"/>
          <w:b/>
          <w:sz w:val="22"/>
        </w:rPr>
      </w:pPr>
    </w:p>
    <w:p w14:paraId="46B53804" w14:textId="46660783" w:rsidR="00CE021E" w:rsidRPr="00125CFB" w:rsidRDefault="005D5299" w:rsidP="00CE021E">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 xml:space="preserve">Ba029. </w:t>
      </w:r>
      <w:r w:rsidR="00CE021E" w:rsidRPr="00125CFB">
        <w:rPr>
          <w:rFonts w:ascii="Arial" w:eastAsia="굴림" w:hAnsi="Arial" w:cs="Arial"/>
          <w:kern w:val="0"/>
          <w:sz w:val="22"/>
        </w:rPr>
        <w:t>[Not live together_</w:t>
      </w:r>
      <w:r w:rsidR="00B13F4C" w:rsidRPr="00125CFB">
        <w:rPr>
          <w:rFonts w:ascii="Arial" w:eastAsia="굴림" w:hAnsi="Arial" w:cs="Arial"/>
          <w:sz w:val="22"/>
        </w:rPr>
        <w:t xml:space="preserve"> Receipt of</w:t>
      </w:r>
      <w:r w:rsidR="00B13F4C" w:rsidRPr="00125CFB">
        <w:rPr>
          <w:rFonts w:ascii="Arial" w:eastAsia="굴림" w:hAnsi="Arial" w:cs="Arial"/>
          <w:kern w:val="0"/>
          <w:sz w:val="22"/>
        </w:rPr>
        <w:t xml:space="preserve"> o</w:t>
      </w:r>
      <w:r w:rsidR="00CE021E" w:rsidRPr="00125CFB">
        <w:rPr>
          <w:rFonts w:ascii="Arial" w:eastAsia="굴림" w:hAnsi="Arial" w:cs="Arial"/>
          <w:kern w:val="0"/>
          <w:sz w:val="22"/>
        </w:rPr>
        <w:t xml:space="preserve">ccasional financial support] </w:t>
      </w:r>
      <w:r w:rsidR="00CE021E" w:rsidRPr="00125CFB">
        <w:rPr>
          <w:rFonts w:ascii="Arial" w:eastAsia="굴림" w:hAnsi="Arial" w:cs="Arial"/>
          <w:sz w:val="22"/>
        </w:rPr>
        <w:t>In the last calendar year (</w:t>
      </w:r>
      <w:del w:id="306" w:author="Keis" w:date="2024-09-06T10:18:00Z">
        <w:r w:rsidR="0099597C" w:rsidRPr="00AC643D" w:rsidDel="009F27DD">
          <w:rPr>
            <w:rFonts w:ascii="Arial" w:eastAsia="굴림" w:hAnsi="Arial" w:cs="Arial" w:hint="eastAsia"/>
            <w:color w:val="FF0000"/>
            <w:sz w:val="22"/>
          </w:rPr>
          <w:delText>2019</w:delText>
        </w:r>
      </w:del>
      <w:ins w:id="307" w:author="Keis" w:date="2024-09-06T10:18:00Z">
        <w:r w:rsidR="009F27DD" w:rsidRPr="009F27DD">
          <w:rPr>
            <w:rFonts w:ascii="Arial" w:eastAsia="굴림" w:hAnsi="Arial" w:cs="Arial" w:hint="eastAsia"/>
            <w:color w:val="00B050"/>
            <w:sz w:val="22"/>
          </w:rPr>
          <w:t>2021</w:t>
        </w:r>
      </w:ins>
      <w:r w:rsidR="00CE021E" w:rsidRPr="00125CFB">
        <w:rPr>
          <w:rFonts w:ascii="Arial" w:eastAsia="굴림" w:hAnsi="Arial" w:cs="Arial"/>
          <w:sz w:val="22"/>
        </w:rPr>
        <w:t>), while living separately did you and your spouse receive from [child’s name] any occasional financial support such as pocket money, living expenses or medical expenses?</w:t>
      </w:r>
    </w:p>
    <w:p w14:paraId="3132BBA2" w14:textId="77777777" w:rsidR="00CE021E" w:rsidRPr="001D19F6" w:rsidRDefault="00CE021E" w:rsidP="00D12299">
      <w:pPr>
        <w:pStyle w:val="a6"/>
        <w:numPr>
          <w:ilvl w:val="0"/>
          <w:numId w:val="1191"/>
        </w:numPr>
        <w:tabs>
          <w:tab w:val="left" w:pos="4538"/>
          <w:tab w:val="left" w:pos="5134"/>
        </w:tabs>
        <w:wordWrap/>
        <w:spacing w:line="360" w:lineRule="auto"/>
        <w:ind w:leftChars="0"/>
        <w:rPr>
          <w:rFonts w:ascii="Arial" w:eastAsia="굴림" w:hAnsi="Arial" w:cs="Arial"/>
          <w:sz w:val="22"/>
        </w:rPr>
      </w:pPr>
      <w:r w:rsidRPr="00125CFB">
        <w:rPr>
          <w:rFonts w:ascii="Arial" w:eastAsia="굴림" w:hAnsi="Arial" w:cs="Arial"/>
          <w:sz w:val="22"/>
        </w:rPr>
        <w:t>Yes →Go to Ba030</w:t>
      </w:r>
      <w:r w:rsidRPr="00125CFB">
        <w:rPr>
          <w:rFonts w:ascii="Arial" w:eastAsia="굴림" w:hAnsi="Arial" w:cs="Arial"/>
          <w:sz w:val="22"/>
        </w:rPr>
        <w:tab/>
      </w:r>
      <w:r w:rsidRPr="00125CFB">
        <w:rPr>
          <w:rFonts w:ascii="Arial" w:eastAsia="굴림" w:hAnsi="Arial" w:cs="Arial"/>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Pr="00125CFB">
        <w:rPr>
          <w:rFonts w:ascii="Arial" w:eastAsia="굴림" w:hAnsi="Arial" w:cs="Arial"/>
          <w:kern w:val="0"/>
          <w:sz w:val="22"/>
        </w:rPr>
        <w:t>→Go to Ba03</w:t>
      </w:r>
      <w:r w:rsidR="00CE38A2" w:rsidRPr="00125CFB">
        <w:rPr>
          <w:rFonts w:ascii="Arial" w:eastAsia="굴림" w:hAnsi="Arial" w:cs="Arial"/>
          <w:kern w:val="0"/>
          <w:sz w:val="22"/>
        </w:rPr>
        <w:t>6</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1D19F6" w14:paraId="0BA19122" w14:textId="77777777" w:rsidTr="00632A32">
        <w:tc>
          <w:tcPr>
            <w:tcW w:w="9356" w:type="dxa"/>
          </w:tcPr>
          <w:p w14:paraId="025508F3" w14:textId="77777777" w:rsidR="00CE021E" w:rsidRPr="001D19F6" w:rsidRDefault="00CE021E" w:rsidP="00632A32">
            <w:pPr>
              <w:wordWrap/>
              <w:spacing w:before="240"/>
              <w:rPr>
                <w:rFonts w:ascii="Arial" w:eastAsia="굴림" w:hAnsi="Arial" w:cs="Arial"/>
                <w:b/>
                <w:szCs w:val="20"/>
              </w:rPr>
            </w:pPr>
            <w:r w:rsidRPr="001D19F6">
              <w:rPr>
                <w:rFonts w:ascii="Arial" w:eastAsia="굴림" w:hAnsi="Arial" w:cs="Arial"/>
                <w:b/>
                <w:szCs w:val="20"/>
              </w:rPr>
              <w:t>[</w:t>
            </w:r>
            <w:r w:rsidRPr="001D19F6">
              <w:rPr>
                <w:rFonts w:ascii="Arial" w:eastAsia="굴림" w:hAnsi="Arial" w:cs="Arial"/>
                <w:szCs w:val="20"/>
              </w:rPr>
              <w:t>IWER</w:t>
            </w:r>
            <w:r w:rsidRPr="001D19F6">
              <w:rPr>
                <w:rFonts w:ascii="Arial" w:eastAsia="굴림" w:hAnsi="Arial" w:cs="Arial"/>
                <w:b/>
                <w:szCs w:val="20"/>
              </w:rPr>
              <w:t xml:space="preserve">] </w:t>
            </w:r>
          </w:p>
          <w:p w14:paraId="1345169D" w14:textId="77777777" w:rsidR="00CE021E" w:rsidRPr="001D19F6" w:rsidRDefault="00CE021E" w:rsidP="008F3943">
            <w:pPr>
              <w:wordWrap/>
              <w:ind w:left="196" w:hangingChars="100" w:hanging="196"/>
              <w:rPr>
                <w:rFonts w:ascii="Arial" w:eastAsia="굴림" w:hAnsi="Arial" w:cs="Arial"/>
                <w:b/>
                <w:szCs w:val="20"/>
              </w:rPr>
            </w:pPr>
            <w:r w:rsidRPr="001D19F6">
              <w:rPr>
                <w:rFonts w:ascii="Arial" w:eastAsia="굴림" w:hAnsi="Arial" w:cs="Arial"/>
                <w:b/>
                <w:szCs w:val="20"/>
              </w:rPr>
              <w:t>&lt;Regular support/ occasional support&gt;</w:t>
            </w:r>
          </w:p>
          <w:p w14:paraId="5C8151B0" w14:textId="77777777" w:rsidR="00CE021E" w:rsidRPr="001D19F6" w:rsidRDefault="00CE021E"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Regular support: monetary transfer regularly repeated in a certain time interval (e.g. each month, every two months) </w:t>
            </w:r>
          </w:p>
          <w:p w14:paraId="6827B6CF" w14:textId="77777777" w:rsidR="00CE021E" w:rsidRPr="001D19F6" w:rsidRDefault="00CE021E"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Occasional support: monetary transfer irregularly occurred </w:t>
            </w:r>
            <w:r w:rsidR="0052190D" w:rsidRPr="001D19F6">
              <w:rPr>
                <w:rFonts w:ascii="Arial" w:eastAsia="굴림" w:hAnsi="Arial" w:cs="Arial"/>
                <w:szCs w:val="20"/>
              </w:rPr>
              <w:t>exc</w:t>
            </w:r>
            <w:r w:rsidRPr="001D19F6">
              <w:rPr>
                <w:rFonts w:ascii="Arial" w:eastAsia="굴림" w:hAnsi="Arial" w:cs="Arial"/>
                <w:szCs w:val="20"/>
              </w:rPr>
              <w:t xml:space="preserve">ept birthday allowance or holiday allowances (e.g. paying for medical bills, schooling, occasional allowances) </w:t>
            </w:r>
          </w:p>
          <w:p w14:paraId="569D164A" w14:textId="77777777" w:rsidR="00CE021E" w:rsidRPr="001D19F6" w:rsidRDefault="00CE021E"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636CEEB8" w14:textId="77777777" w:rsidR="00CE021E" w:rsidRPr="001D19F6" w:rsidRDefault="00CE021E" w:rsidP="002D0E30">
            <w:pPr>
              <w:pStyle w:val="a6"/>
              <w:numPr>
                <w:ilvl w:val="0"/>
                <w:numId w:val="65"/>
              </w:numPr>
              <w:wordWrap/>
              <w:ind w:leftChars="0"/>
              <w:rPr>
                <w:rFonts w:ascii="Arial" w:eastAsia="굴림" w:hAnsi="Arial" w:cs="Arial"/>
                <w:szCs w:val="20"/>
              </w:rPr>
            </w:pPr>
            <w:r w:rsidRPr="001D19F6">
              <w:rPr>
                <w:rFonts w:ascii="Arial" w:eastAsia="굴림" w:hAnsi="Arial" w:cs="Arial"/>
                <w:szCs w:val="20"/>
              </w:rPr>
              <w:t>Financial support: receiving cash or helping pay bills, or covering specific costs for medical care, insurance, schooling, down payment for a home or rent, etc.</w:t>
            </w:r>
          </w:p>
          <w:p w14:paraId="650F00E0" w14:textId="77777777" w:rsidR="00CE021E" w:rsidRPr="001D19F6" w:rsidRDefault="00CE021E" w:rsidP="002D0E30">
            <w:pPr>
              <w:pStyle w:val="a6"/>
              <w:numPr>
                <w:ilvl w:val="0"/>
                <w:numId w:val="65"/>
              </w:numPr>
              <w:wordWrap/>
              <w:spacing w:after="240"/>
              <w:ind w:leftChars="0"/>
              <w:rPr>
                <w:rFonts w:ascii="Arial" w:eastAsia="굴림" w:hAnsi="Arial" w:cs="Arial"/>
                <w:sz w:val="22"/>
              </w:rPr>
            </w:pPr>
            <w:r w:rsidRPr="001D19F6">
              <w:rPr>
                <w:rFonts w:ascii="Arial" w:eastAsia="굴림" w:hAnsi="Arial" w:cs="Arial"/>
                <w:szCs w:val="20"/>
              </w:rPr>
              <w:t>Non-financial support: gifts or goods (e.g. food, clothes etc.) received</w:t>
            </w:r>
            <w:r w:rsidRPr="001D19F6">
              <w:rPr>
                <w:rFonts w:ascii="Arial" w:eastAsia="굴림" w:hAnsi="Arial" w:cs="Arial"/>
                <w:sz w:val="22"/>
              </w:rPr>
              <w:t xml:space="preserve"> </w:t>
            </w:r>
          </w:p>
        </w:tc>
      </w:tr>
    </w:tbl>
    <w:p w14:paraId="50496D36" w14:textId="77777777" w:rsidR="00975DE3" w:rsidRPr="001D19F6" w:rsidRDefault="00975DE3" w:rsidP="005D5299">
      <w:pPr>
        <w:wordWrap/>
        <w:spacing w:line="360" w:lineRule="auto"/>
        <w:rPr>
          <w:rFonts w:ascii="Arial" w:eastAsia="굴림" w:hAnsi="Arial" w:cs="Arial"/>
          <w:sz w:val="22"/>
        </w:rPr>
      </w:pPr>
    </w:p>
    <w:p w14:paraId="2BEFA2BC" w14:textId="77777777" w:rsidR="00CE021E" w:rsidRPr="001D19F6" w:rsidRDefault="00CE021E" w:rsidP="005D5299">
      <w:pPr>
        <w:wordWrap/>
        <w:spacing w:line="360" w:lineRule="auto"/>
        <w:rPr>
          <w:rFonts w:ascii="Arial" w:eastAsia="굴림" w:hAnsi="Arial" w:cs="Arial"/>
          <w:sz w:val="22"/>
        </w:rPr>
      </w:pPr>
    </w:p>
    <w:p w14:paraId="2342D247" w14:textId="533B0D52" w:rsidR="00CE021E" w:rsidRPr="00125CFB" w:rsidRDefault="00CE021E" w:rsidP="00CE021E">
      <w:pPr>
        <w:wordWrap/>
        <w:spacing w:line="360" w:lineRule="auto"/>
        <w:rPr>
          <w:rFonts w:ascii="Arial" w:eastAsia="굴림" w:hAnsi="Arial" w:cs="Arial"/>
          <w:sz w:val="22"/>
        </w:rPr>
      </w:pPr>
      <w:r w:rsidRPr="001D19F6">
        <w:rPr>
          <w:rFonts w:ascii="Arial" w:eastAsia="굴림" w:hAnsi="Arial" w:cs="Arial"/>
          <w:sz w:val="22"/>
        </w:rPr>
        <w:lastRenderedPageBreak/>
        <w:t>Ba030</w:t>
      </w:r>
      <w:r w:rsidRPr="00125CFB">
        <w:rPr>
          <w:rFonts w:ascii="Arial" w:eastAsia="굴림" w:hAnsi="Arial" w:cs="Arial"/>
          <w:sz w:val="22"/>
        </w:rPr>
        <w:t>. [Not live together_</w:t>
      </w:r>
      <w:r w:rsidRPr="00125CFB">
        <w:rPr>
          <w:rFonts w:ascii="Arial" w:eastAsia="굴림" w:hAnsi="Arial" w:cs="Arial"/>
          <w:kern w:val="0"/>
          <w:sz w:val="22"/>
        </w:rPr>
        <w:t xml:space="preserve"> </w:t>
      </w:r>
      <w:r w:rsidR="00B13F4C" w:rsidRPr="00125CFB">
        <w:rPr>
          <w:rFonts w:ascii="Arial" w:eastAsia="굴림" w:hAnsi="Arial" w:cs="Arial"/>
          <w:sz w:val="22"/>
        </w:rPr>
        <w:t>Receipt of</w:t>
      </w:r>
      <w:r w:rsidR="00B13F4C" w:rsidRPr="00125CFB">
        <w:rPr>
          <w:rFonts w:ascii="Arial" w:eastAsia="굴림" w:hAnsi="Arial" w:cs="Arial"/>
          <w:kern w:val="0"/>
          <w:sz w:val="22"/>
        </w:rPr>
        <w:t xml:space="preserve"> o</w:t>
      </w:r>
      <w:r w:rsidRPr="00125CFB">
        <w:rPr>
          <w:rFonts w:ascii="Arial" w:eastAsia="굴림" w:hAnsi="Arial" w:cs="Arial"/>
          <w:kern w:val="0"/>
          <w:sz w:val="22"/>
        </w:rPr>
        <w:t xml:space="preserve">ccasional </w:t>
      </w:r>
      <w:r w:rsidRPr="00125CFB">
        <w:rPr>
          <w:rFonts w:ascii="Arial" w:eastAsia="굴림" w:hAnsi="Arial" w:cs="Arial"/>
          <w:sz w:val="22"/>
        </w:rPr>
        <w:t xml:space="preserve">financial support] What was the </w:t>
      </w:r>
      <w:r w:rsidR="004C4838" w:rsidRPr="00125CFB">
        <w:rPr>
          <w:rFonts w:ascii="Arial" w:eastAsia="굴림" w:hAnsi="Arial" w:cs="Arial"/>
          <w:sz w:val="22"/>
        </w:rPr>
        <w:t xml:space="preserve">total </w:t>
      </w:r>
      <w:r w:rsidRPr="00125CFB">
        <w:rPr>
          <w:rFonts w:ascii="Arial" w:eastAsia="굴림" w:hAnsi="Arial" w:cs="Arial"/>
          <w:sz w:val="22"/>
        </w:rPr>
        <w:t xml:space="preserve">amount of </w:t>
      </w:r>
      <w:r w:rsidRPr="00125CFB">
        <w:rPr>
          <w:rFonts w:ascii="Arial" w:eastAsia="굴림" w:hAnsi="Arial" w:cs="Arial"/>
          <w:kern w:val="0"/>
          <w:sz w:val="22"/>
        </w:rPr>
        <w:t xml:space="preserve">occasional </w:t>
      </w:r>
      <w:r w:rsidRPr="00125CFB">
        <w:rPr>
          <w:rFonts w:ascii="Arial" w:eastAsia="굴림" w:hAnsi="Arial" w:cs="Arial"/>
          <w:sz w:val="22"/>
        </w:rPr>
        <w:t>financial support such as pocket money, living expenses, medical expenses etc., that you received from [child’s name] in the last calendar year (</w:t>
      </w:r>
      <w:del w:id="308" w:author="Keis" w:date="2024-09-06T10:18:00Z">
        <w:r w:rsidR="00A2681C" w:rsidRPr="00624C57" w:rsidDel="009F27DD">
          <w:rPr>
            <w:rFonts w:ascii="Arial" w:eastAsia="굴림" w:hAnsi="Arial" w:cs="Arial" w:hint="eastAsia"/>
            <w:color w:val="FF0000"/>
            <w:sz w:val="22"/>
          </w:rPr>
          <w:delText>2019</w:delText>
        </w:r>
      </w:del>
      <w:ins w:id="309"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w:t>
      </w:r>
    </w:p>
    <w:p w14:paraId="5589A850" w14:textId="77777777" w:rsidR="00CE021E" w:rsidRPr="00125CFB" w:rsidRDefault="00CE021E" w:rsidP="00CE021E">
      <w:pPr>
        <w:wordWrap/>
        <w:spacing w:line="360" w:lineRule="auto"/>
        <w:rPr>
          <w:rFonts w:ascii="Arial" w:eastAsia="굴림" w:hAnsi="Arial" w:cs="Arial"/>
          <w:sz w:val="22"/>
        </w:rPr>
      </w:pPr>
      <w:r w:rsidRPr="00125CFB">
        <w:rPr>
          <w:rFonts w:ascii="Arial" w:eastAsia="굴림" w:hAnsi="Arial" w:cs="Arial"/>
          <w:sz w:val="22"/>
        </w:rPr>
        <w:t xml:space="preserve">[IWER: Please enter ‘100,000,000 Korean won (one hundred million won)’ first then, </w:t>
      </w:r>
      <w:proofErr w:type="gramStart"/>
      <w:r w:rsidRPr="00125CFB">
        <w:rPr>
          <w:rFonts w:ascii="Arial" w:eastAsia="굴림" w:hAnsi="Arial" w:cs="Arial"/>
          <w:sz w:val="22"/>
        </w:rPr>
        <w:t>enter ’</w:t>
      </w:r>
      <w:proofErr w:type="gramEnd"/>
      <w:r w:rsidRPr="00125CFB">
        <w:rPr>
          <w:rFonts w:ascii="Arial" w:eastAsia="굴림" w:hAnsi="Arial" w:cs="Arial"/>
          <w:sz w:val="22"/>
        </w:rPr>
        <w:t>10,000 Korean won (MW)’.]</w:t>
      </w:r>
    </w:p>
    <w:p w14:paraId="1D0AD996" w14:textId="77777777" w:rsidR="00CE021E" w:rsidRPr="00125CFB" w:rsidRDefault="00CE021E" w:rsidP="00CE021E">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sz w:val="22"/>
        </w:rPr>
      </w:pPr>
      <w:r w:rsidRPr="00125CFB">
        <w:rPr>
          <w:rFonts w:ascii="Arial" w:eastAsia="굴림" w:hAnsi="Arial" w:cs="Arial"/>
          <w:kern w:val="0"/>
          <w:sz w:val="22"/>
        </w:rPr>
        <w:tab/>
        <w:t>_______one hundred million won [Range: 1~9] _____MW [Range: 0 ~ 9997]</w:t>
      </w:r>
      <w:r w:rsidRPr="00125CFB">
        <w:rPr>
          <w:rFonts w:ascii="Arial" w:eastAsia="굴림" w:hAnsi="Arial" w:cs="Arial"/>
          <w:sz w:val="22"/>
        </w:rPr>
        <w:tab/>
      </w:r>
    </w:p>
    <w:p w14:paraId="4449FEC6" w14:textId="77777777" w:rsidR="00CE021E" w:rsidRPr="00125CFB" w:rsidRDefault="00CE021E" w:rsidP="00CE021E">
      <w:pPr>
        <w:wordWrap/>
        <w:spacing w:line="360" w:lineRule="auto"/>
        <w:rPr>
          <w:rFonts w:ascii="Arial" w:eastAsia="굴림" w:hAnsi="Arial" w:cs="Arial"/>
          <w:sz w:val="22"/>
        </w:rPr>
      </w:pPr>
      <w:r w:rsidRPr="00125CFB">
        <w:rPr>
          <w:rFonts w:ascii="Arial" w:eastAsia="굴림" w:hAnsi="Arial" w:cs="Arial"/>
          <w:sz w:val="22"/>
        </w:rPr>
        <w:tab/>
        <w:t>Don’t know →Go to Ba031~Ba035 unfolding</w:t>
      </w:r>
    </w:p>
    <w:p w14:paraId="65BFBD02" w14:textId="77777777" w:rsidR="00CE021E" w:rsidRPr="00125CFB" w:rsidRDefault="00CE021E" w:rsidP="00CE021E">
      <w:pPr>
        <w:wordWrap/>
        <w:spacing w:line="360" w:lineRule="auto"/>
        <w:ind w:firstLine="800"/>
        <w:rPr>
          <w:rFonts w:ascii="Arial" w:eastAsia="굴림" w:hAnsi="Arial" w:cs="Arial"/>
          <w:sz w:val="22"/>
        </w:rPr>
      </w:pPr>
      <w:r w:rsidRPr="00125CFB">
        <w:rPr>
          <w:rFonts w:ascii="Arial" w:eastAsia="굴림" w:hAnsi="Arial" w:cs="Arial"/>
          <w:sz w:val="22"/>
        </w:rPr>
        <w:t>Refuse to answer →Go to Ba031~Ba035 unfolding</w:t>
      </w:r>
    </w:p>
    <w:p w14:paraId="07C2CFB8" w14:textId="77777777" w:rsidR="00CE021E" w:rsidRPr="00125CFB" w:rsidRDefault="00CE021E" w:rsidP="005D5299">
      <w:pPr>
        <w:wordWrap/>
        <w:spacing w:line="360" w:lineRule="auto"/>
        <w:rPr>
          <w:rFonts w:ascii="Arial" w:eastAsia="굴림" w:hAnsi="Arial" w:cs="Arial"/>
          <w:b/>
          <w:sz w:val="22"/>
        </w:rPr>
      </w:pPr>
    </w:p>
    <w:p w14:paraId="57A77F16" w14:textId="77777777" w:rsidR="005D5299" w:rsidRPr="00125CFB" w:rsidRDefault="005D5299" w:rsidP="005D5299">
      <w:pPr>
        <w:wordWrap/>
        <w:spacing w:line="360" w:lineRule="auto"/>
        <w:rPr>
          <w:rFonts w:ascii="Arial" w:eastAsia="굴림" w:hAnsi="Arial" w:cs="Arial"/>
          <w:b/>
          <w:sz w:val="22"/>
        </w:rPr>
      </w:pPr>
      <w:r w:rsidRPr="00125CFB">
        <w:rPr>
          <w:rFonts w:ascii="Arial" w:eastAsia="굴림" w:hAnsi="Arial" w:cs="Arial"/>
          <w:b/>
          <w:sz w:val="22"/>
        </w:rPr>
        <w:t>&lt; Ba03</w:t>
      </w:r>
      <w:r w:rsidR="00CE021E" w:rsidRPr="00125CFB">
        <w:rPr>
          <w:rFonts w:ascii="Arial" w:eastAsia="굴림" w:hAnsi="Arial" w:cs="Arial"/>
          <w:b/>
          <w:sz w:val="22"/>
        </w:rPr>
        <w:t>1</w:t>
      </w:r>
      <w:r w:rsidRPr="00125CFB">
        <w:rPr>
          <w:rFonts w:ascii="Arial" w:eastAsia="굴림" w:hAnsi="Arial" w:cs="Arial"/>
          <w:b/>
          <w:sz w:val="22"/>
        </w:rPr>
        <w:t>~Ba03</w:t>
      </w:r>
      <w:r w:rsidR="00CE021E" w:rsidRPr="00125CFB">
        <w:rPr>
          <w:rFonts w:ascii="Arial" w:eastAsia="굴림" w:hAnsi="Arial" w:cs="Arial"/>
          <w:b/>
          <w:sz w:val="22"/>
        </w:rPr>
        <w:t>5</w:t>
      </w:r>
      <w:r w:rsidRPr="00125CFB">
        <w:rPr>
          <w:rFonts w:ascii="Arial" w:eastAsia="굴림" w:hAnsi="Arial" w:cs="Arial"/>
          <w:b/>
          <w:sz w:val="22"/>
        </w:rPr>
        <w:t>. Unfolding bracket questions &gt;</w:t>
      </w:r>
    </w:p>
    <w:p w14:paraId="4FC36681" w14:textId="77777777" w:rsidR="00D01CB6" w:rsidRPr="00125CFB" w:rsidRDefault="00D01CB6" w:rsidP="00D01CB6">
      <w:pPr>
        <w:wordWrap/>
        <w:spacing w:line="360" w:lineRule="auto"/>
        <w:rPr>
          <w:rFonts w:ascii="Arial" w:eastAsia="굴림" w:hAnsi="Arial" w:cs="Arial"/>
          <w:sz w:val="22"/>
        </w:rPr>
      </w:pPr>
      <w:r w:rsidRPr="00125CFB">
        <w:rPr>
          <w:rFonts w:ascii="Arial" w:eastAsia="굴림" w:hAnsi="Arial" w:cs="Arial"/>
          <w:sz w:val="22"/>
        </w:rPr>
        <w:t>[IWER: Go back to Ba0</w:t>
      </w:r>
      <w:r w:rsidR="004E102B" w:rsidRPr="00125CFB">
        <w:rPr>
          <w:rFonts w:ascii="Arial" w:eastAsia="굴림" w:hAnsi="Arial" w:cs="Arial"/>
          <w:sz w:val="22"/>
        </w:rPr>
        <w:t>30</w:t>
      </w:r>
      <w:r w:rsidRPr="00125CFB">
        <w:rPr>
          <w:rFonts w:ascii="Arial" w:eastAsia="굴림" w:hAnsi="Arial" w:cs="Arial"/>
          <w:sz w:val="22"/>
        </w:rPr>
        <w:t xml:space="preserve"> and record if R answers the amount during the interview.]</w:t>
      </w:r>
    </w:p>
    <w:p w14:paraId="164031D7"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Ba03</w:t>
      </w:r>
      <w:r w:rsidR="004E102B" w:rsidRPr="00125CFB">
        <w:rPr>
          <w:rFonts w:ascii="Arial" w:eastAsia="굴림" w:hAnsi="Arial" w:cs="Arial"/>
          <w:sz w:val="22"/>
        </w:rPr>
        <w:t>1</w:t>
      </w:r>
      <w:r w:rsidRPr="00125CFB">
        <w:rPr>
          <w:rFonts w:ascii="Arial" w:eastAsia="굴림" w:hAnsi="Arial" w:cs="Arial"/>
          <w:sz w:val="22"/>
        </w:rPr>
        <w:t>. Did it amount to less than, about equal to or more than 100 MW (10,000 Korean won)?</w:t>
      </w:r>
    </w:p>
    <w:p w14:paraId="37C4C9D1" w14:textId="77777777" w:rsidR="005D5299" w:rsidRPr="00125CFB" w:rsidRDefault="005D5299" w:rsidP="002D0E30">
      <w:pPr>
        <w:pStyle w:val="a6"/>
        <w:numPr>
          <w:ilvl w:val="0"/>
          <w:numId w:val="72"/>
        </w:numPr>
        <w:wordWrap/>
        <w:spacing w:line="360" w:lineRule="auto"/>
        <w:ind w:leftChars="0"/>
        <w:rPr>
          <w:rFonts w:ascii="Arial" w:eastAsia="굴림" w:hAnsi="Arial" w:cs="Arial"/>
          <w:sz w:val="22"/>
        </w:rPr>
      </w:pPr>
      <w:r w:rsidRPr="00125CFB">
        <w:rPr>
          <w:rFonts w:ascii="Arial" w:eastAsia="굴림" w:hAnsi="Arial" w:cs="Arial"/>
          <w:sz w:val="22"/>
        </w:rPr>
        <w:t>Less than 100 MW</w:t>
      </w:r>
    </w:p>
    <w:p w14:paraId="137F200F" w14:textId="77777777" w:rsidR="005D5299" w:rsidRPr="00125CFB" w:rsidRDefault="005D5299" w:rsidP="00F14BA4">
      <w:pPr>
        <w:pStyle w:val="a6"/>
        <w:numPr>
          <w:ilvl w:val="0"/>
          <w:numId w:val="974"/>
        </w:numPr>
        <w:wordWrap/>
        <w:spacing w:line="360" w:lineRule="auto"/>
        <w:ind w:leftChars="0"/>
        <w:rPr>
          <w:rFonts w:ascii="Arial" w:eastAsia="굴림" w:hAnsi="Arial" w:cs="Arial"/>
          <w:sz w:val="22"/>
        </w:rPr>
      </w:pPr>
      <w:r w:rsidRPr="00125CFB">
        <w:rPr>
          <w:rFonts w:ascii="Arial" w:eastAsia="굴림" w:hAnsi="Arial" w:cs="Arial"/>
          <w:sz w:val="22"/>
        </w:rPr>
        <w:t>About 100 MW</w:t>
      </w:r>
    </w:p>
    <w:p w14:paraId="0EFD9DB8" w14:textId="77777777" w:rsidR="005D5299" w:rsidRPr="00125CFB" w:rsidRDefault="00975DE3" w:rsidP="00975DE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EA6315"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100 MW</w:t>
      </w:r>
    </w:p>
    <w:p w14:paraId="32984D26" w14:textId="77777777" w:rsidR="005D5299" w:rsidRPr="00125CFB" w:rsidRDefault="005D5299" w:rsidP="005D5299">
      <w:pPr>
        <w:wordWrap/>
        <w:spacing w:line="360" w:lineRule="auto"/>
        <w:rPr>
          <w:rFonts w:ascii="Arial" w:eastAsia="굴림" w:hAnsi="Arial" w:cs="Arial"/>
          <w:sz w:val="22"/>
        </w:rPr>
      </w:pPr>
    </w:p>
    <w:p w14:paraId="17D47237"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Ba03</w:t>
      </w:r>
      <w:r w:rsidR="004E102B" w:rsidRPr="00125CFB">
        <w:rPr>
          <w:rFonts w:ascii="Arial" w:eastAsia="굴림" w:hAnsi="Arial" w:cs="Arial"/>
          <w:sz w:val="22"/>
        </w:rPr>
        <w:t>2</w:t>
      </w:r>
      <w:r w:rsidRPr="00125CFB">
        <w:rPr>
          <w:rFonts w:ascii="Arial" w:eastAsia="굴림" w:hAnsi="Arial" w:cs="Arial"/>
          <w:sz w:val="22"/>
        </w:rPr>
        <w:t>. Did it amount to less than, about equal to or more than 300 MW (10,000 Korean won)?</w:t>
      </w:r>
    </w:p>
    <w:p w14:paraId="4C2E5F6D" w14:textId="77777777" w:rsidR="005D5299" w:rsidRPr="00125CFB" w:rsidRDefault="005D5299" w:rsidP="002D0E30">
      <w:pPr>
        <w:pStyle w:val="a6"/>
        <w:numPr>
          <w:ilvl w:val="0"/>
          <w:numId w:val="73"/>
        </w:numPr>
        <w:wordWrap/>
        <w:spacing w:line="360" w:lineRule="auto"/>
        <w:ind w:leftChars="0"/>
        <w:rPr>
          <w:rFonts w:ascii="Arial" w:eastAsia="굴림" w:hAnsi="Arial" w:cs="Arial"/>
          <w:sz w:val="22"/>
        </w:rPr>
      </w:pPr>
      <w:r w:rsidRPr="00125CFB">
        <w:rPr>
          <w:rFonts w:ascii="Arial" w:eastAsia="굴림" w:hAnsi="Arial" w:cs="Arial"/>
          <w:sz w:val="22"/>
        </w:rPr>
        <w:t>Less than 300 MW</w:t>
      </w:r>
    </w:p>
    <w:p w14:paraId="2A0FC253" w14:textId="77777777" w:rsidR="005D5299" w:rsidRPr="00125CFB" w:rsidRDefault="005D5299" w:rsidP="00F14BA4">
      <w:pPr>
        <w:pStyle w:val="a6"/>
        <w:numPr>
          <w:ilvl w:val="0"/>
          <w:numId w:val="975"/>
        </w:numPr>
        <w:wordWrap/>
        <w:spacing w:line="360" w:lineRule="auto"/>
        <w:ind w:leftChars="0"/>
        <w:rPr>
          <w:rFonts w:ascii="Arial" w:eastAsia="굴림" w:hAnsi="Arial" w:cs="Arial"/>
          <w:sz w:val="22"/>
        </w:rPr>
      </w:pPr>
      <w:r w:rsidRPr="00125CFB">
        <w:rPr>
          <w:rFonts w:ascii="Arial" w:eastAsia="굴림" w:hAnsi="Arial" w:cs="Arial"/>
          <w:sz w:val="22"/>
        </w:rPr>
        <w:t>About 300 MW</w:t>
      </w:r>
    </w:p>
    <w:p w14:paraId="399EA8F1" w14:textId="77777777" w:rsidR="005D5299" w:rsidRPr="00125CFB" w:rsidRDefault="00975DE3" w:rsidP="00975DE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63648B"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300 MW</w:t>
      </w:r>
    </w:p>
    <w:p w14:paraId="16C407A2" w14:textId="77777777" w:rsidR="005D5299" w:rsidRPr="00125CFB" w:rsidRDefault="005D5299" w:rsidP="005D5299">
      <w:pPr>
        <w:wordWrap/>
        <w:spacing w:line="360" w:lineRule="auto"/>
        <w:rPr>
          <w:rFonts w:ascii="Arial" w:eastAsia="굴림" w:hAnsi="Arial" w:cs="Arial"/>
          <w:sz w:val="22"/>
        </w:rPr>
      </w:pPr>
    </w:p>
    <w:p w14:paraId="7965A2C5"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Ba03</w:t>
      </w:r>
      <w:r w:rsidR="004E102B" w:rsidRPr="00125CFB">
        <w:rPr>
          <w:rFonts w:ascii="Arial" w:eastAsia="굴림" w:hAnsi="Arial" w:cs="Arial"/>
          <w:sz w:val="22"/>
        </w:rPr>
        <w:t>3</w:t>
      </w:r>
      <w:r w:rsidRPr="00125CFB">
        <w:rPr>
          <w:rFonts w:ascii="Arial" w:eastAsia="굴림" w:hAnsi="Arial" w:cs="Arial"/>
          <w:sz w:val="22"/>
        </w:rPr>
        <w:t>. Did it amount to less than, about equal to or more than 500 MW (10,000 Korean won)?</w:t>
      </w:r>
    </w:p>
    <w:p w14:paraId="4B22665D" w14:textId="77777777" w:rsidR="005D5299" w:rsidRPr="00125CFB" w:rsidRDefault="005D5299" w:rsidP="002D0E30">
      <w:pPr>
        <w:pStyle w:val="a6"/>
        <w:numPr>
          <w:ilvl w:val="0"/>
          <w:numId w:val="74"/>
        </w:numPr>
        <w:wordWrap/>
        <w:spacing w:line="360" w:lineRule="auto"/>
        <w:ind w:leftChars="0"/>
        <w:rPr>
          <w:rFonts w:ascii="Arial" w:eastAsia="굴림" w:hAnsi="Arial" w:cs="Arial"/>
          <w:sz w:val="22"/>
        </w:rPr>
      </w:pPr>
      <w:r w:rsidRPr="00125CFB">
        <w:rPr>
          <w:rFonts w:ascii="Arial" w:eastAsia="굴림" w:hAnsi="Arial" w:cs="Arial"/>
          <w:sz w:val="22"/>
        </w:rPr>
        <w:t>Less than 500 MW</w:t>
      </w:r>
    </w:p>
    <w:p w14:paraId="01BDCEF0" w14:textId="77777777" w:rsidR="005D5299" w:rsidRPr="00125CFB" w:rsidRDefault="005D5299" w:rsidP="00F14BA4">
      <w:pPr>
        <w:pStyle w:val="a6"/>
        <w:numPr>
          <w:ilvl w:val="0"/>
          <w:numId w:val="976"/>
        </w:numPr>
        <w:wordWrap/>
        <w:spacing w:line="360" w:lineRule="auto"/>
        <w:ind w:leftChars="0"/>
        <w:rPr>
          <w:rFonts w:ascii="Arial" w:eastAsia="굴림" w:hAnsi="Arial" w:cs="Arial"/>
          <w:sz w:val="22"/>
        </w:rPr>
      </w:pPr>
      <w:r w:rsidRPr="00125CFB">
        <w:rPr>
          <w:rFonts w:ascii="Arial" w:eastAsia="굴림" w:hAnsi="Arial" w:cs="Arial"/>
          <w:sz w:val="22"/>
        </w:rPr>
        <w:t>About 500 MW</w:t>
      </w:r>
    </w:p>
    <w:p w14:paraId="69B875CC" w14:textId="77777777" w:rsidR="005D5299" w:rsidRPr="00125CFB" w:rsidRDefault="005D5299" w:rsidP="002D0E30">
      <w:pPr>
        <w:pStyle w:val="a6"/>
        <w:numPr>
          <w:ilvl w:val="0"/>
          <w:numId w:val="81"/>
        </w:numPr>
        <w:wordWrap/>
        <w:spacing w:line="360" w:lineRule="auto"/>
        <w:ind w:leftChars="0"/>
        <w:rPr>
          <w:rFonts w:ascii="Arial" w:eastAsia="굴림" w:hAnsi="Arial" w:cs="Arial"/>
          <w:sz w:val="22"/>
        </w:rPr>
      </w:pPr>
      <w:r w:rsidRPr="00125CFB">
        <w:rPr>
          <w:rFonts w:ascii="Arial" w:eastAsia="굴림" w:hAnsi="Arial" w:cs="Arial"/>
          <w:sz w:val="22"/>
        </w:rPr>
        <w:t>More than 500 MW</w:t>
      </w:r>
    </w:p>
    <w:p w14:paraId="648BFE2F" w14:textId="77777777" w:rsidR="005D5299" w:rsidRPr="00125CFB" w:rsidRDefault="005D5299" w:rsidP="005D5299">
      <w:pPr>
        <w:wordWrap/>
        <w:spacing w:line="360" w:lineRule="auto"/>
        <w:rPr>
          <w:rFonts w:ascii="Arial" w:eastAsia="굴림" w:hAnsi="Arial" w:cs="Arial"/>
          <w:sz w:val="22"/>
        </w:rPr>
      </w:pPr>
    </w:p>
    <w:p w14:paraId="69A33134"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Ba03</w:t>
      </w:r>
      <w:r w:rsidR="004E102B" w:rsidRPr="00125CFB">
        <w:rPr>
          <w:rFonts w:ascii="Arial" w:eastAsia="굴림" w:hAnsi="Arial" w:cs="Arial"/>
          <w:sz w:val="22"/>
        </w:rPr>
        <w:t>4</w:t>
      </w:r>
      <w:r w:rsidRPr="00125CFB">
        <w:rPr>
          <w:rFonts w:ascii="Arial" w:eastAsia="굴림" w:hAnsi="Arial" w:cs="Arial"/>
          <w:sz w:val="22"/>
        </w:rPr>
        <w:t>. Did it amount to less than, about equal to or more than 1,000 MW (10,000 Korean won)?</w:t>
      </w:r>
    </w:p>
    <w:p w14:paraId="34A399D1" w14:textId="77777777" w:rsidR="005D5299" w:rsidRPr="00125CFB" w:rsidRDefault="005D5299" w:rsidP="002D0E30">
      <w:pPr>
        <w:pStyle w:val="a6"/>
        <w:numPr>
          <w:ilvl w:val="0"/>
          <w:numId w:val="75"/>
        </w:numPr>
        <w:wordWrap/>
        <w:spacing w:line="360" w:lineRule="auto"/>
        <w:ind w:leftChars="0"/>
        <w:rPr>
          <w:rFonts w:ascii="Arial" w:eastAsia="굴림" w:hAnsi="Arial" w:cs="Arial"/>
          <w:sz w:val="22"/>
        </w:rPr>
      </w:pPr>
      <w:r w:rsidRPr="00125CFB">
        <w:rPr>
          <w:rFonts w:ascii="Arial" w:eastAsia="굴림" w:hAnsi="Arial" w:cs="Arial"/>
          <w:sz w:val="22"/>
        </w:rPr>
        <w:t>Less than 1,000 MW</w:t>
      </w:r>
    </w:p>
    <w:p w14:paraId="0350BF6C" w14:textId="77777777" w:rsidR="005D5299" w:rsidRPr="00125CFB" w:rsidRDefault="005D5299" w:rsidP="00F14BA4">
      <w:pPr>
        <w:pStyle w:val="a6"/>
        <w:numPr>
          <w:ilvl w:val="0"/>
          <w:numId w:val="977"/>
        </w:numPr>
        <w:wordWrap/>
        <w:spacing w:line="360" w:lineRule="auto"/>
        <w:ind w:leftChars="0"/>
        <w:rPr>
          <w:rFonts w:ascii="Arial" w:eastAsia="굴림" w:hAnsi="Arial" w:cs="Arial"/>
          <w:sz w:val="22"/>
        </w:rPr>
      </w:pPr>
      <w:r w:rsidRPr="00125CFB">
        <w:rPr>
          <w:rFonts w:ascii="Arial" w:eastAsia="굴림" w:hAnsi="Arial" w:cs="Arial"/>
          <w:sz w:val="22"/>
        </w:rPr>
        <w:t>About 1,000 MW</w:t>
      </w:r>
    </w:p>
    <w:p w14:paraId="4BCC3334" w14:textId="77777777" w:rsidR="005D5299" w:rsidRPr="00125CFB" w:rsidRDefault="005D5299" w:rsidP="002D0E30">
      <w:pPr>
        <w:pStyle w:val="a6"/>
        <w:numPr>
          <w:ilvl w:val="0"/>
          <w:numId w:val="80"/>
        </w:numPr>
        <w:wordWrap/>
        <w:spacing w:line="360" w:lineRule="auto"/>
        <w:ind w:leftChars="0"/>
        <w:rPr>
          <w:rFonts w:ascii="Arial" w:eastAsia="굴림" w:hAnsi="Arial" w:cs="Arial"/>
          <w:sz w:val="22"/>
        </w:rPr>
      </w:pPr>
      <w:r w:rsidRPr="00125CFB">
        <w:rPr>
          <w:rFonts w:ascii="Arial" w:eastAsia="굴림" w:hAnsi="Arial" w:cs="Arial"/>
          <w:sz w:val="22"/>
        </w:rPr>
        <w:t>More than 1,000 MW</w:t>
      </w:r>
    </w:p>
    <w:p w14:paraId="73D528BB" w14:textId="77777777" w:rsidR="005D5299" w:rsidRPr="00125CFB" w:rsidRDefault="005D5299" w:rsidP="005D5299">
      <w:pPr>
        <w:wordWrap/>
        <w:spacing w:line="360" w:lineRule="auto"/>
        <w:rPr>
          <w:rFonts w:ascii="Arial" w:eastAsia="굴림" w:hAnsi="Arial" w:cs="Arial"/>
          <w:sz w:val="22"/>
        </w:rPr>
      </w:pPr>
    </w:p>
    <w:p w14:paraId="538892C8" w14:textId="77777777" w:rsidR="005D5299" w:rsidRPr="00125CFB" w:rsidRDefault="004E102B" w:rsidP="005D5299">
      <w:pPr>
        <w:wordWrap/>
        <w:spacing w:line="360" w:lineRule="auto"/>
        <w:rPr>
          <w:rFonts w:ascii="Arial" w:eastAsia="굴림" w:hAnsi="Arial" w:cs="Arial"/>
          <w:sz w:val="22"/>
        </w:rPr>
      </w:pPr>
      <w:r w:rsidRPr="00125CFB">
        <w:rPr>
          <w:rFonts w:ascii="Arial" w:eastAsia="굴림" w:hAnsi="Arial" w:cs="Arial"/>
          <w:sz w:val="22"/>
        </w:rPr>
        <w:t>Ba035</w:t>
      </w:r>
      <w:r w:rsidR="005D5299" w:rsidRPr="00125CFB">
        <w:rPr>
          <w:rFonts w:ascii="Arial" w:eastAsia="굴림" w:hAnsi="Arial" w:cs="Arial"/>
          <w:sz w:val="22"/>
        </w:rPr>
        <w:t>. Did it amount to less than, about equal to or more than 2,000 MW (10,000 Korean won)?</w:t>
      </w:r>
    </w:p>
    <w:p w14:paraId="3973DE72" w14:textId="77777777" w:rsidR="005D5299" w:rsidRPr="00125CFB" w:rsidRDefault="005D5299" w:rsidP="002D0E30">
      <w:pPr>
        <w:pStyle w:val="a6"/>
        <w:numPr>
          <w:ilvl w:val="0"/>
          <w:numId w:val="76"/>
        </w:numPr>
        <w:wordWrap/>
        <w:spacing w:line="360" w:lineRule="auto"/>
        <w:ind w:leftChars="0"/>
        <w:rPr>
          <w:rFonts w:ascii="Arial" w:eastAsia="굴림" w:hAnsi="Arial" w:cs="Arial"/>
          <w:sz w:val="22"/>
        </w:rPr>
      </w:pPr>
      <w:r w:rsidRPr="00125CFB">
        <w:rPr>
          <w:rFonts w:ascii="Arial" w:eastAsia="굴림" w:hAnsi="Arial" w:cs="Arial"/>
          <w:sz w:val="22"/>
        </w:rPr>
        <w:t>Less than 2,000 MW</w:t>
      </w:r>
    </w:p>
    <w:p w14:paraId="2D298273" w14:textId="77777777" w:rsidR="005D5299" w:rsidRPr="00125CFB" w:rsidRDefault="005D5299" w:rsidP="00F14BA4">
      <w:pPr>
        <w:pStyle w:val="a6"/>
        <w:numPr>
          <w:ilvl w:val="0"/>
          <w:numId w:val="978"/>
        </w:numPr>
        <w:wordWrap/>
        <w:spacing w:line="360" w:lineRule="auto"/>
        <w:ind w:leftChars="0"/>
        <w:rPr>
          <w:rFonts w:ascii="Arial" w:eastAsia="굴림" w:hAnsi="Arial" w:cs="Arial"/>
          <w:sz w:val="22"/>
        </w:rPr>
      </w:pPr>
      <w:r w:rsidRPr="00125CFB">
        <w:rPr>
          <w:rFonts w:ascii="Arial" w:eastAsia="굴림" w:hAnsi="Arial" w:cs="Arial"/>
          <w:sz w:val="22"/>
        </w:rPr>
        <w:t>About 2,000 MW</w:t>
      </w:r>
    </w:p>
    <w:p w14:paraId="2C7E30BF" w14:textId="77777777" w:rsidR="005D5299" w:rsidRPr="00125CFB" w:rsidRDefault="005D5299" w:rsidP="002D0E30">
      <w:pPr>
        <w:pStyle w:val="a6"/>
        <w:numPr>
          <w:ilvl w:val="0"/>
          <w:numId w:val="79"/>
        </w:numPr>
        <w:wordWrap/>
        <w:spacing w:line="360" w:lineRule="auto"/>
        <w:ind w:leftChars="0"/>
        <w:rPr>
          <w:rFonts w:ascii="Arial" w:eastAsia="굴림" w:hAnsi="Arial" w:cs="Arial"/>
          <w:sz w:val="22"/>
        </w:rPr>
      </w:pPr>
      <w:r w:rsidRPr="00125CFB">
        <w:rPr>
          <w:rFonts w:ascii="Arial" w:eastAsia="굴림" w:hAnsi="Arial" w:cs="Arial"/>
          <w:sz w:val="22"/>
        </w:rPr>
        <w:t>More than 2,000 MW</w:t>
      </w:r>
    </w:p>
    <w:p w14:paraId="0020E75B" w14:textId="77777777" w:rsidR="00EA6315" w:rsidRPr="00125CFB" w:rsidRDefault="00EA6315" w:rsidP="005D5299">
      <w:pPr>
        <w:wordWrap/>
        <w:spacing w:line="360" w:lineRule="auto"/>
        <w:rPr>
          <w:rFonts w:ascii="Arial" w:eastAsia="굴림" w:hAnsi="Arial" w:cs="Arial"/>
          <w:sz w:val="22"/>
        </w:rPr>
      </w:pPr>
    </w:p>
    <w:p w14:paraId="09584AFB" w14:textId="1B7AEFBD" w:rsidR="004E102B" w:rsidRPr="00125CFB" w:rsidRDefault="004E102B" w:rsidP="004E102B">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lastRenderedPageBreak/>
        <w:t>Ba036</w:t>
      </w:r>
      <w:r w:rsidR="005D5299" w:rsidRPr="00125CFB">
        <w:rPr>
          <w:rFonts w:ascii="Arial" w:eastAsia="굴림" w:hAnsi="Arial" w:cs="Arial"/>
          <w:sz w:val="22"/>
        </w:rPr>
        <w:t xml:space="preserve">. </w:t>
      </w:r>
      <w:r w:rsidRPr="00125CFB">
        <w:rPr>
          <w:rFonts w:ascii="Arial" w:eastAsia="굴림" w:hAnsi="Arial" w:cs="Arial"/>
          <w:kern w:val="0"/>
          <w:sz w:val="22"/>
        </w:rPr>
        <w:t>[Not live together_</w:t>
      </w:r>
      <w:r w:rsidR="00B13F4C" w:rsidRPr="00125CFB">
        <w:rPr>
          <w:rFonts w:ascii="Arial" w:eastAsia="굴림" w:hAnsi="Arial" w:cs="Arial"/>
          <w:sz w:val="22"/>
        </w:rPr>
        <w:t xml:space="preserve"> Receipt of</w:t>
      </w:r>
      <w:r w:rsidR="00B13F4C" w:rsidRPr="00125CFB">
        <w:rPr>
          <w:rFonts w:ascii="Arial" w:eastAsia="굴림" w:hAnsi="Arial" w:cs="Arial"/>
          <w:kern w:val="0"/>
          <w:sz w:val="22"/>
        </w:rPr>
        <w:t xml:space="preserve"> n</w:t>
      </w:r>
      <w:r w:rsidRPr="00125CFB">
        <w:rPr>
          <w:rFonts w:ascii="Arial" w:eastAsia="굴림" w:hAnsi="Arial" w:cs="Arial"/>
          <w:kern w:val="0"/>
          <w:sz w:val="22"/>
        </w:rPr>
        <w:t xml:space="preserve">on-financial </w:t>
      </w:r>
      <w:proofErr w:type="gramStart"/>
      <w:r w:rsidRPr="00125CFB">
        <w:rPr>
          <w:rFonts w:ascii="Arial" w:eastAsia="굴림" w:hAnsi="Arial" w:cs="Arial"/>
          <w:kern w:val="0"/>
          <w:sz w:val="22"/>
        </w:rPr>
        <w:t xml:space="preserve">support] </w:t>
      </w:r>
      <w:r w:rsidRPr="00125CFB">
        <w:rPr>
          <w:rFonts w:ascii="Arial" w:eastAsia="굴림" w:hAnsi="Arial" w:cs="Arial"/>
          <w:sz w:val="22"/>
        </w:rPr>
        <w:t xml:space="preserve"> In</w:t>
      </w:r>
      <w:proofErr w:type="gramEnd"/>
      <w:r w:rsidRPr="00125CFB">
        <w:rPr>
          <w:rFonts w:ascii="Arial" w:eastAsia="굴림" w:hAnsi="Arial" w:cs="Arial"/>
          <w:sz w:val="22"/>
        </w:rPr>
        <w:t xml:space="preserve"> the last calendar year (</w:t>
      </w:r>
      <w:del w:id="310" w:author="Keis" w:date="2024-09-06T10:18:00Z">
        <w:r w:rsidR="006A63AB" w:rsidRPr="00624C57" w:rsidDel="009F27DD">
          <w:rPr>
            <w:rFonts w:ascii="Arial" w:eastAsia="굴림" w:hAnsi="Arial" w:cs="Arial" w:hint="eastAsia"/>
            <w:color w:val="FF0000"/>
            <w:sz w:val="22"/>
          </w:rPr>
          <w:delText>2019</w:delText>
        </w:r>
      </w:del>
      <w:ins w:id="311"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 xml:space="preserve">), while living separately did you and your spouse receive from [child’s name] any gifts or goods (not cash)? </w:t>
      </w:r>
    </w:p>
    <w:p w14:paraId="1B412626" w14:textId="77777777" w:rsidR="004E102B" w:rsidRPr="00125CFB" w:rsidRDefault="004E102B" w:rsidP="00D12299">
      <w:pPr>
        <w:pStyle w:val="a6"/>
        <w:numPr>
          <w:ilvl w:val="0"/>
          <w:numId w:val="1192"/>
        </w:numPr>
        <w:tabs>
          <w:tab w:val="left" w:pos="4538"/>
          <w:tab w:val="left" w:pos="5245"/>
        </w:tabs>
        <w:wordWrap/>
        <w:spacing w:line="360" w:lineRule="auto"/>
        <w:ind w:leftChars="0"/>
        <w:rPr>
          <w:rFonts w:ascii="Arial" w:eastAsia="굴림" w:hAnsi="Arial" w:cs="Arial"/>
          <w:kern w:val="0"/>
          <w:sz w:val="22"/>
        </w:rPr>
      </w:pPr>
      <w:r w:rsidRPr="00125CFB">
        <w:rPr>
          <w:rFonts w:ascii="Arial" w:eastAsia="굴림" w:hAnsi="Arial" w:cs="Arial"/>
          <w:sz w:val="22"/>
        </w:rPr>
        <w:t xml:space="preserve">Yes </w:t>
      </w:r>
      <w:r w:rsidRPr="00125CFB">
        <w:rPr>
          <w:rFonts w:ascii="Arial" w:eastAsia="굴림" w:hAnsi="Arial" w:cs="Arial"/>
          <w:kern w:val="0"/>
          <w:sz w:val="22"/>
        </w:rPr>
        <w:t>→Go to Ba037</w:t>
      </w:r>
      <w:r w:rsidRPr="00125CFB">
        <w:rPr>
          <w:rFonts w:ascii="Arial" w:eastAsia="굴림" w:hAnsi="Arial" w:cs="Arial"/>
          <w:sz w:val="22"/>
        </w:rPr>
        <w:tab/>
      </w:r>
      <w:r w:rsidRPr="00125CFB">
        <w:rPr>
          <w:rFonts w:ascii="Arial" w:eastAsia="굴림" w:hAnsi="Arial" w:cs="Arial"/>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Pr="00125CFB">
        <w:rPr>
          <w:rFonts w:ascii="Arial" w:eastAsia="굴림" w:hAnsi="Arial" w:cs="Arial"/>
          <w:kern w:val="0"/>
          <w:sz w:val="22"/>
        </w:rPr>
        <w:t>→Go to Ba039</w:t>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p>
    <w:p w14:paraId="2D61530B" w14:textId="564BDD2E" w:rsidR="005D5299" w:rsidRPr="00125CFB" w:rsidRDefault="004E102B" w:rsidP="004E102B">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 xml:space="preserve">Ba037. </w:t>
      </w:r>
      <w:r w:rsidRPr="00125CFB">
        <w:rPr>
          <w:rFonts w:ascii="Arial" w:eastAsia="굴림" w:hAnsi="Arial" w:cs="Arial"/>
          <w:kern w:val="0"/>
          <w:sz w:val="22"/>
        </w:rPr>
        <w:t>[Not live together_</w:t>
      </w:r>
      <w:r w:rsidR="00B13F4C" w:rsidRPr="00125CFB">
        <w:rPr>
          <w:rFonts w:ascii="Arial" w:eastAsia="굴림" w:hAnsi="Arial" w:cs="Arial"/>
          <w:sz w:val="22"/>
        </w:rPr>
        <w:t xml:space="preserve"> Receipt of</w:t>
      </w:r>
      <w:r w:rsidR="00B13F4C" w:rsidRPr="00125CFB">
        <w:rPr>
          <w:rFonts w:ascii="Arial" w:eastAsia="굴림" w:hAnsi="Arial" w:cs="Arial"/>
          <w:kern w:val="0"/>
          <w:sz w:val="22"/>
        </w:rPr>
        <w:t xml:space="preserve"> n</w:t>
      </w:r>
      <w:r w:rsidRPr="00125CFB">
        <w:rPr>
          <w:rFonts w:ascii="Arial" w:eastAsia="굴림" w:hAnsi="Arial" w:cs="Arial"/>
          <w:kern w:val="0"/>
          <w:sz w:val="22"/>
        </w:rPr>
        <w:t xml:space="preserve">on-financial support] </w:t>
      </w:r>
      <w:r w:rsidR="007E3A27" w:rsidRPr="00125CFB">
        <w:rPr>
          <w:rFonts w:ascii="Arial" w:eastAsia="굴림" w:hAnsi="Arial" w:cs="Arial"/>
          <w:sz w:val="22"/>
        </w:rPr>
        <w:t>Then</w:t>
      </w:r>
      <w:r w:rsidRPr="00125CFB">
        <w:rPr>
          <w:rFonts w:ascii="Arial" w:eastAsia="굴림" w:hAnsi="Arial" w:cs="Arial"/>
          <w:sz w:val="22"/>
        </w:rPr>
        <w:t>, w</w:t>
      </w:r>
      <w:r w:rsidR="005D5299" w:rsidRPr="00125CFB">
        <w:rPr>
          <w:rFonts w:ascii="Arial" w:eastAsia="굴림" w:hAnsi="Arial" w:cs="Arial"/>
          <w:sz w:val="22"/>
        </w:rPr>
        <w:t>hat was the type of non</w:t>
      </w:r>
      <w:r w:rsidR="005D5299" w:rsidRPr="00125CFB">
        <w:rPr>
          <w:rFonts w:ascii="Cambria Math" w:eastAsia="굴림" w:hAnsi="Cambria Math" w:cs="Cambria Math"/>
          <w:sz w:val="22"/>
        </w:rPr>
        <w:t>‐</w:t>
      </w:r>
      <w:r w:rsidR="00D03412" w:rsidRPr="00125CFB">
        <w:rPr>
          <w:rFonts w:ascii="Arial" w:eastAsia="굴림" w:hAnsi="Arial" w:cs="Arial"/>
          <w:sz w:val="22"/>
        </w:rPr>
        <w:t xml:space="preserve">financial support </w:t>
      </w:r>
      <w:r w:rsidR="00994385" w:rsidRPr="00125CFB">
        <w:rPr>
          <w:rFonts w:ascii="Arial" w:eastAsia="굴림" w:hAnsi="Arial" w:cs="Arial"/>
          <w:sz w:val="22"/>
        </w:rPr>
        <w:t>you received from [child’s name] in the last calendar year (</w:t>
      </w:r>
      <w:del w:id="312" w:author="Keis" w:date="2024-09-06T10:18:00Z">
        <w:r w:rsidR="00E14868" w:rsidRPr="00624C57" w:rsidDel="009F27DD">
          <w:rPr>
            <w:rFonts w:ascii="Arial" w:eastAsia="굴림" w:hAnsi="Arial" w:cs="Arial" w:hint="eastAsia"/>
            <w:color w:val="FF0000"/>
            <w:sz w:val="22"/>
          </w:rPr>
          <w:delText>2019</w:delText>
        </w:r>
      </w:del>
      <w:ins w:id="313" w:author="Keis" w:date="2024-09-06T10:18:00Z">
        <w:r w:rsidR="009F27DD" w:rsidRPr="009F27DD">
          <w:rPr>
            <w:rFonts w:ascii="Arial" w:eastAsia="굴림" w:hAnsi="Arial" w:cs="Arial" w:hint="eastAsia"/>
            <w:color w:val="00B050"/>
            <w:sz w:val="22"/>
          </w:rPr>
          <w:t>2021</w:t>
        </w:r>
      </w:ins>
      <w:r w:rsidR="00994385" w:rsidRPr="00125CFB">
        <w:rPr>
          <w:rFonts w:ascii="Arial" w:eastAsia="굴림" w:hAnsi="Arial" w:cs="Arial"/>
          <w:sz w:val="22"/>
        </w:rPr>
        <w:t>)</w:t>
      </w:r>
      <w:r w:rsidR="005D5299" w:rsidRPr="00125CFB">
        <w:rPr>
          <w:rFonts w:ascii="Arial" w:eastAsia="굴림" w:hAnsi="Arial" w:cs="Arial"/>
          <w:sz w:val="22"/>
        </w:rPr>
        <w:t xml:space="preserve">? </w:t>
      </w:r>
      <w:r w:rsidR="003A480E" w:rsidRPr="00125CFB">
        <w:rPr>
          <w:rFonts w:ascii="Arial" w:eastAsia="굴림" w:hAnsi="Arial" w:cs="Arial"/>
          <w:sz w:val="22"/>
        </w:rPr>
        <w:t>(Select multiple responses.)</w:t>
      </w:r>
    </w:p>
    <w:p w14:paraId="09BB9006" w14:textId="77777777" w:rsidR="005D5299" w:rsidRPr="00125CFB" w:rsidRDefault="004B58A3"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Leisure (e.g.</w:t>
      </w:r>
      <w:r w:rsidR="005D5299" w:rsidRPr="00125CFB">
        <w:rPr>
          <w:rFonts w:ascii="Arial" w:eastAsia="굴림" w:hAnsi="Arial" w:cs="Arial"/>
          <w:sz w:val="22"/>
        </w:rPr>
        <w:t xml:space="preserve"> travel)</w:t>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E102B" w:rsidRPr="00125CFB">
        <w:rPr>
          <w:rFonts w:ascii="Arial" w:eastAsia="굴림" w:hAnsi="Arial" w:cs="Arial"/>
          <w:sz w:val="22"/>
        </w:rPr>
        <w:t>→Go to Ba039</w:t>
      </w:r>
    </w:p>
    <w:p w14:paraId="7B90E8CA" w14:textId="77777777" w:rsidR="005D5299" w:rsidRPr="00125CFB" w:rsidRDefault="005D5299"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Health</w:t>
      </w:r>
      <w:r w:rsidRPr="00125CFB">
        <w:rPr>
          <w:rFonts w:ascii="Cambria Math" w:eastAsia="굴림" w:hAnsi="Cambria Math" w:cs="Cambria Math"/>
          <w:sz w:val="22"/>
        </w:rPr>
        <w:t>‐</w:t>
      </w:r>
      <w:r w:rsidRPr="00125CFB">
        <w:rPr>
          <w:rFonts w:ascii="Arial" w:eastAsia="굴림" w:hAnsi="Arial" w:cs="Arial"/>
          <w:sz w:val="22"/>
        </w:rPr>
        <w:t>related prod</w:t>
      </w:r>
      <w:r w:rsidR="003B7411" w:rsidRPr="00125CFB">
        <w:rPr>
          <w:rFonts w:ascii="Arial" w:eastAsia="굴림" w:hAnsi="Arial" w:cs="Arial"/>
          <w:sz w:val="22"/>
        </w:rPr>
        <w:t>ucts (e.g</w:t>
      </w:r>
      <w:r w:rsidR="004B58A3" w:rsidRPr="00125CFB">
        <w:rPr>
          <w:rFonts w:ascii="Arial" w:eastAsia="굴림" w:hAnsi="Arial" w:cs="Arial"/>
          <w:sz w:val="22"/>
        </w:rPr>
        <w:t xml:space="preserve">. </w:t>
      </w:r>
      <w:r w:rsidR="003B7411" w:rsidRPr="00125CFB">
        <w:rPr>
          <w:rFonts w:ascii="Arial" w:eastAsia="굴림" w:hAnsi="Arial" w:cs="Arial"/>
          <w:sz w:val="22"/>
        </w:rPr>
        <w:t>vitamins, equipment</w:t>
      </w:r>
      <w:r w:rsidRPr="00125CFB">
        <w:rPr>
          <w:rFonts w:ascii="Arial" w:eastAsia="굴림" w:hAnsi="Arial" w:cs="Arial"/>
          <w:sz w:val="22"/>
        </w:rPr>
        <w:t>, etc.)</w:t>
      </w:r>
      <w:r w:rsidR="00426EB5" w:rsidRPr="00125CFB">
        <w:rPr>
          <w:rFonts w:ascii="Arial" w:eastAsia="굴림" w:hAnsi="Arial" w:cs="Arial"/>
          <w:sz w:val="22"/>
        </w:rPr>
        <w:tab/>
      </w:r>
      <w:r w:rsidR="004E102B" w:rsidRPr="00125CFB">
        <w:rPr>
          <w:rFonts w:ascii="Arial" w:eastAsia="굴림" w:hAnsi="Arial" w:cs="Arial"/>
          <w:sz w:val="22"/>
        </w:rPr>
        <w:t>→Go to Ba039</w:t>
      </w:r>
    </w:p>
    <w:p w14:paraId="013F9532" w14:textId="77777777" w:rsidR="005D5299" w:rsidRPr="00125CFB" w:rsidRDefault="005D5299"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Household items</w:t>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E102B" w:rsidRPr="00125CFB">
        <w:rPr>
          <w:rFonts w:ascii="Arial" w:eastAsia="굴림" w:hAnsi="Arial" w:cs="Arial"/>
          <w:sz w:val="22"/>
        </w:rPr>
        <w:t>→Go to Ba039</w:t>
      </w:r>
    </w:p>
    <w:p w14:paraId="7F4B4825" w14:textId="77777777" w:rsidR="005D5299" w:rsidRPr="00125CFB" w:rsidRDefault="005D5299"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Electronics</w:t>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E102B" w:rsidRPr="00125CFB">
        <w:rPr>
          <w:rFonts w:ascii="Arial" w:eastAsia="굴림" w:hAnsi="Arial" w:cs="Arial"/>
          <w:sz w:val="22"/>
        </w:rPr>
        <w:t>→Go to Ba039</w:t>
      </w:r>
    </w:p>
    <w:p w14:paraId="061BC15C" w14:textId="77777777" w:rsidR="005D5299" w:rsidRPr="00125CFB" w:rsidRDefault="00ED2B3F"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Dining out and food</w:t>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26EB5" w:rsidRPr="00125CFB">
        <w:rPr>
          <w:rFonts w:ascii="Arial" w:eastAsia="굴림" w:hAnsi="Arial" w:cs="Arial"/>
          <w:sz w:val="22"/>
        </w:rPr>
        <w:tab/>
      </w:r>
      <w:r w:rsidR="004E102B" w:rsidRPr="00125CFB">
        <w:rPr>
          <w:rFonts w:ascii="Arial" w:eastAsia="굴림" w:hAnsi="Arial" w:cs="Arial"/>
          <w:sz w:val="22"/>
        </w:rPr>
        <w:t>→Go to Ba03</w:t>
      </w:r>
      <w:r w:rsidR="00CE38A2" w:rsidRPr="00125CFB">
        <w:rPr>
          <w:rFonts w:ascii="Arial" w:eastAsia="굴림" w:hAnsi="Arial" w:cs="Arial"/>
          <w:sz w:val="22"/>
        </w:rPr>
        <w:t>9</w:t>
      </w:r>
    </w:p>
    <w:p w14:paraId="71D5A67C" w14:textId="77777777" w:rsidR="00EF57D3" w:rsidRPr="00125CFB" w:rsidRDefault="00EF57D3"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Clothes and shoes</w:t>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t>→Go to Ba039</w:t>
      </w:r>
    </w:p>
    <w:p w14:paraId="2C60C880" w14:textId="77777777" w:rsidR="005D5299" w:rsidRPr="00125CFB" w:rsidRDefault="005D5299" w:rsidP="002D0E30">
      <w:pPr>
        <w:pStyle w:val="a6"/>
        <w:numPr>
          <w:ilvl w:val="0"/>
          <w:numId w:val="82"/>
        </w:numPr>
        <w:wordWrap/>
        <w:spacing w:line="360" w:lineRule="auto"/>
        <w:ind w:leftChars="0"/>
        <w:rPr>
          <w:rFonts w:ascii="Arial" w:eastAsia="굴림" w:hAnsi="Arial" w:cs="Arial"/>
          <w:sz w:val="22"/>
        </w:rPr>
      </w:pPr>
      <w:r w:rsidRPr="00125CFB">
        <w:rPr>
          <w:rFonts w:ascii="Arial" w:eastAsia="굴림" w:hAnsi="Arial" w:cs="Arial"/>
          <w:sz w:val="22"/>
        </w:rPr>
        <w:t>Other</w:t>
      </w:r>
      <w:r w:rsidR="00ED2B3F" w:rsidRPr="00125CFB">
        <w:rPr>
          <w:rFonts w:ascii="Arial" w:eastAsia="굴림" w:hAnsi="Arial" w:cs="Arial"/>
          <w:sz w:val="22"/>
        </w:rPr>
        <w:t>s</w:t>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sz w:val="22"/>
        </w:rPr>
        <w:tab/>
      </w:r>
      <w:r w:rsidR="00CE38A2" w:rsidRPr="00125CFB">
        <w:rPr>
          <w:rFonts w:ascii="Arial" w:eastAsia="굴림" w:hAnsi="Arial" w:cs="Arial"/>
          <w:kern w:val="0"/>
          <w:sz w:val="22"/>
        </w:rPr>
        <w:t>→Go to Ba038</w:t>
      </w:r>
    </w:p>
    <w:p w14:paraId="17F8AE3E" w14:textId="77777777" w:rsidR="005D5299" w:rsidRPr="00125CFB" w:rsidRDefault="005D5299" w:rsidP="005D5299">
      <w:pPr>
        <w:wordWrap/>
        <w:spacing w:line="360" w:lineRule="auto"/>
        <w:rPr>
          <w:rFonts w:ascii="Arial" w:eastAsia="굴림" w:hAnsi="Arial" w:cs="Arial"/>
          <w:sz w:val="22"/>
        </w:rPr>
      </w:pPr>
    </w:p>
    <w:p w14:paraId="3A414EE6" w14:textId="77777777" w:rsidR="005D5299" w:rsidRPr="00125CFB" w:rsidRDefault="004E102B" w:rsidP="005D5299">
      <w:pPr>
        <w:wordWrap/>
        <w:spacing w:line="360" w:lineRule="auto"/>
        <w:rPr>
          <w:rFonts w:ascii="Arial" w:eastAsia="굴림" w:hAnsi="Arial" w:cs="Arial"/>
          <w:sz w:val="22"/>
        </w:rPr>
      </w:pPr>
      <w:r w:rsidRPr="00125CFB">
        <w:rPr>
          <w:rFonts w:ascii="Arial" w:eastAsia="굴림" w:hAnsi="Arial" w:cs="Arial"/>
          <w:sz w:val="22"/>
        </w:rPr>
        <w:t>Ba038</w:t>
      </w:r>
      <w:r w:rsidR="005D5299" w:rsidRPr="00125CFB">
        <w:rPr>
          <w:rFonts w:ascii="Arial" w:eastAsia="굴림" w:hAnsi="Arial" w:cs="Arial"/>
          <w:sz w:val="22"/>
        </w:rPr>
        <w:t xml:space="preserve">. </w:t>
      </w:r>
      <w:r w:rsidR="00ED2B3F" w:rsidRPr="00125CFB">
        <w:rPr>
          <w:rFonts w:ascii="Arial" w:eastAsia="굴림" w:hAnsi="Arial" w:cs="Arial"/>
          <w:sz w:val="22"/>
        </w:rPr>
        <w:t>If others, please specify</w:t>
      </w:r>
      <w:r w:rsidR="005D5299" w:rsidRPr="00125CFB">
        <w:rPr>
          <w:rFonts w:ascii="Arial" w:eastAsia="굴림" w:hAnsi="Arial" w:cs="Arial"/>
          <w:sz w:val="22"/>
        </w:rPr>
        <w:t>.</w:t>
      </w:r>
    </w:p>
    <w:p w14:paraId="767CA73E" w14:textId="77777777" w:rsidR="005D5299" w:rsidRPr="00125CFB" w:rsidRDefault="00426EB5" w:rsidP="005D5299">
      <w:pPr>
        <w:wordWrap/>
        <w:spacing w:line="360" w:lineRule="auto"/>
        <w:rPr>
          <w:rFonts w:ascii="Arial" w:eastAsia="굴림" w:hAnsi="Arial" w:cs="Arial"/>
          <w:sz w:val="22"/>
        </w:rPr>
      </w:pPr>
      <w:r w:rsidRPr="00125CFB">
        <w:rPr>
          <w:rFonts w:ascii="Arial" w:eastAsia="굴림" w:hAnsi="Arial" w:cs="Arial"/>
          <w:kern w:val="0"/>
          <w:sz w:val="22"/>
        </w:rPr>
        <w:tab/>
        <w:t>_______________________________</w:t>
      </w:r>
    </w:p>
    <w:p w14:paraId="2728DFA0" w14:textId="77777777" w:rsidR="005D5299" w:rsidRPr="00125CFB" w:rsidRDefault="005D5299" w:rsidP="005D5299">
      <w:pPr>
        <w:wordWrap/>
        <w:spacing w:line="360" w:lineRule="auto"/>
        <w:rPr>
          <w:rFonts w:ascii="Arial" w:eastAsia="굴림" w:hAnsi="Arial" w:cs="Arial"/>
          <w:sz w:val="22"/>
        </w:rPr>
      </w:pPr>
    </w:p>
    <w:p w14:paraId="6617B864" w14:textId="37711E67" w:rsidR="00426EB5" w:rsidRPr="00125CFB" w:rsidRDefault="00B13F4C" w:rsidP="00B13F4C">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Ba039</w:t>
      </w:r>
      <w:r w:rsidR="005D5299" w:rsidRPr="00125CFB">
        <w:rPr>
          <w:rFonts w:ascii="Arial" w:eastAsia="굴림" w:hAnsi="Arial" w:cs="Arial"/>
          <w:sz w:val="22"/>
        </w:rPr>
        <w:t xml:space="preserve">. </w:t>
      </w:r>
      <w:r w:rsidRPr="00125CFB">
        <w:rPr>
          <w:rFonts w:ascii="Arial" w:eastAsia="굴림" w:hAnsi="Arial" w:cs="Arial"/>
          <w:kern w:val="0"/>
          <w:sz w:val="22"/>
        </w:rPr>
        <w:t xml:space="preserve">[Not live </w:t>
      </w:r>
      <w:proofErr w:type="spellStart"/>
      <w:r w:rsidRPr="00125CFB">
        <w:rPr>
          <w:rFonts w:ascii="Arial" w:eastAsia="굴림" w:hAnsi="Arial" w:cs="Arial"/>
          <w:kern w:val="0"/>
          <w:sz w:val="22"/>
        </w:rPr>
        <w:t>together_Offer</w:t>
      </w:r>
      <w:proofErr w:type="spellEnd"/>
      <w:r w:rsidRPr="00125CFB">
        <w:rPr>
          <w:rFonts w:ascii="Arial" w:eastAsia="굴림" w:hAnsi="Arial" w:cs="Arial"/>
          <w:kern w:val="0"/>
          <w:sz w:val="22"/>
        </w:rPr>
        <w:t xml:space="preserve"> of regular financial </w:t>
      </w:r>
      <w:proofErr w:type="gramStart"/>
      <w:r w:rsidRPr="00125CFB">
        <w:rPr>
          <w:rFonts w:ascii="Arial" w:eastAsia="굴림" w:hAnsi="Arial" w:cs="Arial"/>
          <w:kern w:val="0"/>
          <w:sz w:val="22"/>
        </w:rPr>
        <w:t xml:space="preserve">support] </w:t>
      </w:r>
      <w:r w:rsidRPr="00125CFB">
        <w:rPr>
          <w:rFonts w:ascii="Arial" w:eastAsia="굴림" w:hAnsi="Arial" w:cs="Arial"/>
          <w:sz w:val="22"/>
        </w:rPr>
        <w:t xml:space="preserve"> </w:t>
      </w:r>
      <w:r w:rsidR="00426EB5" w:rsidRPr="00125CFB">
        <w:rPr>
          <w:rFonts w:ascii="Arial" w:eastAsia="굴림" w:hAnsi="Arial" w:cs="Arial"/>
          <w:sz w:val="22"/>
        </w:rPr>
        <w:t>In</w:t>
      </w:r>
      <w:proofErr w:type="gramEnd"/>
      <w:r w:rsidR="00426EB5" w:rsidRPr="00125CFB">
        <w:rPr>
          <w:rFonts w:ascii="Arial" w:eastAsia="굴림" w:hAnsi="Arial" w:cs="Arial"/>
          <w:sz w:val="22"/>
        </w:rPr>
        <w:t xml:space="preserve"> the last calendar year (</w:t>
      </w:r>
      <w:del w:id="314" w:author="Keis" w:date="2024-09-06T10:18:00Z">
        <w:r w:rsidR="006A63AB" w:rsidRPr="00624C57" w:rsidDel="009F27DD">
          <w:rPr>
            <w:rFonts w:ascii="Arial" w:eastAsia="굴림" w:hAnsi="Arial" w:cs="Arial" w:hint="eastAsia"/>
            <w:color w:val="FF0000"/>
            <w:sz w:val="22"/>
          </w:rPr>
          <w:delText>2019</w:delText>
        </w:r>
      </w:del>
      <w:ins w:id="315" w:author="Keis" w:date="2024-09-06T10:18:00Z">
        <w:r w:rsidR="009F27DD" w:rsidRPr="009F27DD">
          <w:rPr>
            <w:rFonts w:ascii="Arial" w:eastAsia="굴림" w:hAnsi="Arial" w:cs="Arial" w:hint="eastAsia"/>
            <w:color w:val="00B050"/>
            <w:sz w:val="22"/>
          </w:rPr>
          <w:t>2021</w:t>
        </w:r>
      </w:ins>
      <w:r w:rsidR="00426EB5" w:rsidRPr="00125CFB">
        <w:rPr>
          <w:rFonts w:ascii="Arial" w:eastAsia="굴림" w:hAnsi="Arial" w:cs="Arial"/>
          <w:sz w:val="22"/>
        </w:rPr>
        <w:t xml:space="preserve">), while living separately did you and your spouse </w:t>
      </w:r>
      <w:r w:rsidR="00F37B18" w:rsidRPr="00125CFB">
        <w:rPr>
          <w:rFonts w:ascii="Arial" w:eastAsia="굴림" w:hAnsi="Arial" w:cs="Arial"/>
          <w:sz w:val="22"/>
        </w:rPr>
        <w:t>give</w:t>
      </w:r>
      <w:r w:rsidR="00426EB5" w:rsidRPr="00125CFB">
        <w:rPr>
          <w:rFonts w:ascii="Arial" w:eastAsia="굴림" w:hAnsi="Arial" w:cs="Arial"/>
          <w:sz w:val="22"/>
        </w:rPr>
        <w:t xml:space="preserve"> </w:t>
      </w:r>
      <w:r w:rsidR="00B4475C" w:rsidRPr="00125CFB">
        <w:rPr>
          <w:rFonts w:ascii="Arial" w:eastAsia="굴림" w:hAnsi="Arial" w:cs="Arial"/>
          <w:sz w:val="22"/>
        </w:rPr>
        <w:t xml:space="preserve">to </w:t>
      </w:r>
      <w:r w:rsidR="00426EB5" w:rsidRPr="00125CFB">
        <w:rPr>
          <w:rFonts w:ascii="Arial" w:eastAsia="굴림" w:hAnsi="Arial" w:cs="Arial"/>
          <w:sz w:val="22"/>
        </w:rPr>
        <w:t>[child’s name] any financial support such as pocket money, livi</w:t>
      </w:r>
      <w:r w:rsidRPr="00125CFB">
        <w:rPr>
          <w:rFonts w:ascii="Arial" w:eastAsia="굴림" w:hAnsi="Arial" w:cs="Arial"/>
          <w:sz w:val="22"/>
        </w:rPr>
        <w:t>ng expenses or medical expenses</w:t>
      </w:r>
      <w:r w:rsidR="00426EB5" w:rsidRPr="00125CFB">
        <w:rPr>
          <w:rFonts w:ascii="Arial" w:eastAsia="굴림" w:hAnsi="Arial" w:cs="Arial"/>
          <w:sz w:val="22"/>
        </w:rPr>
        <w:t xml:space="preserve">? </w:t>
      </w:r>
    </w:p>
    <w:p w14:paraId="3709C82B" w14:textId="77777777" w:rsidR="00B13F4C" w:rsidRPr="00125CFB" w:rsidRDefault="00B13F4C" w:rsidP="00D12299">
      <w:pPr>
        <w:pStyle w:val="a6"/>
        <w:numPr>
          <w:ilvl w:val="0"/>
          <w:numId w:val="1193"/>
        </w:numPr>
        <w:tabs>
          <w:tab w:val="left" w:pos="4318"/>
          <w:tab w:val="left" w:pos="5245"/>
        </w:tabs>
        <w:wordWrap/>
        <w:spacing w:line="276" w:lineRule="auto"/>
        <w:ind w:leftChars="0"/>
        <w:rPr>
          <w:rFonts w:ascii="Arial" w:eastAsia="굴림" w:hAnsi="Arial" w:cs="Arial"/>
          <w:b/>
          <w:sz w:val="22"/>
        </w:rPr>
      </w:pPr>
      <w:r w:rsidRPr="00125CFB">
        <w:rPr>
          <w:rFonts w:ascii="Arial" w:eastAsia="굴림" w:hAnsi="Arial" w:cs="Arial"/>
          <w:sz w:val="22"/>
        </w:rPr>
        <w:t xml:space="preserve">Yes </w:t>
      </w:r>
      <w:r w:rsidRPr="00125CFB">
        <w:rPr>
          <w:rFonts w:ascii="Arial" w:eastAsia="굴림" w:hAnsi="Arial" w:cs="Arial"/>
          <w:kern w:val="0"/>
          <w:sz w:val="22"/>
        </w:rPr>
        <w:t>→Go to Ba040</w:t>
      </w:r>
      <w:r w:rsidRPr="00125CFB">
        <w:rPr>
          <w:rFonts w:ascii="Arial" w:eastAsia="굴림" w:hAnsi="Arial" w:cs="Arial"/>
          <w:sz w:val="22"/>
        </w:rPr>
        <w:tab/>
      </w:r>
      <w:r w:rsidRPr="00125CFB">
        <w:rPr>
          <w:rFonts w:ascii="Arial" w:eastAsia="굴림" w:hAnsi="Arial" w:cs="Arial"/>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Pr="00125CFB">
        <w:rPr>
          <w:rFonts w:ascii="Arial" w:eastAsia="굴림" w:hAnsi="Arial" w:cs="Arial"/>
          <w:kern w:val="0"/>
          <w:sz w:val="22"/>
        </w:rPr>
        <w:t>→Go to Ba047</w:t>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125CFB" w14:paraId="4305E531" w14:textId="77777777" w:rsidTr="00B13F4C">
        <w:tc>
          <w:tcPr>
            <w:tcW w:w="9356" w:type="dxa"/>
            <w:tcBorders>
              <w:top w:val="single" w:sz="4" w:space="0" w:color="auto"/>
              <w:left w:val="single" w:sz="4" w:space="0" w:color="auto"/>
              <w:bottom w:val="single" w:sz="4" w:space="0" w:color="auto"/>
              <w:right w:val="single" w:sz="4" w:space="0" w:color="auto"/>
            </w:tcBorders>
            <w:hideMark/>
          </w:tcPr>
          <w:p w14:paraId="0D50EC6C" w14:textId="77777777" w:rsidR="00B13F4C" w:rsidRPr="00125CFB" w:rsidRDefault="00B13F4C">
            <w:pPr>
              <w:wordWrap/>
              <w:spacing w:before="240"/>
              <w:rPr>
                <w:rFonts w:ascii="Arial" w:eastAsia="굴림" w:hAnsi="Arial" w:cs="Arial"/>
                <w:b/>
                <w:szCs w:val="20"/>
              </w:rPr>
            </w:pPr>
            <w:r w:rsidRPr="00125CFB">
              <w:rPr>
                <w:rFonts w:ascii="Arial" w:eastAsia="굴림" w:hAnsi="Arial" w:cs="Arial"/>
                <w:b/>
                <w:szCs w:val="20"/>
              </w:rPr>
              <w:t>[</w:t>
            </w:r>
            <w:r w:rsidRPr="00125CFB">
              <w:rPr>
                <w:rFonts w:ascii="Arial" w:eastAsia="굴림" w:hAnsi="Arial" w:cs="Arial"/>
                <w:szCs w:val="20"/>
              </w:rPr>
              <w:t>IWER</w:t>
            </w:r>
            <w:r w:rsidRPr="00125CFB">
              <w:rPr>
                <w:rFonts w:ascii="Arial" w:eastAsia="굴림" w:hAnsi="Arial" w:cs="Arial"/>
                <w:b/>
                <w:szCs w:val="20"/>
              </w:rPr>
              <w:t xml:space="preserve">] </w:t>
            </w:r>
          </w:p>
          <w:p w14:paraId="748A93B1" w14:textId="77777777" w:rsidR="00B13F4C" w:rsidRPr="00125CFB" w:rsidRDefault="00B13F4C" w:rsidP="008F3943">
            <w:pPr>
              <w:wordWrap/>
              <w:ind w:left="196" w:hangingChars="100" w:hanging="196"/>
              <w:rPr>
                <w:rFonts w:ascii="Arial" w:eastAsia="굴림" w:hAnsi="Arial" w:cs="Arial"/>
                <w:b/>
                <w:szCs w:val="20"/>
              </w:rPr>
            </w:pPr>
            <w:r w:rsidRPr="00125CFB">
              <w:rPr>
                <w:rFonts w:ascii="Arial" w:eastAsia="굴림" w:hAnsi="Arial" w:cs="Arial"/>
                <w:b/>
                <w:szCs w:val="20"/>
              </w:rPr>
              <w:t>&lt;Regular support/ occasional support&gt;</w:t>
            </w:r>
          </w:p>
          <w:p w14:paraId="0350F0CE" w14:textId="77777777" w:rsidR="00B13F4C" w:rsidRPr="00125CFB" w:rsidRDefault="00B13F4C" w:rsidP="00D12299">
            <w:pPr>
              <w:pStyle w:val="a6"/>
              <w:numPr>
                <w:ilvl w:val="0"/>
                <w:numId w:val="1194"/>
              </w:numPr>
              <w:wordWrap/>
              <w:ind w:leftChars="0"/>
              <w:rPr>
                <w:rFonts w:ascii="Arial" w:eastAsia="굴림" w:hAnsi="Arial" w:cs="Arial"/>
                <w:szCs w:val="20"/>
              </w:rPr>
            </w:pPr>
            <w:r w:rsidRPr="00125CFB">
              <w:rPr>
                <w:rFonts w:ascii="Arial" w:eastAsia="굴림" w:hAnsi="Arial" w:cs="Arial"/>
                <w:szCs w:val="20"/>
              </w:rPr>
              <w:t xml:space="preserve">Regular support: monetary transfer regularly repeated in a certain time interval (e.g. each month, every two months) </w:t>
            </w:r>
          </w:p>
          <w:p w14:paraId="5332B9EB" w14:textId="77777777" w:rsidR="00B13F4C" w:rsidRPr="00125CFB" w:rsidRDefault="00B13F4C" w:rsidP="00D12299">
            <w:pPr>
              <w:pStyle w:val="a6"/>
              <w:numPr>
                <w:ilvl w:val="0"/>
                <w:numId w:val="1194"/>
              </w:numPr>
              <w:wordWrap/>
              <w:ind w:leftChars="0"/>
              <w:rPr>
                <w:rFonts w:ascii="Arial" w:eastAsia="굴림" w:hAnsi="Arial" w:cs="Arial"/>
                <w:szCs w:val="20"/>
              </w:rPr>
            </w:pPr>
            <w:r w:rsidRPr="00125CFB">
              <w:rPr>
                <w:rFonts w:ascii="Arial" w:eastAsia="굴림" w:hAnsi="Arial" w:cs="Arial"/>
                <w:szCs w:val="20"/>
              </w:rPr>
              <w:t xml:space="preserve">Occasional support: monetary transfer irregularly occurred </w:t>
            </w:r>
            <w:r w:rsidR="0052190D" w:rsidRPr="00125CFB">
              <w:rPr>
                <w:rFonts w:ascii="Arial" w:eastAsia="굴림" w:hAnsi="Arial" w:cs="Arial"/>
                <w:szCs w:val="20"/>
              </w:rPr>
              <w:t>exc</w:t>
            </w:r>
            <w:r w:rsidRPr="00125CFB">
              <w:rPr>
                <w:rFonts w:ascii="Arial" w:eastAsia="굴림" w:hAnsi="Arial" w:cs="Arial"/>
                <w:szCs w:val="20"/>
              </w:rPr>
              <w:t xml:space="preserve">ept birthday allowance or holiday allowances (e.g. paying for medical bills, schooling, occasional allowances) </w:t>
            </w:r>
          </w:p>
          <w:p w14:paraId="5C135738" w14:textId="77777777" w:rsidR="00B13F4C" w:rsidRPr="00125CFB" w:rsidRDefault="00B13F4C" w:rsidP="008F3943">
            <w:pPr>
              <w:wordWrap/>
              <w:ind w:left="196" w:hangingChars="100" w:hanging="196"/>
              <w:rPr>
                <w:rFonts w:ascii="Arial" w:eastAsia="굴림" w:hAnsi="Arial" w:cs="Arial"/>
                <w:b/>
                <w:szCs w:val="20"/>
              </w:rPr>
            </w:pPr>
            <w:r w:rsidRPr="00125CFB">
              <w:rPr>
                <w:rFonts w:ascii="Arial" w:eastAsia="굴림" w:hAnsi="Arial" w:cs="Arial"/>
                <w:b/>
                <w:szCs w:val="20"/>
              </w:rPr>
              <w:t>&lt;Financial support/ Non-financial support&gt;</w:t>
            </w:r>
          </w:p>
          <w:p w14:paraId="6D05F0EF" w14:textId="77777777" w:rsidR="00B13F4C" w:rsidRPr="00125CFB" w:rsidRDefault="00B13F4C" w:rsidP="00D12299">
            <w:pPr>
              <w:pStyle w:val="a6"/>
              <w:numPr>
                <w:ilvl w:val="0"/>
                <w:numId w:val="1195"/>
              </w:numPr>
              <w:wordWrap/>
              <w:ind w:leftChars="0"/>
              <w:rPr>
                <w:rFonts w:ascii="Arial" w:eastAsia="굴림" w:hAnsi="Arial" w:cs="Arial"/>
                <w:szCs w:val="20"/>
              </w:rPr>
            </w:pPr>
            <w:r w:rsidRPr="00125CFB">
              <w:rPr>
                <w:rFonts w:ascii="Arial" w:eastAsia="굴림" w:hAnsi="Arial" w:cs="Arial"/>
                <w:szCs w:val="20"/>
              </w:rPr>
              <w:t>Financial support: receiving cash or helping pay bills, or covering specific costs for medical care, insurance, schooling, down payment for a home or rent, etc.</w:t>
            </w:r>
          </w:p>
          <w:p w14:paraId="17F8E8C1" w14:textId="77777777" w:rsidR="00B13F4C" w:rsidRPr="00125CFB" w:rsidRDefault="00B13F4C" w:rsidP="00D12299">
            <w:pPr>
              <w:pStyle w:val="a6"/>
              <w:numPr>
                <w:ilvl w:val="0"/>
                <w:numId w:val="1195"/>
              </w:numPr>
              <w:wordWrap/>
              <w:spacing w:after="240"/>
              <w:ind w:leftChars="0"/>
              <w:rPr>
                <w:rFonts w:ascii="Arial" w:eastAsia="굴림" w:hAnsi="Arial" w:cs="Arial"/>
                <w:sz w:val="22"/>
              </w:rPr>
            </w:pPr>
            <w:r w:rsidRPr="00125CFB">
              <w:rPr>
                <w:rFonts w:ascii="Arial" w:eastAsia="굴림" w:hAnsi="Arial" w:cs="Arial"/>
                <w:szCs w:val="20"/>
              </w:rPr>
              <w:t>Non-financial support: gifts or goods (e.g. food, clothes etc.) received</w:t>
            </w:r>
            <w:r w:rsidRPr="00125CFB">
              <w:rPr>
                <w:rFonts w:ascii="Arial" w:eastAsia="굴림" w:hAnsi="Arial" w:cs="Arial"/>
                <w:sz w:val="22"/>
              </w:rPr>
              <w:t xml:space="preserve"> </w:t>
            </w:r>
          </w:p>
        </w:tc>
      </w:tr>
    </w:tbl>
    <w:p w14:paraId="543661AA" w14:textId="77777777" w:rsidR="00115C2F" w:rsidRPr="00125CFB" w:rsidRDefault="00115C2F" w:rsidP="005D5299">
      <w:pPr>
        <w:wordWrap/>
        <w:spacing w:line="360" w:lineRule="auto"/>
        <w:rPr>
          <w:rFonts w:ascii="Arial" w:eastAsia="굴림" w:hAnsi="Arial" w:cs="Arial"/>
          <w:sz w:val="22"/>
        </w:rPr>
      </w:pPr>
    </w:p>
    <w:p w14:paraId="454DA0EE" w14:textId="09A83674" w:rsidR="00D36D3F" w:rsidRPr="00125CFB" w:rsidRDefault="005D5299" w:rsidP="00B04F18">
      <w:pPr>
        <w:spacing w:line="360" w:lineRule="auto"/>
        <w:rPr>
          <w:rFonts w:ascii="Arial" w:eastAsia="굴림" w:hAnsi="Arial" w:cs="Arial"/>
          <w:sz w:val="22"/>
        </w:rPr>
      </w:pPr>
      <w:r w:rsidRPr="00125CFB">
        <w:rPr>
          <w:rFonts w:ascii="Arial" w:eastAsia="굴림" w:hAnsi="Arial" w:cs="Arial"/>
          <w:sz w:val="22"/>
        </w:rPr>
        <w:t>Ba0</w:t>
      </w:r>
      <w:r w:rsidR="00B13F4C" w:rsidRPr="00125CFB">
        <w:rPr>
          <w:rFonts w:ascii="Arial" w:eastAsia="굴림" w:hAnsi="Arial" w:cs="Arial"/>
          <w:sz w:val="22"/>
        </w:rPr>
        <w:t>40</w:t>
      </w:r>
      <w:r w:rsidRPr="00125CFB">
        <w:rPr>
          <w:rFonts w:ascii="Arial" w:eastAsia="굴림" w:hAnsi="Arial" w:cs="Arial"/>
          <w:sz w:val="22"/>
        </w:rPr>
        <w:t xml:space="preserve">. </w:t>
      </w:r>
      <w:r w:rsidR="00B13F4C" w:rsidRPr="00125CFB">
        <w:rPr>
          <w:rFonts w:ascii="Arial" w:eastAsia="굴림" w:hAnsi="Arial" w:cs="Arial"/>
          <w:kern w:val="0"/>
          <w:sz w:val="22"/>
        </w:rPr>
        <w:t xml:space="preserve">[Not live </w:t>
      </w:r>
      <w:proofErr w:type="spellStart"/>
      <w:r w:rsidR="00B13F4C" w:rsidRPr="00125CFB">
        <w:rPr>
          <w:rFonts w:ascii="Arial" w:eastAsia="굴림" w:hAnsi="Arial" w:cs="Arial"/>
          <w:kern w:val="0"/>
          <w:sz w:val="22"/>
        </w:rPr>
        <w:t>together_Offer</w:t>
      </w:r>
      <w:proofErr w:type="spellEnd"/>
      <w:r w:rsidR="00B13F4C" w:rsidRPr="00125CFB">
        <w:rPr>
          <w:rFonts w:ascii="Arial" w:eastAsia="굴림" w:hAnsi="Arial" w:cs="Arial"/>
          <w:kern w:val="0"/>
          <w:sz w:val="22"/>
        </w:rPr>
        <w:t xml:space="preserve"> of regular financial support] </w:t>
      </w:r>
      <w:r w:rsidR="00D61170" w:rsidRPr="00125CFB">
        <w:rPr>
          <w:rFonts w:ascii="Arial" w:eastAsia="굴림" w:hAnsi="Arial" w:cs="Arial"/>
          <w:sz w:val="22"/>
        </w:rPr>
        <w:t xml:space="preserve">What was the monthly average amount of regular financial support such as pocket money, living expenses, medical expenses etc., that you </w:t>
      </w:r>
      <w:r w:rsidR="00F37B18" w:rsidRPr="00125CFB">
        <w:rPr>
          <w:rFonts w:ascii="Arial" w:eastAsia="굴림" w:hAnsi="Arial" w:cs="Arial"/>
          <w:sz w:val="22"/>
        </w:rPr>
        <w:t>give</w:t>
      </w:r>
      <w:r w:rsidR="00B4475C" w:rsidRPr="00125CFB">
        <w:rPr>
          <w:rFonts w:ascii="Arial" w:eastAsia="굴림" w:hAnsi="Arial" w:cs="Arial"/>
          <w:sz w:val="22"/>
        </w:rPr>
        <w:t xml:space="preserve"> to </w:t>
      </w:r>
      <w:r w:rsidR="00D61170" w:rsidRPr="00125CFB">
        <w:rPr>
          <w:rFonts w:ascii="Arial" w:eastAsia="굴림" w:hAnsi="Arial" w:cs="Arial"/>
          <w:sz w:val="22"/>
        </w:rPr>
        <w:t>[child’s name] in the last calendar year (</w:t>
      </w:r>
      <w:del w:id="316" w:author="Keis" w:date="2024-09-06T10:18:00Z">
        <w:r w:rsidR="006A63AB" w:rsidRPr="00624C57" w:rsidDel="009F27DD">
          <w:rPr>
            <w:rFonts w:ascii="Arial" w:eastAsia="굴림" w:hAnsi="Arial" w:cs="Arial" w:hint="eastAsia"/>
            <w:color w:val="FF0000"/>
            <w:sz w:val="22"/>
          </w:rPr>
          <w:delText>2019</w:delText>
        </w:r>
      </w:del>
      <w:ins w:id="317" w:author="Keis" w:date="2024-09-06T10:18:00Z">
        <w:r w:rsidR="009F27DD" w:rsidRPr="009F27DD">
          <w:rPr>
            <w:rFonts w:ascii="Arial" w:eastAsia="굴림" w:hAnsi="Arial" w:cs="Arial" w:hint="eastAsia"/>
            <w:color w:val="00B050"/>
            <w:sz w:val="22"/>
          </w:rPr>
          <w:t>2021</w:t>
        </w:r>
      </w:ins>
      <w:r w:rsidR="00D61170" w:rsidRPr="00125CFB">
        <w:rPr>
          <w:rFonts w:ascii="Arial" w:eastAsia="굴림" w:hAnsi="Arial" w:cs="Arial"/>
          <w:sz w:val="22"/>
        </w:rPr>
        <w:t>)? (unit: 10,000 Korean won)</w:t>
      </w:r>
    </w:p>
    <w:p w14:paraId="4E23B30F" w14:textId="77777777" w:rsidR="00D61170" w:rsidRPr="001D19F6" w:rsidRDefault="00D36D3F" w:rsidP="00B04F18">
      <w:pPr>
        <w:spacing w:line="360" w:lineRule="auto"/>
        <w:rPr>
          <w:rFonts w:ascii="Arial" w:eastAsia="굴림" w:hAnsi="Arial" w:cs="Arial"/>
          <w:sz w:val="22"/>
        </w:rPr>
      </w:pPr>
      <w:r w:rsidRPr="00125CFB">
        <w:rPr>
          <w:rFonts w:ascii="Arial" w:eastAsia="굴림" w:hAnsi="Arial" w:cs="Arial"/>
          <w:sz w:val="22"/>
        </w:rPr>
        <w:t xml:space="preserve">[IWER: This refers to the monthly average amount while you support regularly. For </w:t>
      </w:r>
      <w:r w:rsidR="0060656D" w:rsidRPr="00125CFB">
        <w:rPr>
          <w:rFonts w:ascii="Arial" w:eastAsia="굴림" w:hAnsi="Arial" w:cs="Arial"/>
          <w:sz w:val="22"/>
        </w:rPr>
        <w:t>example</w:t>
      </w:r>
      <w:r w:rsidRPr="001D19F6">
        <w:rPr>
          <w:rFonts w:ascii="Arial" w:eastAsia="굴림" w:hAnsi="Arial" w:cs="Arial"/>
          <w:sz w:val="22"/>
        </w:rPr>
        <w:t xml:space="preserve">, if you gave 1,200,000 Korean won in total to your child for 6 months, then, record ‘200,000 Korean won’.] </w:t>
      </w:r>
      <w:r w:rsidR="00D61170" w:rsidRPr="001D19F6">
        <w:rPr>
          <w:rFonts w:ascii="Arial" w:eastAsia="굴림" w:hAnsi="Arial" w:cs="Arial"/>
          <w:sz w:val="22"/>
        </w:rPr>
        <w:t xml:space="preserve"> </w:t>
      </w:r>
    </w:p>
    <w:p w14:paraId="4A99362B" w14:textId="77777777" w:rsidR="00123F89" w:rsidRPr="001D19F6" w:rsidRDefault="00123F89" w:rsidP="00D61170">
      <w:pPr>
        <w:rPr>
          <w:rFonts w:ascii="Arial" w:eastAsia="굴림" w:hAnsi="Arial" w:cs="Arial"/>
          <w:sz w:val="22"/>
        </w:rPr>
      </w:pPr>
    </w:p>
    <w:p w14:paraId="72BFE2CA" w14:textId="77777777" w:rsidR="00D61170" w:rsidRPr="001D19F6" w:rsidRDefault="00D61170" w:rsidP="00D61170">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sz w:val="22"/>
        </w:rPr>
      </w:pPr>
      <w:r w:rsidRPr="001D19F6">
        <w:rPr>
          <w:rFonts w:ascii="Arial" w:eastAsia="굴림" w:hAnsi="Arial" w:cs="Arial"/>
          <w:kern w:val="0"/>
          <w:sz w:val="22"/>
        </w:rPr>
        <w:tab/>
      </w:r>
      <w:r w:rsidRPr="001D19F6">
        <w:rPr>
          <w:rFonts w:ascii="Arial" w:eastAsia="굴림" w:hAnsi="Arial" w:cs="Arial"/>
          <w:sz w:val="22"/>
        </w:rPr>
        <w:t xml:space="preserve">_______________________________ </w:t>
      </w:r>
      <w:r w:rsidR="00E77E10" w:rsidRPr="001D19F6">
        <w:rPr>
          <w:rFonts w:ascii="Arial" w:eastAsia="굴림" w:hAnsi="Arial" w:cs="Arial"/>
          <w:sz w:val="22"/>
        </w:rPr>
        <w:t xml:space="preserve">MW </w:t>
      </w:r>
      <w:r w:rsidRPr="001D19F6">
        <w:rPr>
          <w:rFonts w:ascii="Arial" w:eastAsia="굴림" w:hAnsi="Arial" w:cs="Arial"/>
          <w:sz w:val="22"/>
        </w:rPr>
        <w:t>[</w:t>
      </w:r>
      <w:r w:rsidR="003608C0" w:rsidRPr="001D19F6">
        <w:rPr>
          <w:rFonts w:ascii="Arial" w:eastAsia="굴림" w:hAnsi="Arial" w:cs="Arial"/>
          <w:sz w:val="22"/>
        </w:rPr>
        <w:t xml:space="preserve">Range: </w:t>
      </w:r>
      <w:r w:rsidRPr="001D19F6">
        <w:rPr>
          <w:rFonts w:ascii="Arial" w:eastAsia="굴림" w:hAnsi="Arial" w:cs="Arial"/>
          <w:sz w:val="22"/>
        </w:rPr>
        <w:t>1 ~ 9997]</w:t>
      </w:r>
      <w:r w:rsidR="00123F89" w:rsidRPr="001D19F6">
        <w:rPr>
          <w:rFonts w:ascii="Arial" w:eastAsia="굴림" w:hAnsi="Arial" w:cs="Arial"/>
          <w:sz w:val="22"/>
        </w:rPr>
        <w:t xml:space="preserve"> →Go to Ba0</w:t>
      </w:r>
      <w:r w:rsidR="005A2D83" w:rsidRPr="001D19F6">
        <w:rPr>
          <w:rFonts w:ascii="Arial" w:eastAsia="굴림" w:hAnsi="Arial" w:cs="Arial"/>
          <w:sz w:val="22"/>
        </w:rPr>
        <w:t>46</w:t>
      </w:r>
    </w:p>
    <w:p w14:paraId="466C510D" w14:textId="77777777" w:rsidR="00D61170" w:rsidRPr="001D19F6" w:rsidRDefault="00D61170" w:rsidP="00D61170">
      <w:pPr>
        <w:wordWrap/>
        <w:spacing w:line="360" w:lineRule="auto"/>
        <w:rPr>
          <w:rFonts w:ascii="Arial" w:eastAsia="굴림" w:hAnsi="Arial" w:cs="Arial"/>
          <w:sz w:val="22"/>
        </w:rPr>
      </w:pPr>
      <w:r w:rsidRPr="001D19F6">
        <w:rPr>
          <w:rFonts w:ascii="Arial" w:eastAsia="굴림" w:hAnsi="Arial" w:cs="Arial"/>
          <w:sz w:val="22"/>
        </w:rPr>
        <w:tab/>
        <w:t>Don’t kno</w:t>
      </w:r>
      <w:r w:rsidR="007021F8" w:rsidRPr="001D19F6">
        <w:rPr>
          <w:rFonts w:ascii="Arial" w:eastAsia="굴림" w:hAnsi="Arial" w:cs="Arial"/>
          <w:sz w:val="22"/>
        </w:rPr>
        <w:t>w →Go to Ba0</w:t>
      </w:r>
      <w:r w:rsidR="005A2D83" w:rsidRPr="001D19F6">
        <w:rPr>
          <w:rFonts w:ascii="Arial" w:eastAsia="굴림" w:hAnsi="Arial" w:cs="Arial"/>
          <w:sz w:val="22"/>
        </w:rPr>
        <w:t>41</w:t>
      </w:r>
      <w:r w:rsidR="007021F8" w:rsidRPr="001D19F6">
        <w:rPr>
          <w:rFonts w:ascii="Arial" w:eastAsia="굴림" w:hAnsi="Arial" w:cs="Arial"/>
          <w:sz w:val="22"/>
        </w:rPr>
        <w:t>~Ba0</w:t>
      </w:r>
      <w:r w:rsidR="005A2D83" w:rsidRPr="001D19F6">
        <w:rPr>
          <w:rFonts w:ascii="Arial" w:eastAsia="굴림" w:hAnsi="Arial" w:cs="Arial"/>
          <w:sz w:val="22"/>
        </w:rPr>
        <w:t>45</w:t>
      </w:r>
      <w:r w:rsidRPr="001D19F6">
        <w:rPr>
          <w:rFonts w:ascii="Arial" w:eastAsia="굴림" w:hAnsi="Arial" w:cs="Arial"/>
          <w:sz w:val="22"/>
        </w:rPr>
        <w:t xml:space="preserve"> unfolding</w:t>
      </w:r>
    </w:p>
    <w:p w14:paraId="446E2854" w14:textId="77777777" w:rsidR="00D61170" w:rsidRPr="001D19F6" w:rsidRDefault="007021F8" w:rsidP="00D61170">
      <w:pPr>
        <w:wordWrap/>
        <w:spacing w:line="360" w:lineRule="auto"/>
        <w:ind w:firstLine="800"/>
        <w:rPr>
          <w:rFonts w:ascii="Arial" w:eastAsia="굴림" w:hAnsi="Arial" w:cs="Arial"/>
          <w:sz w:val="22"/>
        </w:rPr>
      </w:pPr>
      <w:r w:rsidRPr="001D19F6">
        <w:rPr>
          <w:rFonts w:ascii="Arial" w:eastAsia="굴림" w:hAnsi="Arial" w:cs="Arial"/>
          <w:sz w:val="22"/>
        </w:rPr>
        <w:t>Refuse to answer →Go to Ba0</w:t>
      </w:r>
      <w:r w:rsidR="005A2D83" w:rsidRPr="001D19F6">
        <w:rPr>
          <w:rFonts w:ascii="Arial" w:eastAsia="굴림" w:hAnsi="Arial" w:cs="Arial"/>
          <w:sz w:val="22"/>
        </w:rPr>
        <w:t>41</w:t>
      </w:r>
      <w:r w:rsidRPr="001D19F6">
        <w:rPr>
          <w:rFonts w:ascii="Arial" w:eastAsia="굴림" w:hAnsi="Arial" w:cs="Arial"/>
          <w:sz w:val="22"/>
        </w:rPr>
        <w:t>~Ba0</w:t>
      </w:r>
      <w:r w:rsidR="005A2D83" w:rsidRPr="001D19F6">
        <w:rPr>
          <w:rFonts w:ascii="Arial" w:eastAsia="굴림" w:hAnsi="Arial" w:cs="Arial"/>
          <w:sz w:val="22"/>
        </w:rPr>
        <w:t>45</w:t>
      </w:r>
      <w:r w:rsidR="00D61170" w:rsidRPr="001D19F6">
        <w:rPr>
          <w:rFonts w:ascii="Arial" w:eastAsia="굴림" w:hAnsi="Arial" w:cs="Arial"/>
          <w:sz w:val="22"/>
        </w:rPr>
        <w:t xml:space="preserve"> unfolding</w:t>
      </w:r>
    </w:p>
    <w:p w14:paraId="510DF8BB" w14:textId="77777777" w:rsidR="005D5299" w:rsidRPr="001D19F6" w:rsidRDefault="005D5299" w:rsidP="005D5299">
      <w:pPr>
        <w:wordWrap/>
        <w:spacing w:line="360" w:lineRule="auto"/>
        <w:rPr>
          <w:rFonts w:ascii="Arial" w:eastAsia="굴림" w:hAnsi="Arial" w:cs="Arial"/>
          <w:sz w:val="22"/>
        </w:rPr>
      </w:pPr>
    </w:p>
    <w:p w14:paraId="200BEC16" w14:textId="77777777" w:rsidR="005D5299" w:rsidRPr="001D19F6" w:rsidRDefault="005A2D83" w:rsidP="005D5299">
      <w:pPr>
        <w:wordWrap/>
        <w:spacing w:line="360" w:lineRule="auto"/>
        <w:rPr>
          <w:rFonts w:ascii="Arial" w:eastAsia="굴림" w:hAnsi="Arial" w:cs="Arial"/>
          <w:b/>
          <w:sz w:val="22"/>
        </w:rPr>
      </w:pPr>
      <w:r w:rsidRPr="001D19F6">
        <w:rPr>
          <w:rFonts w:ascii="Arial" w:eastAsia="굴림" w:hAnsi="Arial" w:cs="Arial"/>
          <w:b/>
          <w:sz w:val="22"/>
        </w:rPr>
        <w:t>&lt; Ba041</w:t>
      </w:r>
      <w:r w:rsidR="005D5299" w:rsidRPr="001D19F6">
        <w:rPr>
          <w:rFonts w:ascii="Arial" w:eastAsia="굴림" w:hAnsi="Arial" w:cs="Arial"/>
          <w:b/>
          <w:sz w:val="22"/>
        </w:rPr>
        <w:t>~Ba04</w:t>
      </w:r>
      <w:r w:rsidRPr="001D19F6">
        <w:rPr>
          <w:rFonts w:ascii="Arial" w:eastAsia="굴림" w:hAnsi="Arial" w:cs="Arial"/>
          <w:b/>
          <w:sz w:val="22"/>
        </w:rPr>
        <w:t>5</w:t>
      </w:r>
      <w:r w:rsidR="005D5299" w:rsidRPr="001D19F6">
        <w:rPr>
          <w:rFonts w:ascii="Arial" w:eastAsia="굴림" w:hAnsi="Arial" w:cs="Arial"/>
          <w:b/>
          <w:sz w:val="22"/>
        </w:rPr>
        <w:t>. Unfolding bracket questions &gt;</w:t>
      </w:r>
    </w:p>
    <w:p w14:paraId="046CCCC8" w14:textId="77777777" w:rsidR="007021F8" w:rsidRPr="001D19F6" w:rsidRDefault="007021F8" w:rsidP="007021F8">
      <w:pPr>
        <w:wordWrap/>
        <w:spacing w:line="360" w:lineRule="auto"/>
        <w:rPr>
          <w:rFonts w:ascii="Arial" w:eastAsia="굴림" w:hAnsi="Arial" w:cs="Arial"/>
          <w:sz w:val="22"/>
        </w:rPr>
      </w:pPr>
      <w:r w:rsidRPr="001D19F6">
        <w:rPr>
          <w:rFonts w:ascii="Arial" w:eastAsia="굴림" w:hAnsi="Arial" w:cs="Arial"/>
          <w:sz w:val="22"/>
        </w:rPr>
        <w:t>[IWER: Go back to Ba0</w:t>
      </w:r>
      <w:r w:rsidR="005A2D83" w:rsidRPr="001D19F6">
        <w:rPr>
          <w:rFonts w:ascii="Arial" w:eastAsia="굴림" w:hAnsi="Arial" w:cs="Arial"/>
          <w:sz w:val="22"/>
        </w:rPr>
        <w:t>40</w:t>
      </w:r>
      <w:r w:rsidRPr="001D19F6">
        <w:rPr>
          <w:rFonts w:ascii="Arial" w:eastAsia="굴림" w:hAnsi="Arial" w:cs="Arial"/>
          <w:sz w:val="22"/>
        </w:rPr>
        <w:t xml:space="preserve"> and record if R answers the amount during the interview.]</w:t>
      </w:r>
    </w:p>
    <w:p w14:paraId="5CF8BE64"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w:t>
      </w:r>
      <w:r w:rsidR="005A2D83" w:rsidRPr="001D19F6">
        <w:rPr>
          <w:rFonts w:ascii="Arial" w:eastAsia="굴림" w:hAnsi="Arial" w:cs="Arial"/>
          <w:sz w:val="22"/>
        </w:rPr>
        <w:t>41</w:t>
      </w:r>
      <w:r w:rsidRPr="001D19F6">
        <w:rPr>
          <w:rFonts w:ascii="Arial" w:eastAsia="굴림" w:hAnsi="Arial" w:cs="Arial"/>
          <w:sz w:val="22"/>
        </w:rPr>
        <w:t>. Did it amount to less than, about equal to or more than 10 MW (10,000 Korean won)?</w:t>
      </w:r>
    </w:p>
    <w:p w14:paraId="4DACE2D6" w14:textId="77777777" w:rsidR="005D5299" w:rsidRPr="001D19F6" w:rsidRDefault="005D5299" w:rsidP="00F14BA4">
      <w:pPr>
        <w:pStyle w:val="a6"/>
        <w:numPr>
          <w:ilvl w:val="0"/>
          <w:numId w:val="979"/>
        </w:numPr>
        <w:wordWrap/>
        <w:spacing w:line="360" w:lineRule="auto"/>
        <w:ind w:leftChars="0"/>
        <w:rPr>
          <w:rFonts w:ascii="Arial" w:eastAsia="굴림" w:hAnsi="Arial" w:cs="Arial"/>
          <w:sz w:val="22"/>
        </w:rPr>
      </w:pPr>
      <w:r w:rsidRPr="001D19F6">
        <w:rPr>
          <w:rFonts w:ascii="Arial" w:eastAsia="굴림" w:hAnsi="Arial" w:cs="Arial"/>
          <w:sz w:val="22"/>
        </w:rPr>
        <w:t>Less than 10 MW</w:t>
      </w:r>
    </w:p>
    <w:p w14:paraId="7C8703C8" w14:textId="77777777" w:rsidR="005D5299" w:rsidRPr="001D19F6" w:rsidRDefault="005D5299" w:rsidP="00F14BA4">
      <w:pPr>
        <w:pStyle w:val="a6"/>
        <w:numPr>
          <w:ilvl w:val="0"/>
          <w:numId w:val="980"/>
        </w:numPr>
        <w:wordWrap/>
        <w:spacing w:line="360" w:lineRule="auto"/>
        <w:ind w:leftChars="0"/>
        <w:rPr>
          <w:rFonts w:ascii="Arial" w:eastAsia="굴림" w:hAnsi="Arial" w:cs="Arial"/>
          <w:sz w:val="22"/>
        </w:rPr>
      </w:pPr>
      <w:r w:rsidRPr="001D19F6">
        <w:rPr>
          <w:rFonts w:ascii="Arial" w:eastAsia="굴림" w:hAnsi="Arial" w:cs="Arial"/>
          <w:sz w:val="22"/>
        </w:rPr>
        <w:t>About 10 MW</w:t>
      </w:r>
    </w:p>
    <w:p w14:paraId="62A8F9E7" w14:textId="77777777" w:rsidR="005D5299" w:rsidRPr="001D19F6" w:rsidRDefault="005D5299" w:rsidP="00F14BA4">
      <w:pPr>
        <w:pStyle w:val="a6"/>
        <w:numPr>
          <w:ilvl w:val="0"/>
          <w:numId w:val="981"/>
        </w:numPr>
        <w:wordWrap/>
        <w:spacing w:line="360" w:lineRule="auto"/>
        <w:ind w:leftChars="0"/>
        <w:rPr>
          <w:rFonts w:ascii="Arial" w:eastAsia="굴림" w:hAnsi="Arial" w:cs="Arial"/>
          <w:sz w:val="22"/>
        </w:rPr>
      </w:pPr>
      <w:r w:rsidRPr="001D19F6">
        <w:rPr>
          <w:rFonts w:ascii="Arial" w:eastAsia="굴림" w:hAnsi="Arial" w:cs="Arial"/>
          <w:sz w:val="22"/>
        </w:rPr>
        <w:t>More than 10 MW</w:t>
      </w:r>
    </w:p>
    <w:p w14:paraId="078802A4" w14:textId="77777777" w:rsidR="005D5299" w:rsidRPr="001D19F6" w:rsidRDefault="005D5299" w:rsidP="005D5299">
      <w:pPr>
        <w:wordWrap/>
        <w:spacing w:line="360" w:lineRule="auto"/>
        <w:rPr>
          <w:rFonts w:ascii="Arial" w:eastAsia="굴림" w:hAnsi="Arial" w:cs="Arial"/>
          <w:sz w:val="22"/>
        </w:rPr>
      </w:pPr>
    </w:p>
    <w:p w14:paraId="07D9FA64" w14:textId="77777777" w:rsidR="005D5299" w:rsidRPr="001D19F6" w:rsidRDefault="005A2D83" w:rsidP="005D5299">
      <w:pPr>
        <w:wordWrap/>
        <w:spacing w:line="360" w:lineRule="auto"/>
        <w:rPr>
          <w:rFonts w:ascii="Arial" w:eastAsia="굴림" w:hAnsi="Arial" w:cs="Arial"/>
          <w:sz w:val="22"/>
        </w:rPr>
      </w:pPr>
      <w:r w:rsidRPr="001D19F6">
        <w:rPr>
          <w:rFonts w:ascii="Arial" w:eastAsia="굴림" w:hAnsi="Arial" w:cs="Arial"/>
          <w:sz w:val="22"/>
        </w:rPr>
        <w:t>Ba042</w:t>
      </w:r>
      <w:r w:rsidR="005D5299" w:rsidRPr="001D19F6">
        <w:rPr>
          <w:rFonts w:ascii="Arial" w:eastAsia="굴림" w:hAnsi="Arial" w:cs="Arial"/>
          <w:sz w:val="22"/>
        </w:rPr>
        <w:t>. Did it amount to less than, about equal to or more than 30 MW (10,000 Korean won)?</w:t>
      </w:r>
    </w:p>
    <w:p w14:paraId="50677344" w14:textId="77777777" w:rsidR="005D5299" w:rsidRPr="001D19F6" w:rsidRDefault="005D5299" w:rsidP="002D0E30">
      <w:pPr>
        <w:pStyle w:val="a6"/>
        <w:numPr>
          <w:ilvl w:val="0"/>
          <w:numId w:val="84"/>
        </w:numPr>
        <w:wordWrap/>
        <w:spacing w:line="360" w:lineRule="auto"/>
        <w:ind w:leftChars="0"/>
        <w:rPr>
          <w:rFonts w:ascii="Arial" w:eastAsia="굴림" w:hAnsi="Arial" w:cs="Arial"/>
          <w:sz w:val="22"/>
        </w:rPr>
      </w:pPr>
      <w:r w:rsidRPr="001D19F6">
        <w:rPr>
          <w:rFonts w:ascii="Arial" w:eastAsia="굴림" w:hAnsi="Arial" w:cs="Arial"/>
          <w:sz w:val="22"/>
        </w:rPr>
        <w:t>Less than 30 MW</w:t>
      </w:r>
    </w:p>
    <w:p w14:paraId="2BBDE699" w14:textId="77777777" w:rsidR="005D5299" w:rsidRPr="001D19F6" w:rsidRDefault="005D5299" w:rsidP="00F14BA4">
      <w:pPr>
        <w:pStyle w:val="a6"/>
        <w:numPr>
          <w:ilvl w:val="0"/>
          <w:numId w:val="982"/>
        </w:numPr>
        <w:wordWrap/>
        <w:spacing w:line="360" w:lineRule="auto"/>
        <w:ind w:leftChars="0"/>
        <w:rPr>
          <w:rFonts w:ascii="Arial" w:eastAsia="굴림" w:hAnsi="Arial" w:cs="Arial"/>
          <w:sz w:val="22"/>
        </w:rPr>
      </w:pPr>
      <w:r w:rsidRPr="001D19F6">
        <w:rPr>
          <w:rFonts w:ascii="Arial" w:eastAsia="굴림" w:hAnsi="Arial" w:cs="Arial"/>
          <w:sz w:val="22"/>
        </w:rPr>
        <w:t>About 30 MW</w:t>
      </w:r>
    </w:p>
    <w:p w14:paraId="2F444ED4" w14:textId="77777777" w:rsidR="005D5299" w:rsidRPr="001D19F6" w:rsidRDefault="00687833" w:rsidP="00687833">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30 MW</w:t>
      </w:r>
    </w:p>
    <w:p w14:paraId="6A90ED49" w14:textId="77777777" w:rsidR="005D5299" w:rsidRPr="001D19F6" w:rsidRDefault="005D5299" w:rsidP="005D5299">
      <w:pPr>
        <w:wordWrap/>
        <w:spacing w:line="360" w:lineRule="auto"/>
        <w:rPr>
          <w:rFonts w:ascii="Arial" w:eastAsia="굴림" w:hAnsi="Arial" w:cs="Arial"/>
          <w:sz w:val="22"/>
        </w:rPr>
      </w:pPr>
    </w:p>
    <w:p w14:paraId="54EBF44B" w14:textId="77777777" w:rsidR="005D5299" w:rsidRPr="001D19F6" w:rsidRDefault="005A2D83" w:rsidP="005D5299">
      <w:pPr>
        <w:wordWrap/>
        <w:spacing w:line="360" w:lineRule="auto"/>
        <w:rPr>
          <w:rFonts w:ascii="Arial" w:eastAsia="굴림" w:hAnsi="Arial" w:cs="Arial"/>
          <w:sz w:val="22"/>
        </w:rPr>
      </w:pPr>
      <w:r w:rsidRPr="001D19F6">
        <w:rPr>
          <w:rFonts w:ascii="Arial" w:eastAsia="굴림" w:hAnsi="Arial" w:cs="Arial"/>
          <w:sz w:val="22"/>
        </w:rPr>
        <w:t>Ba043</w:t>
      </w:r>
      <w:r w:rsidR="005D5299" w:rsidRPr="001D19F6">
        <w:rPr>
          <w:rFonts w:ascii="Arial" w:eastAsia="굴림" w:hAnsi="Arial" w:cs="Arial"/>
          <w:sz w:val="22"/>
        </w:rPr>
        <w:t>. Did it amount to less than, about equal to or more than 50 MW (10,000 Korean won)?</w:t>
      </w:r>
    </w:p>
    <w:p w14:paraId="7B07B4DD" w14:textId="77777777" w:rsidR="005D5299" w:rsidRPr="001D19F6" w:rsidRDefault="005D5299" w:rsidP="002D0E30">
      <w:pPr>
        <w:pStyle w:val="a6"/>
        <w:numPr>
          <w:ilvl w:val="0"/>
          <w:numId w:val="85"/>
        </w:numPr>
        <w:wordWrap/>
        <w:spacing w:line="360" w:lineRule="auto"/>
        <w:ind w:leftChars="0"/>
        <w:rPr>
          <w:rFonts w:ascii="Arial" w:eastAsia="굴림" w:hAnsi="Arial" w:cs="Arial"/>
          <w:sz w:val="22"/>
        </w:rPr>
      </w:pPr>
      <w:r w:rsidRPr="001D19F6">
        <w:rPr>
          <w:rFonts w:ascii="Arial" w:eastAsia="굴림" w:hAnsi="Arial" w:cs="Arial"/>
          <w:sz w:val="22"/>
        </w:rPr>
        <w:t>Less than 50 MW</w:t>
      </w:r>
    </w:p>
    <w:p w14:paraId="71B27765" w14:textId="77777777" w:rsidR="005D5299" w:rsidRPr="001D19F6" w:rsidRDefault="005D5299" w:rsidP="00F14BA4">
      <w:pPr>
        <w:pStyle w:val="a6"/>
        <w:numPr>
          <w:ilvl w:val="0"/>
          <w:numId w:val="983"/>
        </w:numPr>
        <w:wordWrap/>
        <w:spacing w:line="360" w:lineRule="auto"/>
        <w:ind w:leftChars="0"/>
        <w:rPr>
          <w:rFonts w:ascii="Arial" w:eastAsia="굴림" w:hAnsi="Arial" w:cs="Arial"/>
          <w:sz w:val="22"/>
        </w:rPr>
      </w:pPr>
      <w:r w:rsidRPr="001D19F6">
        <w:rPr>
          <w:rFonts w:ascii="Arial" w:eastAsia="굴림" w:hAnsi="Arial" w:cs="Arial"/>
          <w:sz w:val="22"/>
        </w:rPr>
        <w:t>About 50 MW</w:t>
      </w:r>
    </w:p>
    <w:p w14:paraId="669B5A4C" w14:textId="77777777" w:rsidR="005D5299" w:rsidRPr="001D19F6" w:rsidRDefault="00687833" w:rsidP="00687833">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50 MW</w:t>
      </w:r>
    </w:p>
    <w:p w14:paraId="70E3F225" w14:textId="77777777" w:rsidR="005D5299" w:rsidRPr="001D19F6" w:rsidRDefault="005D5299" w:rsidP="005D5299">
      <w:pPr>
        <w:wordWrap/>
        <w:spacing w:line="360" w:lineRule="auto"/>
        <w:rPr>
          <w:rFonts w:ascii="Arial" w:eastAsia="굴림" w:hAnsi="Arial" w:cs="Arial"/>
          <w:sz w:val="22"/>
        </w:rPr>
      </w:pPr>
    </w:p>
    <w:p w14:paraId="73CD5BCA" w14:textId="77777777" w:rsidR="005D5299" w:rsidRPr="001D19F6" w:rsidRDefault="005A2D83" w:rsidP="005D5299">
      <w:pPr>
        <w:wordWrap/>
        <w:spacing w:line="360" w:lineRule="auto"/>
        <w:rPr>
          <w:rFonts w:ascii="Arial" w:eastAsia="굴림" w:hAnsi="Arial" w:cs="Arial"/>
          <w:sz w:val="22"/>
        </w:rPr>
      </w:pPr>
      <w:r w:rsidRPr="001D19F6">
        <w:rPr>
          <w:rFonts w:ascii="Arial" w:eastAsia="굴림" w:hAnsi="Arial" w:cs="Arial"/>
          <w:sz w:val="22"/>
        </w:rPr>
        <w:t>Ba044</w:t>
      </w:r>
      <w:r w:rsidR="005D5299" w:rsidRPr="001D19F6">
        <w:rPr>
          <w:rFonts w:ascii="Arial" w:eastAsia="굴림" w:hAnsi="Arial" w:cs="Arial"/>
          <w:sz w:val="22"/>
        </w:rPr>
        <w:t>. Did it amount to less than, about equal to or more than 100 MW (10,000 Korean won)?</w:t>
      </w:r>
    </w:p>
    <w:p w14:paraId="28475962" w14:textId="77777777" w:rsidR="005D5299" w:rsidRPr="001D19F6" w:rsidRDefault="005D5299" w:rsidP="002D0E30">
      <w:pPr>
        <w:pStyle w:val="a6"/>
        <w:numPr>
          <w:ilvl w:val="0"/>
          <w:numId w:val="86"/>
        </w:numPr>
        <w:wordWrap/>
        <w:spacing w:line="360" w:lineRule="auto"/>
        <w:ind w:leftChars="0"/>
        <w:rPr>
          <w:rFonts w:ascii="Arial" w:eastAsia="굴림" w:hAnsi="Arial" w:cs="Arial"/>
          <w:sz w:val="22"/>
        </w:rPr>
      </w:pPr>
      <w:r w:rsidRPr="001D19F6">
        <w:rPr>
          <w:rFonts w:ascii="Arial" w:eastAsia="굴림" w:hAnsi="Arial" w:cs="Arial"/>
          <w:sz w:val="22"/>
        </w:rPr>
        <w:t>Less than 100 MW</w:t>
      </w:r>
    </w:p>
    <w:p w14:paraId="543CC7F6" w14:textId="77777777" w:rsidR="005D5299" w:rsidRPr="001D19F6" w:rsidRDefault="005D5299" w:rsidP="002D0E30">
      <w:pPr>
        <w:pStyle w:val="a6"/>
        <w:numPr>
          <w:ilvl w:val="0"/>
          <w:numId w:val="86"/>
        </w:numPr>
        <w:wordWrap/>
        <w:spacing w:line="360" w:lineRule="auto"/>
        <w:ind w:leftChars="0"/>
        <w:rPr>
          <w:rFonts w:ascii="Arial" w:eastAsia="굴림" w:hAnsi="Arial" w:cs="Arial"/>
          <w:sz w:val="22"/>
        </w:rPr>
      </w:pPr>
      <w:r w:rsidRPr="001D19F6">
        <w:rPr>
          <w:rFonts w:ascii="Arial" w:eastAsia="굴림" w:hAnsi="Arial" w:cs="Arial"/>
          <w:sz w:val="22"/>
        </w:rPr>
        <w:t>About 100 MW</w:t>
      </w:r>
    </w:p>
    <w:p w14:paraId="3AD00D85" w14:textId="77777777" w:rsidR="005D5299" w:rsidRPr="001D19F6" w:rsidRDefault="00687833" w:rsidP="00687833">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100 MW</w:t>
      </w:r>
    </w:p>
    <w:p w14:paraId="5AA38965" w14:textId="77777777" w:rsidR="005D5299" w:rsidRPr="001D19F6" w:rsidRDefault="005D5299" w:rsidP="005D5299">
      <w:pPr>
        <w:wordWrap/>
        <w:spacing w:line="360" w:lineRule="auto"/>
        <w:rPr>
          <w:rFonts w:ascii="Arial" w:eastAsia="굴림" w:hAnsi="Arial" w:cs="Arial"/>
          <w:sz w:val="22"/>
        </w:rPr>
      </w:pPr>
    </w:p>
    <w:p w14:paraId="4EDADEFA" w14:textId="77777777" w:rsidR="005D5299" w:rsidRPr="001D19F6" w:rsidRDefault="000026C7" w:rsidP="005D5299">
      <w:pPr>
        <w:wordWrap/>
        <w:spacing w:line="360" w:lineRule="auto"/>
        <w:rPr>
          <w:rFonts w:ascii="Arial" w:eastAsia="굴림" w:hAnsi="Arial" w:cs="Arial"/>
          <w:sz w:val="22"/>
        </w:rPr>
      </w:pPr>
      <w:r w:rsidRPr="001D19F6">
        <w:rPr>
          <w:rFonts w:ascii="Arial" w:eastAsia="굴림" w:hAnsi="Arial" w:cs="Arial"/>
          <w:sz w:val="22"/>
        </w:rPr>
        <w:t>Ba045</w:t>
      </w:r>
      <w:r w:rsidR="005D5299" w:rsidRPr="001D19F6">
        <w:rPr>
          <w:rFonts w:ascii="Arial" w:eastAsia="굴림" w:hAnsi="Arial" w:cs="Arial"/>
          <w:sz w:val="22"/>
        </w:rPr>
        <w:t>. Did it amount to less than, about equal to or more than 200 MW (10,000 Korean won)?</w:t>
      </w:r>
    </w:p>
    <w:p w14:paraId="3DA8FD41" w14:textId="77777777" w:rsidR="005D5299" w:rsidRPr="001D19F6" w:rsidRDefault="005D5299" w:rsidP="002D0E30">
      <w:pPr>
        <w:pStyle w:val="a6"/>
        <w:numPr>
          <w:ilvl w:val="0"/>
          <w:numId w:val="87"/>
        </w:numPr>
        <w:wordWrap/>
        <w:spacing w:line="360" w:lineRule="auto"/>
        <w:ind w:leftChars="0"/>
        <w:rPr>
          <w:rFonts w:ascii="Arial" w:eastAsia="굴림" w:hAnsi="Arial" w:cs="Arial"/>
          <w:sz w:val="22"/>
        </w:rPr>
      </w:pPr>
      <w:r w:rsidRPr="001D19F6">
        <w:rPr>
          <w:rFonts w:ascii="Arial" w:eastAsia="굴림" w:hAnsi="Arial" w:cs="Arial"/>
          <w:sz w:val="22"/>
        </w:rPr>
        <w:t>Less than 200 MW</w:t>
      </w:r>
    </w:p>
    <w:p w14:paraId="170877B0" w14:textId="77777777" w:rsidR="005D5299" w:rsidRPr="001D19F6" w:rsidRDefault="005D5299" w:rsidP="00F14BA4">
      <w:pPr>
        <w:pStyle w:val="a6"/>
        <w:numPr>
          <w:ilvl w:val="0"/>
          <w:numId w:val="984"/>
        </w:numPr>
        <w:wordWrap/>
        <w:spacing w:line="360" w:lineRule="auto"/>
        <w:ind w:leftChars="0"/>
        <w:rPr>
          <w:rFonts w:ascii="Arial" w:eastAsia="굴림" w:hAnsi="Arial" w:cs="Arial"/>
          <w:sz w:val="22"/>
        </w:rPr>
      </w:pPr>
      <w:r w:rsidRPr="001D19F6">
        <w:rPr>
          <w:rFonts w:ascii="Arial" w:eastAsia="굴림" w:hAnsi="Arial" w:cs="Arial"/>
          <w:sz w:val="22"/>
        </w:rPr>
        <w:t>About 200 MW</w:t>
      </w:r>
    </w:p>
    <w:p w14:paraId="3AE462F2" w14:textId="77777777" w:rsidR="005D5299" w:rsidRPr="001D19F6" w:rsidRDefault="00687833" w:rsidP="00687833">
      <w:pPr>
        <w:wordWrap/>
        <w:spacing w:line="360" w:lineRule="auto"/>
        <w:ind w:left="400"/>
        <w:rPr>
          <w:rFonts w:ascii="Arial" w:eastAsia="굴림" w:hAnsi="Arial" w:cs="Arial"/>
          <w:sz w:val="22"/>
        </w:rPr>
      </w:pPr>
      <w:proofErr w:type="gramStart"/>
      <w:r w:rsidRPr="001D19F6">
        <w:rPr>
          <w:rFonts w:ascii="굴림" w:eastAsia="굴림" w:hAnsi="굴림" w:cs="굴림" w:hint="eastAsia"/>
          <w:sz w:val="22"/>
        </w:rPr>
        <w:t>⑤</w:t>
      </w:r>
      <w:r w:rsidRPr="001D19F6">
        <w:rPr>
          <w:rFonts w:ascii="Arial" w:eastAsia="굴림" w:hAnsi="Arial" w:cs="Arial"/>
          <w:sz w:val="22"/>
        </w:rPr>
        <w:t xml:space="preserve"> </w:t>
      </w:r>
      <w:r w:rsidR="00FC74B8" w:rsidRPr="001D19F6">
        <w:rPr>
          <w:rFonts w:ascii="Arial" w:eastAsia="굴림" w:hAnsi="Arial" w:cs="Arial"/>
          <w:sz w:val="22"/>
        </w:rPr>
        <w:t xml:space="preserve"> </w:t>
      </w:r>
      <w:r w:rsidR="005D5299" w:rsidRPr="001D19F6">
        <w:rPr>
          <w:rFonts w:ascii="Arial" w:eastAsia="굴림" w:hAnsi="Arial" w:cs="Arial"/>
          <w:sz w:val="22"/>
        </w:rPr>
        <w:t>More</w:t>
      </w:r>
      <w:proofErr w:type="gramEnd"/>
      <w:r w:rsidR="005D5299" w:rsidRPr="001D19F6">
        <w:rPr>
          <w:rFonts w:ascii="Arial" w:eastAsia="굴림" w:hAnsi="Arial" w:cs="Arial"/>
          <w:sz w:val="22"/>
        </w:rPr>
        <w:t xml:space="preserve"> than 200 MW</w:t>
      </w:r>
    </w:p>
    <w:p w14:paraId="66B4A6BE" w14:textId="77777777" w:rsidR="005D5299" w:rsidRPr="00125CFB" w:rsidRDefault="005D5299" w:rsidP="005D5299">
      <w:pPr>
        <w:wordWrap/>
        <w:spacing w:line="360" w:lineRule="auto"/>
        <w:rPr>
          <w:rFonts w:ascii="Arial" w:eastAsia="굴림" w:hAnsi="Arial" w:cs="Arial"/>
          <w:sz w:val="22"/>
        </w:rPr>
      </w:pPr>
    </w:p>
    <w:p w14:paraId="3B6DB625" w14:textId="77777777" w:rsidR="000026C7" w:rsidRPr="00125CFB" w:rsidRDefault="000026C7" w:rsidP="000026C7">
      <w:pPr>
        <w:wordWrap/>
        <w:spacing w:line="276" w:lineRule="auto"/>
        <w:rPr>
          <w:rFonts w:ascii="Arial" w:eastAsia="굴림" w:hAnsi="Arial" w:cs="Arial"/>
          <w:b/>
          <w:sz w:val="22"/>
        </w:rPr>
      </w:pPr>
      <w:r w:rsidRPr="00125CFB">
        <w:rPr>
          <w:rFonts w:ascii="Arial" w:eastAsia="굴림" w:hAnsi="Arial" w:cs="Arial"/>
          <w:b/>
          <w:sz w:val="22"/>
        </w:rPr>
        <w:t>Logic</w:t>
      </w:r>
    </w:p>
    <w:p w14:paraId="7AF16B3A" w14:textId="77777777" w:rsidR="000026C7" w:rsidRPr="00125CFB" w:rsidRDefault="000026C7" w:rsidP="002D0E30">
      <w:pPr>
        <w:pStyle w:val="a6"/>
        <w:numPr>
          <w:ilvl w:val="0"/>
          <w:numId w:val="78"/>
        </w:numPr>
        <w:wordWrap/>
        <w:spacing w:line="276" w:lineRule="auto"/>
        <w:ind w:leftChars="0"/>
        <w:rPr>
          <w:rFonts w:ascii="Arial" w:eastAsia="굴림" w:hAnsi="Arial" w:cs="Arial"/>
          <w:b/>
          <w:sz w:val="22"/>
        </w:rPr>
      </w:pPr>
      <w:r w:rsidRPr="00125CFB">
        <w:rPr>
          <w:rFonts w:ascii="Arial" w:eastAsia="굴림" w:hAnsi="Arial" w:cs="Arial"/>
          <w:b/>
          <w:sz w:val="22"/>
        </w:rPr>
        <w:t xml:space="preserve">If </w:t>
      </w:r>
      <w:r w:rsidRPr="00DC741E">
        <w:rPr>
          <w:rFonts w:ascii="Arial" w:eastAsia="굴림" w:hAnsi="Arial" w:cs="Arial"/>
          <w:b/>
          <w:sz w:val="22"/>
        </w:rPr>
        <w:t xml:space="preserve">Ba046 </w:t>
      </w:r>
      <w:r w:rsidR="00AF0DD0" w:rsidRPr="00DC741E">
        <w:rPr>
          <w:rFonts w:ascii="Arial" w:eastAsia="굴림" w:hAnsi="Arial" w:cs="Arial"/>
          <w:b/>
          <w:sz w:val="22"/>
          <w:rPrChange w:id="318" w:author="Keis" w:date="2024-09-06T17:24:00Z">
            <w:rPr>
              <w:rFonts w:ascii="Arial" w:eastAsia="굴림" w:hAnsi="Arial" w:cs="Arial"/>
              <w:b/>
              <w:color w:val="FF0000"/>
              <w:sz w:val="22"/>
            </w:rPr>
          </w:rPrChange>
        </w:rPr>
        <w:t>&lt;</w:t>
      </w:r>
      <w:r w:rsidR="00245F05" w:rsidRPr="00DC741E">
        <w:rPr>
          <w:rFonts w:ascii="Arial" w:eastAsia="굴림" w:hAnsi="Arial" w:cs="Arial"/>
          <w:b/>
          <w:sz w:val="22"/>
          <w:rPrChange w:id="319" w:author="Keis" w:date="2024-09-06T17:24:00Z">
            <w:rPr>
              <w:rFonts w:ascii="Arial" w:eastAsia="굴림" w:hAnsi="Arial" w:cs="Arial"/>
              <w:b/>
              <w:color w:val="FF0000"/>
              <w:sz w:val="22"/>
            </w:rPr>
          </w:rPrChange>
        </w:rPr>
        <w:t>=</w:t>
      </w:r>
      <w:r w:rsidRPr="00DC741E">
        <w:rPr>
          <w:rFonts w:ascii="Arial" w:eastAsia="굴림" w:hAnsi="Arial" w:cs="Arial"/>
          <w:b/>
          <w:sz w:val="22"/>
        </w:rPr>
        <w:t xml:space="preserve"> (12 – Ba014</w:t>
      </w:r>
      <w:r w:rsidRPr="00125CFB">
        <w:rPr>
          <w:rFonts w:ascii="Arial" w:eastAsia="굴림" w:hAnsi="Arial" w:cs="Arial"/>
          <w:b/>
          <w:sz w:val="22"/>
        </w:rPr>
        <w:t>), do hard checking.</w:t>
      </w:r>
    </w:p>
    <w:p w14:paraId="1AAB7C58" w14:textId="77777777" w:rsidR="000026C7" w:rsidRPr="00125CFB" w:rsidRDefault="000026C7" w:rsidP="005D5299">
      <w:pPr>
        <w:wordWrap/>
        <w:spacing w:line="360" w:lineRule="auto"/>
        <w:rPr>
          <w:rFonts w:ascii="Arial" w:eastAsia="굴림" w:hAnsi="Arial" w:cs="Arial"/>
          <w:sz w:val="22"/>
        </w:rPr>
      </w:pPr>
    </w:p>
    <w:p w14:paraId="3FCE0194" w14:textId="153DBC3C" w:rsidR="00491DD1" w:rsidRPr="00125CFB" w:rsidRDefault="005A2D83" w:rsidP="000026C7">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Ba04</w:t>
      </w:r>
      <w:r w:rsidR="000026C7" w:rsidRPr="00125CFB">
        <w:rPr>
          <w:rFonts w:ascii="Arial" w:eastAsia="굴림" w:hAnsi="Arial" w:cs="Arial"/>
          <w:sz w:val="22"/>
        </w:rPr>
        <w:t>6</w:t>
      </w:r>
      <w:r w:rsidR="005D5299" w:rsidRPr="00125CFB">
        <w:rPr>
          <w:rFonts w:ascii="Arial" w:eastAsia="굴림" w:hAnsi="Arial" w:cs="Arial"/>
          <w:sz w:val="22"/>
        </w:rPr>
        <w:t>.</w:t>
      </w:r>
      <w:r w:rsidR="00491DD1" w:rsidRPr="00125CFB">
        <w:rPr>
          <w:rFonts w:ascii="Arial" w:eastAsia="굴림" w:hAnsi="Arial" w:cs="Arial"/>
          <w:sz w:val="22"/>
        </w:rPr>
        <w:t xml:space="preserve"> </w:t>
      </w:r>
      <w:r w:rsidR="000026C7" w:rsidRPr="00125CFB">
        <w:rPr>
          <w:rFonts w:ascii="Arial" w:eastAsia="굴림" w:hAnsi="Arial" w:cs="Arial"/>
          <w:kern w:val="0"/>
          <w:sz w:val="22"/>
        </w:rPr>
        <w:t xml:space="preserve">[Not live </w:t>
      </w:r>
      <w:proofErr w:type="spellStart"/>
      <w:r w:rsidR="000026C7" w:rsidRPr="00125CFB">
        <w:rPr>
          <w:rFonts w:ascii="Arial" w:eastAsia="굴림" w:hAnsi="Arial" w:cs="Arial"/>
          <w:kern w:val="0"/>
          <w:sz w:val="22"/>
        </w:rPr>
        <w:t>together_Offer</w:t>
      </w:r>
      <w:proofErr w:type="spellEnd"/>
      <w:r w:rsidR="000026C7" w:rsidRPr="00125CFB">
        <w:rPr>
          <w:rFonts w:ascii="Arial" w:eastAsia="굴림" w:hAnsi="Arial" w:cs="Arial"/>
          <w:kern w:val="0"/>
          <w:sz w:val="22"/>
        </w:rPr>
        <w:t xml:space="preserve"> of regular financial </w:t>
      </w:r>
      <w:proofErr w:type="gramStart"/>
      <w:r w:rsidR="000026C7" w:rsidRPr="00125CFB">
        <w:rPr>
          <w:rFonts w:ascii="Arial" w:eastAsia="굴림" w:hAnsi="Arial" w:cs="Arial"/>
          <w:kern w:val="0"/>
          <w:sz w:val="22"/>
        </w:rPr>
        <w:t xml:space="preserve">support]  </w:t>
      </w:r>
      <w:r w:rsidR="007E3A27" w:rsidRPr="00125CFB">
        <w:rPr>
          <w:rFonts w:ascii="Arial" w:eastAsia="굴림" w:hAnsi="Arial" w:cs="Arial"/>
          <w:kern w:val="0"/>
          <w:sz w:val="22"/>
        </w:rPr>
        <w:t>How</w:t>
      </w:r>
      <w:proofErr w:type="gramEnd"/>
      <w:r w:rsidR="007E3A27" w:rsidRPr="00125CFB">
        <w:rPr>
          <w:rFonts w:ascii="Arial" w:eastAsia="굴림" w:hAnsi="Arial" w:cs="Arial"/>
          <w:kern w:val="0"/>
          <w:sz w:val="22"/>
        </w:rPr>
        <w:t xml:space="preserve"> m</w:t>
      </w:r>
      <w:r w:rsidR="000026C7" w:rsidRPr="00125CFB">
        <w:rPr>
          <w:rFonts w:ascii="Arial" w:eastAsia="굴림" w:hAnsi="Arial" w:cs="Arial"/>
          <w:kern w:val="0"/>
          <w:sz w:val="22"/>
        </w:rPr>
        <w:t>a</w:t>
      </w:r>
      <w:r w:rsidR="007E3A27" w:rsidRPr="00125CFB">
        <w:rPr>
          <w:rFonts w:ascii="Arial" w:eastAsia="굴림" w:hAnsi="Arial" w:cs="Arial"/>
          <w:kern w:val="0"/>
          <w:sz w:val="22"/>
        </w:rPr>
        <w:t>n</w:t>
      </w:r>
      <w:r w:rsidR="000026C7" w:rsidRPr="00125CFB">
        <w:rPr>
          <w:rFonts w:ascii="Arial" w:eastAsia="굴림" w:hAnsi="Arial" w:cs="Arial"/>
          <w:kern w:val="0"/>
          <w:sz w:val="22"/>
        </w:rPr>
        <w:t>y</w:t>
      </w:r>
      <w:r w:rsidR="00491DD1" w:rsidRPr="00125CFB">
        <w:rPr>
          <w:rFonts w:ascii="Arial" w:eastAsia="굴림" w:hAnsi="Arial" w:cs="Arial"/>
          <w:sz w:val="22"/>
        </w:rPr>
        <w:t xml:space="preserve"> month(s) did you </w:t>
      </w:r>
      <w:r w:rsidR="00F37B18" w:rsidRPr="00125CFB">
        <w:rPr>
          <w:rFonts w:ascii="Arial" w:eastAsia="굴림" w:hAnsi="Arial" w:cs="Arial"/>
          <w:sz w:val="22"/>
        </w:rPr>
        <w:t>give</w:t>
      </w:r>
      <w:r w:rsidR="00491DD1" w:rsidRPr="00125CFB">
        <w:rPr>
          <w:rFonts w:ascii="Arial" w:eastAsia="굴림" w:hAnsi="Arial" w:cs="Arial"/>
          <w:sz w:val="22"/>
        </w:rPr>
        <w:t xml:space="preserve"> any financial support </w:t>
      </w:r>
      <w:r w:rsidR="00B4475C" w:rsidRPr="00125CFB">
        <w:rPr>
          <w:rFonts w:ascii="Arial" w:eastAsia="굴림" w:hAnsi="Arial" w:cs="Arial"/>
          <w:sz w:val="22"/>
        </w:rPr>
        <w:t>to</w:t>
      </w:r>
      <w:r w:rsidR="00491DD1" w:rsidRPr="00125CFB">
        <w:rPr>
          <w:rFonts w:ascii="Arial" w:eastAsia="굴림" w:hAnsi="Arial" w:cs="Arial"/>
          <w:sz w:val="22"/>
        </w:rPr>
        <w:t xml:space="preserve"> [child’s name] in the last calendar year (</w:t>
      </w:r>
      <w:del w:id="320" w:author="Keis" w:date="2024-09-06T10:18:00Z">
        <w:r w:rsidR="006A63AB" w:rsidRPr="00624C57" w:rsidDel="009F27DD">
          <w:rPr>
            <w:rFonts w:ascii="Arial" w:eastAsia="굴림" w:hAnsi="Arial" w:cs="Arial" w:hint="eastAsia"/>
            <w:color w:val="FF0000"/>
            <w:sz w:val="22"/>
          </w:rPr>
          <w:delText>2019</w:delText>
        </w:r>
      </w:del>
      <w:ins w:id="321" w:author="Keis" w:date="2024-09-06T10:18:00Z">
        <w:r w:rsidR="009F27DD" w:rsidRPr="009F27DD">
          <w:rPr>
            <w:rFonts w:ascii="Arial" w:eastAsia="굴림" w:hAnsi="Arial" w:cs="Arial" w:hint="eastAsia"/>
            <w:color w:val="00B050"/>
            <w:sz w:val="22"/>
          </w:rPr>
          <w:t>2021</w:t>
        </w:r>
      </w:ins>
      <w:r w:rsidR="000026C7" w:rsidRPr="00125CFB">
        <w:rPr>
          <w:rFonts w:ascii="Arial" w:eastAsia="굴림" w:hAnsi="Arial" w:cs="Arial"/>
          <w:sz w:val="22"/>
        </w:rPr>
        <w:t>)?</w:t>
      </w:r>
    </w:p>
    <w:p w14:paraId="5D1F5ACA" w14:textId="7C6B1732" w:rsidR="00E440AF" w:rsidRPr="00125CFB" w:rsidRDefault="00E440AF" w:rsidP="00E440AF">
      <w:pPr>
        <w:wordWrap/>
        <w:spacing w:line="360" w:lineRule="auto"/>
        <w:rPr>
          <w:rFonts w:ascii="Arial" w:eastAsia="굴림" w:hAnsi="Arial" w:cs="Arial"/>
          <w:sz w:val="22"/>
        </w:rPr>
      </w:pPr>
      <w:r w:rsidRPr="00125CFB">
        <w:rPr>
          <w:rFonts w:ascii="Arial" w:eastAsia="굴림" w:hAnsi="Arial" w:cs="Arial"/>
          <w:sz w:val="22"/>
        </w:rPr>
        <w:lastRenderedPageBreak/>
        <w:t xml:space="preserve">[IWER: If you alternated between co-residing and not co-residing in </w:t>
      </w:r>
      <w:del w:id="322" w:author="Keis" w:date="2024-09-06T10:18:00Z">
        <w:r w:rsidR="006A63AB" w:rsidRPr="00624C57" w:rsidDel="009F27DD">
          <w:rPr>
            <w:rFonts w:ascii="Arial" w:eastAsia="굴림" w:hAnsi="Arial" w:cs="Arial" w:hint="eastAsia"/>
            <w:color w:val="FF0000"/>
            <w:sz w:val="22"/>
          </w:rPr>
          <w:delText>2019</w:delText>
        </w:r>
      </w:del>
      <w:ins w:id="323"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 xml:space="preserve">, please consider only the financial support you </w:t>
      </w:r>
      <w:r w:rsidR="00CE38A2" w:rsidRPr="00125CFB">
        <w:rPr>
          <w:rFonts w:ascii="Arial" w:eastAsia="굴림" w:hAnsi="Arial" w:cs="Arial"/>
          <w:sz w:val="22"/>
        </w:rPr>
        <w:t>offered</w:t>
      </w:r>
      <w:r w:rsidRPr="00125CFB">
        <w:rPr>
          <w:rFonts w:ascii="Arial" w:eastAsia="굴림" w:hAnsi="Arial" w:cs="Arial"/>
          <w:sz w:val="22"/>
        </w:rPr>
        <w:t xml:space="preserve"> while you did not live together] </w:t>
      </w:r>
    </w:p>
    <w:p w14:paraId="16EAD0ED" w14:textId="77777777" w:rsidR="00E440AF" w:rsidRPr="00125CFB" w:rsidRDefault="00E440AF" w:rsidP="00E440AF">
      <w:pPr>
        <w:wordWrap/>
        <w:spacing w:line="360" w:lineRule="auto"/>
        <w:rPr>
          <w:rFonts w:ascii="Arial" w:eastAsia="굴림" w:hAnsi="Arial" w:cs="Arial"/>
          <w:kern w:val="0"/>
          <w:sz w:val="22"/>
        </w:rPr>
      </w:pPr>
      <w:r w:rsidRPr="00125CFB">
        <w:rPr>
          <w:rFonts w:ascii="Arial" w:eastAsia="굴림" w:hAnsi="Arial" w:cs="Arial"/>
          <w:kern w:val="0"/>
          <w:sz w:val="22"/>
        </w:rPr>
        <w:tab/>
        <w:t>_______________________________ months [Range: 0~12]</w:t>
      </w:r>
    </w:p>
    <w:p w14:paraId="495DC9E5" w14:textId="77777777" w:rsidR="00E77E10" w:rsidRPr="00125CFB" w:rsidRDefault="00E77E10" w:rsidP="00E77E10">
      <w:pPr>
        <w:pStyle w:val="a6"/>
        <w:wordWrap/>
        <w:spacing w:line="360" w:lineRule="auto"/>
        <w:ind w:leftChars="0"/>
        <w:rPr>
          <w:rFonts w:ascii="Arial" w:eastAsia="굴림" w:hAnsi="Arial" w:cs="Arial"/>
          <w:b/>
          <w:sz w:val="22"/>
        </w:rPr>
      </w:pPr>
    </w:p>
    <w:p w14:paraId="2E174011" w14:textId="3365CB5B" w:rsidR="00977BA6" w:rsidRPr="00125CFB" w:rsidRDefault="005D5299" w:rsidP="00977BA6">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Ba04</w:t>
      </w:r>
      <w:r w:rsidR="00A62D70" w:rsidRPr="00125CFB">
        <w:rPr>
          <w:rFonts w:ascii="Arial" w:eastAsia="굴림" w:hAnsi="Arial" w:cs="Arial"/>
          <w:sz w:val="22"/>
        </w:rPr>
        <w:t>7</w:t>
      </w:r>
      <w:r w:rsidRPr="00125CFB">
        <w:rPr>
          <w:rFonts w:ascii="Arial" w:eastAsia="굴림" w:hAnsi="Arial" w:cs="Arial"/>
          <w:sz w:val="22"/>
        </w:rPr>
        <w:t xml:space="preserve">. </w:t>
      </w:r>
      <w:r w:rsidR="00977BA6" w:rsidRPr="00125CFB">
        <w:rPr>
          <w:rFonts w:ascii="Arial" w:eastAsia="굴림" w:hAnsi="Arial" w:cs="Arial"/>
          <w:kern w:val="0"/>
          <w:sz w:val="22"/>
        </w:rPr>
        <w:t>[Not live together_</w:t>
      </w:r>
      <w:r w:rsidR="00977BA6" w:rsidRPr="00125CFB">
        <w:rPr>
          <w:rFonts w:ascii="Arial" w:eastAsia="굴림" w:hAnsi="Arial" w:cs="Arial"/>
          <w:sz w:val="22"/>
        </w:rPr>
        <w:t xml:space="preserve"> Offer of</w:t>
      </w:r>
      <w:r w:rsidR="00977BA6" w:rsidRPr="00125CFB">
        <w:rPr>
          <w:rFonts w:ascii="Arial" w:eastAsia="굴림" w:hAnsi="Arial" w:cs="Arial"/>
          <w:kern w:val="0"/>
          <w:sz w:val="22"/>
        </w:rPr>
        <w:t xml:space="preserve"> occasional financial support] </w:t>
      </w:r>
      <w:r w:rsidR="00977BA6" w:rsidRPr="00125CFB">
        <w:rPr>
          <w:rFonts w:ascii="Arial" w:eastAsia="굴림" w:hAnsi="Arial" w:cs="Arial"/>
          <w:sz w:val="22"/>
        </w:rPr>
        <w:t>In the last calendar year (</w:t>
      </w:r>
      <w:del w:id="324" w:author="Keis" w:date="2024-09-06T10:18:00Z">
        <w:r w:rsidR="006A63AB" w:rsidRPr="00624C57" w:rsidDel="009F27DD">
          <w:rPr>
            <w:rFonts w:ascii="Arial" w:eastAsia="굴림" w:hAnsi="Arial" w:cs="Arial" w:hint="eastAsia"/>
            <w:color w:val="FF0000"/>
            <w:sz w:val="22"/>
          </w:rPr>
          <w:delText>2019</w:delText>
        </w:r>
      </w:del>
      <w:ins w:id="325" w:author="Keis" w:date="2024-09-06T10:18:00Z">
        <w:r w:rsidR="009F27DD" w:rsidRPr="009F27DD">
          <w:rPr>
            <w:rFonts w:ascii="Arial" w:eastAsia="굴림" w:hAnsi="Arial" w:cs="Arial" w:hint="eastAsia"/>
            <w:color w:val="00B050"/>
            <w:sz w:val="22"/>
          </w:rPr>
          <w:t>2021</w:t>
        </w:r>
      </w:ins>
      <w:r w:rsidR="00977BA6" w:rsidRPr="00125CFB">
        <w:rPr>
          <w:rFonts w:ascii="Arial" w:eastAsia="굴림" w:hAnsi="Arial" w:cs="Arial"/>
          <w:sz w:val="22"/>
        </w:rPr>
        <w:t>), while living separately did you and your spouse give to [child’s name] any occasional financial support such as pocket money, living expenses or medical expenses?</w:t>
      </w:r>
    </w:p>
    <w:p w14:paraId="4D0198E7" w14:textId="77777777" w:rsidR="00977BA6" w:rsidRPr="001D19F6" w:rsidRDefault="00977BA6" w:rsidP="00D12299">
      <w:pPr>
        <w:pStyle w:val="a6"/>
        <w:numPr>
          <w:ilvl w:val="0"/>
          <w:numId w:val="1196"/>
        </w:numPr>
        <w:tabs>
          <w:tab w:val="left" w:pos="4538"/>
          <w:tab w:val="left" w:pos="5134"/>
        </w:tabs>
        <w:wordWrap/>
        <w:spacing w:line="360" w:lineRule="auto"/>
        <w:ind w:leftChars="0"/>
        <w:rPr>
          <w:rFonts w:ascii="Arial" w:eastAsia="굴림" w:hAnsi="Arial" w:cs="Arial"/>
          <w:sz w:val="22"/>
        </w:rPr>
      </w:pPr>
      <w:r w:rsidRPr="00125CFB">
        <w:rPr>
          <w:rFonts w:ascii="Arial" w:eastAsia="굴림" w:hAnsi="Arial" w:cs="Arial"/>
          <w:sz w:val="22"/>
        </w:rPr>
        <w:t>Yes →Go to Ba048</w:t>
      </w:r>
      <w:r w:rsidRPr="00125CFB">
        <w:rPr>
          <w:rFonts w:ascii="Arial" w:eastAsia="굴림" w:hAnsi="Arial" w:cs="Arial"/>
          <w:sz w:val="22"/>
        </w:rPr>
        <w:tab/>
      </w:r>
      <w:r w:rsidRPr="00125CFB">
        <w:rPr>
          <w:rFonts w:ascii="Arial" w:eastAsia="굴림" w:hAnsi="Arial" w:cs="Arial"/>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Pr="00125CFB">
        <w:rPr>
          <w:rFonts w:ascii="Arial" w:eastAsia="굴림" w:hAnsi="Arial" w:cs="Arial"/>
          <w:kern w:val="0"/>
          <w:sz w:val="22"/>
        </w:rPr>
        <w:t>→Go to Ba054</w:t>
      </w:r>
      <w:r w:rsidRPr="00125CFB">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1D19F6" w14:paraId="4C0A7652" w14:textId="77777777" w:rsidTr="00C8133A">
        <w:tc>
          <w:tcPr>
            <w:tcW w:w="9356" w:type="dxa"/>
          </w:tcPr>
          <w:p w14:paraId="5153AFC2" w14:textId="77777777" w:rsidR="00977BA6" w:rsidRPr="001D19F6" w:rsidRDefault="00977BA6" w:rsidP="00C8133A">
            <w:pPr>
              <w:wordWrap/>
              <w:spacing w:before="240"/>
              <w:rPr>
                <w:rFonts w:ascii="Arial" w:eastAsia="굴림" w:hAnsi="Arial" w:cs="Arial"/>
                <w:b/>
                <w:szCs w:val="20"/>
              </w:rPr>
            </w:pPr>
            <w:r w:rsidRPr="001D19F6">
              <w:rPr>
                <w:rFonts w:ascii="Arial" w:eastAsia="굴림" w:hAnsi="Arial" w:cs="Arial"/>
                <w:b/>
                <w:szCs w:val="20"/>
              </w:rPr>
              <w:t>[</w:t>
            </w:r>
            <w:r w:rsidRPr="001D19F6">
              <w:rPr>
                <w:rFonts w:ascii="Arial" w:eastAsia="굴림" w:hAnsi="Arial" w:cs="Arial"/>
                <w:szCs w:val="20"/>
              </w:rPr>
              <w:t>IWER</w:t>
            </w:r>
            <w:r w:rsidRPr="001D19F6">
              <w:rPr>
                <w:rFonts w:ascii="Arial" w:eastAsia="굴림" w:hAnsi="Arial" w:cs="Arial"/>
                <w:b/>
                <w:szCs w:val="20"/>
              </w:rPr>
              <w:t xml:space="preserve">] </w:t>
            </w:r>
          </w:p>
          <w:p w14:paraId="128A7727" w14:textId="77777777" w:rsidR="00977BA6" w:rsidRPr="001D19F6" w:rsidRDefault="00977BA6" w:rsidP="008F3943">
            <w:pPr>
              <w:wordWrap/>
              <w:ind w:left="196" w:hangingChars="100" w:hanging="196"/>
              <w:rPr>
                <w:rFonts w:ascii="Arial" w:eastAsia="굴림" w:hAnsi="Arial" w:cs="Arial"/>
                <w:b/>
                <w:szCs w:val="20"/>
              </w:rPr>
            </w:pPr>
            <w:r w:rsidRPr="001D19F6">
              <w:rPr>
                <w:rFonts w:ascii="Arial" w:eastAsia="굴림" w:hAnsi="Arial" w:cs="Arial"/>
                <w:b/>
                <w:szCs w:val="20"/>
              </w:rPr>
              <w:t>&lt;Regular support/ occasional support&gt;</w:t>
            </w:r>
          </w:p>
          <w:p w14:paraId="6509C631" w14:textId="77777777" w:rsidR="00977BA6" w:rsidRPr="001D19F6" w:rsidRDefault="00977BA6"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Regular support: monetary transfer regularly repeated in a certain time interval (e.g. each month, every two months) </w:t>
            </w:r>
          </w:p>
          <w:p w14:paraId="43053A64" w14:textId="77777777" w:rsidR="00977BA6" w:rsidRPr="001D19F6" w:rsidRDefault="00977BA6"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Occasional support: monetary transfer irregularly occurred </w:t>
            </w:r>
            <w:r w:rsidR="0052190D" w:rsidRPr="001D19F6">
              <w:rPr>
                <w:rFonts w:ascii="Arial" w:eastAsia="굴림" w:hAnsi="Arial" w:cs="Arial"/>
                <w:szCs w:val="20"/>
              </w:rPr>
              <w:t>exc</w:t>
            </w:r>
            <w:r w:rsidRPr="001D19F6">
              <w:rPr>
                <w:rFonts w:ascii="Arial" w:eastAsia="굴림" w:hAnsi="Arial" w:cs="Arial"/>
                <w:szCs w:val="20"/>
              </w:rPr>
              <w:t xml:space="preserve">ept birthday allowance or holiday allowances (e.g. paying for medical bills, schooling, occasional allowances) </w:t>
            </w:r>
          </w:p>
          <w:p w14:paraId="3A9DDA15" w14:textId="77777777" w:rsidR="00977BA6" w:rsidRPr="001D19F6" w:rsidRDefault="00977BA6"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54C4239B" w14:textId="77777777" w:rsidR="00977BA6" w:rsidRPr="001D19F6" w:rsidRDefault="00977BA6" w:rsidP="002D0E30">
            <w:pPr>
              <w:pStyle w:val="a6"/>
              <w:numPr>
                <w:ilvl w:val="0"/>
                <w:numId w:val="65"/>
              </w:numPr>
              <w:wordWrap/>
              <w:ind w:leftChars="0"/>
              <w:rPr>
                <w:rFonts w:ascii="Arial" w:eastAsia="굴림" w:hAnsi="Arial" w:cs="Arial"/>
                <w:szCs w:val="20"/>
              </w:rPr>
            </w:pPr>
            <w:r w:rsidRPr="001D19F6">
              <w:rPr>
                <w:rFonts w:ascii="Arial" w:eastAsia="굴림" w:hAnsi="Arial" w:cs="Arial"/>
                <w:szCs w:val="20"/>
              </w:rPr>
              <w:t>Financial support: receiving cash or helping pay bills, or covering specific costs for medical care, insurance, schooling, down payment for a home or rent, etc.</w:t>
            </w:r>
          </w:p>
          <w:p w14:paraId="0396D232" w14:textId="77777777" w:rsidR="00977BA6" w:rsidRPr="001D19F6" w:rsidRDefault="00977BA6" w:rsidP="002D0E30">
            <w:pPr>
              <w:pStyle w:val="a6"/>
              <w:numPr>
                <w:ilvl w:val="0"/>
                <w:numId w:val="65"/>
              </w:numPr>
              <w:wordWrap/>
              <w:spacing w:after="240"/>
              <w:ind w:leftChars="0"/>
              <w:rPr>
                <w:rFonts w:ascii="Arial" w:eastAsia="굴림" w:hAnsi="Arial" w:cs="Arial"/>
                <w:sz w:val="22"/>
              </w:rPr>
            </w:pPr>
            <w:r w:rsidRPr="001D19F6">
              <w:rPr>
                <w:rFonts w:ascii="Arial" w:eastAsia="굴림" w:hAnsi="Arial" w:cs="Arial"/>
                <w:szCs w:val="20"/>
              </w:rPr>
              <w:t>Non-financial support: gifts or goods (e.g. food, clothes etc.) received</w:t>
            </w:r>
            <w:r w:rsidRPr="001D19F6">
              <w:rPr>
                <w:rFonts w:ascii="Arial" w:eastAsia="굴림" w:hAnsi="Arial" w:cs="Arial"/>
                <w:sz w:val="22"/>
              </w:rPr>
              <w:t xml:space="preserve"> </w:t>
            </w:r>
          </w:p>
        </w:tc>
      </w:tr>
    </w:tbl>
    <w:p w14:paraId="4869FD6F" w14:textId="77777777" w:rsidR="00977BA6" w:rsidRPr="001D19F6" w:rsidRDefault="00977BA6" w:rsidP="00977BA6">
      <w:pPr>
        <w:wordWrap/>
        <w:spacing w:line="360" w:lineRule="auto"/>
        <w:rPr>
          <w:rFonts w:ascii="Arial" w:eastAsia="굴림" w:hAnsi="Arial" w:cs="Arial"/>
          <w:sz w:val="22"/>
        </w:rPr>
      </w:pPr>
    </w:p>
    <w:p w14:paraId="252C5668" w14:textId="63373501" w:rsidR="00977BA6" w:rsidRPr="00125CFB" w:rsidRDefault="00977BA6" w:rsidP="00977BA6">
      <w:pPr>
        <w:wordWrap/>
        <w:spacing w:line="360" w:lineRule="auto"/>
        <w:rPr>
          <w:rFonts w:ascii="Arial" w:eastAsia="굴림" w:hAnsi="Arial" w:cs="Arial"/>
          <w:sz w:val="22"/>
        </w:rPr>
      </w:pPr>
      <w:r w:rsidRPr="00125CFB">
        <w:rPr>
          <w:rFonts w:ascii="Arial" w:eastAsia="굴림" w:hAnsi="Arial" w:cs="Arial"/>
          <w:sz w:val="22"/>
        </w:rPr>
        <w:t>Ba048. [Not live together_</w:t>
      </w:r>
      <w:r w:rsidRPr="00125CFB">
        <w:rPr>
          <w:rFonts w:ascii="Arial" w:eastAsia="굴림" w:hAnsi="Arial" w:cs="Arial"/>
          <w:kern w:val="0"/>
          <w:sz w:val="22"/>
        </w:rPr>
        <w:t xml:space="preserve"> </w:t>
      </w:r>
      <w:r w:rsidRPr="00125CFB">
        <w:rPr>
          <w:rFonts w:ascii="Arial" w:eastAsia="굴림" w:hAnsi="Arial" w:cs="Arial"/>
          <w:sz w:val="22"/>
        </w:rPr>
        <w:t>Offer of</w:t>
      </w:r>
      <w:r w:rsidRPr="00125CFB">
        <w:rPr>
          <w:rFonts w:ascii="Arial" w:eastAsia="굴림" w:hAnsi="Arial" w:cs="Arial"/>
          <w:kern w:val="0"/>
          <w:sz w:val="22"/>
        </w:rPr>
        <w:t xml:space="preserve"> occasional </w:t>
      </w:r>
      <w:r w:rsidRPr="00125CFB">
        <w:rPr>
          <w:rFonts w:ascii="Arial" w:eastAsia="굴림" w:hAnsi="Arial" w:cs="Arial"/>
          <w:sz w:val="22"/>
        </w:rPr>
        <w:t xml:space="preserve">financial support] What was the monthly average amount of </w:t>
      </w:r>
      <w:r w:rsidRPr="00125CFB">
        <w:rPr>
          <w:rFonts w:ascii="Arial" w:eastAsia="굴림" w:hAnsi="Arial" w:cs="Arial"/>
          <w:kern w:val="0"/>
          <w:sz w:val="22"/>
        </w:rPr>
        <w:t xml:space="preserve">occasional </w:t>
      </w:r>
      <w:r w:rsidRPr="00125CFB">
        <w:rPr>
          <w:rFonts w:ascii="Arial" w:eastAsia="굴림" w:hAnsi="Arial" w:cs="Arial"/>
          <w:sz w:val="22"/>
        </w:rPr>
        <w:t>financial support such as pocket money, living expenses, medical expenses etc., that you gave to [child’s name] in the last calendar year (</w:t>
      </w:r>
      <w:del w:id="326" w:author="Keis" w:date="2024-09-06T10:18:00Z">
        <w:r w:rsidR="00AF0DD0" w:rsidRPr="00624C57" w:rsidDel="009F27DD">
          <w:rPr>
            <w:rFonts w:ascii="Arial" w:eastAsia="굴림" w:hAnsi="Arial" w:cs="Arial" w:hint="eastAsia"/>
            <w:color w:val="FF0000"/>
            <w:sz w:val="22"/>
          </w:rPr>
          <w:delText>2019</w:delText>
        </w:r>
      </w:del>
      <w:ins w:id="327"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w:t>
      </w:r>
    </w:p>
    <w:p w14:paraId="30FB8768" w14:textId="77777777" w:rsidR="00977BA6" w:rsidRPr="00125CFB" w:rsidRDefault="00977BA6" w:rsidP="00977BA6">
      <w:pPr>
        <w:wordWrap/>
        <w:spacing w:line="360" w:lineRule="auto"/>
        <w:rPr>
          <w:rFonts w:ascii="Arial" w:eastAsia="굴림" w:hAnsi="Arial" w:cs="Arial"/>
          <w:sz w:val="22"/>
        </w:rPr>
      </w:pPr>
      <w:r w:rsidRPr="00125CFB">
        <w:rPr>
          <w:rFonts w:ascii="Arial" w:eastAsia="굴림" w:hAnsi="Arial" w:cs="Arial"/>
          <w:sz w:val="22"/>
        </w:rPr>
        <w:t xml:space="preserve">[IWER: Please enter ‘100,000,000 Korean won (one hundred million won)’ first then, </w:t>
      </w:r>
      <w:proofErr w:type="gramStart"/>
      <w:r w:rsidRPr="00125CFB">
        <w:rPr>
          <w:rFonts w:ascii="Arial" w:eastAsia="굴림" w:hAnsi="Arial" w:cs="Arial"/>
          <w:sz w:val="22"/>
        </w:rPr>
        <w:t>enter ’</w:t>
      </w:r>
      <w:proofErr w:type="gramEnd"/>
      <w:r w:rsidRPr="00125CFB">
        <w:rPr>
          <w:rFonts w:ascii="Arial" w:eastAsia="굴림" w:hAnsi="Arial" w:cs="Arial"/>
          <w:sz w:val="22"/>
        </w:rPr>
        <w:t>10,000 Korean won (MW)’.]</w:t>
      </w:r>
    </w:p>
    <w:p w14:paraId="3C868064" w14:textId="77777777" w:rsidR="00977BA6" w:rsidRPr="00125CFB" w:rsidRDefault="00977BA6" w:rsidP="00977BA6">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sz w:val="22"/>
        </w:rPr>
      </w:pPr>
      <w:r w:rsidRPr="00125CFB">
        <w:rPr>
          <w:rFonts w:ascii="Arial" w:eastAsia="굴림" w:hAnsi="Arial" w:cs="Arial"/>
          <w:kern w:val="0"/>
          <w:sz w:val="22"/>
        </w:rPr>
        <w:tab/>
        <w:t>_______one hundred million won [Range: 1~9] _____MW [Range: 0 ~ 9997]</w:t>
      </w:r>
      <w:r w:rsidRPr="00125CFB">
        <w:rPr>
          <w:rFonts w:ascii="Arial" w:eastAsia="굴림" w:hAnsi="Arial" w:cs="Arial"/>
          <w:sz w:val="22"/>
        </w:rPr>
        <w:tab/>
      </w:r>
    </w:p>
    <w:p w14:paraId="0EF84D7B" w14:textId="77777777" w:rsidR="00977BA6" w:rsidRPr="00125CFB" w:rsidRDefault="00977BA6" w:rsidP="00977BA6">
      <w:pPr>
        <w:wordWrap/>
        <w:spacing w:line="360" w:lineRule="auto"/>
        <w:rPr>
          <w:rFonts w:ascii="Arial" w:eastAsia="굴림" w:hAnsi="Arial" w:cs="Arial"/>
          <w:sz w:val="22"/>
        </w:rPr>
      </w:pPr>
      <w:r w:rsidRPr="00125CFB">
        <w:rPr>
          <w:rFonts w:ascii="Arial" w:eastAsia="굴림" w:hAnsi="Arial" w:cs="Arial"/>
          <w:sz w:val="22"/>
        </w:rPr>
        <w:tab/>
        <w:t>Don’t know →Go to Ba049~Ba053 unfolding</w:t>
      </w:r>
    </w:p>
    <w:p w14:paraId="66C1104B" w14:textId="77777777" w:rsidR="00977BA6" w:rsidRPr="00125CFB" w:rsidRDefault="00977BA6" w:rsidP="00977BA6">
      <w:pPr>
        <w:wordWrap/>
        <w:spacing w:line="360" w:lineRule="auto"/>
        <w:ind w:firstLine="800"/>
        <w:rPr>
          <w:rFonts w:ascii="Arial" w:eastAsia="굴림" w:hAnsi="Arial" w:cs="Arial"/>
          <w:sz w:val="22"/>
        </w:rPr>
      </w:pPr>
      <w:r w:rsidRPr="00125CFB">
        <w:rPr>
          <w:rFonts w:ascii="Arial" w:eastAsia="굴림" w:hAnsi="Arial" w:cs="Arial"/>
          <w:sz w:val="22"/>
        </w:rPr>
        <w:t>Refuse to answer →Go to Ba049~Ba053 unfolding</w:t>
      </w:r>
    </w:p>
    <w:p w14:paraId="179AF852" w14:textId="77777777" w:rsidR="00BB08A7" w:rsidRPr="00125CFB" w:rsidRDefault="00BB08A7" w:rsidP="005D5299">
      <w:pPr>
        <w:wordWrap/>
        <w:spacing w:line="360" w:lineRule="auto"/>
        <w:rPr>
          <w:rFonts w:ascii="Arial" w:eastAsia="굴림" w:hAnsi="Arial" w:cs="Arial"/>
          <w:sz w:val="22"/>
        </w:rPr>
      </w:pPr>
    </w:p>
    <w:p w14:paraId="2F352AEC" w14:textId="77777777" w:rsidR="005D5299" w:rsidRPr="00125CFB" w:rsidRDefault="005D5299" w:rsidP="005D5299">
      <w:pPr>
        <w:wordWrap/>
        <w:spacing w:line="360" w:lineRule="auto"/>
        <w:rPr>
          <w:rFonts w:ascii="Arial" w:eastAsia="굴림" w:hAnsi="Arial" w:cs="Arial"/>
          <w:b/>
          <w:sz w:val="22"/>
        </w:rPr>
      </w:pPr>
      <w:r w:rsidRPr="00125CFB">
        <w:rPr>
          <w:rFonts w:ascii="Arial" w:eastAsia="굴림" w:hAnsi="Arial" w:cs="Arial"/>
          <w:b/>
          <w:sz w:val="22"/>
        </w:rPr>
        <w:t>&lt; Ba0</w:t>
      </w:r>
      <w:r w:rsidR="00977BA6" w:rsidRPr="00125CFB">
        <w:rPr>
          <w:rFonts w:ascii="Arial" w:eastAsia="굴림" w:hAnsi="Arial" w:cs="Arial"/>
          <w:b/>
          <w:sz w:val="22"/>
        </w:rPr>
        <w:t>49</w:t>
      </w:r>
      <w:r w:rsidRPr="00125CFB">
        <w:rPr>
          <w:rFonts w:ascii="Arial" w:eastAsia="굴림" w:hAnsi="Arial" w:cs="Arial"/>
          <w:b/>
          <w:sz w:val="22"/>
        </w:rPr>
        <w:t>~Ba05</w:t>
      </w:r>
      <w:r w:rsidR="00977BA6" w:rsidRPr="00125CFB">
        <w:rPr>
          <w:rFonts w:ascii="Arial" w:eastAsia="굴림" w:hAnsi="Arial" w:cs="Arial"/>
          <w:b/>
          <w:sz w:val="22"/>
        </w:rPr>
        <w:t>3</w:t>
      </w:r>
      <w:r w:rsidRPr="00125CFB">
        <w:rPr>
          <w:rFonts w:ascii="Arial" w:eastAsia="굴림" w:hAnsi="Arial" w:cs="Arial"/>
          <w:b/>
          <w:sz w:val="22"/>
        </w:rPr>
        <w:t>. Unfolding bracket questions &gt;</w:t>
      </w:r>
    </w:p>
    <w:p w14:paraId="25BC5E00" w14:textId="77777777" w:rsidR="00033186" w:rsidRPr="00125CFB" w:rsidRDefault="00033186" w:rsidP="00033186">
      <w:pPr>
        <w:wordWrap/>
        <w:spacing w:line="360" w:lineRule="auto"/>
        <w:rPr>
          <w:rFonts w:ascii="Arial" w:eastAsia="굴림" w:hAnsi="Arial" w:cs="Arial"/>
          <w:sz w:val="22"/>
        </w:rPr>
      </w:pPr>
      <w:r w:rsidRPr="00125CFB">
        <w:rPr>
          <w:rFonts w:ascii="Arial" w:eastAsia="굴림" w:hAnsi="Arial" w:cs="Arial"/>
          <w:sz w:val="22"/>
        </w:rPr>
        <w:t>[IWER: Go back to Ba04</w:t>
      </w:r>
      <w:r w:rsidR="00977BA6" w:rsidRPr="00125CFB">
        <w:rPr>
          <w:rFonts w:ascii="Arial" w:eastAsia="굴림" w:hAnsi="Arial" w:cs="Arial"/>
          <w:sz w:val="22"/>
        </w:rPr>
        <w:t>8</w:t>
      </w:r>
      <w:r w:rsidRPr="00125CFB">
        <w:rPr>
          <w:rFonts w:ascii="Arial" w:eastAsia="굴림" w:hAnsi="Arial" w:cs="Arial"/>
          <w:sz w:val="22"/>
        </w:rPr>
        <w:t xml:space="preserve"> and record if R answers the amount during the interview.]</w:t>
      </w:r>
    </w:p>
    <w:p w14:paraId="466EFDAB"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Ba04</w:t>
      </w:r>
      <w:r w:rsidR="00977BA6" w:rsidRPr="00125CFB">
        <w:rPr>
          <w:rFonts w:ascii="Arial" w:eastAsia="굴림" w:hAnsi="Arial" w:cs="Arial"/>
          <w:sz w:val="22"/>
        </w:rPr>
        <w:t>9</w:t>
      </w:r>
      <w:r w:rsidRPr="00125CFB">
        <w:rPr>
          <w:rFonts w:ascii="Arial" w:eastAsia="굴림" w:hAnsi="Arial" w:cs="Arial"/>
          <w:sz w:val="22"/>
        </w:rPr>
        <w:t>. Did it amount to less than, about equal to or more than 100 MW (10,000 Korean won)?</w:t>
      </w:r>
    </w:p>
    <w:p w14:paraId="2B065088" w14:textId="77777777" w:rsidR="00C12C4F" w:rsidRPr="00125CFB" w:rsidRDefault="00C12C4F" w:rsidP="00F14BA4">
      <w:pPr>
        <w:pStyle w:val="a6"/>
        <w:numPr>
          <w:ilvl w:val="0"/>
          <w:numId w:val="985"/>
        </w:numPr>
        <w:wordWrap/>
        <w:spacing w:line="360" w:lineRule="auto"/>
        <w:ind w:leftChars="0"/>
        <w:rPr>
          <w:rFonts w:ascii="Arial" w:eastAsia="굴림" w:hAnsi="Arial" w:cs="Arial"/>
          <w:sz w:val="22"/>
        </w:rPr>
      </w:pPr>
      <w:r w:rsidRPr="00125CFB">
        <w:rPr>
          <w:rFonts w:ascii="Arial" w:eastAsia="굴림" w:hAnsi="Arial" w:cs="Arial"/>
          <w:sz w:val="22"/>
        </w:rPr>
        <w:t>Less than 100 MW</w:t>
      </w:r>
    </w:p>
    <w:p w14:paraId="2C4C28DB" w14:textId="77777777" w:rsidR="00C12C4F" w:rsidRPr="00125CFB" w:rsidRDefault="00C12C4F" w:rsidP="00F14BA4">
      <w:pPr>
        <w:pStyle w:val="a6"/>
        <w:numPr>
          <w:ilvl w:val="0"/>
          <w:numId w:val="986"/>
        </w:numPr>
        <w:wordWrap/>
        <w:spacing w:line="360" w:lineRule="auto"/>
        <w:ind w:leftChars="0"/>
        <w:rPr>
          <w:rFonts w:ascii="Arial" w:eastAsia="굴림" w:hAnsi="Arial" w:cs="Arial"/>
          <w:sz w:val="22"/>
        </w:rPr>
      </w:pPr>
      <w:r w:rsidRPr="00125CFB">
        <w:rPr>
          <w:rFonts w:ascii="Arial" w:eastAsia="굴림" w:hAnsi="Arial" w:cs="Arial"/>
          <w:sz w:val="22"/>
        </w:rPr>
        <w:t>About 100 MW</w:t>
      </w:r>
    </w:p>
    <w:p w14:paraId="00C81CEC" w14:textId="77777777" w:rsidR="00C12C4F" w:rsidRPr="00125CFB" w:rsidRDefault="00C12C4F" w:rsidP="00C12C4F">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Pr="00125CFB">
        <w:rPr>
          <w:rFonts w:ascii="Arial" w:eastAsia="굴림" w:hAnsi="Arial" w:cs="Arial"/>
          <w:sz w:val="16"/>
        </w:rPr>
        <w:t xml:space="preserve"> </w:t>
      </w:r>
      <w:r w:rsidRPr="00125CFB">
        <w:rPr>
          <w:rFonts w:ascii="Arial" w:eastAsia="굴림" w:hAnsi="Arial" w:cs="Arial"/>
          <w:sz w:val="22"/>
        </w:rPr>
        <w:t>More</w:t>
      </w:r>
      <w:proofErr w:type="gramEnd"/>
      <w:r w:rsidRPr="00125CFB">
        <w:rPr>
          <w:rFonts w:ascii="Arial" w:eastAsia="굴림" w:hAnsi="Arial" w:cs="Arial"/>
          <w:sz w:val="22"/>
        </w:rPr>
        <w:t xml:space="preserve"> than 100 MW</w:t>
      </w:r>
    </w:p>
    <w:p w14:paraId="180A4887" w14:textId="77777777" w:rsidR="005D5299" w:rsidRPr="00125CFB" w:rsidRDefault="005D5299" w:rsidP="005D5299">
      <w:pPr>
        <w:wordWrap/>
        <w:spacing w:line="360" w:lineRule="auto"/>
        <w:rPr>
          <w:rFonts w:ascii="Arial" w:eastAsia="굴림" w:hAnsi="Arial" w:cs="Arial"/>
          <w:sz w:val="22"/>
        </w:rPr>
      </w:pPr>
    </w:p>
    <w:p w14:paraId="5D8D1EC3"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w:t>
      </w:r>
      <w:r w:rsidR="00977BA6" w:rsidRPr="00125CFB">
        <w:rPr>
          <w:rFonts w:ascii="Arial" w:eastAsia="굴림" w:hAnsi="Arial" w:cs="Arial"/>
          <w:sz w:val="22"/>
        </w:rPr>
        <w:t>50</w:t>
      </w:r>
      <w:r w:rsidRPr="00125CFB">
        <w:rPr>
          <w:rFonts w:ascii="Arial" w:eastAsia="굴림" w:hAnsi="Arial" w:cs="Arial"/>
          <w:sz w:val="22"/>
        </w:rPr>
        <w:t>. Did it amount to less than, about equal to or more than 300 MW (10,000 Korean won)?</w:t>
      </w:r>
    </w:p>
    <w:p w14:paraId="09E1FB44" w14:textId="77777777" w:rsidR="00C12C4F" w:rsidRPr="00125CFB" w:rsidRDefault="00C12C4F" w:rsidP="00F14BA4">
      <w:pPr>
        <w:pStyle w:val="a6"/>
        <w:numPr>
          <w:ilvl w:val="0"/>
          <w:numId w:val="987"/>
        </w:numPr>
        <w:wordWrap/>
        <w:spacing w:line="360" w:lineRule="auto"/>
        <w:ind w:leftChars="0"/>
        <w:rPr>
          <w:rFonts w:ascii="Arial" w:eastAsia="굴림" w:hAnsi="Arial" w:cs="Arial"/>
          <w:sz w:val="22"/>
        </w:rPr>
      </w:pPr>
      <w:r w:rsidRPr="00125CFB">
        <w:rPr>
          <w:rFonts w:ascii="Arial" w:eastAsia="굴림" w:hAnsi="Arial" w:cs="Arial"/>
          <w:sz w:val="22"/>
        </w:rPr>
        <w:t>Less than 300 MW</w:t>
      </w:r>
    </w:p>
    <w:p w14:paraId="3D712862" w14:textId="77777777" w:rsidR="00C12C4F" w:rsidRPr="00125CFB" w:rsidRDefault="00C12C4F" w:rsidP="00F14BA4">
      <w:pPr>
        <w:pStyle w:val="a6"/>
        <w:numPr>
          <w:ilvl w:val="0"/>
          <w:numId w:val="988"/>
        </w:numPr>
        <w:wordWrap/>
        <w:spacing w:line="360" w:lineRule="auto"/>
        <w:ind w:leftChars="0"/>
        <w:rPr>
          <w:rFonts w:ascii="Arial" w:eastAsia="굴림" w:hAnsi="Arial" w:cs="Arial"/>
          <w:sz w:val="22"/>
        </w:rPr>
      </w:pPr>
      <w:r w:rsidRPr="00125CFB">
        <w:rPr>
          <w:rFonts w:ascii="Arial" w:eastAsia="굴림" w:hAnsi="Arial" w:cs="Arial"/>
          <w:sz w:val="22"/>
        </w:rPr>
        <w:t>About 300 MW</w:t>
      </w:r>
    </w:p>
    <w:p w14:paraId="392718C9" w14:textId="77777777" w:rsidR="00C12C4F" w:rsidRPr="00125CFB" w:rsidRDefault="00C12C4F" w:rsidP="00C12C4F">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lastRenderedPageBreak/>
        <w:t>⑤</w:t>
      </w:r>
      <w:r w:rsidRPr="00125CFB">
        <w:rPr>
          <w:rFonts w:ascii="Arial" w:eastAsia="굴림" w:hAnsi="Arial" w:cs="Arial"/>
          <w:sz w:val="22"/>
        </w:rPr>
        <w:t xml:space="preserve"> </w:t>
      </w:r>
      <w:r w:rsidRPr="00125CFB">
        <w:rPr>
          <w:rFonts w:ascii="Arial" w:eastAsia="굴림" w:hAnsi="Arial" w:cs="Arial"/>
          <w:sz w:val="16"/>
        </w:rPr>
        <w:t xml:space="preserve"> </w:t>
      </w:r>
      <w:r w:rsidRPr="00125CFB">
        <w:rPr>
          <w:rFonts w:ascii="Arial" w:eastAsia="굴림" w:hAnsi="Arial" w:cs="Arial"/>
          <w:sz w:val="22"/>
        </w:rPr>
        <w:t>More</w:t>
      </w:r>
      <w:proofErr w:type="gramEnd"/>
      <w:r w:rsidRPr="00125CFB">
        <w:rPr>
          <w:rFonts w:ascii="Arial" w:eastAsia="굴림" w:hAnsi="Arial" w:cs="Arial"/>
          <w:sz w:val="22"/>
        </w:rPr>
        <w:t xml:space="preserve"> than 300 MW</w:t>
      </w:r>
    </w:p>
    <w:p w14:paraId="2BEEA10D" w14:textId="77777777" w:rsidR="005D5299" w:rsidRPr="00125CFB" w:rsidRDefault="005D5299" w:rsidP="005D5299">
      <w:pPr>
        <w:wordWrap/>
        <w:spacing w:line="360" w:lineRule="auto"/>
        <w:rPr>
          <w:rFonts w:ascii="Arial" w:eastAsia="굴림" w:hAnsi="Arial" w:cs="Arial"/>
          <w:sz w:val="22"/>
        </w:rPr>
      </w:pPr>
    </w:p>
    <w:p w14:paraId="7CA534E1"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w:t>
      </w:r>
      <w:r w:rsidR="00977BA6" w:rsidRPr="00125CFB">
        <w:rPr>
          <w:rFonts w:ascii="Arial" w:eastAsia="굴림" w:hAnsi="Arial" w:cs="Arial"/>
          <w:sz w:val="22"/>
        </w:rPr>
        <w:t>51</w:t>
      </w:r>
      <w:r w:rsidRPr="00125CFB">
        <w:rPr>
          <w:rFonts w:ascii="Arial" w:eastAsia="굴림" w:hAnsi="Arial" w:cs="Arial"/>
          <w:sz w:val="22"/>
        </w:rPr>
        <w:t>. Did it amount to less than, about equal to or more than 500 MW (10,000 Korean won)?</w:t>
      </w:r>
    </w:p>
    <w:p w14:paraId="68EA8EAD" w14:textId="77777777" w:rsidR="00C12C4F" w:rsidRPr="00125CFB" w:rsidRDefault="00C12C4F" w:rsidP="00F14BA4">
      <w:pPr>
        <w:pStyle w:val="a6"/>
        <w:numPr>
          <w:ilvl w:val="0"/>
          <w:numId w:val="989"/>
        </w:numPr>
        <w:wordWrap/>
        <w:spacing w:line="360" w:lineRule="auto"/>
        <w:ind w:leftChars="0"/>
        <w:rPr>
          <w:rFonts w:ascii="Arial" w:eastAsia="굴림" w:hAnsi="Arial" w:cs="Arial"/>
          <w:sz w:val="22"/>
        </w:rPr>
      </w:pPr>
      <w:r w:rsidRPr="00125CFB">
        <w:rPr>
          <w:rFonts w:ascii="Arial" w:eastAsia="굴림" w:hAnsi="Arial" w:cs="Arial"/>
          <w:sz w:val="22"/>
        </w:rPr>
        <w:t>Less than 500 MW</w:t>
      </w:r>
    </w:p>
    <w:p w14:paraId="09707544" w14:textId="77777777" w:rsidR="00C12C4F" w:rsidRPr="00125CFB" w:rsidRDefault="00C12C4F" w:rsidP="00F14BA4">
      <w:pPr>
        <w:pStyle w:val="a6"/>
        <w:numPr>
          <w:ilvl w:val="0"/>
          <w:numId w:val="990"/>
        </w:numPr>
        <w:wordWrap/>
        <w:spacing w:line="360" w:lineRule="auto"/>
        <w:ind w:leftChars="0"/>
        <w:rPr>
          <w:rFonts w:ascii="Arial" w:eastAsia="굴림" w:hAnsi="Arial" w:cs="Arial"/>
          <w:sz w:val="22"/>
        </w:rPr>
      </w:pPr>
      <w:r w:rsidRPr="00125CFB">
        <w:rPr>
          <w:rFonts w:ascii="Arial" w:eastAsia="굴림" w:hAnsi="Arial" w:cs="Arial"/>
          <w:sz w:val="22"/>
        </w:rPr>
        <w:t>About 500 MW</w:t>
      </w:r>
    </w:p>
    <w:p w14:paraId="3A4F7331" w14:textId="77777777" w:rsidR="00C12C4F" w:rsidRPr="00125CFB" w:rsidRDefault="00C12C4F" w:rsidP="00F14BA4">
      <w:pPr>
        <w:pStyle w:val="a6"/>
        <w:numPr>
          <w:ilvl w:val="0"/>
          <w:numId w:val="991"/>
        </w:numPr>
        <w:wordWrap/>
        <w:spacing w:line="360" w:lineRule="auto"/>
        <w:ind w:leftChars="0"/>
        <w:rPr>
          <w:rFonts w:ascii="Arial" w:eastAsia="굴림" w:hAnsi="Arial" w:cs="Arial"/>
          <w:sz w:val="22"/>
        </w:rPr>
      </w:pPr>
      <w:r w:rsidRPr="00125CFB">
        <w:rPr>
          <w:rFonts w:ascii="Arial" w:eastAsia="굴림" w:hAnsi="Arial" w:cs="Arial"/>
          <w:sz w:val="22"/>
        </w:rPr>
        <w:t>More than 500 MW</w:t>
      </w:r>
    </w:p>
    <w:p w14:paraId="1502EF34" w14:textId="77777777" w:rsidR="005D5299" w:rsidRPr="00125CFB" w:rsidRDefault="005D5299" w:rsidP="005D5299">
      <w:pPr>
        <w:wordWrap/>
        <w:spacing w:line="360" w:lineRule="auto"/>
        <w:rPr>
          <w:rFonts w:ascii="Arial" w:eastAsia="굴림" w:hAnsi="Arial" w:cs="Arial"/>
          <w:sz w:val="22"/>
        </w:rPr>
      </w:pPr>
    </w:p>
    <w:p w14:paraId="2C9F4D8C"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w:t>
      </w:r>
      <w:r w:rsidR="00977BA6" w:rsidRPr="00125CFB">
        <w:rPr>
          <w:rFonts w:ascii="Arial" w:eastAsia="굴림" w:hAnsi="Arial" w:cs="Arial"/>
          <w:sz w:val="22"/>
        </w:rPr>
        <w:t>52</w:t>
      </w:r>
      <w:r w:rsidRPr="00125CFB">
        <w:rPr>
          <w:rFonts w:ascii="Arial" w:eastAsia="굴림" w:hAnsi="Arial" w:cs="Arial"/>
          <w:sz w:val="22"/>
        </w:rPr>
        <w:t>. Did it amount to less than, about equal to or more than 1,000 MW (10,000 Korean won)?</w:t>
      </w:r>
    </w:p>
    <w:p w14:paraId="766EBB6A" w14:textId="77777777" w:rsidR="00C12C4F" w:rsidRPr="00125CFB" w:rsidRDefault="00C12C4F" w:rsidP="00F14BA4">
      <w:pPr>
        <w:pStyle w:val="a6"/>
        <w:numPr>
          <w:ilvl w:val="0"/>
          <w:numId w:val="992"/>
        </w:numPr>
        <w:wordWrap/>
        <w:spacing w:line="360" w:lineRule="auto"/>
        <w:ind w:leftChars="0"/>
        <w:rPr>
          <w:rFonts w:ascii="Arial" w:eastAsia="굴림" w:hAnsi="Arial" w:cs="Arial"/>
          <w:sz w:val="22"/>
        </w:rPr>
      </w:pPr>
      <w:r w:rsidRPr="00125CFB">
        <w:rPr>
          <w:rFonts w:ascii="Arial" w:eastAsia="굴림" w:hAnsi="Arial" w:cs="Arial"/>
          <w:sz w:val="22"/>
        </w:rPr>
        <w:t>Less than 1,000 MW</w:t>
      </w:r>
    </w:p>
    <w:p w14:paraId="1118BD42" w14:textId="77777777" w:rsidR="00C12C4F" w:rsidRPr="00125CFB" w:rsidRDefault="00C12C4F" w:rsidP="00F14BA4">
      <w:pPr>
        <w:pStyle w:val="a6"/>
        <w:numPr>
          <w:ilvl w:val="0"/>
          <w:numId w:val="993"/>
        </w:numPr>
        <w:wordWrap/>
        <w:spacing w:line="360" w:lineRule="auto"/>
        <w:ind w:leftChars="0"/>
        <w:rPr>
          <w:rFonts w:ascii="Arial" w:eastAsia="굴림" w:hAnsi="Arial" w:cs="Arial"/>
          <w:sz w:val="22"/>
        </w:rPr>
      </w:pPr>
      <w:r w:rsidRPr="00125CFB">
        <w:rPr>
          <w:rFonts w:ascii="Arial" w:eastAsia="굴림" w:hAnsi="Arial" w:cs="Arial"/>
          <w:sz w:val="22"/>
        </w:rPr>
        <w:t>About 1,000 MW</w:t>
      </w:r>
    </w:p>
    <w:p w14:paraId="7D21483E" w14:textId="77777777" w:rsidR="00C12C4F" w:rsidRPr="00125CFB" w:rsidRDefault="00C12C4F" w:rsidP="00F14BA4">
      <w:pPr>
        <w:pStyle w:val="a6"/>
        <w:numPr>
          <w:ilvl w:val="0"/>
          <w:numId w:val="994"/>
        </w:numPr>
        <w:wordWrap/>
        <w:spacing w:line="360" w:lineRule="auto"/>
        <w:ind w:leftChars="0"/>
        <w:rPr>
          <w:rFonts w:ascii="Arial" w:eastAsia="굴림" w:hAnsi="Arial" w:cs="Arial"/>
          <w:sz w:val="22"/>
        </w:rPr>
      </w:pPr>
      <w:r w:rsidRPr="00125CFB">
        <w:rPr>
          <w:rFonts w:ascii="Arial" w:eastAsia="굴림" w:hAnsi="Arial" w:cs="Arial"/>
          <w:sz w:val="22"/>
        </w:rPr>
        <w:t>More than 1,000 MW</w:t>
      </w:r>
    </w:p>
    <w:p w14:paraId="00DD665E" w14:textId="77777777" w:rsidR="005D5299" w:rsidRPr="00125CFB" w:rsidRDefault="005D5299" w:rsidP="005D5299">
      <w:pPr>
        <w:wordWrap/>
        <w:spacing w:line="360" w:lineRule="auto"/>
        <w:rPr>
          <w:rFonts w:ascii="Arial" w:eastAsia="굴림" w:hAnsi="Arial" w:cs="Arial"/>
          <w:sz w:val="22"/>
        </w:rPr>
      </w:pPr>
    </w:p>
    <w:p w14:paraId="48ACD0BB"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w:t>
      </w:r>
      <w:r w:rsidR="00977BA6" w:rsidRPr="00125CFB">
        <w:rPr>
          <w:rFonts w:ascii="Arial" w:eastAsia="굴림" w:hAnsi="Arial" w:cs="Arial"/>
          <w:sz w:val="22"/>
        </w:rPr>
        <w:t>53</w:t>
      </w:r>
      <w:r w:rsidRPr="00125CFB">
        <w:rPr>
          <w:rFonts w:ascii="Arial" w:eastAsia="굴림" w:hAnsi="Arial" w:cs="Arial"/>
          <w:sz w:val="22"/>
        </w:rPr>
        <w:t>. Did it amount to less than, about equal to or more than 2,000 MW (10,000 Korean won)?</w:t>
      </w:r>
    </w:p>
    <w:p w14:paraId="28D072B3" w14:textId="77777777" w:rsidR="00C12C4F" w:rsidRPr="00125CFB" w:rsidRDefault="00C12C4F" w:rsidP="00F14BA4">
      <w:pPr>
        <w:pStyle w:val="a6"/>
        <w:numPr>
          <w:ilvl w:val="0"/>
          <w:numId w:val="995"/>
        </w:numPr>
        <w:wordWrap/>
        <w:spacing w:line="360" w:lineRule="auto"/>
        <w:ind w:leftChars="0"/>
        <w:rPr>
          <w:rFonts w:ascii="Arial" w:eastAsia="굴림" w:hAnsi="Arial" w:cs="Arial"/>
          <w:sz w:val="22"/>
        </w:rPr>
      </w:pPr>
      <w:r w:rsidRPr="00125CFB">
        <w:rPr>
          <w:rFonts w:ascii="Arial" w:eastAsia="굴림" w:hAnsi="Arial" w:cs="Arial"/>
          <w:sz w:val="22"/>
        </w:rPr>
        <w:t>Less than 2,000 MW</w:t>
      </w:r>
    </w:p>
    <w:p w14:paraId="5FCCF705" w14:textId="77777777" w:rsidR="00C12C4F" w:rsidRPr="00125CFB" w:rsidRDefault="00C12C4F" w:rsidP="00F14BA4">
      <w:pPr>
        <w:pStyle w:val="a6"/>
        <w:numPr>
          <w:ilvl w:val="0"/>
          <w:numId w:val="996"/>
        </w:numPr>
        <w:wordWrap/>
        <w:spacing w:line="360" w:lineRule="auto"/>
        <w:ind w:leftChars="0"/>
        <w:rPr>
          <w:rFonts w:ascii="Arial" w:eastAsia="굴림" w:hAnsi="Arial" w:cs="Arial"/>
          <w:sz w:val="22"/>
        </w:rPr>
      </w:pPr>
      <w:r w:rsidRPr="00125CFB">
        <w:rPr>
          <w:rFonts w:ascii="Arial" w:eastAsia="굴림" w:hAnsi="Arial" w:cs="Arial"/>
          <w:sz w:val="22"/>
        </w:rPr>
        <w:t>About 2,000 MW</w:t>
      </w:r>
    </w:p>
    <w:p w14:paraId="552D6B48" w14:textId="77777777" w:rsidR="00C12C4F" w:rsidRPr="00125CFB" w:rsidRDefault="00C12C4F" w:rsidP="00F14BA4">
      <w:pPr>
        <w:pStyle w:val="a6"/>
        <w:numPr>
          <w:ilvl w:val="0"/>
          <w:numId w:val="997"/>
        </w:numPr>
        <w:wordWrap/>
        <w:spacing w:line="360" w:lineRule="auto"/>
        <w:ind w:leftChars="0"/>
        <w:rPr>
          <w:rFonts w:ascii="Arial" w:eastAsia="굴림" w:hAnsi="Arial" w:cs="Arial"/>
          <w:sz w:val="22"/>
        </w:rPr>
      </w:pPr>
      <w:r w:rsidRPr="00125CFB">
        <w:rPr>
          <w:rFonts w:ascii="Arial" w:eastAsia="굴림" w:hAnsi="Arial" w:cs="Arial"/>
          <w:sz w:val="22"/>
        </w:rPr>
        <w:t>More than 2,000 MW</w:t>
      </w:r>
    </w:p>
    <w:p w14:paraId="4A799BA5" w14:textId="77777777" w:rsidR="00733733" w:rsidRPr="00125CFB" w:rsidRDefault="00733733" w:rsidP="005D5299">
      <w:pPr>
        <w:wordWrap/>
        <w:spacing w:line="360" w:lineRule="auto"/>
        <w:rPr>
          <w:rFonts w:ascii="Arial" w:eastAsia="굴림" w:hAnsi="Arial" w:cs="Arial"/>
          <w:b/>
          <w:sz w:val="22"/>
        </w:rPr>
      </w:pPr>
    </w:p>
    <w:p w14:paraId="3654F7C3" w14:textId="57F94420" w:rsidR="00977BA6" w:rsidRPr="00125CFB" w:rsidRDefault="00977BA6" w:rsidP="00977BA6">
      <w:pPr>
        <w:widowControl/>
        <w:wordWrap/>
        <w:autoSpaceDE/>
        <w:spacing w:line="360" w:lineRule="auto"/>
        <w:jc w:val="left"/>
        <w:rPr>
          <w:rFonts w:ascii="Arial" w:eastAsia="굴림" w:hAnsi="Arial" w:cs="Arial"/>
          <w:sz w:val="22"/>
        </w:rPr>
      </w:pPr>
      <w:r w:rsidRPr="00125CFB">
        <w:rPr>
          <w:rFonts w:ascii="Arial" w:eastAsia="굴림" w:hAnsi="Arial" w:cs="Arial"/>
          <w:sz w:val="22"/>
        </w:rPr>
        <w:t>Ba054</w:t>
      </w:r>
      <w:r w:rsidR="005D5299" w:rsidRPr="00125CFB">
        <w:rPr>
          <w:rFonts w:ascii="Arial" w:eastAsia="굴림" w:hAnsi="Arial" w:cs="Arial"/>
          <w:sz w:val="22"/>
        </w:rPr>
        <w:t>.</w:t>
      </w:r>
      <w:r w:rsidRPr="00125CFB">
        <w:rPr>
          <w:rFonts w:ascii="Arial" w:eastAsia="굴림" w:hAnsi="Arial" w:cs="Arial"/>
          <w:sz w:val="22"/>
        </w:rPr>
        <w:t xml:space="preserve"> </w:t>
      </w:r>
      <w:r w:rsidRPr="00125CFB">
        <w:rPr>
          <w:rFonts w:ascii="Arial" w:eastAsia="굴림" w:hAnsi="Arial" w:cs="Arial"/>
          <w:kern w:val="0"/>
          <w:sz w:val="22"/>
        </w:rPr>
        <w:t xml:space="preserve">[Not live </w:t>
      </w:r>
      <w:proofErr w:type="spellStart"/>
      <w:r w:rsidRPr="00125CFB">
        <w:rPr>
          <w:rFonts w:ascii="Arial" w:eastAsia="굴림" w:hAnsi="Arial" w:cs="Arial"/>
          <w:kern w:val="0"/>
          <w:sz w:val="22"/>
        </w:rPr>
        <w:t>together_Offer</w:t>
      </w:r>
      <w:proofErr w:type="spellEnd"/>
      <w:r w:rsidRPr="00125CFB">
        <w:rPr>
          <w:rFonts w:ascii="Arial" w:eastAsia="굴림" w:hAnsi="Arial" w:cs="Arial"/>
          <w:kern w:val="0"/>
          <w:sz w:val="22"/>
        </w:rPr>
        <w:t xml:space="preserve"> of non-financial support] </w:t>
      </w:r>
      <w:r w:rsidRPr="00125CFB">
        <w:rPr>
          <w:rFonts w:ascii="Arial" w:eastAsia="굴림" w:hAnsi="Arial" w:cs="Arial"/>
          <w:sz w:val="22"/>
        </w:rPr>
        <w:t>In the last calendar year (</w:t>
      </w:r>
      <w:del w:id="328" w:author="Keis" w:date="2024-09-06T10:18:00Z">
        <w:r w:rsidR="003F4B2B" w:rsidRPr="00624C57" w:rsidDel="009F27DD">
          <w:rPr>
            <w:rFonts w:ascii="Arial" w:eastAsia="굴림" w:hAnsi="Arial" w:cs="Arial" w:hint="eastAsia"/>
            <w:color w:val="FF0000"/>
            <w:sz w:val="22"/>
          </w:rPr>
          <w:delText>2019</w:delText>
        </w:r>
      </w:del>
      <w:ins w:id="329" w:author="Keis" w:date="2024-09-06T10:18:00Z">
        <w:r w:rsidR="009F27DD" w:rsidRPr="009F27DD">
          <w:rPr>
            <w:rFonts w:ascii="Arial" w:eastAsia="굴림" w:hAnsi="Arial" w:cs="Arial" w:hint="eastAsia"/>
            <w:color w:val="00B050"/>
            <w:sz w:val="22"/>
          </w:rPr>
          <w:t>2021</w:t>
        </w:r>
      </w:ins>
      <w:r w:rsidRPr="00125CFB">
        <w:rPr>
          <w:rFonts w:ascii="Arial" w:eastAsia="굴림" w:hAnsi="Arial" w:cs="Arial"/>
          <w:sz w:val="22"/>
        </w:rPr>
        <w:t xml:space="preserve">), while living separately did you and your spouse give to [child’s name] any gifts or goods (not cash)? </w:t>
      </w:r>
    </w:p>
    <w:p w14:paraId="74B1C01D" w14:textId="77777777" w:rsidR="00977BA6" w:rsidRPr="00125CFB" w:rsidRDefault="00977BA6" w:rsidP="00D12299">
      <w:pPr>
        <w:pStyle w:val="a6"/>
        <w:numPr>
          <w:ilvl w:val="0"/>
          <w:numId w:val="1197"/>
        </w:numPr>
        <w:tabs>
          <w:tab w:val="left" w:pos="4538"/>
          <w:tab w:val="left" w:pos="5245"/>
        </w:tabs>
        <w:wordWrap/>
        <w:spacing w:line="360" w:lineRule="auto"/>
        <w:ind w:leftChars="0"/>
        <w:rPr>
          <w:rFonts w:ascii="Arial" w:eastAsia="굴림" w:hAnsi="Arial" w:cs="Arial"/>
          <w:kern w:val="0"/>
          <w:sz w:val="22"/>
        </w:rPr>
      </w:pPr>
      <w:r w:rsidRPr="00125CFB">
        <w:rPr>
          <w:rFonts w:ascii="Arial" w:eastAsia="굴림" w:hAnsi="Arial" w:cs="Arial"/>
          <w:sz w:val="22"/>
        </w:rPr>
        <w:t xml:space="preserve">Yes </w:t>
      </w:r>
      <w:r w:rsidRPr="00125CFB">
        <w:rPr>
          <w:rFonts w:ascii="Arial" w:eastAsia="굴림" w:hAnsi="Arial" w:cs="Arial"/>
          <w:kern w:val="0"/>
          <w:sz w:val="22"/>
        </w:rPr>
        <w:t>→Go to Ba055</w:t>
      </w:r>
      <w:r w:rsidRPr="00125CFB">
        <w:rPr>
          <w:rFonts w:ascii="Arial" w:eastAsia="굴림" w:hAnsi="Arial" w:cs="Arial"/>
          <w:kern w:val="0"/>
          <w:sz w:val="22"/>
        </w:rPr>
        <w:tab/>
      </w:r>
      <w:r w:rsidRPr="00125CFB">
        <w:rPr>
          <w:rFonts w:ascii="Arial" w:eastAsia="굴림" w:hAnsi="Arial" w:cs="Arial"/>
          <w:kern w:val="0"/>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Pr="00125CFB">
        <w:rPr>
          <w:rFonts w:ascii="Arial" w:eastAsia="굴림" w:hAnsi="Arial" w:cs="Arial"/>
          <w:kern w:val="0"/>
          <w:sz w:val="22"/>
        </w:rPr>
        <w:t>→Go to Ba057</w:t>
      </w:r>
      <w:r w:rsidRPr="00125CFB">
        <w:rPr>
          <w:rFonts w:ascii="Arial" w:eastAsia="굴림" w:hAnsi="Arial" w:cs="Arial"/>
          <w:kern w:val="0"/>
          <w:sz w:val="22"/>
        </w:rPr>
        <w:tab/>
      </w:r>
      <w:r w:rsidRPr="00125CFB">
        <w:rPr>
          <w:rFonts w:ascii="Arial" w:eastAsia="굴림" w:hAnsi="Arial" w:cs="Arial"/>
          <w:kern w:val="0"/>
          <w:sz w:val="22"/>
        </w:rPr>
        <w:tab/>
      </w:r>
      <w:r w:rsidRPr="00125CFB">
        <w:rPr>
          <w:rFonts w:ascii="Arial" w:eastAsia="굴림" w:hAnsi="Arial" w:cs="Arial"/>
          <w:kern w:val="0"/>
          <w:sz w:val="22"/>
        </w:rPr>
        <w:tab/>
      </w:r>
      <w:r w:rsidRPr="00125CFB">
        <w:rPr>
          <w:rFonts w:ascii="Arial" w:eastAsia="굴림" w:hAnsi="Arial" w:cs="Arial"/>
          <w:kern w:val="0"/>
          <w:sz w:val="22"/>
        </w:rPr>
        <w:tab/>
      </w:r>
    </w:p>
    <w:p w14:paraId="6224154A" w14:textId="10B75486" w:rsidR="005D5299" w:rsidRPr="00125CFB" w:rsidRDefault="00977BA6" w:rsidP="005D5299">
      <w:pPr>
        <w:wordWrap/>
        <w:spacing w:line="360" w:lineRule="auto"/>
        <w:rPr>
          <w:rFonts w:ascii="Arial" w:eastAsia="굴림" w:hAnsi="Arial" w:cs="Arial"/>
          <w:sz w:val="22"/>
        </w:rPr>
      </w:pPr>
      <w:r w:rsidRPr="00125CFB">
        <w:rPr>
          <w:rFonts w:ascii="Arial" w:eastAsia="굴림" w:hAnsi="Arial" w:cs="Arial"/>
          <w:sz w:val="22"/>
        </w:rPr>
        <w:t xml:space="preserve">Ba055. </w:t>
      </w:r>
      <w:r w:rsidRPr="00125CFB">
        <w:rPr>
          <w:rFonts w:ascii="Arial" w:eastAsia="굴림" w:hAnsi="Arial" w:cs="Arial"/>
          <w:kern w:val="0"/>
          <w:sz w:val="22"/>
        </w:rPr>
        <w:t xml:space="preserve">[Not live </w:t>
      </w:r>
      <w:proofErr w:type="spellStart"/>
      <w:r w:rsidRPr="00125CFB">
        <w:rPr>
          <w:rFonts w:ascii="Arial" w:eastAsia="굴림" w:hAnsi="Arial" w:cs="Arial"/>
          <w:kern w:val="0"/>
          <w:sz w:val="22"/>
        </w:rPr>
        <w:t>together_</w:t>
      </w:r>
      <w:r w:rsidRPr="00125CFB">
        <w:rPr>
          <w:rFonts w:ascii="Arial" w:eastAsia="굴림" w:hAnsi="Arial" w:cs="Arial"/>
          <w:sz w:val="22"/>
        </w:rPr>
        <w:t>Offer</w:t>
      </w:r>
      <w:proofErr w:type="spellEnd"/>
      <w:r w:rsidRPr="00125CFB">
        <w:rPr>
          <w:rFonts w:ascii="Arial" w:eastAsia="굴림" w:hAnsi="Arial" w:cs="Arial"/>
          <w:sz w:val="22"/>
        </w:rPr>
        <w:t xml:space="preserve"> of non</w:t>
      </w:r>
      <w:r w:rsidRPr="00125CFB">
        <w:rPr>
          <w:rFonts w:ascii="Arial" w:eastAsia="굴림" w:hAnsi="Arial" w:cs="Arial"/>
          <w:kern w:val="0"/>
          <w:sz w:val="22"/>
        </w:rPr>
        <w:t xml:space="preserve">-financial support] </w:t>
      </w:r>
      <w:r w:rsidR="00C8133A" w:rsidRPr="00125CFB">
        <w:rPr>
          <w:rFonts w:ascii="Arial" w:eastAsia="굴림" w:hAnsi="Arial" w:cs="Arial"/>
          <w:sz w:val="22"/>
        </w:rPr>
        <w:t>Then</w:t>
      </w:r>
      <w:r w:rsidRPr="00125CFB">
        <w:rPr>
          <w:rFonts w:ascii="Arial" w:eastAsia="굴림" w:hAnsi="Arial" w:cs="Arial"/>
          <w:sz w:val="22"/>
        </w:rPr>
        <w:t xml:space="preserve">, what </w:t>
      </w:r>
      <w:r w:rsidR="005D5299" w:rsidRPr="00125CFB">
        <w:rPr>
          <w:rFonts w:ascii="Arial" w:eastAsia="굴림" w:hAnsi="Arial" w:cs="Arial"/>
          <w:sz w:val="22"/>
        </w:rPr>
        <w:t xml:space="preserve">was the type of </w:t>
      </w:r>
      <w:r w:rsidR="00206712" w:rsidRPr="00125CFB">
        <w:rPr>
          <w:rFonts w:ascii="Arial" w:eastAsia="굴림" w:hAnsi="Arial" w:cs="Arial"/>
          <w:sz w:val="22"/>
        </w:rPr>
        <w:t>non</w:t>
      </w:r>
      <w:r w:rsidR="00206712" w:rsidRPr="00125CFB">
        <w:rPr>
          <w:rFonts w:ascii="Cambria Math" w:eastAsia="굴림" w:hAnsi="Cambria Math" w:cs="Cambria Math"/>
          <w:sz w:val="22"/>
        </w:rPr>
        <w:t>‐</w:t>
      </w:r>
      <w:r w:rsidR="00206712" w:rsidRPr="00125CFB">
        <w:rPr>
          <w:rFonts w:ascii="Arial" w:eastAsia="굴림" w:hAnsi="Arial" w:cs="Arial"/>
          <w:sz w:val="22"/>
        </w:rPr>
        <w:t xml:space="preserve">financial support </w:t>
      </w:r>
      <w:r w:rsidR="00E23BDE" w:rsidRPr="00125CFB">
        <w:rPr>
          <w:rFonts w:ascii="Arial" w:eastAsia="굴림" w:hAnsi="Arial" w:cs="Arial"/>
          <w:sz w:val="22"/>
        </w:rPr>
        <w:t>you gave to [child’s name] in the last calendar year (</w:t>
      </w:r>
      <w:del w:id="330" w:author="Keis" w:date="2024-09-06T10:18:00Z">
        <w:r w:rsidR="003F4B2B" w:rsidRPr="00624C57" w:rsidDel="009F27DD">
          <w:rPr>
            <w:rFonts w:ascii="Arial" w:eastAsia="굴림" w:hAnsi="Arial" w:cs="Arial" w:hint="eastAsia"/>
            <w:color w:val="FF0000"/>
            <w:sz w:val="22"/>
          </w:rPr>
          <w:delText>2019</w:delText>
        </w:r>
      </w:del>
      <w:ins w:id="331" w:author="Keis" w:date="2024-09-06T10:18:00Z">
        <w:r w:rsidR="009F27DD" w:rsidRPr="009F27DD">
          <w:rPr>
            <w:rFonts w:ascii="Arial" w:eastAsia="굴림" w:hAnsi="Arial" w:cs="Arial" w:hint="eastAsia"/>
            <w:color w:val="00B050"/>
            <w:sz w:val="22"/>
          </w:rPr>
          <w:t>2021</w:t>
        </w:r>
      </w:ins>
      <w:r w:rsidR="00E23BDE" w:rsidRPr="00125CFB">
        <w:rPr>
          <w:rFonts w:ascii="Arial" w:eastAsia="굴림" w:hAnsi="Arial" w:cs="Arial"/>
          <w:sz w:val="22"/>
        </w:rPr>
        <w:t>)</w:t>
      </w:r>
      <w:r w:rsidR="005D5299" w:rsidRPr="00125CFB">
        <w:rPr>
          <w:rFonts w:ascii="Arial" w:eastAsia="굴림" w:hAnsi="Arial" w:cs="Arial"/>
          <w:sz w:val="22"/>
        </w:rPr>
        <w:t xml:space="preserve">? </w:t>
      </w:r>
      <w:r w:rsidR="00F2113F" w:rsidRPr="00125CFB">
        <w:rPr>
          <w:rFonts w:ascii="Arial" w:eastAsia="굴림" w:hAnsi="Arial" w:cs="Arial"/>
          <w:sz w:val="22"/>
        </w:rPr>
        <w:t>(Select multiple responses.)</w:t>
      </w:r>
    </w:p>
    <w:p w14:paraId="1D51A25C" w14:textId="77777777" w:rsidR="005D5299" w:rsidRPr="00125CFB" w:rsidRDefault="004B58A3"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Leisure (e.g.</w:t>
      </w:r>
      <w:r w:rsidR="005D5299" w:rsidRPr="00125CFB">
        <w:rPr>
          <w:rFonts w:ascii="Arial" w:eastAsia="굴림" w:hAnsi="Arial" w:cs="Arial"/>
          <w:sz w:val="22"/>
        </w:rPr>
        <w:t xml:space="preserve"> travel) </w:t>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096AC0" w:rsidRPr="00125CFB">
        <w:rPr>
          <w:rFonts w:ascii="Arial" w:eastAsia="굴림" w:hAnsi="Arial" w:cs="Arial"/>
          <w:sz w:val="22"/>
        </w:rPr>
        <w:t>→Go to Ba057</w:t>
      </w:r>
    </w:p>
    <w:p w14:paraId="5FCE5B2B" w14:textId="77777777" w:rsidR="005D5299" w:rsidRPr="00125CFB" w:rsidRDefault="00994385"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Health-</w:t>
      </w:r>
      <w:r w:rsidR="005D5299" w:rsidRPr="00125CFB">
        <w:rPr>
          <w:rFonts w:ascii="Arial" w:eastAsia="굴림" w:hAnsi="Arial" w:cs="Arial"/>
          <w:sz w:val="22"/>
        </w:rPr>
        <w:t>related prod</w:t>
      </w:r>
      <w:r w:rsidR="004B58A3" w:rsidRPr="00125CFB">
        <w:rPr>
          <w:rFonts w:ascii="Arial" w:eastAsia="굴림" w:hAnsi="Arial" w:cs="Arial"/>
          <w:sz w:val="22"/>
        </w:rPr>
        <w:t>ucts (e.g.</w:t>
      </w:r>
      <w:r w:rsidR="003B7411" w:rsidRPr="00125CFB">
        <w:rPr>
          <w:rFonts w:ascii="Arial" w:eastAsia="굴림" w:hAnsi="Arial" w:cs="Arial"/>
          <w:sz w:val="22"/>
        </w:rPr>
        <w:t xml:space="preserve"> vitamins, equipment</w:t>
      </w:r>
      <w:r w:rsidR="005D5299" w:rsidRPr="00125CFB">
        <w:rPr>
          <w:rFonts w:ascii="Arial" w:eastAsia="굴림" w:hAnsi="Arial" w:cs="Arial"/>
          <w:sz w:val="22"/>
        </w:rPr>
        <w:t xml:space="preserve">, etc.) </w:t>
      </w:r>
      <w:r w:rsidR="00206712" w:rsidRPr="00125CFB">
        <w:rPr>
          <w:rFonts w:ascii="Arial" w:eastAsia="굴림" w:hAnsi="Arial" w:cs="Arial"/>
          <w:sz w:val="22"/>
        </w:rPr>
        <w:tab/>
      </w:r>
      <w:r w:rsidR="00096AC0" w:rsidRPr="00125CFB">
        <w:rPr>
          <w:rFonts w:ascii="Arial" w:eastAsia="굴림" w:hAnsi="Arial" w:cs="Arial"/>
          <w:sz w:val="22"/>
        </w:rPr>
        <w:t>→Go to Ba057</w:t>
      </w:r>
    </w:p>
    <w:p w14:paraId="0A8C5FDC" w14:textId="77777777" w:rsidR="005D5299" w:rsidRPr="00125CFB" w:rsidRDefault="005D5299"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 xml:space="preserve">Household items </w:t>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096AC0" w:rsidRPr="00125CFB">
        <w:rPr>
          <w:rFonts w:ascii="Arial" w:eastAsia="굴림" w:hAnsi="Arial" w:cs="Arial"/>
          <w:sz w:val="22"/>
        </w:rPr>
        <w:t>→Go to Ba057</w:t>
      </w:r>
    </w:p>
    <w:p w14:paraId="4646293A" w14:textId="77777777" w:rsidR="005D5299" w:rsidRPr="00125CFB" w:rsidRDefault="005D5299"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 xml:space="preserve">Electronics </w:t>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Pr="00125CFB">
        <w:rPr>
          <w:rFonts w:ascii="Arial" w:eastAsia="굴림" w:hAnsi="Arial" w:cs="Arial"/>
          <w:sz w:val="22"/>
        </w:rPr>
        <w:t>→Go to Ba0</w:t>
      </w:r>
      <w:r w:rsidR="00096AC0" w:rsidRPr="00125CFB">
        <w:rPr>
          <w:rFonts w:ascii="Arial" w:eastAsia="굴림" w:hAnsi="Arial" w:cs="Arial"/>
          <w:sz w:val="22"/>
        </w:rPr>
        <w:t>57</w:t>
      </w:r>
    </w:p>
    <w:p w14:paraId="0CA879A7" w14:textId="77777777" w:rsidR="005D5299" w:rsidRPr="00125CFB" w:rsidRDefault="00994385"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Dining out and food</w:t>
      </w:r>
      <w:r w:rsidR="005D5299" w:rsidRPr="00125CFB">
        <w:rPr>
          <w:rFonts w:ascii="Arial" w:eastAsia="굴림" w:hAnsi="Arial" w:cs="Arial"/>
          <w:sz w:val="22"/>
        </w:rPr>
        <w:t xml:space="preserve"> </w:t>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206712" w:rsidRPr="00125CFB">
        <w:rPr>
          <w:rFonts w:ascii="Arial" w:eastAsia="굴림" w:hAnsi="Arial" w:cs="Arial"/>
          <w:sz w:val="22"/>
        </w:rPr>
        <w:tab/>
      </w:r>
      <w:r w:rsidR="00096AC0" w:rsidRPr="00125CFB">
        <w:rPr>
          <w:rFonts w:ascii="Arial" w:eastAsia="굴림" w:hAnsi="Arial" w:cs="Arial"/>
          <w:sz w:val="22"/>
        </w:rPr>
        <w:t>→Go to Ba057</w:t>
      </w:r>
    </w:p>
    <w:p w14:paraId="364FBE81" w14:textId="77777777" w:rsidR="00742E26" w:rsidRPr="00125CFB" w:rsidRDefault="00742E26"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Clothes and shoes</w:t>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r>
      <w:r w:rsidRPr="00125CFB">
        <w:rPr>
          <w:rFonts w:ascii="Arial" w:eastAsia="굴림" w:hAnsi="Arial" w:cs="Arial"/>
          <w:sz w:val="22"/>
        </w:rPr>
        <w:tab/>
        <w:t>→Go to Ba057</w:t>
      </w:r>
    </w:p>
    <w:p w14:paraId="2C4C359A" w14:textId="77777777" w:rsidR="005D5299" w:rsidRPr="00125CFB" w:rsidRDefault="005D5299" w:rsidP="002D0E30">
      <w:pPr>
        <w:pStyle w:val="a6"/>
        <w:numPr>
          <w:ilvl w:val="0"/>
          <w:numId w:val="88"/>
        </w:numPr>
        <w:wordWrap/>
        <w:spacing w:line="360" w:lineRule="auto"/>
        <w:ind w:leftChars="0"/>
        <w:rPr>
          <w:rFonts w:ascii="Arial" w:eastAsia="굴림" w:hAnsi="Arial" w:cs="Arial"/>
          <w:sz w:val="22"/>
        </w:rPr>
      </w:pPr>
      <w:r w:rsidRPr="00125CFB">
        <w:rPr>
          <w:rFonts w:ascii="Arial" w:eastAsia="굴림" w:hAnsi="Arial" w:cs="Arial"/>
          <w:sz w:val="22"/>
        </w:rPr>
        <w:t>Other</w:t>
      </w:r>
      <w:r w:rsidR="00994385" w:rsidRPr="00125CFB">
        <w:rPr>
          <w:rFonts w:ascii="Arial" w:eastAsia="굴림" w:hAnsi="Arial" w:cs="Arial"/>
          <w:sz w:val="22"/>
        </w:rPr>
        <w:t>s</w:t>
      </w:r>
      <w:r w:rsidR="00096AC0" w:rsidRPr="00125CFB">
        <w:rPr>
          <w:rFonts w:ascii="Arial" w:eastAsia="굴림" w:hAnsi="Arial" w:cs="Arial"/>
          <w:sz w:val="22"/>
        </w:rPr>
        <w:tab/>
      </w:r>
      <w:r w:rsidR="00096AC0" w:rsidRPr="00125CFB">
        <w:rPr>
          <w:rFonts w:ascii="Arial" w:eastAsia="굴림" w:hAnsi="Arial" w:cs="Arial"/>
          <w:sz w:val="22"/>
        </w:rPr>
        <w:tab/>
      </w:r>
      <w:r w:rsidR="00096AC0" w:rsidRPr="00125CFB">
        <w:rPr>
          <w:rFonts w:ascii="Arial" w:eastAsia="굴림" w:hAnsi="Arial" w:cs="Arial"/>
          <w:sz w:val="22"/>
        </w:rPr>
        <w:tab/>
      </w:r>
      <w:r w:rsidR="00096AC0" w:rsidRPr="00125CFB">
        <w:rPr>
          <w:rFonts w:ascii="Arial" w:eastAsia="굴림" w:hAnsi="Arial" w:cs="Arial"/>
          <w:sz w:val="22"/>
        </w:rPr>
        <w:tab/>
      </w:r>
      <w:r w:rsidR="00096AC0" w:rsidRPr="00125CFB">
        <w:rPr>
          <w:rFonts w:ascii="Arial" w:eastAsia="굴림" w:hAnsi="Arial" w:cs="Arial"/>
          <w:sz w:val="22"/>
        </w:rPr>
        <w:tab/>
      </w:r>
      <w:r w:rsidR="00096AC0" w:rsidRPr="00125CFB">
        <w:rPr>
          <w:rFonts w:ascii="Arial" w:eastAsia="굴림" w:hAnsi="Arial" w:cs="Arial"/>
          <w:sz w:val="22"/>
        </w:rPr>
        <w:tab/>
      </w:r>
      <w:r w:rsidR="00096AC0" w:rsidRPr="00125CFB">
        <w:rPr>
          <w:rFonts w:ascii="Arial" w:eastAsia="굴림" w:hAnsi="Arial" w:cs="Arial"/>
          <w:sz w:val="22"/>
        </w:rPr>
        <w:tab/>
        <w:t>→Go to Ba056</w:t>
      </w:r>
    </w:p>
    <w:p w14:paraId="02B12D84" w14:textId="77777777" w:rsidR="005D5299" w:rsidRPr="00125CFB" w:rsidRDefault="005D5299" w:rsidP="005D5299">
      <w:pPr>
        <w:wordWrap/>
        <w:spacing w:line="360" w:lineRule="auto"/>
        <w:rPr>
          <w:rFonts w:ascii="Arial" w:eastAsia="굴림" w:hAnsi="Arial" w:cs="Arial"/>
          <w:sz w:val="22"/>
        </w:rPr>
      </w:pPr>
    </w:p>
    <w:p w14:paraId="622BC8E3" w14:textId="77777777" w:rsidR="005D5299" w:rsidRPr="00125CFB" w:rsidRDefault="00096AC0" w:rsidP="005D5299">
      <w:pPr>
        <w:wordWrap/>
        <w:spacing w:line="360" w:lineRule="auto"/>
        <w:rPr>
          <w:rFonts w:ascii="Arial" w:eastAsia="굴림" w:hAnsi="Arial" w:cs="Arial"/>
          <w:sz w:val="22"/>
        </w:rPr>
      </w:pPr>
      <w:r w:rsidRPr="00125CFB">
        <w:rPr>
          <w:rFonts w:ascii="Arial" w:eastAsia="굴림" w:hAnsi="Arial" w:cs="Arial"/>
          <w:sz w:val="22"/>
        </w:rPr>
        <w:t>Ba056</w:t>
      </w:r>
      <w:r w:rsidR="005D5299" w:rsidRPr="00125CFB">
        <w:rPr>
          <w:rFonts w:ascii="Arial" w:eastAsia="굴림" w:hAnsi="Arial" w:cs="Arial"/>
          <w:sz w:val="22"/>
        </w:rPr>
        <w:t>.</w:t>
      </w:r>
      <w:r w:rsidR="00994385" w:rsidRPr="00125CFB">
        <w:rPr>
          <w:rFonts w:ascii="Arial" w:eastAsia="굴림" w:hAnsi="Arial" w:cs="Arial"/>
          <w:sz w:val="22"/>
        </w:rPr>
        <w:t xml:space="preserve"> If others, please specify</w:t>
      </w:r>
      <w:r w:rsidR="005D5299" w:rsidRPr="00125CFB">
        <w:rPr>
          <w:rFonts w:ascii="Arial" w:eastAsia="굴림" w:hAnsi="Arial" w:cs="Arial"/>
          <w:sz w:val="22"/>
        </w:rPr>
        <w:t>.</w:t>
      </w:r>
    </w:p>
    <w:p w14:paraId="44C6A58D" w14:textId="77777777" w:rsidR="005D5299" w:rsidRPr="00125CFB" w:rsidRDefault="00011DC6" w:rsidP="005D5299">
      <w:pPr>
        <w:wordWrap/>
        <w:spacing w:line="360" w:lineRule="auto"/>
        <w:rPr>
          <w:rFonts w:ascii="Arial" w:eastAsia="굴림" w:hAnsi="Arial" w:cs="Arial"/>
          <w:sz w:val="22"/>
        </w:rPr>
      </w:pPr>
      <w:r w:rsidRPr="00125CFB">
        <w:rPr>
          <w:rFonts w:ascii="Arial" w:eastAsia="굴림" w:hAnsi="Arial" w:cs="Arial"/>
          <w:kern w:val="0"/>
          <w:sz w:val="22"/>
        </w:rPr>
        <w:tab/>
        <w:t>_______________________________</w:t>
      </w:r>
    </w:p>
    <w:p w14:paraId="13C9F116" w14:textId="77777777" w:rsidR="00545DC4" w:rsidRPr="00125CFB" w:rsidRDefault="00545DC4">
      <w:pPr>
        <w:widowControl/>
        <w:wordWrap/>
        <w:autoSpaceDE/>
        <w:autoSpaceDN/>
        <w:jc w:val="left"/>
        <w:rPr>
          <w:rFonts w:ascii="Arial" w:eastAsia="굴림" w:hAnsi="Arial" w:cs="Arial"/>
          <w:sz w:val="22"/>
        </w:rPr>
      </w:pPr>
    </w:p>
    <w:p w14:paraId="45328AD2" w14:textId="77777777" w:rsidR="00CF2676" w:rsidRPr="00125CFB" w:rsidRDefault="00CF2676">
      <w:pPr>
        <w:widowControl/>
        <w:wordWrap/>
        <w:autoSpaceDE/>
        <w:autoSpaceDN/>
        <w:jc w:val="left"/>
        <w:rPr>
          <w:rFonts w:ascii="Arial" w:eastAsia="굴림" w:hAnsi="Arial" w:cs="Arial"/>
          <w:sz w:val="22"/>
        </w:rPr>
      </w:pPr>
    </w:p>
    <w:p w14:paraId="3F046C1C" w14:textId="77777777" w:rsidR="00ED4628" w:rsidRPr="00125CFB" w:rsidRDefault="00206712" w:rsidP="000C3127">
      <w:pPr>
        <w:wordWrap/>
        <w:spacing w:line="276" w:lineRule="auto"/>
        <w:rPr>
          <w:rFonts w:ascii="Arial" w:eastAsia="굴림" w:hAnsi="Arial" w:cs="Arial"/>
          <w:b/>
          <w:bCs/>
          <w:kern w:val="0"/>
          <w:sz w:val="22"/>
        </w:rPr>
      </w:pPr>
      <w:r w:rsidRPr="00125CFB">
        <w:rPr>
          <w:rFonts w:ascii="Arial" w:eastAsia="굴림" w:hAnsi="Arial" w:cs="Arial"/>
          <w:b/>
          <w:bCs/>
          <w:kern w:val="0"/>
          <w:sz w:val="22"/>
        </w:rPr>
        <w:t>&lt;</w:t>
      </w:r>
      <w:r w:rsidR="00733733" w:rsidRPr="00125CFB">
        <w:rPr>
          <w:rFonts w:ascii="Arial" w:eastAsia="굴림" w:hAnsi="Arial" w:cs="Arial"/>
          <w:b/>
          <w:bCs/>
          <w:kern w:val="0"/>
          <w:sz w:val="22"/>
        </w:rPr>
        <w:t xml:space="preserve"> Children who live together: </w:t>
      </w:r>
      <w:r w:rsidR="00ED4628" w:rsidRPr="00125CFB">
        <w:rPr>
          <w:rFonts w:ascii="Arial" w:eastAsia="굴림" w:hAnsi="Arial" w:cs="Arial"/>
          <w:b/>
          <w:bCs/>
          <w:kern w:val="0"/>
          <w:sz w:val="22"/>
        </w:rPr>
        <w:t xml:space="preserve">Transfer </w:t>
      </w:r>
      <w:r w:rsidR="00733733" w:rsidRPr="00125CFB">
        <w:rPr>
          <w:rFonts w:ascii="Arial" w:eastAsia="굴림" w:hAnsi="Arial" w:cs="Arial"/>
          <w:b/>
          <w:bCs/>
          <w:kern w:val="0"/>
          <w:sz w:val="22"/>
        </w:rPr>
        <w:t>&gt;</w:t>
      </w:r>
    </w:p>
    <w:p w14:paraId="27B45580" w14:textId="77777777" w:rsidR="002725BE" w:rsidRPr="00125CFB" w:rsidRDefault="002725BE" w:rsidP="000C3127">
      <w:pPr>
        <w:wordWrap/>
        <w:spacing w:line="276" w:lineRule="auto"/>
        <w:rPr>
          <w:rFonts w:ascii="Arial" w:eastAsia="굴림" w:hAnsi="Arial" w:cs="Arial"/>
          <w:b/>
          <w:bCs/>
          <w:kern w:val="0"/>
          <w:sz w:val="22"/>
        </w:rPr>
      </w:pPr>
      <w:r w:rsidRPr="00125CFB">
        <w:rPr>
          <w:rFonts w:ascii="Arial" w:eastAsia="굴림" w:hAnsi="Arial" w:cs="Arial"/>
          <w:b/>
          <w:bCs/>
          <w:kern w:val="0"/>
          <w:sz w:val="22"/>
        </w:rPr>
        <w:t>Logic</w:t>
      </w:r>
    </w:p>
    <w:p w14:paraId="4C40D57C" w14:textId="64324470" w:rsidR="002725BE" w:rsidRPr="00125CFB" w:rsidRDefault="002725BE" w:rsidP="002D0E30">
      <w:pPr>
        <w:pStyle w:val="a6"/>
        <w:numPr>
          <w:ilvl w:val="0"/>
          <w:numId w:val="89"/>
        </w:numPr>
        <w:wordWrap/>
        <w:spacing w:line="276" w:lineRule="auto"/>
        <w:ind w:leftChars="0"/>
        <w:rPr>
          <w:rFonts w:ascii="Arial" w:eastAsia="굴림" w:hAnsi="Arial" w:cs="Arial"/>
          <w:b/>
          <w:sz w:val="22"/>
        </w:rPr>
      </w:pPr>
      <w:r w:rsidRPr="00125CFB">
        <w:rPr>
          <w:rFonts w:ascii="Arial" w:eastAsia="굴림" w:hAnsi="Arial" w:cs="Arial"/>
          <w:b/>
          <w:bCs/>
          <w:kern w:val="0"/>
          <w:sz w:val="22"/>
        </w:rPr>
        <w:t xml:space="preserve">If </w:t>
      </w:r>
      <w:r w:rsidR="00D0631B" w:rsidRPr="00125CFB">
        <w:rPr>
          <w:rFonts w:ascii="Arial" w:eastAsia="굴림" w:hAnsi="Arial" w:cs="Arial"/>
          <w:b/>
          <w:bCs/>
          <w:kern w:val="0"/>
          <w:sz w:val="22"/>
        </w:rPr>
        <w:t>R lived with his/her</w:t>
      </w:r>
      <w:r w:rsidR="00D22E33" w:rsidRPr="00125CFB">
        <w:rPr>
          <w:rFonts w:ascii="Arial" w:eastAsia="굴림" w:hAnsi="Arial" w:cs="Arial"/>
          <w:b/>
          <w:bCs/>
          <w:kern w:val="0"/>
          <w:sz w:val="22"/>
        </w:rPr>
        <w:t xml:space="preserve"> </w:t>
      </w:r>
      <w:r w:rsidRPr="00125CFB">
        <w:rPr>
          <w:rFonts w:ascii="Arial" w:eastAsia="굴림" w:hAnsi="Arial" w:cs="Arial"/>
          <w:b/>
          <w:bCs/>
          <w:kern w:val="0"/>
          <w:sz w:val="22"/>
        </w:rPr>
        <w:t xml:space="preserve">child for </w:t>
      </w:r>
      <w:r w:rsidR="00247C56" w:rsidRPr="00125CFB">
        <w:rPr>
          <w:rFonts w:ascii="Arial" w:eastAsia="굴림" w:hAnsi="Arial" w:cs="Arial"/>
          <w:b/>
          <w:bCs/>
          <w:kern w:val="0"/>
          <w:sz w:val="22"/>
        </w:rPr>
        <w:t xml:space="preserve">more than one month </w:t>
      </w:r>
      <w:r w:rsidRPr="00125CFB">
        <w:rPr>
          <w:rFonts w:ascii="Arial" w:eastAsia="굴림" w:hAnsi="Arial" w:cs="Arial"/>
          <w:b/>
          <w:bCs/>
          <w:kern w:val="0"/>
          <w:sz w:val="22"/>
        </w:rPr>
        <w:t xml:space="preserve">in </w:t>
      </w:r>
      <w:del w:id="332" w:author="Keis" w:date="2024-09-06T10:18:00Z">
        <w:r w:rsidR="003F4B2B" w:rsidRPr="00624C57" w:rsidDel="009F27DD">
          <w:rPr>
            <w:rFonts w:ascii="Arial" w:eastAsia="굴림" w:hAnsi="Arial" w:cs="Arial" w:hint="eastAsia"/>
            <w:b/>
            <w:bCs/>
            <w:color w:val="FF0000"/>
            <w:kern w:val="0"/>
            <w:sz w:val="22"/>
          </w:rPr>
          <w:delText>2019</w:delText>
        </w:r>
      </w:del>
      <w:ins w:id="333" w:author="Keis" w:date="2024-09-06T10:18:00Z">
        <w:r w:rsidR="009F27DD" w:rsidRPr="009F27DD">
          <w:rPr>
            <w:rFonts w:ascii="Arial" w:eastAsia="굴림" w:hAnsi="Arial" w:cs="Arial" w:hint="eastAsia"/>
            <w:b/>
            <w:bCs/>
            <w:color w:val="00B050"/>
            <w:kern w:val="0"/>
            <w:sz w:val="22"/>
          </w:rPr>
          <w:t>2021</w:t>
        </w:r>
      </w:ins>
      <w:r w:rsidRPr="00125CFB">
        <w:rPr>
          <w:rFonts w:ascii="Arial" w:eastAsia="굴림" w:hAnsi="Arial" w:cs="Arial"/>
          <w:b/>
          <w:bCs/>
          <w:kern w:val="0"/>
          <w:sz w:val="22"/>
        </w:rPr>
        <w:t>,</w:t>
      </w:r>
      <w:r w:rsidR="00155ACE" w:rsidRPr="00125CFB">
        <w:rPr>
          <w:rFonts w:ascii="Arial" w:eastAsia="굴림" w:hAnsi="Arial" w:cs="Arial"/>
          <w:b/>
          <w:bCs/>
          <w:kern w:val="0"/>
          <w:sz w:val="22"/>
        </w:rPr>
        <w:t xml:space="preserve"> then</w:t>
      </w:r>
      <w:r w:rsidR="00D22E33" w:rsidRPr="00125CFB">
        <w:rPr>
          <w:rFonts w:ascii="Arial" w:eastAsia="굴림" w:hAnsi="Arial" w:cs="Arial"/>
          <w:b/>
          <w:bCs/>
          <w:kern w:val="0"/>
          <w:sz w:val="22"/>
        </w:rPr>
        <w:t xml:space="preserve"> ask</w:t>
      </w:r>
      <w:r w:rsidR="002D4724" w:rsidRPr="00125CFB">
        <w:rPr>
          <w:rFonts w:ascii="Arial" w:eastAsia="굴림" w:hAnsi="Arial" w:cs="Arial"/>
          <w:b/>
          <w:bCs/>
          <w:kern w:val="0"/>
          <w:sz w:val="22"/>
        </w:rPr>
        <w:t xml:space="preserve"> </w:t>
      </w:r>
      <w:r w:rsidR="00096AC0" w:rsidRPr="00125CFB">
        <w:rPr>
          <w:rFonts w:ascii="Arial" w:eastAsia="굴림" w:hAnsi="Arial" w:cs="Arial"/>
          <w:b/>
          <w:bCs/>
          <w:kern w:val="0"/>
          <w:sz w:val="22"/>
        </w:rPr>
        <w:t>Ba0</w:t>
      </w:r>
      <w:r w:rsidR="00AA3980" w:rsidRPr="00125CFB">
        <w:rPr>
          <w:rFonts w:ascii="Arial" w:eastAsia="굴림" w:hAnsi="Arial" w:cs="Arial"/>
          <w:b/>
          <w:bCs/>
          <w:kern w:val="0"/>
          <w:sz w:val="22"/>
        </w:rPr>
        <w:t>57</w:t>
      </w:r>
      <w:r w:rsidR="00096AC0" w:rsidRPr="00125CFB">
        <w:rPr>
          <w:rFonts w:ascii="Arial" w:eastAsia="굴림" w:hAnsi="Arial" w:cs="Arial"/>
          <w:b/>
          <w:bCs/>
          <w:kern w:val="0"/>
          <w:sz w:val="22"/>
        </w:rPr>
        <w:t>~B70</w:t>
      </w:r>
      <w:r w:rsidRPr="00125CFB">
        <w:rPr>
          <w:rFonts w:ascii="Arial" w:eastAsia="굴림" w:hAnsi="Arial" w:cs="Arial"/>
          <w:b/>
          <w:bCs/>
          <w:kern w:val="0"/>
          <w:sz w:val="22"/>
        </w:rPr>
        <w:t>.</w:t>
      </w:r>
    </w:p>
    <w:p w14:paraId="6E4AC28C" w14:textId="77777777" w:rsidR="00E77E10" w:rsidRPr="00125CFB" w:rsidRDefault="00E77E10" w:rsidP="00E77E10">
      <w:pPr>
        <w:pStyle w:val="a6"/>
        <w:wordWrap/>
        <w:spacing w:line="360" w:lineRule="auto"/>
        <w:ind w:leftChars="0"/>
        <w:rPr>
          <w:rFonts w:ascii="Arial" w:eastAsia="굴림" w:hAnsi="Arial" w:cs="Arial"/>
          <w:b/>
          <w:sz w:val="22"/>
        </w:rPr>
      </w:pPr>
    </w:p>
    <w:p w14:paraId="45166028" w14:textId="77785985"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Ba05</w:t>
      </w:r>
      <w:r w:rsidR="00AA3980" w:rsidRPr="00125CFB">
        <w:rPr>
          <w:rFonts w:ascii="Arial" w:eastAsia="굴림" w:hAnsi="Arial" w:cs="Arial"/>
          <w:sz w:val="22"/>
        </w:rPr>
        <w:t>7</w:t>
      </w:r>
      <w:r w:rsidRPr="00125CFB">
        <w:rPr>
          <w:rFonts w:ascii="Arial" w:eastAsia="굴림" w:hAnsi="Arial" w:cs="Arial"/>
          <w:sz w:val="22"/>
        </w:rPr>
        <w:t xml:space="preserve">. </w:t>
      </w:r>
      <w:r w:rsidR="00AA3980" w:rsidRPr="00125CFB">
        <w:rPr>
          <w:rFonts w:ascii="Arial" w:eastAsia="굴림" w:hAnsi="Arial" w:cs="Arial"/>
          <w:sz w:val="22"/>
        </w:rPr>
        <w:t xml:space="preserve">[Live </w:t>
      </w:r>
      <w:proofErr w:type="spellStart"/>
      <w:r w:rsidR="00AA3980" w:rsidRPr="00125CFB">
        <w:rPr>
          <w:rFonts w:ascii="Arial" w:eastAsia="굴림" w:hAnsi="Arial" w:cs="Arial"/>
          <w:sz w:val="22"/>
        </w:rPr>
        <w:t>together_Receipt</w:t>
      </w:r>
      <w:proofErr w:type="spellEnd"/>
      <w:r w:rsidR="00AA3980" w:rsidRPr="00125CFB">
        <w:rPr>
          <w:rFonts w:ascii="Arial" w:eastAsia="굴림" w:hAnsi="Arial" w:cs="Arial"/>
          <w:sz w:val="22"/>
        </w:rPr>
        <w:t xml:space="preserve"> of financial support] </w:t>
      </w:r>
      <w:r w:rsidR="00F40FA7" w:rsidRPr="00125CFB">
        <w:rPr>
          <w:rFonts w:ascii="Arial" w:eastAsia="굴림" w:hAnsi="Arial" w:cs="Arial"/>
          <w:sz w:val="22"/>
        </w:rPr>
        <w:t xml:space="preserve">In </w:t>
      </w:r>
      <w:r w:rsidRPr="00125CFB">
        <w:rPr>
          <w:rFonts w:ascii="Arial" w:eastAsia="굴림" w:hAnsi="Arial" w:cs="Arial"/>
          <w:sz w:val="22"/>
        </w:rPr>
        <w:t xml:space="preserve">the last calendar </w:t>
      </w:r>
      <w:r w:rsidR="0020531B" w:rsidRPr="00125CFB">
        <w:rPr>
          <w:rFonts w:ascii="Arial" w:eastAsia="굴림" w:hAnsi="Arial" w:cs="Arial"/>
          <w:sz w:val="22"/>
        </w:rPr>
        <w:t>year (</w:t>
      </w:r>
      <w:del w:id="334" w:author="Keis" w:date="2024-09-06T10:18:00Z">
        <w:r w:rsidR="003F4B2B" w:rsidRPr="00624C57" w:rsidDel="009F27DD">
          <w:rPr>
            <w:rFonts w:ascii="Arial" w:eastAsia="굴림" w:hAnsi="Arial" w:cs="Arial" w:hint="eastAsia"/>
            <w:color w:val="FF0000"/>
            <w:sz w:val="22"/>
          </w:rPr>
          <w:delText>2019</w:delText>
        </w:r>
      </w:del>
      <w:ins w:id="335" w:author="Keis" w:date="2024-09-06T10:18:00Z">
        <w:r w:rsidR="009F27DD" w:rsidRPr="009F27DD">
          <w:rPr>
            <w:rFonts w:ascii="Arial" w:eastAsia="굴림" w:hAnsi="Arial" w:cs="Arial" w:hint="eastAsia"/>
            <w:color w:val="00B050"/>
            <w:sz w:val="22"/>
          </w:rPr>
          <w:t>2021</w:t>
        </w:r>
      </w:ins>
      <w:r w:rsidR="0020531B" w:rsidRPr="00125CFB">
        <w:rPr>
          <w:rFonts w:ascii="Arial" w:eastAsia="굴림" w:hAnsi="Arial" w:cs="Arial"/>
          <w:sz w:val="22"/>
        </w:rPr>
        <w:t>)</w:t>
      </w:r>
      <w:r w:rsidR="00F40FA7" w:rsidRPr="00125CFB">
        <w:rPr>
          <w:rFonts w:ascii="Arial" w:eastAsia="굴림" w:hAnsi="Arial" w:cs="Arial"/>
          <w:sz w:val="22"/>
        </w:rPr>
        <w:t>,</w:t>
      </w:r>
      <w:r w:rsidR="00E23BDE" w:rsidRPr="00125CFB">
        <w:rPr>
          <w:rFonts w:ascii="Arial" w:eastAsia="굴림" w:hAnsi="Arial" w:cs="Arial"/>
          <w:sz w:val="22"/>
        </w:rPr>
        <w:t xml:space="preserve"> did you </w:t>
      </w:r>
      <w:r w:rsidRPr="00125CFB">
        <w:rPr>
          <w:rFonts w:ascii="Arial" w:eastAsia="굴림" w:hAnsi="Arial" w:cs="Arial"/>
          <w:sz w:val="22"/>
        </w:rPr>
        <w:t>and your</w:t>
      </w:r>
      <w:r w:rsidR="00E23BDE" w:rsidRPr="00125CFB">
        <w:rPr>
          <w:rFonts w:ascii="Arial" w:eastAsia="굴림" w:hAnsi="Arial" w:cs="Arial"/>
          <w:sz w:val="22"/>
        </w:rPr>
        <w:t xml:space="preserve"> spouse</w:t>
      </w:r>
      <w:r w:rsidRPr="00125CFB">
        <w:rPr>
          <w:rFonts w:ascii="Arial" w:eastAsia="굴림" w:hAnsi="Arial" w:cs="Arial"/>
          <w:sz w:val="22"/>
        </w:rPr>
        <w:t xml:space="preserve"> receive any </w:t>
      </w:r>
      <w:r w:rsidR="00545DC4" w:rsidRPr="00125CFB">
        <w:rPr>
          <w:rFonts w:ascii="Arial" w:eastAsia="굴림" w:hAnsi="Arial" w:cs="Arial"/>
          <w:sz w:val="22"/>
        </w:rPr>
        <w:t>financial support</w:t>
      </w:r>
      <w:r w:rsidR="005338FD" w:rsidRPr="00125CFB">
        <w:rPr>
          <w:rFonts w:ascii="Arial" w:eastAsia="굴림" w:hAnsi="Arial" w:cs="Arial"/>
          <w:sz w:val="22"/>
        </w:rPr>
        <w:t xml:space="preserve"> </w:t>
      </w:r>
      <w:r w:rsidRPr="00125CFB">
        <w:rPr>
          <w:rFonts w:ascii="Arial" w:eastAsia="굴림" w:hAnsi="Arial" w:cs="Arial"/>
          <w:sz w:val="22"/>
        </w:rPr>
        <w:t>from</w:t>
      </w:r>
      <w:r w:rsidR="00E23BDE" w:rsidRPr="00125CFB">
        <w:rPr>
          <w:rFonts w:ascii="Arial" w:eastAsia="굴림" w:hAnsi="Arial" w:cs="Arial"/>
          <w:sz w:val="22"/>
        </w:rPr>
        <w:t xml:space="preserve"> [child’s name] while living together</w:t>
      </w:r>
      <w:r w:rsidRPr="00125CFB">
        <w:rPr>
          <w:rFonts w:ascii="Arial" w:eastAsia="굴림" w:hAnsi="Arial" w:cs="Arial"/>
          <w:sz w:val="22"/>
        </w:rPr>
        <w:t>?</w:t>
      </w:r>
    </w:p>
    <w:p w14:paraId="0673BC92" w14:textId="77777777" w:rsidR="00F709DB" w:rsidRPr="00125CFB" w:rsidRDefault="002725BE" w:rsidP="00545DC4">
      <w:pPr>
        <w:wordWrap/>
        <w:spacing w:line="360" w:lineRule="auto"/>
        <w:rPr>
          <w:rFonts w:ascii="Arial" w:eastAsia="굴림" w:hAnsi="Arial" w:cs="Arial"/>
          <w:sz w:val="22"/>
        </w:rPr>
      </w:pPr>
      <w:r w:rsidRPr="00125CFB">
        <w:rPr>
          <w:rFonts w:ascii="Arial" w:eastAsia="굴림" w:hAnsi="Arial" w:cs="Arial"/>
          <w:sz w:val="22"/>
        </w:rPr>
        <w:t xml:space="preserve">[IWER: </w:t>
      </w:r>
      <w:r w:rsidR="00F709DB" w:rsidRPr="00125CFB">
        <w:rPr>
          <w:rFonts w:ascii="Arial" w:eastAsia="굴림" w:hAnsi="Arial" w:cs="Arial"/>
          <w:sz w:val="22"/>
        </w:rPr>
        <w:t xml:space="preserve">Provision of </w:t>
      </w:r>
      <w:r w:rsidR="00B5280A" w:rsidRPr="00125CFB">
        <w:rPr>
          <w:rFonts w:ascii="Arial" w:eastAsia="굴림" w:hAnsi="Arial" w:cs="Arial"/>
          <w:sz w:val="22"/>
        </w:rPr>
        <w:t xml:space="preserve">dwelling </w:t>
      </w:r>
      <w:r w:rsidRPr="00125CFB">
        <w:rPr>
          <w:rFonts w:ascii="Arial" w:eastAsia="굴림" w:hAnsi="Arial" w:cs="Arial"/>
          <w:sz w:val="22"/>
        </w:rPr>
        <w:t>space</w:t>
      </w:r>
      <w:r w:rsidR="00922F5F" w:rsidRPr="00125CFB">
        <w:rPr>
          <w:rFonts w:ascii="Arial" w:eastAsia="굴림" w:hAnsi="Arial" w:cs="Arial"/>
          <w:sz w:val="22"/>
        </w:rPr>
        <w:t>,</w:t>
      </w:r>
      <w:r w:rsidRPr="00125CFB">
        <w:rPr>
          <w:rFonts w:ascii="Arial" w:eastAsia="굴림" w:hAnsi="Arial" w:cs="Arial"/>
          <w:sz w:val="22"/>
        </w:rPr>
        <w:t xml:space="preserve"> food</w:t>
      </w:r>
      <w:r w:rsidR="00922F5F" w:rsidRPr="00125CFB">
        <w:rPr>
          <w:rFonts w:ascii="Arial" w:eastAsia="굴림" w:hAnsi="Arial" w:cs="Arial"/>
          <w:sz w:val="22"/>
        </w:rPr>
        <w:t>, etc.,</w:t>
      </w:r>
      <w:r w:rsidR="00F709DB" w:rsidRPr="00125CFB">
        <w:rPr>
          <w:rFonts w:ascii="Arial" w:eastAsia="굴림" w:hAnsi="Arial" w:cs="Arial"/>
          <w:sz w:val="22"/>
        </w:rPr>
        <w:t xml:space="preserve"> is </w:t>
      </w:r>
      <w:r w:rsidR="0052190D" w:rsidRPr="00125CFB">
        <w:rPr>
          <w:rFonts w:ascii="Arial" w:eastAsia="굴림" w:hAnsi="Arial" w:cs="Arial"/>
          <w:sz w:val="22"/>
        </w:rPr>
        <w:t>exc</w:t>
      </w:r>
      <w:r w:rsidR="00F709DB" w:rsidRPr="00125CFB">
        <w:rPr>
          <w:rFonts w:ascii="Arial" w:eastAsia="굴림" w:hAnsi="Arial" w:cs="Arial"/>
          <w:sz w:val="22"/>
        </w:rPr>
        <w:t>luded.</w:t>
      </w:r>
      <w:r w:rsidR="00545DC4" w:rsidRPr="00125CFB">
        <w:rPr>
          <w:rFonts w:ascii="Arial" w:eastAsia="굴림" w:hAnsi="Arial" w:cs="Arial"/>
          <w:sz w:val="22"/>
        </w:rPr>
        <w:t xml:space="preserve"> Financial support includes </w:t>
      </w:r>
      <w:r w:rsidR="00F709DB" w:rsidRPr="00125CFB">
        <w:rPr>
          <w:rFonts w:ascii="Arial" w:eastAsia="굴림" w:hAnsi="Arial" w:cs="Arial"/>
          <w:sz w:val="22"/>
        </w:rPr>
        <w:t>pocket money, medical expenses, travel expenses, business funds, etc.</w:t>
      </w:r>
      <w:r w:rsidR="00CF2676" w:rsidRPr="00125CFB">
        <w:rPr>
          <w:rFonts w:ascii="Arial" w:eastAsia="굴림" w:hAnsi="Arial" w:cs="Arial"/>
          <w:sz w:val="22"/>
        </w:rPr>
        <w:t xml:space="preserve"> </w:t>
      </w:r>
      <w:r w:rsidR="003E4359" w:rsidRPr="00125CFB">
        <w:rPr>
          <w:rFonts w:ascii="Arial" w:eastAsia="굴림" w:hAnsi="Arial" w:cs="Arial"/>
          <w:sz w:val="22"/>
        </w:rPr>
        <w:t>Paying for the bill instead is included</w:t>
      </w:r>
      <w:r w:rsidR="00F709DB" w:rsidRPr="00125CFB">
        <w:rPr>
          <w:rFonts w:ascii="Arial" w:eastAsia="굴림" w:hAnsi="Arial" w:cs="Arial"/>
          <w:sz w:val="22"/>
        </w:rPr>
        <w:t>]</w:t>
      </w:r>
    </w:p>
    <w:p w14:paraId="2115DEF2" w14:textId="77777777" w:rsidR="00545DC4" w:rsidRPr="00125CFB" w:rsidRDefault="00E77E10" w:rsidP="002D0E30">
      <w:pPr>
        <w:pStyle w:val="a6"/>
        <w:numPr>
          <w:ilvl w:val="0"/>
          <w:numId w:val="95"/>
        </w:numPr>
        <w:tabs>
          <w:tab w:val="left" w:pos="5245"/>
        </w:tabs>
        <w:ind w:left="1160"/>
        <w:rPr>
          <w:rFonts w:ascii="Arial" w:eastAsia="굴림" w:hAnsi="Arial" w:cs="Arial"/>
          <w:sz w:val="22"/>
        </w:rPr>
      </w:pPr>
      <w:r w:rsidRPr="00125CFB">
        <w:rPr>
          <w:rFonts w:ascii="Arial" w:eastAsia="굴림" w:hAnsi="Arial" w:cs="Arial"/>
          <w:sz w:val="22"/>
        </w:rPr>
        <w:t>Yes</w:t>
      </w:r>
      <w:r w:rsidR="00545DC4" w:rsidRPr="00125CFB">
        <w:rPr>
          <w:rFonts w:ascii="Arial" w:eastAsia="굴림" w:hAnsi="Arial" w:cs="Arial"/>
          <w:sz w:val="22"/>
        </w:rPr>
        <w:tab/>
      </w:r>
      <w:r w:rsidR="00545DC4" w:rsidRPr="00125CFB">
        <w:rPr>
          <w:rFonts w:ascii="굴림" w:eastAsia="굴림" w:hAnsi="굴림" w:cs="굴림" w:hint="eastAsia"/>
          <w:sz w:val="22"/>
        </w:rPr>
        <w:t>⑤</w:t>
      </w:r>
      <w:r w:rsidR="00545DC4" w:rsidRPr="00125CFB">
        <w:rPr>
          <w:rFonts w:ascii="Arial" w:eastAsia="굴림" w:hAnsi="Arial" w:cs="Arial"/>
          <w:sz w:val="22"/>
        </w:rPr>
        <w:t xml:space="preserve"> No </w:t>
      </w:r>
      <w:r w:rsidR="00AA3980" w:rsidRPr="00125CFB">
        <w:rPr>
          <w:rFonts w:ascii="Arial" w:eastAsia="굴림" w:hAnsi="Arial" w:cs="Arial"/>
          <w:sz w:val="22"/>
        </w:rPr>
        <w:t>→Go to Ba064</w:t>
      </w:r>
    </w:p>
    <w:p w14:paraId="5F169C57" w14:textId="77777777" w:rsidR="00545DC4" w:rsidRPr="00125CFB" w:rsidRDefault="00545DC4" w:rsidP="005D5299">
      <w:pPr>
        <w:wordWrap/>
        <w:spacing w:line="360" w:lineRule="auto"/>
        <w:rPr>
          <w:rFonts w:ascii="Arial" w:eastAsia="굴림" w:hAnsi="Arial" w:cs="Arial"/>
          <w:sz w:val="22"/>
        </w:rPr>
      </w:pPr>
    </w:p>
    <w:p w14:paraId="017898D1" w14:textId="5F0F458A" w:rsidR="00173088" w:rsidRPr="00125CFB" w:rsidRDefault="005D5299" w:rsidP="00173088">
      <w:pPr>
        <w:wordWrap/>
        <w:spacing w:line="360" w:lineRule="auto"/>
        <w:rPr>
          <w:rFonts w:ascii="Arial" w:eastAsia="굴림" w:hAnsi="Arial" w:cs="Arial"/>
          <w:sz w:val="22"/>
        </w:rPr>
      </w:pPr>
      <w:r w:rsidRPr="00125CFB">
        <w:rPr>
          <w:rFonts w:ascii="Arial" w:eastAsia="굴림" w:hAnsi="Arial" w:cs="Arial"/>
          <w:sz w:val="22"/>
        </w:rPr>
        <w:t>Ba05</w:t>
      </w:r>
      <w:r w:rsidR="00AA3980" w:rsidRPr="00125CFB">
        <w:rPr>
          <w:rFonts w:ascii="Arial" w:eastAsia="굴림" w:hAnsi="Arial" w:cs="Arial"/>
          <w:sz w:val="22"/>
        </w:rPr>
        <w:t>8</w:t>
      </w:r>
      <w:r w:rsidRPr="00125CFB">
        <w:rPr>
          <w:rFonts w:ascii="Arial" w:eastAsia="굴림" w:hAnsi="Arial" w:cs="Arial"/>
          <w:sz w:val="22"/>
        </w:rPr>
        <w:t xml:space="preserve">. </w:t>
      </w:r>
      <w:r w:rsidR="00AA3980" w:rsidRPr="00125CFB">
        <w:rPr>
          <w:rFonts w:ascii="Arial" w:eastAsia="굴림" w:hAnsi="Arial" w:cs="Arial"/>
          <w:sz w:val="22"/>
        </w:rPr>
        <w:t xml:space="preserve">[Live </w:t>
      </w:r>
      <w:proofErr w:type="spellStart"/>
      <w:r w:rsidR="00AA3980" w:rsidRPr="00125CFB">
        <w:rPr>
          <w:rFonts w:ascii="Arial" w:eastAsia="굴림" w:hAnsi="Arial" w:cs="Arial"/>
          <w:sz w:val="22"/>
        </w:rPr>
        <w:t>together_Receipt</w:t>
      </w:r>
      <w:proofErr w:type="spellEnd"/>
      <w:r w:rsidR="00AA3980" w:rsidRPr="00125CFB">
        <w:rPr>
          <w:rFonts w:ascii="Arial" w:eastAsia="굴림" w:hAnsi="Arial" w:cs="Arial"/>
          <w:sz w:val="22"/>
        </w:rPr>
        <w:t xml:space="preserve"> of financial support] </w:t>
      </w:r>
      <w:r w:rsidR="00173088" w:rsidRPr="00125CFB">
        <w:rPr>
          <w:rFonts w:ascii="Arial" w:eastAsia="굴림" w:hAnsi="Arial" w:cs="Arial"/>
          <w:sz w:val="22"/>
        </w:rPr>
        <w:t>If so, what was the total amount of financial support</w:t>
      </w:r>
      <w:r w:rsidR="00DE0F63" w:rsidRPr="00125CFB">
        <w:rPr>
          <w:rFonts w:ascii="Arial" w:eastAsia="굴림" w:hAnsi="Arial" w:cs="Arial" w:hint="eastAsia"/>
          <w:sz w:val="22"/>
        </w:rPr>
        <w:t xml:space="preserve"> </w:t>
      </w:r>
      <w:r w:rsidR="00173088" w:rsidRPr="00125CFB">
        <w:rPr>
          <w:rFonts w:ascii="Arial" w:eastAsia="굴림" w:hAnsi="Arial" w:cs="Arial"/>
          <w:sz w:val="22"/>
        </w:rPr>
        <w:t>you received from [child’s name] in the last calendar year (</w:t>
      </w:r>
      <w:del w:id="336" w:author="Keis" w:date="2024-09-06T10:18:00Z">
        <w:r w:rsidR="003F4B2B" w:rsidRPr="00624C57" w:rsidDel="009F27DD">
          <w:rPr>
            <w:rFonts w:ascii="Arial" w:eastAsia="굴림" w:hAnsi="Arial" w:cs="Arial" w:hint="eastAsia"/>
            <w:color w:val="FF0000"/>
            <w:sz w:val="22"/>
          </w:rPr>
          <w:delText>2019</w:delText>
        </w:r>
      </w:del>
      <w:ins w:id="337" w:author="Keis" w:date="2024-09-06T10:18:00Z">
        <w:r w:rsidR="009F27DD" w:rsidRPr="009F27DD">
          <w:rPr>
            <w:rFonts w:ascii="Arial" w:eastAsia="굴림" w:hAnsi="Arial" w:cs="Arial" w:hint="eastAsia"/>
            <w:color w:val="00B050"/>
            <w:sz w:val="22"/>
          </w:rPr>
          <w:t>2021</w:t>
        </w:r>
      </w:ins>
      <w:r w:rsidR="00173088" w:rsidRPr="00125CFB">
        <w:rPr>
          <w:rFonts w:ascii="Arial" w:eastAsia="굴림" w:hAnsi="Arial" w:cs="Arial"/>
          <w:sz w:val="22"/>
        </w:rPr>
        <w:t xml:space="preserve">)? </w:t>
      </w:r>
    </w:p>
    <w:p w14:paraId="0A8B29EC" w14:textId="77777777" w:rsidR="00131E84" w:rsidRPr="00125CFB" w:rsidRDefault="00131E84" w:rsidP="00131E84">
      <w:pPr>
        <w:wordWrap/>
        <w:spacing w:line="360" w:lineRule="auto"/>
        <w:rPr>
          <w:rFonts w:ascii="Arial" w:eastAsia="굴림" w:hAnsi="Arial" w:cs="Arial"/>
          <w:sz w:val="22"/>
        </w:rPr>
      </w:pPr>
      <w:r w:rsidRPr="00125CFB">
        <w:rPr>
          <w:rFonts w:ascii="Arial" w:eastAsia="굴림" w:hAnsi="Arial" w:cs="Arial"/>
          <w:sz w:val="22"/>
        </w:rPr>
        <w:t>[IWER: Please enter ‘100,000,000 Korean won (</w:t>
      </w:r>
      <w:r w:rsidR="00B87B3B" w:rsidRPr="00125CFB">
        <w:rPr>
          <w:rFonts w:ascii="Arial" w:eastAsia="굴림" w:hAnsi="Arial" w:cs="Arial"/>
          <w:sz w:val="22"/>
        </w:rPr>
        <w:t>one hundred million won</w:t>
      </w:r>
      <w:r w:rsidRPr="00125CFB">
        <w:rPr>
          <w:rFonts w:ascii="Arial" w:eastAsia="굴림" w:hAnsi="Arial" w:cs="Arial"/>
          <w:sz w:val="22"/>
        </w:rPr>
        <w:t xml:space="preserve">)’ first then, </w:t>
      </w:r>
      <w:proofErr w:type="gramStart"/>
      <w:r w:rsidRPr="00125CFB">
        <w:rPr>
          <w:rFonts w:ascii="Arial" w:eastAsia="굴림" w:hAnsi="Arial" w:cs="Arial"/>
          <w:sz w:val="22"/>
        </w:rPr>
        <w:t>enter ’</w:t>
      </w:r>
      <w:proofErr w:type="gramEnd"/>
      <w:r w:rsidRPr="00125CFB">
        <w:rPr>
          <w:rFonts w:ascii="Arial" w:eastAsia="굴림" w:hAnsi="Arial" w:cs="Arial"/>
          <w:sz w:val="22"/>
        </w:rPr>
        <w:t>10,000 Korean won (MW)’.]</w:t>
      </w:r>
    </w:p>
    <w:p w14:paraId="17D40BB8" w14:textId="77777777" w:rsidR="00131E84" w:rsidRPr="00125CFB" w:rsidRDefault="00131E84" w:rsidP="00131E84">
      <w:pPr>
        <w:wordWrap/>
        <w:spacing w:line="360" w:lineRule="auto"/>
        <w:rPr>
          <w:rFonts w:ascii="Arial" w:eastAsia="굴림" w:hAnsi="Arial" w:cs="Arial"/>
          <w:sz w:val="22"/>
        </w:rPr>
      </w:pPr>
      <w:r w:rsidRPr="00125CFB">
        <w:rPr>
          <w:rFonts w:ascii="Arial" w:eastAsia="굴림" w:hAnsi="Arial" w:cs="Arial"/>
          <w:kern w:val="0"/>
          <w:sz w:val="22"/>
        </w:rPr>
        <w:tab/>
        <w:t>______</w:t>
      </w:r>
      <w:r w:rsidR="00B87B3B" w:rsidRPr="00125CFB">
        <w:rPr>
          <w:rFonts w:ascii="Arial" w:eastAsia="굴림" w:hAnsi="Arial" w:cs="Arial"/>
          <w:kern w:val="0"/>
          <w:sz w:val="22"/>
        </w:rPr>
        <w:t>one hundred million won</w:t>
      </w:r>
      <w:r w:rsidR="00A909AC" w:rsidRPr="00125CFB">
        <w:rPr>
          <w:rFonts w:ascii="Arial" w:eastAsia="굴림" w:hAnsi="Arial" w:cs="Arial"/>
          <w:kern w:val="0"/>
          <w:sz w:val="22"/>
        </w:rPr>
        <w:t xml:space="preserve"> [Range: 1~9] _______ </w:t>
      </w:r>
      <w:r w:rsidRPr="00125CFB">
        <w:rPr>
          <w:rFonts w:ascii="Arial" w:eastAsia="굴림" w:hAnsi="Arial" w:cs="Arial"/>
          <w:kern w:val="0"/>
          <w:sz w:val="22"/>
        </w:rPr>
        <w:t>MW [Range: 0 ~ 9997] → Ba06</w:t>
      </w:r>
      <w:r w:rsidR="00AA3980" w:rsidRPr="00125CFB">
        <w:rPr>
          <w:rFonts w:ascii="Arial" w:eastAsia="굴림" w:hAnsi="Arial" w:cs="Arial"/>
          <w:kern w:val="0"/>
          <w:sz w:val="22"/>
        </w:rPr>
        <w:t>4</w:t>
      </w:r>
    </w:p>
    <w:p w14:paraId="3CD24DAD" w14:textId="77777777" w:rsidR="00173088" w:rsidRPr="00125CFB" w:rsidRDefault="00173088" w:rsidP="00173088">
      <w:pPr>
        <w:wordWrap/>
        <w:spacing w:line="360" w:lineRule="auto"/>
        <w:rPr>
          <w:rFonts w:ascii="Arial" w:eastAsia="굴림" w:hAnsi="Arial" w:cs="Arial"/>
          <w:sz w:val="22"/>
        </w:rPr>
      </w:pPr>
      <w:r w:rsidRPr="00125CFB">
        <w:rPr>
          <w:rFonts w:ascii="Arial" w:eastAsia="굴림" w:hAnsi="Arial" w:cs="Arial"/>
          <w:kern w:val="0"/>
          <w:sz w:val="22"/>
        </w:rPr>
        <w:tab/>
      </w:r>
      <w:r w:rsidRPr="00125CFB">
        <w:rPr>
          <w:rFonts w:ascii="Arial" w:eastAsia="굴림" w:hAnsi="Arial" w:cs="Arial"/>
          <w:sz w:val="22"/>
        </w:rPr>
        <w:t>Don’t know →Go to Ba0</w:t>
      </w:r>
      <w:r w:rsidR="00AA3980" w:rsidRPr="00125CFB">
        <w:rPr>
          <w:rFonts w:ascii="Arial" w:eastAsia="굴림" w:hAnsi="Arial" w:cs="Arial"/>
          <w:sz w:val="22"/>
        </w:rPr>
        <w:t>59</w:t>
      </w:r>
      <w:r w:rsidRPr="00125CFB">
        <w:rPr>
          <w:rFonts w:ascii="Arial" w:eastAsia="굴림" w:hAnsi="Arial" w:cs="Arial"/>
          <w:sz w:val="22"/>
        </w:rPr>
        <w:t>~Ba0</w:t>
      </w:r>
      <w:r w:rsidR="00AA3980" w:rsidRPr="00125CFB">
        <w:rPr>
          <w:rFonts w:ascii="Arial" w:eastAsia="굴림" w:hAnsi="Arial" w:cs="Arial"/>
          <w:sz w:val="22"/>
        </w:rPr>
        <w:t>63</w:t>
      </w:r>
      <w:r w:rsidRPr="00125CFB">
        <w:rPr>
          <w:rFonts w:ascii="Arial" w:eastAsia="굴림" w:hAnsi="Arial" w:cs="Arial"/>
          <w:sz w:val="22"/>
        </w:rPr>
        <w:t xml:space="preserve"> unfolding</w:t>
      </w:r>
    </w:p>
    <w:p w14:paraId="6AFAAE0A" w14:textId="77777777" w:rsidR="00173088" w:rsidRPr="00125CFB" w:rsidRDefault="00173088" w:rsidP="00173088">
      <w:pPr>
        <w:wordWrap/>
        <w:spacing w:line="360" w:lineRule="auto"/>
        <w:ind w:firstLine="800"/>
        <w:rPr>
          <w:rFonts w:ascii="Arial" w:eastAsia="굴림" w:hAnsi="Arial" w:cs="Arial"/>
          <w:sz w:val="22"/>
        </w:rPr>
      </w:pPr>
      <w:r w:rsidRPr="00125CFB">
        <w:rPr>
          <w:rFonts w:ascii="Arial" w:eastAsia="굴림" w:hAnsi="Arial" w:cs="Arial"/>
          <w:sz w:val="22"/>
        </w:rPr>
        <w:t>Refuse to answer →Go to Ba0</w:t>
      </w:r>
      <w:r w:rsidR="00AA3980" w:rsidRPr="00125CFB">
        <w:rPr>
          <w:rFonts w:ascii="Arial" w:eastAsia="굴림" w:hAnsi="Arial" w:cs="Arial"/>
          <w:sz w:val="22"/>
        </w:rPr>
        <w:t>59</w:t>
      </w:r>
      <w:r w:rsidRPr="00125CFB">
        <w:rPr>
          <w:rFonts w:ascii="Arial" w:eastAsia="굴림" w:hAnsi="Arial" w:cs="Arial"/>
          <w:sz w:val="22"/>
        </w:rPr>
        <w:t>~Ba0</w:t>
      </w:r>
      <w:r w:rsidR="00AA3980" w:rsidRPr="00125CFB">
        <w:rPr>
          <w:rFonts w:ascii="Arial" w:eastAsia="굴림" w:hAnsi="Arial" w:cs="Arial"/>
          <w:sz w:val="22"/>
        </w:rPr>
        <w:t>63</w:t>
      </w:r>
      <w:r w:rsidRPr="00125CFB">
        <w:rPr>
          <w:rFonts w:ascii="Arial" w:eastAsia="굴림" w:hAnsi="Arial" w:cs="Arial"/>
          <w:sz w:val="22"/>
        </w:rPr>
        <w:t xml:space="preserve"> unfolding</w:t>
      </w:r>
    </w:p>
    <w:p w14:paraId="2DF3A308" w14:textId="77777777" w:rsidR="005D5299" w:rsidRPr="00125CFB" w:rsidRDefault="005D5299" w:rsidP="005D5299">
      <w:pPr>
        <w:wordWrap/>
        <w:spacing w:line="360" w:lineRule="auto"/>
        <w:rPr>
          <w:rFonts w:ascii="Arial" w:eastAsia="굴림" w:hAnsi="Arial" w:cs="Arial"/>
          <w:sz w:val="22"/>
        </w:rPr>
      </w:pPr>
    </w:p>
    <w:p w14:paraId="76C224DF" w14:textId="77777777" w:rsidR="005D5299" w:rsidRPr="00125CFB" w:rsidRDefault="005D5299" w:rsidP="005D5299">
      <w:pPr>
        <w:wordWrap/>
        <w:spacing w:line="360" w:lineRule="auto"/>
        <w:rPr>
          <w:rFonts w:ascii="Arial" w:eastAsia="굴림" w:hAnsi="Arial" w:cs="Arial"/>
          <w:b/>
          <w:sz w:val="22"/>
        </w:rPr>
      </w:pPr>
      <w:r w:rsidRPr="00125CFB">
        <w:rPr>
          <w:rFonts w:ascii="Arial" w:eastAsia="굴림" w:hAnsi="Arial" w:cs="Arial"/>
          <w:b/>
          <w:sz w:val="22"/>
        </w:rPr>
        <w:t>&lt; Ba05</w:t>
      </w:r>
      <w:r w:rsidR="00AA3980" w:rsidRPr="00125CFB">
        <w:rPr>
          <w:rFonts w:ascii="Arial" w:eastAsia="굴림" w:hAnsi="Arial" w:cs="Arial"/>
          <w:b/>
          <w:sz w:val="22"/>
        </w:rPr>
        <w:t>9~Ba063</w:t>
      </w:r>
      <w:r w:rsidRPr="00125CFB">
        <w:rPr>
          <w:rFonts w:ascii="Arial" w:eastAsia="굴림" w:hAnsi="Arial" w:cs="Arial"/>
          <w:b/>
          <w:sz w:val="22"/>
        </w:rPr>
        <w:t>. Unfolding bracket questions &gt;</w:t>
      </w:r>
    </w:p>
    <w:p w14:paraId="110D7D58" w14:textId="77777777" w:rsidR="00EB7DA3" w:rsidRPr="00125CFB" w:rsidRDefault="00EB7DA3" w:rsidP="00EB7DA3">
      <w:pPr>
        <w:wordWrap/>
        <w:spacing w:line="360" w:lineRule="auto"/>
        <w:rPr>
          <w:rFonts w:ascii="Arial" w:eastAsia="굴림" w:hAnsi="Arial" w:cs="Arial"/>
          <w:sz w:val="22"/>
        </w:rPr>
      </w:pPr>
      <w:r w:rsidRPr="00125CFB">
        <w:rPr>
          <w:rFonts w:ascii="Arial" w:eastAsia="굴림" w:hAnsi="Arial" w:cs="Arial"/>
          <w:sz w:val="22"/>
        </w:rPr>
        <w:t>[IWER: Go back to Ba0</w:t>
      </w:r>
      <w:r w:rsidR="00AA3980" w:rsidRPr="00125CFB">
        <w:rPr>
          <w:rFonts w:ascii="Arial" w:eastAsia="굴림" w:hAnsi="Arial" w:cs="Arial"/>
          <w:sz w:val="22"/>
        </w:rPr>
        <w:t>58</w:t>
      </w:r>
      <w:r w:rsidRPr="00125CFB">
        <w:rPr>
          <w:rFonts w:ascii="Arial" w:eastAsia="굴림" w:hAnsi="Arial" w:cs="Arial"/>
          <w:sz w:val="22"/>
        </w:rPr>
        <w:t xml:space="preserve"> and record if R answers the amount during the interview.]</w:t>
      </w:r>
    </w:p>
    <w:p w14:paraId="4D8E5609"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t>Ba059</w:t>
      </w:r>
      <w:r w:rsidR="005D5299" w:rsidRPr="00125CFB">
        <w:rPr>
          <w:rFonts w:ascii="Arial" w:eastAsia="굴림" w:hAnsi="Arial" w:cs="Arial"/>
          <w:sz w:val="22"/>
        </w:rPr>
        <w:t>. Did it amount to less than, about equal to or more than 100 MW (10,000 Korean won)?</w:t>
      </w:r>
    </w:p>
    <w:p w14:paraId="68877288" w14:textId="77777777" w:rsidR="00C12C4F" w:rsidRPr="00125CFB" w:rsidRDefault="00C12C4F" w:rsidP="00F14BA4">
      <w:pPr>
        <w:pStyle w:val="a6"/>
        <w:numPr>
          <w:ilvl w:val="0"/>
          <w:numId w:val="998"/>
        </w:numPr>
        <w:wordWrap/>
        <w:spacing w:line="360" w:lineRule="auto"/>
        <w:ind w:leftChars="0"/>
        <w:rPr>
          <w:rFonts w:ascii="Arial" w:eastAsia="굴림" w:hAnsi="Arial" w:cs="Arial"/>
          <w:sz w:val="22"/>
        </w:rPr>
      </w:pPr>
      <w:r w:rsidRPr="00125CFB">
        <w:rPr>
          <w:rFonts w:ascii="Arial" w:eastAsia="굴림" w:hAnsi="Arial" w:cs="Arial"/>
          <w:sz w:val="22"/>
        </w:rPr>
        <w:t>Less than 100 MW</w:t>
      </w:r>
    </w:p>
    <w:p w14:paraId="2F41AE63" w14:textId="77777777" w:rsidR="00C12C4F" w:rsidRPr="00125CFB" w:rsidRDefault="00C12C4F" w:rsidP="00F14BA4">
      <w:pPr>
        <w:pStyle w:val="a6"/>
        <w:numPr>
          <w:ilvl w:val="0"/>
          <w:numId w:val="999"/>
        </w:numPr>
        <w:wordWrap/>
        <w:spacing w:line="360" w:lineRule="auto"/>
        <w:ind w:leftChars="0"/>
        <w:rPr>
          <w:rFonts w:ascii="Arial" w:eastAsia="굴림" w:hAnsi="Arial" w:cs="Arial"/>
          <w:sz w:val="22"/>
        </w:rPr>
      </w:pPr>
      <w:r w:rsidRPr="00125CFB">
        <w:rPr>
          <w:rFonts w:ascii="Arial" w:eastAsia="굴림" w:hAnsi="Arial" w:cs="Arial"/>
          <w:sz w:val="22"/>
        </w:rPr>
        <w:t>About 100 MW</w:t>
      </w:r>
    </w:p>
    <w:p w14:paraId="05CBE3C9" w14:textId="77777777" w:rsidR="00C12C4F" w:rsidRPr="00125CFB" w:rsidRDefault="00C12C4F" w:rsidP="00C12C4F">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More</w:t>
      </w:r>
      <w:proofErr w:type="gramEnd"/>
      <w:r w:rsidRPr="00125CFB">
        <w:rPr>
          <w:rFonts w:ascii="Arial" w:eastAsia="굴림" w:hAnsi="Arial" w:cs="Arial"/>
          <w:sz w:val="22"/>
        </w:rPr>
        <w:t xml:space="preserve"> than 100 MW</w:t>
      </w:r>
    </w:p>
    <w:p w14:paraId="79EE44FF" w14:textId="77777777" w:rsidR="005D5299" w:rsidRPr="00125CFB" w:rsidRDefault="005D5299" w:rsidP="005D5299">
      <w:pPr>
        <w:wordWrap/>
        <w:spacing w:line="360" w:lineRule="auto"/>
        <w:rPr>
          <w:rFonts w:ascii="Arial" w:eastAsia="굴림" w:hAnsi="Arial" w:cs="Arial"/>
          <w:sz w:val="22"/>
        </w:rPr>
      </w:pPr>
    </w:p>
    <w:p w14:paraId="44D9E691"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t>Ba0</w:t>
      </w:r>
      <w:r w:rsidR="005D5299" w:rsidRPr="00125CFB">
        <w:rPr>
          <w:rFonts w:ascii="Arial" w:eastAsia="굴림" w:hAnsi="Arial" w:cs="Arial"/>
          <w:sz w:val="22"/>
        </w:rPr>
        <w:t>6</w:t>
      </w:r>
      <w:r w:rsidRPr="00125CFB">
        <w:rPr>
          <w:rFonts w:ascii="Arial" w:eastAsia="굴림" w:hAnsi="Arial" w:cs="Arial"/>
          <w:sz w:val="22"/>
        </w:rPr>
        <w:t>0</w:t>
      </w:r>
      <w:r w:rsidR="005D5299" w:rsidRPr="00125CFB">
        <w:rPr>
          <w:rFonts w:ascii="Arial" w:eastAsia="굴림" w:hAnsi="Arial" w:cs="Arial"/>
          <w:sz w:val="22"/>
        </w:rPr>
        <w:t>. Did it amount to less than, about equal to or more than 300 MW (10,000 Korean won)?</w:t>
      </w:r>
    </w:p>
    <w:p w14:paraId="766F334C" w14:textId="77777777" w:rsidR="005D5299" w:rsidRPr="00125CFB" w:rsidRDefault="005D5299" w:rsidP="002D0E30">
      <w:pPr>
        <w:pStyle w:val="a6"/>
        <w:numPr>
          <w:ilvl w:val="0"/>
          <w:numId w:val="96"/>
        </w:numPr>
        <w:wordWrap/>
        <w:spacing w:line="360" w:lineRule="auto"/>
        <w:ind w:leftChars="0"/>
        <w:rPr>
          <w:rFonts w:ascii="Arial" w:eastAsia="굴림" w:hAnsi="Arial" w:cs="Arial"/>
          <w:sz w:val="22"/>
        </w:rPr>
      </w:pPr>
      <w:r w:rsidRPr="00125CFB">
        <w:rPr>
          <w:rFonts w:ascii="Arial" w:eastAsia="굴림" w:hAnsi="Arial" w:cs="Arial"/>
          <w:sz w:val="22"/>
        </w:rPr>
        <w:t>Less than 300 MW</w:t>
      </w:r>
    </w:p>
    <w:p w14:paraId="230FD6A8" w14:textId="77777777" w:rsidR="005D5299" w:rsidRPr="00125CFB" w:rsidRDefault="005D5299" w:rsidP="00F14BA4">
      <w:pPr>
        <w:pStyle w:val="a6"/>
        <w:numPr>
          <w:ilvl w:val="0"/>
          <w:numId w:val="1000"/>
        </w:numPr>
        <w:wordWrap/>
        <w:spacing w:line="360" w:lineRule="auto"/>
        <w:ind w:leftChars="0"/>
        <w:rPr>
          <w:rFonts w:ascii="Arial" w:eastAsia="굴림" w:hAnsi="Arial" w:cs="Arial"/>
          <w:sz w:val="22"/>
        </w:rPr>
      </w:pPr>
      <w:r w:rsidRPr="00125CFB">
        <w:rPr>
          <w:rFonts w:ascii="Arial" w:eastAsia="굴림" w:hAnsi="Arial" w:cs="Arial"/>
          <w:sz w:val="22"/>
        </w:rPr>
        <w:t>About 300 MW</w:t>
      </w:r>
    </w:p>
    <w:p w14:paraId="31AAC22D" w14:textId="77777777" w:rsidR="005D5299" w:rsidRPr="00125CFB" w:rsidRDefault="00EB7DA3" w:rsidP="00EB7DA3">
      <w:pPr>
        <w:wordWrap/>
        <w:spacing w:line="360" w:lineRule="auto"/>
        <w:ind w:left="400"/>
        <w:rPr>
          <w:rFonts w:ascii="Arial" w:eastAsia="굴림" w:hAnsi="Arial" w:cs="Arial"/>
          <w:sz w:val="22"/>
        </w:rPr>
      </w:pPr>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 than 300 MW</w:t>
      </w:r>
    </w:p>
    <w:p w14:paraId="7EE7F556" w14:textId="77777777" w:rsidR="005D5299" w:rsidRPr="00125CFB" w:rsidRDefault="005D5299" w:rsidP="005D5299">
      <w:pPr>
        <w:wordWrap/>
        <w:spacing w:line="360" w:lineRule="auto"/>
        <w:rPr>
          <w:rFonts w:ascii="Arial" w:eastAsia="굴림" w:hAnsi="Arial" w:cs="Arial"/>
          <w:sz w:val="22"/>
        </w:rPr>
      </w:pPr>
    </w:p>
    <w:p w14:paraId="23BBDEE7"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t>Ba061</w:t>
      </w:r>
      <w:r w:rsidR="005D5299" w:rsidRPr="00125CFB">
        <w:rPr>
          <w:rFonts w:ascii="Arial" w:eastAsia="굴림" w:hAnsi="Arial" w:cs="Arial"/>
          <w:sz w:val="22"/>
        </w:rPr>
        <w:t>. Did it amount to less than, about equal to or more than 500 MW (10,000 Korean won)?</w:t>
      </w:r>
    </w:p>
    <w:p w14:paraId="796304BA" w14:textId="77777777" w:rsidR="005D5299" w:rsidRPr="00125CFB" w:rsidRDefault="005D5299" w:rsidP="002D0E30">
      <w:pPr>
        <w:pStyle w:val="a6"/>
        <w:numPr>
          <w:ilvl w:val="0"/>
          <w:numId w:val="97"/>
        </w:numPr>
        <w:wordWrap/>
        <w:spacing w:line="360" w:lineRule="auto"/>
        <w:ind w:leftChars="0"/>
        <w:rPr>
          <w:rFonts w:ascii="Arial" w:eastAsia="굴림" w:hAnsi="Arial" w:cs="Arial"/>
          <w:sz w:val="22"/>
        </w:rPr>
      </w:pPr>
      <w:r w:rsidRPr="00125CFB">
        <w:rPr>
          <w:rFonts w:ascii="Arial" w:eastAsia="굴림" w:hAnsi="Arial" w:cs="Arial"/>
          <w:sz w:val="22"/>
        </w:rPr>
        <w:t>Less than 500 MW</w:t>
      </w:r>
    </w:p>
    <w:p w14:paraId="66B95857" w14:textId="77777777" w:rsidR="005D5299" w:rsidRPr="00125CFB" w:rsidRDefault="005D5299" w:rsidP="00F14BA4">
      <w:pPr>
        <w:pStyle w:val="a6"/>
        <w:numPr>
          <w:ilvl w:val="0"/>
          <w:numId w:val="1002"/>
        </w:numPr>
        <w:wordWrap/>
        <w:spacing w:line="360" w:lineRule="auto"/>
        <w:ind w:leftChars="0"/>
        <w:rPr>
          <w:rFonts w:ascii="Arial" w:eastAsia="굴림" w:hAnsi="Arial" w:cs="Arial"/>
          <w:sz w:val="22"/>
        </w:rPr>
      </w:pPr>
      <w:r w:rsidRPr="00125CFB">
        <w:rPr>
          <w:rFonts w:ascii="Arial" w:eastAsia="굴림" w:hAnsi="Arial" w:cs="Arial"/>
          <w:sz w:val="22"/>
        </w:rPr>
        <w:t>About 500 MW</w:t>
      </w:r>
    </w:p>
    <w:p w14:paraId="6F7EFCB6" w14:textId="77777777" w:rsidR="005D5299" w:rsidRPr="00125CFB" w:rsidRDefault="00EB7DA3" w:rsidP="00EB7DA3">
      <w:pPr>
        <w:wordWrap/>
        <w:spacing w:line="360" w:lineRule="auto"/>
        <w:ind w:left="400"/>
        <w:rPr>
          <w:rFonts w:ascii="Arial" w:eastAsia="굴림" w:hAnsi="Arial" w:cs="Arial"/>
          <w:sz w:val="22"/>
        </w:rPr>
      </w:pPr>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 than 500 MW</w:t>
      </w:r>
    </w:p>
    <w:p w14:paraId="75B1BCAA" w14:textId="77777777" w:rsidR="005D5299" w:rsidRPr="00125CFB" w:rsidRDefault="005D5299" w:rsidP="005D5299">
      <w:pPr>
        <w:wordWrap/>
        <w:spacing w:line="360" w:lineRule="auto"/>
        <w:rPr>
          <w:rFonts w:ascii="Arial" w:eastAsia="굴림" w:hAnsi="Arial" w:cs="Arial"/>
          <w:sz w:val="22"/>
        </w:rPr>
      </w:pPr>
    </w:p>
    <w:p w14:paraId="3E9FAAFD"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t>Ba062</w:t>
      </w:r>
      <w:r w:rsidR="005D5299" w:rsidRPr="00125CFB">
        <w:rPr>
          <w:rFonts w:ascii="Arial" w:eastAsia="굴림" w:hAnsi="Arial" w:cs="Arial"/>
          <w:sz w:val="22"/>
        </w:rPr>
        <w:t>. Did it amount to less than, about equal to or more than 1,000 MW (10,000 Korean won)?</w:t>
      </w:r>
    </w:p>
    <w:p w14:paraId="0E6F6EAD" w14:textId="77777777" w:rsidR="005D5299" w:rsidRPr="00125CFB" w:rsidRDefault="005D5299" w:rsidP="002D0E30">
      <w:pPr>
        <w:pStyle w:val="a6"/>
        <w:numPr>
          <w:ilvl w:val="0"/>
          <w:numId w:val="98"/>
        </w:numPr>
        <w:wordWrap/>
        <w:spacing w:line="360" w:lineRule="auto"/>
        <w:ind w:leftChars="0"/>
        <w:rPr>
          <w:rFonts w:ascii="Arial" w:eastAsia="굴림" w:hAnsi="Arial" w:cs="Arial"/>
          <w:sz w:val="22"/>
        </w:rPr>
      </w:pPr>
      <w:r w:rsidRPr="00125CFB">
        <w:rPr>
          <w:rFonts w:ascii="Arial" w:eastAsia="굴림" w:hAnsi="Arial" w:cs="Arial"/>
          <w:sz w:val="22"/>
        </w:rPr>
        <w:t>Less than 1,000 MW</w:t>
      </w:r>
    </w:p>
    <w:p w14:paraId="63F59041" w14:textId="77777777" w:rsidR="005D5299" w:rsidRPr="00125CFB" w:rsidRDefault="005D5299" w:rsidP="00F14BA4">
      <w:pPr>
        <w:pStyle w:val="a6"/>
        <w:numPr>
          <w:ilvl w:val="0"/>
          <w:numId w:val="1001"/>
        </w:numPr>
        <w:wordWrap/>
        <w:spacing w:line="360" w:lineRule="auto"/>
        <w:ind w:leftChars="0"/>
        <w:rPr>
          <w:rFonts w:ascii="Arial" w:eastAsia="굴림" w:hAnsi="Arial" w:cs="Arial"/>
          <w:sz w:val="22"/>
        </w:rPr>
      </w:pPr>
      <w:r w:rsidRPr="00125CFB">
        <w:rPr>
          <w:rFonts w:ascii="Arial" w:eastAsia="굴림" w:hAnsi="Arial" w:cs="Arial"/>
          <w:sz w:val="22"/>
        </w:rPr>
        <w:t>About 1,000 MW</w:t>
      </w:r>
    </w:p>
    <w:p w14:paraId="5EABEA4C" w14:textId="77777777" w:rsidR="005D5299" w:rsidRPr="00125CFB" w:rsidRDefault="00EB7DA3" w:rsidP="00EB7DA3">
      <w:pPr>
        <w:wordWrap/>
        <w:spacing w:line="360" w:lineRule="auto"/>
        <w:ind w:left="400"/>
        <w:rPr>
          <w:rFonts w:ascii="Arial" w:eastAsia="굴림" w:hAnsi="Arial" w:cs="Arial"/>
          <w:sz w:val="22"/>
        </w:rPr>
      </w:pPr>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 than 1,000 MW</w:t>
      </w:r>
    </w:p>
    <w:p w14:paraId="044859E7" w14:textId="77777777" w:rsidR="005D5299" w:rsidRPr="00125CFB" w:rsidRDefault="005D5299" w:rsidP="005D5299">
      <w:pPr>
        <w:wordWrap/>
        <w:spacing w:line="360" w:lineRule="auto"/>
        <w:rPr>
          <w:rFonts w:ascii="Arial" w:eastAsia="굴림" w:hAnsi="Arial" w:cs="Arial"/>
          <w:sz w:val="22"/>
        </w:rPr>
      </w:pPr>
    </w:p>
    <w:p w14:paraId="66ADA2CC"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lastRenderedPageBreak/>
        <w:t>Ba063</w:t>
      </w:r>
      <w:r w:rsidR="005D5299" w:rsidRPr="00125CFB">
        <w:rPr>
          <w:rFonts w:ascii="Arial" w:eastAsia="굴림" w:hAnsi="Arial" w:cs="Arial"/>
          <w:sz w:val="22"/>
        </w:rPr>
        <w:t>. Did it amount to less than, about equal to or more than 2,000 MW (10,000 Korean won)?</w:t>
      </w:r>
    </w:p>
    <w:p w14:paraId="2E4B4893" w14:textId="77777777" w:rsidR="005D5299" w:rsidRPr="00125CFB" w:rsidRDefault="005D5299" w:rsidP="002D0E30">
      <w:pPr>
        <w:pStyle w:val="a6"/>
        <w:numPr>
          <w:ilvl w:val="0"/>
          <w:numId w:val="99"/>
        </w:numPr>
        <w:wordWrap/>
        <w:spacing w:line="360" w:lineRule="auto"/>
        <w:ind w:leftChars="0"/>
        <w:rPr>
          <w:rFonts w:ascii="Arial" w:eastAsia="굴림" w:hAnsi="Arial" w:cs="Arial"/>
          <w:sz w:val="22"/>
        </w:rPr>
      </w:pPr>
      <w:r w:rsidRPr="00125CFB">
        <w:rPr>
          <w:rFonts w:ascii="Arial" w:eastAsia="굴림" w:hAnsi="Arial" w:cs="Arial"/>
          <w:sz w:val="22"/>
        </w:rPr>
        <w:t>Less than 2,000 MW</w:t>
      </w:r>
    </w:p>
    <w:p w14:paraId="192BE86D" w14:textId="77777777" w:rsidR="005D5299" w:rsidRPr="00125CFB" w:rsidRDefault="005D5299" w:rsidP="00F14BA4">
      <w:pPr>
        <w:pStyle w:val="a6"/>
        <w:numPr>
          <w:ilvl w:val="0"/>
          <w:numId w:val="1003"/>
        </w:numPr>
        <w:wordWrap/>
        <w:spacing w:line="360" w:lineRule="auto"/>
        <w:ind w:leftChars="0"/>
        <w:rPr>
          <w:rFonts w:ascii="Arial" w:eastAsia="굴림" w:hAnsi="Arial" w:cs="Arial"/>
          <w:sz w:val="22"/>
        </w:rPr>
      </w:pPr>
      <w:r w:rsidRPr="00125CFB">
        <w:rPr>
          <w:rFonts w:ascii="Arial" w:eastAsia="굴림" w:hAnsi="Arial" w:cs="Arial"/>
          <w:sz w:val="22"/>
        </w:rPr>
        <w:t>About 2,000 MW</w:t>
      </w:r>
    </w:p>
    <w:p w14:paraId="448059D7" w14:textId="77777777" w:rsidR="005D5299" w:rsidRPr="00125CFB" w:rsidRDefault="00072E40" w:rsidP="00F14BA4">
      <w:pPr>
        <w:pStyle w:val="a6"/>
        <w:numPr>
          <w:ilvl w:val="0"/>
          <w:numId w:val="1003"/>
        </w:numPr>
        <w:wordWrap/>
        <w:spacing w:line="360" w:lineRule="auto"/>
        <w:ind w:leftChars="0"/>
        <w:rPr>
          <w:rFonts w:ascii="Arial" w:eastAsia="굴림" w:hAnsi="Arial" w:cs="Arial"/>
          <w:sz w:val="22"/>
        </w:rPr>
      </w:pPr>
      <w:r w:rsidRPr="00125CFB">
        <w:rPr>
          <w:rFonts w:ascii="Arial" w:eastAsia="굴림" w:hAnsi="Arial" w:cs="Arial"/>
          <w:sz w:val="22"/>
        </w:rPr>
        <w:t xml:space="preserve"> </w:t>
      </w:r>
      <w:r w:rsidR="005D5299" w:rsidRPr="00125CFB">
        <w:rPr>
          <w:rFonts w:ascii="Arial" w:eastAsia="굴림" w:hAnsi="Arial" w:cs="Arial"/>
          <w:sz w:val="22"/>
        </w:rPr>
        <w:t>More than 2,000 MW</w:t>
      </w:r>
    </w:p>
    <w:p w14:paraId="0B036872" w14:textId="77777777" w:rsidR="005D5299" w:rsidRPr="00125CFB" w:rsidRDefault="005D5299" w:rsidP="005D5299">
      <w:pPr>
        <w:wordWrap/>
        <w:spacing w:line="360" w:lineRule="auto"/>
        <w:rPr>
          <w:rFonts w:ascii="Arial" w:eastAsia="굴림" w:hAnsi="Arial" w:cs="Arial"/>
          <w:sz w:val="22"/>
        </w:rPr>
      </w:pPr>
    </w:p>
    <w:p w14:paraId="1CCAA100" w14:textId="67EBB3A5" w:rsidR="005D5299" w:rsidRPr="00125CFB" w:rsidRDefault="00AA3980" w:rsidP="00AA3980">
      <w:pPr>
        <w:widowControl/>
        <w:wordWrap/>
        <w:autoSpaceDE/>
        <w:autoSpaceDN/>
        <w:spacing w:line="360" w:lineRule="auto"/>
        <w:jc w:val="left"/>
        <w:rPr>
          <w:rFonts w:ascii="Arial" w:eastAsia="굴림" w:hAnsi="Arial" w:cs="Arial"/>
          <w:kern w:val="0"/>
          <w:sz w:val="24"/>
          <w:szCs w:val="24"/>
        </w:rPr>
      </w:pPr>
      <w:r w:rsidRPr="00125CFB">
        <w:rPr>
          <w:rFonts w:ascii="Arial" w:eastAsia="굴림" w:hAnsi="Arial" w:cs="Arial"/>
          <w:sz w:val="22"/>
        </w:rPr>
        <w:t>Ba064</w:t>
      </w:r>
      <w:r w:rsidR="005D5299" w:rsidRPr="00125CFB">
        <w:rPr>
          <w:rFonts w:ascii="Arial" w:eastAsia="굴림" w:hAnsi="Arial" w:cs="Arial"/>
          <w:sz w:val="22"/>
        </w:rPr>
        <w:t xml:space="preserve">. </w:t>
      </w:r>
      <w:r w:rsidRPr="00125CFB">
        <w:rPr>
          <w:rFonts w:ascii="Arial" w:eastAsia="굴림" w:hAnsi="Arial" w:cs="Arial"/>
          <w:kern w:val="0"/>
          <w:sz w:val="22"/>
        </w:rPr>
        <w:t xml:space="preserve">[Live </w:t>
      </w:r>
      <w:proofErr w:type="spellStart"/>
      <w:r w:rsidRPr="00125CFB">
        <w:rPr>
          <w:rFonts w:ascii="Arial" w:eastAsia="굴림" w:hAnsi="Arial" w:cs="Arial"/>
          <w:kern w:val="0"/>
          <w:sz w:val="22"/>
        </w:rPr>
        <w:t>together_Offer</w:t>
      </w:r>
      <w:proofErr w:type="spellEnd"/>
      <w:r w:rsidRPr="00125CFB">
        <w:rPr>
          <w:rFonts w:ascii="Arial" w:eastAsia="굴림" w:hAnsi="Arial" w:cs="Arial"/>
          <w:kern w:val="0"/>
          <w:sz w:val="22"/>
        </w:rPr>
        <w:t xml:space="preserve"> of financial support]</w:t>
      </w:r>
      <w:r w:rsidRPr="00125CFB">
        <w:rPr>
          <w:rFonts w:ascii="Arial" w:eastAsia="굴림" w:hAnsi="Arial" w:cs="Arial"/>
          <w:kern w:val="0"/>
          <w:sz w:val="24"/>
          <w:szCs w:val="24"/>
        </w:rPr>
        <w:t xml:space="preserve"> </w:t>
      </w:r>
      <w:r w:rsidR="005D5299" w:rsidRPr="00125CFB">
        <w:rPr>
          <w:rFonts w:ascii="Arial" w:eastAsia="굴림" w:hAnsi="Arial" w:cs="Arial"/>
          <w:sz w:val="22"/>
        </w:rPr>
        <w:t>In the last calendar year (</w:t>
      </w:r>
      <w:del w:id="338" w:author="Keis" w:date="2024-09-06T10:18:00Z">
        <w:r w:rsidR="00A530A0" w:rsidRPr="00624C57" w:rsidDel="009F27DD">
          <w:rPr>
            <w:rFonts w:ascii="Arial" w:eastAsia="굴림" w:hAnsi="Arial" w:cs="Arial" w:hint="eastAsia"/>
            <w:color w:val="FF0000"/>
            <w:sz w:val="22"/>
          </w:rPr>
          <w:delText>2019</w:delText>
        </w:r>
      </w:del>
      <w:ins w:id="339" w:author="Keis" w:date="2024-09-06T10:18:00Z">
        <w:r w:rsidR="009F27DD" w:rsidRPr="009F27DD">
          <w:rPr>
            <w:rFonts w:ascii="Arial" w:eastAsia="굴림" w:hAnsi="Arial" w:cs="Arial" w:hint="eastAsia"/>
            <w:color w:val="00B050"/>
            <w:sz w:val="22"/>
          </w:rPr>
          <w:t>2021</w:t>
        </w:r>
      </w:ins>
      <w:r w:rsidR="005D5299" w:rsidRPr="00125CFB">
        <w:rPr>
          <w:rFonts w:ascii="Arial" w:eastAsia="굴림" w:hAnsi="Arial" w:cs="Arial"/>
          <w:sz w:val="22"/>
        </w:rPr>
        <w:t xml:space="preserve">), did you and your spouse </w:t>
      </w:r>
      <w:r w:rsidR="00F709DB" w:rsidRPr="00125CFB">
        <w:rPr>
          <w:rFonts w:ascii="Arial" w:eastAsia="굴림" w:hAnsi="Arial" w:cs="Arial"/>
          <w:sz w:val="22"/>
        </w:rPr>
        <w:t>give</w:t>
      </w:r>
      <w:r w:rsidR="00D93B3E" w:rsidRPr="00125CFB">
        <w:rPr>
          <w:rFonts w:ascii="Arial" w:eastAsia="굴림" w:hAnsi="Arial" w:cs="Arial"/>
          <w:sz w:val="22"/>
        </w:rPr>
        <w:t xml:space="preserve"> </w:t>
      </w:r>
      <w:r w:rsidR="005D5299" w:rsidRPr="00125CFB">
        <w:rPr>
          <w:rFonts w:ascii="Arial" w:eastAsia="굴림" w:hAnsi="Arial" w:cs="Arial"/>
          <w:sz w:val="22"/>
        </w:rPr>
        <w:t xml:space="preserve">any </w:t>
      </w:r>
      <w:r w:rsidR="00D93B3E" w:rsidRPr="00125CFB">
        <w:rPr>
          <w:rFonts w:ascii="Arial" w:eastAsia="굴림" w:hAnsi="Arial" w:cs="Arial"/>
          <w:sz w:val="22"/>
        </w:rPr>
        <w:t xml:space="preserve">financial support </w:t>
      </w:r>
      <w:r w:rsidR="00F524F3" w:rsidRPr="00125CFB">
        <w:rPr>
          <w:rFonts w:ascii="Arial" w:eastAsia="굴림" w:hAnsi="Arial" w:cs="Arial"/>
          <w:sz w:val="22"/>
        </w:rPr>
        <w:t>to [child’s name]</w:t>
      </w:r>
      <w:r w:rsidR="005D5299" w:rsidRPr="00125CFB">
        <w:rPr>
          <w:rFonts w:ascii="Arial" w:eastAsia="굴림" w:hAnsi="Arial" w:cs="Arial"/>
          <w:sz w:val="22"/>
        </w:rPr>
        <w:t xml:space="preserve"> while living together?</w:t>
      </w:r>
    </w:p>
    <w:p w14:paraId="248F50B2" w14:textId="77777777" w:rsidR="00D93B3E" w:rsidRPr="00125CFB" w:rsidRDefault="00743371" w:rsidP="00743371">
      <w:pPr>
        <w:wordWrap/>
        <w:spacing w:line="360" w:lineRule="auto"/>
        <w:rPr>
          <w:rFonts w:ascii="Arial" w:eastAsia="굴림" w:hAnsi="Arial" w:cs="Arial"/>
          <w:sz w:val="22"/>
        </w:rPr>
      </w:pPr>
      <w:r w:rsidRPr="00125CFB">
        <w:rPr>
          <w:rFonts w:ascii="Arial" w:eastAsia="굴림" w:hAnsi="Arial" w:cs="Arial"/>
          <w:sz w:val="22"/>
        </w:rPr>
        <w:t xml:space="preserve">[IWER: Provision of dwelling space, food, etc., is </w:t>
      </w:r>
      <w:r w:rsidR="0052190D" w:rsidRPr="00125CFB">
        <w:rPr>
          <w:rFonts w:ascii="Arial" w:eastAsia="굴림" w:hAnsi="Arial" w:cs="Arial"/>
          <w:sz w:val="22"/>
        </w:rPr>
        <w:t>exc</w:t>
      </w:r>
      <w:r w:rsidRPr="00125CFB">
        <w:rPr>
          <w:rFonts w:ascii="Arial" w:eastAsia="굴림" w:hAnsi="Arial" w:cs="Arial"/>
          <w:sz w:val="22"/>
        </w:rPr>
        <w:t>luded. Financial support includes pocket money, medical expenses, travel expenses, business funds, etc.</w:t>
      </w:r>
      <w:r w:rsidR="00CF2676" w:rsidRPr="00125CFB">
        <w:rPr>
          <w:rFonts w:ascii="Arial" w:eastAsia="굴림" w:hAnsi="Arial" w:cs="Arial"/>
          <w:sz w:val="22"/>
        </w:rPr>
        <w:t xml:space="preserve"> </w:t>
      </w:r>
      <w:r w:rsidRPr="00125CFB">
        <w:rPr>
          <w:rFonts w:ascii="Arial" w:eastAsia="굴림" w:hAnsi="Arial" w:cs="Arial"/>
          <w:sz w:val="22"/>
        </w:rPr>
        <w:t>Paying for the bill instead is included</w:t>
      </w:r>
      <w:r w:rsidR="001662AB" w:rsidRPr="00125CFB">
        <w:rPr>
          <w:rFonts w:ascii="Arial" w:eastAsia="굴림" w:hAnsi="Arial" w:cs="Arial"/>
          <w:sz w:val="22"/>
        </w:rPr>
        <w:t>.</w:t>
      </w:r>
      <w:r w:rsidRPr="00125CFB">
        <w:rPr>
          <w:rFonts w:ascii="Arial" w:eastAsia="굴림" w:hAnsi="Arial" w:cs="Arial"/>
          <w:sz w:val="22"/>
        </w:rPr>
        <w:t>]</w:t>
      </w:r>
    </w:p>
    <w:p w14:paraId="29179262" w14:textId="77777777" w:rsidR="00D93B3E" w:rsidRPr="00125CFB" w:rsidRDefault="00D93B3E" w:rsidP="002D0E30">
      <w:pPr>
        <w:pStyle w:val="a6"/>
        <w:numPr>
          <w:ilvl w:val="0"/>
          <w:numId w:val="100"/>
        </w:numPr>
        <w:tabs>
          <w:tab w:val="left" w:pos="5245"/>
        </w:tabs>
        <w:wordWrap/>
        <w:spacing w:line="360" w:lineRule="auto"/>
        <w:ind w:leftChars="0"/>
        <w:rPr>
          <w:rFonts w:ascii="Arial" w:eastAsia="굴림" w:hAnsi="Arial" w:cs="Arial"/>
          <w:sz w:val="22"/>
        </w:rPr>
      </w:pPr>
      <w:r w:rsidRPr="00125CFB">
        <w:rPr>
          <w:rFonts w:ascii="Arial" w:eastAsia="굴림" w:hAnsi="Arial" w:cs="Arial"/>
          <w:sz w:val="22"/>
        </w:rPr>
        <w:t xml:space="preserve">Yes </w:t>
      </w:r>
      <w:r w:rsidRPr="00125CFB">
        <w:rPr>
          <w:rFonts w:ascii="Arial" w:eastAsia="굴림" w:hAnsi="Arial" w:cs="Arial"/>
          <w:sz w:val="22"/>
        </w:rPr>
        <w:tab/>
      </w:r>
      <w:r w:rsidRPr="00125CFB">
        <w:rPr>
          <w:rFonts w:ascii="굴림" w:eastAsia="굴림" w:hAnsi="굴림" w:cs="굴림" w:hint="eastAsia"/>
          <w:sz w:val="22"/>
        </w:rPr>
        <w:t>⑤</w:t>
      </w:r>
      <w:r w:rsidRPr="00125CFB">
        <w:rPr>
          <w:rFonts w:ascii="Arial" w:eastAsia="굴림" w:hAnsi="Arial" w:cs="Arial"/>
          <w:sz w:val="22"/>
        </w:rPr>
        <w:t xml:space="preserve"> No </w:t>
      </w:r>
      <w:r w:rsidR="00AA3980" w:rsidRPr="00125CFB">
        <w:rPr>
          <w:rFonts w:ascii="Arial" w:eastAsia="굴림" w:hAnsi="Arial" w:cs="Arial"/>
          <w:sz w:val="22"/>
        </w:rPr>
        <w:t>→Go to Ba071</w:t>
      </w:r>
    </w:p>
    <w:p w14:paraId="08578BA7" w14:textId="77777777" w:rsidR="005D5299" w:rsidRPr="00125CFB" w:rsidRDefault="005D5299" w:rsidP="005D5299">
      <w:pPr>
        <w:wordWrap/>
        <w:spacing w:line="360" w:lineRule="auto"/>
        <w:rPr>
          <w:rFonts w:ascii="Arial" w:eastAsia="굴림" w:hAnsi="Arial" w:cs="Arial"/>
          <w:sz w:val="22"/>
        </w:rPr>
      </w:pPr>
    </w:p>
    <w:p w14:paraId="2195352D" w14:textId="5857AC16" w:rsidR="005D2D95" w:rsidRPr="00125CFB" w:rsidRDefault="00AA3980" w:rsidP="00AA3980">
      <w:pPr>
        <w:widowControl/>
        <w:wordWrap/>
        <w:autoSpaceDE/>
        <w:autoSpaceDN/>
        <w:spacing w:line="360" w:lineRule="auto"/>
        <w:jc w:val="left"/>
        <w:rPr>
          <w:rFonts w:ascii="Arial" w:eastAsia="굴림" w:hAnsi="Arial" w:cs="Arial"/>
          <w:sz w:val="22"/>
        </w:rPr>
      </w:pPr>
      <w:r w:rsidRPr="00125CFB">
        <w:rPr>
          <w:rFonts w:ascii="Arial" w:eastAsia="굴림" w:hAnsi="Arial" w:cs="Arial"/>
          <w:sz w:val="22"/>
        </w:rPr>
        <w:t>Ba065</w:t>
      </w:r>
      <w:r w:rsidR="005D5299" w:rsidRPr="00125CFB">
        <w:rPr>
          <w:rFonts w:ascii="Arial" w:eastAsia="굴림" w:hAnsi="Arial" w:cs="Arial"/>
          <w:sz w:val="22"/>
        </w:rPr>
        <w:t xml:space="preserve">. </w:t>
      </w:r>
      <w:r w:rsidRPr="00125CFB">
        <w:rPr>
          <w:rFonts w:ascii="Arial" w:eastAsia="굴림" w:hAnsi="Arial" w:cs="Arial"/>
          <w:kern w:val="0"/>
          <w:sz w:val="22"/>
        </w:rPr>
        <w:t xml:space="preserve">[Live </w:t>
      </w:r>
      <w:proofErr w:type="spellStart"/>
      <w:r w:rsidRPr="00125CFB">
        <w:rPr>
          <w:rFonts w:ascii="Arial" w:eastAsia="굴림" w:hAnsi="Arial" w:cs="Arial"/>
          <w:kern w:val="0"/>
          <w:sz w:val="22"/>
        </w:rPr>
        <w:t>together_Offer</w:t>
      </w:r>
      <w:proofErr w:type="spellEnd"/>
      <w:r w:rsidRPr="00125CFB">
        <w:rPr>
          <w:rFonts w:ascii="Arial" w:eastAsia="굴림" w:hAnsi="Arial" w:cs="Arial"/>
          <w:kern w:val="0"/>
          <w:sz w:val="22"/>
        </w:rPr>
        <w:t xml:space="preserve"> of financial support]</w:t>
      </w:r>
      <w:r w:rsidRPr="00125CFB">
        <w:rPr>
          <w:rFonts w:ascii="Arial" w:eastAsia="굴림" w:hAnsi="Arial" w:cs="Arial"/>
          <w:kern w:val="0"/>
          <w:sz w:val="24"/>
          <w:szCs w:val="24"/>
        </w:rPr>
        <w:t xml:space="preserve"> </w:t>
      </w:r>
      <w:r w:rsidR="005D5299" w:rsidRPr="00125CFB">
        <w:rPr>
          <w:rFonts w:ascii="Arial" w:eastAsia="굴림" w:hAnsi="Arial" w:cs="Arial"/>
          <w:sz w:val="22"/>
        </w:rPr>
        <w:t>If so,</w:t>
      </w:r>
      <w:r w:rsidR="005338FD" w:rsidRPr="00125CFB">
        <w:rPr>
          <w:rFonts w:ascii="Arial" w:eastAsia="굴림" w:hAnsi="Arial" w:cs="Arial"/>
          <w:sz w:val="22"/>
        </w:rPr>
        <w:t xml:space="preserve"> what was the total amount of </w:t>
      </w:r>
      <w:r w:rsidR="00D93B3E" w:rsidRPr="00125CFB">
        <w:rPr>
          <w:rFonts w:ascii="Arial" w:eastAsia="굴림" w:hAnsi="Arial" w:cs="Arial"/>
          <w:sz w:val="22"/>
        </w:rPr>
        <w:t xml:space="preserve">financial support </w:t>
      </w:r>
      <w:r w:rsidR="00F40FA7" w:rsidRPr="00125CFB">
        <w:rPr>
          <w:rFonts w:ascii="Arial" w:eastAsia="굴림" w:hAnsi="Arial" w:cs="Arial"/>
          <w:sz w:val="22"/>
        </w:rPr>
        <w:t xml:space="preserve">given </w:t>
      </w:r>
      <w:r w:rsidR="005D5299" w:rsidRPr="00125CFB">
        <w:rPr>
          <w:rFonts w:ascii="Arial" w:eastAsia="굴림" w:hAnsi="Arial" w:cs="Arial"/>
          <w:sz w:val="22"/>
        </w:rPr>
        <w:t>in the last calendar year (</w:t>
      </w:r>
      <w:del w:id="340" w:author="Keis" w:date="2024-09-06T10:18:00Z">
        <w:r w:rsidR="00A530A0" w:rsidRPr="00624C57" w:rsidDel="009F27DD">
          <w:rPr>
            <w:rFonts w:ascii="Arial" w:eastAsia="굴림" w:hAnsi="Arial" w:cs="Arial" w:hint="eastAsia"/>
            <w:color w:val="FF0000"/>
            <w:sz w:val="22"/>
          </w:rPr>
          <w:delText>2019</w:delText>
        </w:r>
      </w:del>
      <w:ins w:id="341" w:author="Keis" w:date="2024-09-06T10:18:00Z">
        <w:r w:rsidR="009F27DD" w:rsidRPr="009F27DD">
          <w:rPr>
            <w:rFonts w:ascii="Arial" w:eastAsia="굴림" w:hAnsi="Arial" w:cs="Arial" w:hint="eastAsia"/>
            <w:color w:val="00B050"/>
            <w:sz w:val="22"/>
          </w:rPr>
          <w:t>2021</w:t>
        </w:r>
      </w:ins>
      <w:r w:rsidR="001E609C" w:rsidRPr="00125CFB">
        <w:rPr>
          <w:rFonts w:ascii="Arial" w:eastAsia="굴림" w:hAnsi="Arial" w:cs="Arial"/>
          <w:sz w:val="22"/>
        </w:rPr>
        <w:t>)?</w:t>
      </w:r>
    </w:p>
    <w:p w14:paraId="7425B8F7" w14:textId="77777777" w:rsidR="005D2D95" w:rsidRPr="00125CFB" w:rsidRDefault="005D2D95" w:rsidP="00AA3980">
      <w:pPr>
        <w:wordWrap/>
        <w:spacing w:line="360" w:lineRule="auto"/>
        <w:rPr>
          <w:rFonts w:ascii="Arial" w:eastAsia="굴림" w:hAnsi="Arial" w:cs="Arial"/>
          <w:sz w:val="22"/>
        </w:rPr>
      </w:pPr>
      <w:r w:rsidRPr="00125CFB">
        <w:rPr>
          <w:rFonts w:ascii="Arial" w:eastAsia="굴림" w:hAnsi="Arial" w:cs="Arial"/>
          <w:sz w:val="22"/>
        </w:rPr>
        <w:t>[IWER: Please enter ‘100,000,000 Korean won (</w:t>
      </w:r>
      <w:r w:rsidR="00B87B3B" w:rsidRPr="00125CFB">
        <w:rPr>
          <w:rFonts w:ascii="Arial" w:eastAsia="굴림" w:hAnsi="Arial" w:cs="Arial"/>
          <w:sz w:val="22"/>
        </w:rPr>
        <w:t>one hundred million won</w:t>
      </w:r>
      <w:r w:rsidRPr="00125CFB">
        <w:rPr>
          <w:rFonts w:ascii="Arial" w:eastAsia="굴림" w:hAnsi="Arial" w:cs="Arial"/>
          <w:sz w:val="22"/>
        </w:rPr>
        <w:t xml:space="preserve">)’ first then, </w:t>
      </w:r>
      <w:proofErr w:type="gramStart"/>
      <w:r w:rsidRPr="00125CFB">
        <w:rPr>
          <w:rFonts w:ascii="Arial" w:eastAsia="굴림" w:hAnsi="Arial" w:cs="Arial"/>
          <w:sz w:val="22"/>
        </w:rPr>
        <w:t>enter ’</w:t>
      </w:r>
      <w:proofErr w:type="gramEnd"/>
      <w:r w:rsidRPr="00125CFB">
        <w:rPr>
          <w:rFonts w:ascii="Arial" w:eastAsia="굴림" w:hAnsi="Arial" w:cs="Arial"/>
          <w:sz w:val="22"/>
        </w:rPr>
        <w:t>10,000 Korean won (MW)’.]</w:t>
      </w:r>
    </w:p>
    <w:p w14:paraId="6635CFB8" w14:textId="77777777" w:rsidR="005D2D95" w:rsidRPr="00125CFB" w:rsidRDefault="005D2D95" w:rsidP="005D2D95">
      <w:pPr>
        <w:spacing w:line="360" w:lineRule="auto"/>
        <w:rPr>
          <w:rFonts w:ascii="Arial" w:eastAsia="굴림" w:hAnsi="Arial" w:cs="Arial"/>
          <w:sz w:val="22"/>
        </w:rPr>
      </w:pPr>
      <w:r w:rsidRPr="00125CFB">
        <w:rPr>
          <w:rFonts w:ascii="Arial" w:eastAsia="굴림" w:hAnsi="Arial" w:cs="Arial"/>
          <w:kern w:val="0"/>
          <w:sz w:val="22"/>
        </w:rPr>
        <w:tab/>
        <w:t>______</w:t>
      </w:r>
      <w:r w:rsidR="00B87B3B" w:rsidRPr="00125CFB">
        <w:rPr>
          <w:rFonts w:ascii="Arial" w:eastAsia="굴림" w:hAnsi="Arial" w:cs="Arial"/>
          <w:kern w:val="0"/>
          <w:sz w:val="22"/>
        </w:rPr>
        <w:t>one hundred million won</w:t>
      </w:r>
      <w:r w:rsidRPr="00125CFB">
        <w:rPr>
          <w:rFonts w:ascii="Arial" w:eastAsia="굴림" w:hAnsi="Arial" w:cs="Arial"/>
          <w:kern w:val="0"/>
          <w:sz w:val="22"/>
        </w:rPr>
        <w:t xml:space="preserve"> [Range: 1~9] _________MW [Range: 0 ~ 9997] → Ba07</w:t>
      </w:r>
      <w:r w:rsidR="00AA3980" w:rsidRPr="00125CFB">
        <w:rPr>
          <w:rFonts w:ascii="Arial" w:eastAsia="굴림" w:hAnsi="Arial" w:cs="Arial"/>
          <w:kern w:val="0"/>
          <w:sz w:val="22"/>
        </w:rPr>
        <w:t>1</w:t>
      </w:r>
      <w:r w:rsidRPr="00125CFB">
        <w:rPr>
          <w:rFonts w:ascii="Arial" w:eastAsia="굴림" w:hAnsi="Arial" w:cs="Arial"/>
          <w:sz w:val="22"/>
        </w:rPr>
        <w:t xml:space="preserve"> </w:t>
      </w:r>
    </w:p>
    <w:p w14:paraId="396EA694" w14:textId="77777777" w:rsidR="001E609C" w:rsidRPr="00125CFB" w:rsidRDefault="001E609C" w:rsidP="001E609C">
      <w:pPr>
        <w:wordWrap/>
        <w:spacing w:line="360" w:lineRule="auto"/>
        <w:rPr>
          <w:rFonts w:ascii="Arial" w:eastAsia="굴림" w:hAnsi="Arial" w:cs="Arial"/>
          <w:sz w:val="22"/>
        </w:rPr>
      </w:pPr>
      <w:r w:rsidRPr="00125CFB">
        <w:rPr>
          <w:rFonts w:ascii="Arial" w:eastAsia="굴림" w:hAnsi="Arial" w:cs="Arial"/>
          <w:kern w:val="0"/>
          <w:sz w:val="22"/>
        </w:rPr>
        <w:tab/>
      </w:r>
      <w:r w:rsidRPr="00125CFB">
        <w:rPr>
          <w:rFonts w:ascii="Arial" w:eastAsia="굴림" w:hAnsi="Arial" w:cs="Arial"/>
          <w:sz w:val="22"/>
        </w:rPr>
        <w:t>Don’t know →Go to Ba06</w:t>
      </w:r>
      <w:r w:rsidR="00AA3980" w:rsidRPr="00125CFB">
        <w:rPr>
          <w:rFonts w:ascii="Arial" w:eastAsia="굴림" w:hAnsi="Arial" w:cs="Arial"/>
          <w:sz w:val="22"/>
        </w:rPr>
        <w:t>6</w:t>
      </w:r>
      <w:r w:rsidRPr="00125CFB">
        <w:rPr>
          <w:rFonts w:ascii="Arial" w:eastAsia="굴림" w:hAnsi="Arial" w:cs="Arial"/>
          <w:sz w:val="22"/>
        </w:rPr>
        <w:t>~Ba0</w:t>
      </w:r>
      <w:r w:rsidR="00AA3980" w:rsidRPr="00125CFB">
        <w:rPr>
          <w:rFonts w:ascii="Arial" w:eastAsia="굴림" w:hAnsi="Arial" w:cs="Arial"/>
          <w:sz w:val="22"/>
        </w:rPr>
        <w:t>70</w:t>
      </w:r>
      <w:r w:rsidRPr="00125CFB">
        <w:rPr>
          <w:rFonts w:ascii="Arial" w:eastAsia="굴림" w:hAnsi="Arial" w:cs="Arial"/>
          <w:sz w:val="22"/>
        </w:rPr>
        <w:t xml:space="preserve"> unfolding</w:t>
      </w:r>
    </w:p>
    <w:p w14:paraId="64F94259" w14:textId="77777777" w:rsidR="001E609C" w:rsidRPr="00125CFB" w:rsidRDefault="001E609C" w:rsidP="001E609C">
      <w:pPr>
        <w:wordWrap/>
        <w:spacing w:line="360" w:lineRule="auto"/>
        <w:ind w:firstLine="800"/>
        <w:rPr>
          <w:rFonts w:ascii="Arial" w:eastAsia="굴림" w:hAnsi="Arial" w:cs="Arial"/>
          <w:sz w:val="22"/>
        </w:rPr>
      </w:pPr>
      <w:r w:rsidRPr="00125CFB">
        <w:rPr>
          <w:rFonts w:ascii="Arial" w:eastAsia="굴림" w:hAnsi="Arial" w:cs="Arial"/>
          <w:sz w:val="22"/>
        </w:rPr>
        <w:t>Refuse to answer →Go to Ba06</w:t>
      </w:r>
      <w:r w:rsidR="00AA3980" w:rsidRPr="00125CFB">
        <w:rPr>
          <w:rFonts w:ascii="Arial" w:eastAsia="굴림" w:hAnsi="Arial" w:cs="Arial"/>
          <w:sz w:val="22"/>
        </w:rPr>
        <w:t>6</w:t>
      </w:r>
      <w:r w:rsidRPr="00125CFB">
        <w:rPr>
          <w:rFonts w:ascii="Arial" w:eastAsia="굴림" w:hAnsi="Arial" w:cs="Arial"/>
          <w:sz w:val="22"/>
        </w:rPr>
        <w:t>~Ba0</w:t>
      </w:r>
      <w:r w:rsidR="00AA3980" w:rsidRPr="00125CFB">
        <w:rPr>
          <w:rFonts w:ascii="Arial" w:eastAsia="굴림" w:hAnsi="Arial" w:cs="Arial"/>
          <w:sz w:val="22"/>
        </w:rPr>
        <w:t>70</w:t>
      </w:r>
      <w:r w:rsidRPr="00125CFB">
        <w:rPr>
          <w:rFonts w:ascii="Arial" w:eastAsia="굴림" w:hAnsi="Arial" w:cs="Arial"/>
          <w:sz w:val="22"/>
        </w:rPr>
        <w:t xml:space="preserve"> unfolding</w:t>
      </w:r>
    </w:p>
    <w:p w14:paraId="49732E38" w14:textId="77777777" w:rsidR="005D5299" w:rsidRPr="00125CFB" w:rsidRDefault="005D5299" w:rsidP="005D5299">
      <w:pPr>
        <w:wordWrap/>
        <w:spacing w:line="360" w:lineRule="auto"/>
        <w:rPr>
          <w:rFonts w:ascii="Arial" w:eastAsia="굴림" w:hAnsi="Arial" w:cs="Arial"/>
          <w:sz w:val="22"/>
        </w:rPr>
      </w:pPr>
    </w:p>
    <w:p w14:paraId="62C0E4AC" w14:textId="77777777" w:rsidR="005D5299" w:rsidRPr="00125CFB" w:rsidRDefault="005D5299" w:rsidP="005D5299">
      <w:pPr>
        <w:wordWrap/>
        <w:spacing w:line="360" w:lineRule="auto"/>
        <w:rPr>
          <w:rFonts w:ascii="Arial" w:eastAsia="굴림" w:hAnsi="Arial" w:cs="Arial"/>
          <w:b/>
          <w:sz w:val="22"/>
        </w:rPr>
      </w:pPr>
      <w:r w:rsidRPr="00125CFB">
        <w:rPr>
          <w:rFonts w:ascii="Arial" w:eastAsia="굴림" w:hAnsi="Arial" w:cs="Arial"/>
          <w:b/>
          <w:sz w:val="22"/>
        </w:rPr>
        <w:t>&lt;</w:t>
      </w:r>
      <w:r w:rsidR="002023CD" w:rsidRPr="00125CFB">
        <w:rPr>
          <w:rFonts w:ascii="Arial" w:eastAsia="굴림" w:hAnsi="Arial" w:cs="Arial"/>
          <w:b/>
          <w:sz w:val="22"/>
        </w:rPr>
        <w:t xml:space="preserve"> </w:t>
      </w:r>
      <w:r w:rsidRPr="00125CFB">
        <w:rPr>
          <w:rFonts w:ascii="Arial" w:eastAsia="굴림" w:hAnsi="Arial" w:cs="Arial"/>
          <w:b/>
          <w:sz w:val="22"/>
        </w:rPr>
        <w:t>Ba06</w:t>
      </w:r>
      <w:r w:rsidR="00AA3980" w:rsidRPr="00125CFB">
        <w:rPr>
          <w:rFonts w:ascii="Arial" w:eastAsia="굴림" w:hAnsi="Arial" w:cs="Arial"/>
          <w:b/>
          <w:sz w:val="22"/>
        </w:rPr>
        <w:t>6</w:t>
      </w:r>
      <w:r w:rsidRPr="00125CFB">
        <w:rPr>
          <w:rFonts w:ascii="Arial" w:eastAsia="굴림" w:hAnsi="Arial" w:cs="Arial"/>
          <w:b/>
          <w:sz w:val="22"/>
        </w:rPr>
        <w:t>~Ba0</w:t>
      </w:r>
      <w:r w:rsidR="00AA3980" w:rsidRPr="00125CFB">
        <w:rPr>
          <w:rFonts w:ascii="Arial" w:eastAsia="굴림" w:hAnsi="Arial" w:cs="Arial"/>
          <w:b/>
          <w:sz w:val="22"/>
        </w:rPr>
        <w:t>70</w:t>
      </w:r>
      <w:r w:rsidRPr="00125CFB">
        <w:rPr>
          <w:rFonts w:ascii="Arial" w:eastAsia="굴림" w:hAnsi="Arial" w:cs="Arial"/>
          <w:b/>
          <w:sz w:val="22"/>
        </w:rPr>
        <w:t>. Unfolding bracket questions &gt;</w:t>
      </w:r>
    </w:p>
    <w:p w14:paraId="1D117B85" w14:textId="77777777" w:rsidR="003F41F3" w:rsidRPr="00125CFB" w:rsidRDefault="003F41F3" w:rsidP="003F41F3">
      <w:pPr>
        <w:wordWrap/>
        <w:spacing w:line="360" w:lineRule="auto"/>
        <w:rPr>
          <w:rFonts w:ascii="Arial" w:eastAsia="굴림" w:hAnsi="Arial" w:cs="Arial"/>
          <w:sz w:val="22"/>
        </w:rPr>
      </w:pPr>
      <w:r w:rsidRPr="00125CFB">
        <w:rPr>
          <w:rFonts w:ascii="Arial" w:eastAsia="굴림" w:hAnsi="Arial" w:cs="Arial"/>
          <w:sz w:val="22"/>
        </w:rPr>
        <w:t>[IWER: Go back to Ba06</w:t>
      </w:r>
      <w:r w:rsidR="00AA3980" w:rsidRPr="00125CFB">
        <w:rPr>
          <w:rFonts w:ascii="Arial" w:eastAsia="굴림" w:hAnsi="Arial" w:cs="Arial"/>
          <w:sz w:val="22"/>
        </w:rPr>
        <w:t>5</w:t>
      </w:r>
      <w:r w:rsidRPr="00125CFB">
        <w:rPr>
          <w:rFonts w:ascii="Arial" w:eastAsia="굴림" w:hAnsi="Arial" w:cs="Arial"/>
          <w:sz w:val="22"/>
        </w:rPr>
        <w:t xml:space="preserve"> and record if R answers the amount during the interview.]</w:t>
      </w:r>
    </w:p>
    <w:p w14:paraId="42BC5969"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Ba06</w:t>
      </w:r>
      <w:r w:rsidR="00AA3980" w:rsidRPr="00125CFB">
        <w:rPr>
          <w:rFonts w:ascii="Arial" w:eastAsia="굴림" w:hAnsi="Arial" w:cs="Arial"/>
          <w:sz w:val="22"/>
        </w:rPr>
        <w:t>6</w:t>
      </w:r>
      <w:r w:rsidRPr="00125CFB">
        <w:rPr>
          <w:rFonts w:ascii="Arial" w:eastAsia="굴림" w:hAnsi="Arial" w:cs="Arial"/>
          <w:sz w:val="22"/>
        </w:rPr>
        <w:t>. Did it amount to less than, about equal to or more than 100 MW (10,000 Korean won)?</w:t>
      </w:r>
    </w:p>
    <w:p w14:paraId="4EBEDE8B" w14:textId="77777777" w:rsidR="005D5299" w:rsidRPr="00125CFB" w:rsidRDefault="005D5299" w:rsidP="002D0E30">
      <w:pPr>
        <w:pStyle w:val="a6"/>
        <w:numPr>
          <w:ilvl w:val="0"/>
          <w:numId w:val="90"/>
        </w:numPr>
        <w:wordWrap/>
        <w:spacing w:line="360" w:lineRule="auto"/>
        <w:ind w:leftChars="0"/>
        <w:rPr>
          <w:rFonts w:ascii="Arial" w:eastAsia="굴림" w:hAnsi="Arial" w:cs="Arial"/>
          <w:sz w:val="22"/>
        </w:rPr>
      </w:pPr>
      <w:r w:rsidRPr="00125CFB">
        <w:rPr>
          <w:rFonts w:ascii="Arial" w:eastAsia="굴림" w:hAnsi="Arial" w:cs="Arial"/>
          <w:sz w:val="22"/>
        </w:rPr>
        <w:t>Less than 100 MW</w:t>
      </w:r>
    </w:p>
    <w:p w14:paraId="0B6C6CB1" w14:textId="77777777" w:rsidR="005D5299" w:rsidRPr="00125CFB" w:rsidRDefault="005D5299" w:rsidP="00F14BA4">
      <w:pPr>
        <w:pStyle w:val="a6"/>
        <w:numPr>
          <w:ilvl w:val="0"/>
          <w:numId w:val="1004"/>
        </w:numPr>
        <w:wordWrap/>
        <w:spacing w:line="360" w:lineRule="auto"/>
        <w:ind w:leftChars="0"/>
        <w:rPr>
          <w:rFonts w:ascii="Arial" w:eastAsia="굴림" w:hAnsi="Arial" w:cs="Arial"/>
          <w:sz w:val="22"/>
        </w:rPr>
      </w:pPr>
      <w:r w:rsidRPr="00125CFB">
        <w:rPr>
          <w:rFonts w:ascii="Arial" w:eastAsia="굴림" w:hAnsi="Arial" w:cs="Arial"/>
          <w:sz w:val="22"/>
        </w:rPr>
        <w:t>About 100 MW</w:t>
      </w:r>
    </w:p>
    <w:p w14:paraId="59926EE2" w14:textId="77777777" w:rsidR="005D5299" w:rsidRPr="00125CFB" w:rsidRDefault="003F41F3" w:rsidP="003F41F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100 MW</w:t>
      </w:r>
    </w:p>
    <w:p w14:paraId="61B4B0DC" w14:textId="77777777" w:rsidR="005D5299" w:rsidRPr="00125CFB" w:rsidRDefault="005D5299" w:rsidP="005D5299">
      <w:pPr>
        <w:wordWrap/>
        <w:spacing w:line="360" w:lineRule="auto"/>
        <w:rPr>
          <w:rFonts w:ascii="Arial" w:eastAsia="굴림" w:hAnsi="Arial" w:cs="Arial"/>
          <w:sz w:val="22"/>
        </w:rPr>
      </w:pPr>
    </w:p>
    <w:p w14:paraId="6BF1E32D"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Ba06</w:t>
      </w:r>
      <w:r w:rsidR="00AA3980" w:rsidRPr="00125CFB">
        <w:rPr>
          <w:rFonts w:ascii="Arial" w:eastAsia="굴림" w:hAnsi="Arial" w:cs="Arial"/>
          <w:sz w:val="22"/>
        </w:rPr>
        <w:t>7</w:t>
      </w:r>
      <w:r w:rsidRPr="00125CFB">
        <w:rPr>
          <w:rFonts w:ascii="Arial" w:eastAsia="굴림" w:hAnsi="Arial" w:cs="Arial"/>
          <w:sz w:val="22"/>
        </w:rPr>
        <w:t>. Did it amount to less than, about equal to or more than 300 MW (10,000 Korean won)?</w:t>
      </w:r>
    </w:p>
    <w:p w14:paraId="39A52DD5" w14:textId="77777777" w:rsidR="005D5299" w:rsidRPr="00125CFB" w:rsidRDefault="005D5299" w:rsidP="002D0E30">
      <w:pPr>
        <w:pStyle w:val="a6"/>
        <w:numPr>
          <w:ilvl w:val="0"/>
          <w:numId w:val="91"/>
        </w:numPr>
        <w:wordWrap/>
        <w:spacing w:line="360" w:lineRule="auto"/>
        <w:ind w:leftChars="0"/>
        <w:rPr>
          <w:rFonts w:ascii="Arial" w:eastAsia="굴림" w:hAnsi="Arial" w:cs="Arial"/>
          <w:sz w:val="22"/>
        </w:rPr>
      </w:pPr>
      <w:r w:rsidRPr="00125CFB">
        <w:rPr>
          <w:rFonts w:ascii="Arial" w:eastAsia="굴림" w:hAnsi="Arial" w:cs="Arial"/>
          <w:sz w:val="22"/>
        </w:rPr>
        <w:t>Less than 300 MW</w:t>
      </w:r>
    </w:p>
    <w:p w14:paraId="10DC2138" w14:textId="77777777" w:rsidR="005D5299" w:rsidRPr="00125CFB" w:rsidRDefault="005D5299" w:rsidP="00F14BA4">
      <w:pPr>
        <w:pStyle w:val="a6"/>
        <w:numPr>
          <w:ilvl w:val="0"/>
          <w:numId w:val="1005"/>
        </w:numPr>
        <w:wordWrap/>
        <w:spacing w:line="360" w:lineRule="auto"/>
        <w:ind w:leftChars="0"/>
        <w:rPr>
          <w:rFonts w:ascii="Arial" w:eastAsia="굴림" w:hAnsi="Arial" w:cs="Arial"/>
          <w:sz w:val="22"/>
        </w:rPr>
      </w:pPr>
      <w:r w:rsidRPr="00125CFB">
        <w:rPr>
          <w:rFonts w:ascii="Arial" w:eastAsia="굴림" w:hAnsi="Arial" w:cs="Arial"/>
          <w:sz w:val="22"/>
        </w:rPr>
        <w:t>About 300 MW</w:t>
      </w:r>
    </w:p>
    <w:p w14:paraId="67F316D7" w14:textId="77777777" w:rsidR="005D5299" w:rsidRPr="00125CFB" w:rsidRDefault="003F41F3" w:rsidP="003F41F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300 MW</w:t>
      </w:r>
    </w:p>
    <w:p w14:paraId="73C02A77" w14:textId="77777777" w:rsidR="005D5299" w:rsidRPr="00125CFB" w:rsidRDefault="005D5299" w:rsidP="005D5299">
      <w:pPr>
        <w:wordWrap/>
        <w:spacing w:line="360" w:lineRule="auto"/>
        <w:rPr>
          <w:rFonts w:ascii="Arial" w:eastAsia="굴림" w:hAnsi="Arial" w:cs="Arial"/>
          <w:sz w:val="22"/>
        </w:rPr>
      </w:pPr>
    </w:p>
    <w:p w14:paraId="2E2A1ACE"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Ba06</w:t>
      </w:r>
      <w:r w:rsidR="00AA3980" w:rsidRPr="00125CFB">
        <w:rPr>
          <w:rFonts w:ascii="Arial" w:eastAsia="굴림" w:hAnsi="Arial" w:cs="Arial"/>
          <w:sz w:val="22"/>
        </w:rPr>
        <w:t>8</w:t>
      </w:r>
      <w:r w:rsidRPr="00125CFB">
        <w:rPr>
          <w:rFonts w:ascii="Arial" w:eastAsia="굴림" w:hAnsi="Arial" w:cs="Arial"/>
          <w:sz w:val="22"/>
        </w:rPr>
        <w:t>. Did it amount to less than, about equal to or more than 500 MW (10,000 Korean won)?</w:t>
      </w:r>
    </w:p>
    <w:p w14:paraId="2053292E" w14:textId="77777777" w:rsidR="005D5299" w:rsidRPr="00125CFB" w:rsidRDefault="005D5299" w:rsidP="002D0E30">
      <w:pPr>
        <w:pStyle w:val="a6"/>
        <w:numPr>
          <w:ilvl w:val="0"/>
          <w:numId w:val="92"/>
        </w:numPr>
        <w:wordWrap/>
        <w:spacing w:line="360" w:lineRule="auto"/>
        <w:ind w:leftChars="0"/>
        <w:rPr>
          <w:rFonts w:ascii="Arial" w:eastAsia="굴림" w:hAnsi="Arial" w:cs="Arial"/>
          <w:sz w:val="22"/>
        </w:rPr>
      </w:pPr>
      <w:r w:rsidRPr="00125CFB">
        <w:rPr>
          <w:rFonts w:ascii="Arial" w:eastAsia="굴림" w:hAnsi="Arial" w:cs="Arial"/>
          <w:sz w:val="22"/>
        </w:rPr>
        <w:t>Less than 500 MW</w:t>
      </w:r>
    </w:p>
    <w:p w14:paraId="315F831B" w14:textId="77777777" w:rsidR="005D5299" w:rsidRPr="00125CFB" w:rsidRDefault="005D5299" w:rsidP="00F14BA4">
      <w:pPr>
        <w:pStyle w:val="a6"/>
        <w:numPr>
          <w:ilvl w:val="0"/>
          <w:numId w:val="1006"/>
        </w:numPr>
        <w:wordWrap/>
        <w:spacing w:line="360" w:lineRule="auto"/>
        <w:ind w:leftChars="0"/>
        <w:rPr>
          <w:rFonts w:ascii="Arial" w:eastAsia="굴림" w:hAnsi="Arial" w:cs="Arial"/>
          <w:sz w:val="22"/>
        </w:rPr>
      </w:pPr>
      <w:r w:rsidRPr="00125CFB">
        <w:rPr>
          <w:rFonts w:ascii="Arial" w:eastAsia="굴림" w:hAnsi="Arial" w:cs="Arial"/>
          <w:sz w:val="22"/>
        </w:rPr>
        <w:t>About 500 MW</w:t>
      </w:r>
    </w:p>
    <w:p w14:paraId="383581E5" w14:textId="77777777" w:rsidR="005D5299" w:rsidRPr="00125CFB" w:rsidRDefault="003F41F3" w:rsidP="003F41F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500 MW</w:t>
      </w:r>
    </w:p>
    <w:p w14:paraId="77C4F4EC" w14:textId="77777777" w:rsidR="005D5299" w:rsidRPr="00125CFB" w:rsidRDefault="005D5299" w:rsidP="005D5299">
      <w:pPr>
        <w:wordWrap/>
        <w:spacing w:line="360" w:lineRule="auto"/>
        <w:rPr>
          <w:rFonts w:ascii="Arial" w:eastAsia="굴림" w:hAnsi="Arial" w:cs="Arial"/>
          <w:sz w:val="22"/>
        </w:rPr>
      </w:pPr>
    </w:p>
    <w:p w14:paraId="59F4ED8E"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Ba06</w:t>
      </w:r>
      <w:r w:rsidR="00AA3980" w:rsidRPr="00125CFB">
        <w:rPr>
          <w:rFonts w:ascii="Arial" w:eastAsia="굴림" w:hAnsi="Arial" w:cs="Arial"/>
          <w:sz w:val="22"/>
        </w:rPr>
        <w:t>9</w:t>
      </w:r>
      <w:r w:rsidRPr="00125CFB">
        <w:rPr>
          <w:rFonts w:ascii="Arial" w:eastAsia="굴림" w:hAnsi="Arial" w:cs="Arial"/>
          <w:sz w:val="22"/>
        </w:rPr>
        <w:t>. Did it amount to less than, about equal to or more than 1,000 MW (10,000 Korean won)?</w:t>
      </w:r>
    </w:p>
    <w:p w14:paraId="244A491D" w14:textId="77777777" w:rsidR="005D5299" w:rsidRPr="00125CFB" w:rsidRDefault="005D5299" w:rsidP="002D0E30">
      <w:pPr>
        <w:pStyle w:val="a6"/>
        <w:numPr>
          <w:ilvl w:val="0"/>
          <w:numId w:val="93"/>
        </w:numPr>
        <w:wordWrap/>
        <w:spacing w:line="360" w:lineRule="auto"/>
        <w:ind w:leftChars="0"/>
        <w:rPr>
          <w:rFonts w:ascii="Arial" w:eastAsia="굴림" w:hAnsi="Arial" w:cs="Arial"/>
          <w:sz w:val="22"/>
        </w:rPr>
      </w:pPr>
      <w:r w:rsidRPr="00125CFB">
        <w:rPr>
          <w:rFonts w:ascii="Arial" w:eastAsia="굴림" w:hAnsi="Arial" w:cs="Arial"/>
          <w:sz w:val="22"/>
        </w:rPr>
        <w:lastRenderedPageBreak/>
        <w:t>Less than 1,000 MW</w:t>
      </w:r>
    </w:p>
    <w:p w14:paraId="50E39FEC" w14:textId="77777777" w:rsidR="005D5299" w:rsidRPr="00125CFB" w:rsidRDefault="005D5299" w:rsidP="00F14BA4">
      <w:pPr>
        <w:pStyle w:val="a6"/>
        <w:numPr>
          <w:ilvl w:val="0"/>
          <w:numId w:val="1007"/>
        </w:numPr>
        <w:wordWrap/>
        <w:spacing w:line="360" w:lineRule="auto"/>
        <w:ind w:leftChars="0"/>
        <w:rPr>
          <w:rFonts w:ascii="Arial" w:eastAsia="굴림" w:hAnsi="Arial" w:cs="Arial"/>
          <w:sz w:val="22"/>
        </w:rPr>
      </w:pPr>
      <w:r w:rsidRPr="00125CFB">
        <w:rPr>
          <w:rFonts w:ascii="Arial" w:eastAsia="굴림" w:hAnsi="Arial" w:cs="Arial"/>
          <w:sz w:val="22"/>
        </w:rPr>
        <w:t>About 1,000 MW</w:t>
      </w:r>
    </w:p>
    <w:p w14:paraId="477AF807" w14:textId="77777777" w:rsidR="005D5299" w:rsidRPr="00125CFB" w:rsidRDefault="003F41F3" w:rsidP="003F41F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1,000 MW</w:t>
      </w:r>
    </w:p>
    <w:p w14:paraId="5389EF78" w14:textId="77777777" w:rsidR="005D5299" w:rsidRPr="00125CFB" w:rsidRDefault="005D5299" w:rsidP="005D5299">
      <w:pPr>
        <w:wordWrap/>
        <w:spacing w:line="360" w:lineRule="auto"/>
        <w:rPr>
          <w:rFonts w:ascii="Arial" w:eastAsia="굴림" w:hAnsi="Arial" w:cs="Arial"/>
          <w:sz w:val="22"/>
        </w:rPr>
      </w:pPr>
    </w:p>
    <w:p w14:paraId="6DB4C102" w14:textId="77777777" w:rsidR="005D5299" w:rsidRPr="00125CFB" w:rsidRDefault="00AA3980" w:rsidP="005D5299">
      <w:pPr>
        <w:wordWrap/>
        <w:spacing w:line="360" w:lineRule="auto"/>
        <w:rPr>
          <w:rFonts w:ascii="Arial" w:eastAsia="굴림" w:hAnsi="Arial" w:cs="Arial"/>
          <w:sz w:val="22"/>
        </w:rPr>
      </w:pPr>
      <w:r w:rsidRPr="00125CFB">
        <w:rPr>
          <w:rFonts w:ascii="Arial" w:eastAsia="굴림" w:hAnsi="Arial" w:cs="Arial"/>
          <w:sz w:val="22"/>
        </w:rPr>
        <w:t>Ba070.</w:t>
      </w:r>
      <w:r w:rsidR="005D5299" w:rsidRPr="00125CFB">
        <w:rPr>
          <w:rFonts w:ascii="Arial" w:eastAsia="굴림" w:hAnsi="Arial" w:cs="Arial"/>
          <w:sz w:val="22"/>
        </w:rPr>
        <w:t xml:space="preserve"> Did it amount to less than, about equal to or more than 2,000 MW (10,000 Korean won)?</w:t>
      </w:r>
    </w:p>
    <w:p w14:paraId="4A5D5194" w14:textId="77777777" w:rsidR="005D5299" w:rsidRPr="00125CFB" w:rsidRDefault="005D5299" w:rsidP="002D0E30">
      <w:pPr>
        <w:pStyle w:val="a6"/>
        <w:numPr>
          <w:ilvl w:val="0"/>
          <w:numId w:val="94"/>
        </w:numPr>
        <w:wordWrap/>
        <w:spacing w:line="360" w:lineRule="auto"/>
        <w:ind w:leftChars="0"/>
        <w:rPr>
          <w:rFonts w:ascii="Arial" w:eastAsia="굴림" w:hAnsi="Arial" w:cs="Arial"/>
          <w:sz w:val="22"/>
        </w:rPr>
      </w:pPr>
      <w:r w:rsidRPr="00125CFB">
        <w:rPr>
          <w:rFonts w:ascii="Arial" w:eastAsia="굴림" w:hAnsi="Arial" w:cs="Arial"/>
          <w:sz w:val="22"/>
        </w:rPr>
        <w:t>Less than 2,000 MW</w:t>
      </w:r>
    </w:p>
    <w:p w14:paraId="790F6B4F" w14:textId="77777777" w:rsidR="005D5299" w:rsidRPr="00125CFB" w:rsidRDefault="005D5299" w:rsidP="00F14BA4">
      <w:pPr>
        <w:pStyle w:val="a6"/>
        <w:numPr>
          <w:ilvl w:val="0"/>
          <w:numId w:val="1008"/>
        </w:numPr>
        <w:wordWrap/>
        <w:spacing w:line="360" w:lineRule="auto"/>
        <w:ind w:leftChars="0"/>
        <w:rPr>
          <w:rFonts w:ascii="Arial" w:eastAsia="굴림" w:hAnsi="Arial" w:cs="Arial"/>
          <w:sz w:val="22"/>
        </w:rPr>
      </w:pPr>
      <w:r w:rsidRPr="00125CFB">
        <w:rPr>
          <w:rFonts w:ascii="Arial" w:eastAsia="굴림" w:hAnsi="Arial" w:cs="Arial"/>
          <w:sz w:val="22"/>
        </w:rPr>
        <w:t>About 2,000 MW</w:t>
      </w:r>
    </w:p>
    <w:p w14:paraId="5F94C004" w14:textId="77777777" w:rsidR="005D5299" w:rsidRPr="00125CFB" w:rsidRDefault="003F41F3" w:rsidP="003F41F3">
      <w:pPr>
        <w:wordWrap/>
        <w:spacing w:line="360" w:lineRule="auto"/>
        <w:ind w:left="400"/>
        <w:rPr>
          <w:rFonts w:ascii="Arial" w:eastAsia="굴림" w:hAnsi="Arial" w:cs="Arial"/>
          <w:sz w:val="22"/>
        </w:rPr>
      </w:pPr>
      <w:proofErr w:type="gramStart"/>
      <w:r w:rsidRPr="00125CFB">
        <w:rPr>
          <w:rFonts w:ascii="굴림" w:eastAsia="굴림" w:hAnsi="굴림" w:cs="굴림" w:hint="eastAsia"/>
          <w:sz w:val="22"/>
        </w:rPr>
        <w:t>⑤</w:t>
      </w:r>
      <w:r w:rsidRPr="00125CFB">
        <w:rPr>
          <w:rFonts w:ascii="Arial" w:eastAsia="굴림" w:hAnsi="Arial" w:cs="Arial"/>
          <w:sz w:val="22"/>
        </w:rPr>
        <w:t xml:space="preserve">  </w:t>
      </w:r>
      <w:r w:rsidR="005D5299" w:rsidRPr="00125CFB">
        <w:rPr>
          <w:rFonts w:ascii="Arial" w:eastAsia="굴림" w:hAnsi="Arial" w:cs="Arial"/>
          <w:sz w:val="22"/>
        </w:rPr>
        <w:t>More</w:t>
      </w:r>
      <w:proofErr w:type="gramEnd"/>
      <w:r w:rsidR="005D5299" w:rsidRPr="00125CFB">
        <w:rPr>
          <w:rFonts w:ascii="Arial" w:eastAsia="굴림" w:hAnsi="Arial" w:cs="Arial"/>
          <w:sz w:val="22"/>
        </w:rPr>
        <w:t xml:space="preserve"> than 2,000 MW</w:t>
      </w:r>
    </w:p>
    <w:p w14:paraId="68973F47" w14:textId="77777777" w:rsidR="00D74033" w:rsidRPr="00125CFB" w:rsidRDefault="00D74033" w:rsidP="00D74033">
      <w:pPr>
        <w:wordWrap/>
        <w:spacing w:line="360" w:lineRule="auto"/>
        <w:rPr>
          <w:rFonts w:ascii="Arial" w:eastAsia="굴림" w:hAnsi="Arial" w:cs="Arial"/>
          <w:sz w:val="22"/>
        </w:rPr>
      </w:pPr>
    </w:p>
    <w:p w14:paraId="0D63813B" w14:textId="77777777" w:rsidR="00643179" w:rsidRPr="00125CFB" w:rsidRDefault="004D58E8" w:rsidP="000C3127">
      <w:pPr>
        <w:wordWrap/>
        <w:spacing w:line="276" w:lineRule="auto"/>
        <w:rPr>
          <w:rFonts w:ascii="Arial" w:eastAsia="굴림" w:hAnsi="Arial" w:cs="Arial"/>
          <w:b/>
          <w:sz w:val="22"/>
        </w:rPr>
      </w:pPr>
      <w:r w:rsidRPr="00125CFB">
        <w:rPr>
          <w:rFonts w:ascii="Arial" w:eastAsia="굴림" w:hAnsi="Arial" w:cs="Arial"/>
          <w:b/>
          <w:sz w:val="22"/>
        </w:rPr>
        <w:t>&lt;</w:t>
      </w:r>
      <w:r w:rsidR="006428FC" w:rsidRPr="00125CFB">
        <w:rPr>
          <w:rFonts w:ascii="Arial" w:eastAsia="굴림" w:hAnsi="Arial" w:cs="Arial"/>
          <w:b/>
          <w:sz w:val="22"/>
        </w:rPr>
        <w:t xml:space="preserve"> </w:t>
      </w:r>
      <w:r w:rsidRPr="00125CFB">
        <w:rPr>
          <w:rFonts w:ascii="Arial" w:eastAsia="굴림" w:hAnsi="Arial" w:cs="Arial"/>
          <w:b/>
          <w:sz w:val="22"/>
        </w:rPr>
        <w:t>U</w:t>
      </w:r>
      <w:r w:rsidR="00643179" w:rsidRPr="00125CFB">
        <w:rPr>
          <w:rFonts w:ascii="Arial" w:eastAsia="굴림" w:hAnsi="Arial" w:cs="Arial"/>
          <w:b/>
          <w:sz w:val="22"/>
        </w:rPr>
        <w:t xml:space="preserve">se of money that R </w:t>
      </w:r>
      <w:r w:rsidR="006428FC" w:rsidRPr="00125CFB">
        <w:rPr>
          <w:rFonts w:ascii="Arial" w:eastAsia="굴림" w:hAnsi="Arial" w:cs="Arial"/>
          <w:b/>
          <w:sz w:val="22"/>
        </w:rPr>
        <w:t>gives</w:t>
      </w:r>
      <w:r w:rsidR="00643179" w:rsidRPr="00125CFB">
        <w:rPr>
          <w:rFonts w:ascii="Arial" w:eastAsia="굴림" w:hAnsi="Arial" w:cs="Arial"/>
          <w:b/>
          <w:sz w:val="22"/>
        </w:rPr>
        <w:t xml:space="preserve"> R’s children</w:t>
      </w:r>
      <w:r w:rsidRPr="00125CFB">
        <w:rPr>
          <w:rFonts w:ascii="Arial" w:eastAsia="굴림" w:hAnsi="Arial" w:cs="Arial"/>
          <w:b/>
          <w:sz w:val="22"/>
        </w:rPr>
        <w:t>&gt;</w:t>
      </w:r>
    </w:p>
    <w:p w14:paraId="3D616044" w14:textId="77777777" w:rsidR="008E7A08" w:rsidRPr="00125CFB" w:rsidRDefault="008E7A08" w:rsidP="000C3127">
      <w:pPr>
        <w:wordWrap/>
        <w:spacing w:line="276" w:lineRule="auto"/>
        <w:rPr>
          <w:rFonts w:ascii="Arial" w:eastAsia="굴림" w:hAnsi="Arial" w:cs="Arial"/>
          <w:b/>
          <w:sz w:val="22"/>
        </w:rPr>
      </w:pPr>
      <w:r w:rsidRPr="00125CFB">
        <w:rPr>
          <w:rFonts w:ascii="Arial" w:eastAsia="굴림" w:hAnsi="Arial" w:cs="Arial"/>
          <w:b/>
          <w:sz w:val="22"/>
        </w:rPr>
        <w:t xml:space="preserve">Logic </w:t>
      </w:r>
    </w:p>
    <w:p w14:paraId="5BB6F482" w14:textId="77777777" w:rsidR="008E7A08" w:rsidRPr="00125CFB" w:rsidRDefault="004D58E8" w:rsidP="002D0E30">
      <w:pPr>
        <w:pStyle w:val="a6"/>
        <w:numPr>
          <w:ilvl w:val="0"/>
          <w:numId w:val="101"/>
        </w:numPr>
        <w:wordWrap/>
        <w:spacing w:line="276" w:lineRule="auto"/>
        <w:ind w:leftChars="0"/>
        <w:rPr>
          <w:rFonts w:ascii="Arial" w:eastAsia="굴림" w:hAnsi="Arial" w:cs="Arial"/>
          <w:b/>
          <w:bCs/>
          <w:kern w:val="0"/>
          <w:sz w:val="22"/>
        </w:rPr>
      </w:pPr>
      <w:r w:rsidRPr="00125CFB">
        <w:rPr>
          <w:rFonts w:ascii="Arial" w:eastAsia="굴림" w:hAnsi="Arial" w:cs="Arial"/>
          <w:b/>
          <w:bCs/>
          <w:kern w:val="0"/>
          <w:sz w:val="22"/>
        </w:rPr>
        <w:t>Ask Ba0</w:t>
      </w:r>
      <w:r w:rsidR="009A328F" w:rsidRPr="00125CFB">
        <w:rPr>
          <w:rFonts w:ascii="Arial" w:eastAsia="굴림" w:hAnsi="Arial" w:cs="Arial"/>
          <w:b/>
          <w:bCs/>
          <w:kern w:val="0"/>
          <w:sz w:val="22"/>
        </w:rPr>
        <w:t>71</w:t>
      </w:r>
      <w:r w:rsidRPr="00125CFB">
        <w:rPr>
          <w:rFonts w:ascii="Arial" w:eastAsia="굴림" w:hAnsi="Arial" w:cs="Arial"/>
          <w:b/>
          <w:bCs/>
          <w:kern w:val="0"/>
          <w:sz w:val="22"/>
        </w:rPr>
        <w:t xml:space="preserve"> for </w:t>
      </w:r>
      <w:r w:rsidR="008E7A08" w:rsidRPr="00125CFB">
        <w:rPr>
          <w:rFonts w:ascii="Arial" w:eastAsia="굴림" w:hAnsi="Arial" w:cs="Arial"/>
          <w:b/>
          <w:bCs/>
          <w:kern w:val="0"/>
          <w:sz w:val="22"/>
        </w:rPr>
        <w:t>both children who co-resided</w:t>
      </w:r>
      <w:r w:rsidR="00E00027" w:rsidRPr="00125CFB">
        <w:rPr>
          <w:rFonts w:ascii="Arial" w:eastAsia="굴림" w:hAnsi="Arial" w:cs="Arial"/>
          <w:b/>
          <w:bCs/>
          <w:kern w:val="0"/>
          <w:sz w:val="22"/>
        </w:rPr>
        <w:t xml:space="preserve"> and those who did not</w:t>
      </w:r>
      <w:r w:rsidR="008E7A08" w:rsidRPr="00125CFB">
        <w:rPr>
          <w:rFonts w:ascii="Arial" w:eastAsia="굴림" w:hAnsi="Arial" w:cs="Arial"/>
          <w:b/>
          <w:bCs/>
          <w:kern w:val="0"/>
          <w:sz w:val="22"/>
        </w:rPr>
        <w:t>.</w:t>
      </w:r>
    </w:p>
    <w:p w14:paraId="14CEF6F8" w14:textId="77777777" w:rsidR="009A328F" w:rsidRPr="00125CFB" w:rsidRDefault="009A328F" w:rsidP="002D0E30">
      <w:pPr>
        <w:pStyle w:val="a6"/>
        <w:numPr>
          <w:ilvl w:val="0"/>
          <w:numId w:val="101"/>
        </w:numPr>
        <w:wordWrap/>
        <w:spacing w:line="276" w:lineRule="auto"/>
        <w:ind w:leftChars="0"/>
        <w:rPr>
          <w:rFonts w:ascii="Arial" w:eastAsia="굴림" w:hAnsi="Arial" w:cs="Arial"/>
          <w:b/>
          <w:bCs/>
          <w:kern w:val="0"/>
          <w:sz w:val="22"/>
        </w:rPr>
      </w:pPr>
      <w:r w:rsidRPr="00125CFB">
        <w:rPr>
          <w:rFonts w:ascii="Arial" w:eastAsia="굴림" w:hAnsi="Arial" w:cs="Arial"/>
          <w:b/>
          <w:bCs/>
          <w:kern w:val="0"/>
          <w:sz w:val="22"/>
        </w:rPr>
        <w:t>If Ba040=0, Ba048=0, or Ba065=0, go to Ba072</w:t>
      </w:r>
    </w:p>
    <w:p w14:paraId="62E55678" w14:textId="77777777" w:rsidR="009A328F" w:rsidRPr="00125CFB" w:rsidRDefault="009A328F" w:rsidP="002D0E30">
      <w:pPr>
        <w:pStyle w:val="a6"/>
        <w:numPr>
          <w:ilvl w:val="0"/>
          <w:numId w:val="101"/>
        </w:numPr>
        <w:wordWrap/>
        <w:spacing w:line="276" w:lineRule="auto"/>
        <w:ind w:leftChars="0"/>
        <w:rPr>
          <w:rFonts w:ascii="Arial" w:eastAsia="굴림" w:hAnsi="Arial" w:cs="Arial"/>
          <w:b/>
          <w:bCs/>
          <w:kern w:val="0"/>
          <w:sz w:val="22"/>
        </w:rPr>
      </w:pPr>
      <w:r w:rsidRPr="00125CFB">
        <w:rPr>
          <w:rFonts w:ascii="Arial" w:eastAsia="굴림" w:hAnsi="Arial" w:cs="Arial"/>
          <w:b/>
          <w:bCs/>
          <w:kern w:val="0"/>
          <w:sz w:val="22"/>
        </w:rPr>
        <w:t>If ‘other</w:t>
      </w:r>
      <w:r w:rsidR="00153C5E" w:rsidRPr="00125CFB">
        <w:rPr>
          <w:rFonts w:ascii="Arial" w:eastAsia="굴림" w:hAnsi="Arial" w:cs="Arial"/>
          <w:b/>
          <w:bCs/>
          <w:kern w:val="0"/>
          <w:sz w:val="22"/>
        </w:rPr>
        <w:t xml:space="preserve"> expense</w:t>
      </w:r>
      <w:r w:rsidRPr="00125CFB">
        <w:rPr>
          <w:rFonts w:ascii="Arial" w:eastAsia="굴림" w:hAnsi="Arial" w:cs="Arial"/>
          <w:b/>
          <w:bCs/>
          <w:kern w:val="0"/>
          <w:sz w:val="22"/>
        </w:rPr>
        <w:t>s’ at Ba071 &gt; 0, ask Ba071_1</w:t>
      </w:r>
    </w:p>
    <w:p w14:paraId="13331349" w14:textId="77777777" w:rsidR="00521EAB" w:rsidRPr="00125CFB" w:rsidRDefault="00521EAB" w:rsidP="00521EAB">
      <w:pPr>
        <w:pStyle w:val="a6"/>
        <w:wordWrap/>
        <w:spacing w:line="360" w:lineRule="auto"/>
        <w:ind w:leftChars="0"/>
        <w:rPr>
          <w:rFonts w:ascii="Arial" w:eastAsia="굴림" w:hAnsi="Arial" w:cs="Arial"/>
          <w:b/>
          <w:bCs/>
          <w:kern w:val="0"/>
          <w:sz w:val="22"/>
        </w:rPr>
      </w:pPr>
    </w:p>
    <w:p w14:paraId="29779B42" w14:textId="3671BE74" w:rsidR="005D5299" w:rsidRPr="00125CFB" w:rsidRDefault="009A328F" w:rsidP="005D5299">
      <w:pPr>
        <w:wordWrap/>
        <w:spacing w:line="360" w:lineRule="auto"/>
        <w:rPr>
          <w:rFonts w:ascii="Arial" w:eastAsia="굴림" w:hAnsi="Arial" w:cs="Arial"/>
          <w:sz w:val="22"/>
        </w:rPr>
      </w:pPr>
      <w:r w:rsidRPr="00125CFB">
        <w:rPr>
          <w:rFonts w:ascii="Arial" w:eastAsia="굴림" w:hAnsi="Arial" w:cs="Arial"/>
          <w:sz w:val="22"/>
        </w:rPr>
        <w:t>Ba0</w:t>
      </w:r>
      <w:r w:rsidR="005D5299" w:rsidRPr="00125CFB">
        <w:rPr>
          <w:rFonts w:ascii="Arial" w:eastAsia="굴림" w:hAnsi="Arial" w:cs="Arial"/>
          <w:sz w:val="22"/>
        </w:rPr>
        <w:t>7</w:t>
      </w:r>
      <w:r w:rsidRPr="00125CFB">
        <w:rPr>
          <w:rFonts w:ascii="Arial" w:eastAsia="굴림" w:hAnsi="Arial" w:cs="Arial"/>
          <w:sz w:val="22"/>
        </w:rPr>
        <w:t>1</w:t>
      </w:r>
      <w:r w:rsidR="005D5299" w:rsidRPr="00125CFB">
        <w:rPr>
          <w:rFonts w:ascii="Arial" w:eastAsia="굴림" w:hAnsi="Arial" w:cs="Arial"/>
          <w:sz w:val="22"/>
        </w:rPr>
        <w:t>. You</w:t>
      </w:r>
      <w:r w:rsidR="004D58E8" w:rsidRPr="00125CFB">
        <w:rPr>
          <w:rFonts w:ascii="Arial" w:eastAsia="굴림" w:hAnsi="Arial" w:cs="Arial"/>
          <w:sz w:val="22"/>
        </w:rPr>
        <w:t xml:space="preserve"> </w:t>
      </w:r>
      <w:r w:rsidR="005338FD" w:rsidRPr="00125CFB">
        <w:rPr>
          <w:rFonts w:ascii="Arial" w:eastAsia="굴림" w:hAnsi="Arial" w:cs="Arial"/>
          <w:sz w:val="22"/>
        </w:rPr>
        <w:t xml:space="preserve">have said </w:t>
      </w:r>
      <w:r w:rsidR="005D5299" w:rsidRPr="00125CFB">
        <w:rPr>
          <w:rFonts w:ascii="Arial" w:eastAsia="굴림" w:hAnsi="Arial" w:cs="Arial"/>
          <w:sz w:val="22"/>
        </w:rPr>
        <w:t>that you and your spouse gave [child’s name] approximately [transfer amount] MW (10,000 Korean won) in the last calendar year (</w:t>
      </w:r>
      <w:del w:id="342" w:author="Keis" w:date="2024-09-06T10:18:00Z">
        <w:r w:rsidR="00A530A0" w:rsidRPr="00624C57" w:rsidDel="009F27DD">
          <w:rPr>
            <w:rFonts w:ascii="Arial" w:eastAsia="굴림" w:hAnsi="Arial" w:cs="Arial" w:hint="eastAsia"/>
            <w:color w:val="FF0000"/>
            <w:sz w:val="22"/>
          </w:rPr>
          <w:delText>2019</w:delText>
        </w:r>
      </w:del>
      <w:ins w:id="343" w:author="Keis" w:date="2024-09-06T10:18:00Z">
        <w:r w:rsidR="009F27DD" w:rsidRPr="009F27DD">
          <w:rPr>
            <w:rFonts w:ascii="Arial" w:eastAsia="굴림" w:hAnsi="Arial" w:cs="Arial" w:hint="eastAsia"/>
            <w:color w:val="00B050"/>
            <w:sz w:val="22"/>
          </w:rPr>
          <w:t>2021</w:t>
        </w:r>
      </w:ins>
      <w:r w:rsidR="005D5299" w:rsidRPr="00125CFB">
        <w:rPr>
          <w:rFonts w:ascii="Arial" w:eastAsia="굴림" w:hAnsi="Arial" w:cs="Arial"/>
          <w:sz w:val="22"/>
        </w:rPr>
        <w:t>). Among these, how much accounts for educational expenses, wedding expenses, business expenses, medical expenses, and other expenses?</w:t>
      </w:r>
    </w:p>
    <w:p w14:paraId="6C8BEE3E" w14:textId="77777777" w:rsidR="008E7A08" w:rsidRPr="001D19F6" w:rsidRDefault="008E7A08" w:rsidP="005D5299">
      <w:pPr>
        <w:wordWrap/>
        <w:spacing w:line="360" w:lineRule="auto"/>
        <w:rPr>
          <w:rFonts w:ascii="Arial" w:eastAsia="굴림" w:hAnsi="Arial" w:cs="Arial"/>
          <w:sz w:val="22"/>
        </w:rPr>
      </w:pPr>
      <w:r w:rsidRPr="00125CFB">
        <w:rPr>
          <w:rFonts w:ascii="Arial" w:eastAsia="굴림" w:hAnsi="Arial" w:cs="Arial"/>
          <w:sz w:val="22"/>
        </w:rPr>
        <w:t>[IWER: The</w:t>
      </w:r>
      <w:r w:rsidR="00FE0F4E" w:rsidRPr="00125CFB">
        <w:rPr>
          <w:rFonts w:ascii="Arial" w:eastAsia="굴림" w:hAnsi="Arial" w:cs="Arial"/>
          <w:sz w:val="22"/>
        </w:rPr>
        <w:t xml:space="preserve"> </w:t>
      </w:r>
      <w:r w:rsidR="00E00027" w:rsidRPr="00125CFB">
        <w:rPr>
          <w:rFonts w:ascii="Arial" w:eastAsia="굴림" w:hAnsi="Arial" w:cs="Arial"/>
          <w:sz w:val="22"/>
        </w:rPr>
        <w:t>sum of all items must be</w:t>
      </w:r>
      <w:r w:rsidR="00D0631B" w:rsidRPr="00125CFB">
        <w:rPr>
          <w:rFonts w:ascii="Arial" w:eastAsia="굴림" w:hAnsi="Arial" w:cs="Arial"/>
          <w:sz w:val="22"/>
        </w:rPr>
        <w:t xml:space="preserve"> equal to</w:t>
      </w:r>
      <w:r w:rsidR="00FE0F4E" w:rsidRPr="00125CFB">
        <w:rPr>
          <w:rFonts w:ascii="Arial" w:eastAsia="굴림" w:hAnsi="Arial" w:cs="Arial"/>
          <w:sz w:val="22"/>
        </w:rPr>
        <w:t xml:space="preserve"> </w:t>
      </w:r>
      <w:r w:rsidRPr="00125CFB">
        <w:rPr>
          <w:rFonts w:ascii="Arial" w:eastAsia="굴림" w:hAnsi="Arial" w:cs="Arial"/>
          <w:sz w:val="22"/>
        </w:rPr>
        <w:t>[</w:t>
      </w:r>
      <w:r w:rsidR="001924EA" w:rsidRPr="00125CFB">
        <w:rPr>
          <w:rFonts w:ascii="Arial" w:eastAsia="굴림" w:hAnsi="Arial" w:cs="Arial"/>
          <w:sz w:val="22"/>
        </w:rPr>
        <w:t>(</w:t>
      </w:r>
      <w:r w:rsidR="009A328F" w:rsidRPr="00125CFB">
        <w:rPr>
          <w:rFonts w:ascii="Arial" w:eastAsia="굴림" w:hAnsi="Arial" w:cs="Arial"/>
          <w:bCs/>
          <w:kern w:val="0"/>
          <w:sz w:val="22"/>
        </w:rPr>
        <w:t>Ba040× Ba</w:t>
      </w:r>
      <w:proofErr w:type="gramStart"/>
      <w:r w:rsidR="009A328F" w:rsidRPr="00125CFB">
        <w:rPr>
          <w:rFonts w:ascii="Arial" w:eastAsia="굴림" w:hAnsi="Arial" w:cs="Arial"/>
          <w:bCs/>
          <w:kern w:val="0"/>
          <w:sz w:val="22"/>
        </w:rPr>
        <w:t>046</w:t>
      </w:r>
      <w:r w:rsidR="001924EA" w:rsidRPr="00125CFB">
        <w:rPr>
          <w:rFonts w:ascii="Arial" w:eastAsia="굴림" w:hAnsi="Arial" w:cs="Arial"/>
          <w:bCs/>
          <w:kern w:val="0"/>
          <w:sz w:val="22"/>
        </w:rPr>
        <w:t>)</w:t>
      </w:r>
      <w:r w:rsidR="009A328F" w:rsidRPr="00125CFB">
        <w:rPr>
          <w:rFonts w:ascii="Arial" w:eastAsia="굴림" w:hAnsi="Arial" w:cs="Arial"/>
          <w:bCs/>
          <w:kern w:val="0"/>
          <w:sz w:val="22"/>
        </w:rPr>
        <w:t>+</w:t>
      </w:r>
      <w:proofErr w:type="gramEnd"/>
      <w:r w:rsidR="009A328F" w:rsidRPr="00125CFB">
        <w:rPr>
          <w:rFonts w:ascii="Arial" w:eastAsia="굴림" w:hAnsi="Arial" w:cs="Arial"/>
          <w:bCs/>
          <w:kern w:val="0"/>
          <w:sz w:val="22"/>
        </w:rPr>
        <w:t>Ba</w:t>
      </w:r>
      <w:r w:rsidR="009A328F" w:rsidRPr="001D19F6">
        <w:rPr>
          <w:rFonts w:ascii="Arial" w:eastAsia="굴림" w:hAnsi="Arial" w:cs="Arial"/>
          <w:bCs/>
          <w:kern w:val="0"/>
          <w:sz w:val="22"/>
        </w:rPr>
        <w:t>048+Ba065</w:t>
      </w:r>
      <w:r w:rsidR="00E00027" w:rsidRPr="001D19F6">
        <w:rPr>
          <w:rFonts w:ascii="Arial" w:eastAsia="굴림" w:hAnsi="Arial" w:cs="Arial"/>
          <w:bCs/>
          <w:kern w:val="0"/>
          <w:sz w:val="22"/>
        </w:rPr>
        <w:t>] MW.]</w:t>
      </w:r>
    </w:p>
    <w:p w14:paraId="4F3FB45D" w14:textId="77777777" w:rsidR="00A022B8" w:rsidRPr="001D19F6" w:rsidRDefault="00A022B8" w:rsidP="005D5299">
      <w:pPr>
        <w:wordWrap/>
        <w:spacing w:line="360" w:lineRule="auto"/>
        <w:rPr>
          <w:rFonts w:ascii="Arial" w:eastAsia="굴림" w:hAnsi="Arial" w:cs="Arial"/>
          <w:sz w:val="22"/>
        </w:rPr>
      </w:pPr>
    </w:p>
    <w:tbl>
      <w:tblPr>
        <w:tblOverlap w:val="never"/>
        <w:tblW w:w="0" w:type="auto"/>
        <w:tblInd w:w="45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741"/>
        <w:gridCol w:w="5047"/>
      </w:tblGrid>
      <w:tr w:rsidR="00D063AA" w:rsidRPr="001D19F6" w14:paraId="7EA8718E"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9F726BB" w14:textId="77777777" w:rsidR="005D5299" w:rsidRPr="001D19F6" w:rsidRDefault="005D5299"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체" w:hAnsi="Arial" w:cs="Arial"/>
                <w:kern w:val="0"/>
                <w:sz w:val="22"/>
                <w:shd w:val="clear" w:color="auto" w:fill="FFFFFF"/>
              </w:rPr>
              <w:t>ITEMS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995B0B1" w14:textId="77777777" w:rsidR="005D5299" w:rsidRPr="001D19F6" w:rsidRDefault="005D5299" w:rsidP="00D518FF">
            <w:pPr>
              <w:shd w:val="clear" w:color="auto" w:fill="FFFFFF"/>
              <w:wordWrap/>
              <w:snapToGrid w:val="0"/>
              <w:jc w:val="center"/>
              <w:textAlignment w:val="baseline"/>
              <w:rPr>
                <w:rFonts w:ascii="Arial" w:eastAsia="굴림" w:hAnsi="Arial" w:cs="Arial"/>
                <w:kern w:val="0"/>
                <w:sz w:val="22"/>
              </w:rPr>
            </w:pPr>
            <w:proofErr w:type="gramStart"/>
            <w:r w:rsidRPr="001D19F6">
              <w:rPr>
                <w:rFonts w:ascii="Arial" w:eastAsia="굴림체" w:hAnsi="Arial" w:cs="Arial"/>
                <w:kern w:val="0"/>
                <w:sz w:val="22"/>
                <w:shd w:val="clear" w:color="auto" w:fill="FFFFFF"/>
              </w:rPr>
              <w:t>AMOUNT(</w:t>
            </w:r>
            <w:proofErr w:type="gramEnd"/>
            <w:r w:rsidRPr="001D19F6">
              <w:rPr>
                <w:rFonts w:ascii="Arial" w:eastAsia="굴림체" w:hAnsi="Arial" w:cs="Arial"/>
                <w:kern w:val="0"/>
                <w:sz w:val="22"/>
                <w:shd w:val="clear" w:color="auto" w:fill="FFFFFF"/>
              </w:rPr>
              <w:t xml:space="preserve">unit: </w:t>
            </w:r>
            <w:r w:rsidRPr="001D19F6">
              <w:rPr>
                <w:rFonts w:ascii="Arial" w:eastAsia="굴림" w:hAnsi="Arial" w:cs="Arial"/>
                <w:sz w:val="22"/>
              </w:rPr>
              <w:t>10,000 Korean won</w:t>
            </w:r>
            <w:r w:rsidRPr="001D19F6">
              <w:rPr>
                <w:rFonts w:ascii="Arial" w:eastAsia="굴림체" w:hAnsi="Arial" w:cs="Arial"/>
                <w:kern w:val="0"/>
                <w:sz w:val="22"/>
                <w:shd w:val="clear" w:color="auto" w:fill="FFFFFF"/>
              </w:rPr>
              <w:t>)</w:t>
            </w:r>
          </w:p>
        </w:tc>
      </w:tr>
      <w:tr w:rsidR="00D063AA" w:rsidRPr="001D19F6" w14:paraId="38FBF080"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F194D26" w14:textId="77777777" w:rsidR="005D5299" w:rsidRPr="001D19F6" w:rsidRDefault="005D5299" w:rsidP="00D518FF">
            <w:pPr>
              <w:wordWrap/>
              <w:jc w:val="center"/>
              <w:rPr>
                <w:rFonts w:ascii="Arial" w:eastAsia="굴림" w:hAnsi="Arial" w:cs="Arial"/>
                <w:sz w:val="22"/>
              </w:rPr>
            </w:pPr>
            <w:r w:rsidRPr="001D19F6">
              <w:rPr>
                <w:rFonts w:ascii="Arial" w:eastAsia="굴림" w:hAnsi="Arial" w:cs="Arial"/>
                <w:sz w:val="22"/>
              </w:rPr>
              <w:t>Educational expenses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B16853" w14:textId="77777777" w:rsidR="005D5299" w:rsidRPr="001D19F6" w:rsidRDefault="005D5299" w:rsidP="00D518FF">
            <w:pPr>
              <w:shd w:val="clear" w:color="auto" w:fill="FFFFFF"/>
              <w:snapToGrid w:val="0"/>
              <w:textAlignment w:val="baseline"/>
              <w:rPr>
                <w:rFonts w:ascii="Arial" w:eastAsia="굴림" w:hAnsi="Arial" w:cs="Arial"/>
                <w:kern w:val="0"/>
                <w:sz w:val="22"/>
              </w:rPr>
            </w:pPr>
          </w:p>
        </w:tc>
      </w:tr>
      <w:tr w:rsidR="00D063AA" w:rsidRPr="001D19F6" w14:paraId="5B41FAEC"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4628C1" w14:textId="77777777" w:rsidR="005D5299" w:rsidRPr="001D19F6" w:rsidRDefault="005D5299" w:rsidP="00D518FF">
            <w:pPr>
              <w:wordWrap/>
              <w:jc w:val="center"/>
              <w:rPr>
                <w:rFonts w:ascii="Arial" w:eastAsia="굴림" w:hAnsi="Arial" w:cs="Arial"/>
                <w:sz w:val="22"/>
              </w:rPr>
            </w:pPr>
            <w:r w:rsidRPr="001D19F6">
              <w:rPr>
                <w:rFonts w:ascii="Arial" w:eastAsia="굴림체" w:hAnsi="Arial" w:cs="Arial"/>
                <w:kern w:val="0"/>
                <w:sz w:val="22"/>
                <w:shd w:val="clear" w:color="auto" w:fill="FFFFFF"/>
              </w:rPr>
              <w:t>W</w:t>
            </w:r>
            <w:r w:rsidRPr="001D19F6">
              <w:rPr>
                <w:rFonts w:ascii="Arial" w:eastAsia="굴림" w:hAnsi="Arial" w:cs="Arial"/>
                <w:sz w:val="22"/>
              </w:rPr>
              <w:t>edding expenses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2964E2E" w14:textId="77777777" w:rsidR="005D5299" w:rsidRPr="001D19F6" w:rsidRDefault="005D5299" w:rsidP="00D518FF">
            <w:pPr>
              <w:shd w:val="clear" w:color="auto" w:fill="FFFFFF"/>
              <w:snapToGrid w:val="0"/>
              <w:textAlignment w:val="baseline"/>
              <w:rPr>
                <w:rFonts w:ascii="Arial" w:eastAsia="굴림" w:hAnsi="Arial" w:cs="Arial"/>
                <w:kern w:val="0"/>
                <w:sz w:val="22"/>
              </w:rPr>
            </w:pPr>
          </w:p>
        </w:tc>
      </w:tr>
      <w:tr w:rsidR="00D063AA" w:rsidRPr="001D19F6" w14:paraId="663C1D4E"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D442321" w14:textId="77777777" w:rsidR="005D5299" w:rsidRPr="001D19F6" w:rsidRDefault="005D5299" w:rsidP="00D518FF">
            <w:pPr>
              <w:wordWrap/>
              <w:jc w:val="center"/>
              <w:rPr>
                <w:rFonts w:ascii="Arial" w:eastAsia="굴림" w:hAnsi="Arial" w:cs="Arial"/>
                <w:sz w:val="22"/>
              </w:rPr>
            </w:pPr>
            <w:r w:rsidRPr="001D19F6">
              <w:rPr>
                <w:rFonts w:ascii="Arial" w:eastAsia="굴림" w:hAnsi="Arial" w:cs="Arial"/>
                <w:sz w:val="22"/>
              </w:rPr>
              <w:t>Business expenses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A0468FB" w14:textId="77777777" w:rsidR="005D5299" w:rsidRPr="001D19F6" w:rsidRDefault="005D5299" w:rsidP="00D518FF">
            <w:pPr>
              <w:shd w:val="clear" w:color="auto" w:fill="FFFFFF"/>
              <w:snapToGrid w:val="0"/>
              <w:textAlignment w:val="baseline"/>
              <w:rPr>
                <w:rFonts w:ascii="Arial" w:eastAsia="굴림" w:hAnsi="Arial" w:cs="Arial"/>
                <w:kern w:val="0"/>
                <w:sz w:val="22"/>
              </w:rPr>
            </w:pPr>
          </w:p>
        </w:tc>
      </w:tr>
      <w:tr w:rsidR="00D063AA" w:rsidRPr="001D19F6" w14:paraId="54642B79"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B3D150D" w14:textId="77777777" w:rsidR="005D5299" w:rsidRPr="001D19F6" w:rsidRDefault="005D5299" w:rsidP="00D518FF">
            <w:pPr>
              <w:wordWrap/>
              <w:jc w:val="center"/>
              <w:rPr>
                <w:rFonts w:ascii="Arial" w:eastAsia="굴림" w:hAnsi="Arial" w:cs="Arial"/>
                <w:sz w:val="22"/>
              </w:rPr>
            </w:pPr>
            <w:r w:rsidRPr="001D19F6">
              <w:rPr>
                <w:rFonts w:ascii="Arial" w:eastAsia="굴림체" w:hAnsi="Arial" w:cs="Arial"/>
                <w:kern w:val="0"/>
                <w:sz w:val="22"/>
                <w:shd w:val="clear" w:color="auto" w:fill="FFFFFF"/>
              </w:rPr>
              <w:t>M</w:t>
            </w:r>
            <w:r w:rsidRPr="001D19F6">
              <w:rPr>
                <w:rFonts w:ascii="Arial" w:eastAsia="굴림" w:hAnsi="Arial" w:cs="Arial"/>
                <w:sz w:val="22"/>
              </w:rPr>
              <w:t>edical expenses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5D53C9" w14:textId="77777777" w:rsidR="005D5299" w:rsidRPr="001D19F6" w:rsidRDefault="005D5299" w:rsidP="00D518FF">
            <w:pPr>
              <w:shd w:val="clear" w:color="auto" w:fill="FFFFFF"/>
              <w:snapToGrid w:val="0"/>
              <w:textAlignment w:val="baseline"/>
              <w:rPr>
                <w:rFonts w:ascii="Arial" w:eastAsia="굴림" w:hAnsi="Arial" w:cs="Arial"/>
                <w:kern w:val="0"/>
                <w:sz w:val="22"/>
              </w:rPr>
            </w:pPr>
          </w:p>
        </w:tc>
      </w:tr>
      <w:tr w:rsidR="00D063AA" w:rsidRPr="001D19F6" w14:paraId="468E4A53"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E4988D" w14:textId="77777777" w:rsidR="005D5299" w:rsidRPr="001D19F6" w:rsidRDefault="005D5299" w:rsidP="00D518FF">
            <w:pPr>
              <w:wordWrap/>
              <w:jc w:val="center"/>
              <w:rPr>
                <w:rFonts w:ascii="Arial" w:eastAsia="굴림" w:hAnsi="Arial" w:cs="Arial"/>
                <w:sz w:val="22"/>
              </w:rPr>
            </w:pPr>
            <w:r w:rsidRPr="001D19F6">
              <w:rPr>
                <w:rFonts w:ascii="Arial" w:eastAsia="굴림" w:hAnsi="Arial" w:cs="Arial"/>
                <w:sz w:val="22"/>
              </w:rPr>
              <w:t>Other expenses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9BD19A9" w14:textId="77777777" w:rsidR="005D5299" w:rsidRPr="001D19F6" w:rsidRDefault="005D5299" w:rsidP="00D518FF">
            <w:pPr>
              <w:shd w:val="clear" w:color="auto" w:fill="FFFFFF"/>
              <w:snapToGrid w:val="0"/>
              <w:textAlignment w:val="baseline"/>
              <w:rPr>
                <w:rFonts w:ascii="Arial" w:eastAsia="굴림" w:hAnsi="Arial" w:cs="Arial"/>
                <w:kern w:val="0"/>
                <w:sz w:val="22"/>
              </w:rPr>
            </w:pPr>
          </w:p>
        </w:tc>
      </w:tr>
      <w:tr w:rsidR="00D063AA" w:rsidRPr="001D19F6" w14:paraId="26593CAC" w14:textId="77777777" w:rsidTr="00D518FF">
        <w:trPr>
          <w:trHeight w:val="371"/>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C63B80" w14:textId="77777777" w:rsidR="005D5299" w:rsidRPr="001D19F6" w:rsidRDefault="005D5299" w:rsidP="00D518FF">
            <w:pPr>
              <w:wordWrap/>
              <w:jc w:val="center"/>
              <w:rPr>
                <w:rFonts w:ascii="Arial" w:eastAsia="굴림" w:hAnsi="Arial" w:cs="Arial"/>
                <w:sz w:val="22"/>
              </w:rPr>
            </w:pPr>
            <w:r w:rsidRPr="001D19F6">
              <w:rPr>
                <w:rFonts w:ascii="Arial" w:eastAsia="굴림" w:hAnsi="Arial" w:cs="Arial"/>
                <w:sz w:val="22"/>
              </w:rPr>
              <w:t>Total</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EE5862C" w14:textId="77777777" w:rsidR="005D5299" w:rsidRPr="001D19F6" w:rsidRDefault="00153C5E" w:rsidP="009A328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sz w:val="22"/>
              </w:rPr>
              <w:t>[</w:t>
            </w:r>
            <w:r w:rsidR="009A328F" w:rsidRPr="001D19F6">
              <w:rPr>
                <w:rFonts w:ascii="Arial" w:eastAsia="굴림" w:hAnsi="Arial" w:cs="Arial"/>
                <w:sz w:val="22"/>
              </w:rPr>
              <w:t>(</w:t>
            </w:r>
            <w:r w:rsidR="009A328F" w:rsidRPr="001D19F6">
              <w:rPr>
                <w:rFonts w:ascii="Arial" w:eastAsia="굴림" w:hAnsi="Arial" w:cs="Arial"/>
                <w:bCs/>
                <w:kern w:val="0"/>
                <w:sz w:val="22"/>
              </w:rPr>
              <w:t>Ba040× Ba</w:t>
            </w:r>
            <w:proofErr w:type="gramStart"/>
            <w:r w:rsidR="009A328F" w:rsidRPr="001D19F6">
              <w:rPr>
                <w:rFonts w:ascii="Arial" w:eastAsia="굴림" w:hAnsi="Arial" w:cs="Arial"/>
                <w:bCs/>
                <w:kern w:val="0"/>
                <w:sz w:val="22"/>
              </w:rPr>
              <w:t>046)+</w:t>
            </w:r>
            <w:proofErr w:type="gramEnd"/>
            <w:r w:rsidR="009A328F" w:rsidRPr="001D19F6">
              <w:rPr>
                <w:rFonts w:ascii="Arial" w:eastAsia="굴림" w:hAnsi="Arial" w:cs="Arial"/>
                <w:bCs/>
                <w:kern w:val="0"/>
                <w:sz w:val="22"/>
              </w:rPr>
              <w:t>Ba048+Ba065] MW</w:t>
            </w:r>
          </w:p>
        </w:tc>
      </w:tr>
    </w:tbl>
    <w:p w14:paraId="48796189" w14:textId="77777777" w:rsidR="005D5299" w:rsidRPr="001D19F6" w:rsidRDefault="005D5299" w:rsidP="005D5299">
      <w:pPr>
        <w:wordWrap/>
        <w:spacing w:line="360" w:lineRule="auto"/>
        <w:rPr>
          <w:rFonts w:ascii="Arial" w:eastAsia="굴림" w:hAnsi="Arial" w:cs="Arial"/>
          <w:sz w:val="22"/>
        </w:rPr>
      </w:pPr>
    </w:p>
    <w:p w14:paraId="739F9072" w14:textId="77777777" w:rsidR="00E34D25" w:rsidRPr="001D19F6" w:rsidRDefault="00E34D25" w:rsidP="005D5299">
      <w:pPr>
        <w:wordWrap/>
        <w:spacing w:line="360" w:lineRule="auto"/>
        <w:rPr>
          <w:rFonts w:ascii="Arial" w:eastAsia="굴림" w:hAnsi="Arial" w:cs="Arial"/>
          <w:sz w:val="22"/>
        </w:rPr>
      </w:pPr>
      <w:r w:rsidRPr="001D19F6">
        <w:rPr>
          <w:rFonts w:ascii="Arial" w:eastAsia="굴림" w:hAnsi="Arial" w:cs="Arial"/>
          <w:sz w:val="22"/>
        </w:rPr>
        <w:t xml:space="preserve">Ba071_1. What are those other expenses for? Please tell one </w:t>
      </w:r>
      <w:r w:rsidR="005F2018" w:rsidRPr="001D19F6">
        <w:rPr>
          <w:rFonts w:ascii="Arial" w:eastAsia="굴림" w:hAnsi="Arial" w:cs="Arial"/>
          <w:sz w:val="22"/>
        </w:rPr>
        <w:t>thing</w:t>
      </w:r>
      <w:r w:rsidRPr="001D19F6">
        <w:rPr>
          <w:rFonts w:ascii="Arial" w:eastAsia="굴림" w:hAnsi="Arial" w:cs="Arial"/>
          <w:sz w:val="22"/>
        </w:rPr>
        <w:t xml:space="preserve"> with the highest weight.</w:t>
      </w:r>
    </w:p>
    <w:p w14:paraId="4B7550C9" w14:textId="77777777" w:rsidR="00E34D25" w:rsidRPr="001D19F6" w:rsidRDefault="00E34D25" w:rsidP="00E34D25">
      <w:pPr>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w:t>
      </w:r>
    </w:p>
    <w:p w14:paraId="6EA91418" w14:textId="77777777" w:rsidR="00E34D25" w:rsidRPr="001D19F6" w:rsidRDefault="00E34D25" w:rsidP="00B9323A">
      <w:pPr>
        <w:wordWrap/>
        <w:spacing w:line="276" w:lineRule="auto"/>
        <w:rPr>
          <w:rFonts w:ascii="Arial" w:eastAsia="굴림" w:hAnsi="Arial" w:cs="Arial"/>
          <w:b/>
          <w:sz w:val="22"/>
        </w:rPr>
      </w:pPr>
    </w:p>
    <w:p w14:paraId="6774DE31" w14:textId="77777777" w:rsidR="00E8791E" w:rsidRPr="001D19F6" w:rsidRDefault="00E8791E" w:rsidP="00B9323A">
      <w:pPr>
        <w:wordWrap/>
        <w:spacing w:line="276" w:lineRule="auto"/>
        <w:rPr>
          <w:rFonts w:ascii="Arial" w:eastAsia="굴림" w:hAnsi="Arial" w:cs="Arial"/>
          <w:b/>
          <w:sz w:val="22"/>
        </w:rPr>
      </w:pPr>
    </w:p>
    <w:p w14:paraId="097CF936" w14:textId="77777777" w:rsidR="001924EA" w:rsidRPr="001D19F6" w:rsidRDefault="006428FC" w:rsidP="00B9323A">
      <w:pPr>
        <w:wordWrap/>
        <w:spacing w:line="276" w:lineRule="auto"/>
        <w:rPr>
          <w:rFonts w:ascii="Arial" w:eastAsia="굴림" w:hAnsi="Arial" w:cs="Arial"/>
          <w:b/>
          <w:sz w:val="22"/>
        </w:rPr>
      </w:pPr>
      <w:r w:rsidRPr="001D19F6">
        <w:rPr>
          <w:rFonts w:ascii="Arial" w:eastAsia="굴림" w:hAnsi="Arial" w:cs="Arial"/>
          <w:b/>
          <w:sz w:val="22"/>
        </w:rPr>
        <w:t xml:space="preserve">&lt; </w:t>
      </w:r>
      <w:r w:rsidR="00BA25F2" w:rsidRPr="001D19F6">
        <w:rPr>
          <w:rFonts w:ascii="Arial" w:eastAsia="굴림" w:hAnsi="Arial" w:cs="Arial"/>
          <w:b/>
          <w:sz w:val="22"/>
        </w:rPr>
        <w:t>Grandchild(</w:t>
      </w:r>
      <w:r w:rsidR="001924EA" w:rsidRPr="001D19F6">
        <w:rPr>
          <w:rFonts w:ascii="Arial" w:eastAsia="굴림" w:hAnsi="Arial" w:cs="Arial"/>
          <w:b/>
          <w:sz w:val="22"/>
        </w:rPr>
        <w:t>ren): Total number of grandchildren</w:t>
      </w:r>
      <w:r w:rsidRPr="001D19F6">
        <w:rPr>
          <w:rFonts w:ascii="Arial" w:eastAsia="굴림" w:hAnsi="Arial" w:cs="Arial"/>
          <w:b/>
          <w:sz w:val="22"/>
        </w:rPr>
        <w:t xml:space="preserve"> </w:t>
      </w:r>
      <w:r w:rsidR="001924EA" w:rsidRPr="001D19F6">
        <w:rPr>
          <w:rFonts w:ascii="Arial" w:eastAsia="굴림" w:hAnsi="Arial" w:cs="Arial"/>
          <w:b/>
          <w:sz w:val="22"/>
        </w:rPr>
        <w:t>(including dea</w:t>
      </w:r>
      <w:r w:rsidR="0088250F" w:rsidRPr="001D19F6">
        <w:rPr>
          <w:rFonts w:ascii="Arial" w:eastAsia="굴림" w:hAnsi="Arial" w:cs="Arial"/>
          <w:b/>
          <w:sz w:val="22"/>
        </w:rPr>
        <w:t>d</w:t>
      </w:r>
      <w:r w:rsidR="001924EA" w:rsidRPr="001D19F6">
        <w:rPr>
          <w:rFonts w:ascii="Arial" w:eastAsia="굴림" w:hAnsi="Arial" w:cs="Arial"/>
          <w:b/>
          <w:sz w:val="22"/>
        </w:rPr>
        <w:t>/missing grandchildren),</w:t>
      </w:r>
      <w:r w:rsidR="00FE0F4E" w:rsidRPr="001D19F6">
        <w:rPr>
          <w:rFonts w:ascii="Arial" w:eastAsia="굴림" w:hAnsi="Arial" w:cs="Arial"/>
          <w:b/>
          <w:sz w:val="22"/>
        </w:rPr>
        <w:t xml:space="preserve"> </w:t>
      </w:r>
      <w:r w:rsidR="001924EA" w:rsidRPr="001D19F6">
        <w:rPr>
          <w:rFonts w:ascii="Arial" w:eastAsia="굴림" w:hAnsi="Arial" w:cs="Arial"/>
          <w:b/>
          <w:sz w:val="22"/>
        </w:rPr>
        <w:t>Ask about care labor</w:t>
      </w:r>
      <w:r w:rsidRPr="001D19F6">
        <w:rPr>
          <w:rFonts w:ascii="Arial" w:eastAsia="굴림" w:hAnsi="Arial" w:cs="Arial"/>
          <w:b/>
          <w:sz w:val="22"/>
        </w:rPr>
        <w:t xml:space="preserve"> &gt;</w:t>
      </w:r>
    </w:p>
    <w:p w14:paraId="1A714651" w14:textId="77777777" w:rsidR="00E00027" w:rsidRPr="001D19F6" w:rsidRDefault="00E00027" w:rsidP="00B9323A">
      <w:pPr>
        <w:wordWrap/>
        <w:spacing w:line="276" w:lineRule="auto"/>
        <w:rPr>
          <w:rFonts w:ascii="Arial" w:eastAsia="굴림" w:hAnsi="Arial" w:cs="Arial"/>
          <w:b/>
          <w:bCs/>
          <w:sz w:val="22"/>
        </w:rPr>
      </w:pPr>
      <w:r w:rsidRPr="001D19F6">
        <w:rPr>
          <w:rFonts w:ascii="Arial" w:eastAsia="굴림" w:hAnsi="Arial" w:cs="Arial"/>
          <w:b/>
          <w:bCs/>
          <w:sz w:val="22"/>
        </w:rPr>
        <w:t>Logic</w:t>
      </w:r>
    </w:p>
    <w:p w14:paraId="06A33FA9" w14:textId="77777777" w:rsidR="00E00027" w:rsidRPr="001D19F6" w:rsidRDefault="00E34D25" w:rsidP="002D0E30">
      <w:pPr>
        <w:pStyle w:val="a6"/>
        <w:numPr>
          <w:ilvl w:val="0"/>
          <w:numId w:val="102"/>
        </w:numPr>
        <w:wordWrap/>
        <w:spacing w:line="276" w:lineRule="auto"/>
        <w:ind w:leftChars="0"/>
        <w:rPr>
          <w:rFonts w:ascii="Arial" w:eastAsia="굴림" w:hAnsi="Arial" w:cs="Arial"/>
          <w:b/>
          <w:sz w:val="22"/>
        </w:rPr>
      </w:pPr>
      <w:r w:rsidRPr="001D19F6">
        <w:rPr>
          <w:rFonts w:ascii="Arial" w:eastAsia="굴림" w:hAnsi="Arial" w:cs="Arial"/>
          <w:b/>
          <w:sz w:val="22"/>
        </w:rPr>
        <w:t>Ba072</w:t>
      </w:r>
      <w:r w:rsidR="00E00027" w:rsidRPr="001D19F6">
        <w:rPr>
          <w:rFonts w:ascii="Arial" w:eastAsia="굴림" w:hAnsi="Arial" w:cs="Arial"/>
          <w:b/>
          <w:sz w:val="22"/>
        </w:rPr>
        <w:t xml:space="preserve"> </w:t>
      </w:r>
      <w:r w:rsidR="00E24F11" w:rsidRPr="001D19F6">
        <w:rPr>
          <w:rFonts w:ascii="Arial" w:eastAsia="굴림" w:hAnsi="Arial" w:cs="Arial"/>
          <w:b/>
          <w:sz w:val="22"/>
        </w:rPr>
        <w:t xml:space="preserve">is a loop value of </w:t>
      </w:r>
      <w:r w:rsidR="00E00027" w:rsidRPr="001D19F6">
        <w:rPr>
          <w:rFonts w:ascii="Arial" w:eastAsia="굴림" w:hAnsi="Arial" w:cs="Arial"/>
          <w:b/>
          <w:sz w:val="22"/>
        </w:rPr>
        <w:t>Ba017</w:t>
      </w:r>
      <w:r w:rsidRPr="001D19F6">
        <w:rPr>
          <w:rFonts w:ascii="Arial" w:eastAsia="굴림" w:hAnsi="Arial" w:cs="Arial"/>
          <w:b/>
          <w:sz w:val="22"/>
        </w:rPr>
        <w:t>. If Ba072</w:t>
      </w:r>
      <w:r w:rsidR="00480849" w:rsidRPr="001D19F6">
        <w:rPr>
          <w:rFonts w:ascii="Arial" w:eastAsia="굴림" w:hAnsi="Arial" w:cs="Arial"/>
          <w:b/>
          <w:sz w:val="22"/>
        </w:rPr>
        <w:t>&lt;=</w:t>
      </w:r>
      <w:r w:rsidR="00D0631B" w:rsidRPr="001D19F6">
        <w:rPr>
          <w:rFonts w:ascii="Arial" w:eastAsia="굴림" w:hAnsi="Arial" w:cs="Arial"/>
          <w:b/>
          <w:sz w:val="22"/>
        </w:rPr>
        <w:t xml:space="preserve">R’s total number of </w:t>
      </w:r>
      <w:r w:rsidR="00E24F11" w:rsidRPr="001D19F6">
        <w:rPr>
          <w:rFonts w:ascii="Arial" w:eastAsia="굴림" w:hAnsi="Arial" w:cs="Arial"/>
          <w:b/>
          <w:sz w:val="22"/>
        </w:rPr>
        <w:t>grandchildren</w:t>
      </w:r>
      <w:r w:rsidR="00480849" w:rsidRPr="001D19F6">
        <w:rPr>
          <w:rFonts w:ascii="Arial" w:eastAsia="굴림" w:hAnsi="Arial" w:cs="Arial"/>
          <w:b/>
          <w:sz w:val="22"/>
        </w:rPr>
        <w:t xml:space="preserve"> reported</w:t>
      </w:r>
      <w:r w:rsidR="00BC44A1" w:rsidRPr="001D19F6">
        <w:rPr>
          <w:rFonts w:ascii="Arial" w:eastAsia="굴림" w:hAnsi="Arial" w:cs="Arial"/>
          <w:b/>
          <w:sz w:val="22"/>
        </w:rPr>
        <w:t xml:space="preserve"> in Ba017, check </w:t>
      </w:r>
      <w:r w:rsidR="00FF3C79" w:rsidRPr="001D19F6">
        <w:rPr>
          <w:rFonts w:ascii="Arial" w:eastAsia="굴림" w:hAnsi="Arial" w:cs="Arial"/>
          <w:b/>
          <w:sz w:val="22"/>
        </w:rPr>
        <w:t xml:space="preserve">for </w:t>
      </w:r>
      <w:r w:rsidR="00BC44A1" w:rsidRPr="001D19F6">
        <w:rPr>
          <w:rFonts w:ascii="Arial" w:eastAsia="굴림" w:hAnsi="Arial" w:cs="Arial"/>
          <w:b/>
          <w:sz w:val="22"/>
        </w:rPr>
        <w:t>error</w:t>
      </w:r>
      <w:r w:rsidR="00FF3C79" w:rsidRPr="001D19F6">
        <w:rPr>
          <w:rFonts w:ascii="Arial" w:eastAsia="굴림" w:hAnsi="Arial" w:cs="Arial"/>
          <w:b/>
          <w:sz w:val="22"/>
        </w:rPr>
        <w:t>s</w:t>
      </w:r>
      <w:r w:rsidR="00BC44A1" w:rsidRPr="001D19F6">
        <w:rPr>
          <w:rFonts w:ascii="Arial" w:eastAsia="굴림" w:hAnsi="Arial" w:cs="Arial"/>
          <w:b/>
          <w:sz w:val="22"/>
        </w:rPr>
        <w:t>.</w:t>
      </w:r>
    </w:p>
    <w:p w14:paraId="3FCDECA5" w14:textId="77777777" w:rsidR="001924EA" w:rsidRPr="001D19F6" w:rsidRDefault="001924EA" w:rsidP="002D0E30">
      <w:pPr>
        <w:pStyle w:val="a6"/>
        <w:numPr>
          <w:ilvl w:val="0"/>
          <w:numId w:val="102"/>
        </w:numPr>
        <w:wordWrap/>
        <w:spacing w:line="276" w:lineRule="auto"/>
        <w:ind w:leftChars="0"/>
        <w:rPr>
          <w:rFonts w:ascii="Arial" w:eastAsia="굴림" w:hAnsi="Arial" w:cs="Arial"/>
          <w:b/>
          <w:sz w:val="22"/>
        </w:rPr>
      </w:pPr>
      <w:r w:rsidRPr="001D19F6">
        <w:rPr>
          <w:rFonts w:ascii="Arial" w:eastAsia="굴림" w:hAnsi="Arial" w:cs="Arial"/>
          <w:b/>
          <w:sz w:val="22"/>
        </w:rPr>
        <w:lastRenderedPageBreak/>
        <w:t>Each me</w:t>
      </w:r>
      <w:r w:rsidR="00E34D25" w:rsidRPr="001D19F6">
        <w:rPr>
          <w:rFonts w:ascii="Arial" w:eastAsia="굴림" w:hAnsi="Arial" w:cs="Arial"/>
          <w:b/>
          <w:sz w:val="22"/>
        </w:rPr>
        <w:t>mber of the couple is asked Ba072~Ba084</w:t>
      </w:r>
      <w:r w:rsidRPr="001D19F6">
        <w:rPr>
          <w:rFonts w:ascii="Arial" w:eastAsia="굴림" w:hAnsi="Arial" w:cs="Arial"/>
          <w:b/>
          <w:sz w:val="22"/>
        </w:rPr>
        <w:t>.</w:t>
      </w:r>
    </w:p>
    <w:p w14:paraId="59FC3CE6" w14:textId="77777777" w:rsidR="00E00027" w:rsidRPr="001D19F6" w:rsidRDefault="00E00027" w:rsidP="005D5299">
      <w:pPr>
        <w:wordWrap/>
        <w:spacing w:line="360" w:lineRule="auto"/>
        <w:rPr>
          <w:rFonts w:ascii="Arial" w:eastAsia="굴림" w:hAnsi="Arial" w:cs="Arial"/>
          <w:b/>
          <w:sz w:val="22"/>
        </w:rPr>
      </w:pPr>
    </w:p>
    <w:p w14:paraId="3CB91DEB" w14:textId="77777777" w:rsidR="005D5299" w:rsidRPr="001D19F6" w:rsidRDefault="00E723E0" w:rsidP="005D5299">
      <w:pPr>
        <w:wordWrap/>
        <w:spacing w:line="360" w:lineRule="auto"/>
        <w:rPr>
          <w:rFonts w:ascii="Arial" w:eastAsia="굴림" w:hAnsi="Arial" w:cs="Arial"/>
          <w:sz w:val="22"/>
        </w:rPr>
      </w:pPr>
      <w:r w:rsidRPr="001D19F6">
        <w:rPr>
          <w:rFonts w:ascii="Arial" w:eastAsia="굴림" w:hAnsi="Arial" w:cs="Arial"/>
          <w:sz w:val="22"/>
        </w:rPr>
        <w:t>Ba0</w:t>
      </w:r>
      <w:r w:rsidR="00E34D25" w:rsidRPr="001D19F6">
        <w:rPr>
          <w:rFonts w:ascii="Arial" w:eastAsia="굴림" w:hAnsi="Arial" w:cs="Arial"/>
          <w:sz w:val="22"/>
        </w:rPr>
        <w:t>72</w:t>
      </w:r>
      <w:r w:rsidRPr="001D19F6">
        <w:rPr>
          <w:rFonts w:ascii="Arial" w:eastAsia="굴림" w:hAnsi="Arial" w:cs="Arial"/>
          <w:sz w:val="22"/>
        </w:rPr>
        <w:t>. Now</w:t>
      </w:r>
      <w:r w:rsidR="00951EB6" w:rsidRPr="001D19F6">
        <w:rPr>
          <w:rFonts w:ascii="Arial" w:eastAsia="굴림" w:hAnsi="Arial" w:cs="Arial"/>
          <w:sz w:val="22"/>
        </w:rPr>
        <w:t xml:space="preserve"> </w:t>
      </w:r>
      <w:r w:rsidR="00A5169F" w:rsidRPr="001D19F6">
        <w:rPr>
          <w:rFonts w:ascii="Arial" w:eastAsia="굴림" w:hAnsi="Arial" w:cs="Arial"/>
          <w:sz w:val="22"/>
        </w:rPr>
        <w:t xml:space="preserve">I’d like </w:t>
      </w:r>
      <w:r w:rsidR="005D5299" w:rsidRPr="001D19F6">
        <w:rPr>
          <w:rFonts w:ascii="Arial" w:eastAsia="굴림" w:hAnsi="Arial" w:cs="Arial"/>
          <w:sz w:val="22"/>
        </w:rPr>
        <w:t xml:space="preserve">to ask you </w:t>
      </w:r>
      <w:r w:rsidRPr="001D19F6">
        <w:rPr>
          <w:rFonts w:ascii="Arial" w:eastAsia="굴림" w:hAnsi="Arial" w:cs="Arial"/>
          <w:sz w:val="22"/>
        </w:rPr>
        <w:t xml:space="preserve">a </w:t>
      </w:r>
      <w:r w:rsidR="005D5299" w:rsidRPr="001D19F6">
        <w:rPr>
          <w:rFonts w:ascii="Arial" w:eastAsia="굴림" w:hAnsi="Arial" w:cs="Arial"/>
          <w:sz w:val="22"/>
        </w:rPr>
        <w:t>few questions about grandchildren. Altogether, how many living grandchildren do you have? Please include those whose parent is dead</w:t>
      </w:r>
      <w:r w:rsidRPr="001D19F6">
        <w:rPr>
          <w:rFonts w:ascii="Arial" w:eastAsia="굴림" w:hAnsi="Arial" w:cs="Arial"/>
          <w:sz w:val="22"/>
        </w:rPr>
        <w:t xml:space="preserve"> or missing</w:t>
      </w:r>
      <w:r w:rsidR="005D5299" w:rsidRPr="001D19F6">
        <w:rPr>
          <w:rFonts w:ascii="Arial" w:eastAsia="굴림" w:hAnsi="Arial" w:cs="Arial"/>
          <w:sz w:val="22"/>
        </w:rPr>
        <w:t>.</w:t>
      </w:r>
      <w:r w:rsidR="00951EB6" w:rsidRPr="001D19F6">
        <w:rPr>
          <w:rFonts w:ascii="Arial" w:eastAsia="굴림" w:hAnsi="Arial" w:cs="Arial"/>
          <w:sz w:val="22"/>
        </w:rPr>
        <w:t xml:space="preserve"> </w:t>
      </w:r>
      <w:r w:rsidR="005B5906" w:rsidRPr="001D19F6">
        <w:rPr>
          <w:rFonts w:ascii="Arial" w:eastAsia="굴림" w:hAnsi="Arial" w:cs="Arial"/>
          <w:sz w:val="22"/>
        </w:rPr>
        <w:t>(unit: number of grandchildren)</w:t>
      </w:r>
    </w:p>
    <w:p w14:paraId="24BD9C76" w14:textId="77777777" w:rsidR="00951EB6" w:rsidRPr="001D19F6" w:rsidRDefault="00951EB6" w:rsidP="005D5299">
      <w:pPr>
        <w:wordWrap/>
        <w:spacing w:line="360" w:lineRule="auto"/>
        <w:rPr>
          <w:rFonts w:ascii="Arial" w:eastAsia="굴림" w:hAnsi="Arial" w:cs="Arial"/>
          <w:sz w:val="22"/>
        </w:rPr>
      </w:pPr>
      <w:r w:rsidRPr="001D19F6">
        <w:rPr>
          <w:rFonts w:ascii="Arial" w:eastAsia="굴림" w:hAnsi="Arial" w:cs="Arial"/>
          <w:sz w:val="22"/>
        </w:rPr>
        <w:tab/>
        <w:t>_______________________________ [</w:t>
      </w:r>
      <w:r w:rsidR="003608C0" w:rsidRPr="001D19F6">
        <w:rPr>
          <w:rFonts w:ascii="Arial" w:eastAsia="굴림" w:hAnsi="Arial" w:cs="Arial"/>
          <w:sz w:val="22"/>
        </w:rPr>
        <w:t xml:space="preserve">Range: </w:t>
      </w:r>
      <w:r w:rsidR="005D5299" w:rsidRPr="001D19F6">
        <w:rPr>
          <w:rFonts w:ascii="Arial" w:eastAsia="굴림" w:hAnsi="Arial" w:cs="Arial"/>
          <w:sz w:val="22"/>
        </w:rPr>
        <w:t>0~</w:t>
      </w:r>
      <w:r w:rsidR="00E01ADE" w:rsidRPr="001D19F6">
        <w:rPr>
          <w:rFonts w:ascii="Arial" w:eastAsia="굴림" w:hAnsi="Arial" w:cs="Arial"/>
          <w:sz w:val="22"/>
        </w:rPr>
        <w:t>50</w:t>
      </w:r>
      <w:r w:rsidR="005D5299" w:rsidRPr="001D19F6">
        <w:rPr>
          <w:rFonts w:ascii="Arial" w:eastAsia="굴림" w:hAnsi="Arial" w:cs="Arial"/>
          <w:sz w:val="22"/>
        </w:rPr>
        <w:t xml:space="preserve">]    </w:t>
      </w:r>
    </w:p>
    <w:p w14:paraId="19281769" w14:textId="77777777" w:rsidR="005D5299" w:rsidRPr="001D19F6" w:rsidRDefault="001E6502" w:rsidP="00951EB6">
      <w:pPr>
        <w:wordWrap/>
        <w:spacing w:line="360" w:lineRule="auto"/>
        <w:ind w:firstLine="800"/>
        <w:rPr>
          <w:rFonts w:ascii="Arial" w:eastAsia="굴림" w:hAnsi="Arial" w:cs="Arial"/>
          <w:sz w:val="22"/>
        </w:rPr>
      </w:pPr>
      <w:r w:rsidRPr="001D19F6">
        <w:rPr>
          <w:rFonts w:ascii="Arial" w:eastAsia="굴림" w:hAnsi="Arial" w:cs="Arial"/>
          <w:sz w:val="22"/>
        </w:rPr>
        <w:t>If</w:t>
      </w:r>
      <w:r w:rsidR="005D5299" w:rsidRPr="001D19F6">
        <w:rPr>
          <w:rFonts w:ascii="Arial" w:eastAsia="굴림" w:hAnsi="Arial" w:cs="Arial"/>
          <w:sz w:val="22"/>
        </w:rPr>
        <w:t xml:space="preserve"> 0</w:t>
      </w:r>
      <w:r w:rsidRPr="001D19F6">
        <w:rPr>
          <w:rFonts w:ascii="Arial" w:eastAsia="굴림" w:hAnsi="Arial" w:cs="Arial"/>
          <w:sz w:val="22"/>
        </w:rPr>
        <w:t xml:space="preserve"> (Zero)</w:t>
      </w:r>
      <w:r w:rsidR="00E34D25" w:rsidRPr="001D19F6">
        <w:rPr>
          <w:rFonts w:ascii="Arial" w:eastAsia="굴림" w:hAnsi="Arial" w:cs="Arial"/>
          <w:sz w:val="22"/>
        </w:rPr>
        <w:t xml:space="preserve"> →Go to Ba085</w:t>
      </w:r>
    </w:p>
    <w:p w14:paraId="3216E7FE" w14:textId="77777777" w:rsidR="005D5299" w:rsidRPr="001D19F6" w:rsidRDefault="005D5299" w:rsidP="005D5299">
      <w:pPr>
        <w:wordWrap/>
        <w:spacing w:line="360" w:lineRule="auto"/>
        <w:rPr>
          <w:rFonts w:ascii="Arial" w:eastAsia="굴림" w:hAnsi="Arial" w:cs="Arial"/>
          <w:sz w:val="22"/>
        </w:rPr>
      </w:pPr>
    </w:p>
    <w:p w14:paraId="33CED4BD"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t>Logic</w:t>
      </w:r>
    </w:p>
    <w:p w14:paraId="20C42BDB" w14:textId="77777777" w:rsidR="005D5299" w:rsidRPr="001D19F6" w:rsidRDefault="00E8791E" w:rsidP="002D0E30">
      <w:pPr>
        <w:pStyle w:val="a6"/>
        <w:numPr>
          <w:ilvl w:val="0"/>
          <w:numId w:val="103"/>
        </w:numPr>
        <w:wordWrap/>
        <w:spacing w:line="276" w:lineRule="auto"/>
        <w:ind w:leftChars="0"/>
        <w:rPr>
          <w:rFonts w:ascii="Arial" w:eastAsia="굴림" w:hAnsi="Arial" w:cs="Arial"/>
          <w:b/>
          <w:sz w:val="22"/>
        </w:rPr>
      </w:pPr>
      <w:r w:rsidRPr="001D19F6">
        <w:rPr>
          <w:rFonts w:ascii="Arial" w:eastAsia="굴림" w:hAnsi="Arial" w:cs="Arial"/>
          <w:b/>
          <w:sz w:val="22"/>
        </w:rPr>
        <w:t>If Ba072</w:t>
      </w:r>
      <w:r w:rsidR="001662AB" w:rsidRPr="001D19F6">
        <w:rPr>
          <w:rFonts w:ascii="Arial" w:eastAsia="굴림" w:hAnsi="Arial" w:cs="Arial"/>
          <w:b/>
          <w:sz w:val="22"/>
        </w:rPr>
        <w:t xml:space="preserve"> </w:t>
      </w:r>
      <m:oMath>
        <m:r>
          <m:rPr>
            <m:sty m:val="b"/>
          </m:rPr>
          <w:rPr>
            <w:rFonts w:ascii="Cambria Math" w:eastAsia="굴림" w:hAnsi="Cambria Math" w:cs="Arial"/>
            <w:sz w:val="22"/>
          </w:rPr>
          <m:t>≥</m:t>
        </m:r>
      </m:oMath>
      <w:r w:rsidR="001662AB" w:rsidRPr="001D19F6">
        <w:rPr>
          <w:rFonts w:ascii="Arial" w:eastAsia="굴림" w:hAnsi="Arial" w:cs="Arial"/>
          <w:b/>
          <w:sz w:val="22"/>
        </w:rPr>
        <w:t xml:space="preserve"> </w:t>
      </w:r>
      <w:r w:rsidR="00E34D25" w:rsidRPr="001D19F6">
        <w:rPr>
          <w:rFonts w:ascii="Arial" w:eastAsia="굴림" w:hAnsi="Arial" w:cs="Arial"/>
          <w:b/>
          <w:sz w:val="22"/>
        </w:rPr>
        <w:t>1, then go to Ba073</w:t>
      </w:r>
      <w:r w:rsidR="00D104FB" w:rsidRPr="001D19F6">
        <w:rPr>
          <w:rFonts w:ascii="Arial" w:eastAsia="굴림" w:hAnsi="Arial" w:cs="Arial"/>
          <w:b/>
          <w:sz w:val="22"/>
        </w:rPr>
        <w:t>.</w:t>
      </w:r>
    </w:p>
    <w:p w14:paraId="20D33831" w14:textId="77777777" w:rsidR="005D5299" w:rsidRPr="001D19F6" w:rsidRDefault="005D5299" w:rsidP="005D5299">
      <w:pPr>
        <w:wordWrap/>
        <w:spacing w:line="360" w:lineRule="auto"/>
        <w:rPr>
          <w:rFonts w:ascii="Arial" w:eastAsia="굴림" w:hAnsi="Arial" w:cs="Arial"/>
          <w:b/>
          <w:sz w:val="22"/>
        </w:rPr>
      </w:pPr>
    </w:p>
    <w:p w14:paraId="621F7C27" w14:textId="77777777" w:rsidR="005D5299" w:rsidRPr="001D19F6" w:rsidRDefault="00E34D25" w:rsidP="005D5299">
      <w:pPr>
        <w:wordWrap/>
        <w:spacing w:line="360" w:lineRule="auto"/>
        <w:rPr>
          <w:rFonts w:ascii="Arial" w:eastAsia="굴림" w:hAnsi="Arial" w:cs="Arial"/>
          <w:sz w:val="22"/>
        </w:rPr>
      </w:pPr>
      <w:r w:rsidRPr="001D19F6">
        <w:rPr>
          <w:rFonts w:ascii="Arial" w:eastAsia="굴림" w:hAnsi="Arial" w:cs="Arial"/>
          <w:sz w:val="22"/>
        </w:rPr>
        <w:t>Ba073</w:t>
      </w:r>
      <w:r w:rsidR="005D5299" w:rsidRPr="001D19F6">
        <w:rPr>
          <w:rFonts w:ascii="Arial" w:eastAsia="굴림" w:hAnsi="Arial" w:cs="Arial"/>
          <w:sz w:val="22"/>
        </w:rPr>
        <w:t>. Did you take care of an</w:t>
      </w:r>
      <w:r w:rsidR="00480849" w:rsidRPr="001D19F6">
        <w:rPr>
          <w:rFonts w:ascii="Arial" w:eastAsia="굴림" w:hAnsi="Arial" w:cs="Arial"/>
          <w:sz w:val="22"/>
        </w:rPr>
        <w:t>y of tho</w:t>
      </w:r>
      <w:r w:rsidR="005D5299" w:rsidRPr="001D19F6">
        <w:rPr>
          <w:rFonts w:ascii="Arial" w:eastAsia="굴림" w:hAnsi="Arial" w:cs="Arial"/>
          <w:sz w:val="22"/>
        </w:rPr>
        <w:t xml:space="preserve">se grandchildren </w:t>
      </w:r>
      <w:r w:rsidR="00E723E0" w:rsidRPr="001D19F6">
        <w:rPr>
          <w:rFonts w:ascii="Arial" w:eastAsia="굴림" w:hAnsi="Arial" w:cs="Arial"/>
          <w:sz w:val="22"/>
        </w:rPr>
        <w:t>before he/she reached the</w:t>
      </w:r>
      <w:r w:rsidR="005D5299" w:rsidRPr="001D19F6">
        <w:rPr>
          <w:rFonts w:ascii="Arial" w:eastAsia="굴림" w:hAnsi="Arial" w:cs="Arial"/>
          <w:sz w:val="22"/>
        </w:rPr>
        <w:t xml:space="preserve"> age </w:t>
      </w:r>
      <w:r w:rsidR="00E723E0" w:rsidRPr="001D19F6">
        <w:rPr>
          <w:rFonts w:ascii="Arial" w:eastAsia="굴림" w:hAnsi="Arial" w:cs="Arial"/>
          <w:sz w:val="22"/>
        </w:rPr>
        <w:t xml:space="preserve">of </w:t>
      </w:r>
      <w:r w:rsidR="005D5299" w:rsidRPr="001D19F6">
        <w:rPr>
          <w:rFonts w:ascii="Arial" w:eastAsia="굴림" w:hAnsi="Arial" w:cs="Arial"/>
          <w:sz w:val="22"/>
        </w:rPr>
        <w:t>10?</w:t>
      </w:r>
    </w:p>
    <w:p w14:paraId="6CEAC187" w14:textId="77777777" w:rsidR="00BC44A1" w:rsidRPr="001D19F6" w:rsidRDefault="00BC44A1" w:rsidP="005D5299">
      <w:pPr>
        <w:wordWrap/>
        <w:spacing w:line="360" w:lineRule="auto"/>
        <w:rPr>
          <w:rFonts w:ascii="Arial" w:eastAsia="굴림" w:hAnsi="Arial" w:cs="Arial"/>
          <w:sz w:val="22"/>
        </w:rPr>
      </w:pPr>
      <w:r w:rsidRPr="001D19F6">
        <w:rPr>
          <w:rFonts w:ascii="Arial" w:eastAsia="굴림" w:hAnsi="Arial" w:cs="Arial"/>
          <w:sz w:val="22"/>
        </w:rPr>
        <w:t xml:space="preserve">[IWER: </w:t>
      </w:r>
      <w:r w:rsidR="00C56E3C" w:rsidRPr="001D19F6">
        <w:rPr>
          <w:rFonts w:ascii="Arial" w:eastAsia="굴림" w:hAnsi="Arial" w:cs="Arial"/>
          <w:sz w:val="22"/>
        </w:rPr>
        <w:t xml:space="preserve">Please enter </w:t>
      </w:r>
      <w:r w:rsidR="00480849" w:rsidRPr="001D19F6">
        <w:rPr>
          <w:rFonts w:ascii="Arial" w:eastAsia="굴림" w:hAnsi="Arial" w:cs="Arial"/>
          <w:sz w:val="22"/>
        </w:rPr>
        <w:t>‘</w:t>
      </w:r>
      <w:r w:rsidR="006122A9" w:rsidRPr="001D19F6">
        <w:rPr>
          <w:rFonts w:ascii="굴림" w:eastAsia="굴림" w:hAnsi="굴림" w:cs="굴림" w:hint="eastAsia"/>
          <w:sz w:val="22"/>
        </w:rPr>
        <w:t>①</w:t>
      </w:r>
      <w:r w:rsidR="00C56E3C" w:rsidRPr="001D19F6">
        <w:rPr>
          <w:rFonts w:ascii="Arial" w:eastAsia="굴림" w:hAnsi="Arial" w:cs="Arial"/>
          <w:sz w:val="22"/>
        </w:rPr>
        <w:t xml:space="preserve"> Yes</w:t>
      </w:r>
      <w:r w:rsidR="00480849" w:rsidRPr="001D19F6">
        <w:rPr>
          <w:rFonts w:ascii="Arial" w:eastAsia="굴림" w:hAnsi="Arial" w:cs="Arial"/>
          <w:sz w:val="22"/>
        </w:rPr>
        <w:t>’</w:t>
      </w:r>
      <w:r w:rsidR="004F0EB7" w:rsidRPr="001D19F6">
        <w:rPr>
          <w:rFonts w:ascii="Arial" w:eastAsia="굴림" w:hAnsi="Arial" w:cs="Arial"/>
          <w:sz w:val="22"/>
        </w:rPr>
        <w:t xml:space="preserve"> if R</w:t>
      </w:r>
      <w:r w:rsidR="00C56E3C" w:rsidRPr="001D19F6">
        <w:rPr>
          <w:rFonts w:ascii="Arial" w:eastAsia="굴림" w:hAnsi="Arial" w:cs="Arial"/>
          <w:sz w:val="22"/>
        </w:rPr>
        <w:t xml:space="preserve"> took care of a grandchild under the age of 10, even </w:t>
      </w:r>
      <w:r w:rsidR="006122A9" w:rsidRPr="001D19F6">
        <w:rPr>
          <w:rFonts w:ascii="Arial" w:eastAsia="굴림" w:hAnsi="Arial" w:cs="Arial"/>
          <w:sz w:val="22"/>
        </w:rPr>
        <w:t xml:space="preserve">if </w:t>
      </w:r>
      <w:proofErr w:type="gramStart"/>
      <w:r w:rsidR="006122A9" w:rsidRPr="001D19F6">
        <w:rPr>
          <w:rFonts w:ascii="Arial" w:eastAsia="굴림" w:hAnsi="Arial" w:cs="Arial"/>
          <w:sz w:val="22"/>
        </w:rPr>
        <w:t>she/ he</w:t>
      </w:r>
      <w:proofErr w:type="gramEnd"/>
      <w:r w:rsidR="006122A9" w:rsidRPr="001D19F6">
        <w:rPr>
          <w:rFonts w:ascii="Arial" w:eastAsia="굴림" w:hAnsi="Arial" w:cs="Arial"/>
          <w:sz w:val="22"/>
        </w:rPr>
        <w:t xml:space="preserve"> is now </w:t>
      </w:r>
      <w:r w:rsidR="00C56E3C" w:rsidRPr="001D19F6">
        <w:rPr>
          <w:rFonts w:ascii="Arial" w:eastAsia="굴림" w:hAnsi="Arial" w:cs="Arial"/>
          <w:sz w:val="22"/>
        </w:rPr>
        <w:t>aged 10 or over.]</w:t>
      </w:r>
    </w:p>
    <w:p w14:paraId="050F3E53" w14:textId="77777777" w:rsidR="006122A9" w:rsidRPr="001D19F6" w:rsidRDefault="006122A9" w:rsidP="002D0E30">
      <w:pPr>
        <w:pStyle w:val="a6"/>
        <w:numPr>
          <w:ilvl w:val="0"/>
          <w:numId w:val="10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E34D25" w:rsidRPr="001D19F6">
        <w:rPr>
          <w:rFonts w:ascii="Arial" w:eastAsia="굴림" w:hAnsi="Arial" w:cs="Arial"/>
          <w:sz w:val="22"/>
        </w:rPr>
        <w:t>→Go to Ba08</w:t>
      </w:r>
      <w:r w:rsidRPr="001D19F6">
        <w:rPr>
          <w:rFonts w:ascii="Arial" w:eastAsia="굴림" w:hAnsi="Arial" w:cs="Arial"/>
          <w:sz w:val="22"/>
        </w:rPr>
        <w:t>5</w:t>
      </w:r>
    </w:p>
    <w:p w14:paraId="34D6A762" w14:textId="77777777" w:rsidR="006122A9" w:rsidRPr="001D19F6" w:rsidRDefault="006122A9" w:rsidP="005D5299">
      <w:pPr>
        <w:wordWrap/>
        <w:spacing w:line="360" w:lineRule="auto"/>
        <w:rPr>
          <w:rFonts w:ascii="Arial" w:eastAsia="굴림" w:hAnsi="Arial" w:cs="Arial"/>
          <w:sz w:val="22"/>
        </w:rPr>
      </w:pPr>
    </w:p>
    <w:p w14:paraId="29E01B0B"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Ba07</w:t>
      </w:r>
      <w:r w:rsidR="009120E8" w:rsidRPr="001D19F6">
        <w:rPr>
          <w:rFonts w:ascii="Arial" w:eastAsia="굴림" w:hAnsi="Arial" w:cs="Arial"/>
          <w:sz w:val="22"/>
        </w:rPr>
        <w:t>4</w:t>
      </w:r>
      <w:r w:rsidRPr="001D19F6">
        <w:rPr>
          <w:rFonts w:ascii="Arial" w:eastAsia="굴림" w:hAnsi="Arial" w:cs="Arial"/>
          <w:sz w:val="22"/>
        </w:rPr>
        <w:t>. If so, how many grandchildren did you take care of? [unit: number of grandchildren]</w:t>
      </w:r>
    </w:p>
    <w:p w14:paraId="157A3091" w14:textId="77777777" w:rsidR="00F37B18" w:rsidRPr="001D19F6" w:rsidRDefault="00F37B18" w:rsidP="005D5299">
      <w:pPr>
        <w:wordWrap/>
        <w:spacing w:line="360" w:lineRule="auto"/>
        <w:rPr>
          <w:rFonts w:ascii="Arial" w:eastAsia="굴림" w:hAnsi="Arial" w:cs="Arial"/>
          <w:sz w:val="22"/>
        </w:rPr>
      </w:pPr>
      <w:r w:rsidRPr="001D19F6">
        <w:rPr>
          <w:rFonts w:ascii="Arial" w:eastAsia="굴림" w:hAnsi="Arial" w:cs="Arial"/>
          <w:sz w:val="22"/>
        </w:rPr>
        <w:t xml:space="preserve">[IWER: It is possible to enter a maximum of ten grandchildren R took care of. If the number </w:t>
      </w:r>
      <w:r w:rsidR="0052190D" w:rsidRPr="001D19F6">
        <w:rPr>
          <w:rFonts w:ascii="Arial" w:eastAsia="굴림" w:hAnsi="Arial" w:cs="Arial"/>
          <w:sz w:val="22"/>
        </w:rPr>
        <w:t>exc</w:t>
      </w:r>
      <w:r w:rsidRPr="001D19F6">
        <w:rPr>
          <w:rFonts w:ascii="Arial" w:eastAsia="굴림" w:hAnsi="Arial" w:cs="Arial"/>
          <w:sz w:val="22"/>
        </w:rPr>
        <w:t xml:space="preserve">eeds 10, </w:t>
      </w:r>
      <w:r w:rsidR="00B9323A" w:rsidRPr="001D19F6">
        <w:rPr>
          <w:rFonts w:ascii="Arial" w:eastAsia="굴림" w:hAnsi="Arial" w:cs="Arial"/>
          <w:sz w:val="22"/>
        </w:rPr>
        <w:t>R is asked to choose ten whom R took</w:t>
      </w:r>
      <w:r w:rsidRPr="001D19F6">
        <w:rPr>
          <w:rFonts w:ascii="Arial" w:eastAsia="굴림" w:hAnsi="Arial" w:cs="Arial"/>
          <w:sz w:val="22"/>
        </w:rPr>
        <w:t xml:space="preserve"> care of</w:t>
      </w:r>
      <w:r w:rsidR="00B9323A" w:rsidRPr="001D19F6">
        <w:rPr>
          <w:rFonts w:ascii="Arial" w:eastAsia="굴림" w:hAnsi="Arial" w:cs="Arial"/>
          <w:sz w:val="22"/>
        </w:rPr>
        <w:t xml:space="preserve"> the most</w:t>
      </w:r>
      <w:r w:rsidRPr="001D19F6">
        <w:rPr>
          <w:rFonts w:ascii="Arial" w:eastAsia="굴림" w:hAnsi="Arial" w:cs="Arial"/>
          <w:sz w:val="22"/>
        </w:rPr>
        <w:t>.]</w:t>
      </w:r>
    </w:p>
    <w:p w14:paraId="0BA5EDAA" w14:textId="77777777" w:rsidR="0045477D" w:rsidRPr="001D19F6" w:rsidRDefault="0045477D" w:rsidP="0045477D">
      <w:pPr>
        <w:wordWrap/>
        <w:spacing w:line="360" w:lineRule="auto"/>
        <w:rPr>
          <w:rFonts w:ascii="Arial" w:eastAsia="굴림" w:hAnsi="Arial" w:cs="Arial"/>
          <w:sz w:val="22"/>
        </w:rPr>
      </w:pPr>
      <w:r w:rsidRPr="001D19F6">
        <w:rPr>
          <w:rFonts w:ascii="Arial" w:eastAsia="굴림" w:hAnsi="Arial" w:cs="Arial"/>
          <w:sz w:val="22"/>
        </w:rPr>
        <w:tab/>
        <w:t>_______________________________ [</w:t>
      </w:r>
      <w:r w:rsidR="003608C0" w:rsidRPr="001D19F6">
        <w:rPr>
          <w:rFonts w:ascii="Arial" w:eastAsia="굴림" w:hAnsi="Arial" w:cs="Arial"/>
          <w:sz w:val="22"/>
        </w:rPr>
        <w:t xml:space="preserve">Range: </w:t>
      </w:r>
      <w:r w:rsidRPr="001D19F6">
        <w:rPr>
          <w:rFonts w:ascii="Arial" w:eastAsia="굴림" w:hAnsi="Arial" w:cs="Arial"/>
          <w:sz w:val="22"/>
        </w:rPr>
        <w:t xml:space="preserve">1~10]    </w:t>
      </w:r>
    </w:p>
    <w:p w14:paraId="779B5511" w14:textId="77777777" w:rsidR="00704E06" w:rsidRPr="001D19F6" w:rsidRDefault="00704E06" w:rsidP="005D5299">
      <w:pPr>
        <w:wordWrap/>
        <w:spacing w:line="360" w:lineRule="auto"/>
        <w:rPr>
          <w:rFonts w:ascii="Arial" w:eastAsia="굴림" w:hAnsi="Arial" w:cs="Arial"/>
          <w:sz w:val="22"/>
        </w:rPr>
      </w:pPr>
    </w:p>
    <w:p w14:paraId="1D1B63DD" w14:textId="77777777" w:rsidR="00E723E0" w:rsidRPr="001D19F6" w:rsidRDefault="00E723E0" w:rsidP="000C3127">
      <w:pPr>
        <w:wordWrap/>
        <w:spacing w:line="276" w:lineRule="auto"/>
        <w:rPr>
          <w:rFonts w:ascii="Arial" w:eastAsia="굴림" w:hAnsi="Arial" w:cs="Arial"/>
          <w:b/>
          <w:bCs/>
          <w:kern w:val="0"/>
          <w:sz w:val="22"/>
        </w:rPr>
      </w:pPr>
      <w:r w:rsidRPr="001D19F6">
        <w:rPr>
          <w:rFonts w:ascii="Arial" w:eastAsia="굴림" w:hAnsi="Arial" w:cs="Arial"/>
          <w:b/>
          <w:bCs/>
          <w:kern w:val="0"/>
          <w:sz w:val="22"/>
        </w:rPr>
        <w:t>Logic</w:t>
      </w:r>
    </w:p>
    <w:p w14:paraId="3ED2E456" w14:textId="77777777" w:rsidR="005D5299" w:rsidRPr="001D19F6" w:rsidRDefault="00E723E0" w:rsidP="002D0E30">
      <w:pPr>
        <w:pStyle w:val="a6"/>
        <w:numPr>
          <w:ilvl w:val="0"/>
          <w:numId w:val="105"/>
        </w:numPr>
        <w:wordWrap/>
        <w:spacing w:line="276" w:lineRule="auto"/>
        <w:ind w:leftChars="0"/>
        <w:rPr>
          <w:rFonts w:ascii="Arial" w:eastAsia="굴림" w:hAnsi="Arial" w:cs="Arial"/>
          <w:b/>
          <w:sz w:val="22"/>
        </w:rPr>
      </w:pPr>
      <w:r w:rsidRPr="001D19F6">
        <w:rPr>
          <w:rFonts w:ascii="Arial" w:eastAsia="굴림" w:hAnsi="Arial" w:cs="Arial"/>
          <w:b/>
          <w:bCs/>
          <w:kern w:val="0"/>
          <w:sz w:val="22"/>
        </w:rPr>
        <w:t xml:space="preserve">Loop </w:t>
      </w:r>
      <w:r w:rsidR="005D5299" w:rsidRPr="001D19F6">
        <w:rPr>
          <w:rFonts w:ascii="Arial" w:eastAsia="굴림" w:hAnsi="Arial" w:cs="Arial"/>
          <w:b/>
          <w:sz w:val="22"/>
        </w:rPr>
        <w:t>Ba07</w:t>
      </w:r>
      <w:r w:rsidR="009120E8" w:rsidRPr="001D19F6">
        <w:rPr>
          <w:rFonts w:ascii="Arial" w:eastAsia="굴림" w:hAnsi="Arial" w:cs="Arial"/>
          <w:b/>
          <w:sz w:val="22"/>
        </w:rPr>
        <w:t>5</w:t>
      </w:r>
      <w:r w:rsidR="005D5299" w:rsidRPr="001D19F6">
        <w:rPr>
          <w:rFonts w:ascii="Arial" w:eastAsia="굴림" w:hAnsi="Arial" w:cs="Arial"/>
          <w:b/>
          <w:sz w:val="22"/>
        </w:rPr>
        <w:t>~Ba07</w:t>
      </w:r>
      <w:r w:rsidR="009120E8" w:rsidRPr="001D19F6">
        <w:rPr>
          <w:rFonts w:ascii="Arial" w:eastAsia="굴림" w:hAnsi="Arial" w:cs="Arial"/>
          <w:b/>
          <w:sz w:val="22"/>
        </w:rPr>
        <w:t>8</w:t>
      </w:r>
      <w:r w:rsidR="00D82EB5" w:rsidRPr="001D19F6">
        <w:rPr>
          <w:rFonts w:ascii="Arial" w:eastAsia="굴림" w:hAnsi="Arial" w:cs="Arial"/>
          <w:b/>
          <w:sz w:val="22"/>
        </w:rPr>
        <w:t xml:space="preserve"> as many times as the number</w:t>
      </w:r>
      <w:r w:rsidR="0092295F" w:rsidRPr="001D19F6">
        <w:rPr>
          <w:rFonts w:ascii="Arial" w:eastAsia="굴림" w:hAnsi="Arial" w:cs="Arial"/>
          <w:b/>
          <w:sz w:val="22"/>
        </w:rPr>
        <w:t xml:space="preserve"> of grandchildren</w:t>
      </w:r>
      <w:r w:rsidR="00F524F3" w:rsidRPr="001D19F6">
        <w:rPr>
          <w:rFonts w:ascii="Arial" w:eastAsia="굴림" w:hAnsi="Arial" w:cs="Arial"/>
          <w:b/>
          <w:sz w:val="22"/>
        </w:rPr>
        <w:t xml:space="preserve"> </w:t>
      </w:r>
      <w:r w:rsidRPr="001D19F6">
        <w:rPr>
          <w:rFonts w:ascii="Arial" w:eastAsia="굴림" w:hAnsi="Arial" w:cs="Arial"/>
          <w:b/>
          <w:sz w:val="22"/>
        </w:rPr>
        <w:t>in Ba07</w:t>
      </w:r>
      <w:r w:rsidR="009120E8" w:rsidRPr="001D19F6">
        <w:rPr>
          <w:rFonts w:ascii="Arial" w:eastAsia="굴림" w:hAnsi="Arial" w:cs="Arial"/>
          <w:b/>
          <w:sz w:val="22"/>
        </w:rPr>
        <w:t>4</w:t>
      </w:r>
      <w:r w:rsidRPr="001D19F6">
        <w:rPr>
          <w:rFonts w:ascii="Arial" w:eastAsia="굴림" w:hAnsi="Arial" w:cs="Arial"/>
          <w:b/>
          <w:sz w:val="22"/>
        </w:rPr>
        <w:t>.</w:t>
      </w:r>
    </w:p>
    <w:p w14:paraId="3B8E82EC" w14:textId="77777777" w:rsidR="00704E06" w:rsidRPr="001D19F6" w:rsidRDefault="00704E06" w:rsidP="00704E06">
      <w:pPr>
        <w:pStyle w:val="a6"/>
        <w:wordWrap/>
        <w:spacing w:line="360" w:lineRule="auto"/>
        <w:ind w:leftChars="0"/>
        <w:rPr>
          <w:rFonts w:ascii="Arial" w:eastAsia="굴림" w:hAnsi="Arial" w:cs="Arial"/>
          <w:b/>
          <w:sz w:val="22"/>
        </w:rPr>
      </w:pPr>
    </w:p>
    <w:p w14:paraId="65415CBE"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Ba07</w:t>
      </w:r>
      <w:r w:rsidR="009120E8" w:rsidRPr="001D19F6">
        <w:rPr>
          <w:rFonts w:ascii="Arial" w:eastAsia="굴림" w:hAnsi="Arial" w:cs="Arial"/>
          <w:sz w:val="22"/>
        </w:rPr>
        <w:t>5</w:t>
      </w:r>
      <w:r w:rsidRPr="001D19F6">
        <w:rPr>
          <w:rFonts w:ascii="Arial" w:eastAsia="굴림" w:hAnsi="Arial" w:cs="Arial"/>
          <w:sz w:val="22"/>
        </w:rPr>
        <w:t xml:space="preserve">. What is </w:t>
      </w:r>
      <w:r w:rsidR="00BA48CA" w:rsidRPr="001D19F6">
        <w:rPr>
          <w:rFonts w:ascii="Arial" w:eastAsia="굴림" w:hAnsi="Arial" w:cs="Arial"/>
          <w:sz w:val="22"/>
        </w:rPr>
        <w:t xml:space="preserve">the </w:t>
      </w:r>
      <w:r w:rsidRPr="001D19F6">
        <w:rPr>
          <w:rFonts w:ascii="Arial" w:eastAsia="굴림" w:hAnsi="Arial" w:cs="Arial"/>
          <w:sz w:val="22"/>
        </w:rPr>
        <w:t>name</w:t>
      </w:r>
      <w:r w:rsidR="00BA48CA" w:rsidRPr="001D19F6">
        <w:rPr>
          <w:rFonts w:ascii="Arial" w:eastAsia="굴림" w:hAnsi="Arial" w:cs="Arial"/>
          <w:sz w:val="22"/>
        </w:rPr>
        <w:t xml:space="preserve"> of the grandchild you took care of</w:t>
      </w:r>
      <w:r w:rsidRPr="001D19F6">
        <w:rPr>
          <w:rFonts w:ascii="Arial" w:eastAsia="굴림" w:hAnsi="Arial" w:cs="Arial"/>
          <w:sz w:val="22"/>
        </w:rPr>
        <w:t>? (Please start with the eldest, in birth order)</w:t>
      </w:r>
      <w:r w:rsidR="00FF1FAF" w:rsidRPr="001D19F6">
        <w:rPr>
          <w:rFonts w:ascii="Arial" w:eastAsia="굴림" w:hAnsi="Arial" w:cs="Arial"/>
          <w:sz w:val="22"/>
        </w:rPr>
        <w:t xml:space="preserve"> </w:t>
      </w:r>
      <w:r w:rsidRPr="001D19F6">
        <w:rPr>
          <w:rFonts w:ascii="Arial" w:eastAsia="굴림" w:hAnsi="Arial" w:cs="Arial"/>
          <w:sz w:val="22"/>
        </w:rPr>
        <w:t xml:space="preserve">[IWER: </w:t>
      </w:r>
      <w:r w:rsidR="00124809" w:rsidRPr="001D19F6">
        <w:rPr>
          <w:rFonts w:ascii="Arial" w:eastAsia="굴림" w:hAnsi="Arial" w:cs="Arial"/>
          <w:sz w:val="22"/>
        </w:rPr>
        <w:t xml:space="preserve">If </w:t>
      </w:r>
      <w:r w:rsidR="004F0EB7" w:rsidRPr="001D19F6">
        <w:rPr>
          <w:rFonts w:ascii="Arial" w:eastAsia="굴림" w:hAnsi="Arial" w:cs="Arial"/>
          <w:sz w:val="22"/>
        </w:rPr>
        <w:t xml:space="preserve">R does </w:t>
      </w:r>
      <w:r w:rsidR="00124809" w:rsidRPr="001D19F6">
        <w:rPr>
          <w:rFonts w:ascii="Arial" w:eastAsia="굴림" w:hAnsi="Arial" w:cs="Arial"/>
          <w:sz w:val="22"/>
        </w:rPr>
        <w:t>not provide the grandchild</w:t>
      </w:r>
      <w:r w:rsidRPr="001D19F6">
        <w:rPr>
          <w:rFonts w:ascii="Arial" w:eastAsia="굴림" w:hAnsi="Arial" w:cs="Arial"/>
          <w:sz w:val="22"/>
        </w:rPr>
        <w:t>’</w:t>
      </w:r>
      <w:r w:rsidR="00124809" w:rsidRPr="001D19F6">
        <w:rPr>
          <w:rFonts w:ascii="Arial" w:eastAsia="굴림" w:hAnsi="Arial" w:cs="Arial"/>
          <w:sz w:val="22"/>
        </w:rPr>
        <w:t>s</w:t>
      </w:r>
      <w:r w:rsidRPr="001D19F6">
        <w:rPr>
          <w:rFonts w:ascii="Arial" w:eastAsia="굴림" w:hAnsi="Arial" w:cs="Arial"/>
          <w:sz w:val="22"/>
        </w:rPr>
        <w:t xml:space="preserve"> name, </w:t>
      </w:r>
      <w:r w:rsidR="00480849" w:rsidRPr="001D19F6">
        <w:rPr>
          <w:rFonts w:ascii="Arial" w:eastAsia="굴림" w:hAnsi="Arial" w:cs="Arial"/>
          <w:sz w:val="22"/>
        </w:rPr>
        <w:t>describe him/her as ‘</w:t>
      </w:r>
      <w:r w:rsidR="00124809" w:rsidRPr="001D19F6">
        <w:rPr>
          <w:rFonts w:ascii="Arial" w:eastAsia="굴림" w:hAnsi="Arial" w:cs="Arial"/>
          <w:sz w:val="22"/>
        </w:rPr>
        <w:t>the first grandchild of the first daughter</w:t>
      </w:r>
      <w:r w:rsidR="00480849" w:rsidRPr="001D19F6">
        <w:rPr>
          <w:rFonts w:ascii="Arial" w:eastAsia="굴림" w:hAnsi="Arial" w:cs="Arial"/>
          <w:sz w:val="22"/>
        </w:rPr>
        <w:t>’</w:t>
      </w:r>
      <w:r w:rsidR="00124809" w:rsidRPr="001D19F6">
        <w:rPr>
          <w:rFonts w:ascii="Arial" w:eastAsia="굴림" w:hAnsi="Arial" w:cs="Arial"/>
          <w:sz w:val="22"/>
        </w:rPr>
        <w:t xml:space="preserve">, </w:t>
      </w:r>
      <w:r w:rsidR="00480849" w:rsidRPr="001D19F6">
        <w:rPr>
          <w:rFonts w:ascii="Arial" w:eastAsia="굴림" w:hAnsi="Arial" w:cs="Arial"/>
          <w:sz w:val="22"/>
        </w:rPr>
        <w:t>‘</w:t>
      </w:r>
      <w:r w:rsidR="00124809" w:rsidRPr="001D19F6">
        <w:rPr>
          <w:rFonts w:ascii="Arial" w:eastAsia="굴림" w:hAnsi="Arial" w:cs="Arial"/>
          <w:sz w:val="22"/>
        </w:rPr>
        <w:t>the first grandchild of the second son</w:t>
      </w:r>
      <w:r w:rsidR="00480849" w:rsidRPr="001D19F6">
        <w:rPr>
          <w:rFonts w:ascii="Arial" w:eastAsia="굴림" w:hAnsi="Arial" w:cs="Arial"/>
          <w:sz w:val="22"/>
        </w:rPr>
        <w:t>’</w:t>
      </w:r>
      <w:r w:rsidR="00124809" w:rsidRPr="001D19F6">
        <w:rPr>
          <w:rFonts w:ascii="Arial" w:eastAsia="굴림" w:hAnsi="Arial" w:cs="Arial"/>
          <w:sz w:val="22"/>
        </w:rPr>
        <w:t xml:space="preserve">, </w:t>
      </w:r>
      <w:r w:rsidR="00E723E0" w:rsidRPr="001D19F6">
        <w:rPr>
          <w:rFonts w:ascii="Arial" w:eastAsia="굴림" w:hAnsi="Arial" w:cs="Arial"/>
          <w:sz w:val="22"/>
        </w:rPr>
        <w:t>etc.</w:t>
      </w:r>
      <w:r w:rsidR="00124809" w:rsidRPr="001D19F6">
        <w:rPr>
          <w:rFonts w:ascii="Arial" w:eastAsia="굴림" w:hAnsi="Arial" w:cs="Arial"/>
          <w:sz w:val="22"/>
        </w:rPr>
        <w:t>]</w:t>
      </w:r>
    </w:p>
    <w:p w14:paraId="178FCA08" w14:textId="77777777" w:rsidR="005D5299" w:rsidRPr="001D19F6" w:rsidRDefault="00EE4419" w:rsidP="001E6502">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024642B1" w14:textId="77777777" w:rsidR="005D5299" w:rsidRPr="00125CFB" w:rsidRDefault="005D5299" w:rsidP="005D5299">
      <w:pPr>
        <w:wordWrap/>
        <w:spacing w:line="360" w:lineRule="auto"/>
        <w:rPr>
          <w:rFonts w:ascii="Arial" w:eastAsia="굴림" w:hAnsi="Arial" w:cs="Arial"/>
          <w:sz w:val="22"/>
        </w:rPr>
      </w:pPr>
    </w:p>
    <w:p w14:paraId="5C79331A" w14:textId="77777777" w:rsidR="005D5299" w:rsidRPr="00125CFB" w:rsidRDefault="005D5299" w:rsidP="005D5299">
      <w:pPr>
        <w:wordWrap/>
        <w:spacing w:line="360" w:lineRule="auto"/>
        <w:rPr>
          <w:rFonts w:ascii="Arial" w:eastAsia="굴림" w:hAnsi="Arial" w:cs="Arial"/>
          <w:sz w:val="22"/>
        </w:rPr>
      </w:pPr>
      <w:r w:rsidRPr="00125CFB">
        <w:rPr>
          <w:rFonts w:ascii="Arial" w:eastAsia="굴림" w:hAnsi="Arial" w:cs="Arial"/>
          <w:sz w:val="22"/>
        </w:rPr>
        <w:t>Ba07</w:t>
      </w:r>
      <w:r w:rsidR="009120E8" w:rsidRPr="00125CFB">
        <w:rPr>
          <w:rFonts w:ascii="Arial" w:eastAsia="굴림" w:hAnsi="Arial" w:cs="Arial"/>
          <w:sz w:val="22"/>
        </w:rPr>
        <w:t>6</w:t>
      </w:r>
      <w:r w:rsidRPr="00125CFB">
        <w:rPr>
          <w:rFonts w:ascii="Arial" w:eastAsia="굴림" w:hAnsi="Arial" w:cs="Arial"/>
          <w:sz w:val="22"/>
        </w:rPr>
        <w:t>. Who</w:t>
      </w:r>
      <w:r w:rsidR="00124809" w:rsidRPr="00125CFB">
        <w:rPr>
          <w:rFonts w:ascii="Arial" w:eastAsia="굴림" w:hAnsi="Arial" w:cs="Arial"/>
          <w:sz w:val="22"/>
        </w:rPr>
        <w:t>se</w:t>
      </w:r>
      <w:r w:rsidRPr="00125CFB">
        <w:rPr>
          <w:rFonts w:ascii="Arial" w:eastAsia="굴림" w:hAnsi="Arial" w:cs="Arial"/>
          <w:sz w:val="22"/>
        </w:rPr>
        <w:t xml:space="preserve"> chil</w:t>
      </w:r>
      <w:r w:rsidR="009120E8" w:rsidRPr="00125CFB">
        <w:rPr>
          <w:rFonts w:ascii="Arial" w:eastAsia="굴림" w:hAnsi="Arial" w:cs="Arial"/>
          <w:sz w:val="22"/>
        </w:rPr>
        <w:t>d is [grandchild's name in Ba075</w:t>
      </w:r>
      <w:r w:rsidRPr="00125CFB">
        <w:rPr>
          <w:rFonts w:ascii="Arial" w:eastAsia="굴림" w:hAnsi="Arial" w:cs="Arial"/>
          <w:sz w:val="22"/>
        </w:rPr>
        <w:t>]?</w:t>
      </w:r>
    </w:p>
    <w:p w14:paraId="30AA4C22" w14:textId="77777777" w:rsidR="00D82EB5" w:rsidRPr="00DC741E" w:rsidRDefault="00D82EB5" w:rsidP="005D5299">
      <w:pPr>
        <w:wordWrap/>
        <w:spacing w:line="360" w:lineRule="auto"/>
        <w:rPr>
          <w:rFonts w:ascii="Arial" w:eastAsia="굴림" w:hAnsi="Arial" w:cs="Arial"/>
          <w:sz w:val="22"/>
        </w:rPr>
      </w:pPr>
      <w:r w:rsidRPr="00125CFB">
        <w:rPr>
          <w:rFonts w:ascii="Arial" w:eastAsia="굴림" w:hAnsi="Arial" w:cs="Arial"/>
          <w:sz w:val="22"/>
        </w:rPr>
        <w:t xml:space="preserve">[IWER: In case of </w:t>
      </w:r>
      <w:r w:rsidR="00480849" w:rsidRPr="00125CFB">
        <w:rPr>
          <w:rFonts w:ascii="Arial" w:eastAsia="굴림" w:hAnsi="Arial" w:cs="Arial"/>
          <w:sz w:val="22"/>
        </w:rPr>
        <w:t>grand</w:t>
      </w:r>
      <w:r w:rsidRPr="00125CFB">
        <w:rPr>
          <w:rFonts w:ascii="Arial" w:eastAsia="굴림" w:hAnsi="Arial" w:cs="Arial"/>
          <w:sz w:val="22"/>
        </w:rPr>
        <w:t>children</w:t>
      </w:r>
      <w:r w:rsidR="00480849" w:rsidRPr="00125CFB">
        <w:rPr>
          <w:rFonts w:ascii="Arial" w:eastAsia="굴림" w:hAnsi="Arial" w:cs="Arial"/>
          <w:sz w:val="22"/>
        </w:rPr>
        <w:t xml:space="preserve"> whose parent is dead or </w:t>
      </w:r>
      <w:r w:rsidR="00480849" w:rsidRPr="00DC741E">
        <w:rPr>
          <w:rFonts w:ascii="Arial" w:eastAsia="굴림" w:hAnsi="Arial" w:cs="Arial"/>
          <w:sz w:val="22"/>
        </w:rPr>
        <w:t>missing</w:t>
      </w:r>
      <w:r w:rsidRPr="00DC741E">
        <w:rPr>
          <w:rFonts w:ascii="Arial" w:eastAsia="굴림" w:hAnsi="Arial" w:cs="Arial"/>
          <w:sz w:val="22"/>
        </w:rPr>
        <w:t xml:space="preserve">, enter </w:t>
      </w:r>
      <w:r w:rsidR="00480849" w:rsidRPr="00DC741E">
        <w:rPr>
          <w:rFonts w:ascii="Arial" w:eastAsia="굴림" w:hAnsi="Arial" w:cs="Arial"/>
          <w:sz w:val="22"/>
        </w:rPr>
        <w:t>‘</w:t>
      </w:r>
      <w:r w:rsidR="0001298C" w:rsidRPr="00DC741E">
        <w:rPr>
          <w:rFonts w:ascii="Arial" w:eastAsia="굴림" w:hAnsi="Arial" w:cs="Arial"/>
          <w:sz w:val="22"/>
          <w:rPrChange w:id="344" w:author="Keis" w:date="2024-09-06T17:24:00Z">
            <w:rPr>
              <w:rFonts w:ascii="Arial" w:eastAsia="굴림" w:hAnsi="Arial" w:cs="Arial"/>
              <w:color w:val="FF0000"/>
              <w:sz w:val="22"/>
            </w:rPr>
          </w:rPrChange>
        </w:rPr>
        <w:t xml:space="preserve">[21] </w:t>
      </w:r>
      <w:r w:rsidR="0001298C" w:rsidRPr="00DC741E">
        <w:rPr>
          <w:rFonts w:ascii="Arial" w:eastAsia="굴림" w:hAnsi="Arial" w:cs="Arial"/>
          <w:sz w:val="22"/>
        </w:rPr>
        <w:t>Others’</w:t>
      </w:r>
      <w:r w:rsidRPr="00DC741E">
        <w:rPr>
          <w:rFonts w:ascii="Arial" w:eastAsia="굴림" w:hAnsi="Arial" w:cs="Arial"/>
          <w:sz w:val="22"/>
        </w:rPr>
        <w:t>.]</w:t>
      </w:r>
    </w:p>
    <w:p w14:paraId="10377D1C" w14:textId="77777777" w:rsidR="005D5299" w:rsidRPr="00DC741E" w:rsidRDefault="00EE4419" w:rsidP="005D5299">
      <w:pPr>
        <w:wordWrap/>
        <w:spacing w:line="360" w:lineRule="auto"/>
        <w:rPr>
          <w:rFonts w:ascii="Arial" w:eastAsia="굴림" w:hAnsi="Arial" w:cs="Arial"/>
          <w:bCs/>
          <w:kern w:val="0"/>
          <w:sz w:val="22"/>
        </w:rPr>
      </w:pPr>
      <w:r w:rsidRPr="00DC741E">
        <w:rPr>
          <w:rFonts w:ascii="굴림" w:eastAsia="굴림" w:hAnsi="굴림" w:cs="굴림" w:hint="eastAsia"/>
          <w:bCs/>
          <w:kern w:val="0"/>
          <w:sz w:val="22"/>
        </w:rPr>
        <w:t>①</w:t>
      </w:r>
      <w:r w:rsidRPr="00DC741E">
        <w:rPr>
          <w:rFonts w:ascii="Arial" w:eastAsia="굴림" w:hAnsi="Arial" w:cs="Arial"/>
          <w:bCs/>
          <w:kern w:val="0"/>
          <w:sz w:val="22"/>
        </w:rPr>
        <w:t>~</w:t>
      </w:r>
      <w:r w:rsidRPr="00DC741E">
        <w:rPr>
          <w:rFonts w:ascii="굴림" w:eastAsia="굴림" w:hAnsi="굴림" w:cs="굴림" w:hint="eastAsia"/>
          <w:bCs/>
          <w:kern w:val="0"/>
          <w:sz w:val="22"/>
        </w:rPr>
        <w:t>⑩</w:t>
      </w:r>
      <w:r w:rsidR="005D5299" w:rsidRPr="00DC741E">
        <w:rPr>
          <w:rFonts w:ascii="Arial" w:eastAsia="굴림" w:hAnsi="Arial" w:cs="Arial"/>
          <w:bCs/>
          <w:kern w:val="0"/>
          <w:sz w:val="22"/>
        </w:rPr>
        <w:t xml:space="preserve"> Children list </w:t>
      </w:r>
      <w:r w:rsidRPr="00DC741E">
        <w:rPr>
          <w:rFonts w:ascii="Arial" w:eastAsia="굴림" w:hAnsi="Arial" w:cs="Arial"/>
          <w:bCs/>
          <w:kern w:val="0"/>
          <w:sz w:val="22"/>
        </w:rPr>
        <w:t>(</w:t>
      </w:r>
      <w:r w:rsidRPr="00DC741E">
        <w:rPr>
          <w:rFonts w:ascii="Arial" w:eastAsia="굴림" w:hAnsi="Arial" w:cs="Arial"/>
          <w:sz w:val="22"/>
        </w:rPr>
        <w:t xml:space="preserve">of currently alive </w:t>
      </w:r>
      <w:r w:rsidR="00124809" w:rsidRPr="00DC741E">
        <w:rPr>
          <w:rFonts w:ascii="Arial" w:eastAsia="굴림" w:hAnsi="Arial" w:cs="Arial"/>
          <w:bCs/>
          <w:kern w:val="0"/>
          <w:sz w:val="22"/>
        </w:rPr>
        <w:t>children</w:t>
      </w:r>
      <w:r w:rsidR="005D5299" w:rsidRPr="00DC741E">
        <w:rPr>
          <w:rFonts w:ascii="Arial" w:eastAsia="굴림" w:hAnsi="Arial" w:cs="Arial"/>
          <w:bCs/>
          <w:kern w:val="0"/>
          <w:sz w:val="22"/>
        </w:rPr>
        <w:t>)</w:t>
      </w:r>
    </w:p>
    <w:p w14:paraId="3BC75CF6" w14:textId="77777777" w:rsidR="005D5299" w:rsidRPr="00DC741E" w:rsidRDefault="00FC1095" w:rsidP="0024524E">
      <w:pPr>
        <w:wordWrap/>
        <w:spacing w:line="360" w:lineRule="auto"/>
        <w:rPr>
          <w:rFonts w:ascii="Arial" w:eastAsia="굴림" w:hAnsi="Arial" w:cs="Arial"/>
          <w:sz w:val="22"/>
        </w:rPr>
      </w:pPr>
      <w:r w:rsidRPr="00DC741E">
        <w:rPr>
          <w:rFonts w:ascii="Arial" w:eastAsia="굴림" w:hAnsi="Arial" w:cs="Arial"/>
          <w:sz w:val="22"/>
        </w:rPr>
        <w:t>[</w:t>
      </w:r>
      <w:r w:rsidR="00F54130" w:rsidRPr="00DC741E">
        <w:rPr>
          <w:rFonts w:ascii="Arial" w:eastAsia="굴림" w:hAnsi="Arial" w:cs="Arial"/>
          <w:sz w:val="22"/>
        </w:rPr>
        <w:t>21</w:t>
      </w:r>
      <w:r w:rsidRPr="00DC741E">
        <w:rPr>
          <w:rFonts w:ascii="Arial" w:eastAsia="굴림" w:hAnsi="Arial" w:cs="Arial"/>
          <w:sz w:val="22"/>
        </w:rPr>
        <w:t>]</w:t>
      </w:r>
      <w:r w:rsidR="005D5299" w:rsidRPr="00DC741E">
        <w:rPr>
          <w:rFonts w:ascii="Arial" w:eastAsia="굴림" w:hAnsi="Arial" w:cs="Arial"/>
          <w:sz w:val="22"/>
        </w:rPr>
        <w:t xml:space="preserve"> Other</w:t>
      </w:r>
      <w:r w:rsidR="00124809" w:rsidRPr="00DC741E">
        <w:rPr>
          <w:rFonts w:ascii="Arial" w:eastAsia="굴림" w:hAnsi="Arial" w:cs="Arial"/>
          <w:sz w:val="22"/>
        </w:rPr>
        <w:t>s</w:t>
      </w:r>
      <w:r w:rsidR="005D5299" w:rsidRPr="00DC741E">
        <w:rPr>
          <w:rFonts w:ascii="Arial" w:eastAsia="굴림" w:hAnsi="Arial" w:cs="Arial"/>
          <w:sz w:val="22"/>
        </w:rPr>
        <w:t xml:space="preserve"> (missing or dead child</w:t>
      </w:r>
      <w:r w:rsidR="00124809" w:rsidRPr="00DC741E">
        <w:rPr>
          <w:rFonts w:ascii="Arial" w:eastAsia="굴림" w:hAnsi="Arial" w:cs="Arial"/>
          <w:sz w:val="22"/>
        </w:rPr>
        <w:t>ren</w:t>
      </w:r>
      <w:r w:rsidR="005D5299" w:rsidRPr="00DC741E">
        <w:rPr>
          <w:rFonts w:ascii="Arial" w:eastAsia="굴림" w:hAnsi="Arial" w:cs="Arial"/>
          <w:sz w:val="22"/>
        </w:rPr>
        <w:t>)</w:t>
      </w:r>
    </w:p>
    <w:p w14:paraId="6A460F46" w14:textId="77777777" w:rsidR="00EE4419" w:rsidRPr="00DC741E" w:rsidRDefault="00EE4419" w:rsidP="005D5299">
      <w:pPr>
        <w:wordWrap/>
        <w:spacing w:line="360" w:lineRule="auto"/>
        <w:rPr>
          <w:rFonts w:ascii="Arial" w:eastAsia="굴림" w:hAnsi="Arial" w:cs="Arial"/>
          <w:sz w:val="22"/>
        </w:rPr>
      </w:pPr>
    </w:p>
    <w:p w14:paraId="1CC4DC54" w14:textId="77777777" w:rsidR="005D5299" w:rsidRPr="00DC741E" w:rsidRDefault="005D5299" w:rsidP="005D5299">
      <w:pPr>
        <w:wordWrap/>
        <w:spacing w:line="360" w:lineRule="auto"/>
        <w:rPr>
          <w:rFonts w:ascii="Arial" w:eastAsia="굴림" w:hAnsi="Arial" w:cs="Arial"/>
          <w:sz w:val="22"/>
        </w:rPr>
      </w:pPr>
      <w:r w:rsidRPr="00DC741E">
        <w:rPr>
          <w:rFonts w:ascii="Arial" w:eastAsia="굴림" w:hAnsi="Arial" w:cs="Arial"/>
          <w:sz w:val="22"/>
        </w:rPr>
        <w:t>Ba07</w:t>
      </w:r>
      <w:r w:rsidR="009120E8" w:rsidRPr="00DC741E">
        <w:rPr>
          <w:rFonts w:ascii="Arial" w:eastAsia="굴림" w:hAnsi="Arial" w:cs="Arial"/>
          <w:sz w:val="22"/>
        </w:rPr>
        <w:t>7</w:t>
      </w:r>
      <w:r w:rsidRPr="00DC741E">
        <w:rPr>
          <w:rFonts w:ascii="Arial" w:eastAsia="굴림" w:hAnsi="Arial" w:cs="Arial"/>
          <w:sz w:val="22"/>
        </w:rPr>
        <w:t xml:space="preserve">. </w:t>
      </w:r>
      <w:r w:rsidR="00E278C1" w:rsidRPr="00DC741E">
        <w:rPr>
          <w:rFonts w:ascii="Arial" w:eastAsia="굴림" w:hAnsi="Arial" w:cs="Arial"/>
          <w:sz w:val="22"/>
        </w:rPr>
        <w:t xml:space="preserve">How </w:t>
      </w:r>
      <w:r w:rsidRPr="00DC741E">
        <w:rPr>
          <w:rFonts w:ascii="Arial" w:eastAsia="굴림" w:hAnsi="Arial" w:cs="Arial"/>
          <w:sz w:val="22"/>
        </w:rPr>
        <w:t>long did you take car</w:t>
      </w:r>
      <w:r w:rsidR="00023116" w:rsidRPr="00DC741E">
        <w:rPr>
          <w:rFonts w:ascii="Arial" w:eastAsia="굴림" w:hAnsi="Arial" w:cs="Arial"/>
          <w:sz w:val="22"/>
        </w:rPr>
        <w:t>e of [grandchild's name in Ba075</w:t>
      </w:r>
      <w:r w:rsidRPr="00DC741E">
        <w:rPr>
          <w:rFonts w:ascii="Arial" w:eastAsia="굴림" w:hAnsi="Arial" w:cs="Arial"/>
          <w:sz w:val="22"/>
        </w:rPr>
        <w:t xml:space="preserve">]? (unit: </w:t>
      </w:r>
      <w:r w:rsidR="0088250F" w:rsidRPr="00DC741E">
        <w:rPr>
          <w:rFonts w:ascii="Arial" w:eastAsia="굴림" w:hAnsi="Arial" w:cs="Arial"/>
          <w:sz w:val="22"/>
        </w:rPr>
        <w:t xml:space="preserve">a </w:t>
      </w:r>
      <w:r w:rsidRPr="00DC741E">
        <w:rPr>
          <w:rFonts w:ascii="Arial" w:eastAsia="굴림" w:hAnsi="Arial" w:cs="Arial"/>
          <w:sz w:val="22"/>
        </w:rPr>
        <w:t>year)</w:t>
      </w:r>
    </w:p>
    <w:p w14:paraId="47454B92" w14:textId="77777777" w:rsidR="00FD3193" w:rsidRPr="00DC741E" w:rsidRDefault="00FD3193" w:rsidP="00FD3193">
      <w:pPr>
        <w:wordWrap/>
        <w:spacing w:line="360" w:lineRule="auto"/>
        <w:rPr>
          <w:rFonts w:ascii="Arial" w:eastAsia="굴림" w:hAnsi="Arial" w:cs="Arial"/>
          <w:sz w:val="22"/>
        </w:rPr>
      </w:pPr>
      <w:r w:rsidRPr="00DC741E">
        <w:rPr>
          <w:rFonts w:ascii="Arial" w:eastAsia="굴림" w:hAnsi="Arial" w:cs="Arial"/>
          <w:sz w:val="22"/>
        </w:rPr>
        <w:t>[IWER: If the period of taking care of a grandchild is less than 1 year, enter 0</w:t>
      </w:r>
      <w:r w:rsidR="0001298C" w:rsidRPr="00DC741E">
        <w:rPr>
          <w:rFonts w:ascii="Arial" w:eastAsia="굴림" w:hAnsi="Arial" w:cs="Arial"/>
          <w:sz w:val="22"/>
        </w:rPr>
        <w:t>.</w:t>
      </w:r>
      <w:r w:rsidR="00D43328" w:rsidRPr="00DC741E">
        <w:rPr>
          <w:rFonts w:ascii="Arial" w:eastAsia="굴림" w:hAnsi="Arial" w:cs="Arial"/>
          <w:sz w:val="22"/>
        </w:rPr>
        <w:t xml:space="preserve"> </w:t>
      </w:r>
      <w:r w:rsidR="00D43328" w:rsidRPr="00DC741E">
        <w:rPr>
          <w:rFonts w:ascii="Arial" w:eastAsia="굴림" w:hAnsi="Arial" w:cs="Arial"/>
          <w:sz w:val="22"/>
          <w:rPrChange w:id="345" w:author="Keis" w:date="2024-09-06T17:24:00Z">
            <w:rPr>
              <w:rFonts w:ascii="Arial" w:eastAsia="굴림" w:hAnsi="Arial" w:cs="Arial"/>
              <w:color w:val="FF0000"/>
              <w:sz w:val="22"/>
            </w:rPr>
          </w:rPrChange>
        </w:rPr>
        <w:t>Enter up to 9</w:t>
      </w:r>
      <w:r w:rsidR="00125CFB" w:rsidRPr="00DC741E">
        <w:rPr>
          <w:rFonts w:ascii="Arial" w:eastAsia="굴림" w:hAnsi="Arial" w:cs="Arial"/>
          <w:sz w:val="22"/>
          <w:rPrChange w:id="346" w:author="Keis" w:date="2024-09-06T17:24:00Z">
            <w:rPr>
              <w:rFonts w:ascii="Arial" w:eastAsia="굴림" w:hAnsi="Arial" w:cs="Arial"/>
              <w:color w:val="FF0000"/>
              <w:sz w:val="22"/>
            </w:rPr>
          </w:rPrChange>
        </w:rPr>
        <w:t xml:space="preserve"> years</w:t>
      </w:r>
      <w:r w:rsidR="00D43328" w:rsidRPr="00DC741E">
        <w:rPr>
          <w:rFonts w:ascii="Arial" w:eastAsia="굴림" w:hAnsi="Arial" w:cs="Arial"/>
          <w:sz w:val="22"/>
          <w:rPrChange w:id="347" w:author="Keis" w:date="2024-09-06T17:24:00Z">
            <w:rPr>
              <w:rFonts w:ascii="Arial" w:eastAsia="굴림" w:hAnsi="Arial" w:cs="Arial"/>
              <w:color w:val="FF0000"/>
              <w:sz w:val="22"/>
            </w:rPr>
          </w:rPrChange>
        </w:rPr>
        <w:t xml:space="preserve"> as </w:t>
      </w:r>
      <w:r w:rsidR="00125CFB" w:rsidRPr="00DC741E">
        <w:rPr>
          <w:rFonts w:ascii="Arial" w:eastAsia="굴림" w:hAnsi="Arial" w:cs="Arial"/>
          <w:sz w:val="22"/>
          <w:rPrChange w:id="348" w:author="Keis" w:date="2024-09-06T17:24:00Z">
            <w:rPr>
              <w:rFonts w:ascii="Arial" w:eastAsia="굴림" w:hAnsi="Arial" w:cs="Arial"/>
              <w:color w:val="FF0000"/>
              <w:sz w:val="22"/>
            </w:rPr>
          </w:rPrChange>
        </w:rPr>
        <w:t xml:space="preserve">the </w:t>
      </w:r>
      <w:r w:rsidR="00D43328" w:rsidRPr="00DC741E">
        <w:rPr>
          <w:rFonts w:ascii="Arial" w:eastAsia="굴림" w:hAnsi="Arial" w:cs="Arial"/>
          <w:sz w:val="22"/>
          <w:rPrChange w:id="349" w:author="Keis" w:date="2024-09-06T17:24:00Z">
            <w:rPr>
              <w:rFonts w:ascii="Arial" w:eastAsia="굴림" w:hAnsi="Arial" w:cs="Arial"/>
              <w:color w:val="FF0000"/>
              <w:sz w:val="22"/>
            </w:rPr>
          </w:rPrChange>
        </w:rPr>
        <w:t xml:space="preserve">grandchild </w:t>
      </w:r>
      <w:r w:rsidR="00125CFB" w:rsidRPr="00DC741E">
        <w:rPr>
          <w:rFonts w:ascii="Arial" w:eastAsia="굴림" w:hAnsi="Arial" w:cs="Arial"/>
          <w:sz w:val="22"/>
          <w:rPrChange w:id="350" w:author="Keis" w:date="2024-09-06T17:24:00Z">
            <w:rPr>
              <w:rFonts w:ascii="Arial" w:eastAsia="굴림" w:hAnsi="Arial" w:cs="Arial"/>
              <w:color w:val="FF0000"/>
              <w:sz w:val="22"/>
            </w:rPr>
          </w:rPrChange>
        </w:rPr>
        <w:t xml:space="preserve">is </w:t>
      </w:r>
      <w:r w:rsidR="00D43328" w:rsidRPr="00DC741E">
        <w:rPr>
          <w:rFonts w:ascii="Arial" w:eastAsia="굴림" w:hAnsi="Arial" w:cs="Arial"/>
          <w:sz w:val="22"/>
          <w:rPrChange w:id="351" w:author="Keis" w:date="2024-09-06T17:24:00Z">
            <w:rPr>
              <w:rFonts w:ascii="Arial" w:eastAsia="굴림" w:hAnsi="Arial" w:cs="Arial"/>
              <w:color w:val="FF0000"/>
              <w:sz w:val="22"/>
            </w:rPr>
          </w:rPrChange>
        </w:rPr>
        <w:t>take</w:t>
      </w:r>
      <w:r w:rsidR="00125CFB" w:rsidRPr="00DC741E">
        <w:rPr>
          <w:rFonts w:ascii="Arial" w:eastAsia="굴림" w:hAnsi="Arial" w:cs="Arial"/>
          <w:sz w:val="22"/>
          <w:rPrChange w:id="352" w:author="Keis" w:date="2024-09-06T17:24:00Z">
            <w:rPr>
              <w:rFonts w:ascii="Arial" w:eastAsia="굴림" w:hAnsi="Arial" w:cs="Arial"/>
              <w:color w:val="FF0000"/>
              <w:sz w:val="22"/>
            </w:rPr>
          </w:rPrChange>
        </w:rPr>
        <w:t>n</w:t>
      </w:r>
      <w:r w:rsidR="00D43328" w:rsidRPr="00DC741E">
        <w:rPr>
          <w:rFonts w:ascii="Arial" w:eastAsia="굴림" w:hAnsi="Arial" w:cs="Arial"/>
          <w:sz w:val="22"/>
          <w:rPrChange w:id="353" w:author="Keis" w:date="2024-09-06T17:24:00Z">
            <w:rPr>
              <w:rFonts w:ascii="Arial" w:eastAsia="굴림" w:hAnsi="Arial" w:cs="Arial"/>
              <w:color w:val="FF0000"/>
              <w:sz w:val="22"/>
            </w:rPr>
          </w:rPrChange>
        </w:rPr>
        <w:t xml:space="preserve"> care</w:t>
      </w:r>
      <w:r w:rsidR="00125CFB" w:rsidRPr="00DC741E">
        <w:rPr>
          <w:rFonts w:ascii="Arial" w:eastAsia="굴림" w:hAnsi="Arial" w:cs="Arial"/>
          <w:sz w:val="22"/>
          <w:rPrChange w:id="354" w:author="Keis" w:date="2024-09-06T17:24:00Z">
            <w:rPr>
              <w:rFonts w:ascii="Arial" w:eastAsia="굴림" w:hAnsi="Arial" w:cs="Arial"/>
              <w:color w:val="FF0000"/>
              <w:sz w:val="22"/>
            </w:rPr>
          </w:rPrChange>
        </w:rPr>
        <w:t xml:space="preserve"> of</w:t>
      </w:r>
      <w:r w:rsidR="00D43328" w:rsidRPr="00DC741E">
        <w:rPr>
          <w:rFonts w:ascii="Arial" w:eastAsia="굴림" w:hAnsi="Arial" w:cs="Arial"/>
          <w:sz w:val="22"/>
          <w:rPrChange w:id="355" w:author="Keis" w:date="2024-09-06T17:24:00Z">
            <w:rPr>
              <w:rFonts w:ascii="Arial" w:eastAsia="굴림" w:hAnsi="Arial" w:cs="Arial"/>
              <w:color w:val="FF0000"/>
              <w:sz w:val="22"/>
            </w:rPr>
          </w:rPrChange>
        </w:rPr>
        <w:t xml:space="preserve"> before the age of 10.</w:t>
      </w:r>
      <w:r w:rsidRPr="00DC741E">
        <w:rPr>
          <w:rFonts w:ascii="Arial" w:eastAsia="굴림" w:hAnsi="Arial" w:cs="Arial"/>
          <w:sz w:val="22"/>
        </w:rPr>
        <w:t>]</w:t>
      </w:r>
    </w:p>
    <w:p w14:paraId="4870FDB3" w14:textId="77777777" w:rsidR="005D5299" w:rsidRPr="00DC741E" w:rsidRDefault="00EE4419" w:rsidP="005D5299">
      <w:pPr>
        <w:wordWrap/>
        <w:spacing w:line="360" w:lineRule="auto"/>
        <w:rPr>
          <w:rFonts w:ascii="Arial" w:eastAsia="굴림" w:hAnsi="Arial" w:cs="Arial"/>
          <w:sz w:val="22"/>
        </w:rPr>
      </w:pPr>
      <w:r w:rsidRPr="00DC741E">
        <w:rPr>
          <w:rFonts w:ascii="Arial" w:eastAsia="굴림" w:hAnsi="Arial" w:cs="Arial"/>
          <w:sz w:val="22"/>
        </w:rPr>
        <w:tab/>
        <w:t>_______________________________</w:t>
      </w:r>
      <w:r w:rsidR="00FF1FAF" w:rsidRPr="00DC741E">
        <w:rPr>
          <w:rFonts w:ascii="Arial" w:eastAsia="굴림" w:hAnsi="Arial" w:cs="Arial"/>
          <w:sz w:val="22"/>
        </w:rPr>
        <w:t xml:space="preserve"> year </w:t>
      </w:r>
      <w:r w:rsidRPr="00DC741E">
        <w:rPr>
          <w:rFonts w:ascii="Arial" w:eastAsia="굴림" w:hAnsi="Arial" w:cs="Arial"/>
          <w:sz w:val="22"/>
        </w:rPr>
        <w:t>[</w:t>
      </w:r>
      <w:r w:rsidR="003608C0" w:rsidRPr="00DC741E">
        <w:rPr>
          <w:rFonts w:ascii="Arial" w:eastAsia="굴림" w:hAnsi="Arial" w:cs="Arial"/>
          <w:sz w:val="22"/>
        </w:rPr>
        <w:t xml:space="preserve">Range: </w:t>
      </w:r>
      <w:r w:rsidR="005D5299" w:rsidRPr="00DC741E">
        <w:rPr>
          <w:rFonts w:ascii="Arial" w:eastAsia="굴림" w:hAnsi="Arial" w:cs="Arial"/>
          <w:sz w:val="22"/>
        </w:rPr>
        <w:t>0~9]</w:t>
      </w:r>
    </w:p>
    <w:p w14:paraId="31C197D1" w14:textId="77777777" w:rsidR="00EE4419" w:rsidRPr="001D19F6" w:rsidRDefault="00EE4419" w:rsidP="005D5299">
      <w:pPr>
        <w:wordWrap/>
        <w:spacing w:line="360" w:lineRule="auto"/>
        <w:rPr>
          <w:rFonts w:ascii="Arial" w:eastAsia="굴림" w:hAnsi="Arial" w:cs="Arial"/>
          <w:sz w:val="22"/>
        </w:rPr>
      </w:pPr>
    </w:p>
    <w:p w14:paraId="6AE9F3F5"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Ba07</w:t>
      </w:r>
      <w:r w:rsidR="009120E8" w:rsidRPr="001D19F6">
        <w:rPr>
          <w:rFonts w:ascii="Arial" w:eastAsia="굴림" w:hAnsi="Arial" w:cs="Arial"/>
          <w:sz w:val="22"/>
        </w:rPr>
        <w:t>8</w:t>
      </w:r>
      <w:r w:rsidRPr="001D19F6">
        <w:rPr>
          <w:rFonts w:ascii="Arial" w:eastAsia="굴림" w:hAnsi="Arial" w:cs="Arial"/>
          <w:sz w:val="22"/>
        </w:rPr>
        <w:t xml:space="preserve">. </w:t>
      </w:r>
      <w:r w:rsidR="00124809" w:rsidRPr="001D19F6">
        <w:rPr>
          <w:rFonts w:ascii="Arial" w:eastAsia="굴림" w:hAnsi="Arial" w:cs="Arial"/>
          <w:sz w:val="22"/>
        </w:rPr>
        <w:t>On average how many hours per week did you care for [grandchild's name in Ba07</w:t>
      </w:r>
      <w:r w:rsidR="009120E8" w:rsidRPr="001D19F6">
        <w:rPr>
          <w:rFonts w:ascii="Arial" w:eastAsia="굴림" w:hAnsi="Arial" w:cs="Arial"/>
          <w:sz w:val="22"/>
        </w:rPr>
        <w:t>5</w:t>
      </w:r>
      <w:r w:rsidR="00124809" w:rsidRPr="001D19F6">
        <w:rPr>
          <w:rFonts w:ascii="Arial" w:eastAsia="굴림" w:hAnsi="Arial" w:cs="Arial"/>
          <w:sz w:val="22"/>
        </w:rPr>
        <w:t xml:space="preserve">] </w:t>
      </w:r>
      <w:r w:rsidRPr="001D19F6">
        <w:rPr>
          <w:rFonts w:ascii="Arial" w:eastAsia="굴림" w:hAnsi="Arial" w:cs="Arial"/>
          <w:sz w:val="22"/>
        </w:rPr>
        <w:t xml:space="preserve">during </w:t>
      </w:r>
      <w:r w:rsidR="00124809" w:rsidRPr="001D19F6">
        <w:rPr>
          <w:rFonts w:ascii="Arial" w:eastAsia="굴림" w:hAnsi="Arial" w:cs="Arial"/>
          <w:sz w:val="22"/>
        </w:rPr>
        <w:t>that period</w:t>
      </w:r>
      <w:r w:rsidRPr="001D19F6">
        <w:rPr>
          <w:rFonts w:ascii="Arial" w:eastAsia="굴림" w:hAnsi="Arial" w:cs="Arial"/>
          <w:sz w:val="22"/>
        </w:rPr>
        <w:t>? (unit:</w:t>
      </w:r>
      <w:r w:rsidR="00E82958" w:rsidRPr="001D19F6">
        <w:rPr>
          <w:rFonts w:ascii="Arial" w:eastAsia="굴림" w:hAnsi="Arial" w:cs="Arial"/>
          <w:sz w:val="22"/>
        </w:rPr>
        <w:t xml:space="preserve"> </w:t>
      </w:r>
      <w:r w:rsidR="00F30AA3" w:rsidRPr="001D19F6">
        <w:rPr>
          <w:rFonts w:ascii="Arial" w:eastAsia="굴림" w:hAnsi="Arial" w:cs="Arial"/>
          <w:sz w:val="22"/>
        </w:rPr>
        <w:t xml:space="preserve">an </w:t>
      </w:r>
      <w:r w:rsidR="00124809" w:rsidRPr="001D19F6">
        <w:rPr>
          <w:rFonts w:ascii="Arial" w:eastAsia="굴림" w:hAnsi="Arial" w:cs="Arial"/>
          <w:sz w:val="22"/>
        </w:rPr>
        <w:t>average</w:t>
      </w:r>
      <w:r w:rsidR="00F30AA3" w:rsidRPr="001D19F6">
        <w:rPr>
          <w:rFonts w:ascii="Arial" w:eastAsia="굴림" w:hAnsi="Arial" w:cs="Arial"/>
          <w:sz w:val="22"/>
        </w:rPr>
        <w:t xml:space="preserve"> hour</w:t>
      </w:r>
      <w:r w:rsidRPr="001D19F6">
        <w:rPr>
          <w:rFonts w:ascii="Arial" w:eastAsia="굴림" w:hAnsi="Arial" w:cs="Arial"/>
          <w:sz w:val="22"/>
        </w:rPr>
        <w:t xml:space="preserve"> per week)</w:t>
      </w:r>
    </w:p>
    <w:p w14:paraId="2C40DF56" w14:textId="77777777" w:rsidR="00F25D21" w:rsidRPr="001D19F6" w:rsidRDefault="00F25D21" w:rsidP="005D5299">
      <w:pPr>
        <w:wordWrap/>
        <w:spacing w:line="360" w:lineRule="auto"/>
        <w:rPr>
          <w:rFonts w:ascii="Arial" w:eastAsia="굴림" w:hAnsi="Arial" w:cs="Arial"/>
          <w:sz w:val="22"/>
        </w:rPr>
      </w:pPr>
      <w:r w:rsidRPr="001D19F6">
        <w:rPr>
          <w:rFonts w:ascii="Arial" w:eastAsia="굴림" w:hAnsi="Arial" w:cs="Arial"/>
          <w:sz w:val="22"/>
        </w:rPr>
        <w:t xml:space="preserve">[IWER: </w:t>
      </w:r>
      <w:r w:rsidR="00E278C1" w:rsidRPr="001D19F6">
        <w:rPr>
          <w:rFonts w:ascii="Arial" w:eastAsia="굴림" w:hAnsi="Arial" w:cs="Arial"/>
          <w:sz w:val="22"/>
        </w:rPr>
        <w:t xml:space="preserve">If R </w:t>
      </w:r>
      <w:r w:rsidRPr="001D19F6">
        <w:rPr>
          <w:rFonts w:ascii="Arial" w:eastAsia="굴림" w:hAnsi="Arial" w:cs="Arial"/>
          <w:sz w:val="22"/>
        </w:rPr>
        <w:t>took care of two or more grandchildren</w:t>
      </w:r>
      <w:r w:rsidR="001F4403" w:rsidRPr="001D19F6">
        <w:rPr>
          <w:rFonts w:ascii="Arial" w:eastAsia="굴림" w:hAnsi="Arial" w:cs="Arial"/>
          <w:sz w:val="22"/>
        </w:rPr>
        <w:t xml:space="preserve"> at the same time</w:t>
      </w:r>
      <w:r w:rsidR="00E278C1" w:rsidRPr="001D19F6">
        <w:rPr>
          <w:rFonts w:ascii="Arial" w:eastAsia="굴림" w:hAnsi="Arial" w:cs="Arial"/>
          <w:sz w:val="22"/>
        </w:rPr>
        <w:t xml:space="preserve">, R is advised to </w:t>
      </w:r>
      <w:r w:rsidRPr="001D19F6">
        <w:rPr>
          <w:rFonts w:ascii="Arial" w:eastAsia="굴림" w:hAnsi="Arial" w:cs="Arial"/>
          <w:sz w:val="22"/>
        </w:rPr>
        <w:t xml:space="preserve">answer </w:t>
      </w:r>
      <w:r w:rsidR="001F4403" w:rsidRPr="001D19F6">
        <w:rPr>
          <w:rFonts w:ascii="Arial" w:eastAsia="굴림" w:hAnsi="Arial" w:cs="Arial"/>
          <w:sz w:val="22"/>
        </w:rPr>
        <w:t>separately for each grandchild</w:t>
      </w:r>
      <w:r w:rsidR="00E82958" w:rsidRPr="001D19F6">
        <w:rPr>
          <w:rFonts w:ascii="Arial" w:eastAsia="굴림" w:hAnsi="Arial" w:cs="Arial"/>
          <w:sz w:val="22"/>
        </w:rPr>
        <w:t xml:space="preserve"> and</w:t>
      </w:r>
      <w:r w:rsidR="001F4403" w:rsidRPr="001D19F6">
        <w:rPr>
          <w:rFonts w:ascii="Arial" w:eastAsia="굴림" w:hAnsi="Arial" w:cs="Arial"/>
          <w:sz w:val="22"/>
        </w:rPr>
        <w:t xml:space="preserve"> </w:t>
      </w:r>
      <w:r w:rsidR="00F524F3" w:rsidRPr="001D19F6">
        <w:rPr>
          <w:rFonts w:ascii="Arial" w:eastAsia="굴림" w:hAnsi="Arial" w:cs="Arial"/>
          <w:sz w:val="22"/>
        </w:rPr>
        <w:t xml:space="preserve">not to double-count </w:t>
      </w:r>
      <w:r w:rsidR="002B60C1" w:rsidRPr="001D19F6">
        <w:rPr>
          <w:rFonts w:ascii="Arial" w:eastAsia="굴림" w:hAnsi="Arial" w:cs="Arial"/>
          <w:sz w:val="22"/>
        </w:rPr>
        <w:t xml:space="preserve">care hours. For </w:t>
      </w:r>
      <w:r w:rsidR="0060656D" w:rsidRPr="001D19F6">
        <w:rPr>
          <w:rFonts w:ascii="Arial" w:eastAsia="굴림" w:hAnsi="Arial" w:cs="Arial"/>
          <w:sz w:val="22"/>
        </w:rPr>
        <w:t>example</w:t>
      </w:r>
      <w:r w:rsidR="002B60C1" w:rsidRPr="001D19F6">
        <w:rPr>
          <w:rFonts w:ascii="Arial" w:eastAsia="굴림" w:hAnsi="Arial" w:cs="Arial"/>
          <w:sz w:val="22"/>
        </w:rPr>
        <w:t>, if R</w:t>
      </w:r>
      <w:r w:rsidR="001F4403" w:rsidRPr="001D19F6">
        <w:rPr>
          <w:rFonts w:ascii="Arial" w:eastAsia="굴림" w:hAnsi="Arial" w:cs="Arial"/>
          <w:sz w:val="22"/>
        </w:rPr>
        <w:t xml:space="preserve"> cared for two grandchildren for 10 hours</w:t>
      </w:r>
      <w:r w:rsidR="00E82958" w:rsidRPr="001D19F6">
        <w:rPr>
          <w:rFonts w:ascii="Arial" w:eastAsia="굴림" w:hAnsi="Arial" w:cs="Arial"/>
          <w:sz w:val="22"/>
        </w:rPr>
        <w:t xml:space="preserve"> in total</w:t>
      </w:r>
      <w:r w:rsidR="001F4403" w:rsidRPr="001D19F6">
        <w:rPr>
          <w:rFonts w:ascii="Arial" w:eastAsia="굴림" w:hAnsi="Arial" w:cs="Arial"/>
          <w:sz w:val="22"/>
        </w:rPr>
        <w:t xml:space="preserve">, enter 5 hours for each.] </w:t>
      </w:r>
    </w:p>
    <w:p w14:paraId="4FC4BE48" w14:textId="77777777" w:rsidR="00E82958" w:rsidRPr="001D19F6" w:rsidRDefault="00E82958" w:rsidP="00E82958">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r w:rsidR="00FF1FAF" w:rsidRPr="001D19F6">
        <w:rPr>
          <w:rFonts w:ascii="Arial" w:eastAsia="굴림" w:hAnsi="Arial" w:cs="Arial"/>
          <w:sz w:val="22"/>
        </w:rPr>
        <w:t xml:space="preserve">average hour per week </w:t>
      </w:r>
      <w:r w:rsidRPr="001D19F6">
        <w:rPr>
          <w:rFonts w:ascii="Arial" w:eastAsia="굴림" w:hAnsi="Arial" w:cs="Arial"/>
          <w:sz w:val="22"/>
        </w:rPr>
        <w:t>[</w:t>
      </w:r>
      <w:r w:rsidR="003608C0" w:rsidRPr="001D19F6">
        <w:rPr>
          <w:rFonts w:ascii="Arial" w:eastAsia="굴림" w:hAnsi="Arial" w:cs="Arial"/>
          <w:sz w:val="22"/>
        </w:rPr>
        <w:t xml:space="preserve">Range: </w:t>
      </w:r>
      <w:r w:rsidRPr="001D19F6">
        <w:rPr>
          <w:rFonts w:ascii="Arial" w:eastAsia="굴림" w:hAnsi="Arial" w:cs="Arial"/>
          <w:sz w:val="22"/>
        </w:rPr>
        <w:t>1~168]</w:t>
      </w:r>
    </w:p>
    <w:p w14:paraId="49C4BA67" w14:textId="77777777" w:rsidR="005D5299" w:rsidRPr="001D19F6" w:rsidRDefault="005D5299" w:rsidP="005D5299">
      <w:pPr>
        <w:wordWrap/>
        <w:spacing w:line="360" w:lineRule="auto"/>
        <w:rPr>
          <w:rFonts w:ascii="Arial" w:eastAsia="굴림" w:hAnsi="Arial" w:cs="Arial"/>
          <w:sz w:val="22"/>
        </w:rPr>
      </w:pPr>
    </w:p>
    <w:p w14:paraId="1B2FF0FD" w14:textId="77777777" w:rsidR="00E8791E" w:rsidRPr="001D19F6" w:rsidRDefault="00E8791E" w:rsidP="00E8791E">
      <w:pPr>
        <w:widowControl/>
        <w:wordWrap/>
        <w:autoSpaceDE/>
        <w:autoSpaceDN/>
        <w:spacing w:line="276" w:lineRule="auto"/>
        <w:jc w:val="left"/>
        <w:rPr>
          <w:rFonts w:ascii="Arial" w:eastAsia="굴림" w:hAnsi="Arial" w:cs="Arial"/>
          <w:b/>
          <w:sz w:val="22"/>
        </w:rPr>
      </w:pPr>
      <w:r w:rsidRPr="001D19F6">
        <w:rPr>
          <w:rFonts w:ascii="Arial" w:eastAsia="굴림" w:hAnsi="Arial" w:cs="Arial"/>
          <w:b/>
          <w:sz w:val="22"/>
        </w:rPr>
        <w:t>Logic</w:t>
      </w:r>
    </w:p>
    <w:p w14:paraId="193CDF26" w14:textId="77777777" w:rsidR="00E8791E" w:rsidRPr="001D19F6" w:rsidRDefault="00E8791E" w:rsidP="002D0E30">
      <w:pPr>
        <w:pStyle w:val="a6"/>
        <w:numPr>
          <w:ilvl w:val="0"/>
          <w:numId w:val="107"/>
        </w:numPr>
        <w:wordWrap/>
        <w:spacing w:line="276" w:lineRule="auto"/>
        <w:ind w:leftChars="0"/>
        <w:rPr>
          <w:rFonts w:ascii="Arial" w:eastAsia="굴림" w:hAnsi="Arial" w:cs="Arial"/>
          <w:b/>
          <w:sz w:val="22"/>
        </w:rPr>
      </w:pPr>
      <w:r w:rsidRPr="001D19F6">
        <w:rPr>
          <w:rFonts w:ascii="Arial" w:eastAsia="굴림" w:hAnsi="Arial" w:cs="Arial"/>
          <w:b/>
          <w:sz w:val="22"/>
        </w:rPr>
        <w:t>If Ba073=</w:t>
      </w:r>
      <w:r w:rsidRPr="001D19F6">
        <w:rPr>
          <w:rFonts w:ascii="굴림" w:eastAsia="굴림" w:hAnsi="굴림" w:cs="굴림" w:hint="eastAsia"/>
          <w:b/>
          <w:sz w:val="22"/>
        </w:rPr>
        <w:t>①</w:t>
      </w:r>
      <w:r w:rsidRPr="001D19F6">
        <w:rPr>
          <w:rFonts w:ascii="Arial" w:eastAsia="굴림" w:hAnsi="Arial" w:cs="Arial"/>
          <w:b/>
          <w:sz w:val="22"/>
        </w:rPr>
        <w:t>, ask Ba079.</w:t>
      </w:r>
    </w:p>
    <w:p w14:paraId="4F4961FC" w14:textId="77777777" w:rsidR="00E8791E" w:rsidRPr="001D19F6" w:rsidRDefault="00E8791E" w:rsidP="005D5299">
      <w:pPr>
        <w:wordWrap/>
        <w:spacing w:line="360" w:lineRule="auto"/>
        <w:rPr>
          <w:rFonts w:ascii="Arial" w:eastAsia="굴림" w:hAnsi="Arial" w:cs="Arial"/>
          <w:sz w:val="22"/>
        </w:rPr>
      </w:pPr>
    </w:p>
    <w:p w14:paraId="4D40EEB1" w14:textId="25849625" w:rsidR="0046335C" w:rsidRPr="001D19F6" w:rsidRDefault="005D5299" w:rsidP="0046335C">
      <w:pPr>
        <w:wordWrap/>
        <w:spacing w:line="360" w:lineRule="auto"/>
        <w:rPr>
          <w:rFonts w:ascii="Arial" w:eastAsia="굴림" w:hAnsi="Arial" w:cs="Arial"/>
          <w:sz w:val="22"/>
        </w:rPr>
      </w:pPr>
      <w:r w:rsidRPr="001D19F6">
        <w:rPr>
          <w:rFonts w:ascii="Arial" w:eastAsia="굴림" w:hAnsi="Arial" w:cs="Arial"/>
          <w:sz w:val="22"/>
        </w:rPr>
        <w:t>Ba07</w:t>
      </w:r>
      <w:r w:rsidR="009120E8" w:rsidRPr="001D19F6">
        <w:rPr>
          <w:rFonts w:ascii="Arial" w:eastAsia="굴림" w:hAnsi="Arial" w:cs="Arial"/>
          <w:sz w:val="22"/>
        </w:rPr>
        <w:t>9</w:t>
      </w:r>
      <w:r w:rsidRPr="001D19F6">
        <w:rPr>
          <w:rFonts w:ascii="Arial" w:eastAsia="굴림" w:hAnsi="Arial" w:cs="Arial"/>
          <w:sz w:val="22"/>
        </w:rPr>
        <w:t xml:space="preserve">. </w:t>
      </w:r>
      <w:r w:rsidR="00F40FA7" w:rsidRPr="001D19F6">
        <w:rPr>
          <w:rFonts w:ascii="Arial" w:eastAsia="굴림" w:hAnsi="Arial" w:cs="Arial"/>
          <w:sz w:val="22"/>
        </w:rPr>
        <w:t>D</w:t>
      </w:r>
      <w:r w:rsidRPr="001D19F6">
        <w:rPr>
          <w:rFonts w:ascii="Arial" w:eastAsia="굴림" w:hAnsi="Arial" w:cs="Arial"/>
          <w:sz w:val="22"/>
        </w:rPr>
        <w:t xml:space="preserve">id you take care of any of your grandchildren </w:t>
      </w:r>
      <w:r w:rsidR="00F524F3" w:rsidRPr="001D19F6">
        <w:rPr>
          <w:rFonts w:ascii="Arial" w:eastAsia="굴림" w:hAnsi="Arial" w:cs="Arial"/>
          <w:sz w:val="22"/>
        </w:rPr>
        <w:t>under the age of 10</w:t>
      </w:r>
      <w:r w:rsidR="00F40FA7" w:rsidRPr="001D19F6">
        <w:rPr>
          <w:rFonts w:ascii="Arial" w:eastAsia="굴림" w:hAnsi="Arial" w:cs="Arial"/>
          <w:sz w:val="22"/>
        </w:rPr>
        <w:t xml:space="preserve"> during the past </w:t>
      </w:r>
      <w:r w:rsidR="0046335C" w:rsidRPr="001D19F6">
        <w:rPr>
          <w:rFonts w:ascii="Arial" w:eastAsia="굴림" w:hAnsi="Arial" w:cs="Arial"/>
          <w:sz w:val="22"/>
        </w:rPr>
        <w:t>one year</w:t>
      </w:r>
      <w:r w:rsidRPr="001D19F6">
        <w:rPr>
          <w:rFonts w:ascii="Arial" w:eastAsia="굴림" w:hAnsi="Arial" w:cs="Arial"/>
          <w:sz w:val="22"/>
        </w:rPr>
        <w:t>?</w:t>
      </w:r>
      <w:r w:rsidR="000A5173" w:rsidRPr="001D19F6">
        <w:rPr>
          <w:rFonts w:ascii="Arial" w:eastAsia="굴림" w:hAnsi="Arial" w:cs="Arial"/>
          <w:sz w:val="22"/>
        </w:rPr>
        <w:t xml:space="preserve"> </w:t>
      </w:r>
      <w:r w:rsidR="0046335C" w:rsidRPr="001D19F6">
        <w:rPr>
          <w:rFonts w:ascii="Arial" w:eastAsia="굴림" w:hAnsi="Arial" w:cs="Arial"/>
          <w:sz w:val="22"/>
        </w:rPr>
        <w:t>[IWER: Past one year means a period of one year</w:t>
      </w:r>
      <w:r w:rsidR="000A5173" w:rsidRPr="001D19F6">
        <w:rPr>
          <w:rFonts w:ascii="Arial" w:eastAsia="굴림" w:hAnsi="Arial" w:cs="Arial"/>
          <w:sz w:val="22"/>
        </w:rPr>
        <w:t xml:space="preserve"> </w:t>
      </w:r>
      <w:r w:rsidR="0046335C" w:rsidRPr="001D19F6">
        <w:rPr>
          <w:rFonts w:ascii="Arial" w:eastAsia="굴림" w:hAnsi="Arial" w:cs="Arial"/>
          <w:sz w:val="22"/>
        </w:rPr>
        <w:t xml:space="preserve">prior to </w:t>
      </w:r>
      <w:r w:rsidR="0046335C" w:rsidRPr="00DC741E">
        <w:rPr>
          <w:rFonts w:ascii="Arial" w:eastAsia="굴림" w:hAnsi="Arial" w:cs="Arial"/>
          <w:sz w:val="22"/>
        </w:rPr>
        <w:t xml:space="preserve">now, </w:t>
      </w:r>
      <w:r w:rsidR="0046335C" w:rsidRPr="00DC741E">
        <w:rPr>
          <w:rFonts w:ascii="Arial" w:eastAsia="굴림" w:hAnsi="Arial" w:cs="Arial"/>
          <w:sz w:val="22"/>
          <w:rPrChange w:id="356" w:author="Keis" w:date="2024-09-06T17:25:00Z">
            <w:rPr>
              <w:rFonts w:ascii="Arial" w:eastAsia="굴림" w:hAnsi="Arial" w:cs="Arial"/>
              <w:color w:val="FF0000"/>
              <w:sz w:val="22"/>
            </w:rPr>
          </w:rPrChange>
        </w:rPr>
        <w:t xml:space="preserve">not </w:t>
      </w:r>
      <w:r w:rsidR="00125CFB" w:rsidRPr="00DC741E">
        <w:rPr>
          <w:rFonts w:ascii="Arial" w:eastAsia="굴림" w:hAnsi="Arial" w:cs="Arial"/>
          <w:sz w:val="22"/>
          <w:rPrChange w:id="357" w:author="Keis" w:date="2024-09-06T17:25:00Z">
            <w:rPr>
              <w:rFonts w:ascii="Arial" w:eastAsia="굴림" w:hAnsi="Arial" w:cs="Arial"/>
              <w:color w:val="FF0000"/>
              <w:sz w:val="22"/>
            </w:rPr>
          </w:rPrChange>
        </w:rPr>
        <w:t xml:space="preserve">only including </w:t>
      </w:r>
      <w:del w:id="358" w:author="Keis" w:date="2024-09-06T10:18:00Z">
        <w:r w:rsidR="00125CFB" w:rsidRPr="00DC741E" w:rsidDel="009F27DD">
          <w:rPr>
            <w:rFonts w:ascii="Arial" w:eastAsia="굴림" w:hAnsi="Arial" w:cs="Arial"/>
            <w:sz w:val="22"/>
            <w:rPrChange w:id="359" w:author="Keis" w:date="2024-09-06T17:25:00Z">
              <w:rPr>
                <w:rFonts w:ascii="Arial" w:eastAsia="굴림" w:hAnsi="Arial" w:cs="Arial"/>
                <w:color w:val="FF0000"/>
                <w:sz w:val="22"/>
              </w:rPr>
            </w:rPrChange>
          </w:rPr>
          <w:delText>2019</w:delText>
        </w:r>
      </w:del>
      <w:ins w:id="360" w:author="Keis" w:date="2024-09-06T10:18:00Z">
        <w:r w:rsidR="009F27DD" w:rsidRPr="00DC741E">
          <w:rPr>
            <w:rFonts w:ascii="Arial" w:eastAsia="굴림" w:hAnsi="Arial" w:cs="Arial"/>
            <w:sz w:val="22"/>
            <w:rPrChange w:id="361" w:author="Keis" w:date="2024-09-06T17:25:00Z">
              <w:rPr>
                <w:rFonts w:ascii="Arial" w:eastAsia="굴림" w:hAnsi="Arial" w:cs="Arial"/>
                <w:color w:val="00B050"/>
                <w:sz w:val="22"/>
              </w:rPr>
            </w:rPrChange>
          </w:rPr>
          <w:t>2021</w:t>
        </w:r>
      </w:ins>
      <w:r w:rsidR="00125CFB" w:rsidRPr="00DC741E">
        <w:rPr>
          <w:rFonts w:ascii="Arial" w:eastAsia="굴림" w:hAnsi="Arial" w:cs="Arial"/>
          <w:sz w:val="22"/>
          <w:rPrChange w:id="362" w:author="Keis" w:date="2024-09-06T17:25:00Z">
            <w:rPr>
              <w:rFonts w:ascii="Arial" w:eastAsia="굴림" w:hAnsi="Arial" w:cs="Arial"/>
              <w:color w:val="FF0000"/>
              <w:sz w:val="22"/>
            </w:rPr>
          </w:rPrChange>
        </w:rPr>
        <w:t xml:space="preserve"> but also </w:t>
      </w:r>
      <w:r w:rsidR="0025624E" w:rsidRPr="00DC741E">
        <w:rPr>
          <w:rFonts w:ascii="Arial" w:eastAsia="굴림" w:hAnsi="Arial" w:cs="Arial"/>
          <w:sz w:val="22"/>
          <w:rPrChange w:id="363" w:author="Keis" w:date="2024-09-06T17:25:00Z">
            <w:rPr>
              <w:rFonts w:ascii="Arial" w:eastAsia="굴림" w:hAnsi="Arial" w:cs="Arial"/>
              <w:color w:val="FF0000"/>
              <w:sz w:val="22"/>
            </w:rPr>
          </w:rPrChange>
        </w:rPr>
        <w:t xml:space="preserve">some month in </w:t>
      </w:r>
      <w:del w:id="364" w:author="Keis" w:date="2024-09-06T10:23:00Z">
        <w:r w:rsidR="0025624E" w:rsidRPr="00341675" w:rsidDel="00817F07">
          <w:rPr>
            <w:rFonts w:ascii="Arial" w:eastAsia="굴림" w:hAnsi="Arial" w:cs="Arial" w:hint="eastAsia"/>
            <w:color w:val="FF0000"/>
            <w:sz w:val="22"/>
          </w:rPr>
          <w:delText>2020</w:delText>
        </w:r>
      </w:del>
      <w:ins w:id="365" w:author="Keis" w:date="2024-09-06T10:23:00Z">
        <w:r w:rsidR="00817F07" w:rsidRPr="00817F07">
          <w:rPr>
            <w:rFonts w:ascii="Arial" w:eastAsia="굴림" w:hAnsi="Arial" w:cs="Arial" w:hint="eastAsia"/>
            <w:color w:val="00B050"/>
            <w:sz w:val="22"/>
          </w:rPr>
          <w:t>2022</w:t>
        </w:r>
      </w:ins>
      <w:r w:rsidR="0046335C" w:rsidRPr="00A6610E">
        <w:rPr>
          <w:rFonts w:ascii="Arial" w:eastAsia="굴림" w:hAnsi="Arial" w:cs="Arial"/>
          <w:color w:val="000000" w:themeColor="text1"/>
          <w:sz w:val="22"/>
          <w:rPrChange w:id="366" w:author="Keis" w:date="2024-09-13T13:08:00Z">
            <w:rPr>
              <w:rFonts w:ascii="Arial" w:eastAsia="굴림" w:hAnsi="Arial" w:cs="Arial"/>
              <w:color w:val="FF0000"/>
              <w:sz w:val="22"/>
            </w:rPr>
          </w:rPrChange>
        </w:rPr>
        <w:t>.</w:t>
      </w:r>
      <w:r w:rsidR="0046335C" w:rsidRPr="001D19F6">
        <w:rPr>
          <w:rFonts w:ascii="Arial" w:eastAsia="굴림" w:hAnsi="Arial" w:cs="Arial"/>
          <w:sz w:val="22"/>
        </w:rPr>
        <w:t>]</w:t>
      </w:r>
    </w:p>
    <w:p w14:paraId="4F11D697" w14:textId="77777777" w:rsidR="000A5173" w:rsidRPr="001D19F6" w:rsidRDefault="000A5173" w:rsidP="002D0E30">
      <w:pPr>
        <w:pStyle w:val="a6"/>
        <w:numPr>
          <w:ilvl w:val="0"/>
          <w:numId w:val="10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Ba</w:t>
      </w:r>
      <w:r w:rsidR="007457A1" w:rsidRPr="001D19F6">
        <w:rPr>
          <w:rFonts w:ascii="Arial" w:eastAsia="굴림" w:hAnsi="Arial" w:cs="Arial"/>
          <w:sz w:val="22"/>
        </w:rPr>
        <w:t>0</w:t>
      </w:r>
      <w:r w:rsidR="009120E8" w:rsidRPr="001D19F6">
        <w:rPr>
          <w:rFonts w:ascii="Arial" w:eastAsia="굴림" w:hAnsi="Arial" w:cs="Arial"/>
          <w:sz w:val="22"/>
        </w:rPr>
        <w:t>85</w:t>
      </w:r>
    </w:p>
    <w:p w14:paraId="7A6233F9" w14:textId="77777777" w:rsidR="0046335C" w:rsidRPr="001D19F6" w:rsidRDefault="0046335C" w:rsidP="005D5299">
      <w:pPr>
        <w:wordWrap/>
        <w:spacing w:line="360" w:lineRule="auto"/>
        <w:rPr>
          <w:rFonts w:ascii="Arial" w:eastAsia="굴림" w:hAnsi="Arial" w:cs="Arial"/>
          <w:sz w:val="22"/>
        </w:rPr>
      </w:pPr>
    </w:p>
    <w:p w14:paraId="2470BE7C" w14:textId="77777777" w:rsidR="005D5299" w:rsidRPr="001D19F6" w:rsidRDefault="009120E8" w:rsidP="005D5299">
      <w:pPr>
        <w:wordWrap/>
        <w:spacing w:line="360" w:lineRule="auto"/>
        <w:rPr>
          <w:rFonts w:ascii="Arial" w:eastAsia="굴림" w:hAnsi="Arial" w:cs="Arial"/>
          <w:sz w:val="22"/>
        </w:rPr>
      </w:pPr>
      <w:r w:rsidRPr="001D19F6">
        <w:rPr>
          <w:rFonts w:ascii="Arial" w:eastAsia="굴림" w:hAnsi="Arial" w:cs="Arial"/>
          <w:sz w:val="22"/>
        </w:rPr>
        <w:t>Ba080</w:t>
      </w:r>
      <w:r w:rsidR="005D5299" w:rsidRPr="001D19F6">
        <w:rPr>
          <w:rFonts w:ascii="Arial" w:eastAsia="굴림" w:hAnsi="Arial" w:cs="Arial"/>
          <w:sz w:val="22"/>
        </w:rPr>
        <w:t xml:space="preserve">. </w:t>
      </w:r>
      <w:r w:rsidR="00BA48CA" w:rsidRPr="001D19F6">
        <w:rPr>
          <w:rFonts w:ascii="Arial" w:eastAsia="굴림" w:hAnsi="Arial" w:cs="Arial"/>
          <w:sz w:val="22"/>
        </w:rPr>
        <w:t>How many grand</w:t>
      </w:r>
      <w:r w:rsidR="005D5299" w:rsidRPr="001D19F6">
        <w:rPr>
          <w:rFonts w:ascii="Arial" w:eastAsia="굴림" w:hAnsi="Arial" w:cs="Arial"/>
          <w:sz w:val="22"/>
        </w:rPr>
        <w:t>children did you take care</w:t>
      </w:r>
      <w:r w:rsidR="00E278C1" w:rsidRPr="001D19F6">
        <w:rPr>
          <w:rFonts w:ascii="Arial" w:eastAsia="굴림" w:hAnsi="Arial" w:cs="Arial"/>
          <w:sz w:val="22"/>
        </w:rPr>
        <w:t xml:space="preserve"> of</w:t>
      </w:r>
      <w:r w:rsidR="00BA4F1D" w:rsidRPr="001D19F6">
        <w:rPr>
          <w:rFonts w:ascii="Arial" w:eastAsia="굴림" w:hAnsi="Arial" w:cs="Arial"/>
          <w:sz w:val="22"/>
        </w:rPr>
        <w:t xml:space="preserve"> </w:t>
      </w:r>
      <w:r w:rsidR="00C7446C" w:rsidRPr="001D19F6">
        <w:rPr>
          <w:rFonts w:ascii="Arial" w:eastAsia="굴림" w:hAnsi="Arial" w:cs="Arial"/>
          <w:sz w:val="22"/>
        </w:rPr>
        <w:t>during</w:t>
      </w:r>
      <w:r w:rsidR="00BA4F1D" w:rsidRPr="001D19F6">
        <w:rPr>
          <w:rFonts w:ascii="Arial" w:eastAsia="굴림" w:hAnsi="Arial" w:cs="Arial"/>
          <w:sz w:val="22"/>
        </w:rPr>
        <w:t xml:space="preserve"> </w:t>
      </w:r>
      <w:r w:rsidR="005D5299" w:rsidRPr="001D19F6">
        <w:rPr>
          <w:rFonts w:ascii="Arial" w:eastAsia="굴림" w:hAnsi="Arial" w:cs="Arial"/>
          <w:sz w:val="22"/>
        </w:rPr>
        <w:t>the past</w:t>
      </w:r>
      <w:r w:rsidR="00BA4F1D" w:rsidRPr="001D19F6">
        <w:rPr>
          <w:rFonts w:ascii="Arial" w:eastAsia="굴림" w:hAnsi="Arial" w:cs="Arial"/>
          <w:sz w:val="22"/>
        </w:rPr>
        <w:t xml:space="preserve"> </w:t>
      </w:r>
      <w:r w:rsidR="00E278C1" w:rsidRPr="001D19F6">
        <w:rPr>
          <w:rFonts w:ascii="Arial" w:eastAsia="굴림" w:hAnsi="Arial" w:cs="Arial"/>
          <w:sz w:val="22"/>
        </w:rPr>
        <w:t xml:space="preserve">one </w:t>
      </w:r>
      <w:r w:rsidR="00C7446C" w:rsidRPr="001D19F6">
        <w:rPr>
          <w:rFonts w:ascii="Arial" w:eastAsia="굴림" w:hAnsi="Arial" w:cs="Arial"/>
          <w:sz w:val="22"/>
        </w:rPr>
        <w:t>year</w:t>
      </w:r>
      <w:r w:rsidR="005D5299" w:rsidRPr="001D19F6">
        <w:rPr>
          <w:rFonts w:ascii="Arial" w:eastAsia="굴림" w:hAnsi="Arial" w:cs="Arial"/>
          <w:sz w:val="22"/>
        </w:rPr>
        <w:t>?</w:t>
      </w:r>
    </w:p>
    <w:p w14:paraId="14486B99" w14:textId="77777777" w:rsidR="00B07983" w:rsidRPr="001D19F6" w:rsidRDefault="00B07983" w:rsidP="005D5299">
      <w:pPr>
        <w:wordWrap/>
        <w:spacing w:line="360" w:lineRule="auto"/>
        <w:rPr>
          <w:rFonts w:ascii="Arial" w:eastAsia="굴림" w:hAnsi="Arial" w:cs="Arial"/>
          <w:sz w:val="22"/>
        </w:rPr>
      </w:pPr>
      <w:r w:rsidRPr="001D19F6">
        <w:rPr>
          <w:rFonts w:ascii="Arial" w:eastAsia="굴림" w:hAnsi="Arial" w:cs="Arial"/>
          <w:sz w:val="22"/>
        </w:rPr>
        <w:t xml:space="preserve">[IWER: </w:t>
      </w:r>
      <w:r w:rsidR="00F96A41" w:rsidRPr="001D19F6">
        <w:rPr>
          <w:rFonts w:ascii="Arial" w:eastAsia="굴림" w:hAnsi="Arial" w:cs="Arial"/>
          <w:sz w:val="22"/>
        </w:rPr>
        <w:t>The maximum number is to be 5</w:t>
      </w:r>
      <w:r w:rsidRPr="001D19F6">
        <w:rPr>
          <w:rFonts w:ascii="Arial" w:eastAsia="굴림" w:hAnsi="Arial" w:cs="Arial"/>
          <w:sz w:val="22"/>
        </w:rPr>
        <w:t xml:space="preserve">. If the number </w:t>
      </w:r>
      <w:r w:rsidR="0052190D" w:rsidRPr="001D19F6">
        <w:rPr>
          <w:rFonts w:ascii="Arial" w:eastAsia="굴림" w:hAnsi="Arial" w:cs="Arial"/>
          <w:sz w:val="22"/>
        </w:rPr>
        <w:t>exc</w:t>
      </w:r>
      <w:r w:rsidRPr="001D19F6">
        <w:rPr>
          <w:rFonts w:ascii="Arial" w:eastAsia="굴림" w:hAnsi="Arial" w:cs="Arial"/>
          <w:sz w:val="22"/>
        </w:rPr>
        <w:t xml:space="preserve">eeds 5, </w:t>
      </w:r>
      <w:r w:rsidR="002B60C1" w:rsidRPr="001D19F6">
        <w:rPr>
          <w:rFonts w:ascii="Arial" w:eastAsia="굴림" w:hAnsi="Arial" w:cs="Arial"/>
          <w:sz w:val="22"/>
        </w:rPr>
        <w:t xml:space="preserve">R is asked to </w:t>
      </w:r>
      <w:r w:rsidRPr="001D19F6">
        <w:rPr>
          <w:rFonts w:ascii="Arial" w:eastAsia="굴림" w:hAnsi="Arial" w:cs="Arial"/>
          <w:sz w:val="22"/>
        </w:rPr>
        <w:t>choose the five</w:t>
      </w:r>
      <w:r w:rsidR="002B60C1" w:rsidRPr="001D19F6">
        <w:rPr>
          <w:rFonts w:ascii="Arial" w:eastAsia="굴림" w:hAnsi="Arial" w:cs="Arial"/>
          <w:sz w:val="22"/>
        </w:rPr>
        <w:t xml:space="preserve"> he/she</w:t>
      </w:r>
      <w:r w:rsidRPr="001D19F6">
        <w:rPr>
          <w:rFonts w:ascii="Arial" w:eastAsia="굴림" w:hAnsi="Arial" w:cs="Arial"/>
          <w:sz w:val="22"/>
        </w:rPr>
        <w:t xml:space="preserve"> helped</w:t>
      </w:r>
      <w:r w:rsidR="00F96A41" w:rsidRPr="001D19F6">
        <w:rPr>
          <w:rFonts w:ascii="Arial" w:eastAsia="굴림" w:hAnsi="Arial" w:cs="Arial"/>
          <w:sz w:val="22"/>
        </w:rPr>
        <w:t xml:space="preserve"> </w:t>
      </w:r>
      <w:r w:rsidRPr="001D19F6">
        <w:rPr>
          <w:rFonts w:ascii="Arial" w:eastAsia="굴림" w:hAnsi="Arial" w:cs="Arial"/>
          <w:sz w:val="22"/>
        </w:rPr>
        <w:t>most to take care of.]</w:t>
      </w:r>
    </w:p>
    <w:p w14:paraId="39548A2C" w14:textId="77777777" w:rsidR="00BA4F1D" w:rsidRPr="001D19F6" w:rsidRDefault="00BA4F1D" w:rsidP="00BA4F1D">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r w:rsidR="00FF1FAF" w:rsidRPr="001D19F6">
        <w:rPr>
          <w:rFonts w:ascii="Arial" w:eastAsia="굴림" w:hAnsi="Arial" w:cs="Arial"/>
          <w:sz w:val="22"/>
        </w:rPr>
        <w:t xml:space="preserve">number </w:t>
      </w:r>
      <w:r w:rsidRPr="001D19F6">
        <w:rPr>
          <w:rFonts w:ascii="Arial" w:eastAsia="굴림" w:hAnsi="Arial" w:cs="Arial"/>
          <w:sz w:val="22"/>
        </w:rPr>
        <w:t>[</w:t>
      </w:r>
      <w:r w:rsidR="003608C0" w:rsidRPr="001D19F6">
        <w:rPr>
          <w:rFonts w:ascii="Arial" w:eastAsia="굴림" w:hAnsi="Arial" w:cs="Arial"/>
          <w:sz w:val="22"/>
        </w:rPr>
        <w:t xml:space="preserve">Range: </w:t>
      </w:r>
      <w:r w:rsidRPr="001D19F6">
        <w:rPr>
          <w:rFonts w:ascii="Arial" w:eastAsia="굴림" w:hAnsi="Arial" w:cs="Arial"/>
          <w:sz w:val="22"/>
        </w:rPr>
        <w:t>1~5]</w:t>
      </w:r>
    </w:p>
    <w:p w14:paraId="7B459FA9" w14:textId="77777777" w:rsidR="00521EAB" w:rsidRPr="001D19F6" w:rsidRDefault="00521EAB" w:rsidP="00521EAB">
      <w:pPr>
        <w:widowControl/>
        <w:wordWrap/>
        <w:autoSpaceDE/>
        <w:autoSpaceDN/>
        <w:jc w:val="left"/>
        <w:rPr>
          <w:rFonts w:ascii="Arial" w:eastAsia="굴림" w:hAnsi="Arial" w:cs="Arial"/>
          <w:b/>
          <w:sz w:val="22"/>
        </w:rPr>
      </w:pPr>
    </w:p>
    <w:p w14:paraId="390B02E4" w14:textId="77777777" w:rsidR="005D5299" w:rsidRPr="001D19F6" w:rsidRDefault="00BA48CA" w:rsidP="000C3127">
      <w:pPr>
        <w:widowControl/>
        <w:wordWrap/>
        <w:autoSpaceDE/>
        <w:autoSpaceDN/>
        <w:spacing w:line="276" w:lineRule="auto"/>
        <w:jc w:val="left"/>
        <w:rPr>
          <w:rFonts w:ascii="Arial" w:eastAsia="굴림" w:hAnsi="Arial" w:cs="Arial"/>
          <w:b/>
          <w:sz w:val="22"/>
        </w:rPr>
      </w:pPr>
      <w:r w:rsidRPr="001D19F6">
        <w:rPr>
          <w:rFonts w:ascii="Arial" w:eastAsia="굴림" w:hAnsi="Arial" w:cs="Arial"/>
          <w:b/>
          <w:sz w:val="22"/>
        </w:rPr>
        <w:t>Logic</w:t>
      </w:r>
    </w:p>
    <w:p w14:paraId="767ABF43" w14:textId="77777777" w:rsidR="00BA48CA" w:rsidRPr="001D19F6" w:rsidRDefault="00BA48CA" w:rsidP="002D0E30">
      <w:pPr>
        <w:pStyle w:val="a6"/>
        <w:numPr>
          <w:ilvl w:val="0"/>
          <w:numId w:val="107"/>
        </w:numPr>
        <w:wordWrap/>
        <w:spacing w:line="276" w:lineRule="auto"/>
        <w:ind w:leftChars="0"/>
        <w:rPr>
          <w:rFonts w:ascii="Arial" w:eastAsia="굴림" w:hAnsi="Arial" w:cs="Arial"/>
          <w:b/>
          <w:sz w:val="22"/>
        </w:rPr>
      </w:pPr>
      <w:r w:rsidRPr="001D19F6">
        <w:rPr>
          <w:rFonts w:ascii="Arial" w:eastAsia="굴림" w:hAnsi="Arial" w:cs="Arial"/>
          <w:b/>
          <w:sz w:val="22"/>
        </w:rPr>
        <w:t>Loop Ba0</w:t>
      </w:r>
      <w:r w:rsidR="009120E8" w:rsidRPr="001D19F6">
        <w:rPr>
          <w:rFonts w:ascii="Arial" w:eastAsia="굴림" w:hAnsi="Arial" w:cs="Arial"/>
          <w:b/>
          <w:sz w:val="22"/>
        </w:rPr>
        <w:t>81</w:t>
      </w:r>
      <w:r w:rsidRPr="001D19F6">
        <w:rPr>
          <w:rFonts w:ascii="Arial" w:eastAsia="굴림" w:hAnsi="Arial" w:cs="Arial"/>
          <w:b/>
          <w:sz w:val="22"/>
        </w:rPr>
        <w:t>~Ba08</w:t>
      </w:r>
      <w:r w:rsidR="009120E8" w:rsidRPr="001D19F6">
        <w:rPr>
          <w:rFonts w:ascii="Arial" w:eastAsia="굴림" w:hAnsi="Arial" w:cs="Arial"/>
          <w:b/>
          <w:sz w:val="22"/>
        </w:rPr>
        <w:t>4</w:t>
      </w:r>
      <w:r w:rsidRPr="001D19F6">
        <w:rPr>
          <w:rFonts w:ascii="Arial" w:eastAsia="굴림" w:hAnsi="Arial" w:cs="Arial"/>
          <w:b/>
          <w:sz w:val="22"/>
        </w:rPr>
        <w:t xml:space="preserve"> as many times as the number</w:t>
      </w:r>
      <w:r w:rsidR="0092295F" w:rsidRPr="001D19F6">
        <w:rPr>
          <w:rFonts w:ascii="Arial" w:eastAsia="굴림" w:hAnsi="Arial" w:cs="Arial"/>
          <w:b/>
          <w:sz w:val="22"/>
        </w:rPr>
        <w:t xml:space="preserve"> of grandchildren</w:t>
      </w:r>
      <w:r w:rsidR="0030327D" w:rsidRPr="001D19F6">
        <w:rPr>
          <w:rFonts w:ascii="Arial" w:eastAsia="굴림" w:hAnsi="Arial" w:cs="Arial"/>
          <w:b/>
          <w:sz w:val="22"/>
        </w:rPr>
        <w:t xml:space="preserve"> </w:t>
      </w:r>
      <w:r w:rsidR="00D104FB" w:rsidRPr="001D19F6">
        <w:rPr>
          <w:rFonts w:ascii="Arial" w:eastAsia="굴림" w:hAnsi="Arial" w:cs="Arial"/>
          <w:b/>
          <w:sz w:val="22"/>
        </w:rPr>
        <w:t>in Ba</w:t>
      </w:r>
      <w:r w:rsidR="009120E8" w:rsidRPr="001D19F6">
        <w:rPr>
          <w:rFonts w:ascii="Arial" w:eastAsia="굴림" w:hAnsi="Arial" w:cs="Arial"/>
          <w:b/>
          <w:sz w:val="22"/>
        </w:rPr>
        <w:t>080</w:t>
      </w:r>
      <w:r w:rsidRPr="001D19F6">
        <w:rPr>
          <w:rFonts w:ascii="Arial" w:eastAsia="굴림" w:hAnsi="Arial" w:cs="Arial"/>
          <w:b/>
          <w:sz w:val="22"/>
        </w:rPr>
        <w:t>.</w:t>
      </w:r>
    </w:p>
    <w:p w14:paraId="5E0876C2" w14:textId="77777777" w:rsidR="00BA48CA" w:rsidRPr="001D19F6" w:rsidRDefault="00BA48CA" w:rsidP="005D5299">
      <w:pPr>
        <w:wordWrap/>
        <w:spacing w:line="360" w:lineRule="auto"/>
        <w:rPr>
          <w:rFonts w:ascii="Arial" w:eastAsia="굴림" w:hAnsi="Arial" w:cs="Arial"/>
          <w:sz w:val="22"/>
        </w:rPr>
      </w:pPr>
    </w:p>
    <w:p w14:paraId="05C0CF6A" w14:textId="77777777" w:rsidR="00BA48CA" w:rsidRPr="001D19F6" w:rsidRDefault="009120E8" w:rsidP="00BA48CA">
      <w:pPr>
        <w:wordWrap/>
        <w:spacing w:line="360" w:lineRule="auto"/>
        <w:rPr>
          <w:rFonts w:ascii="Arial" w:eastAsia="굴림" w:hAnsi="Arial" w:cs="Arial"/>
          <w:sz w:val="22"/>
        </w:rPr>
      </w:pPr>
      <w:r w:rsidRPr="001D19F6">
        <w:rPr>
          <w:rFonts w:ascii="Arial" w:eastAsia="굴림" w:hAnsi="Arial" w:cs="Arial"/>
          <w:sz w:val="22"/>
        </w:rPr>
        <w:t>Ba081</w:t>
      </w:r>
      <w:r w:rsidR="00BA48CA" w:rsidRPr="001D19F6">
        <w:rPr>
          <w:rFonts w:ascii="Arial" w:eastAsia="굴림" w:hAnsi="Arial" w:cs="Arial"/>
          <w:sz w:val="22"/>
        </w:rPr>
        <w:t>. What is the name of the grandchild you took care of</w:t>
      </w:r>
      <w:r w:rsidR="005D5299" w:rsidRPr="001D19F6">
        <w:rPr>
          <w:rFonts w:ascii="Arial" w:eastAsia="굴림" w:hAnsi="Arial" w:cs="Arial"/>
          <w:sz w:val="22"/>
        </w:rPr>
        <w:t>? (Please start with the eldest, in birth order)</w:t>
      </w:r>
      <w:r w:rsidR="00FF1FAF" w:rsidRPr="001D19F6">
        <w:rPr>
          <w:rFonts w:ascii="Arial" w:eastAsia="굴림" w:hAnsi="Arial" w:cs="Arial"/>
          <w:sz w:val="22"/>
        </w:rPr>
        <w:t xml:space="preserve"> </w:t>
      </w:r>
      <w:r w:rsidR="00BA48CA" w:rsidRPr="001D19F6">
        <w:rPr>
          <w:rFonts w:ascii="Arial" w:eastAsia="굴림" w:hAnsi="Arial" w:cs="Arial"/>
          <w:sz w:val="22"/>
        </w:rPr>
        <w:t xml:space="preserve">[IWER: If </w:t>
      </w:r>
      <w:r w:rsidR="002B60C1" w:rsidRPr="001D19F6">
        <w:rPr>
          <w:rFonts w:ascii="Arial" w:eastAsia="굴림" w:hAnsi="Arial" w:cs="Arial"/>
          <w:sz w:val="22"/>
        </w:rPr>
        <w:t xml:space="preserve">R does </w:t>
      </w:r>
      <w:r w:rsidR="00BA48CA" w:rsidRPr="001D19F6">
        <w:rPr>
          <w:rFonts w:ascii="Arial" w:eastAsia="굴림" w:hAnsi="Arial" w:cs="Arial"/>
          <w:sz w:val="22"/>
        </w:rPr>
        <w:t xml:space="preserve">not provide the grandchild’s name, </w:t>
      </w:r>
      <w:r w:rsidR="00E278C1" w:rsidRPr="001D19F6">
        <w:rPr>
          <w:rFonts w:ascii="Arial" w:eastAsia="굴림" w:hAnsi="Arial" w:cs="Arial"/>
          <w:sz w:val="22"/>
        </w:rPr>
        <w:t>describe him/her as ‘</w:t>
      </w:r>
      <w:r w:rsidR="00BA48CA" w:rsidRPr="001D19F6">
        <w:rPr>
          <w:rFonts w:ascii="Arial" w:eastAsia="굴림" w:hAnsi="Arial" w:cs="Arial"/>
          <w:sz w:val="22"/>
        </w:rPr>
        <w:t>the first grandchild of the first daughter</w:t>
      </w:r>
      <w:r w:rsidR="00E278C1" w:rsidRPr="001D19F6">
        <w:rPr>
          <w:rFonts w:ascii="Arial" w:eastAsia="굴림" w:hAnsi="Arial" w:cs="Arial"/>
          <w:sz w:val="22"/>
        </w:rPr>
        <w:t>’</w:t>
      </w:r>
      <w:r w:rsidR="00BA48CA" w:rsidRPr="001D19F6">
        <w:rPr>
          <w:rFonts w:ascii="Arial" w:eastAsia="굴림" w:hAnsi="Arial" w:cs="Arial"/>
          <w:sz w:val="22"/>
        </w:rPr>
        <w:t xml:space="preserve">, </w:t>
      </w:r>
      <w:r w:rsidR="00E278C1" w:rsidRPr="001D19F6">
        <w:rPr>
          <w:rFonts w:ascii="Arial" w:eastAsia="굴림" w:hAnsi="Arial" w:cs="Arial"/>
          <w:sz w:val="22"/>
        </w:rPr>
        <w:t>‘</w:t>
      </w:r>
      <w:r w:rsidR="00BA48CA" w:rsidRPr="001D19F6">
        <w:rPr>
          <w:rFonts w:ascii="Arial" w:eastAsia="굴림" w:hAnsi="Arial" w:cs="Arial"/>
          <w:sz w:val="22"/>
        </w:rPr>
        <w:t>the first grandchild of the second son</w:t>
      </w:r>
      <w:r w:rsidR="00E278C1" w:rsidRPr="001D19F6">
        <w:rPr>
          <w:rFonts w:ascii="Arial" w:eastAsia="굴림" w:hAnsi="Arial" w:cs="Arial"/>
          <w:sz w:val="22"/>
        </w:rPr>
        <w:t>’</w:t>
      </w:r>
      <w:r w:rsidR="00BA48CA" w:rsidRPr="001D19F6">
        <w:rPr>
          <w:rFonts w:ascii="Arial" w:eastAsia="굴림" w:hAnsi="Arial" w:cs="Arial"/>
          <w:sz w:val="22"/>
        </w:rPr>
        <w:t>, etc.]</w:t>
      </w:r>
    </w:p>
    <w:p w14:paraId="50E1CE4E" w14:textId="77777777" w:rsidR="005D5299" w:rsidRPr="001D19F6" w:rsidRDefault="001F53FD" w:rsidP="005D529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01B4540A" w14:textId="77777777" w:rsidR="001F53FD" w:rsidRPr="001D19F6" w:rsidRDefault="001F53FD" w:rsidP="005D5299">
      <w:pPr>
        <w:wordWrap/>
        <w:spacing w:line="360" w:lineRule="auto"/>
        <w:rPr>
          <w:rFonts w:ascii="Arial" w:eastAsia="굴림" w:hAnsi="Arial" w:cs="Arial"/>
          <w:sz w:val="22"/>
        </w:rPr>
      </w:pPr>
    </w:p>
    <w:p w14:paraId="7E08C4F8" w14:textId="77777777" w:rsidR="005D5299" w:rsidRPr="00DC741E" w:rsidRDefault="00F3367D" w:rsidP="005D5299">
      <w:pPr>
        <w:wordWrap/>
        <w:spacing w:line="360" w:lineRule="auto"/>
        <w:rPr>
          <w:rFonts w:ascii="Arial" w:eastAsia="굴림" w:hAnsi="Arial" w:cs="Arial"/>
          <w:sz w:val="22"/>
        </w:rPr>
      </w:pPr>
      <w:r w:rsidRPr="001D19F6">
        <w:rPr>
          <w:rFonts w:ascii="Arial" w:eastAsia="굴림" w:hAnsi="Arial" w:cs="Arial"/>
          <w:sz w:val="22"/>
        </w:rPr>
        <w:t>Ba082</w:t>
      </w:r>
      <w:r w:rsidR="005D5299" w:rsidRPr="001D19F6">
        <w:rPr>
          <w:rFonts w:ascii="Arial" w:eastAsia="굴림" w:hAnsi="Arial" w:cs="Arial"/>
          <w:sz w:val="22"/>
        </w:rPr>
        <w:t>. Who</w:t>
      </w:r>
      <w:r w:rsidR="00BA48CA" w:rsidRPr="001D19F6">
        <w:rPr>
          <w:rFonts w:ascii="Arial" w:eastAsia="굴림" w:hAnsi="Arial" w:cs="Arial"/>
          <w:sz w:val="22"/>
        </w:rPr>
        <w:t>se</w:t>
      </w:r>
      <w:r w:rsidR="005D5299" w:rsidRPr="001D19F6">
        <w:rPr>
          <w:rFonts w:ascii="Arial" w:eastAsia="굴림" w:hAnsi="Arial" w:cs="Arial"/>
          <w:sz w:val="22"/>
        </w:rPr>
        <w:t xml:space="preserve"> child is [grandchild's name in Ba0</w:t>
      </w:r>
      <w:r w:rsidRPr="001D19F6">
        <w:rPr>
          <w:rFonts w:ascii="Arial" w:eastAsia="굴림" w:hAnsi="Arial" w:cs="Arial"/>
          <w:sz w:val="22"/>
        </w:rPr>
        <w:t>81</w:t>
      </w:r>
      <w:r w:rsidR="005D5299" w:rsidRPr="001D19F6">
        <w:rPr>
          <w:rFonts w:ascii="Arial" w:eastAsia="굴림" w:hAnsi="Arial" w:cs="Arial"/>
          <w:sz w:val="22"/>
        </w:rPr>
        <w:t>]?</w:t>
      </w:r>
    </w:p>
    <w:p w14:paraId="317946EC" w14:textId="77777777" w:rsidR="001F53FD" w:rsidRPr="00DC741E" w:rsidRDefault="001F53FD" w:rsidP="001F53FD">
      <w:pPr>
        <w:wordWrap/>
        <w:spacing w:line="360" w:lineRule="auto"/>
        <w:rPr>
          <w:rFonts w:ascii="Arial" w:eastAsia="굴림" w:hAnsi="Arial" w:cs="Arial"/>
          <w:sz w:val="22"/>
        </w:rPr>
      </w:pPr>
      <w:r w:rsidRPr="00DC741E">
        <w:rPr>
          <w:rFonts w:ascii="Arial" w:eastAsia="굴림" w:hAnsi="Arial" w:cs="Arial"/>
          <w:sz w:val="22"/>
        </w:rPr>
        <w:t>[IWER: In case of grandchildren whose parent is dead or missing, enter ‘</w:t>
      </w:r>
      <w:r w:rsidR="00A75007" w:rsidRPr="00DC741E">
        <w:rPr>
          <w:rFonts w:ascii="Arial" w:eastAsia="굴림" w:hAnsi="Arial" w:cs="Arial"/>
          <w:sz w:val="22"/>
          <w:rPrChange w:id="367" w:author="Keis" w:date="2024-09-06T17:25:00Z">
            <w:rPr>
              <w:rFonts w:ascii="Arial" w:eastAsia="굴림" w:hAnsi="Arial" w:cs="Arial"/>
              <w:color w:val="FF0000"/>
              <w:sz w:val="22"/>
            </w:rPr>
          </w:rPrChange>
        </w:rPr>
        <w:t>[</w:t>
      </w:r>
      <w:proofErr w:type="gramStart"/>
      <w:r w:rsidR="00A75007" w:rsidRPr="00DC741E">
        <w:rPr>
          <w:rFonts w:ascii="Arial" w:eastAsia="굴림" w:hAnsi="Arial" w:cs="Arial"/>
          <w:sz w:val="22"/>
          <w:rPrChange w:id="368" w:author="Keis" w:date="2024-09-06T17:25:00Z">
            <w:rPr>
              <w:rFonts w:ascii="Arial" w:eastAsia="굴림" w:hAnsi="Arial" w:cs="Arial"/>
              <w:color w:val="FF0000"/>
              <w:sz w:val="22"/>
            </w:rPr>
          </w:rPrChange>
        </w:rPr>
        <w:t>21]</w:t>
      </w:r>
      <w:r w:rsidRPr="00DC741E">
        <w:rPr>
          <w:rFonts w:ascii="Arial" w:eastAsia="굴림" w:hAnsi="Arial" w:cs="Arial"/>
          <w:sz w:val="22"/>
        </w:rPr>
        <w:t>Others</w:t>
      </w:r>
      <w:proofErr w:type="gramEnd"/>
      <w:r w:rsidRPr="00DC741E">
        <w:rPr>
          <w:rFonts w:ascii="Arial" w:eastAsia="굴림" w:hAnsi="Arial" w:cs="Arial"/>
          <w:sz w:val="22"/>
        </w:rPr>
        <w:t>’.]</w:t>
      </w:r>
    </w:p>
    <w:p w14:paraId="14A29AA3" w14:textId="77777777" w:rsidR="001F53FD" w:rsidRPr="00DC741E" w:rsidRDefault="001F53FD" w:rsidP="001F53FD">
      <w:pPr>
        <w:wordWrap/>
        <w:spacing w:line="360" w:lineRule="auto"/>
        <w:rPr>
          <w:rFonts w:ascii="Arial" w:eastAsia="굴림" w:hAnsi="Arial" w:cs="Arial"/>
          <w:bCs/>
          <w:kern w:val="0"/>
          <w:sz w:val="22"/>
        </w:rPr>
      </w:pPr>
      <w:r w:rsidRPr="00DC741E">
        <w:rPr>
          <w:rFonts w:ascii="굴림" w:eastAsia="굴림" w:hAnsi="굴림" w:cs="굴림" w:hint="eastAsia"/>
          <w:bCs/>
          <w:kern w:val="0"/>
          <w:sz w:val="22"/>
        </w:rPr>
        <w:t>①</w:t>
      </w:r>
      <w:r w:rsidRPr="00DC741E">
        <w:rPr>
          <w:rFonts w:ascii="Arial" w:eastAsia="굴림" w:hAnsi="Arial" w:cs="Arial"/>
          <w:bCs/>
          <w:kern w:val="0"/>
          <w:sz w:val="22"/>
        </w:rPr>
        <w:t>~</w:t>
      </w:r>
      <w:r w:rsidRPr="00DC741E">
        <w:rPr>
          <w:rFonts w:ascii="굴림" w:eastAsia="굴림" w:hAnsi="굴림" w:cs="굴림" w:hint="eastAsia"/>
          <w:bCs/>
          <w:kern w:val="0"/>
          <w:sz w:val="22"/>
        </w:rPr>
        <w:t>⑩</w:t>
      </w:r>
      <w:r w:rsidRPr="00DC741E">
        <w:rPr>
          <w:rFonts w:ascii="Arial" w:eastAsia="굴림" w:hAnsi="Arial" w:cs="Arial"/>
          <w:bCs/>
          <w:kern w:val="0"/>
          <w:sz w:val="22"/>
        </w:rPr>
        <w:t xml:space="preserve"> Children list (</w:t>
      </w:r>
      <w:r w:rsidRPr="00DC741E">
        <w:rPr>
          <w:rFonts w:ascii="Arial" w:eastAsia="굴림" w:hAnsi="Arial" w:cs="Arial"/>
          <w:sz w:val="22"/>
        </w:rPr>
        <w:t xml:space="preserve">of currently alive </w:t>
      </w:r>
      <w:r w:rsidRPr="00DC741E">
        <w:rPr>
          <w:rFonts w:ascii="Arial" w:eastAsia="굴림" w:hAnsi="Arial" w:cs="Arial"/>
          <w:bCs/>
          <w:kern w:val="0"/>
          <w:sz w:val="22"/>
        </w:rPr>
        <w:t>children)</w:t>
      </w:r>
    </w:p>
    <w:p w14:paraId="3D131CF5" w14:textId="77777777" w:rsidR="001F53FD" w:rsidRPr="00DC741E" w:rsidRDefault="00FC1095" w:rsidP="001F53FD">
      <w:pPr>
        <w:wordWrap/>
        <w:spacing w:line="360" w:lineRule="auto"/>
        <w:rPr>
          <w:rFonts w:ascii="Arial" w:eastAsia="굴림" w:hAnsi="Arial" w:cs="Arial"/>
          <w:sz w:val="22"/>
        </w:rPr>
      </w:pPr>
      <w:r w:rsidRPr="00DC741E">
        <w:rPr>
          <w:rFonts w:ascii="Arial" w:eastAsia="굴림" w:hAnsi="Arial" w:cs="Arial"/>
          <w:bCs/>
          <w:kern w:val="0"/>
          <w:sz w:val="22"/>
        </w:rPr>
        <w:t>[</w:t>
      </w:r>
      <w:r w:rsidR="00701518" w:rsidRPr="00DC741E">
        <w:rPr>
          <w:rFonts w:ascii="Arial" w:eastAsia="굴림" w:hAnsi="Arial" w:cs="Arial"/>
          <w:bCs/>
          <w:kern w:val="0"/>
          <w:sz w:val="22"/>
        </w:rPr>
        <w:t>21</w:t>
      </w:r>
      <w:r w:rsidRPr="00DC741E">
        <w:rPr>
          <w:rFonts w:ascii="Arial" w:eastAsia="굴림" w:hAnsi="Arial" w:cs="Arial"/>
          <w:bCs/>
          <w:kern w:val="0"/>
          <w:sz w:val="22"/>
        </w:rPr>
        <w:t>]</w:t>
      </w:r>
      <w:r w:rsidR="00E8791E" w:rsidRPr="00DC741E">
        <w:rPr>
          <w:rFonts w:ascii="Arial" w:eastAsia="굴림" w:hAnsi="Arial" w:cs="Arial"/>
          <w:bCs/>
          <w:kern w:val="0"/>
          <w:sz w:val="22"/>
        </w:rPr>
        <w:t xml:space="preserve"> </w:t>
      </w:r>
      <w:r w:rsidR="001F53FD" w:rsidRPr="00DC741E">
        <w:rPr>
          <w:rFonts w:ascii="Arial" w:eastAsia="굴림" w:hAnsi="Arial" w:cs="Arial"/>
          <w:sz w:val="22"/>
        </w:rPr>
        <w:t>Others (missing or dead children)</w:t>
      </w:r>
    </w:p>
    <w:p w14:paraId="214AB042" w14:textId="77777777" w:rsidR="005D5299" w:rsidRPr="00DC741E" w:rsidRDefault="005D5299" w:rsidP="005D5299">
      <w:pPr>
        <w:wordWrap/>
        <w:spacing w:line="360" w:lineRule="auto"/>
        <w:rPr>
          <w:rFonts w:ascii="Arial" w:eastAsia="굴림" w:hAnsi="Arial" w:cs="Arial"/>
          <w:sz w:val="22"/>
        </w:rPr>
      </w:pPr>
    </w:p>
    <w:p w14:paraId="495891DE" w14:textId="77777777" w:rsidR="005A6462" w:rsidRPr="00DC741E" w:rsidRDefault="005A6462" w:rsidP="005A6462">
      <w:pPr>
        <w:wordWrap/>
        <w:spacing w:line="360" w:lineRule="auto"/>
        <w:rPr>
          <w:rFonts w:ascii="Arial" w:eastAsia="굴림" w:hAnsi="Arial" w:cs="Arial"/>
          <w:sz w:val="22"/>
        </w:rPr>
      </w:pPr>
      <w:r w:rsidRPr="00DC741E">
        <w:rPr>
          <w:rFonts w:ascii="Arial" w:eastAsia="굴림" w:hAnsi="Arial" w:cs="Arial"/>
          <w:sz w:val="22"/>
        </w:rPr>
        <w:t>Ba083. How long did you take care of [grandchild's name in Ba0</w:t>
      </w:r>
      <w:r w:rsidRPr="00DC741E">
        <w:rPr>
          <w:rFonts w:ascii="Arial" w:eastAsia="굴림" w:hAnsi="Arial" w:cs="Arial"/>
          <w:sz w:val="22"/>
          <w:rPrChange w:id="369" w:author="Keis" w:date="2024-09-06T17:25:00Z">
            <w:rPr>
              <w:rFonts w:ascii="Arial" w:eastAsia="굴림" w:hAnsi="Arial" w:cs="Arial"/>
              <w:color w:val="FF0000"/>
              <w:sz w:val="22"/>
            </w:rPr>
          </w:rPrChange>
        </w:rPr>
        <w:t>81</w:t>
      </w:r>
      <w:r w:rsidRPr="00DC741E">
        <w:rPr>
          <w:rFonts w:ascii="Arial" w:eastAsia="굴림" w:hAnsi="Arial" w:cs="Arial"/>
          <w:sz w:val="22"/>
        </w:rPr>
        <w:t>] during the past one year?</w:t>
      </w:r>
    </w:p>
    <w:p w14:paraId="65E0CCD6" w14:textId="6A80CB87" w:rsidR="005A6462" w:rsidRPr="00795949" w:rsidRDefault="005A6462" w:rsidP="005A6462">
      <w:pPr>
        <w:wordWrap/>
        <w:spacing w:line="360" w:lineRule="auto"/>
        <w:rPr>
          <w:rFonts w:ascii="Arial" w:eastAsia="굴림" w:hAnsi="Arial" w:cs="Arial"/>
          <w:sz w:val="22"/>
        </w:rPr>
      </w:pPr>
      <w:r w:rsidRPr="00DC741E">
        <w:rPr>
          <w:rFonts w:ascii="Arial" w:eastAsia="굴림" w:hAnsi="Arial" w:cs="Arial"/>
          <w:sz w:val="22"/>
        </w:rPr>
        <w:t xml:space="preserve">[IWER: Calculate 1 month as 4 weeks, 6 months as 26 weeks, 1 year as 52 weeks. Past one year means a period of one year prior to now, </w:t>
      </w:r>
      <w:r w:rsidRPr="00DC741E">
        <w:rPr>
          <w:rFonts w:ascii="Arial" w:eastAsia="굴림" w:hAnsi="Arial" w:cs="Arial"/>
          <w:sz w:val="22"/>
          <w:rPrChange w:id="370" w:author="Keis" w:date="2024-09-06T17:25:00Z">
            <w:rPr>
              <w:rFonts w:ascii="Arial" w:eastAsia="굴림" w:hAnsi="Arial" w:cs="Arial"/>
              <w:color w:val="FF0000"/>
              <w:sz w:val="22"/>
            </w:rPr>
          </w:rPrChange>
        </w:rPr>
        <w:t xml:space="preserve">not just including </w:t>
      </w:r>
      <w:del w:id="371" w:author="Keis" w:date="2024-09-06T10:18:00Z">
        <w:r w:rsidRPr="00DC741E" w:rsidDel="009F27DD">
          <w:rPr>
            <w:rFonts w:ascii="Arial" w:eastAsia="굴림" w:hAnsi="Arial" w:cs="Arial"/>
            <w:color w:val="FF0000"/>
            <w:sz w:val="22"/>
          </w:rPr>
          <w:delText>2019</w:delText>
        </w:r>
      </w:del>
      <w:ins w:id="372" w:author="Keis" w:date="2024-09-06T10:18:00Z">
        <w:r w:rsidR="009F27DD" w:rsidRPr="00DC741E">
          <w:rPr>
            <w:rFonts w:ascii="Arial" w:eastAsia="굴림" w:hAnsi="Arial" w:cs="Arial"/>
            <w:color w:val="00B050"/>
            <w:sz w:val="22"/>
          </w:rPr>
          <w:t>2021</w:t>
        </w:r>
      </w:ins>
      <w:r w:rsidRPr="00DC741E">
        <w:rPr>
          <w:rFonts w:ascii="Arial" w:eastAsia="굴림" w:hAnsi="Arial" w:cs="Arial"/>
          <w:color w:val="FF0000"/>
          <w:sz w:val="22"/>
        </w:rPr>
        <w:t xml:space="preserve"> </w:t>
      </w:r>
      <w:r w:rsidRPr="00DC741E">
        <w:rPr>
          <w:rFonts w:ascii="Arial" w:eastAsia="굴림" w:hAnsi="Arial" w:cs="Arial"/>
          <w:sz w:val="22"/>
          <w:rPrChange w:id="373" w:author="Keis" w:date="2024-09-06T17:25:00Z">
            <w:rPr>
              <w:rFonts w:ascii="Arial" w:eastAsia="굴림" w:hAnsi="Arial" w:cs="Arial"/>
              <w:color w:val="FF0000"/>
              <w:sz w:val="22"/>
            </w:rPr>
          </w:rPrChange>
        </w:rPr>
        <w:t xml:space="preserve">but some month in </w:t>
      </w:r>
      <w:del w:id="374" w:author="Keis" w:date="2024-09-06T10:23:00Z">
        <w:r w:rsidRPr="00341675" w:rsidDel="00817F07">
          <w:rPr>
            <w:rFonts w:ascii="Arial" w:eastAsia="굴림" w:hAnsi="Arial" w:cs="Arial" w:hint="eastAsia"/>
            <w:color w:val="FF0000"/>
            <w:sz w:val="22"/>
          </w:rPr>
          <w:delText>2020</w:delText>
        </w:r>
      </w:del>
      <w:ins w:id="375" w:author="Keis" w:date="2024-09-06T10:23:00Z">
        <w:r w:rsidR="00817F07" w:rsidRPr="00817F07">
          <w:rPr>
            <w:rFonts w:ascii="Arial" w:eastAsia="굴림" w:hAnsi="Arial" w:cs="Arial" w:hint="eastAsia"/>
            <w:color w:val="00B050"/>
            <w:sz w:val="22"/>
          </w:rPr>
          <w:t>2022</w:t>
        </w:r>
      </w:ins>
      <w:r w:rsidRPr="00795949">
        <w:rPr>
          <w:rFonts w:ascii="Arial" w:eastAsia="굴림" w:hAnsi="Arial" w:cs="Arial"/>
          <w:sz w:val="22"/>
        </w:rPr>
        <w:t>.]</w:t>
      </w:r>
    </w:p>
    <w:p w14:paraId="7C1F09C0" w14:textId="77777777" w:rsidR="005D5299" w:rsidRPr="001D19F6" w:rsidRDefault="00F3168F" w:rsidP="005D5299">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5D5299" w:rsidRPr="001D19F6">
        <w:rPr>
          <w:rFonts w:ascii="Arial" w:eastAsia="굴림" w:hAnsi="Arial" w:cs="Arial"/>
          <w:sz w:val="22"/>
        </w:rPr>
        <w:t>weeks [</w:t>
      </w:r>
      <w:r w:rsidR="003608C0" w:rsidRPr="001D19F6">
        <w:rPr>
          <w:rFonts w:ascii="Arial" w:eastAsia="굴림" w:hAnsi="Arial" w:cs="Arial"/>
          <w:sz w:val="22"/>
        </w:rPr>
        <w:t xml:space="preserve">Range: </w:t>
      </w:r>
      <w:r w:rsidR="005D5299" w:rsidRPr="001D19F6">
        <w:rPr>
          <w:rFonts w:ascii="Arial" w:eastAsia="굴림" w:hAnsi="Arial" w:cs="Arial"/>
          <w:sz w:val="22"/>
        </w:rPr>
        <w:t>1~52]</w:t>
      </w:r>
    </w:p>
    <w:p w14:paraId="4DC60D0D" w14:textId="77777777" w:rsidR="005D5299" w:rsidRPr="001D19F6" w:rsidRDefault="005D5299" w:rsidP="005D5299">
      <w:pPr>
        <w:wordWrap/>
        <w:spacing w:line="360" w:lineRule="auto"/>
        <w:rPr>
          <w:rFonts w:ascii="Arial" w:eastAsia="굴림" w:hAnsi="Arial" w:cs="Arial"/>
          <w:sz w:val="22"/>
        </w:rPr>
      </w:pPr>
    </w:p>
    <w:p w14:paraId="41EF80C4"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Ba08</w:t>
      </w:r>
      <w:r w:rsidR="00F3367D" w:rsidRPr="001D19F6">
        <w:rPr>
          <w:rFonts w:ascii="Arial" w:eastAsia="굴림" w:hAnsi="Arial" w:cs="Arial"/>
          <w:sz w:val="22"/>
        </w:rPr>
        <w:t>4</w:t>
      </w:r>
      <w:r w:rsidRPr="001D19F6">
        <w:rPr>
          <w:rFonts w:ascii="Arial" w:eastAsia="굴림" w:hAnsi="Arial" w:cs="Arial"/>
          <w:sz w:val="22"/>
        </w:rPr>
        <w:t>.</w:t>
      </w:r>
      <w:r w:rsidR="009B2031" w:rsidRPr="001D19F6">
        <w:rPr>
          <w:rFonts w:ascii="Arial" w:eastAsia="굴림" w:hAnsi="Arial" w:cs="Arial"/>
          <w:sz w:val="22"/>
        </w:rPr>
        <w:t xml:space="preserve"> On average</w:t>
      </w:r>
      <w:r w:rsidRPr="001D19F6">
        <w:rPr>
          <w:rFonts w:ascii="Arial" w:eastAsia="굴림" w:hAnsi="Arial" w:cs="Arial"/>
          <w:sz w:val="22"/>
        </w:rPr>
        <w:t xml:space="preserve"> how many hours </w:t>
      </w:r>
      <w:r w:rsidR="009B2031" w:rsidRPr="001D19F6">
        <w:rPr>
          <w:rFonts w:ascii="Arial" w:eastAsia="굴림" w:hAnsi="Arial" w:cs="Arial"/>
          <w:sz w:val="22"/>
        </w:rPr>
        <w:t>per week did you spend</w:t>
      </w:r>
      <w:r w:rsidRPr="001D19F6">
        <w:rPr>
          <w:rFonts w:ascii="Arial" w:eastAsia="굴림" w:hAnsi="Arial" w:cs="Arial"/>
          <w:sz w:val="22"/>
        </w:rPr>
        <w:t xml:space="preserve"> on caring for </w:t>
      </w:r>
      <w:r w:rsidR="009B2031" w:rsidRPr="001D19F6">
        <w:rPr>
          <w:rFonts w:ascii="Arial" w:eastAsia="굴림" w:hAnsi="Arial" w:cs="Arial"/>
          <w:sz w:val="22"/>
        </w:rPr>
        <w:t xml:space="preserve">[grandchild's name in </w:t>
      </w:r>
      <w:r w:rsidR="00F3367D" w:rsidRPr="001D19F6">
        <w:rPr>
          <w:rFonts w:ascii="Arial" w:eastAsia="굴림" w:hAnsi="Arial" w:cs="Arial"/>
          <w:sz w:val="22"/>
        </w:rPr>
        <w:t>Ba081</w:t>
      </w:r>
      <w:r w:rsidR="009B2031" w:rsidRPr="001D19F6">
        <w:rPr>
          <w:rFonts w:ascii="Arial" w:eastAsia="굴림" w:hAnsi="Arial" w:cs="Arial"/>
          <w:sz w:val="22"/>
        </w:rPr>
        <w:t>]</w:t>
      </w:r>
      <w:r w:rsidR="00FC74B8" w:rsidRPr="001D19F6">
        <w:rPr>
          <w:rFonts w:ascii="Arial" w:eastAsia="굴림" w:hAnsi="Arial" w:cs="Arial"/>
          <w:sz w:val="22"/>
        </w:rPr>
        <w:t xml:space="preserve"> </w:t>
      </w:r>
      <w:r w:rsidR="005C5A26" w:rsidRPr="001D19F6">
        <w:rPr>
          <w:rFonts w:ascii="Arial" w:eastAsia="굴림" w:hAnsi="Arial" w:cs="Arial"/>
          <w:sz w:val="22"/>
        </w:rPr>
        <w:t>during the past</w:t>
      </w:r>
      <w:r w:rsidR="00856C77" w:rsidRPr="001D19F6">
        <w:rPr>
          <w:rFonts w:ascii="Arial" w:eastAsia="굴림" w:hAnsi="Arial" w:cs="Arial"/>
          <w:sz w:val="22"/>
        </w:rPr>
        <w:t xml:space="preserve"> one</w:t>
      </w:r>
      <w:r w:rsidR="00FC74B8" w:rsidRPr="001D19F6">
        <w:rPr>
          <w:rFonts w:ascii="Arial" w:eastAsia="굴림" w:hAnsi="Arial" w:cs="Arial"/>
          <w:sz w:val="22"/>
        </w:rPr>
        <w:t xml:space="preserve"> </w:t>
      </w:r>
      <w:r w:rsidR="00B07983" w:rsidRPr="001D19F6">
        <w:rPr>
          <w:rFonts w:ascii="Arial" w:eastAsia="굴림" w:hAnsi="Arial" w:cs="Arial"/>
          <w:sz w:val="22"/>
        </w:rPr>
        <w:t>year</w:t>
      </w:r>
      <w:r w:rsidRPr="001D19F6">
        <w:rPr>
          <w:rFonts w:ascii="Arial" w:eastAsia="굴림" w:hAnsi="Arial" w:cs="Arial"/>
          <w:sz w:val="22"/>
        </w:rPr>
        <w:t xml:space="preserve">? (unit: </w:t>
      </w:r>
      <w:r w:rsidR="009B2031" w:rsidRPr="001D19F6">
        <w:rPr>
          <w:rFonts w:ascii="Arial" w:eastAsia="굴림" w:hAnsi="Arial" w:cs="Arial"/>
          <w:sz w:val="22"/>
        </w:rPr>
        <w:t xml:space="preserve">average number of </w:t>
      </w:r>
      <w:r w:rsidRPr="001D19F6">
        <w:rPr>
          <w:rFonts w:ascii="Arial" w:eastAsia="굴림" w:hAnsi="Arial" w:cs="Arial"/>
          <w:sz w:val="22"/>
        </w:rPr>
        <w:t>hours per week)</w:t>
      </w:r>
    </w:p>
    <w:p w14:paraId="1C2BBF44" w14:textId="77777777" w:rsidR="00F3168F" w:rsidRPr="001D19F6" w:rsidRDefault="00F3168F" w:rsidP="00F3168F">
      <w:pPr>
        <w:wordWrap/>
        <w:spacing w:line="360" w:lineRule="auto"/>
        <w:rPr>
          <w:rFonts w:ascii="Arial" w:eastAsia="굴림" w:hAnsi="Arial" w:cs="Arial"/>
          <w:sz w:val="22"/>
        </w:rPr>
      </w:pPr>
      <w:r w:rsidRPr="001D19F6">
        <w:rPr>
          <w:rFonts w:ascii="Arial" w:eastAsia="굴림" w:hAnsi="Arial" w:cs="Arial"/>
          <w:sz w:val="22"/>
        </w:rPr>
        <w:t xml:space="preserve">[IWER: If R took care of two or more grandchildren at the same time, R is advised to answer separately for each grandchild and not to double-count care hours. For </w:t>
      </w:r>
      <w:r w:rsidR="0060656D" w:rsidRPr="001D19F6">
        <w:rPr>
          <w:rFonts w:ascii="Arial" w:eastAsia="굴림" w:hAnsi="Arial" w:cs="Arial"/>
          <w:sz w:val="22"/>
        </w:rPr>
        <w:t>example</w:t>
      </w:r>
      <w:r w:rsidRPr="001D19F6">
        <w:rPr>
          <w:rFonts w:ascii="Arial" w:eastAsia="굴림" w:hAnsi="Arial" w:cs="Arial"/>
          <w:sz w:val="22"/>
        </w:rPr>
        <w:t xml:space="preserve">, if R cared for two grandchildren for 10 hours in total, enter 5 hours for each.] </w:t>
      </w:r>
    </w:p>
    <w:p w14:paraId="555541EF" w14:textId="77777777" w:rsidR="00F3168F" w:rsidRPr="001D19F6" w:rsidRDefault="00F3168F" w:rsidP="00F3168F">
      <w:pPr>
        <w:wordWrap/>
        <w:spacing w:line="360" w:lineRule="auto"/>
        <w:rPr>
          <w:rFonts w:ascii="Arial" w:eastAsia="굴림" w:hAnsi="Arial" w:cs="Arial"/>
          <w:sz w:val="22"/>
        </w:rPr>
      </w:pPr>
      <w:r w:rsidRPr="001D19F6">
        <w:rPr>
          <w:rFonts w:ascii="Arial" w:eastAsia="굴림" w:hAnsi="Arial" w:cs="Arial"/>
          <w:sz w:val="22"/>
        </w:rPr>
        <w:tab/>
        <w:t>_______________________________</w:t>
      </w:r>
      <w:r w:rsidR="00175F81" w:rsidRPr="001D19F6">
        <w:rPr>
          <w:rFonts w:ascii="Arial" w:eastAsia="굴림" w:hAnsi="Arial" w:cs="Arial"/>
          <w:sz w:val="22"/>
        </w:rPr>
        <w:t xml:space="preserve"> hour</w:t>
      </w:r>
      <w:r w:rsidRPr="001D19F6">
        <w:rPr>
          <w:rFonts w:ascii="Arial" w:eastAsia="굴림" w:hAnsi="Arial" w:cs="Arial"/>
          <w:sz w:val="22"/>
        </w:rPr>
        <w:t xml:space="preserve"> [</w:t>
      </w:r>
      <w:r w:rsidR="003608C0" w:rsidRPr="001D19F6">
        <w:rPr>
          <w:rFonts w:ascii="Arial" w:eastAsia="굴림" w:hAnsi="Arial" w:cs="Arial"/>
          <w:sz w:val="22"/>
        </w:rPr>
        <w:t xml:space="preserve">Range: </w:t>
      </w:r>
      <w:r w:rsidRPr="001D19F6">
        <w:rPr>
          <w:rFonts w:ascii="Arial" w:eastAsia="굴림" w:hAnsi="Arial" w:cs="Arial"/>
          <w:sz w:val="22"/>
        </w:rPr>
        <w:t>1~168]</w:t>
      </w:r>
    </w:p>
    <w:p w14:paraId="42CF4A70" w14:textId="77777777" w:rsidR="00142EDF" w:rsidRPr="001D19F6" w:rsidRDefault="00142EDF" w:rsidP="001A32C1">
      <w:pPr>
        <w:wordWrap/>
        <w:spacing w:line="360" w:lineRule="auto"/>
        <w:rPr>
          <w:rFonts w:ascii="Arial" w:eastAsia="굴림" w:hAnsi="Arial" w:cs="Arial"/>
          <w:sz w:val="22"/>
        </w:rPr>
      </w:pPr>
    </w:p>
    <w:p w14:paraId="256771A6"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Ba08</w:t>
      </w:r>
      <w:r w:rsidR="00F3367D" w:rsidRPr="001D19F6">
        <w:rPr>
          <w:rFonts w:ascii="Arial" w:eastAsia="굴림" w:hAnsi="Arial" w:cs="Arial"/>
          <w:sz w:val="22"/>
        </w:rPr>
        <w:t>5</w:t>
      </w:r>
      <w:r w:rsidRPr="001D19F6">
        <w:rPr>
          <w:rFonts w:ascii="Arial" w:eastAsia="굴림" w:hAnsi="Arial" w:cs="Arial"/>
          <w:sz w:val="22"/>
        </w:rPr>
        <w:t>. [IWER: How oft</w:t>
      </w:r>
      <w:r w:rsidR="009B2031" w:rsidRPr="001D19F6">
        <w:rPr>
          <w:rFonts w:ascii="Arial" w:eastAsia="굴림" w:hAnsi="Arial" w:cs="Arial"/>
          <w:sz w:val="22"/>
        </w:rPr>
        <w:t xml:space="preserve">en did R receive assistance </w:t>
      </w:r>
      <w:r w:rsidR="00756B39" w:rsidRPr="001D19F6">
        <w:rPr>
          <w:rFonts w:ascii="Arial" w:eastAsia="굴림" w:hAnsi="Arial" w:cs="Arial"/>
          <w:sz w:val="22"/>
        </w:rPr>
        <w:t>in</w:t>
      </w:r>
      <w:r w:rsidR="009B2031" w:rsidRPr="001D19F6">
        <w:rPr>
          <w:rFonts w:ascii="Arial" w:eastAsia="굴림" w:hAnsi="Arial" w:cs="Arial"/>
          <w:sz w:val="22"/>
        </w:rPr>
        <w:t xml:space="preserve"> answering </w:t>
      </w:r>
      <w:r w:rsidRPr="001D19F6">
        <w:rPr>
          <w:rFonts w:ascii="Arial" w:eastAsia="굴림" w:hAnsi="Arial" w:cs="Arial"/>
          <w:sz w:val="22"/>
        </w:rPr>
        <w:t>section Ba-FAMILY AND FAMILY TRANSFER (CHILDREN &amp; GRANDCHILDREN)?]</w:t>
      </w:r>
    </w:p>
    <w:p w14:paraId="0C7FA14F" w14:textId="77777777" w:rsidR="00FC74B8" w:rsidRPr="001D19F6" w:rsidRDefault="00FC74B8" w:rsidP="002D0E30">
      <w:pPr>
        <w:pStyle w:val="a6"/>
        <w:numPr>
          <w:ilvl w:val="0"/>
          <w:numId w:val="108"/>
        </w:numPr>
        <w:wordWrap/>
        <w:spacing w:line="360" w:lineRule="auto"/>
        <w:ind w:leftChars="0"/>
        <w:rPr>
          <w:rFonts w:ascii="Arial" w:eastAsia="굴림" w:hAnsi="Arial" w:cs="Arial"/>
          <w:sz w:val="22"/>
        </w:rPr>
      </w:pPr>
      <w:r w:rsidRPr="001D19F6">
        <w:rPr>
          <w:rFonts w:ascii="Arial" w:eastAsia="굴림" w:hAnsi="Arial" w:cs="Arial"/>
          <w:sz w:val="22"/>
        </w:rPr>
        <w:t xml:space="preserve">Never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t>→ Go to section Bb.</w:t>
      </w:r>
    </w:p>
    <w:p w14:paraId="175C096D" w14:textId="77777777" w:rsidR="00FC74B8" w:rsidRPr="001D19F6" w:rsidRDefault="00FC74B8" w:rsidP="002D0E30">
      <w:pPr>
        <w:pStyle w:val="a6"/>
        <w:numPr>
          <w:ilvl w:val="0"/>
          <w:numId w:val="108"/>
        </w:numPr>
        <w:wordWrap/>
        <w:spacing w:line="360" w:lineRule="auto"/>
        <w:ind w:leftChars="0"/>
        <w:rPr>
          <w:rFonts w:ascii="Arial" w:eastAsia="굴림" w:hAnsi="Arial" w:cs="Arial"/>
          <w:sz w:val="22"/>
        </w:rPr>
      </w:pPr>
      <w:r w:rsidRPr="001D19F6">
        <w:rPr>
          <w:rFonts w:ascii="Arial" w:eastAsia="굴림" w:hAnsi="Arial" w:cs="Arial"/>
          <w:sz w:val="22"/>
        </w:rPr>
        <w:t>A few times</w:t>
      </w:r>
      <w:r w:rsidRPr="001D19F6">
        <w:rPr>
          <w:rFonts w:ascii="Arial" w:eastAsia="굴림" w:hAnsi="Arial" w:cs="Arial"/>
          <w:sz w:val="22"/>
        </w:rPr>
        <w:tab/>
      </w:r>
      <w:r w:rsidRPr="001D19F6">
        <w:rPr>
          <w:rFonts w:ascii="Arial" w:eastAsia="굴림" w:hAnsi="Arial" w:cs="Arial"/>
          <w:sz w:val="22"/>
        </w:rPr>
        <w:tab/>
        <w:t>→ Go to section Bb.</w:t>
      </w:r>
    </w:p>
    <w:p w14:paraId="40E25724" w14:textId="77777777" w:rsidR="00FC74B8" w:rsidRPr="001D19F6" w:rsidRDefault="00FC74B8" w:rsidP="002D0E30">
      <w:pPr>
        <w:pStyle w:val="a6"/>
        <w:numPr>
          <w:ilvl w:val="0"/>
          <w:numId w:val="108"/>
        </w:numPr>
        <w:wordWrap/>
        <w:spacing w:line="360" w:lineRule="auto"/>
        <w:ind w:leftChars="0"/>
        <w:rPr>
          <w:rFonts w:ascii="Arial" w:eastAsia="굴림" w:hAnsi="Arial" w:cs="Arial"/>
          <w:sz w:val="22"/>
        </w:rPr>
      </w:pPr>
      <w:r w:rsidRPr="001D19F6">
        <w:rPr>
          <w:rFonts w:ascii="Arial" w:eastAsia="굴림" w:hAnsi="Arial" w:cs="Arial"/>
          <w:sz w:val="22"/>
        </w:rPr>
        <w:t xml:space="preserve">Most of the time </w:t>
      </w:r>
      <w:r w:rsidRPr="001D19F6">
        <w:rPr>
          <w:rFonts w:ascii="Arial" w:eastAsia="굴림" w:hAnsi="Arial" w:cs="Arial"/>
          <w:sz w:val="22"/>
        </w:rPr>
        <w:tab/>
        <w:t>→ Go to section Bb.</w:t>
      </w:r>
    </w:p>
    <w:p w14:paraId="4635D0ED" w14:textId="77777777" w:rsidR="00FC74B8" w:rsidRPr="001D19F6" w:rsidRDefault="00FC74B8" w:rsidP="002D0E30">
      <w:pPr>
        <w:pStyle w:val="a6"/>
        <w:numPr>
          <w:ilvl w:val="0"/>
          <w:numId w:val="108"/>
        </w:numPr>
        <w:wordWrap/>
        <w:spacing w:line="360" w:lineRule="auto"/>
        <w:ind w:leftChars="0"/>
        <w:rPr>
          <w:rFonts w:ascii="Arial" w:eastAsia="굴림" w:hAnsi="Arial" w:cs="Arial"/>
          <w:sz w:val="22"/>
        </w:rPr>
      </w:pPr>
      <w:r w:rsidRPr="001D19F6">
        <w:rPr>
          <w:rFonts w:ascii="Arial" w:eastAsia="굴림" w:hAnsi="Arial" w:cs="Arial"/>
          <w:sz w:val="22"/>
        </w:rPr>
        <w:t>The section was done by a proxy respondent</w:t>
      </w:r>
    </w:p>
    <w:p w14:paraId="199CED91" w14:textId="77777777" w:rsidR="00FC74B8" w:rsidRPr="001D19F6" w:rsidRDefault="00FC74B8" w:rsidP="00FC74B8">
      <w:pPr>
        <w:wordWrap/>
        <w:spacing w:line="360" w:lineRule="auto"/>
        <w:rPr>
          <w:rFonts w:ascii="Arial" w:eastAsia="굴림" w:hAnsi="Arial" w:cs="Arial"/>
          <w:sz w:val="22"/>
        </w:rPr>
      </w:pPr>
    </w:p>
    <w:p w14:paraId="34528282" w14:textId="77777777" w:rsidR="005D5299" w:rsidRPr="001D19F6" w:rsidRDefault="00F3367D" w:rsidP="005D5299">
      <w:pPr>
        <w:wordWrap/>
        <w:adjustRightInd w:val="0"/>
        <w:spacing w:line="360" w:lineRule="auto"/>
        <w:rPr>
          <w:rFonts w:ascii="Arial" w:eastAsia="굴림" w:hAnsi="Arial" w:cs="Arial"/>
          <w:sz w:val="22"/>
        </w:rPr>
      </w:pPr>
      <w:r w:rsidRPr="001D19F6">
        <w:rPr>
          <w:rFonts w:ascii="Arial" w:eastAsia="굴림" w:hAnsi="Arial" w:cs="Arial"/>
          <w:sz w:val="22"/>
        </w:rPr>
        <w:t>Ba086</w:t>
      </w:r>
      <w:r w:rsidR="005D5299" w:rsidRPr="001D19F6">
        <w:rPr>
          <w:rFonts w:ascii="Arial" w:eastAsia="굴림" w:hAnsi="Arial" w:cs="Arial"/>
          <w:sz w:val="22"/>
        </w:rPr>
        <w:t xml:space="preserve">. </w:t>
      </w:r>
      <w:r w:rsidR="007145FE" w:rsidRPr="001D19F6">
        <w:rPr>
          <w:rFonts w:ascii="Arial" w:eastAsia="굴림" w:hAnsi="Arial" w:cs="Arial"/>
          <w:kern w:val="0"/>
          <w:sz w:val="22"/>
        </w:rPr>
        <w:t>If done by a proxy respondent, what is the proxy’s relationship to R? Please answer in view of the proxy.</w:t>
      </w:r>
    </w:p>
    <w:p w14:paraId="5C657CDB"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3C73D046"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4209EACA"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11812DAA"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23C183EA"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51EE617A" w14:textId="77777777" w:rsidR="005D5299" w:rsidRPr="001D19F6" w:rsidRDefault="00AB0114"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411E6B5F"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w:t>
      </w:r>
      <w:r w:rsidR="0087185F" w:rsidRPr="001D19F6">
        <w:rPr>
          <w:rFonts w:ascii="Arial" w:eastAsia="굴림" w:hAnsi="Arial" w:cs="Arial"/>
          <w:sz w:val="22"/>
        </w:rPr>
        <w:t>law/</w:t>
      </w:r>
      <w:r w:rsidRPr="001D19F6">
        <w:rPr>
          <w:rFonts w:ascii="Arial" w:eastAsia="굴림" w:hAnsi="Arial" w:cs="Arial"/>
          <w:sz w:val="22"/>
        </w:rPr>
        <w:t>sister-in-law</w:t>
      </w:r>
    </w:p>
    <w:p w14:paraId="470A047C" w14:textId="77777777" w:rsidR="005D5299" w:rsidRPr="001D19F6" w:rsidRDefault="00102F0E"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665AF53E" w14:textId="77777777" w:rsidR="005D5299" w:rsidRPr="001D19F6" w:rsidRDefault="00FB5F8F"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4A7F3074"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0C729F52" w14:textId="77777777" w:rsidR="001B4886"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w:t>
      </w:r>
      <w:r w:rsidR="003C3DB0" w:rsidRPr="001D19F6">
        <w:rPr>
          <w:rFonts w:ascii="Arial" w:eastAsia="굴림" w:hAnsi="Arial" w:cs="Arial"/>
          <w:sz w:val="22"/>
        </w:rPr>
        <w:t>s</w:t>
      </w:r>
    </w:p>
    <w:p w14:paraId="2456C3B7" w14:textId="77777777" w:rsidR="005D5299" w:rsidRPr="001D19F6" w:rsidRDefault="005D5299" w:rsidP="00D12299">
      <w:pPr>
        <w:pStyle w:val="a6"/>
        <w:numPr>
          <w:ilvl w:val="0"/>
          <w:numId w:val="1176"/>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w:t>
      </w:r>
      <w:r w:rsidR="003C3DB0" w:rsidRPr="001D19F6">
        <w:rPr>
          <w:rFonts w:ascii="Arial" w:eastAsia="굴림" w:hAnsi="Arial" w:cs="Arial"/>
          <w:sz w:val="22"/>
        </w:rPr>
        <w:t>s</w:t>
      </w:r>
    </w:p>
    <w:p w14:paraId="2F9EFC6D" w14:textId="77777777" w:rsidR="00521EAB"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w:t>
      </w:r>
      <w:r w:rsidR="006815A7" w:rsidRPr="001D19F6">
        <w:rPr>
          <w:rFonts w:ascii="Arial" w:eastAsia="굴림" w:hAnsi="Arial" w:cs="Arial"/>
          <w:sz w:val="22"/>
        </w:rPr>
        <w:t>Go to s</w:t>
      </w:r>
      <w:r w:rsidR="000F10FB" w:rsidRPr="001D19F6">
        <w:rPr>
          <w:rFonts w:ascii="Arial" w:eastAsia="굴림" w:hAnsi="Arial" w:cs="Arial"/>
          <w:sz w:val="22"/>
        </w:rPr>
        <w:t>ection Bb.</w:t>
      </w:r>
    </w:p>
    <w:p w14:paraId="0146BD3D" w14:textId="77777777" w:rsidR="00521EAB" w:rsidRPr="001D19F6" w:rsidRDefault="00521EAB">
      <w:pPr>
        <w:widowControl/>
        <w:wordWrap/>
        <w:autoSpaceDE/>
        <w:autoSpaceDN/>
        <w:jc w:val="left"/>
        <w:rPr>
          <w:rFonts w:ascii="Arial" w:eastAsia="굴림" w:hAnsi="Arial" w:cs="Arial"/>
          <w:sz w:val="22"/>
        </w:rPr>
      </w:pPr>
    </w:p>
    <w:p w14:paraId="11D68642" w14:textId="77777777" w:rsidR="0082345B" w:rsidRPr="001D19F6" w:rsidRDefault="0082345B" w:rsidP="0082345B">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Ba_end</w:t>
      </w:r>
      <w:proofErr w:type="spellEnd"/>
      <w:r w:rsidRPr="001D19F6">
        <w:rPr>
          <w:rFonts w:ascii="Arial" w:eastAsia="굴림" w:hAnsi="Arial" w:cs="Arial"/>
          <w:sz w:val="22"/>
        </w:rPr>
        <w:t xml:space="preserve">) [IWER] Please enter code 1 for completion of </w:t>
      </w:r>
      <w:r w:rsidR="000D63D8" w:rsidRPr="001D19F6">
        <w:rPr>
          <w:rFonts w:ascii="Arial" w:eastAsia="굴림" w:hAnsi="Arial" w:cs="Arial"/>
          <w:sz w:val="22"/>
        </w:rPr>
        <w:t xml:space="preserve">Ba. </w:t>
      </w:r>
      <w:r w:rsidRPr="001D19F6">
        <w:rPr>
          <w:rFonts w:ascii="Arial" w:eastAsia="굴림" w:hAnsi="Arial" w:cs="Arial"/>
          <w:caps/>
          <w:sz w:val="22"/>
        </w:rPr>
        <w:t>family (children and grand children)</w:t>
      </w:r>
      <w:r w:rsidR="0020313C" w:rsidRPr="001D19F6">
        <w:rPr>
          <w:rFonts w:ascii="Arial" w:eastAsia="굴림" w:hAnsi="Arial" w:cs="Arial"/>
          <w:sz w:val="22"/>
        </w:rPr>
        <w:t xml:space="preserve"> section</w:t>
      </w:r>
      <w:r w:rsidRPr="001D19F6">
        <w:rPr>
          <w:rFonts w:ascii="Arial" w:eastAsia="굴림" w:hAnsi="Arial" w:cs="Arial"/>
          <w:sz w:val="22"/>
        </w:rPr>
        <w:t xml:space="preserve">. </w:t>
      </w:r>
    </w:p>
    <w:p w14:paraId="6DE95530" w14:textId="77777777" w:rsidR="0082345B" w:rsidRPr="001D19F6" w:rsidRDefault="0082345B" w:rsidP="00F14BA4">
      <w:pPr>
        <w:pStyle w:val="a6"/>
        <w:widowControl/>
        <w:numPr>
          <w:ilvl w:val="0"/>
          <w:numId w:val="1151"/>
        </w:numPr>
        <w:wordWrap/>
        <w:autoSpaceDE/>
        <w:autoSpaceDN/>
        <w:spacing w:line="360" w:lineRule="auto"/>
        <w:ind w:leftChars="0"/>
        <w:jc w:val="left"/>
        <w:rPr>
          <w:rFonts w:ascii="Arial" w:eastAsia="굴림" w:hAnsi="Arial" w:cs="Arial"/>
          <w:sz w:val="22"/>
        </w:rPr>
      </w:pPr>
      <w:r w:rsidRPr="001D19F6">
        <w:rPr>
          <w:rFonts w:ascii="Arial" w:eastAsia="굴림" w:hAnsi="Arial" w:cs="Arial"/>
          <w:sz w:val="22"/>
        </w:rPr>
        <w:t>Completion</w:t>
      </w:r>
    </w:p>
    <w:p w14:paraId="2B75F528" w14:textId="77777777" w:rsidR="00521EAB" w:rsidRPr="001D19F6" w:rsidRDefault="0082345B" w:rsidP="00BA47E7">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674AD22D" w14:textId="77777777" w:rsidR="005D5299" w:rsidRPr="001D19F6" w:rsidRDefault="00247D84" w:rsidP="005D5299">
      <w:pPr>
        <w:wordWrap/>
        <w:spacing w:line="360" w:lineRule="auto"/>
        <w:jc w:val="center"/>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62336" behindDoc="0" locked="0" layoutInCell="1" allowOverlap="1" wp14:anchorId="0DFA1076" wp14:editId="4D563138">
                <wp:simplePos x="0" y="0"/>
                <wp:positionH relativeFrom="column">
                  <wp:posOffset>149860</wp:posOffset>
                </wp:positionH>
                <wp:positionV relativeFrom="paragraph">
                  <wp:posOffset>18415</wp:posOffset>
                </wp:positionV>
                <wp:extent cx="5819775" cy="887095"/>
                <wp:effectExtent l="0" t="0" r="28575" b="46355"/>
                <wp:wrapNone/>
                <wp:docPr id="1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88709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3D7FC47" w14:textId="77777777" w:rsidR="00706C18" w:rsidRPr="003A6C5D" w:rsidRDefault="00706C18" w:rsidP="003A6C5D">
                            <w:pPr>
                              <w:pStyle w:val="11"/>
                              <w:jc w:val="center"/>
                              <w:rPr>
                                <w:rFonts w:ascii="Arial" w:hAnsi="Arial" w:cs="Arial"/>
                                <w:b/>
                                <w:sz w:val="32"/>
                                <w:szCs w:val="32"/>
                              </w:rPr>
                            </w:pPr>
                            <w:bookmarkStart w:id="376" w:name="_Toc483216620"/>
                            <w:bookmarkStart w:id="377" w:name="_Toc487461333"/>
                            <w:bookmarkStart w:id="378" w:name="_Toc487647334"/>
                            <w:r w:rsidRPr="003A6C5D">
                              <w:rPr>
                                <w:rFonts w:ascii="Arial" w:hAnsi="Arial" w:cs="Arial"/>
                                <w:b/>
                                <w:sz w:val="32"/>
                                <w:szCs w:val="32"/>
                              </w:rPr>
                              <w:t>Bb. FAMILY AND FAMILY TRANSFER</w:t>
                            </w:r>
                            <w:bookmarkEnd w:id="376"/>
                            <w:bookmarkEnd w:id="377"/>
                            <w:bookmarkEnd w:id="378"/>
                          </w:p>
                          <w:p w14:paraId="3FF628BA" w14:textId="77777777" w:rsidR="00706C18" w:rsidRPr="002F31CF" w:rsidRDefault="00706C18" w:rsidP="005D5299">
                            <w:pPr>
                              <w:jc w:val="center"/>
                              <w:rPr>
                                <w:rFonts w:ascii="Arial" w:eastAsia="맑은 고딕" w:hAnsi="Arial" w:cs="Arial"/>
                                <w:b/>
                                <w:sz w:val="32"/>
                                <w:szCs w:val="32"/>
                              </w:rPr>
                            </w:pPr>
                            <w:r w:rsidRPr="002F31CF">
                              <w:rPr>
                                <w:rFonts w:ascii="Arial" w:eastAsia="맑은 고딕" w:hAnsi="Arial" w:cs="Arial"/>
                                <w:b/>
                                <w:sz w:val="32"/>
                                <w:szCs w:val="32"/>
                              </w:rPr>
                              <w:t>(PARENTS &amp; SIBLINGS)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FA1076" id="Rectangle 27" o:spid="_x0000_s1030" style="position:absolute;left:0;text-align:left;margin-left:11.8pt;margin-top:1.45pt;width:458.25pt;height:6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" fillcolor="#95b3d7 [1940]" strokecolor="#95b3d7 [1940]" strokeweight="1pt">
                <v:fill color2="#dbe5f1 [660]" angle="135" focus="50%" type="gradient"/>
                <v:shadow on="t" color="#243f60 [1604]" opacity=".5" offset="1pt"/>
                <v:textbox>
                  <w:txbxContent>
                    <w:p w14:paraId="73D7FC47" w14:textId="77777777" w:rsidR="00706C18" w:rsidRPr="003A6C5D" w:rsidRDefault="00706C18" w:rsidP="003A6C5D">
                      <w:pPr>
                        <w:pStyle w:val="11"/>
                        <w:jc w:val="center"/>
                        <w:rPr>
                          <w:rFonts w:ascii="Arial" w:hAnsi="Arial" w:cs="Arial"/>
                          <w:b/>
                          <w:sz w:val="32"/>
                          <w:szCs w:val="32"/>
                        </w:rPr>
                      </w:pPr>
                      <w:bookmarkStart w:id="379" w:name="_Toc483216620"/>
                      <w:bookmarkStart w:id="380" w:name="_Toc487461333"/>
                      <w:bookmarkStart w:id="381" w:name="_Toc487647334"/>
                      <w:r w:rsidRPr="003A6C5D">
                        <w:rPr>
                          <w:rFonts w:ascii="Arial" w:hAnsi="Arial" w:cs="Arial"/>
                          <w:b/>
                          <w:sz w:val="32"/>
                          <w:szCs w:val="32"/>
                        </w:rPr>
                        <w:t>Bb. FAMILY AND FAMILY TRANSFER</w:t>
                      </w:r>
                      <w:bookmarkEnd w:id="379"/>
                      <w:bookmarkEnd w:id="380"/>
                      <w:bookmarkEnd w:id="381"/>
                    </w:p>
                    <w:p w14:paraId="3FF628BA" w14:textId="77777777" w:rsidR="00706C18" w:rsidRPr="002F31CF" w:rsidRDefault="00706C18" w:rsidP="005D5299">
                      <w:pPr>
                        <w:jc w:val="center"/>
                        <w:rPr>
                          <w:rFonts w:ascii="Arial" w:eastAsia="맑은 고딕" w:hAnsi="Arial" w:cs="Arial"/>
                          <w:b/>
                          <w:sz w:val="32"/>
                          <w:szCs w:val="32"/>
                        </w:rPr>
                      </w:pPr>
                      <w:r w:rsidRPr="002F31CF">
                        <w:rPr>
                          <w:rFonts w:ascii="Arial" w:eastAsia="맑은 고딕" w:hAnsi="Arial" w:cs="Arial"/>
                          <w:b/>
                          <w:sz w:val="32"/>
                          <w:szCs w:val="32"/>
                        </w:rPr>
                        <w:t>(PARENTS &amp; SIBLINGS)</w:t>
                      </w:r>
                    </w:p>
                  </w:txbxContent>
                </v:textbox>
              </v:rect>
            </w:pict>
          </mc:Fallback>
        </mc:AlternateContent>
      </w:r>
    </w:p>
    <w:p w14:paraId="3C6DEF99" w14:textId="77777777" w:rsidR="005D5299" w:rsidRPr="001D19F6" w:rsidRDefault="005D5299" w:rsidP="005D5299">
      <w:pPr>
        <w:wordWrap/>
        <w:spacing w:line="360" w:lineRule="auto"/>
        <w:jc w:val="center"/>
        <w:rPr>
          <w:rFonts w:ascii="Arial" w:eastAsia="굴림" w:hAnsi="Arial" w:cs="Arial"/>
          <w:sz w:val="22"/>
        </w:rPr>
      </w:pPr>
    </w:p>
    <w:p w14:paraId="608DA5F5" w14:textId="77777777" w:rsidR="005D5299" w:rsidRPr="001D19F6" w:rsidRDefault="005D5299" w:rsidP="005D5299">
      <w:pPr>
        <w:wordWrap/>
        <w:spacing w:line="360" w:lineRule="auto"/>
        <w:jc w:val="center"/>
        <w:rPr>
          <w:rFonts w:ascii="Arial" w:eastAsia="굴림" w:hAnsi="Arial" w:cs="Arial"/>
          <w:sz w:val="22"/>
        </w:rPr>
      </w:pPr>
    </w:p>
    <w:p w14:paraId="35249EFE" w14:textId="77777777" w:rsidR="005D5299" w:rsidRPr="001D19F6" w:rsidRDefault="005D5299" w:rsidP="005D5299">
      <w:pPr>
        <w:wordWrap/>
        <w:spacing w:line="360" w:lineRule="auto"/>
        <w:rPr>
          <w:rFonts w:ascii="Arial" w:eastAsia="굴림" w:hAnsi="Arial" w:cs="Arial"/>
          <w:sz w:val="22"/>
        </w:rPr>
      </w:pPr>
    </w:p>
    <w:p w14:paraId="58F43AD5" w14:textId="77777777" w:rsidR="007457A1" w:rsidRPr="001D19F6" w:rsidRDefault="007457A1" w:rsidP="005D5299">
      <w:pPr>
        <w:wordWrap/>
        <w:spacing w:line="360" w:lineRule="auto"/>
        <w:rPr>
          <w:rFonts w:ascii="Arial" w:eastAsia="굴림" w:hAnsi="Arial" w:cs="Arial"/>
          <w:sz w:val="22"/>
        </w:rPr>
      </w:pPr>
    </w:p>
    <w:p w14:paraId="2C81DEF0" w14:textId="77777777" w:rsidR="0020313C" w:rsidRPr="001D19F6" w:rsidRDefault="007457A1" w:rsidP="0020313C">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Bb</w:t>
      </w:r>
      <w:r w:rsidR="0020313C" w:rsidRPr="001D19F6">
        <w:rPr>
          <w:rFonts w:ascii="Arial" w:eastAsia="굴림" w:hAnsi="Arial" w:cs="Arial"/>
          <w:sz w:val="22"/>
        </w:rPr>
        <w:t>_Intro</w:t>
      </w:r>
      <w:proofErr w:type="spellEnd"/>
      <w:r w:rsidR="0020313C" w:rsidRPr="001D19F6">
        <w:rPr>
          <w:rFonts w:ascii="Arial" w:eastAsia="굴림" w:hAnsi="Arial" w:cs="Arial"/>
          <w:sz w:val="22"/>
        </w:rPr>
        <w:t xml:space="preserve">) [IWER] Now, this is to start Bb. FAMILY (PARENTS &amp; SIBLINGS) section. </w:t>
      </w:r>
    </w:p>
    <w:p w14:paraId="0D5263B3" w14:textId="77777777" w:rsidR="0020313C" w:rsidRPr="001D19F6" w:rsidRDefault="0020313C" w:rsidP="00F14BA4">
      <w:pPr>
        <w:pStyle w:val="a6"/>
        <w:widowControl/>
        <w:numPr>
          <w:ilvl w:val="0"/>
          <w:numId w:val="1152"/>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2CC77A95" w14:textId="77777777" w:rsidR="0020313C" w:rsidRPr="001D19F6" w:rsidRDefault="0020313C" w:rsidP="005D5299">
      <w:pPr>
        <w:wordWrap/>
        <w:spacing w:line="360" w:lineRule="auto"/>
        <w:rPr>
          <w:rFonts w:ascii="Arial" w:eastAsia="굴림" w:hAnsi="Arial" w:cs="Arial"/>
          <w:sz w:val="22"/>
        </w:rPr>
      </w:pPr>
    </w:p>
    <w:p w14:paraId="7BB67493" w14:textId="77777777" w:rsidR="004E2677" w:rsidRPr="001D19F6" w:rsidRDefault="0063648B" w:rsidP="000C3127">
      <w:pPr>
        <w:wordWrap/>
        <w:spacing w:line="276" w:lineRule="auto"/>
        <w:rPr>
          <w:rFonts w:ascii="Arial" w:eastAsia="굴림" w:hAnsi="Arial" w:cs="Arial"/>
          <w:b/>
          <w:sz w:val="22"/>
        </w:rPr>
      </w:pPr>
      <w:r w:rsidRPr="001D19F6">
        <w:rPr>
          <w:rFonts w:ascii="Arial" w:eastAsia="굴림" w:hAnsi="Arial" w:cs="Arial"/>
          <w:b/>
          <w:sz w:val="22"/>
        </w:rPr>
        <w:t>&lt;</w:t>
      </w:r>
      <w:r w:rsidR="00F66E5D" w:rsidRPr="001D19F6">
        <w:rPr>
          <w:rFonts w:ascii="Arial" w:eastAsia="굴림" w:hAnsi="Arial" w:cs="Arial"/>
          <w:b/>
          <w:sz w:val="22"/>
        </w:rPr>
        <w:t xml:space="preserve"> </w:t>
      </w:r>
      <w:r w:rsidR="004E2677" w:rsidRPr="001D19F6">
        <w:rPr>
          <w:rFonts w:ascii="Arial" w:eastAsia="굴림" w:hAnsi="Arial" w:cs="Arial"/>
          <w:b/>
          <w:sz w:val="22"/>
        </w:rPr>
        <w:t>Information about R’s s</w:t>
      </w:r>
      <w:r w:rsidR="009469F7" w:rsidRPr="001D19F6">
        <w:rPr>
          <w:rFonts w:ascii="Arial" w:eastAsia="굴림" w:hAnsi="Arial" w:cs="Arial"/>
          <w:b/>
          <w:sz w:val="22"/>
        </w:rPr>
        <w:t>iblings</w:t>
      </w:r>
      <w:r w:rsidRPr="001D19F6">
        <w:rPr>
          <w:rFonts w:ascii="Arial" w:eastAsia="굴림" w:hAnsi="Arial" w:cs="Arial"/>
          <w:b/>
          <w:sz w:val="22"/>
        </w:rPr>
        <w:t xml:space="preserve"> </w:t>
      </w:r>
      <w:r w:rsidR="009469F7" w:rsidRPr="001D19F6">
        <w:rPr>
          <w:rFonts w:ascii="Arial" w:eastAsia="굴림" w:hAnsi="Arial" w:cs="Arial"/>
          <w:b/>
          <w:sz w:val="22"/>
        </w:rPr>
        <w:t>(survival and living</w:t>
      </w:r>
      <w:r w:rsidR="004E2677" w:rsidRPr="001D19F6">
        <w:rPr>
          <w:rFonts w:ascii="Arial" w:eastAsia="굴림" w:hAnsi="Arial" w:cs="Arial"/>
          <w:b/>
          <w:sz w:val="22"/>
        </w:rPr>
        <w:t xml:space="preserve"> with R)</w:t>
      </w:r>
      <w:r w:rsidR="00F66E5D" w:rsidRPr="001D19F6">
        <w:rPr>
          <w:rFonts w:ascii="Arial" w:eastAsia="굴림" w:hAnsi="Arial" w:cs="Arial"/>
          <w:b/>
          <w:sz w:val="22"/>
        </w:rPr>
        <w:t xml:space="preserve"> </w:t>
      </w:r>
      <w:r w:rsidRPr="001D19F6">
        <w:rPr>
          <w:rFonts w:ascii="Arial" w:eastAsia="굴림" w:hAnsi="Arial" w:cs="Arial"/>
          <w:b/>
          <w:sz w:val="22"/>
        </w:rPr>
        <w:t>&gt;</w:t>
      </w:r>
    </w:p>
    <w:p w14:paraId="21A3326D" w14:textId="77777777" w:rsidR="005D5299" w:rsidRPr="001D19F6" w:rsidRDefault="00C736B0" w:rsidP="000C3127">
      <w:pPr>
        <w:wordWrap/>
        <w:spacing w:line="276" w:lineRule="auto"/>
        <w:rPr>
          <w:rFonts w:ascii="Arial" w:eastAsia="굴림" w:hAnsi="Arial" w:cs="Arial"/>
          <w:b/>
          <w:sz w:val="22"/>
        </w:rPr>
      </w:pPr>
      <w:r w:rsidRPr="001D19F6">
        <w:rPr>
          <w:rFonts w:ascii="Arial" w:eastAsia="굴림" w:hAnsi="Arial" w:cs="Arial"/>
          <w:b/>
          <w:sz w:val="22"/>
        </w:rPr>
        <w:t>Logic</w:t>
      </w:r>
    </w:p>
    <w:p w14:paraId="0CD23F5D" w14:textId="77777777" w:rsidR="0063648B" w:rsidRPr="001D19F6" w:rsidRDefault="00C736B0" w:rsidP="002D0E30">
      <w:pPr>
        <w:pStyle w:val="a6"/>
        <w:numPr>
          <w:ilvl w:val="0"/>
          <w:numId w:val="109"/>
        </w:numPr>
        <w:wordWrap/>
        <w:spacing w:line="276" w:lineRule="auto"/>
        <w:ind w:leftChars="0"/>
        <w:rPr>
          <w:rFonts w:ascii="Arial" w:eastAsia="굴림" w:hAnsi="Arial" w:cs="Arial"/>
          <w:b/>
          <w:sz w:val="22"/>
        </w:rPr>
      </w:pPr>
      <w:r w:rsidRPr="001D19F6">
        <w:rPr>
          <w:rFonts w:ascii="Arial" w:eastAsia="굴림" w:hAnsi="Arial" w:cs="Arial"/>
          <w:b/>
          <w:sz w:val="22"/>
        </w:rPr>
        <w:t>Loop Bb001~003 as many times as the number of siblings in the previous interview.</w:t>
      </w:r>
    </w:p>
    <w:p w14:paraId="78D59C5D" w14:textId="77777777" w:rsidR="004E2677" w:rsidRPr="001D19F6" w:rsidRDefault="004E2677" w:rsidP="002D0E30">
      <w:pPr>
        <w:pStyle w:val="a6"/>
        <w:numPr>
          <w:ilvl w:val="0"/>
          <w:numId w:val="109"/>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469F7" w:rsidRPr="001D19F6">
        <w:rPr>
          <w:rFonts w:ascii="Arial" w:eastAsia="굴림" w:hAnsi="Arial" w:cs="Arial"/>
          <w:b/>
          <w:sz w:val="22"/>
        </w:rPr>
        <w:t xml:space="preserve">R did not have any siblings in the previous interview, </w:t>
      </w:r>
      <w:r w:rsidR="001B5371" w:rsidRPr="001D19F6">
        <w:rPr>
          <w:rFonts w:ascii="Arial" w:eastAsia="굴림" w:hAnsi="Arial" w:cs="Arial"/>
          <w:b/>
          <w:sz w:val="22"/>
        </w:rPr>
        <w:t xml:space="preserve">then </w:t>
      </w:r>
      <w:r w:rsidR="009469F7" w:rsidRPr="001D19F6">
        <w:rPr>
          <w:rFonts w:ascii="Arial" w:eastAsia="굴림" w:hAnsi="Arial" w:cs="Arial"/>
          <w:b/>
          <w:sz w:val="22"/>
        </w:rPr>
        <w:t>go to Bb004.</w:t>
      </w:r>
    </w:p>
    <w:p w14:paraId="35DC83DD" w14:textId="77777777" w:rsidR="009469F7" w:rsidRPr="001D19F6" w:rsidRDefault="009469F7" w:rsidP="005D5299">
      <w:pPr>
        <w:wordWrap/>
        <w:spacing w:line="360" w:lineRule="auto"/>
        <w:rPr>
          <w:rFonts w:ascii="Arial" w:eastAsia="굴림" w:hAnsi="Arial" w:cs="Arial"/>
          <w:b/>
          <w:sz w:val="22"/>
        </w:rPr>
      </w:pPr>
    </w:p>
    <w:p w14:paraId="67BB744C"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Bb001. No</w:t>
      </w:r>
      <w:r w:rsidR="00CE65C8" w:rsidRPr="001D19F6">
        <w:rPr>
          <w:rFonts w:ascii="Arial" w:eastAsia="굴림" w:hAnsi="Arial" w:cs="Arial"/>
          <w:sz w:val="22"/>
        </w:rPr>
        <w:t>w I am going to ask you about yo</w:t>
      </w:r>
      <w:r w:rsidRPr="001D19F6">
        <w:rPr>
          <w:rFonts w:ascii="Arial" w:eastAsia="굴림" w:hAnsi="Arial" w:cs="Arial"/>
          <w:sz w:val="22"/>
        </w:rPr>
        <w:t>ur sibling, [sibling's name]. Is [sibling's name] currently alive?</w:t>
      </w:r>
      <w:r w:rsidR="00175F81" w:rsidRPr="001D19F6">
        <w:rPr>
          <w:rFonts w:ascii="Arial" w:eastAsia="굴림" w:hAnsi="Arial" w:cs="Arial"/>
          <w:sz w:val="22"/>
        </w:rPr>
        <w:t xml:space="preserve"> </w:t>
      </w:r>
      <w:r w:rsidR="0087185F" w:rsidRPr="001D19F6">
        <w:rPr>
          <w:rFonts w:ascii="Arial" w:eastAsia="굴림" w:hAnsi="Arial" w:cs="Arial"/>
          <w:sz w:val="22"/>
        </w:rPr>
        <w:t>[IWER: This question is inten</w:t>
      </w:r>
      <w:r w:rsidR="002B60C1" w:rsidRPr="001D19F6">
        <w:rPr>
          <w:rFonts w:ascii="Arial" w:eastAsia="굴림" w:hAnsi="Arial" w:cs="Arial"/>
          <w:sz w:val="22"/>
        </w:rPr>
        <w:t>ded to find out whether R’s</w:t>
      </w:r>
      <w:r w:rsidR="0087185F" w:rsidRPr="001D19F6">
        <w:rPr>
          <w:rFonts w:ascii="Arial" w:eastAsia="굴림" w:hAnsi="Arial" w:cs="Arial"/>
          <w:sz w:val="22"/>
        </w:rPr>
        <w:t xml:space="preserve"> sibling </w:t>
      </w:r>
      <w:r w:rsidR="00C736B0" w:rsidRPr="001D19F6">
        <w:rPr>
          <w:rFonts w:ascii="Arial" w:eastAsia="굴림" w:hAnsi="Arial" w:cs="Arial"/>
          <w:sz w:val="22"/>
        </w:rPr>
        <w:t xml:space="preserve">has died </w:t>
      </w:r>
      <w:r w:rsidR="0087185F" w:rsidRPr="001D19F6">
        <w:rPr>
          <w:rFonts w:ascii="Arial" w:eastAsia="굴림" w:hAnsi="Arial" w:cs="Arial"/>
          <w:sz w:val="22"/>
        </w:rPr>
        <w:t>or not.]</w:t>
      </w:r>
    </w:p>
    <w:p w14:paraId="1D697E99" w14:textId="77777777" w:rsidR="00FB33A8" w:rsidRPr="001D19F6" w:rsidRDefault="00FB33A8" w:rsidP="002D0E30">
      <w:pPr>
        <w:pStyle w:val="a6"/>
        <w:numPr>
          <w:ilvl w:val="0"/>
          <w:numId w:val="11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Bb003</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(passed away)</w:t>
      </w:r>
    </w:p>
    <w:p w14:paraId="732A7823" w14:textId="77777777" w:rsidR="005D5299" w:rsidRPr="001D19F6" w:rsidRDefault="005D5299" w:rsidP="005D5299">
      <w:pPr>
        <w:wordWrap/>
        <w:spacing w:line="360" w:lineRule="auto"/>
        <w:rPr>
          <w:rFonts w:ascii="Arial" w:eastAsia="굴림" w:hAnsi="Arial" w:cs="Arial"/>
          <w:sz w:val="22"/>
        </w:rPr>
      </w:pPr>
    </w:p>
    <w:p w14:paraId="3F4FDEA3"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Bb002. When did [sibling's name] pass away?</w:t>
      </w:r>
    </w:p>
    <w:p w14:paraId="761CD9DF" w14:textId="76AD7409"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[IWER: Enter the year and month </w:t>
      </w:r>
      <w:r w:rsidR="00C012D6" w:rsidRPr="001D19F6">
        <w:rPr>
          <w:rFonts w:ascii="Arial" w:eastAsia="굴림" w:hAnsi="Arial" w:cs="Arial"/>
          <w:kern w:val="0"/>
          <w:sz w:val="22"/>
        </w:rPr>
        <w:t xml:space="preserve">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382" w:author="Keis" w:date="2024-09-06T10:11:00Z">
        <w:r w:rsidR="00714734" w:rsidRPr="001D19F6" w:rsidDel="009F27DD">
          <w:rPr>
            <w:rFonts w:ascii="Arial" w:eastAsia="굴림" w:hAnsi="Arial" w:cs="Arial"/>
            <w:sz w:val="22"/>
          </w:rPr>
          <w:delText>2018</w:delText>
        </w:r>
      </w:del>
      <w:ins w:id="383"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01 for January </w:t>
      </w:r>
      <w:del w:id="384" w:author="Keis" w:date="2024-09-06T10:11:00Z">
        <w:r w:rsidR="00714734" w:rsidRPr="001D19F6" w:rsidDel="009F27DD">
          <w:rPr>
            <w:rFonts w:ascii="Arial" w:eastAsia="굴림" w:hAnsi="Arial" w:cs="Arial"/>
            <w:sz w:val="22"/>
          </w:rPr>
          <w:delText>2018</w:delText>
        </w:r>
      </w:del>
      <w:ins w:id="385"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 xml:space="preserve">. If the month is not clear, enter </w:t>
      </w:r>
      <w:del w:id="386" w:author="Keis" w:date="2024-09-06T10:11:00Z">
        <w:r w:rsidR="00714734" w:rsidRPr="001D19F6" w:rsidDel="009F27DD">
          <w:rPr>
            <w:rFonts w:ascii="Arial" w:eastAsia="굴림" w:hAnsi="Arial" w:cs="Arial"/>
            <w:sz w:val="22"/>
          </w:rPr>
          <w:delText>2018</w:delText>
        </w:r>
      </w:del>
      <w:ins w:id="387"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00.</w:t>
      </w:r>
      <w:r w:rsidRPr="001D19F6">
        <w:rPr>
          <w:rFonts w:ascii="Arial" w:eastAsia="굴림" w:hAnsi="Arial" w:cs="Arial"/>
          <w:sz w:val="22"/>
        </w:rPr>
        <w:t>]</w:t>
      </w:r>
    </w:p>
    <w:p w14:paraId="4BDF24DD" w14:textId="7749668A" w:rsidR="005D5299" w:rsidRPr="001D19F6" w:rsidRDefault="005D5299" w:rsidP="00FB33A8">
      <w:pPr>
        <w:wordWrap/>
        <w:spacing w:line="360" w:lineRule="auto"/>
        <w:rPr>
          <w:rFonts w:ascii="Arial" w:eastAsia="굴림" w:hAnsi="Arial" w:cs="Arial"/>
          <w:sz w:val="22"/>
        </w:rPr>
      </w:pPr>
      <w:r w:rsidRPr="001D19F6">
        <w:rPr>
          <w:rFonts w:ascii="Arial" w:eastAsia="굴림" w:hAnsi="Arial" w:cs="Arial"/>
          <w:sz w:val="22"/>
        </w:rPr>
        <w:t xml:space="preserve"> </w:t>
      </w:r>
      <w:r w:rsidR="00FB33A8" w:rsidRPr="001D19F6">
        <w:rPr>
          <w:rFonts w:ascii="Arial" w:eastAsia="굴림" w:hAnsi="Arial" w:cs="Arial"/>
          <w:sz w:val="22"/>
        </w:rPr>
        <w:tab/>
        <w:t>_______________________________ [</w:t>
      </w:r>
      <w:r w:rsidR="003608C0" w:rsidRPr="001D19F6">
        <w:rPr>
          <w:rFonts w:ascii="Arial" w:eastAsia="굴림" w:hAnsi="Arial" w:cs="Arial"/>
          <w:sz w:val="22"/>
        </w:rPr>
        <w:t>Range:</w:t>
      </w:r>
      <w:r w:rsidR="00FB33A8" w:rsidRPr="001D19F6">
        <w:rPr>
          <w:rFonts w:ascii="Arial" w:eastAsia="굴림" w:hAnsi="Arial" w:cs="Arial"/>
          <w:sz w:val="22"/>
        </w:rPr>
        <w:t xml:space="preserve"> </w:t>
      </w:r>
      <w:r w:rsidRPr="001D19F6">
        <w:rPr>
          <w:rFonts w:ascii="Arial" w:eastAsia="굴림" w:hAnsi="Arial" w:cs="Arial"/>
          <w:sz w:val="22"/>
        </w:rPr>
        <w:t>190000~</w:t>
      </w:r>
      <w:del w:id="388" w:author="Keis" w:date="2024-09-06T10:11:00Z">
        <w:r w:rsidR="00714734" w:rsidRPr="001D19F6" w:rsidDel="009F27DD">
          <w:rPr>
            <w:rFonts w:ascii="Arial" w:eastAsia="굴림" w:hAnsi="Arial" w:cs="Arial"/>
            <w:sz w:val="22"/>
          </w:rPr>
          <w:delText>2018</w:delText>
        </w:r>
      </w:del>
      <w:ins w:id="389"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11</w:t>
      </w:r>
      <w:r w:rsidRPr="001D19F6">
        <w:rPr>
          <w:rFonts w:ascii="Arial" w:eastAsia="굴림" w:hAnsi="Arial" w:cs="Arial"/>
          <w:sz w:val="22"/>
        </w:rPr>
        <w:t>] →Go to Bb004</w:t>
      </w:r>
    </w:p>
    <w:p w14:paraId="4A961F01" w14:textId="77777777" w:rsidR="005D5299" w:rsidRPr="001D19F6" w:rsidRDefault="005D5299" w:rsidP="005D5299">
      <w:pPr>
        <w:wordWrap/>
        <w:spacing w:line="360" w:lineRule="auto"/>
        <w:rPr>
          <w:rFonts w:ascii="Arial" w:eastAsia="굴림" w:hAnsi="Arial" w:cs="Arial"/>
          <w:sz w:val="22"/>
        </w:rPr>
      </w:pPr>
    </w:p>
    <w:p w14:paraId="7C3058B4"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Bb003. </w:t>
      </w:r>
      <w:r w:rsidR="00C736B0" w:rsidRPr="001D19F6">
        <w:rPr>
          <w:rFonts w:ascii="Arial" w:eastAsia="굴림" w:hAnsi="Arial" w:cs="Arial"/>
          <w:sz w:val="22"/>
        </w:rPr>
        <w:t xml:space="preserve">Does </w:t>
      </w:r>
      <w:r w:rsidR="001A123D" w:rsidRPr="001D19F6">
        <w:rPr>
          <w:rFonts w:ascii="Arial" w:eastAsia="굴림" w:hAnsi="Arial" w:cs="Arial"/>
          <w:sz w:val="22"/>
        </w:rPr>
        <w:t xml:space="preserve">[sibling's name] </w:t>
      </w:r>
      <w:r w:rsidR="00C736B0" w:rsidRPr="001D19F6">
        <w:rPr>
          <w:rFonts w:ascii="Arial" w:eastAsia="굴림" w:hAnsi="Arial" w:cs="Arial"/>
          <w:sz w:val="22"/>
        </w:rPr>
        <w:t>live</w:t>
      </w:r>
      <w:r w:rsidRPr="001D19F6">
        <w:rPr>
          <w:rFonts w:ascii="Arial" w:eastAsia="굴림" w:hAnsi="Arial" w:cs="Arial"/>
          <w:sz w:val="22"/>
        </w:rPr>
        <w:t xml:space="preserve"> with you?</w:t>
      </w:r>
    </w:p>
    <w:p w14:paraId="65C7EE72" w14:textId="77777777" w:rsidR="00FB33A8" w:rsidRPr="001D19F6" w:rsidRDefault="00FB33A8" w:rsidP="002D0E30">
      <w:pPr>
        <w:pStyle w:val="a6"/>
        <w:numPr>
          <w:ilvl w:val="0"/>
          <w:numId w:val="11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2136B66" w14:textId="77777777" w:rsidR="005D5299" w:rsidRPr="001D19F6" w:rsidRDefault="005D5299" w:rsidP="005D5299">
      <w:pPr>
        <w:wordWrap/>
        <w:spacing w:line="360" w:lineRule="auto"/>
        <w:rPr>
          <w:rFonts w:ascii="Arial" w:eastAsia="굴림" w:hAnsi="Arial" w:cs="Arial"/>
          <w:b/>
          <w:sz w:val="22"/>
        </w:rPr>
      </w:pPr>
    </w:p>
    <w:p w14:paraId="7E0BF5AD" w14:textId="77777777" w:rsidR="006F305C" w:rsidRPr="001D19F6" w:rsidRDefault="00FB33A8" w:rsidP="000C3127">
      <w:pPr>
        <w:wordWrap/>
        <w:spacing w:line="276" w:lineRule="auto"/>
        <w:rPr>
          <w:rFonts w:ascii="Arial" w:eastAsia="굴림" w:hAnsi="Arial" w:cs="Arial"/>
          <w:b/>
          <w:sz w:val="22"/>
        </w:rPr>
      </w:pPr>
      <w:r w:rsidRPr="001D19F6">
        <w:rPr>
          <w:rFonts w:ascii="Arial" w:eastAsia="굴림" w:hAnsi="Arial" w:cs="Arial"/>
          <w:b/>
          <w:sz w:val="22"/>
        </w:rPr>
        <w:t>&lt;</w:t>
      </w:r>
      <w:r w:rsidR="006F305C" w:rsidRPr="001D19F6">
        <w:rPr>
          <w:rFonts w:ascii="Arial" w:eastAsia="굴림" w:hAnsi="Arial" w:cs="Arial"/>
          <w:b/>
          <w:sz w:val="22"/>
        </w:rPr>
        <w:t xml:space="preserve">Whether R’s parents died or not </w:t>
      </w:r>
      <w:r w:rsidRPr="001D19F6">
        <w:rPr>
          <w:rFonts w:ascii="Arial" w:eastAsia="굴림" w:hAnsi="Arial" w:cs="Arial"/>
          <w:b/>
          <w:sz w:val="22"/>
        </w:rPr>
        <w:t>and basic information&gt;</w:t>
      </w:r>
    </w:p>
    <w:p w14:paraId="2BDCF4F2"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t xml:space="preserve">Logic </w:t>
      </w:r>
    </w:p>
    <w:p w14:paraId="56ADAE92" w14:textId="77777777" w:rsidR="005D5299" w:rsidRPr="001D19F6" w:rsidRDefault="00B94F82" w:rsidP="002D0E30">
      <w:pPr>
        <w:pStyle w:val="a6"/>
        <w:numPr>
          <w:ilvl w:val="0"/>
          <w:numId w:val="112"/>
        </w:numPr>
        <w:wordWrap/>
        <w:spacing w:line="276" w:lineRule="auto"/>
        <w:ind w:leftChars="0"/>
        <w:rPr>
          <w:rFonts w:ascii="Arial" w:eastAsia="굴림" w:hAnsi="Arial" w:cs="Arial"/>
          <w:b/>
          <w:sz w:val="22"/>
        </w:rPr>
      </w:pPr>
      <w:r w:rsidRPr="001D19F6">
        <w:rPr>
          <w:rFonts w:ascii="Arial" w:eastAsia="굴림" w:hAnsi="Arial" w:cs="Arial"/>
          <w:b/>
          <w:sz w:val="22"/>
        </w:rPr>
        <w:t xml:space="preserve">If both R’s father and mother were alive </w:t>
      </w:r>
      <w:r w:rsidR="00FB33A8" w:rsidRPr="001D19F6">
        <w:rPr>
          <w:rFonts w:ascii="Arial" w:eastAsia="굴림" w:hAnsi="Arial" w:cs="Arial"/>
          <w:b/>
          <w:sz w:val="22"/>
        </w:rPr>
        <w:t>in the previous interview</w:t>
      </w:r>
      <w:r w:rsidRPr="001D19F6">
        <w:rPr>
          <w:rFonts w:ascii="Arial" w:eastAsia="굴림" w:hAnsi="Arial" w:cs="Arial"/>
          <w:b/>
          <w:sz w:val="22"/>
        </w:rPr>
        <w:t>, then ask Bb004~Bb015</w:t>
      </w:r>
    </w:p>
    <w:p w14:paraId="600EFBE4" w14:textId="77777777" w:rsidR="00B94F82" w:rsidRPr="001D19F6" w:rsidRDefault="00B94F82" w:rsidP="002D0E30">
      <w:pPr>
        <w:pStyle w:val="a6"/>
        <w:numPr>
          <w:ilvl w:val="0"/>
          <w:numId w:val="112"/>
        </w:numPr>
        <w:wordWrap/>
        <w:spacing w:line="276" w:lineRule="auto"/>
        <w:ind w:leftChars="0"/>
        <w:rPr>
          <w:rFonts w:ascii="Arial" w:eastAsia="굴림" w:hAnsi="Arial" w:cs="Arial"/>
          <w:b/>
          <w:sz w:val="22"/>
        </w:rPr>
      </w:pPr>
      <w:r w:rsidRPr="001D19F6">
        <w:rPr>
          <w:rFonts w:ascii="Arial" w:eastAsia="굴림" w:hAnsi="Arial" w:cs="Arial"/>
          <w:b/>
          <w:sz w:val="22"/>
        </w:rPr>
        <w:t>If only R’s father was alive in the previous interview, then ask Bb004~Bb009</w:t>
      </w:r>
    </w:p>
    <w:p w14:paraId="39E24666" w14:textId="77777777" w:rsidR="00B94F82" w:rsidRPr="001D19F6" w:rsidRDefault="00B94F82" w:rsidP="002D0E30">
      <w:pPr>
        <w:pStyle w:val="a6"/>
        <w:numPr>
          <w:ilvl w:val="0"/>
          <w:numId w:val="112"/>
        </w:numPr>
        <w:wordWrap/>
        <w:spacing w:line="276" w:lineRule="auto"/>
        <w:ind w:leftChars="0"/>
        <w:rPr>
          <w:rFonts w:ascii="Arial" w:eastAsia="굴림" w:hAnsi="Arial" w:cs="Arial"/>
          <w:b/>
          <w:sz w:val="22"/>
        </w:rPr>
      </w:pPr>
      <w:r w:rsidRPr="001D19F6">
        <w:rPr>
          <w:rFonts w:ascii="Arial" w:eastAsia="굴림" w:hAnsi="Arial" w:cs="Arial"/>
          <w:b/>
          <w:sz w:val="22"/>
        </w:rPr>
        <w:t>If only R’s mother was alive in the previous interview, then ask Bb010~Bb015</w:t>
      </w:r>
    </w:p>
    <w:p w14:paraId="38B39876" w14:textId="77777777" w:rsidR="00B94F82" w:rsidRPr="001D19F6" w:rsidRDefault="00B94F82" w:rsidP="002D0E30">
      <w:pPr>
        <w:pStyle w:val="a6"/>
        <w:numPr>
          <w:ilvl w:val="0"/>
          <w:numId w:val="112"/>
        </w:numPr>
        <w:wordWrap/>
        <w:spacing w:line="276" w:lineRule="auto"/>
        <w:ind w:leftChars="0"/>
        <w:rPr>
          <w:rFonts w:ascii="Arial" w:eastAsia="굴림" w:hAnsi="Arial" w:cs="Arial"/>
          <w:b/>
          <w:sz w:val="22"/>
        </w:rPr>
      </w:pPr>
      <w:r w:rsidRPr="001D19F6">
        <w:rPr>
          <w:rFonts w:ascii="Arial" w:eastAsia="굴림" w:hAnsi="Arial" w:cs="Arial"/>
          <w:b/>
          <w:sz w:val="22"/>
        </w:rPr>
        <w:t>If both R’s father and mother w</w:t>
      </w:r>
      <w:r w:rsidR="00F3367D" w:rsidRPr="001D19F6">
        <w:rPr>
          <w:rFonts w:ascii="Arial" w:eastAsia="굴림" w:hAnsi="Arial" w:cs="Arial"/>
          <w:b/>
          <w:sz w:val="22"/>
        </w:rPr>
        <w:t>ere passed away, then, ask Bb185</w:t>
      </w:r>
    </w:p>
    <w:p w14:paraId="5CECC5CD" w14:textId="77777777" w:rsidR="00B252B0" w:rsidRPr="001D19F6" w:rsidRDefault="00B252B0" w:rsidP="005D5299">
      <w:pPr>
        <w:wordWrap/>
        <w:spacing w:line="360" w:lineRule="auto"/>
        <w:rPr>
          <w:rFonts w:ascii="Arial" w:eastAsia="굴림" w:hAnsi="Arial" w:cs="Arial"/>
          <w:sz w:val="22"/>
        </w:rPr>
      </w:pPr>
    </w:p>
    <w:p w14:paraId="026D28A3" w14:textId="77777777" w:rsidR="00384348"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Bb004. Now</w:t>
      </w:r>
      <w:r w:rsidR="00A5169F" w:rsidRPr="001D19F6">
        <w:rPr>
          <w:rFonts w:ascii="Arial" w:eastAsia="굴림" w:hAnsi="Arial" w:cs="Arial"/>
          <w:sz w:val="22"/>
        </w:rPr>
        <w:t xml:space="preserve"> I have some</w:t>
      </w:r>
      <w:r w:rsidRPr="001D19F6">
        <w:rPr>
          <w:rFonts w:ascii="Arial" w:eastAsia="굴림" w:hAnsi="Arial" w:cs="Arial"/>
          <w:sz w:val="22"/>
        </w:rPr>
        <w:t xml:space="preserve"> questions about your father. Is [father</w:t>
      </w:r>
      <w:r w:rsidR="001A123D" w:rsidRPr="001D19F6">
        <w:rPr>
          <w:rFonts w:ascii="Arial" w:eastAsia="굴림" w:hAnsi="Arial" w:cs="Arial"/>
          <w:sz w:val="22"/>
        </w:rPr>
        <w:t>’s</w:t>
      </w:r>
      <w:r w:rsidRPr="001D19F6">
        <w:rPr>
          <w:rFonts w:ascii="Arial" w:eastAsia="굴림" w:hAnsi="Arial" w:cs="Arial"/>
          <w:sz w:val="22"/>
        </w:rPr>
        <w:t xml:space="preserve"> name] currently alive?</w:t>
      </w:r>
    </w:p>
    <w:p w14:paraId="30BC9C8E" w14:textId="77777777" w:rsidR="005D5299" w:rsidRPr="001D19F6" w:rsidRDefault="00384348" w:rsidP="005D5299">
      <w:pPr>
        <w:wordWrap/>
        <w:spacing w:line="360" w:lineRule="auto"/>
        <w:rPr>
          <w:rFonts w:ascii="Arial" w:eastAsia="굴림" w:hAnsi="Arial" w:cs="Arial"/>
          <w:sz w:val="22"/>
        </w:rPr>
      </w:pPr>
      <w:r w:rsidRPr="001D19F6">
        <w:rPr>
          <w:rFonts w:ascii="Arial" w:eastAsia="굴림" w:hAnsi="Arial" w:cs="Arial"/>
          <w:sz w:val="22"/>
        </w:rPr>
        <w:t>[IWER: This question is i</w:t>
      </w:r>
      <w:r w:rsidR="002B60C1" w:rsidRPr="001D19F6">
        <w:rPr>
          <w:rFonts w:ascii="Arial" w:eastAsia="굴림" w:hAnsi="Arial" w:cs="Arial"/>
          <w:sz w:val="22"/>
        </w:rPr>
        <w:t>ntended to find out whether R’s</w:t>
      </w:r>
      <w:r w:rsidRPr="001D19F6">
        <w:rPr>
          <w:rFonts w:ascii="Arial" w:eastAsia="굴림" w:hAnsi="Arial" w:cs="Arial"/>
          <w:sz w:val="22"/>
        </w:rPr>
        <w:t xml:space="preserve"> father </w:t>
      </w:r>
      <w:r w:rsidR="00C736B0" w:rsidRPr="001D19F6">
        <w:rPr>
          <w:rFonts w:ascii="Arial" w:eastAsia="굴림" w:hAnsi="Arial" w:cs="Arial"/>
          <w:sz w:val="22"/>
        </w:rPr>
        <w:t xml:space="preserve">has died </w:t>
      </w:r>
      <w:r w:rsidRPr="001D19F6">
        <w:rPr>
          <w:rFonts w:ascii="Arial" w:eastAsia="굴림" w:hAnsi="Arial" w:cs="Arial"/>
          <w:sz w:val="22"/>
        </w:rPr>
        <w:t>or not.]</w:t>
      </w:r>
    </w:p>
    <w:p w14:paraId="4ECEB4ED" w14:textId="77777777" w:rsidR="00F3167C" w:rsidRPr="001D19F6" w:rsidRDefault="00F3167C" w:rsidP="002D0E30">
      <w:pPr>
        <w:pStyle w:val="a6"/>
        <w:numPr>
          <w:ilvl w:val="0"/>
          <w:numId w:val="11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Ba006</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(passed away)</w:t>
      </w:r>
    </w:p>
    <w:p w14:paraId="6AFFC18F" w14:textId="77777777" w:rsidR="005D5299" w:rsidRPr="001D19F6" w:rsidRDefault="005D5299" w:rsidP="005D5299">
      <w:pPr>
        <w:wordWrap/>
        <w:spacing w:line="360" w:lineRule="auto"/>
        <w:rPr>
          <w:rFonts w:ascii="Arial" w:eastAsia="굴림" w:hAnsi="Arial" w:cs="Arial"/>
          <w:sz w:val="22"/>
        </w:rPr>
      </w:pPr>
    </w:p>
    <w:p w14:paraId="70B18681"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Bb005. When did he die?</w:t>
      </w:r>
    </w:p>
    <w:p w14:paraId="6581F0EE" w14:textId="3B1A9BBB" w:rsidR="00B94F82" w:rsidRPr="00795949" w:rsidRDefault="00B94F82" w:rsidP="00B94F82">
      <w:pPr>
        <w:wordWrap/>
        <w:spacing w:line="360" w:lineRule="auto"/>
        <w:rPr>
          <w:rFonts w:ascii="Arial" w:eastAsia="굴림" w:hAnsi="Arial" w:cs="Arial"/>
          <w:sz w:val="22"/>
        </w:rPr>
      </w:pPr>
      <w:r w:rsidRPr="00795949">
        <w:rPr>
          <w:rFonts w:ascii="Arial" w:eastAsia="굴림" w:hAnsi="Arial" w:cs="Arial"/>
          <w:sz w:val="22"/>
        </w:rPr>
        <w:t xml:space="preserve">[IWER: Enter the year and month </w:t>
      </w:r>
      <w:r w:rsidRPr="00795949">
        <w:rPr>
          <w:rFonts w:ascii="Arial" w:eastAsia="굴림" w:hAnsi="Arial" w:cs="Arial"/>
          <w:kern w:val="0"/>
          <w:sz w:val="22"/>
        </w:rPr>
        <w:t xml:space="preserve">using 6 digits. </w:t>
      </w:r>
      <w:r w:rsidR="00CB7C89" w:rsidRPr="00795949">
        <w:rPr>
          <w:rFonts w:ascii="Arial" w:eastAsia="굴림" w:hAnsi="Arial" w:cs="Arial"/>
          <w:sz w:val="22"/>
        </w:rPr>
        <w:t xml:space="preserve">For </w:t>
      </w:r>
      <w:r w:rsidR="0060656D" w:rsidRPr="00795949">
        <w:rPr>
          <w:rFonts w:ascii="Arial" w:eastAsia="굴림" w:hAnsi="Arial" w:cs="Arial"/>
          <w:sz w:val="22"/>
        </w:rPr>
        <w:t>example</w:t>
      </w:r>
      <w:r w:rsidR="00CB7C89" w:rsidRPr="00795949">
        <w:rPr>
          <w:rFonts w:ascii="Arial" w:eastAsia="굴림" w:hAnsi="Arial" w:cs="Arial"/>
          <w:sz w:val="22"/>
        </w:rPr>
        <w:t xml:space="preserve">, mark </w:t>
      </w:r>
      <w:del w:id="390" w:author="Keis" w:date="2024-09-06T10:23:00Z">
        <w:r w:rsidR="00714734" w:rsidRPr="00E46E3F" w:rsidDel="00817F07">
          <w:rPr>
            <w:rFonts w:ascii="Arial" w:eastAsia="굴림" w:hAnsi="Arial" w:cs="Arial"/>
            <w:color w:val="FF0000"/>
            <w:sz w:val="22"/>
          </w:rPr>
          <w:delText>20</w:delText>
        </w:r>
        <w:r w:rsidR="00C27023" w:rsidRPr="00E46E3F" w:rsidDel="00817F07">
          <w:rPr>
            <w:rFonts w:ascii="Arial" w:eastAsia="굴림" w:hAnsi="Arial" w:cs="Arial" w:hint="eastAsia"/>
            <w:color w:val="FF0000"/>
            <w:sz w:val="22"/>
          </w:rPr>
          <w:delText>20</w:delText>
        </w:r>
      </w:del>
      <w:ins w:id="391" w:author="Keis" w:date="2024-09-06T10:23:00Z">
        <w:r w:rsidR="00817F07" w:rsidRPr="00817F07">
          <w:rPr>
            <w:rFonts w:ascii="Arial" w:eastAsia="굴림" w:hAnsi="Arial" w:cs="Arial"/>
            <w:color w:val="00B050"/>
            <w:sz w:val="22"/>
          </w:rPr>
          <w:t>2022</w:t>
        </w:r>
      </w:ins>
      <w:r w:rsidR="00CB7C89" w:rsidRPr="00DC741E">
        <w:rPr>
          <w:rFonts w:ascii="Arial" w:eastAsia="굴림" w:hAnsi="Arial" w:cs="Arial"/>
          <w:sz w:val="22"/>
          <w:rPrChange w:id="392" w:author="Keis" w:date="2024-09-06T17:25:00Z">
            <w:rPr>
              <w:rFonts w:ascii="Arial" w:eastAsia="굴림" w:hAnsi="Arial" w:cs="Arial"/>
              <w:color w:val="FF0000"/>
              <w:sz w:val="22"/>
            </w:rPr>
          </w:rPrChange>
        </w:rPr>
        <w:t>01</w:t>
      </w:r>
      <w:r w:rsidR="00CB7C89" w:rsidRPr="00795949">
        <w:rPr>
          <w:rFonts w:ascii="Arial" w:eastAsia="굴림" w:hAnsi="Arial" w:cs="Arial"/>
          <w:sz w:val="22"/>
        </w:rPr>
        <w:t xml:space="preserve"> for January </w:t>
      </w:r>
      <w:del w:id="393" w:author="Keis" w:date="2024-09-06T10:23:00Z">
        <w:r w:rsidR="00714734" w:rsidRPr="00E46E3F" w:rsidDel="00817F07">
          <w:rPr>
            <w:rFonts w:ascii="Arial" w:eastAsia="굴림" w:hAnsi="Arial" w:cs="Arial"/>
            <w:color w:val="FF0000"/>
            <w:sz w:val="22"/>
          </w:rPr>
          <w:delText>20</w:delText>
        </w:r>
        <w:r w:rsidR="00C27023" w:rsidRPr="00E46E3F" w:rsidDel="00817F07">
          <w:rPr>
            <w:rFonts w:ascii="Arial" w:eastAsia="굴림" w:hAnsi="Arial" w:cs="Arial" w:hint="eastAsia"/>
            <w:color w:val="FF0000"/>
            <w:sz w:val="22"/>
          </w:rPr>
          <w:delText>20</w:delText>
        </w:r>
      </w:del>
      <w:ins w:id="394" w:author="Keis" w:date="2024-09-06T10:23:00Z">
        <w:r w:rsidR="00817F07" w:rsidRPr="00817F07">
          <w:rPr>
            <w:rFonts w:ascii="Arial" w:eastAsia="굴림" w:hAnsi="Arial" w:cs="Arial"/>
            <w:color w:val="00B050"/>
            <w:sz w:val="22"/>
          </w:rPr>
          <w:t>2022</w:t>
        </w:r>
      </w:ins>
      <w:r w:rsidR="00CB7C89" w:rsidRPr="00795949">
        <w:rPr>
          <w:rFonts w:ascii="Arial" w:eastAsia="굴림" w:hAnsi="Arial" w:cs="Arial"/>
          <w:sz w:val="22"/>
        </w:rPr>
        <w:t xml:space="preserve">. If the </w:t>
      </w:r>
      <w:r w:rsidR="00CB7C89" w:rsidRPr="00795949">
        <w:rPr>
          <w:rFonts w:ascii="Arial" w:eastAsia="굴림" w:hAnsi="Arial" w:cs="Arial"/>
          <w:sz w:val="22"/>
        </w:rPr>
        <w:lastRenderedPageBreak/>
        <w:t xml:space="preserve">month is not clear, enter </w:t>
      </w:r>
      <w:del w:id="395" w:author="Keis" w:date="2024-09-06T10:23:00Z">
        <w:r w:rsidR="00714734" w:rsidRPr="00E46E3F" w:rsidDel="00817F07">
          <w:rPr>
            <w:rFonts w:ascii="Arial" w:eastAsia="굴림" w:hAnsi="Arial" w:cs="Arial"/>
            <w:color w:val="FF0000"/>
            <w:sz w:val="22"/>
          </w:rPr>
          <w:delText>20</w:delText>
        </w:r>
        <w:r w:rsidR="00C27023" w:rsidRPr="00E46E3F" w:rsidDel="00817F07">
          <w:rPr>
            <w:rFonts w:ascii="Arial" w:eastAsia="굴림" w:hAnsi="Arial" w:cs="Arial" w:hint="eastAsia"/>
            <w:color w:val="FF0000"/>
            <w:sz w:val="22"/>
          </w:rPr>
          <w:delText>20</w:delText>
        </w:r>
      </w:del>
      <w:ins w:id="396" w:author="Keis" w:date="2024-09-06T10:23:00Z">
        <w:r w:rsidR="00817F07" w:rsidRPr="00817F07">
          <w:rPr>
            <w:rFonts w:ascii="Arial" w:eastAsia="굴림" w:hAnsi="Arial" w:cs="Arial"/>
            <w:color w:val="00B050"/>
            <w:sz w:val="22"/>
          </w:rPr>
          <w:t>2022</w:t>
        </w:r>
      </w:ins>
      <w:r w:rsidR="00CB7C89" w:rsidRPr="00DC741E">
        <w:rPr>
          <w:rFonts w:ascii="Arial" w:eastAsia="굴림" w:hAnsi="Arial" w:cs="Arial"/>
          <w:sz w:val="22"/>
          <w:rPrChange w:id="397" w:author="Keis" w:date="2024-09-06T17:25:00Z">
            <w:rPr>
              <w:rFonts w:ascii="Arial" w:eastAsia="굴림" w:hAnsi="Arial" w:cs="Arial"/>
              <w:color w:val="FF0000"/>
              <w:sz w:val="22"/>
            </w:rPr>
          </w:rPrChange>
        </w:rPr>
        <w:t>00</w:t>
      </w:r>
      <w:r w:rsidR="00CB7C89" w:rsidRPr="00795949">
        <w:rPr>
          <w:rFonts w:ascii="Arial" w:eastAsia="굴림" w:hAnsi="Arial" w:cs="Arial"/>
          <w:sz w:val="22"/>
        </w:rPr>
        <w:t>.</w:t>
      </w:r>
      <w:r w:rsidRPr="00795949">
        <w:rPr>
          <w:rFonts w:ascii="Arial" w:eastAsia="굴림" w:hAnsi="Arial" w:cs="Arial"/>
          <w:sz w:val="22"/>
        </w:rPr>
        <w:t>]</w:t>
      </w:r>
    </w:p>
    <w:p w14:paraId="4504D438" w14:textId="77777777" w:rsidR="00B94F82" w:rsidRPr="00795949" w:rsidRDefault="00B94F82" w:rsidP="005D5299">
      <w:pPr>
        <w:wordWrap/>
        <w:spacing w:line="360" w:lineRule="auto"/>
        <w:rPr>
          <w:rFonts w:ascii="Arial" w:eastAsia="굴림" w:hAnsi="Arial" w:cs="Arial"/>
          <w:sz w:val="22"/>
        </w:rPr>
      </w:pPr>
    </w:p>
    <w:p w14:paraId="654E488D" w14:textId="77777777" w:rsidR="00162228" w:rsidRPr="00795949" w:rsidRDefault="008263C6" w:rsidP="008263C6">
      <w:pPr>
        <w:wordWrap/>
        <w:spacing w:line="360" w:lineRule="auto"/>
        <w:rPr>
          <w:rFonts w:ascii="Arial" w:eastAsia="굴림" w:hAnsi="Arial" w:cs="Arial"/>
          <w:sz w:val="22"/>
        </w:rPr>
      </w:pPr>
      <w:r w:rsidRPr="00795949">
        <w:rPr>
          <w:rFonts w:ascii="Arial" w:eastAsia="굴림" w:hAnsi="Arial" w:cs="Arial"/>
          <w:sz w:val="22"/>
        </w:rPr>
        <w:tab/>
        <w:t>_</w:t>
      </w:r>
      <w:r w:rsidR="009B37B9" w:rsidRPr="00795949">
        <w:rPr>
          <w:rFonts w:ascii="Arial" w:eastAsia="굴림" w:hAnsi="Arial" w:cs="Arial"/>
          <w:sz w:val="22"/>
        </w:rPr>
        <w:t>____________________</w:t>
      </w:r>
      <w:r w:rsidR="00162228" w:rsidRPr="00795949">
        <w:rPr>
          <w:rFonts w:ascii="Arial" w:eastAsia="굴림" w:hAnsi="Arial" w:cs="Arial"/>
          <w:sz w:val="22"/>
        </w:rPr>
        <w:t>→Go to Bb010</w:t>
      </w:r>
    </w:p>
    <w:p w14:paraId="07422BC2" w14:textId="77777777" w:rsidR="009A4FEC" w:rsidRPr="00795949" w:rsidRDefault="009A4FEC">
      <w:pPr>
        <w:widowControl/>
        <w:wordWrap/>
        <w:autoSpaceDE/>
        <w:autoSpaceDN/>
        <w:jc w:val="left"/>
        <w:rPr>
          <w:rFonts w:ascii="Arial" w:eastAsia="굴림" w:hAnsi="Arial" w:cs="Arial"/>
          <w:sz w:val="22"/>
        </w:rPr>
      </w:pPr>
    </w:p>
    <w:p w14:paraId="10955F7C"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Bb006. Does your father work for pay?</w:t>
      </w:r>
    </w:p>
    <w:p w14:paraId="4D7CDFC1" w14:textId="77777777" w:rsidR="008263C6" w:rsidRPr="00795949" w:rsidRDefault="008263C6" w:rsidP="002D0E30">
      <w:pPr>
        <w:pStyle w:val="a6"/>
        <w:numPr>
          <w:ilvl w:val="0"/>
          <w:numId w:val="114"/>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4AA0C26F" w14:textId="77777777" w:rsidR="00B9323A" w:rsidRPr="00795949" w:rsidRDefault="00B9323A" w:rsidP="005D5299">
      <w:pPr>
        <w:wordWrap/>
        <w:spacing w:line="360" w:lineRule="auto"/>
        <w:rPr>
          <w:rFonts w:ascii="Arial" w:eastAsia="굴림" w:hAnsi="Arial" w:cs="Arial"/>
          <w:sz w:val="22"/>
        </w:rPr>
      </w:pPr>
    </w:p>
    <w:p w14:paraId="144FF591"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Bb007. Does your father own a house?</w:t>
      </w:r>
    </w:p>
    <w:p w14:paraId="5A8C7BF7" w14:textId="77777777" w:rsidR="008263C6" w:rsidRPr="00795949" w:rsidRDefault="008263C6" w:rsidP="002D0E30">
      <w:pPr>
        <w:pStyle w:val="a6"/>
        <w:numPr>
          <w:ilvl w:val="0"/>
          <w:numId w:val="115"/>
        </w:numPr>
        <w:tabs>
          <w:tab w:val="left" w:pos="2825"/>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00750405"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5A7C86B9" w14:textId="77777777" w:rsidR="005D5299" w:rsidRPr="00795949" w:rsidRDefault="005D5299" w:rsidP="005D5299">
      <w:pPr>
        <w:wordWrap/>
        <w:spacing w:line="360" w:lineRule="auto"/>
        <w:rPr>
          <w:rFonts w:ascii="Arial" w:eastAsia="굴림" w:hAnsi="Arial" w:cs="Arial"/>
          <w:sz w:val="22"/>
        </w:rPr>
      </w:pPr>
    </w:p>
    <w:p w14:paraId="764958CC"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Bb008. Does your father live with you?</w:t>
      </w:r>
    </w:p>
    <w:p w14:paraId="76E07208" w14:textId="77777777" w:rsidR="008263C6" w:rsidRPr="00795949" w:rsidRDefault="008263C6" w:rsidP="002D0E30">
      <w:pPr>
        <w:pStyle w:val="a6"/>
        <w:numPr>
          <w:ilvl w:val="0"/>
          <w:numId w:val="116"/>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1B839AB7" w14:textId="77777777" w:rsidR="00175F81" w:rsidRPr="00795949" w:rsidRDefault="00175F81" w:rsidP="005D5299">
      <w:pPr>
        <w:wordWrap/>
        <w:spacing w:line="360" w:lineRule="auto"/>
        <w:rPr>
          <w:rFonts w:ascii="Arial" w:eastAsia="굴림" w:hAnsi="Arial" w:cs="Arial"/>
          <w:sz w:val="22"/>
        </w:rPr>
      </w:pPr>
    </w:p>
    <w:p w14:paraId="22D3110F" w14:textId="77427A37" w:rsidR="009B37B9" w:rsidRPr="00795949" w:rsidRDefault="005D5299" w:rsidP="00750405">
      <w:pPr>
        <w:wordWrap/>
        <w:spacing w:line="360" w:lineRule="auto"/>
        <w:rPr>
          <w:rFonts w:ascii="Arial" w:eastAsia="굴림" w:hAnsi="Arial" w:cs="Arial"/>
          <w:kern w:val="0"/>
          <w:sz w:val="22"/>
        </w:rPr>
      </w:pPr>
      <w:r w:rsidRPr="00795949">
        <w:rPr>
          <w:rFonts w:ascii="Arial" w:eastAsia="굴림" w:hAnsi="Arial" w:cs="Arial"/>
          <w:sz w:val="22"/>
        </w:rPr>
        <w:t xml:space="preserve">Bb009. </w:t>
      </w:r>
      <w:r w:rsidR="00973369" w:rsidRPr="00795949">
        <w:rPr>
          <w:rFonts w:ascii="Arial" w:eastAsia="굴림" w:hAnsi="Arial" w:cs="Arial"/>
          <w:sz w:val="22"/>
        </w:rPr>
        <w:t xml:space="preserve">At the time of </w:t>
      </w:r>
      <w:r w:rsidRPr="00795949">
        <w:rPr>
          <w:rFonts w:ascii="Arial" w:eastAsia="굴림" w:hAnsi="Arial" w:cs="Arial"/>
          <w:sz w:val="22"/>
        </w:rPr>
        <w:t>the previous interview, you [</w:t>
      </w:r>
      <w:r w:rsidR="00076ED0" w:rsidRPr="00795949">
        <w:rPr>
          <w:rFonts w:ascii="Arial" w:eastAsia="굴림" w:hAnsi="Arial" w:cs="Arial"/>
          <w:sz w:val="22"/>
        </w:rPr>
        <w:t>were</w:t>
      </w:r>
      <w:r w:rsidR="00973369" w:rsidRPr="00795949">
        <w:rPr>
          <w:rFonts w:ascii="Arial" w:eastAsia="굴림" w:hAnsi="Arial" w:cs="Arial"/>
          <w:sz w:val="22"/>
        </w:rPr>
        <w:t>/weren’t co-residing</w:t>
      </w:r>
      <w:r w:rsidRPr="00795949">
        <w:rPr>
          <w:rFonts w:ascii="Arial" w:eastAsia="굴림" w:hAnsi="Arial" w:cs="Arial"/>
          <w:sz w:val="22"/>
        </w:rPr>
        <w:t xml:space="preserve">] with your father. </w:t>
      </w:r>
      <w:r w:rsidR="00750405" w:rsidRPr="00795949">
        <w:rPr>
          <w:rFonts w:ascii="Arial" w:eastAsia="굴림" w:hAnsi="Arial" w:cs="Arial"/>
          <w:sz w:val="22"/>
        </w:rPr>
        <w:t>If you lived with your father in any month in the last calendar year (</w:t>
      </w:r>
      <w:del w:id="398" w:author="Keis" w:date="2024-09-06T10:18:00Z">
        <w:r w:rsidR="00795949" w:rsidRPr="00E46E3F" w:rsidDel="009F27DD">
          <w:rPr>
            <w:rFonts w:ascii="Arial" w:eastAsia="굴림" w:hAnsi="Arial" w:cs="Arial" w:hint="eastAsia"/>
            <w:color w:val="FF0000"/>
            <w:sz w:val="22"/>
          </w:rPr>
          <w:delText>2019</w:delText>
        </w:r>
      </w:del>
      <w:ins w:id="399" w:author="Keis" w:date="2024-09-06T10:18:00Z">
        <w:r w:rsidR="009F27DD" w:rsidRPr="009F27DD">
          <w:rPr>
            <w:rFonts w:ascii="Arial" w:eastAsia="굴림" w:hAnsi="Arial" w:cs="Arial" w:hint="eastAsia"/>
            <w:color w:val="00B050"/>
            <w:sz w:val="22"/>
          </w:rPr>
          <w:t>2021</w:t>
        </w:r>
      </w:ins>
      <w:r w:rsidR="00750405" w:rsidRPr="00795949">
        <w:rPr>
          <w:rFonts w:ascii="Arial" w:eastAsia="굴림" w:hAnsi="Arial" w:cs="Arial"/>
          <w:sz w:val="22"/>
        </w:rPr>
        <w:t>), how many months did yo</w:t>
      </w:r>
      <w:r w:rsidR="00795949" w:rsidRPr="00795949">
        <w:rPr>
          <w:rFonts w:ascii="Arial" w:eastAsia="굴림" w:hAnsi="Arial" w:cs="Arial" w:hint="eastAsia"/>
          <w:sz w:val="22"/>
        </w:rPr>
        <w:t>u</w:t>
      </w:r>
      <w:r w:rsidR="00750405" w:rsidRPr="00795949">
        <w:rPr>
          <w:rFonts w:ascii="Arial" w:eastAsia="굴림" w:hAnsi="Arial" w:cs="Arial"/>
          <w:sz w:val="22"/>
        </w:rPr>
        <w:t xml:space="preserve"> live with your father last year?</w:t>
      </w:r>
      <w:r w:rsidR="005F2018" w:rsidRPr="00795949">
        <w:rPr>
          <w:rFonts w:ascii="Arial" w:eastAsia="굴림" w:hAnsi="Arial" w:cs="Arial"/>
          <w:sz w:val="22"/>
        </w:rPr>
        <w:t xml:space="preserve"> </w:t>
      </w:r>
      <w:r w:rsidR="005F2018" w:rsidRPr="00795949">
        <w:rPr>
          <w:rFonts w:ascii="Arial" w:eastAsia="굴림" w:hAnsi="Arial" w:cs="Arial"/>
          <w:kern w:val="0"/>
          <w:sz w:val="22"/>
        </w:rPr>
        <w:t>(unit: month)</w:t>
      </w:r>
    </w:p>
    <w:p w14:paraId="1642373B" w14:textId="77777777" w:rsidR="00750405" w:rsidRPr="00795949" w:rsidRDefault="009B37B9" w:rsidP="00750405">
      <w:pPr>
        <w:wordWrap/>
        <w:spacing w:line="360" w:lineRule="auto"/>
        <w:rPr>
          <w:rFonts w:ascii="Arial" w:eastAsia="굴림" w:hAnsi="Arial" w:cs="Arial"/>
          <w:sz w:val="22"/>
        </w:rPr>
      </w:pPr>
      <w:r w:rsidRPr="00795949">
        <w:rPr>
          <w:rFonts w:ascii="Arial" w:eastAsia="굴림" w:hAnsi="Arial" w:cs="Arial"/>
          <w:kern w:val="0"/>
          <w:sz w:val="22"/>
        </w:rPr>
        <w:t xml:space="preserve">[IWER: If R didn’t live </w:t>
      </w:r>
      <w:r w:rsidR="00BD150A" w:rsidRPr="00795949">
        <w:rPr>
          <w:rFonts w:ascii="Arial" w:eastAsia="굴림" w:hAnsi="Arial" w:cs="Arial"/>
          <w:kern w:val="0"/>
          <w:sz w:val="22"/>
        </w:rPr>
        <w:t>together</w:t>
      </w:r>
      <w:r w:rsidRPr="00795949">
        <w:rPr>
          <w:rFonts w:ascii="Arial" w:eastAsia="굴림" w:hAnsi="Arial" w:cs="Arial"/>
          <w:kern w:val="0"/>
          <w:sz w:val="22"/>
        </w:rPr>
        <w:t xml:space="preserve"> with father last year, mark 0]  </w:t>
      </w:r>
      <w:r w:rsidR="00750405" w:rsidRPr="00795949">
        <w:rPr>
          <w:rFonts w:ascii="Arial" w:eastAsia="굴림" w:hAnsi="Arial" w:cs="Arial"/>
          <w:sz w:val="22"/>
        </w:rPr>
        <w:t xml:space="preserve">   </w:t>
      </w:r>
    </w:p>
    <w:p w14:paraId="054D908E" w14:textId="77777777" w:rsidR="00750405" w:rsidRPr="00795949" w:rsidRDefault="00750405" w:rsidP="00750405">
      <w:pPr>
        <w:wordWrap/>
        <w:spacing w:line="360" w:lineRule="auto"/>
        <w:rPr>
          <w:rFonts w:ascii="Arial" w:eastAsia="굴림" w:hAnsi="Arial" w:cs="Arial"/>
          <w:kern w:val="0"/>
          <w:sz w:val="22"/>
        </w:rPr>
      </w:pPr>
      <w:r w:rsidRPr="00795949">
        <w:rPr>
          <w:rFonts w:ascii="Arial" w:eastAsia="굴림" w:hAnsi="Arial" w:cs="Arial"/>
          <w:kern w:val="0"/>
          <w:sz w:val="22"/>
        </w:rPr>
        <w:tab/>
        <w:t>_______________________________ months [Range:0~12]</w:t>
      </w:r>
    </w:p>
    <w:p w14:paraId="0BAF3AF5" w14:textId="77777777" w:rsidR="001A32C1" w:rsidRPr="001D19F6" w:rsidRDefault="001A32C1" w:rsidP="005D5299">
      <w:pPr>
        <w:wordWrap/>
        <w:spacing w:line="360" w:lineRule="auto"/>
        <w:rPr>
          <w:rFonts w:ascii="Arial" w:eastAsia="굴림" w:hAnsi="Arial" w:cs="Arial"/>
          <w:sz w:val="22"/>
        </w:rPr>
      </w:pPr>
    </w:p>
    <w:p w14:paraId="5C75724A" w14:textId="77777777" w:rsidR="005D5299" w:rsidRPr="001D19F6" w:rsidRDefault="00973369" w:rsidP="005D5299">
      <w:pPr>
        <w:wordWrap/>
        <w:spacing w:line="360" w:lineRule="auto"/>
        <w:rPr>
          <w:rFonts w:ascii="Arial" w:eastAsia="굴림" w:hAnsi="Arial" w:cs="Arial"/>
          <w:sz w:val="22"/>
        </w:rPr>
      </w:pPr>
      <w:r w:rsidRPr="001D19F6">
        <w:rPr>
          <w:rFonts w:ascii="Arial" w:eastAsia="굴림" w:hAnsi="Arial" w:cs="Arial"/>
          <w:sz w:val="22"/>
        </w:rPr>
        <w:t>Bb010. Now</w:t>
      </w:r>
      <w:r w:rsidR="00A5169F" w:rsidRPr="001D19F6">
        <w:rPr>
          <w:rFonts w:ascii="Arial" w:eastAsia="굴림" w:hAnsi="Arial" w:cs="Arial"/>
          <w:sz w:val="22"/>
        </w:rPr>
        <w:t xml:space="preserve"> I have some</w:t>
      </w:r>
      <w:r w:rsidR="008263C6" w:rsidRPr="001D19F6">
        <w:rPr>
          <w:rFonts w:ascii="Arial" w:eastAsia="굴림" w:hAnsi="Arial" w:cs="Arial"/>
          <w:sz w:val="22"/>
        </w:rPr>
        <w:t xml:space="preserve"> </w:t>
      </w:r>
      <w:r w:rsidR="005D5299" w:rsidRPr="001D19F6">
        <w:rPr>
          <w:rFonts w:ascii="Arial" w:eastAsia="굴림" w:hAnsi="Arial" w:cs="Arial"/>
          <w:sz w:val="22"/>
        </w:rPr>
        <w:t>questions about your mother. Is [mother</w:t>
      </w:r>
      <w:r w:rsidRPr="001D19F6">
        <w:rPr>
          <w:rFonts w:ascii="Arial" w:eastAsia="굴림" w:hAnsi="Arial" w:cs="Arial"/>
          <w:sz w:val="22"/>
        </w:rPr>
        <w:t>’s</w:t>
      </w:r>
      <w:r w:rsidR="005D5299" w:rsidRPr="001D19F6">
        <w:rPr>
          <w:rFonts w:ascii="Arial" w:eastAsia="굴림" w:hAnsi="Arial" w:cs="Arial"/>
          <w:sz w:val="22"/>
        </w:rPr>
        <w:t xml:space="preserve"> name] currently alive?</w:t>
      </w:r>
    </w:p>
    <w:p w14:paraId="20AE5DF2" w14:textId="77777777" w:rsidR="00384348" w:rsidRPr="001D19F6" w:rsidRDefault="00384348" w:rsidP="005D5299">
      <w:pPr>
        <w:wordWrap/>
        <w:spacing w:line="360" w:lineRule="auto"/>
        <w:rPr>
          <w:rFonts w:ascii="Arial" w:eastAsia="굴림" w:hAnsi="Arial" w:cs="Arial"/>
          <w:sz w:val="22"/>
        </w:rPr>
      </w:pPr>
      <w:r w:rsidRPr="001D19F6">
        <w:rPr>
          <w:rFonts w:ascii="Arial" w:eastAsia="굴림" w:hAnsi="Arial" w:cs="Arial"/>
          <w:sz w:val="22"/>
        </w:rPr>
        <w:t>[IWER: This question i</w:t>
      </w:r>
      <w:r w:rsidR="002B60C1" w:rsidRPr="001D19F6">
        <w:rPr>
          <w:rFonts w:ascii="Arial" w:eastAsia="굴림" w:hAnsi="Arial" w:cs="Arial"/>
          <w:sz w:val="22"/>
        </w:rPr>
        <w:t xml:space="preserve">s intended to find out whether R’s </w:t>
      </w:r>
      <w:r w:rsidRPr="001D19F6">
        <w:rPr>
          <w:rFonts w:ascii="Arial" w:eastAsia="굴림" w:hAnsi="Arial" w:cs="Arial"/>
          <w:sz w:val="22"/>
        </w:rPr>
        <w:t xml:space="preserve">mother </w:t>
      </w:r>
      <w:r w:rsidR="00D67A6F" w:rsidRPr="001D19F6">
        <w:rPr>
          <w:rFonts w:ascii="Arial" w:eastAsia="굴림" w:hAnsi="Arial" w:cs="Arial"/>
          <w:sz w:val="22"/>
        </w:rPr>
        <w:t xml:space="preserve">has died </w:t>
      </w:r>
      <w:r w:rsidRPr="001D19F6">
        <w:rPr>
          <w:rFonts w:ascii="Arial" w:eastAsia="굴림" w:hAnsi="Arial" w:cs="Arial"/>
          <w:sz w:val="22"/>
        </w:rPr>
        <w:t>or not.]</w:t>
      </w:r>
    </w:p>
    <w:p w14:paraId="5C56D751" w14:textId="77777777" w:rsidR="008263C6" w:rsidRPr="001D19F6" w:rsidRDefault="008263C6" w:rsidP="002D0E30">
      <w:pPr>
        <w:pStyle w:val="a6"/>
        <w:numPr>
          <w:ilvl w:val="0"/>
          <w:numId w:val="11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Ba012</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(passed away)</w:t>
      </w:r>
    </w:p>
    <w:p w14:paraId="0A8F266E" w14:textId="77777777" w:rsidR="005D5299" w:rsidRPr="00795949" w:rsidRDefault="005D5299" w:rsidP="005D5299">
      <w:pPr>
        <w:wordWrap/>
        <w:spacing w:line="360" w:lineRule="auto"/>
        <w:rPr>
          <w:rFonts w:ascii="Arial" w:eastAsia="굴림" w:hAnsi="Arial" w:cs="Arial"/>
          <w:sz w:val="22"/>
        </w:rPr>
      </w:pPr>
    </w:p>
    <w:p w14:paraId="30C201EF"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Bb011. When did she die?</w:t>
      </w:r>
    </w:p>
    <w:p w14:paraId="1DD0FB9A" w14:textId="56C9C950" w:rsidR="00D21FA4" w:rsidRPr="00795949" w:rsidRDefault="00D21FA4" w:rsidP="00D21FA4">
      <w:pPr>
        <w:wordWrap/>
        <w:spacing w:line="360" w:lineRule="auto"/>
        <w:rPr>
          <w:rFonts w:ascii="Arial" w:eastAsia="굴림" w:hAnsi="Arial" w:cs="Arial"/>
          <w:kern w:val="0"/>
          <w:sz w:val="22"/>
        </w:rPr>
      </w:pPr>
      <w:r w:rsidRPr="00795949">
        <w:rPr>
          <w:rFonts w:ascii="Arial" w:eastAsia="굴림" w:hAnsi="Arial" w:cs="Arial"/>
          <w:sz w:val="22"/>
        </w:rPr>
        <w:t xml:space="preserve">[IWER: Enter the year and month </w:t>
      </w:r>
      <w:r w:rsidRPr="00795949">
        <w:rPr>
          <w:rFonts w:ascii="Arial" w:eastAsia="굴림" w:hAnsi="Arial" w:cs="Arial"/>
          <w:kern w:val="0"/>
          <w:sz w:val="22"/>
        </w:rPr>
        <w:t xml:space="preserve">using 6 digits. </w:t>
      </w:r>
      <w:r w:rsidR="00CB7C89" w:rsidRPr="00795949">
        <w:rPr>
          <w:rFonts w:ascii="Arial" w:eastAsia="굴림" w:hAnsi="Arial" w:cs="Arial"/>
          <w:kern w:val="0"/>
          <w:sz w:val="22"/>
        </w:rPr>
        <w:t xml:space="preserve">For </w:t>
      </w:r>
      <w:r w:rsidR="0060656D" w:rsidRPr="00795949">
        <w:rPr>
          <w:rFonts w:ascii="Arial" w:eastAsia="굴림" w:hAnsi="Arial" w:cs="Arial"/>
          <w:kern w:val="0"/>
          <w:sz w:val="22"/>
        </w:rPr>
        <w:t>example</w:t>
      </w:r>
      <w:r w:rsidR="00CB7C89" w:rsidRPr="00795949">
        <w:rPr>
          <w:rFonts w:ascii="Arial" w:eastAsia="굴림" w:hAnsi="Arial" w:cs="Arial"/>
          <w:kern w:val="0"/>
          <w:sz w:val="22"/>
        </w:rPr>
        <w:t xml:space="preserve">, mark </w:t>
      </w:r>
      <w:del w:id="400" w:author="Keis" w:date="2024-09-06T10:23:00Z">
        <w:r w:rsidR="00457017" w:rsidRPr="00E46E3F" w:rsidDel="00817F07">
          <w:rPr>
            <w:rFonts w:ascii="Arial" w:eastAsia="굴림" w:hAnsi="Arial" w:cs="Arial"/>
            <w:color w:val="FF0000"/>
            <w:kern w:val="0"/>
            <w:sz w:val="22"/>
          </w:rPr>
          <w:delText>20</w:delText>
        </w:r>
        <w:r w:rsidR="00457017" w:rsidRPr="00E46E3F" w:rsidDel="00817F07">
          <w:rPr>
            <w:rFonts w:ascii="Arial" w:eastAsia="굴림" w:hAnsi="Arial" w:cs="Arial" w:hint="eastAsia"/>
            <w:color w:val="FF0000"/>
            <w:kern w:val="0"/>
            <w:sz w:val="22"/>
          </w:rPr>
          <w:delText>20</w:delText>
        </w:r>
      </w:del>
      <w:ins w:id="401" w:author="Keis" w:date="2024-09-06T10:23:00Z">
        <w:r w:rsidR="00817F07" w:rsidRPr="00817F07">
          <w:rPr>
            <w:rFonts w:ascii="Arial" w:eastAsia="굴림" w:hAnsi="Arial" w:cs="Arial"/>
            <w:color w:val="00B050"/>
            <w:kern w:val="0"/>
            <w:sz w:val="22"/>
          </w:rPr>
          <w:t>2022</w:t>
        </w:r>
      </w:ins>
      <w:r w:rsidR="00CB7C89" w:rsidRPr="00DC741E">
        <w:rPr>
          <w:rFonts w:ascii="Arial" w:eastAsia="굴림" w:hAnsi="Arial" w:cs="Arial"/>
          <w:kern w:val="0"/>
          <w:sz w:val="22"/>
          <w:rPrChange w:id="402" w:author="Keis" w:date="2024-09-06T17:25:00Z">
            <w:rPr>
              <w:rFonts w:ascii="Arial" w:eastAsia="굴림" w:hAnsi="Arial" w:cs="Arial"/>
              <w:color w:val="FF0000"/>
              <w:kern w:val="0"/>
              <w:sz w:val="22"/>
            </w:rPr>
          </w:rPrChange>
        </w:rPr>
        <w:t>01</w:t>
      </w:r>
      <w:r w:rsidR="00CB7C89" w:rsidRPr="00795949">
        <w:rPr>
          <w:rFonts w:ascii="Arial" w:eastAsia="굴림" w:hAnsi="Arial" w:cs="Arial"/>
          <w:kern w:val="0"/>
          <w:sz w:val="22"/>
        </w:rPr>
        <w:t xml:space="preserve"> for January </w:t>
      </w:r>
      <w:del w:id="403" w:author="Keis" w:date="2024-09-06T10:23:00Z">
        <w:r w:rsidR="00714734" w:rsidRPr="00E46E3F" w:rsidDel="00817F07">
          <w:rPr>
            <w:rFonts w:ascii="Arial" w:eastAsia="굴림" w:hAnsi="Arial" w:cs="Arial"/>
            <w:color w:val="FF0000"/>
            <w:kern w:val="0"/>
            <w:sz w:val="22"/>
          </w:rPr>
          <w:delText>20</w:delText>
        </w:r>
        <w:r w:rsidR="00457017" w:rsidRPr="00E46E3F" w:rsidDel="00817F07">
          <w:rPr>
            <w:rFonts w:ascii="Arial" w:eastAsia="굴림" w:hAnsi="Arial" w:cs="Arial" w:hint="eastAsia"/>
            <w:color w:val="FF0000"/>
            <w:kern w:val="0"/>
            <w:sz w:val="22"/>
          </w:rPr>
          <w:delText>20</w:delText>
        </w:r>
      </w:del>
      <w:ins w:id="404" w:author="Keis" w:date="2024-09-06T10:23:00Z">
        <w:r w:rsidR="00817F07" w:rsidRPr="00817F07">
          <w:rPr>
            <w:rFonts w:ascii="Arial" w:eastAsia="굴림" w:hAnsi="Arial" w:cs="Arial"/>
            <w:color w:val="00B050"/>
            <w:kern w:val="0"/>
            <w:sz w:val="22"/>
          </w:rPr>
          <w:t>2022</w:t>
        </w:r>
      </w:ins>
      <w:r w:rsidR="00CB7C89" w:rsidRPr="00795949">
        <w:rPr>
          <w:rFonts w:ascii="Arial" w:eastAsia="굴림" w:hAnsi="Arial" w:cs="Arial"/>
          <w:kern w:val="0"/>
          <w:sz w:val="22"/>
        </w:rPr>
        <w:t xml:space="preserve">. If the month is not clear, enter </w:t>
      </w:r>
      <w:del w:id="405" w:author="Keis" w:date="2024-09-06T10:23:00Z">
        <w:r w:rsidR="00714734" w:rsidRPr="00E46E3F" w:rsidDel="00817F07">
          <w:rPr>
            <w:rFonts w:ascii="Arial" w:eastAsia="굴림" w:hAnsi="Arial" w:cs="Arial"/>
            <w:color w:val="FF0000"/>
            <w:kern w:val="0"/>
            <w:sz w:val="22"/>
          </w:rPr>
          <w:delText>20</w:delText>
        </w:r>
        <w:r w:rsidR="00457017" w:rsidRPr="00E46E3F" w:rsidDel="00817F07">
          <w:rPr>
            <w:rFonts w:ascii="Arial" w:eastAsia="굴림" w:hAnsi="Arial" w:cs="Arial" w:hint="eastAsia"/>
            <w:color w:val="FF0000"/>
            <w:kern w:val="0"/>
            <w:sz w:val="22"/>
          </w:rPr>
          <w:delText>20</w:delText>
        </w:r>
      </w:del>
      <w:ins w:id="406" w:author="Keis" w:date="2024-09-06T10:23:00Z">
        <w:r w:rsidR="00817F07" w:rsidRPr="00817F07">
          <w:rPr>
            <w:rFonts w:ascii="Arial" w:eastAsia="굴림" w:hAnsi="Arial" w:cs="Arial"/>
            <w:color w:val="00B050"/>
            <w:kern w:val="0"/>
            <w:sz w:val="22"/>
          </w:rPr>
          <w:t>2022</w:t>
        </w:r>
      </w:ins>
      <w:r w:rsidR="00CB7C89" w:rsidRPr="00DC741E">
        <w:rPr>
          <w:rFonts w:ascii="Arial" w:eastAsia="굴림" w:hAnsi="Arial" w:cs="Arial"/>
          <w:kern w:val="0"/>
          <w:sz w:val="22"/>
          <w:rPrChange w:id="407" w:author="Keis" w:date="2024-09-06T17:25:00Z">
            <w:rPr>
              <w:rFonts w:ascii="Arial" w:eastAsia="굴림" w:hAnsi="Arial" w:cs="Arial"/>
              <w:color w:val="FF0000"/>
              <w:kern w:val="0"/>
              <w:sz w:val="22"/>
            </w:rPr>
          </w:rPrChange>
        </w:rPr>
        <w:t>00</w:t>
      </w:r>
      <w:r w:rsidR="00CB7C89" w:rsidRPr="00DC741E">
        <w:rPr>
          <w:rFonts w:ascii="Arial" w:eastAsia="굴림" w:hAnsi="Arial" w:cs="Arial"/>
          <w:kern w:val="0"/>
          <w:sz w:val="22"/>
        </w:rPr>
        <w:t>.</w:t>
      </w:r>
      <w:r w:rsidRPr="00795949">
        <w:rPr>
          <w:rFonts w:ascii="Arial" w:eastAsia="굴림" w:hAnsi="Arial" w:cs="Arial"/>
          <w:kern w:val="0"/>
          <w:sz w:val="22"/>
        </w:rPr>
        <w:t>]</w:t>
      </w:r>
    </w:p>
    <w:p w14:paraId="75510B40" w14:textId="77777777" w:rsidR="009B37B9" w:rsidRPr="00795949" w:rsidRDefault="009B37B9" w:rsidP="009B37B9">
      <w:pPr>
        <w:wordWrap/>
        <w:spacing w:line="360" w:lineRule="auto"/>
        <w:rPr>
          <w:rFonts w:ascii="Arial" w:eastAsia="굴림" w:hAnsi="Arial" w:cs="Arial"/>
          <w:sz w:val="22"/>
        </w:rPr>
      </w:pPr>
      <w:r w:rsidRPr="00795949">
        <w:rPr>
          <w:rFonts w:ascii="Arial" w:eastAsia="굴림" w:hAnsi="Arial" w:cs="Arial"/>
          <w:sz w:val="22"/>
        </w:rPr>
        <w:tab/>
        <w:t>_____________________→Go to Bb073</w:t>
      </w:r>
    </w:p>
    <w:p w14:paraId="41297AF4" w14:textId="77777777" w:rsidR="005D5299" w:rsidRPr="00795949" w:rsidRDefault="005D5299" w:rsidP="005D5299">
      <w:pPr>
        <w:wordWrap/>
        <w:spacing w:line="360" w:lineRule="auto"/>
        <w:rPr>
          <w:rFonts w:ascii="Arial" w:eastAsia="굴림" w:hAnsi="Arial" w:cs="Arial"/>
          <w:sz w:val="22"/>
        </w:rPr>
      </w:pPr>
    </w:p>
    <w:p w14:paraId="6F5EC146"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Bb012. Does your mother work for pay?</w:t>
      </w:r>
    </w:p>
    <w:p w14:paraId="21298415" w14:textId="77777777" w:rsidR="00341A31" w:rsidRPr="00795949" w:rsidRDefault="00341A31" w:rsidP="002D0E30">
      <w:pPr>
        <w:pStyle w:val="a6"/>
        <w:numPr>
          <w:ilvl w:val="0"/>
          <w:numId w:val="118"/>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50BCD19A" w14:textId="77777777" w:rsidR="00B9323A" w:rsidRPr="00795949" w:rsidRDefault="00B9323A" w:rsidP="005D5299">
      <w:pPr>
        <w:wordWrap/>
        <w:spacing w:line="360" w:lineRule="auto"/>
        <w:rPr>
          <w:rFonts w:ascii="Arial" w:eastAsia="굴림" w:hAnsi="Arial" w:cs="Arial"/>
          <w:sz w:val="22"/>
        </w:rPr>
      </w:pPr>
    </w:p>
    <w:p w14:paraId="76C1CEB8" w14:textId="77777777" w:rsidR="005D5299" w:rsidRPr="00795949" w:rsidRDefault="005D5299" w:rsidP="00D21FA4">
      <w:pPr>
        <w:widowControl/>
        <w:wordWrap/>
        <w:autoSpaceDE/>
        <w:autoSpaceDN/>
        <w:jc w:val="left"/>
        <w:rPr>
          <w:rFonts w:ascii="Arial" w:eastAsia="굴림" w:hAnsi="Arial" w:cs="Arial"/>
          <w:sz w:val="22"/>
        </w:rPr>
      </w:pPr>
      <w:r w:rsidRPr="00795949">
        <w:rPr>
          <w:rFonts w:ascii="Arial" w:eastAsia="굴림" w:hAnsi="Arial" w:cs="Arial"/>
          <w:sz w:val="22"/>
        </w:rPr>
        <w:t>Bb013. Does your mother own a house?</w:t>
      </w:r>
    </w:p>
    <w:p w14:paraId="04245784" w14:textId="77777777" w:rsidR="00B9323A" w:rsidRPr="00795949" w:rsidRDefault="00341A31" w:rsidP="002D0E30">
      <w:pPr>
        <w:pStyle w:val="a6"/>
        <w:numPr>
          <w:ilvl w:val="0"/>
          <w:numId w:val="119"/>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013E215F" w14:textId="77777777" w:rsidR="00C72BE5" w:rsidRPr="00795949" w:rsidRDefault="00C72BE5" w:rsidP="00C72BE5">
      <w:pPr>
        <w:pStyle w:val="a6"/>
        <w:tabs>
          <w:tab w:val="left" w:pos="5245"/>
        </w:tabs>
        <w:wordWrap/>
        <w:spacing w:line="360" w:lineRule="auto"/>
        <w:ind w:leftChars="0" w:left="760"/>
        <w:rPr>
          <w:rFonts w:ascii="Arial" w:eastAsia="굴림" w:hAnsi="Arial" w:cs="Arial"/>
          <w:sz w:val="22"/>
        </w:rPr>
      </w:pPr>
    </w:p>
    <w:p w14:paraId="4792F8C0"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Bb014. Does your mother live with you?</w:t>
      </w:r>
    </w:p>
    <w:p w14:paraId="6C5DC347" w14:textId="77777777" w:rsidR="00341A31" w:rsidRPr="00795949" w:rsidRDefault="00341A31" w:rsidP="002D0E30">
      <w:pPr>
        <w:pStyle w:val="a6"/>
        <w:numPr>
          <w:ilvl w:val="0"/>
          <w:numId w:val="120"/>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p>
    <w:p w14:paraId="641964D1" w14:textId="77777777" w:rsidR="005D5299" w:rsidRPr="00795949" w:rsidRDefault="005D5299" w:rsidP="005D5299">
      <w:pPr>
        <w:wordWrap/>
        <w:spacing w:line="360" w:lineRule="auto"/>
        <w:rPr>
          <w:rFonts w:ascii="Arial" w:eastAsia="굴림" w:hAnsi="Arial" w:cs="Arial"/>
          <w:sz w:val="22"/>
        </w:rPr>
      </w:pPr>
    </w:p>
    <w:p w14:paraId="3D3D80AA" w14:textId="4C577FB3" w:rsidR="00750405" w:rsidRPr="00795949" w:rsidRDefault="005D5299" w:rsidP="00750405">
      <w:pPr>
        <w:wordWrap/>
        <w:spacing w:line="360" w:lineRule="auto"/>
        <w:rPr>
          <w:rFonts w:ascii="Arial" w:eastAsia="굴림" w:hAnsi="Arial" w:cs="Arial"/>
          <w:sz w:val="22"/>
        </w:rPr>
      </w:pPr>
      <w:r w:rsidRPr="00795949">
        <w:rPr>
          <w:rFonts w:ascii="Arial" w:eastAsia="굴림" w:hAnsi="Arial" w:cs="Arial"/>
          <w:sz w:val="22"/>
        </w:rPr>
        <w:lastRenderedPageBreak/>
        <w:t xml:space="preserve">Bb015. </w:t>
      </w:r>
      <w:r w:rsidR="00973369" w:rsidRPr="00795949">
        <w:rPr>
          <w:rFonts w:ascii="Arial" w:eastAsia="굴림" w:hAnsi="Arial" w:cs="Arial"/>
          <w:sz w:val="22"/>
        </w:rPr>
        <w:t xml:space="preserve">At the time of </w:t>
      </w:r>
      <w:r w:rsidRPr="00795949">
        <w:rPr>
          <w:rFonts w:ascii="Arial" w:eastAsia="굴림" w:hAnsi="Arial" w:cs="Arial"/>
          <w:sz w:val="22"/>
        </w:rPr>
        <w:t>the previous interview, you [</w:t>
      </w:r>
      <w:r w:rsidR="00973369" w:rsidRPr="00795949">
        <w:rPr>
          <w:rFonts w:ascii="Arial" w:eastAsia="굴림" w:hAnsi="Arial" w:cs="Arial"/>
          <w:sz w:val="22"/>
        </w:rPr>
        <w:t>were co-residing/weren’t co-residing</w:t>
      </w:r>
      <w:r w:rsidRPr="00795949">
        <w:rPr>
          <w:rFonts w:ascii="Arial" w:eastAsia="굴림" w:hAnsi="Arial" w:cs="Arial"/>
          <w:sz w:val="22"/>
        </w:rPr>
        <w:t>] with your mother.</w:t>
      </w:r>
      <w:r w:rsidR="00750405" w:rsidRPr="00795949">
        <w:rPr>
          <w:rFonts w:ascii="Arial" w:eastAsia="굴림" w:hAnsi="Arial" w:cs="Arial"/>
          <w:sz w:val="22"/>
        </w:rPr>
        <w:t xml:space="preserve"> If you lived with your mother in any month in the last calendar year (</w:t>
      </w:r>
      <w:del w:id="408" w:author="Keis" w:date="2024-09-06T10:18:00Z">
        <w:r w:rsidR="00457017" w:rsidRPr="00E46E3F" w:rsidDel="009F27DD">
          <w:rPr>
            <w:rFonts w:ascii="Arial" w:eastAsia="굴림" w:hAnsi="Arial" w:cs="Arial" w:hint="eastAsia"/>
            <w:color w:val="FF0000"/>
            <w:sz w:val="22"/>
          </w:rPr>
          <w:delText>2019</w:delText>
        </w:r>
      </w:del>
      <w:ins w:id="409" w:author="Keis" w:date="2024-09-06T10:18:00Z">
        <w:r w:rsidR="009F27DD" w:rsidRPr="009F27DD">
          <w:rPr>
            <w:rFonts w:ascii="Arial" w:eastAsia="굴림" w:hAnsi="Arial" w:cs="Arial" w:hint="eastAsia"/>
            <w:color w:val="00B050"/>
            <w:sz w:val="22"/>
          </w:rPr>
          <w:t>2021</w:t>
        </w:r>
      </w:ins>
      <w:r w:rsidR="00750405" w:rsidRPr="00795949">
        <w:rPr>
          <w:rFonts w:ascii="Arial" w:eastAsia="굴림" w:hAnsi="Arial" w:cs="Arial"/>
          <w:sz w:val="22"/>
        </w:rPr>
        <w:t>), how many months did yo</w:t>
      </w:r>
      <w:r w:rsidR="005D7EF7" w:rsidRPr="00795949">
        <w:rPr>
          <w:rFonts w:ascii="Arial" w:eastAsia="굴림" w:hAnsi="Arial" w:cs="Arial" w:hint="eastAsia"/>
          <w:sz w:val="22"/>
        </w:rPr>
        <w:t>u</w:t>
      </w:r>
      <w:r w:rsidR="00750405" w:rsidRPr="00795949">
        <w:rPr>
          <w:rFonts w:ascii="Arial" w:eastAsia="굴림" w:hAnsi="Arial" w:cs="Arial"/>
          <w:sz w:val="22"/>
        </w:rPr>
        <w:t xml:space="preserve"> live with your father last year?   </w:t>
      </w:r>
    </w:p>
    <w:p w14:paraId="7B7DD252" w14:textId="77777777" w:rsidR="00ED6E5E" w:rsidRPr="00795949" w:rsidRDefault="00ED6E5E" w:rsidP="00750405">
      <w:pPr>
        <w:wordWrap/>
        <w:spacing w:line="360" w:lineRule="auto"/>
        <w:rPr>
          <w:rFonts w:ascii="Arial" w:eastAsia="굴림" w:hAnsi="Arial" w:cs="Arial"/>
          <w:sz w:val="22"/>
        </w:rPr>
      </w:pPr>
      <w:r w:rsidRPr="00795949">
        <w:rPr>
          <w:rFonts w:ascii="Arial" w:eastAsia="굴림" w:hAnsi="Arial" w:cs="Arial"/>
          <w:kern w:val="0"/>
          <w:sz w:val="22"/>
        </w:rPr>
        <w:t xml:space="preserve">[IWER: If R didn’t live </w:t>
      </w:r>
      <w:r w:rsidR="00BD150A" w:rsidRPr="00795949">
        <w:rPr>
          <w:rFonts w:ascii="Arial" w:eastAsia="굴림" w:hAnsi="Arial" w:cs="Arial"/>
          <w:kern w:val="0"/>
          <w:sz w:val="22"/>
        </w:rPr>
        <w:t>together</w:t>
      </w:r>
      <w:r w:rsidRPr="00795949">
        <w:rPr>
          <w:rFonts w:ascii="Arial" w:eastAsia="굴림" w:hAnsi="Arial" w:cs="Arial"/>
          <w:kern w:val="0"/>
          <w:sz w:val="22"/>
        </w:rPr>
        <w:t xml:space="preserve"> with mother last year, mark 0]  </w:t>
      </w:r>
      <w:r w:rsidRPr="00795949">
        <w:rPr>
          <w:rFonts w:ascii="Arial" w:eastAsia="굴림" w:hAnsi="Arial" w:cs="Arial"/>
          <w:sz w:val="22"/>
        </w:rPr>
        <w:t xml:space="preserve">   </w:t>
      </w:r>
    </w:p>
    <w:p w14:paraId="24FA8874" w14:textId="77777777" w:rsidR="00341A31" w:rsidRPr="00795949" w:rsidRDefault="00750405" w:rsidP="00341A31">
      <w:pPr>
        <w:wordWrap/>
        <w:spacing w:line="360" w:lineRule="auto"/>
        <w:rPr>
          <w:rFonts w:ascii="Arial" w:eastAsia="굴림" w:hAnsi="Arial" w:cs="Arial"/>
          <w:sz w:val="22"/>
        </w:rPr>
      </w:pPr>
      <w:r w:rsidRPr="00795949">
        <w:rPr>
          <w:rFonts w:ascii="Arial" w:eastAsia="굴림" w:hAnsi="Arial" w:cs="Arial"/>
          <w:kern w:val="0"/>
          <w:sz w:val="22"/>
        </w:rPr>
        <w:tab/>
        <w:t>_______________________________ months [Range:0~12]</w:t>
      </w:r>
    </w:p>
    <w:p w14:paraId="3A519CF0" w14:textId="77777777" w:rsidR="00750405" w:rsidRPr="001D19F6" w:rsidRDefault="00750405" w:rsidP="00341A31">
      <w:pPr>
        <w:wordWrap/>
        <w:spacing w:line="360" w:lineRule="auto"/>
        <w:rPr>
          <w:rFonts w:ascii="Arial" w:eastAsia="굴림" w:hAnsi="Arial" w:cs="Arial"/>
          <w:sz w:val="22"/>
        </w:rPr>
      </w:pPr>
    </w:p>
    <w:p w14:paraId="67FE7203" w14:textId="77777777" w:rsidR="003D1A43" w:rsidRPr="001D19F6" w:rsidRDefault="00341A31" w:rsidP="000C3127">
      <w:pPr>
        <w:wordWrap/>
        <w:spacing w:line="276" w:lineRule="auto"/>
        <w:rPr>
          <w:rFonts w:ascii="Arial" w:eastAsia="굴림" w:hAnsi="Arial" w:cs="Arial"/>
          <w:b/>
          <w:sz w:val="22"/>
        </w:rPr>
      </w:pPr>
      <w:r w:rsidRPr="001D19F6">
        <w:rPr>
          <w:rFonts w:ascii="Arial" w:eastAsia="굴림" w:hAnsi="Arial" w:cs="Arial"/>
          <w:b/>
          <w:sz w:val="22"/>
        </w:rPr>
        <w:t>&lt;</w:t>
      </w:r>
      <w:r w:rsidR="00F66E5D" w:rsidRPr="001D19F6">
        <w:rPr>
          <w:rFonts w:ascii="Arial" w:eastAsia="굴림" w:hAnsi="Arial" w:cs="Arial"/>
          <w:b/>
          <w:sz w:val="22"/>
        </w:rPr>
        <w:t xml:space="preserve"> </w:t>
      </w:r>
      <w:r w:rsidR="003D1A43" w:rsidRPr="001D19F6">
        <w:rPr>
          <w:rFonts w:ascii="Arial" w:eastAsia="굴림" w:hAnsi="Arial" w:cs="Arial"/>
          <w:b/>
          <w:sz w:val="22"/>
        </w:rPr>
        <w:t xml:space="preserve">Contact with </w:t>
      </w:r>
      <w:r w:rsidR="00AE5C27" w:rsidRPr="001D19F6">
        <w:rPr>
          <w:rFonts w:ascii="Arial" w:eastAsia="굴림" w:hAnsi="Arial" w:cs="Arial"/>
          <w:b/>
          <w:sz w:val="22"/>
        </w:rPr>
        <w:t xml:space="preserve">R’s </w:t>
      </w:r>
      <w:r w:rsidR="003D1A43" w:rsidRPr="001D19F6">
        <w:rPr>
          <w:rFonts w:ascii="Arial" w:eastAsia="굴림" w:hAnsi="Arial" w:cs="Arial"/>
          <w:b/>
          <w:sz w:val="22"/>
        </w:rPr>
        <w:t>parents</w:t>
      </w:r>
      <w:r w:rsidR="00F66E5D" w:rsidRPr="001D19F6">
        <w:rPr>
          <w:rFonts w:ascii="Arial" w:eastAsia="굴림" w:hAnsi="Arial" w:cs="Arial"/>
          <w:b/>
          <w:sz w:val="22"/>
        </w:rPr>
        <w:t xml:space="preserve"> </w:t>
      </w:r>
      <w:r w:rsidRPr="001D19F6">
        <w:rPr>
          <w:rFonts w:ascii="Arial" w:eastAsia="굴림" w:hAnsi="Arial" w:cs="Arial"/>
          <w:b/>
          <w:sz w:val="22"/>
        </w:rPr>
        <w:t>&gt;</w:t>
      </w:r>
    </w:p>
    <w:p w14:paraId="2768BA3A"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t>Logic</w:t>
      </w:r>
    </w:p>
    <w:p w14:paraId="77BD1470" w14:textId="77777777" w:rsidR="00ED6E5E" w:rsidRPr="001D19F6" w:rsidRDefault="005D5299" w:rsidP="002D0E30">
      <w:pPr>
        <w:pStyle w:val="a6"/>
        <w:numPr>
          <w:ilvl w:val="0"/>
          <w:numId w:val="121"/>
        </w:numPr>
        <w:wordWrap/>
        <w:spacing w:line="276" w:lineRule="auto"/>
        <w:ind w:leftChars="0"/>
        <w:rPr>
          <w:rFonts w:ascii="Arial" w:eastAsia="굴림" w:hAnsi="Arial" w:cs="Arial"/>
          <w:b/>
          <w:sz w:val="22"/>
        </w:rPr>
      </w:pPr>
      <w:r w:rsidRPr="001D19F6">
        <w:rPr>
          <w:rFonts w:ascii="Arial" w:eastAsia="굴림" w:hAnsi="Arial" w:cs="Arial"/>
          <w:b/>
          <w:sz w:val="22"/>
        </w:rPr>
        <w:t>If Bb004=</w:t>
      </w:r>
      <w:r w:rsidRPr="001D19F6">
        <w:rPr>
          <w:rFonts w:ascii="굴림" w:eastAsia="굴림" w:hAnsi="굴림" w:cs="굴림" w:hint="eastAsia"/>
          <w:b/>
          <w:sz w:val="22"/>
        </w:rPr>
        <w:t>①</w:t>
      </w:r>
      <w:r w:rsidRPr="001D19F6">
        <w:rPr>
          <w:rFonts w:ascii="Arial" w:eastAsia="굴림" w:hAnsi="Arial" w:cs="Arial"/>
          <w:b/>
          <w:sz w:val="22"/>
        </w:rPr>
        <w:t>, Bb010=</w:t>
      </w:r>
      <w:r w:rsidRPr="001D19F6">
        <w:rPr>
          <w:rFonts w:ascii="굴림" w:eastAsia="굴림" w:hAnsi="굴림" w:cs="굴림" w:hint="eastAsia"/>
          <w:b/>
          <w:sz w:val="22"/>
        </w:rPr>
        <w:t>①</w:t>
      </w:r>
      <w:r w:rsidRPr="001D19F6">
        <w:rPr>
          <w:rFonts w:ascii="Arial" w:eastAsia="굴림" w:hAnsi="Arial" w:cs="Arial"/>
          <w:b/>
          <w:sz w:val="22"/>
        </w:rPr>
        <w:t>, Bb008=</w:t>
      </w:r>
      <w:r w:rsidRPr="001D19F6">
        <w:rPr>
          <w:rFonts w:ascii="굴림" w:eastAsia="굴림" w:hAnsi="굴림" w:cs="굴림" w:hint="eastAsia"/>
          <w:b/>
          <w:sz w:val="22"/>
        </w:rPr>
        <w:t>⑤</w:t>
      </w:r>
      <w:r w:rsidRPr="001D19F6">
        <w:rPr>
          <w:rFonts w:ascii="Arial" w:eastAsia="굴림" w:hAnsi="Arial" w:cs="Arial"/>
          <w:b/>
          <w:sz w:val="22"/>
        </w:rPr>
        <w:t xml:space="preserve"> and Bb014=</w:t>
      </w:r>
      <w:r w:rsidRPr="001D19F6">
        <w:rPr>
          <w:rFonts w:ascii="굴림" w:eastAsia="굴림" w:hAnsi="굴림" w:cs="굴림" w:hint="eastAsia"/>
          <w:b/>
          <w:sz w:val="22"/>
        </w:rPr>
        <w:t>⑤</w:t>
      </w:r>
      <w:r w:rsidRPr="001D19F6">
        <w:rPr>
          <w:rFonts w:ascii="Arial" w:eastAsia="굴림" w:hAnsi="Arial" w:cs="Arial"/>
          <w:b/>
          <w:sz w:val="22"/>
        </w:rPr>
        <w:t xml:space="preserve">, then </w:t>
      </w:r>
      <w:r w:rsidR="003E2720" w:rsidRPr="001D19F6">
        <w:rPr>
          <w:rFonts w:ascii="Arial" w:eastAsia="굴림" w:hAnsi="Arial" w:cs="Arial"/>
          <w:b/>
          <w:sz w:val="22"/>
        </w:rPr>
        <w:t xml:space="preserve">ask </w:t>
      </w:r>
      <w:r w:rsidRPr="001D19F6">
        <w:rPr>
          <w:rFonts w:ascii="Arial" w:eastAsia="굴림" w:hAnsi="Arial" w:cs="Arial"/>
          <w:b/>
          <w:sz w:val="22"/>
        </w:rPr>
        <w:t>Bb016~Bb022</w:t>
      </w:r>
      <w:r w:rsidR="009B37B9" w:rsidRPr="001D19F6">
        <w:rPr>
          <w:rFonts w:ascii="Arial" w:eastAsia="굴림" w:hAnsi="Arial" w:cs="Arial"/>
          <w:b/>
          <w:sz w:val="22"/>
        </w:rPr>
        <w:t xml:space="preserve"> </w:t>
      </w:r>
    </w:p>
    <w:p w14:paraId="2BC616EF" w14:textId="77777777" w:rsidR="00C72BE5" w:rsidRPr="001D19F6" w:rsidRDefault="00C72BE5" w:rsidP="002D0E30">
      <w:pPr>
        <w:pStyle w:val="a6"/>
        <w:numPr>
          <w:ilvl w:val="0"/>
          <w:numId w:val="121"/>
        </w:numPr>
        <w:wordWrap/>
        <w:spacing w:line="276" w:lineRule="auto"/>
        <w:ind w:leftChars="0"/>
        <w:rPr>
          <w:rFonts w:ascii="Arial" w:eastAsia="굴림" w:hAnsi="Arial" w:cs="Arial"/>
          <w:b/>
          <w:sz w:val="22"/>
        </w:rPr>
      </w:pPr>
      <w:r w:rsidRPr="001D19F6">
        <w:rPr>
          <w:rFonts w:ascii="Arial" w:eastAsia="굴림" w:hAnsi="Arial" w:cs="Arial"/>
          <w:b/>
          <w:sz w:val="22"/>
        </w:rPr>
        <w:t>If Bb004=</w:t>
      </w:r>
      <w:r w:rsidRPr="001D19F6">
        <w:rPr>
          <w:rFonts w:ascii="굴림" w:eastAsia="굴림" w:hAnsi="굴림" w:cs="굴림" w:hint="eastAsia"/>
          <w:b/>
          <w:sz w:val="22"/>
        </w:rPr>
        <w:t>⑤</w:t>
      </w:r>
      <w:r w:rsidRPr="001D19F6">
        <w:rPr>
          <w:rFonts w:ascii="Arial" w:eastAsia="굴림" w:hAnsi="Arial" w:cs="Arial"/>
          <w:b/>
          <w:sz w:val="22"/>
        </w:rPr>
        <w:t xml:space="preserve"> and Bb010=</w:t>
      </w:r>
      <w:r w:rsidRPr="001D19F6">
        <w:rPr>
          <w:rFonts w:ascii="굴림" w:eastAsia="굴림" w:hAnsi="굴림" w:cs="굴림" w:hint="eastAsia"/>
          <w:b/>
          <w:sz w:val="22"/>
        </w:rPr>
        <w:t>⑤</w:t>
      </w:r>
      <w:r w:rsidRPr="001D19F6">
        <w:rPr>
          <w:rFonts w:ascii="Arial" w:eastAsia="굴림" w:hAnsi="Arial" w:cs="Arial"/>
          <w:b/>
          <w:sz w:val="22"/>
        </w:rPr>
        <w:t>, then ask</w:t>
      </w:r>
      <w:r w:rsidR="00A17F27" w:rsidRPr="001D19F6">
        <w:rPr>
          <w:rFonts w:ascii="Arial" w:eastAsia="굴림" w:hAnsi="Arial" w:cs="Arial"/>
          <w:b/>
          <w:sz w:val="22"/>
        </w:rPr>
        <w:t xml:space="preserve"> Bb185</w:t>
      </w:r>
      <w:r w:rsidR="009B37B9" w:rsidRPr="001D19F6">
        <w:rPr>
          <w:rFonts w:ascii="Arial" w:eastAsia="굴림" w:hAnsi="Arial" w:cs="Arial"/>
          <w:b/>
          <w:sz w:val="22"/>
        </w:rPr>
        <w:t xml:space="preserve"> </w:t>
      </w:r>
    </w:p>
    <w:p w14:paraId="696A873E" w14:textId="77777777" w:rsidR="0050418B" w:rsidRPr="001D19F6" w:rsidRDefault="0076292B" w:rsidP="002D0E30">
      <w:pPr>
        <w:pStyle w:val="a6"/>
        <w:numPr>
          <w:ilvl w:val="0"/>
          <w:numId w:val="121"/>
        </w:numPr>
        <w:wordWrap/>
        <w:spacing w:line="276" w:lineRule="auto"/>
        <w:ind w:leftChars="0"/>
        <w:rPr>
          <w:rFonts w:ascii="Arial" w:eastAsia="굴림" w:hAnsi="Arial" w:cs="Arial"/>
          <w:b/>
          <w:sz w:val="22"/>
        </w:rPr>
      </w:pPr>
      <w:r w:rsidRPr="001D19F6">
        <w:rPr>
          <w:rFonts w:ascii="Arial" w:eastAsia="굴림" w:hAnsi="Arial" w:cs="Arial"/>
          <w:b/>
          <w:sz w:val="22"/>
        </w:rPr>
        <w:t>If (Bb004=</w:t>
      </w:r>
      <w:proofErr w:type="gramStart"/>
      <w:r w:rsidRPr="001D19F6">
        <w:rPr>
          <w:rFonts w:ascii="굴림" w:eastAsia="굴림" w:hAnsi="굴림" w:cs="굴림" w:hint="eastAsia"/>
          <w:b/>
          <w:sz w:val="22"/>
        </w:rPr>
        <w:t>①</w:t>
      </w:r>
      <w:r w:rsidRPr="001D19F6">
        <w:rPr>
          <w:rFonts w:ascii="Arial" w:eastAsia="굴림" w:hAnsi="Arial" w:cs="Arial"/>
          <w:b/>
          <w:sz w:val="22"/>
        </w:rPr>
        <w:t>,Bb</w:t>
      </w:r>
      <w:proofErr w:type="gramEnd"/>
      <w:r w:rsidRPr="001D19F6">
        <w:rPr>
          <w:rFonts w:ascii="Arial" w:eastAsia="굴림" w:hAnsi="Arial" w:cs="Arial"/>
          <w:b/>
          <w:sz w:val="22"/>
        </w:rPr>
        <w:t>008=</w:t>
      </w:r>
      <w:r w:rsidRPr="001D19F6">
        <w:rPr>
          <w:rFonts w:ascii="굴림" w:eastAsia="굴림" w:hAnsi="굴림" w:cs="굴림" w:hint="eastAsia"/>
          <w:b/>
          <w:sz w:val="22"/>
        </w:rPr>
        <w:t>⑤</w:t>
      </w:r>
      <w:r w:rsidRPr="001D19F6">
        <w:rPr>
          <w:rFonts w:ascii="Arial" w:eastAsia="굴림" w:hAnsi="Arial" w:cs="Arial"/>
          <w:b/>
          <w:sz w:val="22"/>
        </w:rPr>
        <w:t xml:space="preserve"> and Bb010=</w:t>
      </w:r>
      <w:r w:rsidRPr="001D19F6">
        <w:rPr>
          <w:rFonts w:ascii="굴림" w:eastAsia="굴림" w:hAnsi="굴림" w:cs="굴림" w:hint="eastAsia"/>
          <w:b/>
          <w:sz w:val="22"/>
        </w:rPr>
        <w:t>⑤</w:t>
      </w:r>
      <w:r w:rsidRPr="001D19F6">
        <w:rPr>
          <w:rFonts w:ascii="Arial" w:eastAsia="굴림" w:hAnsi="Arial" w:cs="Arial"/>
          <w:b/>
          <w:sz w:val="22"/>
        </w:rPr>
        <w:t>) or Bb016=</w:t>
      </w:r>
      <w:r w:rsidRPr="001D19F6">
        <w:rPr>
          <w:rFonts w:ascii="굴림" w:eastAsia="굴림" w:hAnsi="굴림" w:cs="굴림" w:hint="eastAsia"/>
          <w:b/>
          <w:sz w:val="22"/>
        </w:rPr>
        <w:t>⑤</w:t>
      </w:r>
      <w:r w:rsidRPr="001D19F6">
        <w:rPr>
          <w:rFonts w:ascii="Arial" w:eastAsia="굴림" w:hAnsi="Arial" w:cs="Arial"/>
          <w:b/>
          <w:sz w:val="22"/>
        </w:rPr>
        <w:t xml:space="preserve">, then </w:t>
      </w:r>
      <w:r w:rsidR="003E2720" w:rsidRPr="001D19F6">
        <w:rPr>
          <w:rFonts w:ascii="Arial" w:eastAsia="굴림" w:hAnsi="Arial" w:cs="Arial"/>
          <w:b/>
          <w:sz w:val="22"/>
        </w:rPr>
        <w:t xml:space="preserve">ask </w:t>
      </w:r>
      <w:r w:rsidR="00A17F27" w:rsidRPr="001D19F6">
        <w:rPr>
          <w:rFonts w:ascii="Arial" w:eastAsia="굴림" w:hAnsi="Arial" w:cs="Arial"/>
          <w:b/>
          <w:sz w:val="22"/>
        </w:rPr>
        <w:t>Bb073~Bb078</w:t>
      </w:r>
    </w:p>
    <w:p w14:paraId="36D34D1C" w14:textId="77777777" w:rsidR="0050418B" w:rsidRPr="001D19F6" w:rsidRDefault="0076292B" w:rsidP="002D0E30">
      <w:pPr>
        <w:pStyle w:val="a6"/>
        <w:numPr>
          <w:ilvl w:val="0"/>
          <w:numId w:val="121"/>
        </w:numPr>
        <w:wordWrap/>
        <w:spacing w:line="276" w:lineRule="auto"/>
        <w:ind w:leftChars="0"/>
        <w:rPr>
          <w:rFonts w:ascii="Arial" w:eastAsia="굴림" w:hAnsi="Arial" w:cs="Arial"/>
          <w:b/>
          <w:sz w:val="22"/>
        </w:rPr>
      </w:pPr>
      <w:r w:rsidRPr="001D19F6">
        <w:rPr>
          <w:rFonts w:ascii="Arial" w:eastAsia="굴림" w:hAnsi="Arial" w:cs="Arial"/>
          <w:b/>
          <w:sz w:val="22"/>
        </w:rPr>
        <w:t>If (Bb004=</w:t>
      </w:r>
      <w:r w:rsidRPr="001D19F6">
        <w:rPr>
          <w:rFonts w:ascii="굴림" w:eastAsia="굴림" w:hAnsi="굴림" w:cs="굴림" w:hint="eastAsia"/>
          <w:b/>
          <w:sz w:val="22"/>
        </w:rPr>
        <w:t>⑤</w:t>
      </w:r>
      <w:r w:rsidRPr="001D19F6">
        <w:rPr>
          <w:rFonts w:ascii="Arial" w:eastAsia="굴림" w:hAnsi="Arial" w:cs="Arial"/>
          <w:b/>
          <w:sz w:val="22"/>
        </w:rPr>
        <w:t>, Bb010=</w:t>
      </w:r>
      <w:r w:rsidRPr="001D19F6">
        <w:rPr>
          <w:rFonts w:ascii="굴림" w:eastAsia="굴림" w:hAnsi="굴림" w:cs="굴림" w:hint="eastAsia"/>
          <w:b/>
          <w:sz w:val="22"/>
        </w:rPr>
        <w:t>①</w:t>
      </w:r>
      <w:r w:rsidRPr="001D19F6">
        <w:rPr>
          <w:rFonts w:ascii="Arial" w:eastAsia="굴림" w:hAnsi="Arial" w:cs="Arial"/>
          <w:b/>
          <w:sz w:val="22"/>
        </w:rPr>
        <w:t xml:space="preserve"> and Bb014=</w:t>
      </w:r>
      <w:r w:rsidRPr="001D19F6">
        <w:rPr>
          <w:rFonts w:ascii="굴림" w:eastAsia="굴림" w:hAnsi="굴림" w:cs="굴림" w:hint="eastAsia"/>
          <w:b/>
          <w:sz w:val="22"/>
        </w:rPr>
        <w:t>⑤</w:t>
      </w:r>
      <w:r w:rsidRPr="001D19F6">
        <w:rPr>
          <w:rFonts w:ascii="Arial" w:eastAsia="굴림" w:hAnsi="Arial" w:cs="Arial"/>
          <w:b/>
          <w:sz w:val="22"/>
        </w:rPr>
        <w:t>) or Bb016=</w:t>
      </w:r>
      <w:r w:rsidRPr="001D19F6">
        <w:rPr>
          <w:rFonts w:ascii="굴림" w:eastAsia="굴림" w:hAnsi="굴림" w:cs="굴림" w:hint="eastAsia"/>
          <w:b/>
          <w:sz w:val="22"/>
        </w:rPr>
        <w:t>⑤</w:t>
      </w:r>
      <w:r w:rsidRPr="001D19F6">
        <w:rPr>
          <w:rFonts w:ascii="Arial" w:eastAsia="굴림" w:hAnsi="Arial" w:cs="Arial"/>
          <w:b/>
          <w:sz w:val="22"/>
        </w:rPr>
        <w:t xml:space="preserve">, then </w:t>
      </w:r>
      <w:r w:rsidR="003E2720" w:rsidRPr="001D19F6">
        <w:rPr>
          <w:rFonts w:ascii="Arial" w:eastAsia="굴림" w:hAnsi="Arial" w:cs="Arial"/>
          <w:b/>
          <w:sz w:val="22"/>
        </w:rPr>
        <w:t>ask</w:t>
      </w:r>
      <w:r w:rsidR="00A17F27" w:rsidRPr="001D19F6">
        <w:rPr>
          <w:rFonts w:ascii="Arial" w:eastAsia="굴림" w:hAnsi="Arial" w:cs="Arial"/>
          <w:b/>
          <w:sz w:val="22"/>
        </w:rPr>
        <w:t xml:space="preserve"> Bb129~Bb134</w:t>
      </w:r>
    </w:p>
    <w:p w14:paraId="6342011D" w14:textId="77777777" w:rsidR="0076292B" w:rsidRPr="001D19F6" w:rsidRDefault="0076292B" w:rsidP="00D21FA4">
      <w:pPr>
        <w:pStyle w:val="a6"/>
        <w:wordWrap/>
        <w:spacing w:line="276" w:lineRule="auto"/>
        <w:ind w:leftChars="0"/>
        <w:rPr>
          <w:rFonts w:ascii="Arial" w:eastAsia="굴림" w:hAnsi="Arial" w:cs="Arial"/>
          <w:b/>
          <w:sz w:val="22"/>
        </w:rPr>
      </w:pPr>
    </w:p>
    <w:p w14:paraId="76319C7C" w14:textId="77777777" w:rsidR="0076292B" w:rsidRPr="001D19F6" w:rsidRDefault="0076292B" w:rsidP="005D5299">
      <w:pPr>
        <w:wordWrap/>
        <w:spacing w:line="360" w:lineRule="auto"/>
        <w:rPr>
          <w:rFonts w:ascii="Arial" w:eastAsia="굴림" w:hAnsi="Arial" w:cs="Arial"/>
          <w:sz w:val="22"/>
        </w:rPr>
      </w:pPr>
    </w:p>
    <w:p w14:paraId="684D30E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Bb016. Do your parents live together?</w:t>
      </w:r>
    </w:p>
    <w:p w14:paraId="745A6230" w14:textId="77777777" w:rsidR="00384348" w:rsidRPr="001D19F6" w:rsidRDefault="00384348" w:rsidP="005D5299">
      <w:pPr>
        <w:wordWrap/>
        <w:spacing w:line="360" w:lineRule="auto"/>
        <w:rPr>
          <w:rFonts w:ascii="Arial" w:eastAsia="굴림" w:hAnsi="Arial" w:cs="Arial"/>
          <w:sz w:val="22"/>
        </w:rPr>
      </w:pPr>
      <w:r w:rsidRPr="001D19F6">
        <w:rPr>
          <w:rFonts w:ascii="Arial" w:eastAsia="굴림" w:hAnsi="Arial" w:cs="Arial"/>
          <w:sz w:val="22"/>
        </w:rPr>
        <w:t>[IWER: If</w:t>
      </w:r>
      <w:r w:rsidR="002B60C1" w:rsidRPr="001D19F6">
        <w:rPr>
          <w:rFonts w:ascii="Arial" w:eastAsia="굴림" w:hAnsi="Arial" w:cs="Arial"/>
          <w:sz w:val="22"/>
        </w:rPr>
        <w:t xml:space="preserve"> R’s</w:t>
      </w:r>
      <w:r w:rsidRPr="001D19F6">
        <w:rPr>
          <w:rFonts w:ascii="Arial" w:eastAsia="굴림" w:hAnsi="Arial" w:cs="Arial"/>
          <w:sz w:val="22"/>
        </w:rPr>
        <w:t xml:space="preserve"> parents are separated or either of them is hospitalized for illness, enter </w:t>
      </w:r>
      <w:r w:rsidR="00D67A6F" w:rsidRPr="001D19F6">
        <w:rPr>
          <w:rFonts w:ascii="Arial" w:eastAsia="굴림" w:hAnsi="Arial" w:cs="Arial"/>
          <w:sz w:val="22"/>
        </w:rPr>
        <w:t>‘</w:t>
      </w:r>
      <w:r w:rsidR="002169E6" w:rsidRPr="001D19F6">
        <w:rPr>
          <w:rFonts w:ascii="굴림" w:eastAsia="굴림" w:hAnsi="굴림" w:cs="굴림" w:hint="eastAsia"/>
          <w:sz w:val="22"/>
        </w:rPr>
        <w:t>⑤</w:t>
      </w:r>
      <w:r w:rsidR="002169E6" w:rsidRPr="001D19F6">
        <w:rPr>
          <w:rFonts w:ascii="Arial" w:eastAsia="굴림" w:hAnsi="Arial" w:cs="Arial"/>
          <w:sz w:val="22"/>
        </w:rPr>
        <w:t xml:space="preserve"> </w:t>
      </w:r>
      <w:r w:rsidRPr="001D19F6">
        <w:rPr>
          <w:rFonts w:ascii="Arial" w:eastAsia="굴림" w:hAnsi="Arial" w:cs="Arial"/>
          <w:sz w:val="22"/>
        </w:rPr>
        <w:t>No</w:t>
      </w:r>
      <w:r w:rsidR="00D67A6F" w:rsidRPr="001D19F6">
        <w:rPr>
          <w:rFonts w:ascii="Arial" w:eastAsia="굴림" w:hAnsi="Arial" w:cs="Arial"/>
          <w:sz w:val="22"/>
        </w:rPr>
        <w:t>’</w:t>
      </w:r>
      <w:r w:rsidRPr="001D19F6">
        <w:rPr>
          <w:rFonts w:ascii="Arial" w:eastAsia="굴림" w:hAnsi="Arial" w:cs="Arial"/>
          <w:sz w:val="22"/>
        </w:rPr>
        <w:t>.]</w:t>
      </w:r>
    </w:p>
    <w:p w14:paraId="4A75BBD4" w14:textId="77777777" w:rsidR="002169E6" w:rsidRPr="001D19F6" w:rsidRDefault="002169E6" w:rsidP="002D0E30">
      <w:pPr>
        <w:pStyle w:val="a6"/>
        <w:numPr>
          <w:ilvl w:val="0"/>
          <w:numId w:val="12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they live together</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they live apart →Go to Bb0</w:t>
      </w:r>
      <w:r w:rsidR="00A17F27" w:rsidRPr="001D19F6">
        <w:rPr>
          <w:rFonts w:ascii="Arial" w:eastAsia="굴림" w:hAnsi="Arial" w:cs="Arial"/>
          <w:sz w:val="22"/>
        </w:rPr>
        <w:t>73</w:t>
      </w:r>
    </w:p>
    <w:p w14:paraId="21B39F8A" w14:textId="77777777" w:rsidR="00287132" w:rsidRPr="001D19F6" w:rsidRDefault="00287132">
      <w:pPr>
        <w:widowControl/>
        <w:wordWrap/>
        <w:autoSpaceDE/>
        <w:autoSpaceDN/>
        <w:jc w:val="left"/>
        <w:rPr>
          <w:rFonts w:ascii="Arial" w:eastAsia="굴림" w:hAnsi="Arial" w:cs="Arial"/>
          <w:sz w:val="22"/>
        </w:rPr>
      </w:pPr>
    </w:p>
    <w:p w14:paraId="02FC3DB7"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Bb017. Do they live by themselves, or with other children?</w:t>
      </w:r>
    </w:p>
    <w:p w14:paraId="21D83B06" w14:textId="77777777" w:rsidR="005D5299" w:rsidRPr="001D19F6" w:rsidRDefault="00901544" w:rsidP="009015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5D5299" w:rsidRPr="001D19F6">
        <w:rPr>
          <w:rFonts w:ascii="Arial" w:eastAsia="굴림" w:hAnsi="Arial" w:cs="Arial"/>
          <w:sz w:val="22"/>
        </w:rPr>
        <w:t xml:space="preserve"> By themselves </w:t>
      </w:r>
      <w:r w:rsidR="00287132" w:rsidRPr="001D19F6">
        <w:rPr>
          <w:rFonts w:ascii="Arial" w:eastAsia="굴림" w:hAnsi="Arial" w:cs="Arial"/>
          <w:sz w:val="22"/>
        </w:rPr>
        <w:tab/>
      </w:r>
      <w:r w:rsidR="00287132" w:rsidRPr="001D19F6">
        <w:rPr>
          <w:rFonts w:ascii="Arial" w:eastAsia="굴림" w:hAnsi="Arial" w:cs="Arial"/>
          <w:sz w:val="22"/>
        </w:rPr>
        <w:tab/>
      </w:r>
      <w:r w:rsidR="005D5299" w:rsidRPr="001D19F6">
        <w:rPr>
          <w:rFonts w:ascii="Arial" w:eastAsia="굴림" w:hAnsi="Arial" w:cs="Arial"/>
          <w:sz w:val="22"/>
        </w:rPr>
        <w:t>→Go to Bb020</w:t>
      </w:r>
    </w:p>
    <w:p w14:paraId="7F5D08BB" w14:textId="77777777" w:rsidR="005D5299" w:rsidRPr="001D19F6" w:rsidRDefault="00901544" w:rsidP="009015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w:t>
      </w:r>
      <w:r w:rsidR="005D5299" w:rsidRPr="001D19F6">
        <w:rPr>
          <w:rFonts w:ascii="Arial" w:eastAsia="굴림" w:hAnsi="Arial" w:cs="Arial"/>
          <w:sz w:val="22"/>
        </w:rPr>
        <w:t>With other children</w:t>
      </w:r>
    </w:p>
    <w:p w14:paraId="2F24DD94" w14:textId="77777777" w:rsidR="005D5299" w:rsidRPr="001D19F6" w:rsidRDefault="00901544" w:rsidP="009015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Other</w:t>
      </w:r>
      <w:r w:rsidR="00E92AE6" w:rsidRPr="001D19F6">
        <w:rPr>
          <w:rFonts w:ascii="Arial" w:eastAsia="굴림" w:hAnsi="Arial" w:cs="Arial"/>
          <w:sz w:val="22"/>
        </w:rPr>
        <w:t>s</w:t>
      </w:r>
      <w:r w:rsidR="005D5299" w:rsidRPr="001D19F6">
        <w:rPr>
          <w:rFonts w:ascii="Arial" w:eastAsia="굴림" w:hAnsi="Arial" w:cs="Arial"/>
          <w:sz w:val="22"/>
        </w:rPr>
        <w:t xml:space="preserve"> </w:t>
      </w:r>
      <w:r w:rsidR="00287132" w:rsidRPr="001D19F6">
        <w:rPr>
          <w:rFonts w:ascii="Arial" w:eastAsia="굴림" w:hAnsi="Arial" w:cs="Arial"/>
          <w:sz w:val="22"/>
        </w:rPr>
        <w:tab/>
      </w:r>
      <w:r w:rsidR="00287132" w:rsidRPr="001D19F6">
        <w:rPr>
          <w:rFonts w:ascii="Arial" w:eastAsia="굴림" w:hAnsi="Arial" w:cs="Arial"/>
          <w:sz w:val="22"/>
        </w:rPr>
        <w:tab/>
      </w:r>
      <w:r w:rsidR="00287132" w:rsidRPr="001D19F6">
        <w:rPr>
          <w:rFonts w:ascii="Arial" w:eastAsia="굴림" w:hAnsi="Arial" w:cs="Arial"/>
          <w:sz w:val="22"/>
        </w:rPr>
        <w:tab/>
      </w:r>
      <w:r w:rsidR="005D5299" w:rsidRPr="001D19F6">
        <w:rPr>
          <w:rFonts w:ascii="Arial" w:eastAsia="굴림" w:hAnsi="Arial" w:cs="Arial"/>
          <w:sz w:val="22"/>
        </w:rPr>
        <w:t>→Go to Bb019</w:t>
      </w:r>
    </w:p>
    <w:p w14:paraId="3455431E" w14:textId="77777777" w:rsidR="00B9323A" w:rsidRPr="001D19F6" w:rsidRDefault="00B9323A" w:rsidP="005D5299">
      <w:pPr>
        <w:wordWrap/>
        <w:spacing w:line="360" w:lineRule="auto"/>
        <w:rPr>
          <w:rFonts w:ascii="Arial" w:eastAsia="굴림" w:hAnsi="Arial" w:cs="Arial"/>
          <w:sz w:val="22"/>
        </w:rPr>
      </w:pPr>
    </w:p>
    <w:p w14:paraId="45FCB342" w14:textId="77777777" w:rsidR="0003078C"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Bb018. With whom do they live? If they live with multiple children, please identify all co</w:t>
      </w:r>
      <w:r w:rsidRPr="001D19F6">
        <w:rPr>
          <w:rFonts w:ascii="Cambria Math" w:eastAsia="굴림" w:hAnsi="Cambria Math" w:cs="Cambria Math"/>
          <w:sz w:val="22"/>
        </w:rPr>
        <w:t>‐</w:t>
      </w:r>
      <w:r w:rsidRPr="001D19F6">
        <w:rPr>
          <w:rFonts w:ascii="Arial" w:eastAsia="굴림" w:hAnsi="Arial" w:cs="Arial"/>
          <w:sz w:val="22"/>
        </w:rPr>
        <w:t>residents.</w:t>
      </w:r>
    </w:p>
    <w:p w14:paraId="0A75D142" w14:textId="77777777" w:rsidR="002D1DBE" w:rsidRPr="001D19F6" w:rsidRDefault="002D1DBE" w:rsidP="005D5299">
      <w:pPr>
        <w:wordWrap/>
        <w:spacing w:line="360" w:lineRule="auto"/>
        <w:rPr>
          <w:rFonts w:ascii="Arial" w:eastAsia="굴림" w:hAnsi="Arial" w:cs="Arial"/>
          <w:sz w:val="22"/>
        </w:rPr>
      </w:pPr>
      <w:r w:rsidRPr="001D19F6">
        <w:rPr>
          <w:rFonts w:ascii="Arial" w:eastAsia="굴림" w:hAnsi="Arial" w:cs="Arial"/>
          <w:kern w:val="0"/>
          <w:sz w:val="22"/>
        </w:rPr>
        <w:t>[IWER: if children take in turn in living with parents, possible for multiple answers]</w:t>
      </w:r>
    </w:p>
    <w:p w14:paraId="64E98221" w14:textId="77777777" w:rsidR="005D5299" w:rsidRPr="001D19F6" w:rsidRDefault="00F66E5D" w:rsidP="00AE2738">
      <w:pPr>
        <w:wordWrap/>
        <w:spacing w:line="360" w:lineRule="auto"/>
        <w:ind w:firstLine="800"/>
        <w:rPr>
          <w:rFonts w:ascii="Arial" w:eastAsia="굴림" w:hAnsi="Arial" w:cs="Arial"/>
          <w:sz w:val="22"/>
        </w:rPr>
      </w:pPr>
      <w:r w:rsidRPr="001D19F6">
        <w:rPr>
          <w:rFonts w:ascii="Arial" w:eastAsia="굴림" w:hAnsi="Arial" w:cs="Arial"/>
          <w:sz w:val="22"/>
        </w:rPr>
        <w:t>[</w:t>
      </w:r>
      <w:r w:rsidR="005D5299" w:rsidRPr="001D19F6">
        <w:rPr>
          <w:rFonts w:ascii="Arial" w:eastAsia="굴림" w:hAnsi="Arial" w:cs="Arial"/>
          <w:sz w:val="22"/>
        </w:rPr>
        <w:t>27</w:t>
      </w:r>
      <w:r w:rsidR="005D5299" w:rsidRPr="001D19F6">
        <w:rPr>
          <w:rFonts w:ascii="굴림" w:eastAsia="굴림" w:hAnsi="굴림" w:cs="굴림" w:hint="eastAsia"/>
          <w:sz w:val="22"/>
        </w:rPr>
        <w:t>∼</w:t>
      </w:r>
      <w:r w:rsidR="005D5299" w:rsidRPr="001D19F6">
        <w:rPr>
          <w:rFonts w:ascii="Arial" w:eastAsia="굴림" w:hAnsi="Arial" w:cs="Arial"/>
          <w:sz w:val="22"/>
        </w:rPr>
        <w:t>46</w:t>
      </w:r>
      <w:r w:rsidRPr="001D19F6">
        <w:rPr>
          <w:rFonts w:ascii="Arial" w:eastAsia="굴림" w:hAnsi="Arial" w:cs="Arial"/>
          <w:sz w:val="22"/>
        </w:rPr>
        <w:t>]</w:t>
      </w:r>
      <w:r w:rsidR="005D5299" w:rsidRPr="001D19F6">
        <w:rPr>
          <w:rFonts w:ascii="Arial" w:eastAsia="굴림" w:hAnsi="Arial" w:cs="Arial"/>
          <w:sz w:val="22"/>
        </w:rPr>
        <w:t xml:space="preserve"> </w:t>
      </w:r>
      <w:r w:rsidR="00AE2738" w:rsidRPr="001D19F6">
        <w:rPr>
          <w:rFonts w:ascii="Arial" w:eastAsia="굴림" w:hAnsi="Arial" w:cs="Arial"/>
          <w:kern w:val="0"/>
          <w:sz w:val="22"/>
        </w:rPr>
        <w:t>Sibling</w:t>
      </w:r>
      <w:r w:rsidR="00AE2738" w:rsidRPr="001D19F6">
        <w:rPr>
          <w:rFonts w:ascii="Arial" w:eastAsia="굴림" w:hAnsi="Arial" w:cs="Arial"/>
          <w:sz w:val="22"/>
        </w:rPr>
        <w:t xml:space="preserve"> list</w:t>
      </w:r>
      <w:r w:rsidR="005D5299" w:rsidRPr="001D19F6">
        <w:rPr>
          <w:rFonts w:ascii="Arial" w:eastAsia="굴림" w:hAnsi="Arial" w:cs="Arial"/>
          <w:sz w:val="22"/>
        </w:rPr>
        <w:t xml:space="preserve"> →Go to Bb020 </w:t>
      </w:r>
    </w:p>
    <w:p w14:paraId="6D320BD2" w14:textId="77777777" w:rsidR="005D5299" w:rsidRPr="001D19F6" w:rsidRDefault="005D5299" w:rsidP="005D5299">
      <w:pPr>
        <w:wordWrap/>
        <w:spacing w:line="360" w:lineRule="auto"/>
        <w:rPr>
          <w:rFonts w:ascii="Arial" w:eastAsia="굴림" w:hAnsi="Arial" w:cs="Arial"/>
          <w:sz w:val="22"/>
        </w:rPr>
      </w:pPr>
    </w:p>
    <w:p w14:paraId="33FC5D58"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Bb019. </w:t>
      </w:r>
      <w:r w:rsidR="001A1A13" w:rsidRPr="001D19F6">
        <w:rPr>
          <w:rFonts w:ascii="Arial" w:eastAsia="굴림" w:hAnsi="Arial" w:cs="Arial"/>
          <w:sz w:val="22"/>
        </w:rPr>
        <w:t>If others, please specify</w:t>
      </w:r>
      <w:r w:rsidRPr="001D19F6">
        <w:rPr>
          <w:rFonts w:ascii="Arial" w:eastAsia="굴림" w:hAnsi="Arial" w:cs="Arial"/>
          <w:sz w:val="22"/>
        </w:rPr>
        <w:t>.</w:t>
      </w:r>
    </w:p>
    <w:p w14:paraId="7395BBBA" w14:textId="77777777" w:rsidR="00AE2738" w:rsidRPr="001D19F6" w:rsidRDefault="00AE2738" w:rsidP="00AE2738">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524FC8B4" w14:textId="77777777" w:rsidR="005D5299" w:rsidRPr="001D19F6" w:rsidRDefault="005D5299" w:rsidP="005D5299">
      <w:pPr>
        <w:wordWrap/>
        <w:spacing w:line="360" w:lineRule="auto"/>
        <w:rPr>
          <w:rFonts w:ascii="Arial" w:eastAsia="굴림" w:hAnsi="Arial" w:cs="Arial"/>
          <w:sz w:val="22"/>
        </w:rPr>
      </w:pPr>
    </w:p>
    <w:p w14:paraId="59D37E3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Bb020. How close do you live </w:t>
      </w:r>
      <w:r w:rsidR="001A1A13" w:rsidRPr="001D19F6">
        <w:rPr>
          <w:rFonts w:ascii="Arial" w:eastAsia="굴림" w:hAnsi="Arial" w:cs="Arial"/>
          <w:sz w:val="22"/>
        </w:rPr>
        <w:t xml:space="preserve">to </w:t>
      </w:r>
      <w:r w:rsidRPr="001D19F6">
        <w:rPr>
          <w:rFonts w:ascii="Arial" w:eastAsia="굴림" w:hAnsi="Arial" w:cs="Arial"/>
          <w:sz w:val="22"/>
        </w:rPr>
        <w:t>your parents?</w:t>
      </w:r>
    </w:p>
    <w:p w14:paraId="219E52EF" w14:textId="77777777" w:rsidR="005D5299" w:rsidRPr="001D19F6" w:rsidRDefault="005D5299" w:rsidP="002D0E30">
      <w:pPr>
        <w:pStyle w:val="a6"/>
        <w:numPr>
          <w:ilvl w:val="0"/>
          <w:numId w:val="123"/>
        </w:numPr>
        <w:wordWrap/>
        <w:spacing w:line="360" w:lineRule="auto"/>
        <w:ind w:leftChars="0"/>
        <w:rPr>
          <w:rFonts w:ascii="Arial" w:eastAsia="굴림" w:hAnsi="Arial" w:cs="Arial"/>
          <w:sz w:val="22"/>
        </w:rPr>
      </w:pPr>
      <w:r w:rsidRPr="001D19F6">
        <w:rPr>
          <w:rFonts w:ascii="Arial" w:eastAsia="굴림" w:hAnsi="Arial" w:cs="Arial"/>
          <w:sz w:val="22"/>
        </w:rPr>
        <w:t>Within a 30</w:t>
      </w:r>
      <w:r w:rsidR="00620D39" w:rsidRPr="001D19F6">
        <w:rPr>
          <w:rFonts w:ascii="Arial" w:eastAsia="굴림" w:hAnsi="Arial" w:cs="Arial"/>
          <w:sz w:val="22"/>
        </w:rPr>
        <w:t>-</w:t>
      </w:r>
      <w:r w:rsidRPr="001D19F6">
        <w:rPr>
          <w:rFonts w:ascii="Arial" w:eastAsia="굴림" w:hAnsi="Arial" w:cs="Arial"/>
          <w:sz w:val="22"/>
        </w:rPr>
        <w:t>minute distance by public transportation</w:t>
      </w:r>
    </w:p>
    <w:p w14:paraId="51E068D3" w14:textId="77777777" w:rsidR="005D5299" w:rsidRPr="001D19F6" w:rsidRDefault="005D5299" w:rsidP="002D0E30">
      <w:pPr>
        <w:pStyle w:val="a6"/>
        <w:numPr>
          <w:ilvl w:val="0"/>
          <w:numId w:val="123"/>
        </w:numPr>
        <w:wordWrap/>
        <w:spacing w:line="360" w:lineRule="auto"/>
        <w:ind w:leftChars="0"/>
        <w:rPr>
          <w:rFonts w:ascii="Arial" w:eastAsia="굴림" w:hAnsi="Arial" w:cs="Arial"/>
          <w:sz w:val="22"/>
        </w:rPr>
      </w:pPr>
      <w:r w:rsidRPr="001D19F6">
        <w:rPr>
          <w:rFonts w:ascii="Arial" w:eastAsia="굴림" w:hAnsi="Arial" w:cs="Arial"/>
          <w:sz w:val="22"/>
        </w:rPr>
        <w:t>Within a 1</w:t>
      </w:r>
      <w:r w:rsidR="00620D39" w:rsidRPr="001D19F6">
        <w:rPr>
          <w:rFonts w:ascii="Arial" w:eastAsia="굴림" w:hAnsi="Arial" w:cs="Arial"/>
          <w:sz w:val="22"/>
        </w:rPr>
        <w:t>-</w:t>
      </w:r>
      <w:r w:rsidRPr="001D19F6">
        <w:rPr>
          <w:rFonts w:ascii="Arial" w:eastAsia="굴림" w:hAnsi="Arial" w:cs="Arial"/>
          <w:sz w:val="22"/>
        </w:rPr>
        <w:t>hour distance by public transportation</w:t>
      </w:r>
    </w:p>
    <w:p w14:paraId="292243DD" w14:textId="77777777" w:rsidR="005D5299" w:rsidRPr="001D19F6" w:rsidRDefault="005D5299" w:rsidP="002D0E30">
      <w:pPr>
        <w:pStyle w:val="a6"/>
        <w:numPr>
          <w:ilvl w:val="0"/>
          <w:numId w:val="123"/>
        </w:numPr>
        <w:wordWrap/>
        <w:spacing w:line="360" w:lineRule="auto"/>
        <w:ind w:leftChars="0"/>
        <w:rPr>
          <w:rFonts w:ascii="Arial" w:eastAsia="굴림" w:hAnsi="Arial" w:cs="Arial"/>
          <w:sz w:val="22"/>
        </w:rPr>
      </w:pPr>
      <w:r w:rsidRPr="001D19F6">
        <w:rPr>
          <w:rFonts w:ascii="Arial" w:eastAsia="굴림" w:hAnsi="Arial" w:cs="Arial"/>
          <w:sz w:val="22"/>
        </w:rPr>
        <w:t>Within a 2</w:t>
      </w:r>
      <w:r w:rsidR="00620D39" w:rsidRPr="001D19F6">
        <w:rPr>
          <w:rFonts w:ascii="Arial" w:eastAsia="굴림" w:hAnsi="Arial" w:cs="Arial"/>
          <w:sz w:val="22"/>
        </w:rPr>
        <w:t>-</w:t>
      </w:r>
      <w:r w:rsidRPr="001D19F6">
        <w:rPr>
          <w:rFonts w:ascii="Arial" w:eastAsia="굴림" w:hAnsi="Arial" w:cs="Arial"/>
          <w:sz w:val="22"/>
        </w:rPr>
        <w:t>hour distance by public transportation</w:t>
      </w:r>
    </w:p>
    <w:p w14:paraId="22924DA1" w14:textId="77777777" w:rsidR="005D5299" w:rsidRPr="001D19F6" w:rsidRDefault="005D5299" w:rsidP="002D0E30">
      <w:pPr>
        <w:pStyle w:val="a6"/>
        <w:numPr>
          <w:ilvl w:val="0"/>
          <w:numId w:val="123"/>
        </w:numPr>
        <w:wordWrap/>
        <w:spacing w:line="360" w:lineRule="auto"/>
        <w:ind w:leftChars="0"/>
        <w:rPr>
          <w:rFonts w:ascii="Arial" w:eastAsia="굴림" w:hAnsi="Arial" w:cs="Arial"/>
          <w:sz w:val="22"/>
        </w:rPr>
      </w:pPr>
      <w:r w:rsidRPr="001D19F6">
        <w:rPr>
          <w:rFonts w:ascii="Arial" w:eastAsia="굴림" w:hAnsi="Arial" w:cs="Arial"/>
          <w:sz w:val="22"/>
        </w:rPr>
        <w:t>More than a 2</w:t>
      </w:r>
      <w:r w:rsidR="00620D39" w:rsidRPr="001D19F6">
        <w:rPr>
          <w:rFonts w:ascii="Arial" w:eastAsia="굴림" w:hAnsi="Arial" w:cs="Arial"/>
          <w:sz w:val="22"/>
        </w:rPr>
        <w:t>-</w:t>
      </w:r>
      <w:r w:rsidRPr="001D19F6">
        <w:rPr>
          <w:rFonts w:ascii="Arial" w:eastAsia="굴림" w:hAnsi="Arial" w:cs="Arial"/>
          <w:sz w:val="22"/>
        </w:rPr>
        <w:t>hour distance by public transportation</w:t>
      </w:r>
    </w:p>
    <w:p w14:paraId="61B8D2E2" w14:textId="77777777" w:rsidR="005D5299" w:rsidRPr="001D19F6" w:rsidRDefault="005D5299" w:rsidP="005D5299">
      <w:pPr>
        <w:wordWrap/>
        <w:spacing w:line="360" w:lineRule="auto"/>
        <w:rPr>
          <w:rFonts w:ascii="Arial" w:eastAsia="굴림" w:hAnsi="Arial" w:cs="Arial"/>
          <w:sz w:val="22"/>
        </w:rPr>
      </w:pPr>
    </w:p>
    <w:p w14:paraId="0A7F0730"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Bb021. How often do you </w:t>
      </w:r>
      <w:r w:rsidR="00D67A6F" w:rsidRPr="001D19F6">
        <w:rPr>
          <w:rFonts w:ascii="Arial" w:eastAsia="굴림" w:hAnsi="Arial" w:cs="Arial"/>
          <w:sz w:val="22"/>
        </w:rPr>
        <w:t>meet</w:t>
      </w:r>
      <w:r w:rsidRPr="001D19F6">
        <w:rPr>
          <w:rFonts w:ascii="Arial" w:eastAsia="굴림" w:hAnsi="Arial" w:cs="Arial"/>
          <w:sz w:val="22"/>
        </w:rPr>
        <w:t xml:space="preserve"> your parents in person?</w:t>
      </w:r>
    </w:p>
    <w:p w14:paraId="4643832B"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270BF472"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lastRenderedPageBreak/>
        <w:t>Once a week</w:t>
      </w:r>
    </w:p>
    <w:p w14:paraId="10AD7B81"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6A67BF47"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29220892"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19AF9398"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7FBDFDCA"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36BE2AD7"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387E48B5" w14:textId="77777777" w:rsidR="005D5299" w:rsidRPr="001D19F6" w:rsidRDefault="005D5299"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Almost never</w:t>
      </w:r>
      <w:r w:rsidR="00FD29CF" w:rsidRPr="001D19F6">
        <w:rPr>
          <w:rFonts w:ascii="Arial" w:eastAsia="굴림" w:hAnsi="Arial" w:cs="Arial"/>
          <w:sz w:val="22"/>
        </w:rPr>
        <w:t xml:space="preserve"> a year</w:t>
      </w:r>
    </w:p>
    <w:p w14:paraId="5FB80FFC" w14:textId="77777777" w:rsidR="005D5299" w:rsidRPr="001D19F6" w:rsidRDefault="00AE2738" w:rsidP="002D0E30">
      <w:pPr>
        <w:pStyle w:val="a6"/>
        <w:numPr>
          <w:ilvl w:val="0"/>
          <w:numId w:val="124"/>
        </w:numPr>
        <w:wordWrap/>
        <w:spacing w:line="360" w:lineRule="auto"/>
        <w:ind w:leftChars="0"/>
        <w:rPr>
          <w:rFonts w:ascii="Arial" w:eastAsia="굴림" w:hAnsi="Arial" w:cs="Arial"/>
          <w:sz w:val="22"/>
        </w:rPr>
      </w:pPr>
      <w:r w:rsidRPr="001D19F6">
        <w:rPr>
          <w:rFonts w:ascii="Arial" w:eastAsia="굴림" w:hAnsi="Arial" w:cs="Arial"/>
          <w:sz w:val="22"/>
        </w:rPr>
        <w:t>N</w:t>
      </w:r>
      <w:r w:rsidR="005D5299" w:rsidRPr="001D19F6">
        <w:rPr>
          <w:rFonts w:ascii="Arial" w:eastAsia="굴림" w:hAnsi="Arial" w:cs="Arial"/>
          <w:sz w:val="22"/>
        </w:rPr>
        <w:t>ever</w:t>
      </w:r>
      <w:r w:rsidRPr="001D19F6">
        <w:rPr>
          <w:rFonts w:ascii="Arial" w:eastAsia="굴림" w:hAnsi="Arial" w:cs="Arial"/>
          <w:sz w:val="22"/>
        </w:rPr>
        <w:t xml:space="preserve"> met</w:t>
      </w:r>
    </w:p>
    <w:p w14:paraId="334A1449" w14:textId="77777777" w:rsidR="005D5299" w:rsidRPr="001D19F6" w:rsidRDefault="005D5299" w:rsidP="005D5299">
      <w:pPr>
        <w:wordWrap/>
        <w:spacing w:line="360" w:lineRule="auto"/>
        <w:rPr>
          <w:rFonts w:ascii="Arial" w:eastAsia="굴림" w:hAnsi="Arial" w:cs="Arial"/>
          <w:sz w:val="22"/>
        </w:rPr>
      </w:pPr>
    </w:p>
    <w:p w14:paraId="3BF8F0E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 xml:space="preserve">Bb022. How often do you </w:t>
      </w:r>
      <w:r w:rsidR="00FD29CF" w:rsidRPr="001D19F6">
        <w:rPr>
          <w:rFonts w:ascii="Arial" w:eastAsia="굴림" w:hAnsi="Arial" w:cs="Arial"/>
          <w:sz w:val="22"/>
        </w:rPr>
        <w:t xml:space="preserve">contact </w:t>
      </w:r>
      <w:r w:rsidRPr="001D19F6">
        <w:rPr>
          <w:rFonts w:ascii="Arial" w:eastAsia="굴림" w:hAnsi="Arial" w:cs="Arial"/>
          <w:sz w:val="22"/>
        </w:rPr>
        <w:t>your parents by phone, mail, or e-mail?</w:t>
      </w:r>
    </w:p>
    <w:p w14:paraId="583F03EB"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04863015"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2AEF43B6"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38056BCB"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430519F2"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35C13287"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4FBC482C" w14:textId="77777777" w:rsidR="005D5299" w:rsidRPr="001D19F6" w:rsidRDefault="006E1E0B"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Three or four</w:t>
      </w:r>
      <w:r w:rsidR="005D5299" w:rsidRPr="001D19F6">
        <w:rPr>
          <w:rFonts w:ascii="Arial" w:eastAsia="굴림" w:hAnsi="Arial" w:cs="Arial"/>
          <w:sz w:val="22"/>
        </w:rPr>
        <w:t xml:space="preserve"> times a year (once every three or four months) </w:t>
      </w:r>
    </w:p>
    <w:p w14:paraId="0529A5BE"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29C810C3" w14:textId="77777777" w:rsidR="005D5299" w:rsidRPr="001D19F6" w:rsidRDefault="005D5299"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Almost never</w:t>
      </w:r>
      <w:r w:rsidR="00FD29CF" w:rsidRPr="001D19F6">
        <w:rPr>
          <w:rFonts w:ascii="Arial" w:eastAsia="굴림" w:hAnsi="Arial" w:cs="Arial"/>
          <w:sz w:val="22"/>
        </w:rPr>
        <w:t xml:space="preserve"> a year</w:t>
      </w:r>
    </w:p>
    <w:p w14:paraId="7B37DF27" w14:textId="77777777" w:rsidR="005D5299" w:rsidRPr="001D19F6" w:rsidRDefault="00FD29CF" w:rsidP="002D0E30">
      <w:pPr>
        <w:pStyle w:val="a6"/>
        <w:numPr>
          <w:ilvl w:val="0"/>
          <w:numId w:val="125"/>
        </w:numPr>
        <w:wordWrap/>
        <w:spacing w:line="360" w:lineRule="auto"/>
        <w:ind w:leftChars="0"/>
        <w:rPr>
          <w:rFonts w:ascii="Arial" w:eastAsia="굴림" w:hAnsi="Arial" w:cs="Arial"/>
          <w:sz w:val="22"/>
        </w:rPr>
      </w:pPr>
      <w:r w:rsidRPr="001D19F6">
        <w:rPr>
          <w:rFonts w:ascii="Arial" w:eastAsia="굴림" w:hAnsi="Arial" w:cs="Arial"/>
          <w:sz w:val="22"/>
        </w:rPr>
        <w:t>N</w:t>
      </w:r>
      <w:r w:rsidR="005D5299" w:rsidRPr="001D19F6">
        <w:rPr>
          <w:rFonts w:ascii="Arial" w:eastAsia="굴림" w:hAnsi="Arial" w:cs="Arial"/>
          <w:sz w:val="22"/>
        </w:rPr>
        <w:t>ever</w:t>
      </w:r>
      <w:r w:rsidR="00AE2738" w:rsidRPr="001D19F6">
        <w:rPr>
          <w:rFonts w:ascii="Arial" w:eastAsia="굴림" w:hAnsi="Arial" w:cs="Arial"/>
          <w:sz w:val="22"/>
        </w:rPr>
        <w:t xml:space="preserve"> contacted</w:t>
      </w:r>
    </w:p>
    <w:p w14:paraId="2978E4F6" w14:textId="77777777" w:rsidR="002F2FEC" w:rsidRPr="00795949" w:rsidRDefault="002F2FEC" w:rsidP="005D5299">
      <w:pPr>
        <w:wordWrap/>
        <w:spacing w:line="360" w:lineRule="auto"/>
        <w:rPr>
          <w:rFonts w:ascii="Arial" w:eastAsia="굴림" w:hAnsi="Arial" w:cs="Arial"/>
          <w:b/>
          <w:sz w:val="22"/>
        </w:rPr>
      </w:pPr>
    </w:p>
    <w:p w14:paraId="1DF48CB5" w14:textId="77777777" w:rsidR="002F2FEC" w:rsidRPr="00795949" w:rsidRDefault="00AE2738" w:rsidP="000C3127">
      <w:pPr>
        <w:wordWrap/>
        <w:spacing w:line="276" w:lineRule="auto"/>
        <w:rPr>
          <w:rFonts w:ascii="Arial" w:eastAsia="굴림" w:hAnsi="Arial" w:cs="Arial"/>
          <w:b/>
          <w:sz w:val="22"/>
        </w:rPr>
      </w:pPr>
      <w:r w:rsidRPr="00795949">
        <w:rPr>
          <w:rFonts w:ascii="Arial" w:eastAsia="굴림" w:hAnsi="Arial" w:cs="Arial"/>
          <w:b/>
          <w:sz w:val="22"/>
        </w:rPr>
        <w:t>&lt;</w:t>
      </w:r>
      <w:r w:rsidR="00F66E5D" w:rsidRPr="00795949">
        <w:rPr>
          <w:rFonts w:ascii="Arial" w:eastAsia="굴림" w:hAnsi="Arial" w:cs="Arial"/>
          <w:b/>
          <w:sz w:val="22"/>
        </w:rPr>
        <w:t xml:space="preserve"> </w:t>
      </w:r>
      <w:r w:rsidR="00933F12" w:rsidRPr="00795949">
        <w:rPr>
          <w:rFonts w:ascii="Arial" w:eastAsia="굴림" w:hAnsi="Arial" w:cs="Arial"/>
          <w:b/>
          <w:sz w:val="22"/>
        </w:rPr>
        <w:t>Transfer to</w:t>
      </w:r>
      <w:r w:rsidR="002F2FEC" w:rsidRPr="00795949">
        <w:rPr>
          <w:rFonts w:ascii="Arial" w:eastAsia="굴림" w:hAnsi="Arial" w:cs="Arial"/>
          <w:b/>
          <w:sz w:val="22"/>
        </w:rPr>
        <w:t xml:space="preserve"> R’s </w:t>
      </w:r>
      <w:r w:rsidRPr="00795949">
        <w:rPr>
          <w:rFonts w:ascii="Arial" w:eastAsia="굴림" w:hAnsi="Arial" w:cs="Arial"/>
          <w:b/>
          <w:sz w:val="22"/>
        </w:rPr>
        <w:t>parents who did not live with R</w:t>
      </w:r>
      <w:r w:rsidR="00F66E5D" w:rsidRPr="00795949">
        <w:rPr>
          <w:rFonts w:ascii="Arial" w:eastAsia="굴림" w:hAnsi="Arial" w:cs="Arial"/>
          <w:b/>
          <w:sz w:val="22"/>
        </w:rPr>
        <w:t xml:space="preserve"> </w:t>
      </w:r>
      <w:r w:rsidRPr="00795949">
        <w:rPr>
          <w:rFonts w:ascii="Arial" w:eastAsia="굴림" w:hAnsi="Arial" w:cs="Arial"/>
          <w:b/>
          <w:sz w:val="22"/>
        </w:rPr>
        <w:t>&gt;</w:t>
      </w:r>
    </w:p>
    <w:p w14:paraId="49C6BF57" w14:textId="77777777" w:rsidR="005D5299" w:rsidRPr="00795949" w:rsidRDefault="005D5299" w:rsidP="000C3127">
      <w:pPr>
        <w:wordWrap/>
        <w:spacing w:line="276" w:lineRule="auto"/>
        <w:rPr>
          <w:rFonts w:ascii="Arial" w:eastAsia="굴림" w:hAnsi="Arial" w:cs="Arial"/>
          <w:b/>
          <w:sz w:val="22"/>
        </w:rPr>
      </w:pPr>
      <w:r w:rsidRPr="00795949">
        <w:rPr>
          <w:rFonts w:ascii="Arial" w:eastAsia="굴림" w:hAnsi="Arial" w:cs="Arial"/>
          <w:b/>
          <w:sz w:val="22"/>
        </w:rPr>
        <w:t>Logic</w:t>
      </w:r>
    </w:p>
    <w:p w14:paraId="68A7404C" w14:textId="53CAC946" w:rsidR="005D5299" w:rsidRPr="00795949" w:rsidRDefault="00D0631B" w:rsidP="002D0E30">
      <w:pPr>
        <w:pStyle w:val="a6"/>
        <w:numPr>
          <w:ilvl w:val="0"/>
          <w:numId w:val="126"/>
        </w:numPr>
        <w:wordWrap/>
        <w:spacing w:line="276" w:lineRule="auto"/>
        <w:ind w:leftChars="0"/>
        <w:rPr>
          <w:rFonts w:ascii="Arial" w:eastAsia="굴림" w:hAnsi="Arial" w:cs="Arial"/>
          <w:sz w:val="22"/>
        </w:rPr>
      </w:pPr>
      <w:r w:rsidRPr="00795949">
        <w:rPr>
          <w:rFonts w:ascii="Arial" w:eastAsia="굴림" w:hAnsi="Arial" w:cs="Arial"/>
          <w:b/>
          <w:sz w:val="22"/>
        </w:rPr>
        <w:t>If R</w:t>
      </w:r>
      <w:r w:rsidR="005D5299" w:rsidRPr="00795949">
        <w:rPr>
          <w:rFonts w:ascii="Arial" w:eastAsia="굴림" w:hAnsi="Arial" w:cs="Arial"/>
          <w:b/>
          <w:sz w:val="22"/>
        </w:rPr>
        <w:t xml:space="preserve"> did not live </w:t>
      </w:r>
      <w:r w:rsidR="000F5D5E" w:rsidRPr="00795949">
        <w:rPr>
          <w:rFonts w:ascii="Arial" w:eastAsia="굴림" w:hAnsi="Arial" w:cs="Arial"/>
          <w:b/>
          <w:sz w:val="22"/>
        </w:rPr>
        <w:t>with</w:t>
      </w:r>
      <w:r w:rsidR="00287132" w:rsidRPr="00795949">
        <w:rPr>
          <w:rFonts w:ascii="Arial" w:eastAsia="굴림" w:hAnsi="Arial" w:cs="Arial"/>
          <w:b/>
          <w:sz w:val="22"/>
        </w:rPr>
        <w:t xml:space="preserve"> </w:t>
      </w:r>
      <w:r w:rsidRPr="00795949">
        <w:rPr>
          <w:rFonts w:ascii="Arial" w:eastAsia="굴림" w:hAnsi="Arial" w:cs="Arial"/>
          <w:b/>
          <w:sz w:val="22"/>
        </w:rPr>
        <w:t xml:space="preserve">his/her </w:t>
      </w:r>
      <w:r w:rsidR="005D5299" w:rsidRPr="00795949">
        <w:rPr>
          <w:rFonts w:ascii="Arial" w:eastAsia="굴림" w:hAnsi="Arial" w:cs="Arial"/>
          <w:b/>
          <w:sz w:val="22"/>
        </w:rPr>
        <w:t xml:space="preserve">parents </w:t>
      </w:r>
      <w:r w:rsidR="00FD29CF" w:rsidRPr="00795949">
        <w:rPr>
          <w:rFonts w:ascii="Arial" w:eastAsia="굴림" w:hAnsi="Arial" w:cs="Arial"/>
          <w:b/>
          <w:sz w:val="22"/>
        </w:rPr>
        <w:t xml:space="preserve">for more than one month </w:t>
      </w:r>
      <w:r w:rsidR="005D5299" w:rsidRPr="00795949">
        <w:rPr>
          <w:rFonts w:ascii="Arial" w:eastAsia="굴림" w:hAnsi="Arial" w:cs="Arial"/>
          <w:b/>
          <w:sz w:val="22"/>
        </w:rPr>
        <w:t xml:space="preserve">in </w:t>
      </w:r>
      <w:del w:id="410" w:author="Keis" w:date="2024-09-06T10:18:00Z">
        <w:r w:rsidR="00795949" w:rsidRPr="0047465F" w:rsidDel="009F27DD">
          <w:rPr>
            <w:rFonts w:ascii="Arial" w:eastAsia="굴림" w:hAnsi="Arial" w:cs="Arial" w:hint="eastAsia"/>
            <w:b/>
            <w:color w:val="FF0000"/>
            <w:sz w:val="22"/>
          </w:rPr>
          <w:delText>2019</w:delText>
        </w:r>
      </w:del>
      <w:ins w:id="411" w:author="Keis" w:date="2024-09-06T10:18:00Z">
        <w:r w:rsidR="009F27DD" w:rsidRPr="009F27DD">
          <w:rPr>
            <w:rFonts w:ascii="Arial" w:eastAsia="굴림" w:hAnsi="Arial" w:cs="Arial" w:hint="eastAsia"/>
            <w:b/>
            <w:color w:val="00B050"/>
            <w:sz w:val="22"/>
          </w:rPr>
          <w:t>2021</w:t>
        </w:r>
      </w:ins>
      <w:r w:rsidR="00AE2738" w:rsidRPr="00795949">
        <w:rPr>
          <w:rFonts w:ascii="Arial" w:eastAsia="굴림" w:hAnsi="Arial" w:cs="Arial"/>
          <w:b/>
          <w:sz w:val="22"/>
        </w:rPr>
        <w:t>, then ask</w:t>
      </w:r>
      <w:r w:rsidR="00A17F27" w:rsidRPr="00795949">
        <w:rPr>
          <w:rFonts w:ascii="Arial" w:eastAsia="굴림" w:hAnsi="Arial" w:cs="Arial"/>
          <w:b/>
          <w:sz w:val="22"/>
        </w:rPr>
        <w:t xml:space="preserve"> Bb023~Bb058</w:t>
      </w:r>
      <w:r w:rsidR="00FD29CF" w:rsidRPr="00795949">
        <w:rPr>
          <w:rFonts w:ascii="Arial" w:eastAsia="굴림" w:hAnsi="Arial" w:cs="Arial"/>
          <w:b/>
          <w:sz w:val="22"/>
        </w:rPr>
        <w:t>.</w:t>
      </w:r>
    </w:p>
    <w:p w14:paraId="735A9FB0" w14:textId="77777777" w:rsidR="005D5299" w:rsidRPr="00795949" w:rsidRDefault="005D5299" w:rsidP="005D5299">
      <w:pPr>
        <w:wordWrap/>
        <w:spacing w:line="360" w:lineRule="auto"/>
        <w:rPr>
          <w:rFonts w:ascii="Arial" w:eastAsia="굴림" w:hAnsi="Arial" w:cs="Arial"/>
          <w:sz w:val="22"/>
        </w:rPr>
      </w:pPr>
    </w:p>
    <w:p w14:paraId="76AD1B58" w14:textId="259854B4" w:rsidR="00017B2E" w:rsidRPr="00795949" w:rsidRDefault="005D5299" w:rsidP="00017B2E">
      <w:pPr>
        <w:wordWrap/>
        <w:spacing w:line="360" w:lineRule="auto"/>
        <w:rPr>
          <w:rFonts w:ascii="Arial" w:eastAsia="굴림" w:hAnsi="Arial" w:cs="Arial"/>
          <w:sz w:val="22"/>
        </w:rPr>
      </w:pPr>
      <w:r w:rsidRPr="00795949">
        <w:rPr>
          <w:rFonts w:ascii="Arial" w:eastAsia="굴림" w:hAnsi="Arial" w:cs="Arial"/>
          <w:sz w:val="22"/>
        </w:rPr>
        <w:t xml:space="preserve">Bb023. </w:t>
      </w:r>
      <w:r w:rsidR="00A17F27" w:rsidRPr="00795949">
        <w:rPr>
          <w:rFonts w:ascii="Arial" w:eastAsia="굴림" w:hAnsi="Arial" w:cs="Arial"/>
          <w:kern w:val="0"/>
          <w:sz w:val="22"/>
        </w:rPr>
        <w:t xml:space="preserve">[Not live </w:t>
      </w:r>
      <w:proofErr w:type="spellStart"/>
      <w:r w:rsidR="00A17F27" w:rsidRPr="00795949">
        <w:rPr>
          <w:rFonts w:ascii="Arial" w:eastAsia="굴림" w:hAnsi="Arial" w:cs="Arial"/>
          <w:kern w:val="0"/>
          <w:sz w:val="22"/>
        </w:rPr>
        <w:t>together_Receipt</w:t>
      </w:r>
      <w:proofErr w:type="spellEnd"/>
      <w:r w:rsidR="00A17F27" w:rsidRPr="00795949">
        <w:rPr>
          <w:rFonts w:ascii="Arial" w:eastAsia="굴림" w:hAnsi="Arial" w:cs="Arial"/>
          <w:kern w:val="0"/>
          <w:sz w:val="22"/>
        </w:rPr>
        <w:t xml:space="preserve"> of regular financial support] </w:t>
      </w:r>
      <w:r w:rsidR="00017B2E" w:rsidRPr="00795949">
        <w:rPr>
          <w:rFonts w:ascii="Arial" w:eastAsia="굴림" w:hAnsi="Arial" w:cs="Arial"/>
          <w:sz w:val="22"/>
        </w:rPr>
        <w:t>In the last calendar year (</w:t>
      </w:r>
      <w:del w:id="412" w:author="Keis" w:date="2024-09-06T10:18:00Z">
        <w:r w:rsidR="002D180B" w:rsidRPr="0047465F" w:rsidDel="009F27DD">
          <w:rPr>
            <w:rFonts w:ascii="Arial" w:eastAsia="굴림" w:hAnsi="Arial" w:cs="Arial" w:hint="eastAsia"/>
            <w:color w:val="FF0000"/>
            <w:sz w:val="22"/>
          </w:rPr>
          <w:delText>2019</w:delText>
        </w:r>
      </w:del>
      <w:ins w:id="413" w:author="Keis" w:date="2024-09-06T10:18:00Z">
        <w:r w:rsidR="009F27DD" w:rsidRPr="009F27DD">
          <w:rPr>
            <w:rFonts w:ascii="Arial" w:eastAsia="굴림" w:hAnsi="Arial" w:cs="Arial" w:hint="eastAsia"/>
            <w:color w:val="00B050"/>
            <w:sz w:val="22"/>
          </w:rPr>
          <w:t>2021</w:t>
        </w:r>
      </w:ins>
      <w:r w:rsidR="00017B2E" w:rsidRPr="00795949">
        <w:rPr>
          <w:rFonts w:ascii="Arial" w:eastAsia="굴림" w:hAnsi="Arial" w:cs="Arial"/>
          <w:sz w:val="22"/>
        </w:rPr>
        <w:t xml:space="preserve">), while living separately did you receive from your parents any </w:t>
      </w:r>
      <w:r w:rsidR="002C2C95" w:rsidRPr="00795949">
        <w:rPr>
          <w:rFonts w:ascii="Arial" w:eastAsia="굴림" w:hAnsi="Arial" w:cs="Arial"/>
          <w:sz w:val="22"/>
        </w:rPr>
        <w:t xml:space="preserve">regular </w:t>
      </w:r>
      <w:r w:rsidR="00017B2E" w:rsidRPr="00795949">
        <w:rPr>
          <w:rFonts w:ascii="Arial" w:eastAsia="굴림" w:hAnsi="Arial" w:cs="Arial"/>
          <w:sz w:val="22"/>
        </w:rPr>
        <w:t xml:space="preserve">financial support such as pocket money, living expenses or medical expenses? </w:t>
      </w:r>
    </w:p>
    <w:p w14:paraId="69FEFB46" w14:textId="77777777" w:rsidR="002C2C95" w:rsidRPr="00795949" w:rsidRDefault="002C2C95" w:rsidP="00D12299">
      <w:pPr>
        <w:pStyle w:val="a6"/>
        <w:numPr>
          <w:ilvl w:val="0"/>
          <w:numId w:val="1198"/>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Bb024</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Bb031</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795949" w14:paraId="31FFE459" w14:textId="77777777" w:rsidTr="007F65EF">
        <w:tc>
          <w:tcPr>
            <w:tcW w:w="9356" w:type="dxa"/>
          </w:tcPr>
          <w:p w14:paraId="75FA9374" w14:textId="77777777" w:rsidR="00017B2E" w:rsidRPr="00795949" w:rsidRDefault="00017B2E" w:rsidP="007F65EF">
            <w:pPr>
              <w:wordWrap/>
              <w:spacing w:before="240"/>
              <w:rPr>
                <w:rFonts w:ascii="Arial" w:eastAsia="굴림" w:hAnsi="Arial" w:cs="Arial"/>
                <w:b/>
                <w:szCs w:val="20"/>
              </w:rPr>
            </w:pPr>
            <w:r w:rsidRPr="00795949">
              <w:rPr>
                <w:rFonts w:ascii="Arial" w:eastAsia="굴림" w:hAnsi="Arial" w:cs="Arial"/>
                <w:b/>
                <w:szCs w:val="20"/>
              </w:rPr>
              <w:t>[</w:t>
            </w:r>
            <w:r w:rsidRPr="00795949">
              <w:rPr>
                <w:rFonts w:ascii="Arial" w:eastAsia="굴림" w:hAnsi="Arial" w:cs="Arial"/>
                <w:szCs w:val="20"/>
              </w:rPr>
              <w:t>IWER</w:t>
            </w:r>
            <w:r w:rsidRPr="00795949">
              <w:rPr>
                <w:rFonts w:ascii="Arial" w:eastAsia="굴림" w:hAnsi="Arial" w:cs="Arial"/>
                <w:b/>
                <w:szCs w:val="20"/>
              </w:rPr>
              <w:t xml:space="preserve">] </w:t>
            </w:r>
          </w:p>
          <w:p w14:paraId="28F7BFFB" w14:textId="77777777" w:rsidR="00017B2E" w:rsidRPr="00795949" w:rsidRDefault="00017B2E" w:rsidP="008F3943">
            <w:pPr>
              <w:wordWrap/>
              <w:ind w:left="196" w:hangingChars="100" w:hanging="196"/>
              <w:rPr>
                <w:rFonts w:ascii="Arial" w:eastAsia="굴림" w:hAnsi="Arial" w:cs="Arial"/>
                <w:b/>
                <w:szCs w:val="20"/>
              </w:rPr>
            </w:pPr>
            <w:r w:rsidRPr="00795949">
              <w:rPr>
                <w:rFonts w:ascii="Arial" w:eastAsia="굴림" w:hAnsi="Arial" w:cs="Arial"/>
                <w:b/>
                <w:szCs w:val="20"/>
              </w:rPr>
              <w:t>&lt;Regular support/ occasional support&gt;</w:t>
            </w:r>
          </w:p>
          <w:p w14:paraId="438CB6F5" w14:textId="77777777" w:rsidR="00017B2E" w:rsidRPr="00795949" w:rsidRDefault="00017B2E" w:rsidP="002D0E30">
            <w:pPr>
              <w:pStyle w:val="a6"/>
              <w:numPr>
                <w:ilvl w:val="0"/>
                <w:numId w:val="64"/>
              </w:numPr>
              <w:wordWrap/>
              <w:ind w:leftChars="0"/>
              <w:rPr>
                <w:rFonts w:ascii="Arial" w:eastAsia="굴림" w:hAnsi="Arial" w:cs="Arial"/>
                <w:szCs w:val="20"/>
              </w:rPr>
            </w:pPr>
            <w:r w:rsidRPr="00795949">
              <w:rPr>
                <w:rFonts w:ascii="Arial" w:eastAsia="굴림" w:hAnsi="Arial" w:cs="Arial"/>
                <w:szCs w:val="20"/>
              </w:rPr>
              <w:t xml:space="preserve">Regular support: monetary transfer regularly repeated in a certain time interval (e.g. each month, every two months) </w:t>
            </w:r>
          </w:p>
          <w:p w14:paraId="0853A661" w14:textId="77777777" w:rsidR="00017B2E" w:rsidRPr="00795949" w:rsidRDefault="00017B2E" w:rsidP="002D0E30">
            <w:pPr>
              <w:pStyle w:val="a6"/>
              <w:numPr>
                <w:ilvl w:val="0"/>
                <w:numId w:val="64"/>
              </w:numPr>
              <w:wordWrap/>
              <w:ind w:leftChars="0"/>
              <w:rPr>
                <w:rFonts w:ascii="Arial" w:eastAsia="굴림" w:hAnsi="Arial" w:cs="Arial"/>
                <w:szCs w:val="20"/>
              </w:rPr>
            </w:pPr>
            <w:r w:rsidRPr="00795949">
              <w:rPr>
                <w:rFonts w:ascii="Arial" w:eastAsia="굴림" w:hAnsi="Arial" w:cs="Arial"/>
                <w:szCs w:val="20"/>
              </w:rPr>
              <w:t xml:space="preserve">Occasional support: monetary transfer irregularly occurred </w:t>
            </w:r>
            <w:r w:rsidR="0052190D" w:rsidRPr="00795949">
              <w:rPr>
                <w:rFonts w:ascii="Arial" w:eastAsia="굴림" w:hAnsi="Arial" w:cs="Arial"/>
                <w:szCs w:val="20"/>
              </w:rPr>
              <w:t>exc</w:t>
            </w:r>
            <w:r w:rsidRPr="00795949">
              <w:rPr>
                <w:rFonts w:ascii="Arial" w:eastAsia="굴림" w:hAnsi="Arial" w:cs="Arial"/>
                <w:szCs w:val="20"/>
              </w:rPr>
              <w:t xml:space="preserve">ept birthday allowance or holiday allowances (e.g. paying for medical bills, schooling, occasional allowances) </w:t>
            </w:r>
          </w:p>
          <w:p w14:paraId="0C2294C2" w14:textId="77777777" w:rsidR="00017B2E" w:rsidRPr="00795949" w:rsidRDefault="00017B2E" w:rsidP="008F3943">
            <w:pPr>
              <w:wordWrap/>
              <w:ind w:left="196" w:hangingChars="100" w:hanging="196"/>
              <w:rPr>
                <w:rFonts w:ascii="Arial" w:eastAsia="굴림" w:hAnsi="Arial" w:cs="Arial"/>
                <w:b/>
                <w:szCs w:val="20"/>
              </w:rPr>
            </w:pPr>
            <w:r w:rsidRPr="00795949">
              <w:rPr>
                <w:rFonts w:ascii="Arial" w:eastAsia="굴림" w:hAnsi="Arial" w:cs="Arial"/>
                <w:b/>
                <w:szCs w:val="20"/>
              </w:rPr>
              <w:t>&lt;Financial support/ Non-financial support&gt;</w:t>
            </w:r>
          </w:p>
          <w:p w14:paraId="25B18ED3" w14:textId="77777777" w:rsidR="00017B2E" w:rsidRPr="00795949" w:rsidRDefault="00017B2E" w:rsidP="002D0E30">
            <w:pPr>
              <w:pStyle w:val="a6"/>
              <w:numPr>
                <w:ilvl w:val="0"/>
                <w:numId w:val="65"/>
              </w:numPr>
              <w:wordWrap/>
              <w:ind w:leftChars="0"/>
              <w:rPr>
                <w:rFonts w:ascii="Arial" w:eastAsia="굴림" w:hAnsi="Arial" w:cs="Arial"/>
                <w:szCs w:val="20"/>
              </w:rPr>
            </w:pPr>
            <w:r w:rsidRPr="00795949">
              <w:rPr>
                <w:rFonts w:ascii="Arial" w:eastAsia="굴림" w:hAnsi="Arial" w:cs="Arial"/>
                <w:szCs w:val="20"/>
              </w:rPr>
              <w:t>Financial support: receiving cash or helping pay bills, or covering specific costs for medical care, insurance, schooling, down payment for a home or rent, etc.</w:t>
            </w:r>
          </w:p>
          <w:p w14:paraId="27C0FEE8" w14:textId="77777777" w:rsidR="00017B2E" w:rsidRPr="00795949" w:rsidRDefault="00017B2E" w:rsidP="002D0E30">
            <w:pPr>
              <w:pStyle w:val="a6"/>
              <w:numPr>
                <w:ilvl w:val="0"/>
                <w:numId w:val="65"/>
              </w:numPr>
              <w:wordWrap/>
              <w:spacing w:after="240"/>
              <w:ind w:leftChars="0"/>
              <w:rPr>
                <w:rFonts w:ascii="Arial" w:eastAsia="굴림" w:hAnsi="Arial" w:cs="Arial"/>
                <w:sz w:val="22"/>
              </w:rPr>
            </w:pPr>
            <w:r w:rsidRPr="00795949">
              <w:rPr>
                <w:rFonts w:ascii="Arial" w:eastAsia="굴림" w:hAnsi="Arial" w:cs="Arial"/>
                <w:szCs w:val="20"/>
              </w:rPr>
              <w:lastRenderedPageBreak/>
              <w:t>Non-financial support: gifts or goods (e.g. food, clothes etc.) received</w:t>
            </w:r>
            <w:r w:rsidRPr="00795949">
              <w:rPr>
                <w:rFonts w:ascii="Arial" w:eastAsia="굴림" w:hAnsi="Arial" w:cs="Arial"/>
                <w:sz w:val="22"/>
              </w:rPr>
              <w:t xml:space="preserve"> </w:t>
            </w:r>
          </w:p>
        </w:tc>
      </w:tr>
    </w:tbl>
    <w:p w14:paraId="40E7EA8C" w14:textId="77777777" w:rsidR="00017B2E" w:rsidRPr="00795949" w:rsidRDefault="00017B2E" w:rsidP="005D5299">
      <w:pPr>
        <w:wordWrap/>
        <w:spacing w:line="360" w:lineRule="auto"/>
        <w:rPr>
          <w:rFonts w:ascii="Arial" w:eastAsia="굴림" w:hAnsi="Arial" w:cs="Arial"/>
          <w:sz w:val="22"/>
        </w:rPr>
      </w:pPr>
    </w:p>
    <w:p w14:paraId="1C1DC9E3" w14:textId="5FF641CC" w:rsidR="005D5299" w:rsidRPr="00795949" w:rsidRDefault="005D5299" w:rsidP="00F66E5D">
      <w:pPr>
        <w:spacing w:line="360" w:lineRule="auto"/>
        <w:rPr>
          <w:rFonts w:ascii="Arial" w:eastAsia="굴림" w:hAnsi="Arial" w:cs="Arial"/>
          <w:sz w:val="22"/>
        </w:rPr>
      </w:pPr>
      <w:r w:rsidRPr="00795949">
        <w:rPr>
          <w:rFonts w:ascii="Arial" w:eastAsia="굴림" w:hAnsi="Arial" w:cs="Arial"/>
          <w:sz w:val="22"/>
        </w:rPr>
        <w:t xml:space="preserve">Bb024. </w:t>
      </w:r>
      <w:r w:rsidR="003760AF" w:rsidRPr="00795949">
        <w:rPr>
          <w:rFonts w:ascii="Arial" w:eastAsia="굴림" w:hAnsi="Arial" w:cs="Arial"/>
          <w:kern w:val="0"/>
          <w:sz w:val="22"/>
        </w:rPr>
        <w:t xml:space="preserve">[Not live </w:t>
      </w:r>
      <w:proofErr w:type="spellStart"/>
      <w:r w:rsidR="003760AF" w:rsidRPr="00795949">
        <w:rPr>
          <w:rFonts w:ascii="Arial" w:eastAsia="굴림" w:hAnsi="Arial" w:cs="Arial"/>
          <w:kern w:val="0"/>
          <w:sz w:val="22"/>
        </w:rPr>
        <w:t>together_Receipt</w:t>
      </w:r>
      <w:proofErr w:type="spellEnd"/>
      <w:r w:rsidR="003760AF" w:rsidRPr="00795949">
        <w:rPr>
          <w:rFonts w:ascii="Arial" w:eastAsia="굴림" w:hAnsi="Arial" w:cs="Arial"/>
          <w:kern w:val="0"/>
          <w:sz w:val="22"/>
        </w:rPr>
        <w:t xml:space="preserve"> of regular financial support] </w:t>
      </w:r>
      <w:r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Pr="00795949">
        <w:rPr>
          <w:rFonts w:ascii="Arial" w:eastAsia="굴림" w:hAnsi="Arial" w:cs="Arial"/>
          <w:sz w:val="22"/>
        </w:rPr>
        <w:t>you received from your parents</w:t>
      </w:r>
      <w:r w:rsidR="00FD29CF" w:rsidRPr="00795949">
        <w:rPr>
          <w:rFonts w:ascii="Arial" w:eastAsia="굴림" w:hAnsi="Arial" w:cs="Arial"/>
          <w:sz w:val="22"/>
        </w:rPr>
        <w:t xml:space="preserve"> in the last calendar year (</w:t>
      </w:r>
      <w:del w:id="414" w:author="Keis" w:date="2024-09-06T10:18:00Z">
        <w:r w:rsidR="005C21F5" w:rsidRPr="00552D6C" w:rsidDel="009F27DD">
          <w:rPr>
            <w:rFonts w:ascii="Arial" w:eastAsia="굴림" w:hAnsi="Arial" w:cs="Arial"/>
            <w:color w:val="FF0000"/>
            <w:sz w:val="22"/>
          </w:rPr>
          <w:delText>201</w:delText>
        </w:r>
        <w:r w:rsidR="005C21F5" w:rsidRPr="00552D6C" w:rsidDel="009F27DD">
          <w:rPr>
            <w:rFonts w:ascii="Arial" w:eastAsia="굴림" w:hAnsi="Arial" w:cs="Arial" w:hint="eastAsia"/>
            <w:color w:val="FF0000"/>
            <w:sz w:val="22"/>
          </w:rPr>
          <w:delText>9</w:delText>
        </w:r>
      </w:del>
      <w:ins w:id="415" w:author="Keis" w:date="2024-09-06T10:18:00Z">
        <w:r w:rsidR="009F27DD" w:rsidRPr="009F27DD">
          <w:rPr>
            <w:rFonts w:ascii="Arial" w:eastAsia="굴림" w:hAnsi="Arial" w:cs="Arial"/>
            <w:color w:val="00B050"/>
            <w:sz w:val="22"/>
          </w:rPr>
          <w:t>2021</w:t>
        </w:r>
      </w:ins>
      <w:r w:rsidR="00FD29CF" w:rsidRPr="00795949">
        <w:rPr>
          <w:rFonts w:ascii="Arial" w:eastAsia="굴림" w:hAnsi="Arial" w:cs="Arial"/>
          <w:sz w:val="22"/>
        </w:rPr>
        <w:t>)</w:t>
      </w:r>
      <w:r w:rsidRPr="00795949">
        <w:rPr>
          <w:rFonts w:ascii="Arial" w:eastAsia="굴림" w:hAnsi="Arial" w:cs="Arial"/>
          <w:sz w:val="22"/>
        </w:rPr>
        <w:t>? (unit: 10,000 Korean won)</w:t>
      </w:r>
    </w:p>
    <w:p w14:paraId="3DD6D8D0" w14:textId="77777777" w:rsidR="00017B2E" w:rsidRPr="00795949" w:rsidRDefault="00017B2E" w:rsidP="00017B2E">
      <w:pPr>
        <w:wordWrap/>
        <w:spacing w:line="360" w:lineRule="auto"/>
        <w:rPr>
          <w:rFonts w:ascii="Arial" w:eastAsia="굴림" w:hAnsi="Arial" w:cs="Arial"/>
          <w:kern w:val="0"/>
          <w:sz w:val="22"/>
        </w:rPr>
      </w:pPr>
      <w:r w:rsidRPr="00795949">
        <w:rPr>
          <w:rFonts w:ascii="Arial" w:eastAsia="굴림" w:hAnsi="Arial" w:cs="Arial"/>
          <w:kern w:val="0"/>
          <w:sz w:val="22"/>
        </w:rPr>
        <w:tab/>
        <w:t xml:space="preserve">_______________________________ </w:t>
      </w:r>
      <w:r w:rsidR="00287132"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→Go to Bb030</w:t>
      </w:r>
    </w:p>
    <w:p w14:paraId="76488B1C" w14:textId="77777777" w:rsidR="00017B2E" w:rsidRPr="00795949" w:rsidRDefault="00017B2E" w:rsidP="00017B2E">
      <w:pPr>
        <w:wordWrap/>
        <w:spacing w:line="360" w:lineRule="auto"/>
        <w:rPr>
          <w:rFonts w:ascii="Arial" w:eastAsia="굴림" w:hAnsi="Arial" w:cs="Arial"/>
          <w:sz w:val="22"/>
        </w:rPr>
      </w:pPr>
      <w:r w:rsidRPr="00795949">
        <w:rPr>
          <w:rFonts w:ascii="Arial" w:eastAsia="굴림" w:hAnsi="Arial" w:cs="Arial"/>
          <w:sz w:val="22"/>
        </w:rPr>
        <w:tab/>
        <w:t>Don’t know →Go to Bb025~Bb029 unfolding</w:t>
      </w:r>
    </w:p>
    <w:p w14:paraId="580DB26C" w14:textId="77777777" w:rsidR="00017B2E" w:rsidRPr="00795949" w:rsidRDefault="00017B2E" w:rsidP="00017B2E">
      <w:pPr>
        <w:wordWrap/>
        <w:spacing w:line="360" w:lineRule="auto"/>
        <w:ind w:firstLine="800"/>
        <w:rPr>
          <w:rFonts w:ascii="Arial" w:eastAsia="굴림" w:hAnsi="Arial" w:cs="Arial"/>
          <w:sz w:val="22"/>
        </w:rPr>
      </w:pPr>
      <w:r w:rsidRPr="00795949">
        <w:rPr>
          <w:rFonts w:ascii="Arial" w:eastAsia="굴림" w:hAnsi="Arial" w:cs="Arial"/>
          <w:sz w:val="22"/>
        </w:rPr>
        <w:t>Refuse to answer →Go to Bb025~Bb029 unfolding</w:t>
      </w:r>
    </w:p>
    <w:p w14:paraId="2082BFD0" w14:textId="77777777" w:rsidR="00017B2E" w:rsidRPr="00795949" w:rsidRDefault="00017B2E" w:rsidP="00D06A47">
      <w:pPr>
        <w:rPr>
          <w:rFonts w:ascii="Arial" w:eastAsia="굴림" w:hAnsi="Arial" w:cs="Arial"/>
          <w:sz w:val="22"/>
        </w:rPr>
      </w:pPr>
    </w:p>
    <w:p w14:paraId="53055B97" w14:textId="77777777" w:rsidR="005D5299" w:rsidRPr="00795949" w:rsidRDefault="005D5299" w:rsidP="005D5299">
      <w:pPr>
        <w:wordWrap/>
        <w:spacing w:line="360" w:lineRule="auto"/>
        <w:rPr>
          <w:rFonts w:ascii="Arial" w:eastAsia="굴림" w:hAnsi="Arial" w:cs="Arial"/>
          <w:b/>
          <w:sz w:val="22"/>
        </w:rPr>
      </w:pPr>
      <w:r w:rsidRPr="00795949">
        <w:rPr>
          <w:rFonts w:ascii="Arial" w:eastAsia="굴림" w:hAnsi="Arial" w:cs="Arial"/>
          <w:b/>
          <w:sz w:val="22"/>
        </w:rPr>
        <w:t>&lt; Bb025</w:t>
      </w:r>
      <w:r w:rsidR="00D06A47" w:rsidRPr="00795949">
        <w:rPr>
          <w:rFonts w:ascii="Arial" w:eastAsia="굴림" w:hAnsi="Arial" w:cs="Arial"/>
          <w:b/>
          <w:sz w:val="22"/>
        </w:rPr>
        <w:t>~Bb</w:t>
      </w:r>
      <w:r w:rsidRPr="00795949">
        <w:rPr>
          <w:rFonts w:ascii="Arial" w:eastAsia="굴림" w:hAnsi="Arial" w:cs="Arial"/>
          <w:b/>
          <w:sz w:val="22"/>
        </w:rPr>
        <w:t>029. Unfolding bracket questions &gt;</w:t>
      </w:r>
    </w:p>
    <w:p w14:paraId="0F977F35" w14:textId="77777777" w:rsidR="00017B2E" w:rsidRPr="00795949" w:rsidRDefault="00017B2E" w:rsidP="00017B2E">
      <w:pPr>
        <w:wordWrap/>
        <w:spacing w:line="360" w:lineRule="auto"/>
        <w:rPr>
          <w:rFonts w:ascii="Arial" w:eastAsia="굴림" w:hAnsi="Arial" w:cs="Arial"/>
          <w:sz w:val="22"/>
        </w:rPr>
      </w:pPr>
      <w:r w:rsidRPr="00795949">
        <w:rPr>
          <w:rFonts w:ascii="Arial" w:eastAsia="굴림" w:hAnsi="Arial" w:cs="Arial"/>
          <w:sz w:val="22"/>
        </w:rPr>
        <w:t>[IWER: Go back to Bb024 and record if R answers the amount during the interview.]</w:t>
      </w:r>
    </w:p>
    <w:p w14:paraId="41F7D571" w14:textId="05472919"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Bb025. Did it amount to less than, about equal to or more than 10 MW (10,000 Korean won)</w:t>
      </w:r>
      <w:r w:rsidR="00C3032C" w:rsidRPr="00795949">
        <w:rPr>
          <w:rFonts w:ascii="Arial" w:eastAsia="굴림" w:hAnsi="Arial" w:cs="Arial"/>
          <w:sz w:val="22"/>
        </w:rPr>
        <w:t xml:space="preserve"> in the last calendar year (</w:t>
      </w:r>
      <w:del w:id="416" w:author="Keis" w:date="2024-09-06T10:18:00Z">
        <w:r w:rsidR="002D180B" w:rsidRPr="00552D6C" w:rsidDel="009F27DD">
          <w:rPr>
            <w:rFonts w:ascii="Arial" w:eastAsia="굴림" w:hAnsi="Arial" w:cs="Arial" w:hint="eastAsia"/>
            <w:color w:val="FF0000"/>
            <w:sz w:val="22"/>
          </w:rPr>
          <w:delText>2019</w:delText>
        </w:r>
      </w:del>
      <w:ins w:id="417"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5BC42AF0" w14:textId="77777777" w:rsidR="005D5299" w:rsidRPr="00795949" w:rsidRDefault="005D5299" w:rsidP="002D0E30">
      <w:pPr>
        <w:pStyle w:val="a6"/>
        <w:numPr>
          <w:ilvl w:val="0"/>
          <w:numId w:val="127"/>
        </w:numPr>
        <w:wordWrap/>
        <w:spacing w:line="360" w:lineRule="auto"/>
        <w:ind w:leftChars="0"/>
        <w:rPr>
          <w:rFonts w:ascii="Arial" w:eastAsia="굴림" w:hAnsi="Arial" w:cs="Arial"/>
          <w:sz w:val="22"/>
        </w:rPr>
      </w:pPr>
      <w:r w:rsidRPr="00795949">
        <w:rPr>
          <w:rFonts w:ascii="Arial" w:eastAsia="굴림" w:hAnsi="Arial" w:cs="Arial"/>
          <w:sz w:val="22"/>
        </w:rPr>
        <w:t>Less than 10 MW</w:t>
      </w:r>
    </w:p>
    <w:p w14:paraId="0FB01FB1" w14:textId="77777777" w:rsidR="005D5299" w:rsidRPr="00795949" w:rsidRDefault="005D5299" w:rsidP="00F14BA4">
      <w:pPr>
        <w:pStyle w:val="a6"/>
        <w:numPr>
          <w:ilvl w:val="0"/>
          <w:numId w:val="1014"/>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72BC8F5B" w14:textId="77777777" w:rsidR="005D5299" w:rsidRPr="00795949" w:rsidRDefault="00123F89" w:rsidP="00F14BA4">
      <w:pPr>
        <w:pStyle w:val="a6"/>
        <w:numPr>
          <w:ilvl w:val="0"/>
          <w:numId w:val="1014"/>
        </w:numPr>
        <w:wordWrap/>
        <w:spacing w:line="360" w:lineRule="auto"/>
        <w:ind w:leftChars="0"/>
        <w:rPr>
          <w:rFonts w:ascii="Arial" w:eastAsia="굴림" w:hAnsi="Arial" w:cs="Arial"/>
          <w:sz w:val="22"/>
        </w:rPr>
      </w:pPr>
      <w:r w:rsidRPr="00795949">
        <w:rPr>
          <w:rFonts w:ascii="Arial" w:eastAsia="굴림" w:hAnsi="Arial" w:cs="Arial"/>
          <w:sz w:val="22"/>
        </w:rPr>
        <w:t xml:space="preserve">  </w:t>
      </w:r>
      <w:r w:rsidR="00C3032C" w:rsidRPr="00795949">
        <w:rPr>
          <w:rFonts w:ascii="Arial" w:eastAsia="굴림" w:hAnsi="Arial" w:cs="Arial"/>
          <w:sz w:val="22"/>
        </w:rPr>
        <w:t>More than 10 MW</w:t>
      </w:r>
    </w:p>
    <w:p w14:paraId="46D48FE4" w14:textId="77777777" w:rsidR="00073B92" w:rsidRPr="00795949" w:rsidRDefault="00073B92" w:rsidP="00073B92">
      <w:pPr>
        <w:pStyle w:val="a6"/>
        <w:wordWrap/>
        <w:spacing w:line="360" w:lineRule="auto"/>
        <w:ind w:leftChars="0" w:left="360"/>
        <w:rPr>
          <w:rFonts w:ascii="Arial" w:eastAsia="굴림" w:hAnsi="Arial" w:cs="Arial"/>
          <w:sz w:val="22"/>
        </w:rPr>
      </w:pPr>
    </w:p>
    <w:p w14:paraId="63A10527" w14:textId="16004C79" w:rsidR="005D5299" w:rsidRPr="00795949" w:rsidRDefault="005D5299" w:rsidP="00073B92">
      <w:pPr>
        <w:wordWrap/>
        <w:spacing w:line="360" w:lineRule="auto"/>
        <w:rPr>
          <w:rFonts w:ascii="Arial" w:eastAsia="굴림" w:hAnsi="Arial" w:cs="Arial"/>
          <w:sz w:val="22"/>
        </w:rPr>
      </w:pPr>
      <w:r w:rsidRPr="00795949">
        <w:rPr>
          <w:rFonts w:ascii="Arial" w:eastAsia="굴림" w:hAnsi="Arial" w:cs="Arial"/>
          <w:sz w:val="22"/>
        </w:rPr>
        <w:t>Bb026. Did it amount to less than, about equal to or more than 30 MW (10,000 Korean won)</w:t>
      </w:r>
      <w:r w:rsidR="00C3032C" w:rsidRPr="00795949">
        <w:rPr>
          <w:rFonts w:ascii="Arial" w:eastAsia="굴림" w:hAnsi="Arial" w:cs="Arial"/>
          <w:sz w:val="22"/>
        </w:rPr>
        <w:t xml:space="preserve"> in the last calendar year (</w:t>
      </w:r>
      <w:del w:id="418" w:author="Keis" w:date="2024-09-06T10:18:00Z">
        <w:r w:rsidR="002D180B" w:rsidRPr="00552D6C" w:rsidDel="009F27DD">
          <w:rPr>
            <w:rFonts w:ascii="Arial" w:eastAsia="굴림" w:hAnsi="Arial" w:cs="Arial" w:hint="eastAsia"/>
            <w:color w:val="FF0000"/>
            <w:sz w:val="22"/>
          </w:rPr>
          <w:delText>2019</w:delText>
        </w:r>
      </w:del>
      <w:ins w:id="419"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334F9584" w14:textId="77777777" w:rsidR="005D5299" w:rsidRPr="00795949" w:rsidRDefault="005D5299" w:rsidP="002D0E30">
      <w:pPr>
        <w:pStyle w:val="a6"/>
        <w:numPr>
          <w:ilvl w:val="0"/>
          <w:numId w:val="128"/>
        </w:numPr>
        <w:wordWrap/>
        <w:spacing w:line="360" w:lineRule="auto"/>
        <w:ind w:leftChars="0"/>
        <w:rPr>
          <w:rFonts w:ascii="Arial" w:eastAsia="굴림" w:hAnsi="Arial" w:cs="Arial"/>
          <w:sz w:val="22"/>
        </w:rPr>
      </w:pPr>
      <w:r w:rsidRPr="00795949">
        <w:rPr>
          <w:rFonts w:ascii="Arial" w:eastAsia="굴림" w:hAnsi="Arial" w:cs="Arial"/>
          <w:sz w:val="22"/>
        </w:rPr>
        <w:t>Less than 30 MW</w:t>
      </w:r>
    </w:p>
    <w:p w14:paraId="0F27B575" w14:textId="77777777" w:rsidR="005D5299" w:rsidRPr="00795949" w:rsidRDefault="005D5299" w:rsidP="00F14BA4">
      <w:pPr>
        <w:pStyle w:val="a6"/>
        <w:numPr>
          <w:ilvl w:val="0"/>
          <w:numId w:val="1015"/>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01690E71" w14:textId="77777777" w:rsidR="005D5299" w:rsidRPr="00795949" w:rsidRDefault="00123F89" w:rsidP="00F14BA4">
      <w:pPr>
        <w:pStyle w:val="a6"/>
        <w:numPr>
          <w:ilvl w:val="0"/>
          <w:numId w:val="1015"/>
        </w:numPr>
        <w:wordWrap/>
        <w:spacing w:line="360" w:lineRule="auto"/>
        <w:ind w:leftChars="0"/>
        <w:rPr>
          <w:rFonts w:ascii="Arial" w:eastAsia="굴림" w:hAnsi="Arial" w:cs="Arial"/>
          <w:sz w:val="22"/>
        </w:rPr>
      </w:pPr>
      <w:r w:rsidRPr="00795949">
        <w:rPr>
          <w:rFonts w:ascii="Arial" w:eastAsia="굴림" w:hAnsi="Arial" w:cs="Arial"/>
          <w:sz w:val="22"/>
        </w:rPr>
        <w:t xml:space="preserve">  </w:t>
      </w:r>
      <w:r w:rsidR="005D5299" w:rsidRPr="00795949">
        <w:rPr>
          <w:rFonts w:ascii="Arial" w:eastAsia="굴림" w:hAnsi="Arial" w:cs="Arial"/>
          <w:sz w:val="22"/>
        </w:rPr>
        <w:t>More than 30 MW</w:t>
      </w:r>
    </w:p>
    <w:p w14:paraId="365BBCB9" w14:textId="77777777" w:rsidR="005D5299" w:rsidRPr="00795949" w:rsidRDefault="005D5299" w:rsidP="005D5299">
      <w:pPr>
        <w:wordWrap/>
        <w:spacing w:line="360" w:lineRule="auto"/>
        <w:rPr>
          <w:rFonts w:ascii="Arial" w:eastAsia="굴림" w:hAnsi="Arial" w:cs="Arial"/>
          <w:sz w:val="22"/>
        </w:rPr>
      </w:pPr>
    </w:p>
    <w:p w14:paraId="7863DD78" w14:textId="24826DC3"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Bb027. Did it amount to less than, about equal to or more than 50 MW (10,000 Korean won)</w:t>
      </w:r>
      <w:r w:rsidR="00C3032C" w:rsidRPr="00795949">
        <w:rPr>
          <w:rFonts w:ascii="Arial" w:eastAsia="굴림" w:hAnsi="Arial" w:cs="Arial"/>
          <w:sz w:val="22"/>
        </w:rPr>
        <w:t xml:space="preserve"> in the last calendar year (</w:t>
      </w:r>
      <w:del w:id="420" w:author="Keis" w:date="2024-09-06T10:18:00Z">
        <w:r w:rsidR="002D180B" w:rsidRPr="00552D6C" w:rsidDel="009F27DD">
          <w:rPr>
            <w:rFonts w:ascii="Arial" w:eastAsia="굴림" w:hAnsi="Arial" w:cs="Arial" w:hint="eastAsia"/>
            <w:color w:val="FF0000"/>
            <w:sz w:val="22"/>
          </w:rPr>
          <w:delText>2019</w:delText>
        </w:r>
      </w:del>
      <w:ins w:id="421"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2A344F36" w14:textId="77777777" w:rsidR="005D5299" w:rsidRPr="00795949" w:rsidRDefault="005D5299" w:rsidP="002D0E30">
      <w:pPr>
        <w:pStyle w:val="a6"/>
        <w:numPr>
          <w:ilvl w:val="0"/>
          <w:numId w:val="129"/>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33CFA5F5" w14:textId="77777777" w:rsidR="005D5299" w:rsidRPr="00795949" w:rsidRDefault="005D5299" w:rsidP="00F14BA4">
      <w:pPr>
        <w:pStyle w:val="a6"/>
        <w:numPr>
          <w:ilvl w:val="0"/>
          <w:numId w:val="1016"/>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401E6B97" w14:textId="77777777" w:rsidR="005D5299" w:rsidRPr="00795949" w:rsidRDefault="00123F89" w:rsidP="00F14BA4">
      <w:pPr>
        <w:pStyle w:val="a6"/>
        <w:numPr>
          <w:ilvl w:val="0"/>
          <w:numId w:val="1016"/>
        </w:numPr>
        <w:wordWrap/>
        <w:spacing w:line="360" w:lineRule="auto"/>
        <w:ind w:leftChars="0"/>
        <w:rPr>
          <w:rFonts w:ascii="Arial" w:eastAsia="굴림" w:hAnsi="Arial" w:cs="Arial"/>
          <w:sz w:val="22"/>
        </w:rPr>
      </w:pPr>
      <w:r w:rsidRPr="00795949">
        <w:rPr>
          <w:rFonts w:ascii="Arial" w:eastAsia="굴림" w:hAnsi="Arial" w:cs="Arial"/>
          <w:sz w:val="22"/>
        </w:rPr>
        <w:t xml:space="preserve">  </w:t>
      </w:r>
      <w:r w:rsidR="005D5299" w:rsidRPr="00795949">
        <w:rPr>
          <w:rFonts w:ascii="Arial" w:eastAsia="굴림" w:hAnsi="Arial" w:cs="Arial"/>
          <w:sz w:val="22"/>
        </w:rPr>
        <w:t>More than 50 MW</w:t>
      </w:r>
    </w:p>
    <w:p w14:paraId="6A12538C" w14:textId="77777777" w:rsidR="005D5299" w:rsidRPr="00795949" w:rsidRDefault="005D5299" w:rsidP="005D5299">
      <w:pPr>
        <w:wordWrap/>
        <w:spacing w:line="360" w:lineRule="auto"/>
        <w:rPr>
          <w:rFonts w:ascii="Arial" w:eastAsia="굴림" w:hAnsi="Arial" w:cs="Arial"/>
          <w:sz w:val="22"/>
        </w:rPr>
      </w:pPr>
    </w:p>
    <w:p w14:paraId="5C1C1DF0" w14:textId="3AB9A755"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Bb028. Did it amount to less than, about equal to or more than 100 MW (10,000 Korean won)</w:t>
      </w:r>
      <w:r w:rsidR="00C3032C" w:rsidRPr="00795949">
        <w:rPr>
          <w:rFonts w:ascii="Arial" w:eastAsia="굴림" w:hAnsi="Arial" w:cs="Arial"/>
          <w:sz w:val="22"/>
        </w:rPr>
        <w:t xml:space="preserve"> in the last calendar year (</w:t>
      </w:r>
      <w:del w:id="422" w:author="Keis" w:date="2024-09-06T10:18:00Z">
        <w:r w:rsidR="002D180B" w:rsidRPr="00552D6C" w:rsidDel="009F27DD">
          <w:rPr>
            <w:rFonts w:ascii="Arial" w:eastAsia="굴림" w:hAnsi="Arial" w:cs="Arial" w:hint="eastAsia"/>
            <w:color w:val="FF0000"/>
            <w:sz w:val="22"/>
          </w:rPr>
          <w:delText>2019</w:delText>
        </w:r>
      </w:del>
      <w:ins w:id="423"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3DB57899" w14:textId="77777777" w:rsidR="005D5299" w:rsidRPr="00795949" w:rsidRDefault="005D5299" w:rsidP="002D0E30">
      <w:pPr>
        <w:pStyle w:val="a6"/>
        <w:numPr>
          <w:ilvl w:val="0"/>
          <w:numId w:val="130"/>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75E05B72" w14:textId="77777777" w:rsidR="005D5299" w:rsidRPr="00795949" w:rsidRDefault="005D5299" w:rsidP="00F14BA4">
      <w:pPr>
        <w:pStyle w:val="a6"/>
        <w:numPr>
          <w:ilvl w:val="0"/>
          <w:numId w:val="1017"/>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3B212AC3" w14:textId="77777777" w:rsidR="005D5299" w:rsidRPr="00795949" w:rsidRDefault="00123F89" w:rsidP="00F14BA4">
      <w:pPr>
        <w:pStyle w:val="a6"/>
        <w:numPr>
          <w:ilvl w:val="0"/>
          <w:numId w:val="1017"/>
        </w:numPr>
        <w:wordWrap/>
        <w:spacing w:line="360" w:lineRule="auto"/>
        <w:ind w:leftChars="0"/>
        <w:rPr>
          <w:rFonts w:ascii="Arial" w:eastAsia="굴림" w:hAnsi="Arial" w:cs="Arial"/>
          <w:sz w:val="22"/>
        </w:rPr>
      </w:pPr>
      <w:r w:rsidRPr="00795949">
        <w:rPr>
          <w:rFonts w:ascii="Arial" w:eastAsia="굴림" w:hAnsi="Arial" w:cs="Arial"/>
          <w:sz w:val="22"/>
        </w:rPr>
        <w:t xml:space="preserve">  </w:t>
      </w:r>
      <w:r w:rsidR="005D5299" w:rsidRPr="00795949">
        <w:rPr>
          <w:rFonts w:ascii="Arial" w:eastAsia="굴림" w:hAnsi="Arial" w:cs="Arial"/>
          <w:sz w:val="22"/>
        </w:rPr>
        <w:t>More than 100 MW</w:t>
      </w:r>
    </w:p>
    <w:p w14:paraId="0272488B" w14:textId="77777777" w:rsidR="005D5299" w:rsidRPr="00795949" w:rsidRDefault="005D5299" w:rsidP="005D5299">
      <w:pPr>
        <w:wordWrap/>
        <w:spacing w:line="360" w:lineRule="auto"/>
        <w:rPr>
          <w:rFonts w:ascii="Arial" w:eastAsia="굴림" w:hAnsi="Arial" w:cs="Arial"/>
          <w:sz w:val="22"/>
        </w:rPr>
      </w:pPr>
    </w:p>
    <w:p w14:paraId="7555BDD5" w14:textId="7F554B61"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Bb029. Did it amount to less than, about equal to or more than 200 MW (10,000 Korean won)</w:t>
      </w:r>
      <w:r w:rsidR="00C3032C" w:rsidRPr="00795949">
        <w:rPr>
          <w:rFonts w:ascii="Arial" w:eastAsia="굴림" w:hAnsi="Arial" w:cs="Arial"/>
          <w:sz w:val="22"/>
        </w:rPr>
        <w:t xml:space="preserve"> in the last calendar year (</w:t>
      </w:r>
      <w:del w:id="424" w:author="Keis" w:date="2024-09-06T10:18:00Z">
        <w:r w:rsidR="002D180B" w:rsidRPr="00552D6C" w:rsidDel="009F27DD">
          <w:rPr>
            <w:rFonts w:ascii="Arial" w:eastAsia="굴림" w:hAnsi="Arial" w:cs="Arial" w:hint="eastAsia"/>
            <w:color w:val="FF0000"/>
            <w:sz w:val="22"/>
          </w:rPr>
          <w:delText>2019</w:delText>
        </w:r>
      </w:del>
      <w:ins w:id="425"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75607D34" w14:textId="77777777" w:rsidR="005D5299" w:rsidRPr="00795949" w:rsidRDefault="005D5299" w:rsidP="002D0E30">
      <w:pPr>
        <w:pStyle w:val="a6"/>
        <w:numPr>
          <w:ilvl w:val="0"/>
          <w:numId w:val="131"/>
        </w:numPr>
        <w:wordWrap/>
        <w:spacing w:line="360" w:lineRule="auto"/>
        <w:ind w:leftChars="0"/>
        <w:rPr>
          <w:rFonts w:ascii="Arial" w:eastAsia="굴림" w:hAnsi="Arial" w:cs="Arial"/>
          <w:sz w:val="22"/>
        </w:rPr>
      </w:pPr>
      <w:r w:rsidRPr="00795949">
        <w:rPr>
          <w:rFonts w:ascii="Arial" w:eastAsia="굴림" w:hAnsi="Arial" w:cs="Arial"/>
          <w:sz w:val="22"/>
        </w:rPr>
        <w:lastRenderedPageBreak/>
        <w:t>Less than 200 MW</w:t>
      </w:r>
    </w:p>
    <w:p w14:paraId="11B02928" w14:textId="77777777" w:rsidR="005D5299" w:rsidRPr="00795949" w:rsidRDefault="005D5299" w:rsidP="00F14BA4">
      <w:pPr>
        <w:pStyle w:val="a6"/>
        <w:numPr>
          <w:ilvl w:val="0"/>
          <w:numId w:val="1038"/>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2E27A159" w14:textId="77777777" w:rsidR="005D5299" w:rsidRPr="00795949" w:rsidRDefault="00123F89" w:rsidP="00F14BA4">
      <w:pPr>
        <w:pStyle w:val="a6"/>
        <w:numPr>
          <w:ilvl w:val="0"/>
          <w:numId w:val="1038"/>
        </w:numPr>
        <w:wordWrap/>
        <w:spacing w:line="360" w:lineRule="auto"/>
        <w:ind w:leftChars="0"/>
        <w:rPr>
          <w:rFonts w:ascii="Arial" w:eastAsia="굴림" w:hAnsi="Arial" w:cs="Arial"/>
          <w:sz w:val="22"/>
        </w:rPr>
      </w:pPr>
      <w:r w:rsidRPr="00795949">
        <w:rPr>
          <w:rFonts w:ascii="Arial" w:eastAsia="굴림" w:hAnsi="Arial" w:cs="Arial"/>
          <w:sz w:val="22"/>
        </w:rPr>
        <w:t xml:space="preserve">  </w:t>
      </w:r>
      <w:r w:rsidR="005D5299" w:rsidRPr="00795949">
        <w:rPr>
          <w:rFonts w:ascii="Arial" w:eastAsia="굴림" w:hAnsi="Arial" w:cs="Arial"/>
          <w:sz w:val="22"/>
        </w:rPr>
        <w:t>More than 200 MW</w:t>
      </w:r>
    </w:p>
    <w:p w14:paraId="4165A78D" w14:textId="77777777" w:rsidR="005D5299" w:rsidRPr="00795949" w:rsidRDefault="005D5299" w:rsidP="005D5299">
      <w:pPr>
        <w:wordWrap/>
        <w:spacing w:line="360" w:lineRule="auto"/>
        <w:rPr>
          <w:rFonts w:ascii="Arial" w:eastAsia="굴림" w:hAnsi="Arial" w:cs="Arial"/>
          <w:sz w:val="22"/>
        </w:rPr>
      </w:pPr>
    </w:p>
    <w:p w14:paraId="73D9AC5A" w14:textId="0639D0D6" w:rsidR="008056AE" w:rsidRPr="00795949" w:rsidRDefault="005D5299" w:rsidP="008056AE">
      <w:pPr>
        <w:wordWrap/>
        <w:spacing w:line="360" w:lineRule="auto"/>
        <w:rPr>
          <w:rFonts w:ascii="Arial" w:eastAsia="굴림" w:hAnsi="Arial" w:cs="Arial"/>
          <w:sz w:val="22"/>
        </w:rPr>
      </w:pPr>
      <w:r w:rsidRPr="00795949">
        <w:rPr>
          <w:rFonts w:ascii="Arial" w:eastAsia="굴림" w:hAnsi="Arial" w:cs="Arial"/>
          <w:sz w:val="22"/>
        </w:rPr>
        <w:t xml:space="preserve">Bb030. </w:t>
      </w:r>
      <w:r w:rsidR="003760AF" w:rsidRPr="00795949">
        <w:rPr>
          <w:rFonts w:ascii="Arial" w:eastAsia="굴림" w:hAnsi="Arial" w:cs="Arial"/>
          <w:kern w:val="0"/>
          <w:sz w:val="22"/>
        </w:rPr>
        <w:t xml:space="preserve">[Not live </w:t>
      </w:r>
      <w:proofErr w:type="spellStart"/>
      <w:r w:rsidR="003760AF" w:rsidRPr="00795949">
        <w:rPr>
          <w:rFonts w:ascii="Arial" w:eastAsia="굴림" w:hAnsi="Arial" w:cs="Arial"/>
          <w:kern w:val="0"/>
          <w:sz w:val="22"/>
        </w:rPr>
        <w:t>together_Receipt</w:t>
      </w:r>
      <w:proofErr w:type="spellEnd"/>
      <w:r w:rsidR="003760AF" w:rsidRPr="00795949">
        <w:rPr>
          <w:rFonts w:ascii="Arial" w:eastAsia="굴림" w:hAnsi="Arial" w:cs="Arial"/>
          <w:kern w:val="0"/>
          <w:sz w:val="22"/>
        </w:rPr>
        <w:t xml:space="preserve"> of regular financial support] How many month(s)</w:t>
      </w:r>
      <w:r w:rsidRPr="00795949">
        <w:rPr>
          <w:rFonts w:ascii="Arial" w:eastAsia="굴림" w:hAnsi="Arial" w:cs="Arial"/>
          <w:sz w:val="22"/>
        </w:rPr>
        <w:t xml:space="preserve"> did you receive </w:t>
      </w:r>
      <w:r w:rsidR="00880190" w:rsidRPr="00795949">
        <w:rPr>
          <w:rFonts w:ascii="Arial" w:eastAsia="굴림" w:hAnsi="Arial" w:cs="Arial"/>
          <w:sz w:val="22"/>
        </w:rPr>
        <w:t xml:space="preserve">regular </w:t>
      </w:r>
      <w:r w:rsidR="00D93B3E" w:rsidRPr="00795949">
        <w:rPr>
          <w:rFonts w:ascii="Arial" w:eastAsia="굴림" w:hAnsi="Arial" w:cs="Arial"/>
          <w:sz w:val="22"/>
        </w:rPr>
        <w:t xml:space="preserve">financial support </w:t>
      </w:r>
      <w:r w:rsidRPr="00795949">
        <w:rPr>
          <w:rFonts w:ascii="Arial" w:eastAsia="굴림" w:hAnsi="Arial" w:cs="Arial"/>
          <w:sz w:val="22"/>
        </w:rPr>
        <w:t>from your parents</w:t>
      </w:r>
      <w:r w:rsidR="008F3DB2" w:rsidRPr="00795949">
        <w:rPr>
          <w:rFonts w:ascii="Arial" w:eastAsia="굴림" w:hAnsi="Arial" w:cs="Arial"/>
          <w:sz w:val="22"/>
        </w:rPr>
        <w:t xml:space="preserve"> in the last calendar year (</w:t>
      </w:r>
      <w:del w:id="426" w:author="Keis" w:date="2024-09-06T10:18:00Z">
        <w:r w:rsidR="002D180B" w:rsidRPr="00552D6C" w:rsidDel="009F27DD">
          <w:rPr>
            <w:rFonts w:ascii="Arial" w:eastAsia="굴림" w:hAnsi="Arial" w:cs="Arial" w:hint="eastAsia"/>
            <w:color w:val="FF0000"/>
            <w:sz w:val="22"/>
          </w:rPr>
          <w:delText>2019</w:delText>
        </w:r>
      </w:del>
      <w:ins w:id="427" w:author="Keis" w:date="2024-09-06T10:18:00Z">
        <w:r w:rsidR="009F27DD" w:rsidRPr="009F27DD">
          <w:rPr>
            <w:rFonts w:ascii="Arial" w:eastAsia="굴림" w:hAnsi="Arial" w:cs="Arial" w:hint="eastAsia"/>
            <w:color w:val="00B050"/>
            <w:sz w:val="22"/>
          </w:rPr>
          <w:t>2021</w:t>
        </w:r>
      </w:ins>
      <w:r w:rsidR="008F3DB2" w:rsidRPr="00795949">
        <w:rPr>
          <w:rFonts w:ascii="Arial" w:eastAsia="굴림" w:hAnsi="Arial" w:cs="Arial"/>
          <w:sz w:val="22"/>
        </w:rPr>
        <w:t>)</w:t>
      </w:r>
      <w:r w:rsidRPr="00795949">
        <w:rPr>
          <w:rFonts w:ascii="Arial" w:eastAsia="굴림" w:hAnsi="Arial" w:cs="Arial"/>
          <w:sz w:val="22"/>
        </w:rPr>
        <w:t>?</w:t>
      </w:r>
      <w:r w:rsidR="005F2018" w:rsidRPr="00795949">
        <w:rPr>
          <w:rFonts w:ascii="Arial" w:eastAsia="굴림" w:hAnsi="Arial" w:cs="Arial"/>
          <w:kern w:val="0"/>
          <w:sz w:val="22"/>
        </w:rPr>
        <w:t xml:space="preserve"> (unit: month)</w:t>
      </w:r>
    </w:p>
    <w:p w14:paraId="00B5FAA0" w14:textId="730D5A4F" w:rsidR="003760AF" w:rsidRPr="00795949" w:rsidRDefault="003760AF" w:rsidP="003760AF">
      <w:pPr>
        <w:wordWrap/>
        <w:spacing w:line="360" w:lineRule="auto"/>
        <w:rPr>
          <w:rFonts w:ascii="Arial" w:eastAsia="굴림" w:hAnsi="Arial" w:cs="Arial"/>
          <w:sz w:val="22"/>
        </w:rPr>
      </w:pPr>
      <w:r w:rsidRPr="00795949">
        <w:rPr>
          <w:rFonts w:ascii="Arial" w:eastAsia="굴림" w:hAnsi="Arial" w:cs="Arial"/>
          <w:sz w:val="22"/>
        </w:rPr>
        <w:t xml:space="preserve">[IWER: If you alternated between co-residing and not co-residing in </w:t>
      </w:r>
      <w:del w:id="428" w:author="Keis" w:date="2024-09-06T10:18:00Z">
        <w:r w:rsidR="002D180B" w:rsidRPr="00552D6C" w:rsidDel="009F27DD">
          <w:rPr>
            <w:rFonts w:ascii="Arial" w:eastAsia="굴림" w:hAnsi="Arial" w:cs="Arial" w:hint="eastAsia"/>
            <w:color w:val="FF0000"/>
            <w:sz w:val="22"/>
          </w:rPr>
          <w:delText>2019</w:delText>
        </w:r>
      </w:del>
      <w:ins w:id="429"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please consider only the financial support you received while you did not live together] </w:t>
      </w:r>
    </w:p>
    <w:p w14:paraId="605C7E66" w14:textId="77777777" w:rsidR="005D5299" w:rsidRPr="00795949" w:rsidRDefault="0024715C" w:rsidP="003178A2">
      <w:pPr>
        <w:wordWrap/>
        <w:spacing w:line="360" w:lineRule="auto"/>
        <w:rPr>
          <w:rFonts w:ascii="Arial" w:eastAsia="굴림" w:hAnsi="Arial" w:cs="Arial"/>
          <w:sz w:val="22"/>
        </w:rPr>
      </w:pPr>
      <w:r w:rsidRPr="00795949">
        <w:rPr>
          <w:rFonts w:ascii="Arial" w:eastAsia="굴림" w:hAnsi="Arial" w:cs="Arial"/>
          <w:kern w:val="0"/>
          <w:sz w:val="22"/>
        </w:rPr>
        <w:tab/>
        <w:t>_______________________________ months [Range:0~12]</w:t>
      </w:r>
    </w:p>
    <w:p w14:paraId="576A0AB0" w14:textId="77777777" w:rsidR="0024715C" w:rsidRPr="00795949" w:rsidRDefault="0024715C" w:rsidP="003178A2">
      <w:pPr>
        <w:wordWrap/>
        <w:spacing w:line="360" w:lineRule="auto"/>
        <w:rPr>
          <w:rFonts w:ascii="Arial" w:eastAsia="굴림" w:hAnsi="Arial" w:cs="Arial"/>
          <w:sz w:val="22"/>
        </w:rPr>
      </w:pPr>
    </w:p>
    <w:p w14:paraId="1A28DC01" w14:textId="624E8E38" w:rsidR="00FF0C7D" w:rsidRPr="00795949" w:rsidRDefault="005D5299" w:rsidP="00FF0C7D">
      <w:pPr>
        <w:widowControl/>
        <w:wordWrap/>
        <w:autoSpaceDE/>
        <w:autoSpaceDN/>
        <w:spacing w:line="360" w:lineRule="auto"/>
        <w:jc w:val="left"/>
        <w:rPr>
          <w:rFonts w:ascii="Arial" w:eastAsia="굴림" w:hAnsi="Arial" w:cs="Arial"/>
          <w:sz w:val="22"/>
        </w:rPr>
      </w:pPr>
      <w:r w:rsidRPr="00795949">
        <w:rPr>
          <w:rFonts w:ascii="Arial" w:eastAsia="굴림" w:hAnsi="Arial" w:cs="Arial"/>
          <w:sz w:val="22"/>
        </w:rPr>
        <w:t>Bb031.</w:t>
      </w:r>
      <w:r w:rsidR="00FF0C7D" w:rsidRPr="00795949">
        <w:rPr>
          <w:rFonts w:ascii="Arial" w:eastAsia="굴림" w:hAnsi="Arial" w:cs="Arial"/>
          <w:kern w:val="0"/>
          <w:sz w:val="22"/>
        </w:rPr>
        <w:t xml:space="preserve"> [Not live together_ Receipt of occasional financial support]</w:t>
      </w:r>
      <w:r w:rsidR="00FF0C7D" w:rsidRPr="00795949">
        <w:rPr>
          <w:rFonts w:ascii="Arial" w:eastAsia="굴림" w:hAnsi="Arial" w:cs="Arial"/>
          <w:kern w:val="0"/>
          <w:sz w:val="24"/>
          <w:szCs w:val="24"/>
        </w:rPr>
        <w:t xml:space="preserve"> </w:t>
      </w:r>
      <w:r w:rsidR="00FF0C7D" w:rsidRPr="00795949">
        <w:rPr>
          <w:rFonts w:ascii="Arial" w:eastAsia="굴림" w:hAnsi="Arial" w:cs="Arial"/>
          <w:sz w:val="22"/>
        </w:rPr>
        <w:t>In the last calendar year (</w:t>
      </w:r>
      <w:del w:id="430" w:author="Keis" w:date="2024-09-06T10:18:00Z">
        <w:r w:rsidR="002D180B" w:rsidRPr="00552D6C" w:rsidDel="009F27DD">
          <w:rPr>
            <w:rFonts w:ascii="Arial" w:eastAsia="굴림" w:hAnsi="Arial" w:cs="Arial" w:hint="eastAsia"/>
            <w:color w:val="FF0000"/>
            <w:sz w:val="22"/>
          </w:rPr>
          <w:delText>2019</w:delText>
        </w:r>
      </w:del>
      <w:ins w:id="431" w:author="Keis" w:date="2024-09-06T10:18:00Z">
        <w:r w:rsidR="009F27DD" w:rsidRPr="009F27DD">
          <w:rPr>
            <w:rFonts w:ascii="Arial" w:eastAsia="굴림" w:hAnsi="Arial" w:cs="Arial" w:hint="eastAsia"/>
            <w:color w:val="00B050"/>
            <w:sz w:val="22"/>
          </w:rPr>
          <w:t>2021</w:t>
        </w:r>
      </w:ins>
      <w:r w:rsidR="00FF0C7D" w:rsidRPr="00795949">
        <w:rPr>
          <w:rFonts w:ascii="Arial" w:eastAsia="굴림" w:hAnsi="Arial" w:cs="Arial"/>
          <w:sz w:val="22"/>
        </w:rPr>
        <w:t>), while living separately did you receive from your parents any occasional financial support such as pocket money, living expenses or medical expenses?</w:t>
      </w:r>
    </w:p>
    <w:p w14:paraId="2C8CD294" w14:textId="77777777" w:rsidR="00FF0C7D" w:rsidRPr="001D19F6" w:rsidRDefault="00FF0C7D" w:rsidP="00D12299">
      <w:pPr>
        <w:pStyle w:val="a6"/>
        <w:numPr>
          <w:ilvl w:val="0"/>
          <w:numId w:val="1199"/>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Bb032</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Bb038</w:t>
      </w:r>
      <w:r w:rsidRPr="00795949">
        <w:rPr>
          <w:rFonts w:ascii="Arial" w:eastAsia="굴림" w:hAnsi="Arial" w:cs="Arial"/>
          <w:sz w:val="22"/>
        </w:rPr>
        <w:tab/>
      </w:r>
      <w:r w:rsidRPr="00795949">
        <w:rPr>
          <w:rFonts w:ascii="Arial" w:eastAsia="굴림" w:hAnsi="Arial" w:cs="Arial"/>
          <w:sz w:val="22"/>
        </w:rPr>
        <w:tab/>
      </w:r>
      <w:r w:rsidRPr="001D19F6">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2D180B" w:rsidRPr="00DC741E" w14:paraId="37F03245" w14:textId="77777777" w:rsidTr="002D180B">
        <w:tc>
          <w:tcPr>
            <w:tcW w:w="9356" w:type="dxa"/>
          </w:tcPr>
          <w:p w14:paraId="317744CB" w14:textId="77777777" w:rsidR="002D180B" w:rsidRPr="00DC741E" w:rsidRDefault="002D180B" w:rsidP="002D180B">
            <w:pPr>
              <w:wordWrap/>
              <w:spacing w:before="240"/>
              <w:rPr>
                <w:rFonts w:ascii="Arial" w:eastAsia="굴림" w:hAnsi="Arial" w:cs="Arial"/>
                <w:b/>
                <w:szCs w:val="20"/>
                <w:rPrChange w:id="432" w:author="Keis" w:date="2024-09-06T17:25:00Z">
                  <w:rPr>
                    <w:rFonts w:ascii="Arial" w:eastAsia="굴림" w:hAnsi="Arial" w:cs="Arial"/>
                    <w:b/>
                    <w:color w:val="FF0000"/>
                    <w:szCs w:val="20"/>
                  </w:rPr>
                </w:rPrChange>
              </w:rPr>
            </w:pPr>
            <w:r w:rsidRPr="00DC741E">
              <w:rPr>
                <w:rFonts w:ascii="Arial" w:eastAsia="굴림" w:hAnsi="Arial" w:cs="Arial"/>
                <w:b/>
                <w:szCs w:val="20"/>
                <w:rPrChange w:id="433" w:author="Keis" w:date="2024-09-06T17:25:00Z">
                  <w:rPr>
                    <w:rFonts w:ascii="Arial" w:eastAsia="굴림" w:hAnsi="Arial" w:cs="Arial"/>
                    <w:b/>
                    <w:color w:val="FF0000"/>
                    <w:szCs w:val="20"/>
                  </w:rPr>
                </w:rPrChange>
              </w:rPr>
              <w:t>[</w:t>
            </w:r>
            <w:r w:rsidRPr="00DC741E">
              <w:rPr>
                <w:rFonts w:ascii="Arial" w:eastAsia="굴림" w:hAnsi="Arial" w:cs="Arial"/>
                <w:szCs w:val="20"/>
                <w:rPrChange w:id="434" w:author="Keis" w:date="2024-09-06T17:25:00Z">
                  <w:rPr>
                    <w:rFonts w:ascii="Arial" w:eastAsia="굴림" w:hAnsi="Arial" w:cs="Arial"/>
                    <w:color w:val="FF0000"/>
                    <w:szCs w:val="20"/>
                  </w:rPr>
                </w:rPrChange>
              </w:rPr>
              <w:t>IWER</w:t>
            </w:r>
            <w:r w:rsidRPr="00DC741E">
              <w:rPr>
                <w:rFonts w:ascii="Arial" w:eastAsia="굴림" w:hAnsi="Arial" w:cs="Arial"/>
                <w:b/>
                <w:szCs w:val="20"/>
                <w:rPrChange w:id="435" w:author="Keis" w:date="2024-09-06T17:25:00Z">
                  <w:rPr>
                    <w:rFonts w:ascii="Arial" w:eastAsia="굴림" w:hAnsi="Arial" w:cs="Arial"/>
                    <w:b/>
                    <w:color w:val="FF0000"/>
                    <w:szCs w:val="20"/>
                  </w:rPr>
                </w:rPrChange>
              </w:rPr>
              <w:t xml:space="preserve">] </w:t>
            </w:r>
          </w:p>
          <w:p w14:paraId="4796EF18" w14:textId="77777777" w:rsidR="002D180B" w:rsidRPr="00DC741E" w:rsidRDefault="002D180B" w:rsidP="002D180B">
            <w:pPr>
              <w:wordWrap/>
              <w:ind w:left="196" w:hangingChars="100" w:hanging="196"/>
              <w:rPr>
                <w:rFonts w:ascii="Arial" w:eastAsia="굴림" w:hAnsi="Arial" w:cs="Arial"/>
                <w:b/>
                <w:szCs w:val="20"/>
                <w:rPrChange w:id="436" w:author="Keis" w:date="2024-09-06T17:25:00Z">
                  <w:rPr>
                    <w:rFonts w:ascii="Arial" w:eastAsia="굴림" w:hAnsi="Arial" w:cs="Arial"/>
                    <w:b/>
                    <w:color w:val="FF0000"/>
                    <w:szCs w:val="20"/>
                  </w:rPr>
                </w:rPrChange>
              </w:rPr>
            </w:pPr>
            <w:r w:rsidRPr="00DC741E">
              <w:rPr>
                <w:rFonts w:ascii="Arial" w:eastAsia="굴림" w:hAnsi="Arial" w:cs="Arial"/>
                <w:b/>
                <w:szCs w:val="20"/>
                <w:rPrChange w:id="437" w:author="Keis" w:date="2024-09-06T17:25:00Z">
                  <w:rPr>
                    <w:rFonts w:ascii="Arial" w:eastAsia="굴림" w:hAnsi="Arial" w:cs="Arial"/>
                    <w:b/>
                    <w:color w:val="FF0000"/>
                    <w:szCs w:val="20"/>
                  </w:rPr>
                </w:rPrChange>
              </w:rPr>
              <w:t>&lt;Regular support/ occasional support&gt;</w:t>
            </w:r>
          </w:p>
          <w:p w14:paraId="045F5346" w14:textId="77777777" w:rsidR="002D180B" w:rsidRPr="00DC741E" w:rsidRDefault="002D180B" w:rsidP="002D180B">
            <w:pPr>
              <w:pStyle w:val="a6"/>
              <w:numPr>
                <w:ilvl w:val="0"/>
                <w:numId w:val="64"/>
              </w:numPr>
              <w:wordWrap/>
              <w:ind w:leftChars="0"/>
              <w:rPr>
                <w:rFonts w:ascii="Arial" w:eastAsia="굴림" w:hAnsi="Arial" w:cs="Arial"/>
                <w:szCs w:val="20"/>
                <w:rPrChange w:id="438" w:author="Keis" w:date="2024-09-06T17:25:00Z">
                  <w:rPr>
                    <w:rFonts w:ascii="Arial" w:eastAsia="굴림" w:hAnsi="Arial" w:cs="Arial"/>
                    <w:color w:val="FF0000"/>
                    <w:szCs w:val="20"/>
                  </w:rPr>
                </w:rPrChange>
              </w:rPr>
            </w:pPr>
            <w:r w:rsidRPr="00DC741E">
              <w:rPr>
                <w:rFonts w:ascii="Arial" w:eastAsia="굴림" w:hAnsi="Arial" w:cs="Arial"/>
                <w:szCs w:val="20"/>
                <w:rPrChange w:id="439" w:author="Keis" w:date="2024-09-06T17:25:00Z">
                  <w:rPr>
                    <w:rFonts w:ascii="Arial" w:eastAsia="굴림" w:hAnsi="Arial" w:cs="Arial"/>
                    <w:color w:val="FF0000"/>
                    <w:szCs w:val="20"/>
                  </w:rPr>
                </w:rPrChange>
              </w:rPr>
              <w:t xml:space="preserve">Regular support: monetary transfer regularly repeated in a certain time interval (e.g. each month, every two months) </w:t>
            </w:r>
          </w:p>
          <w:p w14:paraId="580A58F4" w14:textId="77777777" w:rsidR="002D180B" w:rsidRPr="00DC741E" w:rsidRDefault="002D180B" w:rsidP="002D180B">
            <w:pPr>
              <w:pStyle w:val="a6"/>
              <w:numPr>
                <w:ilvl w:val="0"/>
                <w:numId w:val="64"/>
              </w:numPr>
              <w:wordWrap/>
              <w:ind w:leftChars="0"/>
              <w:rPr>
                <w:rFonts w:ascii="Arial" w:eastAsia="굴림" w:hAnsi="Arial" w:cs="Arial"/>
                <w:szCs w:val="20"/>
                <w:rPrChange w:id="440" w:author="Keis" w:date="2024-09-06T17:25:00Z">
                  <w:rPr>
                    <w:rFonts w:ascii="Arial" w:eastAsia="굴림" w:hAnsi="Arial" w:cs="Arial"/>
                    <w:color w:val="FF0000"/>
                    <w:szCs w:val="20"/>
                  </w:rPr>
                </w:rPrChange>
              </w:rPr>
            </w:pPr>
            <w:r w:rsidRPr="00DC741E">
              <w:rPr>
                <w:rFonts w:ascii="Arial" w:eastAsia="굴림" w:hAnsi="Arial" w:cs="Arial"/>
                <w:szCs w:val="20"/>
                <w:rPrChange w:id="441" w:author="Keis" w:date="2024-09-06T17:25:00Z">
                  <w:rPr>
                    <w:rFonts w:ascii="Arial" w:eastAsia="굴림" w:hAnsi="Arial" w:cs="Arial"/>
                    <w:color w:val="FF0000"/>
                    <w:szCs w:val="20"/>
                  </w:rPr>
                </w:rPrChange>
              </w:rPr>
              <w:t xml:space="preserve">Occasional support: monetary transfer irregularly occurred except birthday allowance or holiday allowances (e.g. paying for medical bills, schooling, occasional allowances) </w:t>
            </w:r>
          </w:p>
          <w:p w14:paraId="20036F25" w14:textId="77777777" w:rsidR="002D180B" w:rsidRPr="00DC741E" w:rsidRDefault="002D180B" w:rsidP="002D180B">
            <w:pPr>
              <w:wordWrap/>
              <w:ind w:left="196" w:hangingChars="100" w:hanging="196"/>
              <w:rPr>
                <w:rFonts w:ascii="Arial" w:eastAsia="굴림" w:hAnsi="Arial" w:cs="Arial"/>
                <w:b/>
                <w:szCs w:val="20"/>
                <w:rPrChange w:id="442" w:author="Keis" w:date="2024-09-06T17:25:00Z">
                  <w:rPr>
                    <w:rFonts w:ascii="Arial" w:eastAsia="굴림" w:hAnsi="Arial" w:cs="Arial"/>
                    <w:b/>
                    <w:color w:val="FF0000"/>
                    <w:szCs w:val="20"/>
                  </w:rPr>
                </w:rPrChange>
              </w:rPr>
            </w:pPr>
            <w:r w:rsidRPr="00DC741E">
              <w:rPr>
                <w:rFonts w:ascii="Arial" w:eastAsia="굴림" w:hAnsi="Arial" w:cs="Arial"/>
                <w:b/>
                <w:szCs w:val="20"/>
                <w:rPrChange w:id="443" w:author="Keis" w:date="2024-09-06T17:25:00Z">
                  <w:rPr>
                    <w:rFonts w:ascii="Arial" w:eastAsia="굴림" w:hAnsi="Arial" w:cs="Arial"/>
                    <w:b/>
                    <w:color w:val="FF0000"/>
                    <w:szCs w:val="20"/>
                  </w:rPr>
                </w:rPrChange>
              </w:rPr>
              <w:t>&lt;Financial support/ Non-financial support&gt;</w:t>
            </w:r>
          </w:p>
          <w:p w14:paraId="3ECBA480" w14:textId="77777777" w:rsidR="002D180B" w:rsidRPr="00DC741E" w:rsidRDefault="002D180B" w:rsidP="002D180B">
            <w:pPr>
              <w:pStyle w:val="a6"/>
              <w:numPr>
                <w:ilvl w:val="0"/>
                <w:numId w:val="65"/>
              </w:numPr>
              <w:wordWrap/>
              <w:ind w:leftChars="0"/>
              <w:rPr>
                <w:rFonts w:ascii="Arial" w:eastAsia="굴림" w:hAnsi="Arial" w:cs="Arial"/>
                <w:szCs w:val="20"/>
                <w:rPrChange w:id="444" w:author="Keis" w:date="2024-09-06T17:25:00Z">
                  <w:rPr>
                    <w:rFonts w:ascii="Arial" w:eastAsia="굴림" w:hAnsi="Arial" w:cs="Arial"/>
                    <w:color w:val="FF0000"/>
                    <w:szCs w:val="20"/>
                  </w:rPr>
                </w:rPrChange>
              </w:rPr>
            </w:pPr>
            <w:r w:rsidRPr="00DC741E">
              <w:rPr>
                <w:rFonts w:ascii="Arial" w:eastAsia="굴림" w:hAnsi="Arial" w:cs="Arial"/>
                <w:szCs w:val="20"/>
                <w:rPrChange w:id="445" w:author="Keis" w:date="2024-09-06T17:25:00Z">
                  <w:rPr>
                    <w:rFonts w:ascii="Arial" w:eastAsia="굴림" w:hAnsi="Arial" w:cs="Arial"/>
                    <w:color w:val="FF0000"/>
                    <w:szCs w:val="20"/>
                  </w:rPr>
                </w:rPrChange>
              </w:rPr>
              <w:t>Financial support: receiving cash or helping pay bills, or covering specific costs for medical care, insurance, schooling, down payment for a home or rent, etc.</w:t>
            </w:r>
          </w:p>
          <w:p w14:paraId="257295F9" w14:textId="77777777" w:rsidR="002D180B" w:rsidRPr="00DC741E" w:rsidRDefault="002D180B" w:rsidP="002D180B">
            <w:pPr>
              <w:pStyle w:val="a6"/>
              <w:numPr>
                <w:ilvl w:val="0"/>
                <w:numId w:val="65"/>
              </w:numPr>
              <w:wordWrap/>
              <w:spacing w:after="240"/>
              <w:ind w:leftChars="0"/>
              <w:rPr>
                <w:rFonts w:ascii="Arial" w:eastAsia="굴림" w:hAnsi="Arial" w:cs="Arial"/>
                <w:sz w:val="22"/>
                <w:rPrChange w:id="446" w:author="Keis" w:date="2024-09-06T17:25:00Z">
                  <w:rPr>
                    <w:rFonts w:ascii="Arial" w:eastAsia="굴림" w:hAnsi="Arial" w:cs="Arial"/>
                    <w:color w:val="FF0000"/>
                    <w:sz w:val="22"/>
                  </w:rPr>
                </w:rPrChange>
              </w:rPr>
            </w:pPr>
            <w:r w:rsidRPr="00DC741E">
              <w:rPr>
                <w:rFonts w:ascii="Arial" w:eastAsia="굴림" w:hAnsi="Arial" w:cs="Arial"/>
                <w:szCs w:val="20"/>
                <w:rPrChange w:id="447" w:author="Keis" w:date="2024-09-06T17:25:00Z">
                  <w:rPr>
                    <w:rFonts w:ascii="Arial" w:eastAsia="굴림" w:hAnsi="Arial" w:cs="Arial"/>
                    <w:color w:val="FF0000"/>
                    <w:szCs w:val="20"/>
                  </w:rPr>
                </w:rPrChange>
              </w:rPr>
              <w:t>Non-financial support: gifts or goods (e.g. food, clothes etc.) received</w:t>
            </w:r>
            <w:r w:rsidRPr="00DC741E">
              <w:rPr>
                <w:rFonts w:ascii="Arial" w:eastAsia="굴림" w:hAnsi="Arial" w:cs="Arial"/>
                <w:sz w:val="22"/>
                <w:rPrChange w:id="448" w:author="Keis" w:date="2024-09-06T17:25:00Z">
                  <w:rPr>
                    <w:rFonts w:ascii="Arial" w:eastAsia="굴림" w:hAnsi="Arial" w:cs="Arial"/>
                    <w:color w:val="FF0000"/>
                    <w:sz w:val="22"/>
                  </w:rPr>
                </w:rPrChange>
              </w:rPr>
              <w:t xml:space="preserve"> </w:t>
            </w:r>
          </w:p>
        </w:tc>
      </w:tr>
    </w:tbl>
    <w:p w14:paraId="14C55F7B" w14:textId="77777777" w:rsidR="002D180B" w:rsidRPr="00DC741E" w:rsidRDefault="002D180B" w:rsidP="00A55C8F">
      <w:pPr>
        <w:widowControl/>
        <w:wordWrap/>
        <w:autoSpaceDE/>
        <w:autoSpaceDN/>
        <w:spacing w:line="360" w:lineRule="auto"/>
        <w:jc w:val="left"/>
        <w:rPr>
          <w:rFonts w:ascii="Arial" w:eastAsia="굴림" w:hAnsi="Arial" w:cs="Arial"/>
          <w:kern w:val="0"/>
          <w:sz w:val="24"/>
          <w:szCs w:val="24"/>
        </w:rPr>
      </w:pPr>
    </w:p>
    <w:p w14:paraId="72ECA010" w14:textId="7AB2EE8E" w:rsidR="004E0B39" w:rsidRPr="00795949" w:rsidRDefault="00A55C8F" w:rsidP="00A55C8F">
      <w:pPr>
        <w:widowControl/>
        <w:wordWrap/>
        <w:autoSpaceDE/>
        <w:autoSpaceDN/>
        <w:spacing w:line="360" w:lineRule="auto"/>
        <w:jc w:val="left"/>
        <w:rPr>
          <w:rFonts w:ascii="Arial" w:eastAsia="굴림" w:hAnsi="Arial" w:cs="Arial"/>
          <w:sz w:val="22"/>
        </w:rPr>
      </w:pPr>
      <w:r w:rsidRPr="00795949">
        <w:rPr>
          <w:rFonts w:ascii="Arial" w:eastAsia="굴림" w:hAnsi="Arial" w:cs="Arial"/>
          <w:sz w:val="22"/>
        </w:rPr>
        <w:t xml:space="preserve">Bb032. </w:t>
      </w:r>
      <w:r w:rsidRPr="00795949">
        <w:rPr>
          <w:rFonts w:ascii="Arial" w:eastAsia="굴림" w:hAnsi="Arial" w:cs="Arial"/>
          <w:kern w:val="0"/>
          <w:sz w:val="22"/>
        </w:rPr>
        <w:t>[Not live together_ Receipt of occasional financial support]</w:t>
      </w:r>
      <w:r w:rsidR="0024715C" w:rsidRPr="00795949">
        <w:rPr>
          <w:rFonts w:ascii="Arial" w:eastAsia="굴림" w:hAnsi="Arial" w:cs="Arial"/>
          <w:kern w:val="0"/>
          <w:sz w:val="22"/>
        </w:rPr>
        <w:t xml:space="preserve"> </w:t>
      </w:r>
      <w:r w:rsidRPr="00795949">
        <w:rPr>
          <w:rFonts w:ascii="Arial" w:eastAsia="굴림" w:hAnsi="Arial" w:cs="Arial"/>
          <w:kern w:val="0"/>
          <w:sz w:val="22"/>
        </w:rPr>
        <w:t>W</w:t>
      </w:r>
      <w:r w:rsidR="005D5299" w:rsidRPr="00795949">
        <w:rPr>
          <w:rFonts w:ascii="Arial" w:eastAsia="굴림" w:hAnsi="Arial" w:cs="Arial"/>
          <w:sz w:val="22"/>
        </w:rPr>
        <w:t xml:space="preserve">hat was the total amount of occasional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received from your parents</w:t>
      </w:r>
      <w:r w:rsidR="00F40FA7" w:rsidRPr="00795949">
        <w:rPr>
          <w:rFonts w:ascii="Arial" w:eastAsia="굴림" w:hAnsi="Arial" w:cs="Arial"/>
          <w:sz w:val="22"/>
        </w:rPr>
        <w:t xml:space="preserve"> in the last calendar year (</w:t>
      </w:r>
      <w:del w:id="449" w:author="Keis" w:date="2024-09-06T10:18:00Z">
        <w:r w:rsidR="002D180B" w:rsidRPr="00552D6C" w:rsidDel="009F27DD">
          <w:rPr>
            <w:rFonts w:ascii="Arial" w:eastAsia="굴림" w:hAnsi="Arial" w:cs="Arial" w:hint="eastAsia"/>
            <w:color w:val="FF0000"/>
            <w:sz w:val="22"/>
          </w:rPr>
          <w:delText>2019</w:delText>
        </w:r>
      </w:del>
      <w:ins w:id="450" w:author="Keis" w:date="2024-09-06T10:18:00Z">
        <w:r w:rsidR="009F27DD" w:rsidRPr="009F27DD">
          <w:rPr>
            <w:rFonts w:ascii="Arial" w:eastAsia="굴림" w:hAnsi="Arial" w:cs="Arial" w:hint="eastAsia"/>
            <w:color w:val="00B050"/>
            <w:sz w:val="22"/>
          </w:rPr>
          <w:t>2021</w:t>
        </w:r>
      </w:ins>
      <w:r w:rsidR="00F40FA7" w:rsidRPr="00795949">
        <w:rPr>
          <w:rFonts w:ascii="Arial" w:eastAsia="굴림" w:hAnsi="Arial" w:cs="Arial"/>
          <w:sz w:val="22"/>
        </w:rPr>
        <w:t>)</w:t>
      </w:r>
      <w:r w:rsidR="005D5299" w:rsidRPr="00795949">
        <w:rPr>
          <w:rFonts w:ascii="Arial" w:eastAsia="굴림" w:hAnsi="Arial" w:cs="Arial"/>
          <w:sz w:val="22"/>
        </w:rPr>
        <w:t>?</w:t>
      </w:r>
    </w:p>
    <w:p w14:paraId="7AC5705B" w14:textId="77777777" w:rsidR="004E0B39" w:rsidRPr="00795949" w:rsidRDefault="004E0B39" w:rsidP="004E0B39">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03745EA7" w14:textId="77777777" w:rsidR="00A01D8D" w:rsidRPr="00795949" w:rsidRDefault="004E0B39" w:rsidP="004E0B39">
      <w:pPr>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w:t>
      </w:r>
      <w:r w:rsidR="00ED32E6" w:rsidRPr="00795949">
        <w:rPr>
          <w:rFonts w:ascii="Arial" w:eastAsia="굴림" w:hAnsi="Arial" w:cs="Arial"/>
          <w:kern w:val="0"/>
          <w:sz w:val="22"/>
        </w:rPr>
        <w:t xml:space="preserve"> MW [Range: 0 ~ 9997] → Bb</w:t>
      </w:r>
      <w:r w:rsidRPr="00795949">
        <w:rPr>
          <w:rFonts w:ascii="Arial" w:eastAsia="굴림" w:hAnsi="Arial" w:cs="Arial"/>
          <w:kern w:val="0"/>
          <w:sz w:val="22"/>
        </w:rPr>
        <w:t>03</w:t>
      </w:r>
      <w:r w:rsidR="00A55C8F" w:rsidRPr="00795949">
        <w:rPr>
          <w:rFonts w:ascii="Arial" w:eastAsia="굴림" w:hAnsi="Arial" w:cs="Arial"/>
          <w:kern w:val="0"/>
          <w:sz w:val="22"/>
        </w:rPr>
        <w:t>8</w:t>
      </w:r>
      <w:r w:rsidR="00A01D8D" w:rsidRPr="00795949">
        <w:rPr>
          <w:rFonts w:ascii="Arial" w:eastAsia="굴림" w:hAnsi="Arial" w:cs="Arial"/>
          <w:sz w:val="22"/>
        </w:rPr>
        <w:t xml:space="preserve"> </w:t>
      </w:r>
    </w:p>
    <w:p w14:paraId="225FEF6E" w14:textId="77777777" w:rsidR="00A01D8D" w:rsidRPr="00795949" w:rsidRDefault="00A01D8D" w:rsidP="003178A2">
      <w:pPr>
        <w:wordWrap/>
        <w:spacing w:line="360" w:lineRule="auto"/>
        <w:rPr>
          <w:rFonts w:ascii="Arial" w:eastAsia="굴림" w:hAnsi="Arial" w:cs="Arial"/>
          <w:sz w:val="22"/>
        </w:rPr>
      </w:pPr>
      <w:r w:rsidRPr="00795949">
        <w:rPr>
          <w:rFonts w:ascii="Arial" w:eastAsia="굴림" w:hAnsi="Arial" w:cs="Arial"/>
          <w:kern w:val="0"/>
          <w:sz w:val="22"/>
        </w:rPr>
        <w:tab/>
      </w:r>
      <w:r w:rsidRPr="00795949">
        <w:rPr>
          <w:rFonts w:ascii="Arial" w:eastAsia="굴림" w:hAnsi="Arial" w:cs="Arial"/>
          <w:sz w:val="22"/>
        </w:rPr>
        <w:t xml:space="preserve">Don’t know </w:t>
      </w:r>
      <w:r w:rsidR="00C47C49" w:rsidRPr="00795949">
        <w:rPr>
          <w:rFonts w:ascii="Arial" w:eastAsia="굴림" w:hAnsi="Arial" w:cs="Arial"/>
          <w:sz w:val="22"/>
        </w:rPr>
        <w:t>→Go to Bb03</w:t>
      </w:r>
      <w:r w:rsidR="00A55C8F" w:rsidRPr="00795949">
        <w:rPr>
          <w:rFonts w:ascii="Arial" w:eastAsia="굴림" w:hAnsi="Arial" w:cs="Arial"/>
          <w:sz w:val="22"/>
        </w:rPr>
        <w:t>3</w:t>
      </w:r>
      <w:r w:rsidR="00C47C49" w:rsidRPr="00795949">
        <w:rPr>
          <w:rFonts w:ascii="Arial" w:eastAsia="굴림" w:hAnsi="Arial" w:cs="Arial"/>
          <w:sz w:val="22"/>
        </w:rPr>
        <w:t>~Bb03</w:t>
      </w:r>
      <w:r w:rsidR="00A55C8F" w:rsidRPr="00795949">
        <w:rPr>
          <w:rFonts w:ascii="Arial" w:eastAsia="굴림" w:hAnsi="Arial" w:cs="Arial"/>
          <w:sz w:val="22"/>
        </w:rPr>
        <w:t>7</w:t>
      </w:r>
      <w:r w:rsidR="00C47C49" w:rsidRPr="00795949">
        <w:rPr>
          <w:rFonts w:ascii="Arial" w:eastAsia="굴림" w:hAnsi="Arial" w:cs="Arial"/>
          <w:sz w:val="22"/>
        </w:rPr>
        <w:t xml:space="preserve"> unfolding</w:t>
      </w:r>
    </w:p>
    <w:p w14:paraId="557122BB" w14:textId="77777777" w:rsidR="00A01D8D" w:rsidRPr="00795949" w:rsidRDefault="00A01D8D" w:rsidP="003178A2">
      <w:pPr>
        <w:wordWrap/>
        <w:spacing w:line="360" w:lineRule="auto"/>
        <w:ind w:firstLine="800"/>
        <w:rPr>
          <w:rFonts w:ascii="Arial" w:eastAsia="굴림" w:hAnsi="Arial" w:cs="Arial"/>
          <w:sz w:val="22"/>
        </w:rPr>
      </w:pPr>
      <w:r w:rsidRPr="00795949">
        <w:rPr>
          <w:rFonts w:ascii="Arial" w:eastAsia="굴림" w:hAnsi="Arial" w:cs="Arial"/>
          <w:sz w:val="22"/>
        </w:rPr>
        <w:t xml:space="preserve">Refuse to answer </w:t>
      </w:r>
      <w:r w:rsidR="00C47C49" w:rsidRPr="00795949">
        <w:rPr>
          <w:rFonts w:ascii="Arial" w:eastAsia="굴림" w:hAnsi="Arial" w:cs="Arial"/>
          <w:sz w:val="22"/>
        </w:rPr>
        <w:t>→Go to Bb03</w:t>
      </w:r>
      <w:r w:rsidR="00A55C8F" w:rsidRPr="00795949">
        <w:rPr>
          <w:rFonts w:ascii="Arial" w:eastAsia="굴림" w:hAnsi="Arial" w:cs="Arial"/>
          <w:sz w:val="22"/>
        </w:rPr>
        <w:t>3</w:t>
      </w:r>
      <w:r w:rsidR="00C47C49" w:rsidRPr="00795949">
        <w:rPr>
          <w:rFonts w:ascii="Arial" w:eastAsia="굴림" w:hAnsi="Arial" w:cs="Arial"/>
          <w:sz w:val="22"/>
        </w:rPr>
        <w:t>~Bb03</w:t>
      </w:r>
      <w:r w:rsidR="00A55C8F" w:rsidRPr="00795949">
        <w:rPr>
          <w:rFonts w:ascii="Arial" w:eastAsia="굴림" w:hAnsi="Arial" w:cs="Arial"/>
          <w:sz w:val="22"/>
        </w:rPr>
        <w:t>7</w:t>
      </w:r>
      <w:r w:rsidR="00C47C49" w:rsidRPr="00795949">
        <w:rPr>
          <w:rFonts w:ascii="Arial" w:eastAsia="굴림" w:hAnsi="Arial" w:cs="Arial"/>
          <w:sz w:val="22"/>
        </w:rPr>
        <w:t xml:space="preserve"> unfolding</w:t>
      </w:r>
    </w:p>
    <w:p w14:paraId="704E3C9E" w14:textId="77777777" w:rsidR="00D70876" w:rsidRPr="00795949" w:rsidRDefault="00D70876" w:rsidP="003178A2">
      <w:pPr>
        <w:wordWrap/>
        <w:spacing w:line="360" w:lineRule="auto"/>
        <w:rPr>
          <w:rFonts w:ascii="Arial" w:eastAsia="굴림" w:hAnsi="Arial" w:cs="Arial"/>
          <w:strike/>
          <w:sz w:val="22"/>
        </w:rPr>
      </w:pPr>
    </w:p>
    <w:p w14:paraId="04786DB1" w14:textId="77777777" w:rsidR="005D5299" w:rsidRPr="00795949" w:rsidRDefault="005D5299" w:rsidP="003178A2">
      <w:pPr>
        <w:wordWrap/>
        <w:spacing w:line="360" w:lineRule="auto"/>
        <w:rPr>
          <w:rFonts w:ascii="Arial" w:eastAsia="굴림" w:hAnsi="Arial" w:cs="Arial"/>
          <w:b/>
          <w:sz w:val="22"/>
        </w:rPr>
      </w:pPr>
      <w:r w:rsidRPr="00795949">
        <w:rPr>
          <w:rFonts w:ascii="Arial" w:eastAsia="굴림" w:hAnsi="Arial" w:cs="Arial"/>
          <w:b/>
          <w:sz w:val="22"/>
        </w:rPr>
        <w:t>&lt; Bb03</w:t>
      </w:r>
      <w:r w:rsidR="001B6107" w:rsidRPr="00795949">
        <w:rPr>
          <w:rFonts w:ascii="Arial" w:eastAsia="굴림" w:hAnsi="Arial" w:cs="Arial"/>
          <w:b/>
          <w:sz w:val="22"/>
        </w:rPr>
        <w:t>3</w:t>
      </w:r>
      <w:r w:rsidRPr="00795949">
        <w:rPr>
          <w:rFonts w:ascii="Arial" w:eastAsia="굴림" w:hAnsi="Arial" w:cs="Arial"/>
          <w:b/>
          <w:sz w:val="22"/>
        </w:rPr>
        <w:t>~Bb03</w:t>
      </w:r>
      <w:r w:rsidR="001B6107" w:rsidRPr="00795949">
        <w:rPr>
          <w:rFonts w:ascii="Arial" w:eastAsia="굴림" w:hAnsi="Arial" w:cs="Arial"/>
          <w:b/>
          <w:sz w:val="22"/>
        </w:rPr>
        <w:t>7</w:t>
      </w:r>
      <w:r w:rsidRPr="00795949">
        <w:rPr>
          <w:rFonts w:ascii="Arial" w:eastAsia="굴림" w:hAnsi="Arial" w:cs="Arial"/>
          <w:b/>
          <w:sz w:val="22"/>
        </w:rPr>
        <w:t>. Unfolding bracket questions &gt;</w:t>
      </w:r>
    </w:p>
    <w:p w14:paraId="1B14CF2F" w14:textId="77777777" w:rsidR="00AF34CF" w:rsidRPr="00795949" w:rsidRDefault="00AF34CF" w:rsidP="003178A2">
      <w:pPr>
        <w:wordWrap/>
        <w:spacing w:line="360" w:lineRule="auto"/>
        <w:rPr>
          <w:rFonts w:ascii="Arial" w:eastAsia="굴림" w:hAnsi="Arial" w:cs="Arial"/>
          <w:sz w:val="22"/>
        </w:rPr>
      </w:pPr>
      <w:r w:rsidRPr="00795949">
        <w:rPr>
          <w:rFonts w:ascii="Arial" w:eastAsia="굴림" w:hAnsi="Arial" w:cs="Arial"/>
          <w:sz w:val="22"/>
        </w:rPr>
        <w:t xml:space="preserve">[IWER: Go back to </w:t>
      </w:r>
      <w:r w:rsidRPr="00795949">
        <w:rPr>
          <w:rFonts w:ascii="Arial" w:eastAsia="굴림" w:hAnsi="Arial" w:cs="Arial"/>
          <w:kern w:val="0"/>
          <w:sz w:val="22"/>
        </w:rPr>
        <w:t>Bb03</w:t>
      </w:r>
      <w:r w:rsidR="001B6107" w:rsidRPr="00795949">
        <w:rPr>
          <w:rFonts w:ascii="Arial" w:eastAsia="굴림" w:hAnsi="Arial" w:cs="Arial"/>
          <w:kern w:val="0"/>
          <w:sz w:val="22"/>
        </w:rPr>
        <w:t>2</w:t>
      </w:r>
      <w:r w:rsidRPr="00795949">
        <w:rPr>
          <w:rFonts w:ascii="Arial" w:eastAsia="굴림" w:hAnsi="Arial" w:cs="Arial"/>
          <w:sz w:val="22"/>
        </w:rPr>
        <w:t xml:space="preserve"> and record if R answers the amount during the interview.]</w:t>
      </w:r>
    </w:p>
    <w:p w14:paraId="085CF42D" w14:textId="3D76B339"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Bb03</w:t>
      </w:r>
      <w:r w:rsidR="001B6107" w:rsidRPr="00795949">
        <w:rPr>
          <w:rFonts w:ascii="Arial" w:eastAsia="굴림" w:hAnsi="Arial" w:cs="Arial"/>
          <w:sz w:val="22"/>
        </w:rPr>
        <w:t>3</w:t>
      </w:r>
      <w:r w:rsidRPr="00795949">
        <w:rPr>
          <w:rFonts w:ascii="Arial" w:eastAsia="굴림" w:hAnsi="Arial" w:cs="Arial"/>
          <w:sz w:val="22"/>
        </w:rPr>
        <w:t>. Did it amount to less than, about equal to or more than 100 MW (10,000 Korean won)</w:t>
      </w:r>
      <w:r w:rsidR="00C3032C" w:rsidRPr="00795949">
        <w:rPr>
          <w:rFonts w:ascii="Arial" w:eastAsia="굴림" w:hAnsi="Arial" w:cs="Arial"/>
          <w:sz w:val="22"/>
        </w:rPr>
        <w:t xml:space="preserve"> in the last calendar year (</w:t>
      </w:r>
      <w:del w:id="451" w:author="Keis" w:date="2024-09-06T10:18:00Z">
        <w:r w:rsidR="002D180B" w:rsidRPr="00552D6C" w:rsidDel="009F27DD">
          <w:rPr>
            <w:rFonts w:ascii="Arial" w:eastAsia="굴림" w:hAnsi="Arial" w:cs="Arial" w:hint="eastAsia"/>
            <w:color w:val="FF0000"/>
            <w:sz w:val="22"/>
          </w:rPr>
          <w:delText>2019</w:delText>
        </w:r>
      </w:del>
      <w:ins w:id="452"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71101B5E" w14:textId="77777777" w:rsidR="005D5299" w:rsidRPr="00795949" w:rsidRDefault="00AF34CF" w:rsidP="002D0E30">
      <w:pPr>
        <w:pStyle w:val="a6"/>
        <w:numPr>
          <w:ilvl w:val="0"/>
          <w:numId w:val="132"/>
        </w:numPr>
        <w:wordWrap/>
        <w:spacing w:line="360" w:lineRule="auto"/>
        <w:ind w:leftChars="0"/>
        <w:rPr>
          <w:rFonts w:ascii="Arial" w:eastAsia="굴림" w:hAnsi="Arial" w:cs="Arial"/>
          <w:sz w:val="22"/>
        </w:rPr>
      </w:pPr>
      <w:r w:rsidRPr="00795949">
        <w:rPr>
          <w:rFonts w:ascii="Arial" w:eastAsia="굴림" w:hAnsi="Arial" w:cs="Arial"/>
          <w:sz w:val="22"/>
        </w:rPr>
        <w:t>L</w:t>
      </w:r>
      <w:r w:rsidR="005D5299" w:rsidRPr="00795949">
        <w:rPr>
          <w:rFonts w:ascii="Arial" w:eastAsia="굴림" w:hAnsi="Arial" w:cs="Arial"/>
          <w:sz w:val="22"/>
        </w:rPr>
        <w:t>ess than 100 MW</w:t>
      </w:r>
    </w:p>
    <w:p w14:paraId="11F6C7C2" w14:textId="77777777" w:rsidR="005D5299" w:rsidRPr="00795949" w:rsidRDefault="005D5299" w:rsidP="00F14BA4">
      <w:pPr>
        <w:pStyle w:val="a6"/>
        <w:numPr>
          <w:ilvl w:val="0"/>
          <w:numId w:val="1018"/>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435A1273" w14:textId="77777777" w:rsidR="005D5299" w:rsidRPr="00795949" w:rsidRDefault="005D5299" w:rsidP="00F14BA4">
      <w:pPr>
        <w:pStyle w:val="a6"/>
        <w:numPr>
          <w:ilvl w:val="0"/>
          <w:numId w:val="1018"/>
        </w:numPr>
        <w:wordWrap/>
        <w:spacing w:line="360" w:lineRule="auto"/>
        <w:ind w:leftChars="0"/>
        <w:rPr>
          <w:rFonts w:ascii="Arial" w:eastAsia="굴림" w:hAnsi="Arial" w:cs="Arial"/>
          <w:sz w:val="22"/>
        </w:rPr>
      </w:pPr>
      <w:r w:rsidRPr="00795949">
        <w:rPr>
          <w:rFonts w:ascii="Arial" w:eastAsia="굴림" w:hAnsi="Arial" w:cs="Arial"/>
          <w:sz w:val="22"/>
        </w:rPr>
        <w:lastRenderedPageBreak/>
        <w:t>More than 100 MW</w:t>
      </w:r>
    </w:p>
    <w:p w14:paraId="7182AFB9" w14:textId="77777777" w:rsidR="005D5299" w:rsidRPr="00795949" w:rsidRDefault="005D5299" w:rsidP="003178A2">
      <w:pPr>
        <w:wordWrap/>
        <w:spacing w:line="360" w:lineRule="auto"/>
        <w:rPr>
          <w:rFonts w:ascii="Arial" w:eastAsia="굴림" w:hAnsi="Arial" w:cs="Arial"/>
          <w:sz w:val="22"/>
        </w:rPr>
      </w:pPr>
    </w:p>
    <w:p w14:paraId="3D9C4644" w14:textId="0DC67271"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Bb03</w:t>
      </w:r>
      <w:r w:rsidR="001B6107" w:rsidRPr="00795949">
        <w:rPr>
          <w:rFonts w:ascii="Arial" w:eastAsia="굴림" w:hAnsi="Arial" w:cs="Arial"/>
          <w:sz w:val="22"/>
        </w:rPr>
        <w:t>4</w:t>
      </w:r>
      <w:r w:rsidRPr="00795949">
        <w:rPr>
          <w:rFonts w:ascii="Arial" w:eastAsia="굴림" w:hAnsi="Arial" w:cs="Arial"/>
          <w:sz w:val="22"/>
        </w:rPr>
        <w:t>. Did it amount to less than, about equal to or more than 300 MW (10,000 Korean won)</w:t>
      </w:r>
      <w:r w:rsidR="00C3032C" w:rsidRPr="00795949">
        <w:rPr>
          <w:rFonts w:ascii="Arial" w:eastAsia="굴림" w:hAnsi="Arial" w:cs="Arial"/>
          <w:sz w:val="22"/>
        </w:rPr>
        <w:t xml:space="preserve"> in the last calendar year (</w:t>
      </w:r>
      <w:del w:id="453" w:author="Keis" w:date="2024-09-06T10:18:00Z">
        <w:r w:rsidR="002D180B" w:rsidRPr="00552D6C" w:rsidDel="009F27DD">
          <w:rPr>
            <w:rFonts w:ascii="Arial" w:eastAsia="굴림" w:hAnsi="Arial" w:cs="Arial" w:hint="eastAsia"/>
            <w:color w:val="FF0000"/>
            <w:sz w:val="22"/>
          </w:rPr>
          <w:delText>2019</w:delText>
        </w:r>
      </w:del>
      <w:ins w:id="454"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2F40747F" w14:textId="77777777" w:rsidR="005D5299" w:rsidRPr="00795949" w:rsidRDefault="005D5299" w:rsidP="002D0E30">
      <w:pPr>
        <w:pStyle w:val="a6"/>
        <w:numPr>
          <w:ilvl w:val="0"/>
          <w:numId w:val="133"/>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56C20527" w14:textId="77777777" w:rsidR="005D5299" w:rsidRPr="00795949" w:rsidRDefault="005D5299" w:rsidP="00F14BA4">
      <w:pPr>
        <w:pStyle w:val="a6"/>
        <w:numPr>
          <w:ilvl w:val="0"/>
          <w:numId w:val="1019"/>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6C4C7AEA" w14:textId="77777777" w:rsidR="005D5299" w:rsidRPr="00795949" w:rsidRDefault="005D5299" w:rsidP="00F14BA4">
      <w:pPr>
        <w:pStyle w:val="a6"/>
        <w:numPr>
          <w:ilvl w:val="0"/>
          <w:numId w:val="1019"/>
        </w:numPr>
        <w:wordWrap/>
        <w:spacing w:line="360" w:lineRule="auto"/>
        <w:ind w:leftChars="0"/>
        <w:rPr>
          <w:rFonts w:ascii="Arial" w:eastAsia="굴림" w:hAnsi="Arial" w:cs="Arial"/>
          <w:sz w:val="22"/>
        </w:rPr>
      </w:pPr>
      <w:r w:rsidRPr="00795949">
        <w:rPr>
          <w:rFonts w:ascii="Arial" w:eastAsia="굴림" w:hAnsi="Arial" w:cs="Arial"/>
          <w:sz w:val="22"/>
        </w:rPr>
        <w:t>More than 300 MW</w:t>
      </w:r>
    </w:p>
    <w:p w14:paraId="4D14435D" w14:textId="77777777" w:rsidR="001E6502" w:rsidRPr="00795949" w:rsidRDefault="001E6502">
      <w:pPr>
        <w:widowControl/>
        <w:wordWrap/>
        <w:autoSpaceDE/>
        <w:autoSpaceDN/>
        <w:jc w:val="left"/>
        <w:rPr>
          <w:rFonts w:ascii="Arial" w:eastAsia="굴림" w:hAnsi="Arial" w:cs="Arial"/>
          <w:sz w:val="22"/>
        </w:rPr>
      </w:pPr>
    </w:p>
    <w:p w14:paraId="1D693768" w14:textId="11211FA3"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Bb03</w:t>
      </w:r>
      <w:r w:rsidR="001B6107" w:rsidRPr="00795949">
        <w:rPr>
          <w:rFonts w:ascii="Arial" w:eastAsia="굴림" w:hAnsi="Arial" w:cs="Arial"/>
          <w:sz w:val="22"/>
        </w:rPr>
        <w:t>5</w:t>
      </w:r>
      <w:r w:rsidRPr="00795949">
        <w:rPr>
          <w:rFonts w:ascii="Arial" w:eastAsia="굴림" w:hAnsi="Arial" w:cs="Arial"/>
          <w:sz w:val="22"/>
        </w:rPr>
        <w:t>. Did it amount to less than, about equal to or more than 500 MW (10,000 Korean won)</w:t>
      </w:r>
      <w:r w:rsidR="00C3032C" w:rsidRPr="00795949">
        <w:rPr>
          <w:rFonts w:ascii="Arial" w:eastAsia="굴림" w:hAnsi="Arial" w:cs="Arial"/>
          <w:sz w:val="22"/>
        </w:rPr>
        <w:t xml:space="preserve"> in the last calendar year (</w:t>
      </w:r>
      <w:del w:id="455" w:author="Keis" w:date="2024-09-06T10:18:00Z">
        <w:r w:rsidR="002D180B" w:rsidRPr="00552D6C" w:rsidDel="009F27DD">
          <w:rPr>
            <w:rFonts w:ascii="Arial" w:eastAsia="굴림" w:hAnsi="Arial" w:cs="Arial" w:hint="eastAsia"/>
            <w:color w:val="FF0000"/>
            <w:sz w:val="22"/>
          </w:rPr>
          <w:delText>2019</w:delText>
        </w:r>
      </w:del>
      <w:ins w:id="456"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687F447B" w14:textId="77777777" w:rsidR="005D5299" w:rsidRPr="00795949" w:rsidRDefault="005D5299" w:rsidP="002D0E30">
      <w:pPr>
        <w:pStyle w:val="a6"/>
        <w:numPr>
          <w:ilvl w:val="0"/>
          <w:numId w:val="134"/>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75730942" w14:textId="77777777" w:rsidR="005D5299" w:rsidRPr="00795949" w:rsidRDefault="005D5299" w:rsidP="00F14BA4">
      <w:pPr>
        <w:pStyle w:val="a6"/>
        <w:numPr>
          <w:ilvl w:val="0"/>
          <w:numId w:val="1020"/>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59371C5D" w14:textId="77777777" w:rsidR="005D5299" w:rsidRPr="00795949" w:rsidRDefault="005D5299" w:rsidP="00F14BA4">
      <w:pPr>
        <w:pStyle w:val="a6"/>
        <w:numPr>
          <w:ilvl w:val="0"/>
          <w:numId w:val="1020"/>
        </w:numPr>
        <w:wordWrap/>
        <w:spacing w:line="360" w:lineRule="auto"/>
        <w:ind w:leftChars="0"/>
        <w:rPr>
          <w:rFonts w:ascii="Arial" w:eastAsia="굴림" w:hAnsi="Arial" w:cs="Arial"/>
          <w:sz w:val="22"/>
        </w:rPr>
      </w:pPr>
      <w:r w:rsidRPr="00795949">
        <w:rPr>
          <w:rFonts w:ascii="Arial" w:eastAsia="굴림" w:hAnsi="Arial" w:cs="Arial"/>
          <w:sz w:val="22"/>
        </w:rPr>
        <w:t>More than 500 MW</w:t>
      </w:r>
    </w:p>
    <w:p w14:paraId="32481180" w14:textId="77777777" w:rsidR="005D5299" w:rsidRPr="00795949" w:rsidRDefault="005D5299" w:rsidP="003178A2">
      <w:pPr>
        <w:wordWrap/>
        <w:spacing w:line="360" w:lineRule="auto"/>
        <w:rPr>
          <w:rFonts w:ascii="Arial" w:eastAsia="굴림" w:hAnsi="Arial" w:cs="Arial"/>
          <w:sz w:val="22"/>
        </w:rPr>
      </w:pPr>
    </w:p>
    <w:p w14:paraId="11D41CB1" w14:textId="3EC767BD"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Bb03</w:t>
      </w:r>
      <w:r w:rsidR="001B6107" w:rsidRPr="00795949">
        <w:rPr>
          <w:rFonts w:ascii="Arial" w:eastAsia="굴림" w:hAnsi="Arial" w:cs="Arial"/>
          <w:sz w:val="22"/>
        </w:rPr>
        <w:t>6</w:t>
      </w:r>
      <w:r w:rsidRPr="00795949">
        <w:rPr>
          <w:rFonts w:ascii="Arial" w:eastAsia="굴림" w:hAnsi="Arial" w:cs="Arial"/>
          <w:sz w:val="22"/>
        </w:rPr>
        <w:t>. Did it amount to less than, about equal to or more than 1,000 MW (10,000 Korean won)</w:t>
      </w:r>
      <w:r w:rsidR="00C3032C" w:rsidRPr="00795949">
        <w:rPr>
          <w:rFonts w:ascii="Arial" w:eastAsia="굴림" w:hAnsi="Arial" w:cs="Arial"/>
          <w:sz w:val="22"/>
        </w:rPr>
        <w:t xml:space="preserve"> in the last calendar year (</w:t>
      </w:r>
      <w:del w:id="457" w:author="Keis" w:date="2024-09-06T10:18:00Z">
        <w:r w:rsidR="002D180B" w:rsidRPr="00552D6C" w:rsidDel="009F27DD">
          <w:rPr>
            <w:rFonts w:ascii="Arial" w:eastAsia="굴림" w:hAnsi="Arial" w:cs="Arial" w:hint="eastAsia"/>
            <w:color w:val="FF0000"/>
            <w:sz w:val="22"/>
          </w:rPr>
          <w:delText>2019</w:delText>
        </w:r>
      </w:del>
      <w:ins w:id="458"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115D66D4" w14:textId="77777777" w:rsidR="005D5299" w:rsidRPr="00795949" w:rsidRDefault="005D5299" w:rsidP="002D0E30">
      <w:pPr>
        <w:pStyle w:val="a6"/>
        <w:numPr>
          <w:ilvl w:val="0"/>
          <w:numId w:val="135"/>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473E9327" w14:textId="77777777" w:rsidR="005D5299" w:rsidRPr="00795949" w:rsidRDefault="005D5299" w:rsidP="00F14BA4">
      <w:pPr>
        <w:pStyle w:val="a6"/>
        <w:numPr>
          <w:ilvl w:val="0"/>
          <w:numId w:val="1021"/>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46A02B97" w14:textId="77777777" w:rsidR="005D5299" w:rsidRPr="00795949" w:rsidRDefault="005D5299" w:rsidP="00F14BA4">
      <w:pPr>
        <w:pStyle w:val="a6"/>
        <w:numPr>
          <w:ilvl w:val="0"/>
          <w:numId w:val="1021"/>
        </w:numPr>
        <w:wordWrap/>
        <w:spacing w:line="360" w:lineRule="auto"/>
        <w:ind w:leftChars="0"/>
        <w:rPr>
          <w:rFonts w:ascii="Arial" w:eastAsia="굴림" w:hAnsi="Arial" w:cs="Arial"/>
          <w:sz w:val="22"/>
        </w:rPr>
      </w:pPr>
      <w:r w:rsidRPr="00795949">
        <w:rPr>
          <w:rFonts w:ascii="Arial" w:eastAsia="굴림" w:hAnsi="Arial" w:cs="Arial"/>
          <w:sz w:val="22"/>
        </w:rPr>
        <w:t>More than 1,000 MW</w:t>
      </w:r>
    </w:p>
    <w:p w14:paraId="09B51354" w14:textId="77777777" w:rsidR="005D5299" w:rsidRPr="00795949" w:rsidRDefault="005D5299" w:rsidP="003178A2">
      <w:pPr>
        <w:wordWrap/>
        <w:spacing w:line="360" w:lineRule="auto"/>
        <w:rPr>
          <w:rFonts w:ascii="Arial" w:eastAsia="굴림" w:hAnsi="Arial" w:cs="Arial"/>
          <w:sz w:val="22"/>
        </w:rPr>
      </w:pPr>
    </w:p>
    <w:p w14:paraId="02B33E55" w14:textId="02E387FE"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Bb03</w:t>
      </w:r>
      <w:r w:rsidR="001B6107" w:rsidRPr="00795949">
        <w:rPr>
          <w:rFonts w:ascii="Arial" w:eastAsia="굴림" w:hAnsi="Arial" w:cs="Arial"/>
          <w:sz w:val="22"/>
        </w:rPr>
        <w:t>7</w:t>
      </w:r>
      <w:r w:rsidRPr="00795949">
        <w:rPr>
          <w:rFonts w:ascii="Arial" w:eastAsia="굴림" w:hAnsi="Arial" w:cs="Arial"/>
          <w:sz w:val="22"/>
        </w:rPr>
        <w:t>. Did it amount to less than, about equal to or more than 2,000 MW (10,000 Korean won)</w:t>
      </w:r>
      <w:r w:rsidR="00C3032C" w:rsidRPr="00795949">
        <w:rPr>
          <w:rFonts w:ascii="Arial" w:eastAsia="굴림" w:hAnsi="Arial" w:cs="Arial"/>
          <w:sz w:val="22"/>
        </w:rPr>
        <w:t xml:space="preserve"> in the last calendar year (</w:t>
      </w:r>
      <w:del w:id="459" w:author="Keis" w:date="2024-09-06T10:18:00Z">
        <w:r w:rsidR="002D180B" w:rsidRPr="00552D6C" w:rsidDel="009F27DD">
          <w:rPr>
            <w:rFonts w:ascii="Arial" w:eastAsia="굴림" w:hAnsi="Arial" w:cs="Arial" w:hint="eastAsia"/>
            <w:color w:val="FF0000"/>
            <w:sz w:val="22"/>
          </w:rPr>
          <w:delText>2019</w:delText>
        </w:r>
      </w:del>
      <w:ins w:id="460"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Pr="00795949">
        <w:rPr>
          <w:rFonts w:ascii="Arial" w:eastAsia="굴림" w:hAnsi="Arial" w:cs="Arial"/>
          <w:sz w:val="22"/>
        </w:rPr>
        <w:t>?</w:t>
      </w:r>
    </w:p>
    <w:p w14:paraId="316AFAED" w14:textId="77777777" w:rsidR="005D5299" w:rsidRPr="00795949" w:rsidRDefault="005D5299" w:rsidP="002D0E30">
      <w:pPr>
        <w:pStyle w:val="a6"/>
        <w:numPr>
          <w:ilvl w:val="0"/>
          <w:numId w:val="136"/>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70292AD7" w14:textId="77777777" w:rsidR="005D5299" w:rsidRPr="00795949" w:rsidRDefault="005D5299" w:rsidP="00F14BA4">
      <w:pPr>
        <w:pStyle w:val="a6"/>
        <w:numPr>
          <w:ilvl w:val="0"/>
          <w:numId w:val="1022"/>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765D7BA7" w14:textId="77777777" w:rsidR="005D5299" w:rsidRPr="00795949" w:rsidRDefault="005D5299" w:rsidP="00F14BA4">
      <w:pPr>
        <w:pStyle w:val="a6"/>
        <w:numPr>
          <w:ilvl w:val="0"/>
          <w:numId w:val="1022"/>
        </w:numPr>
        <w:wordWrap/>
        <w:spacing w:line="360" w:lineRule="auto"/>
        <w:ind w:leftChars="0"/>
        <w:rPr>
          <w:rFonts w:ascii="Arial" w:eastAsia="굴림" w:hAnsi="Arial" w:cs="Arial"/>
          <w:sz w:val="22"/>
        </w:rPr>
      </w:pPr>
      <w:r w:rsidRPr="00795949">
        <w:rPr>
          <w:rFonts w:ascii="Arial" w:eastAsia="굴림" w:hAnsi="Arial" w:cs="Arial"/>
          <w:sz w:val="22"/>
        </w:rPr>
        <w:t>More than 2,000 MW</w:t>
      </w:r>
    </w:p>
    <w:p w14:paraId="7B5DB81D" w14:textId="77777777" w:rsidR="005D5299" w:rsidRPr="00795949" w:rsidRDefault="005D5299" w:rsidP="003178A2">
      <w:pPr>
        <w:wordWrap/>
        <w:spacing w:line="360" w:lineRule="auto"/>
        <w:rPr>
          <w:rFonts w:ascii="Arial" w:eastAsia="굴림" w:hAnsi="Arial" w:cs="Arial"/>
          <w:sz w:val="22"/>
        </w:rPr>
      </w:pPr>
    </w:p>
    <w:p w14:paraId="556D39E1" w14:textId="6DE4D5F1" w:rsidR="005D4C7B" w:rsidRPr="00795949" w:rsidRDefault="00A647C0" w:rsidP="005D4C7B">
      <w:pPr>
        <w:widowControl/>
        <w:wordWrap/>
        <w:autoSpaceDE/>
        <w:spacing w:line="360" w:lineRule="auto"/>
        <w:jc w:val="left"/>
        <w:rPr>
          <w:rFonts w:ascii="Arial" w:eastAsia="굴림" w:hAnsi="Arial" w:cs="Arial"/>
          <w:sz w:val="22"/>
        </w:rPr>
      </w:pPr>
      <w:r w:rsidRPr="00795949">
        <w:rPr>
          <w:rFonts w:ascii="Arial" w:eastAsia="굴림" w:hAnsi="Arial" w:cs="Arial"/>
          <w:sz w:val="22"/>
        </w:rPr>
        <w:t>Bb03</w:t>
      </w:r>
      <w:r w:rsidR="0081702A" w:rsidRPr="00795949">
        <w:rPr>
          <w:rFonts w:ascii="Arial" w:eastAsia="굴림" w:hAnsi="Arial" w:cs="Arial"/>
          <w:sz w:val="22"/>
        </w:rPr>
        <w:t>8</w:t>
      </w:r>
      <w:r w:rsidRPr="00795949">
        <w:rPr>
          <w:rFonts w:ascii="Arial" w:eastAsia="굴림" w:hAnsi="Arial" w:cs="Arial"/>
          <w:sz w:val="22"/>
        </w:rPr>
        <w:t xml:space="preserve">. </w:t>
      </w:r>
      <w:r w:rsidR="0081702A" w:rsidRPr="00795949">
        <w:rPr>
          <w:rFonts w:ascii="Arial" w:eastAsia="굴림" w:hAnsi="Arial" w:cs="Arial"/>
          <w:kern w:val="0"/>
          <w:sz w:val="22"/>
        </w:rPr>
        <w:t xml:space="preserve">[Not live together_ Receipt of non-financial support] </w:t>
      </w:r>
      <w:r w:rsidR="005D4C7B" w:rsidRPr="00795949">
        <w:rPr>
          <w:rFonts w:ascii="Arial" w:eastAsia="굴림" w:hAnsi="Arial" w:cs="Arial"/>
          <w:sz w:val="22"/>
        </w:rPr>
        <w:t>In the last calendar year (</w:t>
      </w:r>
      <w:del w:id="461" w:author="Keis" w:date="2024-09-06T10:18:00Z">
        <w:r w:rsidR="002D180B" w:rsidRPr="00552D6C" w:rsidDel="009F27DD">
          <w:rPr>
            <w:rFonts w:ascii="Arial" w:eastAsia="굴림" w:hAnsi="Arial" w:cs="Arial" w:hint="eastAsia"/>
            <w:color w:val="FF0000"/>
            <w:sz w:val="22"/>
          </w:rPr>
          <w:delText>2019</w:delText>
        </w:r>
      </w:del>
      <w:ins w:id="462" w:author="Keis" w:date="2024-09-06T10:18:00Z">
        <w:r w:rsidR="009F27DD" w:rsidRPr="009F27DD">
          <w:rPr>
            <w:rFonts w:ascii="Arial" w:eastAsia="굴림" w:hAnsi="Arial" w:cs="Arial" w:hint="eastAsia"/>
            <w:color w:val="00B050"/>
            <w:sz w:val="22"/>
          </w:rPr>
          <w:t>2021</w:t>
        </w:r>
      </w:ins>
      <w:r w:rsidR="005D4C7B" w:rsidRPr="00795949">
        <w:rPr>
          <w:rFonts w:ascii="Arial" w:eastAsia="굴림" w:hAnsi="Arial" w:cs="Arial"/>
          <w:sz w:val="22"/>
        </w:rPr>
        <w:t xml:space="preserve">), while living separately did you receive from your parents any gifts or goods (not cash)? </w:t>
      </w:r>
    </w:p>
    <w:p w14:paraId="5A5244A1" w14:textId="77777777" w:rsidR="005D4C7B" w:rsidRPr="00795949" w:rsidRDefault="005D4C7B" w:rsidP="00D12299">
      <w:pPr>
        <w:pStyle w:val="a6"/>
        <w:numPr>
          <w:ilvl w:val="0"/>
          <w:numId w:val="1200"/>
        </w:numPr>
        <w:tabs>
          <w:tab w:val="left" w:pos="4538"/>
          <w:tab w:val="left" w:pos="5245"/>
        </w:tabs>
        <w:wordWrap/>
        <w:spacing w:line="360" w:lineRule="auto"/>
        <w:ind w:leftChars="0"/>
        <w:rPr>
          <w:rFonts w:ascii="Arial" w:eastAsia="굴림" w:hAnsi="Arial" w:cs="Arial"/>
          <w:kern w:val="0"/>
          <w:sz w:val="22"/>
        </w:rPr>
      </w:pPr>
      <w:r w:rsidRPr="00795949">
        <w:rPr>
          <w:rFonts w:ascii="Arial" w:eastAsia="굴림" w:hAnsi="Arial" w:cs="Arial"/>
          <w:sz w:val="22"/>
        </w:rPr>
        <w:t xml:space="preserve">Yes </w:t>
      </w:r>
      <w:r w:rsidRPr="00795949">
        <w:rPr>
          <w:rFonts w:ascii="Arial" w:eastAsia="굴림" w:hAnsi="Arial" w:cs="Arial"/>
          <w:kern w:val="0"/>
          <w:sz w:val="22"/>
        </w:rPr>
        <w:t>→Go to Bb039</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Bb041</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211FB0CD" w14:textId="7EF06101" w:rsidR="005D5299" w:rsidRPr="00795949" w:rsidRDefault="005D4C7B" w:rsidP="003178A2">
      <w:pPr>
        <w:wordWrap/>
        <w:spacing w:line="360" w:lineRule="auto"/>
        <w:rPr>
          <w:rFonts w:ascii="Arial" w:eastAsia="굴림" w:hAnsi="Arial" w:cs="Arial"/>
          <w:sz w:val="22"/>
        </w:rPr>
      </w:pPr>
      <w:r w:rsidRPr="00795949">
        <w:rPr>
          <w:rFonts w:ascii="Arial" w:eastAsia="굴림" w:hAnsi="Arial" w:cs="Arial"/>
          <w:sz w:val="22"/>
        </w:rPr>
        <w:t xml:space="preserve">Bb039. </w:t>
      </w:r>
      <w:r w:rsidRPr="00795949">
        <w:rPr>
          <w:rFonts w:ascii="Arial" w:eastAsia="굴림" w:hAnsi="Arial" w:cs="Arial"/>
          <w:kern w:val="0"/>
          <w:sz w:val="22"/>
        </w:rPr>
        <w:t xml:space="preserve">[Not 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non-financial support] </w:t>
      </w:r>
      <w:r w:rsidR="0024715C" w:rsidRPr="00795949">
        <w:rPr>
          <w:rFonts w:ascii="Arial" w:eastAsia="굴림" w:hAnsi="Arial" w:cs="Arial"/>
          <w:kern w:val="0"/>
          <w:sz w:val="22"/>
        </w:rPr>
        <w:t>Then, w</w:t>
      </w:r>
      <w:r w:rsidR="00A647C0" w:rsidRPr="00795949">
        <w:rPr>
          <w:rFonts w:ascii="Arial" w:eastAsia="굴림" w:hAnsi="Arial" w:cs="Arial"/>
          <w:sz w:val="22"/>
        </w:rPr>
        <w:t xml:space="preserve">hat was the type of </w:t>
      </w:r>
      <w:r w:rsidR="00647090" w:rsidRPr="00795949">
        <w:rPr>
          <w:rFonts w:ascii="Arial" w:eastAsia="굴림" w:hAnsi="Arial" w:cs="Arial"/>
          <w:sz w:val="22"/>
        </w:rPr>
        <w:t>non</w:t>
      </w:r>
      <w:r w:rsidR="00647090" w:rsidRPr="00795949">
        <w:rPr>
          <w:rFonts w:ascii="Cambria Math" w:eastAsia="굴림" w:hAnsi="Cambria Math" w:cs="Cambria Math"/>
          <w:sz w:val="22"/>
        </w:rPr>
        <w:t>‐</w:t>
      </w:r>
      <w:r w:rsidR="00647090" w:rsidRPr="00795949">
        <w:rPr>
          <w:rFonts w:ascii="Arial" w:eastAsia="굴림" w:hAnsi="Arial" w:cs="Arial"/>
          <w:sz w:val="22"/>
        </w:rPr>
        <w:t xml:space="preserve">financial support </w:t>
      </w:r>
      <w:r w:rsidR="005D5299" w:rsidRPr="00795949">
        <w:rPr>
          <w:rFonts w:ascii="Arial" w:eastAsia="굴림" w:hAnsi="Arial" w:cs="Arial"/>
          <w:sz w:val="22"/>
        </w:rPr>
        <w:t>you received from your parents</w:t>
      </w:r>
      <w:r w:rsidR="00C3032C" w:rsidRPr="00795949">
        <w:rPr>
          <w:rFonts w:ascii="Arial" w:eastAsia="굴림" w:hAnsi="Arial" w:cs="Arial"/>
          <w:sz w:val="22"/>
        </w:rPr>
        <w:t xml:space="preserve"> in the last calendar year (</w:t>
      </w:r>
      <w:del w:id="463" w:author="Keis" w:date="2024-09-06T10:18:00Z">
        <w:r w:rsidR="002D180B" w:rsidRPr="00552D6C" w:rsidDel="009F27DD">
          <w:rPr>
            <w:rFonts w:ascii="Arial" w:eastAsia="굴림" w:hAnsi="Arial" w:cs="Arial" w:hint="eastAsia"/>
            <w:color w:val="FF0000"/>
            <w:sz w:val="22"/>
          </w:rPr>
          <w:delText>2019</w:delText>
        </w:r>
      </w:del>
      <w:ins w:id="464" w:author="Keis" w:date="2024-09-06T10:18:00Z">
        <w:r w:rsidR="009F27DD" w:rsidRPr="009F27DD">
          <w:rPr>
            <w:rFonts w:ascii="Arial" w:eastAsia="굴림" w:hAnsi="Arial" w:cs="Arial" w:hint="eastAsia"/>
            <w:color w:val="00B050"/>
            <w:sz w:val="22"/>
          </w:rPr>
          <w:t>2021</w:t>
        </w:r>
      </w:ins>
      <w:r w:rsidR="00C3032C" w:rsidRPr="00795949">
        <w:rPr>
          <w:rFonts w:ascii="Arial" w:eastAsia="굴림" w:hAnsi="Arial" w:cs="Arial"/>
          <w:sz w:val="22"/>
        </w:rPr>
        <w:t>)</w:t>
      </w:r>
      <w:r w:rsidR="005D5299" w:rsidRPr="00795949">
        <w:rPr>
          <w:rFonts w:ascii="Arial" w:eastAsia="굴림" w:hAnsi="Arial" w:cs="Arial"/>
          <w:sz w:val="22"/>
        </w:rPr>
        <w:t>?</w:t>
      </w:r>
      <w:r w:rsidR="00061CFC" w:rsidRPr="00795949">
        <w:rPr>
          <w:rFonts w:ascii="Arial" w:eastAsia="굴림" w:hAnsi="Arial" w:cs="Arial"/>
          <w:sz w:val="22"/>
        </w:rPr>
        <w:t xml:space="preserve"> </w:t>
      </w:r>
      <w:r w:rsidR="002047C1" w:rsidRPr="00795949">
        <w:rPr>
          <w:rFonts w:ascii="Arial" w:eastAsia="굴림" w:hAnsi="Arial" w:cs="Arial"/>
          <w:kern w:val="0"/>
          <w:sz w:val="22"/>
        </w:rPr>
        <w:t xml:space="preserve">Choose all that apply. </w:t>
      </w:r>
      <w:r w:rsidR="00A647C0" w:rsidRPr="00795949">
        <w:rPr>
          <w:rFonts w:ascii="Arial" w:eastAsia="굴림" w:hAnsi="Arial" w:cs="Arial"/>
          <w:sz w:val="22"/>
        </w:rPr>
        <w:t>(S</w:t>
      </w:r>
      <w:r w:rsidR="005D5299" w:rsidRPr="00795949">
        <w:rPr>
          <w:rFonts w:ascii="Arial" w:eastAsia="굴림" w:hAnsi="Arial" w:cs="Arial"/>
          <w:sz w:val="22"/>
        </w:rPr>
        <w:t>elect multiple responses</w:t>
      </w:r>
      <w:r w:rsidR="00A647C0" w:rsidRPr="00795949">
        <w:rPr>
          <w:rFonts w:ascii="Arial" w:eastAsia="굴림" w:hAnsi="Arial" w:cs="Arial"/>
          <w:sz w:val="22"/>
        </w:rPr>
        <w:t>.</w:t>
      </w:r>
      <w:r w:rsidR="005D5299" w:rsidRPr="00795949">
        <w:rPr>
          <w:rFonts w:ascii="Arial" w:eastAsia="굴림" w:hAnsi="Arial" w:cs="Arial"/>
          <w:sz w:val="22"/>
        </w:rPr>
        <w:t>)</w:t>
      </w:r>
    </w:p>
    <w:p w14:paraId="57CE79EB" w14:textId="77777777" w:rsidR="005D5299" w:rsidRPr="00795949" w:rsidRDefault="004B58A3"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w:t>
      </w:r>
      <w:r w:rsidR="000F5D5E" w:rsidRPr="00795949">
        <w:rPr>
          <w:rFonts w:ascii="Arial" w:eastAsia="굴림" w:hAnsi="Arial" w:cs="Arial"/>
          <w:sz w:val="22"/>
        </w:rPr>
        <w:t xml:space="preserve"> </w:t>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5D4C7B" w:rsidRPr="00795949">
        <w:rPr>
          <w:rFonts w:ascii="Arial" w:eastAsia="굴림" w:hAnsi="Arial" w:cs="Arial"/>
          <w:sz w:val="22"/>
        </w:rPr>
        <w:t>→Go to Bb041</w:t>
      </w:r>
    </w:p>
    <w:p w14:paraId="27281738" w14:textId="77777777" w:rsidR="005D5299" w:rsidRPr="00795949" w:rsidRDefault="005D5299"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Health</w:t>
      </w:r>
      <w:r w:rsidRPr="00795949">
        <w:rPr>
          <w:rFonts w:ascii="Cambria Math" w:eastAsia="굴림" w:hAnsi="Cambria Math" w:cs="Cambria Math"/>
          <w:sz w:val="22"/>
        </w:rPr>
        <w:t>‐</w:t>
      </w:r>
      <w:r w:rsidRPr="00795949">
        <w:rPr>
          <w:rFonts w:ascii="Arial" w:eastAsia="굴림" w:hAnsi="Arial" w:cs="Arial"/>
          <w:sz w:val="22"/>
        </w:rPr>
        <w:t>related prod</w:t>
      </w:r>
      <w:r w:rsidR="004B58A3" w:rsidRPr="00795949">
        <w:rPr>
          <w:rFonts w:ascii="Arial" w:eastAsia="굴림" w:hAnsi="Arial" w:cs="Arial"/>
          <w:sz w:val="22"/>
        </w:rPr>
        <w:t>ucts (e.g.</w:t>
      </w:r>
      <w:r w:rsidR="003B7411" w:rsidRPr="00795949">
        <w:rPr>
          <w:rFonts w:ascii="Arial" w:eastAsia="굴림" w:hAnsi="Arial" w:cs="Arial"/>
          <w:sz w:val="22"/>
        </w:rPr>
        <w:t xml:space="preserve"> vitamins, equipment</w:t>
      </w:r>
      <w:r w:rsidRPr="00795949">
        <w:rPr>
          <w:rFonts w:ascii="Arial" w:eastAsia="굴림" w:hAnsi="Arial" w:cs="Arial"/>
          <w:sz w:val="22"/>
        </w:rPr>
        <w:t>, etc</w:t>
      </w:r>
      <w:r w:rsidR="00C3032C" w:rsidRPr="00795949">
        <w:rPr>
          <w:rFonts w:ascii="Arial" w:eastAsia="굴림" w:hAnsi="Arial" w:cs="Arial"/>
          <w:sz w:val="22"/>
        </w:rPr>
        <w:t>.</w:t>
      </w:r>
      <w:r w:rsidRPr="00795949">
        <w:rPr>
          <w:rFonts w:ascii="Arial" w:eastAsia="굴림" w:hAnsi="Arial" w:cs="Arial"/>
          <w:sz w:val="22"/>
        </w:rPr>
        <w:t>)</w:t>
      </w:r>
      <w:r w:rsidR="000F5D5E" w:rsidRPr="00795949">
        <w:rPr>
          <w:rFonts w:ascii="Arial" w:eastAsia="굴림" w:hAnsi="Arial" w:cs="Arial"/>
          <w:sz w:val="22"/>
        </w:rPr>
        <w:t xml:space="preserve"> </w:t>
      </w:r>
      <w:r w:rsidR="00647090" w:rsidRPr="00795949">
        <w:rPr>
          <w:rFonts w:ascii="Arial" w:eastAsia="굴림" w:hAnsi="Arial" w:cs="Arial"/>
          <w:sz w:val="22"/>
        </w:rPr>
        <w:tab/>
      </w:r>
      <w:r w:rsidR="005D4C7B" w:rsidRPr="00795949">
        <w:rPr>
          <w:rFonts w:ascii="Arial" w:eastAsia="굴림" w:hAnsi="Arial" w:cs="Arial"/>
          <w:sz w:val="22"/>
        </w:rPr>
        <w:t>→Go to Bb041</w:t>
      </w:r>
    </w:p>
    <w:p w14:paraId="480F99EF" w14:textId="77777777" w:rsidR="005D5299" w:rsidRPr="00795949" w:rsidRDefault="005D5299"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Household items</w:t>
      </w:r>
      <w:r w:rsidR="000F5D5E" w:rsidRPr="00795949">
        <w:rPr>
          <w:rFonts w:ascii="Arial" w:eastAsia="굴림" w:hAnsi="Arial" w:cs="Arial"/>
          <w:sz w:val="22"/>
        </w:rPr>
        <w:t xml:space="preserve"> </w:t>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5D4C7B" w:rsidRPr="00795949">
        <w:rPr>
          <w:rFonts w:ascii="Arial" w:eastAsia="굴림" w:hAnsi="Arial" w:cs="Arial"/>
          <w:sz w:val="22"/>
        </w:rPr>
        <w:t>→Go to Bb041</w:t>
      </w:r>
    </w:p>
    <w:p w14:paraId="19913075" w14:textId="77777777" w:rsidR="005D5299" w:rsidRPr="00795949" w:rsidRDefault="005D5299"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Electronics</w:t>
      </w:r>
      <w:r w:rsidR="000F5D5E" w:rsidRPr="00795949">
        <w:rPr>
          <w:rFonts w:ascii="Arial" w:eastAsia="굴림" w:hAnsi="Arial" w:cs="Arial"/>
          <w:sz w:val="22"/>
        </w:rPr>
        <w:t xml:space="preserve"> </w:t>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5D4C7B" w:rsidRPr="00795949">
        <w:rPr>
          <w:rFonts w:ascii="Arial" w:eastAsia="굴림" w:hAnsi="Arial" w:cs="Arial"/>
          <w:sz w:val="22"/>
        </w:rPr>
        <w:t>→Go to Bb041</w:t>
      </w:r>
    </w:p>
    <w:p w14:paraId="71FCA8AE" w14:textId="77777777" w:rsidR="005D5299" w:rsidRPr="00795949" w:rsidRDefault="005D5299"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lastRenderedPageBreak/>
        <w:t>Dining out and food</w:t>
      </w:r>
      <w:r w:rsidR="000F5D5E" w:rsidRPr="00795949">
        <w:rPr>
          <w:rFonts w:ascii="Arial" w:eastAsia="굴림" w:hAnsi="Arial" w:cs="Arial"/>
          <w:sz w:val="22"/>
        </w:rPr>
        <w:t xml:space="preserve"> </w:t>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647090" w:rsidRPr="00795949">
        <w:rPr>
          <w:rFonts w:ascii="Arial" w:eastAsia="굴림" w:hAnsi="Arial" w:cs="Arial"/>
          <w:sz w:val="22"/>
        </w:rPr>
        <w:tab/>
      </w:r>
      <w:r w:rsidR="005D4C7B" w:rsidRPr="00795949">
        <w:rPr>
          <w:rFonts w:ascii="Arial" w:eastAsia="굴림" w:hAnsi="Arial" w:cs="Arial"/>
          <w:sz w:val="22"/>
        </w:rPr>
        <w:t>→Go to Bb041</w:t>
      </w:r>
    </w:p>
    <w:p w14:paraId="04E0138D" w14:textId="77777777" w:rsidR="000C2035" w:rsidRPr="00795949" w:rsidRDefault="00BD150A"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Clothes</w:t>
      </w:r>
      <w:r w:rsidR="000C2035" w:rsidRPr="00795949">
        <w:rPr>
          <w:rFonts w:ascii="Arial" w:eastAsia="굴림" w:hAnsi="Arial" w:cs="Arial"/>
          <w:sz w:val="22"/>
        </w:rPr>
        <w:t xml:space="preserve"> and shoes</w:t>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t>→Go to Bb041</w:t>
      </w:r>
    </w:p>
    <w:p w14:paraId="235AB0E9" w14:textId="77777777" w:rsidR="005D5299" w:rsidRPr="00795949" w:rsidRDefault="005D5299" w:rsidP="002D0E30">
      <w:pPr>
        <w:pStyle w:val="a6"/>
        <w:numPr>
          <w:ilvl w:val="0"/>
          <w:numId w:val="138"/>
        </w:numPr>
        <w:wordWrap/>
        <w:spacing w:line="360" w:lineRule="auto"/>
        <w:ind w:leftChars="0"/>
        <w:rPr>
          <w:rFonts w:ascii="Arial" w:eastAsia="굴림" w:hAnsi="Arial" w:cs="Arial"/>
          <w:sz w:val="22"/>
        </w:rPr>
      </w:pPr>
      <w:r w:rsidRPr="00795949">
        <w:rPr>
          <w:rFonts w:ascii="Arial" w:eastAsia="굴림" w:hAnsi="Arial" w:cs="Arial"/>
          <w:sz w:val="22"/>
        </w:rPr>
        <w:t>Other</w:t>
      </w:r>
      <w:r w:rsidR="00A647C0" w:rsidRPr="00795949">
        <w:rPr>
          <w:rFonts w:ascii="Arial" w:eastAsia="굴림" w:hAnsi="Arial" w:cs="Arial"/>
          <w:sz w:val="22"/>
        </w:rPr>
        <w:t>s</w:t>
      </w:r>
      <w:r w:rsidR="005D4C7B" w:rsidRPr="00795949">
        <w:rPr>
          <w:rFonts w:ascii="Arial" w:eastAsia="굴림" w:hAnsi="Arial" w:cs="Arial"/>
          <w:sz w:val="22"/>
        </w:rPr>
        <w:tab/>
      </w:r>
      <w:r w:rsidR="005D4C7B" w:rsidRPr="00795949">
        <w:rPr>
          <w:rFonts w:ascii="Arial" w:eastAsia="굴림" w:hAnsi="Arial" w:cs="Arial"/>
          <w:sz w:val="22"/>
        </w:rPr>
        <w:tab/>
      </w:r>
      <w:r w:rsidR="005D4C7B" w:rsidRPr="00795949">
        <w:rPr>
          <w:rFonts w:ascii="Arial" w:eastAsia="굴림" w:hAnsi="Arial" w:cs="Arial"/>
          <w:sz w:val="22"/>
        </w:rPr>
        <w:tab/>
      </w:r>
      <w:r w:rsidR="005D4C7B" w:rsidRPr="00795949">
        <w:rPr>
          <w:rFonts w:ascii="Arial" w:eastAsia="굴림" w:hAnsi="Arial" w:cs="Arial"/>
          <w:sz w:val="22"/>
        </w:rPr>
        <w:tab/>
      </w:r>
      <w:r w:rsidR="005D4C7B" w:rsidRPr="00795949">
        <w:rPr>
          <w:rFonts w:ascii="Arial" w:eastAsia="굴림" w:hAnsi="Arial" w:cs="Arial"/>
          <w:sz w:val="22"/>
        </w:rPr>
        <w:tab/>
      </w:r>
      <w:r w:rsidR="005D4C7B" w:rsidRPr="00795949">
        <w:rPr>
          <w:rFonts w:ascii="Arial" w:eastAsia="굴림" w:hAnsi="Arial" w:cs="Arial"/>
          <w:sz w:val="22"/>
        </w:rPr>
        <w:tab/>
      </w:r>
      <w:r w:rsidR="005D4C7B" w:rsidRPr="00795949">
        <w:rPr>
          <w:rFonts w:ascii="Arial" w:eastAsia="굴림" w:hAnsi="Arial" w:cs="Arial"/>
          <w:sz w:val="22"/>
        </w:rPr>
        <w:tab/>
        <w:t>→Go to Bb040</w:t>
      </w:r>
    </w:p>
    <w:p w14:paraId="6941A652" w14:textId="77777777" w:rsidR="005D5299" w:rsidRPr="00795949" w:rsidRDefault="005D5299" w:rsidP="003178A2">
      <w:pPr>
        <w:wordWrap/>
        <w:spacing w:line="360" w:lineRule="auto"/>
        <w:rPr>
          <w:rFonts w:ascii="Arial" w:eastAsia="굴림" w:hAnsi="Arial" w:cs="Arial"/>
          <w:sz w:val="22"/>
        </w:rPr>
      </w:pPr>
    </w:p>
    <w:p w14:paraId="1696832A" w14:textId="77777777" w:rsidR="005D5299" w:rsidRPr="00795949" w:rsidRDefault="005D4C7B" w:rsidP="003178A2">
      <w:pPr>
        <w:wordWrap/>
        <w:spacing w:line="360" w:lineRule="auto"/>
        <w:rPr>
          <w:rFonts w:ascii="Arial" w:eastAsia="굴림" w:hAnsi="Arial" w:cs="Arial"/>
          <w:sz w:val="22"/>
        </w:rPr>
      </w:pPr>
      <w:r w:rsidRPr="00795949">
        <w:rPr>
          <w:rFonts w:ascii="Arial" w:eastAsia="굴림" w:hAnsi="Arial" w:cs="Arial"/>
          <w:sz w:val="22"/>
        </w:rPr>
        <w:t>Bb040</w:t>
      </w:r>
      <w:r w:rsidR="005D5299" w:rsidRPr="00795949">
        <w:rPr>
          <w:rFonts w:ascii="Arial" w:eastAsia="굴림" w:hAnsi="Arial" w:cs="Arial"/>
          <w:sz w:val="22"/>
        </w:rPr>
        <w:t xml:space="preserve">. </w:t>
      </w:r>
      <w:r w:rsidR="00533EEB" w:rsidRPr="00795949">
        <w:rPr>
          <w:rFonts w:ascii="Arial" w:eastAsia="굴림" w:hAnsi="Arial" w:cs="Arial"/>
          <w:sz w:val="22"/>
        </w:rPr>
        <w:t>If others, please specify</w:t>
      </w:r>
      <w:r w:rsidR="005D5299" w:rsidRPr="00795949">
        <w:rPr>
          <w:rFonts w:ascii="Arial" w:eastAsia="굴림" w:hAnsi="Arial" w:cs="Arial"/>
          <w:sz w:val="22"/>
        </w:rPr>
        <w:t>.</w:t>
      </w:r>
    </w:p>
    <w:p w14:paraId="2732A0E6" w14:textId="77777777" w:rsidR="00647090" w:rsidRPr="00795949" w:rsidRDefault="00647090" w:rsidP="003178A2">
      <w:pPr>
        <w:wordWrap/>
        <w:spacing w:line="360" w:lineRule="auto"/>
        <w:rPr>
          <w:rFonts w:ascii="Arial" w:eastAsia="굴림" w:hAnsi="Arial" w:cs="Arial"/>
          <w:sz w:val="22"/>
        </w:rPr>
      </w:pPr>
      <w:r w:rsidRPr="00795949">
        <w:rPr>
          <w:rFonts w:ascii="Arial" w:eastAsia="굴림" w:hAnsi="Arial" w:cs="Arial"/>
          <w:sz w:val="22"/>
        </w:rPr>
        <w:tab/>
        <w:t xml:space="preserve">_______________________________ </w:t>
      </w:r>
    </w:p>
    <w:p w14:paraId="5C536BB3" w14:textId="77777777" w:rsidR="00287132" w:rsidRPr="00795949" w:rsidRDefault="00287132" w:rsidP="003178A2">
      <w:pPr>
        <w:widowControl/>
        <w:wordWrap/>
        <w:autoSpaceDE/>
        <w:autoSpaceDN/>
        <w:spacing w:line="360" w:lineRule="auto"/>
        <w:jc w:val="left"/>
        <w:rPr>
          <w:rFonts w:ascii="Arial" w:eastAsia="굴림" w:hAnsi="Arial" w:cs="Arial"/>
          <w:sz w:val="22"/>
        </w:rPr>
      </w:pPr>
    </w:p>
    <w:p w14:paraId="07578B32" w14:textId="66C66E34" w:rsidR="00787E14" w:rsidRPr="00795949" w:rsidRDefault="00DA260D" w:rsidP="003178A2">
      <w:pPr>
        <w:wordWrap/>
        <w:spacing w:line="360" w:lineRule="auto"/>
        <w:rPr>
          <w:rFonts w:ascii="Arial" w:eastAsia="굴림" w:hAnsi="Arial" w:cs="Arial"/>
          <w:sz w:val="22"/>
        </w:rPr>
      </w:pPr>
      <w:r w:rsidRPr="00795949">
        <w:rPr>
          <w:rFonts w:ascii="Arial" w:eastAsia="굴림" w:hAnsi="Arial" w:cs="Arial"/>
          <w:sz w:val="22"/>
        </w:rPr>
        <w:t>Bb041</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together_ Offer of regular financial support] </w:t>
      </w:r>
      <w:r w:rsidR="00787E14" w:rsidRPr="00795949">
        <w:rPr>
          <w:rFonts w:ascii="Arial" w:eastAsia="굴림" w:hAnsi="Arial" w:cs="Arial"/>
          <w:sz w:val="22"/>
        </w:rPr>
        <w:t>In the last calendar year (</w:t>
      </w:r>
      <w:del w:id="465" w:author="Keis" w:date="2024-09-06T10:18:00Z">
        <w:r w:rsidR="00016A16" w:rsidRPr="00552D6C" w:rsidDel="009F27DD">
          <w:rPr>
            <w:rFonts w:ascii="Arial" w:eastAsia="굴림" w:hAnsi="Arial" w:cs="Arial" w:hint="eastAsia"/>
            <w:color w:val="FF0000"/>
            <w:sz w:val="22"/>
          </w:rPr>
          <w:delText>2019</w:delText>
        </w:r>
      </w:del>
      <w:ins w:id="466" w:author="Keis" w:date="2024-09-06T10:18:00Z">
        <w:r w:rsidR="009F27DD" w:rsidRPr="009F27DD">
          <w:rPr>
            <w:rFonts w:ascii="Arial" w:eastAsia="굴림" w:hAnsi="Arial" w:cs="Arial" w:hint="eastAsia"/>
            <w:color w:val="00B050"/>
            <w:sz w:val="22"/>
          </w:rPr>
          <w:t>2021</w:t>
        </w:r>
      </w:ins>
      <w:r w:rsidR="00787E14" w:rsidRPr="00795949">
        <w:rPr>
          <w:rFonts w:ascii="Arial" w:eastAsia="굴림" w:hAnsi="Arial" w:cs="Arial"/>
          <w:sz w:val="22"/>
        </w:rPr>
        <w:t>), while living separately did you give to your parents any financial support such as pocket money, living expenses or medical expenses</w:t>
      </w:r>
      <w:r w:rsidRPr="00795949">
        <w:rPr>
          <w:rFonts w:ascii="Arial" w:eastAsia="굴림" w:hAnsi="Arial" w:cs="Arial"/>
          <w:sz w:val="22"/>
        </w:rPr>
        <w:t>?</w:t>
      </w:r>
    </w:p>
    <w:p w14:paraId="4483B67C" w14:textId="77777777" w:rsidR="00DA260D" w:rsidRPr="001D19F6" w:rsidRDefault="00DA260D" w:rsidP="00D12299">
      <w:pPr>
        <w:pStyle w:val="a6"/>
        <w:numPr>
          <w:ilvl w:val="0"/>
          <w:numId w:val="1201"/>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Bb042</w:t>
      </w:r>
      <w:r w:rsidRPr="00795949">
        <w:rPr>
          <w:rFonts w:ascii="Arial" w:eastAsia="굴림" w:hAnsi="Arial" w:cs="Arial"/>
          <w:sz w:val="22"/>
        </w:rPr>
        <w:tab/>
      </w:r>
      <w:r w:rsidRPr="00795949">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Bb049</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1D19F6" w14:paraId="607AEE88" w14:textId="77777777" w:rsidTr="00DA260D">
        <w:tc>
          <w:tcPr>
            <w:tcW w:w="9356" w:type="dxa"/>
          </w:tcPr>
          <w:p w14:paraId="0BFC8B2B" w14:textId="77777777" w:rsidR="00DA260D" w:rsidRPr="001D19F6" w:rsidRDefault="00DA260D" w:rsidP="00DA260D">
            <w:pPr>
              <w:wordWrap/>
              <w:spacing w:before="240"/>
              <w:rPr>
                <w:rFonts w:ascii="Arial" w:eastAsia="굴림" w:hAnsi="Arial" w:cs="Arial"/>
                <w:b/>
                <w:szCs w:val="20"/>
              </w:rPr>
            </w:pPr>
            <w:r w:rsidRPr="001D19F6">
              <w:rPr>
                <w:rFonts w:ascii="Arial" w:eastAsia="굴림" w:hAnsi="Arial" w:cs="Arial"/>
                <w:b/>
                <w:szCs w:val="20"/>
              </w:rPr>
              <w:t>[</w:t>
            </w:r>
            <w:r w:rsidRPr="001D19F6">
              <w:rPr>
                <w:rFonts w:ascii="Arial" w:eastAsia="굴림" w:hAnsi="Arial" w:cs="Arial"/>
                <w:szCs w:val="20"/>
              </w:rPr>
              <w:t>IWER</w:t>
            </w:r>
            <w:r w:rsidRPr="001D19F6">
              <w:rPr>
                <w:rFonts w:ascii="Arial" w:eastAsia="굴림" w:hAnsi="Arial" w:cs="Arial"/>
                <w:b/>
                <w:szCs w:val="20"/>
              </w:rPr>
              <w:t xml:space="preserve">] </w:t>
            </w:r>
          </w:p>
          <w:p w14:paraId="7273951C" w14:textId="77777777" w:rsidR="00DA260D" w:rsidRPr="001D19F6" w:rsidRDefault="00DA260D" w:rsidP="008F3943">
            <w:pPr>
              <w:wordWrap/>
              <w:ind w:left="196" w:hangingChars="100" w:hanging="196"/>
              <w:rPr>
                <w:rFonts w:ascii="Arial" w:eastAsia="굴림" w:hAnsi="Arial" w:cs="Arial"/>
                <w:b/>
                <w:szCs w:val="20"/>
              </w:rPr>
            </w:pPr>
            <w:r w:rsidRPr="001D19F6">
              <w:rPr>
                <w:rFonts w:ascii="Arial" w:eastAsia="굴림" w:hAnsi="Arial" w:cs="Arial"/>
                <w:b/>
                <w:szCs w:val="20"/>
              </w:rPr>
              <w:t>&lt;Regular support/ occasional support&gt;</w:t>
            </w:r>
          </w:p>
          <w:p w14:paraId="572C3E9E" w14:textId="77777777" w:rsidR="00DA260D" w:rsidRPr="001D19F6" w:rsidRDefault="00DA260D"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Regular support: monetary transfer regularly repeated in a certain time interval (e.g. each month, every two months) </w:t>
            </w:r>
          </w:p>
          <w:p w14:paraId="576B1F85" w14:textId="77777777" w:rsidR="00DA260D" w:rsidRPr="001D19F6" w:rsidRDefault="00DA260D" w:rsidP="002D0E30">
            <w:pPr>
              <w:pStyle w:val="a6"/>
              <w:numPr>
                <w:ilvl w:val="0"/>
                <w:numId w:val="64"/>
              </w:numPr>
              <w:wordWrap/>
              <w:ind w:leftChars="0"/>
              <w:rPr>
                <w:rFonts w:ascii="Arial" w:eastAsia="굴림" w:hAnsi="Arial" w:cs="Arial"/>
                <w:szCs w:val="20"/>
              </w:rPr>
            </w:pPr>
            <w:r w:rsidRPr="001D19F6">
              <w:rPr>
                <w:rFonts w:ascii="Arial" w:eastAsia="굴림" w:hAnsi="Arial" w:cs="Arial"/>
                <w:szCs w:val="20"/>
              </w:rPr>
              <w:t xml:space="preserve">Occasional support: monetary transfer irregularly occurred </w:t>
            </w:r>
            <w:r w:rsidR="0052190D" w:rsidRPr="001D19F6">
              <w:rPr>
                <w:rFonts w:ascii="Arial" w:eastAsia="굴림" w:hAnsi="Arial" w:cs="Arial"/>
                <w:szCs w:val="20"/>
              </w:rPr>
              <w:t>exc</w:t>
            </w:r>
            <w:r w:rsidRPr="001D19F6">
              <w:rPr>
                <w:rFonts w:ascii="Arial" w:eastAsia="굴림" w:hAnsi="Arial" w:cs="Arial"/>
                <w:szCs w:val="20"/>
              </w:rPr>
              <w:t xml:space="preserve">ept birthday allowance or holiday allowances (e.g. paying for medical bills, schooling, occasional allowances) </w:t>
            </w:r>
          </w:p>
          <w:p w14:paraId="43A50F47" w14:textId="77777777" w:rsidR="00DA260D" w:rsidRPr="001D19F6" w:rsidRDefault="00DA260D"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2E47E817" w14:textId="77777777" w:rsidR="00DA260D" w:rsidRPr="001D19F6" w:rsidRDefault="00DA260D" w:rsidP="002D0E30">
            <w:pPr>
              <w:pStyle w:val="a6"/>
              <w:numPr>
                <w:ilvl w:val="0"/>
                <w:numId w:val="65"/>
              </w:numPr>
              <w:wordWrap/>
              <w:ind w:leftChars="0"/>
              <w:rPr>
                <w:rFonts w:ascii="Arial" w:eastAsia="굴림" w:hAnsi="Arial" w:cs="Arial"/>
                <w:szCs w:val="20"/>
              </w:rPr>
            </w:pPr>
            <w:r w:rsidRPr="001D19F6">
              <w:rPr>
                <w:rFonts w:ascii="Arial" w:eastAsia="굴림" w:hAnsi="Arial" w:cs="Arial"/>
                <w:szCs w:val="20"/>
              </w:rPr>
              <w:t>Financial support: receiving cash or helping pay bills, or covering specific costs for medical care, insurance, schooling, down payment for a home or rent, etc.</w:t>
            </w:r>
          </w:p>
          <w:p w14:paraId="179F9745" w14:textId="77777777" w:rsidR="00DA260D" w:rsidRPr="001D19F6" w:rsidRDefault="00DA260D" w:rsidP="002D0E30">
            <w:pPr>
              <w:pStyle w:val="a6"/>
              <w:numPr>
                <w:ilvl w:val="0"/>
                <w:numId w:val="65"/>
              </w:numPr>
              <w:wordWrap/>
              <w:spacing w:after="240"/>
              <w:ind w:leftChars="0"/>
              <w:rPr>
                <w:rFonts w:ascii="Arial" w:eastAsia="굴림" w:hAnsi="Arial" w:cs="Arial"/>
                <w:sz w:val="22"/>
              </w:rPr>
            </w:pPr>
            <w:r w:rsidRPr="001D19F6">
              <w:rPr>
                <w:rFonts w:ascii="Arial" w:eastAsia="굴림" w:hAnsi="Arial" w:cs="Arial"/>
                <w:szCs w:val="20"/>
              </w:rPr>
              <w:t>Non-financial support: gifts or goods (e.g. food, clothes etc.) received</w:t>
            </w:r>
            <w:r w:rsidRPr="001D19F6">
              <w:rPr>
                <w:rFonts w:ascii="Arial" w:eastAsia="굴림" w:hAnsi="Arial" w:cs="Arial"/>
                <w:sz w:val="22"/>
              </w:rPr>
              <w:t xml:space="preserve"> </w:t>
            </w:r>
          </w:p>
        </w:tc>
      </w:tr>
    </w:tbl>
    <w:p w14:paraId="671DC7A6" w14:textId="77777777" w:rsidR="00DA260D" w:rsidRPr="001D19F6" w:rsidRDefault="00DA260D" w:rsidP="000C3127">
      <w:pPr>
        <w:wordWrap/>
        <w:spacing w:line="276" w:lineRule="auto"/>
        <w:rPr>
          <w:rFonts w:ascii="Arial" w:eastAsia="굴림" w:hAnsi="Arial" w:cs="Arial"/>
          <w:b/>
          <w:sz w:val="22"/>
        </w:rPr>
      </w:pPr>
    </w:p>
    <w:p w14:paraId="7C8108E3" w14:textId="657EB10E" w:rsidR="000507CB" w:rsidRPr="00795949" w:rsidRDefault="005D5299" w:rsidP="003178A2">
      <w:pPr>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2</w:t>
      </w:r>
      <w:r w:rsidRPr="00795949">
        <w:rPr>
          <w:rFonts w:ascii="Arial" w:eastAsia="굴림" w:hAnsi="Arial" w:cs="Arial"/>
          <w:sz w:val="22"/>
        </w:rPr>
        <w:t xml:space="preserve">. </w:t>
      </w:r>
      <w:r w:rsidR="00DA260D" w:rsidRPr="00795949">
        <w:rPr>
          <w:rFonts w:ascii="Arial" w:eastAsia="굴림" w:hAnsi="Arial" w:cs="Arial"/>
          <w:kern w:val="0"/>
          <w:sz w:val="22"/>
        </w:rPr>
        <w:t xml:space="preserve">[Not live </w:t>
      </w:r>
      <w:proofErr w:type="spellStart"/>
      <w:r w:rsidR="00DA260D" w:rsidRPr="00795949">
        <w:rPr>
          <w:rFonts w:ascii="Arial" w:eastAsia="굴림" w:hAnsi="Arial" w:cs="Arial"/>
          <w:kern w:val="0"/>
          <w:sz w:val="22"/>
        </w:rPr>
        <w:t>together_Offer</w:t>
      </w:r>
      <w:proofErr w:type="spellEnd"/>
      <w:r w:rsidR="00DA260D" w:rsidRPr="00795949">
        <w:rPr>
          <w:rFonts w:ascii="Arial" w:eastAsia="굴림" w:hAnsi="Arial" w:cs="Arial"/>
          <w:kern w:val="0"/>
          <w:sz w:val="22"/>
        </w:rPr>
        <w:t xml:space="preserve"> of regular financial support] </w:t>
      </w:r>
      <w:r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Pr="00795949">
        <w:rPr>
          <w:rFonts w:ascii="Arial" w:eastAsia="굴림" w:hAnsi="Arial" w:cs="Arial"/>
          <w:sz w:val="22"/>
        </w:rPr>
        <w:t>you gave to your parents</w:t>
      </w:r>
      <w:r w:rsidR="00533EEB" w:rsidRPr="00795949">
        <w:rPr>
          <w:rFonts w:ascii="Arial" w:eastAsia="굴림" w:hAnsi="Arial" w:cs="Arial"/>
          <w:sz w:val="22"/>
        </w:rPr>
        <w:t xml:space="preserve"> in the last calendar year (</w:t>
      </w:r>
      <w:del w:id="467" w:author="Keis" w:date="2024-09-06T10:18:00Z">
        <w:r w:rsidR="00016A16" w:rsidRPr="00DB459F" w:rsidDel="009F27DD">
          <w:rPr>
            <w:rFonts w:ascii="Arial" w:eastAsia="굴림" w:hAnsi="Arial" w:cs="Arial" w:hint="eastAsia"/>
            <w:color w:val="FF0000"/>
            <w:sz w:val="22"/>
          </w:rPr>
          <w:delText>2019</w:delText>
        </w:r>
      </w:del>
      <w:ins w:id="468" w:author="Keis" w:date="2024-09-06T10:18:00Z">
        <w:r w:rsidR="009F27DD" w:rsidRPr="009F27DD">
          <w:rPr>
            <w:rFonts w:ascii="Arial" w:eastAsia="굴림" w:hAnsi="Arial" w:cs="Arial" w:hint="eastAsia"/>
            <w:color w:val="00B050"/>
            <w:sz w:val="22"/>
          </w:rPr>
          <w:t>2021</w:t>
        </w:r>
      </w:ins>
      <w:r w:rsidR="00533EEB" w:rsidRPr="00795949">
        <w:rPr>
          <w:rFonts w:ascii="Arial" w:eastAsia="굴림" w:hAnsi="Arial" w:cs="Arial"/>
          <w:sz w:val="22"/>
        </w:rPr>
        <w:t>)</w:t>
      </w:r>
      <w:r w:rsidRPr="00795949">
        <w:rPr>
          <w:rFonts w:ascii="Arial" w:eastAsia="굴림" w:hAnsi="Arial" w:cs="Arial"/>
          <w:sz w:val="22"/>
        </w:rPr>
        <w:t xml:space="preserve">? </w:t>
      </w:r>
      <w:r w:rsidR="000507CB" w:rsidRPr="00795949">
        <w:rPr>
          <w:rFonts w:ascii="Arial" w:eastAsia="굴림" w:hAnsi="Arial" w:cs="Arial"/>
          <w:sz w:val="22"/>
        </w:rPr>
        <w:t>(unit: 10,000 Korean won)</w:t>
      </w:r>
    </w:p>
    <w:p w14:paraId="7D3EE7A5" w14:textId="77777777" w:rsidR="000507CB" w:rsidRPr="00795949" w:rsidRDefault="000507CB" w:rsidP="001E6502">
      <w:pPr>
        <w:spacing w:line="360" w:lineRule="auto"/>
        <w:rPr>
          <w:rFonts w:ascii="Arial" w:eastAsia="굴림" w:hAnsi="Arial" w:cs="Arial"/>
          <w:kern w:val="0"/>
          <w:sz w:val="22"/>
        </w:rPr>
      </w:pPr>
      <w:r w:rsidRPr="00795949">
        <w:rPr>
          <w:rFonts w:ascii="Arial" w:eastAsia="굴림" w:hAnsi="Arial" w:cs="Arial"/>
          <w:sz w:val="22"/>
        </w:rPr>
        <w:t xml:space="preserve">   </w:t>
      </w:r>
      <w:r w:rsidRPr="00795949">
        <w:rPr>
          <w:rFonts w:ascii="Arial" w:eastAsia="굴림" w:hAnsi="Arial" w:cs="Arial"/>
          <w:kern w:val="0"/>
          <w:sz w:val="22"/>
        </w:rPr>
        <w:tab/>
        <w:t xml:space="preserve">_______________________________ </w:t>
      </w:r>
      <w:r w:rsidR="00287132"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→Go to Bb04</w:t>
      </w:r>
      <w:r w:rsidR="00DA260D" w:rsidRPr="00795949">
        <w:rPr>
          <w:rFonts w:ascii="Arial" w:eastAsia="굴림" w:hAnsi="Arial" w:cs="Arial"/>
          <w:sz w:val="22"/>
        </w:rPr>
        <w:t>8</w:t>
      </w:r>
    </w:p>
    <w:p w14:paraId="71499675" w14:textId="77777777" w:rsidR="005D5299" w:rsidRPr="00795949" w:rsidRDefault="005D5299" w:rsidP="003178A2">
      <w:pPr>
        <w:wordWrap/>
        <w:spacing w:line="360" w:lineRule="auto"/>
        <w:ind w:firstLine="800"/>
        <w:rPr>
          <w:rFonts w:ascii="Arial" w:eastAsia="굴림" w:hAnsi="Arial" w:cs="Arial"/>
          <w:sz w:val="22"/>
        </w:rPr>
      </w:pPr>
      <w:r w:rsidRPr="00795949">
        <w:rPr>
          <w:rFonts w:ascii="Arial" w:eastAsia="굴림" w:hAnsi="Arial" w:cs="Arial"/>
          <w:sz w:val="22"/>
        </w:rPr>
        <w:t>Don’t know →Go to Bb04</w:t>
      </w:r>
      <w:r w:rsidR="00DA260D" w:rsidRPr="00795949">
        <w:rPr>
          <w:rFonts w:ascii="Arial" w:eastAsia="굴림" w:hAnsi="Arial" w:cs="Arial"/>
          <w:sz w:val="22"/>
        </w:rPr>
        <w:t>3~Bb047</w:t>
      </w:r>
      <w:r w:rsidRPr="00795949">
        <w:rPr>
          <w:rFonts w:ascii="Arial" w:eastAsia="굴림" w:hAnsi="Arial" w:cs="Arial"/>
          <w:sz w:val="22"/>
        </w:rPr>
        <w:t xml:space="preserve"> unfolding</w:t>
      </w:r>
    </w:p>
    <w:p w14:paraId="2F1DE78A" w14:textId="77777777" w:rsidR="005D5299" w:rsidRPr="00795949" w:rsidRDefault="005D5299" w:rsidP="003178A2">
      <w:pPr>
        <w:wordWrap/>
        <w:spacing w:line="360" w:lineRule="auto"/>
        <w:ind w:firstLine="800"/>
        <w:rPr>
          <w:rFonts w:ascii="Arial" w:eastAsia="굴림" w:hAnsi="Arial" w:cs="Arial"/>
          <w:sz w:val="22"/>
        </w:rPr>
      </w:pPr>
      <w:r w:rsidRPr="00795949">
        <w:rPr>
          <w:rFonts w:ascii="Arial" w:eastAsia="굴림" w:hAnsi="Arial" w:cs="Arial"/>
          <w:sz w:val="22"/>
        </w:rPr>
        <w:t>Refuse to answer →Go to Bb04</w:t>
      </w:r>
      <w:r w:rsidR="00DA260D" w:rsidRPr="00795949">
        <w:rPr>
          <w:rFonts w:ascii="Arial" w:eastAsia="굴림" w:hAnsi="Arial" w:cs="Arial"/>
          <w:sz w:val="22"/>
        </w:rPr>
        <w:t>3</w:t>
      </w:r>
      <w:r w:rsidRPr="00795949">
        <w:rPr>
          <w:rFonts w:ascii="Arial" w:eastAsia="굴림" w:hAnsi="Arial" w:cs="Arial"/>
          <w:sz w:val="22"/>
        </w:rPr>
        <w:t>~Bb04</w:t>
      </w:r>
      <w:r w:rsidR="00DA260D" w:rsidRPr="00795949">
        <w:rPr>
          <w:rFonts w:ascii="Arial" w:eastAsia="굴림" w:hAnsi="Arial" w:cs="Arial"/>
          <w:sz w:val="22"/>
        </w:rPr>
        <w:t>7</w:t>
      </w:r>
      <w:r w:rsidRPr="00795949">
        <w:rPr>
          <w:rFonts w:ascii="Arial" w:eastAsia="굴림" w:hAnsi="Arial" w:cs="Arial"/>
          <w:sz w:val="22"/>
        </w:rPr>
        <w:t xml:space="preserve"> unfolding</w:t>
      </w:r>
    </w:p>
    <w:p w14:paraId="2948554D" w14:textId="77777777" w:rsidR="005D5299" w:rsidRPr="00795949" w:rsidRDefault="005D5299" w:rsidP="003178A2">
      <w:pPr>
        <w:wordWrap/>
        <w:spacing w:line="360" w:lineRule="auto"/>
        <w:rPr>
          <w:rFonts w:ascii="Arial" w:eastAsia="굴림" w:hAnsi="Arial" w:cs="Arial"/>
          <w:sz w:val="22"/>
        </w:rPr>
      </w:pPr>
    </w:p>
    <w:p w14:paraId="56FD3F57" w14:textId="77777777" w:rsidR="005D5299" w:rsidRPr="00795949" w:rsidRDefault="005D5299" w:rsidP="003178A2">
      <w:pPr>
        <w:wordWrap/>
        <w:spacing w:line="360" w:lineRule="auto"/>
        <w:rPr>
          <w:rFonts w:ascii="Arial" w:eastAsia="굴림" w:hAnsi="Arial" w:cs="Arial"/>
          <w:b/>
          <w:sz w:val="22"/>
        </w:rPr>
      </w:pPr>
      <w:r w:rsidRPr="00795949">
        <w:rPr>
          <w:rFonts w:ascii="Arial" w:eastAsia="굴림" w:hAnsi="Arial" w:cs="Arial"/>
          <w:b/>
          <w:sz w:val="22"/>
        </w:rPr>
        <w:t>&lt; Bb04</w:t>
      </w:r>
      <w:r w:rsidR="00DA260D" w:rsidRPr="00795949">
        <w:rPr>
          <w:rFonts w:ascii="Arial" w:eastAsia="굴림" w:hAnsi="Arial" w:cs="Arial"/>
          <w:b/>
          <w:sz w:val="22"/>
        </w:rPr>
        <w:t>3</w:t>
      </w:r>
      <w:r w:rsidRPr="00795949">
        <w:rPr>
          <w:rFonts w:ascii="Arial" w:eastAsia="굴림" w:hAnsi="Arial" w:cs="Arial"/>
          <w:b/>
          <w:sz w:val="22"/>
        </w:rPr>
        <w:t>~Bb04</w:t>
      </w:r>
      <w:r w:rsidR="00DA260D" w:rsidRPr="00795949">
        <w:rPr>
          <w:rFonts w:ascii="Arial" w:eastAsia="굴림" w:hAnsi="Arial" w:cs="Arial"/>
          <w:b/>
          <w:sz w:val="22"/>
        </w:rPr>
        <w:t>7</w:t>
      </w:r>
      <w:r w:rsidRPr="00795949">
        <w:rPr>
          <w:rFonts w:ascii="Arial" w:eastAsia="굴림" w:hAnsi="Arial" w:cs="Arial"/>
          <w:b/>
          <w:sz w:val="22"/>
        </w:rPr>
        <w:t>. Unfolding bracket questions &gt;</w:t>
      </w:r>
    </w:p>
    <w:p w14:paraId="4C73DAAD" w14:textId="77777777" w:rsidR="000507CB" w:rsidRPr="00795949" w:rsidRDefault="000507CB" w:rsidP="003178A2">
      <w:pPr>
        <w:wordWrap/>
        <w:spacing w:line="360" w:lineRule="auto"/>
        <w:rPr>
          <w:rFonts w:ascii="Arial" w:eastAsia="굴림" w:hAnsi="Arial" w:cs="Arial"/>
          <w:sz w:val="22"/>
        </w:rPr>
      </w:pPr>
      <w:r w:rsidRPr="00795949">
        <w:rPr>
          <w:rFonts w:ascii="Arial" w:eastAsia="굴림" w:hAnsi="Arial" w:cs="Arial"/>
          <w:sz w:val="22"/>
        </w:rPr>
        <w:t>[IWER: Go back to Bb04</w:t>
      </w:r>
      <w:r w:rsidR="00DA260D" w:rsidRPr="00795949">
        <w:rPr>
          <w:rFonts w:ascii="Arial" w:eastAsia="굴림" w:hAnsi="Arial" w:cs="Arial"/>
          <w:sz w:val="22"/>
        </w:rPr>
        <w:t>2</w:t>
      </w:r>
      <w:r w:rsidRPr="00795949">
        <w:rPr>
          <w:rFonts w:ascii="Arial" w:eastAsia="굴림" w:hAnsi="Arial" w:cs="Arial"/>
          <w:sz w:val="22"/>
        </w:rPr>
        <w:t xml:space="preserve"> and record if R answers the amount during the interview.]</w:t>
      </w:r>
    </w:p>
    <w:p w14:paraId="1398F22C" w14:textId="485B6311"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3</w:t>
      </w:r>
      <w:r w:rsidRPr="00795949">
        <w:rPr>
          <w:rFonts w:ascii="Arial" w:eastAsia="굴림" w:hAnsi="Arial" w:cs="Arial"/>
          <w:sz w:val="22"/>
        </w:rPr>
        <w:t>. Did it amount to less than, about equal to or more than 10 MW (10,000 Korean won)</w:t>
      </w:r>
      <w:r w:rsidR="00690CA3" w:rsidRPr="00795949">
        <w:rPr>
          <w:rFonts w:ascii="Arial" w:eastAsia="굴림" w:hAnsi="Arial" w:cs="Arial"/>
          <w:sz w:val="22"/>
        </w:rPr>
        <w:t xml:space="preserve"> in the last calendar year (</w:t>
      </w:r>
      <w:del w:id="469" w:author="Keis" w:date="2024-09-06T10:18:00Z">
        <w:r w:rsidR="00016A16" w:rsidRPr="00DB459F" w:rsidDel="009F27DD">
          <w:rPr>
            <w:rFonts w:ascii="Arial" w:eastAsia="굴림" w:hAnsi="Arial" w:cs="Arial" w:hint="eastAsia"/>
            <w:color w:val="FF0000"/>
            <w:sz w:val="22"/>
          </w:rPr>
          <w:delText>2019</w:delText>
        </w:r>
      </w:del>
      <w:ins w:id="470" w:author="Keis" w:date="2024-09-06T10:18:00Z">
        <w:r w:rsidR="009F27DD" w:rsidRPr="009F27DD">
          <w:rPr>
            <w:rFonts w:ascii="Arial" w:eastAsia="굴림" w:hAnsi="Arial" w:cs="Arial" w:hint="eastAsia"/>
            <w:color w:val="00B050"/>
            <w:sz w:val="22"/>
          </w:rPr>
          <w:t>2021</w:t>
        </w:r>
      </w:ins>
      <w:r w:rsidR="00690CA3" w:rsidRPr="00795949">
        <w:rPr>
          <w:rFonts w:ascii="Arial" w:eastAsia="굴림" w:hAnsi="Arial" w:cs="Arial"/>
          <w:sz w:val="22"/>
        </w:rPr>
        <w:t>)</w:t>
      </w:r>
      <w:r w:rsidRPr="00795949">
        <w:rPr>
          <w:rFonts w:ascii="Arial" w:eastAsia="굴림" w:hAnsi="Arial" w:cs="Arial"/>
          <w:sz w:val="22"/>
        </w:rPr>
        <w:t>?</w:t>
      </w:r>
    </w:p>
    <w:p w14:paraId="6D8F34DC" w14:textId="77777777" w:rsidR="005D5299" w:rsidRPr="00795949" w:rsidRDefault="005D5299" w:rsidP="002D0E30">
      <w:pPr>
        <w:pStyle w:val="a6"/>
        <w:numPr>
          <w:ilvl w:val="0"/>
          <w:numId w:val="141"/>
        </w:numPr>
        <w:wordWrap/>
        <w:spacing w:line="360" w:lineRule="auto"/>
        <w:ind w:leftChars="0"/>
        <w:rPr>
          <w:rFonts w:ascii="Arial" w:eastAsia="굴림" w:hAnsi="Arial" w:cs="Arial"/>
          <w:sz w:val="22"/>
        </w:rPr>
      </w:pPr>
      <w:r w:rsidRPr="00795949">
        <w:rPr>
          <w:rFonts w:ascii="Arial" w:eastAsia="굴림" w:hAnsi="Arial" w:cs="Arial"/>
          <w:sz w:val="22"/>
        </w:rPr>
        <w:t>Less than 10 MW</w:t>
      </w:r>
    </w:p>
    <w:p w14:paraId="29EBC293" w14:textId="77777777" w:rsidR="005D5299" w:rsidRPr="00795949" w:rsidRDefault="005D5299" w:rsidP="00F14BA4">
      <w:pPr>
        <w:pStyle w:val="a6"/>
        <w:numPr>
          <w:ilvl w:val="0"/>
          <w:numId w:val="1023"/>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5494558C" w14:textId="77777777" w:rsidR="005D5299" w:rsidRPr="00795949" w:rsidRDefault="005D5299" w:rsidP="00F14BA4">
      <w:pPr>
        <w:pStyle w:val="a6"/>
        <w:numPr>
          <w:ilvl w:val="0"/>
          <w:numId w:val="1023"/>
        </w:numPr>
        <w:wordWrap/>
        <w:spacing w:line="360" w:lineRule="auto"/>
        <w:ind w:leftChars="0"/>
        <w:rPr>
          <w:rFonts w:ascii="Arial" w:eastAsia="굴림" w:hAnsi="Arial" w:cs="Arial"/>
          <w:sz w:val="22"/>
        </w:rPr>
      </w:pPr>
      <w:r w:rsidRPr="00795949">
        <w:rPr>
          <w:rFonts w:ascii="Arial" w:eastAsia="굴림" w:hAnsi="Arial" w:cs="Arial"/>
          <w:sz w:val="22"/>
        </w:rPr>
        <w:t>More than 10 MW</w:t>
      </w:r>
    </w:p>
    <w:p w14:paraId="59A2B506" w14:textId="77777777" w:rsidR="005D5299" w:rsidRPr="00795949" w:rsidRDefault="005D5299" w:rsidP="003178A2">
      <w:pPr>
        <w:wordWrap/>
        <w:spacing w:line="360" w:lineRule="auto"/>
        <w:rPr>
          <w:rFonts w:ascii="Arial" w:eastAsia="굴림" w:hAnsi="Arial" w:cs="Arial"/>
          <w:sz w:val="22"/>
        </w:rPr>
      </w:pPr>
    </w:p>
    <w:p w14:paraId="520786DD" w14:textId="74F45C1D"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4</w:t>
      </w:r>
      <w:r w:rsidRPr="00795949">
        <w:rPr>
          <w:rFonts w:ascii="Arial" w:eastAsia="굴림" w:hAnsi="Arial" w:cs="Arial"/>
          <w:sz w:val="22"/>
        </w:rPr>
        <w:t>. Did it amount to less than, about equal to or more than 30 MW (10,000 Korean won)</w:t>
      </w:r>
      <w:r w:rsidR="00690CA3" w:rsidRPr="00795949">
        <w:rPr>
          <w:rFonts w:ascii="Arial" w:eastAsia="굴림" w:hAnsi="Arial" w:cs="Arial"/>
          <w:sz w:val="22"/>
        </w:rPr>
        <w:t xml:space="preserve"> in the last calendar year (</w:t>
      </w:r>
      <w:del w:id="471" w:author="Keis" w:date="2024-09-06T10:18:00Z">
        <w:r w:rsidR="00016A16" w:rsidRPr="00DB459F" w:rsidDel="009F27DD">
          <w:rPr>
            <w:rFonts w:ascii="Arial" w:eastAsia="굴림" w:hAnsi="Arial" w:cs="Arial" w:hint="eastAsia"/>
            <w:color w:val="FF0000"/>
            <w:sz w:val="22"/>
          </w:rPr>
          <w:delText>2019</w:delText>
        </w:r>
      </w:del>
      <w:ins w:id="472" w:author="Keis" w:date="2024-09-06T10:18:00Z">
        <w:r w:rsidR="009F27DD" w:rsidRPr="009F27DD">
          <w:rPr>
            <w:rFonts w:ascii="Arial" w:eastAsia="굴림" w:hAnsi="Arial" w:cs="Arial" w:hint="eastAsia"/>
            <w:color w:val="00B050"/>
            <w:sz w:val="22"/>
          </w:rPr>
          <w:t>2021</w:t>
        </w:r>
      </w:ins>
      <w:r w:rsidR="00690CA3" w:rsidRPr="00795949">
        <w:rPr>
          <w:rFonts w:ascii="Arial" w:eastAsia="굴림" w:hAnsi="Arial" w:cs="Arial"/>
          <w:sz w:val="22"/>
        </w:rPr>
        <w:t>)</w:t>
      </w:r>
      <w:r w:rsidRPr="00795949">
        <w:rPr>
          <w:rFonts w:ascii="Arial" w:eastAsia="굴림" w:hAnsi="Arial" w:cs="Arial"/>
          <w:sz w:val="22"/>
        </w:rPr>
        <w:t>?</w:t>
      </w:r>
    </w:p>
    <w:p w14:paraId="05CDA468" w14:textId="77777777" w:rsidR="005D5299" w:rsidRPr="00795949" w:rsidRDefault="005D5299" w:rsidP="002D0E30">
      <w:pPr>
        <w:pStyle w:val="a6"/>
        <w:numPr>
          <w:ilvl w:val="0"/>
          <w:numId w:val="142"/>
        </w:numPr>
        <w:wordWrap/>
        <w:spacing w:line="360" w:lineRule="auto"/>
        <w:ind w:leftChars="0"/>
        <w:rPr>
          <w:rFonts w:ascii="Arial" w:eastAsia="굴림" w:hAnsi="Arial" w:cs="Arial"/>
          <w:sz w:val="22"/>
        </w:rPr>
      </w:pPr>
      <w:r w:rsidRPr="00795949">
        <w:rPr>
          <w:rFonts w:ascii="Arial" w:eastAsia="굴림" w:hAnsi="Arial" w:cs="Arial"/>
          <w:sz w:val="22"/>
        </w:rPr>
        <w:lastRenderedPageBreak/>
        <w:t>Less than 30 MW</w:t>
      </w:r>
    </w:p>
    <w:p w14:paraId="3D28CE46" w14:textId="77777777" w:rsidR="005D5299" w:rsidRPr="00795949" w:rsidRDefault="005D5299" w:rsidP="00F14BA4">
      <w:pPr>
        <w:pStyle w:val="a6"/>
        <w:numPr>
          <w:ilvl w:val="0"/>
          <w:numId w:val="1024"/>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617E1883" w14:textId="77777777" w:rsidR="005D5299" w:rsidRPr="00795949" w:rsidRDefault="005D5299" w:rsidP="00F14BA4">
      <w:pPr>
        <w:pStyle w:val="a6"/>
        <w:numPr>
          <w:ilvl w:val="0"/>
          <w:numId w:val="1024"/>
        </w:numPr>
        <w:wordWrap/>
        <w:spacing w:line="360" w:lineRule="auto"/>
        <w:ind w:leftChars="0"/>
        <w:rPr>
          <w:rFonts w:ascii="Arial" w:eastAsia="굴림" w:hAnsi="Arial" w:cs="Arial"/>
          <w:sz w:val="22"/>
        </w:rPr>
      </w:pPr>
      <w:r w:rsidRPr="00795949">
        <w:rPr>
          <w:rFonts w:ascii="Arial" w:eastAsia="굴림" w:hAnsi="Arial" w:cs="Arial"/>
          <w:sz w:val="22"/>
        </w:rPr>
        <w:t>More than 30 MW</w:t>
      </w:r>
    </w:p>
    <w:p w14:paraId="3D7F4590" w14:textId="77777777" w:rsidR="005D5299" w:rsidRPr="00795949" w:rsidRDefault="005D5299" w:rsidP="003178A2">
      <w:pPr>
        <w:wordWrap/>
        <w:spacing w:line="360" w:lineRule="auto"/>
        <w:rPr>
          <w:rFonts w:ascii="Arial" w:eastAsia="굴림" w:hAnsi="Arial" w:cs="Arial"/>
          <w:sz w:val="22"/>
        </w:rPr>
      </w:pPr>
    </w:p>
    <w:p w14:paraId="569C7556" w14:textId="5D7EB5AD"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5</w:t>
      </w:r>
      <w:r w:rsidRPr="00795949">
        <w:rPr>
          <w:rFonts w:ascii="Arial" w:eastAsia="굴림" w:hAnsi="Arial" w:cs="Arial"/>
          <w:sz w:val="22"/>
        </w:rPr>
        <w:t>. Did it amount to less than, about equal to or more than 50 MW (10,000 Korean won)</w:t>
      </w:r>
      <w:r w:rsidR="00690CA3" w:rsidRPr="00795949">
        <w:rPr>
          <w:rFonts w:ascii="Arial" w:eastAsia="굴림" w:hAnsi="Arial" w:cs="Arial"/>
          <w:sz w:val="22"/>
        </w:rPr>
        <w:t xml:space="preserve"> in the last calendar year (</w:t>
      </w:r>
      <w:del w:id="473" w:author="Keis" w:date="2024-09-06T10:18:00Z">
        <w:r w:rsidR="00016A16" w:rsidRPr="00DB459F" w:rsidDel="009F27DD">
          <w:rPr>
            <w:rFonts w:ascii="Arial" w:eastAsia="굴림" w:hAnsi="Arial" w:cs="Arial" w:hint="eastAsia"/>
            <w:color w:val="FF0000"/>
            <w:sz w:val="22"/>
          </w:rPr>
          <w:delText>2019</w:delText>
        </w:r>
      </w:del>
      <w:ins w:id="474" w:author="Keis" w:date="2024-09-06T10:18:00Z">
        <w:r w:rsidR="009F27DD" w:rsidRPr="009F27DD">
          <w:rPr>
            <w:rFonts w:ascii="Arial" w:eastAsia="굴림" w:hAnsi="Arial" w:cs="Arial" w:hint="eastAsia"/>
            <w:color w:val="00B050"/>
            <w:sz w:val="22"/>
          </w:rPr>
          <w:t>2021</w:t>
        </w:r>
      </w:ins>
      <w:r w:rsidR="00690CA3" w:rsidRPr="00795949">
        <w:rPr>
          <w:rFonts w:ascii="Arial" w:eastAsia="굴림" w:hAnsi="Arial" w:cs="Arial"/>
          <w:sz w:val="22"/>
        </w:rPr>
        <w:t>)</w:t>
      </w:r>
      <w:r w:rsidRPr="00795949">
        <w:rPr>
          <w:rFonts w:ascii="Arial" w:eastAsia="굴림" w:hAnsi="Arial" w:cs="Arial"/>
          <w:sz w:val="22"/>
        </w:rPr>
        <w:t>?</w:t>
      </w:r>
    </w:p>
    <w:p w14:paraId="4B4E3DC8" w14:textId="77777777" w:rsidR="005D5299" w:rsidRPr="00795949" w:rsidRDefault="005D5299" w:rsidP="002D0E30">
      <w:pPr>
        <w:pStyle w:val="a6"/>
        <w:numPr>
          <w:ilvl w:val="0"/>
          <w:numId w:val="143"/>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13A4FDD2" w14:textId="77777777" w:rsidR="005D5299" w:rsidRPr="00795949" w:rsidRDefault="005D5299" w:rsidP="00F14BA4">
      <w:pPr>
        <w:pStyle w:val="a6"/>
        <w:numPr>
          <w:ilvl w:val="0"/>
          <w:numId w:val="1025"/>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3BAA24CD" w14:textId="77777777" w:rsidR="005D5299" w:rsidRPr="00795949" w:rsidRDefault="005D5299" w:rsidP="00F14BA4">
      <w:pPr>
        <w:pStyle w:val="a6"/>
        <w:numPr>
          <w:ilvl w:val="0"/>
          <w:numId w:val="1025"/>
        </w:numPr>
        <w:wordWrap/>
        <w:spacing w:line="360" w:lineRule="auto"/>
        <w:ind w:leftChars="0"/>
        <w:rPr>
          <w:rFonts w:ascii="Arial" w:eastAsia="굴림" w:hAnsi="Arial" w:cs="Arial"/>
          <w:sz w:val="22"/>
        </w:rPr>
      </w:pPr>
      <w:r w:rsidRPr="00795949">
        <w:rPr>
          <w:rFonts w:ascii="Arial" w:eastAsia="굴림" w:hAnsi="Arial" w:cs="Arial"/>
          <w:sz w:val="22"/>
        </w:rPr>
        <w:t>More than 50 MW</w:t>
      </w:r>
    </w:p>
    <w:p w14:paraId="09529934" w14:textId="77777777" w:rsidR="004D09FC" w:rsidRPr="00795949" w:rsidRDefault="004D09FC" w:rsidP="003178A2">
      <w:pPr>
        <w:wordWrap/>
        <w:spacing w:line="360" w:lineRule="auto"/>
        <w:ind w:left="400"/>
        <w:rPr>
          <w:rFonts w:ascii="Arial" w:eastAsia="굴림" w:hAnsi="Arial" w:cs="Arial"/>
          <w:sz w:val="22"/>
        </w:rPr>
      </w:pPr>
    </w:p>
    <w:p w14:paraId="40CC135E" w14:textId="610C927A"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6</w:t>
      </w:r>
      <w:r w:rsidRPr="00795949">
        <w:rPr>
          <w:rFonts w:ascii="Arial" w:eastAsia="굴림" w:hAnsi="Arial" w:cs="Arial"/>
          <w:sz w:val="22"/>
        </w:rPr>
        <w:t>. Did it amount to less than, about equal to or more than 100 MW (10,000 Korean won)</w:t>
      </w:r>
      <w:r w:rsidR="00690CA3" w:rsidRPr="00795949">
        <w:rPr>
          <w:rFonts w:ascii="Arial" w:eastAsia="굴림" w:hAnsi="Arial" w:cs="Arial"/>
          <w:sz w:val="22"/>
        </w:rPr>
        <w:t xml:space="preserve"> in the last calendar year (</w:t>
      </w:r>
      <w:del w:id="475" w:author="Keis" w:date="2024-09-06T10:18:00Z">
        <w:r w:rsidR="00016A16" w:rsidRPr="00DB459F" w:rsidDel="009F27DD">
          <w:rPr>
            <w:rFonts w:ascii="Arial" w:eastAsia="굴림" w:hAnsi="Arial" w:cs="Arial" w:hint="eastAsia"/>
            <w:color w:val="FF0000"/>
            <w:sz w:val="22"/>
          </w:rPr>
          <w:delText>2019</w:delText>
        </w:r>
      </w:del>
      <w:ins w:id="476" w:author="Keis" w:date="2024-09-06T10:18:00Z">
        <w:r w:rsidR="009F27DD" w:rsidRPr="009F27DD">
          <w:rPr>
            <w:rFonts w:ascii="Arial" w:eastAsia="굴림" w:hAnsi="Arial" w:cs="Arial" w:hint="eastAsia"/>
            <w:color w:val="00B050"/>
            <w:sz w:val="22"/>
          </w:rPr>
          <w:t>2021</w:t>
        </w:r>
      </w:ins>
      <w:r w:rsidR="00690CA3" w:rsidRPr="00795949">
        <w:rPr>
          <w:rFonts w:ascii="Arial" w:eastAsia="굴림" w:hAnsi="Arial" w:cs="Arial"/>
          <w:sz w:val="22"/>
        </w:rPr>
        <w:t>)</w:t>
      </w:r>
      <w:r w:rsidRPr="00795949">
        <w:rPr>
          <w:rFonts w:ascii="Arial" w:eastAsia="굴림" w:hAnsi="Arial" w:cs="Arial"/>
          <w:sz w:val="22"/>
        </w:rPr>
        <w:t>?</w:t>
      </w:r>
    </w:p>
    <w:p w14:paraId="700FCED1" w14:textId="77777777" w:rsidR="005D5299" w:rsidRPr="00795949" w:rsidRDefault="005D5299" w:rsidP="002D0E30">
      <w:pPr>
        <w:pStyle w:val="a6"/>
        <w:numPr>
          <w:ilvl w:val="0"/>
          <w:numId w:val="144"/>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297E27AE" w14:textId="77777777" w:rsidR="005D5299" w:rsidRPr="00795949" w:rsidRDefault="005D5299" w:rsidP="00F14BA4">
      <w:pPr>
        <w:pStyle w:val="a6"/>
        <w:numPr>
          <w:ilvl w:val="0"/>
          <w:numId w:val="1026"/>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67C50C82" w14:textId="77777777" w:rsidR="005D5299" w:rsidRPr="00795949" w:rsidRDefault="005D5299" w:rsidP="00F14BA4">
      <w:pPr>
        <w:pStyle w:val="a6"/>
        <w:numPr>
          <w:ilvl w:val="0"/>
          <w:numId w:val="1026"/>
        </w:numPr>
        <w:wordWrap/>
        <w:spacing w:line="360" w:lineRule="auto"/>
        <w:ind w:leftChars="0"/>
        <w:rPr>
          <w:rFonts w:ascii="Arial" w:eastAsia="굴림" w:hAnsi="Arial" w:cs="Arial"/>
          <w:sz w:val="22"/>
        </w:rPr>
      </w:pPr>
      <w:r w:rsidRPr="00795949">
        <w:rPr>
          <w:rFonts w:ascii="Arial" w:eastAsia="굴림" w:hAnsi="Arial" w:cs="Arial"/>
          <w:sz w:val="22"/>
        </w:rPr>
        <w:t>More than 100 MW</w:t>
      </w:r>
    </w:p>
    <w:p w14:paraId="0D7DD050" w14:textId="77777777" w:rsidR="005D5299" w:rsidRPr="00795949" w:rsidRDefault="005D5299" w:rsidP="003178A2">
      <w:pPr>
        <w:wordWrap/>
        <w:spacing w:line="360" w:lineRule="auto"/>
        <w:rPr>
          <w:rFonts w:ascii="Arial" w:eastAsia="굴림" w:hAnsi="Arial" w:cs="Arial"/>
          <w:sz w:val="22"/>
        </w:rPr>
      </w:pPr>
    </w:p>
    <w:p w14:paraId="2EAD54EC" w14:textId="3A5C29FD"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7</w:t>
      </w:r>
      <w:r w:rsidRPr="00795949">
        <w:rPr>
          <w:rFonts w:ascii="Arial" w:eastAsia="굴림" w:hAnsi="Arial" w:cs="Arial"/>
          <w:sz w:val="22"/>
        </w:rPr>
        <w:t>. Did it amount to less than, about equal to or more than 200 MW (10,000 Korean won)</w:t>
      </w:r>
      <w:r w:rsidR="00690CA3" w:rsidRPr="00795949">
        <w:rPr>
          <w:rFonts w:ascii="Arial" w:eastAsia="굴림" w:hAnsi="Arial" w:cs="Arial"/>
          <w:sz w:val="22"/>
        </w:rPr>
        <w:t xml:space="preserve"> in the last calendar year (</w:t>
      </w:r>
      <w:del w:id="477" w:author="Keis" w:date="2024-09-06T10:18:00Z">
        <w:r w:rsidR="00016A16" w:rsidRPr="00DB459F" w:rsidDel="009F27DD">
          <w:rPr>
            <w:rFonts w:ascii="Arial" w:eastAsia="굴림" w:hAnsi="Arial" w:cs="Arial" w:hint="eastAsia"/>
            <w:color w:val="FF0000"/>
            <w:sz w:val="22"/>
          </w:rPr>
          <w:delText>2019</w:delText>
        </w:r>
      </w:del>
      <w:ins w:id="478" w:author="Keis" w:date="2024-09-06T10:18:00Z">
        <w:r w:rsidR="009F27DD" w:rsidRPr="009F27DD">
          <w:rPr>
            <w:rFonts w:ascii="Arial" w:eastAsia="굴림" w:hAnsi="Arial" w:cs="Arial" w:hint="eastAsia"/>
            <w:color w:val="00B050"/>
            <w:sz w:val="22"/>
          </w:rPr>
          <w:t>2021</w:t>
        </w:r>
      </w:ins>
      <w:r w:rsidR="00690CA3" w:rsidRPr="00795949">
        <w:rPr>
          <w:rFonts w:ascii="Arial" w:eastAsia="굴림" w:hAnsi="Arial" w:cs="Arial"/>
          <w:sz w:val="22"/>
        </w:rPr>
        <w:t>)</w:t>
      </w:r>
      <w:r w:rsidRPr="00795949">
        <w:rPr>
          <w:rFonts w:ascii="Arial" w:eastAsia="굴림" w:hAnsi="Arial" w:cs="Arial"/>
          <w:sz w:val="22"/>
        </w:rPr>
        <w:t>?</w:t>
      </w:r>
    </w:p>
    <w:p w14:paraId="4A9F9CA1" w14:textId="77777777" w:rsidR="005D5299" w:rsidRPr="00795949" w:rsidRDefault="005D5299" w:rsidP="002D0E30">
      <w:pPr>
        <w:pStyle w:val="a6"/>
        <w:numPr>
          <w:ilvl w:val="0"/>
          <w:numId w:val="145"/>
        </w:numPr>
        <w:wordWrap/>
        <w:spacing w:line="360" w:lineRule="auto"/>
        <w:ind w:leftChars="0"/>
        <w:rPr>
          <w:rFonts w:ascii="Arial" w:eastAsia="굴림" w:hAnsi="Arial" w:cs="Arial"/>
          <w:sz w:val="22"/>
        </w:rPr>
      </w:pPr>
      <w:r w:rsidRPr="00795949">
        <w:rPr>
          <w:rFonts w:ascii="Arial" w:eastAsia="굴림" w:hAnsi="Arial" w:cs="Arial"/>
          <w:sz w:val="22"/>
        </w:rPr>
        <w:t>Less than 200 MW</w:t>
      </w:r>
    </w:p>
    <w:p w14:paraId="68489D7C" w14:textId="77777777" w:rsidR="005D5299" w:rsidRPr="00795949" w:rsidRDefault="005D5299" w:rsidP="00F14BA4">
      <w:pPr>
        <w:pStyle w:val="a6"/>
        <w:numPr>
          <w:ilvl w:val="0"/>
          <w:numId w:val="1027"/>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44CE8573" w14:textId="77777777" w:rsidR="005D5299" w:rsidRPr="00795949" w:rsidRDefault="005D5299" w:rsidP="00F14BA4">
      <w:pPr>
        <w:pStyle w:val="a6"/>
        <w:numPr>
          <w:ilvl w:val="0"/>
          <w:numId w:val="1027"/>
        </w:numPr>
        <w:wordWrap/>
        <w:spacing w:line="360" w:lineRule="auto"/>
        <w:ind w:leftChars="0"/>
        <w:rPr>
          <w:rFonts w:ascii="Arial" w:eastAsia="굴림" w:hAnsi="Arial" w:cs="Arial"/>
          <w:sz w:val="22"/>
        </w:rPr>
      </w:pPr>
      <w:r w:rsidRPr="00795949">
        <w:rPr>
          <w:rFonts w:ascii="Arial" w:eastAsia="굴림" w:hAnsi="Arial" w:cs="Arial"/>
          <w:sz w:val="22"/>
        </w:rPr>
        <w:t>More than 200 MW</w:t>
      </w:r>
    </w:p>
    <w:p w14:paraId="41E259BB" w14:textId="77777777" w:rsidR="005D5299" w:rsidRPr="00795949" w:rsidRDefault="005D5299" w:rsidP="003178A2">
      <w:pPr>
        <w:wordWrap/>
        <w:spacing w:line="360" w:lineRule="auto"/>
        <w:rPr>
          <w:rFonts w:ascii="Arial" w:eastAsia="굴림" w:hAnsi="Arial" w:cs="Arial"/>
          <w:sz w:val="22"/>
        </w:rPr>
      </w:pPr>
    </w:p>
    <w:p w14:paraId="23992351" w14:textId="7CC39650" w:rsidR="008056AE"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8</w:t>
      </w:r>
      <w:r w:rsidRPr="00795949">
        <w:rPr>
          <w:rFonts w:ascii="Arial" w:eastAsia="굴림" w:hAnsi="Arial" w:cs="Arial"/>
          <w:sz w:val="22"/>
        </w:rPr>
        <w:t xml:space="preserve">. </w:t>
      </w:r>
      <w:r w:rsidR="00DA260D" w:rsidRPr="00795949">
        <w:rPr>
          <w:rFonts w:ascii="Arial" w:eastAsia="굴림" w:hAnsi="Arial" w:cs="Arial"/>
          <w:kern w:val="0"/>
          <w:sz w:val="22"/>
        </w:rPr>
        <w:t xml:space="preserve">[Not live </w:t>
      </w:r>
      <w:proofErr w:type="spellStart"/>
      <w:r w:rsidR="00DA260D" w:rsidRPr="00795949">
        <w:rPr>
          <w:rFonts w:ascii="Arial" w:eastAsia="굴림" w:hAnsi="Arial" w:cs="Arial"/>
          <w:kern w:val="0"/>
          <w:sz w:val="22"/>
        </w:rPr>
        <w:t>together_Offer</w:t>
      </w:r>
      <w:proofErr w:type="spellEnd"/>
      <w:r w:rsidR="00DA260D" w:rsidRPr="00795949">
        <w:rPr>
          <w:rFonts w:ascii="Arial" w:eastAsia="굴림" w:hAnsi="Arial" w:cs="Arial"/>
          <w:kern w:val="0"/>
          <w:sz w:val="22"/>
        </w:rPr>
        <w:t xml:space="preserve"> of regular financial support] How many </w:t>
      </w:r>
      <w:r w:rsidRPr="00795949">
        <w:rPr>
          <w:rFonts w:ascii="Arial" w:eastAsia="굴림" w:hAnsi="Arial" w:cs="Arial"/>
          <w:sz w:val="22"/>
        </w:rPr>
        <w:t xml:space="preserve">months did you give regular </w:t>
      </w:r>
      <w:r w:rsidR="00D93B3E" w:rsidRPr="00795949">
        <w:rPr>
          <w:rFonts w:ascii="Arial" w:eastAsia="굴림" w:hAnsi="Arial" w:cs="Arial"/>
          <w:sz w:val="22"/>
        </w:rPr>
        <w:t xml:space="preserve">financial support </w:t>
      </w:r>
      <w:r w:rsidRPr="00795949">
        <w:rPr>
          <w:rFonts w:ascii="Arial" w:eastAsia="굴림" w:hAnsi="Arial" w:cs="Arial"/>
          <w:sz w:val="22"/>
        </w:rPr>
        <w:t xml:space="preserve">to your parents </w:t>
      </w:r>
      <w:r w:rsidR="008F3DB2" w:rsidRPr="00795949">
        <w:rPr>
          <w:rFonts w:ascii="Arial" w:eastAsia="굴림" w:hAnsi="Arial" w:cs="Arial"/>
          <w:sz w:val="22"/>
        </w:rPr>
        <w:t xml:space="preserve">in the last </w:t>
      </w:r>
      <w:r w:rsidRPr="00795949">
        <w:rPr>
          <w:rFonts w:ascii="Arial" w:eastAsia="굴림" w:hAnsi="Arial" w:cs="Arial"/>
          <w:sz w:val="22"/>
        </w:rPr>
        <w:t xml:space="preserve">calendar </w:t>
      </w:r>
      <w:r w:rsidR="0020531B" w:rsidRPr="00795949">
        <w:rPr>
          <w:rFonts w:ascii="Arial" w:eastAsia="굴림" w:hAnsi="Arial" w:cs="Arial"/>
          <w:sz w:val="22"/>
        </w:rPr>
        <w:t>year (</w:t>
      </w:r>
      <w:del w:id="479" w:author="Keis" w:date="2024-09-06T10:18:00Z">
        <w:r w:rsidR="00016A16" w:rsidRPr="00DB459F" w:rsidDel="009F27DD">
          <w:rPr>
            <w:rFonts w:ascii="Arial" w:eastAsia="굴림" w:hAnsi="Arial" w:cs="Arial" w:hint="eastAsia"/>
            <w:color w:val="FF0000"/>
            <w:sz w:val="22"/>
          </w:rPr>
          <w:delText>2019</w:delText>
        </w:r>
      </w:del>
      <w:ins w:id="480" w:author="Keis" w:date="2024-09-06T10:18:00Z">
        <w:r w:rsidR="009F27DD" w:rsidRPr="009F27DD">
          <w:rPr>
            <w:rFonts w:ascii="Arial" w:eastAsia="굴림" w:hAnsi="Arial" w:cs="Arial" w:hint="eastAsia"/>
            <w:color w:val="00B050"/>
            <w:sz w:val="22"/>
          </w:rPr>
          <w:t>2021</w:t>
        </w:r>
      </w:ins>
      <w:r w:rsidR="0020531B" w:rsidRPr="00795949">
        <w:rPr>
          <w:rFonts w:ascii="Arial" w:eastAsia="굴림" w:hAnsi="Arial" w:cs="Arial"/>
          <w:sz w:val="22"/>
        </w:rPr>
        <w:t>)</w:t>
      </w:r>
      <w:r w:rsidRPr="00795949">
        <w:rPr>
          <w:rFonts w:ascii="Arial" w:eastAsia="굴림" w:hAnsi="Arial" w:cs="Arial"/>
          <w:sz w:val="22"/>
        </w:rPr>
        <w:t xml:space="preserve">? </w:t>
      </w:r>
    </w:p>
    <w:p w14:paraId="44EC9FBC" w14:textId="766A7F3C" w:rsidR="00DA260D" w:rsidRPr="00795949" w:rsidRDefault="00DA260D" w:rsidP="00DA260D">
      <w:pPr>
        <w:wordWrap/>
        <w:spacing w:line="360" w:lineRule="auto"/>
        <w:rPr>
          <w:rFonts w:ascii="Arial" w:eastAsia="굴림" w:hAnsi="Arial" w:cs="Arial"/>
          <w:sz w:val="22"/>
        </w:rPr>
      </w:pPr>
      <w:r w:rsidRPr="00795949">
        <w:rPr>
          <w:rFonts w:ascii="Arial" w:eastAsia="굴림" w:hAnsi="Arial" w:cs="Arial"/>
          <w:sz w:val="22"/>
        </w:rPr>
        <w:t xml:space="preserve">[IWER: If you alternated between co-residing and not co-residing in </w:t>
      </w:r>
      <w:del w:id="481" w:author="Keis" w:date="2024-09-06T10:18:00Z">
        <w:r w:rsidR="00016A16" w:rsidRPr="00DB459F" w:rsidDel="009F27DD">
          <w:rPr>
            <w:rFonts w:ascii="Arial" w:eastAsia="굴림" w:hAnsi="Arial" w:cs="Arial" w:hint="eastAsia"/>
            <w:color w:val="FF0000"/>
            <w:sz w:val="22"/>
          </w:rPr>
          <w:delText>2019</w:delText>
        </w:r>
      </w:del>
      <w:ins w:id="482"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please consider only the financial support you </w:t>
      </w:r>
      <w:r w:rsidR="005F2018" w:rsidRPr="00795949">
        <w:rPr>
          <w:rFonts w:ascii="Arial" w:eastAsia="굴림" w:hAnsi="Arial" w:cs="Arial"/>
          <w:sz w:val="22"/>
        </w:rPr>
        <w:t>gave</w:t>
      </w:r>
      <w:r w:rsidRPr="00795949">
        <w:rPr>
          <w:rFonts w:ascii="Arial" w:eastAsia="굴림" w:hAnsi="Arial" w:cs="Arial"/>
          <w:sz w:val="22"/>
        </w:rPr>
        <w:t xml:space="preserve"> while you did not live together] </w:t>
      </w:r>
    </w:p>
    <w:p w14:paraId="44B8C9CF" w14:textId="77777777" w:rsidR="00DA260D" w:rsidRPr="00795949" w:rsidRDefault="009574FC" w:rsidP="00DA260D">
      <w:pPr>
        <w:wordWrap/>
        <w:spacing w:line="360" w:lineRule="auto"/>
        <w:rPr>
          <w:rFonts w:ascii="Arial" w:eastAsia="굴림" w:hAnsi="Arial" w:cs="Arial"/>
          <w:sz w:val="22"/>
        </w:rPr>
      </w:pPr>
      <w:r w:rsidRPr="00795949">
        <w:rPr>
          <w:rFonts w:ascii="Arial" w:eastAsia="굴림" w:hAnsi="Arial" w:cs="Arial"/>
          <w:sz w:val="22"/>
        </w:rPr>
        <w:t xml:space="preserve"> </w:t>
      </w:r>
      <w:r w:rsidR="00DA260D" w:rsidRPr="00795949">
        <w:rPr>
          <w:rFonts w:ascii="Arial" w:eastAsia="굴림" w:hAnsi="Arial" w:cs="Arial"/>
          <w:kern w:val="0"/>
          <w:sz w:val="22"/>
        </w:rPr>
        <w:tab/>
        <w:t>_______________________________ months [Range:0~12]</w:t>
      </w:r>
    </w:p>
    <w:p w14:paraId="0022F43A" w14:textId="77777777" w:rsidR="003178A2" w:rsidRPr="00795949" w:rsidRDefault="003178A2" w:rsidP="003178A2">
      <w:pPr>
        <w:wordWrap/>
        <w:spacing w:line="360" w:lineRule="auto"/>
        <w:rPr>
          <w:rFonts w:ascii="Arial" w:eastAsia="굴림" w:hAnsi="Arial" w:cs="Arial"/>
          <w:b/>
          <w:sz w:val="22"/>
        </w:rPr>
      </w:pPr>
    </w:p>
    <w:p w14:paraId="5800095E" w14:textId="6EA00A85" w:rsidR="00DA260D" w:rsidRPr="00795949" w:rsidRDefault="005D5299" w:rsidP="00DA260D">
      <w:pPr>
        <w:widowControl/>
        <w:wordWrap/>
        <w:autoSpaceDE/>
        <w:autoSpaceDN/>
        <w:spacing w:line="360" w:lineRule="auto"/>
        <w:jc w:val="left"/>
        <w:rPr>
          <w:rFonts w:ascii="Arial" w:eastAsia="굴림" w:hAnsi="Arial" w:cs="Arial"/>
          <w:sz w:val="22"/>
        </w:rPr>
      </w:pPr>
      <w:r w:rsidRPr="00795949">
        <w:rPr>
          <w:rFonts w:ascii="Arial" w:eastAsia="굴림" w:hAnsi="Arial" w:cs="Arial"/>
          <w:sz w:val="22"/>
        </w:rPr>
        <w:t>Bb04</w:t>
      </w:r>
      <w:r w:rsidR="00DA260D" w:rsidRPr="00795949">
        <w:rPr>
          <w:rFonts w:ascii="Arial" w:eastAsia="굴림" w:hAnsi="Arial" w:cs="Arial"/>
          <w:sz w:val="22"/>
        </w:rPr>
        <w:t>9</w:t>
      </w:r>
      <w:r w:rsidRPr="00795949">
        <w:rPr>
          <w:rFonts w:ascii="Arial" w:eastAsia="굴림" w:hAnsi="Arial" w:cs="Arial"/>
          <w:sz w:val="22"/>
        </w:rPr>
        <w:t xml:space="preserve">. </w:t>
      </w:r>
      <w:r w:rsidR="00016A16" w:rsidRPr="00795949">
        <w:rPr>
          <w:rFonts w:ascii="Arial" w:eastAsia="굴림" w:hAnsi="Arial" w:cs="Arial"/>
          <w:kern w:val="0"/>
          <w:sz w:val="22"/>
        </w:rPr>
        <w:t xml:space="preserve">[Not live </w:t>
      </w:r>
      <w:proofErr w:type="spellStart"/>
      <w:r w:rsidR="00016A16" w:rsidRPr="00795949">
        <w:rPr>
          <w:rFonts w:ascii="Arial" w:eastAsia="굴림" w:hAnsi="Arial" w:cs="Arial"/>
          <w:kern w:val="0"/>
          <w:sz w:val="22"/>
        </w:rPr>
        <w:t>together_</w:t>
      </w:r>
      <w:r w:rsidR="00016A16" w:rsidRPr="00DC741E">
        <w:rPr>
          <w:rFonts w:ascii="Arial" w:eastAsia="굴림" w:hAnsi="Arial" w:cs="Arial"/>
          <w:kern w:val="0"/>
          <w:sz w:val="22"/>
        </w:rPr>
        <w:t>Offer</w:t>
      </w:r>
      <w:proofErr w:type="spellEnd"/>
      <w:r w:rsidR="00016A16" w:rsidRPr="00DC741E">
        <w:rPr>
          <w:rFonts w:ascii="Arial" w:eastAsia="굴림" w:hAnsi="Arial" w:cs="Arial"/>
          <w:kern w:val="0"/>
          <w:sz w:val="22"/>
        </w:rPr>
        <w:t xml:space="preserve"> of </w:t>
      </w:r>
      <w:r w:rsidR="00016A16" w:rsidRPr="00DC741E">
        <w:rPr>
          <w:rFonts w:ascii="Arial" w:eastAsia="굴림" w:hAnsi="Arial" w:cs="Arial"/>
          <w:kern w:val="0"/>
          <w:sz w:val="22"/>
          <w:rPrChange w:id="483" w:author="Keis" w:date="2024-09-06T17:25:00Z">
            <w:rPr>
              <w:rFonts w:ascii="Arial" w:eastAsia="굴림" w:hAnsi="Arial" w:cs="Arial"/>
              <w:color w:val="FF0000"/>
              <w:kern w:val="0"/>
              <w:sz w:val="22"/>
            </w:rPr>
          </w:rPrChange>
        </w:rPr>
        <w:t>occasional</w:t>
      </w:r>
      <w:r w:rsidR="00016A16" w:rsidRPr="00DC741E">
        <w:rPr>
          <w:rFonts w:ascii="Arial" w:eastAsia="굴림" w:hAnsi="Arial" w:cs="Arial"/>
          <w:kern w:val="0"/>
          <w:sz w:val="22"/>
        </w:rPr>
        <w:t xml:space="preserve"> </w:t>
      </w:r>
      <w:r w:rsidR="00DA260D" w:rsidRPr="00DC741E">
        <w:rPr>
          <w:rFonts w:ascii="Arial" w:eastAsia="굴림" w:hAnsi="Arial" w:cs="Arial"/>
          <w:kern w:val="0"/>
          <w:sz w:val="22"/>
        </w:rPr>
        <w:t xml:space="preserve">financial </w:t>
      </w:r>
      <w:r w:rsidR="00DA260D" w:rsidRPr="00795949">
        <w:rPr>
          <w:rFonts w:ascii="Arial" w:eastAsia="굴림" w:hAnsi="Arial" w:cs="Arial"/>
          <w:kern w:val="0"/>
          <w:sz w:val="22"/>
        </w:rPr>
        <w:t xml:space="preserve">support] </w:t>
      </w:r>
      <w:r w:rsidR="00DA260D" w:rsidRPr="00795949">
        <w:rPr>
          <w:rFonts w:ascii="Arial" w:eastAsia="굴림" w:hAnsi="Arial" w:cs="Arial"/>
          <w:sz w:val="22"/>
        </w:rPr>
        <w:t>In the last calendar year (</w:t>
      </w:r>
      <w:del w:id="484" w:author="Keis" w:date="2024-09-06T10:18:00Z">
        <w:r w:rsidR="00016A16" w:rsidRPr="00DB459F" w:rsidDel="009F27DD">
          <w:rPr>
            <w:rFonts w:ascii="Arial" w:eastAsia="굴림" w:hAnsi="Arial" w:cs="Arial" w:hint="eastAsia"/>
            <w:color w:val="FF0000"/>
            <w:sz w:val="22"/>
          </w:rPr>
          <w:delText>2019</w:delText>
        </w:r>
      </w:del>
      <w:ins w:id="485" w:author="Keis" w:date="2024-09-06T10:18:00Z">
        <w:r w:rsidR="009F27DD" w:rsidRPr="009F27DD">
          <w:rPr>
            <w:rFonts w:ascii="Arial" w:eastAsia="굴림" w:hAnsi="Arial" w:cs="Arial" w:hint="eastAsia"/>
            <w:color w:val="00B050"/>
            <w:sz w:val="22"/>
          </w:rPr>
          <w:t>2021</w:t>
        </w:r>
      </w:ins>
      <w:r w:rsidR="00DA260D" w:rsidRPr="00795949">
        <w:rPr>
          <w:rFonts w:ascii="Arial" w:eastAsia="굴림" w:hAnsi="Arial" w:cs="Arial"/>
          <w:sz w:val="22"/>
        </w:rPr>
        <w:t>), while living separately did you give any occasional financial support such as pocket money, living expenses or medical expenses to your parents?</w:t>
      </w:r>
    </w:p>
    <w:p w14:paraId="1474531D" w14:textId="77777777" w:rsidR="00DA260D" w:rsidRPr="00795949" w:rsidRDefault="00DA260D" w:rsidP="00D12299">
      <w:pPr>
        <w:pStyle w:val="a6"/>
        <w:numPr>
          <w:ilvl w:val="0"/>
          <w:numId w:val="1196"/>
        </w:numPr>
        <w:tabs>
          <w:tab w:val="left" w:pos="4538"/>
          <w:tab w:val="left" w:pos="5134"/>
        </w:tabs>
        <w:wordWrap/>
        <w:spacing w:line="360" w:lineRule="auto"/>
        <w:ind w:leftChars="0"/>
        <w:rPr>
          <w:rFonts w:ascii="Arial" w:eastAsia="굴림" w:hAnsi="Arial" w:cs="Arial"/>
          <w:sz w:val="22"/>
        </w:rPr>
      </w:pPr>
      <w:r w:rsidRPr="00795949">
        <w:rPr>
          <w:rFonts w:ascii="Arial" w:eastAsia="굴림" w:hAnsi="Arial" w:cs="Arial"/>
          <w:sz w:val="22"/>
        </w:rPr>
        <w:t>Yes →Go to Bb050</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Bb056</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tbl>
      <w:tblPr>
        <w:tblStyle w:val="a8"/>
        <w:tblW w:w="0" w:type="auto"/>
        <w:tblInd w:w="250" w:type="dxa"/>
        <w:tblLook w:val="04A0" w:firstRow="1" w:lastRow="0" w:firstColumn="1" w:lastColumn="0" w:noHBand="0" w:noVBand="1"/>
      </w:tblPr>
      <w:tblGrid>
        <w:gridCol w:w="9356"/>
      </w:tblGrid>
      <w:tr w:rsidR="00D063AA" w:rsidRPr="00795949" w14:paraId="77B96BB3" w14:textId="77777777" w:rsidTr="00DA260D">
        <w:tc>
          <w:tcPr>
            <w:tcW w:w="9356" w:type="dxa"/>
          </w:tcPr>
          <w:p w14:paraId="4DA539FB" w14:textId="77777777" w:rsidR="00DA260D" w:rsidRPr="00795949" w:rsidRDefault="00DA260D" w:rsidP="00DA260D">
            <w:pPr>
              <w:wordWrap/>
              <w:spacing w:before="240"/>
              <w:rPr>
                <w:rFonts w:ascii="Arial" w:eastAsia="굴림" w:hAnsi="Arial" w:cs="Arial"/>
                <w:b/>
                <w:szCs w:val="20"/>
              </w:rPr>
            </w:pPr>
            <w:r w:rsidRPr="00795949">
              <w:rPr>
                <w:rFonts w:ascii="Arial" w:eastAsia="굴림" w:hAnsi="Arial" w:cs="Arial"/>
                <w:b/>
                <w:szCs w:val="20"/>
              </w:rPr>
              <w:t>[</w:t>
            </w:r>
            <w:r w:rsidRPr="00795949">
              <w:rPr>
                <w:rFonts w:ascii="Arial" w:eastAsia="굴림" w:hAnsi="Arial" w:cs="Arial"/>
                <w:szCs w:val="20"/>
              </w:rPr>
              <w:t>IWER</w:t>
            </w:r>
            <w:r w:rsidRPr="00795949">
              <w:rPr>
                <w:rFonts w:ascii="Arial" w:eastAsia="굴림" w:hAnsi="Arial" w:cs="Arial"/>
                <w:b/>
                <w:szCs w:val="20"/>
              </w:rPr>
              <w:t xml:space="preserve">] </w:t>
            </w:r>
          </w:p>
          <w:p w14:paraId="56AE1FBC" w14:textId="77777777" w:rsidR="00DA260D" w:rsidRPr="00795949" w:rsidRDefault="00DA260D" w:rsidP="008F3943">
            <w:pPr>
              <w:wordWrap/>
              <w:ind w:left="196" w:hangingChars="100" w:hanging="196"/>
              <w:rPr>
                <w:rFonts w:ascii="Arial" w:eastAsia="굴림" w:hAnsi="Arial" w:cs="Arial"/>
                <w:b/>
                <w:szCs w:val="20"/>
              </w:rPr>
            </w:pPr>
            <w:r w:rsidRPr="00795949">
              <w:rPr>
                <w:rFonts w:ascii="Arial" w:eastAsia="굴림" w:hAnsi="Arial" w:cs="Arial"/>
                <w:b/>
                <w:szCs w:val="20"/>
              </w:rPr>
              <w:t>&lt;Regular support/ occasional support&gt;</w:t>
            </w:r>
          </w:p>
          <w:p w14:paraId="7104490F" w14:textId="77777777" w:rsidR="00DA260D" w:rsidRPr="00795949" w:rsidRDefault="00DA260D" w:rsidP="002D0E30">
            <w:pPr>
              <w:pStyle w:val="a6"/>
              <w:numPr>
                <w:ilvl w:val="0"/>
                <w:numId w:val="64"/>
              </w:numPr>
              <w:wordWrap/>
              <w:ind w:leftChars="0"/>
              <w:rPr>
                <w:rFonts w:ascii="Arial" w:eastAsia="굴림" w:hAnsi="Arial" w:cs="Arial"/>
                <w:szCs w:val="20"/>
              </w:rPr>
            </w:pPr>
            <w:r w:rsidRPr="00795949">
              <w:rPr>
                <w:rFonts w:ascii="Arial" w:eastAsia="굴림" w:hAnsi="Arial" w:cs="Arial"/>
                <w:szCs w:val="20"/>
              </w:rPr>
              <w:t xml:space="preserve">Regular support: monetary transfer regularly repeated in a certain time interval (e.g. each month, every two months) </w:t>
            </w:r>
          </w:p>
          <w:p w14:paraId="4C73B584" w14:textId="77777777" w:rsidR="00DA260D" w:rsidRPr="00795949" w:rsidRDefault="00DA260D" w:rsidP="002D0E30">
            <w:pPr>
              <w:pStyle w:val="a6"/>
              <w:numPr>
                <w:ilvl w:val="0"/>
                <w:numId w:val="64"/>
              </w:numPr>
              <w:wordWrap/>
              <w:ind w:leftChars="0"/>
              <w:rPr>
                <w:rFonts w:ascii="Arial" w:eastAsia="굴림" w:hAnsi="Arial" w:cs="Arial"/>
                <w:szCs w:val="20"/>
              </w:rPr>
            </w:pPr>
            <w:r w:rsidRPr="00795949">
              <w:rPr>
                <w:rFonts w:ascii="Arial" w:eastAsia="굴림" w:hAnsi="Arial" w:cs="Arial"/>
                <w:szCs w:val="20"/>
              </w:rPr>
              <w:t xml:space="preserve">Occasional support: monetary transfer irregularly occurred </w:t>
            </w:r>
            <w:r w:rsidR="0052190D" w:rsidRPr="00795949">
              <w:rPr>
                <w:rFonts w:ascii="Arial" w:eastAsia="굴림" w:hAnsi="Arial" w:cs="Arial"/>
                <w:szCs w:val="20"/>
              </w:rPr>
              <w:t>exc</w:t>
            </w:r>
            <w:r w:rsidRPr="00795949">
              <w:rPr>
                <w:rFonts w:ascii="Arial" w:eastAsia="굴림" w:hAnsi="Arial" w:cs="Arial"/>
                <w:szCs w:val="20"/>
              </w:rPr>
              <w:t xml:space="preserve">ept birthday allowance or holiday </w:t>
            </w:r>
            <w:r w:rsidRPr="00795949">
              <w:rPr>
                <w:rFonts w:ascii="Arial" w:eastAsia="굴림" w:hAnsi="Arial" w:cs="Arial"/>
                <w:szCs w:val="20"/>
              </w:rPr>
              <w:lastRenderedPageBreak/>
              <w:t xml:space="preserve">allowances (e.g. paying for medical bills, schooling, occasional allowances) </w:t>
            </w:r>
          </w:p>
          <w:p w14:paraId="0E07668B" w14:textId="77777777" w:rsidR="00DA260D" w:rsidRPr="00795949" w:rsidRDefault="00DA260D" w:rsidP="008F3943">
            <w:pPr>
              <w:wordWrap/>
              <w:ind w:left="196" w:hangingChars="100" w:hanging="196"/>
              <w:rPr>
                <w:rFonts w:ascii="Arial" w:eastAsia="굴림" w:hAnsi="Arial" w:cs="Arial"/>
                <w:b/>
                <w:szCs w:val="20"/>
              </w:rPr>
            </w:pPr>
            <w:r w:rsidRPr="00795949">
              <w:rPr>
                <w:rFonts w:ascii="Arial" w:eastAsia="굴림" w:hAnsi="Arial" w:cs="Arial"/>
                <w:b/>
                <w:szCs w:val="20"/>
              </w:rPr>
              <w:t>&lt;Financial support/ Non-financial support&gt;</w:t>
            </w:r>
          </w:p>
          <w:p w14:paraId="4CF590F4" w14:textId="77777777" w:rsidR="00DA260D" w:rsidRPr="00795949" w:rsidRDefault="00DA260D" w:rsidP="002D0E30">
            <w:pPr>
              <w:pStyle w:val="a6"/>
              <w:numPr>
                <w:ilvl w:val="0"/>
                <w:numId w:val="65"/>
              </w:numPr>
              <w:wordWrap/>
              <w:ind w:leftChars="0"/>
              <w:rPr>
                <w:rFonts w:ascii="Arial" w:eastAsia="굴림" w:hAnsi="Arial" w:cs="Arial"/>
                <w:szCs w:val="20"/>
              </w:rPr>
            </w:pPr>
            <w:r w:rsidRPr="00795949">
              <w:rPr>
                <w:rFonts w:ascii="Arial" w:eastAsia="굴림" w:hAnsi="Arial" w:cs="Arial"/>
                <w:szCs w:val="20"/>
              </w:rPr>
              <w:t>Financial support: receiving cash or helping pay bills, or covering specific costs for medical care, insurance, schooling, down payment for a home or rent, etc.</w:t>
            </w:r>
          </w:p>
          <w:p w14:paraId="03C6ABCC" w14:textId="77777777" w:rsidR="00DA260D" w:rsidRPr="00795949" w:rsidRDefault="00DA260D" w:rsidP="002D0E30">
            <w:pPr>
              <w:pStyle w:val="a6"/>
              <w:numPr>
                <w:ilvl w:val="0"/>
                <w:numId w:val="65"/>
              </w:numPr>
              <w:wordWrap/>
              <w:spacing w:after="240"/>
              <w:ind w:leftChars="0"/>
              <w:rPr>
                <w:rFonts w:ascii="Arial" w:eastAsia="굴림" w:hAnsi="Arial" w:cs="Arial"/>
                <w:sz w:val="22"/>
              </w:rPr>
            </w:pPr>
            <w:r w:rsidRPr="00795949">
              <w:rPr>
                <w:rFonts w:ascii="Arial" w:eastAsia="굴림" w:hAnsi="Arial" w:cs="Arial"/>
                <w:szCs w:val="20"/>
              </w:rPr>
              <w:t>Non-financial support: gifts or goods (e.g. food, clothes etc.) received</w:t>
            </w:r>
            <w:r w:rsidRPr="00795949">
              <w:rPr>
                <w:rFonts w:ascii="Arial" w:eastAsia="굴림" w:hAnsi="Arial" w:cs="Arial"/>
                <w:sz w:val="22"/>
              </w:rPr>
              <w:t xml:space="preserve"> </w:t>
            </w:r>
          </w:p>
        </w:tc>
      </w:tr>
    </w:tbl>
    <w:p w14:paraId="1F65B3E1" w14:textId="77777777" w:rsidR="00DA260D" w:rsidRPr="00795949" w:rsidRDefault="00DA260D" w:rsidP="00DA260D">
      <w:pPr>
        <w:wordWrap/>
        <w:spacing w:line="360" w:lineRule="auto"/>
        <w:rPr>
          <w:rFonts w:ascii="Arial" w:eastAsia="굴림" w:hAnsi="Arial" w:cs="Arial"/>
          <w:sz w:val="22"/>
        </w:rPr>
      </w:pPr>
    </w:p>
    <w:p w14:paraId="1BB29056" w14:textId="0CC0758C" w:rsidR="002B1BD7" w:rsidRPr="00795949" w:rsidRDefault="008F7853" w:rsidP="003178A2">
      <w:pPr>
        <w:spacing w:line="360" w:lineRule="auto"/>
        <w:rPr>
          <w:rFonts w:ascii="Arial" w:eastAsia="굴림" w:hAnsi="Arial" w:cs="Arial"/>
          <w:sz w:val="22"/>
        </w:rPr>
      </w:pPr>
      <w:r w:rsidRPr="00795949">
        <w:rPr>
          <w:rFonts w:ascii="Arial" w:eastAsia="굴림" w:hAnsi="Arial" w:cs="Arial"/>
          <w:sz w:val="22"/>
        </w:rPr>
        <w:t>Bb</w:t>
      </w:r>
      <w:r w:rsidR="00DA260D" w:rsidRPr="00795949">
        <w:rPr>
          <w:rFonts w:ascii="Arial" w:eastAsia="굴림" w:hAnsi="Arial" w:cs="Arial"/>
          <w:sz w:val="22"/>
        </w:rPr>
        <w:t>050. [Not live together_</w:t>
      </w:r>
      <w:r w:rsidR="00DA260D" w:rsidRPr="00795949">
        <w:rPr>
          <w:rFonts w:ascii="Arial" w:eastAsia="굴림" w:hAnsi="Arial" w:cs="Arial"/>
          <w:kern w:val="0"/>
          <w:sz w:val="22"/>
        </w:rPr>
        <w:t xml:space="preserve"> </w:t>
      </w:r>
      <w:r w:rsidR="00DA260D" w:rsidRPr="00795949">
        <w:rPr>
          <w:rFonts w:ascii="Arial" w:eastAsia="굴림" w:hAnsi="Arial" w:cs="Arial"/>
          <w:sz w:val="22"/>
        </w:rPr>
        <w:t>Offer of</w:t>
      </w:r>
      <w:r w:rsidR="00DA260D" w:rsidRPr="00795949">
        <w:rPr>
          <w:rFonts w:ascii="Arial" w:eastAsia="굴림" w:hAnsi="Arial" w:cs="Arial"/>
          <w:kern w:val="0"/>
          <w:sz w:val="22"/>
        </w:rPr>
        <w:t xml:space="preserve"> occasional </w:t>
      </w:r>
      <w:r w:rsidR="00DA260D" w:rsidRPr="00795949">
        <w:rPr>
          <w:rFonts w:ascii="Arial" w:eastAsia="굴림" w:hAnsi="Arial" w:cs="Arial"/>
          <w:sz w:val="22"/>
        </w:rPr>
        <w:t xml:space="preserve">financial support] </w:t>
      </w:r>
      <w:r w:rsidR="00856C77" w:rsidRPr="00795949">
        <w:rPr>
          <w:rFonts w:ascii="Arial" w:eastAsia="굴림" w:hAnsi="Arial" w:cs="Arial"/>
          <w:sz w:val="22"/>
        </w:rPr>
        <w:t>W</w:t>
      </w:r>
      <w:r w:rsidR="005D5299" w:rsidRPr="00795949">
        <w:rPr>
          <w:rFonts w:ascii="Arial" w:eastAsia="굴림" w:hAnsi="Arial" w:cs="Arial"/>
          <w:sz w:val="22"/>
        </w:rPr>
        <w:t>hat was the total amount of occasional</w:t>
      </w:r>
      <w:r w:rsidR="002B1BD7" w:rsidRPr="00795949">
        <w:rPr>
          <w:rFonts w:ascii="Arial" w:eastAsia="굴림" w:hAnsi="Arial" w:cs="Arial"/>
          <w:sz w:val="22"/>
        </w:rPr>
        <w:t xml:space="preserve"> </w:t>
      </w:r>
      <w:r w:rsidR="00D93B3E" w:rsidRPr="00795949">
        <w:rPr>
          <w:rFonts w:ascii="Arial" w:eastAsia="굴림" w:hAnsi="Arial" w:cs="Arial"/>
          <w:sz w:val="22"/>
        </w:rPr>
        <w:t xml:space="preserve">financial support </w:t>
      </w:r>
      <w:r w:rsidR="005D5299" w:rsidRPr="00795949">
        <w:rPr>
          <w:rFonts w:ascii="Arial" w:eastAsia="굴림" w:hAnsi="Arial" w:cs="Arial"/>
          <w:sz w:val="22"/>
        </w:rPr>
        <w:t>given to your parents</w:t>
      </w:r>
      <w:r w:rsidR="00856C77" w:rsidRPr="00795949">
        <w:rPr>
          <w:rFonts w:ascii="Arial" w:eastAsia="굴림" w:hAnsi="Arial" w:cs="Arial"/>
          <w:sz w:val="22"/>
        </w:rPr>
        <w:t xml:space="preserve"> in the last calendar year (</w:t>
      </w:r>
      <w:del w:id="486" w:author="Keis" w:date="2024-09-06T10:18:00Z">
        <w:r w:rsidR="00E14868" w:rsidRPr="00DB459F" w:rsidDel="009F27DD">
          <w:rPr>
            <w:rFonts w:ascii="Arial" w:eastAsia="굴림" w:hAnsi="Arial" w:cs="Arial" w:hint="eastAsia"/>
            <w:color w:val="FF0000"/>
            <w:sz w:val="22"/>
          </w:rPr>
          <w:delText>2019</w:delText>
        </w:r>
      </w:del>
      <w:ins w:id="487" w:author="Keis" w:date="2024-09-06T10:18:00Z">
        <w:r w:rsidR="009F27DD" w:rsidRPr="009F27DD">
          <w:rPr>
            <w:rFonts w:ascii="Arial" w:eastAsia="굴림" w:hAnsi="Arial" w:cs="Arial" w:hint="eastAsia"/>
            <w:color w:val="00B050"/>
            <w:sz w:val="22"/>
          </w:rPr>
          <w:t>2021</w:t>
        </w:r>
      </w:ins>
      <w:r w:rsidR="00856C77" w:rsidRPr="00795949">
        <w:rPr>
          <w:rFonts w:ascii="Arial" w:eastAsia="굴림" w:hAnsi="Arial" w:cs="Arial"/>
          <w:sz w:val="22"/>
        </w:rPr>
        <w:t>)</w:t>
      </w:r>
      <w:r w:rsidR="005D5299" w:rsidRPr="00795949">
        <w:rPr>
          <w:rFonts w:ascii="Arial" w:eastAsia="굴림" w:hAnsi="Arial" w:cs="Arial"/>
          <w:sz w:val="22"/>
        </w:rPr>
        <w:t xml:space="preserve">? </w:t>
      </w:r>
    </w:p>
    <w:p w14:paraId="2C5805AA" w14:textId="77777777" w:rsidR="007E50F6" w:rsidRPr="00795949" w:rsidRDefault="007E50F6" w:rsidP="007E50F6">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47DE1D1B" w14:textId="77777777" w:rsidR="007E50F6" w:rsidRPr="00795949" w:rsidRDefault="007E50F6" w:rsidP="007E50F6">
      <w:pPr>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w:t>
      </w:r>
      <w:r w:rsidR="00ED32E6" w:rsidRPr="00795949">
        <w:rPr>
          <w:rFonts w:ascii="Arial" w:eastAsia="굴림" w:hAnsi="Arial" w:cs="Arial"/>
          <w:kern w:val="0"/>
          <w:sz w:val="22"/>
        </w:rPr>
        <w:t>_MW [Range: 0 ~ 9997] → Bb</w:t>
      </w:r>
      <w:r w:rsidRPr="00795949">
        <w:rPr>
          <w:rFonts w:ascii="Arial" w:eastAsia="굴림" w:hAnsi="Arial" w:cs="Arial"/>
          <w:kern w:val="0"/>
          <w:sz w:val="22"/>
        </w:rPr>
        <w:t>05</w:t>
      </w:r>
      <w:r w:rsidR="00A10C61" w:rsidRPr="00795949">
        <w:rPr>
          <w:rFonts w:ascii="Arial" w:eastAsia="굴림" w:hAnsi="Arial" w:cs="Arial"/>
          <w:kern w:val="0"/>
          <w:sz w:val="22"/>
        </w:rPr>
        <w:t>6</w:t>
      </w:r>
    </w:p>
    <w:p w14:paraId="2F0F6030" w14:textId="77777777" w:rsidR="005D5299" w:rsidRPr="00795949" w:rsidRDefault="002B1BD7" w:rsidP="003178A2">
      <w:pPr>
        <w:wordWrap/>
        <w:spacing w:line="360" w:lineRule="auto"/>
        <w:rPr>
          <w:rFonts w:ascii="Arial" w:eastAsia="굴림" w:hAnsi="Arial" w:cs="Arial"/>
          <w:sz w:val="22"/>
        </w:rPr>
      </w:pPr>
      <w:r w:rsidRPr="00795949">
        <w:rPr>
          <w:rFonts w:ascii="Arial" w:eastAsia="굴림" w:hAnsi="Arial" w:cs="Arial"/>
          <w:sz w:val="22"/>
        </w:rPr>
        <w:tab/>
      </w:r>
      <w:r w:rsidR="005D5299" w:rsidRPr="00795949">
        <w:rPr>
          <w:rFonts w:ascii="Arial" w:eastAsia="굴림" w:hAnsi="Arial" w:cs="Arial"/>
          <w:sz w:val="22"/>
        </w:rPr>
        <w:t>Don’t know</w:t>
      </w:r>
      <w:r w:rsidRPr="00795949">
        <w:rPr>
          <w:rFonts w:ascii="Arial" w:eastAsia="굴림" w:hAnsi="Arial" w:cs="Arial"/>
          <w:sz w:val="22"/>
        </w:rPr>
        <w:t xml:space="preserve"> </w:t>
      </w:r>
      <w:r w:rsidR="005D5299" w:rsidRPr="00795949">
        <w:rPr>
          <w:rFonts w:ascii="Arial" w:eastAsia="굴림" w:hAnsi="Arial" w:cs="Arial"/>
          <w:sz w:val="22"/>
        </w:rPr>
        <w:t>→Go to Bb0</w:t>
      </w:r>
      <w:r w:rsidR="005F2018" w:rsidRPr="00795949">
        <w:rPr>
          <w:rFonts w:ascii="Arial" w:eastAsia="굴림" w:hAnsi="Arial" w:cs="Arial"/>
          <w:sz w:val="22"/>
        </w:rPr>
        <w:t>51</w:t>
      </w:r>
      <w:r w:rsidR="005D5299" w:rsidRPr="00795949">
        <w:rPr>
          <w:rFonts w:ascii="Arial" w:eastAsia="굴림" w:hAnsi="Arial" w:cs="Arial"/>
          <w:sz w:val="22"/>
        </w:rPr>
        <w:t>~Bb0</w:t>
      </w:r>
      <w:r w:rsidR="005F2018" w:rsidRPr="00795949">
        <w:rPr>
          <w:rFonts w:ascii="Arial" w:eastAsia="굴림" w:hAnsi="Arial" w:cs="Arial"/>
          <w:sz w:val="22"/>
        </w:rPr>
        <w:t>55</w:t>
      </w:r>
      <w:r w:rsidR="005D5299" w:rsidRPr="00795949">
        <w:rPr>
          <w:rFonts w:ascii="Arial" w:eastAsia="굴림" w:hAnsi="Arial" w:cs="Arial"/>
          <w:sz w:val="22"/>
        </w:rPr>
        <w:t xml:space="preserve"> unfolding </w:t>
      </w:r>
    </w:p>
    <w:p w14:paraId="7BE9E0EF" w14:textId="77777777" w:rsidR="001E6502" w:rsidRPr="00795949" w:rsidRDefault="005D5299" w:rsidP="001E6502">
      <w:pPr>
        <w:wordWrap/>
        <w:spacing w:line="360" w:lineRule="auto"/>
        <w:ind w:firstLine="800"/>
        <w:rPr>
          <w:rFonts w:ascii="Arial" w:eastAsia="굴림" w:hAnsi="Arial" w:cs="Arial"/>
          <w:sz w:val="22"/>
        </w:rPr>
      </w:pPr>
      <w:r w:rsidRPr="00795949">
        <w:rPr>
          <w:rFonts w:ascii="Arial" w:eastAsia="굴림" w:hAnsi="Arial" w:cs="Arial"/>
          <w:sz w:val="22"/>
        </w:rPr>
        <w:t>Refuse to answer →Go to Bb0</w:t>
      </w:r>
      <w:r w:rsidR="005F2018" w:rsidRPr="00795949">
        <w:rPr>
          <w:rFonts w:ascii="Arial" w:eastAsia="굴림" w:hAnsi="Arial" w:cs="Arial"/>
          <w:sz w:val="22"/>
        </w:rPr>
        <w:t>51</w:t>
      </w:r>
      <w:r w:rsidRPr="00795949">
        <w:rPr>
          <w:rFonts w:ascii="Arial" w:eastAsia="굴림" w:hAnsi="Arial" w:cs="Arial"/>
          <w:sz w:val="22"/>
        </w:rPr>
        <w:t>~Bb0</w:t>
      </w:r>
      <w:r w:rsidR="005F2018" w:rsidRPr="00795949">
        <w:rPr>
          <w:rFonts w:ascii="Arial" w:eastAsia="굴림" w:hAnsi="Arial" w:cs="Arial"/>
          <w:sz w:val="22"/>
        </w:rPr>
        <w:t>55</w:t>
      </w:r>
      <w:r w:rsidRPr="00795949">
        <w:rPr>
          <w:rFonts w:ascii="Arial" w:eastAsia="굴림" w:hAnsi="Arial" w:cs="Arial"/>
          <w:sz w:val="22"/>
        </w:rPr>
        <w:t xml:space="preserve"> unfolding </w:t>
      </w:r>
    </w:p>
    <w:p w14:paraId="56672650" w14:textId="77777777" w:rsidR="006A12E3" w:rsidRPr="00795949" w:rsidRDefault="006A12E3" w:rsidP="001E6502">
      <w:pPr>
        <w:wordWrap/>
        <w:spacing w:line="360" w:lineRule="auto"/>
        <w:ind w:firstLine="800"/>
        <w:rPr>
          <w:rFonts w:ascii="Arial" w:eastAsia="굴림" w:hAnsi="Arial" w:cs="Arial"/>
          <w:sz w:val="22"/>
        </w:rPr>
      </w:pPr>
    </w:p>
    <w:p w14:paraId="4E359DB5" w14:textId="77777777" w:rsidR="005D5299" w:rsidRPr="00795949" w:rsidRDefault="005D5299" w:rsidP="003178A2">
      <w:pPr>
        <w:wordWrap/>
        <w:spacing w:line="360" w:lineRule="auto"/>
        <w:rPr>
          <w:rFonts w:ascii="Arial" w:eastAsia="굴림" w:hAnsi="Arial" w:cs="Arial"/>
          <w:b/>
          <w:sz w:val="22"/>
        </w:rPr>
      </w:pPr>
      <w:r w:rsidRPr="00795949">
        <w:rPr>
          <w:rFonts w:ascii="Arial" w:eastAsia="굴림" w:hAnsi="Arial" w:cs="Arial"/>
          <w:b/>
          <w:sz w:val="22"/>
        </w:rPr>
        <w:t>&lt; Bb0</w:t>
      </w:r>
      <w:r w:rsidR="00A10C61" w:rsidRPr="00795949">
        <w:rPr>
          <w:rFonts w:ascii="Arial" w:eastAsia="굴림" w:hAnsi="Arial" w:cs="Arial"/>
          <w:b/>
          <w:sz w:val="22"/>
        </w:rPr>
        <w:t>51</w:t>
      </w:r>
      <w:r w:rsidRPr="00795949">
        <w:rPr>
          <w:rFonts w:ascii="Arial" w:eastAsia="굴림" w:hAnsi="Arial" w:cs="Arial"/>
          <w:b/>
          <w:sz w:val="22"/>
        </w:rPr>
        <w:t>~Bb0</w:t>
      </w:r>
      <w:r w:rsidR="00A10C61" w:rsidRPr="00795949">
        <w:rPr>
          <w:rFonts w:ascii="Arial" w:eastAsia="굴림" w:hAnsi="Arial" w:cs="Arial"/>
          <w:b/>
          <w:sz w:val="22"/>
        </w:rPr>
        <w:t>55</w:t>
      </w:r>
      <w:r w:rsidRPr="00795949">
        <w:rPr>
          <w:rFonts w:ascii="Arial" w:eastAsia="굴림" w:hAnsi="Arial" w:cs="Arial"/>
          <w:b/>
          <w:sz w:val="22"/>
        </w:rPr>
        <w:t>. Unfolding bracket questions &gt;</w:t>
      </w:r>
    </w:p>
    <w:p w14:paraId="79F01000" w14:textId="77777777" w:rsidR="002B1BD7" w:rsidRPr="00795949" w:rsidRDefault="002B1BD7" w:rsidP="003178A2">
      <w:pPr>
        <w:wordWrap/>
        <w:spacing w:line="360" w:lineRule="auto"/>
        <w:rPr>
          <w:rFonts w:ascii="Arial" w:eastAsia="굴림" w:hAnsi="Arial" w:cs="Arial"/>
          <w:sz w:val="22"/>
        </w:rPr>
      </w:pPr>
      <w:r w:rsidRPr="00795949">
        <w:rPr>
          <w:rFonts w:ascii="Arial" w:eastAsia="굴림" w:hAnsi="Arial" w:cs="Arial"/>
          <w:sz w:val="22"/>
        </w:rPr>
        <w:t>[IWER: Go back to Bb0</w:t>
      </w:r>
      <w:r w:rsidR="00A10C61" w:rsidRPr="00795949">
        <w:rPr>
          <w:rFonts w:ascii="Arial" w:eastAsia="굴림" w:hAnsi="Arial" w:cs="Arial"/>
          <w:sz w:val="22"/>
        </w:rPr>
        <w:t>50</w:t>
      </w:r>
      <w:r w:rsidRPr="00795949">
        <w:rPr>
          <w:rFonts w:ascii="Arial" w:eastAsia="굴림" w:hAnsi="Arial" w:cs="Arial"/>
          <w:sz w:val="22"/>
        </w:rPr>
        <w:t xml:space="preserve"> and record if R answers the amount during the interview.]</w:t>
      </w:r>
    </w:p>
    <w:p w14:paraId="09A2DBBF" w14:textId="4E6A3E9F" w:rsidR="005D5299" w:rsidRPr="00795949" w:rsidRDefault="00A10C61" w:rsidP="003178A2">
      <w:pPr>
        <w:spacing w:line="360" w:lineRule="auto"/>
        <w:rPr>
          <w:rFonts w:ascii="Arial" w:hAnsi="Arial" w:cs="Arial"/>
          <w:sz w:val="22"/>
        </w:rPr>
      </w:pPr>
      <w:r w:rsidRPr="00795949">
        <w:rPr>
          <w:rFonts w:ascii="Arial" w:eastAsia="굴림" w:hAnsi="Arial" w:cs="Arial"/>
          <w:sz w:val="22"/>
        </w:rPr>
        <w:t>Bb051</w:t>
      </w:r>
      <w:r w:rsidR="005D5299" w:rsidRPr="00795949">
        <w:rPr>
          <w:rFonts w:ascii="Arial" w:eastAsia="굴림" w:hAnsi="Arial" w:cs="Arial"/>
          <w:sz w:val="22"/>
        </w:rPr>
        <w:t>. Did it amount to less than, about equal to or more than 100 MW (10,000 Korean won)</w:t>
      </w:r>
      <w:r w:rsidR="00B84099" w:rsidRPr="00795949">
        <w:rPr>
          <w:rFonts w:ascii="Arial" w:eastAsia="굴림" w:hAnsi="Arial" w:cs="Arial"/>
          <w:sz w:val="22"/>
        </w:rPr>
        <w:t xml:space="preserve"> in the last calendar year (</w:t>
      </w:r>
      <w:del w:id="488" w:author="Keis" w:date="2024-09-06T10:18:00Z">
        <w:r w:rsidR="00016A16" w:rsidRPr="00DB459F" w:rsidDel="009F27DD">
          <w:rPr>
            <w:rFonts w:ascii="Arial" w:eastAsia="굴림" w:hAnsi="Arial" w:cs="Arial" w:hint="eastAsia"/>
            <w:color w:val="FF0000"/>
            <w:sz w:val="22"/>
          </w:rPr>
          <w:delText>2019</w:delText>
        </w:r>
      </w:del>
      <w:ins w:id="489" w:author="Keis" w:date="2024-09-06T10:18:00Z">
        <w:r w:rsidR="009F27DD" w:rsidRPr="009F27DD">
          <w:rPr>
            <w:rFonts w:ascii="Arial" w:eastAsia="굴림" w:hAnsi="Arial" w:cs="Arial" w:hint="eastAsia"/>
            <w:color w:val="00B050"/>
            <w:sz w:val="22"/>
          </w:rPr>
          <w:t>2021</w:t>
        </w:r>
      </w:ins>
      <w:r w:rsidR="00B84099" w:rsidRPr="00795949">
        <w:rPr>
          <w:rFonts w:ascii="Arial" w:eastAsia="굴림" w:hAnsi="Arial" w:cs="Arial"/>
          <w:sz w:val="22"/>
        </w:rPr>
        <w:t>)</w:t>
      </w:r>
      <w:r w:rsidR="005D5299" w:rsidRPr="00795949">
        <w:rPr>
          <w:rFonts w:ascii="Arial" w:eastAsia="굴림" w:hAnsi="Arial" w:cs="Arial"/>
          <w:sz w:val="22"/>
        </w:rPr>
        <w:t>?</w:t>
      </w:r>
    </w:p>
    <w:p w14:paraId="47D4D8B9" w14:textId="77777777" w:rsidR="005D5299" w:rsidRPr="00795949" w:rsidRDefault="005D5299" w:rsidP="002D0E30">
      <w:pPr>
        <w:pStyle w:val="a6"/>
        <w:numPr>
          <w:ilvl w:val="0"/>
          <w:numId w:val="146"/>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4B8AFCBC" w14:textId="77777777" w:rsidR="005D5299" w:rsidRPr="00795949" w:rsidRDefault="005D5299" w:rsidP="00F14BA4">
      <w:pPr>
        <w:pStyle w:val="a6"/>
        <w:numPr>
          <w:ilvl w:val="0"/>
          <w:numId w:val="1028"/>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2E0E95BC" w14:textId="77777777" w:rsidR="005D5299" w:rsidRPr="00795949" w:rsidRDefault="005D5299" w:rsidP="00F14BA4">
      <w:pPr>
        <w:pStyle w:val="a6"/>
        <w:numPr>
          <w:ilvl w:val="0"/>
          <w:numId w:val="1028"/>
        </w:numPr>
        <w:wordWrap/>
        <w:spacing w:line="360" w:lineRule="auto"/>
        <w:ind w:leftChars="0"/>
        <w:rPr>
          <w:rFonts w:ascii="Arial" w:eastAsia="굴림" w:hAnsi="Arial" w:cs="Arial"/>
          <w:sz w:val="22"/>
        </w:rPr>
      </w:pPr>
      <w:r w:rsidRPr="00795949">
        <w:rPr>
          <w:rFonts w:ascii="Arial" w:eastAsia="굴림" w:hAnsi="Arial" w:cs="Arial"/>
          <w:sz w:val="22"/>
        </w:rPr>
        <w:t>More than 100 MW</w:t>
      </w:r>
    </w:p>
    <w:p w14:paraId="0093142F" w14:textId="77777777" w:rsidR="005D5299" w:rsidRPr="00795949" w:rsidRDefault="005D5299" w:rsidP="003178A2">
      <w:pPr>
        <w:wordWrap/>
        <w:spacing w:line="360" w:lineRule="auto"/>
        <w:rPr>
          <w:rFonts w:ascii="Arial" w:eastAsia="굴림" w:hAnsi="Arial" w:cs="Arial"/>
          <w:sz w:val="22"/>
        </w:rPr>
      </w:pPr>
    </w:p>
    <w:p w14:paraId="2579FC1C" w14:textId="5CF12D88" w:rsidR="005D5299" w:rsidRPr="00795949" w:rsidRDefault="005D5299" w:rsidP="003178A2">
      <w:pPr>
        <w:spacing w:line="360" w:lineRule="auto"/>
        <w:rPr>
          <w:rFonts w:ascii="Arial" w:hAnsi="Arial" w:cs="Arial"/>
          <w:sz w:val="22"/>
        </w:rPr>
      </w:pPr>
      <w:r w:rsidRPr="00795949">
        <w:rPr>
          <w:rFonts w:ascii="Arial" w:eastAsia="굴림" w:hAnsi="Arial" w:cs="Arial"/>
          <w:sz w:val="22"/>
        </w:rPr>
        <w:t>Bb0</w:t>
      </w:r>
      <w:r w:rsidR="00A10C61" w:rsidRPr="00795949">
        <w:rPr>
          <w:rFonts w:ascii="Arial" w:eastAsia="굴림" w:hAnsi="Arial" w:cs="Arial"/>
          <w:sz w:val="22"/>
        </w:rPr>
        <w:t>52</w:t>
      </w:r>
      <w:r w:rsidRPr="00795949">
        <w:rPr>
          <w:rFonts w:ascii="Arial" w:eastAsia="굴림" w:hAnsi="Arial" w:cs="Arial"/>
          <w:sz w:val="22"/>
        </w:rPr>
        <w:t>. Did it amount to less than, about equal to or more than 300 MW (10,000 Korean won)</w:t>
      </w:r>
      <w:r w:rsidR="00B84099" w:rsidRPr="00795949">
        <w:rPr>
          <w:rFonts w:ascii="Arial" w:eastAsia="굴림" w:hAnsi="Arial" w:cs="Arial"/>
          <w:sz w:val="22"/>
        </w:rPr>
        <w:t xml:space="preserve"> in the last calendar year (</w:t>
      </w:r>
      <w:del w:id="490" w:author="Keis" w:date="2024-09-06T10:18:00Z">
        <w:r w:rsidR="00016A16" w:rsidRPr="00DB459F" w:rsidDel="009F27DD">
          <w:rPr>
            <w:rFonts w:ascii="Arial" w:eastAsia="굴림" w:hAnsi="Arial" w:cs="Arial" w:hint="eastAsia"/>
            <w:color w:val="FF0000"/>
            <w:sz w:val="22"/>
          </w:rPr>
          <w:delText>2019</w:delText>
        </w:r>
      </w:del>
      <w:ins w:id="491" w:author="Keis" w:date="2024-09-06T10:18:00Z">
        <w:r w:rsidR="009F27DD" w:rsidRPr="009F27DD">
          <w:rPr>
            <w:rFonts w:ascii="Arial" w:eastAsia="굴림" w:hAnsi="Arial" w:cs="Arial" w:hint="eastAsia"/>
            <w:color w:val="00B050"/>
            <w:sz w:val="22"/>
          </w:rPr>
          <w:t>2021</w:t>
        </w:r>
      </w:ins>
      <w:r w:rsidR="00B84099" w:rsidRPr="00795949">
        <w:rPr>
          <w:rFonts w:ascii="Arial" w:eastAsia="굴림" w:hAnsi="Arial" w:cs="Arial"/>
          <w:sz w:val="22"/>
        </w:rPr>
        <w:t>)</w:t>
      </w:r>
      <w:r w:rsidRPr="00795949">
        <w:rPr>
          <w:rFonts w:ascii="Arial" w:eastAsia="굴림" w:hAnsi="Arial" w:cs="Arial"/>
          <w:sz w:val="22"/>
        </w:rPr>
        <w:t>?</w:t>
      </w:r>
    </w:p>
    <w:p w14:paraId="53C97804" w14:textId="77777777" w:rsidR="005D5299" w:rsidRPr="00795949" w:rsidRDefault="005D5299" w:rsidP="002D0E30">
      <w:pPr>
        <w:pStyle w:val="a6"/>
        <w:numPr>
          <w:ilvl w:val="0"/>
          <w:numId w:val="147"/>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730E1F7C" w14:textId="77777777" w:rsidR="005D5299" w:rsidRPr="00795949" w:rsidRDefault="005D5299" w:rsidP="00F14BA4">
      <w:pPr>
        <w:pStyle w:val="a6"/>
        <w:numPr>
          <w:ilvl w:val="0"/>
          <w:numId w:val="1029"/>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7FDABB19" w14:textId="77777777" w:rsidR="005D5299" w:rsidRPr="00795949" w:rsidRDefault="005D5299" w:rsidP="00F14BA4">
      <w:pPr>
        <w:pStyle w:val="a6"/>
        <w:numPr>
          <w:ilvl w:val="0"/>
          <w:numId w:val="1029"/>
        </w:numPr>
        <w:wordWrap/>
        <w:spacing w:line="360" w:lineRule="auto"/>
        <w:ind w:leftChars="0"/>
        <w:rPr>
          <w:rFonts w:ascii="Arial" w:eastAsia="굴림" w:hAnsi="Arial" w:cs="Arial"/>
          <w:sz w:val="22"/>
        </w:rPr>
      </w:pPr>
      <w:r w:rsidRPr="00795949">
        <w:rPr>
          <w:rFonts w:ascii="Arial" w:eastAsia="굴림" w:hAnsi="Arial" w:cs="Arial"/>
          <w:sz w:val="22"/>
        </w:rPr>
        <w:t>More than 300 MW</w:t>
      </w:r>
    </w:p>
    <w:p w14:paraId="0548B362" w14:textId="77777777" w:rsidR="005D5299" w:rsidRPr="00795949" w:rsidRDefault="005D5299" w:rsidP="003178A2">
      <w:pPr>
        <w:wordWrap/>
        <w:spacing w:line="360" w:lineRule="auto"/>
        <w:rPr>
          <w:rFonts w:ascii="Arial" w:eastAsia="굴림" w:hAnsi="Arial" w:cs="Arial"/>
          <w:sz w:val="22"/>
        </w:rPr>
      </w:pPr>
    </w:p>
    <w:p w14:paraId="51166F79" w14:textId="2B6C9718" w:rsidR="005D5299" w:rsidRPr="00795949" w:rsidRDefault="005D5299" w:rsidP="003178A2">
      <w:pPr>
        <w:spacing w:line="360" w:lineRule="auto"/>
        <w:rPr>
          <w:rFonts w:ascii="Arial" w:hAnsi="Arial" w:cs="Arial"/>
          <w:sz w:val="22"/>
        </w:rPr>
      </w:pPr>
      <w:r w:rsidRPr="00795949">
        <w:rPr>
          <w:rFonts w:ascii="Arial" w:eastAsia="굴림" w:hAnsi="Arial" w:cs="Arial"/>
          <w:sz w:val="22"/>
        </w:rPr>
        <w:t>Bb0</w:t>
      </w:r>
      <w:r w:rsidR="00A10C61" w:rsidRPr="00795949">
        <w:rPr>
          <w:rFonts w:ascii="Arial" w:eastAsia="굴림" w:hAnsi="Arial" w:cs="Arial"/>
          <w:sz w:val="22"/>
        </w:rPr>
        <w:t>53</w:t>
      </w:r>
      <w:r w:rsidRPr="00795949">
        <w:rPr>
          <w:rFonts w:ascii="Arial" w:eastAsia="굴림" w:hAnsi="Arial" w:cs="Arial"/>
          <w:sz w:val="22"/>
        </w:rPr>
        <w:t>. Did it amount to less than, about equal to or more than 500 MW (10,000 Korean won)</w:t>
      </w:r>
      <w:r w:rsidR="00B84099" w:rsidRPr="00795949">
        <w:rPr>
          <w:rFonts w:ascii="Arial" w:eastAsia="굴림" w:hAnsi="Arial" w:cs="Arial"/>
          <w:sz w:val="22"/>
        </w:rPr>
        <w:t xml:space="preserve"> in the last calendar year (</w:t>
      </w:r>
      <w:del w:id="492" w:author="Keis" w:date="2024-09-06T10:18:00Z">
        <w:r w:rsidR="00016A16" w:rsidRPr="00DB459F" w:rsidDel="009F27DD">
          <w:rPr>
            <w:rFonts w:ascii="Arial" w:eastAsia="굴림" w:hAnsi="Arial" w:cs="Arial" w:hint="eastAsia"/>
            <w:color w:val="FF0000"/>
            <w:sz w:val="22"/>
          </w:rPr>
          <w:delText>2019</w:delText>
        </w:r>
      </w:del>
      <w:ins w:id="493" w:author="Keis" w:date="2024-09-06T10:18:00Z">
        <w:r w:rsidR="009F27DD" w:rsidRPr="009F27DD">
          <w:rPr>
            <w:rFonts w:ascii="Arial" w:eastAsia="굴림" w:hAnsi="Arial" w:cs="Arial" w:hint="eastAsia"/>
            <w:color w:val="00B050"/>
            <w:sz w:val="22"/>
          </w:rPr>
          <w:t>2021</w:t>
        </w:r>
      </w:ins>
      <w:r w:rsidR="00B84099" w:rsidRPr="00795949">
        <w:rPr>
          <w:rFonts w:ascii="Arial" w:eastAsia="굴림" w:hAnsi="Arial" w:cs="Arial"/>
          <w:sz w:val="22"/>
        </w:rPr>
        <w:t>)</w:t>
      </w:r>
      <w:r w:rsidRPr="00795949">
        <w:rPr>
          <w:rFonts w:ascii="Arial" w:eastAsia="굴림" w:hAnsi="Arial" w:cs="Arial"/>
          <w:sz w:val="22"/>
        </w:rPr>
        <w:t>?</w:t>
      </w:r>
    </w:p>
    <w:p w14:paraId="64BF49A0" w14:textId="77777777" w:rsidR="005D5299" w:rsidRPr="00795949" w:rsidRDefault="005D5299" w:rsidP="002D0E30">
      <w:pPr>
        <w:pStyle w:val="a6"/>
        <w:numPr>
          <w:ilvl w:val="0"/>
          <w:numId w:val="148"/>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197862B5" w14:textId="77777777" w:rsidR="005D5299" w:rsidRPr="00795949" w:rsidRDefault="005D5299" w:rsidP="00F14BA4">
      <w:pPr>
        <w:pStyle w:val="a6"/>
        <w:numPr>
          <w:ilvl w:val="0"/>
          <w:numId w:val="1030"/>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3A6F7C97" w14:textId="77777777" w:rsidR="005D5299" w:rsidRPr="00795949" w:rsidRDefault="005D5299" w:rsidP="00F14BA4">
      <w:pPr>
        <w:pStyle w:val="a6"/>
        <w:numPr>
          <w:ilvl w:val="0"/>
          <w:numId w:val="1030"/>
        </w:numPr>
        <w:wordWrap/>
        <w:spacing w:line="360" w:lineRule="auto"/>
        <w:ind w:leftChars="0"/>
        <w:rPr>
          <w:rFonts w:ascii="Arial" w:eastAsia="굴림" w:hAnsi="Arial" w:cs="Arial"/>
          <w:sz w:val="22"/>
        </w:rPr>
      </w:pPr>
      <w:r w:rsidRPr="00795949">
        <w:rPr>
          <w:rFonts w:ascii="Arial" w:eastAsia="굴림" w:hAnsi="Arial" w:cs="Arial"/>
          <w:sz w:val="22"/>
        </w:rPr>
        <w:t>More than 500 MW</w:t>
      </w:r>
    </w:p>
    <w:p w14:paraId="620B8798" w14:textId="77777777" w:rsidR="005D5299" w:rsidRPr="00795949" w:rsidRDefault="005D5299" w:rsidP="003178A2">
      <w:pPr>
        <w:wordWrap/>
        <w:spacing w:line="360" w:lineRule="auto"/>
        <w:rPr>
          <w:rFonts w:ascii="Arial" w:eastAsia="굴림" w:hAnsi="Arial" w:cs="Arial"/>
          <w:sz w:val="22"/>
        </w:rPr>
      </w:pPr>
    </w:p>
    <w:p w14:paraId="6F5DAAC8" w14:textId="7FED41A4" w:rsidR="005D5299" w:rsidRPr="00795949" w:rsidRDefault="005D5299" w:rsidP="003178A2">
      <w:pPr>
        <w:spacing w:line="360" w:lineRule="auto"/>
        <w:rPr>
          <w:rFonts w:ascii="Arial" w:hAnsi="Arial" w:cs="Arial"/>
          <w:sz w:val="22"/>
        </w:rPr>
      </w:pPr>
      <w:r w:rsidRPr="00795949">
        <w:rPr>
          <w:rFonts w:ascii="Arial" w:eastAsia="굴림" w:hAnsi="Arial" w:cs="Arial"/>
          <w:sz w:val="22"/>
        </w:rPr>
        <w:t>Bb0</w:t>
      </w:r>
      <w:r w:rsidR="00A10C61" w:rsidRPr="00795949">
        <w:rPr>
          <w:rFonts w:ascii="Arial" w:eastAsia="굴림" w:hAnsi="Arial" w:cs="Arial"/>
          <w:sz w:val="22"/>
        </w:rPr>
        <w:t>54</w:t>
      </w:r>
      <w:r w:rsidRPr="00795949">
        <w:rPr>
          <w:rFonts w:ascii="Arial" w:eastAsia="굴림" w:hAnsi="Arial" w:cs="Arial"/>
          <w:sz w:val="22"/>
        </w:rPr>
        <w:t>. Did it amount to less than, about equal to or more than 1,000 MW (10,000 Korean won)</w:t>
      </w:r>
      <w:r w:rsidR="00B84099" w:rsidRPr="00795949">
        <w:rPr>
          <w:rFonts w:ascii="Arial" w:eastAsia="굴림" w:hAnsi="Arial" w:cs="Arial"/>
          <w:sz w:val="22"/>
        </w:rPr>
        <w:t xml:space="preserve"> in the last calendar year (</w:t>
      </w:r>
      <w:del w:id="494" w:author="Keis" w:date="2024-09-06T10:18:00Z">
        <w:r w:rsidR="00016A16" w:rsidRPr="00DB459F" w:rsidDel="009F27DD">
          <w:rPr>
            <w:rFonts w:ascii="Arial" w:eastAsia="굴림" w:hAnsi="Arial" w:cs="Arial" w:hint="eastAsia"/>
            <w:color w:val="FF0000"/>
            <w:sz w:val="22"/>
          </w:rPr>
          <w:delText>2019</w:delText>
        </w:r>
      </w:del>
      <w:ins w:id="495" w:author="Keis" w:date="2024-09-06T10:18:00Z">
        <w:r w:rsidR="009F27DD" w:rsidRPr="009F27DD">
          <w:rPr>
            <w:rFonts w:ascii="Arial" w:eastAsia="굴림" w:hAnsi="Arial" w:cs="Arial" w:hint="eastAsia"/>
            <w:color w:val="00B050"/>
            <w:sz w:val="22"/>
          </w:rPr>
          <w:t>2021</w:t>
        </w:r>
      </w:ins>
      <w:r w:rsidR="00B84099" w:rsidRPr="00795949">
        <w:rPr>
          <w:rFonts w:ascii="Arial" w:eastAsia="굴림" w:hAnsi="Arial" w:cs="Arial"/>
          <w:sz w:val="22"/>
        </w:rPr>
        <w:t>)</w:t>
      </w:r>
      <w:r w:rsidRPr="00795949">
        <w:rPr>
          <w:rFonts w:ascii="Arial" w:eastAsia="굴림" w:hAnsi="Arial" w:cs="Arial"/>
          <w:sz w:val="22"/>
        </w:rPr>
        <w:t>?</w:t>
      </w:r>
    </w:p>
    <w:p w14:paraId="776DAF51" w14:textId="77777777" w:rsidR="005D5299" w:rsidRPr="00795949" w:rsidRDefault="005D5299" w:rsidP="002D0E30">
      <w:pPr>
        <w:pStyle w:val="a6"/>
        <w:numPr>
          <w:ilvl w:val="0"/>
          <w:numId w:val="149"/>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45EBAF96" w14:textId="77777777" w:rsidR="005D5299" w:rsidRPr="00795949" w:rsidRDefault="005D5299" w:rsidP="00F14BA4">
      <w:pPr>
        <w:pStyle w:val="a6"/>
        <w:numPr>
          <w:ilvl w:val="0"/>
          <w:numId w:val="1031"/>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7DBBDC63" w14:textId="77777777" w:rsidR="005D5299" w:rsidRPr="00795949" w:rsidRDefault="005D5299" w:rsidP="00F14BA4">
      <w:pPr>
        <w:pStyle w:val="a6"/>
        <w:numPr>
          <w:ilvl w:val="0"/>
          <w:numId w:val="1031"/>
        </w:numPr>
        <w:wordWrap/>
        <w:spacing w:line="360" w:lineRule="auto"/>
        <w:ind w:leftChars="0"/>
        <w:rPr>
          <w:rFonts w:ascii="Arial" w:eastAsia="굴림" w:hAnsi="Arial" w:cs="Arial"/>
          <w:sz w:val="22"/>
        </w:rPr>
      </w:pPr>
      <w:r w:rsidRPr="00795949">
        <w:rPr>
          <w:rFonts w:ascii="Arial" w:eastAsia="굴림" w:hAnsi="Arial" w:cs="Arial"/>
          <w:sz w:val="22"/>
        </w:rPr>
        <w:lastRenderedPageBreak/>
        <w:t>More than 1,000 MW</w:t>
      </w:r>
    </w:p>
    <w:p w14:paraId="2B02CC6F" w14:textId="77777777" w:rsidR="005D5299" w:rsidRPr="00795949" w:rsidRDefault="005D5299" w:rsidP="003178A2">
      <w:pPr>
        <w:wordWrap/>
        <w:spacing w:line="360" w:lineRule="auto"/>
        <w:rPr>
          <w:rFonts w:ascii="Arial" w:eastAsia="굴림" w:hAnsi="Arial" w:cs="Arial"/>
          <w:sz w:val="22"/>
        </w:rPr>
      </w:pPr>
    </w:p>
    <w:p w14:paraId="25698B94" w14:textId="4BFC2D2F" w:rsidR="005D5299" w:rsidRPr="00795949" w:rsidRDefault="00A10C61" w:rsidP="003178A2">
      <w:pPr>
        <w:spacing w:line="360" w:lineRule="auto"/>
        <w:rPr>
          <w:rFonts w:ascii="Arial" w:hAnsi="Arial" w:cs="Arial"/>
          <w:sz w:val="22"/>
        </w:rPr>
      </w:pPr>
      <w:r w:rsidRPr="00795949">
        <w:rPr>
          <w:rFonts w:ascii="Arial" w:eastAsia="굴림" w:hAnsi="Arial" w:cs="Arial"/>
          <w:sz w:val="22"/>
        </w:rPr>
        <w:t>Bb055</w:t>
      </w:r>
      <w:r w:rsidR="005D5299" w:rsidRPr="00795949">
        <w:rPr>
          <w:rFonts w:ascii="Arial" w:eastAsia="굴림" w:hAnsi="Arial" w:cs="Arial"/>
          <w:sz w:val="22"/>
        </w:rPr>
        <w:t>. Did it amount to less than, about equal to or more than 2,000 MW (10,000 Korean won)</w:t>
      </w:r>
      <w:r w:rsidR="00B84099" w:rsidRPr="00795949">
        <w:rPr>
          <w:rFonts w:ascii="Arial" w:eastAsia="굴림" w:hAnsi="Arial" w:cs="Arial"/>
          <w:sz w:val="22"/>
        </w:rPr>
        <w:t xml:space="preserve"> in the last calendar year (</w:t>
      </w:r>
      <w:del w:id="496" w:author="Keis" w:date="2024-09-06T10:18:00Z">
        <w:r w:rsidR="00016A16" w:rsidRPr="00DB459F" w:rsidDel="009F27DD">
          <w:rPr>
            <w:rFonts w:ascii="Arial" w:eastAsia="굴림" w:hAnsi="Arial" w:cs="Arial" w:hint="eastAsia"/>
            <w:color w:val="FF0000"/>
            <w:sz w:val="22"/>
          </w:rPr>
          <w:delText>2019</w:delText>
        </w:r>
      </w:del>
      <w:ins w:id="497" w:author="Keis" w:date="2024-09-06T10:18:00Z">
        <w:r w:rsidR="009F27DD" w:rsidRPr="009F27DD">
          <w:rPr>
            <w:rFonts w:ascii="Arial" w:eastAsia="굴림" w:hAnsi="Arial" w:cs="Arial" w:hint="eastAsia"/>
            <w:color w:val="00B050"/>
            <w:sz w:val="22"/>
          </w:rPr>
          <w:t>2021</w:t>
        </w:r>
      </w:ins>
      <w:r w:rsidR="00B84099" w:rsidRPr="00795949">
        <w:rPr>
          <w:rFonts w:ascii="Arial" w:eastAsia="굴림" w:hAnsi="Arial" w:cs="Arial"/>
          <w:sz w:val="22"/>
        </w:rPr>
        <w:t>)</w:t>
      </w:r>
      <w:r w:rsidR="005D5299" w:rsidRPr="00795949">
        <w:rPr>
          <w:rFonts w:ascii="Arial" w:eastAsia="굴림" w:hAnsi="Arial" w:cs="Arial"/>
          <w:sz w:val="22"/>
        </w:rPr>
        <w:t>?</w:t>
      </w:r>
    </w:p>
    <w:p w14:paraId="5D1C6AA8" w14:textId="77777777" w:rsidR="005D5299" w:rsidRPr="00795949" w:rsidRDefault="005D5299" w:rsidP="002D0E30">
      <w:pPr>
        <w:pStyle w:val="a6"/>
        <w:numPr>
          <w:ilvl w:val="0"/>
          <w:numId w:val="150"/>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26348A39" w14:textId="77777777" w:rsidR="005D5299" w:rsidRPr="00795949" w:rsidRDefault="005D5299" w:rsidP="00F14BA4">
      <w:pPr>
        <w:pStyle w:val="a6"/>
        <w:numPr>
          <w:ilvl w:val="0"/>
          <w:numId w:val="1032"/>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48A7625B" w14:textId="77777777" w:rsidR="005D5299" w:rsidRPr="00795949" w:rsidRDefault="005D5299" w:rsidP="00F14BA4">
      <w:pPr>
        <w:pStyle w:val="a6"/>
        <w:numPr>
          <w:ilvl w:val="0"/>
          <w:numId w:val="1032"/>
        </w:numPr>
        <w:wordWrap/>
        <w:spacing w:line="360" w:lineRule="auto"/>
        <w:ind w:leftChars="0"/>
        <w:rPr>
          <w:rFonts w:ascii="Arial" w:eastAsia="굴림" w:hAnsi="Arial" w:cs="Arial"/>
          <w:sz w:val="22"/>
        </w:rPr>
      </w:pPr>
      <w:r w:rsidRPr="00795949">
        <w:rPr>
          <w:rFonts w:ascii="Arial" w:eastAsia="굴림" w:hAnsi="Arial" w:cs="Arial"/>
          <w:sz w:val="22"/>
        </w:rPr>
        <w:t>More than 2,000 MW</w:t>
      </w:r>
    </w:p>
    <w:p w14:paraId="587518FF" w14:textId="77777777" w:rsidR="005D5299" w:rsidRPr="00795949" w:rsidRDefault="005D5299" w:rsidP="003178A2">
      <w:pPr>
        <w:wordWrap/>
        <w:spacing w:line="360" w:lineRule="auto"/>
        <w:rPr>
          <w:rFonts w:ascii="Arial" w:eastAsia="굴림" w:hAnsi="Arial" w:cs="Arial"/>
          <w:sz w:val="22"/>
        </w:rPr>
      </w:pPr>
    </w:p>
    <w:p w14:paraId="1F4CC39C" w14:textId="245E409D" w:rsidR="00A10C61" w:rsidRPr="00795949" w:rsidRDefault="005D5299" w:rsidP="00A10C61">
      <w:pPr>
        <w:widowControl/>
        <w:wordWrap/>
        <w:autoSpaceDE/>
        <w:spacing w:line="360" w:lineRule="auto"/>
        <w:jc w:val="left"/>
        <w:rPr>
          <w:rFonts w:ascii="Arial" w:eastAsia="굴림" w:hAnsi="Arial" w:cs="Arial"/>
          <w:sz w:val="22"/>
        </w:rPr>
      </w:pPr>
      <w:bookmarkStart w:id="498" w:name="_Hlk81991053"/>
      <w:r w:rsidRPr="00795949">
        <w:rPr>
          <w:rFonts w:ascii="Arial" w:eastAsia="굴림" w:hAnsi="Arial" w:cs="Arial"/>
          <w:sz w:val="22"/>
        </w:rPr>
        <w:t>Bb05</w:t>
      </w:r>
      <w:r w:rsidR="00A10C61" w:rsidRPr="00795949">
        <w:rPr>
          <w:rFonts w:ascii="Arial" w:eastAsia="굴림" w:hAnsi="Arial" w:cs="Arial"/>
          <w:sz w:val="22"/>
        </w:rPr>
        <w:t>6</w:t>
      </w:r>
      <w:r w:rsidRPr="00795949">
        <w:rPr>
          <w:rFonts w:ascii="Arial" w:eastAsia="굴림" w:hAnsi="Arial" w:cs="Arial"/>
          <w:sz w:val="22"/>
        </w:rPr>
        <w:t xml:space="preserve">. </w:t>
      </w:r>
      <w:r w:rsidR="00A10C61" w:rsidRPr="00795949">
        <w:rPr>
          <w:rFonts w:ascii="Arial" w:eastAsia="굴림" w:hAnsi="Arial" w:cs="Arial"/>
          <w:kern w:val="0"/>
          <w:sz w:val="22"/>
        </w:rPr>
        <w:t>[Not live together_ Offer of non-financial support]</w:t>
      </w:r>
      <w:bookmarkEnd w:id="498"/>
      <w:r w:rsidR="00A10C61" w:rsidRPr="00795949">
        <w:rPr>
          <w:rFonts w:ascii="Arial" w:eastAsia="굴림" w:hAnsi="Arial" w:cs="Arial"/>
          <w:kern w:val="0"/>
          <w:sz w:val="22"/>
        </w:rPr>
        <w:t xml:space="preserve"> </w:t>
      </w:r>
      <w:r w:rsidR="00A10C61" w:rsidRPr="00795949">
        <w:rPr>
          <w:rFonts w:ascii="Arial" w:eastAsia="굴림" w:hAnsi="Arial" w:cs="Arial"/>
          <w:sz w:val="22"/>
        </w:rPr>
        <w:t>In the last calendar year (</w:t>
      </w:r>
      <w:del w:id="499" w:author="Keis" w:date="2024-09-06T10:18:00Z">
        <w:r w:rsidR="00016A16" w:rsidRPr="00DB459F" w:rsidDel="009F27DD">
          <w:rPr>
            <w:rFonts w:ascii="Arial" w:eastAsia="굴림" w:hAnsi="Arial" w:cs="Arial" w:hint="eastAsia"/>
            <w:color w:val="FF0000"/>
            <w:sz w:val="22"/>
          </w:rPr>
          <w:delText>2019</w:delText>
        </w:r>
      </w:del>
      <w:ins w:id="500" w:author="Keis" w:date="2024-09-06T10:18:00Z">
        <w:r w:rsidR="009F27DD" w:rsidRPr="009F27DD">
          <w:rPr>
            <w:rFonts w:ascii="Arial" w:eastAsia="굴림" w:hAnsi="Arial" w:cs="Arial" w:hint="eastAsia"/>
            <w:color w:val="00B050"/>
            <w:sz w:val="22"/>
          </w:rPr>
          <w:t>2021</w:t>
        </w:r>
      </w:ins>
      <w:r w:rsidR="00A10C61" w:rsidRPr="00795949">
        <w:rPr>
          <w:rFonts w:ascii="Arial" w:eastAsia="굴림" w:hAnsi="Arial" w:cs="Arial"/>
          <w:sz w:val="22"/>
        </w:rPr>
        <w:t xml:space="preserve">), while living separately did you give to your parents any gifts or goods (not cash)? </w:t>
      </w:r>
    </w:p>
    <w:p w14:paraId="5EF8EA66" w14:textId="77777777" w:rsidR="00A10C61" w:rsidRPr="00795949" w:rsidRDefault="00A10C61" w:rsidP="00D12299">
      <w:pPr>
        <w:pStyle w:val="a6"/>
        <w:numPr>
          <w:ilvl w:val="0"/>
          <w:numId w:val="1202"/>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Bb057</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Bb059</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p w14:paraId="0E4523C6" w14:textId="77777777" w:rsidR="00A10C61" w:rsidRPr="00795949" w:rsidRDefault="00A10C61" w:rsidP="005D5299">
      <w:pPr>
        <w:wordWrap/>
        <w:spacing w:line="360" w:lineRule="auto"/>
        <w:rPr>
          <w:rFonts w:ascii="Arial" w:eastAsia="굴림" w:hAnsi="Arial" w:cs="Arial"/>
          <w:kern w:val="0"/>
          <w:sz w:val="22"/>
        </w:rPr>
      </w:pPr>
    </w:p>
    <w:p w14:paraId="0D7A18CE" w14:textId="4EE18706" w:rsidR="00B84099" w:rsidRPr="00795949" w:rsidRDefault="00A10C61" w:rsidP="005D5299">
      <w:pPr>
        <w:wordWrap/>
        <w:spacing w:line="360" w:lineRule="auto"/>
        <w:rPr>
          <w:rFonts w:ascii="Arial" w:eastAsia="굴림" w:hAnsi="Arial" w:cs="Arial"/>
          <w:sz w:val="22"/>
        </w:rPr>
      </w:pPr>
      <w:r w:rsidRPr="00795949">
        <w:rPr>
          <w:rFonts w:ascii="Arial" w:eastAsia="굴림" w:hAnsi="Arial" w:cs="Arial"/>
          <w:sz w:val="22"/>
        </w:rPr>
        <w:t xml:space="preserve">Bb057. </w:t>
      </w:r>
      <w:r w:rsidRPr="00795949">
        <w:rPr>
          <w:rFonts w:ascii="Arial" w:eastAsia="굴림" w:hAnsi="Arial" w:cs="Arial"/>
          <w:kern w:val="0"/>
          <w:sz w:val="22"/>
        </w:rPr>
        <w:t>[Not live together_ Offer of non-financial support]</w:t>
      </w:r>
      <w:r w:rsidR="009151C5" w:rsidRPr="00795949">
        <w:rPr>
          <w:rFonts w:ascii="Arial" w:eastAsia="굴림" w:hAnsi="Arial" w:cs="Arial"/>
          <w:kern w:val="0"/>
          <w:sz w:val="22"/>
        </w:rPr>
        <w:t xml:space="preserve"> </w:t>
      </w:r>
      <w:r w:rsidRPr="00795949">
        <w:rPr>
          <w:rFonts w:ascii="Arial" w:eastAsia="굴림" w:hAnsi="Arial" w:cs="Arial"/>
          <w:kern w:val="0"/>
          <w:sz w:val="22"/>
        </w:rPr>
        <w:t>Then, w</w:t>
      </w:r>
      <w:r w:rsidR="005D5299" w:rsidRPr="00795949">
        <w:rPr>
          <w:rFonts w:ascii="Arial" w:eastAsia="굴림" w:hAnsi="Arial" w:cs="Arial"/>
          <w:sz w:val="22"/>
        </w:rPr>
        <w:t>hat was the type of non</w:t>
      </w:r>
      <w:r w:rsidR="005D5299" w:rsidRPr="00795949">
        <w:rPr>
          <w:rFonts w:ascii="Cambria Math" w:eastAsia="굴림" w:hAnsi="Cambria Math" w:cs="Cambria Math"/>
          <w:sz w:val="22"/>
        </w:rPr>
        <w:t>‐</w:t>
      </w:r>
      <w:r w:rsidR="009B5005" w:rsidRPr="00795949">
        <w:rPr>
          <w:rFonts w:ascii="Arial" w:eastAsia="굴림" w:hAnsi="Arial" w:cs="Arial"/>
          <w:sz w:val="22"/>
        </w:rPr>
        <w:t>financial support</w:t>
      </w:r>
      <w:r w:rsidR="00061CFC" w:rsidRPr="00795949">
        <w:rPr>
          <w:rFonts w:ascii="Arial" w:eastAsia="굴림" w:hAnsi="Arial" w:cs="Arial"/>
          <w:sz w:val="22"/>
        </w:rPr>
        <w:t xml:space="preserve"> </w:t>
      </w:r>
      <w:r w:rsidR="005D5299" w:rsidRPr="00795949">
        <w:rPr>
          <w:rFonts w:ascii="Arial" w:eastAsia="굴림" w:hAnsi="Arial" w:cs="Arial"/>
          <w:sz w:val="22"/>
        </w:rPr>
        <w:t>you gave to your parents</w:t>
      </w:r>
      <w:r w:rsidR="00CB7631" w:rsidRPr="00795949">
        <w:rPr>
          <w:rFonts w:ascii="Arial" w:eastAsia="굴림" w:hAnsi="Arial" w:cs="Arial"/>
          <w:sz w:val="22"/>
        </w:rPr>
        <w:t xml:space="preserve"> in the last calendar year (</w:t>
      </w:r>
      <w:del w:id="501" w:author="Keis" w:date="2024-09-06T10:18:00Z">
        <w:r w:rsidR="00016A16" w:rsidRPr="00DB459F" w:rsidDel="009F27DD">
          <w:rPr>
            <w:rFonts w:ascii="Arial" w:eastAsia="굴림" w:hAnsi="Arial" w:cs="Arial" w:hint="eastAsia"/>
            <w:color w:val="FF0000"/>
            <w:sz w:val="22"/>
          </w:rPr>
          <w:delText>2019</w:delText>
        </w:r>
      </w:del>
      <w:ins w:id="502" w:author="Keis" w:date="2024-09-06T10:18:00Z">
        <w:r w:rsidR="009F27DD" w:rsidRPr="009F27DD">
          <w:rPr>
            <w:rFonts w:ascii="Arial" w:eastAsia="굴림" w:hAnsi="Arial" w:cs="Arial" w:hint="eastAsia"/>
            <w:color w:val="00B050"/>
            <w:sz w:val="22"/>
          </w:rPr>
          <w:t>2021</w:t>
        </w:r>
      </w:ins>
      <w:r w:rsidR="00CB7631" w:rsidRPr="00795949">
        <w:rPr>
          <w:rFonts w:ascii="Arial" w:eastAsia="굴림" w:hAnsi="Arial" w:cs="Arial"/>
          <w:sz w:val="22"/>
        </w:rPr>
        <w:t>)</w:t>
      </w:r>
      <w:r w:rsidR="005D5299" w:rsidRPr="00795949">
        <w:rPr>
          <w:rFonts w:ascii="Arial" w:eastAsia="굴림" w:hAnsi="Arial" w:cs="Arial"/>
          <w:sz w:val="22"/>
        </w:rPr>
        <w:t xml:space="preserve">? </w:t>
      </w:r>
      <w:r w:rsidR="00B84099" w:rsidRPr="00795949">
        <w:rPr>
          <w:rFonts w:ascii="Arial" w:eastAsia="굴림" w:hAnsi="Arial" w:cs="Arial"/>
          <w:sz w:val="22"/>
        </w:rPr>
        <w:t>(Select multiple responses)</w:t>
      </w:r>
    </w:p>
    <w:p w14:paraId="20166151" w14:textId="77777777" w:rsidR="005D5299" w:rsidRPr="00795949" w:rsidRDefault="004B58A3"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w:t>
      </w:r>
      <w:r w:rsidR="0020531B" w:rsidRPr="00795949">
        <w:rPr>
          <w:rFonts w:ascii="Arial" w:eastAsia="굴림" w:hAnsi="Arial" w:cs="Arial"/>
          <w:sz w:val="22"/>
        </w:rPr>
        <w:t xml:space="preserve"> </w:t>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20531B" w:rsidRPr="00795949">
        <w:rPr>
          <w:rFonts w:ascii="Arial" w:eastAsia="굴림" w:hAnsi="Arial" w:cs="Arial"/>
          <w:sz w:val="22"/>
        </w:rPr>
        <w:t>→Go to Bb</w:t>
      </w:r>
      <w:r w:rsidR="00A10C61" w:rsidRPr="00795949">
        <w:rPr>
          <w:rFonts w:ascii="Arial" w:eastAsia="굴림" w:hAnsi="Arial" w:cs="Arial"/>
          <w:sz w:val="22"/>
        </w:rPr>
        <w:t>059</w:t>
      </w:r>
    </w:p>
    <w:p w14:paraId="15A02909" w14:textId="77777777" w:rsidR="005D5299" w:rsidRPr="00795949" w:rsidRDefault="00CB7631"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Health-</w:t>
      </w:r>
      <w:r w:rsidR="005D5299" w:rsidRPr="00795949">
        <w:rPr>
          <w:rFonts w:ascii="Arial" w:eastAsia="굴림" w:hAnsi="Arial" w:cs="Arial"/>
          <w:sz w:val="22"/>
        </w:rPr>
        <w:t>related prod</w:t>
      </w:r>
      <w:r w:rsidR="004B58A3" w:rsidRPr="00795949">
        <w:rPr>
          <w:rFonts w:ascii="Arial" w:eastAsia="굴림" w:hAnsi="Arial" w:cs="Arial"/>
          <w:sz w:val="22"/>
        </w:rPr>
        <w:t>ucts (e.g.</w:t>
      </w:r>
      <w:r w:rsidR="003B7411" w:rsidRPr="00795949">
        <w:rPr>
          <w:rFonts w:ascii="Arial" w:eastAsia="굴림" w:hAnsi="Arial" w:cs="Arial"/>
          <w:sz w:val="22"/>
        </w:rPr>
        <w:t xml:space="preserve"> vitamins, equipment</w:t>
      </w:r>
      <w:r w:rsidR="005D5299" w:rsidRPr="00795949">
        <w:rPr>
          <w:rFonts w:ascii="Arial" w:eastAsia="굴림" w:hAnsi="Arial" w:cs="Arial"/>
          <w:sz w:val="22"/>
        </w:rPr>
        <w:t xml:space="preserve">, </w:t>
      </w:r>
      <w:proofErr w:type="spellStart"/>
      <w:r w:rsidR="005D5299" w:rsidRPr="00795949">
        <w:rPr>
          <w:rFonts w:ascii="Arial" w:eastAsia="굴림" w:hAnsi="Arial" w:cs="Arial"/>
          <w:sz w:val="22"/>
        </w:rPr>
        <w:t>etc</w:t>
      </w:r>
      <w:proofErr w:type="spellEnd"/>
      <w:r w:rsidR="005D5299" w:rsidRPr="00795949">
        <w:rPr>
          <w:rFonts w:ascii="Arial" w:eastAsia="굴림" w:hAnsi="Arial" w:cs="Arial"/>
          <w:sz w:val="22"/>
        </w:rPr>
        <w:t>)</w:t>
      </w:r>
      <w:r w:rsidR="0020531B" w:rsidRPr="00795949">
        <w:rPr>
          <w:rFonts w:ascii="Arial" w:eastAsia="굴림" w:hAnsi="Arial" w:cs="Arial"/>
          <w:sz w:val="22"/>
        </w:rPr>
        <w:t xml:space="preserve"> </w:t>
      </w:r>
      <w:r w:rsidR="009B5005" w:rsidRPr="00795949">
        <w:rPr>
          <w:rFonts w:ascii="Arial" w:eastAsia="굴림" w:hAnsi="Arial" w:cs="Arial"/>
          <w:sz w:val="22"/>
        </w:rPr>
        <w:tab/>
      </w:r>
      <w:r w:rsidR="0020531B" w:rsidRPr="00795949">
        <w:rPr>
          <w:rFonts w:ascii="Arial" w:eastAsia="굴림" w:hAnsi="Arial" w:cs="Arial"/>
          <w:sz w:val="22"/>
        </w:rPr>
        <w:t>→</w:t>
      </w:r>
      <w:r w:rsidR="00A10C61" w:rsidRPr="00795949">
        <w:rPr>
          <w:rFonts w:ascii="Arial" w:eastAsia="굴림" w:hAnsi="Arial" w:cs="Arial"/>
          <w:sz w:val="22"/>
        </w:rPr>
        <w:t>Go to Bb059</w:t>
      </w:r>
    </w:p>
    <w:p w14:paraId="3C52F21F" w14:textId="77777777" w:rsidR="005D5299" w:rsidRPr="00795949" w:rsidRDefault="005D5299"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Household items</w:t>
      </w:r>
      <w:r w:rsidR="0020531B" w:rsidRPr="00795949">
        <w:rPr>
          <w:rFonts w:ascii="Arial" w:eastAsia="굴림" w:hAnsi="Arial" w:cs="Arial"/>
          <w:sz w:val="22"/>
        </w:rPr>
        <w:t xml:space="preserve"> </w:t>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20531B" w:rsidRPr="00795949">
        <w:rPr>
          <w:rFonts w:ascii="Arial" w:eastAsia="굴림" w:hAnsi="Arial" w:cs="Arial"/>
          <w:sz w:val="22"/>
        </w:rPr>
        <w:t>→</w:t>
      </w:r>
      <w:r w:rsidR="00A10C61" w:rsidRPr="00795949">
        <w:rPr>
          <w:rFonts w:ascii="Arial" w:eastAsia="굴림" w:hAnsi="Arial" w:cs="Arial"/>
          <w:sz w:val="22"/>
        </w:rPr>
        <w:t>Go to Bb059</w:t>
      </w:r>
    </w:p>
    <w:p w14:paraId="551F5D69" w14:textId="77777777" w:rsidR="005D5299" w:rsidRPr="00795949" w:rsidRDefault="005D5299"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Electronics</w:t>
      </w:r>
      <w:r w:rsidR="0020531B" w:rsidRPr="00795949">
        <w:rPr>
          <w:rFonts w:ascii="Arial" w:eastAsia="굴림" w:hAnsi="Arial" w:cs="Arial"/>
          <w:sz w:val="22"/>
        </w:rPr>
        <w:t xml:space="preserve"> </w:t>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20531B" w:rsidRPr="00795949">
        <w:rPr>
          <w:rFonts w:ascii="Arial" w:eastAsia="굴림" w:hAnsi="Arial" w:cs="Arial"/>
          <w:sz w:val="22"/>
        </w:rPr>
        <w:t>→</w:t>
      </w:r>
      <w:r w:rsidR="00A10C61" w:rsidRPr="00795949">
        <w:rPr>
          <w:rFonts w:ascii="Arial" w:eastAsia="굴림" w:hAnsi="Arial" w:cs="Arial"/>
          <w:sz w:val="22"/>
        </w:rPr>
        <w:t>Go to Bb059</w:t>
      </w:r>
    </w:p>
    <w:p w14:paraId="2F4F704B" w14:textId="77777777" w:rsidR="005D5299" w:rsidRPr="00795949" w:rsidRDefault="005D5299"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Dining out and food</w:t>
      </w:r>
      <w:r w:rsidR="0020531B" w:rsidRPr="00795949">
        <w:rPr>
          <w:rFonts w:ascii="Arial" w:eastAsia="굴림" w:hAnsi="Arial" w:cs="Arial"/>
          <w:sz w:val="22"/>
        </w:rPr>
        <w:t xml:space="preserve"> </w:t>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9B5005" w:rsidRPr="00795949">
        <w:rPr>
          <w:rFonts w:ascii="Arial" w:eastAsia="굴림" w:hAnsi="Arial" w:cs="Arial"/>
          <w:sz w:val="22"/>
        </w:rPr>
        <w:tab/>
      </w:r>
      <w:r w:rsidR="0020531B" w:rsidRPr="00795949">
        <w:rPr>
          <w:rFonts w:ascii="Arial" w:eastAsia="굴림" w:hAnsi="Arial" w:cs="Arial"/>
          <w:sz w:val="22"/>
        </w:rPr>
        <w:t>→</w:t>
      </w:r>
      <w:r w:rsidR="00A10C61" w:rsidRPr="00795949">
        <w:rPr>
          <w:rFonts w:ascii="Arial" w:eastAsia="굴림" w:hAnsi="Arial" w:cs="Arial"/>
          <w:sz w:val="22"/>
        </w:rPr>
        <w:t>Go to Bb059</w:t>
      </w:r>
    </w:p>
    <w:p w14:paraId="1593BD59" w14:textId="77777777" w:rsidR="000C2035" w:rsidRPr="00795949" w:rsidRDefault="00BD150A"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Clothes</w:t>
      </w:r>
      <w:r w:rsidR="000C2035" w:rsidRPr="00795949">
        <w:rPr>
          <w:rFonts w:ascii="Arial" w:eastAsia="굴림" w:hAnsi="Arial" w:cs="Arial"/>
          <w:sz w:val="22"/>
        </w:rPr>
        <w:t xml:space="preserve"> and shoes</w:t>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r>
      <w:r w:rsidR="000C2035" w:rsidRPr="00795949">
        <w:rPr>
          <w:rFonts w:ascii="Arial" w:eastAsia="굴림" w:hAnsi="Arial" w:cs="Arial"/>
          <w:sz w:val="22"/>
        </w:rPr>
        <w:tab/>
        <w:t>→Go to Bb059</w:t>
      </w:r>
    </w:p>
    <w:p w14:paraId="5FD3B97A" w14:textId="77777777" w:rsidR="005D5299" w:rsidRPr="00795949" w:rsidRDefault="005D5299" w:rsidP="002D0E30">
      <w:pPr>
        <w:pStyle w:val="a6"/>
        <w:numPr>
          <w:ilvl w:val="0"/>
          <w:numId w:val="151"/>
        </w:numPr>
        <w:wordWrap/>
        <w:spacing w:line="360" w:lineRule="auto"/>
        <w:ind w:leftChars="0"/>
        <w:rPr>
          <w:rFonts w:ascii="Arial" w:eastAsia="굴림" w:hAnsi="Arial" w:cs="Arial"/>
          <w:sz w:val="22"/>
        </w:rPr>
      </w:pPr>
      <w:r w:rsidRPr="00795949">
        <w:rPr>
          <w:rFonts w:ascii="Arial" w:eastAsia="굴림" w:hAnsi="Arial" w:cs="Arial"/>
          <w:sz w:val="22"/>
        </w:rPr>
        <w:t>Other</w:t>
      </w:r>
      <w:r w:rsidR="00CB7631" w:rsidRPr="00795949">
        <w:rPr>
          <w:rFonts w:ascii="Arial" w:eastAsia="굴림" w:hAnsi="Arial" w:cs="Arial"/>
          <w:sz w:val="22"/>
        </w:rPr>
        <w:t>s</w:t>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sz w:val="22"/>
        </w:rPr>
        <w:tab/>
      </w:r>
      <w:r w:rsidR="00A10C61" w:rsidRPr="00795949">
        <w:rPr>
          <w:rFonts w:ascii="Arial" w:eastAsia="굴림" w:hAnsi="Arial" w:cs="Arial"/>
          <w:kern w:val="0"/>
          <w:sz w:val="22"/>
        </w:rPr>
        <w:t>→Go to Bb058</w:t>
      </w:r>
    </w:p>
    <w:p w14:paraId="587F555C" w14:textId="77777777" w:rsidR="005D5299" w:rsidRPr="00795949" w:rsidRDefault="005D5299" w:rsidP="005D5299">
      <w:pPr>
        <w:wordWrap/>
        <w:spacing w:line="360" w:lineRule="auto"/>
        <w:rPr>
          <w:rFonts w:ascii="Arial" w:eastAsia="굴림" w:hAnsi="Arial" w:cs="Arial"/>
          <w:sz w:val="22"/>
        </w:rPr>
      </w:pPr>
    </w:p>
    <w:p w14:paraId="27FA94AC" w14:textId="77777777" w:rsidR="005D5299" w:rsidRPr="00795949" w:rsidRDefault="00BE75CC" w:rsidP="005D5299">
      <w:pPr>
        <w:wordWrap/>
        <w:spacing w:line="360" w:lineRule="auto"/>
        <w:rPr>
          <w:rFonts w:ascii="Arial" w:eastAsia="굴림" w:hAnsi="Arial" w:cs="Arial"/>
          <w:sz w:val="22"/>
        </w:rPr>
      </w:pPr>
      <w:r w:rsidRPr="00795949">
        <w:rPr>
          <w:rFonts w:ascii="Arial" w:eastAsia="굴림" w:hAnsi="Arial" w:cs="Arial"/>
          <w:sz w:val="22"/>
        </w:rPr>
        <w:t>Bb058</w:t>
      </w:r>
      <w:r w:rsidR="005D5299" w:rsidRPr="00795949">
        <w:rPr>
          <w:rFonts w:ascii="Arial" w:eastAsia="굴림" w:hAnsi="Arial" w:cs="Arial"/>
          <w:sz w:val="22"/>
        </w:rPr>
        <w:t>.</w:t>
      </w:r>
      <w:r w:rsidR="00CB7631" w:rsidRPr="00795949">
        <w:rPr>
          <w:rFonts w:ascii="Arial" w:eastAsia="굴림" w:hAnsi="Arial" w:cs="Arial"/>
          <w:sz w:val="22"/>
        </w:rPr>
        <w:t xml:space="preserve"> If others,</w:t>
      </w:r>
      <w:r w:rsidR="004F5656" w:rsidRPr="00795949">
        <w:rPr>
          <w:rFonts w:ascii="Arial" w:eastAsia="굴림" w:hAnsi="Arial" w:cs="Arial"/>
          <w:sz w:val="22"/>
        </w:rPr>
        <w:t xml:space="preserve"> </w:t>
      </w:r>
      <w:r w:rsidR="00CB7631" w:rsidRPr="00795949">
        <w:rPr>
          <w:rFonts w:ascii="Arial" w:eastAsia="굴림" w:hAnsi="Arial" w:cs="Arial"/>
          <w:sz w:val="22"/>
        </w:rPr>
        <w:t>please specify.</w:t>
      </w:r>
    </w:p>
    <w:p w14:paraId="532653B0" w14:textId="77777777" w:rsidR="005D5299" w:rsidRPr="00795949" w:rsidRDefault="004F5656" w:rsidP="004F5656">
      <w:pPr>
        <w:wordWrap/>
        <w:spacing w:line="360" w:lineRule="auto"/>
        <w:rPr>
          <w:rFonts w:ascii="Arial" w:eastAsia="굴림" w:hAnsi="Arial" w:cs="Arial"/>
          <w:sz w:val="22"/>
        </w:rPr>
      </w:pPr>
      <w:r w:rsidRPr="00795949">
        <w:rPr>
          <w:rFonts w:ascii="Arial" w:eastAsia="굴림" w:hAnsi="Arial" w:cs="Arial"/>
          <w:sz w:val="22"/>
        </w:rPr>
        <w:tab/>
        <w:t xml:space="preserve">_______________________________ </w:t>
      </w:r>
    </w:p>
    <w:p w14:paraId="0065728A" w14:textId="77777777" w:rsidR="005D5299" w:rsidRPr="00795949" w:rsidRDefault="005D5299" w:rsidP="005D5299">
      <w:pPr>
        <w:wordWrap/>
        <w:spacing w:line="360" w:lineRule="auto"/>
        <w:rPr>
          <w:rFonts w:ascii="Arial" w:eastAsia="굴림" w:hAnsi="Arial" w:cs="Arial"/>
          <w:sz w:val="22"/>
        </w:rPr>
      </w:pPr>
    </w:p>
    <w:p w14:paraId="4EE7C550" w14:textId="77777777" w:rsidR="00B84099" w:rsidRPr="00795949" w:rsidRDefault="004F5656" w:rsidP="000C3127">
      <w:pPr>
        <w:wordWrap/>
        <w:spacing w:line="276" w:lineRule="auto"/>
        <w:rPr>
          <w:rFonts w:ascii="Arial" w:eastAsia="굴림" w:hAnsi="Arial" w:cs="Arial"/>
          <w:b/>
          <w:sz w:val="22"/>
        </w:rPr>
      </w:pPr>
      <w:r w:rsidRPr="00795949">
        <w:rPr>
          <w:rFonts w:ascii="Arial" w:eastAsia="굴림" w:hAnsi="Arial" w:cs="Arial"/>
          <w:b/>
          <w:sz w:val="22"/>
        </w:rPr>
        <w:t>&lt;</w:t>
      </w:r>
      <w:r w:rsidR="003178A2" w:rsidRPr="00795949">
        <w:rPr>
          <w:rFonts w:ascii="Arial" w:eastAsia="굴림" w:hAnsi="Arial" w:cs="Arial"/>
          <w:b/>
          <w:sz w:val="22"/>
        </w:rPr>
        <w:t xml:space="preserve"> </w:t>
      </w:r>
      <w:r w:rsidR="00933F12" w:rsidRPr="00795949">
        <w:rPr>
          <w:rFonts w:ascii="Arial" w:eastAsia="굴림" w:hAnsi="Arial" w:cs="Arial"/>
          <w:b/>
          <w:sz w:val="22"/>
        </w:rPr>
        <w:t>Transfer to</w:t>
      </w:r>
      <w:r w:rsidR="00B84099" w:rsidRPr="00795949">
        <w:rPr>
          <w:rFonts w:ascii="Arial" w:eastAsia="굴림" w:hAnsi="Arial" w:cs="Arial"/>
          <w:b/>
          <w:sz w:val="22"/>
        </w:rPr>
        <w:t xml:space="preserve"> R’s parents who </w:t>
      </w:r>
      <w:r w:rsidR="00AE5C27" w:rsidRPr="00795949">
        <w:rPr>
          <w:rFonts w:ascii="Arial" w:eastAsia="굴림" w:hAnsi="Arial" w:cs="Arial"/>
          <w:b/>
          <w:sz w:val="22"/>
        </w:rPr>
        <w:t>lived</w:t>
      </w:r>
      <w:r w:rsidRPr="00795949">
        <w:rPr>
          <w:rFonts w:ascii="Arial" w:eastAsia="굴림" w:hAnsi="Arial" w:cs="Arial"/>
          <w:b/>
          <w:sz w:val="22"/>
        </w:rPr>
        <w:t xml:space="preserve"> with R</w:t>
      </w:r>
      <w:r w:rsidR="003178A2" w:rsidRPr="00795949">
        <w:rPr>
          <w:rFonts w:ascii="Arial" w:eastAsia="굴림" w:hAnsi="Arial" w:cs="Arial"/>
          <w:b/>
          <w:sz w:val="22"/>
        </w:rPr>
        <w:t xml:space="preserve"> </w:t>
      </w:r>
      <w:r w:rsidRPr="00795949">
        <w:rPr>
          <w:rFonts w:ascii="Arial" w:eastAsia="굴림" w:hAnsi="Arial" w:cs="Arial"/>
          <w:b/>
          <w:sz w:val="22"/>
        </w:rPr>
        <w:t>&gt;</w:t>
      </w:r>
    </w:p>
    <w:p w14:paraId="2C897C36" w14:textId="77777777" w:rsidR="005D5299" w:rsidRPr="00795949" w:rsidRDefault="005D5299" w:rsidP="000C3127">
      <w:pPr>
        <w:wordWrap/>
        <w:spacing w:line="276" w:lineRule="auto"/>
        <w:rPr>
          <w:rFonts w:ascii="Arial" w:eastAsia="굴림" w:hAnsi="Arial" w:cs="Arial"/>
          <w:b/>
          <w:sz w:val="22"/>
        </w:rPr>
      </w:pPr>
      <w:r w:rsidRPr="00795949">
        <w:rPr>
          <w:rFonts w:ascii="Arial" w:eastAsia="굴림" w:hAnsi="Arial" w:cs="Arial"/>
          <w:b/>
          <w:sz w:val="22"/>
        </w:rPr>
        <w:t>Logic</w:t>
      </w:r>
      <w:r w:rsidRPr="00795949">
        <w:rPr>
          <w:rFonts w:ascii="Arial" w:eastAsia="굴림" w:hAnsi="Arial" w:cs="Arial"/>
          <w:b/>
          <w:sz w:val="22"/>
        </w:rPr>
        <w:tab/>
      </w:r>
    </w:p>
    <w:p w14:paraId="316EE5EE" w14:textId="3D05CFAA" w:rsidR="005D5299" w:rsidRPr="00795949" w:rsidRDefault="00D0631B" w:rsidP="002D0E30">
      <w:pPr>
        <w:pStyle w:val="a6"/>
        <w:numPr>
          <w:ilvl w:val="0"/>
          <w:numId w:val="137"/>
        </w:numPr>
        <w:wordWrap/>
        <w:spacing w:line="276" w:lineRule="auto"/>
        <w:ind w:leftChars="0"/>
        <w:rPr>
          <w:rFonts w:ascii="Arial" w:eastAsia="굴림" w:hAnsi="Arial" w:cs="Arial"/>
          <w:sz w:val="22"/>
        </w:rPr>
      </w:pPr>
      <w:r w:rsidRPr="00795949">
        <w:rPr>
          <w:rFonts w:ascii="Arial" w:eastAsia="굴림" w:hAnsi="Arial" w:cs="Arial"/>
          <w:b/>
          <w:sz w:val="22"/>
        </w:rPr>
        <w:t>If R</w:t>
      </w:r>
      <w:r w:rsidR="005D5299" w:rsidRPr="00795949">
        <w:rPr>
          <w:rFonts w:ascii="Arial" w:eastAsia="굴림" w:hAnsi="Arial" w:cs="Arial"/>
          <w:b/>
          <w:sz w:val="22"/>
        </w:rPr>
        <w:t xml:space="preserve"> lived </w:t>
      </w:r>
      <w:r w:rsidR="000F5D5E" w:rsidRPr="00795949">
        <w:rPr>
          <w:rFonts w:ascii="Arial" w:eastAsia="굴림" w:hAnsi="Arial" w:cs="Arial"/>
          <w:b/>
          <w:sz w:val="22"/>
        </w:rPr>
        <w:t>with</w:t>
      </w:r>
      <w:r w:rsidR="006B289F" w:rsidRPr="00795949">
        <w:rPr>
          <w:rFonts w:ascii="Arial" w:eastAsia="굴림" w:hAnsi="Arial" w:cs="Arial"/>
          <w:b/>
          <w:sz w:val="22"/>
        </w:rPr>
        <w:t xml:space="preserve"> </w:t>
      </w:r>
      <w:r w:rsidRPr="00795949">
        <w:rPr>
          <w:rFonts w:ascii="Arial" w:eastAsia="굴림" w:hAnsi="Arial" w:cs="Arial"/>
          <w:b/>
          <w:sz w:val="22"/>
        </w:rPr>
        <w:t xml:space="preserve">his/her </w:t>
      </w:r>
      <w:r w:rsidR="005D5299" w:rsidRPr="00795949">
        <w:rPr>
          <w:rFonts w:ascii="Arial" w:eastAsia="굴림" w:hAnsi="Arial" w:cs="Arial"/>
          <w:b/>
          <w:sz w:val="22"/>
        </w:rPr>
        <w:t xml:space="preserve">parents </w:t>
      </w:r>
      <w:r w:rsidR="00CB7631" w:rsidRPr="00795949">
        <w:rPr>
          <w:rFonts w:ascii="Arial" w:eastAsia="굴림" w:hAnsi="Arial" w:cs="Arial"/>
          <w:b/>
          <w:sz w:val="22"/>
        </w:rPr>
        <w:t xml:space="preserve">for </w:t>
      </w:r>
      <w:r w:rsidR="005D5299" w:rsidRPr="00795949">
        <w:rPr>
          <w:rFonts w:ascii="Arial" w:eastAsia="굴림" w:hAnsi="Arial" w:cs="Arial"/>
          <w:b/>
          <w:sz w:val="22"/>
        </w:rPr>
        <w:t>more than one month</w:t>
      </w:r>
      <w:r w:rsidR="00CB7631" w:rsidRPr="00795949">
        <w:rPr>
          <w:rFonts w:ascii="Arial" w:eastAsia="굴림" w:hAnsi="Arial" w:cs="Arial"/>
          <w:b/>
          <w:sz w:val="22"/>
        </w:rPr>
        <w:t xml:space="preserve"> in </w:t>
      </w:r>
      <w:del w:id="503" w:author="Keis" w:date="2024-09-06T10:18:00Z">
        <w:r w:rsidR="00016A16" w:rsidRPr="00DB459F" w:rsidDel="009F27DD">
          <w:rPr>
            <w:rFonts w:ascii="Arial" w:eastAsia="굴림" w:hAnsi="Arial" w:cs="Arial" w:hint="eastAsia"/>
            <w:b/>
            <w:color w:val="FF0000"/>
            <w:sz w:val="22"/>
          </w:rPr>
          <w:delText>2019</w:delText>
        </w:r>
      </w:del>
      <w:ins w:id="504" w:author="Keis" w:date="2024-09-06T10:18:00Z">
        <w:r w:rsidR="009F27DD" w:rsidRPr="009F27DD">
          <w:rPr>
            <w:rFonts w:ascii="Arial" w:eastAsia="굴림" w:hAnsi="Arial" w:cs="Arial" w:hint="eastAsia"/>
            <w:b/>
            <w:color w:val="00B050"/>
            <w:sz w:val="22"/>
          </w:rPr>
          <w:t>2021</w:t>
        </w:r>
      </w:ins>
      <w:r w:rsidR="00CB7631" w:rsidRPr="00795949">
        <w:rPr>
          <w:rFonts w:ascii="Arial" w:eastAsia="굴림" w:hAnsi="Arial" w:cs="Arial"/>
          <w:b/>
          <w:sz w:val="22"/>
        </w:rPr>
        <w:t xml:space="preserve">, then </w:t>
      </w:r>
      <w:r w:rsidR="00F95115" w:rsidRPr="00795949">
        <w:rPr>
          <w:rFonts w:ascii="Arial" w:eastAsia="굴림" w:hAnsi="Arial" w:cs="Arial"/>
          <w:b/>
          <w:sz w:val="22"/>
        </w:rPr>
        <w:t xml:space="preserve">ask </w:t>
      </w:r>
      <w:r w:rsidR="00CB7631" w:rsidRPr="00795949">
        <w:rPr>
          <w:rFonts w:ascii="Arial" w:eastAsia="굴림" w:hAnsi="Arial" w:cs="Arial"/>
          <w:b/>
          <w:sz w:val="22"/>
        </w:rPr>
        <w:t>Bb</w:t>
      </w:r>
      <w:r w:rsidR="00A10C61" w:rsidRPr="00795949">
        <w:rPr>
          <w:rFonts w:ascii="Arial" w:eastAsia="굴림" w:hAnsi="Arial" w:cs="Arial"/>
          <w:b/>
          <w:sz w:val="22"/>
        </w:rPr>
        <w:t>059~Bb072</w:t>
      </w:r>
      <w:r w:rsidR="00CB7631" w:rsidRPr="00795949">
        <w:rPr>
          <w:rFonts w:ascii="Arial" w:eastAsia="굴림" w:hAnsi="Arial" w:cs="Arial"/>
          <w:b/>
          <w:sz w:val="22"/>
        </w:rPr>
        <w:t>.</w:t>
      </w:r>
    </w:p>
    <w:p w14:paraId="0677ABCA" w14:textId="77777777" w:rsidR="005D5299" w:rsidRPr="00795949" w:rsidRDefault="005D5299" w:rsidP="003178A2">
      <w:pPr>
        <w:wordWrap/>
        <w:spacing w:line="360" w:lineRule="auto"/>
        <w:rPr>
          <w:rFonts w:ascii="Arial" w:eastAsia="굴림" w:hAnsi="Arial" w:cs="Arial"/>
          <w:sz w:val="22"/>
        </w:rPr>
      </w:pPr>
    </w:p>
    <w:p w14:paraId="38060D12" w14:textId="22FC8879" w:rsidR="005D5299" w:rsidRPr="00795949" w:rsidRDefault="005D5299" w:rsidP="003178A2">
      <w:pPr>
        <w:wordWrap/>
        <w:spacing w:line="360" w:lineRule="auto"/>
        <w:rPr>
          <w:rFonts w:ascii="Arial" w:eastAsia="굴림" w:hAnsi="Arial" w:cs="Arial"/>
          <w:sz w:val="22"/>
        </w:rPr>
      </w:pPr>
      <w:r w:rsidRPr="00795949">
        <w:rPr>
          <w:rFonts w:ascii="Arial" w:eastAsia="굴림" w:hAnsi="Arial" w:cs="Arial"/>
          <w:sz w:val="22"/>
        </w:rPr>
        <w:t>Bb</w:t>
      </w:r>
      <w:r w:rsidR="005A65CE" w:rsidRPr="00795949">
        <w:rPr>
          <w:rFonts w:ascii="Arial" w:eastAsia="굴림" w:hAnsi="Arial" w:cs="Arial"/>
          <w:sz w:val="22"/>
        </w:rPr>
        <w:t>059</w:t>
      </w:r>
      <w:r w:rsidRPr="00795949">
        <w:rPr>
          <w:rFonts w:ascii="Arial" w:eastAsia="굴림" w:hAnsi="Arial" w:cs="Arial"/>
          <w:sz w:val="22"/>
        </w:rPr>
        <w:t>.</w:t>
      </w:r>
      <w:r w:rsidR="005A65CE" w:rsidRPr="00795949">
        <w:rPr>
          <w:rFonts w:ascii="Arial" w:eastAsia="굴림" w:hAnsi="Arial" w:cs="Arial"/>
          <w:sz w:val="22"/>
        </w:rPr>
        <w:t xml:space="preserve"> </w:t>
      </w:r>
      <w:r w:rsidR="005A65CE" w:rsidRPr="00795949">
        <w:rPr>
          <w:rFonts w:ascii="Arial" w:eastAsia="굴림" w:hAnsi="Arial" w:cs="Arial"/>
          <w:kern w:val="0"/>
          <w:sz w:val="22"/>
        </w:rPr>
        <w:t xml:space="preserve">[Live </w:t>
      </w:r>
      <w:proofErr w:type="spellStart"/>
      <w:r w:rsidR="005A65CE" w:rsidRPr="00795949">
        <w:rPr>
          <w:rFonts w:ascii="Arial" w:eastAsia="굴림" w:hAnsi="Arial" w:cs="Arial"/>
          <w:kern w:val="0"/>
          <w:sz w:val="22"/>
        </w:rPr>
        <w:t>together_Receipt</w:t>
      </w:r>
      <w:proofErr w:type="spellEnd"/>
      <w:r w:rsidR="005A65CE" w:rsidRPr="00795949">
        <w:rPr>
          <w:rFonts w:ascii="Arial" w:eastAsia="굴림" w:hAnsi="Arial" w:cs="Arial"/>
          <w:kern w:val="0"/>
          <w:sz w:val="22"/>
        </w:rPr>
        <w:t xml:space="preserve"> of financial support]</w:t>
      </w:r>
      <w:r w:rsidRPr="00795949">
        <w:rPr>
          <w:rFonts w:ascii="Arial" w:eastAsia="굴림" w:hAnsi="Arial" w:cs="Arial"/>
          <w:sz w:val="22"/>
        </w:rPr>
        <w:t xml:space="preserve"> In the last calendar year (</w:t>
      </w:r>
      <w:del w:id="505" w:author="Keis" w:date="2024-09-06T10:18:00Z">
        <w:r w:rsidR="00016A16" w:rsidRPr="00DB459F" w:rsidDel="009F27DD">
          <w:rPr>
            <w:rFonts w:ascii="Arial" w:eastAsia="굴림" w:hAnsi="Arial" w:cs="Arial" w:hint="eastAsia"/>
            <w:color w:val="FF0000"/>
            <w:sz w:val="22"/>
          </w:rPr>
          <w:delText>2019</w:delText>
        </w:r>
      </w:del>
      <w:ins w:id="506"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did you receive any </w:t>
      </w:r>
      <w:r w:rsidR="00D93B3E" w:rsidRPr="00795949">
        <w:rPr>
          <w:rFonts w:ascii="Arial" w:eastAsia="굴림" w:hAnsi="Arial" w:cs="Arial"/>
          <w:sz w:val="22"/>
        </w:rPr>
        <w:t xml:space="preserve">financial support </w:t>
      </w:r>
      <w:r w:rsidRPr="00795949">
        <w:rPr>
          <w:rFonts w:ascii="Arial" w:eastAsia="굴림" w:hAnsi="Arial" w:cs="Arial"/>
          <w:sz w:val="22"/>
        </w:rPr>
        <w:t>from your parents while living together?</w:t>
      </w:r>
    </w:p>
    <w:p w14:paraId="5B303737" w14:textId="77777777" w:rsidR="006B289F" w:rsidRPr="00795949" w:rsidRDefault="006B289F" w:rsidP="003178A2">
      <w:pPr>
        <w:wordWrap/>
        <w:spacing w:line="360" w:lineRule="auto"/>
        <w:rPr>
          <w:rFonts w:ascii="Arial" w:eastAsia="굴림" w:hAnsi="Arial" w:cs="Arial"/>
          <w:sz w:val="22"/>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luded. Financial support includes pocket money, medical expenses, travel expenses, business funds, etc.</w:t>
      </w:r>
      <w:r w:rsidR="000C2035" w:rsidRPr="00795949">
        <w:rPr>
          <w:rFonts w:ascii="Arial" w:eastAsia="굴림" w:hAnsi="Arial" w:cs="Arial"/>
          <w:sz w:val="22"/>
        </w:rPr>
        <w:t xml:space="preserve"> Paying for the bill instead is included.</w:t>
      </w:r>
      <w:r w:rsidRPr="00795949">
        <w:rPr>
          <w:rFonts w:ascii="Arial" w:eastAsia="굴림" w:hAnsi="Arial" w:cs="Arial"/>
          <w:sz w:val="22"/>
        </w:rPr>
        <w:t>]</w:t>
      </w:r>
    </w:p>
    <w:p w14:paraId="63C3245A" w14:textId="77777777" w:rsidR="006B289F" w:rsidRPr="00795949" w:rsidRDefault="006B289F" w:rsidP="002D0E30">
      <w:pPr>
        <w:pStyle w:val="a6"/>
        <w:numPr>
          <w:ilvl w:val="0"/>
          <w:numId w:val="152"/>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→Go to Bb</w:t>
      </w:r>
      <w:r w:rsidR="005A65CE" w:rsidRPr="00795949">
        <w:rPr>
          <w:rFonts w:ascii="Arial" w:eastAsia="굴림" w:hAnsi="Arial" w:cs="Arial"/>
          <w:sz w:val="22"/>
        </w:rPr>
        <w:t>066</w:t>
      </w:r>
    </w:p>
    <w:p w14:paraId="505675B3" w14:textId="77777777" w:rsidR="00812390" w:rsidRPr="00795949" w:rsidRDefault="00812390" w:rsidP="003178A2">
      <w:pPr>
        <w:spacing w:line="360" w:lineRule="auto"/>
        <w:rPr>
          <w:rFonts w:ascii="Arial" w:eastAsia="굴림" w:hAnsi="Arial" w:cs="Arial"/>
          <w:sz w:val="22"/>
        </w:rPr>
      </w:pPr>
    </w:p>
    <w:p w14:paraId="1FEE282D" w14:textId="4D0C4A05" w:rsidR="00ED32E6" w:rsidRPr="00795949" w:rsidRDefault="005D5299" w:rsidP="003178A2">
      <w:pPr>
        <w:spacing w:line="360" w:lineRule="auto"/>
        <w:rPr>
          <w:rFonts w:ascii="Arial" w:eastAsia="굴림" w:hAnsi="Arial" w:cs="Arial"/>
          <w:sz w:val="22"/>
        </w:rPr>
      </w:pPr>
      <w:r w:rsidRPr="00795949">
        <w:rPr>
          <w:rFonts w:ascii="Arial" w:eastAsia="굴림" w:hAnsi="Arial" w:cs="Arial"/>
          <w:sz w:val="22"/>
        </w:rPr>
        <w:t>Bb</w:t>
      </w:r>
      <w:r w:rsidR="005A65CE" w:rsidRPr="00795949">
        <w:rPr>
          <w:rFonts w:ascii="Arial" w:eastAsia="굴림" w:hAnsi="Arial" w:cs="Arial"/>
          <w:sz w:val="22"/>
        </w:rPr>
        <w:t>060</w:t>
      </w:r>
      <w:r w:rsidRPr="00795949">
        <w:rPr>
          <w:rFonts w:ascii="Arial" w:eastAsia="굴림" w:hAnsi="Arial" w:cs="Arial"/>
          <w:sz w:val="22"/>
        </w:rPr>
        <w:t xml:space="preserve">. If so, what was the total amount of </w:t>
      </w:r>
      <w:r w:rsidR="00D93B3E" w:rsidRPr="00795949">
        <w:rPr>
          <w:rFonts w:ascii="Arial" w:eastAsia="굴림" w:hAnsi="Arial" w:cs="Arial"/>
          <w:sz w:val="22"/>
        </w:rPr>
        <w:t xml:space="preserve">financial support </w:t>
      </w:r>
      <w:r w:rsidR="00061CFC" w:rsidRPr="00795949">
        <w:rPr>
          <w:rFonts w:ascii="Arial" w:eastAsia="굴림" w:hAnsi="Arial" w:cs="Arial"/>
          <w:sz w:val="22"/>
        </w:rPr>
        <w:t xml:space="preserve">you </w:t>
      </w:r>
      <w:r w:rsidRPr="00795949">
        <w:rPr>
          <w:rFonts w:ascii="Arial" w:eastAsia="굴림" w:hAnsi="Arial" w:cs="Arial"/>
          <w:sz w:val="22"/>
        </w:rPr>
        <w:t>received</w:t>
      </w:r>
      <w:r w:rsidR="00061CFC" w:rsidRPr="00795949">
        <w:rPr>
          <w:rFonts w:ascii="Arial" w:eastAsia="굴림" w:hAnsi="Arial" w:cs="Arial"/>
          <w:sz w:val="22"/>
        </w:rPr>
        <w:t xml:space="preserve"> from your parents</w:t>
      </w:r>
      <w:r w:rsidRPr="00795949">
        <w:rPr>
          <w:rFonts w:ascii="Arial" w:eastAsia="굴림" w:hAnsi="Arial" w:cs="Arial"/>
          <w:sz w:val="22"/>
        </w:rPr>
        <w:t xml:space="preserve"> in the last calendar year (</w:t>
      </w:r>
      <w:del w:id="507" w:author="Keis" w:date="2024-09-06T10:18:00Z">
        <w:r w:rsidR="00016A16" w:rsidRPr="00DB459F" w:rsidDel="009F27DD">
          <w:rPr>
            <w:rFonts w:ascii="Arial" w:eastAsia="굴림" w:hAnsi="Arial" w:cs="Arial" w:hint="eastAsia"/>
            <w:color w:val="FF0000"/>
            <w:sz w:val="22"/>
          </w:rPr>
          <w:delText>2019</w:delText>
        </w:r>
      </w:del>
      <w:ins w:id="508"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w:t>
      </w:r>
    </w:p>
    <w:p w14:paraId="0E87F927" w14:textId="77777777" w:rsidR="00ED32E6" w:rsidRPr="00795949" w:rsidRDefault="00ED32E6" w:rsidP="00ED32E6">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 xml:space="preserve">10,000 </w:t>
      </w:r>
      <w:r w:rsidRPr="00795949">
        <w:rPr>
          <w:rFonts w:ascii="Arial" w:eastAsia="굴림" w:hAnsi="Arial" w:cs="Arial"/>
          <w:sz w:val="22"/>
        </w:rPr>
        <w:lastRenderedPageBreak/>
        <w:t>Korean won (MW)’.]</w:t>
      </w:r>
    </w:p>
    <w:p w14:paraId="116E067E" w14:textId="77777777" w:rsidR="006B289F" w:rsidRPr="00795949" w:rsidRDefault="00ED32E6" w:rsidP="00ED32E6">
      <w:pPr>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_________MW [Range: 0 ~ 9997] → Bb</w:t>
      </w:r>
      <w:r w:rsidR="005A65CE" w:rsidRPr="00795949">
        <w:rPr>
          <w:rFonts w:ascii="Arial" w:eastAsia="굴림" w:hAnsi="Arial" w:cs="Arial"/>
          <w:kern w:val="0"/>
          <w:sz w:val="22"/>
        </w:rPr>
        <w:t>066</w:t>
      </w:r>
      <w:r w:rsidR="006B289F" w:rsidRPr="00795949">
        <w:rPr>
          <w:rFonts w:ascii="Arial" w:eastAsia="굴림" w:hAnsi="Arial" w:cs="Arial"/>
          <w:sz w:val="22"/>
        </w:rPr>
        <w:t xml:space="preserve"> </w:t>
      </w:r>
    </w:p>
    <w:p w14:paraId="44FBC187" w14:textId="77777777" w:rsidR="005D5299" w:rsidRPr="00795949" w:rsidRDefault="006B289F" w:rsidP="003178A2">
      <w:pPr>
        <w:wordWrap/>
        <w:spacing w:line="360" w:lineRule="auto"/>
        <w:rPr>
          <w:rFonts w:ascii="Arial" w:eastAsia="굴림" w:hAnsi="Arial" w:cs="Arial"/>
          <w:sz w:val="22"/>
        </w:rPr>
      </w:pPr>
      <w:r w:rsidRPr="00795949">
        <w:rPr>
          <w:rFonts w:ascii="Arial" w:eastAsia="굴림" w:hAnsi="Arial" w:cs="Arial"/>
          <w:kern w:val="0"/>
          <w:sz w:val="22"/>
        </w:rPr>
        <w:tab/>
      </w:r>
      <w:r w:rsidR="005D5299" w:rsidRPr="00795949">
        <w:rPr>
          <w:rFonts w:ascii="Arial" w:eastAsia="굴림" w:hAnsi="Arial" w:cs="Arial"/>
          <w:sz w:val="22"/>
        </w:rPr>
        <w:t>Don’t know →Go to Bb</w:t>
      </w:r>
      <w:r w:rsidR="005A65CE" w:rsidRPr="00795949">
        <w:rPr>
          <w:rFonts w:ascii="Arial" w:eastAsia="굴림" w:hAnsi="Arial" w:cs="Arial"/>
          <w:sz w:val="22"/>
        </w:rPr>
        <w:t>061</w:t>
      </w:r>
      <w:r w:rsidR="005D5299" w:rsidRPr="00795949">
        <w:rPr>
          <w:rFonts w:ascii="Arial" w:eastAsia="굴림" w:hAnsi="Arial" w:cs="Arial"/>
          <w:sz w:val="22"/>
        </w:rPr>
        <w:t>~Bb</w:t>
      </w:r>
      <w:r w:rsidR="005A65CE" w:rsidRPr="00795949">
        <w:rPr>
          <w:rFonts w:ascii="Arial" w:eastAsia="굴림" w:hAnsi="Arial" w:cs="Arial"/>
          <w:sz w:val="22"/>
        </w:rPr>
        <w:t>065</w:t>
      </w:r>
      <w:r w:rsidR="005D5299" w:rsidRPr="00795949">
        <w:rPr>
          <w:rFonts w:ascii="Arial" w:eastAsia="굴림" w:hAnsi="Arial" w:cs="Arial"/>
          <w:sz w:val="22"/>
        </w:rPr>
        <w:t xml:space="preserve"> unfolding </w:t>
      </w:r>
    </w:p>
    <w:p w14:paraId="093C22E6" w14:textId="77777777" w:rsidR="005D5299" w:rsidRPr="00795949" w:rsidRDefault="005D5299" w:rsidP="003178A2">
      <w:pPr>
        <w:wordWrap/>
        <w:spacing w:line="360" w:lineRule="auto"/>
        <w:ind w:firstLine="800"/>
        <w:rPr>
          <w:rFonts w:ascii="Arial" w:eastAsia="굴림" w:hAnsi="Arial" w:cs="Arial"/>
          <w:sz w:val="22"/>
        </w:rPr>
      </w:pPr>
      <w:r w:rsidRPr="00795949">
        <w:rPr>
          <w:rFonts w:ascii="Arial" w:eastAsia="굴림" w:hAnsi="Arial" w:cs="Arial"/>
          <w:sz w:val="22"/>
        </w:rPr>
        <w:t>Refuse to answer →Go to Bb</w:t>
      </w:r>
      <w:r w:rsidR="005A65CE" w:rsidRPr="00795949">
        <w:rPr>
          <w:rFonts w:ascii="Arial" w:eastAsia="굴림" w:hAnsi="Arial" w:cs="Arial"/>
          <w:sz w:val="22"/>
        </w:rPr>
        <w:t>061</w:t>
      </w:r>
      <w:r w:rsidRPr="00795949">
        <w:rPr>
          <w:rFonts w:ascii="Arial" w:eastAsia="굴림" w:hAnsi="Arial" w:cs="Arial"/>
          <w:sz w:val="22"/>
        </w:rPr>
        <w:t>~Bb</w:t>
      </w:r>
      <w:r w:rsidR="005A65CE" w:rsidRPr="00795949">
        <w:rPr>
          <w:rFonts w:ascii="Arial" w:eastAsia="굴림" w:hAnsi="Arial" w:cs="Arial"/>
          <w:sz w:val="22"/>
        </w:rPr>
        <w:t>065</w:t>
      </w:r>
      <w:r w:rsidRPr="00795949">
        <w:rPr>
          <w:rFonts w:ascii="Arial" w:eastAsia="굴림" w:hAnsi="Arial" w:cs="Arial"/>
          <w:sz w:val="22"/>
        </w:rPr>
        <w:t xml:space="preserve"> unfolding</w:t>
      </w:r>
    </w:p>
    <w:p w14:paraId="631396A3" w14:textId="77777777" w:rsidR="005D5299" w:rsidRPr="00795949" w:rsidRDefault="005D5299" w:rsidP="003178A2">
      <w:pPr>
        <w:wordWrap/>
        <w:spacing w:line="360" w:lineRule="auto"/>
        <w:rPr>
          <w:rFonts w:ascii="Arial" w:eastAsia="굴림" w:hAnsi="Arial" w:cs="Arial"/>
          <w:sz w:val="22"/>
        </w:rPr>
      </w:pPr>
    </w:p>
    <w:p w14:paraId="0186D731" w14:textId="77777777" w:rsidR="005D5299" w:rsidRPr="00795949" w:rsidRDefault="005A65CE" w:rsidP="003178A2">
      <w:pPr>
        <w:wordWrap/>
        <w:spacing w:line="360" w:lineRule="auto"/>
        <w:rPr>
          <w:rFonts w:ascii="Arial" w:eastAsia="굴림" w:hAnsi="Arial" w:cs="Arial"/>
          <w:b/>
          <w:sz w:val="22"/>
        </w:rPr>
      </w:pPr>
      <w:r w:rsidRPr="00795949">
        <w:rPr>
          <w:rFonts w:ascii="Arial" w:eastAsia="굴림" w:hAnsi="Arial" w:cs="Arial"/>
          <w:b/>
          <w:sz w:val="22"/>
        </w:rPr>
        <w:t>&lt; Bb061</w:t>
      </w:r>
      <w:r w:rsidR="005D5299" w:rsidRPr="00795949">
        <w:rPr>
          <w:rFonts w:ascii="Arial" w:eastAsia="굴림" w:hAnsi="Arial" w:cs="Arial"/>
          <w:b/>
          <w:sz w:val="22"/>
        </w:rPr>
        <w:t>~Bb</w:t>
      </w:r>
      <w:r w:rsidRPr="00795949">
        <w:rPr>
          <w:rFonts w:ascii="Arial" w:eastAsia="굴림" w:hAnsi="Arial" w:cs="Arial"/>
          <w:b/>
          <w:sz w:val="22"/>
        </w:rPr>
        <w:t>065</w:t>
      </w:r>
      <w:r w:rsidR="005D5299" w:rsidRPr="00795949">
        <w:rPr>
          <w:rFonts w:ascii="Arial" w:eastAsia="굴림" w:hAnsi="Arial" w:cs="Arial"/>
          <w:b/>
          <w:sz w:val="22"/>
        </w:rPr>
        <w:t>. Unfolding bracket questions &gt;</w:t>
      </w:r>
    </w:p>
    <w:p w14:paraId="2CFA1C76" w14:textId="77777777" w:rsidR="002434A5" w:rsidRPr="00795949" w:rsidRDefault="002434A5" w:rsidP="003178A2">
      <w:pPr>
        <w:wordWrap/>
        <w:spacing w:line="360" w:lineRule="auto"/>
        <w:rPr>
          <w:rFonts w:ascii="Arial" w:eastAsia="굴림" w:hAnsi="Arial" w:cs="Arial"/>
          <w:sz w:val="22"/>
        </w:rPr>
      </w:pPr>
      <w:r w:rsidRPr="00795949">
        <w:rPr>
          <w:rFonts w:ascii="Arial" w:eastAsia="굴림" w:hAnsi="Arial" w:cs="Arial"/>
          <w:sz w:val="22"/>
        </w:rPr>
        <w:t>[IWER: Go back to Bb</w:t>
      </w:r>
      <w:r w:rsidR="005A65CE" w:rsidRPr="00795949">
        <w:rPr>
          <w:rFonts w:ascii="Arial" w:eastAsia="굴림" w:hAnsi="Arial" w:cs="Arial"/>
          <w:sz w:val="22"/>
        </w:rPr>
        <w:t>060</w:t>
      </w:r>
      <w:r w:rsidRPr="00795949">
        <w:rPr>
          <w:rFonts w:ascii="Arial" w:eastAsia="굴림" w:hAnsi="Arial" w:cs="Arial"/>
          <w:sz w:val="22"/>
        </w:rPr>
        <w:t xml:space="preserve"> and record if R answers the amount during the interview.]</w:t>
      </w:r>
    </w:p>
    <w:p w14:paraId="1222B469" w14:textId="77777777" w:rsidR="005D5299" w:rsidRPr="00795949" w:rsidRDefault="001D12E9" w:rsidP="003178A2">
      <w:pPr>
        <w:wordWrap/>
        <w:spacing w:line="360" w:lineRule="auto"/>
        <w:rPr>
          <w:rFonts w:ascii="Arial" w:eastAsia="굴림" w:hAnsi="Arial" w:cs="Arial"/>
          <w:sz w:val="22"/>
        </w:rPr>
      </w:pPr>
      <w:r w:rsidRPr="00795949">
        <w:rPr>
          <w:rFonts w:ascii="Arial" w:eastAsia="굴림" w:hAnsi="Arial" w:cs="Arial"/>
          <w:sz w:val="22"/>
        </w:rPr>
        <w:t>Bb061</w:t>
      </w:r>
      <w:r w:rsidR="005D5299" w:rsidRPr="00795949">
        <w:rPr>
          <w:rFonts w:ascii="Arial" w:eastAsia="굴림" w:hAnsi="Arial" w:cs="Arial"/>
          <w:sz w:val="22"/>
        </w:rPr>
        <w:t>. Did it amount to less than, about equal to or more than 100 MW (10,000 Korean won)?</w:t>
      </w:r>
    </w:p>
    <w:p w14:paraId="586FE172" w14:textId="77777777" w:rsidR="002434A5" w:rsidRPr="00795949" w:rsidRDefault="002434A5" w:rsidP="002D0E30">
      <w:pPr>
        <w:pStyle w:val="a6"/>
        <w:numPr>
          <w:ilvl w:val="0"/>
          <w:numId w:val="153"/>
        </w:numPr>
        <w:wordWrap/>
        <w:spacing w:line="360" w:lineRule="auto"/>
        <w:ind w:leftChars="0"/>
        <w:rPr>
          <w:rFonts w:ascii="Arial" w:eastAsia="굴림" w:hAnsi="Arial" w:cs="Arial"/>
          <w:sz w:val="22"/>
        </w:rPr>
      </w:pPr>
      <w:r w:rsidRPr="00795949">
        <w:rPr>
          <w:rFonts w:ascii="Arial" w:eastAsia="굴림" w:hAnsi="Arial" w:cs="Arial"/>
          <w:sz w:val="22"/>
        </w:rPr>
        <w:t xml:space="preserve">Less than 100 MW </w:t>
      </w:r>
    </w:p>
    <w:p w14:paraId="5728A492" w14:textId="77777777" w:rsidR="002434A5" w:rsidRPr="00795949" w:rsidRDefault="002434A5" w:rsidP="00F14BA4">
      <w:pPr>
        <w:pStyle w:val="a6"/>
        <w:numPr>
          <w:ilvl w:val="0"/>
          <w:numId w:val="1033"/>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4D3E6894" w14:textId="77777777" w:rsidR="002434A5" w:rsidRPr="00D94B2F" w:rsidRDefault="002434A5" w:rsidP="00D94B2F">
      <w:pPr>
        <w:pStyle w:val="a6"/>
        <w:numPr>
          <w:ilvl w:val="0"/>
          <w:numId w:val="1033"/>
        </w:numPr>
        <w:wordWrap/>
        <w:spacing w:line="360" w:lineRule="auto"/>
        <w:ind w:leftChars="0"/>
        <w:rPr>
          <w:rFonts w:ascii="Arial" w:eastAsia="굴림" w:hAnsi="Arial" w:cs="Arial"/>
          <w:sz w:val="22"/>
        </w:rPr>
      </w:pPr>
      <w:r w:rsidRPr="00D94B2F">
        <w:rPr>
          <w:rFonts w:ascii="Arial" w:eastAsia="굴림" w:hAnsi="Arial" w:cs="Arial"/>
          <w:sz w:val="22"/>
        </w:rPr>
        <w:t>More than 100 MW</w:t>
      </w:r>
    </w:p>
    <w:p w14:paraId="6E3ED30D" w14:textId="77777777" w:rsidR="002434A5" w:rsidRPr="00795949" w:rsidRDefault="002434A5" w:rsidP="005D5299">
      <w:pPr>
        <w:wordWrap/>
        <w:spacing w:line="360" w:lineRule="auto"/>
        <w:rPr>
          <w:rFonts w:ascii="Arial" w:eastAsia="굴림" w:hAnsi="Arial" w:cs="Arial"/>
          <w:sz w:val="22"/>
        </w:rPr>
      </w:pPr>
    </w:p>
    <w:p w14:paraId="7B337907" w14:textId="77777777" w:rsidR="005D5299" w:rsidRPr="00795949" w:rsidRDefault="001D12E9" w:rsidP="005D5299">
      <w:pPr>
        <w:wordWrap/>
        <w:spacing w:line="360" w:lineRule="auto"/>
        <w:rPr>
          <w:rFonts w:ascii="Arial" w:eastAsia="굴림" w:hAnsi="Arial" w:cs="Arial"/>
          <w:sz w:val="22"/>
        </w:rPr>
      </w:pPr>
      <w:r w:rsidRPr="00795949">
        <w:rPr>
          <w:rFonts w:ascii="Arial" w:eastAsia="굴림" w:hAnsi="Arial" w:cs="Arial"/>
          <w:sz w:val="22"/>
        </w:rPr>
        <w:t>Bb062</w:t>
      </w:r>
      <w:r w:rsidR="005D5299" w:rsidRPr="00795949">
        <w:rPr>
          <w:rFonts w:ascii="Arial" w:eastAsia="굴림" w:hAnsi="Arial" w:cs="Arial"/>
          <w:sz w:val="22"/>
        </w:rPr>
        <w:t>.Did it amount to less than, about equal to or more than 300 MW (10,000 Korean won)?</w:t>
      </w:r>
    </w:p>
    <w:p w14:paraId="00B7038C" w14:textId="77777777" w:rsidR="005D5299" w:rsidRPr="00795949" w:rsidRDefault="005D5299" w:rsidP="002D0E30">
      <w:pPr>
        <w:pStyle w:val="a6"/>
        <w:numPr>
          <w:ilvl w:val="0"/>
          <w:numId w:val="154"/>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080FCB09" w14:textId="77777777" w:rsidR="005D5299" w:rsidRPr="00795949" w:rsidRDefault="005D5299" w:rsidP="00F14BA4">
      <w:pPr>
        <w:pStyle w:val="a6"/>
        <w:numPr>
          <w:ilvl w:val="0"/>
          <w:numId w:val="1034"/>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60ECBC16" w14:textId="77777777" w:rsidR="005D5299" w:rsidRPr="00D94B2F" w:rsidRDefault="005D5299" w:rsidP="00D94B2F">
      <w:pPr>
        <w:pStyle w:val="a6"/>
        <w:numPr>
          <w:ilvl w:val="0"/>
          <w:numId w:val="1034"/>
        </w:numPr>
        <w:wordWrap/>
        <w:spacing w:line="360" w:lineRule="auto"/>
        <w:ind w:leftChars="0"/>
        <w:rPr>
          <w:rFonts w:ascii="Arial" w:eastAsia="굴림" w:hAnsi="Arial" w:cs="Arial"/>
          <w:sz w:val="22"/>
        </w:rPr>
      </w:pPr>
      <w:r w:rsidRPr="00D94B2F">
        <w:rPr>
          <w:rFonts w:ascii="Arial" w:eastAsia="굴림" w:hAnsi="Arial" w:cs="Arial"/>
          <w:sz w:val="22"/>
        </w:rPr>
        <w:t>More than 300 MW</w:t>
      </w:r>
    </w:p>
    <w:p w14:paraId="74F87696" w14:textId="77777777" w:rsidR="005D5299" w:rsidRPr="00795949" w:rsidRDefault="005D5299" w:rsidP="005D5299">
      <w:pPr>
        <w:wordWrap/>
        <w:spacing w:line="360" w:lineRule="auto"/>
        <w:rPr>
          <w:rFonts w:ascii="Arial" w:eastAsia="굴림" w:hAnsi="Arial" w:cs="Arial"/>
          <w:sz w:val="22"/>
        </w:rPr>
      </w:pPr>
    </w:p>
    <w:p w14:paraId="7AEA51DF" w14:textId="77777777" w:rsidR="005D5299" w:rsidRPr="00795949" w:rsidRDefault="001D12E9" w:rsidP="005D5299">
      <w:pPr>
        <w:wordWrap/>
        <w:spacing w:line="360" w:lineRule="auto"/>
        <w:rPr>
          <w:rFonts w:ascii="Arial" w:eastAsia="굴림" w:hAnsi="Arial" w:cs="Arial"/>
          <w:sz w:val="22"/>
        </w:rPr>
      </w:pPr>
      <w:r w:rsidRPr="00795949">
        <w:rPr>
          <w:rFonts w:ascii="Arial" w:eastAsia="굴림" w:hAnsi="Arial" w:cs="Arial"/>
          <w:sz w:val="22"/>
        </w:rPr>
        <w:t>Bb063</w:t>
      </w:r>
      <w:r w:rsidR="005D5299" w:rsidRPr="00795949">
        <w:rPr>
          <w:rFonts w:ascii="Arial" w:eastAsia="굴림" w:hAnsi="Arial" w:cs="Arial"/>
          <w:sz w:val="22"/>
        </w:rPr>
        <w:t>. Did it amount to less than, about equal to or more than 500 MW (10,000 Korean won)?</w:t>
      </w:r>
    </w:p>
    <w:p w14:paraId="0A53E21C" w14:textId="77777777" w:rsidR="005D5299" w:rsidRPr="00795949" w:rsidRDefault="005D5299" w:rsidP="002D0E30">
      <w:pPr>
        <w:pStyle w:val="a6"/>
        <w:numPr>
          <w:ilvl w:val="0"/>
          <w:numId w:val="155"/>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4F15F6A8" w14:textId="77777777" w:rsidR="005D5299" w:rsidRPr="00795949" w:rsidRDefault="005D5299" w:rsidP="00F14BA4">
      <w:pPr>
        <w:pStyle w:val="a6"/>
        <w:numPr>
          <w:ilvl w:val="0"/>
          <w:numId w:val="1036"/>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18A46480" w14:textId="77777777" w:rsidR="005D5299" w:rsidRPr="00D94B2F" w:rsidRDefault="005D5299" w:rsidP="00D94B2F">
      <w:pPr>
        <w:pStyle w:val="a6"/>
        <w:numPr>
          <w:ilvl w:val="0"/>
          <w:numId w:val="1036"/>
        </w:numPr>
        <w:wordWrap/>
        <w:spacing w:line="360" w:lineRule="auto"/>
        <w:ind w:leftChars="0"/>
        <w:rPr>
          <w:rFonts w:ascii="Arial" w:eastAsia="굴림" w:hAnsi="Arial" w:cs="Arial"/>
          <w:sz w:val="22"/>
        </w:rPr>
      </w:pPr>
      <w:r w:rsidRPr="00D94B2F">
        <w:rPr>
          <w:rFonts w:ascii="Arial" w:eastAsia="굴림" w:hAnsi="Arial" w:cs="Arial"/>
          <w:sz w:val="22"/>
        </w:rPr>
        <w:t>More than 500 MW</w:t>
      </w:r>
    </w:p>
    <w:p w14:paraId="75B03154" w14:textId="77777777" w:rsidR="005D5299" w:rsidRPr="00795949" w:rsidRDefault="005D5299" w:rsidP="005D5299">
      <w:pPr>
        <w:wordWrap/>
        <w:spacing w:line="360" w:lineRule="auto"/>
        <w:rPr>
          <w:rFonts w:ascii="Arial" w:eastAsia="굴림" w:hAnsi="Arial" w:cs="Arial"/>
          <w:sz w:val="22"/>
        </w:rPr>
      </w:pPr>
    </w:p>
    <w:p w14:paraId="03615184" w14:textId="77777777" w:rsidR="005D5299" w:rsidRPr="00795949" w:rsidRDefault="001D12E9" w:rsidP="005D5299">
      <w:pPr>
        <w:wordWrap/>
        <w:spacing w:line="360" w:lineRule="auto"/>
        <w:rPr>
          <w:rFonts w:ascii="Arial" w:eastAsia="굴림" w:hAnsi="Arial" w:cs="Arial"/>
          <w:sz w:val="22"/>
        </w:rPr>
      </w:pPr>
      <w:r w:rsidRPr="00795949">
        <w:rPr>
          <w:rFonts w:ascii="Arial" w:eastAsia="굴림" w:hAnsi="Arial" w:cs="Arial"/>
          <w:sz w:val="22"/>
        </w:rPr>
        <w:t>Bb064</w:t>
      </w:r>
      <w:r w:rsidR="005D5299" w:rsidRPr="00795949">
        <w:rPr>
          <w:rFonts w:ascii="Arial" w:eastAsia="굴림" w:hAnsi="Arial" w:cs="Arial"/>
          <w:sz w:val="22"/>
        </w:rPr>
        <w:t>. Did it amount to less than, about equal to or more than 1,000 MW (10,000 Korean won)?</w:t>
      </w:r>
    </w:p>
    <w:p w14:paraId="4780DAF1" w14:textId="77777777" w:rsidR="005D5299" w:rsidRPr="00795949" w:rsidRDefault="005D5299" w:rsidP="002D0E30">
      <w:pPr>
        <w:pStyle w:val="a6"/>
        <w:numPr>
          <w:ilvl w:val="0"/>
          <w:numId w:val="156"/>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355C2CEA" w14:textId="77777777" w:rsidR="005D5299" w:rsidRPr="00795949" w:rsidRDefault="005D5299" w:rsidP="00F14BA4">
      <w:pPr>
        <w:pStyle w:val="a6"/>
        <w:numPr>
          <w:ilvl w:val="0"/>
          <w:numId w:val="1035"/>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2C33CCEC" w14:textId="77777777" w:rsidR="005D5299" w:rsidRPr="00D94B2F" w:rsidRDefault="005D5299" w:rsidP="00D94B2F">
      <w:pPr>
        <w:pStyle w:val="a6"/>
        <w:numPr>
          <w:ilvl w:val="0"/>
          <w:numId w:val="1035"/>
        </w:numPr>
        <w:wordWrap/>
        <w:spacing w:line="360" w:lineRule="auto"/>
        <w:ind w:leftChars="0"/>
        <w:rPr>
          <w:rFonts w:ascii="Arial" w:eastAsia="굴림" w:hAnsi="Arial" w:cs="Arial"/>
          <w:sz w:val="22"/>
        </w:rPr>
      </w:pPr>
      <w:r w:rsidRPr="00D94B2F">
        <w:rPr>
          <w:rFonts w:ascii="Arial" w:eastAsia="굴림" w:hAnsi="Arial" w:cs="Arial"/>
          <w:sz w:val="22"/>
        </w:rPr>
        <w:t>More than 1,000 MW</w:t>
      </w:r>
    </w:p>
    <w:p w14:paraId="5A495140" w14:textId="77777777" w:rsidR="005D5299" w:rsidRPr="00795949" w:rsidRDefault="005D5299" w:rsidP="005D5299">
      <w:pPr>
        <w:wordWrap/>
        <w:spacing w:line="360" w:lineRule="auto"/>
        <w:rPr>
          <w:rFonts w:ascii="Arial" w:eastAsia="굴림" w:hAnsi="Arial" w:cs="Arial"/>
          <w:sz w:val="22"/>
        </w:rPr>
      </w:pPr>
    </w:p>
    <w:p w14:paraId="49BEE415" w14:textId="77777777" w:rsidR="005D5299" w:rsidRPr="00795949" w:rsidRDefault="001D12E9" w:rsidP="005D5299">
      <w:pPr>
        <w:wordWrap/>
        <w:spacing w:line="360" w:lineRule="auto"/>
        <w:rPr>
          <w:rFonts w:ascii="Arial" w:eastAsia="굴림" w:hAnsi="Arial" w:cs="Arial"/>
          <w:sz w:val="22"/>
        </w:rPr>
      </w:pPr>
      <w:r w:rsidRPr="00795949">
        <w:rPr>
          <w:rFonts w:ascii="Arial" w:eastAsia="굴림" w:hAnsi="Arial" w:cs="Arial"/>
          <w:sz w:val="22"/>
        </w:rPr>
        <w:t>Bb065</w:t>
      </w:r>
      <w:r w:rsidR="005D5299" w:rsidRPr="00795949">
        <w:rPr>
          <w:rFonts w:ascii="Arial" w:eastAsia="굴림" w:hAnsi="Arial" w:cs="Arial"/>
          <w:sz w:val="22"/>
        </w:rPr>
        <w:t>. Did it amount to less than, about equal to or more than 2,000 MW (10,000 Korean won)?</w:t>
      </w:r>
    </w:p>
    <w:p w14:paraId="3B40DFAF" w14:textId="77777777" w:rsidR="005D5299" w:rsidRPr="00795949" w:rsidRDefault="005D5299" w:rsidP="002D0E30">
      <w:pPr>
        <w:pStyle w:val="a6"/>
        <w:numPr>
          <w:ilvl w:val="0"/>
          <w:numId w:val="157"/>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42D1FF30" w14:textId="77777777" w:rsidR="005D5299" w:rsidRPr="00795949" w:rsidRDefault="005D5299" w:rsidP="00F14BA4">
      <w:pPr>
        <w:pStyle w:val="a6"/>
        <w:numPr>
          <w:ilvl w:val="0"/>
          <w:numId w:val="1037"/>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0D379A46" w14:textId="77777777" w:rsidR="005D5299" w:rsidRPr="00795949" w:rsidRDefault="00DE2A08" w:rsidP="00F14BA4">
      <w:pPr>
        <w:pStyle w:val="a6"/>
        <w:numPr>
          <w:ilvl w:val="0"/>
          <w:numId w:val="1037"/>
        </w:numPr>
        <w:wordWrap/>
        <w:spacing w:line="360" w:lineRule="auto"/>
        <w:ind w:leftChars="0"/>
        <w:rPr>
          <w:rFonts w:ascii="Arial" w:eastAsia="굴림" w:hAnsi="Arial" w:cs="Arial"/>
          <w:sz w:val="22"/>
        </w:rPr>
      </w:pPr>
      <w:r w:rsidRPr="00795949">
        <w:rPr>
          <w:rFonts w:ascii="Arial" w:eastAsia="굴림" w:hAnsi="Arial" w:cs="Arial"/>
          <w:sz w:val="22"/>
        </w:rPr>
        <w:t>More than 2,000 MW</w:t>
      </w:r>
    </w:p>
    <w:p w14:paraId="29262DFF" w14:textId="77777777" w:rsidR="00812390" w:rsidRPr="00795949" w:rsidRDefault="00812390" w:rsidP="005D5299">
      <w:pPr>
        <w:wordWrap/>
        <w:spacing w:line="360" w:lineRule="auto"/>
        <w:rPr>
          <w:rFonts w:ascii="Arial" w:eastAsia="굴림" w:hAnsi="Arial" w:cs="Arial"/>
          <w:sz w:val="22"/>
        </w:rPr>
      </w:pPr>
    </w:p>
    <w:p w14:paraId="38BF5CD0" w14:textId="6B808744" w:rsidR="005D5299" w:rsidRPr="00795949" w:rsidRDefault="001D12E9" w:rsidP="005D5299">
      <w:pPr>
        <w:wordWrap/>
        <w:spacing w:line="360" w:lineRule="auto"/>
        <w:rPr>
          <w:rFonts w:ascii="Arial" w:eastAsia="굴림" w:hAnsi="Arial" w:cs="Arial"/>
          <w:sz w:val="22"/>
        </w:rPr>
      </w:pPr>
      <w:r w:rsidRPr="00795949">
        <w:rPr>
          <w:rFonts w:ascii="Arial" w:eastAsia="굴림" w:hAnsi="Arial" w:cs="Arial"/>
          <w:sz w:val="22"/>
        </w:rPr>
        <w:t>Bb066</w:t>
      </w:r>
      <w:r w:rsidR="005D5299" w:rsidRPr="00795949">
        <w:rPr>
          <w:rFonts w:ascii="Arial" w:eastAsia="굴림" w:hAnsi="Arial" w:cs="Arial"/>
          <w:sz w:val="22"/>
        </w:rPr>
        <w:t xml:space="preserve">. </w:t>
      </w:r>
      <w:r w:rsidRPr="00795949">
        <w:rPr>
          <w:rFonts w:ascii="Arial" w:eastAsia="굴림" w:hAnsi="Arial" w:cs="Arial"/>
          <w:kern w:val="0"/>
          <w:sz w:val="22"/>
        </w:rPr>
        <w:t xml:space="preserve">[Live </w:t>
      </w:r>
      <w:proofErr w:type="spellStart"/>
      <w:r w:rsidRPr="00795949">
        <w:rPr>
          <w:rFonts w:ascii="Arial" w:eastAsia="굴림" w:hAnsi="Arial" w:cs="Arial"/>
          <w:kern w:val="0"/>
          <w:sz w:val="22"/>
        </w:rPr>
        <w:t>together_Offer</w:t>
      </w:r>
      <w:proofErr w:type="spellEnd"/>
      <w:r w:rsidRPr="00795949">
        <w:rPr>
          <w:rFonts w:ascii="Arial" w:eastAsia="굴림" w:hAnsi="Arial" w:cs="Arial"/>
          <w:kern w:val="0"/>
          <w:sz w:val="22"/>
        </w:rPr>
        <w:t xml:space="preserve"> of financial support]</w:t>
      </w:r>
      <w:r w:rsidRPr="00795949">
        <w:rPr>
          <w:rFonts w:ascii="Arial" w:eastAsia="굴림" w:hAnsi="Arial" w:cs="Arial"/>
          <w:sz w:val="22"/>
        </w:rPr>
        <w:t xml:space="preserve"> </w:t>
      </w:r>
      <w:r w:rsidR="005D5299" w:rsidRPr="00795949">
        <w:rPr>
          <w:rFonts w:ascii="Arial" w:eastAsia="굴림" w:hAnsi="Arial" w:cs="Arial"/>
          <w:sz w:val="22"/>
        </w:rPr>
        <w:t>In the last calendar year (</w:t>
      </w:r>
      <w:del w:id="509" w:author="Keis" w:date="2024-09-06T10:18:00Z">
        <w:r w:rsidR="00016A16" w:rsidRPr="00DB459F" w:rsidDel="009F27DD">
          <w:rPr>
            <w:rFonts w:ascii="Arial" w:eastAsia="굴림" w:hAnsi="Arial" w:cs="Arial" w:hint="eastAsia"/>
            <w:color w:val="FF0000"/>
            <w:sz w:val="22"/>
          </w:rPr>
          <w:delText>2019</w:delText>
        </w:r>
      </w:del>
      <w:ins w:id="510"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did you give a</w:t>
      </w:r>
      <w:r w:rsidR="00061CFC" w:rsidRPr="00795949">
        <w:rPr>
          <w:rFonts w:ascii="Arial" w:eastAsia="굴림" w:hAnsi="Arial" w:cs="Arial"/>
          <w:sz w:val="22"/>
        </w:rPr>
        <w:t xml:space="preserve">ny </w:t>
      </w:r>
      <w:r w:rsidR="00D93B3E" w:rsidRPr="00795949">
        <w:rPr>
          <w:rFonts w:ascii="Arial" w:eastAsia="굴림" w:hAnsi="Arial" w:cs="Arial"/>
          <w:sz w:val="22"/>
        </w:rPr>
        <w:t xml:space="preserve">financial support </w:t>
      </w:r>
      <w:r w:rsidR="005D5299" w:rsidRPr="00795949">
        <w:rPr>
          <w:rFonts w:ascii="Arial" w:eastAsia="굴림" w:hAnsi="Arial" w:cs="Arial"/>
          <w:sz w:val="22"/>
        </w:rPr>
        <w:t>to your parents while living together?</w:t>
      </w:r>
    </w:p>
    <w:p w14:paraId="205874DA" w14:textId="77777777" w:rsidR="00414E03" w:rsidRPr="00795949" w:rsidRDefault="00414E03" w:rsidP="00414E03">
      <w:pPr>
        <w:wordWrap/>
        <w:spacing w:line="360" w:lineRule="auto"/>
        <w:rPr>
          <w:rFonts w:ascii="Arial" w:eastAsia="굴림" w:hAnsi="Arial" w:cs="Arial"/>
          <w:sz w:val="22"/>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luded. Financial support includes pocket money, medical expenses, travel expenses, business funds, etc.</w:t>
      </w:r>
      <w:r w:rsidR="000C2035" w:rsidRPr="00795949">
        <w:rPr>
          <w:rFonts w:ascii="Arial" w:eastAsia="굴림" w:hAnsi="Arial" w:cs="Arial"/>
          <w:sz w:val="22"/>
        </w:rPr>
        <w:t xml:space="preserve"> </w:t>
      </w:r>
      <w:r w:rsidRPr="00795949">
        <w:rPr>
          <w:rFonts w:ascii="Arial" w:eastAsia="굴림" w:hAnsi="Arial" w:cs="Arial"/>
          <w:sz w:val="22"/>
        </w:rPr>
        <w:t>Paying for the bill instead is included]</w:t>
      </w:r>
    </w:p>
    <w:p w14:paraId="7C878823" w14:textId="77777777" w:rsidR="002215D7" w:rsidRPr="00795949" w:rsidRDefault="002215D7" w:rsidP="002D0E30">
      <w:pPr>
        <w:pStyle w:val="a6"/>
        <w:numPr>
          <w:ilvl w:val="0"/>
          <w:numId w:val="158"/>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w:t>
      </w:r>
      <w:r w:rsidR="001D12E9" w:rsidRPr="00795949">
        <w:rPr>
          <w:rFonts w:ascii="Arial" w:eastAsia="굴림" w:hAnsi="Arial" w:cs="Arial"/>
          <w:sz w:val="22"/>
        </w:rPr>
        <w:t>No →Go to Bb</w:t>
      </w:r>
      <w:r w:rsidR="00600741" w:rsidRPr="00795949">
        <w:rPr>
          <w:rFonts w:ascii="Arial" w:eastAsia="굴림" w:hAnsi="Arial" w:cs="Arial"/>
          <w:sz w:val="22"/>
        </w:rPr>
        <w:t>185</w:t>
      </w:r>
    </w:p>
    <w:p w14:paraId="767EA8B6" w14:textId="77777777" w:rsidR="005D5299" w:rsidRPr="00795949" w:rsidRDefault="005D5299" w:rsidP="005D5299">
      <w:pPr>
        <w:wordWrap/>
        <w:spacing w:line="360" w:lineRule="auto"/>
        <w:rPr>
          <w:rFonts w:ascii="Arial" w:eastAsia="굴림" w:hAnsi="Arial" w:cs="Arial"/>
          <w:sz w:val="22"/>
        </w:rPr>
      </w:pPr>
    </w:p>
    <w:p w14:paraId="741B5403" w14:textId="3CD239A8" w:rsidR="006A50AC" w:rsidRPr="00795949" w:rsidRDefault="00600741" w:rsidP="006A50AC">
      <w:pPr>
        <w:wordWrap/>
        <w:spacing w:line="360" w:lineRule="auto"/>
        <w:rPr>
          <w:rFonts w:ascii="Arial" w:eastAsia="굴림" w:hAnsi="Arial" w:cs="Arial"/>
          <w:sz w:val="22"/>
        </w:rPr>
      </w:pPr>
      <w:r w:rsidRPr="00795949">
        <w:rPr>
          <w:rFonts w:ascii="Arial" w:eastAsia="굴림" w:hAnsi="Arial" w:cs="Arial"/>
          <w:sz w:val="22"/>
        </w:rPr>
        <w:t>Bb067</w:t>
      </w:r>
      <w:r w:rsidR="003178A2" w:rsidRPr="00795949">
        <w:rPr>
          <w:rFonts w:ascii="Arial" w:eastAsia="굴림" w:hAnsi="Arial" w:cs="Arial"/>
          <w:sz w:val="22"/>
        </w:rPr>
        <w:t xml:space="preserve">. </w:t>
      </w:r>
      <w:r w:rsidR="001D12E9" w:rsidRPr="00795949">
        <w:rPr>
          <w:rFonts w:ascii="Arial" w:eastAsia="굴림" w:hAnsi="Arial" w:cs="Arial"/>
          <w:kern w:val="0"/>
          <w:sz w:val="22"/>
        </w:rPr>
        <w:t xml:space="preserve">[Live </w:t>
      </w:r>
      <w:proofErr w:type="spellStart"/>
      <w:r w:rsidR="001D12E9" w:rsidRPr="00795949">
        <w:rPr>
          <w:rFonts w:ascii="Arial" w:eastAsia="굴림" w:hAnsi="Arial" w:cs="Arial"/>
          <w:kern w:val="0"/>
          <w:sz w:val="22"/>
        </w:rPr>
        <w:t>together_Offer</w:t>
      </w:r>
      <w:proofErr w:type="spellEnd"/>
      <w:r w:rsidR="001D12E9" w:rsidRPr="00795949">
        <w:rPr>
          <w:rFonts w:ascii="Arial" w:eastAsia="굴림" w:hAnsi="Arial" w:cs="Arial"/>
          <w:kern w:val="0"/>
          <w:sz w:val="22"/>
        </w:rPr>
        <w:t xml:space="preserve"> of financial support]</w:t>
      </w:r>
      <w:r w:rsidR="001D12E9" w:rsidRPr="00795949">
        <w:rPr>
          <w:rFonts w:ascii="Arial" w:eastAsia="굴림" w:hAnsi="Arial" w:cs="Arial"/>
          <w:sz w:val="22"/>
        </w:rPr>
        <w:t xml:space="preserve"> </w:t>
      </w:r>
      <w:r w:rsidR="005D5299" w:rsidRPr="00795949">
        <w:rPr>
          <w:rFonts w:ascii="Arial" w:eastAsia="굴림" w:hAnsi="Arial" w:cs="Arial"/>
          <w:sz w:val="22"/>
        </w:rPr>
        <w:t xml:space="preserve">If so, what was the total amount of </w:t>
      </w:r>
      <w:r w:rsidR="00D93B3E" w:rsidRPr="00795949">
        <w:rPr>
          <w:rFonts w:ascii="Arial" w:eastAsia="굴림" w:hAnsi="Arial" w:cs="Arial"/>
          <w:sz w:val="22"/>
        </w:rPr>
        <w:t xml:space="preserve">financial support </w:t>
      </w:r>
      <w:r w:rsidR="00061CFC" w:rsidRPr="00795949">
        <w:rPr>
          <w:rFonts w:ascii="Arial" w:eastAsia="굴림" w:hAnsi="Arial" w:cs="Arial"/>
          <w:sz w:val="22"/>
        </w:rPr>
        <w:t>you</w:t>
      </w:r>
      <w:r w:rsidR="006A50AC" w:rsidRPr="00795949">
        <w:rPr>
          <w:rFonts w:ascii="Arial" w:eastAsia="굴림" w:hAnsi="Arial" w:cs="Arial"/>
          <w:sz w:val="22"/>
        </w:rPr>
        <w:t xml:space="preserve"> </w:t>
      </w:r>
      <w:r w:rsidR="00061CFC" w:rsidRPr="00795949">
        <w:rPr>
          <w:rFonts w:ascii="Arial" w:eastAsia="굴림" w:hAnsi="Arial" w:cs="Arial"/>
          <w:sz w:val="22"/>
        </w:rPr>
        <w:t>gave to your parents</w:t>
      </w:r>
      <w:r w:rsidR="006A50AC" w:rsidRPr="00795949">
        <w:rPr>
          <w:rFonts w:ascii="Arial" w:eastAsia="굴림" w:hAnsi="Arial" w:cs="Arial"/>
          <w:sz w:val="22"/>
        </w:rPr>
        <w:t xml:space="preserve"> </w:t>
      </w:r>
      <w:r w:rsidR="005D5299" w:rsidRPr="00795949">
        <w:rPr>
          <w:rFonts w:ascii="Arial" w:eastAsia="굴림" w:hAnsi="Arial" w:cs="Arial"/>
          <w:sz w:val="22"/>
        </w:rPr>
        <w:t>in the last calendar year (</w:t>
      </w:r>
      <w:del w:id="511" w:author="Keis" w:date="2024-09-06T10:18:00Z">
        <w:r w:rsidR="00016A16" w:rsidRPr="00DB459F" w:rsidDel="009F27DD">
          <w:rPr>
            <w:rFonts w:ascii="Arial" w:eastAsia="굴림" w:hAnsi="Arial" w:cs="Arial" w:hint="eastAsia"/>
            <w:color w:val="FF0000"/>
            <w:sz w:val="22"/>
          </w:rPr>
          <w:delText>2019</w:delText>
        </w:r>
      </w:del>
      <w:ins w:id="512"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w:t>
      </w:r>
    </w:p>
    <w:p w14:paraId="5772E7B5" w14:textId="77777777" w:rsidR="00780C70" w:rsidRPr="001D19F6" w:rsidRDefault="00780C70" w:rsidP="00780C70">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6E2FE4E4" w14:textId="77777777" w:rsidR="00780C70" w:rsidRPr="001D19F6" w:rsidRDefault="00780C70" w:rsidP="00780C70">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_________MW [Range: 0 ~ 9997] → Bb1</w:t>
      </w:r>
      <w:r w:rsidR="001D12E9" w:rsidRPr="001D19F6">
        <w:rPr>
          <w:rFonts w:ascii="Arial" w:eastAsia="굴림" w:hAnsi="Arial" w:cs="Arial"/>
          <w:kern w:val="0"/>
          <w:sz w:val="22"/>
        </w:rPr>
        <w:t>85</w:t>
      </w:r>
    </w:p>
    <w:p w14:paraId="3E6CEC60" w14:textId="77777777" w:rsidR="005D5299" w:rsidRPr="001D19F6" w:rsidRDefault="005D5299" w:rsidP="006A50AC">
      <w:pPr>
        <w:wordWrap/>
        <w:spacing w:line="360" w:lineRule="auto"/>
        <w:ind w:firstLine="800"/>
        <w:rPr>
          <w:rFonts w:ascii="Arial" w:eastAsia="굴림" w:hAnsi="Arial" w:cs="Arial"/>
          <w:sz w:val="22"/>
        </w:rPr>
      </w:pPr>
      <w:r w:rsidRPr="001D19F6">
        <w:rPr>
          <w:rFonts w:ascii="Arial" w:eastAsia="굴림" w:hAnsi="Arial" w:cs="Arial"/>
          <w:sz w:val="22"/>
        </w:rPr>
        <w:t>Don’t know →Go to Bb</w:t>
      </w:r>
      <w:r w:rsidR="001D12E9" w:rsidRPr="001D19F6">
        <w:rPr>
          <w:rFonts w:ascii="Arial" w:eastAsia="굴림" w:hAnsi="Arial" w:cs="Arial"/>
          <w:sz w:val="22"/>
        </w:rPr>
        <w:t>068</w:t>
      </w:r>
      <w:r w:rsidRPr="001D19F6">
        <w:rPr>
          <w:rFonts w:ascii="Arial" w:eastAsia="굴림" w:hAnsi="Arial" w:cs="Arial"/>
          <w:sz w:val="22"/>
        </w:rPr>
        <w:t>~Bb</w:t>
      </w:r>
      <w:r w:rsidR="001D12E9" w:rsidRPr="001D19F6">
        <w:rPr>
          <w:rFonts w:ascii="Arial" w:eastAsia="굴림" w:hAnsi="Arial" w:cs="Arial"/>
          <w:sz w:val="22"/>
        </w:rPr>
        <w:t>072</w:t>
      </w:r>
      <w:r w:rsidRPr="001D19F6">
        <w:rPr>
          <w:rFonts w:ascii="Arial" w:eastAsia="굴림" w:hAnsi="Arial" w:cs="Arial"/>
          <w:sz w:val="22"/>
        </w:rPr>
        <w:t xml:space="preserve"> unfolding</w:t>
      </w:r>
    </w:p>
    <w:p w14:paraId="73B4E7ED" w14:textId="77777777" w:rsidR="005D5299" w:rsidRPr="001D19F6" w:rsidRDefault="005D5299" w:rsidP="006A50AC">
      <w:pPr>
        <w:wordWrap/>
        <w:spacing w:line="360" w:lineRule="auto"/>
        <w:ind w:firstLine="800"/>
        <w:rPr>
          <w:rFonts w:ascii="Arial" w:eastAsia="굴림" w:hAnsi="Arial" w:cs="Arial"/>
          <w:sz w:val="22"/>
        </w:rPr>
      </w:pPr>
      <w:r w:rsidRPr="001D19F6">
        <w:rPr>
          <w:rFonts w:ascii="Arial" w:eastAsia="굴림" w:hAnsi="Arial" w:cs="Arial"/>
          <w:sz w:val="22"/>
        </w:rPr>
        <w:t>Refuse to answer →Go to Bb</w:t>
      </w:r>
      <w:r w:rsidR="001D12E9" w:rsidRPr="001D19F6">
        <w:rPr>
          <w:rFonts w:ascii="Arial" w:eastAsia="굴림" w:hAnsi="Arial" w:cs="Arial"/>
          <w:sz w:val="22"/>
        </w:rPr>
        <w:t>068</w:t>
      </w:r>
      <w:r w:rsidRPr="001D19F6">
        <w:rPr>
          <w:rFonts w:ascii="Arial" w:eastAsia="굴림" w:hAnsi="Arial" w:cs="Arial"/>
          <w:sz w:val="22"/>
        </w:rPr>
        <w:t>~Bb</w:t>
      </w:r>
      <w:r w:rsidR="001D12E9" w:rsidRPr="001D19F6">
        <w:rPr>
          <w:rFonts w:ascii="Arial" w:eastAsia="굴림" w:hAnsi="Arial" w:cs="Arial"/>
          <w:sz w:val="22"/>
        </w:rPr>
        <w:t>072</w:t>
      </w:r>
      <w:r w:rsidRPr="001D19F6">
        <w:rPr>
          <w:rFonts w:ascii="Arial" w:eastAsia="굴림" w:hAnsi="Arial" w:cs="Arial"/>
          <w:sz w:val="22"/>
        </w:rPr>
        <w:t xml:space="preserve"> unfolding</w:t>
      </w:r>
    </w:p>
    <w:p w14:paraId="7E32731E" w14:textId="77777777" w:rsidR="005D5299" w:rsidRPr="001D19F6" w:rsidRDefault="005D5299" w:rsidP="005D5299">
      <w:pPr>
        <w:wordWrap/>
        <w:spacing w:line="360" w:lineRule="auto"/>
        <w:rPr>
          <w:rFonts w:ascii="Arial" w:eastAsia="굴림" w:hAnsi="Arial" w:cs="Arial"/>
          <w:sz w:val="22"/>
        </w:rPr>
      </w:pPr>
    </w:p>
    <w:p w14:paraId="70774832" w14:textId="77777777" w:rsidR="005D5299" w:rsidRPr="001D19F6" w:rsidRDefault="005D5299" w:rsidP="005D5299">
      <w:pPr>
        <w:wordWrap/>
        <w:spacing w:line="360" w:lineRule="auto"/>
        <w:rPr>
          <w:rFonts w:ascii="Arial" w:eastAsia="굴림" w:hAnsi="Arial" w:cs="Arial"/>
          <w:b/>
          <w:sz w:val="22"/>
        </w:rPr>
      </w:pPr>
      <w:r w:rsidRPr="001D19F6">
        <w:rPr>
          <w:rFonts w:ascii="Arial" w:eastAsia="굴림" w:hAnsi="Arial" w:cs="Arial"/>
          <w:b/>
          <w:sz w:val="22"/>
        </w:rPr>
        <w:t>&lt; Bb</w:t>
      </w:r>
      <w:r w:rsidR="001D12E9" w:rsidRPr="001D19F6">
        <w:rPr>
          <w:rFonts w:ascii="Arial" w:eastAsia="굴림" w:hAnsi="Arial" w:cs="Arial"/>
          <w:b/>
          <w:sz w:val="22"/>
        </w:rPr>
        <w:t>068</w:t>
      </w:r>
      <w:r w:rsidRPr="001D19F6">
        <w:rPr>
          <w:rFonts w:ascii="Arial" w:eastAsia="굴림" w:hAnsi="Arial" w:cs="Arial"/>
          <w:b/>
          <w:sz w:val="22"/>
        </w:rPr>
        <w:t>~Bb</w:t>
      </w:r>
      <w:r w:rsidR="001D12E9" w:rsidRPr="001D19F6">
        <w:rPr>
          <w:rFonts w:ascii="Arial" w:eastAsia="굴림" w:hAnsi="Arial" w:cs="Arial"/>
          <w:b/>
          <w:sz w:val="22"/>
        </w:rPr>
        <w:t>072</w:t>
      </w:r>
      <w:r w:rsidRPr="001D19F6">
        <w:rPr>
          <w:rFonts w:ascii="Arial" w:eastAsia="굴림" w:hAnsi="Arial" w:cs="Arial"/>
          <w:b/>
          <w:sz w:val="22"/>
        </w:rPr>
        <w:t>. Unfolding bracket questions &gt;</w:t>
      </w:r>
    </w:p>
    <w:p w14:paraId="2B19A193" w14:textId="77777777" w:rsidR="00FE6A99" w:rsidRPr="001D19F6" w:rsidRDefault="00FE6A99" w:rsidP="00FE6A99">
      <w:pPr>
        <w:wordWrap/>
        <w:spacing w:line="360" w:lineRule="auto"/>
        <w:rPr>
          <w:rFonts w:ascii="Arial" w:eastAsia="굴림" w:hAnsi="Arial" w:cs="Arial"/>
          <w:sz w:val="22"/>
        </w:rPr>
      </w:pPr>
      <w:r w:rsidRPr="001D19F6">
        <w:rPr>
          <w:rFonts w:ascii="Arial" w:eastAsia="굴림" w:hAnsi="Arial" w:cs="Arial"/>
          <w:sz w:val="22"/>
        </w:rPr>
        <w:t>[IWER: Go back to Bb</w:t>
      </w:r>
      <w:r w:rsidR="001D12E9" w:rsidRPr="001D19F6">
        <w:rPr>
          <w:rFonts w:ascii="Arial" w:eastAsia="굴림" w:hAnsi="Arial" w:cs="Arial"/>
          <w:sz w:val="22"/>
        </w:rPr>
        <w:t>067</w:t>
      </w:r>
      <w:r w:rsidRPr="001D19F6">
        <w:rPr>
          <w:rFonts w:ascii="Arial" w:eastAsia="굴림" w:hAnsi="Arial" w:cs="Arial"/>
          <w:sz w:val="22"/>
        </w:rPr>
        <w:t xml:space="preserve"> and record if R answers the amount during the interview.]</w:t>
      </w:r>
    </w:p>
    <w:p w14:paraId="11583E2D"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w:t>
      </w:r>
      <w:r w:rsidR="001D12E9" w:rsidRPr="001D19F6">
        <w:rPr>
          <w:rFonts w:ascii="Arial" w:eastAsia="굴림" w:hAnsi="Arial" w:cs="Arial"/>
          <w:sz w:val="22"/>
        </w:rPr>
        <w:t>068</w:t>
      </w:r>
      <w:r w:rsidRPr="001D19F6">
        <w:rPr>
          <w:rFonts w:ascii="Arial" w:eastAsia="굴림" w:hAnsi="Arial" w:cs="Arial"/>
          <w:sz w:val="22"/>
        </w:rPr>
        <w:t>. Did it amount to less than, about equal to or more than 100 MW (10,000 Korean won)?</w:t>
      </w:r>
    </w:p>
    <w:p w14:paraId="0155F98D" w14:textId="77777777" w:rsidR="005D5299" w:rsidRPr="001D19F6" w:rsidRDefault="005D5299" w:rsidP="002D0E30">
      <w:pPr>
        <w:pStyle w:val="a6"/>
        <w:numPr>
          <w:ilvl w:val="0"/>
          <w:numId w:val="159"/>
        </w:numPr>
        <w:wordWrap/>
        <w:spacing w:line="360" w:lineRule="auto"/>
        <w:ind w:leftChars="0"/>
        <w:rPr>
          <w:rFonts w:ascii="Arial" w:eastAsia="굴림" w:hAnsi="Arial" w:cs="Arial"/>
          <w:sz w:val="22"/>
        </w:rPr>
      </w:pPr>
      <w:r w:rsidRPr="001D19F6">
        <w:rPr>
          <w:rFonts w:ascii="Arial" w:eastAsia="굴림" w:hAnsi="Arial" w:cs="Arial"/>
          <w:sz w:val="22"/>
        </w:rPr>
        <w:t>Less than 100 MW</w:t>
      </w:r>
    </w:p>
    <w:p w14:paraId="5A534859" w14:textId="77777777" w:rsidR="005D5299" w:rsidRPr="001D19F6" w:rsidRDefault="005D5299" w:rsidP="00F14BA4">
      <w:pPr>
        <w:pStyle w:val="a6"/>
        <w:numPr>
          <w:ilvl w:val="0"/>
          <w:numId w:val="1039"/>
        </w:numPr>
        <w:wordWrap/>
        <w:spacing w:line="360" w:lineRule="auto"/>
        <w:ind w:leftChars="0"/>
        <w:rPr>
          <w:rFonts w:ascii="Arial" w:eastAsia="굴림" w:hAnsi="Arial" w:cs="Arial"/>
          <w:sz w:val="22"/>
        </w:rPr>
      </w:pPr>
      <w:r w:rsidRPr="001D19F6">
        <w:rPr>
          <w:rFonts w:ascii="Arial" w:eastAsia="굴림" w:hAnsi="Arial" w:cs="Arial"/>
          <w:sz w:val="22"/>
        </w:rPr>
        <w:t>About 100 MW</w:t>
      </w:r>
    </w:p>
    <w:p w14:paraId="480B6C07" w14:textId="77777777" w:rsidR="005D5299" w:rsidRPr="001D19F6" w:rsidRDefault="00FE6A99" w:rsidP="00FE6A99">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100 MW</w:t>
      </w:r>
    </w:p>
    <w:p w14:paraId="793C2AD9" w14:textId="77777777" w:rsidR="005D5299" w:rsidRPr="001D19F6" w:rsidRDefault="005D5299" w:rsidP="005D5299">
      <w:pPr>
        <w:wordWrap/>
        <w:spacing w:line="360" w:lineRule="auto"/>
        <w:rPr>
          <w:rFonts w:ascii="Arial" w:eastAsia="굴림" w:hAnsi="Arial" w:cs="Arial"/>
          <w:sz w:val="22"/>
        </w:rPr>
      </w:pPr>
    </w:p>
    <w:p w14:paraId="1444ACAA"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w:t>
      </w:r>
      <w:r w:rsidR="001D12E9" w:rsidRPr="001D19F6">
        <w:rPr>
          <w:rFonts w:ascii="Arial" w:eastAsia="굴림" w:hAnsi="Arial" w:cs="Arial"/>
          <w:sz w:val="22"/>
        </w:rPr>
        <w:t>069</w:t>
      </w:r>
      <w:r w:rsidRPr="001D19F6">
        <w:rPr>
          <w:rFonts w:ascii="Arial" w:eastAsia="굴림" w:hAnsi="Arial" w:cs="Arial"/>
          <w:sz w:val="22"/>
        </w:rPr>
        <w:t>.Did it amount to less than, about equal to or more than 300 MW (10,000 Korean won)?</w:t>
      </w:r>
    </w:p>
    <w:p w14:paraId="29A0A38A" w14:textId="77777777" w:rsidR="005D5299" w:rsidRPr="001D19F6" w:rsidRDefault="005D5299" w:rsidP="002D0E30">
      <w:pPr>
        <w:pStyle w:val="a6"/>
        <w:numPr>
          <w:ilvl w:val="0"/>
          <w:numId w:val="160"/>
        </w:numPr>
        <w:wordWrap/>
        <w:spacing w:line="360" w:lineRule="auto"/>
        <w:ind w:leftChars="0"/>
        <w:rPr>
          <w:rFonts w:ascii="Arial" w:eastAsia="굴림" w:hAnsi="Arial" w:cs="Arial"/>
          <w:sz w:val="22"/>
        </w:rPr>
      </w:pPr>
      <w:r w:rsidRPr="001D19F6">
        <w:rPr>
          <w:rFonts w:ascii="Arial" w:eastAsia="굴림" w:hAnsi="Arial" w:cs="Arial"/>
          <w:sz w:val="22"/>
        </w:rPr>
        <w:t>Less than 300 MW</w:t>
      </w:r>
    </w:p>
    <w:p w14:paraId="12AEBE4D" w14:textId="77777777" w:rsidR="005D5299" w:rsidRPr="001D19F6" w:rsidRDefault="005D5299" w:rsidP="00F14BA4">
      <w:pPr>
        <w:pStyle w:val="a6"/>
        <w:numPr>
          <w:ilvl w:val="0"/>
          <w:numId w:val="1040"/>
        </w:numPr>
        <w:wordWrap/>
        <w:spacing w:line="360" w:lineRule="auto"/>
        <w:ind w:leftChars="0"/>
        <w:rPr>
          <w:rFonts w:ascii="Arial" w:eastAsia="굴림" w:hAnsi="Arial" w:cs="Arial"/>
          <w:sz w:val="22"/>
        </w:rPr>
      </w:pPr>
      <w:r w:rsidRPr="001D19F6">
        <w:rPr>
          <w:rFonts w:ascii="Arial" w:eastAsia="굴림" w:hAnsi="Arial" w:cs="Arial"/>
          <w:sz w:val="22"/>
        </w:rPr>
        <w:t>About 300 MW</w:t>
      </w:r>
    </w:p>
    <w:p w14:paraId="54C7494B" w14:textId="77777777" w:rsidR="005D5299" w:rsidRPr="001D19F6" w:rsidRDefault="00FE6A99" w:rsidP="00FE6A99">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300 MW</w:t>
      </w:r>
    </w:p>
    <w:p w14:paraId="7C539A5C" w14:textId="77777777" w:rsidR="005D5299" w:rsidRPr="001D19F6" w:rsidRDefault="005D5299" w:rsidP="005D5299">
      <w:pPr>
        <w:wordWrap/>
        <w:spacing w:line="360" w:lineRule="auto"/>
        <w:rPr>
          <w:rFonts w:ascii="Arial" w:hAnsi="Arial" w:cs="Arial"/>
        </w:rPr>
      </w:pPr>
    </w:p>
    <w:p w14:paraId="2E55ACA4"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w:t>
      </w:r>
      <w:r w:rsidR="001D12E9" w:rsidRPr="001D19F6">
        <w:rPr>
          <w:rFonts w:ascii="Arial" w:eastAsia="굴림" w:hAnsi="Arial" w:cs="Arial"/>
          <w:sz w:val="22"/>
        </w:rPr>
        <w:t>070</w:t>
      </w:r>
      <w:r w:rsidRPr="001D19F6">
        <w:rPr>
          <w:rFonts w:ascii="Arial" w:eastAsia="굴림" w:hAnsi="Arial" w:cs="Arial"/>
          <w:sz w:val="22"/>
        </w:rPr>
        <w:t>. Did it amount to less than, about equal to or more than 500 MW (10,000 Korean won)?</w:t>
      </w:r>
    </w:p>
    <w:p w14:paraId="27CCD4BD" w14:textId="77777777" w:rsidR="005D5299" w:rsidRPr="001D19F6" w:rsidRDefault="005D5299" w:rsidP="002D0E30">
      <w:pPr>
        <w:pStyle w:val="a6"/>
        <w:numPr>
          <w:ilvl w:val="0"/>
          <w:numId w:val="161"/>
        </w:numPr>
        <w:wordWrap/>
        <w:spacing w:line="360" w:lineRule="auto"/>
        <w:ind w:leftChars="0"/>
        <w:rPr>
          <w:rFonts w:ascii="Arial" w:eastAsia="굴림" w:hAnsi="Arial" w:cs="Arial"/>
          <w:sz w:val="22"/>
        </w:rPr>
      </w:pPr>
      <w:r w:rsidRPr="001D19F6">
        <w:rPr>
          <w:rFonts w:ascii="Arial" w:eastAsia="굴림" w:hAnsi="Arial" w:cs="Arial"/>
          <w:sz w:val="22"/>
        </w:rPr>
        <w:t>Less than 500 MW</w:t>
      </w:r>
    </w:p>
    <w:p w14:paraId="780A233C" w14:textId="77777777" w:rsidR="005D5299" w:rsidRPr="001D19F6" w:rsidRDefault="005D5299" w:rsidP="002D0E30">
      <w:pPr>
        <w:pStyle w:val="a6"/>
        <w:numPr>
          <w:ilvl w:val="0"/>
          <w:numId w:val="161"/>
        </w:numPr>
        <w:wordWrap/>
        <w:spacing w:line="360" w:lineRule="auto"/>
        <w:ind w:leftChars="0"/>
        <w:rPr>
          <w:rFonts w:ascii="Arial" w:eastAsia="굴림" w:hAnsi="Arial" w:cs="Arial"/>
          <w:sz w:val="22"/>
        </w:rPr>
      </w:pPr>
      <w:r w:rsidRPr="001D19F6">
        <w:rPr>
          <w:rFonts w:ascii="Arial" w:eastAsia="굴림" w:hAnsi="Arial" w:cs="Arial"/>
          <w:sz w:val="22"/>
        </w:rPr>
        <w:t>About 500 MW</w:t>
      </w:r>
    </w:p>
    <w:p w14:paraId="37F6A710" w14:textId="77777777" w:rsidR="005D5299" w:rsidRPr="001D19F6" w:rsidRDefault="00FE6A99" w:rsidP="00FE6A99">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500 MW</w:t>
      </w:r>
    </w:p>
    <w:p w14:paraId="0C73EACE" w14:textId="77777777" w:rsidR="005D5299" w:rsidRPr="001D19F6" w:rsidRDefault="005D5299" w:rsidP="005D5299">
      <w:pPr>
        <w:wordWrap/>
        <w:spacing w:line="360" w:lineRule="auto"/>
        <w:rPr>
          <w:rFonts w:ascii="Arial" w:eastAsia="굴림" w:hAnsi="Arial" w:cs="Arial"/>
          <w:sz w:val="22"/>
        </w:rPr>
      </w:pPr>
    </w:p>
    <w:p w14:paraId="56039A15"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w:t>
      </w:r>
      <w:r w:rsidR="001D12E9" w:rsidRPr="001D19F6">
        <w:rPr>
          <w:rFonts w:ascii="Arial" w:eastAsia="굴림" w:hAnsi="Arial" w:cs="Arial"/>
          <w:sz w:val="22"/>
        </w:rPr>
        <w:t>071</w:t>
      </w:r>
      <w:r w:rsidRPr="001D19F6">
        <w:rPr>
          <w:rFonts w:ascii="Arial" w:eastAsia="굴림" w:hAnsi="Arial" w:cs="Arial"/>
          <w:sz w:val="22"/>
        </w:rPr>
        <w:t>. Did it amount to less than, about equal to or more than 1,000 MW (10,000 Korean won)?</w:t>
      </w:r>
    </w:p>
    <w:p w14:paraId="633AE8C6" w14:textId="77777777" w:rsidR="005D5299" w:rsidRPr="001D19F6" w:rsidRDefault="005D5299" w:rsidP="002D0E30">
      <w:pPr>
        <w:pStyle w:val="a6"/>
        <w:numPr>
          <w:ilvl w:val="0"/>
          <w:numId w:val="162"/>
        </w:numPr>
        <w:wordWrap/>
        <w:spacing w:line="360" w:lineRule="auto"/>
        <w:ind w:leftChars="0"/>
        <w:rPr>
          <w:rFonts w:ascii="Arial" w:eastAsia="굴림" w:hAnsi="Arial" w:cs="Arial"/>
          <w:sz w:val="22"/>
        </w:rPr>
      </w:pPr>
      <w:r w:rsidRPr="001D19F6">
        <w:rPr>
          <w:rFonts w:ascii="Arial" w:eastAsia="굴림" w:hAnsi="Arial" w:cs="Arial"/>
          <w:sz w:val="22"/>
        </w:rPr>
        <w:t>Less than 1,000 MW</w:t>
      </w:r>
    </w:p>
    <w:p w14:paraId="6600E944" w14:textId="77777777" w:rsidR="005D5299" w:rsidRPr="001D19F6" w:rsidRDefault="005D5299" w:rsidP="00F14BA4">
      <w:pPr>
        <w:pStyle w:val="a6"/>
        <w:numPr>
          <w:ilvl w:val="0"/>
          <w:numId w:val="1041"/>
        </w:numPr>
        <w:wordWrap/>
        <w:spacing w:line="360" w:lineRule="auto"/>
        <w:ind w:leftChars="0"/>
        <w:rPr>
          <w:rFonts w:ascii="Arial" w:eastAsia="굴림" w:hAnsi="Arial" w:cs="Arial"/>
          <w:sz w:val="22"/>
        </w:rPr>
      </w:pPr>
      <w:r w:rsidRPr="001D19F6">
        <w:rPr>
          <w:rFonts w:ascii="Arial" w:eastAsia="굴림" w:hAnsi="Arial" w:cs="Arial"/>
          <w:sz w:val="22"/>
        </w:rPr>
        <w:t>About 1,000 MW</w:t>
      </w:r>
    </w:p>
    <w:p w14:paraId="4C01C0C6" w14:textId="77777777" w:rsidR="005D5299" w:rsidRPr="001D19F6" w:rsidRDefault="00FE6A99" w:rsidP="00FE6A99">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1,000 MW</w:t>
      </w:r>
    </w:p>
    <w:p w14:paraId="7A4D5B6B" w14:textId="77777777" w:rsidR="005D5299" w:rsidRPr="001D19F6" w:rsidRDefault="005D5299" w:rsidP="005D5299">
      <w:pPr>
        <w:wordWrap/>
        <w:spacing w:line="360" w:lineRule="auto"/>
        <w:rPr>
          <w:rFonts w:ascii="Arial" w:eastAsia="굴림" w:hAnsi="Arial" w:cs="Arial"/>
          <w:sz w:val="22"/>
        </w:rPr>
      </w:pPr>
    </w:p>
    <w:p w14:paraId="04B922DE"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w:t>
      </w:r>
      <w:r w:rsidR="001D12E9" w:rsidRPr="001D19F6">
        <w:rPr>
          <w:rFonts w:ascii="Arial" w:eastAsia="굴림" w:hAnsi="Arial" w:cs="Arial"/>
          <w:sz w:val="22"/>
        </w:rPr>
        <w:t>072</w:t>
      </w:r>
      <w:r w:rsidRPr="001D19F6">
        <w:rPr>
          <w:rFonts w:ascii="Arial" w:eastAsia="굴림" w:hAnsi="Arial" w:cs="Arial"/>
          <w:sz w:val="22"/>
        </w:rPr>
        <w:t>. Did it amount to less than, about equal to or more than 2,000 MW (10,000 Korean won)?</w:t>
      </w:r>
    </w:p>
    <w:p w14:paraId="4D7B5007" w14:textId="77777777" w:rsidR="005D5299" w:rsidRPr="001D19F6" w:rsidRDefault="005D5299" w:rsidP="002D0E30">
      <w:pPr>
        <w:pStyle w:val="a6"/>
        <w:numPr>
          <w:ilvl w:val="0"/>
          <w:numId w:val="163"/>
        </w:numPr>
        <w:wordWrap/>
        <w:spacing w:line="360" w:lineRule="auto"/>
        <w:ind w:leftChars="0"/>
        <w:rPr>
          <w:rFonts w:ascii="Arial" w:eastAsia="굴림" w:hAnsi="Arial" w:cs="Arial"/>
          <w:sz w:val="22"/>
        </w:rPr>
      </w:pPr>
      <w:r w:rsidRPr="001D19F6">
        <w:rPr>
          <w:rFonts w:ascii="Arial" w:eastAsia="굴림" w:hAnsi="Arial" w:cs="Arial"/>
          <w:sz w:val="22"/>
        </w:rPr>
        <w:t>Less than 2,000 MW</w:t>
      </w:r>
    </w:p>
    <w:p w14:paraId="0EB9EAEC" w14:textId="77777777" w:rsidR="005D5299" w:rsidRPr="001D19F6" w:rsidRDefault="00FE6A99" w:rsidP="002D0E30">
      <w:pPr>
        <w:pStyle w:val="a6"/>
        <w:numPr>
          <w:ilvl w:val="0"/>
          <w:numId w:val="163"/>
        </w:numPr>
        <w:wordWrap/>
        <w:spacing w:line="360" w:lineRule="auto"/>
        <w:ind w:leftChars="0"/>
        <w:rPr>
          <w:rFonts w:ascii="Arial" w:eastAsia="굴림" w:hAnsi="Arial" w:cs="Arial"/>
          <w:sz w:val="22"/>
        </w:rPr>
      </w:pPr>
      <w:r w:rsidRPr="001D19F6">
        <w:rPr>
          <w:rFonts w:ascii="Arial" w:eastAsia="굴림" w:hAnsi="Arial" w:cs="Arial"/>
          <w:sz w:val="22"/>
        </w:rPr>
        <w:t>Ab</w:t>
      </w:r>
      <w:r w:rsidR="005D5299" w:rsidRPr="001D19F6">
        <w:rPr>
          <w:rFonts w:ascii="Arial" w:eastAsia="굴림" w:hAnsi="Arial" w:cs="Arial"/>
          <w:sz w:val="22"/>
        </w:rPr>
        <w:t>out 2,000 MW</w:t>
      </w:r>
    </w:p>
    <w:p w14:paraId="0D761310" w14:textId="77777777" w:rsidR="005D5299" w:rsidRPr="001D19F6" w:rsidRDefault="00FE6A99" w:rsidP="00FE6A99">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5D5299" w:rsidRPr="001D19F6">
        <w:rPr>
          <w:rFonts w:ascii="Arial" w:eastAsia="굴림" w:hAnsi="Arial" w:cs="Arial"/>
          <w:sz w:val="22"/>
        </w:rPr>
        <w:t>More than 2,000 MW</w:t>
      </w:r>
    </w:p>
    <w:p w14:paraId="05C6108D" w14:textId="77777777" w:rsidR="005D5299" w:rsidRPr="001D19F6" w:rsidRDefault="005D5299" w:rsidP="005D5299">
      <w:pPr>
        <w:wordWrap/>
        <w:spacing w:line="360" w:lineRule="auto"/>
        <w:rPr>
          <w:rFonts w:ascii="Arial" w:eastAsia="굴림" w:hAnsi="Arial" w:cs="Arial"/>
          <w:sz w:val="22"/>
        </w:rPr>
      </w:pPr>
    </w:p>
    <w:p w14:paraId="1A75AC7E" w14:textId="77777777" w:rsidR="00411AE8" w:rsidRPr="001D19F6" w:rsidRDefault="00265013" w:rsidP="000C3127">
      <w:pPr>
        <w:wordWrap/>
        <w:spacing w:line="276" w:lineRule="auto"/>
        <w:rPr>
          <w:rFonts w:ascii="Arial" w:eastAsia="굴림" w:hAnsi="Arial" w:cs="Arial"/>
          <w:b/>
          <w:sz w:val="22"/>
        </w:rPr>
      </w:pPr>
      <w:r w:rsidRPr="001D19F6">
        <w:rPr>
          <w:rFonts w:ascii="Arial" w:eastAsia="굴림" w:hAnsi="Arial" w:cs="Arial"/>
          <w:b/>
          <w:sz w:val="22"/>
        </w:rPr>
        <w:t>&lt;</w:t>
      </w:r>
      <w:r w:rsidR="00C5299B" w:rsidRPr="001D19F6">
        <w:rPr>
          <w:rFonts w:ascii="Arial" w:eastAsia="굴림" w:hAnsi="Arial" w:cs="Arial"/>
          <w:b/>
          <w:sz w:val="22"/>
        </w:rPr>
        <w:t xml:space="preserve"> </w:t>
      </w:r>
      <w:r w:rsidRPr="001D19F6">
        <w:rPr>
          <w:rFonts w:ascii="Arial" w:eastAsia="굴림" w:hAnsi="Arial" w:cs="Arial"/>
          <w:b/>
          <w:sz w:val="22"/>
        </w:rPr>
        <w:t>Contact with R’s father</w:t>
      </w:r>
      <w:r w:rsidR="00C5299B" w:rsidRPr="001D19F6">
        <w:rPr>
          <w:rFonts w:ascii="Arial" w:eastAsia="굴림" w:hAnsi="Arial" w:cs="Arial"/>
          <w:b/>
          <w:sz w:val="22"/>
        </w:rPr>
        <w:t xml:space="preserve"> </w:t>
      </w:r>
      <w:r w:rsidRPr="001D19F6">
        <w:rPr>
          <w:rFonts w:ascii="Arial" w:eastAsia="굴림" w:hAnsi="Arial" w:cs="Arial"/>
          <w:b/>
          <w:sz w:val="22"/>
        </w:rPr>
        <w:t>&gt;</w:t>
      </w:r>
    </w:p>
    <w:p w14:paraId="2F672B40" w14:textId="77777777" w:rsidR="005D5299" w:rsidRPr="001D19F6" w:rsidRDefault="005D5299" w:rsidP="000C3127">
      <w:pPr>
        <w:wordWrap/>
        <w:spacing w:line="276" w:lineRule="auto"/>
        <w:rPr>
          <w:rFonts w:ascii="Arial" w:eastAsia="굴림" w:hAnsi="Arial" w:cs="Arial"/>
          <w:b/>
          <w:sz w:val="22"/>
        </w:rPr>
      </w:pPr>
      <w:r w:rsidRPr="001D19F6">
        <w:rPr>
          <w:rFonts w:ascii="Arial" w:eastAsia="굴림" w:hAnsi="Arial" w:cs="Arial"/>
          <w:b/>
          <w:sz w:val="22"/>
        </w:rPr>
        <w:lastRenderedPageBreak/>
        <w:t>Logic</w:t>
      </w:r>
    </w:p>
    <w:p w14:paraId="23F3090C" w14:textId="77777777" w:rsidR="005D5299" w:rsidRPr="001D19F6" w:rsidRDefault="005D5299" w:rsidP="002D0E30">
      <w:pPr>
        <w:pStyle w:val="a6"/>
        <w:numPr>
          <w:ilvl w:val="0"/>
          <w:numId w:val="137"/>
        </w:numPr>
        <w:wordWrap/>
        <w:spacing w:line="276" w:lineRule="auto"/>
        <w:ind w:leftChars="0"/>
        <w:rPr>
          <w:rFonts w:ascii="Arial" w:eastAsia="굴림" w:hAnsi="Arial" w:cs="Arial"/>
          <w:b/>
          <w:sz w:val="22"/>
        </w:rPr>
      </w:pPr>
      <w:r w:rsidRPr="001D19F6">
        <w:rPr>
          <w:rFonts w:ascii="Arial" w:eastAsia="굴림" w:hAnsi="Arial" w:cs="Arial"/>
          <w:b/>
          <w:sz w:val="22"/>
        </w:rPr>
        <w:t>If(Bb004=</w:t>
      </w:r>
      <w:r w:rsidRPr="001D19F6">
        <w:rPr>
          <w:rFonts w:ascii="굴림" w:eastAsia="굴림" w:hAnsi="굴림" w:cs="굴림" w:hint="eastAsia"/>
          <w:b/>
          <w:sz w:val="22"/>
        </w:rPr>
        <w:t>①</w:t>
      </w:r>
      <w:r w:rsidRPr="001D19F6">
        <w:rPr>
          <w:rFonts w:ascii="Arial" w:eastAsia="굴림" w:hAnsi="Arial" w:cs="Arial"/>
          <w:b/>
          <w:sz w:val="22"/>
        </w:rPr>
        <w:t>, Bb008=</w:t>
      </w:r>
      <w:r w:rsidRPr="001D19F6">
        <w:rPr>
          <w:rFonts w:ascii="굴림" w:eastAsia="굴림" w:hAnsi="굴림" w:cs="굴림" w:hint="eastAsia"/>
          <w:b/>
          <w:sz w:val="22"/>
        </w:rPr>
        <w:t>⑤</w:t>
      </w:r>
      <w:r w:rsidRPr="001D19F6">
        <w:rPr>
          <w:rFonts w:ascii="Arial" w:eastAsia="굴림" w:hAnsi="Arial" w:cs="Arial"/>
          <w:b/>
          <w:sz w:val="22"/>
        </w:rPr>
        <w:t xml:space="preserve"> and Bb010=</w:t>
      </w:r>
      <w:r w:rsidRPr="001D19F6">
        <w:rPr>
          <w:rFonts w:ascii="굴림" w:eastAsia="굴림" w:hAnsi="굴림" w:cs="굴림" w:hint="eastAsia"/>
          <w:b/>
          <w:sz w:val="22"/>
        </w:rPr>
        <w:t>⑤</w:t>
      </w:r>
      <w:r w:rsidRPr="001D19F6">
        <w:rPr>
          <w:rFonts w:ascii="Arial" w:eastAsia="굴림" w:hAnsi="Arial" w:cs="Arial"/>
          <w:b/>
          <w:sz w:val="22"/>
        </w:rPr>
        <w:t>) or Bb016=</w:t>
      </w:r>
      <w:r w:rsidRPr="001D19F6">
        <w:rPr>
          <w:rFonts w:ascii="굴림" w:eastAsia="굴림" w:hAnsi="굴림" w:cs="굴림" w:hint="eastAsia"/>
          <w:b/>
          <w:sz w:val="22"/>
        </w:rPr>
        <w:t>⑤</w:t>
      </w:r>
      <w:r w:rsidRPr="001D19F6">
        <w:rPr>
          <w:rFonts w:ascii="Arial" w:eastAsia="굴림" w:hAnsi="Arial" w:cs="Arial"/>
          <w:b/>
          <w:sz w:val="22"/>
        </w:rPr>
        <w:t xml:space="preserve">, then </w:t>
      </w:r>
      <w:r w:rsidR="00140E1D" w:rsidRPr="001D19F6">
        <w:rPr>
          <w:rFonts w:ascii="Arial" w:eastAsia="굴림" w:hAnsi="Arial" w:cs="Arial"/>
          <w:b/>
          <w:sz w:val="22"/>
        </w:rPr>
        <w:t>ask</w:t>
      </w:r>
      <w:r w:rsidR="001D12E9" w:rsidRPr="001D19F6">
        <w:rPr>
          <w:rFonts w:ascii="Arial" w:eastAsia="굴림" w:hAnsi="Arial" w:cs="Arial"/>
          <w:b/>
          <w:sz w:val="22"/>
        </w:rPr>
        <w:t xml:space="preserve"> Bb073~Bb078</w:t>
      </w:r>
      <w:r w:rsidR="008149BA" w:rsidRPr="001D19F6">
        <w:rPr>
          <w:rFonts w:ascii="Arial" w:eastAsia="굴림" w:hAnsi="Arial" w:cs="Arial"/>
          <w:b/>
          <w:sz w:val="22"/>
        </w:rPr>
        <w:t>.</w:t>
      </w:r>
    </w:p>
    <w:p w14:paraId="3DAEE02F" w14:textId="77777777" w:rsidR="005D5299" w:rsidRPr="001D19F6" w:rsidRDefault="005D5299" w:rsidP="005D5299">
      <w:pPr>
        <w:wordWrap/>
        <w:spacing w:line="360" w:lineRule="auto"/>
        <w:rPr>
          <w:rFonts w:ascii="Arial" w:eastAsia="굴림" w:hAnsi="Arial" w:cs="Arial"/>
          <w:sz w:val="22"/>
        </w:rPr>
      </w:pPr>
    </w:p>
    <w:p w14:paraId="78DB4835" w14:textId="77777777" w:rsidR="005D5299" w:rsidRPr="001D19F6" w:rsidRDefault="005D5299" w:rsidP="005D5299">
      <w:pPr>
        <w:wordWrap/>
        <w:spacing w:line="360" w:lineRule="auto"/>
        <w:rPr>
          <w:rFonts w:ascii="Arial" w:eastAsia="굴림" w:hAnsi="Arial" w:cs="Arial"/>
          <w:sz w:val="22"/>
        </w:rPr>
      </w:pPr>
      <w:r w:rsidRPr="001D19F6">
        <w:rPr>
          <w:rFonts w:ascii="Arial" w:eastAsia="굴림" w:hAnsi="Arial" w:cs="Arial"/>
          <w:sz w:val="22"/>
        </w:rPr>
        <w:t>Bb0</w:t>
      </w:r>
      <w:r w:rsidR="001D12E9" w:rsidRPr="001D19F6">
        <w:rPr>
          <w:rFonts w:ascii="Arial" w:eastAsia="굴림" w:hAnsi="Arial" w:cs="Arial"/>
          <w:sz w:val="22"/>
        </w:rPr>
        <w:t>73</w:t>
      </w:r>
      <w:r w:rsidRPr="001D19F6">
        <w:rPr>
          <w:rFonts w:ascii="Arial" w:eastAsia="굴림" w:hAnsi="Arial" w:cs="Arial"/>
          <w:sz w:val="22"/>
        </w:rPr>
        <w:t>. Does your father live by himself or with other child</w:t>
      </w:r>
      <w:r w:rsidR="00B603BD" w:rsidRPr="001D19F6">
        <w:rPr>
          <w:rFonts w:ascii="Arial" w:eastAsia="굴림" w:hAnsi="Arial" w:cs="Arial"/>
          <w:sz w:val="22"/>
        </w:rPr>
        <w:t>ren</w:t>
      </w:r>
      <w:r w:rsidRPr="001D19F6">
        <w:rPr>
          <w:rFonts w:ascii="Arial" w:eastAsia="굴림" w:hAnsi="Arial" w:cs="Arial"/>
          <w:sz w:val="22"/>
        </w:rPr>
        <w:t>?</w:t>
      </w:r>
    </w:p>
    <w:p w14:paraId="0F6E10FE" w14:textId="77777777" w:rsidR="00140E1D" w:rsidRPr="001D19F6" w:rsidRDefault="00140E1D" w:rsidP="00140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By </w:t>
      </w:r>
      <w:r w:rsidR="00F01778" w:rsidRPr="001D19F6">
        <w:rPr>
          <w:rFonts w:ascii="Arial" w:eastAsia="굴림" w:hAnsi="Arial" w:cs="Arial"/>
          <w:sz w:val="22"/>
        </w:rPr>
        <w:t>himself</w:t>
      </w:r>
      <w:r w:rsidRPr="001D19F6">
        <w:rPr>
          <w:rFonts w:ascii="Arial" w:eastAsia="굴림" w:hAnsi="Arial" w:cs="Arial"/>
          <w:sz w:val="22"/>
        </w:rPr>
        <w:t xml:space="preserve"> →Go to Bb</w:t>
      </w:r>
      <w:r w:rsidR="00F01778" w:rsidRPr="001D19F6">
        <w:rPr>
          <w:rFonts w:ascii="Arial" w:eastAsia="굴림" w:hAnsi="Arial" w:cs="Arial"/>
          <w:sz w:val="22"/>
        </w:rPr>
        <w:t>0</w:t>
      </w:r>
      <w:r w:rsidR="001D12E9" w:rsidRPr="001D19F6">
        <w:rPr>
          <w:rFonts w:ascii="Arial" w:eastAsia="굴림" w:hAnsi="Arial" w:cs="Arial"/>
          <w:sz w:val="22"/>
        </w:rPr>
        <w:t>76</w:t>
      </w:r>
    </w:p>
    <w:p w14:paraId="0C8E9DF1" w14:textId="77777777" w:rsidR="00140E1D" w:rsidRPr="001D19F6" w:rsidRDefault="00140E1D" w:rsidP="00140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With other children</w:t>
      </w:r>
    </w:p>
    <w:p w14:paraId="564DECD5" w14:textId="77777777" w:rsidR="00140E1D" w:rsidRPr="001D19F6" w:rsidRDefault="00140E1D" w:rsidP="00140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F01778" w:rsidRPr="001D19F6">
        <w:rPr>
          <w:rFonts w:ascii="Arial" w:eastAsia="굴림" w:hAnsi="Arial" w:cs="Arial"/>
          <w:sz w:val="22"/>
        </w:rPr>
        <w:t>Others →Go to Bb0</w:t>
      </w:r>
      <w:r w:rsidR="001D12E9" w:rsidRPr="001D19F6">
        <w:rPr>
          <w:rFonts w:ascii="Arial" w:eastAsia="굴림" w:hAnsi="Arial" w:cs="Arial"/>
          <w:sz w:val="22"/>
        </w:rPr>
        <w:t>75</w:t>
      </w:r>
    </w:p>
    <w:p w14:paraId="06838FC2" w14:textId="77777777" w:rsidR="00C5299B" w:rsidRPr="001D19F6" w:rsidRDefault="00C5299B">
      <w:pPr>
        <w:widowControl/>
        <w:wordWrap/>
        <w:autoSpaceDE/>
        <w:autoSpaceDN/>
        <w:jc w:val="left"/>
        <w:rPr>
          <w:rFonts w:ascii="Arial" w:eastAsia="굴림" w:hAnsi="Arial" w:cs="Arial"/>
          <w:sz w:val="22"/>
        </w:rPr>
      </w:pPr>
    </w:p>
    <w:p w14:paraId="002EB9EE" w14:textId="77777777" w:rsidR="005D5299" w:rsidRPr="001D19F6" w:rsidRDefault="001D12E9" w:rsidP="005D5299">
      <w:pPr>
        <w:wordWrap/>
        <w:spacing w:line="360" w:lineRule="auto"/>
        <w:rPr>
          <w:rFonts w:ascii="Arial" w:eastAsia="굴림" w:hAnsi="Arial" w:cs="Arial"/>
          <w:sz w:val="22"/>
        </w:rPr>
      </w:pPr>
      <w:r w:rsidRPr="001D19F6">
        <w:rPr>
          <w:rFonts w:ascii="Arial" w:eastAsia="굴림" w:hAnsi="Arial" w:cs="Arial"/>
          <w:sz w:val="22"/>
        </w:rPr>
        <w:t>Bb074</w:t>
      </w:r>
      <w:r w:rsidR="005D5299" w:rsidRPr="001D19F6">
        <w:rPr>
          <w:rFonts w:ascii="Arial" w:eastAsia="굴림" w:hAnsi="Arial" w:cs="Arial"/>
          <w:sz w:val="22"/>
        </w:rPr>
        <w:t xml:space="preserve">. With whom does he live? Please list all, if </w:t>
      </w:r>
      <w:r w:rsidR="00DC1675" w:rsidRPr="001D19F6">
        <w:rPr>
          <w:rFonts w:ascii="Arial" w:eastAsia="굴림" w:hAnsi="Arial" w:cs="Arial"/>
          <w:sz w:val="22"/>
        </w:rPr>
        <w:t xml:space="preserve">he </w:t>
      </w:r>
      <w:r w:rsidR="005D5299" w:rsidRPr="001D19F6">
        <w:rPr>
          <w:rFonts w:ascii="Arial" w:eastAsia="굴림" w:hAnsi="Arial" w:cs="Arial"/>
          <w:sz w:val="22"/>
        </w:rPr>
        <w:t>lives with children.</w:t>
      </w:r>
      <w:r w:rsidR="00447ADF" w:rsidRPr="001D19F6">
        <w:rPr>
          <w:rFonts w:ascii="Arial" w:eastAsia="굴림" w:hAnsi="Arial" w:cs="Arial"/>
          <w:sz w:val="22"/>
        </w:rPr>
        <w:t xml:space="preserve"> </w:t>
      </w:r>
      <w:r w:rsidR="005D5299" w:rsidRPr="001D19F6">
        <w:rPr>
          <w:rFonts w:ascii="Arial" w:eastAsia="굴림" w:hAnsi="Arial" w:cs="Arial"/>
          <w:sz w:val="22"/>
        </w:rPr>
        <w:t>[IWER: Choose all that apply</w:t>
      </w:r>
      <w:r w:rsidR="00620D39" w:rsidRPr="001D19F6">
        <w:rPr>
          <w:rFonts w:ascii="Arial" w:eastAsia="굴림" w:hAnsi="Arial" w:cs="Arial"/>
          <w:sz w:val="22"/>
        </w:rPr>
        <w:t>.</w:t>
      </w:r>
      <w:r w:rsidR="005D5299" w:rsidRPr="001D19F6">
        <w:rPr>
          <w:rFonts w:ascii="Arial" w:eastAsia="굴림" w:hAnsi="Arial" w:cs="Arial"/>
          <w:sz w:val="22"/>
        </w:rPr>
        <w:t>]</w:t>
      </w:r>
    </w:p>
    <w:p w14:paraId="1B9F98A2" w14:textId="77777777" w:rsidR="005D5299" w:rsidRPr="001D19F6" w:rsidRDefault="00C5299B" w:rsidP="00140E1D">
      <w:pPr>
        <w:wordWrap/>
        <w:spacing w:line="360" w:lineRule="auto"/>
        <w:ind w:firstLine="800"/>
        <w:rPr>
          <w:rFonts w:ascii="Arial" w:eastAsia="굴림" w:hAnsi="Arial" w:cs="Arial"/>
          <w:sz w:val="22"/>
        </w:rPr>
      </w:pPr>
      <w:r w:rsidRPr="001D19F6">
        <w:rPr>
          <w:rFonts w:ascii="Arial" w:eastAsia="굴림" w:hAnsi="Arial" w:cs="Arial"/>
          <w:sz w:val="22"/>
        </w:rPr>
        <w:t>[</w:t>
      </w:r>
      <w:r w:rsidR="005D5299" w:rsidRPr="001D19F6">
        <w:rPr>
          <w:rFonts w:ascii="Arial" w:eastAsia="굴림" w:hAnsi="Arial" w:cs="Arial"/>
          <w:sz w:val="22"/>
        </w:rPr>
        <w:t>27~46</w:t>
      </w:r>
      <w:r w:rsidRPr="001D19F6">
        <w:rPr>
          <w:rFonts w:ascii="Arial" w:eastAsia="굴림" w:hAnsi="Arial" w:cs="Arial"/>
          <w:sz w:val="22"/>
        </w:rPr>
        <w:t>]</w:t>
      </w:r>
      <w:r w:rsidR="001D12E9" w:rsidRPr="001D19F6">
        <w:rPr>
          <w:rFonts w:ascii="Arial" w:eastAsia="굴림" w:hAnsi="Arial" w:cs="Arial"/>
          <w:sz w:val="22"/>
        </w:rPr>
        <w:t xml:space="preserve"> Sibling list →Go to Bb076</w:t>
      </w:r>
    </w:p>
    <w:p w14:paraId="54AF4908" w14:textId="77777777" w:rsidR="005D5299" w:rsidRPr="001D19F6" w:rsidRDefault="005D5299" w:rsidP="005D5299">
      <w:pPr>
        <w:wordWrap/>
        <w:spacing w:line="360" w:lineRule="auto"/>
        <w:rPr>
          <w:rFonts w:ascii="Arial" w:eastAsia="굴림" w:hAnsi="Arial" w:cs="Arial"/>
          <w:sz w:val="22"/>
        </w:rPr>
      </w:pPr>
    </w:p>
    <w:p w14:paraId="63919963" w14:textId="77777777" w:rsidR="005D5299" w:rsidRPr="001D19F6" w:rsidRDefault="001D12E9" w:rsidP="005D5299">
      <w:pPr>
        <w:wordWrap/>
        <w:spacing w:line="360" w:lineRule="auto"/>
        <w:rPr>
          <w:rFonts w:ascii="Arial" w:eastAsia="굴림" w:hAnsi="Arial" w:cs="Arial"/>
          <w:sz w:val="22"/>
        </w:rPr>
      </w:pPr>
      <w:r w:rsidRPr="001D19F6">
        <w:rPr>
          <w:rFonts w:ascii="Arial" w:eastAsia="굴림" w:hAnsi="Arial" w:cs="Arial"/>
          <w:sz w:val="22"/>
        </w:rPr>
        <w:t>Bb075</w:t>
      </w:r>
      <w:r w:rsidR="005D5299" w:rsidRPr="001D19F6">
        <w:rPr>
          <w:rFonts w:ascii="Arial" w:eastAsia="굴림" w:hAnsi="Arial" w:cs="Arial"/>
          <w:sz w:val="22"/>
        </w:rPr>
        <w:t xml:space="preserve">. </w:t>
      </w:r>
      <w:r w:rsidR="00620D39" w:rsidRPr="001D19F6">
        <w:rPr>
          <w:rFonts w:ascii="Arial" w:eastAsia="굴림" w:hAnsi="Arial" w:cs="Arial"/>
          <w:sz w:val="22"/>
        </w:rPr>
        <w:t>If others, please specify</w:t>
      </w:r>
      <w:r w:rsidR="005D5299" w:rsidRPr="001D19F6">
        <w:rPr>
          <w:rFonts w:ascii="Arial" w:eastAsia="굴림" w:hAnsi="Arial" w:cs="Arial"/>
          <w:sz w:val="22"/>
        </w:rPr>
        <w:t>.</w:t>
      </w:r>
    </w:p>
    <w:p w14:paraId="63B650DE" w14:textId="77777777" w:rsidR="005D5299" w:rsidRPr="001D19F6" w:rsidRDefault="00140E1D" w:rsidP="005D5299">
      <w:pPr>
        <w:wordWrap/>
        <w:spacing w:line="360" w:lineRule="auto"/>
        <w:rPr>
          <w:rFonts w:ascii="Arial" w:eastAsia="굴림" w:hAnsi="Arial" w:cs="Arial"/>
          <w:sz w:val="22"/>
        </w:rPr>
      </w:pPr>
      <w:r w:rsidRPr="001D19F6">
        <w:rPr>
          <w:rFonts w:ascii="Arial" w:eastAsia="굴림" w:hAnsi="Arial" w:cs="Arial"/>
          <w:sz w:val="22"/>
        </w:rPr>
        <w:tab/>
        <w:t>_______________________________</w:t>
      </w:r>
    </w:p>
    <w:p w14:paraId="64492FAF" w14:textId="77777777" w:rsidR="005D5299" w:rsidRPr="001D19F6" w:rsidRDefault="005D5299" w:rsidP="005D5299">
      <w:pPr>
        <w:wordWrap/>
        <w:spacing w:line="360" w:lineRule="auto"/>
        <w:rPr>
          <w:rFonts w:ascii="Arial" w:eastAsia="굴림" w:hAnsi="Arial" w:cs="Arial"/>
          <w:sz w:val="22"/>
        </w:rPr>
      </w:pPr>
    </w:p>
    <w:p w14:paraId="66B74103" w14:textId="77777777" w:rsidR="005D5299" w:rsidRPr="001D19F6" w:rsidRDefault="001D12E9" w:rsidP="005D5299">
      <w:pPr>
        <w:wordWrap/>
        <w:spacing w:line="360" w:lineRule="auto"/>
        <w:rPr>
          <w:rFonts w:ascii="Arial" w:eastAsia="굴림" w:hAnsi="Arial" w:cs="Arial"/>
          <w:sz w:val="22"/>
        </w:rPr>
      </w:pPr>
      <w:r w:rsidRPr="001D19F6">
        <w:rPr>
          <w:rFonts w:ascii="Arial" w:eastAsia="굴림" w:hAnsi="Arial" w:cs="Arial"/>
          <w:sz w:val="22"/>
        </w:rPr>
        <w:t>Bb076</w:t>
      </w:r>
      <w:r w:rsidR="005D5299" w:rsidRPr="001D19F6">
        <w:rPr>
          <w:rFonts w:ascii="Arial" w:eastAsia="굴림" w:hAnsi="Arial" w:cs="Arial"/>
          <w:sz w:val="22"/>
        </w:rPr>
        <w:t xml:space="preserve">. How close do you live </w:t>
      </w:r>
      <w:r w:rsidR="00620D39" w:rsidRPr="001D19F6">
        <w:rPr>
          <w:rFonts w:ascii="Arial" w:eastAsia="굴림" w:hAnsi="Arial" w:cs="Arial"/>
          <w:sz w:val="22"/>
        </w:rPr>
        <w:t xml:space="preserve">to </w:t>
      </w:r>
      <w:r w:rsidR="005D5299" w:rsidRPr="001D19F6">
        <w:rPr>
          <w:rFonts w:ascii="Arial" w:eastAsia="굴림" w:hAnsi="Arial" w:cs="Arial"/>
          <w:sz w:val="22"/>
        </w:rPr>
        <w:t>your father?</w:t>
      </w:r>
    </w:p>
    <w:p w14:paraId="1F45F445" w14:textId="77777777" w:rsidR="005D5299" w:rsidRPr="001D19F6" w:rsidRDefault="005D5299" w:rsidP="002D0E30">
      <w:pPr>
        <w:pStyle w:val="a6"/>
        <w:numPr>
          <w:ilvl w:val="0"/>
          <w:numId w:val="164"/>
        </w:numPr>
        <w:wordWrap/>
        <w:spacing w:line="360" w:lineRule="auto"/>
        <w:ind w:leftChars="0"/>
        <w:rPr>
          <w:rFonts w:ascii="Arial" w:eastAsia="굴림" w:hAnsi="Arial" w:cs="Arial"/>
          <w:sz w:val="22"/>
        </w:rPr>
      </w:pPr>
      <w:r w:rsidRPr="001D19F6">
        <w:rPr>
          <w:rFonts w:ascii="Arial" w:eastAsia="굴림" w:hAnsi="Arial" w:cs="Arial"/>
          <w:sz w:val="22"/>
        </w:rPr>
        <w:t>Within a 30</w:t>
      </w:r>
      <w:r w:rsidR="00620D39" w:rsidRPr="001D19F6">
        <w:rPr>
          <w:rFonts w:ascii="Arial" w:eastAsia="굴림" w:hAnsi="Arial" w:cs="Arial"/>
          <w:sz w:val="22"/>
        </w:rPr>
        <w:t>-</w:t>
      </w:r>
      <w:r w:rsidRPr="001D19F6">
        <w:rPr>
          <w:rFonts w:ascii="Arial" w:eastAsia="굴림" w:hAnsi="Arial" w:cs="Arial"/>
          <w:sz w:val="22"/>
        </w:rPr>
        <w:t>minute distance by public transportation</w:t>
      </w:r>
    </w:p>
    <w:p w14:paraId="59B8CF49" w14:textId="77777777" w:rsidR="005D5299" w:rsidRPr="001D19F6" w:rsidRDefault="00620D39" w:rsidP="002D0E30">
      <w:pPr>
        <w:pStyle w:val="a6"/>
        <w:numPr>
          <w:ilvl w:val="0"/>
          <w:numId w:val="164"/>
        </w:numPr>
        <w:wordWrap/>
        <w:spacing w:line="360" w:lineRule="auto"/>
        <w:ind w:leftChars="0"/>
        <w:rPr>
          <w:rFonts w:ascii="Arial" w:eastAsia="굴림" w:hAnsi="Arial" w:cs="Arial"/>
          <w:sz w:val="22"/>
        </w:rPr>
      </w:pPr>
      <w:r w:rsidRPr="001D19F6">
        <w:rPr>
          <w:rFonts w:ascii="Arial" w:eastAsia="굴림" w:hAnsi="Arial" w:cs="Arial"/>
          <w:sz w:val="22"/>
        </w:rPr>
        <w:t>Within a</w:t>
      </w:r>
      <w:r w:rsidR="005D5299" w:rsidRPr="001D19F6">
        <w:rPr>
          <w:rFonts w:ascii="Arial" w:eastAsia="굴림" w:hAnsi="Arial" w:cs="Arial"/>
          <w:sz w:val="22"/>
        </w:rPr>
        <w:t xml:space="preserve"> 1</w:t>
      </w:r>
      <w:r w:rsidRPr="001D19F6">
        <w:rPr>
          <w:rFonts w:ascii="Arial" w:eastAsia="굴림" w:hAnsi="Arial" w:cs="Arial"/>
          <w:sz w:val="22"/>
        </w:rPr>
        <w:t>-</w:t>
      </w:r>
      <w:r w:rsidR="005D5299" w:rsidRPr="001D19F6">
        <w:rPr>
          <w:rFonts w:ascii="Arial" w:eastAsia="굴림" w:hAnsi="Arial" w:cs="Arial"/>
          <w:sz w:val="22"/>
        </w:rPr>
        <w:t>hour distance by public transportation</w:t>
      </w:r>
    </w:p>
    <w:p w14:paraId="21F503A8" w14:textId="77777777" w:rsidR="005D5299" w:rsidRPr="001D19F6" w:rsidRDefault="005D5299" w:rsidP="002D0E30">
      <w:pPr>
        <w:pStyle w:val="a6"/>
        <w:numPr>
          <w:ilvl w:val="0"/>
          <w:numId w:val="164"/>
        </w:numPr>
        <w:wordWrap/>
        <w:spacing w:line="360" w:lineRule="auto"/>
        <w:ind w:leftChars="0"/>
        <w:rPr>
          <w:rFonts w:ascii="Arial" w:eastAsia="굴림" w:hAnsi="Arial" w:cs="Arial"/>
          <w:sz w:val="22"/>
        </w:rPr>
      </w:pPr>
      <w:r w:rsidRPr="001D19F6">
        <w:rPr>
          <w:rFonts w:ascii="Arial" w:eastAsia="굴림" w:hAnsi="Arial" w:cs="Arial"/>
          <w:sz w:val="22"/>
        </w:rPr>
        <w:t>Within a 2</w:t>
      </w:r>
      <w:r w:rsidR="00620D39" w:rsidRPr="001D19F6">
        <w:rPr>
          <w:rFonts w:ascii="Arial" w:eastAsia="굴림" w:hAnsi="Arial" w:cs="Arial"/>
          <w:sz w:val="22"/>
        </w:rPr>
        <w:t>-</w:t>
      </w:r>
      <w:r w:rsidRPr="001D19F6">
        <w:rPr>
          <w:rFonts w:ascii="Arial" w:eastAsia="굴림" w:hAnsi="Arial" w:cs="Arial"/>
          <w:sz w:val="22"/>
        </w:rPr>
        <w:t>hour distance by public transportation</w:t>
      </w:r>
    </w:p>
    <w:p w14:paraId="4F99F93B" w14:textId="77777777" w:rsidR="005D5299" w:rsidRPr="001D19F6" w:rsidRDefault="005D5299" w:rsidP="002D0E30">
      <w:pPr>
        <w:pStyle w:val="a6"/>
        <w:numPr>
          <w:ilvl w:val="0"/>
          <w:numId w:val="164"/>
        </w:numPr>
        <w:wordWrap/>
        <w:spacing w:line="360" w:lineRule="auto"/>
        <w:ind w:leftChars="0"/>
        <w:rPr>
          <w:rFonts w:ascii="Arial" w:eastAsia="굴림" w:hAnsi="Arial" w:cs="Arial"/>
          <w:sz w:val="22"/>
        </w:rPr>
      </w:pPr>
      <w:r w:rsidRPr="001D19F6">
        <w:rPr>
          <w:rFonts w:ascii="Arial" w:eastAsia="굴림" w:hAnsi="Arial" w:cs="Arial"/>
          <w:sz w:val="22"/>
        </w:rPr>
        <w:t>More than a 2</w:t>
      </w:r>
      <w:r w:rsidR="00620D39" w:rsidRPr="001D19F6">
        <w:rPr>
          <w:rFonts w:ascii="Arial" w:eastAsia="굴림" w:hAnsi="Arial" w:cs="Arial"/>
          <w:sz w:val="22"/>
        </w:rPr>
        <w:t>-</w:t>
      </w:r>
      <w:r w:rsidRPr="001D19F6">
        <w:rPr>
          <w:rFonts w:ascii="Arial" w:eastAsia="굴림" w:hAnsi="Arial" w:cs="Arial"/>
          <w:sz w:val="22"/>
        </w:rPr>
        <w:t>hour distance by public transportation</w:t>
      </w:r>
    </w:p>
    <w:p w14:paraId="60FB24EC" w14:textId="77777777" w:rsidR="005D5299" w:rsidRPr="001D19F6" w:rsidRDefault="005D5299" w:rsidP="005D5299">
      <w:pPr>
        <w:wordWrap/>
        <w:spacing w:line="360" w:lineRule="auto"/>
        <w:rPr>
          <w:rFonts w:ascii="Arial" w:eastAsia="굴림" w:hAnsi="Arial" w:cs="Arial"/>
          <w:sz w:val="22"/>
        </w:rPr>
      </w:pPr>
    </w:p>
    <w:p w14:paraId="1DC45F6F" w14:textId="77777777" w:rsidR="005D5299" w:rsidRPr="001D19F6" w:rsidRDefault="001D12E9" w:rsidP="005D5299">
      <w:pPr>
        <w:wordWrap/>
        <w:spacing w:line="360" w:lineRule="auto"/>
        <w:rPr>
          <w:rFonts w:ascii="Arial" w:eastAsia="굴림" w:hAnsi="Arial" w:cs="Arial"/>
          <w:sz w:val="22"/>
        </w:rPr>
      </w:pPr>
      <w:r w:rsidRPr="001D19F6">
        <w:rPr>
          <w:rFonts w:ascii="Arial" w:eastAsia="굴림" w:hAnsi="Arial" w:cs="Arial"/>
          <w:sz w:val="22"/>
        </w:rPr>
        <w:t>Bb077</w:t>
      </w:r>
      <w:r w:rsidR="005D5299" w:rsidRPr="001D19F6">
        <w:rPr>
          <w:rFonts w:ascii="Arial" w:eastAsia="굴림" w:hAnsi="Arial" w:cs="Arial"/>
          <w:sz w:val="22"/>
        </w:rPr>
        <w:t xml:space="preserve">. How often do you </w:t>
      </w:r>
      <w:r w:rsidR="008149BA" w:rsidRPr="001D19F6">
        <w:rPr>
          <w:rFonts w:ascii="Arial" w:eastAsia="굴림" w:hAnsi="Arial" w:cs="Arial"/>
          <w:sz w:val="22"/>
        </w:rPr>
        <w:t>meet</w:t>
      </w:r>
      <w:r w:rsidR="00140E1D" w:rsidRPr="001D19F6">
        <w:rPr>
          <w:rFonts w:ascii="Arial" w:eastAsia="굴림" w:hAnsi="Arial" w:cs="Arial"/>
          <w:sz w:val="22"/>
        </w:rPr>
        <w:t xml:space="preserve"> </w:t>
      </w:r>
      <w:r w:rsidR="005D5299" w:rsidRPr="001D19F6">
        <w:rPr>
          <w:rFonts w:ascii="Arial" w:eastAsia="굴림" w:hAnsi="Arial" w:cs="Arial"/>
          <w:sz w:val="22"/>
        </w:rPr>
        <w:t>your father in person?</w:t>
      </w:r>
    </w:p>
    <w:p w14:paraId="118DD5CE"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09500752"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5E359334"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485D177E"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Once a month</w:t>
      </w:r>
    </w:p>
    <w:p w14:paraId="365B224D"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613FC288"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6616BE16"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1187344D"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Five or six times a year (every two months)</w:t>
      </w:r>
    </w:p>
    <w:p w14:paraId="0AEE2D71" w14:textId="77777777" w:rsidR="005D5299" w:rsidRPr="001D19F6" w:rsidRDefault="005D5299"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Almost never a year</w:t>
      </w:r>
    </w:p>
    <w:p w14:paraId="6E51F5C1" w14:textId="77777777" w:rsidR="005D5299" w:rsidRPr="001D19F6" w:rsidRDefault="00140E1D" w:rsidP="002D0E30">
      <w:pPr>
        <w:pStyle w:val="a6"/>
        <w:numPr>
          <w:ilvl w:val="0"/>
          <w:numId w:val="165"/>
        </w:numPr>
        <w:wordWrap/>
        <w:spacing w:line="360" w:lineRule="auto"/>
        <w:ind w:leftChars="0"/>
        <w:rPr>
          <w:rFonts w:ascii="Arial" w:eastAsia="굴림" w:hAnsi="Arial" w:cs="Arial"/>
          <w:sz w:val="22"/>
        </w:rPr>
      </w:pPr>
      <w:r w:rsidRPr="001D19F6">
        <w:rPr>
          <w:rFonts w:ascii="Arial" w:eastAsia="굴림" w:hAnsi="Arial" w:cs="Arial"/>
          <w:sz w:val="22"/>
        </w:rPr>
        <w:t>N</w:t>
      </w:r>
      <w:r w:rsidR="005D5299" w:rsidRPr="001D19F6">
        <w:rPr>
          <w:rFonts w:ascii="Arial" w:eastAsia="굴림" w:hAnsi="Arial" w:cs="Arial"/>
          <w:sz w:val="22"/>
        </w:rPr>
        <w:t>ever</w:t>
      </w:r>
      <w:r w:rsidRPr="001D19F6">
        <w:rPr>
          <w:rFonts w:ascii="Arial" w:eastAsia="굴림" w:hAnsi="Arial" w:cs="Arial"/>
          <w:sz w:val="22"/>
        </w:rPr>
        <w:t xml:space="preserve"> met</w:t>
      </w:r>
    </w:p>
    <w:p w14:paraId="594DE5AC" w14:textId="77777777" w:rsidR="005D5299" w:rsidRPr="001D19F6" w:rsidRDefault="005D5299" w:rsidP="005D5299">
      <w:pPr>
        <w:wordWrap/>
        <w:spacing w:line="360" w:lineRule="auto"/>
        <w:rPr>
          <w:rFonts w:ascii="Arial" w:eastAsia="굴림" w:hAnsi="Arial" w:cs="Arial"/>
          <w:sz w:val="22"/>
        </w:rPr>
      </w:pPr>
    </w:p>
    <w:p w14:paraId="1C70DB5E" w14:textId="77777777" w:rsidR="005D5299" w:rsidRPr="001D19F6" w:rsidRDefault="001D12E9" w:rsidP="005D5299">
      <w:pPr>
        <w:wordWrap/>
        <w:spacing w:line="360" w:lineRule="auto"/>
        <w:rPr>
          <w:rFonts w:ascii="Arial" w:eastAsia="굴림" w:hAnsi="Arial" w:cs="Arial"/>
          <w:sz w:val="22"/>
        </w:rPr>
      </w:pPr>
      <w:r w:rsidRPr="001D19F6">
        <w:rPr>
          <w:rFonts w:ascii="Arial" w:eastAsia="굴림" w:hAnsi="Arial" w:cs="Arial"/>
          <w:sz w:val="22"/>
        </w:rPr>
        <w:t>Bb078</w:t>
      </w:r>
      <w:r w:rsidR="005D5299" w:rsidRPr="001D19F6">
        <w:rPr>
          <w:rFonts w:ascii="Arial" w:eastAsia="굴림" w:hAnsi="Arial" w:cs="Arial"/>
          <w:sz w:val="22"/>
        </w:rPr>
        <w:t xml:space="preserve">. How often do you </w:t>
      </w:r>
      <w:r w:rsidR="001F7FDF" w:rsidRPr="001D19F6">
        <w:rPr>
          <w:rFonts w:ascii="Arial" w:eastAsia="굴림" w:hAnsi="Arial" w:cs="Arial"/>
          <w:sz w:val="22"/>
        </w:rPr>
        <w:t xml:space="preserve">contact </w:t>
      </w:r>
      <w:r w:rsidR="005D5299" w:rsidRPr="001D19F6">
        <w:rPr>
          <w:rFonts w:ascii="Arial" w:eastAsia="굴림" w:hAnsi="Arial" w:cs="Arial"/>
          <w:sz w:val="22"/>
        </w:rPr>
        <w:t>your father by phone, mail, or e-mail?</w:t>
      </w:r>
    </w:p>
    <w:p w14:paraId="309C5D7F"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Almost every day (more than 4 times per week)</w:t>
      </w:r>
    </w:p>
    <w:p w14:paraId="79BB9B63"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Once a week</w:t>
      </w:r>
    </w:p>
    <w:p w14:paraId="2D452565"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2~3 times a week</w:t>
      </w:r>
    </w:p>
    <w:p w14:paraId="50B8540E"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lastRenderedPageBreak/>
        <w:t>Once a month</w:t>
      </w:r>
    </w:p>
    <w:p w14:paraId="4A7D780C"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Twice a month (every two weeks)</w:t>
      </w:r>
    </w:p>
    <w:p w14:paraId="4A7351D4"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Once or twice a year</w:t>
      </w:r>
    </w:p>
    <w:p w14:paraId="45171A51" w14:textId="77777777" w:rsidR="005D5299" w:rsidRPr="001D19F6" w:rsidRDefault="005D5299"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Three or four times a year (once every three or four months)</w:t>
      </w:r>
    </w:p>
    <w:p w14:paraId="22596946" w14:textId="77777777" w:rsidR="005D5299" w:rsidRPr="001D19F6" w:rsidRDefault="00140E1D"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F</w:t>
      </w:r>
      <w:r w:rsidR="005D5299" w:rsidRPr="001D19F6">
        <w:rPr>
          <w:rFonts w:ascii="Arial" w:eastAsia="굴림" w:hAnsi="Arial" w:cs="Arial"/>
          <w:sz w:val="22"/>
        </w:rPr>
        <w:t>ive or six times a year (every two months)</w:t>
      </w:r>
    </w:p>
    <w:p w14:paraId="5B285FB8" w14:textId="77777777" w:rsidR="00411AE8" w:rsidRPr="001D19F6" w:rsidRDefault="00411AE8"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Almost never a year</w:t>
      </w:r>
    </w:p>
    <w:p w14:paraId="36ED0603" w14:textId="77777777" w:rsidR="005D5299" w:rsidRPr="001D19F6" w:rsidRDefault="00411AE8" w:rsidP="002D0E30">
      <w:pPr>
        <w:pStyle w:val="a6"/>
        <w:numPr>
          <w:ilvl w:val="0"/>
          <w:numId w:val="166"/>
        </w:numPr>
        <w:wordWrap/>
        <w:spacing w:line="360" w:lineRule="auto"/>
        <w:ind w:leftChars="0"/>
        <w:rPr>
          <w:rFonts w:ascii="Arial" w:eastAsia="굴림" w:hAnsi="Arial" w:cs="Arial"/>
          <w:sz w:val="22"/>
        </w:rPr>
      </w:pPr>
      <w:r w:rsidRPr="001D19F6">
        <w:rPr>
          <w:rFonts w:ascii="Arial" w:eastAsia="굴림" w:hAnsi="Arial" w:cs="Arial"/>
          <w:sz w:val="22"/>
        </w:rPr>
        <w:t>Never</w:t>
      </w:r>
      <w:r w:rsidR="00140E1D" w:rsidRPr="001D19F6">
        <w:rPr>
          <w:rFonts w:ascii="Arial" w:eastAsia="굴림" w:hAnsi="Arial" w:cs="Arial"/>
          <w:sz w:val="22"/>
        </w:rPr>
        <w:t xml:space="preserve"> contacted</w:t>
      </w:r>
    </w:p>
    <w:p w14:paraId="3E0C77B5" w14:textId="77777777" w:rsidR="005D5299" w:rsidRPr="00795949" w:rsidRDefault="005D5299" w:rsidP="005D5299">
      <w:pPr>
        <w:wordWrap/>
        <w:spacing w:line="360" w:lineRule="auto"/>
        <w:rPr>
          <w:rFonts w:ascii="Arial" w:eastAsia="굴림" w:hAnsi="Arial" w:cs="Arial"/>
          <w:sz w:val="22"/>
        </w:rPr>
      </w:pPr>
    </w:p>
    <w:p w14:paraId="7F5933B1" w14:textId="77777777" w:rsidR="00411AE8" w:rsidRPr="00795949" w:rsidRDefault="00140E1D" w:rsidP="000C3127">
      <w:pPr>
        <w:wordWrap/>
        <w:spacing w:line="276" w:lineRule="auto"/>
        <w:rPr>
          <w:rFonts w:ascii="Arial" w:eastAsia="굴림" w:hAnsi="Arial" w:cs="Arial"/>
          <w:b/>
          <w:sz w:val="22"/>
        </w:rPr>
      </w:pPr>
      <w:r w:rsidRPr="00795949">
        <w:rPr>
          <w:rFonts w:ascii="Arial" w:eastAsia="굴림" w:hAnsi="Arial" w:cs="Arial"/>
          <w:b/>
          <w:sz w:val="22"/>
        </w:rPr>
        <w:t>&lt;</w:t>
      </w:r>
      <w:r w:rsidR="005C4DC4" w:rsidRPr="00795949">
        <w:rPr>
          <w:rFonts w:ascii="Arial" w:eastAsia="굴림" w:hAnsi="Arial" w:cs="Arial"/>
          <w:b/>
          <w:sz w:val="22"/>
        </w:rPr>
        <w:t xml:space="preserve"> </w:t>
      </w:r>
      <w:r w:rsidR="00933F12" w:rsidRPr="00795949">
        <w:rPr>
          <w:rFonts w:ascii="Arial" w:eastAsia="굴림" w:hAnsi="Arial" w:cs="Arial"/>
          <w:b/>
          <w:sz w:val="22"/>
        </w:rPr>
        <w:t>Transfer to</w:t>
      </w:r>
      <w:r w:rsidRPr="00795949">
        <w:rPr>
          <w:rFonts w:ascii="Arial" w:eastAsia="굴림" w:hAnsi="Arial" w:cs="Arial"/>
          <w:b/>
          <w:sz w:val="22"/>
        </w:rPr>
        <w:t xml:space="preserve"> R’s father</w:t>
      </w:r>
      <w:r w:rsidR="005C4DC4" w:rsidRPr="00795949">
        <w:rPr>
          <w:rFonts w:ascii="Arial" w:eastAsia="굴림" w:hAnsi="Arial" w:cs="Arial"/>
          <w:b/>
          <w:sz w:val="22"/>
        </w:rPr>
        <w:t xml:space="preserve"> </w:t>
      </w:r>
      <w:r w:rsidRPr="00795949">
        <w:rPr>
          <w:rFonts w:ascii="Arial" w:eastAsia="굴림" w:hAnsi="Arial" w:cs="Arial"/>
          <w:b/>
          <w:sz w:val="22"/>
        </w:rPr>
        <w:t>&gt;</w:t>
      </w:r>
    </w:p>
    <w:p w14:paraId="1C20FE72" w14:textId="77777777" w:rsidR="005D5299" w:rsidRPr="00795949" w:rsidRDefault="005D5299" w:rsidP="000C3127">
      <w:pPr>
        <w:wordWrap/>
        <w:spacing w:line="276" w:lineRule="auto"/>
        <w:rPr>
          <w:rFonts w:ascii="Arial" w:eastAsia="굴림" w:hAnsi="Arial" w:cs="Arial"/>
          <w:b/>
          <w:sz w:val="22"/>
        </w:rPr>
      </w:pPr>
      <w:r w:rsidRPr="00795949">
        <w:rPr>
          <w:rFonts w:ascii="Arial" w:eastAsia="굴림" w:hAnsi="Arial" w:cs="Arial"/>
          <w:b/>
          <w:sz w:val="22"/>
        </w:rPr>
        <w:t>Logic</w:t>
      </w:r>
    </w:p>
    <w:p w14:paraId="38CE19AE" w14:textId="67FAC8E8" w:rsidR="005D5299" w:rsidRPr="00795949" w:rsidRDefault="00D0631B" w:rsidP="002D0E30">
      <w:pPr>
        <w:pStyle w:val="a6"/>
        <w:numPr>
          <w:ilvl w:val="0"/>
          <w:numId w:val="137"/>
        </w:numPr>
        <w:wordWrap/>
        <w:spacing w:line="276" w:lineRule="auto"/>
        <w:ind w:leftChars="0"/>
        <w:rPr>
          <w:rFonts w:ascii="Arial" w:eastAsia="굴림" w:hAnsi="Arial" w:cs="Arial"/>
          <w:b/>
          <w:sz w:val="22"/>
        </w:rPr>
      </w:pPr>
      <w:r w:rsidRPr="00795949">
        <w:rPr>
          <w:rFonts w:ascii="Arial" w:eastAsia="굴림" w:hAnsi="Arial" w:cs="Arial"/>
          <w:b/>
          <w:sz w:val="22"/>
        </w:rPr>
        <w:t>If R</w:t>
      </w:r>
      <w:r w:rsidR="005D5299" w:rsidRPr="00795949">
        <w:rPr>
          <w:rFonts w:ascii="Arial" w:eastAsia="굴림" w:hAnsi="Arial" w:cs="Arial"/>
          <w:b/>
          <w:sz w:val="22"/>
        </w:rPr>
        <w:t xml:space="preserve"> did not live </w:t>
      </w:r>
      <w:r w:rsidR="000F5D5E" w:rsidRPr="00795949">
        <w:rPr>
          <w:rFonts w:ascii="Arial" w:eastAsia="굴림" w:hAnsi="Arial" w:cs="Arial"/>
          <w:b/>
          <w:sz w:val="22"/>
        </w:rPr>
        <w:t>with</w:t>
      </w:r>
      <w:r w:rsidRPr="00795949">
        <w:rPr>
          <w:rFonts w:ascii="Arial" w:eastAsia="굴림" w:hAnsi="Arial" w:cs="Arial"/>
          <w:b/>
          <w:sz w:val="22"/>
        </w:rPr>
        <w:t xml:space="preserve"> his/her</w:t>
      </w:r>
      <w:r w:rsidR="005D5299" w:rsidRPr="00795949">
        <w:rPr>
          <w:rFonts w:ascii="Arial" w:eastAsia="굴림" w:hAnsi="Arial" w:cs="Arial"/>
          <w:b/>
          <w:sz w:val="22"/>
        </w:rPr>
        <w:t xml:space="preserve"> father </w:t>
      </w:r>
      <w:r w:rsidR="001F7FDF" w:rsidRPr="00795949">
        <w:rPr>
          <w:rFonts w:ascii="Arial" w:eastAsia="굴림" w:hAnsi="Arial" w:cs="Arial"/>
          <w:b/>
          <w:sz w:val="22"/>
        </w:rPr>
        <w:t xml:space="preserve">for </w:t>
      </w:r>
      <w:r w:rsidR="005D5299" w:rsidRPr="00795949">
        <w:rPr>
          <w:rFonts w:ascii="Arial" w:eastAsia="굴림" w:hAnsi="Arial" w:cs="Arial"/>
          <w:b/>
          <w:sz w:val="22"/>
        </w:rPr>
        <w:t xml:space="preserve">more than one month in </w:t>
      </w:r>
      <w:del w:id="513" w:author="Keis" w:date="2024-09-06T10:18:00Z">
        <w:r w:rsidR="00016A16" w:rsidRPr="00DB459F" w:rsidDel="009F27DD">
          <w:rPr>
            <w:rFonts w:ascii="Arial" w:eastAsia="굴림" w:hAnsi="Arial" w:cs="Arial" w:hint="eastAsia"/>
            <w:b/>
            <w:color w:val="FF0000"/>
            <w:sz w:val="22"/>
          </w:rPr>
          <w:delText>2019</w:delText>
        </w:r>
      </w:del>
      <w:ins w:id="514" w:author="Keis" w:date="2024-09-06T10:18:00Z">
        <w:r w:rsidR="009F27DD" w:rsidRPr="009F27DD">
          <w:rPr>
            <w:rFonts w:ascii="Arial" w:eastAsia="굴림" w:hAnsi="Arial" w:cs="Arial" w:hint="eastAsia"/>
            <w:b/>
            <w:color w:val="00B050"/>
            <w:sz w:val="22"/>
          </w:rPr>
          <w:t>2021</w:t>
        </w:r>
      </w:ins>
      <w:r w:rsidR="005D5299" w:rsidRPr="00795949">
        <w:rPr>
          <w:rFonts w:ascii="Arial" w:eastAsia="굴림" w:hAnsi="Arial" w:cs="Arial"/>
          <w:b/>
          <w:sz w:val="22"/>
        </w:rPr>
        <w:t xml:space="preserve">, then </w:t>
      </w:r>
      <w:r w:rsidR="00EB0FD3" w:rsidRPr="00795949">
        <w:rPr>
          <w:rFonts w:ascii="Arial" w:eastAsia="굴림" w:hAnsi="Arial" w:cs="Arial"/>
          <w:b/>
          <w:sz w:val="22"/>
        </w:rPr>
        <w:t>ask</w:t>
      </w:r>
      <w:r w:rsidR="00112E3B" w:rsidRPr="00795949">
        <w:rPr>
          <w:rFonts w:ascii="Arial" w:eastAsia="굴림" w:hAnsi="Arial" w:cs="Arial"/>
          <w:b/>
          <w:sz w:val="22"/>
        </w:rPr>
        <w:t xml:space="preserve"> Bb079~Bb114</w:t>
      </w:r>
      <w:r w:rsidR="00585656" w:rsidRPr="00795949">
        <w:rPr>
          <w:rFonts w:ascii="Arial" w:eastAsia="굴림" w:hAnsi="Arial" w:cs="Arial"/>
          <w:b/>
          <w:sz w:val="22"/>
        </w:rPr>
        <w:t>.</w:t>
      </w:r>
    </w:p>
    <w:p w14:paraId="55BBFFE0" w14:textId="77777777" w:rsidR="005D5299" w:rsidRPr="00795949" w:rsidRDefault="005D5299" w:rsidP="005D5299">
      <w:pPr>
        <w:wordWrap/>
        <w:spacing w:line="360" w:lineRule="auto"/>
        <w:rPr>
          <w:rFonts w:ascii="Arial" w:eastAsia="굴림" w:hAnsi="Arial" w:cs="Arial"/>
          <w:sz w:val="22"/>
        </w:rPr>
      </w:pPr>
    </w:p>
    <w:p w14:paraId="28542226" w14:textId="1AFA552F" w:rsidR="007D24F5" w:rsidRPr="00795949" w:rsidRDefault="00112E3B" w:rsidP="007D24F5">
      <w:pPr>
        <w:wordWrap/>
        <w:spacing w:line="360" w:lineRule="auto"/>
        <w:rPr>
          <w:rFonts w:ascii="Arial" w:eastAsia="굴림" w:hAnsi="Arial" w:cs="Arial"/>
          <w:sz w:val="22"/>
        </w:rPr>
      </w:pPr>
      <w:r w:rsidRPr="00795949">
        <w:rPr>
          <w:rFonts w:ascii="Arial" w:eastAsia="굴림" w:hAnsi="Arial" w:cs="Arial"/>
          <w:sz w:val="22"/>
        </w:rPr>
        <w:t>Bb079</w:t>
      </w:r>
      <w:r w:rsidR="005D5299" w:rsidRPr="00795949">
        <w:rPr>
          <w:rFonts w:ascii="Arial" w:eastAsia="굴림" w:hAnsi="Arial" w:cs="Arial"/>
          <w:sz w:val="22"/>
        </w:rPr>
        <w:t xml:space="preserve">. </w:t>
      </w:r>
      <w:r w:rsidR="003F1F22" w:rsidRPr="00795949">
        <w:rPr>
          <w:rFonts w:ascii="Arial" w:eastAsia="굴림" w:hAnsi="Arial" w:cs="Arial"/>
          <w:kern w:val="0"/>
          <w:sz w:val="22"/>
        </w:rPr>
        <w:t xml:space="preserve">[Not live together_ Receipt of regular financial support] </w:t>
      </w:r>
      <w:r w:rsidR="007D24F5" w:rsidRPr="00795949">
        <w:rPr>
          <w:rFonts w:ascii="Arial" w:eastAsia="굴림" w:hAnsi="Arial" w:cs="Arial"/>
          <w:sz w:val="22"/>
        </w:rPr>
        <w:t>In the last calendar year (</w:t>
      </w:r>
      <w:del w:id="515" w:author="Keis" w:date="2024-09-06T10:18:00Z">
        <w:r w:rsidR="00016A16" w:rsidRPr="00DB459F" w:rsidDel="009F27DD">
          <w:rPr>
            <w:rFonts w:ascii="Arial" w:eastAsia="굴림" w:hAnsi="Arial" w:cs="Arial" w:hint="eastAsia"/>
            <w:color w:val="FF0000"/>
            <w:sz w:val="22"/>
          </w:rPr>
          <w:delText>2019</w:delText>
        </w:r>
      </w:del>
      <w:ins w:id="516" w:author="Keis" w:date="2024-09-06T10:18:00Z">
        <w:r w:rsidR="009F27DD" w:rsidRPr="009F27DD">
          <w:rPr>
            <w:rFonts w:ascii="Arial" w:eastAsia="굴림" w:hAnsi="Arial" w:cs="Arial" w:hint="eastAsia"/>
            <w:color w:val="00B050"/>
            <w:sz w:val="22"/>
          </w:rPr>
          <w:t>2021</w:t>
        </w:r>
      </w:ins>
      <w:r w:rsidR="007D24F5" w:rsidRPr="00795949">
        <w:rPr>
          <w:rFonts w:ascii="Arial" w:eastAsia="굴림" w:hAnsi="Arial" w:cs="Arial"/>
          <w:sz w:val="22"/>
        </w:rPr>
        <w:t>), while living sep</w:t>
      </w:r>
      <w:r w:rsidR="000844ED" w:rsidRPr="00795949">
        <w:rPr>
          <w:rFonts w:ascii="Arial" w:eastAsia="굴림" w:hAnsi="Arial" w:cs="Arial"/>
          <w:sz w:val="22"/>
        </w:rPr>
        <w:t xml:space="preserve">arately did you </w:t>
      </w:r>
      <w:r w:rsidR="007D24F5" w:rsidRPr="00795949">
        <w:rPr>
          <w:rFonts w:ascii="Arial" w:eastAsia="굴림" w:hAnsi="Arial" w:cs="Arial"/>
          <w:sz w:val="22"/>
        </w:rPr>
        <w:t xml:space="preserve">receive from </w:t>
      </w:r>
      <w:r w:rsidR="000844ED" w:rsidRPr="00795949">
        <w:rPr>
          <w:rFonts w:ascii="Arial" w:eastAsia="굴림" w:hAnsi="Arial" w:cs="Arial"/>
          <w:sz w:val="22"/>
        </w:rPr>
        <w:t xml:space="preserve">your father </w:t>
      </w:r>
      <w:r w:rsidR="007D24F5" w:rsidRPr="00795949">
        <w:rPr>
          <w:rFonts w:ascii="Arial" w:eastAsia="굴림" w:hAnsi="Arial" w:cs="Arial"/>
          <w:sz w:val="22"/>
        </w:rPr>
        <w:t xml:space="preserve">any financial support such as pocket money, living expenses or medical expenses? </w:t>
      </w:r>
    </w:p>
    <w:p w14:paraId="3EAEC341" w14:textId="77777777" w:rsidR="003F1F22" w:rsidRPr="00795949" w:rsidRDefault="003F1F22" w:rsidP="00D12299">
      <w:pPr>
        <w:pStyle w:val="a6"/>
        <w:numPr>
          <w:ilvl w:val="0"/>
          <w:numId w:val="1203"/>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Bb080</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Bb087</w:t>
      </w:r>
    </w:p>
    <w:p w14:paraId="518557F9" w14:textId="77777777" w:rsidR="003F1F22" w:rsidRPr="00795949" w:rsidRDefault="003F1F22" w:rsidP="007D24F5">
      <w:pPr>
        <w:wordWrap/>
        <w:spacing w:line="360" w:lineRule="auto"/>
        <w:rPr>
          <w:rFonts w:ascii="Arial" w:eastAsia="굴림" w:hAnsi="Arial" w:cs="Arial"/>
          <w:b/>
          <w:sz w:val="22"/>
        </w:rPr>
      </w:pPr>
    </w:p>
    <w:tbl>
      <w:tblPr>
        <w:tblStyle w:val="a8"/>
        <w:tblW w:w="0" w:type="auto"/>
        <w:tblInd w:w="250" w:type="dxa"/>
        <w:tblLook w:val="04A0" w:firstRow="1" w:lastRow="0" w:firstColumn="1" w:lastColumn="0" w:noHBand="0" w:noVBand="1"/>
      </w:tblPr>
      <w:tblGrid>
        <w:gridCol w:w="9356"/>
      </w:tblGrid>
      <w:tr w:rsidR="00D063AA" w:rsidRPr="00795949" w14:paraId="31101A52" w14:textId="77777777" w:rsidTr="007D24F5">
        <w:tc>
          <w:tcPr>
            <w:tcW w:w="9356" w:type="dxa"/>
            <w:tcBorders>
              <w:top w:val="single" w:sz="4" w:space="0" w:color="auto"/>
              <w:left w:val="single" w:sz="4" w:space="0" w:color="auto"/>
              <w:bottom w:val="single" w:sz="4" w:space="0" w:color="auto"/>
              <w:right w:val="single" w:sz="4" w:space="0" w:color="auto"/>
            </w:tcBorders>
            <w:hideMark/>
          </w:tcPr>
          <w:p w14:paraId="038CD09D" w14:textId="77777777" w:rsidR="007D24F5" w:rsidRPr="00795949" w:rsidRDefault="007D24F5">
            <w:pPr>
              <w:wordWrap/>
              <w:spacing w:before="240"/>
              <w:rPr>
                <w:rFonts w:ascii="Arial" w:eastAsia="굴림" w:hAnsi="Arial" w:cs="Arial"/>
                <w:b/>
                <w:szCs w:val="20"/>
              </w:rPr>
            </w:pPr>
            <w:r w:rsidRPr="00795949">
              <w:rPr>
                <w:rFonts w:ascii="Arial" w:eastAsia="굴림" w:hAnsi="Arial" w:cs="Arial"/>
                <w:b/>
                <w:szCs w:val="20"/>
              </w:rPr>
              <w:t xml:space="preserve">[IWER] </w:t>
            </w:r>
          </w:p>
          <w:p w14:paraId="4C2BD2C1" w14:textId="77777777" w:rsidR="007D24F5" w:rsidRPr="00795949" w:rsidRDefault="007D24F5" w:rsidP="008F3943">
            <w:pPr>
              <w:wordWrap/>
              <w:ind w:left="196" w:hangingChars="100" w:hanging="196"/>
              <w:rPr>
                <w:rFonts w:ascii="Arial" w:eastAsia="굴림" w:hAnsi="Arial" w:cs="Arial"/>
                <w:b/>
                <w:szCs w:val="20"/>
              </w:rPr>
            </w:pPr>
            <w:r w:rsidRPr="00795949">
              <w:rPr>
                <w:rFonts w:ascii="Arial" w:eastAsia="굴림" w:hAnsi="Arial" w:cs="Arial"/>
                <w:b/>
                <w:szCs w:val="20"/>
              </w:rPr>
              <w:t>&lt;Regular support/ occasional support&gt;</w:t>
            </w:r>
          </w:p>
          <w:p w14:paraId="48410709" w14:textId="77777777" w:rsidR="007D24F5" w:rsidRPr="00795949" w:rsidRDefault="007D24F5" w:rsidP="002D0E30">
            <w:pPr>
              <w:pStyle w:val="a6"/>
              <w:numPr>
                <w:ilvl w:val="0"/>
                <w:numId w:val="139"/>
              </w:numPr>
              <w:wordWrap/>
              <w:ind w:leftChars="0"/>
              <w:rPr>
                <w:rFonts w:ascii="Arial" w:eastAsia="굴림" w:hAnsi="Arial" w:cs="Arial"/>
                <w:szCs w:val="20"/>
              </w:rPr>
            </w:pPr>
            <w:r w:rsidRPr="00795949">
              <w:rPr>
                <w:rFonts w:ascii="Arial" w:eastAsia="굴림" w:hAnsi="Arial" w:cs="Arial"/>
                <w:szCs w:val="20"/>
              </w:rPr>
              <w:t xml:space="preserve">Regular support: monetary transfer regularly repeated in a certain time interval (e.g. each month, every two months) </w:t>
            </w:r>
          </w:p>
          <w:p w14:paraId="01B7C4B5" w14:textId="77777777" w:rsidR="007D24F5" w:rsidRPr="00795949" w:rsidRDefault="007D24F5" w:rsidP="002D0E30">
            <w:pPr>
              <w:pStyle w:val="a6"/>
              <w:numPr>
                <w:ilvl w:val="0"/>
                <w:numId w:val="139"/>
              </w:numPr>
              <w:wordWrap/>
              <w:ind w:leftChars="0"/>
              <w:rPr>
                <w:rFonts w:ascii="Arial" w:eastAsia="굴림" w:hAnsi="Arial" w:cs="Arial"/>
                <w:szCs w:val="20"/>
              </w:rPr>
            </w:pPr>
            <w:r w:rsidRPr="00795949">
              <w:rPr>
                <w:rFonts w:ascii="Arial" w:eastAsia="굴림" w:hAnsi="Arial" w:cs="Arial"/>
                <w:szCs w:val="20"/>
              </w:rPr>
              <w:t xml:space="preserve">Occasional support: monetary transfer irregularly occurred </w:t>
            </w:r>
            <w:r w:rsidR="0052190D" w:rsidRPr="00795949">
              <w:rPr>
                <w:rFonts w:ascii="Arial" w:eastAsia="굴림" w:hAnsi="Arial" w:cs="Arial"/>
                <w:szCs w:val="20"/>
              </w:rPr>
              <w:t>exc</w:t>
            </w:r>
            <w:r w:rsidRPr="00795949">
              <w:rPr>
                <w:rFonts w:ascii="Arial" w:eastAsia="굴림" w:hAnsi="Arial" w:cs="Arial"/>
                <w:szCs w:val="20"/>
              </w:rPr>
              <w:t xml:space="preserve">ept birthday allowance or holiday allowances (e.g. paying for medical bills, schooling, occasional allowances) </w:t>
            </w:r>
          </w:p>
          <w:p w14:paraId="0201FE78" w14:textId="77777777" w:rsidR="007D24F5" w:rsidRPr="00795949" w:rsidRDefault="007D24F5" w:rsidP="008F3943">
            <w:pPr>
              <w:wordWrap/>
              <w:ind w:left="196" w:hangingChars="100" w:hanging="196"/>
              <w:rPr>
                <w:rFonts w:ascii="Arial" w:eastAsia="굴림" w:hAnsi="Arial" w:cs="Arial"/>
                <w:b/>
                <w:szCs w:val="20"/>
              </w:rPr>
            </w:pPr>
            <w:r w:rsidRPr="00795949">
              <w:rPr>
                <w:rFonts w:ascii="Arial" w:eastAsia="굴림" w:hAnsi="Arial" w:cs="Arial"/>
                <w:b/>
                <w:szCs w:val="20"/>
              </w:rPr>
              <w:t>&lt;Financial support/ Non-financial support&gt;</w:t>
            </w:r>
          </w:p>
          <w:p w14:paraId="218BE33E" w14:textId="77777777" w:rsidR="007D24F5" w:rsidRPr="00795949" w:rsidRDefault="007D24F5" w:rsidP="002D0E30">
            <w:pPr>
              <w:pStyle w:val="a6"/>
              <w:numPr>
                <w:ilvl w:val="0"/>
                <w:numId w:val="140"/>
              </w:numPr>
              <w:wordWrap/>
              <w:ind w:leftChars="0"/>
              <w:rPr>
                <w:rFonts w:ascii="Arial" w:eastAsia="굴림" w:hAnsi="Arial" w:cs="Arial"/>
                <w:szCs w:val="20"/>
              </w:rPr>
            </w:pPr>
            <w:r w:rsidRPr="00795949">
              <w:rPr>
                <w:rFonts w:ascii="Arial" w:eastAsia="굴림" w:hAnsi="Arial" w:cs="Arial"/>
                <w:szCs w:val="20"/>
              </w:rPr>
              <w:t>Financial support: receiving cash or helping pay bills, or covering specific costs for medical care, insurance, schooling, down payment for a home or rent, etc.</w:t>
            </w:r>
          </w:p>
          <w:p w14:paraId="0E997AFE" w14:textId="77777777" w:rsidR="007D24F5" w:rsidRPr="00795949" w:rsidRDefault="007D24F5" w:rsidP="002D0E30">
            <w:pPr>
              <w:pStyle w:val="a6"/>
              <w:numPr>
                <w:ilvl w:val="0"/>
                <w:numId w:val="140"/>
              </w:numPr>
              <w:wordWrap/>
              <w:spacing w:after="240"/>
              <w:ind w:leftChars="0"/>
              <w:rPr>
                <w:rFonts w:ascii="Arial" w:eastAsia="굴림" w:hAnsi="Arial" w:cs="Arial"/>
                <w:sz w:val="22"/>
              </w:rPr>
            </w:pPr>
            <w:r w:rsidRPr="00795949">
              <w:rPr>
                <w:rFonts w:ascii="Arial" w:eastAsia="굴림" w:hAnsi="Arial" w:cs="Arial"/>
                <w:szCs w:val="20"/>
              </w:rPr>
              <w:t>Non-financial support: gifts or goods (e.g. food, clothes etc.) received</w:t>
            </w:r>
            <w:r w:rsidRPr="00795949">
              <w:rPr>
                <w:rFonts w:ascii="Arial" w:eastAsia="굴림" w:hAnsi="Arial" w:cs="Arial"/>
                <w:sz w:val="22"/>
              </w:rPr>
              <w:t xml:space="preserve"> </w:t>
            </w:r>
          </w:p>
        </w:tc>
      </w:tr>
    </w:tbl>
    <w:p w14:paraId="51CE9088" w14:textId="77777777" w:rsidR="009B0360" w:rsidRPr="00795949" w:rsidRDefault="009B0360" w:rsidP="005D5299">
      <w:pPr>
        <w:wordWrap/>
        <w:spacing w:line="360" w:lineRule="auto"/>
        <w:rPr>
          <w:rFonts w:ascii="Arial" w:eastAsia="굴림" w:hAnsi="Arial" w:cs="Arial"/>
          <w:sz w:val="22"/>
        </w:rPr>
      </w:pPr>
    </w:p>
    <w:p w14:paraId="7C8B9BF3" w14:textId="10A2AAF1" w:rsidR="00CE4339" w:rsidRPr="00795949" w:rsidRDefault="003F1F22" w:rsidP="00CE4339">
      <w:pPr>
        <w:wordWrap/>
        <w:spacing w:line="360" w:lineRule="auto"/>
        <w:rPr>
          <w:rFonts w:ascii="Arial" w:eastAsia="굴림" w:hAnsi="Arial" w:cs="Arial"/>
          <w:sz w:val="22"/>
        </w:rPr>
      </w:pPr>
      <w:r w:rsidRPr="00795949">
        <w:rPr>
          <w:rFonts w:ascii="Arial" w:eastAsia="굴림" w:hAnsi="Arial" w:cs="Arial"/>
          <w:sz w:val="22"/>
        </w:rPr>
        <w:t>Bb080</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regular financial support] </w:t>
      </w:r>
      <w:r w:rsidR="005D5299"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received from your father</w:t>
      </w:r>
      <w:r w:rsidR="001F7FDF" w:rsidRPr="00795949">
        <w:rPr>
          <w:rFonts w:ascii="Arial" w:eastAsia="굴림" w:hAnsi="Arial" w:cs="Arial"/>
          <w:sz w:val="22"/>
        </w:rPr>
        <w:t xml:space="preserve"> in the last calendar year (</w:t>
      </w:r>
      <w:del w:id="517" w:author="Keis" w:date="2024-09-06T10:18:00Z">
        <w:r w:rsidR="007652C3" w:rsidRPr="00DB459F" w:rsidDel="009F27DD">
          <w:rPr>
            <w:rFonts w:ascii="Arial" w:eastAsia="굴림" w:hAnsi="Arial" w:cs="Arial" w:hint="eastAsia"/>
            <w:color w:val="FF0000"/>
            <w:sz w:val="22"/>
          </w:rPr>
          <w:delText>2019</w:delText>
        </w:r>
      </w:del>
      <w:ins w:id="518" w:author="Keis" w:date="2024-09-06T10:18:00Z">
        <w:r w:rsidR="009F27DD" w:rsidRPr="009F27DD">
          <w:rPr>
            <w:rFonts w:ascii="Arial" w:eastAsia="굴림" w:hAnsi="Arial" w:cs="Arial" w:hint="eastAsia"/>
            <w:color w:val="00B050"/>
            <w:sz w:val="22"/>
          </w:rPr>
          <w:t>2021</w:t>
        </w:r>
      </w:ins>
      <w:r w:rsidR="001F7FDF" w:rsidRPr="00795949">
        <w:rPr>
          <w:rFonts w:ascii="Arial" w:eastAsia="굴림" w:hAnsi="Arial" w:cs="Arial"/>
          <w:sz w:val="22"/>
        </w:rPr>
        <w:t>)</w:t>
      </w:r>
      <w:r w:rsidR="005D5299" w:rsidRPr="00795949">
        <w:rPr>
          <w:rFonts w:ascii="Arial" w:eastAsia="굴림" w:hAnsi="Arial" w:cs="Arial"/>
          <w:sz w:val="22"/>
        </w:rPr>
        <w:t xml:space="preserve">? </w:t>
      </w:r>
      <w:r w:rsidR="00CE4339" w:rsidRPr="00795949">
        <w:rPr>
          <w:rFonts w:ascii="Arial" w:eastAsia="굴림" w:hAnsi="Arial" w:cs="Arial"/>
          <w:sz w:val="22"/>
        </w:rPr>
        <w:t xml:space="preserve">(unit: 10,000 Korean won) </w:t>
      </w:r>
    </w:p>
    <w:p w14:paraId="12EAC4B9" w14:textId="77777777" w:rsidR="00CE4339" w:rsidRPr="00795949" w:rsidRDefault="00CE4339" w:rsidP="00CE4339">
      <w:pPr>
        <w:wordWrap/>
        <w:spacing w:line="360" w:lineRule="auto"/>
        <w:rPr>
          <w:rFonts w:ascii="Arial" w:eastAsia="굴림" w:hAnsi="Arial" w:cs="Arial"/>
          <w:kern w:val="0"/>
          <w:sz w:val="22"/>
        </w:rPr>
      </w:pPr>
      <w:r w:rsidRPr="00795949">
        <w:rPr>
          <w:rFonts w:ascii="Arial" w:eastAsia="굴림" w:hAnsi="Arial" w:cs="Arial"/>
          <w:kern w:val="0"/>
          <w:sz w:val="22"/>
        </w:rPr>
        <w:tab/>
        <w:t xml:space="preserve">_______________________________ </w:t>
      </w:r>
      <w:r w:rsidR="00447ADF"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w:t>
      </w:r>
      <w:r w:rsidR="003F1F22" w:rsidRPr="00795949">
        <w:rPr>
          <w:rFonts w:ascii="Arial" w:eastAsia="굴림" w:hAnsi="Arial" w:cs="Arial"/>
          <w:sz w:val="22"/>
        </w:rPr>
        <w:t>→Go to Bb086</w:t>
      </w:r>
    </w:p>
    <w:p w14:paraId="5389A208" w14:textId="77777777" w:rsidR="005D5299" w:rsidRPr="00795949" w:rsidRDefault="00CE4339" w:rsidP="005D5299">
      <w:pPr>
        <w:wordWrap/>
        <w:spacing w:line="360" w:lineRule="auto"/>
        <w:rPr>
          <w:rFonts w:ascii="Arial" w:eastAsia="굴림" w:hAnsi="Arial" w:cs="Arial"/>
          <w:sz w:val="22"/>
        </w:rPr>
      </w:pPr>
      <w:r w:rsidRPr="00795949">
        <w:rPr>
          <w:rFonts w:ascii="Arial" w:eastAsia="굴림" w:hAnsi="Arial" w:cs="Arial"/>
          <w:sz w:val="22"/>
        </w:rPr>
        <w:tab/>
      </w:r>
      <w:r w:rsidR="005D5299" w:rsidRPr="00795949">
        <w:rPr>
          <w:rFonts w:ascii="Arial" w:eastAsia="굴림" w:hAnsi="Arial" w:cs="Arial"/>
          <w:sz w:val="22"/>
        </w:rPr>
        <w:t>Don’t know →Go to Bb0</w:t>
      </w:r>
      <w:r w:rsidR="003F1F22" w:rsidRPr="00795949">
        <w:rPr>
          <w:rFonts w:ascii="Arial" w:eastAsia="굴림" w:hAnsi="Arial" w:cs="Arial"/>
          <w:sz w:val="22"/>
        </w:rPr>
        <w:t>81</w:t>
      </w:r>
      <w:r w:rsidR="005D5299" w:rsidRPr="00795949">
        <w:rPr>
          <w:rFonts w:ascii="Arial" w:eastAsia="굴림" w:hAnsi="Arial" w:cs="Arial"/>
          <w:sz w:val="22"/>
        </w:rPr>
        <w:t>~Bb0</w:t>
      </w:r>
      <w:r w:rsidR="003F1F22" w:rsidRPr="00795949">
        <w:rPr>
          <w:rFonts w:ascii="Arial" w:eastAsia="굴림" w:hAnsi="Arial" w:cs="Arial"/>
          <w:sz w:val="22"/>
        </w:rPr>
        <w:t>85</w:t>
      </w:r>
      <w:r w:rsidR="005D5299" w:rsidRPr="00795949">
        <w:rPr>
          <w:rFonts w:ascii="Arial" w:eastAsia="굴림" w:hAnsi="Arial" w:cs="Arial"/>
          <w:sz w:val="22"/>
        </w:rPr>
        <w:t xml:space="preserve"> unfolding</w:t>
      </w:r>
    </w:p>
    <w:p w14:paraId="6219E8EB" w14:textId="77777777" w:rsidR="005D5299" w:rsidRPr="00795949" w:rsidRDefault="003F1F22" w:rsidP="00CE4339">
      <w:pPr>
        <w:wordWrap/>
        <w:spacing w:line="360" w:lineRule="auto"/>
        <w:ind w:firstLine="800"/>
        <w:rPr>
          <w:rFonts w:ascii="Arial" w:eastAsia="굴림" w:hAnsi="Arial" w:cs="Arial"/>
          <w:sz w:val="22"/>
        </w:rPr>
      </w:pPr>
      <w:r w:rsidRPr="00795949">
        <w:rPr>
          <w:rFonts w:ascii="Arial" w:eastAsia="굴림" w:hAnsi="Arial" w:cs="Arial"/>
          <w:sz w:val="22"/>
        </w:rPr>
        <w:t>Refuse to answer →Go to Bb081</w:t>
      </w:r>
      <w:r w:rsidR="005D5299" w:rsidRPr="00795949">
        <w:rPr>
          <w:rFonts w:ascii="Arial" w:eastAsia="굴림" w:hAnsi="Arial" w:cs="Arial"/>
          <w:sz w:val="22"/>
        </w:rPr>
        <w:t>~Bb0</w:t>
      </w:r>
      <w:r w:rsidRPr="00795949">
        <w:rPr>
          <w:rFonts w:ascii="Arial" w:eastAsia="굴림" w:hAnsi="Arial" w:cs="Arial"/>
          <w:sz w:val="22"/>
        </w:rPr>
        <w:t>85</w:t>
      </w:r>
      <w:r w:rsidR="005D5299" w:rsidRPr="00795949">
        <w:rPr>
          <w:rFonts w:ascii="Arial" w:eastAsia="굴림" w:hAnsi="Arial" w:cs="Arial"/>
          <w:sz w:val="22"/>
        </w:rPr>
        <w:t xml:space="preserve"> unfolding</w:t>
      </w:r>
    </w:p>
    <w:p w14:paraId="17095B50" w14:textId="77777777" w:rsidR="005D5299" w:rsidRPr="00795949" w:rsidRDefault="005D5299" w:rsidP="00DD62FB">
      <w:pPr>
        <w:wordWrap/>
        <w:spacing w:line="360" w:lineRule="auto"/>
        <w:rPr>
          <w:rFonts w:ascii="Arial" w:eastAsia="굴림" w:hAnsi="Arial" w:cs="Arial"/>
          <w:sz w:val="22"/>
        </w:rPr>
      </w:pPr>
    </w:p>
    <w:p w14:paraId="5D00BAAB" w14:textId="77777777" w:rsidR="005D5299" w:rsidRPr="00795949" w:rsidRDefault="005D5299" w:rsidP="001E6502">
      <w:pPr>
        <w:wordWrap/>
        <w:spacing w:line="360" w:lineRule="auto"/>
        <w:rPr>
          <w:rFonts w:ascii="Arial" w:eastAsia="굴림" w:hAnsi="Arial" w:cs="Arial"/>
          <w:b/>
          <w:sz w:val="22"/>
        </w:rPr>
      </w:pPr>
      <w:r w:rsidRPr="00795949">
        <w:rPr>
          <w:rFonts w:ascii="Arial" w:eastAsia="굴림" w:hAnsi="Arial" w:cs="Arial"/>
          <w:b/>
          <w:sz w:val="22"/>
        </w:rPr>
        <w:t>&lt; Bb0</w:t>
      </w:r>
      <w:r w:rsidR="003F1F22" w:rsidRPr="00795949">
        <w:rPr>
          <w:rFonts w:ascii="Arial" w:eastAsia="굴림" w:hAnsi="Arial" w:cs="Arial"/>
          <w:b/>
          <w:sz w:val="22"/>
        </w:rPr>
        <w:t>81</w:t>
      </w:r>
      <w:r w:rsidRPr="00795949">
        <w:rPr>
          <w:rFonts w:ascii="Arial" w:eastAsia="굴림" w:hAnsi="Arial" w:cs="Arial"/>
          <w:b/>
          <w:sz w:val="22"/>
        </w:rPr>
        <w:t>~Bb0</w:t>
      </w:r>
      <w:r w:rsidR="003F1F22" w:rsidRPr="00795949">
        <w:rPr>
          <w:rFonts w:ascii="Arial" w:eastAsia="굴림" w:hAnsi="Arial" w:cs="Arial"/>
          <w:b/>
          <w:sz w:val="22"/>
        </w:rPr>
        <w:t>85</w:t>
      </w:r>
      <w:r w:rsidRPr="00795949">
        <w:rPr>
          <w:rFonts w:ascii="Arial" w:eastAsia="굴림" w:hAnsi="Arial" w:cs="Arial"/>
          <w:b/>
          <w:sz w:val="22"/>
        </w:rPr>
        <w:t>. Unfolding bracket questions &gt;</w:t>
      </w:r>
    </w:p>
    <w:p w14:paraId="00060B37" w14:textId="77777777" w:rsidR="00CE4339" w:rsidRPr="00795949" w:rsidRDefault="00CE4339" w:rsidP="001E6502">
      <w:pPr>
        <w:wordWrap/>
        <w:spacing w:line="360" w:lineRule="auto"/>
        <w:rPr>
          <w:rFonts w:ascii="Arial" w:eastAsia="굴림" w:hAnsi="Arial" w:cs="Arial"/>
          <w:sz w:val="22"/>
        </w:rPr>
      </w:pPr>
      <w:r w:rsidRPr="00795949">
        <w:rPr>
          <w:rFonts w:ascii="Arial" w:eastAsia="굴림" w:hAnsi="Arial" w:cs="Arial"/>
          <w:sz w:val="22"/>
        </w:rPr>
        <w:t>[IWER: Go back to Bb0</w:t>
      </w:r>
      <w:r w:rsidR="003F1F22" w:rsidRPr="00795949">
        <w:rPr>
          <w:rFonts w:ascii="Arial" w:eastAsia="굴림" w:hAnsi="Arial" w:cs="Arial"/>
          <w:sz w:val="22"/>
        </w:rPr>
        <w:t>80</w:t>
      </w:r>
      <w:r w:rsidRPr="00795949">
        <w:rPr>
          <w:rFonts w:ascii="Arial" w:eastAsia="굴림" w:hAnsi="Arial" w:cs="Arial"/>
          <w:sz w:val="22"/>
        </w:rPr>
        <w:t xml:space="preserve"> and record if R answers the amount during the interview.]</w:t>
      </w:r>
    </w:p>
    <w:p w14:paraId="02E8EF56" w14:textId="4B84A23D" w:rsidR="005D5299" w:rsidRPr="00795949" w:rsidRDefault="003F1F22" w:rsidP="001E6502">
      <w:pPr>
        <w:spacing w:line="360" w:lineRule="auto"/>
        <w:rPr>
          <w:rFonts w:ascii="Arial" w:hAnsi="Arial" w:cs="Arial"/>
          <w:sz w:val="22"/>
        </w:rPr>
      </w:pPr>
      <w:r w:rsidRPr="00795949">
        <w:rPr>
          <w:rFonts w:ascii="Arial" w:eastAsia="굴림" w:hAnsi="Arial" w:cs="Arial"/>
          <w:sz w:val="22"/>
        </w:rPr>
        <w:t>Bb081</w:t>
      </w:r>
      <w:r w:rsidR="005D5299" w:rsidRPr="00795949">
        <w:rPr>
          <w:rFonts w:ascii="Arial" w:eastAsia="굴림" w:hAnsi="Arial" w:cs="Arial"/>
          <w:sz w:val="22"/>
        </w:rPr>
        <w:t>. Did it amount to less than, about equal to or more than 10 MW (10,000 Korean won)</w:t>
      </w:r>
      <w:r w:rsidR="009B0360" w:rsidRPr="00795949">
        <w:rPr>
          <w:rFonts w:ascii="Arial" w:eastAsia="굴림" w:hAnsi="Arial" w:cs="Arial"/>
          <w:sz w:val="22"/>
        </w:rPr>
        <w:t xml:space="preserve"> in the last calendar year (</w:t>
      </w:r>
      <w:del w:id="519" w:author="Keis" w:date="2024-09-06T10:18:00Z">
        <w:r w:rsidR="003F7106" w:rsidRPr="00DB459F" w:rsidDel="009F27DD">
          <w:rPr>
            <w:rFonts w:ascii="Arial" w:eastAsia="굴림" w:hAnsi="Arial" w:cs="Arial"/>
            <w:color w:val="FF0000"/>
            <w:sz w:val="22"/>
          </w:rPr>
          <w:delText>201</w:delText>
        </w:r>
        <w:r w:rsidR="007652C3" w:rsidRPr="00DB459F" w:rsidDel="009F27DD">
          <w:rPr>
            <w:rFonts w:ascii="Arial" w:eastAsia="굴림" w:hAnsi="Arial" w:cs="Arial" w:hint="eastAsia"/>
            <w:color w:val="FF0000"/>
            <w:sz w:val="22"/>
          </w:rPr>
          <w:delText>9</w:delText>
        </w:r>
      </w:del>
      <w:ins w:id="520" w:author="Keis" w:date="2024-09-06T10:18:00Z">
        <w:r w:rsidR="009F27DD" w:rsidRPr="009F27DD">
          <w:rPr>
            <w:rFonts w:ascii="Arial" w:eastAsia="굴림" w:hAnsi="Arial" w:cs="Arial"/>
            <w:color w:val="00B050"/>
            <w:sz w:val="22"/>
          </w:rPr>
          <w:t>2021</w:t>
        </w:r>
      </w:ins>
      <w:r w:rsidR="009B0360" w:rsidRPr="00795949">
        <w:rPr>
          <w:rFonts w:ascii="Arial" w:eastAsia="굴림" w:hAnsi="Arial" w:cs="Arial"/>
          <w:sz w:val="22"/>
        </w:rPr>
        <w:t>)</w:t>
      </w:r>
      <w:r w:rsidR="005D5299" w:rsidRPr="00795949">
        <w:rPr>
          <w:rFonts w:ascii="Arial" w:eastAsia="굴림" w:hAnsi="Arial" w:cs="Arial"/>
          <w:sz w:val="22"/>
        </w:rPr>
        <w:t>?</w:t>
      </w:r>
    </w:p>
    <w:p w14:paraId="3D326C1E" w14:textId="77777777" w:rsidR="005D5299" w:rsidRPr="00795949" w:rsidRDefault="005D5299" w:rsidP="002D0E30">
      <w:pPr>
        <w:pStyle w:val="a6"/>
        <w:numPr>
          <w:ilvl w:val="0"/>
          <w:numId w:val="172"/>
        </w:numPr>
        <w:wordWrap/>
        <w:spacing w:line="360" w:lineRule="auto"/>
        <w:ind w:leftChars="0"/>
        <w:rPr>
          <w:rFonts w:ascii="Arial" w:eastAsia="굴림" w:hAnsi="Arial" w:cs="Arial"/>
          <w:sz w:val="22"/>
        </w:rPr>
      </w:pPr>
      <w:r w:rsidRPr="00795949">
        <w:rPr>
          <w:rFonts w:ascii="Arial" w:eastAsia="굴림" w:hAnsi="Arial" w:cs="Arial"/>
          <w:sz w:val="22"/>
        </w:rPr>
        <w:lastRenderedPageBreak/>
        <w:t>Less than 10 MW</w:t>
      </w:r>
    </w:p>
    <w:p w14:paraId="526A9308" w14:textId="77777777" w:rsidR="005D5299" w:rsidRPr="00795949" w:rsidRDefault="005D5299" w:rsidP="00F14BA4">
      <w:pPr>
        <w:pStyle w:val="a6"/>
        <w:numPr>
          <w:ilvl w:val="0"/>
          <w:numId w:val="1042"/>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5D978341" w14:textId="77777777" w:rsidR="005D5299" w:rsidRPr="00795949" w:rsidRDefault="007652C3" w:rsidP="007652C3">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00CE4339"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 MW</w:t>
      </w:r>
    </w:p>
    <w:p w14:paraId="18933D4A" w14:textId="77777777" w:rsidR="006A12E3" w:rsidRPr="00795949" w:rsidRDefault="006A12E3" w:rsidP="007652C3">
      <w:pPr>
        <w:wordWrap/>
        <w:spacing w:line="360" w:lineRule="auto"/>
        <w:rPr>
          <w:rFonts w:ascii="Arial" w:eastAsia="굴림" w:hAnsi="Arial" w:cs="Arial"/>
          <w:sz w:val="22"/>
        </w:rPr>
      </w:pPr>
    </w:p>
    <w:p w14:paraId="63A31034" w14:textId="3A50CAF6" w:rsidR="005D5299" w:rsidRPr="00795949" w:rsidRDefault="003F1F22" w:rsidP="001E6502">
      <w:pPr>
        <w:spacing w:line="360" w:lineRule="auto"/>
        <w:rPr>
          <w:rFonts w:ascii="Arial" w:hAnsi="Arial" w:cs="Arial"/>
          <w:sz w:val="22"/>
        </w:rPr>
      </w:pPr>
      <w:r w:rsidRPr="00795949">
        <w:rPr>
          <w:rFonts w:ascii="Arial" w:eastAsia="굴림" w:hAnsi="Arial" w:cs="Arial"/>
          <w:sz w:val="22"/>
        </w:rPr>
        <w:t>Bb082</w:t>
      </w:r>
      <w:r w:rsidR="005D5299" w:rsidRPr="00795949">
        <w:rPr>
          <w:rFonts w:ascii="Arial" w:eastAsia="굴림" w:hAnsi="Arial" w:cs="Arial"/>
          <w:sz w:val="22"/>
        </w:rPr>
        <w:t>. Did it amount to less than, about equal to or more than 30 MW (10,000 Korean won)</w:t>
      </w:r>
      <w:r w:rsidR="009B0360" w:rsidRPr="00795949">
        <w:rPr>
          <w:rFonts w:ascii="Arial" w:eastAsia="굴림" w:hAnsi="Arial" w:cs="Arial"/>
          <w:sz w:val="22"/>
        </w:rPr>
        <w:t xml:space="preserve"> in the last calendar year (</w:t>
      </w:r>
      <w:del w:id="521" w:author="Keis" w:date="2024-09-06T10:18:00Z">
        <w:r w:rsidR="003F7106" w:rsidRPr="00DB459F" w:rsidDel="009F27DD">
          <w:rPr>
            <w:rFonts w:ascii="Arial" w:eastAsia="굴림" w:hAnsi="Arial" w:cs="Arial"/>
            <w:color w:val="FF0000"/>
            <w:sz w:val="22"/>
          </w:rPr>
          <w:delText>201</w:delText>
        </w:r>
        <w:r w:rsidR="007652C3" w:rsidRPr="00DB459F" w:rsidDel="009F27DD">
          <w:rPr>
            <w:rFonts w:ascii="Arial" w:eastAsia="굴림" w:hAnsi="Arial" w:cs="Arial" w:hint="eastAsia"/>
            <w:color w:val="FF0000"/>
            <w:sz w:val="22"/>
          </w:rPr>
          <w:delText>9</w:delText>
        </w:r>
      </w:del>
      <w:ins w:id="522" w:author="Keis" w:date="2024-09-06T10:18:00Z">
        <w:r w:rsidR="009F27DD" w:rsidRPr="009F27DD">
          <w:rPr>
            <w:rFonts w:ascii="Arial" w:eastAsia="굴림" w:hAnsi="Arial" w:cs="Arial"/>
            <w:color w:val="00B050"/>
            <w:sz w:val="22"/>
          </w:rPr>
          <w:t>2021</w:t>
        </w:r>
      </w:ins>
      <w:r w:rsidR="009B0360" w:rsidRPr="00795949">
        <w:rPr>
          <w:rFonts w:ascii="Arial" w:eastAsia="굴림" w:hAnsi="Arial" w:cs="Arial"/>
          <w:sz w:val="22"/>
        </w:rPr>
        <w:t>)</w:t>
      </w:r>
      <w:r w:rsidR="005D5299" w:rsidRPr="00795949">
        <w:rPr>
          <w:rFonts w:ascii="Arial" w:eastAsia="굴림" w:hAnsi="Arial" w:cs="Arial"/>
          <w:sz w:val="22"/>
        </w:rPr>
        <w:t>?</w:t>
      </w:r>
    </w:p>
    <w:p w14:paraId="01B1904F" w14:textId="77777777" w:rsidR="005D5299" w:rsidRPr="00795949" w:rsidRDefault="005D5299" w:rsidP="002D0E30">
      <w:pPr>
        <w:pStyle w:val="a6"/>
        <w:numPr>
          <w:ilvl w:val="0"/>
          <w:numId w:val="171"/>
        </w:numPr>
        <w:wordWrap/>
        <w:spacing w:line="360" w:lineRule="auto"/>
        <w:ind w:leftChars="0"/>
        <w:rPr>
          <w:rFonts w:ascii="Arial" w:eastAsia="굴림" w:hAnsi="Arial" w:cs="Arial"/>
          <w:sz w:val="22"/>
        </w:rPr>
      </w:pPr>
      <w:r w:rsidRPr="00795949">
        <w:rPr>
          <w:rFonts w:ascii="Arial" w:eastAsia="굴림" w:hAnsi="Arial" w:cs="Arial"/>
          <w:sz w:val="22"/>
        </w:rPr>
        <w:t>Less than 30 MW</w:t>
      </w:r>
    </w:p>
    <w:p w14:paraId="13F9CC04" w14:textId="77777777" w:rsidR="005D5299" w:rsidRPr="00795949" w:rsidRDefault="005D5299" w:rsidP="00F14BA4">
      <w:pPr>
        <w:pStyle w:val="a6"/>
        <w:numPr>
          <w:ilvl w:val="0"/>
          <w:numId w:val="1043"/>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71147A76" w14:textId="77777777" w:rsidR="005D5299" w:rsidRPr="00795949" w:rsidRDefault="00CE4339"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 MW</w:t>
      </w:r>
    </w:p>
    <w:p w14:paraId="39AAFCE0" w14:textId="77777777" w:rsidR="005D5299" w:rsidRPr="00795949" w:rsidRDefault="005D5299" w:rsidP="001E6502">
      <w:pPr>
        <w:wordWrap/>
        <w:spacing w:line="360" w:lineRule="auto"/>
        <w:rPr>
          <w:rFonts w:ascii="Arial" w:eastAsia="굴림" w:hAnsi="Arial" w:cs="Arial"/>
          <w:sz w:val="22"/>
        </w:rPr>
      </w:pPr>
    </w:p>
    <w:p w14:paraId="6FB3E887" w14:textId="4887202D" w:rsidR="005D5299" w:rsidRPr="00795949" w:rsidRDefault="003F1F22" w:rsidP="001E6502">
      <w:pPr>
        <w:spacing w:line="360" w:lineRule="auto"/>
        <w:rPr>
          <w:rFonts w:ascii="Arial" w:hAnsi="Arial" w:cs="Arial"/>
          <w:sz w:val="22"/>
        </w:rPr>
      </w:pPr>
      <w:r w:rsidRPr="00795949">
        <w:rPr>
          <w:rFonts w:ascii="Arial" w:eastAsia="굴림" w:hAnsi="Arial" w:cs="Arial"/>
          <w:sz w:val="22"/>
        </w:rPr>
        <w:t>Bb083</w:t>
      </w:r>
      <w:r w:rsidR="005D5299" w:rsidRPr="00795949">
        <w:rPr>
          <w:rFonts w:ascii="Arial" w:eastAsia="굴림" w:hAnsi="Arial" w:cs="Arial"/>
          <w:sz w:val="22"/>
        </w:rPr>
        <w:t>. Did it amount to less than, about equal to or more than 50 MW (10,000 Korean won)</w:t>
      </w:r>
      <w:r w:rsidR="009B0360" w:rsidRPr="00795949">
        <w:rPr>
          <w:rFonts w:ascii="Arial" w:eastAsia="굴림" w:hAnsi="Arial" w:cs="Arial"/>
          <w:sz w:val="22"/>
        </w:rPr>
        <w:t xml:space="preserve"> in the last calendar year (</w:t>
      </w:r>
      <w:del w:id="523" w:author="Keis" w:date="2024-09-06T10:18:00Z">
        <w:r w:rsidR="003F7106" w:rsidRPr="00DB459F" w:rsidDel="009F27DD">
          <w:rPr>
            <w:rFonts w:ascii="Arial" w:eastAsia="굴림" w:hAnsi="Arial" w:cs="Arial"/>
            <w:color w:val="FF0000"/>
            <w:sz w:val="22"/>
          </w:rPr>
          <w:delText>201</w:delText>
        </w:r>
        <w:r w:rsidR="007652C3" w:rsidRPr="00DB459F" w:rsidDel="009F27DD">
          <w:rPr>
            <w:rFonts w:ascii="Arial" w:eastAsia="굴림" w:hAnsi="Arial" w:cs="Arial" w:hint="eastAsia"/>
            <w:color w:val="FF0000"/>
            <w:sz w:val="22"/>
          </w:rPr>
          <w:delText>9</w:delText>
        </w:r>
      </w:del>
      <w:ins w:id="524" w:author="Keis" w:date="2024-09-06T10:18:00Z">
        <w:r w:rsidR="009F27DD" w:rsidRPr="009F27DD">
          <w:rPr>
            <w:rFonts w:ascii="Arial" w:eastAsia="굴림" w:hAnsi="Arial" w:cs="Arial"/>
            <w:color w:val="00B050"/>
            <w:sz w:val="22"/>
          </w:rPr>
          <w:t>2021</w:t>
        </w:r>
      </w:ins>
      <w:r w:rsidR="009B0360" w:rsidRPr="00795949">
        <w:rPr>
          <w:rFonts w:ascii="Arial" w:eastAsia="굴림" w:hAnsi="Arial" w:cs="Arial"/>
          <w:sz w:val="22"/>
        </w:rPr>
        <w:t>)</w:t>
      </w:r>
      <w:r w:rsidR="005D5299" w:rsidRPr="00795949">
        <w:rPr>
          <w:rFonts w:ascii="Arial" w:eastAsia="굴림" w:hAnsi="Arial" w:cs="Arial"/>
          <w:sz w:val="22"/>
        </w:rPr>
        <w:t>?</w:t>
      </w:r>
    </w:p>
    <w:p w14:paraId="63EC6400" w14:textId="77777777" w:rsidR="005D5299" w:rsidRPr="00795949" w:rsidRDefault="005D5299" w:rsidP="002D0E30">
      <w:pPr>
        <w:pStyle w:val="a6"/>
        <w:numPr>
          <w:ilvl w:val="0"/>
          <w:numId w:val="170"/>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7EC52FA2" w14:textId="77777777" w:rsidR="005D5299" w:rsidRPr="00795949" w:rsidRDefault="005D5299" w:rsidP="00F14BA4">
      <w:pPr>
        <w:pStyle w:val="a6"/>
        <w:numPr>
          <w:ilvl w:val="0"/>
          <w:numId w:val="1044"/>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6DC15FAC" w14:textId="77777777" w:rsidR="005D5299" w:rsidRPr="00795949" w:rsidRDefault="00CE4339"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 MW</w:t>
      </w:r>
    </w:p>
    <w:p w14:paraId="2E803336" w14:textId="77777777" w:rsidR="005D5299" w:rsidRPr="00795949" w:rsidRDefault="005D5299" w:rsidP="001E6502">
      <w:pPr>
        <w:wordWrap/>
        <w:spacing w:line="360" w:lineRule="auto"/>
        <w:rPr>
          <w:rFonts w:ascii="Arial" w:eastAsia="굴림" w:hAnsi="Arial" w:cs="Arial"/>
          <w:sz w:val="22"/>
        </w:rPr>
      </w:pPr>
    </w:p>
    <w:p w14:paraId="07395D7C" w14:textId="02EA2BE7" w:rsidR="005D5299" w:rsidRPr="00795949" w:rsidRDefault="003F1F22" w:rsidP="001E6502">
      <w:pPr>
        <w:spacing w:line="360" w:lineRule="auto"/>
        <w:rPr>
          <w:rFonts w:ascii="Arial" w:hAnsi="Arial" w:cs="Arial"/>
          <w:sz w:val="22"/>
        </w:rPr>
      </w:pPr>
      <w:r w:rsidRPr="00795949">
        <w:rPr>
          <w:rFonts w:ascii="Arial" w:eastAsia="굴림" w:hAnsi="Arial" w:cs="Arial"/>
          <w:sz w:val="22"/>
        </w:rPr>
        <w:t>Bb084</w:t>
      </w:r>
      <w:r w:rsidR="005D5299" w:rsidRPr="00795949">
        <w:rPr>
          <w:rFonts w:ascii="Arial" w:eastAsia="굴림" w:hAnsi="Arial" w:cs="Arial"/>
          <w:sz w:val="22"/>
        </w:rPr>
        <w:t>. Did it amount to less than, about equal to or more than 100 MW (10,000 Korean won)</w:t>
      </w:r>
      <w:r w:rsidR="009B0360" w:rsidRPr="00795949">
        <w:rPr>
          <w:rFonts w:ascii="Arial" w:eastAsia="굴림" w:hAnsi="Arial" w:cs="Arial"/>
          <w:sz w:val="22"/>
        </w:rPr>
        <w:t xml:space="preserve"> in the last calendar year (</w:t>
      </w:r>
      <w:del w:id="525" w:author="Keis" w:date="2024-09-06T10:18:00Z">
        <w:r w:rsidR="003F7106" w:rsidRPr="00DB459F" w:rsidDel="009F27DD">
          <w:rPr>
            <w:rFonts w:ascii="Arial" w:eastAsia="굴림" w:hAnsi="Arial" w:cs="Arial"/>
            <w:color w:val="FF0000"/>
            <w:sz w:val="22"/>
          </w:rPr>
          <w:delText>201</w:delText>
        </w:r>
        <w:r w:rsidR="007652C3" w:rsidRPr="00DB459F" w:rsidDel="009F27DD">
          <w:rPr>
            <w:rFonts w:ascii="Arial" w:eastAsia="굴림" w:hAnsi="Arial" w:cs="Arial" w:hint="eastAsia"/>
            <w:color w:val="FF0000"/>
            <w:sz w:val="22"/>
          </w:rPr>
          <w:delText>9</w:delText>
        </w:r>
      </w:del>
      <w:ins w:id="526" w:author="Keis" w:date="2024-09-06T10:18:00Z">
        <w:r w:rsidR="009F27DD" w:rsidRPr="009F27DD">
          <w:rPr>
            <w:rFonts w:ascii="Arial" w:eastAsia="굴림" w:hAnsi="Arial" w:cs="Arial"/>
            <w:color w:val="00B050"/>
            <w:sz w:val="22"/>
          </w:rPr>
          <w:t>2021</w:t>
        </w:r>
      </w:ins>
      <w:r w:rsidR="009B0360" w:rsidRPr="00795949">
        <w:rPr>
          <w:rFonts w:ascii="Arial" w:eastAsia="굴림" w:hAnsi="Arial" w:cs="Arial"/>
          <w:sz w:val="22"/>
        </w:rPr>
        <w:t>)</w:t>
      </w:r>
      <w:r w:rsidR="005D5299" w:rsidRPr="00795949">
        <w:rPr>
          <w:rFonts w:ascii="Arial" w:eastAsia="굴림" w:hAnsi="Arial" w:cs="Arial"/>
          <w:sz w:val="22"/>
        </w:rPr>
        <w:t>?</w:t>
      </w:r>
    </w:p>
    <w:p w14:paraId="3EC420BC" w14:textId="77777777" w:rsidR="005D5299" w:rsidRPr="00795949" w:rsidRDefault="005D5299" w:rsidP="002D0E30">
      <w:pPr>
        <w:pStyle w:val="a6"/>
        <w:numPr>
          <w:ilvl w:val="0"/>
          <w:numId w:val="169"/>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0528991A" w14:textId="77777777" w:rsidR="005D5299" w:rsidRPr="00795949" w:rsidRDefault="005D5299" w:rsidP="00F14BA4">
      <w:pPr>
        <w:pStyle w:val="a6"/>
        <w:numPr>
          <w:ilvl w:val="0"/>
          <w:numId w:val="1045"/>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018634E5" w14:textId="77777777" w:rsidR="005D5299" w:rsidRPr="00795949" w:rsidRDefault="00CE4339"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14A7DC62" w14:textId="77777777" w:rsidR="005D5299" w:rsidRPr="00795949" w:rsidRDefault="005D5299" w:rsidP="001E6502">
      <w:pPr>
        <w:wordWrap/>
        <w:spacing w:line="360" w:lineRule="auto"/>
        <w:rPr>
          <w:rFonts w:ascii="Arial" w:eastAsia="굴림" w:hAnsi="Arial" w:cs="Arial"/>
          <w:sz w:val="22"/>
        </w:rPr>
      </w:pPr>
    </w:p>
    <w:p w14:paraId="06BE4F02" w14:textId="6CA2F051" w:rsidR="005D5299" w:rsidRPr="00795949" w:rsidRDefault="003F1F22" w:rsidP="001E6502">
      <w:pPr>
        <w:spacing w:line="360" w:lineRule="auto"/>
        <w:rPr>
          <w:rFonts w:ascii="Arial" w:hAnsi="Arial" w:cs="Arial"/>
          <w:sz w:val="22"/>
        </w:rPr>
      </w:pPr>
      <w:r w:rsidRPr="00795949">
        <w:rPr>
          <w:rFonts w:ascii="Arial" w:eastAsia="굴림" w:hAnsi="Arial" w:cs="Arial"/>
          <w:sz w:val="22"/>
        </w:rPr>
        <w:t>Bb085</w:t>
      </w:r>
      <w:r w:rsidR="005D5299" w:rsidRPr="00795949">
        <w:rPr>
          <w:rFonts w:ascii="Arial" w:eastAsia="굴림" w:hAnsi="Arial" w:cs="Arial"/>
          <w:sz w:val="22"/>
        </w:rPr>
        <w:t>. Did it amount to less than, about equal to or more than 200 MW (10,000 Korean won)</w:t>
      </w:r>
      <w:r w:rsidR="009B0360" w:rsidRPr="00795949">
        <w:rPr>
          <w:rFonts w:ascii="Arial" w:eastAsia="굴림" w:hAnsi="Arial" w:cs="Arial"/>
          <w:sz w:val="22"/>
        </w:rPr>
        <w:t xml:space="preserve"> in the last calendar year (</w:t>
      </w:r>
      <w:del w:id="527" w:author="Keis" w:date="2024-09-06T10:18:00Z">
        <w:r w:rsidR="003F7106" w:rsidRPr="00DB459F" w:rsidDel="009F27DD">
          <w:rPr>
            <w:rFonts w:ascii="Arial" w:eastAsia="굴림" w:hAnsi="Arial" w:cs="Arial"/>
            <w:color w:val="FF0000"/>
            <w:sz w:val="22"/>
          </w:rPr>
          <w:delText>201</w:delText>
        </w:r>
        <w:r w:rsidR="007652C3" w:rsidRPr="00DB459F" w:rsidDel="009F27DD">
          <w:rPr>
            <w:rFonts w:ascii="Arial" w:eastAsia="굴림" w:hAnsi="Arial" w:cs="Arial" w:hint="eastAsia"/>
            <w:color w:val="FF0000"/>
            <w:sz w:val="22"/>
          </w:rPr>
          <w:delText>9</w:delText>
        </w:r>
      </w:del>
      <w:ins w:id="528" w:author="Keis" w:date="2024-09-06T10:18:00Z">
        <w:r w:rsidR="009F27DD" w:rsidRPr="009F27DD">
          <w:rPr>
            <w:rFonts w:ascii="Arial" w:eastAsia="굴림" w:hAnsi="Arial" w:cs="Arial"/>
            <w:color w:val="00B050"/>
            <w:sz w:val="22"/>
          </w:rPr>
          <w:t>2021</w:t>
        </w:r>
      </w:ins>
      <w:r w:rsidR="009B0360" w:rsidRPr="00795949">
        <w:rPr>
          <w:rFonts w:ascii="Arial" w:eastAsia="굴림" w:hAnsi="Arial" w:cs="Arial"/>
          <w:sz w:val="22"/>
        </w:rPr>
        <w:t>)</w:t>
      </w:r>
      <w:r w:rsidR="005D5299" w:rsidRPr="00795949">
        <w:rPr>
          <w:rFonts w:ascii="Arial" w:eastAsia="굴림" w:hAnsi="Arial" w:cs="Arial"/>
          <w:sz w:val="22"/>
        </w:rPr>
        <w:t>?</w:t>
      </w:r>
    </w:p>
    <w:p w14:paraId="4DE9AF91" w14:textId="77777777" w:rsidR="005D5299" w:rsidRPr="00795949" w:rsidRDefault="005D5299" w:rsidP="002D0E30">
      <w:pPr>
        <w:pStyle w:val="a6"/>
        <w:numPr>
          <w:ilvl w:val="0"/>
          <w:numId w:val="168"/>
        </w:numPr>
        <w:wordWrap/>
        <w:spacing w:line="360" w:lineRule="auto"/>
        <w:ind w:leftChars="0"/>
        <w:rPr>
          <w:rFonts w:ascii="Arial" w:eastAsia="굴림" w:hAnsi="Arial" w:cs="Arial"/>
          <w:sz w:val="22"/>
        </w:rPr>
      </w:pPr>
      <w:r w:rsidRPr="00795949">
        <w:rPr>
          <w:rFonts w:ascii="Arial" w:eastAsia="굴림" w:hAnsi="Arial" w:cs="Arial"/>
          <w:sz w:val="22"/>
        </w:rPr>
        <w:t>Less than 200 MW</w:t>
      </w:r>
    </w:p>
    <w:p w14:paraId="190139D6" w14:textId="77777777" w:rsidR="005D5299" w:rsidRPr="00795949" w:rsidRDefault="005D5299" w:rsidP="00F14BA4">
      <w:pPr>
        <w:pStyle w:val="a6"/>
        <w:numPr>
          <w:ilvl w:val="0"/>
          <w:numId w:val="1046"/>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5F1494F7" w14:textId="77777777" w:rsidR="005D5299" w:rsidRPr="00795949" w:rsidRDefault="009549E4"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 MW</w:t>
      </w:r>
    </w:p>
    <w:p w14:paraId="33A3B9D9" w14:textId="77777777" w:rsidR="005D5299" w:rsidRPr="00795949" w:rsidRDefault="005D5299" w:rsidP="001E6502">
      <w:pPr>
        <w:wordWrap/>
        <w:spacing w:line="360" w:lineRule="auto"/>
        <w:rPr>
          <w:rFonts w:ascii="Arial" w:eastAsia="굴림" w:hAnsi="Arial" w:cs="Arial"/>
          <w:sz w:val="22"/>
        </w:rPr>
      </w:pPr>
    </w:p>
    <w:p w14:paraId="2B1D85D0" w14:textId="77777777" w:rsidR="009601A6" w:rsidRPr="00795949" w:rsidRDefault="009601A6" w:rsidP="009601A6">
      <w:pPr>
        <w:wordWrap/>
        <w:spacing w:line="276" w:lineRule="auto"/>
        <w:rPr>
          <w:rFonts w:ascii="Arial" w:eastAsia="굴림" w:hAnsi="Arial" w:cs="Arial"/>
          <w:b/>
          <w:sz w:val="22"/>
        </w:rPr>
      </w:pPr>
      <w:r w:rsidRPr="00795949">
        <w:rPr>
          <w:rFonts w:ascii="Arial" w:eastAsia="굴림" w:hAnsi="Arial" w:cs="Arial"/>
          <w:b/>
          <w:sz w:val="22"/>
        </w:rPr>
        <w:t>Logic</w:t>
      </w:r>
    </w:p>
    <w:p w14:paraId="26A33715" w14:textId="77777777" w:rsidR="009601A6" w:rsidRPr="00795949" w:rsidRDefault="009601A6" w:rsidP="002D0E30">
      <w:pPr>
        <w:pStyle w:val="a6"/>
        <w:numPr>
          <w:ilvl w:val="0"/>
          <w:numId w:val="78"/>
        </w:numPr>
        <w:wordWrap/>
        <w:spacing w:line="276" w:lineRule="auto"/>
        <w:ind w:leftChars="0"/>
        <w:rPr>
          <w:rFonts w:ascii="Arial" w:eastAsia="굴림" w:hAnsi="Arial" w:cs="Arial"/>
          <w:b/>
          <w:sz w:val="22"/>
        </w:rPr>
      </w:pPr>
      <w:r w:rsidRPr="00795949">
        <w:rPr>
          <w:rFonts w:ascii="Arial" w:eastAsia="굴림" w:hAnsi="Arial" w:cs="Arial"/>
          <w:b/>
          <w:sz w:val="22"/>
        </w:rPr>
        <w:t>If Bb086</w:t>
      </w:r>
      <w:r w:rsidR="00245F05" w:rsidRPr="00795949">
        <w:rPr>
          <w:rFonts w:ascii="Arial" w:eastAsia="굴림" w:hAnsi="Arial" w:cs="Arial"/>
          <w:b/>
          <w:sz w:val="22"/>
        </w:rPr>
        <w:t xml:space="preserve"> </w:t>
      </w:r>
      <w:r w:rsidR="007652C3" w:rsidRPr="00DC741E">
        <w:rPr>
          <w:rFonts w:ascii="Arial" w:eastAsia="굴림" w:hAnsi="Arial" w:cs="Arial"/>
          <w:b/>
          <w:sz w:val="22"/>
          <w:rPrChange w:id="529" w:author="Keis" w:date="2024-09-06T17:26:00Z">
            <w:rPr>
              <w:rFonts w:ascii="Arial" w:eastAsia="굴림" w:hAnsi="Arial" w:cs="Arial"/>
              <w:b/>
              <w:color w:val="FF0000"/>
              <w:sz w:val="22"/>
            </w:rPr>
          </w:rPrChange>
        </w:rPr>
        <w:t>&lt;</w:t>
      </w:r>
      <w:r w:rsidR="00245F05" w:rsidRPr="00DC741E">
        <w:rPr>
          <w:rFonts w:ascii="Arial" w:eastAsia="굴림" w:hAnsi="Arial" w:cs="Arial"/>
          <w:b/>
          <w:sz w:val="22"/>
          <w:rPrChange w:id="530" w:author="Keis" w:date="2024-09-06T17:26:00Z">
            <w:rPr>
              <w:rFonts w:ascii="Arial" w:eastAsia="굴림" w:hAnsi="Arial" w:cs="Arial"/>
              <w:b/>
              <w:color w:val="FF0000"/>
              <w:sz w:val="22"/>
            </w:rPr>
          </w:rPrChange>
        </w:rPr>
        <w:t>=</w:t>
      </w:r>
      <w:r w:rsidR="0086334D" w:rsidRPr="00DC741E">
        <w:rPr>
          <w:rFonts w:ascii="Arial" w:eastAsia="굴림" w:hAnsi="Arial" w:cs="Arial"/>
          <w:b/>
          <w:sz w:val="22"/>
        </w:rPr>
        <w:t xml:space="preserve"> (</w:t>
      </w:r>
      <w:r w:rsidRPr="00DC741E">
        <w:rPr>
          <w:rFonts w:ascii="Arial" w:eastAsia="굴림" w:hAnsi="Arial" w:cs="Arial"/>
          <w:b/>
          <w:sz w:val="22"/>
        </w:rPr>
        <w:t>12 – Bb</w:t>
      </w:r>
      <w:r w:rsidRPr="00795949">
        <w:rPr>
          <w:rFonts w:ascii="Arial" w:eastAsia="굴림" w:hAnsi="Arial" w:cs="Arial"/>
          <w:b/>
          <w:sz w:val="22"/>
        </w:rPr>
        <w:t>009), do hard checking.</w:t>
      </w:r>
    </w:p>
    <w:p w14:paraId="5E84F525" w14:textId="77777777" w:rsidR="009601A6" w:rsidRPr="00795949" w:rsidRDefault="009601A6" w:rsidP="001E6502">
      <w:pPr>
        <w:wordWrap/>
        <w:spacing w:line="360" w:lineRule="auto"/>
        <w:rPr>
          <w:rFonts w:ascii="Arial" w:eastAsia="굴림" w:hAnsi="Arial" w:cs="Arial"/>
          <w:sz w:val="22"/>
        </w:rPr>
      </w:pPr>
    </w:p>
    <w:p w14:paraId="2DBD8873" w14:textId="41EA447F" w:rsidR="008056AE" w:rsidRPr="00795949" w:rsidRDefault="003F1F22" w:rsidP="001E6502">
      <w:pPr>
        <w:wordWrap/>
        <w:spacing w:line="360" w:lineRule="auto"/>
        <w:rPr>
          <w:rFonts w:ascii="Arial" w:eastAsia="굴림" w:hAnsi="Arial" w:cs="Arial"/>
          <w:sz w:val="22"/>
        </w:rPr>
      </w:pPr>
      <w:r w:rsidRPr="00795949">
        <w:rPr>
          <w:rFonts w:ascii="Arial" w:eastAsia="굴림" w:hAnsi="Arial" w:cs="Arial"/>
          <w:sz w:val="22"/>
        </w:rPr>
        <w:t>Bb086</w:t>
      </w:r>
      <w:r w:rsidR="005D5299" w:rsidRPr="00795949">
        <w:rPr>
          <w:rFonts w:ascii="Arial" w:eastAsia="굴림" w:hAnsi="Arial" w:cs="Arial"/>
          <w:sz w:val="22"/>
        </w:rPr>
        <w:t xml:space="preserve">. </w:t>
      </w:r>
      <w:r w:rsidR="009601A6" w:rsidRPr="00795949">
        <w:rPr>
          <w:rFonts w:ascii="Arial" w:eastAsia="굴림" w:hAnsi="Arial" w:cs="Arial"/>
          <w:kern w:val="0"/>
          <w:sz w:val="22"/>
        </w:rPr>
        <w:t xml:space="preserve">[Not live together_ Receipt of regular financial support] </w:t>
      </w:r>
      <w:r w:rsidR="009601A6" w:rsidRPr="00795949">
        <w:rPr>
          <w:rFonts w:ascii="Arial" w:eastAsia="굴림" w:hAnsi="Arial" w:cs="Arial"/>
          <w:sz w:val="22"/>
        </w:rPr>
        <w:t>How many</w:t>
      </w:r>
      <w:r w:rsidR="005D5299" w:rsidRPr="00795949">
        <w:rPr>
          <w:rFonts w:ascii="Arial" w:eastAsia="굴림" w:hAnsi="Arial" w:cs="Arial"/>
          <w:sz w:val="22"/>
        </w:rPr>
        <w:t xml:space="preserve"> months did you receive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from your father</w:t>
      </w:r>
      <w:r w:rsidR="008F3DB2" w:rsidRPr="00795949">
        <w:rPr>
          <w:rFonts w:ascii="Arial" w:eastAsia="굴림" w:hAnsi="Arial" w:cs="Arial"/>
          <w:sz w:val="22"/>
        </w:rPr>
        <w:t xml:space="preserve"> in the last calendar year (</w:t>
      </w:r>
      <w:del w:id="531" w:author="Keis" w:date="2024-09-06T10:18:00Z">
        <w:r w:rsidR="007652C3" w:rsidRPr="00DB459F" w:rsidDel="009F27DD">
          <w:rPr>
            <w:rFonts w:ascii="Arial" w:eastAsia="굴림" w:hAnsi="Arial" w:cs="Arial" w:hint="eastAsia"/>
            <w:color w:val="FF0000"/>
            <w:sz w:val="22"/>
          </w:rPr>
          <w:delText>2019</w:delText>
        </w:r>
      </w:del>
      <w:ins w:id="532" w:author="Keis" w:date="2024-09-06T10:18:00Z">
        <w:r w:rsidR="009F27DD" w:rsidRPr="009F27DD">
          <w:rPr>
            <w:rFonts w:ascii="Arial" w:eastAsia="굴림" w:hAnsi="Arial" w:cs="Arial" w:hint="eastAsia"/>
            <w:color w:val="00B050"/>
            <w:sz w:val="22"/>
          </w:rPr>
          <w:t>2021</w:t>
        </w:r>
      </w:ins>
      <w:r w:rsidR="008F3DB2" w:rsidRPr="00795949">
        <w:rPr>
          <w:rFonts w:ascii="Arial" w:eastAsia="굴림" w:hAnsi="Arial" w:cs="Arial"/>
          <w:sz w:val="22"/>
        </w:rPr>
        <w:t>)</w:t>
      </w:r>
      <w:r w:rsidR="005D5299" w:rsidRPr="00795949">
        <w:rPr>
          <w:rFonts w:ascii="Arial" w:eastAsia="굴림" w:hAnsi="Arial" w:cs="Arial"/>
          <w:sz w:val="22"/>
        </w:rPr>
        <w:t xml:space="preserve">? </w:t>
      </w:r>
      <w:r w:rsidR="00600741" w:rsidRPr="00795949">
        <w:rPr>
          <w:rFonts w:ascii="Arial" w:eastAsia="굴림" w:hAnsi="Arial" w:cs="Arial"/>
          <w:kern w:val="0"/>
          <w:sz w:val="22"/>
        </w:rPr>
        <w:t>(unit: month)</w:t>
      </w:r>
    </w:p>
    <w:p w14:paraId="5B286EDB" w14:textId="53528A49" w:rsidR="009601A6" w:rsidRPr="00795949" w:rsidRDefault="009601A6" w:rsidP="009601A6">
      <w:pPr>
        <w:wordWrap/>
        <w:spacing w:line="360" w:lineRule="auto"/>
        <w:rPr>
          <w:rFonts w:ascii="Arial" w:eastAsia="굴림" w:hAnsi="Arial" w:cs="Arial"/>
          <w:sz w:val="22"/>
        </w:rPr>
      </w:pPr>
      <w:r w:rsidRPr="00795949">
        <w:rPr>
          <w:rFonts w:ascii="Arial" w:eastAsia="굴림" w:hAnsi="Arial" w:cs="Arial"/>
          <w:sz w:val="22"/>
        </w:rPr>
        <w:t xml:space="preserve">[IWER: If you alternated between co-residing and not co-residing in </w:t>
      </w:r>
      <w:del w:id="533" w:author="Keis" w:date="2024-09-06T10:18:00Z">
        <w:r w:rsidR="007652C3" w:rsidRPr="00DB459F" w:rsidDel="009F27DD">
          <w:rPr>
            <w:rFonts w:ascii="Arial" w:eastAsia="굴림" w:hAnsi="Arial" w:cs="Arial" w:hint="eastAsia"/>
            <w:color w:val="FF0000"/>
            <w:sz w:val="22"/>
          </w:rPr>
          <w:delText>2019</w:delText>
        </w:r>
      </w:del>
      <w:ins w:id="534"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please consider only the financial support you received while you did not live together] </w:t>
      </w:r>
    </w:p>
    <w:p w14:paraId="3931A18C" w14:textId="77777777" w:rsidR="0020648C" w:rsidRPr="00795949" w:rsidRDefault="0020648C" w:rsidP="0020648C">
      <w:pPr>
        <w:wordWrap/>
        <w:spacing w:line="360" w:lineRule="auto"/>
        <w:rPr>
          <w:rFonts w:ascii="Arial" w:eastAsia="굴림" w:hAnsi="Arial" w:cs="Arial"/>
          <w:kern w:val="0"/>
          <w:sz w:val="22"/>
        </w:rPr>
      </w:pPr>
      <w:r w:rsidRPr="00795949">
        <w:rPr>
          <w:rFonts w:ascii="Arial" w:eastAsia="굴림" w:hAnsi="Arial" w:cs="Arial"/>
          <w:kern w:val="0"/>
          <w:sz w:val="22"/>
        </w:rPr>
        <w:tab/>
        <w:t>_______________________________ months [Range:0~12]</w:t>
      </w:r>
    </w:p>
    <w:p w14:paraId="400F5778" w14:textId="77777777" w:rsidR="005D5299" w:rsidRPr="00795949" w:rsidRDefault="005D5299" w:rsidP="005D5299">
      <w:pPr>
        <w:wordWrap/>
        <w:spacing w:line="360" w:lineRule="auto"/>
        <w:rPr>
          <w:rFonts w:ascii="Arial" w:eastAsia="굴림" w:hAnsi="Arial" w:cs="Arial"/>
          <w:sz w:val="22"/>
        </w:rPr>
      </w:pPr>
    </w:p>
    <w:p w14:paraId="279B67BE" w14:textId="208FFDAB" w:rsidR="009151C5" w:rsidRPr="00795949" w:rsidRDefault="005D5299" w:rsidP="009151C5">
      <w:pPr>
        <w:widowControl/>
        <w:wordWrap/>
        <w:autoSpaceDE/>
        <w:autoSpaceDN/>
        <w:spacing w:line="360" w:lineRule="auto"/>
        <w:jc w:val="left"/>
        <w:rPr>
          <w:rFonts w:ascii="Arial" w:eastAsia="굴림" w:hAnsi="Arial" w:cs="Arial"/>
          <w:sz w:val="22"/>
        </w:rPr>
      </w:pPr>
      <w:r w:rsidRPr="00795949">
        <w:rPr>
          <w:rFonts w:ascii="Arial" w:eastAsia="굴림" w:hAnsi="Arial" w:cs="Arial"/>
          <w:sz w:val="22"/>
        </w:rPr>
        <w:lastRenderedPageBreak/>
        <w:t>Bb0</w:t>
      </w:r>
      <w:r w:rsidR="009151C5" w:rsidRPr="00795949">
        <w:rPr>
          <w:rFonts w:ascii="Arial" w:eastAsia="굴림" w:hAnsi="Arial" w:cs="Arial"/>
          <w:sz w:val="22"/>
        </w:rPr>
        <w:t>87</w:t>
      </w:r>
      <w:r w:rsidRPr="00795949">
        <w:rPr>
          <w:rFonts w:ascii="Arial" w:eastAsia="굴림" w:hAnsi="Arial" w:cs="Arial"/>
          <w:sz w:val="22"/>
        </w:rPr>
        <w:t xml:space="preserve">. </w:t>
      </w:r>
      <w:r w:rsidR="009151C5" w:rsidRPr="00795949">
        <w:rPr>
          <w:rFonts w:ascii="Arial" w:eastAsia="굴림" w:hAnsi="Arial" w:cs="Arial"/>
          <w:kern w:val="0"/>
          <w:sz w:val="22"/>
        </w:rPr>
        <w:t xml:space="preserve">[Not live together_ Receipt of occasional financial support] </w:t>
      </w:r>
      <w:r w:rsidR="009151C5" w:rsidRPr="00795949">
        <w:rPr>
          <w:rFonts w:ascii="Arial" w:eastAsia="굴림" w:hAnsi="Arial" w:cs="Arial"/>
          <w:sz w:val="22"/>
        </w:rPr>
        <w:t>In the last calendar year (</w:t>
      </w:r>
      <w:del w:id="535" w:author="Keis" w:date="2024-09-06T10:18:00Z">
        <w:r w:rsidR="007652C3" w:rsidRPr="00DB459F" w:rsidDel="009F27DD">
          <w:rPr>
            <w:rFonts w:ascii="Arial" w:eastAsia="굴림" w:hAnsi="Arial" w:cs="Arial" w:hint="eastAsia"/>
            <w:color w:val="FF0000"/>
            <w:sz w:val="22"/>
          </w:rPr>
          <w:delText>2019</w:delText>
        </w:r>
      </w:del>
      <w:ins w:id="536" w:author="Keis" w:date="2024-09-06T10:18:00Z">
        <w:r w:rsidR="009F27DD" w:rsidRPr="009F27DD">
          <w:rPr>
            <w:rFonts w:ascii="Arial" w:eastAsia="굴림" w:hAnsi="Arial" w:cs="Arial" w:hint="eastAsia"/>
            <w:color w:val="00B050"/>
            <w:sz w:val="22"/>
          </w:rPr>
          <w:t>2021</w:t>
        </w:r>
      </w:ins>
      <w:r w:rsidR="009151C5" w:rsidRPr="00795949">
        <w:rPr>
          <w:rFonts w:ascii="Arial" w:eastAsia="굴림" w:hAnsi="Arial" w:cs="Arial"/>
          <w:sz w:val="22"/>
        </w:rPr>
        <w:t>), while living separately did you receive any occasional financial support such as pocket money, living expenses or medical expenses from your father?</w:t>
      </w:r>
    </w:p>
    <w:p w14:paraId="0FE7B300" w14:textId="77777777" w:rsidR="009151C5" w:rsidRPr="00795949" w:rsidRDefault="009151C5" w:rsidP="00D12299">
      <w:pPr>
        <w:pStyle w:val="a6"/>
        <w:numPr>
          <w:ilvl w:val="0"/>
          <w:numId w:val="1204"/>
        </w:numPr>
        <w:tabs>
          <w:tab w:val="left" w:pos="4538"/>
          <w:tab w:val="left" w:pos="5134"/>
        </w:tabs>
        <w:wordWrap/>
        <w:spacing w:line="360" w:lineRule="auto"/>
        <w:ind w:leftChars="0"/>
        <w:rPr>
          <w:rFonts w:ascii="Arial" w:eastAsia="굴림" w:hAnsi="Arial" w:cs="Arial"/>
          <w:sz w:val="22"/>
        </w:rPr>
      </w:pPr>
      <w:r w:rsidRPr="00795949">
        <w:rPr>
          <w:rFonts w:ascii="Arial" w:eastAsia="굴림" w:hAnsi="Arial" w:cs="Arial"/>
          <w:sz w:val="22"/>
        </w:rPr>
        <w:t xml:space="preserve">Yes →Go to </w:t>
      </w:r>
      <w:r w:rsidR="00600741" w:rsidRPr="00795949">
        <w:rPr>
          <w:rFonts w:ascii="Arial" w:eastAsia="굴림" w:hAnsi="Arial" w:cs="Arial"/>
          <w:sz w:val="22"/>
        </w:rPr>
        <w:t>Bb088</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w:t>
      </w:r>
      <w:r w:rsidR="00600741" w:rsidRPr="00795949">
        <w:rPr>
          <w:rFonts w:ascii="Arial" w:eastAsia="굴림" w:hAnsi="Arial" w:cs="Arial"/>
          <w:kern w:val="0"/>
          <w:sz w:val="22"/>
        </w:rPr>
        <w:t>94</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p w14:paraId="46CACBB6" w14:textId="77777777" w:rsidR="009151C5" w:rsidRPr="00795949" w:rsidRDefault="009151C5" w:rsidP="009151C5">
      <w:pPr>
        <w:tabs>
          <w:tab w:val="left" w:pos="4538"/>
          <w:tab w:val="left" w:pos="5134"/>
        </w:tabs>
        <w:wordWrap/>
        <w:spacing w:line="360" w:lineRule="auto"/>
        <w:ind w:left="400"/>
        <w:rPr>
          <w:rFonts w:ascii="Arial" w:eastAsia="굴림" w:hAnsi="Arial" w:cs="Arial"/>
          <w:sz w:val="22"/>
        </w:rPr>
      </w:pPr>
    </w:p>
    <w:p w14:paraId="6CF5CE3F" w14:textId="4F035938" w:rsidR="009E7DB0" w:rsidRPr="00795949" w:rsidRDefault="009151C5" w:rsidP="009E7DB0">
      <w:pPr>
        <w:wordWrap/>
        <w:spacing w:line="360" w:lineRule="auto"/>
        <w:rPr>
          <w:rFonts w:ascii="Arial" w:eastAsia="굴림" w:hAnsi="Arial" w:cs="Arial"/>
          <w:sz w:val="22"/>
        </w:rPr>
      </w:pPr>
      <w:r w:rsidRPr="00795949">
        <w:rPr>
          <w:rFonts w:ascii="Arial" w:eastAsia="굴림" w:hAnsi="Arial" w:cs="Arial"/>
          <w:sz w:val="22"/>
        </w:rPr>
        <w:t xml:space="preserve">Bb088. </w:t>
      </w:r>
      <w:r w:rsidRPr="00795949">
        <w:rPr>
          <w:rFonts w:ascii="Arial" w:eastAsia="굴림" w:hAnsi="Arial" w:cs="Arial"/>
          <w:kern w:val="0"/>
          <w:sz w:val="22"/>
        </w:rPr>
        <w:t xml:space="preserve">[Not 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occasional financial support] </w:t>
      </w:r>
      <w:r w:rsidR="00F40FA7" w:rsidRPr="00795949">
        <w:rPr>
          <w:rFonts w:ascii="Arial" w:eastAsia="굴림" w:hAnsi="Arial" w:cs="Arial"/>
          <w:sz w:val="22"/>
        </w:rPr>
        <w:t>W</w:t>
      </w:r>
      <w:r w:rsidR="005D5299" w:rsidRPr="00795949">
        <w:rPr>
          <w:rFonts w:ascii="Arial" w:eastAsia="굴림" w:hAnsi="Arial" w:cs="Arial"/>
          <w:sz w:val="22"/>
        </w:rPr>
        <w:t xml:space="preserve">hat was the total amount of occasional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received from your father</w:t>
      </w:r>
      <w:r w:rsidR="00F40FA7" w:rsidRPr="00795949">
        <w:rPr>
          <w:rFonts w:ascii="Arial" w:eastAsia="굴림" w:hAnsi="Arial" w:cs="Arial"/>
          <w:sz w:val="22"/>
        </w:rPr>
        <w:t xml:space="preserve"> in the last calendar year (</w:t>
      </w:r>
      <w:del w:id="537" w:author="Keis" w:date="2024-09-06T10:18:00Z">
        <w:r w:rsidR="007652C3" w:rsidRPr="00DB459F" w:rsidDel="009F27DD">
          <w:rPr>
            <w:rFonts w:ascii="Arial" w:eastAsia="굴림" w:hAnsi="Arial" w:cs="Arial" w:hint="eastAsia"/>
            <w:color w:val="FF0000"/>
            <w:sz w:val="22"/>
          </w:rPr>
          <w:delText>2019</w:delText>
        </w:r>
      </w:del>
      <w:ins w:id="538" w:author="Keis" w:date="2024-09-06T10:18:00Z">
        <w:r w:rsidR="009F27DD" w:rsidRPr="009F27DD">
          <w:rPr>
            <w:rFonts w:ascii="Arial" w:eastAsia="굴림" w:hAnsi="Arial" w:cs="Arial" w:hint="eastAsia"/>
            <w:color w:val="00B050"/>
            <w:sz w:val="22"/>
          </w:rPr>
          <w:t>2021</w:t>
        </w:r>
      </w:ins>
      <w:r w:rsidR="00F40FA7" w:rsidRPr="00795949">
        <w:rPr>
          <w:rFonts w:ascii="Arial" w:eastAsia="굴림" w:hAnsi="Arial" w:cs="Arial"/>
          <w:sz w:val="22"/>
        </w:rPr>
        <w:t>)</w:t>
      </w:r>
      <w:r w:rsidR="005D5299" w:rsidRPr="00795949">
        <w:rPr>
          <w:rFonts w:ascii="Arial" w:eastAsia="굴림" w:hAnsi="Arial" w:cs="Arial"/>
          <w:sz w:val="22"/>
        </w:rPr>
        <w:t xml:space="preserve">? </w:t>
      </w:r>
    </w:p>
    <w:p w14:paraId="2CF62B84" w14:textId="77777777" w:rsidR="000E64EA" w:rsidRPr="00795949" w:rsidRDefault="000E64EA" w:rsidP="000E64EA">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7AF03EB1" w14:textId="77777777" w:rsidR="000E64EA" w:rsidRPr="00795949" w:rsidRDefault="000E64EA" w:rsidP="000E64EA">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_________MW [Range: 0 ~ 9997] → Bb0</w:t>
      </w:r>
      <w:r w:rsidR="009151C5" w:rsidRPr="00795949">
        <w:rPr>
          <w:rFonts w:ascii="Arial" w:eastAsia="굴림" w:hAnsi="Arial" w:cs="Arial"/>
          <w:kern w:val="0"/>
          <w:sz w:val="22"/>
        </w:rPr>
        <w:t>94</w:t>
      </w:r>
    </w:p>
    <w:p w14:paraId="6DA20109" w14:textId="77777777" w:rsidR="005D5299" w:rsidRPr="00795949" w:rsidRDefault="009E7DB0" w:rsidP="001E6502">
      <w:pPr>
        <w:wordWrap/>
        <w:spacing w:line="360" w:lineRule="auto"/>
        <w:rPr>
          <w:rFonts w:ascii="Arial" w:eastAsia="굴림" w:hAnsi="Arial" w:cs="Arial"/>
          <w:sz w:val="22"/>
        </w:rPr>
      </w:pPr>
      <w:r w:rsidRPr="00795949">
        <w:rPr>
          <w:rFonts w:ascii="Arial" w:eastAsia="굴림" w:hAnsi="Arial" w:cs="Arial"/>
          <w:sz w:val="22"/>
        </w:rPr>
        <w:tab/>
      </w:r>
      <w:r w:rsidR="009151C5" w:rsidRPr="00795949">
        <w:rPr>
          <w:rFonts w:ascii="Arial" w:eastAsia="굴림" w:hAnsi="Arial" w:cs="Arial"/>
          <w:sz w:val="22"/>
        </w:rPr>
        <w:t>Don’t know →Go to Bb089~Bb093</w:t>
      </w:r>
      <w:r w:rsidR="005D5299" w:rsidRPr="00795949">
        <w:rPr>
          <w:rFonts w:ascii="Arial" w:eastAsia="굴림" w:hAnsi="Arial" w:cs="Arial"/>
          <w:sz w:val="22"/>
        </w:rPr>
        <w:t xml:space="preserve"> unfolding</w:t>
      </w:r>
    </w:p>
    <w:p w14:paraId="7B0EB678" w14:textId="77777777" w:rsidR="005D5299" w:rsidRPr="00795949" w:rsidRDefault="005D5299" w:rsidP="001E6502">
      <w:pPr>
        <w:wordWrap/>
        <w:spacing w:line="360" w:lineRule="auto"/>
        <w:ind w:firstLine="800"/>
        <w:rPr>
          <w:rFonts w:ascii="Arial" w:eastAsia="굴림" w:hAnsi="Arial" w:cs="Arial"/>
          <w:sz w:val="22"/>
        </w:rPr>
      </w:pPr>
      <w:r w:rsidRPr="00795949">
        <w:rPr>
          <w:rFonts w:ascii="Arial" w:eastAsia="굴림" w:hAnsi="Arial" w:cs="Arial"/>
          <w:sz w:val="22"/>
        </w:rPr>
        <w:t>Re</w:t>
      </w:r>
      <w:r w:rsidR="009E7DB0" w:rsidRPr="00795949">
        <w:rPr>
          <w:rFonts w:ascii="Arial" w:eastAsia="굴림" w:hAnsi="Arial" w:cs="Arial"/>
          <w:sz w:val="22"/>
        </w:rPr>
        <w:t>f</w:t>
      </w:r>
      <w:r w:rsidR="009151C5" w:rsidRPr="00795949">
        <w:rPr>
          <w:rFonts w:ascii="Arial" w:eastAsia="굴림" w:hAnsi="Arial" w:cs="Arial"/>
          <w:sz w:val="22"/>
        </w:rPr>
        <w:t>use to answer →Go to Bb089~Bb093</w:t>
      </w:r>
      <w:r w:rsidRPr="00795949">
        <w:rPr>
          <w:rFonts w:ascii="Arial" w:eastAsia="굴림" w:hAnsi="Arial" w:cs="Arial"/>
          <w:sz w:val="22"/>
        </w:rPr>
        <w:t xml:space="preserve"> unfolding</w:t>
      </w:r>
    </w:p>
    <w:p w14:paraId="7E7B11B3" w14:textId="77777777" w:rsidR="005D5299" w:rsidRPr="00795949" w:rsidRDefault="005D5299" w:rsidP="001E6502">
      <w:pPr>
        <w:wordWrap/>
        <w:spacing w:line="360" w:lineRule="auto"/>
        <w:rPr>
          <w:rFonts w:ascii="Arial" w:eastAsia="굴림" w:hAnsi="Arial" w:cs="Arial"/>
          <w:sz w:val="22"/>
        </w:rPr>
      </w:pPr>
    </w:p>
    <w:p w14:paraId="526306D3" w14:textId="77777777" w:rsidR="005D5299" w:rsidRPr="00795949" w:rsidRDefault="005D5299" w:rsidP="001E6502">
      <w:pPr>
        <w:wordWrap/>
        <w:spacing w:line="360" w:lineRule="auto"/>
        <w:rPr>
          <w:rFonts w:ascii="Arial" w:eastAsia="굴림" w:hAnsi="Arial" w:cs="Arial"/>
          <w:b/>
          <w:sz w:val="22"/>
        </w:rPr>
      </w:pPr>
      <w:r w:rsidRPr="00795949">
        <w:rPr>
          <w:rFonts w:ascii="Arial" w:eastAsia="굴림" w:hAnsi="Arial" w:cs="Arial"/>
          <w:b/>
          <w:sz w:val="22"/>
        </w:rPr>
        <w:t>&lt; Bb0</w:t>
      </w:r>
      <w:r w:rsidR="00895F87" w:rsidRPr="00795949">
        <w:rPr>
          <w:rFonts w:ascii="Arial" w:eastAsia="굴림" w:hAnsi="Arial" w:cs="Arial"/>
          <w:b/>
          <w:sz w:val="22"/>
        </w:rPr>
        <w:t>89</w:t>
      </w:r>
      <w:r w:rsidRPr="00795949">
        <w:rPr>
          <w:rFonts w:ascii="Arial" w:eastAsia="굴림" w:hAnsi="Arial" w:cs="Arial"/>
          <w:b/>
          <w:sz w:val="22"/>
        </w:rPr>
        <w:t>~Bb0</w:t>
      </w:r>
      <w:r w:rsidR="00895F87" w:rsidRPr="00795949">
        <w:rPr>
          <w:rFonts w:ascii="Arial" w:eastAsia="굴림" w:hAnsi="Arial" w:cs="Arial"/>
          <w:b/>
          <w:sz w:val="22"/>
        </w:rPr>
        <w:t>93</w:t>
      </w:r>
      <w:r w:rsidRPr="00795949">
        <w:rPr>
          <w:rFonts w:ascii="Arial" w:eastAsia="굴림" w:hAnsi="Arial" w:cs="Arial"/>
          <w:b/>
          <w:sz w:val="22"/>
        </w:rPr>
        <w:t>. Unfolding bracket questions &gt;</w:t>
      </w:r>
    </w:p>
    <w:p w14:paraId="3C099DCD" w14:textId="77777777" w:rsidR="0071411A" w:rsidRPr="00795949" w:rsidRDefault="0071411A" w:rsidP="001E6502">
      <w:pPr>
        <w:wordWrap/>
        <w:spacing w:line="360" w:lineRule="auto"/>
        <w:rPr>
          <w:rFonts w:ascii="Arial" w:eastAsia="굴림" w:hAnsi="Arial" w:cs="Arial"/>
          <w:sz w:val="22"/>
        </w:rPr>
      </w:pPr>
      <w:r w:rsidRPr="00795949">
        <w:rPr>
          <w:rFonts w:ascii="Arial" w:eastAsia="굴림" w:hAnsi="Arial" w:cs="Arial"/>
          <w:sz w:val="22"/>
        </w:rPr>
        <w:t>[IWER: Go back to Bb0</w:t>
      </w:r>
      <w:r w:rsidR="00895F87" w:rsidRPr="00795949">
        <w:rPr>
          <w:rFonts w:ascii="Arial" w:eastAsia="굴림" w:hAnsi="Arial" w:cs="Arial"/>
          <w:sz w:val="22"/>
        </w:rPr>
        <w:t>88</w:t>
      </w:r>
      <w:r w:rsidRPr="00795949">
        <w:rPr>
          <w:rFonts w:ascii="Arial" w:eastAsia="굴림" w:hAnsi="Arial" w:cs="Arial"/>
          <w:sz w:val="22"/>
        </w:rPr>
        <w:t xml:space="preserve"> and record if R answers the amount during the interview.]</w:t>
      </w:r>
    </w:p>
    <w:p w14:paraId="57F79072" w14:textId="4E8299DA" w:rsidR="005D5299" w:rsidRPr="00795949" w:rsidRDefault="005D5299" w:rsidP="001E6502">
      <w:pPr>
        <w:spacing w:line="360" w:lineRule="auto"/>
        <w:rPr>
          <w:rFonts w:ascii="Arial" w:hAnsi="Arial" w:cs="Arial"/>
          <w:sz w:val="22"/>
        </w:rPr>
      </w:pPr>
      <w:r w:rsidRPr="00795949">
        <w:rPr>
          <w:rFonts w:ascii="Arial" w:eastAsia="굴림" w:hAnsi="Arial" w:cs="Arial"/>
          <w:sz w:val="22"/>
        </w:rPr>
        <w:t>Bb0</w:t>
      </w:r>
      <w:r w:rsidR="00895F87" w:rsidRPr="00795949">
        <w:rPr>
          <w:rFonts w:ascii="Arial" w:eastAsia="굴림" w:hAnsi="Arial" w:cs="Arial"/>
          <w:sz w:val="22"/>
        </w:rPr>
        <w:t>89</w:t>
      </w:r>
      <w:r w:rsidRPr="00795949">
        <w:rPr>
          <w:rFonts w:ascii="Arial" w:eastAsia="굴림" w:hAnsi="Arial" w:cs="Arial"/>
          <w:sz w:val="22"/>
        </w:rPr>
        <w:t>. Did it amount to less than, about equal to or more than 100 MW (10,000 Korean won)</w:t>
      </w:r>
      <w:r w:rsidR="00541C3D" w:rsidRPr="00795949">
        <w:rPr>
          <w:rFonts w:ascii="Arial" w:eastAsia="굴림" w:hAnsi="Arial" w:cs="Arial"/>
          <w:sz w:val="22"/>
        </w:rPr>
        <w:t xml:space="preserve"> in the last calendar year (</w:t>
      </w:r>
      <w:del w:id="539" w:author="Keis" w:date="2024-09-06T10:18:00Z">
        <w:r w:rsidR="007652C3" w:rsidRPr="00DB459F" w:rsidDel="009F27DD">
          <w:rPr>
            <w:rFonts w:ascii="Arial" w:eastAsia="굴림" w:hAnsi="Arial" w:cs="Arial" w:hint="eastAsia"/>
            <w:color w:val="FF0000"/>
            <w:sz w:val="22"/>
          </w:rPr>
          <w:delText>2019</w:delText>
        </w:r>
      </w:del>
      <w:ins w:id="540"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Pr="00795949">
        <w:rPr>
          <w:rFonts w:ascii="Arial" w:eastAsia="굴림" w:hAnsi="Arial" w:cs="Arial"/>
          <w:sz w:val="22"/>
        </w:rPr>
        <w:t>?</w:t>
      </w:r>
    </w:p>
    <w:p w14:paraId="4F6D507C" w14:textId="77777777" w:rsidR="005D5299" w:rsidRPr="00795949" w:rsidRDefault="005D5299" w:rsidP="002D0E30">
      <w:pPr>
        <w:pStyle w:val="a6"/>
        <w:numPr>
          <w:ilvl w:val="0"/>
          <w:numId w:val="173"/>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2FB5948B" w14:textId="77777777" w:rsidR="005D5299" w:rsidRPr="00795949" w:rsidRDefault="005D5299" w:rsidP="00F14BA4">
      <w:pPr>
        <w:pStyle w:val="a6"/>
        <w:numPr>
          <w:ilvl w:val="0"/>
          <w:numId w:val="1047"/>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641056C2" w14:textId="77777777" w:rsidR="005D5299" w:rsidRPr="00795949" w:rsidRDefault="0071411A"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61DD4E81" w14:textId="77777777" w:rsidR="005D5299" w:rsidRPr="00795949" w:rsidRDefault="005D5299" w:rsidP="001E6502">
      <w:pPr>
        <w:wordWrap/>
        <w:spacing w:line="360" w:lineRule="auto"/>
        <w:rPr>
          <w:rFonts w:ascii="Arial" w:eastAsia="굴림" w:hAnsi="Arial" w:cs="Arial"/>
          <w:sz w:val="22"/>
        </w:rPr>
      </w:pPr>
    </w:p>
    <w:p w14:paraId="021998A3" w14:textId="0355183D" w:rsidR="005D5299" w:rsidRPr="00795949" w:rsidRDefault="005D5299" w:rsidP="001E6502">
      <w:pPr>
        <w:spacing w:line="360" w:lineRule="auto"/>
        <w:rPr>
          <w:rFonts w:ascii="Arial" w:hAnsi="Arial" w:cs="Arial"/>
          <w:sz w:val="22"/>
        </w:rPr>
      </w:pPr>
      <w:r w:rsidRPr="00795949">
        <w:rPr>
          <w:rFonts w:ascii="Arial" w:eastAsia="굴림" w:hAnsi="Arial" w:cs="Arial"/>
          <w:sz w:val="22"/>
        </w:rPr>
        <w:t>Bb0</w:t>
      </w:r>
      <w:r w:rsidR="00895F87" w:rsidRPr="00795949">
        <w:rPr>
          <w:rFonts w:ascii="Arial" w:eastAsia="굴림" w:hAnsi="Arial" w:cs="Arial"/>
          <w:sz w:val="22"/>
        </w:rPr>
        <w:t>90</w:t>
      </w:r>
      <w:r w:rsidRPr="00795949">
        <w:rPr>
          <w:rFonts w:ascii="Arial" w:eastAsia="굴림" w:hAnsi="Arial" w:cs="Arial"/>
          <w:sz w:val="22"/>
        </w:rPr>
        <w:t>. Did it amount to less than, about equal to or more than 300 MW (10,000 Korean won)</w:t>
      </w:r>
      <w:r w:rsidR="00541C3D" w:rsidRPr="00795949">
        <w:rPr>
          <w:rFonts w:ascii="Arial" w:eastAsia="굴림" w:hAnsi="Arial" w:cs="Arial"/>
          <w:sz w:val="22"/>
        </w:rPr>
        <w:t xml:space="preserve"> in the last calendar year (</w:t>
      </w:r>
      <w:del w:id="541" w:author="Keis" w:date="2024-09-06T10:18:00Z">
        <w:r w:rsidR="007652C3" w:rsidRPr="00DB459F" w:rsidDel="009F27DD">
          <w:rPr>
            <w:rFonts w:ascii="Arial" w:eastAsia="굴림" w:hAnsi="Arial" w:cs="Arial" w:hint="eastAsia"/>
            <w:color w:val="FF0000"/>
            <w:sz w:val="22"/>
          </w:rPr>
          <w:delText>2019</w:delText>
        </w:r>
      </w:del>
      <w:ins w:id="542"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Pr="00795949">
        <w:rPr>
          <w:rFonts w:ascii="Arial" w:eastAsia="굴림" w:hAnsi="Arial" w:cs="Arial"/>
          <w:sz w:val="22"/>
        </w:rPr>
        <w:t>?</w:t>
      </w:r>
    </w:p>
    <w:p w14:paraId="2B015CAA" w14:textId="77777777" w:rsidR="005D5299" w:rsidRPr="00795949" w:rsidRDefault="005D5299" w:rsidP="002D0E30">
      <w:pPr>
        <w:pStyle w:val="a6"/>
        <w:numPr>
          <w:ilvl w:val="0"/>
          <w:numId w:val="174"/>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6E4CA91E" w14:textId="77777777" w:rsidR="005D5299" w:rsidRPr="00795949" w:rsidRDefault="005D5299" w:rsidP="00F14BA4">
      <w:pPr>
        <w:pStyle w:val="a6"/>
        <w:numPr>
          <w:ilvl w:val="0"/>
          <w:numId w:val="1048"/>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0E00E00F" w14:textId="77777777" w:rsidR="005D5299" w:rsidRPr="00795949" w:rsidRDefault="0071411A"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52A0522D" w14:textId="77777777" w:rsidR="005D5299" w:rsidRPr="00795949" w:rsidRDefault="005D5299" w:rsidP="001E6502">
      <w:pPr>
        <w:wordWrap/>
        <w:spacing w:line="360" w:lineRule="auto"/>
        <w:rPr>
          <w:rFonts w:ascii="Arial" w:eastAsia="굴림" w:hAnsi="Arial" w:cs="Arial"/>
          <w:sz w:val="22"/>
        </w:rPr>
      </w:pPr>
    </w:p>
    <w:p w14:paraId="6B7D610F" w14:textId="728FA00B" w:rsidR="005D5299" w:rsidRPr="00795949" w:rsidRDefault="00895F87" w:rsidP="001E6502">
      <w:pPr>
        <w:spacing w:line="360" w:lineRule="auto"/>
        <w:rPr>
          <w:rFonts w:ascii="Arial" w:hAnsi="Arial" w:cs="Arial"/>
          <w:sz w:val="22"/>
        </w:rPr>
      </w:pPr>
      <w:r w:rsidRPr="00795949">
        <w:rPr>
          <w:rFonts w:ascii="Arial" w:eastAsia="굴림" w:hAnsi="Arial" w:cs="Arial"/>
          <w:sz w:val="22"/>
        </w:rPr>
        <w:t>Bb091</w:t>
      </w:r>
      <w:r w:rsidR="005D5299" w:rsidRPr="00795949">
        <w:rPr>
          <w:rFonts w:ascii="Arial" w:eastAsia="굴림" w:hAnsi="Arial" w:cs="Arial"/>
          <w:sz w:val="22"/>
        </w:rPr>
        <w:t>. Did it amount to less than, about equal to or more than 500 MW (10,000 Korean won)</w:t>
      </w:r>
      <w:r w:rsidR="00541C3D" w:rsidRPr="00795949">
        <w:rPr>
          <w:rFonts w:ascii="Arial" w:eastAsia="굴림" w:hAnsi="Arial" w:cs="Arial"/>
          <w:sz w:val="22"/>
        </w:rPr>
        <w:t xml:space="preserve"> in the last calendar year (</w:t>
      </w:r>
      <w:del w:id="543" w:author="Keis" w:date="2024-09-06T10:18:00Z">
        <w:r w:rsidR="007652C3" w:rsidRPr="00DB459F" w:rsidDel="009F27DD">
          <w:rPr>
            <w:rFonts w:ascii="Arial" w:eastAsia="굴림" w:hAnsi="Arial" w:cs="Arial" w:hint="eastAsia"/>
            <w:color w:val="FF0000"/>
            <w:sz w:val="22"/>
          </w:rPr>
          <w:delText>2019</w:delText>
        </w:r>
      </w:del>
      <w:ins w:id="544"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44017F0D" w14:textId="77777777" w:rsidR="005D5299" w:rsidRPr="00795949" w:rsidRDefault="005D5299" w:rsidP="002D0E30">
      <w:pPr>
        <w:pStyle w:val="a6"/>
        <w:numPr>
          <w:ilvl w:val="0"/>
          <w:numId w:val="175"/>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0873E048" w14:textId="77777777" w:rsidR="005D5299" w:rsidRPr="00795949" w:rsidRDefault="005D5299" w:rsidP="00F14BA4">
      <w:pPr>
        <w:pStyle w:val="a6"/>
        <w:numPr>
          <w:ilvl w:val="0"/>
          <w:numId w:val="1050"/>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606FD35D" w14:textId="77777777" w:rsidR="005D5299" w:rsidRPr="00795949" w:rsidRDefault="0071411A"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3D0C933E" w14:textId="77777777" w:rsidR="005D5299" w:rsidRPr="00795949" w:rsidRDefault="005D5299" w:rsidP="001E6502">
      <w:pPr>
        <w:wordWrap/>
        <w:spacing w:line="360" w:lineRule="auto"/>
        <w:rPr>
          <w:rFonts w:ascii="Arial" w:eastAsia="굴림" w:hAnsi="Arial" w:cs="Arial"/>
          <w:sz w:val="22"/>
        </w:rPr>
      </w:pPr>
    </w:p>
    <w:p w14:paraId="2679800D" w14:textId="0AFBB592" w:rsidR="005D5299" w:rsidRPr="00795949" w:rsidRDefault="00895F87" w:rsidP="001E6502">
      <w:pPr>
        <w:spacing w:line="360" w:lineRule="auto"/>
        <w:rPr>
          <w:rFonts w:ascii="Arial" w:hAnsi="Arial" w:cs="Arial"/>
          <w:sz w:val="22"/>
        </w:rPr>
      </w:pPr>
      <w:r w:rsidRPr="00795949">
        <w:rPr>
          <w:rFonts w:ascii="Arial" w:eastAsia="굴림" w:hAnsi="Arial" w:cs="Arial"/>
          <w:sz w:val="22"/>
        </w:rPr>
        <w:t>Bb092</w:t>
      </w:r>
      <w:r w:rsidR="005D5299" w:rsidRPr="00795949">
        <w:rPr>
          <w:rFonts w:ascii="Arial" w:eastAsia="굴림" w:hAnsi="Arial" w:cs="Arial"/>
          <w:sz w:val="22"/>
        </w:rPr>
        <w:t>. Did it amount to less than, about equal to or more than 1,000 MW (10,000 Korean won)</w:t>
      </w:r>
      <w:r w:rsidR="00541C3D" w:rsidRPr="00795949">
        <w:rPr>
          <w:rFonts w:ascii="Arial" w:eastAsia="굴림" w:hAnsi="Arial" w:cs="Arial"/>
          <w:sz w:val="22"/>
        </w:rPr>
        <w:t xml:space="preserve"> in the last calendar year (</w:t>
      </w:r>
      <w:del w:id="545" w:author="Keis" w:date="2024-09-06T10:18:00Z">
        <w:r w:rsidR="007652C3" w:rsidRPr="00DB459F" w:rsidDel="009F27DD">
          <w:rPr>
            <w:rFonts w:ascii="Arial" w:eastAsia="굴림" w:hAnsi="Arial" w:cs="Arial" w:hint="eastAsia"/>
            <w:color w:val="FF0000"/>
            <w:sz w:val="22"/>
          </w:rPr>
          <w:delText>2019</w:delText>
        </w:r>
      </w:del>
      <w:ins w:id="546"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1E3233FD" w14:textId="77777777" w:rsidR="005D5299" w:rsidRPr="00795949" w:rsidRDefault="005D5299" w:rsidP="002D0E30">
      <w:pPr>
        <w:pStyle w:val="a6"/>
        <w:numPr>
          <w:ilvl w:val="0"/>
          <w:numId w:val="176"/>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07012C68" w14:textId="77777777" w:rsidR="005D5299" w:rsidRPr="00795949" w:rsidRDefault="005D5299" w:rsidP="00F14BA4">
      <w:pPr>
        <w:pStyle w:val="a6"/>
        <w:numPr>
          <w:ilvl w:val="0"/>
          <w:numId w:val="1049"/>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53114DCC" w14:textId="77777777" w:rsidR="005D5299" w:rsidRPr="00795949" w:rsidRDefault="0071411A"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lastRenderedPageBreak/>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59E277E7" w14:textId="77777777" w:rsidR="0071411A" w:rsidRPr="00795949" w:rsidRDefault="0071411A" w:rsidP="001E6502">
      <w:pPr>
        <w:spacing w:line="360" w:lineRule="auto"/>
        <w:rPr>
          <w:rFonts w:ascii="Arial" w:eastAsia="굴림" w:hAnsi="Arial" w:cs="Arial"/>
          <w:sz w:val="22"/>
        </w:rPr>
      </w:pPr>
    </w:p>
    <w:p w14:paraId="601ECF3A" w14:textId="757157E9" w:rsidR="005D5299" w:rsidRPr="00795949" w:rsidRDefault="00895F87" w:rsidP="001E6502">
      <w:pPr>
        <w:spacing w:line="360" w:lineRule="auto"/>
        <w:rPr>
          <w:rFonts w:ascii="Arial" w:hAnsi="Arial" w:cs="Arial"/>
          <w:sz w:val="22"/>
        </w:rPr>
      </w:pPr>
      <w:r w:rsidRPr="00795949">
        <w:rPr>
          <w:rFonts w:ascii="Arial" w:eastAsia="굴림" w:hAnsi="Arial" w:cs="Arial"/>
          <w:sz w:val="22"/>
        </w:rPr>
        <w:t>Bb093</w:t>
      </w:r>
      <w:r w:rsidR="005D5299" w:rsidRPr="00795949">
        <w:rPr>
          <w:rFonts w:ascii="Arial" w:eastAsia="굴림" w:hAnsi="Arial" w:cs="Arial"/>
          <w:sz w:val="22"/>
        </w:rPr>
        <w:t>. Did it amount to less than, about equal to or more than 2,000 MW (10,000 Korean won)</w:t>
      </w:r>
      <w:r w:rsidR="00541C3D" w:rsidRPr="00795949">
        <w:rPr>
          <w:rFonts w:ascii="Arial" w:eastAsia="굴림" w:hAnsi="Arial" w:cs="Arial"/>
          <w:sz w:val="22"/>
        </w:rPr>
        <w:t xml:space="preserve"> in the last calendar year (</w:t>
      </w:r>
      <w:del w:id="547" w:author="Keis" w:date="2024-09-06T10:18:00Z">
        <w:r w:rsidR="007652C3" w:rsidRPr="00DB459F" w:rsidDel="009F27DD">
          <w:rPr>
            <w:rFonts w:ascii="Arial" w:eastAsia="굴림" w:hAnsi="Arial" w:cs="Arial" w:hint="eastAsia"/>
            <w:color w:val="FF0000"/>
            <w:sz w:val="22"/>
          </w:rPr>
          <w:delText>2019</w:delText>
        </w:r>
      </w:del>
      <w:ins w:id="548"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1900DD02" w14:textId="77777777" w:rsidR="005D5299" w:rsidRPr="00795949" w:rsidRDefault="005D5299" w:rsidP="002D0E30">
      <w:pPr>
        <w:pStyle w:val="a6"/>
        <w:numPr>
          <w:ilvl w:val="0"/>
          <w:numId w:val="177"/>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512B4FA5" w14:textId="77777777" w:rsidR="005D5299" w:rsidRPr="00795949" w:rsidRDefault="005D5299" w:rsidP="00F14BA4">
      <w:pPr>
        <w:pStyle w:val="a6"/>
        <w:numPr>
          <w:ilvl w:val="0"/>
          <w:numId w:val="1051"/>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059B5672" w14:textId="77777777" w:rsidR="005D5299" w:rsidRPr="00795949" w:rsidRDefault="0071411A"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334FFD4D" w14:textId="77777777" w:rsidR="005D5299" w:rsidRPr="00795949" w:rsidRDefault="005D5299" w:rsidP="001E6502">
      <w:pPr>
        <w:wordWrap/>
        <w:spacing w:line="360" w:lineRule="auto"/>
        <w:rPr>
          <w:rFonts w:ascii="Arial" w:eastAsia="굴림" w:hAnsi="Arial" w:cs="Arial"/>
          <w:sz w:val="22"/>
        </w:rPr>
      </w:pPr>
    </w:p>
    <w:p w14:paraId="1EB53B0E" w14:textId="1846767D" w:rsidR="00681B53" w:rsidRPr="00795949" w:rsidRDefault="00600741" w:rsidP="00681B53">
      <w:pPr>
        <w:widowControl/>
        <w:wordWrap/>
        <w:autoSpaceDE/>
        <w:spacing w:line="360" w:lineRule="auto"/>
        <w:jc w:val="left"/>
        <w:rPr>
          <w:rFonts w:ascii="Arial" w:eastAsia="굴림" w:hAnsi="Arial" w:cs="Arial"/>
          <w:sz w:val="22"/>
        </w:rPr>
      </w:pPr>
      <w:r w:rsidRPr="00795949">
        <w:rPr>
          <w:rFonts w:ascii="Arial" w:eastAsia="굴림" w:hAnsi="Arial" w:cs="Arial"/>
          <w:sz w:val="22"/>
        </w:rPr>
        <w:t>Bb094</w:t>
      </w:r>
      <w:r w:rsidR="005D5299" w:rsidRPr="00795949">
        <w:rPr>
          <w:rFonts w:ascii="Arial" w:eastAsia="굴림" w:hAnsi="Arial" w:cs="Arial"/>
          <w:sz w:val="22"/>
        </w:rPr>
        <w:t xml:space="preserve">. </w:t>
      </w:r>
      <w:r w:rsidR="00895F87" w:rsidRPr="00795949">
        <w:rPr>
          <w:rFonts w:ascii="Arial" w:eastAsia="굴림" w:hAnsi="Arial" w:cs="Arial"/>
          <w:kern w:val="0"/>
          <w:sz w:val="22"/>
        </w:rPr>
        <w:t xml:space="preserve">[Not live </w:t>
      </w:r>
      <w:proofErr w:type="spellStart"/>
      <w:r w:rsidR="00895F87" w:rsidRPr="00795949">
        <w:rPr>
          <w:rFonts w:ascii="Arial" w:eastAsia="굴림" w:hAnsi="Arial" w:cs="Arial"/>
          <w:kern w:val="0"/>
          <w:sz w:val="22"/>
        </w:rPr>
        <w:t>together_Receipt</w:t>
      </w:r>
      <w:proofErr w:type="spellEnd"/>
      <w:r w:rsidR="00895F87" w:rsidRPr="00795949">
        <w:rPr>
          <w:rFonts w:ascii="Arial" w:eastAsia="굴림" w:hAnsi="Arial" w:cs="Arial"/>
          <w:kern w:val="0"/>
          <w:sz w:val="22"/>
        </w:rPr>
        <w:t xml:space="preserve"> of non-financial support] </w:t>
      </w:r>
      <w:r w:rsidR="00681B53" w:rsidRPr="00795949">
        <w:rPr>
          <w:rFonts w:ascii="Arial" w:eastAsia="굴림" w:hAnsi="Arial" w:cs="Arial"/>
          <w:sz w:val="22"/>
        </w:rPr>
        <w:t>In the last calendar year (</w:t>
      </w:r>
      <w:del w:id="549" w:author="Keis" w:date="2024-09-06T10:18:00Z">
        <w:r w:rsidR="007652C3" w:rsidRPr="00DB459F" w:rsidDel="009F27DD">
          <w:rPr>
            <w:rFonts w:ascii="Arial" w:eastAsia="굴림" w:hAnsi="Arial" w:cs="Arial" w:hint="eastAsia"/>
            <w:color w:val="FF0000"/>
            <w:sz w:val="22"/>
          </w:rPr>
          <w:delText>2019</w:delText>
        </w:r>
      </w:del>
      <w:ins w:id="550" w:author="Keis" w:date="2024-09-06T10:18:00Z">
        <w:r w:rsidR="009F27DD" w:rsidRPr="009F27DD">
          <w:rPr>
            <w:rFonts w:ascii="Arial" w:eastAsia="굴림" w:hAnsi="Arial" w:cs="Arial" w:hint="eastAsia"/>
            <w:color w:val="00B050"/>
            <w:sz w:val="22"/>
          </w:rPr>
          <w:t>2021</w:t>
        </w:r>
      </w:ins>
      <w:r w:rsidR="00681B53" w:rsidRPr="00795949">
        <w:rPr>
          <w:rFonts w:ascii="Arial" w:eastAsia="굴림" w:hAnsi="Arial" w:cs="Arial"/>
          <w:sz w:val="22"/>
        </w:rPr>
        <w:t xml:space="preserve">), while living separately did you receive any gifts or goods (not cash) from your father? </w:t>
      </w:r>
    </w:p>
    <w:p w14:paraId="29A757E3" w14:textId="77777777" w:rsidR="00681B53" w:rsidRPr="00795949" w:rsidRDefault="00681B53" w:rsidP="00D12299">
      <w:pPr>
        <w:pStyle w:val="a6"/>
        <w:numPr>
          <w:ilvl w:val="0"/>
          <w:numId w:val="1205"/>
        </w:numPr>
        <w:tabs>
          <w:tab w:val="left" w:pos="4538"/>
          <w:tab w:val="left" w:pos="5245"/>
        </w:tabs>
        <w:wordWrap/>
        <w:spacing w:line="360" w:lineRule="auto"/>
        <w:ind w:leftChars="0"/>
        <w:rPr>
          <w:rFonts w:ascii="Arial" w:eastAsia="굴림" w:hAnsi="Arial" w:cs="Arial"/>
          <w:kern w:val="0"/>
          <w:sz w:val="22"/>
        </w:rPr>
      </w:pPr>
      <w:r w:rsidRPr="00795949">
        <w:rPr>
          <w:rFonts w:ascii="Arial" w:eastAsia="굴림" w:hAnsi="Arial" w:cs="Arial"/>
          <w:sz w:val="22"/>
        </w:rPr>
        <w:t xml:space="preserve">Yes </w:t>
      </w:r>
      <w:r w:rsidRPr="00795949">
        <w:rPr>
          <w:rFonts w:ascii="Arial" w:eastAsia="굴림" w:hAnsi="Arial" w:cs="Arial"/>
          <w:kern w:val="0"/>
          <w:sz w:val="22"/>
        </w:rPr>
        <w:t>→Go to Bb095</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Bb097</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13E3641A" w14:textId="623C622A" w:rsidR="005D5299" w:rsidRPr="00795949" w:rsidRDefault="00600741" w:rsidP="001E6502">
      <w:pPr>
        <w:spacing w:line="360" w:lineRule="auto"/>
        <w:rPr>
          <w:rFonts w:ascii="Arial" w:eastAsia="굴림" w:hAnsi="Arial" w:cs="Arial"/>
          <w:kern w:val="0"/>
          <w:sz w:val="22"/>
        </w:rPr>
      </w:pPr>
      <w:r w:rsidRPr="00795949">
        <w:rPr>
          <w:rFonts w:ascii="Arial" w:eastAsia="굴림" w:hAnsi="Arial" w:cs="Arial"/>
          <w:kern w:val="0"/>
          <w:sz w:val="22"/>
        </w:rPr>
        <w:t>Bb095</w:t>
      </w:r>
      <w:r w:rsidR="00681B53" w:rsidRPr="00795949">
        <w:rPr>
          <w:rFonts w:ascii="Arial" w:eastAsia="굴림" w:hAnsi="Arial" w:cs="Arial"/>
          <w:kern w:val="0"/>
          <w:sz w:val="22"/>
        </w:rPr>
        <w:t xml:space="preserve">. [Not live </w:t>
      </w:r>
      <w:proofErr w:type="spellStart"/>
      <w:r w:rsidR="00681B53" w:rsidRPr="00795949">
        <w:rPr>
          <w:rFonts w:ascii="Arial" w:eastAsia="굴림" w:hAnsi="Arial" w:cs="Arial"/>
          <w:kern w:val="0"/>
          <w:sz w:val="22"/>
        </w:rPr>
        <w:t>together_Receipt</w:t>
      </w:r>
      <w:proofErr w:type="spellEnd"/>
      <w:r w:rsidR="00681B53" w:rsidRPr="00795949">
        <w:rPr>
          <w:rFonts w:ascii="Arial" w:eastAsia="굴림" w:hAnsi="Arial" w:cs="Arial"/>
          <w:kern w:val="0"/>
          <w:sz w:val="22"/>
        </w:rPr>
        <w:t xml:space="preserve"> of non-financial support] Then, w</w:t>
      </w:r>
      <w:r w:rsidR="005D5299" w:rsidRPr="00795949">
        <w:rPr>
          <w:rFonts w:ascii="Arial" w:eastAsia="굴림" w:hAnsi="Arial" w:cs="Arial"/>
          <w:sz w:val="22"/>
        </w:rPr>
        <w:t>hat was th</w:t>
      </w:r>
      <w:r w:rsidR="008149BA" w:rsidRPr="00795949">
        <w:rPr>
          <w:rFonts w:ascii="Arial" w:eastAsia="굴림" w:hAnsi="Arial" w:cs="Arial"/>
          <w:sz w:val="22"/>
        </w:rPr>
        <w:t>e type of non-</w:t>
      </w:r>
      <w:r w:rsidR="00D157B9" w:rsidRPr="00795949">
        <w:rPr>
          <w:rFonts w:ascii="Arial" w:eastAsia="굴림" w:hAnsi="Arial" w:cs="Arial"/>
          <w:sz w:val="22"/>
        </w:rPr>
        <w:t>financial support</w:t>
      </w:r>
      <w:r w:rsidR="005D5299" w:rsidRPr="00795949">
        <w:rPr>
          <w:rFonts w:ascii="Arial" w:eastAsia="굴림" w:hAnsi="Arial" w:cs="Arial"/>
          <w:sz w:val="22"/>
        </w:rPr>
        <w:t xml:space="preserve"> you received from your father</w:t>
      </w:r>
      <w:r w:rsidR="00541C3D" w:rsidRPr="00795949">
        <w:rPr>
          <w:rFonts w:ascii="Arial" w:eastAsia="굴림" w:hAnsi="Arial" w:cs="Arial"/>
          <w:sz w:val="22"/>
        </w:rPr>
        <w:t xml:space="preserve"> in the last calendar year (</w:t>
      </w:r>
      <w:del w:id="551" w:author="Keis" w:date="2024-09-06T10:18:00Z">
        <w:r w:rsidR="007652C3" w:rsidRPr="00DB459F" w:rsidDel="009F27DD">
          <w:rPr>
            <w:rFonts w:ascii="Arial" w:eastAsia="굴림" w:hAnsi="Arial" w:cs="Arial" w:hint="eastAsia"/>
            <w:color w:val="FF0000"/>
            <w:sz w:val="22"/>
          </w:rPr>
          <w:delText>2019</w:delText>
        </w:r>
      </w:del>
      <w:ins w:id="552"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 xml:space="preserve">? </w:t>
      </w:r>
      <w:r w:rsidR="00541C3D" w:rsidRPr="00795949">
        <w:rPr>
          <w:rFonts w:ascii="Arial" w:eastAsia="굴림" w:hAnsi="Arial" w:cs="Arial"/>
          <w:sz w:val="22"/>
        </w:rPr>
        <w:t>(Select multiple responses)</w:t>
      </w:r>
    </w:p>
    <w:p w14:paraId="1583FB9C" w14:textId="77777777" w:rsidR="005D5299" w:rsidRPr="00795949" w:rsidRDefault="004B58A3"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 </w:t>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681B53" w:rsidRPr="00795949">
        <w:rPr>
          <w:rFonts w:ascii="Arial" w:eastAsia="굴림" w:hAnsi="Arial" w:cs="Arial"/>
          <w:sz w:val="22"/>
        </w:rPr>
        <w:t>→Go to Bb097</w:t>
      </w:r>
    </w:p>
    <w:p w14:paraId="03585210" w14:textId="77777777" w:rsidR="005D5299" w:rsidRPr="00795949" w:rsidRDefault="001834AA"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Health-</w:t>
      </w:r>
      <w:r w:rsidR="005D5299" w:rsidRPr="00795949">
        <w:rPr>
          <w:rFonts w:ascii="Arial" w:eastAsia="굴림" w:hAnsi="Arial" w:cs="Arial"/>
          <w:sz w:val="22"/>
        </w:rPr>
        <w:t>related prod</w:t>
      </w:r>
      <w:r w:rsidR="004B58A3" w:rsidRPr="00795949">
        <w:rPr>
          <w:rFonts w:ascii="Arial" w:eastAsia="굴림" w:hAnsi="Arial" w:cs="Arial"/>
          <w:sz w:val="22"/>
        </w:rPr>
        <w:t>ucts (e.g.</w:t>
      </w:r>
      <w:r w:rsidRPr="00795949">
        <w:rPr>
          <w:rFonts w:ascii="Arial" w:eastAsia="굴림" w:hAnsi="Arial" w:cs="Arial"/>
          <w:sz w:val="22"/>
        </w:rPr>
        <w:t xml:space="preserve"> vitamins, equipment</w:t>
      </w:r>
      <w:r w:rsidR="005D5299" w:rsidRPr="00795949">
        <w:rPr>
          <w:rFonts w:ascii="Arial" w:eastAsia="굴림" w:hAnsi="Arial" w:cs="Arial"/>
          <w:sz w:val="22"/>
        </w:rPr>
        <w:t xml:space="preserve">, </w:t>
      </w:r>
      <w:proofErr w:type="spellStart"/>
      <w:r w:rsidR="005D5299" w:rsidRPr="00795949">
        <w:rPr>
          <w:rFonts w:ascii="Arial" w:eastAsia="굴림" w:hAnsi="Arial" w:cs="Arial"/>
          <w:sz w:val="22"/>
        </w:rPr>
        <w:t>etc</w:t>
      </w:r>
      <w:proofErr w:type="spellEnd"/>
      <w:r w:rsidR="005D5299" w:rsidRPr="00795949">
        <w:rPr>
          <w:rFonts w:ascii="Arial" w:eastAsia="굴림" w:hAnsi="Arial" w:cs="Arial"/>
          <w:sz w:val="22"/>
        </w:rPr>
        <w:t xml:space="preserve">) </w:t>
      </w:r>
      <w:r w:rsidR="004E0C06" w:rsidRPr="00795949">
        <w:rPr>
          <w:rFonts w:ascii="Arial" w:eastAsia="굴림" w:hAnsi="Arial" w:cs="Arial"/>
          <w:sz w:val="22"/>
        </w:rPr>
        <w:tab/>
      </w:r>
      <w:r w:rsidR="00681B53" w:rsidRPr="00795949">
        <w:rPr>
          <w:rFonts w:ascii="Arial" w:eastAsia="굴림" w:hAnsi="Arial" w:cs="Arial"/>
          <w:sz w:val="22"/>
        </w:rPr>
        <w:t>→Go to Bb097</w:t>
      </w:r>
    </w:p>
    <w:p w14:paraId="6E50E0BD" w14:textId="77777777" w:rsidR="005D5299" w:rsidRPr="00795949" w:rsidRDefault="005D5299"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 xml:space="preserve">Household items </w:t>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681B53" w:rsidRPr="00795949">
        <w:rPr>
          <w:rFonts w:ascii="Arial" w:eastAsia="굴림" w:hAnsi="Arial" w:cs="Arial"/>
          <w:sz w:val="22"/>
        </w:rPr>
        <w:t>→Go to Bb097</w:t>
      </w:r>
    </w:p>
    <w:p w14:paraId="2FCAA3F4" w14:textId="77777777" w:rsidR="005D5299" w:rsidRPr="00795949" w:rsidRDefault="005D5299"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 xml:space="preserve">Electronics </w:t>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681B53" w:rsidRPr="00795949">
        <w:rPr>
          <w:rFonts w:ascii="Arial" w:eastAsia="굴림" w:hAnsi="Arial" w:cs="Arial"/>
          <w:sz w:val="22"/>
        </w:rPr>
        <w:t>→Go to Bb097</w:t>
      </w:r>
    </w:p>
    <w:p w14:paraId="0C0093B2" w14:textId="77777777" w:rsidR="005D5299" w:rsidRPr="00795949" w:rsidRDefault="005D5299"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 xml:space="preserve">Dining out and food </w:t>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4E0C06" w:rsidRPr="00795949">
        <w:rPr>
          <w:rFonts w:ascii="Arial" w:eastAsia="굴림" w:hAnsi="Arial" w:cs="Arial"/>
          <w:sz w:val="22"/>
        </w:rPr>
        <w:tab/>
      </w:r>
      <w:r w:rsidR="00681B53" w:rsidRPr="00795949">
        <w:rPr>
          <w:rFonts w:ascii="Arial" w:eastAsia="굴림" w:hAnsi="Arial" w:cs="Arial"/>
          <w:sz w:val="22"/>
        </w:rPr>
        <w:t>→Go to Bb097</w:t>
      </w:r>
    </w:p>
    <w:p w14:paraId="0D2ED528" w14:textId="77777777" w:rsidR="0086334D" w:rsidRPr="00795949" w:rsidRDefault="00BD150A"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Clothes</w:t>
      </w:r>
      <w:r w:rsidR="0086334D" w:rsidRPr="00795949">
        <w:rPr>
          <w:rFonts w:ascii="Arial" w:eastAsia="굴림" w:hAnsi="Arial" w:cs="Arial"/>
          <w:sz w:val="22"/>
        </w:rPr>
        <w:t xml:space="preserve"> and shoes</w:t>
      </w:r>
      <w:r w:rsidR="0086334D" w:rsidRPr="00795949">
        <w:rPr>
          <w:rFonts w:ascii="Arial" w:eastAsia="굴림" w:hAnsi="Arial" w:cs="Arial"/>
          <w:sz w:val="22"/>
        </w:rPr>
        <w:tab/>
      </w:r>
      <w:r w:rsidR="0086334D" w:rsidRPr="00795949">
        <w:rPr>
          <w:rFonts w:ascii="Arial" w:eastAsia="굴림" w:hAnsi="Arial" w:cs="Arial"/>
          <w:sz w:val="22"/>
        </w:rPr>
        <w:tab/>
      </w:r>
      <w:r w:rsidR="0086334D" w:rsidRPr="00795949">
        <w:rPr>
          <w:rFonts w:ascii="Arial" w:eastAsia="굴림" w:hAnsi="Arial" w:cs="Arial"/>
          <w:sz w:val="22"/>
        </w:rPr>
        <w:tab/>
      </w:r>
      <w:r w:rsidR="0086334D" w:rsidRPr="00795949">
        <w:rPr>
          <w:rFonts w:ascii="Arial" w:eastAsia="굴림" w:hAnsi="Arial" w:cs="Arial"/>
          <w:sz w:val="22"/>
        </w:rPr>
        <w:tab/>
      </w:r>
      <w:r w:rsidR="0086334D" w:rsidRPr="00795949">
        <w:rPr>
          <w:rFonts w:ascii="Arial" w:eastAsia="굴림" w:hAnsi="Arial" w:cs="Arial"/>
          <w:sz w:val="22"/>
        </w:rPr>
        <w:tab/>
        <w:t>→Go to Bb097</w:t>
      </w:r>
    </w:p>
    <w:p w14:paraId="58B40991" w14:textId="77777777" w:rsidR="005D5299" w:rsidRPr="00795949" w:rsidRDefault="005D5299" w:rsidP="002D0E30">
      <w:pPr>
        <w:pStyle w:val="a6"/>
        <w:numPr>
          <w:ilvl w:val="0"/>
          <w:numId w:val="178"/>
        </w:numPr>
        <w:wordWrap/>
        <w:spacing w:line="360" w:lineRule="auto"/>
        <w:ind w:leftChars="0"/>
        <w:rPr>
          <w:rFonts w:ascii="Arial" w:eastAsia="굴림" w:hAnsi="Arial" w:cs="Arial"/>
          <w:sz w:val="22"/>
        </w:rPr>
      </w:pPr>
      <w:r w:rsidRPr="00795949">
        <w:rPr>
          <w:rFonts w:ascii="Arial" w:eastAsia="굴림" w:hAnsi="Arial" w:cs="Arial"/>
          <w:sz w:val="22"/>
        </w:rPr>
        <w:t>Other</w:t>
      </w:r>
      <w:r w:rsidR="001834AA" w:rsidRPr="00795949">
        <w:rPr>
          <w:rFonts w:ascii="Arial" w:eastAsia="굴림" w:hAnsi="Arial" w:cs="Arial"/>
          <w:sz w:val="22"/>
        </w:rPr>
        <w:t>s</w:t>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sz w:val="22"/>
        </w:rPr>
        <w:tab/>
      </w:r>
      <w:r w:rsidR="00681B53" w:rsidRPr="00795949">
        <w:rPr>
          <w:rFonts w:ascii="Arial" w:eastAsia="굴림" w:hAnsi="Arial" w:cs="Arial"/>
          <w:kern w:val="0"/>
          <w:sz w:val="22"/>
        </w:rPr>
        <w:t>→Go to Bb096</w:t>
      </w:r>
    </w:p>
    <w:p w14:paraId="0DDFD5B2" w14:textId="77777777" w:rsidR="005D5299" w:rsidRPr="00795949" w:rsidRDefault="005D5299" w:rsidP="001E6502">
      <w:pPr>
        <w:wordWrap/>
        <w:spacing w:line="360" w:lineRule="auto"/>
        <w:rPr>
          <w:rFonts w:ascii="Arial" w:eastAsia="굴림" w:hAnsi="Arial" w:cs="Arial"/>
          <w:sz w:val="22"/>
        </w:rPr>
      </w:pPr>
    </w:p>
    <w:p w14:paraId="5F15D538" w14:textId="77777777" w:rsidR="005D5299" w:rsidRPr="00795949" w:rsidRDefault="005D5299" w:rsidP="001E6502">
      <w:pPr>
        <w:wordWrap/>
        <w:spacing w:line="360" w:lineRule="auto"/>
        <w:rPr>
          <w:rFonts w:ascii="Arial" w:eastAsia="굴림" w:hAnsi="Arial" w:cs="Arial"/>
          <w:sz w:val="22"/>
        </w:rPr>
      </w:pPr>
      <w:r w:rsidRPr="00795949">
        <w:rPr>
          <w:rFonts w:ascii="Arial" w:eastAsia="굴림" w:hAnsi="Arial" w:cs="Arial"/>
          <w:sz w:val="22"/>
        </w:rPr>
        <w:t>Bb0</w:t>
      </w:r>
      <w:r w:rsidR="00681B53" w:rsidRPr="00795949">
        <w:rPr>
          <w:rFonts w:ascii="Arial" w:eastAsia="굴림" w:hAnsi="Arial" w:cs="Arial"/>
          <w:sz w:val="22"/>
        </w:rPr>
        <w:t>96</w:t>
      </w:r>
      <w:r w:rsidRPr="00795949">
        <w:rPr>
          <w:rFonts w:ascii="Arial" w:eastAsia="굴림" w:hAnsi="Arial" w:cs="Arial"/>
          <w:sz w:val="22"/>
        </w:rPr>
        <w:t xml:space="preserve">. </w:t>
      </w:r>
      <w:r w:rsidR="001834AA" w:rsidRPr="00795949">
        <w:rPr>
          <w:rFonts w:ascii="Arial" w:eastAsia="굴림" w:hAnsi="Arial" w:cs="Arial"/>
          <w:sz w:val="22"/>
        </w:rPr>
        <w:t>If others, please specify</w:t>
      </w:r>
      <w:r w:rsidRPr="00795949">
        <w:rPr>
          <w:rFonts w:ascii="Arial" w:eastAsia="굴림" w:hAnsi="Arial" w:cs="Arial"/>
          <w:sz w:val="22"/>
        </w:rPr>
        <w:t>.</w:t>
      </w:r>
    </w:p>
    <w:p w14:paraId="63A1B117" w14:textId="77777777" w:rsidR="004E0C06" w:rsidRPr="00795949" w:rsidRDefault="004E0C06" w:rsidP="00DD62FB">
      <w:pPr>
        <w:wordWrap/>
        <w:spacing w:line="360" w:lineRule="auto"/>
        <w:rPr>
          <w:rFonts w:ascii="Arial" w:eastAsia="굴림" w:hAnsi="Arial" w:cs="Arial"/>
          <w:sz w:val="22"/>
        </w:rPr>
      </w:pPr>
      <w:r w:rsidRPr="00795949">
        <w:rPr>
          <w:rFonts w:ascii="Arial" w:eastAsia="굴림" w:hAnsi="Arial" w:cs="Arial"/>
          <w:sz w:val="22"/>
        </w:rPr>
        <w:tab/>
      </w:r>
      <w:r w:rsidR="00F52CDD" w:rsidRPr="00795949">
        <w:rPr>
          <w:rFonts w:ascii="Arial" w:eastAsia="굴림" w:hAnsi="Arial" w:cs="Arial"/>
          <w:sz w:val="22"/>
        </w:rPr>
        <w:t>_______________________________</w:t>
      </w:r>
    </w:p>
    <w:p w14:paraId="4D13A0D6" w14:textId="77777777" w:rsidR="005D5299" w:rsidRPr="00795949" w:rsidRDefault="005D5299" w:rsidP="00DD62FB">
      <w:pPr>
        <w:wordWrap/>
        <w:spacing w:line="360" w:lineRule="auto"/>
        <w:rPr>
          <w:rFonts w:ascii="Arial" w:eastAsia="굴림" w:hAnsi="Arial" w:cs="Arial"/>
          <w:sz w:val="22"/>
        </w:rPr>
      </w:pPr>
    </w:p>
    <w:p w14:paraId="050E17A6" w14:textId="418ECD69" w:rsidR="00D157B9" w:rsidRPr="00795949" w:rsidRDefault="00681B53" w:rsidP="00DD62FB">
      <w:pPr>
        <w:wordWrap/>
        <w:spacing w:line="360" w:lineRule="auto"/>
        <w:rPr>
          <w:rFonts w:ascii="Arial" w:eastAsia="굴림" w:hAnsi="Arial" w:cs="Arial"/>
          <w:sz w:val="22"/>
        </w:rPr>
      </w:pPr>
      <w:r w:rsidRPr="00795949">
        <w:rPr>
          <w:rFonts w:ascii="Arial" w:eastAsia="굴림" w:hAnsi="Arial" w:cs="Arial"/>
          <w:sz w:val="22"/>
        </w:rPr>
        <w:t>Bb097</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w:t>
      </w:r>
      <w:proofErr w:type="spellStart"/>
      <w:r w:rsidRPr="00795949">
        <w:rPr>
          <w:rFonts w:ascii="Arial" w:eastAsia="굴림" w:hAnsi="Arial" w:cs="Arial"/>
          <w:kern w:val="0"/>
          <w:sz w:val="22"/>
        </w:rPr>
        <w:t>together_Offer</w:t>
      </w:r>
      <w:proofErr w:type="spellEnd"/>
      <w:r w:rsidRPr="00795949">
        <w:rPr>
          <w:rFonts w:ascii="Arial" w:eastAsia="굴림" w:hAnsi="Arial" w:cs="Arial"/>
          <w:kern w:val="0"/>
          <w:sz w:val="22"/>
        </w:rPr>
        <w:t xml:space="preserve"> of regular financial support] </w:t>
      </w:r>
      <w:r w:rsidR="00D157B9" w:rsidRPr="00795949">
        <w:rPr>
          <w:rFonts w:ascii="Arial" w:eastAsia="굴림" w:hAnsi="Arial" w:cs="Arial"/>
          <w:sz w:val="22"/>
        </w:rPr>
        <w:t>In the last calendar year (</w:t>
      </w:r>
      <w:del w:id="553" w:author="Keis" w:date="2024-09-06T10:18:00Z">
        <w:r w:rsidR="007652C3" w:rsidRPr="00DB459F" w:rsidDel="009F27DD">
          <w:rPr>
            <w:rFonts w:ascii="Arial" w:eastAsia="굴림" w:hAnsi="Arial" w:cs="Arial" w:hint="eastAsia"/>
            <w:color w:val="FF0000"/>
            <w:sz w:val="22"/>
          </w:rPr>
          <w:delText>2019</w:delText>
        </w:r>
      </w:del>
      <w:ins w:id="554" w:author="Keis" w:date="2024-09-06T10:18:00Z">
        <w:r w:rsidR="009F27DD" w:rsidRPr="009F27DD">
          <w:rPr>
            <w:rFonts w:ascii="Arial" w:eastAsia="굴림" w:hAnsi="Arial" w:cs="Arial" w:hint="eastAsia"/>
            <w:color w:val="00B050"/>
            <w:sz w:val="22"/>
          </w:rPr>
          <w:t>2021</w:t>
        </w:r>
      </w:ins>
      <w:r w:rsidR="00D157B9" w:rsidRPr="00795949">
        <w:rPr>
          <w:rFonts w:ascii="Arial" w:eastAsia="굴림" w:hAnsi="Arial" w:cs="Arial"/>
          <w:sz w:val="22"/>
        </w:rPr>
        <w:t xml:space="preserve">), while living separately did you give to your father any financial support such as pocket money, living expenses or medical expenses? </w:t>
      </w:r>
    </w:p>
    <w:p w14:paraId="08ADEFFC" w14:textId="77777777" w:rsidR="00811BCA" w:rsidRPr="00795949" w:rsidRDefault="00811BCA" w:rsidP="00D12299">
      <w:pPr>
        <w:pStyle w:val="a6"/>
        <w:numPr>
          <w:ilvl w:val="0"/>
          <w:numId w:val="1206"/>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Bb098</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Bb105</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p w14:paraId="13DC3E43" w14:textId="77777777" w:rsidR="004A78F4" w:rsidRPr="00795949" w:rsidRDefault="004A78F4" w:rsidP="005D5299">
      <w:pPr>
        <w:wordWrap/>
        <w:spacing w:line="360" w:lineRule="auto"/>
        <w:rPr>
          <w:rFonts w:ascii="Arial" w:eastAsia="굴림" w:hAnsi="Arial" w:cs="Arial"/>
          <w:b/>
          <w:sz w:val="22"/>
        </w:rPr>
      </w:pPr>
    </w:p>
    <w:p w14:paraId="034D4E29" w14:textId="1E6AFB0E" w:rsidR="00C945D2" w:rsidRPr="00795949" w:rsidRDefault="005D5299" w:rsidP="00C945D2">
      <w:pPr>
        <w:wordWrap/>
        <w:spacing w:line="360" w:lineRule="auto"/>
        <w:rPr>
          <w:rFonts w:ascii="Arial" w:eastAsia="굴림" w:hAnsi="Arial" w:cs="Arial"/>
          <w:sz w:val="22"/>
        </w:rPr>
      </w:pPr>
      <w:r w:rsidRPr="00795949">
        <w:rPr>
          <w:rFonts w:ascii="Arial" w:eastAsia="굴림" w:hAnsi="Arial" w:cs="Arial"/>
          <w:sz w:val="22"/>
        </w:rPr>
        <w:t>Bb0</w:t>
      </w:r>
      <w:r w:rsidR="00811BCA" w:rsidRPr="00795949">
        <w:rPr>
          <w:rFonts w:ascii="Arial" w:eastAsia="굴림" w:hAnsi="Arial" w:cs="Arial"/>
          <w:sz w:val="22"/>
        </w:rPr>
        <w:t>98</w:t>
      </w:r>
      <w:r w:rsidRPr="00795949">
        <w:rPr>
          <w:rFonts w:ascii="Arial" w:eastAsia="굴림" w:hAnsi="Arial" w:cs="Arial"/>
          <w:sz w:val="22"/>
        </w:rPr>
        <w:t xml:space="preserve">. </w:t>
      </w:r>
      <w:r w:rsidR="00811BCA" w:rsidRPr="00795949">
        <w:rPr>
          <w:rFonts w:ascii="Arial" w:eastAsia="굴림" w:hAnsi="Arial" w:cs="Arial"/>
          <w:kern w:val="0"/>
          <w:sz w:val="22"/>
        </w:rPr>
        <w:t xml:space="preserve">[Not live </w:t>
      </w:r>
      <w:proofErr w:type="spellStart"/>
      <w:r w:rsidR="00811BCA" w:rsidRPr="00795949">
        <w:rPr>
          <w:rFonts w:ascii="Arial" w:eastAsia="굴림" w:hAnsi="Arial" w:cs="Arial"/>
          <w:kern w:val="0"/>
          <w:sz w:val="22"/>
        </w:rPr>
        <w:t>together_Offer</w:t>
      </w:r>
      <w:proofErr w:type="spellEnd"/>
      <w:r w:rsidR="00811BCA" w:rsidRPr="00795949">
        <w:rPr>
          <w:rFonts w:ascii="Arial" w:eastAsia="굴림" w:hAnsi="Arial" w:cs="Arial"/>
          <w:kern w:val="0"/>
          <w:sz w:val="22"/>
        </w:rPr>
        <w:t xml:space="preserve"> of regular financial support] </w:t>
      </w:r>
      <w:r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Pr="00795949">
        <w:rPr>
          <w:rFonts w:ascii="Arial" w:eastAsia="굴림" w:hAnsi="Arial" w:cs="Arial"/>
          <w:sz w:val="22"/>
        </w:rPr>
        <w:t>you gave to your father</w:t>
      </w:r>
      <w:r w:rsidR="004A78F4" w:rsidRPr="00795949">
        <w:rPr>
          <w:rFonts w:ascii="Arial" w:eastAsia="굴림" w:hAnsi="Arial" w:cs="Arial"/>
          <w:sz w:val="22"/>
        </w:rPr>
        <w:t xml:space="preserve"> in the last calendar year (</w:t>
      </w:r>
      <w:del w:id="555" w:author="Keis" w:date="2024-09-06T10:18:00Z">
        <w:r w:rsidR="007652C3" w:rsidRPr="00DB459F" w:rsidDel="009F27DD">
          <w:rPr>
            <w:rFonts w:ascii="Arial" w:eastAsia="굴림" w:hAnsi="Arial" w:cs="Arial" w:hint="eastAsia"/>
            <w:color w:val="FF0000"/>
            <w:sz w:val="22"/>
          </w:rPr>
          <w:delText>2019</w:delText>
        </w:r>
      </w:del>
      <w:ins w:id="556" w:author="Keis" w:date="2024-09-06T10:18:00Z">
        <w:r w:rsidR="009F27DD" w:rsidRPr="009F27DD">
          <w:rPr>
            <w:rFonts w:ascii="Arial" w:eastAsia="굴림" w:hAnsi="Arial" w:cs="Arial" w:hint="eastAsia"/>
            <w:color w:val="00B050"/>
            <w:sz w:val="22"/>
          </w:rPr>
          <w:t>2021</w:t>
        </w:r>
      </w:ins>
      <w:r w:rsidR="004A78F4" w:rsidRPr="00795949">
        <w:rPr>
          <w:rFonts w:ascii="Arial" w:eastAsia="굴림" w:hAnsi="Arial" w:cs="Arial"/>
          <w:sz w:val="22"/>
        </w:rPr>
        <w:t>)</w:t>
      </w:r>
      <w:r w:rsidRPr="00795949">
        <w:rPr>
          <w:rFonts w:ascii="Arial" w:eastAsia="굴림" w:hAnsi="Arial" w:cs="Arial"/>
          <w:sz w:val="22"/>
        </w:rPr>
        <w:t xml:space="preserve">? </w:t>
      </w:r>
      <w:r w:rsidR="00C945D2" w:rsidRPr="00795949">
        <w:rPr>
          <w:rFonts w:ascii="Arial" w:eastAsia="굴림" w:hAnsi="Arial" w:cs="Arial"/>
          <w:sz w:val="22"/>
        </w:rPr>
        <w:t xml:space="preserve">(unit: 10,000 Korean won) </w:t>
      </w:r>
    </w:p>
    <w:p w14:paraId="47BC28C0" w14:textId="77777777" w:rsidR="00C945D2" w:rsidRPr="00795949" w:rsidRDefault="00C945D2" w:rsidP="00C945D2">
      <w:pPr>
        <w:wordWrap/>
        <w:spacing w:line="360" w:lineRule="auto"/>
        <w:rPr>
          <w:rFonts w:ascii="Arial" w:eastAsia="굴림" w:hAnsi="Arial" w:cs="Arial"/>
          <w:kern w:val="0"/>
          <w:sz w:val="22"/>
        </w:rPr>
      </w:pPr>
      <w:r w:rsidRPr="00795949">
        <w:rPr>
          <w:rFonts w:ascii="Arial" w:eastAsia="굴림" w:hAnsi="Arial" w:cs="Arial"/>
          <w:kern w:val="0"/>
          <w:sz w:val="22"/>
        </w:rPr>
        <w:tab/>
        <w:t xml:space="preserve">_______________________________ </w:t>
      </w:r>
      <w:r w:rsidR="00447ADF"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→Go to Bb</w:t>
      </w:r>
      <w:r w:rsidR="00811BCA" w:rsidRPr="00795949">
        <w:rPr>
          <w:rFonts w:ascii="Arial" w:eastAsia="굴림" w:hAnsi="Arial" w:cs="Arial"/>
          <w:sz w:val="22"/>
        </w:rPr>
        <w:t>104</w:t>
      </w:r>
    </w:p>
    <w:p w14:paraId="18742DE3" w14:textId="77777777" w:rsidR="005D5299" w:rsidRPr="00795949" w:rsidRDefault="00C945D2" w:rsidP="005D5299">
      <w:pPr>
        <w:wordWrap/>
        <w:spacing w:line="360" w:lineRule="auto"/>
        <w:rPr>
          <w:rFonts w:ascii="Arial" w:eastAsia="굴림" w:hAnsi="Arial" w:cs="Arial"/>
          <w:sz w:val="22"/>
        </w:rPr>
      </w:pPr>
      <w:r w:rsidRPr="00795949">
        <w:rPr>
          <w:rFonts w:ascii="Arial" w:eastAsia="굴림" w:hAnsi="Arial" w:cs="Arial"/>
          <w:sz w:val="22"/>
        </w:rPr>
        <w:tab/>
      </w:r>
      <w:r w:rsidR="005D5299" w:rsidRPr="00795949">
        <w:rPr>
          <w:rFonts w:ascii="Arial" w:eastAsia="굴림" w:hAnsi="Arial" w:cs="Arial"/>
          <w:sz w:val="22"/>
        </w:rPr>
        <w:t>Don’t know →Go to Bb0</w:t>
      </w:r>
      <w:r w:rsidR="00811BCA" w:rsidRPr="00795949">
        <w:rPr>
          <w:rFonts w:ascii="Arial" w:eastAsia="굴림" w:hAnsi="Arial" w:cs="Arial"/>
          <w:sz w:val="22"/>
        </w:rPr>
        <w:t>99</w:t>
      </w:r>
      <w:r w:rsidR="005D5299" w:rsidRPr="00795949">
        <w:rPr>
          <w:rFonts w:ascii="Arial" w:eastAsia="굴림" w:hAnsi="Arial" w:cs="Arial"/>
          <w:sz w:val="22"/>
        </w:rPr>
        <w:t>~Bb</w:t>
      </w:r>
      <w:r w:rsidR="00811BCA" w:rsidRPr="00795949">
        <w:rPr>
          <w:rFonts w:ascii="Arial" w:eastAsia="굴림" w:hAnsi="Arial" w:cs="Arial"/>
          <w:sz w:val="22"/>
        </w:rPr>
        <w:t>103</w:t>
      </w:r>
      <w:r w:rsidR="005D5299" w:rsidRPr="00795949">
        <w:rPr>
          <w:rFonts w:ascii="Arial" w:eastAsia="굴림" w:hAnsi="Arial" w:cs="Arial"/>
          <w:sz w:val="22"/>
        </w:rPr>
        <w:t xml:space="preserve"> unfolding</w:t>
      </w:r>
    </w:p>
    <w:p w14:paraId="3C1129AB" w14:textId="77777777" w:rsidR="005D5299" w:rsidRPr="00795949" w:rsidRDefault="005D5299" w:rsidP="00C945D2">
      <w:pPr>
        <w:wordWrap/>
        <w:spacing w:line="360" w:lineRule="auto"/>
        <w:ind w:firstLine="800"/>
        <w:rPr>
          <w:rFonts w:ascii="Arial" w:eastAsia="굴림" w:hAnsi="Arial" w:cs="Arial"/>
          <w:sz w:val="22"/>
        </w:rPr>
      </w:pPr>
      <w:r w:rsidRPr="00795949">
        <w:rPr>
          <w:rFonts w:ascii="Arial" w:eastAsia="굴림" w:hAnsi="Arial" w:cs="Arial"/>
          <w:sz w:val="22"/>
        </w:rPr>
        <w:t>Refuse to answer →Go to Bb0</w:t>
      </w:r>
      <w:r w:rsidR="00811BCA" w:rsidRPr="00795949">
        <w:rPr>
          <w:rFonts w:ascii="Arial" w:eastAsia="굴림" w:hAnsi="Arial" w:cs="Arial"/>
          <w:sz w:val="22"/>
        </w:rPr>
        <w:t>99</w:t>
      </w:r>
      <w:r w:rsidRPr="00795949">
        <w:rPr>
          <w:rFonts w:ascii="Arial" w:eastAsia="굴림" w:hAnsi="Arial" w:cs="Arial"/>
          <w:sz w:val="22"/>
        </w:rPr>
        <w:t>~Bb</w:t>
      </w:r>
      <w:r w:rsidR="00811BCA" w:rsidRPr="00795949">
        <w:rPr>
          <w:rFonts w:ascii="Arial" w:eastAsia="굴림" w:hAnsi="Arial" w:cs="Arial"/>
          <w:sz w:val="22"/>
        </w:rPr>
        <w:t>103</w:t>
      </w:r>
      <w:r w:rsidRPr="00795949">
        <w:rPr>
          <w:rFonts w:ascii="Arial" w:eastAsia="굴림" w:hAnsi="Arial" w:cs="Arial"/>
          <w:sz w:val="22"/>
        </w:rPr>
        <w:t xml:space="preserve"> unfolding</w:t>
      </w:r>
    </w:p>
    <w:p w14:paraId="7978548B" w14:textId="77777777" w:rsidR="00DD62FB" w:rsidRPr="00795949" w:rsidRDefault="00DD62FB" w:rsidP="005D5299">
      <w:pPr>
        <w:wordWrap/>
        <w:spacing w:line="360" w:lineRule="auto"/>
        <w:rPr>
          <w:rFonts w:ascii="Arial" w:eastAsia="굴림" w:hAnsi="Arial" w:cs="Arial"/>
          <w:b/>
          <w:sz w:val="22"/>
        </w:rPr>
      </w:pPr>
    </w:p>
    <w:p w14:paraId="18504705" w14:textId="77777777" w:rsidR="005D5299" w:rsidRPr="00795949" w:rsidRDefault="005D5299" w:rsidP="001E6502">
      <w:pPr>
        <w:wordWrap/>
        <w:spacing w:line="360" w:lineRule="auto"/>
        <w:rPr>
          <w:rFonts w:ascii="Arial" w:eastAsia="굴림" w:hAnsi="Arial" w:cs="Arial"/>
          <w:b/>
          <w:sz w:val="22"/>
        </w:rPr>
      </w:pPr>
      <w:r w:rsidRPr="00795949">
        <w:rPr>
          <w:rFonts w:ascii="Arial" w:eastAsia="굴림" w:hAnsi="Arial" w:cs="Arial"/>
          <w:b/>
          <w:sz w:val="22"/>
        </w:rPr>
        <w:lastRenderedPageBreak/>
        <w:t>&lt; Bb0</w:t>
      </w:r>
      <w:r w:rsidR="00811BCA" w:rsidRPr="00795949">
        <w:rPr>
          <w:rFonts w:ascii="Arial" w:eastAsia="굴림" w:hAnsi="Arial" w:cs="Arial"/>
          <w:b/>
          <w:sz w:val="22"/>
        </w:rPr>
        <w:t>99~Bb103</w:t>
      </w:r>
      <w:r w:rsidRPr="00795949">
        <w:rPr>
          <w:rFonts w:ascii="Arial" w:eastAsia="굴림" w:hAnsi="Arial" w:cs="Arial"/>
          <w:b/>
          <w:sz w:val="22"/>
        </w:rPr>
        <w:t>. Unfolding bracket questions &gt;</w:t>
      </w:r>
    </w:p>
    <w:p w14:paraId="5AC13B4B" w14:textId="77777777" w:rsidR="00C945D2" w:rsidRPr="00795949" w:rsidRDefault="00811BCA" w:rsidP="001E6502">
      <w:pPr>
        <w:wordWrap/>
        <w:spacing w:line="360" w:lineRule="auto"/>
        <w:rPr>
          <w:rFonts w:ascii="Arial" w:eastAsia="굴림" w:hAnsi="Arial" w:cs="Arial"/>
          <w:sz w:val="22"/>
        </w:rPr>
      </w:pPr>
      <w:r w:rsidRPr="00795949">
        <w:rPr>
          <w:rFonts w:ascii="Arial" w:eastAsia="굴림" w:hAnsi="Arial" w:cs="Arial"/>
          <w:sz w:val="22"/>
        </w:rPr>
        <w:t>[IWER: Go back to Bb098</w:t>
      </w:r>
      <w:r w:rsidR="00C945D2" w:rsidRPr="00795949">
        <w:rPr>
          <w:rFonts w:ascii="Arial" w:eastAsia="굴림" w:hAnsi="Arial" w:cs="Arial"/>
          <w:sz w:val="22"/>
        </w:rPr>
        <w:t xml:space="preserve"> and record if R answers the amount during the interview.]</w:t>
      </w:r>
    </w:p>
    <w:p w14:paraId="420C9A17" w14:textId="092E0DA0" w:rsidR="005D5299" w:rsidRPr="00795949" w:rsidRDefault="00811BCA" w:rsidP="001E6502">
      <w:pPr>
        <w:spacing w:line="360" w:lineRule="auto"/>
        <w:rPr>
          <w:rFonts w:ascii="Arial" w:hAnsi="Arial" w:cs="Arial"/>
          <w:sz w:val="22"/>
        </w:rPr>
      </w:pPr>
      <w:r w:rsidRPr="00795949">
        <w:rPr>
          <w:rFonts w:ascii="Arial" w:eastAsia="굴림" w:hAnsi="Arial" w:cs="Arial"/>
          <w:sz w:val="22"/>
        </w:rPr>
        <w:t>Bb099</w:t>
      </w:r>
      <w:r w:rsidR="005D5299" w:rsidRPr="00795949">
        <w:rPr>
          <w:rFonts w:ascii="Arial" w:eastAsia="굴림" w:hAnsi="Arial" w:cs="Arial"/>
          <w:sz w:val="22"/>
        </w:rPr>
        <w:t>. Did it amount to less than, about equal to or more than 10 MW (10,000 Korean won)</w:t>
      </w:r>
      <w:r w:rsidR="00541C3D" w:rsidRPr="00795949">
        <w:rPr>
          <w:rFonts w:ascii="Arial" w:eastAsia="굴림" w:hAnsi="Arial" w:cs="Arial"/>
          <w:sz w:val="22"/>
        </w:rPr>
        <w:t xml:space="preserve"> in the last calendar year (</w:t>
      </w:r>
      <w:del w:id="557" w:author="Keis" w:date="2024-09-06T10:18:00Z">
        <w:r w:rsidR="007652C3" w:rsidRPr="00DB459F" w:rsidDel="009F27DD">
          <w:rPr>
            <w:rFonts w:ascii="Arial" w:eastAsia="굴림" w:hAnsi="Arial" w:cs="Arial" w:hint="eastAsia"/>
            <w:color w:val="FF0000"/>
            <w:sz w:val="22"/>
          </w:rPr>
          <w:delText>2019</w:delText>
        </w:r>
      </w:del>
      <w:ins w:id="558"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78804922" w14:textId="77777777" w:rsidR="005D5299" w:rsidRPr="00795949" w:rsidRDefault="005D5299" w:rsidP="002D0E30">
      <w:pPr>
        <w:pStyle w:val="a6"/>
        <w:numPr>
          <w:ilvl w:val="0"/>
          <w:numId w:val="182"/>
        </w:numPr>
        <w:wordWrap/>
        <w:spacing w:line="360" w:lineRule="auto"/>
        <w:ind w:leftChars="0"/>
        <w:rPr>
          <w:rFonts w:ascii="Arial" w:eastAsia="굴림" w:hAnsi="Arial" w:cs="Arial"/>
          <w:sz w:val="22"/>
        </w:rPr>
      </w:pPr>
      <w:r w:rsidRPr="00795949">
        <w:rPr>
          <w:rFonts w:ascii="Arial" w:eastAsia="굴림" w:hAnsi="Arial" w:cs="Arial"/>
          <w:sz w:val="22"/>
        </w:rPr>
        <w:t>Less than 10 MW</w:t>
      </w:r>
    </w:p>
    <w:p w14:paraId="6C8282F4" w14:textId="77777777" w:rsidR="005D5299" w:rsidRPr="00795949" w:rsidRDefault="005D5299" w:rsidP="00F14BA4">
      <w:pPr>
        <w:pStyle w:val="a6"/>
        <w:numPr>
          <w:ilvl w:val="0"/>
          <w:numId w:val="1052"/>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65E6B02B" w14:textId="77777777" w:rsidR="005D5299" w:rsidRPr="00795949" w:rsidRDefault="00C945D2"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 MW</w:t>
      </w:r>
    </w:p>
    <w:p w14:paraId="5E014041" w14:textId="77777777" w:rsidR="005D5299" w:rsidRPr="00795949" w:rsidRDefault="005D5299" w:rsidP="001E6502">
      <w:pPr>
        <w:wordWrap/>
        <w:spacing w:line="360" w:lineRule="auto"/>
        <w:rPr>
          <w:rFonts w:ascii="Arial" w:eastAsia="굴림" w:hAnsi="Arial" w:cs="Arial"/>
          <w:sz w:val="22"/>
        </w:rPr>
      </w:pPr>
    </w:p>
    <w:p w14:paraId="710AE742" w14:textId="46CD55D1" w:rsidR="005D5299" w:rsidRPr="00795949" w:rsidRDefault="00811BCA" w:rsidP="001E6502">
      <w:pPr>
        <w:spacing w:line="360" w:lineRule="auto"/>
        <w:rPr>
          <w:rFonts w:ascii="Arial" w:hAnsi="Arial" w:cs="Arial"/>
          <w:sz w:val="22"/>
        </w:rPr>
      </w:pPr>
      <w:r w:rsidRPr="00795949">
        <w:rPr>
          <w:rFonts w:ascii="Arial" w:eastAsia="굴림" w:hAnsi="Arial" w:cs="Arial"/>
          <w:sz w:val="22"/>
        </w:rPr>
        <w:t>Bb100</w:t>
      </w:r>
      <w:r w:rsidR="005D5299" w:rsidRPr="00795949">
        <w:rPr>
          <w:rFonts w:ascii="Arial" w:eastAsia="굴림" w:hAnsi="Arial" w:cs="Arial"/>
          <w:sz w:val="22"/>
        </w:rPr>
        <w:t>. Did it amount to less than, about equal to or more than 30 MW (10,000 Korean won)</w:t>
      </w:r>
      <w:r w:rsidR="00541C3D" w:rsidRPr="00795949">
        <w:rPr>
          <w:rFonts w:ascii="Arial" w:eastAsia="굴림" w:hAnsi="Arial" w:cs="Arial"/>
          <w:sz w:val="22"/>
        </w:rPr>
        <w:t xml:space="preserve"> in the last calendar year (</w:t>
      </w:r>
      <w:del w:id="559" w:author="Keis" w:date="2024-09-06T10:18:00Z">
        <w:r w:rsidR="007652C3" w:rsidRPr="00DB459F" w:rsidDel="009F27DD">
          <w:rPr>
            <w:rFonts w:ascii="Arial" w:eastAsia="굴림" w:hAnsi="Arial" w:cs="Arial" w:hint="eastAsia"/>
            <w:color w:val="FF0000"/>
            <w:sz w:val="22"/>
          </w:rPr>
          <w:delText>2019</w:delText>
        </w:r>
      </w:del>
      <w:ins w:id="560"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4A56D386" w14:textId="77777777" w:rsidR="005D5299" w:rsidRPr="00795949" w:rsidRDefault="005D5299" w:rsidP="002D0E30">
      <w:pPr>
        <w:pStyle w:val="a6"/>
        <w:numPr>
          <w:ilvl w:val="0"/>
          <w:numId w:val="183"/>
        </w:numPr>
        <w:wordWrap/>
        <w:spacing w:line="360" w:lineRule="auto"/>
        <w:ind w:leftChars="0"/>
        <w:rPr>
          <w:rFonts w:ascii="Arial" w:eastAsia="굴림" w:hAnsi="Arial" w:cs="Arial"/>
          <w:sz w:val="22"/>
        </w:rPr>
      </w:pPr>
      <w:r w:rsidRPr="00795949">
        <w:rPr>
          <w:rFonts w:ascii="Arial" w:eastAsia="굴림" w:hAnsi="Arial" w:cs="Arial"/>
          <w:sz w:val="22"/>
        </w:rPr>
        <w:t>Less than 30 MW</w:t>
      </w:r>
    </w:p>
    <w:p w14:paraId="7FFDA1F4" w14:textId="77777777" w:rsidR="005D5299" w:rsidRPr="00795949" w:rsidRDefault="005D5299" w:rsidP="00F14BA4">
      <w:pPr>
        <w:pStyle w:val="a6"/>
        <w:numPr>
          <w:ilvl w:val="0"/>
          <w:numId w:val="1053"/>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403B0B85" w14:textId="77777777" w:rsidR="005D5299" w:rsidRPr="00795949" w:rsidRDefault="00C945D2"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 MW</w:t>
      </w:r>
    </w:p>
    <w:p w14:paraId="3435CD27" w14:textId="77777777" w:rsidR="005D5299" w:rsidRPr="00795949" w:rsidRDefault="005D5299" w:rsidP="001E6502">
      <w:pPr>
        <w:wordWrap/>
        <w:spacing w:line="360" w:lineRule="auto"/>
        <w:rPr>
          <w:rFonts w:ascii="Arial" w:eastAsia="굴림" w:hAnsi="Arial" w:cs="Arial"/>
          <w:sz w:val="22"/>
        </w:rPr>
      </w:pPr>
    </w:p>
    <w:p w14:paraId="0F0C10DC" w14:textId="4E621096" w:rsidR="005D5299" w:rsidRPr="00795949" w:rsidRDefault="00811BCA" w:rsidP="001E6502">
      <w:pPr>
        <w:spacing w:line="360" w:lineRule="auto"/>
        <w:rPr>
          <w:rFonts w:ascii="Arial" w:hAnsi="Arial" w:cs="Arial"/>
          <w:sz w:val="22"/>
        </w:rPr>
      </w:pPr>
      <w:r w:rsidRPr="00795949">
        <w:rPr>
          <w:rFonts w:ascii="Arial" w:eastAsia="굴림" w:hAnsi="Arial" w:cs="Arial"/>
          <w:sz w:val="22"/>
        </w:rPr>
        <w:t>Bb101</w:t>
      </w:r>
      <w:r w:rsidR="005D5299" w:rsidRPr="00795949">
        <w:rPr>
          <w:rFonts w:ascii="Arial" w:eastAsia="굴림" w:hAnsi="Arial" w:cs="Arial"/>
          <w:sz w:val="22"/>
        </w:rPr>
        <w:t>. Did it amount to less than, about equal to or more than 50 MW (10,000 Korean won)</w:t>
      </w:r>
      <w:r w:rsidR="00541C3D" w:rsidRPr="00795949">
        <w:rPr>
          <w:rFonts w:ascii="Arial" w:eastAsia="굴림" w:hAnsi="Arial" w:cs="Arial"/>
          <w:sz w:val="22"/>
        </w:rPr>
        <w:t xml:space="preserve"> in the last calendar year (</w:t>
      </w:r>
      <w:del w:id="561" w:author="Keis" w:date="2024-09-06T10:18:00Z">
        <w:r w:rsidR="007652C3" w:rsidRPr="00DB459F" w:rsidDel="009F27DD">
          <w:rPr>
            <w:rFonts w:ascii="Arial" w:eastAsia="굴림" w:hAnsi="Arial" w:cs="Arial" w:hint="eastAsia"/>
            <w:color w:val="FF0000"/>
            <w:sz w:val="22"/>
          </w:rPr>
          <w:delText>2019</w:delText>
        </w:r>
      </w:del>
      <w:ins w:id="562"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5CEF8A88" w14:textId="77777777" w:rsidR="005D5299" w:rsidRPr="00795949" w:rsidRDefault="005D5299" w:rsidP="002D0E30">
      <w:pPr>
        <w:pStyle w:val="a6"/>
        <w:numPr>
          <w:ilvl w:val="0"/>
          <w:numId w:val="181"/>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6CA26F9A" w14:textId="77777777" w:rsidR="005D5299" w:rsidRPr="00795949" w:rsidRDefault="005D5299" w:rsidP="00F14BA4">
      <w:pPr>
        <w:pStyle w:val="a6"/>
        <w:numPr>
          <w:ilvl w:val="0"/>
          <w:numId w:val="1054"/>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2EA04BE0" w14:textId="77777777" w:rsidR="005D5299" w:rsidRPr="00795949" w:rsidRDefault="00C945D2"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 MW</w:t>
      </w:r>
    </w:p>
    <w:p w14:paraId="568B9DA0" w14:textId="77777777" w:rsidR="005D5299" w:rsidRPr="00795949" w:rsidRDefault="005D5299" w:rsidP="001E6502">
      <w:pPr>
        <w:wordWrap/>
        <w:spacing w:line="360" w:lineRule="auto"/>
        <w:rPr>
          <w:rFonts w:ascii="Arial" w:eastAsia="굴림" w:hAnsi="Arial" w:cs="Arial"/>
          <w:sz w:val="22"/>
        </w:rPr>
      </w:pPr>
    </w:p>
    <w:p w14:paraId="452AE761" w14:textId="23232648" w:rsidR="005D5299" w:rsidRPr="00795949" w:rsidRDefault="00811BCA" w:rsidP="001E6502">
      <w:pPr>
        <w:spacing w:line="360" w:lineRule="auto"/>
        <w:rPr>
          <w:rFonts w:ascii="Arial" w:hAnsi="Arial" w:cs="Arial"/>
          <w:sz w:val="22"/>
        </w:rPr>
      </w:pPr>
      <w:r w:rsidRPr="00795949">
        <w:rPr>
          <w:rFonts w:ascii="Arial" w:eastAsia="굴림" w:hAnsi="Arial" w:cs="Arial"/>
          <w:sz w:val="22"/>
        </w:rPr>
        <w:t>Bb102</w:t>
      </w:r>
      <w:r w:rsidR="005D5299" w:rsidRPr="00795949">
        <w:rPr>
          <w:rFonts w:ascii="Arial" w:eastAsia="굴림" w:hAnsi="Arial" w:cs="Arial"/>
          <w:sz w:val="22"/>
        </w:rPr>
        <w:t>. Did it amount to less than, about equal to or more than 100 MW (10,000 Korean won)</w:t>
      </w:r>
      <w:r w:rsidR="00541C3D" w:rsidRPr="00795949">
        <w:rPr>
          <w:rFonts w:ascii="Arial" w:eastAsia="굴림" w:hAnsi="Arial" w:cs="Arial"/>
          <w:sz w:val="22"/>
        </w:rPr>
        <w:t xml:space="preserve"> in the last calendar year (</w:t>
      </w:r>
      <w:del w:id="563" w:author="Keis" w:date="2024-09-06T10:18:00Z">
        <w:r w:rsidR="007652C3" w:rsidRPr="00DB459F" w:rsidDel="009F27DD">
          <w:rPr>
            <w:rFonts w:ascii="Arial" w:eastAsia="굴림" w:hAnsi="Arial" w:cs="Arial" w:hint="eastAsia"/>
            <w:color w:val="FF0000"/>
            <w:sz w:val="22"/>
          </w:rPr>
          <w:delText>2019</w:delText>
        </w:r>
      </w:del>
      <w:ins w:id="564"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19FB4F6E" w14:textId="77777777" w:rsidR="005D5299" w:rsidRPr="00795949" w:rsidRDefault="005D5299" w:rsidP="002D0E30">
      <w:pPr>
        <w:pStyle w:val="a6"/>
        <w:numPr>
          <w:ilvl w:val="0"/>
          <w:numId w:val="180"/>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5922E49C" w14:textId="77777777" w:rsidR="005D5299" w:rsidRPr="00795949" w:rsidRDefault="005D5299" w:rsidP="00F14BA4">
      <w:pPr>
        <w:pStyle w:val="a6"/>
        <w:numPr>
          <w:ilvl w:val="0"/>
          <w:numId w:val="1055"/>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2AA9109C" w14:textId="77777777" w:rsidR="005D5299" w:rsidRPr="00795949" w:rsidRDefault="00C945D2"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32EF05A4" w14:textId="77777777" w:rsidR="001E6502" w:rsidRPr="00795949" w:rsidRDefault="001E6502">
      <w:pPr>
        <w:widowControl/>
        <w:wordWrap/>
        <w:autoSpaceDE/>
        <w:autoSpaceDN/>
        <w:jc w:val="left"/>
        <w:rPr>
          <w:rFonts w:ascii="Arial" w:eastAsia="굴림" w:hAnsi="Arial" w:cs="Arial"/>
          <w:sz w:val="22"/>
        </w:rPr>
      </w:pPr>
    </w:p>
    <w:p w14:paraId="16B83DAC" w14:textId="16805F31" w:rsidR="005D5299" w:rsidRPr="00795949" w:rsidRDefault="00811BCA" w:rsidP="001E6502">
      <w:pPr>
        <w:spacing w:line="360" w:lineRule="auto"/>
        <w:rPr>
          <w:rFonts w:ascii="Arial" w:hAnsi="Arial" w:cs="Arial"/>
          <w:sz w:val="22"/>
        </w:rPr>
      </w:pPr>
      <w:r w:rsidRPr="00795949">
        <w:rPr>
          <w:rFonts w:ascii="Arial" w:eastAsia="굴림" w:hAnsi="Arial" w:cs="Arial"/>
          <w:sz w:val="22"/>
        </w:rPr>
        <w:t>Bb103</w:t>
      </w:r>
      <w:r w:rsidR="005D5299" w:rsidRPr="00795949">
        <w:rPr>
          <w:rFonts w:ascii="Arial" w:eastAsia="굴림" w:hAnsi="Arial" w:cs="Arial"/>
          <w:sz w:val="22"/>
        </w:rPr>
        <w:t>. Did it amount to less than, about equal to or more than 200 MW (10,000 Korean won)</w:t>
      </w:r>
      <w:r w:rsidR="00541C3D" w:rsidRPr="00795949">
        <w:rPr>
          <w:rFonts w:ascii="Arial" w:eastAsia="굴림" w:hAnsi="Arial" w:cs="Arial"/>
          <w:sz w:val="22"/>
        </w:rPr>
        <w:t xml:space="preserve"> in the last calendar year (</w:t>
      </w:r>
      <w:del w:id="565" w:author="Keis" w:date="2024-09-06T10:18:00Z">
        <w:r w:rsidR="007652C3" w:rsidRPr="00DB459F" w:rsidDel="009F27DD">
          <w:rPr>
            <w:rFonts w:ascii="Arial" w:eastAsia="굴림" w:hAnsi="Arial" w:cs="Arial" w:hint="eastAsia"/>
            <w:color w:val="FF0000"/>
            <w:sz w:val="22"/>
          </w:rPr>
          <w:delText>2019</w:delText>
        </w:r>
      </w:del>
      <w:ins w:id="566" w:author="Keis" w:date="2024-09-06T10:18:00Z">
        <w:r w:rsidR="009F27DD" w:rsidRPr="009F27DD">
          <w:rPr>
            <w:rFonts w:ascii="Arial" w:eastAsia="굴림" w:hAnsi="Arial" w:cs="Arial" w:hint="eastAsia"/>
            <w:color w:val="00B050"/>
            <w:sz w:val="22"/>
          </w:rPr>
          <w:t>2021</w:t>
        </w:r>
      </w:ins>
      <w:r w:rsidR="00541C3D" w:rsidRPr="00795949">
        <w:rPr>
          <w:rFonts w:ascii="Arial" w:eastAsia="굴림" w:hAnsi="Arial" w:cs="Arial"/>
          <w:sz w:val="22"/>
        </w:rPr>
        <w:t>)</w:t>
      </w:r>
      <w:r w:rsidR="005D5299" w:rsidRPr="00795949">
        <w:rPr>
          <w:rFonts w:ascii="Arial" w:eastAsia="굴림" w:hAnsi="Arial" w:cs="Arial"/>
          <w:sz w:val="22"/>
        </w:rPr>
        <w:t>?</w:t>
      </w:r>
    </w:p>
    <w:p w14:paraId="3522A1D6" w14:textId="77777777" w:rsidR="005D5299" w:rsidRPr="00795949" w:rsidRDefault="005D5299" w:rsidP="002D0E30">
      <w:pPr>
        <w:pStyle w:val="a6"/>
        <w:numPr>
          <w:ilvl w:val="0"/>
          <w:numId w:val="179"/>
        </w:numPr>
        <w:wordWrap/>
        <w:spacing w:line="360" w:lineRule="auto"/>
        <w:ind w:leftChars="0"/>
        <w:rPr>
          <w:rFonts w:ascii="Arial" w:eastAsia="굴림" w:hAnsi="Arial" w:cs="Arial"/>
          <w:sz w:val="22"/>
        </w:rPr>
      </w:pPr>
      <w:r w:rsidRPr="00795949">
        <w:rPr>
          <w:rFonts w:ascii="Arial" w:eastAsia="굴림" w:hAnsi="Arial" w:cs="Arial"/>
          <w:sz w:val="22"/>
        </w:rPr>
        <w:t>Less than 200 MW</w:t>
      </w:r>
    </w:p>
    <w:p w14:paraId="0CA76AFB" w14:textId="77777777" w:rsidR="005D5299" w:rsidRPr="00795949" w:rsidRDefault="005D5299" w:rsidP="00F14BA4">
      <w:pPr>
        <w:pStyle w:val="a6"/>
        <w:numPr>
          <w:ilvl w:val="0"/>
          <w:numId w:val="1056"/>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0DBFE9AA" w14:textId="77777777" w:rsidR="005D5299" w:rsidRPr="00795949" w:rsidRDefault="00C945D2" w:rsidP="001E650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 MW</w:t>
      </w:r>
    </w:p>
    <w:p w14:paraId="1673E75E" w14:textId="77777777" w:rsidR="005D5299" w:rsidRPr="00795949" w:rsidRDefault="005D5299" w:rsidP="001E6502">
      <w:pPr>
        <w:wordWrap/>
        <w:spacing w:line="360" w:lineRule="auto"/>
        <w:rPr>
          <w:rFonts w:ascii="Arial" w:eastAsia="굴림" w:hAnsi="Arial" w:cs="Arial"/>
          <w:sz w:val="22"/>
        </w:rPr>
      </w:pPr>
    </w:p>
    <w:p w14:paraId="777FB4FF" w14:textId="77777777" w:rsidR="00020A3B" w:rsidRPr="00795949" w:rsidRDefault="00020A3B" w:rsidP="00020A3B">
      <w:pPr>
        <w:wordWrap/>
        <w:spacing w:line="276" w:lineRule="auto"/>
        <w:rPr>
          <w:rFonts w:ascii="Arial" w:eastAsia="굴림" w:hAnsi="Arial" w:cs="Arial"/>
          <w:b/>
          <w:sz w:val="22"/>
        </w:rPr>
      </w:pPr>
      <w:r w:rsidRPr="00795949">
        <w:rPr>
          <w:rFonts w:ascii="Arial" w:eastAsia="굴림" w:hAnsi="Arial" w:cs="Arial"/>
          <w:b/>
          <w:sz w:val="22"/>
        </w:rPr>
        <w:t>Logic</w:t>
      </w:r>
    </w:p>
    <w:p w14:paraId="794F8F26" w14:textId="77777777" w:rsidR="00020A3B" w:rsidRPr="001D19F6" w:rsidRDefault="00020A3B" w:rsidP="002D0E30">
      <w:pPr>
        <w:pStyle w:val="a6"/>
        <w:numPr>
          <w:ilvl w:val="0"/>
          <w:numId w:val="78"/>
        </w:numPr>
        <w:wordWrap/>
        <w:spacing w:line="276" w:lineRule="auto"/>
        <w:ind w:leftChars="0"/>
        <w:rPr>
          <w:rFonts w:ascii="Arial" w:eastAsia="굴림" w:hAnsi="Arial" w:cs="Arial"/>
          <w:b/>
          <w:sz w:val="22"/>
        </w:rPr>
      </w:pPr>
      <w:r w:rsidRPr="001D19F6">
        <w:rPr>
          <w:rFonts w:ascii="Arial" w:eastAsia="굴림" w:hAnsi="Arial" w:cs="Arial"/>
          <w:b/>
          <w:sz w:val="22"/>
        </w:rPr>
        <w:t>If Bb104</w:t>
      </w:r>
      <w:r w:rsidR="00245F05" w:rsidRPr="001D19F6">
        <w:rPr>
          <w:rFonts w:ascii="Arial" w:eastAsia="굴림" w:hAnsi="Arial" w:cs="Arial"/>
          <w:b/>
          <w:sz w:val="22"/>
        </w:rPr>
        <w:t xml:space="preserve"> </w:t>
      </w:r>
      <w:r w:rsidR="007652C3" w:rsidRPr="00DC741E">
        <w:rPr>
          <w:rFonts w:ascii="Arial" w:eastAsia="굴림" w:hAnsi="Arial" w:cs="Arial"/>
          <w:b/>
          <w:sz w:val="22"/>
          <w:rPrChange w:id="567" w:author="Keis" w:date="2024-09-06T17:26:00Z">
            <w:rPr>
              <w:rFonts w:ascii="Arial" w:eastAsia="굴림" w:hAnsi="Arial" w:cs="Arial"/>
              <w:b/>
              <w:color w:val="FF0000"/>
              <w:sz w:val="22"/>
            </w:rPr>
          </w:rPrChange>
        </w:rPr>
        <w:t>&lt;</w:t>
      </w:r>
      <w:r w:rsidR="00245F05" w:rsidRPr="00DC741E">
        <w:rPr>
          <w:rFonts w:ascii="Arial" w:eastAsia="굴림" w:hAnsi="Arial" w:cs="Arial"/>
          <w:b/>
          <w:sz w:val="22"/>
          <w:rPrChange w:id="568" w:author="Keis" w:date="2024-09-06T17:26:00Z">
            <w:rPr>
              <w:rFonts w:ascii="Arial" w:eastAsia="굴림" w:hAnsi="Arial" w:cs="Arial"/>
              <w:b/>
              <w:color w:val="FF0000"/>
              <w:sz w:val="22"/>
            </w:rPr>
          </w:rPrChange>
        </w:rPr>
        <w:t>=</w:t>
      </w:r>
      <w:r w:rsidRPr="00DC741E">
        <w:rPr>
          <w:rFonts w:ascii="Arial" w:eastAsia="굴림" w:hAnsi="Arial" w:cs="Arial"/>
          <w:b/>
          <w:sz w:val="22"/>
        </w:rPr>
        <w:t xml:space="preserve"> </w:t>
      </w:r>
      <w:r w:rsidR="00712B31" w:rsidRPr="00DC741E">
        <w:rPr>
          <w:rFonts w:ascii="Arial" w:eastAsia="굴림" w:hAnsi="Arial" w:cs="Arial"/>
          <w:b/>
          <w:sz w:val="22"/>
        </w:rPr>
        <w:t>(</w:t>
      </w:r>
      <w:r w:rsidRPr="00DC741E">
        <w:rPr>
          <w:rFonts w:ascii="Arial" w:eastAsia="굴림" w:hAnsi="Arial" w:cs="Arial"/>
          <w:b/>
          <w:sz w:val="22"/>
        </w:rPr>
        <w:t xml:space="preserve">12 </w:t>
      </w:r>
      <w:r w:rsidRPr="001D19F6">
        <w:rPr>
          <w:rFonts w:ascii="Arial" w:eastAsia="굴림" w:hAnsi="Arial" w:cs="Arial"/>
          <w:b/>
          <w:sz w:val="22"/>
        </w:rPr>
        <w:t>– Bb009), do hard checking.</w:t>
      </w:r>
    </w:p>
    <w:p w14:paraId="7C339006" w14:textId="77777777" w:rsidR="00020A3B" w:rsidRPr="00795949" w:rsidRDefault="00020A3B" w:rsidP="001E6502">
      <w:pPr>
        <w:wordWrap/>
        <w:spacing w:line="360" w:lineRule="auto"/>
        <w:rPr>
          <w:rFonts w:ascii="Arial" w:eastAsia="굴림" w:hAnsi="Arial" w:cs="Arial"/>
          <w:sz w:val="22"/>
        </w:rPr>
      </w:pPr>
    </w:p>
    <w:p w14:paraId="612933AF" w14:textId="55D095C5" w:rsidR="008056AE" w:rsidRPr="00795949" w:rsidRDefault="00811BCA" w:rsidP="001E6502">
      <w:pPr>
        <w:wordWrap/>
        <w:spacing w:line="360" w:lineRule="auto"/>
        <w:rPr>
          <w:rFonts w:ascii="Arial" w:eastAsia="굴림" w:hAnsi="Arial" w:cs="Arial"/>
          <w:sz w:val="22"/>
        </w:rPr>
      </w:pPr>
      <w:r w:rsidRPr="00795949">
        <w:rPr>
          <w:rFonts w:ascii="Arial" w:eastAsia="굴림" w:hAnsi="Arial" w:cs="Arial"/>
          <w:sz w:val="22"/>
        </w:rPr>
        <w:t>Bb104</w:t>
      </w:r>
      <w:r w:rsidR="005D5299" w:rsidRPr="00795949">
        <w:rPr>
          <w:rFonts w:ascii="Arial" w:eastAsia="굴림" w:hAnsi="Arial" w:cs="Arial"/>
          <w:sz w:val="22"/>
        </w:rPr>
        <w:t xml:space="preserve">. </w:t>
      </w:r>
      <w:r w:rsidR="007A48AF" w:rsidRPr="00795949">
        <w:rPr>
          <w:rFonts w:ascii="Arial" w:eastAsia="굴림" w:hAnsi="Arial" w:cs="Arial"/>
          <w:kern w:val="0"/>
          <w:sz w:val="22"/>
        </w:rPr>
        <w:t xml:space="preserve">[Not live </w:t>
      </w:r>
      <w:proofErr w:type="spellStart"/>
      <w:r w:rsidR="007A48AF" w:rsidRPr="00795949">
        <w:rPr>
          <w:rFonts w:ascii="Arial" w:eastAsia="굴림" w:hAnsi="Arial" w:cs="Arial"/>
          <w:kern w:val="0"/>
          <w:sz w:val="22"/>
        </w:rPr>
        <w:t>together_Offer</w:t>
      </w:r>
      <w:proofErr w:type="spellEnd"/>
      <w:r w:rsidR="007A48AF" w:rsidRPr="00795949">
        <w:rPr>
          <w:rFonts w:ascii="Arial" w:eastAsia="굴림" w:hAnsi="Arial" w:cs="Arial"/>
          <w:kern w:val="0"/>
          <w:sz w:val="22"/>
        </w:rPr>
        <w:t xml:space="preserve"> of regular financial support] How many </w:t>
      </w:r>
      <w:r w:rsidR="005D5299" w:rsidRPr="00795949">
        <w:rPr>
          <w:rFonts w:ascii="Arial" w:eastAsia="굴림" w:hAnsi="Arial" w:cs="Arial"/>
          <w:sz w:val="22"/>
        </w:rPr>
        <w:t xml:space="preserve">months did you give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 xml:space="preserve">to your father </w:t>
      </w:r>
      <w:r w:rsidR="008F3DB2" w:rsidRPr="00795949">
        <w:rPr>
          <w:rFonts w:ascii="Arial" w:eastAsia="굴림" w:hAnsi="Arial" w:cs="Arial"/>
          <w:sz w:val="22"/>
        </w:rPr>
        <w:t xml:space="preserve">in the last </w:t>
      </w:r>
      <w:r w:rsidR="005D5299" w:rsidRPr="00795949">
        <w:rPr>
          <w:rFonts w:ascii="Arial" w:eastAsia="굴림" w:hAnsi="Arial" w:cs="Arial"/>
          <w:sz w:val="22"/>
        </w:rPr>
        <w:t xml:space="preserve">calendar </w:t>
      </w:r>
      <w:r w:rsidR="0020531B" w:rsidRPr="00795949">
        <w:rPr>
          <w:rFonts w:ascii="Arial" w:eastAsia="굴림" w:hAnsi="Arial" w:cs="Arial"/>
          <w:sz w:val="22"/>
        </w:rPr>
        <w:t>year (</w:t>
      </w:r>
      <w:del w:id="569" w:author="Keis" w:date="2024-09-06T10:18:00Z">
        <w:r w:rsidR="007652C3" w:rsidRPr="00DB459F" w:rsidDel="009F27DD">
          <w:rPr>
            <w:rFonts w:ascii="Arial" w:eastAsia="굴림" w:hAnsi="Arial" w:cs="Arial" w:hint="eastAsia"/>
            <w:color w:val="FF0000"/>
            <w:sz w:val="22"/>
          </w:rPr>
          <w:delText>2019</w:delText>
        </w:r>
      </w:del>
      <w:ins w:id="570" w:author="Keis" w:date="2024-09-06T10:18:00Z">
        <w:r w:rsidR="009F27DD" w:rsidRPr="009F27DD">
          <w:rPr>
            <w:rFonts w:ascii="Arial" w:eastAsia="굴림" w:hAnsi="Arial" w:cs="Arial" w:hint="eastAsia"/>
            <w:color w:val="00B050"/>
            <w:sz w:val="22"/>
          </w:rPr>
          <w:t>2021</w:t>
        </w:r>
      </w:ins>
      <w:r w:rsidR="0020531B" w:rsidRPr="00795949">
        <w:rPr>
          <w:rFonts w:ascii="Arial" w:eastAsia="굴림" w:hAnsi="Arial" w:cs="Arial"/>
          <w:sz w:val="22"/>
        </w:rPr>
        <w:t>)</w:t>
      </w:r>
      <w:r w:rsidR="005D5299" w:rsidRPr="00795949">
        <w:rPr>
          <w:rFonts w:ascii="Arial" w:eastAsia="굴림" w:hAnsi="Arial" w:cs="Arial"/>
          <w:sz w:val="22"/>
        </w:rPr>
        <w:t xml:space="preserve">? </w:t>
      </w:r>
    </w:p>
    <w:p w14:paraId="04B0A402" w14:textId="3E0E7E88" w:rsidR="007A48AF" w:rsidRPr="00795949" w:rsidRDefault="007A48AF" w:rsidP="007A48AF">
      <w:pPr>
        <w:wordWrap/>
        <w:spacing w:line="360" w:lineRule="auto"/>
        <w:rPr>
          <w:rFonts w:ascii="Arial" w:eastAsia="굴림" w:hAnsi="Arial" w:cs="Arial"/>
          <w:sz w:val="22"/>
        </w:rPr>
      </w:pPr>
      <w:r w:rsidRPr="00795949">
        <w:rPr>
          <w:rFonts w:ascii="Arial" w:eastAsia="굴림" w:hAnsi="Arial" w:cs="Arial"/>
          <w:sz w:val="22"/>
        </w:rPr>
        <w:lastRenderedPageBreak/>
        <w:t xml:space="preserve">[IWER: If you alternated between co-residing and not co-residing in </w:t>
      </w:r>
      <w:del w:id="571" w:author="Keis" w:date="2024-09-06T10:18:00Z">
        <w:r w:rsidR="007652C3" w:rsidRPr="00DB459F" w:rsidDel="009F27DD">
          <w:rPr>
            <w:rFonts w:ascii="Arial" w:eastAsia="굴림" w:hAnsi="Arial" w:cs="Arial" w:hint="eastAsia"/>
            <w:color w:val="FF0000"/>
            <w:sz w:val="22"/>
          </w:rPr>
          <w:delText>2019</w:delText>
        </w:r>
      </w:del>
      <w:ins w:id="572"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please consider only the financial support you </w:t>
      </w:r>
      <w:r w:rsidR="00020A3B" w:rsidRPr="00795949">
        <w:rPr>
          <w:rFonts w:ascii="Arial" w:eastAsia="굴림" w:hAnsi="Arial" w:cs="Arial"/>
          <w:sz w:val="22"/>
        </w:rPr>
        <w:t xml:space="preserve">gave </w:t>
      </w:r>
      <w:r w:rsidRPr="00795949">
        <w:rPr>
          <w:rFonts w:ascii="Arial" w:eastAsia="굴림" w:hAnsi="Arial" w:cs="Arial"/>
          <w:sz w:val="22"/>
        </w:rPr>
        <w:t xml:space="preserve">while you did not live together] </w:t>
      </w:r>
    </w:p>
    <w:p w14:paraId="079095A1" w14:textId="77777777" w:rsidR="00C15198" w:rsidRPr="00795949" w:rsidRDefault="00C15198" w:rsidP="00C15198">
      <w:pPr>
        <w:wordWrap/>
        <w:spacing w:line="360" w:lineRule="auto"/>
        <w:rPr>
          <w:rFonts w:ascii="Arial" w:eastAsia="굴림" w:hAnsi="Arial" w:cs="Arial"/>
          <w:sz w:val="22"/>
        </w:rPr>
      </w:pPr>
      <w:r w:rsidRPr="00795949">
        <w:rPr>
          <w:rFonts w:ascii="Arial" w:eastAsia="굴림" w:hAnsi="Arial" w:cs="Arial"/>
          <w:kern w:val="0"/>
          <w:sz w:val="22"/>
        </w:rPr>
        <w:tab/>
        <w:t>_______________________________ months [Range:0~12]</w:t>
      </w:r>
    </w:p>
    <w:p w14:paraId="50C8FE1B" w14:textId="77777777" w:rsidR="005D5299" w:rsidRPr="00795949" w:rsidRDefault="005D5299" w:rsidP="005D5299">
      <w:pPr>
        <w:wordWrap/>
        <w:spacing w:line="360" w:lineRule="auto"/>
        <w:rPr>
          <w:rFonts w:ascii="Arial" w:eastAsia="굴림" w:hAnsi="Arial" w:cs="Arial"/>
          <w:sz w:val="22"/>
        </w:rPr>
      </w:pPr>
    </w:p>
    <w:p w14:paraId="49C929A0" w14:textId="4D190AB0" w:rsidR="00EE38DB" w:rsidRPr="00795949" w:rsidRDefault="005D5299" w:rsidP="00EE38DB">
      <w:pPr>
        <w:widowControl/>
        <w:wordWrap/>
        <w:autoSpaceDE/>
        <w:spacing w:line="360" w:lineRule="auto"/>
        <w:jc w:val="left"/>
        <w:rPr>
          <w:rFonts w:ascii="Arial" w:eastAsia="굴림" w:hAnsi="Arial" w:cs="Arial"/>
          <w:sz w:val="22"/>
        </w:rPr>
      </w:pPr>
      <w:r w:rsidRPr="00795949">
        <w:rPr>
          <w:rFonts w:ascii="Arial" w:eastAsia="굴림" w:hAnsi="Arial" w:cs="Arial"/>
          <w:sz w:val="22"/>
        </w:rPr>
        <w:t>Bb</w:t>
      </w:r>
      <w:r w:rsidR="00EE38DB" w:rsidRPr="00795949">
        <w:rPr>
          <w:rFonts w:ascii="Arial" w:eastAsia="굴림" w:hAnsi="Arial" w:cs="Arial"/>
          <w:sz w:val="22"/>
        </w:rPr>
        <w:t>105</w:t>
      </w:r>
      <w:r w:rsidRPr="00795949">
        <w:rPr>
          <w:rFonts w:ascii="Arial" w:eastAsia="굴림" w:hAnsi="Arial" w:cs="Arial"/>
          <w:sz w:val="22"/>
        </w:rPr>
        <w:t xml:space="preserve">. </w:t>
      </w:r>
      <w:r w:rsidR="00EE38DB" w:rsidRPr="00795949">
        <w:rPr>
          <w:rFonts w:ascii="Arial" w:eastAsia="굴림" w:hAnsi="Arial" w:cs="Arial"/>
          <w:kern w:val="0"/>
          <w:sz w:val="22"/>
        </w:rPr>
        <w:t xml:space="preserve">[Not live </w:t>
      </w:r>
      <w:proofErr w:type="spellStart"/>
      <w:r w:rsidR="00EE38DB" w:rsidRPr="00795949">
        <w:rPr>
          <w:rFonts w:ascii="Arial" w:eastAsia="굴림" w:hAnsi="Arial" w:cs="Arial"/>
          <w:kern w:val="0"/>
          <w:sz w:val="22"/>
        </w:rPr>
        <w:t>together_Offer</w:t>
      </w:r>
      <w:proofErr w:type="spellEnd"/>
      <w:r w:rsidR="00EE38DB" w:rsidRPr="00795949">
        <w:rPr>
          <w:rFonts w:ascii="Arial" w:eastAsia="굴림" w:hAnsi="Arial" w:cs="Arial"/>
          <w:kern w:val="0"/>
          <w:sz w:val="22"/>
        </w:rPr>
        <w:t xml:space="preserve"> of occasional financial support] </w:t>
      </w:r>
      <w:r w:rsidR="00EE38DB" w:rsidRPr="00795949">
        <w:rPr>
          <w:rFonts w:ascii="Arial" w:eastAsia="굴림" w:hAnsi="Arial" w:cs="Arial"/>
          <w:sz w:val="22"/>
        </w:rPr>
        <w:t>In the last calendar year (</w:t>
      </w:r>
      <w:del w:id="573" w:author="Keis" w:date="2024-09-06T10:18:00Z">
        <w:r w:rsidR="007652C3" w:rsidRPr="00DB459F" w:rsidDel="009F27DD">
          <w:rPr>
            <w:rFonts w:ascii="Arial" w:eastAsia="굴림" w:hAnsi="Arial" w:cs="Arial" w:hint="eastAsia"/>
            <w:color w:val="FF0000"/>
            <w:sz w:val="22"/>
          </w:rPr>
          <w:delText>2019</w:delText>
        </w:r>
      </w:del>
      <w:ins w:id="574" w:author="Keis" w:date="2024-09-06T10:18:00Z">
        <w:r w:rsidR="009F27DD" w:rsidRPr="009F27DD">
          <w:rPr>
            <w:rFonts w:ascii="Arial" w:eastAsia="굴림" w:hAnsi="Arial" w:cs="Arial" w:hint="eastAsia"/>
            <w:color w:val="00B050"/>
            <w:sz w:val="22"/>
          </w:rPr>
          <w:t>2021</w:t>
        </w:r>
      </w:ins>
      <w:r w:rsidR="00EE38DB" w:rsidRPr="00795949">
        <w:rPr>
          <w:rFonts w:ascii="Arial" w:eastAsia="굴림" w:hAnsi="Arial" w:cs="Arial"/>
          <w:sz w:val="22"/>
        </w:rPr>
        <w:t>), while living separately did you give to your father any occasional financial support such as pocket money, living expenses or medical expenses?</w:t>
      </w:r>
    </w:p>
    <w:p w14:paraId="454EB478" w14:textId="77777777" w:rsidR="00EE38DB" w:rsidRPr="00795949" w:rsidRDefault="00EE38DB" w:rsidP="00D12299">
      <w:pPr>
        <w:pStyle w:val="a6"/>
        <w:numPr>
          <w:ilvl w:val="0"/>
          <w:numId w:val="1207"/>
        </w:numPr>
        <w:tabs>
          <w:tab w:val="left" w:pos="4918"/>
        </w:tabs>
        <w:wordWrap/>
        <w:spacing w:line="360" w:lineRule="auto"/>
        <w:ind w:leftChars="0"/>
        <w:rPr>
          <w:rFonts w:ascii="Arial" w:eastAsia="굴림" w:hAnsi="Arial" w:cs="Arial"/>
          <w:kern w:val="0"/>
          <w:sz w:val="22"/>
        </w:rPr>
      </w:pPr>
      <w:r w:rsidRPr="00795949">
        <w:rPr>
          <w:rFonts w:ascii="Arial" w:eastAsia="굴림" w:hAnsi="Arial" w:cs="Arial"/>
          <w:sz w:val="22"/>
        </w:rPr>
        <w:t>Yes →Go to Bb106</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Bb112</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776E3529" w14:textId="77777777" w:rsidR="00EE38DB" w:rsidRPr="00795949" w:rsidRDefault="00EE38DB" w:rsidP="00EE38DB">
      <w:pPr>
        <w:tabs>
          <w:tab w:val="left" w:pos="4918"/>
        </w:tabs>
        <w:wordWrap/>
        <w:spacing w:line="360" w:lineRule="auto"/>
        <w:ind w:left="400"/>
        <w:rPr>
          <w:rFonts w:ascii="Arial" w:eastAsia="굴림" w:hAnsi="Arial" w:cs="Arial"/>
          <w:kern w:val="0"/>
          <w:sz w:val="22"/>
        </w:rPr>
      </w:pPr>
    </w:p>
    <w:p w14:paraId="59FA505E" w14:textId="54BBCF43" w:rsidR="00FC21EA" w:rsidRPr="00795949" w:rsidRDefault="00EE38DB" w:rsidP="00EE38DB">
      <w:pPr>
        <w:tabs>
          <w:tab w:val="left" w:pos="4918"/>
        </w:tabs>
        <w:wordWrap/>
        <w:spacing w:line="360" w:lineRule="auto"/>
        <w:rPr>
          <w:rFonts w:ascii="Arial" w:eastAsia="굴림" w:hAnsi="Arial" w:cs="Arial"/>
          <w:kern w:val="0"/>
          <w:sz w:val="22"/>
        </w:rPr>
      </w:pPr>
      <w:r w:rsidRPr="00795949">
        <w:rPr>
          <w:rFonts w:ascii="Arial" w:eastAsia="굴림" w:hAnsi="Arial" w:cs="Arial"/>
          <w:kern w:val="0"/>
          <w:sz w:val="22"/>
        </w:rPr>
        <w:t xml:space="preserve">Bb106. [Not live together_ Offer of occasional financial support] </w:t>
      </w:r>
      <w:r w:rsidR="00856C77" w:rsidRPr="00795949">
        <w:rPr>
          <w:rFonts w:ascii="Arial" w:eastAsia="굴림" w:hAnsi="Arial" w:cs="Arial"/>
          <w:sz w:val="22"/>
        </w:rPr>
        <w:t>W</w:t>
      </w:r>
      <w:r w:rsidR="005D5299" w:rsidRPr="00795949">
        <w:rPr>
          <w:rFonts w:ascii="Arial" w:eastAsia="굴림" w:hAnsi="Arial" w:cs="Arial"/>
          <w:sz w:val="22"/>
        </w:rPr>
        <w:t xml:space="preserve">hat was the total amount of occasional </w:t>
      </w:r>
      <w:r w:rsidR="00D93B3E" w:rsidRPr="00795949">
        <w:rPr>
          <w:rFonts w:ascii="Arial" w:eastAsia="굴림" w:hAnsi="Arial" w:cs="Arial"/>
          <w:sz w:val="22"/>
        </w:rPr>
        <w:t xml:space="preserve">financial support </w:t>
      </w:r>
      <w:r w:rsidR="005D5299" w:rsidRPr="00795949">
        <w:rPr>
          <w:rFonts w:ascii="Arial" w:eastAsia="굴림" w:hAnsi="Arial" w:cs="Arial"/>
          <w:sz w:val="22"/>
        </w:rPr>
        <w:t>given to your father</w:t>
      </w:r>
      <w:r w:rsidR="00856C77" w:rsidRPr="00795949">
        <w:rPr>
          <w:rFonts w:ascii="Arial" w:eastAsia="굴림" w:hAnsi="Arial" w:cs="Arial"/>
          <w:sz w:val="22"/>
        </w:rPr>
        <w:t xml:space="preserve"> in the last calendar year (</w:t>
      </w:r>
      <w:del w:id="575" w:author="Keis" w:date="2024-09-06T10:18:00Z">
        <w:r w:rsidR="007652C3" w:rsidRPr="00DB459F" w:rsidDel="009F27DD">
          <w:rPr>
            <w:rFonts w:ascii="Arial" w:eastAsia="굴림" w:hAnsi="Arial" w:cs="Arial" w:hint="eastAsia"/>
            <w:color w:val="FF0000"/>
            <w:sz w:val="22"/>
          </w:rPr>
          <w:delText>2019</w:delText>
        </w:r>
      </w:del>
      <w:ins w:id="576" w:author="Keis" w:date="2024-09-06T10:18:00Z">
        <w:r w:rsidR="009F27DD" w:rsidRPr="009F27DD">
          <w:rPr>
            <w:rFonts w:ascii="Arial" w:eastAsia="굴림" w:hAnsi="Arial" w:cs="Arial" w:hint="eastAsia"/>
            <w:color w:val="00B050"/>
            <w:sz w:val="22"/>
          </w:rPr>
          <w:t>2021</w:t>
        </w:r>
      </w:ins>
      <w:r w:rsidR="00856C77" w:rsidRPr="00795949">
        <w:rPr>
          <w:rFonts w:ascii="Arial" w:eastAsia="굴림" w:hAnsi="Arial" w:cs="Arial"/>
          <w:sz w:val="22"/>
        </w:rPr>
        <w:t xml:space="preserve">)? </w:t>
      </w:r>
    </w:p>
    <w:p w14:paraId="72EA0455" w14:textId="77777777" w:rsidR="004C35DD" w:rsidRPr="00795949" w:rsidRDefault="004C35DD" w:rsidP="004C35DD">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16B51715" w14:textId="77777777" w:rsidR="004C35DD" w:rsidRPr="00795949" w:rsidRDefault="004C35DD" w:rsidP="004C35DD">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 MW [Range: 0 ~ 9997] → Bb</w:t>
      </w:r>
      <w:r w:rsidR="00EE38DB" w:rsidRPr="00795949">
        <w:rPr>
          <w:rFonts w:ascii="Arial" w:eastAsia="굴림" w:hAnsi="Arial" w:cs="Arial"/>
          <w:kern w:val="0"/>
          <w:sz w:val="22"/>
        </w:rPr>
        <w:t>112</w:t>
      </w:r>
    </w:p>
    <w:p w14:paraId="3C43512D" w14:textId="77777777" w:rsidR="005D5299" w:rsidRPr="00795949" w:rsidRDefault="00FC21EA" w:rsidP="00DD62FB">
      <w:pPr>
        <w:wordWrap/>
        <w:spacing w:line="360" w:lineRule="auto"/>
        <w:rPr>
          <w:rFonts w:ascii="Arial" w:eastAsia="굴림" w:hAnsi="Arial" w:cs="Arial"/>
          <w:sz w:val="22"/>
        </w:rPr>
      </w:pPr>
      <w:r w:rsidRPr="00795949">
        <w:rPr>
          <w:rFonts w:ascii="Arial" w:eastAsia="굴림" w:hAnsi="Arial" w:cs="Arial"/>
          <w:sz w:val="22"/>
        </w:rPr>
        <w:tab/>
      </w:r>
      <w:r w:rsidR="005D5299" w:rsidRPr="00795949">
        <w:rPr>
          <w:rFonts w:ascii="Arial" w:eastAsia="굴림" w:hAnsi="Arial" w:cs="Arial"/>
          <w:sz w:val="22"/>
        </w:rPr>
        <w:t>Don’t know →Go to Bb</w:t>
      </w:r>
      <w:r w:rsidR="00EE38DB" w:rsidRPr="00795949">
        <w:rPr>
          <w:rFonts w:ascii="Arial" w:eastAsia="굴림" w:hAnsi="Arial" w:cs="Arial"/>
          <w:sz w:val="22"/>
        </w:rPr>
        <w:t>107</w:t>
      </w:r>
      <w:r w:rsidR="005D5299" w:rsidRPr="00795949">
        <w:rPr>
          <w:rFonts w:ascii="Arial" w:eastAsia="굴림" w:hAnsi="Arial" w:cs="Arial"/>
          <w:sz w:val="22"/>
        </w:rPr>
        <w:t>~Bb</w:t>
      </w:r>
      <w:r w:rsidR="00EE38DB" w:rsidRPr="00795949">
        <w:rPr>
          <w:rFonts w:ascii="Arial" w:eastAsia="굴림" w:hAnsi="Arial" w:cs="Arial"/>
          <w:sz w:val="22"/>
        </w:rPr>
        <w:t>111</w:t>
      </w:r>
      <w:r w:rsidR="005D5299" w:rsidRPr="00795949">
        <w:rPr>
          <w:rFonts w:ascii="Arial" w:eastAsia="굴림" w:hAnsi="Arial" w:cs="Arial"/>
          <w:sz w:val="22"/>
        </w:rPr>
        <w:t xml:space="preserve"> unfolding </w:t>
      </w:r>
    </w:p>
    <w:p w14:paraId="7D8E0F4C" w14:textId="77777777" w:rsidR="005D5299" w:rsidRPr="00795949" w:rsidRDefault="005D5299" w:rsidP="00DD62FB">
      <w:pPr>
        <w:wordWrap/>
        <w:spacing w:line="360" w:lineRule="auto"/>
        <w:ind w:firstLine="800"/>
        <w:rPr>
          <w:rFonts w:ascii="Arial" w:eastAsia="굴림" w:hAnsi="Arial" w:cs="Arial"/>
          <w:sz w:val="22"/>
        </w:rPr>
      </w:pPr>
      <w:r w:rsidRPr="00795949">
        <w:rPr>
          <w:rFonts w:ascii="Arial" w:eastAsia="굴림" w:hAnsi="Arial" w:cs="Arial"/>
          <w:sz w:val="22"/>
        </w:rPr>
        <w:t>Refuse to answer →Go to Bb</w:t>
      </w:r>
      <w:r w:rsidR="00EE38DB" w:rsidRPr="00795949">
        <w:rPr>
          <w:rFonts w:ascii="Arial" w:eastAsia="굴림" w:hAnsi="Arial" w:cs="Arial"/>
          <w:sz w:val="22"/>
        </w:rPr>
        <w:t>107</w:t>
      </w:r>
      <w:r w:rsidRPr="00795949">
        <w:rPr>
          <w:rFonts w:ascii="Arial" w:eastAsia="굴림" w:hAnsi="Arial" w:cs="Arial"/>
          <w:sz w:val="22"/>
        </w:rPr>
        <w:t>~Bb</w:t>
      </w:r>
      <w:r w:rsidR="00EE38DB" w:rsidRPr="00795949">
        <w:rPr>
          <w:rFonts w:ascii="Arial" w:eastAsia="굴림" w:hAnsi="Arial" w:cs="Arial"/>
          <w:sz w:val="22"/>
        </w:rPr>
        <w:t>111</w:t>
      </w:r>
      <w:r w:rsidRPr="00795949">
        <w:rPr>
          <w:rFonts w:ascii="Arial" w:eastAsia="굴림" w:hAnsi="Arial" w:cs="Arial"/>
          <w:sz w:val="22"/>
        </w:rPr>
        <w:t xml:space="preserve"> unfolding </w:t>
      </w:r>
    </w:p>
    <w:p w14:paraId="4DEDE2A6" w14:textId="77777777" w:rsidR="005D5299" w:rsidRPr="00795949" w:rsidRDefault="005D5299" w:rsidP="00DD62FB">
      <w:pPr>
        <w:wordWrap/>
        <w:spacing w:line="360" w:lineRule="auto"/>
        <w:rPr>
          <w:rFonts w:ascii="Arial" w:eastAsia="굴림" w:hAnsi="Arial" w:cs="Arial"/>
          <w:sz w:val="22"/>
        </w:rPr>
      </w:pPr>
    </w:p>
    <w:p w14:paraId="3A1CE6E0" w14:textId="77777777" w:rsidR="005D5299" w:rsidRPr="00795949" w:rsidRDefault="005D5299" w:rsidP="00DD62FB">
      <w:pPr>
        <w:wordWrap/>
        <w:spacing w:line="360" w:lineRule="auto"/>
        <w:rPr>
          <w:rFonts w:ascii="Arial" w:eastAsia="굴림" w:hAnsi="Arial" w:cs="Arial"/>
          <w:b/>
          <w:sz w:val="22"/>
        </w:rPr>
      </w:pPr>
      <w:r w:rsidRPr="00795949">
        <w:rPr>
          <w:rFonts w:ascii="Arial" w:eastAsia="굴림" w:hAnsi="Arial" w:cs="Arial"/>
          <w:b/>
          <w:sz w:val="22"/>
        </w:rPr>
        <w:t>&lt; Bb</w:t>
      </w:r>
      <w:r w:rsidR="00EE38DB" w:rsidRPr="00795949">
        <w:rPr>
          <w:rFonts w:ascii="Arial" w:eastAsia="굴림" w:hAnsi="Arial" w:cs="Arial"/>
          <w:b/>
          <w:sz w:val="22"/>
        </w:rPr>
        <w:t>107</w:t>
      </w:r>
      <w:r w:rsidRPr="00795949">
        <w:rPr>
          <w:rFonts w:ascii="Arial" w:eastAsia="굴림" w:hAnsi="Arial" w:cs="Arial"/>
          <w:b/>
          <w:sz w:val="22"/>
        </w:rPr>
        <w:t>~Bb</w:t>
      </w:r>
      <w:r w:rsidR="00EE38DB" w:rsidRPr="00795949">
        <w:rPr>
          <w:rFonts w:ascii="Arial" w:eastAsia="굴림" w:hAnsi="Arial" w:cs="Arial"/>
          <w:b/>
          <w:sz w:val="22"/>
        </w:rPr>
        <w:t>111</w:t>
      </w:r>
      <w:r w:rsidRPr="00795949">
        <w:rPr>
          <w:rFonts w:ascii="Arial" w:eastAsia="굴림" w:hAnsi="Arial" w:cs="Arial"/>
          <w:b/>
          <w:sz w:val="22"/>
        </w:rPr>
        <w:t>. Unfolding bracket questions &gt;</w:t>
      </w:r>
    </w:p>
    <w:p w14:paraId="01D200C9" w14:textId="77777777" w:rsidR="00FC21EA" w:rsidRPr="00795949" w:rsidRDefault="00FC21EA" w:rsidP="00DD62FB">
      <w:pPr>
        <w:wordWrap/>
        <w:spacing w:line="360" w:lineRule="auto"/>
        <w:rPr>
          <w:rFonts w:ascii="Arial" w:eastAsia="굴림" w:hAnsi="Arial" w:cs="Arial"/>
          <w:sz w:val="22"/>
        </w:rPr>
      </w:pPr>
      <w:r w:rsidRPr="00795949">
        <w:rPr>
          <w:rFonts w:ascii="Arial" w:eastAsia="굴림" w:hAnsi="Arial" w:cs="Arial"/>
          <w:sz w:val="22"/>
        </w:rPr>
        <w:t>[IWER: Go back to Bb</w:t>
      </w:r>
      <w:r w:rsidR="00EE38DB" w:rsidRPr="00795949">
        <w:rPr>
          <w:rFonts w:ascii="Arial" w:eastAsia="굴림" w:hAnsi="Arial" w:cs="Arial"/>
          <w:sz w:val="22"/>
        </w:rPr>
        <w:t>106</w:t>
      </w:r>
      <w:r w:rsidRPr="00795949">
        <w:rPr>
          <w:rFonts w:ascii="Arial" w:eastAsia="굴림" w:hAnsi="Arial" w:cs="Arial"/>
          <w:sz w:val="22"/>
        </w:rPr>
        <w:t xml:space="preserve"> and record if R answers the amount during the interview.]</w:t>
      </w:r>
    </w:p>
    <w:p w14:paraId="7074D796" w14:textId="440B2890" w:rsidR="005D5299" w:rsidRPr="00795949" w:rsidRDefault="005D5299" w:rsidP="00DD62FB">
      <w:pPr>
        <w:spacing w:line="360" w:lineRule="auto"/>
        <w:rPr>
          <w:rFonts w:ascii="Arial" w:hAnsi="Arial" w:cs="Arial"/>
          <w:sz w:val="22"/>
        </w:rPr>
      </w:pPr>
      <w:r w:rsidRPr="00795949">
        <w:rPr>
          <w:rFonts w:ascii="Arial" w:eastAsia="굴림" w:hAnsi="Arial" w:cs="Arial"/>
          <w:sz w:val="22"/>
        </w:rPr>
        <w:t>Bb</w:t>
      </w:r>
      <w:r w:rsidR="00EE38DB" w:rsidRPr="00795949">
        <w:rPr>
          <w:rFonts w:ascii="Arial" w:eastAsia="굴림" w:hAnsi="Arial" w:cs="Arial"/>
          <w:sz w:val="22"/>
        </w:rPr>
        <w:t>107</w:t>
      </w:r>
      <w:r w:rsidRPr="00795949">
        <w:rPr>
          <w:rFonts w:ascii="Arial" w:eastAsia="굴림" w:hAnsi="Arial" w:cs="Arial"/>
          <w:sz w:val="22"/>
        </w:rPr>
        <w:t>. Did it amount to less than, about equal to or more than 100 MW (10,000 Korean won)</w:t>
      </w:r>
      <w:r w:rsidR="001B5371" w:rsidRPr="00795949">
        <w:rPr>
          <w:rFonts w:ascii="Arial" w:eastAsia="굴림" w:hAnsi="Arial" w:cs="Arial"/>
          <w:sz w:val="22"/>
        </w:rPr>
        <w:t xml:space="preserve"> in the last calendar year (</w:t>
      </w:r>
      <w:del w:id="577" w:author="Keis" w:date="2024-09-06T10:18:00Z">
        <w:r w:rsidR="008662E4" w:rsidRPr="00DB459F" w:rsidDel="009F27DD">
          <w:rPr>
            <w:rFonts w:ascii="Arial" w:eastAsia="굴림" w:hAnsi="Arial" w:cs="Arial" w:hint="eastAsia"/>
            <w:color w:val="FF0000"/>
            <w:sz w:val="22"/>
          </w:rPr>
          <w:delText>2019</w:delText>
        </w:r>
      </w:del>
      <w:ins w:id="578" w:author="Keis" w:date="2024-09-06T10:18:00Z">
        <w:r w:rsidR="009F27DD" w:rsidRPr="009F27DD">
          <w:rPr>
            <w:rFonts w:ascii="Arial" w:eastAsia="굴림" w:hAnsi="Arial" w:cs="Arial" w:hint="eastAsia"/>
            <w:color w:val="00B050"/>
            <w:sz w:val="22"/>
          </w:rPr>
          <w:t>2021</w:t>
        </w:r>
      </w:ins>
      <w:r w:rsidR="001B5371" w:rsidRPr="00795949">
        <w:rPr>
          <w:rFonts w:ascii="Arial" w:eastAsia="굴림" w:hAnsi="Arial" w:cs="Arial"/>
          <w:sz w:val="22"/>
        </w:rPr>
        <w:t>)</w:t>
      </w:r>
      <w:r w:rsidRPr="00795949">
        <w:rPr>
          <w:rFonts w:ascii="Arial" w:eastAsia="굴림" w:hAnsi="Arial" w:cs="Arial"/>
          <w:sz w:val="22"/>
        </w:rPr>
        <w:t>?</w:t>
      </w:r>
    </w:p>
    <w:p w14:paraId="4D7F9B04" w14:textId="77777777" w:rsidR="005D5299" w:rsidRPr="00795949" w:rsidRDefault="005D5299" w:rsidP="002D0E30">
      <w:pPr>
        <w:pStyle w:val="a6"/>
        <w:numPr>
          <w:ilvl w:val="0"/>
          <w:numId w:val="184"/>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336ACD3C" w14:textId="77777777" w:rsidR="005D5299" w:rsidRPr="00795949" w:rsidRDefault="005D5299" w:rsidP="00F14BA4">
      <w:pPr>
        <w:pStyle w:val="a6"/>
        <w:numPr>
          <w:ilvl w:val="0"/>
          <w:numId w:val="1058"/>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2350360A" w14:textId="77777777" w:rsidR="005D5299" w:rsidRPr="00795949" w:rsidRDefault="00FC21EA" w:rsidP="00DD62F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5735DCCC" w14:textId="77777777" w:rsidR="005D5299" w:rsidRPr="00795949" w:rsidRDefault="005D5299" w:rsidP="00DD62FB">
      <w:pPr>
        <w:wordWrap/>
        <w:spacing w:line="360" w:lineRule="auto"/>
        <w:rPr>
          <w:rFonts w:ascii="Arial" w:eastAsia="굴림" w:hAnsi="Arial" w:cs="Arial"/>
          <w:sz w:val="22"/>
        </w:rPr>
      </w:pPr>
    </w:p>
    <w:p w14:paraId="48645CAB" w14:textId="7B1FF360" w:rsidR="005D5299" w:rsidRPr="00795949" w:rsidRDefault="00EE38DB" w:rsidP="00DD62FB">
      <w:pPr>
        <w:spacing w:line="360" w:lineRule="auto"/>
        <w:rPr>
          <w:rFonts w:ascii="Arial" w:hAnsi="Arial" w:cs="Arial"/>
          <w:sz w:val="22"/>
        </w:rPr>
      </w:pPr>
      <w:r w:rsidRPr="00795949">
        <w:rPr>
          <w:rFonts w:ascii="Arial" w:eastAsia="굴림" w:hAnsi="Arial" w:cs="Arial"/>
          <w:sz w:val="22"/>
        </w:rPr>
        <w:t>Bb108</w:t>
      </w:r>
      <w:r w:rsidR="005D5299" w:rsidRPr="00795949">
        <w:rPr>
          <w:rFonts w:ascii="Arial" w:eastAsia="굴림" w:hAnsi="Arial" w:cs="Arial"/>
          <w:sz w:val="22"/>
        </w:rPr>
        <w:t>. Did it amount to less than, about equal to or more than 300 MW (10,000 Korean won)</w:t>
      </w:r>
      <w:r w:rsidR="001B5371" w:rsidRPr="00795949">
        <w:rPr>
          <w:rFonts w:ascii="Arial" w:eastAsia="굴림" w:hAnsi="Arial" w:cs="Arial"/>
          <w:sz w:val="22"/>
        </w:rPr>
        <w:t xml:space="preserve"> in the last calendar year (</w:t>
      </w:r>
      <w:del w:id="579" w:author="Keis" w:date="2024-09-06T10:18:00Z">
        <w:r w:rsidR="008662E4" w:rsidRPr="00DB459F" w:rsidDel="009F27DD">
          <w:rPr>
            <w:rFonts w:ascii="Arial" w:eastAsia="굴림" w:hAnsi="Arial" w:cs="Arial" w:hint="eastAsia"/>
            <w:color w:val="FF0000"/>
            <w:sz w:val="22"/>
          </w:rPr>
          <w:delText>2019</w:delText>
        </w:r>
      </w:del>
      <w:ins w:id="580" w:author="Keis" w:date="2024-09-06T10:18:00Z">
        <w:r w:rsidR="009F27DD" w:rsidRPr="009F27DD">
          <w:rPr>
            <w:rFonts w:ascii="Arial" w:eastAsia="굴림" w:hAnsi="Arial" w:cs="Arial" w:hint="eastAsia"/>
            <w:color w:val="00B050"/>
            <w:sz w:val="22"/>
          </w:rPr>
          <w:t>2021</w:t>
        </w:r>
      </w:ins>
      <w:r w:rsidR="001B5371" w:rsidRPr="00795949">
        <w:rPr>
          <w:rFonts w:ascii="Arial" w:eastAsia="굴림" w:hAnsi="Arial" w:cs="Arial"/>
          <w:sz w:val="22"/>
        </w:rPr>
        <w:t>)</w:t>
      </w:r>
      <w:r w:rsidR="005D5299" w:rsidRPr="00795949">
        <w:rPr>
          <w:rFonts w:ascii="Arial" w:eastAsia="굴림" w:hAnsi="Arial" w:cs="Arial"/>
          <w:sz w:val="22"/>
        </w:rPr>
        <w:t>?</w:t>
      </w:r>
    </w:p>
    <w:p w14:paraId="4D43EECD" w14:textId="77777777" w:rsidR="005D5299" w:rsidRPr="00795949" w:rsidRDefault="005D5299" w:rsidP="002D0E30">
      <w:pPr>
        <w:pStyle w:val="a6"/>
        <w:numPr>
          <w:ilvl w:val="0"/>
          <w:numId w:val="185"/>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422D10C7" w14:textId="77777777" w:rsidR="005D5299" w:rsidRPr="00795949" w:rsidRDefault="005D5299" w:rsidP="00F14BA4">
      <w:pPr>
        <w:pStyle w:val="a6"/>
        <w:numPr>
          <w:ilvl w:val="0"/>
          <w:numId w:val="1057"/>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55E9881F" w14:textId="77777777" w:rsidR="005D5299" w:rsidRPr="00795949" w:rsidRDefault="00FC21EA" w:rsidP="00DD62F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7B17E154" w14:textId="77777777" w:rsidR="005D5299" w:rsidRPr="00795949" w:rsidRDefault="005D5299" w:rsidP="00DD62FB">
      <w:pPr>
        <w:wordWrap/>
        <w:spacing w:line="360" w:lineRule="auto"/>
        <w:rPr>
          <w:rFonts w:ascii="Arial" w:eastAsia="굴림" w:hAnsi="Arial" w:cs="Arial"/>
          <w:sz w:val="22"/>
        </w:rPr>
      </w:pPr>
    </w:p>
    <w:p w14:paraId="5E2C4C13" w14:textId="13C8ACA1" w:rsidR="005D5299" w:rsidRPr="00795949" w:rsidRDefault="00EE38DB" w:rsidP="00DD62FB">
      <w:pPr>
        <w:spacing w:line="360" w:lineRule="auto"/>
        <w:rPr>
          <w:rFonts w:ascii="Arial" w:hAnsi="Arial" w:cs="Arial"/>
          <w:sz w:val="22"/>
        </w:rPr>
      </w:pPr>
      <w:r w:rsidRPr="00795949">
        <w:rPr>
          <w:rFonts w:ascii="Arial" w:eastAsia="굴림" w:hAnsi="Arial" w:cs="Arial"/>
          <w:sz w:val="22"/>
        </w:rPr>
        <w:t>Bb109</w:t>
      </w:r>
      <w:r w:rsidR="005D5299" w:rsidRPr="00795949">
        <w:rPr>
          <w:rFonts w:ascii="Arial" w:eastAsia="굴림" w:hAnsi="Arial" w:cs="Arial"/>
          <w:sz w:val="22"/>
        </w:rPr>
        <w:t>. Did it amount to less than, about equal to or more than 500 MW (10,000 Korean won)</w:t>
      </w:r>
      <w:r w:rsidR="001B5371" w:rsidRPr="00795949">
        <w:rPr>
          <w:rFonts w:ascii="Arial" w:eastAsia="굴림" w:hAnsi="Arial" w:cs="Arial"/>
          <w:sz w:val="22"/>
        </w:rPr>
        <w:t xml:space="preserve"> in the last calendar year (</w:t>
      </w:r>
      <w:del w:id="581" w:author="Keis" w:date="2024-09-06T10:18:00Z">
        <w:r w:rsidR="008662E4" w:rsidRPr="00DB459F" w:rsidDel="009F27DD">
          <w:rPr>
            <w:rFonts w:ascii="Arial" w:eastAsia="굴림" w:hAnsi="Arial" w:cs="Arial" w:hint="eastAsia"/>
            <w:color w:val="FF0000"/>
            <w:sz w:val="22"/>
          </w:rPr>
          <w:delText>2019</w:delText>
        </w:r>
      </w:del>
      <w:ins w:id="582" w:author="Keis" w:date="2024-09-06T10:18:00Z">
        <w:r w:rsidR="009F27DD" w:rsidRPr="009F27DD">
          <w:rPr>
            <w:rFonts w:ascii="Arial" w:eastAsia="굴림" w:hAnsi="Arial" w:cs="Arial" w:hint="eastAsia"/>
            <w:color w:val="00B050"/>
            <w:sz w:val="22"/>
          </w:rPr>
          <w:t>2021</w:t>
        </w:r>
      </w:ins>
      <w:r w:rsidR="001B5371" w:rsidRPr="00795949">
        <w:rPr>
          <w:rFonts w:ascii="Arial" w:eastAsia="굴림" w:hAnsi="Arial" w:cs="Arial"/>
          <w:sz w:val="22"/>
        </w:rPr>
        <w:t>)</w:t>
      </w:r>
      <w:r w:rsidR="005D5299" w:rsidRPr="00795949">
        <w:rPr>
          <w:rFonts w:ascii="Arial" w:eastAsia="굴림" w:hAnsi="Arial" w:cs="Arial"/>
          <w:sz w:val="22"/>
        </w:rPr>
        <w:t>?</w:t>
      </w:r>
    </w:p>
    <w:p w14:paraId="646F58C8" w14:textId="77777777" w:rsidR="005D5299" w:rsidRPr="00795949" w:rsidRDefault="005D5299" w:rsidP="002D0E30">
      <w:pPr>
        <w:pStyle w:val="a6"/>
        <w:numPr>
          <w:ilvl w:val="0"/>
          <w:numId w:val="186"/>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1EADCF5E" w14:textId="77777777" w:rsidR="005D5299" w:rsidRPr="00795949" w:rsidRDefault="005D5299" w:rsidP="00F14BA4">
      <w:pPr>
        <w:pStyle w:val="a6"/>
        <w:numPr>
          <w:ilvl w:val="0"/>
          <w:numId w:val="1059"/>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0CF91368" w14:textId="77777777" w:rsidR="005D5299" w:rsidRPr="00795949" w:rsidRDefault="00FC21EA" w:rsidP="00DD62F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4A6A307B" w14:textId="77777777" w:rsidR="00FC21EA" w:rsidRPr="00795949" w:rsidRDefault="00FC21EA" w:rsidP="00DD62FB">
      <w:pPr>
        <w:spacing w:line="360" w:lineRule="auto"/>
        <w:rPr>
          <w:rFonts w:ascii="Arial" w:eastAsia="굴림" w:hAnsi="Arial" w:cs="Arial"/>
          <w:sz w:val="22"/>
        </w:rPr>
      </w:pPr>
    </w:p>
    <w:p w14:paraId="66D2C542" w14:textId="14934E9E" w:rsidR="005D5299" w:rsidRPr="00795949" w:rsidRDefault="00EE38DB" w:rsidP="00DD62FB">
      <w:pPr>
        <w:spacing w:line="360" w:lineRule="auto"/>
        <w:rPr>
          <w:rFonts w:ascii="Arial" w:hAnsi="Arial" w:cs="Arial"/>
          <w:sz w:val="22"/>
        </w:rPr>
      </w:pPr>
      <w:r w:rsidRPr="00795949">
        <w:rPr>
          <w:rFonts w:ascii="Arial" w:eastAsia="굴림" w:hAnsi="Arial" w:cs="Arial"/>
          <w:sz w:val="22"/>
        </w:rPr>
        <w:lastRenderedPageBreak/>
        <w:t>Bb110</w:t>
      </w:r>
      <w:r w:rsidR="005D5299" w:rsidRPr="00795949">
        <w:rPr>
          <w:rFonts w:ascii="Arial" w:eastAsia="굴림" w:hAnsi="Arial" w:cs="Arial"/>
          <w:sz w:val="22"/>
        </w:rPr>
        <w:t>. Did it amount to less than, about equal to or more than 1,000 MW (10,000 Korean won)</w:t>
      </w:r>
      <w:r w:rsidR="001B5371" w:rsidRPr="00795949">
        <w:rPr>
          <w:rFonts w:ascii="Arial" w:eastAsia="굴림" w:hAnsi="Arial" w:cs="Arial"/>
          <w:sz w:val="22"/>
        </w:rPr>
        <w:t xml:space="preserve"> in the last calendar year (</w:t>
      </w:r>
      <w:del w:id="583" w:author="Keis" w:date="2024-09-06T10:18:00Z">
        <w:r w:rsidR="008662E4" w:rsidRPr="00DB459F" w:rsidDel="009F27DD">
          <w:rPr>
            <w:rFonts w:ascii="Arial" w:eastAsia="굴림" w:hAnsi="Arial" w:cs="Arial" w:hint="eastAsia"/>
            <w:color w:val="FF0000"/>
            <w:sz w:val="22"/>
          </w:rPr>
          <w:delText>2019</w:delText>
        </w:r>
      </w:del>
      <w:ins w:id="584" w:author="Keis" w:date="2024-09-06T10:18:00Z">
        <w:r w:rsidR="009F27DD" w:rsidRPr="009F27DD">
          <w:rPr>
            <w:rFonts w:ascii="Arial" w:eastAsia="굴림" w:hAnsi="Arial" w:cs="Arial" w:hint="eastAsia"/>
            <w:color w:val="00B050"/>
            <w:sz w:val="22"/>
          </w:rPr>
          <w:t>2021</w:t>
        </w:r>
      </w:ins>
      <w:r w:rsidR="001B5371" w:rsidRPr="00795949">
        <w:rPr>
          <w:rFonts w:ascii="Arial" w:eastAsia="굴림" w:hAnsi="Arial" w:cs="Arial"/>
          <w:sz w:val="22"/>
        </w:rPr>
        <w:t>)</w:t>
      </w:r>
      <w:r w:rsidR="005D5299" w:rsidRPr="00795949">
        <w:rPr>
          <w:rFonts w:ascii="Arial" w:eastAsia="굴림" w:hAnsi="Arial" w:cs="Arial"/>
          <w:sz w:val="22"/>
        </w:rPr>
        <w:t>?</w:t>
      </w:r>
    </w:p>
    <w:p w14:paraId="3EE6685E" w14:textId="77777777" w:rsidR="005D5299" w:rsidRPr="00795949" w:rsidRDefault="005D5299" w:rsidP="002D0E30">
      <w:pPr>
        <w:pStyle w:val="a6"/>
        <w:numPr>
          <w:ilvl w:val="0"/>
          <w:numId w:val="187"/>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283EAD80" w14:textId="77777777" w:rsidR="005D5299" w:rsidRPr="00795949" w:rsidRDefault="005D5299" w:rsidP="00F14BA4">
      <w:pPr>
        <w:pStyle w:val="a6"/>
        <w:numPr>
          <w:ilvl w:val="0"/>
          <w:numId w:val="1060"/>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0792C8B1" w14:textId="77777777" w:rsidR="005D5299" w:rsidRPr="00795949" w:rsidRDefault="00FC21EA" w:rsidP="00DD62F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2529E2D4" w14:textId="77777777" w:rsidR="005D5299" w:rsidRPr="00795949" w:rsidRDefault="005D5299" w:rsidP="00DD62FB">
      <w:pPr>
        <w:wordWrap/>
        <w:spacing w:line="360" w:lineRule="auto"/>
        <w:rPr>
          <w:rFonts w:ascii="Arial" w:eastAsia="굴림" w:hAnsi="Arial" w:cs="Arial"/>
          <w:sz w:val="22"/>
        </w:rPr>
      </w:pPr>
    </w:p>
    <w:p w14:paraId="52EF9F27" w14:textId="723BCABA" w:rsidR="005D5299" w:rsidRPr="00795949" w:rsidRDefault="005D5299" w:rsidP="00DD62FB">
      <w:pPr>
        <w:spacing w:line="360" w:lineRule="auto"/>
        <w:rPr>
          <w:rFonts w:ascii="Arial" w:hAnsi="Arial" w:cs="Arial"/>
          <w:sz w:val="22"/>
        </w:rPr>
      </w:pPr>
      <w:r w:rsidRPr="00795949">
        <w:rPr>
          <w:rFonts w:ascii="Arial" w:eastAsia="굴림" w:hAnsi="Arial" w:cs="Arial"/>
          <w:sz w:val="22"/>
        </w:rPr>
        <w:t>Bb</w:t>
      </w:r>
      <w:r w:rsidR="00EE38DB" w:rsidRPr="00795949">
        <w:rPr>
          <w:rFonts w:ascii="Arial" w:eastAsia="굴림" w:hAnsi="Arial" w:cs="Arial"/>
          <w:sz w:val="22"/>
        </w:rPr>
        <w:t>111</w:t>
      </w:r>
      <w:r w:rsidRPr="00795949">
        <w:rPr>
          <w:rFonts w:ascii="Arial" w:eastAsia="굴림" w:hAnsi="Arial" w:cs="Arial"/>
          <w:sz w:val="22"/>
        </w:rPr>
        <w:t>. Did it amount to less than, about equal to or more than 2,000 MW (10,000 Korean won)</w:t>
      </w:r>
      <w:r w:rsidR="001B5371" w:rsidRPr="00795949">
        <w:rPr>
          <w:rFonts w:ascii="Arial" w:eastAsia="굴림" w:hAnsi="Arial" w:cs="Arial"/>
          <w:sz w:val="22"/>
        </w:rPr>
        <w:t xml:space="preserve"> in the last calendar year (</w:t>
      </w:r>
      <w:del w:id="585" w:author="Keis" w:date="2024-09-06T10:18:00Z">
        <w:r w:rsidR="008662E4" w:rsidRPr="00DB459F" w:rsidDel="009F27DD">
          <w:rPr>
            <w:rFonts w:ascii="Arial" w:eastAsia="굴림" w:hAnsi="Arial" w:cs="Arial" w:hint="eastAsia"/>
            <w:color w:val="FF0000"/>
            <w:sz w:val="22"/>
          </w:rPr>
          <w:delText>2019</w:delText>
        </w:r>
      </w:del>
      <w:ins w:id="586" w:author="Keis" w:date="2024-09-06T10:18:00Z">
        <w:r w:rsidR="009F27DD" w:rsidRPr="009F27DD">
          <w:rPr>
            <w:rFonts w:ascii="Arial" w:eastAsia="굴림" w:hAnsi="Arial" w:cs="Arial" w:hint="eastAsia"/>
            <w:color w:val="00B050"/>
            <w:sz w:val="22"/>
          </w:rPr>
          <w:t>2021</w:t>
        </w:r>
      </w:ins>
      <w:r w:rsidR="001B5371" w:rsidRPr="00795949">
        <w:rPr>
          <w:rFonts w:ascii="Arial" w:eastAsia="굴림" w:hAnsi="Arial" w:cs="Arial"/>
          <w:sz w:val="22"/>
        </w:rPr>
        <w:t>)</w:t>
      </w:r>
      <w:r w:rsidRPr="00795949">
        <w:rPr>
          <w:rFonts w:ascii="Arial" w:eastAsia="굴림" w:hAnsi="Arial" w:cs="Arial"/>
          <w:sz w:val="22"/>
        </w:rPr>
        <w:t>?</w:t>
      </w:r>
    </w:p>
    <w:p w14:paraId="4DB98797" w14:textId="77777777" w:rsidR="005D5299" w:rsidRPr="00795949" w:rsidRDefault="005D5299" w:rsidP="002D0E30">
      <w:pPr>
        <w:pStyle w:val="a6"/>
        <w:numPr>
          <w:ilvl w:val="0"/>
          <w:numId w:val="188"/>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61937F53" w14:textId="77777777" w:rsidR="005D5299" w:rsidRPr="00795949" w:rsidRDefault="005D5299" w:rsidP="00F14BA4">
      <w:pPr>
        <w:pStyle w:val="a6"/>
        <w:numPr>
          <w:ilvl w:val="0"/>
          <w:numId w:val="1061"/>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72887A53" w14:textId="77777777" w:rsidR="005D5299" w:rsidRPr="00795949" w:rsidRDefault="00FC21EA" w:rsidP="00DD62F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78C9C6EC" w14:textId="77777777" w:rsidR="005D5299" w:rsidRPr="00795949" w:rsidRDefault="005D5299" w:rsidP="005D5299">
      <w:pPr>
        <w:wordWrap/>
        <w:spacing w:line="360" w:lineRule="auto"/>
        <w:rPr>
          <w:rFonts w:ascii="Arial" w:eastAsia="굴림" w:hAnsi="Arial" w:cs="Arial"/>
          <w:sz w:val="22"/>
        </w:rPr>
      </w:pPr>
    </w:p>
    <w:p w14:paraId="6FE146D7" w14:textId="7ADD3EC6" w:rsidR="00A67156" w:rsidRPr="00795949" w:rsidRDefault="005D5299" w:rsidP="00A67156">
      <w:pPr>
        <w:widowControl/>
        <w:wordWrap/>
        <w:autoSpaceDE/>
        <w:spacing w:line="360" w:lineRule="auto"/>
        <w:jc w:val="left"/>
        <w:rPr>
          <w:rFonts w:ascii="Arial" w:eastAsia="굴림" w:hAnsi="Arial" w:cs="Arial"/>
          <w:sz w:val="22"/>
        </w:rPr>
      </w:pPr>
      <w:r w:rsidRPr="00795949">
        <w:rPr>
          <w:rFonts w:ascii="Arial" w:eastAsia="굴림" w:hAnsi="Arial" w:cs="Arial"/>
          <w:sz w:val="22"/>
        </w:rPr>
        <w:t>Bb</w:t>
      </w:r>
      <w:r w:rsidR="00EE38DB" w:rsidRPr="00795949">
        <w:rPr>
          <w:rFonts w:ascii="Arial" w:eastAsia="굴림" w:hAnsi="Arial" w:cs="Arial"/>
          <w:sz w:val="22"/>
        </w:rPr>
        <w:t>112</w:t>
      </w:r>
      <w:r w:rsidRPr="00795949">
        <w:rPr>
          <w:rFonts w:ascii="Arial" w:eastAsia="굴림" w:hAnsi="Arial" w:cs="Arial"/>
          <w:sz w:val="22"/>
        </w:rPr>
        <w:t xml:space="preserve">. </w:t>
      </w:r>
      <w:r w:rsidR="00A67156" w:rsidRPr="00795949">
        <w:rPr>
          <w:rFonts w:ascii="Arial" w:eastAsia="굴림" w:hAnsi="Arial" w:cs="Arial"/>
          <w:kern w:val="0"/>
          <w:sz w:val="22"/>
        </w:rPr>
        <w:t xml:space="preserve">[Not live together_ Offer of non-financial support] </w:t>
      </w:r>
      <w:r w:rsidR="00A67156" w:rsidRPr="00795949">
        <w:rPr>
          <w:rFonts w:ascii="Arial" w:eastAsia="굴림" w:hAnsi="Arial" w:cs="Arial"/>
          <w:sz w:val="22"/>
        </w:rPr>
        <w:t>In the last calendar year (</w:t>
      </w:r>
      <w:del w:id="587" w:author="Keis" w:date="2024-09-06T10:18:00Z">
        <w:r w:rsidR="008662E4" w:rsidRPr="00DB459F" w:rsidDel="009F27DD">
          <w:rPr>
            <w:rFonts w:ascii="Arial" w:eastAsia="굴림" w:hAnsi="Arial" w:cs="Arial" w:hint="eastAsia"/>
            <w:color w:val="FF0000"/>
            <w:sz w:val="22"/>
          </w:rPr>
          <w:delText>2019</w:delText>
        </w:r>
      </w:del>
      <w:ins w:id="588" w:author="Keis" w:date="2024-09-06T10:18:00Z">
        <w:r w:rsidR="009F27DD" w:rsidRPr="009F27DD">
          <w:rPr>
            <w:rFonts w:ascii="Arial" w:eastAsia="굴림" w:hAnsi="Arial" w:cs="Arial" w:hint="eastAsia"/>
            <w:color w:val="00B050"/>
            <w:sz w:val="22"/>
          </w:rPr>
          <w:t>2021</w:t>
        </w:r>
      </w:ins>
      <w:r w:rsidR="00A67156" w:rsidRPr="00795949">
        <w:rPr>
          <w:rFonts w:ascii="Arial" w:eastAsia="굴림" w:hAnsi="Arial" w:cs="Arial"/>
          <w:sz w:val="22"/>
        </w:rPr>
        <w:t xml:space="preserve">), while living separately did you give any gifts or goods (not cash) to your father? </w:t>
      </w:r>
    </w:p>
    <w:p w14:paraId="306790BB" w14:textId="77777777" w:rsidR="00A67156" w:rsidRPr="00795949" w:rsidRDefault="00A67156" w:rsidP="00D12299">
      <w:pPr>
        <w:pStyle w:val="a6"/>
        <w:numPr>
          <w:ilvl w:val="0"/>
          <w:numId w:val="1208"/>
        </w:numPr>
        <w:tabs>
          <w:tab w:val="left" w:pos="4538"/>
          <w:tab w:val="left" w:pos="5245"/>
        </w:tabs>
        <w:wordWrap/>
        <w:spacing w:line="360" w:lineRule="auto"/>
        <w:ind w:leftChars="0"/>
        <w:rPr>
          <w:rFonts w:ascii="Arial" w:eastAsia="굴림" w:hAnsi="Arial" w:cs="Arial"/>
          <w:b/>
          <w:sz w:val="22"/>
        </w:rPr>
      </w:pPr>
      <w:r w:rsidRPr="00795949">
        <w:rPr>
          <w:rFonts w:ascii="Arial" w:eastAsia="굴림" w:hAnsi="Arial" w:cs="Arial"/>
          <w:sz w:val="22"/>
        </w:rPr>
        <w:t>Yes →Go to Bb113</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Bb115</w:t>
      </w:r>
      <w:r w:rsidRPr="00795949">
        <w:rPr>
          <w:rFonts w:ascii="Arial" w:eastAsia="굴림" w:hAnsi="Arial" w:cs="Arial"/>
          <w:sz w:val="22"/>
        </w:rPr>
        <w:tab/>
      </w:r>
      <w:r w:rsidRPr="00795949">
        <w:rPr>
          <w:rFonts w:ascii="Arial" w:eastAsia="굴림" w:hAnsi="Arial" w:cs="Arial"/>
          <w:sz w:val="22"/>
        </w:rPr>
        <w:tab/>
      </w:r>
      <w:r w:rsidRPr="00795949">
        <w:rPr>
          <w:rFonts w:ascii="Arial" w:eastAsia="굴림" w:hAnsi="Arial" w:cs="Arial"/>
          <w:sz w:val="22"/>
        </w:rPr>
        <w:tab/>
      </w:r>
    </w:p>
    <w:p w14:paraId="10281BB2" w14:textId="77777777" w:rsidR="00A67156" w:rsidRPr="00795949" w:rsidRDefault="00A67156" w:rsidP="005D5299">
      <w:pPr>
        <w:wordWrap/>
        <w:spacing w:line="360" w:lineRule="auto"/>
        <w:rPr>
          <w:rFonts w:ascii="Arial" w:eastAsia="굴림" w:hAnsi="Arial" w:cs="Arial"/>
          <w:kern w:val="0"/>
          <w:sz w:val="22"/>
        </w:rPr>
      </w:pPr>
    </w:p>
    <w:p w14:paraId="6DBB3342" w14:textId="14BE1FDA" w:rsidR="005D5299" w:rsidRPr="00795949" w:rsidRDefault="00A67156" w:rsidP="005D5299">
      <w:pPr>
        <w:wordWrap/>
        <w:spacing w:line="360" w:lineRule="auto"/>
        <w:rPr>
          <w:rFonts w:ascii="Arial" w:eastAsia="굴림" w:hAnsi="Arial" w:cs="Arial"/>
          <w:sz w:val="22"/>
        </w:rPr>
      </w:pPr>
      <w:r w:rsidRPr="00795949">
        <w:rPr>
          <w:rFonts w:ascii="Arial" w:eastAsia="굴림" w:hAnsi="Arial" w:cs="Arial"/>
          <w:sz w:val="22"/>
        </w:rPr>
        <w:t xml:space="preserve">Bb113. </w:t>
      </w:r>
      <w:r w:rsidRPr="00795949">
        <w:rPr>
          <w:rFonts w:ascii="Arial" w:eastAsia="굴림" w:hAnsi="Arial" w:cs="Arial"/>
          <w:kern w:val="0"/>
          <w:sz w:val="22"/>
        </w:rPr>
        <w:t>[Not live together_ Offer of non-financial support] Then, w</w:t>
      </w:r>
      <w:r w:rsidR="005D5299" w:rsidRPr="00795949">
        <w:rPr>
          <w:rFonts w:ascii="Arial" w:eastAsia="굴림" w:hAnsi="Arial" w:cs="Arial"/>
          <w:sz w:val="22"/>
        </w:rPr>
        <w:t>hat was the type of non-</w:t>
      </w:r>
      <w:r w:rsidR="00FC21EA" w:rsidRPr="00795949">
        <w:rPr>
          <w:rFonts w:ascii="Arial" w:eastAsia="굴림" w:hAnsi="Arial" w:cs="Arial"/>
          <w:sz w:val="22"/>
        </w:rPr>
        <w:t>financial support</w:t>
      </w:r>
      <w:r w:rsidR="00E57850" w:rsidRPr="00795949">
        <w:rPr>
          <w:rFonts w:ascii="Arial" w:eastAsia="굴림" w:hAnsi="Arial" w:cs="Arial"/>
          <w:sz w:val="22"/>
        </w:rPr>
        <w:t xml:space="preserve"> </w:t>
      </w:r>
      <w:r w:rsidR="005D5299" w:rsidRPr="00795949">
        <w:rPr>
          <w:rFonts w:ascii="Arial" w:eastAsia="굴림" w:hAnsi="Arial" w:cs="Arial"/>
          <w:sz w:val="22"/>
        </w:rPr>
        <w:t>you gave to your father</w:t>
      </w:r>
      <w:r w:rsidR="003B7411" w:rsidRPr="00795949">
        <w:rPr>
          <w:rFonts w:ascii="Arial" w:eastAsia="굴림" w:hAnsi="Arial" w:cs="Arial"/>
          <w:sz w:val="22"/>
        </w:rPr>
        <w:t xml:space="preserve"> in the last calendar year (</w:t>
      </w:r>
      <w:del w:id="589" w:author="Keis" w:date="2024-09-06T10:18:00Z">
        <w:r w:rsidR="00E14868" w:rsidRPr="00DB459F" w:rsidDel="009F27DD">
          <w:rPr>
            <w:rFonts w:ascii="Arial" w:eastAsia="굴림" w:hAnsi="Arial" w:cs="Arial" w:hint="eastAsia"/>
            <w:color w:val="FF0000"/>
            <w:sz w:val="22"/>
          </w:rPr>
          <w:delText>2019</w:delText>
        </w:r>
      </w:del>
      <w:ins w:id="590" w:author="Keis" w:date="2024-09-06T10:18:00Z">
        <w:r w:rsidR="009F27DD" w:rsidRPr="009F27DD">
          <w:rPr>
            <w:rFonts w:ascii="Arial" w:eastAsia="굴림" w:hAnsi="Arial" w:cs="Arial" w:hint="eastAsia"/>
            <w:color w:val="00B050"/>
            <w:sz w:val="22"/>
          </w:rPr>
          <w:t>2021</w:t>
        </w:r>
      </w:ins>
      <w:r w:rsidR="003B7411" w:rsidRPr="00795949">
        <w:rPr>
          <w:rFonts w:ascii="Arial" w:eastAsia="굴림" w:hAnsi="Arial" w:cs="Arial"/>
          <w:sz w:val="22"/>
        </w:rPr>
        <w:t>)</w:t>
      </w:r>
      <w:r w:rsidR="005D5299" w:rsidRPr="00795949">
        <w:rPr>
          <w:rFonts w:ascii="Arial" w:eastAsia="굴림" w:hAnsi="Arial" w:cs="Arial"/>
          <w:sz w:val="22"/>
        </w:rPr>
        <w:t xml:space="preserve">? </w:t>
      </w:r>
      <w:r w:rsidR="002047C1" w:rsidRPr="00795949">
        <w:rPr>
          <w:rFonts w:ascii="Arial" w:eastAsia="굴림" w:hAnsi="Arial" w:cs="Arial"/>
          <w:kern w:val="0"/>
          <w:sz w:val="22"/>
        </w:rPr>
        <w:t xml:space="preserve">Choose all that apply. </w:t>
      </w:r>
      <w:r w:rsidR="001B5371" w:rsidRPr="00795949">
        <w:rPr>
          <w:rFonts w:ascii="Arial" w:eastAsia="굴림" w:hAnsi="Arial" w:cs="Arial"/>
          <w:sz w:val="22"/>
        </w:rPr>
        <w:t>(Select multiple responses)</w:t>
      </w:r>
    </w:p>
    <w:p w14:paraId="41AA62A3" w14:textId="77777777" w:rsidR="005D5299" w:rsidRPr="00795949" w:rsidRDefault="004B58A3"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 </w:t>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A67156" w:rsidRPr="00795949">
        <w:rPr>
          <w:rFonts w:ascii="Arial" w:eastAsia="굴림" w:hAnsi="Arial" w:cs="Arial"/>
          <w:sz w:val="22"/>
        </w:rPr>
        <w:t>→Go to Bb115 or Bb129</w:t>
      </w:r>
    </w:p>
    <w:p w14:paraId="4096E433" w14:textId="77777777" w:rsidR="005D5299" w:rsidRPr="00795949" w:rsidRDefault="004A78F4"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Health-</w:t>
      </w:r>
      <w:r w:rsidR="005D5299" w:rsidRPr="00795949">
        <w:rPr>
          <w:rFonts w:ascii="Arial" w:eastAsia="굴림" w:hAnsi="Arial" w:cs="Arial"/>
          <w:sz w:val="22"/>
        </w:rPr>
        <w:t>related prod</w:t>
      </w:r>
      <w:r w:rsidR="004B58A3" w:rsidRPr="00795949">
        <w:rPr>
          <w:rFonts w:ascii="Arial" w:eastAsia="굴림" w:hAnsi="Arial" w:cs="Arial"/>
          <w:sz w:val="22"/>
        </w:rPr>
        <w:t>ucts (e.g.</w:t>
      </w:r>
      <w:r w:rsidRPr="00795949">
        <w:rPr>
          <w:rFonts w:ascii="Arial" w:eastAsia="굴림" w:hAnsi="Arial" w:cs="Arial"/>
          <w:sz w:val="22"/>
        </w:rPr>
        <w:t xml:space="preserve"> vitamins, equipment</w:t>
      </w:r>
      <w:r w:rsidR="005D5299" w:rsidRPr="00795949">
        <w:rPr>
          <w:rFonts w:ascii="Arial" w:eastAsia="굴림" w:hAnsi="Arial" w:cs="Arial"/>
          <w:sz w:val="22"/>
        </w:rPr>
        <w:t xml:space="preserve">, </w:t>
      </w:r>
      <w:proofErr w:type="spellStart"/>
      <w:r w:rsidR="005D5299" w:rsidRPr="00795949">
        <w:rPr>
          <w:rFonts w:ascii="Arial" w:eastAsia="굴림" w:hAnsi="Arial" w:cs="Arial"/>
          <w:sz w:val="22"/>
        </w:rPr>
        <w:t>etc</w:t>
      </w:r>
      <w:proofErr w:type="spellEnd"/>
      <w:r w:rsidR="005D5299" w:rsidRPr="00795949">
        <w:rPr>
          <w:rFonts w:ascii="Arial" w:eastAsia="굴림" w:hAnsi="Arial" w:cs="Arial"/>
          <w:sz w:val="22"/>
        </w:rPr>
        <w:t xml:space="preserve">) </w:t>
      </w:r>
      <w:r w:rsidR="00FC21EA" w:rsidRPr="00795949">
        <w:rPr>
          <w:rFonts w:ascii="Arial" w:eastAsia="굴림" w:hAnsi="Arial" w:cs="Arial"/>
          <w:sz w:val="22"/>
        </w:rPr>
        <w:tab/>
      </w:r>
      <w:r w:rsidR="005D5299" w:rsidRPr="00795949">
        <w:rPr>
          <w:rFonts w:ascii="Arial" w:eastAsia="굴림" w:hAnsi="Arial" w:cs="Arial"/>
          <w:sz w:val="22"/>
        </w:rPr>
        <w:t>→</w:t>
      </w:r>
      <w:r w:rsidR="00A67156" w:rsidRPr="00795949">
        <w:rPr>
          <w:rFonts w:ascii="Arial" w:eastAsia="굴림" w:hAnsi="Arial" w:cs="Arial"/>
          <w:sz w:val="22"/>
        </w:rPr>
        <w:t xml:space="preserve"> Go to Bb115 or Bb129</w:t>
      </w:r>
    </w:p>
    <w:p w14:paraId="77BD6253" w14:textId="77777777" w:rsidR="005D5299" w:rsidRPr="00795949" w:rsidRDefault="005D5299"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 xml:space="preserve">Household items </w:t>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Pr="00795949">
        <w:rPr>
          <w:rFonts w:ascii="Arial" w:eastAsia="굴림" w:hAnsi="Arial" w:cs="Arial"/>
          <w:sz w:val="22"/>
        </w:rPr>
        <w:t>→</w:t>
      </w:r>
      <w:r w:rsidR="00A67156" w:rsidRPr="00795949">
        <w:rPr>
          <w:rFonts w:ascii="Arial" w:eastAsia="굴림" w:hAnsi="Arial" w:cs="Arial"/>
          <w:sz w:val="22"/>
        </w:rPr>
        <w:t xml:space="preserve"> Go to Bb115 or Bb129</w:t>
      </w:r>
    </w:p>
    <w:p w14:paraId="3771F646" w14:textId="77777777" w:rsidR="005D5299" w:rsidRPr="00795949" w:rsidRDefault="005D5299"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 xml:space="preserve">Electronics </w:t>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Pr="00795949">
        <w:rPr>
          <w:rFonts w:ascii="Arial" w:eastAsia="굴림" w:hAnsi="Arial" w:cs="Arial"/>
          <w:sz w:val="22"/>
        </w:rPr>
        <w:t>→</w:t>
      </w:r>
      <w:r w:rsidR="00A67156" w:rsidRPr="00795949">
        <w:rPr>
          <w:rFonts w:ascii="Arial" w:eastAsia="굴림" w:hAnsi="Arial" w:cs="Arial"/>
          <w:sz w:val="22"/>
        </w:rPr>
        <w:t xml:space="preserve"> Go to Bb115 or Bb129</w:t>
      </w:r>
    </w:p>
    <w:p w14:paraId="2A01B977" w14:textId="77777777" w:rsidR="005D5299" w:rsidRPr="00795949" w:rsidRDefault="005D5299"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 xml:space="preserve">Dining out and food </w:t>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00FC21EA" w:rsidRPr="00795949">
        <w:rPr>
          <w:rFonts w:ascii="Arial" w:eastAsia="굴림" w:hAnsi="Arial" w:cs="Arial"/>
          <w:sz w:val="22"/>
        </w:rPr>
        <w:tab/>
      </w:r>
      <w:r w:rsidRPr="00795949">
        <w:rPr>
          <w:rFonts w:ascii="Arial" w:eastAsia="굴림" w:hAnsi="Arial" w:cs="Arial"/>
          <w:sz w:val="22"/>
        </w:rPr>
        <w:t>→</w:t>
      </w:r>
      <w:r w:rsidR="00A67156" w:rsidRPr="00795949">
        <w:rPr>
          <w:rFonts w:ascii="Arial" w:eastAsia="굴림" w:hAnsi="Arial" w:cs="Arial"/>
          <w:sz w:val="22"/>
        </w:rPr>
        <w:t xml:space="preserve"> Go to Bb115 or Bb129</w:t>
      </w:r>
    </w:p>
    <w:p w14:paraId="1F34E280" w14:textId="77777777" w:rsidR="00712B31" w:rsidRPr="00795949" w:rsidRDefault="00BD150A"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Clothes</w:t>
      </w:r>
      <w:r w:rsidR="00712B31" w:rsidRPr="00795949">
        <w:rPr>
          <w:rFonts w:ascii="Arial" w:eastAsia="굴림" w:hAnsi="Arial" w:cs="Arial"/>
          <w:sz w:val="22"/>
        </w:rPr>
        <w:t xml:space="preserve"> and shoes</w:t>
      </w:r>
      <w:r w:rsidR="00712B31" w:rsidRPr="00795949">
        <w:rPr>
          <w:rFonts w:ascii="Arial" w:eastAsia="굴림" w:hAnsi="Arial" w:cs="Arial"/>
          <w:sz w:val="22"/>
        </w:rPr>
        <w:tab/>
      </w:r>
      <w:r w:rsidR="00712B31" w:rsidRPr="00795949">
        <w:rPr>
          <w:rFonts w:ascii="Arial" w:eastAsia="굴림" w:hAnsi="Arial" w:cs="Arial"/>
          <w:sz w:val="22"/>
        </w:rPr>
        <w:tab/>
      </w:r>
      <w:r w:rsidR="00712B31" w:rsidRPr="00795949">
        <w:rPr>
          <w:rFonts w:ascii="Arial" w:eastAsia="굴림" w:hAnsi="Arial" w:cs="Arial"/>
          <w:sz w:val="22"/>
        </w:rPr>
        <w:tab/>
      </w:r>
      <w:r w:rsidR="00712B31" w:rsidRPr="00795949">
        <w:rPr>
          <w:rFonts w:ascii="Arial" w:eastAsia="굴림" w:hAnsi="Arial" w:cs="Arial"/>
          <w:sz w:val="22"/>
        </w:rPr>
        <w:tab/>
      </w:r>
      <w:r w:rsidR="00712B31" w:rsidRPr="00795949">
        <w:rPr>
          <w:rFonts w:ascii="Arial" w:eastAsia="굴림" w:hAnsi="Arial" w:cs="Arial"/>
          <w:sz w:val="22"/>
        </w:rPr>
        <w:tab/>
        <w:t>→ Go to Bb115 or Bb129</w:t>
      </w:r>
    </w:p>
    <w:p w14:paraId="4AE1FAED" w14:textId="77777777" w:rsidR="005D5299" w:rsidRPr="00795949" w:rsidRDefault="005D5299" w:rsidP="002D0E30">
      <w:pPr>
        <w:pStyle w:val="a6"/>
        <w:numPr>
          <w:ilvl w:val="0"/>
          <w:numId w:val="189"/>
        </w:numPr>
        <w:wordWrap/>
        <w:spacing w:line="360" w:lineRule="auto"/>
        <w:ind w:leftChars="0"/>
        <w:rPr>
          <w:rFonts w:ascii="Arial" w:eastAsia="굴림" w:hAnsi="Arial" w:cs="Arial"/>
          <w:sz w:val="22"/>
        </w:rPr>
      </w:pPr>
      <w:r w:rsidRPr="00795949">
        <w:rPr>
          <w:rFonts w:ascii="Arial" w:eastAsia="굴림" w:hAnsi="Arial" w:cs="Arial"/>
          <w:sz w:val="22"/>
        </w:rPr>
        <w:t>Other</w:t>
      </w:r>
      <w:r w:rsidR="004A78F4" w:rsidRPr="00795949">
        <w:rPr>
          <w:rFonts w:ascii="Arial" w:eastAsia="굴림" w:hAnsi="Arial" w:cs="Arial"/>
          <w:sz w:val="22"/>
        </w:rPr>
        <w:t>s</w:t>
      </w:r>
      <w:r w:rsidR="00A67156" w:rsidRPr="00795949">
        <w:rPr>
          <w:rFonts w:ascii="Arial" w:eastAsia="굴림" w:hAnsi="Arial" w:cs="Arial"/>
          <w:sz w:val="22"/>
        </w:rPr>
        <w:tab/>
      </w:r>
      <w:r w:rsidR="00A67156" w:rsidRPr="00795949">
        <w:rPr>
          <w:rFonts w:ascii="Arial" w:eastAsia="굴림" w:hAnsi="Arial" w:cs="Arial"/>
          <w:sz w:val="22"/>
        </w:rPr>
        <w:tab/>
      </w:r>
    </w:p>
    <w:p w14:paraId="5A64394D" w14:textId="77777777" w:rsidR="005D5299" w:rsidRPr="00795949" w:rsidRDefault="005D5299" w:rsidP="005D5299">
      <w:pPr>
        <w:wordWrap/>
        <w:spacing w:line="360" w:lineRule="auto"/>
        <w:rPr>
          <w:rFonts w:ascii="Arial" w:eastAsia="굴림" w:hAnsi="Arial" w:cs="Arial"/>
          <w:sz w:val="22"/>
        </w:rPr>
      </w:pPr>
    </w:p>
    <w:p w14:paraId="51F72BB1" w14:textId="77777777" w:rsidR="005D5299" w:rsidRPr="00795949" w:rsidRDefault="005D5299" w:rsidP="005D5299">
      <w:pPr>
        <w:wordWrap/>
        <w:spacing w:line="360" w:lineRule="auto"/>
        <w:rPr>
          <w:rFonts w:ascii="Arial" w:eastAsia="굴림" w:hAnsi="Arial" w:cs="Arial"/>
          <w:sz w:val="22"/>
        </w:rPr>
      </w:pPr>
      <w:r w:rsidRPr="00795949">
        <w:rPr>
          <w:rFonts w:ascii="Arial" w:eastAsia="굴림" w:hAnsi="Arial" w:cs="Arial"/>
          <w:sz w:val="22"/>
        </w:rPr>
        <w:t>Bb</w:t>
      </w:r>
      <w:r w:rsidR="00A67156" w:rsidRPr="00795949">
        <w:rPr>
          <w:rFonts w:ascii="Arial" w:eastAsia="굴림" w:hAnsi="Arial" w:cs="Arial"/>
          <w:sz w:val="22"/>
        </w:rPr>
        <w:t>114</w:t>
      </w:r>
      <w:r w:rsidRPr="00795949">
        <w:rPr>
          <w:rFonts w:ascii="Arial" w:eastAsia="굴림" w:hAnsi="Arial" w:cs="Arial"/>
          <w:sz w:val="22"/>
        </w:rPr>
        <w:t xml:space="preserve">. </w:t>
      </w:r>
      <w:r w:rsidR="004A78F4" w:rsidRPr="00795949">
        <w:rPr>
          <w:rFonts w:ascii="Arial" w:eastAsia="굴림" w:hAnsi="Arial" w:cs="Arial"/>
          <w:sz w:val="22"/>
        </w:rPr>
        <w:t>If others, please specify.</w:t>
      </w:r>
    </w:p>
    <w:p w14:paraId="125414A6" w14:textId="77777777" w:rsidR="005D5299" w:rsidRPr="00795949" w:rsidRDefault="00384051" w:rsidP="005D5299">
      <w:pPr>
        <w:wordWrap/>
        <w:spacing w:line="360" w:lineRule="auto"/>
        <w:rPr>
          <w:rFonts w:ascii="Arial" w:eastAsia="굴림" w:hAnsi="Arial" w:cs="Arial"/>
          <w:sz w:val="22"/>
        </w:rPr>
      </w:pPr>
      <w:r w:rsidRPr="00795949">
        <w:rPr>
          <w:rFonts w:ascii="Arial" w:eastAsia="굴림" w:hAnsi="Arial" w:cs="Arial"/>
          <w:sz w:val="22"/>
        </w:rPr>
        <w:tab/>
        <w:t xml:space="preserve">_______________________________ </w:t>
      </w:r>
      <w:r w:rsidR="00A67156" w:rsidRPr="00795949">
        <w:rPr>
          <w:rFonts w:ascii="Arial" w:eastAsia="굴림" w:hAnsi="Arial" w:cs="Arial"/>
          <w:sz w:val="22"/>
        </w:rPr>
        <w:t>→Go to Bb115 or Bb129</w:t>
      </w:r>
    </w:p>
    <w:p w14:paraId="3EA8D4A2" w14:textId="77777777" w:rsidR="005D5299" w:rsidRPr="00795949" w:rsidRDefault="005D5299" w:rsidP="005D5299">
      <w:pPr>
        <w:wordWrap/>
        <w:spacing w:line="360" w:lineRule="auto"/>
        <w:rPr>
          <w:rFonts w:ascii="Arial" w:eastAsia="굴림" w:hAnsi="Arial" w:cs="Arial"/>
          <w:sz w:val="22"/>
        </w:rPr>
      </w:pPr>
    </w:p>
    <w:p w14:paraId="6DF22AC2" w14:textId="77777777" w:rsidR="001B5371" w:rsidRPr="00795949" w:rsidRDefault="00133F10" w:rsidP="00297F86">
      <w:pPr>
        <w:wordWrap/>
        <w:spacing w:line="276" w:lineRule="auto"/>
        <w:rPr>
          <w:rFonts w:ascii="Arial" w:eastAsia="굴림" w:hAnsi="Arial" w:cs="Arial"/>
          <w:b/>
          <w:sz w:val="22"/>
        </w:rPr>
      </w:pPr>
      <w:r w:rsidRPr="00795949">
        <w:rPr>
          <w:rFonts w:ascii="Arial" w:eastAsia="굴림" w:hAnsi="Arial" w:cs="Arial"/>
          <w:b/>
          <w:sz w:val="22"/>
        </w:rPr>
        <w:t>&lt;</w:t>
      </w:r>
      <w:r w:rsidR="00933F12" w:rsidRPr="00795949">
        <w:rPr>
          <w:rFonts w:ascii="Arial" w:eastAsia="굴림" w:hAnsi="Arial" w:cs="Arial"/>
          <w:b/>
          <w:sz w:val="22"/>
        </w:rPr>
        <w:t>Transfer to</w:t>
      </w:r>
      <w:r w:rsidR="001B5371" w:rsidRPr="00795949">
        <w:rPr>
          <w:rFonts w:ascii="Arial" w:eastAsia="굴림" w:hAnsi="Arial" w:cs="Arial"/>
          <w:b/>
          <w:sz w:val="22"/>
        </w:rPr>
        <w:t xml:space="preserve"> R’</w:t>
      </w:r>
      <w:r w:rsidR="00AE5C27" w:rsidRPr="00795949">
        <w:rPr>
          <w:rFonts w:ascii="Arial" w:eastAsia="굴림" w:hAnsi="Arial" w:cs="Arial"/>
          <w:b/>
          <w:sz w:val="22"/>
        </w:rPr>
        <w:t xml:space="preserve">s father who </w:t>
      </w:r>
      <w:r w:rsidRPr="00795949">
        <w:rPr>
          <w:rFonts w:ascii="Arial" w:eastAsia="굴림" w:hAnsi="Arial" w:cs="Arial"/>
          <w:b/>
          <w:sz w:val="22"/>
        </w:rPr>
        <w:t>lived with R&gt;</w:t>
      </w:r>
    </w:p>
    <w:p w14:paraId="7E5F417E" w14:textId="77777777" w:rsidR="005D5299" w:rsidRPr="00795949" w:rsidRDefault="005D5299" w:rsidP="00297F86">
      <w:pPr>
        <w:wordWrap/>
        <w:spacing w:line="276" w:lineRule="auto"/>
        <w:rPr>
          <w:rFonts w:ascii="Arial" w:eastAsia="굴림" w:hAnsi="Arial" w:cs="Arial"/>
          <w:b/>
          <w:sz w:val="22"/>
        </w:rPr>
      </w:pPr>
      <w:r w:rsidRPr="00795949">
        <w:rPr>
          <w:rFonts w:ascii="Arial" w:eastAsia="굴림" w:hAnsi="Arial" w:cs="Arial"/>
          <w:b/>
          <w:sz w:val="22"/>
        </w:rPr>
        <w:t>Logic</w:t>
      </w:r>
    </w:p>
    <w:p w14:paraId="27608A11" w14:textId="5CD8B3A7" w:rsidR="005D5299" w:rsidRPr="00795949" w:rsidRDefault="00354976" w:rsidP="002D0E30">
      <w:pPr>
        <w:pStyle w:val="a6"/>
        <w:numPr>
          <w:ilvl w:val="0"/>
          <w:numId w:val="167"/>
        </w:numPr>
        <w:wordWrap/>
        <w:spacing w:line="276" w:lineRule="auto"/>
        <w:ind w:leftChars="0"/>
        <w:rPr>
          <w:rFonts w:ascii="Arial" w:eastAsia="굴림" w:hAnsi="Arial" w:cs="Arial"/>
          <w:b/>
          <w:sz w:val="22"/>
        </w:rPr>
      </w:pPr>
      <w:r w:rsidRPr="00795949">
        <w:rPr>
          <w:rFonts w:ascii="Arial" w:eastAsia="굴림" w:hAnsi="Arial" w:cs="Arial"/>
          <w:b/>
          <w:sz w:val="22"/>
        </w:rPr>
        <w:t xml:space="preserve">If </w:t>
      </w:r>
      <w:r w:rsidR="00D0631B" w:rsidRPr="00795949">
        <w:rPr>
          <w:rFonts w:ascii="Arial" w:eastAsia="굴림" w:hAnsi="Arial" w:cs="Arial"/>
          <w:b/>
          <w:sz w:val="22"/>
        </w:rPr>
        <w:t xml:space="preserve">R </w:t>
      </w:r>
      <w:r w:rsidRPr="00795949">
        <w:rPr>
          <w:rFonts w:ascii="Arial" w:eastAsia="굴림" w:hAnsi="Arial" w:cs="Arial"/>
          <w:b/>
          <w:sz w:val="22"/>
        </w:rPr>
        <w:t>lived</w:t>
      </w:r>
      <w:r w:rsidR="005D5299" w:rsidRPr="00795949">
        <w:rPr>
          <w:rFonts w:ascii="Arial" w:eastAsia="굴림" w:hAnsi="Arial" w:cs="Arial"/>
          <w:b/>
          <w:sz w:val="22"/>
        </w:rPr>
        <w:t xml:space="preserve"> with </w:t>
      </w:r>
      <w:r w:rsidR="00D0631B" w:rsidRPr="00795949">
        <w:rPr>
          <w:rFonts w:ascii="Arial" w:eastAsia="굴림" w:hAnsi="Arial" w:cs="Arial"/>
          <w:b/>
          <w:sz w:val="22"/>
        </w:rPr>
        <w:t>his</w:t>
      </w:r>
      <w:r w:rsidR="00E57850" w:rsidRPr="00795949">
        <w:rPr>
          <w:rFonts w:ascii="Arial" w:eastAsia="굴림" w:hAnsi="Arial" w:cs="Arial"/>
          <w:b/>
          <w:sz w:val="22"/>
        </w:rPr>
        <w:t>/her</w:t>
      </w:r>
      <w:r w:rsidR="00133F10" w:rsidRPr="00795949">
        <w:rPr>
          <w:rFonts w:ascii="Arial" w:eastAsia="굴림" w:hAnsi="Arial" w:cs="Arial"/>
          <w:b/>
          <w:sz w:val="22"/>
        </w:rPr>
        <w:t xml:space="preserve"> </w:t>
      </w:r>
      <w:r w:rsidR="005D5299" w:rsidRPr="00795949">
        <w:rPr>
          <w:rFonts w:ascii="Arial" w:eastAsia="굴림" w:hAnsi="Arial" w:cs="Arial"/>
          <w:b/>
          <w:sz w:val="22"/>
        </w:rPr>
        <w:t xml:space="preserve">father </w:t>
      </w:r>
      <w:r w:rsidR="00247C56" w:rsidRPr="00795949">
        <w:rPr>
          <w:rFonts w:ascii="Arial" w:eastAsia="굴림" w:hAnsi="Arial" w:cs="Arial"/>
          <w:b/>
          <w:sz w:val="22"/>
        </w:rPr>
        <w:t xml:space="preserve">for </w:t>
      </w:r>
      <w:r w:rsidR="005D5299" w:rsidRPr="00795949">
        <w:rPr>
          <w:rFonts w:ascii="Arial" w:eastAsia="굴림" w:hAnsi="Arial" w:cs="Arial"/>
          <w:b/>
          <w:sz w:val="22"/>
        </w:rPr>
        <w:t xml:space="preserve">more than one month in </w:t>
      </w:r>
      <w:del w:id="591" w:author="Keis" w:date="2024-09-06T10:18:00Z">
        <w:r w:rsidR="008662E4" w:rsidRPr="00DB459F" w:rsidDel="009F27DD">
          <w:rPr>
            <w:rFonts w:ascii="Arial" w:eastAsia="굴림" w:hAnsi="Arial" w:cs="Arial" w:hint="eastAsia"/>
            <w:b/>
            <w:color w:val="FF0000"/>
            <w:sz w:val="22"/>
          </w:rPr>
          <w:delText>2019</w:delText>
        </w:r>
      </w:del>
      <w:ins w:id="592" w:author="Keis" w:date="2024-09-06T10:18:00Z">
        <w:r w:rsidR="009F27DD" w:rsidRPr="009F27DD">
          <w:rPr>
            <w:rFonts w:ascii="Arial" w:eastAsia="굴림" w:hAnsi="Arial" w:cs="Arial" w:hint="eastAsia"/>
            <w:b/>
            <w:color w:val="00B050"/>
            <w:sz w:val="22"/>
          </w:rPr>
          <w:t>2021</w:t>
        </w:r>
      </w:ins>
      <w:r w:rsidR="005D5299" w:rsidRPr="00795949">
        <w:rPr>
          <w:rFonts w:ascii="Arial" w:eastAsia="굴림" w:hAnsi="Arial" w:cs="Arial"/>
          <w:b/>
          <w:sz w:val="22"/>
        </w:rPr>
        <w:t xml:space="preserve">, then </w:t>
      </w:r>
      <w:r w:rsidR="00133F10" w:rsidRPr="00795949">
        <w:rPr>
          <w:rFonts w:ascii="Arial" w:eastAsia="굴림" w:hAnsi="Arial" w:cs="Arial"/>
          <w:b/>
          <w:sz w:val="22"/>
        </w:rPr>
        <w:t>ask</w:t>
      </w:r>
      <w:r w:rsidR="0024715C" w:rsidRPr="00795949">
        <w:rPr>
          <w:rFonts w:ascii="Arial" w:eastAsia="굴림" w:hAnsi="Arial" w:cs="Arial"/>
          <w:b/>
          <w:sz w:val="22"/>
        </w:rPr>
        <w:t xml:space="preserve"> Bb115</w:t>
      </w:r>
      <w:r w:rsidR="005D5299" w:rsidRPr="00795949">
        <w:rPr>
          <w:rFonts w:ascii="Arial" w:eastAsia="굴림" w:hAnsi="Arial" w:cs="Arial"/>
          <w:b/>
          <w:sz w:val="22"/>
        </w:rPr>
        <w:t>~Bb</w:t>
      </w:r>
      <w:r w:rsidR="0024715C" w:rsidRPr="00795949">
        <w:rPr>
          <w:rFonts w:ascii="Arial" w:eastAsia="굴림" w:hAnsi="Arial" w:cs="Arial"/>
          <w:b/>
          <w:sz w:val="22"/>
        </w:rPr>
        <w:t>128</w:t>
      </w:r>
      <w:r w:rsidR="00297F86" w:rsidRPr="00795949">
        <w:rPr>
          <w:rFonts w:ascii="Arial" w:eastAsia="굴림" w:hAnsi="Arial" w:cs="Arial"/>
          <w:b/>
          <w:sz w:val="22"/>
        </w:rPr>
        <w:t>.</w:t>
      </w:r>
    </w:p>
    <w:p w14:paraId="3D9D7B6D" w14:textId="77777777" w:rsidR="00A941C9" w:rsidRPr="00795949" w:rsidRDefault="00A941C9" w:rsidP="00C064C2">
      <w:pPr>
        <w:pStyle w:val="a6"/>
        <w:wordWrap/>
        <w:spacing w:line="360" w:lineRule="auto"/>
        <w:ind w:leftChars="0"/>
        <w:rPr>
          <w:rFonts w:ascii="Arial" w:eastAsia="굴림" w:hAnsi="Arial" w:cs="Arial"/>
          <w:b/>
          <w:sz w:val="22"/>
        </w:rPr>
      </w:pPr>
    </w:p>
    <w:p w14:paraId="5D94E8DA" w14:textId="0070F61F" w:rsidR="005D5299" w:rsidRPr="00795949" w:rsidRDefault="005D5299" w:rsidP="00C064C2">
      <w:pPr>
        <w:wordWrap/>
        <w:spacing w:line="360" w:lineRule="auto"/>
        <w:rPr>
          <w:rFonts w:ascii="Arial" w:eastAsia="굴림" w:hAnsi="Arial" w:cs="Arial"/>
          <w:sz w:val="22"/>
        </w:rPr>
      </w:pPr>
      <w:r w:rsidRPr="00795949">
        <w:rPr>
          <w:rFonts w:ascii="Arial" w:eastAsia="굴림" w:hAnsi="Arial" w:cs="Arial"/>
          <w:sz w:val="22"/>
        </w:rPr>
        <w:t>Bb1</w:t>
      </w:r>
      <w:r w:rsidR="0024715C" w:rsidRPr="00795949">
        <w:rPr>
          <w:rFonts w:ascii="Arial" w:eastAsia="굴림" w:hAnsi="Arial" w:cs="Arial"/>
          <w:sz w:val="22"/>
        </w:rPr>
        <w:t>15</w:t>
      </w:r>
      <w:r w:rsidRPr="00795949">
        <w:rPr>
          <w:rFonts w:ascii="Arial" w:eastAsia="굴림" w:hAnsi="Arial" w:cs="Arial"/>
          <w:sz w:val="22"/>
        </w:rPr>
        <w:t xml:space="preserve">. </w:t>
      </w:r>
      <w:r w:rsidR="0024715C" w:rsidRPr="00795949">
        <w:rPr>
          <w:rFonts w:ascii="Arial" w:eastAsia="굴림" w:hAnsi="Arial" w:cs="Arial"/>
          <w:kern w:val="0"/>
          <w:sz w:val="22"/>
        </w:rPr>
        <w:t xml:space="preserve">[Live </w:t>
      </w:r>
      <w:proofErr w:type="spellStart"/>
      <w:r w:rsidR="0024715C" w:rsidRPr="00795949">
        <w:rPr>
          <w:rFonts w:ascii="Arial" w:eastAsia="굴림" w:hAnsi="Arial" w:cs="Arial"/>
          <w:kern w:val="0"/>
          <w:sz w:val="22"/>
        </w:rPr>
        <w:t>together_Receipt</w:t>
      </w:r>
      <w:proofErr w:type="spellEnd"/>
      <w:r w:rsidR="0024715C" w:rsidRPr="00795949">
        <w:rPr>
          <w:rFonts w:ascii="Arial" w:eastAsia="굴림" w:hAnsi="Arial" w:cs="Arial"/>
          <w:kern w:val="0"/>
          <w:sz w:val="22"/>
        </w:rPr>
        <w:t xml:space="preserve"> of financial support] </w:t>
      </w:r>
      <w:r w:rsidRPr="00795949">
        <w:rPr>
          <w:rFonts w:ascii="Arial" w:eastAsia="굴림" w:hAnsi="Arial" w:cs="Arial"/>
          <w:sz w:val="22"/>
        </w:rPr>
        <w:t>In the last calendar year (</w:t>
      </w:r>
      <w:del w:id="593" w:author="Keis" w:date="2024-09-06T10:18:00Z">
        <w:r w:rsidR="008662E4" w:rsidRPr="00DB459F" w:rsidDel="009F27DD">
          <w:rPr>
            <w:rFonts w:ascii="Arial" w:eastAsia="굴림" w:hAnsi="Arial" w:cs="Arial" w:hint="eastAsia"/>
            <w:color w:val="FF0000"/>
            <w:sz w:val="22"/>
          </w:rPr>
          <w:delText>2019</w:delText>
        </w:r>
      </w:del>
      <w:ins w:id="594" w:author="Keis" w:date="2024-09-06T10:18:00Z">
        <w:r w:rsidR="009F27DD" w:rsidRPr="009F27DD">
          <w:rPr>
            <w:rFonts w:ascii="Arial" w:eastAsia="굴림" w:hAnsi="Arial" w:cs="Arial" w:hint="eastAsia"/>
            <w:color w:val="00B050"/>
            <w:sz w:val="22"/>
          </w:rPr>
          <w:t>2021</w:t>
        </w:r>
      </w:ins>
      <w:r w:rsidRPr="00795949">
        <w:rPr>
          <w:rFonts w:ascii="Arial" w:eastAsia="굴림" w:hAnsi="Arial" w:cs="Arial"/>
          <w:sz w:val="22"/>
        </w:rPr>
        <w:t xml:space="preserve">), did you receive any </w:t>
      </w:r>
      <w:r w:rsidR="00D93B3E" w:rsidRPr="00795949">
        <w:rPr>
          <w:rFonts w:ascii="Arial" w:eastAsia="굴림" w:hAnsi="Arial" w:cs="Arial"/>
          <w:sz w:val="22"/>
        </w:rPr>
        <w:t xml:space="preserve">financial support </w:t>
      </w:r>
      <w:r w:rsidRPr="00795949">
        <w:rPr>
          <w:rFonts w:ascii="Arial" w:eastAsia="굴림" w:hAnsi="Arial" w:cs="Arial"/>
          <w:sz w:val="22"/>
        </w:rPr>
        <w:t>from your father while living together?</w:t>
      </w:r>
    </w:p>
    <w:p w14:paraId="34B5CE62" w14:textId="77777777" w:rsidR="00474AED" w:rsidRPr="00795949" w:rsidRDefault="00474AED" w:rsidP="000564A8">
      <w:pPr>
        <w:wordWrap/>
        <w:spacing w:line="360" w:lineRule="auto"/>
        <w:rPr>
          <w:rFonts w:ascii="Arial" w:eastAsia="굴림" w:hAnsi="Arial" w:cs="Arial"/>
          <w:kern w:val="0"/>
          <w:sz w:val="24"/>
          <w:szCs w:val="24"/>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 xml:space="preserve">luded. Financial support includes pocket money, </w:t>
      </w:r>
      <w:r w:rsidRPr="00795949">
        <w:rPr>
          <w:rFonts w:ascii="Arial" w:eastAsia="굴림" w:hAnsi="Arial" w:cs="Arial"/>
          <w:sz w:val="22"/>
        </w:rPr>
        <w:lastRenderedPageBreak/>
        <w:t>medical expenses, travel expenses, business funds, etc.</w:t>
      </w:r>
      <w:r w:rsidR="000564A8" w:rsidRPr="00795949">
        <w:rPr>
          <w:rFonts w:ascii="Arial" w:eastAsia="굴림" w:hAnsi="Arial" w:cs="Arial"/>
          <w:sz w:val="22"/>
        </w:rPr>
        <w:t xml:space="preserve"> </w:t>
      </w:r>
      <w:r w:rsidRPr="00795949">
        <w:rPr>
          <w:rFonts w:ascii="Arial" w:eastAsia="굴림" w:hAnsi="Arial" w:cs="Arial"/>
          <w:kern w:val="0"/>
          <w:sz w:val="22"/>
        </w:rPr>
        <w:t>Paying for the bill instead is included</w:t>
      </w:r>
      <w:r w:rsidR="000564A8" w:rsidRPr="00795949">
        <w:rPr>
          <w:rFonts w:ascii="Arial" w:eastAsia="굴림" w:hAnsi="Arial" w:cs="Arial"/>
          <w:kern w:val="0"/>
          <w:sz w:val="22"/>
        </w:rPr>
        <w:t>.</w:t>
      </w:r>
      <w:r w:rsidRPr="00795949">
        <w:rPr>
          <w:rFonts w:ascii="Arial" w:eastAsia="굴림" w:hAnsi="Arial" w:cs="Arial"/>
          <w:kern w:val="0"/>
          <w:sz w:val="22"/>
        </w:rPr>
        <w:t>]</w:t>
      </w:r>
      <w:r w:rsidRPr="00795949">
        <w:rPr>
          <w:rFonts w:ascii="Arial" w:eastAsia="굴림" w:hAnsi="Arial" w:cs="Arial"/>
          <w:kern w:val="0"/>
          <w:sz w:val="24"/>
          <w:szCs w:val="24"/>
        </w:rPr>
        <w:t xml:space="preserve"> </w:t>
      </w:r>
    </w:p>
    <w:p w14:paraId="3DBB619D" w14:textId="77777777" w:rsidR="00474AED" w:rsidRPr="00795949" w:rsidRDefault="00474AED" w:rsidP="00C064C2">
      <w:pPr>
        <w:wordWrap/>
        <w:spacing w:line="360" w:lineRule="auto"/>
        <w:rPr>
          <w:rFonts w:ascii="Arial" w:eastAsia="굴림" w:hAnsi="Arial" w:cs="Arial"/>
          <w:sz w:val="22"/>
        </w:rPr>
      </w:pPr>
    </w:p>
    <w:p w14:paraId="589C9FF9" w14:textId="77777777" w:rsidR="00133F10" w:rsidRPr="00795949" w:rsidRDefault="00133F10" w:rsidP="00C064C2">
      <w:pPr>
        <w:wordWrap/>
        <w:spacing w:line="360" w:lineRule="auto"/>
        <w:rPr>
          <w:rFonts w:ascii="Arial" w:eastAsia="굴림" w:hAnsi="Arial" w:cs="Arial"/>
          <w:sz w:val="22"/>
        </w:rPr>
      </w:pPr>
    </w:p>
    <w:p w14:paraId="0BB1E86E" w14:textId="77777777" w:rsidR="00133F10" w:rsidRPr="00795949" w:rsidRDefault="00133F10" w:rsidP="002D0E30">
      <w:pPr>
        <w:pStyle w:val="a6"/>
        <w:numPr>
          <w:ilvl w:val="0"/>
          <w:numId w:val="190"/>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0024715C" w:rsidRPr="00795949">
        <w:rPr>
          <w:rFonts w:ascii="Arial" w:eastAsia="굴림" w:hAnsi="Arial" w:cs="Arial"/>
          <w:sz w:val="22"/>
        </w:rPr>
        <w:t>→Go to Bb122</w:t>
      </w:r>
    </w:p>
    <w:p w14:paraId="432E76B0" w14:textId="77777777" w:rsidR="00C064C2" w:rsidRPr="00795949" w:rsidRDefault="00C064C2" w:rsidP="00C064C2">
      <w:pPr>
        <w:pStyle w:val="a6"/>
        <w:tabs>
          <w:tab w:val="left" w:pos="5245"/>
        </w:tabs>
        <w:wordWrap/>
        <w:spacing w:line="360" w:lineRule="auto"/>
        <w:ind w:leftChars="0" w:left="760"/>
        <w:rPr>
          <w:rFonts w:ascii="Arial" w:eastAsia="굴림" w:hAnsi="Arial" w:cs="Arial"/>
          <w:sz w:val="22"/>
        </w:rPr>
      </w:pPr>
    </w:p>
    <w:p w14:paraId="688C16A7" w14:textId="089EBEAF" w:rsidR="00133F10"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Bb116</w:t>
      </w:r>
      <w:r w:rsidR="005D5299" w:rsidRPr="00795949">
        <w:rPr>
          <w:rFonts w:ascii="Arial" w:eastAsia="굴림" w:hAnsi="Arial" w:cs="Arial"/>
          <w:sz w:val="22"/>
        </w:rPr>
        <w:t>.</w:t>
      </w:r>
      <w:r w:rsidR="00766C97" w:rsidRPr="00795949">
        <w:rPr>
          <w:rFonts w:ascii="Arial" w:eastAsia="굴림" w:hAnsi="Arial" w:cs="Arial"/>
          <w:sz w:val="22"/>
        </w:rPr>
        <w:t xml:space="preserve"> </w:t>
      </w:r>
      <w:r w:rsidR="00766C97" w:rsidRPr="00795949">
        <w:rPr>
          <w:rFonts w:ascii="Arial" w:eastAsia="굴림" w:hAnsi="Arial" w:cs="Arial"/>
          <w:kern w:val="0"/>
          <w:sz w:val="22"/>
        </w:rPr>
        <w:t xml:space="preserve">[Live </w:t>
      </w:r>
      <w:proofErr w:type="spellStart"/>
      <w:r w:rsidR="00766C97" w:rsidRPr="00795949">
        <w:rPr>
          <w:rFonts w:ascii="Arial" w:eastAsia="굴림" w:hAnsi="Arial" w:cs="Arial"/>
          <w:kern w:val="0"/>
          <w:sz w:val="22"/>
        </w:rPr>
        <w:t>together_Receipt</w:t>
      </w:r>
      <w:proofErr w:type="spellEnd"/>
      <w:r w:rsidR="00766C97" w:rsidRPr="00795949">
        <w:rPr>
          <w:rFonts w:ascii="Arial" w:eastAsia="굴림" w:hAnsi="Arial" w:cs="Arial"/>
          <w:kern w:val="0"/>
          <w:sz w:val="22"/>
        </w:rPr>
        <w:t xml:space="preserve"> of financial support] </w:t>
      </w:r>
      <w:r w:rsidR="005D5299" w:rsidRPr="00795949">
        <w:rPr>
          <w:rFonts w:ascii="Arial" w:eastAsia="굴림" w:hAnsi="Arial" w:cs="Arial"/>
          <w:sz w:val="22"/>
        </w:rPr>
        <w:t xml:space="preserve">If so, what was the total amount of </w:t>
      </w:r>
      <w:r w:rsidR="00D93B3E" w:rsidRPr="00795949">
        <w:rPr>
          <w:rFonts w:ascii="Arial" w:eastAsia="굴림" w:hAnsi="Arial" w:cs="Arial"/>
          <w:sz w:val="22"/>
        </w:rPr>
        <w:t xml:space="preserve">financial support </w:t>
      </w:r>
      <w:r w:rsidR="005D5299" w:rsidRPr="00795949">
        <w:rPr>
          <w:rFonts w:ascii="Arial" w:eastAsia="굴림" w:hAnsi="Arial" w:cs="Arial"/>
          <w:sz w:val="22"/>
        </w:rPr>
        <w:t xml:space="preserve">you received </w:t>
      </w:r>
      <w:r w:rsidR="00E57850" w:rsidRPr="00795949">
        <w:rPr>
          <w:rFonts w:ascii="Arial" w:eastAsia="굴림" w:hAnsi="Arial" w:cs="Arial"/>
          <w:sz w:val="22"/>
        </w:rPr>
        <w:t xml:space="preserve">from your father </w:t>
      </w:r>
      <w:r w:rsidR="005D5299" w:rsidRPr="00795949">
        <w:rPr>
          <w:rFonts w:ascii="Arial" w:eastAsia="굴림" w:hAnsi="Arial" w:cs="Arial"/>
          <w:sz w:val="22"/>
        </w:rPr>
        <w:t>in the last calendar year (</w:t>
      </w:r>
      <w:del w:id="595" w:author="Keis" w:date="2024-09-06T10:18:00Z">
        <w:r w:rsidR="008662E4" w:rsidRPr="00DB459F" w:rsidDel="009F27DD">
          <w:rPr>
            <w:rFonts w:ascii="Arial" w:eastAsia="굴림" w:hAnsi="Arial" w:cs="Arial" w:hint="eastAsia"/>
            <w:color w:val="FF0000"/>
            <w:sz w:val="22"/>
          </w:rPr>
          <w:delText>2019</w:delText>
        </w:r>
      </w:del>
      <w:ins w:id="596"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w:t>
      </w:r>
    </w:p>
    <w:p w14:paraId="614DE0E7" w14:textId="77777777" w:rsidR="00C671C2" w:rsidRPr="00795949" w:rsidRDefault="00C671C2" w:rsidP="00C671C2">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03B9EEC4" w14:textId="77777777" w:rsidR="00C671C2" w:rsidRPr="00795949" w:rsidRDefault="00C671C2" w:rsidP="00C671C2">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 MW [Range: 0 ~ 9997] → Bb1</w:t>
      </w:r>
      <w:r w:rsidR="0024715C" w:rsidRPr="00795949">
        <w:rPr>
          <w:rFonts w:ascii="Arial" w:eastAsia="굴림" w:hAnsi="Arial" w:cs="Arial"/>
          <w:kern w:val="0"/>
          <w:sz w:val="22"/>
        </w:rPr>
        <w:t>22</w:t>
      </w:r>
    </w:p>
    <w:p w14:paraId="0F097773" w14:textId="77777777" w:rsidR="005D5299" w:rsidRPr="00795949" w:rsidRDefault="0024715C" w:rsidP="00C064C2">
      <w:pPr>
        <w:wordWrap/>
        <w:spacing w:line="360" w:lineRule="auto"/>
        <w:ind w:firstLine="800"/>
        <w:rPr>
          <w:rFonts w:ascii="Arial" w:eastAsia="굴림" w:hAnsi="Arial" w:cs="Arial"/>
          <w:sz w:val="22"/>
        </w:rPr>
      </w:pPr>
      <w:r w:rsidRPr="00795949">
        <w:rPr>
          <w:rFonts w:ascii="Arial" w:eastAsia="굴림" w:hAnsi="Arial" w:cs="Arial"/>
          <w:sz w:val="22"/>
        </w:rPr>
        <w:t>Don’t know →GO to Bb117~Bb121</w:t>
      </w:r>
      <w:r w:rsidR="005D5299" w:rsidRPr="00795949">
        <w:rPr>
          <w:rFonts w:ascii="Arial" w:eastAsia="굴림" w:hAnsi="Arial" w:cs="Arial"/>
          <w:sz w:val="22"/>
        </w:rPr>
        <w:t xml:space="preserve"> unfolding</w:t>
      </w:r>
    </w:p>
    <w:p w14:paraId="79382AA0" w14:textId="77777777" w:rsidR="005D5299" w:rsidRPr="00795949" w:rsidRDefault="0024715C" w:rsidP="00C064C2">
      <w:pPr>
        <w:wordWrap/>
        <w:spacing w:line="360" w:lineRule="auto"/>
        <w:ind w:firstLine="800"/>
        <w:rPr>
          <w:rFonts w:ascii="Arial" w:eastAsia="굴림" w:hAnsi="Arial" w:cs="Arial"/>
          <w:sz w:val="22"/>
        </w:rPr>
      </w:pPr>
      <w:r w:rsidRPr="00795949">
        <w:rPr>
          <w:rFonts w:ascii="Arial" w:eastAsia="굴림" w:hAnsi="Arial" w:cs="Arial"/>
          <w:sz w:val="22"/>
        </w:rPr>
        <w:t>Refuse to answer →GO to Bb117~Bb121</w:t>
      </w:r>
      <w:r w:rsidR="005D5299" w:rsidRPr="00795949">
        <w:rPr>
          <w:rFonts w:ascii="Arial" w:eastAsia="굴림" w:hAnsi="Arial" w:cs="Arial"/>
          <w:sz w:val="22"/>
        </w:rPr>
        <w:t xml:space="preserve"> unfolding</w:t>
      </w:r>
    </w:p>
    <w:p w14:paraId="7AC830A3" w14:textId="77777777" w:rsidR="005D5299" w:rsidRPr="00795949" w:rsidRDefault="005D5299" w:rsidP="00C064C2">
      <w:pPr>
        <w:wordWrap/>
        <w:spacing w:line="360" w:lineRule="auto"/>
        <w:rPr>
          <w:rFonts w:ascii="Arial" w:eastAsia="굴림" w:hAnsi="Arial" w:cs="Arial"/>
          <w:sz w:val="22"/>
        </w:rPr>
      </w:pPr>
    </w:p>
    <w:p w14:paraId="6CFEC86F" w14:textId="77777777" w:rsidR="005D5299" w:rsidRPr="00795949" w:rsidRDefault="0024715C" w:rsidP="00C064C2">
      <w:pPr>
        <w:wordWrap/>
        <w:spacing w:line="360" w:lineRule="auto"/>
        <w:rPr>
          <w:rFonts w:ascii="Arial" w:eastAsia="굴림" w:hAnsi="Arial" w:cs="Arial"/>
          <w:b/>
          <w:sz w:val="22"/>
        </w:rPr>
      </w:pPr>
      <w:r w:rsidRPr="00795949">
        <w:rPr>
          <w:rFonts w:ascii="Arial" w:eastAsia="굴림" w:hAnsi="Arial" w:cs="Arial"/>
          <w:b/>
          <w:sz w:val="22"/>
        </w:rPr>
        <w:t>&lt; Bb117~Bb121</w:t>
      </w:r>
      <w:r w:rsidR="005D5299" w:rsidRPr="00795949">
        <w:rPr>
          <w:rFonts w:ascii="Arial" w:eastAsia="굴림" w:hAnsi="Arial" w:cs="Arial"/>
          <w:b/>
          <w:sz w:val="22"/>
        </w:rPr>
        <w:t>. Unfolding bracket questions &gt;</w:t>
      </w:r>
    </w:p>
    <w:p w14:paraId="055C47D5" w14:textId="77777777" w:rsidR="00133F10" w:rsidRPr="00795949" w:rsidRDefault="00133F10" w:rsidP="00C064C2">
      <w:pPr>
        <w:wordWrap/>
        <w:spacing w:line="360" w:lineRule="auto"/>
        <w:rPr>
          <w:rFonts w:ascii="Arial" w:eastAsia="굴림" w:hAnsi="Arial" w:cs="Arial"/>
          <w:sz w:val="22"/>
        </w:rPr>
      </w:pPr>
      <w:r w:rsidRPr="00795949">
        <w:rPr>
          <w:rFonts w:ascii="Arial" w:eastAsia="굴림" w:hAnsi="Arial" w:cs="Arial"/>
          <w:sz w:val="22"/>
        </w:rPr>
        <w:t xml:space="preserve">[IWER: Go back </w:t>
      </w:r>
      <w:r w:rsidR="0024715C" w:rsidRPr="00795949">
        <w:rPr>
          <w:rFonts w:ascii="Arial" w:eastAsia="굴림" w:hAnsi="Arial" w:cs="Arial"/>
          <w:sz w:val="22"/>
        </w:rPr>
        <w:t>to Bb116</w:t>
      </w:r>
      <w:r w:rsidRPr="00795949">
        <w:rPr>
          <w:rFonts w:ascii="Arial" w:eastAsia="굴림" w:hAnsi="Arial" w:cs="Arial"/>
          <w:sz w:val="22"/>
        </w:rPr>
        <w:t xml:space="preserve"> and record if R answers the amount during the interview.]</w:t>
      </w:r>
    </w:p>
    <w:p w14:paraId="403C7372" w14:textId="4D05F4A0"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Bb117</w:t>
      </w:r>
      <w:r w:rsidR="005D5299" w:rsidRPr="00795949">
        <w:rPr>
          <w:rFonts w:ascii="Arial" w:eastAsia="굴림" w:hAnsi="Arial" w:cs="Arial"/>
          <w:sz w:val="22"/>
        </w:rPr>
        <w:t>. Did it amount to less than, about equal to or more than 100 MW (10,000 Korean won)</w:t>
      </w:r>
      <w:r w:rsidR="00AE5C27" w:rsidRPr="00795949">
        <w:rPr>
          <w:rFonts w:ascii="Arial" w:eastAsia="굴림" w:hAnsi="Arial" w:cs="Arial"/>
          <w:sz w:val="22"/>
        </w:rPr>
        <w:t xml:space="preserve"> in the last calendar year (</w:t>
      </w:r>
      <w:del w:id="597" w:author="Keis" w:date="2024-09-06T10:18:00Z">
        <w:r w:rsidR="008662E4" w:rsidRPr="00DB459F" w:rsidDel="009F27DD">
          <w:rPr>
            <w:rFonts w:ascii="Arial" w:eastAsia="굴림" w:hAnsi="Arial" w:cs="Arial" w:hint="eastAsia"/>
            <w:color w:val="FF0000"/>
            <w:sz w:val="22"/>
          </w:rPr>
          <w:delText>2019</w:delText>
        </w:r>
      </w:del>
      <w:ins w:id="598" w:author="Keis" w:date="2024-09-06T10:18:00Z">
        <w:r w:rsidR="009F27DD" w:rsidRPr="009F27DD">
          <w:rPr>
            <w:rFonts w:ascii="Arial" w:eastAsia="굴림" w:hAnsi="Arial" w:cs="Arial" w:hint="eastAsia"/>
            <w:color w:val="00B050"/>
            <w:sz w:val="22"/>
          </w:rPr>
          <w:t>2021</w:t>
        </w:r>
      </w:ins>
      <w:r w:rsidR="00AE5C27" w:rsidRPr="00795949">
        <w:rPr>
          <w:rFonts w:ascii="Arial" w:eastAsia="굴림" w:hAnsi="Arial" w:cs="Arial"/>
          <w:sz w:val="22"/>
        </w:rPr>
        <w:t>)</w:t>
      </w:r>
      <w:r w:rsidR="005D5299" w:rsidRPr="00795949">
        <w:rPr>
          <w:rFonts w:ascii="Arial" w:eastAsia="굴림" w:hAnsi="Arial" w:cs="Arial"/>
          <w:sz w:val="22"/>
        </w:rPr>
        <w:t>?</w:t>
      </w:r>
    </w:p>
    <w:p w14:paraId="6A25B7AD" w14:textId="77777777" w:rsidR="005D5299" w:rsidRPr="00795949" w:rsidRDefault="005D5299" w:rsidP="002D0E30">
      <w:pPr>
        <w:pStyle w:val="a6"/>
        <w:numPr>
          <w:ilvl w:val="0"/>
          <w:numId w:val="191"/>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44044AD4" w14:textId="77777777" w:rsidR="005D5299" w:rsidRPr="00795949" w:rsidRDefault="005D5299" w:rsidP="00F14BA4">
      <w:pPr>
        <w:pStyle w:val="a6"/>
        <w:numPr>
          <w:ilvl w:val="0"/>
          <w:numId w:val="1062"/>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73B77ED4" w14:textId="77777777" w:rsidR="005D5299" w:rsidRPr="00795949" w:rsidRDefault="00B057E2" w:rsidP="00C064C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618986B8" w14:textId="77777777" w:rsidR="005D5299" w:rsidRPr="00795949" w:rsidRDefault="005D5299" w:rsidP="00C064C2">
      <w:pPr>
        <w:wordWrap/>
        <w:spacing w:line="360" w:lineRule="auto"/>
        <w:rPr>
          <w:rFonts w:ascii="Arial" w:eastAsia="굴림" w:hAnsi="Arial" w:cs="Arial"/>
          <w:sz w:val="22"/>
        </w:rPr>
      </w:pPr>
    </w:p>
    <w:p w14:paraId="74023CD9" w14:textId="7886742D"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Bb118</w:t>
      </w:r>
      <w:r w:rsidR="005D5299" w:rsidRPr="00795949">
        <w:rPr>
          <w:rFonts w:ascii="Arial" w:eastAsia="굴림" w:hAnsi="Arial" w:cs="Arial"/>
          <w:sz w:val="22"/>
        </w:rPr>
        <w:t>. Did it amount to less than, about equal to or more than 300 MW (10,000 Korean won)</w:t>
      </w:r>
      <w:r w:rsidR="00AE5C27" w:rsidRPr="00795949">
        <w:rPr>
          <w:rFonts w:ascii="Arial" w:eastAsia="굴림" w:hAnsi="Arial" w:cs="Arial"/>
          <w:sz w:val="22"/>
        </w:rPr>
        <w:t xml:space="preserve"> in the last calendar year (</w:t>
      </w:r>
      <w:del w:id="599" w:author="Keis" w:date="2024-09-06T10:18:00Z">
        <w:r w:rsidR="008662E4" w:rsidRPr="00DB459F" w:rsidDel="009F27DD">
          <w:rPr>
            <w:rFonts w:ascii="Arial" w:eastAsia="굴림" w:hAnsi="Arial" w:cs="Arial" w:hint="eastAsia"/>
            <w:color w:val="FF0000"/>
            <w:sz w:val="22"/>
          </w:rPr>
          <w:delText>2019</w:delText>
        </w:r>
      </w:del>
      <w:ins w:id="600" w:author="Keis" w:date="2024-09-06T10:18:00Z">
        <w:r w:rsidR="009F27DD" w:rsidRPr="009F27DD">
          <w:rPr>
            <w:rFonts w:ascii="Arial" w:eastAsia="굴림" w:hAnsi="Arial" w:cs="Arial" w:hint="eastAsia"/>
            <w:color w:val="00B050"/>
            <w:sz w:val="22"/>
          </w:rPr>
          <w:t>2021</w:t>
        </w:r>
      </w:ins>
      <w:r w:rsidR="00AE5C27" w:rsidRPr="00795949">
        <w:rPr>
          <w:rFonts w:ascii="Arial" w:eastAsia="굴림" w:hAnsi="Arial" w:cs="Arial"/>
          <w:sz w:val="22"/>
        </w:rPr>
        <w:t>)</w:t>
      </w:r>
      <w:r w:rsidR="005D5299" w:rsidRPr="00795949">
        <w:rPr>
          <w:rFonts w:ascii="Arial" w:eastAsia="굴림" w:hAnsi="Arial" w:cs="Arial"/>
          <w:sz w:val="22"/>
        </w:rPr>
        <w:t>?</w:t>
      </w:r>
    </w:p>
    <w:p w14:paraId="14E54247" w14:textId="77777777" w:rsidR="005D5299" w:rsidRPr="00795949" w:rsidRDefault="005D5299" w:rsidP="002D0E30">
      <w:pPr>
        <w:pStyle w:val="a6"/>
        <w:numPr>
          <w:ilvl w:val="0"/>
          <w:numId w:val="192"/>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3A2C5192" w14:textId="77777777" w:rsidR="005D5299" w:rsidRPr="00795949" w:rsidRDefault="005D5299" w:rsidP="00F14BA4">
      <w:pPr>
        <w:pStyle w:val="a6"/>
        <w:numPr>
          <w:ilvl w:val="0"/>
          <w:numId w:val="1063"/>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51421538" w14:textId="77777777" w:rsidR="005D5299" w:rsidRPr="00795949" w:rsidRDefault="00B057E2" w:rsidP="00C064C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6F34F49C" w14:textId="77777777" w:rsidR="005D5299" w:rsidRPr="00795949" w:rsidRDefault="005D5299" w:rsidP="00C064C2">
      <w:pPr>
        <w:wordWrap/>
        <w:spacing w:line="360" w:lineRule="auto"/>
        <w:rPr>
          <w:rFonts w:ascii="Arial" w:eastAsia="굴림" w:hAnsi="Arial" w:cs="Arial"/>
          <w:sz w:val="22"/>
        </w:rPr>
      </w:pPr>
    </w:p>
    <w:p w14:paraId="5D98FAC2" w14:textId="5923E6F8"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Bb119</w:t>
      </w:r>
      <w:r w:rsidR="005D5299" w:rsidRPr="00795949">
        <w:rPr>
          <w:rFonts w:ascii="Arial" w:eastAsia="굴림" w:hAnsi="Arial" w:cs="Arial"/>
          <w:sz w:val="22"/>
        </w:rPr>
        <w:t>. Did it amount to less than, about equal to or more than 500 MW (10,000 Korean won)</w:t>
      </w:r>
      <w:r w:rsidR="00AE5C27" w:rsidRPr="00795949">
        <w:rPr>
          <w:rFonts w:ascii="Arial" w:eastAsia="굴림" w:hAnsi="Arial" w:cs="Arial"/>
          <w:sz w:val="22"/>
        </w:rPr>
        <w:t xml:space="preserve"> in the last calendar year (</w:t>
      </w:r>
      <w:del w:id="601" w:author="Keis" w:date="2024-09-06T10:18:00Z">
        <w:r w:rsidR="008662E4" w:rsidRPr="00DB459F" w:rsidDel="009F27DD">
          <w:rPr>
            <w:rFonts w:ascii="Arial" w:eastAsia="굴림" w:hAnsi="Arial" w:cs="Arial" w:hint="eastAsia"/>
            <w:color w:val="FF0000"/>
            <w:sz w:val="22"/>
          </w:rPr>
          <w:delText>2019</w:delText>
        </w:r>
      </w:del>
      <w:ins w:id="602" w:author="Keis" w:date="2024-09-06T10:18:00Z">
        <w:r w:rsidR="009F27DD" w:rsidRPr="009F27DD">
          <w:rPr>
            <w:rFonts w:ascii="Arial" w:eastAsia="굴림" w:hAnsi="Arial" w:cs="Arial" w:hint="eastAsia"/>
            <w:color w:val="00B050"/>
            <w:sz w:val="22"/>
          </w:rPr>
          <w:t>2021</w:t>
        </w:r>
      </w:ins>
      <w:r w:rsidR="00AE5C27" w:rsidRPr="00795949">
        <w:rPr>
          <w:rFonts w:ascii="Arial" w:eastAsia="굴림" w:hAnsi="Arial" w:cs="Arial"/>
          <w:sz w:val="22"/>
        </w:rPr>
        <w:t>)</w:t>
      </w:r>
      <w:r w:rsidR="005D5299" w:rsidRPr="00795949">
        <w:rPr>
          <w:rFonts w:ascii="Arial" w:eastAsia="굴림" w:hAnsi="Arial" w:cs="Arial"/>
          <w:sz w:val="22"/>
        </w:rPr>
        <w:t>?</w:t>
      </w:r>
    </w:p>
    <w:p w14:paraId="50D8C881" w14:textId="77777777" w:rsidR="005D5299" w:rsidRPr="00795949" w:rsidRDefault="005D5299" w:rsidP="002D0E30">
      <w:pPr>
        <w:pStyle w:val="a6"/>
        <w:numPr>
          <w:ilvl w:val="0"/>
          <w:numId w:val="193"/>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2790E983" w14:textId="77777777" w:rsidR="005D5299" w:rsidRPr="00795949" w:rsidRDefault="005D5299" w:rsidP="00F14BA4">
      <w:pPr>
        <w:pStyle w:val="a6"/>
        <w:numPr>
          <w:ilvl w:val="0"/>
          <w:numId w:val="1064"/>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7D5B0899" w14:textId="77777777" w:rsidR="005D5299" w:rsidRPr="00795949" w:rsidRDefault="00B057E2" w:rsidP="00C064C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2865D6C3" w14:textId="77777777" w:rsidR="005D5299" w:rsidRPr="00795949" w:rsidRDefault="005D5299" w:rsidP="00C064C2">
      <w:pPr>
        <w:wordWrap/>
        <w:spacing w:line="360" w:lineRule="auto"/>
        <w:rPr>
          <w:rFonts w:ascii="Arial" w:eastAsia="굴림" w:hAnsi="Arial" w:cs="Arial"/>
          <w:sz w:val="22"/>
        </w:rPr>
      </w:pPr>
    </w:p>
    <w:p w14:paraId="65ECB002" w14:textId="5160A56A"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Bb120</w:t>
      </w:r>
      <w:r w:rsidR="005D5299" w:rsidRPr="00795949">
        <w:rPr>
          <w:rFonts w:ascii="Arial" w:eastAsia="굴림" w:hAnsi="Arial" w:cs="Arial"/>
          <w:sz w:val="22"/>
        </w:rPr>
        <w:t>. Did it amount to less than, about equal to or more than 1,000 MW (10,000 Korean won)</w:t>
      </w:r>
      <w:r w:rsidR="00AE5C27" w:rsidRPr="00795949">
        <w:rPr>
          <w:rFonts w:ascii="Arial" w:eastAsia="굴림" w:hAnsi="Arial" w:cs="Arial"/>
          <w:sz w:val="22"/>
        </w:rPr>
        <w:t xml:space="preserve"> in the last calendar year (</w:t>
      </w:r>
      <w:del w:id="603" w:author="Keis" w:date="2024-09-06T10:18:00Z">
        <w:r w:rsidR="008662E4" w:rsidRPr="00DB459F" w:rsidDel="009F27DD">
          <w:rPr>
            <w:rFonts w:ascii="Arial" w:eastAsia="굴림" w:hAnsi="Arial" w:cs="Arial" w:hint="eastAsia"/>
            <w:color w:val="FF0000"/>
            <w:sz w:val="22"/>
          </w:rPr>
          <w:delText>2019</w:delText>
        </w:r>
      </w:del>
      <w:ins w:id="604" w:author="Keis" w:date="2024-09-06T10:18:00Z">
        <w:r w:rsidR="009F27DD" w:rsidRPr="009F27DD">
          <w:rPr>
            <w:rFonts w:ascii="Arial" w:eastAsia="굴림" w:hAnsi="Arial" w:cs="Arial" w:hint="eastAsia"/>
            <w:color w:val="00B050"/>
            <w:sz w:val="22"/>
          </w:rPr>
          <w:t>2021</w:t>
        </w:r>
      </w:ins>
      <w:r w:rsidR="00AE5C27" w:rsidRPr="00795949">
        <w:rPr>
          <w:rFonts w:ascii="Arial" w:eastAsia="굴림" w:hAnsi="Arial" w:cs="Arial"/>
          <w:sz w:val="22"/>
        </w:rPr>
        <w:t>)</w:t>
      </w:r>
      <w:r w:rsidR="005D5299" w:rsidRPr="00795949">
        <w:rPr>
          <w:rFonts w:ascii="Arial" w:eastAsia="굴림" w:hAnsi="Arial" w:cs="Arial"/>
          <w:sz w:val="22"/>
        </w:rPr>
        <w:t>?</w:t>
      </w:r>
    </w:p>
    <w:p w14:paraId="44292D45" w14:textId="77777777" w:rsidR="005D5299" w:rsidRPr="00795949" w:rsidRDefault="005D5299" w:rsidP="002D0E30">
      <w:pPr>
        <w:pStyle w:val="a6"/>
        <w:numPr>
          <w:ilvl w:val="0"/>
          <w:numId w:val="194"/>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7ABA8329" w14:textId="77777777" w:rsidR="005D5299" w:rsidRPr="00795949" w:rsidRDefault="005D5299" w:rsidP="00F14BA4">
      <w:pPr>
        <w:pStyle w:val="a6"/>
        <w:numPr>
          <w:ilvl w:val="0"/>
          <w:numId w:val="1065"/>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6046A697" w14:textId="77777777" w:rsidR="005D5299" w:rsidRPr="00795949" w:rsidRDefault="00B057E2" w:rsidP="00C064C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lastRenderedPageBreak/>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1171E1E0" w14:textId="77777777" w:rsidR="005D5299" w:rsidRPr="00795949" w:rsidRDefault="005D5299" w:rsidP="00C064C2">
      <w:pPr>
        <w:wordWrap/>
        <w:spacing w:line="360" w:lineRule="auto"/>
        <w:rPr>
          <w:rFonts w:ascii="Arial" w:eastAsia="굴림" w:hAnsi="Arial" w:cs="Arial"/>
          <w:sz w:val="22"/>
        </w:rPr>
      </w:pPr>
    </w:p>
    <w:p w14:paraId="58F2FAE2" w14:textId="03B6ADE0"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Bb121</w:t>
      </w:r>
      <w:r w:rsidR="005D5299" w:rsidRPr="00795949">
        <w:rPr>
          <w:rFonts w:ascii="Arial" w:eastAsia="굴림" w:hAnsi="Arial" w:cs="Arial"/>
          <w:sz w:val="22"/>
        </w:rPr>
        <w:t>. Did it amount to less than, about equal to or more than 2,000 MW (10,000 Korean won)</w:t>
      </w:r>
      <w:r w:rsidR="00AE5C27" w:rsidRPr="00795949">
        <w:rPr>
          <w:rFonts w:ascii="Arial" w:eastAsia="굴림" w:hAnsi="Arial" w:cs="Arial"/>
          <w:sz w:val="22"/>
        </w:rPr>
        <w:t xml:space="preserve"> in the last calendar year (</w:t>
      </w:r>
      <w:del w:id="605" w:author="Keis" w:date="2024-09-06T10:18:00Z">
        <w:r w:rsidR="008662E4" w:rsidRPr="00DB459F" w:rsidDel="009F27DD">
          <w:rPr>
            <w:rFonts w:ascii="Arial" w:eastAsia="굴림" w:hAnsi="Arial" w:cs="Arial" w:hint="eastAsia"/>
            <w:color w:val="FF0000"/>
            <w:sz w:val="22"/>
          </w:rPr>
          <w:delText>2019</w:delText>
        </w:r>
      </w:del>
      <w:ins w:id="606" w:author="Keis" w:date="2024-09-06T10:18:00Z">
        <w:r w:rsidR="009F27DD" w:rsidRPr="009F27DD">
          <w:rPr>
            <w:rFonts w:ascii="Arial" w:eastAsia="굴림" w:hAnsi="Arial" w:cs="Arial" w:hint="eastAsia"/>
            <w:color w:val="00B050"/>
            <w:sz w:val="22"/>
          </w:rPr>
          <w:t>2021</w:t>
        </w:r>
      </w:ins>
      <w:r w:rsidR="00AE5C27" w:rsidRPr="00795949">
        <w:rPr>
          <w:rFonts w:ascii="Arial" w:eastAsia="굴림" w:hAnsi="Arial" w:cs="Arial"/>
          <w:sz w:val="22"/>
        </w:rPr>
        <w:t>)</w:t>
      </w:r>
      <w:r w:rsidR="005D5299" w:rsidRPr="00795949">
        <w:rPr>
          <w:rFonts w:ascii="Arial" w:eastAsia="굴림" w:hAnsi="Arial" w:cs="Arial"/>
          <w:sz w:val="22"/>
        </w:rPr>
        <w:t>?</w:t>
      </w:r>
    </w:p>
    <w:p w14:paraId="7C8F85E4" w14:textId="77777777" w:rsidR="005D5299" w:rsidRPr="00795949" w:rsidRDefault="005D5299" w:rsidP="002D0E30">
      <w:pPr>
        <w:pStyle w:val="a6"/>
        <w:numPr>
          <w:ilvl w:val="0"/>
          <w:numId w:val="195"/>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29107B35" w14:textId="77777777" w:rsidR="005D5299" w:rsidRPr="00795949" w:rsidRDefault="005D5299" w:rsidP="00F14BA4">
      <w:pPr>
        <w:pStyle w:val="a6"/>
        <w:numPr>
          <w:ilvl w:val="0"/>
          <w:numId w:val="1066"/>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785371FF" w14:textId="77777777" w:rsidR="005D5299" w:rsidRPr="00795949" w:rsidRDefault="00B057E2" w:rsidP="00C064C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34494A5C" w14:textId="77777777" w:rsidR="005D5299" w:rsidRPr="00795949" w:rsidRDefault="005D5299" w:rsidP="00C064C2">
      <w:pPr>
        <w:wordWrap/>
        <w:spacing w:line="360" w:lineRule="auto"/>
        <w:rPr>
          <w:rFonts w:ascii="Arial" w:eastAsia="굴림" w:hAnsi="Arial" w:cs="Arial"/>
          <w:sz w:val="22"/>
        </w:rPr>
      </w:pPr>
    </w:p>
    <w:p w14:paraId="7AB675AC" w14:textId="1239201A" w:rsidR="005D5299"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Bb122</w:t>
      </w:r>
      <w:r w:rsidR="005D5299" w:rsidRPr="00795949">
        <w:rPr>
          <w:rFonts w:ascii="Arial" w:eastAsia="굴림" w:hAnsi="Arial" w:cs="Arial"/>
          <w:sz w:val="22"/>
        </w:rPr>
        <w:t xml:space="preserve">. </w:t>
      </w:r>
      <w:r w:rsidRPr="00795949">
        <w:rPr>
          <w:rFonts w:ascii="Arial" w:eastAsia="굴림" w:hAnsi="Arial" w:cs="Arial"/>
          <w:kern w:val="0"/>
          <w:sz w:val="22"/>
        </w:rPr>
        <w:t xml:space="preserve">[Live </w:t>
      </w:r>
      <w:proofErr w:type="spellStart"/>
      <w:r w:rsidRPr="00795949">
        <w:rPr>
          <w:rFonts w:ascii="Arial" w:eastAsia="굴림" w:hAnsi="Arial" w:cs="Arial"/>
          <w:kern w:val="0"/>
          <w:sz w:val="22"/>
        </w:rPr>
        <w:t>together_Offer</w:t>
      </w:r>
      <w:proofErr w:type="spellEnd"/>
      <w:r w:rsidRPr="00795949">
        <w:rPr>
          <w:rFonts w:ascii="Arial" w:eastAsia="굴림" w:hAnsi="Arial" w:cs="Arial"/>
          <w:kern w:val="0"/>
          <w:sz w:val="22"/>
        </w:rPr>
        <w:t xml:space="preserve"> of financial support] </w:t>
      </w:r>
      <w:r w:rsidR="005D5299" w:rsidRPr="00795949">
        <w:rPr>
          <w:rFonts w:ascii="Arial" w:eastAsia="굴림" w:hAnsi="Arial" w:cs="Arial"/>
          <w:sz w:val="22"/>
        </w:rPr>
        <w:t>In the last calendar year (</w:t>
      </w:r>
      <w:del w:id="607" w:author="Keis" w:date="2024-09-06T10:18:00Z">
        <w:r w:rsidR="008662E4" w:rsidRPr="00DB459F" w:rsidDel="009F27DD">
          <w:rPr>
            <w:rFonts w:ascii="Arial" w:eastAsia="굴림" w:hAnsi="Arial" w:cs="Arial" w:hint="eastAsia"/>
            <w:color w:val="FF0000"/>
            <w:sz w:val="22"/>
          </w:rPr>
          <w:delText>2019</w:delText>
        </w:r>
      </w:del>
      <w:ins w:id="608"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did you give any </w:t>
      </w:r>
      <w:r w:rsidR="00D93B3E" w:rsidRPr="00795949">
        <w:rPr>
          <w:rFonts w:ascii="Arial" w:eastAsia="굴림" w:hAnsi="Arial" w:cs="Arial"/>
          <w:sz w:val="22"/>
        </w:rPr>
        <w:t xml:space="preserve">financial support </w:t>
      </w:r>
      <w:r w:rsidR="005D5299" w:rsidRPr="00795949">
        <w:rPr>
          <w:rFonts w:ascii="Arial" w:eastAsia="굴림" w:hAnsi="Arial" w:cs="Arial"/>
          <w:sz w:val="22"/>
        </w:rPr>
        <w:t>to your father while living together?</w:t>
      </w:r>
    </w:p>
    <w:p w14:paraId="44CD47E9" w14:textId="77777777" w:rsidR="00B057E2" w:rsidRPr="00795949" w:rsidRDefault="00474AED" w:rsidP="000564A8">
      <w:pPr>
        <w:wordWrap/>
        <w:spacing w:line="360" w:lineRule="auto"/>
        <w:rPr>
          <w:rFonts w:ascii="Arial" w:eastAsia="굴림" w:hAnsi="Arial" w:cs="Arial"/>
          <w:kern w:val="0"/>
          <w:sz w:val="24"/>
          <w:szCs w:val="24"/>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luded. Financial support includes pocket money, medical expenses, travel expenses, business funds, etc.</w:t>
      </w:r>
      <w:r w:rsidRPr="00795949">
        <w:rPr>
          <w:rFonts w:ascii="Arial" w:eastAsia="굴림" w:hAnsi="Arial" w:cs="Arial"/>
          <w:kern w:val="0"/>
          <w:sz w:val="22"/>
        </w:rPr>
        <w:t xml:space="preserve"> Paying for the bill instead is included</w:t>
      </w:r>
      <w:r w:rsidR="000564A8" w:rsidRPr="00795949">
        <w:rPr>
          <w:rFonts w:ascii="Arial" w:eastAsia="굴림" w:hAnsi="Arial" w:cs="Arial"/>
          <w:kern w:val="0"/>
          <w:sz w:val="22"/>
        </w:rPr>
        <w:t>.</w:t>
      </w:r>
      <w:r w:rsidRPr="00795949">
        <w:rPr>
          <w:rFonts w:ascii="Arial" w:eastAsia="굴림" w:hAnsi="Arial" w:cs="Arial"/>
          <w:kern w:val="0"/>
          <w:sz w:val="22"/>
        </w:rPr>
        <w:t>]</w:t>
      </w:r>
      <w:r w:rsidRPr="00795949">
        <w:rPr>
          <w:rFonts w:ascii="Arial" w:eastAsia="굴림" w:hAnsi="Arial" w:cs="Arial"/>
          <w:kern w:val="0"/>
          <w:sz w:val="24"/>
          <w:szCs w:val="24"/>
        </w:rPr>
        <w:t xml:space="preserve"> </w:t>
      </w:r>
    </w:p>
    <w:p w14:paraId="124C9C60" w14:textId="77777777" w:rsidR="00B057E2" w:rsidRPr="00795949" w:rsidRDefault="00B057E2" w:rsidP="002D0E30">
      <w:pPr>
        <w:pStyle w:val="a6"/>
        <w:numPr>
          <w:ilvl w:val="0"/>
          <w:numId w:val="196"/>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0024715C" w:rsidRPr="00795949">
        <w:rPr>
          <w:rFonts w:ascii="Arial" w:eastAsia="굴림" w:hAnsi="Arial" w:cs="Arial"/>
          <w:sz w:val="22"/>
        </w:rPr>
        <w:t>→Go to Bb185</w:t>
      </w:r>
    </w:p>
    <w:p w14:paraId="2017C37A" w14:textId="77777777" w:rsidR="005D5299" w:rsidRPr="00795949" w:rsidRDefault="005D5299" w:rsidP="00C064C2">
      <w:pPr>
        <w:wordWrap/>
        <w:spacing w:line="360" w:lineRule="auto"/>
        <w:rPr>
          <w:rFonts w:ascii="Arial" w:eastAsia="굴림" w:hAnsi="Arial" w:cs="Arial"/>
          <w:sz w:val="22"/>
        </w:rPr>
      </w:pPr>
    </w:p>
    <w:p w14:paraId="4AB2E66D" w14:textId="349141FD" w:rsidR="00B057E2" w:rsidRPr="00795949" w:rsidRDefault="0024715C" w:rsidP="00C064C2">
      <w:pPr>
        <w:wordWrap/>
        <w:spacing w:line="360" w:lineRule="auto"/>
        <w:rPr>
          <w:rFonts w:ascii="Arial" w:eastAsia="굴림" w:hAnsi="Arial" w:cs="Arial"/>
          <w:sz w:val="22"/>
        </w:rPr>
      </w:pPr>
      <w:r w:rsidRPr="00795949">
        <w:rPr>
          <w:rFonts w:ascii="Arial" w:eastAsia="굴림" w:hAnsi="Arial" w:cs="Arial"/>
          <w:sz w:val="22"/>
        </w:rPr>
        <w:t>Bb123</w:t>
      </w:r>
      <w:r w:rsidR="005D5299" w:rsidRPr="00795949">
        <w:rPr>
          <w:rFonts w:ascii="Arial" w:eastAsia="굴림" w:hAnsi="Arial" w:cs="Arial"/>
          <w:sz w:val="22"/>
        </w:rPr>
        <w:t xml:space="preserve">. </w:t>
      </w:r>
      <w:r w:rsidRPr="00795949">
        <w:rPr>
          <w:rFonts w:ascii="Arial" w:eastAsia="굴림" w:hAnsi="Arial" w:cs="Arial"/>
          <w:kern w:val="0"/>
          <w:sz w:val="22"/>
        </w:rPr>
        <w:t xml:space="preserve">[Live </w:t>
      </w:r>
      <w:proofErr w:type="spellStart"/>
      <w:r w:rsidRPr="00795949">
        <w:rPr>
          <w:rFonts w:ascii="Arial" w:eastAsia="굴림" w:hAnsi="Arial" w:cs="Arial"/>
          <w:kern w:val="0"/>
          <w:sz w:val="22"/>
        </w:rPr>
        <w:t>together_</w:t>
      </w:r>
      <w:r w:rsidR="000136B8" w:rsidRPr="00795949">
        <w:rPr>
          <w:rFonts w:ascii="Arial" w:eastAsia="굴림" w:hAnsi="Arial" w:cs="Arial"/>
          <w:kern w:val="0"/>
          <w:sz w:val="22"/>
        </w:rPr>
        <w:t>o</w:t>
      </w:r>
      <w:r w:rsidRPr="00795949">
        <w:rPr>
          <w:rFonts w:ascii="Arial" w:eastAsia="굴림" w:hAnsi="Arial" w:cs="Arial"/>
          <w:kern w:val="0"/>
          <w:sz w:val="22"/>
        </w:rPr>
        <w:t>ffer</w:t>
      </w:r>
      <w:proofErr w:type="spellEnd"/>
      <w:r w:rsidRPr="00795949">
        <w:rPr>
          <w:rFonts w:ascii="Arial" w:eastAsia="굴림" w:hAnsi="Arial" w:cs="Arial"/>
          <w:kern w:val="0"/>
          <w:sz w:val="22"/>
        </w:rPr>
        <w:t xml:space="preserve"> of financial support] </w:t>
      </w:r>
      <w:r w:rsidR="005D5299" w:rsidRPr="00795949">
        <w:rPr>
          <w:rFonts w:ascii="Arial" w:eastAsia="굴림" w:hAnsi="Arial" w:cs="Arial"/>
          <w:sz w:val="22"/>
        </w:rPr>
        <w:t xml:space="preserve">If so, what was the total amount of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gave</w:t>
      </w:r>
      <w:r w:rsidR="00E57850" w:rsidRPr="00795949">
        <w:rPr>
          <w:rFonts w:ascii="Arial" w:eastAsia="굴림" w:hAnsi="Arial" w:cs="Arial"/>
          <w:sz w:val="22"/>
        </w:rPr>
        <w:t xml:space="preserve"> to your father</w:t>
      </w:r>
      <w:r w:rsidR="005D5299" w:rsidRPr="00795949">
        <w:rPr>
          <w:rFonts w:ascii="Arial" w:eastAsia="굴림" w:hAnsi="Arial" w:cs="Arial"/>
          <w:sz w:val="22"/>
        </w:rPr>
        <w:t xml:space="preserve"> in the last calendar year (</w:t>
      </w:r>
      <w:del w:id="609" w:author="Keis" w:date="2024-09-06T10:18:00Z">
        <w:r w:rsidR="008662E4" w:rsidRPr="00DB459F" w:rsidDel="009F27DD">
          <w:rPr>
            <w:rFonts w:ascii="Arial" w:eastAsia="굴림" w:hAnsi="Arial" w:cs="Arial" w:hint="eastAsia"/>
            <w:color w:val="FF0000"/>
            <w:sz w:val="22"/>
          </w:rPr>
          <w:delText>2019</w:delText>
        </w:r>
      </w:del>
      <w:ins w:id="610"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w:t>
      </w:r>
    </w:p>
    <w:p w14:paraId="4C3ECBE6" w14:textId="77777777" w:rsidR="00131624" w:rsidRPr="00795949" w:rsidRDefault="00131624" w:rsidP="00131624">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20210A67" w14:textId="77777777" w:rsidR="00131624" w:rsidRPr="00795949" w:rsidRDefault="00131624" w:rsidP="00131624">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_________MW [Range: 0 ~ 9997] → Bb1</w:t>
      </w:r>
      <w:r w:rsidR="0024715C" w:rsidRPr="00795949">
        <w:rPr>
          <w:rFonts w:ascii="Arial" w:eastAsia="굴림" w:hAnsi="Arial" w:cs="Arial"/>
          <w:kern w:val="0"/>
          <w:sz w:val="22"/>
        </w:rPr>
        <w:t>85</w:t>
      </w:r>
    </w:p>
    <w:p w14:paraId="2E98CEB6" w14:textId="77777777" w:rsidR="005D5299" w:rsidRPr="00795949" w:rsidRDefault="00B057E2" w:rsidP="00C064C2">
      <w:pPr>
        <w:wordWrap/>
        <w:spacing w:line="360" w:lineRule="auto"/>
        <w:rPr>
          <w:rFonts w:ascii="Arial" w:eastAsia="굴림" w:hAnsi="Arial" w:cs="Arial"/>
          <w:sz w:val="22"/>
        </w:rPr>
      </w:pPr>
      <w:r w:rsidRPr="00795949">
        <w:rPr>
          <w:rFonts w:ascii="Arial" w:eastAsia="굴림" w:hAnsi="Arial" w:cs="Arial"/>
          <w:sz w:val="22"/>
        </w:rPr>
        <w:tab/>
      </w:r>
      <w:r w:rsidR="0024715C" w:rsidRPr="00795949">
        <w:rPr>
          <w:rFonts w:ascii="Arial" w:eastAsia="굴림" w:hAnsi="Arial" w:cs="Arial"/>
          <w:sz w:val="22"/>
        </w:rPr>
        <w:t>Don’t know →Go to Bb124~Bb128</w:t>
      </w:r>
      <w:r w:rsidR="005D5299" w:rsidRPr="00795949">
        <w:rPr>
          <w:rFonts w:ascii="Arial" w:eastAsia="굴림" w:hAnsi="Arial" w:cs="Arial"/>
          <w:sz w:val="22"/>
        </w:rPr>
        <w:t xml:space="preserve"> unfolding</w:t>
      </w:r>
    </w:p>
    <w:p w14:paraId="373EE5EC" w14:textId="77777777" w:rsidR="005D5299" w:rsidRPr="00795949" w:rsidRDefault="0024715C" w:rsidP="00C064C2">
      <w:pPr>
        <w:wordWrap/>
        <w:spacing w:line="360" w:lineRule="auto"/>
        <w:ind w:firstLine="800"/>
        <w:rPr>
          <w:rFonts w:ascii="Arial" w:eastAsia="굴림" w:hAnsi="Arial" w:cs="Arial"/>
          <w:sz w:val="22"/>
        </w:rPr>
      </w:pPr>
      <w:r w:rsidRPr="00795949">
        <w:rPr>
          <w:rFonts w:ascii="Arial" w:eastAsia="굴림" w:hAnsi="Arial" w:cs="Arial"/>
          <w:sz w:val="22"/>
        </w:rPr>
        <w:t>Refuse to answer →Go to Bb124~Bb128</w:t>
      </w:r>
      <w:r w:rsidR="005D5299" w:rsidRPr="00795949">
        <w:rPr>
          <w:rFonts w:ascii="Arial" w:eastAsia="굴림" w:hAnsi="Arial" w:cs="Arial"/>
          <w:sz w:val="22"/>
        </w:rPr>
        <w:t xml:space="preserve"> unfolding</w:t>
      </w:r>
    </w:p>
    <w:p w14:paraId="0307655B" w14:textId="77777777" w:rsidR="005D5299" w:rsidRPr="00795949" w:rsidRDefault="005D5299" w:rsidP="00C064C2">
      <w:pPr>
        <w:wordWrap/>
        <w:spacing w:line="360" w:lineRule="auto"/>
        <w:rPr>
          <w:rFonts w:ascii="Arial" w:eastAsia="굴림" w:hAnsi="Arial" w:cs="Arial"/>
          <w:sz w:val="22"/>
        </w:rPr>
      </w:pPr>
    </w:p>
    <w:p w14:paraId="4DC806A2" w14:textId="77777777" w:rsidR="005D5299" w:rsidRPr="00795949" w:rsidRDefault="0024715C" w:rsidP="005D5299">
      <w:pPr>
        <w:wordWrap/>
        <w:spacing w:line="360" w:lineRule="auto"/>
        <w:rPr>
          <w:rFonts w:ascii="Arial" w:eastAsia="굴림" w:hAnsi="Arial" w:cs="Arial"/>
          <w:b/>
          <w:sz w:val="22"/>
        </w:rPr>
      </w:pPr>
      <w:r w:rsidRPr="00795949">
        <w:rPr>
          <w:rFonts w:ascii="Arial" w:eastAsia="굴림" w:hAnsi="Arial" w:cs="Arial"/>
          <w:b/>
          <w:sz w:val="22"/>
        </w:rPr>
        <w:t>&lt; Bb124~Bb128</w:t>
      </w:r>
      <w:r w:rsidR="005D5299" w:rsidRPr="00795949">
        <w:rPr>
          <w:rFonts w:ascii="Arial" w:eastAsia="굴림" w:hAnsi="Arial" w:cs="Arial"/>
          <w:b/>
          <w:sz w:val="22"/>
        </w:rPr>
        <w:t>. Unfolding bracket questions &gt;</w:t>
      </w:r>
    </w:p>
    <w:p w14:paraId="0DB36600" w14:textId="77777777" w:rsidR="00125240" w:rsidRPr="00795949" w:rsidRDefault="0024715C" w:rsidP="00125240">
      <w:pPr>
        <w:wordWrap/>
        <w:spacing w:line="360" w:lineRule="auto"/>
        <w:rPr>
          <w:rFonts w:ascii="Arial" w:eastAsia="굴림" w:hAnsi="Arial" w:cs="Arial"/>
          <w:sz w:val="22"/>
        </w:rPr>
      </w:pPr>
      <w:r w:rsidRPr="00795949">
        <w:rPr>
          <w:rFonts w:ascii="Arial" w:eastAsia="굴림" w:hAnsi="Arial" w:cs="Arial"/>
          <w:sz w:val="22"/>
        </w:rPr>
        <w:t>[IWER: Go back to Bb123</w:t>
      </w:r>
      <w:r w:rsidR="00125240" w:rsidRPr="00795949">
        <w:rPr>
          <w:rFonts w:ascii="Arial" w:eastAsia="굴림" w:hAnsi="Arial" w:cs="Arial"/>
          <w:sz w:val="22"/>
        </w:rPr>
        <w:t xml:space="preserve"> and record if R answers the amount during the interview.]</w:t>
      </w:r>
    </w:p>
    <w:p w14:paraId="365CBCC2"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Bb124</w:t>
      </w:r>
      <w:r w:rsidR="005D5299" w:rsidRPr="00795949">
        <w:rPr>
          <w:rFonts w:ascii="Arial" w:eastAsia="굴림" w:hAnsi="Arial" w:cs="Arial"/>
          <w:sz w:val="22"/>
        </w:rPr>
        <w:t>. Did it amount to less than, about equal to or more than 100 MW (10,000 Korean won)?</w:t>
      </w:r>
    </w:p>
    <w:p w14:paraId="1EC21F24" w14:textId="77777777" w:rsidR="000D3F62" w:rsidRPr="00795949" w:rsidRDefault="000D3F62" w:rsidP="00F14BA4">
      <w:pPr>
        <w:pStyle w:val="a6"/>
        <w:numPr>
          <w:ilvl w:val="0"/>
          <w:numId w:val="1067"/>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1831788E" w14:textId="77777777" w:rsidR="000D3F62" w:rsidRPr="00795949" w:rsidRDefault="000D3F62" w:rsidP="00F14BA4">
      <w:pPr>
        <w:pStyle w:val="a6"/>
        <w:numPr>
          <w:ilvl w:val="0"/>
          <w:numId w:val="1068"/>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3CEA9636" w14:textId="77777777" w:rsidR="000D3F62" w:rsidRPr="00795949" w:rsidRDefault="000D3F62" w:rsidP="000D3F62">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100 MW</w:t>
      </w:r>
    </w:p>
    <w:p w14:paraId="0E91590E" w14:textId="77777777" w:rsidR="005D5299" w:rsidRPr="00795949" w:rsidRDefault="005D5299" w:rsidP="005D5299">
      <w:pPr>
        <w:wordWrap/>
        <w:spacing w:line="360" w:lineRule="auto"/>
        <w:rPr>
          <w:rFonts w:ascii="Arial" w:eastAsia="굴림" w:hAnsi="Arial" w:cs="Arial"/>
          <w:sz w:val="22"/>
        </w:rPr>
      </w:pPr>
    </w:p>
    <w:p w14:paraId="791233D7"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Bb125</w:t>
      </w:r>
      <w:r w:rsidR="005D5299" w:rsidRPr="00795949">
        <w:rPr>
          <w:rFonts w:ascii="Arial" w:eastAsia="굴림" w:hAnsi="Arial" w:cs="Arial"/>
          <w:sz w:val="22"/>
        </w:rPr>
        <w:t>. Did it amount to less than, about equal to or more than 300 MW (10,000 Korean won)?</w:t>
      </w:r>
    </w:p>
    <w:p w14:paraId="4A5BC36E" w14:textId="77777777" w:rsidR="005D5299" w:rsidRPr="00795949" w:rsidRDefault="005D5299" w:rsidP="002D0E30">
      <w:pPr>
        <w:pStyle w:val="a6"/>
        <w:numPr>
          <w:ilvl w:val="0"/>
          <w:numId w:val="197"/>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3D652469" w14:textId="77777777" w:rsidR="005D5299" w:rsidRPr="00795949" w:rsidRDefault="005D5299" w:rsidP="00F14BA4">
      <w:pPr>
        <w:pStyle w:val="a6"/>
        <w:numPr>
          <w:ilvl w:val="0"/>
          <w:numId w:val="1069"/>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6C3294A0" w14:textId="77777777" w:rsidR="005D5299" w:rsidRPr="00795949" w:rsidRDefault="00A84FC7" w:rsidP="00A84FC7">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6B7CBF13" w14:textId="77777777" w:rsidR="005D5299" w:rsidRPr="00795949" w:rsidRDefault="005D5299" w:rsidP="005D5299">
      <w:pPr>
        <w:wordWrap/>
        <w:spacing w:line="360" w:lineRule="auto"/>
        <w:rPr>
          <w:rFonts w:ascii="Arial" w:eastAsia="굴림" w:hAnsi="Arial" w:cs="Arial"/>
          <w:sz w:val="22"/>
        </w:rPr>
      </w:pPr>
    </w:p>
    <w:p w14:paraId="2BBB2CF9"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Bb126</w:t>
      </w:r>
      <w:r w:rsidR="005D5299" w:rsidRPr="00795949">
        <w:rPr>
          <w:rFonts w:ascii="Arial" w:eastAsia="굴림" w:hAnsi="Arial" w:cs="Arial"/>
          <w:sz w:val="22"/>
        </w:rPr>
        <w:t>. Did it amount to less than, about equal to or more than 500 MW (10,000 Korean won)?</w:t>
      </w:r>
    </w:p>
    <w:p w14:paraId="46B903AE" w14:textId="77777777" w:rsidR="005D5299" w:rsidRPr="00795949" w:rsidRDefault="005D5299" w:rsidP="002D0E30">
      <w:pPr>
        <w:pStyle w:val="a6"/>
        <w:numPr>
          <w:ilvl w:val="0"/>
          <w:numId w:val="198"/>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42CEFF08" w14:textId="77777777" w:rsidR="005D5299" w:rsidRPr="00795949" w:rsidRDefault="005D5299" w:rsidP="00F14BA4">
      <w:pPr>
        <w:pStyle w:val="a6"/>
        <w:numPr>
          <w:ilvl w:val="0"/>
          <w:numId w:val="1070"/>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1A1AA110" w14:textId="77777777" w:rsidR="005D5299" w:rsidRPr="00795949" w:rsidRDefault="00A84FC7" w:rsidP="00A84FC7">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lastRenderedPageBreak/>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0AA19D69" w14:textId="77777777" w:rsidR="005D5299" w:rsidRPr="00795949" w:rsidRDefault="005D5299" w:rsidP="005D5299">
      <w:pPr>
        <w:wordWrap/>
        <w:spacing w:line="360" w:lineRule="auto"/>
        <w:rPr>
          <w:rFonts w:ascii="Arial" w:eastAsia="굴림" w:hAnsi="Arial" w:cs="Arial"/>
          <w:sz w:val="22"/>
        </w:rPr>
      </w:pPr>
    </w:p>
    <w:p w14:paraId="75207A44"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Bb127</w:t>
      </w:r>
      <w:r w:rsidR="005D5299" w:rsidRPr="00795949">
        <w:rPr>
          <w:rFonts w:ascii="Arial" w:eastAsia="굴림" w:hAnsi="Arial" w:cs="Arial"/>
          <w:sz w:val="22"/>
        </w:rPr>
        <w:t>. Did it amount to less than, about equal to or more than 1,000 MW (10,000 Korean won)?</w:t>
      </w:r>
    </w:p>
    <w:p w14:paraId="79FF7A96" w14:textId="77777777" w:rsidR="005D5299" w:rsidRPr="00795949" w:rsidRDefault="005D5299" w:rsidP="002D0E30">
      <w:pPr>
        <w:pStyle w:val="a6"/>
        <w:numPr>
          <w:ilvl w:val="0"/>
          <w:numId w:val="199"/>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590EBE4F" w14:textId="77777777" w:rsidR="005D5299" w:rsidRPr="00795949" w:rsidRDefault="005D5299" w:rsidP="00F14BA4">
      <w:pPr>
        <w:pStyle w:val="a6"/>
        <w:numPr>
          <w:ilvl w:val="0"/>
          <w:numId w:val="1071"/>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25A7B33E" w14:textId="77777777" w:rsidR="005D5299" w:rsidRPr="00795949" w:rsidRDefault="00A84FC7" w:rsidP="00A84FC7">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2D94237F" w14:textId="77777777" w:rsidR="005D5299" w:rsidRPr="00795949" w:rsidRDefault="005D5299" w:rsidP="005D5299">
      <w:pPr>
        <w:wordWrap/>
        <w:spacing w:line="360" w:lineRule="auto"/>
        <w:rPr>
          <w:rFonts w:ascii="Arial" w:eastAsia="굴림" w:hAnsi="Arial" w:cs="Arial"/>
          <w:sz w:val="22"/>
        </w:rPr>
      </w:pPr>
    </w:p>
    <w:p w14:paraId="27228E0A"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Bb128</w:t>
      </w:r>
      <w:r w:rsidR="005D5299" w:rsidRPr="00795949">
        <w:rPr>
          <w:rFonts w:ascii="Arial" w:eastAsia="굴림" w:hAnsi="Arial" w:cs="Arial"/>
          <w:sz w:val="22"/>
        </w:rPr>
        <w:t>. Did it amount to less than, about equal to or more than 2,000 MW (10,000 Korean won)?</w:t>
      </w:r>
    </w:p>
    <w:p w14:paraId="73AFD35F" w14:textId="77777777" w:rsidR="005D5299" w:rsidRPr="00795949" w:rsidRDefault="005D5299" w:rsidP="002D0E30">
      <w:pPr>
        <w:pStyle w:val="a6"/>
        <w:numPr>
          <w:ilvl w:val="0"/>
          <w:numId w:val="200"/>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3B4CD720" w14:textId="77777777" w:rsidR="005D5299" w:rsidRPr="00795949" w:rsidRDefault="005D5299" w:rsidP="00F14BA4">
      <w:pPr>
        <w:pStyle w:val="a6"/>
        <w:numPr>
          <w:ilvl w:val="0"/>
          <w:numId w:val="1072"/>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0DE5CAF5" w14:textId="77777777" w:rsidR="005D5299" w:rsidRPr="00795949" w:rsidRDefault="00A84FC7" w:rsidP="00A84FC7">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43A7D4CC" w14:textId="77777777" w:rsidR="00F94372" w:rsidRPr="00795949" w:rsidRDefault="00F94372" w:rsidP="0056604C">
      <w:pPr>
        <w:wordWrap/>
        <w:spacing w:line="360" w:lineRule="auto"/>
        <w:ind w:left="400"/>
        <w:rPr>
          <w:rFonts w:ascii="Arial" w:eastAsia="굴림" w:hAnsi="Arial" w:cs="Arial"/>
          <w:sz w:val="22"/>
        </w:rPr>
      </w:pPr>
    </w:p>
    <w:p w14:paraId="189B6E01" w14:textId="77777777" w:rsidR="00572C26" w:rsidRPr="00795949" w:rsidRDefault="00A84FC7" w:rsidP="00297F86">
      <w:pPr>
        <w:widowControl/>
        <w:wordWrap/>
        <w:autoSpaceDE/>
        <w:autoSpaceDN/>
        <w:spacing w:line="276" w:lineRule="auto"/>
        <w:jc w:val="left"/>
        <w:rPr>
          <w:rFonts w:ascii="Arial" w:eastAsia="굴림" w:hAnsi="Arial" w:cs="Arial"/>
          <w:sz w:val="22"/>
        </w:rPr>
      </w:pPr>
      <w:r w:rsidRPr="00795949">
        <w:rPr>
          <w:rFonts w:ascii="Arial" w:eastAsia="굴림" w:hAnsi="Arial" w:cs="Arial"/>
          <w:b/>
          <w:sz w:val="22"/>
        </w:rPr>
        <w:t>&lt;</w:t>
      </w:r>
      <w:r w:rsidR="0056604C" w:rsidRPr="00795949">
        <w:rPr>
          <w:rFonts w:ascii="Arial" w:eastAsia="굴림" w:hAnsi="Arial" w:cs="Arial"/>
          <w:b/>
          <w:sz w:val="22"/>
        </w:rPr>
        <w:t xml:space="preserve"> </w:t>
      </w:r>
      <w:r w:rsidRPr="00795949">
        <w:rPr>
          <w:rFonts w:ascii="Arial" w:eastAsia="굴림" w:hAnsi="Arial" w:cs="Arial"/>
          <w:b/>
          <w:sz w:val="22"/>
        </w:rPr>
        <w:t>Contact with R’s mother</w:t>
      </w:r>
      <w:r w:rsidR="0056604C" w:rsidRPr="00795949">
        <w:rPr>
          <w:rFonts w:ascii="Arial" w:eastAsia="굴림" w:hAnsi="Arial" w:cs="Arial"/>
          <w:b/>
          <w:sz w:val="22"/>
        </w:rPr>
        <w:t xml:space="preserve"> </w:t>
      </w:r>
      <w:r w:rsidRPr="00795949">
        <w:rPr>
          <w:rFonts w:ascii="Arial" w:eastAsia="굴림" w:hAnsi="Arial" w:cs="Arial"/>
          <w:b/>
          <w:sz w:val="22"/>
        </w:rPr>
        <w:t>&gt;</w:t>
      </w:r>
    </w:p>
    <w:p w14:paraId="1DD7D250" w14:textId="77777777" w:rsidR="005D5299" w:rsidRPr="00795949" w:rsidRDefault="005D5299" w:rsidP="00297F86">
      <w:pPr>
        <w:wordWrap/>
        <w:spacing w:line="276" w:lineRule="auto"/>
        <w:rPr>
          <w:rFonts w:ascii="Arial" w:eastAsia="굴림" w:hAnsi="Arial" w:cs="Arial"/>
          <w:b/>
          <w:sz w:val="22"/>
        </w:rPr>
      </w:pPr>
      <w:r w:rsidRPr="00795949">
        <w:rPr>
          <w:rFonts w:ascii="Arial" w:eastAsia="굴림" w:hAnsi="Arial" w:cs="Arial"/>
          <w:b/>
          <w:sz w:val="22"/>
        </w:rPr>
        <w:t>Logic</w:t>
      </w:r>
    </w:p>
    <w:p w14:paraId="7BAC1882" w14:textId="77777777" w:rsidR="005D5299" w:rsidRPr="00795949" w:rsidRDefault="005D5299" w:rsidP="002D0E30">
      <w:pPr>
        <w:pStyle w:val="a6"/>
        <w:numPr>
          <w:ilvl w:val="0"/>
          <w:numId w:val="201"/>
        </w:numPr>
        <w:wordWrap/>
        <w:spacing w:line="276" w:lineRule="auto"/>
        <w:ind w:leftChars="0"/>
        <w:rPr>
          <w:rFonts w:ascii="Arial" w:eastAsia="굴림" w:hAnsi="Arial" w:cs="Arial"/>
          <w:b/>
          <w:sz w:val="22"/>
        </w:rPr>
      </w:pPr>
      <w:r w:rsidRPr="00795949">
        <w:rPr>
          <w:rFonts w:ascii="Arial" w:eastAsia="굴림" w:hAnsi="Arial" w:cs="Arial"/>
          <w:b/>
          <w:sz w:val="22"/>
        </w:rPr>
        <w:t>If (Bb004=</w:t>
      </w:r>
      <w:r w:rsidRPr="00795949">
        <w:rPr>
          <w:rFonts w:ascii="굴림" w:eastAsia="굴림" w:hAnsi="굴림" w:cs="굴림" w:hint="eastAsia"/>
          <w:b/>
          <w:sz w:val="22"/>
        </w:rPr>
        <w:t>⑤</w:t>
      </w:r>
      <w:r w:rsidRPr="00795949">
        <w:rPr>
          <w:rFonts w:ascii="Arial" w:eastAsia="굴림" w:hAnsi="Arial" w:cs="Arial"/>
          <w:b/>
          <w:sz w:val="22"/>
        </w:rPr>
        <w:t>, Bb010=</w:t>
      </w:r>
      <w:r w:rsidRPr="00795949">
        <w:rPr>
          <w:rFonts w:ascii="굴림" w:eastAsia="굴림" w:hAnsi="굴림" w:cs="굴림" w:hint="eastAsia"/>
          <w:b/>
          <w:sz w:val="22"/>
        </w:rPr>
        <w:t>①</w:t>
      </w:r>
      <w:r w:rsidRPr="00795949">
        <w:rPr>
          <w:rFonts w:ascii="Arial" w:eastAsia="굴림" w:hAnsi="Arial" w:cs="Arial"/>
          <w:b/>
          <w:sz w:val="22"/>
        </w:rPr>
        <w:t>, and Bb014=</w:t>
      </w:r>
      <w:r w:rsidRPr="00795949">
        <w:rPr>
          <w:rFonts w:ascii="굴림" w:eastAsia="굴림" w:hAnsi="굴림" w:cs="굴림" w:hint="eastAsia"/>
          <w:b/>
          <w:sz w:val="22"/>
        </w:rPr>
        <w:t>⑤</w:t>
      </w:r>
      <w:r w:rsidRPr="00795949">
        <w:rPr>
          <w:rFonts w:ascii="Arial" w:eastAsia="굴림" w:hAnsi="Arial" w:cs="Arial"/>
          <w:b/>
          <w:sz w:val="22"/>
        </w:rPr>
        <w:t>) or Bb016=</w:t>
      </w:r>
      <w:r w:rsidRPr="00795949">
        <w:rPr>
          <w:rFonts w:ascii="굴림" w:eastAsia="굴림" w:hAnsi="굴림" w:cs="굴림" w:hint="eastAsia"/>
          <w:b/>
          <w:sz w:val="22"/>
        </w:rPr>
        <w:t>⑤</w:t>
      </w:r>
      <w:r w:rsidRPr="00795949">
        <w:rPr>
          <w:rFonts w:ascii="Arial" w:eastAsia="굴림" w:hAnsi="Arial" w:cs="Arial"/>
          <w:b/>
          <w:sz w:val="22"/>
        </w:rPr>
        <w:t xml:space="preserve">, then </w:t>
      </w:r>
      <w:r w:rsidR="00C45778" w:rsidRPr="00795949">
        <w:rPr>
          <w:rFonts w:ascii="Arial" w:eastAsia="굴림" w:hAnsi="Arial" w:cs="Arial"/>
          <w:b/>
          <w:sz w:val="22"/>
        </w:rPr>
        <w:t>ask</w:t>
      </w:r>
      <w:r w:rsidR="0024715C" w:rsidRPr="00795949">
        <w:rPr>
          <w:rFonts w:ascii="Arial" w:eastAsia="굴림" w:hAnsi="Arial" w:cs="Arial"/>
          <w:b/>
          <w:sz w:val="22"/>
        </w:rPr>
        <w:t xml:space="preserve"> Bb129~Bb134</w:t>
      </w:r>
      <w:r w:rsidR="00E57850" w:rsidRPr="00795949">
        <w:rPr>
          <w:rFonts w:ascii="Arial" w:eastAsia="굴림" w:hAnsi="Arial" w:cs="Arial"/>
          <w:b/>
          <w:sz w:val="22"/>
        </w:rPr>
        <w:t>.</w:t>
      </w:r>
    </w:p>
    <w:p w14:paraId="14351E14" w14:textId="77777777" w:rsidR="005D5299" w:rsidRPr="00795949" w:rsidRDefault="005D5299" w:rsidP="005D5299">
      <w:pPr>
        <w:wordWrap/>
        <w:spacing w:line="360" w:lineRule="auto"/>
        <w:rPr>
          <w:rFonts w:ascii="Arial" w:eastAsia="굴림" w:hAnsi="Arial" w:cs="Arial"/>
          <w:sz w:val="22"/>
        </w:rPr>
      </w:pPr>
    </w:p>
    <w:p w14:paraId="54CF99A4" w14:textId="77777777" w:rsidR="00B96421" w:rsidRPr="00795949" w:rsidRDefault="0024715C" w:rsidP="004F0E23">
      <w:pPr>
        <w:wordWrap/>
        <w:spacing w:line="360" w:lineRule="auto"/>
        <w:rPr>
          <w:rFonts w:ascii="Arial" w:eastAsia="굴림" w:hAnsi="Arial" w:cs="Arial"/>
          <w:sz w:val="22"/>
        </w:rPr>
      </w:pPr>
      <w:r w:rsidRPr="00795949">
        <w:rPr>
          <w:rFonts w:ascii="Arial" w:eastAsia="굴림" w:hAnsi="Arial" w:cs="Arial"/>
          <w:sz w:val="22"/>
        </w:rPr>
        <w:t>Bb129</w:t>
      </w:r>
      <w:r w:rsidR="005D5299" w:rsidRPr="00795949">
        <w:rPr>
          <w:rFonts w:ascii="Arial" w:eastAsia="굴림" w:hAnsi="Arial" w:cs="Arial"/>
          <w:sz w:val="22"/>
        </w:rPr>
        <w:t>. Does your mother live by herself or with other children</w:t>
      </w:r>
      <w:r w:rsidR="00B96421" w:rsidRPr="00795949">
        <w:rPr>
          <w:rFonts w:ascii="Arial" w:eastAsia="굴림" w:hAnsi="Arial" w:cs="Arial"/>
          <w:sz w:val="22"/>
        </w:rPr>
        <w:t>?</w:t>
      </w:r>
    </w:p>
    <w:p w14:paraId="3B460125" w14:textId="77777777" w:rsidR="00B96421" w:rsidRPr="00795949" w:rsidRDefault="00B96421" w:rsidP="00B96421">
      <w:pPr>
        <w:wordWrap/>
        <w:spacing w:line="360" w:lineRule="auto"/>
        <w:ind w:leftChars="213" w:left="426"/>
        <w:rPr>
          <w:rFonts w:ascii="Arial" w:eastAsia="굴림" w:hAnsi="Arial" w:cs="Arial"/>
          <w:sz w:val="22"/>
        </w:rPr>
      </w:pPr>
      <w:r w:rsidRPr="00795949">
        <w:rPr>
          <w:rFonts w:ascii="굴림" w:eastAsia="굴림" w:hAnsi="굴림" w:cs="굴림" w:hint="eastAsia"/>
          <w:sz w:val="22"/>
        </w:rPr>
        <w:t>①</w:t>
      </w:r>
      <w:r w:rsidRPr="00795949">
        <w:rPr>
          <w:rFonts w:ascii="Arial" w:eastAsia="굴림" w:hAnsi="Arial" w:cs="Arial"/>
          <w:sz w:val="22"/>
        </w:rPr>
        <w:t xml:space="preserve"> By </w:t>
      </w:r>
      <w:r w:rsidR="00291462" w:rsidRPr="00795949">
        <w:rPr>
          <w:rFonts w:ascii="Arial" w:eastAsia="굴림" w:hAnsi="Arial" w:cs="Arial"/>
          <w:sz w:val="22"/>
        </w:rPr>
        <w:t>herself</w:t>
      </w:r>
      <w:r w:rsidRPr="00795949">
        <w:rPr>
          <w:rFonts w:ascii="Arial" w:eastAsia="굴림" w:hAnsi="Arial" w:cs="Arial"/>
          <w:sz w:val="22"/>
        </w:rPr>
        <w:t xml:space="preserve"> </w:t>
      </w:r>
      <w:r w:rsidR="00F94372" w:rsidRPr="00795949">
        <w:rPr>
          <w:rFonts w:ascii="Arial" w:eastAsia="굴림" w:hAnsi="Arial" w:cs="Arial"/>
          <w:sz w:val="22"/>
        </w:rPr>
        <w:tab/>
      </w:r>
      <w:r w:rsidR="0024715C" w:rsidRPr="00795949">
        <w:rPr>
          <w:rFonts w:ascii="Arial" w:eastAsia="굴림" w:hAnsi="Arial" w:cs="Arial"/>
          <w:sz w:val="22"/>
        </w:rPr>
        <w:t>→Go to Bb132</w:t>
      </w:r>
    </w:p>
    <w:p w14:paraId="07A6B6BF" w14:textId="77777777" w:rsidR="00B96421" w:rsidRPr="00795949" w:rsidRDefault="00B96421" w:rsidP="00B96421">
      <w:pPr>
        <w:wordWrap/>
        <w:spacing w:line="360" w:lineRule="auto"/>
        <w:ind w:leftChars="213" w:left="426"/>
        <w:rPr>
          <w:rFonts w:ascii="Arial" w:eastAsia="굴림" w:hAnsi="Arial" w:cs="Arial"/>
          <w:sz w:val="22"/>
        </w:rPr>
      </w:pPr>
      <w:r w:rsidRPr="00795949">
        <w:rPr>
          <w:rFonts w:ascii="굴림" w:eastAsia="굴림" w:hAnsi="굴림" w:cs="굴림" w:hint="eastAsia"/>
          <w:sz w:val="22"/>
        </w:rPr>
        <w:t>③</w:t>
      </w:r>
      <w:r w:rsidRPr="00795949">
        <w:rPr>
          <w:rFonts w:ascii="Arial" w:eastAsia="굴림" w:hAnsi="Arial" w:cs="Arial"/>
          <w:sz w:val="22"/>
        </w:rPr>
        <w:t xml:space="preserve"> With other children</w:t>
      </w:r>
    </w:p>
    <w:p w14:paraId="21BD69BF" w14:textId="77777777" w:rsidR="00B96421" w:rsidRPr="00795949" w:rsidRDefault="00B96421" w:rsidP="00B96421">
      <w:pPr>
        <w:wordWrap/>
        <w:spacing w:line="360" w:lineRule="auto"/>
        <w:ind w:leftChars="213" w:left="426"/>
        <w:rPr>
          <w:rFonts w:ascii="Arial" w:eastAsia="굴림" w:hAnsi="Arial" w:cs="Arial"/>
          <w:sz w:val="22"/>
        </w:rPr>
      </w:pPr>
      <w:r w:rsidRPr="00795949">
        <w:rPr>
          <w:rFonts w:ascii="굴림" w:eastAsia="굴림" w:hAnsi="굴림" w:cs="굴림" w:hint="eastAsia"/>
          <w:sz w:val="22"/>
        </w:rPr>
        <w:t>⑤</w:t>
      </w:r>
      <w:r w:rsidRPr="00795949">
        <w:rPr>
          <w:rFonts w:ascii="Arial" w:eastAsia="굴림" w:hAnsi="Arial" w:cs="Arial"/>
          <w:sz w:val="22"/>
        </w:rPr>
        <w:t xml:space="preserve"> Others</w:t>
      </w:r>
      <w:r w:rsidR="00F94372" w:rsidRPr="00795949">
        <w:rPr>
          <w:rFonts w:ascii="Arial" w:eastAsia="굴림" w:hAnsi="Arial" w:cs="Arial"/>
          <w:sz w:val="22"/>
        </w:rPr>
        <w:tab/>
      </w:r>
      <w:r w:rsidR="00F94372" w:rsidRPr="00795949">
        <w:rPr>
          <w:rFonts w:ascii="Arial" w:eastAsia="굴림" w:hAnsi="Arial" w:cs="Arial"/>
          <w:sz w:val="22"/>
        </w:rPr>
        <w:tab/>
      </w:r>
      <w:r w:rsidR="0024715C" w:rsidRPr="00795949">
        <w:rPr>
          <w:rFonts w:ascii="Arial" w:eastAsia="굴림" w:hAnsi="Arial" w:cs="Arial"/>
          <w:sz w:val="22"/>
        </w:rPr>
        <w:t>→Go to Bb131</w:t>
      </w:r>
    </w:p>
    <w:p w14:paraId="7A8E8C3D" w14:textId="77777777" w:rsidR="005D5299" w:rsidRPr="00795949" w:rsidRDefault="005D5299" w:rsidP="005D5299">
      <w:pPr>
        <w:wordWrap/>
        <w:spacing w:line="360" w:lineRule="auto"/>
        <w:rPr>
          <w:rFonts w:ascii="Arial" w:eastAsia="굴림" w:hAnsi="Arial" w:cs="Arial"/>
          <w:sz w:val="22"/>
        </w:rPr>
      </w:pPr>
    </w:p>
    <w:p w14:paraId="49A707C8"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Bb130</w:t>
      </w:r>
      <w:r w:rsidR="005D5299" w:rsidRPr="00795949">
        <w:rPr>
          <w:rFonts w:ascii="Arial" w:eastAsia="굴림" w:hAnsi="Arial" w:cs="Arial"/>
          <w:sz w:val="22"/>
        </w:rPr>
        <w:t xml:space="preserve">. With whom does she live? Please list all, if </w:t>
      </w:r>
      <w:r w:rsidR="00DC1675" w:rsidRPr="00795949">
        <w:rPr>
          <w:rFonts w:ascii="Arial" w:eastAsia="굴림" w:hAnsi="Arial" w:cs="Arial"/>
          <w:sz w:val="22"/>
        </w:rPr>
        <w:t xml:space="preserve">she </w:t>
      </w:r>
      <w:r w:rsidR="00F94372" w:rsidRPr="00795949">
        <w:rPr>
          <w:rFonts w:ascii="Arial" w:eastAsia="굴림" w:hAnsi="Arial" w:cs="Arial"/>
          <w:sz w:val="22"/>
        </w:rPr>
        <w:t xml:space="preserve">lives with </w:t>
      </w:r>
      <w:r w:rsidR="005D5299" w:rsidRPr="00795949">
        <w:rPr>
          <w:rFonts w:ascii="Arial" w:eastAsia="굴림" w:hAnsi="Arial" w:cs="Arial"/>
          <w:sz w:val="22"/>
        </w:rPr>
        <w:t>children.</w:t>
      </w:r>
      <w:r w:rsidR="00F94372" w:rsidRPr="00795949">
        <w:rPr>
          <w:rFonts w:ascii="Arial" w:eastAsia="굴림" w:hAnsi="Arial" w:cs="Arial"/>
          <w:sz w:val="22"/>
        </w:rPr>
        <w:t xml:space="preserve"> </w:t>
      </w:r>
      <w:r w:rsidR="005D5299" w:rsidRPr="00795949">
        <w:rPr>
          <w:rFonts w:ascii="Arial" w:eastAsia="굴림" w:hAnsi="Arial" w:cs="Arial"/>
          <w:sz w:val="22"/>
        </w:rPr>
        <w:t>[IWER: Choose all that apply]</w:t>
      </w:r>
    </w:p>
    <w:p w14:paraId="27E254CE" w14:textId="77777777" w:rsidR="005D5299" w:rsidRPr="00795949" w:rsidRDefault="0056604C" w:rsidP="00B96421">
      <w:pPr>
        <w:wordWrap/>
        <w:spacing w:line="360" w:lineRule="auto"/>
        <w:ind w:firstLine="800"/>
        <w:rPr>
          <w:rFonts w:ascii="Arial" w:eastAsia="굴림" w:hAnsi="Arial" w:cs="Arial"/>
          <w:sz w:val="22"/>
        </w:rPr>
      </w:pPr>
      <w:r w:rsidRPr="00795949">
        <w:rPr>
          <w:rFonts w:ascii="Arial" w:eastAsia="굴림" w:hAnsi="Arial" w:cs="Arial"/>
          <w:sz w:val="22"/>
        </w:rPr>
        <w:t>[</w:t>
      </w:r>
      <w:r w:rsidR="005D5299" w:rsidRPr="00795949">
        <w:rPr>
          <w:rFonts w:ascii="Arial" w:eastAsia="굴림" w:hAnsi="Arial" w:cs="Arial"/>
          <w:sz w:val="22"/>
        </w:rPr>
        <w:t>27</w:t>
      </w:r>
      <w:r w:rsidR="005D5299" w:rsidRPr="00795949">
        <w:rPr>
          <w:rFonts w:ascii="굴림" w:eastAsia="굴림" w:hAnsi="굴림" w:cs="굴림" w:hint="eastAsia"/>
          <w:sz w:val="22"/>
        </w:rPr>
        <w:t>∼</w:t>
      </w:r>
      <w:r w:rsidR="005D5299" w:rsidRPr="00795949">
        <w:rPr>
          <w:rFonts w:ascii="Arial" w:eastAsia="굴림" w:hAnsi="Arial" w:cs="Arial"/>
          <w:sz w:val="22"/>
        </w:rPr>
        <w:t>46</w:t>
      </w:r>
      <w:r w:rsidRPr="00795949">
        <w:rPr>
          <w:rFonts w:ascii="Arial" w:eastAsia="굴림" w:hAnsi="Arial" w:cs="Arial"/>
          <w:sz w:val="22"/>
        </w:rPr>
        <w:t>]</w:t>
      </w:r>
      <w:r w:rsidR="0024715C" w:rsidRPr="00795949">
        <w:rPr>
          <w:rFonts w:ascii="Arial" w:eastAsia="굴림" w:hAnsi="Arial" w:cs="Arial"/>
          <w:sz w:val="22"/>
        </w:rPr>
        <w:t xml:space="preserve"> Sibling list →Go to Bb132</w:t>
      </w:r>
    </w:p>
    <w:p w14:paraId="30DC31D0" w14:textId="77777777" w:rsidR="005D5299" w:rsidRPr="00795949" w:rsidRDefault="005D5299" w:rsidP="005D5299">
      <w:pPr>
        <w:wordWrap/>
        <w:spacing w:line="360" w:lineRule="auto"/>
        <w:rPr>
          <w:rFonts w:ascii="Arial" w:eastAsia="굴림" w:hAnsi="Arial" w:cs="Arial"/>
          <w:sz w:val="22"/>
        </w:rPr>
      </w:pPr>
    </w:p>
    <w:p w14:paraId="0A6FBD46"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Bb131</w:t>
      </w:r>
      <w:r w:rsidR="005D5299" w:rsidRPr="00795949">
        <w:rPr>
          <w:rFonts w:ascii="Arial" w:eastAsia="굴림" w:hAnsi="Arial" w:cs="Arial"/>
          <w:sz w:val="22"/>
        </w:rPr>
        <w:t xml:space="preserve">. </w:t>
      </w:r>
      <w:r w:rsidR="00DC1675" w:rsidRPr="00795949">
        <w:rPr>
          <w:rFonts w:ascii="Arial" w:eastAsia="굴림" w:hAnsi="Arial" w:cs="Arial"/>
          <w:sz w:val="22"/>
        </w:rPr>
        <w:t>If others, please specify</w:t>
      </w:r>
      <w:r w:rsidR="005D5299" w:rsidRPr="00795949">
        <w:rPr>
          <w:rFonts w:ascii="Arial" w:eastAsia="굴림" w:hAnsi="Arial" w:cs="Arial"/>
          <w:sz w:val="22"/>
        </w:rPr>
        <w:t>.</w:t>
      </w:r>
    </w:p>
    <w:p w14:paraId="7BBCEF8E" w14:textId="77777777" w:rsidR="00B96421" w:rsidRPr="00795949" w:rsidRDefault="00B96421" w:rsidP="00B96421">
      <w:pPr>
        <w:wordWrap/>
        <w:spacing w:line="360" w:lineRule="auto"/>
        <w:rPr>
          <w:rFonts w:ascii="Arial" w:eastAsia="굴림" w:hAnsi="Arial" w:cs="Arial"/>
          <w:sz w:val="22"/>
        </w:rPr>
      </w:pPr>
      <w:r w:rsidRPr="00795949">
        <w:rPr>
          <w:rFonts w:ascii="Arial" w:eastAsia="굴림" w:hAnsi="Arial" w:cs="Arial"/>
          <w:sz w:val="22"/>
        </w:rPr>
        <w:tab/>
        <w:t xml:space="preserve">_______________________________ </w:t>
      </w:r>
    </w:p>
    <w:p w14:paraId="1A3F2595" w14:textId="77777777" w:rsidR="005D5299" w:rsidRPr="00795949" w:rsidRDefault="005D5299" w:rsidP="005D5299">
      <w:pPr>
        <w:wordWrap/>
        <w:spacing w:line="360" w:lineRule="auto"/>
        <w:rPr>
          <w:rFonts w:ascii="Arial" w:eastAsia="굴림" w:hAnsi="Arial" w:cs="Arial"/>
          <w:sz w:val="22"/>
        </w:rPr>
      </w:pPr>
    </w:p>
    <w:p w14:paraId="03917683"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Bb132</w:t>
      </w:r>
      <w:r w:rsidR="005D5299" w:rsidRPr="00795949">
        <w:rPr>
          <w:rFonts w:ascii="Arial" w:eastAsia="굴림" w:hAnsi="Arial" w:cs="Arial"/>
          <w:sz w:val="22"/>
        </w:rPr>
        <w:t xml:space="preserve">. How close do you live </w:t>
      </w:r>
      <w:r w:rsidR="00FD6A4E" w:rsidRPr="00795949">
        <w:rPr>
          <w:rFonts w:ascii="Arial" w:eastAsia="굴림" w:hAnsi="Arial" w:cs="Arial"/>
          <w:sz w:val="22"/>
        </w:rPr>
        <w:t xml:space="preserve">to </w:t>
      </w:r>
      <w:r w:rsidR="005D5299" w:rsidRPr="00795949">
        <w:rPr>
          <w:rFonts w:ascii="Arial" w:eastAsia="굴림" w:hAnsi="Arial" w:cs="Arial"/>
          <w:sz w:val="22"/>
        </w:rPr>
        <w:t>your mother?</w:t>
      </w:r>
    </w:p>
    <w:p w14:paraId="7E7C2799" w14:textId="77777777" w:rsidR="005D5299" w:rsidRPr="00795949" w:rsidRDefault="005D5299" w:rsidP="002D0E30">
      <w:pPr>
        <w:pStyle w:val="a6"/>
        <w:numPr>
          <w:ilvl w:val="0"/>
          <w:numId w:val="202"/>
        </w:numPr>
        <w:wordWrap/>
        <w:spacing w:line="360" w:lineRule="auto"/>
        <w:ind w:leftChars="0"/>
        <w:rPr>
          <w:rFonts w:ascii="Arial" w:eastAsia="굴림" w:hAnsi="Arial" w:cs="Arial"/>
          <w:sz w:val="22"/>
        </w:rPr>
      </w:pPr>
      <w:r w:rsidRPr="00795949">
        <w:rPr>
          <w:rFonts w:ascii="Arial" w:eastAsia="굴림" w:hAnsi="Arial" w:cs="Arial"/>
          <w:sz w:val="22"/>
        </w:rPr>
        <w:t>Within a 30</w:t>
      </w:r>
      <w:r w:rsidR="00FD6A4E" w:rsidRPr="00795949">
        <w:rPr>
          <w:rFonts w:ascii="Arial" w:eastAsia="굴림" w:hAnsi="Arial" w:cs="Arial"/>
          <w:sz w:val="22"/>
        </w:rPr>
        <w:t>-</w:t>
      </w:r>
      <w:r w:rsidRPr="00795949">
        <w:rPr>
          <w:rFonts w:ascii="Arial" w:eastAsia="굴림" w:hAnsi="Arial" w:cs="Arial"/>
          <w:sz w:val="22"/>
        </w:rPr>
        <w:t>minute distance by public transportation</w:t>
      </w:r>
    </w:p>
    <w:p w14:paraId="7C0818A2" w14:textId="77777777" w:rsidR="005D5299" w:rsidRPr="00795949" w:rsidRDefault="005D5299" w:rsidP="002D0E30">
      <w:pPr>
        <w:pStyle w:val="a6"/>
        <w:numPr>
          <w:ilvl w:val="0"/>
          <w:numId w:val="202"/>
        </w:numPr>
        <w:wordWrap/>
        <w:spacing w:line="360" w:lineRule="auto"/>
        <w:ind w:leftChars="0"/>
        <w:rPr>
          <w:rFonts w:ascii="Arial" w:eastAsia="굴림" w:hAnsi="Arial" w:cs="Arial"/>
          <w:sz w:val="22"/>
        </w:rPr>
      </w:pPr>
      <w:r w:rsidRPr="00795949">
        <w:rPr>
          <w:rFonts w:ascii="Arial" w:eastAsia="굴림" w:hAnsi="Arial" w:cs="Arial"/>
          <w:sz w:val="22"/>
        </w:rPr>
        <w:t>Within a 1</w:t>
      </w:r>
      <w:r w:rsidR="00FD6A4E" w:rsidRPr="00795949">
        <w:rPr>
          <w:rFonts w:ascii="Arial" w:eastAsia="굴림" w:hAnsi="Arial" w:cs="Arial"/>
          <w:sz w:val="22"/>
        </w:rPr>
        <w:t>-</w:t>
      </w:r>
      <w:r w:rsidRPr="00795949">
        <w:rPr>
          <w:rFonts w:ascii="Arial" w:eastAsia="굴림" w:hAnsi="Arial" w:cs="Arial"/>
          <w:sz w:val="22"/>
        </w:rPr>
        <w:t>hour distance by public transportation</w:t>
      </w:r>
    </w:p>
    <w:p w14:paraId="5DA5E906" w14:textId="77777777" w:rsidR="005D5299" w:rsidRPr="00795949" w:rsidRDefault="005D5299" w:rsidP="002D0E30">
      <w:pPr>
        <w:pStyle w:val="a6"/>
        <w:numPr>
          <w:ilvl w:val="0"/>
          <w:numId w:val="202"/>
        </w:numPr>
        <w:wordWrap/>
        <w:spacing w:line="360" w:lineRule="auto"/>
        <w:ind w:leftChars="0"/>
        <w:rPr>
          <w:rFonts w:ascii="Arial" w:eastAsia="굴림" w:hAnsi="Arial" w:cs="Arial"/>
          <w:sz w:val="22"/>
        </w:rPr>
      </w:pPr>
      <w:r w:rsidRPr="00795949">
        <w:rPr>
          <w:rFonts w:ascii="Arial" w:eastAsia="굴림" w:hAnsi="Arial" w:cs="Arial"/>
          <w:sz w:val="22"/>
        </w:rPr>
        <w:t>Within a 2</w:t>
      </w:r>
      <w:r w:rsidR="00FD6A4E" w:rsidRPr="00795949">
        <w:rPr>
          <w:rFonts w:ascii="Arial" w:eastAsia="굴림" w:hAnsi="Arial" w:cs="Arial"/>
          <w:sz w:val="22"/>
        </w:rPr>
        <w:t>-</w:t>
      </w:r>
      <w:r w:rsidRPr="00795949">
        <w:rPr>
          <w:rFonts w:ascii="Arial" w:eastAsia="굴림" w:hAnsi="Arial" w:cs="Arial"/>
          <w:sz w:val="22"/>
        </w:rPr>
        <w:t>hour distance by public transportation</w:t>
      </w:r>
    </w:p>
    <w:p w14:paraId="40E973DB" w14:textId="77777777" w:rsidR="005D5299" w:rsidRPr="00795949" w:rsidRDefault="005D5299" w:rsidP="002D0E30">
      <w:pPr>
        <w:pStyle w:val="a6"/>
        <w:numPr>
          <w:ilvl w:val="0"/>
          <w:numId w:val="202"/>
        </w:numPr>
        <w:wordWrap/>
        <w:spacing w:line="360" w:lineRule="auto"/>
        <w:ind w:leftChars="0"/>
        <w:rPr>
          <w:rFonts w:ascii="Arial" w:eastAsia="굴림" w:hAnsi="Arial" w:cs="Arial"/>
          <w:sz w:val="22"/>
        </w:rPr>
      </w:pPr>
      <w:r w:rsidRPr="00795949">
        <w:rPr>
          <w:rFonts w:ascii="Arial" w:eastAsia="굴림" w:hAnsi="Arial" w:cs="Arial"/>
          <w:sz w:val="22"/>
        </w:rPr>
        <w:t>More than a 2</w:t>
      </w:r>
      <w:r w:rsidR="00FD6A4E" w:rsidRPr="00795949">
        <w:rPr>
          <w:rFonts w:ascii="Arial" w:eastAsia="굴림" w:hAnsi="Arial" w:cs="Arial"/>
          <w:sz w:val="22"/>
        </w:rPr>
        <w:t>-</w:t>
      </w:r>
      <w:r w:rsidRPr="00795949">
        <w:rPr>
          <w:rFonts w:ascii="Arial" w:eastAsia="굴림" w:hAnsi="Arial" w:cs="Arial"/>
          <w:sz w:val="22"/>
        </w:rPr>
        <w:t>hour distance by public transportation</w:t>
      </w:r>
    </w:p>
    <w:p w14:paraId="570E68E1" w14:textId="77777777" w:rsidR="005D5299" w:rsidRPr="00795949" w:rsidRDefault="005D5299" w:rsidP="005D5299">
      <w:pPr>
        <w:wordWrap/>
        <w:spacing w:line="360" w:lineRule="auto"/>
        <w:rPr>
          <w:rFonts w:ascii="Arial" w:eastAsia="굴림" w:hAnsi="Arial" w:cs="Arial"/>
          <w:sz w:val="22"/>
        </w:rPr>
      </w:pPr>
    </w:p>
    <w:p w14:paraId="5EDA7526"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Bb133</w:t>
      </w:r>
      <w:r w:rsidR="005D5299" w:rsidRPr="00795949">
        <w:rPr>
          <w:rFonts w:ascii="Arial" w:eastAsia="굴림" w:hAnsi="Arial" w:cs="Arial"/>
          <w:sz w:val="22"/>
        </w:rPr>
        <w:t>. How often do you</w:t>
      </w:r>
      <w:r w:rsidR="00E57850" w:rsidRPr="00795949">
        <w:rPr>
          <w:rFonts w:ascii="Arial" w:eastAsia="굴림" w:hAnsi="Arial" w:cs="Arial"/>
          <w:sz w:val="22"/>
        </w:rPr>
        <w:t xml:space="preserve"> meet</w:t>
      </w:r>
      <w:r w:rsidR="00F94372" w:rsidRPr="00795949">
        <w:rPr>
          <w:rFonts w:ascii="Arial" w:eastAsia="굴림" w:hAnsi="Arial" w:cs="Arial"/>
          <w:sz w:val="22"/>
        </w:rPr>
        <w:t xml:space="preserve"> </w:t>
      </w:r>
      <w:r w:rsidR="005D5299" w:rsidRPr="00795949">
        <w:rPr>
          <w:rFonts w:ascii="Arial" w:eastAsia="굴림" w:hAnsi="Arial" w:cs="Arial"/>
          <w:sz w:val="22"/>
        </w:rPr>
        <w:t>your mother in person?</w:t>
      </w:r>
    </w:p>
    <w:p w14:paraId="7DCD24D8"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Almost every day (more than 4 times per week)</w:t>
      </w:r>
    </w:p>
    <w:p w14:paraId="420B5DD7"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Once a week</w:t>
      </w:r>
    </w:p>
    <w:p w14:paraId="491BE62F"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lastRenderedPageBreak/>
        <w:t>2~3 times a week</w:t>
      </w:r>
    </w:p>
    <w:p w14:paraId="4E5A7430"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Once a month</w:t>
      </w:r>
    </w:p>
    <w:p w14:paraId="7F282A7A"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Twice a month (every two weeks)</w:t>
      </w:r>
    </w:p>
    <w:p w14:paraId="42F290BE"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Once or twice a year</w:t>
      </w:r>
    </w:p>
    <w:p w14:paraId="6EA79DC4"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Three or four times a year (once every three or four months)</w:t>
      </w:r>
    </w:p>
    <w:p w14:paraId="2F5C52C1"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Five or six times a year (every two months)</w:t>
      </w:r>
    </w:p>
    <w:p w14:paraId="03DF74FB" w14:textId="77777777" w:rsidR="005D5299" w:rsidRPr="00795949" w:rsidRDefault="005D5299"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Almost never a year</w:t>
      </w:r>
    </w:p>
    <w:p w14:paraId="2E9783DF" w14:textId="77777777" w:rsidR="005D5299" w:rsidRPr="00795949" w:rsidRDefault="00B96421" w:rsidP="002D0E30">
      <w:pPr>
        <w:pStyle w:val="a6"/>
        <w:numPr>
          <w:ilvl w:val="0"/>
          <w:numId w:val="203"/>
        </w:numPr>
        <w:wordWrap/>
        <w:spacing w:line="360" w:lineRule="auto"/>
        <w:ind w:leftChars="0"/>
        <w:rPr>
          <w:rFonts w:ascii="Arial" w:eastAsia="굴림" w:hAnsi="Arial" w:cs="Arial"/>
          <w:sz w:val="22"/>
        </w:rPr>
      </w:pPr>
      <w:r w:rsidRPr="00795949">
        <w:rPr>
          <w:rFonts w:ascii="Arial" w:eastAsia="굴림" w:hAnsi="Arial" w:cs="Arial"/>
          <w:sz w:val="22"/>
        </w:rPr>
        <w:t>N</w:t>
      </w:r>
      <w:r w:rsidR="005D5299" w:rsidRPr="00795949">
        <w:rPr>
          <w:rFonts w:ascii="Arial" w:eastAsia="굴림" w:hAnsi="Arial" w:cs="Arial"/>
          <w:sz w:val="22"/>
        </w:rPr>
        <w:t>ever</w:t>
      </w:r>
      <w:r w:rsidRPr="00795949">
        <w:rPr>
          <w:rFonts w:ascii="Arial" w:eastAsia="굴림" w:hAnsi="Arial" w:cs="Arial"/>
          <w:sz w:val="22"/>
        </w:rPr>
        <w:t xml:space="preserve"> met</w:t>
      </w:r>
    </w:p>
    <w:p w14:paraId="05AACED1" w14:textId="77777777" w:rsidR="00DC6339" w:rsidRPr="00795949" w:rsidRDefault="00DC6339" w:rsidP="005D5299">
      <w:pPr>
        <w:wordWrap/>
        <w:spacing w:line="360" w:lineRule="auto"/>
        <w:rPr>
          <w:rFonts w:ascii="Arial" w:eastAsia="굴림" w:hAnsi="Arial" w:cs="Arial"/>
          <w:sz w:val="22"/>
        </w:rPr>
      </w:pPr>
    </w:p>
    <w:p w14:paraId="04CCE260" w14:textId="77777777" w:rsidR="005D5299" w:rsidRPr="00795949" w:rsidRDefault="0024715C" w:rsidP="005D5299">
      <w:pPr>
        <w:wordWrap/>
        <w:spacing w:line="360" w:lineRule="auto"/>
        <w:rPr>
          <w:rFonts w:ascii="Arial" w:eastAsia="굴림" w:hAnsi="Arial" w:cs="Arial"/>
          <w:sz w:val="22"/>
        </w:rPr>
      </w:pPr>
      <w:r w:rsidRPr="00795949">
        <w:rPr>
          <w:rFonts w:ascii="Arial" w:eastAsia="굴림" w:hAnsi="Arial" w:cs="Arial"/>
          <w:sz w:val="22"/>
        </w:rPr>
        <w:t>Bb134</w:t>
      </w:r>
      <w:r w:rsidR="005D5299" w:rsidRPr="00795949">
        <w:rPr>
          <w:rFonts w:ascii="Arial" w:eastAsia="굴림" w:hAnsi="Arial" w:cs="Arial"/>
          <w:sz w:val="22"/>
        </w:rPr>
        <w:t>. How often do you contact your mother by phone, mail, or e-mail?</w:t>
      </w:r>
    </w:p>
    <w:p w14:paraId="43152410"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Almost every day (more than 4 times per week)</w:t>
      </w:r>
    </w:p>
    <w:p w14:paraId="1D155394"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Once a week</w:t>
      </w:r>
    </w:p>
    <w:p w14:paraId="56341F78"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2~3 times a week</w:t>
      </w:r>
    </w:p>
    <w:p w14:paraId="28A81C1B"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Once a month</w:t>
      </w:r>
    </w:p>
    <w:p w14:paraId="544B05A8"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Twice a month (every two weeks)</w:t>
      </w:r>
    </w:p>
    <w:p w14:paraId="5D24F3AB"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Once or twice a year</w:t>
      </w:r>
    </w:p>
    <w:p w14:paraId="6DA4C7B4"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Three or four times a year (once every three or four months)</w:t>
      </w:r>
    </w:p>
    <w:p w14:paraId="658E2366" w14:textId="77777777" w:rsidR="00572C26"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Five or six t</w:t>
      </w:r>
      <w:r w:rsidR="00572C26" w:rsidRPr="00795949">
        <w:rPr>
          <w:rFonts w:ascii="Arial" w:eastAsia="굴림" w:hAnsi="Arial" w:cs="Arial"/>
          <w:sz w:val="22"/>
        </w:rPr>
        <w:t>imes a year (every two months)</w:t>
      </w:r>
    </w:p>
    <w:p w14:paraId="18F0E62F"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Almost never a year</w:t>
      </w:r>
    </w:p>
    <w:p w14:paraId="6CBB62A7" w14:textId="77777777" w:rsidR="005D5299" w:rsidRPr="00795949" w:rsidRDefault="005D5299" w:rsidP="002D0E30">
      <w:pPr>
        <w:pStyle w:val="a6"/>
        <w:numPr>
          <w:ilvl w:val="0"/>
          <w:numId w:val="204"/>
        </w:numPr>
        <w:wordWrap/>
        <w:spacing w:line="360" w:lineRule="auto"/>
        <w:ind w:leftChars="0"/>
        <w:rPr>
          <w:rFonts w:ascii="Arial" w:eastAsia="굴림" w:hAnsi="Arial" w:cs="Arial"/>
          <w:sz w:val="22"/>
        </w:rPr>
      </w:pPr>
      <w:r w:rsidRPr="00795949">
        <w:rPr>
          <w:rFonts w:ascii="Arial" w:eastAsia="굴림" w:hAnsi="Arial" w:cs="Arial"/>
          <w:sz w:val="22"/>
        </w:rPr>
        <w:t>Never</w:t>
      </w:r>
      <w:r w:rsidR="00B96421" w:rsidRPr="00795949">
        <w:rPr>
          <w:rFonts w:ascii="Arial" w:eastAsia="굴림" w:hAnsi="Arial" w:cs="Arial"/>
          <w:sz w:val="22"/>
        </w:rPr>
        <w:t xml:space="preserve"> contacted</w:t>
      </w:r>
    </w:p>
    <w:p w14:paraId="6BC488BE" w14:textId="77777777" w:rsidR="005D5299" w:rsidRPr="00795949" w:rsidRDefault="005D5299" w:rsidP="005D5299">
      <w:pPr>
        <w:wordWrap/>
        <w:spacing w:line="360" w:lineRule="auto"/>
        <w:rPr>
          <w:rFonts w:ascii="Arial" w:eastAsia="굴림" w:hAnsi="Arial" w:cs="Arial"/>
          <w:sz w:val="22"/>
        </w:rPr>
      </w:pPr>
    </w:p>
    <w:p w14:paraId="6DBEC666" w14:textId="77777777" w:rsidR="00572C26" w:rsidRPr="00795949" w:rsidRDefault="00B96421" w:rsidP="00297F86">
      <w:pPr>
        <w:wordWrap/>
        <w:spacing w:line="276" w:lineRule="auto"/>
        <w:rPr>
          <w:rFonts w:ascii="Arial" w:eastAsia="굴림" w:hAnsi="Arial" w:cs="Arial"/>
          <w:b/>
          <w:sz w:val="22"/>
        </w:rPr>
      </w:pPr>
      <w:r w:rsidRPr="00795949">
        <w:rPr>
          <w:rFonts w:ascii="Arial" w:eastAsia="굴림" w:hAnsi="Arial" w:cs="Arial"/>
          <w:b/>
          <w:sz w:val="22"/>
        </w:rPr>
        <w:t>&lt;</w:t>
      </w:r>
      <w:r w:rsidR="002E1ADE" w:rsidRPr="00795949">
        <w:rPr>
          <w:rFonts w:ascii="Arial" w:eastAsia="굴림" w:hAnsi="Arial" w:cs="Arial"/>
          <w:b/>
          <w:sz w:val="22"/>
        </w:rPr>
        <w:t xml:space="preserve"> </w:t>
      </w:r>
      <w:r w:rsidR="00BA461F" w:rsidRPr="00795949">
        <w:rPr>
          <w:rFonts w:ascii="Arial" w:eastAsia="굴림" w:hAnsi="Arial" w:cs="Arial"/>
          <w:b/>
          <w:sz w:val="22"/>
        </w:rPr>
        <w:t>Transfer to</w:t>
      </w:r>
      <w:r w:rsidRPr="00795949">
        <w:rPr>
          <w:rFonts w:ascii="Arial" w:eastAsia="굴림" w:hAnsi="Arial" w:cs="Arial"/>
          <w:b/>
          <w:sz w:val="22"/>
        </w:rPr>
        <w:t xml:space="preserve"> R’s mother</w:t>
      </w:r>
      <w:r w:rsidR="002E1ADE" w:rsidRPr="00795949">
        <w:rPr>
          <w:rFonts w:ascii="Arial" w:eastAsia="굴림" w:hAnsi="Arial" w:cs="Arial"/>
          <w:b/>
          <w:sz w:val="22"/>
        </w:rPr>
        <w:t xml:space="preserve"> </w:t>
      </w:r>
      <w:r w:rsidRPr="00795949">
        <w:rPr>
          <w:rFonts w:ascii="Arial" w:eastAsia="굴림" w:hAnsi="Arial" w:cs="Arial"/>
          <w:b/>
          <w:sz w:val="22"/>
        </w:rPr>
        <w:t>&gt;</w:t>
      </w:r>
    </w:p>
    <w:p w14:paraId="4ACE2E1E" w14:textId="77777777" w:rsidR="005D5299" w:rsidRPr="00795949" w:rsidRDefault="005D5299" w:rsidP="00297F86">
      <w:pPr>
        <w:wordWrap/>
        <w:spacing w:line="276" w:lineRule="auto"/>
        <w:rPr>
          <w:rFonts w:ascii="Arial" w:eastAsia="굴림" w:hAnsi="Arial" w:cs="Arial"/>
          <w:b/>
          <w:sz w:val="22"/>
        </w:rPr>
      </w:pPr>
      <w:r w:rsidRPr="00795949">
        <w:rPr>
          <w:rFonts w:ascii="Arial" w:eastAsia="굴림" w:hAnsi="Arial" w:cs="Arial"/>
          <w:b/>
          <w:sz w:val="22"/>
        </w:rPr>
        <w:t>Logic</w:t>
      </w:r>
    </w:p>
    <w:p w14:paraId="62CC0080" w14:textId="439D57C2" w:rsidR="005D5299" w:rsidRPr="00795949" w:rsidRDefault="00D0631B" w:rsidP="002D0E30">
      <w:pPr>
        <w:pStyle w:val="a6"/>
        <w:numPr>
          <w:ilvl w:val="0"/>
          <w:numId w:val="201"/>
        </w:numPr>
        <w:wordWrap/>
        <w:spacing w:line="276" w:lineRule="auto"/>
        <w:ind w:leftChars="0"/>
        <w:rPr>
          <w:rFonts w:ascii="Arial" w:eastAsia="굴림" w:hAnsi="Arial" w:cs="Arial"/>
          <w:b/>
          <w:sz w:val="22"/>
        </w:rPr>
      </w:pPr>
      <w:r w:rsidRPr="00795949">
        <w:rPr>
          <w:rFonts w:ascii="Arial" w:eastAsia="굴림" w:hAnsi="Arial" w:cs="Arial"/>
          <w:b/>
          <w:sz w:val="22"/>
        </w:rPr>
        <w:t>If R</w:t>
      </w:r>
      <w:r w:rsidR="005D5299" w:rsidRPr="00795949">
        <w:rPr>
          <w:rFonts w:ascii="Arial" w:eastAsia="굴림" w:hAnsi="Arial" w:cs="Arial"/>
          <w:b/>
          <w:sz w:val="22"/>
        </w:rPr>
        <w:t xml:space="preserve"> did not live </w:t>
      </w:r>
      <w:r w:rsidR="000F5D5E" w:rsidRPr="00795949">
        <w:rPr>
          <w:rFonts w:ascii="Arial" w:eastAsia="굴림" w:hAnsi="Arial" w:cs="Arial"/>
          <w:b/>
          <w:sz w:val="22"/>
        </w:rPr>
        <w:t>with</w:t>
      </w:r>
      <w:r w:rsidRPr="00795949">
        <w:rPr>
          <w:rFonts w:ascii="Arial" w:eastAsia="굴림" w:hAnsi="Arial" w:cs="Arial"/>
          <w:b/>
          <w:sz w:val="22"/>
        </w:rPr>
        <w:t xml:space="preserve"> his/her</w:t>
      </w:r>
      <w:r w:rsidR="005D5299" w:rsidRPr="00795949">
        <w:rPr>
          <w:rFonts w:ascii="Arial" w:eastAsia="굴림" w:hAnsi="Arial" w:cs="Arial"/>
          <w:b/>
          <w:sz w:val="22"/>
        </w:rPr>
        <w:t xml:space="preserve"> mother</w:t>
      </w:r>
      <w:r w:rsidR="00FD6A4E" w:rsidRPr="00795949">
        <w:rPr>
          <w:rFonts w:ascii="Arial" w:eastAsia="굴림" w:hAnsi="Arial" w:cs="Arial"/>
          <w:b/>
          <w:sz w:val="22"/>
        </w:rPr>
        <w:t xml:space="preserve"> for</w:t>
      </w:r>
      <w:r w:rsidR="005D5299" w:rsidRPr="00795949">
        <w:rPr>
          <w:rFonts w:ascii="Arial" w:eastAsia="굴림" w:hAnsi="Arial" w:cs="Arial"/>
          <w:b/>
          <w:sz w:val="22"/>
        </w:rPr>
        <w:t xml:space="preserve"> more than one month in </w:t>
      </w:r>
      <w:del w:id="611" w:author="Keis" w:date="2024-09-06T10:18:00Z">
        <w:r w:rsidR="008662E4" w:rsidRPr="00DB459F" w:rsidDel="009F27DD">
          <w:rPr>
            <w:rFonts w:ascii="Arial" w:eastAsia="굴림" w:hAnsi="Arial" w:cs="Arial" w:hint="eastAsia"/>
            <w:b/>
            <w:color w:val="FF0000"/>
            <w:sz w:val="22"/>
          </w:rPr>
          <w:delText>2019</w:delText>
        </w:r>
      </w:del>
      <w:ins w:id="612" w:author="Keis" w:date="2024-09-06T10:18:00Z">
        <w:r w:rsidR="009F27DD" w:rsidRPr="009F27DD">
          <w:rPr>
            <w:rFonts w:ascii="Arial" w:eastAsia="굴림" w:hAnsi="Arial" w:cs="Arial" w:hint="eastAsia"/>
            <w:b/>
            <w:color w:val="00B050"/>
            <w:sz w:val="22"/>
          </w:rPr>
          <w:t>2021</w:t>
        </w:r>
      </w:ins>
      <w:r w:rsidR="005D5299" w:rsidRPr="00795949">
        <w:rPr>
          <w:rFonts w:ascii="Arial" w:eastAsia="굴림" w:hAnsi="Arial" w:cs="Arial"/>
          <w:b/>
          <w:sz w:val="22"/>
        </w:rPr>
        <w:t xml:space="preserve">, then </w:t>
      </w:r>
      <w:r w:rsidR="00B96421" w:rsidRPr="00795949">
        <w:rPr>
          <w:rFonts w:ascii="Arial" w:eastAsia="굴림" w:hAnsi="Arial" w:cs="Arial"/>
          <w:b/>
          <w:sz w:val="22"/>
        </w:rPr>
        <w:t>ask</w:t>
      </w:r>
      <w:r w:rsidR="0024715C" w:rsidRPr="00795949">
        <w:rPr>
          <w:rFonts w:ascii="Arial" w:eastAsia="굴림" w:hAnsi="Arial" w:cs="Arial"/>
          <w:b/>
          <w:sz w:val="22"/>
        </w:rPr>
        <w:t xml:space="preserve"> Bb</w:t>
      </w:r>
      <w:r w:rsidR="005F672C" w:rsidRPr="00795949">
        <w:rPr>
          <w:rFonts w:ascii="Arial" w:eastAsia="굴림" w:hAnsi="Arial" w:cs="Arial"/>
          <w:b/>
          <w:sz w:val="22"/>
        </w:rPr>
        <w:t>135~Bb17</w:t>
      </w:r>
      <w:r w:rsidR="005D5299" w:rsidRPr="00795949">
        <w:rPr>
          <w:rFonts w:ascii="Arial" w:eastAsia="굴림" w:hAnsi="Arial" w:cs="Arial"/>
          <w:b/>
          <w:sz w:val="22"/>
        </w:rPr>
        <w:t>0</w:t>
      </w:r>
      <w:r w:rsidR="00FD6A4E" w:rsidRPr="00795949">
        <w:rPr>
          <w:rFonts w:ascii="Arial" w:eastAsia="굴림" w:hAnsi="Arial" w:cs="Arial"/>
          <w:b/>
          <w:sz w:val="22"/>
        </w:rPr>
        <w:t>.</w:t>
      </w:r>
    </w:p>
    <w:p w14:paraId="473C12E7" w14:textId="77777777" w:rsidR="005D5299" w:rsidRPr="00795949" w:rsidRDefault="005D5299" w:rsidP="002E1ADE">
      <w:pPr>
        <w:wordWrap/>
        <w:spacing w:line="360" w:lineRule="auto"/>
        <w:rPr>
          <w:rFonts w:ascii="Arial" w:eastAsia="굴림" w:hAnsi="Arial" w:cs="Arial"/>
          <w:sz w:val="22"/>
        </w:rPr>
      </w:pPr>
    </w:p>
    <w:p w14:paraId="66AE110A" w14:textId="063C86F2" w:rsidR="00B96421" w:rsidRPr="00795949" w:rsidRDefault="005F672C" w:rsidP="002E1ADE">
      <w:pPr>
        <w:wordWrap/>
        <w:spacing w:line="360" w:lineRule="auto"/>
        <w:rPr>
          <w:rFonts w:ascii="Arial" w:eastAsia="굴림" w:hAnsi="Arial" w:cs="Arial"/>
          <w:sz w:val="22"/>
        </w:rPr>
      </w:pPr>
      <w:r w:rsidRPr="00795949">
        <w:rPr>
          <w:rFonts w:ascii="Arial" w:eastAsia="굴림" w:hAnsi="Arial" w:cs="Arial"/>
          <w:sz w:val="22"/>
        </w:rPr>
        <w:t>Bb135</w:t>
      </w:r>
      <w:r w:rsidR="005D5299" w:rsidRPr="00795949">
        <w:rPr>
          <w:rFonts w:ascii="Arial" w:eastAsia="굴림" w:hAnsi="Arial" w:cs="Arial"/>
          <w:sz w:val="22"/>
        </w:rPr>
        <w:t xml:space="preserve">. </w:t>
      </w:r>
      <w:r w:rsidRPr="00795949">
        <w:rPr>
          <w:rFonts w:ascii="Arial" w:eastAsia="굴림" w:hAnsi="Arial" w:cs="Arial"/>
          <w:kern w:val="0"/>
          <w:sz w:val="22"/>
        </w:rPr>
        <w:t>[</w:t>
      </w:r>
      <w:r w:rsidR="00766C97" w:rsidRPr="00795949">
        <w:rPr>
          <w:rFonts w:ascii="Arial" w:eastAsia="굴림" w:hAnsi="Arial" w:cs="Arial"/>
          <w:kern w:val="0"/>
          <w:sz w:val="22"/>
        </w:rPr>
        <w:t>Not l</w:t>
      </w:r>
      <w:r w:rsidRPr="00795949">
        <w:rPr>
          <w:rFonts w:ascii="Arial" w:eastAsia="굴림" w:hAnsi="Arial" w:cs="Arial"/>
          <w:kern w:val="0"/>
          <w:sz w:val="22"/>
        </w:rPr>
        <w:t xml:space="preserve">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financial support] </w:t>
      </w:r>
      <w:r w:rsidR="00B96421" w:rsidRPr="00795949">
        <w:rPr>
          <w:rFonts w:ascii="Arial" w:eastAsia="굴림" w:hAnsi="Arial" w:cs="Arial"/>
          <w:sz w:val="22"/>
        </w:rPr>
        <w:t>In the last calendar year (</w:t>
      </w:r>
      <w:del w:id="613" w:author="Keis" w:date="2024-09-06T10:18:00Z">
        <w:r w:rsidR="008662E4" w:rsidRPr="00DB459F" w:rsidDel="009F27DD">
          <w:rPr>
            <w:rFonts w:ascii="Arial" w:eastAsia="굴림" w:hAnsi="Arial" w:cs="Arial" w:hint="eastAsia"/>
            <w:color w:val="FF0000"/>
            <w:sz w:val="22"/>
          </w:rPr>
          <w:delText>2019</w:delText>
        </w:r>
      </w:del>
      <w:ins w:id="614" w:author="Keis" w:date="2024-09-06T10:18:00Z">
        <w:r w:rsidR="009F27DD" w:rsidRPr="009F27DD">
          <w:rPr>
            <w:rFonts w:ascii="Arial" w:eastAsia="굴림" w:hAnsi="Arial" w:cs="Arial" w:hint="eastAsia"/>
            <w:color w:val="00B050"/>
            <w:sz w:val="22"/>
          </w:rPr>
          <w:t>2021</w:t>
        </w:r>
      </w:ins>
      <w:r w:rsidR="00B96421" w:rsidRPr="00795949">
        <w:rPr>
          <w:rFonts w:ascii="Arial" w:eastAsia="굴림" w:hAnsi="Arial" w:cs="Arial"/>
          <w:sz w:val="22"/>
        </w:rPr>
        <w:t>), while living separately did you receive from your mother any financial support such as pocket money, living expenses or medical expenses</w:t>
      </w:r>
      <w:r w:rsidRPr="00795949">
        <w:rPr>
          <w:rFonts w:ascii="Arial" w:eastAsia="굴림" w:hAnsi="Arial" w:cs="Arial"/>
          <w:sz w:val="22"/>
        </w:rPr>
        <w:t>?</w:t>
      </w:r>
    </w:p>
    <w:p w14:paraId="3ED0A6C4" w14:textId="77777777" w:rsidR="005F672C" w:rsidRPr="001D19F6" w:rsidRDefault="005F672C" w:rsidP="00D12299">
      <w:pPr>
        <w:pStyle w:val="a6"/>
        <w:numPr>
          <w:ilvl w:val="0"/>
          <w:numId w:val="1209"/>
        </w:numPr>
        <w:tabs>
          <w:tab w:val="left" w:pos="4538"/>
          <w:tab w:val="left" w:pos="5245"/>
        </w:tabs>
        <w:wordWrap/>
        <w:spacing w:line="360" w:lineRule="auto"/>
        <w:ind w:leftChars="0"/>
        <w:rPr>
          <w:rFonts w:ascii="Arial" w:eastAsia="굴림" w:hAnsi="Arial" w:cs="Arial"/>
          <w:b/>
          <w:sz w:val="22"/>
        </w:rPr>
      </w:pPr>
      <w:r w:rsidRPr="001D19F6">
        <w:rPr>
          <w:rFonts w:ascii="Arial" w:eastAsia="굴림" w:hAnsi="Arial" w:cs="Arial"/>
          <w:sz w:val="22"/>
        </w:rPr>
        <w:t>Yes →Go to Bb136</w:t>
      </w:r>
      <w:r w:rsidRPr="001D19F6">
        <w:rPr>
          <w:rFonts w:ascii="Arial" w:eastAsia="굴림" w:hAnsi="Arial" w:cs="Arial"/>
          <w:sz w:val="22"/>
        </w:rPr>
        <w:tab/>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Bb143</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659A89E3" w14:textId="77777777" w:rsidR="005F672C" w:rsidRPr="001D19F6" w:rsidRDefault="005F672C" w:rsidP="002E1ADE">
      <w:pPr>
        <w:wordWrap/>
        <w:spacing w:line="360" w:lineRule="auto"/>
        <w:rPr>
          <w:rFonts w:ascii="Arial" w:eastAsia="굴림" w:hAnsi="Arial" w:cs="Arial"/>
          <w:b/>
          <w:sz w:val="22"/>
        </w:rPr>
      </w:pPr>
    </w:p>
    <w:tbl>
      <w:tblPr>
        <w:tblStyle w:val="a8"/>
        <w:tblW w:w="0" w:type="auto"/>
        <w:tblInd w:w="250" w:type="dxa"/>
        <w:tblLook w:val="04A0" w:firstRow="1" w:lastRow="0" w:firstColumn="1" w:lastColumn="0" w:noHBand="0" w:noVBand="1"/>
      </w:tblPr>
      <w:tblGrid>
        <w:gridCol w:w="9356"/>
      </w:tblGrid>
      <w:tr w:rsidR="00D063AA" w:rsidRPr="001D19F6" w14:paraId="642E5990" w14:textId="77777777" w:rsidTr="00B96421">
        <w:tc>
          <w:tcPr>
            <w:tcW w:w="9356" w:type="dxa"/>
            <w:tcBorders>
              <w:top w:val="single" w:sz="4" w:space="0" w:color="auto"/>
              <w:left w:val="single" w:sz="4" w:space="0" w:color="auto"/>
              <w:bottom w:val="single" w:sz="4" w:space="0" w:color="auto"/>
              <w:right w:val="single" w:sz="4" w:space="0" w:color="auto"/>
            </w:tcBorders>
            <w:hideMark/>
          </w:tcPr>
          <w:p w14:paraId="74A8BDC0" w14:textId="77777777" w:rsidR="00B96421" w:rsidRPr="001D19F6" w:rsidRDefault="00B96421" w:rsidP="00297F86">
            <w:pPr>
              <w:wordWrap/>
              <w:spacing w:before="240"/>
              <w:rPr>
                <w:rFonts w:ascii="Arial" w:eastAsia="굴림" w:hAnsi="Arial" w:cs="Arial"/>
                <w:b/>
                <w:szCs w:val="20"/>
              </w:rPr>
            </w:pPr>
            <w:r w:rsidRPr="001D19F6">
              <w:rPr>
                <w:rFonts w:ascii="Arial" w:eastAsia="굴림" w:hAnsi="Arial" w:cs="Arial"/>
                <w:b/>
                <w:szCs w:val="20"/>
              </w:rPr>
              <w:t>[</w:t>
            </w:r>
            <w:r w:rsidRPr="001D19F6">
              <w:rPr>
                <w:rFonts w:ascii="Arial" w:eastAsia="굴림" w:hAnsi="Arial" w:cs="Arial"/>
                <w:szCs w:val="20"/>
              </w:rPr>
              <w:t>IWER</w:t>
            </w:r>
            <w:r w:rsidRPr="001D19F6">
              <w:rPr>
                <w:rFonts w:ascii="Arial" w:eastAsia="굴림" w:hAnsi="Arial" w:cs="Arial"/>
                <w:b/>
                <w:szCs w:val="20"/>
              </w:rPr>
              <w:t xml:space="preserve">] </w:t>
            </w:r>
          </w:p>
          <w:p w14:paraId="08846B5C" w14:textId="77777777" w:rsidR="00B96421" w:rsidRPr="001D19F6" w:rsidRDefault="00B96421" w:rsidP="008F3943">
            <w:pPr>
              <w:wordWrap/>
              <w:ind w:left="196" w:hangingChars="100" w:hanging="196"/>
              <w:rPr>
                <w:rFonts w:ascii="Arial" w:eastAsia="굴림" w:hAnsi="Arial" w:cs="Arial"/>
                <w:b/>
                <w:szCs w:val="20"/>
              </w:rPr>
            </w:pPr>
            <w:r w:rsidRPr="001D19F6">
              <w:rPr>
                <w:rFonts w:ascii="Arial" w:eastAsia="굴림" w:hAnsi="Arial" w:cs="Arial"/>
                <w:b/>
                <w:szCs w:val="20"/>
              </w:rPr>
              <w:t>&lt;Regular support/ occasional support&gt;</w:t>
            </w:r>
          </w:p>
          <w:p w14:paraId="5B175E98" w14:textId="77777777" w:rsidR="00B96421" w:rsidRPr="001D19F6" w:rsidRDefault="00B96421" w:rsidP="002D0E30">
            <w:pPr>
              <w:pStyle w:val="a6"/>
              <w:numPr>
                <w:ilvl w:val="0"/>
                <w:numId w:val="139"/>
              </w:numPr>
              <w:wordWrap/>
              <w:ind w:leftChars="0"/>
              <w:rPr>
                <w:rFonts w:ascii="Arial" w:eastAsia="굴림" w:hAnsi="Arial" w:cs="Arial"/>
                <w:szCs w:val="20"/>
              </w:rPr>
            </w:pPr>
            <w:r w:rsidRPr="001D19F6">
              <w:rPr>
                <w:rFonts w:ascii="Arial" w:eastAsia="굴림" w:hAnsi="Arial" w:cs="Arial"/>
                <w:szCs w:val="20"/>
              </w:rPr>
              <w:t xml:space="preserve">Regular support: monetary transfer regularly repeated in a certain time interval (e.g. each month, every two months) </w:t>
            </w:r>
          </w:p>
          <w:p w14:paraId="2A94D393" w14:textId="77777777" w:rsidR="00B96421" w:rsidRPr="001D19F6" w:rsidRDefault="00B96421" w:rsidP="002D0E30">
            <w:pPr>
              <w:pStyle w:val="a6"/>
              <w:numPr>
                <w:ilvl w:val="0"/>
                <w:numId w:val="139"/>
              </w:numPr>
              <w:wordWrap/>
              <w:ind w:leftChars="0"/>
              <w:rPr>
                <w:rFonts w:ascii="Arial" w:eastAsia="굴림" w:hAnsi="Arial" w:cs="Arial"/>
                <w:szCs w:val="20"/>
              </w:rPr>
            </w:pPr>
            <w:r w:rsidRPr="001D19F6">
              <w:rPr>
                <w:rFonts w:ascii="Arial" w:eastAsia="굴림" w:hAnsi="Arial" w:cs="Arial"/>
                <w:szCs w:val="20"/>
              </w:rPr>
              <w:t xml:space="preserve">Occasional support: monetary transfer irregularly occurred </w:t>
            </w:r>
            <w:r w:rsidR="0052190D" w:rsidRPr="001D19F6">
              <w:rPr>
                <w:rFonts w:ascii="Arial" w:eastAsia="굴림" w:hAnsi="Arial" w:cs="Arial"/>
                <w:szCs w:val="20"/>
              </w:rPr>
              <w:t>exc</w:t>
            </w:r>
            <w:r w:rsidRPr="001D19F6">
              <w:rPr>
                <w:rFonts w:ascii="Arial" w:eastAsia="굴림" w:hAnsi="Arial" w:cs="Arial"/>
                <w:szCs w:val="20"/>
              </w:rPr>
              <w:t xml:space="preserve">ept birthday allowance or holiday allowances (e.g. paying for medical bills, schooling, occasional allowances) </w:t>
            </w:r>
          </w:p>
          <w:p w14:paraId="2A856686" w14:textId="77777777" w:rsidR="00B96421" w:rsidRPr="001D19F6" w:rsidRDefault="00B96421"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5ABAFE64" w14:textId="77777777" w:rsidR="00B96421" w:rsidRPr="001D19F6" w:rsidRDefault="00B96421" w:rsidP="002D0E30">
            <w:pPr>
              <w:pStyle w:val="a6"/>
              <w:numPr>
                <w:ilvl w:val="0"/>
                <w:numId w:val="140"/>
              </w:numPr>
              <w:wordWrap/>
              <w:ind w:leftChars="0"/>
              <w:rPr>
                <w:rFonts w:ascii="Arial" w:eastAsia="굴림" w:hAnsi="Arial" w:cs="Arial"/>
                <w:szCs w:val="20"/>
              </w:rPr>
            </w:pPr>
            <w:r w:rsidRPr="001D19F6">
              <w:rPr>
                <w:rFonts w:ascii="Arial" w:eastAsia="굴림" w:hAnsi="Arial" w:cs="Arial"/>
                <w:szCs w:val="20"/>
              </w:rPr>
              <w:t>Financial support: receiving cash or helping pay bills, or covering specific costs for medical care, insurance, schooling, down payment for a home or rent, etc.</w:t>
            </w:r>
          </w:p>
          <w:p w14:paraId="52BE28C1" w14:textId="77777777" w:rsidR="00B96421" w:rsidRPr="001D19F6" w:rsidRDefault="00B96421" w:rsidP="002D0E30">
            <w:pPr>
              <w:pStyle w:val="a6"/>
              <w:numPr>
                <w:ilvl w:val="0"/>
                <w:numId w:val="140"/>
              </w:numPr>
              <w:wordWrap/>
              <w:spacing w:after="240"/>
              <w:ind w:leftChars="0"/>
              <w:rPr>
                <w:rFonts w:ascii="Arial" w:eastAsia="굴림" w:hAnsi="Arial" w:cs="Arial"/>
                <w:sz w:val="22"/>
              </w:rPr>
            </w:pPr>
            <w:r w:rsidRPr="001D19F6">
              <w:rPr>
                <w:rFonts w:ascii="Arial" w:eastAsia="굴림" w:hAnsi="Arial" w:cs="Arial"/>
                <w:szCs w:val="20"/>
              </w:rPr>
              <w:lastRenderedPageBreak/>
              <w:t>Non-financial support: gifts or goods (e.g. food, clothes etc.) received</w:t>
            </w:r>
            <w:r w:rsidRPr="001D19F6">
              <w:rPr>
                <w:rFonts w:ascii="Arial" w:eastAsia="굴림" w:hAnsi="Arial" w:cs="Arial"/>
                <w:sz w:val="22"/>
              </w:rPr>
              <w:t xml:space="preserve"> </w:t>
            </w:r>
          </w:p>
        </w:tc>
      </w:tr>
    </w:tbl>
    <w:p w14:paraId="612EE744" w14:textId="77777777" w:rsidR="005D5299" w:rsidRPr="001D19F6" w:rsidRDefault="005D5299" w:rsidP="002E1ADE">
      <w:pPr>
        <w:wordWrap/>
        <w:spacing w:line="360" w:lineRule="auto"/>
        <w:rPr>
          <w:rFonts w:ascii="Arial" w:eastAsia="굴림" w:hAnsi="Arial" w:cs="Arial"/>
          <w:sz w:val="22"/>
        </w:rPr>
      </w:pPr>
    </w:p>
    <w:p w14:paraId="5F6B0281" w14:textId="5B11A0BE" w:rsidR="00F94372" w:rsidRPr="00795949" w:rsidRDefault="005D5299" w:rsidP="002E1ADE">
      <w:pPr>
        <w:spacing w:line="360" w:lineRule="auto"/>
        <w:rPr>
          <w:rFonts w:ascii="Arial" w:eastAsia="굴림" w:hAnsi="Arial" w:cs="Arial"/>
          <w:sz w:val="22"/>
        </w:rPr>
      </w:pPr>
      <w:r w:rsidRPr="00795949">
        <w:rPr>
          <w:rFonts w:ascii="Arial" w:eastAsia="굴림" w:hAnsi="Arial" w:cs="Arial"/>
          <w:sz w:val="22"/>
        </w:rPr>
        <w:t>Bb1</w:t>
      </w:r>
      <w:r w:rsidR="005F672C" w:rsidRPr="00795949">
        <w:rPr>
          <w:rFonts w:ascii="Arial" w:eastAsia="굴림" w:hAnsi="Arial" w:cs="Arial"/>
          <w:sz w:val="22"/>
        </w:rPr>
        <w:t>36</w:t>
      </w:r>
      <w:r w:rsidRPr="00795949">
        <w:rPr>
          <w:rFonts w:ascii="Arial" w:eastAsia="굴림" w:hAnsi="Arial" w:cs="Arial"/>
          <w:sz w:val="22"/>
        </w:rPr>
        <w:t xml:space="preserve">. </w:t>
      </w:r>
      <w:r w:rsidR="005F672C" w:rsidRPr="00795949">
        <w:rPr>
          <w:rFonts w:ascii="Arial" w:eastAsia="굴림" w:hAnsi="Arial" w:cs="Arial"/>
          <w:kern w:val="0"/>
          <w:sz w:val="22"/>
        </w:rPr>
        <w:t xml:space="preserve">[Not live </w:t>
      </w:r>
      <w:proofErr w:type="spellStart"/>
      <w:r w:rsidR="005F672C" w:rsidRPr="00795949">
        <w:rPr>
          <w:rFonts w:ascii="Arial" w:eastAsia="굴림" w:hAnsi="Arial" w:cs="Arial"/>
          <w:kern w:val="0"/>
          <w:sz w:val="22"/>
        </w:rPr>
        <w:t>together_Receipt</w:t>
      </w:r>
      <w:proofErr w:type="spellEnd"/>
      <w:r w:rsidR="005F672C" w:rsidRPr="00795949">
        <w:rPr>
          <w:rFonts w:ascii="Arial" w:eastAsia="굴림" w:hAnsi="Arial" w:cs="Arial"/>
          <w:kern w:val="0"/>
          <w:sz w:val="22"/>
        </w:rPr>
        <w:t xml:space="preserve"> of financial support] </w:t>
      </w:r>
      <w:r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Pr="00795949">
        <w:rPr>
          <w:rFonts w:ascii="Arial" w:eastAsia="굴림" w:hAnsi="Arial" w:cs="Arial"/>
          <w:sz w:val="22"/>
        </w:rPr>
        <w:t>you received from your mother</w:t>
      </w:r>
      <w:r w:rsidR="00F43D18" w:rsidRPr="00795949">
        <w:rPr>
          <w:rFonts w:ascii="Arial" w:eastAsia="굴림" w:hAnsi="Arial" w:cs="Arial"/>
          <w:sz w:val="22"/>
        </w:rPr>
        <w:t xml:space="preserve"> in the last calendar year (</w:t>
      </w:r>
      <w:del w:id="615" w:author="Keis" w:date="2024-09-06T10:18:00Z">
        <w:r w:rsidR="008662E4" w:rsidRPr="00DB459F" w:rsidDel="009F27DD">
          <w:rPr>
            <w:rFonts w:ascii="Arial" w:eastAsia="굴림" w:hAnsi="Arial" w:cs="Arial" w:hint="eastAsia"/>
            <w:color w:val="FF0000"/>
            <w:sz w:val="22"/>
          </w:rPr>
          <w:delText>2019</w:delText>
        </w:r>
      </w:del>
      <w:ins w:id="616" w:author="Keis" w:date="2024-09-06T10:18:00Z">
        <w:r w:rsidR="009F27DD" w:rsidRPr="009F27DD">
          <w:rPr>
            <w:rFonts w:ascii="Arial" w:eastAsia="굴림" w:hAnsi="Arial" w:cs="Arial" w:hint="eastAsia"/>
            <w:color w:val="00B050"/>
            <w:sz w:val="22"/>
          </w:rPr>
          <w:t>2021</w:t>
        </w:r>
      </w:ins>
      <w:r w:rsidR="00F43D18" w:rsidRPr="00795949">
        <w:rPr>
          <w:rFonts w:ascii="Arial" w:eastAsia="굴림" w:hAnsi="Arial" w:cs="Arial"/>
          <w:sz w:val="22"/>
        </w:rPr>
        <w:t>)</w:t>
      </w:r>
      <w:r w:rsidRPr="00795949">
        <w:rPr>
          <w:rFonts w:ascii="Arial" w:eastAsia="굴림" w:hAnsi="Arial" w:cs="Arial"/>
          <w:sz w:val="22"/>
        </w:rPr>
        <w:t xml:space="preserve">? </w:t>
      </w:r>
      <w:r w:rsidR="005B5AF5" w:rsidRPr="00795949">
        <w:rPr>
          <w:rFonts w:ascii="Arial" w:eastAsia="굴림" w:hAnsi="Arial" w:cs="Arial"/>
          <w:sz w:val="22"/>
        </w:rPr>
        <w:t>(unit: 10,000 Korean won)</w:t>
      </w:r>
    </w:p>
    <w:p w14:paraId="274BF0CC" w14:textId="77777777" w:rsidR="005B5AF5" w:rsidRPr="00795949" w:rsidRDefault="005B5AF5" w:rsidP="002E1ADE">
      <w:pPr>
        <w:spacing w:line="360" w:lineRule="auto"/>
        <w:rPr>
          <w:rFonts w:ascii="Arial" w:eastAsia="굴림" w:hAnsi="Arial" w:cs="Arial"/>
          <w:sz w:val="22"/>
        </w:rPr>
      </w:pPr>
      <w:r w:rsidRPr="00795949">
        <w:rPr>
          <w:rFonts w:ascii="Arial" w:eastAsia="굴림" w:hAnsi="Arial" w:cs="Arial"/>
          <w:sz w:val="22"/>
        </w:rPr>
        <w:t xml:space="preserve"> </w:t>
      </w:r>
    </w:p>
    <w:p w14:paraId="27618519" w14:textId="77777777" w:rsidR="005B5AF5" w:rsidRPr="00795949" w:rsidRDefault="005B5AF5" w:rsidP="002E1ADE">
      <w:pPr>
        <w:wordWrap/>
        <w:spacing w:line="360" w:lineRule="auto"/>
        <w:rPr>
          <w:rFonts w:ascii="Arial" w:eastAsia="굴림" w:hAnsi="Arial" w:cs="Arial"/>
          <w:kern w:val="0"/>
          <w:sz w:val="22"/>
        </w:rPr>
      </w:pPr>
      <w:r w:rsidRPr="00795949">
        <w:rPr>
          <w:rFonts w:ascii="Arial" w:eastAsia="굴림" w:hAnsi="Arial" w:cs="Arial"/>
          <w:kern w:val="0"/>
          <w:sz w:val="22"/>
        </w:rPr>
        <w:tab/>
        <w:t xml:space="preserve">_______________________________ </w:t>
      </w:r>
      <w:r w:rsidR="00F94372"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→Go to Bb1</w:t>
      </w:r>
      <w:r w:rsidR="005F672C" w:rsidRPr="00795949">
        <w:rPr>
          <w:rFonts w:ascii="Arial" w:eastAsia="굴림" w:hAnsi="Arial" w:cs="Arial"/>
          <w:sz w:val="22"/>
        </w:rPr>
        <w:t>42</w:t>
      </w:r>
    </w:p>
    <w:p w14:paraId="633BD264" w14:textId="77777777" w:rsidR="005D5299" w:rsidRPr="00795949" w:rsidRDefault="005B5AF5" w:rsidP="002E1ADE">
      <w:pPr>
        <w:wordWrap/>
        <w:spacing w:line="360" w:lineRule="auto"/>
        <w:rPr>
          <w:rFonts w:ascii="Arial" w:eastAsia="굴림" w:hAnsi="Arial" w:cs="Arial"/>
          <w:sz w:val="22"/>
        </w:rPr>
      </w:pPr>
      <w:r w:rsidRPr="00795949">
        <w:rPr>
          <w:rFonts w:ascii="Arial" w:eastAsia="굴림" w:hAnsi="Arial" w:cs="Arial"/>
          <w:sz w:val="22"/>
        </w:rPr>
        <w:tab/>
      </w:r>
      <w:r w:rsidR="005F672C" w:rsidRPr="00795949">
        <w:rPr>
          <w:rFonts w:ascii="Arial" w:eastAsia="굴림" w:hAnsi="Arial" w:cs="Arial"/>
          <w:sz w:val="22"/>
        </w:rPr>
        <w:t>Don’t know →Bb137~Bb141</w:t>
      </w:r>
      <w:r w:rsidR="005D5299" w:rsidRPr="00795949">
        <w:rPr>
          <w:rFonts w:ascii="Arial" w:eastAsia="굴림" w:hAnsi="Arial" w:cs="Arial"/>
          <w:sz w:val="22"/>
        </w:rPr>
        <w:t xml:space="preserve"> unfolding</w:t>
      </w:r>
    </w:p>
    <w:p w14:paraId="09033D05" w14:textId="77777777" w:rsidR="005D5299" w:rsidRPr="00795949" w:rsidRDefault="005F672C" w:rsidP="002E1ADE">
      <w:pPr>
        <w:wordWrap/>
        <w:spacing w:line="360" w:lineRule="auto"/>
        <w:ind w:firstLine="800"/>
        <w:rPr>
          <w:rFonts w:ascii="Arial" w:eastAsia="굴림" w:hAnsi="Arial" w:cs="Arial"/>
          <w:sz w:val="22"/>
        </w:rPr>
      </w:pPr>
      <w:r w:rsidRPr="00795949">
        <w:rPr>
          <w:rFonts w:ascii="Arial" w:eastAsia="굴림" w:hAnsi="Arial" w:cs="Arial"/>
          <w:sz w:val="22"/>
        </w:rPr>
        <w:t>Refuse to answer →Bb137~Bb141</w:t>
      </w:r>
      <w:r w:rsidR="005D5299" w:rsidRPr="00795949">
        <w:rPr>
          <w:rFonts w:ascii="Arial" w:eastAsia="굴림" w:hAnsi="Arial" w:cs="Arial"/>
          <w:sz w:val="22"/>
        </w:rPr>
        <w:t xml:space="preserve"> unfolding</w:t>
      </w:r>
    </w:p>
    <w:p w14:paraId="5C489180" w14:textId="77777777" w:rsidR="005D5299" w:rsidRPr="00795949" w:rsidRDefault="005D5299" w:rsidP="002E1ADE">
      <w:pPr>
        <w:wordWrap/>
        <w:spacing w:line="360" w:lineRule="auto"/>
        <w:rPr>
          <w:rFonts w:ascii="Arial" w:eastAsia="굴림" w:hAnsi="Arial" w:cs="Arial"/>
          <w:sz w:val="22"/>
        </w:rPr>
      </w:pPr>
    </w:p>
    <w:p w14:paraId="6702CD8A" w14:textId="77777777" w:rsidR="005D5299" w:rsidRPr="00795949" w:rsidRDefault="00B13BD0" w:rsidP="002E1ADE">
      <w:pPr>
        <w:wordWrap/>
        <w:spacing w:line="360" w:lineRule="auto"/>
        <w:rPr>
          <w:rFonts w:ascii="Arial" w:eastAsia="굴림" w:hAnsi="Arial" w:cs="Arial"/>
          <w:b/>
          <w:sz w:val="22"/>
        </w:rPr>
      </w:pPr>
      <w:r w:rsidRPr="00795949">
        <w:rPr>
          <w:rFonts w:ascii="Arial" w:eastAsia="굴림" w:hAnsi="Arial" w:cs="Arial"/>
          <w:b/>
          <w:sz w:val="22"/>
        </w:rPr>
        <w:t>&lt; Bb137~Bb141</w:t>
      </w:r>
      <w:r w:rsidR="005D5299" w:rsidRPr="00795949">
        <w:rPr>
          <w:rFonts w:ascii="Arial" w:eastAsia="굴림" w:hAnsi="Arial" w:cs="Arial"/>
          <w:b/>
          <w:sz w:val="22"/>
        </w:rPr>
        <w:t>. Unfolding bracket questions &gt;</w:t>
      </w:r>
    </w:p>
    <w:p w14:paraId="71941281" w14:textId="77777777" w:rsidR="005B5AF5" w:rsidRPr="00795949" w:rsidRDefault="00B13BD0" w:rsidP="002E1ADE">
      <w:pPr>
        <w:wordWrap/>
        <w:spacing w:line="360" w:lineRule="auto"/>
        <w:rPr>
          <w:rFonts w:ascii="Arial" w:eastAsia="굴림" w:hAnsi="Arial" w:cs="Arial"/>
          <w:sz w:val="22"/>
        </w:rPr>
      </w:pPr>
      <w:r w:rsidRPr="00795949">
        <w:rPr>
          <w:rFonts w:ascii="Arial" w:eastAsia="굴림" w:hAnsi="Arial" w:cs="Arial"/>
          <w:sz w:val="22"/>
        </w:rPr>
        <w:t>[IWER: Go back to Bb136</w:t>
      </w:r>
      <w:r w:rsidR="005B5AF5" w:rsidRPr="00795949">
        <w:rPr>
          <w:rFonts w:ascii="Arial" w:eastAsia="굴림" w:hAnsi="Arial" w:cs="Arial"/>
          <w:sz w:val="22"/>
        </w:rPr>
        <w:t xml:space="preserve"> and record if R answers the amount during the interview.]</w:t>
      </w:r>
    </w:p>
    <w:p w14:paraId="5896C3DE" w14:textId="4E508705" w:rsidR="005D5299" w:rsidRPr="00795949" w:rsidRDefault="00B13BD0" w:rsidP="002E1ADE">
      <w:pPr>
        <w:spacing w:line="360" w:lineRule="auto"/>
        <w:rPr>
          <w:rFonts w:ascii="Arial" w:hAnsi="Arial" w:cs="Arial"/>
          <w:sz w:val="22"/>
        </w:rPr>
      </w:pPr>
      <w:r w:rsidRPr="00795949">
        <w:rPr>
          <w:rFonts w:ascii="Arial" w:eastAsia="굴림" w:hAnsi="Arial" w:cs="Arial"/>
          <w:sz w:val="22"/>
        </w:rPr>
        <w:t>Bb137</w:t>
      </w:r>
      <w:r w:rsidR="005D5299" w:rsidRPr="00795949">
        <w:rPr>
          <w:rFonts w:ascii="Arial" w:eastAsia="굴림" w:hAnsi="Arial" w:cs="Arial"/>
          <w:sz w:val="22"/>
        </w:rPr>
        <w:t>. Did it amount to less than, about equal to or more than 10 MW (10,000 Korean won)</w:t>
      </w:r>
      <w:r w:rsidR="00FE3659" w:rsidRPr="00795949">
        <w:rPr>
          <w:rFonts w:ascii="Arial" w:eastAsia="굴림" w:hAnsi="Arial" w:cs="Arial"/>
          <w:sz w:val="22"/>
        </w:rPr>
        <w:t xml:space="preserve"> in the last calendar year (</w:t>
      </w:r>
      <w:del w:id="617" w:author="Keis" w:date="2024-09-06T10:18:00Z">
        <w:r w:rsidR="008662E4" w:rsidRPr="00DB459F" w:rsidDel="009F27DD">
          <w:rPr>
            <w:rFonts w:ascii="Arial" w:eastAsia="굴림" w:hAnsi="Arial" w:cs="Arial" w:hint="eastAsia"/>
            <w:color w:val="FF0000"/>
            <w:sz w:val="22"/>
          </w:rPr>
          <w:delText>2019</w:delText>
        </w:r>
      </w:del>
      <w:ins w:id="618" w:author="Keis" w:date="2024-09-06T10:18:00Z">
        <w:r w:rsidR="009F27DD" w:rsidRPr="009F27DD">
          <w:rPr>
            <w:rFonts w:ascii="Arial" w:eastAsia="굴림" w:hAnsi="Arial" w:cs="Arial" w:hint="eastAsia"/>
            <w:color w:val="00B050"/>
            <w:sz w:val="22"/>
          </w:rPr>
          <w:t>2021</w:t>
        </w:r>
      </w:ins>
      <w:r w:rsidR="00FE3659" w:rsidRPr="00795949">
        <w:rPr>
          <w:rFonts w:ascii="Arial" w:eastAsia="굴림" w:hAnsi="Arial" w:cs="Arial"/>
          <w:sz w:val="22"/>
        </w:rPr>
        <w:t>)</w:t>
      </w:r>
      <w:r w:rsidR="005D5299" w:rsidRPr="00795949">
        <w:rPr>
          <w:rFonts w:ascii="Arial" w:eastAsia="굴림" w:hAnsi="Arial" w:cs="Arial"/>
          <w:sz w:val="22"/>
        </w:rPr>
        <w:t>?</w:t>
      </w:r>
    </w:p>
    <w:p w14:paraId="2AE4EFCB" w14:textId="77777777" w:rsidR="005D5299" w:rsidRPr="00795949" w:rsidRDefault="005D5299" w:rsidP="002D0E30">
      <w:pPr>
        <w:pStyle w:val="a6"/>
        <w:numPr>
          <w:ilvl w:val="0"/>
          <w:numId w:val="206"/>
        </w:numPr>
        <w:wordWrap/>
        <w:spacing w:line="360" w:lineRule="auto"/>
        <w:ind w:leftChars="0"/>
        <w:rPr>
          <w:rFonts w:ascii="Arial" w:eastAsia="굴림" w:hAnsi="Arial" w:cs="Arial"/>
          <w:sz w:val="22"/>
        </w:rPr>
      </w:pPr>
      <w:r w:rsidRPr="00795949">
        <w:rPr>
          <w:rFonts w:ascii="Arial" w:eastAsia="굴림" w:hAnsi="Arial" w:cs="Arial"/>
          <w:sz w:val="22"/>
        </w:rPr>
        <w:t>Less than 10 MW</w:t>
      </w:r>
    </w:p>
    <w:p w14:paraId="2BD017EA" w14:textId="77777777" w:rsidR="005D5299" w:rsidRPr="00795949" w:rsidRDefault="005D5299" w:rsidP="00F14BA4">
      <w:pPr>
        <w:pStyle w:val="a6"/>
        <w:numPr>
          <w:ilvl w:val="0"/>
          <w:numId w:val="1073"/>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69322553"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 MW</w:t>
      </w:r>
    </w:p>
    <w:p w14:paraId="43CEDFA2" w14:textId="77777777" w:rsidR="005D5299" w:rsidRPr="00795949" w:rsidRDefault="005D5299" w:rsidP="002E1ADE">
      <w:pPr>
        <w:wordWrap/>
        <w:spacing w:line="360" w:lineRule="auto"/>
        <w:rPr>
          <w:rFonts w:ascii="Arial" w:eastAsia="굴림" w:hAnsi="Arial" w:cs="Arial"/>
          <w:sz w:val="22"/>
        </w:rPr>
      </w:pPr>
    </w:p>
    <w:p w14:paraId="726614B4" w14:textId="0258972C" w:rsidR="005D5299" w:rsidRPr="00795949" w:rsidRDefault="00B13BD0" w:rsidP="002E1ADE">
      <w:pPr>
        <w:spacing w:line="360" w:lineRule="auto"/>
        <w:rPr>
          <w:rFonts w:ascii="Arial" w:hAnsi="Arial" w:cs="Arial"/>
          <w:sz w:val="22"/>
        </w:rPr>
      </w:pPr>
      <w:r w:rsidRPr="00795949">
        <w:rPr>
          <w:rFonts w:ascii="Arial" w:eastAsia="굴림" w:hAnsi="Arial" w:cs="Arial"/>
          <w:sz w:val="22"/>
        </w:rPr>
        <w:t>Bb138</w:t>
      </w:r>
      <w:r w:rsidR="005D5299" w:rsidRPr="00795949">
        <w:rPr>
          <w:rFonts w:ascii="Arial" w:eastAsia="굴림" w:hAnsi="Arial" w:cs="Arial"/>
          <w:sz w:val="22"/>
        </w:rPr>
        <w:t>. Did it amount to less than, about equal to or more than 30 MW (10,000 Korean won)</w:t>
      </w:r>
      <w:r w:rsidR="00FE3659" w:rsidRPr="00795949">
        <w:rPr>
          <w:rFonts w:ascii="Arial" w:eastAsia="굴림" w:hAnsi="Arial" w:cs="Arial"/>
          <w:sz w:val="22"/>
        </w:rPr>
        <w:t xml:space="preserve"> in the last calendar year (</w:t>
      </w:r>
      <w:del w:id="619" w:author="Keis" w:date="2024-09-06T10:18:00Z">
        <w:r w:rsidR="008662E4" w:rsidRPr="00DB459F" w:rsidDel="009F27DD">
          <w:rPr>
            <w:rFonts w:ascii="Arial" w:eastAsia="굴림" w:hAnsi="Arial" w:cs="Arial" w:hint="eastAsia"/>
            <w:color w:val="FF0000"/>
            <w:sz w:val="22"/>
          </w:rPr>
          <w:delText>2019</w:delText>
        </w:r>
      </w:del>
      <w:ins w:id="620" w:author="Keis" w:date="2024-09-06T10:18:00Z">
        <w:r w:rsidR="009F27DD" w:rsidRPr="009F27DD">
          <w:rPr>
            <w:rFonts w:ascii="Arial" w:eastAsia="굴림" w:hAnsi="Arial" w:cs="Arial" w:hint="eastAsia"/>
            <w:color w:val="00B050"/>
            <w:sz w:val="22"/>
          </w:rPr>
          <w:t>2021</w:t>
        </w:r>
      </w:ins>
      <w:r w:rsidR="00FE3659" w:rsidRPr="00795949">
        <w:rPr>
          <w:rFonts w:ascii="Arial" w:eastAsia="굴림" w:hAnsi="Arial" w:cs="Arial"/>
          <w:sz w:val="22"/>
        </w:rPr>
        <w:t>)</w:t>
      </w:r>
      <w:r w:rsidR="005D5299" w:rsidRPr="00795949">
        <w:rPr>
          <w:rFonts w:ascii="Arial" w:eastAsia="굴림" w:hAnsi="Arial" w:cs="Arial"/>
          <w:sz w:val="22"/>
        </w:rPr>
        <w:t>?</w:t>
      </w:r>
    </w:p>
    <w:p w14:paraId="513528D6" w14:textId="77777777" w:rsidR="005D5299" w:rsidRPr="00795949" w:rsidRDefault="005D5299" w:rsidP="002D0E30">
      <w:pPr>
        <w:pStyle w:val="a6"/>
        <w:numPr>
          <w:ilvl w:val="0"/>
          <w:numId w:val="207"/>
        </w:numPr>
        <w:wordWrap/>
        <w:spacing w:line="360" w:lineRule="auto"/>
        <w:ind w:leftChars="0"/>
        <w:rPr>
          <w:rFonts w:ascii="Arial" w:eastAsia="굴림" w:hAnsi="Arial" w:cs="Arial"/>
          <w:sz w:val="22"/>
        </w:rPr>
      </w:pPr>
      <w:r w:rsidRPr="00795949">
        <w:rPr>
          <w:rFonts w:ascii="Arial" w:eastAsia="굴림" w:hAnsi="Arial" w:cs="Arial"/>
          <w:sz w:val="22"/>
        </w:rPr>
        <w:t>Less than 30 MW</w:t>
      </w:r>
    </w:p>
    <w:p w14:paraId="7F6C85DC" w14:textId="77777777" w:rsidR="005D5299" w:rsidRPr="00795949" w:rsidRDefault="005D5299" w:rsidP="00F14BA4">
      <w:pPr>
        <w:pStyle w:val="a6"/>
        <w:numPr>
          <w:ilvl w:val="0"/>
          <w:numId w:val="1074"/>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01584D40"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 MW</w:t>
      </w:r>
    </w:p>
    <w:p w14:paraId="33983B56" w14:textId="77777777" w:rsidR="005D5299" w:rsidRPr="00795949" w:rsidRDefault="005D5299" w:rsidP="002E1ADE">
      <w:pPr>
        <w:wordWrap/>
        <w:spacing w:line="360" w:lineRule="auto"/>
        <w:rPr>
          <w:rFonts w:ascii="Arial" w:eastAsia="굴림" w:hAnsi="Arial" w:cs="Arial"/>
          <w:sz w:val="22"/>
        </w:rPr>
      </w:pPr>
    </w:p>
    <w:p w14:paraId="722916BA" w14:textId="1BAC29FC" w:rsidR="005D5299" w:rsidRPr="00795949" w:rsidRDefault="00B13BD0" w:rsidP="002E1ADE">
      <w:pPr>
        <w:spacing w:line="360" w:lineRule="auto"/>
        <w:rPr>
          <w:rFonts w:ascii="Arial" w:hAnsi="Arial" w:cs="Arial"/>
          <w:sz w:val="22"/>
        </w:rPr>
      </w:pPr>
      <w:r w:rsidRPr="00795949">
        <w:rPr>
          <w:rFonts w:ascii="Arial" w:eastAsia="굴림" w:hAnsi="Arial" w:cs="Arial"/>
          <w:sz w:val="22"/>
        </w:rPr>
        <w:t>Bb1</w:t>
      </w:r>
      <w:r w:rsidR="005D5299" w:rsidRPr="00795949">
        <w:rPr>
          <w:rFonts w:ascii="Arial" w:eastAsia="굴림" w:hAnsi="Arial" w:cs="Arial"/>
          <w:sz w:val="22"/>
        </w:rPr>
        <w:t>3</w:t>
      </w:r>
      <w:r w:rsidRPr="00795949">
        <w:rPr>
          <w:rFonts w:ascii="Arial" w:eastAsia="굴림" w:hAnsi="Arial" w:cs="Arial"/>
          <w:sz w:val="22"/>
        </w:rPr>
        <w:t>9</w:t>
      </w:r>
      <w:r w:rsidR="005D5299" w:rsidRPr="00795949">
        <w:rPr>
          <w:rFonts w:ascii="Arial" w:eastAsia="굴림" w:hAnsi="Arial" w:cs="Arial"/>
          <w:sz w:val="22"/>
        </w:rPr>
        <w:t>. Did it amount to less than, about equal to or more than 50 MW (10,000 Korean won)</w:t>
      </w:r>
      <w:r w:rsidR="00FE3659" w:rsidRPr="00795949">
        <w:rPr>
          <w:rFonts w:ascii="Arial" w:eastAsia="굴림" w:hAnsi="Arial" w:cs="Arial"/>
          <w:sz w:val="22"/>
        </w:rPr>
        <w:t xml:space="preserve"> in the last calendar year (</w:t>
      </w:r>
      <w:del w:id="621" w:author="Keis" w:date="2024-09-06T10:18:00Z">
        <w:r w:rsidR="008662E4" w:rsidRPr="00DB459F" w:rsidDel="009F27DD">
          <w:rPr>
            <w:rFonts w:ascii="Arial" w:eastAsia="굴림" w:hAnsi="Arial" w:cs="Arial" w:hint="eastAsia"/>
            <w:color w:val="FF0000"/>
            <w:sz w:val="22"/>
          </w:rPr>
          <w:delText>2019</w:delText>
        </w:r>
      </w:del>
      <w:ins w:id="622" w:author="Keis" w:date="2024-09-06T10:18:00Z">
        <w:r w:rsidR="009F27DD" w:rsidRPr="009F27DD">
          <w:rPr>
            <w:rFonts w:ascii="Arial" w:eastAsia="굴림" w:hAnsi="Arial" w:cs="Arial" w:hint="eastAsia"/>
            <w:color w:val="00B050"/>
            <w:sz w:val="22"/>
          </w:rPr>
          <w:t>2021</w:t>
        </w:r>
      </w:ins>
      <w:r w:rsidR="00FE3659" w:rsidRPr="00795949">
        <w:rPr>
          <w:rFonts w:ascii="Arial" w:eastAsia="굴림" w:hAnsi="Arial" w:cs="Arial"/>
          <w:sz w:val="22"/>
        </w:rPr>
        <w:t>)</w:t>
      </w:r>
      <w:r w:rsidR="005D5299" w:rsidRPr="00795949">
        <w:rPr>
          <w:rFonts w:ascii="Arial" w:eastAsia="굴림" w:hAnsi="Arial" w:cs="Arial"/>
          <w:sz w:val="22"/>
        </w:rPr>
        <w:t>?</w:t>
      </w:r>
    </w:p>
    <w:p w14:paraId="2D59C3A9" w14:textId="77777777" w:rsidR="005D5299" w:rsidRPr="00795949" w:rsidRDefault="005D5299" w:rsidP="002D0E30">
      <w:pPr>
        <w:pStyle w:val="a6"/>
        <w:numPr>
          <w:ilvl w:val="0"/>
          <w:numId w:val="208"/>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67B403C8" w14:textId="77777777" w:rsidR="005D5299" w:rsidRPr="00795949" w:rsidRDefault="005D5299" w:rsidP="00F14BA4">
      <w:pPr>
        <w:pStyle w:val="a6"/>
        <w:numPr>
          <w:ilvl w:val="0"/>
          <w:numId w:val="1075"/>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00020440"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 MW</w:t>
      </w:r>
    </w:p>
    <w:p w14:paraId="6869B0A3" w14:textId="77777777" w:rsidR="005D5299" w:rsidRPr="00795949" w:rsidRDefault="005D5299" w:rsidP="002E1ADE">
      <w:pPr>
        <w:wordWrap/>
        <w:spacing w:line="360" w:lineRule="auto"/>
        <w:rPr>
          <w:rFonts w:ascii="Arial" w:eastAsia="굴림" w:hAnsi="Arial" w:cs="Arial"/>
          <w:sz w:val="22"/>
        </w:rPr>
      </w:pPr>
    </w:p>
    <w:p w14:paraId="39AA4F8F" w14:textId="36D36877" w:rsidR="005D5299" w:rsidRPr="00795949" w:rsidRDefault="00B13BD0" w:rsidP="002E1ADE">
      <w:pPr>
        <w:spacing w:line="360" w:lineRule="auto"/>
        <w:rPr>
          <w:rFonts w:ascii="Arial" w:hAnsi="Arial" w:cs="Arial"/>
          <w:sz w:val="22"/>
        </w:rPr>
      </w:pPr>
      <w:r w:rsidRPr="00795949">
        <w:rPr>
          <w:rFonts w:ascii="Arial" w:eastAsia="굴림" w:hAnsi="Arial" w:cs="Arial"/>
          <w:sz w:val="22"/>
        </w:rPr>
        <w:t>Bb140</w:t>
      </w:r>
      <w:r w:rsidR="005D5299" w:rsidRPr="00795949">
        <w:rPr>
          <w:rFonts w:ascii="Arial" w:eastAsia="굴림" w:hAnsi="Arial" w:cs="Arial"/>
          <w:sz w:val="22"/>
        </w:rPr>
        <w:t>. Did it amount to less than, about equal to or more than 100 MW (10,000 Korean won)</w:t>
      </w:r>
      <w:r w:rsidR="00FE3659" w:rsidRPr="00795949">
        <w:rPr>
          <w:rFonts w:ascii="Arial" w:eastAsia="굴림" w:hAnsi="Arial" w:cs="Arial"/>
          <w:sz w:val="22"/>
        </w:rPr>
        <w:t xml:space="preserve"> in the last calendar year (</w:t>
      </w:r>
      <w:del w:id="623" w:author="Keis" w:date="2024-09-06T10:18:00Z">
        <w:r w:rsidR="008662E4" w:rsidRPr="00DB459F" w:rsidDel="009F27DD">
          <w:rPr>
            <w:rFonts w:ascii="Arial" w:eastAsia="굴림" w:hAnsi="Arial" w:cs="Arial" w:hint="eastAsia"/>
            <w:color w:val="FF0000"/>
            <w:sz w:val="22"/>
          </w:rPr>
          <w:delText>2019</w:delText>
        </w:r>
      </w:del>
      <w:ins w:id="624" w:author="Keis" w:date="2024-09-06T10:18:00Z">
        <w:r w:rsidR="009F27DD" w:rsidRPr="009F27DD">
          <w:rPr>
            <w:rFonts w:ascii="Arial" w:eastAsia="굴림" w:hAnsi="Arial" w:cs="Arial" w:hint="eastAsia"/>
            <w:color w:val="00B050"/>
            <w:sz w:val="22"/>
          </w:rPr>
          <w:t>2021</w:t>
        </w:r>
      </w:ins>
      <w:r w:rsidR="00FE3659" w:rsidRPr="00795949">
        <w:rPr>
          <w:rFonts w:ascii="Arial" w:eastAsia="굴림" w:hAnsi="Arial" w:cs="Arial"/>
          <w:sz w:val="22"/>
        </w:rPr>
        <w:t>)</w:t>
      </w:r>
      <w:r w:rsidR="005D5299" w:rsidRPr="00795949">
        <w:rPr>
          <w:rFonts w:ascii="Arial" w:eastAsia="굴림" w:hAnsi="Arial" w:cs="Arial"/>
          <w:sz w:val="22"/>
        </w:rPr>
        <w:t>?</w:t>
      </w:r>
    </w:p>
    <w:p w14:paraId="55BAE954" w14:textId="77777777" w:rsidR="005D5299" w:rsidRPr="00795949" w:rsidRDefault="005D5299" w:rsidP="002D0E30">
      <w:pPr>
        <w:pStyle w:val="a6"/>
        <w:numPr>
          <w:ilvl w:val="0"/>
          <w:numId w:val="209"/>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7E96272F" w14:textId="77777777" w:rsidR="005D5299" w:rsidRPr="00795949" w:rsidRDefault="005D5299" w:rsidP="00F14BA4">
      <w:pPr>
        <w:pStyle w:val="a6"/>
        <w:numPr>
          <w:ilvl w:val="0"/>
          <w:numId w:val="1076"/>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616A36F3"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42CAF24D" w14:textId="77777777" w:rsidR="005D5299" w:rsidRPr="00795949" w:rsidRDefault="005D5299" w:rsidP="002E1ADE">
      <w:pPr>
        <w:wordWrap/>
        <w:spacing w:line="360" w:lineRule="auto"/>
        <w:rPr>
          <w:rFonts w:ascii="Arial" w:eastAsia="굴림" w:hAnsi="Arial" w:cs="Arial"/>
          <w:sz w:val="22"/>
        </w:rPr>
      </w:pPr>
    </w:p>
    <w:p w14:paraId="7EBE4EA2" w14:textId="675B6562" w:rsidR="005D5299" w:rsidRPr="00795949" w:rsidRDefault="00B13BD0" w:rsidP="002E1ADE">
      <w:pPr>
        <w:spacing w:line="360" w:lineRule="auto"/>
        <w:rPr>
          <w:rFonts w:ascii="Arial" w:hAnsi="Arial" w:cs="Arial"/>
          <w:sz w:val="22"/>
        </w:rPr>
      </w:pPr>
      <w:r w:rsidRPr="00795949">
        <w:rPr>
          <w:rFonts w:ascii="Arial" w:eastAsia="굴림" w:hAnsi="Arial" w:cs="Arial"/>
          <w:sz w:val="22"/>
        </w:rPr>
        <w:lastRenderedPageBreak/>
        <w:t>Bb141</w:t>
      </w:r>
      <w:r w:rsidR="005D5299" w:rsidRPr="00795949">
        <w:rPr>
          <w:rFonts w:ascii="Arial" w:eastAsia="굴림" w:hAnsi="Arial" w:cs="Arial"/>
          <w:sz w:val="22"/>
        </w:rPr>
        <w:t>. Did it amount to less than, about equal to or more than 200 MW (10,000 Korean won)</w:t>
      </w:r>
      <w:r w:rsidR="00FE3659" w:rsidRPr="00795949">
        <w:rPr>
          <w:rFonts w:ascii="Arial" w:eastAsia="굴림" w:hAnsi="Arial" w:cs="Arial"/>
          <w:sz w:val="22"/>
        </w:rPr>
        <w:t xml:space="preserve"> in the last calendar year (</w:t>
      </w:r>
      <w:del w:id="625" w:author="Keis" w:date="2024-09-06T10:18:00Z">
        <w:r w:rsidR="003F426B" w:rsidRPr="00DB459F" w:rsidDel="009F27DD">
          <w:rPr>
            <w:rFonts w:ascii="Arial" w:eastAsia="굴림" w:hAnsi="Arial" w:cs="Arial" w:hint="eastAsia"/>
            <w:color w:val="FF0000"/>
            <w:sz w:val="22"/>
          </w:rPr>
          <w:delText>2019</w:delText>
        </w:r>
      </w:del>
      <w:ins w:id="626" w:author="Keis" w:date="2024-09-06T10:18:00Z">
        <w:r w:rsidR="009F27DD" w:rsidRPr="009F27DD">
          <w:rPr>
            <w:rFonts w:ascii="Arial" w:eastAsia="굴림" w:hAnsi="Arial" w:cs="Arial" w:hint="eastAsia"/>
            <w:color w:val="00B050"/>
            <w:sz w:val="22"/>
          </w:rPr>
          <w:t>2021</w:t>
        </w:r>
      </w:ins>
      <w:r w:rsidR="00FE3659" w:rsidRPr="00795949">
        <w:rPr>
          <w:rFonts w:ascii="Arial" w:eastAsia="굴림" w:hAnsi="Arial" w:cs="Arial"/>
          <w:sz w:val="22"/>
        </w:rPr>
        <w:t>)</w:t>
      </w:r>
      <w:r w:rsidR="005D5299" w:rsidRPr="00795949">
        <w:rPr>
          <w:rFonts w:ascii="Arial" w:eastAsia="굴림" w:hAnsi="Arial" w:cs="Arial"/>
          <w:sz w:val="22"/>
        </w:rPr>
        <w:t>?</w:t>
      </w:r>
    </w:p>
    <w:p w14:paraId="65DB94CF" w14:textId="77777777" w:rsidR="005D5299" w:rsidRPr="00795949" w:rsidRDefault="005D5299" w:rsidP="002D0E30">
      <w:pPr>
        <w:pStyle w:val="a6"/>
        <w:numPr>
          <w:ilvl w:val="0"/>
          <w:numId w:val="210"/>
        </w:numPr>
        <w:wordWrap/>
        <w:spacing w:line="360" w:lineRule="auto"/>
        <w:ind w:leftChars="0"/>
        <w:rPr>
          <w:rFonts w:ascii="Arial" w:eastAsia="굴림" w:hAnsi="Arial" w:cs="Arial"/>
          <w:sz w:val="22"/>
        </w:rPr>
      </w:pPr>
      <w:r w:rsidRPr="00795949">
        <w:rPr>
          <w:rFonts w:ascii="Arial" w:eastAsia="굴림" w:hAnsi="Arial" w:cs="Arial"/>
          <w:sz w:val="22"/>
        </w:rPr>
        <w:t>Less than 200 MW</w:t>
      </w:r>
    </w:p>
    <w:p w14:paraId="33E8C20F" w14:textId="77777777" w:rsidR="005D5299" w:rsidRPr="00795949" w:rsidRDefault="005D5299" w:rsidP="00F14BA4">
      <w:pPr>
        <w:pStyle w:val="a6"/>
        <w:numPr>
          <w:ilvl w:val="0"/>
          <w:numId w:val="1077"/>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036992C5" w14:textId="77777777" w:rsidR="005D5299" w:rsidRPr="00795949" w:rsidRDefault="005B5AF5" w:rsidP="002E1ADE">
      <w:pPr>
        <w:wordWrap/>
        <w:spacing w:line="360" w:lineRule="auto"/>
        <w:ind w:left="400"/>
        <w:rPr>
          <w:rFonts w:ascii="Arial" w:eastAsia="굴림" w:hAnsi="Arial" w:cs="Arial"/>
          <w:sz w:val="22"/>
        </w:rPr>
      </w:pPr>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 than 200 MW</w:t>
      </w:r>
    </w:p>
    <w:p w14:paraId="04303077" w14:textId="77777777" w:rsidR="002E1ADE" w:rsidRPr="00795949" w:rsidRDefault="002E1ADE" w:rsidP="00B13BD0">
      <w:pPr>
        <w:wordWrap/>
        <w:spacing w:line="360" w:lineRule="auto"/>
        <w:rPr>
          <w:rFonts w:ascii="Arial" w:eastAsia="굴림" w:hAnsi="Arial" w:cs="Arial"/>
          <w:sz w:val="22"/>
        </w:rPr>
      </w:pPr>
    </w:p>
    <w:p w14:paraId="47BFEEBE" w14:textId="77777777" w:rsidR="00B13BD0" w:rsidRPr="00795949" w:rsidRDefault="00B13BD0" w:rsidP="00B13BD0">
      <w:pPr>
        <w:wordWrap/>
        <w:spacing w:line="276" w:lineRule="auto"/>
        <w:rPr>
          <w:rFonts w:ascii="Arial" w:eastAsia="굴림" w:hAnsi="Arial" w:cs="Arial"/>
          <w:b/>
          <w:sz w:val="22"/>
        </w:rPr>
      </w:pPr>
      <w:r w:rsidRPr="00795949">
        <w:rPr>
          <w:rFonts w:ascii="Arial" w:eastAsia="굴림" w:hAnsi="Arial" w:cs="Arial"/>
          <w:b/>
          <w:sz w:val="22"/>
        </w:rPr>
        <w:t>Logic</w:t>
      </w:r>
    </w:p>
    <w:p w14:paraId="2936BAA1" w14:textId="77777777" w:rsidR="00B13BD0" w:rsidRPr="00795949" w:rsidRDefault="00B13BD0" w:rsidP="002D0E30">
      <w:pPr>
        <w:pStyle w:val="a6"/>
        <w:numPr>
          <w:ilvl w:val="0"/>
          <w:numId w:val="205"/>
        </w:numPr>
        <w:wordWrap/>
        <w:spacing w:line="276" w:lineRule="auto"/>
        <w:ind w:leftChars="0"/>
        <w:rPr>
          <w:rFonts w:ascii="Arial" w:eastAsia="굴림" w:hAnsi="Arial" w:cs="Arial"/>
          <w:b/>
          <w:sz w:val="22"/>
        </w:rPr>
      </w:pPr>
      <w:r w:rsidRPr="00795949">
        <w:rPr>
          <w:rFonts w:ascii="Arial" w:eastAsia="굴림" w:hAnsi="Arial" w:cs="Arial"/>
          <w:b/>
          <w:sz w:val="22"/>
        </w:rPr>
        <w:t>If Bb</w:t>
      </w:r>
      <w:r w:rsidRPr="00DC741E">
        <w:rPr>
          <w:rFonts w:ascii="Arial" w:eastAsia="굴림" w:hAnsi="Arial" w:cs="Arial"/>
          <w:b/>
          <w:sz w:val="22"/>
        </w:rPr>
        <w:t>142</w:t>
      </w:r>
      <w:r w:rsidR="00245F05" w:rsidRPr="00DC741E">
        <w:rPr>
          <w:rFonts w:ascii="Arial" w:eastAsia="굴림" w:hAnsi="Arial" w:cs="Arial"/>
          <w:b/>
          <w:sz w:val="22"/>
        </w:rPr>
        <w:t xml:space="preserve"> </w:t>
      </w:r>
      <w:r w:rsidR="003F426B" w:rsidRPr="00DC741E">
        <w:rPr>
          <w:rFonts w:ascii="Arial" w:eastAsia="굴림" w:hAnsi="Arial" w:cs="Arial"/>
          <w:b/>
          <w:sz w:val="22"/>
          <w:rPrChange w:id="627" w:author="Keis" w:date="2024-09-06T17:26:00Z">
            <w:rPr>
              <w:rFonts w:ascii="Arial" w:eastAsia="굴림" w:hAnsi="Arial" w:cs="Arial"/>
              <w:b/>
              <w:color w:val="FF0000"/>
              <w:sz w:val="22"/>
            </w:rPr>
          </w:rPrChange>
        </w:rPr>
        <w:t>&lt;</w:t>
      </w:r>
      <w:r w:rsidR="00245F05" w:rsidRPr="00DC741E">
        <w:rPr>
          <w:rFonts w:ascii="Arial" w:eastAsia="굴림" w:hAnsi="Arial" w:cs="Arial"/>
          <w:b/>
          <w:sz w:val="22"/>
          <w:rPrChange w:id="628" w:author="Keis" w:date="2024-09-06T17:26:00Z">
            <w:rPr>
              <w:rFonts w:ascii="Arial" w:eastAsia="굴림" w:hAnsi="Arial" w:cs="Arial"/>
              <w:b/>
              <w:color w:val="FF0000"/>
              <w:sz w:val="22"/>
            </w:rPr>
          </w:rPrChange>
        </w:rPr>
        <w:t>=</w:t>
      </w:r>
      <w:r w:rsidR="005B1C7A" w:rsidRPr="00DC741E">
        <w:rPr>
          <w:rFonts w:ascii="Arial" w:eastAsia="굴림" w:hAnsi="Arial" w:cs="Arial"/>
          <w:b/>
          <w:sz w:val="22"/>
        </w:rPr>
        <w:t xml:space="preserve"> </w:t>
      </w:r>
      <w:r w:rsidRPr="00DC741E">
        <w:rPr>
          <w:rFonts w:ascii="Arial" w:eastAsia="굴림" w:hAnsi="Arial" w:cs="Arial"/>
          <w:b/>
          <w:sz w:val="22"/>
        </w:rPr>
        <w:t xml:space="preserve">(12 - </w:t>
      </w:r>
      <w:r w:rsidRPr="00795949">
        <w:rPr>
          <w:rFonts w:ascii="Arial" w:eastAsia="굴림" w:hAnsi="Arial" w:cs="Arial"/>
          <w:b/>
          <w:sz w:val="22"/>
        </w:rPr>
        <w:t>Bb015), do hard checking.</w:t>
      </w:r>
    </w:p>
    <w:p w14:paraId="33A27088" w14:textId="77777777" w:rsidR="00B13BD0" w:rsidRPr="00795949" w:rsidRDefault="00B13BD0" w:rsidP="00B13BD0">
      <w:pPr>
        <w:wordWrap/>
        <w:spacing w:line="360" w:lineRule="auto"/>
        <w:rPr>
          <w:rFonts w:ascii="Arial" w:eastAsia="굴림" w:hAnsi="Arial" w:cs="Arial"/>
          <w:sz w:val="22"/>
        </w:rPr>
      </w:pPr>
    </w:p>
    <w:p w14:paraId="79C3D42A" w14:textId="384D5DBC" w:rsidR="00EA35F0" w:rsidRPr="00795949" w:rsidRDefault="00B13BD0" w:rsidP="002E1ADE">
      <w:pPr>
        <w:wordWrap/>
        <w:spacing w:line="360" w:lineRule="auto"/>
        <w:rPr>
          <w:rFonts w:ascii="Arial" w:eastAsia="굴림" w:hAnsi="Arial" w:cs="Arial"/>
          <w:sz w:val="22"/>
        </w:rPr>
      </w:pPr>
      <w:r w:rsidRPr="00795949">
        <w:rPr>
          <w:rFonts w:ascii="Arial" w:eastAsia="굴림" w:hAnsi="Arial" w:cs="Arial"/>
          <w:sz w:val="22"/>
        </w:rPr>
        <w:t>Bb142</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regular financial support] How many month(s) </w:t>
      </w:r>
      <w:r w:rsidR="005D5299" w:rsidRPr="00795949">
        <w:rPr>
          <w:rFonts w:ascii="Arial" w:eastAsia="굴림" w:hAnsi="Arial" w:cs="Arial"/>
          <w:sz w:val="22"/>
        </w:rPr>
        <w:t xml:space="preserve">did you receive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from your mother</w:t>
      </w:r>
      <w:r w:rsidR="00AB39C7" w:rsidRPr="00795949">
        <w:rPr>
          <w:rFonts w:ascii="Arial" w:eastAsia="굴림" w:hAnsi="Arial" w:cs="Arial"/>
          <w:sz w:val="22"/>
        </w:rPr>
        <w:t xml:space="preserve"> in the last calendar year (</w:t>
      </w:r>
      <w:del w:id="629" w:author="Keis" w:date="2024-09-06T10:18:00Z">
        <w:r w:rsidR="003F426B" w:rsidRPr="00DB459F" w:rsidDel="009F27DD">
          <w:rPr>
            <w:rFonts w:ascii="Arial" w:eastAsia="굴림" w:hAnsi="Arial" w:cs="Arial" w:hint="eastAsia"/>
            <w:color w:val="FF0000"/>
            <w:sz w:val="22"/>
          </w:rPr>
          <w:delText>2019</w:delText>
        </w:r>
      </w:del>
      <w:ins w:id="630" w:author="Keis" w:date="2024-09-06T10:18:00Z">
        <w:r w:rsidR="009F27DD" w:rsidRPr="009F27DD">
          <w:rPr>
            <w:rFonts w:ascii="Arial" w:eastAsia="굴림" w:hAnsi="Arial" w:cs="Arial" w:hint="eastAsia"/>
            <w:color w:val="00B050"/>
            <w:sz w:val="22"/>
          </w:rPr>
          <w:t>2021</w:t>
        </w:r>
      </w:ins>
      <w:r w:rsidR="00AB39C7" w:rsidRPr="00795949">
        <w:rPr>
          <w:rFonts w:ascii="Arial" w:eastAsia="굴림" w:hAnsi="Arial" w:cs="Arial"/>
          <w:sz w:val="22"/>
        </w:rPr>
        <w:t>)</w:t>
      </w:r>
      <w:r w:rsidR="005D5299" w:rsidRPr="00795949">
        <w:rPr>
          <w:rFonts w:ascii="Arial" w:eastAsia="굴림" w:hAnsi="Arial" w:cs="Arial"/>
          <w:sz w:val="22"/>
        </w:rPr>
        <w:t xml:space="preserve">? </w:t>
      </w:r>
    </w:p>
    <w:p w14:paraId="68AF4964" w14:textId="0B11B5D0" w:rsidR="005B5AF5" w:rsidRPr="00795949" w:rsidRDefault="00B13BD0" w:rsidP="002E1ADE">
      <w:pPr>
        <w:wordWrap/>
        <w:spacing w:line="360" w:lineRule="auto"/>
        <w:rPr>
          <w:rFonts w:ascii="Arial" w:eastAsia="굴림" w:hAnsi="Arial" w:cs="Arial"/>
          <w:sz w:val="22"/>
        </w:rPr>
      </w:pPr>
      <w:r w:rsidRPr="00795949">
        <w:rPr>
          <w:rFonts w:ascii="Arial" w:eastAsia="굴림" w:hAnsi="Arial" w:cs="Arial"/>
          <w:kern w:val="0"/>
          <w:sz w:val="22"/>
        </w:rPr>
        <w:t xml:space="preserve">[IWER: If you alternated between co-residing and not co-residing in </w:t>
      </w:r>
      <w:del w:id="631" w:author="Keis" w:date="2024-09-06T10:18:00Z">
        <w:r w:rsidR="003F426B" w:rsidRPr="00DB459F" w:rsidDel="009F27DD">
          <w:rPr>
            <w:rFonts w:ascii="Arial" w:eastAsia="굴림" w:hAnsi="Arial" w:cs="Arial" w:hint="eastAsia"/>
            <w:color w:val="FF0000"/>
            <w:kern w:val="0"/>
            <w:sz w:val="22"/>
          </w:rPr>
          <w:delText>2019</w:delText>
        </w:r>
      </w:del>
      <w:ins w:id="632" w:author="Keis" w:date="2024-09-06T10:18:00Z">
        <w:r w:rsidR="009F27DD" w:rsidRPr="009F27DD">
          <w:rPr>
            <w:rFonts w:ascii="Arial" w:eastAsia="굴림" w:hAnsi="Arial" w:cs="Arial" w:hint="eastAsia"/>
            <w:color w:val="00B050"/>
            <w:kern w:val="0"/>
            <w:sz w:val="22"/>
          </w:rPr>
          <w:t>2021</w:t>
        </w:r>
      </w:ins>
      <w:r w:rsidRPr="00795949">
        <w:rPr>
          <w:rFonts w:ascii="Arial" w:eastAsia="굴림" w:hAnsi="Arial" w:cs="Arial"/>
          <w:kern w:val="0"/>
          <w:sz w:val="22"/>
        </w:rPr>
        <w:t>, please consider only the financial support you received while you did not live together]</w:t>
      </w:r>
      <w:r w:rsidR="005B5AF5" w:rsidRPr="00795949">
        <w:rPr>
          <w:rFonts w:ascii="Arial" w:eastAsia="굴림" w:hAnsi="Arial" w:cs="Arial"/>
          <w:sz w:val="22"/>
        </w:rPr>
        <w:t xml:space="preserve"> </w:t>
      </w:r>
    </w:p>
    <w:p w14:paraId="279F5E2B" w14:textId="77777777" w:rsidR="00B13BD0" w:rsidRPr="00795949" w:rsidRDefault="00B13BD0" w:rsidP="002E1ADE">
      <w:pPr>
        <w:wordWrap/>
        <w:spacing w:line="360" w:lineRule="auto"/>
        <w:rPr>
          <w:rFonts w:ascii="Arial" w:eastAsia="굴림" w:hAnsi="Arial" w:cs="Arial"/>
          <w:sz w:val="22"/>
        </w:rPr>
      </w:pPr>
      <w:r w:rsidRPr="00795949">
        <w:rPr>
          <w:rFonts w:ascii="Arial" w:eastAsia="굴림" w:hAnsi="Arial" w:cs="Arial"/>
          <w:kern w:val="0"/>
          <w:sz w:val="22"/>
        </w:rPr>
        <w:tab/>
        <w:t>_______________________________ months [Range:0~12]</w:t>
      </w:r>
    </w:p>
    <w:p w14:paraId="27EC4D1F" w14:textId="77777777" w:rsidR="005D5299" w:rsidRPr="00795949" w:rsidRDefault="005D5299" w:rsidP="005D5299">
      <w:pPr>
        <w:wordWrap/>
        <w:spacing w:line="360" w:lineRule="auto"/>
        <w:rPr>
          <w:rFonts w:ascii="Arial" w:eastAsia="굴림" w:hAnsi="Arial" w:cs="Arial"/>
          <w:sz w:val="22"/>
        </w:rPr>
      </w:pPr>
    </w:p>
    <w:p w14:paraId="2F576C43" w14:textId="77777777" w:rsidR="00297F86" w:rsidRPr="00795949" w:rsidRDefault="00297F86" w:rsidP="00297F86">
      <w:pPr>
        <w:pStyle w:val="a6"/>
        <w:wordWrap/>
        <w:spacing w:line="276" w:lineRule="auto"/>
        <w:ind w:leftChars="0"/>
        <w:rPr>
          <w:rFonts w:ascii="Arial" w:eastAsia="굴림" w:hAnsi="Arial" w:cs="Arial"/>
          <w:b/>
          <w:sz w:val="22"/>
        </w:rPr>
      </w:pPr>
    </w:p>
    <w:p w14:paraId="47E1238D" w14:textId="4178AF19" w:rsidR="00B13BD0" w:rsidRPr="00795949" w:rsidRDefault="00B13BD0" w:rsidP="005B5AF5">
      <w:pPr>
        <w:wordWrap/>
        <w:spacing w:line="360" w:lineRule="auto"/>
        <w:rPr>
          <w:rFonts w:ascii="Arial" w:eastAsia="굴림" w:hAnsi="Arial" w:cs="Arial"/>
          <w:sz w:val="22"/>
        </w:rPr>
      </w:pPr>
      <w:r w:rsidRPr="00795949">
        <w:rPr>
          <w:rFonts w:ascii="Arial" w:eastAsia="굴림" w:hAnsi="Arial" w:cs="Arial"/>
          <w:sz w:val="22"/>
        </w:rPr>
        <w:t>Bb143</w:t>
      </w:r>
      <w:r w:rsidR="005D5299" w:rsidRPr="00795949">
        <w:rPr>
          <w:rFonts w:ascii="Arial" w:eastAsia="굴림" w:hAnsi="Arial" w:cs="Arial"/>
          <w:sz w:val="22"/>
        </w:rPr>
        <w:t xml:space="preserve">. </w:t>
      </w:r>
      <w:r w:rsidRPr="00795949">
        <w:rPr>
          <w:rFonts w:ascii="Arial" w:eastAsia="굴림" w:hAnsi="Arial" w:cs="Arial"/>
          <w:kern w:val="0"/>
          <w:sz w:val="22"/>
        </w:rPr>
        <w:t>[Not live together_ Receipt of occasional financial support]</w:t>
      </w:r>
      <w:r w:rsidRPr="00795949">
        <w:rPr>
          <w:rFonts w:ascii="Arial" w:eastAsia="굴림" w:hAnsi="Arial" w:cs="Arial"/>
          <w:kern w:val="0"/>
          <w:sz w:val="24"/>
          <w:szCs w:val="24"/>
        </w:rPr>
        <w:t xml:space="preserve"> </w:t>
      </w:r>
      <w:r w:rsidRPr="00795949">
        <w:rPr>
          <w:rFonts w:ascii="Arial" w:eastAsia="굴림" w:hAnsi="Arial" w:cs="Arial"/>
          <w:kern w:val="0"/>
          <w:sz w:val="22"/>
        </w:rPr>
        <w:t>In the last calendar year (</w:t>
      </w:r>
      <w:del w:id="633" w:author="Keis" w:date="2024-09-06T10:18:00Z">
        <w:r w:rsidR="003F426B" w:rsidRPr="00DB459F" w:rsidDel="009F27DD">
          <w:rPr>
            <w:rFonts w:ascii="Arial" w:eastAsia="굴림" w:hAnsi="Arial" w:cs="Arial" w:hint="eastAsia"/>
            <w:color w:val="FF0000"/>
            <w:kern w:val="0"/>
            <w:sz w:val="22"/>
          </w:rPr>
          <w:delText>2019</w:delText>
        </w:r>
      </w:del>
      <w:ins w:id="634" w:author="Keis" w:date="2024-09-06T10:18:00Z">
        <w:r w:rsidR="009F27DD" w:rsidRPr="009F27DD">
          <w:rPr>
            <w:rFonts w:ascii="Arial" w:eastAsia="굴림" w:hAnsi="Arial" w:cs="Arial" w:hint="eastAsia"/>
            <w:color w:val="00B050"/>
            <w:kern w:val="0"/>
            <w:sz w:val="22"/>
          </w:rPr>
          <w:t>2021</w:t>
        </w:r>
      </w:ins>
      <w:r w:rsidRPr="00795949">
        <w:rPr>
          <w:rFonts w:ascii="Arial" w:eastAsia="굴림" w:hAnsi="Arial" w:cs="Arial"/>
          <w:kern w:val="0"/>
          <w:sz w:val="22"/>
        </w:rPr>
        <w:t xml:space="preserve">), while living separately did you receive from your </w:t>
      </w:r>
      <w:r w:rsidR="00DF10C6" w:rsidRPr="00795949">
        <w:rPr>
          <w:rFonts w:ascii="Arial" w:eastAsia="굴림" w:hAnsi="Arial" w:cs="Arial"/>
          <w:kern w:val="0"/>
          <w:sz w:val="22"/>
        </w:rPr>
        <w:t>mother</w:t>
      </w:r>
      <w:r w:rsidRPr="00795949">
        <w:rPr>
          <w:rFonts w:ascii="Arial" w:eastAsia="굴림" w:hAnsi="Arial" w:cs="Arial"/>
          <w:kern w:val="0"/>
          <w:sz w:val="22"/>
        </w:rPr>
        <w:t xml:space="preserve"> any occasional financial support such as pocket money, living expenses or medical expenses?</w:t>
      </w:r>
    </w:p>
    <w:p w14:paraId="231DB091" w14:textId="77777777" w:rsidR="00B13BD0" w:rsidRPr="00795949" w:rsidRDefault="00B13BD0" w:rsidP="00D12299">
      <w:pPr>
        <w:pStyle w:val="a6"/>
        <w:numPr>
          <w:ilvl w:val="0"/>
          <w:numId w:val="1210"/>
        </w:numPr>
        <w:tabs>
          <w:tab w:val="left" w:pos="4538"/>
          <w:tab w:val="left" w:pos="5245"/>
        </w:tabs>
        <w:wordWrap/>
        <w:spacing w:line="360" w:lineRule="auto"/>
        <w:ind w:leftChars="0"/>
        <w:rPr>
          <w:rFonts w:ascii="Arial" w:eastAsia="굴림" w:hAnsi="Arial" w:cs="Arial"/>
          <w:b/>
          <w:kern w:val="0"/>
          <w:sz w:val="22"/>
        </w:rPr>
      </w:pPr>
      <w:r w:rsidRPr="00795949">
        <w:rPr>
          <w:rFonts w:ascii="Arial" w:eastAsia="굴림" w:hAnsi="Arial" w:cs="Arial"/>
          <w:sz w:val="22"/>
        </w:rPr>
        <w:t>Yes →Go to Bb144</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Bb150</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450B6412" w14:textId="77777777" w:rsidR="00B13BD0" w:rsidRPr="00795949" w:rsidRDefault="00B13BD0" w:rsidP="005B5AF5">
      <w:pPr>
        <w:wordWrap/>
        <w:spacing w:line="360" w:lineRule="auto"/>
        <w:rPr>
          <w:rFonts w:ascii="Arial" w:eastAsia="굴림" w:hAnsi="Arial" w:cs="Arial"/>
          <w:sz w:val="22"/>
        </w:rPr>
      </w:pPr>
    </w:p>
    <w:p w14:paraId="610AE59F" w14:textId="4DE2374F" w:rsidR="005B5AF5" w:rsidRPr="00795949" w:rsidRDefault="00B13BD0" w:rsidP="005B5AF5">
      <w:pPr>
        <w:wordWrap/>
        <w:spacing w:line="360" w:lineRule="auto"/>
        <w:rPr>
          <w:rFonts w:ascii="Arial" w:eastAsia="굴림" w:hAnsi="Arial" w:cs="Arial"/>
          <w:sz w:val="22"/>
        </w:rPr>
      </w:pPr>
      <w:r w:rsidRPr="00795949">
        <w:rPr>
          <w:rFonts w:ascii="Arial" w:eastAsia="굴림" w:hAnsi="Arial" w:cs="Arial"/>
          <w:sz w:val="22"/>
        </w:rPr>
        <w:t xml:space="preserve">Bb144. </w:t>
      </w:r>
      <w:r w:rsidR="00F40FA7" w:rsidRPr="00795949">
        <w:rPr>
          <w:rFonts w:ascii="Arial" w:eastAsia="굴림" w:hAnsi="Arial" w:cs="Arial"/>
          <w:sz w:val="22"/>
        </w:rPr>
        <w:t>W</w:t>
      </w:r>
      <w:r w:rsidR="005D5299" w:rsidRPr="00795949">
        <w:rPr>
          <w:rFonts w:ascii="Arial" w:eastAsia="굴림" w:hAnsi="Arial" w:cs="Arial"/>
          <w:sz w:val="22"/>
        </w:rPr>
        <w:t xml:space="preserve">hat was the total amount of occasional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received from your mother</w:t>
      </w:r>
      <w:r w:rsidR="00F40FA7" w:rsidRPr="00795949">
        <w:rPr>
          <w:rFonts w:ascii="Arial" w:eastAsia="굴림" w:hAnsi="Arial" w:cs="Arial"/>
          <w:sz w:val="22"/>
        </w:rPr>
        <w:t xml:space="preserve"> in the last calendar year (</w:t>
      </w:r>
      <w:del w:id="635" w:author="Keis" w:date="2024-09-06T10:18:00Z">
        <w:r w:rsidR="003F426B" w:rsidRPr="002E0E56" w:rsidDel="009F27DD">
          <w:rPr>
            <w:rFonts w:ascii="Arial" w:eastAsia="굴림" w:hAnsi="Arial" w:cs="Arial" w:hint="eastAsia"/>
            <w:color w:val="FF0000"/>
            <w:sz w:val="22"/>
          </w:rPr>
          <w:delText>2019</w:delText>
        </w:r>
      </w:del>
      <w:ins w:id="636" w:author="Keis" w:date="2024-09-06T10:18:00Z">
        <w:r w:rsidR="009F27DD" w:rsidRPr="009F27DD">
          <w:rPr>
            <w:rFonts w:ascii="Arial" w:eastAsia="굴림" w:hAnsi="Arial" w:cs="Arial" w:hint="eastAsia"/>
            <w:color w:val="00B050"/>
            <w:sz w:val="22"/>
          </w:rPr>
          <w:t>2021</w:t>
        </w:r>
      </w:ins>
      <w:r w:rsidR="00F40FA7" w:rsidRPr="00795949">
        <w:rPr>
          <w:rFonts w:ascii="Arial" w:eastAsia="굴림" w:hAnsi="Arial" w:cs="Arial"/>
          <w:sz w:val="22"/>
        </w:rPr>
        <w:t>)</w:t>
      </w:r>
      <w:r w:rsidR="005D5299" w:rsidRPr="00795949">
        <w:rPr>
          <w:rFonts w:ascii="Arial" w:eastAsia="굴림" w:hAnsi="Arial" w:cs="Arial"/>
          <w:sz w:val="22"/>
        </w:rPr>
        <w:t xml:space="preserve">? </w:t>
      </w:r>
    </w:p>
    <w:p w14:paraId="7A17F1DB" w14:textId="77777777" w:rsidR="00262302" w:rsidRPr="00795949" w:rsidRDefault="00262302" w:rsidP="00262302">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03A64A62" w14:textId="77777777" w:rsidR="00262302" w:rsidRPr="00795949" w:rsidRDefault="00262302" w:rsidP="00262302">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 MW [Range: 0 ~ 9997] → Bb1</w:t>
      </w:r>
      <w:r w:rsidR="00B13BD0" w:rsidRPr="00795949">
        <w:rPr>
          <w:rFonts w:ascii="Arial" w:eastAsia="굴림" w:hAnsi="Arial" w:cs="Arial"/>
          <w:kern w:val="0"/>
          <w:sz w:val="22"/>
        </w:rPr>
        <w:t>50</w:t>
      </w:r>
    </w:p>
    <w:p w14:paraId="1D8053C4" w14:textId="77777777" w:rsidR="005D5299" w:rsidRPr="00795949" w:rsidRDefault="005B5AF5" w:rsidP="005D5299">
      <w:pPr>
        <w:wordWrap/>
        <w:spacing w:line="360" w:lineRule="auto"/>
        <w:rPr>
          <w:rFonts w:ascii="Arial" w:eastAsia="굴림" w:hAnsi="Arial" w:cs="Arial"/>
          <w:sz w:val="22"/>
        </w:rPr>
      </w:pPr>
      <w:r w:rsidRPr="00795949">
        <w:rPr>
          <w:rFonts w:ascii="Arial" w:eastAsia="굴림" w:hAnsi="Arial" w:cs="Arial"/>
          <w:sz w:val="22"/>
        </w:rPr>
        <w:tab/>
      </w:r>
      <w:r w:rsidR="00B13BD0" w:rsidRPr="00795949">
        <w:rPr>
          <w:rFonts w:ascii="Arial" w:eastAsia="굴림" w:hAnsi="Arial" w:cs="Arial"/>
          <w:sz w:val="22"/>
        </w:rPr>
        <w:t>Don’t know →Bb145~Bb149</w:t>
      </w:r>
      <w:r w:rsidR="005D5299" w:rsidRPr="00795949">
        <w:rPr>
          <w:rFonts w:ascii="Arial" w:eastAsia="굴림" w:hAnsi="Arial" w:cs="Arial"/>
          <w:sz w:val="22"/>
        </w:rPr>
        <w:t xml:space="preserve"> unfolding</w:t>
      </w:r>
    </w:p>
    <w:p w14:paraId="5F1A4897" w14:textId="77777777" w:rsidR="005D5299" w:rsidRPr="00795949" w:rsidRDefault="00B13BD0" w:rsidP="005B5AF5">
      <w:pPr>
        <w:wordWrap/>
        <w:spacing w:line="360" w:lineRule="auto"/>
        <w:ind w:firstLine="800"/>
        <w:rPr>
          <w:rFonts w:ascii="Arial" w:eastAsia="굴림" w:hAnsi="Arial" w:cs="Arial"/>
          <w:sz w:val="22"/>
        </w:rPr>
      </w:pPr>
      <w:r w:rsidRPr="00795949">
        <w:rPr>
          <w:rFonts w:ascii="Arial" w:eastAsia="굴림" w:hAnsi="Arial" w:cs="Arial"/>
          <w:sz w:val="22"/>
        </w:rPr>
        <w:t>Refuse to answer →Bb145~Bb149</w:t>
      </w:r>
      <w:r w:rsidR="005D5299" w:rsidRPr="00795949">
        <w:rPr>
          <w:rFonts w:ascii="Arial" w:eastAsia="굴림" w:hAnsi="Arial" w:cs="Arial"/>
          <w:sz w:val="22"/>
        </w:rPr>
        <w:t xml:space="preserve"> unfolding</w:t>
      </w:r>
    </w:p>
    <w:p w14:paraId="0E5FA026" w14:textId="77777777" w:rsidR="00D70876" w:rsidRPr="00795949" w:rsidRDefault="00D70876" w:rsidP="005D5299">
      <w:pPr>
        <w:wordWrap/>
        <w:spacing w:line="360" w:lineRule="auto"/>
        <w:rPr>
          <w:rFonts w:ascii="Arial" w:eastAsia="굴림" w:hAnsi="Arial" w:cs="Arial"/>
          <w:b/>
          <w:sz w:val="22"/>
        </w:rPr>
      </w:pPr>
    </w:p>
    <w:p w14:paraId="058F9CBD" w14:textId="77777777" w:rsidR="005D5299" w:rsidRPr="00795949" w:rsidRDefault="005D5299" w:rsidP="002E1ADE">
      <w:pPr>
        <w:wordWrap/>
        <w:spacing w:line="360" w:lineRule="auto"/>
        <w:rPr>
          <w:rFonts w:ascii="Arial" w:eastAsia="굴림" w:hAnsi="Arial" w:cs="Arial"/>
          <w:b/>
          <w:sz w:val="22"/>
        </w:rPr>
      </w:pPr>
      <w:r w:rsidRPr="00795949">
        <w:rPr>
          <w:rFonts w:ascii="Arial" w:eastAsia="굴림" w:hAnsi="Arial" w:cs="Arial"/>
          <w:b/>
          <w:sz w:val="22"/>
        </w:rPr>
        <w:t>&lt; Bb1</w:t>
      </w:r>
      <w:r w:rsidR="00B13BD0" w:rsidRPr="00795949">
        <w:rPr>
          <w:rFonts w:ascii="Arial" w:eastAsia="굴림" w:hAnsi="Arial" w:cs="Arial"/>
          <w:b/>
          <w:sz w:val="22"/>
        </w:rPr>
        <w:t>45</w:t>
      </w:r>
      <w:r w:rsidRPr="00795949">
        <w:rPr>
          <w:rFonts w:ascii="Arial" w:eastAsia="굴림" w:hAnsi="Arial" w:cs="Arial"/>
          <w:b/>
          <w:sz w:val="22"/>
        </w:rPr>
        <w:t>~Bb</w:t>
      </w:r>
      <w:r w:rsidR="008B51B9" w:rsidRPr="00795949">
        <w:rPr>
          <w:rFonts w:ascii="Arial" w:eastAsia="굴림" w:hAnsi="Arial" w:cs="Arial"/>
          <w:b/>
          <w:sz w:val="22"/>
        </w:rPr>
        <w:t>1</w:t>
      </w:r>
      <w:r w:rsidR="00B13BD0" w:rsidRPr="00795949">
        <w:rPr>
          <w:rFonts w:ascii="Arial" w:eastAsia="굴림" w:hAnsi="Arial" w:cs="Arial"/>
          <w:b/>
          <w:sz w:val="22"/>
        </w:rPr>
        <w:t>49</w:t>
      </w:r>
      <w:r w:rsidRPr="00795949">
        <w:rPr>
          <w:rFonts w:ascii="Arial" w:eastAsia="굴림" w:hAnsi="Arial" w:cs="Arial"/>
          <w:b/>
          <w:sz w:val="22"/>
        </w:rPr>
        <w:t>. Unfolding bracket questions &gt;</w:t>
      </w:r>
    </w:p>
    <w:p w14:paraId="717CA459" w14:textId="77777777" w:rsidR="005B5AF5" w:rsidRPr="00795949" w:rsidRDefault="005B5AF5" w:rsidP="002E1ADE">
      <w:pPr>
        <w:wordWrap/>
        <w:spacing w:line="360" w:lineRule="auto"/>
        <w:rPr>
          <w:rFonts w:ascii="Arial" w:eastAsia="굴림" w:hAnsi="Arial" w:cs="Arial"/>
          <w:sz w:val="22"/>
        </w:rPr>
      </w:pPr>
      <w:r w:rsidRPr="00795949">
        <w:rPr>
          <w:rFonts w:ascii="Arial" w:eastAsia="굴림" w:hAnsi="Arial" w:cs="Arial"/>
          <w:sz w:val="22"/>
        </w:rPr>
        <w:t>[IWER: Go back to Bb1</w:t>
      </w:r>
      <w:r w:rsidR="00B13BD0" w:rsidRPr="00795949">
        <w:rPr>
          <w:rFonts w:ascii="Arial" w:eastAsia="굴림" w:hAnsi="Arial" w:cs="Arial"/>
          <w:sz w:val="22"/>
        </w:rPr>
        <w:t>44</w:t>
      </w:r>
      <w:r w:rsidRPr="00795949">
        <w:rPr>
          <w:rFonts w:ascii="Arial" w:eastAsia="굴림" w:hAnsi="Arial" w:cs="Arial"/>
          <w:sz w:val="22"/>
        </w:rPr>
        <w:t xml:space="preserve"> and record if R answers the amount during the interview.]</w:t>
      </w:r>
    </w:p>
    <w:p w14:paraId="55B9D22F" w14:textId="7A70BABF" w:rsidR="005D5299" w:rsidRPr="00795949" w:rsidRDefault="00B13BD0" w:rsidP="002E1ADE">
      <w:pPr>
        <w:spacing w:line="360" w:lineRule="auto"/>
        <w:rPr>
          <w:rFonts w:ascii="Arial" w:hAnsi="Arial" w:cs="Arial"/>
          <w:sz w:val="22"/>
        </w:rPr>
      </w:pPr>
      <w:r w:rsidRPr="00795949">
        <w:rPr>
          <w:rFonts w:ascii="Arial" w:eastAsia="굴림" w:hAnsi="Arial" w:cs="Arial"/>
          <w:sz w:val="22"/>
        </w:rPr>
        <w:t>Bb145</w:t>
      </w:r>
      <w:r w:rsidR="005D5299" w:rsidRPr="00795949">
        <w:rPr>
          <w:rFonts w:ascii="Arial" w:eastAsia="굴림" w:hAnsi="Arial" w:cs="Arial"/>
          <w:sz w:val="22"/>
        </w:rPr>
        <w:t>. Did it amount to less than, about equal to or more than 100 MW (10,000 Korean won)</w:t>
      </w:r>
      <w:r w:rsidR="0053569B" w:rsidRPr="00795949">
        <w:rPr>
          <w:rFonts w:ascii="Arial" w:eastAsia="굴림" w:hAnsi="Arial" w:cs="Arial"/>
          <w:sz w:val="22"/>
        </w:rPr>
        <w:t xml:space="preserve"> in the last calendar year (</w:t>
      </w:r>
      <w:del w:id="637" w:author="Keis" w:date="2024-09-06T10:18:00Z">
        <w:r w:rsidR="002D44B3" w:rsidRPr="002E0E56" w:rsidDel="009F27DD">
          <w:rPr>
            <w:rFonts w:ascii="Arial" w:eastAsia="굴림" w:hAnsi="Arial" w:cs="Arial" w:hint="eastAsia"/>
            <w:color w:val="FF0000"/>
            <w:sz w:val="22"/>
          </w:rPr>
          <w:delText>2019</w:delText>
        </w:r>
      </w:del>
      <w:ins w:id="638" w:author="Keis" w:date="2024-09-06T10:18:00Z">
        <w:r w:rsidR="009F27DD" w:rsidRPr="009F27DD">
          <w:rPr>
            <w:rFonts w:ascii="Arial" w:eastAsia="굴림" w:hAnsi="Arial" w:cs="Arial" w:hint="eastAsia"/>
            <w:color w:val="00B050"/>
            <w:sz w:val="22"/>
          </w:rPr>
          <w:t>2021</w:t>
        </w:r>
      </w:ins>
      <w:r w:rsidR="0053569B" w:rsidRPr="00795949">
        <w:rPr>
          <w:rFonts w:ascii="Arial" w:eastAsia="굴림" w:hAnsi="Arial" w:cs="Arial"/>
          <w:sz w:val="22"/>
        </w:rPr>
        <w:t>)</w:t>
      </w:r>
      <w:r w:rsidR="005D5299" w:rsidRPr="00795949">
        <w:rPr>
          <w:rFonts w:ascii="Arial" w:eastAsia="굴림" w:hAnsi="Arial" w:cs="Arial"/>
          <w:sz w:val="22"/>
        </w:rPr>
        <w:t>?</w:t>
      </w:r>
    </w:p>
    <w:p w14:paraId="54C1259F" w14:textId="77777777" w:rsidR="005D5299" w:rsidRPr="00795949" w:rsidRDefault="005D5299" w:rsidP="002D0E30">
      <w:pPr>
        <w:pStyle w:val="a6"/>
        <w:numPr>
          <w:ilvl w:val="0"/>
          <w:numId w:val="215"/>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10CD28B8" w14:textId="77777777" w:rsidR="005D5299" w:rsidRPr="00795949" w:rsidRDefault="005D5299" w:rsidP="00F14BA4">
      <w:pPr>
        <w:pStyle w:val="a6"/>
        <w:numPr>
          <w:ilvl w:val="0"/>
          <w:numId w:val="1078"/>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299FDA29"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74811D06" w14:textId="77777777" w:rsidR="005D5299" w:rsidRPr="00795949" w:rsidRDefault="005D5299" w:rsidP="002E1ADE">
      <w:pPr>
        <w:wordWrap/>
        <w:spacing w:line="360" w:lineRule="auto"/>
        <w:rPr>
          <w:rFonts w:ascii="Arial" w:eastAsia="굴림" w:hAnsi="Arial" w:cs="Arial"/>
          <w:sz w:val="22"/>
        </w:rPr>
      </w:pPr>
    </w:p>
    <w:p w14:paraId="18436FFC" w14:textId="51B9248D" w:rsidR="005D5299" w:rsidRPr="00795949" w:rsidRDefault="00B13BD0" w:rsidP="002E1ADE">
      <w:pPr>
        <w:spacing w:line="360" w:lineRule="auto"/>
        <w:rPr>
          <w:rFonts w:ascii="Arial" w:hAnsi="Arial" w:cs="Arial"/>
          <w:sz w:val="22"/>
        </w:rPr>
      </w:pPr>
      <w:r w:rsidRPr="00795949">
        <w:rPr>
          <w:rFonts w:ascii="Arial" w:eastAsia="굴림" w:hAnsi="Arial" w:cs="Arial"/>
          <w:sz w:val="22"/>
        </w:rPr>
        <w:t>Bb146</w:t>
      </w:r>
      <w:r w:rsidR="005D5299" w:rsidRPr="00795949">
        <w:rPr>
          <w:rFonts w:ascii="Arial" w:eastAsia="굴림" w:hAnsi="Arial" w:cs="Arial"/>
          <w:sz w:val="22"/>
        </w:rPr>
        <w:t>. Did it amount to less than, about equal to or more than 300 MW (10,000 Korean won)</w:t>
      </w:r>
      <w:r w:rsidR="0053569B" w:rsidRPr="00795949">
        <w:rPr>
          <w:rFonts w:ascii="Arial" w:eastAsia="굴림" w:hAnsi="Arial" w:cs="Arial"/>
          <w:sz w:val="22"/>
        </w:rPr>
        <w:t xml:space="preserve"> in the </w:t>
      </w:r>
      <w:r w:rsidR="0053569B" w:rsidRPr="00795949">
        <w:rPr>
          <w:rFonts w:ascii="Arial" w:eastAsia="굴림" w:hAnsi="Arial" w:cs="Arial"/>
          <w:sz w:val="22"/>
        </w:rPr>
        <w:lastRenderedPageBreak/>
        <w:t>last calendar year (</w:t>
      </w:r>
      <w:del w:id="639" w:author="Keis" w:date="2024-09-06T10:18:00Z">
        <w:r w:rsidR="002D44B3" w:rsidRPr="002E0E56" w:rsidDel="009F27DD">
          <w:rPr>
            <w:rFonts w:ascii="Arial" w:eastAsia="굴림" w:hAnsi="Arial" w:cs="Arial" w:hint="eastAsia"/>
            <w:color w:val="FF0000"/>
            <w:sz w:val="22"/>
          </w:rPr>
          <w:delText>2019</w:delText>
        </w:r>
      </w:del>
      <w:ins w:id="640" w:author="Keis" w:date="2024-09-06T10:18:00Z">
        <w:r w:rsidR="009F27DD" w:rsidRPr="009F27DD">
          <w:rPr>
            <w:rFonts w:ascii="Arial" w:eastAsia="굴림" w:hAnsi="Arial" w:cs="Arial" w:hint="eastAsia"/>
            <w:color w:val="00B050"/>
            <w:sz w:val="22"/>
          </w:rPr>
          <w:t>2021</w:t>
        </w:r>
      </w:ins>
      <w:r w:rsidR="0053569B" w:rsidRPr="00795949">
        <w:rPr>
          <w:rFonts w:ascii="Arial" w:eastAsia="굴림" w:hAnsi="Arial" w:cs="Arial"/>
          <w:sz w:val="22"/>
        </w:rPr>
        <w:t>)</w:t>
      </w:r>
      <w:r w:rsidR="005D5299" w:rsidRPr="00795949">
        <w:rPr>
          <w:rFonts w:ascii="Arial" w:eastAsia="굴림" w:hAnsi="Arial" w:cs="Arial"/>
          <w:sz w:val="22"/>
        </w:rPr>
        <w:t>?</w:t>
      </w:r>
    </w:p>
    <w:p w14:paraId="6E2BD350" w14:textId="77777777" w:rsidR="005D5299" w:rsidRPr="00795949" w:rsidRDefault="005D5299" w:rsidP="002D0E30">
      <w:pPr>
        <w:pStyle w:val="a6"/>
        <w:numPr>
          <w:ilvl w:val="0"/>
          <w:numId w:val="214"/>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225689D1" w14:textId="77777777" w:rsidR="005D5299" w:rsidRPr="00795949" w:rsidRDefault="005D5299" w:rsidP="00F14BA4">
      <w:pPr>
        <w:pStyle w:val="a6"/>
        <w:numPr>
          <w:ilvl w:val="0"/>
          <w:numId w:val="1079"/>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6CF1E42D"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16CB769B" w14:textId="77777777" w:rsidR="005D5299" w:rsidRPr="00795949" w:rsidRDefault="005D5299" w:rsidP="002E1ADE">
      <w:pPr>
        <w:wordWrap/>
        <w:spacing w:line="360" w:lineRule="auto"/>
        <w:rPr>
          <w:rFonts w:ascii="Arial" w:eastAsia="굴림" w:hAnsi="Arial" w:cs="Arial"/>
          <w:sz w:val="22"/>
        </w:rPr>
      </w:pPr>
    </w:p>
    <w:p w14:paraId="1691CD49" w14:textId="46BC161B" w:rsidR="005D5299" w:rsidRPr="00795949" w:rsidRDefault="00B13BD0" w:rsidP="002E1ADE">
      <w:pPr>
        <w:spacing w:line="360" w:lineRule="auto"/>
        <w:rPr>
          <w:rFonts w:ascii="Arial" w:hAnsi="Arial" w:cs="Arial"/>
          <w:sz w:val="22"/>
        </w:rPr>
      </w:pPr>
      <w:r w:rsidRPr="00795949">
        <w:rPr>
          <w:rFonts w:ascii="Arial" w:eastAsia="굴림" w:hAnsi="Arial" w:cs="Arial"/>
          <w:sz w:val="22"/>
        </w:rPr>
        <w:t>Bb147</w:t>
      </w:r>
      <w:r w:rsidR="005D5299" w:rsidRPr="00795949">
        <w:rPr>
          <w:rFonts w:ascii="Arial" w:eastAsia="굴림" w:hAnsi="Arial" w:cs="Arial"/>
          <w:sz w:val="22"/>
        </w:rPr>
        <w:t>. Did it amount to less than, about equal to or more than 500 MW (10,000 Korean won)</w:t>
      </w:r>
      <w:r w:rsidR="0053569B" w:rsidRPr="00795949">
        <w:rPr>
          <w:rFonts w:ascii="Arial" w:eastAsia="굴림" w:hAnsi="Arial" w:cs="Arial"/>
          <w:sz w:val="22"/>
        </w:rPr>
        <w:t xml:space="preserve"> in the last calendar year (</w:t>
      </w:r>
      <w:del w:id="641" w:author="Keis" w:date="2024-09-06T10:18:00Z">
        <w:r w:rsidR="002D44B3" w:rsidRPr="002E0E56" w:rsidDel="009F27DD">
          <w:rPr>
            <w:rFonts w:ascii="Arial" w:eastAsia="굴림" w:hAnsi="Arial" w:cs="Arial" w:hint="eastAsia"/>
            <w:color w:val="FF0000"/>
            <w:sz w:val="22"/>
          </w:rPr>
          <w:delText>2019</w:delText>
        </w:r>
      </w:del>
      <w:ins w:id="642" w:author="Keis" w:date="2024-09-06T10:18:00Z">
        <w:r w:rsidR="009F27DD" w:rsidRPr="009F27DD">
          <w:rPr>
            <w:rFonts w:ascii="Arial" w:eastAsia="굴림" w:hAnsi="Arial" w:cs="Arial" w:hint="eastAsia"/>
            <w:color w:val="00B050"/>
            <w:sz w:val="22"/>
          </w:rPr>
          <w:t>2021</w:t>
        </w:r>
      </w:ins>
      <w:r w:rsidR="0053569B" w:rsidRPr="00795949">
        <w:rPr>
          <w:rFonts w:ascii="Arial" w:eastAsia="굴림" w:hAnsi="Arial" w:cs="Arial"/>
          <w:sz w:val="22"/>
        </w:rPr>
        <w:t>)</w:t>
      </w:r>
      <w:r w:rsidR="005D5299" w:rsidRPr="00795949">
        <w:rPr>
          <w:rFonts w:ascii="Arial" w:eastAsia="굴림" w:hAnsi="Arial" w:cs="Arial"/>
          <w:sz w:val="22"/>
        </w:rPr>
        <w:t>?</w:t>
      </w:r>
    </w:p>
    <w:p w14:paraId="727D2D1A" w14:textId="77777777" w:rsidR="005D5299" w:rsidRPr="00795949" w:rsidRDefault="005D5299" w:rsidP="002D0E30">
      <w:pPr>
        <w:pStyle w:val="a6"/>
        <w:numPr>
          <w:ilvl w:val="0"/>
          <w:numId w:val="213"/>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47383881" w14:textId="77777777" w:rsidR="005D5299" w:rsidRPr="00795949" w:rsidRDefault="005D5299" w:rsidP="00F14BA4">
      <w:pPr>
        <w:pStyle w:val="a6"/>
        <w:numPr>
          <w:ilvl w:val="0"/>
          <w:numId w:val="1080"/>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52DC82A8"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708D400B" w14:textId="77777777" w:rsidR="005D5299" w:rsidRPr="00795949" w:rsidRDefault="005D5299" w:rsidP="002E1ADE">
      <w:pPr>
        <w:wordWrap/>
        <w:spacing w:line="360" w:lineRule="auto"/>
        <w:rPr>
          <w:rFonts w:ascii="Arial" w:eastAsia="굴림" w:hAnsi="Arial" w:cs="Arial"/>
          <w:sz w:val="22"/>
        </w:rPr>
      </w:pPr>
    </w:p>
    <w:p w14:paraId="75DEDE1A" w14:textId="38A8DE54" w:rsidR="005D5299" w:rsidRPr="00795949" w:rsidRDefault="00B13BD0" w:rsidP="002E1ADE">
      <w:pPr>
        <w:spacing w:line="360" w:lineRule="auto"/>
        <w:rPr>
          <w:rFonts w:ascii="Arial" w:hAnsi="Arial" w:cs="Arial"/>
          <w:sz w:val="22"/>
        </w:rPr>
      </w:pPr>
      <w:r w:rsidRPr="00795949">
        <w:rPr>
          <w:rFonts w:ascii="Arial" w:eastAsia="굴림" w:hAnsi="Arial" w:cs="Arial"/>
          <w:sz w:val="22"/>
        </w:rPr>
        <w:t>Bb148</w:t>
      </w:r>
      <w:r w:rsidR="005D5299" w:rsidRPr="00795949">
        <w:rPr>
          <w:rFonts w:ascii="Arial" w:eastAsia="굴림" w:hAnsi="Arial" w:cs="Arial"/>
          <w:sz w:val="22"/>
        </w:rPr>
        <w:t>. Did it amount to less than, about equal to or more than 1,000 MW (10,000 Korean won)</w:t>
      </w:r>
      <w:r w:rsidR="0053569B" w:rsidRPr="00795949">
        <w:rPr>
          <w:rFonts w:ascii="Arial" w:eastAsia="굴림" w:hAnsi="Arial" w:cs="Arial"/>
          <w:sz w:val="22"/>
        </w:rPr>
        <w:t xml:space="preserve"> in the last calendar year (</w:t>
      </w:r>
      <w:del w:id="643" w:author="Keis" w:date="2024-09-06T10:18:00Z">
        <w:r w:rsidR="002D44B3" w:rsidRPr="002E0E56" w:rsidDel="009F27DD">
          <w:rPr>
            <w:rFonts w:ascii="Arial" w:eastAsia="굴림" w:hAnsi="Arial" w:cs="Arial" w:hint="eastAsia"/>
            <w:color w:val="FF0000"/>
            <w:sz w:val="22"/>
          </w:rPr>
          <w:delText>2019</w:delText>
        </w:r>
      </w:del>
      <w:ins w:id="644" w:author="Keis" w:date="2024-09-06T10:18:00Z">
        <w:r w:rsidR="009F27DD" w:rsidRPr="009F27DD">
          <w:rPr>
            <w:rFonts w:ascii="Arial" w:eastAsia="굴림" w:hAnsi="Arial" w:cs="Arial" w:hint="eastAsia"/>
            <w:color w:val="00B050"/>
            <w:sz w:val="22"/>
          </w:rPr>
          <w:t>2021</w:t>
        </w:r>
      </w:ins>
      <w:r w:rsidR="0053569B" w:rsidRPr="00795949">
        <w:rPr>
          <w:rFonts w:ascii="Arial" w:eastAsia="굴림" w:hAnsi="Arial" w:cs="Arial"/>
          <w:sz w:val="22"/>
        </w:rPr>
        <w:t>)</w:t>
      </w:r>
      <w:r w:rsidR="005D5299" w:rsidRPr="00795949">
        <w:rPr>
          <w:rFonts w:ascii="Arial" w:eastAsia="굴림" w:hAnsi="Arial" w:cs="Arial"/>
          <w:sz w:val="22"/>
        </w:rPr>
        <w:t>?</w:t>
      </w:r>
    </w:p>
    <w:p w14:paraId="01FB923F" w14:textId="77777777" w:rsidR="005D5299" w:rsidRPr="00795949" w:rsidRDefault="005D5299" w:rsidP="002D0E30">
      <w:pPr>
        <w:pStyle w:val="a6"/>
        <w:numPr>
          <w:ilvl w:val="0"/>
          <w:numId w:val="212"/>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2B2625AC" w14:textId="77777777" w:rsidR="005D5299" w:rsidRPr="00795949" w:rsidRDefault="005D5299" w:rsidP="00F14BA4">
      <w:pPr>
        <w:pStyle w:val="a6"/>
        <w:numPr>
          <w:ilvl w:val="0"/>
          <w:numId w:val="1081"/>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71800675"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5784B894" w14:textId="77777777" w:rsidR="00626B00" w:rsidRPr="00795949" w:rsidRDefault="00626B00" w:rsidP="002E1ADE">
      <w:pPr>
        <w:wordWrap/>
        <w:spacing w:line="360" w:lineRule="auto"/>
        <w:ind w:left="400"/>
        <w:rPr>
          <w:rFonts w:ascii="Arial" w:eastAsia="굴림" w:hAnsi="Arial" w:cs="Arial"/>
          <w:sz w:val="22"/>
        </w:rPr>
      </w:pPr>
    </w:p>
    <w:p w14:paraId="19A9EC32" w14:textId="41661229" w:rsidR="005D5299" w:rsidRPr="00795949" w:rsidRDefault="00B13BD0" w:rsidP="002E1ADE">
      <w:pPr>
        <w:spacing w:line="360" w:lineRule="auto"/>
        <w:rPr>
          <w:rFonts w:ascii="Arial" w:hAnsi="Arial" w:cs="Arial"/>
          <w:sz w:val="22"/>
        </w:rPr>
      </w:pPr>
      <w:r w:rsidRPr="00795949">
        <w:rPr>
          <w:rFonts w:ascii="Arial" w:eastAsia="굴림" w:hAnsi="Arial" w:cs="Arial"/>
          <w:sz w:val="22"/>
        </w:rPr>
        <w:t>Bb149</w:t>
      </w:r>
      <w:r w:rsidR="005D5299" w:rsidRPr="00795949">
        <w:rPr>
          <w:rFonts w:ascii="Arial" w:eastAsia="굴림" w:hAnsi="Arial" w:cs="Arial"/>
          <w:sz w:val="22"/>
        </w:rPr>
        <w:t>. Did it amount to less than, about equal to or more than 2,000 MW (10,000 Korean won)</w:t>
      </w:r>
      <w:r w:rsidR="0053569B" w:rsidRPr="00795949">
        <w:rPr>
          <w:rFonts w:ascii="Arial" w:eastAsia="굴림" w:hAnsi="Arial" w:cs="Arial"/>
          <w:sz w:val="22"/>
        </w:rPr>
        <w:t xml:space="preserve"> in the last calendar year (</w:t>
      </w:r>
      <w:del w:id="645" w:author="Keis" w:date="2024-09-06T10:18:00Z">
        <w:r w:rsidR="002D44B3" w:rsidRPr="002E0E56" w:rsidDel="009F27DD">
          <w:rPr>
            <w:rFonts w:ascii="Arial" w:eastAsia="굴림" w:hAnsi="Arial" w:cs="Arial" w:hint="eastAsia"/>
            <w:color w:val="FF0000"/>
            <w:sz w:val="22"/>
          </w:rPr>
          <w:delText>2019</w:delText>
        </w:r>
      </w:del>
      <w:ins w:id="646" w:author="Keis" w:date="2024-09-06T10:18:00Z">
        <w:r w:rsidR="009F27DD" w:rsidRPr="009F27DD">
          <w:rPr>
            <w:rFonts w:ascii="Arial" w:eastAsia="굴림" w:hAnsi="Arial" w:cs="Arial" w:hint="eastAsia"/>
            <w:color w:val="00B050"/>
            <w:sz w:val="22"/>
          </w:rPr>
          <w:t>2021</w:t>
        </w:r>
      </w:ins>
      <w:r w:rsidR="0053569B" w:rsidRPr="00795949">
        <w:rPr>
          <w:rFonts w:ascii="Arial" w:eastAsia="굴림" w:hAnsi="Arial" w:cs="Arial"/>
          <w:sz w:val="22"/>
        </w:rPr>
        <w:t>)</w:t>
      </w:r>
      <w:r w:rsidR="005D5299" w:rsidRPr="00795949">
        <w:rPr>
          <w:rFonts w:ascii="Arial" w:eastAsia="굴림" w:hAnsi="Arial" w:cs="Arial"/>
          <w:sz w:val="22"/>
        </w:rPr>
        <w:t>?</w:t>
      </w:r>
    </w:p>
    <w:p w14:paraId="26D6F941" w14:textId="77777777" w:rsidR="005D5299" w:rsidRPr="00795949" w:rsidRDefault="005D5299" w:rsidP="002D0E30">
      <w:pPr>
        <w:pStyle w:val="a6"/>
        <w:numPr>
          <w:ilvl w:val="0"/>
          <w:numId w:val="211"/>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20250A35" w14:textId="77777777" w:rsidR="005D5299" w:rsidRPr="00795949" w:rsidRDefault="005D5299" w:rsidP="00F14BA4">
      <w:pPr>
        <w:pStyle w:val="a6"/>
        <w:numPr>
          <w:ilvl w:val="0"/>
          <w:numId w:val="1082"/>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480553B1" w14:textId="77777777" w:rsidR="005D5299" w:rsidRPr="00795949" w:rsidRDefault="005B5AF5"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0F688F3C" w14:textId="77777777" w:rsidR="005D5299" w:rsidRPr="00795949" w:rsidRDefault="005D5299" w:rsidP="005D5299">
      <w:pPr>
        <w:wordWrap/>
        <w:spacing w:line="360" w:lineRule="auto"/>
        <w:rPr>
          <w:rFonts w:ascii="Arial" w:eastAsia="굴림" w:hAnsi="Arial" w:cs="Arial"/>
          <w:sz w:val="22"/>
        </w:rPr>
      </w:pPr>
    </w:p>
    <w:p w14:paraId="394BB3C9" w14:textId="03D379FA" w:rsidR="009705D6" w:rsidRPr="00795949" w:rsidRDefault="005D5299" w:rsidP="009705D6">
      <w:pPr>
        <w:widowControl/>
        <w:wordWrap/>
        <w:autoSpaceDE/>
        <w:spacing w:line="360" w:lineRule="auto"/>
        <w:jc w:val="left"/>
        <w:rPr>
          <w:rFonts w:ascii="Arial" w:eastAsia="굴림" w:hAnsi="Arial" w:cs="Arial"/>
          <w:kern w:val="0"/>
          <w:sz w:val="22"/>
        </w:rPr>
      </w:pPr>
      <w:r w:rsidRPr="00795949">
        <w:rPr>
          <w:rFonts w:ascii="Arial" w:eastAsia="굴림" w:hAnsi="Arial" w:cs="Arial"/>
          <w:sz w:val="22"/>
        </w:rPr>
        <w:t>Bb1</w:t>
      </w:r>
      <w:r w:rsidR="009705D6" w:rsidRPr="00795949">
        <w:rPr>
          <w:rFonts w:ascii="Arial" w:eastAsia="굴림" w:hAnsi="Arial" w:cs="Arial"/>
          <w:sz w:val="22"/>
        </w:rPr>
        <w:t>50</w:t>
      </w:r>
      <w:r w:rsidRPr="00795949">
        <w:rPr>
          <w:rFonts w:ascii="Arial" w:eastAsia="굴림" w:hAnsi="Arial" w:cs="Arial"/>
          <w:sz w:val="22"/>
        </w:rPr>
        <w:t xml:space="preserve">. </w:t>
      </w:r>
      <w:r w:rsidR="009705D6" w:rsidRPr="00795949">
        <w:rPr>
          <w:rFonts w:ascii="Arial" w:eastAsia="굴림" w:hAnsi="Arial" w:cs="Arial"/>
          <w:kern w:val="0"/>
          <w:sz w:val="22"/>
        </w:rPr>
        <w:t>[Not live together_ Receipt of non-financial support] In the last calendar year (</w:t>
      </w:r>
      <w:del w:id="647" w:author="Keis" w:date="2024-09-06T10:18:00Z">
        <w:r w:rsidR="002D44B3" w:rsidRPr="002E0E56" w:rsidDel="009F27DD">
          <w:rPr>
            <w:rFonts w:ascii="Arial" w:eastAsia="굴림" w:hAnsi="Arial" w:cs="Arial" w:hint="eastAsia"/>
            <w:color w:val="FF0000"/>
            <w:kern w:val="0"/>
            <w:sz w:val="22"/>
          </w:rPr>
          <w:delText>2019</w:delText>
        </w:r>
      </w:del>
      <w:ins w:id="648" w:author="Keis" w:date="2024-09-06T10:18:00Z">
        <w:r w:rsidR="009F27DD" w:rsidRPr="009F27DD">
          <w:rPr>
            <w:rFonts w:ascii="Arial" w:eastAsia="굴림" w:hAnsi="Arial" w:cs="Arial" w:hint="eastAsia"/>
            <w:color w:val="00B050"/>
            <w:kern w:val="0"/>
            <w:sz w:val="22"/>
          </w:rPr>
          <w:t>2021</w:t>
        </w:r>
      </w:ins>
      <w:r w:rsidR="009705D6" w:rsidRPr="00795949">
        <w:rPr>
          <w:rFonts w:ascii="Arial" w:eastAsia="굴림" w:hAnsi="Arial" w:cs="Arial"/>
          <w:kern w:val="0"/>
          <w:sz w:val="22"/>
        </w:rPr>
        <w:t xml:space="preserve">), while living separately did you receive any gifts or goods (not cash) from your mother? </w:t>
      </w:r>
    </w:p>
    <w:p w14:paraId="283CE855" w14:textId="77777777" w:rsidR="009705D6" w:rsidRPr="00795949" w:rsidRDefault="009705D6" w:rsidP="00D12299">
      <w:pPr>
        <w:pStyle w:val="a6"/>
        <w:numPr>
          <w:ilvl w:val="0"/>
          <w:numId w:val="1211"/>
        </w:numPr>
        <w:tabs>
          <w:tab w:val="left" w:pos="4538"/>
          <w:tab w:val="left" w:pos="5245"/>
        </w:tabs>
        <w:wordWrap/>
        <w:spacing w:line="360" w:lineRule="auto"/>
        <w:ind w:leftChars="0"/>
        <w:rPr>
          <w:rFonts w:ascii="Arial" w:eastAsia="굴림" w:hAnsi="Arial" w:cs="Arial"/>
          <w:b/>
          <w:kern w:val="0"/>
          <w:sz w:val="22"/>
        </w:rPr>
      </w:pPr>
      <w:r w:rsidRPr="00795949">
        <w:rPr>
          <w:rFonts w:ascii="Arial" w:eastAsia="굴림" w:hAnsi="Arial" w:cs="Arial"/>
          <w:sz w:val="22"/>
        </w:rPr>
        <w:t>Yes →Go to Bb151</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Bb153</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43A9D534" w14:textId="77777777" w:rsidR="009705D6" w:rsidRPr="00795949" w:rsidRDefault="009705D6" w:rsidP="005D5299">
      <w:pPr>
        <w:wordWrap/>
        <w:spacing w:line="360" w:lineRule="auto"/>
        <w:rPr>
          <w:rFonts w:ascii="Arial" w:eastAsia="굴림" w:hAnsi="Arial" w:cs="Arial"/>
          <w:sz w:val="22"/>
        </w:rPr>
      </w:pPr>
    </w:p>
    <w:p w14:paraId="6564FAF0" w14:textId="62FB1F72" w:rsidR="005D5299" w:rsidRPr="00795949" w:rsidRDefault="009705D6" w:rsidP="005D5299">
      <w:pPr>
        <w:wordWrap/>
        <w:spacing w:line="360" w:lineRule="auto"/>
        <w:rPr>
          <w:rFonts w:ascii="Arial" w:eastAsia="굴림" w:hAnsi="Arial" w:cs="Arial"/>
          <w:sz w:val="22"/>
        </w:rPr>
      </w:pPr>
      <w:r w:rsidRPr="00795949">
        <w:rPr>
          <w:rFonts w:ascii="Arial" w:eastAsia="굴림" w:hAnsi="Arial" w:cs="Arial"/>
          <w:sz w:val="22"/>
        </w:rPr>
        <w:t xml:space="preserve">Bb151. </w:t>
      </w:r>
      <w:r w:rsidRPr="00795949">
        <w:rPr>
          <w:rFonts w:ascii="Arial" w:eastAsia="굴림" w:hAnsi="Arial" w:cs="Arial"/>
          <w:kern w:val="0"/>
          <w:sz w:val="22"/>
        </w:rPr>
        <w:t>[Not live together_ Receipt of non-financial support]</w:t>
      </w:r>
      <w:r w:rsidRPr="00795949">
        <w:rPr>
          <w:rFonts w:ascii="Arial" w:eastAsia="굴림" w:hAnsi="Arial" w:cs="Arial"/>
          <w:sz w:val="22"/>
        </w:rPr>
        <w:t xml:space="preserve"> </w:t>
      </w:r>
      <w:r w:rsidR="005D5299" w:rsidRPr="00795949">
        <w:rPr>
          <w:rFonts w:ascii="Arial" w:eastAsia="굴림" w:hAnsi="Arial" w:cs="Arial"/>
          <w:sz w:val="22"/>
        </w:rPr>
        <w:t>What was the type of non</w:t>
      </w:r>
      <w:r w:rsidR="005D5299" w:rsidRPr="00795949">
        <w:rPr>
          <w:rFonts w:ascii="Cambria Math" w:eastAsia="굴림" w:hAnsi="Cambria Math" w:cs="Cambria Math"/>
          <w:sz w:val="22"/>
        </w:rPr>
        <w:t>‐</w:t>
      </w:r>
      <w:r w:rsidR="00022346" w:rsidRPr="00795949">
        <w:rPr>
          <w:rFonts w:ascii="Arial" w:eastAsia="굴림" w:hAnsi="Arial" w:cs="Arial"/>
          <w:sz w:val="22"/>
        </w:rPr>
        <w:t>financial support</w:t>
      </w:r>
      <w:r w:rsidR="005D5299" w:rsidRPr="00795949">
        <w:rPr>
          <w:rFonts w:ascii="Arial" w:eastAsia="굴림" w:hAnsi="Arial" w:cs="Arial"/>
          <w:sz w:val="22"/>
        </w:rPr>
        <w:t xml:space="preserve"> you received from your </w:t>
      </w:r>
      <w:r w:rsidRPr="00795949">
        <w:rPr>
          <w:rFonts w:ascii="Arial" w:eastAsia="굴림" w:hAnsi="Arial" w:cs="Arial"/>
          <w:sz w:val="22"/>
        </w:rPr>
        <w:t>mother</w:t>
      </w:r>
      <w:r w:rsidR="00C96560" w:rsidRPr="00795949">
        <w:rPr>
          <w:rFonts w:ascii="Arial" w:eastAsia="굴림" w:hAnsi="Arial" w:cs="Arial"/>
          <w:sz w:val="22"/>
        </w:rPr>
        <w:t xml:space="preserve"> in the last calendar year (</w:t>
      </w:r>
      <w:del w:id="649" w:author="Keis" w:date="2024-09-06T10:18:00Z">
        <w:r w:rsidR="002D44B3" w:rsidRPr="002E0E56" w:rsidDel="009F27DD">
          <w:rPr>
            <w:rFonts w:ascii="Arial" w:eastAsia="굴림" w:hAnsi="Arial" w:cs="Arial" w:hint="eastAsia"/>
            <w:color w:val="FF0000"/>
            <w:sz w:val="22"/>
          </w:rPr>
          <w:delText>2019</w:delText>
        </w:r>
      </w:del>
      <w:ins w:id="650" w:author="Keis" w:date="2024-09-06T10:18:00Z">
        <w:r w:rsidR="009F27DD" w:rsidRPr="009F27DD">
          <w:rPr>
            <w:rFonts w:ascii="Arial" w:eastAsia="굴림" w:hAnsi="Arial" w:cs="Arial" w:hint="eastAsia"/>
            <w:color w:val="00B050"/>
            <w:sz w:val="22"/>
          </w:rPr>
          <w:t>2021</w:t>
        </w:r>
      </w:ins>
      <w:r w:rsidR="00C96560" w:rsidRPr="00795949">
        <w:rPr>
          <w:rFonts w:ascii="Arial" w:eastAsia="굴림" w:hAnsi="Arial" w:cs="Arial"/>
          <w:sz w:val="22"/>
        </w:rPr>
        <w:t>)</w:t>
      </w:r>
      <w:r w:rsidR="005D5299" w:rsidRPr="00795949">
        <w:rPr>
          <w:rFonts w:ascii="Arial" w:eastAsia="굴림" w:hAnsi="Arial" w:cs="Arial"/>
          <w:sz w:val="22"/>
        </w:rPr>
        <w:t xml:space="preserve">? </w:t>
      </w:r>
      <w:r w:rsidR="002047C1" w:rsidRPr="00795949">
        <w:rPr>
          <w:rFonts w:ascii="Arial" w:eastAsia="굴림" w:hAnsi="Arial" w:cs="Arial"/>
          <w:kern w:val="0"/>
          <w:sz w:val="22"/>
        </w:rPr>
        <w:t>Choose all that apply.</w:t>
      </w:r>
      <w:r w:rsidR="00626B00" w:rsidRPr="00795949">
        <w:rPr>
          <w:rFonts w:ascii="Arial" w:eastAsia="굴림" w:hAnsi="Arial" w:cs="Arial"/>
          <w:kern w:val="0"/>
          <w:sz w:val="22"/>
        </w:rPr>
        <w:t xml:space="preserve"> </w:t>
      </w:r>
      <w:r w:rsidR="00626B00" w:rsidRPr="00795949">
        <w:rPr>
          <w:rFonts w:ascii="Arial" w:eastAsia="굴림" w:hAnsi="Arial" w:cs="Arial"/>
          <w:sz w:val="22"/>
        </w:rPr>
        <w:t>(Select multiple responses)</w:t>
      </w:r>
    </w:p>
    <w:p w14:paraId="6DFBBB3A" w14:textId="77777777" w:rsidR="005D5299" w:rsidRPr="00795949" w:rsidRDefault="004B58A3"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w:t>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990094" w:rsidRPr="00795949">
        <w:rPr>
          <w:rFonts w:ascii="Arial" w:eastAsia="굴림" w:hAnsi="Arial" w:cs="Arial"/>
          <w:sz w:val="22"/>
        </w:rPr>
        <w:t>→Go to Bb153</w:t>
      </w:r>
    </w:p>
    <w:p w14:paraId="6D4A8B71" w14:textId="77777777" w:rsidR="005D5299" w:rsidRPr="00795949" w:rsidRDefault="005D5299"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Health</w:t>
      </w:r>
      <w:r w:rsidRPr="00795949">
        <w:rPr>
          <w:rFonts w:ascii="Cambria Math" w:eastAsia="굴림" w:hAnsi="Cambria Math" w:cs="Cambria Math"/>
          <w:sz w:val="22"/>
        </w:rPr>
        <w:t>‐</w:t>
      </w:r>
      <w:r w:rsidRPr="00795949">
        <w:rPr>
          <w:rFonts w:ascii="Arial" w:eastAsia="굴림" w:hAnsi="Arial" w:cs="Arial"/>
          <w:sz w:val="22"/>
        </w:rPr>
        <w:t>related prod</w:t>
      </w:r>
      <w:r w:rsidR="004B58A3" w:rsidRPr="00795949">
        <w:rPr>
          <w:rFonts w:ascii="Arial" w:eastAsia="굴림" w:hAnsi="Arial" w:cs="Arial"/>
          <w:sz w:val="22"/>
        </w:rPr>
        <w:t>ucts (e.g.</w:t>
      </w:r>
      <w:r w:rsidR="003B7411" w:rsidRPr="00795949">
        <w:rPr>
          <w:rFonts w:ascii="Arial" w:eastAsia="굴림" w:hAnsi="Arial" w:cs="Arial"/>
          <w:sz w:val="22"/>
        </w:rPr>
        <w:t xml:space="preserve"> vitamins, equipment</w:t>
      </w:r>
      <w:r w:rsidRPr="00795949">
        <w:rPr>
          <w:rFonts w:ascii="Arial" w:eastAsia="굴림" w:hAnsi="Arial" w:cs="Arial"/>
          <w:sz w:val="22"/>
        </w:rPr>
        <w:t xml:space="preserve">, </w:t>
      </w:r>
      <w:proofErr w:type="spellStart"/>
      <w:r w:rsidRPr="00795949">
        <w:rPr>
          <w:rFonts w:ascii="Arial" w:eastAsia="굴림" w:hAnsi="Arial" w:cs="Arial"/>
          <w:sz w:val="22"/>
        </w:rPr>
        <w:t>etc</w:t>
      </w:r>
      <w:proofErr w:type="spellEnd"/>
      <w:r w:rsidRPr="00795949">
        <w:rPr>
          <w:rFonts w:ascii="Arial" w:eastAsia="굴림" w:hAnsi="Arial" w:cs="Arial"/>
          <w:sz w:val="22"/>
        </w:rPr>
        <w:t xml:space="preserve">) </w:t>
      </w:r>
      <w:r w:rsidR="00022346" w:rsidRPr="00795949">
        <w:rPr>
          <w:rFonts w:ascii="Arial" w:eastAsia="굴림" w:hAnsi="Arial" w:cs="Arial"/>
          <w:sz w:val="22"/>
        </w:rPr>
        <w:tab/>
      </w:r>
      <w:r w:rsidR="00990094" w:rsidRPr="00795949">
        <w:rPr>
          <w:rFonts w:ascii="Arial" w:eastAsia="굴림" w:hAnsi="Arial" w:cs="Arial"/>
          <w:sz w:val="22"/>
        </w:rPr>
        <w:t>→Go to Bb153</w:t>
      </w:r>
    </w:p>
    <w:p w14:paraId="5FD45321" w14:textId="77777777" w:rsidR="005D5299" w:rsidRPr="00795949" w:rsidRDefault="005D5299"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 xml:space="preserve">Household items </w:t>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990094" w:rsidRPr="00795949">
        <w:rPr>
          <w:rFonts w:ascii="Arial" w:eastAsia="굴림" w:hAnsi="Arial" w:cs="Arial"/>
          <w:sz w:val="22"/>
        </w:rPr>
        <w:t>→Go to Bb153</w:t>
      </w:r>
    </w:p>
    <w:p w14:paraId="6F85F42C" w14:textId="77777777" w:rsidR="005D5299" w:rsidRPr="00795949" w:rsidRDefault="005D5299"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 xml:space="preserve">Electronics </w:t>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990094" w:rsidRPr="00795949">
        <w:rPr>
          <w:rFonts w:ascii="Arial" w:eastAsia="굴림" w:hAnsi="Arial" w:cs="Arial"/>
          <w:sz w:val="22"/>
        </w:rPr>
        <w:t>→Go to Bb153</w:t>
      </w:r>
    </w:p>
    <w:p w14:paraId="00F53E5D" w14:textId="77777777" w:rsidR="005D5299" w:rsidRPr="00795949" w:rsidRDefault="005D5299"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 xml:space="preserve">Dining out and food </w:t>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022346" w:rsidRPr="00795949">
        <w:rPr>
          <w:rFonts w:ascii="Arial" w:eastAsia="굴림" w:hAnsi="Arial" w:cs="Arial"/>
          <w:sz w:val="22"/>
        </w:rPr>
        <w:tab/>
      </w:r>
      <w:r w:rsidR="00990094" w:rsidRPr="00795949">
        <w:rPr>
          <w:rFonts w:ascii="Arial" w:eastAsia="굴림" w:hAnsi="Arial" w:cs="Arial"/>
          <w:sz w:val="22"/>
        </w:rPr>
        <w:t>→Go to Bb153</w:t>
      </w:r>
    </w:p>
    <w:p w14:paraId="5B662B5C" w14:textId="77777777" w:rsidR="000564A8" w:rsidRPr="00795949" w:rsidRDefault="00BD150A"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t>Clothes</w:t>
      </w:r>
      <w:r w:rsidR="000564A8" w:rsidRPr="00795949">
        <w:rPr>
          <w:rFonts w:ascii="Arial" w:eastAsia="굴림" w:hAnsi="Arial" w:cs="Arial"/>
          <w:sz w:val="22"/>
        </w:rPr>
        <w:t xml:space="preserve"> and shoes</w:t>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t>→Go to Bb153</w:t>
      </w:r>
    </w:p>
    <w:p w14:paraId="799A3D63" w14:textId="77777777" w:rsidR="005D5299" w:rsidRPr="00795949" w:rsidRDefault="005D5299" w:rsidP="002D0E30">
      <w:pPr>
        <w:pStyle w:val="a6"/>
        <w:numPr>
          <w:ilvl w:val="0"/>
          <w:numId w:val="216"/>
        </w:numPr>
        <w:wordWrap/>
        <w:spacing w:line="360" w:lineRule="auto"/>
        <w:ind w:leftChars="0"/>
        <w:rPr>
          <w:rFonts w:ascii="Arial" w:eastAsia="굴림" w:hAnsi="Arial" w:cs="Arial"/>
          <w:sz w:val="22"/>
        </w:rPr>
      </w:pPr>
      <w:r w:rsidRPr="00795949">
        <w:rPr>
          <w:rFonts w:ascii="Arial" w:eastAsia="굴림" w:hAnsi="Arial" w:cs="Arial"/>
          <w:sz w:val="22"/>
        </w:rPr>
        <w:lastRenderedPageBreak/>
        <w:t>Other</w:t>
      </w:r>
      <w:r w:rsidR="00C96560" w:rsidRPr="00795949">
        <w:rPr>
          <w:rFonts w:ascii="Arial" w:eastAsia="굴림" w:hAnsi="Arial" w:cs="Arial"/>
          <w:sz w:val="22"/>
        </w:rPr>
        <w:t>s</w:t>
      </w:r>
    </w:p>
    <w:p w14:paraId="2D3209E2" w14:textId="77777777" w:rsidR="005D5299" w:rsidRPr="00795949" w:rsidRDefault="005D5299" w:rsidP="005D5299">
      <w:pPr>
        <w:wordWrap/>
        <w:spacing w:line="360" w:lineRule="auto"/>
        <w:rPr>
          <w:rFonts w:ascii="Arial" w:eastAsia="굴림" w:hAnsi="Arial" w:cs="Arial"/>
          <w:sz w:val="22"/>
        </w:rPr>
      </w:pPr>
    </w:p>
    <w:p w14:paraId="73B1F3F2" w14:textId="77777777" w:rsidR="00F94372" w:rsidRPr="00795949" w:rsidRDefault="00791319" w:rsidP="005D5299">
      <w:pPr>
        <w:wordWrap/>
        <w:spacing w:line="360" w:lineRule="auto"/>
        <w:rPr>
          <w:rFonts w:ascii="Arial" w:eastAsia="굴림" w:hAnsi="Arial" w:cs="Arial"/>
          <w:sz w:val="22"/>
        </w:rPr>
      </w:pPr>
      <w:r w:rsidRPr="00795949">
        <w:rPr>
          <w:rFonts w:ascii="Arial" w:eastAsia="굴림" w:hAnsi="Arial" w:cs="Arial"/>
          <w:sz w:val="22"/>
        </w:rPr>
        <w:t>Bb152</w:t>
      </w:r>
      <w:r w:rsidR="005D5299" w:rsidRPr="00795949">
        <w:rPr>
          <w:rFonts w:ascii="Arial" w:eastAsia="굴림" w:hAnsi="Arial" w:cs="Arial"/>
          <w:sz w:val="22"/>
        </w:rPr>
        <w:t xml:space="preserve">. </w:t>
      </w:r>
      <w:r w:rsidR="00C96560" w:rsidRPr="00795949">
        <w:rPr>
          <w:rFonts w:ascii="Arial" w:eastAsia="굴림" w:hAnsi="Arial" w:cs="Arial"/>
          <w:sz w:val="22"/>
        </w:rPr>
        <w:t>If others, p</w:t>
      </w:r>
      <w:r w:rsidR="005D5299" w:rsidRPr="00795949">
        <w:rPr>
          <w:rFonts w:ascii="Arial" w:eastAsia="굴림" w:hAnsi="Arial" w:cs="Arial"/>
          <w:sz w:val="22"/>
        </w:rPr>
        <w:t>lease specify.</w:t>
      </w:r>
    </w:p>
    <w:p w14:paraId="0CE88ABF" w14:textId="77777777" w:rsidR="00022346" w:rsidRPr="00795949" w:rsidRDefault="00022346" w:rsidP="00022346">
      <w:pPr>
        <w:wordWrap/>
        <w:spacing w:line="360" w:lineRule="auto"/>
        <w:rPr>
          <w:rFonts w:ascii="Arial" w:eastAsia="굴림" w:hAnsi="Arial" w:cs="Arial"/>
          <w:sz w:val="22"/>
        </w:rPr>
      </w:pPr>
      <w:r w:rsidRPr="00795949">
        <w:rPr>
          <w:rFonts w:ascii="Arial" w:eastAsia="굴림" w:hAnsi="Arial" w:cs="Arial"/>
          <w:sz w:val="22"/>
        </w:rPr>
        <w:tab/>
        <w:t xml:space="preserve">_______________________________ </w:t>
      </w:r>
    </w:p>
    <w:p w14:paraId="501F705E" w14:textId="77777777" w:rsidR="005D5299" w:rsidRPr="00795949" w:rsidRDefault="005D5299" w:rsidP="005D5299">
      <w:pPr>
        <w:wordWrap/>
        <w:spacing w:line="360" w:lineRule="auto"/>
        <w:rPr>
          <w:rFonts w:ascii="Arial" w:eastAsia="굴림" w:hAnsi="Arial" w:cs="Arial"/>
          <w:sz w:val="22"/>
        </w:rPr>
      </w:pPr>
    </w:p>
    <w:p w14:paraId="61269BB7" w14:textId="56F23806" w:rsidR="003E5359" w:rsidRPr="00795949" w:rsidRDefault="00791319" w:rsidP="00791319">
      <w:pPr>
        <w:widowControl/>
        <w:wordWrap/>
        <w:autoSpaceDE/>
        <w:spacing w:line="360" w:lineRule="auto"/>
        <w:jc w:val="left"/>
        <w:rPr>
          <w:rFonts w:ascii="Arial" w:eastAsia="굴림" w:hAnsi="Arial" w:cs="Arial"/>
          <w:sz w:val="22"/>
        </w:rPr>
      </w:pPr>
      <w:r w:rsidRPr="00795949">
        <w:rPr>
          <w:rFonts w:ascii="Arial" w:eastAsia="굴림" w:hAnsi="Arial" w:cs="Arial"/>
          <w:sz w:val="22"/>
        </w:rPr>
        <w:t>Bb153</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together_ Offer of regular financial support] </w:t>
      </w:r>
      <w:r w:rsidR="00022346" w:rsidRPr="00795949">
        <w:rPr>
          <w:rFonts w:ascii="Arial" w:eastAsia="굴림" w:hAnsi="Arial" w:cs="Arial"/>
          <w:sz w:val="22"/>
        </w:rPr>
        <w:t>In the last calendar year (</w:t>
      </w:r>
      <w:del w:id="651" w:author="Keis" w:date="2024-09-06T10:18:00Z">
        <w:r w:rsidR="002D44B3" w:rsidRPr="002E0E56" w:rsidDel="009F27DD">
          <w:rPr>
            <w:rFonts w:ascii="Arial" w:eastAsia="굴림" w:hAnsi="Arial" w:cs="Arial" w:hint="eastAsia"/>
            <w:color w:val="FF0000"/>
            <w:sz w:val="22"/>
          </w:rPr>
          <w:delText>2019</w:delText>
        </w:r>
      </w:del>
      <w:ins w:id="652" w:author="Keis" w:date="2024-09-06T10:18:00Z">
        <w:r w:rsidR="009F27DD" w:rsidRPr="009F27DD">
          <w:rPr>
            <w:rFonts w:ascii="Arial" w:eastAsia="굴림" w:hAnsi="Arial" w:cs="Arial" w:hint="eastAsia"/>
            <w:color w:val="00B050"/>
            <w:sz w:val="22"/>
          </w:rPr>
          <w:t>2021</w:t>
        </w:r>
      </w:ins>
      <w:r w:rsidR="00022346" w:rsidRPr="00795949">
        <w:rPr>
          <w:rFonts w:ascii="Arial" w:eastAsia="굴림" w:hAnsi="Arial" w:cs="Arial"/>
          <w:sz w:val="22"/>
        </w:rPr>
        <w:t>), while living separately did you give to your mother any</w:t>
      </w:r>
      <w:r w:rsidRPr="00795949">
        <w:rPr>
          <w:rFonts w:ascii="Arial" w:eastAsia="굴림" w:hAnsi="Arial" w:cs="Arial"/>
          <w:sz w:val="22"/>
        </w:rPr>
        <w:t xml:space="preserve"> regular</w:t>
      </w:r>
      <w:r w:rsidR="00022346" w:rsidRPr="00795949">
        <w:rPr>
          <w:rFonts w:ascii="Arial" w:eastAsia="굴림" w:hAnsi="Arial" w:cs="Arial"/>
          <w:sz w:val="22"/>
        </w:rPr>
        <w:t xml:space="preserve"> financial support such as pocket money, living expenses or medical expenses</w:t>
      </w:r>
      <w:r w:rsidRPr="00795949">
        <w:rPr>
          <w:rFonts w:ascii="Arial" w:eastAsia="굴림" w:hAnsi="Arial" w:cs="Arial"/>
          <w:sz w:val="22"/>
        </w:rPr>
        <w:t xml:space="preserve">? </w:t>
      </w:r>
    </w:p>
    <w:p w14:paraId="2130A5F5" w14:textId="77777777" w:rsidR="00791319" w:rsidRPr="00795949" w:rsidRDefault="00791319" w:rsidP="00D12299">
      <w:pPr>
        <w:pStyle w:val="a6"/>
        <w:numPr>
          <w:ilvl w:val="0"/>
          <w:numId w:val="1212"/>
        </w:numPr>
        <w:tabs>
          <w:tab w:val="left" w:pos="4538"/>
          <w:tab w:val="left" w:pos="5245"/>
        </w:tabs>
        <w:wordWrap/>
        <w:spacing w:line="360" w:lineRule="auto"/>
        <w:ind w:leftChars="0"/>
        <w:rPr>
          <w:rFonts w:ascii="Arial" w:eastAsia="굴림" w:hAnsi="Arial" w:cs="Arial"/>
          <w:b/>
          <w:kern w:val="0"/>
          <w:sz w:val="22"/>
        </w:rPr>
      </w:pPr>
      <w:r w:rsidRPr="00795949">
        <w:rPr>
          <w:rFonts w:ascii="Arial" w:eastAsia="굴림" w:hAnsi="Arial" w:cs="Arial"/>
          <w:sz w:val="22"/>
        </w:rPr>
        <w:t>Yes →Go to Bb154</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Bb161</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625B5FC0" w14:textId="77777777" w:rsidR="005D5299" w:rsidRPr="00795949" w:rsidRDefault="005D5299" w:rsidP="005D5299">
      <w:pPr>
        <w:wordWrap/>
        <w:spacing w:line="360" w:lineRule="auto"/>
        <w:rPr>
          <w:rFonts w:ascii="Arial" w:eastAsia="굴림" w:hAnsi="Arial" w:cs="Arial"/>
          <w:sz w:val="22"/>
        </w:rPr>
      </w:pPr>
    </w:p>
    <w:p w14:paraId="667527FB" w14:textId="255C0F54" w:rsidR="007F65EF" w:rsidRPr="00795949" w:rsidRDefault="007B1952" w:rsidP="007F65EF">
      <w:pPr>
        <w:wordWrap/>
        <w:spacing w:line="360" w:lineRule="auto"/>
        <w:rPr>
          <w:rFonts w:ascii="Arial" w:eastAsia="굴림" w:hAnsi="Arial" w:cs="Arial"/>
          <w:sz w:val="22"/>
        </w:rPr>
      </w:pPr>
      <w:r w:rsidRPr="00795949">
        <w:rPr>
          <w:rFonts w:ascii="Arial" w:eastAsia="굴림" w:hAnsi="Arial" w:cs="Arial"/>
          <w:sz w:val="22"/>
        </w:rPr>
        <w:t>Bb1</w:t>
      </w:r>
      <w:r w:rsidR="00791319" w:rsidRPr="00795949">
        <w:rPr>
          <w:rFonts w:ascii="Arial" w:eastAsia="굴림" w:hAnsi="Arial" w:cs="Arial"/>
          <w:sz w:val="22"/>
        </w:rPr>
        <w:t>54</w:t>
      </w:r>
      <w:r w:rsidRPr="00795949">
        <w:rPr>
          <w:rFonts w:ascii="Arial" w:eastAsia="굴림" w:hAnsi="Arial" w:cs="Arial"/>
          <w:sz w:val="22"/>
        </w:rPr>
        <w:t xml:space="preserve">. </w:t>
      </w:r>
      <w:r w:rsidR="00791319" w:rsidRPr="00795949">
        <w:rPr>
          <w:rFonts w:ascii="Arial" w:eastAsia="굴림" w:hAnsi="Arial" w:cs="Arial"/>
          <w:kern w:val="0"/>
          <w:sz w:val="22"/>
        </w:rPr>
        <w:t xml:space="preserve">[Not live together_ Offer of regular financial support] </w:t>
      </w:r>
      <w:r w:rsidR="005D5299" w:rsidRPr="00795949">
        <w:rPr>
          <w:rFonts w:ascii="Arial" w:eastAsia="굴림" w:hAnsi="Arial" w:cs="Arial"/>
          <w:sz w:val="22"/>
        </w:rPr>
        <w:t xml:space="preserve">What was the monthly average amount of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gave to your mother</w:t>
      </w:r>
      <w:r w:rsidR="007F0904" w:rsidRPr="00795949">
        <w:rPr>
          <w:rFonts w:ascii="Arial" w:eastAsia="굴림" w:hAnsi="Arial" w:cs="Arial"/>
          <w:sz w:val="22"/>
        </w:rPr>
        <w:t xml:space="preserve"> in the last calendar year (</w:t>
      </w:r>
      <w:del w:id="653" w:author="Keis" w:date="2024-09-06T10:18:00Z">
        <w:r w:rsidR="002D44B3" w:rsidRPr="002E0E56" w:rsidDel="009F27DD">
          <w:rPr>
            <w:rFonts w:ascii="Arial" w:eastAsia="굴림" w:hAnsi="Arial" w:cs="Arial" w:hint="eastAsia"/>
            <w:color w:val="FF0000"/>
            <w:sz w:val="22"/>
          </w:rPr>
          <w:delText>2019</w:delText>
        </w:r>
      </w:del>
      <w:ins w:id="654" w:author="Keis" w:date="2024-09-06T10:18:00Z">
        <w:r w:rsidR="009F27DD" w:rsidRPr="009F27DD">
          <w:rPr>
            <w:rFonts w:ascii="Arial" w:eastAsia="굴림" w:hAnsi="Arial" w:cs="Arial" w:hint="eastAsia"/>
            <w:color w:val="00B050"/>
            <w:sz w:val="22"/>
          </w:rPr>
          <w:t>2021</w:t>
        </w:r>
      </w:ins>
      <w:r w:rsidR="007F0904" w:rsidRPr="00795949">
        <w:rPr>
          <w:rFonts w:ascii="Arial" w:eastAsia="굴림" w:hAnsi="Arial" w:cs="Arial"/>
          <w:sz w:val="22"/>
        </w:rPr>
        <w:t>)</w:t>
      </w:r>
      <w:r w:rsidR="005D5299" w:rsidRPr="00795949">
        <w:rPr>
          <w:rFonts w:ascii="Arial" w:eastAsia="굴림" w:hAnsi="Arial" w:cs="Arial"/>
          <w:sz w:val="22"/>
        </w:rPr>
        <w:t xml:space="preserve">? </w:t>
      </w:r>
      <w:r w:rsidR="007F65EF" w:rsidRPr="00795949">
        <w:rPr>
          <w:rFonts w:ascii="Arial" w:eastAsia="굴림" w:hAnsi="Arial" w:cs="Arial"/>
          <w:sz w:val="22"/>
        </w:rPr>
        <w:t xml:space="preserve">(unit: 10,000 Korean won) </w:t>
      </w:r>
    </w:p>
    <w:p w14:paraId="378BC337" w14:textId="77777777" w:rsidR="007F65EF" w:rsidRPr="00795949" w:rsidRDefault="007F65EF" w:rsidP="007F65EF">
      <w:pPr>
        <w:wordWrap/>
        <w:spacing w:line="360" w:lineRule="auto"/>
        <w:rPr>
          <w:rFonts w:ascii="Arial" w:eastAsia="굴림" w:hAnsi="Arial" w:cs="Arial"/>
          <w:kern w:val="0"/>
          <w:sz w:val="22"/>
        </w:rPr>
      </w:pPr>
      <w:r w:rsidRPr="00795949">
        <w:rPr>
          <w:rFonts w:ascii="Arial" w:eastAsia="굴림" w:hAnsi="Arial" w:cs="Arial"/>
          <w:kern w:val="0"/>
          <w:sz w:val="22"/>
        </w:rPr>
        <w:tab/>
        <w:t xml:space="preserve">_______________________________ </w:t>
      </w:r>
      <w:r w:rsidR="000B460F" w:rsidRPr="00795949">
        <w:rPr>
          <w:rFonts w:ascii="Arial" w:eastAsia="굴림" w:hAnsi="Arial" w:cs="Arial"/>
          <w:kern w:val="0"/>
          <w:sz w:val="22"/>
        </w:rPr>
        <w:t xml:space="preserve">MW </w:t>
      </w:r>
      <w:r w:rsidRPr="00795949">
        <w:rPr>
          <w:rFonts w:ascii="Arial" w:eastAsia="굴림" w:hAnsi="Arial" w:cs="Arial"/>
          <w:kern w:val="0"/>
          <w:sz w:val="22"/>
        </w:rPr>
        <w:t>[</w:t>
      </w:r>
      <w:r w:rsidR="003608C0" w:rsidRPr="00795949">
        <w:rPr>
          <w:rFonts w:ascii="Arial" w:eastAsia="굴림" w:hAnsi="Arial" w:cs="Arial"/>
          <w:kern w:val="0"/>
          <w:sz w:val="22"/>
        </w:rPr>
        <w:t xml:space="preserve">Range: </w:t>
      </w:r>
      <w:r w:rsidRPr="00795949">
        <w:rPr>
          <w:rFonts w:ascii="Arial" w:eastAsia="굴림" w:hAnsi="Arial" w:cs="Arial"/>
          <w:kern w:val="0"/>
          <w:sz w:val="22"/>
        </w:rPr>
        <w:t>1 ~ 9997]</w:t>
      </w:r>
      <w:r w:rsidRPr="00795949">
        <w:rPr>
          <w:rFonts w:ascii="Arial" w:eastAsia="굴림" w:hAnsi="Arial" w:cs="Arial"/>
          <w:sz w:val="22"/>
        </w:rPr>
        <w:t xml:space="preserve"> →Go to Bb1</w:t>
      </w:r>
      <w:r w:rsidR="00791319" w:rsidRPr="00795949">
        <w:rPr>
          <w:rFonts w:ascii="Arial" w:eastAsia="굴림" w:hAnsi="Arial" w:cs="Arial"/>
          <w:sz w:val="22"/>
        </w:rPr>
        <w:t>60</w:t>
      </w:r>
    </w:p>
    <w:p w14:paraId="07CCF890" w14:textId="77777777" w:rsidR="005D5299" w:rsidRPr="00795949" w:rsidRDefault="007F65EF" w:rsidP="005D5299">
      <w:pPr>
        <w:wordWrap/>
        <w:spacing w:line="360" w:lineRule="auto"/>
        <w:rPr>
          <w:rFonts w:ascii="Arial" w:eastAsia="굴림" w:hAnsi="Arial" w:cs="Arial"/>
          <w:sz w:val="22"/>
        </w:rPr>
      </w:pPr>
      <w:r w:rsidRPr="00795949">
        <w:rPr>
          <w:rFonts w:ascii="Arial" w:eastAsia="굴림" w:hAnsi="Arial" w:cs="Arial"/>
          <w:sz w:val="22"/>
        </w:rPr>
        <w:tab/>
      </w:r>
      <w:r w:rsidR="00791319" w:rsidRPr="00795949">
        <w:rPr>
          <w:rFonts w:ascii="Arial" w:eastAsia="굴림" w:hAnsi="Arial" w:cs="Arial"/>
          <w:sz w:val="22"/>
        </w:rPr>
        <w:t>Don’t know →Go to Bb155~Bb159</w:t>
      </w:r>
      <w:r w:rsidR="005D5299" w:rsidRPr="00795949">
        <w:rPr>
          <w:rFonts w:ascii="Arial" w:eastAsia="굴림" w:hAnsi="Arial" w:cs="Arial"/>
          <w:sz w:val="22"/>
        </w:rPr>
        <w:t xml:space="preserve"> unfolding</w:t>
      </w:r>
    </w:p>
    <w:p w14:paraId="5D686F26" w14:textId="77777777" w:rsidR="005D5299" w:rsidRPr="00795949" w:rsidRDefault="00791319" w:rsidP="007F65EF">
      <w:pPr>
        <w:wordWrap/>
        <w:spacing w:line="360" w:lineRule="auto"/>
        <w:ind w:firstLine="800"/>
        <w:rPr>
          <w:rFonts w:ascii="Arial" w:eastAsia="굴림" w:hAnsi="Arial" w:cs="Arial"/>
          <w:sz w:val="22"/>
        </w:rPr>
      </w:pPr>
      <w:r w:rsidRPr="00795949">
        <w:rPr>
          <w:rFonts w:ascii="Arial" w:eastAsia="굴림" w:hAnsi="Arial" w:cs="Arial"/>
          <w:sz w:val="22"/>
        </w:rPr>
        <w:t>Refuse to answer →Go to Bb155~Bb159</w:t>
      </w:r>
      <w:r w:rsidR="005D5299" w:rsidRPr="00795949">
        <w:rPr>
          <w:rFonts w:ascii="Arial" w:eastAsia="굴림" w:hAnsi="Arial" w:cs="Arial"/>
          <w:sz w:val="22"/>
        </w:rPr>
        <w:t xml:space="preserve"> unfolding</w:t>
      </w:r>
    </w:p>
    <w:p w14:paraId="0A7CDF8C" w14:textId="77777777" w:rsidR="005D5299" w:rsidRPr="00795949" w:rsidRDefault="005D5299" w:rsidP="005D5299">
      <w:pPr>
        <w:wordWrap/>
        <w:spacing w:line="360" w:lineRule="auto"/>
        <w:rPr>
          <w:rFonts w:ascii="Arial" w:eastAsia="굴림" w:hAnsi="Arial" w:cs="Arial"/>
          <w:sz w:val="22"/>
        </w:rPr>
      </w:pPr>
    </w:p>
    <w:p w14:paraId="7398B00F" w14:textId="77777777" w:rsidR="005D5299" w:rsidRPr="00795949" w:rsidRDefault="00791319" w:rsidP="002E1ADE">
      <w:pPr>
        <w:wordWrap/>
        <w:spacing w:line="360" w:lineRule="auto"/>
        <w:rPr>
          <w:rFonts w:ascii="Arial" w:eastAsia="굴림" w:hAnsi="Arial" w:cs="Arial"/>
          <w:b/>
          <w:sz w:val="22"/>
        </w:rPr>
      </w:pPr>
      <w:r w:rsidRPr="00795949">
        <w:rPr>
          <w:rFonts w:ascii="Arial" w:eastAsia="굴림" w:hAnsi="Arial" w:cs="Arial"/>
          <w:b/>
          <w:sz w:val="22"/>
        </w:rPr>
        <w:t>&lt; Bb155~Bb159</w:t>
      </w:r>
      <w:r w:rsidR="005D5299" w:rsidRPr="00795949">
        <w:rPr>
          <w:rFonts w:ascii="Arial" w:eastAsia="굴림" w:hAnsi="Arial" w:cs="Arial"/>
          <w:b/>
          <w:sz w:val="22"/>
        </w:rPr>
        <w:t>. Unfolding bracket questions &gt;</w:t>
      </w:r>
    </w:p>
    <w:p w14:paraId="43A7241D" w14:textId="77777777" w:rsidR="007F65EF" w:rsidRPr="00795949" w:rsidRDefault="00791319" w:rsidP="002E1ADE">
      <w:pPr>
        <w:wordWrap/>
        <w:spacing w:line="360" w:lineRule="auto"/>
        <w:rPr>
          <w:rFonts w:ascii="Arial" w:eastAsia="굴림" w:hAnsi="Arial" w:cs="Arial"/>
          <w:sz w:val="22"/>
        </w:rPr>
      </w:pPr>
      <w:r w:rsidRPr="00795949">
        <w:rPr>
          <w:rFonts w:ascii="Arial" w:eastAsia="굴림" w:hAnsi="Arial" w:cs="Arial"/>
          <w:sz w:val="22"/>
        </w:rPr>
        <w:t>[IWER: Go back to Bb154</w:t>
      </w:r>
      <w:r w:rsidR="007F65EF" w:rsidRPr="00795949">
        <w:rPr>
          <w:rFonts w:ascii="Arial" w:eastAsia="굴림" w:hAnsi="Arial" w:cs="Arial"/>
          <w:sz w:val="22"/>
        </w:rPr>
        <w:t xml:space="preserve"> and record if R answers the amount during the interview.]</w:t>
      </w:r>
    </w:p>
    <w:p w14:paraId="7E213F54" w14:textId="57C4D87D" w:rsidR="005D5299" w:rsidRPr="00795949" w:rsidRDefault="00791319" w:rsidP="002E1ADE">
      <w:pPr>
        <w:spacing w:line="360" w:lineRule="auto"/>
        <w:rPr>
          <w:rFonts w:ascii="Arial" w:hAnsi="Arial" w:cs="Arial"/>
          <w:sz w:val="22"/>
        </w:rPr>
      </w:pPr>
      <w:r w:rsidRPr="00795949">
        <w:rPr>
          <w:rFonts w:ascii="Arial" w:eastAsia="굴림" w:hAnsi="Arial" w:cs="Arial"/>
          <w:sz w:val="22"/>
        </w:rPr>
        <w:t>Bb155</w:t>
      </w:r>
      <w:r w:rsidR="005D5299" w:rsidRPr="00795949">
        <w:rPr>
          <w:rFonts w:ascii="Arial" w:eastAsia="굴림" w:hAnsi="Arial" w:cs="Arial"/>
          <w:sz w:val="22"/>
        </w:rPr>
        <w:t>. Did it amount to less than, about equal to or more than 10 MW (10,000 Korean won)</w:t>
      </w:r>
      <w:r w:rsidR="00BE6CB7" w:rsidRPr="00795949">
        <w:rPr>
          <w:rFonts w:ascii="Arial" w:eastAsia="굴림" w:hAnsi="Arial" w:cs="Arial"/>
          <w:sz w:val="22"/>
        </w:rPr>
        <w:t xml:space="preserve"> in the last calendar year (</w:t>
      </w:r>
      <w:del w:id="655" w:author="Keis" w:date="2024-09-06T10:18:00Z">
        <w:r w:rsidR="002D44B3" w:rsidRPr="002E0E56" w:rsidDel="009F27DD">
          <w:rPr>
            <w:rFonts w:ascii="Arial" w:eastAsia="굴림" w:hAnsi="Arial" w:cs="Arial" w:hint="eastAsia"/>
            <w:color w:val="FF0000"/>
            <w:sz w:val="22"/>
          </w:rPr>
          <w:delText>2019</w:delText>
        </w:r>
      </w:del>
      <w:ins w:id="656" w:author="Keis" w:date="2024-09-06T10:18:00Z">
        <w:r w:rsidR="009F27DD" w:rsidRPr="009F27DD">
          <w:rPr>
            <w:rFonts w:ascii="Arial" w:eastAsia="굴림" w:hAnsi="Arial" w:cs="Arial" w:hint="eastAsia"/>
            <w:color w:val="00B050"/>
            <w:sz w:val="22"/>
          </w:rPr>
          <w:t>2021</w:t>
        </w:r>
      </w:ins>
      <w:r w:rsidR="00BE6CB7" w:rsidRPr="00795949">
        <w:rPr>
          <w:rFonts w:ascii="Arial" w:eastAsia="굴림" w:hAnsi="Arial" w:cs="Arial"/>
          <w:sz w:val="22"/>
        </w:rPr>
        <w:t>)</w:t>
      </w:r>
      <w:r w:rsidR="005D5299" w:rsidRPr="00795949">
        <w:rPr>
          <w:rFonts w:ascii="Arial" w:eastAsia="굴림" w:hAnsi="Arial" w:cs="Arial"/>
          <w:sz w:val="22"/>
        </w:rPr>
        <w:t>?</w:t>
      </w:r>
    </w:p>
    <w:p w14:paraId="5C876EB4" w14:textId="77777777" w:rsidR="005D5299" w:rsidRPr="00795949" w:rsidRDefault="005D5299" w:rsidP="002D0E30">
      <w:pPr>
        <w:pStyle w:val="a6"/>
        <w:numPr>
          <w:ilvl w:val="0"/>
          <w:numId w:val="217"/>
        </w:numPr>
        <w:wordWrap/>
        <w:spacing w:line="360" w:lineRule="auto"/>
        <w:ind w:leftChars="0"/>
        <w:rPr>
          <w:rFonts w:ascii="Arial" w:eastAsia="굴림" w:hAnsi="Arial" w:cs="Arial"/>
          <w:sz w:val="22"/>
        </w:rPr>
      </w:pPr>
      <w:r w:rsidRPr="00795949">
        <w:rPr>
          <w:rFonts w:ascii="Arial" w:eastAsia="굴림" w:hAnsi="Arial" w:cs="Arial"/>
          <w:sz w:val="22"/>
        </w:rPr>
        <w:t>Less than 10 MW</w:t>
      </w:r>
    </w:p>
    <w:p w14:paraId="52AECC87" w14:textId="77777777" w:rsidR="005D5299" w:rsidRPr="00795949" w:rsidRDefault="005D5299" w:rsidP="00F14BA4">
      <w:pPr>
        <w:pStyle w:val="a6"/>
        <w:numPr>
          <w:ilvl w:val="0"/>
          <w:numId w:val="1083"/>
        </w:numPr>
        <w:wordWrap/>
        <w:spacing w:line="360" w:lineRule="auto"/>
        <w:ind w:leftChars="0"/>
        <w:rPr>
          <w:rFonts w:ascii="Arial" w:eastAsia="굴림" w:hAnsi="Arial" w:cs="Arial"/>
          <w:sz w:val="22"/>
        </w:rPr>
      </w:pPr>
      <w:r w:rsidRPr="00795949">
        <w:rPr>
          <w:rFonts w:ascii="Arial" w:eastAsia="굴림" w:hAnsi="Arial" w:cs="Arial"/>
          <w:sz w:val="22"/>
        </w:rPr>
        <w:t>About 10 MW</w:t>
      </w:r>
    </w:p>
    <w:p w14:paraId="16E9286B" w14:textId="77777777" w:rsidR="005D5299" w:rsidRPr="00795949" w:rsidRDefault="007F65EF"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w:t>
      </w:r>
      <w:r w:rsidR="005D5299" w:rsidRPr="00795949">
        <w:rPr>
          <w:rFonts w:ascii="Arial" w:eastAsia="굴림" w:hAnsi="Arial" w:cs="Arial"/>
          <w:sz w:val="22"/>
        </w:rPr>
        <w:t>ore</w:t>
      </w:r>
      <w:proofErr w:type="gramEnd"/>
      <w:r w:rsidR="005D5299" w:rsidRPr="00795949">
        <w:rPr>
          <w:rFonts w:ascii="Arial" w:eastAsia="굴림" w:hAnsi="Arial" w:cs="Arial"/>
          <w:sz w:val="22"/>
        </w:rPr>
        <w:t xml:space="preserve"> than 10 MW</w:t>
      </w:r>
    </w:p>
    <w:p w14:paraId="09C04E64" w14:textId="77777777" w:rsidR="005D5299" w:rsidRPr="00795949" w:rsidRDefault="005D5299" w:rsidP="002E1ADE">
      <w:pPr>
        <w:wordWrap/>
        <w:spacing w:line="360" w:lineRule="auto"/>
        <w:rPr>
          <w:rFonts w:ascii="Arial" w:eastAsia="굴림" w:hAnsi="Arial" w:cs="Arial"/>
          <w:sz w:val="22"/>
        </w:rPr>
      </w:pPr>
    </w:p>
    <w:p w14:paraId="318C0AAD" w14:textId="35B21E7C" w:rsidR="005D5299" w:rsidRPr="00795949" w:rsidRDefault="00791319" w:rsidP="002E1ADE">
      <w:pPr>
        <w:spacing w:line="360" w:lineRule="auto"/>
        <w:rPr>
          <w:rFonts w:ascii="Arial" w:hAnsi="Arial" w:cs="Arial"/>
          <w:sz w:val="22"/>
        </w:rPr>
      </w:pPr>
      <w:r w:rsidRPr="00795949">
        <w:rPr>
          <w:rFonts w:ascii="Arial" w:eastAsia="굴림" w:hAnsi="Arial" w:cs="Arial"/>
          <w:sz w:val="22"/>
        </w:rPr>
        <w:t>Bb156</w:t>
      </w:r>
      <w:r w:rsidR="005D5299" w:rsidRPr="00795949">
        <w:rPr>
          <w:rFonts w:ascii="Arial" w:eastAsia="굴림" w:hAnsi="Arial" w:cs="Arial"/>
          <w:sz w:val="22"/>
        </w:rPr>
        <w:t>. Did it amount to less than, about equal to or more than 30 MW (10,000 Korean won)</w:t>
      </w:r>
      <w:r w:rsidR="00BE6CB7" w:rsidRPr="00795949">
        <w:rPr>
          <w:rFonts w:ascii="Arial" w:eastAsia="굴림" w:hAnsi="Arial" w:cs="Arial"/>
          <w:sz w:val="22"/>
        </w:rPr>
        <w:t xml:space="preserve"> in the last calendar year (</w:t>
      </w:r>
      <w:del w:id="657" w:author="Keis" w:date="2024-09-06T10:18:00Z">
        <w:r w:rsidR="002D44B3" w:rsidRPr="002E0E56" w:rsidDel="009F27DD">
          <w:rPr>
            <w:rFonts w:ascii="Arial" w:eastAsia="굴림" w:hAnsi="Arial" w:cs="Arial" w:hint="eastAsia"/>
            <w:color w:val="FF0000"/>
            <w:sz w:val="22"/>
          </w:rPr>
          <w:delText>2019</w:delText>
        </w:r>
      </w:del>
      <w:ins w:id="658" w:author="Keis" w:date="2024-09-06T10:18:00Z">
        <w:r w:rsidR="009F27DD" w:rsidRPr="009F27DD">
          <w:rPr>
            <w:rFonts w:ascii="Arial" w:eastAsia="굴림" w:hAnsi="Arial" w:cs="Arial" w:hint="eastAsia"/>
            <w:color w:val="00B050"/>
            <w:sz w:val="22"/>
          </w:rPr>
          <w:t>2021</w:t>
        </w:r>
      </w:ins>
      <w:r w:rsidR="00BE6CB7" w:rsidRPr="00795949">
        <w:rPr>
          <w:rFonts w:ascii="Arial" w:eastAsia="굴림" w:hAnsi="Arial" w:cs="Arial"/>
          <w:sz w:val="22"/>
        </w:rPr>
        <w:t>)</w:t>
      </w:r>
      <w:r w:rsidR="005D5299" w:rsidRPr="00795949">
        <w:rPr>
          <w:rFonts w:ascii="Arial" w:eastAsia="굴림" w:hAnsi="Arial" w:cs="Arial"/>
          <w:sz w:val="22"/>
        </w:rPr>
        <w:t>?</w:t>
      </w:r>
    </w:p>
    <w:p w14:paraId="6482591A" w14:textId="77777777" w:rsidR="005D5299" w:rsidRPr="00795949" w:rsidRDefault="005D5299" w:rsidP="002D0E30">
      <w:pPr>
        <w:pStyle w:val="a6"/>
        <w:numPr>
          <w:ilvl w:val="0"/>
          <w:numId w:val="218"/>
        </w:numPr>
        <w:wordWrap/>
        <w:spacing w:line="360" w:lineRule="auto"/>
        <w:ind w:leftChars="0"/>
        <w:rPr>
          <w:rFonts w:ascii="Arial" w:eastAsia="굴림" w:hAnsi="Arial" w:cs="Arial"/>
          <w:sz w:val="22"/>
        </w:rPr>
      </w:pPr>
      <w:r w:rsidRPr="00795949">
        <w:rPr>
          <w:rFonts w:ascii="Arial" w:eastAsia="굴림" w:hAnsi="Arial" w:cs="Arial"/>
          <w:sz w:val="22"/>
        </w:rPr>
        <w:t>Less than 30 MW</w:t>
      </w:r>
    </w:p>
    <w:p w14:paraId="77A11482" w14:textId="77777777" w:rsidR="005D5299" w:rsidRPr="00795949" w:rsidRDefault="005D5299" w:rsidP="002D0E30">
      <w:pPr>
        <w:pStyle w:val="a6"/>
        <w:numPr>
          <w:ilvl w:val="0"/>
          <w:numId w:val="218"/>
        </w:numPr>
        <w:wordWrap/>
        <w:spacing w:line="360" w:lineRule="auto"/>
        <w:ind w:leftChars="0"/>
        <w:rPr>
          <w:rFonts w:ascii="Arial" w:eastAsia="굴림" w:hAnsi="Arial" w:cs="Arial"/>
          <w:sz w:val="22"/>
        </w:rPr>
      </w:pPr>
      <w:r w:rsidRPr="00795949">
        <w:rPr>
          <w:rFonts w:ascii="Arial" w:eastAsia="굴림" w:hAnsi="Arial" w:cs="Arial"/>
          <w:sz w:val="22"/>
        </w:rPr>
        <w:t>About 30 MW</w:t>
      </w:r>
    </w:p>
    <w:p w14:paraId="799CA5CD" w14:textId="77777777" w:rsidR="005D5299" w:rsidRPr="00795949" w:rsidRDefault="007F65EF"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 MW</w:t>
      </w:r>
    </w:p>
    <w:p w14:paraId="09919CF1" w14:textId="77777777" w:rsidR="005D5299" w:rsidRPr="00795949" w:rsidRDefault="005D5299" w:rsidP="002E1ADE">
      <w:pPr>
        <w:wordWrap/>
        <w:spacing w:line="360" w:lineRule="auto"/>
        <w:rPr>
          <w:rFonts w:ascii="Arial" w:eastAsia="굴림" w:hAnsi="Arial" w:cs="Arial"/>
          <w:sz w:val="22"/>
        </w:rPr>
      </w:pPr>
    </w:p>
    <w:p w14:paraId="323E7995" w14:textId="0D48442E" w:rsidR="005D5299" w:rsidRPr="00795949" w:rsidRDefault="00791319" w:rsidP="002E1ADE">
      <w:pPr>
        <w:spacing w:line="360" w:lineRule="auto"/>
        <w:rPr>
          <w:rFonts w:ascii="Arial" w:hAnsi="Arial" w:cs="Arial"/>
          <w:sz w:val="22"/>
        </w:rPr>
      </w:pPr>
      <w:r w:rsidRPr="00795949">
        <w:rPr>
          <w:rFonts w:ascii="Arial" w:eastAsia="굴림" w:hAnsi="Arial" w:cs="Arial"/>
          <w:sz w:val="22"/>
        </w:rPr>
        <w:t>Bb157</w:t>
      </w:r>
      <w:r w:rsidR="005D5299" w:rsidRPr="00795949">
        <w:rPr>
          <w:rFonts w:ascii="Arial" w:eastAsia="굴림" w:hAnsi="Arial" w:cs="Arial"/>
          <w:sz w:val="22"/>
        </w:rPr>
        <w:t>. Did it amount to less than, about equal to or more than 50 MW (10,000 Korean won)</w:t>
      </w:r>
      <w:r w:rsidR="00BE6CB7" w:rsidRPr="00795949">
        <w:rPr>
          <w:rFonts w:ascii="Arial" w:eastAsia="굴림" w:hAnsi="Arial" w:cs="Arial"/>
          <w:sz w:val="22"/>
        </w:rPr>
        <w:t xml:space="preserve"> in the last calendar year (</w:t>
      </w:r>
      <w:del w:id="659" w:author="Keis" w:date="2024-09-06T10:18:00Z">
        <w:r w:rsidR="002D44B3" w:rsidRPr="002E0E56" w:rsidDel="009F27DD">
          <w:rPr>
            <w:rFonts w:ascii="Arial" w:eastAsia="굴림" w:hAnsi="Arial" w:cs="Arial" w:hint="eastAsia"/>
            <w:color w:val="FF0000"/>
            <w:sz w:val="22"/>
          </w:rPr>
          <w:delText>2019</w:delText>
        </w:r>
      </w:del>
      <w:ins w:id="660" w:author="Keis" w:date="2024-09-06T10:18:00Z">
        <w:r w:rsidR="009F27DD" w:rsidRPr="009F27DD">
          <w:rPr>
            <w:rFonts w:ascii="Arial" w:eastAsia="굴림" w:hAnsi="Arial" w:cs="Arial" w:hint="eastAsia"/>
            <w:color w:val="00B050"/>
            <w:sz w:val="22"/>
          </w:rPr>
          <w:t>2021</w:t>
        </w:r>
      </w:ins>
      <w:r w:rsidR="00BE6CB7" w:rsidRPr="00795949">
        <w:rPr>
          <w:rFonts w:ascii="Arial" w:eastAsia="굴림" w:hAnsi="Arial" w:cs="Arial"/>
          <w:sz w:val="22"/>
        </w:rPr>
        <w:t>)</w:t>
      </w:r>
      <w:r w:rsidR="005D5299" w:rsidRPr="00795949">
        <w:rPr>
          <w:rFonts w:ascii="Arial" w:eastAsia="굴림" w:hAnsi="Arial" w:cs="Arial"/>
          <w:sz w:val="22"/>
        </w:rPr>
        <w:t>?</w:t>
      </w:r>
    </w:p>
    <w:p w14:paraId="21CB0D2A" w14:textId="77777777" w:rsidR="005D5299" w:rsidRPr="00795949" w:rsidRDefault="005D5299" w:rsidP="002D0E30">
      <w:pPr>
        <w:pStyle w:val="a6"/>
        <w:numPr>
          <w:ilvl w:val="0"/>
          <w:numId w:val="219"/>
        </w:numPr>
        <w:wordWrap/>
        <w:spacing w:line="360" w:lineRule="auto"/>
        <w:ind w:leftChars="0"/>
        <w:rPr>
          <w:rFonts w:ascii="Arial" w:eastAsia="굴림" w:hAnsi="Arial" w:cs="Arial"/>
          <w:sz w:val="22"/>
        </w:rPr>
      </w:pPr>
      <w:r w:rsidRPr="00795949">
        <w:rPr>
          <w:rFonts w:ascii="Arial" w:eastAsia="굴림" w:hAnsi="Arial" w:cs="Arial"/>
          <w:sz w:val="22"/>
        </w:rPr>
        <w:t>Less than 50 MW</w:t>
      </w:r>
    </w:p>
    <w:p w14:paraId="05C4DB67" w14:textId="77777777" w:rsidR="005D5299" w:rsidRPr="00795949" w:rsidRDefault="005D5299" w:rsidP="00F14BA4">
      <w:pPr>
        <w:pStyle w:val="a6"/>
        <w:numPr>
          <w:ilvl w:val="0"/>
          <w:numId w:val="1084"/>
        </w:numPr>
        <w:wordWrap/>
        <w:spacing w:line="360" w:lineRule="auto"/>
        <w:ind w:leftChars="0"/>
        <w:rPr>
          <w:rFonts w:ascii="Arial" w:eastAsia="굴림" w:hAnsi="Arial" w:cs="Arial"/>
          <w:sz w:val="22"/>
        </w:rPr>
      </w:pPr>
      <w:r w:rsidRPr="00795949">
        <w:rPr>
          <w:rFonts w:ascii="Arial" w:eastAsia="굴림" w:hAnsi="Arial" w:cs="Arial"/>
          <w:sz w:val="22"/>
        </w:rPr>
        <w:t>About 50 MW</w:t>
      </w:r>
    </w:p>
    <w:p w14:paraId="6C21BB68" w14:textId="77777777" w:rsidR="005D5299" w:rsidRPr="00795949" w:rsidRDefault="007F65EF"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 MW</w:t>
      </w:r>
    </w:p>
    <w:p w14:paraId="651F7F70" w14:textId="77777777" w:rsidR="005D5299" w:rsidRPr="00795949" w:rsidRDefault="005D5299" w:rsidP="002E1ADE">
      <w:pPr>
        <w:wordWrap/>
        <w:spacing w:line="360" w:lineRule="auto"/>
        <w:rPr>
          <w:rFonts w:ascii="Arial" w:eastAsia="굴림" w:hAnsi="Arial" w:cs="Arial"/>
          <w:sz w:val="22"/>
        </w:rPr>
      </w:pPr>
    </w:p>
    <w:p w14:paraId="0468D2DE" w14:textId="286C56FA" w:rsidR="005D5299" w:rsidRPr="00795949" w:rsidRDefault="00791319" w:rsidP="002E1ADE">
      <w:pPr>
        <w:spacing w:line="360" w:lineRule="auto"/>
        <w:rPr>
          <w:rFonts w:ascii="Arial" w:hAnsi="Arial" w:cs="Arial"/>
          <w:sz w:val="22"/>
        </w:rPr>
      </w:pPr>
      <w:r w:rsidRPr="00795949">
        <w:rPr>
          <w:rFonts w:ascii="Arial" w:eastAsia="굴림" w:hAnsi="Arial" w:cs="Arial"/>
          <w:sz w:val="22"/>
        </w:rPr>
        <w:lastRenderedPageBreak/>
        <w:t>Bb158</w:t>
      </w:r>
      <w:r w:rsidR="005D5299" w:rsidRPr="00795949">
        <w:rPr>
          <w:rFonts w:ascii="Arial" w:eastAsia="굴림" w:hAnsi="Arial" w:cs="Arial"/>
          <w:sz w:val="22"/>
        </w:rPr>
        <w:t>. Did it amount to less than, about equal to or more than 100 MW (10,000 Korean won)</w:t>
      </w:r>
      <w:r w:rsidR="00BE6CB7" w:rsidRPr="00795949">
        <w:rPr>
          <w:rFonts w:ascii="Arial" w:eastAsia="굴림" w:hAnsi="Arial" w:cs="Arial"/>
          <w:sz w:val="22"/>
        </w:rPr>
        <w:t xml:space="preserve"> in the last calendar year (</w:t>
      </w:r>
      <w:del w:id="661" w:author="Keis" w:date="2024-09-06T10:18:00Z">
        <w:r w:rsidR="002D44B3" w:rsidRPr="002E0E56" w:rsidDel="009F27DD">
          <w:rPr>
            <w:rFonts w:ascii="Arial" w:eastAsia="굴림" w:hAnsi="Arial" w:cs="Arial" w:hint="eastAsia"/>
            <w:color w:val="FF0000"/>
            <w:sz w:val="22"/>
          </w:rPr>
          <w:delText>2019</w:delText>
        </w:r>
      </w:del>
      <w:ins w:id="662" w:author="Keis" w:date="2024-09-06T10:18:00Z">
        <w:r w:rsidR="009F27DD" w:rsidRPr="009F27DD">
          <w:rPr>
            <w:rFonts w:ascii="Arial" w:eastAsia="굴림" w:hAnsi="Arial" w:cs="Arial" w:hint="eastAsia"/>
            <w:color w:val="00B050"/>
            <w:sz w:val="22"/>
          </w:rPr>
          <w:t>2021</w:t>
        </w:r>
      </w:ins>
      <w:r w:rsidR="00BE6CB7" w:rsidRPr="00795949">
        <w:rPr>
          <w:rFonts w:ascii="Arial" w:eastAsia="굴림" w:hAnsi="Arial" w:cs="Arial"/>
          <w:sz w:val="22"/>
        </w:rPr>
        <w:t>)</w:t>
      </w:r>
      <w:r w:rsidR="005D5299" w:rsidRPr="00795949">
        <w:rPr>
          <w:rFonts w:ascii="Arial" w:eastAsia="굴림" w:hAnsi="Arial" w:cs="Arial"/>
          <w:sz w:val="22"/>
        </w:rPr>
        <w:t>?</w:t>
      </w:r>
    </w:p>
    <w:p w14:paraId="446E46B2" w14:textId="77777777" w:rsidR="005D5299" w:rsidRPr="00795949" w:rsidRDefault="005D5299" w:rsidP="002D0E30">
      <w:pPr>
        <w:pStyle w:val="a6"/>
        <w:numPr>
          <w:ilvl w:val="0"/>
          <w:numId w:val="220"/>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559AEF68" w14:textId="77777777" w:rsidR="005D5299" w:rsidRPr="00795949" w:rsidRDefault="005D5299" w:rsidP="00F14BA4">
      <w:pPr>
        <w:pStyle w:val="a6"/>
        <w:numPr>
          <w:ilvl w:val="0"/>
          <w:numId w:val="1085"/>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33DF5355" w14:textId="77777777" w:rsidR="005D5299" w:rsidRPr="00795949" w:rsidRDefault="007F65EF"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198CA299" w14:textId="77777777" w:rsidR="005D5299" w:rsidRPr="00795949" w:rsidRDefault="005D5299" w:rsidP="002E1ADE">
      <w:pPr>
        <w:wordWrap/>
        <w:spacing w:line="360" w:lineRule="auto"/>
        <w:rPr>
          <w:rFonts w:ascii="Arial" w:eastAsia="굴림" w:hAnsi="Arial" w:cs="Arial"/>
          <w:sz w:val="22"/>
        </w:rPr>
      </w:pPr>
    </w:p>
    <w:p w14:paraId="43467C55" w14:textId="5F518C7C" w:rsidR="005D5299" w:rsidRPr="00795949" w:rsidRDefault="00791319" w:rsidP="002E1ADE">
      <w:pPr>
        <w:spacing w:line="360" w:lineRule="auto"/>
        <w:rPr>
          <w:rFonts w:ascii="Arial" w:hAnsi="Arial" w:cs="Arial"/>
          <w:sz w:val="22"/>
        </w:rPr>
      </w:pPr>
      <w:r w:rsidRPr="00795949">
        <w:rPr>
          <w:rFonts w:ascii="Arial" w:eastAsia="굴림" w:hAnsi="Arial" w:cs="Arial"/>
          <w:sz w:val="22"/>
        </w:rPr>
        <w:t>Bb159</w:t>
      </w:r>
      <w:r w:rsidR="005D5299" w:rsidRPr="00795949">
        <w:rPr>
          <w:rFonts w:ascii="Arial" w:eastAsia="굴림" w:hAnsi="Arial" w:cs="Arial"/>
          <w:sz w:val="22"/>
        </w:rPr>
        <w:t>. Did it amount to less than, about equal to or more than 200 MW (10,000 Korean won)</w:t>
      </w:r>
      <w:r w:rsidR="00BE6CB7" w:rsidRPr="00795949">
        <w:rPr>
          <w:rFonts w:ascii="Arial" w:eastAsia="굴림" w:hAnsi="Arial" w:cs="Arial"/>
          <w:sz w:val="22"/>
        </w:rPr>
        <w:t xml:space="preserve"> in the last calendar year (</w:t>
      </w:r>
      <w:del w:id="663" w:author="Keis" w:date="2024-09-06T10:18:00Z">
        <w:r w:rsidR="002D44B3" w:rsidRPr="002E0E56" w:rsidDel="009F27DD">
          <w:rPr>
            <w:rFonts w:ascii="Arial" w:eastAsia="굴림" w:hAnsi="Arial" w:cs="Arial" w:hint="eastAsia"/>
            <w:color w:val="FF0000"/>
            <w:sz w:val="22"/>
          </w:rPr>
          <w:delText>2019</w:delText>
        </w:r>
      </w:del>
      <w:ins w:id="664" w:author="Keis" w:date="2024-09-06T10:18:00Z">
        <w:r w:rsidR="009F27DD" w:rsidRPr="009F27DD">
          <w:rPr>
            <w:rFonts w:ascii="Arial" w:eastAsia="굴림" w:hAnsi="Arial" w:cs="Arial" w:hint="eastAsia"/>
            <w:color w:val="00B050"/>
            <w:sz w:val="22"/>
          </w:rPr>
          <w:t>2021</w:t>
        </w:r>
      </w:ins>
      <w:r w:rsidR="00BE6CB7" w:rsidRPr="00795949">
        <w:rPr>
          <w:rFonts w:ascii="Arial" w:eastAsia="굴림" w:hAnsi="Arial" w:cs="Arial"/>
          <w:sz w:val="22"/>
        </w:rPr>
        <w:t>)</w:t>
      </w:r>
      <w:r w:rsidR="005D5299" w:rsidRPr="00795949">
        <w:rPr>
          <w:rFonts w:ascii="Arial" w:eastAsia="굴림" w:hAnsi="Arial" w:cs="Arial"/>
          <w:sz w:val="22"/>
        </w:rPr>
        <w:t>?</w:t>
      </w:r>
    </w:p>
    <w:p w14:paraId="021C9DED" w14:textId="77777777" w:rsidR="005D5299" w:rsidRPr="00795949" w:rsidRDefault="005D5299" w:rsidP="002D0E30">
      <w:pPr>
        <w:pStyle w:val="a6"/>
        <w:numPr>
          <w:ilvl w:val="0"/>
          <w:numId w:val="221"/>
        </w:numPr>
        <w:wordWrap/>
        <w:spacing w:line="360" w:lineRule="auto"/>
        <w:ind w:leftChars="0"/>
        <w:rPr>
          <w:rFonts w:ascii="Arial" w:eastAsia="굴림" w:hAnsi="Arial" w:cs="Arial"/>
          <w:sz w:val="22"/>
        </w:rPr>
      </w:pPr>
      <w:r w:rsidRPr="00795949">
        <w:rPr>
          <w:rFonts w:ascii="Arial" w:eastAsia="굴림" w:hAnsi="Arial" w:cs="Arial"/>
          <w:sz w:val="22"/>
        </w:rPr>
        <w:t>Less than 200 MW</w:t>
      </w:r>
    </w:p>
    <w:p w14:paraId="1EE346CB" w14:textId="77777777" w:rsidR="005D5299" w:rsidRPr="00795949" w:rsidRDefault="005D5299" w:rsidP="00F14BA4">
      <w:pPr>
        <w:pStyle w:val="a6"/>
        <w:numPr>
          <w:ilvl w:val="0"/>
          <w:numId w:val="1086"/>
        </w:numPr>
        <w:wordWrap/>
        <w:spacing w:line="360" w:lineRule="auto"/>
        <w:ind w:leftChars="0"/>
        <w:rPr>
          <w:rFonts w:ascii="Arial" w:eastAsia="굴림" w:hAnsi="Arial" w:cs="Arial"/>
          <w:sz w:val="22"/>
        </w:rPr>
      </w:pPr>
      <w:r w:rsidRPr="00795949">
        <w:rPr>
          <w:rFonts w:ascii="Arial" w:eastAsia="굴림" w:hAnsi="Arial" w:cs="Arial"/>
          <w:sz w:val="22"/>
        </w:rPr>
        <w:t>About 200 MW</w:t>
      </w:r>
    </w:p>
    <w:p w14:paraId="101FAE59" w14:textId="77777777" w:rsidR="005D5299" w:rsidRPr="00795949" w:rsidRDefault="007F65EF" w:rsidP="002E1ADE">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 MW</w:t>
      </w:r>
    </w:p>
    <w:p w14:paraId="2A703339" w14:textId="77777777" w:rsidR="00791319" w:rsidRPr="00795949" w:rsidRDefault="00791319" w:rsidP="00791319">
      <w:pPr>
        <w:wordWrap/>
        <w:spacing w:line="276" w:lineRule="auto"/>
        <w:rPr>
          <w:rFonts w:ascii="Arial" w:eastAsia="굴림" w:hAnsi="Arial" w:cs="Arial"/>
          <w:b/>
          <w:sz w:val="22"/>
        </w:rPr>
      </w:pPr>
    </w:p>
    <w:p w14:paraId="2D69CF99" w14:textId="77777777" w:rsidR="00791319" w:rsidRPr="00795949" w:rsidRDefault="00791319" w:rsidP="00791319">
      <w:pPr>
        <w:wordWrap/>
        <w:spacing w:line="276" w:lineRule="auto"/>
        <w:rPr>
          <w:rFonts w:ascii="Arial" w:eastAsia="굴림" w:hAnsi="Arial" w:cs="Arial"/>
          <w:b/>
          <w:sz w:val="22"/>
        </w:rPr>
      </w:pPr>
      <w:r w:rsidRPr="00795949">
        <w:rPr>
          <w:rFonts w:ascii="Arial" w:eastAsia="굴림" w:hAnsi="Arial" w:cs="Arial"/>
          <w:b/>
          <w:sz w:val="22"/>
        </w:rPr>
        <w:t>Logic</w:t>
      </w:r>
    </w:p>
    <w:p w14:paraId="4F4DFBC5" w14:textId="77777777" w:rsidR="00791319" w:rsidRPr="00795949" w:rsidRDefault="00791319" w:rsidP="00D12299">
      <w:pPr>
        <w:pStyle w:val="a6"/>
        <w:numPr>
          <w:ilvl w:val="0"/>
          <w:numId w:val="1213"/>
        </w:numPr>
        <w:wordWrap/>
        <w:spacing w:line="276" w:lineRule="auto"/>
        <w:ind w:leftChars="0"/>
        <w:rPr>
          <w:rFonts w:ascii="Arial" w:eastAsia="굴림" w:hAnsi="Arial" w:cs="Arial"/>
          <w:b/>
          <w:sz w:val="22"/>
        </w:rPr>
      </w:pPr>
      <w:r w:rsidRPr="00795949">
        <w:rPr>
          <w:rFonts w:ascii="Arial" w:eastAsia="굴림" w:hAnsi="Arial" w:cs="Arial"/>
          <w:b/>
          <w:sz w:val="22"/>
        </w:rPr>
        <w:t xml:space="preserve">If </w:t>
      </w:r>
      <w:r w:rsidRPr="00DC741E">
        <w:rPr>
          <w:rFonts w:ascii="Arial" w:eastAsia="굴림" w:hAnsi="Arial" w:cs="Arial"/>
          <w:b/>
          <w:sz w:val="22"/>
        </w:rPr>
        <w:t>Bb160</w:t>
      </w:r>
      <w:r w:rsidR="00FB3D5A" w:rsidRPr="00DC741E">
        <w:rPr>
          <w:rFonts w:ascii="Arial" w:eastAsia="굴림" w:hAnsi="Arial" w:cs="Arial"/>
          <w:b/>
          <w:sz w:val="22"/>
        </w:rPr>
        <w:t xml:space="preserve"> </w:t>
      </w:r>
      <w:r w:rsidR="002D44B3" w:rsidRPr="00DC741E">
        <w:rPr>
          <w:rFonts w:ascii="Arial" w:eastAsia="굴림" w:hAnsi="Arial" w:cs="Arial"/>
          <w:b/>
          <w:sz w:val="22"/>
          <w:rPrChange w:id="665" w:author="Keis" w:date="2024-09-06T17:26:00Z">
            <w:rPr>
              <w:rFonts w:ascii="Arial" w:eastAsia="굴림" w:hAnsi="Arial" w:cs="Arial"/>
              <w:b/>
              <w:color w:val="FF0000"/>
              <w:sz w:val="22"/>
            </w:rPr>
          </w:rPrChange>
        </w:rPr>
        <w:t>&lt;</w:t>
      </w:r>
      <w:r w:rsidR="00FB3D5A" w:rsidRPr="00DC741E">
        <w:rPr>
          <w:rFonts w:ascii="Arial" w:eastAsia="굴림" w:hAnsi="Arial" w:cs="Arial"/>
          <w:b/>
          <w:sz w:val="22"/>
          <w:rPrChange w:id="666" w:author="Keis" w:date="2024-09-06T17:26:00Z">
            <w:rPr>
              <w:rFonts w:ascii="Arial" w:eastAsia="굴림" w:hAnsi="Arial" w:cs="Arial"/>
              <w:b/>
              <w:color w:val="FF0000"/>
              <w:sz w:val="22"/>
            </w:rPr>
          </w:rPrChange>
        </w:rPr>
        <w:t>=</w:t>
      </w:r>
      <w:r w:rsidR="00EE2758" w:rsidRPr="00DC741E">
        <w:rPr>
          <w:rFonts w:ascii="Arial" w:eastAsia="굴림" w:hAnsi="Arial" w:cs="Arial"/>
          <w:b/>
          <w:sz w:val="22"/>
        </w:rPr>
        <w:t xml:space="preserve"> </w:t>
      </w:r>
      <w:r w:rsidRPr="00DC741E">
        <w:rPr>
          <w:rFonts w:ascii="Arial" w:eastAsia="굴림" w:hAnsi="Arial" w:cs="Arial"/>
          <w:b/>
          <w:sz w:val="22"/>
        </w:rPr>
        <w:t xml:space="preserve">(12 - </w:t>
      </w:r>
      <w:r w:rsidRPr="00795949">
        <w:rPr>
          <w:rFonts w:ascii="Arial" w:eastAsia="굴림" w:hAnsi="Arial" w:cs="Arial"/>
          <w:b/>
          <w:sz w:val="22"/>
        </w:rPr>
        <w:t>Bb015), do hard checking.</w:t>
      </w:r>
    </w:p>
    <w:p w14:paraId="7DC09093" w14:textId="77777777" w:rsidR="00BA461F" w:rsidRPr="00795949" w:rsidRDefault="00BA461F" w:rsidP="002E1ADE">
      <w:pPr>
        <w:wordWrap/>
        <w:spacing w:line="360" w:lineRule="auto"/>
        <w:rPr>
          <w:rFonts w:ascii="Arial" w:eastAsia="굴림" w:hAnsi="Arial" w:cs="Arial"/>
          <w:sz w:val="22"/>
        </w:rPr>
      </w:pPr>
    </w:p>
    <w:p w14:paraId="5F7759B3" w14:textId="56875ED1" w:rsidR="00B10AF8" w:rsidRPr="00795949" w:rsidRDefault="00791319" w:rsidP="00791319">
      <w:pPr>
        <w:wordWrap/>
        <w:spacing w:line="360" w:lineRule="auto"/>
        <w:rPr>
          <w:rFonts w:ascii="Arial" w:eastAsia="굴림" w:hAnsi="Arial" w:cs="Arial"/>
          <w:sz w:val="22"/>
        </w:rPr>
      </w:pPr>
      <w:r w:rsidRPr="00795949">
        <w:rPr>
          <w:rFonts w:ascii="Arial" w:eastAsia="굴림" w:hAnsi="Arial" w:cs="Arial"/>
          <w:sz w:val="22"/>
        </w:rPr>
        <w:t>Bb160</w:t>
      </w:r>
      <w:r w:rsidR="005D5299" w:rsidRPr="00795949">
        <w:rPr>
          <w:rFonts w:ascii="Arial" w:eastAsia="굴림" w:hAnsi="Arial" w:cs="Arial"/>
          <w:sz w:val="22"/>
        </w:rPr>
        <w:t xml:space="preserve">. </w:t>
      </w:r>
      <w:r w:rsidRPr="00795949">
        <w:rPr>
          <w:rFonts w:ascii="Arial" w:eastAsia="굴림" w:hAnsi="Arial" w:cs="Arial"/>
          <w:kern w:val="0"/>
          <w:sz w:val="22"/>
        </w:rPr>
        <w:t xml:space="preserve">[Not live together_ Offer of regular financial support] </w:t>
      </w:r>
      <w:r w:rsidRPr="00795949">
        <w:rPr>
          <w:rFonts w:ascii="Arial" w:eastAsia="굴림" w:hAnsi="Arial" w:cs="Arial"/>
          <w:sz w:val="22"/>
        </w:rPr>
        <w:t>How many</w:t>
      </w:r>
      <w:r w:rsidR="005D5299" w:rsidRPr="00795949">
        <w:rPr>
          <w:rFonts w:ascii="Arial" w:eastAsia="굴림" w:hAnsi="Arial" w:cs="Arial"/>
          <w:sz w:val="22"/>
        </w:rPr>
        <w:t xml:space="preserve"> month</w:t>
      </w:r>
      <w:r w:rsidRPr="00795949">
        <w:rPr>
          <w:rFonts w:ascii="Arial" w:eastAsia="굴림" w:hAnsi="Arial" w:cs="Arial"/>
          <w:sz w:val="22"/>
        </w:rPr>
        <w:t>(</w:t>
      </w:r>
      <w:r w:rsidR="005D5299" w:rsidRPr="00795949">
        <w:rPr>
          <w:rFonts w:ascii="Arial" w:eastAsia="굴림" w:hAnsi="Arial" w:cs="Arial"/>
          <w:sz w:val="22"/>
        </w:rPr>
        <w:t>s</w:t>
      </w:r>
      <w:r w:rsidRPr="00795949">
        <w:rPr>
          <w:rFonts w:ascii="Arial" w:eastAsia="굴림" w:hAnsi="Arial" w:cs="Arial"/>
          <w:sz w:val="22"/>
        </w:rPr>
        <w:t>)</w:t>
      </w:r>
      <w:r w:rsidR="005D5299" w:rsidRPr="00795949">
        <w:rPr>
          <w:rFonts w:ascii="Arial" w:eastAsia="굴림" w:hAnsi="Arial" w:cs="Arial"/>
          <w:sz w:val="22"/>
        </w:rPr>
        <w:t xml:space="preserve"> did you give regular </w:t>
      </w:r>
      <w:r w:rsidR="00D93B3E" w:rsidRPr="00795949">
        <w:rPr>
          <w:rFonts w:ascii="Arial" w:eastAsia="굴림" w:hAnsi="Arial" w:cs="Arial"/>
          <w:sz w:val="22"/>
        </w:rPr>
        <w:t xml:space="preserve">financial support </w:t>
      </w:r>
      <w:r w:rsidR="005D5299" w:rsidRPr="00795949">
        <w:rPr>
          <w:rFonts w:ascii="Arial" w:eastAsia="굴림" w:hAnsi="Arial" w:cs="Arial"/>
          <w:sz w:val="22"/>
        </w:rPr>
        <w:t xml:space="preserve">to your mother </w:t>
      </w:r>
      <w:r w:rsidR="00AB39C7" w:rsidRPr="00795949">
        <w:rPr>
          <w:rFonts w:ascii="Arial" w:eastAsia="굴림" w:hAnsi="Arial" w:cs="Arial"/>
          <w:sz w:val="22"/>
        </w:rPr>
        <w:t xml:space="preserve">in the last </w:t>
      </w:r>
      <w:r w:rsidR="005D5299" w:rsidRPr="00795949">
        <w:rPr>
          <w:rFonts w:ascii="Arial" w:eastAsia="굴림" w:hAnsi="Arial" w:cs="Arial"/>
          <w:sz w:val="22"/>
        </w:rPr>
        <w:t xml:space="preserve">calendar </w:t>
      </w:r>
      <w:r w:rsidR="0020531B" w:rsidRPr="00795949">
        <w:rPr>
          <w:rFonts w:ascii="Arial" w:eastAsia="굴림" w:hAnsi="Arial" w:cs="Arial"/>
          <w:sz w:val="22"/>
        </w:rPr>
        <w:t>year (</w:t>
      </w:r>
      <w:del w:id="667" w:author="Keis" w:date="2024-09-06T10:18:00Z">
        <w:r w:rsidR="002D44B3" w:rsidRPr="002E0E56" w:rsidDel="009F27DD">
          <w:rPr>
            <w:rFonts w:ascii="Arial" w:eastAsia="굴림" w:hAnsi="Arial" w:cs="Arial" w:hint="eastAsia"/>
            <w:color w:val="FF0000"/>
            <w:sz w:val="22"/>
          </w:rPr>
          <w:delText>2019</w:delText>
        </w:r>
      </w:del>
      <w:ins w:id="668" w:author="Keis" w:date="2024-09-06T10:18:00Z">
        <w:r w:rsidR="009F27DD" w:rsidRPr="009F27DD">
          <w:rPr>
            <w:rFonts w:ascii="Arial" w:eastAsia="굴림" w:hAnsi="Arial" w:cs="Arial" w:hint="eastAsia"/>
            <w:color w:val="00B050"/>
            <w:sz w:val="22"/>
          </w:rPr>
          <w:t>2021</w:t>
        </w:r>
      </w:ins>
      <w:r w:rsidR="0020531B" w:rsidRPr="00795949">
        <w:rPr>
          <w:rFonts w:ascii="Arial" w:eastAsia="굴림" w:hAnsi="Arial" w:cs="Arial"/>
          <w:sz w:val="22"/>
        </w:rPr>
        <w:t>)</w:t>
      </w:r>
      <w:r w:rsidR="005D5299" w:rsidRPr="00795949">
        <w:rPr>
          <w:rFonts w:ascii="Arial" w:eastAsia="굴림" w:hAnsi="Arial" w:cs="Arial"/>
          <w:sz w:val="22"/>
        </w:rPr>
        <w:t>?</w:t>
      </w:r>
      <w:r w:rsidR="007F0904" w:rsidRPr="00795949">
        <w:rPr>
          <w:rFonts w:ascii="Arial" w:eastAsia="굴림" w:hAnsi="Arial" w:cs="Arial"/>
          <w:sz w:val="22"/>
        </w:rPr>
        <w:t xml:space="preserve"> </w:t>
      </w:r>
      <w:r w:rsidR="00990094" w:rsidRPr="00795949">
        <w:rPr>
          <w:rFonts w:ascii="Arial" w:eastAsia="굴림" w:hAnsi="Arial" w:cs="Arial"/>
          <w:kern w:val="0"/>
          <w:sz w:val="22"/>
        </w:rPr>
        <w:t>(unit: month)</w:t>
      </w:r>
    </w:p>
    <w:p w14:paraId="00B92370" w14:textId="224D55BD" w:rsidR="00990094" w:rsidRPr="00795949" w:rsidRDefault="00990094" w:rsidP="00791319">
      <w:pPr>
        <w:wordWrap/>
        <w:spacing w:line="360" w:lineRule="auto"/>
        <w:rPr>
          <w:rFonts w:ascii="Arial" w:eastAsia="굴림" w:hAnsi="Arial" w:cs="Arial"/>
          <w:sz w:val="22"/>
        </w:rPr>
      </w:pPr>
      <w:r w:rsidRPr="00795949">
        <w:rPr>
          <w:rFonts w:ascii="Arial" w:eastAsia="굴림" w:hAnsi="Arial" w:cs="Arial"/>
          <w:kern w:val="0"/>
          <w:sz w:val="22"/>
        </w:rPr>
        <w:t xml:space="preserve">[IWER: If you alternated between co-residing and not co-residing in </w:t>
      </w:r>
      <w:del w:id="669" w:author="Keis" w:date="2024-09-06T10:18:00Z">
        <w:r w:rsidR="002D44B3" w:rsidRPr="002E0E56" w:rsidDel="009F27DD">
          <w:rPr>
            <w:rFonts w:ascii="Arial" w:eastAsia="굴림" w:hAnsi="Arial" w:cs="Arial" w:hint="eastAsia"/>
            <w:color w:val="FF0000"/>
            <w:kern w:val="0"/>
            <w:sz w:val="22"/>
          </w:rPr>
          <w:delText>2019</w:delText>
        </w:r>
      </w:del>
      <w:ins w:id="670" w:author="Keis" w:date="2024-09-06T10:18:00Z">
        <w:r w:rsidR="009F27DD" w:rsidRPr="009F27DD">
          <w:rPr>
            <w:rFonts w:ascii="Arial" w:eastAsia="굴림" w:hAnsi="Arial" w:cs="Arial" w:hint="eastAsia"/>
            <w:color w:val="00B050"/>
            <w:kern w:val="0"/>
            <w:sz w:val="22"/>
          </w:rPr>
          <w:t>2021</w:t>
        </w:r>
      </w:ins>
      <w:r w:rsidRPr="00795949">
        <w:rPr>
          <w:rFonts w:ascii="Arial" w:eastAsia="굴림" w:hAnsi="Arial" w:cs="Arial"/>
          <w:kern w:val="0"/>
          <w:sz w:val="22"/>
        </w:rPr>
        <w:t>, please consider only the financial support you gave while you did not live together]</w:t>
      </w:r>
    </w:p>
    <w:p w14:paraId="59913962" w14:textId="77777777" w:rsidR="00791319" w:rsidRPr="00795949" w:rsidRDefault="00791319" w:rsidP="00791319">
      <w:pPr>
        <w:wordWrap/>
        <w:spacing w:line="360" w:lineRule="auto"/>
        <w:rPr>
          <w:rFonts w:ascii="Arial" w:eastAsia="굴림" w:hAnsi="Arial" w:cs="Arial"/>
          <w:sz w:val="22"/>
        </w:rPr>
      </w:pPr>
      <w:r w:rsidRPr="00795949">
        <w:rPr>
          <w:rFonts w:ascii="Arial" w:eastAsia="굴림" w:hAnsi="Arial" w:cs="Arial"/>
          <w:kern w:val="0"/>
          <w:sz w:val="22"/>
        </w:rPr>
        <w:tab/>
        <w:t>_______________________________ months [Range:0~12]</w:t>
      </w:r>
    </w:p>
    <w:p w14:paraId="33533933" w14:textId="77777777" w:rsidR="005D5299" w:rsidRPr="00795949" w:rsidRDefault="005D5299" w:rsidP="005D5299">
      <w:pPr>
        <w:wordWrap/>
        <w:spacing w:line="360" w:lineRule="auto"/>
        <w:rPr>
          <w:rFonts w:ascii="Arial" w:eastAsia="굴림" w:hAnsi="Arial" w:cs="Arial"/>
          <w:sz w:val="22"/>
        </w:rPr>
      </w:pPr>
    </w:p>
    <w:p w14:paraId="1AC61B3E" w14:textId="0BDEF706" w:rsidR="00990094" w:rsidRPr="00795949" w:rsidRDefault="00791319" w:rsidP="00990094">
      <w:pPr>
        <w:widowControl/>
        <w:wordWrap/>
        <w:autoSpaceDE/>
        <w:spacing w:line="360" w:lineRule="auto"/>
        <w:jc w:val="left"/>
        <w:rPr>
          <w:rFonts w:ascii="Arial" w:eastAsia="굴림" w:hAnsi="Arial" w:cs="Arial"/>
          <w:sz w:val="22"/>
        </w:rPr>
      </w:pPr>
      <w:r w:rsidRPr="00795949">
        <w:rPr>
          <w:rFonts w:ascii="Arial" w:eastAsia="굴림" w:hAnsi="Arial" w:cs="Arial"/>
          <w:sz w:val="22"/>
        </w:rPr>
        <w:t>Bb161</w:t>
      </w:r>
      <w:r w:rsidR="005D5299" w:rsidRPr="00795949">
        <w:rPr>
          <w:rFonts w:ascii="Arial" w:eastAsia="굴림" w:hAnsi="Arial" w:cs="Arial"/>
          <w:sz w:val="22"/>
        </w:rPr>
        <w:t xml:space="preserve">. </w:t>
      </w:r>
      <w:r w:rsidRPr="00795949">
        <w:rPr>
          <w:rFonts w:ascii="Arial" w:eastAsia="굴림" w:hAnsi="Arial" w:cs="Arial"/>
          <w:kern w:val="0"/>
          <w:sz w:val="22"/>
        </w:rPr>
        <w:t>[Not live together_ Offer of occasional financial support]</w:t>
      </w:r>
      <w:r w:rsidRPr="00795949">
        <w:rPr>
          <w:rFonts w:ascii="Arial" w:eastAsia="굴림" w:hAnsi="Arial" w:cs="Arial"/>
          <w:kern w:val="0"/>
          <w:sz w:val="24"/>
          <w:szCs w:val="24"/>
        </w:rPr>
        <w:t xml:space="preserve"> </w:t>
      </w:r>
      <w:r w:rsidR="00990094" w:rsidRPr="00795949">
        <w:rPr>
          <w:rFonts w:ascii="Arial" w:eastAsia="굴림" w:hAnsi="Arial" w:cs="Arial"/>
          <w:sz w:val="22"/>
        </w:rPr>
        <w:t>In the last calendar year (</w:t>
      </w:r>
      <w:del w:id="671" w:author="Keis" w:date="2024-09-06T10:18:00Z">
        <w:r w:rsidR="002D44B3" w:rsidRPr="002E0E56" w:rsidDel="009F27DD">
          <w:rPr>
            <w:rFonts w:ascii="Arial" w:eastAsia="굴림" w:hAnsi="Arial" w:cs="Arial" w:hint="eastAsia"/>
            <w:color w:val="FF0000"/>
            <w:sz w:val="22"/>
          </w:rPr>
          <w:delText>2019</w:delText>
        </w:r>
      </w:del>
      <w:ins w:id="672" w:author="Keis" w:date="2024-09-06T10:18:00Z">
        <w:r w:rsidR="009F27DD" w:rsidRPr="009F27DD">
          <w:rPr>
            <w:rFonts w:ascii="Arial" w:eastAsia="굴림" w:hAnsi="Arial" w:cs="Arial" w:hint="eastAsia"/>
            <w:color w:val="00B050"/>
            <w:sz w:val="22"/>
          </w:rPr>
          <w:t>2021</w:t>
        </w:r>
      </w:ins>
      <w:r w:rsidR="00990094" w:rsidRPr="00795949">
        <w:rPr>
          <w:rFonts w:ascii="Arial" w:eastAsia="굴림" w:hAnsi="Arial" w:cs="Arial"/>
          <w:sz w:val="22"/>
        </w:rPr>
        <w:t>), while living separately did you give to your mother any occasional financial support such as pocket money, living expenses or medical expenses?</w:t>
      </w:r>
    </w:p>
    <w:p w14:paraId="3D0FD877" w14:textId="77777777" w:rsidR="00990094" w:rsidRPr="00DC741E" w:rsidRDefault="00990094" w:rsidP="00D12299">
      <w:pPr>
        <w:pStyle w:val="a6"/>
        <w:numPr>
          <w:ilvl w:val="0"/>
          <w:numId w:val="1260"/>
        </w:numPr>
        <w:tabs>
          <w:tab w:val="left" w:pos="4918"/>
        </w:tabs>
        <w:wordWrap/>
        <w:spacing w:line="360" w:lineRule="auto"/>
        <w:ind w:leftChars="0"/>
        <w:rPr>
          <w:rFonts w:ascii="Arial" w:eastAsia="굴림" w:hAnsi="Arial" w:cs="Arial"/>
          <w:kern w:val="0"/>
          <w:sz w:val="22"/>
        </w:rPr>
      </w:pPr>
      <w:r w:rsidRPr="00DC741E">
        <w:rPr>
          <w:rFonts w:ascii="Arial" w:eastAsia="굴림" w:hAnsi="Arial" w:cs="Arial"/>
          <w:sz w:val="22"/>
        </w:rPr>
        <w:t xml:space="preserve">Yes </w:t>
      </w:r>
      <w:r w:rsidRPr="00DC741E">
        <w:rPr>
          <w:rFonts w:ascii="Arial" w:eastAsia="굴림" w:hAnsi="Arial" w:cs="Arial" w:hint="eastAsia"/>
          <w:sz w:val="22"/>
        </w:rPr>
        <w:t>→</w:t>
      </w:r>
      <w:r w:rsidRPr="00DC741E">
        <w:rPr>
          <w:rFonts w:ascii="Arial" w:eastAsia="굴림" w:hAnsi="Arial" w:cs="Arial" w:hint="eastAsia"/>
          <w:sz w:val="22"/>
        </w:rPr>
        <w:t>Go</w:t>
      </w:r>
      <w:r w:rsidRPr="00DC741E">
        <w:rPr>
          <w:rFonts w:ascii="Arial" w:eastAsia="굴림" w:hAnsi="Arial" w:cs="Arial"/>
          <w:sz w:val="22"/>
        </w:rPr>
        <w:t xml:space="preserve"> to Bb162</w:t>
      </w:r>
      <w:r w:rsidRPr="00DC741E">
        <w:rPr>
          <w:rFonts w:ascii="Arial" w:eastAsia="굴림" w:hAnsi="Arial" w:cs="Arial"/>
          <w:sz w:val="22"/>
        </w:rPr>
        <w:tab/>
      </w:r>
      <w:r w:rsidRPr="00DC741E">
        <w:rPr>
          <w:rFonts w:ascii="Arial" w:eastAsia="굴림" w:hAnsi="Arial" w:cs="Arial"/>
          <w:sz w:val="22"/>
        </w:rPr>
        <w:tab/>
      </w:r>
      <w:r w:rsidRPr="00DC741E">
        <w:rPr>
          <w:rFonts w:ascii="굴림" w:eastAsia="굴림" w:hAnsi="굴림" w:cs="굴림" w:hint="eastAsia"/>
          <w:sz w:val="22"/>
        </w:rPr>
        <w:t>⑤</w:t>
      </w:r>
      <w:r w:rsidRPr="00DC741E">
        <w:rPr>
          <w:rFonts w:ascii="Arial" w:eastAsia="굴림" w:hAnsi="Arial" w:cs="Arial"/>
          <w:sz w:val="22"/>
        </w:rPr>
        <w:t xml:space="preserve"> No </w:t>
      </w:r>
      <w:r w:rsidRPr="00DC741E">
        <w:rPr>
          <w:rFonts w:ascii="Arial" w:eastAsia="굴림" w:hAnsi="Arial" w:cs="Arial" w:hint="eastAsia"/>
          <w:kern w:val="0"/>
          <w:sz w:val="22"/>
        </w:rPr>
        <w:t>→</w:t>
      </w:r>
      <w:r w:rsidRPr="00DC741E">
        <w:rPr>
          <w:rFonts w:ascii="Arial" w:eastAsia="굴림" w:hAnsi="Arial" w:cs="Arial" w:hint="eastAsia"/>
          <w:kern w:val="0"/>
          <w:sz w:val="22"/>
        </w:rPr>
        <w:t>Go</w:t>
      </w:r>
      <w:r w:rsidRPr="00DC741E">
        <w:rPr>
          <w:rFonts w:ascii="Arial" w:eastAsia="굴림" w:hAnsi="Arial" w:cs="Arial"/>
          <w:kern w:val="0"/>
          <w:sz w:val="22"/>
        </w:rPr>
        <w:t xml:space="preserve"> to Bb168</w:t>
      </w:r>
      <w:r w:rsidRPr="00DC741E">
        <w:rPr>
          <w:rFonts w:ascii="Arial" w:eastAsia="굴림" w:hAnsi="Arial" w:cs="Arial"/>
          <w:kern w:val="0"/>
          <w:sz w:val="22"/>
        </w:rPr>
        <w:tab/>
      </w:r>
      <w:r w:rsidRPr="00DC741E">
        <w:rPr>
          <w:rFonts w:ascii="Arial" w:eastAsia="굴림" w:hAnsi="Arial" w:cs="Arial"/>
          <w:kern w:val="0"/>
          <w:sz w:val="22"/>
        </w:rPr>
        <w:tab/>
      </w:r>
      <w:r w:rsidRPr="00DC741E">
        <w:rPr>
          <w:rFonts w:ascii="Arial" w:eastAsia="굴림" w:hAnsi="Arial" w:cs="Arial"/>
          <w:kern w:val="0"/>
          <w:sz w:val="22"/>
        </w:rPr>
        <w:tab/>
      </w:r>
    </w:p>
    <w:p w14:paraId="23F016E3" w14:textId="77777777" w:rsidR="00990094" w:rsidRPr="00DC741E" w:rsidRDefault="00990094" w:rsidP="00B3363F">
      <w:pPr>
        <w:wordWrap/>
        <w:spacing w:line="360" w:lineRule="auto"/>
        <w:rPr>
          <w:rFonts w:ascii="Arial" w:eastAsia="굴림" w:hAnsi="Arial" w:cs="Arial"/>
          <w:kern w:val="0"/>
          <w:sz w:val="24"/>
          <w:szCs w:val="24"/>
        </w:rPr>
      </w:pPr>
    </w:p>
    <w:p w14:paraId="4CAACB25" w14:textId="03B75FF9" w:rsidR="00B3363F" w:rsidRPr="00795949" w:rsidRDefault="00791319" w:rsidP="00B3363F">
      <w:pPr>
        <w:wordWrap/>
        <w:spacing w:line="360" w:lineRule="auto"/>
        <w:rPr>
          <w:rFonts w:ascii="Arial" w:eastAsia="굴림" w:hAnsi="Arial" w:cs="Arial"/>
          <w:sz w:val="22"/>
        </w:rPr>
      </w:pPr>
      <w:r w:rsidRPr="00DC741E">
        <w:rPr>
          <w:rFonts w:ascii="Arial" w:eastAsia="굴림" w:hAnsi="Arial" w:cs="Arial"/>
          <w:sz w:val="22"/>
        </w:rPr>
        <w:t xml:space="preserve">Bb162. </w:t>
      </w:r>
      <w:r w:rsidR="002D44B3" w:rsidRPr="00DC741E">
        <w:rPr>
          <w:rFonts w:ascii="Arial" w:eastAsia="굴림" w:hAnsi="Arial" w:cs="Arial"/>
          <w:kern w:val="0"/>
          <w:sz w:val="22"/>
          <w:rPrChange w:id="673" w:author="Keis" w:date="2024-09-06T17:26:00Z">
            <w:rPr>
              <w:rFonts w:ascii="Arial" w:eastAsia="굴림" w:hAnsi="Arial" w:cs="Arial"/>
              <w:color w:val="FF0000"/>
              <w:kern w:val="0"/>
              <w:sz w:val="22"/>
            </w:rPr>
          </w:rPrChange>
        </w:rPr>
        <w:t xml:space="preserve">[Not live together_ Offer of occasional financial support] </w:t>
      </w:r>
      <w:r w:rsidR="00F40FA7" w:rsidRPr="00795949">
        <w:rPr>
          <w:rFonts w:ascii="Arial" w:eastAsia="굴림" w:hAnsi="Arial" w:cs="Arial"/>
          <w:sz w:val="22"/>
        </w:rPr>
        <w:t>W</w:t>
      </w:r>
      <w:r w:rsidR="005D5299" w:rsidRPr="00795949">
        <w:rPr>
          <w:rFonts w:ascii="Arial" w:eastAsia="굴림" w:hAnsi="Arial" w:cs="Arial"/>
          <w:sz w:val="22"/>
        </w:rPr>
        <w:t xml:space="preserve">hat was the total amount of occasional </w:t>
      </w:r>
      <w:r w:rsidR="00D93B3E" w:rsidRPr="00795949">
        <w:rPr>
          <w:rFonts w:ascii="Arial" w:eastAsia="굴림" w:hAnsi="Arial" w:cs="Arial"/>
          <w:sz w:val="22"/>
        </w:rPr>
        <w:t xml:space="preserve">financial support </w:t>
      </w:r>
      <w:r w:rsidR="008B51B9" w:rsidRPr="00795949">
        <w:rPr>
          <w:rFonts w:ascii="Arial" w:eastAsia="굴림" w:hAnsi="Arial" w:cs="Arial"/>
          <w:sz w:val="22"/>
        </w:rPr>
        <w:t xml:space="preserve">you gave </w:t>
      </w:r>
      <w:r w:rsidR="005D5299" w:rsidRPr="00795949">
        <w:rPr>
          <w:rFonts w:ascii="Arial" w:eastAsia="굴림" w:hAnsi="Arial" w:cs="Arial"/>
          <w:sz w:val="22"/>
        </w:rPr>
        <w:t>to your mother</w:t>
      </w:r>
      <w:r w:rsidR="00F40FA7" w:rsidRPr="00795949">
        <w:rPr>
          <w:rFonts w:ascii="Arial" w:eastAsia="굴림" w:hAnsi="Arial" w:cs="Arial"/>
          <w:sz w:val="22"/>
        </w:rPr>
        <w:t xml:space="preserve"> in the last calendar year (</w:t>
      </w:r>
      <w:del w:id="674" w:author="Keis" w:date="2024-09-06T10:18:00Z">
        <w:r w:rsidR="002D44B3" w:rsidRPr="008211A5" w:rsidDel="009F27DD">
          <w:rPr>
            <w:rFonts w:ascii="Arial" w:eastAsia="굴림" w:hAnsi="Arial" w:cs="Arial" w:hint="eastAsia"/>
            <w:color w:val="FF0000"/>
            <w:sz w:val="22"/>
          </w:rPr>
          <w:delText>2019</w:delText>
        </w:r>
      </w:del>
      <w:ins w:id="675" w:author="Keis" w:date="2024-09-06T10:18:00Z">
        <w:r w:rsidR="009F27DD" w:rsidRPr="009F27DD">
          <w:rPr>
            <w:rFonts w:ascii="Arial" w:eastAsia="굴림" w:hAnsi="Arial" w:cs="Arial" w:hint="eastAsia"/>
            <w:color w:val="00B050"/>
            <w:sz w:val="22"/>
          </w:rPr>
          <w:t>2021</w:t>
        </w:r>
      </w:ins>
      <w:r w:rsidR="00F40FA7" w:rsidRPr="00795949">
        <w:rPr>
          <w:rFonts w:ascii="Arial" w:eastAsia="굴림" w:hAnsi="Arial" w:cs="Arial"/>
          <w:sz w:val="22"/>
        </w:rPr>
        <w:t>)</w:t>
      </w:r>
      <w:r w:rsidR="005D5299" w:rsidRPr="00795949">
        <w:rPr>
          <w:rFonts w:ascii="Arial" w:eastAsia="굴림" w:hAnsi="Arial" w:cs="Arial"/>
          <w:sz w:val="22"/>
        </w:rPr>
        <w:t xml:space="preserve">? </w:t>
      </w:r>
    </w:p>
    <w:p w14:paraId="4F402B9F" w14:textId="77777777" w:rsidR="00651573" w:rsidRPr="00795949" w:rsidRDefault="00651573" w:rsidP="00651573">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6BD66327" w14:textId="77777777" w:rsidR="00B3363F" w:rsidRPr="00795949" w:rsidRDefault="00651573" w:rsidP="00B3363F">
      <w:pPr>
        <w:wordWrap/>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________MW [Range: 0 ~ 9997] → B</w:t>
      </w:r>
      <w:r w:rsidR="007A5F52" w:rsidRPr="00795949">
        <w:rPr>
          <w:rFonts w:ascii="Arial" w:eastAsia="굴림" w:hAnsi="Arial" w:cs="Arial"/>
          <w:kern w:val="0"/>
          <w:sz w:val="22"/>
        </w:rPr>
        <w:t>b1</w:t>
      </w:r>
      <w:r w:rsidR="00791319" w:rsidRPr="00795949">
        <w:rPr>
          <w:rFonts w:ascii="Arial" w:eastAsia="굴림" w:hAnsi="Arial" w:cs="Arial"/>
          <w:kern w:val="0"/>
          <w:sz w:val="22"/>
        </w:rPr>
        <w:t>68</w:t>
      </w:r>
    </w:p>
    <w:p w14:paraId="1AA6BAB1" w14:textId="77777777" w:rsidR="005D5299" w:rsidRPr="00795949" w:rsidRDefault="00B3363F" w:rsidP="005D5299">
      <w:pPr>
        <w:wordWrap/>
        <w:spacing w:line="360" w:lineRule="auto"/>
        <w:rPr>
          <w:rFonts w:ascii="Arial" w:eastAsia="굴림" w:hAnsi="Arial" w:cs="Arial"/>
          <w:sz w:val="22"/>
        </w:rPr>
      </w:pPr>
      <w:r w:rsidRPr="00795949">
        <w:rPr>
          <w:rFonts w:ascii="Arial" w:eastAsia="굴림" w:hAnsi="Arial" w:cs="Arial"/>
          <w:sz w:val="22"/>
        </w:rPr>
        <w:tab/>
      </w:r>
      <w:r w:rsidR="005D5299" w:rsidRPr="00795949">
        <w:rPr>
          <w:rFonts w:ascii="Arial" w:eastAsia="굴림" w:hAnsi="Arial" w:cs="Arial"/>
          <w:sz w:val="22"/>
        </w:rPr>
        <w:t>Don’t know →</w:t>
      </w:r>
      <w:r w:rsidR="0020531B" w:rsidRPr="00795949">
        <w:rPr>
          <w:rFonts w:ascii="Arial" w:eastAsia="굴림" w:hAnsi="Arial" w:cs="Arial"/>
          <w:sz w:val="22"/>
        </w:rPr>
        <w:t xml:space="preserve"> Go to</w:t>
      </w:r>
      <w:r w:rsidR="00791319" w:rsidRPr="00795949">
        <w:rPr>
          <w:rFonts w:ascii="Arial" w:eastAsia="굴림" w:hAnsi="Arial" w:cs="Arial"/>
          <w:sz w:val="22"/>
        </w:rPr>
        <w:t xml:space="preserve"> Bb163~Bb167</w:t>
      </w:r>
      <w:r w:rsidR="005D5299" w:rsidRPr="00795949">
        <w:rPr>
          <w:rFonts w:ascii="Arial" w:eastAsia="굴림" w:hAnsi="Arial" w:cs="Arial"/>
          <w:sz w:val="22"/>
        </w:rPr>
        <w:t xml:space="preserve"> unfolding</w:t>
      </w:r>
    </w:p>
    <w:p w14:paraId="0954E4F5" w14:textId="77777777" w:rsidR="005D5299" w:rsidRPr="00795949" w:rsidRDefault="005D5299" w:rsidP="00B3363F">
      <w:pPr>
        <w:wordWrap/>
        <w:spacing w:line="360" w:lineRule="auto"/>
        <w:ind w:firstLine="800"/>
        <w:rPr>
          <w:rFonts w:ascii="Arial" w:eastAsia="굴림" w:hAnsi="Arial" w:cs="Arial"/>
          <w:sz w:val="22"/>
        </w:rPr>
      </w:pPr>
      <w:r w:rsidRPr="00795949">
        <w:rPr>
          <w:rFonts w:ascii="Arial" w:eastAsia="굴림" w:hAnsi="Arial" w:cs="Arial"/>
          <w:sz w:val="22"/>
        </w:rPr>
        <w:t>Refuse to answer →</w:t>
      </w:r>
      <w:r w:rsidR="0020531B" w:rsidRPr="00795949">
        <w:rPr>
          <w:rFonts w:ascii="Arial" w:eastAsia="굴림" w:hAnsi="Arial" w:cs="Arial"/>
          <w:sz w:val="22"/>
        </w:rPr>
        <w:t xml:space="preserve"> Go to</w:t>
      </w:r>
      <w:r w:rsidR="00791319" w:rsidRPr="00795949">
        <w:rPr>
          <w:rFonts w:ascii="Arial" w:eastAsia="굴림" w:hAnsi="Arial" w:cs="Arial"/>
          <w:sz w:val="22"/>
        </w:rPr>
        <w:t xml:space="preserve"> Bb163~Bb167</w:t>
      </w:r>
      <w:r w:rsidRPr="00795949">
        <w:rPr>
          <w:rFonts w:ascii="Arial" w:eastAsia="굴림" w:hAnsi="Arial" w:cs="Arial"/>
          <w:sz w:val="22"/>
        </w:rPr>
        <w:t xml:space="preserve"> unfolding</w:t>
      </w:r>
    </w:p>
    <w:p w14:paraId="18E03784" w14:textId="77777777" w:rsidR="005D5299" w:rsidRPr="00795949" w:rsidRDefault="005D5299" w:rsidP="005D5299">
      <w:pPr>
        <w:wordWrap/>
        <w:spacing w:line="360" w:lineRule="auto"/>
        <w:rPr>
          <w:rFonts w:ascii="Arial" w:eastAsia="굴림" w:hAnsi="Arial" w:cs="Arial"/>
          <w:sz w:val="22"/>
        </w:rPr>
      </w:pPr>
    </w:p>
    <w:p w14:paraId="6CBE7261" w14:textId="77777777" w:rsidR="005D5299" w:rsidRPr="00795949" w:rsidRDefault="005D5299" w:rsidP="0078679D">
      <w:pPr>
        <w:wordWrap/>
        <w:spacing w:line="360" w:lineRule="auto"/>
        <w:rPr>
          <w:rFonts w:ascii="Arial" w:eastAsia="굴림" w:hAnsi="Arial" w:cs="Arial"/>
          <w:b/>
          <w:sz w:val="22"/>
        </w:rPr>
      </w:pPr>
      <w:r w:rsidRPr="00795949">
        <w:rPr>
          <w:rFonts w:ascii="Arial" w:eastAsia="굴림" w:hAnsi="Arial" w:cs="Arial"/>
          <w:b/>
          <w:sz w:val="22"/>
        </w:rPr>
        <w:t>&lt; Bb1</w:t>
      </w:r>
      <w:r w:rsidR="00791319" w:rsidRPr="00795949">
        <w:rPr>
          <w:rFonts w:ascii="Arial" w:eastAsia="굴림" w:hAnsi="Arial" w:cs="Arial"/>
          <w:b/>
          <w:sz w:val="22"/>
        </w:rPr>
        <w:t>63</w:t>
      </w:r>
      <w:r w:rsidRPr="00795949">
        <w:rPr>
          <w:rFonts w:ascii="Arial" w:eastAsia="굴림" w:hAnsi="Arial" w:cs="Arial"/>
          <w:b/>
          <w:sz w:val="22"/>
        </w:rPr>
        <w:t>~Bb1</w:t>
      </w:r>
      <w:r w:rsidR="00791319" w:rsidRPr="00795949">
        <w:rPr>
          <w:rFonts w:ascii="Arial" w:eastAsia="굴림" w:hAnsi="Arial" w:cs="Arial"/>
          <w:b/>
          <w:sz w:val="22"/>
        </w:rPr>
        <w:t>67</w:t>
      </w:r>
      <w:r w:rsidRPr="00795949">
        <w:rPr>
          <w:rFonts w:ascii="Arial" w:eastAsia="굴림" w:hAnsi="Arial" w:cs="Arial"/>
          <w:b/>
          <w:sz w:val="22"/>
        </w:rPr>
        <w:t>. Unfolding bracket questions &gt;</w:t>
      </w:r>
    </w:p>
    <w:p w14:paraId="6136F29D" w14:textId="77777777" w:rsidR="00DC0DB5" w:rsidRPr="00795949" w:rsidRDefault="00791319" w:rsidP="0078679D">
      <w:pPr>
        <w:wordWrap/>
        <w:spacing w:line="360" w:lineRule="auto"/>
        <w:rPr>
          <w:rFonts w:ascii="Arial" w:eastAsia="굴림" w:hAnsi="Arial" w:cs="Arial"/>
          <w:sz w:val="22"/>
        </w:rPr>
      </w:pPr>
      <w:r w:rsidRPr="00795949">
        <w:rPr>
          <w:rFonts w:ascii="Arial" w:eastAsia="굴림" w:hAnsi="Arial" w:cs="Arial"/>
          <w:sz w:val="22"/>
        </w:rPr>
        <w:t>[IWER: Go back to Bb16</w:t>
      </w:r>
      <w:r w:rsidR="00990094" w:rsidRPr="00795949">
        <w:rPr>
          <w:rFonts w:ascii="Arial" w:eastAsia="굴림" w:hAnsi="Arial" w:cs="Arial"/>
          <w:sz w:val="22"/>
        </w:rPr>
        <w:t>2</w:t>
      </w:r>
      <w:r w:rsidR="00DC0DB5" w:rsidRPr="00795949">
        <w:rPr>
          <w:rFonts w:ascii="Arial" w:eastAsia="굴림" w:hAnsi="Arial" w:cs="Arial"/>
          <w:sz w:val="22"/>
        </w:rPr>
        <w:t xml:space="preserve"> and record if R answers the amount during the interview.]</w:t>
      </w:r>
    </w:p>
    <w:p w14:paraId="14066926" w14:textId="2CE98F2D" w:rsidR="005D5299" w:rsidRPr="00795949" w:rsidRDefault="00791319" w:rsidP="0078679D">
      <w:pPr>
        <w:spacing w:line="360" w:lineRule="auto"/>
        <w:rPr>
          <w:rFonts w:ascii="Arial" w:hAnsi="Arial" w:cs="Arial"/>
          <w:sz w:val="22"/>
        </w:rPr>
      </w:pPr>
      <w:r w:rsidRPr="00795949">
        <w:rPr>
          <w:rFonts w:ascii="Arial" w:eastAsia="굴림" w:hAnsi="Arial" w:cs="Arial"/>
          <w:sz w:val="22"/>
        </w:rPr>
        <w:t>Bb163</w:t>
      </w:r>
      <w:r w:rsidR="005D5299" w:rsidRPr="00795949">
        <w:rPr>
          <w:rFonts w:ascii="Arial" w:eastAsia="굴림" w:hAnsi="Arial" w:cs="Arial"/>
          <w:sz w:val="22"/>
        </w:rPr>
        <w:t>. Did it amount to less than, about equal to or more than 100 MW (10,000 Korean won)</w:t>
      </w:r>
      <w:r w:rsidR="00130CA5" w:rsidRPr="00795949">
        <w:rPr>
          <w:rFonts w:ascii="Arial" w:eastAsia="굴림" w:hAnsi="Arial" w:cs="Arial"/>
          <w:sz w:val="22"/>
        </w:rPr>
        <w:t xml:space="preserve"> in the last calendar year (</w:t>
      </w:r>
      <w:del w:id="676" w:author="Keis" w:date="2024-09-06T10:18:00Z">
        <w:r w:rsidR="002D44B3" w:rsidRPr="008211A5" w:rsidDel="009F27DD">
          <w:rPr>
            <w:rFonts w:ascii="Arial" w:eastAsia="굴림" w:hAnsi="Arial" w:cs="Arial" w:hint="eastAsia"/>
            <w:color w:val="FF0000"/>
            <w:sz w:val="22"/>
          </w:rPr>
          <w:delText>2019</w:delText>
        </w:r>
      </w:del>
      <w:ins w:id="677" w:author="Keis" w:date="2024-09-06T10:18:00Z">
        <w:r w:rsidR="009F27DD" w:rsidRPr="009F27DD">
          <w:rPr>
            <w:rFonts w:ascii="Arial" w:eastAsia="굴림" w:hAnsi="Arial" w:cs="Arial" w:hint="eastAsia"/>
            <w:color w:val="00B050"/>
            <w:sz w:val="22"/>
          </w:rPr>
          <w:t>2021</w:t>
        </w:r>
      </w:ins>
      <w:r w:rsidR="00130CA5" w:rsidRPr="00795949">
        <w:rPr>
          <w:rFonts w:ascii="Arial" w:eastAsia="굴림" w:hAnsi="Arial" w:cs="Arial"/>
          <w:sz w:val="22"/>
        </w:rPr>
        <w:t>)</w:t>
      </w:r>
      <w:r w:rsidR="005D5299" w:rsidRPr="00795949">
        <w:rPr>
          <w:rFonts w:ascii="Arial" w:eastAsia="굴림" w:hAnsi="Arial" w:cs="Arial"/>
          <w:sz w:val="22"/>
        </w:rPr>
        <w:t>?</w:t>
      </w:r>
    </w:p>
    <w:p w14:paraId="54FC90CC" w14:textId="77777777" w:rsidR="005D5299" w:rsidRPr="00795949" w:rsidRDefault="005D5299" w:rsidP="002D0E30">
      <w:pPr>
        <w:pStyle w:val="a6"/>
        <w:numPr>
          <w:ilvl w:val="0"/>
          <w:numId w:val="222"/>
        </w:numPr>
        <w:wordWrap/>
        <w:spacing w:line="360" w:lineRule="auto"/>
        <w:ind w:leftChars="0"/>
        <w:rPr>
          <w:rFonts w:ascii="Arial" w:eastAsia="굴림" w:hAnsi="Arial" w:cs="Arial"/>
          <w:sz w:val="22"/>
        </w:rPr>
      </w:pPr>
      <w:r w:rsidRPr="00795949">
        <w:rPr>
          <w:rFonts w:ascii="Arial" w:eastAsia="굴림" w:hAnsi="Arial" w:cs="Arial"/>
          <w:sz w:val="22"/>
        </w:rPr>
        <w:lastRenderedPageBreak/>
        <w:t>Less than 100 MW</w:t>
      </w:r>
    </w:p>
    <w:p w14:paraId="784BD293" w14:textId="77777777" w:rsidR="005D5299" w:rsidRPr="00795949" w:rsidRDefault="005D5299" w:rsidP="00F14BA4">
      <w:pPr>
        <w:pStyle w:val="a6"/>
        <w:numPr>
          <w:ilvl w:val="0"/>
          <w:numId w:val="1087"/>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0FDA43E5" w14:textId="77777777" w:rsidR="005D5299" w:rsidRPr="00795949" w:rsidRDefault="00DC0DB5" w:rsidP="0078679D">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 MW</w:t>
      </w:r>
    </w:p>
    <w:p w14:paraId="436B70A6" w14:textId="77777777" w:rsidR="005D5299" w:rsidRPr="00795949" w:rsidRDefault="005D5299" w:rsidP="0078679D">
      <w:pPr>
        <w:wordWrap/>
        <w:spacing w:line="360" w:lineRule="auto"/>
        <w:rPr>
          <w:rFonts w:ascii="Arial" w:eastAsia="굴림" w:hAnsi="Arial" w:cs="Arial"/>
          <w:sz w:val="22"/>
        </w:rPr>
      </w:pPr>
    </w:p>
    <w:p w14:paraId="0BCD5C96" w14:textId="17268246" w:rsidR="005D5299" w:rsidRPr="00795949" w:rsidRDefault="00765D36" w:rsidP="0078679D">
      <w:pPr>
        <w:spacing w:line="360" w:lineRule="auto"/>
        <w:rPr>
          <w:rFonts w:ascii="Arial" w:hAnsi="Arial" w:cs="Arial"/>
          <w:sz w:val="22"/>
        </w:rPr>
      </w:pPr>
      <w:r w:rsidRPr="00795949">
        <w:rPr>
          <w:rFonts w:ascii="Arial" w:eastAsia="굴림" w:hAnsi="Arial" w:cs="Arial"/>
          <w:sz w:val="22"/>
        </w:rPr>
        <w:t>Bb1</w:t>
      </w:r>
      <w:r w:rsidR="00791319" w:rsidRPr="00795949">
        <w:rPr>
          <w:rFonts w:ascii="Arial" w:eastAsia="굴림" w:hAnsi="Arial" w:cs="Arial"/>
          <w:sz w:val="22"/>
        </w:rPr>
        <w:t>64</w:t>
      </w:r>
      <w:r w:rsidR="005D5299" w:rsidRPr="00795949">
        <w:rPr>
          <w:rFonts w:ascii="Arial" w:eastAsia="굴림" w:hAnsi="Arial" w:cs="Arial"/>
          <w:sz w:val="22"/>
        </w:rPr>
        <w:t>. Did it amount to less than, about equal to or more than 300 MW (10,000 Korean won)</w:t>
      </w:r>
      <w:r w:rsidR="00130CA5" w:rsidRPr="00795949">
        <w:rPr>
          <w:rFonts w:ascii="Arial" w:eastAsia="굴림" w:hAnsi="Arial" w:cs="Arial"/>
          <w:sz w:val="22"/>
        </w:rPr>
        <w:t xml:space="preserve"> in the last calendar year (</w:t>
      </w:r>
      <w:del w:id="678" w:author="Keis" w:date="2024-09-06T10:18:00Z">
        <w:r w:rsidR="002D44B3" w:rsidRPr="008211A5" w:rsidDel="009F27DD">
          <w:rPr>
            <w:rFonts w:ascii="Arial" w:eastAsia="굴림" w:hAnsi="Arial" w:cs="Arial" w:hint="eastAsia"/>
            <w:color w:val="FF0000"/>
            <w:sz w:val="22"/>
          </w:rPr>
          <w:delText>2019</w:delText>
        </w:r>
      </w:del>
      <w:ins w:id="679" w:author="Keis" w:date="2024-09-06T10:18:00Z">
        <w:r w:rsidR="009F27DD" w:rsidRPr="009F27DD">
          <w:rPr>
            <w:rFonts w:ascii="Arial" w:eastAsia="굴림" w:hAnsi="Arial" w:cs="Arial" w:hint="eastAsia"/>
            <w:color w:val="00B050"/>
            <w:sz w:val="22"/>
          </w:rPr>
          <w:t>2021</w:t>
        </w:r>
      </w:ins>
      <w:r w:rsidR="00130CA5" w:rsidRPr="00795949">
        <w:rPr>
          <w:rFonts w:ascii="Arial" w:eastAsia="굴림" w:hAnsi="Arial" w:cs="Arial"/>
          <w:sz w:val="22"/>
        </w:rPr>
        <w:t>)</w:t>
      </w:r>
      <w:r w:rsidR="005D5299" w:rsidRPr="00795949">
        <w:rPr>
          <w:rFonts w:ascii="Arial" w:eastAsia="굴림" w:hAnsi="Arial" w:cs="Arial"/>
          <w:sz w:val="22"/>
        </w:rPr>
        <w:t>?</w:t>
      </w:r>
    </w:p>
    <w:p w14:paraId="60659685" w14:textId="77777777" w:rsidR="005D5299" w:rsidRPr="00795949" w:rsidRDefault="005D5299" w:rsidP="002D0E30">
      <w:pPr>
        <w:pStyle w:val="a6"/>
        <w:numPr>
          <w:ilvl w:val="0"/>
          <w:numId w:val="223"/>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344C56B7" w14:textId="77777777" w:rsidR="005D5299" w:rsidRPr="00795949" w:rsidRDefault="005D5299" w:rsidP="00F14BA4">
      <w:pPr>
        <w:pStyle w:val="a6"/>
        <w:numPr>
          <w:ilvl w:val="0"/>
          <w:numId w:val="1088"/>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6FA7819F" w14:textId="77777777" w:rsidR="005D5299" w:rsidRPr="00795949" w:rsidRDefault="00DC0DB5" w:rsidP="0078679D">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300 MW</w:t>
      </w:r>
    </w:p>
    <w:p w14:paraId="0824941F" w14:textId="77777777" w:rsidR="005D5299" w:rsidRPr="00795949" w:rsidRDefault="005D5299" w:rsidP="0078679D">
      <w:pPr>
        <w:wordWrap/>
        <w:spacing w:line="360" w:lineRule="auto"/>
        <w:rPr>
          <w:rFonts w:ascii="Arial" w:eastAsia="굴림" w:hAnsi="Arial" w:cs="Arial"/>
          <w:sz w:val="22"/>
        </w:rPr>
      </w:pPr>
    </w:p>
    <w:p w14:paraId="7E531757" w14:textId="3B607180" w:rsidR="005D5299" w:rsidRPr="00795949" w:rsidRDefault="00765D36" w:rsidP="0078679D">
      <w:pPr>
        <w:spacing w:line="360" w:lineRule="auto"/>
        <w:rPr>
          <w:rFonts w:ascii="Arial" w:hAnsi="Arial" w:cs="Arial"/>
          <w:sz w:val="22"/>
        </w:rPr>
      </w:pPr>
      <w:r w:rsidRPr="00795949">
        <w:rPr>
          <w:rFonts w:ascii="Arial" w:eastAsia="굴림" w:hAnsi="Arial" w:cs="Arial"/>
          <w:sz w:val="22"/>
        </w:rPr>
        <w:t>Bb1</w:t>
      </w:r>
      <w:r w:rsidR="00791319" w:rsidRPr="00795949">
        <w:rPr>
          <w:rFonts w:ascii="Arial" w:eastAsia="굴림" w:hAnsi="Arial" w:cs="Arial"/>
          <w:sz w:val="22"/>
        </w:rPr>
        <w:t>65</w:t>
      </w:r>
      <w:r w:rsidR="005D5299" w:rsidRPr="00795949">
        <w:rPr>
          <w:rFonts w:ascii="Arial" w:eastAsia="굴림" w:hAnsi="Arial" w:cs="Arial"/>
          <w:sz w:val="22"/>
        </w:rPr>
        <w:t>. Did it amount to less than, about equal to or more than 500 MW (10,000 Korean won)</w:t>
      </w:r>
      <w:r w:rsidR="00130CA5" w:rsidRPr="00795949">
        <w:rPr>
          <w:rFonts w:ascii="Arial" w:eastAsia="굴림" w:hAnsi="Arial" w:cs="Arial"/>
          <w:sz w:val="22"/>
        </w:rPr>
        <w:t xml:space="preserve"> in the last calendar year (</w:t>
      </w:r>
      <w:del w:id="680" w:author="Keis" w:date="2024-09-06T10:18:00Z">
        <w:r w:rsidR="002D44B3" w:rsidRPr="008211A5" w:rsidDel="009F27DD">
          <w:rPr>
            <w:rFonts w:ascii="Arial" w:eastAsia="굴림" w:hAnsi="Arial" w:cs="Arial" w:hint="eastAsia"/>
            <w:color w:val="FF0000"/>
            <w:sz w:val="22"/>
          </w:rPr>
          <w:delText>2019</w:delText>
        </w:r>
      </w:del>
      <w:ins w:id="681" w:author="Keis" w:date="2024-09-06T10:18:00Z">
        <w:r w:rsidR="009F27DD" w:rsidRPr="009F27DD">
          <w:rPr>
            <w:rFonts w:ascii="Arial" w:eastAsia="굴림" w:hAnsi="Arial" w:cs="Arial" w:hint="eastAsia"/>
            <w:color w:val="00B050"/>
            <w:sz w:val="22"/>
          </w:rPr>
          <w:t>2021</w:t>
        </w:r>
      </w:ins>
      <w:r w:rsidR="00130CA5" w:rsidRPr="00795949">
        <w:rPr>
          <w:rFonts w:ascii="Arial" w:eastAsia="굴림" w:hAnsi="Arial" w:cs="Arial"/>
          <w:sz w:val="22"/>
        </w:rPr>
        <w:t>)</w:t>
      </w:r>
      <w:r w:rsidR="005D5299" w:rsidRPr="00795949">
        <w:rPr>
          <w:rFonts w:ascii="Arial" w:eastAsia="굴림" w:hAnsi="Arial" w:cs="Arial"/>
          <w:sz w:val="22"/>
        </w:rPr>
        <w:t>?</w:t>
      </w:r>
    </w:p>
    <w:p w14:paraId="54B359A4" w14:textId="77777777" w:rsidR="005D5299" w:rsidRPr="00795949" w:rsidRDefault="005D5299" w:rsidP="002D0E30">
      <w:pPr>
        <w:pStyle w:val="a6"/>
        <w:numPr>
          <w:ilvl w:val="0"/>
          <w:numId w:val="224"/>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7F82DE49" w14:textId="77777777" w:rsidR="005D5299" w:rsidRPr="00795949" w:rsidRDefault="005D5299" w:rsidP="00F14BA4">
      <w:pPr>
        <w:pStyle w:val="a6"/>
        <w:numPr>
          <w:ilvl w:val="0"/>
          <w:numId w:val="1089"/>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5A96A46F" w14:textId="77777777" w:rsidR="005D5299" w:rsidRPr="00795949" w:rsidRDefault="00DC0DB5" w:rsidP="0078679D">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500 MW</w:t>
      </w:r>
    </w:p>
    <w:p w14:paraId="602F115C" w14:textId="77777777" w:rsidR="005D5299" w:rsidRPr="00795949" w:rsidRDefault="005D5299" w:rsidP="0078679D">
      <w:pPr>
        <w:wordWrap/>
        <w:spacing w:line="360" w:lineRule="auto"/>
        <w:rPr>
          <w:rFonts w:ascii="Arial" w:eastAsia="굴림" w:hAnsi="Arial" w:cs="Arial"/>
          <w:sz w:val="22"/>
        </w:rPr>
      </w:pPr>
    </w:p>
    <w:p w14:paraId="08B9EADD" w14:textId="7DEF0C92" w:rsidR="005D5299" w:rsidRPr="00795949" w:rsidRDefault="00791319" w:rsidP="0078679D">
      <w:pPr>
        <w:spacing w:line="360" w:lineRule="auto"/>
        <w:rPr>
          <w:rFonts w:ascii="Arial" w:hAnsi="Arial" w:cs="Arial"/>
          <w:sz w:val="22"/>
        </w:rPr>
      </w:pPr>
      <w:r w:rsidRPr="00795949">
        <w:rPr>
          <w:rFonts w:ascii="Arial" w:eastAsia="굴림" w:hAnsi="Arial" w:cs="Arial"/>
          <w:sz w:val="22"/>
        </w:rPr>
        <w:t>Bb166</w:t>
      </w:r>
      <w:r w:rsidR="005D5299" w:rsidRPr="00795949">
        <w:rPr>
          <w:rFonts w:ascii="Arial" w:eastAsia="굴림" w:hAnsi="Arial" w:cs="Arial"/>
          <w:sz w:val="22"/>
        </w:rPr>
        <w:t>. Did it amount to less than, about equal to or more than 1,000 MW (10,000 Korean won)</w:t>
      </w:r>
      <w:r w:rsidR="00130CA5" w:rsidRPr="00795949">
        <w:rPr>
          <w:rFonts w:ascii="Arial" w:eastAsia="굴림" w:hAnsi="Arial" w:cs="Arial"/>
          <w:sz w:val="22"/>
        </w:rPr>
        <w:t xml:space="preserve"> in the last calendar year (</w:t>
      </w:r>
      <w:del w:id="682" w:author="Keis" w:date="2024-09-06T10:18:00Z">
        <w:r w:rsidR="002D44B3" w:rsidRPr="008211A5" w:rsidDel="009F27DD">
          <w:rPr>
            <w:rFonts w:ascii="Arial" w:eastAsia="굴림" w:hAnsi="Arial" w:cs="Arial" w:hint="eastAsia"/>
            <w:color w:val="FF0000"/>
            <w:sz w:val="22"/>
          </w:rPr>
          <w:delText>2019</w:delText>
        </w:r>
      </w:del>
      <w:ins w:id="683" w:author="Keis" w:date="2024-09-06T10:18:00Z">
        <w:r w:rsidR="009F27DD" w:rsidRPr="009F27DD">
          <w:rPr>
            <w:rFonts w:ascii="Arial" w:eastAsia="굴림" w:hAnsi="Arial" w:cs="Arial" w:hint="eastAsia"/>
            <w:color w:val="00B050"/>
            <w:sz w:val="22"/>
          </w:rPr>
          <w:t>2021</w:t>
        </w:r>
      </w:ins>
      <w:r w:rsidR="00130CA5" w:rsidRPr="00795949">
        <w:rPr>
          <w:rFonts w:ascii="Arial" w:eastAsia="굴림" w:hAnsi="Arial" w:cs="Arial"/>
          <w:sz w:val="22"/>
        </w:rPr>
        <w:t>)</w:t>
      </w:r>
      <w:r w:rsidR="005D5299" w:rsidRPr="00795949">
        <w:rPr>
          <w:rFonts w:ascii="Arial" w:eastAsia="굴림" w:hAnsi="Arial" w:cs="Arial"/>
          <w:sz w:val="22"/>
        </w:rPr>
        <w:t>?</w:t>
      </w:r>
    </w:p>
    <w:p w14:paraId="5F73DE19" w14:textId="77777777" w:rsidR="005D5299" w:rsidRPr="00795949" w:rsidRDefault="005D5299" w:rsidP="002D0E30">
      <w:pPr>
        <w:pStyle w:val="a6"/>
        <w:numPr>
          <w:ilvl w:val="0"/>
          <w:numId w:val="225"/>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7B1C5FA9" w14:textId="77777777" w:rsidR="005D5299" w:rsidRPr="00795949" w:rsidRDefault="005D5299" w:rsidP="00F14BA4">
      <w:pPr>
        <w:pStyle w:val="a6"/>
        <w:numPr>
          <w:ilvl w:val="0"/>
          <w:numId w:val="1090"/>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0A8EDCE5" w14:textId="77777777" w:rsidR="005D5299" w:rsidRPr="00795949" w:rsidRDefault="00DC0DB5" w:rsidP="0078679D">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1,000 MW</w:t>
      </w:r>
    </w:p>
    <w:p w14:paraId="25BCF278" w14:textId="77777777" w:rsidR="005D5299" w:rsidRPr="00795949" w:rsidRDefault="005D5299" w:rsidP="0078679D">
      <w:pPr>
        <w:wordWrap/>
        <w:spacing w:line="360" w:lineRule="auto"/>
        <w:rPr>
          <w:rFonts w:ascii="Arial" w:eastAsia="굴림" w:hAnsi="Arial" w:cs="Arial"/>
          <w:sz w:val="22"/>
        </w:rPr>
      </w:pPr>
    </w:p>
    <w:p w14:paraId="5CAE9EB0" w14:textId="56C22B68" w:rsidR="005D5299" w:rsidRPr="00795949" w:rsidRDefault="00791319" w:rsidP="0078679D">
      <w:pPr>
        <w:spacing w:line="360" w:lineRule="auto"/>
        <w:rPr>
          <w:rFonts w:ascii="Arial" w:hAnsi="Arial" w:cs="Arial"/>
          <w:sz w:val="22"/>
        </w:rPr>
      </w:pPr>
      <w:r w:rsidRPr="00795949">
        <w:rPr>
          <w:rFonts w:ascii="Arial" w:eastAsia="굴림" w:hAnsi="Arial" w:cs="Arial"/>
          <w:sz w:val="22"/>
        </w:rPr>
        <w:t>Bb167</w:t>
      </w:r>
      <w:r w:rsidR="005D5299" w:rsidRPr="00795949">
        <w:rPr>
          <w:rFonts w:ascii="Arial" w:eastAsia="굴림" w:hAnsi="Arial" w:cs="Arial"/>
          <w:sz w:val="22"/>
        </w:rPr>
        <w:t>. Did it amount to less than, about equal to or more than 2,000 MW (10,000 Korean won)</w:t>
      </w:r>
      <w:r w:rsidR="00130CA5" w:rsidRPr="00795949">
        <w:rPr>
          <w:rFonts w:ascii="Arial" w:eastAsia="굴림" w:hAnsi="Arial" w:cs="Arial"/>
          <w:sz w:val="22"/>
        </w:rPr>
        <w:t xml:space="preserve"> in the last calendar year (</w:t>
      </w:r>
      <w:del w:id="684" w:author="Keis" w:date="2024-09-06T10:18:00Z">
        <w:r w:rsidR="002D44B3" w:rsidRPr="008211A5" w:rsidDel="009F27DD">
          <w:rPr>
            <w:rFonts w:ascii="Arial" w:eastAsia="굴림" w:hAnsi="Arial" w:cs="Arial" w:hint="eastAsia"/>
            <w:color w:val="FF0000"/>
            <w:sz w:val="22"/>
          </w:rPr>
          <w:delText>2019</w:delText>
        </w:r>
      </w:del>
      <w:ins w:id="685" w:author="Keis" w:date="2024-09-06T10:18:00Z">
        <w:r w:rsidR="009F27DD" w:rsidRPr="009F27DD">
          <w:rPr>
            <w:rFonts w:ascii="Arial" w:eastAsia="굴림" w:hAnsi="Arial" w:cs="Arial" w:hint="eastAsia"/>
            <w:color w:val="00B050"/>
            <w:sz w:val="22"/>
          </w:rPr>
          <w:t>2021</w:t>
        </w:r>
      </w:ins>
      <w:r w:rsidR="00130CA5" w:rsidRPr="00795949">
        <w:rPr>
          <w:rFonts w:ascii="Arial" w:eastAsia="굴림" w:hAnsi="Arial" w:cs="Arial"/>
          <w:sz w:val="22"/>
        </w:rPr>
        <w:t>)</w:t>
      </w:r>
      <w:r w:rsidR="005D5299" w:rsidRPr="00795949">
        <w:rPr>
          <w:rFonts w:ascii="Arial" w:eastAsia="굴림" w:hAnsi="Arial" w:cs="Arial"/>
          <w:sz w:val="22"/>
        </w:rPr>
        <w:t>?</w:t>
      </w:r>
    </w:p>
    <w:p w14:paraId="320AAF83" w14:textId="77777777" w:rsidR="005D5299" w:rsidRPr="00795949" w:rsidRDefault="005D5299" w:rsidP="002D0E30">
      <w:pPr>
        <w:pStyle w:val="a6"/>
        <w:numPr>
          <w:ilvl w:val="0"/>
          <w:numId w:val="226"/>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5EFC0BCE" w14:textId="77777777" w:rsidR="005D5299" w:rsidRPr="00795949" w:rsidRDefault="005D5299" w:rsidP="00F14BA4">
      <w:pPr>
        <w:pStyle w:val="a6"/>
        <w:numPr>
          <w:ilvl w:val="0"/>
          <w:numId w:val="1091"/>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065DC82A" w14:textId="77777777" w:rsidR="005D5299" w:rsidRPr="00795949" w:rsidRDefault="00DC0DB5" w:rsidP="0078679D">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w:t>
      </w:r>
      <w:r w:rsidR="005D5299" w:rsidRPr="00795949">
        <w:rPr>
          <w:rFonts w:ascii="Arial" w:eastAsia="굴림" w:hAnsi="Arial" w:cs="Arial"/>
          <w:sz w:val="22"/>
        </w:rPr>
        <w:t>More</w:t>
      </w:r>
      <w:proofErr w:type="gramEnd"/>
      <w:r w:rsidR="005D5299" w:rsidRPr="00795949">
        <w:rPr>
          <w:rFonts w:ascii="Arial" w:eastAsia="굴림" w:hAnsi="Arial" w:cs="Arial"/>
          <w:sz w:val="22"/>
        </w:rPr>
        <w:t xml:space="preserve"> than 2,000 MW</w:t>
      </w:r>
    </w:p>
    <w:p w14:paraId="56D49D11" w14:textId="77777777" w:rsidR="005D5299" w:rsidRPr="00795949" w:rsidRDefault="005D5299" w:rsidP="005D5299">
      <w:pPr>
        <w:wordWrap/>
        <w:spacing w:line="360" w:lineRule="auto"/>
        <w:rPr>
          <w:rFonts w:ascii="Arial" w:eastAsia="굴림" w:hAnsi="Arial" w:cs="Arial"/>
          <w:sz w:val="22"/>
        </w:rPr>
      </w:pPr>
    </w:p>
    <w:p w14:paraId="359A7CA7" w14:textId="7208240C" w:rsidR="00534EF3" w:rsidRPr="00795949" w:rsidRDefault="005D5299" w:rsidP="00534EF3">
      <w:pPr>
        <w:widowControl/>
        <w:wordWrap/>
        <w:autoSpaceDE/>
        <w:spacing w:line="360" w:lineRule="auto"/>
        <w:jc w:val="left"/>
        <w:rPr>
          <w:rFonts w:ascii="Arial" w:eastAsia="굴림" w:hAnsi="Arial" w:cs="Arial"/>
          <w:kern w:val="0"/>
          <w:sz w:val="22"/>
        </w:rPr>
      </w:pPr>
      <w:r w:rsidRPr="00795949">
        <w:rPr>
          <w:rFonts w:ascii="Arial" w:eastAsia="굴림" w:hAnsi="Arial" w:cs="Arial"/>
          <w:sz w:val="22"/>
        </w:rPr>
        <w:t>Bb1</w:t>
      </w:r>
      <w:r w:rsidR="00534EF3" w:rsidRPr="00795949">
        <w:rPr>
          <w:rFonts w:ascii="Arial" w:eastAsia="굴림" w:hAnsi="Arial" w:cs="Arial"/>
          <w:sz w:val="22"/>
        </w:rPr>
        <w:t>68</w:t>
      </w:r>
      <w:r w:rsidR="002D44B3" w:rsidRPr="00795949">
        <w:rPr>
          <w:rFonts w:ascii="Arial" w:eastAsia="굴림" w:hAnsi="Arial" w:cs="Arial"/>
          <w:sz w:val="22"/>
        </w:rPr>
        <w:t>.</w:t>
      </w:r>
      <w:r w:rsidR="00534EF3" w:rsidRPr="00795949">
        <w:rPr>
          <w:rFonts w:ascii="Arial" w:eastAsia="굴림" w:hAnsi="Arial" w:cs="Arial"/>
          <w:sz w:val="22"/>
        </w:rPr>
        <w:t xml:space="preserve"> </w:t>
      </w:r>
      <w:r w:rsidR="00534EF3" w:rsidRPr="00795949">
        <w:rPr>
          <w:rFonts w:ascii="Arial" w:eastAsia="굴림" w:hAnsi="Arial" w:cs="Arial"/>
          <w:kern w:val="0"/>
          <w:sz w:val="22"/>
        </w:rPr>
        <w:t xml:space="preserve">[Not live together_ Offer of </w:t>
      </w:r>
      <w:r w:rsidR="002D44B3" w:rsidRPr="00795949">
        <w:rPr>
          <w:rFonts w:ascii="Arial" w:eastAsia="굴림" w:hAnsi="Arial" w:cs="Arial"/>
          <w:kern w:val="0"/>
          <w:sz w:val="22"/>
        </w:rPr>
        <w:t>non-financial</w:t>
      </w:r>
      <w:r w:rsidR="00534EF3" w:rsidRPr="00795949">
        <w:rPr>
          <w:rFonts w:ascii="Arial" w:eastAsia="굴림" w:hAnsi="Arial" w:cs="Arial"/>
          <w:kern w:val="0"/>
          <w:sz w:val="22"/>
        </w:rPr>
        <w:t xml:space="preserve"> support] In the last calendar year (</w:t>
      </w:r>
      <w:del w:id="686" w:author="Keis" w:date="2024-09-06T10:18:00Z">
        <w:r w:rsidR="002D44B3" w:rsidRPr="008211A5" w:rsidDel="009F27DD">
          <w:rPr>
            <w:rFonts w:ascii="Arial" w:eastAsia="굴림" w:hAnsi="Arial" w:cs="Arial" w:hint="eastAsia"/>
            <w:color w:val="FF0000"/>
            <w:kern w:val="0"/>
            <w:sz w:val="22"/>
          </w:rPr>
          <w:delText>2019</w:delText>
        </w:r>
      </w:del>
      <w:ins w:id="687" w:author="Keis" w:date="2024-09-06T10:18:00Z">
        <w:r w:rsidR="009F27DD" w:rsidRPr="009F27DD">
          <w:rPr>
            <w:rFonts w:ascii="Arial" w:eastAsia="굴림" w:hAnsi="Arial" w:cs="Arial" w:hint="eastAsia"/>
            <w:color w:val="00B050"/>
            <w:kern w:val="0"/>
            <w:sz w:val="22"/>
          </w:rPr>
          <w:t>2021</w:t>
        </w:r>
      </w:ins>
      <w:r w:rsidR="00534EF3" w:rsidRPr="00795949">
        <w:rPr>
          <w:rFonts w:ascii="Arial" w:eastAsia="굴림" w:hAnsi="Arial" w:cs="Arial"/>
          <w:kern w:val="0"/>
          <w:sz w:val="22"/>
        </w:rPr>
        <w:t xml:space="preserve">), while living separately did you give any gifts or goods (not cash) to your </w:t>
      </w:r>
      <w:r w:rsidR="00990094" w:rsidRPr="00795949">
        <w:rPr>
          <w:rFonts w:ascii="Arial" w:eastAsia="굴림" w:hAnsi="Arial" w:cs="Arial"/>
          <w:kern w:val="0"/>
          <w:sz w:val="22"/>
        </w:rPr>
        <w:t>mother</w:t>
      </w:r>
      <w:r w:rsidR="00534EF3" w:rsidRPr="00795949">
        <w:rPr>
          <w:rFonts w:ascii="Arial" w:eastAsia="굴림" w:hAnsi="Arial" w:cs="Arial"/>
          <w:kern w:val="0"/>
          <w:sz w:val="22"/>
        </w:rPr>
        <w:t xml:space="preserve">? </w:t>
      </w:r>
    </w:p>
    <w:p w14:paraId="02ACE697" w14:textId="77777777" w:rsidR="00534EF3" w:rsidRPr="00795949" w:rsidRDefault="00534EF3" w:rsidP="00D12299">
      <w:pPr>
        <w:pStyle w:val="a6"/>
        <w:numPr>
          <w:ilvl w:val="0"/>
          <w:numId w:val="1214"/>
        </w:numPr>
        <w:tabs>
          <w:tab w:val="left" w:pos="4538"/>
          <w:tab w:val="left" w:pos="5245"/>
        </w:tabs>
        <w:wordWrap/>
        <w:spacing w:line="360" w:lineRule="auto"/>
        <w:ind w:leftChars="0"/>
        <w:rPr>
          <w:rFonts w:ascii="Arial" w:eastAsia="굴림" w:hAnsi="Arial" w:cs="Arial"/>
          <w:b/>
          <w:kern w:val="0"/>
          <w:sz w:val="22"/>
        </w:rPr>
      </w:pPr>
      <w:r w:rsidRPr="00795949">
        <w:rPr>
          <w:rFonts w:ascii="Arial" w:eastAsia="굴림" w:hAnsi="Arial" w:cs="Arial"/>
          <w:sz w:val="22"/>
        </w:rPr>
        <w:t>Yes →Go to Bb169</w:t>
      </w:r>
      <w:r w:rsidRPr="00795949">
        <w:rPr>
          <w:rFonts w:ascii="Arial" w:eastAsia="굴림" w:hAnsi="Arial" w:cs="Arial"/>
          <w:sz w:val="22"/>
        </w:rPr>
        <w:tab/>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Pr="00795949">
        <w:rPr>
          <w:rFonts w:ascii="Arial" w:eastAsia="굴림" w:hAnsi="Arial" w:cs="Arial"/>
          <w:kern w:val="0"/>
          <w:sz w:val="22"/>
        </w:rPr>
        <w:t>→Go to Bb171</w:t>
      </w:r>
      <w:r w:rsidRPr="00795949">
        <w:rPr>
          <w:rFonts w:ascii="Arial" w:eastAsia="굴림" w:hAnsi="Arial" w:cs="Arial"/>
          <w:kern w:val="0"/>
          <w:sz w:val="22"/>
        </w:rPr>
        <w:tab/>
      </w:r>
      <w:r w:rsidRPr="00795949">
        <w:rPr>
          <w:rFonts w:ascii="Arial" w:eastAsia="굴림" w:hAnsi="Arial" w:cs="Arial"/>
          <w:kern w:val="0"/>
          <w:sz w:val="22"/>
        </w:rPr>
        <w:tab/>
      </w:r>
      <w:r w:rsidRPr="00795949">
        <w:rPr>
          <w:rFonts w:ascii="Arial" w:eastAsia="굴림" w:hAnsi="Arial" w:cs="Arial"/>
          <w:kern w:val="0"/>
          <w:sz w:val="22"/>
        </w:rPr>
        <w:tab/>
      </w:r>
    </w:p>
    <w:p w14:paraId="3E16F31E" w14:textId="77777777" w:rsidR="00534EF3" w:rsidRPr="00795949" w:rsidRDefault="00534EF3" w:rsidP="0078679D">
      <w:pPr>
        <w:spacing w:line="360" w:lineRule="auto"/>
        <w:rPr>
          <w:rFonts w:ascii="Arial" w:eastAsia="굴림" w:hAnsi="Arial" w:cs="Arial"/>
          <w:kern w:val="0"/>
          <w:sz w:val="22"/>
        </w:rPr>
      </w:pPr>
    </w:p>
    <w:p w14:paraId="11798B96" w14:textId="3D5BD672" w:rsidR="00286276" w:rsidRPr="00795949" w:rsidRDefault="00534EF3" w:rsidP="0078679D">
      <w:pPr>
        <w:spacing w:line="360" w:lineRule="auto"/>
        <w:rPr>
          <w:rFonts w:ascii="Arial" w:hAnsi="Arial" w:cs="Arial"/>
          <w:sz w:val="22"/>
        </w:rPr>
      </w:pPr>
      <w:r w:rsidRPr="00DC741E">
        <w:rPr>
          <w:rFonts w:ascii="Arial" w:eastAsia="굴림" w:hAnsi="Arial" w:cs="Arial"/>
          <w:sz w:val="22"/>
        </w:rPr>
        <w:t xml:space="preserve">Bb169. </w:t>
      </w:r>
      <w:r w:rsidR="002D44B3" w:rsidRPr="00DC741E">
        <w:rPr>
          <w:rFonts w:ascii="Arial" w:eastAsia="굴림" w:hAnsi="Arial" w:cs="Arial"/>
          <w:kern w:val="0"/>
          <w:sz w:val="22"/>
          <w:rPrChange w:id="688" w:author="Keis" w:date="2024-09-06T17:26:00Z">
            <w:rPr>
              <w:rFonts w:ascii="Arial" w:eastAsia="굴림" w:hAnsi="Arial" w:cs="Arial"/>
              <w:color w:val="FF0000"/>
              <w:kern w:val="0"/>
              <w:sz w:val="22"/>
            </w:rPr>
          </w:rPrChange>
        </w:rPr>
        <w:t>[Not live together_ Offer of goods support</w:t>
      </w:r>
      <w:r w:rsidR="002D44B3" w:rsidRPr="00DC741E">
        <w:rPr>
          <w:rFonts w:ascii="Arial" w:eastAsia="굴림" w:hAnsi="Arial" w:cs="Arial"/>
          <w:kern w:val="0"/>
          <w:sz w:val="22"/>
        </w:rPr>
        <w:t xml:space="preserve">] </w:t>
      </w:r>
      <w:r w:rsidR="00286276" w:rsidRPr="00DC741E">
        <w:rPr>
          <w:rFonts w:ascii="Arial" w:eastAsia="굴림" w:hAnsi="Arial" w:cs="Arial"/>
          <w:sz w:val="22"/>
        </w:rPr>
        <w:t xml:space="preserve">What </w:t>
      </w:r>
      <w:r w:rsidR="00286276" w:rsidRPr="00795949">
        <w:rPr>
          <w:rFonts w:ascii="Arial" w:eastAsia="굴림" w:hAnsi="Arial" w:cs="Arial"/>
          <w:sz w:val="22"/>
        </w:rPr>
        <w:t xml:space="preserve">was the type of non-financial support you </w:t>
      </w:r>
      <w:r w:rsidR="007F780F" w:rsidRPr="00795949">
        <w:rPr>
          <w:rFonts w:ascii="Arial" w:eastAsia="굴림" w:hAnsi="Arial" w:cs="Arial"/>
          <w:sz w:val="22"/>
        </w:rPr>
        <w:t>gave to your mother</w:t>
      </w:r>
      <w:r w:rsidR="00286276" w:rsidRPr="00795949">
        <w:rPr>
          <w:rFonts w:ascii="Arial" w:eastAsia="굴림" w:hAnsi="Arial" w:cs="Arial"/>
          <w:sz w:val="22"/>
        </w:rPr>
        <w:t xml:space="preserve"> in the last calendar year (</w:t>
      </w:r>
      <w:del w:id="689" w:author="Keis" w:date="2024-09-06T10:18:00Z">
        <w:r w:rsidR="002D44B3" w:rsidRPr="008211A5" w:rsidDel="009F27DD">
          <w:rPr>
            <w:rFonts w:ascii="Arial" w:eastAsia="굴림" w:hAnsi="Arial" w:cs="Arial" w:hint="eastAsia"/>
            <w:color w:val="FF0000"/>
            <w:sz w:val="22"/>
          </w:rPr>
          <w:delText>2019</w:delText>
        </w:r>
      </w:del>
      <w:ins w:id="690" w:author="Keis" w:date="2024-09-06T10:18:00Z">
        <w:r w:rsidR="009F27DD" w:rsidRPr="009F27DD">
          <w:rPr>
            <w:rFonts w:ascii="Arial" w:eastAsia="굴림" w:hAnsi="Arial" w:cs="Arial" w:hint="eastAsia"/>
            <w:color w:val="00B050"/>
            <w:sz w:val="22"/>
          </w:rPr>
          <w:t>2021</w:t>
        </w:r>
      </w:ins>
      <w:r w:rsidR="00286276" w:rsidRPr="00795949">
        <w:rPr>
          <w:rFonts w:ascii="Arial" w:eastAsia="굴림" w:hAnsi="Arial" w:cs="Arial"/>
          <w:sz w:val="22"/>
        </w:rPr>
        <w:t>)? (Select multiple responses)</w:t>
      </w:r>
    </w:p>
    <w:p w14:paraId="7EECC11F" w14:textId="77777777" w:rsidR="005D5299" w:rsidRPr="00795949" w:rsidRDefault="001D6B08"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Leisure (e.g.</w:t>
      </w:r>
      <w:r w:rsidR="005D5299" w:rsidRPr="00795949">
        <w:rPr>
          <w:rFonts w:ascii="Arial" w:eastAsia="굴림" w:hAnsi="Arial" w:cs="Arial"/>
          <w:sz w:val="22"/>
        </w:rPr>
        <w:t xml:space="preserve"> travel) </w:t>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5D5299" w:rsidRPr="00795949">
        <w:rPr>
          <w:rFonts w:ascii="Arial" w:eastAsia="굴림" w:hAnsi="Arial" w:cs="Arial"/>
          <w:sz w:val="22"/>
        </w:rPr>
        <w:t>→Go to Bb</w:t>
      </w:r>
      <w:r w:rsidR="007C34B4" w:rsidRPr="00795949">
        <w:rPr>
          <w:rFonts w:ascii="Arial" w:eastAsia="굴림" w:hAnsi="Arial" w:cs="Arial"/>
          <w:sz w:val="22"/>
        </w:rPr>
        <w:t>171 or Bb185</w:t>
      </w:r>
    </w:p>
    <w:p w14:paraId="5BB9B4FA" w14:textId="77777777" w:rsidR="005D5299" w:rsidRPr="00795949" w:rsidRDefault="005D5299"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Health</w:t>
      </w:r>
      <w:r w:rsidRPr="00795949">
        <w:rPr>
          <w:rFonts w:ascii="Cambria Math" w:eastAsia="굴림" w:hAnsi="Cambria Math" w:cs="Cambria Math"/>
          <w:sz w:val="22"/>
        </w:rPr>
        <w:t>‐</w:t>
      </w:r>
      <w:r w:rsidRPr="00795949">
        <w:rPr>
          <w:rFonts w:ascii="Arial" w:eastAsia="굴림" w:hAnsi="Arial" w:cs="Arial"/>
          <w:sz w:val="22"/>
        </w:rPr>
        <w:t>related products (e.</w:t>
      </w:r>
      <w:r w:rsidR="001D6B08" w:rsidRPr="00795949">
        <w:rPr>
          <w:rFonts w:ascii="Arial" w:eastAsia="굴림" w:hAnsi="Arial" w:cs="Arial"/>
          <w:sz w:val="22"/>
        </w:rPr>
        <w:t>g.</w:t>
      </w:r>
      <w:r w:rsidR="003B7411" w:rsidRPr="00795949">
        <w:rPr>
          <w:rFonts w:ascii="Arial" w:eastAsia="굴림" w:hAnsi="Arial" w:cs="Arial"/>
          <w:sz w:val="22"/>
        </w:rPr>
        <w:t xml:space="preserve"> vitamins, equipment</w:t>
      </w:r>
      <w:r w:rsidRPr="00795949">
        <w:rPr>
          <w:rFonts w:ascii="Arial" w:eastAsia="굴림" w:hAnsi="Arial" w:cs="Arial"/>
          <w:sz w:val="22"/>
        </w:rPr>
        <w:t xml:space="preserve">, </w:t>
      </w:r>
      <w:proofErr w:type="spellStart"/>
      <w:r w:rsidRPr="00795949">
        <w:rPr>
          <w:rFonts w:ascii="Arial" w:eastAsia="굴림" w:hAnsi="Arial" w:cs="Arial"/>
          <w:sz w:val="22"/>
        </w:rPr>
        <w:t>etc</w:t>
      </w:r>
      <w:proofErr w:type="spellEnd"/>
      <w:r w:rsidRPr="00795949">
        <w:rPr>
          <w:rFonts w:ascii="Arial" w:eastAsia="굴림" w:hAnsi="Arial" w:cs="Arial"/>
          <w:sz w:val="22"/>
        </w:rPr>
        <w:t xml:space="preserve">) </w:t>
      </w:r>
      <w:r w:rsidR="00286276" w:rsidRPr="00795949">
        <w:rPr>
          <w:rFonts w:ascii="Arial" w:eastAsia="굴림" w:hAnsi="Arial" w:cs="Arial"/>
          <w:sz w:val="22"/>
        </w:rPr>
        <w:tab/>
      </w:r>
      <w:r w:rsidRPr="00795949">
        <w:rPr>
          <w:rFonts w:ascii="Arial" w:eastAsia="굴림" w:hAnsi="Arial" w:cs="Arial"/>
          <w:sz w:val="22"/>
        </w:rPr>
        <w:t>→</w:t>
      </w:r>
      <w:r w:rsidR="007C34B4" w:rsidRPr="00795949">
        <w:rPr>
          <w:rFonts w:ascii="Arial" w:eastAsia="굴림" w:hAnsi="Arial" w:cs="Arial"/>
          <w:sz w:val="22"/>
        </w:rPr>
        <w:t xml:space="preserve"> Go to Bb171 or Bb185</w:t>
      </w:r>
    </w:p>
    <w:p w14:paraId="7E60B841" w14:textId="77777777" w:rsidR="005D5299" w:rsidRPr="00795949" w:rsidRDefault="005D5299"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lastRenderedPageBreak/>
        <w:t xml:space="preserve">Household items </w:t>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Pr="00795949">
        <w:rPr>
          <w:rFonts w:ascii="Arial" w:eastAsia="굴림" w:hAnsi="Arial" w:cs="Arial"/>
          <w:sz w:val="22"/>
        </w:rPr>
        <w:t>→</w:t>
      </w:r>
      <w:r w:rsidR="007C34B4" w:rsidRPr="00795949">
        <w:rPr>
          <w:rFonts w:ascii="Arial" w:eastAsia="굴림" w:hAnsi="Arial" w:cs="Arial"/>
          <w:sz w:val="22"/>
        </w:rPr>
        <w:t xml:space="preserve"> Go to Bb171 or Bb185</w:t>
      </w:r>
    </w:p>
    <w:p w14:paraId="5F8982DB" w14:textId="77777777" w:rsidR="005D5299" w:rsidRPr="00795949" w:rsidRDefault="005D5299"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 xml:space="preserve">Electronics </w:t>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Pr="00795949">
        <w:rPr>
          <w:rFonts w:ascii="Arial" w:eastAsia="굴림" w:hAnsi="Arial" w:cs="Arial"/>
          <w:sz w:val="22"/>
        </w:rPr>
        <w:t>→</w:t>
      </w:r>
      <w:r w:rsidR="007C34B4" w:rsidRPr="00795949">
        <w:rPr>
          <w:rFonts w:ascii="Arial" w:eastAsia="굴림" w:hAnsi="Arial" w:cs="Arial"/>
          <w:sz w:val="22"/>
        </w:rPr>
        <w:t xml:space="preserve"> Go to Bb171 or Bb185</w:t>
      </w:r>
    </w:p>
    <w:p w14:paraId="396E0578" w14:textId="77777777" w:rsidR="005D5299" w:rsidRPr="00795949" w:rsidRDefault="005D5299"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 xml:space="preserve">Dining out and food </w:t>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00286276" w:rsidRPr="00795949">
        <w:rPr>
          <w:rFonts w:ascii="Arial" w:eastAsia="굴림" w:hAnsi="Arial" w:cs="Arial"/>
          <w:sz w:val="22"/>
        </w:rPr>
        <w:tab/>
      </w:r>
      <w:r w:rsidRPr="00795949">
        <w:rPr>
          <w:rFonts w:ascii="Arial" w:eastAsia="굴림" w:hAnsi="Arial" w:cs="Arial"/>
          <w:sz w:val="22"/>
        </w:rPr>
        <w:t>→</w:t>
      </w:r>
      <w:r w:rsidR="007C34B4" w:rsidRPr="00795949">
        <w:rPr>
          <w:rFonts w:ascii="Arial" w:eastAsia="굴림" w:hAnsi="Arial" w:cs="Arial"/>
          <w:sz w:val="22"/>
        </w:rPr>
        <w:t xml:space="preserve"> Go to Bb171 or Bb185</w:t>
      </w:r>
    </w:p>
    <w:p w14:paraId="4CD49460" w14:textId="77777777" w:rsidR="000564A8" w:rsidRPr="00795949" w:rsidRDefault="00BD150A"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Clothes</w:t>
      </w:r>
      <w:r w:rsidR="000564A8" w:rsidRPr="00795949">
        <w:rPr>
          <w:rFonts w:ascii="Arial" w:eastAsia="굴림" w:hAnsi="Arial" w:cs="Arial"/>
          <w:sz w:val="22"/>
        </w:rPr>
        <w:t xml:space="preserve"> and shoes</w:t>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r>
      <w:r w:rsidR="000564A8" w:rsidRPr="00795949">
        <w:rPr>
          <w:rFonts w:ascii="Arial" w:eastAsia="굴림" w:hAnsi="Arial" w:cs="Arial"/>
          <w:sz w:val="22"/>
        </w:rPr>
        <w:tab/>
        <w:t>→ Go to Bb171 or Bb185</w:t>
      </w:r>
    </w:p>
    <w:p w14:paraId="124D012B" w14:textId="77777777" w:rsidR="005D5299" w:rsidRPr="00795949" w:rsidRDefault="005D5299" w:rsidP="002D0E30">
      <w:pPr>
        <w:pStyle w:val="a6"/>
        <w:numPr>
          <w:ilvl w:val="0"/>
          <w:numId w:val="227"/>
        </w:numPr>
        <w:wordWrap/>
        <w:spacing w:line="360" w:lineRule="auto"/>
        <w:ind w:leftChars="0"/>
        <w:rPr>
          <w:rFonts w:ascii="Arial" w:eastAsia="굴림" w:hAnsi="Arial" w:cs="Arial"/>
          <w:sz w:val="22"/>
        </w:rPr>
      </w:pPr>
      <w:r w:rsidRPr="00795949">
        <w:rPr>
          <w:rFonts w:ascii="Arial" w:eastAsia="굴림" w:hAnsi="Arial" w:cs="Arial"/>
          <w:sz w:val="22"/>
        </w:rPr>
        <w:t>Other</w:t>
      </w:r>
      <w:r w:rsidR="001D6B08" w:rsidRPr="00795949">
        <w:rPr>
          <w:rFonts w:ascii="Arial" w:eastAsia="굴림" w:hAnsi="Arial" w:cs="Arial"/>
          <w:sz w:val="22"/>
        </w:rPr>
        <w:t>s</w:t>
      </w:r>
    </w:p>
    <w:p w14:paraId="2F327D61" w14:textId="77777777" w:rsidR="00286276" w:rsidRPr="00795949" w:rsidRDefault="00286276" w:rsidP="0078679D">
      <w:pPr>
        <w:pStyle w:val="a6"/>
        <w:wordWrap/>
        <w:spacing w:line="360" w:lineRule="auto"/>
        <w:ind w:leftChars="0"/>
        <w:rPr>
          <w:rFonts w:ascii="Arial" w:eastAsia="굴림" w:hAnsi="Arial" w:cs="Arial"/>
          <w:sz w:val="22"/>
        </w:rPr>
      </w:pPr>
    </w:p>
    <w:p w14:paraId="3F00B2E7" w14:textId="77777777" w:rsidR="005D5299" w:rsidRPr="00795949" w:rsidRDefault="009D06A9" w:rsidP="0078679D">
      <w:pPr>
        <w:wordWrap/>
        <w:spacing w:line="360" w:lineRule="auto"/>
        <w:rPr>
          <w:rFonts w:ascii="Arial" w:eastAsia="굴림" w:hAnsi="Arial" w:cs="Arial"/>
          <w:sz w:val="22"/>
        </w:rPr>
      </w:pPr>
      <w:r w:rsidRPr="00795949">
        <w:rPr>
          <w:rFonts w:ascii="Arial" w:eastAsia="굴림" w:hAnsi="Arial" w:cs="Arial"/>
          <w:sz w:val="22"/>
        </w:rPr>
        <w:t>Bb17</w:t>
      </w:r>
      <w:r w:rsidR="005D5299" w:rsidRPr="00795949">
        <w:rPr>
          <w:rFonts w:ascii="Arial" w:eastAsia="굴림" w:hAnsi="Arial" w:cs="Arial"/>
          <w:sz w:val="22"/>
        </w:rPr>
        <w:t>0.</w:t>
      </w:r>
      <w:r w:rsidR="00286276" w:rsidRPr="00795949">
        <w:rPr>
          <w:rFonts w:ascii="Arial" w:eastAsia="굴림" w:hAnsi="Arial" w:cs="Arial"/>
          <w:sz w:val="22"/>
        </w:rPr>
        <w:t xml:space="preserve"> If others, p</w:t>
      </w:r>
      <w:r w:rsidR="005D5299" w:rsidRPr="00795949">
        <w:rPr>
          <w:rFonts w:ascii="Arial" w:eastAsia="굴림" w:hAnsi="Arial" w:cs="Arial"/>
          <w:sz w:val="22"/>
        </w:rPr>
        <w:t>lease specify.</w:t>
      </w:r>
    </w:p>
    <w:p w14:paraId="18DC1865" w14:textId="77777777" w:rsidR="005D5299" w:rsidRPr="00795949" w:rsidRDefault="00286276" w:rsidP="0078679D">
      <w:pPr>
        <w:wordWrap/>
        <w:spacing w:line="360" w:lineRule="auto"/>
        <w:ind w:firstLine="800"/>
        <w:rPr>
          <w:rFonts w:ascii="Arial" w:eastAsia="굴림" w:hAnsi="Arial" w:cs="Arial"/>
          <w:sz w:val="22"/>
        </w:rPr>
      </w:pPr>
      <w:r w:rsidRPr="00795949">
        <w:rPr>
          <w:rFonts w:ascii="Arial" w:eastAsia="굴림" w:hAnsi="Arial" w:cs="Arial"/>
          <w:kern w:val="0"/>
          <w:sz w:val="22"/>
        </w:rPr>
        <w:t>_______________________________</w:t>
      </w:r>
      <w:r w:rsidR="0020531B" w:rsidRPr="00795949">
        <w:rPr>
          <w:rFonts w:ascii="Arial" w:eastAsia="굴림" w:hAnsi="Arial" w:cs="Arial"/>
          <w:sz w:val="22"/>
        </w:rPr>
        <w:t xml:space="preserve"> →</w:t>
      </w:r>
      <w:r w:rsidR="009D06A9" w:rsidRPr="00795949">
        <w:rPr>
          <w:rFonts w:ascii="Arial" w:eastAsia="굴림" w:hAnsi="Arial" w:cs="Arial"/>
          <w:sz w:val="22"/>
        </w:rPr>
        <w:t xml:space="preserve"> Go to Bb171 or Bb185</w:t>
      </w:r>
    </w:p>
    <w:p w14:paraId="4EA09150" w14:textId="77777777" w:rsidR="005D5299" w:rsidRPr="00795949" w:rsidRDefault="005D5299" w:rsidP="0078679D">
      <w:pPr>
        <w:wordWrap/>
        <w:spacing w:line="360" w:lineRule="auto"/>
        <w:rPr>
          <w:rFonts w:ascii="Arial" w:eastAsia="굴림" w:hAnsi="Arial" w:cs="Arial"/>
          <w:sz w:val="22"/>
        </w:rPr>
      </w:pPr>
    </w:p>
    <w:p w14:paraId="00F393DE" w14:textId="77777777" w:rsidR="00933F12" w:rsidRPr="00795949" w:rsidRDefault="00286276" w:rsidP="00297F86">
      <w:pPr>
        <w:wordWrap/>
        <w:spacing w:line="276" w:lineRule="auto"/>
        <w:rPr>
          <w:rFonts w:ascii="Arial" w:eastAsia="굴림" w:hAnsi="Arial" w:cs="Arial"/>
          <w:b/>
          <w:sz w:val="22"/>
        </w:rPr>
      </w:pPr>
      <w:r w:rsidRPr="00795949">
        <w:rPr>
          <w:rFonts w:ascii="Arial" w:eastAsia="굴림" w:hAnsi="Arial" w:cs="Arial"/>
          <w:b/>
          <w:sz w:val="22"/>
        </w:rPr>
        <w:t>&lt;</w:t>
      </w:r>
      <w:r w:rsidR="00933F12" w:rsidRPr="00795949">
        <w:rPr>
          <w:rFonts w:ascii="Arial" w:eastAsia="굴림" w:hAnsi="Arial" w:cs="Arial"/>
          <w:b/>
          <w:sz w:val="22"/>
        </w:rPr>
        <w:t>Transfer</w:t>
      </w:r>
      <w:r w:rsidRPr="00795949">
        <w:rPr>
          <w:rFonts w:ascii="Arial" w:eastAsia="굴림" w:hAnsi="Arial" w:cs="Arial"/>
          <w:b/>
          <w:sz w:val="22"/>
        </w:rPr>
        <w:t xml:space="preserve"> to R’s mother who lived with R&gt;</w:t>
      </w:r>
    </w:p>
    <w:p w14:paraId="1B7C4B0C" w14:textId="77777777" w:rsidR="005D5299" w:rsidRPr="00795949" w:rsidRDefault="005D5299" w:rsidP="00297F86">
      <w:pPr>
        <w:wordWrap/>
        <w:spacing w:line="276" w:lineRule="auto"/>
        <w:rPr>
          <w:rFonts w:ascii="Arial" w:eastAsia="굴림" w:hAnsi="Arial" w:cs="Arial"/>
          <w:b/>
          <w:sz w:val="22"/>
        </w:rPr>
      </w:pPr>
      <w:r w:rsidRPr="00795949">
        <w:rPr>
          <w:rFonts w:ascii="Arial" w:eastAsia="굴림" w:hAnsi="Arial" w:cs="Arial"/>
          <w:b/>
          <w:sz w:val="22"/>
        </w:rPr>
        <w:t>Logic</w:t>
      </w:r>
    </w:p>
    <w:p w14:paraId="0A57C2F6" w14:textId="073EB772" w:rsidR="005D5299" w:rsidRPr="00795949" w:rsidRDefault="005D5299" w:rsidP="002D0E30">
      <w:pPr>
        <w:pStyle w:val="a6"/>
        <w:numPr>
          <w:ilvl w:val="0"/>
          <w:numId w:val="228"/>
        </w:numPr>
        <w:wordWrap/>
        <w:spacing w:line="276" w:lineRule="auto"/>
        <w:ind w:leftChars="0"/>
        <w:rPr>
          <w:rFonts w:ascii="Arial" w:eastAsia="굴림" w:hAnsi="Arial" w:cs="Arial"/>
          <w:b/>
          <w:sz w:val="22"/>
        </w:rPr>
      </w:pPr>
      <w:r w:rsidRPr="00795949">
        <w:rPr>
          <w:rFonts w:ascii="Arial" w:eastAsia="굴림" w:hAnsi="Arial" w:cs="Arial"/>
          <w:b/>
          <w:sz w:val="22"/>
        </w:rPr>
        <w:t xml:space="preserve">If </w:t>
      </w:r>
      <w:r w:rsidR="00D0631B" w:rsidRPr="00795949">
        <w:rPr>
          <w:rFonts w:ascii="Arial" w:eastAsia="굴림" w:hAnsi="Arial" w:cs="Arial"/>
          <w:b/>
          <w:sz w:val="22"/>
        </w:rPr>
        <w:t xml:space="preserve">R </w:t>
      </w:r>
      <w:r w:rsidRPr="00795949">
        <w:rPr>
          <w:rFonts w:ascii="Arial" w:eastAsia="굴림" w:hAnsi="Arial" w:cs="Arial"/>
          <w:b/>
          <w:sz w:val="22"/>
        </w:rPr>
        <w:t xml:space="preserve">lived </w:t>
      </w:r>
      <w:r w:rsidR="000F5D5E" w:rsidRPr="00795949">
        <w:rPr>
          <w:rFonts w:ascii="Arial" w:eastAsia="굴림" w:hAnsi="Arial" w:cs="Arial"/>
          <w:b/>
          <w:sz w:val="22"/>
        </w:rPr>
        <w:t>with</w:t>
      </w:r>
      <w:r w:rsidR="00286276" w:rsidRPr="00795949">
        <w:rPr>
          <w:rFonts w:ascii="Arial" w:eastAsia="굴림" w:hAnsi="Arial" w:cs="Arial"/>
          <w:b/>
          <w:sz w:val="22"/>
        </w:rPr>
        <w:t xml:space="preserve"> </w:t>
      </w:r>
      <w:r w:rsidR="00D0631B" w:rsidRPr="00795949">
        <w:rPr>
          <w:rFonts w:ascii="Arial" w:eastAsia="굴림" w:hAnsi="Arial" w:cs="Arial"/>
          <w:b/>
          <w:sz w:val="22"/>
        </w:rPr>
        <w:t xml:space="preserve">his/her </w:t>
      </w:r>
      <w:r w:rsidRPr="00795949">
        <w:rPr>
          <w:rFonts w:ascii="Arial" w:eastAsia="굴림" w:hAnsi="Arial" w:cs="Arial"/>
          <w:b/>
          <w:sz w:val="22"/>
        </w:rPr>
        <w:t>mother</w:t>
      </w:r>
      <w:r w:rsidR="00884044" w:rsidRPr="00795949">
        <w:rPr>
          <w:rFonts w:ascii="Arial" w:eastAsia="굴림" w:hAnsi="Arial" w:cs="Arial"/>
          <w:b/>
          <w:sz w:val="22"/>
        </w:rPr>
        <w:t xml:space="preserve"> for</w:t>
      </w:r>
      <w:r w:rsidRPr="00795949">
        <w:rPr>
          <w:rFonts w:ascii="Arial" w:eastAsia="굴림" w:hAnsi="Arial" w:cs="Arial"/>
          <w:b/>
          <w:sz w:val="22"/>
        </w:rPr>
        <w:t xml:space="preserve"> more than one month in </w:t>
      </w:r>
      <w:del w:id="691" w:author="Keis" w:date="2024-09-06T10:18:00Z">
        <w:r w:rsidR="003A7C46" w:rsidRPr="008211A5" w:rsidDel="009F27DD">
          <w:rPr>
            <w:rFonts w:ascii="Arial" w:eastAsia="굴림" w:hAnsi="Arial" w:cs="Arial" w:hint="eastAsia"/>
            <w:b/>
            <w:color w:val="FF0000"/>
            <w:sz w:val="22"/>
          </w:rPr>
          <w:delText>2019</w:delText>
        </w:r>
      </w:del>
      <w:ins w:id="692" w:author="Keis" w:date="2024-09-06T10:18:00Z">
        <w:r w:rsidR="009F27DD" w:rsidRPr="009F27DD">
          <w:rPr>
            <w:rFonts w:ascii="Arial" w:eastAsia="굴림" w:hAnsi="Arial" w:cs="Arial" w:hint="eastAsia"/>
            <w:b/>
            <w:color w:val="00B050"/>
            <w:sz w:val="22"/>
          </w:rPr>
          <w:t>2021</w:t>
        </w:r>
      </w:ins>
      <w:r w:rsidRPr="00795949">
        <w:rPr>
          <w:rFonts w:ascii="Arial" w:eastAsia="굴림" w:hAnsi="Arial" w:cs="Arial"/>
          <w:b/>
          <w:sz w:val="22"/>
        </w:rPr>
        <w:t xml:space="preserve">, then </w:t>
      </w:r>
      <w:r w:rsidR="00286276" w:rsidRPr="00795949">
        <w:rPr>
          <w:rFonts w:ascii="Arial" w:eastAsia="굴림" w:hAnsi="Arial" w:cs="Arial"/>
          <w:b/>
          <w:sz w:val="22"/>
        </w:rPr>
        <w:t>ask</w:t>
      </w:r>
      <w:r w:rsidR="009D06A9" w:rsidRPr="00795949">
        <w:rPr>
          <w:rFonts w:ascii="Arial" w:eastAsia="굴림" w:hAnsi="Arial" w:cs="Arial"/>
          <w:b/>
          <w:sz w:val="22"/>
        </w:rPr>
        <w:t xml:space="preserve"> Bb171</w:t>
      </w:r>
      <w:r w:rsidRPr="00795949">
        <w:rPr>
          <w:rFonts w:ascii="Arial" w:eastAsia="굴림" w:hAnsi="Arial" w:cs="Arial"/>
          <w:b/>
          <w:sz w:val="22"/>
        </w:rPr>
        <w:t>~Bb</w:t>
      </w:r>
      <w:r w:rsidR="009D06A9" w:rsidRPr="00795949">
        <w:rPr>
          <w:rFonts w:ascii="Arial" w:eastAsia="굴림" w:hAnsi="Arial" w:cs="Arial"/>
          <w:b/>
          <w:sz w:val="22"/>
        </w:rPr>
        <w:t>184</w:t>
      </w:r>
      <w:r w:rsidR="00884044" w:rsidRPr="00795949">
        <w:rPr>
          <w:rFonts w:ascii="Arial" w:eastAsia="굴림" w:hAnsi="Arial" w:cs="Arial"/>
          <w:b/>
          <w:sz w:val="22"/>
        </w:rPr>
        <w:t>.</w:t>
      </w:r>
    </w:p>
    <w:p w14:paraId="63DF0DCD" w14:textId="77777777" w:rsidR="005D5299" w:rsidRPr="00795949" w:rsidRDefault="005D5299" w:rsidP="005D5299">
      <w:pPr>
        <w:wordWrap/>
        <w:spacing w:line="360" w:lineRule="auto"/>
        <w:rPr>
          <w:rFonts w:ascii="Arial" w:eastAsia="굴림" w:hAnsi="Arial" w:cs="Arial"/>
          <w:sz w:val="22"/>
        </w:rPr>
      </w:pPr>
    </w:p>
    <w:p w14:paraId="7F215D07" w14:textId="0C1056B3"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Bb171</w:t>
      </w:r>
      <w:r w:rsidR="005D5299" w:rsidRPr="00795949">
        <w:rPr>
          <w:rFonts w:ascii="Arial" w:eastAsia="굴림" w:hAnsi="Arial" w:cs="Arial"/>
          <w:sz w:val="22"/>
        </w:rPr>
        <w:t xml:space="preserve">. </w:t>
      </w:r>
      <w:r w:rsidRPr="00795949">
        <w:rPr>
          <w:rFonts w:ascii="Arial" w:eastAsia="굴림" w:hAnsi="Arial" w:cs="Arial"/>
          <w:kern w:val="0"/>
          <w:sz w:val="22"/>
        </w:rPr>
        <w:t xml:space="preserve">[Live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financial support] </w:t>
      </w:r>
      <w:r w:rsidR="005D5299" w:rsidRPr="00795949">
        <w:rPr>
          <w:rFonts w:ascii="Arial" w:eastAsia="굴림" w:hAnsi="Arial" w:cs="Arial"/>
          <w:sz w:val="22"/>
        </w:rPr>
        <w:t>In the last calendar year (</w:t>
      </w:r>
      <w:del w:id="693" w:author="Keis" w:date="2024-09-06T10:18:00Z">
        <w:r w:rsidR="003A7C46" w:rsidRPr="008211A5" w:rsidDel="009F27DD">
          <w:rPr>
            <w:rFonts w:ascii="Arial" w:eastAsia="굴림" w:hAnsi="Arial" w:cs="Arial" w:hint="eastAsia"/>
            <w:color w:val="FF0000"/>
            <w:sz w:val="22"/>
          </w:rPr>
          <w:delText>2019</w:delText>
        </w:r>
      </w:del>
      <w:ins w:id="694"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did you receive any </w:t>
      </w:r>
      <w:r w:rsidR="00D93B3E" w:rsidRPr="00795949">
        <w:rPr>
          <w:rFonts w:ascii="Arial" w:eastAsia="굴림" w:hAnsi="Arial" w:cs="Arial"/>
          <w:sz w:val="22"/>
        </w:rPr>
        <w:t xml:space="preserve">financial support </w:t>
      </w:r>
      <w:r w:rsidR="005D5299" w:rsidRPr="00795949">
        <w:rPr>
          <w:rFonts w:ascii="Arial" w:eastAsia="굴림" w:hAnsi="Arial" w:cs="Arial"/>
          <w:sz w:val="22"/>
        </w:rPr>
        <w:t>from your mother while living together?</w:t>
      </w:r>
    </w:p>
    <w:p w14:paraId="3DFADF1D" w14:textId="77777777" w:rsidR="00EE2758" w:rsidRPr="00795949" w:rsidRDefault="00EE2758" w:rsidP="00F04B1E">
      <w:pPr>
        <w:wordWrap/>
        <w:spacing w:line="360" w:lineRule="auto"/>
        <w:rPr>
          <w:rFonts w:ascii="Arial" w:eastAsia="굴림" w:hAnsi="Arial" w:cs="Arial"/>
          <w:kern w:val="0"/>
          <w:sz w:val="24"/>
          <w:szCs w:val="24"/>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luded. Financial support includes pocket money, medical expenses, travel expenses, business funds, etc.</w:t>
      </w:r>
      <w:r w:rsidRPr="00795949">
        <w:rPr>
          <w:rFonts w:ascii="Arial" w:eastAsia="굴림" w:hAnsi="Arial" w:cs="Arial"/>
          <w:kern w:val="0"/>
          <w:sz w:val="22"/>
        </w:rPr>
        <w:t xml:space="preserve"> Paying for the bill instead is included</w:t>
      </w:r>
      <w:r w:rsidR="00F04B1E" w:rsidRPr="00795949">
        <w:rPr>
          <w:rFonts w:ascii="Arial" w:eastAsia="굴림" w:hAnsi="Arial" w:cs="Arial"/>
          <w:kern w:val="0"/>
          <w:sz w:val="22"/>
        </w:rPr>
        <w:t>.</w:t>
      </w:r>
      <w:r w:rsidRPr="00795949">
        <w:rPr>
          <w:rFonts w:ascii="Arial" w:eastAsia="굴림" w:hAnsi="Arial" w:cs="Arial"/>
          <w:kern w:val="0"/>
          <w:sz w:val="22"/>
        </w:rPr>
        <w:t>]</w:t>
      </w:r>
      <w:r w:rsidRPr="00795949">
        <w:rPr>
          <w:rFonts w:ascii="Arial" w:eastAsia="굴림" w:hAnsi="Arial" w:cs="Arial"/>
          <w:kern w:val="0"/>
          <w:sz w:val="24"/>
          <w:szCs w:val="24"/>
        </w:rPr>
        <w:t xml:space="preserve"> </w:t>
      </w:r>
    </w:p>
    <w:p w14:paraId="5C4E21E4" w14:textId="77777777" w:rsidR="00286276" w:rsidRPr="00795949" w:rsidRDefault="00286276" w:rsidP="002D0E30">
      <w:pPr>
        <w:pStyle w:val="a6"/>
        <w:numPr>
          <w:ilvl w:val="0"/>
          <w:numId w:val="229"/>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→Go to </w:t>
      </w:r>
      <w:r w:rsidR="009D06A9" w:rsidRPr="00795949">
        <w:rPr>
          <w:rFonts w:ascii="Arial" w:eastAsia="굴림" w:hAnsi="Arial" w:cs="Arial"/>
          <w:sz w:val="22"/>
        </w:rPr>
        <w:t>Bb</w:t>
      </w:r>
      <w:r w:rsidR="00EE1734" w:rsidRPr="00795949">
        <w:rPr>
          <w:rFonts w:ascii="Arial" w:eastAsia="굴림" w:hAnsi="Arial" w:cs="Arial"/>
          <w:sz w:val="22"/>
        </w:rPr>
        <w:t>178</w:t>
      </w:r>
    </w:p>
    <w:p w14:paraId="3C77172C" w14:textId="77777777" w:rsidR="005D5299" w:rsidRPr="00795949" w:rsidRDefault="005D5299" w:rsidP="00B536DB">
      <w:pPr>
        <w:wordWrap/>
        <w:spacing w:line="360" w:lineRule="auto"/>
        <w:rPr>
          <w:rFonts w:ascii="Arial" w:eastAsia="굴림" w:hAnsi="Arial" w:cs="Arial"/>
          <w:sz w:val="22"/>
        </w:rPr>
      </w:pPr>
    </w:p>
    <w:p w14:paraId="3FC0C9AD" w14:textId="69DAD309" w:rsidR="005D5299" w:rsidRPr="00795949" w:rsidRDefault="009D06A9" w:rsidP="00B536DB">
      <w:pPr>
        <w:spacing w:line="360" w:lineRule="auto"/>
        <w:rPr>
          <w:rFonts w:ascii="Arial" w:eastAsia="굴림" w:hAnsi="Arial" w:cs="Arial"/>
          <w:sz w:val="22"/>
        </w:rPr>
      </w:pPr>
      <w:r w:rsidRPr="00795949">
        <w:rPr>
          <w:rFonts w:ascii="Arial" w:eastAsia="굴림" w:hAnsi="Arial" w:cs="Arial"/>
          <w:sz w:val="22"/>
        </w:rPr>
        <w:t>Bb172</w:t>
      </w:r>
      <w:r w:rsidR="005D5299" w:rsidRPr="00795949">
        <w:rPr>
          <w:rFonts w:ascii="Arial" w:eastAsia="굴림" w:hAnsi="Arial" w:cs="Arial"/>
          <w:sz w:val="22"/>
        </w:rPr>
        <w:t>.</w:t>
      </w:r>
      <w:r w:rsidRPr="00795949">
        <w:rPr>
          <w:rFonts w:ascii="Arial" w:eastAsia="굴림" w:hAnsi="Arial" w:cs="Arial"/>
          <w:sz w:val="22"/>
        </w:rPr>
        <w:t xml:space="preserve"> </w:t>
      </w:r>
      <w:r w:rsidRPr="00795949">
        <w:rPr>
          <w:rFonts w:ascii="Arial" w:eastAsia="굴림" w:hAnsi="Arial" w:cs="Arial"/>
          <w:kern w:val="0"/>
          <w:sz w:val="22"/>
        </w:rPr>
        <w:t xml:space="preserve">[Live </w:t>
      </w:r>
      <w:proofErr w:type="spellStart"/>
      <w:r w:rsidRPr="00795949">
        <w:rPr>
          <w:rFonts w:ascii="Arial" w:eastAsia="굴림" w:hAnsi="Arial" w:cs="Arial"/>
          <w:kern w:val="0"/>
          <w:sz w:val="22"/>
        </w:rPr>
        <w:t>together_Receipt</w:t>
      </w:r>
      <w:proofErr w:type="spellEnd"/>
      <w:r w:rsidRPr="00795949">
        <w:rPr>
          <w:rFonts w:ascii="Arial" w:eastAsia="굴림" w:hAnsi="Arial" w:cs="Arial"/>
          <w:kern w:val="0"/>
          <w:sz w:val="22"/>
        </w:rPr>
        <w:t xml:space="preserve"> of financial support] </w:t>
      </w:r>
      <w:r w:rsidR="005D5299" w:rsidRPr="00795949">
        <w:rPr>
          <w:rFonts w:ascii="Arial" w:eastAsia="굴림" w:hAnsi="Arial" w:cs="Arial"/>
          <w:sz w:val="22"/>
        </w:rPr>
        <w:t xml:space="preserve">If so, what was the total amount of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received</w:t>
      </w:r>
      <w:r w:rsidR="00EB01E6" w:rsidRPr="00795949">
        <w:rPr>
          <w:rFonts w:ascii="Arial" w:eastAsia="굴림" w:hAnsi="Arial" w:cs="Arial"/>
          <w:sz w:val="22"/>
        </w:rPr>
        <w:t xml:space="preserve"> from your mother</w:t>
      </w:r>
      <w:r w:rsidR="005D5299" w:rsidRPr="00795949">
        <w:rPr>
          <w:rFonts w:ascii="Arial" w:eastAsia="굴림" w:hAnsi="Arial" w:cs="Arial"/>
          <w:sz w:val="22"/>
        </w:rPr>
        <w:t xml:space="preserve"> in the last calendar year (</w:t>
      </w:r>
      <w:del w:id="695" w:author="Keis" w:date="2024-09-06T10:18:00Z">
        <w:r w:rsidR="003F7106" w:rsidRPr="008211A5" w:rsidDel="009F27DD">
          <w:rPr>
            <w:rFonts w:ascii="Arial" w:eastAsia="굴림" w:hAnsi="Arial" w:cs="Arial"/>
            <w:color w:val="FF0000"/>
            <w:sz w:val="22"/>
          </w:rPr>
          <w:delText>201</w:delText>
        </w:r>
        <w:r w:rsidR="003E19B1" w:rsidRPr="008211A5" w:rsidDel="009F27DD">
          <w:rPr>
            <w:rFonts w:ascii="Arial" w:eastAsia="굴림" w:hAnsi="Arial" w:cs="Arial" w:hint="eastAsia"/>
            <w:color w:val="FF0000"/>
            <w:sz w:val="22"/>
          </w:rPr>
          <w:delText>9</w:delText>
        </w:r>
      </w:del>
      <w:ins w:id="696" w:author="Keis" w:date="2024-09-06T10:18:00Z">
        <w:r w:rsidR="009F27DD" w:rsidRPr="009F27DD">
          <w:rPr>
            <w:rFonts w:ascii="Arial" w:eastAsia="굴림" w:hAnsi="Arial" w:cs="Arial"/>
            <w:color w:val="00B050"/>
            <w:sz w:val="22"/>
          </w:rPr>
          <w:t>2021</w:t>
        </w:r>
      </w:ins>
      <w:r w:rsidR="005D5299" w:rsidRPr="00795949">
        <w:rPr>
          <w:rFonts w:ascii="Arial" w:eastAsia="굴림" w:hAnsi="Arial" w:cs="Arial"/>
          <w:sz w:val="22"/>
        </w:rPr>
        <w:t xml:space="preserve">)? </w:t>
      </w:r>
    </w:p>
    <w:p w14:paraId="6205D1C1" w14:textId="77777777" w:rsidR="007A5F52" w:rsidRPr="00795949" w:rsidRDefault="007A5F52" w:rsidP="007A5F52">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144CC623" w14:textId="77777777" w:rsidR="007A5F52" w:rsidRPr="00795949" w:rsidRDefault="007A5F52" w:rsidP="007A5F52">
      <w:pPr>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 MW [Range: 0 ~ 9997] → Bb</w:t>
      </w:r>
      <w:r w:rsidR="009D06A9" w:rsidRPr="00795949">
        <w:rPr>
          <w:rFonts w:ascii="Arial" w:eastAsia="굴림" w:hAnsi="Arial" w:cs="Arial"/>
          <w:kern w:val="0"/>
          <w:sz w:val="22"/>
        </w:rPr>
        <w:t>178</w:t>
      </w:r>
    </w:p>
    <w:p w14:paraId="6059EB34" w14:textId="77777777" w:rsidR="005D5299" w:rsidRPr="00795949" w:rsidRDefault="00715417" w:rsidP="007A5F52">
      <w:pPr>
        <w:wordWrap/>
        <w:spacing w:line="360" w:lineRule="auto"/>
        <w:ind w:firstLine="800"/>
        <w:rPr>
          <w:rFonts w:ascii="Arial" w:eastAsia="굴림" w:hAnsi="Arial" w:cs="Arial"/>
          <w:sz w:val="22"/>
        </w:rPr>
      </w:pPr>
      <w:r w:rsidRPr="00795949">
        <w:rPr>
          <w:rFonts w:ascii="Arial" w:eastAsia="굴림" w:hAnsi="Arial" w:cs="Arial"/>
          <w:sz w:val="22"/>
        </w:rPr>
        <w:t>D</w:t>
      </w:r>
      <w:r w:rsidR="005D5299" w:rsidRPr="00795949">
        <w:rPr>
          <w:rFonts w:ascii="Arial" w:eastAsia="굴림" w:hAnsi="Arial" w:cs="Arial"/>
          <w:sz w:val="22"/>
        </w:rPr>
        <w:t xml:space="preserve">on’t know → </w:t>
      </w:r>
      <w:r w:rsidR="009D06A9" w:rsidRPr="00795949">
        <w:rPr>
          <w:rFonts w:ascii="Arial" w:eastAsia="굴림" w:hAnsi="Arial" w:cs="Arial"/>
          <w:sz w:val="22"/>
        </w:rPr>
        <w:t>Bb173</w:t>
      </w:r>
      <w:r w:rsidR="005D5299" w:rsidRPr="00795949">
        <w:rPr>
          <w:rFonts w:ascii="Arial" w:eastAsia="굴림" w:hAnsi="Arial" w:cs="Arial"/>
          <w:sz w:val="22"/>
        </w:rPr>
        <w:t>~Bb</w:t>
      </w:r>
      <w:r w:rsidR="009D06A9" w:rsidRPr="00795949">
        <w:rPr>
          <w:rFonts w:ascii="Arial" w:eastAsia="굴림" w:hAnsi="Arial" w:cs="Arial"/>
          <w:sz w:val="22"/>
        </w:rPr>
        <w:t>177</w:t>
      </w:r>
      <w:r w:rsidR="005D5299" w:rsidRPr="00795949">
        <w:rPr>
          <w:rFonts w:ascii="Arial" w:eastAsia="굴림" w:hAnsi="Arial" w:cs="Arial"/>
          <w:sz w:val="22"/>
        </w:rPr>
        <w:t xml:space="preserve"> unfolding</w:t>
      </w:r>
    </w:p>
    <w:p w14:paraId="74A11675" w14:textId="77777777" w:rsidR="005D5299" w:rsidRPr="00795949" w:rsidRDefault="005D5299" w:rsidP="007A5F52">
      <w:pPr>
        <w:wordWrap/>
        <w:spacing w:line="360" w:lineRule="auto"/>
        <w:ind w:firstLine="800"/>
        <w:rPr>
          <w:rFonts w:ascii="Arial" w:eastAsia="굴림" w:hAnsi="Arial" w:cs="Arial"/>
          <w:sz w:val="22"/>
        </w:rPr>
      </w:pPr>
      <w:r w:rsidRPr="00795949">
        <w:rPr>
          <w:rFonts w:ascii="Arial" w:eastAsia="굴림" w:hAnsi="Arial" w:cs="Arial"/>
          <w:sz w:val="22"/>
        </w:rPr>
        <w:t>Refuse to answer → Bb</w:t>
      </w:r>
      <w:r w:rsidR="009D06A9" w:rsidRPr="00795949">
        <w:rPr>
          <w:rFonts w:ascii="Arial" w:eastAsia="굴림" w:hAnsi="Arial" w:cs="Arial"/>
          <w:sz w:val="22"/>
        </w:rPr>
        <w:t>173</w:t>
      </w:r>
      <w:r w:rsidRPr="00795949">
        <w:rPr>
          <w:rFonts w:ascii="Arial" w:eastAsia="굴림" w:hAnsi="Arial" w:cs="Arial"/>
          <w:sz w:val="22"/>
        </w:rPr>
        <w:t>~Bb</w:t>
      </w:r>
      <w:r w:rsidR="009D06A9" w:rsidRPr="00795949">
        <w:rPr>
          <w:rFonts w:ascii="Arial" w:eastAsia="굴림" w:hAnsi="Arial" w:cs="Arial"/>
          <w:sz w:val="22"/>
        </w:rPr>
        <w:t>177</w:t>
      </w:r>
      <w:r w:rsidRPr="00795949">
        <w:rPr>
          <w:rFonts w:ascii="Arial" w:eastAsia="굴림" w:hAnsi="Arial" w:cs="Arial"/>
          <w:sz w:val="22"/>
        </w:rPr>
        <w:t xml:space="preserve"> unfolding</w:t>
      </w:r>
    </w:p>
    <w:p w14:paraId="62E78E46" w14:textId="77777777" w:rsidR="005D5299" w:rsidRPr="00795949" w:rsidRDefault="005D5299" w:rsidP="005D5299">
      <w:pPr>
        <w:wordWrap/>
        <w:spacing w:line="360" w:lineRule="auto"/>
        <w:rPr>
          <w:rFonts w:ascii="Arial" w:eastAsia="굴림" w:hAnsi="Arial" w:cs="Arial"/>
          <w:sz w:val="22"/>
        </w:rPr>
      </w:pPr>
    </w:p>
    <w:p w14:paraId="6849F25D" w14:textId="77777777" w:rsidR="005D5299" w:rsidRPr="00795949" w:rsidRDefault="005D5299" w:rsidP="005D5299">
      <w:pPr>
        <w:wordWrap/>
        <w:spacing w:line="360" w:lineRule="auto"/>
        <w:rPr>
          <w:rFonts w:ascii="Arial" w:eastAsia="굴림" w:hAnsi="Arial" w:cs="Arial"/>
          <w:b/>
          <w:sz w:val="22"/>
        </w:rPr>
      </w:pPr>
      <w:r w:rsidRPr="00795949">
        <w:rPr>
          <w:rFonts w:ascii="Arial" w:eastAsia="굴림" w:hAnsi="Arial" w:cs="Arial"/>
          <w:b/>
          <w:sz w:val="22"/>
        </w:rPr>
        <w:t>&lt; Bb</w:t>
      </w:r>
      <w:r w:rsidR="009D06A9" w:rsidRPr="00795949">
        <w:rPr>
          <w:rFonts w:ascii="Arial" w:eastAsia="굴림" w:hAnsi="Arial" w:cs="Arial"/>
          <w:b/>
          <w:sz w:val="22"/>
        </w:rPr>
        <w:t>173</w:t>
      </w:r>
      <w:r w:rsidRPr="00795949">
        <w:rPr>
          <w:rFonts w:ascii="Arial" w:eastAsia="굴림" w:hAnsi="Arial" w:cs="Arial"/>
          <w:b/>
          <w:sz w:val="22"/>
        </w:rPr>
        <w:t>~Bb</w:t>
      </w:r>
      <w:r w:rsidR="009D06A9" w:rsidRPr="00795949">
        <w:rPr>
          <w:rFonts w:ascii="Arial" w:eastAsia="굴림" w:hAnsi="Arial" w:cs="Arial"/>
          <w:b/>
          <w:sz w:val="22"/>
        </w:rPr>
        <w:t>177</w:t>
      </w:r>
      <w:r w:rsidRPr="00795949">
        <w:rPr>
          <w:rFonts w:ascii="Arial" w:eastAsia="굴림" w:hAnsi="Arial" w:cs="Arial"/>
          <w:b/>
          <w:sz w:val="22"/>
        </w:rPr>
        <w:t>. Unfolding bracket questions &gt;</w:t>
      </w:r>
    </w:p>
    <w:p w14:paraId="77E3B8F1" w14:textId="77777777" w:rsidR="00C752F9" w:rsidRPr="00795949" w:rsidRDefault="00C752F9" w:rsidP="00C752F9">
      <w:pPr>
        <w:wordWrap/>
        <w:spacing w:line="360" w:lineRule="auto"/>
        <w:rPr>
          <w:rFonts w:ascii="Arial" w:eastAsia="굴림" w:hAnsi="Arial" w:cs="Arial"/>
          <w:sz w:val="22"/>
        </w:rPr>
      </w:pPr>
      <w:r w:rsidRPr="00795949">
        <w:rPr>
          <w:rFonts w:ascii="Arial" w:eastAsia="굴림" w:hAnsi="Arial" w:cs="Arial"/>
          <w:sz w:val="22"/>
        </w:rPr>
        <w:t>[IWER: Go back to Bb</w:t>
      </w:r>
      <w:r w:rsidR="009D06A9" w:rsidRPr="00795949">
        <w:rPr>
          <w:rFonts w:ascii="Arial" w:eastAsia="굴림" w:hAnsi="Arial" w:cs="Arial"/>
          <w:sz w:val="22"/>
        </w:rPr>
        <w:t>172</w:t>
      </w:r>
      <w:r w:rsidRPr="00795949">
        <w:rPr>
          <w:rFonts w:ascii="Arial" w:eastAsia="굴림" w:hAnsi="Arial" w:cs="Arial"/>
          <w:sz w:val="22"/>
        </w:rPr>
        <w:t xml:space="preserve"> and record if R answers the amount during the interview.]</w:t>
      </w:r>
    </w:p>
    <w:p w14:paraId="763AE99D" w14:textId="77777777"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Bb173</w:t>
      </w:r>
      <w:r w:rsidR="005D5299" w:rsidRPr="00795949">
        <w:rPr>
          <w:rFonts w:ascii="Arial" w:eastAsia="굴림" w:hAnsi="Arial" w:cs="Arial"/>
          <w:sz w:val="22"/>
        </w:rPr>
        <w:t>. Did it amount to less than, about equal to or more than 100 MW (10,000 Korean won)?</w:t>
      </w:r>
    </w:p>
    <w:p w14:paraId="4D2113CF" w14:textId="77777777" w:rsidR="00B536DB" w:rsidRPr="00795949" w:rsidRDefault="00B536DB" w:rsidP="00F14BA4">
      <w:pPr>
        <w:pStyle w:val="a6"/>
        <w:numPr>
          <w:ilvl w:val="0"/>
          <w:numId w:val="1092"/>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0901DC12" w14:textId="77777777" w:rsidR="00B536DB" w:rsidRPr="00795949" w:rsidRDefault="00B536DB" w:rsidP="00F14BA4">
      <w:pPr>
        <w:pStyle w:val="a6"/>
        <w:numPr>
          <w:ilvl w:val="0"/>
          <w:numId w:val="1093"/>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27645949" w14:textId="77777777" w:rsidR="00B536DB" w:rsidRPr="00795949" w:rsidRDefault="00B536DB" w:rsidP="00B536D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100 MW</w:t>
      </w:r>
    </w:p>
    <w:p w14:paraId="4FC20894" w14:textId="77777777" w:rsidR="005D5299" w:rsidRPr="00795949" w:rsidRDefault="005D5299" w:rsidP="005D5299">
      <w:pPr>
        <w:wordWrap/>
        <w:spacing w:line="360" w:lineRule="auto"/>
        <w:rPr>
          <w:rFonts w:ascii="Arial" w:eastAsia="굴림" w:hAnsi="Arial" w:cs="Arial"/>
          <w:sz w:val="22"/>
        </w:rPr>
      </w:pPr>
    </w:p>
    <w:p w14:paraId="61D00568" w14:textId="77777777"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Bb174</w:t>
      </w:r>
      <w:r w:rsidR="005D5299" w:rsidRPr="00795949">
        <w:rPr>
          <w:rFonts w:ascii="Arial" w:eastAsia="굴림" w:hAnsi="Arial" w:cs="Arial"/>
          <w:sz w:val="22"/>
        </w:rPr>
        <w:t>. Did it amount to less than, about equal to or more than 300 MW (10,000 Korean won)?</w:t>
      </w:r>
    </w:p>
    <w:p w14:paraId="046C595A" w14:textId="77777777" w:rsidR="00B536DB" w:rsidRPr="00795949" w:rsidRDefault="00B536DB" w:rsidP="00F14BA4">
      <w:pPr>
        <w:pStyle w:val="a6"/>
        <w:numPr>
          <w:ilvl w:val="0"/>
          <w:numId w:val="1094"/>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4BAC7AC1" w14:textId="77777777" w:rsidR="00B536DB" w:rsidRPr="00795949" w:rsidRDefault="00B536DB" w:rsidP="00F14BA4">
      <w:pPr>
        <w:pStyle w:val="a6"/>
        <w:numPr>
          <w:ilvl w:val="0"/>
          <w:numId w:val="1095"/>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32EE2CA2" w14:textId="77777777" w:rsidR="00B536DB" w:rsidRPr="00795949" w:rsidRDefault="00B536DB" w:rsidP="00B536D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300 MW</w:t>
      </w:r>
    </w:p>
    <w:p w14:paraId="7633199E" w14:textId="77777777" w:rsidR="005D5299" w:rsidRPr="00795949" w:rsidRDefault="005D5299" w:rsidP="005D5299">
      <w:pPr>
        <w:wordWrap/>
        <w:spacing w:line="360" w:lineRule="auto"/>
        <w:rPr>
          <w:rFonts w:ascii="Arial" w:eastAsia="굴림" w:hAnsi="Arial" w:cs="Arial"/>
          <w:sz w:val="22"/>
        </w:rPr>
      </w:pPr>
    </w:p>
    <w:p w14:paraId="216AA947" w14:textId="77777777"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Bb175</w:t>
      </w:r>
      <w:r w:rsidR="005D5299" w:rsidRPr="00795949">
        <w:rPr>
          <w:rFonts w:ascii="Arial" w:eastAsia="굴림" w:hAnsi="Arial" w:cs="Arial"/>
          <w:sz w:val="22"/>
        </w:rPr>
        <w:t>. Did it amount to less than, about equal to or more than 500 MW (10,000 Korean won)?</w:t>
      </w:r>
    </w:p>
    <w:p w14:paraId="13ECCB68" w14:textId="77777777" w:rsidR="00B536DB" w:rsidRPr="00795949" w:rsidRDefault="00B536DB" w:rsidP="00F14BA4">
      <w:pPr>
        <w:pStyle w:val="a6"/>
        <w:numPr>
          <w:ilvl w:val="0"/>
          <w:numId w:val="1096"/>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7E441A9C" w14:textId="77777777" w:rsidR="00B536DB" w:rsidRPr="00795949" w:rsidRDefault="00B536DB" w:rsidP="00F14BA4">
      <w:pPr>
        <w:pStyle w:val="a6"/>
        <w:numPr>
          <w:ilvl w:val="0"/>
          <w:numId w:val="1097"/>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15BDDDF7" w14:textId="77777777" w:rsidR="00B536DB" w:rsidRPr="00795949" w:rsidRDefault="00B536DB" w:rsidP="00B536D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500 MW</w:t>
      </w:r>
    </w:p>
    <w:p w14:paraId="2FF919FC" w14:textId="77777777" w:rsidR="005D5299" w:rsidRPr="00795949" w:rsidRDefault="005D5299" w:rsidP="005D5299">
      <w:pPr>
        <w:wordWrap/>
        <w:spacing w:line="360" w:lineRule="auto"/>
        <w:rPr>
          <w:rFonts w:ascii="Arial" w:eastAsia="굴림" w:hAnsi="Arial" w:cs="Arial"/>
          <w:sz w:val="22"/>
        </w:rPr>
      </w:pPr>
    </w:p>
    <w:p w14:paraId="02669671" w14:textId="77777777"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Bb176</w:t>
      </w:r>
      <w:r w:rsidR="005D5299" w:rsidRPr="00795949">
        <w:rPr>
          <w:rFonts w:ascii="Arial" w:eastAsia="굴림" w:hAnsi="Arial" w:cs="Arial"/>
          <w:sz w:val="22"/>
        </w:rPr>
        <w:t>. Did it amount to less than, about equal to or more than 1,000 MW (10,000 Korean won)?</w:t>
      </w:r>
    </w:p>
    <w:p w14:paraId="34A621E0" w14:textId="77777777" w:rsidR="00B536DB" w:rsidRPr="00795949" w:rsidRDefault="00B536DB" w:rsidP="00F14BA4">
      <w:pPr>
        <w:pStyle w:val="a6"/>
        <w:numPr>
          <w:ilvl w:val="0"/>
          <w:numId w:val="1098"/>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646E6A63" w14:textId="77777777" w:rsidR="00B536DB" w:rsidRPr="00795949" w:rsidRDefault="00B536DB" w:rsidP="00F14BA4">
      <w:pPr>
        <w:pStyle w:val="a6"/>
        <w:numPr>
          <w:ilvl w:val="0"/>
          <w:numId w:val="1099"/>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7AF44AE7" w14:textId="77777777" w:rsidR="00B536DB" w:rsidRPr="00795949" w:rsidRDefault="00B536DB" w:rsidP="00B536D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1,000 MW</w:t>
      </w:r>
    </w:p>
    <w:p w14:paraId="08EA7230" w14:textId="77777777" w:rsidR="005D5299" w:rsidRPr="00795949" w:rsidRDefault="005D5299" w:rsidP="005D5299">
      <w:pPr>
        <w:wordWrap/>
        <w:spacing w:line="360" w:lineRule="auto"/>
        <w:rPr>
          <w:rFonts w:ascii="Arial" w:eastAsia="굴림" w:hAnsi="Arial" w:cs="Arial"/>
          <w:sz w:val="22"/>
        </w:rPr>
      </w:pPr>
    </w:p>
    <w:p w14:paraId="252B4F11" w14:textId="77777777"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Bb177</w:t>
      </w:r>
      <w:r w:rsidR="005D5299" w:rsidRPr="00795949">
        <w:rPr>
          <w:rFonts w:ascii="Arial" w:eastAsia="굴림" w:hAnsi="Arial" w:cs="Arial"/>
          <w:sz w:val="22"/>
        </w:rPr>
        <w:t>. Did it amount to less than, about equal to or more than 2,000 MW (10,000 Korean won)?</w:t>
      </w:r>
    </w:p>
    <w:p w14:paraId="0984F86D" w14:textId="77777777" w:rsidR="00B536DB" w:rsidRPr="00795949" w:rsidRDefault="00B536DB" w:rsidP="00F14BA4">
      <w:pPr>
        <w:pStyle w:val="a6"/>
        <w:numPr>
          <w:ilvl w:val="0"/>
          <w:numId w:val="1100"/>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4D3B1862" w14:textId="77777777" w:rsidR="00B536DB" w:rsidRPr="00795949" w:rsidRDefault="00B536DB" w:rsidP="00F14BA4">
      <w:pPr>
        <w:pStyle w:val="a6"/>
        <w:numPr>
          <w:ilvl w:val="0"/>
          <w:numId w:val="1101"/>
        </w:numPr>
        <w:wordWrap/>
        <w:spacing w:line="360" w:lineRule="auto"/>
        <w:ind w:leftChars="0"/>
        <w:rPr>
          <w:rFonts w:ascii="Arial" w:eastAsia="굴림" w:hAnsi="Arial" w:cs="Arial"/>
          <w:sz w:val="22"/>
        </w:rPr>
      </w:pPr>
      <w:r w:rsidRPr="00795949">
        <w:rPr>
          <w:rFonts w:ascii="Arial" w:eastAsia="굴림" w:hAnsi="Arial" w:cs="Arial"/>
          <w:sz w:val="22"/>
        </w:rPr>
        <w:t>About 2,000 MW</w:t>
      </w:r>
    </w:p>
    <w:p w14:paraId="6F233693" w14:textId="77777777" w:rsidR="00B536DB" w:rsidRPr="00795949" w:rsidRDefault="00B536DB" w:rsidP="00B536DB">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2,000 MW</w:t>
      </w:r>
    </w:p>
    <w:p w14:paraId="34F1907A" w14:textId="77777777" w:rsidR="005D5299" w:rsidRPr="00795949" w:rsidRDefault="005D5299" w:rsidP="005D5299">
      <w:pPr>
        <w:wordWrap/>
        <w:spacing w:line="360" w:lineRule="auto"/>
        <w:rPr>
          <w:rFonts w:ascii="Arial" w:eastAsia="굴림" w:hAnsi="Arial" w:cs="Arial"/>
          <w:sz w:val="22"/>
        </w:rPr>
      </w:pPr>
    </w:p>
    <w:p w14:paraId="32406187" w14:textId="0ADF0173" w:rsidR="005D5299" w:rsidRPr="00795949" w:rsidRDefault="009D06A9" w:rsidP="005D5299">
      <w:pPr>
        <w:wordWrap/>
        <w:spacing w:line="360" w:lineRule="auto"/>
        <w:rPr>
          <w:rFonts w:ascii="Arial" w:eastAsia="굴림" w:hAnsi="Arial" w:cs="Arial"/>
          <w:sz w:val="22"/>
        </w:rPr>
      </w:pPr>
      <w:r w:rsidRPr="00795949">
        <w:rPr>
          <w:rFonts w:ascii="Arial" w:eastAsia="굴림" w:hAnsi="Arial" w:cs="Arial"/>
          <w:sz w:val="22"/>
        </w:rPr>
        <w:t>Bb178</w:t>
      </w:r>
      <w:r w:rsidR="005D5299" w:rsidRPr="00795949">
        <w:rPr>
          <w:rFonts w:ascii="Arial" w:eastAsia="굴림" w:hAnsi="Arial" w:cs="Arial"/>
          <w:sz w:val="22"/>
        </w:rPr>
        <w:t xml:space="preserve">. </w:t>
      </w:r>
      <w:r w:rsidR="000F2EB8" w:rsidRPr="00795949">
        <w:rPr>
          <w:rFonts w:ascii="Arial" w:eastAsia="굴림" w:hAnsi="Arial" w:cs="Arial"/>
          <w:kern w:val="0"/>
          <w:sz w:val="22"/>
        </w:rPr>
        <w:t xml:space="preserve">[Live together_ Offer of financial support] </w:t>
      </w:r>
      <w:r w:rsidR="005D5299" w:rsidRPr="00795949">
        <w:rPr>
          <w:rFonts w:ascii="Arial" w:eastAsia="굴림" w:hAnsi="Arial" w:cs="Arial"/>
          <w:sz w:val="22"/>
        </w:rPr>
        <w:t>In the last calendar year (</w:t>
      </w:r>
      <w:del w:id="697" w:author="Keis" w:date="2024-09-06T10:18:00Z">
        <w:r w:rsidR="003E19B1" w:rsidRPr="008211A5" w:rsidDel="009F27DD">
          <w:rPr>
            <w:rFonts w:ascii="Arial" w:eastAsia="굴림" w:hAnsi="Arial" w:cs="Arial" w:hint="eastAsia"/>
            <w:color w:val="FF0000"/>
            <w:sz w:val="22"/>
          </w:rPr>
          <w:delText>2019</w:delText>
        </w:r>
      </w:del>
      <w:ins w:id="698" w:author="Keis" w:date="2024-09-06T10:18:00Z">
        <w:r w:rsidR="009F27DD" w:rsidRPr="009F27DD">
          <w:rPr>
            <w:rFonts w:ascii="Arial" w:eastAsia="굴림" w:hAnsi="Arial" w:cs="Arial" w:hint="eastAsia"/>
            <w:color w:val="00B050"/>
            <w:sz w:val="22"/>
          </w:rPr>
          <w:t>2021</w:t>
        </w:r>
      </w:ins>
      <w:r w:rsidR="005D5299" w:rsidRPr="00795949">
        <w:rPr>
          <w:rFonts w:ascii="Arial" w:eastAsia="굴림" w:hAnsi="Arial" w:cs="Arial"/>
          <w:sz w:val="22"/>
        </w:rPr>
        <w:t xml:space="preserve">), did you give any </w:t>
      </w:r>
      <w:r w:rsidR="00D93B3E" w:rsidRPr="00795949">
        <w:rPr>
          <w:rFonts w:ascii="Arial" w:eastAsia="굴림" w:hAnsi="Arial" w:cs="Arial"/>
          <w:sz w:val="22"/>
        </w:rPr>
        <w:t xml:space="preserve">financial support </w:t>
      </w:r>
      <w:r w:rsidR="005D5299" w:rsidRPr="00795949">
        <w:rPr>
          <w:rFonts w:ascii="Arial" w:eastAsia="굴림" w:hAnsi="Arial" w:cs="Arial"/>
          <w:sz w:val="22"/>
        </w:rPr>
        <w:t>to your mother while living together?</w:t>
      </w:r>
    </w:p>
    <w:p w14:paraId="6AEA3D46" w14:textId="77777777" w:rsidR="002E158F" w:rsidRPr="00795949" w:rsidRDefault="002E158F" w:rsidP="002D4F2B">
      <w:pPr>
        <w:wordWrap/>
        <w:spacing w:line="360" w:lineRule="auto"/>
        <w:rPr>
          <w:rFonts w:ascii="Arial" w:eastAsia="굴림" w:hAnsi="Arial" w:cs="Arial"/>
          <w:kern w:val="0"/>
          <w:sz w:val="24"/>
          <w:szCs w:val="24"/>
        </w:rPr>
      </w:pPr>
      <w:r w:rsidRPr="00795949">
        <w:rPr>
          <w:rFonts w:ascii="Arial" w:eastAsia="굴림" w:hAnsi="Arial" w:cs="Arial"/>
          <w:sz w:val="22"/>
        </w:rPr>
        <w:t xml:space="preserve">[IWER: Provision of dwelling space, food, etc., is </w:t>
      </w:r>
      <w:r w:rsidR="0052190D" w:rsidRPr="00795949">
        <w:rPr>
          <w:rFonts w:ascii="Arial" w:eastAsia="굴림" w:hAnsi="Arial" w:cs="Arial"/>
          <w:sz w:val="22"/>
        </w:rPr>
        <w:t>exc</w:t>
      </w:r>
      <w:r w:rsidRPr="00795949">
        <w:rPr>
          <w:rFonts w:ascii="Arial" w:eastAsia="굴림" w:hAnsi="Arial" w:cs="Arial"/>
          <w:sz w:val="22"/>
        </w:rPr>
        <w:t>luded. Financial support includes pocket money, medical expenses, travel expenses, business funds, etc.</w:t>
      </w:r>
      <w:r w:rsidRPr="00795949">
        <w:rPr>
          <w:rFonts w:ascii="Arial" w:eastAsia="굴림" w:hAnsi="Arial" w:cs="Arial"/>
          <w:kern w:val="0"/>
          <w:sz w:val="22"/>
        </w:rPr>
        <w:t xml:space="preserve"> Paying for the bill instead is included</w:t>
      </w:r>
      <w:r w:rsidR="002D4F2B" w:rsidRPr="00795949">
        <w:rPr>
          <w:rFonts w:ascii="Arial" w:eastAsia="굴림" w:hAnsi="Arial" w:cs="Arial"/>
          <w:kern w:val="0"/>
          <w:sz w:val="22"/>
        </w:rPr>
        <w:t>.</w:t>
      </w:r>
      <w:r w:rsidRPr="00795949">
        <w:rPr>
          <w:rFonts w:ascii="Arial" w:eastAsia="굴림" w:hAnsi="Arial" w:cs="Arial"/>
          <w:kern w:val="0"/>
          <w:sz w:val="22"/>
        </w:rPr>
        <w:t>]</w:t>
      </w:r>
      <w:r w:rsidRPr="00795949">
        <w:rPr>
          <w:rFonts w:ascii="Arial" w:eastAsia="굴림" w:hAnsi="Arial" w:cs="Arial"/>
          <w:kern w:val="0"/>
          <w:sz w:val="24"/>
          <w:szCs w:val="24"/>
        </w:rPr>
        <w:t xml:space="preserve"> </w:t>
      </w:r>
    </w:p>
    <w:p w14:paraId="373DA057" w14:textId="77777777" w:rsidR="00D175C5" w:rsidRPr="00795949" w:rsidRDefault="00D175C5" w:rsidP="002D0E30">
      <w:pPr>
        <w:pStyle w:val="a6"/>
        <w:numPr>
          <w:ilvl w:val="0"/>
          <w:numId w:val="230"/>
        </w:numPr>
        <w:tabs>
          <w:tab w:val="left" w:pos="5245"/>
        </w:tabs>
        <w:wordWrap/>
        <w:spacing w:line="360" w:lineRule="auto"/>
        <w:ind w:leftChars="0"/>
        <w:rPr>
          <w:rFonts w:ascii="Arial" w:eastAsia="굴림" w:hAnsi="Arial" w:cs="Arial"/>
          <w:sz w:val="22"/>
        </w:rPr>
      </w:pPr>
      <w:r w:rsidRPr="00795949">
        <w:rPr>
          <w:rFonts w:ascii="Arial" w:eastAsia="굴림" w:hAnsi="Arial" w:cs="Arial"/>
          <w:sz w:val="22"/>
        </w:rPr>
        <w:t>Yes</w:t>
      </w:r>
      <w:r w:rsidRPr="00795949">
        <w:rPr>
          <w:rFonts w:ascii="Arial" w:eastAsia="굴림" w:hAnsi="Arial" w:cs="Arial"/>
          <w:sz w:val="22"/>
        </w:rPr>
        <w:tab/>
      </w:r>
      <w:r w:rsidRPr="00795949">
        <w:rPr>
          <w:rFonts w:ascii="굴림" w:eastAsia="굴림" w:hAnsi="굴림" w:cs="굴림" w:hint="eastAsia"/>
          <w:sz w:val="22"/>
        </w:rPr>
        <w:t>⑤</w:t>
      </w:r>
      <w:r w:rsidRPr="00795949">
        <w:rPr>
          <w:rFonts w:ascii="Arial" w:eastAsia="굴림" w:hAnsi="Arial" w:cs="Arial"/>
          <w:sz w:val="22"/>
        </w:rPr>
        <w:t xml:space="preserve"> No </w:t>
      </w:r>
      <w:r w:rsidR="000F2EB8" w:rsidRPr="00795949">
        <w:rPr>
          <w:rFonts w:ascii="Arial" w:eastAsia="굴림" w:hAnsi="Arial" w:cs="Arial"/>
          <w:sz w:val="22"/>
        </w:rPr>
        <w:t>→ Go to Bb185</w:t>
      </w:r>
    </w:p>
    <w:p w14:paraId="523CF176" w14:textId="77777777" w:rsidR="005D5299" w:rsidRPr="00795949" w:rsidRDefault="005D5299" w:rsidP="005D5299">
      <w:pPr>
        <w:wordWrap/>
        <w:spacing w:line="360" w:lineRule="auto"/>
        <w:rPr>
          <w:rFonts w:ascii="Arial" w:eastAsia="굴림" w:hAnsi="Arial" w:cs="Arial"/>
          <w:sz w:val="22"/>
        </w:rPr>
      </w:pPr>
    </w:p>
    <w:p w14:paraId="07081D21" w14:textId="284751F3" w:rsidR="005D5299" w:rsidRPr="00795949" w:rsidRDefault="000F2EB8" w:rsidP="00DF0D66">
      <w:pPr>
        <w:spacing w:line="360" w:lineRule="auto"/>
        <w:rPr>
          <w:rFonts w:ascii="Arial" w:eastAsia="굴림" w:hAnsi="Arial" w:cs="Arial"/>
          <w:sz w:val="22"/>
        </w:rPr>
      </w:pPr>
      <w:r w:rsidRPr="00795949">
        <w:rPr>
          <w:rFonts w:ascii="Arial" w:eastAsia="굴림" w:hAnsi="Arial" w:cs="Arial"/>
          <w:sz w:val="22"/>
        </w:rPr>
        <w:t>Bb179</w:t>
      </w:r>
      <w:r w:rsidR="005D5299" w:rsidRPr="00795949">
        <w:rPr>
          <w:rFonts w:ascii="Arial" w:eastAsia="굴림" w:hAnsi="Arial" w:cs="Arial"/>
          <w:sz w:val="22"/>
        </w:rPr>
        <w:t xml:space="preserve">. </w:t>
      </w:r>
      <w:r w:rsidRPr="00795949">
        <w:rPr>
          <w:rFonts w:ascii="Arial" w:eastAsia="굴림" w:hAnsi="Arial" w:cs="Arial"/>
          <w:kern w:val="0"/>
          <w:sz w:val="22"/>
        </w:rPr>
        <w:t xml:space="preserve">[Live together_ Offer of financial support] </w:t>
      </w:r>
      <w:r w:rsidR="005D5299" w:rsidRPr="00795949">
        <w:rPr>
          <w:rFonts w:ascii="Arial" w:eastAsia="굴림" w:hAnsi="Arial" w:cs="Arial"/>
          <w:sz w:val="22"/>
        </w:rPr>
        <w:t xml:space="preserve">If so, what was the total amount of </w:t>
      </w:r>
      <w:r w:rsidR="00D93B3E" w:rsidRPr="00795949">
        <w:rPr>
          <w:rFonts w:ascii="Arial" w:eastAsia="굴림" w:hAnsi="Arial" w:cs="Arial"/>
          <w:sz w:val="22"/>
        </w:rPr>
        <w:t xml:space="preserve">financial support </w:t>
      </w:r>
      <w:r w:rsidR="005D5299" w:rsidRPr="00795949">
        <w:rPr>
          <w:rFonts w:ascii="Arial" w:eastAsia="굴림" w:hAnsi="Arial" w:cs="Arial"/>
          <w:sz w:val="22"/>
        </w:rPr>
        <w:t>you gave</w:t>
      </w:r>
      <w:r w:rsidR="00EB01E6" w:rsidRPr="00795949">
        <w:rPr>
          <w:rFonts w:ascii="Arial" w:eastAsia="굴림" w:hAnsi="Arial" w:cs="Arial"/>
          <w:sz w:val="22"/>
        </w:rPr>
        <w:t xml:space="preserve"> to your mother</w:t>
      </w:r>
      <w:r w:rsidR="005D5299" w:rsidRPr="00795949">
        <w:rPr>
          <w:rFonts w:ascii="Arial" w:eastAsia="굴림" w:hAnsi="Arial" w:cs="Arial"/>
          <w:sz w:val="22"/>
        </w:rPr>
        <w:t xml:space="preserve"> in the last calendar year (</w:t>
      </w:r>
      <w:del w:id="699" w:author="Keis" w:date="2024-09-06T10:18:00Z">
        <w:r w:rsidR="003E19B1" w:rsidRPr="008211A5" w:rsidDel="009F27DD">
          <w:rPr>
            <w:rFonts w:ascii="Arial" w:eastAsia="굴림" w:hAnsi="Arial" w:cs="Arial" w:hint="eastAsia"/>
            <w:color w:val="FF0000"/>
            <w:sz w:val="22"/>
          </w:rPr>
          <w:delText>2019</w:delText>
        </w:r>
      </w:del>
      <w:ins w:id="700" w:author="Keis" w:date="2024-09-06T10:18:00Z">
        <w:r w:rsidR="009F27DD" w:rsidRPr="009F27DD">
          <w:rPr>
            <w:rFonts w:ascii="Arial" w:eastAsia="굴림" w:hAnsi="Arial" w:cs="Arial" w:hint="eastAsia"/>
            <w:color w:val="00B050"/>
            <w:sz w:val="22"/>
          </w:rPr>
          <w:t>2021</w:t>
        </w:r>
      </w:ins>
      <w:r w:rsidR="008D4140" w:rsidRPr="00795949">
        <w:rPr>
          <w:rFonts w:ascii="Arial" w:eastAsia="굴림" w:hAnsi="Arial" w:cs="Arial"/>
          <w:sz w:val="22"/>
        </w:rPr>
        <w:t>)?</w:t>
      </w:r>
    </w:p>
    <w:p w14:paraId="5D52259F" w14:textId="77777777" w:rsidR="008D4140" w:rsidRPr="00795949" w:rsidRDefault="008D4140" w:rsidP="008D4140">
      <w:pPr>
        <w:wordWrap/>
        <w:spacing w:line="360" w:lineRule="auto"/>
        <w:rPr>
          <w:rFonts w:ascii="Arial" w:eastAsia="굴림" w:hAnsi="Arial" w:cs="Arial"/>
          <w:sz w:val="22"/>
        </w:rPr>
      </w:pPr>
      <w:r w:rsidRPr="00795949">
        <w:rPr>
          <w:rFonts w:ascii="Arial" w:eastAsia="굴림" w:hAnsi="Arial" w:cs="Arial"/>
          <w:sz w:val="22"/>
        </w:rPr>
        <w:t>[IWER: Please enter ‘100,000,000 Korean won (</w:t>
      </w:r>
      <w:r w:rsidR="00B87B3B" w:rsidRPr="00795949">
        <w:rPr>
          <w:rFonts w:ascii="Arial" w:eastAsia="굴림" w:hAnsi="Arial" w:cs="Arial"/>
          <w:sz w:val="22"/>
        </w:rPr>
        <w:t>one hundred million won</w:t>
      </w:r>
      <w:r w:rsidRPr="00795949">
        <w:rPr>
          <w:rFonts w:ascii="Arial" w:eastAsia="굴림" w:hAnsi="Arial" w:cs="Arial"/>
          <w:sz w:val="22"/>
        </w:rPr>
        <w:t xml:space="preserve">)’ first then, </w:t>
      </w:r>
      <w:proofErr w:type="gramStart"/>
      <w:r w:rsidRPr="00795949">
        <w:rPr>
          <w:rFonts w:ascii="Arial" w:eastAsia="굴림" w:hAnsi="Arial" w:cs="Arial"/>
          <w:sz w:val="22"/>
        </w:rPr>
        <w:t>enter ’</w:t>
      </w:r>
      <w:proofErr w:type="gramEnd"/>
      <w:r w:rsidRPr="00795949">
        <w:rPr>
          <w:rFonts w:ascii="Arial" w:eastAsia="굴림" w:hAnsi="Arial" w:cs="Arial"/>
          <w:sz w:val="22"/>
        </w:rPr>
        <w:t>10,000 Korean won (MW)’.]</w:t>
      </w:r>
    </w:p>
    <w:p w14:paraId="337A2C2A" w14:textId="77777777" w:rsidR="008D4140" w:rsidRPr="00795949" w:rsidRDefault="008D4140" w:rsidP="008D4140">
      <w:pPr>
        <w:spacing w:line="360" w:lineRule="auto"/>
        <w:rPr>
          <w:rFonts w:ascii="Arial" w:eastAsia="굴림" w:hAnsi="Arial" w:cs="Arial"/>
          <w:sz w:val="22"/>
        </w:rPr>
      </w:pPr>
      <w:r w:rsidRPr="00795949">
        <w:rPr>
          <w:rFonts w:ascii="Arial" w:eastAsia="굴림" w:hAnsi="Arial" w:cs="Arial"/>
          <w:kern w:val="0"/>
          <w:sz w:val="22"/>
        </w:rPr>
        <w:tab/>
        <w:t>______</w:t>
      </w:r>
      <w:r w:rsidR="00B87B3B" w:rsidRPr="00795949">
        <w:rPr>
          <w:rFonts w:ascii="Arial" w:eastAsia="굴림" w:hAnsi="Arial" w:cs="Arial"/>
          <w:kern w:val="0"/>
          <w:sz w:val="22"/>
        </w:rPr>
        <w:t>one hundred million won</w:t>
      </w:r>
      <w:r w:rsidRPr="00795949">
        <w:rPr>
          <w:rFonts w:ascii="Arial" w:eastAsia="굴림" w:hAnsi="Arial" w:cs="Arial"/>
          <w:kern w:val="0"/>
          <w:sz w:val="22"/>
        </w:rPr>
        <w:t xml:space="preserve"> [Range: 1~9] ________ MW [Range: 0 ~ 9997] → Bb</w:t>
      </w:r>
      <w:r w:rsidR="000F2EB8" w:rsidRPr="00795949">
        <w:rPr>
          <w:rFonts w:ascii="Arial" w:eastAsia="굴림" w:hAnsi="Arial" w:cs="Arial"/>
          <w:kern w:val="0"/>
          <w:sz w:val="22"/>
        </w:rPr>
        <w:t>185</w:t>
      </w:r>
    </w:p>
    <w:p w14:paraId="70FD1435" w14:textId="77777777" w:rsidR="005D5299" w:rsidRPr="00795949" w:rsidRDefault="005D5299" w:rsidP="00D175C5">
      <w:pPr>
        <w:wordWrap/>
        <w:spacing w:line="360" w:lineRule="auto"/>
        <w:ind w:firstLine="800"/>
        <w:rPr>
          <w:rFonts w:ascii="Arial" w:eastAsia="굴림" w:hAnsi="Arial" w:cs="Arial"/>
          <w:sz w:val="22"/>
        </w:rPr>
      </w:pPr>
      <w:r w:rsidRPr="00795949">
        <w:rPr>
          <w:rFonts w:ascii="Arial" w:eastAsia="굴림" w:hAnsi="Arial" w:cs="Arial"/>
          <w:sz w:val="22"/>
        </w:rPr>
        <w:t>Don’t know → Go to B</w:t>
      </w:r>
      <w:r w:rsidR="000F2EB8" w:rsidRPr="00795949">
        <w:rPr>
          <w:rFonts w:ascii="Arial" w:eastAsia="굴림" w:hAnsi="Arial" w:cs="Arial"/>
          <w:sz w:val="22"/>
        </w:rPr>
        <w:t>b180~Bb184</w:t>
      </w:r>
      <w:r w:rsidRPr="00795949">
        <w:rPr>
          <w:rFonts w:ascii="Arial" w:eastAsia="굴림" w:hAnsi="Arial" w:cs="Arial"/>
          <w:sz w:val="22"/>
        </w:rPr>
        <w:t xml:space="preserve"> unfolding</w:t>
      </w:r>
    </w:p>
    <w:p w14:paraId="37FD2400" w14:textId="77777777" w:rsidR="005D5299" w:rsidRPr="00795949" w:rsidRDefault="000F2EB8" w:rsidP="00D175C5">
      <w:pPr>
        <w:wordWrap/>
        <w:spacing w:line="360" w:lineRule="auto"/>
        <w:ind w:firstLine="800"/>
        <w:rPr>
          <w:rFonts w:ascii="Arial" w:eastAsia="굴림" w:hAnsi="Arial" w:cs="Arial"/>
          <w:sz w:val="22"/>
        </w:rPr>
      </w:pPr>
      <w:r w:rsidRPr="00795949">
        <w:rPr>
          <w:rFonts w:ascii="Arial" w:eastAsia="굴림" w:hAnsi="Arial" w:cs="Arial"/>
          <w:sz w:val="22"/>
        </w:rPr>
        <w:t>Refuse to answer → Go to Bb180~Bb184</w:t>
      </w:r>
      <w:r w:rsidR="005D5299" w:rsidRPr="00795949">
        <w:rPr>
          <w:rFonts w:ascii="Arial" w:eastAsia="굴림" w:hAnsi="Arial" w:cs="Arial"/>
          <w:sz w:val="22"/>
        </w:rPr>
        <w:t xml:space="preserve"> unfolding</w:t>
      </w:r>
    </w:p>
    <w:p w14:paraId="055AD976" w14:textId="77777777" w:rsidR="005D5299" w:rsidRPr="00795949" w:rsidRDefault="005D5299" w:rsidP="005D5299">
      <w:pPr>
        <w:wordWrap/>
        <w:spacing w:line="360" w:lineRule="auto"/>
        <w:rPr>
          <w:rFonts w:ascii="Arial" w:eastAsia="굴림" w:hAnsi="Arial" w:cs="Arial"/>
          <w:sz w:val="22"/>
        </w:rPr>
      </w:pPr>
    </w:p>
    <w:p w14:paraId="095545F5" w14:textId="77777777" w:rsidR="005D5299" w:rsidRPr="00795949" w:rsidRDefault="005D5299" w:rsidP="005D5299">
      <w:pPr>
        <w:wordWrap/>
        <w:spacing w:line="360" w:lineRule="auto"/>
        <w:rPr>
          <w:rFonts w:ascii="Arial" w:eastAsia="굴림" w:hAnsi="Arial" w:cs="Arial"/>
          <w:b/>
          <w:sz w:val="22"/>
        </w:rPr>
      </w:pPr>
      <w:r w:rsidRPr="00795949">
        <w:rPr>
          <w:rFonts w:ascii="Arial" w:eastAsia="굴림" w:hAnsi="Arial" w:cs="Arial"/>
          <w:b/>
          <w:sz w:val="22"/>
        </w:rPr>
        <w:t xml:space="preserve">&lt; </w:t>
      </w:r>
      <w:r w:rsidR="000F2EB8" w:rsidRPr="00795949">
        <w:rPr>
          <w:rFonts w:ascii="Arial" w:eastAsia="굴림" w:hAnsi="Arial" w:cs="Arial"/>
          <w:b/>
          <w:sz w:val="22"/>
        </w:rPr>
        <w:t>Bb180~Bb184</w:t>
      </w:r>
      <w:r w:rsidRPr="00795949">
        <w:rPr>
          <w:rFonts w:ascii="Arial" w:eastAsia="굴림" w:hAnsi="Arial" w:cs="Arial"/>
          <w:b/>
          <w:sz w:val="22"/>
        </w:rPr>
        <w:t>. Unfolding bracket questions &gt;</w:t>
      </w:r>
    </w:p>
    <w:p w14:paraId="2769836D" w14:textId="77777777" w:rsidR="003853F5" w:rsidRPr="00795949" w:rsidRDefault="003853F5" w:rsidP="003853F5">
      <w:pPr>
        <w:wordWrap/>
        <w:spacing w:line="360" w:lineRule="auto"/>
        <w:rPr>
          <w:rFonts w:ascii="Arial" w:eastAsia="굴림" w:hAnsi="Arial" w:cs="Arial"/>
          <w:sz w:val="22"/>
        </w:rPr>
      </w:pPr>
      <w:r w:rsidRPr="00795949">
        <w:rPr>
          <w:rFonts w:ascii="Arial" w:eastAsia="굴림" w:hAnsi="Arial" w:cs="Arial"/>
          <w:sz w:val="22"/>
        </w:rPr>
        <w:t>[IWER: Go back to Bb</w:t>
      </w:r>
      <w:r w:rsidR="000F2EB8" w:rsidRPr="00795949">
        <w:rPr>
          <w:rFonts w:ascii="Arial" w:eastAsia="굴림" w:hAnsi="Arial" w:cs="Arial"/>
          <w:sz w:val="22"/>
        </w:rPr>
        <w:t>179</w:t>
      </w:r>
      <w:r w:rsidRPr="00795949">
        <w:rPr>
          <w:rFonts w:ascii="Arial" w:eastAsia="굴림" w:hAnsi="Arial" w:cs="Arial"/>
          <w:sz w:val="22"/>
        </w:rPr>
        <w:t xml:space="preserve"> and record if R answers the amount during the interview.]</w:t>
      </w:r>
    </w:p>
    <w:p w14:paraId="15E3A1A6" w14:textId="77777777" w:rsidR="005D5299" w:rsidRPr="00795949" w:rsidRDefault="000F2EB8" w:rsidP="005D5299">
      <w:pPr>
        <w:wordWrap/>
        <w:spacing w:line="360" w:lineRule="auto"/>
        <w:rPr>
          <w:rFonts w:ascii="Arial" w:eastAsia="굴림" w:hAnsi="Arial" w:cs="Arial"/>
          <w:sz w:val="22"/>
        </w:rPr>
      </w:pPr>
      <w:r w:rsidRPr="00795949">
        <w:rPr>
          <w:rFonts w:ascii="Arial" w:eastAsia="굴림" w:hAnsi="Arial" w:cs="Arial"/>
          <w:sz w:val="22"/>
        </w:rPr>
        <w:t>Bb180</w:t>
      </w:r>
      <w:r w:rsidR="005D5299" w:rsidRPr="00795949">
        <w:rPr>
          <w:rFonts w:ascii="Arial" w:eastAsia="굴림" w:hAnsi="Arial" w:cs="Arial"/>
          <w:sz w:val="22"/>
        </w:rPr>
        <w:t>. Did it amount to less than, about equal to or more than 100 MW (10,000 Korean won)?</w:t>
      </w:r>
    </w:p>
    <w:p w14:paraId="58BD27DB" w14:textId="77777777" w:rsidR="003853F5" w:rsidRPr="00795949" w:rsidRDefault="003853F5" w:rsidP="002D0E30">
      <w:pPr>
        <w:pStyle w:val="a6"/>
        <w:numPr>
          <w:ilvl w:val="0"/>
          <w:numId w:val="231"/>
        </w:numPr>
        <w:wordWrap/>
        <w:spacing w:line="360" w:lineRule="auto"/>
        <w:ind w:leftChars="0"/>
        <w:rPr>
          <w:rFonts w:ascii="Arial" w:eastAsia="굴림" w:hAnsi="Arial" w:cs="Arial"/>
          <w:sz w:val="22"/>
        </w:rPr>
      </w:pPr>
      <w:r w:rsidRPr="00795949">
        <w:rPr>
          <w:rFonts w:ascii="Arial" w:eastAsia="굴림" w:hAnsi="Arial" w:cs="Arial"/>
          <w:sz w:val="22"/>
        </w:rPr>
        <w:t>Less than 100 MW</w:t>
      </w:r>
    </w:p>
    <w:p w14:paraId="6BAEF27E" w14:textId="77777777" w:rsidR="003853F5" w:rsidRPr="00795949" w:rsidRDefault="003853F5" w:rsidP="00F14BA4">
      <w:pPr>
        <w:pStyle w:val="a6"/>
        <w:numPr>
          <w:ilvl w:val="0"/>
          <w:numId w:val="1102"/>
        </w:numPr>
        <w:wordWrap/>
        <w:spacing w:line="360" w:lineRule="auto"/>
        <w:ind w:leftChars="0"/>
        <w:rPr>
          <w:rFonts w:ascii="Arial" w:eastAsia="굴림" w:hAnsi="Arial" w:cs="Arial"/>
          <w:sz w:val="22"/>
        </w:rPr>
      </w:pPr>
      <w:r w:rsidRPr="00795949">
        <w:rPr>
          <w:rFonts w:ascii="Arial" w:eastAsia="굴림" w:hAnsi="Arial" w:cs="Arial"/>
          <w:sz w:val="22"/>
        </w:rPr>
        <w:t>About 100 MW</w:t>
      </w:r>
    </w:p>
    <w:p w14:paraId="3199C83B" w14:textId="77777777" w:rsidR="003853F5" w:rsidRPr="00795949" w:rsidRDefault="003853F5" w:rsidP="003853F5">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100 MW</w:t>
      </w:r>
    </w:p>
    <w:p w14:paraId="73A34E08" w14:textId="77777777" w:rsidR="005D5299" w:rsidRPr="00795949" w:rsidRDefault="005D5299" w:rsidP="005D5299">
      <w:pPr>
        <w:wordWrap/>
        <w:spacing w:line="360" w:lineRule="auto"/>
        <w:rPr>
          <w:rFonts w:ascii="Arial" w:eastAsia="굴림" w:hAnsi="Arial" w:cs="Arial"/>
          <w:sz w:val="22"/>
        </w:rPr>
      </w:pPr>
    </w:p>
    <w:p w14:paraId="5AF57780" w14:textId="77777777" w:rsidR="005D5299" w:rsidRPr="00795949" w:rsidRDefault="000F2EB8" w:rsidP="005D5299">
      <w:pPr>
        <w:wordWrap/>
        <w:spacing w:line="360" w:lineRule="auto"/>
        <w:rPr>
          <w:rFonts w:ascii="Arial" w:eastAsia="굴림" w:hAnsi="Arial" w:cs="Arial"/>
          <w:sz w:val="22"/>
        </w:rPr>
      </w:pPr>
      <w:r w:rsidRPr="00795949">
        <w:rPr>
          <w:rFonts w:ascii="Arial" w:eastAsia="굴림" w:hAnsi="Arial" w:cs="Arial"/>
          <w:sz w:val="22"/>
        </w:rPr>
        <w:lastRenderedPageBreak/>
        <w:t>Bb181</w:t>
      </w:r>
      <w:r w:rsidR="005D5299" w:rsidRPr="00795949">
        <w:rPr>
          <w:rFonts w:ascii="Arial" w:eastAsia="굴림" w:hAnsi="Arial" w:cs="Arial"/>
          <w:sz w:val="22"/>
        </w:rPr>
        <w:t>. Did it amount to less than, about equal to or more than 300 MW (10,000 Korean won)?</w:t>
      </w:r>
    </w:p>
    <w:p w14:paraId="15F6473D" w14:textId="77777777" w:rsidR="003853F5" w:rsidRPr="00795949" w:rsidRDefault="003853F5" w:rsidP="002D0E30">
      <w:pPr>
        <w:pStyle w:val="a6"/>
        <w:numPr>
          <w:ilvl w:val="0"/>
          <w:numId w:val="232"/>
        </w:numPr>
        <w:wordWrap/>
        <w:spacing w:line="360" w:lineRule="auto"/>
        <w:ind w:leftChars="0"/>
        <w:rPr>
          <w:rFonts w:ascii="Arial" w:eastAsia="굴림" w:hAnsi="Arial" w:cs="Arial"/>
          <w:sz w:val="22"/>
        </w:rPr>
      </w:pPr>
      <w:r w:rsidRPr="00795949">
        <w:rPr>
          <w:rFonts w:ascii="Arial" w:eastAsia="굴림" w:hAnsi="Arial" w:cs="Arial"/>
          <w:sz w:val="22"/>
        </w:rPr>
        <w:t>Less than 300 MW</w:t>
      </w:r>
    </w:p>
    <w:p w14:paraId="2417AB8E" w14:textId="77777777" w:rsidR="003853F5" w:rsidRPr="00795949" w:rsidRDefault="003853F5" w:rsidP="00F14BA4">
      <w:pPr>
        <w:pStyle w:val="a6"/>
        <w:numPr>
          <w:ilvl w:val="0"/>
          <w:numId w:val="1103"/>
        </w:numPr>
        <w:wordWrap/>
        <w:spacing w:line="360" w:lineRule="auto"/>
        <w:ind w:leftChars="0"/>
        <w:rPr>
          <w:rFonts w:ascii="Arial" w:eastAsia="굴림" w:hAnsi="Arial" w:cs="Arial"/>
          <w:sz w:val="22"/>
        </w:rPr>
      </w:pPr>
      <w:r w:rsidRPr="00795949">
        <w:rPr>
          <w:rFonts w:ascii="Arial" w:eastAsia="굴림" w:hAnsi="Arial" w:cs="Arial"/>
          <w:sz w:val="22"/>
        </w:rPr>
        <w:t>About 300 MW</w:t>
      </w:r>
    </w:p>
    <w:p w14:paraId="3B1D297F" w14:textId="77777777" w:rsidR="003853F5" w:rsidRPr="00795949" w:rsidRDefault="003853F5" w:rsidP="003853F5">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300 MW</w:t>
      </w:r>
    </w:p>
    <w:p w14:paraId="68CDCED7" w14:textId="77777777" w:rsidR="005D5299" w:rsidRPr="00795949" w:rsidRDefault="005D5299" w:rsidP="005D5299">
      <w:pPr>
        <w:wordWrap/>
        <w:spacing w:line="360" w:lineRule="auto"/>
        <w:rPr>
          <w:rFonts w:ascii="Arial" w:eastAsia="굴림" w:hAnsi="Arial" w:cs="Arial"/>
          <w:sz w:val="22"/>
        </w:rPr>
      </w:pPr>
    </w:p>
    <w:p w14:paraId="3A8508EA" w14:textId="77777777" w:rsidR="005D5299" w:rsidRPr="00795949" w:rsidRDefault="000F2EB8" w:rsidP="005D5299">
      <w:pPr>
        <w:wordWrap/>
        <w:spacing w:line="360" w:lineRule="auto"/>
        <w:rPr>
          <w:rFonts w:ascii="Arial" w:eastAsia="굴림" w:hAnsi="Arial" w:cs="Arial"/>
          <w:sz w:val="22"/>
        </w:rPr>
      </w:pPr>
      <w:r w:rsidRPr="00795949">
        <w:rPr>
          <w:rFonts w:ascii="Arial" w:eastAsia="굴림" w:hAnsi="Arial" w:cs="Arial"/>
          <w:sz w:val="22"/>
        </w:rPr>
        <w:t>Bb182</w:t>
      </w:r>
      <w:r w:rsidR="005D5299" w:rsidRPr="00795949">
        <w:rPr>
          <w:rFonts w:ascii="Arial" w:eastAsia="굴림" w:hAnsi="Arial" w:cs="Arial"/>
          <w:sz w:val="22"/>
        </w:rPr>
        <w:t>. Did it amount to less than, about equal to or more than 500 MW (10,000 Korean won)?</w:t>
      </w:r>
    </w:p>
    <w:p w14:paraId="1CB3C7AF" w14:textId="77777777" w:rsidR="003853F5" w:rsidRPr="00795949" w:rsidRDefault="003853F5" w:rsidP="002D0E30">
      <w:pPr>
        <w:pStyle w:val="a6"/>
        <w:numPr>
          <w:ilvl w:val="0"/>
          <w:numId w:val="233"/>
        </w:numPr>
        <w:wordWrap/>
        <w:spacing w:line="360" w:lineRule="auto"/>
        <w:ind w:leftChars="0"/>
        <w:rPr>
          <w:rFonts w:ascii="Arial" w:eastAsia="굴림" w:hAnsi="Arial" w:cs="Arial"/>
          <w:sz w:val="22"/>
        </w:rPr>
      </w:pPr>
      <w:r w:rsidRPr="00795949">
        <w:rPr>
          <w:rFonts w:ascii="Arial" w:eastAsia="굴림" w:hAnsi="Arial" w:cs="Arial"/>
          <w:sz w:val="22"/>
        </w:rPr>
        <w:t>Less than 500 MW</w:t>
      </w:r>
    </w:p>
    <w:p w14:paraId="380053C6" w14:textId="77777777" w:rsidR="003853F5" w:rsidRPr="00795949" w:rsidRDefault="003853F5" w:rsidP="00F14BA4">
      <w:pPr>
        <w:pStyle w:val="a6"/>
        <w:numPr>
          <w:ilvl w:val="0"/>
          <w:numId w:val="1104"/>
        </w:numPr>
        <w:wordWrap/>
        <w:spacing w:line="360" w:lineRule="auto"/>
        <w:ind w:leftChars="0"/>
        <w:rPr>
          <w:rFonts w:ascii="Arial" w:eastAsia="굴림" w:hAnsi="Arial" w:cs="Arial"/>
          <w:sz w:val="22"/>
        </w:rPr>
      </w:pPr>
      <w:r w:rsidRPr="00795949">
        <w:rPr>
          <w:rFonts w:ascii="Arial" w:eastAsia="굴림" w:hAnsi="Arial" w:cs="Arial"/>
          <w:sz w:val="22"/>
        </w:rPr>
        <w:t>About 500 MW</w:t>
      </w:r>
    </w:p>
    <w:p w14:paraId="7F9AAC8A" w14:textId="77777777" w:rsidR="003853F5" w:rsidRPr="00795949" w:rsidRDefault="003853F5" w:rsidP="003853F5">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500 MW</w:t>
      </w:r>
    </w:p>
    <w:p w14:paraId="6BDA33A0" w14:textId="77777777" w:rsidR="005D5299" w:rsidRPr="00795949" w:rsidRDefault="005D5299" w:rsidP="005D5299">
      <w:pPr>
        <w:wordWrap/>
        <w:spacing w:line="360" w:lineRule="auto"/>
        <w:rPr>
          <w:rFonts w:ascii="Arial" w:eastAsia="굴림" w:hAnsi="Arial" w:cs="Arial"/>
          <w:sz w:val="22"/>
        </w:rPr>
      </w:pPr>
    </w:p>
    <w:p w14:paraId="2CFB66F4" w14:textId="77777777" w:rsidR="005D5299" w:rsidRPr="00795949" w:rsidRDefault="000F2EB8" w:rsidP="005D5299">
      <w:pPr>
        <w:wordWrap/>
        <w:spacing w:line="360" w:lineRule="auto"/>
        <w:rPr>
          <w:rFonts w:ascii="Arial" w:eastAsia="굴림" w:hAnsi="Arial" w:cs="Arial"/>
          <w:sz w:val="22"/>
        </w:rPr>
      </w:pPr>
      <w:r w:rsidRPr="00795949">
        <w:rPr>
          <w:rFonts w:ascii="Arial" w:eastAsia="굴림" w:hAnsi="Arial" w:cs="Arial"/>
          <w:sz w:val="22"/>
        </w:rPr>
        <w:t>Bb183</w:t>
      </w:r>
      <w:r w:rsidR="005D5299" w:rsidRPr="00795949">
        <w:rPr>
          <w:rFonts w:ascii="Arial" w:eastAsia="굴림" w:hAnsi="Arial" w:cs="Arial"/>
          <w:sz w:val="22"/>
        </w:rPr>
        <w:t>. Did it amount to less than, about equal to or more than 1,000 MW (10,000 Korean won)?</w:t>
      </w:r>
    </w:p>
    <w:p w14:paraId="43A972C9" w14:textId="77777777" w:rsidR="003853F5" w:rsidRPr="00795949" w:rsidRDefault="003853F5" w:rsidP="002D0E30">
      <w:pPr>
        <w:pStyle w:val="a6"/>
        <w:numPr>
          <w:ilvl w:val="0"/>
          <w:numId w:val="234"/>
        </w:numPr>
        <w:wordWrap/>
        <w:spacing w:line="360" w:lineRule="auto"/>
        <w:ind w:leftChars="0"/>
        <w:rPr>
          <w:rFonts w:ascii="Arial" w:eastAsia="굴림" w:hAnsi="Arial" w:cs="Arial"/>
          <w:sz w:val="22"/>
        </w:rPr>
      </w:pPr>
      <w:r w:rsidRPr="00795949">
        <w:rPr>
          <w:rFonts w:ascii="Arial" w:eastAsia="굴림" w:hAnsi="Arial" w:cs="Arial"/>
          <w:sz w:val="22"/>
        </w:rPr>
        <w:t>Less than 1,000 MW</w:t>
      </w:r>
    </w:p>
    <w:p w14:paraId="56A5622F" w14:textId="77777777" w:rsidR="003853F5" w:rsidRPr="00795949" w:rsidRDefault="003853F5" w:rsidP="00F14BA4">
      <w:pPr>
        <w:pStyle w:val="a6"/>
        <w:numPr>
          <w:ilvl w:val="0"/>
          <w:numId w:val="1105"/>
        </w:numPr>
        <w:wordWrap/>
        <w:spacing w:line="360" w:lineRule="auto"/>
        <w:ind w:leftChars="0"/>
        <w:rPr>
          <w:rFonts w:ascii="Arial" w:eastAsia="굴림" w:hAnsi="Arial" w:cs="Arial"/>
          <w:sz w:val="22"/>
        </w:rPr>
      </w:pPr>
      <w:r w:rsidRPr="00795949">
        <w:rPr>
          <w:rFonts w:ascii="Arial" w:eastAsia="굴림" w:hAnsi="Arial" w:cs="Arial"/>
          <w:sz w:val="22"/>
        </w:rPr>
        <w:t>About 1,000 MW</w:t>
      </w:r>
    </w:p>
    <w:p w14:paraId="21B484C3" w14:textId="77777777" w:rsidR="003853F5" w:rsidRPr="00795949" w:rsidRDefault="003853F5" w:rsidP="003853F5">
      <w:pPr>
        <w:wordWrap/>
        <w:spacing w:line="360" w:lineRule="auto"/>
        <w:ind w:left="400"/>
        <w:rPr>
          <w:rFonts w:ascii="Arial" w:eastAsia="굴림" w:hAnsi="Arial" w:cs="Arial"/>
          <w:sz w:val="22"/>
        </w:rPr>
      </w:pPr>
      <w:proofErr w:type="gramStart"/>
      <w:r w:rsidRPr="00795949">
        <w:rPr>
          <w:rFonts w:ascii="굴림" w:eastAsia="굴림" w:hAnsi="굴림" w:cs="굴림" w:hint="eastAsia"/>
          <w:sz w:val="22"/>
        </w:rPr>
        <w:t>⑤</w:t>
      </w:r>
      <w:r w:rsidRPr="00795949">
        <w:rPr>
          <w:rFonts w:ascii="Arial" w:eastAsia="굴림" w:hAnsi="Arial" w:cs="Arial"/>
          <w:sz w:val="22"/>
        </w:rPr>
        <w:t xml:space="preserve">  More</w:t>
      </w:r>
      <w:proofErr w:type="gramEnd"/>
      <w:r w:rsidRPr="00795949">
        <w:rPr>
          <w:rFonts w:ascii="Arial" w:eastAsia="굴림" w:hAnsi="Arial" w:cs="Arial"/>
          <w:sz w:val="22"/>
        </w:rPr>
        <w:t xml:space="preserve"> than 1,000 MW</w:t>
      </w:r>
    </w:p>
    <w:p w14:paraId="2555DE98" w14:textId="77777777" w:rsidR="00DF0D66" w:rsidRPr="00795949" w:rsidRDefault="00DF0D66" w:rsidP="003853F5">
      <w:pPr>
        <w:wordWrap/>
        <w:spacing w:line="360" w:lineRule="auto"/>
        <w:ind w:left="400"/>
        <w:rPr>
          <w:rFonts w:ascii="Arial" w:eastAsia="굴림" w:hAnsi="Arial" w:cs="Arial"/>
          <w:sz w:val="22"/>
        </w:rPr>
      </w:pPr>
    </w:p>
    <w:p w14:paraId="6A493812" w14:textId="77777777" w:rsidR="005D5299" w:rsidRPr="00795949" w:rsidRDefault="000F2EB8" w:rsidP="005D5299">
      <w:pPr>
        <w:wordWrap/>
        <w:spacing w:line="360" w:lineRule="auto"/>
        <w:rPr>
          <w:rFonts w:ascii="Arial" w:eastAsia="굴림" w:hAnsi="Arial" w:cs="Arial"/>
          <w:sz w:val="22"/>
        </w:rPr>
      </w:pPr>
      <w:r w:rsidRPr="00795949">
        <w:rPr>
          <w:rFonts w:ascii="Arial" w:eastAsia="굴림" w:hAnsi="Arial" w:cs="Arial"/>
          <w:sz w:val="22"/>
        </w:rPr>
        <w:t>Bb184</w:t>
      </w:r>
      <w:r w:rsidR="005D5299" w:rsidRPr="00795949">
        <w:rPr>
          <w:rFonts w:ascii="Arial" w:eastAsia="굴림" w:hAnsi="Arial" w:cs="Arial"/>
          <w:sz w:val="22"/>
        </w:rPr>
        <w:t>. Did it amount to less than, about equal to or more than 2,000 MW (10,000 Korean won)?</w:t>
      </w:r>
    </w:p>
    <w:p w14:paraId="15F8F5FD" w14:textId="77777777" w:rsidR="003853F5" w:rsidRPr="00795949" w:rsidRDefault="003853F5" w:rsidP="002D0E30">
      <w:pPr>
        <w:pStyle w:val="a6"/>
        <w:numPr>
          <w:ilvl w:val="0"/>
          <w:numId w:val="235"/>
        </w:numPr>
        <w:wordWrap/>
        <w:spacing w:line="360" w:lineRule="auto"/>
        <w:ind w:leftChars="0"/>
        <w:rPr>
          <w:rFonts w:ascii="Arial" w:eastAsia="굴림" w:hAnsi="Arial" w:cs="Arial"/>
          <w:sz w:val="22"/>
        </w:rPr>
      </w:pPr>
      <w:r w:rsidRPr="00795949">
        <w:rPr>
          <w:rFonts w:ascii="Arial" w:eastAsia="굴림" w:hAnsi="Arial" w:cs="Arial"/>
          <w:sz w:val="22"/>
        </w:rPr>
        <w:t>Less than 2,000 MW</w:t>
      </w:r>
    </w:p>
    <w:p w14:paraId="0B01B086" w14:textId="77777777" w:rsidR="003853F5" w:rsidRPr="00795949" w:rsidDel="007F4510" w:rsidRDefault="003853F5" w:rsidP="00F14BA4">
      <w:pPr>
        <w:pStyle w:val="a6"/>
        <w:numPr>
          <w:ilvl w:val="0"/>
          <w:numId w:val="1106"/>
        </w:numPr>
        <w:wordWrap/>
        <w:spacing w:line="360" w:lineRule="auto"/>
        <w:ind w:leftChars="0"/>
        <w:rPr>
          <w:del w:id="701" w:author="Keis" w:date="2024-09-13T16:09:00Z"/>
          <w:rFonts w:ascii="Arial" w:eastAsia="굴림" w:hAnsi="Arial" w:cs="Arial"/>
          <w:sz w:val="22"/>
        </w:rPr>
      </w:pPr>
      <w:r w:rsidRPr="00795949">
        <w:rPr>
          <w:rFonts w:ascii="Arial" w:eastAsia="굴림" w:hAnsi="Arial" w:cs="Arial"/>
          <w:sz w:val="22"/>
        </w:rPr>
        <w:t>About 2,000 MW</w:t>
      </w:r>
    </w:p>
    <w:p w14:paraId="5ADDAE57" w14:textId="1B296F3E" w:rsidR="003853F5" w:rsidDel="000D748C" w:rsidRDefault="003853F5" w:rsidP="000D748C">
      <w:pPr>
        <w:pStyle w:val="a6"/>
        <w:numPr>
          <w:ilvl w:val="0"/>
          <w:numId w:val="1106"/>
        </w:numPr>
        <w:wordWrap/>
        <w:spacing w:line="360" w:lineRule="auto"/>
        <w:ind w:leftChars="0"/>
        <w:rPr>
          <w:del w:id="702" w:author="Keis" w:date="2024-09-13T17:10:00Z"/>
          <w:rFonts w:ascii="Arial" w:eastAsia="굴림" w:hAnsi="Arial" w:cs="Arial"/>
          <w:sz w:val="22"/>
        </w:rPr>
      </w:pPr>
      <w:del w:id="703" w:author="Keis" w:date="2024-09-13T16:09:00Z">
        <w:r w:rsidRPr="007F4510" w:rsidDel="007F4510">
          <w:rPr>
            <w:rFonts w:ascii="Arial" w:eastAsia="굴림" w:hAnsi="Arial" w:cs="Arial"/>
            <w:sz w:val="22"/>
            <w:rPrChange w:id="704" w:author="Keis" w:date="2024-09-13T16:09:00Z">
              <w:rPr/>
            </w:rPrChange>
          </w:rPr>
          <w:delText xml:space="preserve">  More than 2,000 MW</w:delText>
        </w:r>
      </w:del>
    </w:p>
    <w:p w14:paraId="4D9F8B63" w14:textId="77777777" w:rsidR="000D748C" w:rsidRDefault="000D748C" w:rsidP="000D748C">
      <w:pPr>
        <w:pStyle w:val="a6"/>
        <w:numPr>
          <w:ilvl w:val="0"/>
          <w:numId w:val="1106"/>
        </w:numPr>
        <w:wordWrap/>
        <w:spacing w:line="360" w:lineRule="auto"/>
        <w:ind w:leftChars="0"/>
        <w:rPr>
          <w:ins w:id="705" w:author="Keis" w:date="2024-09-13T17:11:00Z"/>
          <w:rFonts w:ascii="Arial" w:eastAsia="굴림" w:hAnsi="Arial" w:cs="Arial"/>
          <w:sz w:val="22"/>
        </w:rPr>
      </w:pPr>
    </w:p>
    <w:p w14:paraId="05761926" w14:textId="7D9A20F6" w:rsidR="0025624E" w:rsidRPr="000D748C" w:rsidRDefault="000D748C">
      <w:pPr>
        <w:wordWrap/>
        <w:spacing w:line="360" w:lineRule="auto"/>
        <w:ind w:left="400"/>
        <w:rPr>
          <w:rFonts w:ascii="Arial" w:eastAsia="굴림" w:hAnsi="Arial" w:cs="Arial"/>
          <w:sz w:val="22"/>
          <w:rPrChange w:id="706" w:author="Keis" w:date="2024-09-13T17:11:00Z">
            <w:rPr>
              <w:b/>
            </w:rPr>
          </w:rPrChange>
        </w:rPr>
        <w:pPrChange w:id="707" w:author="Keis" w:date="2024-09-13T17:11:00Z">
          <w:pPr>
            <w:pStyle w:val="a6"/>
            <w:numPr>
              <w:numId w:val="1106"/>
            </w:numPr>
            <w:wordWrap/>
            <w:spacing w:line="360" w:lineRule="auto"/>
            <w:ind w:leftChars="0" w:hanging="400"/>
          </w:pPr>
        </w:pPrChange>
      </w:pPr>
      <w:proofErr w:type="gramStart"/>
      <w:ins w:id="708" w:author="Keis" w:date="2024-09-13T17:11:00Z">
        <w:r w:rsidRPr="00795949">
          <w:rPr>
            <w:rFonts w:ascii="굴림" w:eastAsia="굴림" w:hAnsi="굴림" w:cs="굴림" w:hint="eastAsia"/>
            <w:sz w:val="22"/>
          </w:rPr>
          <w:t>⑤</w:t>
        </w:r>
        <w:r w:rsidRPr="00795949">
          <w:rPr>
            <w:rFonts w:ascii="Arial" w:eastAsia="굴림" w:hAnsi="Arial" w:cs="Arial"/>
            <w:sz w:val="22"/>
          </w:rPr>
          <w:t xml:space="preserve">  </w:t>
        </w:r>
      </w:ins>
      <w:ins w:id="709" w:author="Keis" w:date="2024-09-13T16:09:00Z">
        <w:r w:rsidR="007F4510" w:rsidRPr="000D748C">
          <w:rPr>
            <w:rFonts w:ascii="Arial" w:eastAsia="굴림" w:hAnsi="Arial" w:cs="Arial"/>
            <w:sz w:val="22"/>
            <w:rPrChange w:id="710" w:author="Keis" w:date="2024-09-13T17:11:00Z">
              <w:rPr/>
            </w:rPrChange>
          </w:rPr>
          <w:t>More</w:t>
        </w:r>
        <w:proofErr w:type="gramEnd"/>
        <w:r w:rsidR="007F4510" w:rsidRPr="000D748C">
          <w:rPr>
            <w:rFonts w:ascii="Arial" w:eastAsia="굴림" w:hAnsi="Arial" w:cs="Arial"/>
            <w:sz w:val="22"/>
            <w:rPrChange w:id="711" w:author="Keis" w:date="2024-09-13T17:11:00Z">
              <w:rPr/>
            </w:rPrChange>
          </w:rPr>
          <w:t xml:space="preserve"> than 2,000 MW</w:t>
        </w:r>
      </w:ins>
    </w:p>
    <w:p w14:paraId="79B0BE06" w14:textId="77777777" w:rsidR="007F4510" w:rsidRDefault="007F4510" w:rsidP="007F4510">
      <w:pPr>
        <w:wordWrap/>
        <w:spacing w:line="360" w:lineRule="auto"/>
        <w:rPr>
          <w:ins w:id="712" w:author="Keis" w:date="2024-09-13T16:06:00Z"/>
          <w:rFonts w:ascii="Arial" w:eastAsia="굴림" w:hAnsi="Arial" w:cs="Arial"/>
          <w:b/>
          <w:sz w:val="22"/>
        </w:rPr>
      </w:pPr>
    </w:p>
    <w:p w14:paraId="1EAF7C9B" w14:textId="29F36685" w:rsidR="00076687" w:rsidRPr="007F4510" w:rsidRDefault="00F41759">
      <w:pPr>
        <w:wordWrap/>
        <w:spacing w:line="360" w:lineRule="auto"/>
        <w:rPr>
          <w:rFonts w:ascii="Arial" w:eastAsia="굴림" w:hAnsi="Arial" w:cs="Arial"/>
          <w:b/>
          <w:sz w:val="22"/>
          <w:rPrChange w:id="713" w:author="Keis" w:date="2024-09-13T16:06:00Z">
            <w:rPr/>
          </w:rPrChange>
        </w:rPr>
        <w:pPrChange w:id="714" w:author="Keis" w:date="2024-09-13T16:06:00Z">
          <w:pPr>
            <w:pStyle w:val="a6"/>
            <w:numPr>
              <w:numId w:val="1106"/>
            </w:numPr>
            <w:wordWrap/>
            <w:spacing w:line="360" w:lineRule="auto"/>
            <w:ind w:leftChars="0" w:hanging="400"/>
          </w:pPr>
        </w:pPrChange>
      </w:pPr>
      <w:r w:rsidRPr="007F4510">
        <w:rPr>
          <w:rFonts w:ascii="Arial" w:eastAsia="굴림" w:hAnsi="Arial" w:cs="Arial"/>
          <w:b/>
          <w:sz w:val="22"/>
          <w:rPrChange w:id="715" w:author="Keis" w:date="2024-09-13T16:06:00Z">
            <w:rPr/>
          </w:rPrChange>
        </w:rPr>
        <w:t>&lt;</w:t>
      </w:r>
      <w:r w:rsidR="00B26962" w:rsidRPr="007F4510">
        <w:rPr>
          <w:rFonts w:ascii="Arial" w:eastAsia="굴림" w:hAnsi="Arial" w:cs="Arial"/>
          <w:b/>
          <w:sz w:val="22"/>
          <w:rPrChange w:id="716" w:author="Keis" w:date="2024-09-13T16:06:00Z">
            <w:rPr/>
          </w:rPrChange>
        </w:rPr>
        <w:t>Tr</w:t>
      </w:r>
      <w:r w:rsidRPr="007F4510">
        <w:rPr>
          <w:rFonts w:ascii="Arial" w:eastAsia="굴림" w:hAnsi="Arial" w:cs="Arial"/>
          <w:b/>
          <w:sz w:val="22"/>
          <w:rPrChange w:id="717" w:author="Keis" w:date="2024-09-13T16:06:00Z">
            <w:rPr/>
          </w:rPrChange>
        </w:rPr>
        <w:t>ansfer by</w:t>
      </w:r>
      <w:r w:rsidR="00B26962" w:rsidRPr="007F4510">
        <w:rPr>
          <w:rFonts w:ascii="Arial" w:eastAsia="굴림" w:hAnsi="Arial" w:cs="Arial"/>
          <w:b/>
          <w:sz w:val="22"/>
          <w:rPrChange w:id="718" w:author="Keis" w:date="2024-09-13T16:06:00Z">
            <w:rPr/>
          </w:rPrChange>
        </w:rPr>
        <w:t xml:space="preserve"> o</w:t>
      </w:r>
      <w:r w:rsidR="00076687" w:rsidRPr="007F4510">
        <w:rPr>
          <w:rFonts w:ascii="Arial" w:eastAsia="굴림" w:hAnsi="Arial" w:cs="Arial"/>
          <w:b/>
          <w:sz w:val="22"/>
          <w:rPrChange w:id="719" w:author="Keis" w:date="2024-09-13T16:06:00Z">
            <w:rPr/>
          </w:rPrChange>
        </w:rPr>
        <w:t>ther family member</w:t>
      </w:r>
      <w:r w:rsidRPr="007F4510">
        <w:rPr>
          <w:rFonts w:ascii="Arial" w:eastAsia="굴림" w:hAnsi="Arial" w:cs="Arial"/>
          <w:b/>
          <w:sz w:val="22"/>
          <w:rPrChange w:id="720" w:author="Keis" w:date="2024-09-13T16:06:00Z">
            <w:rPr/>
          </w:rPrChange>
        </w:rPr>
        <w:t>&gt;</w:t>
      </w:r>
    </w:p>
    <w:p w14:paraId="4D4C09D2" w14:textId="531FA175" w:rsidR="00F41759" w:rsidRDefault="000F2EB8" w:rsidP="00F41759">
      <w:pPr>
        <w:wordWrap/>
        <w:spacing w:line="360" w:lineRule="auto"/>
        <w:rPr>
          <w:rFonts w:ascii="Arial" w:eastAsia="굴림" w:hAnsi="Arial" w:cs="Arial"/>
          <w:sz w:val="22"/>
        </w:rPr>
      </w:pPr>
      <w:r w:rsidRPr="00795949">
        <w:rPr>
          <w:rFonts w:ascii="Arial" w:eastAsia="굴림" w:hAnsi="Arial" w:cs="Arial"/>
          <w:sz w:val="22"/>
        </w:rPr>
        <w:t>Bb185</w:t>
      </w:r>
      <w:r w:rsidR="005D5299" w:rsidRPr="00795949">
        <w:rPr>
          <w:rFonts w:ascii="Arial" w:eastAsia="굴림" w:hAnsi="Arial" w:cs="Arial"/>
          <w:sz w:val="22"/>
        </w:rPr>
        <w:t>.</w:t>
      </w:r>
      <w:r w:rsidR="00F41759" w:rsidRPr="00795949">
        <w:rPr>
          <w:rFonts w:ascii="Arial" w:eastAsia="굴림" w:hAnsi="Arial" w:cs="Arial"/>
          <w:sz w:val="22"/>
        </w:rPr>
        <w:t xml:space="preserve"> In the last calendar year (</w:t>
      </w:r>
      <w:del w:id="721" w:author="Keis" w:date="2024-09-06T10:18:00Z">
        <w:r w:rsidR="00E14868" w:rsidRPr="008211A5" w:rsidDel="009F27DD">
          <w:rPr>
            <w:rFonts w:ascii="Arial" w:eastAsia="굴림" w:hAnsi="Arial" w:cs="Arial" w:hint="eastAsia"/>
            <w:color w:val="FF0000"/>
            <w:sz w:val="22"/>
          </w:rPr>
          <w:delText>2019</w:delText>
        </w:r>
      </w:del>
      <w:ins w:id="722" w:author="Keis" w:date="2024-09-06T10:18:00Z">
        <w:r w:rsidR="009F27DD" w:rsidRPr="009F27DD">
          <w:rPr>
            <w:rFonts w:ascii="Arial" w:eastAsia="굴림" w:hAnsi="Arial" w:cs="Arial" w:hint="eastAsia"/>
            <w:color w:val="00B050"/>
            <w:sz w:val="22"/>
          </w:rPr>
          <w:t>2021</w:t>
        </w:r>
      </w:ins>
      <w:r w:rsidR="00F41759" w:rsidRPr="00795949">
        <w:rPr>
          <w:rFonts w:ascii="Arial" w:eastAsia="굴림" w:hAnsi="Arial" w:cs="Arial"/>
          <w:sz w:val="22"/>
        </w:rPr>
        <w:t xml:space="preserve">), while living separately did you receive any financial support such as pocket money, living expenses or medical expenses or gifts from any family member, other than your parents and </w:t>
      </w:r>
      <w:proofErr w:type="gramStart"/>
      <w:r w:rsidR="00F41759" w:rsidRPr="00795949">
        <w:rPr>
          <w:rFonts w:ascii="Arial" w:eastAsia="굴림" w:hAnsi="Arial" w:cs="Arial"/>
          <w:sz w:val="22"/>
        </w:rPr>
        <w:t>children(</w:t>
      </w:r>
      <w:proofErr w:type="gramEnd"/>
      <w:r w:rsidR="00F41759" w:rsidRPr="00795949">
        <w:rPr>
          <w:rFonts w:ascii="Arial" w:eastAsia="굴림" w:hAnsi="Arial" w:cs="Arial"/>
          <w:sz w:val="22"/>
        </w:rPr>
        <w:t xml:space="preserve">e.g. parents-in-law, siblings, siblings-in-law, grandchildren, etc.)? </w:t>
      </w:r>
    </w:p>
    <w:p w14:paraId="79218A03" w14:textId="7F81D899" w:rsidR="0025624E" w:rsidRDefault="0025624E" w:rsidP="0025624E">
      <w:pPr>
        <w:pStyle w:val="af9"/>
      </w:pPr>
      <w:r>
        <w:rPr>
          <w:rFonts w:hint="eastAsia"/>
        </w:rPr>
        <w:t>* Only include financial/ non-financial support from other family members who don</w:t>
      </w:r>
      <w:r>
        <w:t>’</w:t>
      </w:r>
      <w:r>
        <w:rPr>
          <w:rFonts w:hint="eastAsia"/>
        </w:rPr>
        <w:t xml:space="preserve">t live together for more than one month in the last year </w:t>
      </w:r>
      <w:del w:id="723" w:author="Keis" w:date="2024-09-06T10:18:00Z">
        <w:r w:rsidDel="009F27DD">
          <w:rPr>
            <w:rFonts w:hint="eastAsia"/>
          </w:rPr>
          <w:delText>2019</w:delText>
        </w:r>
      </w:del>
      <w:ins w:id="724" w:author="Keis" w:date="2024-09-06T10:18:00Z">
        <w:r w:rsidR="009F27DD" w:rsidRPr="009F27DD">
          <w:rPr>
            <w:rFonts w:hint="eastAsia"/>
            <w:color w:val="00B050"/>
          </w:rPr>
          <w:t>2021</w:t>
        </w:r>
      </w:ins>
      <w:r>
        <w:rPr>
          <w:rFonts w:hint="eastAsia"/>
        </w:rPr>
        <w:t>.</w:t>
      </w:r>
    </w:p>
    <w:p w14:paraId="16B8954C" w14:textId="77777777" w:rsidR="0025624E" w:rsidRPr="0025624E" w:rsidRDefault="0025624E" w:rsidP="0025624E"/>
    <w:tbl>
      <w:tblPr>
        <w:tblStyle w:val="a8"/>
        <w:tblW w:w="0" w:type="auto"/>
        <w:tblInd w:w="250" w:type="dxa"/>
        <w:tblLook w:val="04A0" w:firstRow="1" w:lastRow="0" w:firstColumn="1" w:lastColumn="0" w:noHBand="0" w:noVBand="1"/>
      </w:tblPr>
      <w:tblGrid>
        <w:gridCol w:w="9356"/>
      </w:tblGrid>
      <w:tr w:rsidR="00D063AA" w:rsidRPr="001D19F6" w14:paraId="3D405D55" w14:textId="77777777" w:rsidTr="00157345">
        <w:tc>
          <w:tcPr>
            <w:tcW w:w="9356" w:type="dxa"/>
            <w:tcBorders>
              <w:top w:val="single" w:sz="4" w:space="0" w:color="auto"/>
              <w:left w:val="single" w:sz="4" w:space="0" w:color="auto"/>
              <w:bottom w:val="single" w:sz="4" w:space="0" w:color="auto"/>
              <w:right w:val="single" w:sz="4" w:space="0" w:color="auto"/>
            </w:tcBorders>
            <w:hideMark/>
          </w:tcPr>
          <w:p w14:paraId="42442FFE" w14:textId="77777777" w:rsidR="00F41759" w:rsidRPr="001D19F6" w:rsidRDefault="00F41759" w:rsidP="00157345">
            <w:pPr>
              <w:wordWrap/>
              <w:spacing w:before="240"/>
              <w:rPr>
                <w:rFonts w:ascii="Arial" w:eastAsia="굴림" w:hAnsi="Arial" w:cs="Arial"/>
                <w:b/>
                <w:szCs w:val="20"/>
              </w:rPr>
            </w:pPr>
            <w:r w:rsidRPr="001D19F6">
              <w:rPr>
                <w:rFonts w:ascii="Arial" w:eastAsia="굴림" w:hAnsi="Arial" w:cs="Arial"/>
                <w:b/>
                <w:szCs w:val="20"/>
              </w:rPr>
              <w:t xml:space="preserve">[IWER] </w:t>
            </w:r>
          </w:p>
          <w:p w14:paraId="4CF203A1" w14:textId="77777777" w:rsidR="00F41759" w:rsidRPr="001D19F6" w:rsidRDefault="00F41759" w:rsidP="008F3943">
            <w:pPr>
              <w:wordWrap/>
              <w:ind w:left="196" w:hangingChars="100" w:hanging="196"/>
              <w:rPr>
                <w:rFonts w:ascii="Arial" w:eastAsia="굴림" w:hAnsi="Arial" w:cs="Arial"/>
                <w:b/>
                <w:szCs w:val="20"/>
              </w:rPr>
            </w:pPr>
            <w:r w:rsidRPr="001D19F6">
              <w:rPr>
                <w:rFonts w:ascii="Arial" w:eastAsia="굴림" w:hAnsi="Arial" w:cs="Arial"/>
                <w:b/>
                <w:szCs w:val="20"/>
              </w:rPr>
              <w:t>&lt;Regular support/ occasional support&gt;</w:t>
            </w:r>
          </w:p>
          <w:p w14:paraId="7B8227F4" w14:textId="77777777" w:rsidR="00F41759" w:rsidRPr="001D19F6" w:rsidRDefault="00F41759" w:rsidP="002D0E30">
            <w:pPr>
              <w:pStyle w:val="a6"/>
              <w:numPr>
                <w:ilvl w:val="0"/>
                <w:numId w:val="139"/>
              </w:numPr>
              <w:wordWrap/>
              <w:ind w:leftChars="0"/>
              <w:rPr>
                <w:rFonts w:ascii="Arial" w:eastAsia="굴림" w:hAnsi="Arial" w:cs="Arial"/>
                <w:szCs w:val="20"/>
              </w:rPr>
            </w:pPr>
            <w:r w:rsidRPr="001D19F6">
              <w:rPr>
                <w:rFonts w:ascii="Arial" w:eastAsia="굴림" w:hAnsi="Arial" w:cs="Arial"/>
                <w:szCs w:val="20"/>
              </w:rPr>
              <w:t xml:space="preserve">Regular support: monetary transfer regularly repeated in a certain time interval (e.g. each month, every two months) </w:t>
            </w:r>
          </w:p>
          <w:p w14:paraId="4B43AE21" w14:textId="77777777" w:rsidR="00F41759" w:rsidRPr="001D19F6" w:rsidRDefault="00F41759" w:rsidP="002D0E30">
            <w:pPr>
              <w:pStyle w:val="a6"/>
              <w:numPr>
                <w:ilvl w:val="0"/>
                <w:numId w:val="139"/>
              </w:numPr>
              <w:wordWrap/>
              <w:ind w:leftChars="0"/>
              <w:rPr>
                <w:rFonts w:ascii="Arial" w:eastAsia="굴림" w:hAnsi="Arial" w:cs="Arial"/>
                <w:szCs w:val="20"/>
              </w:rPr>
            </w:pPr>
            <w:r w:rsidRPr="001D19F6">
              <w:rPr>
                <w:rFonts w:ascii="Arial" w:eastAsia="굴림" w:hAnsi="Arial" w:cs="Arial"/>
                <w:szCs w:val="20"/>
              </w:rPr>
              <w:t xml:space="preserve">Occasional support: monetary transfer irregularly occurred </w:t>
            </w:r>
            <w:r w:rsidR="0052190D" w:rsidRPr="001D19F6">
              <w:rPr>
                <w:rFonts w:ascii="Arial" w:eastAsia="굴림" w:hAnsi="Arial" w:cs="Arial"/>
                <w:szCs w:val="20"/>
              </w:rPr>
              <w:t>exc</w:t>
            </w:r>
            <w:r w:rsidRPr="001D19F6">
              <w:rPr>
                <w:rFonts w:ascii="Arial" w:eastAsia="굴림" w:hAnsi="Arial" w:cs="Arial"/>
                <w:szCs w:val="20"/>
              </w:rPr>
              <w:t xml:space="preserve">ept birthday allowance or holiday allowances (e.g. paying for medical bills, schooling, occasional allowances) </w:t>
            </w:r>
          </w:p>
          <w:p w14:paraId="7E7C16CE" w14:textId="77777777" w:rsidR="00F41759" w:rsidRPr="001D19F6" w:rsidRDefault="00F41759" w:rsidP="008F3943">
            <w:pPr>
              <w:wordWrap/>
              <w:ind w:left="196" w:hangingChars="100" w:hanging="196"/>
              <w:rPr>
                <w:rFonts w:ascii="Arial" w:eastAsia="굴림" w:hAnsi="Arial" w:cs="Arial"/>
                <w:b/>
                <w:szCs w:val="20"/>
              </w:rPr>
            </w:pPr>
            <w:r w:rsidRPr="001D19F6">
              <w:rPr>
                <w:rFonts w:ascii="Arial" w:eastAsia="굴림" w:hAnsi="Arial" w:cs="Arial"/>
                <w:b/>
                <w:szCs w:val="20"/>
              </w:rPr>
              <w:t>&lt;Financial support/ Non-financial support&gt;</w:t>
            </w:r>
          </w:p>
          <w:p w14:paraId="7983CF79" w14:textId="77777777" w:rsidR="00F41759" w:rsidRPr="001D19F6" w:rsidRDefault="00F41759" w:rsidP="002D0E30">
            <w:pPr>
              <w:pStyle w:val="a6"/>
              <w:numPr>
                <w:ilvl w:val="0"/>
                <w:numId w:val="140"/>
              </w:numPr>
              <w:wordWrap/>
              <w:ind w:leftChars="0"/>
              <w:rPr>
                <w:rFonts w:ascii="Arial" w:eastAsia="굴림" w:hAnsi="Arial" w:cs="Arial"/>
                <w:szCs w:val="20"/>
              </w:rPr>
            </w:pPr>
            <w:r w:rsidRPr="001D19F6">
              <w:rPr>
                <w:rFonts w:ascii="Arial" w:eastAsia="굴림" w:hAnsi="Arial" w:cs="Arial"/>
                <w:szCs w:val="20"/>
              </w:rPr>
              <w:t>Financial support: receiving cash or helping pay bills, or covering specific costs for medical care, insurance, schooling, down payment for a home or rent, etc.</w:t>
            </w:r>
          </w:p>
          <w:p w14:paraId="50BB51DD" w14:textId="77777777" w:rsidR="00F41759" w:rsidRPr="0025624E" w:rsidRDefault="00F41759" w:rsidP="0025624E">
            <w:pPr>
              <w:pStyle w:val="a6"/>
              <w:numPr>
                <w:ilvl w:val="0"/>
                <w:numId w:val="140"/>
              </w:numPr>
              <w:wordWrap/>
              <w:spacing w:after="240"/>
              <w:ind w:leftChars="0"/>
              <w:rPr>
                <w:rFonts w:ascii="Arial" w:eastAsia="굴림" w:hAnsi="Arial" w:cs="Arial"/>
                <w:szCs w:val="20"/>
              </w:rPr>
            </w:pPr>
            <w:r w:rsidRPr="001D19F6">
              <w:rPr>
                <w:rFonts w:ascii="Arial" w:eastAsia="굴림" w:hAnsi="Arial" w:cs="Arial"/>
                <w:szCs w:val="20"/>
              </w:rPr>
              <w:t>Non-financial support: gifts or goods (e.g. food, clothes etc.) received</w:t>
            </w:r>
          </w:p>
        </w:tc>
      </w:tr>
    </w:tbl>
    <w:p w14:paraId="69495BBF" w14:textId="77777777" w:rsidR="005D5299" w:rsidRPr="001D19F6" w:rsidRDefault="005D5299" w:rsidP="002D0E30">
      <w:pPr>
        <w:pStyle w:val="a6"/>
        <w:numPr>
          <w:ilvl w:val="0"/>
          <w:numId w:val="236"/>
        </w:numPr>
        <w:wordWrap/>
        <w:spacing w:line="360" w:lineRule="auto"/>
        <w:ind w:leftChars="0"/>
        <w:rPr>
          <w:rFonts w:ascii="Arial" w:eastAsia="굴림" w:hAnsi="Arial" w:cs="Arial"/>
          <w:sz w:val="22"/>
        </w:rPr>
      </w:pPr>
      <w:r w:rsidRPr="001D19F6">
        <w:rPr>
          <w:rFonts w:ascii="Arial" w:eastAsia="굴림" w:hAnsi="Arial" w:cs="Arial"/>
          <w:sz w:val="22"/>
        </w:rPr>
        <w:t xml:space="preserve">Yes, </w:t>
      </w:r>
      <w:r w:rsidR="0057109F" w:rsidRPr="001D19F6">
        <w:rPr>
          <w:rFonts w:ascii="Arial" w:eastAsia="굴림" w:hAnsi="Arial" w:cs="Arial"/>
          <w:sz w:val="22"/>
        </w:rPr>
        <w:t xml:space="preserve">I </w:t>
      </w:r>
      <w:r w:rsidRPr="001D19F6">
        <w:rPr>
          <w:rFonts w:ascii="Arial" w:eastAsia="굴림" w:hAnsi="Arial" w:cs="Arial"/>
          <w:sz w:val="22"/>
        </w:rPr>
        <w:t xml:space="preserve">received financial </w:t>
      </w:r>
      <w:r w:rsidR="00157345" w:rsidRPr="001D19F6">
        <w:rPr>
          <w:rFonts w:ascii="Arial" w:eastAsia="굴림" w:hAnsi="Arial" w:cs="Arial"/>
          <w:sz w:val="22"/>
        </w:rPr>
        <w:t>support</w:t>
      </w:r>
      <w:r w:rsidR="0057109F" w:rsidRPr="001D19F6">
        <w:rPr>
          <w:rFonts w:ascii="Arial" w:eastAsia="굴림" w:hAnsi="Arial" w:cs="Arial"/>
          <w:sz w:val="22"/>
        </w:rPr>
        <w:t>.</w:t>
      </w:r>
    </w:p>
    <w:p w14:paraId="3E518E5F" w14:textId="77777777" w:rsidR="005D5299" w:rsidRPr="001D19F6" w:rsidRDefault="00157345" w:rsidP="00157345">
      <w:pPr>
        <w:wordWrap/>
        <w:spacing w:line="360" w:lineRule="auto"/>
        <w:ind w:left="400"/>
        <w:rPr>
          <w:rFonts w:ascii="Arial" w:eastAsia="굴림" w:hAnsi="Arial" w:cs="Arial"/>
          <w:sz w:val="22"/>
        </w:rPr>
      </w:pPr>
      <w:r w:rsidRPr="001D19F6">
        <w:rPr>
          <w:rFonts w:ascii="굴림" w:eastAsia="굴림" w:hAnsi="굴림" w:cs="굴림" w:hint="eastAsia"/>
          <w:sz w:val="22"/>
        </w:rPr>
        <w:t>⑤</w:t>
      </w:r>
      <w:r w:rsidR="005D5299" w:rsidRPr="001D19F6">
        <w:rPr>
          <w:rFonts w:ascii="Arial" w:eastAsia="굴림" w:hAnsi="Arial" w:cs="Arial"/>
          <w:sz w:val="22"/>
        </w:rPr>
        <w:t xml:space="preserve"> No, I did not receive any financial </w:t>
      </w:r>
      <w:r w:rsidRPr="001D19F6">
        <w:rPr>
          <w:rFonts w:ascii="Arial" w:eastAsia="굴림" w:hAnsi="Arial" w:cs="Arial"/>
          <w:sz w:val="22"/>
        </w:rPr>
        <w:t>support</w:t>
      </w:r>
      <w:r w:rsidR="000F2EB8" w:rsidRPr="001D19F6">
        <w:rPr>
          <w:rFonts w:ascii="Arial" w:eastAsia="굴림" w:hAnsi="Arial" w:cs="Arial"/>
          <w:sz w:val="22"/>
        </w:rPr>
        <w:t xml:space="preserve"> →Go to Bb204</w:t>
      </w:r>
    </w:p>
    <w:p w14:paraId="59CFA023" w14:textId="77777777" w:rsidR="005D5299" w:rsidRPr="001D19F6" w:rsidRDefault="005D5299" w:rsidP="004F07D5">
      <w:pPr>
        <w:wordWrap/>
        <w:spacing w:line="360" w:lineRule="auto"/>
        <w:rPr>
          <w:rFonts w:ascii="Arial" w:eastAsia="굴림" w:hAnsi="Arial" w:cs="Arial"/>
          <w:sz w:val="22"/>
        </w:rPr>
      </w:pPr>
    </w:p>
    <w:p w14:paraId="0D3F3F73" w14:textId="77777777" w:rsidR="005D5299" w:rsidRPr="001D19F6" w:rsidRDefault="000F2EB8" w:rsidP="004F07D5">
      <w:pPr>
        <w:wordWrap/>
        <w:spacing w:line="360" w:lineRule="auto"/>
        <w:rPr>
          <w:rFonts w:ascii="Arial" w:eastAsia="굴림" w:hAnsi="Arial" w:cs="Arial"/>
          <w:sz w:val="22"/>
        </w:rPr>
      </w:pPr>
      <w:r w:rsidRPr="001D19F6">
        <w:rPr>
          <w:rFonts w:ascii="Arial" w:eastAsia="굴림" w:hAnsi="Arial" w:cs="Arial"/>
          <w:sz w:val="22"/>
        </w:rPr>
        <w:t>Bb186</w:t>
      </w:r>
      <w:r w:rsidR="005D5299" w:rsidRPr="001D19F6">
        <w:rPr>
          <w:rFonts w:ascii="Arial" w:eastAsia="굴림" w:hAnsi="Arial" w:cs="Arial"/>
          <w:sz w:val="22"/>
        </w:rPr>
        <w:t xml:space="preserve">. From whom did you receive financial </w:t>
      </w:r>
      <w:r w:rsidR="0025070D" w:rsidRPr="001D19F6">
        <w:rPr>
          <w:rFonts w:ascii="Arial" w:eastAsia="굴림" w:hAnsi="Arial" w:cs="Arial"/>
          <w:sz w:val="22"/>
        </w:rPr>
        <w:t>support?</w:t>
      </w:r>
      <w:r w:rsidR="005D5299" w:rsidRPr="001D19F6">
        <w:rPr>
          <w:rFonts w:ascii="Arial" w:eastAsia="굴림" w:hAnsi="Arial" w:cs="Arial"/>
          <w:sz w:val="22"/>
        </w:rPr>
        <w:t xml:space="preserve"> Please identify all transfer givers.</w:t>
      </w:r>
      <w:r w:rsidR="00CA66F9" w:rsidRPr="001D19F6">
        <w:rPr>
          <w:rFonts w:ascii="Arial" w:eastAsia="굴림" w:hAnsi="Arial" w:cs="Arial"/>
          <w:sz w:val="22"/>
        </w:rPr>
        <w:t xml:space="preserve"> (Select multiple responses)</w:t>
      </w:r>
    </w:p>
    <w:p w14:paraId="4E71E55C" w14:textId="335F5048" w:rsidR="00384348" w:rsidRPr="001D19F6" w:rsidRDefault="00384348" w:rsidP="004F07D5">
      <w:pPr>
        <w:wordWrap/>
        <w:spacing w:line="360" w:lineRule="auto"/>
        <w:rPr>
          <w:rFonts w:ascii="Arial" w:eastAsia="굴림" w:hAnsi="Arial" w:cs="Arial"/>
          <w:sz w:val="22"/>
        </w:rPr>
      </w:pPr>
      <w:r w:rsidRPr="001D19F6">
        <w:rPr>
          <w:rFonts w:ascii="Arial" w:eastAsia="굴림" w:hAnsi="Arial" w:cs="Arial"/>
          <w:sz w:val="22"/>
        </w:rPr>
        <w:t xml:space="preserve">[IWER: </w:t>
      </w:r>
      <w:r w:rsidR="007F004E" w:rsidRPr="001D19F6">
        <w:rPr>
          <w:rFonts w:ascii="Arial" w:eastAsia="굴림" w:hAnsi="Arial" w:cs="Arial"/>
          <w:sz w:val="22"/>
        </w:rPr>
        <w:t xml:space="preserve">R is asked </w:t>
      </w:r>
      <w:r w:rsidR="0025070D" w:rsidRPr="001D19F6">
        <w:rPr>
          <w:rFonts w:ascii="Arial" w:eastAsia="굴림" w:hAnsi="Arial" w:cs="Arial"/>
          <w:sz w:val="22"/>
        </w:rPr>
        <w:t xml:space="preserve">about </w:t>
      </w:r>
      <w:r w:rsidR="0025070D" w:rsidRPr="0025624E">
        <w:rPr>
          <w:rFonts w:ascii="Arial" w:eastAsia="굴림" w:hAnsi="Arial" w:cs="Arial"/>
          <w:sz w:val="22"/>
        </w:rPr>
        <w:t xml:space="preserve">financial/ non-financial support from other family members </w:t>
      </w:r>
      <w:r w:rsidR="003F383D" w:rsidRPr="0025624E">
        <w:rPr>
          <w:rFonts w:ascii="Arial" w:eastAsia="굴림" w:hAnsi="Arial" w:cs="Arial"/>
          <w:sz w:val="22"/>
        </w:rPr>
        <w:t>while not living with them for more than one month in the last calendar year (</w:t>
      </w:r>
      <w:del w:id="725" w:author="Keis" w:date="2024-09-06T10:18:00Z">
        <w:r w:rsidR="00E14868" w:rsidRPr="008211A5" w:rsidDel="009F27DD">
          <w:rPr>
            <w:rFonts w:ascii="Arial" w:eastAsia="굴림" w:hAnsi="Arial" w:cs="Arial" w:hint="eastAsia"/>
            <w:color w:val="FF0000"/>
            <w:sz w:val="22"/>
          </w:rPr>
          <w:delText>2019</w:delText>
        </w:r>
      </w:del>
      <w:ins w:id="726" w:author="Keis" w:date="2024-09-06T10:18:00Z">
        <w:r w:rsidR="009F27DD" w:rsidRPr="009F27DD">
          <w:rPr>
            <w:rFonts w:ascii="Arial" w:eastAsia="굴림" w:hAnsi="Arial" w:cs="Arial" w:hint="eastAsia"/>
            <w:color w:val="00B050"/>
            <w:sz w:val="22"/>
          </w:rPr>
          <w:t>2021</w:t>
        </w:r>
      </w:ins>
      <w:r w:rsidR="003F383D" w:rsidRPr="0025624E">
        <w:rPr>
          <w:rFonts w:ascii="Arial" w:eastAsia="굴림" w:hAnsi="Arial" w:cs="Arial"/>
          <w:sz w:val="22"/>
        </w:rPr>
        <w:t>)</w:t>
      </w:r>
      <w:r w:rsidR="00FE71A2" w:rsidRPr="0025624E">
        <w:rPr>
          <w:rFonts w:ascii="Arial" w:eastAsia="굴림" w:hAnsi="Arial" w:cs="Arial"/>
          <w:sz w:val="22"/>
        </w:rPr>
        <w:t>.]</w:t>
      </w:r>
    </w:p>
    <w:p w14:paraId="0278D850" w14:textId="77777777" w:rsidR="005D5299" w:rsidRPr="001D19F6" w:rsidRDefault="005D5299" w:rsidP="002D0E30">
      <w:pPr>
        <w:pStyle w:val="a6"/>
        <w:numPr>
          <w:ilvl w:val="0"/>
          <w:numId w:val="237"/>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0025070D" w:rsidRPr="001D19F6">
        <w:rPr>
          <w:rFonts w:ascii="Arial" w:eastAsia="굴림" w:hAnsi="Arial" w:cs="Arial"/>
          <w:sz w:val="22"/>
        </w:rPr>
        <w:tab/>
      </w:r>
      <w:r w:rsidR="0025070D" w:rsidRPr="001D19F6">
        <w:rPr>
          <w:rFonts w:ascii="Arial" w:eastAsia="굴림" w:hAnsi="Arial" w:cs="Arial"/>
          <w:sz w:val="22"/>
        </w:rPr>
        <w:tab/>
      </w:r>
      <w:r w:rsidR="0025070D" w:rsidRPr="001D19F6">
        <w:rPr>
          <w:rFonts w:ascii="Arial" w:eastAsia="굴림" w:hAnsi="Arial" w:cs="Arial"/>
          <w:sz w:val="22"/>
        </w:rPr>
        <w:tab/>
      </w:r>
      <w:r w:rsidR="000F2EB8" w:rsidRPr="001D19F6">
        <w:rPr>
          <w:rFonts w:ascii="Arial" w:eastAsia="굴림" w:hAnsi="Arial" w:cs="Arial"/>
          <w:sz w:val="22"/>
        </w:rPr>
        <w:t>→Go to Bb188</w:t>
      </w:r>
    </w:p>
    <w:p w14:paraId="710F1907" w14:textId="77777777" w:rsidR="005D5299" w:rsidRPr="001D19F6" w:rsidRDefault="005D5299" w:rsidP="002D0E30">
      <w:pPr>
        <w:pStyle w:val="a6"/>
        <w:numPr>
          <w:ilvl w:val="0"/>
          <w:numId w:val="237"/>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0025070D" w:rsidRPr="001D19F6">
        <w:rPr>
          <w:rFonts w:ascii="Arial" w:eastAsia="굴림" w:hAnsi="Arial" w:cs="Arial"/>
          <w:sz w:val="22"/>
        </w:rPr>
        <w:tab/>
      </w:r>
      <w:r w:rsidR="0025070D" w:rsidRPr="001D19F6">
        <w:rPr>
          <w:rFonts w:ascii="Arial" w:eastAsia="굴림" w:hAnsi="Arial" w:cs="Arial"/>
          <w:sz w:val="22"/>
        </w:rPr>
        <w:tab/>
      </w:r>
      <w:r w:rsidR="0025070D" w:rsidRPr="001D19F6">
        <w:rPr>
          <w:rFonts w:ascii="Arial" w:eastAsia="굴림" w:hAnsi="Arial" w:cs="Arial"/>
          <w:sz w:val="22"/>
        </w:rPr>
        <w:tab/>
      </w:r>
      <w:r w:rsidR="000F2EB8" w:rsidRPr="001D19F6">
        <w:rPr>
          <w:rFonts w:ascii="Arial" w:eastAsia="굴림" w:hAnsi="Arial" w:cs="Arial"/>
          <w:sz w:val="22"/>
        </w:rPr>
        <w:t>→Go to Bb188</w:t>
      </w:r>
    </w:p>
    <w:p w14:paraId="6B400293" w14:textId="77777777" w:rsidR="005D5299" w:rsidRPr="001D19F6" w:rsidRDefault="0025070D" w:rsidP="004F07D5">
      <w:pPr>
        <w:wordWrap/>
        <w:spacing w:line="360" w:lineRule="auto"/>
        <w:ind w:left="400"/>
        <w:rPr>
          <w:rFonts w:ascii="Arial" w:eastAsia="굴림" w:hAnsi="Arial" w:cs="Arial"/>
          <w:sz w:val="22"/>
        </w:rPr>
      </w:pPr>
      <w:r w:rsidRPr="001D19F6">
        <w:rPr>
          <w:rFonts w:ascii="Arial" w:eastAsia="한컴돋움" w:hAnsi="Arial" w:cs="Arial"/>
          <w:sz w:val="22"/>
        </w:rPr>
        <w:t>[27~46]</w:t>
      </w:r>
      <w:r w:rsidR="00B010BB" w:rsidRPr="001D19F6">
        <w:rPr>
          <w:rFonts w:ascii="Arial" w:eastAsia="굴림" w:hAnsi="Arial" w:cs="Arial"/>
          <w:sz w:val="22"/>
        </w:rPr>
        <w:t xml:space="preserve"> Sibling</w:t>
      </w:r>
      <w:r w:rsidR="005D5299" w:rsidRPr="001D19F6">
        <w:rPr>
          <w:rFonts w:ascii="Arial" w:eastAsia="굴림" w:hAnsi="Arial" w:cs="Arial"/>
          <w:sz w:val="22"/>
        </w:rPr>
        <w:t xml:space="preserve">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000F2EB8" w:rsidRPr="001D19F6">
        <w:rPr>
          <w:rFonts w:ascii="Arial" w:eastAsia="굴림" w:hAnsi="Arial" w:cs="Arial"/>
          <w:sz w:val="22"/>
        </w:rPr>
        <w:t>→Go to Bb188</w:t>
      </w:r>
    </w:p>
    <w:p w14:paraId="11AFBADD" w14:textId="77777777" w:rsidR="005D5299" w:rsidRPr="00E14868" w:rsidRDefault="0025070D" w:rsidP="004F07D5">
      <w:pPr>
        <w:wordWrap/>
        <w:spacing w:line="360" w:lineRule="auto"/>
        <w:ind w:left="400"/>
        <w:rPr>
          <w:rFonts w:ascii="Arial" w:eastAsia="굴림" w:hAnsi="Arial" w:cs="Arial"/>
          <w:color w:val="FF0000"/>
          <w:sz w:val="22"/>
        </w:rPr>
      </w:pPr>
      <w:r w:rsidRPr="001D19F6">
        <w:rPr>
          <w:rFonts w:ascii="Arial" w:eastAsia="한컴돋움" w:hAnsi="Arial" w:cs="Arial"/>
          <w:sz w:val="22"/>
        </w:rPr>
        <w:t>[47]</w:t>
      </w:r>
      <w:r w:rsidR="005D5299" w:rsidRPr="001D19F6">
        <w:rPr>
          <w:rFonts w:ascii="Arial" w:eastAsia="굴림" w:hAnsi="Arial" w:cs="Arial"/>
          <w:sz w:val="22"/>
        </w:rPr>
        <w:t xml:space="preserve"> </w:t>
      </w:r>
      <w:r w:rsidR="009F0AFD" w:rsidRPr="001D19F6">
        <w:rPr>
          <w:rFonts w:ascii="Arial" w:eastAsia="굴림" w:hAnsi="Arial" w:cs="Arial"/>
          <w:sz w:val="22"/>
        </w:rPr>
        <w:t>Brother</w:t>
      </w:r>
      <w:r w:rsidR="00A7286C" w:rsidRPr="001D19F6">
        <w:rPr>
          <w:rFonts w:ascii="Arial" w:eastAsia="굴림" w:hAnsi="Arial" w:cs="Arial"/>
          <w:sz w:val="22"/>
        </w:rPr>
        <w:t>-in-law</w:t>
      </w:r>
      <w:r w:rsidR="005D5299" w:rsidRPr="001D19F6">
        <w:rPr>
          <w:rFonts w:ascii="Arial" w:eastAsia="굴림" w:hAnsi="Arial" w:cs="Arial"/>
          <w:sz w:val="22"/>
        </w:rPr>
        <w:t xml:space="preserve">/sister-in-law </w:t>
      </w:r>
      <w:r w:rsidRPr="001D19F6">
        <w:rPr>
          <w:rFonts w:ascii="Arial" w:eastAsia="굴림" w:hAnsi="Arial" w:cs="Arial"/>
          <w:sz w:val="22"/>
        </w:rPr>
        <w:tab/>
      </w:r>
      <w:r w:rsidR="000F2EB8" w:rsidRPr="001D19F6">
        <w:rPr>
          <w:rFonts w:ascii="Arial" w:eastAsia="굴림" w:hAnsi="Arial" w:cs="Arial"/>
          <w:sz w:val="22"/>
        </w:rPr>
        <w:t>→Go to Bb188</w:t>
      </w:r>
      <w:r w:rsidR="005D5299" w:rsidRPr="001D19F6">
        <w:rPr>
          <w:rFonts w:ascii="Arial" w:eastAsia="굴림" w:hAnsi="Arial" w:cs="Arial"/>
          <w:sz w:val="22"/>
        </w:rPr>
        <w:t xml:space="preserve">   </w:t>
      </w:r>
    </w:p>
    <w:p w14:paraId="1DA074B2" w14:textId="77777777" w:rsidR="005D5299" w:rsidRPr="001D19F6" w:rsidRDefault="0025070D" w:rsidP="004F07D5">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005D5299" w:rsidRPr="001D19F6">
        <w:rPr>
          <w:rFonts w:ascii="Arial" w:eastAsia="굴림" w:hAnsi="Arial" w:cs="Arial"/>
          <w:sz w:val="22"/>
        </w:rPr>
        <w:t>Son</w:t>
      </w:r>
      <w:r w:rsidR="00A7286C" w:rsidRPr="001D19F6">
        <w:rPr>
          <w:rFonts w:ascii="Arial" w:eastAsia="굴림" w:hAnsi="Arial" w:cs="Arial"/>
          <w:sz w:val="22"/>
        </w:rPr>
        <w:t>-in-law</w:t>
      </w:r>
      <w:r w:rsidR="005D5299" w:rsidRPr="001D19F6">
        <w:rPr>
          <w:rFonts w:ascii="Arial" w:eastAsia="굴림" w:hAnsi="Arial" w:cs="Arial"/>
          <w:sz w:val="22"/>
        </w:rPr>
        <w:t xml:space="preserve">/daughter-in-law </w:t>
      </w:r>
      <w:r w:rsidRPr="001D19F6">
        <w:rPr>
          <w:rFonts w:ascii="Arial" w:eastAsia="굴림" w:hAnsi="Arial" w:cs="Arial"/>
          <w:sz w:val="22"/>
        </w:rPr>
        <w:tab/>
      </w:r>
      <w:r w:rsidR="000F2EB8" w:rsidRPr="001D19F6">
        <w:rPr>
          <w:rFonts w:ascii="Arial" w:eastAsia="굴림" w:hAnsi="Arial" w:cs="Arial"/>
          <w:sz w:val="22"/>
        </w:rPr>
        <w:t>→Go to Bb188</w:t>
      </w:r>
    </w:p>
    <w:p w14:paraId="2FA9A449" w14:textId="77777777" w:rsidR="00B010BB" w:rsidRPr="001D19F6" w:rsidRDefault="0025070D" w:rsidP="004F07D5">
      <w:pPr>
        <w:wordWrap/>
        <w:spacing w:line="360" w:lineRule="auto"/>
        <w:ind w:left="400"/>
        <w:rPr>
          <w:rFonts w:ascii="Arial" w:eastAsia="굴림" w:hAnsi="Arial" w:cs="Arial"/>
          <w:sz w:val="22"/>
        </w:rPr>
      </w:pPr>
      <w:r w:rsidRPr="001D19F6">
        <w:rPr>
          <w:rFonts w:ascii="Arial" w:eastAsia="한컴돋움" w:hAnsi="Arial" w:cs="Arial"/>
          <w:sz w:val="22"/>
        </w:rPr>
        <w:t>[49]</w:t>
      </w:r>
      <w:r w:rsidR="005D5299" w:rsidRPr="001D19F6">
        <w:rPr>
          <w:rFonts w:ascii="Arial" w:eastAsia="굴림" w:hAnsi="Arial" w:cs="Arial"/>
          <w:sz w:val="22"/>
        </w:rPr>
        <w:t xml:space="preserve"> Grandchildren </w:t>
      </w:r>
    </w:p>
    <w:p w14:paraId="1A105346" w14:textId="77777777" w:rsidR="005D5299" w:rsidRPr="001D19F6" w:rsidRDefault="0025070D" w:rsidP="004F07D5">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005D5299" w:rsidRPr="001D19F6">
        <w:rPr>
          <w:rFonts w:ascii="Arial" w:eastAsia="굴림" w:hAnsi="Arial" w:cs="Arial"/>
          <w:sz w:val="22"/>
        </w:rPr>
        <w:t>Other relat</w:t>
      </w:r>
      <w:r w:rsidR="00354976" w:rsidRPr="001D19F6">
        <w:rPr>
          <w:rFonts w:ascii="Arial" w:eastAsia="굴림" w:hAnsi="Arial" w:cs="Arial"/>
          <w:sz w:val="22"/>
        </w:rPr>
        <w:t>i</w:t>
      </w:r>
      <w:r w:rsidR="005D5299" w:rsidRPr="001D19F6">
        <w:rPr>
          <w:rFonts w:ascii="Arial" w:eastAsia="굴림" w:hAnsi="Arial" w:cs="Arial"/>
          <w:sz w:val="22"/>
        </w:rPr>
        <w:t>ves</w:t>
      </w:r>
    </w:p>
    <w:p w14:paraId="7F57543B" w14:textId="77777777" w:rsidR="00D8024B" w:rsidRPr="001D19F6" w:rsidRDefault="00D8024B" w:rsidP="004F07D5">
      <w:pPr>
        <w:wordWrap/>
        <w:spacing w:line="360" w:lineRule="auto"/>
        <w:ind w:firstLine="400"/>
        <w:rPr>
          <w:rFonts w:ascii="Arial" w:eastAsia="굴림" w:hAnsi="Arial" w:cs="Arial"/>
          <w:sz w:val="22"/>
        </w:rPr>
      </w:pPr>
    </w:p>
    <w:p w14:paraId="5447574A" w14:textId="77777777" w:rsidR="005D5299" w:rsidRPr="001D19F6" w:rsidRDefault="000F2EB8" w:rsidP="004F07D5">
      <w:pPr>
        <w:wordWrap/>
        <w:spacing w:line="360" w:lineRule="auto"/>
        <w:rPr>
          <w:rFonts w:ascii="Arial" w:eastAsia="굴림" w:hAnsi="Arial" w:cs="Arial"/>
          <w:sz w:val="22"/>
        </w:rPr>
      </w:pPr>
      <w:r w:rsidRPr="001D19F6">
        <w:rPr>
          <w:rFonts w:ascii="Arial" w:eastAsia="굴림" w:hAnsi="Arial" w:cs="Arial"/>
          <w:sz w:val="22"/>
        </w:rPr>
        <w:t>Bb187</w:t>
      </w:r>
      <w:r w:rsidR="005D5299" w:rsidRPr="001D19F6">
        <w:rPr>
          <w:rFonts w:ascii="Arial" w:eastAsia="굴림" w:hAnsi="Arial" w:cs="Arial"/>
          <w:sz w:val="22"/>
        </w:rPr>
        <w:t xml:space="preserve">. </w:t>
      </w:r>
      <w:r w:rsidR="00B010BB" w:rsidRPr="001D19F6">
        <w:rPr>
          <w:rFonts w:ascii="Arial" w:eastAsia="굴림" w:hAnsi="Arial" w:cs="Arial"/>
          <w:sz w:val="22"/>
        </w:rPr>
        <w:t>If others, please specify.</w:t>
      </w:r>
    </w:p>
    <w:p w14:paraId="4FEC9576" w14:textId="77777777" w:rsidR="005D5299" w:rsidRPr="001D19F6" w:rsidRDefault="0025070D" w:rsidP="004F07D5">
      <w:pPr>
        <w:wordWrap/>
        <w:spacing w:line="360" w:lineRule="auto"/>
        <w:ind w:firstLine="800"/>
        <w:rPr>
          <w:rFonts w:ascii="Arial" w:eastAsia="굴림" w:hAnsi="Arial" w:cs="Arial"/>
          <w:sz w:val="22"/>
        </w:rPr>
      </w:pPr>
      <w:r w:rsidRPr="001D19F6">
        <w:rPr>
          <w:rFonts w:ascii="Arial" w:eastAsia="굴림" w:hAnsi="Arial" w:cs="Arial"/>
          <w:kern w:val="0"/>
          <w:sz w:val="22"/>
        </w:rPr>
        <w:t>_______________________________</w:t>
      </w:r>
    </w:p>
    <w:p w14:paraId="422EB911" w14:textId="77777777" w:rsidR="00EB01E6" w:rsidRPr="001D19F6" w:rsidRDefault="00EB01E6" w:rsidP="00297F86">
      <w:pPr>
        <w:wordWrap/>
        <w:spacing w:line="276" w:lineRule="auto"/>
        <w:rPr>
          <w:rFonts w:ascii="Arial" w:eastAsia="굴림" w:hAnsi="Arial" w:cs="Arial"/>
          <w:b/>
          <w:sz w:val="22"/>
        </w:rPr>
      </w:pPr>
      <w:r w:rsidRPr="001D19F6">
        <w:rPr>
          <w:rFonts w:ascii="Arial" w:eastAsia="굴림" w:hAnsi="Arial" w:cs="Arial"/>
          <w:b/>
          <w:sz w:val="22"/>
        </w:rPr>
        <w:t>Logic</w:t>
      </w:r>
    </w:p>
    <w:p w14:paraId="157E9BEB" w14:textId="77777777" w:rsidR="005D5299" w:rsidRPr="001D19F6" w:rsidRDefault="00B1572E"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 xml:space="preserve">Loop </w:t>
      </w:r>
      <w:r w:rsidR="005D5299" w:rsidRPr="001D19F6">
        <w:rPr>
          <w:rFonts w:ascii="Arial" w:eastAsia="굴림" w:hAnsi="Arial" w:cs="Arial"/>
          <w:b/>
          <w:sz w:val="22"/>
        </w:rPr>
        <w:t>Bb1</w:t>
      </w:r>
      <w:r w:rsidR="000F2EB8" w:rsidRPr="001D19F6">
        <w:rPr>
          <w:rFonts w:ascii="Arial" w:eastAsia="굴림" w:hAnsi="Arial" w:cs="Arial"/>
          <w:b/>
          <w:sz w:val="22"/>
        </w:rPr>
        <w:t>88</w:t>
      </w:r>
      <w:r w:rsidR="005D5299" w:rsidRPr="001D19F6">
        <w:rPr>
          <w:rFonts w:ascii="Arial" w:eastAsia="굴림" w:hAnsi="Arial" w:cs="Arial"/>
          <w:b/>
          <w:sz w:val="22"/>
        </w:rPr>
        <w:t xml:space="preserve"> ~Bb</w:t>
      </w:r>
      <w:r w:rsidR="000F2EB8" w:rsidRPr="001D19F6">
        <w:rPr>
          <w:rFonts w:ascii="Arial" w:eastAsia="굴림" w:hAnsi="Arial" w:cs="Arial"/>
          <w:b/>
          <w:sz w:val="22"/>
        </w:rPr>
        <w:t>203</w:t>
      </w:r>
      <w:r w:rsidR="00BB1A04" w:rsidRPr="001D19F6">
        <w:rPr>
          <w:rFonts w:ascii="Arial" w:eastAsia="굴림" w:hAnsi="Arial" w:cs="Arial"/>
          <w:b/>
          <w:sz w:val="22"/>
        </w:rPr>
        <w:t xml:space="preserve"> </w:t>
      </w:r>
      <w:r w:rsidR="00EB01E6" w:rsidRPr="001D19F6">
        <w:rPr>
          <w:rFonts w:ascii="Arial" w:eastAsia="굴림" w:hAnsi="Arial" w:cs="Arial"/>
          <w:b/>
          <w:sz w:val="22"/>
        </w:rPr>
        <w:t>as many times as the number</w:t>
      </w:r>
      <w:r w:rsidR="0092295F" w:rsidRPr="001D19F6">
        <w:rPr>
          <w:rFonts w:ascii="Arial" w:eastAsia="굴림" w:hAnsi="Arial" w:cs="Arial"/>
          <w:b/>
          <w:sz w:val="22"/>
        </w:rPr>
        <w:t xml:space="preserve"> of transfer givers </w:t>
      </w:r>
      <w:r w:rsidR="000F2EB8" w:rsidRPr="001D19F6">
        <w:rPr>
          <w:rFonts w:ascii="Arial" w:eastAsia="굴림" w:hAnsi="Arial" w:cs="Arial"/>
          <w:b/>
          <w:sz w:val="22"/>
        </w:rPr>
        <w:t>in Bb186</w:t>
      </w:r>
      <w:r w:rsidR="00EB01E6" w:rsidRPr="001D19F6">
        <w:rPr>
          <w:rFonts w:ascii="Arial" w:eastAsia="굴림" w:hAnsi="Arial" w:cs="Arial"/>
          <w:b/>
          <w:sz w:val="22"/>
        </w:rPr>
        <w:t>.</w:t>
      </w:r>
    </w:p>
    <w:p w14:paraId="35303893" w14:textId="77777777" w:rsidR="005D5299" w:rsidRPr="001D19F6" w:rsidRDefault="005D5299" w:rsidP="005D5299">
      <w:pPr>
        <w:wordWrap/>
        <w:spacing w:line="360" w:lineRule="auto"/>
        <w:rPr>
          <w:rFonts w:ascii="Arial" w:eastAsia="굴림" w:hAnsi="Arial" w:cs="Arial"/>
          <w:sz w:val="22"/>
        </w:rPr>
      </w:pPr>
    </w:p>
    <w:p w14:paraId="15F72DB5" w14:textId="77777777" w:rsidR="00B57B7E" w:rsidRPr="001D19F6" w:rsidRDefault="000F2EB8" w:rsidP="004F07D5">
      <w:pPr>
        <w:wordWrap/>
        <w:spacing w:line="360" w:lineRule="auto"/>
        <w:rPr>
          <w:rFonts w:ascii="Arial" w:eastAsia="굴림" w:hAnsi="Arial" w:cs="Arial"/>
          <w:sz w:val="22"/>
        </w:rPr>
      </w:pPr>
      <w:r w:rsidRPr="001D19F6">
        <w:rPr>
          <w:rFonts w:ascii="Arial" w:eastAsia="굴림" w:hAnsi="Arial" w:cs="Arial"/>
          <w:sz w:val="22"/>
        </w:rPr>
        <w:t>Bb188</w:t>
      </w:r>
      <w:r w:rsidR="005D5299" w:rsidRPr="001D19F6">
        <w:rPr>
          <w:rFonts w:ascii="Arial" w:eastAsia="굴림" w:hAnsi="Arial" w:cs="Arial"/>
          <w:sz w:val="22"/>
        </w:rPr>
        <w:t xml:space="preserve">. What kind of financial </w:t>
      </w:r>
      <w:r w:rsidR="00F26380" w:rsidRPr="001D19F6">
        <w:rPr>
          <w:rFonts w:ascii="Arial" w:eastAsia="굴림" w:hAnsi="Arial" w:cs="Arial"/>
          <w:sz w:val="22"/>
        </w:rPr>
        <w:t xml:space="preserve">help did you receive from </w:t>
      </w:r>
      <w:r w:rsidR="00932752" w:rsidRPr="001D19F6">
        <w:rPr>
          <w:rFonts w:ascii="Arial" w:eastAsia="굴림" w:hAnsi="Arial" w:cs="Arial"/>
          <w:sz w:val="22"/>
        </w:rPr>
        <w:t>[giver’s</w:t>
      </w:r>
      <w:r w:rsidR="00BB1A04" w:rsidRPr="001D19F6">
        <w:rPr>
          <w:rFonts w:ascii="Arial" w:eastAsia="굴림" w:hAnsi="Arial" w:cs="Arial"/>
          <w:sz w:val="22"/>
        </w:rPr>
        <w:t xml:space="preserve"> </w:t>
      </w:r>
      <w:r w:rsidR="00932752" w:rsidRPr="001D19F6">
        <w:rPr>
          <w:rFonts w:ascii="Arial" w:eastAsia="굴림" w:hAnsi="Arial" w:cs="Arial"/>
          <w:sz w:val="22"/>
        </w:rPr>
        <w:t>name</w:t>
      </w:r>
      <w:r w:rsidR="00BB1A04" w:rsidRPr="001D19F6">
        <w:rPr>
          <w:rFonts w:ascii="Arial" w:eastAsia="굴림" w:hAnsi="Arial" w:cs="Arial"/>
          <w:sz w:val="22"/>
        </w:rPr>
        <w:t xml:space="preserve"> </w:t>
      </w:r>
      <w:r w:rsidR="00932752" w:rsidRPr="001D19F6">
        <w:rPr>
          <w:rFonts w:ascii="Arial" w:eastAsia="굴림" w:hAnsi="Arial" w:cs="Arial"/>
          <w:sz w:val="22"/>
        </w:rPr>
        <w:t>chosen</w:t>
      </w:r>
      <w:r w:rsidR="00BB1A04" w:rsidRPr="001D19F6">
        <w:rPr>
          <w:rFonts w:ascii="Arial" w:eastAsia="굴림" w:hAnsi="Arial" w:cs="Arial"/>
          <w:sz w:val="22"/>
        </w:rPr>
        <w:t xml:space="preserve"> </w:t>
      </w:r>
      <w:r w:rsidR="00932752" w:rsidRPr="001D19F6">
        <w:rPr>
          <w:rFonts w:ascii="Arial" w:eastAsia="굴림" w:hAnsi="Arial" w:cs="Arial"/>
          <w:sz w:val="22"/>
        </w:rPr>
        <w:t>in Bb132]?</w:t>
      </w:r>
      <w:r w:rsidR="00BB1A04" w:rsidRPr="001D19F6">
        <w:rPr>
          <w:rFonts w:ascii="Arial" w:eastAsia="굴림" w:hAnsi="Arial" w:cs="Arial"/>
          <w:sz w:val="22"/>
        </w:rPr>
        <w:t xml:space="preserve"> </w:t>
      </w:r>
      <w:r w:rsidR="002047C1" w:rsidRPr="001D19F6">
        <w:rPr>
          <w:rFonts w:ascii="Arial" w:eastAsia="굴림" w:hAnsi="Arial" w:cs="Arial"/>
          <w:sz w:val="22"/>
        </w:rPr>
        <w:t xml:space="preserve">Choose all that apply.  </w:t>
      </w:r>
      <w:r w:rsidR="00B57B7E" w:rsidRPr="001D19F6">
        <w:rPr>
          <w:rFonts w:ascii="Arial" w:eastAsia="굴림" w:hAnsi="Arial" w:cs="Arial"/>
          <w:sz w:val="22"/>
        </w:rPr>
        <w:t>(Select multiple responses)</w:t>
      </w:r>
    </w:p>
    <w:p w14:paraId="46A1251D" w14:textId="77777777" w:rsidR="00B57B7E" w:rsidRPr="001D19F6" w:rsidRDefault="00B57B7E" w:rsidP="002D0E30">
      <w:pPr>
        <w:pStyle w:val="a6"/>
        <w:numPr>
          <w:ilvl w:val="0"/>
          <w:numId w:val="239"/>
        </w:numPr>
        <w:wordWrap/>
        <w:spacing w:line="360" w:lineRule="auto"/>
        <w:ind w:leftChars="0"/>
        <w:rPr>
          <w:rFonts w:ascii="Arial" w:eastAsia="굴림" w:hAnsi="Arial" w:cs="Arial"/>
          <w:sz w:val="22"/>
        </w:rPr>
      </w:pPr>
      <w:r w:rsidRPr="001D19F6">
        <w:rPr>
          <w:rFonts w:ascii="Arial" w:eastAsia="굴림" w:hAnsi="Arial" w:cs="Arial"/>
          <w:sz w:val="22"/>
        </w:rPr>
        <w:t xml:space="preserve">Regular </w:t>
      </w:r>
      <w:r w:rsidR="00BB1A04" w:rsidRPr="001D19F6">
        <w:rPr>
          <w:rFonts w:ascii="Arial" w:eastAsia="굴림" w:hAnsi="Arial" w:cs="Arial"/>
          <w:sz w:val="22"/>
        </w:rPr>
        <w:t>financial support</w:t>
      </w:r>
      <w:r w:rsidR="00BB1A04" w:rsidRPr="001D19F6">
        <w:rPr>
          <w:rFonts w:ascii="Arial" w:eastAsia="굴림" w:hAnsi="Arial" w:cs="Arial"/>
          <w:sz w:val="22"/>
        </w:rPr>
        <w:tab/>
      </w:r>
      <w:r w:rsidR="00BB1A04" w:rsidRPr="001D19F6">
        <w:rPr>
          <w:rFonts w:ascii="Arial" w:eastAsia="굴림" w:hAnsi="Arial" w:cs="Arial"/>
          <w:sz w:val="22"/>
        </w:rPr>
        <w:tab/>
      </w:r>
      <w:r w:rsidR="00BB1A04" w:rsidRPr="001D19F6">
        <w:rPr>
          <w:rFonts w:ascii="Arial" w:eastAsia="굴림" w:hAnsi="Arial" w:cs="Arial"/>
          <w:sz w:val="22"/>
        </w:rPr>
        <w:tab/>
      </w:r>
    </w:p>
    <w:p w14:paraId="2F199165" w14:textId="77777777" w:rsidR="00B57B7E" w:rsidRPr="001D19F6" w:rsidRDefault="00B57B7E" w:rsidP="002D0E30">
      <w:pPr>
        <w:pStyle w:val="a6"/>
        <w:numPr>
          <w:ilvl w:val="0"/>
          <w:numId w:val="239"/>
        </w:numPr>
        <w:wordWrap/>
        <w:spacing w:line="360" w:lineRule="auto"/>
        <w:ind w:leftChars="0"/>
        <w:rPr>
          <w:rFonts w:ascii="Arial" w:eastAsia="굴림" w:hAnsi="Arial" w:cs="Arial"/>
          <w:sz w:val="22"/>
        </w:rPr>
      </w:pPr>
      <w:r w:rsidRPr="001D19F6">
        <w:rPr>
          <w:rFonts w:ascii="Arial" w:eastAsia="굴림" w:hAnsi="Arial" w:cs="Arial"/>
          <w:sz w:val="22"/>
        </w:rPr>
        <w:t xml:space="preserve">Occasional </w:t>
      </w:r>
      <w:r w:rsidR="00BB1A04" w:rsidRPr="001D19F6">
        <w:rPr>
          <w:rFonts w:ascii="Arial" w:eastAsia="굴림" w:hAnsi="Arial" w:cs="Arial"/>
          <w:sz w:val="22"/>
        </w:rPr>
        <w:t xml:space="preserve">financial support </w:t>
      </w:r>
      <w:r w:rsidR="00BB1A04" w:rsidRPr="001D19F6">
        <w:rPr>
          <w:rFonts w:ascii="Arial" w:eastAsia="굴림" w:hAnsi="Arial" w:cs="Arial"/>
          <w:sz w:val="22"/>
        </w:rPr>
        <w:tab/>
      </w:r>
      <w:r w:rsidR="00BB1A04" w:rsidRPr="001D19F6">
        <w:rPr>
          <w:rFonts w:ascii="Arial" w:eastAsia="굴림" w:hAnsi="Arial" w:cs="Arial"/>
          <w:sz w:val="22"/>
        </w:rPr>
        <w:tab/>
      </w:r>
    </w:p>
    <w:p w14:paraId="02EB8A97" w14:textId="77777777" w:rsidR="000F2EB8" w:rsidRPr="001D19F6" w:rsidRDefault="00B57B7E" w:rsidP="002D0E30">
      <w:pPr>
        <w:pStyle w:val="a6"/>
        <w:widowControl/>
        <w:numPr>
          <w:ilvl w:val="0"/>
          <w:numId w:val="239"/>
        </w:numPr>
        <w:wordWrap/>
        <w:autoSpaceDE/>
        <w:spacing w:line="360" w:lineRule="auto"/>
        <w:ind w:leftChars="200"/>
        <w:jc w:val="left"/>
        <w:rPr>
          <w:rFonts w:ascii="Arial" w:eastAsia="굴림" w:hAnsi="Arial" w:cs="Arial"/>
          <w:kern w:val="0"/>
          <w:sz w:val="22"/>
        </w:rPr>
      </w:pPr>
      <w:r w:rsidRPr="001D19F6">
        <w:rPr>
          <w:rFonts w:ascii="Arial" w:eastAsia="굴림" w:hAnsi="Arial" w:cs="Arial"/>
          <w:sz w:val="22"/>
        </w:rPr>
        <w:t>Non</w:t>
      </w:r>
      <w:r w:rsidRPr="001D19F6">
        <w:rPr>
          <w:rFonts w:ascii="Cambria Math" w:eastAsia="굴림" w:hAnsi="Cambria Math" w:cs="Cambria Math"/>
          <w:sz w:val="22"/>
        </w:rPr>
        <w:t>‐</w:t>
      </w:r>
      <w:r w:rsidR="00D93B3E" w:rsidRPr="001D19F6">
        <w:rPr>
          <w:rFonts w:ascii="Arial" w:eastAsia="굴림" w:hAnsi="Arial" w:cs="Arial"/>
          <w:sz w:val="22"/>
        </w:rPr>
        <w:t xml:space="preserve">financial support </w:t>
      </w:r>
      <w:r w:rsidRPr="001D19F6">
        <w:rPr>
          <w:rFonts w:ascii="Arial" w:eastAsia="굴림" w:hAnsi="Arial" w:cs="Arial"/>
          <w:sz w:val="22"/>
        </w:rPr>
        <w:t>(Ex- gifts, food, clothes, home appliances etc</w:t>
      </w:r>
      <w:r w:rsidR="00BB1A04" w:rsidRPr="001D19F6">
        <w:rPr>
          <w:rFonts w:ascii="Arial" w:eastAsia="굴림" w:hAnsi="Arial" w:cs="Arial"/>
          <w:sz w:val="22"/>
        </w:rPr>
        <w:t>.</w:t>
      </w:r>
      <w:r w:rsidRPr="001D19F6">
        <w:rPr>
          <w:rFonts w:ascii="Arial" w:eastAsia="굴림" w:hAnsi="Arial" w:cs="Arial"/>
          <w:sz w:val="22"/>
        </w:rPr>
        <w:t>)</w:t>
      </w:r>
      <w:r w:rsidR="009C268C" w:rsidRPr="001D19F6">
        <w:rPr>
          <w:rFonts w:ascii="Arial" w:eastAsia="굴림" w:hAnsi="Arial" w:cs="Arial"/>
          <w:sz w:val="22"/>
        </w:rPr>
        <w:t xml:space="preserve"> </w:t>
      </w:r>
    </w:p>
    <w:p w14:paraId="21306D7E" w14:textId="77777777" w:rsidR="00B1294A" w:rsidRPr="001D19F6" w:rsidRDefault="00B1294A" w:rsidP="002C4B0A">
      <w:pPr>
        <w:widowControl/>
        <w:wordWrap/>
        <w:autoSpaceDE/>
        <w:spacing w:line="276" w:lineRule="auto"/>
        <w:ind w:left="400"/>
        <w:jc w:val="left"/>
        <w:rPr>
          <w:rFonts w:ascii="Arial" w:eastAsia="굴림" w:hAnsi="Arial" w:cs="Arial"/>
          <w:kern w:val="0"/>
          <w:sz w:val="22"/>
        </w:rPr>
      </w:pPr>
      <w:r w:rsidRPr="001D19F6">
        <w:rPr>
          <w:rFonts w:ascii="Arial" w:eastAsia="굴림" w:hAnsi="Arial" w:cs="Arial"/>
          <w:kern w:val="0"/>
          <w:sz w:val="22"/>
        </w:rPr>
        <w:t>→ If code 1 chosen, go to B</w:t>
      </w:r>
      <w:r w:rsidR="000F2EB8" w:rsidRPr="001D19F6">
        <w:rPr>
          <w:rFonts w:ascii="Arial" w:eastAsia="굴림" w:hAnsi="Arial" w:cs="Arial"/>
          <w:kern w:val="0"/>
          <w:sz w:val="22"/>
        </w:rPr>
        <w:t>b189</w:t>
      </w:r>
    </w:p>
    <w:p w14:paraId="59E53BD0" w14:textId="77777777" w:rsidR="00B1294A" w:rsidRPr="001D19F6" w:rsidRDefault="00B1294A" w:rsidP="002C4B0A">
      <w:pPr>
        <w:widowControl/>
        <w:wordWrap/>
        <w:autoSpaceDE/>
        <w:spacing w:line="276" w:lineRule="auto"/>
        <w:ind w:leftChars="200" w:left="400"/>
        <w:jc w:val="left"/>
        <w:rPr>
          <w:rFonts w:ascii="Arial" w:eastAsia="굴림" w:hAnsi="Arial" w:cs="Arial"/>
          <w:kern w:val="0"/>
          <w:sz w:val="22"/>
        </w:rPr>
      </w:pPr>
      <w:r w:rsidRPr="001D19F6">
        <w:rPr>
          <w:rFonts w:ascii="Arial" w:eastAsia="굴림" w:hAnsi="Arial" w:cs="Arial"/>
          <w:kern w:val="0"/>
          <w:sz w:val="22"/>
        </w:rPr>
        <w:t>→ If code 2 chosen, go to</w:t>
      </w:r>
      <w:r w:rsidR="000F2EB8" w:rsidRPr="001D19F6">
        <w:rPr>
          <w:rFonts w:ascii="Arial" w:eastAsia="굴림" w:hAnsi="Arial" w:cs="Arial"/>
          <w:kern w:val="0"/>
          <w:sz w:val="22"/>
        </w:rPr>
        <w:t xml:space="preserve"> Bb196</w:t>
      </w:r>
    </w:p>
    <w:p w14:paraId="4A347E84" w14:textId="77777777" w:rsidR="00B1294A" w:rsidRPr="001D19F6" w:rsidRDefault="00B1294A" w:rsidP="002C4B0A">
      <w:pPr>
        <w:widowControl/>
        <w:wordWrap/>
        <w:autoSpaceDE/>
        <w:spacing w:line="276" w:lineRule="auto"/>
        <w:ind w:leftChars="200" w:left="400"/>
        <w:jc w:val="left"/>
        <w:rPr>
          <w:rFonts w:ascii="Arial" w:eastAsia="굴림" w:hAnsi="Arial" w:cs="Arial"/>
          <w:kern w:val="0"/>
          <w:sz w:val="22"/>
        </w:rPr>
      </w:pPr>
      <w:r w:rsidRPr="001D19F6">
        <w:rPr>
          <w:rFonts w:ascii="Arial" w:eastAsia="굴림" w:hAnsi="Arial" w:cs="Arial"/>
          <w:kern w:val="0"/>
          <w:sz w:val="22"/>
        </w:rPr>
        <w:t>→ If code 3 chosen, go to B</w:t>
      </w:r>
      <w:r w:rsidR="000F2EB8" w:rsidRPr="001D19F6">
        <w:rPr>
          <w:rFonts w:ascii="Arial" w:eastAsia="굴림" w:hAnsi="Arial" w:cs="Arial"/>
          <w:kern w:val="0"/>
          <w:sz w:val="22"/>
        </w:rPr>
        <w:t>b202</w:t>
      </w:r>
    </w:p>
    <w:p w14:paraId="5AE673A1" w14:textId="77777777" w:rsidR="00B1294A" w:rsidRPr="001D19F6" w:rsidRDefault="00B1294A" w:rsidP="004F07D5">
      <w:pPr>
        <w:wordWrap/>
        <w:spacing w:line="360" w:lineRule="auto"/>
        <w:rPr>
          <w:rFonts w:ascii="Arial" w:eastAsia="굴림" w:hAnsi="Arial" w:cs="Arial"/>
          <w:b/>
          <w:sz w:val="22"/>
        </w:rPr>
      </w:pPr>
    </w:p>
    <w:p w14:paraId="55EED3FC" w14:textId="77777777" w:rsidR="005D5299" w:rsidRPr="001D19F6" w:rsidRDefault="005D5299" w:rsidP="00297F86">
      <w:pPr>
        <w:wordWrap/>
        <w:spacing w:line="276" w:lineRule="auto"/>
        <w:rPr>
          <w:rFonts w:ascii="Arial" w:eastAsia="굴림" w:hAnsi="Arial" w:cs="Arial"/>
          <w:b/>
          <w:sz w:val="22"/>
        </w:rPr>
      </w:pPr>
      <w:r w:rsidRPr="001D19F6">
        <w:rPr>
          <w:rFonts w:ascii="Arial" w:eastAsia="굴림" w:hAnsi="Arial" w:cs="Arial"/>
          <w:b/>
          <w:sz w:val="22"/>
        </w:rPr>
        <w:t>Logic</w:t>
      </w:r>
    </w:p>
    <w:p w14:paraId="464744FC" w14:textId="77777777" w:rsidR="005D5299" w:rsidRPr="001D19F6" w:rsidRDefault="005D5299"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If Bb1</w:t>
      </w:r>
      <w:r w:rsidR="000F2EB8" w:rsidRPr="001D19F6">
        <w:rPr>
          <w:rFonts w:ascii="Arial" w:eastAsia="굴림" w:hAnsi="Arial" w:cs="Arial"/>
          <w:b/>
          <w:sz w:val="22"/>
        </w:rPr>
        <w:t>88</w:t>
      </w:r>
      <w:r w:rsidRPr="001D19F6">
        <w:rPr>
          <w:rFonts w:ascii="Arial" w:eastAsia="굴림" w:hAnsi="Arial" w:cs="Arial"/>
          <w:b/>
          <w:sz w:val="22"/>
        </w:rPr>
        <w:t>=</w:t>
      </w:r>
      <w:r w:rsidRPr="001D19F6">
        <w:rPr>
          <w:rFonts w:ascii="굴림" w:eastAsia="굴림" w:hAnsi="굴림" w:cs="굴림" w:hint="eastAsia"/>
          <w:b/>
          <w:sz w:val="22"/>
        </w:rPr>
        <w:t>①</w:t>
      </w:r>
      <w:r w:rsidRPr="001D19F6">
        <w:rPr>
          <w:rFonts w:ascii="Arial" w:eastAsia="굴림" w:hAnsi="Arial" w:cs="Arial"/>
          <w:b/>
          <w:sz w:val="22"/>
        </w:rPr>
        <w:t xml:space="preserve">, </w:t>
      </w:r>
      <w:r w:rsidRPr="001D19F6">
        <w:rPr>
          <w:rFonts w:ascii="굴림" w:eastAsia="굴림" w:hAnsi="굴림" w:cs="굴림" w:hint="eastAsia"/>
          <w:b/>
          <w:sz w:val="22"/>
        </w:rPr>
        <w:t>①②</w:t>
      </w:r>
      <w:r w:rsidRPr="001D19F6">
        <w:rPr>
          <w:rFonts w:ascii="Arial" w:eastAsia="굴림" w:hAnsi="Arial" w:cs="Arial"/>
          <w:b/>
          <w:sz w:val="22"/>
        </w:rPr>
        <w:t xml:space="preserve">, </w:t>
      </w:r>
      <w:r w:rsidRPr="001D19F6">
        <w:rPr>
          <w:rFonts w:ascii="굴림" w:eastAsia="굴림" w:hAnsi="굴림" w:cs="굴림" w:hint="eastAsia"/>
          <w:b/>
          <w:sz w:val="22"/>
        </w:rPr>
        <w:t>①③</w:t>
      </w:r>
      <w:r w:rsidRPr="001D19F6">
        <w:rPr>
          <w:rFonts w:ascii="Arial" w:eastAsia="굴림" w:hAnsi="Arial" w:cs="Arial"/>
          <w:b/>
          <w:sz w:val="22"/>
        </w:rPr>
        <w:t xml:space="preserve">, </w:t>
      </w:r>
      <w:r w:rsidRPr="001D19F6">
        <w:rPr>
          <w:rFonts w:ascii="굴림" w:eastAsia="굴림" w:hAnsi="굴림" w:cs="굴림" w:hint="eastAsia"/>
          <w:b/>
          <w:sz w:val="22"/>
        </w:rPr>
        <w:t>①②③</w:t>
      </w:r>
      <w:r w:rsidRPr="001D19F6">
        <w:rPr>
          <w:rFonts w:ascii="Arial" w:eastAsia="굴림" w:hAnsi="Arial" w:cs="Arial"/>
          <w:b/>
          <w:sz w:val="22"/>
        </w:rPr>
        <w:t xml:space="preserve">, then </w:t>
      </w:r>
      <w:r w:rsidR="00BB1A04" w:rsidRPr="001D19F6">
        <w:rPr>
          <w:rFonts w:ascii="Arial" w:eastAsia="굴림" w:hAnsi="Arial" w:cs="Arial"/>
          <w:b/>
          <w:sz w:val="22"/>
        </w:rPr>
        <w:t>ask</w:t>
      </w:r>
      <w:r w:rsidR="000F2EB8" w:rsidRPr="001D19F6">
        <w:rPr>
          <w:rFonts w:ascii="Arial" w:eastAsia="굴림" w:hAnsi="Arial" w:cs="Arial"/>
          <w:b/>
          <w:sz w:val="22"/>
        </w:rPr>
        <w:t xml:space="preserve"> Bb189</w:t>
      </w:r>
      <w:r w:rsidR="00EB01E6" w:rsidRPr="001D19F6">
        <w:rPr>
          <w:rFonts w:ascii="Arial" w:eastAsia="굴림" w:hAnsi="Arial" w:cs="Arial"/>
          <w:b/>
          <w:sz w:val="22"/>
        </w:rPr>
        <w:t>.</w:t>
      </w:r>
    </w:p>
    <w:p w14:paraId="372E5A9A" w14:textId="77777777" w:rsidR="005D5299" w:rsidRPr="001D19F6" w:rsidRDefault="005D5299" w:rsidP="004F07D5">
      <w:pPr>
        <w:wordWrap/>
        <w:spacing w:line="360" w:lineRule="auto"/>
        <w:rPr>
          <w:rFonts w:ascii="Arial" w:eastAsia="굴림" w:hAnsi="Arial" w:cs="Arial"/>
          <w:sz w:val="22"/>
        </w:rPr>
      </w:pPr>
    </w:p>
    <w:p w14:paraId="0856A4BC" w14:textId="6A97A6CE" w:rsidR="005D5299" w:rsidRPr="0025624E" w:rsidRDefault="000F2EB8" w:rsidP="004F07D5">
      <w:pPr>
        <w:spacing w:line="360" w:lineRule="auto"/>
        <w:rPr>
          <w:rFonts w:ascii="Arial" w:eastAsia="굴림" w:hAnsi="Arial" w:cs="Arial"/>
          <w:sz w:val="22"/>
        </w:rPr>
      </w:pPr>
      <w:r w:rsidRPr="0025624E">
        <w:rPr>
          <w:rFonts w:ascii="Arial" w:eastAsia="굴림" w:hAnsi="Arial" w:cs="Arial"/>
          <w:sz w:val="22"/>
        </w:rPr>
        <w:t>Bb189</w:t>
      </w:r>
      <w:r w:rsidR="005D5299" w:rsidRPr="0025624E">
        <w:rPr>
          <w:rFonts w:ascii="Arial" w:eastAsia="굴림" w:hAnsi="Arial" w:cs="Arial"/>
          <w:sz w:val="22"/>
        </w:rPr>
        <w:t xml:space="preserve">. </w:t>
      </w:r>
      <w:r w:rsidRPr="0025624E">
        <w:rPr>
          <w:rFonts w:ascii="Arial" w:eastAsia="굴림" w:hAnsi="Arial" w:cs="Arial"/>
          <w:kern w:val="0"/>
          <w:sz w:val="22"/>
        </w:rPr>
        <w:t xml:space="preserve">[Not live </w:t>
      </w:r>
      <w:proofErr w:type="spellStart"/>
      <w:r w:rsidRPr="0025624E">
        <w:rPr>
          <w:rFonts w:ascii="Arial" w:eastAsia="굴림" w:hAnsi="Arial" w:cs="Arial"/>
          <w:kern w:val="0"/>
          <w:sz w:val="22"/>
        </w:rPr>
        <w:t>together_Receipt</w:t>
      </w:r>
      <w:proofErr w:type="spellEnd"/>
      <w:r w:rsidRPr="0025624E">
        <w:rPr>
          <w:rFonts w:ascii="Arial" w:eastAsia="굴림" w:hAnsi="Arial" w:cs="Arial"/>
          <w:kern w:val="0"/>
          <w:sz w:val="22"/>
        </w:rPr>
        <w:t xml:space="preserve"> of regular financial support] Then, what</w:t>
      </w:r>
      <w:r w:rsidR="005D5299" w:rsidRPr="0025624E">
        <w:rPr>
          <w:rFonts w:ascii="Arial" w:eastAsia="굴림" w:hAnsi="Arial" w:cs="Arial"/>
          <w:sz w:val="22"/>
        </w:rPr>
        <w:t xml:space="preserve"> was the monthly average amount of regular</w:t>
      </w:r>
      <w:r w:rsidR="0057109F" w:rsidRPr="0025624E">
        <w:rPr>
          <w:rFonts w:ascii="Arial" w:eastAsia="굴림" w:hAnsi="Arial" w:cs="Arial"/>
          <w:sz w:val="22"/>
        </w:rPr>
        <w:t xml:space="preserve"> </w:t>
      </w:r>
      <w:r w:rsidR="00BB1A04" w:rsidRPr="0025624E">
        <w:rPr>
          <w:rFonts w:ascii="Arial" w:eastAsia="굴림" w:hAnsi="Arial" w:cs="Arial"/>
          <w:sz w:val="22"/>
        </w:rPr>
        <w:t>financial support</w:t>
      </w:r>
      <w:r w:rsidR="005D5299" w:rsidRPr="0025624E">
        <w:rPr>
          <w:rFonts w:ascii="Arial" w:eastAsia="굴림" w:hAnsi="Arial" w:cs="Arial"/>
          <w:sz w:val="22"/>
        </w:rPr>
        <w:t xml:space="preserve"> you received from</w:t>
      </w:r>
      <w:r w:rsidR="00BB1A04" w:rsidRPr="0025624E">
        <w:rPr>
          <w:rFonts w:ascii="Arial" w:eastAsia="굴림" w:hAnsi="Arial" w:cs="Arial"/>
          <w:sz w:val="22"/>
        </w:rPr>
        <w:t xml:space="preserve"> </w:t>
      </w:r>
      <w:r w:rsidR="00DD7116" w:rsidRPr="0025624E">
        <w:rPr>
          <w:rFonts w:ascii="Arial" w:eastAsia="굴림" w:hAnsi="Arial" w:cs="Arial"/>
          <w:sz w:val="22"/>
        </w:rPr>
        <w:t>[giver’s</w:t>
      </w:r>
      <w:r w:rsidR="00BB1A04" w:rsidRPr="0025624E">
        <w:rPr>
          <w:rFonts w:ascii="Arial" w:eastAsia="굴림" w:hAnsi="Arial" w:cs="Arial"/>
          <w:sz w:val="22"/>
        </w:rPr>
        <w:t xml:space="preserve"> </w:t>
      </w:r>
      <w:r w:rsidR="00DD7116" w:rsidRPr="0025624E">
        <w:rPr>
          <w:rFonts w:ascii="Arial" w:eastAsia="굴림" w:hAnsi="Arial" w:cs="Arial"/>
          <w:sz w:val="22"/>
        </w:rPr>
        <w:t>name</w:t>
      </w:r>
      <w:r w:rsidR="00BB1A04" w:rsidRPr="0025624E">
        <w:rPr>
          <w:rFonts w:ascii="Arial" w:eastAsia="굴림" w:hAnsi="Arial" w:cs="Arial"/>
          <w:sz w:val="22"/>
        </w:rPr>
        <w:t xml:space="preserve"> </w:t>
      </w:r>
      <w:r w:rsidR="00DD7116" w:rsidRPr="0025624E">
        <w:rPr>
          <w:rFonts w:ascii="Arial" w:eastAsia="굴림" w:hAnsi="Arial" w:cs="Arial"/>
          <w:sz w:val="22"/>
        </w:rPr>
        <w:t>chosen]</w:t>
      </w:r>
      <w:r w:rsidR="00932752" w:rsidRPr="0025624E">
        <w:rPr>
          <w:rFonts w:ascii="Arial" w:eastAsia="굴림" w:hAnsi="Arial" w:cs="Arial"/>
          <w:sz w:val="22"/>
        </w:rPr>
        <w:t xml:space="preserve"> in the last calendar year (</w:t>
      </w:r>
      <w:del w:id="727" w:author="Keis" w:date="2024-09-06T10:18:00Z">
        <w:r w:rsidR="00E14868" w:rsidRPr="008211A5" w:rsidDel="009F27DD">
          <w:rPr>
            <w:rFonts w:ascii="Arial" w:eastAsia="굴림" w:hAnsi="Arial" w:cs="Arial" w:hint="eastAsia"/>
            <w:color w:val="FF0000"/>
            <w:sz w:val="22"/>
          </w:rPr>
          <w:delText>2019</w:delText>
        </w:r>
      </w:del>
      <w:ins w:id="728" w:author="Keis" w:date="2024-09-06T10:18:00Z">
        <w:r w:rsidR="009F27DD" w:rsidRPr="009F27DD">
          <w:rPr>
            <w:rFonts w:ascii="Arial" w:eastAsia="굴림" w:hAnsi="Arial" w:cs="Arial" w:hint="eastAsia"/>
            <w:color w:val="00B050"/>
            <w:sz w:val="22"/>
          </w:rPr>
          <w:t>2021</w:t>
        </w:r>
      </w:ins>
      <w:r w:rsidR="00932752" w:rsidRPr="0025624E">
        <w:rPr>
          <w:rFonts w:ascii="Arial" w:eastAsia="굴림" w:hAnsi="Arial" w:cs="Arial"/>
          <w:sz w:val="22"/>
        </w:rPr>
        <w:t>)</w:t>
      </w:r>
      <w:r w:rsidR="005D5299" w:rsidRPr="0025624E">
        <w:rPr>
          <w:rFonts w:ascii="Arial" w:eastAsia="굴림" w:hAnsi="Arial" w:cs="Arial"/>
          <w:sz w:val="22"/>
        </w:rPr>
        <w:t>? (unit: 10,000 Korean won)</w:t>
      </w:r>
    </w:p>
    <w:p w14:paraId="7EFA6B27" w14:textId="77777777" w:rsidR="00BB1A04" w:rsidRPr="0025624E" w:rsidRDefault="00BB1A04" w:rsidP="004F07D5">
      <w:pPr>
        <w:wordWrap/>
        <w:spacing w:line="360" w:lineRule="auto"/>
        <w:rPr>
          <w:rFonts w:ascii="Arial" w:eastAsia="굴림" w:hAnsi="Arial" w:cs="Arial"/>
          <w:kern w:val="0"/>
          <w:sz w:val="22"/>
        </w:rPr>
      </w:pPr>
      <w:r w:rsidRPr="0025624E">
        <w:rPr>
          <w:rFonts w:ascii="Arial" w:eastAsia="굴림" w:hAnsi="Arial" w:cs="Arial"/>
          <w:kern w:val="0"/>
          <w:sz w:val="22"/>
        </w:rPr>
        <w:tab/>
        <w:t xml:space="preserve">_______________________________ </w:t>
      </w:r>
      <w:r w:rsidR="000B460F" w:rsidRPr="0025624E">
        <w:rPr>
          <w:rFonts w:ascii="Arial" w:eastAsia="굴림" w:hAnsi="Arial" w:cs="Arial"/>
          <w:kern w:val="0"/>
          <w:sz w:val="22"/>
        </w:rPr>
        <w:t xml:space="preserve">MW </w:t>
      </w:r>
      <w:r w:rsidRPr="0025624E">
        <w:rPr>
          <w:rFonts w:ascii="Arial" w:eastAsia="굴림" w:hAnsi="Arial" w:cs="Arial"/>
          <w:kern w:val="0"/>
          <w:sz w:val="22"/>
        </w:rPr>
        <w:t>[</w:t>
      </w:r>
      <w:r w:rsidR="003608C0" w:rsidRPr="0025624E">
        <w:rPr>
          <w:rFonts w:ascii="Arial" w:eastAsia="굴림" w:hAnsi="Arial" w:cs="Arial"/>
          <w:kern w:val="0"/>
          <w:sz w:val="22"/>
        </w:rPr>
        <w:t xml:space="preserve">Range: </w:t>
      </w:r>
      <w:r w:rsidRPr="0025624E">
        <w:rPr>
          <w:rFonts w:ascii="Arial" w:eastAsia="굴림" w:hAnsi="Arial" w:cs="Arial"/>
          <w:kern w:val="0"/>
          <w:sz w:val="22"/>
        </w:rPr>
        <w:t xml:space="preserve">1 ~ 9997] </w:t>
      </w:r>
      <w:r w:rsidRPr="0025624E">
        <w:rPr>
          <w:rFonts w:ascii="Arial" w:eastAsia="굴림" w:hAnsi="Arial" w:cs="Arial"/>
          <w:sz w:val="22"/>
        </w:rPr>
        <w:t>→Go to Bb1</w:t>
      </w:r>
      <w:r w:rsidR="000F2EB8" w:rsidRPr="0025624E">
        <w:rPr>
          <w:rFonts w:ascii="Arial" w:eastAsia="굴림" w:hAnsi="Arial" w:cs="Arial"/>
          <w:sz w:val="22"/>
        </w:rPr>
        <w:t>95</w:t>
      </w:r>
    </w:p>
    <w:p w14:paraId="67EDB379" w14:textId="77777777" w:rsidR="005D5299" w:rsidRPr="0025624E" w:rsidRDefault="005D5299" w:rsidP="004F07D5">
      <w:pPr>
        <w:wordWrap/>
        <w:spacing w:line="360" w:lineRule="auto"/>
        <w:ind w:firstLine="800"/>
        <w:rPr>
          <w:rFonts w:ascii="Arial" w:eastAsia="굴림" w:hAnsi="Arial" w:cs="Arial"/>
          <w:sz w:val="22"/>
        </w:rPr>
      </w:pPr>
      <w:r w:rsidRPr="0025624E">
        <w:rPr>
          <w:rFonts w:ascii="Arial" w:eastAsia="굴림" w:hAnsi="Arial" w:cs="Arial"/>
          <w:sz w:val="22"/>
        </w:rPr>
        <w:t>Don’t know →Go to Bb1</w:t>
      </w:r>
      <w:r w:rsidR="000F2EB8" w:rsidRPr="0025624E">
        <w:rPr>
          <w:rFonts w:ascii="Arial" w:eastAsia="굴림" w:hAnsi="Arial" w:cs="Arial"/>
          <w:sz w:val="22"/>
        </w:rPr>
        <w:t>90</w:t>
      </w:r>
      <w:r w:rsidRPr="0025624E">
        <w:rPr>
          <w:rFonts w:ascii="Arial" w:eastAsia="굴림" w:hAnsi="Arial" w:cs="Arial"/>
          <w:sz w:val="22"/>
        </w:rPr>
        <w:t>~Bb1</w:t>
      </w:r>
      <w:r w:rsidR="000F2EB8" w:rsidRPr="0025624E">
        <w:rPr>
          <w:rFonts w:ascii="Arial" w:eastAsia="굴림" w:hAnsi="Arial" w:cs="Arial"/>
          <w:sz w:val="22"/>
        </w:rPr>
        <w:t>94</w:t>
      </w:r>
      <w:r w:rsidRPr="0025624E">
        <w:rPr>
          <w:rFonts w:ascii="Arial" w:eastAsia="굴림" w:hAnsi="Arial" w:cs="Arial"/>
          <w:sz w:val="22"/>
        </w:rPr>
        <w:t xml:space="preserve"> unfolding</w:t>
      </w:r>
    </w:p>
    <w:p w14:paraId="250B0FFC" w14:textId="77777777" w:rsidR="005D5299" w:rsidRPr="0025624E" w:rsidRDefault="005D5299" w:rsidP="004F07D5">
      <w:pPr>
        <w:wordWrap/>
        <w:spacing w:line="360" w:lineRule="auto"/>
        <w:ind w:firstLine="800"/>
        <w:rPr>
          <w:rFonts w:ascii="Arial" w:eastAsia="굴림" w:hAnsi="Arial" w:cs="Arial"/>
          <w:sz w:val="22"/>
        </w:rPr>
      </w:pPr>
      <w:r w:rsidRPr="0025624E">
        <w:rPr>
          <w:rFonts w:ascii="Arial" w:eastAsia="굴림" w:hAnsi="Arial" w:cs="Arial"/>
          <w:sz w:val="22"/>
        </w:rPr>
        <w:t>Refuse to answer →Go to Bb1</w:t>
      </w:r>
      <w:r w:rsidR="000F2EB8" w:rsidRPr="0025624E">
        <w:rPr>
          <w:rFonts w:ascii="Arial" w:eastAsia="굴림" w:hAnsi="Arial" w:cs="Arial"/>
          <w:sz w:val="22"/>
        </w:rPr>
        <w:t>90</w:t>
      </w:r>
      <w:r w:rsidRPr="0025624E">
        <w:rPr>
          <w:rFonts w:ascii="Arial" w:eastAsia="굴림" w:hAnsi="Arial" w:cs="Arial"/>
          <w:sz w:val="22"/>
        </w:rPr>
        <w:t>~Bb1</w:t>
      </w:r>
      <w:r w:rsidR="000F2EB8" w:rsidRPr="0025624E">
        <w:rPr>
          <w:rFonts w:ascii="Arial" w:eastAsia="굴림" w:hAnsi="Arial" w:cs="Arial"/>
          <w:sz w:val="22"/>
        </w:rPr>
        <w:t>94</w:t>
      </w:r>
      <w:r w:rsidRPr="0025624E">
        <w:rPr>
          <w:rFonts w:ascii="Arial" w:eastAsia="굴림" w:hAnsi="Arial" w:cs="Arial"/>
          <w:sz w:val="22"/>
        </w:rPr>
        <w:t xml:space="preserve"> unfolding</w:t>
      </w:r>
    </w:p>
    <w:p w14:paraId="34710705" w14:textId="77777777" w:rsidR="004F07D5" w:rsidRPr="0025624E" w:rsidRDefault="004F07D5" w:rsidP="004F07D5">
      <w:pPr>
        <w:widowControl/>
        <w:wordWrap/>
        <w:autoSpaceDE/>
        <w:autoSpaceDN/>
        <w:spacing w:line="360" w:lineRule="auto"/>
        <w:jc w:val="left"/>
        <w:rPr>
          <w:rFonts w:ascii="Arial" w:eastAsia="굴림" w:hAnsi="Arial" w:cs="Arial"/>
          <w:sz w:val="22"/>
        </w:rPr>
      </w:pPr>
    </w:p>
    <w:p w14:paraId="6F2727CD" w14:textId="77777777" w:rsidR="005D5299" w:rsidRPr="0025624E" w:rsidRDefault="005D5299" w:rsidP="004F07D5">
      <w:pPr>
        <w:widowControl/>
        <w:wordWrap/>
        <w:autoSpaceDE/>
        <w:autoSpaceDN/>
        <w:spacing w:line="360" w:lineRule="auto"/>
        <w:jc w:val="left"/>
        <w:rPr>
          <w:rFonts w:ascii="Arial" w:eastAsia="굴림" w:hAnsi="Arial" w:cs="Arial"/>
          <w:b/>
          <w:sz w:val="22"/>
        </w:rPr>
      </w:pPr>
      <w:r w:rsidRPr="0025624E">
        <w:rPr>
          <w:rFonts w:ascii="Arial" w:eastAsia="굴림" w:hAnsi="Arial" w:cs="Arial"/>
          <w:b/>
          <w:sz w:val="22"/>
        </w:rPr>
        <w:t>&lt; Bb1</w:t>
      </w:r>
      <w:r w:rsidR="000F2EB8" w:rsidRPr="0025624E">
        <w:rPr>
          <w:rFonts w:ascii="Arial" w:eastAsia="굴림" w:hAnsi="Arial" w:cs="Arial"/>
          <w:b/>
          <w:sz w:val="22"/>
        </w:rPr>
        <w:t>90</w:t>
      </w:r>
      <w:r w:rsidRPr="0025624E">
        <w:rPr>
          <w:rFonts w:ascii="Arial" w:eastAsia="굴림" w:hAnsi="Arial" w:cs="Arial"/>
          <w:b/>
          <w:sz w:val="22"/>
        </w:rPr>
        <w:t>~Bb1</w:t>
      </w:r>
      <w:r w:rsidR="000F2EB8" w:rsidRPr="0025624E">
        <w:rPr>
          <w:rFonts w:ascii="Arial" w:eastAsia="굴림" w:hAnsi="Arial" w:cs="Arial"/>
          <w:b/>
          <w:sz w:val="22"/>
        </w:rPr>
        <w:t>94</w:t>
      </w:r>
      <w:r w:rsidRPr="0025624E">
        <w:rPr>
          <w:rFonts w:ascii="Arial" w:eastAsia="굴림" w:hAnsi="Arial" w:cs="Arial"/>
          <w:b/>
          <w:sz w:val="22"/>
        </w:rPr>
        <w:t>. Unfolding bracket questions &gt;</w:t>
      </w:r>
    </w:p>
    <w:p w14:paraId="4C2ECD45" w14:textId="77777777" w:rsidR="00A00CEB" w:rsidRPr="0025624E" w:rsidRDefault="00A00CEB" w:rsidP="004F07D5">
      <w:pPr>
        <w:wordWrap/>
        <w:spacing w:line="360" w:lineRule="auto"/>
        <w:rPr>
          <w:rFonts w:ascii="Arial" w:eastAsia="굴림" w:hAnsi="Arial" w:cs="Arial"/>
          <w:sz w:val="22"/>
        </w:rPr>
      </w:pPr>
      <w:r w:rsidRPr="0025624E">
        <w:rPr>
          <w:rFonts w:ascii="Arial" w:eastAsia="굴림" w:hAnsi="Arial" w:cs="Arial"/>
          <w:sz w:val="22"/>
        </w:rPr>
        <w:t>[IWER: Go back to Bb</w:t>
      </w:r>
      <w:r w:rsidR="000F2EB8" w:rsidRPr="0025624E">
        <w:rPr>
          <w:rFonts w:ascii="Arial" w:eastAsia="굴림" w:hAnsi="Arial" w:cs="Arial"/>
          <w:sz w:val="22"/>
        </w:rPr>
        <w:t>189</w:t>
      </w:r>
      <w:r w:rsidRPr="0025624E">
        <w:rPr>
          <w:rFonts w:ascii="Arial" w:eastAsia="굴림" w:hAnsi="Arial" w:cs="Arial"/>
          <w:sz w:val="22"/>
        </w:rPr>
        <w:t xml:space="preserve"> and record if R answers the amount during the interview.]</w:t>
      </w:r>
    </w:p>
    <w:p w14:paraId="3A85BC30" w14:textId="56E72612" w:rsidR="005D5299" w:rsidRPr="0025624E" w:rsidRDefault="005D5299" w:rsidP="004F07D5">
      <w:pPr>
        <w:spacing w:line="360" w:lineRule="auto"/>
        <w:rPr>
          <w:rFonts w:ascii="Arial" w:hAnsi="Arial" w:cs="Arial"/>
          <w:sz w:val="22"/>
        </w:rPr>
      </w:pPr>
      <w:r w:rsidRPr="0025624E">
        <w:rPr>
          <w:rFonts w:ascii="Arial" w:eastAsia="굴림" w:hAnsi="Arial" w:cs="Arial"/>
          <w:sz w:val="22"/>
        </w:rPr>
        <w:lastRenderedPageBreak/>
        <w:t>Bb</w:t>
      </w:r>
      <w:r w:rsidR="000F2EB8" w:rsidRPr="0025624E">
        <w:rPr>
          <w:rFonts w:ascii="Arial" w:eastAsia="굴림" w:hAnsi="Arial" w:cs="Arial"/>
          <w:sz w:val="22"/>
        </w:rPr>
        <w:t>190</w:t>
      </w:r>
      <w:r w:rsidRPr="0025624E">
        <w:rPr>
          <w:rFonts w:ascii="Arial" w:eastAsia="굴림" w:hAnsi="Arial" w:cs="Arial"/>
          <w:sz w:val="22"/>
        </w:rPr>
        <w:t>. Did it amount to less than, about equal to or more than 10 MW (10,000 Korean won)</w:t>
      </w:r>
      <w:r w:rsidR="00076687" w:rsidRPr="0025624E">
        <w:rPr>
          <w:rFonts w:ascii="Arial" w:eastAsia="굴림" w:hAnsi="Arial" w:cs="Arial"/>
          <w:sz w:val="22"/>
        </w:rPr>
        <w:t xml:space="preserve"> in the last calendar year (</w:t>
      </w:r>
      <w:del w:id="729" w:author="Keis" w:date="2024-09-06T10:18:00Z">
        <w:r w:rsidR="00E14868" w:rsidRPr="008211A5" w:rsidDel="009F27DD">
          <w:rPr>
            <w:rFonts w:ascii="Arial" w:eastAsia="굴림" w:hAnsi="Arial" w:cs="Arial" w:hint="eastAsia"/>
            <w:color w:val="FF0000"/>
            <w:sz w:val="22"/>
          </w:rPr>
          <w:delText>2019</w:delText>
        </w:r>
      </w:del>
      <w:ins w:id="730" w:author="Keis" w:date="2024-09-06T10:18:00Z">
        <w:r w:rsidR="009F27DD" w:rsidRPr="009F27DD">
          <w:rPr>
            <w:rFonts w:ascii="Arial" w:eastAsia="굴림" w:hAnsi="Arial" w:cs="Arial" w:hint="eastAsia"/>
            <w:color w:val="00B050"/>
            <w:sz w:val="22"/>
          </w:rPr>
          <w:t>2021</w:t>
        </w:r>
      </w:ins>
      <w:r w:rsidR="00076687" w:rsidRPr="0025624E">
        <w:rPr>
          <w:rFonts w:ascii="Arial" w:eastAsia="굴림" w:hAnsi="Arial" w:cs="Arial"/>
          <w:sz w:val="22"/>
        </w:rPr>
        <w:t>)</w:t>
      </w:r>
      <w:r w:rsidRPr="0025624E">
        <w:rPr>
          <w:rFonts w:ascii="Arial" w:eastAsia="굴림" w:hAnsi="Arial" w:cs="Arial"/>
          <w:sz w:val="22"/>
        </w:rPr>
        <w:t>?</w:t>
      </w:r>
    </w:p>
    <w:p w14:paraId="37915B66" w14:textId="77777777" w:rsidR="00A00CEB" w:rsidRPr="0025624E" w:rsidRDefault="00A00CEB" w:rsidP="002D0E30">
      <w:pPr>
        <w:pStyle w:val="a6"/>
        <w:numPr>
          <w:ilvl w:val="0"/>
          <w:numId w:val="240"/>
        </w:numPr>
        <w:wordWrap/>
        <w:spacing w:line="360" w:lineRule="auto"/>
        <w:ind w:leftChars="0"/>
        <w:rPr>
          <w:rFonts w:ascii="Arial" w:eastAsia="굴림" w:hAnsi="Arial" w:cs="Arial"/>
          <w:sz w:val="22"/>
        </w:rPr>
      </w:pPr>
      <w:r w:rsidRPr="0025624E">
        <w:rPr>
          <w:rFonts w:ascii="Arial" w:eastAsia="굴림" w:hAnsi="Arial" w:cs="Arial"/>
          <w:sz w:val="22"/>
        </w:rPr>
        <w:t>Less than 10 MW</w:t>
      </w:r>
    </w:p>
    <w:p w14:paraId="5E6C295A" w14:textId="77777777" w:rsidR="00A00CEB" w:rsidRPr="0025624E" w:rsidRDefault="00A00CEB" w:rsidP="00F14BA4">
      <w:pPr>
        <w:pStyle w:val="a6"/>
        <w:numPr>
          <w:ilvl w:val="0"/>
          <w:numId w:val="1107"/>
        </w:numPr>
        <w:wordWrap/>
        <w:spacing w:line="360" w:lineRule="auto"/>
        <w:ind w:leftChars="0"/>
        <w:rPr>
          <w:rFonts w:ascii="Arial" w:eastAsia="굴림" w:hAnsi="Arial" w:cs="Arial"/>
          <w:sz w:val="22"/>
        </w:rPr>
      </w:pPr>
      <w:r w:rsidRPr="0025624E">
        <w:rPr>
          <w:rFonts w:ascii="Arial" w:eastAsia="굴림" w:hAnsi="Arial" w:cs="Arial"/>
          <w:sz w:val="22"/>
        </w:rPr>
        <w:t>About 10 MW</w:t>
      </w:r>
    </w:p>
    <w:p w14:paraId="767B3E9A" w14:textId="77777777" w:rsidR="00A00CEB" w:rsidRPr="0025624E" w:rsidRDefault="00A00CEB"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 MW</w:t>
      </w:r>
    </w:p>
    <w:p w14:paraId="711DA323" w14:textId="77777777" w:rsidR="005D5299" w:rsidRPr="0025624E" w:rsidRDefault="005D5299" w:rsidP="004F07D5">
      <w:pPr>
        <w:wordWrap/>
        <w:spacing w:line="360" w:lineRule="auto"/>
        <w:rPr>
          <w:rFonts w:ascii="Arial" w:eastAsia="굴림" w:hAnsi="Arial" w:cs="Arial"/>
          <w:sz w:val="22"/>
        </w:rPr>
      </w:pPr>
    </w:p>
    <w:p w14:paraId="19086609" w14:textId="7CAC5654" w:rsidR="005D5299" w:rsidRPr="0025624E" w:rsidRDefault="000F2EB8" w:rsidP="004F07D5">
      <w:pPr>
        <w:spacing w:line="360" w:lineRule="auto"/>
        <w:rPr>
          <w:rFonts w:ascii="Arial" w:hAnsi="Arial" w:cs="Arial"/>
          <w:sz w:val="22"/>
        </w:rPr>
      </w:pPr>
      <w:r w:rsidRPr="0025624E">
        <w:rPr>
          <w:rFonts w:ascii="Arial" w:eastAsia="굴림" w:hAnsi="Arial" w:cs="Arial"/>
          <w:sz w:val="22"/>
        </w:rPr>
        <w:t>Bb191</w:t>
      </w:r>
      <w:r w:rsidR="005D5299" w:rsidRPr="0025624E">
        <w:rPr>
          <w:rFonts w:ascii="Arial" w:eastAsia="굴림" w:hAnsi="Arial" w:cs="Arial"/>
          <w:sz w:val="22"/>
        </w:rPr>
        <w:t>. Did it amount to less than, about equal to or more than 30 MW (10,000 Korean won)</w:t>
      </w:r>
      <w:r w:rsidR="00076687" w:rsidRPr="0025624E">
        <w:rPr>
          <w:rFonts w:ascii="Arial" w:eastAsia="굴림" w:hAnsi="Arial" w:cs="Arial"/>
          <w:sz w:val="22"/>
        </w:rPr>
        <w:t xml:space="preserve"> in the last calendar year (</w:t>
      </w:r>
      <w:del w:id="731" w:author="Keis" w:date="2024-09-06T10:18:00Z">
        <w:r w:rsidR="00E14868" w:rsidRPr="008211A5" w:rsidDel="009F27DD">
          <w:rPr>
            <w:rFonts w:ascii="Arial" w:eastAsia="굴림" w:hAnsi="Arial" w:cs="Arial" w:hint="eastAsia"/>
            <w:color w:val="FF0000"/>
            <w:sz w:val="22"/>
          </w:rPr>
          <w:delText>2019</w:delText>
        </w:r>
      </w:del>
      <w:ins w:id="732" w:author="Keis" w:date="2024-09-06T10:18:00Z">
        <w:r w:rsidR="009F27DD" w:rsidRPr="009F27DD">
          <w:rPr>
            <w:rFonts w:ascii="Arial" w:eastAsia="굴림" w:hAnsi="Arial" w:cs="Arial" w:hint="eastAsia"/>
            <w:color w:val="00B050"/>
            <w:sz w:val="22"/>
          </w:rPr>
          <w:t>2021</w:t>
        </w:r>
      </w:ins>
      <w:r w:rsidR="00076687" w:rsidRPr="0025624E">
        <w:rPr>
          <w:rFonts w:ascii="Arial" w:eastAsia="굴림" w:hAnsi="Arial" w:cs="Arial"/>
          <w:sz w:val="22"/>
        </w:rPr>
        <w:t>)</w:t>
      </w:r>
      <w:r w:rsidR="005D5299" w:rsidRPr="0025624E">
        <w:rPr>
          <w:rFonts w:ascii="Arial" w:eastAsia="굴림" w:hAnsi="Arial" w:cs="Arial"/>
          <w:sz w:val="22"/>
        </w:rPr>
        <w:t>?</w:t>
      </w:r>
    </w:p>
    <w:p w14:paraId="723F2588" w14:textId="77777777" w:rsidR="00A00CEB" w:rsidRPr="0025624E" w:rsidRDefault="00A00CEB" w:rsidP="002D0E30">
      <w:pPr>
        <w:pStyle w:val="a6"/>
        <w:numPr>
          <w:ilvl w:val="0"/>
          <w:numId w:val="241"/>
        </w:numPr>
        <w:wordWrap/>
        <w:spacing w:line="360" w:lineRule="auto"/>
        <w:ind w:leftChars="0"/>
        <w:rPr>
          <w:rFonts w:ascii="Arial" w:eastAsia="굴림" w:hAnsi="Arial" w:cs="Arial"/>
          <w:sz w:val="22"/>
        </w:rPr>
      </w:pPr>
      <w:r w:rsidRPr="0025624E">
        <w:rPr>
          <w:rFonts w:ascii="Arial" w:eastAsia="굴림" w:hAnsi="Arial" w:cs="Arial"/>
          <w:sz w:val="22"/>
        </w:rPr>
        <w:t>Less than 30 MW</w:t>
      </w:r>
    </w:p>
    <w:p w14:paraId="7B8FD06F" w14:textId="77777777" w:rsidR="00A00CEB" w:rsidRPr="0025624E" w:rsidRDefault="00A00CEB" w:rsidP="00F14BA4">
      <w:pPr>
        <w:pStyle w:val="a6"/>
        <w:numPr>
          <w:ilvl w:val="0"/>
          <w:numId w:val="1108"/>
        </w:numPr>
        <w:wordWrap/>
        <w:spacing w:line="360" w:lineRule="auto"/>
        <w:ind w:leftChars="0"/>
        <w:rPr>
          <w:rFonts w:ascii="Arial" w:eastAsia="굴림" w:hAnsi="Arial" w:cs="Arial"/>
          <w:sz w:val="22"/>
        </w:rPr>
      </w:pPr>
      <w:r w:rsidRPr="0025624E">
        <w:rPr>
          <w:rFonts w:ascii="Arial" w:eastAsia="굴림" w:hAnsi="Arial" w:cs="Arial"/>
          <w:sz w:val="22"/>
        </w:rPr>
        <w:t>About 30 MW</w:t>
      </w:r>
    </w:p>
    <w:p w14:paraId="573C203E" w14:textId="77777777" w:rsidR="00A00CEB" w:rsidRPr="0025624E" w:rsidRDefault="00A00CEB"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30 MW</w:t>
      </w:r>
    </w:p>
    <w:p w14:paraId="38ADD659" w14:textId="77777777" w:rsidR="005D5299" w:rsidRPr="0025624E" w:rsidRDefault="005D5299" w:rsidP="004F07D5">
      <w:pPr>
        <w:wordWrap/>
        <w:spacing w:line="360" w:lineRule="auto"/>
        <w:rPr>
          <w:rFonts w:ascii="Arial" w:eastAsia="굴림" w:hAnsi="Arial" w:cs="Arial"/>
          <w:sz w:val="22"/>
        </w:rPr>
      </w:pPr>
    </w:p>
    <w:p w14:paraId="0004D66C" w14:textId="7A78D3E4" w:rsidR="005D5299" w:rsidRPr="0025624E" w:rsidRDefault="000F2EB8" w:rsidP="004F07D5">
      <w:pPr>
        <w:spacing w:line="360" w:lineRule="auto"/>
        <w:rPr>
          <w:rFonts w:ascii="Arial" w:hAnsi="Arial" w:cs="Arial"/>
          <w:sz w:val="22"/>
        </w:rPr>
      </w:pPr>
      <w:r w:rsidRPr="0025624E">
        <w:rPr>
          <w:rFonts w:ascii="Arial" w:eastAsia="굴림" w:hAnsi="Arial" w:cs="Arial"/>
          <w:sz w:val="22"/>
        </w:rPr>
        <w:t>Bb192</w:t>
      </w:r>
      <w:r w:rsidR="005D5299" w:rsidRPr="0025624E">
        <w:rPr>
          <w:rFonts w:ascii="Arial" w:eastAsia="굴림" w:hAnsi="Arial" w:cs="Arial"/>
          <w:sz w:val="22"/>
        </w:rPr>
        <w:t>. Did it amount to less than, about equal to or more than 50 MW (10,000 Korean won)</w:t>
      </w:r>
      <w:r w:rsidR="00076687" w:rsidRPr="0025624E">
        <w:rPr>
          <w:rFonts w:ascii="Arial" w:eastAsia="굴림" w:hAnsi="Arial" w:cs="Arial"/>
          <w:sz w:val="22"/>
        </w:rPr>
        <w:t xml:space="preserve"> in the last calendar year (</w:t>
      </w:r>
      <w:del w:id="733" w:author="Keis" w:date="2024-09-06T10:18:00Z">
        <w:r w:rsidR="00E14868" w:rsidRPr="008211A5" w:rsidDel="009F27DD">
          <w:rPr>
            <w:rFonts w:ascii="Arial" w:eastAsia="굴림" w:hAnsi="Arial" w:cs="Arial" w:hint="eastAsia"/>
            <w:color w:val="FF0000"/>
            <w:sz w:val="22"/>
          </w:rPr>
          <w:delText>2019</w:delText>
        </w:r>
      </w:del>
      <w:ins w:id="734" w:author="Keis" w:date="2024-09-06T10:18:00Z">
        <w:r w:rsidR="009F27DD" w:rsidRPr="009F27DD">
          <w:rPr>
            <w:rFonts w:ascii="Arial" w:eastAsia="굴림" w:hAnsi="Arial" w:cs="Arial" w:hint="eastAsia"/>
            <w:color w:val="00B050"/>
            <w:sz w:val="22"/>
          </w:rPr>
          <w:t>2021</w:t>
        </w:r>
      </w:ins>
      <w:r w:rsidR="00076687" w:rsidRPr="0025624E">
        <w:rPr>
          <w:rFonts w:ascii="Arial" w:eastAsia="굴림" w:hAnsi="Arial" w:cs="Arial"/>
          <w:sz w:val="22"/>
        </w:rPr>
        <w:t>)</w:t>
      </w:r>
      <w:r w:rsidR="005D5299" w:rsidRPr="0025624E">
        <w:rPr>
          <w:rFonts w:ascii="Arial" w:eastAsia="굴림" w:hAnsi="Arial" w:cs="Arial"/>
          <w:sz w:val="22"/>
        </w:rPr>
        <w:t>?</w:t>
      </w:r>
    </w:p>
    <w:p w14:paraId="54A2A8A7" w14:textId="77777777" w:rsidR="00A00CEB" w:rsidRPr="0025624E" w:rsidRDefault="00A00CEB" w:rsidP="002D0E30">
      <w:pPr>
        <w:pStyle w:val="a6"/>
        <w:numPr>
          <w:ilvl w:val="0"/>
          <w:numId w:val="242"/>
        </w:numPr>
        <w:wordWrap/>
        <w:spacing w:line="360" w:lineRule="auto"/>
        <w:ind w:leftChars="0"/>
        <w:rPr>
          <w:rFonts w:ascii="Arial" w:eastAsia="굴림" w:hAnsi="Arial" w:cs="Arial"/>
          <w:sz w:val="22"/>
        </w:rPr>
      </w:pPr>
      <w:r w:rsidRPr="0025624E">
        <w:rPr>
          <w:rFonts w:ascii="Arial" w:eastAsia="굴림" w:hAnsi="Arial" w:cs="Arial"/>
          <w:sz w:val="22"/>
        </w:rPr>
        <w:t>Less than 50 MW</w:t>
      </w:r>
    </w:p>
    <w:p w14:paraId="7F2CEA14" w14:textId="77777777" w:rsidR="00A00CEB" w:rsidRPr="0025624E" w:rsidRDefault="00A00CEB" w:rsidP="00F14BA4">
      <w:pPr>
        <w:pStyle w:val="a6"/>
        <w:numPr>
          <w:ilvl w:val="0"/>
          <w:numId w:val="1109"/>
        </w:numPr>
        <w:wordWrap/>
        <w:spacing w:line="360" w:lineRule="auto"/>
        <w:ind w:leftChars="0"/>
        <w:rPr>
          <w:rFonts w:ascii="Arial" w:eastAsia="굴림" w:hAnsi="Arial" w:cs="Arial"/>
          <w:sz w:val="22"/>
        </w:rPr>
      </w:pPr>
      <w:r w:rsidRPr="0025624E">
        <w:rPr>
          <w:rFonts w:ascii="Arial" w:eastAsia="굴림" w:hAnsi="Arial" w:cs="Arial"/>
          <w:sz w:val="22"/>
        </w:rPr>
        <w:t>About 50 MW</w:t>
      </w:r>
    </w:p>
    <w:p w14:paraId="791D000B" w14:textId="77777777" w:rsidR="00A00CEB" w:rsidRPr="0025624E" w:rsidRDefault="00A00CEB"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50 MW</w:t>
      </w:r>
    </w:p>
    <w:p w14:paraId="68978CB8" w14:textId="77777777" w:rsidR="00A00CEB" w:rsidRPr="0025624E" w:rsidRDefault="00A00CEB" w:rsidP="004F07D5">
      <w:pPr>
        <w:wordWrap/>
        <w:spacing w:line="360" w:lineRule="auto"/>
        <w:ind w:left="400"/>
        <w:rPr>
          <w:rFonts w:ascii="Arial" w:eastAsia="굴림" w:hAnsi="Arial" w:cs="Arial"/>
          <w:sz w:val="22"/>
        </w:rPr>
      </w:pPr>
    </w:p>
    <w:p w14:paraId="18FE703F" w14:textId="0865C9F1" w:rsidR="005D5299" w:rsidRPr="0025624E" w:rsidRDefault="000F2EB8" w:rsidP="004F07D5">
      <w:pPr>
        <w:spacing w:line="360" w:lineRule="auto"/>
        <w:rPr>
          <w:rFonts w:ascii="Arial" w:hAnsi="Arial" w:cs="Arial"/>
          <w:sz w:val="22"/>
        </w:rPr>
      </w:pPr>
      <w:r w:rsidRPr="0025624E">
        <w:rPr>
          <w:rFonts w:ascii="Arial" w:eastAsia="굴림" w:hAnsi="Arial" w:cs="Arial"/>
          <w:sz w:val="22"/>
        </w:rPr>
        <w:t>Bb193</w:t>
      </w:r>
      <w:r w:rsidR="005D5299" w:rsidRPr="0025624E">
        <w:rPr>
          <w:rFonts w:ascii="Arial" w:eastAsia="굴림" w:hAnsi="Arial" w:cs="Arial"/>
          <w:sz w:val="22"/>
        </w:rPr>
        <w:t>. Did it amount to less than, about equal to or more than 100 MW (10,000 Korean won)</w:t>
      </w:r>
      <w:r w:rsidR="00076687" w:rsidRPr="0025624E">
        <w:rPr>
          <w:rFonts w:ascii="Arial" w:eastAsia="굴림" w:hAnsi="Arial" w:cs="Arial"/>
          <w:sz w:val="22"/>
        </w:rPr>
        <w:t xml:space="preserve"> in the last calendar year (</w:t>
      </w:r>
      <w:del w:id="735" w:author="Keis" w:date="2024-09-06T10:18:00Z">
        <w:r w:rsidR="00E14868" w:rsidRPr="008211A5" w:rsidDel="009F27DD">
          <w:rPr>
            <w:rFonts w:ascii="Arial" w:eastAsia="굴림" w:hAnsi="Arial" w:cs="Arial" w:hint="eastAsia"/>
            <w:color w:val="FF0000"/>
            <w:sz w:val="22"/>
          </w:rPr>
          <w:delText>2019</w:delText>
        </w:r>
      </w:del>
      <w:ins w:id="736" w:author="Keis" w:date="2024-09-06T10:18:00Z">
        <w:r w:rsidR="009F27DD" w:rsidRPr="009F27DD">
          <w:rPr>
            <w:rFonts w:ascii="Arial" w:eastAsia="굴림" w:hAnsi="Arial" w:cs="Arial" w:hint="eastAsia"/>
            <w:color w:val="00B050"/>
            <w:sz w:val="22"/>
          </w:rPr>
          <w:t>2021</w:t>
        </w:r>
      </w:ins>
      <w:r w:rsidR="00076687" w:rsidRPr="0025624E">
        <w:rPr>
          <w:rFonts w:ascii="Arial" w:eastAsia="굴림" w:hAnsi="Arial" w:cs="Arial"/>
          <w:sz w:val="22"/>
        </w:rPr>
        <w:t>)</w:t>
      </w:r>
      <w:r w:rsidR="005D5299" w:rsidRPr="0025624E">
        <w:rPr>
          <w:rFonts w:ascii="Arial" w:eastAsia="굴림" w:hAnsi="Arial" w:cs="Arial"/>
          <w:sz w:val="22"/>
        </w:rPr>
        <w:t>?</w:t>
      </w:r>
    </w:p>
    <w:p w14:paraId="7424EEF6" w14:textId="77777777" w:rsidR="00A00CEB" w:rsidRPr="0025624E" w:rsidRDefault="00A00CEB" w:rsidP="002D0E30">
      <w:pPr>
        <w:pStyle w:val="a6"/>
        <w:numPr>
          <w:ilvl w:val="0"/>
          <w:numId w:val="243"/>
        </w:numPr>
        <w:wordWrap/>
        <w:spacing w:line="360" w:lineRule="auto"/>
        <w:ind w:leftChars="0"/>
        <w:rPr>
          <w:rFonts w:ascii="Arial" w:eastAsia="굴림" w:hAnsi="Arial" w:cs="Arial"/>
          <w:sz w:val="22"/>
        </w:rPr>
      </w:pPr>
      <w:r w:rsidRPr="0025624E">
        <w:rPr>
          <w:rFonts w:ascii="Arial" w:eastAsia="굴림" w:hAnsi="Arial" w:cs="Arial"/>
          <w:sz w:val="22"/>
        </w:rPr>
        <w:t>Less than 100 MW</w:t>
      </w:r>
    </w:p>
    <w:p w14:paraId="47F0378C" w14:textId="77777777" w:rsidR="00A00CEB" w:rsidRPr="0025624E" w:rsidRDefault="00A00CEB" w:rsidP="00F14BA4">
      <w:pPr>
        <w:pStyle w:val="a6"/>
        <w:numPr>
          <w:ilvl w:val="0"/>
          <w:numId w:val="1110"/>
        </w:numPr>
        <w:wordWrap/>
        <w:spacing w:line="360" w:lineRule="auto"/>
        <w:ind w:leftChars="0"/>
        <w:rPr>
          <w:rFonts w:ascii="Arial" w:eastAsia="굴림" w:hAnsi="Arial" w:cs="Arial"/>
          <w:sz w:val="22"/>
        </w:rPr>
      </w:pPr>
      <w:r w:rsidRPr="0025624E">
        <w:rPr>
          <w:rFonts w:ascii="Arial" w:eastAsia="굴림" w:hAnsi="Arial" w:cs="Arial"/>
          <w:sz w:val="22"/>
        </w:rPr>
        <w:t>About 100 MW</w:t>
      </w:r>
    </w:p>
    <w:p w14:paraId="658FCA27" w14:textId="77777777" w:rsidR="00A00CEB" w:rsidRPr="0025624E" w:rsidRDefault="00A00CEB"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 MW</w:t>
      </w:r>
    </w:p>
    <w:p w14:paraId="584B2145" w14:textId="77777777" w:rsidR="005D5299" w:rsidRPr="0025624E" w:rsidRDefault="005D5299" w:rsidP="004F07D5">
      <w:pPr>
        <w:wordWrap/>
        <w:spacing w:line="360" w:lineRule="auto"/>
        <w:rPr>
          <w:rFonts w:ascii="Arial" w:eastAsia="굴림" w:hAnsi="Arial" w:cs="Arial"/>
          <w:sz w:val="22"/>
        </w:rPr>
      </w:pPr>
    </w:p>
    <w:p w14:paraId="55482B82" w14:textId="4400DC9F" w:rsidR="005D5299" w:rsidRPr="0025624E" w:rsidRDefault="000F2EB8" w:rsidP="004F07D5">
      <w:pPr>
        <w:spacing w:line="360" w:lineRule="auto"/>
        <w:rPr>
          <w:rFonts w:ascii="Arial" w:hAnsi="Arial" w:cs="Arial"/>
          <w:sz w:val="22"/>
        </w:rPr>
      </w:pPr>
      <w:r w:rsidRPr="0025624E">
        <w:rPr>
          <w:rFonts w:ascii="Arial" w:eastAsia="굴림" w:hAnsi="Arial" w:cs="Arial"/>
          <w:sz w:val="22"/>
        </w:rPr>
        <w:t>Bb194</w:t>
      </w:r>
      <w:r w:rsidR="005D5299" w:rsidRPr="0025624E">
        <w:rPr>
          <w:rFonts w:ascii="Arial" w:eastAsia="굴림" w:hAnsi="Arial" w:cs="Arial"/>
          <w:sz w:val="22"/>
        </w:rPr>
        <w:t>. Did it amount to less than, about equal to or more than 200 MW (10,000 Korean won)</w:t>
      </w:r>
      <w:r w:rsidR="00076687" w:rsidRPr="0025624E">
        <w:rPr>
          <w:rFonts w:ascii="Arial" w:eastAsia="굴림" w:hAnsi="Arial" w:cs="Arial"/>
          <w:sz w:val="22"/>
        </w:rPr>
        <w:t xml:space="preserve"> in the last calendar year (</w:t>
      </w:r>
      <w:del w:id="737" w:author="Keis" w:date="2024-09-06T10:18:00Z">
        <w:r w:rsidR="00E14868" w:rsidRPr="008211A5" w:rsidDel="009F27DD">
          <w:rPr>
            <w:rFonts w:ascii="Arial" w:eastAsia="굴림" w:hAnsi="Arial" w:cs="Arial" w:hint="eastAsia"/>
            <w:color w:val="FF0000"/>
            <w:sz w:val="22"/>
          </w:rPr>
          <w:delText>2019</w:delText>
        </w:r>
      </w:del>
      <w:ins w:id="738" w:author="Keis" w:date="2024-09-06T10:18:00Z">
        <w:r w:rsidR="009F27DD" w:rsidRPr="009F27DD">
          <w:rPr>
            <w:rFonts w:ascii="Arial" w:eastAsia="굴림" w:hAnsi="Arial" w:cs="Arial" w:hint="eastAsia"/>
            <w:color w:val="00B050"/>
            <w:sz w:val="22"/>
          </w:rPr>
          <w:t>2021</w:t>
        </w:r>
      </w:ins>
      <w:r w:rsidR="00076687" w:rsidRPr="0025624E">
        <w:rPr>
          <w:rFonts w:ascii="Arial" w:eastAsia="굴림" w:hAnsi="Arial" w:cs="Arial"/>
          <w:sz w:val="22"/>
        </w:rPr>
        <w:t>)</w:t>
      </w:r>
      <w:r w:rsidR="005D5299" w:rsidRPr="0025624E">
        <w:rPr>
          <w:rFonts w:ascii="Arial" w:eastAsia="굴림" w:hAnsi="Arial" w:cs="Arial"/>
          <w:sz w:val="22"/>
        </w:rPr>
        <w:t>?</w:t>
      </w:r>
    </w:p>
    <w:p w14:paraId="4CB9F317" w14:textId="77777777" w:rsidR="00A00CEB" w:rsidRPr="0025624E" w:rsidRDefault="00A00CEB" w:rsidP="002D0E30">
      <w:pPr>
        <w:pStyle w:val="a6"/>
        <w:numPr>
          <w:ilvl w:val="0"/>
          <w:numId w:val="244"/>
        </w:numPr>
        <w:wordWrap/>
        <w:spacing w:line="360" w:lineRule="auto"/>
        <w:ind w:leftChars="0"/>
        <w:rPr>
          <w:rFonts w:ascii="Arial" w:eastAsia="굴림" w:hAnsi="Arial" w:cs="Arial"/>
          <w:sz w:val="22"/>
        </w:rPr>
      </w:pPr>
      <w:r w:rsidRPr="0025624E">
        <w:rPr>
          <w:rFonts w:ascii="Arial" w:eastAsia="굴림" w:hAnsi="Arial" w:cs="Arial"/>
          <w:sz w:val="22"/>
        </w:rPr>
        <w:t>Less than 200 MW</w:t>
      </w:r>
    </w:p>
    <w:p w14:paraId="14AFA388" w14:textId="77777777" w:rsidR="00A00CEB" w:rsidRPr="0025624E" w:rsidRDefault="00A00CEB" w:rsidP="00F14BA4">
      <w:pPr>
        <w:pStyle w:val="a6"/>
        <w:numPr>
          <w:ilvl w:val="0"/>
          <w:numId w:val="1111"/>
        </w:numPr>
        <w:wordWrap/>
        <w:spacing w:line="360" w:lineRule="auto"/>
        <w:ind w:leftChars="0"/>
        <w:rPr>
          <w:rFonts w:ascii="Arial" w:eastAsia="굴림" w:hAnsi="Arial" w:cs="Arial"/>
          <w:sz w:val="22"/>
        </w:rPr>
      </w:pPr>
      <w:r w:rsidRPr="0025624E">
        <w:rPr>
          <w:rFonts w:ascii="Arial" w:eastAsia="굴림" w:hAnsi="Arial" w:cs="Arial"/>
          <w:sz w:val="22"/>
        </w:rPr>
        <w:t>About 200 MW</w:t>
      </w:r>
    </w:p>
    <w:p w14:paraId="31215AA5" w14:textId="77777777" w:rsidR="00A00CEB" w:rsidRPr="0025624E" w:rsidRDefault="00A00CEB"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200 MW</w:t>
      </w:r>
    </w:p>
    <w:p w14:paraId="679F354B" w14:textId="77777777" w:rsidR="005D5299" w:rsidRPr="0025624E" w:rsidRDefault="005D5299" w:rsidP="004F07D5">
      <w:pPr>
        <w:wordWrap/>
        <w:spacing w:line="360" w:lineRule="auto"/>
        <w:rPr>
          <w:rFonts w:ascii="Arial" w:eastAsia="굴림" w:hAnsi="Arial" w:cs="Arial"/>
          <w:sz w:val="22"/>
        </w:rPr>
      </w:pPr>
    </w:p>
    <w:p w14:paraId="61CC77C7" w14:textId="701C90D5" w:rsidR="000F2EB8" w:rsidRPr="0025624E" w:rsidRDefault="000F2EB8" w:rsidP="000F2EB8">
      <w:pPr>
        <w:wordWrap/>
        <w:spacing w:line="360" w:lineRule="auto"/>
        <w:rPr>
          <w:rFonts w:ascii="Arial" w:eastAsia="굴림" w:hAnsi="Arial" w:cs="Arial"/>
          <w:sz w:val="22"/>
        </w:rPr>
      </w:pPr>
      <w:r w:rsidRPr="0025624E">
        <w:rPr>
          <w:rFonts w:ascii="Arial" w:eastAsia="굴림" w:hAnsi="Arial" w:cs="Arial"/>
          <w:sz w:val="22"/>
        </w:rPr>
        <w:t>Bb195</w:t>
      </w:r>
      <w:r w:rsidR="005D5299" w:rsidRPr="0025624E">
        <w:rPr>
          <w:rFonts w:ascii="Arial" w:eastAsia="굴림" w:hAnsi="Arial" w:cs="Arial"/>
          <w:sz w:val="22"/>
        </w:rPr>
        <w:t xml:space="preserve">. </w:t>
      </w:r>
      <w:r w:rsidRPr="0025624E">
        <w:rPr>
          <w:rFonts w:ascii="Arial" w:eastAsia="굴림" w:hAnsi="Arial" w:cs="Arial"/>
          <w:kern w:val="0"/>
          <w:sz w:val="22"/>
        </w:rPr>
        <w:t xml:space="preserve">[Not live </w:t>
      </w:r>
      <w:proofErr w:type="spellStart"/>
      <w:r w:rsidRPr="0025624E">
        <w:rPr>
          <w:rFonts w:ascii="Arial" w:eastAsia="굴림" w:hAnsi="Arial" w:cs="Arial"/>
          <w:kern w:val="0"/>
          <w:sz w:val="22"/>
        </w:rPr>
        <w:t>together_Receipt</w:t>
      </w:r>
      <w:proofErr w:type="spellEnd"/>
      <w:r w:rsidRPr="0025624E">
        <w:rPr>
          <w:rFonts w:ascii="Arial" w:eastAsia="굴림" w:hAnsi="Arial" w:cs="Arial"/>
          <w:kern w:val="0"/>
          <w:sz w:val="22"/>
        </w:rPr>
        <w:t xml:space="preserve"> of regular financial support] How many month(s) </w:t>
      </w:r>
      <w:r w:rsidR="005D5299" w:rsidRPr="0025624E">
        <w:rPr>
          <w:rFonts w:ascii="Arial" w:eastAsia="굴림" w:hAnsi="Arial" w:cs="Arial"/>
          <w:sz w:val="22"/>
        </w:rPr>
        <w:t xml:space="preserve">did you receive regular </w:t>
      </w:r>
      <w:r w:rsidR="00D93B3E" w:rsidRPr="0025624E">
        <w:rPr>
          <w:rFonts w:ascii="Arial" w:eastAsia="굴림" w:hAnsi="Arial" w:cs="Arial"/>
          <w:sz w:val="22"/>
        </w:rPr>
        <w:t xml:space="preserve">financial support </w:t>
      </w:r>
      <w:r w:rsidR="00AB39C7" w:rsidRPr="0025624E">
        <w:rPr>
          <w:rFonts w:ascii="Arial" w:eastAsia="굴림" w:hAnsi="Arial" w:cs="Arial"/>
          <w:sz w:val="22"/>
        </w:rPr>
        <w:t>from [giver’s</w:t>
      </w:r>
      <w:r w:rsidR="00B162AB" w:rsidRPr="0025624E">
        <w:rPr>
          <w:rFonts w:ascii="Arial" w:eastAsia="굴림" w:hAnsi="Arial" w:cs="Arial"/>
          <w:sz w:val="22"/>
        </w:rPr>
        <w:t xml:space="preserve"> </w:t>
      </w:r>
      <w:r w:rsidR="00AB39C7" w:rsidRPr="0025624E">
        <w:rPr>
          <w:rFonts w:ascii="Arial" w:eastAsia="굴림" w:hAnsi="Arial" w:cs="Arial"/>
          <w:sz w:val="22"/>
        </w:rPr>
        <w:t>name</w:t>
      </w:r>
      <w:r w:rsidR="00B162AB" w:rsidRPr="0025624E">
        <w:rPr>
          <w:rFonts w:ascii="Arial" w:eastAsia="굴림" w:hAnsi="Arial" w:cs="Arial"/>
          <w:sz w:val="22"/>
        </w:rPr>
        <w:t xml:space="preserve"> </w:t>
      </w:r>
      <w:r w:rsidR="00AB39C7" w:rsidRPr="0025624E">
        <w:rPr>
          <w:rFonts w:ascii="Arial" w:eastAsia="굴림" w:hAnsi="Arial" w:cs="Arial"/>
          <w:sz w:val="22"/>
        </w:rPr>
        <w:t>chosen] in the last calendar year (</w:t>
      </w:r>
      <w:del w:id="739" w:author="Keis" w:date="2024-09-06T10:18:00Z">
        <w:r w:rsidR="00E14868" w:rsidRPr="008211A5" w:rsidDel="009F27DD">
          <w:rPr>
            <w:rFonts w:ascii="Arial" w:eastAsia="굴림" w:hAnsi="Arial" w:cs="Arial" w:hint="eastAsia"/>
            <w:color w:val="FF0000"/>
            <w:sz w:val="22"/>
          </w:rPr>
          <w:delText>2019</w:delText>
        </w:r>
      </w:del>
      <w:ins w:id="740" w:author="Keis" w:date="2024-09-06T10:18:00Z">
        <w:r w:rsidR="009F27DD" w:rsidRPr="009F27DD">
          <w:rPr>
            <w:rFonts w:ascii="Arial" w:eastAsia="굴림" w:hAnsi="Arial" w:cs="Arial" w:hint="eastAsia"/>
            <w:color w:val="00B050"/>
            <w:sz w:val="22"/>
          </w:rPr>
          <w:t>2021</w:t>
        </w:r>
      </w:ins>
      <w:r w:rsidR="00AB39C7" w:rsidRPr="0025624E">
        <w:rPr>
          <w:rFonts w:ascii="Arial" w:eastAsia="굴림" w:hAnsi="Arial" w:cs="Arial"/>
          <w:sz w:val="22"/>
        </w:rPr>
        <w:t>)</w:t>
      </w:r>
      <w:r w:rsidR="005D5299" w:rsidRPr="0025624E">
        <w:rPr>
          <w:rFonts w:ascii="Arial" w:eastAsia="굴림" w:hAnsi="Arial" w:cs="Arial"/>
          <w:sz w:val="22"/>
        </w:rPr>
        <w:t xml:space="preserve">? </w:t>
      </w:r>
    </w:p>
    <w:p w14:paraId="7C1BFEF5" w14:textId="12ED29C0" w:rsidR="000F2EB8" w:rsidRPr="0025624E" w:rsidRDefault="000F2EB8" w:rsidP="000F2EB8">
      <w:pPr>
        <w:wordWrap/>
        <w:spacing w:line="360" w:lineRule="auto"/>
        <w:rPr>
          <w:rFonts w:ascii="Arial" w:eastAsia="굴림" w:hAnsi="Arial" w:cs="Arial"/>
          <w:sz w:val="22"/>
        </w:rPr>
      </w:pPr>
      <w:r w:rsidRPr="0025624E">
        <w:rPr>
          <w:rFonts w:ascii="Arial" w:eastAsia="굴림" w:hAnsi="Arial" w:cs="Arial"/>
          <w:kern w:val="0"/>
          <w:sz w:val="22"/>
        </w:rPr>
        <w:t xml:space="preserve">[IWER: If you alternated between co-residing and not co-residing in </w:t>
      </w:r>
      <w:del w:id="741" w:author="Keis" w:date="2024-09-06T10:18:00Z">
        <w:r w:rsidR="00E14868" w:rsidRPr="008211A5" w:rsidDel="009F27DD">
          <w:rPr>
            <w:rFonts w:ascii="Arial" w:eastAsia="굴림" w:hAnsi="Arial" w:cs="Arial" w:hint="eastAsia"/>
            <w:color w:val="FF0000"/>
            <w:kern w:val="0"/>
            <w:sz w:val="22"/>
          </w:rPr>
          <w:delText>2019</w:delText>
        </w:r>
      </w:del>
      <w:ins w:id="742" w:author="Keis" w:date="2024-09-06T10:18:00Z">
        <w:r w:rsidR="009F27DD" w:rsidRPr="009F27DD">
          <w:rPr>
            <w:rFonts w:ascii="Arial" w:eastAsia="굴림" w:hAnsi="Arial" w:cs="Arial" w:hint="eastAsia"/>
            <w:color w:val="00B050"/>
            <w:kern w:val="0"/>
            <w:sz w:val="22"/>
          </w:rPr>
          <w:t>2021</w:t>
        </w:r>
      </w:ins>
      <w:r w:rsidRPr="0025624E">
        <w:rPr>
          <w:rFonts w:ascii="Arial" w:eastAsia="굴림" w:hAnsi="Arial" w:cs="Arial"/>
          <w:kern w:val="0"/>
          <w:sz w:val="22"/>
        </w:rPr>
        <w:t>, please consider only the financial support you received while you did not live together]</w:t>
      </w:r>
    </w:p>
    <w:p w14:paraId="5910EBE6" w14:textId="77777777" w:rsidR="00D57AA8" w:rsidRPr="0025624E" w:rsidRDefault="000F2EB8" w:rsidP="000F2EB8">
      <w:pPr>
        <w:wordWrap/>
        <w:spacing w:line="360" w:lineRule="auto"/>
        <w:rPr>
          <w:rFonts w:ascii="Arial" w:eastAsia="굴림" w:hAnsi="Arial" w:cs="Arial"/>
          <w:sz w:val="22"/>
        </w:rPr>
      </w:pPr>
      <w:r w:rsidRPr="0025624E">
        <w:rPr>
          <w:rFonts w:ascii="Arial" w:eastAsia="굴림" w:hAnsi="Arial" w:cs="Arial"/>
          <w:kern w:val="0"/>
          <w:sz w:val="22"/>
        </w:rPr>
        <w:tab/>
        <w:t>_______________________________ months [Range:0~12]</w:t>
      </w:r>
    </w:p>
    <w:p w14:paraId="7936A9CC" w14:textId="77777777" w:rsidR="005D5299" w:rsidRPr="0025624E" w:rsidRDefault="005D5299" w:rsidP="005D5299">
      <w:pPr>
        <w:wordWrap/>
        <w:spacing w:line="360" w:lineRule="auto"/>
        <w:rPr>
          <w:rFonts w:ascii="Arial" w:eastAsia="굴림" w:hAnsi="Arial" w:cs="Arial"/>
          <w:sz w:val="22"/>
        </w:rPr>
      </w:pPr>
    </w:p>
    <w:p w14:paraId="411CEFBF" w14:textId="77777777" w:rsidR="00EE3FDC" w:rsidRPr="001D19F6" w:rsidRDefault="00EE3FDC" w:rsidP="005D5299">
      <w:pPr>
        <w:wordWrap/>
        <w:spacing w:line="360" w:lineRule="auto"/>
        <w:rPr>
          <w:rFonts w:ascii="Arial" w:eastAsia="굴림" w:hAnsi="Arial" w:cs="Arial"/>
          <w:sz w:val="22"/>
        </w:rPr>
      </w:pPr>
    </w:p>
    <w:p w14:paraId="0E2636F3" w14:textId="77777777" w:rsidR="005D5299" w:rsidRPr="001D19F6" w:rsidRDefault="005D5299" w:rsidP="00297F86">
      <w:pPr>
        <w:wordWrap/>
        <w:spacing w:line="276" w:lineRule="auto"/>
        <w:rPr>
          <w:rFonts w:ascii="Arial" w:eastAsia="굴림" w:hAnsi="Arial" w:cs="Arial"/>
          <w:b/>
          <w:sz w:val="22"/>
        </w:rPr>
      </w:pPr>
      <w:r w:rsidRPr="001D19F6">
        <w:rPr>
          <w:rFonts w:ascii="Arial" w:eastAsia="굴림" w:hAnsi="Arial" w:cs="Arial"/>
          <w:b/>
          <w:sz w:val="22"/>
        </w:rPr>
        <w:lastRenderedPageBreak/>
        <w:t>Logic</w:t>
      </w:r>
    </w:p>
    <w:p w14:paraId="6B16C378" w14:textId="77777777" w:rsidR="005D5299" w:rsidRPr="001D19F6" w:rsidRDefault="000F2EB8"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If Bb188</w:t>
      </w:r>
      <w:r w:rsidR="005D5299" w:rsidRPr="001D19F6">
        <w:rPr>
          <w:rFonts w:ascii="Arial" w:eastAsia="굴림" w:hAnsi="Arial" w:cs="Arial"/>
          <w:b/>
          <w:sz w:val="22"/>
        </w:rPr>
        <w:t>=</w:t>
      </w:r>
      <w:r w:rsidR="005D5299" w:rsidRPr="001D19F6">
        <w:rPr>
          <w:rFonts w:ascii="굴림" w:eastAsia="굴림" w:hAnsi="굴림" w:cs="굴림" w:hint="eastAsia"/>
          <w:b/>
          <w:sz w:val="22"/>
        </w:rPr>
        <w:t>②</w:t>
      </w:r>
      <w:r w:rsidR="005D5299" w:rsidRPr="001D19F6">
        <w:rPr>
          <w:rFonts w:ascii="Arial" w:eastAsia="굴림" w:hAnsi="Arial" w:cs="Arial"/>
          <w:b/>
          <w:sz w:val="22"/>
        </w:rPr>
        <w:t xml:space="preserve">, </w:t>
      </w:r>
      <w:r w:rsidR="005D5299" w:rsidRPr="001D19F6">
        <w:rPr>
          <w:rFonts w:ascii="굴림" w:eastAsia="굴림" w:hAnsi="굴림" w:cs="굴림" w:hint="eastAsia"/>
          <w:b/>
          <w:sz w:val="22"/>
        </w:rPr>
        <w:t>②③</w:t>
      </w:r>
      <w:r w:rsidR="005D5299" w:rsidRPr="001D19F6">
        <w:rPr>
          <w:rFonts w:ascii="Arial" w:eastAsia="굴림" w:hAnsi="Arial" w:cs="Arial"/>
          <w:b/>
          <w:sz w:val="22"/>
        </w:rPr>
        <w:t xml:space="preserve">, </w:t>
      </w:r>
      <w:r w:rsidR="005D5299" w:rsidRPr="001D19F6">
        <w:rPr>
          <w:rFonts w:ascii="굴림" w:eastAsia="굴림" w:hAnsi="굴림" w:cs="굴림" w:hint="eastAsia"/>
          <w:b/>
          <w:sz w:val="22"/>
        </w:rPr>
        <w:t>①②</w:t>
      </w:r>
      <w:r w:rsidR="005D5299" w:rsidRPr="001D19F6">
        <w:rPr>
          <w:rFonts w:ascii="Arial" w:eastAsia="굴림" w:hAnsi="Arial" w:cs="Arial"/>
          <w:b/>
          <w:sz w:val="22"/>
        </w:rPr>
        <w:t xml:space="preserve">, </w:t>
      </w:r>
      <w:r w:rsidR="005D5299" w:rsidRPr="001D19F6">
        <w:rPr>
          <w:rFonts w:ascii="굴림" w:eastAsia="굴림" w:hAnsi="굴림" w:cs="굴림" w:hint="eastAsia"/>
          <w:b/>
          <w:sz w:val="22"/>
        </w:rPr>
        <w:t>①②③</w:t>
      </w:r>
      <w:r w:rsidR="005D5299" w:rsidRPr="001D19F6">
        <w:rPr>
          <w:rFonts w:ascii="Arial" w:eastAsia="굴림" w:hAnsi="Arial" w:cs="Arial"/>
          <w:b/>
          <w:sz w:val="22"/>
        </w:rPr>
        <w:t xml:space="preserve">, then </w:t>
      </w:r>
      <w:r w:rsidR="00A00CEB" w:rsidRPr="001D19F6">
        <w:rPr>
          <w:rFonts w:ascii="Arial" w:eastAsia="굴림" w:hAnsi="Arial" w:cs="Arial"/>
          <w:b/>
          <w:sz w:val="22"/>
        </w:rPr>
        <w:t>ask</w:t>
      </w:r>
      <w:r w:rsidRPr="001D19F6">
        <w:rPr>
          <w:rFonts w:ascii="Arial" w:eastAsia="굴림" w:hAnsi="Arial" w:cs="Arial"/>
          <w:b/>
          <w:sz w:val="22"/>
        </w:rPr>
        <w:t xml:space="preserve"> Bb196</w:t>
      </w:r>
      <w:r w:rsidR="00A9374F" w:rsidRPr="001D19F6">
        <w:rPr>
          <w:rFonts w:ascii="Arial" w:eastAsia="굴림" w:hAnsi="Arial" w:cs="Arial"/>
          <w:b/>
          <w:sz w:val="22"/>
        </w:rPr>
        <w:t>.</w:t>
      </w:r>
    </w:p>
    <w:p w14:paraId="6355BF76" w14:textId="77777777" w:rsidR="005D5299" w:rsidRPr="001D19F6" w:rsidRDefault="005D5299" w:rsidP="005D5299">
      <w:pPr>
        <w:wordWrap/>
        <w:spacing w:line="360" w:lineRule="auto"/>
        <w:rPr>
          <w:rFonts w:ascii="Arial" w:eastAsia="굴림" w:hAnsi="Arial" w:cs="Arial"/>
          <w:sz w:val="22"/>
        </w:rPr>
      </w:pPr>
    </w:p>
    <w:p w14:paraId="6B9F0F38" w14:textId="2F6773A8" w:rsidR="00CA66F9" w:rsidRPr="0025624E" w:rsidRDefault="000F2EB8" w:rsidP="004F07D5">
      <w:pPr>
        <w:spacing w:line="360" w:lineRule="auto"/>
        <w:rPr>
          <w:rFonts w:ascii="Arial" w:eastAsia="굴림" w:hAnsi="Arial" w:cs="Arial"/>
          <w:sz w:val="22"/>
        </w:rPr>
      </w:pPr>
      <w:r w:rsidRPr="0025624E">
        <w:rPr>
          <w:rFonts w:ascii="Arial" w:eastAsia="굴림" w:hAnsi="Arial" w:cs="Arial"/>
          <w:sz w:val="22"/>
        </w:rPr>
        <w:t>Bb196</w:t>
      </w:r>
      <w:r w:rsidR="005D5299" w:rsidRPr="0025624E">
        <w:rPr>
          <w:rFonts w:ascii="Arial" w:eastAsia="굴림" w:hAnsi="Arial" w:cs="Arial"/>
          <w:sz w:val="22"/>
        </w:rPr>
        <w:t xml:space="preserve">. </w:t>
      </w:r>
      <w:r w:rsidRPr="0025624E">
        <w:rPr>
          <w:rFonts w:ascii="Arial" w:eastAsia="굴림" w:hAnsi="Arial" w:cs="Arial"/>
          <w:kern w:val="0"/>
          <w:sz w:val="22"/>
        </w:rPr>
        <w:t>[Not live together_ Receipt of occasional financial support]</w:t>
      </w:r>
      <w:r w:rsidRPr="0025624E">
        <w:rPr>
          <w:rFonts w:ascii="Arial" w:eastAsia="굴림" w:hAnsi="Arial" w:cs="Arial"/>
          <w:kern w:val="0"/>
          <w:sz w:val="24"/>
          <w:szCs w:val="24"/>
        </w:rPr>
        <w:t xml:space="preserve"> </w:t>
      </w:r>
      <w:r w:rsidR="00F40FA7" w:rsidRPr="0025624E">
        <w:rPr>
          <w:rFonts w:ascii="Arial" w:eastAsia="굴림" w:hAnsi="Arial" w:cs="Arial"/>
          <w:sz w:val="22"/>
        </w:rPr>
        <w:t>W</w:t>
      </w:r>
      <w:r w:rsidR="005D5299" w:rsidRPr="0025624E">
        <w:rPr>
          <w:rFonts w:ascii="Arial" w:eastAsia="굴림" w:hAnsi="Arial" w:cs="Arial"/>
          <w:sz w:val="22"/>
        </w:rPr>
        <w:t xml:space="preserve">hat was the total amount of occasional </w:t>
      </w:r>
      <w:r w:rsidR="00D93B3E" w:rsidRPr="0025624E">
        <w:rPr>
          <w:rFonts w:ascii="Arial" w:eastAsia="굴림" w:hAnsi="Arial" w:cs="Arial"/>
          <w:sz w:val="22"/>
        </w:rPr>
        <w:t xml:space="preserve">financial support </w:t>
      </w:r>
      <w:r w:rsidR="005D5299" w:rsidRPr="0025624E">
        <w:rPr>
          <w:rFonts w:ascii="Arial" w:eastAsia="굴림" w:hAnsi="Arial" w:cs="Arial"/>
          <w:sz w:val="22"/>
        </w:rPr>
        <w:t>you received from</w:t>
      </w:r>
      <w:r w:rsidR="00B773A6" w:rsidRPr="0025624E">
        <w:rPr>
          <w:rFonts w:ascii="Arial" w:eastAsia="굴림" w:hAnsi="Arial" w:cs="Arial"/>
          <w:sz w:val="22"/>
        </w:rPr>
        <w:t xml:space="preserve"> </w:t>
      </w:r>
      <w:r w:rsidR="00932752" w:rsidRPr="0025624E">
        <w:rPr>
          <w:rFonts w:ascii="Arial" w:eastAsia="굴림" w:hAnsi="Arial" w:cs="Arial"/>
          <w:sz w:val="22"/>
        </w:rPr>
        <w:t>[giver’s</w:t>
      </w:r>
      <w:r w:rsidR="00B773A6" w:rsidRPr="0025624E">
        <w:rPr>
          <w:rFonts w:ascii="Arial" w:eastAsia="굴림" w:hAnsi="Arial" w:cs="Arial"/>
          <w:sz w:val="22"/>
        </w:rPr>
        <w:t xml:space="preserve"> </w:t>
      </w:r>
      <w:r w:rsidR="00932752" w:rsidRPr="0025624E">
        <w:rPr>
          <w:rFonts w:ascii="Arial" w:eastAsia="굴림" w:hAnsi="Arial" w:cs="Arial"/>
          <w:sz w:val="22"/>
        </w:rPr>
        <w:t>name</w:t>
      </w:r>
      <w:r w:rsidR="00B773A6" w:rsidRPr="0025624E">
        <w:rPr>
          <w:rFonts w:ascii="Arial" w:eastAsia="굴림" w:hAnsi="Arial" w:cs="Arial"/>
          <w:sz w:val="22"/>
        </w:rPr>
        <w:t xml:space="preserve"> </w:t>
      </w:r>
      <w:r w:rsidR="00932752" w:rsidRPr="0025624E">
        <w:rPr>
          <w:rFonts w:ascii="Arial" w:eastAsia="굴림" w:hAnsi="Arial" w:cs="Arial"/>
          <w:sz w:val="22"/>
        </w:rPr>
        <w:t>chosen]</w:t>
      </w:r>
      <w:r w:rsidR="00F40FA7" w:rsidRPr="0025624E">
        <w:rPr>
          <w:rFonts w:ascii="Arial" w:eastAsia="굴림" w:hAnsi="Arial" w:cs="Arial"/>
          <w:sz w:val="22"/>
        </w:rPr>
        <w:t xml:space="preserve"> in the last calendar year (</w:t>
      </w:r>
      <w:del w:id="743" w:author="Keis" w:date="2024-09-06T10:18:00Z">
        <w:r w:rsidR="00B23234" w:rsidRPr="008211A5" w:rsidDel="009F27DD">
          <w:rPr>
            <w:rFonts w:ascii="Arial" w:eastAsia="굴림" w:hAnsi="Arial" w:cs="Arial" w:hint="eastAsia"/>
            <w:color w:val="FF0000"/>
            <w:sz w:val="22"/>
          </w:rPr>
          <w:delText>2019</w:delText>
        </w:r>
      </w:del>
      <w:ins w:id="744" w:author="Keis" w:date="2024-09-06T10:18:00Z">
        <w:r w:rsidR="009F27DD" w:rsidRPr="009F27DD">
          <w:rPr>
            <w:rFonts w:ascii="Arial" w:eastAsia="굴림" w:hAnsi="Arial" w:cs="Arial" w:hint="eastAsia"/>
            <w:color w:val="00B050"/>
            <w:sz w:val="22"/>
          </w:rPr>
          <w:t>2021</w:t>
        </w:r>
      </w:ins>
      <w:r w:rsidR="00F40FA7" w:rsidRPr="0025624E">
        <w:rPr>
          <w:rFonts w:ascii="Arial" w:eastAsia="굴림" w:hAnsi="Arial" w:cs="Arial"/>
          <w:sz w:val="22"/>
        </w:rPr>
        <w:t>)</w:t>
      </w:r>
      <w:r w:rsidR="005D5299" w:rsidRPr="0025624E">
        <w:rPr>
          <w:rFonts w:ascii="Arial" w:eastAsia="굴림" w:hAnsi="Arial" w:cs="Arial"/>
          <w:sz w:val="22"/>
        </w:rPr>
        <w:t xml:space="preserve">? </w:t>
      </w:r>
    </w:p>
    <w:p w14:paraId="5017D320" w14:textId="77777777" w:rsidR="00782A00" w:rsidRPr="0025624E" w:rsidRDefault="00782A00" w:rsidP="00782A00">
      <w:pPr>
        <w:wordWrap/>
        <w:spacing w:line="360" w:lineRule="auto"/>
        <w:rPr>
          <w:rFonts w:ascii="Arial" w:eastAsia="굴림" w:hAnsi="Arial" w:cs="Arial"/>
          <w:sz w:val="22"/>
        </w:rPr>
      </w:pPr>
      <w:r w:rsidRPr="0025624E">
        <w:rPr>
          <w:rFonts w:ascii="Arial" w:eastAsia="굴림" w:hAnsi="Arial" w:cs="Arial"/>
          <w:sz w:val="22"/>
        </w:rPr>
        <w:t>[IWER: Please enter ‘100,000,000 Korean won (</w:t>
      </w:r>
      <w:r w:rsidR="00B87B3B" w:rsidRPr="0025624E">
        <w:rPr>
          <w:rFonts w:ascii="Arial" w:eastAsia="굴림" w:hAnsi="Arial" w:cs="Arial"/>
          <w:sz w:val="22"/>
        </w:rPr>
        <w:t>one hundred million won</w:t>
      </w:r>
      <w:r w:rsidRPr="0025624E">
        <w:rPr>
          <w:rFonts w:ascii="Arial" w:eastAsia="굴림" w:hAnsi="Arial" w:cs="Arial"/>
          <w:sz w:val="22"/>
        </w:rPr>
        <w:t xml:space="preserve">)’ first then, </w:t>
      </w:r>
      <w:proofErr w:type="gramStart"/>
      <w:r w:rsidRPr="0025624E">
        <w:rPr>
          <w:rFonts w:ascii="Arial" w:eastAsia="굴림" w:hAnsi="Arial" w:cs="Arial"/>
          <w:sz w:val="22"/>
        </w:rPr>
        <w:t>enter ’</w:t>
      </w:r>
      <w:proofErr w:type="gramEnd"/>
      <w:r w:rsidRPr="0025624E">
        <w:rPr>
          <w:rFonts w:ascii="Arial" w:eastAsia="굴림" w:hAnsi="Arial" w:cs="Arial"/>
          <w:sz w:val="22"/>
        </w:rPr>
        <w:t>10,000 Korean won (MW)’.]</w:t>
      </w:r>
    </w:p>
    <w:p w14:paraId="3D0B4F29" w14:textId="77777777" w:rsidR="00782A00" w:rsidRPr="0025624E" w:rsidRDefault="00782A00" w:rsidP="00782A00">
      <w:pPr>
        <w:spacing w:line="360" w:lineRule="auto"/>
        <w:rPr>
          <w:rFonts w:ascii="Arial" w:eastAsia="굴림" w:hAnsi="Arial" w:cs="Arial"/>
          <w:sz w:val="22"/>
        </w:rPr>
      </w:pPr>
      <w:r w:rsidRPr="0025624E">
        <w:rPr>
          <w:rFonts w:ascii="Arial" w:eastAsia="굴림" w:hAnsi="Arial" w:cs="Arial"/>
          <w:kern w:val="0"/>
          <w:sz w:val="22"/>
        </w:rPr>
        <w:tab/>
        <w:t>______</w:t>
      </w:r>
      <w:r w:rsidR="00B87B3B" w:rsidRPr="0025624E">
        <w:rPr>
          <w:rFonts w:ascii="Arial" w:eastAsia="굴림" w:hAnsi="Arial" w:cs="Arial"/>
          <w:kern w:val="0"/>
          <w:sz w:val="22"/>
        </w:rPr>
        <w:t>one hundred million won</w:t>
      </w:r>
      <w:r w:rsidRPr="0025624E">
        <w:rPr>
          <w:rFonts w:ascii="Arial" w:eastAsia="굴림" w:hAnsi="Arial" w:cs="Arial"/>
          <w:kern w:val="0"/>
          <w:sz w:val="22"/>
        </w:rPr>
        <w:t xml:space="preserve"> [Range: 1~9] ________ MW [Range: 0 ~ 9997]</w:t>
      </w:r>
    </w:p>
    <w:p w14:paraId="75E8BE3E" w14:textId="77777777" w:rsidR="005D5299" w:rsidRPr="0025624E" w:rsidRDefault="00B773A6" w:rsidP="00782A00">
      <w:pPr>
        <w:wordWrap/>
        <w:spacing w:line="360" w:lineRule="auto"/>
        <w:rPr>
          <w:rFonts w:ascii="Arial" w:eastAsia="굴림" w:hAnsi="Arial" w:cs="Arial"/>
          <w:sz w:val="22"/>
        </w:rPr>
      </w:pPr>
      <w:r w:rsidRPr="0025624E">
        <w:rPr>
          <w:rFonts w:ascii="Arial" w:eastAsia="굴림" w:hAnsi="Arial" w:cs="Arial"/>
          <w:kern w:val="0"/>
          <w:sz w:val="22"/>
        </w:rPr>
        <w:tab/>
      </w:r>
      <w:r w:rsidR="000F2EB8" w:rsidRPr="0025624E">
        <w:rPr>
          <w:rFonts w:ascii="Arial" w:eastAsia="굴림" w:hAnsi="Arial" w:cs="Arial"/>
          <w:sz w:val="22"/>
        </w:rPr>
        <w:t>Don’t know →Go to Bb197</w:t>
      </w:r>
      <w:r w:rsidR="005D5299" w:rsidRPr="0025624E">
        <w:rPr>
          <w:rFonts w:ascii="Arial" w:eastAsia="굴림" w:hAnsi="Arial" w:cs="Arial"/>
          <w:sz w:val="22"/>
        </w:rPr>
        <w:t>~Bb</w:t>
      </w:r>
      <w:r w:rsidR="000F2EB8" w:rsidRPr="0025624E">
        <w:rPr>
          <w:rFonts w:ascii="Arial" w:eastAsia="굴림" w:hAnsi="Arial" w:cs="Arial"/>
          <w:sz w:val="22"/>
        </w:rPr>
        <w:t>201</w:t>
      </w:r>
      <w:r w:rsidR="005D5299" w:rsidRPr="0025624E">
        <w:rPr>
          <w:rFonts w:ascii="Arial" w:eastAsia="굴림" w:hAnsi="Arial" w:cs="Arial"/>
          <w:sz w:val="22"/>
        </w:rPr>
        <w:t xml:space="preserve"> unfolding</w:t>
      </w:r>
    </w:p>
    <w:p w14:paraId="7CD7555E" w14:textId="77777777" w:rsidR="005D5299" w:rsidRPr="0025624E" w:rsidRDefault="000F2EB8" w:rsidP="00B773A6">
      <w:pPr>
        <w:wordWrap/>
        <w:spacing w:line="360" w:lineRule="auto"/>
        <w:ind w:firstLine="800"/>
        <w:rPr>
          <w:rFonts w:ascii="Arial" w:eastAsia="굴림" w:hAnsi="Arial" w:cs="Arial"/>
          <w:sz w:val="22"/>
        </w:rPr>
      </w:pPr>
      <w:r w:rsidRPr="0025624E">
        <w:rPr>
          <w:rFonts w:ascii="Arial" w:eastAsia="굴림" w:hAnsi="Arial" w:cs="Arial"/>
          <w:sz w:val="22"/>
        </w:rPr>
        <w:t>Refuse to answer →Go to Bb197</w:t>
      </w:r>
      <w:r w:rsidR="005D5299" w:rsidRPr="0025624E">
        <w:rPr>
          <w:rFonts w:ascii="Arial" w:eastAsia="굴림" w:hAnsi="Arial" w:cs="Arial"/>
          <w:sz w:val="22"/>
        </w:rPr>
        <w:t>~Bb</w:t>
      </w:r>
      <w:r w:rsidRPr="0025624E">
        <w:rPr>
          <w:rFonts w:ascii="Arial" w:eastAsia="굴림" w:hAnsi="Arial" w:cs="Arial"/>
          <w:sz w:val="22"/>
        </w:rPr>
        <w:t>201</w:t>
      </w:r>
      <w:r w:rsidR="005D5299" w:rsidRPr="0025624E">
        <w:rPr>
          <w:rFonts w:ascii="Arial" w:eastAsia="굴림" w:hAnsi="Arial" w:cs="Arial"/>
          <w:sz w:val="22"/>
        </w:rPr>
        <w:t xml:space="preserve"> unfolding</w:t>
      </w:r>
    </w:p>
    <w:p w14:paraId="6BF2F94C" w14:textId="77777777" w:rsidR="005D5299" w:rsidRPr="0025624E" w:rsidRDefault="005D5299" w:rsidP="004F07D5">
      <w:pPr>
        <w:wordWrap/>
        <w:spacing w:line="360" w:lineRule="auto"/>
        <w:rPr>
          <w:rFonts w:ascii="Arial" w:eastAsia="굴림" w:hAnsi="Arial" w:cs="Arial"/>
          <w:sz w:val="22"/>
        </w:rPr>
      </w:pPr>
    </w:p>
    <w:p w14:paraId="6352C614" w14:textId="77777777" w:rsidR="005D5299" w:rsidRPr="0025624E" w:rsidRDefault="000F2EB8" w:rsidP="004F07D5">
      <w:pPr>
        <w:wordWrap/>
        <w:spacing w:line="360" w:lineRule="auto"/>
        <w:rPr>
          <w:rFonts w:ascii="Arial" w:eastAsia="굴림" w:hAnsi="Arial" w:cs="Arial"/>
          <w:b/>
          <w:sz w:val="22"/>
        </w:rPr>
      </w:pPr>
      <w:r w:rsidRPr="0025624E">
        <w:rPr>
          <w:rFonts w:ascii="Arial" w:eastAsia="굴림" w:hAnsi="Arial" w:cs="Arial"/>
          <w:b/>
          <w:sz w:val="22"/>
        </w:rPr>
        <w:t>&lt; Bb197</w:t>
      </w:r>
      <w:r w:rsidR="005D5299" w:rsidRPr="0025624E">
        <w:rPr>
          <w:rFonts w:ascii="Arial" w:eastAsia="굴림" w:hAnsi="Arial" w:cs="Arial"/>
          <w:b/>
          <w:sz w:val="22"/>
        </w:rPr>
        <w:t>~Bb</w:t>
      </w:r>
      <w:r w:rsidRPr="0025624E">
        <w:rPr>
          <w:rFonts w:ascii="Arial" w:eastAsia="굴림" w:hAnsi="Arial" w:cs="Arial"/>
          <w:b/>
          <w:sz w:val="22"/>
        </w:rPr>
        <w:t>201</w:t>
      </w:r>
      <w:r w:rsidR="005D5299" w:rsidRPr="0025624E">
        <w:rPr>
          <w:rFonts w:ascii="Arial" w:eastAsia="굴림" w:hAnsi="Arial" w:cs="Arial"/>
          <w:b/>
          <w:sz w:val="22"/>
        </w:rPr>
        <w:t>. Unfolding bracket questions &gt;</w:t>
      </w:r>
    </w:p>
    <w:p w14:paraId="7985D5A3" w14:textId="77777777" w:rsidR="00B773A6" w:rsidRPr="0025624E" w:rsidRDefault="00B773A6" w:rsidP="004F07D5">
      <w:pPr>
        <w:wordWrap/>
        <w:spacing w:line="360" w:lineRule="auto"/>
        <w:rPr>
          <w:rFonts w:ascii="Arial" w:eastAsia="굴림" w:hAnsi="Arial" w:cs="Arial"/>
          <w:sz w:val="22"/>
        </w:rPr>
      </w:pPr>
      <w:r w:rsidRPr="0025624E">
        <w:rPr>
          <w:rFonts w:ascii="Arial" w:eastAsia="굴림" w:hAnsi="Arial" w:cs="Arial"/>
          <w:sz w:val="22"/>
        </w:rPr>
        <w:t>[IWER: Go back to Bb</w:t>
      </w:r>
      <w:r w:rsidR="000F2EB8" w:rsidRPr="0025624E">
        <w:rPr>
          <w:rFonts w:ascii="Arial" w:eastAsia="굴림" w:hAnsi="Arial" w:cs="Arial"/>
          <w:sz w:val="22"/>
        </w:rPr>
        <w:t>196</w:t>
      </w:r>
      <w:r w:rsidRPr="0025624E">
        <w:rPr>
          <w:rFonts w:ascii="Arial" w:eastAsia="굴림" w:hAnsi="Arial" w:cs="Arial"/>
          <w:sz w:val="22"/>
        </w:rPr>
        <w:t xml:space="preserve"> and record if R answers the amount during the interview.]</w:t>
      </w:r>
    </w:p>
    <w:p w14:paraId="1E61CF65" w14:textId="2ECCC3C2" w:rsidR="005D5299" w:rsidRPr="0025624E" w:rsidRDefault="000F2EB8" w:rsidP="004F07D5">
      <w:pPr>
        <w:spacing w:line="360" w:lineRule="auto"/>
        <w:rPr>
          <w:rFonts w:ascii="Arial" w:hAnsi="Arial" w:cs="Arial"/>
          <w:sz w:val="22"/>
        </w:rPr>
      </w:pPr>
      <w:r w:rsidRPr="0025624E">
        <w:rPr>
          <w:rFonts w:ascii="Arial" w:eastAsia="굴림" w:hAnsi="Arial" w:cs="Arial"/>
          <w:sz w:val="22"/>
        </w:rPr>
        <w:t>Bb197</w:t>
      </w:r>
      <w:r w:rsidR="005D5299" w:rsidRPr="0025624E">
        <w:rPr>
          <w:rFonts w:ascii="Arial" w:eastAsia="굴림" w:hAnsi="Arial" w:cs="Arial"/>
          <w:sz w:val="22"/>
        </w:rPr>
        <w:t>. Did it amount to less than, about equal to or more than 100 MW (10,000 Korean won)</w:t>
      </w:r>
      <w:r w:rsidR="00CA66F9" w:rsidRPr="0025624E">
        <w:rPr>
          <w:rFonts w:ascii="Arial" w:eastAsia="굴림" w:hAnsi="Arial" w:cs="Arial"/>
          <w:sz w:val="22"/>
        </w:rPr>
        <w:t xml:space="preserve"> in the last calendar year (</w:t>
      </w:r>
      <w:del w:id="745" w:author="Keis" w:date="2024-09-06T10:18:00Z">
        <w:r w:rsidR="00B23234" w:rsidRPr="008211A5" w:rsidDel="009F27DD">
          <w:rPr>
            <w:rFonts w:ascii="Arial" w:eastAsia="굴림" w:hAnsi="Arial" w:cs="Arial" w:hint="eastAsia"/>
            <w:color w:val="FF0000"/>
            <w:sz w:val="22"/>
          </w:rPr>
          <w:delText>2019</w:delText>
        </w:r>
      </w:del>
      <w:ins w:id="746" w:author="Keis" w:date="2024-09-06T10:18:00Z">
        <w:r w:rsidR="009F27DD" w:rsidRPr="009F27DD">
          <w:rPr>
            <w:rFonts w:ascii="Arial" w:eastAsia="굴림" w:hAnsi="Arial" w:cs="Arial" w:hint="eastAsia"/>
            <w:color w:val="00B050"/>
            <w:sz w:val="22"/>
          </w:rPr>
          <w:t>2021</w:t>
        </w:r>
      </w:ins>
      <w:r w:rsidR="00CA66F9" w:rsidRPr="0025624E">
        <w:rPr>
          <w:rFonts w:ascii="Arial" w:eastAsia="굴림" w:hAnsi="Arial" w:cs="Arial"/>
          <w:sz w:val="22"/>
        </w:rPr>
        <w:t>)</w:t>
      </w:r>
      <w:r w:rsidR="005D5299" w:rsidRPr="0025624E">
        <w:rPr>
          <w:rFonts w:ascii="Arial" w:eastAsia="굴림" w:hAnsi="Arial" w:cs="Arial"/>
          <w:sz w:val="22"/>
        </w:rPr>
        <w:t>?</w:t>
      </w:r>
    </w:p>
    <w:p w14:paraId="295E0EDD" w14:textId="77777777" w:rsidR="00B773A6" w:rsidRPr="0025624E" w:rsidRDefault="00B773A6" w:rsidP="002D0E30">
      <w:pPr>
        <w:pStyle w:val="a6"/>
        <w:numPr>
          <w:ilvl w:val="0"/>
          <w:numId w:val="245"/>
        </w:numPr>
        <w:wordWrap/>
        <w:spacing w:line="360" w:lineRule="auto"/>
        <w:ind w:leftChars="0"/>
        <w:rPr>
          <w:rFonts w:ascii="Arial" w:eastAsia="굴림" w:hAnsi="Arial" w:cs="Arial"/>
          <w:sz w:val="22"/>
        </w:rPr>
      </w:pPr>
      <w:r w:rsidRPr="0025624E">
        <w:rPr>
          <w:rFonts w:ascii="Arial" w:eastAsia="굴림" w:hAnsi="Arial" w:cs="Arial"/>
          <w:sz w:val="22"/>
        </w:rPr>
        <w:t>Less than 100 MW</w:t>
      </w:r>
    </w:p>
    <w:p w14:paraId="186CFE78" w14:textId="77777777" w:rsidR="00B773A6" w:rsidRPr="0025624E" w:rsidRDefault="00B773A6" w:rsidP="00F14BA4">
      <w:pPr>
        <w:pStyle w:val="a6"/>
        <w:numPr>
          <w:ilvl w:val="0"/>
          <w:numId w:val="1112"/>
        </w:numPr>
        <w:wordWrap/>
        <w:spacing w:line="360" w:lineRule="auto"/>
        <w:ind w:leftChars="0"/>
        <w:rPr>
          <w:rFonts w:ascii="Arial" w:eastAsia="굴림" w:hAnsi="Arial" w:cs="Arial"/>
          <w:sz w:val="22"/>
        </w:rPr>
      </w:pPr>
      <w:r w:rsidRPr="0025624E">
        <w:rPr>
          <w:rFonts w:ascii="Arial" w:eastAsia="굴림" w:hAnsi="Arial" w:cs="Arial"/>
          <w:sz w:val="22"/>
        </w:rPr>
        <w:t>About 100 MW</w:t>
      </w:r>
    </w:p>
    <w:p w14:paraId="286AEE54" w14:textId="77777777" w:rsidR="00B773A6" w:rsidRPr="0025624E" w:rsidRDefault="00B773A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 MW</w:t>
      </w:r>
    </w:p>
    <w:p w14:paraId="2945D0DA" w14:textId="77777777" w:rsidR="005D5299" w:rsidRPr="0025624E" w:rsidRDefault="005D5299" w:rsidP="004F07D5">
      <w:pPr>
        <w:wordWrap/>
        <w:spacing w:line="360" w:lineRule="auto"/>
        <w:rPr>
          <w:rFonts w:ascii="Arial" w:eastAsia="굴림" w:hAnsi="Arial" w:cs="Arial"/>
          <w:sz w:val="22"/>
        </w:rPr>
      </w:pPr>
    </w:p>
    <w:p w14:paraId="766A07D8" w14:textId="007EA726" w:rsidR="005D5299" w:rsidRPr="0025624E" w:rsidRDefault="000F2EB8" w:rsidP="004F07D5">
      <w:pPr>
        <w:spacing w:line="360" w:lineRule="auto"/>
        <w:rPr>
          <w:rFonts w:ascii="Arial" w:hAnsi="Arial" w:cs="Arial"/>
          <w:sz w:val="22"/>
        </w:rPr>
      </w:pPr>
      <w:r w:rsidRPr="0025624E">
        <w:rPr>
          <w:rFonts w:ascii="Arial" w:eastAsia="굴림" w:hAnsi="Arial" w:cs="Arial"/>
          <w:sz w:val="22"/>
        </w:rPr>
        <w:t>Bb198</w:t>
      </w:r>
      <w:r w:rsidR="005D5299" w:rsidRPr="0025624E">
        <w:rPr>
          <w:rFonts w:ascii="Arial" w:eastAsia="굴림" w:hAnsi="Arial" w:cs="Arial"/>
          <w:sz w:val="22"/>
        </w:rPr>
        <w:t>. Did it amount to less than, about equal to or more than 300 MW (10,000 Korean won)</w:t>
      </w:r>
      <w:r w:rsidR="00CA66F9" w:rsidRPr="0025624E">
        <w:rPr>
          <w:rFonts w:ascii="Arial" w:eastAsia="굴림" w:hAnsi="Arial" w:cs="Arial"/>
          <w:sz w:val="22"/>
        </w:rPr>
        <w:t xml:space="preserve"> in the last calendar year (</w:t>
      </w:r>
      <w:del w:id="747" w:author="Keis" w:date="2024-09-06T10:18:00Z">
        <w:r w:rsidR="00B23234" w:rsidRPr="008211A5" w:rsidDel="009F27DD">
          <w:rPr>
            <w:rFonts w:ascii="Arial" w:eastAsia="굴림" w:hAnsi="Arial" w:cs="Arial" w:hint="eastAsia"/>
            <w:color w:val="FF0000"/>
            <w:sz w:val="22"/>
          </w:rPr>
          <w:delText>2019</w:delText>
        </w:r>
      </w:del>
      <w:ins w:id="748" w:author="Keis" w:date="2024-09-06T10:18:00Z">
        <w:r w:rsidR="009F27DD" w:rsidRPr="009F27DD">
          <w:rPr>
            <w:rFonts w:ascii="Arial" w:eastAsia="굴림" w:hAnsi="Arial" w:cs="Arial" w:hint="eastAsia"/>
            <w:color w:val="00B050"/>
            <w:sz w:val="22"/>
          </w:rPr>
          <w:t>2021</w:t>
        </w:r>
      </w:ins>
      <w:r w:rsidR="00CA66F9" w:rsidRPr="0025624E">
        <w:rPr>
          <w:rFonts w:ascii="Arial" w:eastAsia="굴림" w:hAnsi="Arial" w:cs="Arial"/>
          <w:sz w:val="22"/>
        </w:rPr>
        <w:t>)</w:t>
      </w:r>
      <w:r w:rsidR="005D5299" w:rsidRPr="0025624E">
        <w:rPr>
          <w:rFonts w:ascii="Arial" w:eastAsia="굴림" w:hAnsi="Arial" w:cs="Arial"/>
          <w:sz w:val="22"/>
        </w:rPr>
        <w:t>?</w:t>
      </w:r>
    </w:p>
    <w:p w14:paraId="5CBBE2B4" w14:textId="77777777" w:rsidR="00B773A6" w:rsidRPr="0025624E" w:rsidRDefault="00B773A6" w:rsidP="002D0E30">
      <w:pPr>
        <w:pStyle w:val="a6"/>
        <w:numPr>
          <w:ilvl w:val="0"/>
          <w:numId w:val="246"/>
        </w:numPr>
        <w:wordWrap/>
        <w:spacing w:line="360" w:lineRule="auto"/>
        <w:ind w:leftChars="0"/>
        <w:rPr>
          <w:rFonts w:ascii="Arial" w:eastAsia="굴림" w:hAnsi="Arial" w:cs="Arial"/>
          <w:sz w:val="22"/>
        </w:rPr>
      </w:pPr>
      <w:r w:rsidRPr="0025624E">
        <w:rPr>
          <w:rFonts w:ascii="Arial" w:eastAsia="굴림" w:hAnsi="Arial" w:cs="Arial"/>
          <w:sz w:val="22"/>
        </w:rPr>
        <w:t>Less than 300 MW</w:t>
      </w:r>
    </w:p>
    <w:p w14:paraId="2EF4E956" w14:textId="77777777" w:rsidR="00B773A6" w:rsidRPr="0025624E" w:rsidRDefault="00B773A6" w:rsidP="00F14BA4">
      <w:pPr>
        <w:pStyle w:val="a6"/>
        <w:numPr>
          <w:ilvl w:val="0"/>
          <w:numId w:val="1113"/>
        </w:numPr>
        <w:wordWrap/>
        <w:spacing w:line="360" w:lineRule="auto"/>
        <w:ind w:leftChars="0"/>
        <w:rPr>
          <w:rFonts w:ascii="Arial" w:eastAsia="굴림" w:hAnsi="Arial" w:cs="Arial"/>
          <w:sz w:val="22"/>
        </w:rPr>
      </w:pPr>
      <w:r w:rsidRPr="0025624E">
        <w:rPr>
          <w:rFonts w:ascii="Arial" w:eastAsia="굴림" w:hAnsi="Arial" w:cs="Arial"/>
          <w:sz w:val="22"/>
        </w:rPr>
        <w:t>About 300 MW</w:t>
      </w:r>
    </w:p>
    <w:p w14:paraId="04A848D6" w14:textId="77777777" w:rsidR="00B773A6" w:rsidRPr="0025624E" w:rsidRDefault="00B773A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300 MW</w:t>
      </w:r>
    </w:p>
    <w:p w14:paraId="46FEDCE2" w14:textId="77777777" w:rsidR="005D5299" w:rsidRPr="0025624E" w:rsidRDefault="005D5299" w:rsidP="004F07D5">
      <w:pPr>
        <w:wordWrap/>
        <w:spacing w:line="360" w:lineRule="auto"/>
        <w:rPr>
          <w:rFonts w:ascii="Arial" w:eastAsia="굴림" w:hAnsi="Arial" w:cs="Arial"/>
          <w:sz w:val="22"/>
        </w:rPr>
      </w:pPr>
    </w:p>
    <w:p w14:paraId="3A6CAB36" w14:textId="15DEFCBA" w:rsidR="005D5299" w:rsidRPr="0025624E" w:rsidRDefault="000F2EB8" w:rsidP="004F07D5">
      <w:pPr>
        <w:spacing w:line="360" w:lineRule="auto"/>
        <w:rPr>
          <w:rFonts w:ascii="Arial" w:hAnsi="Arial" w:cs="Arial"/>
          <w:sz w:val="22"/>
        </w:rPr>
      </w:pPr>
      <w:r w:rsidRPr="0025624E">
        <w:rPr>
          <w:rFonts w:ascii="Arial" w:eastAsia="굴림" w:hAnsi="Arial" w:cs="Arial"/>
          <w:sz w:val="22"/>
        </w:rPr>
        <w:t>Bb199</w:t>
      </w:r>
      <w:r w:rsidR="005D5299" w:rsidRPr="0025624E">
        <w:rPr>
          <w:rFonts w:ascii="Arial" w:eastAsia="굴림" w:hAnsi="Arial" w:cs="Arial"/>
          <w:sz w:val="22"/>
        </w:rPr>
        <w:t>. Did it amount to less than, about equal to or more than 500 MW (10,000 Korean won)</w:t>
      </w:r>
      <w:r w:rsidR="00CA66F9" w:rsidRPr="0025624E">
        <w:rPr>
          <w:rFonts w:ascii="Arial" w:eastAsia="굴림" w:hAnsi="Arial" w:cs="Arial"/>
          <w:sz w:val="22"/>
        </w:rPr>
        <w:t xml:space="preserve"> in the last calendar year (</w:t>
      </w:r>
      <w:del w:id="749" w:author="Keis" w:date="2024-09-06T10:18:00Z">
        <w:r w:rsidR="00B23234" w:rsidRPr="008211A5" w:rsidDel="009F27DD">
          <w:rPr>
            <w:rFonts w:ascii="Arial" w:eastAsia="굴림" w:hAnsi="Arial" w:cs="Arial" w:hint="eastAsia"/>
            <w:color w:val="FF0000"/>
            <w:sz w:val="22"/>
          </w:rPr>
          <w:delText>2019</w:delText>
        </w:r>
      </w:del>
      <w:ins w:id="750" w:author="Keis" w:date="2024-09-06T10:18:00Z">
        <w:r w:rsidR="009F27DD" w:rsidRPr="009F27DD">
          <w:rPr>
            <w:rFonts w:ascii="Arial" w:eastAsia="굴림" w:hAnsi="Arial" w:cs="Arial" w:hint="eastAsia"/>
            <w:color w:val="00B050"/>
            <w:sz w:val="22"/>
          </w:rPr>
          <w:t>2021</w:t>
        </w:r>
      </w:ins>
      <w:r w:rsidR="00CA66F9" w:rsidRPr="0025624E">
        <w:rPr>
          <w:rFonts w:ascii="Arial" w:eastAsia="굴림" w:hAnsi="Arial" w:cs="Arial"/>
          <w:sz w:val="22"/>
        </w:rPr>
        <w:t>)</w:t>
      </w:r>
      <w:r w:rsidR="005D5299" w:rsidRPr="0025624E">
        <w:rPr>
          <w:rFonts w:ascii="Arial" w:eastAsia="굴림" w:hAnsi="Arial" w:cs="Arial"/>
          <w:sz w:val="22"/>
        </w:rPr>
        <w:t>?</w:t>
      </w:r>
    </w:p>
    <w:p w14:paraId="75F0F9AD" w14:textId="77777777" w:rsidR="00B773A6" w:rsidRPr="0025624E" w:rsidRDefault="00B773A6" w:rsidP="002D0E30">
      <w:pPr>
        <w:pStyle w:val="a6"/>
        <w:numPr>
          <w:ilvl w:val="0"/>
          <w:numId w:val="247"/>
        </w:numPr>
        <w:wordWrap/>
        <w:spacing w:line="360" w:lineRule="auto"/>
        <w:ind w:leftChars="0"/>
        <w:rPr>
          <w:rFonts w:ascii="Arial" w:eastAsia="굴림" w:hAnsi="Arial" w:cs="Arial"/>
          <w:sz w:val="22"/>
        </w:rPr>
      </w:pPr>
      <w:r w:rsidRPr="0025624E">
        <w:rPr>
          <w:rFonts w:ascii="Arial" w:eastAsia="굴림" w:hAnsi="Arial" w:cs="Arial"/>
          <w:sz w:val="22"/>
        </w:rPr>
        <w:t>Less than 500 MW</w:t>
      </w:r>
    </w:p>
    <w:p w14:paraId="38A7517E" w14:textId="77777777" w:rsidR="00B773A6" w:rsidRPr="0025624E" w:rsidRDefault="00B773A6" w:rsidP="00F14BA4">
      <w:pPr>
        <w:pStyle w:val="a6"/>
        <w:numPr>
          <w:ilvl w:val="0"/>
          <w:numId w:val="1114"/>
        </w:numPr>
        <w:wordWrap/>
        <w:spacing w:line="360" w:lineRule="auto"/>
        <w:ind w:leftChars="0"/>
        <w:rPr>
          <w:rFonts w:ascii="Arial" w:eastAsia="굴림" w:hAnsi="Arial" w:cs="Arial"/>
          <w:sz w:val="22"/>
        </w:rPr>
      </w:pPr>
      <w:r w:rsidRPr="0025624E">
        <w:rPr>
          <w:rFonts w:ascii="Arial" w:eastAsia="굴림" w:hAnsi="Arial" w:cs="Arial"/>
          <w:sz w:val="22"/>
        </w:rPr>
        <w:t>About 500 MW</w:t>
      </w:r>
    </w:p>
    <w:p w14:paraId="05EE1B21" w14:textId="77777777" w:rsidR="00B773A6" w:rsidRPr="0025624E" w:rsidRDefault="00B773A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500 MW</w:t>
      </w:r>
    </w:p>
    <w:p w14:paraId="1A9377FD" w14:textId="77777777" w:rsidR="005D5299" w:rsidRPr="0025624E" w:rsidRDefault="005D5299" w:rsidP="004F07D5">
      <w:pPr>
        <w:wordWrap/>
        <w:spacing w:line="360" w:lineRule="auto"/>
        <w:rPr>
          <w:rFonts w:ascii="Arial" w:eastAsia="굴림" w:hAnsi="Arial" w:cs="Arial"/>
          <w:sz w:val="22"/>
        </w:rPr>
      </w:pPr>
    </w:p>
    <w:p w14:paraId="266EE4D3" w14:textId="26922D96" w:rsidR="005D5299" w:rsidRPr="0025624E" w:rsidRDefault="000F2EB8" w:rsidP="004F07D5">
      <w:pPr>
        <w:spacing w:line="360" w:lineRule="auto"/>
        <w:rPr>
          <w:rFonts w:ascii="Arial" w:hAnsi="Arial" w:cs="Arial"/>
          <w:sz w:val="22"/>
        </w:rPr>
      </w:pPr>
      <w:r w:rsidRPr="0025624E">
        <w:rPr>
          <w:rFonts w:ascii="Arial" w:eastAsia="굴림" w:hAnsi="Arial" w:cs="Arial"/>
          <w:sz w:val="22"/>
        </w:rPr>
        <w:t>Bb200</w:t>
      </w:r>
      <w:r w:rsidR="005D5299" w:rsidRPr="0025624E">
        <w:rPr>
          <w:rFonts w:ascii="Arial" w:eastAsia="굴림" w:hAnsi="Arial" w:cs="Arial"/>
          <w:sz w:val="22"/>
        </w:rPr>
        <w:t>. Did it amount to less than, about equal to or more than 1,000 MW (10,000 Korean won)</w:t>
      </w:r>
      <w:r w:rsidR="00CA66F9" w:rsidRPr="0025624E">
        <w:rPr>
          <w:rFonts w:ascii="Arial" w:eastAsia="굴림" w:hAnsi="Arial" w:cs="Arial"/>
          <w:sz w:val="22"/>
        </w:rPr>
        <w:t xml:space="preserve"> in the last calendar year (</w:t>
      </w:r>
      <w:del w:id="751" w:author="Keis" w:date="2024-09-06T10:18:00Z">
        <w:r w:rsidR="00B23234" w:rsidRPr="008211A5" w:rsidDel="009F27DD">
          <w:rPr>
            <w:rFonts w:ascii="Arial" w:eastAsia="굴림" w:hAnsi="Arial" w:cs="Arial" w:hint="eastAsia"/>
            <w:color w:val="FF0000"/>
            <w:sz w:val="22"/>
          </w:rPr>
          <w:delText>2019</w:delText>
        </w:r>
      </w:del>
      <w:ins w:id="752" w:author="Keis" w:date="2024-09-06T10:18:00Z">
        <w:r w:rsidR="009F27DD" w:rsidRPr="009F27DD">
          <w:rPr>
            <w:rFonts w:ascii="Arial" w:eastAsia="굴림" w:hAnsi="Arial" w:cs="Arial" w:hint="eastAsia"/>
            <w:color w:val="00B050"/>
            <w:sz w:val="22"/>
          </w:rPr>
          <w:t>2021</w:t>
        </w:r>
      </w:ins>
      <w:r w:rsidR="00CA66F9" w:rsidRPr="0025624E">
        <w:rPr>
          <w:rFonts w:ascii="Arial" w:eastAsia="굴림" w:hAnsi="Arial" w:cs="Arial"/>
          <w:sz w:val="22"/>
        </w:rPr>
        <w:t>)</w:t>
      </w:r>
      <w:r w:rsidR="005D5299" w:rsidRPr="0025624E">
        <w:rPr>
          <w:rFonts w:ascii="Arial" w:eastAsia="굴림" w:hAnsi="Arial" w:cs="Arial"/>
          <w:sz w:val="22"/>
        </w:rPr>
        <w:t>?</w:t>
      </w:r>
    </w:p>
    <w:p w14:paraId="074D4A2C" w14:textId="77777777" w:rsidR="00B773A6" w:rsidRPr="0025624E" w:rsidRDefault="00B773A6" w:rsidP="002D0E30">
      <w:pPr>
        <w:pStyle w:val="a6"/>
        <w:numPr>
          <w:ilvl w:val="0"/>
          <w:numId w:val="248"/>
        </w:numPr>
        <w:wordWrap/>
        <w:spacing w:line="360" w:lineRule="auto"/>
        <w:ind w:leftChars="0"/>
        <w:rPr>
          <w:rFonts w:ascii="Arial" w:eastAsia="굴림" w:hAnsi="Arial" w:cs="Arial"/>
          <w:sz w:val="22"/>
        </w:rPr>
      </w:pPr>
      <w:r w:rsidRPr="0025624E">
        <w:rPr>
          <w:rFonts w:ascii="Arial" w:eastAsia="굴림" w:hAnsi="Arial" w:cs="Arial"/>
          <w:sz w:val="22"/>
        </w:rPr>
        <w:t>Less than 1,000 MW</w:t>
      </w:r>
    </w:p>
    <w:p w14:paraId="3B233374" w14:textId="77777777" w:rsidR="00B773A6" w:rsidRPr="0025624E" w:rsidRDefault="00B773A6" w:rsidP="00F14BA4">
      <w:pPr>
        <w:pStyle w:val="a6"/>
        <w:numPr>
          <w:ilvl w:val="0"/>
          <w:numId w:val="1115"/>
        </w:numPr>
        <w:wordWrap/>
        <w:spacing w:line="360" w:lineRule="auto"/>
        <w:ind w:leftChars="0"/>
        <w:rPr>
          <w:rFonts w:ascii="Arial" w:eastAsia="굴림" w:hAnsi="Arial" w:cs="Arial"/>
          <w:sz w:val="22"/>
        </w:rPr>
      </w:pPr>
      <w:r w:rsidRPr="0025624E">
        <w:rPr>
          <w:rFonts w:ascii="Arial" w:eastAsia="굴림" w:hAnsi="Arial" w:cs="Arial"/>
          <w:sz w:val="22"/>
        </w:rPr>
        <w:t>About 1,000 MW</w:t>
      </w:r>
    </w:p>
    <w:p w14:paraId="5079CF31" w14:textId="77777777" w:rsidR="00B773A6" w:rsidRPr="0025624E" w:rsidRDefault="00B773A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1,000 MW</w:t>
      </w:r>
    </w:p>
    <w:p w14:paraId="6C0E73C6" w14:textId="77777777" w:rsidR="005D5299" w:rsidRPr="0025624E" w:rsidRDefault="005D5299" w:rsidP="004F07D5">
      <w:pPr>
        <w:wordWrap/>
        <w:spacing w:line="360" w:lineRule="auto"/>
        <w:rPr>
          <w:rFonts w:ascii="Arial" w:eastAsia="굴림" w:hAnsi="Arial" w:cs="Arial"/>
          <w:sz w:val="22"/>
        </w:rPr>
      </w:pPr>
    </w:p>
    <w:p w14:paraId="017C5F21" w14:textId="50EB9371" w:rsidR="005D5299" w:rsidRPr="0025624E" w:rsidRDefault="000F2EB8" w:rsidP="004F07D5">
      <w:pPr>
        <w:spacing w:line="360" w:lineRule="auto"/>
        <w:rPr>
          <w:rFonts w:ascii="Arial" w:hAnsi="Arial" w:cs="Arial"/>
          <w:sz w:val="22"/>
        </w:rPr>
      </w:pPr>
      <w:r w:rsidRPr="0025624E">
        <w:rPr>
          <w:rFonts w:ascii="Arial" w:eastAsia="굴림" w:hAnsi="Arial" w:cs="Arial"/>
          <w:sz w:val="22"/>
        </w:rPr>
        <w:lastRenderedPageBreak/>
        <w:t>Bb201</w:t>
      </w:r>
      <w:r w:rsidR="005D5299" w:rsidRPr="0025624E">
        <w:rPr>
          <w:rFonts w:ascii="Arial" w:eastAsia="굴림" w:hAnsi="Arial" w:cs="Arial"/>
          <w:sz w:val="22"/>
        </w:rPr>
        <w:t>. Did it amount to less than, about equal to or more than 2,000 MW (10,000 Korean won)</w:t>
      </w:r>
      <w:r w:rsidR="00CA66F9" w:rsidRPr="0025624E">
        <w:rPr>
          <w:rFonts w:ascii="Arial" w:eastAsia="굴림" w:hAnsi="Arial" w:cs="Arial"/>
          <w:sz w:val="22"/>
        </w:rPr>
        <w:t xml:space="preserve"> in the last calendar year (</w:t>
      </w:r>
      <w:del w:id="753" w:author="Keis" w:date="2024-09-06T10:18:00Z">
        <w:r w:rsidR="00B23234" w:rsidRPr="008211A5" w:rsidDel="009F27DD">
          <w:rPr>
            <w:rFonts w:ascii="Arial" w:eastAsia="굴림" w:hAnsi="Arial" w:cs="Arial" w:hint="eastAsia"/>
            <w:color w:val="FF0000"/>
            <w:sz w:val="22"/>
          </w:rPr>
          <w:delText>2019</w:delText>
        </w:r>
      </w:del>
      <w:ins w:id="754" w:author="Keis" w:date="2024-09-06T10:18:00Z">
        <w:r w:rsidR="009F27DD" w:rsidRPr="009F27DD">
          <w:rPr>
            <w:rFonts w:ascii="Arial" w:eastAsia="굴림" w:hAnsi="Arial" w:cs="Arial" w:hint="eastAsia"/>
            <w:color w:val="00B050"/>
            <w:sz w:val="22"/>
          </w:rPr>
          <w:t>2021</w:t>
        </w:r>
      </w:ins>
      <w:r w:rsidR="00CA66F9" w:rsidRPr="0025624E">
        <w:rPr>
          <w:rFonts w:ascii="Arial" w:eastAsia="굴림" w:hAnsi="Arial" w:cs="Arial"/>
          <w:sz w:val="22"/>
        </w:rPr>
        <w:t>)</w:t>
      </w:r>
      <w:r w:rsidR="005D5299" w:rsidRPr="0025624E">
        <w:rPr>
          <w:rFonts w:ascii="Arial" w:eastAsia="굴림" w:hAnsi="Arial" w:cs="Arial"/>
          <w:sz w:val="22"/>
        </w:rPr>
        <w:t>?</w:t>
      </w:r>
    </w:p>
    <w:p w14:paraId="1B5A338E" w14:textId="77777777" w:rsidR="00B773A6" w:rsidRPr="0025624E" w:rsidRDefault="00B773A6" w:rsidP="002D0E30">
      <w:pPr>
        <w:pStyle w:val="a6"/>
        <w:numPr>
          <w:ilvl w:val="0"/>
          <w:numId w:val="249"/>
        </w:numPr>
        <w:wordWrap/>
        <w:spacing w:line="360" w:lineRule="auto"/>
        <w:ind w:leftChars="0"/>
        <w:rPr>
          <w:rFonts w:ascii="Arial" w:eastAsia="굴림" w:hAnsi="Arial" w:cs="Arial"/>
          <w:sz w:val="22"/>
        </w:rPr>
      </w:pPr>
      <w:r w:rsidRPr="0025624E">
        <w:rPr>
          <w:rFonts w:ascii="Arial" w:eastAsia="굴림" w:hAnsi="Arial" w:cs="Arial"/>
          <w:sz w:val="22"/>
        </w:rPr>
        <w:t>Less than 2,000 MW</w:t>
      </w:r>
    </w:p>
    <w:p w14:paraId="6E789BC3" w14:textId="77777777" w:rsidR="00B773A6" w:rsidRPr="0025624E" w:rsidRDefault="00B773A6" w:rsidP="00F14BA4">
      <w:pPr>
        <w:pStyle w:val="a6"/>
        <w:numPr>
          <w:ilvl w:val="0"/>
          <w:numId w:val="1116"/>
        </w:numPr>
        <w:wordWrap/>
        <w:spacing w:line="360" w:lineRule="auto"/>
        <w:ind w:leftChars="0"/>
        <w:rPr>
          <w:rFonts w:ascii="Arial" w:eastAsia="굴림" w:hAnsi="Arial" w:cs="Arial"/>
          <w:sz w:val="22"/>
        </w:rPr>
      </w:pPr>
      <w:r w:rsidRPr="0025624E">
        <w:rPr>
          <w:rFonts w:ascii="Arial" w:eastAsia="굴림" w:hAnsi="Arial" w:cs="Arial"/>
          <w:sz w:val="22"/>
        </w:rPr>
        <w:t>About 2,000 MW</w:t>
      </w:r>
    </w:p>
    <w:p w14:paraId="23FC70A1" w14:textId="77777777" w:rsidR="00B773A6" w:rsidRPr="0025624E" w:rsidRDefault="00B773A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2,000 MW</w:t>
      </w:r>
    </w:p>
    <w:p w14:paraId="26799832" w14:textId="77777777" w:rsidR="00DC02B5" w:rsidRPr="0025624E" w:rsidRDefault="00DC02B5" w:rsidP="005D5299">
      <w:pPr>
        <w:wordWrap/>
        <w:spacing w:line="360" w:lineRule="auto"/>
        <w:rPr>
          <w:rFonts w:ascii="Arial" w:eastAsia="굴림" w:hAnsi="Arial" w:cs="Arial"/>
          <w:b/>
          <w:sz w:val="22"/>
        </w:rPr>
      </w:pPr>
    </w:p>
    <w:p w14:paraId="21D0897D" w14:textId="77777777" w:rsidR="005D5299" w:rsidRPr="0025624E" w:rsidRDefault="005D5299" w:rsidP="00297F86">
      <w:pPr>
        <w:wordWrap/>
        <w:spacing w:line="276" w:lineRule="auto"/>
        <w:rPr>
          <w:rFonts w:ascii="Arial" w:eastAsia="굴림" w:hAnsi="Arial" w:cs="Arial"/>
          <w:b/>
          <w:sz w:val="22"/>
        </w:rPr>
      </w:pPr>
      <w:r w:rsidRPr="0025624E">
        <w:rPr>
          <w:rFonts w:ascii="Arial" w:eastAsia="굴림" w:hAnsi="Arial" w:cs="Arial"/>
          <w:b/>
          <w:sz w:val="22"/>
        </w:rPr>
        <w:t>Logic</w:t>
      </w:r>
    </w:p>
    <w:p w14:paraId="58373349" w14:textId="77777777" w:rsidR="005D5299" w:rsidRPr="0025624E" w:rsidRDefault="000F2EB8" w:rsidP="00F14BA4">
      <w:pPr>
        <w:pStyle w:val="a6"/>
        <w:numPr>
          <w:ilvl w:val="0"/>
          <w:numId w:val="1145"/>
        </w:numPr>
        <w:wordWrap/>
        <w:spacing w:line="276" w:lineRule="auto"/>
        <w:ind w:leftChars="0"/>
        <w:rPr>
          <w:rFonts w:ascii="Arial" w:eastAsia="굴림" w:hAnsi="Arial" w:cs="Arial"/>
          <w:b/>
          <w:sz w:val="22"/>
        </w:rPr>
      </w:pPr>
      <w:r w:rsidRPr="0025624E">
        <w:rPr>
          <w:rFonts w:ascii="Arial" w:eastAsia="굴림" w:hAnsi="Arial" w:cs="Arial"/>
          <w:b/>
          <w:sz w:val="22"/>
        </w:rPr>
        <w:t>If Bb188</w:t>
      </w:r>
      <w:r w:rsidR="005D5299" w:rsidRPr="0025624E">
        <w:rPr>
          <w:rFonts w:ascii="Arial" w:eastAsia="굴림" w:hAnsi="Arial" w:cs="Arial"/>
          <w:b/>
          <w:sz w:val="22"/>
        </w:rPr>
        <w:t>=</w:t>
      </w:r>
      <w:r w:rsidR="005D5299" w:rsidRPr="0025624E">
        <w:rPr>
          <w:rFonts w:ascii="굴림" w:eastAsia="굴림" w:hAnsi="굴림" w:cs="굴림" w:hint="eastAsia"/>
          <w:b/>
          <w:sz w:val="22"/>
        </w:rPr>
        <w:t>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②③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①②③</w:t>
      </w:r>
      <w:r w:rsidRPr="0025624E">
        <w:rPr>
          <w:rFonts w:ascii="Arial" w:eastAsia="굴림" w:hAnsi="Arial" w:cs="Arial"/>
          <w:b/>
          <w:sz w:val="22"/>
        </w:rPr>
        <w:t>, then go to Bb202</w:t>
      </w:r>
      <w:r w:rsidR="00EB01E6" w:rsidRPr="0025624E">
        <w:rPr>
          <w:rFonts w:ascii="Arial" w:eastAsia="굴림" w:hAnsi="Arial" w:cs="Arial"/>
          <w:b/>
          <w:sz w:val="22"/>
        </w:rPr>
        <w:t>.</w:t>
      </w:r>
    </w:p>
    <w:p w14:paraId="58B75E2C" w14:textId="77777777" w:rsidR="005D5299" w:rsidRPr="0025624E" w:rsidRDefault="005D5299" w:rsidP="005D5299">
      <w:pPr>
        <w:wordWrap/>
        <w:spacing w:line="360" w:lineRule="auto"/>
        <w:rPr>
          <w:rFonts w:ascii="Arial" w:eastAsia="굴림" w:hAnsi="Arial" w:cs="Arial"/>
          <w:sz w:val="22"/>
        </w:rPr>
      </w:pPr>
    </w:p>
    <w:p w14:paraId="0DA491FB" w14:textId="7884443B" w:rsidR="005D5299" w:rsidRPr="0025624E" w:rsidRDefault="000F2EB8" w:rsidP="005D5299">
      <w:pPr>
        <w:wordWrap/>
        <w:spacing w:line="360" w:lineRule="auto"/>
        <w:rPr>
          <w:rFonts w:ascii="Arial" w:eastAsia="굴림" w:hAnsi="Arial" w:cs="Arial"/>
          <w:sz w:val="22"/>
        </w:rPr>
      </w:pPr>
      <w:r w:rsidRPr="0025624E">
        <w:rPr>
          <w:rFonts w:ascii="Arial" w:eastAsia="굴림" w:hAnsi="Arial" w:cs="Arial"/>
          <w:sz w:val="22"/>
        </w:rPr>
        <w:t>Bb202</w:t>
      </w:r>
      <w:r w:rsidR="005D5299" w:rsidRPr="0025624E">
        <w:rPr>
          <w:rFonts w:ascii="Arial" w:eastAsia="굴림" w:hAnsi="Arial" w:cs="Arial"/>
          <w:sz w:val="22"/>
        </w:rPr>
        <w:t xml:space="preserve">. </w:t>
      </w:r>
      <w:r w:rsidR="00362742" w:rsidRPr="0025624E">
        <w:rPr>
          <w:rFonts w:ascii="Arial" w:eastAsia="굴림" w:hAnsi="Arial" w:cs="Arial"/>
          <w:kern w:val="0"/>
          <w:sz w:val="22"/>
        </w:rPr>
        <w:t>[Not live together_ Receipt of non-financial support] If you have received, w</w:t>
      </w:r>
      <w:r w:rsidR="005D5299" w:rsidRPr="0025624E">
        <w:rPr>
          <w:rFonts w:ascii="Arial" w:eastAsia="굴림" w:hAnsi="Arial" w:cs="Arial"/>
          <w:sz w:val="22"/>
        </w:rPr>
        <w:t>hat was the type of non-</w:t>
      </w:r>
      <w:r w:rsidR="00DD4E16" w:rsidRPr="0025624E">
        <w:rPr>
          <w:rFonts w:ascii="Arial" w:eastAsia="굴림" w:hAnsi="Arial" w:cs="Arial"/>
          <w:kern w:val="0"/>
          <w:sz w:val="22"/>
        </w:rPr>
        <w:t>financial support</w:t>
      </w:r>
      <w:r w:rsidR="005D5299" w:rsidRPr="0025624E">
        <w:rPr>
          <w:rFonts w:ascii="Arial" w:eastAsia="굴림" w:hAnsi="Arial" w:cs="Arial"/>
          <w:sz w:val="22"/>
        </w:rPr>
        <w:t xml:space="preserve"> you received from</w:t>
      </w:r>
      <w:r w:rsidR="00DD4E16" w:rsidRPr="0025624E">
        <w:rPr>
          <w:rFonts w:ascii="Arial" w:eastAsia="굴림" w:hAnsi="Arial" w:cs="Arial"/>
          <w:sz w:val="22"/>
        </w:rPr>
        <w:t xml:space="preserve"> </w:t>
      </w:r>
      <w:r w:rsidR="00585656" w:rsidRPr="0025624E">
        <w:rPr>
          <w:rFonts w:ascii="Arial" w:eastAsia="굴림" w:hAnsi="Arial" w:cs="Arial"/>
          <w:sz w:val="22"/>
        </w:rPr>
        <w:t>[giver’s</w:t>
      </w:r>
      <w:r w:rsidR="00DD4E16" w:rsidRPr="0025624E">
        <w:rPr>
          <w:rFonts w:ascii="Arial" w:eastAsia="굴림" w:hAnsi="Arial" w:cs="Arial"/>
          <w:sz w:val="22"/>
        </w:rPr>
        <w:t xml:space="preserve"> </w:t>
      </w:r>
      <w:r w:rsidR="00585656" w:rsidRPr="0025624E">
        <w:rPr>
          <w:rFonts w:ascii="Arial" w:eastAsia="굴림" w:hAnsi="Arial" w:cs="Arial"/>
          <w:sz w:val="22"/>
        </w:rPr>
        <w:t>name</w:t>
      </w:r>
      <w:r w:rsidR="00DD4E16" w:rsidRPr="0025624E">
        <w:rPr>
          <w:rFonts w:ascii="Arial" w:eastAsia="굴림" w:hAnsi="Arial" w:cs="Arial"/>
          <w:sz w:val="22"/>
        </w:rPr>
        <w:t xml:space="preserve"> </w:t>
      </w:r>
      <w:r w:rsidR="00585656" w:rsidRPr="0025624E">
        <w:rPr>
          <w:rFonts w:ascii="Arial" w:eastAsia="굴림" w:hAnsi="Arial" w:cs="Arial"/>
          <w:sz w:val="22"/>
        </w:rPr>
        <w:t>chosen</w:t>
      </w:r>
      <w:r w:rsidR="00362742" w:rsidRPr="0025624E">
        <w:rPr>
          <w:rFonts w:ascii="Arial" w:eastAsia="굴림" w:hAnsi="Arial" w:cs="Arial"/>
          <w:sz w:val="22"/>
        </w:rPr>
        <w:t>]</w:t>
      </w:r>
      <w:r w:rsidR="00585656" w:rsidRPr="0025624E">
        <w:rPr>
          <w:rFonts w:ascii="Arial" w:eastAsia="굴림" w:hAnsi="Arial" w:cs="Arial"/>
          <w:sz w:val="22"/>
        </w:rPr>
        <w:t xml:space="preserve"> in the last calendar year (</w:t>
      </w:r>
      <w:del w:id="755" w:author="Keis" w:date="2024-09-06T10:18:00Z">
        <w:r w:rsidR="00B23234" w:rsidRPr="004F0F0F" w:rsidDel="009F27DD">
          <w:rPr>
            <w:rFonts w:ascii="Arial" w:eastAsia="굴림" w:hAnsi="Arial" w:cs="Arial" w:hint="eastAsia"/>
            <w:color w:val="FF0000"/>
            <w:sz w:val="22"/>
          </w:rPr>
          <w:delText>2019</w:delText>
        </w:r>
      </w:del>
      <w:ins w:id="756" w:author="Keis" w:date="2024-09-06T10:18:00Z">
        <w:r w:rsidR="009F27DD" w:rsidRPr="009F27DD">
          <w:rPr>
            <w:rFonts w:ascii="Arial" w:eastAsia="굴림" w:hAnsi="Arial" w:cs="Arial" w:hint="eastAsia"/>
            <w:color w:val="00B050"/>
            <w:sz w:val="22"/>
          </w:rPr>
          <w:t>2021</w:t>
        </w:r>
      </w:ins>
      <w:r w:rsidR="00585656" w:rsidRPr="0025624E">
        <w:rPr>
          <w:rFonts w:ascii="Arial" w:eastAsia="굴림" w:hAnsi="Arial" w:cs="Arial"/>
          <w:sz w:val="22"/>
        </w:rPr>
        <w:t>)</w:t>
      </w:r>
      <w:r w:rsidR="005D5299" w:rsidRPr="0025624E">
        <w:rPr>
          <w:rFonts w:ascii="Arial" w:eastAsia="굴림" w:hAnsi="Arial" w:cs="Arial"/>
          <w:sz w:val="22"/>
        </w:rPr>
        <w:t>?</w:t>
      </w:r>
      <w:r w:rsidR="00585656" w:rsidRPr="0025624E">
        <w:rPr>
          <w:rFonts w:ascii="Arial" w:eastAsia="굴림" w:hAnsi="Arial" w:cs="Arial"/>
          <w:sz w:val="22"/>
        </w:rPr>
        <w:t xml:space="preserve"> </w:t>
      </w:r>
      <w:r w:rsidR="002047C1" w:rsidRPr="0025624E">
        <w:rPr>
          <w:rFonts w:ascii="Arial" w:eastAsia="굴림" w:hAnsi="Arial" w:cs="Arial"/>
          <w:kern w:val="0"/>
          <w:sz w:val="22"/>
        </w:rPr>
        <w:t xml:space="preserve">Choose all that apply. </w:t>
      </w:r>
      <w:r w:rsidR="00585656" w:rsidRPr="0025624E">
        <w:rPr>
          <w:rFonts w:ascii="Arial" w:eastAsia="굴림" w:hAnsi="Arial" w:cs="Arial"/>
          <w:sz w:val="22"/>
        </w:rPr>
        <w:t>(S</w:t>
      </w:r>
      <w:r w:rsidR="005D5299" w:rsidRPr="0025624E">
        <w:rPr>
          <w:rFonts w:ascii="Arial" w:eastAsia="굴림" w:hAnsi="Arial" w:cs="Arial"/>
          <w:sz w:val="22"/>
        </w:rPr>
        <w:t>elect multiple responses</w:t>
      </w:r>
      <w:r w:rsidR="00585656" w:rsidRPr="0025624E">
        <w:rPr>
          <w:rFonts w:ascii="Arial" w:eastAsia="굴림" w:hAnsi="Arial" w:cs="Arial"/>
          <w:sz w:val="22"/>
        </w:rPr>
        <w:t>.</w:t>
      </w:r>
      <w:r w:rsidR="005D5299" w:rsidRPr="0025624E">
        <w:rPr>
          <w:rFonts w:ascii="Arial" w:eastAsia="굴림" w:hAnsi="Arial" w:cs="Arial"/>
          <w:sz w:val="22"/>
        </w:rPr>
        <w:t>)</w:t>
      </w:r>
    </w:p>
    <w:p w14:paraId="7D811568" w14:textId="77777777" w:rsidR="005D5299" w:rsidRPr="0025624E" w:rsidRDefault="004B58A3"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Leisure (e.g.</w:t>
      </w:r>
      <w:r w:rsidR="005D5299" w:rsidRPr="0025624E">
        <w:rPr>
          <w:rFonts w:ascii="Arial" w:eastAsia="굴림" w:hAnsi="Arial" w:cs="Arial"/>
          <w:sz w:val="22"/>
        </w:rPr>
        <w:t xml:space="preserve"> travel) </w:t>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362742" w:rsidRPr="0025624E">
        <w:rPr>
          <w:rFonts w:ascii="Arial" w:eastAsia="굴림" w:hAnsi="Arial" w:cs="Arial"/>
          <w:sz w:val="22"/>
        </w:rPr>
        <w:t>→Go to Bb204</w:t>
      </w:r>
    </w:p>
    <w:p w14:paraId="5C1F4512" w14:textId="77777777" w:rsidR="005D5299" w:rsidRPr="0025624E" w:rsidRDefault="00585656"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Health-</w:t>
      </w:r>
      <w:r w:rsidR="005D5299" w:rsidRPr="0025624E">
        <w:rPr>
          <w:rFonts w:ascii="Arial" w:eastAsia="굴림" w:hAnsi="Arial" w:cs="Arial"/>
          <w:sz w:val="22"/>
        </w:rPr>
        <w:t>related prod</w:t>
      </w:r>
      <w:r w:rsidR="004B58A3" w:rsidRPr="0025624E">
        <w:rPr>
          <w:rFonts w:ascii="Arial" w:eastAsia="굴림" w:hAnsi="Arial" w:cs="Arial"/>
          <w:sz w:val="22"/>
        </w:rPr>
        <w:t>ucts (e.g.</w:t>
      </w:r>
      <w:r w:rsidR="003B7411" w:rsidRPr="0025624E">
        <w:rPr>
          <w:rFonts w:ascii="Arial" w:eastAsia="굴림" w:hAnsi="Arial" w:cs="Arial"/>
          <w:sz w:val="22"/>
        </w:rPr>
        <w:t xml:space="preserve"> vitamins, equipment</w:t>
      </w:r>
      <w:r w:rsidR="005D5299" w:rsidRPr="0025624E">
        <w:rPr>
          <w:rFonts w:ascii="Arial" w:eastAsia="굴림" w:hAnsi="Arial" w:cs="Arial"/>
          <w:sz w:val="22"/>
        </w:rPr>
        <w:t>, etc</w:t>
      </w:r>
      <w:r w:rsidR="00EE3FDC" w:rsidRPr="0025624E">
        <w:rPr>
          <w:rFonts w:ascii="Arial" w:eastAsia="굴림" w:hAnsi="Arial" w:cs="Arial" w:hint="eastAsia"/>
          <w:sz w:val="22"/>
        </w:rPr>
        <w:t>.</w:t>
      </w:r>
      <w:r w:rsidR="005D5299" w:rsidRPr="0025624E">
        <w:rPr>
          <w:rFonts w:ascii="Arial" w:eastAsia="굴림" w:hAnsi="Arial" w:cs="Arial"/>
          <w:sz w:val="22"/>
        </w:rPr>
        <w:t>)</w:t>
      </w:r>
      <w:r w:rsidR="00DD4E16" w:rsidRPr="0025624E">
        <w:rPr>
          <w:rFonts w:ascii="Arial" w:eastAsia="굴림" w:hAnsi="Arial" w:cs="Arial"/>
          <w:sz w:val="22"/>
        </w:rPr>
        <w:tab/>
      </w:r>
      <w:r w:rsidR="00362742" w:rsidRPr="0025624E">
        <w:rPr>
          <w:rFonts w:ascii="Arial" w:eastAsia="굴림" w:hAnsi="Arial" w:cs="Arial"/>
          <w:sz w:val="22"/>
        </w:rPr>
        <w:t>→Go to Bb204</w:t>
      </w:r>
    </w:p>
    <w:p w14:paraId="36A99AFB" w14:textId="77777777" w:rsidR="005D5299" w:rsidRPr="0025624E" w:rsidRDefault="005D5299"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 xml:space="preserve">Household items </w:t>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362742" w:rsidRPr="0025624E">
        <w:rPr>
          <w:rFonts w:ascii="Arial" w:eastAsia="굴림" w:hAnsi="Arial" w:cs="Arial"/>
          <w:sz w:val="22"/>
        </w:rPr>
        <w:t>→Go to Bb204</w:t>
      </w:r>
    </w:p>
    <w:p w14:paraId="23AB680D" w14:textId="77777777" w:rsidR="005D5299" w:rsidRPr="0025624E" w:rsidRDefault="005D5299"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 xml:space="preserve">Electronics </w:t>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362742" w:rsidRPr="0025624E">
        <w:rPr>
          <w:rFonts w:ascii="Arial" w:eastAsia="굴림" w:hAnsi="Arial" w:cs="Arial"/>
          <w:sz w:val="22"/>
        </w:rPr>
        <w:t>→Go to Bb204</w:t>
      </w:r>
    </w:p>
    <w:p w14:paraId="01C37E89" w14:textId="77777777" w:rsidR="005D5299" w:rsidRPr="0025624E" w:rsidRDefault="005D5299"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 xml:space="preserve">Dining out and food </w:t>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DD4E16" w:rsidRPr="0025624E">
        <w:rPr>
          <w:rFonts w:ascii="Arial" w:eastAsia="굴림" w:hAnsi="Arial" w:cs="Arial"/>
          <w:sz w:val="22"/>
        </w:rPr>
        <w:tab/>
      </w:r>
      <w:r w:rsidR="00362742" w:rsidRPr="0025624E">
        <w:rPr>
          <w:rFonts w:ascii="Arial" w:eastAsia="굴림" w:hAnsi="Arial" w:cs="Arial"/>
          <w:sz w:val="22"/>
        </w:rPr>
        <w:t>→Go to Bb204</w:t>
      </w:r>
    </w:p>
    <w:p w14:paraId="43DA1002" w14:textId="77777777" w:rsidR="002C4B0A" w:rsidRPr="0025624E" w:rsidRDefault="00BD150A"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Clothes</w:t>
      </w:r>
      <w:r w:rsidR="002C4B0A" w:rsidRPr="0025624E">
        <w:rPr>
          <w:rFonts w:ascii="Arial" w:eastAsia="굴림" w:hAnsi="Arial" w:cs="Arial"/>
          <w:sz w:val="22"/>
        </w:rPr>
        <w:t xml:space="preserve"> and shoes</w:t>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t>→Go to Bb204</w:t>
      </w:r>
    </w:p>
    <w:p w14:paraId="1FA4E616" w14:textId="77777777" w:rsidR="005D5299" w:rsidRPr="0025624E" w:rsidRDefault="005D5299" w:rsidP="002D0E30">
      <w:pPr>
        <w:pStyle w:val="a6"/>
        <w:numPr>
          <w:ilvl w:val="0"/>
          <w:numId w:val="250"/>
        </w:numPr>
        <w:wordWrap/>
        <w:spacing w:line="360" w:lineRule="auto"/>
        <w:ind w:leftChars="0"/>
        <w:rPr>
          <w:rFonts w:ascii="Arial" w:eastAsia="굴림" w:hAnsi="Arial" w:cs="Arial"/>
          <w:sz w:val="22"/>
        </w:rPr>
      </w:pPr>
      <w:r w:rsidRPr="0025624E">
        <w:rPr>
          <w:rFonts w:ascii="Arial" w:eastAsia="굴림" w:hAnsi="Arial" w:cs="Arial"/>
          <w:sz w:val="22"/>
        </w:rPr>
        <w:t>Other</w:t>
      </w:r>
      <w:r w:rsidR="00585656" w:rsidRPr="0025624E">
        <w:rPr>
          <w:rFonts w:ascii="Arial" w:eastAsia="굴림" w:hAnsi="Arial" w:cs="Arial"/>
          <w:sz w:val="22"/>
        </w:rPr>
        <w:t>s</w:t>
      </w:r>
    </w:p>
    <w:p w14:paraId="141B9DCE" w14:textId="77777777" w:rsidR="005D5299" w:rsidRPr="0025624E" w:rsidRDefault="005D5299" w:rsidP="005D5299">
      <w:pPr>
        <w:wordWrap/>
        <w:spacing w:line="360" w:lineRule="auto"/>
        <w:rPr>
          <w:rFonts w:ascii="Arial" w:eastAsia="굴림" w:hAnsi="Arial" w:cs="Arial"/>
          <w:sz w:val="22"/>
        </w:rPr>
      </w:pPr>
    </w:p>
    <w:p w14:paraId="0281AA14" w14:textId="77777777"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Bb203</w:t>
      </w:r>
      <w:r w:rsidR="005D5299" w:rsidRPr="0025624E">
        <w:rPr>
          <w:rFonts w:ascii="Arial" w:eastAsia="굴림" w:hAnsi="Arial" w:cs="Arial"/>
          <w:sz w:val="22"/>
        </w:rPr>
        <w:t xml:space="preserve">. </w:t>
      </w:r>
      <w:r w:rsidR="00585656" w:rsidRPr="0025624E">
        <w:rPr>
          <w:rFonts w:ascii="Arial" w:eastAsia="굴림" w:hAnsi="Arial" w:cs="Arial"/>
          <w:sz w:val="22"/>
        </w:rPr>
        <w:t>If others, please specify.</w:t>
      </w:r>
    </w:p>
    <w:p w14:paraId="43666442" w14:textId="77777777" w:rsidR="00DD4E16" w:rsidRPr="0025624E" w:rsidRDefault="00DD4E16" w:rsidP="00DD4E16">
      <w:pPr>
        <w:wordWrap/>
        <w:spacing w:line="360" w:lineRule="auto"/>
        <w:ind w:firstLine="800"/>
        <w:rPr>
          <w:rFonts w:ascii="Arial" w:eastAsia="굴림" w:hAnsi="Arial" w:cs="Arial"/>
          <w:kern w:val="0"/>
          <w:sz w:val="22"/>
        </w:rPr>
      </w:pPr>
      <w:r w:rsidRPr="0025624E">
        <w:rPr>
          <w:rFonts w:ascii="Arial" w:eastAsia="굴림" w:hAnsi="Arial" w:cs="Arial"/>
          <w:kern w:val="0"/>
          <w:sz w:val="22"/>
        </w:rPr>
        <w:t>_______________________________</w:t>
      </w:r>
    </w:p>
    <w:p w14:paraId="4A210B26" w14:textId="77777777" w:rsidR="005D5299" w:rsidRPr="0025624E" w:rsidRDefault="005D5299" w:rsidP="005D5299">
      <w:pPr>
        <w:wordWrap/>
        <w:spacing w:line="360" w:lineRule="auto"/>
        <w:rPr>
          <w:rFonts w:ascii="Arial" w:eastAsia="굴림" w:hAnsi="Arial" w:cs="Arial"/>
          <w:sz w:val="22"/>
        </w:rPr>
      </w:pPr>
    </w:p>
    <w:p w14:paraId="70B5931C" w14:textId="053A7C6E"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Bb204</w:t>
      </w:r>
      <w:r w:rsidR="005D5299" w:rsidRPr="0025624E">
        <w:rPr>
          <w:rFonts w:ascii="Arial" w:eastAsia="굴림" w:hAnsi="Arial" w:cs="Arial"/>
          <w:sz w:val="22"/>
        </w:rPr>
        <w:t>. In the last calendar year (</w:t>
      </w:r>
      <w:del w:id="757" w:author="Keis" w:date="2024-09-06T10:18:00Z">
        <w:r w:rsidR="00B23234" w:rsidRPr="004F0F0F" w:rsidDel="009F27DD">
          <w:rPr>
            <w:rFonts w:ascii="Arial" w:eastAsia="굴림" w:hAnsi="Arial" w:cs="Arial" w:hint="eastAsia"/>
            <w:color w:val="FF0000"/>
            <w:sz w:val="22"/>
          </w:rPr>
          <w:delText>2019</w:delText>
        </w:r>
      </w:del>
      <w:ins w:id="758" w:author="Keis" w:date="2024-09-06T10:18:00Z">
        <w:r w:rsidR="009F27DD" w:rsidRPr="009F27DD">
          <w:rPr>
            <w:rFonts w:ascii="Arial" w:eastAsia="굴림" w:hAnsi="Arial" w:cs="Arial" w:hint="eastAsia"/>
            <w:color w:val="00B050"/>
            <w:sz w:val="22"/>
          </w:rPr>
          <w:t>2021</w:t>
        </w:r>
      </w:ins>
      <w:r w:rsidR="005D5299" w:rsidRPr="0025624E">
        <w:rPr>
          <w:rFonts w:ascii="Arial" w:eastAsia="굴림" w:hAnsi="Arial" w:cs="Arial"/>
          <w:sz w:val="22"/>
        </w:rPr>
        <w:t xml:space="preserve">), </w:t>
      </w:r>
      <w:r w:rsidR="00DD4E16" w:rsidRPr="0025624E">
        <w:rPr>
          <w:rFonts w:ascii="Arial" w:eastAsia="굴림" w:hAnsi="Arial" w:cs="Arial"/>
          <w:sz w:val="22"/>
        </w:rPr>
        <w:t xml:space="preserve">while living separately </w:t>
      </w:r>
      <w:r w:rsidR="005D5299" w:rsidRPr="0025624E">
        <w:rPr>
          <w:rFonts w:ascii="Arial" w:eastAsia="굴림" w:hAnsi="Arial" w:cs="Arial"/>
          <w:sz w:val="22"/>
        </w:rPr>
        <w:t xml:space="preserve">did you </w:t>
      </w:r>
      <w:r w:rsidR="002159ED" w:rsidRPr="0025624E">
        <w:rPr>
          <w:rFonts w:ascii="Arial" w:eastAsia="굴림" w:hAnsi="Arial" w:cs="Arial"/>
          <w:sz w:val="22"/>
        </w:rPr>
        <w:t xml:space="preserve">give </w:t>
      </w:r>
      <w:r w:rsidR="00DD4E16" w:rsidRPr="0025624E">
        <w:rPr>
          <w:rFonts w:ascii="Arial" w:eastAsia="굴림" w:hAnsi="Arial" w:cs="Arial"/>
          <w:kern w:val="0"/>
          <w:sz w:val="22"/>
        </w:rPr>
        <w:t>financial/ non-financial support</w:t>
      </w:r>
      <w:r w:rsidR="00B1572E" w:rsidRPr="0025624E">
        <w:rPr>
          <w:rFonts w:ascii="Arial" w:eastAsia="굴림" w:hAnsi="Arial" w:cs="Arial"/>
          <w:sz w:val="22"/>
        </w:rPr>
        <w:t xml:space="preserve"> to </w:t>
      </w:r>
      <w:r w:rsidR="002159ED" w:rsidRPr="0025624E">
        <w:rPr>
          <w:rFonts w:ascii="Arial" w:eastAsia="굴림" w:hAnsi="Arial" w:cs="Arial"/>
          <w:sz w:val="22"/>
        </w:rPr>
        <w:t>any family member</w:t>
      </w:r>
      <w:r w:rsidR="00A7286C" w:rsidRPr="0025624E">
        <w:rPr>
          <w:rFonts w:ascii="Arial" w:eastAsia="굴림" w:hAnsi="Arial" w:cs="Arial"/>
          <w:sz w:val="22"/>
        </w:rPr>
        <w:t>s,</w:t>
      </w:r>
      <w:r w:rsidR="00DD4E16" w:rsidRPr="0025624E">
        <w:rPr>
          <w:rFonts w:ascii="Arial" w:eastAsia="굴림" w:hAnsi="Arial" w:cs="Arial"/>
          <w:sz w:val="22"/>
        </w:rPr>
        <w:t xml:space="preserve"> </w:t>
      </w:r>
      <w:r w:rsidR="002159ED" w:rsidRPr="0025624E">
        <w:rPr>
          <w:rFonts w:ascii="Arial" w:eastAsia="굴림" w:hAnsi="Arial" w:cs="Arial"/>
          <w:sz w:val="22"/>
        </w:rPr>
        <w:t>other than your parents and children</w:t>
      </w:r>
      <w:r w:rsidR="00A7286C" w:rsidRPr="0025624E">
        <w:rPr>
          <w:rFonts w:ascii="Arial" w:eastAsia="굴림" w:hAnsi="Arial" w:cs="Arial"/>
          <w:sz w:val="22"/>
        </w:rPr>
        <w:t>,</w:t>
      </w:r>
      <w:r w:rsidR="002159ED" w:rsidRPr="0025624E">
        <w:rPr>
          <w:rFonts w:ascii="Arial" w:eastAsia="굴림" w:hAnsi="Arial" w:cs="Arial"/>
          <w:sz w:val="22"/>
        </w:rPr>
        <w:t xml:space="preserve"> (e.g. parents-in-law, siblings, </w:t>
      </w:r>
      <w:r w:rsidR="00EB01E6" w:rsidRPr="0025624E">
        <w:rPr>
          <w:rFonts w:ascii="Arial" w:eastAsia="굴림" w:hAnsi="Arial" w:cs="Arial"/>
          <w:sz w:val="22"/>
        </w:rPr>
        <w:t>siblings</w:t>
      </w:r>
      <w:r w:rsidR="002159ED" w:rsidRPr="0025624E">
        <w:rPr>
          <w:rFonts w:ascii="Arial" w:eastAsia="굴림" w:hAnsi="Arial" w:cs="Arial"/>
          <w:sz w:val="22"/>
        </w:rPr>
        <w:t>-in-law, grandchildren, etc.)</w:t>
      </w:r>
      <w:r w:rsidR="005D5299" w:rsidRPr="0025624E">
        <w:rPr>
          <w:rFonts w:ascii="Arial" w:eastAsia="굴림" w:hAnsi="Arial" w:cs="Arial"/>
          <w:sz w:val="22"/>
        </w:rPr>
        <w:t xml:space="preserve">? </w:t>
      </w:r>
    </w:p>
    <w:p w14:paraId="00D97F01" w14:textId="2FC43824" w:rsidR="00DD4E16" w:rsidRPr="0025624E" w:rsidRDefault="00DD4E16" w:rsidP="00DD4E16">
      <w:pPr>
        <w:wordWrap/>
        <w:spacing w:line="360" w:lineRule="auto"/>
        <w:rPr>
          <w:rFonts w:ascii="Arial" w:eastAsia="굴림" w:hAnsi="Arial" w:cs="Arial"/>
          <w:sz w:val="22"/>
        </w:rPr>
      </w:pPr>
      <w:r w:rsidRPr="0025624E">
        <w:rPr>
          <w:rFonts w:ascii="Arial" w:eastAsia="굴림" w:hAnsi="Arial" w:cs="Arial"/>
          <w:sz w:val="22"/>
        </w:rPr>
        <w:t xml:space="preserve">[IWER: R is asked about financial/ non-financial support from other family members who don’t live together for more than one month in the last year </w:t>
      </w:r>
      <w:del w:id="759" w:author="Keis" w:date="2024-09-06T10:18:00Z">
        <w:r w:rsidR="00B23234" w:rsidRPr="004F0F0F" w:rsidDel="009F27DD">
          <w:rPr>
            <w:rFonts w:ascii="Arial" w:eastAsia="굴림" w:hAnsi="Arial" w:cs="Arial" w:hint="eastAsia"/>
            <w:color w:val="FF0000"/>
            <w:sz w:val="22"/>
          </w:rPr>
          <w:delText>2019</w:delText>
        </w:r>
      </w:del>
      <w:ins w:id="760" w:author="Keis" w:date="2024-09-06T10:18:00Z">
        <w:r w:rsidR="009F27DD" w:rsidRPr="009F27DD">
          <w:rPr>
            <w:rFonts w:ascii="Arial" w:eastAsia="굴림" w:hAnsi="Arial" w:cs="Arial" w:hint="eastAsia"/>
            <w:color w:val="00B050"/>
            <w:sz w:val="22"/>
          </w:rPr>
          <w:t>2021</w:t>
        </w:r>
      </w:ins>
      <w:r w:rsidRPr="0025624E">
        <w:rPr>
          <w:rFonts w:ascii="Arial" w:eastAsia="굴림" w:hAnsi="Arial" w:cs="Arial"/>
          <w:sz w:val="22"/>
        </w:rPr>
        <w:t>.]</w:t>
      </w:r>
    </w:p>
    <w:p w14:paraId="32E9F725" w14:textId="77777777" w:rsidR="005D5299" w:rsidRPr="0025624E" w:rsidRDefault="005D5299" w:rsidP="002D0E30">
      <w:pPr>
        <w:pStyle w:val="a6"/>
        <w:numPr>
          <w:ilvl w:val="0"/>
          <w:numId w:val="251"/>
        </w:numPr>
        <w:wordWrap/>
        <w:spacing w:line="360" w:lineRule="auto"/>
        <w:ind w:leftChars="0"/>
        <w:rPr>
          <w:rFonts w:ascii="Arial" w:eastAsia="굴림" w:hAnsi="Arial" w:cs="Arial"/>
          <w:sz w:val="22"/>
        </w:rPr>
      </w:pPr>
      <w:r w:rsidRPr="0025624E">
        <w:rPr>
          <w:rFonts w:ascii="Arial" w:eastAsia="굴림" w:hAnsi="Arial" w:cs="Arial"/>
          <w:sz w:val="22"/>
        </w:rPr>
        <w:t xml:space="preserve">Yes, I gave financial </w:t>
      </w:r>
      <w:r w:rsidR="00DD4E16" w:rsidRPr="0025624E">
        <w:rPr>
          <w:rFonts w:ascii="Arial" w:eastAsia="굴림" w:hAnsi="Arial" w:cs="Arial"/>
          <w:sz w:val="22"/>
        </w:rPr>
        <w:t>support</w:t>
      </w:r>
      <w:r w:rsidRPr="0025624E">
        <w:rPr>
          <w:rFonts w:ascii="Arial" w:eastAsia="굴림" w:hAnsi="Arial" w:cs="Arial"/>
          <w:sz w:val="22"/>
        </w:rPr>
        <w:t>.</w:t>
      </w:r>
    </w:p>
    <w:p w14:paraId="54BB1F9B" w14:textId="77777777" w:rsidR="00B162AB" w:rsidRPr="0025624E" w:rsidRDefault="00DD4E16"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w:t>
      </w:r>
      <w:r w:rsidR="005D5299" w:rsidRPr="0025624E">
        <w:rPr>
          <w:rFonts w:ascii="Arial" w:eastAsia="굴림" w:hAnsi="Arial" w:cs="Arial"/>
          <w:sz w:val="22"/>
        </w:rPr>
        <w:t>No</w:t>
      </w:r>
      <w:proofErr w:type="gramEnd"/>
      <w:r w:rsidR="005D5299" w:rsidRPr="0025624E">
        <w:rPr>
          <w:rFonts w:ascii="Arial" w:eastAsia="굴림" w:hAnsi="Arial" w:cs="Arial"/>
          <w:sz w:val="22"/>
        </w:rPr>
        <w:t xml:space="preserve">, I did not give any financial </w:t>
      </w:r>
      <w:r w:rsidRPr="0025624E">
        <w:rPr>
          <w:rFonts w:ascii="Arial" w:eastAsia="굴림" w:hAnsi="Arial" w:cs="Arial"/>
          <w:sz w:val="22"/>
        </w:rPr>
        <w:t>support</w:t>
      </w:r>
      <w:r w:rsidR="00362742" w:rsidRPr="0025624E">
        <w:rPr>
          <w:rFonts w:ascii="Arial" w:eastAsia="굴림" w:hAnsi="Arial" w:cs="Arial"/>
          <w:sz w:val="22"/>
        </w:rPr>
        <w:t>. →Go to Bb223</w:t>
      </w:r>
    </w:p>
    <w:p w14:paraId="29B8687F" w14:textId="77777777" w:rsidR="005D5299" w:rsidRPr="0025624E" w:rsidRDefault="005D5299" w:rsidP="005D5299">
      <w:pPr>
        <w:wordWrap/>
        <w:spacing w:line="360" w:lineRule="auto"/>
        <w:rPr>
          <w:rFonts w:ascii="Arial" w:eastAsia="굴림" w:hAnsi="Arial" w:cs="Arial"/>
          <w:sz w:val="22"/>
        </w:rPr>
      </w:pPr>
    </w:p>
    <w:p w14:paraId="228D9094" w14:textId="77777777"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Bb205</w:t>
      </w:r>
      <w:r w:rsidR="005D5299" w:rsidRPr="0025624E">
        <w:rPr>
          <w:rFonts w:ascii="Arial" w:eastAsia="굴림" w:hAnsi="Arial" w:cs="Arial"/>
          <w:sz w:val="22"/>
        </w:rPr>
        <w:t xml:space="preserve">. To whom did you give financial help? Please identify all transfer receivers. </w:t>
      </w:r>
      <w:r w:rsidR="00D8024B" w:rsidRPr="0025624E">
        <w:rPr>
          <w:rFonts w:ascii="Arial" w:eastAsia="굴림" w:hAnsi="Arial" w:cs="Arial"/>
          <w:kern w:val="0"/>
          <w:sz w:val="22"/>
        </w:rPr>
        <w:t>(Select multiple responses)</w:t>
      </w:r>
    </w:p>
    <w:p w14:paraId="2BF03956" w14:textId="15AA8F0D" w:rsidR="00DD4E16" w:rsidRPr="0025624E" w:rsidRDefault="00DD4E16" w:rsidP="00DD4E16">
      <w:pPr>
        <w:wordWrap/>
        <w:spacing w:line="360" w:lineRule="auto"/>
        <w:rPr>
          <w:rFonts w:ascii="Arial" w:eastAsia="굴림" w:hAnsi="Arial" w:cs="Arial"/>
          <w:sz w:val="22"/>
        </w:rPr>
      </w:pPr>
      <w:r w:rsidRPr="0025624E">
        <w:rPr>
          <w:rFonts w:ascii="Arial" w:eastAsia="굴림" w:hAnsi="Arial" w:cs="Arial"/>
          <w:sz w:val="22"/>
        </w:rPr>
        <w:t xml:space="preserve">[IWER: R is asked about financial/ non-financial support from other family members who don’t live together for more than one month in the last year </w:t>
      </w:r>
      <w:del w:id="761" w:author="Keis" w:date="2024-09-06T10:18:00Z">
        <w:r w:rsidR="00B23234" w:rsidRPr="004F0F0F" w:rsidDel="009F27DD">
          <w:rPr>
            <w:rFonts w:ascii="Arial" w:eastAsia="굴림" w:hAnsi="Arial" w:cs="Arial" w:hint="eastAsia"/>
            <w:color w:val="FF0000"/>
            <w:sz w:val="22"/>
          </w:rPr>
          <w:delText>2019</w:delText>
        </w:r>
      </w:del>
      <w:ins w:id="762" w:author="Keis" w:date="2024-09-06T10:18:00Z">
        <w:r w:rsidR="009F27DD" w:rsidRPr="009F27DD">
          <w:rPr>
            <w:rFonts w:ascii="Arial" w:eastAsia="굴림" w:hAnsi="Arial" w:cs="Arial" w:hint="eastAsia"/>
            <w:color w:val="00B050"/>
            <w:sz w:val="22"/>
          </w:rPr>
          <w:t>2021</w:t>
        </w:r>
      </w:ins>
      <w:r w:rsidRPr="0025624E">
        <w:rPr>
          <w:rFonts w:ascii="Arial" w:eastAsia="굴림" w:hAnsi="Arial" w:cs="Arial"/>
          <w:sz w:val="22"/>
        </w:rPr>
        <w:t>.]</w:t>
      </w:r>
    </w:p>
    <w:p w14:paraId="39D45B3B" w14:textId="77777777" w:rsidR="00DD4E16" w:rsidRPr="0025624E" w:rsidRDefault="00DD4E16" w:rsidP="002D0E30">
      <w:pPr>
        <w:pStyle w:val="a6"/>
        <w:numPr>
          <w:ilvl w:val="0"/>
          <w:numId w:val="252"/>
        </w:numPr>
        <w:wordWrap/>
        <w:spacing w:line="360" w:lineRule="auto"/>
        <w:ind w:leftChars="0"/>
        <w:rPr>
          <w:rFonts w:ascii="Arial" w:eastAsia="굴림" w:hAnsi="Arial" w:cs="Arial"/>
          <w:sz w:val="22"/>
        </w:rPr>
      </w:pPr>
      <w:r w:rsidRPr="0025624E">
        <w:rPr>
          <w:rFonts w:ascii="Arial" w:eastAsia="굴림" w:hAnsi="Arial" w:cs="Arial"/>
          <w:sz w:val="22"/>
        </w:rPr>
        <w:t xml:space="preserve">Mother-in-law </w:t>
      </w:r>
      <w:r w:rsidRPr="0025624E">
        <w:rPr>
          <w:rFonts w:ascii="Arial" w:eastAsia="굴림" w:hAnsi="Arial" w:cs="Arial"/>
          <w:sz w:val="22"/>
        </w:rPr>
        <w:tab/>
      </w:r>
      <w:r w:rsidRPr="0025624E">
        <w:rPr>
          <w:rFonts w:ascii="Arial" w:eastAsia="굴림" w:hAnsi="Arial" w:cs="Arial"/>
          <w:sz w:val="22"/>
        </w:rPr>
        <w:tab/>
      </w:r>
      <w:r w:rsidRPr="0025624E">
        <w:rPr>
          <w:rFonts w:ascii="Arial" w:eastAsia="굴림" w:hAnsi="Arial" w:cs="Arial"/>
          <w:sz w:val="22"/>
        </w:rPr>
        <w:tab/>
      </w:r>
      <w:r w:rsidR="00362742" w:rsidRPr="0025624E">
        <w:rPr>
          <w:rFonts w:ascii="Arial" w:eastAsia="굴림" w:hAnsi="Arial" w:cs="Arial"/>
          <w:sz w:val="22"/>
        </w:rPr>
        <w:t>→Go to Bb207</w:t>
      </w:r>
    </w:p>
    <w:p w14:paraId="22BCA8BF" w14:textId="77777777" w:rsidR="00DD4E16" w:rsidRPr="0025624E" w:rsidRDefault="00DD4E16" w:rsidP="002D0E30">
      <w:pPr>
        <w:pStyle w:val="a6"/>
        <w:numPr>
          <w:ilvl w:val="0"/>
          <w:numId w:val="252"/>
        </w:numPr>
        <w:wordWrap/>
        <w:spacing w:line="360" w:lineRule="auto"/>
        <w:ind w:leftChars="0"/>
        <w:rPr>
          <w:rFonts w:ascii="Arial" w:eastAsia="굴림" w:hAnsi="Arial" w:cs="Arial"/>
          <w:sz w:val="22"/>
        </w:rPr>
      </w:pPr>
      <w:r w:rsidRPr="0025624E">
        <w:rPr>
          <w:rFonts w:ascii="Arial" w:eastAsia="굴림" w:hAnsi="Arial" w:cs="Arial"/>
          <w:sz w:val="22"/>
        </w:rPr>
        <w:t xml:space="preserve">Father-in-law </w:t>
      </w:r>
      <w:r w:rsidRPr="0025624E">
        <w:rPr>
          <w:rFonts w:ascii="Arial" w:eastAsia="굴림" w:hAnsi="Arial" w:cs="Arial"/>
          <w:sz w:val="22"/>
        </w:rPr>
        <w:tab/>
      </w:r>
      <w:r w:rsidRPr="0025624E">
        <w:rPr>
          <w:rFonts w:ascii="Arial" w:eastAsia="굴림" w:hAnsi="Arial" w:cs="Arial"/>
          <w:sz w:val="22"/>
        </w:rPr>
        <w:tab/>
      </w:r>
      <w:r w:rsidRPr="0025624E">
        <w:rPr>
          <w:rFonts w:ascii="Arial" w:eastAsia="굴림" w:hAnsi="Arial" w:cs="Arial"/>
          <w:sz w:val="22"/>
        </w:rPr>
        <w:tab/>
      </w:r>
      <w:r w:rsidR="00362742" w:rsidRPr="0025624E">
        <w:rPr>
          <w:rFonts w:ascii="Arial" w:eastAsia="굴림" w:hAnsi="Arial" w:cs="Arial"/>
          <w:sz w:val="22"/>
        </w:rPr>
        <w:t>→Go to Bb207</w:t>
      </w:r>
    </w:p>
    <w:p w14:paraId="3AA277B6" w14:textId="77777777" w:rsidR="00DD4E16" w:rsidRPr="0025624E" w:rsidRDefault="00DD4E16" w:rsidP="00DD4E16">
      <w:pPr>
        <w:wordWrap/>
        <w:spacing w:line="360" w:lineRule="auto"/>
        <w:ind w:left="400"/>
        <w:rPr>
          <w:rFonts w:ascii="Arial" w:eastAsia="굴림" w:hAnsi="Arial" w:cs="Arial"/>
          <w:sz w:val="22"/>
        </w:rPr>
      </w:pPr>
      <w:r w:rsidRPr="0025624E">
        <w:rPr>
          <w:rFonts w:ascii="Arial" w:eastAsia="한컴돋움" w:hAnsi="Arial" w:cs="Arial"/>
          <w:sz w:val="22"/>
        </w:rPr>
        <w:lastRenderedPageBreak/>
        <w:t>[27~46]</w:t>
      </w:r>
      <w:r w:rsidRPr="0025624E">
        <w:rPr>
          <w:rFonts w:ascii="Arial" w:eastAsia="굴림" w:hAnsi="Arial" w:cs="Arial"/>
          <w:sz w:val="22"/>
        </w:rPr>
        <w:t xml:space="preserve"> Sibling list </w:t>
      </w:r>
      <w:r w:rsidRPr="0025624E">
        <w:rPr>
          <w:rFonts w:ascii="Arial" w:eastAsia="굴림" w:hAnsi="Arial" w:cs="Arial"/>
          <w:sz w:val="22"/>
        </w:rPr>
        <w:tab/>
      </w:r>
      <w:r w:rsidRPr="0025624E">
        <w:rPr>
          <w:rFonts w:ascii="Arial" w:eastAsia="굴림" w:hAnsi="Arial" w:cs="Arial"/>
          <w:sz w:val="22"/>
        </w:rPr>
        <w:tab/>
      </w:r>
      <w:r w:rsidRPr="0025624E">
        <w:rPr>
          <w:rFonts w:ascii="Arial" w:eastAsia="굴림" w:hAnsi="Arial" w:cs="Arial"/>
          <w:sz w:val="22"/>
        </w:rPr>
        <w:tab/>
      </w:r>
      <w:r w:rsidR="00362742" w:rsidRPr="0025624E">
        <w:rPr>
          <w:rFonts w:ascii="Arial" w:eastAsia="굴림" w:hAnsi="Arial" w:cs="Arial"/>
          <w:sz w:val="22"/>
        </w:rPr>
        <w:t>→Go to Bb207</w:t>
      </w:r>
    </w:p>
    <w:p w14:paraId="05D7502C" w14:textId="77777777" w:rsidR="00DD4E16" w:rsidRPr="0025624E" w:rsidRDefault="00DD4E16" w:rsidP="00DD4E16">
      <w:pPr>
        <w:wordWrap/>
        <w:spacing w:line="360" w:lineRule="auto"/>
        <w:ind w:left="400"/>
        <w:rPr>
          <w:rFonts w:ascii="Arial" w:eastAsia="굴림" w:hAnsi="Arial" w:cs="Arial"/>
          <w:sz w:val="22"/>
        </w:rPr>
      </w:pPr>
      <w:r w:rsidRPr="0025624E">
        <w:rPr>
          <w:rFonts w:ascii="Arial" w:eastAsia="한컴돋움" w:hAnsi="Arial" w:cs="Arial"/>
          <w:sz w:val="22"/>
        </w:rPr>
        <w:t>[47]</w:t>
      </w:r>
      <w:r w:rsidRPr="0025624E">
        <w:rPr>
          <w:rFonts w:ascii="Arial" w:eastAsia="굴림" w:hAnsi="Arial" w:cs="Arial"/>
          <w:sz w:val="22"/>
        </w:rPr>
        <w:t xml:space="preserve"> </w:t>
      </w:r>
      <w:r w:rsidR="009F0AFD" w:rsidRPr="0025624E">
        <w:rPr>
          <w:rFonts w:ascii="Arial" w:eastAsia="굴림" w:hAnsi="Arial" w:cs="Arial"/>
          <w:sz w:val="22"/>
        </w:rPr>
        <w:t>Brother</w:t>
      </w:r>
      <w:r w:rsidRPr="0025624E">
        <w:rPr>
          <w:rFonts w:ascii="Arial" w:eastAsia="굴림" w:hAnsi="Arial" w:cs="Arial"/>
          <w:sz w:val="22"/>
        </w:rPr>
        <w:t xml:space="preserve">-in-law/sister-in-law </w:t>
      </w:r>
      <w:r w:rsidRPr="0025624E">
        <w:rPr>
          <w:rFonts w:ascii="Arial" w:eastAsia="굴림" w:hAnsi="Arial" w:cs="Arial"/>
          <w:sz w:val="22"/>
        </w:rPr>
        <w:tab/>
      </w:r>
      <w:r w:rsidR="00362742" w:rsidRPr="0025624E">
        <w:rPr>
          <w:rFonts w:ascii="Arial" w:eastAsia="굴림" w:hAnsi="Arial" w:cs="Arial"/>
          <w:sz w:val="22"/>
        </w:rPr>
        <w:t>→Go to Bb207</w:t>
      </w:r>
      <w:r w:rsidRPr="0025624E">
        <w:rPr>
          <w:rFonts w:ascii="Arial" w:eastAsia="굴림" w:hAnsi="Arial" w:cs="Arial"/>
          <w:sz w:val="22"/>
        </w:rPr>
        <w:t xml:space="preserve">   </w:t>
      </w:r>
    </w:p>
    <w:p w14:paraId="302B4D4D" w14:textId="77777777" w:rsidR="00DD4E16" w:rsidRPr="0025624E" w:rsidRDefault="00DD4E16" w:rsidP="00DD4E16">
      <w:pPr>
        <w:wordWrap/>
        <w:spacing w:line="360" w:lineRule="auto"/>
        <w:ind w:left="400"/>
        <w:rPr>
          <w:rFonts w:ascii="Arial" w:eastAsia="굴림" w:hAnsi="Arial" w:cs="Arial"/>
          <w:sz w:val="22"/>
        </w:rPr>
      </w:pPr>
      <w:r w:rsidRPr="0025624E">
        <w:rPr>
          <w:rFonts w:ascii="Arial" w:eastAsia="한컴돋움" w:hAnsi="Arial" w:cs="Arial"/>
          <w:sz w:val="22"/>
        </w:rPr>
        <w:t xml:space="preserve">[48] </w:t>
      </w:r>
      <w:r w:rsidRPr="0025624E">
        <w:rPr>
          <w:rFonts w:ascii="Arial" w:eastAsia="굴림" w:hAnsi="Arial" w:cs="Arial"/>
          <w:sz w:val="22"/>
        </w:rPr>
        <w:t xml:space="preserve">Son-in-law/daughter-in-law </w:t>
      </w:r>
      <w:r w:rsidRPr="0025624E">
        <w:rPr>
          <w:rFonts w:ascii="Arial" w:eastAsia="굴림" w:hAnsi="Arial" w:cs="Arial"/>
          <w:sz w:val="22"/>
        </w:rPr>
        <w:tab/>
      </w:r>
      <w:r w:rsidR="00B162AB" w:rsidRPr="0025624E">
        <w:rPr>
          <w:rFonts w:ascii="Arial" w:eastAsia="굴림" w:hAnsi="Arial" w:cs="Arial"/>
          <w:sz w:val="22"/>
        </w:rPr>
        <w:t>→Go t</w:t>
      </w:r>
      <w:r w:rsidR="00362742" w:rsidRPr="0025624E">
        <w:rPr>
          <w:rFonts w:ascii="Arial" w:eastAsia="굴림" w:hAnsi="Arial" w:cs="Arial"/>
          <w:sz w:val="22"/>
        </w:rPr>
        <w:t>o Bb207</w:t>
      </w:r>
    </w:p>
    <w:p w14:paraId="084147FC" w14:textId="77777777" w:rsidR="00DD4E16" w:rsidRPr="0025624E" w:rsidRDefault="00DD4E16" w:rsidP="00DD4E16">
      <w:pPr>
        <w:wordWrap/>
        <w:spacing w:line="360" w:lineRule="auto"/>
        <w:ind w:left="400"/>
        <w:rPr>
          <w:rFonts w:ascii="Arial" w:eastAsia="굴림" w:hAnsi="Arial" w:cs="Arial"/>
          <w:sz w:val="22"/>
        </w:rPr>
      </w:pPr>
      <w:r w:rsidRPr="0025624E">
        <w:rPr>
          <w:rFonts w:ascii="Arial" w:eastAsia="한컴돋움" w:hAnsi="Arial" w:cs="Arial"/>
          <w:sz w:val="22"/>
        </w:rPr>
        <w:t>[49]</w:t>
      </w:r>
      <w:r w:rsidRPr="0025624E">
        <w:rPr>
          <w:rFonts w:ascii="Arial" w:eastAsia="굴림" w:hAnsi="Arial" w:cs="Arial"/>
          <w:sz w:val="22"/>
        </w:rPr>
        <w:t xml:space="preserve"> Grandchildren </w:t>
      </w:r>
      <w:r w:rsidR="002D515D" w:rsidRPr="0025624E">
        <w:rPr>
          <w:rFonts w:ascii="Arial" w:eastAsia="굴림" w:hAnsi="Arial" w:cs="Arial"/>
          <w:sz w:val="22"/>
        </w:rPr>
        <w:tab/>
      </w:r>
      <w:r w:rsidR="002D515D" w:rsidRPr="0025624E">
        <w:rPr>
          <w:rFonts w:ascii="Arial" w:eastAsia="굴림" w:hAnsi="Arial" w:cs="Arial"/>
          <w:sz w:val="22"/>
        </w:rPr>
        <w:tab/>
      </w:r>
      <w:r w:rsidR="002D515D" w:rsidRPr="0025624E">
        <w:rPr>
          <w:rFonts w:ascii="Arial" w:eastAsia="굴림" w:hAnsi="Arial" w:cs="Arial"/>
          <w:sz w:val="22"/>
        </w:rPr>
        <w:tab/>
      </w:r>
      <w:r w:rsidR="005B4E7D" w:rsidRPr="0025624E">
        <w:rPr>
          <w:rFonts w:ascii="Arial" w:eastAsia="굴림" w:hAnsi="Arial" w:cs="Arial"/>
          <w:sz w:val="22"/>
        </w:rPr>
        <w:t>→Go to Bb207</w:t>
      </w:r>
    </w:p>
    <w:p w14:paraId="4B734D30" w14:textId="77777777" w:rsidR="00DD4E16" w:rsidRPr="0025624E" w:rsidRDefault="00DD4E16" w:rsidP="00DD4E16">
      <w:pPr>
        <w:wordWrap/>
        <w:spacing w:line="360" w:lineRule="auto"/>
        <w:ind w:firstLine="400"/>
        <w:rPr>
          <w:rFonts w:ascii="Arial" w:eastAsia="굴림" w:hAnsi="Arial" w:cs="Arial"/>
          <w:sz w:val="22"/>
        </w:rPr>
      </w:pPr>
      <w:r w:rsidRPr="0025624E">
        <w:rPr>
          <w:rFonts w:ascii="Arial" w:eastAsia="한컴돋움" w:hAnsi="Arial" w:cs="Arial"/>
          <w:sz w:val="22"/>
        </w:rPr>
        <w:t xml:space="preserve">[50] </w:t>
      </w:r>
      <w:r w:rsidRPr="0025624E">
        <w:rPr>
          <w:rFonts w:ascii="Arial" w:eastAsia="굴림" w:hAnsi="Arial" w:cs="Arial"/>
          <w:sz w:val="22"/>
        </w:rPr>
        <w:t>Other relatives</w:t>
      </w:r>
    </w:p>
    <w:p w14:paraId="2164FE96" w14:textId="77777777" w:rsidR="002D515D" w:rsidRPr="0025624E" w:rsidRDefault="002D515D">
      <w:pPr>
        <w:widowControl/>
        <w:wordWrap/>
        <w:autoSpaceDE/>
        <w:autoSpaceDN/>
        <w:jc w:val="left"/>
        <w:rPr>
          <w:rFonts w:ascii="Arial" w:eastAsia="굴림" w:hAnsi="Arial" w:cs="Arial"/>
          <w:sz w:val="22"/>
        </w:rPr>
      </w:pPr>
    </w:p>
    <w:p w14:paraId="3A87734B" w14:textId="77777777"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Bb206</w:t>
      </w:r>
      <w:r w:rsidR="005D5299" w:rsidRPr="0025624E">
        <w:rPr>
          <w:rFonts w:ascii="Arial" w:eastAsia="굴림" w:hAnsi="Arial" w:cs="Arial"/>
          <w:sz w:val="22"/>
        </w:rPr>
        <w:t xml:space="preserve">. </w:t>
      </w:r>
      <w:r w:rsidR="00A7286C" w:rsidRPr="0025624E">
        <w:rPr>
          <w:rFonts w:ascii="Arial" w:eastAsia="굴림" w:hAnsi="Arial" w:cs="Arial"/>
          <w:sz w:val="22"/>
        </w:rPr>
        <w:t>If others, please specify</w:t>
      </w:r>
      <w:r w:rsidR="005D5299" w:rsidRPr="0025624E">
        <w:rPr>
          <w:rFonts w:ascii="Arial" w:eastAsia="굴림" w:hAnsi="Arial" w:cs="Arial"/>
          <w:sz w:val="22"/>
        </w:rPr>
        <w:t>.</w:t>
      </w:r>
    </w:p>
    <w:p w14:paraId="795EE3ED" w14:textId="77777777" w:rsidR="00DD4E16" w:rsidRPr="001D19F6" w:rsidRDefault="00DD4E16" w:rsidP="00DD4E16">
      <w:pPr>
        <w:wordWrap/>
        <w:spacing w:line="360" w:lineRule="auto"/>
        <w:ind w:firstLine="800"/>
        <w:rPr>
          <w:rFonts w:ascii="Arial" w:eastAsia="굴림" w:hAnsi="Arial" w:cs="Arial"/>
          <w:kern w:val="0"/>
          <w:sz w:val="22"/>
        </w:rPr>
      </w:pPr>
      <w:r w:rsidRPr="0025624E">
        <w:rPr>
          <w:rFonts w:ascii="Arial" w:eastAsia="굴림" w:hAnsi="Arial" w:cs="Arial"/>
          <w:kern w:val="0"/>
          <w:sz w:val="22"/>
        </w:rPr>
        <w:t>_______________________________</w:t>
      </w:r>
    </w:p>
    <w:p w14:paraId="485AF994" w14:textId="77777777" w:rsidR="005D5299" w:rsidRPr="001D19F6" w:rsidRDefault="005D5299" w:rsidP="005D5299">
      <w:pPr>
        <w:wordWrap/>
        <w:spacing w:line="360" w:lineRule="auto"/>
        <w:rPr>
          <w:rFonts w:ascii="Arial" w:eastAsia="굴림" w:hAnsi="Arial" w:cs="Arial"/>
          <w:sz w:val="22"/>
        </w:rPr>
      </w:pPr>
    </w:p>
    <w:p w14:paraId="65256D9E" w14:textId="77777777" w:rsidR="00833D75" w:rsidRPr="001D19F6" w:rsidRDefault="00833D75" w:rsidP="00297F86">
      <w:pPr>
        <w:wordWrap/>
        <w:spacing w:line="276" w:lineRule="auto"/>
        <w:rPr>
          <w:rFonts w:ascii="Arial" w:eastAsia="굴림" w:hAnsi="Arial" w:cs="Arial"/>
          <w:b/>
          <w:sz w:val="22"/>
        </w:rPr>
      </w:pPr>
      <w:r w:rsidRPr="001D19F6">
        <w:rPr>
          <w:rFonts w:ascii="Arial" w:eastAsia="굴림" w:hAnsi="Arial" w:cs="Arial"/>
          <w:b/>
          <w:sz w:val="22"/>
        </w:rPr>
        <w:t>Logic</w:t>
      </w:r>
    </w:p>
    <w:p w14:paraId="67EB31D8" w14:textId="77777777" w:rsidR="005D5299" w:rsidRPr="001D19F6" w:rsidRDefault="00B1572E"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Loop Bb</w:t>
      </w:r>
      <w:r w:rsidR="00362742" w:rsidRPr="001D19F6">
        <w:rPr>
          <w:rFonts w:ascii="Arial" w:eastAsia="굴림" w:hAnsi="Arial" w:cs="Arial"/>
          <w:b/>
          <w:sz w:val="22"/>
        </w:rPr>
        <w:t>207</w:t>
      </w:r>
      <w:r w:rsidRPr="001D19F6">
        <w:rPr>
          <w:rFonts w:ascii="Arial" w:eastAsia="굴림" w:hAnsi="Arial" w:cs="Arial"/>
          <w:b/>
          <w:sz w:val="22"/>
        </w:rPr>
        <w:t>~Bb</w:t>
      </w:r>
      <w:r w:rsidR="00362742" w:rsidRPr="001D19F6">
        <w:rPr>
          <w:rFonts w:ascii="Arial" w:eastAsia="굴림" w:hAnsi="Arial" w:cs="Arial"/>
          <w:b/>
          <w:sz w:val="22"/>
        </w:rPr>
        <w:t>222</w:t>
      </w:r>
      <w:r w:rsidR="00DD4E16" w:rsidRPr="001D19F6">
        <w:rPr>
          <w:rFonts w:ascii="Arial" w:eastAsia="굴림" w:hAnsi="Arial" w:cs="Arial"/>
          <w:b/>
          <w:sz w:val="22"/>
        </w:rPr>
        <w:t xml:space="preserve"> </w:t>
      </w:r>
      <w:r w:rsidR="00833D75" w:rsidRPr="001D19F6">
        <w:rPr>
          <w:rFonts w:ascii="Arial" w:eastAsia="굴림" w:hAnsi="Arial" w:cs="Arial"/>
          <w:b/>
          <w:sz w:val="22"/>
        </w:rPr>
        <w:t xml:space="preserve">as many times as the number </w:t>
      </w:r>
      <w:r w:rsidR="0092295F" w:rsidRPr="001D19F6">
        <w:rPr>
          <w:rFonts w:ascii="Arial" w:eastAsia="굴림" w:hAnsi="Arial" w:cs="Arial"/>
          <w:b/>
          <w:sz w:val="22"/>
        </w:rPr>
        <w:t xml:space="preserve">of transfer receivers </w:t>
      </w:r>
      <w:r w:rsidR="00362742" w:rsidRPr="001D19F6">
        <w:rPr>
          <w:rFonts w:ascii="Arial" w:eastAsia="굴림" w:hAnsi="Arial" w:cs="Arial"/>
          <w:b/>
          <w:sz w:val="22"/>
        </w:rPr>
        <w:t>in Bb205</w:t>
      </w:r>
      <w:r w:rsidR="00833D75" w:rsidRPr="001D19F6">
        <w:rPr>
          <w:rFonts w:ascii="Arial" w:eastAsia="굴림" w:hAnsi="Arial" w:cs="Arial"/>
          <w:b/>
          <w:sz w:val="22"/>
        </w:rPr>
        <w:t>.</w:t>
      </w:r>
    </w:p>
    <w:p w14:paraId="44E41771" w14:textId="77777777" w:rsidR="005D5299" w:rsidRPr="001D19F6" w:rsidRDefault="005D5299" w:rsidP="005D5299">
      <w:pPr>
        <w:wordWrap/>
        <w:spacing w:line="360" w:lineRule="auto"/>
        <w:rPr>
          <w:rFonts w:ascii="Arial" w:eastAsia="굴림" w:hAnsi="Arial" w:cs="Arial"/>
          <w:sz w:val="22"/>
        </w:rPr>
      </w:pPr>
    </w:p>
    <w:p w14:paraId="7D641A12" w14:textId="77777777" w:rsidR="005D5299" w:rsidRPr="001D19F6" w:rsidRDefault="00362742" w:rsidP="005D5299">
      <w:pPr>
        <w:wordWrap/>
        <w:spacing w:line="360" w:lineRule="auto"/>
        <w:rPr>
          <w:rFonts w:ascii="Arial" w:eastAsia="굴림" w:hAnsi="Arial" w:cs="Arial"/>
          <w:sz w:val="22"/>
        </w:rPr>
      </w:pPr>
      <w:r w:rsidRPr="001D19F6">
        <w:rPr>
          <w:rFonts w:ascii="Arial" w:eastAsia="굴림" w:hAnsi="Arial" w:cs="Arial"/>
          <w:sz w:val="22"/>
        </w:rPr>
        <w:t>Bb207</w:t>
      </w:r>
      <w:r w:rsidR="005D5299" w:rsidRPr="001D19F6">
        <w:rPr>
          <w:rFonts w:ascii="Arial" w:eastAsia="굴림" w:hAnsi="Arial" w:cs="Arial"/>
          <w:sz w:val="22"/>
        </w:rPr>
        <w:t xml:space="preserve">. What kind of financial </w:t>
      </w:r>
      <w:r w:rsidR="00DD4E16" w:rsidRPr="001D19F6">
        <w:rPr>
          <w:rFonts w:ascii="Arial" w:eastAsia="굴림" w:hAnsi="Arial" w:cs="Arial"/>
          <w:sz w:val="22"/>
        </w:rPr>
        <w:t>support</w:t>
      </w:r>
      <w:r w:rsidR="005D5299" w:rsidRPr="001D19F6">
        <w:rPr>
          <w:rFonts w:ascii="Arial" w:eastAsia="굴림" w:hAnsi="Arial" w:cs="Arial"/>
          <w:sz w:val="22"/>
        </w:rPr>
        <w:t xml:space="preserve"> did you give to </w:t>
      </w:r>
      <w:r w:rsidR="00B1572E" w:rsidRPr="001D19F6">
        <w:rPr>
          <w:rFonts w:ascii="Arial" w:eastAsia="굴림" w:hAnsi="Arial" w:cs="Arial"/>
          <w:sz w:val="22"/>
        </w:rPr>
        <w:t>[receiver’s name chosen in</w:t>
      </w:r>
      <w:r w:rsidR="00765D36" w:rsidRPr="001D19F6">
        <w:rPr>
          <w:rFonts w:ascii="Arial" w:eastAsia="굴림" w:hAnsi="Arial" w:cs="Arial"/>
          <w:sz w:val="22"/>
        </w:rPr>
        <w:t>Bb1</w:t>
      </w:r>
      <w:r w:rsidR="006F644B" w:rsidRPr="001D19F6">
        <w:rPr>
          <w:rFonts w:ascii="Arial" w:eastAsia="굴림" w:hAnsi="Arial" w:cs="Arial"/>
          <w:sz w:val="22"/>
        </w:rPr>
        <w:t>5</w:t>
      </w:r>
      <w:r w:rsidR="005D5299" w:rsidRPr="001D19F6">
        <w:rPr>
          <w:rFonts w:ascii="Arial" w:eastAsia="굴림" w:hAnsi="Arial" w:cs="Arial"/>
          <w:sz w:val="22"/>
        </w:rPr>
        <w:t>1</w:t>
      </w:r>
      <w:r w:rsidR="00B1572E" w:rsidRPr="001D19F6">
        <w:rPr>
          <w:rFonts w:ascii="Arial" w:eastAsia="굴림" w:hAnsi="Arial" w:cs="Arial"/>
          <w:sz w:val="22"/>
        </w:rPr>
        <w:t>]</w:t>
      </w:r>
      <w:r w:rsidR="005D5299" w:rsidRPr="001D19F6">
        <w:rPr>
          <w:rFonts w:ascii="Arial" w:eastAsia="굴림" w:hAnsi="Arial" w:cs="Arial"/>
          <w:sz w:val="22"/>
        </w:rPr>
        <w:t xml:space="preserve">? </w:t>
      </w:r>
      <w:r w:rsidR="002047C1" w:rsidRPr="001D19F6">
        <w:rPr>
          <w:rFonts w:ascii="Arial" w:eastAsia="굴림" w:hAnsi="Arial" w:cs="Arial"/>
          <w:kern w:val="0"/>
          <w:sz w:val="22"/>
        </w:rPr>
        <w:t xml:space="preserve">Choose all that apply. </w:t>
      </w:r>
      <w:r w:rsidR="00B57B7E" w:rsidRPr="001D19F6">
        <w:rPr>
          <w:rFonts w:ascii="Arial" w:eastAsia="굴림" w:hAnsi="Arial" w:cs="Arial"/>
          <w:sz w:val="22"/>
        </w:rPr>
        <w:t>(Select multiple responses)</w:t>
      </w:r>
    </w:p>
    <w:p w14:paraId="04492472" w14:textId="77777777" w:rsidR="00B57B7E" w:rsidRPr="001D19F6" w:rsidRDefault="00B57B7E" w:rsidP="002D0E30">
      <w:pPr>
        <w:pStyle w:val="a6"/>
        <w:numPr>
          <w:ilvl w:val="0"/>
          <w:numId w:val="253"/>
        </w:numPr>
        <w:wordWrap/>
        <w:spacing w:line="360" w:lineRule="auto"/>
        <w:ind w:leftChars="0" w:firstLine="66"/>
        <w:rPr>
          <w:rFonts w:ascii="Arial" w:eastAsia="굴림" w:hAnsi="Arial" w:cs="Arial"/>
          <w:sz w:val="22"/>
        </w:rPr>
      </w:pPr>
      <w:r w:rsidRPr="001D19F6">
        <w:rPr>
          <w:rFonts w:ascii="Arial" w:eastAsia="굴림" w:hAnsi="Arial" w:cs="Arial"/>
          <w:sz w:val="22"/>
        </w:rPr>
        <w:t xml:space="preserve">Regular </w:t>
      </w:r>
      <w:r w:rsidR="00331202" w:rsidRPr="001D19F6">
        <w:rPr>
          <w:rFonts w:ascii="Arial" w:eastAsia="굴림" w:hAnsi="Arial" w:cs="Arial"/>
          <w:kern w:val="0"/>
          <w:sz w:val="22"/>
        </w:rPr>
        <w:t>financial support</w:t>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p>
    <w:p w14:paraId="0507DF4B" w14:textId="77777777" w:rsidR="00B57B7E" w:rsidRPr="001D19F6" w:rsidRDefault="00B57B7E" w:rsidP="002D0E30">
      <w:pPr>
        <w:pStyle w:val="a6"/>
        <w:numPr>
          <w:ilvl w:val="0"/>
          <w:numId w:val="253"/>
        </w:numPr>
        <w:wordWrap/>
        <w:spacing w:line="360" w:lineRule="auto"/>
        <w:ind w:leftChars="0" w:firstLine="66"/>
        <w:rPr>
          <w:rFonts w:ascii="Arial" w:eastAsia="굴림" w:hAnsi="Arial" w:cs="Arial"/>
          <w:sz w:val="22"/>
        </w:rPr>
      </w:pPr>
      <w:r w:rsidRPr="001D19F6">
        <w:rPr>
          <w:rFonts w:ascii="Arial" w:eastAsia="굴림" w:hAnsi="Arial" w:cs="Arial"/>
          <w:sz w:val="22"/>
        </w:rPr>
        <w:t xml:space="preserve">Occasional </w:t>
      </w:r>
      <w:r w:rsidR="00331202" w:rsidRPr="001D19F6">
        <w:rPr>
          <w:rFonts w:ascii="Arial" w:eastAsia="굴림" w:hAnsi="Arial" w:cs="Arial"/>
          <w:kern w:val="0"/>
          <w:sz w:val="22"/>
        </w:rPr>
        <w:t>financial support</w:t>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r w:rsidR="00331202" w:rsidRPr="001D19F6">
        <w:rPr>
          <w:rFonts w:ascii="Arial" w:eastAsia="굴림" w:hAnsi="Arial" w:cs="Arial"/>
          <w:kern w:val="0"/>
          <w:sz w:val="22"/>
        </w:rPr>
        <w:tab/>
      </w:r>
    </w:p>
    <w:p w14:paraId="1A0DE45D" w14:textId="77777777" w:rsidR="00B57B7E" w:rsidRPr="001D19F6" w:rsidRDefault="00B57B7E" w:rsidP="002D0E30">
      <w:pPr>
        <w:pStyle w:val="a6"/>
        <w:numPr>
          <w:ilvl w:val="0"/>
          <w:numId w:val="253"/>
        </w:numPr>
        <w:wordWrap/>
        <w:spacing w:line="360" w:lineRule="auto"/>
        <w:ind w:leftChars="0" w:firstLine="66"/>
        <w:rPr>
          <w:rFonts w:ascii="Arial" w:eastAsia="굴림" w:hAnsi="Arial" w:cs="Arial"/>
          <w:sz w:val="22"/>
        </w:rPr>
      </w:pPr>
      <w:r w:rsidRPr="001D19F6">
        <w:rPr>
          <w:rFonts w:ascii="Arial" w:eastAsia="굴림" w:hAnsi="Arial" w:cs="Arial"/>
          <w:sz w:val="22"/>
        </w:rPr>
        <w:t>Non</w:t>
      </w:r>
      <w:r w:rsidRPr="001D19F6">
        <w:rPr>
          <w:rFonts w:ascii="Cambria Math" w:eastAsia="굴림" w:hAnsi="Cambria Math" w:cs="Cambria Math"/>
          <w:sz w:val="22"/>
        </w:rPr>
        <w:t>‐</w:t>
      </w:r>
      <w:r w:rsidR="00D93B3E" w:rsidRPr="001D19F6">
        <w:rPr>
          <w:rFonts w:ascii="Arial" w:eastAsia="굴림" w:hAnsi="Arial" w:cs="Arial"/>
          <w:sz w:val="22"/>
        </w:rPr>
        <w:t xml:space="preserve">financial support </w:t>
      </w:r>
      <w:r w:rsidRPr="001D19F6">
        <w:rPr>
          <w:rFonts w:ascii="Arial" w:eastAsia="굴림" w:hAnsi="Arial" w:cs="Arial"/>
          <w:sz w:val="22"/>
        </w:rPr>
        <w:t>(Ex- gifts, food, clothes, home appliances)</w:t>
      </w:r>
      <w:r w:rsidR="009C268C" w:rsidRPr="001D19F6">
        <w:rPr>
          <w:rFonts w:ascii="Arial" w:eastAsia="굴림" w:hAnsi="Arial" w:cs="Arial"/>
          <w:sz w:val="22"/>
        </w:rPr>
        <w:t xml:space="preserve"> </w:t>
      </w:r>
    </w:p>
    <w:p w14:paraId="21FE8C65" w14:textId="77777777" w:rsidR="0000399E" w:rsidRPr="001D19F6" w:rsidRDefault="0000399E" w:rsidP="001258E8">
      <w:pPr>
        <w:widowControl/>
        <w:wordWrap/>
        <w:autoSpaceDE/>
        <w:spacing w:line="276" w:lineRule="auto"/>
        <w:ind w:leftChars="200" w:left="400"/>
        <w:jc w:val="left"/>
        <w:rPr>
          <w:rFonts w:ascii="Arial" w:eastAsia="굴림" w:hAnsi="Arial" w:cs="Arial"/>
          <w:kern w:val="0"/>
          <w:sz w:val="22"/>
        </w:rPr>
      </w:pPr>
      <w:r w:rsidRPr="001D19F6">
        <w:rPr>
          <w:rFonts w:ascii="Arial" w:eastAsia="굴림" w:hAnsi="Arial" w:cs="Arial"/>
          <w:kern w:val="0"/>
          <w:sz w:val="22"/>
        </w:rPr>
        <w:t>→ If code 1 chosen, go to B</w:t>
      </w:r>
      <w:r w:rsidR="00362742" w:rsidRPr="001D19F6">
        <w:rPr>
          <w:rFonts w:ascii="Arial" w:eastAsia="굴림" w:hAnsi="Arial" w:cs="Arial"/>
          <w:kern w:val="0"/>
          <w:sz w:val="22"/>
        </w:rPr>
        <w:t>b208</w:t>
      </w:r>
    </w:p>
    <w:p w14:paraId="3D5CB28B" w14:textId="77777777" w:rsidR="0000399E" w:rsidRPr="001D19F6" w:rsidRDefault="0000399E" w:rsidP="001258E8">
      <w:pPr>
        <w:widowControl/>
        <w:wordWrap/>
        <w:autoSpaceDE/>
        <w:spacing w:line="276" w:lineRule="auto"/>
        <w:ind w:leftChars="200" w:left="400"/>
        <w:jc w:val="left"/>
        <w:rPr>
          <w:rFonts w:ascii="Arial" w:eastAsia="굴림" w:hAnsi="Arial" w:cs="Arial"/>
          <w:kern w:val="0"/>
          <w:sz w:val="22"/>
        </w:rPr>
      </w:pPr>
      <w:r w:rsidRPr="001D19F6">
        <w:rPr>
          <w:rFonts w:ascii="Arial" w:eastAsia="굴림" w:hAnsi="Arial" w:cs="Arial"/>
          <w:kern w:val="0"/>
          <w:sz w:val="22"/>
        </w:rPr>
        <w:t xml:space="preserve">→ If code 2 chosen, go to </w:t>
      </w:r>
      <w:r w:rsidR="00362742" w:rsidRPr="001D19F6">
        <w:rPr>
          <w:rFonts w:ascii="Arial" w:eastAsia="굴림" w:hAnsi="Arial" w:cs="Arial"/>
          <w:kern w:val="0"/>
          <w:sz w:val="22"/>
        </w:rPr>
        <w:t>Bb215</w:t>
      </w:r>
    </w:p>
    <w:p w14:paraId="283A4CA6" w14:textId="77777777" w:rsidR="0000399E" w:rsidRPr="001D19F6" w:rsidRDefault="0000399E" w:rsidP="001258E8">
      <w:pPr>
        <w:widowControl/>
        <w:wordWrap/>
        <w:autoSpaceDE/>
        <w:spacing w:line="276" w:lineRule="auto"/>
        <w:ind w:leftChars="200" w:left="400"/>
        <w:jc w:val="left"/>
        <w:rPr>
          <w:rFonts w:ascii="Arial" w:eastAsia="굴림" w:hAnsi="Arial" w:cs="Arial"/>
          <w:kern w:val="0"/>
          <w:sz w:val="22"/>
        </w:rPr>
      </w:pPr>
      <w:r w:rsidRPr="001D19F6">
        <w:rPr>
          <w:rFonts w:ascii="Arial" w:eastAsia="굴림" w:hAnsi="Arial" w:cs="Arial"/>
          <w:kern w:val="0"/>
          <w:sz w:val="22"/>
        </w:rPr>
        <w:t>→ If code 3 chosen, go to B</w:t>
      </w:r>
      <w:r w:rsidR="00362742" w:rsidRPr="001D19F6">
        <w:rPr>
          <w:rFonts w:ascii="Arial" w:eastAsia="굴림" w:hAnsi="Arial" w:cs="Arial"/>
          <w:kern w:val="0"/>
          <w:sz w:val="22"/>
        </w:rPr>
        <w:t>b221</w:t>
      </w:r>
    </w:p>
    <w:p w14:paraId="5F9B4116" w14:textId="77777777" w:rsidR="0000399E" w:rsidRPr="001D19F6" w:rsidRDefault="0000399E" w:rsidP="00DF0D66">
      <w:pPr>
        <w:wordWrap/>
        <w:spacing w:line="360" w:lineRule="auto"/>
        <w:rPr>
          <w:rFonts w:ascii="Arial" w:eastAsia="굴림" w:hAnsi="Arial" w:cs="Arial"/>
          <w:sz w:val="22"/>
        </w:rPr>
      </w:pPr>
    </w:p>
    <w:p w14:paraId="621CDF74" w14:textId="77777777" w:rsidR="005D5299" w:rsidRPr="001D19F6" w:rsidRDefault="005D5299" w:rsidP="00297F86">
      <w:pPr>
        <w:wordWrap/>
        <w:spacing w:line="276" w:lineRule="auto"/>
        <w:rPr>
          <w:rFonts w:ascii="Arial" w:eastAsia="굴림" w:hAnsi="Arial" w:cs="Arial"/>
          <w:b/>
          <w:sz w:val="22"/>
        </w:rPr>
      </w:pPr>
      <w:r w:rsidRPr="001D19F6">
        <w:rPr>
          <w:rFonts w:ascii="Arial" w:eastAsia="굴림" w:hAnsi="Arial" w:cs="Arial"/>
          <w:b/>
          <w:sz w:val="22"/>
        </w:rPr>
        <w:t>Logic</w:t>
      </w:r>
    </w:p>
    <w:p w14:paraId="08B545A7" w14:textId="77777777" w:rsidR="005D5299" w:rsidRPr="001D19F6" w:rsidRDefault="005D5299"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If Bb</w:t>
      </w:r>
      <w:r w:rsidR="00362742" w:rsidRPr="001D19F6">
        <w:rPr>
          <w:rFonts w:ascii="Arial" w:eastAsia="굴림" w:hAnsi="Arial" w:cs="Arial"/>
          <w:b/>
          <w:sz w:val="22"/>
        </w:rPr>
        <w:t>207</w:t>
      </w:r>
      <w:r w:rsidRPr="001D19F6">
        <w:rPr>
          <w:rFonts w:ascii="Arial" w:eastAsia="굴림" w:hAnsi="Arial" w:cs="Arial"/>
          <w:b/>
          <w:sz w:val="22"/>
        </w:rPr>
        <w:t>=</w:t>
      </w:r>
      <w:r w:rsidRPr="001D19F6">
        <w:rPr>
          <w:rFonts w:ascii="굴림" w:eastAsia="굴림" w:hAnsi="굴림" w:cs="굴림" w:hint="eastAsia"/>
          <w:b/>
          <w:sz w:val="22"/>
        </w:rPr>
        <w:t>①</w:t>
      </w:r>
      <w:r w:rsidRPr="001D19F6">
        <w:rPr>
          <w:rFonts w:ascii="Arial" w:eastAsia="굴림" w:hAnsi="Arial" w:cs="Arial"/>
          <w:b/>
          <w:sz w:val="22"/>
        </w:rPr>
        <w:t xml:space="preserve">, </w:t>
      </w:r>
      <w:r w:rsidRPr="001D19F6">
        <w:rPr>
          <w:rFonts w:ascii="굴림" w:eastAsia="굴림" w:hAnsi="굴림" w:cs="굴림" w:hint="eastAsia"/>
          <w:b/>
          <w:sz w:val="22"/>
        </w:rPr>
        <w:t>①②</w:t>
      </w:r>
      <w:r w:rsidRPr="001D19F6">
        <w:rPr>
          <w:rFonts w:ascii="Arial" w:eastAsia="굴림" w:hAnsi="Arial" w:cs="Arial"/>
          <w:b/>
          <w:sz w:val="22"/>
        </w:rPr>
        <w:t xml:space="preserve">, </w:t>
      </w:r>
      <w:r w:rsidRPr="001D19F6">
        <w:rPr>
          <w:rFonts w:ascii="굴림" w:eastAsia="굴림" w:hAnsi="굴림" w:cs="굴림" w:hint="eastAsia"/>
          <w:b/>
          <w:sz w:val="22"/>
        </w:rPr>
        <w:t>①③</w:t>
      </w:r>
      <w:r w:rsidRPr="001D19F6">
        <w:rPr>
          <w:rFonts w:ascii="Arial" w:eastAsia="굴림" w:hAnsi="Arial" w:cs="Arial"/>
          <w:b/>
          <w:sz w:val="22"/>
        </w:rPr>
        <w:t xml:space="preserve">, </w:t>
      </w:r>
      <w:r w:rsidRPr="001D19F6">
        <w:rPr>
          <w:rFonts w:ascii="굴림" w:eastAsia="굴림" w:hAnsi="굴림" w:cs="굴림" w:hint="eastAsia"/>
          <w:b/>
          <w:sz w:val="22"/>
        </w:rPr>
        <w:t>①②③</w:t>
      </w:r>
      <w:r w:rsidRPr="001D19F6">
        <w:rPr>
          <w:rFonts w:ascii="Arial" w:eastAsia="굴림" w:hAnsi="Arial" w:cs="Arial"/>
          <w:b/>
          <w:sz w:val="22"/>
        </w:rPr>
        <w:t xml:space="preserve">, then </w:t>
      </w:r>
      <w:r w:rsidR="00180275" w:rsidRPr="001D19F6">
        <w:rPr>
          <w:rFonts w:ascii="Arial" w:eastAsia="굴림" w:hAnsi="Arial" w:cs="Arial"/>
          <w:b/>
          <w:sz w:val="22"/>
        </w:rPr>
        <w:t>ask</w:t>
      </w:r>
      <w:r w:rsidR="00362742" w:rsidRPr="001D19F6">
        <w:rPr>
          <w:rFonts w:ascii="Arial" w:eastAsia="굴림" w:hAnsi="Arial" w:cs="Arial"/>
          <w:b/>
          <w:sz w:val="22"/>
        </w:rPr>
        <w:t xml:space="preserve"> Bb208</w:t>
      </w:r>
      <w:r w:rsidR="00A60C5A" w:rsidRPr="001D19F6">
        <w:rPr>
          <w:rFonts w:ascii="Arial" w:eastAsia="굴림" w:hAnsi="Arial" w:cs="Arial"/>
          <w:b/>
          <w:sz w:val="22"/>
        </w:rPr>
        <w:t>.</w:t>
      </w:r>
    </w:p>
    <w:p w14:paraId="2D3DC959" w14:textId="77777777" w:rsidR="00354976" w:rsidRPr="0025624E" w:rsidRDefault="00354976" w:rsidP="00DF0D66">
      <w:pPr>
        <w:wordWrap/>
        <w:spacing w:line="360" w:lineRule="auto"/>
        <w:rPr>
          <w:rFonts w:ascii="Arial" w:eastAsia="굴림" w:hAnsi="Arial" w:cs="Arial"/>
          <w:b/>
          <w:sz w:val="22"/>
        </w:rPr>
      </w:pPr>
    </w:p>
    <w:p w14:paraId="36621F38" w14:textId="4B3EB49F" w:rsidR="005D5299" w:rsidRPr="0025624E" w:rsidRDefault="00362742" w:rsidP="00DF0D66">
      <w:pPr>
        <w:spacing w:line="360" w:lineRule="auto"/>
        <w:rPr>
          <w:rFonts w:ascii="Arial" w:eastAsia="굴림" w:hAnsi="Arial" w:cs="Arial"/>
          <w:sz w:val="22"/>
        </w:rPr>
      </w:pPr>
      <w:r w:rsidRPr="0025624E">
        <w:rPr>
          <w:rFonts w:ascii="Arial" w:eastAsia="굴림" w:hAnsi="Arial" w:cs="Arial"/>
          <w:sz w:val="22"/>
        </w:rPr>
        <w:t>Bb208</w:t>
      </w:r>
      <w:r w:rsidR="005D5299" w:rsidRPr="0025624E">
        <w:rPr>
          <w:rFonts w:ascii="Arial" w:eastAsia="굴림" w:hAnsi="Arial" w:cs="Arial"/>
          <w:sz w:val="22"/>
        </w:rPr>
        <w:t xml:space="preserve">. </w:t>
      </w:r>
      <w:r w:rsidRPr="0025624E">
        <w:rPr>
          <w:rFonts w:ascii="Arial" w:eastAsia="굴림" w:hAnsi="Arial" w:cs="Arial"/>
          <w:kern w:val="0"/>
          <w:sz w:val="22"/>
        </w:rPr>
        <w:t xml:space="preserve">[Not live together_ Offer of regular financial support] </w:t>
      </w:r>
      <w:r w:rsidR="005D5299" w:rsidRPr="0025624E">
        <w:rPr>
          <w:rFonts w:ascii="Arial" w:eastAsia="굴림" w:hAnsi="Arial" w:cs="Arial"/>
          <w:sz w:val="22"/>
        </w:rPr>
        <w:t xml:space="preserve">What was the monthly average amount of regular </w:t>
      </w:r>
      <w:r w:rsidR="00D93B3E" w:rsidRPr="0025624E">
        <w:rPr>
          <w:rFonts w:ascii="Arial" w:eastAsia="굴림" w:hAnsi="Arial" w:cs="Arial"/>
          <w:sz w:val="22"/>
        </w:rPr>
        <w:t xml:space="preserve">financial support </w:t>
      </w:r>
      <w:r w:rsidR="005D5299" w:rsidRPr="0025624E">
        <w:rPr>
          <w:rFonts w:ascii="Arial" w:eastAsia="굴림" w:hAnsi="Arial" w:cs="Arial"/>
          <w:sz w:val="22"/>
        </w:rPr>
        <w:t>you gave to</w:t>
      </w:r>
      <w:r w:rsidR="006F644B" w:rsidRPr="0025624E">
        <w:rPr>
          <w:rFonts w:ascii="Arial" w:eastAsia="굴림" w:hAnsi="Arial" w:cs="Arial"/>
          <w:sz w:val="22"/>
        </w:rPr>
        <w:t xml:space="preserve"> [receiver’s name chosen] in the last calendar year (</w:t>
      </w:r>
      <w:del w:id="763" w:author="Keis" w:date="2024-09-06T10:18:00Z">
        <w:r w:rsidR="00FD2AFD" w:rsidRPr="004F0F0F" w:rsidDel="009F27DD">
          <w:rPr>
            <w:rFonts w:ascii="Arial" w:eastAsia="굴림" w:hAnsi="Arial" w:cs="Arial" w:hint="eastAsia"/>
            <w:color w:val="FF0000"/>
            <w:sz w:val="22"/>
          </w:rPr>
          <w:delText>2019</w:delText>
        </w:r>
      </w:del>
      <w:ins w:id="764" w:author="Keis" w:date="2024-09-06T10:18:00Z">
        <w:r w:rsidR="009F27DD" w:rsidRPr="009F27DD">
          <w:rPr>
            <w:rFonts w:ascii="Arial" w:eastAsia="굴림" w:hAnsi="Arial" w:cs="Arial" w:hint="eastAsia"/>
            <w:color w:val="00B050"/>
            <w:sz w:val="22"/>
          </w:rPr>
          <w:t>2021</w:t>
        </w:r>
      </w:ins>
      <w:r w:rsidR="006F644B" w:rsidRPr="0025624E">
        <w:rPr>
          <w:rFonts w:ascii="Arial" w:eastAsia="굴림" w:hAnsi="Arial" w:cs="Arial"/>
          <w:sz w:val="22"/>
        </w:rPr>
        <w:t>)</w:t>
      </w:r>
      <w:r w:rsidR="005D5299" w:rsidRPr="0025624E">
        <w:rPr>
          <w:rFonts w:ascii="Arial" w:eastAsia="굴림" w:hAnsi="Arial" w:cs="Arial"/>
          <w:sz w:val="22"/>
        </w:rPr>
        <w:t>? (unit: 10,000 Korean won)</w:t>
      </w:r>
    </w:p>
    <w:p w14:paraId="6D54708C" w14:textId="77777777" w:rsidR="005D5299" w:rsidRPr="0025624E" w:rsidRDefault="00180275" w:rsidP="00DF0D66">
      <w:pPr>
        <w:wordWrap/>
        <w:spacing w:line="360" w:lineRule="auto"/>
        <w:ind w:firstLine="800"/>
        <w:rPr>
          <w:rFonts w:ascii="Arial" w:eastAsia="굴림" w:hAnsi="Arial" w:cs="Arial"/>
          <w:sz w:val="22"/>
        </w:rPr>
      </w:pPr>
      <w:r w:rsidRPr="0025624E">
        <w:rPr>
          <w:rFonts w:ascii="Arial" w:eastAsia="굴림" w:hAnsi="Arial" w:cs="Arial"/>
          <w:kern w:val="0"/>
          <w:sz w:val="22"/>
        </w:rPr>
        <w:t xml:space="preserve">_______________________________ </w:t>
      </w:r>
      <w:r w:rsidR="007145FE" w:rsidRPr="0025624E">
        <w:rPr>
          <w:rFonts w:ascii="Arial" w:eastAsia="굴림" w:hAnsi="Arial" w:cs="Arial"/>
          <w:kern w:val="0"/>
          <w:sz w:val="22"/>
        </w:rPr>
        <w:t xml:space="preserve">MW </w:t>
      </w:r>
      <w:r w:rsidR="005D5299" w:rsidRPr="0025624E">
        <w:rPr>
          <w:rFonts w:ascii="Arial" w:eastAsia="굴림" w:hAnsi="Arial" w:cs="Arial"/>
          <w:sz w:val="22"/>
        </w:rPr>
        <w:t>[</w:t>
      </w:r>
      <w:r w:rsidR="003608C0" w:rsidRPr="0025624E">
        <w:rPr>
          <w:rFonts w:ascii="Arial" w:eastAsia="굴림" w:hAnsi="Arial" w:cs="Arial"/>
          <w:sz w:val="22"/>
        </w:rPr>
        <w:t xml:space="preserve">Range: </w:t>
      </w:r>
      <w:r w:rsidR="00362742" w:rsidRPr="0025624E">
        <w:rPr>
          <w:rFonts w:ascii="Arial" w:eastAsia="굴림" w:hAnsi="Arial" w:cs="Arial"/>
          <w:sz w:val="22"/>
        </w:rPr>
        <w:t>1~9997] →Go to Bb214</w:t>
      </w:r>
    </w:p>
    <w:p w14:paraId="5B6E9674" w14:textId="77777777" w:rsidR="005D5299" w:rsidRPr="0025624E" w:rsidRDefault="005D5299" w:rsidP="00180275">
      <w:pPr>
        <w:wordWrap/>
        <w:spacing w:line="360" w:lineRule="auto"/>
        <w:ind w:firstLine="800"/>
        <w:rPr>
          <w:rFonts w:ascii="Arial" w:eastAsia="굴림" w:hAnsi="Arial" w:cs="Arial"/>
          <w:sz w:val="22"/>
        </w:rPr>
      </w:pPr>
      <w:r w:rsidRPr="0025624E">
        <w:rPr>
          <w:rFonts w:ascii="Arial" w:eastAsia="굴림" w:hAnsi="Arial" w:cs="Arial"/>
          <w:sz w:val="22"/>
        </w:rPr>
        <w:t>Don’t know →Go to Bb</w:t>
      </w:r>
      <w:r w:rsidR="00362742" w:rsidRPr="0025624E">
        <w:rPr>
          <w:rFonts w:ascii="Arial" w:eastAsia="굴림" w:hAnsi="Arial" w:cs="Arial"/>
          <w:sz w:val="22"/>
        </w:rPr>
        <w:t>209~Bb213</w:t>
      </w:r>
      <w:r w:rsidRPr="0025624E">
        <w:rPr>
          <w:rFonts w:ascii="Arial" w:eastAsia="굴림" w:hAnsi="Arial" w:cs="Arial"/>
          <w:sz w:val="22"/>
        </w:rPr>
        <w:t xml:space="preserve"> unfolding</w:t>
      </w:r>
    </w:p>
    <w:p w14:paraId="3C8EDA0D" w14:textId="77777777" w:rsidR="005D5299" w:rsidRPr="0025624E" w:rsidRDefault="005D5299" w:rsidP="00180275">
      <w:pPr>
        <w:wordWrap/>
        <w:spacing w:line="360" w:lineRule="auto"/>
        <w:ind w:firstLine="800"/>
        <w:rPr>
          <w:rFonts w:ascii="Arial" w:eastAsia="굴림" w:hAnsi="Arial" w:cs="Arial"/>
          <w:sz w:val="22"/>
        </w:rPr>
      </w:pPr>
      <w:r w:rsidRPr="0025624E">
        <w:rPr>
          <w:rFonts w:ascii="Arial" w:eastAsia="굴림" w:hAnsi="Arial" w:cs="Arial"/>
          <w:sz w:val="22"/>
        </w:rPr>
        <w:t xml:space="preserve">Refuse to answer →Go </w:t>
      </w:r>
      <w:r w:rsidR="00362742" w:rsidRPr="0025624E">
        <w:rPr>
          <w:rFonts w:ascii="Arial" w:eastAsia="굴림" w:hAnsi="Arial" w:cs="Arial"/>
          <w:sz w:val="22"/>
        </w:rPr>
        <w:t>to Bb209</w:t>
      </w:r>
      <w:r w:rsidRPr="0025624E">
        <w:rPr>
          <w:rFonts w:ascii="Arial" w:eastAsia="굴림" w:hAnsi="Arial" w:cs="Arial"/>
          <w:sz w:val="22"/>
        </w:rPr>
        <w:t>~</w:t>
      </w:r>
      <w:r w:rsidR="00362742" w:rsidRPr="0025624E">
        <w:rPr>
          <w:rFonts w:ascii="Arial" w:eastAsia="굴림" w:hAnsi="Arial" w:cs="Arial"/>
          <w:sz w:val="22"/>
        </w:rPr>
        <w:t>Bb213</w:t>
      </w:r>
      <w:r w:rsidRPr="0025624E">
        <w:rPr>
          <w:rFonts w:ascii="Arial" w:eastAsia="굴림" w:hAnsi="Arial" w:cs="Arial"/>
          <w:sz w:val="22"/>
        </w:rPr>
        <w:t xml:space="preserve"> unfolding</w:t>
      </w:r>
    </w:p>
    <w:p w14:paraId="4F4FEC81" w14:textId="77777777" w:rsidR="005D5299" w:rsidRPr="0025624E" w:rsidRDefault="005D5299" w:rsidP="005D5299">
      <w:pPr>
        <w:wordWrap/>
        <w:spacing w:line="360" w:lineRule="auto"/>
        <w:rPr>
          <w:rFonts w:ascii="Arial" w:eastAsia="굴림" w:hAnsi="Arial" w:cs="Arial"/>
          <w:sz w:val="22"/>
        </w:rPr>
      </w:pPr>
    </w:p>
    <w:p w14:paraId="4830EB27" w14:textId="77777777" w:rsidR="005D5299" w:rsidRPr="0025624E" w:rsidRDefault="005D5299" w:rsidP="004F07D5">
      <w:pPr>
        <w:wordWrap/>
        <w:spacing w:line="360" w:lineRule="auto"/>
        <w:rPr>
          <w:rFonts w:ascii="Arial" w:eastAsia="굴림" w:hAnsi="Arial" w:cs="Arial"/>
          <w:b/>
          <w:sz w:val="22"/>
        </w:rPr>
      </w:pPr>
      <w:r w:rsidRPr="0025624E">
        <w:rPr>
          <w:rFonts w:ascii="Arial" w:eastAsia="굴림" w:hAnsi="Arial" w:cs="Arial"/>
          <w:b/>
          <w:sz w:val="22"/>
        </w:rPr>
        <w:t>&lt; Bb</w:t>
      </w:r>
      <w:r w:rsidR="00362742" w:rsidRPr="0025624E">
        <w:rPr>
          <w:rFonts w:ascii="Arial" w:eastAsia="굴림" w:hAnsi="Arial" w:cs="Arial"/>
          <w:b/>
          <w:sz w:val="22"/>
        </w:rPr>
        <w:t>209</w:t>
      </w:r>
      <w:r w:rsidRPr="0025624E">
        <w:rPr>
          <w:rFonts w:ascii="Arial" w:eastAsia="굴림" w:hAnsi="Arial" w:cs="Arial"/>
          <w:b/>
          <w:sz w:val="22"/>
        </w:rPr>
        <w:t>~Bb</w:t>
      </w:r>
      <w:r w:rsidR="00362742" w:rsidRPr="0025624E">
        <w:rPr>
          <w:rFonts w:ascii="Arial" w:eastAsia="굴림" w:hAnsi="Arial" w:cs="Arial"/>
          <w:b/>
          <w:sz w:val="22"/>
        </w:rPr>
        <w:t>213</w:t>
      </w:r>
      <w:r w:rsidRPr="0025624E">
        <w:rPr>
          <w:rFonts w:ascii="Arial" w:eastAsia="굴림" w:hAnsi="Arial" w:cs="Arial"/>
          <w:b/>
          <w:sz w:val="22"/>
        </w:rPr>
        <w:t>. Unfolding bracket questions &gt;</w:t>
      </w:r>
    </w:p>
    <w:p w14:paraId="17BA0C4A" w14:textId="77777777" w:rsidR="00180275" w:rsidRPr="0025624E" w:rsidRDefault="00180275" w:rsidP="004F07D5">
      <w:pPr>
        <w:wordWrap/>
        <w:spacing w:line="360" w:lineRule="auto"/>
        <w:rPr>
          <w:rFonts w:ascii="Arial" w:eastAsia="굴림" w:hAnsi="Arial" w:cs="Arial"/>
          <w:sz w:val="22"/>
        </w:rPr>
      </w:pPr>
      <w:r w:rsidRPr="0025624E">
        <w:rPr>
          <w:rFonts w:ascii="Arial" w:eastAsia="굴림" w:hAnsi="Arial" w:cs="Arial"/>
          <w:sz w:val="22"/>
        </w:rPr>
        <w:t>[IWER: Go back to Bb</w:t>
      </w:r>
      <w:r w:rsidR="00362742" w:rsidRPr="0025624E">
        <w:rPr>
          <w:rFonts w:ascii="Arial" w:eastAsia="굴림" w:hAnsi="Arial" w:cs="Arial"/>
          <w:sz w:val="22"/>
        </w:rPr>
        <w:t>208</w:t>
      </w:r>
      <w:r w:rsidRPr="0025624E">
        <w:rPr>
          <w:rFonts w:ascii="Arial" w:eastAsia="굴림" w:hAnsi="Arial" w:cs="Arial"/>
          <w:sz w:val="22"/>
        </w:rPr>
        <w:t xml:space="preserve"> and record if R answers the amount during the interview.]</w:t>
      </w:r>
    </w:p>
    <w:p w14:paraId="5776338B" w14:textId="3FA41BDE" w:rsidR="005D5299" w:rsidRPr="0025624E" w:rsidRDefault="00362742" w:rsidP="004F07D5">
      <w:pPr>
        <w:spacing w:line="360" w:lineRule="auto"/>
        <w:rPr>
          <w:rFonts w:ascii="Arial" w:hAnsi="Arial" w:cs="Arial"/>
          <w:sz w:val="22"/>
        </w:rPr>
      </w:pPr>
      <w:r w:rsidRPr="0025624E">
        <w:rPr>
          <w:rFonts w:ascii="Arial" w:eastAsia="굴림" w:hAnsi="Arial" w:cs="Arial"/>
          <w:sz w:val="22"/>
        </w:rPr>
        <w:t>Bb209</w:t>
      </w:r>
      <w:r w:rsidR="005D5299" w:rsidRPr="0025624E">
        <w:rPr>
          <w:rFonts w:ascii="Arial" w:eastAsia="굴림" w:hAnsi="Arial" w:cs="Arial"/>
          <w:sz w:val="22"/>
        </w:rPr>
        <w:t>. Did it amount to less than, about equal to or more than 10 MW (10,000 Korean won)</w:t>
      </w:r>
      <w:r w:rsidR="00B762CA" w:rsidRPr="0025624E">
        <w:rPr>
          <w:rFonts w:ascii="Arial" w:eastAsia="굴림" w:hAnsi="Arial" w:cs="Arial"/>
          <w:sz w:val="22"/>
        </w:rPr>
        <w:t xml:space="preserve"> in the last calendar year (</w:t>
      </w:r>
      <w:del w:id="765" w:author="Keis" w:date="2024-09-06T10:18:00Z">
        <w:r w:rsidR="00FD2AFD" w:rsidRPr="004F0F0F" w:rsidDel="009F27DD">
          <w:rPr>
            <w:rFonts w:ascii="Arial" w:eastAsia="굴림" w:hAnsi="Arial" w:cs="Arial" w:hint="eastAsia"/>
            <w:color w:val="FF0000"/>
            <w:sz w:val="22"/>
          </w:rPr>
          <w:delText>2019</w:delText>
        </w:r>
      </w:del>
      <w:ins w:id="766"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6CA45254" w14:textId="77777777" w:rsidR="00180275" w:rsidRPr="0025624E" w:rsidRDefault="00180275" w:rsidP="002D0E30">
      <w:pPr>
        <w:pStyle w:val="a6"/>
        <w:numPr>
          <w:ilvl w:val="0"/>
          <w:numId w:val="254"/>
        </w:numPr>
        <w:wordWrap/>
        <w:spacing w:line="360" w:lineRule="auto"/>
        <w:ind w:leftChars="0"/>
        <w:rPr>
          <w:rFonts w:ascii="Arial" w:eastAsia="굴림" w:hAnsi="Arial" w:cs="Arial"/>
          <w:sz w:val="22"/>
        </w:rPr>
      </w:pPr>
      <w:r w:rsidRPr="0025624E">
        <w:rPr>
          <w:rFonts w:ascii="Arial" w:eastAsia="굴림" w:hAnsi="Arial" w:cs="Arial"/>
          <w:sz w:val="22"/>
        </w:rPr>
        <w:t>Less than 10 MW</w:t>
      </w:r>
    </w:p>
    <w:p w14:paraId="76F763DD" w14:textId="77777777" w:rsidR="00180275" w:rsidRPr="0025624E" w:rsidRDefault="00180275" w:rsidP="00F14BA4">
      <w:pPr>
        <w:pStyle w:val="a6"/>
        <w:numPr>
          <w:ilvl w:val="0"/>
          <w:numId w:val="1117"/>
        </w:numPr>
        <w:wordWrap/>
        <w:spacing w:line="360" w:lineRule="auto"/>
        <w:ind w:leftChars="0"/>
        <w:rPr>
          <w:rFonts w:ascii="Arial" w:eastAsia="굴림" w:hAnsi="Arial" w:cs="Arial"/>
          <w:sz w:val="22"/>
        </w:rPr>
      </w:pPr>
      <w:r w:rsidRPr="0025624E">
        <w:rPr>
          <w:rFonts w:ascii="Arial" w:eastAsia="굴림" w:hAnsi="Arial" w:cs="Arial"/>
          <w:sz w:val="22"/>
        </w:rPr>
        <w:t>About 10 MW</w:t>
      </w:r>
    </w:p>
    <w:p w14:paraId="0BBEFF2A" w14:textId="77777777" w:rsidR="00180275" w:rsidRPr="0025624E" w:rsidRDefault="00180275"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 MW</w:t>
      </w:r>
    </w:p>
    <w:p w14:paraId="394F94B2" w14:textId="77777777" w:rsidR="00134DBF" w:rsidRPr="0025624E" w:rsidRDefault="00134DBF" w:rsidP="004F07D5">
      <w:pPr>
        <w:pStyle w:val="a6"/>
        <w:spacing w:line="360" w:lineRule="auto"/>
        <w:ind w:leftChars="0" w:left="360"/>
        <w:rPr>
          <w:rFonts w:ascii="Arial" w:hAnsi="Arial" w:cs="Arial"/>
          <w:sz w:val="22"/>
        </w:rPr>
      </w:pPr>
    </w:p>
    <w:p w14:paraId="3D085179" w14:textId="15CDE0E7" w:rsidR="005D5299" w:rsidRPr="0025624E" w:rsidRDefault="00362742" w:rsidP="004F07D5">
      <w:pPr>
        <w:spacing w:line="360" w:lineRule="auto"/>
        <w:rPr>
          <w:rFonts w:ascii="Arial" w:hAnsi="Arial" w:cs="Arial"/>
          <w:sz w:val="22"/>
        </w:rPr>
      </w:pPr>
      <w:r w:rsidRPr="0025624E">
        <w:rPr>
          <w:rFonts w:ascii="Arial" w:eastAsia="굴림" w:hAnsi="Arial" w:cs="Arial"/>
          <w:sz w:val="22"/>
        </w:rPr>
        <w:lastRenderedPageBreak/>
        <w:t>Bb210</w:t>
      </w:r>
      <w:r w:rsidR="005D5299" w:rsidRPr="0025624E">
        <w:rPr>
          <w:rFonts w:ascii="Arial" w:eastAsia="굴림" w:hAnsi="Arial" w:cs="Arial"/>
          <w:sz w:val="22"/>
        </w:rPr>
        <w:t>. Did it amount to less than, about equal to or more than 30 MW (10,000 Korean won)</w:t>
      </w:r>
      <w:r w:rsidR="00B762CA" w:rsidRPr="0025624E">
        <w:rPr>
          <w:rFonts w:ascii="Arial" w:eastAsia="굴림" w:hAnsi="Arial" w:cs="Arial"/>
          <w:sz w:val="22"/>
        </w:rPr>
        <w:t xml:space="preserve"> in the last calendar year (</w:t>
      </w:r>
      <w:del w:id="767" w:author="Keis" w:date="2024-09-06T10:18:00Z">
        <w:r w:rsidR="00FD2AFD" w:rsidRPr="004F0F0F" w:rsidDel="009F27DD">
          <w:rPr>
            <w:rFonts w:ascii="Arial" w:eastAsia="굴림" w:hAnsi="Arial" w:cs="Arial" w:hint="eastAsia"/>
            <w:color w:val="FF0000"/>
            <w:sz w:val="22"/>
          </w:rPr>
          <w:delText>2019</w:delText>
        </w:r>
      </w:del>
      <w:ins w:id="768"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032A5C83" w14:textId="77777777" w:rsidR="00180275" w:rsidRPr="0025624E" w:rsidRDefault="00180275" w:rsidP="002D0E30">
      <w:pPr>
        <w:pStyle w:val="a6"/>
        <w:numPr>
          <w:ilvl w:val="0"/>
          <w:numId w:val="255"/>
        </w:numPr>
        <w:wordWrap/>
        <w:spacing w:line="360" w:lineRule="auto"/>
        <w:ind w:leftChars="0"/>
        <w:rPr>
          <w:rFonts w:ascii="Arial" w:eastAsia="굴림" w:hAnsi="Arial" w:cs="Arial"/>
          <w:sz w:val="22"/>
        </w:rPr>
      </w:pPr>
      <w:r w:rsidRPr="0025624E">
        <w:rPr>
          <w:rFonts w:ascii="Arial" w:eastAsia="굴림" w:hAnsi="Arial" w:cs="Arial"/>
          <w:sz w:val="22"/>
        </w:rPr>
        <w:t>Less than 30 MW</w:t>
      </w:r>
    </w:p>
    <w:p w14:paraId="0B2BC0FF" w14:textId="77777777" w:rsidR="00180275" w:rsidRPr="0025624E" w:rsidRDefault="00180275" w:rsidP="00F14BA4">
      <w:pPr>
        <w:pStyle w:val="a6"/>
        <w:numPr>
          <w:ilvl w:val="0"/>
          <w:numId w:val="1118"/>
        </w:numPr>
        <w:wordWrap/>
        <w:spacing w:line="360" w:lineRule="auto"/>
        <w:ind w:leftChars="0"/>
        <w:rPr>
          <w:rFonts w:ascii="Arial" w:eastAsia="굴림" w:hAnsi="Arial" w:cs="Arial"/>
          <w:sz w:val="22"/>
        </w:rPr>
      </w:pPr>
      <w:r w:rsidRPr="0025624E">
        <w:rPr>
          <w:rFonts w:ascii="Arial" w:eastAsia="굴림" w:hAnsi="Arial" w:cs="Arial"/>
          <w:sz w:val="22"/>
        </w:rPr>
        <w:t>About 30 MW</w:t>
      </w:r>
    </w:p>
    <w:p w14:paraId="28979AFB" w14:textId="77777777" w:rsidR="00180275" w:rsidRPr="0025624E" w:rsidRDefault="00180275"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30 MW</w:t>
      </w:r>
    </w:p>
    <w:p w14:paraId="5B215D53" w14:textId="77777777" w:rsidR="005D5299" w:rsidRPr="0025624E" w:rsidRDefault="005D5299" w:rsidP="004F07D5">
      <w:pPr>
        <w:wordWrap/>
        <w:spacing w:line="360" w:lineRule="auto"/>
        <w:rPr>
          <w:rFonts w:ascii="Arial" w:eastAsia="굴림" w:hAnsi="Arial" w:cs="Arial"/>
          <w:sz w:val="22"/>
        </w:rPr>
      </w:pPr>
    </w:p>
    <w:p w14:paraId="2A06150E" w14:textId="1639BBD0" w:rsidR="005D5299" w:rsidRPr="0025624E" w:rsidRDefault="00362742" w:rsidP="004F07D5">
      <w:pPr>
        <w:spacing w:line="360" w:lineRule="auto"/>
        <w:rPr>
          <w:rFonts w:ascii="Arial" w:hAnsi="Arial" w:cs="Arial"/>
          <w:sz w:val="22"/>
        </w:rPr>
      </w:pPr>
      <w:r w:rsidRPr="0025624E">
        <w:rPr>
          <w:rFonts w:ascii="Arial" w:eastAsia="굴림" w:hAnsi="Arial" w:cs="Arial"/>
          <w:sz w:val="22"/>
        </w:rPr>
        <w:t>Bb211</w:t>
      </w:r>
      <w:r w:rsidR="005D5299" w:rsidRPr="0025624E">
        <w:rPr>
          <w:rFonts w:ascii="Arial" w:eastAsia="굴림" w:hAnsi="Arial" w:cs="Arial"/>
          <w:sz w:val="22"/>
        </w:rPr>
        <w:t>. Did it amount to less than, about equal to or more than 50 MW (10,000 Korean won)</w:t>
      </w:r>
      <w:r w:rsidR="00B762CA" w:rsidRPr="0025624E">
        <w:rPr>
          <w:rFonts w:ascii="Arial" w:eastAsia="굴림" w:hAnsi="Arial" w:cs="Arial"/>
          <w:sz w:val="22"/>
        </w:rPr>
        <w:t xml:space="preserve"> in the last calendar year (</w:t>
      </w:r>
      <w:del w:id="769" w:author="Keis" w:date="2024-09-06T10:18:00Z">
        <w:r w:rsidR="00FD2AFD" w:rsidRPr="004F0F0F" w:rsidDel="009F27DD">
          <w:rPr>
            <w:rFonts w:ascii="Arial" w:eastAsia="굴림" w:hAnsi="Arial" w:cs="Arial" w:hint="eastAsia"/>
            <w:color w:val="FF0000"/>
            <w:sz w:val="22"/>
          </w:rPr>
          <w:delText>2019</w:delText>
        </w:r>
      </w:del>
      <w:ins w:id="770"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4662786D" w14:textId="77777777" w:rsidR="00180275" w:rsidRPr="0025624E" w:rsidRDefault="00180275" w:rsidP="002D0E30">
      <w:pPr>
        <w:pStyle w:val="a6"/>
        <w:numPr>
          <w:ilvl w:val="0"/>
          <w:numId w:val="256"/>
        </w:numPr>
        <w:wordWrap/>
        <w:spacing w:line="360" w:lineRule="auto"/>
        <w:ind w:leftChars="0"/>
        <w:rPr>
          <w:rFonts w:ascii="Arial" w:eastAsia="굴림" w:hAnsi="Arial" w:cs="Arial"/>
          <w:sz w:val="22"/>
        </w:rPr>
      </w:pPr>
      <w:r w:rsidRPr="0025624E">
        <w:rPr>
          <w:rFonts w:ascii="Arial" w:eastAsia="굴림" w:hAnsi="Arial" w:cs="Arial"/>
          <w:sz w:val="22"/>
        </w:rPr>
        <w:t>Less than 50 MW</w:t>
      </w:r>
    </w:p>
    <w:p w14:paraId="4AB2CC3B" w14:textId="77777777" w:rsidR="00180275" w:rsidRPr="0025624E" w:rsidRDefault="00180275" w:rsidP="00F14BA4">
      <w:pPr>
        <w:pStyle w:val="a6"/>
        <w:numPr>
          <w:ilvl w:val="0"/>
          <w:numId w:val="1119"/>
        </w:numPr>
        <w:wordWrap/>
        <w:spacing w:line="360" w:lineRule="auto"/>
        <w:ind w:leftChars="0"/>
        <w:rPr>
          <w:rFonts w:ascii="Arial" w:eastAsia="굴림" w:hAnsi="Arial" w:cs="Arial"/>
          <w:sz w:val="22"/>
        </w:rPr>
      </w:pPr>
      <w:r w:rsidRPr="0025624E">
        <w:rPr>
          <w:rFonts w:ascii="Arial" w:eastAsia="굴림" w:hAnsi="Arial" w:cs="Arial"/>
          <w:sz w:val="22"/>
        </w:rPr>
        <w:t>About 50 MW</w:t>
      </w:r>
    </w:p>
    <w:p w14:paraId="4851DD15" w14:textId="77777777" w:rsidR="00180275" w:rsidRPr="0025624E" w:rsidRDefault="00180275"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50 MW</w:t>
      </w:r>
    </w:p>
    <w:p w14:paraId="079B4CD1" w14:textId="77777777" w:rsidR="005D5299" w:rsidRPr="0025624E" w:rsidRDefault="005D5299" w:rsidP="004F07D5">
      <w:pPr>
        <w:wordWrap/>
        <w:spacing w:line="360" w:lineRule="auto"/>
        <w:rPr>
          <w:rFonts w:ascii="Arial" w:eastAsia="굴림" w:hAnsi="Arial" w:cs="Arial"/>
          <w:sz w:val="22"/>
        </w:rPr>
      </w:pPr>
    </w:p>
    <w:p w14:paraId="6BDEADC3" w14:textId="3FE6CF63" w:rsidR="005D5299" w:rsidRPr="0025624E" w:rsidRDefault="00362742" w:rsidP="004F07D5">
      <w:pPr>
        <w:spacing w:line="360" w:lineRule="auto"/>
        <w:rPr>
          <w:rFonts w:ascii="Arial" w:hAnsi="Arial" w:cs="Arial"/>
          <w:sz w:val="22"/>
        </w:rPr>
      </w:pPr>
      <w:r w:rsidRPr="0025624E">
        <w:rPr>
          <w:rFonts w:ascii="Arial" w:eastAsia="굴림" w:hAnsi="Arial" w:cs="Arial"/>
          <w:sz w:val="22"/>
        </w:rPr>
        <w:t>Bb212</w:t>
      </w:r>
      <w:r w:rsidR="005D5299" w:rsidRPr="0025624E">
        <w:rPr>
          <w:rFonts w:ascii="Arial" w:eastAsia="굴림" w:hAnsi="Arial" w:cs="Arial"/>
          <w:sz w:val="22"/>
        </w:rPr>
        <w:t>. Did it amount to less than, about equal to or more than 100 MW (10,000 Korean won)</w:t>
      </w:r>
      <w:r w:rsidR="00B762CA" w:rsidRPr="0025624E">
        <w:rPr>
          <w:rFonts w:ascii="Arial" w:eastAsia="굴림" w:hAnsi="Arial" w:cs="Arial"/>
          <w:sz w:val="22"/>
        </w:rPr>
        <w:t xml:space="preserve"> in the last calendar year (</w:t>
      </w:r>
      <w:del w:id="771" w:author="Keis" w:date="2024-09-06T10:18:00Z">
        <w:r w:rsidR="00FD2AFD" w:rsidRPr="004F0F0F" w:rsidDel="009F27DD">
          <w:rPr>
            <w:rFonts w:ascii="Arial" w:eastAsia="굴림" w:hAnsi="Arial" w:cs="Arial" w:hint="eastAsia"/>
            <w:color w:val="FF0000"/>
            <w:sz w:val="22"/>
          </w:rPr>
          <w:delText>2019</w:delText>
        </w:r>
      </w:del>
      <w:ins w:id="772"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58BD08C0" w14:textId="77777777" w:rsidR="00180275" w:rsidRPr="0025624E" w:rsidRDefault="00180275" w:rsidP="002D0E30">
      <w:pPr>
        <w:pStyle w:val="a6"/>
        <w:numPr>
          <w:ilvl w:val="0"/>
          <w:numId w:val="257"/>
        </w:numPr>
        <w:wordWrap/>
        <w:spacing w:line="360" w:lineRule="auto"/>
        <w:ind w:leftChars="0"/>
        <w:rPr>
          <w:rFonts w:ascii="Arial" w:eastAsia="굴림" w:hAnsi="Arial" w:cs="Arial"/>
          <w:sz w:val="22"/>
        </w:rPr>
      </w:pPr>
      <w:r w:rsidRPr="0025624E">
        <w:rPr>
          <w:rFonts w:ascii="Arial" w:eastAsia="굴림" w:hAnsi="Arial" w:cs="Arial"/>
          <w:sz w:val="22"/>
        </w:rPr>
        <w:t>Less than 100 MW</w:t>
      </w:r>
    </w:p>
    <w:p w14:paraId="670591C7" w14:textId="77777777" w:rsidR="00180275" w:rsidRPr="0025624E" w:rsidRDefault="00180275" w:rsidP="00F14BA4">
      <w:pPr>
        <w:pStyle w:val="a6"/>
        <w:numPr>
          <w:ilvl w:val="0"/>
          <w:numId w:val="1120"/>
        </w:numPr>
        <w:wordWrap/>
        <w:spacing w:line="360" w:lineRule="auto"/>
        <w:ind w:leftChars="0"/>
        <w:rPr>
          <w:rFonts w:ascii="Arial" w:eastAsia="굴림" w:hAnsi="Arial" w:cs="Arial"/>
          <w:sz w:val="22"/>
        </w:rPr>
      </w:pPr>
      <w:r w:rsidRPr="0025624E">
        <w:rPr>
          <w:rFonts w:ascii="Arial" w:eastAsia="굴림" w:hAnsi="Arial" w:cs="Arial"/>
          <w:sz w:val="22"/>
        </w:rPr>
        <w:t>About 100 MW</w:t>
      </w:r>
    </w:p>
    <w:p w14:paraId="5BB66BF0" w14:textId="77777777" w:rsidR="00180275" w:rsidRPr="0025624E" w:rsidRDefault="00180275"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 MW</w:t>
      </w:r>
    </w:p>
    <w:p w14:paraId="0057BE91" w14:textId="77777777" w:rsidR="005D5299" w:rsidRPr="0025624E" w:rsidRDefault="005D5299" w:rsidP="004F07D5">
      <w:pPr>
        <w:wordWrap/>
        <w:spacing w:line="360" w:lineRule="auto"/>
        <w:rPr>
          <w:rFonts w:ascii="Arial" w:eastAsia="굴림" w:hAnsi="Arial" w:cs="Arial"/>
          <w:sz w:val="22"/>
        </w:rPr>
      </w:pPr>
    </w:p>
    <w:p w14:paraId="41367520" w14:textId="14AEE4FB" w:rsidR="005D5299" w:rsidRPr="0025624E" w:rsidRDefault="00362742" w:rsidP="004F07D5">
      <w:pPr>
        <w:spacing w:line="360" w:lineRule="auto"/>
        <w:rPr>
          <w:rFonts w:ascii="Arial" w:hAnsi="Arial" w:cs="Arial"/>
          <w:sz w:val="22"/>
        </w:rPr>
      </w:pPr>
      <w:r w:rsidRPr="0025624E">
        <w:rPr>
          <w:rFonts w:ascii="Arial" w:eastAsia="굴림" w:hAnsi="Arial" w:cs="Arial"/>
          <w:sz w:val="22"/>
        </w:rPr>
        <w:t>Bb213</w:t>
      </w:r>
      <w:r w:rsidR="005D5299" w:rsidRPr="0025624E">
        <w:rPr>
          <w:rFonts w:ascii="Arial" w:eastAsia="굴림" w:hAnsi="Arial" w:cs="Arial"/>
          <w:sz w:val="22"/>
        </w:rPr>
        <w:t>. Did it amount to less than, about equal to or more than 200 MW (10,000 Korean won)</w:t>
      </w:r>
      <w:r w:rsidR="00B762CA" w:rsidRPr="0025624E">
        <w:rPr>
          <w:rFonts w:ascii="Arial" w:eastAsia="굴림" w:hAnsi="Arial" w:cs="Arial"/>
          <w:sz w:val="22"/>
        </w:rPr>
        <w:t xml:space="preserve"> in the last calendar year (</w:t>
      </w:r>
      <w:del w:id="773" w:author="Keis" w:date="2024-09-06T10:18:00Z">
        <w:r w:rsidR="00FD2AFD" w:rsidRPr="004F0F0F" w:rsidDel="009F27DD">
          <w:rPr>
            <w:rFonts w:ascii="Arial" w:eastAsia="굴림" w:hAnsi="Arial" w:cs="Arial" w:hint="eastAsia"/>
            <w:color w:val="FF0000"/>
            <w:sz w:val="22"/>
          </w:rPr>
          <w:delText>2019</w:delText>
        </w:r>
      </w:del>
      <w:ins w:id="774"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61382C29" w14:textId="77777777" w:rsidR="00180275" w:rsidRPr="0025624E" w:rsidRDefault="00180275" w:rsidP="002D0E30">
      <w:pPr>
        <w:pStyle w:val="a6"/>
        <w:numPr>
          <w:ilvl w:val="0"/>
          <w:numId w:val="258"/>
        </w:numPr>
        <w:wordWrap/>
        <w:spacing w:line="360" w:lineRule="auto"/>
        <w:ind w:leftChars="0"/>
        <w:rPr>
          <w:rFonts w:ascii="Arial" w:eastAsia="굴림" w:hAnsi="Arial" w:cs="Arial"/>
          <w:sz w:val="22"/>
        </w:rPr>
      </w:pPr>
      <w:r w:rsidRPr="0025624E">
        <w:rPr>
          <w:rFonts w:ascii="Arial" w:eastAsia="굴림" w:hAnsi="Arial" w:cs="Arial"/>
          <w:sz w:val="22"/>
        </w:rPr>
        <w:t>Less than 200 MW</w:t>
      </w:r>
    </w:p>
    <w:p w14:paraId="4302F976" w14:textId="77777777" w:rsidR="00180275" w:rsidRPr="0025624E" w:rsidRDefault="00180275" w:rsidP="00F14BA4">
      <w:pPr>
        <w:pStyle w:val="a6"/>
        <w:numPr>
          <w:ilvl w:val="0"/>
          <w:numId w:val="1121"/>
        </w:numPr>
        <w:wordWrap/>
        <w:spacing w:line="360" w:lineRule="auto"/>
        <w:ind w:leftChars="0"/>
        <w:rPr>
          <w:rFonts w:ascii="Arial" w:eastAsia="굴림" w:hAnsi="Arial" w:cs="Arial"/>
          <w:sz w:val="22"/>
        </w:rPr>
      </w:pPr>
      <w:r w:rsidRPr="0025624E">
        <w:rPr>
          <w:rFonts w:ascii="Arial" w:eastAsia="굴림" w:hAnsi="Arial" w:cs="Arial"/>
          <w:sz w:val="22"/>
        </w:rPr>
        <w:t>About 200 MW</w:t>
      </w:r>
    </w:p>
    <w:p w14:paraId="6428F22A" w14:textId="77777777" w:rsidR="00180275" w:rsidRPr="0025624E" w:rsidRDefault="00180275"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200 MW</w:t>
      </w:r>
    </w:p>
    <w:p w14:paraId="11DF2E58" w14:textId="77777777" w:rsidR="005D5299" w:rsidRPr="0025624E" w:rsidRDefault="005D5299" w:rsidP="004F07D5">
      <w:pPr>
        <w:wordWrap/>
        <w:spacing w:line="360" w:lineRule="auto"/>
        <w:rPr>
          <w:rFonts w:ascii="Arial" w:eastAsia="굴림" w:hAnsi="Arial" w:cs="Arial"/>
          <w:sz w:val="22"/>
        </w:rPr>
      </w:pPr>
    </w:p>
    <w:p w14:paraId="3A01ADD3" w14:textId="149326C3" w:rsidR="00D97374" w:rsidRPr="0025624E" w:rsidRDefault="00362742" w:rsidP="00362742">
      <w:pPr>
        <w:wordWrap/>
        <w:spacing w:line="360" w:lineRule="auto"/>
        <w:rPr>
          <w:rFonts w:ascii="Arial" w:eastAsia="굴림" w:hAnsi="Arial" w:cs="Arial"/>
          <w:sz w:val="22"/>
        </w:rPr>
      </w:pPr>
      <w:r w:rsidRPr="0025624E">
        <w:rPr>
          <w:rFonts w:ascii="Arial" w:eastAsia="굴림" w:hAnsi="Arial" w:cs="Arial"/>
          <w:sz w:val="22"/>
        </w:rPr>
        <w:t>Bb214</w:t>
      </w:r>
      <w:r w:rsidR="005D5299" w:rsidRPr="0025624E">
        <w:rPr>
          <w:rFonts w:ascii="Arial" w:eastAsia="굴림" w:hAnsi="Arial" w:cs="Arial"/>
          <w:sz w:val="22"/>
        </w:rPr>
        <w:t xml:space="preserve">. </w:t>
      </w:r>
      <w:r w:rsidRPr="0025624E">
        <w:rPr>
          <w:rFonts w:ascii="Arial" w:eastAsia="굴림" w:hAnsi="Arial" w:cs="Arial"/>
          <w:kern w:val="0"/>
          <w:sz w:val="22"/>
        </w:rPr>
        <w:t xml:space="preserve">[Not live together_ Offer of regular financial support] </w:t>
      </w:r>
      <w:r w:rsidRPr="0025624E">
        <w:rPr>
          <w:rFonts w:ascii="Arial" w:eastAsia="굴림" w:hAnsi="Arial" w:cs="Arial"/>
          <w:sz w:val="22"/>
        </w:rPr>
        <w:t>How many</w:t>
      </w:r>
      <w:r w:rsidR="005D5299" w:rsidRPr="0025624E">
        <w:rPr>
          <w:rFonts w:ascii="Arial" w:eastAsia="굴림" w:hAnsi="Arial" w:cs="Arial"/>
          <w:sz w:val="22"/>
        </w:rPr>
        <w:t xml:space="preserve"> month</w:t>
      </w:r>
      <w:r w:rsidRPr="0025624E">
        <w:rPr>
          <w:rFonts w:ascii="Arial" w:eastAsia="굴림" w:hAnsi="Arial" w:cs="Arial"/>
          <w:sz w:val="22"/>
        </w:rPr>
        <w:t>(</w:t>
      </w:r>
      <w:r w:rsidR="005D5299" w:rsidRPr="0025624E">
        <w:rPr>
          <w:rFonts w:ascii="Arial" w:eastAsia="굴림" w:hAnsi="Arial" w:cs="Arial"/>
          <w:sz w:val="22"/>
        </w:rPr>
        <w:t>s</w:t>
      </w:r>
      <w:r w:rsidRPr="0025624E">
        <w:rPr>
          <w:rFonts w:ascii="Arial" w:eastAsia="굴림" w:hAnsi="Arial" w:cs="Arial"/>
          <w:sz w:val="22"/>
        </w:rPr>
        <w:t>)</w:t>
      </w:r>
      <w:r w:rsidR="005D5299" w:rsidRPr="0025624E">
        <w:rPr>
          <w:rFonts w:ascii="Arial" w:eastAsia="굴림" w:hAnsi="Arial" w:cs="Arial"/>
          <w:sz w:val="22"/>
        </w:rPr>
        <w:t xml:space="preserve"> did you give regular </w:t>
      </w:r>
      <w:r w:rsidR="00D93B3E" w:rsidRPr="0025624E">
        <w:rPr>
          <w:rFonts w:ascii="Arial" w:eastAsia="굴림" w:hAnsi="Arial" w:cs="Arial"/>
          <w:sz w:val="22"/>
        </w:rPr>
        <w:t xml:space="preserve">financial support </w:t>
      </w:r>
      <w:r w:rsidR="0057109F" w:rsidRPr="0025624E">
        <w:rPr>
          <w:rFonts w:ascii="Arial" w:eastAsia="굴림" w:hAnsi="Arial" w:cs="Arial"/>
          <w:sz w:val="22"/>
        </w:rPr>
        <w:t>to [receiver’s name chosen]</w:t>
      </w:r>
      <w:r w:rsidR="00BE7067" w:rsidRPr="0025624E">
        <w:rPr>
          <w:rFonts w:ascii="Arial" w:eastAsia="굴림" w:hAnsi="Arial" w:cs="Arial"/>
          <w:sz w:val="22"/>
        </w:rPr>
        <w:t xml:space="preserve"> in the last calendar year (</w:t>
      </w:r>
      <w:del w:id="775" w:author="Keis" w:date="2024-09-06T10:18:00Z">
        <w:r w:rsidR="00FD2AFD" w:rsidRPr="004F0F0F" w:rsidDel="009F27DD">
          <w:rPr>
            <w:rFonts w:ascii="Arial" w:eastAsia="굴림" w:hAnsi="Arial" w:cs="Arial" w:hint="eastAsia"/>
            <w:color w:val="FF0000"/>
            <w:sz w:val="22"/>
          </w:rPr>
          <w:delText>2019</w:delText>
        </w:r>
      </w:del>
      <w:ins w:id="776" w:author="Keis" w:date="2024-09-06T10:18:00Z">
        <w:r w:rsidR="009F27DD" w:rsidRPr="009F27DD">
          <w:rPr>
            <w:rFonts w:ascii="Arial" w:eastAsia="굴림" w:hAnsi="Arial" w:cs="Arial" w:hint="eastAsia"/>
            <w:color w:val="00B050"/>
            <w:sz w:val="22"/>
          </w:rPr>
          <w:t>2021</w:t>
        </w:r>
      </w:ins>
      <w:r w:rsidR="00BE7067" w:rsidRPr="0025624E">
        <w:rPr>
          <w:rFonts w:ascii="Arial" w:eastAsia="굴림" w:hAnsi="Arial" w:cs="Arial"/>
          <w:sz w:val="22"/>
        </w:rPr>
        <w:t>)</w:t>
      </w:r>
      <w:r w:rsidR="005D5299" w:rsidRPr="0025624E">
        <w:rPr>
          <w:rFonts w:ascii="Arial" w:eastAsia="굴림" w:hAnsi="Arial" w:cs="Arial"/>
          <w:sz w:val="22"/>
        </w:rPr>
        <w:t xml:space="preserve">? </w:t>
      </w:r>
    </w:p>
    <w:p w14:paraId="6D7658E8" w14:textId="6C42B571" w:rsidR="00362742" w:rsidRPr="0025624E" w:rsidRDefault="00362742" w:rsidP="00362742">
      <w:pPr>
        <w:wordWrap/>
        <w:spacing w:line="360" w:lineRule="auto"/>
        <w:rPr>
          <w:rFonts w:ascii="Arial" w:eastAsia="굴림" w:hAnsi="Arial" w:cs="Arial"/>
          <w:kern w:val="0"/>
          <w:sz w:val="22"/>
        </w:rPr>
      </w:pPr>
      <w:r w:rsidRPr="0025624E">
        <w:rPr>
          <w:rFonts w:ascii="Arial" w:eastAsia="굴림" w:hAnsi="Arial" w:cs="Arial"/>
          <w:kern w:val="0"/>
          <w:sz w:val="22"/>
        </w:rPr>
        <w:t xml:space="preserve">[IWER: If you alternated between co-residing and not co-residing in </w:t>
      </w:r>
      <w:del w:id="777" w:author="Keis" w:date="2024-09-06T10:18:00Z">
        <w:r w:rsidR="00FD2AFD" w:rsidRPr="0025624E" w:rsidDel="009F27DD">
          <w:rPr>
            <w:rFonts w:ascii="Arial" w:eastAsia="굴림" w:hAnsi="Arial" w:cs="Arial" w:hint="eastAsia"/>
            <w:kern w:val="0"/>
            <w:sz w:val="22"/>
          </w:rPr>
          <w:delText>2019</w:delText>
        </w:r>
      </w:del>
      <w:ins w:id="778" w:author="Keis" w:date="2024-09-06T10:18:00Z">
        <w:r w:rsidR="009F27DD" w:rsidRPr="009F27DD">
          <w:rPr>
            <w:rFonts w:ascii="Arial" w:eastAsia="굴림" w:hAnsi="Arial" w:cs="Arial" w:hint="eastAsia"/>
            <w:color w:val="00B050"/>
            <w:kern w:val="0"/>
            <w:sz w:val="22"/>
          </w:rPr>
          <w:t>2021</w:t>
        </w:r>
      </w:ins>
      <w:r w:rsidRPr="0025624E">
        <w:rPr>
          <w:rFonts w:ascii="Arial" w:eastAsia="굴림" w:hAnsi="Arial" w:cs="Arial"/>
          <w:kern w:val="0"/>
          <w:sz w:val="22"/>
        </w:rPr>
        <w:t xml:space="preserve">, please consider only the financial support you </w:t>
      </w:r>
      <w:r w:rsidR="005B4E7D" w:rsidRPr="0025624E">
        <w:rPr>
          <w:rFonts w:ascii="Arial" w:eastAsia="굴림" w:hAnsi="Arial" w:cs="Arial"/>
          <w:kern w:val="0"/>
          <w:sz w:val="22"/>
        </w:rPr>
        <w:t>gave</w:t>
      </w:r>
      <w:r w:rsidRPr="0025624E">
        <w:rPr>
          <w:rFonts w:ascii="Arial" w:eastAsia="굴림" w:hAnsi="Arial" w:cs="Arial"/>
          <w:kern w:val="0"/>
          <w:sz w:val="22"/>
        </w:rPr>
        <w:t xml:space="preserve"> while you did not live together]</w:t>
      </w:r>
    </w:p>
    <w:p w14:paraId="703DB3A4" w14:textId="77777777" w:rsidR="00362742" w:rsidRPr="0025624E" w:rsidRDefault="00362742" w:rsidP="00362742">
      <w:pPr>
        <w:wordWrap/>
        <w:spacing w:line="360" w:lineRule="auto"/>
        <w:rPr>
          <w:rFonts w:ascii="Arial" w:eastAsia="굴림" w:hAnsi="Arial" w:cs="Arial"/>
          <w:sz w:val="22"/>
        </w:rPr>
      </w:pPr>
      <w:r w:rsidRPr="0025624E">
        <w:rPr>
          <w:rFonts w:ascii="Arial" w:eastAsia="굴림" w:hAnsi="Arial" w:cs="Arial"/>
          <w:kern w:val="0"/>
          <w:sz w:val="22"/>
        </w:rPr>
        <w:tab/>
        <w:t>_______________</w:t>
      </w:r>
      <w:r w:rsidR="00D5120E" w:rsidRPr="0025624E">
        <w:rPr>
          <w:rFonts w:ascii="Arial" w:eastAsia="굴림" w:hAnsi="Arial" w:cs="Arial"/>
          <w:kern w:val="0"/>
          <w:sz w:val="22"/>
        </w:rPr>
        <w:t>________________ months [Range:1</w:t>
      </w:r>
      <w:r w:rsidRPr="0025624E">
        <w:rPr>
          <w:rFonts w:ascii="Arial" w:eastAsia="굴림" w:hAnsi="Arial" w:cs="Arial"/>
          <w:kern w:val="0"/>
          <w:sz w:val="22"/>
        </w:rPr>
        <w:t>~12]</w:t>
      </w:r>
    </w:p>
    <w:p w14:paraId="0A21820F" w14:textId="77777777" w:rsidR="005D5299" w:rsidRPr="0025624E" w:rsidRDefault="005D5299" w:rsidP="005D5299">
      <w:pPr>
        <w:wordWrap/>
        <w:spacing w:line="360" w:lineRule="auto"/>
        <w:rPr>
          <w:rFonts w:ascii="Arial" w:eastAsia="굴림" w:hAnsi="Arial" w:cs="Arial"/>
          <w:sz w:val="22"/>
        </w:rPr>
      </w:pPr>
    </w:p>
    <w:p w14:paraId="42872715" w14:textId="77777777" w:rsidR="002C4B0A" w:rsidRPr="0025624E" w:rsidRDefault="002C4B0A" w:rsidP="00297F86">
      <w:pPr>
        <w:wordWrap/>
        <w:spacing w:line="276" w:lineRule="auto"/>
        <w:rPr>
          <w:rFonts w:ascii="Arial" w:eastAsia="굴림" w:hAnsi="Arial" w:cs="Arial"/>
          <w:b/>
          <w:sz w:val="22"/>
        </w:rPr>
      </w:pPr>
    </w:p>
    <w:p w14:paraId="55F31BDB" w14:textId="77777777" w:rsidR="005D5299" w:rsidRPr="0025624E" w:rsidRDefault="005D5299" w:rsidP="00297F86">
      <w:pPr>
        <w:wordWrap/>
        <w:spacing w:line="276" w:lineRule="auto"/>
        <w:rPr>
          <w:rFonts w:ascii="Arial" w:eastAsia="굴림" w:hAnsi="Arial" w:cs="Arial"/>
          <w:b/>
          <w:sz w:val="22"/>
        </w:rPr>
      </w:pPr>
      <w:r w:rsidRPr="0025624E">
        <w:rPr>
          <w:rFonts w:ascii="Arial" w:eastAsia="굴림" w:hAnsi="Arial" w:cs="Arial"/>
          <w:b/>
          <w:sz w:val="22"/>
        </w:rPr>
        <w:t>Logic</w:t>
      </w:r>
    </w:p>
    <w:p w14:paraId="6A80887B" w14:textId="77777777" w:rsidR="005D5299" w:rsidRPr="0025624E" w:rsidRDefault="00362742" w:rsidP="002D0E30">
      <w:pPr>
        <w:pStyle w:val="a6"/>
        <w:numPr>
          <w:ilvl w:val="0"/>
          <w:numId w:val="238"/>
        </w:numPr>
        <w:wordWrap/>
        <w:spacing w:line="276" w:lineRule="auto"/>
        <w:ind w:leftChars="0"/>
        <w:rPr>
          <w:rFonts w:ascii="Arial" w:eastAsia="굴림" w:hAnsi="Arial" w:cs="Arial"/>
          <w:b/>
          <w:sz w:val="22"/>
        </w:rPr>
      </w:pPr>
      <w:r w:rsidRPr="0025624E">
        <w:rPr>
          <w:rFonts w:ascii="Arial" w:eastAsia="굴림" w:hAnsi="Arial" w:cs="Arial"/>
          <w:b/>
          <w:sz w:val="22"/>
        </w:rPr>
        <w:t>If Bb207</w:t>
      </w:r>
      <w:r w:rsidR="005D5299" w:rsidRPr="0025624E">
        <w:rPr>
          <w:rFonts w:ascii="Arial" w:eastAsia="굴림" w:hAnsi="Arial" w:cs="Arial"/>
          <w:b/>
          <w:sz w:val="22"/>
        </w:rPr>
        <w:t>=</w:t>
      </w:r>
      <w:r w:rsidR="005D5299" w:rsidRPr="0025624E">
        <w:rPr>
          <w:rFonts w:ascii="굴림" w:eastAsia="굴림" w:hAnsi="굴림" w:cs="굴림" w:hint="eastAsia"/>
          <w:b/>
          <w:sz w:val="22"/>
        </w:rPr>
        <w:t>②</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②③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①②</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①②③</w:t>
      </w:r>
      <w:r w:rsidR="005D5299" w:rsidRPr="0025624E">
        <w:rPr>
          <w:rFonts w:ascii="Arial" w:eastAsia="굴림" w:hAnsi="Arial" w:cs="Arial"/>
          <w:b/>
          <w:sz w:val="22"/>
        </w:rPr>
        <w:t xml:space="preserve">, then </w:t>
      </w:r>
      <w:r w:rsidR="00180275" w:rsidRPr="0025624E">
        <w:rPr>
          <w:rFonts w:ascii="Arial" w:eastAsia="굴림" w:hAnsi="Arial" w:cs="Arial"/>
          <w:b/>
          <w:sz w:val="22"/>
        </w:rPr>
        <w:t>ask</w:t>
      </w:r>
      <w:r w:rsidRPr="0025624E">
        <w:rPr>
          <w:rFonts w:ascii="Arial" w:eastAsia="굴림" w:hAnsi="Arial" w:cs="Arial"/>
          <w:b/>
          <w:sz w:val="22"/>
        </w:rPr>
        <w:t xml:space="preserve"> Bb215</w:t>
      </w:r>
      <w:r w:rsidR="00AB0094" w:rsidRPr="0025624E">
        <w:rPr>
          <w:rFonts w:ascii="Arial" w:eastAsia="굴림" w:hAnsi="Arial" w:cs="Arial"/>
          <w:b/>
          <w:sz w:val="22"/>
        </w:rPr>
        <w:t>.</w:t>
      </w:r>
    </w:p>
    <w:p w14:paraId="6000D469" w14:textId="77777777" w:rsidR="00297F86" w:rsidRPr="0025624E" w:rsidRDefault="00297F86" w:rsidP="00297F86">
      <w:pPr>
        <w:pStyle w:val="a6"/>
        <w:wordWrap/>
        <w:spacing w:line="276" w:lineRule="auto"/>
        <w:ind w:leftChars="0"/>
        <w:rPr>
          <w:rFonts w:ascii="Arial" w:eastAsia="굴림" w:hAnsi="Arial" w:cs="Arial"/>
          <w:b/>
          <w:sz w:val="22"/>
        </w:rPr>
      </w:pPr>
    </w:p>
    <w:p w14:paraId="1AE1B868" w14:textId="5637AF81" w:rsidR="005D5299" w:rsidRPr="0025624E" w:rsidRDefault="00362742" w:rsidP="004F07D5">
      <w:pPr>
        <w:spacing w:line="360" w:lineRule="auto"/>
        <w:rPr>
          <w:rFonts w:ascii="Arial" w:eastAsia="굴림" w:hAnsi="Arial" w:cs="Arial"/>
          <w:sz w:val="22"/>
        </w:rPr>
      </w:pPr>
      <w:r w:rsidRPr="0025624E">
        <w:rPr>
          <w:rFonts w:ascii="Arial" w:eastAsia="굴림" w:hAnsi="Arial" w:cs="Arial"/>
          <w:sz w:val="22"/>
        </w:rPr>
        <w:t>Bb215</w:t>
      </w:r>
      <w:r w:rsidR="005D5299" w:rsidRPr="0025624E">
        <w:rPr>
          <w:rFonts w:ascii="Arial" w:eastAsia="굴림" w:hAnsi="Arial" w:cs="Arial"/>
          <w:sz w:val="22"/>
        </w:rPr>
        <w:t xml:space="preserve">. </w:t>
      </w:r>
      <w:r w:rsidRPr="0025624E">
        <w:rPr>
          <w:rFonts w:ascii="Arial" w:eastAsia="굴림" w:hAnsi="Arial" w:cs="Arial"/>
          <w:kern w:val="0"/>
          <w:sz w:val="22"/>
        </w:rPr>
        <w:t xml:space="preserve">[Not live together_ Offer of occasional financial support] </w:t>
      </w:r>
      <w:r w:rsidR="00F40FA7" w:rsidRPr="0025624E">
        <w:rPr>
          <w:rFonts w:ascii="Arial" w:eastAsia="굴림" w:hAnsi="Arial" w:cs="Arial"/>
          <w:sz w:val="22"/>
        </w:rPr>
        <w:t>W</w:t>
      </w:r>
      <w:r w:rsidR="005D5299" w:rsidRPr="0025624E">
        <w:rPr>
          <w:rFonts w:ascii="Arial" w:eastAsia="굴림" w:hAnsi="Arial" w:cs="Arial"/>
          <w:sz w:val="22"/>
        </w:rPr>
        <w:t xml:space="preserve">hat was the total amount of occasional </w:t>
      </w:r>
      <w:r w:rsidR="00D93B3E" w:rsidRPr="0025624E">
        <w:rPr>
          <w:rFonts w:ascii="Arial" w:eastAsia="굴림" w:hAnsi="Arial" w:cs="Arial"/>
          <w:sz w:val="22"/>
        </w:rPr>
        <w:t xml:space="preserve">financial support </w:t>
      </w:r>
      <w:r w:rsidR="0057109F" w:rsidRPr="0025624E">
        <w:rPr>
          <w:rFonts w:ascii="Arial" w:eastAsia="굴림" w:hAnsi="Arial" w:cs="Arial"/>
          <w:sz w:val="22"/>
        </w:rPr>
        <w:t xml:space="preserve">you </w:t>
      </w:r>
      <w:r w:rsidR="00F40FA7" w:rsidRPr="0025624E">
        <w:rPr>
          <w:rFonts w:ascii="Arial" w:eastAsia="굴림" w:hAnsi="Arial" w:cs="Arial"/>
          <w:sz w:val="22"/>
        </w:rPr>
        <w:t xml:space="preserve">gave </w:t>
      </w:r>
      <w:r w:rsidR="0057109F" w:rsidRPr="0025624E">
        <w:rPr>
          <w:rFonts w:ascii="Arial" w:eastAsia="굴림" w:hAnsi="Arial" w:cs="Arial"/>
          <w:sz w:val="22"/>
        </w:rPr>
        <w:t xml:space="preserve">to </w:t>
      </w:r>
      <w:r w:rsidRPr="0025624E">
        <w:rPr>
          <w:rFonts w:ascii="Arial" w:eastAsia="굴림" w:hAnsi="Arial" w:cs="Arial"/>
          <w:sz w:val="22"/>
        </w:rPr>
        <w:t>[receiver’s name chosen</w:t>
      </w:r>
      <w:r w:rsidR="0057109F" w:rsidRPr="0025624E">
        <w:rPr>
          <w:rFonts w:ascii="Arial" w:eastAsia="굴림" w:hAnsi="Arial" w:cs="Arial"/>
          <w:sz w:val="22"/>
        </w:rPr>
        <w:t>]</w:t>
      </w:r>
      <w:r w:rsidR="00180275" w:rsidRPr="0025624E">
        <w:rPr>
          <w:rFonts w:ascii="Arial" w:eastAsia="굴림" w:hAnsi="Arial" w:cs="Arial"/>
          <w:sz w:val="22"/>
        </w:rPr>
        <w:t xml:space="preserve"> </w:t>
      </w:r>
      <w:r w:rsidR="00F40FA7" w:rsidRPr="0025624E">
        <w:rPr>
          <w:rFonts w:ascii="Arial" w:eastAsia="굴림" w:hAnsi="Arial" w:cs="Arial"/>
          <w:sz w:val="22"/>
        </w:rPr>
        <w:t>in the last calendar year (</w:t>
      </w:r>
      <w:del w:id="779" w:author="Keis" w:date="2024-09-06T10:18:00Z">
        <w:r w:rsidR="00FD2AFD" w:rsidRPr="004F0F0F" w:rsidDel="009F27DD">
          <w:rPr>
            <w:rFonts w:ascii="Arial" w:eastAsia="굴림" w:hAnsi="Arial" w:cs="Arial" w:hint="eastAsia"/>
            <w:color w:val="FF0000"/>
            <w:sz w:val="22"/>
          </w:rPr>
          <w:delText>2019</w:delText>
        </w:r>
      </w:del>
      <w:ins w:id="780" w:author="Keis" w:date="2024-09-06T10:18:00Z">
        <w:r w:rsidR="009F27DD" w:rsidRPr="009F27DD">
          <w:rPr>
            <w:rFonts w:ascii="Arial" w:eastAsia="굴림" w:hAnsi="Arial" w:cs="Arial" w:hint="eastAsia"/>
            <w:color w:val="00B050"/>
            <w:sz w:val="22"/>
          </w:rPr>
          <w:t>2021</w:t>
        </w:r>
      </w:ins>
      <w:r w:rsidR="00F40FA7" w:rsidRPr="0025624E">
        <w:rPr>
          <w:rFonts w:ascii="Arial" w:eastAsia="굴림" w:hAnsi="Arial" w:cs="Arial"/>
          <w:sz w:val="22"/>
        </w:rPr>
        <w:t>)</w:t>
      </w:r>
      <w:r w:rsidR="00242736" w:rsidRPr="0025624E">
        <w:rPr>
          <w:rFonts w:ascii="Arial" w:eastAsia="굴림" w:hAnsi="Arial" w:cs="Arial"/>
          <w:sz w:val="22"/>
        </w:rPr>
        <w:t>?</w:t>
      </w:r>
    </w:p>
    <w:p w14:paraId="606C35B6" w14:textId="77777777" w:rsidR="00242736" w:rsidRPr="0025624E" w:rsidRDefault="00242736" w:rsidP="00242736">
      <w:pPr>
        <w:wordWrap/>
        <w:spacing w:line="360" w:lineRule="auto"/>
        <w:rPr>
          <w:rFonts w:ascii="Arial" w:eastAsia="굴림" w:hAnsi="Arial" w:cs="Arial"/>
          <w:sz w:val="22"/>
        </w:rPr>
      </w:pPr>
      <w:r w:rsidRPr="0025624E">
        <w:rPr>
          <w:rFonts w:ascii="Arial" w:eastAsia="굴림" w:hAnsi="Arial" w:cs="Arial"/>
          <w:sz w:val="22"/>
        </w:rPr>
        <w:t>[IWER: Please enter ‘100,000,000 Korean won (</w:t>
      </w:r>
      <w:r w:rsidR="00B87B3B" w:rsidRPr="0025624E">
        <w:rPr>
          <w:rFonts w:ascii="Arial" w:eastAsia="굴림" w:hAnsi="Arial" w:cs="Arial"/>
          <w:sz w:val="22"/>
        </w:rPr>
        <w:t>one hundred million won</w:t>
      </w:r>
      <w:r w:rsidRPr="0025624E">
        <w:rPr>
          <w:rFonts w:ascii="Arial" w:eastAsia="굴림" w:hAnsi="Arial" w:cs="Arial"/>
          <w:sz w:val="22"/>
        </w:rPr>
        <w:t xml:space="preserve">)’ first then, </w:t>
      </w:r>
      <w:proofErr w:type="gramStart"/>
      <w:r w:rsidRPr="0025624E">
        <w:rPr>
          <w:rFonts w:ascii="Arial" w:eastAsia="굴림" w:hAnsi="Arial" w:cs="Arial"/>
          <w:sz w:val="22"/>
        </w:rPr>
        <w:t>enter ’</w:t>
      </w:r>
      <w:proofErr w:type="gramEnd"/>
      <w:r w:rsidRPr="0025624E">
        <w:rPr>
          <w:rFonts w:ascii="Arial" w:eastAsia="굴림" w:hAnsi="Arial" w:cs="Arial"/>
          <w:sz w:val="22"/>
        </w:rPr>
        <w:t>10,000 Korean won (MW)’.]</w:t>
      </w:r>
    </w:p>
    <w:p w14:paraId="32556F58" w14:textId="77777777" w:rsidR="00B762CA" w:rsidRPr="0025624E" w:rsidRDefault="00242736" w:rsidP="00242736">
      <w:pPr>
        <w:spacing w:line="360" w:lineRule="auto"/>
        <w:rPr>
          <w:rFonts w:ascii="Arial" w:eastAsia="굴림" w:hAnsi="Arial" w:cs="Arial"/>
          <w:kern w:val="0"/>
          <w:sz w:val="22"/>
        </w:rPr>
      </w:pPr>
      <w:r w:rsidRPr="0025624E">
        <w:rPr>
          <w:rFonts w:ascii="Arial" w:eastAsia="굴림" w:hAnsi="Arial" w:cs="Arial"/>
          <w:kern w:val="0"/>
          <w:sz w:val="22"/>
        </w:rPr>
        <w:lastRenderedPageBreak/>
        <w:tab/>
        <w:t>______</w:t>
      </w:r>
      <w:r w:rsidR="00B87B3B" w:rsidRPr="0025624E">
        <w:rPr>
          <w:rFonts w:ascii="Arial" w:eastAsia="굴림" w:hAnsi="Arial" w:cs="Arial"/>
          <w:kern w:val="0"/>
          <w:sz w:val="22"/>
        </w:rPr>
        <w:t>one hundred million won</w:t>
      </w:r>
      <w:r w:rsidRPr="0025624E">
        <w:rPr>
          <w:rFonts w:ascii="Arial" w:eastAsia="굴림" w:hAnsi="Arial" w:cs="Arial"/>
          <w:kern w:val="0"/>
          <w:sz w:val="22"/>
        </w:rPr>
        <w:t xml:space="preserve"> [Range: 1~9] _________MW [Range: 0 ~ 9997]</w:t>
      </w:r>
    </w:p>
    <w:p w14:paraId="129D4FD9" w14:textId="77777777" w:rsidR="005D5299" w:rsidRPr="0025624E" w:rsidRDefault="00362742" w:rsidP="004F07D5">
      <w:pPr>
        <w:wordWrap/>
        <w:spacing w:line="360" w:lineRule="auto"/>
        <w:ind w:firstLine="800"/>
        <w:rPr>
          <w:rFonts w:ascii="Arial" w:eastAsia="굴림" w:hAnsi="Arial" w:cs="Arial"/>
          <w:sz w:val="22"/>
        </w:rPr>
      </w:pPr>
      <w:r w:rsidRPr="0025624E">
        <w:rPr>
          <w:rFonts w:ascii="Arial" w:eastAsia="굴림" w:hAnsi="Arial" w:cs="Arial"/>
          <w:sz w:val="22"/>
        </w:rPr>
        <w:t>Don’t know →Go to Bb216~Bb220</w:t>
      </w:r>
      <w:r w:rsidR="005D5299" w:rsidRPr="0025624E">
        <w:rPr>
          <w:rFonts w:ascii="Arial" w:eastAsia="굴림" w:hAnsi="Arial" w:cs="Arial"/>
          <w:sz w:val="22"/>
        </w:rPr>
        <w:t xml:space="preserve"> unfolding</w:t>
      </w:r>
    </w:p>
    <w:p w14:paraId="380CF93F" w14:textId="77777777" w:rsidR="005D5299" w:rsidRPr="0025624E" w:rsidRDefault="00362742" w:rsidP="004F07D5">
      <w:pPr>
        <w:wordWrap/>
        <w:spacing w:line="360" w:lineRule="auto"/>
        <w:ind w:firstLine="800"/>
        <w:rPr>
          <w:rFonts w:ascii="Arial" w:eastAsia="굴림" w:hAnsi="Arial" w:cs="Arial"/>
          <w:sz w:val="22"/>
        </w:rPr>
      </w:pPr>
      <w:r w:rsidRPr="0025624E">
        <w:rPr>
          <w:rFonts w:ascii="Arial" w:eastAsia="굴림" w:hAnsi="Arial" w:cs="Arial"/>
          <w:sz w:val="22"/>
        </w:rPr>
        <w:t>Refuse to answer →Go to Bb216~Bb220</w:t>
      </w:r>
      <w:r w:rsidR="005D5299" w:rsidRPr="0025624E">
        <w:rPr>
          <w:rFonts w:ascii="Arial" w:eastAsia="굴림" w:hAnsi="Arial" w:cs="Arial"/>
          <w:sz w:val="22"/>
        </w:rPr>
        <w:t xml:space="preserve"> unfolding</w:t>
      </w:r>
    </w:p>
    <w:p w14:paraId="64C2AF51" w14:textId="77777777" w:rsidR="005D5299" w:rsidRPr="0025624E" w:rsidRDefault="005D5299" w:rsidP="004F07D5">
      <w:pPr>
        <w:wordWrap/>
        <w:spacing w:line="360" w:lineRule="auto"/>
        <w:rPr>
          <w:rFonts w:ascii="Arial" w:eastAsia="굴림" w:hAnsi="Arial" w:cs="Arial"/>
          <w:sz w:val="22"/>
        </w:rPr>
      </w:pPr>
    </w:p>
    <w:p w14:paraId="1BCC9091" w14:textId="77777777" w:rsidR="005D5299" w:rsidRPr="0025624E" w:rsidRDefault="00362742" w:rsidP="004F07D5">
      <w:pPr>
        <w:wordWrap/>
        <w:spacing w:line="360" w:lineRule="auto"/>
        <w:rPr>
          <w:rFonts w:ascii="Arial" w:eastAsia="굴림" w:hAnsi="Arial" w:cs="Arial"/>
          <w:b/>
          <w:sz w:val="22"/>
        </w:rPr>
      </w:pPr>
      <w:r w:rsidRPr="0025624E">
        <w:rPr>
          <w:rFonts w:ascii="Arial" w:eastAsia="굴림" w:hAnsi="Arial" w:cs="Arial"/>
          <w:b/>
          <w:sz w:val="22"/>
        </w:rPr>
        <w:t>&lt; Bb216~Bb220</w:t>
      </w:r>
      <w:r w:rsidR="005D5299" w:rsidRPr="0025624E">
        <w:rPr>
          <w:rFonts w:ascii="Arial" w:eastAsia="굴림" w:hAnsi="Arial" w:cs="Arial"/>
          <w:b/>
          <w:sz w:val="22"/>
        </w:rPr>
        <w:t>. Unfolding bracket questions &gt;</w:t>
      </w:r>
    </w:p>
    <w:p w14:paraId="11D2D1DC" w14:textId="77777777" w:rsidR="00B27FF3" w:rsidRPr="0025624E" w:rsidRDefault="00B27FF3" w:rsidP="004F07D5">
      <w:pPr>
        <w:wordWrap/>
        <w:spacing w:line="360" w:lineRule="auto"/>
        <w:rPr>
          <w:rFonts w:ascii="Arial" w:eastAsia="굴림" w:hAnsi="Arial" w:cs="Arial"/>
          <w:sz w:val="22"/>
        </w:rPr>
      </w:pPr>
      <w:r w:rsidRPr="0025624E">
        <w:rPr>
          <w:rFonts w:ascii="Arial" w:eastAsia="굴림" w:hAnsi="Arial" w:cs="Arial"/>
          <w:sz w:val="22"/>
        </w:rPr>
        <w:t>[IWE</w:t>
      </w:r>
      <w:r w:rsidR="00362742" w:rsidRPr="0025624E">
        <w:rPr>
          <w:rFonts w:ascii="Arial" w:eastAsia="굴림" w:hAnsi="Arial" w:cs="Arial"/>
          <w:sz w:val="22"/>
        </w:rPr>
        <w:t>R: Go back to Bb215</w:t>
      </w:r>
      <w:r w:rsidRPr="0025624E">
        <w:rPr>
          <w:rFonts w:ascii="Arial" w:eastAsia="굴림" w:hAnsi="Arial" w:cs="Arial"/>
          <w:sz w:val="22"/>
        </w:rPr>
        <w:t xml:space="preserve"> and record if R answers the amount during the interview.]</w:t>
      </w:r>
    </w:p>
    <w:p w14:paraId="5FC9ADD3" w14:textId="3154C0A8" w:rsidR="005D5299" w:rsidRPr="0025624E" w:rsidRDefault="00362742" w:rsidP="004F07D5">
      <w:pPr>
        <w:spacing w:line="360" w:lineRule="auto"/>
        <w:rPr>
          <w:rFonts w:ascii="Arial" w:hAnsi="Arial" w:cs="Arial"/>
          <w:sz w:val="22"/>
        </w:rPr>
      </w:pPr>
      <w:r w:rsidRPr="0025624E">
        <w:rPr>
          <w:rFonts w:ascii="Arial" w:eastAsia="굴림" w:hAnsi="Arial" w:cs="Arial"/>
          <w:sz w:val="22"/>
        </w:rPr>
        <w:t>Bb216</w:t>
      </w:r>
      <w:r w:rsidR="005D5299" w:rsidRPr="0025624E">
        <w:rPr>
          <w:rFonts w:ascii="Arial" w:eastAsia="굴림" w:hAnsi="Arial" w:cs="Arial"/>
          <w:sz w:val="22"/>
        </w:rPr>
        <w:t>. Did it amount to less than, about equal to or more than 100 MW (10,000 Korean won)</w:t>
      </w:r>
      <w:r w:rsidR="00B762CA" w:rsidRPr="0025624E">
        <w:rPr>
          <w:rFonts w:ascii="Arial" w:eastAsia="굴림" w:hAnsi="Arial" w:cs="Arial"/>
          <w:sz w:val="22"/>
        </w:rPr>
        <w:t xml:space="preserve"> in the last calendar year (</w:t>
      </w:r>
      <w:del w:id="781" w:author="Keis" w:date="2024-09-06T10:18:00Z">
        <w:r w:rsidR="0055768C" w:rsidRPr="004F0F0F" w:rsidDel="009F27DD">
          <w:rPr>
            <w:rFonts w:ascii="Arial" w:eastAsia="굴림" w:hAnsi="Arial" w:cs="Arial" w:hint="eastAsia"/>
            <w:color w:val="FF0000"/>
            <w:sz w:val="22"/>
          </w:rPr>
          <w:delText>2019</w:delText>
        </w:r>
      </w:del>
      <w:ins w:id="782"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571E6DBD" w14:textId="77777777" w:rsidR="00B27FF3" w:rsidRPr="0025624E" w:rsidRDefault="00B27FF3" w:rsidP="002D0E30">
      <w:pPr>
        <w:pStyle w:val="a6"/>
        <w:numPr>
          <w:ilvl w:val="0"/>
          <w:numId w:val="259"/>
        </w:numPr>
        <w:wordWrap/>
        <w:spacing w:line="360" w:lineRule="auto"/>
        <w:ind w:leftChars="0"/>
        <w:rPr>
          <w:rFonts w:ascii="Arial" w:eastAsia="굴림" w:hAnsi="Arial" w:cs="Arial"/>
          <w:sz w:val="22"/>
        </w:rPr>
      </w:pPr>
      <w:r w:rsidRPr="0025624E">
        <w:rPr>
          <w:rFonts w:ascii="Arial" w:eastAsia="굴림" w:hAnsi="Arial" w:cs="Arial"/>
          <w:sz w:val="22"/>
        </w:rPr>
        <w:t>Less than 100 MW</w:t>
      </w:r>
    </w:p>
    <w:p w14:paraId="4564CFB0" w14:textId="77777777" w:rsidR="00B27FF3" w:rsidRPr="0025624E" w:rsidRDefault="00B27FF3" w:rsidP="00F14BA4">
      <w:pPr>
        <w:pStyle w:val="a6"/>
        <w:numPr>
          <w:ilvl w:val="0"/>
          <w:numId w:val="1122"/>
        </w:numPr>
        <w:wordWrap/>
        <w:spacing w:line="360" w:lineRule="auto"/>
        <w:ind w:leftChars="0"/>
        <w:rPr>
          <w:rFonts w:ascii="Arial" w:eastAsia="굴림" w:hAnsi="Arial" w:cs="Arial"/>
          <w:sz w:val="22"/>
        </w:rPr>
      </w:pPr>
      <w:r w:rsidRPr="0025624E">
        <w:rPr>
          <w:rFonts w:ascii="Arial" w:eastAsia="굴림" w:hAnsi="Arial" w:cs="Arial"/>
          <w:sz w:val="22"/>
        </w:rPr>
        <w:t>About 100 MW</w:t>
      </w:r>
    </w:p>
    <w:p w14:paraId="47807F95" w14:textId="77777777" w:rsidR="00B27FF3" w:rsidRPr="0025624E" w:rsidRDefault="00B27FF3"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 MW</w:t>
      </w:r>
    </w:p>
    <w:p w14:paraId="27AB5F81" w14:textId="77777777" w:rsidR="005D5299" w:rsidRPr="0025624E" w:rsidRDefault="005D5299" w:rsidP="004F07D5">
      <w:pPr>
        <w:wordWrap/>
        <w:spacing w:line="360" w:lineRule="auto"/>
        <w:rPr>
          <w:rFonts w:ascii="Arial" w:eastAsia="굴림" w:hAnsi="Arial" w:cs="Arial"/>
          <w:sz w:val="22"/>
        </w:rPr>
      </w:pPr>
    </w:p>
    <w:p w14:paraId="747BB2AC" w14:textId="1B6FA9E0" w:rsidR="005D5299" w:rsidRPr="0025624E" w:rsidRDefault="00362742" w:rsidP="004F07D5">
      <w:pPr>
        <w:spacing w:line="360" w:lineRule="auto"/>
        <w:rPr>
          <w:rFonts w:ascii="Arial" w:hAnsi="Arial" w:cs="Arial"/>
          <w:sz w:val="22"/>
        </w:rPr>
      </w:pPr>
      <w:r w:rsidRPr="0025624E">
        <w:rPr>
          <w:rFonts w:ascii="Arial" w:eastAsia="굴림" w:hAnsi="Arial" w:cs="Arial"/>
          <w:sz w:val="22"/>
        </w:rPr>
        <w:t>Bb217</w:t>
      </w:r>
      <w:r w:rsidR="005D5299" w:rsidRPr="0025624E">
        <w:rPr>
          <w:rFonts w:ascii="Arial" w:eastAsia="굴림" w:hAnsi="Arial" w:cs="Arial"/>
          <w:sz w:val="22"/>
        </w:rPr>
        <w:t>. Did it amount to less than, about equal to or more than 300 MW (10,000 Korean won)</w:t>
      </w:r>
      <w:r w:rsidR="00B762CA" w:rsidRPr="0025624E">
        <w:rPr>
          <w:rFonts w:ascii="Arial" w:eastAsia="굴림" w:hAnsi="Arial" w:cs="Arial"/>
          <w:sz w:val="22"/>
        </w:rPr>
        <w:t xml:space="preserve"> in the last calendar year (</w:t>
      </w:r>
      <w:del w:id="783" w:author="Keis" w:date="2024-09-06T10:18:00Z">
        <w:r w:rsidR="0055768C" w:rsidRPr="004F0F0F" w:rsidDel="009F27DD">
          <w:rPr>
            <w:rFonts w:ascii="Arial" w:eastAsia="굴림" w:hAnsi="Arial" w:cs="Arial" w:hint="eastAsia"/>
            <w:color w:val="FF0000"/>
            <w:sz w:val="22"/>
          </w:rPr>
          <w:delText>2019</w:delText>
        </w:r>
      </w:del>
      <w:ins w:id="784"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48827662" w14:textId="77777777" w:rsidR="00B27FF3" w:rsidRPr="0025624E" w:rsidRDefault="00B27FF3" w:rsidP="002D0E30">
      <w:pPr>
        <w:pStyle w:val="a6"/>
        <w:numPr>
          <w:ilvl w:val="0"/>
          <w:numId w:val="260"/>
        </w:numPr>
        <w:wordWrap/>
        <w:spacing w:line="360" w:lineRule="auto"/>
        <w:ind w:leftChars="0"/>
        <w:rPr>
          <w:rFonts w:ascii="Arial" w:eastAsia="굴림" w:hAnsi="Arial" w:cs="Arial"/>
          <w:sz w:val="22"/>
        </w:rPr>
      </w:pPr>
      <w:r w:rsidRPr="0025624E">
        <w:rPr>
          <w:rFonts w:ascii="Arial" w:eastAsia="굴림" w:hAnsi="Arial" w:cs="Arial"/>
          <w:sz w:val="22"/>
        </w:rPr>
        <w:t>Less than 300 MW</w:t>
      </w:r>
    </w:p>
    <w:p w14:paraId="500457DB" w14:textId="77777777" w:rsidR="00B27FF3" w:rsidRPr="0025624E" w:rsidRDefault="00B27FF3" w:rsidP="00F14BA4">
      <w:pPr>
        <w:pStyle w:val="a6"/>
        <w:numPr>
          <w:ilvl w:val="0"/>
          <w:numId w:val="1123"/>
        </w:numPr>
        <w:wordWrap/>
        <w:spacing w:line="360" w:lineRule="auto"/>
        <w:ind w:leftChars="0"/>
        <w:rPr>
          <w:rFonts w:ascii="Arial" w:eastAsia="굴림" w:hAnsi="Arial" w:cs="Arial"/>
          <w:sz w:val="22"/>
        </w:rPr>
      </w:pPr>
      <w:r w:rsidRPr="0025624E">
        <w:rPr>
          <w:rFonts w:ascii="Arial" w:eastAsia="굴림" w:hAnsi="Arial" w:cs="Arial"/>
          <w:sz w:val="22"/>
        </w:rPr>
        <w:t>About 300 MW</w:t>
      </w:r>
    </w:p>
    <w:p w14:paraId="51AB469F" w14:textId="77777777" w:rsidR="00B27FF3" w:rsidRPr="0025624E" w:rsidRDefault="00B27FF3"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300 MW</w:t>
      </w:r>
    </w:p>
    <w:p w14:paraId="32C12857" w14:textId="77777777" w:rsidR="005D5299" w:rsidRPr="0025624E" w:rsidRDefault="005D5299" w:rsidP="004F07D5">
      <w:pPr>
        <w:wordWrap/>
        <w:spacing w:line="360" w:lineRule="auto"/>
        <w:rPr>
          <w:rFonts w:ascii="Arial" w:eastAsia="굴림" w:hAnsi="Arial" w:cs="Arial"/>
          <w:sz w:val="22"/>
        </w:rPr>
      </w:pPr>
    </w:p>
    <w:p w14:paraId="37355EA2" w14:textId="25D4BCBC" w:rsidR="005D5299" w:rsidRPr="0025624E" w:rsidRDefault="00362742" w:rsidP="004F07D5">
      <w:pPr>
        <w:spacing w:line="360" w:lineRule="auto"/>
        <w:rPr>
          <w:rFonts w:ascii="Arial" w:hAnsi="Arial" w:cs="Arial"/>
          <w:sz w:val="22"/>
        </w:rPr>
      </w:pPr>
      <w:r w:rsidRPr="0025624E">
        <w:rPr>
          <w:rFonts w:ascii="Arial" w:eastAsia="굴림" w:hAnsi="Arial" w:cs="Arial"/>
          <w:sz w:val="22"/>
        </w:rPr>
        <w:t>Bb218</w:t>
      </w:r>
      <w:r w:rsidR="005D5299" w:rsidRPr="0025624E">
        <w:rPr>
          <w:rFonts w:ascii="Arial" w:eastAsia="굴림" w:hAnsi="Arial" w:cs="Arial"/>
          <w:sz w:val="22"/>
        </w:rPr>
        <w:t>. Did it amount to less than, about equal to or more than 500 MW (10,000 Korean won)</w:t>
      </w:r>
      <w:r w:rsidR="00B762CA" w:rsidRPr="0025624E">
        <w:rPr>
          <w:rFonts w:ascii="Arial" w:eastAsia="굴림" w:hAnsi="Arial" w:cs="Arial"/>
          <w:sz w:val="22"/>
        </w:rPr>
        <w:t xml:space="preserve"> in the last calendar year (</w:t>
      </w:r>
      <w:del w:id="785" w:author="Keis" w:date="2024-09-06T10:18:00Z">
        <w:r w:rsidR="0055768C" w:rsidRPr="004F0F0F" w:rsidDel="009F27DD">
          <w:rPr>
            <w:rFonts w:ascii="Arial" w:eastAsia="굴림" w:hAnsi="Arial" w:cs="Arial" w:hint="eastAsia"/>
            <w:color w:val="FF0000"/>
            <w:sz w:val="22"/>
          </w:rPr>
          <w:delText>2019</w:delText>
        </w:r>
      </w:del>
      <w:ins w:id="786"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157C3C34" w14:textId="77777777" w:rsidR="00B27FF3" w:rsidRPr="0025624E" w:rsidRDefault="00B27FF3" w:rsidP="002D0E30">
      <w:pPr>
        <w:pStyle w:val="a6"/>
        <w:numPr>
          <w:ilvl w:val="0"/>
          <w:numId w:val="261"/>
        </w:numPr>
        <w:wordWrap/>
        <w:spacing w:line="360" w:lineRule="auto"/>
        <w:ind w:leftChars="0"/>
        <w:rPr>
          <w:rFonts w:ascii="Arial" w:eastAsia="굴림" w:hAnsi="Arial" w:cs="Arial"/>
          <w:sz w:val="22"/>
        </w:rPr>
      </w:pPr>
      <w:r w:rsidRPr="0025624E">
        <w:rPr>
          <w:rFonts w:ascii="Arial" w:eastAsia="굴림" w:hAnsi="Arial" w:cs="Arial"/>
          <w:sz w:val="22"/>
        </w:rPr>
        <w:t>Less than 500 MW</w:t>
      </w:r>
    </w:p>
    <w:p w14:paraId="5A1E5814" w14:textId="77777777" w:rsidR="00B27FF3" w:rsidRPr="0025624E" w:rsidRDefault="00B27FF3" w:rsidP="00F14BA4">
      <w:pPr>
        <w:pStyle w:val="a6"/>
        <w:numPr>
          <w:ilvl w:val="0"/>
          <w:numId w:val="1124"/>
        </w:numPr>
        <w:wordWrap/>
        <w:spacing w:line="360" w:lineRule="auto"/>
        <w:ind w:leftChars="0"/>
        <w:rPr>
          <w:rFonts w:ascii="Arial" w:eastAsia="굴림" w:hAnsi="Arial" w:cs="Arial"/>
          <w:sz w:val="22"/>
        </w:rPr>
      </w:pPr>
      <w:r w:rsidRPr="0025624E">
        <w:rPr>
          <w:rFonts w:ascii="Arial" w:eastAsia="굴림" w:hAnsi="Arial" w:cs="Arial"/>
          <w:sz w:val="22"/>
        </w:rPr>
        <w:t>About 500 MW</w:t>
      </w:r>
    </w:p>
    <w:p w14:paraId="5925D227" w14:textId="77777777" w:rsidR="00B27FF3" w:rsidRPr="0025624E" w:rsidRDefault="00B27FF3"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500 MW</w:t>
      </w:r>
    </w:p>
    <w:p w14:paraId="1AFC08AC" w14:textId="77777777" w:rsidR="005D5299" w:rsidRPr="0025624E" w:rsidRDefault="005D5299" w:rsidP="004F07D5">
      <w:pPr>
        <w:wordWrap/>
        <w:spacing w:line="360" w:lineRule="auto"/>
        <w:rPr>
          <w:rFonts w:ascii="Arial" w:eastAsia="굴림" w:hAnsi="Arial" w:cs="Arial"/>
          <w:sz w:val="22"/>
        </w:rPr>
      </w:pPr>
    </w:p>
    <w:p w14:paraId="51E5748B" w14:textId="6D594146" w:rsidR="005D5299" w:rsidRPr="0025624E" w:rsidRDefault="00362742" w:rsidP="004F07D5">
      <w:pPr>
        <w:spacing w:line="360" w:lineRule="auto"/>
        <w:rPr>
          <w:rFonts w:ascii="Arial" w:hAnsi="Arial" w:cs="Arial"/>
          <w:sz w:val="22"/>
        </w:rPr>
      </w:pPr>
      <w:r w:rsidRPr="0025624E">
        <w:rPr>
          <w:rFonts w:ascii="Arial" w:eastAsia="굴림" w:hAnsi="Arial" w:cs="Arial"/>
          <w:sz w:val="22"/>
        </w:rPr>
        <w:t>Bb219</w:t>
      </w:r>
      <w:r w:rsidR="005D5299" w:rsidRPr="0025624E">
        <w:rPr>
          <w:rFonts w:ascii="Arial" w:eastAsia="굴림" w:hAnsi="Arial" w:cs="Arial"/>
          <w:sz w:val="22"/>
        </w:rPr>
        <w:t>. Did it amount to less than, about equal to or more than 1,000 MW (10,000 Korean won)</w:t>
      </w:r>
      <w:r w:rsidR="00B762CA" w:rsidRPr="0025624E">
        <w:rPr>
          <w:rFonts w:ascii="Arial" w:eastAsia="굴림" w:hAnsi="Arial" w:cs="Arial"/>
          <w:sz w:val="22"/>
        </w:rPr>
        <w:t xml:space="preserve"> in the last calendar year (</w:t>
      </w:r>
      <w:del w:id="787" w:author="Keis" w:date="2024-09-06T10:18:00Z">
        <w:r w:rsidR="0055768C" w:rsidRPr="004F0F0F" w:rsidDel="009F27DD">
          <w:rPr>
            <w:rFonts w:ascii="Arial" w:eastAsia="굴림" w:hAnsi="Arial" w:cs="Arial" w:hint="eastAsia"/>
            <w:color w:val="FF0000"/>
            <w:sz w:val="22"/>
          </w:rPr>
          <w:delText>2019</w:delText>
        </w:r>
      </w:del>
      <w:ins w:id="788"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6AB4CBF7" w14:textId="77777777" w:rsidR="00B27FF3" w:rsidRPr="0025624E" w:rsidRDefault="00B27FF3" w:rsidP="002D0E30">
      <w:pPr>
        <w:pStyle w:val="a6"/>
        <w:numPr>
          <w:ilvl w:val="0"/>
          <w:numId w:val="262"/>
        </w:numPr>
        <w:wordWrap/>
        <w:spacing w:line="360" w:lineRule="auto"/>
        <w:ind w:leftChars="0"/>
        <w:rPr>
          <w:rFonts w:ascii="Arial" w:eastAsia="굴림" w:hAnsi="Arial" w:cs="Arial"/>
          <w:sz w:val="22"/>
        </w:rPr>
      </w:pPr>
      <w:r w:rsidRPr="0025624E">
        <w:rPr>
          <w:rFonts w:ascii="Arial" w:eastAsia="굴림" w:hAnsi="Arial" w:cs="Arial"/>
          <w:sz w:val="22"/>
        </w:rPr>
        <w:t>Less than 1,000 MW</w:t>
      </w:r>
    </w:p>
    <w:p w14:paraId="3501A9E8" w14:textId="77777777" w:rsidR="00B27FF3" w:rsidRPr="0025624E" w:rsidRDefault="00B27FF3" w:rsidP="00F14BA4">
      <w:pPr>
        <w:pStyle w:val="a6"/>
        <w:numPr>
          <w:ilvl w:val="0"/>
          <w:numId w:val="1125"/>
        </w:numPr>
        <w:wordWrap/>
        <w:spacing w:line="360" w:lineRule="auto"/>
        <w:ind w:leftChars="0"/>
        <w:rPr>
          <w:rFonts w:ascii="Arial" w:eastAsia="굴림" w:hAnsi="Arial" w:cs="Arial"/>
          <w:sz w:val="22"/>
        </w:rPr>
      </w:pPr>
      <w:r w:rsidRPr="0025624E">
        <w:rPr>
          <w:rFonts w:ascii="Arial" w:eastAsia="굴림" w:hAnsi="Arial" w:cs="Arial"/>
          <w:sz w:val="22"/>
        </w:rPr>
        <w:t>About 1,000 MW</w:t>
      </w:r>
    </w:p>
    <w:p w14:paraId="1BE007B2" w14:textId="77777777" w:rsidR="00B27FF3" w:rsidRPr="0025624E" w:rsidRDefault="00B27FF3"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1,000 MW</w:t>
      </w:r>
    </w:p>
    <w:p w14:paraId="7C93E60B" w14:textId="77777777" w:rsidR="005D5299" w:rsidRPr="0025624E" w:rsidRDefault="005D5299" w:rsidP="004F07D5">
      <w:pPr>
        <w:wordWrap/>
        <w:spacing w:line="360" w:lineRule="auto"/>
        <w:rPr>
          <w:rFonts w:ascii="Arial" w:eastAsia="굴림" w:hAnsi="Arial" w:cs="Arial"/>
          <w:sz w:val="22"/>
        </w:rPr>
      </w:pPr>
    </w:p>
    <w:p w14:paraId="50ED1E8B" w14:textId="142A177D" w:rsidR="005D5299" w:rsidRPr="0025624E" w:rsidRDefault="00362742" w:rsidP="004F07D5">
      <w:pPr>
        <w:spacing w:line="360" w:lineRule="auto"/>
        <w:rPr>
          <w:rFonts w:ascii="Arial" w:hAnsi="Arial" w:cs="Arial"/>
          <w:sz w:val="22"/>
        </w:rPr>
      </w:pPr>
      <w:r w:rsidRPr="0025624E">
        <w:rPr>
          <w:rFonts w:ascii="Arial" w:eastAsia="굴림" w:hAnsi="Arial" w:cs="Arial"/>
          <w:sz w:val="22"/>
        </w:rPr>
        <w:t>Bb220</w:t>
      </w:r>
      <w:r w:rsidR="005D5299" w:rsidRPr="0025624E">
        <w:rPr>
          <w:rFonts w:ascii="Arial" w:eastAsia="굴림" w:hAnsi="Arial" w:cs="Arial"/>
          <w:sz w:val="22"/>
        </w:rPr>
        <w:t>. Did it amount to less than, about equal to or more than 2,000 MW (10,000 Korean won)</w:t>
      </w:r>
      <w:r w:rsidR="00B762CA" w:rsidRPr="0025624E">
        <w:rPr>
          <w:rFonts w:ascii="Arial" w:eastAsia="굴림" w:hAnsi="Arial" w:cs="Arial"/>
          <w:sz w:val="22"/>
        </w:rPr>
        <w:t xml:space="preserve"> in the last calendar year (</w:t>
      </w:r>
      <w:del w:id="789" w:author="Keis" w:date="2024-09-06T10:18:00Z">
        <w:r w:rsidR="0055768C" w:rsidRPr="004F0F0F" w:rsidDel="009F27DD">
          <w:rPr>
            <w:rFonts w:ascii="Arial" w:eastAsia="굴림" w:hAnsi="Arial" w:cs="Arial" w:hint="eastAsia"/>
            <w:color w:val="FF0000"/>
            <w:sz w:val="22"/>
          </w:rPr>
          <w:delText>2019</w:delText>
        </w:r>
      </w:del>
      <w:ins w:id="790" w:author="Keis" w:date="2024-09-06T10:18:00Z">
        <w:r w:rsidR="009F27DD" w:rsidRPr="009F27DD">
          <w:rPr>
            <w:rFonts w:ascii="Arial" w:eastAsia="굴림" w:hAnsi="Arial" w:cs="Arial" w:hint="eastAsia"/>
            <w:color w:val="00B050"/>
            <w:sz w:val="22"/>
          </w:rPr>
          <w:t>2021</w:t>
        </w:r>
      </w:ins>
      <w:r w:rsidR="00B762CA" w:rsidRPr="0025624E">
        <w:rPr>
          <w:rFonts w:ascii="Arial" w:eastAsia="굴림" w:hAnsi="Arial" w:cs="Arial"/>
          <w:sz w:val="22"/>
        </w:rPr>
        <w:t>)</w:t>
      </w:r>
      <w:r w:rsidR="005D5299" w:rsidRPr="0025624E">
        <w:rPr>
          <w:rFonts w:ascii="Arial" w:eastAsia="굴림" w:hAnsi="Arial" w:cs="Arial"/>
          <w:sz w:val="22"/>
        </w:rPr>
        <w:t>?</w:t>
      </w:r>
    </w:p>
    <w:p w14:paraId="33B99FBA" w14:textId="77777777" w:rsidR="00B27FF3" w:rsidRPr="0025624E" w:rsidRDefault="00B27FF3" w:rsidP="002D0E30">
      <w:pPr>
        <w:pStyle w:val="a6"/>
        <w:numPr>
          <w:ilvl w:val="0"/>
          <w:numId w:val="263"/>
        </w:numPr>
        <w:wordWrap/>
        <w:spacing w:line="360" w:lineRule="auto"/>
        <w:ind w:leftChars="0"/>
        <w:rPr>
          <w:rFonts w:ascii="Arial" w:eastAsia="굴림" w:hAnsi="Arial" w:cs="Arial"/>
          <w:sz w:val="22"/>
        </w:rPr>
      </w:pPr>
      <w:r w:rsidRPr="0025624E">
        <w:rPr>
          <w:rFonts w:ascii="Arial" w:eastAsia="굴림" w:hAnsi="Arial" w:cs="Arial"/>
          <w:sz w:val="22"/>
        </w:rPr>
        <w:t>Less than 2,000 MW</w:t>
      </w:r>
    </w:p>
    <w:p w14:paraId="73316541" w14:textId="77777777" w:rsidR="00B27FF3" w:rsidRPr="0025624E" w:rsidRDefault="00B27FF3" w:rsidP="00F14BA4">
      <w:pPr>
        <w:pStyle w:val="a6"/>
        <w:numPr>
          <w:ilvl w:val="0"/>
          <w:numId w:val="1126"/>
        </w:numPr>
        <w:wordWrap/>
        <w:spacing w:line="360" w:lineRule="auto"/>
        <w:ind w:leftChars="0"/>
        <w:rPr>
          <w:rFonts w:ascii="Arial" w:eastAsia="굴림" w:hAnsi="Arial" w:cs="Arial"/>
          <w:sz w:val="22"/>
        </w:rPr>
      </w:pPr>
      <w:r w:rsidRPr="0025624E">
        <w:rPr>
          <w:rFonts w:ascii="Arial" w:eastAsia="굴림" w:hAnsi="Arial" w:cs="Arial"/>
          <w:sz w:val="22"/>
        </w:rPr>
        <w:t>About 2,000 MW</w:t>
      </w:r>
    </w:p>
    <w:p w14:paraId="490661C7" w14:textId="77777777" w:rsidR="00B27FF3" w:rsidRPr="0025624E" w:rsidRDefault="00B27FF3" w:rsidP="004F07D5">
      <w:pPr>
        <w:wordWrap/>
        <w:spacing w:line="360" w:lineRule="auto"/>
        <w:ind w:left="400"/>
        <w:rPr>
          <w:rFonts w:ascii="Arial" w:eastAsia="굴림" w:hAnsi="Arial" w:cs="Arial"/>
          <w:sz w:val="22"/>
        </w:rPr>
      </w:pPr>
      <w:proofErr w:type="gramStart"/>
      <w:r w:rsidRPr="0025624E">
        <w:rPr>
          <w:rFonts w:ascii="굴림" w:eastAsia="굴림" w:hAnsi="굴림" w:cs="굴림" w:hint="eastAsia"/>
          <w:sz w:val="22"/>
        </w:rPr>
        <w:t>⑤</w:t>
      </w:r>
      <w:r w:rsidRPr="0025624E">
        <w:rPr>
          <w:rFonts w:ascii="Arial" w:eastAsia="굴림" w:hAnsi="Arial" w:cs="Arial"/>
          <w:sz w:val="22"/>
        </w:rPr>
        <w:t xml:space="preserve">  More</w:t>
      </w:r>
      <w:proofErr w:type="gramEnd"/>
      <w:r w:rsidRPr="0025624E">
        <w:rPr>
          <w:rFonts w:ascii="Arial" w:eastAsia="굴림" w:hAnsi="Arial" w:cs="Arial"/>
          <w:sz w:val="22"/>
        </w:rPr>
        <w:t xml:space="preserve"> than 2,000 MW</w:t>
      </w:r>
    </w:p>
    <w:p w14:paraId="14E1F02E" w14:textId="77777777" w:rsidR="00297F86" w:rsidRPr="0025624E" w:rsidRDefault="00297F86" w:rsidP="00297F86">
      <w:pPr>
        <w:wordWrap/>
        <w:spacing w:line="276" w:lineRule="auto"/>
        <w:rPr>
          <w:rFonts w:ascii="Arial" w:eastAsia="굴림" w:hAnsi="Arial" w:cs="Arial"/>
          <w:b/>
          <w:sz w:val="22"/>
        </w:rPr>
      </w:pPr>
    </w:p>
    <w:p w14:paraId="3AC7C2DE" w14:textId="77777777" w:rsidR="005D5299" w:rsidRPr="0025624E" w:rsidRDefault="005D5299" w:rsidP="00297F86">
      <w:pPr>
        <w:wordWrap/>
        <w:spacing w:line="276" w:lineRule="auto"/>
        <w:rPr>
          <w:rFonts w:ascii="Arial" w:eastAsia="굴림" w:hAnsi="Arial" w:cs="Arial"/>
          <w:b/>
          <w:sz w:val="22"/>
        </w:rPr>
      </w:pPr>
      <w:r w:rsidRPr="0025624E">
        <w:rPr>
          <w:rFonts w:ascii="Arial" w:eastAsia="굴림" w:hAnsi="Arial" w:cs="Arial"/>
          <w:b/>
          <w:sz w:val="22"/>
        </w:rPr>
        <w:t>Logic</w:t>
      </w:r>
    </w:p>
    <w:p w14:paraId="1C8B944B" w14:textId="77777777" w:rsidR="005D5299" w:rsidRPr="0025624E" w:rsidRDefault="00362742" w:rsidP="00F14BA4">
      <w:pPr>
        <w:pStyle w:val="a6"/>
        <w:numPr>
          <w:ilvl w:val="0"/>
          <w:numId w:val="1127"/>
        </w:numPr>
        <w:wordWrap/>
        <w:spacing w:line="276" w:lineRule="auto"/>
        <w:ind w:leftChars="0"/>
        <w:rPr>
          <w:rFonts w:ascii="Arial" w:eastAsia="굴림" w:hAnsi="Arial" w:cs="Arial"/>
          <w:b/>
          <w:sz w:val="22"/>
        </w:rPr>
      </w:pPr>
      <w:r w:rsidRPr="0025624E">
        <w:rPr>
          <w:rFonts w:ascii="Arial" w:eastAsia="굴림" w:hAnsi="Arial" w:cs="Arial"/>
          <w:b/>
          <w:sz w:val="22"/>
        </w:rPr>
        <w:lastRenderedPageBreak/>
        <w:t>If Bb207</w:t>
      </w:r>
      <w:r w:rsidR="005D5299" w:rsidRPr="0025624E">
        <w:rPr>
          <w:rFonts w:ascii="Arial" w:eastAsia="굴림" w:hAnsi="Arial" w:cs="Arial"/>
          <w:b/>
          <w:sz w:val="22"/>
        </w:rPr>
        <w:t>=</w:t>
      </w:r>
      <w:r w:rsidR="005D5299" w:rsidRPr="0025624E">
        <w:rPr>
          <w:rFonts w:ascii="굴림" w:eastAsia="굴림" w:hAnsi="굴림" w:cs="굴림" w:hint="eastAsia"/>
          <w:b/>
          <w:sz w:val="22"/>
        </w:rPr>
        <w:t>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②③</w:t>
      </w:r>
      <w:r w:rsidR="005D5299" w:rsidRPr="0025624E">
        <w:rPr>
          <w:rFonts w:ascii="Arial" w:eastAsia="굴림" w:hAnsi="Arial" w:cs="Arial"/>
          <w:b/>
          <w:sz w:val="22"/>
        </w:rPr>
        <w:t xml:space="preserve">, </w:t>
      </w:r>
      <w:r w:rsidR="005D5299" w:rsidRPr="0025624E">
        <w:rPr>
          <w:rFonts w:ascii="굴림" w:eastAsia="굴림" w:hAnsi="굴림" w:cs="굴림" w:hint="eastAsia"/>
          <w:b/>
          <w:sz w:val="22"/>
        </w:rPr>
        <w:t>①②③</w:t>
      </w:r>
      <w:r w:rsidR="005D5299" w:rsidRPr="0025624E">
        <w:rPr>
          <w:rFonts w:ascii="Arial" w:eastAsia="굴림" w:hAnsi="Arial" w:cs="Arial"/>
          <w:b/>
          <w:sz w:val="22"/>
        </w:rPr>
        <w:t xml:space="preserve">, then </w:t>
      </w:r>
      <w:r w:rsidR="00CD66D5" w:rsidRPr="0025624E">
        <w:rPr>
          <w:rFonts w:ascii="Arial" w:eastAsia="굴림" w:hAnsi="Arial" w:cs="Arial"/>
          <w:b/>
          <w:sz w:val="22"/>
        </w:rPr>
        <w:t>ask</w:t>
      </w:r>
      <w:r w:rsidRPr="0025624E">
        <w:rPr>
          <w:rFonts w:ascii="Arial" w:eastAsia="굴림" w:hAnsi="Arial" w:cs="Arial"/>
          <w:b/>
          <w:sz w:val="22"/>
        </w:rPr>
        <w:t xml:space="preserve"> Bb221</w:t>
      </w:r>
      <w:r w:rsidR="00AB0094" w:rsidRPr="0025624E">
        <w:rPr>
          <w:rFonts w:ascii="Arial" w:eastAsia="굴림" w:hAnsi="Arial" w:cs="Arial"/>
          <w:b/>
          <w:sz w:val="22"/>
        </w:rPr>
        <w:t>.</w:t>
      </w:r>
    </w:p>
    <w:p w14:paraId="31C4CC53" w14:textId="77777777" w:rsidR="005D5299" w:rsidRPr="0025624E" w:rsidRDefault="005D5299" w:rsidP="005D5299">
      <w:pPr>
        <w:wordWrap/>
        <w:spacing w:line="360" w:lineRule="auto"/>
        <w:rPr>
          <w:rFonts w:ascii="Arial" w:eastAsia="굴림" w:hAnsi="Arial" w:cs="Arial"/>
          <w:sz w:val="22"/>
        </w:rPr>
      </w:pPr>
    </w:p>
    <w:p w14:paraId="65DF6624" w14:textId="2DD3D008"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Bb221</w:t>
      </w:r>
      <w:r w:rsidR="005D5299" w:rsidRPr="0025624E">
        <w:rPr>
          <w:rFonts w:ascii="Arial" w:eastAsia="굴림" w:hAnsi="Arial" w:cs="Arial"/>
          <w:sz w:val="22"/>
        </w:rPr>
        <w:t xml:space="preserve">. </w:t>
      </w:r>
      <w:r w:rsidRPr="0025624E">
        <w:rPr>
          <w:rFonts w:ascii="Arial" w:eastAsia="굴림" w:hAnsi="Arial" w:cs="Arial"/>
          <w:kern w:val="0"/>
          <w:sz w:val="22"/>
        </w:rPr>
        <w:t>[Not live together_ Offer of non-financial support] If you gave, w</w:t>
      </w:r>
      <w:r w:rsidR="005D5299" w:rsidRPr="0025624E">
        <w:rPr>
          <w:rFonts w:ascii="Arial" w:eastAsia="굴림" w:hAnsi="Arial" w:cs="Arial"/>
          <w:sz w:val="22"/>
        </w:rPr>
        <w:t xml:space="preserve">hat was the type of </w:t>
      </w:r>
      <w:r w:rsidR="00AB0094" w:rsidRPr="0025624E">
        <w:rPr>
          <w:rFonts w:ascii="Arial" w:eastAsia="굴림" w:hAnsi="Arial" w:cs="Arial"/>
          <w:sz w:val="22"/>
        </w:rPr>
        <w:t>non-</w:t>
      </w:r>
      <w:r w:rsidR="005F1B25" w:rsidRPr="0025624E">
        <w:rPr>
          <w:rFonts w:ascii="Arial" w:eastAsia="굴림" w:hAnsi="Arial" w:cs="Arial"/>
          <w:kern w:val="0"/>
          <w:sz w:val="22"/>
        </w:rPr>
        <w:t xml:space="preserve"> financial support</w:t>
      </w:r>
      <w:r w:rsidR="005F1B25" w:rsidRPr="0025624E">
        <w:rPr>
          <w:rFonts w:ascii="Arial" w:eastAsia="굴림" w:hAnsi="Arial" w:cs="Arial"/>
          <w:sz w:val="22"/>
        </w:rPr>
        <w:t xml:space="preserve"> </w:t>
      </w:r>
      <w:r w:rsidR="006A4301" w:rsidRPr="0025624E">
        <w:rPr>
          <w:rFonts w:ascii="Arial" w:eastAsia="굴림" w:hAnsi="Arial" w:cs="Arial"/>
          <w:sz w:val="22"/>
        </w:rPr>
        <w:t>you gave</w:t>
      </w:r>
      <w:r w:rsidR="005D5299" w:rsidRPr="0025624E">
        <w:rPr>
          <w:rFonts w:ascii="Arial" w:eastAsia="굴림" w:hAnsi="Arial" w:cs="Arial"/>
          <w:sz w:val="22"/>
        </w:rPr>
        <w:t xml:space="preserve"> to</w:t>
      </w:r>
      <w:r w:rsidRPr="0025624E">
        <w:rPr>
          <w:rFonts w:ascii="Arial" w:eastAsia="굴림" w:hAnsi="Arial" w:cs="Arial"/>
          <w:sz w:val="22"/>
        </w:rPr>
        <w:t xml:space="preserve"> [receiver’s name chosen</w:t>
      </w:r>
      <w:r w:rsidR="006A4301" w:rsidRPr="0025624E">
        <w:rPr>
          <w:rFonts w:ascii="Arial" w:eastAsia="굴림" w:hAnsi="Arial" w:cs="Arial"/>
          <w:sz w:val="22"/>
        </w:rPr>
        <w:t>] in the last calendar year (</w:t>
      </w:r>
      <w:del w:id="791" w:author="Keis" w:date="2024-09-06T10:18:00Z">
        <w:r w:rsidR="0055768C" w:rsidRPr="004F0F0F" w:rsidDel="009F27DD">
          <w:rPr>
            <w:rFonts w:ascii="Arial" w:eastAsia="굴림" w:hAnsi="Arial" w:cs="Arial" w:hint="eastAsia"/>
            <w:color w:val="FF0000"/>
            <w:sz w:val="22"/>
          </w:rPr>
          <w:delText>2019</w:delText>
        </w:r>
      </w:del>
      <w:ins w:id="792" w:author="Keis" w:date="2024-09-06T10:18:00Z">
        <w:r w:rsidR="009F27DD" w:rsidRPr="009F27DD">
          <w:rPr>
            <w:rFonts w:ascii="Arial" w:eastAsia="굴림" w:hAnsi="Arial" w:cs="Arial" w:hint="eastAsia"/>
            <w:color w:val="00B050"/>
            <w:sz w:val="22"/>
          </w:rPr>
          <w:t>2021</w:t>
        </w:r>
      </w:ins>
      <w:r w:rsidR="006A4301" w:rsidRPr="0025624E">
        <w:rPr>
          <w:rFonts w:ascii="Arial" w:eastAsia="굴림" w:hAnsi="Arial" w:cs="Arial"/>
          <w:sz w:val="22"/>
        </w:rPr>
        <w:t>)?</w:t>
      </w:r>
      <w:r w:rsidR="005D5299" w:rsidRPr="0025624E">
        <w:rPr>
          <w:rFonts w:ascii="Arial" w:eastAsia="굴림" w:hAnsi="Arial" w:cs="Arial"/>
          <w:sz w:val="22"/>
        </w:rPr>
        <w:t xml:space="preserve"> </w:t>
      </w:r>
      <w:r w:rsidR="002047C1" w:rsidRPr="0025624E">
        <w:rPr>
          <w:rFonts w:ascii="Arial" w:eastAsia="굴림" w:hAnsi="Arial" w:cs="Arial"/>
          <w:kern w:val="0"/>
          <w:sz w:val="22"/>
        </w:rPr>
        <w:t xml:space="preserve">Choose all that apply. </w:t>
      </w:r>
      <w:r w:rsidR="006A4301" w:rsidRPr="0025624E">
        <w:rPr>
          <w:rFonts w:ascii="Arial" w:eastAsia="굴림" w:hAnsi="Arial" w:cs="Arial"/>
          <w:sz w:val="22"/>
        </w:rPr>
        <w:t>(Select multiple responses.)</w:t>
      </w:r>
    </w:p>
    <w:p w14:paraId="465E52B0" w14:textId="77777777" w:rsidR="005D5299" w:rsidRPr="0025624E" w:rsidRDefault="004B58A3"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Leisure (e.g.</w:t>
      </w:r>
      <w:r w:rsidR="005D5299" w:rsidRPr="0025624E">
        <w:rPr>
          <w:rFonts w:ascii="Arial" w:eastAsia="굴림" w:hAnsi="Arial" w:cs="Arial"/>
          <w:sz w:val="22"/>
        </w:rPr>
        <w:t xml:space="preserve"> travel) </w:t>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362742" w:rsidRPr="0025624E">
        <w:rPr>
          <w:rFonts w:ascii="Arial" w:eastAsia="굴림" w:hAnsi="Arial" w:cs="Arial"/>
          <w:sz w:val="22"/>
        </w:rPr>
        <w:t>→Go to Bb223</w:t>
      </w:r>
    </w:p>
    <w:p w14:paraId="2B96FB16" w14:textId="77777777" w:rsidR="005D5299" w:rsidRPr="0025624E" w:rsidRDefault="006A4301"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Health-</w:t>
      </w:r>
      <w:r w:rsidR="005D5299" w:rsidRPr="0025624E">
        <w:rPr>
          <w:rFonts w:ascii="Arial" w:eastAsia="굴림" w:hAnsi="Arial" w:cs="Arial"/>
          <w:sz w:val="22"/>
        </w:rPr>
        <w:t>related prod</w:t>
      </w:r>
      <w:r w:rsidR="004B58A3" w:rsidRPr="0025624E">
        <w:rPr>
          <w:rFonts w:ascii="Arial" w:eastAsia="굴림" w:hAnsi="Arial" w:cs="Arial"/>
          <w:sz w:val="22"/>
        </w:rPr>
        <w:t>ucts (e.g.</w:t>
      </w:r>
      <w:r w:rsidR="003B7411" w:rsidRPr="0025624E">
        <w:rPr>
          <w:rFonts w:ascii="Arial" w:eastAsia="굴림" w:hAnsi="Arial" w:cs="Arial"/>
          <w:sz w:val="22"/>
        </w:rPr>
        <w:t xml:space="preserve"> vitamins, equipment</w:t>
      </w:r>
      <w:r w:rsidR="005D5299" w:rsidRPr="0025624E">
        <w:rPr>
          <w:rFonts w:ascii="Arial" w:eastAsia="굴림" w:hAnsi="Arial" w:cs="Arial"/>
          <w:sz w:val="22"/>
        </w:rPr>
        <w:t xml:space="preserve">, </w:t>
      </w:r>
      <w:proofErr w:type="spellStart"/>
      <w:r w:rsidR="005D5299" w:rsidRPr="0025624E">
        <w:rPr>
          <w:rFonts w:ascii="Arial" w:eastAsia="굴림" w:hAnsi="Arial" w:cs="Arial"/>
          <w:sz w:val="22"/>
        </w:rPr>
        <w:t>etc</w:t>
      </w:r>
      <w:proofErr w:type="spellEnd"/>
      <w:r w:rsidR="005D5299" w:rsidRPr="0025624E">
        <w:rPr>
          <w:rFonts w:ascii="Arial" w:eastAsia="굴림" w:hAnsi="Arial" w:cs="Arial"/>
          <w:sz w:val="22"/>
        </w:rPr>
        <w:t xml:space="preserve">) </w:t>
      </w:r>
      <w:r w:rsidR="005F1B25" w:rsidRPr="0025624E">
        <w:rPr>
          <w:rFonts w:ascii="Arial" w:eastAsia="굴림" w:hAnsi="Arial" w:cs="Arial"/>
          <w:sz w:val="22"/>
        </w:rPr>
        <w:tab/>
      </w:r>
      <w:r w:rsidR="00362742" w:rsidRPr="0025624E">
        <w:rPr>
          <w:rFonts w:ascii="Arial" w:eastAsia="굴림" w:hAnsi="Arial" w:cs="Arial"/>
          <w:sz w:val="22"/>
        </w:rPr>
        <w:t>→Go to Bb223</w:t>
      </w:r>
    </w:p>
    <w:p w14:paraId="5A2B49F7" w14:textId="77777777" w:rsidR="005D5299" w:rsidRPr="0025624E" w:rsidRDefault="005D5299"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 xml:space="preserve">Household items </w:t>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362742" w:rsidRPr="0025624E">
        <w:rPr>
          <w:rFonts w:ascii="Arial" w:eastAsia="굴림" w:hAnsi="Arial" w:cs="Arial"/>
          <w:sz w:val="22"/>
        </w:rPr>
        <w:t>→Go to Bb223</w:t>
      </w:r>
    </w:p>
    <w:p w14:paraId="49C173CD" w14:textId="77777777" w:rsidR="005D5299" w:rsidRPr="0025624E" w:rsidRDefault="005D5299"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 xml:space="preserve">Electronics </w:t>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362742" w:rsidRPr="0025624E">
        <w:rPr>
          <w:rFonts w:ascii="Arial" w:eastAsia="굴림" w:hAnsi="Arial" w:cs="Arial"/>
          <w:sz w:val="22"/>
        </w:rPr>
        <w:t>→Go to Bb223</w:t>
      </w:r>
    </w:p>
    <w:p w14:paraId="1D846EF8" w14:textId="77777777" w:rsidR="005D5299" w:rsidRPr="0025624E" w:rsidRDefault="005D5299"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 xml:space="preserve">Dining out and food </w:t>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5F1B25" w:rsidRPr="0025624E">
        <w:rPr>
          <w:rFonts w:ascii="Arial" w:eastAsia="굴림" w:hAnsi="Arial" w:cs="Arial"/>
          <w:sz w:val="22"/>
        </w:rPr>
        <w:tab/>
      </w:r>
      <w:r w:rsidR="00362742" w:rsidRPr="0025624E">
        <w:rPr>
          <w:rFonts w:ascii="Arial" w:eastAsia="굴림" w:hAnsi="Arial" w:cs="Arial"/>
          <w:sz w:val="22"/>
        </w:rPr>
        <w:t>→Go to Bb223</w:t>
      </w:r>
    </w:p>
    <w:p w14:paraId="7CA1DE5B" w14:textId="77777777" w:rsidR="002C4B0A" w:rsidRPr="0025624E" w:rsidRDefault="00BD150A"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Clothes</w:t>
      </w:r>
      <w:r w:rsidR="002C4B0A" w:rsidRPr="0025624E">
        <w:rPr>
          <w:rFonts w:ascii="Arial" w:eastAsia="굴림" w:hAnsi="Arial" w:cs="Arial"/>
          <w:sz w:val="22"/>
        </w:rPr>
        <w:t xml:space="preserve"> and shoes</w:t>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r>
      <w:r w:rsidR="002C4B0A" w:rsidRPr="0025624E">
        <w:rPr>
          <w:rFonts w:ascii="Arial" w:eastAsia="굴림" w:hAnsi="Arial" w:cs="Arial"/>
          <w:sz w:val="22"/>
        </w:rPr>
        <w:tab/>
        <w:t>→Go to Bb223</w:t>
      </w:r>
    </w:p>
    <w:p w14:paraId="68DC4716" w14:textId="77777777" w:rsidR="005D5299" w:rsidRPr="0025624E" w:rsidRDefault="005D5299" w:rsidP="002D0E30">
      <w:pPr>
        <w:pStyle w:val="a6"/>
        <w:numPr>
          <w:ilvl w:val="0"/>
          <w:numId w:val="264"/>
        </w:numPr>
        <w:wordWrap/>
        <w:spacing w:line="360" w:lineRule="auto"/>
        <w:ind w:leftChars="0"/>
        <w:rPr>
          <w:rFonts w:ascii="Arial" w:eastAsia="굴림" w:hAnsi="Arial" w:cs="Arial"/>
          <w:sz w:val="22"/>
        </w:rPr>
      </w:pPr>
      <w:r w:rsidRPr="0025624E">
        <w:rPr>
          <w:rFonts w:ascii="Arial" w:eastAsia="굴림" w:hAnsi="Arial" w:cs="Arial"/>
          <w:sz w:val="22"/>
        </w:rPr>
        <w:t>Other</w:t>
      </w:r>
      <w:r w:rsidR="006A4301" w:rsidRPr="0025624E">
        <w:rPr>
          <w:rFonts w:ascii="Arial" w:eastAsia="굴림" w:hAnsi="Arial" w:cs="Arial"/>
          <w:sz w:val="22"/>
        </w:rPr>
        <w:t>s</w:t>
      </w:r>
    </w:p>
    <w:p w14:paraId="65A004E9" w14:textId="77777777" w:rsidR="005D5299" w:rsidRPr="0025624E" w:rsidRDefault="005D5299" w:rsidP="005D5299">
      <w:pPr>
        <w:wordWrap/>
        <w:spacing w:line="360" w:lineRule="auto"/>
        <w:rPr>
          <w:rFonts w:ascii="Arial" w:eastAsia="굴림" w:hAnsi="Arial" w:cs="Arial"/>
          <w:sz w:val="22"/>
        </w:rPr>
      </w:pPr>
    </w:p>
    <w:p w14:paraId="46E94A64" w14:textId="77777777" w:rsidR="005D5299" w:rsidRPr="0025624E" w:rsidRDefault="00362742" w:rsidP="005D5299">
      <w:pPr>
        <w:wordWrap/>
        <w:spacing w:line="360" w:lineRule="auto"/>
        <w:rPr>
          <w:rFonts w:ascii="Arial" w:eastAsia="굴림" w:hAnsi="Arial" w:cs="Arial"/>
          <w:sz w:val="22"/>
        </w:rPr>
      </w:pPr>
      <w:r w:rsidRPr="0025624E">
        <w:rPr>
          <w:rFonts w:ascii="Arial" w:eastAsia="굴림" w:hAnsi="Arial" w:cs="Arial"/>
          <w:sz w:val="22"/>
        </w:rPr>
        <w:t>Bb222</w:t>
      </w:r>
      <w:r w:rsidR="005D5299" w:rsidRPr="0025624E">
        <w:rPr>
          <w:rFonts w:ascii="Arial" w:eastAsia="굴림" w:hAnsi="Arial" w:cs="Arial"/>
          <w:sz w:val="22"/>
        </w:rPr>
        <w:t xml:space="preserve">. </w:t>
      </w:r>
      <w:r w:rsidR="006A4301" w:rsidRPr="0025624E">
        <w:rPr>
          <w:rFonts w:ascii="Arial" w:eastAsia="굴림" w:hAnsi="Arial" w:cs="Arial"/>
          <w:sz w:val="22"/>
        </w:rPr>
        <w:t xml:space="preserve">If others, please specify. </w:t>
      </w:r>
    </w:p>
    <w:p w14:paraId="7ED7BFCE" w14:textId="77777777" w:rsidR="005F1B25" w:rsidRPr="001D19F6" w:rsidRDefault="005F1B25" w:rsidP="005F1B25">
      <w:pPr>
        <w:wordWrap/>
        <w:spacing w:line="360" w:lineRule="auto"/>
        <w:ind w:firstLine="800"/>
        <w:rPr>
          <w:rFonts w:ascii="Arial" w:eastAsia="굴림" w:hAnsi="Arial" w:cs="Arial"/>
          <w:kern w:val="0"/>
          <w:sz w:val="22"/>
        </w:rPr>
      </w:pPr>
      <w:r w:rsidRPr="0025624E">
        <w:rPr>
          <w:rFonts w:ascii="Arial" w:eastAsia="굴림" w:hAnsi="Arial" w:cs="Arial"/>
          <w:kern w:val="0"/>
          <w:sz w:val="22"/>
        </w:rPr>
        <w:t>_______________________________</w:t>
      </w:r>
    </w:p>
    <w:p w14:paraId="35E64E1A" w14:textId="77777777" w:rsidR="005D5299" w:rsidRPr="001D19F6" w:rsidRDefault="005D5299" w:rsidP="005D5299">
      <w:pPr>
        <w:wordWrap/>
        <w:spacing w:line="360" w:lineRule="auto"/>
        <w:rPr>
          <w:rFonts w:ascii="Arial" w:eastAsia="굴림" w:hAnsi="Arial" w:cs="Arial"/>
          <w:sz w:val="22"/>
        </w:rPr>
      </w:pPr>
    </w:p>
    <w:p w14:paraId="5F4F167B" w14:textId="77777777" w:rsidR="00B762CA" w:rsidRPr="001D19F6" w:rsidRDefault="005F1B25" w:rsidP="005F1B25">
      <w:pPr>
        <w:wordWrap/>
        <w:spacing w:line="360" w:lineRule="auto"/>
        <w:rPr>
          <w:rFonts w:ascii="Arial" w:eastAsia="굴림" w:hAnsi="Arial" w:cs="Arial"/>
          <w:b/>
          <w:sz w:val="22"/>
        </w:rPr>
      </w:pPr>
      <w:r w:rsidRPr="001D19F6">
        <w:rPr>
          <w:rFonts w:ascii="Arial" w:eastAsia="굴림" w:hAnsi="Arial" w:cs="Arial"/>
          <w:b/>
          <w:sz w:val="22"/>
        </w:rPr>
        <w:t>&lt;</w:t>
      </w:r>
      <w:r w:rsidR="00B762CA" w:rsidRPr="001D19F6">
        <w:rPr>
          <w:rFonts w:ascii="Arial" w:eastAsia="굴림" w:hAnsi="Arial" w:cs="Arial"/>
          <w:b/>
          <w:sz w:val="22"/>
        </w:rPr>
        <w:t>The provision of care for the ADL/IADL</w:t>
      </w:r>
      <w:r w:rsidRPr="001D19F6">
        <w:rPr>
          <w:rFonts w:ascii="Arial" w:eastAsia="굴림" w:hAnsi="Arial" w:cs="Arial"/>
          <w:b/>
          <w:sz w:val="22"/>
        </w:rPr>
        <w:t>&gt;</w:t>
      </w:r>
    </w:p>
    <w:p w14:paraId="781E611E" w14:textId="77777777" w:rsidR="0046335C" w:rsidRPr="001D19F6" w:rsidRDefault="00362742" w:rsidP="005D5299">
      <w:pPr>
        <w:wordWrap/>
        <w:spacing w:line="360" w:lineRule="auto"/>
        <w:rPr>
          <w:rFonts w:ascii="Arial" w:eastAsia="굴림" w:hAnsi="Arial" w:cs="Arial"/>
          <w:sz w:val="22"/>
        </w:rPr>
      </w:pPr>
      <w:r w:rsidRPr="001D19F6">
        <w:rPr>
          <w:rFonts w:ascii="Arial" w:eastAsia="굴림" w:hAnsi="Arial" w:cs="Arial"/>
          <w:sz w:val="22"/>
        </w:rPr>
        <w:t>Bb223</w:t>
      </w:r>
      <w:r w:rsidR="005D5299" w:rsidRPr="001D19F6">
        <w:rPr>
          <w:rFonts w:ascii="Arial" w:eastAsia="굴림" w:hAnsi="Arial" w:cs="Arial"/>
          <w:sz w:val="22"/>
        </w:rPr>
        <w:t>. Are there any family</w:t>
      </w:r>
      <w:r w:rsidR="00DF526B" w:rsidRPr="001D19F6">
        <w:rPr>
          <w:rFonts w:ascii="Arial" w:eastAsia="굴림" w:hAnsi="Arial" w:cs="Arial"/>
          <w:sz w:val="22"/>
        </w:rPr>
        <w:t xml:space="preserve"> members</w:t>
      </w:r>
      <w:r w:rsidR="005D5299" w:rsidRPr="001D19F6">
        <w:rPr>
          <w:rFonts w:ascii="Arial" w:eastAsia="굴림" w:hAnsi="Arial" w:cs="Arial"/>
          <w:sz w:val="22"/>
        </w:rPr>
        <w:t xml:space="preserve"> over the age </w:t>
      </w:r>
      <w:r w:rsidR="00DF526B" w:rsidRPr="001D19F6">
        <w:rPr>
          <w:rFonts w:ascii="Arial" w:eastAsia="굴림" w:hAnsi="Arial" w:cs="Arial"/>
          <w:sz w:val="22"/>
        </w:rPr>
        <w:t xml:space="preserve">of </w:t>
      </w:r>
      <w:r w:rsidR="005D5299" w:rsidRPr="001D19F6">
        <w:rPr>
          <w:rFonts w:ascii="Arial" w:eastAsia="굴림" w:hAnsi="Arial" w:cs="Arial"/>
          <w:sz w:val="22"/>
        </w:rPr>
        <w:t xml:space="preserve">10 (spouse, parents, </w:t>
      </w:r>
      <w:r w:rsidR="009A06E6" w:rsidRPr="001D19F6">
        <w:rPr>
          <w:rFonts w:ascii="Arial" w:eastAsia="굴림" w:hAnsi="Arial" w:cs="Arial"/>
          <w:sz w:val="22"/>
        </w:rPr>
        <w:t>siblings, children, and spouse’s parents and siblings</w:t>
      </w:r>
      <w:r w:rsidR="005D5299" w:rsidRPr="001D19F6">
        <w:rPr>
          <w:rFonts w:ascii="Arial" w:eastAsia="굴림" w:hAnsi="Arial" w:cs="Arial"/>
          <w:sz w:val="22"/>
        </w:rPr>
        <w:t xml:space="preserve">) who </w:t>
      </w:r>
      <w:r w:rsidR="00B64214" w:rsidRPr="001D19F6">
        <w:rPr>
          <w:rFonts w:ascii="Arial" w:eastAsia="굴림" w:hAnsi="Arial" w:cs="Arial"/>
          <w:sz w:val="22"/>
        </w:rPr>
        <w:t>have any difficulty doing each of the everyday activities</w:t>
      </w:r>
      <w:r w:rsidR="005D5299" w:rsidRPr="001D19F6">
        <w:rPr>
          <w:rFonts w:ascii="Arial" w:eastAsia="굴림" w:hAnsi="Arial" w:cs="Arial"/>
          <w:sz w:val="22"/>
        </w:rPr>
        <w:t xml:space="preserve">? </w:t>
      </w:r>
      <w:r w:rsidR="00BD3696" w:rsidRPr="001D19F6">
        <w:rPr>
          <w:rFonts w:ascii="Arial" w:eastAsia="굴림" w:hAnsi="Arial" w:cs="Arial"/>
          <w:sz w:val="22"/>
        </w:rPr>
        <w:t xml:space="preserve">Everyday activities </w:t>
      </w:r>
      <w:proofErr w:type="gramStart"/>
      <w:r w:rsidR="00BD3696" w:rsidRPr="001D19F6">
        <w:rPr>
          <w:rFonts w:ascii="Arial" w:eastAsia="굴림" w:hAnsi="Arial" w:cs="Arial"/>
          <w:sz w:val="22"/>
        </w:rPr>
        <w:t>includes</w:t>
      </w:r>
      <w:proofErr w:type="gramEnd"/>
      <w:r w:rsidR="00BD3696" w:rsidRPr="001D19F6">
        <w:rPr>
          <w:rFonts w:ascii="Arial" w:eastAsia="굴림" w:hAnsi="Arial" w:cs="Arial"/>
          <w:sz w:val="22"/>
        </w:rPr>
        <w:t xml:space="preserve"> </w:t>
      </w:r>
      <w:r w:rsidR="005D5299" w:rsidRPr="001D19F6">
        <w:rPr>
          <w:rFonts w:ascii="Arial" w:eastAsia="굴림" w:hAnsi="Arial" w:cs="Arial"/>
          <w:sz w:val="22"/>
        </w:rPr>
        <w:t>dressing, washing fa</w:t>
      </w:r>
      <w:r w:rsidR="006A4301" w:rsidRPr="001D19F6">
        <w:rPr>
          <w:rFonts w:ascii="Arial" w:eastAsia="굴림" w:hAnsi="Arial" w:cs="Arial"/>
          <w:sz w:val="22"/>
        </w:rPr>
        <w:t>ce</w:t>
      </w:r>
      <w:r w:rsidR="00AB0094" w:rsidRPr="001D19F6">
        <w:rPr>
          <w:rFonts w:ascii="Arial" w:eastAsia="굴림" w:hAnsi="Arial" w:cs="Arial"/>
          <w:sz w:val="22"/>
        </w:rPr>
        <w:t xml:space="preserve"> and hair</w:t>
      </w:r>
      <w:r w:rsidR="006A4301" w:rsidRPr="001D19F6">
        <w:rPr>
          <w:rFonts w:ascii="Arial" w:eastAsia="굴림" w:hAnsi="Arial" w:cs="Arial"/>
          <w:sz w:val="22"/>
        </w:rPr>
        <w:t xml:space="preserve">/brushing teeth, </w:t>
      </w:r>
      <w:r w:rsidR="00BD3696" w:rsidRPr="001D19F6">
        <w:rPr>
          <w:rFonts w:ascii="Arial" w:eastAsia="굴림" w:hAnsi="Arial" w:cs="Arial"/>
          <w:sz w:val="22"/>
        </w:rPr>
        <w:t>bathing or showering</w:t>
      </w:r>
      <w:r w:rsidR="005D5299" w:rsidRPr="001D19F6">
        <w:rPr>
          <w:rFonts w:ascii="Arial" w:eastAsia="굴림" w:hAnsi="Arial" w:cs="Arial"/>
          <w:sz w:val="22"/>
        </w:rPr>
        <w:t xml:space="preserve">, </w:t>
      </w:r>
      <w:r w:rsidR="005907FB" w:rsidRPr="001D19F6">
        <w:rPr>
          <w:rFonts w:ascii="Arial" w:eastAsia="굴림" w:hAnsi="Arial" w:cs="Arial"/>
          <w:sz w:val="22"/>
        </w:rPr>
        <w:t>eating</w:t>
      </w:r>
      <w:r w:rsidR="005D5299" w:rsidRPr="001D19F6">
        <w:rPr>
          <w:rFonts w:ascii="Arial" w:eastAsia="굴림" w:hAnsi="Arial" w:cs="Arial"/>
          <w:sz w:val="22"/>
        </w:rPr>
        <w:t xml:space="preserve">, </w:t>
      </w:r>
      <w:r w:rsidR="00BD3696" w:rsidRPr="001D19F6">
        <w:rPr>
          <w:rFonts w:ascii="Arial" w:eastAsia="굴림" w:hAnsi="Arial" w:cs="Arial"/>
          <w:sz w:val="22"/>
        </w:rPr>
        <w:t xml:space="preserve">getting across a room from </w:t>
      </w:r>
      <w:r w:rsidR="005D5299" w:rsidRPr="001D19F6">
        <w:rPr>
          <w:rFonts w:ascii="Arial" w:eastAsia="굴림" w:hAnsi="Arial" w:cs="Arial"/>
          <w:sz w:val="22"/>
        </w:rPr>
        <w:t xml:space="preserve">getting </w:t>
      </w:r>
      <w:r w:rsidR="00294054" w:rsidRPr="001D19F6">
        <w:rPr>
          <w:rFonts w:ascii="Arial" w:eastAsia="굴림" w:hAnsi="Arial" w:cs="Arial"/>
          <w:sz w:val="22"/>
        </w:rPr>
        <w:t xml:space="preserve">out of bed, </w:t>
      </w:r>
      <w:r w:rsidR="00A3587C" w:rsidRPr="001D19F6">
        <w:rPr>
          <w:rFonts w:ascii="Arial" w:eastAsia="굴림" w:hAnsi="Arial" w:cs="Arial"/>
          <w:sz w:val="22"/>
        </w:rPr>
        <w:t xml:space="preserve">using the </w:t>
      </w:r>
      <w:r w:rsidR="005D5299" w:rsidRPr="001D19F6">
        <w:rPr>
          <w:rFonts w:ascii="Arial" w:eastAsia="굴림" w:hAnsi="Arial" w:cs="Arial"/>
          <w:sz w:val="22"/>
        </w:rPr>
        <w:t>toilet</w:t>
      </w:r>
      <w:r w:rsidR="00294054" w:rsidRPr="001D19F6">
        <w:rPr>
          <w:rFonts w:ascii="Arial" w:eastAsia="굴림" w:hAnsi="Arial" w:cs="Arial"/>
          <w:sz w:val="22"/>
        </w:rPr>
        <w:t xml:space="preserve"> and</w:t>
      </w:r>
      <w:r w:rsidR="005F1B25" w:rsidRPr="001D19F6">
        <w:rPr>
          <w:rFonts w:ascii="Arial" w:eastAsia="굴림" w:hAnsi="Arial" w:cs="Arial"/>
          <w:sz w:val="22"/>
        </w:rPr>
        <w:t xml:space="preserve"> </w:t>
      </w:r>
      <w:r w:rsidR="002477EE" w:rsidRPr="001D19F6">
        <w:rPr>
          <w:rFonts w:ascii="Arial" w:eastAsia="굴림" w:hAnsi="Arial" w:cs="Arial"/>
          <w:sz w:val="22"/>
        </w:rPr>
        <w:t>controlling urination or defecation</w:t>
      </w:r>
      <w:r w:rsidR="005D5299" w:rsidRPr="001D19F6">
        <w:rPr>
          <w:rFonts w:ascii="Arial" w:eastAsia="굴림" w:hAnsi="Arial" w:cs="Arial"/>
          <w:sz w:val="22"/>
        </w:rPr>
        <w:t>. Please identify all</w:t>
      </w:r>
      <w:r w:rsidR="006A4301" w:rsidRPr="001D19F6">
        <w:rPr>
          <w:rFonts w:ascii="Arial" w:eastAsia="굴림" w:hAnsi="Arial" w:cs="Arial"/>
          <w:sz w:val="22"/>
        </w:rPr>
        <w:t xml:space="preserve"> family members </w:t>
      </w:r>
      <w:r w:rsidR="005D5299" w:rsidRPr="001D19F6">
        <w:rPr>
          <w:rFonts w:ascii="Arial" w:eastAsia="굴림" w:hAnsi="Arial" w:cs="Arial"/>
          <w:sz w:val="22"/>
        </w:rPr>
        <w:t xml:space="preserve">with </w:t>
      </w:r>
      <w:r w:rsidR="00BD3696" w:rsidRPr="001D19F6">
        <w:rPr>
          <w:rFonts w:ascii="Arial" w:eastAsia="굴림" w:hAnsi="Arial" w:cs="Arial"/>
          <w:sz w:val="22"/>
        </w:rPr>
        <w:t xml:space="preserve">those </w:t>
      </w:r>
      <w:r w:rsidR="005D5299" w:rsidRPr="001D19F6">
        <w:rPr>
          <w:rFonts w:ascii="Arial" w:eastAsia="굴림" w:hAnsi="Arial" w:cs="Arial"/>
          <w:sz w:val="22"/>
        </w:rPr>
        <w:t>difficulties.</w:t>
      </w:r>
      <w:r w:rsidR="00294054" w:rsidRPr="001D19F6">
        <w:rPr>
          <w:rFonts w:ascii="Arial" w:eastAsia="굴림" w:hAnsi="Arial" w:cs="Arial"/>
          <w:sz w:val="22"/>
        </w:rPr>
        <w:t xml:space="preserve"> </w:t>
      </w:r>
      <w:r w:rsidR="002047C1" w:rsidRPr="001D19F6">
        <w:rPr>
          <w:rFonts w:ascii="Arial" w:eastAsia="굴림" w:hAnsi="Arial" w:cs="Arial"/>
          <w:kern w:val="0"/>
          <w:sz w:val="22"/>
        </w:rPr>
        <w:t xml:space="preserve">Choose all that apply.  </w:t>
      </w:r>
      <w:r w:rsidR="00294054" w:rsidRPr="001D19F6">
        <w:rPr>
          <w:rFonts w:ascii="Arial" w:eastAsia="굴림" w:hAnsi="Arial" w:cs="Arial"/>
          <w:sz w:val="22"/>
        </w:rPr>
        <w:t>(Select multiple responses.)</w:t>
      </w:r>
    </w:p>
    <w:p w14:paraId="4080C671" w14:textId="77777777" w:rsidR="005F1B25" w:rsidRPr="001D19F6" w:rsidRDefault="005F1B25" w:rsidP="002D0E30">
      <w:pPr>
        <w:pStyle w:val="a6"/>
        <w:numPr>
          <w:ilvl w:val="0"/>
          <w:numId w:val="265"/>
        </w:numPr>
        <w:wordWrap/>
        <w:spacing w:line="360" w:lineRule="auto"/>
        <w:ind w:leftChars="0"/>
        <w:rPr>
          <w:rFonts w:ascii="Arial" w:eastAsia="굴림" w:hAnsi="Arial" w:cs="Arial"/>
          <w:sz w:val="22"/>
        </w:rPr>
      </w:pPr>
      <w:r w:rsidRPr="001D19F6">
        <w:rPr>
          <w:rFonts w:ascii="Arial" w:eastAsia="굴림" w:hAnsi="Arial" w:cs="Arial"/>
          <w:sz w:val="22"/>
        </w:rPr>
        <w:t>Spouse</w:t>
      </w:r>
    </w:p>
    <w:p w14:paraId="2749B159" w14:textId="77777777" w:rsidR="005F1B25" w:rsidRPr="001D19F6" w:rsidRDefault="005F1B25" w:rsidP="002D0E30">
      <w:pPr>
        <w:pStyle w:val="a6"/>
        <w:numPr>
          <w:ilvl w:val="0"/>
          <w:numId w:val="265"/>
        </w:numPr>
        <w:wordWrap/>
        <w:spacing w:line="360" w:lineRule="auto"/>
        <w:ind w:leftChars="0"/>
        <w:rPr>
          <w:rFonts w:ascii="Arial" w:eastAsia="굴림" w:hAnsi="Arial" w:cs="Arial"/>
          <w:sz w:val="22"/>
        </w:rPr>
      </w:pPr>
      <w:r w:rsidRPr="001D19F6">
        <w:rPr>
          <w:rFonts w:ascii="Arial" w:eastAsia="굴림" w:hAnsi="Arial" w:cs="Arial"/>
          <w:sz w:val="22"/>
        </w:rPr>
        <w:t>Mother</w:t>
      </w:r>
    </w:p>
    <w:p w14:paraId="51256412" w14:textId="77777777" w:rsidR="005F1B25" w:rsidRPr="001D19F6" w:rsidRDefault="005F1B25" w:rsidP="002D0E30">
      <w:pPr>
        <w:pStyle w:val="a6"/>
        <w:numPr>
          <w:ilvl w:val="0"/>
          <w:numId w:val="265"/>
        </w:numPr>
        <w:wordWrap/>
        <w:spacing w:line="360" w:lineRule="auto"/>
        <w:ind w:leftChars="0"/>
        <w:rPr>
          <w:rFonts w:ascii="Arial" w:eastAsia="굴림" w:hAnsi="Arial" w:cs="Arial"/>
          <w:sz w:val="22"/>
        </w:rPr>
      </w:pPr>
      <w:r w:rsidRPr="001D19F6">
        <w:rPr>
          <w:rFonts w:ascii="Arial" w:eastAsia="굴림" w:hAnsi="Arial" w:cs="Arial"/>
          <w:sz w:val="22"/>
        </w:rPr>
        <w:t>Father</w:t>
      </w:r>
    </w:p>
    <w:p w14:paraId="227CDDFC" w14:textId="77777777" w:rsidR="005F1B25" w:rsidRPr="001D19F6" w:rsidRDefault="005F1B25" w:rsidP="002D0E30">
      <w:pPr>
        <w:pStyle w:val="a6"/>
        <w:numPr>
          <w:ilvl w:val="0"/>
          <w:numId w:val="265"/>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2B5CBF0D" w14:textId="77777777" w:rsidR="005F1B25" w:rsidRPr="001D19F6" w:rsidRDefault="005F1B25" w:rsidP="002D0E30">
      <w:pPr>
        <w:pStyle w:val="a6"/>
        <w:numPr>
          <w:ilvl w:val="0"/>
          <w:numId w:val="265"/>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201A1989" w14:textId="77777777" w:rsidR="005F1B25" w:rsidRPr="001D19F6" w:rsidRDefault="005F1B25" w:rsidP="005F1B25">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24525F02" w14:textId="77777777" w:rsidR="005F1B25" w:rsidRPr="001D19F6" w:rsidRDefault="005F1B25" w:rsidP="005F1B25">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07139916" w14:textId="77777777" w:rsidR="005F1B25" w:rsidRPr="001D19F6" w:rsidRDefault="005F1B25" w:rsidP="005F1B25">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B</w:t>
      </w:r>
      <w:r w:rsidR="006F1AA8" w:rsidRPr="001D19F6">
        <w:rPr>
          <w:rFonts w:ascii="Arial" w:eastAsia="굴림" w:hAnsi="Arial" w:cs="Arial"/>
          <w:sz w:val="22"/>
        </w:rPr>
        <w:t>r</w:t>
      </w:r>
      <w:r w:rsidRPr="001D19F6">
        <w:rPr>
          <w:rFonts w:ascii="Arial" w:eastAsia="굴림" w:hAnsi="Arial" w:cs="Arial"/>
          <w:sz w:val="22"/>
        </w:rPr>
        <w:t xml:space="preserve">other-in-law/sister-in-law </w:t>
      </w:r>
      <w:r w:rsidRPr="001D19F6">
        <w:rPr>
          <w:rFonts w:ascii="Arial" w:eastAsia="굴림" w:hAnsi="Arial" w:cs="Arial"/>
          <w:sz w:val="22"/>
        </w:rPr>
        <w:tab/>
        <w:t xml:space="preserve"> </w:t>
      </w:r>
    </w:p>
    <w:p w14:paraId="15E48DCD" w14:textId="77777777" w:rsidR="005F1B25" w:rsidRPr="001D19F6" w:rsidRDefault="005F1B25" w:rsidP="005F1B25">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7C20BCC6" w14:textId="77777777" w:rsidR="005F1B25" w:rsidRPr="001D19F6" w:rsidRDefault="005F1B25" w:rsidP="005F1B25">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0EF6E6D4" w14:textId="77777777" w:rsidR="005F1B25" w:rsidRPr="001D19F6" w:rsidRDefault="005F1B25" w:rsidP="005F1B25">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3101FFE6" w14:textId="77777777" w:rsidR="005F1B25" w:rsidRPr="001D19F6" w:rsidRDefault="005F1B25" w:rsidP="005F1B25">
      <w:pPr>
        <w:wordWrap/>
        <w:spacing w:line="360" w:lineRule="auto"/>
        <w:ind w:firstLine="400"/>
        <w:rPr>
          <w:rFonts w:ascii="Arial" w:eastAsia="굴림" w:hAnsi="Arial" w:cs="Arial"/>
          <w:sz w:val="22"/>
        </w:rPr>
      </w:pPr>
      <w:r w:rsidRPr="001D19F6">
        <w:rPr>
          <w:rFonts w:ascii="Arial" w:eastAsia="한컴돋움" w:hAnsi="Arial" w:cs="Arial"/>
          <w:sz w:val="22"/>
        </w:rPr>
        <w:t>[5</w:t>
      </w:r>
      <w:r w:rsidR="00D5120E" w:rsidRPr="001D19F6">
        <w:rPr>
          <w:rFonts w:ascii="Arial" w:eastAsia="한컴돋움" w:hAnsi="Arial" w:cs="Arial"/>
          <w:sz w:val="22"/>
        </w:rPr>
        <w:t>1</w:t>
      </w:r>
      <w:r w:rsidRPr="001D19F6">
        <w:rPr>
          <w:rFonts w:ascii="Arial" w:eastAsia="한컴돋움" w:hAnsi="Arial" w:cs="Arial"/>
          <w:sz w:val="22"/>
        </w:rPr>
        <w:t xml:space="preserve">] No member with ADL difficulties </w:t>
      </w:r>
      <w:r w:rsidR="005B4E7D" w:rsidRPr="001D19F6">
        <w:rPr>
          <w:rFonts w:ascii="Arial" w:eastAsia="굴림" w:hAnsi="Arial" w:cs="Arial"/>
          <w:sz w:val="22"/>
        </w:rPr>
        <w:t>→Go to Bb227</w:t>
      </w:r>
    </w:p>
    <w:p w14:paraId="34C2ECD4" w14:textId="77777777" w:rsidR="005D5299" w:rsidRPr="001D19F6" w:rsidRDefault="005D5299" w:rsidP="005D5299">
      <w:pPr>
        <w:wordWrap/>
        <w:spacing w:line="360" w:lineRule="auto"/>
        <w:rPr>
          <w:rFonts w:ascii="Arial" w:eastAsia="굴림" w:hAnsi="Arial" w:cs="Arial"/>
          <w:sz w:val="22"/>
        </w:rPr>
      </w:pPr>
    </w:p>
    <w:p w14:paraId="3504456D" w14:textId="77777777" w:rsidR="005D5299" w:rsidRPr="0025624E" w:rsidRDefault="00362742" w:rsidP="005D5299">
      <w:pPr>
        <w:wordWrap/>
        <w:spacing w:line="360" w:lineRule="auto"/>
        <w:rPr>
          <w:rFonts w:ascii="Arial" w:eastAsia="굴림" w:hAnsi="Arial" w:cs="Arial"/>
          <w:sz w:val="22"/>
        </w:rPr>
      </w:pPr>
      <w:r w:rsidRPr="001D19F6">
        <w:rPr>
          <w:rFonts w:ascii="Arial" w:eastAsia="굴림" w:hAnsi="Arial" w:cs="Arial"/>
          <w:sz w:val="22"/>
        </w:rPr>
        <w:t>Bb224</w:t>
      </w:r>
      <w:r w:rsidR="005D5299" w:rsidRPr="001D19F6">
        <w:rPr>
          <w:rFonts w:ascii="Arial" w:eastAsia="굴림" w:hAnsi="Arial" w:cs="Arial"/>
          <w:sz w:val="22"/>
        </w:rPr>
        <w:t xml:space="preserve">. </w:t>
      </w:r>
      <w:r w:rsidR="00BD3696" w:rsidRPr="001D19F6">
        <w:rPr>
          <w:rFonts w:ascii="Arial" w:eastAsia="굴림" w:hAnsi="Arial" w:cs="Arial"/>
          <w:sz w:val="22"/>
        </w:rPr>
        <w:t>D</w:t>
      </w:r>
      <w:r w:rsidR="005D5299" w:rsidRPr="001D19F6">
        <w:rPr>
          <w:rFonts w:ascii="Arial" w:eastAsia="굴림" w:hAnsi="Arial" w:cs="Arial"/>
          <w:sz w:val="22"/>
        </w:rPr>
        <w:t xml:space="preserve">id you </w:t>
      </w:r>
      <w:r w:rsidR="00E2715C" w:rsidRPr="001D19F6">
        <w:rPr>
          <w:rFonts w:ascii="Arial" w:eastAsia="굴림" w:hAnsi="Arial" w:cs="Arial"/>
          <w:sz w:val="22"/>
        </w:rPr>
        <w:t>care for</w:t>
      </w:r>
      <w:r w:rsidR="008E1C7A" w:rsidRPr="001D19F6">
        <w:rPr>
          <w:rFonts w:ascii="Arial" w:eastAsia="굴림" w:hAnsi="Arial" w:cs="Arial"/>
          <w:sz w:val="22"/>
        </w:rPr>
        <w:t xml:space="preserve"> </w:t>
      </w:r>
      <w:r w:rsidR="009A48F1" w:rsidRPr="001D19F6">
        <w:rPr>
          <w:rFonts w:ascii="Arial" w:eastAsia="굴림" w:hAnsi="Arial" w:cs="Arial"/>
          <w:sz w:val="22"/>
        </w:rPr>
        <w:t xml:space="preserve">any of </w:t>
      </w:r>
      <w:r w:rsidR="00AB0094" w:rsidRPr="001D19F6">
        <w:rPr>
          <w:rFonts w:ascii="Arial" w:eastAsia="굴림" w:hAnsi="Arial" w:cs="Arial"/>
          <w:sz w:val="22"/>
        </w:rPr>
        <w:t>[</w:t>
      </w:r>
      <w:r w:rsidR="006A4301" w:rsidRPr="001D19F6">
        <w:rPr>
          <w:rFonts w:ascii="Arial" w:eastAsia="굴림" w:hAnsi="Arial" w:cs="Arial"/>
          <w:sz w:val="22"/>
        </w:rPr>
        <w:t>names</w:t>
      </w:r>
      <w:r w:rsidR="003847B7" w:rsidRPr="001D19F6">
        <w:rPr>
          <w:rFonts w:ascii="Arial" w:eastAsia="굴림" w:hAnsi="Arial" w:cs="Arial"/>
          <w:sz w:val="22"/>
        </w:rPr>
        <w:t xml:space="preserve"> listed in Bb16</w:t>
      </w:r>
      <w:r w:rsidR="006A4301" w:rsidRPr="001D19F6">
        <w:rPr>
          <w:rFonts w:ascii="Arial" w:eastAsia="굴림" w:hAnsi="Arial" w:cs="Arial"/>
          <w:sz w:val="22"/>
        </w:rPr>
        <w:t>9</w:t>
      </w:r>
      <w:r w:rsidR="00AB0094" w:rsidRPr="001D19F6">
        <w:rPr>
          <w:rFonts w:ascii="Arial" w:eastAsia="굴림" w:hAnsi="Arial" w:cs="Arial"/>
          <w:sz w:val="22"/>
        </w:rPr>
        <w:t>]</w:t>
      </w:r>
      <w:r w:rsidR="008E1C7A" w:rsidRPr="001D19F6">
        <w:rPr>
          <w:rFonts w:ascii="Arial" w:eastAsia="굴림" w:hAnsi="Arial" w:cs="Arial"/>
          <w:sz w:val="22"/>
        </w:rPr>
        <w:t xml:space="preserve"> </w:t>
      </w:r>
      <w:r w:rsidR="00856C77" w:rsidRPr="001D19F6">
        <w:rPr>
          <w:rFonts w:ascii="Arial" w:eastAsia="굴림" w:hAnsi="Arial" w:cs="Arial"/>
          <w:sz w:val="22"/>
        </w:rPr>
        <w:t xml:space="preserve">during the past one year </w:t>
      </w:r>
      <w:r w:rsidR="005D5299" w:rsidRPr="001D19F6">
        <w:rPr>
          <w:rFonts w:ascii="Arial" w:eastAsia="굴림" w:hAnsi="Arial" w:cs="Arial"/>
          <w:sz w:val="22"/>
        </w:rPr>
        <w:t xml:space="preserve">(not calendar year)? </w:t>
      </w:r>
      <w:r w:rsidR="005D5299" w:rsidRPr="001D19F6">
        <w:rPr>
          <w:rFonts w:ascii="Arial" w:eastAsia="굴림" w:hAnsi="Arial" w:cs="Arial"/>
          <w:sz w:val="22"/>
        </w:rPr>
        <w:lastRenderedPageBreak/>
        <w:t>If so,</w:t>
      </w:r>
      <w:r w:rsidR="00AB0094" w:rsidRPr="001D19F6">
        <w:rPr>
          <w:rFonts w:ascii="Arial" w:eastAsia="굴림" w:hAnsi="Arial" w:cs="Arial"/>
          <w:sz w:val="22"/>
        </w:rPr>
        <w:t xml:space="preserve"> whom did you help</w:t>
      </w:r>
      <w:r w:rsidR="005D5299" w:rsidRPr="001D19F6">
        <w:rPr>
          <w:rFonts w:ascii="Arial" w:eastAsia="굴림" w:hAnsi="Arial" w:cs="Arial"/>
          <w:sz w:val="22"/>
        </w:rPr>
        <w:t>?</w:t>
      </w:r>
      <w:r w:rsidR="009A48F1" w:rsidRPr="001D19F6">
        <w:rPr>
          <w:rFonts w:ascii="Arial" w:eastAsia="굴림" w:hAnsi="Arial" w:cs="Arial"/>
          <w:sz w:val="22"/>
        </w:rPr>
        <w:t xml:space="preserve"> </w:t>
      </w:r>
      <w:r w:rsidR="009F1E16" w:rsidRPr="001D19F6">
        <w:rPr>
          <w:rFonts w:ascii="Arial" w:eastAsia="굴림" w:hAnsi="Arial" w:cs="Arial"/>
          <w:sz w:val="22"/>
        </w:rPr>
        <w:t>Choose</w:t>
      </w:r>
      <w:r w:rsidR="009A48F1" w:rsidRPr="001D19F6">
        <w:rPr>
          <w:rFonts w:ascii="Arial" w:eastAsia="굴림" w:hAnsi="Arial" w:cs="Arial"/>
          <w:sz w:val="22"/>
        </w:rPr>
        <w:t xml:space="preserve"> all family members you cared for. (Select multiple re</w:t>
      </w:r>
      <w:r w:rsidR="0046335C" w:rsidRPr="001D19F6">
        <w:rPr>
          <w:rFonts w:ascii="Arial" w:eastAsia="굴림" w:hAnsi="Arial" w:cs="Arial"/>
          <w:sz w:val="22"/>
        </w:rPr>
        <w:t>s</w:t>
      </w:r>
      <w:r w:rsidR="009A48F1" w:rsidRPr="001D19F6">
        <w:rPr>
          <w:rFonts w:ascii="Arial" w:eastAsia="굴림" w:hAnsi="Arial" w:cs="Arial"/>
          <w:sz w:val="22"/>
        </w:rPr>
        <w:t>ponses.)</w:t>
      </w:r>
    </w:p>
    <w:p w14:paraId="7FE83A37" w14:textId="163CE9B1" w:rsidR="0046335C" w:rsidRPr="001D19F6" w:rsidRDefault="0046335C" w:rsidP="005D5299">
      <w:pPr>
        <w:wordWrap/>
        <w:spacing w:line="360" w:lineRule="auto"/>
        <w:rPr>
          <w:rFonts w:ascii="Arial" w:eastAsia="굴림" w:hAnsi="Arial" w:cs="Arial"/>
          <w:sz w:val="22"/>
        </w:rPr>
      </w:pPr>
      <w:r w:rsidRPr="0025624E">
        <w:rPr>
          <w:rFonts w:ascii="Arial" w:eastAsia="굴림" w:hAnsi="Arial" w:cs="Arial"/>
          <w:sz w:val="22"/>
        </w:rPr>
        <w:t xml:space="preserve">[IWER: Past one year means </w:t>
      </w:r>
      <w:r w:rsidR="00E2715C" w:rsidRPr="0025624E">
        <w:rPr>
          <w:rFonts w:ascii="Arial" w:eastAsia="굴림" w:hAnsi="Arial" w:cs="Arial"/>
          <w:sz w:val="22"/>
        </w:rPr>
        <w:t>one year ago from now</w:t>
      </w:r>
      <w:r w:rsidRPr="00DC741E">
        <w:rPr>
          <w:rFonts w:ascii="Arial" w:eastAsia="굴림" w:hAnsi="Arial" w:cs="Arial"/>
          <w:sz w:val="22"/>
        </w:rPr>
        <w:t xml:space="preserve">, </w:t>
      </w:r>
      <w:r w:rsidR="00737D0C" w:rsidRPr="00DC741E">
        <w:rPr>
          <w:rFonts w:ascii="Arial" w:eastAsia="굴림" w:hAnsi="Arial" w:cs="Arial"/>
          <w:sz w:val="22"/>
          <w:rPrChange w:id="793" w:author="Keis" w:date="2024-09-06T17:26:00Z">
            <w:rPr>
              <w:rFonts w:ascii="Arial" w:eastAsia="굴림" w:hAnsi="Arial" w:cs="Arial"/>
              <w:color w:val="FF0000"/>
              <w:sz w:val="22"/>
            </w:rPr>
          </w:rPrChange>
        </w:rPr>
        <w:t xml:space="preserve">not just including </w:t>
      </w:r>
      <w:del w:id="794" w:author="Keis" w:date="2024-09-06T10:18:00Z">
        <w:r w:rsidR="00737D0C" w:rsidRPr="00341675" w:rsidDel="009F27DD">
          <w:rPr>
            <w:rFonts w:ascii="Arial" w:eastAsia="굴림" w:hAnsi="Arial" w:cs="Arial" w:hint="eastAsia"/>
            <w:color w:val="FF0000"/>
            <w:sz w:val="22"/>
          </w:rPr>
          <w:delText>2019</w:delText>
        </w:r>
      </w:del>
      <w:ins w:id="795" w:author="Keis" w:date="2024-09-06T10:18:00Z">
        <w:r w:rsidR="009F27DD" w:rsidRPr="009F27DD">
          <w:rPr>
            <w:rFonts w:ascii="Arial" w:eastAsia="굴림" w:hAnsi="Arial" w:cs="Arial" w:hint="eastAsia"/>
            <w:color w:val="00B050"/>
            <w:sz w:val="22"/>
          </w:rPr>
          <w:t>2021</w:t>
        </w:r>
      </w:ins>
      <w:r w:rsidR="00737D0C" w:rsidRPr="00C8666F">
        <w:rPr>
          <w:rFonts w:ascii="Arial" w:eastAsia="굴림" w:hAnsi="Arial" w:cs="Arial"/>
          <w:color w:val="000000" w:themeColor="text1"/>
          <w:sz w:val="22"/>
          <w:rPrChange w:id="796" w:author="Keis" w:date="2024-09-13T13:09:00Z">
            <w:rPr>
              <w:rFonts w:ascii="Arial" w:eastAsia="굴림" w:hAnsi="Arial" w:cs="Arial"/>
              <w:color w:val="FF0000"/>
              <w:sz w:val="22"/>
            </w:rPr>
          </w:rPrChange>
        </w:rPr>
        <w:t xml:space="preserve"> </w:t>
      </w:r>
      <w:r w:rsidR="00737D0C" w:rsidRPr="00DC741E">
        <w:rPr>
          <w:rFonts w:ascii="Arial" w:eastAsia="굴림" w:hAnsi="Arial" w:cs="Arial"/>
          <w:sz w:val="22"/>
          <w:rPrChange w:id="797" w:author="Keis" w:date="2024-09-06T17:26:00Z">
            <w:rPr>
              <w:rFonts w:ascii="Arial" w:eastAsia="굴림" w:hAnsi="Arial" w:cs="Arial"/>
              <w:color w:val="FF0000"/>
              <w:sz w:val="22"/>
            </w:rPr>
          </w:rPrChange>
        </w:rPr>
        <w:t xml:space="preserve">but some month in </w:t>
      </w:r>
      <w:del w:id="798" w:author="Keis" w:date="2024-09-06T10:23:00Z">
        <w:r w:rsidR="00737D0C" w:rsidRPr="00341675" w:rsidDel="00817F07">
          <w:rPr>
            <w:rFonts w:ascii="Arial" w:eastAsia="굴림" w:hAnsi="Arial" w:cs="Arial" w:hint="eastAsia"/>
            <w:color w:val="FF0000"/>
            <w:sz w:val="22"/>
          </w:rPr>
          <w:delText>2020</w:delText>
        </w:r>
      </w:del>
      <w:ins w:id="799" w:author="Keis" w:date="2024-09-06T10:23:00Z">
        <w:r w:rsidR="00817F07" w:rsidRPr="00817F07">
          <w:rPr>
            <w:rFonts w:ascii="Arial" w:eastAsia="굴림" w:hAnsi="Arial" w:cs="Arial" w:hint="eastAsia"/>
            <w:color w:val="00B050"/>
            <w:sz w:val="22"/>
          </w:rPr>
          <w:t>2022</w:t>
        </w:r>
      </w:ins>
      <w:r w:rsidRPr="00C8666F">
        <w:rPr>
          <w:rFonts w:ascii="Arial" w:eastAsia="굴림" w:hAnsi="Arial" w:cs="Arial"/>
          <w:color w:val="000000" w:themeColor="text1"/>
          <w:sz w:val="22"/>
          <w:rPrChange w:id="800" w:author="Keis" w:date="2024-09-13T13:09:00Z">
            <w:rPr>
              <w:rFonts w:ascii="Arial" w:eastAsia="굴림" w:hAnsi="Arial" w:cs="Arial"/>
              <w:color w:val="FF0000"/>
              <w:sz w:val="22"/>
            </w:rPr>
          </w:rPrChange>
        </w:rPr>
        <w:t>.</w:t>
      </w:r>
      <w:r w:rsidRPr="001D19F6">
        <w:rPr>
          <w:rFonts w:ascii="Arial" w:eastAsia="굴림" w:hAnsi="Arial" w:cs="Arial"/>
          <w:sz w:val="22"/>
        </w:rPr>
        <w:t>]</w:t>
      </w:r>
    </w:p>
    <w:p w14:paraId="0B0E4519" w14:textId="77777777" w:rsidR="00E2715C" w:rsidRPr="001D19F6" w:rsidRDefault="00E2715C" w:rsidP="002D0E30">
      <w:pPr>
        <w:pStyle w:val="a6"/>
        <w:numPr>
          <w:ilvl w:val="0"/>
          <w:numId w:val="266"/>
        </w:numPr>
        <w:wordWrap/>
        <w:spacing w:line="360" w:lineRule="auto"/>
        <w:ind w:leftChars="0"/>
        <w:rPr>
          <w:rFonts w:ascii="Arial" w:eastAsia="굴림" w:hAnsi="Arial" w:cs="Arial"/>
          <w:sz w:val="22"/>
        </w:rPr>
      </w:pPr>
      <w:r w:rsidRPr="001D19F6">
        <w:rPr>
          <w:rFonts w:ascii="Arial" w:eastAsia="굴림" w:hAnsi="Arial" w:cs="Arial"/>
          <w:sz w:val="22"/>
        </w:rPr>
        <w:t>Spouse</w:t>
      </w:r>
    </w:p>
    <w:p w14:paraId="3D7D7FF6" w14:textId="77777777" w:rsidR="00E2715C" w:rsidRPr="001D19F6" w:rsidRDefault="00E2715C" w:rsidP="002D0E30">
      <w:pPr>
        <w:pStyle w:val="a6"/>
        <w:numPr>
          <w:ilvl w:val="0"/>
          <w:numId w:val="266"/>
        </w:numPr>
        <w:wordWrap/>
        <w:spacing w:line="360" w:lineRule="auto"/>
        <w:ind w:leftChars="0"/>
        <w:rPr>
          <w:rFonts w:ascii="Arial" w:eastAsia="굴림" w:hAnsi="Arial" w:cs="Arial"/>
          <w:sz w:val="22"/>
        </w:rPr>
      </w:pPr>
      <w:r w:rsidRPr="001D19F6">
        <w:rPr>
          <w:rFonts w:ascii="Arial" w:eastAsia="굴림" w:hAnsi="Arial" w:cs="Arial"/>
          <w:sz w:val="22"/>
        </w:rPr>
        <w:t>Mother</w:t>
      </w:r>
    </w:p>
    <w:p w14:paraId="12A2DCD5" w14:textId="77777777" w:rsidR="00E2715C" w:rsidRPr="001D19F6" w:rsidRDefault="00E2715C" w:rsidP="002D0E30">
      <w:pPr>
        <w:pStyle w:val="a6"/>
        <w:numPr>
          <w:ilvl w:val="0"/>
          <w:numId w:val="266"/>
        </w:numPr>
        <w:wordWrap/>
        <w:spacing w:line="360" w:lineRule="auto"/>
        <w:ind w:leftChars="0"/>
        <w:rPr>
          <w:rFonts w:ascii="Arial" w:eastAsia="굴림" w:hAnsi="Arial" w:cs="Arial"/>
          <w:sz w:val="22"/>
        </w:rPr>
      </w:pPr>
      <w:r w:rsidRPr="001D19F6">
        <w:rPr>
          <w:rFonts w:ascii="Arial" w:eastAsia="굴림" w:hAnsi="Arial" w:cs="Arial"/>
          <w:sz w:val="22"/>
        </w:rPr>
        <w:t>Father</w:t>
      </w:r>
    </w:p>
    <w:p w14:paraId="0CFE9067" w14:textId="77777777" w:rsidR="00E2715C" w:rsidRPr="001D19F6" w:rsidRDefault="00E2715C" w:rsidP="002D0E30">
      <w:pPr>
        <w:pStyle w:val="a6"/>
        <w:numPr>
          <w:ilvl w:val="0"/>
          <w:numId w:val="266"/>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CF67BAA" w14:textId="77777777" w:rsidR="00E2715C" w:rsidRPr="001D19F6" w:rsidRDefault="00E2715C" w:rsidP="002D0E30">
      <w:pPr>
        <w:pStyle w:val="a6"/>
        <w:numPr>
          <w:ilvl w:val="0"/>
          <w:numId w:val="266"/>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36F2DDBC" w14:textId="77777777" w:rsidR="00E2715C" w:rsidRPr="001D19F6" w:rsidRDefault="00E2715C" w:rsidP="00E2715C">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E3138E2" w14:textId="77777777" w:rsidR="00E2715C" w:rsidRPr="001D19F6" w:rsidRDefault="00E2715C" w:rsidP="00E2715C">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616009CB" w14:textId="77777777" w:rsidR="00E2715C" w:rsidRPr="001D19F6" w:rsidRDefault="00E2715C" w:rsidP="00E2715C">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B</w:t>
      </w:r>
      <w:r w:rsidR="006F1AA8" w:rsidRPr="001D19F6">
        <w:rPr>
          <w:rFonts w:ascii="Arial" w:eastAsia="굴림" w:hAnsi="Arial" w:cs="Arial"/>
          <w:sz w:val="22"/>
        </w:rPr>
        <w:t>r</w:t>
      </w:r>
      <w:r w:rsidRPr="001D19F6">
        <w:rPr>
          <w:rFonts w:ascii="Arial" w:eastAsia="굴림" w:hAnsi="Arial" w:cs="Arial"/>
          <w:sz w:val="22"/>
        </w:rPr>
        <w:t xml:space="preserve">other-in-law/sister-in-law </w:t>
      </w:r>
      <w:r w:rsidRPr="001D19F6">
        <w:rPr>
          <w:rFonts w:ascii="Arial" w:eastAsia="굴림" w:hAnsi="Arial" w:cs="Arial"/>
          <w:sz w:val="22"/>
        </w:rPr>
        <w:tab/>
        <w:t xml:space="preserve"> </w:t>
      </w:r>
    </w:p>
    <w:p w14:paraId="3C64ACD4" w14:textId="77777777" w:rsidR="00E2715C" w:rsidRPr="001D19F6" w:rsidRDefault="00E2715C" w:rsidP="00E2715C">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7D47130F" w14:textId="77777777" w:rsidR="00E2715C" w:rsidRPr="001D19F6" w:rsidRDefault="00E2715C" w:rsidP="00E2715C">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2AB322AF" w14:textId="77777777" w:rsidR="00E2715C" w:rsidRPr="001D19F6" w:rsidRDefault="00E2715C" w:rsidP="00E2715C">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35464D58" w14:textId="77777777" w:rsidR="00E2715C" w:rsidRPr="001D19F6" w:rsidRDefault="00E2715C" w:rsidP="00E2715C">
      <w:pPr>
        <w:wordWrap/>
        <w:spacing w:line="360" w:lineRule="auto"/>
        <w:ind w:firstLine="400"/>
        <w:rPr>
          <w:rFonts w:ascii="Arial" w:eastAsia="굴림" w:hAnsi="Arial" w:cs="Arial"/>
          <w:sz w:val="22"/>
        </w:rPr>
      </w:pPr>
      <w:r w:rsidRPr="001D19F6">
        <w:rPr>
          <w:rFonts w:ascii="Arial" w:eastAsia="한컴돋움" w:hAnsi="Arial" w:cs="Arial"/>
          <w:sz w:val="22"/>
        </w:rPr>
        <w:t xml:space="preserve">[53] No, </w:t>
      </w:r>
      <w:r w:rsidR="0053085E" w:rsidRPr="001D19F6">
        <w:rPr>
          <w:rFonts w:ascii="Arial" w:eastAsia="한컴돋움" w:hAnsi="Arial" w:cs="Arial"/>
          <w:sz w:val="22"/>
        </w:rPr>
        <w:t>didn’t help (</w:t>
      </w:r>
      <w:r w:rsidRPr="001D19F6">
        <w:rPr>
          <w:rFonts w:ascii="Arial" w:eastAsia="한컴돋움" w:hAnsi="Arial" w:cs="Arial"/>
          <w:sz w:val="22"/>
        </w:rPr>
        <w:t xml:space="preserve">others helped caring </w:t>
      </w:r>
      <w:r w:rsidR="0053085E" w:rsidRPr="001D19F6">
        <w:rPr>
          <w:rFonts w:ascii="Arial" w:eastAsia="한컴돋움" w:hAnsi="Arial" w:cs="Arial"/>
          <w:sz w:val="22"/>
        </w:rPr>
        <w:t>e.g.</w:t>
      </w:r>
      <w:r w:rsidRPr="001D19F6">
        <w:rPr>
          <w:rFonts w:ascii="Arial" w:eastAsia="한컴돋움" w:hAnsi="Arial" w:cs="Arial"/>
          <w:sz w:val="22"/>
        </w:rPr>
        <w:t xml:space="preserve"> helpers</w:t>
      </w:r>
      <w:r w:rsidR="0053085E" w:rsidRPr="001D19F6">
        <w:rPr>
          <w:rFonts w:ascii="Arial" w:eastAsia="한컴돋움" w:hAnsi="Arial" w:cs="Arial"/>
          <w:sz w:val="22"/>
        </w:rPr>
        <w:t>)</w:t>
      </w:r>
      <w:r w:rsidRPr="001D19F6">
        <w:rPr>
          <w:rFonts w:ascii="Arial" w:eastAsia="한컴돋움" w:hAnsi="Arial" w:cs="Arial"/>
          <w:sz w:val="22"/>
        </w:rPr>
        <w:t xml:space="preserve"> </w:t>
      </w:r>
      <w:r w:rsidR="00362742" w:rsidRPr="001D19F6">
        <w:rPr>
          <w:rFonts w:ascii="Arial" w:eastAsia="굴림" w:hAnsi="Arial" w:cs="Arial"/>
          <w:sz w:val="22"/>
        </w:rPr>
        <w:t>→Go to Bb227</w:t>
      </w:r>
    </w:p>
    <w:p w14:paraId="65120487" w14:textId="77777777" w:rsidR="00D5120E" w:rsidRPr="001D19F6" w:rsidRDefault="00D5120E" w:rsidP="00297F86">
      <w:pPr>
        <w:wordWrap/>
        <w:spacing w:line="276" w:lineRule="auto"/>
        <w:rPr>
          <w:rFonts w:ascii="Arial" w:eastAsia="굴림" w:hAnsi="Arial" w:cs="Arial"/>
          <w:b/>
          <w:sz w:val="22"/>
        </w:rPr>
      </w:pPr>
    </w:p>
    <w:p w14:paraId="7F44ADE5" w14:textId="77777777" w:rsidR="00AB0094" w:rsidRPr="001D19F6" w:rsidRDefault="00AB0094" w:rsidP="00297F86">
      <w:pPr>
        <w:wordWrap/>
        <w:spacing w:line="276" w:lineRule="auto"/>
        <w:rPr>
          <w:rFonts w:ascii="Arial" w:eastAsia="굴림" w:hAnsi="Arial" w:cs="Arial"/>
          <w:b/>
          <w:sz w:val="22"/>
        </w:rPr>
      </w:pPr>
      <w:r w:rsidRPr="001D19F6">
        <w:rPr>
          <w:rFonts w:ascii="Arial" w:eastAsia="굴림" w:hAnsi="Arial" w:cs="Arial"/>
          <w:b/>
          <w:sz w:val="22"/>
        </w:rPr>
        <w:t>Logic</w:t>
      </w:r>
    </w:p>
    <w:p w14:paraId="08D017E4" w14:textId="77777777" w:rsidR="005D5299" w:rsidRPr="001D19F6" w:rsidRDefault="00362742"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Loop Bb225~Bb226</w:t>
      </w:r>
      <w:r w:rsidR="00E2715C" w:rsidRPr="001D19F6">
        <w:rPr>
          <w:rFonts w:ascii="Arial" w:eastAsia="굴림" w:hAnsi="Arial" w:cs="Arial"/>
          <w:b/>
          <w:sz w:val="22"/>
        </w:rPr>
        <w:t xml:space="preserve"> </w:t>
      </w:r>
      <w:r w:rsidR="00AB0094" w:rsidRPr="001D19F6">
        <w:rPr>
          <w:rFonts w:ascii="Arial" w:eastAsia="굴림" w:hAnsi="Arial" w:cs="Arial"/>
          <w:b/>
          <w:sz w:val="22"/>
        </w:rPr>
        <w:t xml:space="preserve">as many times as the number </w:t>
      </w:r>
      <w:r w:rsidR="00E2715C" w:rsidRPr="001D19F6">
        <w:rPr>
          <w:rFonts w:ascii="Arial" w:eastAsia="굴림" w:hAnsi="Arial" w:cs="Arial"/>
          <w:b/>
          <w:sz w:val="22"/>
        </w:rPr>
        <w:t xml:space="preserve">of people </w:t>
      </w:r>
      <w:r w:rsidRPr="001D19F6">
        <w:rPr>
          <w:rFonts w:ascii="Arial" w:eastAsia="굴림" w:hAnsi="Arial" w:cs="Arial"/>
          <w:b/>
          <w:sz w:val="22"/>
        </w:rPr>
        <w:t>in Bb224</w:t>
      </w:r>
      <w:r w:rsidR="00AB0094" w:rsidRPr="001D19F6">
        <w:rPr>
          <w:rFonts w:ascii="Arial" w:eastAsia="굴림" w:hAnsi="Arial" w:cs="Arial"/>
          <w:b/>
          <w:sz w:val="22"/>
        </w:rPr>
        <w:t>.</w:t>
      </w:r>
    </w:p>
    <w:p w14:paraId="3231364F" w14:textId="77777777" w:rsidR="005D5299" w:rsidRPr="001D19F6" w:rsidRDefault="005D5299" w:rsidP="005D5299">
      <w:pPr>
        <w:wordWrap/>
        <w:spacing w:line="360" w:lineRule="auto"/>
        <w:rPr>
          <w:rFonts w:ascii="Arial" w:eastAsia="굴림" w:hAnsi="Arial" w:cs="Arial"/>
          <w:sz w:val="22"/>
        </w:rPr>
      </w:pPr>
    </w:p>
    <w:p w14:paraId="24FD3C2F" w14:textId="77777777" w:rsidR="005D5299" w:rsidRPr="001D19F6" w:rsidRDefault="00362742" w:rsidP="005D5299">
      <w:pPr>
        <w:wordWrap/>
        <w:spacing w:line="360" w:lineRule="auto"/>
        <w:rPr>
          <w:rFonts w:ascii="Arial" w:eastAsia="굴림" w:hAnsi="Arial" w:cs="Arial"/>
          <w:sz w:val="22"/>
        </w:rPr>
      </w:pPr>
      <w:r w:rsidRPr="001D19F6">
        <w:rPr>
          <w:rFonts w:ascii="Arial" w:eastAsia="굴림" w:hAnsi="Arial" w:cs="Arial"/>
          <w:sz w:val="22"/>
        </w:rPr>
        <w:t>Bb225</w:t>
      </w:r>
      <w:r w:rsidR="005D5299" w:rsidRPr="001D19F6">
        <w:rPr>
          <w:rFonts w:ascii="Arial" w:eastAsia="굴림" w:hAnsi="Arial" w:cs="Arial"/>
          <w:sz w:val="22"/>
        </w:rPr>
        <w:t>.</w:t>
      </w:r>
      <w:r w:rsidR="00856C77" w:rsidRPr="001D19F6">
        <w:rPr>
          <w:rFonts w:ascii="Arial" w:eastAsia="굴림" w:hAnsi="Arial" w:cs="Arial"/>
          <w:sz w:val="22"/>
        </w:rPr>
        <w:t>R</w:t>
      </w:r>
      <w:r w:rsidR="005D5299" w:rsidRPr="001D19F6">
        <w:rPr>
          <w:rFonts w:ascii="Arial" w:eastAsia="굴림" w:hAnsi="Arial" w:cs="Arial"/>
          <w:sz w:val="22"/>
        </w:rPr>
        <w:t xml:space="preserve">oughly how many hours per week did you </w:t>
      </w:r>
      <w:r w:rsidR="009A48F1" w:rsidRPr="001D19F6">
        <w:rPr>
          <w:rFonts w:ascii="Arial" w:eastAsia="굴림" w:hAnsi="Arial" w:cs="Arial"/>
          <w:sz w:val="22"/>
        </w:rPr>
        <w:t xml:space="preserve">care for </w:t>
      </w:r>
      <w:r w:rsidR="00DF526B" w:rsidRPr="001D19F6">
        <w:rPr>
          <w:rFonts w:ascii="Arial" w:eastAsia="굴림" w:hAnsi="Arial" w:cs="Arial"/>
          <w:sz w:val="22"/>
        </w:rPr>
        <w:t>[name chosen in</w:t>
      </w:r>
      <w:r w:rsidRPr="001D19F6">
        <w:rPr>
          <w:rFonts w:ascii="Arial" w:eastAsia="굴림" w:hAnsi="Arial" w:cs="Arial"/>
          <w:sz w:val="22"/>
        </w:rPr>
        <w:t xml:space="preserve"> Bb224</w:t>
      </w:r>
      <w:r w:rsidR="00DF526B" w:rsidRPr="001D19F6">
        <w:rPr>
          <w:rFonts w:ascii="Arial" w:eastAsia="굴림" w:hAnsi="Arial" w:cs="Arial"/>
          <w:sz w:val="22"/>
        </w:rPr>
        <w:t>]</w:t>
      </w:r>
      <w:r w:rsidR="00856C77" w:rsidRPr="001D19F6">
        <w:rPr>
          <w:rFonts w:ascii="Arial" w:eastAsia="굴림" w:hAnsi="Arial" w:cs="Arial"/>
          <w:sz w:val="22"/>
        </w:rPr>
        <w:t xml:space="preserve"> during the past </w:t>
      </w:r>
      <w:r w:rsidR="0046335C" w:rsidRPr="001D19F6">
        <w:rPr>
          <w:rFonts w:ascii="Arial" w:eastAsia="굴림" w:hAnsi="Arial" w:cs="Arial"/>
          <w:sz w:val="22"/>
        </w:rPr>
        <w:t>one year</w:t>
      </w:r>
      <w:r w:rsidR="005D5299" w:rsidRPr="001D19F6">
        <w:rPr>
          <w:rFonts w:ascii="Arial" w:eastAsia="굴림" w:hAnsi="Arial" w:cs="Arial"/>
          <w:sz w:val="22"/>
        </w:rPr>
        <w:t>?</w:t>
      </w:r>
      <w:r w:rsidR="00B95060" w:rsidRPr="001D19F6">
        <w:rPr>
          <w:rFonts w:ascii="Arial" w:eastAsia="굴림" w:hAnsi="Arial" w:cs="Arial"/>
          <w:sz w:val="22"/>
        </w:rPr>
        <w:t xml:space="preserve"> (unit: </w:t>
      </w:r>
      <w:r w:rsidR="00F30AA3" w:rsidRPr="001D19F6">
        <w:rPr>
          <w:rFonts w:ascii="Arial" w:eastAsia="굴림" w:hAnsi="Arial" w:cs="Arial"/>
          <w:sz w:val="22"/>
        </w:rPr>
        <w:t>an average hour</w:t>
      </w:r>
      <w:r w:rsidR="00B95060" w:rsidRPr="001D19F6">
        <w:rPr>
          <w:rFonts w:ascii="Arial" w:eastAsia="굴림" w:hAnsi="Arial" w:cs="Arial"/>
          <w:sz w:val="22"/>
        </w:rPr>
        <w:t xml:space="preserve"> per week)</w:t>
      </w:r>
    </w:p>
    <w:p w14:paraId="21FA957E" w14:textId="39DDE6CB" w:rsidR="00E2715C" w:rsidRPr="001D19F6" w:rsidRDefault="00E2715C" w:rsidP="00E2715C">
      <w:pPr>
        <w:wordWrap/>
        <w:spacing w:line="360" w:lineRule="auto"/>
        <w:rPr>
          <w:rFonts w:ascii="Arial" w:eastAsia="굴림" w:hAnsi="Arial" w:cs="Arial"/>
          <w:sz w:val="22"/>
        </w:rPr>
      </w:pPr>
      <w:r w:rsidRPr="001D19F6">
        <w:rPr>
          <w:rFonts w:ascii="Arial" w:eastAsia="굴림" w:hAnsi="Arial" w:cs="Arial"/>
          <w:sz w:val="22"/>
        </w:rPr>
        <w:t>[IWER: Past one year means one year ago from now</w:t>
      </w:r>
      <w:r w:rsidRPr="00DC741E">
        <w:rPr>
          <w:rFonts w:ascii="Arial" w:eastAsia="굴림" w:hAnsi="Arial" w:cs="Arial"/>
          <w:sz w:val="22"/>
        </w:rPr>
        <w:t xml:space="preserve">, </w:t>
      </w:r>
      <w:r w:rsidR="00737D0C" w:rsidRPr="00DC741E">
        <w:rPr>
          <w:rFonts w:ascii="Arial" w:eastAsia="굴림" w:hAnsi="Arial" w:cs="Arial"/>
          <w:sz w:val="22"/>
          <w:rPrChange w:id="801" w:author="Keis" w:date="2024-09-06T17:26:00Z">
            <w:rPr>
              <w:rFonts w:ascii="Arial" w:eastAsia="굴림" w:hAnsi="Arial" w:cs="Arial"/>
              <w:color w:val="FF0000"/>
              <w:sz w:val="22"/>
            </w:rPr>
          </w:rPrChange>
        </w:rPr>
        <w:t xml:space="preserve">not just including </w:t>
      </w:r>
      <w:del w:id="802" w:author="Keis" w:date="2024-09-06T10:18:00Z">
        <w:r w:rsidR="00737D0C" w:rsidRPr="00341675" w:rsidDel="009F27DD">
          <w:rPr>
            <w:rFonts w:ascii="Arial" w:eastAsia="굴림" w:hAnsi="Arial" w:cs="Arial" w:hint="eastAsia"/>
            <w:color w:val="FF0000"/>
            <w:sz w:val="22"/>
          </w:rPr>
          <w:delText>2019</w:delText>
        </w:r>
      </w:del>
      <w:ins w:id="803" w:author="Keis" w:date="2024-09-06T10:18:00Z">
        <w:r w:rsidR="009F27DD" w:rsidRPr="009F27DD">
          <w:rPr>
            <w:rFonts w:ascii="Arial" w:eastAsia="굴림" w:hAnsi="Arial" w:cs="Arial" w:hint="eastAsia"/>
            <w:color w:val="00B050"/>
            <w:sz w:val="22"/>
          </w:rPr>
          <w:t>2021</w:t>
        </w:r>
      </w:ins>
      <w:r w:rsidR="00737D0C" w:rsidRPr="00C8666F">
        <w:rPr>
          <w:rFonts w:ascii="Arial" w:eastAsia="굴림" w:hAnsi="Arial" w:cs="Arial"/>
          <w:color w:val="000000" w:themeColor="text1"/>
          <w:sz w:val="22"/>
          <w:rPrChange w:id="804" w:author="Keis" w:date="2024-09-13T13:09:00Z">
            <w:rPr>
              <w:rFonts w:ascii="Arial" w:eastAsia="굴림" w:hAnsi="Arial" w:cs="Arial"/>
              <w:color w:val="FF0000"/>
              <w:sz w:val="22"/>
            </w:rPr>
          </w:rPrChange>
        </w:rPr>
        <w:t xml:space="preserve"> </w:t>
      </w:r>
      <w:r w:rsidR="00737D0C" w:rsidRPr="00DC741E">
        <w:rPr>
          <w:rFonts w:ascii="Arial" w:eastAsia="굴림" w:hAnsi="Arial" w:cs="Arial"/>
          <w:sz w:val="22"/>
          <w:rPrChange w:id="805" w:author="Keis" w:date="2024-09-06T17:27:00Z">
            <w:rPr>
              <w:rFonts w:ascii="Arial" w:eastAsia="굴림" w:hAnsi="Arial" w:cs="Arial"/>
              <w:color w:val="FF0000"/>
              <w:sz w:val="22"/>
            </w:rPr>
          </w:rPrChange>
        </w:rPr>
        <w:t xml:space="preserve">but some month in </w:t>
      </w:r>
      <w:del w:id="806" w:author="Keis" w:date="2024-09-06T10:23:00Z">
        <w:r w:rsidR="00737D0C" w:rsidRPr="00341675" w:rsidDel="00817F07">
          <w:rPr>
            <w:rFonts w:ascii="Arial" w:eastAsia="굴림" w:hAnsi="Arial" w:cs="Arial" w:hint="eastAsia"/>
            <w:color w:val="FF0000"/>
            <w:sz w:val="22"/>
          </w:rPr>
          <w:delText>2020</w:delText>
        </w:r>
      </w:del>
      <w:ins w:id="807" w:author="Keis" w:date="2024-09-06T10:23:00Z">
        <w:r w:rsidR="00817F07" w:rsidRPr="00817F07">
          <w:rPr>
            <w:rFonts w:ascii="Arial" w:eastAsia="굴림" w:hAnsi="Arial" w:cs="Arial" w:hint="eastAsia"/>
            <w:color w:val="00B050"/>
            <w:sz w:val="22"/>
          </w:rPr>
          <w:t>2022</w:t>
        </w:r>
      </w:ins>
      <w:r w:rsidRPr="00C8666F">
        <w:rPr>
          <w:rFonts w:ascii="Arial" w:eastAsia="굴림" w:hAnsi="Arial" w:cs="Arial"/>
          <w:color w:val="000000" w:themeColor="text1"/>
          <w:sz w:val="22"/>
          <w:rPrChange w:id="808" w:author="Keis" w:date="2024-09-13T13:09:00Z">
            <w:rPr>
              <w:rFonts w:ascii="Arial" w:eastAsia="굴림" w:hAnsi="Arial" w:cs="Arial"/>
              <w:color w:val="FF0000"/>
              <w:sz w:val="22"/>
            </w:rPr>
          </w:rPrChange>
        </w:rPr>
        <w:t>.</w:t>
      </w:r>
      <w:r w:rsidRPr="001D19F6">
        <w:rPr>
          <w:rFonts w:ascii="Arial" w:eastAsia="굴림" w:hAnsi="Arial" w:cs="Arial"/>
          <w:sz w:val="22"/>
        </w:rPr>
        <w:t>]</w:t>
      </w:r>
    </w:p>
    <w:p w14:paraId="2545C204" w14:textId="77777777" w:rsidR="005D5299" w:rsidRPr="001D19F6" w:rsidRDefault="00E2715C" w:rsidP="00E2715C">
      <w:pPr>
        <w:wordWrap/>
        <w:spacing w:line="360" w:lineRule="auto"/>
        <w:ind w:firstLine="800"/>
        <w:rPr>
          <w:rFonts w:ascii="Arial" w:eastAsia="굴림" w:hAnsi="Arial" w:cs="Arial"/>
          <w:sz w:val="22"/>
        </w:rPr>
      </w:pPr>
      <w:r w:rsidRPr="001D19F6">
        <w:rPr>
          <w:rFonts w:ascii="Arial" w:eastAsia="굴림" w:hAnsi="Arial" w:cs="Arial"/>
          <w:kern w:val="0"/>
          <w:sz w:val="22"/>
        </w:rPr>
        <w:t xml:space="preserve">_______________________________ </w:t>
      </w:r>
      <w:r w:rsidR="0046335C" w:rsidRPr="001D19F6">
        <w:rPr>
          <w:rFonts w:ascii="Arial" w:eastAsia="굴림" w:hAnsi="Arial" w:cs="Arial"/>
          <w:sz w:val="22"/>
        </w:rPr>
        <w:t>Average</w:t>
      </w:r>
      <w:r w:rsidRPr="001D19F6">
        <w:rPr>
          <w:rFonts w:ascii="Arial" w:eastAsia="굴림" w:hAnsi="Arial" w:cs="Arial"/>
          <w:sz w:val="22"/>
        </w:rPr>
        <w:t xml:space="preserve"> </w:t>
      </w:r>
      <w:r w:rsidR="005D5299" w:rsidRPr="001D19F6">
        <w:rPr>
          <w:rFonts w:ascii="Arial" w:eastAsia="굴림" w:hAnsi="Arial" w:cs="Arial"/>
          <w:sz w:val="22"/>
        </w:rPr>
        <w:t>hours per week [</w:t>
      </w:r>
      <w:r w:rsidR="003608C0" w:rsidRPr="001D19F6">
        <w:rPr>
          <w:rFonts w:ascii="Arial" w:eastAsia="굴림" w:hAnsi="Arial" w:cs="Arial"/>
          <w:sz w:val="22"/>
        </w:rPr>
        <w:t xml:space="preserve">Range: </w:t>
      </w:r>
      <w:r w:rsidR="005D5299" w:rsidRPr="001D19F6">
        <w:rPr>
          <w:rFonts w:ascii="Arial" w:eastAsia="굴림" w:hAnsi="Arial" w:cs="Arial"/>
          <w:sz w:val="22"/>
        </w:rPr>
        <w:t>1~168]</w:t>
      </w:r>
    </w:p>
    <w:p w14:paraId="0030D29F" w14:textId="77777777" w:rsidR="005D5299" w:rsidRPr="001D19F6" w:rsidRDefault="005D5299" w:rsidP="005D5299">
      <w:pPr>
        <w:wordWrap/>
        <w:spacing w:line="360" w:lineRule="auto"/>
        <w:rPr>
          <w:rFonts w:ascii="Arial" w:eastAsia="굴림" w:hAnsi="Arial" w:cs="Arial"/>
          <w:sz w:val="22"/>
        </w:rPr>
      </w:pPr>
    </w:p>
    <w:p w14:paraId="6C0CD5F5" w14:textId="77777777" w:rsidR="005D5299" w:rsidRPr="00DC741E" w:rsidRDefault="00362742" w:rsidP="005D5299">
      <w:pPr>
        <w:wordWrap/>
        <w:spacing w:line="360" w:lineRule="auto"/>
        <w:rPr>
          <w:rFonts w:ascii="Arial" w:eastAsia="굴림" w:hAnsi="Arial" w:cs="Arial"/>
          <w:sz w:val="22"/>
        </w:rPr>
      </w:pPr>
      <w:r w:rsidRPr="00737D0C">
        <w:rPr>
          <w:rFonts w:ascii="Arial" w:eastAsia="굴림" w:hAnsi="Arial" w:cs="Arial"/>
          <w:sz w:val="22"/>
        </w:rPr>
        <w:t>Bb226</w:t>
      </w:r>
      <w:r w:rsidR="005D5299" w:rsidRPr="00737D0C">
        <w:rPr>
          <w:rFonts w:ascii="Arial" w:eastAsia="굴림" w:hAnsi="Arial" w:cs="Arial"/>
          <w:sz w:val="22"/>
        </w:rPr>
        <w:t xml:space="preserve">. How many weeks did you </w:t>
      </w:r>
      <w:r w:rsidR="009A48F1" w:rsidRPr="00737D0C">
        <w:rPr>
          <w:rFonts w:ascii="Arial" w:eastAsia="굴림" w:hAnsi="Arial" w:cs="Arial"/>
          <w:sz w:val="22"/>
        </w:rPr>
        <w:t xml:space="preserve">care for </w:t>
      </w:r>
      <w:r w:rsidR="00DF526B" w:rsidRPr="00737D0C">
        <w:rPr>
          <w:rFonts w:ascii="Arial" w:eastAsia="굴림" w:hAnsi="Arial" w:cs="Arial"/>
          <w:sz w:val="22"/>
        </w:rPr>
        <w:t>[name chosen in</w:t>
      </w:r>
      <w:r w:rsidR="00E2715C" w:rsidRPr="00737D0C">
        <w:rPr>
          <w:rFonts w:ascii="Arial" w:eastAsia="굴림" w:hAnsi="Arial" w:cs="Arial"/>
          <w:sz w:val="22"/>
        </w:rPr>
        <w:t xml:space="preserve"> </w:t>
      </w:r>
      <w:r w:rsidR="00765D36" w:rsidRPr="00DC741E">
        <w:rPr>
          <w:rFonts w:ascii="Arial" w:eastAsia="굴림" w:hAnsi="Arial" w:cs="Arial"/>
          <w:sz w:val="22"/>
        </w:rPr>
        <w:t>Bb</w:t>
      </w:r>
      <w:r w:rsidR="00C71290" w:rsidRPr="00DC741E">
        <w:rPr>
          <w:rFonts w:ascii="Arial" w:eastAsia="굴림" w:hAnsi="Arial" w:cs="Arial"/>
          <w:sz w:val="22"/>
          <w:rPrChange w:id="809" w:author="Keis" w:date="2024-09-06T17:27:00Z">
            <w:rPr>
              <w:rFonts w:ascii="Arial" w:eastAsia="굴림" w:hAnsi="Arial" w:cs="Arial"/>
              <w:color w:val="FF0000"/>
              <w:sz w:val="22"/>
            </w:rPr>
          </w:rPrChange>
        </w:rPr>
        <w:t>224</w:t>
      </w:r>
      <w:r w:rsidR="00DF526B" w:rsidRPr="00DC741E">
        <w:rPr>
          <w:rFonts w:ascii="Arial" w:eastAsia="굴림" w:hAnsi="Arial" w:cs="Arial"/>
          <w:sz w:val="22"/>
        </w:rPr>
        <w:t>]</w:t>
      </w:r>
      <w:r w:rsidR="005D5299" w:rsidRPr="00DC741E">
        <w:rPr>
          <w:rFonts w:ascii="Arial" w:eastAsia="굴림" w:hAnsi="Arial" w:cs="Arial"/>
          <w:sz w:val="22"/>
        </w:rPr>
        <w:t xml:space="preserve"> during the past</w:t>
      </w:r>
      <w:r w:rsidR="00856C77" w:rsidRPr="00DC741E">
        <w:rPr>
          <w:rFonts w:ascii="Arial" w:eastAsia="굴림" w:hAnsi="Arial" w:cs="Arial"/>
          <w:sz w:val="22"/>
        </w:rPr>
        <w:t xml:space="preserve"> one year</w:t>
      </w:r>
      <w:r w:rsidR="005D5299" w:rsidRPr="00DC741E">
        <w:rPr>
          <w:rFonts w:ascii="Arial" w:eastAsia="굴림" w:hAnsi="Arial" w:cs="Arial"/>
          <w:sz w:val="22"/>
        </w:rPr>
        <w:t>?</w:t>
      </w:r>
      <w:r w:rsidR="00B95060" w:rsidRPr="00DC741E">
        <w:rPr>
          <w:rFonts w:ascii="Arial" w:eastAsia="굴림" w:hAnsi="Arial" w:cs="Arial"/>
          <w:sz w:val="22"/>
        </w:rPr>
        <w:t xml:space="preserve"> (unit: a week)</w:t>
      </w:r>
    </w:p>
    <w:p w14:paraId="4378FAB0" w14:textId="499435A9" w:rsidR="0053085E" w:rsidRPr="00737D0C" w:rsidRDefault="005D5299" w:rsidP="0053085E">
      <w:pPr>
        <w:wordWrap/>
        <w:spacing w:line="360" w:lineRule="auto"/>
        <w:rPr>
          <w:rFonts w:ascii="Arial" w:eastAsia="굴림" w:hAnsi="Arial" w:cs="Arial"/>
          <w:sz w:val="22"/>
        </w:rPr>
      </w:pPr>
      <w:r w:rsidRPr="00DC741E">
        <w:rPr>
          <w:rFonts w:ascii="Arial" w:eastAsia="굴림" w:hAnsi="Arial" w:cs="Arial"/>
          <w:sz w:val="22"/>
        </w:rPr>
        <w:t xml:space="preserve">[IWER: </w:t>
      </w:r>
      <w:r w:rsidR="0055768C" w:rsidRPr="00DC741E">
        <w:rPr>
          <w:rFonts w:ascii="Arial" w:eastAsia="굴림" w:hAnsi="Arial" w:cs="Arial"/>
          <w:sz w:val="22"/>
          <w:rPrChange w:id="810" w:author="Keis" w:date="2024-09-06T17:27:00Z">
            <w:rPr>
              <w:rFonts w:ascii="Arial" w:eastAsia="굴림" w:hAnsi="Arial" w:cs="Arial"/>
              <w:color w:val="FF0000"/>
              <w:sz w:val="22"/>
            </w:rPr>
          </w:rPrChange>
        </w:rPr>
        <w:t>C</w:t>
      </w:r>
      <w:r w:rsidRPr="00DC741E">
        <w:rPr>
          <w:rFonts w:ascii="Arial" w:eastAsia="굴림" w:hAnsi="Arial" w:cs="Arial"/>
          <w:sz w:val="22"/>
          <w:rPrChange w:id="811" w:author="Keis" w:date="2024-09-06T17:27:00Z">
            <w:rPr>
              <w:rFonts w:ascii="Arial" w:eastAsia="굴림" w:hAnsi="Arial" w:cs="Arial"/>
              <w:color w:val="FF0000"/>
              <w:sz w:val="22"/>
            </w:rPr>
          </w:rPrChange>
        </w:rPr>
        <w:t>alculate 1 month as 4 weeks, 6 months as 26 weeks, 1 year as 52 weeks</w:t>
      </w:r>
      <w:r w:rsidR="008E1AD1" w:rsidRPr="00DC741E">
        <w:rPr>
          <w:rFonts w:ascii="Arial" w:eastAsia="굴림" w:hAnsi="Arial" w:cs="Arial"/>
          <w:sz w:val="22"/>
          <w:rPrChange w:id="812" w:author="Keis" w:date="2024-09-06T17:27:00Z">
            <w:rPr>
              <w:rFonts w:ascii="Arial" w:eastAsia="굴림" w:hAnsi="Arial" w:cs="Arial"/>
              <w:color w:val="FF0000"/>
              <w:sz w:val="22"/>
            </w:rPr>
          </w:rPrChange>
        </w:rPr>
        <w:t xml:space="preserve">. For </w:t>
      </w:r>
      <w:r w:rsidR="0060656D" w:rsidRPr="00DC741E">
        <w:rPr>
          <w:rFonts w:ascii="Arial" w:eastAsia="굴림" w:hAnsi="Arial" w:cs="Arial"/>
          <w:sz w:val="22"/>
          <w:rPrChange w:id="813" w:author="Keis" w:date="2024-09-06T17:27:00Z">
            <w:rPr>
              <w:rFonts w:ascii="Arial" w:eastAsia="굴림" w:hAnsi="Arial" w:cs="Arial"/>
              <w:color w:val="FF0000"/>
              <w:sz w:val="22"/>
            </w:rPr>
          </w:rPrChange>
        </w:rPr>
        <w:t>example</w:t>
      </w:r>
      <w:r w:rsidR="008E1AD1" w:rsidRPr="00DC741E">
        <w:rPr>
          <w:rFonts w:ascii="Arial" w:eastAsia="굴림" w:hAnsi="Arial" w:cs="Arial"/>
          <w:sz w:val="22"/>
          <w:rPrChange w:id="814" w:author="Keis" w:date="2024-09-06T17:27:00Z">
            <w:rPr>
              <w:rFonts w:ascii="Arial" w:eastAsia="굴림" w:hAnsi="Arial" w:cs="Arial"/>
              <w:color w:val="FF0000"/>
              <w:sz w:val="22"/>
            </w:rPr>
          </w:rPrChange>
        </w:rPr>
        <w:t xml:space="preserve">, 5 months is converted into 20 weeks, and </w:t>
      </w:r>
      <w:r w:rsidR="005C5A26" w:rsidRPr="00DC741E">
        <w:rPr>
          <w:rFonts w:ascii="Arial" w:eastAsia="굴림" w:hAnsi="Arial" w:cs="Arial"/>
          <w:sz w:val="22"/>
          <w:rPrChange w:id="815" w:author="Keis" w:date="2024-09-06T17:27:00Z">
            <w:rPr>
              <w:rFonts w:ascii="Arial" w:eastAsia="굴림" w:hAnsi="Arial" w:cs="Arial"/>
              <w:color w:val="FF0000"/>
              <w:sz w:val="22"/>
            </w:rPr>
          </w:rPrChange>
        </w:rPr>
        <w:t xml:space="preserve">enter 30 weeks for </w:t>
      </w:r>
      <w:r w:rsidR="008E1AD1" w:rsidRPr="00DC741E">
        <w:rPr>
          <w:rFonts w:ascii="Arial" w:eastAsia="굴림" w:hAnsi="Arial" w:cs="Arial"/>
          <w:sz w:val="22"/>
          <w:rPrChange w:id="816" w:author="Keis" w:date="2024-09-06T17:27:00Z">
            <w:rPr>
              <w:rFonts w:ascii="Arial" w:eastAsia="굴림" w:hAnsi="Arial" w:cs="Arial"/>
              <w:color w:val="FF0000"/>
              <w:sz w:val="22"/>
            </w:rPr>
          </w:rPrChange>
        </w:rPr>
        <w:t xml:space="preserve">7 months </w:t>
      </w:r>
      <w:r w:rsidR="005C5A26" w:rsidRPr="00DC741E">
        <w:rPr>
          <w:rFonts w:ascii="Arial" w:eastAsia="굴림" w:hAnsi="Arial" w:cs="Arial"/>
          <w:sz w:val="22"/>
          <w:rPrChange w:id="817" w:author="Keis" w:date="2024-09-06T17:27:00Z">
            <w:rPr>
              <w:rFonts w:ascii="Arial" w:eastAsia="굴림" w:hAnsi="Arial" w:cs="Arial"/>
              <w:color w:val="FF0000"/>
              <w:sz w:val="22"/>
            </w:rPr>
          </w:rPrChange>
        </w:rPr>
        <w:t xml:space="preserve">because it is </w:t>
      </w:r>
      <w:r w:rsidR="008E1AD1" w:rsidRPr="00DC741E">
        <w:rPr>
          <w:rFonts w:ascii="Arial" w:eastAsia="굴림" w:hAnsi="Arial" w:cs="Arial"/>
          <w:sz w:val="22"/>
          <w:rPrChange w:id="818" w:author="Keis" w:date="2024-09-06T17:27:00Z">
            <w:rPr>
              <w:rFonts w:ascii="Arial" w:eastAsia="굴림" w:hAnsi="Arial" w:cs="Arial"/>
              <w:color w:val="FF0000"/>
              <w:sz w:val="22"/>
            </w:rPr>
          </w:rPrChange>
        </w:rPr>
        <w:t>equal</w:t>
      </w:r>
      <w:r w:rsidR="009A48F1" w:rsidRPr="00DC741E">
        <w:rPr>
          <w:rFonts w:ascii="Arial" w:eastAsia="굴림" w:hAnsi="Arial" w:cs="Arial"/>
          <w:sz w:val="22"/>
          <w:rPrChange w:id="819" w:author="Keis" w:date="2024-09-06T17:27:00Z">
            <w:rPr>
              <w:rFonts w:ascii="Arial" w:eastAsia="굴림" w:hAnsi="Arial" w:cs="Arial"/>
              <w:color w:val="FF0000"/>
              <w:sz w:val="22"/>
            </w:rPr>
          </w:rPrChange>
        </w:rPr>
        <w:t xml:space="preserve"> to 6 months (26 weeks) plus 1</w:t>
      </w:r>
      <w:r w:rsidR="0055768C" w:rsidRPr="00DC741E">
        <w:rPr>
          <w:rFonts w:ascii="Arial" w:eastAsia="굴림" w:hAnsi="Arial" w:cs="Arial"/>
          <w:sz w:val="22"/>
          <w:rPrChange w:id="820" w:author="Keis" w:date="2024-09-06T17:27:00Z">
            <w:rPr>
              <w:rFonts w:ascii="Arial" w:eastAsia="굴림" w:hAnsi="Arial" w:cs="Arial"/>
              <w:color w:val="FF0000"/>
              <w:sz w:val="22"/>
            </w:rPr>
          </w:rPrChange>
        </w:rPr>
        <w:t xml:space="preserve"> month (4 weeks).</w:t>
      </w:r>
      <w:r w:rsidR="005C5A26" w:rsidRPr="00DC741E">
        <w:rPr>
          <w:rFonts w:ascii="Arial" w:eastAsia="굴림" w:hAnsi="Arial" w:cs="Arial"/>
          <w:sz w:val="22"/>
          <w:rPrChange w:id="821" w:author="Keis" w:date="2024-09-06T17:27:00Z">
            <w:rPr>
              <w:rFonts w:ascii="Arial" w:eastAsia="굴림" w:hAnsi="Arial" w:cs="Arial"/>
              <w:color w:val="FF0000"/>
              <w:sz w:val="22"/>
            </w:rPr>
          </w:rPrChange>
        </w:rPr>
        <w:t xml:space="preserve"> </w:t>
      </w:r>
      <w:r w:rsidR="0053085E" w:rsidRPr="00DC741E">
        <w:rPr>
          <w:rFonts w:ascii="Arial" w:eastAsia="굴림" w:hAnsi="Arial" w:cs="Arial"/>
          <w:sz w:val="22"/>
        </w:rPr>
        <w:t>Pas</w:t>
      </w:r>
      <w:r w:rsidR="0053085E" w:rsidRPr="00737D0C">
        <w:rPr>
          <w:rFonts w:ascii="Arial" w:eastAsia="굴림" w:hAnsi="Arial" w:cs="Arial"/>
          <w:sz w:val="22"/>
        </w:rPr>
        <w:t xml:space="preserve">t one year means one year ago from now, not </w:t>
      </w:r>
      <w:del w:id="822" w:author="Keis" w:date="2024-09-06T10:18:00Z">
        <w:r w:rsidR="0055768C" w:rsidRPr="004F0F0F" w:rsidDel="009F27DD">
          <w:rPr>
            <w:rFonts w:ascii="Arial" w:eastAsia="굴림" w:hAnsi="Arial" w:cs="Arial" w:hint="eastAsia"/>
            <w:color w:val="FF0000"/>
            <w:sz w:val="22"/>
          </w:rPr>
          <w:delText>2019</w:delText>
        </w:r>
      </w:del>
      <w:ins w:id="823" w:author="Keis" w:date="2024-09-06T10:18:00Z">
        <w:r w:rsidR="009F27DD" w:rsidRPr="009F27DD">
          <w:rPr>
            <w:rFonts w:ascii="Arial" w:eastAsia="굴림" w:hAnsi="Arial" w:cs="Arial" w:hint="eastAsia"/>
            <w:color w:val="00B050"/>
            <w:sz w:val="22"/>
          </w:rPr>
          <w:t>2021</w:t>
        </w:r>
      </w:ins>
      <w:r w:rsidR="0053085E" w:rsidRPr="00737D0C">
        <w:rPr>
          <w:rFonts w:ascii="Arial" w:eastAsia="굴림" w:hAnsi="Arial" w:cs="Arial"/>
          <w:sz w:val="22"/>
        </w:rPr>
        <w:t>.]</w:t>
      </w:r>
    </w:p>
    <w:p w14:paraId="1335FC58" w14:textId="77777777" w:rsidR="005D5299" w:rsidRPr="001D19F6" w:rsidRDefault="0053085E" w:rsidP="0053085E">
      <w:pPr>
        <w:wordWrap/>
        <w:spacing w:line="360" w:lineRule="auto"/>
        <w:ind w:firstLine="800"/>
        <w:rPr>
          <w:rFonts w:ascii="Arial" w:eastAsia="굴림" w:hAnsi="Arial" w:cs="Arial"/>
          <w:kern w:val="0"/>
          <w:sz w:val="22"/>
        </w:rPr>
      </w:pPr>
      <w:r w:rsidRPr="001D19F6">
        <w:rPr>
          <w:rFonts w:ascii="Arial" w:eastAsia="굴림" w:hAnsi="Arial" w:cs="Arial"/>
          <w:kern w:val="0"/>
          <w:sz w:val="22"/>
        </w:rPr>
        <w:t xml:space="preserve">_______________________________ </w:t>
      </w:r>
      <w:r w:rsidR="005D5299" w:rsidRPr="001D19F6">
        <w:rPr>
          <w:rFonts w:ascii="Arial" w:eastAsia="굴림" w:hAnsi="Arial" w:cs="Arial"/>
          <w:sz w:val="22"/>
        </w:rPr>
        <w:t>weeks [</w:t>
      </w:r>
      <w:r w:rsidR="003608C0" w:rsidRPr="001D19F6">
        <w:rPr>
          <w:rFonts w:ascii="Arial" w:eastAsia="굴림" w:hAnsi="Arial" w:cs="Arial"/>
          <w:sz w:val="22"/>
        </w:rPr>
        <w:t xml:space="preserve">Range: </w:t>
      </w:r>
      <w:r w:rsidR="005D5299" w:rsidRPr="001D19F6">
        <w:rPr>
          <w:rFonts w:ascii="Arial" w:eastAsia="굴림" w:hAnsi="Arial" w:cs="Arial"/>
          <w:sz w:val="22"/>
        </w:rPr>
        <w:t xml:space="preserve">1~52] </w:t>
      </w:r>
    </w:p>
    <w:p w14:paraId="191E7D9C" w14:textId="77777777" w:rsidR="00354976" w:rsidRPr="001D19F6" w:rsidRDefault="00354976" w:rsidP="005D5299">
      <w:pPr>
        <w:wordWrap/>
        <w:spacing w:line="360" w:lineRule="auto"/>
        <w:rPr>
          <w:rFonts w:ascii="Arial" w:eastAsia="굴림" w:hAnsi="Arial" w:cs="Arial"/>
          <w:sz w:val="22"/>
        </w:rPr>
      </w:pPr>
    </w:p>
    <w:p w14:paraId="41C581A5" w14:textId="77777777" w:rsidR="005D5299" w:rsidRPr="001D19F6" w:rsidRDefault="00362742" w:rsidP="005D5299">
      <w:pPr>
        <w:wordWrap/>
        <w:spacing w:line="360" w:lineRule="auto"/>
        <w:rPr>
          <w:rFonts w:ascii="Arial" w:eastAsia="굴림" w:hAnsi="Arial" w:cs="Arial"/>
          <w:sz w:val="22"/>
        </w:rPr>
      </w:pPr>
      <w:r w:rsidRPr="001D19F6">
        <w:rPr>
          <w:rFonts w:ascii="Arial" w:eastAsia="굴림" w:hAnsi="Arial" w:cs="Arial"/>
          <w:sz w:val="22"/>
        </w:rPr>
        <w:t>Bb227</w:t>
      </w:r>
      <w:r w:rsidR="005D5299" w:rsidRPr="001D19F6">
        <w:rPr>
          <w:rFonts w:ascii="Arial" w:eastAsia="굴림" w:hAnsi="Arial" w:cs="Arial"/>
          <w:sz w:val="22"/>
        </w:rPr>
        <w:t xml:space="preserve">. </w:t>
      </w:r>
      <w:r w:rsidR="001908B8" w:rsidRPr="001D19F6">
        <w:rPr>
          <w:rFonts w:ascii="Arial" w:eastAsia="굴림" w:hAnsi="Arial" w:cs="Arial"/>
          <w:sz w:val="22"/>
        </w:rPr>
        <w:t xml:space="preserve">Are there any family members </w:t>
      </w:r>
      <w:r w:rsidR="00DF526B" w:rsidRPr="001D19F6">
        <w:rPr>
          <w:rFonts w:ascii="Arial" w:eastAsia="굴림" w:hAnsi="Arial" w:cs="Arial"/>
          <w:sz w:val="22"/>
        </w:rPr>
        <w:t>over the age of 10</w:t>
      </w:r>
      <w:r w:rsidR="005D5299" w:rsidRPr="001D19F6">
        <w:rPr>
          <w:rFonts w:ascii="Arial" w:eastAsia="굴림" w:hAnsi="Arial" w:cs="Arial"/>
          <w:sz w:val="22"/>
        </w:rPr>
        <w:t xml:space="preserve"> (spouse, parents, </w:t>
      </w:r>
      <w:r w:rsidR="00DF526B" w:rsidRPr="001D19F6">
        <w:rPr>
          <w:rFonts w:ascii="Arial" w:eastAsia="굴림" w:hAnsi="Arial" w:cs="Arial"/>
          <w:sz w:val="22"/>
        </w:rPr>
        <w:t>parents-in-law</w:t>
      </w:r>
      <w:r w:rsidR="005D5299" w:rsidRPr="001D19F6">
        <w:rPr>
          <w:rFonts w:ascii="Arial" w:eastAsia="굴림" w:hAnsi="Arial" w:cs="Arial"/>
          <w:sz w:val="22"/>
        </w:rPr>
        <w:t>, siblings and/or children) who are not living with you</w:t>
      </w:r>
      <w:r w:rsidR="001908B8" w:rsidRPr="001D19F6">
        <w:rPr>
          <w:rFonts w:ascii="Arial" w:eastAsia="굴림" w:hAnsi="Arial" w:cs="Arial"/>
          <w:sz w:val="22"/>
        </w:rPr>
        <w:t xml:space="preserve"> with</w:t>
      </w:r>
      <w:r w:rsidR="00BD3696" w:rsidRPr="001D19F6">
        <w:rPr>
          <w:rFonts w:ascii="Arial" w:eastAsia="굴림" w:hAnsi="Arial" w:cs="Arial"/>
          <w:sz w:val="22"/>
        </w:rPr>
        <w:t xml:space="preserve"> any difficulty doing</w:t>
      </w:r>
      <w:r w:rsidR="001908B8" w:rsidRPr="001D19F6">
        <w:rPr>
          <w:rFonts w:ascii="Arial" w:eastAsia="굴림" w:hAnsi="Arial" w:cs="Arial"/>
          <w:sz w:val="22"/>
        </w:rPr>
        <w:t xml:space="preserve"> a few other activities</w:t>
      </w:r>
      <w:r w:rsidR="00BD3696" w:rsidRPr="001D19F6">
        <w:rPr>
          <w:rFonts w:ascii="Arial" w:eastAsia="굴림" w:hAnsi="Arial" w:cs="Arial"/>
          <w:sz w:val="22"/>
        </w:rPr>
        <w:t xml:space="preserve"> </w:t>
      </w:r>
      <w:r w:rsidR="006C0754" w:rsidRPr="001D19F6">
        <w:rPr>
          <w:rFonts w:ascii="Arial" w:eastAsia="굴림" w:hAnsi="Arial" w:cs="Arial"/>
          <w:sz w:val="22"/>
        </w:rPr>
        <w:t xml:space="preserve">due to </w:t>
      </w:r>
      <w:r w:rsidR="00BD3696" w:rsidRPr="001D19F6">
        <w:rPr>
          <w:rFonts w:ascii="Arial" w:eastAsia="굴림" w:hAnsi="Arial" w:cs="Arial"/>
          <w:sz w:val="22"/>
        </w:rPr>
        <w:t>physical, mental, emotional problems</w:t>
      </w:r>
      <w:r w:rsidR="001908B8" w:rsidRPr="001D19F6">
        <w:rPr>
          <w:rFonts w:ascii="Arial" w:eastAsia="굴림" w:hAnsi="Arial" w:cs="Arial"/>
          <w:sz w:val="22"/>
        </w:rPr>
        <w:t xml:space="preserve">? Other activities include </w:t>
      </w:r>
      <w:r w:rsidR="005D5299" w:rsidRPr="001D19F6">
        <w:rPr>
          <w:rFonts w:ascii="Arial" w:eastAsia="굴림" w:hAnsi="Arial" w:cs="Arial"/>
          <w:sz w:val="22"/>
        </w:rPr>
        <w:t xml:space="preserve">personal grooming, </w:t>
      </w:r>
      <w:r w:rsidR="0089722B" w:rsidRPr="001D19F6">
        <w:rPr>
          <w:rFonts w:ascii="Arial" w:eastAsia="굴림" w:hAnsi="Arial" w:cs="Arial"/>
          <w:sz w:val="22"/>
        </w:rPr>
        <w:t>cleaning and tidying up the house</w:t>
      </w:r>
      <w:r w:rsidR="005D5299" w:rsidRPr="001D19F6">
        <w:rPr>
          <w:rFonts w:ascii="Arial" w:eastAsia="굴림" w:hAnsi="Arial" w:cs="Arial"/>
          <w:sz w:val="22"/>
        </w:rPr>
        <w:t xml:space="preserve">, </w:t>
      </w:r>
      <w:r w:rsidR="006C0754" w:rsidRPr="001D19F6">
        <w:rPr>
          <w:rFonts w:ascii="Arial" w:eastAsia="굴림" w:hAnsi="Arial" w:cs="Arial"/>
          <w:sz w:val="22"/>
        </w:rPr>
        <w:t xml:space="preserve">making bed and washing dishes, </w:t>
      </w:r>
      <w:r w:rsidR="005D5299" w:rsidRPr="001D19F6">
        <w:rPr>
          <w:rFonts w:ascii="Arial" w:eastAsia="굴림" w:hAnsi="Arial" w:cs="Arial"/>
          <w:sz w:val="22"/>
        </w:rPr>
        <w:t xml:space="preserve">preparing meals, doing laundry, going </w:t>
      </w:r>
      <w:r w:rsidR="006C0754" w:rsidRPr="001D19F6">
        <w:rPr>
          <w:rFonts w:ascii="Arial" w:eastAsia="굴림" w:hAnsi="Arial" w:cs="Arial"/>
          <w:sz w:val="22"/>
        </w:rPr>
        <w:t xml:space="preserve">out </w:t>
      </w:r>
      <w:r w:rsidR="005D5299" w:rsidRPr="001D19F6">
        <w:rPr>
          <w:rFonts w:ascii="Arial" w:eastAsia="굴림" w:hAnsi="Arial" w:cs="Arial"/>
          <w:sz w:val="22"/>
        </w:rPr>
        <w:t xml:space="preserve">short distance, </w:t>
      </w:r>
      <w:r w:rsidR="00607251" w:rsidRPr="001D19F6">
        <w:rPr>
          <w:rFonts w:ascii="Arial" w:eastAsia="굴림" w:hAnsi="Arial" w:cs="Arial"/>
          <w:sz w:val="22"/>
        </w:rPr>
        <w:t xml:space="preserve">using </w:t>
      </w:r>
      <w:r w:rsidR="005D5299" w:rsidRPr="001D19F6">
        <w:rPr>
          <w:rFonts w:ascii="Arial" w:eastAsia="굴림" w:hAnsi="Arial" w:cs="Arial"/>
          <w:sz w:val="22"/>
        </w:rPr>
        <w:t>trans</w:t>
      </w:r>
      <w:r w:rsidR="00607251" w:rsidRPr="001D19F6">
        <w:rPr>
          <w:rFonts w:ascii="Arial" w:eastAsia="굴림" w:hAnsi="Arial" w:cs="Arial"/>
          <w:sz w:val="22"/>
        </w:rPr>
        <w:t xml:space="preserve">portation, shopping, managing </w:t>
      </w:r>
      <w:r w:rsidR="005D5299" w:rsidRPr="001D19F6">
        <w:rPr>
          <w:rFonts w:ascii="Arial" w:eastAsia="굴림" w:hAnsi="Arial" w:cs="Arial"/>
          <w:sz w:val="22"/>
        </w:rPr>
        <w:t>money, making phone call</w:t>
      </w:r>
      <w:r w:rsidR="00607251" w:rsidRPr="001D19F6">
        <w:rPr>
          <w:rFonts w:ascii="Arial" w:eastAsia="굴림" w:hAnsi="Arial" w:cs="Arial"/>
          <w:sz w:val="22"/>
        </w:rPr>
        <w:t>s</w:t>
      </w:r>
      <w:r w:rsidR="00DE712D" w:rsidRPr="001D19F6">
        <w:rPr>
          <w:rFonts w:ascii="Arial" w:eastAsia="굴림" w:hAnsi="Arial" w:cs="Arial"/>
          <w:sz w:val="22"/>
        </w:rPr>
        <w:t>,</w:t>
      </w:r>
      <w:r w:rsidR="006C0754" w:rsidRPr="001D19F6">
        <w:rPr>
          <w:rFonts w:ascii="Arial" w:eastAsia="굴림" w:hAnsi="Arial" w:cs="Arial"/>
          <w:sz w:val="22"/>
        </w:rPr>
        <w:t xml:space="preserve"> and</w:t>
      </w:r>
      <w:r w:rsidR="0053085E" w:rsidRPr="001D19F6">
        <w:rPr>
          <w:rFonts w:ascii="Arial" w:eastAsia="굴림" w:hAnsi="Arial" w:cs="Arial"/>
          <w:sz w:val="22"/>
        </w:rPr>
        <w:t xml:space="preserve"> </w:t>
      </w:r>
      <w:r w:rsidR="005D5299" w:rsidRPr="001D19F6">
        <w:rPr>
          <w:rFonts w:ascii="Arial" w:eastAsia="굴림" w:hAnsi="Arial" w:cs="Arial"/>
          <w:sz w:val="22"/>
        </w:rPr>
        <w:t>taking medications</w:t>
      </w:r>
      <w:r w:rsidR="001908B8" w:rsidRPr="001D19F6">
        <w:rPr>
          <w:rFonts w:ascii="Arial" w:eastAsia="굴림" w:hAnsi="Arial" w:cs="Arial"/>
          <w:sz w:val="22"/>
        </w:rPr>
        <w:t>. If yes, did you help anyone for these activities</w:t>
      </w:r>
      <w:r w:rsidR="00856C77" w:rsidRPr="001D19F6">
        <w:rPr>
          <w:rFonts w:ascii="Arial" w:eastAsia="굴림" w:hAnsi="Arial" w:cs="Arial"/>
          <w:sz w:val="22"/>
        </w:rPr>
        <w:t xml:space="preserve"> during the past one year</w:t>
      </w:r>
      <w:r w:rsidR="005D5299" w:rsidRPr="001D19F6">
        <w:rPr>
          <w:rFonts w:ascii="Arial" w:eastAsia="굴림" w:hAnsi="Arial" w:cs="Arial"/>
          <w:sz w:val="22"/>
        </w:rPr>
        <w:t>? If you did,</w:t>
      </w:r>
      <w:r w:rsidR="009A48F1" w:rsidRPr="001D19F6">
        <w:rPr>
          <w:rFonts w:ascii="Arial" w:eastAsia="굴림" w:hAnsi="Arial" w:cs="Arial"/>
          <w:sz w:val="22"/>
        </w:rPr>
        <w:t xml:space="preserve"> </w:t>
      </w:r>
      <w:r w:rsidR="009A48F1" w:rsidRPr="001D19F6">
        <w:rPr>
          <w:rFonts w:ascii="Arial" w:eastAsia="굴림" w:hAnsi="Arial" w:cs="Arial"/>
          <w:sz w:val="22"/>
        </w:rPr>
        <w:lastRenderedPageBreak/>
        <w:t>whom did you help</w:t>
      </w:r>
      <w:r w:rsidR="005D5299" w:rsidRPr="001D19F6">
        <w:rPr>
          <w:rFonts w:ascii="Arial" w:eastAsia="굴림" w:hAnsi="Arial" w:cs="Arial"/>
          <w:sz w:val="22"/>
        </w:rPr>
        <w:t xml:space="preserve">? </w:t>
      </w:r>
      <w:r w:rsidR="009F1E16" w:rsidRPr="001D19F6">
        <w:rPr>
          <w:rFonts w:ascii="Arial" w:eastAsia="굴림" w:hAnsi="Arial" w:cs="Arial"/>
          <w:sz w:val="22"/>
        </w:rPr>
        <w:t>Choose</w:t>
      </w:r>
      <w:r w:rsidR="005D5299" w:rsidRPr="001D19F6">
        <w:rPr>
          <w:rFonts w:ascii="Arial" w:eastAsia="굴림" w:hAnsi="Arial" w:cs="Arial"/>
          <w:sz w:val="22"/>
        </w:rPr>
        <w:t xml:space="preserve"> all family members you helped.</w:t>
      </w:r>
      <w:r w:rsidR="00607251" w:rsidRPr="001D19F6">
        <w:rPr>
          <w:rFonts w:ascii="Arial" w:eastAsia="굴림" w:hAnsi="Arial" w:cs="Arial"/>
          <w:sz w:val="22"/>
        </w:rPr>
        <w:t xml:space="preserve"> (Select multiple responses.)</w:t>
      </w:r>
    </w:p>
    <w:p w14:paraId="510B64B7" w14:textId="10EBDC21" w:rsidR="00E2715C" w:rsidRPr="001D19F6" w:rsidRDefault="00E2715C" w:rsidP="00E2715C">
      <w:pPr>
        <w:wordWrap/>
        <w:spacing w:line="360" w:lineRule="auto"/>
        <w:rPr>
          <w:rFonts w:ascii="Arial" w:eastAsia="굴림" w:hAnsi="Arial" w:cs="Arial"/>
          <w:sz w:val="22"/>
        </w:rPr>
      </w:pPr>
      <w:r w:rsidRPr="001D19F6">
        <w:rPr>
          <w:rFonts w:ascii="Arial" w:eastAsia="굴림" w:hAnsi="Arial" w:cs="Arial"/>
          <w:sz w:val="22"/>
        </w:rPr>
        <w:t xml:space="preserve">[IWER: Past one year means one year ago from </w:t>
      </w:r>
      <w:r w:rsidRPr="00DC741E">
        <w:rPr>
          <w:rFonts w:ascii="Arial" w:eastAsia="굴림" w:hAnsi="Arial" w:cs="Arial"/>
          <w:sz w:val="22"/>
        </w:rPr>
        <w:t xml:space="preserve">now, </w:t>
      </w:r>
      <w:r w:rsidR="00737D0C" w:rsidRPr="00DC741E">
        <w:rPr>
          <w:rFonts w:ascii="Arial" w:eastAsia="굴림" w:hAnsi="Arial" w:cs="Arial"/>
          <w:sz w:val="22"/>
          <w:rPrChange w:id="824" w:author="Keis" w:date="2024-09-06T17:27:00Z">
            <w:rPr>
              <w:rFonts w:ascii="Arial" w:eastAsia="굴림" w:hAnsi="Arial" w:cs="Arial"/>
              <w:color w:val="FF0000"/>
              <w:sz w:val="22"/>
            </w:rPr>
          </w:rPrChange>
        </w:rPr>
        <w:t xml:space="preserve">not just including </w:t>
      </w:r>
      <w:del w:id="825" w:author="Keis" w:date="2024-09-06T10:18:00Z">
        <w:r w:rsidR="00737D0C" w:rsidRPr="00341675" w:rsidDel="009F27DD">
          <w:rPr>
            <w:rFonts w:ascii="Arial" w:eastAsia="굴림" w:hAnsi="Arial" w:cs="Arial" w:hint="eastAsia"/>
            <w:color w:val="FF0000"/>
            <w:sz w:val="22"/>
          </w:rPr>
          <w:delText>2019</w:delText>
        </w:r>
      </w:del>
      <w:ins w:id="826" w:author="Keis" w:date="2024-09-06T10:18:00Z">
        <w:r w:rsidR="009F27DD" w:rsidRPr="009F27DD">
          <w:rPr>
            <w:rFonts w:ascii="Arial" w:eastAsia="굴림" w:hAnsi="Arial" w:cs="Arial" w:hint="eastAsia"/>
            <w:color w:val="00B050"/>
            <w:sz w:val="22"/>
          </w:rPr>
          <w:t>2021</w:t>
        </w:r>
      </w:ins>
      <w:r w:rsidR="00737D0C" w:rsidRPr="00C8666F">
        <w:rPr>
          <w:rFonts w:ascii="Arial" w:eastAsia="굴림" w:hAnsi="Arial" w:cs="Arial"/>
          <w:color w:val="000000" w:themeColor="text1"/>
          <w:sz w:val="22"/>
          <w:rPrChange w:id="827" w:author="Keis" w:date="2024-09-13T13:09:00Z">
            <w:rPr>
              <w:rFonts w:ascii="Arial" w:eastAsia="굴림" w:hAnsi="Arial" w:cs="Arial"/>
              <w:color w:val="FF0000"/>
              <w:sz w:val="22"/>
            </w:rPr>
          </w:rPrChange>
        </w:rPr>
        <w:t xml:space="preserve"> </w:t>
      </w:r>
      <w:r w:rsidR="00737D0C" w:rsidRPr="00DC741E">
        <w:rPr>
          <w:rFonts w:ascii="Arial" w:eastAsia="굴림" w:hAnsi="Arial" w:cs="Arial"/>
          <w:sz w:val="22"/>
          <w:rPrChange w:id="828" w:author="Keis" w:date="2024-09-06T17:27:00Z">
            <w:rPr>
              <w:rFonts w:ascii="Arial" w:eastAsia="굴림" w:hAnsi="Arial" w:cs="Arial"/>
              <w:color w:val="FF0000"/>
              <w:sz w:val="22"/>
            </w:rPr>
          </w:rPrChange>
        </w:rPr>
        <w:t xml:space="preserve">but some month in </w:t>
      </w:r>
      <w:del w:id="829" w:author="Keis" w:date="2024-09-06T10:23:00Z">
        <w:r w:rsidR="00737D0C" w:rsidRPr="00341675" w:rsidDel="00817F07">
          <w:rPr>
            <w:rFonts w:ascii="Arial" w:eastAsia="굴림" w:hAnsi="Arial" w:cs="Arial" w:hint="eastAsia"/>
            <w:color w:val="FF0000"/>
            <w:sz w:val="22"/>
          </w:rPr>
          <w:delText>2020</w:delText>
        </w:r>
      </w:del>
      <w:ins w:id="830" w:author="Keis" w:date="2024-09-06T10:23:00Z">
        <w:r w:rsidR="00817F07" w:rsidRPr="00817F07">
          <w:rPr>
            <w:rFonts w:ascii="Arial" w:eastAsia="굴림" w:hAnsi="Arial" w:cs="Arial" w:hint="eastAsia"/>
            <w:color w:val="00B050"/>
            <w:sz w:val="22"/>
          </w:rPr>
          <w:t>2022</w:t>
        </w:r>
      </w:ins>
      <w:r w:rsidRPr="00C8666F">
        <w:rPr>
          <w:rFonts w:ascii="Arial" w:eastAsia="굴림" w:hAnsi="Arial" w:cs="Arial"/>
          <w:color w:val="000000" w:themeColor="text1"/>
          <w:sz w:val="22"/>
          <w:rPrChange w:id="831" w:author="Keis" w:date="2024-09-13T13:09:00Z">
            <w:rPr>
              <w:rFonts w:ascii="Arial" w:eastAsia="굴림" w:hAnsi="Arial" w:cs="Arial"/>
              <w:color w:val="FF0000"/>
              <w:sz w:val="22"/>
            </w:rPr>
          </w:rPrChange>
        </w:rPr>
        <w:t>.</w:t>
      </w:r>
      <w:r w:rsidRPr="001D19F6">
        <w:rPr>
          <w:rFonts w:ascii="Arial" w:eastAsia="굴림" w:hAnsi="Arial" w:cs="Arial"/>
          <w:sz w:val="22"/>
        </w:rPr>
        <w:t>]</w:t>
      </w:r>
    </w:p>
    <w:p w14:paraId="3D23AF26" w14:textId="77777777" w:rsidR="0053085E" w:rsidRPr="001D19F6" w:rsidRDefault="0053085E" w:rsidP="002D0E30">
      <w:pPr>
        <w:pStyle w:val="a6"/>
        <w:numPr>
          <w:ilvl w:val="0"/>
          <w:numId w:val="267"/>
        </w:numPr>
        <w:wordWrap/>
        <w:spacing w:line="360" w:lineRule="auto"/>
        <w:ind w:leftChars="0"/>
        <w:rPr>
          <w:rFonts w:ascii="Arial" w:eastAsia="굴림" w:hAnsi="Arial" w:cs="Arial"/>
          <w:sz w:val="22"/>
        </w:rPr>
      </w:pPr>
      <w:r w:rsidRPr="001D19F6">
        <w:rPr>
          <w:rFonts w:ascii="Arial" w:eastAsia="굴림" w:hAnsi="Arial" w:cs="Arial"/>
          <w:sz w:val="22"/>
        </w:rPr>
        <w:t>Spouse</w:t>
      </w:r>
    </w:p>
    <w:p w14:paraId="1D032983" w14:textId="77777777" w:rsidR="0053085E" w:rsidRPr="001D19F6" w:rsidRDefault="0053085E" w:rsidP="002D0E30">
      <w:pPr>
        <w:pStyle w:val="a6"/>
        <w:numPr>
          <w:ilvl w:val="0"/>
          <w:numId w:val="267"/>
        </w:numPr>
        <w:wordWrap/>
        <w:spacing w:line="360" w:lineRule="auto"/>
        <w:ind w:leftChars="0"/>
        <w:rPr>
          <w:rFonts w:ascii="Arial" w:eastAsia="굴림" w:hAnsi="Arial" w:cs="Arial"/>
          <w:sz w:val="22"/>
        </w:rPr>
      </w:pPr>
      <w:r w:rsidRPr="001D19F6">
        <w:rPr>
          <w:rFonts w:ascii="Arial" w:eastAsia="굴림" w:hAnsi="Arial" w:cs="Arial"/>
          <w:sz w:val="22"/>
        </w:rPr>
        <w:t>Mother</w:t>
      </w:r>
    </w:p>
    <w:p w14:paraId="1D5C3EDD" w14:textId="77777777" w:rsidR="0053085E" w:rsidRPr="001D19F6" w:rsidRDefault="0053085E" w:rsidP="002D0E30">
      <w:pPr>
        <w:pStyle w:val="a6"/>
        <w:numPr>
          <w:ilvl w:val="0"/>
          <w:numId w:val="267"/>
        </w:numPr>
        <w:wordWrap/>
        <w:spacing w:line="360" w:lineRule="auto"/>
        <w:ind w:leftChars="0"/>
        <w:rPr>
          <w:rFonts w:ascii="Arial" w:eastAsia="굴림" w:hAnsi="Arial" w:cs="Arial"/>
          <w:sz w:val="22"/>
        </w:rPr>
      </w:pPr>
      <w:r w:rsidRPr="001D19F6">
        <w:rPr>
          <w:rFonts w:ascii="Arial" w:eastAsia="굴림" w:hAnsi="Arial" w:cs="Arial"/>
          <w:sz w:val="22"/>
        </w:rPr>
        <w:t>Father</w:t>
      </w:r>
    </w:p>
    <w:p w14:paraId="76E46791" w14:textId="77777777" w:rsidR="0053085E" w:rsidRPr="001D19F6" w:rsidRDefault="0053085E" w:rsidP="002D0E30">
      <w:pPr>
        <w:pStyle w:val="a6"/>
        <w:numPr>
          <w:ilvl w:val="0"/>
          <w:numId w:val="267"/>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33662A3A" w14:textId="77777777" w:rsidR="0053085E" w:rsidRPr="001D19F6" w:rsidRDefault="0053085E" w:rsidP="002D0E30">
      <w:pPr>
        <w:pStyle w:val="a6"/>
        <w:numPr>
          <w:ilvl w:val="0"/>
          <w:numId w:val="267"/>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716EB2FB" w14:textId="77777777" w:rsidR="0053085E" w:rsidRPr="001D19F6" w:rsidRDefault="0053085E" w:rsidP="0053085E">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3ED54510" w14:textId="77777777" w:rsidR="0053085E" w:rsidRPr="001D19F6" w:rsidRDefault="0053085E" w:rsidP="0053085E">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6C756A6" w14:textId="77777777" w:rsidR="0053085E" w:rsidRPr="001D19F6" w:rsidRDefault="0053085E" w:rsidP="0053085E">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7853DDFE" w14:textId="77777777" w:rsidR="0053085E" w:rsidRPr="001D19F6" w:rsidRDefault="0053085E" w:rsidP="0053085E">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4478423F" w14:textId="77777777" w:rsidR="0053085E" w:rsidRPr="001D19F6" w:rsidRDefault="0053085E" w:rsidP="0053085E">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54925728" w14:textId="77777777" w:rsidR="0053085E" w:rsidRPr="001D19F6" w:rsidRDefault="0053085E" w:rsidP="0053085E">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0D26856E" w14:textId="77777777" w:rsidR="0053085E" w:rsidRPr="001D19F6" w:rsidRDefault="0053085E" w:rsidP="0053085E">
      <w:pPr>
        <w:wordWrap/>
        <w:spacing w:line="360" w:lineRule="auto"/>
        <w:ind w:firstLine="400"/>
        <w:rPr>
          <w:rFonts w:ascii="Arial" w:eastAsia="굴림" w:hAnsi="Arial" w:cs="Arial"/>
          <w:sz w:val="22"/>
        </w:rPr>
      </w:pPr>
      <w:r w:rsidRPr="001D19F6">
        <w:rPr>
          <w:rFonts w:ascii="Arial" w:eastAsia="한컴돋움" w:hAnsi="Arial" w:cs="Arial"/>
          <w:sz w:val="22"/>
        </w:rPr>
        <w:t xml:space="preserve">[54] No member with </w:t>
      </w:r>
      <w:r w:rsidR="007145FE" w:rsidRPr="001D19F6">
        <w:rPr>
          <w:rFonts w:ascii="Arial" w:eastAsia="한컴돋움" w:hAnsi="Arial" w:cs="Arial"/>
          <w:sz w:val="22"/>
        </w:rPr>
        <w:t xml:space="preserve">such </w:t>
      </w:r>
      <w:r w:rsidRPr="001D19F6">
        <w:rPr>
          <w:rFonts w:ascii="Arial" w:eastAsia="한컴돋움" w:hAnsi="Arial" w:cs="Arial"/>
          <w:sz w:val="22"/>
        </w:rPr>
        <w:t xml:space="preserve">difficulties </w:t>
      </w:r>
      <w:r w:rsidR="00362742" w:rsidRPr="001D19F6">
        <w:rPr>
          <w:rFonts w:ascii="Arial" w:eastAsia="굴림" w:hAnsi="Arial" w:cs="Arial"/>
          <w:sz w:val="22"/>
        </w:rPr>
        <w:t>→Go to Bb230</w:t>
      </w:r>
    </w:p>
    <w:p w14:paraId="19D99605" w14:textId="77777777" w:rsidR="002834EA" w:rsidRPr="001D19F6" w:rsidRDefault="002834EA" w:rsidP="005D5299">
      <w:pPr>
        <w:wordWrap/>
        <w:spacing w:line="360" w:lineRule="auto"/>
        <w:rPr>
          <w:rFonts w:ascii="Arial" w:eastAsia="굴림" w:hAnsi="Arial" w:cs="Arial"/>
          <w:b/>
          <w:sz w:val="22"/>
        </w:rPr>
      </w:pPr>
    </w:p>
    <w:p w14:paraId="4B5CF51D" w14:textId="77777777" w:rsidR="002E4B00" w:rsidRPr="001D19F6" w:rsidRDefault="002E4B00" w:rsidP="00297F86">
      <w:pPr>
        <w:wordWrap/>
        <w:spacing w:line="276" w:lineRule="auto"/>
        <w:rPr>
          <w:rFonts w:ascii="Arial" w:eastAsia="굴림" w:hAnsi="Arial" w:cs="Arial"/>
          <w:b/>
          <w:sz w:val="22"/>
        </w:rPr>
      </w:pPr>
    </w:p>
    <w:p w14:paraId="48343552" w14:textId="77777777" w:rsidR="009A48F1" w:rsidRPr="001D19F6" w:rsidRDefault="009A48F1" w:rsidP="00297F86">
      <w:pPr>
        <w:wordWrap/>
        <w:spacing w:line="276" w:lineRule="auto"/>
        <w:rPr>
          <w:rFonts w:ascii="Arial" w:eastAsia="굴림" w:hAnsi="Arial" w:cs="Arial"/>
          <w:b/>
          <w:sz w:val="22"/>
        </w:rPr>
      </w:pPr>
      <w:r w:rsidRPr="001D19F6">
        <w:rPr>
          <w:rFonts w:ascii="Arial" w:eastAsia="굴림" w:hAnsi="Arial" w:cs="Arial"/>
          <w:b/>
          <w:sz w:val="22"/>
        </w:rPr>
        <w:t>Logic</w:t>
      </w:r>
    </w:p>
    <w:p w14:paraId="15EE7830" w14:textId="77777777" w:rsidR="005D5299" w:rsidRPr="001D19F6" w:rsidRDefault="00DD383F"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Loop through Bb</w:t>
      </w:r>
      <w:r w:rsidR="00362742" w:rsidRPr="001D19F6">
        <w:rPr>
          <w:rFonts w:ascii="Arial" w:eastAsia="굴림" w:hAnsi="Arial" w:cs="Arial"/>
          <w:b/>
          <w:sz w:val="22"/>
        </w:rPr>
        <w:t>228</w:t>
      </w:r>
      <w:r w:rsidRPr="001D19F6">
        <w:rPr>
          <w:rFonts w:ascii="Arial" w:eastAsia="굴림" w:hAnsi="Arial" w:cs="Arial"/>
          <w:b/>
          <w:sz w:val="22"/>
        </w:rPr>
        <w:t>~Bb</w:t>
      </w:r>
      <w:r w:rsidR="00362742" w:rsidRPr="001D19F6">
        <w:rPr>
          <w:rFonts w:ascii="Arial" w:eastAsia="굴림" w:hAnsi="Arial" w:cs="Arial"/>
          <w:b/>
          <w:sz w:val="22"/>
        </w:rPr>
        <w:t>229</w:t>
      </w:r>
      <w:r w:rsidR="0053085E" w:rsidRPr="001D19F6">
        <w:rPr>
          <w:rFonts w:ascii="Arial" w:eastAsia="굴림" w:hAnsi="Arial" w:cs="Arial"/>
          <w:b/>
          <w:sz w:val="22"/>
        </w:rPr>
        <w:t xml:space="preserve"> </w:t>
      </w:r>
      <w:r w:rsidR="009A48F1" w:rsidRPr="001D19F6">
        <w:rPr>
          <w:rFonts w:ascii="Arial" w:eastAsia="굴림" w:hAnsi="Arial" w:cs="Arial"/>
          <w:b/>
          <w:sz w:val="22"/>
        </w:rPr>
        <w:t xml:space="preserve">as many times as the number of people </w:t>
      </w:r>
      <w:r w:rsidR="00362742" w:rsidRPr="001D19F6">
        <w:rPr>
          <w:rFonts w:ascii="Arial" w:eastAsia="굴림" w:hAnsi="Arial" w:cs="Arial"/>
          <w:b/>
          <w:sz w:val="22"/>
        </w:rPr>
        <w:t>in Bb227.</w:t>
      </w:r>
    </w:p>
    <w:p w14:paraId="78858467" w14:textId="77777777" w:rsidR="00DD383F" w:rsidRPr="001D19F6" w:rsidRDefault="00DD383F" w:rsidP="005D5299">
      <w:pPr>
        <w:wordWrap/>
        <w:spacing w:line="360" w:lineRule="auto"/>
        <w:rPr>
          <w:rFonts w:ascii="Arial" w:eastAsia="굴림" w:hAnsi="Arial" w:cs="Arial"/>
          <w:sz w:val="22"/>
        </w:rPr>
      </w:pPr>
    </w:p>
    <w:p w14:paraId="353561C0" w14:textId="77777777" w:rsidR="005D5299" w:rsidRPr="00737D0C" w:rsidRDefault="00272ED2" w:rsidP="005D5299">
      <w:pPr>
        <w:wordWrap/>
        <w:spacing w:line="360" w:lineRule="auto"/>
        <w:rPr>
          <w:rFonts w:ascii="Arial" w:eastAsia="굴림" w:hAnsi="Arial" w:cs="Arial"/>
          <w:sz w:val="22"/>
        </w:rPr>
      </w:pPr>
      <w:r w:rsidRPr="00737D0C">
        <w:rPr>
          <w:rFonts w:ascii="Arial" w:eastAsia="굴림" w:hAnsi="Arial" w:cs="Arial"/>
          <w:sz w:val="22"/>
        </w:rPr>
        <w:t>Bb228</w:t>
      </w:r>
      <w:r w:rsidR="005D5299" w:rsidRPr="00737D0C">
        <w:rPr>
          <w:rFonts w:ascii="Arial" w:eastAsia="굴림" w:hAnsi="Arial" w:cs="Arial"/>
          <w:sz w:val="22"/>
        </w:rPr>
        <w:t xml:space="preserve">. </w:t>
      </w:r>
      <w:r w:rsidR="00856C77" w:rsidRPr="00737D0C">
        <w:rPr>
          <w:rFonts w:ascii="Arial" w:eastAsia="굴림" w:hAnsi="Arial" w:cs="Arial"/>
          <w:sz w:val="22"/>
        </w:rPr>
        <w:t>R</w:t>
      </w:r>
      <w:r w:rsidR="005D5299" w:rsidRPr="00737D0C">
        <w:rPr>
          <w:rFonts w:ascii="Arial" w:eastAsia="굴림" w:hAnsi="Arial" w:cs="Arial"/>
          <w:sz w:val="22"/>
        </w:rPr>
        <w:t xml:space="preserve">oughly how many hours per week did you help out </w:t>
      </w:r>
      <w:r w:rsidRPr="00737D0C">
        <w:rPr>
          <w:rFonts w:ascii="Arial" w:eastAsia="굴림" w:hAnsi="Arial" w:cs="Arial"/>
          <w:sz w:val="22"/>
        </w:rPr>
        <w:t>[name chosen in Bb227</w:t>
      </w:r>
      <w:r w:rsidR="004A5F1A" w:rsidRPr="00737D0C">
        <w:rPr>
          <w:rFonts w:ascii="Arial" w:eastAsia="굴림" w:hAnsi="Arial" w:cs="Arial"/>
          <w:sz w:val="22"/>
        </w:rPr>
        <w:t>]</w:t>
      </w:r>
      <w:r w:rsidR="00856C77" w:rsidRPr="00737D0C">
        <w:rPr>
          <w:rFonts w:ascii="Arial" w:eastAsia="굴림" w:hAnsi="Arial" w:cs="Arial"/>
          <w:sz w:val="22"/>
        </w:rPr>
        <w:t xml:space="preserve"> during the past </w:t>
      </w:r>
      <w:r w:rsidR="00B95060" w:rsidRPr="00737D0C">
        <w:rPr>
          <w:rFonts w:ascii="Arial" w:eastAsia="굴림" w:hAnsi="Arial" w:cs="Arial"/>
          <w:sz w:val="22"/>
        </w:rPr>
        <w:t>one year</w:t>
      </w:r>
      <w:r w:rsidR="005D5299" w:rsidRPr="00737D0C">
        <w:rPr>
          <w:rFonts w:ascii="Arial" w:eastAsia="굴림" w:hAnsi="Arial" w:cs="Arial"/>
          <w:sz w:val="22"/>
        </w:rPr>
        <w:t>?</w:t>
      </w:r>
      <w:r w:rsidR="00B95060" w:rsidRPr="00737D0C">
        <w:rPr>
          <w:rFonts w:ascii="Arial" w:eastAsia="굴림" w:hAnsi="Arial" w:cs="Arial"/>
          <w:sz w:val="22"/>
        </w:rPr>
        <w:t xml:space="preserve"> (unit: </w:t>
      </w:r>
      <w:r w:rsidR="00F30AA3" w:rsidRPr="00737D0C">
        <w:rPr>
          <w:rFonts w:ascii="Arial" w:eastAsia="굴림" w:hAnsi="Arial" w:cs="Arial"/>
          <w:sz w:val="22"/>
        </w:rPr>
        <w:t xml:space="preserve">an </w:t>
      </w:r>
      <w:r w:rsidR="00B95060" w:rsidRPr="00737D0C">
        <w:rPr>
          <w:rFonts w:ascii="Arial" w:eastAsia="굴림" w:hAnsi="Arial" w:cs="Arial"/>
          <w:sz w:val="22"/>
        </w:rPr>
        <w:t>average hour per week)</w:t>
      </w:r>
    </w:p>
    <w:p w14:paraId="5BF3BFD1" w14:textId="4368A46C" w:rsidR="00E2715C" w:rsidRPr="00737D0C" w:rsidRDefault="00E2715C" w:rsidP="00E2715C">
      <w:pPr>
        <w:wordWrap/>
        <w:spacing w:line="360" w:lineRule="auto"/>
        <w:rPr>
          <w:rFonts w:ascii="Arial" w:eastAsia="굴림" w:hAnsi="Arial" w:cs="Arial"/>
          <w:sz w:val="22"/>
        </w:rPr>
      </w:pPr>
      <w:r w:rsidRPr="00737D0C">
        <w:rPr>
          <w:rFonts w:ascii="Arial" w:eastAsia="굴림" w:hAnsi="Arial" w:cs="Arial"/>
          <w:sz w:val="22"/>
        </w:rPr>
        <w:t xml:space="preserve">[IWER: Past one year means one year ago from </w:t>
      </w:r>
      <w:r w:rsidRPr="00DC741E">
        <w:rPr>
          <w:rFonts w:ascii="Arial" w:eastAsia="굴림" w:hAnsi="Arial" w:cs="Arial"/>
          <w:sz w:val="22"/>
        </w:rPr>
        <w:t xml:space="preserve">now, </w:t>
      </w:r>
      <w:r w:rsidR="00737D0C" w:rsidRPr="00DC741E">
        <w:rPr>
          <w:rFonts w:ascii="Arial" w:eastAsia="굴림" w:hAnsi="Arial" w:cs="Arial"/>
          <w:sz w:val="22"/>
          <w:rPrChange w:id="832" w:author="Keis" w:date="2024-09-06T17:27:00Z">
            <w:rPr>
              <w:rFonts w:ascii="Arial" w:eastAsia="굴림" w:hAnsi="Arial" w:cs="Arial"/>
              <w:color w:val="FF0000"/>
              <w:sz w:val="22"/>
            </w:rPr>
          </w:rPrChange>
        </w:rPr>
        <w:t xml:space="preserve">not just including </w:t>
      </w:r>
      <w:del w:id="833" w:author="Keis" w:date="2024-09-06T10:18:00Z">
        <w:r w:rsidR="00737D0C" w:rsidRPr="004737DF" w:rsidDel="009F27DD">
          <w:rPr>
            <w:rFonts w:ascii="Arial" w:eastAsia="굴림" w:hAnsi="Arial" w:cs="Arial" w:hint="eastAsia"/>
            <w:color w:val="FF0000"/>
            <w:sz w:val="22"/>
          </w:rPr>
          <w:delText>2019</w:delText>
        </w:r>
      </w:del>
      <w:ins w:id="834" w:author="Keis" w:date="2024-09-06T10:18:00Z">
        <w:r w:rsidR="009F27DD" w:rsidRPr="009F27DD">
          <w:rPr>
            <w:rFonts w:ascii="Arial" w:eastAsia="굴림" w:hAnsi="Arial" w:cs="Arial" w:hint="eastAsia"/>
            <w:color w:val="00B050"/>
            <w:sz w:val="22"/>
          </w:rPr>
          <w:t>2021</w:t>
        </w:r>
      </w:ins>
      <w:r w:rsidR="00737D0C" w:rsidRPr="00C8666F">
        <w:rPr>
          <w:rFonts w:ascii="Arial" w:eastAsia="굴림" w:hAnsi="Arial" w:cs="Arial"/>
          <w:color w:val="000000" w:themeColor="text1"/>
          <w:sz w:val="22"/>
          <w:rPrChange w:id="835" w:author="Keis" w:date="2024-09-13T13:09:00Z">
            <w:rPr>
              <w:rFonts w:ascii="Arial" w:eastAsia="굴림" w:hAnsi="Arial" w:cs="Arial"/>
              <w:color w:val="FF0000"/>
              <w:sz w:val="22"/>
            </w:rPr>
          </w:rPrChange>
        </w:rPr>
        <w:t xml:space="preserve"> </w:t>
      </w:r>
      <w:r w:rsidR="00737D0C" w:rsidRPr="00DC741E">
        <w:rPr>
          <w:rFonts w:ascii="Arial" w:eastAsia="굴림" w:hAnsi="Arial" w:cs="Arial"/>
          <w:sz w:val="22"/>
          <w:rPrChange w:id="836" w:author="Keis" w:date="2024-09-06T17:27:00Z">
            <w:rPr>
              <w:rFonts w:ascii="Arial" w:eastAsia="굴림" w:hAnsi="Arial" w:cs="Arial"/>
              <w:color w:val="FF0000"/>
              <w:sz w:val="22"/>
            </w:rPr>
          </w:rPrChange>
        </w:rPr>
        <w:t xml:space="preserve">but some month in </w:t>
      </w:r>
      <w:del w:id="837" w:author="Keis" w:date="2024-09-06T10:23:00Z">
        <w:r w:rsidR="00737D0C" w:rsidRPr="004737DF" w:rsidDel="00817F07">
          <w:rPr>
            <w:rFonts w:ascii="Arial" w:eastAsia="굴림" w:hAnsi="Arial" w:cs="Arial" w:hint="eastAsia"/>
            <w:color w:val="FF0000"/>
            <w:sz w:val="22"/>
          </w:rPr>
          <w:delText>2020</w:delText>
        </w:r>
      </w:del>
      <w:ins w:id="838" w:author="Keis" w:date="2024-09-06T10:23:00Z">
        <w:r w:rsidR="00817F07" w:rsidRPr="00817F07">
          <w:rPr>
            <w:rFonts w:ascii="Arial" w:eastAsia="굴림" w:hAnsi="Arial" w:cs="Arial" w:hint="eastAsia"/>
            <w:color w:val="00B050"/>
            <w:sz w:val="22"/>
          </w:rPr>
          <w:t>2022</w:t>
        </w:r>
      </w:ins>
      <w:r w:rsidRPr="00C8666F">
        <w:rPr>
          <w:rFonts w:ascii="Arial" w:eastAsia="굴림" w:hAnsi="Arial" w:cs="Arial"/>
          <w:color w:val="000000" w:themeColor="text1"/>
          <w:sz w:val="22"/>
          <w:rPrChange w:id="839" w:author="Keis" w:date="2024-09-13T13:09:00Z">
            <w:rPr>
              <w:rFonts w:ascii="Arial" w:eastAsia="굴림" w:hAnsi="Arial" w:cs="Arial"/>
              <w:color w:val="FF0000"/>
              <w:sz w:val="22"/>
            </w:rPr>
          </w:rPrChange>
        </w:rPr>
        <w:t>.]</w:t>
      </w:r>
    </w:p>
    <w:p w14:paraId="31129031" w14:textId="77777777" w:rsidR="005D5299" w:rsidRPr="00737D0C" w:rsidRDefault="0053085E" w:rsidP="0053085E">
      <w:pPr>
        <w:wordWrap/>
        <w:spacing w:line="360" w:lineRule="auto"/>
        <w:ind w:firstLine="800"/>
        <w:rPr>
          <w:rFonts w:ascii="Arial" w:eastAsia="굴림" w:hAnsi="Arial" w:cs="Arial"/>
          <w:kern w:val="0"/>
          <w:sz w:val="22"/>
        </w:rPr>
      </w:pPr>
      <w:r w:rsidRPr="00737D0C">
        <w:rPr>
          <w:rFonts w:ascii="Arial" w:eastAsia="굴림" w:hAnsi="Arial" w:cs="Arial"/>
          <w:kern w:val="0"/>
          <w:sz w:val="22"/>
        </w:rPr>
        <w:t xml:space="preserve">_______________________________ </w:t>
      </w:r>
      <w:r w:rsidR="00B95060" w:rsidRPr="00737D0C">
        <w:rPr>
          <w:rFonts w:ascii="Arial" w:eastAsia="굴림" w:hAnsi="Arial" w:cs="Arial"/>
          <w:sz w:val="22"/>
        </w:rPr>
        <w:t>Average</w:t>
      </w:r>
      <w:r w:rsidRPr="00737D0C">
        <w:rPr>
          <w:rFonts w:ascii="Arial" w:eastAsia="굴림" w:hAnsi="Arial" w:cs="Arial"/>
          <w:sz w:val="22"/>
        </w:rPr>
        <w:t xml:space="preserve"> </w:t>
      </w:r>
      <w:r w:rsidR="005D5299" w:rsidRPr="00737D0C">
        <w:rPr>
          <w:rFonts w:ascii="Arial" w:eastAsia="굴림" w:hAnsi="Arial" w:cs="Arial"/>
          <w:sz w:val="22"/>
        </w:rPr>
        <w:t>hours per week [</w:t>
      </w:r>
      <w:r w:rsidR="003608C0" w:rsidRPr="00737D0C">
        <w:rPr>
          <w:rFonts w:ascii="Arial" w:eastAsia="굴림" w:hAnsi="Arial" w:cs="Arial"/>
          <w:sz w:val="22"/>
        </w:rPr>
        <w:t xml:space="preserve">Range: </w:t>
      </w:r>
      <w:r w:rsidR="005D5299" w:rsidRPr="00737D0C">
        <w:rPr>
          <w:rFonts w:ascii="Arial" w:eastAsia="굴림" w:hAnsi="Arial" w:cs="Arial"/>
          <w:sz w:val="22"/>
        </w:rPr>
        <w:t>1~168]</w:t>
      </w:r>
    </w:p>
    <w:p w14:paraId="3032646B" w14:textId="77777777" w:rsidR="005D5299" w:rsidRPr="00737D0C" w:rsidRDefault="005D5299" w:rsidP="005D5299">
      <w:pPr>
        <w:wordWrap/>
        <w:spacing w:line="360" w:lineRule="auto"/>
        <w:rPr>
          <w:rFonts w:ascii="Arial" w:eastAsia="굴림" w:hAnsi="Arial" w:cs="Arial"/>
          <w:sz w:val="22"/>
        </w:rPr>
      </w:pPr>
    </w:p>
    <w:p w14:paraId="184334B1" w14:textId="77777777" w:rsidR="005D5299" w:rsidRPr="00737D0C" w:rsidRDefault="00272ED2" w:rsidP="005D5299">
      <w:pPr>
        <w:wordWrap/>
        <w:spacing w:line="360" w:lineRule="auto"/>
        <w:rPr>
          <w:rFonts w:ascii="Arial" w:eastAsia="굴림" w:hAnsi="Arial" w:cs="Arial"/>
          <w:sz w:val="22"/>
        </w:rPr>
      </w:pPr>
      <w:r w:rsidRPr="00737D0C">
        <w:rPr>
          <w:rFonts w:ascii="Arial" w:eastAsia="굴림" w:hAnsi="Arial" w:cs="Arial"/>
          <w:sz w:val="22"/>
        </w:rPr>
        <w:t>Bb229.</w:t>
      </w:r>
      <w:r w:rsidR="005D5299" w:rsidRPr="00737D0C">
        <w:rPr>
          <w:rFonts w:ascii="Arial" w:eastAsia="굴림" w:hAnsi="Arial" w:cs="Arial"/>
          <w:sz w:val="22"/>
        </w:rPr>
        <w:t xml:space="preserve"> How many weeks did you </w:t>
      </w:r>
      <w:r w:rsidR="002E1C51" w:rsidRPr="00737D0C">
        <w:rPr>
          <w:rFonts w:ascii="Arial" w:eastAsia="굴림" w:hAnsi="Arial" w:cs="Arial"/>
          <w:sz w:val="22"/>
        </w:rPr>
        <w:t xml:space="preserve">care for </w:t>
      </w:r>
      <w:r w:rsidR="004A5F1A" w:rsidRPr="00737D0C">
        <w:rPr>
          <w:rFonts w:ascii="Arial" w:eastAsia="굴림" w:hAnsi="Arial" w:cs="Arial"/>
          <w:sz w:val="22"/>
        </w:rPr>
        <w:t>[</w:t>
      </w:r>
      <w:r w:rsidR="005D5299" w:rsidRPr="00737D0C">
        <w:rPr>
          <w:rFonts w:ascii="Arial" w:eastAsia="굴림" w:hAnsi="Arial" w:cs="Arial"/>
          <w:sz w:val="22"/>
        </w:rPr>
        <w:t xml:space="preserve">name chosen </w:t>
      </w:r>
      <w:r w:rsidR="004A5F1A" w:rsidRPr="00DC741E">
        <w:rPr>
          <w:rFonts w:ascii="Arial" w:eastAsia="굴림" w:hAnsi="Arial" w:cs="Arial"/>
          <w:sz w:val="22"/>
        </w:rPr>
        <w:t>in</w:t>
      </w:r>
      <w:r w:rsidR="0053085E" w:rsidRPr="00DC741E">
        <w:rPr>
          <w:rFonts w:ascii="Arial" w:eastAsia="굴림" w:hAnsi="Arial" w:cs="Arial"/>
          <w:sz w:val="22"/>
        </w:rPr>
        <w:t xml:space="preserve"> </w:t>
      </w:r>
      <w:r w:rsidR="00765D36" w:rsidRPr="00DC741E">
        <w:rPr>
          <w:rFonts w:ascii="Arial" w:eastAsia="굴림" w:hAnsi="Arial" w:cs="Arial"/>
          <w:sz w:val="22"/>
        </w:rPr>
        <w:t>Bb</w:t>
      </w:r>
      <w:r w:rsidR="00C71290" w:rsidRPr="00DC741E">
        <w:rPr>
          <w:rFonts w:ascii="Arial" w:eastAsia="굴림" w:hAnsi="Arial" w:cs="Arial"/>
          <w:sz w:val="22"/>
          <w:rPrChange w:id="840" w:author="Keis" w:date="2024-09-06T17:27:00Z">
            <w:rPr>
              <w:rFonts w:ascii="Arial" w:eastAsia="굴림" w:hAnsi="Arial" w:cs="Arial"/>
              <w:color w:val="FF0000"/>
              <w:sz w:val="22"/>
            </w:rPr>
          </w:rPrChange>
        </w:rPr>
        <w:t>227</w:t>
      </w:r>
      <w:r w:rsidR="004A5F1A" w:rsidRPr="00DC741E">
        <w:rPr>
          <w:rFonts w:ascii="Arial" w:eastAsia="굴림" w:hAnsi="Arial" w:cs="Arial"/>
          <w:sz w:val="22"/>
        </w:rPr>
        <w:t>]</w:t>
      </w:r>
      <w:r w:rsidR="005D5299" w:rsidRPr="00DC741E">
        <w:rPr>
          <w:rFonts w:ascii="Arial" w:eastAsia="굴림" w:hAnsi="Arial" w:cs="Arial"/>
          <w:sz w:val="22"/>
        </w:rPr>
        <w:t xml:space="preserve"> </w:t>
      </w:r>
      <w:r w:rsidR="005D5299" w:rsidRPr="00737D0C">
        <w:rPr>
          <w:rFonts w:ascii="Arial" w:eastAsia="굴림" w:hAnsi="Arial" w:cs="Arial"/>
          <w:sz w:val="22"/>
        </w:rPr>
        <w:t>during the past</w:t>
      </w:r>
      <w:r w:rsidR="00856C77" w:rsidRPr="00737D0C">
        <w:rPr>
          <w:rFonts w:ascii="Arial" w:eastAsia="굴림" w:hAnsi="Arial" w:cs="Arial"/>
          <w:sz w:val="22"/>
        </w:rPr>
        <w:t xml:space="preserve"> one year</w:t>
      </w:r>
      <w:r w:rsidR="005D5299" w:rsidRPr="00737D0C">
        <w:rPr>
          <w:rFonts w:ascii="Arial" w:eastAsia="굴림" w:hAnsi="Arial" w:cs="Arial"/>
          <w:sz w:val="22"/>
        </w:rPr>
        <w:t>?</w:t>
      </w:r>
    </w:p>
    <w:p w14:paraId="65491947" w14:textId="6D1EBC14" w:rsidR="0053085E" w:rsidRPr="00737D0C" w:rsidRDefault="005D5299" w:rsidP="0053085E">
      <w:pPr>
        <w:wordWrap/>
        <w:spacing w:line="360" w:lineRule="auto"/>
        <w:rPr>
          <w:rFonts w:ascii="Arial" w:eastAsia="굴림" w:hAnsi="Arial" w:cs="Arial"/>
          <w:sz w:val="22"/>
        </w:rPr>
      </w:pPr>
      <w:r w:rsidRPr="00737D0C">
        <w:rPr>
          <w:rFonts w:ascii="Arial" w:eastAsia="굴림" w:hAnsi="Arial" w:cs="Arial"/>
          <w:sz w:val="22"/>
        </w:rPr>
        <w:t>[IWER: Calculate 1 month as 4 weeks, 6 months as 26 weeks, 1 year as 52 weeks.</w:t>
      </w:r>
      <w:r w:rsidR="00856C77" w:rsidRPr="00737D0C">
        <w:rPr>
          <w:rFonts w:ascii="Arial" w:eastAsia="굴림" w:hAnsi="Arial" w:cs="Arial"/>
          <w:sz w:val="22"/>
        </w:rPr>
        <w:t xml:space="preserve"> For </w:t>
      </w:r>
      <w:r w:rsidR="0060656D" w:rsidRPr="00737D0C">
        <w:rPr>
          <w:rFonts w:ascii="Arial" w:eastAsia="굴림" w:hAnsi="Arial" w:cs="Arial"/>
          <w:sz w:val="22"/>
        </w:rPr>
        <w:t>example</w:t>
      </w:r>
      <w:r w:rsidR="00856C77" w:rsidRPr="00737D0C">
        <w:rPr>
          <w:rFonts w:ascii="Arial" w:eastAsia="굴림" w:hAnsi="Arial" w:cs="Arial"/>
          <w:sz w:val="22"/>
        </w:rPr>
        <w:t>, 5 months is converted into 20 weeks, and enter 30 weeks for 7 months because it is equal</w:t>
      </w:r>
      <w:r w:rsidR="002E1C51" w:rsidRPr="00737D0C">
        <w:rPr>
          <w:rFonts w:ascii="Arial" w:eastAsia="굴림" w:hAnsi="Arial" w:cs="Arial"/>
          <w:sz w:val="22"/>
        </w:rPr>
        <w:t xml:space="preserve"> to 6 months (26 weeks) plus 1 </w:t>
      </w:r>
      <w:r w:rsidR="00856C77" w:rsidRPr="00737D0C">
        <w:rPr>
          <w:rFonts w:ascii="Arial" w:eastAsia="굴림" w:hAnsi="Arial" w:cs="Arial"/>
          <w:sz w:val="22"/>
        </w:rPr>
        <w:t xml:space="preserve">month (4 weeks). </w:t>
      </w:r>
      <w:r w:rsidR="00BD150A" w:rsidRPr="00737D0C">
        <w:rPr>
          <w:rFonts w:ascii="Arial" w:eastAsia="굴림" w:hAnsi="Arial" w:cs="Arial"/>
          <w:sz w:val="22"/>
        </w:rPr>
        <w:t>And</w:t>
      </w:r>
      <w:r w:rsidR="0053085E" w:rsidRPr="00737D0C">
        <w:rPr>
          <w:rFonts w:ascii="Arial" w:eastAsia="굴림" w:hAnsi="Arial" w:cs="Arial"/>
          <w:sz w:val="22"/>
        </w:rPr>
        <w:t xml:space="preserve"> one year means one year ago from now, not </w:t>
      </w:r>
      <w:del w:id="841" w:author="Keis" w:date="2024-09-06T10:18:00Z">
        <w:r w:rsidR="00C71290" w:rsidRPr="00737D0C" w:rsidDel="009F27DD">
          <w:rPr>
            <w:rFonts w:ascii="Arial" w:eastAsia="굴림" w:hAnsi="Arial" w:cs="Arial" w:hint="eastAsia"/>
            <w:sz w:val="22"/>
          </w:rPr>
          <w:delText>2019</w:delText>
        </w:r>
      </w:del>
      <w:ins w:id="842" w:author="Keis" w:date="2024-09-06T10:18:00Z">
        <w:r w:rsidR="009F27DD" w:rsidRPr="009F27DD">
          <w:rPr>
            <w:rFonts w:ascii="Arial" w:eastAsia="굴림" w:hAnsi="Arial" w:cs="Arial" w:hint="eastAsia"/>
            <w:color w:val="00B050"/>
            <w:sz w:val="22"/>
          </w:rPr>
          <w:t>2021</w:t>
        </w:r>
      </w:ins>
      <w:r w:rsidR="0053085E" w:rsidRPr="00737D0C">
        <w:rPr>
          <w:rFonts w:ascii="Arial" w:eastAsia="굴림" w:hAnsi="Arial" w:cs="Arial"/>
          <w:sz w:val="22"/>
        </w:rPr>
        <w:t>.]</w:t>
      </w:r>
    </w:p>
    <w:p w14:paraId="405BB4BA" w14:textId="77777777" w:rsidR="005D5299" w:rsidRPr="001D19F6" w:rsidRDefault="0053085E" w:rsidP="0053085E">
      <w:pPr>
        <w:wordWrap/>
        <w:spacing w:line="360" w:lineRule="auto"/>
        <w:ind w:firstLine="800"/>
        <w:rPr>
          <w:rFonts w:ascii="Arial" w:eastAsia="굴림" w:hAnsi="Arial" w:cs="Arial"/>
          <w:kern w:val="0"/>
          <w:sz w:val="22"/>
        </w:rPr>
      </w:pPr>
      <w:r w:rsidRPr="001D19F6">
        <w:rPr>
          <w:rFonts w:ascii="Arial" w:eastAsia="굴림" w:hAnsi="Arial" w:cs="Arial"/>
          <w:kern w:val="0"/>
          <w:sz w:val="22"/>
        </w:rPr>
        <w:t>_______________________________</w:t>
      </w:r>
      <w:r w:rsidR="005D5299" w:rsidRPr="001D19F6">
        <w:rPr>
          <w:rFonts w:ascii="Arial" w:eastAsia="굴림" w:hAnsi="Arial" w:cs="Arial"/>
          <w:sz w:val="22"/>
        </w:rPr>
        <w:t>weeks [</w:t>
      </w:r>
      <w:r w:rsidR="003608C0" w:rsidRPr="001D19F6">
        <w:rPr>
          <w:rFonts w:ascii="Arial" w:eastAsia="굴림" w:hAnsi="Arial" w:cs="Arial"/>
          <w:sz w:val="22"/>
        </w:rPr>
        <w:t xml:space="preserve">Range: </w:t>
      </w:r>
      <w:r w:rsidR="005D5299" w:rsidRPr="001D19F6">
        <w:rPr>
          <w:rFonts w:ascii="Arial" w:eastAsia="굴림" w:hAnsi="Arial" w:cs="Arial"/>
          <w:sz w:val="22"/>
        </w:rPr>
        <w:t>1~52]</w:t>
      </w:r>
    </w:p>
    <w:p w14:paraId="193107AF" w14:textId="77777777" w:rsidR="005D5299" w:rsidRPr="001D19F6" w:rsidRDefault="005D5299" w:rsidP="005D5299">
      <w:pPr>
        <w:wordWrap/>
        <w:spacing w:line="360" w:lineRule="auto"/>
        <w:rPr>
          <w:rFonts w:ascii="Arial" w:eastAsia="굴림" w:hAnsi="Arial" w:cs="Arial"/>
          <w:sz w:val="22"/>
        </w:rPr>
      </w:pPr>
    </w:p>
    <w:p w14:paraId="09007C53" w14:textId="77777777" w:rsidR="0053085E" w:rsidRPr="001D19F6" w:rsidRDefault="00272ED2" w:rsidP="0053085E">
      <w:pPr>
        <w:wordWrap/>
        <w:spacing w:line="360" w:lineRule="auto"/>
        <w:rPr>
          <w:rFonts w:ascii="Arial" w:eastAsia="굴림" w:hAnsi="Arial" w:cs="Arial"/>
          <w:sz w:val="22"/>
        </w:rPr>
      </w:pPr>
      <w:r w:rsidRPr="001D19F6">
        <w:rPr>
          <w:rFonts w:ascii="Arial" w:eastAsia="굴림" w:hAnsi="Arial" w:cs="Arial"/>
          <w:sz w:val="22"/>
        </w:rPr>
        <w:t>Bb230</w:t>
      </w:r>
      <w:r w:rsidR="008A7E5C" w:rsidRPr="001D19F6">
        <w:rPr>
          <w:rFonts w:ascii="Arial" w:eastAsia="굴림" w:hAnsi="Arial" w:cs="Arial"/>
          <w:sz w:val="22"/>
        </w:rPr>
        <w:t xml:space="preserve">. </w:t>
      </w:r>
      <w:r w:rsidR="0053085E" w:rsidRPr="001D19F6">
        <w:rPr>
          <w:rFonts w:ascii="Arial" w:eastAsia="굴림" w:hAnsi="Arial" w:cs="Arial"/>
          <w:sz w:val="22"/>
        </w:rPr>
        <w:t>[IWER: How often did R receive assistance in answering section Bb–FAMILY AND FAMILY TRANSFER</w:t>
      </w:r>
      <w:r w:rsidR="002834EA" w:rsidRPr="001D19F6">
        <w:rPr>
          <w:rFonts w:ascii="Arial" w:eastAsia="굴림" w:hAnsi="Arial" w:cs="Arial"/>
          <w:sz w:val="22"/>
        </w:rPr>
        <w:t xml:space="preserve"> </w:t>
      </w:r>
      <w:r w:rsidR="0053085E" w:rsidRPr="001D19F6">
        <w:rPr>
          <w:rFonts w:ascii="Arial" w:eastAsia="굴림" w:hAnsi="Arial" w:cs="Arial"/>
          <w:sz w:val="22"/>
        </w:rPr>
        <w:t>(PARENTS &amp; SIBLINGS)?]</w:t>
      </w:r>
    </w:p>
    <w:p w14:paraId="72AE3505" w14:textId="77777777" w:rsidR="0053085E" w:rsidRPr="001D19F6" w:rsidRDefault="0053085E" w:rsidP="002D0E30">
      <w:pPr>
        <w:pStyle w:val="a6"/>
        <w:numPr>
          <w:ilvl w:val="0"/>
          <w:numId w:val="268"/>
        </w:numPr>
        <w:wordWrap/>
        <w:spacing w:line="360" w:lineRule="auto"/>
        <w:ind w:leftChars="0"/>
        <w:rPr>
          <w:rFonts w:ascii="Arial" w:eastAsia="굴림" w:hAnsi="Arial" w:cs="Arial"/>
          <w:sz w:val="22"/>
        </w:rPr>
      </w:pPr>
      <w:r w:rsidRPr="001D19F6">
        <w:rPr>
          <w:rFonts w:ascii="Arial" w:eastAsia="굴림" w:hAnsi="Arial" w:cs="Arial"/>
          <w:sz w:val="22"/>
        </w:rPr>
        <w:t xml:space="preserve">Never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t>→ Go to section C</w:t>
      </w:r>
    </w:p>
    <w:p w14:paraId="2034FBDA" w14:textId="77777777" w:rsidR="0053085E" w:rsidRPr="001D19F6" w:rsidRDefault="0053085E" w:rsidP="002D0E30">
      <w:pPr>
        <w:pStyle w:val="a6"/>
        <w:numPr>
          <w:ilvl w:val="0"/>
          <w:numId w:val="268"/>
        </w:numPr>
        <w:wordWrap/>
        <w:spacing w:line="360" w:lineRule="auto"/>
        <w:ind w:leftChars="0"/>
        <w:rPr>
          <w:rFonts w:ascii="Arial" w:eastAsia="굴림" w:hAnsi="Arial" w:cs="Arial"/>
          <w:sz w:val="22"/>
        </w:rPr>
      </w:pPr>
      <w:r w:rsidRPr="001D19F6">
        <w:rPr>
          <w:rFonts w:ascii="Arial" w:eastAsia="굴림" w:hAnsi="Arial" w:cs="Arial"/>
          <w:sz w:val="22"/>
        </w:rPr>
        <w:t>A few times</w:t>
      </w:r>
      <w:r w:rsidRPr="001D19F6">
        <w:rPr>
          <w:rFonts w:ascii="Arial" w:eastAsia="굴림" w:hAnsi="Arial" w:cs="Arial"/>
          <w:sz w:val="22"/>
        </w:rPr>
        <w:tab/>
      </w:r>
      <w:r w:rsidRPr="001D19F6">
        <w:rPr>
          <w:rFonts w:ascii="Arial" w:eastAsia="굴림" w:hAnsi="Arial" w:cs="Arial"/>
          <w:sz w:val="22"/>
        </w:rPr>
        <w:tab/>
        <w:t>→ Go to section C</w:t>
      </w:r>
    </w:p>
    <w:p w14:paraId="2BAE9790" w14:textId="77777777" w:rsidR="0053085E" w:rsidRPr="001D19F6" w:rsidRDefault="0053085E" w:rsidP="002D0E30">
      <w:pPr>
        <w:pStyle w:val="a6"/>
        <w:numPr>
          <w:ilvl w:val="0"/>
          <w:numId w:val="268"/>
        </w:numPr>
        <w:wordWrap/>
        <w:spacing w:line="360" w:lineRule="auto"/>
        <w:ind w:leftChars="0"/>
        <w:rPr>
          <w:rFonts w:ascii="Arial" w:eastAsia="굴림" w:hAnsi="Arial" w:cs="Arial"/>
          <w:sz w:val="22"/>
        </w:rPr>
      </w:pPr>
      <w:r w:rsidRPr="001D19F6">
        <w:rPr>
          <w:rFonts w:ascii="Arial" w:eastAsia="굴림" w:hAnsi="Arial" w:cs="Arial"/>
          <w:sz w:val="22"/>
        </w:rPr>
        <w:t xml:space="preserve">Most of the time </w:t>
      </w:r>
      <w:r w:rsidRPr="001D19F6">
        <w:rPr>
          <w:rFonts w:ascii="Arial" w:eastAsia="굴림" w:hAnsi="Arial" w:cs="Arial"/>
          <w:sz w:val="22"/>
        </w:rPr>
        <w:tab/>
        <w:t>→ Go to section C</w:t>
      </w:r>
    </w:p>
    <w:p w14:paraId="63F94015" w14:textId="77777777" w:rsidR="0053085E" w:rsidRPr="001D19F6" w:rsidRDefault="0053085E" w:rsidP="002D0E30">
      <w:pPr>
        <w:pStyle w:val="a6"/>
        <w:numPr>
          <w:ilvl w:val="0"/>
          <w:numId w:val="268"/>
        </w:numPr>
        <w:wordWrap/>
        <w:spacing w:line="360" w:lineRule="auto"/>
        <w:ind w:leftChars="0"/>
        <w:rPr>
          <w:rFonts w:ascii="Arial" w:eastAsia="굴림" w:hAnsi="Arial" w:cs="Arial"/>
          <w:sz w:val="22"/>
        </w:rPr>
      </w:pPr>
      <w:r w:rsidRPr="001D19F6">
        <w:rPr>
          <w:rFonts w:ascii="Arial" w:eastAsia="굴림" w:hAnsi="Arial" w:cs="Arial"/>
          <w:sz w:val="22"/>
        </w:rPr>
        <w:t>The section was done by a proxy respondent</w:t>
      </w:r>
    </w:p>
    <w:p w14:paraId="6C1C5E7C" w14:textId="77777777" w:rsidR="002D515D" w:rsidRPr="001D19F6" w:rsidRDefault="002D515D">
      <w:pPr>
        <w:widowControl/>
        <w:wordWrap/>
        <w:autoSpaceDE/>
        <w:autoSpaceDN/>
        <w:jc w:val="left"/>
        <w:rPr>
          <w:rFonts w:ascii="Arial" w:eastAsia="굴림" w:hAnsi="Arial" w:cs="Arial"/>
          <w:sz w:val="22"/>
        </w:rPr>
      </w:pPr>
    </w:p>
    <w:p w14:paraId="1761BABA" w14:textId="77777777" w:rsidR="0053085E" w:rsidRPr="001D19F6" w:rsidRDefault="00272ED2" w:rsidP="0053085E">
      <w:pPr>
        <w:wordWrap/>
        <w:adjustRightInd w:val="0"/>
        <w:spacing w:line="360" w:lineRule="auto"/>
        <w:rPr>
          <w:rFonts w:ascii="Arial" w:eastAsia="굴림" w:hAnsi="Arial" w:cs="Arial"/>
          <w:sz w:val="22"/>
        </w:rPr>
      </w:pPr>
      <w:r w:rsidRPr="001D19F6">
        <w:rPr>
          <w:rFonts w:ascii="Arial" w:eastAsia="굴림" w:hAnsi="Arial" w:cs="Arial"/>
          <w:sz w:val="22"/>
        </w:rPr>
        <w:t>Bb231</w:t>
      </w:r>
      <w:r w:rsidR="0053085E" w:rsidRPr="001D19F6">
        <w:rPr>
          <w:rFonts w:ascii="Arial" w:eastAsia="굴림" w:hAnsi="Arial" w:cs="Arial"/>
          <w:sz w:val="22"/>
        </w:rPr>
        <w:t xml:space="preserve">. </w:t>
      </w:r>
      <w:r w:rsidR="007145FE" w:rsidRPr="001D19F6">
        <w:rPr>
          <w:rFonts w:ascii="Arial" w:eastAsia="굴림" w:hAnsi="Arial" w:cs="Arial"/>
          <w:sz w:val="22"/>
        </w:rPr>
        <w:t>If done by a proxy respondent, what is the proxy’s relationship to R? Please answer i</w:t>
      </w:r>
      <w:r w:rsidR="0053085E" w:rsidRPr="001D19F6">
        <w:rPr>
          <w:rFonts w:ascii="Arial" w:eastAsia="굴림" w:hAnsi="Arial" w:cs="Arial"/>
          <w:sz w:val="22"/>
        </w:rPr>
        <w:t>n view of the proxy</w:t>
      </w:r>
      <w:r w:rsidR="007145FE" w:rsidRPr="001D19F6">
        <w:rPr>
          <w:rFonts w:ascii="Arial" w:eastAsia="굴림" w:hAnsi="Arial" w:cs="Arial"/>
          <w:sz w:val="22"/>
        </w:rPr>
        <w:t>.</w:t>
      </w:r>
    </w:p>
    <w:p w14:paraId="1B4538D4"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49A1ECE4"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6409B26E"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630F0A5D"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530D7AE9"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4731106A"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404F8F32"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47353F17"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60C22B99"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140F690C"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2E3DAA62"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0EBE2DD9" w14:textId="77777777" w:rsidR="0053085E" w:rsidRPr="001D19F6" w:rsidRDefault="0053085E" w:rsidP="002D0E30">
      <w:pPr>
        <w:pStyle w:val="a6"/>
        <w:numPr>
          <w:ilvl w:val="0"/>
          <w:numId w:val="269"/>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30F192CF" w14:textId="77777777" w:rsidR="0053085E" w:rsidRPr="001D19F6" w:rsidRDefault="0053085E" w:rsidP="0053085E">
      <w:pPr>
        <w:wordWrap/>
        <w:adjustRightInd w:val="0"/>
        <w:spacing w:line="360" w:lineRule="auto"/>
        <w:rPr>
          <w:rFonts w:ascii="Arial" w:eastAsia="굴림" w:hAnsi="Arial" w:cs="Arial"/>
          <w:sz w:val="22"/>
        </w:rPr>
      </w:pPr>
      <w:r w:rsidRPr="001D19F6">
        <w:rPr>
          <w:rFonts w:ascii="Arial" w:eastAsia="굴림" w:hAnsi="Arial" w:cs="Arial"/>
          <w:sz w:val="22"/>
        </w:rPr>
        <w:t>→ Go to section C</w:t>
      </w:r>
    </w:p>
    <w:p w14:paraId="3E99D2C9" w14:textId="77777777" w:rsidR="002E4B00" w:rsidRPr="001D19F6" w:rsidRDefault="002E4B00" w:rsidP="005C062D">
      <w:pPr>
        <w:widowControl/>
        <w:wordWrap/>
        <w:autoSpaceDE/>
        <w:spacing w:line="360" w:lineRule="auto"/>
        <w:jc w:val="left"/>
        <w:rPr>
          <w:rFonts w:ascii="Arial" w:eastAsia="굴림" w:hAnsi="Arial" w:cs="Arial"/>
          <w:sz w:val="22"/>
        </w:rPr>
      </w:pPr>
    </w:p>
    <w:p w14:paraId="2E383CB7" w14:textId="77777777" w:rsidR="005C062D" w:rsidRPr="001D19F6" w:rsidRDefault="005C062D" w:rsidP="005C062D">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Bb_end</w:t>
      </w:r>
      <w:proofErr w:type="spellEnd"/>
      <w:r w:rsidRPr="001D19F6">
        <w:rPr>
          <w:rFonts w:ascii="Arial" w:eastAsia="굴림" w:hAnsi="Arial" w:cs="Arial"/>
          <w:sz w:val="22"/>
        </w:rPr>
        <w:t xml:space="preserve">) [IWER] Please enter code 1 for completion of family (parents and siblings) section. </w:t>
      </w:r>
    </w:p>
    <w:p w14:paraId="3E7E0E33" w14:textId="77777777" w:rsidR="005C062D" w:rsidRPr="00C71290" w:rsidRDefault="005C062D" w:rsidP="00D12299">
      <w:pPr>
        <w:pStyle w:val="a6"/>
        <w:widowControl/>
        <w:numPr>
          <w:ilvl w:val="0"/>
          <w:numId w:val="1300"/>
        </w:numPr>
        <w:wordWrap/>
        <w:autoSpaceDE/>
        <w:spacing w:line="360" w:lineRule="auto"/>
        <w:ind w:leftChars="0"/>
        <w:jc w:val="left"/>
        <w:rPr>
          <w:rFonts w:ascii="Arial" w:eastAsia="굴림" w:hAnsi="Arial" w:cs="Arial"/>
          <w:sz w:val="22"/>
        </w:rPr>
      </w:pPr>
      <w:r w:rsidRPr="00C71290">
        <w:rPr>
          <w:rFonts w:ascii="Arial" w:eastAsia="굴림" w:hAnsi="Arial" w:cs="Arial"/>
          <w:sz w:val="22"/>
        </w:rPr>
        <w:t>Completion</w:t>
      </w:r>
    </w:p>
    <w:p w14:paraId="04F38C94" w14:textId="77777777" w:rsidR="005D5299" w:rsidRPr="001D19F6" w:rsidRDefault="005D5299" w:rsidP="00CB0386">
      <w:pPr>
        <w:wordWrap/>
        <w:spacing w:line="360" w:lineRule="auto"/>
        <w:rPr>
          <w:rFonts w:ascii="Arial" w:eastAsia="굴림" w:hAnsi="Arial" w:cs="Arial"/>
          <w:sz w:val="22"/>
        </w:rPr>
      </w:pPr>
    </w:p>
    <w:p w14:paraId="0E64B946" w14:textId="77777777" w:rsidR="009C268C" w:rsidRPr="001D19F6" w:rsidRDefault="002834EA" w:rsidP="00DF5E2D">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49246C0D" w14:textId="77777777" w:rsidR="006E6B90" w:rsidRPr="001D19F6" w:rsidRDefault="00247D84" w:rsidP="006E6B90">
      <w:pPr>
        <w:wordWrap/>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64384" behindDoc="0" locked="0" layoutInCell="1" allowOverlap="1" wp14:anchorId="7EAB0D94" wp14:editId="0334D79D">
                <wp:simplePos x="0" y="0"/>
                <wp:positionH relativeFrom="column">
                  <wp:align>center</wp:align>
                </wp:positionH>
                <wp:positionV relativeFrom="paragraph">
                  <wp:posOffset>2540</wp:posOffset>
                </wp:positionV>
                <wp:extent cx="5819775" cy="629285"/>
                <wp:effectExtent l="0" t="0" r="28575" b="37465"/>
                <wp:wrapNone/>
                <wp:docPr id="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1281F6F" w14:textId="77777777" w:rsidR="00706C18" w:rsidRPr="003A6C5D" w:rsidRDefault="00706C18" w:rsidP="003A6C5D">
                            <w:pPr>
                              <w:pStyle w:val="11"/>
                              <w:jc w:val="center"/>
                              <w:rPr>
                                <w:rFonts w:ascii="Arial" w:hAnsi="Arial" w:cs="Arial"/>
                                <w:b/>
                                <w:sz w:val="32"/>
                                <w:szCs w:val="32"/>
                              </w:rPr>
                            </w:pPr>
                            <w:bookmarkStart w:id="843" w:name="_Toc483216621"/>
                            <w:bookmarkStart w:id="844" w:name="_Toc487461334"/>
                            <w:bookmarkStart w:id="845" w:name="_Toc487647335"/>
                            <w:r w:rsidRPr="003A6C5D">
                              <w:rPr>
                                <w:rFonts w:ascii="Arial" w:hAnsi="Arial" w:cs="Arial"/>
                                <w:b/>
                                <w:sz w:val="32"/>
                                <w:szCs w:val="32"/>
                              </w:rPr>
                              <w:t>C1. HEALTH STATUS</w:t>
                            </w:r>
                            <w:bookmarkEnd w:id="843"/>
                            <w:bookmarkEnd w:id="844"/>
                            <w:bookmarkEnd w:id="845"/>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AB0D94" id="Rectangle 28" o:spid="_x0000_s1031" style="position:absolute;left:0;text-align:left;margin-left:0;margin-top:.2pt;width:458.25pt;height:49.55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" fillcolor="#95b3d7 [1940]" strokecolor="#95b3d7 [1940]" strokeweight="1pt">
                <v:fill color2="#dbe5f1 [660]" angle="135" focus="50%" type="gradient"/>
                <v:shadow on="t" color="#243f60 [1604]" opacity=".5" offset="1pt"/>
                <v:textbox>
                  <w:txbxContent>
                    <w:p w14:paraId="51281F6F" w14:textId="77777777" w:rsidR="00706C18" w:rsidRPr="003A6C5D" w:rsidRDefault="00706C18" w:rsidP="003A6C5D">
                      <w:pPr>
                        <w:pStyle w:val="11"/>
                        <w:jc w:val="center"/>
                        <w:rPr>
                          <w:rFonts w:ascii="Arial" w:hAnsi="Arial" w:cs="Arial"/>
                          <w:b/>
                          <w:sz w:val="32"/>
                          <w:szCs w:val="32"/>
                        </w:rPr>
                      </w:pPr>
                      <w:bookmarkStart w:id="846" w:name="_Toc483216621"/>
                      <w:bookmarkStart w:id="847" w:name="_Toc487461334"/>
                      <w:bookmarkStart w:id="848" w:name="_Toc487647335"/>
                      <w:r w:rsidRPr="003A6C5D">
                        <w:rPr>
                          <w:rFonts w:ascii="Arial" w:hAnsi="Arial" w:cs="Arial"/>
                          <w:b/>
                          <w:sz w:val="32"/>
                          <w:szCs w:val="32"/>
                        </w:rPr>
                        <w:t>C1. HEALTH STATUS</w:t>
                      </w:r>
                      <w:bookmarkEnd w:id="846"/>
                      <w:bookmarkEnd w:id="847"/>
                      <w:bookmarkEnd w:id="848"/>
                    </w:p>
                  </w:txbxContent>
                </v:textbox>
              </v:rect>
            </w:pict>
          </mc:Fallback>
        </mc:AlternateContent>
      </w:r>
    </w:p>
    <w:p w14:paraId="1551FC5A" w14:textId="77777777" w:rsidR="006E6B90" w:rsidRPr="001D19F6" w:rsidRDefault="006E6B90" w:rsidP="006E6B90">
      <w:pPr>
        <w:wordWrap/>
        <w:jc w:val="center"/>
        <w:rPr>
          <w:rFonts w:ascii="Arial" w:eastAsia="굴림" w:hAnsi="Arial" w:cs="Arial"/>
          <w:sz w:val="22"/>
        </w:rPr>
      </w:pPr>
    </w:p>
    <w:p w14:paraId="054AC312" w14:textId="77777777" w:rsidR="006E6B90" w:rsidRPr="001D19F6" w:rsidRDefault="006E6B90" w:rsidP="006E6B90">
      <w:pPr>
        <w:wordWrap/>
        <w:jc w:val="center"/>
        <w:rPr>
          <w:rFonts w:ascii="Arial" w:eastAsia="굴림" w:hAnsi="Arial" w:cs="Arial"/>
          <w:sz w:val="22"/>
        </w:rPr>
      </w:pPr>
    </w:p>
    <w:p w14:paraId="202A29C3" w14:textId="77777777" w:rsidR="006E6B90" w:rsidRPr="001D19F6" w:rsidRDefault="006E6B90" w:rsidP="006E6B90">
      <w:pPr>
        <w:wordWrap/>
        <w:jc w:val="center"/>
        <w:rPr>
          <w:rFonts w:ascii="Arial" w:eastAsia="굴림" w:hAnsi="Arial" w:cs="Arial"/>
          <w:sz w:val="22"/>
        </w:rPr>
      </w:pPr>
    </w:p>
    <w:p w14:paraId="0C90D55D" w14:textId="77777777" w:rsidR="008E31CC" w:rsidRPr="001D19F6" w:rsidRDefault="008E31CC" w:rsidP="006E6B90">
      <w:pPr>
        <w:wordWrap/>
        <w:spacing w:line="360" w:lineRule="auto"/>
        <w:rPr>
          <w:rFonts w:ascii="Arial" w:eastAsia="굴림" w:hAnsi="Arial" w:cs="Arial"/>
          <w:b/>
          <w:sz w:val="22"/>
        </w:rPr>
      </w:pPr>
    </w:p>
    <w:p w14:paraId="2B561B1E" w14:textId="77777777" w:rsidR="003C2EDC" w:rsidRPr="001D19F6" w:rsidRDefault="003C2EDC" w:rsidP="003C2EDC">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C_Intro</w:t>
      </w:r>
      <w:proofErr w:type="spellEnd"/>
      <w:r w:rsidRPr="001D19F6">
        <w:rPr>
          <w:rFonts w:ascii="Arial" w:eastAsia="굴림" w:hAnsi="Arial" w:cs="Arial"/>
          <w:sz w:val="22"/>
        </w:rPr>
        <w:t xml:space="preserve">) [IWER] Now, this is to start C. </w:t>
      </w:r>
      <w:r w:rsidRPr="001D19F6">
        <w:rPr>
          <w:rFonts w:ascii="Arial" w:eastAsia="굴림" w:hAnsi="Arial" w:cs="Arial"/>
          <w:caps/>
          <w:sz w:val="22"/>
        </w:rPr>
        <w:t>Health</w:t>
      </w:r>
      <w:r w:rsidRPr="001D19F6">
        <w:rPr>
          <w:rFonts w:ascii="Arial" w:eastAsia="굴림" w:hAnsi="Arial" w:cs="Arial"/>
          <w:sz w:val="22"/>
        </w:rPr>
        <w:t xml:space="preserve"> section. </w:t>
      </w:r>
    </w:p>
    <w:p w14:paraId="215B0892" w14:textId="77777777" w:rsidR="003C2EDC" w:rsidRPr="00DC741E" w:rsidRDefault="003C2EDC" w:rsidP="00D12299">
      <w:pPr>
        <w:pStyle w:val="a6"/>
        <w:widowControl/>
        <w:numPr>
          <w:ilvl w:val="0"/>
          <w:numId w:val="1301"/>
        </w:numPr>
        <w:wordWrap/>
        <w:autoSpaceDE/>
        <w:spacing w:line="360" w:lineRule="auto"/>
        <w:ind w:leftChars="0"/>
        <w:jc w:val="left"/>
        <w:rPr>
          <w:rFonts w:ascii="Arial" w:eastAsia="굴림" w:hAnsi="Arial" w:cs="Arial"/>
          <w:sz w:val="22"/>
        </w:rPr>
      </w:pPr>
      <w:r w:rsidRPr="00DC741E">
        <w:rPr>
          <w:rFonts w:ascii="Arial" w:eastAsia="굴림" w:hAnsi="Arial" w:cs="Arial"/>
          <w:sz w:val="22"/>
        </w:rPr>
        <w:t>Check</w:t>
      </w:r>
    </w:p>
    <w:p w14:paraId="3C648522" w14:textId="77777777" w:rsidR="003C2EDC" w:rsidRPr="001D19F6" w:rsidRDefault="003C2EDC" w:rsidP="00297F86">
      <w:pPr>
        <w:wordWrap/>
        <w:spacing w:line="276" w:lineRule="auto"/>
        <w:rPr>
          <w:rFonts w:ascii="Arial" w:eastAsia="굴림" w:hAnsi="Arial" w:cs="Arial"/>
          <w:b/>
          <w:sz w:val="22"/>
        </w:rPr>
      </w:pPr>
    </w:p>
    <w:p w14:paraId="775436C0" w14:textId="77777777" w:rsidR="006E6B90" w:rsidRPr="001D19F6" w:rsidRDefault="00270893" w:rsidP="00297F86">
      <w:pPr>
        <w:wordWrap/>
        <w:spacing w:line="276" w:lineRule="auto"/>
        <w:rPr>
          <w:rFonts w:ascii="Arial" w:eastAsia="굴림" w:hAnsi="Arial" w:cs="Arial"/>
          <w:b/>
          <w:sz w:val="22"/>
        </w:rPr>
      </w:pPr>
      <w:r w:rsidRPr="001D19F6">
        <w:rPr>
          <w:rFonts w:ascii="Arial" w:eastAsia="굴림" w:hAnsi="Arial" w:cs="Arial"/>
          <w:b/>
          <w:sz w:val="22"/>
        </w:rPr>
        <w:t>Logic</w:t>
      </w:r>
    </w:p>
    <w:p w14:paraId="74C555F0" w14:textId="77777777" w:rsidR="00270893" w:rsidRPr="001D19F6" w:rsidRDefault="00270893" w:rsidP="002D0E30">
      <w:pPr>
        <w:pStyle w:val="a6"/>
        <w:numPr>
          <w:ilvl w:val="0"/>
          <w:numId w:val="238"/>
        </w:numPr>
        <w:wordWrap/>
        <w:spacing w:line="276" w:lineRule="auto"/>
        <w:ind w:leftChars="0"/>
        <w:rPr>
          <w:rFonts w:ascii="Arial" w:eastAsia="굴림" w:hAnsi="Arial" w:cs="Arial"/>
          <w:b/>
          <w:sz w:val="22"/>
        </w:rPr>
      </w:pPr>
      <w:r w:rsidRPr="001D19F6">
        <w:rPr>
          <w:rFonts w:ascii="Arial" w:eastAsia="굴림" w:hAnsi="Arial" w:cs="Arial"/>
          <w:b/>
          <w:sz w:val="22"/>
        </w:rPr>
        <w:t>C001 and C15</w:t>
      </w:r>
      <w:r w:rsidR="00237C9F" w:rsidRPr="001D19F6">
        <w:rPr>
          <w:rFonts w:ascii="Arial" w:eastAsia="굴림" w:hAnsi="Arial" w:cs="Arial"/>
          <w:b/>
          <w:sz w:val="22"/>
        </w:rPr>
        <w:t>9</w:t>
      </w:r>
      <w:r w:rsidRPr="001D19F6">
        <w:rPr>
          <w:rFonts w:ascii="Arial" w:eastAsia="굴림" w:hAnsi="Arial" w:cs="Arial"/>
          <w:b/>
          <w:sz w:val="22"/>
        </w:rPr>
        <w:t xml:space="preserve"> are asked at the start and end of </w:t>
      </w:r>
      <w:r w:rsidR="005D73CF" w:rsidRPr="001D19F6">
        <w:rPr>
          <w:rFonts w:ascii="Arial" w:eastAsia="굴림" w:hAnsi="Arial" w:cs="Arial"/>
          <w:b/>
          <w:sz w:val="22"/>
        </w:rPr>
        <w:t xml:space="preserve">HEALTH </w:t>
      </w:r>
      <w:r w:rsidRPr="001D19F6">
        <w:rPr>
          <w:rFonts w:ascii="Arial" w:eastAsia="굴림" w:hAnsi="Arial" w:cs="Arial"/>
          <w:b/>
          <w:sz w:val="22"/>
        </w:rPr>
        <w:t>section, but in a random order.</w:t>
      </w:r>
    </w:p>
    <w:p w14:paraId="517ED17F" w14:textId="77777777" w:rsidR="00270893" w:rsidRPr="001D19F6" w:rsidRDefault="00270893" w:rsidP="006E6B90">
      <w:pPr>
        <w:pStyle w:val="a6"/>
        <w:wordWrap/>
        <w:adjustRightInd w:val="0"/>
        <w:spacing w:line="360" w:lineRule="auto"/>
        <w:ind w:leftChars="0" w:left="0"/>
        <w:jc w:val="left"/>
        <w:rPr>
          <w:rFonts w:ascii="Arial" w:eastAsia="굴림" w:hAnsi="Arial" w:cs="Arial"/>
          <w:kern w:val="0"/>
          <w:sz w:val="22"/>
        </w:rPr>
      </w:pPr>
    </w:p>
    <w:p w14:paraId="0937D1FA" w14:textId="77777777" w:rsidR="006E6B90" w:rsidRPr="001D19F6" w:rsidRDefault="006E6B90" w:rsidP="006E6B90">
      <w:pPr>
        <w:pStyle w:val="a6"/>
        <w:wordWrap/>
        <w:adjustRightInd w:val="0"/>
        <w:spacing w:line="360" w:lineRule="auto"/>
        <w:ind w:leftChars="0" w:left="0"/>
        <w:jc w:val="left"/>
        <w:rPr>
          <w:rFonts w:ascii="Arial" w:eastAsia="굴림" w:hAnsi="Arial" w:cs="Arial"/>
          <w:kern w:val="0"/>
          <w:sz w:val="22"/>
        </w:rPr>
      </w:pPr>
      <w:r w:rsidRPr="001D19F6">
        <w:rPr>
          <w:rFonts w:ascii="Arial" w:eastAsia="굴림" w:hAnsi="Arial" w:cs="Arial"/>
          <w:kern w:val="0"/>
          <w:sz w:val="22"/>
        </w:rPr>
        <w:t xml:space="preserve">C001. </w:t>
      </w:r>
      <w:proofErr w:type="gramStart"/>
      <w:r w:rsidRPr="001D19F6">
        <w:rPr>
          <w:rFonts w:ascii="Arial" w:eastAsia="굴림" w:hAnsi="Arial" w:cs="Arial"/>
          <w:kern w:val="0"/>
          <w:sz w:val="22"/>
        </w:rPr>
        <w:t>Next</w:t>
      </w:r>
      <w:proofErr w:type="gramEnd"/>
      <w:r w:rsidR="005A1097" w:rsidRPr="001D19F6">
        <w:rPr>
          <w:rFonts w:ascii="Arial" w:eastAsia="굴림" w:hAnsi="Arial" w:cs="Arial"/>
          <w:kern w:val="0"/>
          <w:sz w:val="22"/>
        </w:rPr>
        <w:t xml:space="preserve"> I</w:t>
      </w:r>
      <w:r w:rsidR="00FB7A6F" w:rsidRPr="001D19F6">
        <w:rPr>
          <w:rFonts w:ascii="Arial" w:eastAsia="굴림" w:hAnsi="Arial" w:cs="Arial"/>
          <w:kern w:val="0"/>
          <w:sz w:val="22"/>
        </w:rPr>
        <w:t xml:space="preserve"> </w:t>
      </w:r>
      <w:r w:rsidR="00AE61F9" w:rsidRPr="001D19F6">
        <w:rPr>
          <w:rFonts w:ascii="Arial" w:eastAsia="굴림" w:hAnsi="Arial" w:cs="Arial"/>
          <w:kern w:val="0"/>
          <w:sz w:val="22"/>
        </w:rPr>
        <w:t xml:space="preserve">have </w:t>
      </w:r>
      <w:r w:rsidRPr="001D19F6">
        <w:rPr>
          <w:rFonts w:ascii="Arial" w:eastAsia="굴림" w:hAnsi="Arial" w:cs="Arial"/>
          <w:kern w:val="0"/>
          <w:sz w:val="22"/>
        </w:rPr>
        <w:t xml:space="preserve">some questions about your health. </w:t>
      </w:r>
      <w:r w:rsidR="004B041F" w:rsidRPr="001D19F6">
        <w:rPr>
          <w:rFonts w:ascii="Arial" w:eastAsia="굴림" w:hAnsi="Arial" w:cs="Arial"/>
          <w:kern w:val="0"/>
          <w:sz w:val="22"/>
        </w:rPr>
        <w:t xml:space="preserve">How would you describe your current healthy status? </w:t>
      </w:r>
    </w:p>
    <w:p w14:paraId="3D7F1952" w14:textId="77777777" w:rsidR="004B041F" w:rsidRPr="001D19F6" w:rsidRDefault="00737AFD" w:rsidP="002D0E30">
      <w:pPr>
        <w:pStyle w:val="a6"/>
        <w:numPr>
          <w:ilvl w:val="0"/>
          <w:numId w:val="271"/>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4FFB2CCA" w14:textId="77777777" w:rsidR="004B041F" w:rsidRPr="001D19F6" w:rsidRDefault="004B041F" w:rsidP="002D0E30">
      <w:pPr>
        <w:pStyle w:val="a6"/>
        <w:numPr>
          <w:ilvl w:val="0"/>
          <w:numId w:val="271"/>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71F21E97" w14:textId="77777777" w:rsidR="004B041F" w:rsidRPr="001D19F6" w:rsidRDefault="004B041F" w:rsidP="002D0E30">
      <w:pPr>
        <w:pStyle w:val="a6"/>
        <w:numPr>
          <w:ilvl w:val="0"/>
          <w:numId w:val="271"/>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708C858E" w14:textId="77777777" w:rsidR="004B041F" w:rsidRPr="001D19F6" w:rsidRDefault="00737AFD" w:rsidP="002D0E30">
      <w:pPr>
        <w:pStyle w:val="a6"/>
        <w:numPr>
          <w:ilvl w:val="0"/>
          <w:numId w:val="271"/>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59EC9EC8" w14:textId="77777777" w:rsidR="004B041F" w:rsidRPr="001D19F6" w:rsidRDefault="004B041F" w:rsidP="002D0E30">
      <w:pPr>
        <w:pStyle w:val="a6"/>
        <w:numPr>
          <w:ilvl w:val="0"/>
          <w:numId w:val="271"/>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 xml:space="preserve">Very </w:t>
      </w:r>
      <w:r w:rsidR="00737AFD" w:rsidRPr="001D19F6">
        <w:rPr>
          <w:rFonts w:ascii="Arial" w:eastAsia="굴림" w:hAnsi="Arial" w:cs="Arial"/>
          <w:kern w:val="0"/>
          <w:sz w:val="22"/>
        </w:rPr>
        <w:t>bad</w:t>
      </w:r>
    </w:p>
    <w:p w14:paraId="659444C8" w14:textId="77777777" w:rsidR="004B041F" w:rsidRPr="001D19F6" w:rsidRDefault="004B041F" w:rsidP="006E6B90">
      <w:pPr>
        <w:pStyle w:val="a"/>
        <w:numPr>
          <w:ilvl w:val="0"/>
          <w:numId w:val="0"/>
        </w:numPr>
        <w:wordWrap/>
        <w:spacing w:line="360" w:lineRule="auto"/>
        <w:rPr>
          <w:rFonts w:ascii="Arial" w:hAnsi="Arial" w:cs="Arial"/>
          <w:b w:val="0"/>
          <w:color w:val="auto"/>
          <w:sz w:val="22"/>
          <w:szCs w:val="22"/>
        </w:rPr>
      </w:pPr>
    </w:p>
    <w:p w14:paraId="041F9C9A" w14:textId="77777777" w:rsidR="004B041F" w:rsidRPr="001D19F6" w:rsidRDefault="006E6B90" w:rsidP="004B041F">
      <w:pPr>
        <w:pStyle w:val="a6"/>
        <w:wordWrap/>
        <w:adjustRightInd w:val="0"/>
        <w:spacing w:line="360" w:lineRule="auto"/>
        <w:ind w:leftChars="0" w:left="0"/>
        <w:jc w:val="left"/>
        <w:rPr>
          <w:rFonts w:ascii="Arial" w:eastAsia="굴림" w:hAnsi="Arial" w:cs="Arial"/>
          <w:kern w:val="0"/>
          <w:sz w:val="22"/>
        </w:rPr>
      </w:pPr>
      <w:r w:rsidRPr="001D19F6">
        <w:rPr>
          <w:rFonts w:ascii="Arial" w:eastAsia="굴림" w:hAnsi="Arial" w:cs="Arial"/>
          <w:kern w:val="0"/>
          <w:sz w:val="22"/>
        </w:rPr>
        <w:t>C15</w:t>
      </w:r>
      <w:r w:rsidR="00C61FCA" w:rsidRPr="001D19F6">
        <w:rPr>
          <w:rFonts w:ascii="Arial" w:eastAsia="굴림" w:hAnsi="Arial" w:cs="Arial"/>
          <w:kern w:val="0"/>
          <w:sz w:val="22"/>
        </w:rPr>
        <w:t>9</w:t>
      </w:r>
      <w:r w:rsidRPr="001D19F6">
        <w:rPr>
          <w:rFonts w:ascii="Arial" w:eastAsia="굴림" w:hAnsi="Arial" w:cs="Arial"/>
          <w:kern w:val="0"/>
          <w:sz w:val="22"/>
        </w:rPr>
        <w:t xml:space="preserve">. </w:t>
      </w:r>
      <w:proofErr w:type="gramStart"/>
      <w:r w:rsidR="00AE61F9" w:rsidRPr="001D19F6">
        <w:rPr>
          <w:rFonts w:ascii="Arial" w:eastAsia="굴림" w:hAnsi="Arial" w:cs="Arial"/>
          <w:kern w:val="0"/>
          <w:sz w:val="22"/>
        </w:rPr>
        <w:t>Next</w:t>
      </w:r>
      <w:proofErr w:type="gramEnd"/>
      <w:r w:rsidR="005A1097" w:rsidRPr="001D19F6">
        <w:rPr>
          <w:rFonts w:ascii="Arial" w:eastAsia="굴림" w:hAnsi="Arial" w:cs="Arial"/>
          <w:kern w:val="0"/>
          <w:sz w:val="22"/>
        </w:rPr>
        <w:t xml:space="preserve"> I</w:t>
      </w:r>
      <w:r w:rsidR="00AE61F9" w:rsidRPr="001D19F6">
        <w:rPr>
          <w:rFonts w:ascii="Arial" w:eastAsia="굴림" w:hAnsi="Arial" w:cs="Arial"/>
          <w:kern w:val="0"/>
          <w:sz w:val="22"/>
        </w:rPr>
        <w:t xml:space="preserve"> have </w:t>
      </w:r>
      <w:r w:rsidRPr="001D19F6">
        <w:rPr>
          <w:rFonts w:ascii="Arial" w:eastAsia="굴림" w:hAnsi="Arial" w:cs="Arial"/>
          <w:kern w:val="0"/>
          <w:sz w:val="22"/>
        </w:rPr>
        <w:t xml:space="preserve">some questions about your health. </w:t>
      </w:r>
      <w:r w:rsidR="004B041F" w:rsidRPr="001D19F6">
        <w:rPr>
          <w:rFonts w:ascii="Arial" w:eastAsia="굴림" w:hAnsi="Arial" w:cs="Arial"/>
          <w:kern w:val="0"/>
          <w:sz w:val="22"/>
        </w:rPr>
        <w:t xml:space="preserve">How would you describe your current healthy status? </w:t>
      </w:r>
    </w:p>
    <w:p w14:paraId="4BC781A8" w14:textId="77777777" w:rsidR="004B041F" w:rsidRPr="001D19F6" w:rsidRDefault="00DD3DD5" w:rsidP="002D0E30">
      <w:pPr>
        <w:pStyle w:val="a6"/>
        <w:numPr>
          <w:ilvl w:val="0"/>
          <w:numId w:val="272"/>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Exc</w:t>
      </w:r>
      <w:r w:rsidR="004B041F" w:rsidRPr="001D19F6">
        <w:rPr>
          <w:rFonts w:ascii="Arial" w:eastAsia="굴림" w:hAnsi="Arial" w:cs="Arial"/>
          <w:kern w:val="0"/>
          <w:sz w:val="22"/>
        </w:rPr>
        <w:t>ellent</w:t>
      </w:r>
    </w:p>
    <w:p w14:paraId="3FC5EF56" w14:textId="77777777" w:rsidR="004B041F" w:rsidRPr="001D19F6" w:rsidRDefault="004B041F" w:rsidP="002D0E30">
      <w:pPr>
        <w:pStyle w:val="a6"/>
        <w:numPr>
          <w:ilvl w:val="0"/>
          <w:numId w:val="272"/>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277B7FE6" w14:textId="77777777" w:rsidR="004B041F" w:rsidRPr="001D19F6" w:rsidRDefault="004B041F" w:rsidP="002D0E30">
      <w:pPr>
        <w:pStyle w:val="a6"/>
        <w:numPr>
          <w:ilvl w:val="0"/>
          <w:numId w:val="272"/>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47E6633C" w14:textId="77777777" w:rsidR="004B041F" w:rsidRPr="001D19F6" w:rsidRDefault="004B041F" w:rsidP="002D0E30">
      <w:pPr>
        <w:pStyle w:val="a6"/>
        <w:numPr>
          <w:ilvl w:val="0"/>
          <w:numId w:val="272"/>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6C79D5FA" w14:textId="77777777" w:rsidR="006E6B90" w:rsidRPr="001D19F6" w:rsidRDefault="004B041F" w:rsidP="002D0E30">
      <w:pPr>
        <w:pStyle w:val="a6"/>
        <w:numPr>
          <w:ilvl w:val="0"/>
          <w:numId w:val="272"/>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Poor</w:t>
      </w:r>
    </w:p>
    <w:p w14:paraId="1912C837" w14:textId="77777777" w:rsidR="004B041F" w:rsidRPr="001D19F6" w:rsidRDefault="004B041F" w:rsidP="004B041F">
      <w:pPr>
        <w:pStyle w:val="a6"/>
        <w:wordWrap/>
        <w:adjustRightInd w:val="0"/>
        <w:spacing w:line="360" w:lineRule="auto"/>
        <w:ind w:leftChars="0"/>
        <w:jc w:val="left"/>
        <w:rPr>
          <w:rFonts w:ascii="Arial" w:eastAsia="굴림" w:hAnsi="Arial" w:cs="Arial"/>
          <w:kern w:val="0"/>
          <w:sz w:val="22"/>
        </w:rPr>
      </w:pPr>
    </w:p>
    <w:p w14:paraId="0097AB25" w14:textId="77777777" w:rsidR="006E6B90" w:rsidRPr="001D19F6" w:rsidRDefault="006E6B90" w:rsidP="006E6B90">
      <w:pPr>
        <w:wordWrap/>
        <w:snapToGrid w:val="0"/>
        <w:spacing w:line="360" w:lineRule="auto"/>
        <w:textAlignment w:val="baseline"/>
        <w:rPr>
          <w:rFonts w:ascii="Arial" w:eastAsia="굴림" w:hAnsi="Arial" w:cs="Arial"/>
          <w:kern w:val="0"/>
          <w:sz w:val="22"/>
        </w:rPr>
      </w:pPr>
      <w:r w:rsidRPr="001D19F6">
        <w:rPr>
          <w:rFonts w:ascii="Arial" w:eastAsia="굴림" w:hAnsi="Arial" w:cs="Arial"/>
          <w:kern w:val="0"/>
          <w:sz w:val="22"/>
        </w:rPr>
        <w:t xml:space="preserve">C002. </w:t>
      </w:r>
      <w:r w:rsidR="001738B1" w:rsidRPr="001D19F6">
        <w:rPr>
          <w:rFonts w:ascii="Arial" w:eastAsia="굴림" w:hAnsi="Arial" w:cs="Arial"/>
          <w:kern w:val="0"/>
          <w:sz w:val="22"/>
        </w:rPr>
        <w:t>Compared with your health in the previous interview</w:t>
      </w:r>
      <w:r w:rsidR="009E025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1738B1" w:rsidRPr="001D19F6">
        <w:rPr>
          <w:rFonts w:ascii="Arial" w:eastAsia="굴림" w:hAnsi="Arial" w:cs="Arial"/>
          <w:kern w:val="0"/>
          <w:sz w:val="22"/>
        </w:rPr>
        <w:t xml:space="preserve">, would you say that your health is better now, about the same, or worse? </w:t>
      </w:r>
    </w:p>
    <w:p w14:paraId="558D50A7" w14:textId="77777777" w:rsidR="006E6B90" w:rsidRPr="001D19F6" w:rsidRDefault="001738B1" w:rsidP="002D0E30">
      <w:pPr>
        <w:pStyle w:val="a6"/>
        <w:numPr>
          <w:ilvl w:val="0"/>
          <w:numId w:val="270"/>
        </w:numPr>
        <w:wordWrap/>
        <w:spacing w:line="360" w:lineRule="auto"/>
        <w:ind w:leftChars="0"/>
        <w:jc w:val="left"/>
        <w:textAlignment w:val="center"/>
        <w:rPr>
          <w:rFonts w:ascii="Arial" w:eastAsia="굴림" w:hAnsi="Arial" w:cs="Arial"/>
          <w:kern w:val="0"/>
          <w:sz w:val="22"/>
        </w:rPr>
      </w:pPr>
      <w:r w:rsidRPr="001D19F6">
        <w:rPr>
          <w:rFonts w:ascii="Arial" w:eastAsia="굴림" w:hAnsi="Arial" w:cs="Arial"/>
          <w:kern w:val="0"/>
          <w:sz w:val="22"/>
        </w:rPr>
        <w:t>Much better</w:t>
      </w:r>
    </w:p>
    <w:p w14:paraId="295C08F0" w14:textId="77777777" w:rsidR="001738B1" w:rsidRPr="001D19F6" w:rsidRDefault="001738B1" w:rsidP="002D0E30">
      <w:pPr>
        <w:pStyle w:val="a6"/>
        <w:numPr>
          <w:ilvl w:val="0"/>
          <w:numId w:val="270"/>
        </w:numPr>
        <w:wordWrap/>
        <w:spacing w:line="360" w:lineRule="auto"/>
        <w:ind w:leftChars="0"/>
        <w:jc w:val="left"/>
        <w:textAlignment w:val="center"/>
        <w:rPr>
          <w:rFonts w:ascii="Arial" w:eastAsia="굴림" w:hAnsi="Arial" w:cs="Arial"/>
          <w:kern w:val="0"/>
          <w:sz w:val="22"/>
        </w:rPr>
      </w:pPr>
      <w:r w:rsidRPr="001D19F6">
        <w:rPr>
          <w:rFonts w:ascii="Arial" w:eastAsia="굴림" w:hAnsi="Arial" w:cs="Arial"/>
          <w:kern w:val="0"/>
          <w:sz w:val="22"/>
        </w:rPr>
        <w:t>Somewhat better</w:t>
      </w:r>
    </w:p>
    <w:p w14:paraId="4ACF9E34" w14:textId="77777777" w:rsidR="001738B1" w:rsidRPr="001D19F6" w:rsidRDefault="001738B1" w:rsidP="002D0E30">
      <w:pPr>
        <w:pStyle w:val="a6"/>
        <w:numPr>
          <w:ilvl w:val="0"/>
          <w:numId w:val="270"/>
        </w:numPr>
        <w:wordWrap/>
        <w:spacing w:line="360" w:lineRule="auto"/>
        <w:ind w:leftChars="0"/>
        <w:jc w:val="left"/>
        <w:textAlignment w:val="center"/>
        <w:rPr>
          <w:rFonts w:ascii="Arial" w:eastAsia="굴림" w:hAnsi="Arial" w:cs="Arial"/>
          <w:kern w:val="0"/>
          <w:sz w:val="22"/>
        </w:rPr>
      </w:pPr>
      <w:r w:rsidRPr="001D19F6">
        <w:rPr>
          <w:rFonts w:ascii="Arial" w:eastAsia="굴림" w:hAnsi="Arial" w:cs="Arial"/>
          <w:kern w:val="0"/>
          <w:sz w:val="22"/>
        </w:rPr>
        <w:t>Same</w:t>
      </w:r>
    </w:p>
    <w:p w14:paraId="19F50184" w14:textId="77777777" w:rsidR="001738B1" w:rsidRPr="001D19F6" w:rsidRDefault="001738B1" w:rsidP="002D0E30">
      <w:pPr>
        <w:pStyle w:val="a6"/>
        <w:numPr>
          <w:ilvl w:val="0"/>
          <w:numId w:val="270"/>
        </w:numPr>
        <w:wordWrap/>
        <w:spacing w:line="360" w:lineRule="auto"/>
        <w:ind w:leftChars="0"/>
        <w:jc w:val="left"/>
        <w:textAlignment w:val="center"/>
        <w:rPr>
          <w:rFonts w:ascii="Arial" w:eastAsia="굴림" w:hAnsi="Arial" w:cs="Arial"/>
          <w:kern w:val="0"/>
          <w:sz w:val="22"/>
        </w:rPr>
      </w:pPr>
      <w:r w:rsidRPr="001D19F6">
        <w:rPr>
          <w:rFonts w:ascii="Arial" w:eastAsia="굴림" w:hAnsi="Arial" w:cs="Arial"/>
          <w:kern w:val="0"/>
          <w:sz w:val="22"/>
        </w:rPr>
        <w:t>Somewhat worse</w:t>
      </w:r>
    </w:p>
    <w:p w14:paraId="6747E983" w14:textId="77777777" w:rsidR="004B041F" w:rsidRPr="001D19F6" w:rsidRDefault="001738B1" w:rsidP="002D0E30">
      <w:pPr>
        <w:pStyle w:val="a6"/>
        <w:numPr>
          <w:ilvl w:val="0"/>
          <w:numId w:val="270"/>
        </w:numPr>
        <w:wordWrap/>
        <w:spacing w:line="360" w:lineRule="auto"/>
        <w:ind w:leftChars="0"/>
        <w:jc w:val="left"/>
        <w:textAlignment w:val="center"/>
        <w:rPr>
          <w:rFonts w:ascii="Arial" w:eastAsia="굴림" w:hAnsi="Arial" w:cs="Arial"/>
          <w:kern w:val="0"/>
          <w:sz w:val="22"/>
        </w:rPr>
      </w:pPr>
      <w:r w:rsidRPr="001D19F6">
        <w:rPr>
          <w:rFonts w:ascii="Arial" w:eastAsia="굴림" w:hAnsi="Arial" w:cs="Arial"/>
          <w:kern w:val="0"/>
          <w:sz w:val="22"/>
        </w:rPr>
        <w:t>Much worse</w:t>
      </w:r>
      <w:r w:rsidR="004B041F" w:rsidRPr="001D19F6">
        <w:rPr>
          <w:rFonts w:ascii="Arial" w:eastAsia="굴림" w:hAnsi="Arial" w:cs="Arial"/>
          <w:kern w:val="0"/>
          <w:sz w:val="22"/>
        </w:rPr>
        <w:br w:type="page"/>
      </w:r>
    </w:p>
    <w:p w14:paraId="4CD62825" w14:textId="77777777" w:rsidR="006E6B90" w:rsidRPr="001D19F6" w:rsidRDefault="006E6B90" w:rsidP="00297F86">
      <w:pPr>
        <w:wordWrap/>
        <w:spacing w:line="276" w:lineRule="auto"/>
        <w:jc w:val="left"/>
        <w:textAlignment w:val="center"/>
        <w:rPr>
          <w:rFonts w:ascii="Arial" w:eastAsia="굴림" w:hAnsi="Arial" w:cs="Arial"/>
          <w:b/>
          <w:kern w:val="0"/>
          <w:sz w:val="22"/>
        </w:rPr>
      </w:pPr>
      <w:r w:rsidRPr="001D19F6">
        <w:rPr>
          <w:rFonts w:ascii="Arial" w:eastAsia="굴림" w:hAnsi="Arial" w:cs="Arial"/>
          <w:b/>
          <w:kern w:val="0"/>
          <w:sz w:val="22"/>
        </w:rPr>
        <w:lastRenderedPageBreak/>
        <w:t>Logic</w:t>
      </w:r>
    </w:p>
    <w:p w14:paraId="4ECF0050" w14:textId="77777777" w:rsidR="006E6B90" w:rsidRPr="001D19F6" w:rsidRDefault="006E6B90" w:rsidP="002D0E30">
      <w:pPr>
        <w:pStyle w:val="a6"/>
        <w:numPr>
          <w:ilvl w:val="0"/>
          <w:numId w:val="238"/>
        </w:numPr>
        <w:wordWrap/>
        <w:spacing w:line="276" w:lineRule="auto"/>
        <w:ind w:leftChars="0"/>
        <w:jc w:val="left"/>
        <w:textAlignment w:val="center"/>
        <w:rPr>
          <w:rFonts w:ascii="Arial" w:eastAsia="굴림" w:hAnsi="Arial" w:cs="Arial"/>
          <w:b/>
          <w:bCs/>
          <w:kern w:val="0"/>
          <w:sz w:val="22"/>
        </w:rPr>
      </w:pPr>
      <w:r w:rsidRPr="001D19F6">
        <w:rPr>
          <w:rFonts w:ascii="Arial" w:eastAsia="굴림" w:hAnsi="Arial" w:cs="Arial"/>
          <w:b/>
          <w:bCs/>
          <w:kern w:val="0"/>
          <w:sz w:val="22"/>
        </w:rPr>
        <w:t xml:space="preserve">If </w:t>
      </w:r>
      <w:r w:rsidR="00D0631B" w:rsidRPr="001D19F6">
        <w:rPr>
          <w:rFonts w:ascii="Arial" w:eastAsia="굴림" w:hAnsi="Arial" w:cs="Arial"/>
          <w:b/>
          <w:bCs/>
          <w:kern w:val="0"/>
          <w:sz w:val="22"/>
        </w:rPr>
        <w:t>R</w:t>
      </w:r>
      <w:r w:rsidR="004B041F" w:rsidRPr="001D19F6">
        <w:rPr>
          <w:rFonts w:ascii="Arial" w:eastAsia="굴림" w:hAnsi="Arial" w:cs="Arial"/>
          <w:b/>
          <w:bCs/>
          <w:kern w:val="0"/>
          <w:sz w:val="22"/>
        </w:rPr>
        <w:t xml:space="preserve"> </w:t>
      </w:r>
      <w:r w:rsidR="00C16AC3" w:rsidRPr="001D19F6">
        <w:rPr>
          <w:rFonts w:ascii="Arial" w:eastAsia="굴림" w:hAnsi="Arial" w:cs="Arial"/>
          <w:b/>
          <w:bCs/>
          <w:kern w:val="0"/>
          <w:sz w:val="22"/>
        </w:rPr>
        <w:t xml:space="preserve">said </w:t>
      </w:r>
      <w:r w:rsidR="006C171E" w:rsidRPr="001D19F6">
        <w:rPr>
          <w:rFonts w:ascii="Arial" w:eastAsia="굴림" w:hAnsi="Arial" w:cs="Arial"/>
          <w:b/>
          <w:bCs/>
          <w:kern w:val="0"/>
          <w:sz w:val="22"/>
        </w:rPr>
        <w:t>in the previous interview</w:t>
      </w:r>
      <w:r w:rsidR="001C7506" w:rsidRPr="001D19F6">
        <w:rPr>
          <w:rFonts w:ascii="Arial" w:eastAsia="굴림" w:hAnsi="Arial" w:cs="Arial"/>
          <w:b/>
          <w:bCs/>
          <w:kern w:val="0"/>
          <w:sz w:val="22"/>
        </w:rPr>
        <w:t xml:space="preserve"> </w:t>
      </w:r>
      <w:r w:rsidR="0099023E" w:rsidRPr="001D19F6">
        <w:rPr>
          <w:rFonts w:ascii="Arial" w:eastAsia="굴림" w:hAnsi="Arial" w:cs="Arial"/>
          <w:b/>
          <w:bCs/>
          <w:kern w:val="0"/>
          <w:sz w:val="22"/>
        </w:rPr>
        <w:t xml:space="preserve">that </w:t>
      </w:r>
      <w:r w:rsidR="00D0631B" w:rsidRPr="001D19F6">
        <w:rPr>
          <w:rFonts w:ascii="Arial" w:eastAsia="굴림" w:hAnsi="Arial" w:cs="Arial"/>
          <w:b/>
          <w:bCs/>
          <w:kern w:val="0"/>
          <w:sz w:val="22"/>
        </w:rPr>
        <w:t>he/she did</w:t>
      </w:r>
      <w:r w:rsidR="002926E9" w:rsidRPr="001D19F6">
        <w:rPr>
          <w:rFonts w:ascii="Arial" w:eastAsia="굴림" w:hAnsi="Arial" w:cs="Arial"/>
          <w:b/>
          <w:bCs/>
          <w:kern w:val="0"/>
          <w:sz w:val="22"/>
        </w:rPr>
        <w:t xml:space="preserve">n’t receive </w:t>
      </w:r>
      <w:r w:rsidR="00563C8C" w:rsidRPr="001D19F6">
        <w:rPr>
          <w:rFonts w:ascii="Arial" w:eastAsia="굴림" w:hAnsi="Arial" w:cs="Arial"/>
          <w:b/>
          <w:bCs/>
          <w:kern w:val="0"/>
          <w:sz w:val="22"/>
        </w:rPr>
        <w:t>a</w:t>
      </w:r>
      <w:r w:rsidRPr="001D19F6">
        <w:rPr>
          <w:rFonts w:ascii="Arial" w:eastAsia="굴림" w:hAnsi="Arial" w:cs="Arial"/>
          <w:b/>
          <w:bCs/>
          <w:kern w:val="0"/>
          <w:sz w:val="22"/>
        </w:rPr>
        <w:t xml:space="preserve"> disability diagnosis,</w:t>
      </w:r>
      <w:r w:rsidR="001C7506" w:rsidRPr="001D19F6">
        <w:rPr>
          <w:rFonts w:ascii="Arial" w:eastAsia="굴림" w:hAnsi="Arial" w:cs="Arial"/>
          <w:b/>
          <w:bCs/>
          <w:kern w:val="0"/>
          <w:sz w:val="22"/>
        </w:rPr>
        <w:t xml:space="preserve"> ask </w:t>
      </w:r>
      <w:r w:rsidRPr="001D19F6">
        <w:rPr>
          <w:rFonts w:ascii="Arial" w:eastAsia="굴림" w:hAnsi="Arial" w:cs="Arial"/>
          <w:b/>
          <w:bCs/>
          <w:kern w:val="0"/>
          <w:sz w:val="22"/>
        </w:rPr>
        <w:t xml:space="preserve">C003. </w:t>
      </w:r>
      <w:r w:rsidR="001C7506" w:rsidRPr="001D19F6">
        <w:rPr>
          <w:rFonts w:ascii="Arial" w:eastAsia="굴림" w:hAnsi="Arial" w:cs="Arial"/>
          <w:b/>
          <w:bCs/>
          <w:kern w:val="0"/>
          <w:sz w:val="22"/>
        </w:rPr>
        <w:t xml:space="preserve">Otherwise, ask </w:t>
      </w:r>
      <w:r w:rsidRPr="001D19F6">
        <w:rPr>
          <w:rFonts w:ascii="Arial" w:eastAsia="굴림" w:hAnsi="Arial" w:cs="Arial"/>
          <w:b/>
          <w:bCs/>
          <w:kern w:val="0"/>
          <w:sz w:val="22"/>
        </w:rPr>
        <w:t>C005</w:t>
      </w:r>
      <w:r w:rsidR="00A54FB1" w:rsidRPr="001D19F6">
        <w:rPr>
          <w:rFonts w:ascii="Arial" w:eastAsia="굴림" w:hAnsi="Arial" w:cs="Arial"/>
          <w:b/>
          <w:bCs/>
          <w:kern w:val="0"/>
          <w:sz w:val="22"/>
        </w:rPr>
        <w:t>.</w:t>
      </w:r>
    </w:p>
    <w:p w14:paraId="764BD3FA" w14:textId="77777777" w:rsidR="006E6B90" w:rsidRPr="001D19F6" w:rsidRDefault="006E6B90" w:rsidP="006E6B90">
      <w:pPr>
        <w:wordWrap/>
        <w:spacing w:line="360" w:lineRule="auto"/>
        <w:textAlignment w:val="baseline"/>
        <w:rPr>
          <w:rFonts w:ascii="Arial" w:eastAsia="굴림" w:hAnsi="Arial" w:cs="Arial"/>
          <w:kern w:val="0"/>
          <w:sz w:val="22"/>
        </w:rPr>
      </w:pPr>
    </w:p>
    <w:p w14:paraId="561012A2" w14:textId="77777777" w:rsidR="006E6B90" w:rsidRPr="001D19F6" w:rsidRDefault="00AE350D" w:rsidP="006E6B90">
      <w:pPr>
        <w:wordWrap/>
        <w:spacing w:line="360" w:lineRule="auto"/>
        <w:textAlignment w:val="baseline"/>
        <w:rPr>
          <w:rFonts w:ascii="Arial" w:eastAsia="굴림" w:hAnsi="Arial" w:cs="Arial"/>
          <w:kern w:val="0"/>
          <w:sz w:val="22"/>
        </w:rPr>
      </w:pPr>
      <w:r w:rsidRPr="001D19F6">
        <w:rPr>
          <w:rFonts w:ascii="Arial" w:eastAsia="굴림" w:hAnsi="Arial" w:cs="Arial"/>
          <w:kern w:val="0"/>
          <w:sz w:val="22"/>
        </w:rPr>
        <w:t xml:space="preserve">C003. Have </w:t>
      </w:r>
      <w:r w:rsidR="005A1097" w:rsidRPr="001D19F6">
        <w:rPr>
          <w:rFonts w:ascii="Arial" w:eastAsia="굴림" w:hAnsi="Arial" w:cs="Arial"/>
          <w:kern w:val="0"/>
          <w:sz w:val="22"/>
        </w:rPr>
        <w:t>you</w:t>
      </w:r>
      <w:r w:rsidR="006A3BE4" w:rsidRPr="001D19F6">
        <w:rPr>
          <w:rFonts w:ascii="Arial" w:eastAsia="굴림" w:hAnsi="Arial" w:cs="Arial"/>
          <w:kern w:val="0"/>
          <w:sz w:val="22"/>
        </w:rPr>
        <w:t xml:space="preserve"> </w:t>
      </w:r>
      <w:r w:rsidR="00A07D39" w:rsidRPr="001D19F6">
        <w:rPr>
          <w:rFonts w:ascii="Arial" w:eastAsia="굴림" w:hAnsi="Arial" w:cs="Arial"/>
          <w:kern w:val="0"/>
          <w:sz w:val="22"/>
        </w:rPr>
        <w:t xml:space="preserve">ever </w:t>
      </w:r>
      <w:r w:rsidRPr="001D19F6">
        <w:rPr>
          <w:rFonts w:ascii="Arial" w:eastAsia="굴림" w:hAnsi="Arial" w:cs="Arial"/>
          <w:kern w:val="0"/>
          <w:sz w:val="22"/>
        </w:rPr>
        <w:t>received</w:t>
      </w:r>
      <w:r w:rsidR="005A1097" w:rsidRPr="001D19F6">
        <w:rPr>
          <w:rFonts w:ascii="Arial" w:eastAsia="굴림" w:hAnsi="Arial" w:cs="Arial"/>
          <w:kern w:val="0"/>
          <w:sz w:val="22"/>
        </w:rPr>
        <w:t xml:space="preserve"> a disability diagnosis from a doctor </w:t>
      </w:r>
      <w:r w:rsidRPr="001D19F6">
        <w:rPr>
          <w:rFonts w:ascii="Arial" w:eastAsia="굴림" w:hAnsi="Arial" w:cs="Arial"/>
          <w:kern w:val="0"/>
          <w:sz w:val="22"/>
        </w:rPr>
        <w:t xml:space="preserve">since </w:t>
      </w:r>
      <w:r w:rsidR="006E6B90" w:rsidRPr="001D19F6">
        <w:rPr>
          <w:rFonts w:ascii="Arial" w:eastAsia="굴림" w:hAnsi="Arial" w:cs="Arial"/>
          <w:kern w:val="0"/>
          <w:sz w:val="22"/>
        </w:rPr>
        <w:t>th</w:t>
      </w:r>
      <w:r w:rsidR="00D50AA0" w:rsidRPr="001D19F6">
        <w:rPr>
          <w:rFonts w:ascii="Arial" w:eastAsia="굴림" w:hAnsi="Arial" w:cs="Arial"/>
          <w:kern w:val="0"/>
          <w:sz w:val="22"/>
        </w:rPr>
        <w:t>e previous interview</w:t>
      </w:r>
      <w:r w:rsidR="006E6B90" w:rsidRPr="001D19F6">
        <w:rPr>
          <w:rFonts w:ascii="Arial" w:eastAsia="굴림" w:hAnsi="Arial" w:cs="Arial"/>
          <w:kern w:val="0"/>
          <w:sz w:val="22"/>
        </w:rPr>
        <w:t>?</w:t>
      </w:r>
    </w:p>
    <w:p w14:paraId="41A7B196" w14:textId="77777777" w:rsidR="006E6B90" w:rsidRPr="001D19F6" w:rsidRDefault="006E6B90" w:rsidP="002D0E30">
      <w:pPr>
        <w:pStyle w:val="a6"/>
        <w:numPr>
          <w:ilvl w:val="0"/>
          <w:numId w:val="273"/>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 xml:space="preserve">Yes, received </w:t>
      </w:r>
      <w:r w:rsidR="00563C8C" w:rsidRPr="001D19F6">
        <w:rPr>
          <w:rFonts w:ascii="Arial" w:eastAsia="굴림" w:hAnsi="Arial" w:cs="Arial"/>
          <w:kern w:val="0"/>
          <w:sz w:val="22"/>
        </w:rPr>
        <w:t xml:space="preserve">a </w:t>
      </w:r>
      <w:r w:rsidRPr="001D19F6">
        <w:rPr>
          <w:rFonts w:ascii="Arial" w:eastAsia="굴림" w:hAnsi="Arial" w:cs="Arial"/>
          <w:kern w:val="0"/>
          <w:sz w:val="22"/>
        </w:rPr>
        <w:t>disability diagnosis</w:t>
      </w:r>
    </w:p>
    <w:p w14:paraId="59548E13" w14:textId="77777777" w:rsidR="006E6B90" w:rsidRPr="00DC741E" w:rsidRDefault="00DF7C8F" w:rsidP="00896EAF">
      <w:pPr>
        <w:pStyle w:val="a6"/>
        <w:numPr>
          <w:ilvl w:val="0"/>
          <w:numId w:val="270"/>
        </w:numPr>
        <w:wordWrap/>
        <w:spacing w:line="360" w:lineRule="auto"/>
        <w:ind w:leftChars="0"/>
        <w:textAlignment w:val="baseline"/>
        <w:rPr>
          <w:rFonts w:ascii="Arial" w:eastAsia="굴림" w:hAnsi="Arial" w:cs="Arial"/>
          <w:kern w:val="0"/>
          <w:sz w:val="22"/>
        </w:rPr>
      </w:pPr>
      <w:r w:rsidRPr="00896EAF">
        <w:rPr>
          <w:rFonts w:ascii="굴림" w:eastAsia="굴림" w:hAnsi="굴림" w:cs="굴림" w:hint="eastAsia"/>
          <w:sz w:val="22"/>
        </w:rPr>
        <w:t xml:space="preserve">  </w:t>
      </w:r>
      <w:r w:rsidR="006E6B90" w:rsidRPr="00896EAF">
        <w:rPr>
          <w:rFonts w:ascii="Arial" w:eastAsia="굴림" w:hAnsi="Arial" w:cs="Arial"/>
          <w:kern w:val="0"/>
          <w:sz w:val="22"/>
        </w:rPr>
        <w:t xml:space="preserve">No, </w:t>
      </w:r>
      <w:r w:rsidR="006E6B90" w:rsidRPr="00DC741E">
        <w:rPr>
          <w:rFonts w:ascii="Arial" w:eastAsia="굴림" w:hAnsi="Arial" w:cs="Arial"/>
          <w:kern w:val="0"/>
          <w:sz w:val="22"/>
        </w:rPr>
        <w:t xml:space="preserve">haven't received </w:t>
      </w:r>
      <w:r w:rsidR="005A1097" w:rsidRPr="00DC741E">
        <w:rPr>
          <w:rFonts w:ascii="Arial" w:eastAsia="굴림" w:hAnsi="Arial" w:cs="Arial"/>
          <w:kern w:val="0"/>
          <w:sz w:val="22"/>
        </w:rPr>
        <w:t>a</w:t>
      </w:r>
      <w:r w:rsidR="006A3BE4" w:rsidRPr="00DC741E">
        <w:rPr>
          <w:rFonts w:ascii="Arial" w:eastAsia="굴림" w:hAnsi="Arial" w:cs="Arial"/>
          <w:kern w:val="0"/>
          <w:sz w:val="22"/>
        </w:rPr>
        <w:t xml:space="preserve"> </w:t>
      </w:r>
      <w:r w:rsidR="006E6B90" w:rsidRPr="00DC741E">
        <w:rPr>
          <w:rFonts w:ascii="Arial" w:eastAsia="굴림" w:hAnsi="Arial" w:cs="Arial"/>
          <w:kern w:val="0"/>
          <w:sz w:val="22"/>
        </w:rPr>
        <w:t xml:space="preserve">disability diagnosis </w:t>
      </w:r>
      <w:r w:rsidR="006E6B90" w:rsidRPr="00DC741E">
        <w:rPr>
          <w:rFonts w:ascii="Arial" w:eastAsia="굴림" w:hAnsi="Arial" w:cs="Arial" w:hint="eastAsia"/>
          <w:kern w:val="0"/>
          <w:sz w:val="22"/>
        </w:rPr>
        <w:t>→</w:t>
      </w:r>
      <w:r w:rsidR="00342A5B" w:rsidRPr="00DC741E">
        <w:rPr>
          <w:rFonts w:ascii="Arial" w:eastAsia="굴림" w:hAnsi="Arial" w:cs="Arial"/>
          <w:kern w:val="0"/>
          <w:sz w:val="22"/>
        </w:rPr>
        <w:t xml:space="preserve"> </w:t>
      </w:r>
      <w:r w:rsidR="006E6B90" w:rsidRPr="00DC741E">
        <w:rPr>
          <w:rFonts w:ascii="Arial" w:eastAsia="굴림" w:hAnsi="Arial" w:cs="Arial"/>
          <w:kern w:val="0"/>
          <w:sz w:val="22"/>
        </w:rPr>
        <w:t xml:space="preserve">Go to C005 </w:t>
      </w:r>
    </w:p>
    <w:p w14:paraId="1BDB4CCA" w14:textId="77777777" w:rsidR="006A3BE4" w:rsidRPr="00DC741E" w:rsidRDefault="006A3BE4" w:rsidP="006E6B90">
      <w:pPr>
        <w:wordWrap/>
        <w:spacing w:line="360" w:lineRule="auto"/>
        <w:textAlignment w:val="baseline"/>
        <w:rPr>
          <w:rFonts w:ascii="Arial" w:eastAsia="굴림" w:hAnsi="Arial" w:cs="Arial"/>
          <w:kern w:val="0"/>
          <w:sz w:val="22"/>
        </w:rPr>
      </w:pPr>
    </w:p>
    <w:p w14:paraId="471DABB6" w14:textId="77777777" w:rsidR="006A3BE4" w:rsidRPr="00DC741E" w:rsidRDefault="00C16AC3" w:rsidP="006A3BE4">
      <w:pPr>
        <w:wordWrap/>
        <w:spacing w:line="360" w:lineRule="auto"/>
        <w:rPr>
          <w:rFonts w:ascii="Arial" w:eastAsia="굴림" w:hAnsi="Arial" w:cs="Arial"/>
          <w:sz w:val="22"/>
          <w:rPrChange w:id="849" w:author="Keis" w:date="2024-09-06T17:27:00Z">
            <w:rPr>
              <w:rFonts w:ascii="Arial" w:eastAsia="굴림" w:hAnsi="Arial" w:cs="Arial"/>
              <w:color w:val="FF0000"/>
              <w:sz w:val="22"/>
            </w:rPr>
          </w:rPrChange>
        </w:rPr>
      </w:pPr>
      <w:r w:rsidRPr="00DC741E">
        <w:rPr>
          <w:rFonts w:ascii="Arial" w:eastAsia="굴림" w:hAnsi="Arial" w:cs="Arial"/>
          <w:kern w:val="0"/>
          <w:sz w:val="22"/>
          <w:rPrChange w:id="850" w:author="Keis" w:date="2024-09-06T17:27:00Z">
            <w:rPr>
              <w:rFonts w:ascii="Arial" w:eastAsia="굴림" w:hAnsi="Arial" w:cs="Arial"/>
              <w:color w:val="FF0000"/>
              <w:kern w:val="0"/>
              <w:sz w:val="22"/>
            </w:rPr>
          </w:rPrChange>
        </w:rPr>
        <w:t xml:space="preserve">C004. What was your type of </w:t>
      </w:r>
      <w:r w:rsidR="006C171E" w:rsidRPr="00DC741E">
        <w:rPr>
          <w:rFonts w:ascii="Arial" w:eastAsia="굴림" w:hAnsi="Arial" w:cs="Arial"/>
          <w:kern w:val="0"/>
          <w:sz w:val="22"/>
          <w:rPrChange w:id="851" w:author="Keis" w:date="2024-09-06T17:27:00Z">
            <w:rPr>
              <w:rFonts w:ascii="Arial" w:eastAsia="굴림" w:hAnsi="Arial" w:cs="Arial"/>
              <w:color w:val="FF0000"/>
              <w:kern w:val="0"/>
              <w:sz w:val="22"/>
            </w:rPr>
          </w:rPrChange>
        </w:rPr>
        <w:t>disability</w:t>
      </w:r>
      <w:r w:rsidR="00896EAF" w:rsidRPr="00DC741E">
        <w:rPr>
          <w:rFonts w:ascii="Arial" w:eastAsia="굴림" w:hAnsi="Arial" w:cs="Arial"/>
          <w:kern w:val="0"/>
          <w:sz w:val="22"/>
          <w:rPrChange w:id="852" w:author="Keis" w:date="2024-09-06T17:27:00Z">
            <w:rPr>
              <w:rFonts w:ascii="Arial" w:eastAsia="굴림" w:hAnsi="Arial" w:cs="Arial"/>
              <w:color w:val="FF0000"/>
              <w:kern w:val="0"/>
              <w:sz w:val="22"/>
            </w:rPr>
          </w:rPrChange>
        </w:rPr>
        <w:t>(</w:t>
      </w:r>
      <w:proofErr w:type="spellStart"/>
      <w:r w:rsidR="00896EAF" w:rsidRPr="00DC741E">
        <w:rPr>
          <w:rFonts w:ascii="Arial" w:eastAsia="굴림" w:hAnsi="Arial" w:cs="Arial"/>
          <w:kern w:val="0"/>
          <w:sz w:val="22"/>
          <w:rPrChange w:id="853" w:author="Keis" w:date="2024-09-06T17:27:00Z">
            <w:rPr>
              <w:rFonts w:ascii="Arial" w:eastAsia="굴림" w:hAnsi="Arial" w:cs="Arial"/>
              <w:color w:val="FF0000"/>
              <w:kern w:val="0"/>
              <w:sz w:val="22"/>
            </w:rPr>
          </w:rPrChange>
        </w:rPr>
        <w:t>ies</w:t>
      </w:r>
      <w:proofErr w:type="spellEnd"/>
      <w:r w:rsidR="00896EAF" w:rsidRPr="00DC741E">
        <w:rPr>
          <w:rFonts w:ascii="Arial" w:eastAsia="굴림" w:hAnsi="Arial" w:cs="Arial"/>
          <w:kern w:val="0"/>
          <w:sz w:val="22"/>
          <w:rPrChange w:id="854" w:author="Keis" w:date="2024-09-06T17:27:00Z">
            <w:rPr>
              <w:rFonts w:ascii="Arial" w:eastAsia="굴림" w:hAnsi="Arial" w:cs="Arial"/>
              <w:color w:val="FF0000"/>
              <w:kern w:val="0"/>
              <w:sz w:val="22"/>
            </w:rPr>
          </w:rPrChange>
        </w:rPr>
        <w:t>)</w:t>
      </w:r>
      <w:r w:rsidR="006E6B90" w:rsidRPr="00DC741E">
        <w:rPr>
          <w:rFonts w:ascii="Arial" w:eastAsia="굴림" w:hAnsi="Arial" w:cs="Arial"/>
          <w:kern w:val="0"/>
          <w:sz w:val="22"/>
          <w:rPrChange w:id="855" w:author="Keis" w:date="2024-09-06T17:27:00Z">
            <w:rPr>
              <w:rFonts w:ascii="Arial" w:eastAsia="굴림" w:hAnsi="Arial" w:cs="Arial"/>
              <w:color w:val="FF0000"/>
              <w:kern w:val="0"/>
              <w:sz w:val="22"/>
            </w:rPr>
          </w:rPrChange>
        </w:rPr>
        <w:t>?</w:t>
      </w:r>
      <w:r w:rsidR="00A047BE" w:rsidRPr="00DC741E">
        <w:rPr>
          <w:rFonts w:ascii="Arial" w:eastAsia="굴림" w:hAnsi="Arial" w:cs="Arial"/>
          <w:kern w:val="0"/>
          <w:sz w:val="22"/>
          <w:rPrChange w:id="856" w:author="Keis" w:date="2024-09-06T17:27:00Z">
            <w:rPr>
              <w:rFonts w:ascii="Arial" w:eastAsia="굴림" w:hAnsi="Arial" w:cs="Arial"/>
              <w:color w:val="FF0000"/>
              <w:kern w:val="0"/>
              <w:sz w:val="22"/>
            </w:rPr>
          </w:rPrChange>
        </w:rPr>
        <w:t xml:space="preserve"> If you have more than one kind of disability, please answer for all of them in the response form below.</w:t>
      </w:r>
    </w:p>
    <w:p w14:paraId="58514626" w14:textId="77777777" w:rsidR="006E6B90" w:rsidRPr="00DC741E" w:rsidRDefault="00457A06" w:rsidP="002D0E30">
      <w:pPr>
        <w:pStyle w:val="a6"/>
        <w:numPr>
          <w:ilvl w:val="0"/>
          <w:numId w:val="274"/>
        </w:numPr>
        <w:wordWrap/>
        <w:spacing w:line="360" w:lineRule="auto"/>
        <w:ind w:leftChars="0"/>
        <w:jc w:val="left"/>
        <w:textAlignment w:val="baseline"/>
        <w:rPr>
          <w:rFonts w:ascii="Arial" w:eastAsia="굴림" w:hAnsi="Arial" w:cs="Arial"/>
          <w:kern w:val="0"/>
          <w:sz w:val="22"/>
          <w:rPrChange w:id="857"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58" w:author="Keis" w:date="2024-09-06T17:27:00Z">
            <w:rPr>
              <w:rFonts w:ascii="Arial" w:eastAsia="굴림" w:hAnsi="Arial" w:cs="Arial"/>
              <w:color w:val="FF0000"/>
              <w:kern w:val="0"/>
              <w:sz w:val="22"/>
            </w:rPr>
          </w:rPrChange>
        </w:rPr>
        <w:t xml:space="preserve">Crippled </w:t>
      </w:r>
      <w:r w:rsidR="00C16AC3" w:rsidRPr="00DC741E">
        <w:rPr>
          <w:rFonts w:ascii="Arial" w:eastAsia="굴림" w:hAnsi="Arial" w:cs="Arial"/>
          <w:kern w:val="0"/>
          <w:sz w:val="22"/>
          <w:rPrChange w:id="859" w:author="Keis" w:date="2024-09-06T17:27:00Z">
            <w:rPr>
              <w:rFonts w:ascii="Arial" w:eastAsia="굴림" w:hAnsi="Arial" w:cs="Arial"/>
              <w:color w:val="FF0000"/>
              <w:kern w:val="0"/>
              <w:sz w:val="22"/>
            </w:rPr>
          </w:rPrChange>
        </w:rPr>
        <w:t>dis</w:t>
      </w:r>
      <w:r w:rsidRPr="00DC741E">
        <w:rPr>
          <w:rFonts w:ascii="Arial" w:eastAsia="굴림" w:hAnsi="Arial" w:cs="Arial"/>
          <w:kern w:val="0"/>
          <w:sz w:val="22"/>
          <w:rPrChange w:id="860" w:author="Keis" w:date="2024-09-06T17:27:00Z">
            <w:rPr>
              <w:rFonts w:ascii="Arial" w:eastAsia="굴림" w:hAnsi="Arial" w:cs="Arial"/>
              <w:color w:val="FF0000"/>
              <w:kern w:val="0"/>
              <w:sz w:val="22"/>
            </w:rPr>
          </w:rPrChange>
        </w:rPr>
        <w:t>order</w:t>
      </w:r>
    </w:p>
    <w:p w14:paraId="40FD0243" w14:textId="77777777" w:rsidR="006E6B90" w:rsidRPr="00DC741E" w:rsidRDefault="00841A2A" w:rsidP="002D0E30">
      <w:pPr>
        <w:pStyle w:val="a6"/>
        <w:numPr>
          <w:ilvl w:val="0"/>
          <w:numId w:val="274"/>
        </w:numPr>
        <w:wordWrap/>
        <w:spacing w:line="360" w:lineRule="auto"/>
        <w:ind w:leftChars="0"/>
        <w:jc w:val="left"/>
        <w:textAlignment w:val="baseline"/>
        <w:rPr>
          <w:rFonts w:ascii="Arial" w:eastAsia="굴림" w:hAnsi="Arial" w:cs="Arial"/>
          <w:kern w:val="0"/>
          <w:sz w:val="22"/>
          <w:rPrChange w:id="861"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62" w:author="Keis" w:date="2024-09-06T17:27:00Z">
            <w:rPr>
              <w:rFonts w:ascii="Arial" w:eastAsia="굴림" w:hAnsi="Arial" w:cs="Arial"/>
              <w:color w:val="FF0000"/>
              <w:kern w:val="0"/>
              <w:sz w:val="22"/>
            </w:rPr>
          </w:rPrChange>
        </w:rPr>
        <w:t>B</w:t>
      </w:r>
      <w:r w:rsidR="00C16AC3" w:rsidRPr="00DC741E">
        <w:rPr>
          <w:rFonts w:ascii="Arial" w:eastAsia="굴림" w:hAnsi="Arial" w:cs="Arial"/>
          <w:kern w:val="0"/>
          <w:sz w:val="22"/>
          <w:rPrChange w:id="863" w:author="Keis" w:date="2024-09-06T17:27:00Z">
            <w:rPr>
              <w:rFonts w:ascii="Arial" w:eastAsia="굴림" w:hAnsi="Arial" w:cs="Arial"/>
              <w:color w:val="FF0000"/>
              <w:kern w:val="0"/>
              <w:sz w:val="22"/>
            </w:rPr>
          </w:rPrChange>
        </w:rPr>
        <w:t>rain lesion</w:t>
      </w:r>
      <w:r w:rsidRPr="00DC741E">
        <w:rPr>
          <w:rFonts w:ascii="Arial" w:eastAsia="굴림" w:hAnsi="Arial" w:cs="Arial"/>
          <w:kern w:val="0"/>
          <w:sz w:val="22"/>
          <w:rPrChange w:id="864" w:author="Keis" w:date="2024-09-06T17:27:00Z">
            <w:rPr>
              <w:rFonts w:ascii="Arial" w:eastAsia="굴림" w:hAnsi="Arial" w:cs="Arial"/>
              <w:color w:val="FF0000"/>
              <w:kern w:val="0"/>
              <w:sz w:val="22"/>
            </w:rPr>
          </w:rPrChange>
        </w:rPr>
        <w:t>s</w:t>
      </w:r>
    </w:p>
    <w:p w14:paraId="454C91BE" w14:textId="77777777" w:rsidR="006E6B90" w:rsidRPr="00DC741E" w:rsidRDefault="00C16AC3" w:rsidP="002D0E30">
      <w:pPr>
        <w:pStyle w:val="a6"/>
        <w:numPr>
          <w:ilvl w:val="0"/>
          <w:numId w:val="274"/>
        </w:numPr>
        <w:wordWrap/>
        <w:spacing w:line="360" w:lineRule="auto"/>
        <w:ind w:leftChars="0"/>
        <w:jc w:val="left"/>
        <w:textAlignment w:val="baseline"/>
        <w:rPr>
          <w:rFonts w:ascii="Arial" w:eastAsia="굴림" w:hAnsi="Arial" w:cs="Arial"/>
          <w:kern w:val="0"/>
          <w:sz w:val="22"/>
          <w:rPrChange w:id="865"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66" w:author="Keis" w:date="2024-09-06T17:27:00Z">
            <w:rPr>
              <w:rFonts w:ascii="Arial" w:eastAsia="굴림" w:hAnsi="Arial" w:cs="Arial"/>
              <w:color w:val="FF0000"/>
              <w:kern w:val="0"/>
              <w:sz w:val="22"/>
            </w:rPr>
          </w:rPrChange>
        </w:rPr>
        <w:t xml:space="preserve">Visual </w:t>
      </w:r>
      <w:r w:rsidR="00A047BE" w:rsidRPr="00DC741E">
        <w:rPr>
          <w:rFonts w:ascii="Arial" w:eastAsia="굴림" w:hAnsi="Arial" w:cs="Arial"/>
          <w:kern w:val="0"/>
          <w:sz w:val="22"/>
          <w:rPrChange w:id="867" w:author="Keis" w:date="2024-09-06T17:27:00Z">
            <w:rPr>
              <w:rFonts w:ascii="Arial" w:eastAsia="굴림" w:hAnsi="Arial" w:cs="Arial"/>
              <w:color w:val="FF0000"/>
              <w:kern w:val="0"/>
              <w:sz w:val="22"/>
            </w:rPr>
          </w:rPrChange>
        </w:rPr>
        <w:t>impairment</w:t>
      </w:r>
    </w:p>
    <w:p w14:paraId="257FF1DA" w14:textId="77777777" w:rsidR="006E6B90" w:rsidRPr="00DC741E" w:rsidRDefault="00C16AC3" w:rsidP="002D0E30">
      <w:pPr>
        <w:pStyle w:val="a6"/>
        <w:numPr>
          <w:ilvl w:val="0"/>
          <w:numId w:val="274"/>
        </w:numPr>
        <w:wordWrap/>
        <w:spacing w:line="360" w:lineRule="auto"/>
        <w:ind w:leftChars="0"/>
        <w:jc w:val="left"/>
        <w:textAlignment w:val="baseline"/>
        <w:rPr>
          <w:rFonts w:ascii="Arial" w:eastAsia="굴림" w:hAnsi="Arial" w:cs="Arial"/>
          <w:kern w:val="0"/>
          <w:sz w:val="22"/>
          <w:rPrChange w:id="868"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69" w:author="Keis" w:date="2024-09-06T17:27:00Z">
            <w:rPr>
              <w:rFonts w:ascii="Arial" w:eastAsia="굴림" w:hAnsi="Arial" w:cs="Arial"/>
              <w:color w:val="FF0000"/>
              <w:kern w:val="0"/>
              <w:sz w:val="22"/>
            </w:rPr>
          </w:rPrChange>
        </w:rPr>
        <w:t xml:space="preserve">Hearing </w:t>
      </w:r>
      <w:r w:rsidR="00A047BE" w:rsidRPr="00DC741E">
        <w:rPr>
          <w:rFonts w:ascii="Arial" w:eastAsia="굴림" w:hAnsi="Arial" w:cs="Arial"/>
          <w:kern w:val="0"/>
          <w:sz w:val="22"/>
          <w:rPrChange w:id="870" w:author="Keis" w:date="2024-09-06T17:27:00Z">
            <w:rPr>
              <w:rFonts w:ascii="Arial" w:eastAsia="굴림" w:hAnsi="Arial" w:cs="Arial"/>
              <w:color w:val="FF0000"/>
              <w:kern w:val="0"/>
              <w:sz w:val="22"/>
            </w:rPr>
          </w:rPrChange>
        </w:rPr>
        <w:t>disorder</w:t>
      </w:r>
    </w:p>
    <w:p w14:paraId="386E0B24" w14:textId="77777777" w:rsidR="006E6B90" w:rsidRPr="00DC741E" w:rsidRDefault="00F917B6" w:rsidP="002D0E30">
      <w:pPr>
        <w:pStyle w:val="a6"/>
        <w:numPr>
          <w:ilvl w:val="0"/>
          <w:numId w:val="274"/>
        </w:numPr>
        <w:wordWrap/>
        <w:spacing w:line="360" w:lineRule="auto"/>
        <w:ind w:leftChars="0"/>
        <w:jc w:val="left"/>
        <w:textAlignment w:val="baseline"/>
        <w:rPr>
          <w:rFonts w:ascii="Arial" w:eastAsia="굴림" w:hAnsi="Arial" w:cs="Arial"/>
          <w:kern w:val="0"/>
          <w:sz w:val="22"/>
          <w:rPrChange w:id="871"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72" w:author="Keis" w:date="2024-09-06T17:27:00Z">
            <w:rPr>
              <w:rFonts w:ascii="Arial" w:eastAsia="굴림" w:hAnsi="Arial" w:cs="Arial"/>
              <w:color w:val="FF0000"/>
              <w:kern w:val="0"/>
              <w:sz w:val="22"/>
            </w:rPr>
          </w:rPrChange>
        </w:rPr>
        <w:t>Speech disorder</w:t>
      </w:r>
    </w:p>
    <w:p w14:paraId="70AE40D6" w14:textId="77777777" w:rsidR="006E6B90" w:rsidRPr="00DC741E" w:rsidRDefault="00F917B6" w:rsidP="002D0E30">
      <w:pPr>
        <w:pStyle w:val="a6"/>
        <w:numPr>
          <w:ilvl w:val="0"/>
          <w:numId w:val="274"/>
        </w:numPr>
        <w:wordWrap/>
        <w:spacing w:line="360" w:lineRule="auto"/>
        <w:ind w:leftChars="0"/>
        <w:jc w:val="left"/>
        <w:textAlignment w:val="baseline"/>
        <w:rPr>
          <w:rFonts w:ascii="Arial" w:eastAsia="굴림" w:hAnsi="Arial" w:cs="Arial"/>
          <w:kern w:val="0"/>
          <w:sz w:val="22"/>
          <w:rPrChange w:id="873"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74" w:author="Keis" w:date="2024-09-06T17:27:00Z">
            <w:rPr>
              <w:rFonts w:ascii="Arial" w:eastAsia="굴림" w:hAnsi="Arial" w:cs="Arial"/>
              <w:color w:val="FF0000"/>
              <w:kern w:val="0"/>
              <w:sz w:val="22"/>
            </w:rPr>
          </w:rPrChange>
        </w:rPr>
        <w:t>Renal disorder</w:t>
      </w:r>
    </w:p>
    <w:p w14:paraId="67FA4CFF" w14:textId="77777777" w:rsidR="006E6B90" w:rsidRPr="00DC741E" w:rsidRDefault="007578D5" w:rsidP="002D0E30">
      <w:pPr>
        <w:pStyle w:val="a6"/>
        <w:numPr>
          <w:ilvl w:val="0"/>
          <w:numId w:val="274"/>
        </w:numPr>
        <w:wordWrap/>
        <w:spacing w:line="360" w:lineRule="auto"/>
        <w:ind w:leftChars="0"/>
        <w:jc w:val="left"/>
        <w:textAlignment w:val="baseline"/>
        <w:rPr>
          <w:rFonts w:ascii="Arial" w:eastAsia="굴림" w:hAnsi="Arial" w:cs="Arial"/>
          <w:kern w:val="0"/>
          <w:sz w:val="22"/>
          <w:rPrChange w:id="875"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76" w:author="Keis" w:date="2024-09-06T17:27:00Z">
            <w:rPr>
              <w:rFonts w:ascii="Arial" w:eastAsia="굴림" w:hAnsi="Arial" w:cs="Arial"/>
              <w:color w:val="FF0000"/>
              <w:kern w:val="0"/>
              <w:sz w:val="22"/>
            </w:rPr>
          </w:rPrChange>
        </w:rPr>
        <w:t>Heart disorder</w:t>
      </w:r>
    </w:p>
    <w:p w14:paraId="0868CB33" w14:textId="77777777" w:rsidR="006E6B90" w:rsidRPr="00DC741E" w:rsidRDefault="00841A2A" w:rsidP="002D0E30">
      <w:pPr>
        <w:pStyle w:val="a6"/>
        <w:numPr>
          <w:ilvl w:val="0"/>
          <w:numId w:val="274"/>
        </w:numPr>
        <w:wordWrap/>
        <w:spacing w:line="360" w:lineRule="auto"/>
        <w:ind w:leftChars="0"/>
        <w:jc w:val="left"/>
        <w:textAlignment w:val="baseline"/>
        <w:rPr>
          <w:rFonts w:ascii="Arial" w:eastAsia="굴림" w:hAnsi="Arial" w:cs="Arial"/>
          <w:kern w:val="0"/>
          <w:sz w:val="22"/>
          <w:rPrChange w:id="877"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78" w:author="Keis" w:date="2024-09-06T17:27:00Z">
            <w:rPr>
              <w:rFonts w:ascii="Arial" w:eastAsia="굴림" w:hAnsi="Arial" w:cs="Arial"/>
              <w:color w:val="FF0000"/>
              <w:kern w:val="0"/>
              <w:sz w:val="22"/>
            </w:rPr>
          </w:rPrChange>
        </w:rPr>
        <w:t xml:space="preserve">Intellectual </w:t>
      </w:r>
      <w:r w:rsidR="00457A06" w:rsidRPr="00DC741E">
        <w:rPr>
          <w:rFonts w:ascii="Arial" w:eastAsia="굴림" w:hAnsi="Arial" w:cs="Arial"/>
          <w:kern w:val="0"/>
          <w:sz w:val="22"/>
          <w:rPrChange w:id="879" w:author="Keis" w:date="2024-09-06T17:27:00Z">
            <w:rPr>
              <w:rFonts w:ascii="Arial" w:eastAsia="굴림" w:hAnsi="Arial" w:cs="Arial"/>
              <w:color w:val="FF0000"/>
              <w:kern w:val="0"/>
              <w:sz w:val="22"/>
            </w:rPr>
          </w:rPrChange>
        </w:rPr>
        <w:t xml:space="preserve">and developmental </w:t>
      </w:r>
      <w:r w:rsidRPr="00DC741E">
        <w:rPr>
          <w:rFonts w:ascii="Arial" w:eastAsia="굴림" w:hAnsi="Arial" w:cs="Arial"/>
          <w:kern w:val="0"/>
          <w:sz w:val="22"/>
          <w:rPrChange w:id="880" w:author="Keis" w:date="2024-09-06T17:27:00Z">
            <w:rPr>
              <w:rFonts w:ascii="Arial" w:eastAsia="굴림" w:hAnsi="Arial" w:cs="Arial"/>
              <w:color w:val="FF0000"/>
              <w:kern w:val="0"/>
              <w:sz w:val="22"/>
            </w:rPr>
          </w:rPrChange>
        </w:rPr>
        <w:t>disability</w:t>
      </w:r>
    </w:p>
    <w:p w14:paraId="374820F8" w14:textId="77777777" w:rsidR="006E6B90" w:rsidRPr="00DC741E" w:rsidRDefault="00C61FCA" w:rsidP="002D0E30">
      <w:pPr>
        <w:pStyle w:val="a6"/>
        <w:numPr>
          <w:ilvl w:val="0"/>
          <w:numId w:val="274"/>
        </w:numPr>
        <w:wordWrap/>
        <w:spacing w:line="360" w:lineRule="auto"/>
        <w:ind w:leftChars="0"/>
        <w:jc w:val="left"/>
        <w:textAlignment w:val="baseline"/>
        <w:rPr>
          <w:rFonts w:ascii="Arial" w:eastAsia="굴림" w:hAnsi="Arial" w:cs="Arial"/>
          <w:kern w:val="0"/>
          <w:sz w:val="22"/>
          <w:rPrChange w:id="881" w:author="Keis" w:date="2024-09-06T17:27:00Z">
            <w:rPr>
              <w:rFonts w:ascii="Arial" w:eastAsia="굴림" w:hAnsi="Arial" w:cs="Arial"/>
              <w:color w:val="FF0000"/>
              <w:kern w:val="0"/>
              <w:sz w:val="22"/>
            </w:rPr>
          </w:rPrChange>
        </w:rPr>
      </w:pPr>
      <w:r w:rsidRPr="00DC741E">
        <w:rPr>
          <w:rFonts w:ascii="Arial" w:eastAsia="굴림" w:hAnsi="Arial" w:cs="Arial"/>
          <w:kern w:val="0"/>
          <w:sz w:val="22"/>
          <w:rPrChange w:id="882" w:author="Keis" w:date="2024-09-06T17:27:00Z">
            <w:rPr>
              <w:rFonts w:ascii="Arial" w:eastAsia="굴림" w:hAnsi="Arial" w:cs="Arial"/>
              <w:color w:val="FF0000"/>
              <w:kern w:val="0"/>
              <w:sz w:val="22"/>
            </w:rPr>
          </w:rPrChange>
        </w:rPr>
        <w:t>Others</w:t>
      </w:r>
    </w:p>
    <w:p w14:paraId="6525A1D5" w14:textId="77777777" w:rsidR="00C61FCA" w:rsidRPr="00DC741E" w:rsidRDefault="00C61FCA" w:rsidP="006E6B90">
      <w:pPr>
        <w:wordWrap/>
        <w:spacing w:line="360" w:lineRule="auto"/>
        <w:textAlignment w:val="baseline"/>
        <w:rPr>
          <w:rFonts w:ascii="Arial" w:eastAsia="굴림" w:hAnsi="Arial" w:cs="Arial"/>
          <w:kern w:val="0"/>
          <w:sz w:val="22"/>
        </w:rPr>
      </w:pPr>
    </w:p>
    <w:p w14:paraId="6FBE5D1D" w14:textId="77777777" w:rsidR="00C61FCA" w:rsidRPr="001D19F6" w:rsidRDefault="00C61FCA" w:rsidP="00C61FCA">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C004-1. If others, please specify.</w:t>
      </w:r>
    </w:p>
    <w:p w14:paraId="75072196" w14:textId="77777777" w:rsidR="00C61FCA" w:rsidRPr="001D19F6" w:rsidRDefault="00C61FCA" w:rsidP="00C61FCA">
      <w:pPr>
        <w:wordWrap/>
        <w:spacing w:line="360" w:lineRule="auto"/>
        <w:ind w:firstLine="800"/>
        <w:jc w:val="left"/>
        <w:textAlignment w:val="baseline"/>
        <w:rPr>
          <w:rFonts w:ascii="Arial" w:eastAsia="굴림" w:hAnsi="Arial" w:cs="Arial"/>
          <w:kern w:val="0"/>
          <w:sz w:val="22"/>
        </w:rPr>
      </w:pPr>
      <w:r w:rsidRPr="001D19F6">
        <w:rPr>
          <w:rFonts w:ascii="Arial" w:eastAsia="굴림" w:hAnsi="Arial" w:cs="Arial"/>
          <w:kern w:val="0"/>
          <w:sz w:val="22"/>
        </w:rPr>
        <w:t xml:space="preserve"> _______________________________</w:t>
      </w:r>
    </w:p>
    <w:p w14:paraId="2DA061AB" w14:textId="77777777" w:rsidR="00C61FCA" w:rsidRPr="001D19F6" w:rsidRDefault="00C61FCA" w:rsidP="006E6B90">
      <w:pPr>
        <w:wordWrap/>
        <w:spacing w:line="360" w:lineRule="auto"/>
        <w:textAlignment w:val="baseline"/>
        <w:rPr>
          <w:rFonts w:ascii="Arial" w:eastAsia="굴림" w:hAnsi="Arial" w:cs="Arial"/>
          <w:kern w:val="0"/>
          <w:sz w:val="22"/>
        </w:rPr>
      </w:pPr>
    </w:p>
    <w:p w14:paraId="7CCF9F6E" w14:textId="77777777" w:rsidR="006E6B90" w:rsidRPr="001D19F6" w:rsidRDefault="00C16AC3"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C005. Does your health condition hamper you doing work</w:t>
      </w:r>
      <w:r w:rsidR="006E6B90" w:rsidRPr="001D19F6">
        <w:rPr>
          <w:rFonts w:ascii="Arial" w:eastAsia="굴림" w:hAnsi="Arial" w:cs="Arial"/>
          <w:kern w:val="0"/>
          <w:sz w:val="22"/>
        </w:rPr>
        <w:t>?</w:t>
      </w:r>
    </w:p>
    <w:p w14:paraId="442435A6" w14:textId="77777777" w:rsidR="006E6B90" w:rsidRPr="001D19F6" w:rsidRDefault="006E6B90" w:rsidP="002D0E30">
      <w:pPr>
        <w:pStyle w:val="a6"/>
        <w:numPr>
          <w:ilvl w:val="0"/>
          <w:numId w:val="27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Yes, very much so</w:t>
      </w:r>
    </w:p>
    <w:p w14:paraId="3C2AF05B" w14:textId="77777777" w:rsidR="006E6B90" w:rsidRPr="001D19F6" w:rsidRDefault="006E6B90" w:rsidP="002D0E30">
      <w:pPr>
        <w:pStyle w:val="a6"/>
        <w:numPr>
          <w:ilvl w:val="0"/>
          <w:numId w:val="27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 xml:space="preserve">Yes, </w:t>
      </w:r>
      <w:r w:rsidR="00AE61F9" w:rsidRPr="001D19F6">
        <w:rPr>
          <w:rFonts w:ascii="Arial" w:eastAsia="굴림" w:hAnsi="Arial" w:cs="Arial"/>
          <w:kern w:val="0"/>
          <w:sz w:val="22"/>
        </w:rPr>
        <w:t xml:space="preserve">to </w:t>
      </w:r>
      <w:r w:rsidRPr="001D19F6">
        <w:rPr>
          <w:rFonts w:ascii="Arial" w:eastAsia="굴림" w:hAnsi="Arial" w:cs="Arial"/>
          <w:kern w:val="0"/>
          <w:sz w:val="22"/>
        </w:rPr>
        <w:t>some degree</w:t>
      </w:r>
    </w:p>
    <w:p w14:paraId="56539EBC" w14:textId="77777777" w:rsidR="006E6B90" w:rsidRPr="001D19F6" w:rsidRDefault="006E6B90" w:rsidP="002D0E30">
      <w:pPr>
        <w:pStyle w:val="a6"/>
        <w:numPr>
          <w:ilvl w:val="0"/>
          <w:numId w:val="27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not much</w:t>
      </w:r>
    </w:p>
    <w:p w14:paraId="60FD7DAB" w14:textId="77777777" w:rsidR="006E6B90" w:rsidRPr="001D19F6" w:rsidRDefault="00A52DDF" w:rsidP="002D0E30">
      <w:pPr>
        <w:pStyle w:val="a6"/>
        <w:numPr>
          <w:ilvl w:val="0"/>
          <w:numId w:val="27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w:t>
      </w:r>
      <w:r w:rsidR="006E6B90" w:rsidRPr="001D19F6">
        <w:rPr>
          <w:rFonts w:ascii="Arial" w:eastAsia="굴림" w:hAnsi="Arial" w:cs="Arial"/>
          <w:kern w:val="0"/>
          <w:sz w:val="22"/>
        </w:rPr>
        <w:t>o, not at all</w:t>
      </w:r>
    </w:p>
    <w:p w14:paraId="77CAEE1F" w14:textId="77777777" w:rsidR="006E6B90" w:rsidRPr="001D19F6" w:rsidRDefault="006E6B90" w:rsidP="006E6B90">
      <w:pPr>
        <w:wordWrap/>
        <w:spacing w:line="360" w:lineRule="auto"/>
        <w:textAlignment w:val="baseline"/>
        <w:rPr>
          <w:rFonts w:ascii="Arial" w:eastAsia="굴림" w:hAnsi="Arial" w:cs="Arial"/>
          <w:b/>
          <w:kern w:val="0"/>
          <w:sz w:val="22"/>
        </w:rPr>
      </w:pPr>
    </w:p>
    <w:p w14:paraId="3F1E15C5" w14:textId="77777777" w:rsidR="00D50AA0" w:rsidRPr="001D19F6" w:rsidRDefault="00A52DDF" w:rsidP="00297F86">
      <w:pPr>
        <w:wordWrap/>
        <w:spacing w:line="276" w:lineRule="auto"/>
        <w:textAlignment w:val="baseline"/>
        <w:rPr>
          <w:rFonts w:ascii="Arial" w:eastAsia="굴림" w:hAnsi="Arial" w:cs="Arial"/>
          <w:b/>
          <w:kern w:val="0"/>
          <w:sz w:val="22"/>
        </w:rPr>
      </w:pPr>
      <w:r w:rsidRPr="001D19F6">
        <w:rPr>
          <w:rFonts w:ascii="Arial" w:eastAsia="굴림" w:hAnsi="Arial" w:cs="Arial"/>
          <w:b/>
          <w:kern w:val="0"/>
          <w:sz w:val="22"/>
        </w:rPr>
        <w:t>&lt;</w:t>
      </w:r>
      <w:r w:rsidR="00735D41" w:rsidRPr="001D19F6">
        <w:rPr>
          <w:rFonts w:ascii="Arial" w:eastAsia="굴림" w:hAnsi="Arial" w:cs="Arial"/>
          <w:b/>
          <w:kern w:val="0"/>
          <w:sz w:val="22"/>
        </w:rPr>
        <w:t xml:space="preserve"> </w:t>
      </w:r>
      <w:r w:rsidR="00D50AA0" w:rsidRPr="001D19F6">
        <w:rPr>
          <w:rFonts w:ascii="Arial" w:eastAsia="굴림" w:hAnsi="Arial" w:cs="Arial"/>
          <w:b/>
          <w:kern w:val="0"/>
          <w:sz w:val="22"/>
        </w:rPr>
        <w:t xml:space="preserve">Chronic </w:t>
      </w:r>
      <w:r w:rsidR="00A271A4" w:rsidRPr="001D19F6">
        <w:rPr>
          <w:rFonts w:ascii="Arial" w:eastAsia="굴림" w:hAnsi="Arial" w:cs="Arial"/>
          <w:b/>
          <w:kern w:val="0"/>
          <w:sz w:val="22"/>
        </w:rPr>
        <w:t>D</w:t>
      </w:r>
      <w:r w:rsidR="00D50AA0" w:rsidRPr="001D19F6">
        <w:rPr>
          <w:rFonts w:ascii="Arial" w:eastAsia="굴림" w:hAnsi="Arial" w:cs="Arial"/>
          <w:b/>
          <w:kern w:val="0"/>
          <w:sz w:val="22"/>
        </w:rPr>
        <w:t>isease</w:t>
      </w:r>
      <w:r w:rsidR="00735D41" w:rsidRPr="001D19F6">
        <w:rPr>
          <w:rFonts w:ascii="Arial" w:eastAsia="굴림" w:hAnsi="Arial" w:cs="Arial"/>
          <w:b/>
          <w:kern w:val="0"/>
          <w:sz w:val="22"/>
        </w:rPr>
        <w:t xml:space="preserve"> </w:t>
      </w:r>
      <w:r w:rsidRPr="001D19F6">
        <w:rPr>
          <w:rFonts w:ascii="Arial" w:eastAsia="굴림" w:hAnsi="Arial" w:cs="Arial"/>
          <w:b/>
          <w:kern w:val="0"/>
          <w:sz w:val="22"/>
        </w:rPr>
        <w:t>&gt;</w:t>
      </w:r>
    </w:p>
    <w:p w14:paraId="0035FFCF" w14:textId="77777777" w:rsidR="00C61FCA" w:rsidRPr="001D19F6" w:rsidRDefault="00C61FCA" w:rsidP="00297F86">
      <w:pPr>
        <w:wordWrap/>
        <w:spacing w:line="276" w:lineRule="auto"/>
        <w:textAlignment w:val="baseline"/>
        <w:rPr>
          <w:rFonts w:ascii="Arial" w:eastAsia="굴림" w:hAnsi="Arial" w:cs="Arial"/>
          <w:b/>
          <w:kern w:val="0"/>
          <w:sz w:val="22"/>
        </w:rPr>
      </w:pPr>
      <w:r w:rsidRPr="001D19F6">
        <w:rPr>
          <w:rFonts w:ascii="Arial" w:eastAsia="굴림" w:hAnsi="Arial" w:cs="Arial"/>
          <w:b/>
          <w:kern w:val="0"/>
          <w:sz w:val="22"/>
        </w:rPr>
        <w:t>&lt;</w:t>
      </w:r>
      <w:r w:rsidR="00735D41" w:rsidRPr="001D19F6">
        <w:rPr>
          <w:rFonts w:ascii="Arial" w:eastAsia="굴림" w:hAnsi="Arial" w:cs="Arial"/>
          <w:b/>
          <w:kern w:val="0"/>
          <w:sz w:val="22"/>
        </w:rPr>
        <w:t xml:space="preserve"> </w:t>
      </w:r>
      <w:r w:rsidRPr="001D19F6">
        <w:rPr>
          <w:rFonts w:ascii="Arial" w:eastAsia="굴림" w:hAnsi="Arial" w:cs="Arial"/>
          <w:b/>
          <w:kern w:val="0"/>
          <w:sz w:val="22"/>
        </w:rPr>
        <w:t>High blood pressure/ hypertension</w:t>
      </w:r>
      <w:r w:rsidR="00735D41" w:rsidRPr="001D19F6">
        <w:rPr>
          <w:rFonts w:ascii="Arial" w:eastAsia="굴림" w:hAnsi="Arial" w:cs="Arial"/>
          <w:b/>
          <w:kern w:val="0"/>
          <w:sz w:val="22"/>
        </w:rPr>
        <w:t xml:space="preserve"> </w:t>
      </w:r>
      <w:r w:rsidRPr="001D19F6">
        <w:rPr>
          <w:rFonts w:ascii="Arial" w:eastAsia="굴림" w:hAnsi="Arial" w:cs="Arial"/>
          <w:b/>
          <w:kern w:val="0"/>
          <w:sz w:val="22"/>
        </w:rPr>
        <w:t>&gt;</w:t>
      </w:r>
    </w:p>
    <w:p w14:paraId="32A3687D" w14:textId="77777777" w:rsidR="00C61FCA" w:rsidRPr="001D19F6" w:rsidRDefault="00C61FCA" w:rsidP="00297F86">
      <w:pPr>
        <w:wordWrap/>
        <w:spacing w:line="276" w:lineRule="auto"/>
        <w:textAlignment w:val="baseline"/>
        <w:rPr>
          <w:rFonts w:ascii="Arial" w:eastAsia="굴림" w:hAnsi="Arial" w:cs="Arial"/>
          <w:b/>
          <w:kern w:val="0"/>
          <w:sz w:val="22"/>
        </w:rPr>
      </w:pPr>
    </w:p>
    <w:p w14:paraId="41EC5768" w14:textId="77777777" w:rsidR="00D50AA0" w:rsidRPr="001D19F6" w:rsidRDefault="006E6B90" w:rsidP="00297F86">
      <w:pPr>
        <w:wordWrap/>
        <w:spacing w:line="276" w:lineRule="auto"/>
        <w:textAlignment w:val="baseline"/>
        <w:rPr>
          <w:rFonts w:ascii="Arial" w:eastAsia="굴림" w:hAnsi="Arial" w:cs="Arial"/>
          <w:b/>
          <w:kern w:val="0"/>
          <w:sz w:val="22"/>
        </w:rPr>
      </w:pPr>
      <w:r w:rsidRPr="001D19F6">
        <w:rPr>
          <w:rFonts w:ascii="Arial" w:eastAsia="굴림" w:hAnsi="Arial" w:cs="Arial"/>
          <w:b/>
          <w:kern w:val="0"/>
          <w:sz w:val="22"/>
        </w:rPr>
        <w:t>Logic</w:t>
      </w:r>
    </w:p>
    <w:p w14:paraId="22E20A66" w14:textId="77777777" w:rsidR="006E6B90" w:rsidRPr="001D19F6" w:rsidRDefault="006E6B90" w:rsidP="002D0E30">
      <w:pPr>
        <w:pStyle w:val="a6"/>
        <w:numPr>
          <w:ilvl w:val="0"/>
          <w:numId w:val="238"/>
        </w:numPr>
        <w:wordWrap/>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If</w:t>
      </w:r>
      <w:r w:rsidR="008E2ED3" w:rsidRPr="001D19F6">
        <w:rPr>
          <w:rFonts w:ascii="Arial" w:eastAsia="굴림" w:hAnsi="Arial" w:cs="Arial"/>
          <w:b/>
          <w:bCs/>
          <w:kern w:val="0"/>
          <w:sz w:val="22"/>
        </w:rPr>
        <w:t xml:space="preserve"> </w:t>
      </w:r>
      <w:r w:rsidR="005A1097" w:rsidRPr="001D19F6">
        <w:rPr>
          <w:rFonts w:ascii="Arial" w:eastAsia="굴림" w:hAnsi="Arial" w:cs="Arial"/>
          <w:b/>
          <w:bCs/>
          <w:kern w:val="0"/>
          <w:sz w:val="22"/>
        </w:rPr>
        <w:t xml:space="preserve">R </w:t>
      </w:r>
      <w:r w:rsidR="00C16AC3" w:rsidRPr="001D19F6">
        <w:rPr>
          <w:rFonts w:ascii="Arial" w:eastAsia="굴림" w:hAnsi="Arial" w:cs="Arial"/>
          <w:b/>
          <w:bCs/>
          <w:kern w:val="0"/>
          <w:sz w:val="22"/>
        </w:rPr>
        <w:t xml:space="preserve">said </w:t>
      </w:r>
      <w:r w:rsidR="005A1097" w:rsidRPr="001D19F6">
        <w:rPr>
          <w:rFonts w:ascii="Arial" w:eastAsia="굴림" w:hAnsi="Arial" w:cs="Arial"/>
          <w:b/>
          <w:bCs/>
          <w:kern w:val="0"/>
          <w:sz w:val="22"/>
        </w:rPr>
        <w:t>that he/she</w:t>
      </w:r>
      <w:r w:rsidR="008E2ED3" w:rsidRPr="001D19F6">
        <w:rPr>
          <w:rFonts w:ascii="Arial" w:eastAsia="굴림" w:hAnsi="Arial" w:cs="Arial"/>
          <w:b/>
          <w:bCs/>
          <w:kern w:val="0"/>
          <w:sz w:val="22"/>
        </w:rPr>
        <w:t xml:space="preserve"> </w:t>
      </w:r>
      <w:r w:rsidR="002926E9" w:rsidRPr="001D19F6">
        <w:rPr>
          <w:rFonts w:ascii="Arial" w:eastAsia="굴림" w:hAnsi="Arial" w:cs="Arial"/>
          <w:b/>
          <w:bCs/>
          <w:kern w:val="0"/>
          <w:sz w:val="22"/>
        </w:rPr>
        <w:t xml:space="preserve">didn’t receive </w:t>
      </w:r>
      <w:r w:rsidR="00072EF5" w:rsidRPr="001D19F6">
        <w:rPr>
          <w:rFonts w:ascii="Arial" w:eastAsia="굴림" w:hAnsi="Arial" w:cs="Arial"/>
          <w:b/>
          <w:bCs/>
          <w:kern w:val="0"/>
          <w:sz w:val="22"/>
        </w:rPr>
        <w:t xml:space="preserve">a diagnosis of </w:t>
      </w:r>
      <w:r w:rsidRPr="001D19F6">
        <w:rPr>
          <w:rFonts w:ascii="Arial" w:eastAsia="굴림" w:hAnsi="Arial" w:cs="Arial"/>
          <w:b/>
          <w:bCs/>
          <w:kern w:val="0"/>
          <w:sz w:val="22"/>
        </w:rPr>
        <w:t>high blood pressure or</w:t>
      </w:r>
      <w:r w:rsidR="008E2ED3" w:rsidRPr="001D19F6">
        <w:rPr>
          <w:rFonts w:ascii="Arial" w:eastAsia="굴림" w:hAnsi="Arial" w:cs="Arial"/>
          <w:b/>
          <w:bCs/>
          <w:kern w:val="0"/>
          <w:sz w:val="22"/>
        </w:rPr>
        <w:t xml:space="preserve"> </w:t>
      </w:r>
      <w:r w:rsidR="00C16AC3" w:rsidRPr="001D19F6">
        <w:rPr>
          <w:rFonts w:ascii="Arial" w:eastAsia="굴림" w:hAnsi="Arial" w:cs="Arial"/>
          <w:b/>
          <w:bCs/>
          <w:kern w:val="0"/>
          <w:sz w:val="22"/>
        </w:rPr>
        <w:t>'D</w:t>
      </w:r>
      <w:r w:rsidRPr="001D19F6">
        <w:rPr>
          <w:rFonts w:ascii="Arial" w:eastAsia="굴림" w:hAnsi="Arial" w:cs="Arial"/>
          <w:b/>
          <w:bCs/>
          <w:kern w:val="0"/>
          <w:sz w:val="22"/>
        </w:rPr>
        <w:t>on’t know</w:t>
      </w:r>
      <w:r w:rsidR="008E2ED3" w:rsidRPr="001D19F6">
        <w:rPr>
          <w:rFonts w:ascii="Arial" w:eastAsia="굴림" w:hAnsi="Arial" w:cs="Arial"/>
          <w:b/>
          <w:bCs/>
          <w:kern w:val="0"/>
          <w:sz w:val="22"/>
        </w:rPr>
        <w:t xml:space="preserve">/ </w:t>
      </w:r>
      <w:r w:rsidR="00C16AC3" w:rsidRPr="001D19F6">
        <w:rPr>
          <w:rFonts w:ascii="Arial" w:eastAsia="굴림" w:hAnsi="Arial" w:cs="Arial"/>
          <w:b/>
          <w:bCs/>
          <w:kern w:val="0"/>
          <w:sz w:val="22"/>
        </w:rPr>
        <w:t>R</w:t>
      </w:r>
      <w:r w:rsidRPr="001D19F6">
        <w:rPr>
          <w:rFonts w:ascii="Arial" w:eastAsia="굴림" w:hAnsi="Arial" w:cs="Arial"/>
          <w:b/>
          <w:bCs/>
          <w:kern w:val="0"/>
          <w:sz w:val="22"/>
        </w:rPr>
        <w:t>efuse to answer'</w:t>
      </w:r>
      <w:r w:rsidR="00C07AB3" w:rsidRPr="001D19F6">
        <w:rPr>
          <w:rFonts w:ascii="Arial" w:eastAsia="굴림" w:hAnsi="Arial" w:cs="Arial"/>
          <w:b/>
          <w:bCs/>
          <w:kern w:val="0"/>
          <w:sz w:val="22"/>
        </w:rPr>
        <w:t xml:space="preserve"> in the previous interview</w:t>
      </w:r>
      <w:r w:rsidRPr="001D19F6">
        <w:rPr>
          <w:rFonts w:ascii="Arial" w:eastAsia="굴림" w:hAnsi="Arial" w:cs="Arial"/>
          <w:b/>
          <w:bCs/>
          <w:kern w:val="0"/>
          <w:sz w:val="22"/>
        </w:rPr>
        <w:t>,</w:t>
      </w:r>
      <w:r w:rsidR="008E2ED3" w:rsidRPr="001D19F6">
        <w:rPr>
          <w:rFonts w:ascii="Arial" w:eastAsia="굴림" w:hAnsi="Arial" w:cs="Arial"/>
          <w:b/>
          <w:bCs/>
          <w:kern w:val="0"/>
          <w:sz w:val="22"/>
        </w:rPr>
        <w:t xml:space="preserve"> </w:t>
      </w:r>
      <w:r w:rsidRPr="001D19F6">
        <w:rPr>
          <w:rFonts w:ascii="Arial" w:eastAsia="굴림" w:hAnsi="Arial" w:cs="Arial"/>
          <w:b/>
          <w:bCs/>
          <w:kern w:val="0"/>
          <w:sz w:val="22"/>
        </w:rPr>
        <w:t xml:space="preserve">then </w:t>
      </w:r>
      <w:r w:rsidR="008E2ED3" w:rsidRPr="001D19F6">
        <w:rPr>
          <w:rFonts w:ascii="Arial" w:eastAsia="굴림" w:hAnsi="Arial" w:cs="Arial"/>
          <w:b/>
          <w:bCs/>
          <w:kern w:val="0"/>
          <w:sz w:val="22"/>
        </w:rPr>
        <w:t>ask</w:t>
      </w:r>
      <w:r w:rsidRPr="001D19F6">
        <w:rPr>
          <w:rFonts w:ascii="Arial" w:eastAsia="굴림" w:hAnsi="Arial" w:cs="Arial"/>
          <w:b/>
          <w:bCs/>
          <w:kern w:val="0"/>
          <w:sz w:val="22"/>
        </w:rPr>
        <w:t xml:space="preserve"> C006</w:t>
      </w:r>
      <w:r w:rsidR="005A1097" w:rsidRPr="001D19F6">
        <w:rPr>
          <w:rFonts w:ascii="Arial" w:eastAsia="굴림" w:hAnsi="Arial" w:cs="Arial"/>
          <w:b/>
          <w:bCs/>
          <w:kern w:val="0"/>
          <w:sz w:val="22"/>
        </w:rPr>
        <w:t>. If R</w:t>
      </w:r>
      <w:r w:rsidR="008B703E" w:rsidRPr="001D19F6">
        <w:rPr>
          <w:rFonts w:ascii="Arial" w:eastAsia="굴림" w:hAnsi="Arial" w:cs="Arial"/>
          <w:b/>
          <w:bCs/>
          <w:kern w:val="0"/>
          <w:sz w:val="22"/>
        </w:rPr>
        <w:t xml:space="preserve"> received such a diagnosis</w:t>
      </w:r>
      <w:r w:rsidRPr="001D19F6">
        <w:rPr>
          <w:rFonts w:ascii="Arial" w:eastAsia="굴림" w:hAnsi="Arial" w:cs="Arial"/>
          <w:b/>
          <w:bCs/>
          <w:kern w:val="0"/>
          <w:sz w:val="22"/>
        </w:rPr>
        <w:t xml:space="preserve">, then </w:t>
      </w:r>
      <w:r w:rsidR="008E2ED3" w:rsidRPr="001D19F6">
        <w:rPr>
          <w:rFonts w:ascii="Arial" w:eastAsia="굴림" w:hAnsi="Arial" w:cs="Arial"/>
          <w:b/>
          <w:bCs/>
          <w:kern w:val="0"/>
          <w:sz w:val="22"/>
        </w:rPr>
        <w:t>ask</w:t>
      </w:r>
      <w:r w:rsidRPr="001D19F6">
        <w:rPr>
          <w:rFonts w:ascii="Arial" w:eastAsia="굴림" w:hAnsi="Arial" w:cs="Arial"/>
          <w:b/>
          <w:bCs/>
          <w:kern w:val="0"/>
          <w:sz w:val="22"/>
        </w:rPr>
        <w:t xml:space="preserve"> C008</w:t>
      </w:r>
      <w:r w:rsidR="00297F86" w:rsidRPr="001D19F6">
        <w:rPr>
          <w:rFonts w:ascii="Arial" w:eastAsia="굴림" w:hAnsi="Arial" w:cs="Arial"/>
          <w:b/>
          <w:bCs/>
          <w:kern w:val="0"/>
          <w:sz w:val="22"/>
        </w:rPr>
        <w:t>.</w:t>
      </w:r>
    </w:p>
    <w:p w14:paraId="54B5A7D2" w14:textId="77777777" w:rsidR="006E6B90" w:rsidRPr="001D19F6" w:rsidRDefault="006E6B90" w:rsidP="006E6B90">
      <w:pPr>
        <w:wordWrap/>
        <w:spacing w:line="360" w:lineRule="auto"/>
        <w:textAlignment w:val="baseline"/>
        <w:rPr>
          <w:rFonts w:ascii="Arial" w:eastAsia="굴림" w:hAnsi="Arial" w:cs="Arial"/>
          <w:kern w:val="0"/>
          <w:sz w:val="22"/>
        </w:rPr>
      </w:pPr>
    </w:p>
    <w:p w14:paraId="57F4090A" w14:textId="77777777" w:rsidR="006E6B90" w:rsidRPr="001D19F6" w:rsidRDefault="00C16AC3" w:rsidP="006E6B90">
      <w:pPr>
        <w:wordWrap/>
        <w:spacing w:line="360" w:lineRule="auto"/>
        <w:textAlignment w:val="baseline"/>
        <w:rPr>
          <w:rFonts w:ascii="Arial" w:eastAsia="굴림" w:hAnsi="Arial" w:cs="Arial"/>
          <w:kern w:val="0"/>
          <w:sz w:val="22"/>
        </w:rPr>
      </w:pPr>
      <w:r w:rsidRPr="001D19F6">
        <w:rPr>
          <w:rFonts w:ascii="Arial" w:eastAsia="굴림" w:hAnsi="Arial" w:cs="Arial"/>
          <w:kern w:val="0"/>
          <w:sz w:val="22"/>
        </w:rPr>
        <w:t xml:space="preserve">C006. </w:t>
      </w:r>
      <w:r w:rsidR="001738B1" w:rsidRPr="001D19F6">
        <w:rPr>
          <w:rFonts w:ascii="Arial" w:eastAsia="굴림" w:hAnsi="Arial" w:cs="Arial"/>
          <w:kern w:val="0"/>
          <w:sz w:val="22"/>
        </w:rPr>
        <w:t xml:space="preserve">Has a doctor ever told you that you have high blood pressure or hypertension </w:t>
      </w:r>
      <w:r w:rsidR="006E6B90" w:rsidRPr="001D19F6">
        <w:rPr>
          <w:rFonts w:ascii="Arial" w:eastAsia="굴림" w:hAnsi="Arial" w:cs="Arial"/>
          <w:kern w:val="0"/>
          <w:sz w:val="22"/>
        </w:rPr>
        <w:t xml:space="preserve">since the previous </w:t>
      </w:r>
      <w:proofErr w:type="gramStart"/>
      <w:r w:rsidR="006E6B90" w:rsidRPr="001D19F6">
        <w:rPr>
          <w:rFonts w:ascii="Arial" w:eastAsia="굴림" w:hAnsi="Arial" w:cs="Arial"/>
          <w:kern w:val="0"/>
          <w:sz w:val="22"/>
        </w:rPr>
        <w:t>interview</w:t>
      </w:r>
      <w:r w:rsidR="0007539D" w:rsidRPr="001D19F6">
        <w:rPr>
          <w:rFonts w:ascii="Arial" w:eastAsia="굴림" w:hAnsi="Arial" w:cs="Arial"/>
          <w:kern w:val="0"/>
          <w:sz w:val="22"/>
        </w:rPr>
        <w:t>(</w:t>
      </w:r>
      <w:proofErr w:type="gramEnd"/>
      <w:r w:rsidR="0007539D" w:rsidRPr="001D19F6">
        <w:rPr>
          <w:rFonts w:ascii="Arial" w:eastAsia="굴림" w:hAnsi="Arial" w:cs="Arial"/>
          <w:kern w:val="0"/>
          <w:sz w:val="22"/>
        </w:rPr>
        <w:t>___ month ___ day ___ year)?</w:t>
      </w:r>
    </w:p>
    <w:p w14:paraId="480BB819" w14:textId="77777777" w:rsidR="00163382" w:rsidRPr="001D19F6" w:rsidRDefault="00163382" w:rsidP="00D12299">
      <w:pPr>
        <w:pStyle w:val="a6"/>
        <w:numPr>
          <w:ilvl w:val="0"/>
          <w:numId w:val="11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C011</w:t>
      </w:r>
    </w:p>
    <w:p w14:paraId="04A26D67" w14:textId="77777777" w:rsidR="006E6B90" w:rsidRPr="001D19F6" w:rsidRDefault="006E6B90" w:rsidP="00CD66D5">
      <w:pPr>
        <w:widowControl/>
        <w:wordWrap/>
        <w:autoSpaceDE/>
        <w:autoSpaceDN/>
        <w:jc w:val="left"/>
        <w:rPr>
          <w:rFonts w:ascii="Arial" w:eastAsia="굴림" w:hAnsi="Arial" w:cs="Arial"/>
          <w:kern w:val="0"/>
          <w:sz w:val="22"/>
        </w:rPr>
      </w:pPr>
    </w:p>
    <w:p w14:paraId="664BC57C" w14:textId="77777777" w:rsidR="006807AE" w:rsidRPr="00A047BE" w:rsidRDefault="006E6B90" w:rsidP="006807AE">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C007</w:t>
      </w:r>
      <w:r w:rsidR="00163382" w:rsidRPr="001D19F6">
        <w:rPr>
          <w:rFonts w:ascii="Arial" w:eastAsia="굴림" w:hAnsi="Arial" w:cs="Arial"/>
          <w:kern w:val="0"/>
          <w:sz w:val="22"/>
        </w:rPr>
        <w:t xml:space="preserve">. </w:t>
      </w:r>
      <w:r w:rsidR="00C16AC3" w:rsidRPr="001D19F6">
        <w:rPr>
          <w:rFonts w:ascii="Arial" w:eastAsia="굴림" w:hAnsi="Arial" w:cs="Arial"/>
          <w:kern w:val="0"/>
          <w:sz w:val="22"/>
        </w:rPr>
        <w:t xml:space="preserve">When </w:t>
      </w:r>
      <w:r w:rsidR="003435A9" w:rsidRPr="001D19F6">
        <w:rPr>
          <w:rFonts w:ascii="Arial" w:eastAsia="굴림" w:hAnsi="Arial" w:cs="Arial"/>
          <w:kern w:val="0"/>
          <w:sz w:val="22"/>
        </w:rPr>
        <w:t>was your high blood pressure or hypertension diagnosed for the first time?</w:t>
      </w:r>
      <w:r w:rsidR="00163382" w:rsidRPr="001D19F6">
        <w:rPr>
          <w:rFonts w:ascii="Arial" w:eastAsia="굴림" w:hAnsi="Arial" w:cs="Arial"/>
          <w:kern w:val="0"/>
          <w:sz w:val="22"/>
        </w:rPr>
        <w:t xml:space="preserve"> </w:t>
      </w:r>
      <w:r w:rsidR="006807AE" w:rsidRPr="001D19F6">
        <w:rPr>
          <w:rFonts w:ascii="Arial" w:eastAsia="굴림" w:hAnsi="Arial" w:cs="Arial"/>
          <w:kern w:val="0"/>
          <w:sz w:val="22"/>
        </w:rPr>
        <w:t xml:space="preserve">(unit: year </w:t>
      </w:r>
      <w:r w:rsidR="006807AE" w:rsidRPr="00A047BE">
        <w:rPr>
          <w:rFonts w:ascii="Arial" w:eastAsia="굴림" w:hAnsi="Arial" w:cs="Arial"/>
          <w:kern w:val="0"/>
          <w:sz w:val="22"/>
        </w:rPr>
        <w:t>and month combined into 6 digits)</w:t>
      </w:r>
    </w:p>
    <w:p w14:paraId="03E40150" w14:textId="145D4E3A" w:rsidR="000816CA" w:rsidRPr="00A047BE" w:rsidRDefault="000816CA" w:rsidP="000816CA">
      <w:pPr>
        <w:wordWrap/>
        <w:spacing w:line="360" w:lineRule="auto"/>
        <w:rPr>
          <w:rFonts w:ascii="Arial" w:eastAsia="굴림" w:hAnsi="Arial" w:cs="Arial"/>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w:t>
      </w:r>
      <w:r w:rsidRPr="00A047BE">
        <w:rPr>
          <w:rFonts w:ascii="Arial" w:eastAsia="굴림" w:hAnsi="Arial" w:cs="Arial"/>
          <w:sz w:val="22"/>
        </w:rPr>
        <w:t xml:space="preserve"> </w:t>
      </w:r>
      <w:r w:rsidR="00CB7C89" w:rsidRPr="00A047BE">
        <w:rPr>
          <w:rFonts w:ascii="Arial" w:eastAsia="굴림" w:hAnsi="Arial" w:cs="Arial"/>
          <w:sz w:val="22"/>
        </w:rPr>
        <w:t xml:space="preserve">For </w:t>
      </w:r>
      <w:r w:rsidR="0060656D" w:rsidRPr="00A047BE">
        <w:rPr>
          <w:rFonts w:ascii="Arial" w:eastAsia="굴림" w:hAnsi="Arial" w:cs="Arial"/>
          <w:sz w:val="22"/>
        </w:rPr>
        <w:t>example</w:t>
      </w:r>
      <w:r w:rsidR="00CB7C89" w:rsidRPr="00A047BE">
        <w:rPr>
          <w:rFonts w:ascii="Arial" w:eastAsia="굴림" w:hAnsi="Arial" w:cs="Arial"/>
          <w:sz w:val="22"/>
        </w:rPr>
        <w:t xml:space="preserve">, mark </w:t>
      </w:r>
      <w:del w:id="883" w:author="Keis" w:date="2024-09-06T10:23:00Z">
        <w:r w:rsidR="00C71290" w:rsidRPr="004737DF" w:rsidDel="00817F07">
          <w:rPr>
            <w:rFonts w:ascii="Arial" w:eastAsia="굴림" w:hAnsi="Arial" w:cs="Arial" w:hint="eastAsia"/>
            <w:color w:val="FF0000"/>
            <w:sz w:val="22"/>
          </w:rPr>
          <w:delText>2020</w:delText>
        </w:r>
      </w:del>
      <w:ins w:id="884" w:author="Keis" w:date="2024-09-06T10:23:00Z">
        <w:r w:rsidR="00817F07" w:rsidRPr="00817F07">
          <w:rPr>
            <w:rFonts w:ascii="Arial" w:eastAsia="굴림" w:hAnsi="Arial" w:cs="Arial" w:hint="eastAsia"/>
            <w:color w:val="00B050"/>
            <w:sz w:val="22"/>
          </w:rPr>
          <w:t>2022</w:t>
        </w:r>
      </w:ins>
      <w:r w:rsidR="00C71290" w:rsidRPr="00DC741E">
        <w:rPr>
          <w:rFonts w:ascii="Arial" w:eastAsia="굴림" w:hAnsi="Arial" w:cs="Arial"/>
          <w:sz w:val="22"/>
          <w:rPrChange w:id="885" w:author="Keis" w:date="2024-09-06T17:27:00Z">
            <w:rPr>
              <w:rFonts w:ascii="Arial" w:eastAsia="굴림" w:hAnsi="Arial" w:cs="Arial"/>
              <w:color w:val="FF0000"/>
              <w:sz w:val="22"/>
            </w:rPr>
          </w:rPrChange>
        </w:rPr>
        <w:t>01</w:t>
      </w:r>
      <w:r w:rsidR="00CB7C89" w:rsidRPr="00A047BE">
        <w:rPr>
          <w:rFonts w:ascii="Arial" w:eastAsia="굴림" w:hAnsi="Arial" w:cs="Arial"/>
          <w:sz w:val="22"/>
        </w:rPr>
        <w:t xml:space="preserve"> for January </w:t>
      </w:r>
      <w:del w:id="886" w:author="Keis" w:date="2024-09-06T10:23:00Z">
        <w:r w:rsidR="00C71290" w:rsidRPr="004737DF" w:rsidDel="00817F07">
          <w:rPr>
            <w:rFonts w:ascii="Arial" w:eastAsia="굴림" w:hAnsi="Arial" w:cs="Arial" w:hint="eastAsia"/>
            <w:color w:val="FF0000"/>
            <w:sz w:val="22"/>
          </w:rPr>
          <w:delText>2020</w:delText>
        </w:r>
      </w:del>
      <w:ins w:id="887" w:author="Keis" w:date="2024-09-06T10:23:00Z">
        <w:r w:rsidR="00817F07" w:rsidRPr="00817F07">
          <w:rPr>
            <w:rFonts w:ascii="Arial" w:eastAsia="굴림" w:hAnsi="Arial" w:cs="Arial" w:hint="eastAsia"/>
            <w:color w:val="00B050"/>
            <w:sz w:val="22"/>
          </w:rPr>
          <w:t>2022</w:t>
        </w:r>
      </w:ins>
      <w:r w:rsidR="00CB7C89" w:rsidRPr="00A047BE">
        <w:rPr>
          <w:rFonts w:ascii="Arial" w:eastAsia="굴림" w:hAnsi="Arial" w:cs="Arial"/>
          <w:sz w:val="22"/>
        </w:rPr>
        <w:t xml:space="preserve">. If the month is not clear, enter </w:t>
      </w:r>
      <w:del w:id="888" w:author="Keis" w:date="2024-09-06T10:23:00Z">
        <w:r w:rsidR="00C71290" w:rsidRPr="004737DF" w:rsidDel="00817F07">
          <w:rPr>
            <w:rFonts w:ascii="Arial" w:eastAsia="굴림" w:hAnsi="Arial" w:cs="Arial" w:hint="eastAsia"/>
            <w:color w:val="FF0000"/>
            <w:sz w:val="22"/>
          </w:rPr>
          <w:delText>2020</w:delText>
        </w:r>
      </w:del>
      <w:ins w:id="889" w:author="Keis" w:date="2024-09-06T10:23:00Z">
        <w:r w:rsidR="00817F07" w:rsidRPr="00817F07">
          <w:rPr>
            <w:rFonts w:ascii="Arial" w:eastAsia="굴림" w:hAnsi="Arial" w:cs="Arial" w:hint="eastAsia"/>
            <w:color w:val="00B050"/>
            <w:sz w:val="22"/>
          </w:rPr>
          <w:t>2022</w:t>
        </w:r>
      </w:ins>
      <w:r w:rsidR="00C71290" w:rsidRPr="00DC741E">
        <w:rPr>
          <w:rFonts w:ascii="Arial" w:eastAsia="굴림" w:hAnsi="Arial" w:cs="Arial"/>
          <w:sz w:val="22"/>
          <w:rPrChange w:id="890" w:author="Keis" w:date="2024-09-06T17:27:00Z">
            <w:rPr>
              <w:rFonts w:ascii="Arial" w:eastAsia="굴림" w:hAnsi="Arial" w:cs="Arial"/>
              <w:color w:val="FF0000"/>
              <w:sz w:val="22"/>
            </w:rPr>
          </w:rPrChange>
        </w:rPr>
        <w:t>00</w:t>
      </w:r>
      <w:r w:rsidR="00CB7C89" w:rsidRPr="00A047BE">
        <w:rPr>
          <w:rFonts w:ascii="Arial" w:eastAsia="굴림" w:hAnsi="Arial" w:cs="Arial"/>
          <w:sz w:val="22"/>
        </w:rPr>
        <w:t>.</w:t>
      </w:r>
      <w:r w:rsidRPr="00A047BE">
        <w:rPr>
          <w:rFonts w:ascii="Arial" w:eastAsia="굴림" w:hAnsi="Arial" w:cs="Arial"/>
          <w:sz w:val="22"/>
        </w:rPr>
        <w:t>]</w:t>
      </w:r>
    </w:p>
    <w:p w14:paraId="5D1316AE" w14:textId="77777777" w:rsidR="000A7D52" w:rsidRPr="00A047BE" w:rsidRDefault="000A7D52" w:rsidP="000A7D52">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4059E907" w14:textId="55EFC447" w:rsidR="006E6B90" w:rsidRPr="001D19F6" w:rsidRDefault="000816CA" w:rsidP="0007539D">
      <w:pPr>
        <w:wordWrap/>
        <w:spacing w:line="360" w:lineRule="auto"/>
        <w:ind w:firstLine="800"/>
        <w:rPr>
          <w:rFonts w:ascii="Arial" w:eastAsia="굴림" w:hAnsi="Arial" w:cs="Arial"/>
          <w:sz w:val="22"/>
          <w:u w:val="single"/>
        </w:rPr>
      </w:pPr>
      <w:r w:rsidRPr="001D19F6">
        <w:rPr>
          <w:rFonts w:ascii="Arial" w:eastAsia="굴림" w:hAnsi="Arial" w:cs="Arial"/>
          <w:sz w:val="22"/>
        </w:rPr>
        <w:t>[</w:t>
      </w:r>
      <w:r w:rsidR="00AF7EAC" w:rsidRPr="001D19F6">
        <w:rPr>
          <w:rFonts w:ascii="Arial" w:eastAsia="굴림" w:hAnsi="Arial" w:cs="Arial"/>
          <w:sz w:val="22"/>
        </w:rPr>
        <w:t>Range: 200600</w:t>
      </w:r>
      <w:r w:rsidRPr="001D19F6">
        <w:rPr>
          <w:rFonts w:ascii="Arial" w:eastAsia="굴림" w:hAnsi="Arial" w:cs="Arial"/>
          <w:sz w:val="22"/>
        </w:rPr>
        <w:t>~</w:t>
      </w:r>
      <w:del w:id="891" w:author="Keis" w:date="2024-09-06T10:11:00Z">
        <w:r w:rsidR="00714734" w:rsidRPr="001D19F6" w:rsidDel="009F27DD">
          <w:rPr>
            <w:rFonts w:ascii="Arial" w:eastAsia="굴림" w:hAnsi="Arial" w:cs="Arial"/>
            <w:sz w:val="22"/>
          </w:rPr>
          <w:delText>2018</w:delText>
        </w:r>
      </w:del>
      <w:ins w:id="892" w:author="Keis" w:date="2024-09-06T10:11:00Z">
        <w:r w:rsidR="009F27DD" w:rsidRPr="009F27DD">
          <w:rPr>
            <w:rFonts w:ascii="Arial" w:eastAsia="굴림" w:hAnsi="Arial" w:cs="Arial"/>
            <w:color w:val="00B050"/>
            <w:sz w:val="22"/>
          </w:rPr>
          <w:t>2022</w:t>
        </w:r>
      </w:ins>
      <w:r w:rsidR="00CB7C89" w:rsidRPr="001D19F6">
        <w:rPr>
          <w:rFonts w:ascii="Arial" w:eastAsia="굴림" w:hAnsi="Arial" w:cs="Arial"/>
          <w:sz w:val="22"/>
        </w:rPr>
        <w:t>11</w:t>
      </w:r>
      <w:r w:rsidRPr="001D19F6">
        <w:rPr>
          <w:rFonts w:ascii="Arial" w:eastAsia="굴림" w:hAnsi="Arial" w:cs="Arial"/>
          <w:sz w:val="22"/>
        </w:rPr>
        <w:t>]</w:t>
      </w:r>
      <w:r w:rsidRPr="001D19F6">
        <w:rPr>
          <w:rFonts w:ascii="Arial" w:eastAsia="굴림" w:hAnsi="Arial" w:cs="Arial"/>
          <w:kern w:val="0"/>
          <w:sz w:val="22"/>
        </w:rPr>
        <w:t xml:space="preserve"> </w:t>
      </w:r>
      <w:r w:rsidR="006E6B90" w:rsidRPr="001D19F6">
        <w:rPr>
          <w:rFonts w:ascii="Arial" w:eastAsia="굴림" w:hAnsi="Arial" w:cs="Arial"/>
          <w:kern w:val="0"/>
          <w:sz w:val="22"/>
        </w:rPr>
        <w:t>→Go to C009</w:t>
      </w:r>
    </w:p>
    <w:p w14:paraId="544D86E3" w14:textId="77777777" w:rsidR="006E6B90" w:rsidRPr="001D19F6" w:rsidRDefault="006E6B90" w:rsidP="006E6B90">
      <w:pPr>
        <w:wordWrap/>
        <w:spacing w:line="360" w:lineRule="auto"/>
        <w:textAlignment w:val="baseline"/>
        <w:rPr>
          <w:rFonts w:ascii="Arial" w:eastAsia="굴림" w:hAnsi="Arial" w:cs="Arial"/>
          <w:kern w:val="0"/>
          <w:sz w:val="22"/>
        </w:rPr>
      </w:pPr>
    </w:p>
    <w:p w14:paraId="3D3C8809" w14:textId="77777777" w:rsidR="006E6B90" w:rsidRPr="001D19F6" w:rsidRDefault="00D07A50" w:rsidP="006E6B90">
      <w:pPr>
        <w:wordWrap/>
        <w:spacing w:line="360" w:lineRule="auto"/>
        <w:textAlignment w:val="baseline"/>
        <w:rPr>
          <w:rFonts w:ascii="Arial" w:eastAsia="굴림" w:hAnsi="Arial" w:cs="Arial"/>
          <w:kern w:val="0"/>
          <w:sz w:val="22"/>
        </w:rPr>
      </w:pPr>
      <w:r w:rsidRPr="001D19F6">
        <w:rPr>
          <w:rFonts w:ascii="Arial" w:eastAsia="굴림" w:hAnsi="Arial" w:cs="Arial"/>
          <w:kern w:val="0"/>
          <w:sz w:val="22"/>
        </w:rPr>
        <w:t>C008. How have</w:t>
      </w:r>
      <w:r w:rsidR="006E6B90" w:rsidRPr="001D19F6">
        <w:rPr>
          <w:rFonts w:ascii="Arial" w:eastAsia="굴림" w:hAnsi="Arial" w:cs="Arial"/>
          <w:kern w:val="0"/>
          <w:sz w:val="22"/>
        </w:rPr>
        <w:t xml:space="preserve"> your symptoms </w:t>
      </w:r>
      <w:r w:rsidR="004D14B9" w:rsidRPr="001D19F6">
        <w:rPr>
          <w:rFonts w:ascii="Arial" w:eastAsia="굴림" w:hAnsi="Arial" w:cs="Arial"/>
          <w:kern w:val="0"/>
          <w:sz w:val="22"/>
        </w:rPr>
        <w:t xml:space="preserve">of </w:t>
      </w:r>
      <w:r w:rsidR="006E6B90" w:rsidRPr="001D19F6">
        <w:rPr>
          <w:rFonts w:ascii="Arial" w:eastAsia="굴림" w:hAnsi="Arial" w:cs="Arial"/>
          <w:kern w:val="0"/>
          <w:sz w:val="22"/>
        </w:rPr>
        <w:t xml:space="preserve">high blood pressure </w:t>
      </w:r>
      <w:r w:rsidR="001738B1" w:rsidRPr="001D19F6">
        <w:rPr>
          <w:rFonts w:ascii="Arial" w:eastAsia="굴림" w:hAnsi="Arial" w:cs="Arial"/>
          <w:kern w:val="0"/>
          <w:sz w:val="22"/>
        </w:rPr>
        <w:t xml:space="preserve">or hypertension </w:t>
      </w:r>
      <w:r w:rsidRPr="001D19F6">
        <w:rPr>
          <w:rFonts w:ascii="Arial" w:eastAsia="굴림" w:hAnsi="Arial" w:cs="Arial"/>
          <w:kern w:val="0"/>
          <w:sz w:val="22"/>
        </w:rPr>
        <w:t>changed</w:t>
      </w:r>
      <w:r w:rsidR="006E6B90" w:rsidRPr="001D19F6">
        <w:rPr>
          <w:rFonts w:ascii="Arial" w:eastAsia="굴림" w:hAnsi="Arial" w:cs="Arial"/>
          <w:kern w:val="0"/>
          <w:sz w:val="22"/>
        </w:rPr>
        <w:t xml:space="preserve"> since th</w:t>
      </w:r>
      <w:r w:rsidR="00DA67F5" w:rsidRPr="001D19F6">
        <w:rPr>
          <w:rFonts w:ascii="Arial" w:eastAsia="굴림" w:hAnsi="Arial" w:cs="Arial"/>
          <w:kern w:val="0"/>
          <w:sz w:val="22"/>
        </w:rPr>
        <w:t xml:space="preserve">e previous </w:t>
      </w:r>
      <w:proofErr w:type="gramStart"/>
      <w:r w:rsidR="00DA67F5" w:rsidRPr="001D19F6">
        <w:rPr>
          <w:rFonts w:ascii="Arial" w:eastAsia="굴림" w:hAnsi="Arial" w:cs="Arial"/>
          <w:kern w:val="0"/>
          <w:sz w:val="22"/>
        </w:rPr>
        <w:t>interview</w:t>
      </w:r>
      <w:r w:rsidR="0007539D" w:rsidRPr="001D19F6">
        <w:rPr>
          <w:rFonts w:ascii="Arial" w:eastAsia="굴림" w:hAnsi="Arial" w:cs="Arial"/>
          <w:kern w:val="0"/>
          <w:sz w:val="22"/>
        </w:rPr>
        <w:t>(</w:t>
      </w:r>
      <w:proofErr w:type="gramEnd"/>
      <w:r w:rsidR="0007539D" w:rsidRPr="001D19F6">
        <w:rPr>
          <w:rFonts w:ascii="Arial" w:eastAsia="굴림" w:hAnsi="Arial" w:cs="Arial"/>
          <w:kern w:val="0"/>
          <w:sz w:val="22"/>
        </w:rPr>
        <w:t>___ month ___ day ___ year)</w:t>
      </w:r>
      <w:r w:rsidR="006E6B90" w:rsidRPr="001D19F6">
        <w:rPr>
          <w:rFonts w:ascii="Arial" w:eastAsia="굴림" w:hAnsi="Arial" w:cs="Arial"/>
          <w:kern w:val="0"/>
          <w:sz w:val="22"/>
        </w:rPr>
        <w:t>?</w:t>
      </w:r>
    </w:p>
    <w:p w14:paraId="563B8561" w14:textId="77777777" w:rsidR="006E6B90" w:rsidRPr="001D19F6" w:rsidRDefault="006E6B90" w:rsidP="002D0E30">
      <w:pPr>
        <w:pStyle w:val="a6"/>
        <w:numPr>
          <w:ilvl w:val="0"/>
          <w:numId w:val="276"/>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Completely recovered</w:t>
      </w:r>
    </w:p>
    <w:p w14:paraId="4478B859" w14:textId="77777777" w:rsidR="006E6B90" w:rsidRPr="001D19F6" w:rsidRDefault="006E6B90" w:rsidP="002D0E30">
      <w:pPr>
        <w:pStyle w:val="a6"/>
        <w:numPr>
          <w:ilvl w:val="0"/>
          <w:numId w:val="276"/>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Improved</w:t>
      </w:r>
    </w:p>
    <w:p w14:paraId="66450D90" w14:textId="77777777" w:rsidR="006E6B90" w:rsidRPr="001D19F6" w:rsidRDefault="006E6B90" w:rsidP="002D0E30">
      <w:pPr>
        <w:pStyle w:val="a6"/>
        <w:numPr>
          <w:ilvl w:val="0"/>
          <w:numId w:val="276"/>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Same</w:t>
      </w:r>
    </w:p>
    <w:p w14:paraId="02264859" w14:textId="77777777" w:rsidR="006E6B90" w:rsidRPr="001D19F6" w:rsidRDefault="006E6B90" w:rsidP="002D0E30">
      <w:pPr>
        <w:pStyle w:val="a6"/>
        <w:numPr>
          <w:ilvl w:val="0"/>
          <w:numId w:val="276"/>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Worsened</w:t>
      </w:r>
    </w:p>
    <w:p w14:paraId="11B23B8D" w14:textId="77777777" w:rsidR="006E6B90" w:rsidRPr="001D19F6" w:rsidRDefault="006E6B90" w:rsidP="002D0E30">
      <w:pPr>
        <w:pStyle w:val="a6"/>
        <w:numPr>
          <w:ilvl w:val="0"/>
          <w:numId w:val="276"/>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Greatly worsened</w:t>
      </w:r>
    </w:p>
    <w:p w14:paraId="7DA3530F" w14:textId="77777777" w:rsidR="006E6B90" w:rsidRPr="001D19F6" w:rsidRDefault="006E6B90" w:rsidP="006E6B90">
      <w:pPr>
        <w:wordWrap/>
        <w:spacing w:line="360" w:lineRule="auto"/>
        <w:textAlignment w:val="baseline"/>
        <w:rPr>
          <w:rFonts w:ascii="Arial" w:eastAsia="굴림" w:hAnsi="Arial" w:cs="Arial"/>
          <w:kern w:val="0"/>
          <w:sz w:val="22"/>
        </w:rPr>
      </w:pPr>
    </w:p>
    <w:p w14:paraId="7DB65830"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C009. </w:t>
      </w:r>
      <w:r w:rsidR="00C16AC3" w:rsidRPr="001D19F6">
        <w:rPr>
          <w:rFonts w:ascii="Arial" w:eastAsia="굴림" w:hAnsi="Arial" w:cs="Arial"/>
          <w:kern w:val="0"/>
          <w:sz w:val="22"/>
        </w:rPr>
        <w:t>A</w:t>
      </w:r>
      <w:r w:rsidRPr="001D19F6">
        <w:rPr>
          <w:rFonts w:ascii="Arial" w:eastAsia="굴림" w:hAnsi="Arial" w:cs="Arial"/>
          <w:kern w:val="0"/>
          <w:sz w:val="22"/>
        </w:rPr>
        <w:t xml:space="preserve">re you currently taking any medication or </w:t>
      </w:r>
      <w:r w:rsidR="006113EE" w:rsidRPr="001D19F6">
        <w:rPr>
          <w:rFonts w:ascii="Arial" w:eastAsia="굴림" w:hAnsi="Arial" w:cs="Arial"/>
          <w:kern w:val="0"/>
          <w:sz w:val="22"/>
        </w:rPr>
        <w:t xml:space="preserve">receiving </w:t>
      </w:r>
      <w:r w:rsidR="005A1097" w:rsidRPr="001D19F6">
        <w:rPr>
          <w:rFonts w:ascii="Arial" w:eastAsia="굴림" w:hAnsi="Arial" w:cs="Arial"/>
          <w:kern w:val="0"/>
          <w:sz w:val="22"/>
        </w:rPr>
        <w:t>treatment</w:t>
      </w:r>
      <w:r w:rsidR="00C16AC3" w:rsidRPr="001D19F6">
        <w:rPr>
          <w:rFonts w:ascii="Arial" w:eastAsia="굴림" w:hAnsi="Arial" w:cs="Arial"/>
          <w:kern w:val="0"/>
          <w:sz w:val="22"/>
        </w:rPr>
        <w:t xml:space="preserve"> to lower your </w:t>
      </w:r>
      <w:r w:rsidR="001738B1" w:rsidRPr="001D19F6">
        <w:rPr>
          <w:rFonts w:ascii="Arial" w:eastAsia="굴림" w:hAnsi="Arial" w:cs="Arial"/>
          <w:kern w:val="0"/>
          <w:sz w:val="22"/>
        </w:rPr>
        <w:t xml:space="preserve">high </w:t>
      </w:r>
      <w:r w:rsidR="00C16AC3" w:rsidRPr="001D19F6">
        <w:rPr>
          <w:rFonts w:ascii="Arial" w:eastAsia="굴림" w:hAnsi="Arial" w:cs="Arial"/>
          <w:kern w:val="0"/>
          <w:sz w:val="22"/>
        </w:rPr>
        <w:t>blood pressure</w:t>
      </w:r>
      <w:r w:rsidRPr="001D19F6">
        <w:rPr>
          <w:rFonts w:ascii="Arial" w:eastAsia="굴림" w:hAnsi="Arial" w:cs="Arial"/>
          <w:kern w:val="0"/>
          <w:sz w:val="22"/>
        </w:rPr>
        <w:t>?</w:t>
      </w:r>
    </w:p>
    <w:p w14:paraId="57621F73" w14:textId="77777777" w:rsidR="00F6371D" w:rsidRPr="001D19F6" w:rsidRDefault="00F6371D" w:rsidP="002D0E30">
      <w:pPr>
        <w:pStyle w:val="a6"/>
        <w:numPr>
          <w:ilvl w:val="0"/>
          <w:numId w:val="2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A5D5BE9"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A9BF162" w14:textId="77777777" w:rsidR="006E6B90" w:rsidRPr="001D19F6" w:rsidRDefault="00C16AC3"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C010. Does your</w:t>
      </w:r>
      <w:r w:rsidR="006E6B90" w:rsidRPr="001D19F6">
        <w:rPr>
          <w:rFonts w:ascii="Arial" w:eastAsia="굴림" w:hAnsi="Arial" w:cs="Arial"/>
          <w:kern w:val="0"/>
          <w:sz w:val="22"/>
        </w:rPr>
        <w:t xml:space="preserve"> high blood pressure</w:t>
      </w:r>
      <w:r w:rsidR="001738B1" w:rsidRPr="001D19F6">
        <w:rPr>
          <w:rFonts w:ascii="Arial" w:eastAsia="굴림" w:hAnsi="Arial" w:cs="Arial"/>
          <w:kern w:val="0"/>
          <w:sz w:val="22"/>
        </w:rPr>
        <w:t xml:space="preserve"> or hypertension</w:t>
      </w:r>
      <w:r w:rsidR="006E6B90" w:rsidRPr="001D19F6">
        <w:rPr>
          <w:rFonts w:ascii="Arial" w:eastAsia="굴림" w:hAnsi="Arial" w:cs="Arial"/>
          <w:kern w:val="0"/>
          <w:sz w:val="22"/>
        </w:rPr>
        <w:t xml:space="preserve"> limit your daily activities?</w:t>
      </w:r>
    </w:p>
    <w:p w14:paraId="6B87FA1E" w14:textId="77777777" w:rsidR="00F6371D" w:rsidRPr="001D19F6" w:rsidRDefault="00F6371D" w:rsidP="002D0E30">
      <w:pPr>
        <w:pStyle w:val="a6"/>
        <w:numPr>
          <w:ilvl w:val="0"/>
          <w:numId w:val="27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A932F9B"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B963DED" w14:textId="77777777" w:rsidR="00C61FCA" w:rsidRPr="001D19F6" w:rsidRDefault="00C61FCA" w:rsidP="006E6B90">
      <w:pPr>
        <w:wordWrap/>
        <w:spacing w:line="360" w:lineRule="auto"/>
        <w:jc w:val="left"/>
        <w:textAlignment w:val="baseline"/>
        <w:rPr>
          <w:rFonts w:ascii="Arial" w:eastAsia="굴림" w:hAnsi="Arial" w:cs="Arial"/>
          <w:b/>
          <w:kern w:val="0"/>
          <w:sz w:val="22"/>
        </w:rPr>
      </w:pPr>
      <w:r w:rsidRPr="001D19F6">
        <w:rPr>
          <w:rFonts w:ascii="Arial" w:eastAsia="굴림" w:hAnsi="Arial" w:cs="Arial"/>
          <w:b/>
          <w:kern w:val="0"/>
          <w:sz w:val="22"/>
        </w:rPr>
        <w:t>&lt;</w:t>
      </w:r>
      <w:r w:rsidR="00F07558" w:rsidRPr="001D19F6">
        <w:rPr>
          <w:rFonts w:ascii="Arial" w:eastAsia="굴림" w:hAnsi="Arial" w:cs="Arial"/>
          <w:b/>
          <w:kern w:val="0"/>
          <w:sz w:val="22"/>
        </w:rPr>
        <w:t xml:space="preserve"> </w:t>
      </w:r>
      <w:r w:rsidRPr="001D19F6">
        <w:rPr>
          <w:rFonts w:ascii="Arial" w:eastAsia="굴림" w:hAnsi="Arial" w:cs="Arial"/>
          <w:b/>
          <w:kern w:val="0"/>
          <w:sz w:val="22"/>
        </w:rPr>
        <w:t>Diabetes</w:t>
      </w:r>
      <w:r w:rsidR="00F07558" w:rsidRPr="001D19F6">
        <w:rPr>
          <w:rFonts w:ascii="Arial" w:eastAsia="굴림" w:hAnsi="Arial" w:cs="Arial"/>
          <w:b/>
          <w:kern w:val="0"/>
          <w:sz w:val="22"/>
        </w:rPr>
        <w:t xml:space="preserve"> </w:t>
      </w:r>
      <w:r w:rsidRPr="001D19F6">
        <w:rPr>
          <w:rFonts w:ascii="Arial" w:eastAsia="굴림" w:hAnsi="Arial" w:cs="Arial"/>
          <w:b/>
          <w:kern w:val="0"/>
          <w:sz w:val="22"/>
        </w:rPr>
        <w:t>&gt;</w:t>
      </w:r>
    </w:p>
    <w:p w14:paraId="2DD2872A" w14:textId="77777777" w:rsidR="006E6B90" w:rsidRPr="001D19F6" w:rsidRDefault="006E6B90" w:rsidP="00297F86">
      <w:pPr>
        <w:wordWrap/>
        <w:spacing w:line="276" w:lineRule="auto"/>
        <w:jc w:val="left"/>
        <w:textAlignment w:val="baseline"/>
        <w:rPr>
          <w:rFonts w:ascii="Arial" w:eastAsia="굴림" w:hAnsi="Arial" w:cs="Arial"/>
          <w:b/>
          <w:bCs/>
          <w:kern w:val="0"/>
          <w:sz w:val="22"/>
          <w:shd w:val="clear" w:color="auto" w:fill="FFFFFF" w:themeFill="background1"/>
        </w:rPr>
      </w:pPr>
      <w:r w:rsidRPr="001D19F6">
        <w:rPr>
          <w:rFonts w:ascii="Arial" w:eastAsia="굴림" w:hAnsi="Arial" w:cs="Arial"/>
          <w:b/>
          <w:bCs/>
          <w:kern w:val="0"/>
          <w:sz w:val="22"/>
          <w:shd w:val="clear" w:color="auto" w:fill="FFFFFF" w:themeFill="background1"/>
        </w:rPr>
        <w:t>Logic</w:t>
      </w:r>
    </w:p>
    <w:p w14:paraId="0098167A" w14:textId="77777777" w:rsidR="006E6B90" w:rsidRPr="001D19F6" w:rsidRDefault="006E6B90" w:rsidP="002D0E30">
      <w:pPr>
        <w:pStyle w:val="a6"/>
        <w:numPr>
          <w:ilvl w:val="0"/>
          <w:numId w:val="238"/>
        </w:numPr>
        <w:wordWrap/>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If</w:t>
      </w:r>
      <w:r w:rsidR="00F6371D" w:rsidRPr="001D19F6">
        <w:rPr>
          <w:rFonts w:ascii="Arial" w:eastAsia="굴림" w:hAnsi="Arial" w:cs="Arial"/>
          <w:b/>
          <w:bCs/>
          <w:kern w:val="0"/>
          <w:sz w:val="22"/>
        </w:rPr>
        <w:t xml:space="preserve"> </w:t>
      </w:r>
      <w:r w:rsidR="005A1097" w:rsidRPr="001D19F6">
        <w:rPr>
          <w:rFonts w:ascii="Arial" w:eastAsia="굴림" w:hAnsi="Arial" w:cs="Arial"/>
          <w:b/>
          <w:bCs/>
          <w:kern w:val="0"/>
          <w:sz w:val="22"/>
        </w:rPr>
        <w:t xml:space="preserve">R </w:t>
      </w:r>
      <w:r w:rsidR="00C16AC3" w:rsidRPr="001D19F6">
        <w:rPr>
          <w:rFonts w:ascii="Arial" w:eastAsia="굴림" w:hAnsi="Arial" w:cs="Arial"/>
          <w:b/>
          <w:bCs/>
          <w:kern w:val="0"/>
          <w:sz w:val="22"/>
        </w:rPr>
        <w:t xml:space="preserve">said </w:t>
      </w:r>
      <w:r w:rsidR="005A1097" w:rsidRPr="001D19F6">
        <w:rPr>
          <w:rFonts w:ascii="Arial" w:eastAsia="굴림" w:hAnsi="Arial" w:cs="Arial"/>
          <w:b/>
          <w:bCs/>
          <w:kern w:val="0"/>
          <w:sz w:val="22"/>
        </w:rPr>
        <w:t>that he/she</w:t>
      </w:r>
      <w:r w:rsidR="00F6371D" w:rsidRPr="001D19F6">
        <w:rPr>
          <w:rFonts w:ascii="Arial" w:eastAsia="굴림" w:hAnsi="Arial" w:cs="Arial"/>
          <w:b/>
          <w:bCs/>
          <w:kern w:val="0"/>
          <w:sz w:val="22"/>
        </w:rPr>
        <w:t xml:space="preserve"> </w:t>
      </w:r>
      <w:r w:rsidR="002926E9" w:rsidRPr="001D19F6">
        <w:rPr>
          <w:rFonts w:ascii="Arial" w:eastAsia="굴림" w:hAnsi="Arial" w:cs="Arial"/>
          <w:b/>
          <w:bCs/>
          <w:kern w:val="0"/>
          <w:sz w:val="22"/>
        </w:rPr>
        <w:t xml:space="preserve">didn’t receive </w:t>
      </w:r>
      <w:r w:rsidR="00072EF5" w:rsidRPr="001D19F6">
        <w:rPr>
          <w:rFonts w:ascii="Arial" w:eastAsia="굴림" w:hAnsi="Arial" w:cs="Arial"/>
          <w:b/>
          <w:bCs/>
          <w:kern w:val="0"/>
          <w:sz w:val="22"/>
        </w:rPr>
        <w:t xml:space="preserve">a </w:t>
      </w:r>
      <w:r w:rsidRPr="001D19F6">
        <w:rPr>
          <w:rFonts w:ascii="Arial" w:eastAsia="굴림" w:hAnsi="Arial" w:cs="Arial"/>
          <w:b/>
          <w:bCs/>
          <w:kern w:val="0"/>
          <w:sz w:val="22"/>
        </w:rPr>
        <w:t>diabetes</w:t>
      </w:r>
      <w:r w:rsidR="00F6371D" w:rsidRPr="001D19F6">
        <w:rPr>
          <w:rFonts w:ascii="Arial" w:eastAsia="굴림" w:hAnsi="Arial" w:cs="Arial"/>
          <w:b/>
          <w:bCs/>
          <w:kern w:val="0"/>
          <w:sz w:val="22"/>
        </w:rPr>
        <w:t xml:space="preserve"> </w:t>
      </w:r>
      <w:r w:rsidRPr="001D19F6">
        <w:rPr>
          <w:rFonts w:ascii="Arial" w:eastAsia="굴림" w:hAnsi="Arial" w:cs="Arial"/>
          <w:b/>
          <w:bCs/>
          <w:kern w:val="0"/>
          <w:sz w:val="22"/>
        </w:rPr>
        <w:t>diagnosis</w:t>
      </w:r>
      <w:r w:rsidR="00C16AC3" w:rsidRPr="001D19F6">
        <w:rPr>
          <w:rFonts w:ascii="Arial" w:eastAsia="굴림" w:hAnsi="Arial" w:cs="Arial"/>
          <w:b/>
          <w:bCs/>
          <w:kern w:val="0"/>
          <w:sz w:val="22"/>
        </w:rPr>
        <w:t xml:space="preserve"> or 'D</w:t>
      </w:r>
      <w:r w:rsidRPr="001D19F6">
        <w:rPr>
          <w:rFonts w:ascii="Arial" w:eastAsia="굴림" w:hAnsi="Arial" w:cs="Arial"/>
          <w:b/>
          <w:bCs/>
          <w:kern w:val="0"/>
          <w:sz w:val="22"/>
        </w:rPr>
        <w:t>on’t know</w:t>
      </w:r>
      <w:r w:rsidR="00F6371D" w:rsidRPr="001D19F6">
        <w:rPr>
          <w:rFonts w:ascii="Arial" w:eastAsia="굴림" w:hAnsi="Arial" w:cs="Arial"/>
          <w:b/>
          <w:bCs/>
          <w:kern w:val="0"/>
          <w:sz w:val="22"/>
        </w:rPr>
        <w:t xml:space="preserve">/ </w:t>
      </w:r>
      <w:r w:rsidR="00C16AC3" w:rsidRPr="001D19F6">
        <w:rPr>
          <w:rFonts w:ascii="Arial" w:eastAsia="굴림" w:hAnsi="Arial" w:cs="Arial"/>
          <w:b/>
          <w:bCs/>
          <w:kern w:val="0"/>
          <w:sz w:val="22"/>
        </w:rPr>
        <w:t>R</w:t>
      </w:r>
      <w:r w:rsidRPr="001D19F6">
        <w:rPr>
          <w:rFonts w:ascii="Arial" w:eastAsia="굴림" w:hAnsi="Arial" w:cs="Arial"/>
          <w:b/>
          <w:bCs/>
          <w:kern w:val="0"/>
          <w:sz w:val="22"/>
        </w:rPr>
        <w:t>efuse to answer'</w:t>
      </w:r>
      <w:r w:rsidR="00C07AB3" w:rsidRPr="001D19F6">
        <w:rPr>
          <w:rFonts w:ascii="Arial" w:eastAsia="굴림" w:hAnsi="Arial" w:cs="Arial"/>
          <w:b/>
          <w:bCs/>
          <w:kern w:val="0"/>
          <w:sz w:val="22"/>
        </w:rPr>
        <w:t xml:space="preserve"> in the previous interview</w:t>
      </w:r>
      <w:r w:rsidRPr="001D19F6">
        <w:rPr>
          <w:rFonts w:ascii="Arial" w:eastAsia="굴림" w:hAnsi="Arial" w:cs="Arial"/>
          <w:b/>
          <w:bCs/>
          <w:kern w:val="0"/>
          <w:sz w:val="22"/>
        </w:rPr>
        <w:t>,</w:t>
      </w:r>
      <w:r w:rsidR="00F6371D" w:rsidRPr="001D19F6">
        <w:rPr>
          <w:rFonts w:ascii="Arial" w:eastAsia="굴림" w:hAnsi="Arial" w:cs="Arial"/>
          <w:b/>
          <w:bCs/>
          <w:kern w:val="0"/>
          <w:sz w:val="22"/>
        </w:rPr>
        <w:t xml:space="preserve"> then ask</w:t>
      </w:r>
      <w:r w:rsidRPr="001D19F6">
        <w:rPr>
          <w:rFonts w:ascii="Arial" w:eastAsia="굴림" w:hAnsi="Arial" w:cs="Arial"/>
          <w:b/>
          <w:bCs/>
          <w:kern w:val="0"/>
          <w:sz w:val="22"/>
        </w:rPr>
        <w:t xml:space="preserve"> C011</w:t>
      </w:r>
      <w:r w:rsidR="005A1097" w:rsidRPr="001D19F6">
        <w:rPr>
          <w:rFonts w:ascii="Arial" w:eastAsia="굴림" w:hAnsi="Arial" w:cs="Arial"/>
          <w:b/>
          <w:bCs/>
          <w:kern w:val="0"/>
          <w:sz w:val="22"/>
        </w:rPr>
        <w:t>. If R</w:t>
      </w:r>
      <w:r w:rsidR="008B703E" w:rsidRPr="001D19F6">
        <w:rPr>
          <w:rFonts w:ascii="Arial" w:eastAsia="굴림" w:hAnsi="Arial" w:cs="Arial"/>
          <w:b/>
          <w:bCs/>
          <w:kern w:val="0"/>
          <w:sz w:val="22"/>
        </w:rPr>
        <w:t xml:space="preserve"> received such a diagnosis</w:t>
      </w:r>
      <w:r w:rsidRPr="001D19F6">
        <w:rPr>
          <w:rFonts w:ascii="Arial" w:eastAsia="굴림" w:hAnsi="Arial" w:cs="Arial"/>
          <w:b/>
          <w:bCs/>
          <w:kern w:val="0"/>
          <w:sz w:val="22"/>
        </w:rPr>
        <w:t xml:space="preserve">, then </w:t>
      </w:r>
      <w:r w:rsidR="00F6371D" w:rsidRPr="001D19F6">
        <w:rPr>
          <w:rFonts w:ascii="Arial" w:eastAsia="굴림" w:hAnsi="Arial" w:cs="Arial"/>
          <w:b/>
          <w:bCs/>
          <w:kern w:val="0"/>
          <w:sz w:val="22"/>
        </w:rPr>
        <w:t>ask</w:t>
      </w:r>
      <w:r w:rsidRPr="001D19F6">
        <w:rPr>
          <w:rFonts w:ascii="Arial" w:eastAsia="굴림" w:hAnsi="Arial" w:cs="Arial"/>
          <w:b/>
          <w:bCs/>
          <w:kern w:val="0"/>
          <w:sz w:val="22"/>
        </w:rPr>
        <w:t xml:space="preserve"> C013</w:t>
      </w:r>
      <w:r w:rsidR="00C07AB3" w:rsidRPr="001D19F6">
        <w:rPr>
          <w:rFonts w:ascii="Arial" w:eastAsia="굴림" w:hAnsi="Arial" w:cs="Arial"/>
          <w:b/>
          <w:bCs/>
          <w:kern w:val="0"/>
          <w:sz w:val="22"/>
        </w:rPr>
        <w:t>.</w:t>
      </w:r>
    </w:p>
    <w:p w14:paraId="65A2ECFB" w14:textId="77777777" w:rsidR="006E6B90" w:rsidRPr="001D19F6" w:rsidRDefault="006E6B90" w:rsidP="006E6B90">
      <w:pPr>
        <w:wordWrap/>
        <w:spacing w:line="360" w:lineRule="auto"/>
        <w:jc w:val="left"/>
        <w:textAlignment w:val="baseline"/>
        <w:rPr>
          <w:rFonts w:ascii="Arial" w:eastAsia="굴림" w:hAnsi="Arial" w:cs="Arial"/>
          <w:b/>
          <w:bCs/>
          <w:kern w:val="0"/>
          <w:sz w:val="22"/>
          <w:shd w:val="clear" w:color="auto" w:fill="FFFFFF" w:themeFill="background1"/>
        </w:rPr>
      </w:pPr>
    </w:p>
    <w:p w14:paraId="366A4EE6"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shd w:val="clear" w:color="auto" w:fill="FFFFFF" w:themeFill="background1"/>
        </w:rPr>
        <w:t xml:space="preserve">C011. </w:t>
      </w:r>
      <w:r w:rsidR="001738B1" w:rsidRPr="001D19F6">
        <w:rPr>
          <w:rFonts w:ascii="Arial" w:eastAsia="굴림" w:hAnsi="Arial" w:cs="Arial"/>
          <w:kern w:val="0"/>
          <w:sz w:val="22"/>
        </w:rPr>
        <w:t xml:space="preserve">Has a doctor ever told you that you have </w:t>
      </w:r>
      <w:r w:rsidR="00C16AC3" w:rsidRPr="001D19F6">
        <w:rPr>
          <w:rFonts w:ascii="Arial" w:eastAsia="굴림" w:hAnsi="Arial" w:cs="Arial"/>
          <w:kern w:val="0"/>
          <w:sz w:val="22"/>
          <w:shd w:val="clear" w:color="auto" w:fill="FFFFFF" w:themeFill="background1"/>
        </w:rPr>
        <w:t xml:space="preserve">diabetes or high blood sugar </w:t>
      </w:r>
      <w:r w:rsidRPr="001D19F6">
        <w:rPr>
          <w:rFonts w:ascii="Arial" w:eastAsia="굴림" w:hAnsi="Arial" w:cs="Arial"/>
          <w:kern w:val="0"/>
          <w:sz w:val="22"/>
          <w:shd w:val="clear" w:color="auto" w:fill="FFFFFF" w:themeFill="background1"/>
        </w:rPr>
        <w:t xml:space="preserve">since the previous </w:t>
      </w:r>
      <w:proofErr w:type="gramStart"/>
      <w:r w:rsidRPr="001D19F6">
        <w:rPr>
          <w:rFonts w:ascii="Arial" w:eastAsia="굴림" w:hAnsi="Arial" w:cs="Arial"/>
          <w:kern w:val="0"/>
          <w:sz w:val="22"/>
          <w:shd w:val="clear" w:color="auto" w:fill="FFFFFF" w:themeFill="background1"/>
        </w:rPr>
        <w:t>interview</w:t>
      </w:r>
      <w:r w:rsidR="0007539D" w:rsidRPr="001D19F6">
        <w:rPr>
          <w:rFonts w:ascii="Arial" w:eastAsia="굴림" w:hAnsi="Arial" w:cs="Arial"/>
          <w:kern w:val="0"/>
          <w:sz w:val="22"/>
        </w:rPr>
        <w:t>(</w:t>
      </w:r>
      <w:proofErr w:type="gramEnd"/>
      <w:r w:rsidR="0007539D" w:rsidRPr="001D19F6">
        <w:rPr>
          <w:rFonts w:ascii="Arial" w:eastAsia="굴림" w:hAnsi="Arial" w:cs="Arial"/>
          <w:kern w:val="0"/>
          <w:sz w:val="22"/>
        </w:rPr>
        <w:t>___ month ___ day ___ year)</w:t>
      </w:r>
      <w:r w:rsidRPr="001D19F6">
        <w:rPr>
          <w:rFonts w:ascii="Arial" w:eastAsia="굴림" w:hAnsi="Arial" w:cs="Arial"/>
          <w:kern w:val="0"/>
          <w:sz w:val="22"/>
        </w:rPr>
        <w:t>?</w:t>
      </w:r>
    </w:p>
    <w:p w14:paraId="27619A35" w14:textId="77777777" w:rsidR="00F6371D" w:rsidRPr="001D19F6" w:rsidRDefault="00F6371D" w:rsidP="002D0E30">
      <w:pPr>
        <w:pStyle w:val="a6"/>
        <w:numPr>
          <w:ilvl w:val="0"/>
          <w:numId w:val="27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C016</w:t>
      </w:r>
    </w:p>
    <w:p w14:paraId="6665B61F" w14:textId="77777777" w:rsidR="006E6B90" w:rsidRPr="00A047BE" w:rsidRDefault="006E6B90" w:rsidP="006E6B90">
      <w:pPr>
        <w:wordWrap/>
        <w:spacing w:line="360" w:lineRule="auto"/>
        <w:jc w:val="left"/>
        <w:textAlignment w:val="baseline"/>
        <w:rPr>
          <w:rFonts w:ascii="Arial" w:eastAsia="굴림" w:hAnsi="Arial" w:cs="Arial"/>
          <w:kern w:val="0"/>
          <w:sz w:val="22"/>
        </w:rPr>
      </w:pPr>
    </w:p>
    <w:p w14:paraId="6708BF6A" w14:textId="77777777" w:rsidR="006E6B90" w:rsidRPr="00A047BE" w:rsidRDefault="006E6B90" w:rsidP="006E6B90">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C012. </w:t>
      </w:r>
      <w:r w:rsidR="005956E8" w:rsidRPr="00A047BE">
        <w:rPr>
          <w:rFonts w:ascii="Arial" w:eastAsia="굴림" w:hAnsi="Arial" w:cs="Arial"/>
          <w:kern w:val="0"/>
          <w:sz w:val="22"/>
          <w:szCs w:val="20"/>
        </w:rPr>
        <w:t xml:space="preserve">When was your </w:t>
      </w:r>
      <w:r w:rsidR="005956E8" w:rsidRPr="00A047BE">
        <w:rPr>
          <w:rFonts w:ascii="Arial" w:eastAsia="굴림" w:hAnsi="Arial" w:cs="Arial"/>
          <w:kern w:val="0"/>
          <w:sz w:val="22"/>
          <w:shd w:val="clear" w:color="auto" w:fill="FFFFFF" w:themeFill="background1"/>
        </w:rPr>
        <w:t xml:space="preserve">diabetes or high blood sugar </w:t>
      </w:r>
      <w:r w:rsidR="005956E8" w:rsidRPr="00A047BE">
        <w:rPr>
          <w:rFonts w:ascii="Arial" w:eastAsia="굴림" w:hAnsi="Arial" w:cs="Arial"/>
          <w:kern w:val="0"/>
          <w:sz w:val="22"/>
          <w:szCs w:val="20"/>
        </w:rPr>
        <w:t xml:space="preserve">diagnosed for the first time? </w:t>
      </w:r>
      <w:r w:rsidR="00246BCF" w:rsidRPr="00A047BE">
        <w:rPr>
          <w:rFonts w:ascii="Arial" w:eastAsia="굴림" w:hAnsi="Arial" w:cs="Arial"/>
          <w:kern w:val="0"/>
          <w:sz w:val="22"/>
        </w:rPr>
        <w:t>(unit: year and month combined into 6 digits)</w:t>
      </w:r>
    </w:p>
    <w:p w14:paraId="55A444E3" w14:textId="418ED3F2" w:rsidR="006807AE" w:rsidRPr="00A047BE" w:rsidRDefault="006807AE" w:rsidP="006807AE">
      <w:pPr>
        <w:wordWrap/>
        <w:spacing w:line="360" w:lineRule="auto"/>
        <w:rPr>
          <w:rFonts w:ascii="Arial" w:eastAsia="굴림" w:hAnsi="Arial" w:cs="Arial"/>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w:t>
      </w:r>
      <w:r w:rsidRPr="00A047BE">
        <w:rPr>
          <w:rFonts w:ascii="Arial" w:eastAsia="굴림" w:hAnsi="Arial" w:cs="Arial"/>
          <w:sz w:val="22"/>
        </w:rPr>
        <w:t xml:space="preserve"> </w:t>
      </w:r>
      <w:r w:rsidR="00CB7C89" w:rsidRPr="00A047BE">
        <w:rPr>
          <w:rFonts w:ascii="Arial" w:eastAsia="굴림" w:hAnsi="Arial" w:cs="Arial"/>
          <w:sz w:val="22"/>
        </w:rPr>
        <w:t xml:space="preserve">For </w:t>
      </w:r>
      <w:r w:rsidR="0060656D" w:rsidRPr="00A047BE">
        <w:rPr>
          <w:rFonts w:ascii="Arial" w:eastAsia="굴림" w:hAnsi="Arial" w:cs="Arial"/>
          <w:sz w:val="22"/>
        </w:rPr>
        <w:t>example</w:t>
      </w:r>
      <w:r w:rsidR="00CB7C89" w:rsidRPr="00A047BE">
        <w:rPr>
          <w:rFonts w:ascii="Arial" w:eastAsia="굴림" w:hAnsi="Arial" w:cs="Arial"/>
          <w:sz w:val="22"/>
        </w:rPr>
        <w:t xml:space="preserve">, mark </w:t>
      </w:r>
      <w:del w:id="893" w:author="Keis" w:date="2024-09-06T10:23:00Z">
        <w:r w:rsidR="00C71290" w:rsidRPr="004F0F0F" w:rsidDel="00817F07">
          <w:rPr>
            <w:rFonts w:ascii="Arial" w:eastAsia="굴림" w:hAnsi="Arial" w:cs="Arial" w:hint="eastAsia"/>
            <w:color w:val="FF0000"/>
            <w:sz w:val="22"/>
          </w:rPr>
          <w:delText>2020</w:delText>
        </w:r>
      </w:del>
      <w:ins w:id="894" w:author="Keis" w:date="2024-09-06T10:23:00Z">
        <w:r w:rsidR="00817F07" w:rsidRPr="00817F07">
          <w:rPr>
            <w:rFonts w:ascii="Arial" w:eastAsia="굴림" w:hAnsi="Arial" w:cs="Arial" w:hint="eastAsia"/>
            <w:color w:val="00B050"/>
            <w:sz w:val="22"/>
          </w:rPr>
          <w:t>2022</w:t>
        </w:r>
      </w:ins>
      <w:r w:rsidR="00C71290" w:rsidRPr="00DC741E">
        <w:rPr>
          <w:rFonts w:ascii="Arial" w:eastAsia="굴림" w:hAnsi="Arial" w:cs="Arial"/>
          <w:sz w:val="22"/>
          <w:rPrChange w:id="895" w:author="Keis" w:date="2024-09-06T17:27:00Z">
            <w:rPr>
              <w:rFonts w:ascii="Arial" w:eastAsia="굴림" w:hAnsi="Arial" w:cs="Arial"/>
              <w:color w:val="FF0000"/>
              <w:sz w:val="22"/>
            </w:rPr>
          </w:rPrChange>
        </w:rPr>
        <w:t>01</w:t>
      </w:r>
      <w:r w:rsidR="00CB7C89" w:rsidRPr="00A047BE">
        <w:rPr>
          <w:rFonts w:ascii="Arial" w:eastAsia="굴림" w:hAnsi="Arial" w:cs="Arial"/>
          <w:sz w:val="22"/>
        </w:rPr>
        <w:t xml:space="preserve"> for January </w:t>
      </w:r>
      <w:del w:id="896" w:author="Keis" w:date="2024-09-06T10:23:00Z">
        <w:r w:rsidR="00C71290" w:rsidRPr="004F0F0F" w:rsidDel="00817F07">
          <w:rPr>
            <w:rFonts w:ascii="Arial" w:eastAsia="굴림" w:hAnsi="Arial" w:cs="Arial" w:hint="eastAsia"/>
            <w:color w:val="FF0000"/>
            <w:sz w:val="22"/>
          </w:rPr>
          <w:delText>2020</w:delText>
        </w:r>
      </w:del>
      <w:ins w:id="897" w:author="Keis" w:date="2024-09-06T10:23:00Z">
        <w:r w:rsidR="00817F07" w:rsidRPr="00817F07">
          <w:rPr>
            <w:rFonts w:ascii="Arial" w:eastAsia="굴림" w:hAnsi="Arial" w:cs="Arial" w:hint="eastAsia"/>
            <w:color w:val="00B050"/>
            <w:sz w:val="22"/>
          </w:rPr>
          <w:t>2022</w:t>
        </w:r>
      </w:ins>
      <w:r w:rsidR="00CB7C89" w:rsidRPr="00A047BE">
        <w:rPr>
          <w:rFonts w:ascii="Arial" w:eastAsia="굴림" w:hAnsi="Arial" w:cs="Arial"/>
          <w:sz w:val="22"/>
        </w:rPr>
        <w:t xml:space="preserve">. If the month is not clear, enter </w:t>
      </w:r>
      <w:del w:id="898" w:author="Keis" w:date="2024-09-06T10:23:00Z">
        <w:r w:rsidR="00C71290" w:rsidRPr="004F0F0F" w:rsidDel="00817F07">
          <w:rPr>
            <w:rFonts w:ascii="Arial" w:eastAsia="굴림" w:hAnsi="Arial" w:cs="Arial" w:hint="eastAsia"/>
            <w:color w:val="FF0000"/>
            <w:sz w:val="22"/>
          </w:rPr>
          <w:delText>2020</w:delText>
        </w:r>
      </w:del>
      <w:ins w:id="899" w:author="Keis" w:date="2024-09-06T10:23:00Z">
        <w:r w:rsidR="00817F07" w:rsidRPr="00817F07">
          <w:rPr>
            <w:rFonts w:ascii="Arial" w:eastAsia="굴림" w:hAnsi="Arial" w:cs="Arial" w:hint="eastAsia"/>
            <w:color w:val="00B050"/>
            <w:sz w:val="22"/>
          </w:rPr>
          <w:t>2022</w:t>
        </w:r>
      </w:ins>
      <w:r w:rsidR="00C71290" w:rsidRPr="00DC741E">
        <w:rPr>
          <w:rFonts w:ascii="Arial" w:eastAsia="굴림" w:hAnsi="Arial" w:cs="Arial"/>
          <w:sz w:val="22"/>
          <w:rPrChange w:id="900" w:author="Keis" w:date="2024-09-06T17:27:00Z">
            <w:rPr>
              <w:rFonts w:ascii="Arial" w:eastAsia="굴림" w:hAnsi="Arial" w:cs="Arial"/>
              <w:color w:val="FF0000"/>
              <w:sz w:val="22"/>
            </w:rPr>
          </w:rPrChange>
        </w:rPr>
        <w:t>00</w:t>
      </w:r>
      <w:r w:rsidR="00CB7C89" w:rsidRPr="00A047BE">
        <w:rPr>
          <w:rFonts w:ascii="Arial" w:eastAsia="굴림" w:hAnsi="Arial" w:cs="Arial"/>
          <w:sz w:val="22"/>
        </w:rPr>
        <w:t>.</w:t>
      </w:r>
      <w:r w:rsidRPr="00A047BE">
        <w:rPr>
          <w:rFonts w:ascii="Arial" w:eastAsia="굴림" w:hAnsi="Arial" w:cs="Arial"/>
          <w:sz w:val="22"/>
        </w:rPr>
        <w:t>]</w:t>
      </w:r>
    </w:p>
    <w:p w14:paraId="19F38A37" w14:textId="77777777" w:rsidR="006807AE" w:rsidRPr="00A047BE" w:rsidRDefault="006807AE" w:rsidP="006807AE">
      <w:pPr>
        <w:wordWrap/>
        <w:spacing w:line="360" w:lineRule="auto"/>
        <w:ind w:firstLine="800"/>
        <w:rPr>
          <w:rFonts w:ascii="Arial" w:eastAsia="굴림" w:hAnsi="Arial" w:cs="Arial"/>
          <w:sz w:val="22"/>
          <w:u w:val="single"/>
        </w:rPr>
      </w:pPr>
      <w:r w:rsidRPr="00A047BE">
        <w:rPr>
          <w:rFonts w:ascii="Arial" w:eastAsia="굴림" w:hAnsi="Arial" w:cs="Arial"/>
          <w:sz w:val="22"/>
          <w:u w:val="single"/>
        </w:rPr>
        <w:lastRenderedPageBreak/>
        <w:t>____________________________________________________</w:t>
      </w:r>
    </w:p>
    <w:p w14:paraId="2F0A19FA" w14:textId="1F65BAB7" w:rsidR="006807AE" w:rsidRPr="00A047BE" w:rsidRDefault="006807AE" w:rsidP="006807AE">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AF7EAC" w:rsidRPr="00A047BE">
        <w:rPr>
          <w:rFonts w:ascii="Arial" w:eastAsia="굴림" w:hAnsi="Arial" w:cs="Arial"/>
          <w:sz w:val="22"/>
        </w:rPr>
        <w:t>Range: 200600</w:t>
      </w:r>
      <w:r w:rsidRPr="00A047BE">
        <w:rPr>
          <w:rFonts w:ascii="Arial" w:eastAsia="굴림" w:hAnsi="Arial" w:cs="Arial"/>
          <w:sz w:val="22"/>
        </w:rPr>
        <w:t>~</w:t>
      </w:r>
      <w:del w:id="901" w:author="Keis" w:date="2024-09-06T10:23:00Z">
        <w:r w:rsidR="00C71290" w:rsidRPr="004F0F0F" w:rsidDel="00817F07">
          <w:rPr>
            <w:rFonts w:ascii="Arial" w:eastAsia="굴림" w:hAnsi="Arial" w:cs="Arial" w:hint="eastAsia"/>
            <w:color w:val="FF0000"/>
            <w:sz w:val="22"/>
          </w:rPr>
          <w:delText>2020</w:delText>
        </w:r>
      </w:del>
      <w:ins w:id="902" w:author="Keis" w:date="2024-09-06T10:23:00Z">
        <w:r w:rsidR="00817F07" w:rsidRPr="00817F07">
          <w:rPr>
            <w:rFonts w:ascii="Arial" w:eastAsia="굴림" w:hAnsi="Arial" w:cs="Arial" w:hint="eastAsia"/>
            <w:color w:val="00B050"/>
            <w:sz w:val="22"/>
          </w:rPr>
          <w:t>2022</w:t>
        </w:r>
      </w:ins>
      <w:r w:rsidR="00C71290" w:rsidRPr="00DC741E">
        <w:rPr>
          <w:rFonts w:ascii="Arial" w:eastAsia="굴림" w:hAnsi="Arial" w:cs="Arial"/>
          <w:sz w:val="22"/>
          <w:rPrChange w:id="903" w:author="Keis" w:date="2024-09-06T17:28:00Z">
            <w:rPr>
              <w:rFonts w:ascii="Arial" w:eastAsia="굴림" w:hAnsi="Arial" w:cs="Arial"/>
              <w:color w:val="FF0000"/>
              <w:sz w:val="22"/>
            </w:rPr>
          </w:rPrChange>
        </w:rPr>
        <w:t>11</w:t>
      </w:r>
      <w:r w:rsidRPr="00A047BE">
        <w:rPr>
          <w:rFonts w:ascii="Arial" w:eastAsia="굴림" w:hAnsi="Arial" w:cs="Arial"/>
          <w:sz w:val="22"/>
        </w:rPr>
        <w:t>]</w:t>
      </w:r>
      <w:r w:rsidRPr="00A047BE">
        <w:rPr>
          <w:rFonts w:ascii="Arial" w:eastAsia="굴림" w:hAnsi="Arial" w:cs="Arial"/>
          <w:kern w:val="0"/>
          <w:sz w:val="22"/>
        </w:rPr>
        <w:t xml:space="preserve"> →Go to C014</w:t>
      </w:r>
    </w:p>
    <w:p w14:paraId="319355ED" w14:textId="77777777" w:rsidR="00D8024B" w:rsidRPr="00A047BE" w:rsidRDefault="00D8024B" w:rsidP="006807AE">
      <w:pPr>
        <w:wordWrap/>
        <w:spacing w:line="360" w:lineRule="auto"/>
        <w:jc w:val="left"/>
        <w:textAlignment w:val="baseline"/>
        <w:rPr>
          <w:rFonts w:ascii="Arial" w:eastAsia="굴림" w:hAnsi="Arial" w:cs="Arial"/>
          <w:kern w:val="0"/>
          <w:sz w:val="22"/>
        </w:rPr>
      </w:pPr>
    </w:p>
    <w:p w14:paraId="7C543139" w14:textId="77777777" w:rsidR="006E6B90" w:rsidRPr="00A047BE" w:rsidRDefault="00D07A50" w:rsidP="006E6B90">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C013. How have</w:t>
      </w:r>
      <w:r w:rsidR="006E6B90" w:rsidRPr="00A047BE">
        <w:rPr>
          <w:rFonts w:ascii="Arial" w:eastAsia="굴림" w:hAnsi="Arial" w:cs="Arial"/>
          <w:kern w:val="0"/>
          <w:sz w:val="22"/>
        </w:rPr>
        <w:t xml:space="preserve"> your </w:t>
      </w:r>
      <w:r w:rsidR="00246BCF" w:rsidRPr="00A047BE">
        <w:rPr>
          <w:rFonts w:ascii="Arial" w:eastAsia="굴림" w:hAnsi="Arial" w:cs="Arial"/>
          <w:kern w:val="0"/>
          <w:sz w:val="22"/>
        </w:rPr>
        <w:t>symptom</w:t>
      </w:r>
      <w:r w:rsidR="006E6B90" w:rsidRPr="00A047BE">
        <w:rPr>
          <w:rFonts w:ascii="Arial" w:eastAsia="굴림" w:hAnsi="Arial" w:cs="Arial"/>
          <w:kern w:val="0"/>
          <w:sz w:val="22"/>
        </w:rPr>
        <w:t xml:space="preserve">s </w:t>
      </w:r>
      <w:r w:rsidR="004D14B9" w:rsidRPr="00A047BE">
        <w:rPr>
          <w:rFonts w:ascii="Arial" w:eastAsia="굴림" w:hAnsi="Arial" w:cs="Arial"/>
          <w:kern w:val="0"/>
          <w:sz w:val="22"/>
        </w:rPr>
        <w:t xml:space="preserve">of </w:t>
      </w:r>
      <w:r w:rsidR="006E6B90" w:rsidRPr="00A047BE">
        <w:rPr>
          <w:rFonts w:ascii="Arial" w:eastAsia="굴림" w:hAnsi="Arial" w:cs="Arial"/>
          <w:kern w:val="0"/>
          <w:sz w:val="22"/>
        </w:rPr>
        <w:t xml:space="preserve">diabetes or high blood sugar </w:t>
      </w:r>
      <w:r w:rsidRPr="00A047BE">
        <w:rPr>
          <w:rFonts w:ascii="Arial" w:eastAsia="굴림" w:hAnsi="Arial" w:cs="Arial"/>
          <w:kern w:val="0"/>
          <w:sz w:val="22"/>
        </w:rPr>
        <w:t xml:space="preserve">changed </w:t>
      </w:r>
      <w:r w:rsidR="00DA67F5" w:rsidRPr="00A047BE">
        <w:rPr>
          <w:rFonts w:ascii="Arial" w:eastAsia="굴림" w:hAnsi="Arial" w:cs="Arial"/>
          <w:kern w:val="0"/>
          <w:sz w:val="22"/>
        </w:rPr>
        <w:t xml:space="preserve">since the previous </w:t>
      </w:r>
      <w:proofErr w:type="gramStart"/>
      <w:r w:rsidR="00DA67F5" w:rsidRPr="00A047BE">
        <w:rPr>
          <w:rFonts w:ascii="Arial" w:eastAsia="굴림" w:hAnsi="Arial" w:cs="Arial"/>
          <w:kern w:val="0"/>
          <w:sz w:val="22"/>
        </w:rPr>
        <w:t>interview</w:t>
      </w:r>
      <w:r w:rsidR="0007539D" w:rsidRPr="00A047BE">
        <w:rPr>
          <w:rFonts w:ascii="Arial" w:eastAsia="굴림" w:hAnsi="Arial" w:cs="Arial"/>
          <w:kern w:val="0"/>
          <w:sz w:val="22"/>
        </w:rPr>
        <w:t>(</w:t>
      </w:r>
      <w:proofErr w:type="gramEnd"/>
      <w:r w:rsidR="0007539D" w:rsidRPr="00A047BE">
        <w:rPr>
          <w:rFonts w:ascii="Arial" w:eastAsia="굴림" w:hAnsi="Arial" w:cs="Arial"/>
          <w:kern w:val="0"/>
          <w:sz w:val="22"/>
        </w:rPr>
        <w:t>___ month ___ day ___ year)</w:t>
      </w:r>
      <w:r w:rsidR="006E6B90" w:rsidRPr="00A047BE">
        <w:rPr>
          <w:rFonts w:ascii="Arial" w:eastAsia="굴림" w:hAnsi="Arial" w:cs="Arial"/>
          <w:kern w:val="0"/>
          <w:sz w:val="22"/>
        </w:rPr>
        <w:t>?</w:t>
      </w:r>
    </w:p>
    <w:p w14:paraId="44F14687" w14:textId="77777777" w:rsidR="006807AE" w:rsidRPr="00A047BE" w:rsidRDefault="006807AE" w:rsidP="002D0E30">
      <w:pPr>
        <w:pStyle w:val="a6"/>
        <w:numPr>
          <w:ilvl w:val="0"/>
          <w:numId w:val="280"/>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772B7564" w14:textId="77777777" w:rsidR="006807AE" w:rsidRPr="001D19F6" w:rsidRDefault="006807AE" w:rsidP="002D0E30">
      <w:pPr>
        <w:pStyle w:val="a6"/>
        <w:numPr>
          <w:ilvl w:val="0"/>
          <w:numId w:val="280"/>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Improved</w:t>
      </w:r>
    </w:p>
    <w:p w14:paraId="5943810D" w14:textId="77777777" w:rsidR="006807AE" w:rsidRPr="001D19F6" w:rsidRDefault="006807AE" w:rsidP="002D0E30">
      <w:pPr>
        <w:pStyle w:val="a6"/>
        <w:numPr>
          <w:ilvl w:val="0"/>
          <w:numId w:val="280"/>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Same</w:t>
      </w:r>
    </w:p>
    <w:p w14:paraId="0DBAB627" w14:textId="77777777" w:rsidR="006807AE" w:rsidRPr="001D19F6" w:rsidRDefault="006807AE" w:rsidP="002D0E30">
      <w:pPr>
        <w:pStyle w:val="a6"/>
        <w:numPr>
          <w:ilvl w:val="0"/>
          <w:numId w:val="280"/>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Worsened</w:t>
      </w:r>
    </w:p>
    <w:p w14:paraId="4EEAB542" w14:textId="77777777" w:rsidR="006807AE" w:rsidRPr="001D19F6" w:rsidRDefault="006807AE" w:rsidP="002D0E30">
      <w:pPr>
        <w:pStyle w:val="a6"/>
        <w:numPr>
          <w:ilvl w:val="0"/>
          <w:numId w:val="280"/>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Greatly worsened</w:t>
      </w:r>
    </w:p>
    <w:p w14:paraId="1D387C92"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B0FAD7B" w14:textId="77777777" w:rsidR="006E6B90" w:rsidRPr="001D19F6" w:rsidRDefault="00C07AB3"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C014. Are you currently</w:t>
      </w:r>
      <w:r w:rsidR="006807AE" w:rsidRPr="001D19F6">
        <w:rPr>
          <w:rFonts w:ascii="Arial" w:eastAsia="굴림" w:hAnsi="Arial" w:cs="Arial"/>
          <w:kern w:val="0"/>
          <w:sz w:val="22"/>
        </w:rPr>
        <w:t xml:space="preserve"> </w:t>
      </w:r>
      <w:r w:rsidR="004D14B9" w:rsidRPr="001D19F6">
        <w:rPr>
          <w:rFonts w:ascii="Arial" w:eastAsia="굴림" w:hAnsi="Arial" w:cs="Arial"/>
          <w:kern w:val="0"/>
          <w:sz w:val="22"/>
        </w:rPr>
        <w:t>taking</w:t>
      </w:r>
      <w:r w:rsidR="006113EE" w:rsidRPr="001D19F6">
        <w:rPr>
          <w:rFonts w:ascii="Arial" w:eastAsia="굴림" w:hAnsi="Arial" w:cs="Arial"/>
          <w:kern w:val="0"/>
          <w:sz w:val="22"/>
        </w:rPr>
        <w:t xml:space="preserve"> any</w:t>
      </w:r>
      <w:r w:rsidR="006807AE" w:rsidRPr="001D19F6">
        <w:rPr>
          <w:rFonts w:ascii="Arial" w:eastAsia="굴림" w:hAnsi="Arial" w:cs="Arial"/>
          <w:kern w:val="0"/>
          <w:sz w:val="22"/>
        </w:rPr>
        <w:t xml:space="preserve"> </w:t>
      </w:r>
      <w:r w:rsidR="006E6B90" w:rsidRPr="001D19F6">
        <w:rPr>
          <w:rFonts w:ascii="Arial" w:eastAsia="굴림" w:hAnsi="Arial" w:cs="Arial"/>
          <w:kern w:val="0"/>
          <w:sz w:val="22"/>
        </w:rPr>
        <w:t xml:space="preserve">medication or </w:t>
      </w:r>
      <w:r w:rsidR="005A1097" w:rsidRPr="001D19F6">
        <w:rPr>
          <w:rFonts w:ascii="Arial" w:eastAsia="굴림" w:hAnsi="Arial" w:cs="Arial"/>
          <w:kern w:val="0"/>
          <w:sz w:val="22"/>
        </w:rPr>
        <w:t xml:space="preserve">receiving </w:t>
      </w:r>
      <w:r w:rsidR="00D07A50" w:rsidRPr="001D19F6">
        <w:rPr>
          <w:rFonts w:ascii="Arial" w:eastAsia="굴림" w:hAnsi="Arial" w:cs="Arial"/>
          <w:kern w:val="0"/>
          <w:sz w:val="22"/>
        </w:rPr>
        <w:t xml:space="preserve">treatment </w:t>
      </w:r>
      <w:r w:rsidR="006E6B90" w:rsidRPr="001D19F6">
        <w:rPr>
          <w:rFonts w:ascii="Arial" w:eastAsia="굴림" w:hAnsi="Arial" w:cs="Arial"/>
          <w:kern w:val="0"/>
          <w:sz w:val="22"/>
        </w:rPr>
        <w:t>to treat your diabetes</w:t>
      </w:r>
      <w:r w:rsidRPr="001D19F6">
        <w:rPr>
          <w:rFonts w:ascii="Arial" w:eastAsia="굴림" w:hAnsi="Arial" w:cs="Arial"/>
          <w:kern w:val="0"/>
          <w:sz w:val="22"/>
        </w:rPr>
        <w:t xml:space="preserve"> or stabilize your blood sugar level</w:t>
      </w:r>
      <w:r w:rsidR="006E6B90" w:rsidRPr="001D19F6">
        <w:rPr>
          <w:rFonts w:ascii="Arial" w:eastAsia="굴림" w:hAnsi="Arial" w:cs="Arial"/>
          <w:kern w:val="0"/>
          <w:sz w:val="22"/>
        </w:rPr>
        <w:t>?</w:t>
      </w:r>
    </w:p>
    <w:p w14:paraId="437F0340" w14:textId="77777777" w:rsidR="006807AE" w:rsidRPr="001D19F6" w:rsidRDefault="006807AE" w:rsidP="002D0E30">
      <w:pPr>
        <w:pStyle w:val="a6"/>
        <w:numPr>
          <w:ilvl w:val="0"/>
          <w:numId w:val="28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AAC9799" w14:textId="77777777" w:rsidR="006807AE" w:rsidRPr="001D19F6" w:rsidRDefault="006807AE" w:rsidP="006E6B90">
      <w:pPr>
        <w:wordWrap/>
        <w:spacing w:line="360" w:lineRule="auto"/>
        <w:jc w:val="left"/>
        <w:textAlignment w:val="baseline"/>
        <w:rPr>
          <w:rFonts w:ascii="Arial" w:eastAsia="굴림" w:hAnsi="Arial" w:cs="Arial"/>
          <w:kern w:val="0"/>
          <w:sz w:val="22"/>
        </w:rPr>
      </w:pPr>
    </w:p>
    <w:p w14:paraId="4A40B142"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C015. Does your diabetes limit your daily activities?</w:t>
      </w:r>
    </w:p>
    <w:p w14:paraId="2EDD0160" w14:textId="77777777" w:rsidR="006807AE" w:rsidRPr="001D19F6" w:rsidRDefault="006807AE" w:rsidP="002D0E30">
      <w:pPr>
        <w:pStyle w:val="a6"/>
        <w:numPr>
          <w:ilvl w:val="0"/>
          <w:numId w:val="28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F8A95E4"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32A539C0" w14:textId="77777777" w:rsidR="00C61FCA" w:rsidRPr="001D19F6" w:rsidRDefault="00C61FCA" w:rsidP="006E6B90">
      <w:pPr>
        <w:wordWrap/>
        <w:spacing w:line="360" w:lineRule="auto"/>
        <w:jc w:val="left"/>
        <w:textAlignment w:val="baseline"/>
        <w:rPr>
          <w:rFonts w:ascii="Arial" w:eastAsia="굴림" w:hAnsi="Arial" w:cs="Arial"/>
          <w:b/>
          <w:kern w:val="0"/>
          <w:sz w:val="22"/>
        </w:rPr>
      </w:pPr>
      <w:r w:rsidRPr="001D19F6">
        <w:rPr>
          <w:rFonts w:ascii="Arial" w:eastAsia="굴림" w:hAnsi="Arial" w:cs="Arial"/>
          <w:b/>
          <w:kern w:val="0"/>
          <w:sz w:val="22"/>
        </w:rPr>
        <w:t>&lt;</w:t>
      </w:r>
      <w:r w:rsidR="00F07558" w:rsidRPr="001D19F6">
        <w:rPr>
          <w:rFonts w:ascii="Arial" w:eastAsia="굴림" w:hAnsi="Arial" w:cs="Arial"/>
          <w:b/>
          <w:kern w:val="0"/>
          <w:sz w:val="22"/>
        </w:rPr>
        <w:t xml:space="preserve"> </w:t>
      </w:r>
      <w:r w:rsidRPr="001D19F6">
        <w:rPr>
          <w:rFonts w:ascii="Arial" w:eastAsia="굴림" w:hAnsi="Arial" w:cs="Arial"/>
          <w:b/>
          <w:kern w:val="0"/>
          <w:sz w:val="22"/>
        </w:rPr>
        <w:t>Cancer or malignant tumor</w:t>
      </w:r>
      <w:r w:rsidR="00F07558" w:rsidRPr="001D19F6">
        <w:rPr>
          <w:rFonts w:ascii="Arial" w:eastAsia="굴림" w:hAnsi="Arial" w:cs="Arial"/>
          <w:b/>
          <w:kern w:val="0"/>
          <w:sz w:val="22"/>
        </w:rPr>
        <w:t xml:space="preserve"> </w:t>
      </w:r>
      <w:r w:rsidRPr="001D19F6">
        <w:rPr>
          <w:rFonts w:ascii="Arial" w:eastAsia="굴림" w:hAnsi="Arial" w:cs="Arial"/>
          <w:b/>
          <w:kern w:val="0"/>
          <w:sz w:val="22"/>
        </w:rPr>
        <w:t>&gt;</w:t>
      </w:r>
    </w:p>
    <w:p w14:paraId="07A54036" w14:textId="77777777" w:rsidR="00C07AB3" w:rsidRPr="001D19F6" w:rsidRDefault="00C07AB3" w:rsidP="00297F86">
      <w:pPr>
        <w:wordWrap/>
        <w:spacing w:line="276" w:lineRule="auto"/>
        <w:jc w:val="left"/>
        <w:textAlignment w:val="baseline"/>
        <w:rPr>
          <w:rFonts w:ascii="Arial" w:eastAsia="굴림" w:hAnsi="Arial" w:cs="Arial"/>
          <w:b/>
          <w:bCs/>
          <w:kern w:val="0"/>
          <w:sz w:val="22"/>
          <w:shd w:val="clear" w:color="auto" w:fill="FFFFFF" w:themeFill="background1"/>
        </w:rPr>
      </w:pPr>
      <w:r w:rsidRPr="001D19F6">
        <w:rPr>
          <w:rFonts w:ascii="Arial" w:eastAsia="굴림" w:hAnsi="Arial" w:cs="Arial"/>
          <w:b/>
          <w:bCs/>
          <w:kern w:val="0"/>
          <w:sz w:val="22"/>
          <w:shd w:val="clear" w:color="auto" w:fill="FFFFFF" w:themeFill="background1"/>
        </w:rPr>
        <w:t>Logic</w:t>
      </w:r>
    </w:p>
    <w:p w14:paraId="699D19B4" w14:textId="77777777" w:rsidR="00C07AB3" w:rsidRPr="001D19F6" w:rsidRDefault="00C07AB3" w:rsidP="002D0E30">
      <w:pPr>
        <w:pStyle w:val="a6"/>
        <w:numPr>
          <w:ilvl w:val="0"/>
          <w:numId w:val="238"/>
        </w:numPr>
        <w:wordWrap/>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If</w:t>
      </w:r>
      <w:r w:rsidR="006807AE" w:rsidRPr="001D19F6">
        <w:rPr>
          <w:rFonts w:ascii="Arial" w:eastAsia="굴림" w:hAnsi="Arial" w:cs="Arial"/>
          <w:b/>
          <w:bCs/>
          <w:kern w:val="0"/>
          <w:sz w:val="22"/>
        </w:rPr>
        <w:t xml:space="preserve"> </w:t>
      </w:r>
      <w:r w:rsidRPr="001D19F6">
        <w:rPr>
          <w:rFonts w:ascii="Arial" w:eastAsia="굴림" w:hAnsi="Arial" w:cs="Arial"/>
          <w:b/>
          <w:bCs/>
          <w:kern w:val="0"/>
          <w:sz w:val="22"/>
        </w:rPr>
        <w:t>R said that he/she didn’t receive a diagnosis of cancer or a malignant tumor or 'Don’t know</w:t>
      </w:r>
      <w:r w:rsidR="006807AE" w:rsidRPr="001D19F6">
        <w:rPr>
          <w:rFonts w:ascii="Arial" w:eastAsia="굴림" w:hAnsi="Arial" w:cs="Arial"/>
          <w:b/>
          <w:bCs/>
          <w:kern w:val="0"/>
          <w:sz w:val="22"/>
        </w:rPr>
        <w:t xml:space="preserve">/ </w:t>
      </w:r>
      <w:r w:rsidRPr="001D19F6">
        <w:rPr>
          <w:rFonts w:ascii="Arial" w:eastAsia="굴림" w:hAnsi="Arial" w:cs="Arial"/>
          <w:b/>
          <w:bCs/>
          <w:kern w:val="0"/>
          <w:sz w:val="22"/>
        </w:rPr>
        <w:t>Refuse to answer' in the previous interview,</w:t>
      </w:r>
      <w:r w:rsidR="006807AE" w:rsidRPr="001D19F6">
        <w:rPr>
          <w:rFonts w:ascii="Arial" w:eastAsia="굴림" w:hAnsi="Arial" w:cs="Arial"/>
          <w:b/>
          <w:bCs/>
          <w:kern w:val="0"/>
          <w:sz w:val="22"/>
        </w:rPr>
        <w:t xml:space="preserve"> </w:t>
      </w:r>
      <w:r w:rsidRPr="001D19F6">
        <w:rPr>
          <w:rFonts w:ascii="Arial" w:eastAsia="굴림" w:hAnsi="Arial" w:cs="Arial"/>
          <w:b/>
          <w:bCs/>
          <w:kern w:val="0"/>
          <w:sz w:val="22"/>
        </w:rPr>
        <w:t xml:space="preserve">then </w:t>
      </w:r>
      <w:r w:rsidR="006807AE" w:rsidRPr="001D19F6">
        <w:rPr>
          <w:rFonts w:ascii="Arial" w:eastAsia="굴림" w:hAnsi="Arial" w:cs="Arial"/>
          <w:b/>
          <w:bCs/>
          <w:kern w:val="0"/>
          <w:sz w:val="22"/>
        </w:rPr>
        <w:t xml:space="preserve">ask </w:t>
      </w:r>
      <w:r w:rsidRPr="001D19F6">
        <w:rPr>
          <w:rFonts w:ascii="Arial" w:eastAsia="굴림" w:hAnsi="Arial" w:cs="Arial"/>
          <w:b/>
          <w:bCs/>
          <w:kern w:val="0"/>
          <w:sz w:val="22"/>
        </w:rPr>
        <w:t>C016. If R</w:t>
      </w:r>
      <w:r w:rsidR="008B703E" w:rsidRPr="001D19F6">
        <w:rPr>
          <w:rFonts w:ascii="Arial" w:eastAsia="굴림" w:hAnsi="Arial" w:cs="Arial"/>
          <w:b/>
          <w:bCs/>
          <w:kern w:val="0"/>
          <w:sz w:val="22"/>
        </w:rPr>
        <w:t xml:space="preserve"> received such a diagnosis</w:t>
      </w:r>
      <w:r w:rsidRPr="001D19F6">
        <w:rPr>
          <w:rFonts w:ascii="Arial" w:eastAsia="굴림" w:hAnsi="Arial" w:cs="Arial"/>
          <w:b/>
          <w:bCs/>
          <w:kern w:val="0"/>
          <w:sz w:val="22"/>
        </w:rPr>
        <w:t xml:space="preserve">, then </w:t>
      </w:r>
      <w:r w:rsidR="006807AE" w:rsidRPr="001D19F6">
        <w:rPr>
          <w:rFonts w:ascii="Arial" w:eastAsia="굴림" w:hAnsi="Arial" w:cs="Arial"/>
          <w:b/>
          <w:bCs/>
          <w:kern w:val="0"/>
          <w:sz w:val="22"/>
        </w:rPr>
        <w:t>ask</w:t>
      </w:r>
      <w:r w:rsidRPr="001D19F6">
        <w:rPr>
          <w:rFonts w:ascii="Arial" w:eastAsia="굴림" w:hAnsi="Arial" w:cs="Arial"/>
          <w:b/>
          <w:bCs/>
          <w:kern w:val="0"/>
          <w:sz w:val="22"/>
        </w:rPr>
        <w:t xml:space="preserve"> C020.</w:t>
      </w:r>
    </w:p>
    <w:p w14:paraId="4AEFF02C" w14:textId="77777777" w:rsidR="00C07AB3" w:rsidRPr="001D19F6" w:rsidRDefault="00C07AB3" w:rsidP="006E6B90">
      <w:pPr>
        <w:wordWrap/>
        <w:spacing w:line="360" w:lineRule="auto"/>
        <w:jc w:val="left"/>
        <w:textAlignment w:val="baseline"/>
        <w:rPr>
          <w:rFonts w:ascii="Arial" w:eastAsia="굴림" w:hAnsi="Arial" w:cs="Arial"/>
          <w:kern w:val="0"/>
          <w:sz w:val="22"/>
        </w:rPr>
      </w:pPr>
    </w:p>
    <w:p w14:paraId="71DDA365" w14:textId="77777777" w:rsidR="006E6B90" w:rsidRPr="001D19F6" w:rsidRDefault="00C07AB3"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C016. </w:t>
      </w:r>
      <w:r w:rsidR="0064511C" w:rsidRPr="001D19F6">
        <w:rPr>
          <w:rFonts w:ascii="Arial" w:eastAsia="굴림" w:hAnsi="Arial" w:cs="Arial"/>
          <w:kern w:val="0"/>
          <w:sz w:val="22"/>
        </w:rPr>
        <w:t>Has a doctor ever told you that you have</w:t>
      </w:r>
      <w:r w:rsidRPr="001D19F6">
        <w:rPr>
          <w:rFonts w:ascii="Arial" w:eastAsia="굴림" w:hAnsi="Arial" w:cs="Arial"/>
          <w:kern w:val="0"/>
          <w:sz w:val="22"/>
        </w:rPr>
        <w:t xml:space="preserve"> cancer or </w:t>
      </w:r>
      <w:r w:rsidR="006E6B90" w:rsidRPr="001D19F6">
        <w:rPr>
          <w:rFonts w:ascii="Arial" w:eastAsia="굴림" w:hAnsi="Arial" w:cs="Arial"/>
          <w:kern w:val="0"/>
          <w:sz w:val="22"/>
        </w:rPr>
        <w:t>malignant tum</w:t>
      </w:r>
      <w:r w:rsidRPr="001D19F6">
        <w:rPr>
          <w:rFonts w:ascii="Arial" w:eastAsia="굴림" w:hAnsi="Arial" w:cs="Arial"/>
          <w:kern w:val="0"/>
          <w:sz w:val="22"/>
        </w:rPr>
        <w:t>or (</w:t>
      </w:r>
      <w:r w:rsidR="0060656D" w:rsidRPr="001D19F6">
        <w:rPr>
          <w:rFonts w:ascii="Arial" w:eastAsia="굴림" w:hAnsi="Arial" w:cs="Arial"/>
          <w:kern w:val="0"/>
          <w:sz w:val="22"/>
        </w:rPr>
        <w:t>including</w:t>
      </w:r>
      <w:r w:rsidRPr="001D19F6">
        <w:rPr>
          <w:rFonts w:ascii="Arial" w:eastAsia="굴림" w:hAnsi="Arial" w:cs="Arial"/>
          <w:kern w:val="0"/>
          <w:sz w:val="22"/>
        </w:rPr>
        <w:t xml:space="preserve"> minor skin cancer</w:t>
      </w:r>
      <w:r w:rsidR="006E6B90" w:rsidRPr="001D19F6">
        <w:rPr>
          <w:rFonts w:ascii="Arial" w:eastAsia="굴림" w:hAnsi="Arial" w:cs="Arial"/>
          <w:kern w:val="0"/>
          <w:sz w:val="22"/>
        </w:rPr>
        <w:t xml:space="preserve">) </w:t>
      </w:r>
      <w:r w:rsidR="00DA67F5" w:rsidRPr="001D19F6">
        <w:rPr>
          <w:rFonts w:ascii="Arial" w:eastAsia="굴림" w:hAnsi="Arial" w:cs="Arial"/>
          <w:kern w:val="0"/>
          <w:sz w:val="22"/>
        </w:rPr>
        <w:t xml:space="preserve">since the previous </w:t>
      </w:r>
      <w:proofErr w:type="gramStart"/>
      <w:r w:rsidR="00DA67F5" w:rsidRPr="001D19F6">
        <w:rPr>
          <w:rFonts w:ascii="Arial" w:eastAsia="굴림" w:hAnsi="Arial" w:cs="Arial"/>
          <w:kern w:val="0"/>
          <w:sz w:val="22"/>
        </w:rPr>
        <w:t>interview</w:t>
      </w:r>
      <w:r w:rsidR="000A7D52" w:rsidRPr="001D19F6">
        <w:rPr>
          <w:rFonts w:ascii="Arial" w:eastAsia="굴림" w:hAnsi="Arial" w:cs="Arial"/>
          <w:kern w:val="0"/>
          <w:sz w:val="22"/>
        </w:rPr>
        <w:t>(</w:t>
      </w:r>
      <w:proofErr w:type="gramEnd"/>
      <w:r w:rsidR="000A7D52" w:rsidRPr="001D19F6">
        <w:rPr>
          <w:rFonts w:ascii="Arial" w:eastAsia="굴림" w:hAnsi="Arial" w:cs="Arial"/>
          <w:kern w:val="0"/>
          <w:sz w:val="22"/>
        </w:rPr>
        <w:t>___ month ___ day ___ year)</w:t>
      </w:r>
      <w:r w:rsidR="006E6B90" w:rsidRPr="001D19F6">
        <w:rPr>
          <w:rFonts w:ascii="Arial" w:eastAsia="굴림" w:hAnsi="Arial" w:cs="Arial"/>
          <w:kern w:val="0"/>
          <w:sz w:val="22"/>
        </w:rPr>
        <w:t>?</w:t>
      </w:r>
    </w:p>
    <w:p w14:paraId="5ED24A9B" w14:textId="77777777" w:rsidR="00533D92" w:rsidRPr="001D19F6" w:rsidRDefault="00533D92" w:rsidP="002D0E30">
      <w:pPr>
        <w:pStyle w:val="a6"/>
        <w:numPr>
          <w:ilvl w:val="0"/>
          <w:numId w:val="28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Pr="001D19F6">
        <w:rPr>
          <w:rFonts w:ascii="Arial" w:eastAsia="굴림" w:hAnsi="Arial" w:cs="Arial"/>
          <w:kern w:val="0"/>
          <w:sz w:val="22"/>
        </w:rPr>
        <w:t>C023</w:t>
      </w:r>
    </w:p>
    <w:p w14:paraId="44851252" w14:textId="77777777" w:rsidR="006E6B90" w:rsidRPr="00A047BE" w:rsidRDefault="006E6B90" w:rsidP="006E6B90">
      <w:pPr>
        <w:wordWrap/>
        <w:spacing w:line="360" w:lineRule="auto"/>
        <w:jc w:val="left"/>
        <w:textAlignment w:val="baseline"/>
        <w:rPr>
          <w:rFonts w:ascii="Arial" w:eastAsia="굴림" w:hAnsi="Arial" w:cs="Arial"/>
          <w:kern w:val="0"/>
          <w:sz w:val="22"/>
        </w:rPr>
      </w:pPr>
    </w:p>
    <w:p w14:paraId="401CB0DA" w14:textId="77777777" w:rsidR="006E6B90" w:rsidRPr="00A047BE" w:rsidRDefault="006E6B90" w:rsidP="006E6B90">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C017.</w:t>
      </w:r>
      <w:r w:rsidR="00533D92" w:rsidRPr="00A047BE">
        <w:rPr>
          <w:rFonts w:ascii="Arial" w:eastAsia="굴림" w:hAnsi="Arial" w:cs="Arial"/>
          <w:kern w:val="0"/>
          <w:sz w:val="22"/>
        </w:rPr>
        <w:t xml:space="preserve"> </w:t>
      </w:r>
      <w:r w:rsidR="005956E8" w:rsidRPr="00A047BE">
        <w:rPr>
          <w:rFonts w:ascii="Arial" w:eastAsia="굴림" w:hAnsi="Arial" w:cs="Arial"/>
          <w:kern w:val="0"/>
          <w:sz w:val="22"/>
          <w:szCs w:val="20"/>
        </w:rPr>
        <w:t xml:space="preserve">When was your cancer diagnosed for the first time? </w:t>
      </w:r>
      <w:r w:rsidR="00246BCF" w:rsidRPr="00A047BE">
        <w:rPr>
          <w:rFonts w:ascii="Arial" w:eastAsia="굴림" w:hAnsi="Arial" w:cs="Arial"/>
          <w:kern w:val="0"/>
          <w:sz w:val="22"/>
        </w:rPr>
        <w:t>(unit: year and month combined into 6 digits)</w:t>
      </w:r>
    </w:p>
    <w:p w14:paraId="27B9659A" w14:textId="7722180F" w:rsidR="00533D92" w:rsidRPr="00A047BE" w:rsidRDefault="00533D92" w:rsidP="00533D92">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04" w:author="Keis" w:date="2024-09-06T10:11:00Z">
        <w:r w:rsidR="00714734" w:rsidRPr="009F27DD" w:rsidDel="009F27DD">
          <w:rPr>
            <w:rFonts w:ascii="Arial" w:eastAsia="굴림" w:hAnsi="Arial" w:cs="Arial"/>
            <w:color w:val="00B050"/>
            <w:kern w:val="0"/>
            <w:sz w:val="22"/>
            <w:rPrChange w:id="905" w:author="Keis" w:date="2024-09-06T10:11:00Z">
              <w:rPr>
                <w:rFonts w:ascii="Arial" w:eastAsia="굴림" w:hAnsi="Arial" w:cs="Arial"/>
                <w:kern w:val="0"/>
                <w:sz w:val="22"/>
              </w:rPr>
            </w:rPrChange>
          </w:rPr>
          <w:delText>2018</w:delText>
        </w:r>
      </w:del>
      <w:ins w:id="906" w:author="Keis" w:date="2024-09-06T10:11:00Z">
        <w:r w:rsidR="009F27DD" w:rsidRPr="009F27DD">
          <w:rPr>
            <w:rFonts w:ascii="Arial" w:eastAsia="굴림" w:hAnsi="Arial" w:cs="Arial"/>
            <w:color w:val="00B050"/>
            <w:kern w:val="0"/>
            <w:sz w:val="22"/>
          </w:rPr>
          <w:t>2022</w:t>
        </w:r>
      </w:ins>
      <w:r w:rsidR="00CB7C89" w:rsidRPr="00A047BE">
        <w:rPr>
          <w:rFonts w:ascii="Arial" w:eastAsia="굴림" w:hAnsi="Arial" w:cs="Arial"/>
          <w:kern w:val="0"/>
          <w:sz w:val="22"/>
        </w:rPr>
        <w:t xml:space="preserve">01 for January </w:t>
      </w:r>
      <w:del w:id="907" w:author="Keis" w:date="2024-09-06T10:23:00Z">
        <w:r w:rsidR="0075706E" w:rsidRPr="001331E9" w:rsidDel="00817F07">
          <w:rPr>
            <w:rFonts w:ascii="Arial" w:eastAsia="굴림" w:hAnsi="Arial" w:cs="Arial" w:hint="eastAsia"/>
            <w:color w:val="FF0000"/>
            <w:kern w:val="0"/>
            <w:sz w:val="22"/>
          </w:rPr>
          <w:delText>2020</w:delText>
        </w:r>
      </w:del>
      <w:ins w:id="908"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09" w:author="Keis" w:date="2024-09-06T10:23:00Z">
        <w:r w:rsidR="0075706E" w:rsidRPr="001331E9" w:rsidDel="00817F07">
          <w:rPr>
            <w:rFonts w:ascii="Arial" w:eastAsia="굴림" w:hAnsi="Arial" w:cs="Arial" w:hint="eastAsia"/>
            <w:color w:val="FF0000"/>
            <w:kern w:val="0"/>
            <w:sz w:val="22"/>
          </w:rPr>
          <w:delText>2020</w:delText>
        </w:r>
      </w:del>
      <w:ins w:id="910" w:author="Keis" w:date="2024-09-06T10:23:00Z">
        <w:r w:rsidR="00817F07" w:rsidRPr="00817F07">
          <w:rPr>
            <w:rFonts w:ascii="Arial" w:eastAsia="굴림" w:hAnsi="Arial" w:cs="Arial" w:hint="eastAsia"/>
            <w:color w:val="00B050"/>
            <w:kern w:val="0"/>
            <w:sz w:val="22"/>
          </w:rPr>
          <w:t>2022</w:t>
        </w:r>
      </w:ins>
      <w:r w:rsidR="0075706E" w:rsidRPr="00DC741E">
        <w:rPr>
          <w:rFonts w:ascii="Arial" w:eastAsia="굴림" w:hAnsi="Arial" w:cs="Arial"/>
          <w:kern w:val="0"/>
          <w:sz w:val="22"/>
          <w:rPrChange w:id="911" w:author="Keis" w:date="2024-09-06T17:28: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0E7B8696" w14:textId="77777777" w:rsidR="00533D92" w:rsidRPr="00A047BE" w:rsidRDefault="00533D92" w:rsidP="00533D92">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33E6E077" w14:textId="7201E032" w:rsidR="00533D92" w:rsidRPr="00A047BE" w:rsidRDefault="00533D92" w:rsidP="00533D92">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912" w:author="Keis" w:date="2024-09-06T10:23:00Z">
        <w:r w:rsidR="0075706E" w:rsidRPr="001331E9" w:rsidDel="00817F07">
          <w:rPr>
            <w:rFonts w:ascii="Arial" w:eastAsia="굴림" w:hAnsi="Arial" w:cs="Arial" w:hint="eastAsia"/>
            <w:color w:val="FF0000"/>
            <w:sz w:val="22"/>
          </w:rPr>
          <w:delText>2020</w:delText>
        </w:r>
      </w:del>
      <w:ins w:id="913" w:author="Keis" w:date="2024-09-06T10:23:00Z">
        <w:r w:rsidR="00817F07" w:rsidRPr="00817F07">
          <w:rPr>
            <w:rFonts w:ascii="Arial" w:eastAsia="굴림" w:hAnsi="Arial" w:cs="Arial" w:hint="eastAsia"/>
            <w:color w:val="00B050"/>
            <w:sz w:val="22"/>
          </w:rPr>
          <w:t>2022</w:t>
        </w:r>
      </w:ins>
      <w:r w:rsidR="0075706E" w:rsidRPr="00DC741E">
        <w:rPr>
          <w:rFonts w:ascii="Arial" w:eastAsia="굴림" w:hAnsi="Arial" w:cs="Arial"/>
          <w:sz w:val="22"/>
          <w:rPrChange w:id="914" w:author="Keis" w:date="2024-09-06T17:28:00Z">
            <w:rPr>
              <w:rFonts w:ascii="Arial" w:eastAsia="굴림" w:hAnsi="Arial" w:cs="Arial"/>
              <w:color w:val="FF0000"/>
              <w:sz w:val="22"/>
            </w:rPr>
          </w:rPrChange>
        </w:rPr>
        <w:t>11</w:t>
      </w:r>
      <w:r w:rsidRPr="00A047BE">
        <w:rPr>
          <w:rFonts w:ascii="Arial" w:eastAsia="굴림" w:hAnsi="Arial" w:cs="Arial"/>
          <w:sz w:val="22"/>
        </w:rPr>
        <w:t>]</w:t>
      </w:r>
    </w:p>
    <w:p w14:paraId="3B3E0302"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5062C08"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C018. In which organ or part of your body do you have cancer?</w:t>
      </w:r>
    </w:p>
    <w:p w14:paraId="68D4139C" w14:textId="77777777" w:rsidR="003435A9" w:rsidRPr="001D19F6" w:rsidRDefault="003435A9"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ab/>
        <w:t>[IWER: If cancer has spread out, please tell in which organ or part your cancer started]</w:t>
      </w:r>
    </w:p>
    <w:p w14:paraId="2B01264F"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Liver →Go to C021</w:t>
      </w:r>
    </w:p>
    <w:p w14:paraId="662767FC"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lastRenderedPageBreak/>
        <w:t>Stomach →Go to C021</w:t>
      </w:r>
    </w:p>
    <w:p w14:paraId="10CD0CBC"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Lung →Go to C021</w:t>
      </w:r>
    </w:p>
    <w:p w14:paraId="256E4823"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Colon →Go to C021</w:t>
      </w:r>
    </w:p>
    <w:p w14:paraId="12D23744"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Thyroid →Go to C021</w:t>
      </w:r>
    </w:p>
    <w:p w14:paraId="259EE94C"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Breast →Go to C021</w:t>
      </w:r>
    </w:p>
    <w:p w14:paraId="5C68C7EC"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Cervix →Go to C021</w:t>
      </w:r>
    </w:p>
    <w:p w14:paraId="3ACA953B"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Ovary →Go to C021</w:t>
      </w:r>
    </w:p>
    <w:p w14:paraId="08CBD2E0" w14:textId="77777777" w:rsidR="00342A5B" w:rsidRPr="001D19F6" w:rsidRDefault="00342A5B"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Prostate →Go to C021</w:t>
      </w:r>
    </w:p>
    <w:p w14:paraId="0E659812" w14:textId="77777777" w:rsidR="006E6B90" w:rsidRPr="001D19F6" w:rsidRDefault="006E6B90" w:rsidP="002D0E30">
      <w:pPr>
        <w:pStyle w:val="a6"/>
        <w:numPr>
          <w:ilvl w:val="0"/>
          <w:numId w:val="28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Other</w:t>
      </w:r>
      <w:r w:rsidR="00004297" w:rsidRPr="001D19F6">
        <w:rPr>
          <w:rFonts w:ascii="Arial" w:eastAsia="굴림" w:hAnsi="Arial" w:cs="Arial"/>
          <w:kern w:val="0"/>
          <w:sz w:val="22"/>
        </w:rPr>
        <w:t>s</w:t>
      </w:r>
    </w:p>
    <w:p w14:paraId="6A87A2F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0838896"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C019. </w:t>
      </w:r>
      <w:r w:rsidR="00004297" w:rsidRPr="001D19F6">
        <w:rPr>
          <w:rFonts w:ascii="Arial" w:eastAsia="굴림" w:hAnsi="Arial" w:cs="Arial"/>
          <w:kern w:val="0"/>
          <w:sz w:val="22"/>
        </w:rPr>
        <w:t>If others, please specify</w:t>
      </w:r>
      <w:r w:rsidRPr="001D19F6">
        <w:rPr>
          <w:rFonts w:ascii="Arial" w:eastAsia="굴림" w:hAnsi="Arial" w:cs="Arial"/>
          <w:kern w:val="0"/>
          <w:sz w:val="22"/>
        </w:rPr>
        <w:t>.</w:t>
      </w:r>
    </w:p>
    <w:p w14:paraId="011BDECD" w14:textId="77777777" w:rsidR="006E6B90" w:rsidRPr="001D19F6" w:rsidRDefault="006E6B90" w:rsidP="00E9471C">
      <w:pPr>
        <w:wordWrap/>
        <w:spacing w:line="360" w:lineRule="auto"/>
        <w:ind w:firstLine="800"/>
        <w:jc w:val="left"/>
        <w:textAlignment w:val="baseline"/>
        <w:rPr>
          <w:rFonts w:ascii="Arial" w:eastAsia="굴림" w:hAnsi="Arial" w:cs="Arial"/>
          <w:kern w:val="0"/>
          <w:sz w:val="22"/>
        </w:rPr>
      </w:pPr>
      <w:r w:rsidRPr="001D19F6">
        <w:rPr>
          <w:rFonts w:ascii="Arial" w:eastAsia="굴림" w:hAnsi="Arial" w:cs="Arial"/>
          <w:kern w:val="0"/>
          <w:sz w:val="22"/>
        </w:rPr>
        <w:t xml:space="preserve"> </w:t>
      </w:r>
      <w:r w:rsidR="00E9471C" w:rsidRPr="001D19F6">
        <w:rPr>
          <w:rFonts w:ascii="Arial" w:eastAsia="굴림" w:hAnsi="Arial" w:cs="Arial"/>
          <w:kern w:val="0"/>
          <w:sz w:val="22"/>
        </w:rPr>
        <w:t>_______________________________</w:t>
      </w:r>
      <w:r w:rsidRPr="001D19F6">
        <w:rPr>
          <w:rFonts w:ascii="Arial" w:eastAsia="굴림" w:hAnsi="Arial" w:cs="Arial"/>
          <w:kern w:val="0"/>
          <w:sz w:val="22"/>
        </w:rPr>
        <w:t>→Go to C021</w:t>
      </w:r>
    </w:p>
    <w:p w14:paraId="253F1F23"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019A5231"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C020. How </w:t>
      </w:r>
      <w:r w:rsidR="00D07A50" w:rsidRPr="001D19F6">
        <w:rPr>
          <w:rFonts w:ascii="Arial" w:eastAsia="굴림" w:hAnsi="Arial" w:cs="Arial"/>
          <w:kern w:val="0"/>
          <w:sz w:val="22"/>
        </w:rPr>
        <w:t xml:space="preserve">have </w:t>
      </w:r>
      <w:r w:rsidRPr="001D19F6">
        <w:rPr>
          <w:rFonts w:ascii="Arial" w:eastAsia="굴림" w:hAnsi="Arial" w:cs="Arial"/>
          <w:kern w:val="0"/>
          <w:sz w:val="22"/>
        </w:rPr>
        <w:t xml:space="preserve">your symptoms </w:t>
      </w:r>
      <w:r w:rsidR="005D7E66" w:rsidRPr="001D19F6">
        <w:rPr>
          <w:rFonts w:ascii="Arial" w:eastAsia="굴림" w:hAnsi="Arial" w:cs="Arial"/>
          <w:kern w:val="0"/>
          <w:sz w:val="22"/>
        </w:rPr>
        <w:t>of cance</w:t>
      </w:r>
      <w:r w:rsidR="00563C8C" w:rsidRPr="001D19F6">
        <w:rPr>
          <w:rFonts w:ascii="Arial" w:eastAsia="굴림" w:hAnsi="Arial" w:cs="Arial"/>
          <w:kern w:val="0"/>
          <w:sz w:val="22"/>
        </w:rPr>
        <w:t xml:space="preserve">r or </w:t>
      </w:r>
      <w:r w:rsidRPr="001D19F6">
        <w:rPr>
          <w:rFonts w:ascii="Arial" w:eastAsia="굴림" w:hAnsi="Arial" w:cs="Arial"/>
          <w:kern w:val="0"/>
          <w:sz w:val="22"/>
        </w:rPr>
        <w:t>malignant tum</w:t>
      </w:r>
      <w:r w:rsidR="00C07AB3" w:rsidRPr="001D19F6">
        <w:rPr>
          <w:rFonts w:ascii="Arial" w:eastAsia="굴림" w:hAnsi="Arial" w:cs="Arial"/>
          <w:kern w:val="0"/>
          <w:sz w:val="22"/>
        </w:rPr>
        <w:t>or (</w:t>
      </w:r>
      <w:r w:rsidR="0060656D" w:rsidRPr="001D19F6">
        <w:rPr>
          <w:rFonts w:ascii="Arial" w:eastAsia="굴림" w:hAnsi="Arial" w:cs="Arial"/>
          <w:kern w:val="0"/>
          <w:sz w:val="22"/>
        </w:rPr>
        <w:t>including</w:t>
      </w:r>
      <w:r w:rsidR="00C07AB3" w:rsidRPr="001D19F6">
        <w:rPr>
          <w:rFonts w:ascii="Arial" w:eastAsia="굴림" w:hAnsi="Arial" w:cs="Arial"/>
          <w:kern w:val="0"/>
          <w:sz w:val="22"/>
        </w:rPr>
        <w:t xml:space="preserve"> minor skin cancer</w:t>
      </w:r>
      <w:r w:rsidRPr="001D19F6">
        <w:rPr>
          <w:rFonts w:ascii="Arial" w:eastAsia="굴림" w:hAnsi="Arial" w:cs="Arial"/>
          <w:kern w:val="0"/>
          <w:sz w:val="22"/>
        </w:rPr>
        <w:t>)</w:t>
      </w:r>
      <w:r w:rsidR="00D07A50" w:rsidRPr="001D19F6">
        <w:rPr>
          <w:rFonts w:ascii="Arial" w:eastAsia="굴림" w:hAnsi="Arial" w:cs="Arial"/>
          <w:kern w:val="0"/>
          <w:sz w:val="22"/>
        </w:rPr>
        <w:t xml:space="preserve"> changed</w:t>
      </w:r>
      <w:r w:rsidRPr="001D19F6">
        <w:rPr>
          <w:rFonts w:ascii="Arial" w:eastAsia="굴림" w:hAnsi="Arial" w:cs="Arial"/>
          <w:kern w:val="0"/>
          <w:sz w:val="22"/>
        </w:rPr>
        <w:t xml:space="preserve"> since the previous </w:t>
      </w:r>
      <w:proofErr w:type="gramStart"/>
      <w:r w:rsidRPr="001D19F6">
        <w:rPr>
          <w:rFonts w:ascii="Arial" w:eastAsia="굴림" w:hAnsi="Arial" w:cs="Arial"/>
          <w:kern w:val="0"/>
          <w:sz w:val="22"/>
        </w:rPr>
        <w:t>intervi</w:t>
      </w:r>
      <w:r w:rsidR="00D66380" w:rsidRPr="001D19F6">
        <w:rPr>
          <w:rFonts w:ascii="Arial" w:eastAsia="굴림" w:hAnsi="Arial" w:cs="Arial"/>
          <w:kern w:val="0"/>
          <w:sz w:val="22"/>
        </w:rPr>
        <w:t>ew</w:t>
      </w:r>
      <w:r w:rsidR="000A7D52" w:rsidRPr="001D19F6">
        <w:rPr>
          <w:rFonts w:ascii="Arial" w:eastAsia="굴림" w:hAnsi="Arial" w:cs="Arial"/>
          <w:kern w:val="0"/>
          <w:sz w:val="22"/>
        </w:rPr>
        <w:t>(</w:t>
      </w:r>
      <w:proofErr w:type="gramEnd"/>
      <w:r w:rsidR="000A7D52" w:rsidRPr="001D19F6">
        <w:rPr>
          <w:rFonts w:ascii="Arial" w:eastAsia="굴림" w:hAnsi="Arial" w:cs="Arial"/>
          <w:kern w:val="0"/>
          <w:sz w:val="22"/>
        </w:rPr>
        <w:t>___ month ___ day ___ year)</w:t>
      </w:r>
      <w:r w:rsidRPr="001D19F6">
        <w:rPr>
          <w:rFonts w:ascii="Arial" w:eastAsia="굴림" w:hAnsi="Arial" w:cs="Arial"/>
          <w:kern w:val="0"/>
          <w:sz w:val="22"/>
        </w:rPr>
        <w:t>?</w:t>
      </w:r>
    </w:p>
    <w:p w14:paraId="184FE3EE" w14:textId="77777777" w:rsidR="00E9471C" w:rsidRPr="001D19F6" w:rsidRDefault="00E9471C" w:rsidP="002D0E30">
      <w:pPr>
        <w:pStyle w:val="a6"/>
        <w:numPr>
          <w:ilvl w:val="0"/>
          <w:numId w:val="285"/>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Completely recovered</w:t>
      </w:r>
    </w:p>
    <w:p w14:paraId="4BE7CD2F" w14:textId="77777777" w:rsidR="00E9471C" w:rsidRPr="001D19F6" w:rsidRDefault="00E9471C" w:rsidP="002D0E30">
      <w:pPr>
        <w:pStyle w:val="a6"/>
        <w:numPr>
          <w:ilvl w:val="0"/>
          <w:numId w:val="285"/>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Improved</w:t>
      </w:r>
    </w:p>
    <w:p w14:paraId="16B755C0" w14:textId="77777777" w:rsidR="00E9471C" w:rsidRPr="001D19F6" w:rsidRDefault="00E9471C" w:rsidP="002D0E30">
      <w:pPr>
        <w:pStyle w:val="a6"/>
        <w:numPr>
          <w:ilvl w:val="0"/>
          <w:numId w:val="285"/>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Same</w:t>
      </w:r>
    </w:p>
    <w:p w14:paraId="126159C7" w14:textId="77777777" w:rsidR="00E9471C" w:rsidRPr="001D19F6" w:rsidRDefault="00E9471C" w:rsidP="002D0E30">
      <w:pPr>
        <w:pStyle w:val="a6"/>
        <w:numPr>
          <w:ilvl w:val="0"/>
          <w:numId w:val="285"/>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Worsened</w:t>
      </w:r>
    </w:p>
    <w:p w14:paraId="3BBDF585" w14:textId="77777777" w:rsidR="00E9471C" w:rsidRPr="001D19F6" w:rsidRDefault="00E9471C" w:rsidP="002D0E30">
      <w:pPr>
        <w:pStyle w:val="a6"/>
        <w:numPr>
          <w:ilvl w:val="0"/>
          <w:numId w:val="285"/>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Greatly worsened</w:t>
      </w:r>
    </w:p>
    <w:p w14:paraId="0180BB13"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2956D84" w14:textId="77777777" w:rsidR="006E6B90" w:rsidRPr="001D19F6" w:rsidRDefault="00C07AB3"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C021. Are you currently</w:t>
      </w:r>
      <w:r w:rsidR="006E6B90" w:rsidRPr="001D19F6">
        <w:rPr>
          <w:rFonts w:ascii="Arial" w:eastAsia="굴림" w:hAnsi="Arial" w:cs="Arial"/>
          <w:kern w:val="0"/>
          <w:sz w:val="22"/>
        </w:rPr>
        <w:t xml:space="preserve"> taking any medication to alleviate </w:t>
      </w:r>
      <w:r w:rsidRPr="001D19F6">
        <w:rPr>
          <w:rFonts w:ascii="Arial" w:eastAsia="굴림" w:hAnsi="Arial" w:cs="Arial"/>
          <w:kern w:val="0"/>
          <w:sz w:val="22"/>
        </w:rPr>
        <w:t xml:space="preserve">your </w:t>
      </w:r>
      <w:r w:rsidR="006E6B90" w:rsidRPr="001D19F6">
        <w:rPr>
          <w:rFonts w:ascii="Arial" w:eastAsia="굴림" w:hAnsi="Arial" w:cs="Arial"/>
          <w:kern w:val="0"/>
          <w:sz w:val="22"/>
        </w:rPr>
        <w:t xml:space="preserve">symptoms (pain, nausea, rash, etc.) or receiving </w:t>
      </w:r>
      <w:r w:rsidRPr="001D19F6">
        <w:rPr>
          <w:rFonts w:ascii="Arial" w:eastAsia="굴림" w:hAnsi="Arial" w:cs="Arial"/>
          <w:kern w:val="0"/>
          <w:sz w:val="22"/>
        </w:rPr>
        <w:t xml:space="preserve">cancer </w:t>
      </w:r>
      <w:r w:rsidR="006E6B90" w:rsidRPr="001D19F6">
        <w:rPr>
          <w:rFonts w:ascii="Arial" w:eastAsia="굴림" w:hAnsi="Arial" w:cs="Arial"/>
          <w:kern w:val="0"/>
          <w:sz w:val="22"/>
        </w:rPr>
        <w:t>treatment such as chemotherapy?</w:t>
      </w:r>
    </w:p>
    <w:p w14:paraId="799741D5" w14:textId="77777777" w:rsidR="00E9471C" w:rsidRPr="001D19F6" w:rsidRDefault="00E9471C" w:rsidP="002D0E30">
      <w:pPr>
        <w:pStyle w:val="a6"/>
        <w:numPr>
          <w:ilvl w:val="0"/>
          <w:numId w:val="28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AC58EBA"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8014345"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C022. Does your cancer limit your daily activities?</w:t>
      </w:r>
    </w:p>
    <w:p w14:paraId="737E95C4" w14:textId="77777777" w:rsidR="00E9471C" w:rsidRPr="001D19F6" w:rsidRDefault="00E9471C" w:rsidP="002D0E30">
      <w:pPr>
        <w:pStyle w:val="a6"/>
        <w:numPr>
          <w:ilvl w:val="0"/>
          <w:numId w:val="28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A446907"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0D7E0FE2" w14:textId="77777777" w:rsidR="00C61FCA" w:rsidRPr="001D19F6" w:rsidRDefault="00C61FCA" w:rsidP="006E6B90">
      <w:pPr>
        <w:wordWrap/>
        <w:spacing w:line="360" w:lineRule="auto"/>
        <w:jc w:val="left"/>
        <w:textAlignment w:val="baseline"/>
        <w:rPr>
          <w:rFonts w:ascii="Arial" w:eastAsia="굴림" w:hAnsi="Arial" w:cs="Arial"/>
          <w:b/>
          <w:kern w:val="0"/>
          <w:sz w:val="22"/>
        </w:rPr>
      </w:pPr>
      <w:r w:rsidRPr="001D19F6">
        <w:rPr>
          <w:rFonts w:ascii="Arial" w:eastAsia="굴림" w:hAnsi="Arial" w:cs="Arial"/>
          <w:b/>
          <w:kern w:val="0"/>
          <w:sz w:val="22"/>
        </w:rPr>
        <w:t>&lt; Chronic lung disease &gt;</w:t>
      </w:r>
    </w:p>
    <w:p w14:paraId="3833F884" w14:textId="77777777" w:rsidR="00C07AB3" w:rsidRPr="001D19F6" w:rsidRDefault="00C07AB3" w:rsidP="00297F86">
      <w:pPr>
        <w:wordWrap/>
        <w:spacing w:line="276" w:lineRule="auto"/>
        <w:jc w:val="left"/>
        <w:textAlignment w:val="baseline"/>
        <w:rPr>
          <w:rFonts w:ascii="Arial" w:eastAsia="굴림" w:hAnsi="Arial" w:cs="Arial"/>
          <w:b/>
          <w:bCs/>
          <w:kern w:val="0"/>
          <w:sz w:val="22"/>
          <w:shd w:val="clear" w:color="auto" w:fill="FFFFFF" w:themeFill="background1"/>
        </w:rPr>
      </w:pPr>
      <w:r w:rsidRPr="001D19F6">
        <w:rPr>
          <w:rFonts w:ascii="Arial" w:eastAsia="굴림" w:hAnsi="Arial" w:cs="Arial"/>
          <w:b/>
          <w:bCs/>
          <w:kern w:val="0"/>
          <w:sz w:val="22"/>
          <w:shd w:val="clear" w:color="auto" w:fill="FFFFFF" w:themeFill="background1"/>
        </w:rPr>
        <w:t>Logic</w:t>
      </w:r>
    </w:p>
    <w:p w14:paraId="3CD1A842" w14:textId="77777777" w:rsidR="00C07AB3" w:rsidRPr="001D19F6" w:rsidRDefault="00C07AB3" w:rsidP="002D0E30">
      <w:pPr>
        <w:pStyle w:val="a6"/>
        <w:numPr>
          <w:ilvl w:val="0"/>
          <w:numId w:val="238"/>
        </w:numPr>
        <w:wordWrap/>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If</w:t>
      </w:r>
      <w:r w:rsidR="00637533" w:rsidRPr="001D19F6">
        <w:rPr>
          <w:rFonts w:ascii="Arial" w:eastAsia="굴림" w:hAnsi="Arial" w:cs="Arial"/>
          <w:b/>
          <w:bCs/>
          <w:kern w:val="0"/>
          <w:sz w:val="22"/>
        </w:rPr>
        <w:t xml:space="preserve"> </w:t>
      </w:r>
      <w:r w:rsidRPr="001D19F6">
        <w:rPr>
          <w:rFonts w:ascii="Arial" w:eastAsia="굴림" w:hAnsi="Arial" w:cs="Arial"/>
          <w:b/>
          <w:bCs/>
          <w:kern w:val="0"/>
          <w:sz w:val="22"/>
        </w:rPr>
        <w:t>R said that he/she didn’t receive a diagnosis of chronic lung disease, such as bronchitis or emphysema, or 'Don’t know</w:t>
      </w:r>
      <w:r w:rsidR="00637533" w:rsidRPr="001D19F6">
        <w:rPr>
          <w:rFonts w:ascii="Arial" w:eastAsia="굴림" w:hAnsi="Arial" w:cs="Arial"/>
          <w:b/>
          <w:bCs/>
          <w:kern w:val="0"/>
          <w:sz w:val="22"/>
        </w:rPr>
        <w:t xml:space="preserve">/ </w:t>
      </w:r>
      <w:r w:rsidRPr="001D19F6">
        <w:rPr>
          <w:rFonts w:ascii="Arial" w:eastAsia="굴림" w:hAnsi="Arial" w:cs="Arial"/>
          <w:b/>
          <w:bCs/>
          <w:kern w:val="0"/>
          <w:sz w:val="22"/>
        </w:rPr>
        <w:t>Refuse to answer' in the previous interview,</w:t>
      </w:r>
      <w:r w:rsidR="00637533" w:rsidRPr="001D19F6">
        <w:rPr>
          <w:rFonts w:ascii="Arial" w:eastAsia="굴림" w:hAnsi="Arial" w:cs="Arial"/>
          <w:b/>
          <w:bCs/>
          <w:kern w:val="0"/>
          <w:sz w:val="22"/>
        </w:rPr>
        <w:t xml:space="preserve"> </w:t>
      </w:r>
      <w:r w:rsidRPr="001D19F6">
        <w:rPr>
          <w:rFonts w:ascii="Arial" w:eastAsia="굴림" w:hAnsi="Arial" w:cs="Arial"/>
          <w:b/>
          <w:bCs/>
          <w:kern w:val="0"/>
          <w:sz w:val="22"/>
        </w:rPr>
        <w:t xml:space="preserve">then </w:t>
      </w:r>
      <w:r w:rsidR="00637533" w:rsidRPr="001D19F6">
        <w:rPr>
          <w:rFonts w:ascii="Arial" w:eastAsia="굴림" w:hAnsi="Arial" w:cs="Arial"/>
          <w:b/>
          <w:bCs/>
          <w:kern w:val="0"/>
          <w:sz w:val="22"/>
        </w:rPr>
        <w:t>ask</w:t>
      </w:r>
      <w:r w:rsidRPr="001D19F6">
        <w:rPr>
          <w:rFonts w:ascii="Arial" w:eastAsia="굴림" w:hAnsi="Arial" w:cs="Arial"/>
          <w:b/>
          <w:bCs/>
          <w:kern w:val="0"/>
          <w:sz w:val="22"/>
        </w:rPr>
        <w:t xml:space="preserve"> C023. If R</w:t>
      </w:r>
      <w:r w:rsidR="008B703E" w:rsidRPr="001D19F6">
        <w:rPr>
          <w:rFonts w:ascii="Arial" w:eastAsia="굴림" w:hAnsi="Arial" w:cs="Arial"/>
          <w:b/>
          <w:bCs/>
          <w:kern w:val="0"/>
          <w:sz w:val="22"/>
        </w:rPr>
        <w:t xml:space="preserve"> received such a diagnosis</w:t>
      </w:r>
      <w:r w:rsidRPr="001D19F6">
        <w:rPr>
          <w:rFonts w:ascii="Arial" w:eastAsia="굴림" w:hAnsi="Arial" w:cs="Arial"/>
          <w:b/>
          <w:bCs/>
          <w:kern w:val="0"/>
          <w:sz w:val="22"/>
        </w:rPr>
        <w:t xml:space="preserve">, then </w:t>
      </w:r>
      <w:r w:rsidR="00637533" w:rsidRPr="001D19F6">
        <w:rPr>
          <w:rFonts w:ascii="Arial" w:eastAsia="굴림" w:hAnsi="Arial" w:cs="Arial"/>
          <w:b/>
          <w:bCs/>
          <w:kern w:val="0"/>
          <w:sz w:val="22"/>
        </w:rPr>
        <w:t>ask</w:t>
      </w:r>
      <w:r w:rsidRPr="001D19F6">
        <w:rPr>
          <w:rFonts w:ascii="Arial" w:eastAsia="굴림" w:hAnsi="Arial" w:cs="Arial"/>
          <w:b/>
          <w:bCs/>
          <w:kern w:val="0"/>
          <w:sz w:val="22"/>
        </w:rPr>
        <w:t xml:space="preserve"> C025.</w:t>
      </w:r>
    </w:p>
    <w:p w14:paraId="5230D0AE" w14:textId="77777777" w:rsidR="00C07AB3" w:rsidRPr="001D19F6" w:rsidRDefault="00C07AB3" w:rsidP="006E6B90">
      <w:pPr>
        <w:wordWrap/>
        <w:spacing w:line="360" w:lineRule="auto"/>
        <w:jc w:val="left"/>
        <w:textAlignment w:val="baseline"/>
        <w:rPr>
          <w:rFonts w:ascii="Arial" w:eastAsia="굴림" w:hAnsi="Arial" w:cs="Arial"/>
          <w:kern w:val="0"/>
          <w:sz w:val="22"/>
        </w:rPr>
      </w:pPr>
    </w:p>
    <w:p w14:paraId="35C281D9"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C023. </w:t>
      </w:r>
      <w:r w:rsidR="0064511C" w:rsidRPr="001D19F6">
        <w:rPr>
          <w:rFonts w:ascii="Arial" w:eastAsia="굴림" w:hAnsi="Arial" w:cs="Arial"/>
          <w:kern w:val="0"/>
          <w:sz w:val="22"/>
        </w:rPr>
        <w:t xml:space="preserve">Has a doctor ever told you that you have </w:t>
      </w:r>
      <w:r w:rsidRPr="001D19F6">
        <w:rPr>
          <w:rFonts w:ascii="Arial" w:eastAsia="굴림" w:hAnsi="Arial" w:cs="Arial"/>
          <w:kern w:val="0"/>
          <w:sz w:val="22"/>
        </w:rPr>
        <w:t>chronic lung disease</w:t>
      </w:r>
      <w:r w:rsidR="008B703E" w:rsidRPr="001D19F6">
        <w:rPr>
          <w:rFonts w:ascii="Arial" w:eastAsia="굴림" w:hAnsi="Arial" w:cs="Arial"/>
          <w:kern w:val="0"/>
          <w:sz w:val="22"/>
        </w:rPr>
        <w:t>,</w:t>
      </w:r>
      <w:r w:rsidRPr="001D19F6">
        <w:rPr>
          <w:rFonts w:ascii="Arial" w:eastAsia="굴림" w:hAnsi="Arial" w:cs="Arial"/>
          <w:kern w:val="0"/>
          <w:sz w:val="22"/>
        </w:rPr>
        <w:t xml:space="preserve"> such as bronchitis or emphysema</w:t>
      </w:r>
      <w:r w:rsidR="00E44AD0" w:rsidRPr="001D19F6">
        <w:rPr>
          <w:rFonts w:ascii="Arial" w:eastAsia="굴림" w:hAnsi="Arial" w:cs="Arial"/>
          <w:kern w:val="0"/>
          <w:sz w:val="22"/>
        </w:rPr>
        <w:t xml:space="preserve"> since the previous </w:t>
      </w:r>
      <w:proofErr w:type="gramStart"/>
      <w:r w:rsidR="00E44AD0" w:rsidRPr="001D19F6">
        <w:rPr>
          <w:rFonts w:ascii="Arial" w:eastAsia="굴림" w:hAnsi="Arial" w:cs="Arial"/>
          <w:kern w:val="0"/>
          <w:sz w:val="22"/>
        </w:rPr>
        <w:t>interview</w:t>
      </w:r>
      <w:r w:rsidR="000A7D52" w:rsidRPr="001D19F6">
        <w:rPr>
          <w:rFonts w:ascii="Arial" w:eastAsia="굴림" w:hAnsi="Arial" w:cs="Arial"/>
          <w:kern w:val="0"/>
          <w:sz w:val="22"/>
        </w:rPr>
        <w:t>(</w:t>
      </w:r>
      <w:proofErr w:type="gramEnd"/>
      <w:r w:rsidR="000A7D52" w:rsidRPr="001D19F6">
        <w:rPr>
          <w:rFonts w:ascii="Arial" w:eastAsia="굴림" w:hAnsi="Arial" w:cs="Arial"/>
          <w:kern w:val="0"/>
          <w:sz w:val="22"/>
        </w:rPr>
        <w:t>___ month ___ day ___ year)</w:t>
      </w:r>
      <w:r w:rsidRPr="001D19F6">
        <w:rPr>
          <w:rFonts w:ascii="Arial" w:eastAsia="굴림" w:hAnsi="Arial" w:cs="Arial"/>
          <w:kern w:val="0"/>
          <w:sz w:val="22"/>
        </w:rPr>
        <w:t>?</w:t>
      </w:r>
    </w:p>
    <w:p w14:paraId="01FC251F" w14:textId="77777777" w:rsidR="00637533" w:rsidRPr="001D19F6" w:rsidRDefault="00637533" w:rsidP="002D0E30">
      <w:pPr>
        <w:pStyle w:val="a6"/>
        <w:numPr>
          <w:ilvl w:val="0"/>
          <w:numId w:val="28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C028</w:t>
      </w:r>
    </w:p>
    <w:p w14:paraId="4128CE1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576E1D5" w14:textId="77777777" w:rsidR="006E6B90" w:rsidRPr="00A047BE" w:rsidRDefault="006E6B90" w:rsidP="006E6B90">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lastRenderedPageBreak/>
        <w:t xml:space="preserve">C024. </w:t>
      </w:r>
      <w:r w:rsidR="005B4678" w:rsidRPr="00A047BE">
        <w:rPr>
          <w:rFonts w:ascii="Arial" w:eastAsia="굴림" w:hAnsi="Arial" w:cs="Arial"/>
          <w:kern w:val="0"/>
          <w:sz w:val="22"/>
          <w:szCs w:val="20"/>
        </w:rPr>
        <w:t xml:space="preserve">When was your </w:t>
      </w:r>
      <w:r w:rsidR="005B4678" w:rsidRPr="00A047BE">
        <w:rPr>
          <w:rFonts w:ascii="Arial" w:eastAsia="굴림" w:hAnsi="Arial" w:cs="Arial"/>
          <w:kern w:val="0"/>
          <w:sz w:val="22"/>
        </w:rPr>
        <w:t>chronic lung disease, such as bronchitis or emphysema</w:t>
      </w:r>
      <w:r w:rsidR="005B4678" w:rsidRPr="00A047BE">
        <w:rPr>
          <w:rFonts w:ascii="Arial" w:eastAsia="굴림" w:hAnsi="Arial" w:cs="Arial"/>
          <w:kern w:val="0"/>
          <w:sz w:val="22"/>
          <w:szCs w:val="20"/>
        </w:rPr>
        <w:t xml:space="preserve"> diagnosed for the first time? </w:t>
      </w:r>
      <w:r w:rsidR="002A01D1" w:rsidRPr="00A047BE">
        <w:rPr>
          <w:rFonts w:ascii="Arial" w:eastAsia="굴림" w:hAnsi="Arial" w:cs="Arial"/>
          <w:kern w:val="0"/>
          <w:sz w:val="22"/>
        </w:rPr>
        <w:t>(unit: year and month combined into 6 digits)</w:t>
      </w:r>
    </w:p>
    <w:p w14:paraId="4CC28FEE" w14:textId="60982E0C" w:rsidR="00AA5A3F" w:rsidRPr="00A047BE" w:rsidRDefault="00AA5A3F" w:rsidP="00AA5A3F">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15" w:author="Keis" w:date="2024-09-06T10:23:00Z">
        <w:r w:rsidR="0075706E" w:rsidRPr="001331E9" w:rsidDel="00817F07">
          <w:rPr>
            <w:rFonts w:ascii="Arial" w:eastAsia="굴림" w:hAnsi="Arial" w:cs="Arial" w:hint="eastAsia"/>
            <w:color w:val="FF0000"/>
            <w:kern w:val="0"/>
            <w:sz w:val="22"/>
          </w:rPr>
          <w:delText>2020</w:delText>
        </w:r>
      </w:del>
      <w:ins w:id="916" w:author="Keis" w:date="2024-09-06T10:23:00Z">
        <w:r w:rsidR="00817F07" w:rsidRPr="00817F07">
          <w:rPr>
            <w:rFonts w:ascii="Arial" w:eastAsia="굴림" w:hAnsi="Arial" w:cs="Arial" w:hint="eastAsia"/>
            <w:color w:val="00B050"/>
            <w:kern w:val="0"/>
            <w:sz w:val="22"/>
          </w:rPr>
          <w:t>2022</w:t>
        </w:r>
      </w:ins>
      <w:r w:rsidR="0075706E" w:rsidRPr="00DC741E">
        <w:rPr>
          <w:rFonts w:ascii="Arial" w:eastAsia="굴림" w:hAnsi="Arial" w:cs="Arial"/>
          <w:kern w:val="0"/>
          <w:sz w:val="22"/>
          <w:rPrChange w:id="917" w:author="Keis" w:date="2024-09-06T17:28: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18" w:author="Keis" w:date="2024-09-06T10:23:00Z">
        <w:r w:rsidR="0075706E" w:rsidRPr="001331E9" w:rsidDel="00817F07">
          <w:rPr>
            <w:rFonts w:ascii="Arial" w:eastAsia="굴림" w:hAnsi="Arial" w:cs="Arial" w:hint="eastAsia"/>
            <w:color w:val="FF0000"/>
            <w:kern w:val="0"/>
            <w:sz w:val="22"/>
          </w:rPr>
          <w:delText>2020</w:delText>
        </w:r>
      </w:del>
      <w:ins w:id="919"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20" w:author="Keis" w:date="2024-09-06T10:23:00Z">
        <w:r w:rsidR="0075706E" w:rsidRPr="001331E9" w:rsidDel="00817F07">
          <w:rPr>
            <w:rFonts w:ascii="Arial" w:eastAsia="굴림" w:hAnsi="Arial" w:cs="Arial" w:hint="eastAsia"/>
            <w:color w:val="FF0000"/>
            <w:kern w:val="0"/>
            <w:sz w:val="22"/>
          </w:rPr>
          <w:delText>2020</w:delText>
        </w:r>
      </w:del>
      <w:ins w:id="921" w:author="Keis" w:date="2024-09-06T10:23:00Z">
        <w:r w:rsidR="00817F07" w:rsidRPr="00817F07">
          <w:rPr>
            <w:rFonts w:ascii="Arial" w:eastAsia="굴림" w:hAnsi="Arial" w:cs="Arial" w:hint="eastAsia"/>
            <w:color w:val="00B050"/>
            <w:kern w:val="0"/>
            <w:sz w:val="22"/>
          </w:rPr>
          <w:t>2022</w:t>
        </w:r>
      </w:ins>
      <w:r w:rsidR="0075706E" w:rsidRPr="00DC741E">
        <w:rPr>
          <w:rFonts w:ascii="Arial" w:eastAsia="굴림" w:hAnsi="Arial" w:cs="Arial"/>
          <w:kern w:val="0"/>
          <w:sz w:val="22"/>
          <w:rPrChange w:id="922" w:author="Keis" w:date="2024-09-06T17:28: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5F187859" w14:textId="77777777" w:rsidR="00AA5A3F" w:rsidRPr="00A047BE" w:rsidRDefault="00AA5A3F" w:rsidP="00AA5A3F">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48CDD4D5" w14:textId="492B66D7" w:rsidR="00AA5A3F" w:rsidRPr="00A047BE" w:rsidRDefault="00AA5A3F" w:rsidP="00AA5A3F">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923" w:author="Keis" w:date="2024-09-06T10:23:00Z">
        <w:r w:rsidR="0075706E" w:rsidRPr="001331E9" w:rsidDel="00817F07">
          <w:rPr>
            <w:rFonts w:ascii="Arial" w:eastAsia="굴림" w:hAnsi="Arial" w:cs="Arial" w:hint="eastAsia"/>
            <w:color w:val="FF0000"/>
            <w:sz w:val="22"/>
          </w:rPr>
          <w:delText>2020</w:delText>
        </w:r>
      </w:del>
      <w:ins w:id="924" w:author="Keis" w:date="2024-09-06T10:23:00Z">
        <w:r w:rsidR="00817F07" w:rsidRPr="00817F07">
          <w:rPr>
            <w:rFonts w:ascii="Arial" w:eastAsia="굴림" w:hAnsi="Arial" w:cs="Arial" w:hint="eastAsia"/>
            <w:color w:val="00B050"/>
            <w:sz w:val="22"/>
          </w:rPr>
          <w:t>2022</w:t>
        </w:r>
      </w:ins>
      <w:r w:rsidR="0075706E" w:rsidRPr="00DC741E">
        <w:rPr>
          <w:rFonts w:ascii="Arial" w:eastAsia="굴림" w:hAnsi="Arial" w:cs="Arial"/>
          <w:sz w:val="22"/>
          <w:rPrChange w:id="925" w:author="Keis" w:date="2024-09-06T17:28:00Z">
            <w:rPr>
              <w:rFonts w:ascii="Arial" w:eastAsia="굴림" w:hAnsi="Arial" w:cs="Arial"/>
              <w:color w:val="FF0000"/>
              <w:sz w:val="22"/>
            </w:rPr>
          </w:rPrChange>
        </w:rPr>
        <w:t>11</w:t>
      </w:r>
      <w:r w:rsidRPr="00A047BE">
        <w:rPr>
          <w:rFonts w:ascii="Arial" w:eastAsia="굴림" w:hAnsi="Arial" w:cs="Arial"/>
          <w:sz w:val="22"/>
        </w:rPr>
        <w:t>]</w:t>
      </w:r>
      <w:r w:rsidR="00DA1FFA" w:rsidRPr="00A047BE">
        <w:rPr>
          <w:rFonts w:ascii="Arial" w:eastAsia="굴림" w:hAnsi="Arial" w:cs="Arial"/>
          <w:kern w:val="0"/>
          <w:sz w:val="22"/>
        </w:rPr>
        <w:t xml:space="preserve"> →Go to C026</w:t>
      </w:r>
    </w:p>
    <w:p w14:paraId="1B6ADBCD" w14:textId="77777777" w:rsidR="00735D41" w:rsidRPr="001D19F6" w:rsidRDefault="00735D41" w:rsidP="00AA5A3F">
      <w:pPr>
        <w:wordWrap/>
        <w:spacing w:line="360" w:lineRule="auto"/>
        <w:jc w:val="left"/>
        <w:textAlignment w:val="baseline"/>
        <w:rPr>
          <w:rFonts w:ascii="Arial" w:eastAsia="굴림" w:hAnsi="Arial" w:cs="Arial"/>
          <w:kern w:val="0"/>
          <w:sz w:val="22"/>
        </w:rPr>
      </w:pPr>
    </w:p>
    <w:p w14:paraId="6D7F1AF1" w14:textId="77777777" w:rsidR="006E6B90" w:rsidRPr="001D19F6" w:rsidRDefault="00D07A5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C025. How have</w:t>
      </w:r>
      <w:r w:rsidR="00942E47" w:rsidRPr="001D19F6">
        <w:rPr>
          <w:rFonts w:ascii="Arial" w:eastAsia="굴림" w:hAnsi="Arial" w:cs="Arial"/>
          <w:kern w:val="0"/>
          <w:sz w:val="22"/>
        </w:rPr>
        <w:t xml:space="preserve"> </w:t>
      </w:r>
      <w:r w:rsidRPr="001D19F6">
        <w:rPr>
          <w:rFonts w:ascii="Arial" w:eastAsia="굴림" w:hAnsi="Arial" w:cs="Arial"/>
          <w:kern w:val="0"/>
          <w:sz w:val="22"/>
        </w:rPr>
        <w:t xml:space="preserve">your symptoms of </w:t>
      </w:r>
      <w:r w:rsidR="006E6B90" w:rsidRPr="001D19F6">
        <w:rPr>
          <w:rFonts w:ascii="Arial" w:eastAsia="굴림" w:hAnsi="Arial" w:cs="Arial"/>
          <w:kern w:val="0"/>
          <w:sz w:val="22"/>
        </w:rPr>
        <w:t>chronic lung disease</w:t>
      </w:r>
      <w:r w:rsidR="008B703E" w:rsidRPr="001D19F6">
        <w:rPr>
          <w:rFonts w:ascii="Arial" w:eastAsia="굴림" w:hAnsi="Arial" w:cs="Arial"/>
          <w:kern w:val="0"/>
          <w:sz w:val="22"/>
        </w:rPr>
        <w:t>, such as</w:t>
      </w:r>
      <w:r w:rsidR="006E6B90" w:rsidRPr="001D19F6">
        <w:rPr>
          <w:rFonts w:ascii="Arial" w:eastAsia="굴림" w:hAnsi="Arial" w:cs="Arial"/>
          <w:kern w:val="0"/>
          <w:sz w:val="22"/>
        </w:rPr>
        <w:t xml:space="preserve"> bronchitis or emphysema</w:t>
      </w:r>
      <w:r w:rsidR="008B703E" w:rsidRPr="001D19F6">
        <w:rPr>
          <w:rFonts w:ascii="Arial" w:eastAsia="굴림" w:hAnsi="Arial" w:cs="Arial"/>
          <w:kern w:val="0"/>
          <w:sz w:val="22"/>
        </w:rPr>
        <w:t>,</w:t>
      </w:r>
      <w:r w:rsidR="00942E47" w:rsidRPr="001D19F6">
        <w:rPr>
          <w:rFonts w:ascii="Arial" w:eastAsia="굴림" w:hAnsi="Arial" w:cs="Arial"/>
          <w:kern w:val="0"/>
          <w:sz w:val="22"/>
        </w:rPr>
        <w:t xml:space="preserve"> </w:t>
      </w:r>
      <w:r w:rsidRPr="001D19F6">
        <w:rPr>
          <w:rFonts w:ascii="Arial" w:eastAsia="굴림" w:hAnsi="Arial" w:cs="Arial"/>
          <w:kern w:val="0"/>
          <w:sz w:val="22"/>
        </w:rPr>
        <w:t xml:space="preserve">changed </w:t>
      </w:r>
      <w:r w:rsidR="006E6B90" w:rsidRPr="001D19F6">
        <w:rPr>
          <w:rFonts w:ascii="Arial" w:eastAsia="굴림" w:hAnsi="Arial" w:cs="Arial"/>
          <w:kern w:val="0"/>
          <w:sz w:val="22"/>
        </w:rPr>
        <w:t>since th</w:t>
      </w:r>
      <w:r w:rsidR="00D66380" w:rsidRPr="001D19F6">
        <w:rPr>
          <w:rFonts w:ascii="Arial" w:eastAsia="굴림" w:hAnsi="Arial" w:cs="Arial"/>
          <w:kern w:val="0"/>
          <w:sz w:val="22"/>
        </w:rPr>
        <w:t xml:space="preserve">e previous </w:t>
      </w:r>
      <w:proofErr w:type="gramStart"/>
      <w:r w:rsidR="00D66380" w:rsidRPr="001D19F6">
        <w:rPr>
          <w:rFonts w:ascii="Arial" w:eastAsia="굴림" w:hAnsi="Arial" w:cs="Arial"/>
          <w:kern w:val="0"/>
          <w:sz w:val="22"/>
        </w:rPr>
        <w:t>interview</w:t>
      </w:r>
      <w:r w:rsidR="000A7D52" w:rsidRPr="001D19F6">
        <w:rPr>
          <w:rFonts w:ascii="Arial" w:eastAsia="굴림" w:hAnsi="Arial" w:cs="Arial"/>
          <w:kern w:val="0"/>
          <w:sz w:val="22"/>
        </w:rPr>
        <w:t>(</w:t>
      </w:r>
      <w:proofErr w:type="gramEnd"/>
      <w:r w:rsidR="000A7D52" w:rsidRPr="001D19F6">
        <w:rPr>
          <w:rFonts w:ascii="Arial" w:eastAsia="굴림" w:hAnsi="Arial" w:cs="Arial"/>
          <w:kern w:val="0"/>
          <w:sz w:val="22"/>
        </w:rPr>
        <w:t>___ month ___ day ___ year)</w:t>
      </w:r>
      <w:r w:rsidR="006E6B90" w:rsidRPr="001D19F6">
        <w:rPr>
          <w:rFonts w:ascii="Arial" w:eastAsia="굴림" w:hAnsi="Arial" w:cs="Arial"/>
          <w:kern w:val="0"/>
          <w:sz w:val="22"/>
        </w:rPr>
        <w:t>?</w:t>
      </w:r>
    </w:p>
    <w:p w14:paraId="403976BA" w14:textId="77777777" w:rsidR="00942E47" w:rsidRPr="001D19F6" w:rsidRDefault="00942E47" w:rsidP="002D0E30">
      <w:pPr>
        <w:pStyle w:val="a6"/>
        <w:numPr>
          <w:ilvl w:val="0"/>
          <w:numId w:val="289"/>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Completely recovered</w:t>
      </w:r>
    </w:p>
    <w:p w14:paraId="778C9C0D" w14:textId="77777777" w:rsidR="00942E47" w:rsidRPr="001D19F6" w:rsidRDefault="00942E47" w:rsidP="002D0E30">
      <w:pPr>
        <w:pStyle w:val="a6"/>
        <w:numPr>
          <w:ilvl w:val="0"/>
          <w:numId w:val="289"/>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Improved</w:t>
      </w:r>
    </w:p>
    <w:p w14:paraId="684BA0CC" w14:textId="77777777" w:rsidR="00942E47" w:rsidRPr="001D19F6" w:rsidRDefault="00942E47" w:rsidP="002D0E30">
      <w:pPr>
        <w:pStyle w:val="a6"/>
        <w:numPr>
          <w:ilvl w:val="0"/>
          <w:numId w:val="289"/>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Same</w:t>
      </w:r>
    </w:p>
    <w:p w14:paraId="3864988A" w14:textId="77777777" w:rsidR="00942E47" w:rsidRPr="001D19F6" w:rsidRDefault="00942E47" w:rsidP="002D0E30">
      <w:pPr>
        <w:pStyle w:val="a6"/>
        <w:numPr>
          <w:ilvl w:val="0"/>
          <w:numId w:val="289"/>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Worsened</w:t>
      </w:r>
    </w:p>
    <w:p w14:paraId="063CA53A" w14:textId="77777777" w:rsidR="00942E47" w:rsidRPr="001D19F6" w:rsidRDefault="00942E47" w:rsidP="002D0E30">
      <w:pPr>
        <w:pStyle w:val="a6"/>
        <w:numPr>
          <w:ilvl w:val="0"/>
          <w:numId w:val="289"/>
        </w:numPr>
        <w:wordWrap/>
        <w:spacing w:line="360" w:lineRule="auto"/>
        <w:ind w:leftChars="0"/>
        <w:textAlignment w:val="baseline"/>
        <w:rPr>
          <w:rFonts w:ascii="Arial" w:eastAsia="굴림" w:hAnsi="Arial" w:cs="Arial"/>
          <w:kern w:val="0"/>
          <w:sz w:val="22"/>
        </w:rPr>
      </w:pPr>
      <w:r w:rsidRPr="001D19F6">
        <w:rPr>
          <w:rFonts w:ascii="Arial" w:eastAsia="굴림" w:hAnsi="Arial" w:cs="Arial"/>
          <w:kern w:val="0"/>
          <w:sz w:val="22"/>
        </w:rPr>
        <w:t>Greatly worsened</w:t>
      </w:r>
    </w:p>
    <w:p w14:paraId="5F9B534C" w14:textId="77777777" w:rsidR="00942E47" w:rsidRPr="001D19F6" w:rsidRDefault="00942E47" w:rsidP="00942E47">
      <w:pPr>
        <w:pStyle w:val="a6"/>
        <w:wordWrap/>
        <w:spacing w:line="360" w:lineRule="auto"/>
        <w:ind w:leftChars="0" w:left="760"/>
        <w:textAlignment w:val="baseline"/>
        <w:rPr>
          <w:rFonts w:ascii="Arial" w:eastAsia="굴림" w:hAnsi="Arial" w:cs="Arial"/>
          <w:kern w:val="0"/>
          <w:sz w:val="22"/>
        </w:rPr>
      </w:pPr>
    </w:p>
    <w:p w14:paraId="64D77169" w14:textId="77777777" w:rsidR="006E6B90" w:rsidRPr="001D19F6" w:rsidRDefault="008B703E" w:rsidP="00942E47">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C026. Are you currently</w:t>
      </w:r>
      <w:r w:rsidR="006E6B90" w:rsidRPr="001D19F6">
        <w:rPr>
          <w:rFonts w:ascii="Arial" w:eastAsia="굴림" w:hAnsi="Arial" w:cs="Arial"/>
          <w:kern w:val="0"/>
          <w:sz w:val="22"/>
        </w:rPr>
        <w:t xml:space="preserve"> taking</w:t>
      </w:r>
      <w:r w:rsidR="006113EE" w:rsidRPr="001D19F6">
        <w:rPr>
          <w:rFonts w:ascii="Arial" w:eastAsia="굴림" w:hAnsi="Arial" w:cs="Arial"/>
          <w:kern w:val="0"/>
          <w:sz w:val="22"/>
        </w:rPr>
        <w:t xml:space="preserve"> any</w:t>
      </w:r>
      <w:r w:rsidR="006E6B90" w:rsidRPr="001D19F6">
        <w:rPr>
          <w:rFonts w:ascii="Arial" w:eastAsia="굴림" w:hAnsi="Arial" w:cs="Arial"/>
          <w:kern w:val="0"/>
          <w:sz w:val="22"/>
        </w:rPr>
        <w:t xml:space="preserve"> medication or </w:t>
      </w:r>
      <w:r w:rsidR="003E7706" w:rsidRPr="001D19F6">
        <w:rPr>
          <w:rFonts w:ascii="Arial" w:eastAsia="굴림" w:hAnsi="Arial" w:cs="Arial"/>
          <w:kern w:val="0"/>
          <w:sz w:val="22"/>
        </w:rPr>
        <w:t xml:space="preserve">receiving </w:t>
      </w:r>
      <w:r w:rsidR="006E6B90" w:rsidRPr="001D19F6">
        <w:rPr>
          <w:rFonts w:ascii="Arial" w:eastAsia="굴림" w:hAnsi="Arial" w:cs="Arial"/>
          <w:kern w:val="0"/>
          <w:sz w:val="22"/>
        </w:rPr>
        <w:t>treatment</w:t>
      </w:r>
      <w:r w:rsidRPr="001D19F6">
        <w:rPr>
          <w:rFonts w:ascii="Arial" w:eastAsia="굴림" w:hAnsi="Arial" w:cs="Arial"/>
          <w:kern w:val="0"/>
          <w:sz w:val="22"/>
        </w:rPr>
        <w:t xml:space="preserve"> in relation to</w:t>
      </w:r>
      <w:r w:rsidR="006E6B90" w:rsidRPr="001D19F6">
        <w:rPr>
          <w:rFonts w:ascii="Arial" w:eastAsia="굴림" w:hAnsi="Arial" w:cs="Arial"/>
          <w:kern w:val="0"/>
          <w:sz w:val="22"/>
        </w:rPr>
        <w:t xml:space="preserve"> your lung</w:t>
      </w:r>
      <w:r w:rsidRPr="001D19F6">
        <w:rPr>
          <w:rFonts w:ascii="Arial" w:eastAsia="굴림" w:hAnsi="Arial" w:cs="Arial"/>
          <w:kern w:val="0"/>
          <w:sz w:val="22"/>
        </w:rPr>
        <w:t xml:space="preserve"> disease</w:t>
      </w:r>
      <w:r w:rsidR="006E6B90" w:rsidRPr="001D19F6">
        <w:rPr>
          <w:rFonts w:ascii="Arial" w:eastAsia="굴림" w:hAnsi="Arial" w:cs="Arial"/>
          <w:kern w:val="0"/>
          <w:sz w:val="22"/>
        </w:rPr>
        <w:t>?</w:t>
      </w:r>
    </w:p>
    <w:p w14:paraId="3826AB14" w14:textId="77777777" w:rsidR="00942E47" w:rsidRPr="001D19F6" w:rsidRDefault="00942E47" w:rsidP="002D0E30">
      <w:pPr>
        <w:pStyle w:val="a6"/>
        <w:numPr>
          <w:ilvl w:val="0"/>
          <w:numId w:val="29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E7DE140"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E373CEC"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C027. Does your lung condition limit your daily activities?</w:t>
      </w:r>
    </w:p>
    <w:p w14:paraId="2829206C" w14:textId="77777777" w:rsidR="00942E47" w:rsidRPr="001D19F6" w:rsidRDefault="00942E47" w:rsidP="002D0E30">
      <w:pPr>
        <w:pStyle w:val="a6"/>
        <w:numPr>
          <w:ilvl w:val="0"/>
          <w:numId w:val="29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CCD9E49" w14:textId="77777777" w:rsidR="006E6B90" w:rsidRPr="001D19F6" w:rsidRDefault="006E6B90" w:rsidP="006E6B90">
      <w:pPr>
        <w:wordWrap/>
        <w:spacing w:line="360" w:lineRule="auto"/>
        <w:jc w:val="left"/>
        <w:textAlignment w:val="baseline"/>
        <w:rPr>
          <w:rFonts w:ascii="Arial" w:eastAsia="굴림" w:hAnsi="Arial" w:cs="Arial"/>
          <w:bCs/>
          <w:kern w:val="0"/>
          <w:sz w:val="22"/>
        </w:rPr>
      </w:pPr>
    </w:p>
    <w:p w14:paraId="073E2233" w14:textId="77777777" w:rsidR="00735D41" w:rsidRPr="001D19F6" w:rsidRDefault="00735D41" w:rsidP="006E6B90">
      <w:pPr>
        <w:wordWrap/>
        <w:spacing w:line="360" w:lineRule="auto"/>
        <w:jc w:val="left"/>
        <w:textAlignment w:val="baseline"/>
        <w:rPr>
          <w:rFonts w:ascii="Arial" w:eastAsia="굴림" w:hAnsi="Arial" w:cs="Arial"/>
          <w:b/>
          <w:bCs/>
          <w:kern w:val="0"/>
          <w:sz w:val="22"/>
        </w:rPr>
      </w:pPr>
      <w:r w:rsidRPr="001D19F6">
        <w:rPr>
          <w:rFonts w:ascii="Arial" w:eastAsia="굴림" w:hAnsi="Arial" w:cs="Arial"/>
          <w:b/>
          <w:bCs/>
          <w:kern w:val="0"/>
          <w:sz w:val="22"/>
        </w:rPr>
        <w:t>&lt; Liver disease &gt;</w:t>
      </w:r>
    </w:p>
    <w:p w14:paraId="75B2C389" w14:textId="77777777" w:rsidR="006E6B90" w:rsidRPr="001D19F6" w:rsidRDefault="006E6B90" w:rsidP="00297F86">
      <w:pPr>
        <w:wordWrap/>
        <w:spacing w:line="276" w:lineRule="auto"/>
        <w:jc w:val="left"/>
        <w:textAlignment w:val="baseline"/>
        <w:rPr>
          <w:rFonts w:ascii="Arial" w:eastAsia="굴림" w:hAnsi="Arial" w:cs="Arial"/>
          <w:b/>
          <w:bCs/>
          <w:kern w:val="0"/>
          <w:sz w:val="22"/>
        </w:rPr>
      </w:pPr>
      <w:r w:rsidRPr="001D19F6">
        <w:rPr>
          <w:rFonts w:ascii="Arial" w:eastAsia="굴림" w:hAnsi="Arial" w:cs="Arial"/>
          <w:b/>
          <w:bCs/>
          <w:kern w:val="0"/>
          <w:sz w:val="22"/>
        </w:rPr>
        <w:t>Logic</w:t>
      </w:r>
    </w:p>
    <w:p w14:paraId="660443C5" w14:textId="77777777" w:rsidR="006E6B90" w:rsidRPr="001D19F6" w:rsidRDefault="006E6B90" w:rsidP="002D0E30">
      <w:pPr>
        <w:pStyle w:val="a6"/>
        <w:numPr>
          <w:ilvl w:val="0"/>
          <w:numId w:val="238"/>
        </w:numPr>
        <w:wordWrap/>
        <w:spacing w:line="276" w:lineRule="auto"/>
        <w:ind w:leftChars="0"/>
        <w:jc w:val="left"/>
        <w:textAlignment w:val="baseline"/>
        <w:rPr>
          <w:rFonts w:ascii="Arial" w:eastAsia="굴림" w:hAnsi="Arial" w:cs="Arial"/>
          <w:bCs/>
          <w:kern w:val="0"/>
          <w:sz w:val="22"/>
        </w:rPr>
      </w:pPr>
      <w:r w:rsidRPr="001D19F6">
        <w:rPr>
          <w:rFonts w:ascii="Arial" w:eastAsia="굴림" w:hAnsi="Arial" w:cs="Arial"/>
          <w:b/>
          <w:bCs/>
          <w:kern w:val="0"/>
          <w:sz w:val="22"/>
        </w:rPr>
        <w:t>If</w:t>
      </w:r>
      <w:r w:rsidR="00942E47" w:rsidRPr="001D19F6">
        <w:rPr>
          <w:rFonts w:ascii="Arial" w:eastAsia="굴림" w:hAnsi="Arial" w:cs="Arial"/>
          <w:b/>
          <w:bCs/>
          <w:kern w:val="0"/>
          <w:sz w:val="22"/>
        </w:rPr>
        <w:t xml:space="preserve"> </w:t>
      </w:r>
      <w:r w:rsidR="005A1097" w:rsidRPr="001D19F6">
        <w:rPr>
          <w:rFonts w:ascii="Arial" w:eastAsia="굴림" w:hAnsi="Arial" w:cs="Arial"/>
          <w:b/>
          <w:bCs/>
          <w:kern w:val="0"/>
          <w:sz w:val="22"/>
        </w:rPr>
        <w:t>R</w:t>
      </w:r>
      <w:r w:rsidR="00942E47" w:rsidRPr="001D19F6">
        <w:rPr>
          <w:rFonts w:ascii="Arial" w:eastAsia="굴림" w:hAnsi="Arial" w:cs="Arial"/>
          <w:b/>
          <w:bCs/>
          <w:kern w:val="0"/>
          <w:sz w:val="22"/>
        </w:rPr>
        <w:t xml:space="preserve"> </w:t>
      </w:r>
      <w:r w:rsidR="00093AD0" w:rsidRPr="001D19F6">
        <w:rPr>
          <w:rFonts w:ascii="Arial" w:eastAsia="굴림" w:hAnsi="Arial" w:cs="Arial"/>
          <w:b/>
          <w:bCs/>
          <w:kern w:val="0"/>
          <w:sz w:val="22"/>
        </w:rPr>
        <w:t>said</w:t>
      </w:r>
      <w:r w:rsidR="0099023E" w:rsidRPr="001D19F6">
        <w:rPr>
          <w:rFonts w:ascii="Arial" w:eastAsia="굴림" w:hAnsi="Arial" w:cs="Arial"/>
          <w:b/>
          <w:bCs/>
          <w:kern w:val="0"/>
          <w:sz w:val="22"/>
        </w:rPr>
        <w:t xml:space="preserve"> that </w:t>
      </w:r>
      <w:r w:rsidR="005A1097" w:rsidRPr="001D19F6">
        <w:rPr>
          <w:rFonts w:ascii="Arial" w:eastAsia="굴림" w:hAnsi="Arial" w:cs="Arial"/>
          <w:b/>
          <w:bCs/>
          <w:kern w:val="0"/>
          <w:sz w:val="22"/>
        </w:rPr>
        <w:t xml:space="preserve">he/she </w:t>
      </w:r>
      <w:r w:rsidR="002926E9" w:rsidRPr="001D19F6">
        <w:rPr>
          <w:rFonts w:ascii="Arial" w:eastAsia="굴림" w:hAnsi="Arial" w:cs="Arial"/>
          <w:b/>
          <w:bCs/>
          <w:kern w:val="0"/>
          <w:sz w:val="22"/>
        </w:rPr>
        <w:t xml:space="preserve">didn’t receive </w:t>
      </w:r>
      <w:r w:rsidR="00563C8C" w:rsidRPr="001D19F6">
        <w:rPr>
          <w:rFonts w:ascii="Arial" w:eastAsia="굴림" w:hAnsi="Arial" w:cs="Arial"/>
          <w:b/>
          <w:bCs/>
          <w:kern w:val="0"/>
          <w:sz w:val="22"/>
        </w:rPr>
        <w:t>a</w:t>
      </w:r>
      <w:r w:rsidR="00072EF5" w:rsidRPr="001D19F6">
        <w:rPr>
          <w:rFonts w:ascii="Arial" w:eastAsia="굴림" w:hAnsi="Arial" w:cs="Arial"/>
          <w:b/>
          <w:bCs/>
          <w:kern w:val="0"/>
          <w:sz w:val="22"/>
        </w:rPr>
        <w:t xml:space="preserve"> diagnosis of </w:t>
      </w:r>
      <w:r w:rsidRPr="001D19F6">
        <w:rPr>
          <w:rFonts w:ascii="Arial" w:eastAsia="굴림" w:hAnsi="Arial" w:cs="Arial"/>
          <w:b/>
          <w:bCs/>
          <w:kern w:val="0"/>
          <w:sz w:val="22"/>
        </w:rPr>
        <w:t>liver disease</w:t>
      </w:r>
      <w:r w:rsidR="0006676E" w:rsidRPr="001D19F6">
        <w:rPr>
          <w:rFonts w:ascii="Arial" w:eastAsia="굴림" w:hAnsi="Arial" w:cs="Arial"/>
          <w:b/>
          <w:bCs/>
          <w:kern w:val="0"/>
          <w:sz w:val="22"/>
        </w:rPr>
        <w:t xml:space="preserve"> </w:t>
      </w:r>
      <w:r w:rsidRPr="001D19F6">
        <w:rPr>
          <w:rFonts w:ascii="Arial" w:eastAsia="굴림" w:hAnsi="Arial" w:cs="Arial"/>
          <w:b/>
          <w:bCs/>
          <w:kern w:val="0"/>
          <w:sz w:val="22"/>
        </w:rPr>
        <w:t>(</w:t>
      </w:r>
      <w:r w:rsidR="00093AD0" w:rsidRPr="001D19F6">
        <w:rPr>
          <w:rFonts w:ascii="Arial" w:eastAsia="굴림" w:hAnsi="Arial" w:cs="Arial"/>
          <w:b/>
          <w:bCs/>
          <w:kern w:val="0"/>
          <w:sz w:val="22"/>
        </w:rPr>
        <w:t>a</w:t>
      </w:r>
      <w:r w:rsidR="00C10571" w:rsidRPr="001D19F6">
        <w:rPr>
          <w:rFonts w:ascii="Arial" w:eastAsia="굴림" w:hAnsi="Arial" w:cs="Arial"/>
          <w:b/>
          <w:bCs/>
          <w:kern w:val="0"/>
          <w:sz w:val="22"/>
        </w:rPr>
        <w:t>ll</w:t>
      </w:r>
      <w:r w:rsidRPr="001D19F6">
        <w:rPr>
          <w:rFonts w:ascii="Arial" w:eastAsia="굴림" w:hAnsi="Arial" w:cs="Arial"/>
          <w:b/>
          <w:bCs/>
          <w:kern w:val="0"/>
          <w:sz w:val="22"/>
        </w:rPr>
        <w:t xml:space="preserve"> types of liver disease</w:t>
      </w:r>
      <w:r w:rsidR="0006676E" w:rsidRPr="001D19F6">
        <w:rPr>
          <w:rFonts w:ascii="Arial" w:eastAsia="굴림" w:hAnsi="Arial" w:cs="Arial"/>
          <w:b/>
          <w:bCs/>
          <w:kern w:val="0"/>
          <w:sz w:val="22"/>
        </w:rPr>
        <w:t xml:space="preserve"> </w:t>
      </w:r>
      <w:r w:rsidR="0052190D" w:rsidRPr="001D19F6">
        <w:rPr>
          <w:rFonts w:ascii="Arial" w:eastAsia="굴림" w:hAnsi="Arial" w:cs="Arial"/>
          <w:b/>
          <w:bCs/>
          <w:kern w:val="0"/>
          <w:sz w:val="22"/>
        </w:rPr>
        <w:t>exc</w:t>
      </w:r>
      <w:r w:rsidRPr="001D19F6">
        <w:rPr>
          <w:rFonts w:ascii="Arial" w:eastAsia="굴림" w:hAnsi="Arial" w:cs="Arial"/>
          <w:b/>
          <w:bCs/>
          <w:kern w:val="0"/>
          <w:sz w:val="22"/>
        </w:rPr>
        <w:t xml:space="preserve">ept fatty </w:t>
      </w:r>
      <w:proofErr w:type="gramStart"/>
      <w:r w:rsidRPr="001D19F6">
        <w:rPr>
          <w:rFonts w:ascii="Arial" w:eastAsia="굴림" w:hAnsi="Arial" w:cs="Arial"/>
          <w:b/>
          <w:bCs/>
          <w:kern w:val="0"/>
          <w:sz w:val="22"/>
        </w:rPr>
        <w:t>liver)</w:t>
      </w:r>
      <w:r w:rsidR="00093AD0" w:rsidRPr="001D19F6">
        <w:rPr>
          <w:rFonts w:ascii="Arial" w:eastAsia="굴림" w:hAnsi="Arial" w:cs="Arial"/>
          <w:b/>
          <w:bCs/>
          <w:kern w:val="0"/>
          <w:sz w:val="22"/>
        </w:rPr>
        <w:t>or</w:t>
      </w:r>
      <w:proofErr w:type="gramEnd"/>
      <w:r w:rsidR="00093AD0" w:rsidRPr="001D19F6">
        <w:rPr>
          <w:rFonts w:ascii="Arial" w:eastAsia="굴림" w:hAnsi="Arial" w:cs="Arial"/>
          <w:b/>
          <w:bCs/>
          <w:kern w:val="0"/>
          <w:sz w:val="22"/>
        </w:rPr>
        <w:t xml:space="preserve"> 'D</w:t>
      </w:r>
      <w:r w:rsidRPr="001D19F6">
        <w:rPr>
          <w:rFonts w:ascii="Arial" w:eastAsia="굴림" w:hAnsi="Arial" w:cs="Arial"/>
          <w:b/>
          <w:bCs/>
          <w:kern w:val="0"/>
          <w:sz w:val="22"/>
        </w:rPr>
        <w:t>on’t know</w:t>
      </w:r>
      <w:r w:rsidR="0006676E" w:rsidRPr="001D19F6">
        <w:rPr>
          <w:rFonts w:ascii="Arial" w:eastAsia="굴림" w:hAnsi="Arial" w:cs="Arial"/>
          <w:b/>
          <w:bCs/>
          <w:kern w:val="0"/>
          <w:sz w:val="22"/>
        </w:rPr>
        <w:t xml:space="preserve">/ </w:t>
      </w:r>
      <w:r w:rsidR="00093AD0" w:rsidRPr="001D19F6">
        <w:rPr>
          <w:rFonts w:ascii="Arial" w:eastAsia="굴림" w:hAnsi="Arial" w:cs="Arial"/>
          <w:b/>
          <w:bCs/>
          <w:kern w:val="0"/>
          <w:sz w:val="22"/>
        </w:rPr>
        <w:t>R</w:t>
      </w:r>
      <w:r w:rsidRPr="001D19F6">
        <w:rPr>
          <w:rFonts w:ascii="Arial" w:eastAsia="굴림" w:hAnsi="Arial" w:cs="Arial"/>
          <w:b/>
          <w:bCs/>
          <w:kern w:val="0"/>
          <w:sz w:val="22"/>
        </w:rPr>
        <w:t>efuse to answer' in the previous interview,</w:t>
      </w:r>
      <w:r w:rsidR="0006676E" w:rsidRPr="001D19F6">
        <w:rPr>
          <w:rFonts w:ascii="Arial" w:eastAsia="굴림" w:hAnsi="Arial" w:cs="Arial"/>
          <w:b/>
          <w:bCs/>
          <w:kern w:val="0"/>
          <w:sz w:val="22"/>
        </w:rPr>
        <w:t xml:space="preserve"> </w:t>
      </w:r>
      <w:r w:rsidRPr="001D19F6">
        <w:rPr>
          <w:rFonts w:ascii="Arial" w:eastAsia="굴림" w:hAnsi="Arial" w:cs="Arial"/>
          <w:b/>
          <w:bCs/>
          <w:kern w:val="0"/>
          <w:sz w:val="22"/>
        </w:rPr>
        <w:t xml:space="preserve">then </w:t>
      </w:r>
      <w:r w:rsidR="0006676E" w:rsidRPr="001D19F6">
        <w:rPr>
          <w:rFonts w:ascii="Arial" w:eastAsia="굴림" w:hAnsi="Arial" w:cs="Arial"/>
          <w:b/>
          <w:bCs/>
          <w:kern w:val="0"/>
          <w:sz w:val="22"/>
        </w:rPr>
        <w:t>ask</w:t>
      </w:r>
      <w:r w:rsidRPr="001D19F6">
        <w:rPr>
          <w:rFonts w:ascii="Arial" w:eastAsia="굴림" w:hAnsi="Arial" w:cs="Arial"/>
          <w:b/>
          <w:bCs/>
          <w:kern w:val="0"/>
          <w:sz w:val="22"/>
        </w:rPr>
        <w:t xml:space="preserve"> C028. If </w:t>
      </w:r>
      <w:r w:rsidR="005A1097" w:rsidRPr="001D19F6">
        <w:rPr>
          <w:rFonts w:ascii="Arial" w:eastAsia="굴림" w:hAnsi="Arial" w:cs="Arial"/>
          <w:b/>
          <w:bCs/>
          <w:kern w:val="0"/>
          <w:sz w:val="22"/>
        </w:rPr>
        <w:t xml:space="preserve">R </w:t>
      </w:r>
      <w:r w:rsidR="00093AD0" w:rsidRPr="001D19F6">
        <w:rPr>
          <w:rFonts w:ascii="Arial" w:eastAsia="굴림" w:hAnsi="Arial" w:cs="Arial"/>
          <w:b/>
          <w:bCs/>
          <w:kern w:val="0"/>
          <w:sz w:val="22"/>
        </w:rPr>
        <w:t>received such a diagnosis</w:t>
      </w:r>
      <w:r w:rsidRPr="001D19F6">
        <w:rPr>
          <w:rFonts w:ascii="Arial" w:eastAsia="굴림" w:hAnsi="Arial" w:cs="Arial"/>
          <w:b/>
          <w:bCs/>
          <w:kern w:val="0"/>
          <w:sz w:val="22"/>
        </w:rPr>
        <w:t xml:space="preserve">, then </w:t>
      </w:r>
      <w:r w:rsidR="0006676E" w:rsidRPr="001D19F6">
        <w:rPr>
          <w:rFonts w:ascii="Arial" w:eastAsia="굴림" w:hAnsi="Arial" w:cs="Arial"/>
          <w:b/>
          <w:bCs/>
          <w:kern w:val="0"/>
          <w:sz w:val="22"/>
        </w:rPr>
        <w:t>ask</w:t>
      </w:r>
      <w:r w:rsidRPr="001D19F6">
        <w:rPr>
          <w:rFonts w:ascii="Arial" w:eastAsia="굴림" w:hAnsi="Arial" w:cs="Arial"/>
          <w:b/>
          <w:bCs/>
          <w:kern w:val="0"/>
          <w:sz w:val="22"/>
        </w:rPr>
        <w:t xml:space="preserve"> C030</w:t>
      </w:r>
      <w:r w:rsidR="00037F8B" w:rsidRPr="001D19F6">
        <w:rPr>
          <w:rFonts w:ascii="Arial" w:eastAsia="굴림" w:hAnsi="Arial" w:cs="Arial"/>
          <w:b/>
          <w:bCs/>
          <w:kern w:val="0"/>
          <w:sz w:val="22"/>
        </w:rPr>
        <w:t>.</w:t>
      </w:r>
    </w:p>
    <w:p w14:paraId="4CA8D713" w14:textId="77777777" w:rsidR="006E6B90" w:rsidRPr="001D19F6" w:rsidRDefault="006E6B90" w:rsidP="006E6B90">
      <w:pPr>
        <w:wordWrap/>
        <w:spacing w:line="360" w:lineRule="auto"/>
        <w:jc w:val="left"/>
        <w:textAlignment w:val="baseline"/>
        <w:rPr>
          <w:rFonts w:ascii="Arial" w:eastAsia="굴림" w:hAnsi="Arial" w:cs="Arial"/>
          <w:bCs/>
          <w:kern w:val="0"/>
          <w:sz w:val="22"/>
        </w:rPr>
      </w:pPr>
    </w:p>
    <w:p w14:paraId="044FCD12"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C028. </w:t>
      </w:r>
      <w:r w:rsidR="0064511C" w:rsidRPr="001D19F6">
        <w:rPr>
          <w:rFonts w:ascii="Arial" w:eastAsia="굴림" w:hAnsi="Arial" w:cs="Arial"/>
          <w:kern w:val="0"/>
          <w:sz w:val="22"/>
        </w:rPr>
        <w:t xml:space="preserve">Has a doctor ever told you that you have </w:t>
      </w:r>
      <w:r w:rsidR="00D07A50" w:rsidRPr="001D19F6">
        <w:rPr>
          <w:rFonts w:ascii="Arial" w:eastAsia="굴림" w:hAnsi="Arial" w:cs="Arial"/>
          <w:kern w:val="0"/>
          <w:sz w:val="22"/>
        </w:rPr>
        <w:t>liver disease</w:t>
      </w:r>
      <w:r w:rsidR="00093AD0" w:rsidRPr="001D19F6">
        <w:rPr>
          <w:rFonts w:ascii="Arial" w:eastAsia="굴림" w:hAnsi="Arial" w:cs="Arial"/>
          <w:kern w:val="0"/>
          <w:sz w:val="22"/>
        </w:rPr>
        <w:t xml:space="preserve"> </w:t>
      </w:r>
      <w:r w:rsidRPr="001D19F6">
        <w:rPr>
          <w:rFonts w:ascii="Arial" w:eastAsia="굴림" w:hAnsi="Arial" w:cs="Arial"/>
          <w:bCs/>
          <w:kern w:val="0"/>
          <w:sz w:val="22"/>
        </w:rPr>
        <w:t xml:space="preserve">since the previous </w:t>
      </w:r>
      <w:proofErr w:type="gramStart"/>
      <w:r w:rsidRPr="001D19F6">
        <w:rPr>
          <w:rFonts w:ascii="Arial" w:eastAsia="굴림" w:hAnsi="Arial" w:cs="Arial"/>
          <w:bCs/>
          <w:kern w:val="0"/>
          <w:sz w:val="22"/>
        </w:rPr>
        <w:t>interview</w:t>
      </w:r>
      <w:r w:rsidR="000A7D52" w:rsidRPr="001D19F6">
        <w:rPr>
          <w:rFonts w:ascii="Arial" w:eastAsia="굴림" w:hAnsi="Arial" w:cs="Arial"/>
          <w:kern w:val="0"/>
          <w:sz w:val="22"/>
        </w:rPr>
        <w:t>(</w:t>
      </w:r>
      <w:proofErr w:type="gramEnd"/>
      <w:r w:rsidR="000A7D52" w:rsidRPr="001D19F6">
        <w:rPr>
          <w:rFonts w:ascii="Arial" w:eastAsia="굴림" w:hAnsi="Arial" w:cs="Arial"/>
          <w:kern w:val="0"/>
          <w:sz w:val="22"/>
        </w:rPr>
        <w:t>___ month ___ day ___ year)</w:t>
      </w:r>
      <w:r w:rsidRPr="001D19F6">
        <w:rPr>
          <w:rFonts w:ascii="Arial" w:eastAsia="굴림" w:hAnsi="Arial" w:cs="Arial"/>
          <w:kern w:val="0"/>
          <w:sz w:val="22"/>
        </w:rPr>
        <w:t xml:space="preserve">? </w:t>
      </w:r>
      <w:r w:rsidR="00C10571" w:rsidRPr="001D19F6">
        <w:rPr>
          <w:rFonts w:ascii="Arial" w:eastAsia="굴림" w:hAnsi="Arial" w:cs="Arial"/>
          <w:kern w:val="0"/>
          <w:sz w:val="22"/>
        </w:rPr>
        <w:t>(A</w:t>
      </w:r>
      <w:r w:rsidRPr="001D19F6">
        <w:rPr>
          <w:rFonts w:ascii="Arial" w:eastAsia="굴림" w:hAnsi="Arial" w:cs="Arial"/>
          <w:kern w:val="0"/>
          <w:sz w:val="22"/>
        </w:rPr>
        <w:t xml:space="preserve">ll types of liver disease </w:t>
      </w:r>
      <w:r w:rsidR="0052190D" w:rsidRPr="001D19F6">
        <w:rPr>
          <w:rFonts w:ascii="Arial" w:eastAsia="굴림" w:hAnsi="Arial" w:cs="Arial"/>
          <w:kern w:val="0"/>
          <w:sz w:val="22"/>
        </w:rPr>
        <w:t>exc</w:t>
      </w:r>
      <w:r w:rsidRPr="001D19F6">
        <w:rPr>
          <w:rFonts w:ascii="Arial" w:eastAsia="굴림" w:hAnsi="Arial" w:cs="Arial"/>
          <w:kern w:val="0"/>
          <w:sz w:val="22"/>
        </w:rPr>
        <w:t>ept fatty liver)</w:t>
      </w:r>
    </w:p>
    <w:p w14:paraId="047AE4DD" w14:textId="77777777" w:rsidR="0006676E" w:rsidRPr="001D19F6" w:rsidRDefault="0006676E" w:rsidP="002D0E30">
      <w:pPr>
        <w:pStyle w:val="a6"/>
        <w:numPr>
          <w:ilvl w:val="0"/>
          <w:numId w:val="29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C033</w:t>
      </w:r>
    </w:p>
    <w:p w14:paraId="79AAA409"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2263DE7D" w14:textId="77777777" w:rsidR="006E6B90" w:rsidRPr="00A047BE"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C029.</w:t>
      </w:r>
      <w:r w:rsidR="00CA5CF4" w:rsidRPr="001D19F6">
        <w:rPr>
          <w:rFonts w:ascii="Arial" w:eastAsia="굴림" w:hAnsi="Arial" w:cs="Arial"/>
          <w:kern w:val="0"/>
          <w:sz w:val="22"/>
        </w:rPr>
        <w:t xml:space="preserve"> </w:t>
      </w:r>
      <w:r w:rsidR="005B4678" w:rsidRPr="001D19F6">
        <w:rPr>
          <w:rFonts w:ascii="Arial" w:eastAsia="굴림" w:hAnsi="Arial" w:cs="Arial"/>
          <w:kern w:val="0"/>
          <w:sz w:val="22"/>
          <w:szCs w:val="20"/>
        </w:rPr>
        <w:t xml:space="preserve">When was your liver disease diagnosed for the first time? </w:t>
      </w:r>
      <w:r w:rsidR="002A01D1" w:rsidRPr="001D19F6">
        <w:rPr>
          <w:rFonts w:ascii="Arial" w:eastAsia="굴림" w:hAnsi="Arial" w:cs="Arial"/>
          <w:kern w:val="0"/>
          <w:sz w:val="22"/>
        </w:rPr>
        <w:t xml:space="preserve">(unit: year and month combined </w:t>
      </w:r>
      <w:r w:rsidR="002A01D1" w:rsidRPr="00A047BE">
        <w:rPr>
          <w:rFonts w:ascii="Arial" w:eastAsia="굴림" w:hAnsi="Arial" w:cs="Arial"/>
          <w:kern w:val="0"/>
          <w:sz w:val="22"/>
        </w:rPr>
        <w:t>into 6 digits)</w:t>
      </w:r>
    </w:p>
    <w:p w14:paraId="6C5B2691" w14:textId="18DC59D3" w:rsidR="00CA5CF4" w:rsidRPr="00A047BE" w:rsidRDefault="00CA5CF4" w:rsidP="00CA5CF4">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26" w:author="Keis" w:date="2024-09-06T10:23:00Z">
        <w:r w:rsidR="0075706E" w:rsidRPr="001331E9" w:rsidDel="00817F07">
          <w:rPr>
            <w:rFonts w:ascii="Arial" w:eastAsia="굴림" w:hAnsi="Arial" w:cs="Arial" w:hint="eastAsia"/>
            <w:color w:val="FF0000"/>
            <w:kern w:val="0"/>
            <w:sz w:val="22"/>
          </w:rPr>
          <w:delText>2020</w:delText>
        </w:r>
      </w:del>
      <w:ins w:id="927" w:author="Keis" w:date="2024-09-06T10:23:00Z">
        <w:r w:rsidR="00817F07" w:rsidRPr="00817F07">
          <w:rPr>
            <w:rFonts w:ascii="Arial" w:eastAsia="굴림" w:hAnsi="Arial" w:cs="Arial" w:hint="eastAsia"/>
            <w:color w:val="00B050"/>
            <w:kern w:val="0"/>
            <w:sz w:val="22"/>
          </w:rPr>
          <w:t>2022</w:t>
        </w:r>
      </w:ins>
      <w:r w:rsidR="0075706E" w:rsidRPr="00DC741E">
        <w:rPr>
          <w:rFonts w:ascii="Arial" w:eastAsia="굴림" w:hAnsi="Arial" w:cs="Arial"/>
          <w:kern w:val="0"/>
          <w:sz w:val="22"/>
          <w:rPrChange w:id="928" w:author="Keis" w:date="2024-09-06T17:28: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29" w:author="Keis" w:date="2024-09-06T10:23:00Z">
        <w:r w:rsidR="0075706E" w:rsidRPr="001331E9" w:rsidDel="00817F07">
          <w:rPr>
            <w:rFonts w:ascii="Arial" w:eastAsia="굴림" w:hAnsi="Arial" w:cs="Arial" w:hint="eastAsia"/>
            <w:color w:val="FF0000"/>
            <w:kern w:val="0"/>
            <w:sz w:val="22"/>
          </w:rPr>
          <w:delText>2020</w:delText>
        </w:r>
      </w:del>
      <w:ins w:id="930"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31" w:author="Keis" w:date="2024-09-06T10:23:00Z">
        <w:r w:rsidR="0075706E" w:rsidRPr="001331E9" w:rsidDel="00817F07">
          <w:rPr>
            <w:rFonts w:ascii="Arial" w:eastAsia="굴림" w:hAnsi="Arial" w:cs="Arial" w:hint="eastAsia"/>
            <w:color w:val="FF0000"/>
            <w:kern w:val="0"/>
            <w:sz w:val="22"/>
          </w:rPr>
          <w:delText>2020</w:delText>
        </w:r>
      </w:del>
      <w:ins w:id="932" w:author="Keis" w:date="2024-09-06T10:23:00Z">
        <w:r w:rsidR="00817F07" w:rsidRPr="00817F07">
          <w:rPr>
            <w:rFonts w:ascii="Arial" w:eastAsia="굴림" w:hAnsi="Arial" w:cs="Arial" w:hint="eastAsia"/>
            <w:color w:val="00B050"/>
            <w:kern w:val="0"/>
            <w:sz w:val="22"/>
          </w:rPr>
          <w:t>2022</w:t>
        </w:r>
      </w:ins>
      <w:r w:rsidR="0075706E" w:rsidRPr="00DC741E">
        <w:rPr>
          <w:rFonts w:ascii="Arial" w:eastAsia="굴림" w:hAnsi="Arial" w:cs="Arial"/>
          <w:kern w:val="0"/>
          <w:sz w:val="22"/>
          <w:rPrChange w:id="933" w:author="Keis" w:date="2024-09-06T17:28: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7FE37B9D" w14:textId="77777777" w:rsidR="005B4678" w:rsidRPr="00A047BE" w:rsidRDefault="00CA5CF4" w:rsidP="005B4678">
      <w:pPr>
        <w:wordWrap/>
        <w:spacing w:line="360" w:lineRule="auto"/>
        <w:ind w:firstLine="800"/>
        <w:rPr>
          <w:rFonts w:ascii="Arial" w:eastAsia="굴림" w:hAnsi="Arial" w:cs="Arial"/>
          <w:sz w:val="22"/>
        </w:rPr>
      </w:pPr>
      <w:r w:rsidRPr="00A047BE">
        <w:rPr>
          <w:rFonts w:ascii="Arial" w:eastAsia="굴림" w:hAnsi="Arial" w:cs="Arial"/>
          <w:sz w:val="22"/>
          <w:u w:val="single"/>
        </w:rPr>
        <w:t>___________________________________________</w:t>
      </w:r>
      <w:r w:rsidRPr="00A047BE">
        <w:rPr>
          <w:rFonts w:ascii="Arial" w:eastAsia="굴림" w:hAnsi="Arial" w:cs="Arial"/>
          <w:sz w:val="22"/>
        </w:rPr>
        <w:t xml:space="preserve"> </w:t>
      </w:r>
      <w:r w:rsidRPr="00A047BE">
        <w:rPr>
          <w:rFonts w:ascii="Arial" w:eastAsia="굴림" w:hAnsi="Arial" w:cs="Arial"/>
          <w:sz w:val="22"/>
        </w:rPr>
        <w:tab/>
      </w:r>
    </w:p>
    <w:p w14:paraId="550A2873" w14:textId="586EBDFB" w:rsidR="00CA5CF4" w:rsidRPr="00A047BE" w:rsidRDefault="00CA5CF4" w:rsidP="005B4678">
      <w:pPr>
        <w:wordWrap/>
        <w:spacing w:line="360" w:lineRule="auto"/>
        <w:ind w:firstLine="800"/>
        <w:rPr>
          <w:rFonts w:ascii="Arial" w:eastAsia="굴림" w:hAnsi="Arial" w:cs="Arial"/>
          <w:kern w:val="0"/>
          <w:sz w:val="22"/>
        </w:rPr>
      </w:pPr>
      <w:r w:rsidRPr="00A047BE">
        <w:rPr>
          <w:rFonts w:ascii="Arial" w:eastAsia="굴림" w:hAnsi="Arial" w:cs="Arial"/>
          <w:sz w:val="22"/>
        </w:rPr>
        <w:t>[</w:t>
      </w:r>
      <w:r w:rsidR="003608C0" w:rsidRPr="00A047BE">
        <w:rPr>
          <w:rFonts w:ascii="Arial" w:eastAsia="굴림" w:hAnsi="Arial" w:cs="Arial"/>
          <w:sz w:val="22"/>
        </w:rPr>
        <w:t>Range:</w:t>
      </w:r>
      <w:r w:rsidRPr="00A047BE">
        <w:rPr>
          <w:rFonts w:ascii="Arial" w:eastAsia="굴림" w:hAnsi="Arial" w:cs="Arial"/>
          <w:sz w:val="22"/>
        </w:rPr>
        <w:t xml:space="preserve"> 200600~</w:t>
      </w:r>
      <w:del w:id="934" w:author="Keis" w:date="2024-09-06T10:23:00Z">
        <w:r w:rsidR="0075706E" w:rsidRPr="001331E9" w:rsidDel="00817F07">
          <w:rPr>
            <w:rFonts w:ascii="Arial" w:eastAsia="굴림" w:hAnsi="Arial" w:cs="Arial" w:hint="eastAsia"/>
            <w:color w:val="FF0000"/>
            <w:sz w:val="22"/>
          </w:rPr>
          <w:delText>2020</w:delText>
        </w:r>
      </w:del>
      <w:ins w:id="935" w:author="Keis" w:date="2024-09-06T10:23:00Z">
        <w:r w:rsidR="00817F07" w:rsidRPr="00817F07">
          <w:rPr>
            <w:rFonts w:ascii="Arial" w:eastAsia="굴림" w:hAnsi="Arial" w:cs="Arial" w:hint="eastAsia"/>
            <w:color w:val="00B050"/>
            <w:sz w:val="22"/>
          </w:rPr>
          <w:t>2022</w:t>
        </w:r>
      </w:ins>
      <w:r w:rsidR="0075706E" w:rsidRPr="00DC741E">
        <w:rPr>
          <w:rFonts w:ascii="Arial" w:eastAsia="굴림" w:hAnsi="Arial" w:cs="Arial"/>
          <w:sz w:val="22"/>
          <w:rPrChange w:id="936" w:author="Keis" w:date="2024-09-06T17:28:00Z">
            <w:rPr>
              <w:rFonts w:ascii="Arial" w:eastAsia="굴림" w:hAnsi="Arial" w:cs="Arial"/>
              <w:color w:val="FF0000"/>
              <w:sz w:val="22"/>
            </w:rPr>
          </w:rPrChange>
        </w:rPr>
        <w:t>11</w:t>
      </w:r>
      <w:r w:rsidRPr="00A047BE">
        <w:rPr>
          <w:rFonts w:ascii="Arial" w:eastAsia="굴림" w:hAnsi="Arial" w:cs="Arial"/>
          <w:sz w:val="22"/>
        </w:rPr>
        <w:t>]</w:t>
      </w:r>
      <w:r w:rsidRPr="00A047BE">
        <w:rPr>
          <w:rFonts w:ascii="Arial" w:eastAsia="굴림" w:hAnsi="Arial" w:cs="Arial"/>
          <w:kern w:val="0"/>
          <w:sz w:val="22"/>
        </w:rPr>
        <w:t xml:space="preserve"> →Go to C031</w:t>
      </w:r>
    </w:p>
    <w:p w14:paraId="01BEABB5" w14:textId="77777777" w:rsidR="006E6B90" w:rsidRPr="00A047BE" w:rsidRDefault="006E6B90" w:rsidP="006E6B90">
      <w:pPr>
        <w:wordWrap/>
        <w:spacing w:line="360" w:lineRule="auto"/>
        <w:jc w:val="left"/>
        <w:textAlignment w:val="baseline"/>
        <w:rPr>
          <w:rFonts w:ascii="Arial" w:eastAsia="굴림" w:hAnsi="Arial" w:cs="Arial"/>
          <w:kern w:val="0"/>
          <w:sz w:val="22"/>
          <w:u w:val="single"/>
        </w:rPr>
      </w:pPr>
    </w:p>
    <w:p w14:paraId="0ACDEFC3" w14:textId="77777777" w:rsidR="006E6B90" w:rsidRPr="00A047BE" w:rsidRDefault="006E6B90" w:rsidP="00CD66D5">
      <w:pPr>
        <w:wordWrap/>
        <w:spacing w:line="360" w:lineRule="auto"/>
        <w:jc w:val="left"/>
        <w:textAlignment w:val="center"/>
        <w:rPr>
          <w:rFonts w:ascii="Arial" w:eastAsia="굴림" w:hAnsi="Arial" w:cs="Arial"/>
          <w:kern w:val="0"/>
          <w:sz w:val="22"/>
        </w:rPr>
      </w:pPr>
      <w:r w:rsidRPr="00A047BE">
        <w:rPr>
          <w:rFonts w:ascii="Arial" w:eastAsia="굴림" w:hAnsi="Arial" w:cs="Arial"/>
          <w:kern w:val="0"/>
          <w:sz w:val="22"/>
        </w:rPr>
        <w:t xml:space="preserve">C030. </w:t>
      </w:r>
      <w:r w:rsidR="00D07A50" w:rsidRPr="00A047BE">
        <w:rPr>
          <w:rFonts w:ascii="Arial" w:eastAsia="굴림" w:hAnsi="Arial" w:cs="Arial"/>
          <w:kern w:val="0"/>
          <w:sz w:val="22"/>
        </w:rPr>
        <w:t>How have your symptoms of</w:t>
      </w:r>
      <w:r w:rsidRPr="00A047BE">
        <w:rPr>
          <w:rFonts w:ascii="Arial" w:eastAsia="굴림" w:hAnsi="Arial" w:cs="Arial"/>
          <w:kern w:val="0"/>
          <w:sz w:val="22"/>
        </w:rPr>
        <w:t xml:space="preserve"> liver disease </w:t>
      </w:r>
      <w:r w:rsidR="00C10571" w:rsidRPr="00A047BE">
        <w:rPr>
          <w:rFonts w:ascii="Arial" w:eastAsia="굴림" w:hAnsi="Arial" w:cs="Arial"/>
          <w:kern w:val="0"/>
          <w:sz w:val="22"/>
        </w:rPr>
        <w:t>(All</w:t>
      </w:r>
      <w:r w:rsidRPr="00A047BE">
        <w:rPr>
          <w:rFonts w:ascii="Arial" w:eastAsia="굴림" w:hAnsi="Arial" w:cs="Arial"/>
          <w:kern w:val="0"/>
          <w:sz w:val="22"/>
        </w:rPr>
        <w:t xml:space="preserve"> types of liver disease </w:t>
      </w:r>
      <w:r w:rsidR="0052190D" w:rsidRPr="00A047BE">
        <w:rPr>
          <w:rFonts w:ascii="Arial" w:eastAsia="굴림" w:hAnsi="Arial" w:cs="Arial"/>
          <w:kern w:val="0"/>
          <w:sz w:val="22"/>
        </w:rPr>
        <w:t>exc</w:t>
      </w:r>
      <w:r w:rsidRPr="00A047BE">
        <w:rPr>
          <w:rFonts w:ascii="Arial" w:eastAsia="굴림" w:hAnsi="Arial" w:cs="Arial"/>
          <w:kern w:val="0"/>
          <w:sz w:val="22"/>
        </w:rPr>
        <w:t>ept fatty liver)</w:t>
      </w:r>
      <w:r w:rsidR="00D07A50" w:rsidRPr="00A047BE">
        <w:rPr>
          <w:rFonts w:ascii="Arial" w:eastAsia="굴림" w:hAnsi="Arial" w:cs="Arial"/>
          <w:kern w:val="0"/>
          <w:sz w:val="22"/>
        </w:rPr>
        <w:t xml:space="preserve"> changed</w:t>
      </w:r>
      <w:r w:rsidRPr="00A047BE">
        <w:rPr>
          <w:rFonts w:ascii="Arial" w:eastAsia="굴림" w:hAnsi="Arial" w:cs="Arial"/>
          <w:kern w:val="0"/>
          <w:sz w:val="22"/>
        </w:rPr>
        <w:t xml:space="preserve"> since the previous </w:t>
      </w:r>
      <w:proofErr w:type="gramStart"/>
      <w:r w:rsidRPr="00A047BE">
        <w:rPr>
          <w:rFonts w:ascii="Arial" w:eastAsia="굴림" w:hAnsi="Arial" w:cs="Arial"/>
          <w:kern w:val="0"/>
          <w:sz w:val="22"/>
        </w:rPr>
        <w:t>interview</w:t>
      </w:r>
      <w:r w:rsidR="00CD4FD0" w:rsidRPr="00A047BE">
        <w:rPr>
          <w:rFonts w:ascii="Arial" w:eastAsia="굴림" w:hAnsi="Arial" w:cs="Arial"/>
          <w:kern w:val="0"/>
          <w:sz w:val="22"/>
        </w:rPr>
        <w:t>(</w:t>
      </w:r>
      <w:proofErr w:type="gramEnd"/>
      <w:r w:rsidR="00CD4FD0" w:rsidRPr="00A047BE">
        <w:rPr>
          <w:rFonts w:ascii="Arial" w:eastAsia="굴림" w:hAnsi="Arial" w:cs="Arial"/>
          <w:kern w:val="0"/>
          <w:sz w:val="22"/>
        </w:rPr>
        <w:t>___ month ___ day ___ year)</w:t>
      </w:r>
      <w:r w:rsidRPr="00A047BE">
        <w:rPr>
          <w:rFonts w:ascii="Arial" w:eastAsia="굴림" w:hAnsi="Arial" w:cs="Arial"/>
          <w:kern w:val="0"/>
          <w:sz w:val="22"/>
        </w:rPr>
        <w:t>?</w:t>
      </w:r>
    </w:p>
    <w:p w14:paraId="1973B761" w14:textId="77777777" w:rsidR="00CA5CF4" w:rsidRPr="00A047BE" w:rsidRDefault="00CA5CF4" w:rsidP="002D0E30">
      <w:pPr>
        <w:pStyle w:val="a6"/>
        <w:numPr>
          <w:ilvl w:val="0"/>
          <w:numId w:val="29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074EBCCE" w14:textId="77777777" w:rsidR="00CA5CF4" w:rsidRPr="00A047BE" w:rsidRDefault="00CA5CF4" w:rsidP="002D0E30">
      <w:pPr>
        <w:pStyle w:val="a6"/>
        <w:numPr>
          <w:ilvl w:val="0"/>
          <w:numId w:val="29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72ADD462" w14:textId="77777777" w:rsidR="00CA5CF4" w:rsidRPr="00A047BE" w:rsidRDefault="00CA5CF4" w:rsidP="002D0E30">
      <w:pPr>
        <w:pStyle w:val="a6"/>
        <w:numPr>
          <w:ilvl w:val="0"/>
          <w:numId w:val="29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11B995E0" w14:textId="77777777" w:rsidR="00CA5CF4" w:rsidRPr="00A047BE" w:rsidRDefault="00CA5CF4" w:rsidP="002D0E30">
      <w:pPr>
        <w:pStyle w:val="a6"/>
        <w:numPr>
          <w:ilvl w:val="0"/>
          <w:numId w:val="29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17B75B37" w14:textId="77777777" w:rsidR="00CA5CF4" w:rsidRPr="00A047BE" w:rsidRDefault="00CA5CF4" w:rsidP="002D0E30">
      <w:pPr>
        <w:pStyle w:val="a6"/>
        <w:numPr>
          <w:ilvl w:val="0"/>
          <w:numId w:val="29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7033003B" w14:textId="77777777" w:rsidR="00735D41" w:rsidRPr="00A047BE" w:rsidRDefault="00735D41" w:rsidP="00735D41">
      <w:pPr>
        <w:wordWrap/>
        <w:spacing w:line="360" w:lineRule="auto"/>
        <w:ind w:left="400"/>
        <w:textAlignment w:val="baseline"/>
        <w:rPr>
          <w:rFonts w:ascii="Arial" w:eastAsia="굴림" w:hAnsi="Arial" w:cs="Arial"/>
          <w:kern w:val="0"/>
          <w:sz w:val="22"/>
        </w:rPr>
      </w:pPr>
    </w:p>
    <w:p w14:paraId="6F9CBA90" w14:textId="77777777" w:rsidR="006E6B90" w:rsidRPr="00A047BE" w:rsidRDefault="00093AD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C031. Are you currently</w:t>
      </w:r>
      <w:r w:rsidR="006E6B90" w:rsidRPr="00A047BE">
        <w:rPr>
          <w:rFonts w:ascii="Arial" w:eastAsia="굴림" w:hAnsi="Arial" w:cs="Arial"/>
          <w:kern w:val="0"/>
          <w:sz w:val="22"/>
        </w:rPr>
        <w:t xml:space="preserve"> taking </w:t>
      </w:r>
      <w:r w:rsidR="006113EE" w:rsidRPr="00A047BE">
        <w:rPr>
          <w:rFonts w:ascii="Arial" w:eastAsia="굴림" w:hAnsi="Arial" w:cs="Arial"/>
          <w:kern w:val="0"/>
          <w:sz w:val="22"/>
        </w:rPr>
        <w:t xml:space="preserve">any </w:t>
      </w:r>
      <w:r w:rsidR="006E6B90" w:rsidRPr="00A047BE">
        <w:rPr>
          <w:rFonts w:ascii="Arial" w:eastAsia="굴림" w:hAnsi="Arial" w:cs="Arial"/>
          <w:kern w:val="0"/>
          <w:sz w:val="22"/>
        </w:rPr>
        <w:t>medication or</w:t>
      </w:r>
      <w:r w:rsidR="006113EE" w:rsidRPr="00A047BE">
        <w:rPr>
          <w:rFonts w:ascii="Arial" w:eastAsia="굴림" w:hAnsi="Arial" w:cs="Arial"/>
          <w:kern w:val="0"/>
          <w:sz w:val="22"/>
        </w:rPr>
        <w:t xml:space="preserve"> receiving</w:t>
      </w:r>
      <w:r w:rsidR="006E6B90" w:rsidRPr="00A047BE">
        <w:rPr>
          <w:rFonts w:ascii="Arial" w:eastAsia="굴림" w:hAnsi="Arial" w:cs="Arial"/>
          <w:kern w:val="0"/>
          <w:sz w:val="22"/>
        </w:rPr>
        <w:t xml:space="preserve"> treatment </w:t>
      </w:r>
      <w:r w:rsidRPr="00A047BE">
        <w:rPr>
          <w:rFonts w:ascii="Arial" w:eastAsia="굴림" w:hAnsi="Arial" w:cs="Arial"/>
          <w:kern w:val="0"/>
          <w:sz w:val="22"/>
        </w:rPr>
        <w:t xml:space="preserve">due to </w:t>
      </w:r>
      <w:r w:rsidR="006E6B90" w:rsidRPr="00A047BE">
        <w:rPr>
          <w:rFonts w:ascii="Arial" w:eastAsia="굴림" w:hAnsi="Arial" w:cs="Arial"/>
          <w:kern w:val="0"/>
          <w:sz w:val="22"/>
        </w:rPr>
        <w:t>your liver disease?</w:t>
      </w:r>
    </w:p>
    <w:p w14:paraId="6AAE0C23" w14:textId="77777777" w:rsidR="00CA5CF4" w:rsidRPr="00A047BE" w:rsidRDefault="00CA5CF4" w:rsidP="002D0E30">
      <w:pPr>
        <w:pStyle w:val="a6"/>
        <w:numPr>
          <w:ilvl w:val="0"/>
          <w:numId w:val="294"/>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32149539" w14:textId="77777777" w:rsidR="006E6B90" w:rsidRPr="00A047BE" w:rsidRDefault="006E6B90" w:rsidP="00CD66D5">
      <w:pPr>
        <w:wordWrap/>
        <w:spacing w:line="360" w:lineRule="auto"/>
        <w:jc w:val="left"/>
        <w:textAlignment w:val="baseline"/>
        <w:rPr>
          <w:rFonts w:ascii="Arial" w:eastAsia="굴림" w:hAnsi="Arial" w:cs="Arial"/>
          <w:kern w:val="0"/>
          <w:sz w:val="22"/>
        </w:rPr>
      </w:pPr>
    </w:p>
    <w:p w14:paraId="5AAD84DF" w14:textId="77777777" w:rsidR="006E6B90" w:rsidRPr="00A047BE" w:rsidRDefault="006E6B9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C032. Does your liver </w:t>
      </w:r>
      <w:r w:rsidR="00093AD0" w:rsidRPr="00A047BE">
        <w:rPr>
          <w:rFonts w:ascii="Arial" w:eastAsia="굴림" w:hAnsi="Arial" w:cs="Arial"/>
          <w:kern w:val="0"/>
          <w:sz w:val="22"/>
        </w:rPr>
        <w:t xml:space="preserve">disease </w:t>
      </w:r>
      <w:r w:rsidRPr="00A047BE">
        <w:rPr>
          <w:rFonts w:ascii="Arial" w:eastAsia="굴림" w:hAnsi="Arial" w:cs="Arial"/>
          <w:kern w:val="0"/>
          <w:sz w:val="22"/>
        </w:rPr>
        <w:t>limit your daily activities?</w:t>
      </w:r>
    </w:p>
    <w:p w14:paraId="4DCF3EB2" w14:textId="77777777" w:rsidR="00CA5CF4" w:rsidRPr="00A047BE" w:rsidRDefault="00CA5CF4" w:rsidP="002D0E30">
      <w:pPr>
        <w:pStyle w:val="a6"/>
        <w:numPr>
          <w:ilvl w:val="0"/>
          <w:numId w:val="295"/>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22A50AC8" w14:textId="77777777" w:rsidR="006E6B90" w:rsidRPr="00A047BE" w:rsidRDefault="006E6B90" w:rsidP="00CD66D5">
      <w:pPr>
        <w:wordWrap/>
        <w:spacing w:line="360" w:lineRule="auto"/>
        <w:jc w:val="left"/>
        <w:textAlignment w:val="baseline"/>
        <w:rPr>
          <w:rFonts w:ascii="Arial" w:eastAsia="굴림" w:hAnsi="Arial" w:cs="Arial"/>
          <w:kern w:val="0"/>
          <w:sz w:val="22"/>
        </w:rPr>
      </w:pPr>
    </w:p>
    <w:p w14:paraId="309B6583" w14:textId="77777777" w:rsidR="00735D41" w:rsidRPr="00A047BE" w:rsidRDefault="00735D41" w:rsidP="00CD66D5">
      <w:pPr>
        <w:wordWrap/>
        <w:spacing w:line="360" w:lineRule="auto"/>
        <w:jc w:val="left"/>
        <w:textAlignment w:val="baseline"/>
        <w:rPr>
          <w:rFonts w:ascii="Arial" w:eastAsia="굴림" w:hAnsi="Arial" w:cs="Arial"/>
          <w:b/>
          <w:kern w:val="0"/>
          <w:sz w:val="22"/>
        </w:rPr>
      </w:pPr>
      <w:r w:rsidRPr="00A047BE">
        <w:rPr>
          <w:rFonts w:ascii="Arial" w:eastAsia="굴림" w:hAnsi="Arial" w:cs="Arial"/>
          <w:b/>
          <w:kern w:val="0"/>
          <w:sz w:val="22"/>
        </w:rPr>
        <w:t>&lt; Heart disease &gt;</w:t>
      </w:r>
    </w:p>
    <w:p w14:paraId="549217AC" w14:textId="77777777" w:rsidR="006E6B90" w:rsidRPr="00A047BE" w:rsidRDefault="006E6B90" w:rsidP="00297F86">
      <w:pPr>
        <w:wordWrap/>
        <w:spacing w:line="276" w:lineRule="auto"/>
        <w:jc w:val="left"/>
        <w:textAlignment w:val="baseline"/>
        <w:rPr>
          <w:rFonts w:ascii="Arial" w:eastAsia="굴림" w:hAnsi="Arial" w:cs="Arial"/>
          <w:b/>
          <w:bCs/>
          <w:kern w:val="0"/>
          <w:sz w:val="22"/>
        </w:rPr>
      </w:pPr>
      <w:r w:rsidRPr="00A047BE">
        <w:rPr>
          <w:rFonts w:ascii="Arial" w:eastAsia="굴림" w:hAnsi="Arial" w:cs="Arial"/>
          <w:b/>
          <w:bCs/>
          <w:kern w:val="0"/>
          <w:sz w:val="22"/>
        </w:rPr>
        <w:t>Logic</w:t>
      </w:r>
    </w:p>
    <w:p w14:paraId="03A30D76" w14:textId="77777777" w:rsidR="006E6B90" w:rsidRPr="00A047BE" w:rsidRDefault="006E6B90" w:rsidP="002D0E30">
      <w:pPr>
        <w:pStyle w:val="a6"/>
        <w:numPr>
          <w:ilvl w:val="0"/>
          <w:numId w:val="238"/>
        </w:numPr>
        <w:wordWrap/>
        <w:spacing w:line="276" w:lineRule="auto"/>
        <w:ind w:leftChars="0"/>
        <w:rPr>
          <w:rFonts w:ascii="Arial" w:hAnsi="Arial" w:cs="Arial"/>
          <w:sz w:val="22"/>
        </w:rPr>
      </w:pPr>
      <w:r w:rsidRPr="00A047BE">
        <w:rPr>
          <w:rFonts w:ascii="Arial" w:eastAsia="굴림" w:hAnsi="Arial" w:cs="Arial"/>
          <w:b/>
          <w:bCs/>
          <w:kern w:val="0"/>
          <w:sz w:val="22"/>
        </w:rPr>
        <w:t>If</w:t>
      </w:r>
      <w:r w:rsidR="003364A9" w:rsidRPr="00A047BE">
        <w:rPr>
          <w:rFonts w:ascii="Arial" w:eastAsia="굴림" w:hAnsi="Arial" w:cs="Arial"/>
          <w:b/>
          <w:bCs/>
          <w:kern w:val="0"/>
          <w:sz w:val="22"/>
        </w:rPr>
        <w:t xml:space="preserve"> </w:t>
      </w:r>
      <w:r w:rsidR="00093AD0" w:rsidRPr="00A047BE">
        <w:rPr>
          <w:rFonts w:ascii="Arial" w:eastAsia="굴림" w:hAnsi="Arial" w:cs="Arial"/>
          <w:b/>
          <w:bCs/>
          <w:kern w:val="0"/>
          <w:sz w:val="22"/>
        </w:rPr>
        <w:t>R said</w:t>
      </w:r>
      <w:r w:rsidR="005A1097" w:rsidRPr="00A047BE">
        <w:rPr>
          <w:rFonts w:ascii="Arial" w:eastAsia="굴림" w:hAnsi="Arial" w:cs="Arial"/>
          <w:b/>
          <w:bCs/>
          <w:kern w:val="0"/>
          <w:sz w:val="22"/>
        </w:rPr>
        <w:t xml:space="preserve"> that he/she</w:t>
      </w:r>
      <w:r w:rsidR="003364A9" w:rsidRPr="00A047BE">
        <w:rPr>
          <w:rFonts w:ascii="Arial" w:eastAsia="굴림" w:hAnsi="Arial" w:cs="Arial"/>
          <w:b/>
          <w:bCs/>
          <w:kern w:val="0"/>
          <w:sz w:val="22"/>
        </w:rPr>
        <w:t xml:space="preserve"> </w:t>
      </w:r>
      <w:r w:rsidR="002926E9" w:rsidRPr="00A047BE">
        <w:rPr>
          <w:rFonts w:ascii="Arial" w:eastAsia="굴림" w:hAnsi="Arial" w:cs="Arial"/>
          <w:b/>
          <w:bCs/>
          <w:kern w:val="0"/>
          <w:sz w:val="22"/>
        </w:rPr>
        <w:t xml:space="preserve">didn’t receive </w:t>
      </w:r>
      <w:r w:rsidR="006113EE" w:rsidRPr="00A047BE">
        <w:rPr>
          <w:rFonts w:ascii="Arial" w:eastAsia="굴림" w:hAnsi="Arial" w:cs="Arial"/>
          <w:b/>
          <w:bCs/>
          <w:kern w:val="0"/>
          <w:sz w:val="22"/>
        </w:rPr>
        <w:t xml:space="preserve">a diagnosis of a </w:t>
      </w:r>
      <w:r w:rsidR="00AE350D" w:rsidRPr="00A047BE">
        <w:rPr>
          <w:rFonts w:ascii="Arial" w:eastAsia="굴림" w:hAnsi="Arial" w:cs="Arial"/>
          <w:b/>
          <w:bCs/>
          <w:kern w:val="0"/>
          <w:sz w:val="22"/>
        </w:rPr>
        <w:t>heart attack,</w:t>
      </w:r>
      <w:r w:rsidR="003364A9" w:rsidRPr="00A047BE">
        <w:rPr>
          <w:rFonts w:ascii="Arial" w:eastAsia="굴림" w:hAnsi="Arial" w:cs="Arial"/>
          <w:b/>
          <w:bCs/>
          <w:kern w:val="0"/>
          <w:sz w:val="22"/>
        </w:rPr>
        <w:t xml:space="preserve"> </w:t>
      </w:r>
      <w:r w:rsidR="00AE350D" w:rsidRPr="00A047BE">
        <w:rPr>
          <w:rFonts w:ascii="Arial" w:eastAsia="굴림" w:hAnsi="Arial" w:cs="Arial"/>
          <w:b/>
          <w:bCs/>
          <w:kern w:val="0"/>
          <w:sz w:val="22"/>
        </w:rPr>
        <w:t xml:space="preserve">angina pectoris, myocardial infarction, </w:t>
      </w:r>
      <w:r w:rsidRPr="00A047BE">
        <w:rPr>
          <w:rFonts w:ascii="Arial" w:eastAsia="굴림" w:hAnsi="Arial" w:cs="Arial"/>
          <w:b/>
          <w:bCs/>
          <w:kern w:val="0"/>
          <w:sz w:val="22"/>
        </w:rPr>
        <w:t xml:space="preserve">congestive heart </w:t>
      </w:r>
      <w:r w:rsidR="00AE350D" w:rsidRPr="00A047BE">
        <w:rPr>
          <w:rFonts w:ascii="Arial" w:eastAsia="굴림" w:hAnsi="Arial" w:cs="Arial"/>
          <w:b/>
          <w:bCs/>
          <w:kern w:val="0"/>
          <w:sz w:val="22"/>
        </w:rPr>
        <w:t>failure or any other heart disease,</w:t>
      </w:r>
      <w:r w:rsidR="00586BB4" w:rsidRPr="00A047BE">
        <w:rPr>
          <w:rFonts w:ascii="Arial" w:eastAsia="굴림" w:hAnsi="Arial" w:cs="Arial"/>
          <w:b/>
          <w:bCs/>
          <w:kern w:val="0"/>
          <w:sz w:val="22"/>
        </w:rPr>
        <w:t xml:space="preserve"> </w:t>
      </w:r>
      <w:r w:rsidRPr="00A047BE">
        <w:rPr>
          <w:rFonts w:ascii="Arial" w:eastAsia="굴림" w:hAnsi="Arial" w:cs="Arial"/>
          <w:b/>
          <w:bCs/>
          <w:kern w:val="0"/>
          <w:sz w:val="22"/>
        </w:rPr>
        <w:t>or</w:t>
      </w:r>
      <w:r w:rsidR="00586BB4" w:rsidRPr="00A047BE">
        <w:rPr>
          <w:rFonts w:ascii="Arial" w:eastAsia="굴림" w:hAnsi="Arial" w:cs="Arial"/>
          <w:b/>
          <w:bCs/>
          <w:kern w:val="0"/>
          <w:sz w:val="22"/>
        </w:rPr>
        <w:t xml:space="preserve"> </w:t>
      </w:r>
      <w:r w:rsidR="00093AD0" w:rsidRPr="00A047BE">
        <w:rPr>
          <w:rFonts w:ascii="Arial" w:eastAsia="굴림" w:hAnsi="Arial" w:cs="Arial"/>
          <w:b/>
          <w:bCs/>
          <w:kern w:val="0"/>
          <w:sz w:val="22"/>
        </w:rPr>
        <w:t>'D</w:t>
      </w:r>
      <w:r w:rsidRPr="00A047BE">
        <w:rPr>
          <w:rFonts w:ascii="Arial" w:eastAsia="굴림" w:hAnsi="Arial" w:cs="Arial"/>
          <w:b/>
          <w:bCs/>
          <w:kern w:val="0"/>
          <w:sz w:val="22"/>
        </w:rPr>
        <w:t>on’t know</w:t>
      </w:r>
      <w:r w:rsidR="00586BB4" w:rsidRPr="00A047BE">
        <w:rPr>
          <w:rFonts w:ascii="Arial" w:eastAsia="굴림" w:hAnsi="Arial" w:cs="Arial"/>
          <w:b/>
          <w:bCs/>
          <w:kern w:val="0"/>
          <w:sz w:val="22"/>
        </w:rPr>
        <w:t xml:space="preserve">/ </w:t>
      </w:r>
      <w:r w:rsidR="00093AD0" w:rsidRPr="00A047BE">
        <w:rPr>
          <w:rFonts w:ascii="Arial" w:eastAsia="굴림" w:hAnsi="Arial" w:cs="Arial"/>
          <w:b/>
          <w:bCs/>
          <w:kern w:val="0"/>
          <w:sz w:val="22"/>
        </w:rPr>
        <w:t>R</w:t>
      </w:r>
      <w:r w:rsidRPr="00A047BE">
        <w:rPr>
          <w:rFonts w:ascii="Arial" w:eastAsia="굴림" w:hAnsi="Arial" w:cs="Arial"/>
          <w:b/>
          <w:bCs/>
          <w:kern w:val="0"/>
          <w:sz w:val="22"/>
        </w:rPr>
        <w:t>efuse to answer' in the previous interview,</w:t>
      </w:r>
      <w:r w:rsidR="00586BB4" w:rsidRPr="00A047BE">
        <w:rPr>
          <w:rFonts w:ascii="Arial" w:eastAsia="굴림" w:hAnsi="Arial" w:cs="Arial"/>
          <w:b/>
          <w:bCs/>
          <w:kern w:val="0"/>
          <w:sz w:val="22"/>
        </w:rPr>
        <w:t xml:space="preserve"> </w:t>
      </w:r>
      <w:r w:rsidRPr="00A047BE">
        <w:rPr>
          <w:rFonts w:ascii="Arial" w:eastAsia="굴림" w:hAnsi="Arial" w:cs="Arial"/>
          <w:b/>
          <w:bCs/>
          <w:kern w:val="0"/>
          <w:sz w:val="22"/>
        </w:rPr>
        <w:t xml:space="preserve">then </w:t>
      </w:r>
      <w:r w:rsidR="00586BB4" w:rsidRPr="00A047BE">
        <w:rPr>
          <w:rFonts w:ascii="Arial" w:eastAsia="굴림" w:hAnsi="Arial" w:cs="Arial"/>
          <w:b/>
          <w:bCs/>
          <w:kern w:val="0"/>
          <w:sz w:val="22"/>
        </w:rPr>
        <w:t>ask</w:t>
      </w:r>
      <w:r w:rsidRPr="00A047BE">
        <w:rPr>
          <w:rFonts w:ascii="Arial" w:eastAsia="굴림" w:hAnsi="Arial" w:cs="Arial"/>
          <w:b/>
          <w:bCs/>
          <w:kern w:val="0"/>
          <w:sz w:val="22"/>
        </w:rPr>
        <w:t xml:space="preserve"> C033. If </w:t>
      </w:r>
      <w:r w:rsidR="005A1097" w:rsidRPr="00A047BE">
        <w:rPr>
          <w:rFonts w:ascii="Arial" w:eastAsia="굴림" w:hAnsi="Arial" w:cs="Arial"/>
          <w:b/>
          <w:bCs/>
          <w:kern w:val="0"/>
          <w:sz w:val="22"/>
        </w:rPr>
        <w:t xml:space="preserve">R </w:t>
      </w:r>
      <w:r w:rsidR="00093AD0" w:rsidRPr="00A047BE">
        <w:rPr>
          <w:rFonts w:ascii="Arial" w:eastAsia="굴림" w:hAnsi="Arial" w:cs="Arial"/>
          <w:b/>
          <w:bCs/>
          <w:kern w:val="0"/>
          <w:sz w:val="22"/>
        </w:rPr>
        <w:t>received such a diagnosis</w:t>
      </w:r>
      <w:r w:rsidRPr="00A047BE">
        <w:rPr>
          <w:rFonts w:ascii="Arial" w:eastAsia="굴림" w:hAnsi="Arial" w:cs="Arial"/>
          <w:b/>
          <w:bCs/>
          <w:kern w:val="0"/>
          <w:sz w:val="22"/>
        </w:rPr>
        <w:t xml:space="preserve">, then </w:t>
      </w:r>
      <w:r w:rsidR="00586BB4" w:rsidRPr="00A047BE">
        <w:rPr>
          <w:rFonts w:ascii="Arial" w:eastAsia="굴림" w:hAnsi="Arial" w:cs="Arial"/>
          <w:b/>
          <w:bCs/>
          <w:kern w:val="0"/>
          <w:sz w:val="22"/>
        </w:rPr>
        <w:t>ask</w:t>
      </w:r>
      <w:r w:rsidRPr="00A047BE">
        <w:rPr>
          <w:rFonts w:ascii="Arial" w:eastAsia="굴림" w:hAnsi="Arial" w:cs="Arial"/>
          <w:b/>
          <w:bCs/>
          <w:kern w:val="0"/>
          <w:sz w:val="22"/>
        </w:rPr>
        <w:t xml:space="preserve"> C035</w:t>
      </w:r>
      <w:r w:rsidR="00037F8B" w:rsidRPr="00A047BE">
        <w:rPr>
          <w:rFonts w:ascii="Arial" w:eastAsia="굴림" w:hAnsi="Arial" w:cs="Arial"/>
          <w:b/>
          <w:bCs/>
          <w:kern w:val="0"/>
          <w:sz w:val="22"/>
        </w:rPr>
        <w:t>.</w:t>
      </w:r>
    </w:p>
    <w:p w14:paraId="21481188" w14:textId="77777777" w:rsidR="006E6B90" w:rsidRPr="00A047BE" w:rsidRDefault="006E6B90" w:rsidP="00CD66D5">
      <w:pPr>
        <w:wordWrap/>
        <w:spacing w:line="360" w:lineRule="auto"/>
        <w:jc w:val="left"/>
        <w:textAlignment w:val="baseline"/>
        <w:rPr>
          <w:rFonts w:ascii="Arial" w:eastAsia="굴림" w:hAnsi="Arial" w:cs="Arial"/>
          <w:b/>
          <w:bCs/>
          <w:kern w:val="0"/>
          <w:sz w:val="22"/>
        </w:rPr>
      </w:pPr>
    </w:p>
    <w:p w14:paraId="64D54195" w14:textId="77777777" w:rsidR="006E6B90" w:rsidRPr="00A047BE" w:rsidRDefault="00AE350D"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C033. </w:t>
      </w:r>
      <w:r w:rsidR="0064511C" w:rsidRPr="00A047BE">
        <w:rPr>
          <w:rFonts w:ascii="Arial" w:eastAsia="굴림" w:hAnsi="Arial" w:cs="Arial"/>
          <w:kern w:val="0"/>
          <w:sz w:val="22"/>
        </w:rPr>
        <w:t xml:space="preserve">Has a doctor ever told you that you have </w:t>
      </w:r>
      <w:r w:rsidR="005B4678" w:rsidRPr="00A047BE">
        <w:rPr>
          <w:rFonts w:ascii="Arial" w:eastAsia="굴림" w:hAnsi="Arial" w:cs="Arial"/>
          <w:bCs/>
          <w:kern w:val="0"/>
          <w:sz w:val="22"/>
        </w:rPr>
        <w:t xml:space="preserve">heart attack, coronary heart disease, angina, congestive heart failure, or other heart problem </w:t>
      </w:r>
      <w:r w:rsidR="006E6B90" w:rsidRPr="00A047BE">
        <w:rPr>
          <w:rFonts w:ascii="Arial" w:eastAsia="굴림" w:hAnsi="Arial" w:cs="Arial"/>
          <w:bCs/>
          <w:kern w:val="0"/>
          <w:sz w:val="22"/>
        </w:rPr>
        <w:t xml:space="preserve">since the previous </w:t>
      </w:r>
      <w:proofErr w:type="gramStart"/>
      <w:r w:rsidR="006E6B90" w:rsidRPr="00A047BE">
        <w:rPr>
          <w:rFonts w:ascii="Arial" w:eastAsia="굴림" w:hAnsi="Arial" w:cs="Arial"/>
          <w:bCs/>
          <w:kern w:val="0"/>
          <w:sz w:val="22"/>
        </w:rPr>
        <w:t>interview</w:t>
      </w:r>
      <w:r w:rsidR="00CD4FD0" w:rsidRPr="00A047BE">
        <w:rPr>
          <w:rFonts w:ascii="Arial" w:eastAsia="굴림" w:hAnsi="Arial" w:cs="Arial"/>
          <w:kern w:val="0"/>
          <w:sz w:val="22"/>
        </w:rPr>
        <w:t>(</w:t>
      </w:r>
      <w:proofErr w:type="gramEnd"/>
      <w:r w:rsidR="00CD4FD0" w:rsidRPr="00A047BE">
        <w:rPr>
          <w:rFonts w:ascii="Arial" w:eastAsia="굴림" w:hAnsi="Arial" w:cs="Arial"/>
          <w:kern w:val="0"/>
          <w:sz w:val="22"/>
        </w:rPr>
        <w:t>___ month ___ day ___ year)</w:t>
      </w:r>
      <w:r w:rsidR="006E6B90" w:rsidRPr="00A047BE">
        <w:rPr>
          <w:rFonts w:ascii="Arial" w:eastAsia="굴림" w:hAnsi="Arial" w:cs="Arial"/>
          <w:kern w:val="0"/>
          <w:sz w:val="22"/>
        </w:rPr>
        <w:t>?</w:t>
      </w:r>
    </w:p>
    <w:p w14:paraId="6441CD4A" w14:textId="77777777" w:rsidR="006B2E63" w:rsidRPr="00A047BE" w:rsidRDefault="006B2E63" w:rsidP="002D0E30">
      <w:pPr>
        <w:pStyle w:val="a6"/>
        <w:numPr>
          <w:ilvl w:val="0"/>
          <w:numId w:val="296"/>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w:t>
      </w:r>
      <w:r w:rsidRPr="00A047BE">
        <w:rPr>
          <w:rFonts w:ascii="Arial" w:eastAsia="굴림" w:hAnsi="Arial" w:cs="Arial"/>
          <w:kern w:val="0"/>
          <w:sz w:val="22"/>
        </w:rPr>
        <w:t>C038</w:t>
      </w:r>
    </w:p>
    <w:p w14:paraId="4B6D79C2" w14:textId="77777777" w:rsidR="006E6B90" w:rsidRPr="00A047BE" w:rsidRDefault="006E6B90" w:rsidP="00CD66D5">
      <w:pPr>
        <w:wordWrap/>
        <w:spacing w:line="360" w:lineRule="auto"/>
        <w:jc w:val="left"/>
        <w:textAlignment w:val="baseline"/>
        <w:rPr>
          <w:rFonts w:ascii="Arial" w:eastAsia="굴림" w:hAnsi="Arial" w:cs="Arial"/>
          <w:kern w:val="0"/>
          <w:sz w:val="22"/>
        </w:rPr>
      </w:pPr>
    </w:p>
    <w:p w14:paraId="41E4D434" w14:textId="77777777" w:rsidR="006B2E63" w:rsidRPr="00A047BE" w:rsidRDefault="006E6B9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C034.</w:t>
      </w:r>
      <w:r w:rsidR="006B2E63" w:rsidRPr="00A047BE">
        <w:rPr>
          <w:rFonts w:ascii="Arial" w:eastAsia="굴림" w:hAnsi="Arial" w:cs="Arial"/>
          <w:kern w:val="0"/>
          <w:sz w:val="22"/>
        </w:rPr>
        <w:t xml:space="preserve"> </w:t>
      </w:r>
      <w:r w:rsidR="005B4678" w:rsidRPr="00A047BE">
        <w:rPr>
          <w:rFonts w:ascii="Arial" w:eastAsia="굴림" w:hAnsi="Arial" w:cs="Arial"/>
          <w:kern w:val="0"/>
          <w:sz w:val="22"/>
          <w:szCs w:val="20"/>
        </w:rPr>
        <w:t>When was your heart related diseases diagnosed for the first time</w:t>
      </w:r>
      <w:r w:rsidR="00CD66D5" w:rsidRPr="00A047BE">
        <w:rPr>
          <w:rFonts w:ascii="Arial" w:eastAsia="굴림" w:hAnsi="Arial" w:cs="Arial"/>
          <w:kern w:val="0"/>
          <w:sz w:val="22"/>
          <w:szCs w:val="20"/>
        </w:rPr>
        <w:t>?</w:t>
      </w:r>
      <w:r w:rsidR="006B2E63" w:rsidRPr="00A047BE">
        <w:rPr>
          <w:rFonts w:ascii="Arial" w:eastAsia="굴림" w:hAnsi="Arial" w:cs="Arial"/>
          <w:kern w:val="0"/>
          <w:sz w:val="22"/>
        </w:rPr>
        <w:t xml:space="preserve"> (unit: year and month combined into 6 digits)</w:t>
      </w:r>
    </w:p>
    <w:p w14:paraId="02ADA8BC" w14:textId="3D06D517" w:rsidR="006B2E63" w:rsidRPr="00A047BE" w:rsidRDefault="006B2E63" w:rsidP="00CD66D5">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37" w:author="Keis" w:date="2024-09-06T10:23:00Z">
        <w:r w:rsidR="00DF7C8F" w:rsidRPr="001331E9" w:rsidDel="00817F07">
          <w:rPr>
            <w:rFonts w:ascii="Arial" w:eastAsia="굴림" w:hAnsi="Arial" w:cs="Arial" w:hint="eastAsia"/>
            <w:color w:val="FF0000"/>
            <w:kern w:val="0"/>
            <w:sz w:val="22"/>
          </w:rPr>
          <w:delText>2020</w:delText>
        </w:r>
      </w:del>
      <w:ins w:id="938" w:author="Keis" w:date="2024-09-06T10:23:00Z">
        <w:r w:rsidR="00817F07" w:rsidRPr="00817F07">
          <w:rPr>
            <w:rFonts w:ascii="Arial" w:eastAsia="굴림" w:hAnsi="Arial" w:cs="Arial" w:hint="eastAsia"/>
            <w:color w:val="00B050"/>
            <w:kern w:val="0"/>
            <w:sz w:val="22"/>
          </w:rPr>
          <w:t>2022</w:t>
        </w:r>
      </w:ins>
      <w:r w:rsidR="00DF7C8F" w:rsidRPr="00DC741E">
        <w:rPr>
          <w:rFonts w:ascii="Arial" w:eastAsia="굴림" w:hAnsi="Arial" w:cs="Arial"/>
          <w:kern w:val="0"/>
          <w:sz w:val="22"/>
          <w:rPrChange w:id="939" w:author="Keis" w:date="2024-09-06T17:28: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40" w:author="Keis" w:date="2024-09-06T10:23:00Z">
        <w:r w:rsidR="00DF7C8F" w:rsidRPr="001331E9" w:rsidDel="00817F07">
          <w:rPr>
            <w:rFonts w:ascii="Arial" w:eastAsia="굴림" w:hAnsi="Arial" w:cs="Arial" w:hint="eastAsia"/>
            <w:color w:val="FF0000"/>
            <w:kern w:val="0"/>
            <w:sz w:val="22"/>
          </w:rPr>
          <w:delText>2020</w:delText>
        </w:r>
      </w:del>
      <w:ins w:id="941"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42" w:author="Keis" w:date="2024-09-06T10:23:00Z">
        <w:r w:rsidR="00DF7C8F" w:rsidRPr="001331E9" w:rsidDel="00817F07">
          <w:rPr>
            <w:rFonts w:ascii="Arial" w:eastAsia="굴림" w:hAnsi="Arial" w:cs="Arial" w:hint="eastAsia"/>
            <w:color w:val="FF0000"/>
            <w:kern w:val="0"/>
            <w:sz w:val="22"/>
          </w:rPr>
          <w:delText>2020</w:delText>
        </w:r>
      </w:del>
      <w:ins w:id="943" w:author="Keis" w:date="2024-09-06T10:23:00Z">
        <w:r w:rsidR="00817F07" w:rsidRPr="00817F07">
          <w:rPr>
            <w:rFonts w:ascii="Arial" w:eastAsia="굴림" w:hAnsi="Arial" w:cs="Arial" w:hint="eastAsia"/>
            <w:color w:val="00B050"/>
            <w:kern w:val="0"/>
            <w:sz w:val="22"/>
          </w:rPr>
          <w:t>2022</w:t>
        </w:r>
      </w:ins>
      <w:r w:rsidR="00DF7C8F" w:rsidRPr="00DC741E">
        <w:rPr>
          <w:rFonts w:ascii="Arial" w:eastAsia="굴림" w:hAnsi="Arial" w:cs="Arial"/>
          <w:kern w:val="0"/>
          <w:sz w:val="22"/>
          <w:rPrChange w:id="944" w:author="Keis" w:date="2024-09-06T17:28: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5B2EDF9B" w14:textId="77777777" w:rsidR="006B2E63" w:rsidRPr="00A047BE" w:rsidRDefault="006B2E63" w:rsidP="00CD66D5">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304516B4" w14:textId="4A299F2F" w:rsidR="006B2E63" w:rsidRPr="00A047BE" w:rsidRDefault="006B2E63"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Range:</w:t>
      </w:r>
      <w:r w:rsidRPr="00A047BE">
        <w:rPr>
          <w:rFonts w:ascii="Arial" w:eastAsia="굴림" w:hAnsi="Arial" w:cs="Arial"/>
          <w:sz w:val="22"/>
        </w:rPr>
        <w:t xml:space="preserve"> 200600~</w:t>
      </w:r>
      <w:del w:id="945" w:author="Keis" w:date="2024-09-06T10:23:00Z">
        <w:r w:rsidR="00DF7C8F" w:rsidRPr="004737DF" w:rsidDel="00817F07">
          <w:rPr>
            <w:rFonts w:ascii="Arial" w:eastAsia="굴림" w:hAnsi="Arial" w:cs="Arial" w:hint="eastAsia"/>
            <w:color w:val="FF0000"/>
            <w:sz w:val="22"/>
          </w:rPr>
          <w:delText>2020</w:delText>
        </w:r>
      </w:del>
      <w:ins w:id="946" w:author="Keis" w:date="2024-09-06T10:23:00Z">
        <w:r w:rsidR="00817F07" w:rsidRPr="00817F07">
          <w:rPr>
            <w:rFonts w:ascii="Arial" w:eastAsia="굴림" w:hAnsi="Arial" w:cs="Arial" w:hint="eastAsia"/>
            <w:color w:val="00B050"/>
            <w:sz w:val="22"/>
          </w:rPr>
          <w:t>2022</w:t>
        </w:r>
      </w:ins>
      <w:r w:rsidR="00DF7C8F" w:rsidRPr="00DC741E">
        <w:rPr>
          <w:rFonts w:ascii="Arial" w:eastAsia="굴림" w:hAnsi="Arial" w:cs="Arial"/>
          <w:sz w:val="22"/>
          <w:rPrChange w:id="947" w:author="Keis" w:date="2024-09-06T17:28:00Z">
            <w:rPr>
              <w:rFonts w:ascii="Arial" w:eastAsia="굴림" w:hAnsi="Arial" w:cs="Arial"/>
              <w:color w:val="FF0000"/>
              <w:sz w:val="22"/>
            </w:rPr>
          </w:rPrChange>
        </w:rPr>
        <w:t>11</w:t>
      </w:r>
      <w:r w:rsidRPr="00A047BE">
        <w:rPr>
          <w:rFonts w:ascii="Arial" w:eastAsia="굴림" w:hAnsi="Arial" w:cs="Arial"/>
          <w:sz w:val="22"/>
        </w:rPr>
        <w:t>]</w:t>
      </w:r>
      <w:r w:rsidR="006B5083" w:rsidRPr="00A047BE">
        <w:rPr>
          <w:rFonts w:ascii="Arial" w:eastAsia="굴림" w:hAnsi="Arial" w:cs="Arial"/>
          <w:kern w:val="0"/>
          <w:sz w:val="22"/>
        </w:rPr>
        <w:t xml:space="preserve"> →Go to C</w:t>
      </w:r>
      <w:r w:rsidRPr="00A047BE">
        <w:rPr>
          <w:rFonts w:ascii="Arial" w:eastAsia="굴림" w:hAnsi="Arial" w:cs="Arial"/>
          <w:kern w:val="0"/>
          <w:sz w:val="22"/>
        </w:rPr>
        <w:t>036</w:t>
      </w:r>
    </w:p>
    <w:p w14:paraId="6584B641" w14:textId="77777777" w:rsidR="006E6B90" w:rsidRPr="00A047BE" w:rsidRDefault="006E6B90" w:rsidP="00CD66D5">
      <w:pPr>
        <w:wordWrap/>
        <w:spacing w:line="360" w:lineRule="auto"/>
        <w:jc w:val="left"/>
        <w:textAlignment w:val="baseline"/>
        <w:rPr>
          <w:rFonts w:ascii="Arial" w:eastAsia="굴림" w:hAnsi="Arial" w:cs="Arial"/>
          <w:kern w:val="0"/>
          <w:sz w:val="22"/>
          <w:u w:val="single"/>
        </w:rPr>
      </w:pPr>
    </w:p>
    <w:p w14:paraId="2F50C4AA" w14:textId="77777777" w:rsidR="006E6B90" w:rsidRPr="00A047BE" w:rsidRDefault="006E6B9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C035.</w:t>
      </w:r>
      <w:r w:rsidR="006B2E63" w:rsidRPr="00A047BE">
        <w:rPr>
          <w:rFonts w:ascii="Arial" w:eastAsia="굴림" w:hAnsi="Arial" w:cs="Arial"/>
          <w:kern w:val="0"/>
          <w:sz w:val="22"/>
        </w:rPr>
        <w:t xml:space="preserve"> </w:t>
      </w:r>
      <w:r w:rsidR="006113EE" w:rsidRPr="00A047BE">
        <w:rPr>
          <w:rFonts w:ascii="Arial" w:eastAsia="굴림" w:hAnsi="Arial" w:cs="Arial"/>
          <w:kern w:val="0"/>
          <w:sz w:val="22"/>
        </w:rPr>
        <w:t>How have your symptoms of</w:t>
      </w:r>
      <w:r w:rsidR="006B2E63" w:rsidRPr="00A047BE">
        <w:rPr>
          <w:rFonts w:ascii="Arial" w:eastAsia="굴림" w:hAnsi="Arial" w:cs="Arial"/>
          <w:kern w:val="0"/>
          <w:sz w:val="22"/>
        </w:rPr>
        <w:t xml:space="preserve"> </w:t>
      </w:r>
      <w:r w:rsidR="00AE350D" w:rsidRPr="00A047BE">
        <w:rPr>
          <w:rFonts w:ascii="Arial" w:eastAsia="굴림" w:hAnsi="Arial" w:cs="Arial"/>
          <w:kern w:val="0"/>
          <w:sz w:val="22"/>
        </w:rPr>
        <w:t xml:space="preserve">heart disease </w:t>
      </w:r>
      <w:r w:rsidR="00D53CDD" w:rsidRPr="00A047BE">
        <w:rPr>
          <w:rFonts w:ascii="Arial" w:eastAsia="굴림" w:hAnsi="Arial" w:cs="Arial"/>
          <w:kern w:val="0"/>
          <w:sz w:val="22"/>
        </w:rPr>
        <w:t xml:space="preserve">changed </w:t>
      </w:r>
      <w:r w:rsidRPr="00A047BE">
        <w:rPr>
          <w:rFonts w:ascii="Arial" w:eastAsia="굴림" w:hAnsi="Arial" w:cs="Arial"/>
          <w:kern w:val="0"/>
          <w:sz w:val="22"/>
        </w:rPr>
        <w:t xml:space="preserve">since the previous </w:t>
      </w:r>
      <w:proofErr w:type="gramStart"/>
      <w:r w:rsidRPr="00A047BE">
        <w:rPr>
          <w:rFonts w:ascii="Arial" w:eastAsia="굴림" w:hAnsi="Arial" w:cs="Arial"/>
          <w:kern w:val="0"/>
          <w:sz w:val="22"/>
        </w:rPr>
        <w:t>interview</w:t>
      </w:r>
      <w:r w:rsidR="00CD4FD0" w:rsidRPr="00A047BE">
        <w:rPr>
          <w:rFonts w:ascii="Arial" w:eastAsia="굴림" w:hAnsi="Arial" w:cs="Arial"/>
          <w:kern w:val="0"/>
          <w:sz w:val="22"/>
        </w:rPr>
        <w:t>(</w:t>
      </w:r>
      <w:proofErr w:type="gramEnd"/>
      <w:r w:rsidR="00CD4FD0" w:rsidRPr="00A047BE">
        <w:rPr>
          <w:rFonts w:ascii="Arial" w:eastAsia="굴림" w:hAnsi="Arial" w:cs="Arial"/>
          <w:kern w:val="0"/>
          <w:sz w:val="22"/>
        </w:rPr>
        <w:t>___ month ___ day ___ year)</w:t>
      </w:r>
      <w:r w:rsidRPr="00A047BE">
        <w:rPr>
          <w:rFonts w:ascii="Arial" w:eastAsia="굴림" w:hAnsi="Arial" w:cs="Arial"/>
          <w:kern w:val="0"/>
          <w:sz w:val="22"/>
        </w:rPr>
        <w:t>?</w:t>
      </w:r>
    </w:p>
    <w:p w14:paraId="48957A8F" w14:textId="77777777" w:rsidR="006B2E63" w:rsidRPr="00A047BE" w:rsidRDefault="006B2E63" w:rsidP="002D0E30">
      <w:pPr>
        <w:pStyle w:val="a6"/>
        <w:numPr>
          <w:ilvl w:val="0"/>
          <w:numId w:val="29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298BA0C2" w14:textId="77777777" w:rsidR="006B2E63" w:rsidRPr="00A047BE" w:rsidRDefault="006B2E63" w:rsidP="002D0E30">
      <w:pPr>
        <w:pStyle w:val="a6"/>
        <w:numPr>
          <w:ilvl w:val="0"/>
          <w:numId w:val="29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6CA30006" w14:textId="77777777" w:rsidR="006B2E63" w:rsidRPr="00A047BE" w:rsidRDefault="006B2E63" w:rsidP="002D0E30">
      <w:pPr>
        <w:pStyle w:val="a6"/>
        <w:numPr>
          <w:ilvl w:val="0"/>
          <w:numId w:val="29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lastRenderedPageBreak/>
        <w:t>Same</w:t>
      </w:r>
    </w:p>
    <w:p w14:paraId="4444E64F" w14:textId="77777777" w:rsidR="006B2E63" w:rsidRPr="00A047BE" w:rsidRDefault="006B2E63" w:rsidP="002D0E30">
      <w:pPr>
        <w:pStyle w:val="a6"/>
        <w:numPr>
          <w:ilvl w:val="0"/>
          <w:numId w:val="29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22442F8E" w14:textId="77777777" w:rsidR="006B2E63" w:rsidRPr="00A047BE" w:rsidRDefault="006B2E63" w:rsidP="002D0E30">
      <w:pPr>
        <w:pStyle w:val="a6"/>
        <w:numPr>
          <w:ilvl w:val="0"/>
          <w:numId w:val="29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2CE11FAC" w14:textId="77777777" w:rsidR="006E6B90" w:rsidRPr="00A047BE" w:rsidRDefault="006E6B90" w:rsidP="00CD66D5">
      <w:pPr>
        <w:wordWrap/>
        <w:spacing w:line="360" w:lineRule="auto"/>
        <w:jc w:val="left"/>
        <w:textAlignment w:val="baseline"/>
        <w:rPr>
          <w:rFonts w:ascii="Arial" w:eastAsia="굴림" w:hAnsi="Arial" w:cs="Arial"/>
          <w:kern w:val="0"/>
          <w:sz w:val="22"/>
        </w:rPr>
      </w:pPr>
    </w:p>
    <w:p w14:paraId="5388CF18" w14:textId="77777777" w:rsidR="006E6B90" w:rsidRPr="00A047BE" w:rsidRDefault="00AE350D"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C036. Are you currently</w:t>
      </w:r>
      <w:r w:rsidR="006E6B90" w:rsidRPr="00A047BE">
        <w:rPr>
          <w:rFonts w:ascii="Arial" w:eastAsia="굴림" w:hAnsi="Arial" w:cs="Arial"/>
          <w:kern w:val="0"/>
          <w:sz w:val="22"/>
        </w:rPr>
        <w:t xml:space="preserve"> taking </w:t>
      </w:r>
      <w:r w:rsidR="00D53CDD" w:rsidRPr="00A047BE">
        <w:rPr>
          <w:rFonts w:ascii="Arial" w:eastAsia="굴림" w:hAnsi="Arial" w:cs="Arial"/>
          <w:kern w:val="0"/>
          <w:sz w:val="22"/>
        </w:rPr>
        <w:t xml:space="preserve">any </w:t>
      </w:r>
      <w:r w:rsidR="006E6B90" w:rsidRPr="00A047BE">
        <w:rPr>
          <w:rFonts w:ascii="Arial" w:eastAsia="굴림" w:hAnsi="Arial" w:cs="Arial"/>
          <w:kern w:val="0"/>
          <w:sz w:val="22"/>
        </w:rPr>
        <w:t>medication or receiving</w:t>
      </w:r>
      <w:r w:rsidR="005B4678" w:rsidRPr="00A047BE">
        <w:rPr>
          <w:rFonts w:ascii="Arial" w:eastAsia="굴림" w:hAnsi="Arial" w:cs="Arial"/>
          <w:kern w:val="0"/>
          <w:sz w:val="22"/>
        </w:rPr>
        <w:t xml:space="preserve"> </w:t>
      </w:r>
      <w:r w:rsidR="006E6B90" w:rsidRPr="00A047BE">
        <w:rPr>
          <w:rFonts w:ascii="Arial" w:eastAsia="굴림" w:hAnsi="Arial" w:cs="Arial"/>
          <w:kern w:val="0"/>
          <w:sz w:val="22"/>
        </w:rPr>
        <w:t>treatment</w:t>
      </w:r>
      <w:r w:rsidRPr="00A047BE">
        <w:rPr>
          <w:rFonts w:ascii="Arial" w:eastAsia="굴림" w:hAnsi="Arial" w:cs="Arial"/>
          <w:kern w:val="0"/>
          <w:sz w:val="22"/>
        </w:rPr>
        <w:t xml:space="preserve"> due to your heart disease</w:t>
      </w:r>
      <w:r w:rsidR="006E6B90" w:rsidRPr="00A047BE">
        <w:rPr>
          <w:rFonts w:ascii="Arial" w:eastAsia="굴림" w:hAnsi="Arial" w:cs="Arial"/>
          <w:kern w:val="0"/>
          <w:sz w:val="22"/>
        </w:rPr>
        <w:t>?</w:t>
      </w:r>
    </w:p>
    <w:p w14:paraId="427D9BBE" w14:textId="77777777" w:rsidR="006B2E63" w:rsidRPr="00A047BE" w:rsidRDefault="006B2E63" w:rsidP="002D0E30">
      <w:pPr>
        <w:pStyle w:val="a6"/>
        <w:numPr>
          <w:ilvl w:val="0"/>
          <w:numId w:val="298"/>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67CCA190" w14:textId="77777777" w:rsidR="00D8024B" w:rsidRPr="00A047BE" w:rsidRDefault="00D8024B" w:rsidP="00CD66D5">
      <w:pPr>
        <w:wordWrap/>
        <w:spacing w:line="360" w:lineRule="auto"/>
        <w:jc w:val="left"/>
        <w:textAlignment w:val="baseline"/>
        <w:rPr>
          <w:rFonts w:ascii="Arial" w:eastAsia="굴림" w:hAnsi="Arial" w:cs="Arial"/>
          <w:kern w:val="0"/>
          <w:sz w:val="22"/>
        </w:rPr>
      </w:pPr>
    </w:p>
    <w:p w14:paraId="305EED7A" w14:textId="77777777" w:rsidR="006E6B90" w:rsidRPr="00A047BE" w:rsidRDefault="006E6B9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C037. Does your heart </w:t>
      </w:r>
      <w:r w:rsidR="00AE350D" w:rsidRPr="00A047BE">
        <w:rPr>
          <w:rFonts w:ascii="Arial" w:eastAsia="굴림" w:hAnsi="Arial" w:cs="Arial"/>
          <w:kern w:val="0"/>
          <w:sz w:val="22"/>
        </w:rPr>
        <w:t xml:space="preserve">disease </w:t>
      </w:r>
      <w:r w:rsidRPr="00A047BE">
        <w:rPr>
          <w:rFonts w:ascii="Arial" w:eastAsia="굴림" w:hAnsi="Arial" w:cs="Arial"/>
          <w:kern w:val="0"/>
          <w:sz w:val="22"/>
        </w:rPr>
        <w:t>limit your daily activities?</w:t>
      </w:r>
    </w:p>
    <w:p w14:paraId="44C924D5" w14:textId="77777777" w:rsidR="006B2E63" w:rsidRPr="00A047BE" w:rsidRDefault="006B2E63" w:rsidP="002D0E30">
      <w:pPr>
        <w:pStyle w:val="a6"/>
        <w:numPr>
          <w:ilvl w:val="0"/>
          <w:numId w:val="299"/>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7396CC1A" w14:textId="77777777" w:rsidR="006E6B90" w:rsidRPr="00A047BE" w:rsidRDefault="006E6B90" w:rsidP="00CD66D5">
      <w:pPr>
        <w:wordWrap/>
        <w:spacing w:line="360" w:lineRule="auto"/>
        <w:jc w:val="left"/>
        <w:textAlignment w:val="baseline"/>
        <w:rPr>
          <w:rFonts w:ascii="Arial" w:eastAsia="굴림" w:hAnsi="Arial" w:cs="Arial"/>
          <w:kern w:val="0"/>
          <w:sz w:val="22"/>
        </w:rPr>
      </w:pPr>
    </w:p>
    <w:p w14:paraId="7B2101A5" w14:textId="77777777" w:rsidR="00735D41" w:rsidRPr="00A047BE" w:rsidRDefault="00735D41" w:rsidP="00CD66D5">
      <w:pPr>
        <w:wordWrap/>
        <w:spacing w:line="360" w:lineRule="auto"/>
        <w:jc w:val="left"/>
        <w:textAlignment w:val="baseline"/>
        <w:rPr>
          <w:rFonts w:ascii="Arial" w:eastAsia="굴림" w:hAnsi="Arial" w:cs="Arial"/>
          <w:b/>
          <w:kern w:val="0"/>
          <w:sz w:val="22"/>
        </w:rPr>
      </w:pPr>
      <w:r w:rsidRPr="00A047BE">
        <w:rPr>
          <w:rFonts w:ascii="Arial" w:eastAsia="굴림" w:hAnsi="Arial" w:cs="Arial"/>
          <w:b/>
          <w:kern w:val="0"/>
          <w:sz w:val="22"/>
        </w:rPr>
        <w:t>&lt; Cerebrovascular disease &gt;</w:t>
      </w:r>
    </w:p>
    <w:p w14:paraId="3C490F0D" w14:textId="77777777" w:rsidR="006E6B90" w:rsidRPr="00A047BE" w:rsidRDefault="006E6B90" w:rsidP="00297F86">
      <w:pPr>
        <w:wordWrap/>
        <w:spacing w:line="276" w:lineRule="auto"/>
        <w:jc w:val="left"/>
        <w:textAlignment w:val="baseline"/>
        <w:rPr>
          <w:rFonts w:ascii="Arial" w:eastAsia="굴림" w:hAnsi="Arial" w:cs="Arial"/>
          <w:b/>
          <w:bCs/>
          <w:kern w:val="0"/>
          <w:sz w:val="22"/>
        </w:rPr>
      </w:pPr>
      <w:r w:rsidRPr="00A047BE">
        <w:rPr>
          <w:rFonts w:ascii="Arial" w:eastAsia="굴림" w:hAnsi="Arial" w:cs="Arial"/>
          <w:b/>
          <w:bCs/>
          <w:kern w:val="0"/>
          <w:sz w:val="22"/>
        </w:rPr>
        <w:t>Logic</w:t>
      </w:r>
    </w:p>
    <w:p w14:paraId="59D34627" w14:textId="77777777" w:rsidR="006E6B90" w:rsidRPr="00A047BE" w:rsidRDefault="006E6B90" w:rsidP="002D0E30">
      <w:pPr>
        <w:pStyle w:val="a6"/>
        <w:numPr>
          <w:ilvl w:val="0"/>
          <w:numId w:val="238"/>
        </w:numPr>
        <w:spacing w:line="276" w:lineRule="auto"/>
        <w:ind w:leftChars="0"/>
        <w:rPr>
          <w:rFonts w:ascii="Arial" w:hAnsi="Arial" w:cs="Arial"/>
          <w:sz w:val="22"/>
        </w:rPr>
      </w:pPr>
      <w:r w:rsidRPr="00A047BE">
        <w:rPr>
          <w:rFonts w:ascii="Arial" w:eastAsia="굴림" w:hAnsi="Arial" w:cs="Arial"/>
          <w:b/>
          <w:bCs/>
          <w:kern w:val="0"/>
          <w:sz w:val="22"/>
        </w:rPr>
        <w:t>If</w:t>
      </w:r>
      <w:r w:rsidR="006B2E63" w:rsidRPr="00A047BE">
        <w:rPr>
          <w:rFonts w:ascii="Arial" w:eastAsia="굴림" w:hAnsi="Arial" w:cs="Arial"/>
          <w:b/>
          <w:bCs/>
          <w:kern w:val="0"/>
          <w:sz w:val="22"/>
        </w:rPr>
        <w:t xml:space="preserve"> </w:t>
      </w:r>
      <w:r w:rsidR="005A1097" w:rsidRPr="00A047BE">
        <w:rPr>
          <w:rFonts w:ascii="Arial" w:eastAsia="굴림" w:hAnsi="Arial" w:cs="Arial"/>
          <w:b/>
          <w:bCs/>
          <w:kern w:val="0"/>
          <w:sz w:val="22"/>
        </w:rPr>
        <w:t xml:space="preserve">R </w:t>
      </w:r>
      <w:r w:rsidR="00AE350D" w:rsidRPr="00A047BE">
        <w:rPr>
          <w:rFonts w:ascii="Arial" w:eastAsia="굴림" w:hAnsi="Arial" w:cs="Arial"/>
          <w:b/>
          <w:bCs/>
          <w:kern w:val="0"/>
          <w:sz w:val="22"/>
        </w:rPr>
        <w:t>said tha</w:t>
      </w:r>
      <w:r w:rsidR="0099023E" w:rsidRPr="00A047BE">
        <w:rPr>
          <w:rFonts w:ascii="Arial" w:eastAsia="굴림" w:hAnsi="Arial" w:cs="Arial"/>
          <w:b/>
          <w:bCs/>
          <w:kern w:val="0"/>
          <w:sz w:val="22"/>
        </w:rPr>
        <w:t xml:space="preserve">t </w:t>
      </w:r>
      <w:r w:rsidR="005A1097" w:rsidRPr="00A047BE">
        <w:rPr>
          <w:rFonts w:ascii="Arial" w:eastAsia="굴림" w:hAnsi="Arial" w:cs="Arial"/>
          <w:b/>
          <w:bCs/>
          <w:kern w:val="0"/>
          <w:sz w:val="22"/>
        </w:rPr>
        <w:t xml:space="preserve">he/she </w:t>
      </w:r>
      <w:r w:rsidR="002926E9" w:rsidRPr="00A047BE">
        <w:rPr>
          <w:rFonts w:ascii="Arial" w:eastAsia="굴림" w:hAnsi="Arial" w:cs="Arial"/>
          <w:b/>
          <w:bCs/>
          <w:kern w:val="0"/>
          <w:sz w:val="22"/>
        </w:rPr>
        <w:t xml:space="preserve">didn’t </w:t>
      </w:r>
      <w:r w:rsidR="0099023E" w:rsidRPr="00A047BE">
        <w:rPr>
          <w:rFonts w:ascii="Arial" w:eastAsia="굴림" w:hAnsi="Arial" w:cs="Arial"/>
          <w:b/>
          <w:bCs/>
          <w:kern w:val="0"/>
          <w:sz w:val="22"/>
        </w:rPr>
        <w:t>receive</w:t>
      </w:r>
      <w:r w:rsidR="006B2E63" w:rsidRPr="00A047BE">
        <w:rPr>
          <w:rFonts w:ascii="Arial" w:eastAsia="굴림" w:hAnsi="Arial" w:cs="Arial"/>
          <w:b/>
          <w:bCs/>
          <w:kern w:val="0"/>
          <w:sz w:val="22"/>
        </w:rPr>
        <w:t xml:space="preserve"> </w:t>
      </w:r>
      <w:r w:rsidR="00072EF5" w:rsidRPr="00A047BE">
        <w:rPr>
          <w:rFonts w:ascii="Arial" w:eastAsia="굴림" w:hAnsi="Arial" w:cs="Arial"/>
          <w:b/>
          <w:bCs/>
          <w:kern w:val="0"/>
          <w:sz w:val="22"/>
        </w:rPr>
        <w:t xml:space="preserve">a </w:t>
      </w:r>
      <w:r w:rsidRPr="00A047BE">
        <w:rPr>
          <w:rFonts w:ascii="Arial" w:eastAsia="굴림" w:hAnsi="Arial" w:cs="Arial"/>
          <w:b/>
          <w:bCs/>
          <w:kern w:val="0"/>
          <w:sz w:val="22"/>
        </w:rPr>
        <w:t>diagnosis</w:t>
      </w:r>
      <w:r w:rsidR="00072EF5" w:rsidRPr="00A047BE">
        <w:rPr>
          <w:rFonts w:ascii="Arial" w:eastAsia="굴림" w:hAnsi="Arial" w:cs="Arial"/>
          <w:b/>
          <w:bCs/>
          <w:kern w:val="0"/>
          <w:sz w:val="22"/>
        </w:rPr>
        <w:t xml:space="preserve"> of cerebrovascular disease </w:t>
      </w:r>
      <w:r w:rsidRPr="00A047BE">
        <w:rPr>
          <w:rFonts w:ascii="Arial" w:eastAsia="굴림" w:hAnsi="Arial" w:cs="Arial"/>
          <w:b/>
          <w:bCs/>
          <w:kern w:val="0"/>
          <w:sz w:val="22"/>
        </w:rPr>
        <w:t>or</w:t>
      </w:r>
      <w:r w:rsidR="006B2E63" w:rsidRPr="00A047BE">
        <w:rPr>
          <w:rFonts w:ascii="Arial" w:eastAsia="굴림" w:hAnsi="Arial" w:cs="Arial"/>
          <w:b/>
          <w:bCs/>
          <w:kern w:val="0"/>
          <w:sz w:val="22"/>
        </w:rPr>
        <w:t xml:space="preserve"> </w:t>
      </w:r>
      <w:r w:rsidR="00AE350D" w:rsidRPr="00A047BE">
        <w:rPr>
          <w:rFonts w:ascii="Arial" w:eastAsia="굴림" w:hAnsi="Arial" w:cs="Arial"/>
          <w:b/>
          <w:bCs/>
          <w:kern w:val="0"/>
          <w:sz w:val="22"/>
        </w:rPr>
        <w:t>'D</w:t>
      </w:r>
      <w:r w:rsidRPr="00A047BE">
        <w:rPr>
          <w:rFonts w:ascii="Arial" w:eastAsia="굴림" w:hAnsi="Arial" w:cs="Arial"/>
          <w:b/>
          <w:bCs/>
          <w:kern w:val="0"/>
          <w:sz w:val="22"/>
        </w:rPr>
        <w:t>on’t know</w:t>
      </w:r>
      <w:r w:rsidR="006B2E63" w:rsidRPr="00A047BE">
        <w:rPr>
          <w:rFonts w:ascii="Arial" w:eastAsia="굴림" w:hAnsi="Arial" w:cs="Arial"/>
          <w:b/>
          <w:bCs/>
          <w:kern w:val="0"/>
          <w:sz w:val="22"/>
        </w:rPr>
        <w:t xml:space="preserve">/ </w:t>
      </w:r>
      <w:r w:rsidR="00AE350D" w:rsidRPr="00A047BE">
        <w:rPr>
          <w:rFonts w:ascii="Arial" w:eastAsia="굴림" w:hAnsi="Arial" w:cs="Arial"/>
          <w:b/>
          <w:bCs/>
          <w:kern w:val="0"/>
          <w:sz w:val="22"/>
        </w:rPr>
        <w:t>R</w:t>
      </w:r>
      <w:r w:rsidRPr="00A047BE">
        <w:rPr>
          <w:rFonts w:ascii="Arial" w:eastAsia="굴림" w:hAnsi="Arial" w:cs="Arial"/>
          <w:b/>
          <w:bCs/>
          <w:kern w:val="0"/>
          <w:sz w:val="22"/>
        </w:rPr>
        <w:t>efuse to answer' in the previous interview,</w:t>
      </w:r>
      <w:r w:rsidR="006B2E63" w:rsidRPr="00A047BE">
        <w:rPr>
          <w:rFonts w:ascii="Arial" w:eastAsia="굴림" w:hAnsi="Arial" w:cs="Arial"/>
          <w:b/>
          <w:bCs/>
          <w:kern w:val="0"/>
          <w:sz w:val="22"/>
        </w:rPr>
        <w:t xml:space="preserve"> </w:t>
      </w:r>
      <w:r w:rsidRPr="00A047BE">
        <w:rPr>
          <w:rFonts w:ascii="Arial" w:eastAsia="굴림" w:hAnsi="Arial" w:cs="Arial"/>
          <w:b/>
          <w:bCs/>
          <w:kern w:val="0"/>
          <w:sz w:val="22"/>
        </w:rPr>
        <w:t xml:space="preserve">then </w:t>
      </w:r>
      <w:r w:rsidR="006B2E63" w:rsidRPr="00A047BE">
        <w:rPr>
          <w:rFonts w:ascii="Arial" w:eastAsia="굴림" w:hAnsi="Arial" w:cs="Arial"/>
          <w:b/>
          <w:bCs/>
          <w:kern w:val="0"/>
          <w:sz w:val="22"/>
        </w:rPr>
        <w:t>ask</w:t>
      </w:r>
      <w:r w:rsidRPr="00A047BE">
        <w:rPr>
          <w:rFonts w:ascii="Arial" w:eastAsia="굴림" w:hAnsi="Arial" w:cs="Arial"/>
          <w:b/>
          <w:bCs/>
          <w:kern w:val="0"/>
          <w:sz w:val="22"/>
        </w:rPr>
        <w:t xml:space="preserve"> C038. If </w:t>
      </w:r>
      <w:r w:rsidR="00814E44" w:rsidRPr="00A047BE">
        <w:rPr>
          <w:rFonts w:ascii="Arial" w:eastAsia="굴림" w:hAnsi="Arial" w:cs="Arial"/>
          <w:b/>
          <w:bCs/>
          <w:kern w:val="0"/>
          <w:sz w:val="22"/>
        </w:rPr>
        <w:t xml:space="preserve">R </w:t>
      </w:r>
      <w:r w:rsidR="00AE350D" w:rsidRPr="00A047BE">
        <w:rPr>
          <w:rFonts w:ascii="Arial" w:eastAsia="굴림" w:hAnsi="Arial" w:cs="Arial"/>
          <w:b/>
          <w:bCs/>
          <w:kern w:val="0"/>
          <w:sz w:val="22"/>
        </w:rPr>
        <w:t>received such a diagnosis</w:t>
      </w:r>
      <w:r w:rsidRPr="00A047BE">
        <w:rPr>
          <w:rFonts w:ascii="Arial" w:eastAsia="굴림" w:hAnsi="Arial" w:cs="Arial"/>
          <w:b/>
          <w:bCs/>
          <w:kern w:val="0"/>
          <w:sz w:val="22"/>
        </w:rPr>
        <w:t xml:space="preserve">, then </w:t>
      </w:r>
      <w:r w:rsidR="006B2E63" w:rsidRPr="00A047BE">
        <w:rPr>
          <w:rFonts w:ascii="Arial" w:eastAsia="굴림" w:hAnsi="Arial" w:cs="Arial"/>
          <w:b/>
          <w:bCs/>
          <w:kern w:val="0"/>
          <w:sz w:val="22"/>
        </w:rPr>
        <w:t>ask</w:t>
      </w:r>
      <w:r w:rsidRPr="00A047BE">
        <w:rPr>
          <w:rFonts w:ascii="Arial" w:eastAsia="굴림" w:hAnsi="Arial" w:cs="Arial"/>
          <w:b/>
          <w:bCs/>
          <w:kern w:val="0"/>
          <w:sz w:val="22"/>
        </w:rPr>
        <w:t xml:space="preserve"> C040</w:t>
      </w:r>
      <w:r w:rsidR="00037F8B" w:rsidRPr="00A047BE">
        <w:rPr>
          <w:rFonts w:ascii="Arial" w:eastAsia="굴림" w:hAnsi="Arial" w:cs="Arial"/>
          <w:b/>
          <w:bCs/>
          <w:kern w:val="0"/>
          <w:sz w:val="22"/>
        </w:rPr>
        <w:t>.</w:t>
      </w:r>
    </w:p>
    <w:p w14:paraId="19373D9B" w14:textId="77777777" w:rsidR="00A271A4" w:rsidRPr="00A047BE" w:rsidRDefault="00A271A4" w:rsidP="00CD66D5">
      <w:pPr>
        <w:wordWrap/>
        <w:spacing w:line="360" w:lineRule="auto"/>
        <w:jc w:val="left"/>
        <w:textAlignment w:val="baseline"/>
        <w:rPr>
          <w:rFonts w:ascii="Arial" w:eastAsia="굴림" w:hAnsi="Arial" w:cs="Arial"/>
          <w:kern w:val="0"/>
          <w:sz w:val="22"/>
        </w:rPr>
      </w:pPr>
    </w:p>
    <w:p w14:paraId="77432B50" w14:textId="77777777" w:rsidR="006E6B90" w:rsidRPr="00A047BE" w:rsidRDefault="006E6B90" w:rsidP="002D515D">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C038. </w:t>
      </w:r>
      <w:r w:rsidR="0064511C" w:rsidRPr="00A047BE">
        <w:rPr>
          <w:rFonts w:ascii="Arial" w:eastAsia="굴림" w:hAnsi="Arial" w:cs="Arial"/>
          <w:kern w:val="0"/>
          <w:sz w:val="22"/>
        </w:rPr>
        <w:t xml:space="preserve">Has a doctor ever told you that you have </w:t>
      </w:r>
      <w:r w:rsidR="00D53CDD" w:rsidRPr="00A047BE">
        <w:rPr>
          <w:rFonts w:ascii="Arial" w:eastAsia="굴림" w:hAnsi="Arial" w:cs="Arial"/>
          <w:kern w:val="0"/>
          <w:sz w:val="22"/>
        </w:rPr>
        <w:t>cerebrovascular dis</w:t>
      </w:r>
      <w:r w:rsidR="00464810" w:rsidRPr="00A047BE">
        <w:rPr>
          <w:rFonts w:ascii="Arial" w:eastAsia="굴림" w:hAnsi="Arial" w:cs="Arial"/>
          <w:kern w:val="0"/>
          <w:sz w:val="22"/>
        </w:rPr>
        <w:t xml:space="preserve">ease </w:t>
      </w:r>
      <w:r w:rsidR="00D53CDD" w:rsidRPr="00A047BE">
        <w:rPr>
          <w:rFonts w:ascii="Arial" w:eastAsia="굴림" w:hAnsi="Arial" w:cs="Arial"/>
          <w:kern w:val="0"/>
          <w:sz w:val="22"/>
        </w:rPr>
        <w:t xml:space="preserve">(cerebral apoplexy, cerebral hemorrhage, cerebral infarction, etc.) </w:t>
      </w:r>
      <w:r w:rsidRPr="00A047BE">
        <w:rPr>
          <w:rFonts w:ascii="Arial" w:eastAsia="굴림" w:hAnsi="Arial" w:cs="Arial"/>
          <w:bCs/>
          <w:kern w:val="0"/>
          <w:sz w:val="22"/>
        </w:rPr>
        <w:t xml:space="preserve">since the previous </w:t>
      </w:r>
      <w:proofErr w:type="gramStart"/>
      <w:r w:rsidRPr="00A047BE">
        <w:rPr>
          <w:rFonts w:ascii="Arial" w:eastAsia="굴림" w:hAnsi="Arial" w:cs="Arial"/>
          <w:bCs/>
          <w:kern w:val="0"/>
          <w:sz w:val="22"/>
        </w:rPr>
        <w:t>interview</w:t>
      </w:r>
      <w:r w:rsidR="00782120" w:rsidRPr="00A047BE">
        <w:rPr>
          <w:rFonts w:ascii="Arial" w:eastAsia="굴림" w:hAnsi="Arial" w:cs="Arial"/>
          <w:kern w:val="0"/>
          <w:sz w:val="22"/>
        </w:rPr>
        <w:t>(</w:t>
      </w:r>
      <w:proofErr w:type="gramEnd"/>
      <w:r w:rsidR="00782120" w:rsidRPr="00A047BE">
        <w:rPr>
          <w:rFonts w:ascii="Arial" w:eastAsia="굴림" w:hAnsi="Arial" w:cs="Arial"/>
          <w:kern w:val="0"/>
          <w:sz w:val="22"/>
        </w:rPr>
        <w:t>___ month ___ day ___ year)</w:t>
      </w:r>
      <w:r w:rsidRPr="00A047BE">
        <w:rPr>
          <w:rFonts w:ascii="Arial" w:eastAsia="굴림" w:hAnsi="Arial" w:cs="Arial"/>
          <w:kern w:val="0"/>
          <w:sz w:val="22"/>
        </w:rPr>
        <w:t>?</w:t>
      </w:r>
    </w:p>
    <w:p w14:paraId="66E18B41" w14:textId="5620A363" w:rsidR="00A679A3" w:rsidRPr="00B6507A" w:rsidRDefault="00B6507A">
      <w:pPr>
        <w:pStyle w:val="3"/>
        <w:ind w:left="324" w:hangingChars="150" w:hanging="324"/>
        <w:rPr>
          <w:color w:val="00B050"/>
          <w:rPrChange w:id="948" w:author="Keis" w:date="2024-09-06T15:41:00Z">
            <w:rPr/>
          </w:rPrChange>
        </w:rPr>
        <w:pPrChange w:id="949" w:author="Keis" w:date="2024-09-06T15:40:00Z">
          <w:pPr>
            <w:pStyle w:val="a6"/>
            <w:numPr>
              <w:numId w:val="1302"/>
            </w:numPr>
            <w:wordWrap/>
            <w:spacing w:line="360" w:lineRule="auto"/>
            <w:ind w:leftChars="0" w:hanging="400"/>
            <w:jc w:val="left"/>
            <w:textAlignment w:val="baseline"/>
          </w:pPr>
        </w:pPrChange>
      </w:pPr>
      <w:ins w:id="950" w:author="Keis" w:date="2024-09-06T15:39:00Z">
        <w:r w:rsidRPr="00B6507A">
          <w:rPr>
            <w:rFonts w:ascii="맑은 고딕" w:eastAsia="맑은 고딕" w:hAnsi="맑은 고딕" w:cs="맑은 고딕"/>
            <w:color w:val="00B050"/>
            <w:rPrChange w:id="951" w:author="Keis" w:date="2024-09-06T15:41:00Z">
              <w:rPr>
                <w:rFonts w:eastAsiaTheme="minorHAnsi"/>
              </w:rPr>
            </w:rPrChange>
          </w:rPr>
          <w:t>①</w:t>
        </w:r>
        <w:r w:rsidRPr="00B6507A">
          <w:rPr>
            <w:color w:val="00B050"/>
            <w:rPrChange w:id="952" w:author="Keis" w:date="2024-09-06T15:41:00Z">
              <w:rPr>
                <w:rFonts w:eastAsiaTheme="minorHAnsi"/>
              </w:rPr>
            </w:rPrChange>
          </w:rPr>
          <w:t xml:space="preserve"> </w:t>
        </w:r>
      </w:ins>
      <w:r w:rsidR="006E6B90" w:rsidRPr="00B6507A">
        <w:rPr>
          <w:color w:val="00B050"/>
          <w:rPrChange w:id="953" w:author="Keis" w:date="2024-09-06T15:41:00Z">
            <w:rPr/>
          </w:rPrChange>
        </w:rPr>
        <w:t>Yes</w:t>
      </w:r>
    </w:p>
    <w:p w14:paraId="75A82BBB" w14:textId="4B85DBB6" w:rsidR="006E6B90" w:rsidRPr="00B6507A" w:rsidRDefault="00B6507A">
      <w:pPr>
        <w:pStyle w:val="3"/>
        <w:ind w:left="324" w:hangingChars="150" w:hanging="324"/>
        <w:rPr>
          <w:color w:val="00B050"/>
          <w:rPrChange w:id="954" w:author="Keis" w:date="2024-09-06T15:41:00Z">
            <w:rPr/>
          </w:rPrChange>
        </w:rPr>
        <w:pPrChange w:id="955" w:author="Keis" w:date="2024-09-06T15:40:00Z">
          <w:pPr>
            <w:pStyle w:val="a6"/>
            <w:numPr>
              <w:numId w:val="1302"/>
            </w:numPr>
            <w:wordWrap/>
            <w:spacing w:line="360" w:lineRule="auto"/>
            <w:ind w:leftChars="0" w:hanging="400"/>
            <w:jc w:val="left"/>
            <w:textAlignment w:val="baseline"/>
          </w:pPr>
        </w:pPrChange>
      </w:pPr>
      <w:ins w:id="956" w:author="Keis" w:date="2024-09-06T15:40:00Z">
        <w:r w:rsidRPr="00B6507A">
          <w:rPr>
            <w:rFonts w:ascii="맑은 고딕" w:eastAsia="맑은 고딕" w:hAnsi="맑은 고딕" w:cs="맑은 고딕"/>
            <w:color w:val="00B050"/>
            <w:rPrChange w:id="957" w:author="Keis" w:date="2024-09-06T15:41:00Z">
              <w:rPr>
                <w:rFonts w:eastAsiaTheme="minorHAnsi"/>
              </w:rPr>
            </w:rPrChange>
          </w:rPr>
          <w:t>③</w:t>
        </w:r>
      </w:ins>
      <w:ins w:id="958" w:author="Keis" w:date="2024-09-06T15:39:00Z">
        <w:r w:rsidRPr="00B6507A">
          <w:rPr>
            <w:color w:val="00B050"/>
            <w:rPrChange w:id="959" w:author="Keis" w:date="2024-09-06T15:41:00Z">
              <w:rPr>
                <w:rFonts w:eastAsiaTheme="minorHAnsi"/>
              </w:rPr>
            </w:rPrChange>
          </w:rPr>
          <w:t xml:space="preserve"> </w:t>
        </w:r>
      </w:ins>
      <w:r w:rsidR="00A679A3" w:rsidRPr="00B6507A">
        <w:rPr>
          <w:color w:val="00B050"/>
          <w:rPrChange w:id="960" w:author="Keis" w:date="2024-09-06T15:41:00Z">
            <w:rPr/>
          </w:rPrChange>
        </w:rPr>
        <w:t xml:space="preserve">Cerebral apoplexy suspect </w:t>
      </w:r>
      <w:r w:rsidR="006E6B90" w:rsidRPr="00B6507A">
        <w:rPr>
          <w:color w:val="00B050"/>
          <w:rPrChange w:id="961" w:author="Keis" w:date="2024-09-06T15:41:00Z">
            <w:rPr/>
          </w:rPrChange>
        </w:rPr>
        <w:t>or transient ischemic attack</w:t>
      </w:r>
    </w:p>
    <w:p w14:paraId="4FA28D15" w14:textId="1AB80D00" w:rsidR="006E6B90" w:rsidRPr="00B6507A" w:rsidRDefault="00B6507A">
      <w:pPr>
        <w:pStyle w:val="3"/>
        <w:ind w:left="324" w:hangingChars="150" w:hanging="324"/>
        <w:rPr>
          <w:color w:val="00B050"/>
          <w:rPrChange w:id="962" w:author="Keis" w:date="2024-09-06T15:41:00Z">
            <w:rPr/>
          </w:rPrChange>
        </w:rPr>
        <w:pPrChange w:id="963" w:author="Keis" w:date="2024-09-06T15:40:00Z">
          <w:pPr>
            <w:pStyle w:val="a6"/>
            <w:numPr>
              <w:numId w:val="1302"/>
            </w:numPr>
            <w:wordWrap/>
            <w:spacing w:line="360" w:lineRule="auto"/>
            <w:ind w:leftChars="0" w:hanging="400"/>
            <w:jc w:val="left"/>
            <w:textAlignment w:val="baseline"/>
          </w:pPr>
        </w:pPrChange>
      </w:pPr>
      <w:ins w:id="964" w:author="Keis" w:date="2024-09-06T15:40:00Z">
        <w:r w:rsidRPr="00B6507A">
          <w:rPr>
            <w:rFonts w:hint="eastAsia"/>
            <w:color w:val="00B050"/>
            <w:rPrChange w:id="965" w:author="Keis" w:date="2024-09-06T15:41:00Z">
              <w:rPr>
                <w:rFonts w:asciiTheme="minorEastAsia" w:hAnsiTheme="minorEastAsia" w:hint="eastAsia"/>
              </w:rPr>
            </w:rPrChange>
          </w:rPr>
          <w:t>⑤</w:t>
        </w:r>
      </w:ins>
      <w:ins w:id="966" w:author="Keis" w:date="2024-09-06T15:39:00Z">
        <w:r w:rsidRPr="00B6507A">
          <w:rPr>
            <w:color w:val="00B050"/>
            <w:rPrChange w:id="967" w:author="Keis" w:date="2024-09-06T15:41:00Z">
              <w:rPr>
                <w:rFonts w:asciiTheme="minorEastAsia" w:hAnsiTheme="minorEastAsia"/>
              </w:rPr>
            </w:rPrChange>
          </w:rPr>
          <w:t xml:space="preserve"> </w:t>
        </w:r>
      </w:ins>
      <w:r w:rsidR="006E6B90" w:rsidRPr="00B6507A">
        <w:rPr>
          <w:color w:val="00B050"/>
          <w:rPrChange w:id="968" w:author="Keis" w:date="2024-09-06T15:41:00Z">
            <w:rPr/>
          </w:rPrChange>
        </w:rPr>
        <w:t>No →</w:t>
      </w:r>
      <w:ins w:id="969" w:author="Keis" w:date="2024-09-06T15:41:00Z">
        <w:r w:rsidRPr="00B6507A">
          <w:rPr>
            <w:color w:val="00B050"/>
            <w:rPrChange w:id="970" w:author="Keis" w:date="2024-09-06T15:41:00Z">
              <w:rPr/>
            </w:rPrChange>
          </w:rPr>
          <w:t xml:space="preserve"> </w:t>
        </w:r>
      </w:ins>
      <w:r w:rsidR="00473DB7" w:rsidRPr="00B6507A">
        <w:rPr>
          <w:color w:val="00B050"/>
          <w:rPrChange w:id="971" w:author="Keis" w:date="2024-09-06T15:41:00Z">
            <w:rPr/>
          </w:rPrChange>
        </w:rPr>
        <w:t>Go to C043</w:t>
      </w:r>
    </w:p>
    <w:p w14:paraId="2A0B4B0D" w14:textId="77777777" w:rsidR="00C10571" w:rsidRPr="00A047BE" w:rsidRDefault="00C10571" w:rsidP="00CD66D5">
      <w:pPr>
        <w:wordWrap/>
        <w:spacing w:line="360" w:lineRule="auto"/>
        <w:jc w:val="left"/>
        <w:textAlignment w:val="baseline"/>
        <w:rPr>
          <w:rFonts w:ascii="Arial" w:eastAsia="굴림" w:hAnsi="Arial" w:cs="Arial"/>
          <w:kern w:val="0"/>
          <w:sz w:val="22"/>
        </w:rPr>
      </w:pPr>
    </w:p>
    <w:p w14:paraId="0E4B0532" w14:textId="77777777" w:rsidR="006E6B90" w:rsidRPr="00A047BE" w:rsidRDefault="006E6B90"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kern w:val="0"/>
          <w:sz w:val="22"/>
        </w:rPr>
        <w:t xml:space="preserve">C039. </w:t>
      </w:r>
      <w:r w:rsidR="005B4678" w:rsidRPr="00A047BE">
        <w:rPr>
          <w:rFonts w:ascii="Arial" w:eastAsia="굴림" w:hAnsi="Arial" w:cs="Arial"/>
          <w:kern w:val="0"/>
          <w:sz w:val="22"/>
          <w:szCs w:val="20"/>
        </w:rPr>
        <w:t xml:space="preserve">When was your </w:t>
      </w:r>
      <w:r w:rsidR="005B4678" w:rsidRPr="00A047BE">
        <w:rPr>
          <w:rFonts w:ascii="Arial" w:eastAsia="굴림" w:hAnsi="Arial" w:cs="Arial"/>
          <w:kern w:val="0"/>
          <w:sz w:val="22"/>
        </w:rPr>
        <w:t xml:space="preserve">cerebrovascular disease (cerebral apoplexy, cerebral hemorrhage, cerebral infarction, etc.) </w:t>
      </w:r>
      <w:r w:rsidR="005B4678" w:rsidRPr="00A047BE">
        <w:rPr>
          <w:rFonts w:ascii="Arial" w:eastAsia="굴림" w:hAnsi="Arial" w:cs="Arial"/>
          <w:kern w:val="0"/>
          <w:sz w:val="22"/>
          <w:szCs w:val="20"/>
        </w:rPr>
        <w:t xml:space="preserve">diagnosed for the first time? </w:t>
      </w:r>
      <w:r w:rsidR="00C10571" w:rsidRPr="00A047BE">
        <w:rPr>
          <w:rFonts w:ascii="Arial" w:eastAsia="굴림" w:hAnsi="Arial" w:cs="Arial"/>
          <w:kern w:val="0"/>
          <w:sz w:val="22"/>
        </w:rPr>
        <w:t>(unit: year and month combined into 6 digits)</w:t>
      </w:r>
    </w:p>
    <w:p w14:paraId="6F130FF9" w14:textId="07C417AA" w:rsidR="00A679A3" w:rsidRPr="00A047BE" w:rsidRDefault="00A679A3" w:rsidP="00CD66D5">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72" w:author="Keis" w:date="2024-09-06T10:23:00Z">
        <w:r w:rsidR="00DF7C8F" w:rsidRPr="001331E9" w:rsidDel="00817F07">
          <w:rPr>
            <w:rFonts w:ascii="Arial" w:eastAsia="굴림" w:hAnsi="Arial" w:cs="Arial" w:hint="eastAsia"/>
            <w:color w:val="FF0000"/>
            <w:kern w:val="0"/>
            <w:sz w:val="22"/>
          </w:rPr>
          <w:delText>2020</w:delText>
        </w:r>
      </w:del>
      <w:ins w:id="973" w:author="Keis" w:date="2024-09-06T10:23:00Z">
        <w:r w:rsidR="00817F07" w:rsidRPr="00817F07">
          <w:rPr>
            <w:rFonts w:ascii="Arial" w:eastAsia="굴림" w:hAnsi="Arial" w:cs="Arial" w:hint="eastAsia"/>
            <w:color w:val="00B050"/>
            <w:kern w:val="0"/>
            <w:sz w:val="22"/>
          </w:rPr>
          <w:t>2022</w:t>
        </w:r>
      </w:ins>
      <w:r w:rsidR="00DF7C8F" w:rsidRPr="00DC741E">
        <w:rPr>
          <w:rFonts w:ascii="Arial" w:eastAsia="굴림" w:hAnsi="Arial" w:cs="Arial"/>
          <w:kern w:val="0"/>
          <w:sz w:val="22"/>
          <w:rPrChange w:id="974" w:author="Keis" w:date="2024-09-06T17:28: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75" w:author="Keis" w:date="2024-09-06T10:23:00Z">
        <w:r w:rsidR="00DF7C8F" w:rsidRPr="001331E9" w:rsidDel="00817F07">
          <w:rPr>
            <w:rFonts w:ascii="Arial" w:eastAsia="굴림" w:hAnsi="Arial" w:cs="Arial" w:hint="eastAsia"/>
            <w:color w:val="FF0000"/>
            <w:kern w:val="0"/>
            <w:sz w:val="22"/>
          </w:rPr>
          <w:delText>2020</w:delText>
        </w:r>
      </w:del>
      <w:ins w:id="976"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77" w:author="Keis" w:date="2024-09-06T10:23:00Z">
        <w:r w:rsidR="00DF7C8F" w:rsidRPr="001331E9" w:rsidDel="00817F07">
          <w:rPr>
            <w:rFonts w:ascii="Arial" w:eastAsia="굴림" w:hAnsi="Arial" w:cs="Arial" w:hint="eastAsia"/>
            <w:color w:val="FF0000"/>
            <w:kern w:val="0"/>
            <w:sz w:val="22"/>
          </w:rPr>
          <w:delText>2020</w:delText>
        </w:r>
      </w:del>
      <w:ins w:id="978" w:author="Keis" w:date="2024-09-06T10:23:00Z">
        <w:r w:rsidR="00817F07" w:rsidRPr="00817F07">
          <w:rPr>
            <w:rFonts w:ascii="Arial" w:eastAsia="굴림" w:hAnsi="Arial" w:cs="Arial" w:hint="eastAsia"/>
            <w:color w:val="00B050"/>
            <w:kern w:val="0"/>
            <w:sz w:val="22"/>
          </w:rPr>
          <w:t>2022</w:t>
        </w:r>
      </w:ins>
      <w:r w:rsidR="00DF7C8F" w:rsidRPr="00DC741E">
        <w:rPr>
          <w:rFonts w:ascii="Arial" w:eastAsia="굴림" w:hAnsi="Arial" w:cs="Arial"/>
          <w:kern w:val="0"/>
          <w:sz w:val="22"/>
          <w:rPrChange w:id="979" w:author="Keis" w:date="2024-09-06T17:28: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4958C83B" w14:textId="77777777" w:rsidR="00A679A3" w:rsidRPr="00A047BE" w:rsidRDefault="00A679A3" w:rsidP="00CD66D5">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6E06542D" w14:textId="08CC8098" w:rsidR="00A679A3" w:rsidRPr="00A047BE" w:rsidRDefault="00A679A3" w:rsidP="00CD66D5">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980" w:author="Keis" w:date="2024-09-06T10:23:00Z">
        <w:r w:rsidR="00DF7C8F" w:rsidRPr="004737DF" w:rsidDel="00817F07">
          <w:rPr>
            <w:rFonts w:ascii="Arial" w:eastAsia="굴림" w:hAnsi="Arial" w:cs="Arial" w:hint="eastAsia"/>
            <w:color w:val="FF0000"/>
            <w:sz w:val="22"/>
          </w:rPr>
          <w:delText>2020</w:delText>
        </w:r>
      </w:del>
      <w:ins w:id="981" w:author="Keis" w:date="2024-09-06T10:23:00Z">
        <w:r w:rsidR="00817F07" w:rsidRPr="00817F07">
          <w:rPr>
            <w:rFonts w:ascii="Arial" w:eastAsia="굴림" w:hAnsi="Arial" w:cs="Arial" w:hint="eastAsia"/>
            <w:color w:val="00B050"/>
            <w:sz w:val="22"/>
          </w:rPr>
          <w:t>2022</w:t>
        </w:r>
      </w:ins>
      <w:r w:rsidR="00DF7C8F" w:rsidRPr="00DC741E">
        <w:rPr>
          <w:rFonts w:ascii="Arial" w:eastAsia="굴림" w:hAnsi="Arial" w:cs="Arial"/>
          <w:sz w:val="22"/>
          <w:rPrChange w:id="982" w:author="Keis" w:date="2024-09-06T17:28:00Z">
            <w:rPr>
              <w:rFonts w:ascii="Arial" w:eastAsia="굴림" w:hAnsi="Arial" w:cs="Arial"/>
              <w:color w:val="FF0000"/>
              <w:sz w:val="22"/>
            </w:rPr>
          </w:rPrChange>
        </w:rPr>
        <w:t>11</w:t>
      </w:r>
      <w:r w:rsidRPr="00A047BE">
        <w:rPr>
          <w:rFonts w:ascii="Arial" w:eastAsia="굴림" w:hAnsi="Arial" w:cs="Arial"/>
          <w:sz w:val="22"/>
        </w:rPr>
        <w:t>]</w:t>
      </w:r>
      <w:r w:rsidR="007115CD" w:rsidRPr="00A047BE">
        <w:rPr>
          <w:rFonts w:ascii="Arial" w:eastAsia="굴림" w:hAnsi="Arial" w:cs="Arial"/>
          <w:kern w:val="0"/>
          <w:sz w:val="22"/>
        </w:rPr>
        <w:t xml:space="preserve"> →Go to C041</w:t>
      </w:r>
    </w:p>
    <w:p w14:paraId="03D82CE6" w14:textId="77777777" w:rsidR="006E6B90" w:rsidRPr="00A047BE" w:rsidRDefault="006E6B90" w:rsidP="00CD66D5">
      <w:pPr>
        <w:wordWrap/>
        <w:spacing w:line="360" w:lineRule="auto"/>
        <w:textAlignment w:val="baseline"/>
        <w:rPr>
          <w:rFonts w:ascii="Arial" w:eastAsia="굴림" w:hAnsi="Arial" w:cs="Arial"/>
          <w:kern w:val="0"/>
          <w:sz w:val="22"/>
          <w:u w:val="single"/>
        </w:rPr>
      </w:pPr>
    </w:p>
    <w:p w14:paraId="173F326C" w14:textId="77777777" w:rsidR="006E6B90" w:rsidRPr="00A047BE" w:rsidRDefault="006E6B90" w:rsidP="00CD66D5">
      <w:pPr>
        <w:wordWrap/>
        <w:spacing w:line="360" w:lineRule="auto"/>
        <w:jc w:val="left"/>
        <w:rPr>
          <w:rFonts w:ascii="Arial" w:eastAsia="굴림" w:hAnsi="Arial" w:cs="Arial"/>
          <w:sz w:val="22"/>
        </w:rPr>
      </w:pPr>
      <w:r w:rsidRPr="00A047BE">
        <w:rPr>
          <w:rFonts w:ascii="Arial" w:eastAsia="굴림" w:hAnsi="Arial" w:cs="Arial"/>
          <w:sz w:val="22"/>
        </w:rPr>
        <w:t>C040</w:t>
      </w:r>
      <w:r w:rsidR="00D53CDD" w:rsidRPr="00A047BE">
        <w:rPr>
          <w:rFonts w:ascii="Arial" w:eastAsia="굴림" w:hAnsi="Arial" w:cs="Arial"/>
          <w:sz w:val="22"/>
        </w:rPr>
        <w:t>. How have</w:t>
      </w:r>
      <w:r w:rsidR="00C10571" w:rsidRPr="00A047BE">
        <w:rPr>
          <w:rFonts w:ascii="Arial" w:eastAsia="굴림" w:hAnsi="Arial" w:cs="Arial"/>
          <w:sz w:val="22"/>
        </w:rPr>
        <w:t xml:space="preserve"> your symptom</w:t>
      </w:r>
      <w:r w:rsidR="00D53CDD" w:rsidRPr="00A047BE">
        <w:rPr>
          <w:rFonts w:ascii="Arial" w:eastAsia="굴림" w:hAnsi="Arial" w:cs="Arial"/>
          <w:sz w:val="22"/>
        </w:rPr>
        <w:t>s of</w:t>
      </w:r>
      <w:r w:rsidR="00A679A3" w:rsidRPr="00A047BE">
        <w:rPr>
          <w:rFonts w:ascii="Arial" w:eastAsia="굴림" w:hAnsi="Arial" w:cs="Arial"/>
          <w:sz w:val="22"/>
        </w:rPr>
        <w:t xml:space="preserve"> </w:t>
      </w:r>
      <w:r w:rsidR="00464810" w:rsidRPr="00A047BE">
        <w:rPr>
          <w:rFonts w:ascii="Arial" w:eastAsia="굴림" w:hAnsi="Arial" w:cs="Arial"/>
          <w:kern w:val="0"/>
          <w:sz w:val="22"/>
        </w:rPr>
        <w:t>cerebrovascular disease</w:t>
      </w:r>
      <w:r w:rsidR="00A679A3" w:rsidRPr="00A047BE">
        <w:rPr>
          <w:rFonts w:ascii="Arial" w:eastAsia="굴림" w:hAnsi="Arial" w:cs="Arial"/>
          <w:kern w:val="0"/>
          <w:sz w:val="22"/>
        </w:rPr>
        <w:t xml:space="preserve"> </w:t>
      </w:r>
      <w:r w:rsidR="00D53CDD" w:rsidRPr="00A047BE">
        <w:rPr>
          <w:rFonts w:ascii="Arial" w:eastAsia="굴림" w:hAnsi="Arial" w:cs="Arial"/>
          <w:sz w:val="22"/>
        </w:rPr>
        <w:t xml:space="preserve">changed </w:t>
      </w:r>
      <w:r w:rsidRPr="00A047BE">
        <w:rPr>
          <w:rFonts w:ascii="Arial" w:eastAsia="굴림" w:hAnsi="Arial" w:cs="Arial"/>
          <w:sz w:val="22"/>
        </w:rPr>
        <w:t>since th</w:t>
      </w:r>
      <w:r w:rsidR="00473DB7" w:rsidRPr="00A047BE">
        <w:rPr>
          <w:rFonts w:ascii="Arial" w:eastAsia="굴림" w:hAnsi="Arial" w:cs="Arial"/>
          <w:sz w:val="22"/>
        </w:rPr>
        <w:t xml:space="preserve">e previous </w:t>
      </w:r>
      <w:proofErr w:type="gramStart"/>
      <w:r w:rsidR="00473DB7" w:rsidRPr="00A047BE">
        <w:rPr>
          <w:rFonts w:ascii="Arial" w:eastAsia="굴림" w:hAnsi="Arial" w:cs="Arial"/>
          <w:sz w:val="22"/>
        </w:rPr>
        <w:t>interview</w:t>
      </w:r>
      <w:r w:rsidR="00433870" w:rsidRPr="00A047BE">
        <w:rPr>
          <w:rFonts w:ascii="Arial" w:eastAsia="굴림" w:hAnsi="Arial" w:cs="Arial"/>
          <w:kern w:val="0"/>
          <w:sz w:val="22"/>
        </w:rPr>
        <w:t>(</w:t>
      </w:r>
      <w:proofErr w:type="gramEnd"/>
      <w:r w:rsidR="00433870" w:rsidRPr="00A047BE">
        <w:rPr>
          <w:rFonts w:ascii="Arial" w:eastAsia="굴림" w:hAnsi="Arial" w:cs="Arial"/>
          <w:kern w:val="0"/>
          <w:sz w:val="22"/>
        </w:rPr>
        <w:t>___ month ___ day ___ year)</w:t>
      </w:r>
      <w:r w:rsidRPr="00A047BE">
        <w:rPr>
          <w:rFonts w:ascii="Arial" w:eastAsia="굴림" w:hAnsi="Arial" w:cs="Arial"/>
          <w:sz w:val="22"/>
        </w:rPr>
        <w:t>?</w:t>
      </w:r>
    </w:p>
    <w:p w14:paraId="6E7E1BEB" w14:textId="77777777" w:rsidR="00A679A3" w:rsidRPr="00A047BE" w:rsidRDefault="00A679A3" w:rsidP="00D12299">
      <w:pPr>
        <w:pStyle w:val="a6"/>
        <w:numPr>
          <w:ilvl w:val="0"/>
          <w:numId w:val="1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7701F988" w14:textId="77777777" w:rsidR="00A679A3" w:rsidRPr="00A047BE" w:rsidRDefault="00A679A3" w:rsidP="00D12299">
      <w:pPr>
        <w:pStyle w:val="a6"/>
        <w:numPr>
          <w:ilvl w:val="0"/>
          <w:numId w:val="1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21CEDDA7" w14:textId="77777777" w:rsidR="00A679A3" w:rsidRPr="00A047BE" w:rsidRDefault="00A679A3" w:rsidP="00D12299">
      <w:pPr>
        <w:pStyle w:val="a6"/>
        <w:numPr>
          <w:ilvl w:val="0"/>
          <w:numId w:val="1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181A2444" w14:textId="77777777" w:rsidR="00A679A3" w:rsidRPr="00A047BE" w:rsidRDefault="00A679A3" w:rsidP="00D12299">
      <w:pPr>
        <w:pStyle w:val="a6"/>
        <w:numPr>
          <w:ilvl w:val="0"/>
          <w:numId w:val="1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3DEDFAF4" w14:textId="77777777" w:rsidR="000B5099" w:rsidRPr="00A047BE" w:rsidRDefault="00A679A3" w:rsidP="00D12299">
      <w:pPr>
        <w:pStyle w:val="a6"/>
        <w:numPr>
          <w:ilvl w:val="0"/>
          <w:numId w:val="1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lastRenderedPageBreak/>
        <w:t>Greatly worsened</w:t>
      </w:r>
    </w:p>
    <w:p w14:paraId="6DC12998" w14:textId="77777777" w:rsidR="000B5099" w:rsidRPr="00A047BE" w:rsidRDefault="000B5099" w:rsidP="000B5099">
      <w:pPr>
        <w:wordWrap/>
        <w:spacing w:line="360" w:lineRule="auto"/>
        <w:textAlignment w:val="baseline"/>
        <w:rPr>
          <w:rFonts w:ascii="Arial" w:eastAsia="굴림" w:hAnsi="Arial" w:cs="Arial"/>
          <w:kern w:val="0"/>
          <w:sz w:val="22"/>
        </w:rPr>
      </w:pPr>
    </w:p>
    <w:p w14:paraId="2665ACF3" w14:textId="77777777" w:rsidR="006E6B90" w:rsidRPr="00A047BE" w:rsidRDefault="006E6B90" w:rsidP="00CD66D5">
      <w:pPr>
        <w:widowControl/>
        <w:wordWrap/>
        <w:autoSpaceDE/>
        <w:autoSpaceDN/>
        <w:spacing w:line="360" w:lineRule="auto"/>
        <w:jc w:val="left"/>
        <w:rPr>
          <w:rFonts w:ascii="Arial" w:eastAsia="굴림" w:hAnsi="Arial" w:cs="Arial"/>
          <w:sz w:val="22"/>
        </w:rPr>
      </w:pPr>
      <w:r w:rsidRPr="00A047BE">
        <w:rPr>
          <w:rFonts w:ascii="Arial" w:eastAsia="굴림" w:hAnsi="Arial" w:cs="Arial"/>
          <w:sz w:val="22"/>
        </w:rPr>
        <w:t>C041. Ar</w:t>
      </w:r>
      <w:r w:rsidR="00A07D39" w:rsidRPr="00A047BE">
        <w:rPr>
          <w:rFonts w:ascii="Arial" w:eastAsia="굴림" w:hAnsi="Arial" w:cs="Arial"/>
          <w:sz w:val="22"/>
        </w:rPr>
        <w:t>e you currently</w:t>
      </w:r>
      <w:r w:rsidR="00D53CDD" w:rsidRPr="00A047BE">
        <w:rPr>
          <w:rFonts w:ascii="Arial" w:eastAsia="굴림" w:hAnsi="Arial" w:cs="Arial"/>
          <w:sz w:val="22"/>
        </w:rPr>
        <w:t xml:space="preserve"> taking any medication or receiving treatment</w:t>
      </w:r>
      <w:r w:rsidR="00A679A3" w:rsidRPr="00A047BE">
        <w:rPr>
          <w:rFonts w:ascii="Arial" w:eastAsia="굴림" w:hAnsi="Arial" w:cs="Arial"/>
          <w:sz w:val="22"/>
        </w:rPr>
        <w:t xml:space="preserve"> </w:t>
      </w:r>
      <w:r w:rsidR="00A07D39" w:rsidRPr="00A047BE">
        <w:rPr>
          <w:rFonts w:ascii="Arial" w:eastAsia="굴림" w:hAnsi="Arial" w:cs="Arial"/>
          <w:sz w:val="22"/>
        </w:rPr>
        <w:t xml:space="preserve">due to </w:t>
      </w:r>
      <w:r w:rsidRPr="00A047BE">
        <w:rPr>
          <w:rFonts w:ascii="Arial" w:eastAsia="굴림" w:hAnsi="Arial" w:cs="Arial"/>
          <w:sz w:val="22"/>
        </w:rPr>
        <w:t xml:space="preserve">your </w:t>
      </w:r>
      <w:r w:rsidR="00464810" w:rsidRPr="00A047BE">
        <w:rPr>
          <w:rFonts w:ascii="Arial" w:eastAsia="굴림" w:hAnsi="Arial" w:cs="Arial"/>
          <w:kern w:val="0"/>
          <w:sz w:val="22"/>
        </w:rPr>
        <w:t>cerebrovascular disease</w:t>
      </w:r>
      <w:r w:rsidR="00A679A3" w:rsidRPr="00A047BE">
        <w:rPr>
          <w:rFonts w:ascii="Arial" w:eastAsia="굴림" w:hAnsi="Arial" w:cs="Arial"/>
          <w:kern w:val="0"/>
          <w:sz w:val="22"/>
        </w:rPr>
        <w:t xml:space="preserve"> </w:t>
      </w:r>
      <w:r w:rsidRPr="00A047BE">
        <w:rPr>
          <w:rFonts w:ascii="Arial" w:eastAsia="굴림" w:hAnsi="Arial" w:cs="Arial"/>
          <w:sz w:val="22"/>
        </w:rPr>
        <w:t>or its complications?</w:t>
      </w:r>
    </w:p>
    <w:p w14:paraId="25A89C27" w14:textId="77777777" w:rsidR="00A679A3" w:rsidRPr="00A047BE" w:rsidRDefault="00A679A3" w:rsidP="002D0E30">
      <w:pPr>
        <w:pStyle w:val="a6"/>
        <w:numPr>
          <w:ilvl w:val="0"/>
          <w:numId w:val="300"/>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507B4EA5" w14:textId="77777777" w:rsidR="006E6B90" w:rsidRPr="00A047BE" w:rsidRDefault="006E6B90" w:rsidP="00CD66D5">
      <w:pPr>
        <w:wordWrap/>
        <w:spacing w:line="360" w:lineRule="auto"/>
        <w:jc w:val="left"/>
        <w:rPr>
          <w:rFonts w:ascii="Arial" w:eastAsia="굴림" w:hAnsi="Arial" w:cs="Arial"/>
          <w:sz w:val="22"/>
        </w:rPr>
      </w:pPr>
    </w:p>
    <w:p w14:paraId="2584FEEA" w14:textId="77777777" w:rsidR="006E6B90" w:rsidRPr="00A047BE" w:rsidRDefault="006E6B90" w:rsidP="00CD66D5">
      <w:pPr>
        <w:wordWrap/>
        <w:spacing w:line="360" w:lineRule="auto"/>
        <w:jc w:val="left"/>
        <w:rPr>
          <w:rFonts w:ascii="Arial" w:eastAsia="굴림" w:hAnsi="Arial" w:cs="Arial"/>
          <w:sz w:val="22"/>
        </w:rPr>
      </w:pPr>
      <w:r w:rsidRPr="00A047BE">
        <w:rPr>
          <w:rFonts w:ascii="Arial" w:eastAsia="굴림" w:hAnsi="Arial" w:cs="Arial"/>
          <w:sz w:val="22"/>
        </w:rPr>
        <w:t xml:space="preserve">C042. Does your </w:t>
      </w:r>
      <w:r w:rsidR="00A07D39" w:rsidRPr="00A047BE">
        <w:rPr>
          <w:rFonts w:ascii="Arial" w:eastAsia="굴림" w:hAnsi="Arial" w:cs="Arial"/>
          <w:sz w:val="22"/>
        </w:rPr>
        <w:t xml:space="preserve">cerebrovascular disease </w:t>
      </w:r>
      <w:r w:rsidRPr="00A047BE">
        <w:rPr>
          <w:rFonts w:ascii="Arial" w:eastAsia="굴림" w:hAnsi="Arial" w:cs="Arial"/>
          <w:sz w:val="22"/>
        </w:rPr>
        <w:t>limit your daily activities?</w:t>
      </w:r>
    </w:p>
    <w:p w14:paraId="7A340ADB" w14:textId="77777777" w:rsidR="00A679A3" w:rsidRPr="00A047BE" w:rsidRDefault="00A679A3" w:rsidP="002D0E30">
      <w:pPr>
        <w:pStyle w:val="a6"/>
        <w:numPr>
          <w:ilvl w:val="0"/>
          <w:numId w:val="301"/>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39916813" w14:textId="77777777" w:rsidR="006E6B90" w:rsidRPr="00A047BE" w:rsidRDefault="006E6B90" w:rsidP="00CD66D5">
      <w:pPr>
        <w:wordWrap/>
        <w:spacing w:line="360" w:lineRule="auto"/>
        <w:jc w:val="left"/>
        <w:rPr>
          <w:rFonts w:ascii="Arial" w:eastAsia="굴림" w:hAnsi="Arial" w:cs="Arial"/>
          <w:sz w:val="22"/>
        </w:rPr>
      </w:pPr>
    </w:p>
    <w:p w14:paraId="1A5265C4" w14:textId="77777777" w:rsidR="008871B3" w:rsidRPr="00A047BE" w:rsidRDefault="008871B3" w:rsidP="00CD66D5">
      <w:pPr>
        <w:wordWrap/>
        <w:spacing w:line="360" w:lineRule="auto"/>
        <w:jc w:val="left"/>
        <w:rPr>
          <w:rFonts w:ascii="Arial" w:eastAsia="굴림" w:hAnsi="Arial" w:cs="Arial"/>
          <w:b/>
          <w:sz w:val="22"/>
        </w:rPr>
      </w:pPr>
      <w:r w:rsidRPr="00A047BE">
        <w:rPr>
          <w:rFonts w:ascii="Arial" w:eastAsia="굴림" w:hAnsi="Arial" w:cs="Arial"/>
          <w:b/>
          <w:sz w:val="22"/>
        </w:rPr>
        <w:t xml:space="preserve">&lt; </w:t>
      </w:r>
      <w:r w:rsidR="0072518E" w:rsidRPr="00A047BE">
        <w:rPr>
          <w:rFonts w:ascii="Arial" w:eastAsia="굴림" w:hAnsi="Arial" w:cs="Arial"/>
          <w:b/>
          <w:sz w:val="22"/>
        </w:rPr>
        <w:t>Emotional</w:t>
      </w:r>
      <w:r w:rsidR="00AF7EAC" w:rsidRPr="00A047BE">
        <w:rPr>
          <w:rFonts w:ascii="Arial" w:eastAsia="굴림" w:hAnsi="Arial" w:cs="Arial"/>
          <w:b/>
          <w:sz w:val="22"/>
        </w:rPr>
        <w:t>, Neurotic,</w:t>
      </w:r>
      <w:r w:rsidR="0072518E" w:rsidRPr="00A047BE">
        <w:rPr>
          <w:rFonts w:ascii="Arial" w:eastAsia="굴림" w:hAnsi="Arial" w:cs="Arial"/>
          <w:b/>
          <w:sz w:val="22"/>
        </w:rPr>
        <w:t xml:space="preserve"> Psychiatric problems</w:t>
      </w:r>
      <w:r w:rsidRPr="00A047BE">
        <w:rPr>
          <w:rFonts w:ascii="Arial" w:eastAsia="굴림" w:hAnsi="Arial" w:cs="Arial"/>
          <w:b/>
          <w:sz w:val="22"/>
        </w:rPr>
        <w:t>&gt;</w:t>
      </w:r>
    </w:p>
    <w:p w14:paraId="6616C0E8" w14:textId="77777777" w:rsidR="006E6B90" w:rsidRPr="00A047BE" w:rsidRDefault="006E6B90" w:rsidP="00297F86">
      <w:pPr>
        <w:wordWrap/>
        <w:spacing w:line="276" w:lineRule="auto"/>
        <w:jc w:val="left"/>
        <w:rPr>
          <w:rFonts w:ascii="Arial" w:eastAsia="굴림" w:hAnsi="Arial" w:cs="Arial"/>
          <w:b/>
          <w:bCs/>
          <w:sz w:val="22"/>
        </w:rPr>
      </w:pPr>
      <w:r w:rsidRPr="00A047BE">
        <w:rPr>
          <w:rFonts w:ascii="Arial" w:eastAsia="굴림" w:hAnsi="Arial" w:cs="Arial"/>
          <w:b/>
          <w:bCs/>
          <w:sz w:val="22"/>
        </w:rPr>
        <w:t>Logic</w:t>
      </w:r>
    </w:p>
    <w:p w14:paraId="11F360AC" w14:textId="77777777" w:rsidR="006E6B90" w:rsidRPr="00A047BE" w:rsidRDefault="006E6B90" w:rsidP="002D0E30">
      <w:pPr>
        <w:pStyle w:val="a6"/>
        <w:numPr>
          <w:ilvl w:val="0"/>
          <w:numId w:val="238"/>
        </w:numPr>
        <w:spacing w:line="276" w:lineRule="auto"/>
        <w:ind w:leftChars="0"/>
        <w:rPr>
          <w:rFonts w:ascii="Arial" w:hAnsi="Arial" w:cs="Arial"/>
          <w:sz w:val="22"/>
        </w:rPr>
      </w:pPr>
      <w:r w:rsidRPr="00A047BE">
        <w:rPr>
          <w:rFonts w:ascii="Arial" w:eastAsia="굴림" w:hAnsi="Arial" w:cs="Arial"/>
          <w:b/>
          <w:bCs/>
          <w:kern w:val="0"/>
          <w:sz w:val="22"/>
        </w:rPr>
        <w:t>If</w:t>
      </w:r>
      <w:r w:rsidR="00400A61" w:rsidRPr="00A047BE">
        <w:rPr>
          <w:rFonts w:ascii="Arial" w:eastAsia="굴림" w:hAnsi="Arial" w:cs="Arial"/>
          <w:b/>
          <w:bCs/>
          <w:kern w:val="0"/>
          <w:sz w:val="22"/>
        </w:rPr>
        <w:t xml:space="preserve"> </w:t>
      </w:r>
      <w:r w:rsidR="00814E44" w:rsidRPr="00A047BE">
        <w:rPr>
          <w:rFonts w:ascii="Arial" w:eastAsia="굴림" w:hAnsi="Arial" w:cs="Arial"/>
          <w:b/>
          <w:bCs/>
          <w:kern w:val="0"/>
          <w:sz w:val="22"/>
        </w:rPr>
        <w:t xml:space="preserve">R </w:t>
      </w:r>
      <w:r w:rsidR="00A07D39" w:rsidRPr="00A047BE">
        <w:rPr>
          <w:rFonts w:ascii="Arial" w:eastAsia="굴림" w:hAnsi="Arial" w:cs="Arial"/>
          <w:b/>
          <w:bCs/>
          <w:kern w:val="0"/>
          <w:sz w:val="22"/>
        </w:rPr>
        <w:t>said</w:t>
      </w:r>
      <w:r w:rsidR="0099023E" w:rsidRPr="00A047BE">
        <w:rPr>
          <w:rFonts w:ascii="Arial" w:eastAsia="굴림" w:hAnsi="Arial" w:cs="Arial"/>
          <w:b/>
          <w:bCs/>
          <w:kern w:val="0"/>
          <w:sz w:val="22"/>
        </w:rPr>
        <w:t xml:space="preserve"> that </w:t>
      </w:r>
      <w:r w:rsidR="00814E44" w:rsidRPr="00A047BE">
        <w:rPr>
          <w:rFonts w:ascii="Arial" w:eastAsia="굴림" w:hAnsi="Arial" w:cs="Arial"/>
          <w:b/>
          <w:bCs/>
          <w:kern w:val="0"/>
          <w:sz w:val="22"/>
        </w:rPr>
        <w:t xml:space="preserve">he/she </w:t>
      </w:r>
      <w:r w:rsidR="002926E9" w:rsidRPr="00A047BE">
        <w:rPr>
          <w:rFonts w:ascii="Arial" w:eastAsia="굴림" w:hAnsi="Arial" w:cs="Arial"/>
          <w:b/>
          <w:bCs/>
          <w:kern w:val="0"/>
          <w:sz w:val="22"/>
        </w:rPr>
        <w:t xml:space="preserve">didn’t </w:t>
      </w:r>
      <w:r w:rsidRPr="00A047BE">
        <w:rPr>
          <w:rFonts w:ascii="Arial" w:eastAsia="굴림" w:hAnsi="Arial" w:cs="Arial"/>
          <w:b/>
          <w:bCs/>
          <w:kern w:val="0"/>
          <w:sz w:val="22"/>
        </w:rPr>
        <w:t xml:space="preserve">receive </w:t>
      </w:r>
      <w:r w:rsidR="00072EF5" w:rsidRPr="00A047BE">
        <w:rPr>
          <w:rFonts w:ascii="Arial" w:eastAsia="굴림" w:hAnsi="Arial" w:cs="Arial"/>
          <w:b/>
          <w:bCs/>
          <w:kern w:val="0"/>
          <w:sz w:val="22"/>
        </w:rPr>
        <w:t>a diagnosis of</w:t>
      </w:r>
      <w:r w:rsidRPr="00A047BE">
        <w:rPr>
          <w:rFonts w:ascii="Arial" w:eastAsia="굴림" w:hAnsi="Arial" w:cs="Arial"/>
          <w:b/>
          <w:bCs/>
          <w:kern w:val="0"/>
          <w:sz w:val="22"/>
        </w:rPr>
        <w:t xml:space="preserve"> emotional, nervous, or psychiatric problems or</w:t>
      </w:r>
      <w:r w:rsidR="00400A61" w:rsidRPr="00A047BE">
        <w:rPr>
          <w:rFonts w:ascii="Arial" w:eastAsia="굴림" w:hAnsi="Arial" w:cs="Arial"/>
          <w:b/>
          <w:bCs/>
          <w:kern w:val="0"/>
          <w:sz w:val="22"/>
        </w:rPr>
        <w:t xml:space="preserve"> </w:t>
      </w:r>
      <w:r w:rsidR="00A07D39" w:rsidRPr="00A047BE">
        <w:rPr>
          <w:rFonts w:ascii="Arial" w:eastAsia="굴림" w:hAnsi="Arial" w:cs="Arial"/>
          <w:b/>
          <w:bCs/>
          <w:kern w:val="0"/>
          <w:sz w:val="22"/>
        </w:rPr>
        <w:t>'D</w:t>
      </w:r>
      <w:r w:rsidRPr="00A047BE">
        <w:rPr>
          <w:rFonts w:ascii="Arial" w:eastAsia="굴림" w:hAnsi="Arial" w:cs="Arial"/>
          <w:b/>
          <w:bCs/>
          <w:kern w:val="0"/>
          <w:sz w:val="22"/>
        </w:rPr>
        <w:t>on’t know</w:t>
      </w:r>
      <w:r w:rsidR="00400A61" w:rsidRPr="00A047BE">
        <w:rPr>
          <w:rFonts w:ascii="Arial" w:eastAsia="굴림" w:hAnsi="Arial" w:cs="Arial"/>
          <w:b/>
          <w:bCs/>
          <w:kern w:val="0"/>
          <w:sz w:val="22"/>
        </w:rPr>
        <w:t xml:space="preserve">/ </w:t>
      </w:r>
      <w:r w:rsidR="00A07D39" w:rsidRPr="00A047BE">
        <w:rPr>
          <w:rFonts w:ascii="Arial" w:eastAsia="굴림" w:hAnsi="Arial" w:cs="Arial"/>
          <w:b/>
          <w:bCs/>
          <w:kern w:val="0"/>
          <w:sz w:val="22"/>
        </w:rPr>
        <w:t>R</w:t>
      </w:r>
      <w:r w:rsidRPr="00A047BE">
        <w:rPr>
          <w:rFonts w:ascii="Arial" w:eastAsia="굴림" w:hAnsi="Arial" w:cs="Arial"/>
          <w:b/>
          <w:bCs/>
          <w:kern w:val="0"/>
          <w:sz w:val="22"/>
        </w:rPr>
        <w:t>efuse to answer' in the previous interview,</w:t>
      </w:r>
      <w:r w:rsidR="00400A61" w:rsidRPr="00A047BE">
        <w:rPr>
          <w:rFonts w:ascii="Arial" w:eastAsia="굴림" w:hAnsi="Arial" w:cs="Arial"/>
          <w:b/>
          <w:bCs/>
          <w:kern w:val="0"/>
          <w:sz w:val="22"/>
        </w:rPr>
        <w:t xml:space="preserve"> </w:t>
      </w:r>
      <w:r w:rsidRPr="00A047BE">
        <w:rPr>
          <w:rFonts w:ascii="Arial" w:eastAsia="굴림" w:hAnsi="Arial" w:cs="Arial"/>
          <w:b/>
          <w:bCs/>
          <w:kern w:val="0"/>
          <w:sz w:val="22"/>
        </w:rPr>
        <w:t xml:space="preserve">then </w:t>
      </w:r>
      <w:r w:rsidR="00400A61" w:rsidRPr="00A047BE">
        <w:rPr>
          <w:rFonts w:ascii="Arial" w:eastAsia="굴림" w:hAnsi="Arial" w:cs="Arial"/>
          <w:b/>
          <w:bCs/>
          <w:kern w:val="0"/>
          <w:sz w:val="22"/>
        </w:rPr>
        <w:t>ask</w:t>
      </w:r>
      <w:r w:rsidRPr="00A047BE">
        <w:rPr>
          <w:rFonts w:ascii="Arial" w:eastAsia="굴림" w:hAnsi="Arial" w:cs="Arial"/>
          <w:b/>
          <w:bCs/>
          <w:kern w:val="0"/>
          <w:sz w:val="22"/>
        </w:rPr>
        <w:t xml:space="preserve"> C043. If </w:t>
      </w:r>
      <w:r w:rsidR="00814E44" w:rsidRPr="00A047BE">
        <w:rPr>
          <w:rFonts w:ascii="Arial" w:eastAsia="굴림" w:hAnsi="Arial" w:cs="Arial"/>
          <w:b/>
          <w:bCs/>
          <w:kern w:val="0"/>
          <w:sz w:val="22"/>
        </w:rPr>
        <w:t xml:space="preserve">R </w:t>
      </w:r>
      <w:r w:rsidR="00A07D39" w:rsidRPr="00A047BE">
        <w:rPr>
          <w:rFonts w:ascii="Arial" w:eastAsia="굴림" w:hAnsi="Arial" w:cs="Arial"/>
          <w:b/>
          <w:bCs/>
          <w:kern w:val="0"/>
          <w:sz w:val="22"/>
        </w:rPr>
        <w:t>received such a diagnosis</w:t>
      </w:r>
      <w:r w:rsidRPr="00A047BE">
        <w:rPr>
          <w:rFonts w:ascii="Arial" w:eastAsia="굴림" w:hAnsi="Arial" w:cs="Arial"/>
          <w:b/>
          <w:bCs/>
          <w:kern w:val="0"/>
          <w:sz w:val="22"/>
        </w:rPr>
        <w:t xml:space="preserve">, then </w:t>
      </w:r>
      <w:r w:rsidR="00400A61" w:rsidRPr="00A047BE">
        <w:rPr>
          <w:rFonts w:ascii="Arial" w:eastAsia="굴림" w:hAnsi="Arial" w:cs="Arial"/>
          <w:b/>
          <w:bCs/>
          <w:kern w:val="0"/>
          <w:sz w:val="22"/>
        </w:rPr>
        <w:t>ask</w:t>
      </w:r>
      <w:r w:rsidRPr="00A047BE">
        <w:rPr>
          <w:rFonts w:ascii="Arial" w:eastAsia="굴림" w:hAnsi="Arial" w:cs="Arial"/>
          <w:b/>
          <w:bCs/>
          <w:kern w:val="0"/>
          <w:sz w:val="22"/>
        </w:rPr>
        <w:t xml:space="preserve"> C045</w:t>
      </w:r>
      <w:r w:rsidR="00037F8B" w:rsidRPr="00A047BE">
        <w:rPr>
          <w:rFonts w:ascii="Arial" w:eastAsia="굴림" w:hAnsi="Arial" w:cs="Arial"/>
          <w:b/>
          <w:bCs/>
          <w:kern w:val="0"/>
          <w:sz w:val="22"/>
        </w:rPr>
        <w:t>.</w:t>
      </w:r>
    </w:p>
    <w:p w14:paraId="40D05889" w14:textId="77777777" w:rsidR="006E6B90" w:rsidRPr="00A047BE" w:rsidRDefault="006E6B90" w:rsidP="006E6B90">
      <w:pPr>
        <w:wordWrap/>
        <w:spacing w:line="360" w:lineRule="auto"/>
        <w:jc w:val="left"/>
        <w:rPr>
          <w:rFonts w:ascii="Arial" w:eastAsia="굴림" w:hAnsi="Arial" w:cs="Arial"/>
          <w:b/>
          <w:bCs/>
          <w:sz w:val="22"/>
        </w:rPr>
      </w:pPr>
    </w:p>
    <w:p w14:paraId="13E16680"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C043. </w:t>
      </w:r>
      <w:r w:rsidR="0064511C" w:rsidRPr="00A047BE">
        <w:rPr>
          <w:rFonts w:ascii="Arial" w:eastAsia="굴림" w:hAnsi="Arial" w:cs="Arial"/>
          <w:kern w:val="0"/>
          <w:sz w:val="22"/>
        </w:rPr>
        <w:t>Has a doctor ever told you that you have</w:t>
      </w:r>
      <w:r w:rsidR="007541F8" w:rsidRPr="00A047BE">
        <w:rPr>
          <w:rFonts w:ascii="Arial" w:eastAsia="굴림" w:hAnsi="Arial" w:cs="Arial"/>
          <w:sz w:val="22"/>
        </w:rPr>
        <w:t xml:space="preserve"> any</w:t>
      </w:r>
      <w:r w:rsidR="00A07D39" w:rsidRPr="00A047BE">
        <w:rPr>
          <w:rFonts w:ascii="Arial" w:eastAsia="굴림" w:hAnsi="Arial" w:cs="Arial"/>
          <w:sz w:val="22"/>
        </w:rPr>
        <w:t xml:space="preserve"> emotional (depression, </w:t>
      </w:r>
      <w:r w:rsidR="009F3B89" w:rsidRPr="00A047BE">
        <w:rPr>
          <w:rFonts w:ascii="Arial" w:eastAsia="굴림" w:hAnsi="Arial" w:cs="Arial"/>
          <w:sz w:val="22"/>
        </w:rPr>
        <w:t>anxious</w:t>
      </w:r>
      <w:r w:rsidR="00A07D39" w:rsidRPr="00A047BE">
        <w:rPr>
          <w:rFonts w:ascii="Arial" w:eastAsia="굴림" w:hAnsi="Arial" w:cs="Arial"/>
          <w:sz w:val="22"/>
        </w:rPr>
        <w:t xml:space="preserve"> disorder, etc.),</w:t>
      </w:r>
      <w:r w:rsidRPr="00A047BE">
        <w:rPr>
          <w:rFonts w:ascii="Arial" w:eastAsia="굴림" w:hAnsi="Arial" w:cs="Arial"/>
          <w:sz w:val="22"/>
        </w:rPr>
        <w:t xml:space="preserve"> nervous</w:t>
      </w:r>
      <w:r w:rsidR="002363BE" w:rsidRPr="00A047BE">
        <w:rPr>
          <w:rFonts w:ascii="Arial" w:eastAsia="굴림" w:hAnsi="Arial" w:cs="Arial"/>
          <w:sz w:val="22"/>
        </w:rPr>
        <w:t xml:space="preserve"> </w:t>
      </w:r>
      <w:r w:rsidR="00A07D39" w:rsidRPr="00A047BE">
        <w:rPr>
          <w:rFonts w:ascii="Arial" w:eastAsia="굴림" w:hAnsi="Arial" w:cs="Arial"/>
          <w:sz w:val="22"/>
        </w:rPr>
        <w:t xml:space="preserve">(insomnia, </w:t>
      </w:r>
      <w:r w:rsidR="0052190D" w:rsidRPr="00A047BE">
        <w:rPr>
          <w:rFonts w:ascii="Arial" w:eastAsia="굴림" w:hAnsi="Arial" w:cs="Arial"/>
          <w:sz w:val="22"/>
        </w:rPr>
        <w:t>exc</w:t>
      </w:r>
      <w:r w:rsidR="009F3B89" w:rsidRPr="00A047BE">
        <w:rPr>
          <w:rFonts w:ascii="Arial" w:eastAsia="굴림" w:hAnsi="Arial" w:cs="Arial"/>
          <w:sz w:val="22"/>
        </w:rPr>
        <w:t>ess stress</w:t>
      </w:r>
      <w:r w:rsidR="00A07D39" w:rsidRPr="00A047BE">
        <w:rPr>
          <w:rFonts w:ascii="Arial" w:eastAsia="굴림" w:hAnsi="Arial" w:cs="Arial"/>
          <w:sz w:val="22"/>
        </w:rPr>
        <w:t>, etc.)</w:t>
      </w:r>
      <w:r w:rsidRPr="00A047BE">
        <w:rPr>
          <w:rFonts w:ascii="Arial" w:eastAsia="굴림" w:hAnsi="Arial" w:cs="Arial"/>
          <w:sz w:val="22"/>
        </w:rPr>
        <w:t>, or psychiatric</w:t>
      </w:r>
      <w:r w:rsidR="00A07D39" w:rsidRPr="00A047BE">
        <w:rPr>
          <w:rFonts w:ascii="Arial" w:eastAsia="굴림" w:hAnsi="Arial" w:cs="Arial"/>
          <w:sz w:val="22"/>
        </w:rPr>
        <w:t xml:space="preserve"> </w:t>
      </w:r>
      <w:r w:rsidR="009F3B89" w:rsidRPr="00A047BE">
        <w:rPr>
          <w:rFonts w:ascii="Arial" w:eastAsia="굴림" w:hAnsi="Arial" w:cs="Arial"/>
          <w:sz w:val="22"/>
        </w:rPr>
        <w:t xml:space="preserve">problems </w:t>
      </w:r>
      <w:r w:rsidR="00A07D39" w:rsidRPr="00A047BE">
        <w:rPr>
          <w:rFonts w:ascii="Arial" w:eastAsia="굴림" w:hAnsi="Arial" w:cs="Arial"/>
          <w:sz w:val="22"/>
        </w:rPr>
        <w:t xml:space="preserve">(mental disorder, </w:t>
      </w:r>
      <w:r w:rsidR="009F3B89" w:rsidRPr="00A047BE">
        <w:rPr>
          <w:rFonts w:ascii="Arial" w:eastAsia="굴림" w:hAnsi="Arial" w:cs="Arial"/>
          <w:sz w:val="22"/>
        </w:rPr>
        <w:t xml:space="preserve">interpersonal problem, </w:t>
      </w:r>
      <w:r w:rsidR="00A07D39" w:rsidRPr="00A047BE">
        <w:rPr>
          <w:rFonts w:ascii="Arial" w:eastAsia="굴림" w:hAnsi="Arial" w:cs="Arial"/>
          <w:sz w:val="22"/>
        </w:rPr>
        <w:t>etc.)</w:t>
      </w:r>
      <w:r w:rsidR="007541F8" w:rsidRPr="00A047BE">
        <w:rPr>
          <w:rFonts w:ascii="Arial" w:eastAsia="굴림" w:hAnsi="Arial" w:cs="Arial"/>
          <w:sz w:val="22"/>
        </w:rPr>
        <w:t xml:space="preserve"> since the previous interview</w:t>
      </w:r>
      <w:r w:rsidRPr="00A047BE">
        <w:rPr>
          <w:rFonts w:ascii="Arial" w:eastAsia="굴림" w:hAnsi="Arial" w:cs="Arial"/>
          <w:sz w:val="22"/>
        </w:rPr>
        <w:t>?</w:t>
      </w:r>
    </w:p>
    <w:p w14:paraId="4925F119" w14:textId="77777777" w:rsidR="006E6B90" w:rsidRPr="00A047BE" w:rsidRDefault="009F3B89" w:rsidP="002D0E30">
      <w:pPr>
        <w:pStyle w:val="a6"/>
        <w:numPr>
          <w:ilvl w:val="0"/>
          <w:numId w:val="302"/>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C048</w:t>
      </w:r>
    </w:p>
    <w:p w14:paraId="4F9F398D" w14:textId="77777777" w:rsidR="009F3B89" w:rsidRPr="00A047BE" w:rsidRDefault="009F3B89" w:rsidP="009F3B89">
      <w:pPr>
        <w:pStyle w:val="a6"/>
        <w:tabs>
          <w:tab w:val="left" w:pos="5245"/>
        </w:tabs>
        <w:wordWrap/>
        <w:spacing w:line="360" w:lineRule="auto"/>
        <w:ind w:leftChars="0" w:left="760"/>
        <w:rPr>
          <w:rFonts w:ascii="Arial" w:eastAsia="굴림" w:hAnsi="Arial" w:cs="Arial"/>
          <w:sz w:val="22"/>
        </w:rPr>
      </w:pPr>
    </w:p>
    <w:p w14:paraId="2A6FBE86" w14:textId="77777777" w:rsidR="006E6B90" w:rsidRPr="00A047BE" w:rsidRDefault="00072EF5" w:rsidP="006E6B90">
      <w:pPr>
        <w:wordWrap/>
        <w:spacing w:line="360" w:lineRule="auto"/>
        <w:jc w:val="left"/>
        <w:rPr>
          <w:rFonts w:ascii="Arial" w:eastAsia="굴림" w:hAnsi="Arial" w:cs="Arial"/>
          <w:sz w:val="22"/>
        </w:rPr>
      </w:pPr>
      <w:r w:rsidRPr="00A047BE">
        <w:rPr>
          <w:rFonts w:ascii="Arial" w:eastAsia="굴림" w:hAnsi="Arial" w:cs="Arial"/>
          <w:sz w:val="22"/>
        </w:rPr>
        <w:t xml:space="preserve">C044. </w:t>
      </w:r>
      <w:r w:rsidR="005B4678" w:rsidRPr="00A047BE">
        <w:rPr>
          <w:rFonts w:ascii="Arial" w:eastAsia="굴림" w:hAnsi="Arial" w:cs="Arial"/>
          <w:kern w:val="0"/>
          <w:sz w:val="22"/>
          <w:szCs w:val="20"/>
        </w:rPr>
        <w:t xml:space="preserve">When was your </w:t>
      </w:r>
      <w:r w:rsidR="00CA07FD" w:rsidRPr="00A047BE">
        <w:rPr>
          <w:rFonts w:ascii="Arial" w:eastAsia="굴림" w:hAnsi="Arial" w:cs="Arial"/>
          <w:kern w:val="0"/>
          <w:sz w:val="22"/>
          <w:szCs w:val="20"/>
        </w:rPr>
        <w:t xml:space="preserve">emotional, nervous or psychiatric problems </w:t>
      </w:r>
      <w:r w:rsidR="005B4678" w:rsidRPr="00A047BE">
        <w:rPr>
          <w:rFonts w:ascii="Arial" w:eastAsia="굴림" w:hAnsi="Arial" w:cs="Arial"/>
          <w:kern w:val="0"/>
          <w:sz w:val="22"/>
          <w:szCs w:val="20"/>
        </w:rPr>
        <w:t xml:space="preserve">diagnosed for the first time? </w:t>
      </w:r>
      <w:r w:rsidR="00C10571" w:rsidRPr="00A047BE">
        <w:rPr>
          <w:rFonts w:ascii="Arial" w:eastAsia="굴림" w:hAnsi="Arial" w:cs="Arial"/>
          <w:sz w:val="22"/>
        </w:rPr>
        <w:t>(unit: year and month combined into 6 digits)</w:t>
      </w:r>
    </w:p>
    <w:p w14:paraId="1BECEE87" w14:textId="15A6D018" w:rsidR="009F3B89" w:rsidRPr="00A047BE" w:rsidRDefault="009F3B89" w:rsidP="009F3B89">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83" w:author="Keis" w:date="2024-09-06T10:23:00Z">
        <w:r w:rsidR="000B5099" w:rsidRPr="001331E9" w:rsidDel="00817F07">
          <w:rPr>
            <w:rFonts w:ascii="Arial" w:eastAsia="굴림" w:hAnsi="Arial" w:cs="Arial" w:hint="eastAsia"/>
            <w:color w:val="FF0000"/>
            <w:kern w:val="0"/>
            <w:sz w:val="22"/>
          </w:rPr>
          <w:delText>2020</w:delText>
        </w:r>
      </w:del>
      <w:ins w:id="984" w:author="Keis" w:date="2024-09-06T10:23:00Z">
        <w:r w:rsidR="00817F07" w:rsidRPr="00817F07">
          <w:rPr>
            <w:rFonts w:ascii="Arial" w:eastAsia="굴림" w:hAnsi="Arial" w:cs="Arial" w:hint="eastAsia"/>
            <w:color w:val="00B050"/>
            <w:kern w:val="0"/>
            <w:sz w:val="22"/>
          </w:rPr>
          <w:t>2022</w:t>
        </w:r>
      </w:ins>
      <w:r w:rsidR="000B5099" w:rsidRPr="00DC741E">
        <w:rPr>
          <w:rFonts w:ascii="Arial" w:eastAsia="굴림" w:hAnsi="Arial" w:cs="Arial"/>
          <w:kern w:val="0"/>
          <w:sz w:val="22"/>
          <w:rPrChange w:id="985" w:author="Keis" w:date="2024-09-06T17:29: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86" w:author="Keis" w:date="2024-09-06T10:23:00Z">
        <w:r w:rsidR="000B5099" w:rsidRPr="001331E9" w:rsidDel="00817F07">
          <w:rPr>
            <w:rFonts w:ascii="Arial" w:eastAsia="굴림" w:hAnsi="Arial" w:cs="Arial" w:hint="eastAsia"/>
            <w:color w:val="FF0000"/>
            <w:kern w:val="0"/>
            <w:sz w:val="22"/>
          </w:rPr>
          <w:delText>2020</w:delText>
        </w:r>
      </w:del>
      <w:ins w:id="987"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88" w:author="Keis" w:date="2024-09-06T10:23:00Z">
        <w:r w:rsidR="000B5099" w:rsidRPr="001331E9" w:rsidDel="00817F07">
          <w:rPr>
            <w:rFonts w:ascii="Arial" w:eastAsia="굴림" w:hAnsi="Arial" w:cs="Arial" w:hint="eastAsia"/>
            <w:color w:val="FF0000"/>
            <w:kern w:val="0"/>
            <w:sz w:val="22"/>
          </w:rPr>
          <w:delText>2020</w:delText>
        </w:r>
      </w:del>
      <w:ins w:id="989" w:author="Keis" w:date="2024-09-06T10:23:00Z">
        <w:r w:rsidR="00817F07" w:rsidRPr="00817F07">
          <w:rPr>
            <w:rFonts w:ascii="Arial" w:eastAsia="굴림" w:hAnsi="Arial" w:cs="Arial" w:hint="eastAsia"/>
            <w:color w:val="00B050"/>
            <w:kern w:val="0"/>
            <w:sz w:val="22"/>
          </w:rPr>
          <w:t>2022</w:t>
        </w:r>
      </w:ins>
      <w:r w:rsidR="000B5099" w:rsidRPr="00DC741E">
        <w:rPr>
          <w:rFonts w:ascii="Arial" w:eastAsia="굴림" w:hAnsi="Arial" w:cs="Arial"/>
          <w:kern w:val="0"/>
          <w:sz w:val="22"/>
          <w:rPrChange w:id="990" w:author="Keis" w:date="2024-09-06T17:29: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6B876E55" w14:textId="77777777" w:rsidR="009F3B89" w:rsidRPr="00A047BE" w:rsidRDefault="009F3B89" w:rsidP="009F3B89">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45A0A30C" w14:textId="3B89DC0C" w:rsidR="009F3B89" w:rsidRPr="00A047BE" w:rsidRDefault="009F3B89" w:rsidP="009F3B89">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991" w:author="Keis" w:date="2024-09-06T10:23:00Z">
        <w:r w:rsidR="000B5099" w:rsidRPr="001331E9" w:rsidDel="00817F07">
          <w:rPr>
            <w:rFonts w:ascii="Arial" w:eastAsia="굴림" w:hAnsi="Arial" w:cs="Arial" w:hint="eastAsia"/>
            <w:color w:val="FF0000"/>
            <w:sz w:val="22"/>
          </w:rPr>
          <w:delText>2020</w:delText>
        </w:r>
      </w:del>
      <w:ins w:id="992" w:author="Keis" w:date="2024-09-06T10:23:00Z">
        <w:r w:rsidR="00817F07" w:rsidRPr="00817F07">
          <w:rPr>
            <w:rFonts w:ascii="Arial" w:eastAsia="굴림" w:hAnsi="Arial" w:cs="Arial" w:hint="eastAsia"/>
            <w:color w:val="00B050"/>
            <w:sz w:val="22"/>
          </w:rPr>
          <w:t>2022</w:t>
        </w:r>
      </w:ins>
      <w:r w:rsidR="000B5099" w:rsidRPr="00DC741E">
        <w:rPr>
          <w:rFonts w:ascii="Arial" w:eastAsia="굴림" w:hAnsi="Arial" w:cs="Arial"/>
          <w:sz w:val="22"/>
          <w:rPrChange w:id="993" w:author="Keis" w:date="2024-09-06T17:29:00Z">
            <w:rPr>
              <w:rFonts w:ascii="Arial" w:eastAsia="굴림" w:hAnsi="Arial" w:cs="Arial"/>
              <w:color w:val="FF0000"/>
              <w:sz w:val="22"/>
            </w:rPr>
          </w:rPrChange>
        </w:rPr>
        <w:t>11</w:t>
      </w:r>
      <w:r w:rsidRPr="00A047BE">
        <w:rPr>
          <w:rFonts w:ascii="Arial" w:eastAsia="굴림" w:hAnsi="Arial" w:cs="Arial"/>
          <w:sz w:val="22"/>
        </w:rPr>
        <w:t>]</w:t>
      </w:r>
      <w:r w:rsidR="009D7D1B" w:rsidRPr="00A047BE">
        <w:rPr>
          <w:rFonts w:ascii="Arial" w:eastAsia="굴림" w:hAnsi="Arial" w:cs="Arial"/>
          <w:kern w:val="0"/>
          <w:sz w:val="22"/>
        </w:rPr>
        <w:t xml:space="preserve"> →Go to C046</w:t>
      </w:r>
    </w:p>
    <w:p w14:paraId="3E9BDA0D" w14:textId="77777777" w:rsidR="006E6B90" w:rsidRPr="00A047BE" w:rsidRDefault="006E6B90" w:rsidP="006E6B90">
      <w:pPr>
        <w:wordWrap/>
        <w:spacing w:line="360" w:lineRule="auto"/>
        <w:jc w:val="left"/>
        <w:rPr>
          <w:rFonts w:ascii="Arial" w:eastAsia="굴림" w:hAnsi="Arial" w:cs="Arial"/>
          <w:sz w:val="22"/>
        </w:rPr>
      </w:pPr>
    </w:p>
    <w:p w14:paraId="7C0904A1"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C045. </w:t>
      </w:r>
      <w:r w:rsidR="00072EF5" w:rsidRPr="00A047BE">
        <w:rPr>
          <w:rFonts w:ascii="Arial" w:eastAsia="굴림" w:hAnsi="Arial" w:cs="Arial"/>
          <w:sz w:val="22"/>
        </w:rPr>
        <w:t xml:space="preserve">How have your symptoms of </w:t>
      </w:r>
      <w:r w:rsidRPr="00A047BE">
        <w:rPr>
          <w:rFonts w:ascii="Arial" w:eastAsia="굴림" w:hAnsi="Arial" w:cs="Arial"/>
          <w:sz w:val="22"/>
        </w:rPr>
        <w:t>emotional, nervous, or psychiatric problems</w:t>
      </w:r>
      <w:r w:rsidR="00072EF5" w:rsidRPr="00A047BE">
        <w:rPr>
          <w:rFonts w:ascii="Arial" w:eastAsia="굴림" w:hAnsi="Arial" w:cs="Arial"/>
          <w:sz w:val="22"/>
        </w:rPr>
        <w:t xml:space="preserve"> changed</w:t>
      </w:r>
      <w:r w:rsidRPr="00A047BE">
        <w:rPr>
          <w:rFonts w:ascii="Arial" w:eastAsia="굴림" w:hAnsi="Arial" w:cs="Arial"/>
          <w:sz w:val="22"/>
        </w:rPr>
        <w:t xml:space="preserve"> since the previous </w:t>
      </w:r>
      <w:proofErr w:type="gramStart"/>
      <w:r w:rsidRPr="00A047BE">
        <w:rPr>
          <w:rFonts w:ascii="Arial" w:eastAsia="굴림" w:hAnsi="Arial" w:cs="Arial"/>
          <w:sz w:val="22"/>
        </w:rPr>
        <w:t>interview</w:t>
      </w:r>
      <w:r w:rsidR="00433870" w:rsidRPr="00A047BE">
        <w:rPr>
          <w:rFonts w:ascii="Arial" w:eastAsia="굴림" w:hAnsi="Arial" w:cs="Arial"/>
          <w:kern w:val="0"/>
          <w:sz w:val="22"/>
        </w:rPr>
        <w:t>(</w:t>
      </w:r>
      <w:proofErr w:type="gramEnd"/>
      <w:r w:rsidR="00433870" w:rsidRPr="00A047BE">
        <w:rPr>
          <w:rFonts w:ascii="Arial" w:eastAsia="굴림" w:hAnsi="Arial" w:cs="Arial"/>
          <w:kern w:val="0"/>
          <w:sz w:val="22"/>
        </w:rPr>
        <w:t>___ month ___ day ___ year)</w:t>
      </w:r>
      <w:r w:rsidRPr="00A047BE">
        <w:rPr>
          <w:rFonts w:ascii="Arial" w:eastAsia="굴림" w:hAnsi="Arial" w:cs="Arial"/>
          <w:sz w:val="22"/>
        </w:rPr>
        <w:t>?</w:t>
      </w:r>
    </w:p>
    <w:p w14:paraId="01038183" w14:textId="77777777" w:rsidR="009F3B89" w:rsidRPr="00A047BE" w:rsidRDefault="009F3B89" w:rsidP="002D0E30">
      <w:pPr>
        <w:pStyle w:val="a6"/>
        <w:numPr>
          <w:ilvl w:val="0"/>
          <w:numId w:val="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7E8C3D27" w14:textId="77777777" w:rsidR="009F3B89" w:rsidRPr="00A047BE" w:rsidRDefault="009F3B89" w:rsidP="002D0E30">
      <w:pPr>
        <w:pStyle w:val="a6"/>
        <w:numPr>
          <w:ilvl w:val="0"/>
          <w:numId w:val="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6512F4B5" w14:textId="77777777" w:rsidR="009F3B89" w:rsidRPr="00A047BE" w:rsidRDefault="009F3B89" w:rsidP="002D0E30">
      <w:pPr>
        <w:pStyle w:val="a6"/>
        <w:numPr>
          <w:ilvl w:val="0"/>
          <w:numId w:val="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2342AC95" w14:textId="77777777" w:rsidR="009F3B89" w:rsidRPr="00A047BE" w:rsidRDefault="009F3B89" w:rsidP="002D0E30">
      <w:pPr>
        <w:pStyle w:val="a6"/>
        <w:numPr>
          <w:ilvl w:val="0"/>
          <w:numId w:val="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4FE38806" w14:textId="77777777" w:rsidR="009F3B89" w:rsidRPr="00A047BE" w:rsidRDefault="009F3B89" w:rsidP="002D0E30">
      <w:pPr>
        <w:pStyle w:val="a6"/>
        <w:numPr>
          <w:ilvl w:val="0"/>
          <w:numId w:val="303"/>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66E63B59" w14:textId="77777777" w:rsidR="006E6B90" w:rsidRPr="00A047BE" w:rsidRDefault="006E6B90" w:rsidP="006E6B90">
      <w:pPr>
        <w:wordWrap/>
        <w:spacing w:line="360" w:lineRule="auto"/>
        <w:jc w:val="left"/>
        <w:rPr>
          <w:rFonts w:ascii="Arial" w:eastAsia="굴림" w:hAnsi="Arial" w:cs="Arial"/>
          <w:sz w:val="22"/>
        </w:rPr>
      </w:pPr>
    </w:p>
    <w:p w14:paraId="297FB820"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C046. </w:t>
      </w:r>
      <w:r w:rsidR="007541F8" w:rsidRPr="00A047BE">
        <w:rPr>
          <w:rFonts w:ascii="Arial" w:eastAsia="굴림" w:hAnsi="Arial" w:cs="Arial"/>
          <w:sz w:val="22"/>
        </w:rPr>
        <w:t>Are you currently</w:t>
      </w:r>
      <w:r w:rsidR="00217038" w:rsidRPr="00A047BE">
        <w:rPr>
          <w:rFonts w:ascii="Arial" w:eastAsia="굴림" w:hAnsi="Arial" w:cs="Arial"/>
          <w:sz w:val="22"/>
        </w:rPr>
        <w:t xml:space="preserve"> taking</w:t>
      </w:r>
      <w:r w:rsidR="00C63B79" w:rsidRPr="00A047BE">
        <w:rPr>
          <w:rFonts w:ascii="Arial" w:eastAsia="굴림" w:hAnsi="Arial" w:cs="Arial"/>
          <w:sz w:val="22"/>
        </w:rPr>
        <w:t xml:space="preserve"> any medication such as</w:t>
      </w:r>
      <w:r w:rsidRPr="00A047BE">
        <w:rPr>
          <w:rFonts w:ascii="Arial" w:eastAsia="굴림" w:hAnsi="Arial" w:cs="Arial"/>
          <w:sz w:val="22"/>
        </w:rPr>
        <w:t xml:space="preserve"> tranquilizers, antidepressants, se</w:t>
      </w:r>
      <w:r w:rsidR="00217038" w:rsidRPr="00A047BE">
        <w:rPr>
          <w:rFonts w:ascii="Arial" w:eastAsia="굴림" w:hAnsi="Arial" w:cs="Arial"/>
          <w:sz w:val="22"/>
        </w:rPr>
        <w:t>datives or sleeping pills or receiving</w:t>
      </w:r>
      <w:r w:rsidRPr="00A047BE">
        <w:rPr>
          <w:rFonts w:ascii="Arial" w:eastAsia="굴림" w:hAnsi="Arial" w:cs="Arial"/>
          <w:sz w:val="22"/>
        </w:rPr>
        <w:t xml:space="preserve"> psychiatric or psychological treatment?</w:t>
      </w:r>
    </w:p>
    <w:p w14:paraId="23C76198" w14:textId="77777777" w:rsidR="009F3B89" w:rsidRPr="00A047BE" w:rsidRDefault="009F3B89" w:rsidP="002D0E30">
      <w:pPr>
        <w:pStyle w:val="a6"/>
        <w:numPr>
          <w:ilvl w:val="0"/>
          <w:numId w:val="304"/>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32F7C003" w14:textId="77777777" w:rsidR="006E6B90" w:rsidRPr="00A047BE" w:rsidRDefault="006E6B90" w:rsidP="006E6B90">
      <w:pPr>
        <w:wordWrap/>
        <w:spacing w:line="360" w:lineRule="auto"/>
        <w:jc w:val="left"/>
        <w:rPr>
          <w:rFonts w:ascii="Arial" w:eastAsia="굴림" w:hAnsi="Arial" w:cs="Arial"/>
          <w:sz w:val="22"/>
        </w:rPr>
      </w:pPr>
    </w:p>
    <w:p w14:paraId="658E0AFB" w14:textId="77777777" w:rsidR="00B71DBB" w:rsidRPr="00A047BE" w:rsidRDefault="00B71DBB" w:rsidP="006E6B90">
      <w:pPr>
        <w:wordWrap/>
        <w:spacing w:line="360" w:lineRule="auto"/>
        <w:jc w:val="left"/>
        <w:rPr>
          <w:rFonts w:ascii="Arial" w:eastAsia="굴림" w:hAnsi="Arial" w:cs="Arial"/>
          <w:sz w:val="22"/>
        </w:rPr>
      </w:pPr>
    </w:p>
    <w:p w14:paraId="15481B80" w14:textId="77777777" w:rsidR="006E6B90" w:rsidRPr="00A047BE" w:rsidRDefault="007541F8" w:rsidP="006E6B90">
      <w:pPr>
        <w:wordWrap/>
        <w:spacing w:line="360" w:lineRule="auto"/>
        <w:jc w:val="left"/>
        <w:rPr>
          <w:rFonts w:ascii="Arial" w:eastAsia="굴림" w:hAnsi="Arial" w:cs="Arial"/>
          <w:sz w:val="22"/>
        </w:rPr>
      </w:pPr>
      <w:r w:rsidRPr="00A047BE">
        <w:rPr>
          <w:rFonts w:ascii="Arial" w:eastAsia="굴림" w:hAnsi="Arial" w:cs="Arial"/>
          <w:sz w:val="22"/>
        </w:rPr>
        <w:t>C047. Do</w:t>
      </w:r>
      <w:r w:rsidR="006E6B90" w:rsidRPr="00A047BE">
        <w:rPr>
          <w:rFonts w:ascii="Arial" w:eastAsia="굴림" w:hAnsi="Arial" w:cs="Arial"/>
          <w:sz w:val="22"/>
        </w:rPr>
        <w:t xml:space="preserve"> your </w:t>
      </w:r>
      <w:r w:rsidRPr="00A047BE">
        <w:rPr>
          <w:rFonts w:ascii="Arial" w:eastAsia="굴림" w:hAnsi="Arial" w:cs="Arial"/>
          <w:sz w:val="22"/>
        </w:rPr>
        <w:t xml:space="preserve">emotional, nervous or psychiatric problems </w:t>
      </w:r>
      <w:r w:rsidR="006E6B90" w:rsidRPr="00A047BE">
        <w:rPr>
          <w:rFonts w:ascii="Arial" w:eastAsia="굴림" w:hAnsi="Arial" w:cs="Arial"/>
          <w:sz w:val="22"/>
        </w:rPr>
        <w:t>limit your daily activities?</w:t>
      </w:r>
    </w:p>
    <w:p w14:paraId="0A53A896" w14:textId="77777777" w:rsidR="009F3B89" w:rsidRPr="00A047BE" w:rsidRDefault="009F3B89" w:rsidP="002D0E30">
      <w:pPr>
        <w:pStyle w:val="a6"/>
        <w:numPr>
          <w:ilvl w:val="0"/>
          <w:numId w:val="305"/>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467746FA" w14:textId="77777777" w:rsidR="006E6B90" w:rsidRPr="00A047BE" w:rsidRDefault="006E6B90" w:rsidP="006E6B90">
      <w:pPr>
        <w:wordWrap/>
        <w:spacing w:line="360" w:lineRule="auto"/>
        <w:jc w:val="left"/>
        <w:rPr>
          <w:rFonts w:ascii="Arial" w:eastAsia="굴림" w:hAnsi="Arial" w:cs="Arial"/>
          <w:b/>
          <w:bCs/>
          <w:sz w:val="22"/>
        </w:rPr>
      </w:pPr>
    </w:p>
    <w:p w14:paraId="68EABF68" w14:textId="77777777" w:rsidR="008871B3" w:rsidRPr="00A047BE" w:rsidRDefault="008871B3" w:rsidP="006E6B90">
      <w:pPr>
        <w:wordWrap/>
        <w:spacing w:line="360" w:lineRule="auto"/>
        <w:jc w:val="left"/>
        <w:rPr>
          <w:rFonts w:ascii="Arial" w:eastAsia="굴림" w:hAnsi="Arial" w:cs="Arial"/>
          <w:b/>
          <w:bCs/>
          <w:sz w:val="22"/>
        </w:rPr>
      </w:pPr>
      <w:r w:rsidRPr="00A047BE">
        <w:rPr>
          <w:rFonts w:ascii="Arial" w:eastAsia="굴림" w:hAnsi="Arial" w:cs="Arial"/>
          <w:b/>
          <w:bCs/>
          <w:sz w:val="22"/>
        </w:rPr>
        <w:t>&lt; Arthritis or rheumatism &gt;</w:t>
      </w:r>
    </w:p>
    <w:p w14:paraId="10BDE9C7" w14:textId="77777777" w:rsidR="006E6B90" w:rsidRPr="00A047BE" w:rsidRDefault="006E6B90" w:rsidP="00297F86">
      <w:pPr>
        <w:wordWrap/>
        <w:spacing w:line="276" w:lineRule="auto"/>
        <w:jc w:val="left"/>
        <w:rPr>
          <w:rFonts w:ascii="Arial" w:eastAsia="굴림" w:hAnsi="Arial" w:cs="Arial"/>
          <w:b/>
          <w:bCs/>
          <w:sz w:val="22"/>
        </w:rPr>
      </w:pPr>
      <w:r w:rsidRPr="00A047BE">
        <w:rPr>
          <w:rFonts w:ascii="Arial" w:eastAsia="굴림" w:hAnsi="Arial" w:cs="Arial"/>
          <w:b/>
          <w:bCs/>
          <w:sz w:val="22"/>
        </w:rPr>
        <w:t>Logic</w:t>
      </w:r>
    </w:p>
    <w:p w14:paraId="60BE2778" w14:textId="77777777" w:rsidR="006E6B90" w:rsidRPr="00A047BE" w:rsidRDefault="006E6B90" w:rsidP="002D0E30">
      <w:pPr>
        <w:pStyle w:val="a6"/>
        <w:numPr>
          <w:ilvl w:val="0"/>
          <w:numId w:val="238"/>
        </w:numPr>
        <w:spacing w:line="276" w:lineRule="auto"/>
        <w:ind w:leftChars="0"/>
        <w:rPr>
          <w:rFonts w:ascii="Arial" w:hAnsi="Arial" w:cs="Arial"/>
          <w:sz w:val="22"/>
        </w:rPr>
      </w:pPr>
      <w:r w:rsidRPr="00A047BE">
        <w:rPr>
          <w:rFonts w:ascii="Arial" w:eastAsia="굴림" w:hAnsi="Arial" w:cs="Arial"/>
          <w:b/>
          <w:bCs/>
          <w:kern w:val="0"/>
          <w:sz w:val="22"/>
        </w:rPr>
        <w:t>If</w:t>
      </w:r>
      <w:r w:rsidR="00814E44" w:rsidRPr="00A047BE">
        <w:rPr>
          <w:rFonts w:ascii="Arial" w:eastAsia="굴림" w:hAnsi="Arial" w:cs="Arial"/>
          <w:b/>
          <w:bCs/>
          <w:kern w:val="0"/>
          <w:sz w:val="22"/>
        </w:rPr>
        <w:t xml:space="preserve"> R</w:t>
      </w:r>
      <w:r w:rsidR="006E2BE5" w:rsidRPr="00A047BE">
        <w:rPr>
          <w:rFonts w:ascii="Arial" w:eastAsia="굴림" w:hAnsi="Arial" w:cs="Arial"/>
          <w:b/>
          <w:bCs/>
          <w:kern w:val="0"/>
          <w:sz w:val="22"/>
        </w:rPr>
        <w:t xml:space="preserve"> </w:t>
      </w:r>
      <w:r w:rsidR="007541F8" w:rsidRPr="00A047BE">
        <w:rPr>
          <w:rFonts w:ascii="Arial" w:eastAsia="굴림" w:hAnsi="Arial" w:cs="Arial"/>
          <w:b/>
          <w:bCs/>
          <w:kern w:val="0"/>
          <w:sz w:val="22"/>
        </w:rPr>
        <w:t xml:space="preserve">said </w:t>
      </w:r>
      <w:r w:rsidR="00814E44" w:rsidRPr="00A047BE">
        <w:rPr>
          <w:rFonts w:ascii="Arial" w:eastAsia="굴림" w:hAnsi="Arial" w:cs="Arial"/>
          <w:b/>
          <w:bCs/>
          <w:kern w:val="0"/>
          <w:sz w:val="22"/>
        </w:rPr>
        <w:t>that he/she</w:t>
      </w:r>
      <w:r w:rsidR="006E2BE5" w:rsidRPr="00A047BE">
        <w:rPr>
          <w:rFonts w:ascii="Arial" w:eastAsia="굴림" w:hAnsi="Arial" w:cs="Arial"/>
          <w:b/>
          <w:bCs/>
          <w:kern w:val="0"/>
          <w:sz w:val="22"/>
        </w:rPr>
        <w:t xml:space="preserve"> </w:t>
      </w:r>
      <w:r w:rsidR="002926E9" w:rsidRPr="00A047BE">
        <w:rPr>
          <w:rFonts w:ascii="Arial" w:eastAsia="굴림" w:hAnsi="Arial" w:cs="Arial"/>
          <w:b/>
          <w:bCs/>
          <w:kern w:val="0"/>
          <w:sz w:val="22"/>
        </w:rPr>
        <w:t xml:space="preserve">didn’t receive </w:t>
      </w:r>
      <w:r w:rsidR="008F3820" w:rsidRPr="00A047BE">
        <w:rPr>
          <w:rFonts w:ascii="Arial" w:eastAsia="굴림" w:hAnsi="Arial" w:cs="Arial"/>
          <w:b/>
          <w:bCs/>
          <w:kern w:val="0"/>
          <w:sz w:val="22"/>
        </w:rPr>
        <w:t>a</w:t>
      </w:r>
      <w:r w:rsidR="006E2BE5" w:rsidRPr="00A047BE">
        <w:rPr>
          <w:rFonts w:ascii="Arial" w:eastAsia="굴림" w:hAnsi="Arial" w:cs="Arial"/>
          <w:b/>
          <w:bCs/>
          <w:kern w:val="0"/>
          <w:sz w:val="22"/>
        </w:rPr>
        <w:t xml:space="preserve"> </w:t>
      </w:r>
      <w:r w:rsidR="004A19A7" w:rsidRPr="00A047BE">
        <w:rPr>
          <w:rFonts w:ascii="Arial" w:eastAsia="굴림" w:hAnsi="Arial" w:cs="Arial"/>
          <w:b/>
          <w:bCs/>
          <w:kern w:val="0"/>
          <w:sz w:val="22"/>
        </w:rPr>
        <w:t xml:space="preserve">diagnosis of </w:t>
      </w:r>
      <w:r w:rsidR="008F3820" w:rsidRPr="00A047BE">
        <w:rPr>
          <w:rFonts w:ascii="Arial" w:eastAsia="굴림" w:hAnsi="Arial" w:cs="Arial"/>
          <w:b/>
          <w:bCs/>
          <w:kern w:val="0"/>
          <w:sz w:val="22"/>
        </w:rPr>
        <w:t xml:space="preserve">arthritis </w:t>
      </w:r>
      <w:r w:rsidRPr="00A047BE">
        <w:rPr>
          <w:rFonts w:ascii="Arial" w:eastAsia="굴림" w:hAnsi="Arial" w:cs="Arial"/>
          <w:b/>
          <w:bCs/>
          <w:kern w:val="0"/>
          <w:sz w:val="22"/>
        </w:rPr>
        <w:t>or</w:t>
      </w:r>
      <w:r w:rsidR="008F3820" w:rsidRPr="00A047BE">
        <w:rPr>
          <w:rFonts w:ascii="Arial" w:eastAsia="굴림" w:hAnsi="Arial" w:cs="Arial"/>
          <w:b/>
          <w:bCs/>
          <w:kern w:val="0"/>
          <w:sz w:val="22"/>
        </w:rPr>
        <w:t xml:space="preserve"> rheumatism or</w:t>
      </w:r>
      <w:r w:rsidR="006E2BE5" w:rsidRPr="00A047BE">
        <w:rPr>
          <w:rFonts w:ascii="Arial" w:eastAsia="굴림" w:hAnsi="Arial" w:cs="Arial"/>
          <w:b/>
          <w:bCs/>
          <w:kern w:val="0"/>
          <w:sz w:val="22"/>
        </w:rPr>
        <w:t xml:space="preserve"> </w:t>
      </w:r>
      <w:r w:rsidR="007541F8" w:rsidRPr="00A047BE">
        <w:rPr>
          <w:rFonts w:ascii="Arial" w:eastAsia="굴림" w:hAnsi="Arial" w:cs="Arial"/>
          <w:b/>
          <w:bCs/>
          <w:kern w:val="0"/>
          <w:sz w:val="22"/>
        </w:rPr>
        <w:t>'D</w:t>
      </w:r>
      <w:r w:rsidRPr="00A047BE">
        <w:rPr>
          <w:rFonts w:ascii="Arial" w:eastAsia="굴림" w:hAnsi="Arial" w:cs="Arial"/>
          <w:b/>
          <w:bCs/>
          <w:kern w:val="0"/>
          <w:sz w:val="22"/>
        </w:rPr>
        <w:t>on’t know</w:t>
      </w:r>
      <w:r w:rsidR="006E2BE5" w:rsidRPr="00A047BE">
        <w:rPr>
          <w:rFonts w:ascii="Arial" w:eastAsia="굴림" w:hAnsi="Arial" w:cs="Arial"/>
          <w:b/>
          <w:bCs/>
          <w:kern w:val="0"/>
          <w:sz w:val="22"/>
        </w:rPr>
        <w:t xml:space="preserve">/ </w:t>
      </w:r>
      <w:r w:rsidR="007541F8" w:rsidRPr="00A047BE">
        <w:rPr>
          <w:rFonts w:ascii="Arial" w:eastAsia="굴림" w:hAnsi="Arial" w:cs="Arial"/>
          <w:b/>
          <w:bCs/>
          <w:kern w:val="0"/>
          <w:sz w:val="22"/>
        </w:rPr>
        <w:t>R</w:t>
      </w:r>
      <w:r w:rsidRPr="00A047BE">
        <w:rPr>
          <w:rFonts w:ascii="Arial" w:eastAsia="굴림" w:hAnsi="Arial" w:cs="Arial"/>
          <w:b/>
          <w:bCs/>
          <w:kern w:val="0"/>
          <w:sz w:val="22"/>
        </w:rPr>
        <w:t>efuse to answer' in the previous interview,</w:t>
      </w:r>
      <w:r w:rsidR="006E2BE5" w:rsidRPr="00A047BE">
        <w:rPr>
          <w:rFonts w:ascii="Arial" w:eastAsia="굴림" w:hAnsi="Arial" w:cs="Arial"/>
          <w:b/>
          <w:bCs/>
          <w:kern w:val="0"/>
          <w:sz w:val="22"/>
        </w:rPr>
        <w:t xml:space="preserve"> </w:t>
      </w:r>
      <w:r w:rsidRPr="00A047BE">
        <w:rPr>
          <w:rFonts w:ascii="Arial" w:eastAsia="굴림" w:hAnsi="Arial" w:cs="Arial"/>
          <w:b/>
          <w:bCs/>
          <w:kern w:val="0"/>
          <w:sz w:val="22"/>
        </w:rPr>
        <w:t xml:space="preserve">then </w:t>
      </w:r>
      <w:r w:rsidR="006E2BE5" w:rsidRPr="00A047BE">
        <w:rPr>
          <w:rFonts w:ascii="Arial" w:eastAsia="굴림" w:hAnsi="Arial" w:cs="Arial"/>
          <w:b/>
          <w:bCs/>
          <w:kern w:val="0"/>
          <w:sz w:val="22"/>
        </w:rPr>
        <w:t>ask</w:t>
      </w:r>
      <w:r w:rsidRPr="00A047BE">
        <w:rPr>
          <w:rFonts w:ascii="Arial" w:eastAsia="굴림" w:hAnsi="Arial" w:cs="Arial"/>
          <w:b/>
          <w:bCs/>
          <w:kern w:val="0"/>
          <w:sz w:val="22"/>
        </w:rPr>
        <w:t xml:space="preserve"> C048. If </w:t>
      </w:r>
      <w:r w:rsidR="00814E44" w:rsidRPr="00A047BE">
        <w:rPr>
          <w:rFonts w:ascii="Arial" w:eastAsia="굴림" w:hAnsi="Arial" w:cs="Arial"/>
          <w:b/>
          <w:bCs/>
          <w:kern w:val="0"/>
          <w:sz w:val="22"/>
        </w:rPr>
        <w:t>R</w:t>
      </w:r>
      <w:r w:rsidRPr="00A047BE">
        <w:rPr>
          <w:rFonts w:ascii="Arial" w:eastAsia="굴림" w:hAnsi="Arial" w:cs="Arial"/>
          <w:b/>
          <w:bCs/>
          <w:kern w:val="0"/>
          <w:sz w:val="22"/>
        </w:rPr>
        <w:t xml:space="preserve"> received</w:t>
      </w:r>
      <w:r w:rsidR="007541F8" w:rsidRPr="00A047BE">
        <w:rPr>
          <w:rFonts w:ascii="Arial" w:eastAsia="굴림" w:hAnsi="Arial" w:cs="Arial"/>
          <w:b/>
          <w:bCs/>
          <w:kern w:val="0"/>
          <w:sz w:val="22"/>
        </w:rPr>
        <w:t xml:space="preserve"> such a diagnosis</w:t>
      </w:r>
      <w:r w:rsidRPr="00A047BE">
        <w:rPr>
          <w:rFonts w:ascii="Arial" w:eastAsia="굴림" w:hAnsi="Arial" w:cs="Arial"/>
          <w:b/>
          <w:bCs/>
          <w:kern w:val="0"/>
          <w:sz w:val="22"/>
        </w:rPr>
        <w:t xml:space="preserve">, then </w:t>
      </w:r>
      <w:r w:rsidR="006E2BE5" w:rsidRPr="00A047BE">
        <w:rPr>
          <w:rFonts w:ascii="Arial" w:eastAsia="굴림" w:hAnsi="Arial" w:cs="Arial"/>
          <w:b/>
          <w:bCs/>
          <w:kern w:val="0"/>
          <w:sz w:val="22"/>
        </w:rPr>
        <w:t>ask</w:t>
      </w:r>
      <w:r w:rsidRPr="00A047BE">
        <w:rPr>
          <w:rFonts w:ascii="Arial" w:eastAsia="굴림" w:hAnsi="Arial" w:cs="Arial"/>
          <w:b/>
          <w:bCs/>
          <w:kern w:val="0"/>
          <w:sz w:val="22"/>
        </w:rPr>
        <w:t xml:space="preserve"> C050</w:t>
      </w:r>
      <w:r w:rsidR="00037F8B" w:rsidRPr="00A047BE">
        <w:rPr>
          <w:rFonts w:ascii="Arial" w:eastAsia="굴림" w:hAnsi="Arial" w:cs="Arial"/>
          <w:b/>
          <w:bCs/>
          <w:kern w:val="0"/>
          <w:sz w:val="22"/>
        </w:rPr>
        <w:t>.</w:t>
      </w:r>
    </w:p>
    <w:p w14:paraId="79FD1EED" w14:textId="77777777" w:rsidR="006E6B90" w:rsidRPr="00A047BE" w:rsidRDefault="006E6B90" w:rsidP="006E6B90">
      <w:pPr>
        <w:wordWrap/>
        <w:spacing w:line="360" w:lineRule="auto"/>
        <w:jc w:val="left"/>
        <w:rPr>
          <w:rFonts w:ascii="Arial" w:eastAsia="굴림" w:hAnsi="Arial" w:cs="Arial"/>
          <w:b/>
          <w:bCs/>
          <w:sz w:val="22"/>
        </w:rPr>
      </w:pPr>
    </w:p>
    <w:p w14:paraId="7E985F5B"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C048. </w:t>
      </w:r>
      <w:r w:rsidR="0064511C" w:rsidRPr="00A047BE">
        <w:rPr>
          <w:rFonts w:ascii="Arial" w:eastAsia="굴림" w:hAnsi="Arial" w:cs="Arial"/>
          <w:kern w:val="0"/>
          <w:sz w:val="22"/>
        </w:rPr>
        <w:t xml:space="preserve">Has a doctor ever told you that you have </w:t>
      </w:r>
      <w:r w:rsidR="00BA0889" w:rsidRPr="00A047BE">
        <w:rPr>
          <w:rFonts w:ascii="Arial" w:eastAsia="굴림" w:hAnsi="Arial" w:cs="Arial"/>
          <w:kern w:val="0"/>
          <w:sz w:val="22"/>
        </w:rPr>
        <w:t>a</w:t>
      </w:r>
      <w:r w:rsidRPr="00A047BE">
        <w:rPr>
          <w:rFonts w:ascii="Arial" w:eastAsia="굴림" w:hAnsi="Arial" w:cs="Arial"/>
          <w:sz w:val="22"/>
        </w:rPr>
        <w:t>rthritis or rheumatism</w:t>
      </w:r>
      <w:r w:rsidR="007541F8" w:rsidRPr="00A047BE">
        <w:rPr>
          <w:rFonts w:ascii="Arial" w:eastAsia="굴림" w:hAnsi="Arial" w:cs="Arial"/>
          <w:sz w:val="22"/>
        </w:rPr>
        <w:t xml:space="preserve"> </w:t>
      </w:r>
      <w:r w:rsidR="008F3820" w:rsidRPr="00A047BE">
        <w:rPr>
          <w:rFonts w:ascii="Arial" w:eastAsia="굴림" w:hAnsi="Arial" w:cs="Arial"/>
          <w:sz w:val="22"/>
        </w:rPr>
        <w:t xml:space="preserve">since the previous </w:t>
      </w:r>
      <w:proofErr w:type="gramStart"/>
      <w:r w:rsidR="008F3820" w:rsidRPr="00A047BE">
        <w:rPr>
          <w:rFonts w:ascii="Arial" w:eastAsia="굴림" w:hAnsi="Arial" w:cs="Arial"/>
          <w:sz w:val="22"/>
        </w:rPr>
        <w:t>interview</w:t>
      </w:r>
      <w:r w:rsidR="00433870" w:rsidRPr="00A047BE">
        <w:rPr>
          <w:rFonts w:ascii="Arial" w:eastAsia="굴림" w:hAnsi="Arial" w:cs="Arial"/>
          <w:kern w:val="0"/>
          <w:sz w:val="22"/>
        </w:rPr>
        <w:t>(</w:t>
      </w:r>
      <w:proofErr w:type="gramEnd"/>
      <w:r w:rsidR="00433870" w:rsidRPr="00A047BE">
        <w:rPr>
          <w:rFonts w:ascii="Arial" w:eastAsia="굴림" w:hAnsi="Arial" w:cs="Arial"/>
          <w:kern w:val="0"/>
          <w:sz w:val="22"/>
        </w:rPr>
        <w:t>___ month ___ day ___ year)</w:t>
      </w:r>
      <w:r w:rsidRPr="00A047BE">
        <w:rPr>
          <w:rFonts w:ascii="Arial" w:eastAsia="굴림" w:hAnsi="Arial" w:cs="Arial"/>
          <w:sz w:val="22"/>
        </w:rPr>
        <w:t>?</w:t>
      </w:r>
    </w:p>
    <w:p w14:paraId="368F309A" w14:textId="77777777" w:rsidR="006E2BE5" w:rsidRPr="00A047BE" w:rsidRDefault="006E2BE5" w:rsidP="002D0E30">
      <w:pPr>
        <w:pStyle w:val="a6"/>
        <w:numPr>
          <w:ilvl w:val="0"/>
          <w:numId w:val="306"/>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C053</w:t>
      </w:r>
    </w:p>
    <w:p w14:paraId="2E48583E" w14:textId="77777777" w:rsidR="006E6B90" w:rsidRPr="00A047BE" w:rsidRDefault="006E6B90" w:rsidP="006E6B90">
      <w:pPr>
        <w:wordWrap/>
        <w:spacing w:line="360" w:lineRule="auto"/>
        <w:jc w:val="left"/>
        <w:rPr>
          <w:rFonts w:ascii="Arial" w:eastAsia="굴림" w:hAnsi="Arial" w:cs="Arial"/>
          <w:sz w:val="22"/>
        </w:rPr>
      </w:pPr>
    </w:p>
    <w:p w14:paraId="286E0343"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C049. </w:t>
      </w:r>
      <w:r w:rsidR="00BA0889" w:rsidRPr="00A047BE">
        <w:rPr>
          <w:rFonts w:ascii="Arial" w:eastAsia="굴림" w:hAnsi="Arial" w:cs="Arial"/>
          <w:kern w:val="0"/>
          <w:sz w:val="22"/>
          <w:szCs w:val="20"/>
        </w:rPr>
        <w:t xml:space="preserve">When was your </w:t>
      </w:r>
      <w:r w:rsidR="00BA0889" w:rsidRPr="00A047BE">
        <w:rPr>
          <w:rFonts w:ascii="Arial" w:eastAsia="굴림" w:hAnsi="Arial" w:cs="Arial"/>
          <w:kern w:val="0"/>
          <w:sz w:val="22"/>
        </w:rPr>
        <w:t>a</w:t>
      </w:r>
      <w:r w:rsidR="00BA0889" w:rsidRPr="00A047BE">
        <w:rPr>
          <w:rFonts w:ascii="Arial" w:eastAsia="굴림" w:hAnsi="Arial" w:cs="Arial"/>
          <w:sz w:val="22"/>
        </w:rPr>
        <w:t xml:space="preserve">rthritis or rheumatism </w:t>
      </w:r>
      <w:r w:rsidR="00BA0889" w:rsidRPr="00A047BE">
        <w:rPr>
          <w:rFonts w:ascii="Arial" w:eastAsia="굴림" w:hAnsi="Arial" w:cs="Arial"/>
          <w:kern w:val="0"/>
          <w:sz w:val="22"/>
          <w:szCs w:val="20"/>
        </w:rPr>
        <w:t xml:space="preserve">diagnosed for the first time? </w:t>
      </w:r>
      <w:r w:rsidR="00C10571" w:rsidRPr="00A047BE">
        <w:rPr>
          <w:rFonts w:ascii="Arial" w:eastAsia="굴림" w:hAnsi="Arial" w:cs="Arial"/>
          <w:sz w:val="22"/>
        </w:rPr>
        <w:t>(unit: year and month combined into 6 digits)</w:t>
      </w:r>
    </w:p>
    <w:p w14:paraId="1F7FF8C9" w14:textId="0282F82D" w:rsidR="006E47C7" w:rsidRPr="00A047BE" w:rsidRDefault="006E47C7" w:rsidP="006E47C7">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994" w:author="Keis" w:date="2024-09-06T10:23:00Z">
        <w:r w:rsidR="00B14068" w:rsidRPr="001331E9" w:rsidDel="00817F07">
          <w:rPr>
            <w:rFonts w:ascii="Arial" w:eastAsia="굴림" w:hAnsi="Arial" w:cs="Arial" w:hint="eastAsia"/>
            <w:color w:val="FF0000"/>
            <w:kern w:val="0"/>
            <w:sz w:val="22"/>
          </w:rPr>
          <w:delText>2020</w:delText>
        </w:r>
      </w:del>
      <w:ins w:id="995"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kern w:val="0"/>
          <w:sz w:val="22"/>
          <w:rPrChange w:id="996" w:author="Keis" w:date="2024-09-06T17:29: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997" w:author="Keis" w:date="2024-09-06T10:23:00Z">
        <w:r w:rsidR="00B14068" w:rsidRPr="001331E9" w:rsidDel="00817F07">
          <w:rPr>
            <w:rFonts w:ascii="Arial" w:eastAsia="굴림" w:hAnsi="Arial" w:cs="Arial" w:hint="eastAsia"/>
            <w:color w:val="FF0000"/>
            <w:kern w:val="0"/>
            <w:sz w:val="22"/>
          </w:rPr>
          <w:delText>2020</w:delText>
        </w:r>
      </w:del>
      <w:ins w:id="998"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999" w:author="Keis" w:date="2024-09-06T10:23:00Z">
        <w:r w:rsidR="00B14068" w:rsidRPr="001331E9" w:rsidDel="00817F07">
          <w:rPr>
            <w:rFonts w:ascii="Arial" w:eastAsia="굴림" w:hAnsi="Arial" w:cs="Arial" w:hint="eastAsia"/>
            <w:color w:val="FF0000"/>
            <w:kern w:val="0"/>
            <w:sz w:val="22"/>
          </w:rPr>
          <w:delText>2020</w:delText>
        </w:r>
      </w:del>
      <w:ins w:id="1000"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kern w:val="0"/>
          <w:sz w:val="22"/>
          <w:rPrChange w:id="1001" w:author="Keis" w:date="2024-09-06T17:29: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0B77E986" w14:textId="77777777" w:rsidR="006E47C7" w:rsidRPr="00A047BE" w:rsidRDefault="006E47C7" w:rsidP="006E47C7">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12467D7E" w14:textId="757782C7" w:rsidR="006E47C7" w:rsidRPr="00A047BE" w:rsidRDefault="006E47C7" w:rsidP="006E47C7">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1002" w:author="Keis" w:date="2024-09-06T10:23:00Z">
        <w:r w:rsidR="00B14068" w:rsidRPr="001331E9" w:rsidDel="00817F07">
          <w:rPr>
            <w:rFonts w:ascii="Arial" w:eastAsia="굴림" w:hAnsi="Arial" w:cs="Arial" w:hint="eastAsia"/>
            <w:color w:val="FF0000"/>
            <w:sz w:val="22"/>
          </w:rPr>
          <w:delText>2020</w:delText>
        </w:r>
      </w:del>
      <w:ins w:id="1003" w:author="Keis" w:date="2024-09-06T10:23:00Z">
        <w:r w:rsidR="00817F07" w:rsidRPr="00817F07">
          <w:rPr>
            <w:rFonts w:ascii="Arial" w:eastAsia="굴림" w:hAnsi="Arial" w:cs="Arial" w:hint="eastAsia"/>
            <w:color w:val="00B050"/>
            <w:sz w:val="22"/>
          </w:rPr>
          <w:t>2022</w:t>
        </w:r>
      </w:ins>
      <w:r w:rsidR="00B14068" w:rsidRPr="00DC741E">
        <w:rPr>
          <w:rFonts w:ascii="Arial" w:eastAsia="굴림" w:hAnsi="Arial" w:cs="Arial"/>
          <w:sz w:val="22"/>
          <w:rPrChange w:id="1004" w:author="Keis" w:date="2024-09-06T17:29:00Z">
            <w:rPr>
              <w:rFonts w:ascii="Arial" w:eastAsia="굴림" w:hAnsi="Arial" w:cs="Arial"/>
              <w:color w:val="FF0000"/>
              <w:sz w:val="22"/>
            </w:rPr>
          </w:rPrChange>
        </w:rPr>
        <w:t>11</w:t>
      </w:r>
      <w:r w:rsidRPr="00A047BE">
        <w:rPr>
          <w:rFonts w:ascii="Arial" w:eastAsia="굴림" w:hAnsi="Arial" w:cs="Arial"/>
          <w:sz w:val="22"/>
        </w:rPr>
        <w:t>]</w:t>
      </w:r>
      <w:r w:rsidR="009D7D1B" w:rsidRPr="00A047BE">
        <w:rPr>
          <w:rFonts w:ascii="Arial" w:eastAsia="굴림" w:hAnsi="Arial" w:cs="Arial"/>
          <w:kern w:val="0"/>
          <w:sz w:val="22"/>
        </w:rPr>
        <w:t xml:space="preserve"> →Go to C051</w:t>
      </w:r>
    </w:p>
    <w:p w14:paraId="35490D03" w14:textId="77777777" w:rsidR="009D7D1B" w:rsidRPr="00A047BE" w:rsidRDefault="009D7D1B" w:rsidP="006E47C7">
      <w:pPr>
        <w:wordWrap/>
        <w:spacing w:line="360" w:lineRule="auto"/>
        <w:jc w:val="left"/>
        <w:textAlignment w:val="baseline"/>
        <w:rPr>
          <w:rFonts w:ascii="Arial" w:eastAsia="굴림" w:hAnsi="Arial" w:cs="Arial"/>
          <w:kern w:val="0"/>
          <w:sz w:val="22"/>
        </w:rPr>
      </w:pPr>
    </w:p>
    <w:p w14:paraId="4E84F572"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C050.</w:t>
      </w:r>
      <w:r w:rsidR="00BA0889" w:rsidRPr="00A047BE">
        <w:rPr>
          <w:rFonts w:ascii="Arial" w:eastAsia="굴림" w:hAnsi="Arial" w:cs="Arial"/>
          <w:sz w:val="22"/>
        </w:rPr>
        <w:t xml:space="preserve"> </w:t>
      </w:r>
      <w:r w:rsidR="00217038" w:rsidRPr="00A047BE">
        <w:rPr>
          <w:rFonts w:ascii="Arial" w:eastAsia="굴림" w:hAnsi="Arial" w:cs="Arial"/>
          <w:sz w:val="22"/>
        </w:rPr>
        <w:t xml:space="preserve">How </w:t>
      </w:r>
      <w:r w:rsidR="00CD66D5" w:rsidRPr="00A047BE">
        <w:rPr>
          <w:rFonts w:ascii="Arial" w:eastAsia="굴림" w:hAnsi="Arial" w:cs="Arial"/>
          <w:sz w:val="22"/>
        </w:rPr>
        <w:t>have your symptoms</w:t>
      </w:r>
      <w:r w:rsidR="00217038" w:rsidRPr="00A047BE">
        <w:rPr>
          <w:rFonts w:ascii="Arial" w:eastAsia="굴림" w:hAnsi="Arial" w:cs="Arial"/>
          <w:sz w:val="22"/>
        </w:rPr>
        <w:t xml:space="preserve"> of </w:t>
      </w:r>
      <w:r w:rsidRPr="00A047BE">
        <w:rPr>
          <w:rFonts w:ascii="Arial" w:eastAsia="굴림" w:hAnsi="Arial" w:cs="Arial"/>
          <w:sz w:val="22"/>
        </w:rPr>
        <w:t>arthritis or rheumatism</w:t>
      </w:r>
      <w:r w:rsidR="00217038" w:rsidRPr="00A047BE">
        <w:rPr>
          <w:rFonts w:ascii="Arial" w:eastAsia="굴림" w:hAnsi="Arial" w:cs="Arial"/>
          <w:sz w:val="22"/>
        </w:rPr>
        <w:t xml:space="preserve"> changed</w:t>
      </w:r>
      <w:r w:rsidRPr="00A047BE">
        <w:rPr>
          <w:rFonts w:ascii="Arial" w:eastAsia="굴림" w:hAnsi="Arial" w:cs="Arial"/>
          <w:sz w:val="22"/>
        </w:rPr>
        <w:t xml:space="preserve"> since th</w:t>
      </w:r>
      <w:r w:rsidR="00980810" w:rsidRPr="00A047BE">
        <w:rPr>
          <w:rFonts w:ascii="Arial" w:eastAsia="굴림" w:hAnsi="Arial" w:cs="Arial"/>
          <w:sz w:val="22"/>
        </w:rPr>
        <w:t xml:space="preserve">e previous </w:t>
      </w:r>
      <w:r w:rsidR="002D0E30" w:rsidRPr="00A047BE">
        <w:rPr>
          <w:rFonts w:ascii="Arial" w:eastAsia="굴림" w:hAnsi="Arial" w:cs="Arial"/>
          <w:sz w:val="22"/>
        </w:rPr>
        <w:t>interview</w:t>
      </w:r>
      <w:r w:rsidR="002D0E30" w:rsidRPr="00A047BE">
        <w:rPr>
          <w:rFonts w:ascii="Arial" w:eastAsia="굴림" w:hAnsi="Arial" w:cs="Arial"/>
          <w:kern w:val="0"/>
          <w:sz w:val="22"/>
        </w:rPr>
        <w:t xml:space="preserve"> (</w:t>
      </w:r>
      <w:r w:rsidR="0094377F" w:rsidRPr="00A047BE">
        <w:rPr>
          <w:rFonts w:ascii="Arial" w:eastAsia="굴림" w:hAnsi="Arial" w:cs="Arial"/>
          <w:kern w:val="0"/>
          <w:sz w:val="22"/>
        </w:rPr>
        <w:t>___ month ___ day ___ year)</w:t>
      </w:r>
      <w:r w:rsidRPr="00A047BE">
        <w:rPr>
          <w:rFonts w:ascii="Arial" w:eastAsia="굴림" w:hAnsi="Arial" w:cs="Arial"/>
          <w:sz w:val="22"/>
        </w:rPr>
        <w:t>?</w:t>
      </w:r>
    </w:p>
    <w:p w14:paraId="5DC8E995" w14:textId="77777777" w:rsidR="006E47C7" w:rsidRPr="00A047BE" w:rsidRDefault="006E47C7" w:rsidP="002D0E30">
      <w:pPr>
        <w:pStyle w:val="a6"/>
        <w:numPr>
          <w:ilvl w:val="0"/>
          <w:numId w:val="30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7FB5EACB" w14:textId="77777777" w:rsidR="006E47C7" w:rsidRPr="00A047BE" w:rsidRDefault="006E47C7" w:rsidP="002D0E30">
      <w:pPr>
        <w:pStyle w:val="a6"/>
        <w:numPr>
          <w:ilvl w:val="0"/>
          <w:numId w:val="30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00FD5CA5" w14:textId="77777777" w:rsidR="006E47C7" w:rsidRPr="00A047BE" w:rsidRDefault="006E47C7" w:rsidP="002D0E30">
      <w:pPr>
        <w:pStyle w:val="a6"/>
        <w:numPr>
          <w:ilvl w:val="0"/>
          <w:numId w:val="30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12D7D2D4" w14:textId="77777777" w:rsidR="006E47C7" w:rsidRPr="00A047BE" w:rsidRDefault="006E47C7" w:rsidP="002D0E30">
      <w:pPr>
        <w:pStyle w:val="a6"/>
        <w:numPr>
          <w:ilvl w:val="0"/>
          <w:numId w:val="30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7CBFBAEC" w14:textId="77777777" w:rsidR="006E47C7" w:rsidRPr="00A047BE" w:rsidRDefault="006E47C7" w:rsidP="002D0E30">
      <w:pPr>
        <w:pStyle w:val="a6"/>
        <w:numPr>
          <w:ilvl w:val="0"/>
          <w:numId w:val="307"/>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6272E602" w14:textId="77777777" w:rsidR="006E6B90" w:rsidRPr="00A047BE" w:rsidRDefault="006E6B90" w:rsidP="006E6B90">
      <w:pPr>
        <w:wordWrap/>
        <w:spacing w:line="360" w:lineRule="auto"/>
        <w:jc w:val="left"/>
        <w:rPr>
          <w:rFonts w:ascii="Arial" w:eastAsia="굴림" w:hAnsi="Arial" w:cs="Arial"/>
          <w:sz w:val="22"/>
        </w:rPr>
      </w:pPr>
    </w:p>
    <w:p w14:paraId="6CEEBD1B"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C051. Are you currently taking any medication or </w:t>
      </w:r>
      <w:r w:rsidR="00217038" w:rsidRPr="00A047BE">
        <w:rPr>
          <w:rFonts w:ascii="Arial" w:eastAsia="굴림" w:hAnsi="Arial" w:cs="Arial"/>
          <w:sz w:val="22"/>
        </w:rPr>
        <w:t xml:space="preserve">receiving </w:t>
      </w:r>
      <w:r w:rsidR="00814E44" w:rsidRPr="00A047BE">
        <w:rPr>
          <w:rFonts w:ascii="Arial" w:eastAsia="굴림" w:hAnsi="Arial" w:cs="Arial"/>
          <w:sz w:val="22"/>
        </w:rPr>
        <w:t>treatment</w:t>
      </w:r>
      <w:r w:rsidRPr="00A047BE">
        <w:rPr>
          <w:rFonts w:ascii="Arial" w:eastAsia="굴림" w:hAnsi="Arial" w:cs="Arial"/>
          <w:sz w:val="22"/>
        </w:rPr>
        <w:t xml:space="preserve"> for your arthritis or rheumatism?</w:t>
      </w:r>
    </w:p>
    <w:p w14:paraId="1DD9A19B" w14:textId="77777777" w:rsidR="006E47C7" w:rsidRPr="00A047BE" w:rsidRDefault="006E47C7" w:rsidP="002D0E30">
      <w:pPr>
        <w:pStyle w:val="a6"/>
        <w:numPr>
          <w:ilvl w:val="0"/>
          <w:numId w:val="308"/>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41198742" w14:textId="77777777" w:rsidR="006E6B90" w:rsidRPr="00A047BE" w:rsidRDefault="006E6B90" w:rsidP="006E6B90">
      <w:pPr>
        <w:wordWrap/>
        <w:spacing w:line="360" w:lineRule="auto"/>
        <w:jc w:val="left"/>
        <w:rPr>
          <w:rFonts w:ascii="Arial" w:eastAsia="굴림" w:hAnsi="Arial" w:cs="Arial"/>
          <w:sz w:val="22"/>
        </w:rPr>
      </w:pPr>
    </w:p>
    <w:p w14:paraId="0B66C18D"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C052. Does your arthritis</w:t>
      </w:r>
      <w:r w:rsidR="00217038" w:rsidRPr="00A047BE">
        <w:rPr>
          <w:rFonts w:ascii="Arial" w:eastAsia="굴림" w:hAnsi="Arial" w:cs="Arial"/>
          <w:sz w:val="22"/>
        </w:rPr>
        <w:t xml:space="preserve"> or rheumatism</w:t>
      </w:r>
      <w:r w:rsidRPr="00A047BE">
        <w:rPr>
          <w:rFonts w:ascii="Arial" w:eastAsia="굴림" w:hAnsi="Arial" w:cs="Arial"/>
          <w:sz w:val="22"/>
        </w:rPr>
        <w:t xml:space="preserve"> limit your daily activities?</w:t>
      </w:r>
    </w:p>
    <w:p w14:paraId="001BF825" w14:textId="77777777" w:rsidR="006E47C7" w:rsidRPr="00DC741E" w:rsidRDefault="006E47C7" w:rsidP="002D0E30">
      <w:pPr>
        <w:pStyle w:val="a6"/>
        <w:numPr>
          <w:ilvl w:val="0"/>
          <w:numId w:val="309"/>
        </w:numPr>
        <w:tabs>
          <w:tab w:val="left" w:pos="5245"/>
        </w:tabs>
        <w:wordWrap/>
        <w:spacing w:line="360" w:lineRule="auto"/>
        <w:ind w:leftChars="0"/>
        <w:rPr>
          <w:rFonts w:ascii="Arial" w:eastAsia="굴림" w:hAnsi="Arial" w:cs="Arial"/>
          <w:sz w:val="22"/>
        </w:rPr>
      </w:pPr>
      <w:r w:rsidRPr="00DC741E">
        <w:rPr>
          <w:rFonts w:ascii="Arial" w:eastAsia="굴림" w:hAnsi="Arial" w:cs="Arial"/>
          <w:sz w:val="22"/>
        </w:rPr>
        <w:t>Yes</w:t>
      </w:r>
      <w:r w:rsidRPr="00DC741E">
        <w:rPr>
          <w:rFonts w:ascii="Arial" w:eastAsia="굴림" w:hAnsi="Arial" w:cs="Arial"/>
          <w:sz w:val="22"/>
        </w:rPr>
        <w:tab/>
      </w:r>
      <w:r w:rsidRPr="00DC741E">
        <w:rPr>
          <w:rFonts w:ascii="굴림" w:eastAsia="굴림" w:hAnsi="굴림" w:cs="굴림" w:hint="eastAsia"/>
          <w:sz w:val="22"/>
        </w:rPr>
        <w:t>⑤</w:t>
      </w:r>
      <w:r w:rsidRPr="00DC741E">
        <w:rPr>
          <w:rFonts w:ascii="Arial" w:eastAsia="굴림" w:hAnsi="Arial" w:cs="Arial"/>
          <w:sz w:val="22"/>
        </w:rPr>
        <w:t xml:space="preserve"> No </w:t>
      </w:r>
    </w:p>
    <w:p w14:paraId="4C0B6694" w14:textId="77777777" w:rsidR="006E6B90" w:rsidRPr="00DC741E" w:rsidRDefault="006E6B90" w:rsidP="006E6B90">
      <w:pPr>
        <w:wordWrap/>
        <w:spacing w:line="360" w:lineRule="auto"/>
        <w:jc w:val="left"/>
        <w:rPr>
          <w:rFonts w:ascii="Arial" w:eastAsia="굴림" w:hAnsi="Arial" w:cs="Arial"/>
          <w:sz w:val="22"/>
        </w:rPr>
      </w:pPr>
    </w:p>
    <w:p w14:paraId="6C6B0C03" w14:textId="77777777" w:rsidR="00EA603A" w:rsidRPr="00DC741E" w:rsidRDefault="003D42FE" w:rsidP="003D42FE">
      <w:pPr>
        <w:spacing w:line="384" w:lineRule="auto"/>
        <w:textAlignment w:val="baseline"/>
        <w:rPr>
          <w:rFonts w:ascii="Arial" w:eastAsia="굴림" w:hAnsi="Arial" w:cs="Arial"/>
          <w:b/>
          <w:bCs/>
          <w:kern w:val="0"/>
          <w:sz w:val="22"/>
          <w:rPrChange w:id="1005" w:author="Keis" w:date="2024-09-06T17:29:00Z">
            <w:rPr>
              <w:rFonts w:ascii="Arial" w:eastAsia="굴림" w:hAnsi="Arial" w:cs="Arial"/>
              <w:b/>
              <w:bCs/>
              <w:color w:val="FF0000"/>
              <w:kern w:val="0"/>
              <w:sz w:val="22"/>
            </w:rPr>
          </w:rPrChange>
        </w:rPr>
      </w:pPr>
      <w:r w:rsidRPr="00DC741E">
        <w:rPr>
          <w:rFonts w:ascii="Arial" w:eastAsia="굴림체" w:hAnsi="Arial" w:cs="Arial"/>
          <w:b/>
          <w:bCs/>
          <w:kern w:val="0"/>
          <w:sz w:val="22"/>
          <w:rPrChange w:id="1006" w:author="Keis" w:date="2024-09-06T17:29:00Z">
            <w:rPr>
              <w:rFonts w:ascii="Arial" w:eastAsia="굴림체" w:hAnsi="Arial" w:cs="Arial"/>
              <w:b/>
              <w:bCs/>
              <w:color w:val="FF0000"/>
              <w:kern w:val="0"/>
              <w:sz w:val="22"/>
            </w:rPr>
          </w:rPrChange>
        </w:rPr>
        <w:t>&lt;</w:t>
      </w:r>
      <w:r w:rsidR="006C0388" w:rsidRPr="00DC741E">
        <w:rPr>
          <w:rFonts w:ascii="Arial" w:eastAsia="굴림체" w:hAnsi="Arial" w:cs="Arial"/>
          <w:b/>
          <w:bCs/>
          <w:kern w:val="0"/>
          <w:sz w:val="22"/>
          <w:rPrChange w:id="1007" w:author="Keis" w:date="2024-09-06T17:29:00Z">
            <w:rPr>
              <w:rFonts w:ascii="Arial" w:eastAsia="굴림체" w:hAnsi="Arial" w:cs="Arial"/>
              <w:b/>
              <w:bCs/>
              <w:color w:val="FF0000"/>
              <w:kern w:val="0"/>
              <w:sz w:val="22"/>
            </w:rPr>
          </w:rPrChange>
        </w:rPr>
        <w:t xml:space="preserve"> </w:t>
      </w:r>
      <w:r w:rsidR="00EA603A" w:rsidRPr="00DC741E">
        <w:rPr>
          <w:rFonts w:ascii="Arial" w:eastAsia="굴림체" w:hAnsi="Arial" w:cs="Arial"/>
          <w:b/>
          <w:bCs/>
          <w:kern w:val="0"/>
          <w:sz w:val="22"/>
          <w:rPrChange w:id="1008" w:author="Keis" w:date="2024-09-06T17:29:00Z">
            <w:rPr>
              <w:rFonts w:ascii="Arial" w:eastAsia="굴림체" w:hAnsi="Arial" w:cs="Arial"/>
              <w:b/>
              <w:bCs/>
              <w:color w:val="FF0000"/>
              <w:kern w:val="0"/>
              <w:sz w:val="22"/>
            </w:rPr>
          </w:rPrChange>
        </w:rPr>
        <w:t>Dementia</w:t>
      </w:r>
      <w:r w:rsidR="006C0388" w:rsidRPr="00DC741E">
        <w:rPr>
          <w:rFonts w:ascii="Arial" w:eastAsia="굴림체" w:hAnsi="Arial" w:cs="Arial"/>
          <w:b/>
          <w:bCs/>
          <w:kern w:val="0"/>
          <w:sz w:val="22"/>
          <w:rPrChange w:id="1009" w:author="Keis" w:date="2024-09-06T17:29:00Z">
            <w:rPr>
              <w:rFonts w:ascii="Arial" w:eastAsia="굴림체" w:hAnsi="Arial" w:cs="Arial"/>
              <w:b/>
              <w:bCs/>
              <w:color w:val="FF0000"/>
              <w:kern w:val="0"/>
              <w:sz w:val="22"/>
            </w:rPr>
          </w:rPrChange>
        </w:rPr>
        <w:t xml:space="preserve"> &gt; </w:t>
      </w:r>
      <w:r w:rsidR="00EA603A" w:rsidRPr="00DC741E">
        <w:rPr>
          <w:rFonts w:ascii="Arial" w:eastAsia="굴림체" w:hAnsi="Arial" w:cs="Arial"/>
          <w:b/>
          <w:bCs/>
          <w:kern w:val="0"/>
          <w:sz w:val="22"/>
          <w:rPrChange w:id="1010" w:author="Keis" w:date="2024-09-06T17:29:00Z">
            <w:rPr>
              <w:rFonts w:ascii="Arial" w:eastAsia="굴림체" w:hAnsi="Arial" w:cs="Arial"/>
              <w:b/>
              <w:bCs/>
              <w:color w:val="FF0000"/>
              <w:kern w:val="0"/>
              <w:sz w:val="22"/>
            </w:rPr>
          </w:rPrChange>
        </w:rPr>
        <w:t xml:space="preserve"> </w:t>
      </w:r>
    </w:p>
    <w:p w14:paraId="61B8CBEB" w14:textId="77777777" w:rsidR="00593E6F" w:rsidRPr="00DC741E" w:rsidRDefault="00EA603A" w:rsidP="005471A9">
      <w:pPr>
        <w:spacing w:line="384" w:lineRule="auto"/>
        <w:textAlignment w:val="baseline"/>
        <w:rPr>
          <w:rFonts w:ascii="굴림" w:eastAsia="굴림" w:hAnsi="굴림" w:cs="굴림"/>
          <w:kern w:val="0"/>
          <w:sz w:val="22"/>
          <w:rPrChange w:id="1011" w:author="Keis" w:date="2024-09-06T17:29:00Z">
            <w:rPr>
              <w:rFonts w:ascii="굴림" w:eastAsia="굴림" w:hAnsi="굴림" w:cs="굴림"/>
              <w:color w:val="FF0000"/>
              <w:kern w:val="0"/>
              <w:sz w:val="22"/>
            </w:rPr>
          </w:rPrChange>
        </w:rPr>
      </w:pPr>
      <w:r w:rsidRPr="00DC741E">
        <w:rPr>
          <w:rFonts w:ascii="Arial" w:eastAsia="나눔명조" w:hAnsi="Arial" w:cs="Arial"/>
          <w:kern w:val="0"/>
          <w:sz w:val="22"/>
          <w:rPrChange w:id="1012" w:author="Keis" w:date="2024-09-06T17:29:00Z">
            <w:rPr>
              <w:rFonts w:ascii="Arial" w:eastAsia="나눔명조" w:hAnsi="Arial" w:cs="Arial"/>
              <w:color w:val="FF0000"/>
              <w:kern w:val="0"/>
              <w:sz w:val="22"/>
            </w:rPr>
          </w:rPrChange>
        </w:rPr>
        <w:lastRenderedPageBreak/>
        <w:t xml:space="preserve">Cadd_01. </w:t>
      </w:r>
      <w:r w:rsidR="004531A7" w:rsidRPr="00DC741E">
        <w:rPr>
          <w:rFonts w:ascii="Arial" w:eastAsia="나눔명조" w:hAnsi="Arial" w:cs="Arial"/>
          <w:kern w:val="0"/>
          <w:sz w:val="22"/>
          <w:rPrChange w:id="1013" w:author="Keis" w:date="2024-09-06T17:29:00Z">
            <w:rPr>
              <w:rFonts w:ascii="Arial" w:eastAsia="나눔명조" w:hAnsi="Arial" w:cs="Arial"/>
              <w:color w:val="FF0000"/>
              <w:kern w:val="0"/>
              <w:sz w:val="22"/>
            </w:rPr>
          </w:rPrChange>
        </w:rPr>
        <w:t xml:space="preserve">Has a doctor ever told you that you have </w:t>
      </w:r>
      <w:r w:rsidRPr="00DC741E">
        <w:rPr>
          <w:rFonts w:ascii="Arial" w:eastAsia="나눔명조" w:hAnsi="Arial" w:cs="Arial"/>
          <w:kern w:val="0"/>
          <w:sz w:val="22"/>
          <w:rPrChange w:id="1014" w:author="Keis" w:date="2024-09-06T17:29:00Z">
            <w:rPr>
              <w:rFonts w:ascii="Arial" w:eastAsia="나눔명조" w:hAnsi="Arial" w:cs="Arial"/>
              <w:color w:val="FF0000"/>
              <w:kern w:val="0"/>
              <w:sz w:val="22"/>
            </w:rPr>
          </w:rPrChange>
        </w:rPr>
        <w:t>dementia (such as senile</w:t>
      </w:r>
      <w:r w:rsidR="004531A7" w:rsidRPr="00DC741E">
        <w:rPr>
          <w:rFonts w:ascii="Arial" w:eastAsia="나눔명조" w:hAnsi="Arial" w:cs="Arial"/>
          <w:kern w:val="0"/>
          <w:sz w:val="22"/>
          <w:rPrChange w:id="1015" w:author="Keis" w:date="2024-09-06T17:29:00Z">
            <w:rPr>
              <w:rFonts w:ascii="Arial" w:eastAsia="나눔명조" w:hAnsi="Arial" w:cs="Arial"/>
              <w:color w:val="FF0000"/>
              <w:kern w:val="0"/>
              <w:sz w:val="22"/>
            </w:rPr>
          </w:rPrChange>
        </w:rPr>
        <w:t xml:space="preserve"> dementia, Alzheimer's disease)</w:t>
      </w:r>
      <w:r w:rsidRPr="00DC741E">
        <w:rPr>
          <w:rFonts w:ascii="Arial" w:eastAsia="나눔명조" w:hAnsi="Arial" w:cs="Arial"/>
          <w:kern w:val="0"/>
          <w:sz w:val="22"/>
          <w:rPrChange w:id="1016" w:author="Keis" w:date="2024-09-06T17:29:00Z">
            <w:rPr>
              <w:rFonts w:ascii="Arial" w:eastAsia="나눔명조" w:hAnsi="Arial" w:cs="Arial"/>
              <w:color w:val="FF0000"/>
              <w:kern w:val="0"/>
              <w:sz w:val="22"/>
            </w:rPr>
          </w:rPrChange>
        </w:rPr>
        <w:t>?</w:t>
      </w:r>
      <w:r w:rsidR="00593E6F" w:rsidRPr="00DC741E">
        <w:rPr>
          <w:rFonts w:ascii="Arial" w:eastAsia="나눔명조" w:hAnsi="Arial" w:cs="Arial"/>
          <w:kern w:val="0"/>
          <w:sz w:val="22"/>
          <w:rPrChange w:id="1017" w:author="Keis" w:date="2024-09-06T17:29:00Z">
            <w:rPr>
              <w:rFonts w:ascii="Arial" w:eastAsia="나눔명조" w:hAnsi="Arial" w:cs="Arial"/>
              <w:color w:val="FF0000"/>
              <w:kern w:val="0"/>
              <w:sz w:val="22"/>
            </w:rPr>
          </w:rPrChange>
        </w:rPr>
        <w:t xml:space="preserve"> </w:t>
      </w:r>
    </w:p>
    <w:p w14:paraId="0973E7E4" w14:textId="5F77ACEF" w:rsidR="00EA603A" w:rsidRPr="00B6507A" w:rsidRDefault="00B6507A">
      <w:pPr>
        <w:spacing w:line="384" w:lineRule="auto"/>
        <w:textAlignment w:val="baseline"/>
        <w:rPr>
          <w:rFonts w:ascii="Arial" w:eastAsia="나눔명조" w:hAnsi="Arial" w:cs="Arial"/>
          <w:color w:val="00B050"/>
          <w:kern w:val="0"/>
          <w:sz w:val="22"/>
          <w:rPrChange w:id="1018" w:author="Keis" w:date="2024-09-06T15:42:00Z">
            <w:rPr>
              <w:rFonts w:ascii="Arial" w:eastAsia="굴림" w:hAnsi="Arial" w:cs="Arial"/>
              <w:color w:val="FF0000"/>
              <w:kern w:val="0"/>
              <w:sz w:val="22"/>
            </w:rPr>
          </w:rPrChange>
        </w:rPr>
        <w:pPrChange w:id="1019" w:author="Keis" w:date="2024-09-06T15:42:00Z">
          <w:pPr>
            <w:pStyle w:val="a6"/>
            <w:numPr>
              <w:numId w:val="316"/>
            </w:numPr>
            <w:wordWrap/>
            <w:spacing w:line="360" w:lineRule="auto"/>
            <w:ind w:leftChars="0" w:left="760" w:hanging="360"/>
            <w:textAlignment w:val="baseline"/>
          </w:pPr>
        </w:pPrChange>
      </w:pPr>
      <w:ins w:id="1020" w:author="Keis" w:date="2024-09-06T15:42:00Z">
        <w:r w:rsidRPr="00B6507A">
          <w:rPr>
            <w:rFonts w:ascii="Arial" w:eastAsia="나눔명조" w:hAnsi="Arial" w:cs="Arial"/>
            <w:color w:val="00B050"/>
            <w:kern w:val="0"/>
            <w:sz w:val="22"/>
            <w:rPrChange w:id="1021" w:author="Keis" w:date="2024-09-06T15:42:00Z">
              <w:rPr>
                <w:rFonts w:ascii="Arial" w:eastAsia="나눔명조" w:hAnsi="Arial" w:cs="Arial"/>
                <w:color w:val="FF0000"/>
                <w:kern w:val="0"/>
                <w:sz w:val="22"/>
              </w:rPr>
            </w:rPrChange>
          </w:rPr>
          <w:tab/>
        </w:r>
        <w:r w:rsidRPr="00B6507A">
          <w:rPr>
            <w:rFonts w:ascii="바탕" w:eastAsia="바탕" w:hAnsi="바탕" w:cs="Arial" w:hint="eastAsia"/>
            <w:color w:val="00B050"/>
            <w:kern w:val="0"/>
            <w:sz w:val="22"/>
            <w:rPrChange w:id="1022" w:author="Keis" w:date="2024-09-06T15:42:00Z">
              <w:rPr>
                <w:rFonts w:ascii="바탕" w:eastAsia="바탕" w:hAnsi="바탕" w:cs="Arial" w:hint="eastAsia"/>
                <w:color w:val="FF0000"/>
                <w:kern w:val="0"/>
                <w:sz w:val="22"/>
              </w:rPr>
            </w:rPrChange>
          </w:rPr>
          <w:t>①</w:t>
        </w:r>
        <w:r w:rsidRPr="00B6507A">
          <w:rPr>
            <w:rFonts w:ascii="Arial" w:eastAsia="나눔명조" w:hAnsi="Arial" w:cs="Arial"/>
            <w:color w:val="00B050"/>
            <w:kern w:val="0"/>
            <w:sz w:val="22"/>
            <w:rPrChange w:id="1023" w:author="Keis" w:date="2024-09-06T15:42:00Z">
              <w:rPr>
                <w:rFonts w:ascii="Arial" w:eastAsia="나눔명조" w:hAnsi="Arial" w:cs="Arial"/>
                <w:color w:val="FF0000"/>
                <w:kern w:val="0"/>
                <w:sz w:val="22"/>
              </w:rPr>
            </w:rPrChange>
          </w:rPr>
          <w:t xml:space="preserve"> </w:t>
        </w:r>
      </w:ins>
      <w:r w:rsidR="00EA603A" w:rsidRPr="00B6507A">
        <w:rPr>
          <w:rFonts w:ascii="Arial" w:eastAsia="나눔명조" w:hAnsi="Arial" w:cs="Arial"/>
          <w:color w:val="00B050"/>
          <w:kern w:val="0"/>
          <w:sz w:val="22"/>
          <w:rPrChange w:id="1024" w:author="Keis" w:date="2024-09-06T15:42:00Z">
            <w:rPr>
              <w:rFonts w:ascii="Arial" w:eastAsia="굴림" w:hAnsi="Arial" w:cs="Arial"/>
              <w:color w:val="FF0000"/>
              <w:kern w:val="0"/>
              <w:sz w:val="22"/>
            </w:rPr>
          </w:rPrChange>
        </w:rPr>
        <w:t xml:space="preserve">Yes </w:t>
      </w:r>
    </w:p>
    <w:p w14:paraId="3E93D06C" w14:textId="5C35290F" w:rsidR="003D719A" w:rsidRPr="00B6507A" w:rsidRDefault="00B6507A">
      <w:pPr>
        <w:spacing w:line="384" w:lineRule="auto"/>
        <w:textAlignment w:val="baseline"/>
        <w:rPr>
          <w:rFonts w:ascii="Arial" w:eastAsia="나눔명조" w:hAnsi="Arial" w:cs="Arial"/>
          <w:color w:val="00B050"/>
          <w:kern w:val="0"/>
          <w:sz w:val="22"/>
          <w:rPrChange w:id="1025" w:author="Keis" w:date="2024-09-06T15:42:00Z">
            <w:rPr>
              <w:rFonts w:ascii="Arial" w:eastAsia="굴림" w:hAnsi="Arial" w:cs="Arial"/>
              <w:color w:val="FF0000"/>
              <w:kern w:val="0"/>
              <w:sz w:val="22"/>
            </w:rPr>
          </w:rPrChange>
        </w:rPr>
        <w:pPrChange w:id="1026" w:author="Keis" w:date="2024-09-06T15:42:00Z">
          <w:pPr>
            <w:pStyle w:val="a6"/>
            <w:numPr>
              <w:numId w:val="316"/>
            </w:numPr>
            <w:wordWrap/>
            <w:spacing w:line="360" w:lineRule="auto"/>
            <w:ind w:leftChars="0" w:left="760" w:hanging="360"/>
            <w:textAlignment w:val="baseline"/>
          </w:pPr>
        </w:pPrChange>
      </w:pPr>
      <w:ins w:id="1027" w:author="Keis" w:date="2024-09-06T15:42:00Z">
        <w:r w:rsidRPr="00B6507A">
          <w:rPr>
            <w:rFonts w:ascii="Arial" w:eastAsia="나눔명조" w:hAnsi="Arial" w:cs="Arial"/>
            <w:color w:val="00B050"/>
            <w:kern w:val="0"/>
            <w:sz w:val="22"/>
            <w:rPrChange w:id="1028" w:author="Keis" w:date="2024-09-06T15:42:00Z">
              <w:rPr>
                <w:rFonts w:ascii="Arial" w:eastAsia="나눔명조" w:hAnsi="Arial" w:cs="Arial"/>
                <w:color w:val="FF0000"/>
                <w:kern w:val="0"/>
                <w:sz w:val="22"/>
              </w:rPr>
            </w:rPrChange>
          </w:rPr>
          <w:tab/>
        </w:r>
        <w:r w:rsidRPr="00B6507A">
          <w:rPr>
            <w:rFonts w:ascii="바탕" w:eastAsia="바탕" w:hAnsi="바탕" w:cs="Arial" w:hint="eastAsia"/>
            <w:color w:val="00B050"/>
            <w:kern w:val="0"/>
            <w:sz w:val="22"/>
            <w:rPrChange w:id="1029" w:author="Keis" w:date="2024-09-06T15:42:00Z">
              <w:rPr>
                <w:rFonts w:ascii="바탕" w:eastAsia="바탕" w:hAnsi="바탕" w:cs="Arial" w:hint="eastAsia"/>
                <w:color w:val="FF0000"/>
                <w:kern w:val="0"/>
                <w:sz w:val="22"/>
              </w:rPr>
            </w:rPrChange>
          </w:rPr>
          <w:t>③</w:t>
        </w:r>
        <w:r w:rsidRPr="00B6507A">
          <w:rPr>
            <w:rFonts w:ascii="Arial" w:eastAsia="나눔명조" w:hAnsi="Arial" w:cs="Arial"/>
            <w:color w:val="00B050"/>
            <w:kern w:val="0"/>
            <w:sz w:val="22"/>
            <w:rPrChange w:id="1030" w:author="Keis" w:date="2024-09-06T15:42:00Z">
              <w:rPr>
                <w:rFonts w:ascii="Arial" w:eastAsia="나눔명조" w:hAnsi="Arial" w:cs="Arial"/>
                <w:color w:val="FF0000"/>
                <w:kern w:val="0"/>
                <w:sz w:val="22"/>
              </w:rPr>
            </w:rPrChange>
          </w:rPr>
          <w:t xml:space="preserve"> </w:t>
        </w:r>
      </w:ins>
      <w:r w:rsidR="001125D8" w:rsidRPr="00B6507A">
        <w:rPr>
          <w:rFonts w:ascii="Arial" w:eastAsia="나눔명조" w:hAnsi="Arial" w:cs="Arial"/>
          <w:color w:val="00B050"/>
          <w:kern w:val="0"/>
          <w:sz w:val="22"/>
          <w:rPrChange w:id="1031" w:author="Keis" w:date="2024-09-06T15:42:00Z">
            <w:rPr>
              <w:rFonts w:ascii="Arial" w:eastAsia="굴림" w:hAnsi="Arial" w:cs="Arial"/>
              <w:color w:val="FF0000"/>
              <w:kern w:val="0"/>
              <w:sz w:val="22"/>
            </w:rPr>
          </w:rPrChange>
        </w:rPr>
        <w:t>Mild cognitive impairment</w:t>
      </w:r>
    </w:p>
    <w:p w14:paraId="47AF9AB9" w14:textId="6DF7F8C1" w:rsidR="00EA603A" w:rsidRPr="00B6507A" w:rsidRDefault="00B6507A">
      <w:pPr>
        <w:spacing w:line="384" w:lineRule="auto"/>
        <w:textAlignment w:val="baseline"/>
        <w:rPr>
          <w:rFonts w:ascii="Arial" w:eastAsia="굴림" w:hAnsi="Arial" w:cs="Arial"/>
          <w:color w:val="00B050"/>
          <w:kern w:val="0"/>
          <w:sz w:val="22"/>
          <w:rPrChange w:id="1032" w:author="Keis" w:date="2024-09-06T15:42:00Z">
            <w:rPr>
              <w:rFonts w:ascii="Arial" w:eastAsia="굴림" w:hAnsi="Arial" w:cs="Arial"/>
              <w:color w:val="FF0000"/>
              <w:kern w:val="0"/>
              <w:sz w:val="22"/>
            </w:rPr>
          </w:rPrChange>
        </w:rPr>
        <w:pPrChange w:id="1033" w:author="Keis" w:date="2024-09-06T15:42:00Z">
          <w:pPr>
            <w:pStyle w:val="a6"/>
            <w:numPr>
              <w:numId w:val="316"/>
            </w:numPr>
            <w:wordWrap/>
            <w:spacing w:line="360" w:lineRule="auto"/>
            <w:ind w:leftChars="0" w:left="760" w:hanging="360"/>
            <w:textAlignment w:val="baseline"/>
          </w:pPr>
        </w:pPrChange>
      </w:pPr>
      <w:ins w:id="1034" w:author="Keis" w:date="2024-09-06T15:42:00Z">
        <w:r w:rsidRPr="00B6507A">
          <w:rPr>
            <w:rFonts w:ascii="Arial" w:eastAsia="나눔명조" w:hAnsi="Arial" w:cs="Arial"/>
            <w:color w:val="00B050"/>
            <w:kern w:val="0"/>
            <w:sz w:val="22"/>
            <w:rPrChange w:id="1035" w:author="Keis" w:date="2024-09-06T15:42:00Z">
              <w:rPr>
                <w:rFonts w:ascii="Arial" w:eastAsia="나눔명조" w:hAnsi="Arial" w:cs="Arial"/>
                <w:color w:val="FF0000"/>
                <w:kern w:val="0"/>
                <w:sz w:val="22"/>
              </w:rPr>
            </w:rPrChange>
          </w:rPr>
          <w:tab/>
        </w:r>
        <w:r w:rsidRPr="00B6507A">
          <w:rPr>
            <w:rFonts w:ascii="바탕" w:eastAsia="바탕" w:hAnsi="바탕" w:cs="Arial" w:hint="eastAsia"/>
            <w:color w:val="00B050"/>
            <w:kern w:val="0"/>
            <w:sz w:val="22"/>
            <w:rPrChange w:id="1036" w:author="Keis" w:date="2024-09-06T15:42:00Z">
              <w:rPr>
                <w:rFonts w:ascii="바탕" w:eastAsia="바탕" w:hAnsi="바탕" w:cs="Arial" w:hint="eastAsia"/>
                <w:color w:val="FF0000"/>
                <w:kern w:val="0"/>
                <w:sz w:val="22"/>
              </w:rPr>
            </w:rPrChange>
          </w:rPr>
          <w:t>⑤</w:t>
        </w:r>
        <w:r w:rsidRPr="00B6507A">
          <w:rPr>
            <w:rFonts w:ascii="Arial" w:eastAsia="나눔명조" w:hAnsi="Arial" w:cs="Arial"/>
            <w:color w:val="00B050"/>
            <w:kern w:val="0"/>
            <w:sz w:val="22"/>
            <w:rPrChange w:id="1037" w:author="Keis" w:date="2024-09-06T15:42:00Z">
              <w:rPr>
                <w:rFonts w:ascii="Arial" w:eastAsia="나눔명조" w:hAnsi="Arial" w:cs="Arial"/>
                <w:color w:val="FF0000"/>
                <w:kern w:val="0"/>
                <w:sz w:val="22"/>
              </w:rPr>
            </w:rPrChange>
          </w:rPr>
          <w:t xml:space="preserve"> </w:t>
        </w:r>
      </w:ins>
      <w:r w:rsidR="001125D8" w:rsidRPr="00B6507A">
        <w:rPr>
          <w:rFonts w:ascii="Arial" w:eastAsia="나눔명조" w:hAnsi="Arial" w:cs="Arial"/>
          <w:color w:val="00B050"/>
          <w:kern w:val="0"/>
          <w:sz w:val="22"/>
          <w:rPrChange w:id="1038" w:author="Keis" w:date="2024-09-06T15:42:00Z">
            <w:rPr>
              <w:rFonts w:ascii="Arial" w:eastAsia="굴림" w:hAnsi="Arial" w:cs="Arial"/>
              <w:color w:val="FF0000"/>
              <w:kern w:val="0"/>
              <w:sz w:val="22"/>
            </w:rPr>
          </w:rPrChange>
        </w:rPr>
        <w:t>No</w:t>
      </w:r>
      <w:r w:rsidR="00593E6F" w:rsidRPr="00B6507A">
        <w:rPr>
          <w:rFonts w:ascii="Arial" w:eastAsia="나눔명조" w:hAnsi="Arial" w:cs="Arial"/>
          <w:color w:val="00B050"/>
          <w:kern w:val="0"/>
          <w:sz w:val="22"/>
          <w:rPrChange w:id="1039" w:author="Keis" w:date="2024-09-06T15:42:00Z">
            <w:rPr>
              <w:rFonts w:ascii="Arial" w:eastAsia="굴림" w:hAnsi="Arial" w:cs="Arial"/>
              <w:color w:val="FF0000"/>
              <w:kern w:val="0"/>
              <w:sz w:val="22"/>
            </w:rPr>
          </w:rPrChange>
        </w:rPr>
        <w:t xml:space="preserve"> </w:t>
      </w:r>
      <w:r w:rsidR="00593E6F" w:rsidRPr="00B6507A">
        <w:rPr>
          <w:rFonts w:ascii="Arial" w:eastAsia="나눔명조" w:hAnsi="Arial" w:cs="Arial" w:hint="eastAsia"/>
          <w:color w:val="00B050"/>
          <w:kern w:val="0"/>
          <w:sz w:val="22"/>
          <w:rPrChange w:id="1040" w:author="Keis" w:date="2024-09-06T15:42:00Z">
            <w:rPr>
              <w:rFonts w:ascii="Arial" w:eastAsia="굴림" w:hAnsi="Arial" w:cs="Arial" w:hint="eastAsia"/>
              <w:color w:val="FF0000"/>
              <w:sz w:val="22"/>
            </w:rPr>
          </w:rPrChange>
        </w:rPr>
        <w:t>→</w:t>
      </w:r>
      <w:r w:rsidR="00593E6F" w:rsidRPr="00B6507A">
        <w:rPr>
          <w:rFonts w:ascii="Arial" w:eastAsia="나눔명조" w:hAnsi="Arial" w:cs="Arial"/>
          <w:color w:val="00B050"/>
          <w:kern w:val="0"/>
          <w:sz w:val="22"/>
          <w:rPrChange w:id="1041" w:author="Keis" w:date="2024-09-06T15:42:00Z">
            <w:rPr>
              <w:rFonts w:ascii="Arial" w:eastAsia="굴림" w:hAnsi="Arial" w:cs="Arial"/>
              <w:color w:val="FF0000"/>
              <w:sz w:val="22"/>
            </w:rPr>
          </w:rPrChange>
        </w:rPr>
        <w:t>Go</w:t>
      </w:r>
      <w:r w:rsidR="00593E6F" w:rsidRPr="00B6507A">
        <w:rPr>
          <w:rFonts w:ascii="Arial" w:eastAsia="굴림" w:hAnsi="Arial" w:cs="Arial"/>
          <w:color w:val="00B050"/>
          <w:sz w:val="22"/>
          <w:rPrChange w:id="1042" w:author="Keis" w:date="2024-09-06T15:42:00Z">
            <w:rPr>
              <w:rFonts w:ascii="Arial" w:eastAsia="굴림" w:hAnsi="Arial" w:cs="Arial"/>
              <w:color w:val="FF0000"/>
              <w:sz w:val="22"/>
            </w:rPr>
          </w:rPrChange>
        </w:rPr>
        <w:t xml:space="preserve"> to </w:t>
      </w:r>
      <w:r w:rsidR="00EA603A" w:rsidRPr="00B6507A">
        <w:rPr>
          <w:rFonts w:ascii="Arial" w:eastAsia="굴림" w:hAnsi="Arial" w:cs="Arial"/>
          <w:color w:val="00B050"/>
          <w:kern w:val="0"/>
          <w:sz w:val="22"/>
          <w:rPrChange w:id="1043" w:author="Keis" w:date="2024-09-06T15:42:00Z">
            <w:rPr>
              <w:rFonts w:ascii="Arial" w:eastAsia="굴림" w:hAnsi="Arial" w:cs="Arial"/>
              <w:color w:val="FF0000"/>
              <w:kern w:val="0"/>
              <w:sz w:val="22"/>
            </w:rPr>
          </w:rPrChange>
        </w:rPr>
        <w:t>C053</w:t>
      </w:r>
    </w:p>
    <w:p w14:paraId="36CF7CBB" w14:textId="77777777" w:rsidR="00593E6F" w:rsidRPr="00DC741E" w:rsidRDefault="00593E6F" w:rsidP="003D719A">
      <w:pPr>
        <w:spacing w:line="384" w:lineRule="auto"/>
        <w:textAlignment w:val="baseline"/>
        <w:rPr>
          <w:rFonts w:ascii="Arial" w:eastAsia="나눔명조" w:hAnsi="Arial" w:cs="Arial"/>
          <w:kern w:val="0"/>
          <w:sz w:val="22"/>
        </w:rPr>
      </w:pPr>
    </w:p>
    <w:p w14:paraId="50F0DD63" w14:textId="77777777" w:rsidR="004531A7" w:rsidRPr="00DC741E" w:rsidRDefault="00EA603A" w:rsidP="00EA603A">
      <w:pPr>
        <w:spacing w:line="384" w:lineRule="auto"/>
        <w:textAlignment w:val="baseline"/>
        <w:rPr>
          <w:rFonts w:ascii="Arial" w:eastAsia="나눔명조" w:hAnsi="Arial" w:cs="Arial"/>
          <w:kern w:val="0"/>
          <w:sz w:val="22"/>
          <w:rPrChange w:id="1044" w:author="Keis" w:date="2024-09-06T17:29:00Z">
            <w:rPr>
              <w:rFonts w:ascii="Arial" w:eastAsia="나눔명조" w:hAnsi="Arial" w:cs="Arial"/>
              <w:color w:val="FF0000"/>
              <w:kern w:val="0"/>
              <w:sz w:val="22"/>
            </w:rPr>
          </w:rPrChange>
        </w:rPr>
      </w:pPr>
      <w:r w:rsidRPr="00DC741E">
        <w:rPr>
          <w:rFonts w:ascii="Arial" w:eastAsia="나눔명조" w:hAnsi="Arial" w:cs="Arial"/>
          <w:kern w:val="0"/>
          <w:sz w:val="22"/>
          <w:rPrChange w:id="1045" w:author="Keis" w:date="2024-09-06T17:29:00Z">
            <w:rPr>
              <w:rFonts w:ascii="Arial" w:eastAsia="나눔명조" w:hAnsi="Arial" w:cs="Arial"/>
              <w:color w:val="FF0000"/>
              <w:kern w:val="0"/>
              <w:sz w:val="22"/>
            </w:rPr>
          </w:rPrChange>
        </w:rPr>
        <w:t xml:space="preserve">Cadd_02. </w:t>
      </w:r>
      <w:r w:rsidR="004531A7" w:rsidRPr="00DC741E">
        <w:rPr>
          <w:rFonts w:ascii="Arial" w:eastAsia="나눔명조" w:hAnsi="Arial" w:cs="Arial"/>
          <w:kern w:val="0"/>
          <w:sz w:val="22"/>
          <w:rPrChange w:id="1046" w:author="Keis" w:date="2024-09-06T17:29:00Z">
            <w:rPr>
              <w:rFonts w:ascii="Arial" w:eastAsia="나눔명조" w:hAnsi="Arial" w:cs="Arial"/>
              <w:color w:val="FF0000"/>
              <w:kern w:val="0"/>
              <w:sz w:val="22"/>
            </w:rPr>
          </w:rPrChange>
        </w:rPr>
        <w:t>When was your dementia (such as senile dementia, Alzheimer's disease) diagnosed for the first time? (unit: year and month combined into 6 digits)</w:t>
      </w:r>
    </w:p>
    <w:p w14:paraId="4369F56F" w14:textId="4F88A9D4" w:rsidR="004531A7" w:rsidRPr="00DC741E" w:rsidRDefault="003D719A" w:rsidP="00EA603A">
      <w:pPr>
        <w:spacing w:line="384" w:lineRule="auto"/>
        <w:textAlignment w:val="baseline"/>
        <w:rPr>
          <w:rFonts w:ascii="Arial" w:eastAsia="굴림체" w:hAnsi="Arial" w:cs="Arial"/>
          <w:bCs/>
          <w:kern w:val="0"/>
          <w:sz w:val="22"/>
          <w:rPrChange w:id="1047" w:author="Keis" w:date="2024-09-06T17:29:00Z">
            <w:rPr>
              <w:rFonts w:ascii="Arial" w:eastAsia="굴림체" w:hAnsi="Arial" w:cs="Arial"/>
              <w:bCs/>
              <w:color w:val="FF0000"/>
              <w:kern w:val="0"/>
              <w:sz w:val="22"/>
            </w:rPr>
          </w:rPrChange>
        </w:rPr>
      </w:pPr>
      <w:r w:rsidRPr="00DC741E">
        <w:rPr>
          <w:rFonts w:ascii="Arial" w:eastAsia="굴림체" w:hAnsi="Arial" w:cs="Arial"/>
          <w:bCs/>
          <w:kern w:val="0"/>
          <w:sz w:val="22"/>
          <w:rPrChange w:id="1048" w:author="Keis" w:date="2024-09-06T17:29:00Z">
            <w:rPr>
              <w:rFonts w:ascii="Arial" w:eastAsia="굴림체" w:hAnsi="Arial" w:cs="Arial"/>
              <w:bCs/>
              <w:color w:val="FF0000"/>
              <w:kern w:val="0"/>
              <w:sz w:val="22"/>
            </w:rPr>
          </w:rPrChange>
        </w:rPr>
        <w:t>[</w:t>
      </w:r>
      <w:r w:rsidR="004531A7" w:rsidRPr="00DC741E">
        <w:rPr>
          <w:rFonts w:ascii="Arial" w:eastAsia="굴림체" w:hAnsi="Arial" w:cs="Arial"/>
          <w:bCs/>
          <w:kern w:val="0"/>
          <w:sz w:val="22"/>
          <w:rPrChange w:id="1049" w:author="Keis" w:date="2024-09-06T17:29:00Z">
            <w:rPr>
              <w:rFonts w:ascii="Arial" w:eastAsia="굴림체" w:hAnsi="Arial" w:cs="Arial"/>
              <w:bCs/>
              <w:color w:val="FF0000"/>
              <w:kern w:val="0"/>
              <w:sz w:val="22"/>
            </w:rPr>
          </w:rPrChange>
        </w:rPr>
        <w:t xml:space="preserve">IWER: </w:t>
      </w:r>
      <w:r w:rsidRPr="00DC741E">
        <w:rPr>
          <w:rFonts w:ascii="Arial" w:eastAsia="굴림체" w:hAnsi="Arial" w:cs="Arial"/>
          <w:bCs/>
          <w:kern w:val="0"/>
          <w:sz w:val="22"/>
          <w:rPrChange w:id="1050" w:author="Keis" w:date="2024-09-06T17:29:00Z">
            <w:rPr>
              <w:rFonts w:ascii="Arial" w:eastAsia="굴림체" w:hAnsi="Arial" w:cs="Arial"/>
              <w:bCs/>
              <w:color w:val="FF0000"/>
              <w:kern w:val="0"/>
              <w:sz w:val="22"/>
            </w:rPr>
          </w:rPrChange>
        </w:rPr>
        <w:t xml:space="preserve">0000 and 00 months in a row of 6 digits. For example, enter </w:t>
      </w:r>
      <w:del w:id="1051" w:author="Keis" w:date="2024-09-06T10:23:00Z">
        <w:r w:rsidR="00B14068" w:rsidRPr="00DC741E" w:rsidDel="00817F07">
          <w:rPr>
            <w:rFonts w:ascii="Arial" w:eastAsia="굴림체" w:hAnsi="Arial" w:cs="Arial"/>
            <w:bCs/>
            <w:color w:val="00B050"/>
            <w:kern w:val="0"/>
            <w:sz w:val="22"/>
            <w:rPrChange w:id="1052" w:author="Keis" w:date="2024-09-06T17:29:00Z">
              <w:rPr>
                <w:rFonts w:ascii="Arial" w:eastAsia="굴림체" w:hAnsi="Arial" w:cs="Arial"/>
                <w:bCs/>
                <w:color w:val="FF0000"/>
                <w:kern w:val="0"/>
                <w:sz w:val="22"/>
              </w:rPr>
            </w:rPrChange>
          </w:rPr>
          <w:delText>2020</w:delText>
        </w:r>
      </w:del>
      <w:ins w:id="1053" w:author="Keis" w:date="2024-09-06T10:23:00Z">
        <w:r w:rsidR="00817F07" w:rsidRPr="00DC741E">
          <w:rPr>
            <w:rFonts w:ascii="Arial" w:eastAsia="굴림체" w:hAnsi="Arial" w:cs="Arial"/>
            <w:bCs/>
            <w:color w:val="00B050"/>
            <w:kern w:val="0"/>
            <w:sz w:val="22"/>
          </w:rPr>
          <w:t>2022</w:t>
        </w:r>
      </w:ins>
      <w:r w:rsidR="00B14068" w:rsidRPr="00DC741E">
        <w:rPr>
          <w:rFonts w:ascii="Arial" w:eastAsia="굴림체" w:hAnsi="Arial" w:cs="Arial"/>
          <w:bCs/>
          <w:kern w:val="0"/>
          <w:sz w:val="22"/>
          <w:rPrChange w:id="1054" w:author="Keis" w:date="2024-09-06T17:29:00Z">
            <w:rPr>
              <w:rFonts w:ascii="Arial" w:eastAsia="굴림체" w:hAnsi="Arial" w:cs="Arial"/>
              <w:bCs/>
              <w:color w:val="FF0000"/>
              <w:kern w:val="0"/>
              <w:sz w:val="22"/>
            </w:rPr>
          </w:rPrChange>
        </w:rPr>
        <w:t>01</w:t>
      </w:r>
      <w:r w:rsidRPr="00DC741E">
        <w:rPr>
          <w:rFonts w:ascii="Arial" w:eastAsia="굴림체" w:hAnsi="Arial" w:cs="Arial"/>
          <w:bCs/>
          <w:kern w:val="0"/>
          <w:sz w:val="22"/>
          <w:rPrChange w:id="1055" w:author="Keis" w:date="2024-09-06T17:29:00Z">
            <w:rPr>
              <w:rFonts w:ascii="Arial" w:eastAsia="굴림체" w:hAnsi="Arial" w:cs="Arial"/>
              <w:bCs/>
              <w:color w:val="FF0000"/>
              <w:kern w:val="0"/>
              <w:sz w:val="22"/>
            </w:rPr>
          </w:rPrChange>
        </w:rPr>
        <w:t xml:space="preserve"> for January </w:t>
      </w:r>
      <w:del w:id="1056" w:author="Keis" w:date="2024-09-06T10:23:00Z">
        <w:r w:rsidR="00B14068" w:rsidRPr="00DC741E" w:rsidDel="00817F07">
          <w:rPr>
            <w:rFonts w:ascii="Arial" w:eastAsia="굴림체" w:hAnsi="Arial" w:cs="Arial"/>
            <w:bCs/>
            <w:color w:val="00B050"/>
            <w:kern w:val="0"/>
            <w:sz w:val="22"/>
            <w:rPrChange w:id="1057" w:author="Keis" w:date="2024-09-06T17:29:00Z">
              <w:rPr>
                <w:rFonts w:ascii="Arial" w:eastAsia="굴림체" w:hAnsi="Arial" w:cs="Arial"/>
                <w:bCs/>
                <w:color w:val="FF0000"/>
                <w:kern w:val="0"/>
                <w:sz w:val="22"/>
              </w:rPr>
            </w:rPrChange>
          </w:rPr>
          <w:delText>2020</w:delText>
        </w:r>
      </w:del>
      <w:ins w:id="1058" w:author="Keis" w:date="2024-09-06T10:23:00Z">
        <w:r w:rsidR="00817F07" w:rsidRPr="00DC741E">
          <w:rPr>
            <w:rFonts w:ascii="Arial" w:eastAsia="굴림체" w:hAnsi="Arial" w:cs="Arial"/>
            <w:bCs/>
            <w:color w:val="00B050"/>
            <w:kern w:val="0"/>
            <w:sz w:val="22"/>
          </w:rPr>
          <w:t>2022</w:t>
        </w:r>
      </w:ins>
      <w:r w:rsidRPr="00DC741E">
        <w:rPr>
          <w:rFonts w:ascii="Arial" w:eastAsia="굴림체" w:hAnsi="Arial" w:cs="Arial"/>
          <w:bCs/>
          <w:kern w:val="0"/>
          <w:sz w:val="22"/>
          <w:rPrChange w:id="1059" w:author="Keis" w:date="2024-09-06T17:29:00Z">
            <w:rPr>
              <w:rFonts w:ascii="Arial" w:eastAsia="굴림체" w:hAnsi="Arial" w:cs="Arial"/>
              <w:bCs/>
              <w:color w:val="FF0000"/>
              <w:kern w:val="0"/>
              <w:sz w:val="22"/>
            </w:rPr>
          </w:rPrChange>
        </w:rPr>
        <w:t xml:space="preserve"> and </w:t>
      </w:r>
      <w:del w:id="1060" w:author="Keis" w:date="2024-09-06T10:23:00Z">
        <w:r w:rsidR="00B14068" w:rsidRPr="00DC741E" w:rsidDel="00817F07">
          <w:rPr>
            <w:rFonts w:ascii="Arial" w:eastAsia="굴림체" w:hAnsi="Arial" w:cs="Arial"/>
            <w:bCs/>
            <w:color w:val="00B050"/>
            <w:kern w:val="0"/>
            <w:sz w:val="22"/>
            <w:rPrChange w:id="1061" w:author="Keis" w:date="2024-09-06T17:29:00Z">
              <w:rPr>
                <w:rFonts w:ascii="Arial" w:eastAsia="굴림체" w:hAnsi="Arial" w:cs="Arial"/>
                <w:bCs/>
                <w:color w:val="FF0000"/>
                <w:kern w:val="0"/>
                <w:sz w:val="22"/>
              </w:rPr>
            </w:rPrChange>
          </w:rPr>
          <w:delText>2020</w:delText>
        </w:r>
      </w:del>
      <w:ins w:id="1062" w:author="Keis" w:date="2024-09-06T10:23:00Z">
        <w:r w:rsidR="00817F07" w:rsidRPr="00DC741E">
          <w:rPr>
            <w:rFonts w:ascii="Arial" w:eastAsia="굴림체" w:hAnsi="Arial" w:cs="Arial"/>
            <w:bCs/>
            <w:color w:val="00B050"/>
            <w:kern w:val="0"/>
            <w:sz w:val="22"/>
          </w:rPr>
          <w:t>2022</w:t>
        </w:r>
      </w:ins>
      <w:r w:rsidR="00B14068" w:rsidRPr="00DC741E">
        <w:rPr>
          <w:rFonts w:ascii="Arial" w:eastAsia="굴림체" w:hAnsi="Arial" w:cs="Arial"/>
          <w:bCs/>
          <w:kern w:val="0"/>
          <w:sz w:val="22"/>
          <w:rPrChange w:id="1063" w:author="Keis" w:date="2024-09-06T17:29:00Z">
            <w:rPr>
              <w:rFonts w:ascii="Arial" w:eastAsia="굴림체" w:hAnsi="Arial" w:cs="Arial"/>
              <w:bCs/>
              <w:color w:val="FF0000"/>
              <w:kern w:val="0"/>
              <w:sz w:val="22"/>
            </w:rPr>
          </w:rPrChange>
        </w:rPr>
        <w:t xml:space="preserve">00 </w:t>
      </w:r>
      <w:r w:rsidRPr="00DC741E">
        <w:rPr>
          <w:rFonts w:ascii="Arial" w:eastAsia="굴림체" w:hAnsi="Arial" w:cs="Arial"/>
          <w:bCs/>
          <w:kern w:val="0"/>
          <w:sz w:val="22"/>
          <w:rPrChange w:id="1064" w:author="Keis" w:date="2024-09-06T17:29:00Z">
            <w:rPr>
              <w:rFonts w:ascii="Arial" w:eastAsia="굴림체" w:hAnsi="Arial" w:cs="Arial"/>
              <w:bCs/>
              <w:color w:val="FF0000"/>
              <w:kern w:val="0"/>
              <w:sz w:val="22"/>
            </w:rPr>
          </w:rPrChange>
        </w:rPr>
        <w:t>for the exact month.]</w:t>
      </w:r>
      <w:r w:rsidR="004531A7" w:rsidRPr="00DC741E">
        <w:rPr>
          <w:rFonts w:ascii="Arial" w:eastAsia="굴림체" w:hAnsi="Arial" w:cs="Arial"/>
          <w:bCs/>
          <w:kern w:val="0"/>
          <w:sz w:val="22"/>
          <w:rPrChange w:id="1065" w:author="Keis" w:date="2024-09-06T17:29:00Z">
            <w:rPr>
              <w:rFonts w:ascii="Arial" w:eastAsia="굴림체" w:hAnsi="Arial" w:cs="Arial"/>
              <w:bCs/>
              <w:color w:val="FF0000"/>
              <w:kern w:val="0"/>
              <w:sz w:val="22"/>
            </w:rPr>
          </w:rPrChange>
        </w:rPr>
        <w:t xml:space="preserve"> </w:t>
      </w:r>
    </w:p>
    <w:p w14:paraId="52F96E54" w14:textId="48E80A99" w:rsidR="00EA603A" w:rsidRPr="00DC741E" w:rsidRDefault="00EA603A" w:rsidP="00EA603A">
      <w:pPr>
        <w:spacing w:line="384" w:lineRule="auto"/>
        <w:textAlignment w:val="baseline"/>
        <w:rPr>
          <w:rFonts w:ascii="Arial" w:eastAsia="굴림" w:hAnsi="Arial" w:cs="Arial"/>
          <w:kern w:val="0"/>
          <w:sz w:val="22"/>
          <w:rPrChange w:id="1066" w:author="Keis" w:date="2024-09-06T17:29:00Z">
            <w:rPr>
              <w:rFonts w:ascii="Arial" w:eastAsia="굴림" w:hAnsi="Arial" w:cs="Arial"/>
              <w:color w:val="FF0000"/>
              <w:kern w:val="0"/>
              <w:sz w:val="22"/>
            </w:rPr>
          </w:rPrChange>
        </w:rPr>
      </w:pPr>
      <w:r w:rsidRPr="00DC741E">
        <w:rPr>
          <w:rFonts w:ascii="Arial" w:eastAsia="나눔명조" w:hAnsi="Arial" w:cs="Arial"/>
          <w:kern w:val="0"/>
          <w:sz w:val="22"/>
          <w:rPrChange w:id="1067" w:author="Keis" w:date="2024-09-06T17:29:00Z">
            <w:rPr>
              <w:rFonts w:ascii="Arial" w:eastAsia="나눔명조" w:hAnsi="Arial" w:cs="Arial"/>
              <w:color w:val="FF0000"/>
              <w:kern w:val="0"/>
              <w:sz w:val="22"/>
            </w:rPr>
          </w:rPrChange>
        </w:rPr>
        <w:t>__________ [</w:t>
      </w:r>
      <w:r w:rsidR="00817B8C" w:rsidRPr="00DC741E">
        <w:rPr>
          <w:rFonts w:ascii="Arial" w:eastAsia="나눔명조" w:hAnsi="Arial" w:cs="Arial"/>
          <w:kern w:val="0"/>
          <w:sz w:val="22"/>
          <w:rPrChange w:id="1068" w:author="Keis" w:date="2024-09-06T17:29:00Z">
            <w:rPr>
              <w:rFonts w:ascii="Arial" w:eastAsia="나눔명조" w:hAnsi="Arial" w:cs="Arial"/>
              <w:color w:val="FF0000"/>
              <w:kern w:val="0"/>
              <w:sz w:val="22"/>
            </w:rPr>
          </w:rPrChange>
        </w:rPr>
        <w:t xml:space="preserve">Range: </w:t>
      </w:r>
      <w:r w:rsidRPr="00DC741E">
        <w:rPr>
          <w:rFonts w:ascii="Arial" w:eastAsia="나눔명조" w:hAnsi="Arial" w:cs="Arial"/>
          <w:kern w:val="0"/>
          <w:sz w:val="22"/>
          <w:rPrChange w:id="1069" w:author="Keis" w:date="2024-09-06T17:29:00Z">
            <w:rPr>
              <w:rFonts w:ascii="Arial" w:eastAsia="나눔명조" w:hAnsi="Arial" w:cs="Arial"/>
              <w:color w:val="FF0000"/>
              <w:kern w:val="0"/>
              <w:sz w:val="22"/>
            </w:rPr>
          </w:rPrChange>
        </w:rPr>
        <w:t xml:space="preserve">190000 ~ </w:t>
      </w:r>
      <w:del w:id="1070" w:author="Keis" w:date="2024-09-06T10:23:00Z">
        <w:r w:rsidRPr="00DC741E" w:rsidDel="00817F07">
          <w:rPr>
            <w:rFonts w:ascii="Arial" w:eastAsia="나눔명조" w:hAnsi="Arial" w:cs="Arial"/>
            <w:color w:val="00B050"/>
            <w:kern w:val="0"/>
            <w:sz w:val="22"/>
            <w:rPrChange w:id="1071" w:author="Keis" w:date="2024-09-06T17:29:00Z">
              <w:rPr>
                <w:rFonts w:ascii="Arial" w:eastAsia="나눔명조" w:hAnsi="Arial" w:cs="Arial"/>
                <w:color w:val="FF0000"/>
                <w:kern w:val="0"/>
                <w:sz w:val="22"/>
              </w:rPr>
            </w:rPrChange>
          </w:rPr>
          <w:delText>2</w:delText>
        </w:r>
        <w:r w:rsidR="00B14068" w:rsidRPr="00DC741E" w:rsidDel="00817F07">
          <w:rPr>
            <w:rFonts w:ascii="Arial" w:eastAsia="나눔명조" w:hAnsi="Arial" w:cs="Arial"/>
            <w:color w:val="00B050"/>
            <w:kern w:val="0"/>
            <w:sz w:val="22"/>
            <w:rPrChange w:id="1072" w:author="Keis" w:date="2024-09-06T17:29:00Z">
              <w:rPr>
                <w:rFonts w:ascii="Arial" w:eastAsia="나눔명조" w:hAnsi="Arial" w:cs="Arial"/>
                <w:color w:val="FF0000"/>
                <w:kern w:val="0"/>
                <w:sz w:val="22"/>
              </w:rPr>
            </w:rPrChange>
          </w:rPr>
          <w:delText>020</w:delText>
        </w:r>
      </w:del>
      <w:ins w:id="1073" w:author="Keis" w:date="2024-09-06T10:23:00Z">
        <w:r w:rsidR="00817F07" w:rsidRPr="00DC741E">
          <w:rPr>
            <w:rFonts w:ascii="Arial" w:eastAsia="나눔명조" w:hAnsi="Arial" w:cs="Arial"/>
            <w:color w:val="00B050"/>
            <w:kern w:val="0"/>
            <w:sz w:val="22"/>
          </w:rPr>
          <w:t>2022</w:t>
        </w:r>
      </w:ins>
      <w:r w:rsidR="00B14068" w:rsidRPr="00DC741E">
        <w:rPr>
          <w:rFonts w:ascii="Arial" w:eastAsia="나눔명조" w:hAnsi="Arial" w:cs="Arial"/>
          <w:kern w:val="0"/>
          <w:sz w:val="22"/>
          <w:rPrChange w:id="1074" w:author="Keis" w:date="2024-09-06T17:29:00Z">
            <w:rPr>
              <w:rFonts w:ascii="Arial" w:eastAsia="나눔명조" w:hAnsi="Arial" w:cs="Arial"/>
              <w:color w:val="FF0000"/>
              <w:kern w:val="0"/>
              <w:sz w:val="22"/>
            </w:rPr>
          </w:rPrChange>
        </w:rPr>
        <w:t>11</w:t>
      </w:r>
      <w:r w:rsidRPr="00DC741E">
        <w:rPr>
          <w:rFonts w:ascii="Arial" w:eastAsia="나눔명조" w:hAnsi="Arial" w:cs="Arial"/>
          <w:kern w:val="0"/>
          <w:sz w:val="22"/>
          <w:rPrChange w:id="1075" w:author="Keis" w:date="2024-09-06T17:29:00Z">
            <w:rPr>
              <w:rFonts w:ascii="Arial" w:eastAsia="나눔명조" w:hAnsi="Arial" w:cs="Arial"/>
              <w:color w:val="FF0000"/>
              <w:kern w:val="0"/>
              <w:sz w:val="22"/>
            </w:rPr>
          </w:rPrChange>
        </w:rPr>
        <w:t>]</w:t>
      </w:r>
    </w:p>
    <w:p w14:paraId="460A5F89" w14:textId="77777777" w:rsidR="00EA603A" w:rsidRPr="00DC741E" w:rsidRDefault="00EA603A" w:rsidP="00EA603A">
      <w:pPr>
        <w:spacing w:line="384" w:lineRule="auto"/>
        <w:textAlignment w:val="baseline"/>
        <w:rPr>
          <w:rFonts w:ascii="Arial" w:eastAsia="나눔명조" w:hAnsi="Arial" w:cs="Arial"/>
          <w:kern w:val="0"/>
          <w:sz w:val="22"/>
          <w:rPrChange w:id="1076" w:author="Keis" w:date="2024-09-06T17:29:00Z">
            <w:rPr>
              <w:rFonts w:ascii="Arial" w:eastAsia="나눔명조" w:hAnsi="Arial" w:cs="Arial"/>
              <w:color w:val="FF0000"/>
              <w:kern w:val="0"/>
              <w:sz w:val="22"/>
            </w:rPr>
          </w:rPrChange>
        </w:rPr>
      </w:pPr>
    </w:p>
    <w:p w14:paraId="16FFEE80" w14:textId="77777777" w:rsidR="00EA603A" w:rsidRPr="00DC741E" w:rsidRDefault="00EA603A" w:rsidP="00EA603A">
      <w:pPr>
        <w:spacing w:line="384" w:lineRule="auto"/>
        <w:textAlignment w:val="baseline"/>
        <w:rPr>
          <w:rFonts w:ascii="Arial" w:eastAsia="굴림" w:hAnsi="Arial" w:cs="Arial"/>
          <w:kern w:val="0"/>
          <w:sz w:val="22"/>
          <w:rPrChange w:id="1077" w:author="Keis" w:date="2024-09-06T17:29:00Z">
            <w:rPr>
              <w:rFonts w:ascii="Arial" w:eastAsia="굴림" w:hAnsi="Arial" w:cs="Arial"/>
              <w:color w:val="FF0000"/>
              <w:kern w:val="0"/>
              <w:sz w:val="22"/>
            </w:rPr>
          </w:rPrChange>
        </w:rPr>
      </w:pPr>
      <w:r w:rsidRPr="00DC741E">
        <w:rPr>
          <w:rFonts w:ascii="Arial" w:eastAsia="나눔명조" w:hAnsi="Arial" w:cs="Arial"/>
          <w:kern w:val="0"/>
          <w:sz w:val="22"/>
          <w:rPrChange w:id="1078" w:author="Keis" w:date="2024-09-06T17:29:00Z">
            <w:rPr>
              <w:rFonts w:ascii="Arial" w:eastAsia="나눔명조" w:hAnsi="Arial" w:cs="Arial"/>
              <w:color w:val="FF0000"/>
              <w:kern w:val="0"/>
              <w:sz w:val="22"/>
            </w:rPr>
          </w:rPrChange>
        </w:rPr>
        <w:t xml:space="preserve">Cadd_03. </w:t>
      </w:r>
      <w:r w:rsidR="004531A7" w:rsidRPr="00DC741E">
        <w:rPr>
          <w:rFonts w:ascii="Arial" w:eastAsia="나눔명조" w:hAnsi="Arial" w:cs="Arial"/>
          <w:kern w:val="0"/>
          <w:sz w:val="22"/>
          <w:rPrChange w:id="1079" w:author="Keis" w:date="2024-09-06T17:29:00Z">
            <w:rPr>
              <w:rFonts w:ascii="Arial" w:eastAsia="나눔명조" w:hAnsi="Arial" w:cs="Arial"/>
              <w:color w:val="FF0000"/>
              <w:kern w:val="0"/>
              <w:sz w:val="22"/>
            </w:rPr>
          </w:rPrChange>
        </w:rPr>
        <w:t xml:space="preserve">Are you currently taking any medication or receiving treatment for your </w:t>
      </w:r>
      <w:r w:rsidR="00344082" w:rsidRPr="00DC741E">
        <w:rPr>
          <w:rFonts w:ascii="Arial" w:eastAsia="나눔명조" w:hAnsi="Arial" w:cs="Arial"/>
          <w:kern w:val="0"/>
          <w:sz w:val="22"/>
          <w:rPrChange w:id="1080" w:author="Keis" w:date="2024-09-06T17:29:00Z">
            <w:rPr>
              <w:rFonts w:ascii="Arial" w:eastAsia="나눔명조" w:hAnsi="Arial" w:cs="Arial"/>
              <w:color w:val="FF0000"/>
              <w:kern w:val="0"/>
              <w:sz w:val="22"/>
            </w:rPr>
          </w:rPrChange>
        </w:rPr>
        <w:t>dementia (such as senile dementia, Alzheimer's disease)?</w:t>
      </w:r>
    </w:p>
    <w:p w14:paraId="736D7545" w14:textId="77777777" w:rsidR="00AE2F12" w:rsidRPr="00DC741E" w:rsidRDefault="00AE2F12" w:rsidP="00D12299">
      <w:pPr>
        <w:pStyle w:val="a6"/>
        <w:numPr>
          <w:ilvl w:val="0"/>
          <w:numId w:val="1290"/>
        </w:numPr>
        <w:tabs>
          <w:tab w:val="left" w:pos="5245"/>
        </w:tabs>
        <w:wordWrap/>
        <w:spacing w:line="360" w:lineRule="auto"/>
        <w:ind w:leftChars="0"/>
        <w:rPr>
          <w:rFonts w:ascii="Arial" w:eastAsia="굴림" w:hAnsi="Arial" w:cs="Arial"/>
          <w:sz w:val="22"/>
          <w:rPrChange w:id="1081" w:author="Keis" w:date="2024-09-06T17:29:00Z">
            <w:rPr>
              <w:rFonts w:ascii="Arial" w:eastAsia="굴림" w:hAnsi="Arial" w:cs="Arial"/>
              <w:color w:val="FF0000"/>
              <w:sz w:val="22"/>
            </w:rPr>
          </w:rPrChange>
        </w:rPr>
      </w:pPr>
      <w:r w:rsidRPr="00DC741E">
        <w:rPr>
          <w:rFonts w:ascii="Arial" w:eastAsia="굴림" w:hAnsi="Arial" w:cs="Arial"/>
          <w:sz w:val="22"/>
          <w:rPrChange w:id="1082" w:author="Keis" w:date="2024-09-06T17:29:00Z">
            <w:rPr>
              <w:rFonts w:ascii="Arial" w:eastAsia="굴림" w:hAnsi="Arial" w:cs="Arial"/>
              <w:color w:val="FF0000"/>
              <w:sz w:val="22"/>
            </w:rPr>
          </w:rPrChange>
        </w:rPr>
        <w:t>Yes</w:t>
      </w:r>
      <w:r w:rsidRPr="00DC741E">
        <w:rPr>
          <w:rFonts w:ascii="Arial" w:eastAsia="굴림" w:hAnsi="Arial" w:cs="Arial"/>
          <w:sz w:val="22"/>
          <w:rPrChange w:id="1083" w:author="Keis" w:date="2024-09-06T17:29:00Z">
            <w:rPr>
              <w:rFonts w:ascii="Arial" w:eastAsia="굴림" w:hAnsi="Arial" w:cs="Arial"/>
              <w:color w:val="FF0000"/>
              <w:sz w:val="22"/>
            </w:rPr>
          </w:rPrChange>
        </w:rPr>
        <w:tab/>
      </w:r>
      <w:r w:rsidRPr="00DC741E">
        <w:rPr>
          <w:rFonts w:ascii="굴림" w:eastAsia="굴림" w:hAnsi="굴림" w:cs="굴림" w:hint="eastAsia"/>
          <w:sz w:val="22"/>
          <w:rPrChange w:id="1084" w:author="Keis" w:date="2024-09-06T17:29:00Z">
            <w:rPr>
              <w:rFonts w:ascii="굴림" w:eastAsia="굴림" w:hAnsi="굴림" w:cs="굴림" w:hint="eastAsia"/>
              <w:color w:val="FF0000"/>
              <w:sz w:val="22"/>
            </w:rPr>
          </w:rPrChange>
        </w:rPr>
        <w:t>⑤</w:t>
      </w:r>
      <w:r w:rsidRPr="00DC741E">
        <w:rPr>
          <w:rFonts w:ascii="Arial" w:eastAsia="굴림" w:hAnsi="Arial" w:cs="Arial"/>
          <w:sz w:val="22"/>
          <w:rPrChange w:id="1085" w:author="Keis" w:date="2024-09-06T17:29:00Z">
            <w:rPr>
              <w:rFonts w:ascii="Arial" w:eastAsia="굴림" w:hAnsi="Arial" w:cs="Arial"/>
              <w:color w:val="FF0000"/>
              <w:sz w:val="22"/>
            </w:rPr>
          </w:rPrChange>
        </w:rPr>
        <w:t xml:space="preserve"> No </w:t>
      </w:r>
    </w:p>
    <w:p w14:paraId="4938D0ED" w14:textId="77777777" w:rsidR="00EA603A" w:rsidRPr="00DC741E" w:rsidRDefault="00EA603A" w:rsidP="00EA603A">
      <w:pPr>
        <w:spacing w:line="384" w:lineRule="auto"/>
        <w:textAlignment w:val="baseline"/>
        <w:rPr>
          <w:rFonts w:ascii="Arial" w:eastAsia="함초롬바탕" w:hAnsi="Arial" w:cs="Arial"/>
          <w:kern w:val="0"/>
          <w:sz w:val="22"/>
          <w:rPrChange w:id="1086" w:author="Keis" w:date="2024-09-06T17:29:00Z">
            <w:rPr>
              <w:rFonts w:ascii="Arial" w:eastAsia="함초롬바탕" w:hAnsi="Arial" w:cs="Arial"/>
              <w:color w:val="FF0000"/>
              <w:kern w:val="0"/>
              <w:sz w:val="22"/>
            </w:rPr>
          </w:rPrChange>
        </w:rPr>
      </w:pPr>
    </w:p>
    <w:p w14:paraId="23B3ED7D" w14:textId="77777777" w:rsidR="00EA603A" w:rsidRPr="00DC741E" w:rsidRDefault="00EA603A" w:rsidP="00EA603A">
      <w:pPr>
        <w:spacing w:line="384" w:lineRule="auto"/>
        <w:textAlignment w:val="baseline"/>
        <w:rPr>
          <w:rFonts w:ascii="Arial" w:eastAsia="굴림" w:hAnsi="Arial" w:cs="Arial"/>
          <w:kern w:val="0"/>
          <w:sz w:val="22"/>
          <w:rPrChange w:id="1087" w:author="Keis" w:date="2024-09-06T17:29:00Z">
            <w:rPr>
              <w:rFonts w:ascii="Arial" w:eastAsia="굴림" w:hAnsi="Arial" w:cs="Arial"/>
              <w:color w:val="FF0000"/>
              <w:kern w:val="0"/>
              <w:sz w:val="22"/>
            </w:rPr>
          </w:rPrChange>
        </w:rPr>
      </w:pPr>
      <w:r w:rsidRPr="00DC741E">
        <w:rPr>
          <w:rFonts w:ascii="Arial" w:eastAsia="나눔명조" w:hAnsi="Arial" w:cs="Arial"/>
          <w:kern w:val="0"/>
          <w:sz w:val="22"/>
          <w:rPrChange w:id="1088" w:author="Keis" w:date="2024-09-06T17:29:00Z">
            <w:rPr>
              <w:rFonts w:ascii="Arial" w:eastAsia="나눔명조" w:hAnsi="Arial" w:cs="Arial"/>
              <w:color w:val="FF0000"/>
              <w:kern w:val="0"/>
              <w:sz w:val="22"/>
            </w:rPr>
          </w:rPrChange>
        </w:rPr>
        <w:t xml:space="preserve">Cadd_03_1. </w:t>
      </w:r>
      <w:r w:rsidR="00CB63FA" w:rsidRPr="00DC741E">
        <w:rPr>
          <w:rFonts w:ascii="Arial" w:eastAsia="나눔명조" w:hAnsi="Arial" w:cs="Arial"/>
          <w:kern w:val="0"/>
          <w:sz w:val="22"/>
          <w:rPrChange w:id="1089" w:author="Keis" w:date="2024-09-06T17:29:00Z">
            <w:rPr>
              <w:rFonts w:ascii="Arial" w:eastAsia="나눔명조" w:hAnsi="Arial" w:cs="Arial"/>
              <w:color w:val="FF0000"/>
              <w:kern w:val="0"/>
              <w:sz w:val="22"/>
            </w:rPr>
          </w:rPrChange>
        </w:rPr>
        <w:t>Does your dementia (such as senile dementia, Alzheimer's disease) limit your daily activities?</w:t>
      </w:r>
    </w:p>
    <w:p w14:paraId="48AAA2A3" w14:textId="77777777" w:rsidR="00AE2F12" w:rsidRPr="00DC741E" w:rsidRDefault="00AE2F12" w:rsidP="00D12299">
      <w:pPr>
        <w:pStyle w:val="a6"/>
        <w:numPr>
          <w:ilvl w:val="0"/>
          <w:numId w:val="1291"/>
        </w:numPr>
        <w:tabs>
          <w:tab w:val="left" w:pos="5245"/>
        </w:tabs>
        <w:wordWrap/>
        <w:spacing w:line="360" w:lineRule="auto"/>
        <w:ind w:leftChars="0"/>
        <w:rPr>
          <w:rFonts w:ascii="Arial" w:eastAsia="굴림" w:hAnsi="Arial" w:cs="Arial"/>
          <w:sz w:val="22"/>
          <w:rPrChange w:id="1090" w:author="Keis" w:date="2024-09-06T17:29:00Z">
            <w:rPr>
              <w:rFonts w:ascii="Arial" w:eastAsia="굴림" w:hAnsi="Arial" w:cs="Arial"/>
              <w:color w:val="FF0000"/>
              <w:sz w:val="22"/>
            </w:rPr>
          </w:rPrChange>
        </w:rPr>
      </w:pPr>
      <w:r w:rsidRPr="00DC741E">
        <w:rPr>
          <w:rFonts w:ascii="Arial" w:eastAsia="굴림" w:hAnsi="Arial" w:cs="Arial"/>
          <w:sz w:val="22"/>
          <w:rPrChange w:id="1091" w:author="Keis" w:date="2024-09-06T17:29:00Z">
            <w:rPr>
              <w:rFonts w:ascii="Arial" w:eastAsia="굴림" w:hAnsi="Arial" w:cs="Arial"/>
              <w:color w:val="FF0000"/>
              <w:sz w:val="22"/>
            </w:rPr>
          </w:rPrChange>
        </w:rPr>
        <w:t>Yes</w:t>
      </w:r>
      <w:r w:rsidRPr="00DC741E">
        <w:rPr>
          <w:rFonts w:ascii="Arial" w:eastAsia="굴림" w:hAnsi="Arial" w:cs="Arial"/>
          <w:sz w:val="22"/>
          <w:rPrChange w:id="1092" w:author="Keis" w:date="2024-09-06T17:29:00Z">
            <w:rPr>
              <w:rFonts w:ascii="Arial" w:eastAsia="굴림" w:hAnsi="Arial" w:cs="Arial"/>
              <w:color w:val="FF0000"/>
              <w:sz w:val="22"/>
            </w:rPr>
          </w:rPrChange>
        </w:rPr>
        <w:tab/>
      </w:r>
      <w:r w:rsidRPr="00DC741E">
        <w:rPr>
          <w:rFonts w:ascii="굴림" w:eastAsia="굴림" w:hAnsi="굴림" w:cs="굴림" w:hint="eastAsia"/>
          <w:sz w:val="22"/>
          <w:rPrChange w:id="1093" w:author="Keis" w:date="2024-09-06T17:29:00Z">
            <w:rPr>
              <w:rFonts w:ascii="굴림" w:eastAsia="굴림" w:hAnsi="굴림" w:cs="굴림" w:hint="eastAsia"/>
              <w:color w:val="FF0000"/>
              <w:sz w:val="22"/>
            </w:rPr>
          </w:rPrChange>
        </w:rPr>
        <w:t>⑤</w:t>
      </w:r>
      <w:r w:rsidRPr="00DC741E">
        <w:rPr>
          <w:rFonts w:ascii="Arial" w:eastAsia="굴림" w:hAnsi="Arial" w:cs="Arial"/>
          <w:sz w:val="22"/>
          <w:rPrChange w:id="1094" w:author="Keis" w:date="2024-09-06T17:29:00Z">
            <w:rPr>
              <w:rFonts w:ascii="Arial" w:eastAsia="굴림" w:hAnsi="Arial" w:cs="Arial"/>
              <w:color w:val="FF0000"/>
              <w:sz w:val="22"/>
            </w:rPr>
          </w:rPrChange>
        </w:rPr>
        <w:t xml:space="preserve"> No </w:t>
      </w:r>
    </w:p>
    <w:p w14:paraId="552E12F7" w14:textId="77777777" w:rsidR="00EA603A" w:rsidRPr="00B77C71" w:rsidRDefault="00EA603A" w:rsidP="00AE2F12">
      <w:pPr>
        <w:wordWrap/>
        <w:spacing w:line="360" w:lineRule="auto"/>
        <w:jc w:val="left"/>
        <w:rPr>
          <w:rFonts w:ascii="Arial" w:eastAsia="굴림" w:hAnsi="Arial" w:cs="Arial"/>
          <w:sz w:val="22"/>
        </w:rPr>
      </w:pPr>
    </w:p>
    <w:p w14:paraId="639A8012" w14:textId="77777777" w:rsidR="008871B3" w:rsidRPr="001D19F6" w:rsidRDefault="008871B3" w:rsidP="006E6B90">
      <w:pPr>
        <w:wordWrap/>
        <w:spacing w:line="360" w:lineRule="auto"/>
        <w:jc w:val="left"/>
        <w:rPr>
          <w:rFonts w:ascii="Arial" w:eastAsia="굴림" w:hAnsi="Arial" w:cs="Arial"/>
          <w:b/>
          <w:sz w:val="22"/>
        </w:rPr>
      </w:pPr>
      <w:r w:rsidRPr="001D19F6">
        <w:rPr>
          <w:rFonts w:ascii="Arial" w:eastAsia="굴림" w:hAnsi="Arial" w:cs="Arial"/>
          <w:b/>
          <w:sz w:val="22"/>
        </w:rPr>
        <w:t>&lt; Traffic accident &gt;</w:t>
      </w:r>
    </w:p>
    <w:p w14:paraId="3930136C"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C053. Have you ever been in a traffic accident and received medical treatment</w:t>
      </w:r>
      <w:r w:rsidR="00217038" w:rsidRPr="001D19F6">
        <w:rPr>
          <w:rFonts w:ascii="Arial" w:eastAsia="굴림" w:hAnsi="Arial" w:cs="Arial"/>
          <w:sz w:val="22"/>
        </w:rPr>
        <w:t xml:space="preserve"> since th</w:t>
      </w:r>
      <w:r w:rsidR="00473DB7" w:rsidRPr="001D19F6">
        <w:rPr>
          <w:rFonts w:ascii="Arial" w:eastAsia="굴림" w:hAnsi="Arial" w:cs="Arial"/>
          <w:sz w:val="22"/>
        </w:rPr>
        <w:t>e previous interview</w:t>
      </w:r>
      <w:r w:rsidRPr="001D19F6">
        <w:rPr>
          <w:rFonts w:ascii="Arial" w:eastAsia="굴림" w:hAnsi="Arial" w:cs="Arial"/>
          <w:sz w:val="22"/>
        </w:rPr>
        <w:t>?</w:t>
      </w:r>
    </w:p>
    <w:p w14:paraId="0465EAC2" w14:textId="77777777" w:rsidR="006E47C7" w:rsidRPr="001D19F6" w:rsidRDefault="006E47C7" w:rsidP="002D0E30">
      <w:pPr>
        <w:pStyle w:val="a6"/>
        <w:numPr>
          <w:ilvl w:val="0"/>
          <w:numId w:val="31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C056</w:t>
      </w:r>
    </w:p>
    <w:p w14:paraId="54EBC3C1" w14:textId="77777777" w:rsidR="006E6B90" w:rsidRPr="00A047BE" w:rsidRDefault="006E6B90" w:rsidP="006E6B90">
      <w:pPr>
        <w:wordWrap/>
        <w:spacing w:line="360" w:lineRule="auto"/>
        <w:jc w:val="left"/>
        <w:rPr>
          <w:rFonts w:ascii="Arial" w:eastAsia="굴림" w:hAnsi="Arial" w:cs="Arial"/>
          <w:sz w:val="22"/>
        </w:rPr>
      </w:pPr>
    </w:p>
    <w:p w14:paraId="73C1B48D"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C054. </w:t>
      </w:r>
      <w:r w:rsidR="007541F8" w:rsidRPr="00A047BE">
        <w:rPr>
          <w:rFonts w:ascii="Arial" w:eastAsia="굴림" w:hAnsi="Arial" w:cs="Arial"/>
          <w:sz w:val="22"/>
        </w:rPr>
        <w:t xml:space="preserve">When </w:t>
      </w:r>
      <w:r w:rsidR="00217038" w:rsidRPr="00A047BE">
        <w:rPr>
          <w:rFonts w:ascii="Arial" w:eastAsia="굴림" w:hAnsi="Arial" w:cs="Arial"/>
          <w:sz w:val="22"/>
        </w:rPr>
        <w:t>did the</w:t>
      </w:r>
      <w:r w:rsidRPr="00A047BE">
        <w:rPr>
          <w:rFonts w:ascii="Arial" w:eastAsia="굴림" w:hAnsi="Arial" w:cs="Arial"/>
          <w:sz w:val="22"/>
        </w:rPr>
        <w:t xml:space="preserve"> traffic accident</w:t>
      </w:r>
      <w:r w:rsidR="00BA0889" w:rsidRPr="00A047BE">
        <w:rPr>
          <w:rFonts w:ascii="Arial" w:eastAsia="굴림" w:hAnsi="Arial" w:cs="Arial"/>
          <w:sz w:val="22"/>
        </w:rPr>
        <w:t xml:space="preserve"> happen</w:t>
      </w:r>
      <w:r w:rsidRPr="00A047BE">
        <w:rPr>
          <w:rFonts w:ascii="Arial" w:eastAsia="굴림" w:hAnsi="Arial" w:cs="Arial"/>
          <w:sz w:val="22"/>
        </w:rPr>
        <w:t xml:space="preserve">? If you </w:t>
      </w:r>
      <w:r w:rsidR="00217038" w:rsidRPr="00A047BE">
        <w:rPr>
          <w:rFonts w:ascii="Arial" w:eastAsia="굴림" w:hAnsi="Arial" w:cs="Arial"/>
          <w:sz w:val="22"/>
        </w:rPr>
        <w:t xml:space="preserve">had </w:t>
      </w:r>
      <w:r w:rsidRPr="00A047BE">
        <w:rPr>
          <w:rFonts w:ascii="Arial" w:eastAsia="굴림" w:hAnsi="Arial" w:cs="Arial"/>
          <w:sz w:val="22"/>
        </w:rPr>
        <w:t xml:space="preserve">more than two accidents, please </w:t>
      </w:r>
      <w:r w:rsidR="00217038" w:rsidRPr="00A047BE">
        <w:rPr>
          <w:rFonts w:ascii="Arial" w:eastAsia="굴림" w:hAnsi="Arial" w:cs="Arial"/>
          <w:sz w:val="22"/>
        </w:rPr>
        <w:t xml:space="preserve">answer about </w:t>
      </w:r>
      <w:r w:rsidRPr="00A047BE">
        <w:rPr>
          <w:rFonts w:ascii="Arial" w:eastAsia="굴림" w:hAnsi="Arial" w:cs="Arial"/>
          <w:sz w:val="22"/>
        </w:rPr>
        <w:t>the most recent one.</w:t>
      </w:r>
      <w:r w:rsidR="00A709A0" w:rsidRPr="00A047BE">
        <w:rPr>
          <w:rFonts w:ascii="Arial" w:eastAsia="굴림" w:hAnsi="Arial" w:cs="Arial"/>
          <w:sz w:val="22"/>
        </w:rPr>
        <w:t xml:space="preserve"> </w:t>
      </w:r>
      <w:r w:rsidR="007862F2" w:rsidRPr="00A047BE">
        <w:rPr>
          <w:rFonts w:ascii="Arial" w:eastAsia="굴림" w:hAnsi="Arial" w:cs="Arial"/>
          <w:sz w:val="22"/>
        </w:rPr>
        <w:t>(unit: year and month combined into 6 digits)</w:t>
      </w:r>
    </w:p>
    <w:p w14:paraId="69388593" w14:textId="200D9921" w:rsidR="00A709A0" w:rsidRPr="00A047BE" w:rsidRDefault="00A709A0" w:rsidP="00A709A0">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1095" w:author="Keis" w:date="2024-09-06T10:23:00Z">
        <w:r w:rsidR="00B14068" w:rsidRPr="001331E9" w:rsidDel="00817F07">
          <w:rPr>
            <w:rFonts w:ascii="Arial" w:eastAsia="굴림" w:hAnsi="Arial" w:cs="Arial" w:hint="eastAsia"/>
            <w:color w:val="FF0000"/>
            <w:kern w:val="0"/>
            <w:sz w:val="22"/>
          </w:rPr>
          <w:delText>2020</w:delText>
        </w:r>
      </w:del>
      <w:ins w:id="1096"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color w:val="00B050"/>
          <w:kern w:val="0"/>
          <w:sz w:val="22"/>
          <w:rPrChange w:id="1097" w:author="Keis" w:date="2024-09-06T17:30: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1098" w:author="Keis" w:date="2024-09-06T10:23:00Z">
        <w:r w:rsidR="00B14068" w:rsidRPr="001331E9" w:rsidDel="00817F07">
          <w:rPr>
            <w:rFonts w:ascii="Arial" w:eastAsia="굴림" w:hAnsi="Arial" w:cs="Arial" w:hint="eastAsia"/>
            <w:color w:val="FF0000"/>
            <w:kern w:val="0"/>
            <w:sz w:val="22"/>
          </w:rPr>
          <w:delText>2020</w:delText>
        </w:r>
      </w:del>
      <w:ins w:id="1099"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1100" w:author="Keis" w:date="2024-09-06T10:23:00Z">
        <w:r w:rsidR="00B14068" w:rsidRPr="001331E9" w:rsidDel="00817F07">
          <w:rPr>
            <w:rFonts w:ascii="Arial" w:eastAsia="굴림" w:hAnsi="Arial" w:cs="Arial" w:hint="eastAsia"/>
            <w:color w:val="FF0000"/>
            <w:kern w:val="0"/>
            <w:sz w:val="22"/>
          </w:rPr>
          <w:delText>2020</w:delText>
        </w:r>
      </w:del>
      <w:ins w:id="1101"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color w:val="00B050"/>
          <w:kern w:val="0"/>
          <w:sz w:val="22"/>
          <w:rPrChange w:id="1102" w:author="Keis" w:date="2024-09-06T17:30: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38693816" w14:textId="77777777" w:rsidR="00A709A0" w:rsidRPr="00A047BE" w:rsidRDefault="00A709A0" w:rsidP="00A709A0">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37997C1C" w14:textId="44B848B3" w:rsidR="00A709A0" w:rsidRPr="00A047BE" w:rsidRDefault="00A709A0" w:rsidP="00A709A0">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1103" w:author="Keis" w:date="2024-09-06T10:23:00Z">
        <w:r w:rsidR="00B14068" w:rsidRPr="001331E9" w:rsidDel="00817F07">
          <w:rPr>
            <w:rFonts w:ascii="Arial" w:eastAsia="굴림" w:hAnsi="Arial" w:cs="Arial" w:hint="eastAsia"/>
            <w:color w:val="FF0000"/>
            <w:sz w:val="22"/>
          </w:rPr>
          <w:delText>2020</w:delText>
        </w:r>
      </w:del>
      <w:ins w:id="1104" w:author="Keis" w:date="2024-09-06T10:23:00Z">
        <w:r w:rsidR="00817F07" w:rsidRPr="00817F07">
          <w:rPr>
            <w:rFonts w:ascii="Arial" w:eastAsia="굴림" w:hAnsi="Arial" w:cs="Arial" w:hint="eastAsia"/>
            <w:color w:val="00B050"/>
            <w:sz w:val="22"/>
          </w:rPr>
          <w:t>2022</w:t>
        </w:r>
      </w:ins>
      <w:r w:rsidR="00B14068" w:rsidRPr="00DC741E">
        <w:rPr>
          <w:rFonts w:ascii="Arial" w:eastAsia="굴림" w:hAnsi="Arial" w:cs="Arial"/>
          <w:color w:val="00B050"/>
          <w:sz w:val="22"/>
          <w:rPrChange w:id="1105" w:author="Keis" w:date="2024-09-06T17:30:00Z">
            <w:rPr>
              <w:rFonts w:ascii="Arial" w:eastAsia="굴림" w:hAnsi="Arial" w:cs="Arial"/>
              <w:color w:val="FF0000"/>
              <w:sz w:val="22"/>
            </w:rPr>
          </w:rPrChange>
        </w:rPr>
        <w:t>11</w:t>
      </w:r>
      <w:r w:rsidRPr="00A047BE">
        <w:rPr>
          <w:rFonts w:ascii="Arial" w:eastAsia="굴림" w:hAnsi="Arial" w:cs="Arial"/>
          <w:sz w:val="22"/>
        </w:rPr>
        <w:t>]</w:t>
      </w:r>
      <w:r w:rsidR="00DA1FFA" w:rsidRPr="00A047BE">
        <w:rPr>
          <w:rFonts w:ascii="Arial" w:eastAsia="굴림" w:hAnsi="Arial" w:cs="Arial"/>
          <w:kern w:val="0"/>
          <w:sz w:val="22"/>
        </w:rPr>
        <w:t xml:space="preserve"> </w:t>
      </w:r>
    </w:p>
    <w:p w14:paraId="163B0907" w14:textId="77777777" w:rsidR="006E6B90" w:rsidRPr="00A047BE" w:rsidRDefault="006E6B90" w:rsidP="006E6B90">
      <w:pPr>
        <w:wordWrap/>
        <w:spacing w:line="360" w:lineRule="auto"/>
        <w:jc w:val="left"/>
        <w:rPr>
          <w:rFonts w:ascii="Arial" w:eastAsia="굴림" w:hAnsi="Arial" w:cs="Arial"/>
          <w:sz w:val="22"/>
        </w:rPr>
      </w:pPr>
    </w:p>
    <w:p w14:paraId="71D616A0" w14:textId="77777777" w:rsidR="006E6B90" w:rsidRPr="00A047BE" w:rsidRDefault="006E6B90" w:rsidP="009D14B3">
      <w:pPr>
        <w:wordWrap/>
        <w:spacing w:line="360" w:lineRule="auto"/>
        <w:jc w:val="left"/>
        <w:rPr>
          <w:rFonts w:ascii="Arial" w:eastAsia="굴림" w:hAnsi="Arial" w:cs="Arial"/>
          <w:sz w:val="22"/>
        </w:rPr>
      </w:pPr>
      <w:r w:rsidRPr="00A047BE">
        <w:rPr>
          <w:rFonts w:ascii="Arial" w:eastAsia="굴림" w:hAnsi="Arial" w:cs="Arial"/>
          <w:sz w:val="22"/>
        </w:rPr>
        <w:t>C055. Does your injury caused by the traffic accident limit your daily activities?</w:t>
      </w:r>
    </w:p>
    <w:p w14:paraId="3D2EE419" w14:textId="77777777" w:rsidR="00A709A0" w:rsidRPr="00A047BE" w:rsidRDefault="00A709A0" w:rsidP="002D0E30">
      <w:pPr>
        <w:pStyle w:val="a6"/>
        <w:numPr>
          <w:ilvl w:val="0"/>
          <w:numId w:val="311"/>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4AF1632E" w14:textId="77777777" w:rsidR="009D14B3" w:rsidRPr="00A047BE" w:rsidRDefault="009D14B3" w:rsidP="009D14B3">
      <w:pPr>
        <w:tabs>
          <w:tab w:val="left" w:pos="5245"/>
        </w:tabs>
        <w:wordWrap/>
        <w:spacing w:line="360" w:lineRule="auto"/>
        <w:ind w:left="400"/>
        <w:rPr>
          <w:rFonts w:ascii="Arial" w:eastAsia="굴림" w:hAnsi="Arial" w:cs="Arial"/>
          <w:sz w:val="22"/>
        </w:rPr>
      </w:pPr>
    </w:p>
    <w:p w14:paraId="2976BC38" w14:textId="77777777" w:rsidR="008871B3" w:rsidRPr="00A047BE" w:rsidRDefault="0072518E" w:rsidP="009D14B3">
      <w:pPr>
        <w:wordWrap/>
        <w:spacing w:line="360" w:lineRule="auto"/>
        <w:jc w:val="left"/>
        <w:rPr>
          <w:rFonts w:ascii="Arial" w:eastAsia="굴림" w:hAnsi="Arial" w:cs="Arial"/>
          <w:b/>
          <w:sz w:val="22"/>
        </w:rPr>
      </w:pPr>
      <w:r w:rsidRPr="00A047BE">
        <w:rPr>
          <w:rFonts w:ascii="Arial" w:eastAsia="굴림" w:hAnsi="Arial" w:cs="Arial"/>
          <w:b/>
          <w:sz w:val="22"/>
        </w:rPr>
        <w:t>&lt; Fal</w:t>
      </w:r>
      <w:r w:rsidR="008871B3" w:rsidRPr="00A047BE">
        <w:rPr>
          <w:rFonts w:ascii="Arial" w:eastAsia="굴림" w:hAnsi="Arial" w:cs="Arial"/>
          <w:b/>
          <w:sz w:val="22"/>
        </w:rPr>
        <w:t>l &gt;</w:t>
      </w:r>
    </w:p>
    <w:p w14:paraId="4B1F8862" w14:textId="77777777" w:rsidR="006E6B90" w:rsidRPr="00A047BE" w:rsidRDefault="006E6B90" w:rsidP="009D14B3">
      <w:pPr>
        <w:wordWrap/>
        <w:spacing w:line="360" w:lineRule="auto"/>
        <w:jc w:val="left"/>
        <w:rPr>
          <w:rFonts w:ascii="Arial" w:eastAsia="굴림" w:hAnsi="Arial" w:cs="Arial"/>
          <w:sz w:val="22"/>
        </w:rPr>
      </w:pPr>
      <w:r w:rsidRPr="00A047BE">
        <w:rPr>
          <w:rFonts w:ascii="Arial" w:eastAsia="굴림" w:hAnsi="Arial" w:cs="Arial"/>
          <w:sz w:val="22"/>
        </w:rPr>
        <w:lastRenderedPageBreak/>
        <w:t xml:space="preserve">C056. Have you </w:t>
      </w:r>
      <w:r w:rsidR="007541F8" w:rsidRPr="00A047BE">
        <w:rPr>
          <w:rFonts w:ascii="Arial" w:eastAsia="굴림" w:hAnsi="Arial" w:cs="Arial"/>
          <w:sz w:val="22"/>
        </w:rPr>
        <w:t xml:space="preserve">ever </w:t>
      </w:r>
      <w:r w:rsidR="00A709A0" w:rsidRPr="00A047BE">
        <w:rPr>
          <w:rFonts w:ascii="Arial" w:eastAsia="굴림" w:hAnsi="Arial" w:cs="Arial"/>
          <w:sz w:val="22"/>
        </w:rPr>
        <w:t xml:space="preserve">got hurt from a fall </w:t>
      </w:r>
      <w:r w:rsidRPr="00A047BE">
        <w:rPr>
          <w:rFonts w:ascii="Arial" w:eastAsia="굴림" w:hAnsi="Arial" w:cs="Arial"/>
          <w:bCs/>
          <w:sz w:val="22"/>
        </w:rPr>
        <w:t>since the previous interview</w:t>
      </w:r>
      <w:r w:rsidRPr="00A047BE">
        <w:rPr>
          <w:rFonts w:ascii="Arial" w:eastAsia="굴림" w:hAnsi="Arial" w:cs="Arial"/>
          <w:sz w:val="22"/>
        </w:rPr>
        <w:t>?</w:t>
      </w:r>
    </w:p>
    <w:p w14:paraId="13C001DA" w14:textId="77777777" w:rsidR="00864EDA" w:rsidRPr="00A047BE" w:rsidRDefault="00CD66D5" w:rsidP="00D12299">
      <w:pPr>
        <w:pStyle w:val="a6"/>
        <w:numPr>
          <w:ilvl w:val="0"/>
          <w:numId w:val="1304"/>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r w:rsidR="009D14B3" w:rsidRPr="00A047BE">
        <w:rPr>
          <w:rFonts w:ascii="Arial" w:eastAsia="굴림" w:hAnsi="Arial" w:cs="Arial"/>
          <w:sz w:val="22"/>
        </w:rPr>
        <w:t>→Go to C061</w:t>
      </w:r>
    </w:p>
    <w:p w14:paraId="4813D166"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C057. How many </w:t>
      </w:r>
      <w:r w:rsidR="00217038" w:rsidRPr="00A047BE">
        <w:rPr>
          <w:rFonts w:ascii="Arial" w:eastAsia="굴림" w:hAnsi="Arial" w:cs="Arial"/>
          <w:sz w:val="22"/>
        </w:rPr>
        <w:t xml:space="preserve">times have </w:t>
      </w:r>
      <w:r w:rsidRPr="00A047BE">
        <w:rPr>
          <w:rFonts w:ascii="Arial" w:eastAsia="굴림" w:hAnsi="Arial" w:cs="Arial"/>
          <w:sz w:val="22"/>
        </w:rPr>
        <w:t xml:space="preserve">you </w:t>
      </w:r>
      <w:r w:rsidR="00217038" w:rsidRPr="00A047BE">
        <w:rPr>
          <w:rFonts w:ascii="Arial" w:eastAsia="굴림" w:hAnsi="Arial" w:cs="Arial"/>
          <w:sz w:val="22"/>
        </w:rPr>
        <w:t xml:space="preserve">had a fall accident </w:t>
      </w:r>
      <w:r w:rsidRPr="00A047BE">
        <w:rPr>
          <w:rFonts w:ascii="Arial" w:eastAsia="굴림" w:hAnsi="Arial" w:cs="Arial"/>
          <w:bCs/>
          <w:sz w:val="22"/>
        </w:rPr>
        <w:t>since the previous interview</w:t>
      </w:r>
      <w:r w:rsidRPr="00A047BE">
        <w:rPr>
          <w:rFonts w:ascii="Arial" w:eastAsia="굴림" w:hAnsi="Arial" w:cs="Arial"/>
          <w:sz w:val="22"/>
        </w:rPr>
        <w:t>?</w:t>
      </w:r>
      <w:r w:rsidR="00A05824" w:rsidRPr="00A047BE">
        <w:rPr>
          <w:rFonts w:ascii="Arial" w:eastAsia="굴림" w:hAnsi="Arial" w:cs="Arial"/>
          <w:sz w:val="22"/>
        </w:rPr>
        <w:t xml:space="preserve"> (unit: a time)</w:t>
      </w:r>
    </w:p>
    <w:p w14:paraId="3B5521A7" w14:textId="77777777" w:rsidR="006E6B90" w:rsidRPr="00A047BE" w:rsidRDefault="0093363E" w:rsidP="0093363E">
      <w:pPr>
        <w:wordWrap/>
        <w:spacing w:line="360" w:lineRule="auto"/>
        <w:ind w:firstLine="800"/>
        <w:jc w:val="left"/>
        <w:rPr>
          <w:rFonts w:ascii="Arial" w:eastAsia="굴림" w:hAnsi="Arial" w:cs="Arial"/>
          <w:sz w:val="22"/>
        </w:rPr>
      </w:pPr>
      <w:r w:rsidRPr="00A047BE">
        <w:rPr>
          <w:rFonts w:ascii="Arial" w:eastAsia="굴림" w:hAnsi="Arial" w:cs="Arial"/>
          <w:kern w:val="0"/>
          <w:sz w:val="22"/>
        </w:rPr>
        <w:t>_______________________________</w:t>
      </w:r>
      <w:r w:rsidRPr="00A047BE">
        <w:rPr>
          <w:rFonts w:ascii="Arial" w:eastAsia="굴림" w:hAnsi="Arial" w:cs="Arial"/>
          <w:sz w:val="22"/>
        </w:rPr>
        <w:t xml:space="preserve"> </w:t>
      </w:r>
      <w:r w:rsidR="006E6B90" w:rsidRPr="00A047BE">
        <w:rPr>
          <w:rFonts w:ascii="Arial" w:eastAsia="굴림" w:hAnsi="Arial" w:cs="Arial"/>
          <w:sz w:val="22"/>
        </w:rPr>
        <w:t>times [</w:t>
      </w:r>
      <w:r w:rsidR="003608C0" w:rsidRPr="00A047BE">
        <w:rPr>
          <w:rFonts w:ascii="Arial" w:eastAsia="굴림" w:hAnsi="Arial" w:cs="Arial"/>
          <w:sz w:val="22"/>
        </w:rPr>
        <w:t xml:space="preserve">Range: </w:t>
      </w:r>
      <w:r w:rsidR="006E6B90" w:rsidRPr="00A047BE">
        <w:rPr>
          <w:rFonts w:ascii="Arial" w:eastAsia="굴림" w:hAnsi="Arial" w:cs="Arial"/>
          <w:sz w:val="22"/>
        </w:rPr>
        <w:t>1~100]</w:t>
      </w:r>
    </w:p>
    <w:p w14:paraId="4BF8D736" w14:textId="77777777" w:rsidR="0093363E" w:rsidRPr="00A047BE" w:rsidRDefault="0093363E" w:rsidP="006E6B90">
      <w:pPr>
        <w:wordWrap/>
        <w:spacing w:line="360" w:lineRule="auto"/>
        <w:jc w:val="left"/>
        <w:rPr>
          <w:rFonts w:ascii="Arial" w:eastAsia="굴림" w:hAnsi="Arial" w:cs="Arial"/>
          <w:sz w:val="22"/>
        </w:rPr>
      </w:pPr>
    </w:p>
    <w:p w14:paraId="246520C4"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C058. In your most recent fall, did you injure yourself seriously enough to need medical treatment?</w:t>
      </w:r>
    </w:p>
    <w:p w14:paraId="56A6B321" w14:textId="77777777" w:rsidR="00C50388" w:rsidRPr="00A047BE" w:rsidRDefault="00C50388" w:rsidP="00D12299">
      <w:pPr>
        <w:pStyle w:val="a6"/>
        <w:numPr>
          <w:ilvl w:val="0"/>
          <w:numId w:val="1178"/>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5432CE1B" w14:textId="77777777" w:rsidR="006E6B90" w:rsidRPr="00A047BE" w:rsidRDefault="006E6B90" w:rsidP="006E6B90">
      <w:pPr>
        <w:wordWrap/>
        <w:spacing w:line="360" w:lineRule="auto"/>
        <w:jc w:val="left"/>
        <w:rPr>
          <w:rFonts w:ascii="Arial" w:eastAsia="굴림" w:hAnsi="Arial" w:cs="Arial"/>
          <w:sz w:val="22"/>
        </w:rPr>
      </w:pPr>
    </w:p>
    <w:p w14:paraId="3C19C8D6"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C059. Have you ever fractured your </w:t>
      </w:r>
      <w:r w:rsidR="00BA0889" w:rsidRPr="00A047BE">
        <w:rPr>
          <w:rFonts w:ascii="Arial" w:eastAsia="굴림" w:hAnsi="Arial" w:cs="Arial"/>
          <w:sz w:val="22"/>
        </w:rPr>
        <w:t xml:space="preserve">hip </w:t>
      </w:r>
      <w:r w:rsidR="00C50388" w:rsidRPr="00A047BE">
        <w:rPr>
          <w:rFonts w:ascii="Arial" w:eastAsia="굴림" w:hAnsi="Arial" w:cs="Arial"/>
          <w:sz w:val="22"/>
        </w:rPr>
        <w:t xml:space="preserve">in </w:t>
      </w:r>
      <w:r w:rsidR="00834A84" w:rsidRPr="00A047BE">
        <w:rPr>
          <w:rFonts w:ascii="Arial" w:eastAsia="굴림" w:hAnsi="Arial" w:cs="Arial"/>
          <w:sz w:val="22"/>
        </w:rPr>
        <w:t>a fall accident</w:t>
      </w:r>
      <w:r w:rsidRPr="00A047BE">
        <w:rPr>
          <w:rFonts w:ascii="Arial" w:eastAsia="굴림" w:hAnsi="Arial" w:cs="Arial"/>
          <w:sz w:val="22"/>
        </w:rPr>
        <w:t>?</w:t>
      </w:r>
    </w:p>
    <w:p w14:paraId="443A8A37" w14:textId="77777777" w:rsidR="00C50388" w:rsidRPr="00A047BE" w:rsidRDefault="00C50388" w:rsidP="003E1E49">
      <w:pPr>
        <w:pStyle w:val="a6"/>
        <w:numPr>
          <w:ilvl w:val="0"/>
          <w:numId w:val="312"/>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14D53CF8" w14:textId="77777777" w:rsidR="006E6B90" w:rsidRPr="00A047BE" w:rsidRDefault="006E6B90" w:rsidP="006E6B90">
      <w:pPr>
        <w:wordWrap/>
        <w:spacing w:line="360" w:lineRule="auto"/>
        <w:jc w:val="left"/>
        <w:rPr>
          <w:rFonts w:ascii="Arial" w:eastAsia="굴림" w:hAnsi="Arial" w:cs="Arial"/>
          <w:sz w:val="22"/>
        </w:rPr>
      </w:pPr>
    </w:p>
    <w:p w14:paraId="5390B987"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C060. Does your injury or fracture </w:t>
      </w:r>
      <w:r w:rsidR="00534634" w:rsidRPr="00A047BE">
        <w:rPr>
          <w:rFonts w:ascii="Arial" w:eastAsia="굴림" w:hAnsi="Arial" w:cs="Arial"/>
          <w:sz w:val="22"/>
        </w:rPr>
        <w:t xml:space="preserve">in a fall accident </w:t>
      </w:r>
      <w:r w:rsidRPr="00A047BE">
        <w:rPr>
          <w:rFonts w:ascii="Arial" w:eastAsia="굴림" w:hAnsi="Arial" w:cs="Arial"/>
          <w:sz w:val="22"/>
        </w:rPr>
        <w:t>limit your daily activities?</w:t>
      </w:r>
    </w:p>
    <w:p w14:paraId="722A5C29" w14:textId="77777777" w:rsidR="00C50388" w:rsidRPr="00A047BE" w:rsidRDefault="00C50388" w:rsidP="003E1E49">
      <w:pPr>
        <w:pStyle w:val="a6"/>
        <w:numPr>
          <w:ilvl w:val="0"/>
          <w:numId w:val="313"/>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5E1E9537" w14:textId="77777777" w:rsidR="006E6B90" w:rsidRPr="00A047BE" w:rsidRDefault="006E6B90" w:rsidP="006E6B90">
      <w:pPr>
        <w:wordWrap/>
        <w:spacing w:line="360" w:lineRule="auto"/>
        <w:jc w:val="left"/>
        <w:rPr>
          <w:rFonts w:ascii="Arial" w:eastAsia="굴림" w:hAnsi="Arial" w:cs="Arial"/>
          <w:sz w:val="22"/>
        </w:rPr>
      </w:pPr>
    </w:p>
    <w:p w14:paraId="564F56CA"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C061. </w:t>
      </w:r>
      <w:r w:rsidR="00534634" w:rsidRPr="00A047BE">
        <w:rPr>
          <w:rFonts w:ascii="Arial" w:eastAsia="굴림" w:hAnsi="Arial" w:cs="Arial"/>
          <w:sz w:val="22"/>
        </w:rPr>
        <w:t>In your daily life, h</w:t>
      </w:r>
      <w:r w:rsidR="00834A84" w:rsidRPr="00A047BE">
        <w:rPr>
          <w:rFonts w:ascii="Arial" w:eastAsia="굴림" w:hAnsi="Arial" w:cs="Arial"/>
          <w:sz w:val="22"/>
        </w:rPr>
        <w:t>ow much d</w:t>
      </w:r>
      <w:r w:rsidRPr="00A047BE">
        <w:rPr>
          <w:rFonts w:ascii="Arial" w:eastAsia="굴림" w:hAnsi="Arial" w:cs="Arial"/>
          <w:sz w:val="22"/>
        </w:rPr>
        <w:t>o you worry about</w:t>
      </w:r>
      <w:r w:rsidR="00834A84" w:rsidRPr="00A047BE">
        <w:rPr>
          <w:rFonts w:ascii="Arial" w:eastAsia="굴림" w:hAnsi="Arial" w:cs="Arial"/>
          <w:sz w:val="22"/>
        </w:rPr>
        <w:t xml:space="preserve"> falling down</w:t>
      </w:r>
      <w:r w:rsidRPr="00A047BE">
        <w:rPr>
          <w:rFonts w:ascii="Arial" w:eastAsia="굴림" w:hAnsi="Arial" w:cs="Arial"/>
          <w:sz w:val="22"/>
        </w:rPr>
        <w:t>?</w:t>
      </w:r>
    </w:p>
    <w:p w14:paraId="3CC16E3B" w14:textId="77777777" w:rsidR="006E6B90" w:rsidRPr="00A047BE" w:rsidRDefault="00534634" w:rsidP="00534634">
      <w:pPr>
        <w:wordWrap/>
        <w:spacing w:line="360" w:lineRule="auto"/>
        <w:ind w:leftChars="213" w:left="426"/>
        <w:jc w:val="left"/>
        <w:rPr>
          <w:rFonts w:ascii="Arial" w:eastAsia="굴림" w:hAnsi="Arial" w:cs="Arial"/>
          <w:sz w:val="22"/>
        </w:rPr>
      </w:pPr>
      <w:r w:rsidRPr="00A047BE">
        <w:rPr>
          <w:rFonts w:ascii="굴림" w:eastAsia="굴림" w:hAnsi="굴림" w:cs="굴림" w:hint="eastAsia"/>
          <w:sz w:val="22"/>
        </w:rPr>
        <w:t>①</w:t>
      </w:r>
      <w:r w:rsidR="006E6B90" w:rsidRPr="00A047BE">
        <w:rPr>
          <w:rFonts w:ascii="Arial" w:eastAsia="굴림" w:hAnsi="Arial" w:cs="Arial"/>
          <w:sz w:val="22"/>
        </w:rPr>
        <w:t xml:space="preserve"> Not at all</w:t>
      </w:r>
    </w:p>
    <w:p w14:paraId="63AEA805" w14:textId="77777777" w:rsidR="006E6B90" w:rsidRPr="00A047BE" w:rsidRDefault="00534634" w:rsidP="00534634">
      <w:pPr>
        <w:wordWrap/>
        <w:spacing w:line="360" w:lineRule="auto"/>
        <w:ind w:leftChars="213" w:left="426"/>
        <w:jc w:val="left"/>
        <w:rPr>
          <w:rFonts w:ascii="Arial" w:eastAsia="굴림" w:hAnsi="Arial" w:cs="Arial"/>
          <w:sz w:val="22"/>
        </w:rPr>
      </w:pPr>
      <w:r w:rsidRPr="00A047BE">
        <w:rPr>
          <w:rFonts w:ascii="굴림" w:eastAsia="굴림" w:hAnsi="굴림" w:cs="굴림" w:hint="eastAsia"/>
          <w:sz w:val="22"/>
        </w:rPr>
        <w:t>③</w:t>
      </w:r>
      <w:r w:rsidR="006E6B90" w:rsidRPr="00A047BE">
        <w:rPr>
          <w:rFonts w:ascii="Arial" w:eastAsia="굴림" w:hAnsi="Arial" w:cs="Arial"/>
          <w:sz w:val="22"/>
        </w:rPr>
        <w:t xml:space="preserve"> A little bit</w:t>
      </w:r>
    </w:p>
    <w:p w14:paraId="3E70B8CF" w14:textId="77777777" w:rsidR="006E6B90" w:rsidRPr="00A047BE" w:rsidRDefault="00534634" w:rsidP="00534634">
      <w:pPr>
        <w:wordWrap/>
        <w:spacing w:line="360" w:lineRule="auto"/>
        <w:ind w:leftChars="213" w:left="426"/>
        <w:jc w:val="left"/>
        <w:rPr>
          <w:rFonts w:ascii="Arial" w:eastAsia="굴림" w:hAnsi="Arial" w:cs="Arial"/>
          <w:sz w:val="22"/>
        </w:rPr>
      </w:pPr>
      <w:r w:rsidRPr="00A047BE">
        <w:rPr>
          <w:rFonts w:ascii="굴림" w:eastAsia="굴림" w:hAnsi="굴림" w:cs="굴림" w:hint="eastAsia"/>
          <w:sz w:val="22"/>
        </w:rPr>
        <w:t>⑤</w:t>
      </w:r>
      <w:r w:rsidR="006E6B90" w:rsidRPr="00A047BE">
        <w:rPr>
          <w:rFonts w:ascii="Arial" w:eastAsia="굴림" w:hAnsi="Arial" w:cs="Arial"/>
          <w:sz w:val="22"/>
        </w:rPr>
        <w:t xml:space="preserve"> A lot</w:t>
      </w:r>
    </w:p>
    <w:p w14:paraId="056EB3BF" w14:textId="77777777" w:rsidR="006E6B90" w:rsidRPr="00A047BE" w:rsidRDefault="006E6B90" w:rsidP="006E6B90">
      <w:pPr>
        <w:wordWrap/>
        <w:spacing w:line="360" w:lineRule="auto"/>
        <w:jc w:val="left"/>
        <w:rPr>
          <w:rFonts w:ascii="Arial" w:eastAsia="굴림" w:hAnsi="Arial" w:cs="Arial"/>
          <w:sz w:val="22"/>
        </w:rPr>
      </w:pPr>
    </w:p>
    <w:p w14:paraId="02F25200"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C062. Are there any activities that you refrain from</w:t>
      </w:r>
      <w:r w:rsidR="00037F8B" w:rsidRPr="00A047BE">
        <w:rPr>
          <w:rFonts w:ascii="Arial" w:eastAsia="굴림" w:hAnsi="Arial" w:cs="Arial"/>
          <w:sz w:val="22"/>
        </w:rPr>
        <w:t xml:space="preserve"> doing</w:t>
      </w:r>
      <w:r w:rsidRPr="00A047BE">
        <w:rPr>
          <w:rFonts w:ascii="Arial" w:eastAsia="굴림" w:hAnsi="Arial" w:cs="Arial"/>
          <w:sz w:val="22"/>
        </w:rPr>
        <w:t xml:space="preserve"> due to the fear of falling down?</w:t>
      </w:r>
    </w:p>
    <w:p w14:paraId="2540728A" w14:textId="77777777" w:rsidR="00534634" w:rsidRPr="00A047BE" w:rsidRDefault="00534634" w:rsidP="003E1E49">
      <w:pPr>
        <w:pStyle w:val="a6"/>
        <w:numPr>
          <w:ilvl w:val="0"/>
          <w:numId w:val="314"/>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3476D5E1" w14:textId="77777777" w:rsidR="006E6B90" w:rsidRPr="00A047BE" w:rsidRDefault="006E6B90" w:rsidP="006E6B90">
      <w:pPr>
        <w:wordWrap/>
        <w:spacing w:line="360" w:lineRule="auto"/>
        <w:jc w:val="left"/>
        <w:rPr>
          <w:rFonts w:ascii="Arial" w:eastAsia="굴림" w:hAnsi="Arial" w:cs="Arial"/>
          <w:sz w:val="22"/>
        </w:rPr>
      </w:pPr>
    </w:p>
    <w:p w14:paraId="4DF7D6A1" w14:textId="77777777" w:rsidR="008871B3" w:rsidRPr="00A047BE" w:rsidRDefault="008871B3" w:rsidP="006E6B90">
      <w:pPr>
        <w:wordWrap/>
        <w:spacing w:line="360" w:lineRule="auto"/>
        <w:jc w:val="left"/>
        <w:rPr>
          <w:rFonts w:ascii="Arial" w:eastAsia="굴림" w:hAnsi="Arial" w:cs="Arial"/>
          <w:b/>
          <w:sz w:val="22"/>
        </w:rPr>
      </w:pPr>
      <w:r w:rsidRPr="00A047BE">
        <w:rPr>
          <w:rFonts w:ascii="Arial" w:eastAsia="굴림" w:hAnsi="Arial" w:cs="Arial"/>
          <w:b/>
          <w:sz w:val="22"/>
        </w:rPr>
        <w:t xml:space="preserve">&lt; Prostatic disease </w:t>
      </w:r>
      <w:r w:rsidR="00AF7EAC" w:rsidRPr="00A047BE">
        <w:rPr>
          <w:rFonts w:ascii="Arial" w:eastAsia="굴림" w:hAnsi="Arial" w:cs="Arial"/>
          <w:b/>
          <w:sz w:val="22"/>
        </w:rPr>
        <w:t xml:space="preserve">(Male) </w:t>
      </w:r>
      <w:r w:rsidRPr="00A047BE">
        <w:rPr>
          <w:rFonts w:ascii="Arial" w:eastAsia="굴림" w:hAnsi="Arial" w:cs="Arial"/>
          <w:b/>
          <w:sz w:val="22"/>
        </w:rPr>
        <w:t>&gt;</w:t>
      </w:r>
    </w:p>
    <w:p w14:paraId="37F1B9AD" w14:textId="77777777" w:rsidR="00037F8B" w:rsidRPr="00A047BE" w:rsidRDefault="00037F8B" w:rsidP="00297F86">
      <w:pPr>
        <w:wordWrap/>
        <w:spacing w:line="276" w:lineRule="auto"/>
        <w:jc w:val="left"/>
        <w:rPr>
          <w:rFonts w:ascii="Arial" w:eastAsia="굴림" w:hAnsi="Arial" w:cs="Arial"/>
          <w:b/>
          <w:bCs/>
          <w:sz w:val="22"/>
        </w:rPr>
      </w:pPr>
      <w:r w:rsidRPr="00A047BE">
        <w:rPr>
          <w:rFonts w:ascii="Arial" w:eastAsia="굴림" w:hAnsi="Arial" w:cs="Arial"/>
          <w:b/>
          <w:bCs/>
          <w:sz w:val="22"/>
        </w:rPr>
        <w:t>Logic</w:t>
      </w:r>
    </w:p>
    <w:p w14:paraId="4F6CFDDC" w14:textId="77777777" w:rsidR="006E6B90" w:rsidRPr="00A047BE" w:rsidRDefault="00B252B0" w:rsidP="002D0E30">
      <w:pPr>
        <w:pStyle w:val="a6"/>
        <w:numPr>
          <w:ilvl w:val="0"/>
          <w:numId w:val="238"/>
        </w:numPr>
        <w:wordWrap/>
        <w:spacing w:line="276" w:lineRule="auto"/>
        <w:ind w:leftChars="0"/>
        <w:jc w:val="left"/>
        <w:rPr>
          <w:rFonts w:ascii="Arial" w:eastAsia="굴림" w:hAnsi="Arial" w:cs="Arial"/>
          <w:b/>
          <w:sz w:val="22"/>
        </w:rPr>
      </w:pPr>
      <w:r w:rsidRPr="00A047BE">
        <w:rPr>
          <w:rFonts w:ascii="Arial" w:eastAsia="굴림" w:hAnsi="Arial" w:cs="Arial"/>
          <w:b/>
          <w:bCs/>
          <w:sz w:val="22"/>
        </w:rPr>
        <w:t xml:space="preserve">If </w:t>
      </w:r>
      <w:r w:rsidRPr="00A047BE">
        <w:rPr>
          <w:rFonts w:ascii="Arial" w:eastAsia="굴림" w:hAnsi="Arial" w:cs="Arial"/>
          <w:b/>
          <w:sz w:val="22"/>
        </w:rPr>
        <w:t xml:space="preserve">R is male, then </w:t>
      </w:r>
      <w:r w:rsidR="006712A9" w:rsidRPr="00A047BE">
        <w:rPr>
          <w:rFonts w:ascii="Arial" w:eastAsia="굴림" w:hAnsi="Arial" w:cs="Arial"/>
          <w:b/>
          <w:sz w:val="22"/>
        </w:rPr>
        <w:t>ask</w:t>
      </w:r>
      <w:r w:rsidRPr="00A047BE">
        <w:rPr>
          <w:rFonts w:ascii="Arial" w:eastAsia="굴림" w:hAnsi="Arial" w:cs="Arial"/>
          <w:b/>
          <w:sz w:val="22"/>
        </w:rPr>
        <w:t xml:space="preserve"> C063~C067</w:t>
      </w:r>
      <w:r w:rsidR="006712A9" w:rsidRPr="00A047BE">
        <w:rPr>
          <w:rFonts w:ascii="Arial" w:eastAsia="굴림" w:hAnsi="Arial" w:cs="Arial"/>
          <w:b/>
          <w:sz w:val="22"/>
        </w:rPr>
        <w:t xml:space="preserve"> </w:t>
      </w:r>
      <w:r w:rsidR="00A05824" w:rsidRPr="00A047BE">
        <w:rPr>
          <w:rFonts w:ascii="Arial" w:eastAsia="굴림" w:hAnsi="Arial" w:cs="Arial"/>
          <w:b/>
          <w:sz w:val="22"/>
        </w:rPr>
        <w:t>(Prostatic disease)</w:t>
      </w:r>
      <w:r w:rsidRPr="00A047BE">
        <w:rPr>
          <w:rFonts w:ascii="Arial" w:eastAsia="굴림" w:hAnsi="Arial" w:cs="Arial"/>
          <w:b/>
          <w:sz w:val="22"/>
        </w:rPr>
        <w:t>.</w:t>
      </w:r>
    </w:p>
    <w:p w14:paraId="2353BCDC" w14:textId="77777777" w:rsidR="006E6B90" w:rsidRPr="00A047BE" w:rsidRDefault="00037F8B" w:rsidP="002D0E30">
      <w:pPr>
        <w:pStyle w:val="a6"/>
        <w:numPr>
          <w:ilvl w:val="0"/>
          <w:numId w:val="238"/>
        </w:numPr>
        <w:wordWrap/>
        <w:spacing w:line="276" w:lineRule="auto"/>
        <w:ind w:leftChars="0"/>
        <w:jc w:val="left"/>
        <w:rPr>
          <w:rFonts w:ascii="Arial" w:eastAsia="굴림" w:hAnsi="Arial" w:cs="Arial"/>
          <w:b/>
          <w:bCs/>
          <w:sz w:val="22"/>
        </w:rPr>
      </w:pPr>
      <w:r w:rsidRPr="00A047BE">
        <w:rPr>
          <w:rFonts w:ascii="Arial" w:eastAsia="굴림" w:hAnsi="Arial" w:cs="Arial"/>
          <w:b/>
          <w:bCs/>
          <w:sz w:val="22"/>
        </w:rPr>
        <w:t xml:space="preserve">If R said that he didn’t receive a diagnosis of </w:t>
      </w:r>
      <w:r w:rsidR="006712A9" w:rsidRPr="00A047BE">
        <w:rPr>
          <w:rFonts w:ascii="Arial" w:eastAsia="굴림" w:hAnsi="Arial" w:cs="Arial"/>
          <w:b/>
          <w:bCs/>
          <w:sz w:val="22"/>
        </w:rPr>
        <w:t>p</w:t>
      </w:r>
      <w:r w:rsidR="006712A9" w:rsidRPr="00A047BE">
        <w:rPr>
          <w:rFonts w:ascii="Arial" w:eastAsia="굴림" w:hAnsi="Arial" w:cs="Arial"/>
          <w:b/>
          <w:sz w:val="22"/>
        </w:rPr>
        <w:t xml:space="preserve">rostatic </w:t>
      </w:r>
      <w:r w:rsidRPr="00A047BE">
        <w:rPr>
          <w:rFonts w:ascii="Arial" w:eastAsia="굴림" w:hAnsi="Arial" w:cs="Arial"/>
          <w:b/>
          <w:bCs/>
          <w:sz w:val="22"/>
        </w:rPr>
        <w:t>disease or ‘Don’t know</w:t>
      </w:r>
      <w:r w:rsidR="006712A9" w:rsidRPr="00A047BE">
        <w:rPr>
          <w:rFonts w:ascii="Arial" w:eastAsia="굴림" w:hAnsi="Arial" w:cs="Arial"/>
          <w:b/>
          <w:bCs/>
          <w:sz w:val="22"/>
        </w:rPr>
        <w:t xml:space="preserve">/ </w:t>
      </w:r>
      <w:r w:rsidRPr="00A047BE">
        <w:rPr>
          <w:rFonts w:ascii="Arial" w:eastAsia="굴림" w:hAnsi="Arial" w:cs="Arial"/>
          <w:b/>
          <w:bCs/>
          <w:sz w:val="22"/>
        </w:rPr>
        <w:t xml:space="preserve">Refuse to answer’ in the previous interview, </w:t>
      </w:r>
      <w:r w:rsidR="006712A9" w:rsidRPr="00A047BE">
        <w:rPr>
          <w:rFonts w:ascii="Arial" w:eastAsia="굴림" w:hAnsi="Arial" w:cs="Arial"/>
          <w:b/>
          <w:bCs/>
          <w:sz w:val="22"/>
        </w:rPr>
        <w:t>then ask</w:t>
      </w:r>
      <w:r w:rsidRPr="00A047BE">
        <w:rPr>
          <w:rFonts w:ascii="Arial" w:eastAsia="굴림" w:hAnsi="Arial" w:cs="Arial"/>
          <w:b/>
          <w:bCs/>
          <w:sz w:val="22"/>
        </w:rPr>
        <w:t xml:space="preserve"> C063. If R received such a diagnosis, then </w:t>
      </w:r>
      <w:r w:rsidR="006712A9" w:rsidRPr="00A047BE">
        <w:rPr>
          <w:rFonts w:ascii="Arial" w:eastAsia="굴림" w:hAnsi="Arial" w:cs="Arial"/>
          <w:b/>
          <w:bCs/>
          <w:sz w:val="22"/>
        </w:rPr>
        <w:t>ask</w:t>
      </w:r>
      <w:r w:rsidRPr="00A047BE">
        <w:rPr>
          <w:rFonts w:ascii="Arial" w:eastAsia="굴림" w:hAnsi="Arial" w:cs="Arial"/>
          <w:b/>
          <w:bCs/>
          <w:sz w:val="22"/>
        </w:rPr>
        <w:t xml:space="preserve"> C065.</w:t>
      </w:r>
    </w:p>
    <w:p w14:paraId="5E8118E4" w14:textId="77777777" w:rsidR="00037F8B" w:rsidRPr="00A047BE" w:rsidRDefault="00037F8B" w:rsidP="006E6B90">
      <w:pPr>
        <w:wordWrap/>
        <w:spacing w:line="360" w:lineRule="auto"/>
        <w:jc w:val="left"/>
        <w:rPr>
          <w:rFonts w:ascii="Arial" w:eastAsia="굴림" w:hAnsi="Arial" w:cs="Arial"/>
          <w:sz w:val="22"/>
        </w:rPr>
      </w:pPr>
    </w:p>
    <w:p w14:paraId="19A4BBEC" w14:textId="77777777" w:rsidR="006E6B90" w:rsidRPr="00A047BE" w:rsidRDefault="00814E44" w:rsidP="006E6B90">
      <w:pPr>
        <w:wordWrap/>
        <w:spacing w:line="360" w:lineRule="auto"/>
        <w:jc w:val="left"/>
        <w:rPr>
          <w:rFonts w:ascii="Arial" w:eastAsia="굴림" w:hAnsi="Arial" w:cs="Arial"/>
          <w:sz w:val="22"/>
        </w:rPr>
      </w:pPr>
      <w:r w:rsidRPr="00A047BE">
        <w:rPr>
          <w:rFonts w:ascii="Arial" w:eastAsia="굴림" w:hAnsi="Arial" w:cs="Arial"/>
          <w:sz w:val="22"/>
        </w:rPr>
        <w:t xml:space="preserve">C063. </w:t>
      </w:r>
      <w:r w:rsidR="0064511C" w:rsidRPr="00A047BE">
        <w:rPr>
          <w:rFonts w:ascii="Arial" w:eastAsia="굴림" w:hAnsi="Arial" w:cs="Arial"/>
          <w:kern w:val="0"/>
          <w:sz w:val="22"/>
        </w:rPr>
        <w:t xml:space="preserve">Has a doctor ever told you that you have </w:t>
      </w:r>
      <w:r w:rsidR="006712A9" w:rsidRPr="00A047BE">
        <w:rPr>
          <w:rFonts w:ascii="Arial" w:eastAsia="굴림" w:hAnsi="Arial" w:cs="Arial"/>
          <w:bCs/>
          <w:sz w:val="22"/>
        </w:rPr>
        <w:t>p</w:t>
      </w:r>
      <w:r w:rsidR="006712A9" w:rsidRPr="00A047BE">
        <w:rPr>
          <w:rFonts w:ascii="Arial" w:eastAsia="굴림" w:hAnsi="Arial" w:cs="Arial"/>
          <w:sz w:val="22"/>
        </w:rPr>
        <w:t>rostatic</w:t>
      </w:r>
      <w:r w:rsidR="006712A9" w:rsidRPr="00A047BE">
        <w:rPr>
          <w:rFonts w:ascii="Arial" w:eastAsia="굴림" w:hAnsi="Arial" w:cs="Arial"/>
          <w:b/>
          <w:sz w:val="22"/>
        </w:rPr>
        <w:t xml:space="preserve"> </w:t>
      </w:r>
      <w:r w:rsidR="00037F8B" w:rsidRPr="00A047BE">
        <w:rPr>
          <w:rFonts w:ascii="Arial" w:eastAsia="굴림" w:hAnsi="Arial" w:cs="Arial"/>
          <w:sz w:val="22"/>
        </w:rPr>
        <w:t>disease</w:t>
      </w:r>
      <w:r w:rsidR="006712A9" w:rsidRPr="00A047BE">
        <w:rPr>
          <w:rFonts w:ascii="Arial" w:eastAsia="굴림" w:hAnsi="Arial" w:cs="Arial"/>
          <w:sz w:val="22"/>
        </w:rPr>
        <w:t xml:space="preserve"> </w:t>
      </w:r>
      <w:r w:rsidR="00D6300B" w:rsidRPr="00A047BE">
        <w:rPr>
          <w:rFonts w:ascii="Arial" w:eastAsia="굴림" w:hAnsi="Arial" w:cs="Arial"/>
          <w:sz w:val="22"/>
        </w:rPr>
        <w:t>since the previous interview</w:t>
      </w:r>
      <w:r w:rsidR="006E6B90" w:rsidRPr="00A047BE">
        <w:rPr>
          <w:rFonts w:ascii="Arial" w:eastAsia="굴림" w:hAnsi="Arial" w:cs="Arial"/>
          <w:sz w:val="22"/>
        </w:rPr>
        <w:t>?</w:t>
      </w:r>
    </w:p>
    <w:p w14:paraId="5FC9FF16" w14:textId="77777777" w:rsidR="006E6B90" w:rsidRPr="00A047BE" w:rsidRDefault="006712A9" w:rsidP="003E1E49">
      <w:pPr>
        <w:pStyle w:val="a6"/>
        <w:numPr>
          <w:ilvl w:val="0"/>
          <w:numId w:val="315"/>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C074</w:t>
      </w:r>
    </w:p>
    <w:p w14:paraId="634BCB3A" w14:textId="77777777" w:rsidR="00980810" w:rsidRPr="00A047BE" w:rsidRDefault="00980810" w:rsidP="00980810">
      <w:pPr>
        <w:wordWrap/>
        <w:spacing w:line="360" w:lineRule="auto"/>
        <w:jc w:val="left"/>
        <w:rPr>
          <w:rFonts w:ascii="Arial" w:eastAsia="굴림" w:hAnsi="Arial" w:cs="Arial"/>
          <w:sz w:val="22"/>
        </w:rPr>
      </w:pPr>
    </w:p>
    <w:p w14:paraId="6DC060E9" w14:textId="77777777" w:rsidR="006E6B90" w:rsidRPr="00A047BE" w:rsidRDefault="00D6300B" w:rsidP="00980810">
      <w:pPr>
        <w:wordWrap/>
        <w:spacing w:line="360" w:lineRule="auto"/>
        <w:jc w:val="left"/>
        <w:rPr>
          <w:rFonts w:ascii="Arial" w:eastAsia="굴림" w:hAnsi="Arial" w:cs="Arial"/>
          <w:sz w:val="22"/>
        </w:rPr>
      </w:pPr>
      <w:r w:rsidRPr="00A047BE">
        <w:rPr>
          <w:rFonts w:ascii="Arial" w:eastAsia="굴림" w:hAnsi="Arial" w:cs="Arial"/>
          <w:sz w:val="22"/>
        </w:rPr>
        <w:t xml:space="preserve">C064. </w:t>
      </w:r>
      <w:r w:rsidR="00BD58C0" w:rsidRPr="00A047BE">
        <w:rPr>
          <w:rFonts w:ascii="Arial" w:eastAsia="굴림" w:hAnsi="Arial" w:cs="Arial"/>
          <w:kern w:val="0"/>
          <w:sz w:val="22"/>
          <w:szCs w:val="20"/>
        </w:rPr>
        <w:t xml:space="preserve">When was your </w:t>
      </w:r>
      <w:r w:rsidR="00BD58C0" w:rsidRPr="00A047BE">
        <w:rPr>
          <w:rFonts w:ascii="Arial" w:eastAsia="굴림" w:hAnsi="Arial" w:cs="Arial"/>
          <w:bCs/>
          <w:sz w:val="22"/>
        </w:rPr>
        <w:t>p</w:t>
      </w:r>
      <w:r w:rsidR="00BD58C0" w:rsidRPr="00A047BE">
        <w:rPr>
          <w:rFonts w:ascii="Arial" w:eastAsia="굴림" w:hAnsi="Arial" w:cs="Arial"/>
          <w:sz w:val="22"/>
        </w:rPr>
        <w:t>rostatic</w:t>
      </w:r>
      <w:r w:rsidR="00BD58C0" w:rsidRPr="00A047BE">
        <w:rPr>
          <w:rFonts w:ascii="Arial" w:eastAsia="굴림" w:hAnsi="Arial" w:cs="Arial"/>
          <w:b/>
          <w:sz w:val="22"/>
        </w:rPr>
        <w:t xml:space="preserve"> </w:t>
      </w:r>
      <w:r w:rsidR="00BD58C0" w:rsidRPr="00A047BE">
        <w:rPr>
          <w:rFonts w:ascii="Arial" w:eastAsia="굴림" w:hAnsi="Arial" w:cs="Arial"/>
          <w:sz w:val="22"/>
        </w:rPr>
        <w:t xml:space="preserve">disease </w:t>
      </w:r>
      <w:r w:rsidR="00BD58C0" w:rsidRPr="00A047BE">
        <w:rPr>
          <w:rFonts w:ascii="Arial" w:eastAsia="굴림" w:hAnsi="Arial" w:cs="Arial"/>
          <w:kern w:val="0"/>
          <w:sz w:val="22"/>
          <w:szCs w:val="20"/>
        </w:rPr>
        <w:t xml:space="preserve">diagnosed for the first time? </w:t>
      </w:r>
      <w:r w:rsidR="00B83BFF" w:rsidRPr="00A047BE">
        <w:rPr>
          <w:rFonts w:ascii="Arial" w:eastAsia="굴림" w:hAnsi="Arial" w:cs="Arial"/>
          <w:sz w:val="22"/>
        </w:rPr>
        <w:t>(unit: year and month combined into 6 digits)</w:t>
      </w:r>
    </w:p>
    <w:p w14:paraId="0852B99E" w14:textId="522BDE86" w:rsidR="006712A9" w:rsidRPr="00A047BE" w:rsidRDefault="006712A9" w:rsidP="006712A9">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1106" w:author="Keis" w:date="2024-09-06T10:23:00Z">
        <w:r w:rsidR="00B14068" w:rsidRPr="001331E9" w:rsidDel="00817F07">
          <w:rPr>
            <w:rFonts w:ascii="Arial" w:eastAsia="굴림" w:hAnsi="Arial" w:cs="Arial" w:hint="eastAsia"/>
            <w:color w:val="FF0000"/>
            <w:kern w:val="0"/>
            <w:sz w:val="22"/>
          </w:rPr>
          <w:delText>2020</w:delText>
        </w:r>
      </w:del>
      <w:ins w:id="1107"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color w:val="00B050"/>
          <w:kern w:val="0"/>
          <w:sz w:val="22"/>
          <w:rPrChange w:id="1108" w:author="Keis" w:date="2024-09-06T17:30: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1109" w:author="Keis" w:date="2024-09-06T10:23:00Z">
        <w:r w:rsidR="00B14068" w:rsidRPr="001331E9" w:rsidDel="00817F07">
          <w:rPr>
            <w:rFonts w:ascii="Arial" w:eastAsia="굴림" w:hAnsi="Arial" w:cs="Arial" w:hint="eastAsia"/>
            <w:color w:val="FF0000"/>
            <w:kern w:val="0"/>
            <w:sz w:val="22"/>
          </w:rPr>
          <w:delText>2020</w:delText>
        </w:r>
      </w:del>
      <w:ins w:id="1110"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1111" w:author="Keis" w:date="2024-09-06T10:23:00Z">
        <w:r w:rsidR="00B14068" w:rsidRPr="001331E9" w:rsidDel="00817F07">
          <w:rPr>
            <w:rFonts w:ascii="Arial" w:eastAsia="굴림" w:hAnsi="Arial" w:cs="Arial" w:hint="eastAsia"/>
            <w:color w:val="FF0000"/>
            <w:kern w:val="0"/>
            <w:sz w:val="22"/>
          </w:rPr>
          <w:delText>2020</w:delText>
        </w:r>
      </w:del>
      <w:ins w:id="1112" w:author="Keis" w:date="2024-09-06T10:23:00Z">
        <w:r w:rsidR="00817F07" w:rsidRPr="00817F07">
          <w:rPr>
            <w:rFonts w:ascii="Arial" w:eastAsia="굴림" w:hAnsi="Arial" w:cs="Arial" w:hint="eastAsia"/>
            <w:color w:val="00B050"/>
            <w:kern w:val="0"/>
            <w:sz w:val="22"/>
          </w:rPr>
          <w:t>2022</w:t>
        </w:r>
      </w:ins>
      <w:r w:rsidR="00B14068" w:rsidRPr="00DC741E">
        <w:rPr>
          <w:rFonts w:ascii="Arial" w:eastAsia="굴림" w:hAnsi="Arial" w:cs="Arial"/>
          <w:color w:val="00B050"/>
          <w:kern w:val="0"/>
          <w:sz w:val="22"/>
          <w:rPrChange w:id="1113" w:author="Keis" w:date="2024-09-06T17:30: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68A79652" w14:textId="77777777" w:rsidR="006712A9" w:rsidRPr="00A047BE" w:rsidRDefault="006712A9" w:rsidP="006712A9">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003EC346" w14:textId="7804A2D4" w:rsidR="006712A9" w:rsidRPr="00A047BE" w:rsidRDefault="006712A9" w:rsidP="006712A9">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lastRenderedPageBreak/>
        <w:t xml:space="preserve"> </w:t>
      </w:r>
      <w:r w:rsidRPr="00A047BE">
        <w:rPr>
          <w:rFonts w:ascii="Arial" w:eastAsia="굴림" w:hAnsi="Arial" w:cs="Arial"/>
          <w:sz w:val="22"/>
        </w:rPr>
        <w:tab/>
        <w:t>[</w:t>
      </w:r>
      <w:r w:rsidR="003608C0" w:rsidRPr="00A047BE">
        <w:rPr>
          <w:rFonts w:ascii="Arial" w:eastAsia="굴림" w:hAnsi="Arial" w:cs="Arial"/>
          <w:sz w:val="22"/>
        </w:rPr>
        <w:t xml:space="preserve">Range: </w:t>
      </w:r>
      <w:r w:rsidRPr="00A047BE">
        <w:rPr>
          <w:rFonts w:ascii="Arial" w:eastAsia="굴림" w:hAnsi="Arial" w:cs="Arial"/>
          <w:sz w:val="22"/>
        </w:rPr>
        <w:t>200600~</w:t>
      </w:r>
      <w:del w:id="1114" w:author="Keis" w:date="2024-09-06T10:23:00Z">
        <w:r w:rsidR="00B14068" w:rsidRPr="001331E9" w:rsidDel="00817F07">
          <w:rPr>
            <w:rFonts w:ascii="Arial" w:eastAsia="굴림" w:hAnsi="Arial" w:cs="Arial" w:hint="eastAsia"/>
            <w:color w:val="FF0000"/>
            <w:sz w:val="22"/>
          </w:rPr>
          <w:delText>2020</w:delText>
        </w:r>
      </w:del>
      <w:ins w:id="1115" w:author="Keis" w:date="2024-09-06T10:23:00Z">
        <w:r w:rsidR="00817F07" w:rsidRPr="00817F07">
          <w:rPr>
            <w:rFonts w:ascii="Arial" w:eastAsia="굴림" w:hAnsi="Arial" w:cs="Arial" w:hint="eastAsia"/>
            <w:color w:val="00B050"/>
            <w:sz w:val="22"/>
          </w:rPr>
          <w:t>2022</w:t>
        </w:r>
      </w:ins>
      <w:r w:rsidR="00B14068" w:rsidRPr="00DC741E">
        <w:rPr>
          <w:rFonts w:ascii="Arial" w:eastAsia="굴림" w:hAnsi="Arial" w:cs="Arial"/>
          <w:color w:val="00B050"/>
          <w:sz w:val="22"/>
          <w:rPrChange w:id="1116" w:author="Keis" w:date="2024-09-06T17:30:00Z">
            <w:rPr>
              <w:rFonts w:ascii="Arial" w:eastAsia="굴림" w:hAnsi="Arial" w:cs="Arial"/>
              <w:color w:val="FF0000"/>
              <w:sz w:val="22"/>
            </w:rPr>
          </w:rPrChange>
        </w:rPr>
        <w:t>11</w:t>
      </w:r>
      <w:r w:rsidRPr="00A047BE">
        <w:rPr>
          <w:rFonts w:ascii="Arial" w:eastAsia="굴림" w:hAnsi="Arial" w:cs="Arial"/>
          <w:sz w:val="22"/>
        </w:rPr>
        <w:t>]</w:t>
      </w:r>
      <w:r w:rsidR="00864EDA" w:rsidRPr="00A047BE">
        <w:rPr>
          <w:rFonts w:ascii="Arial" w:eastAsia="굴림" w:hAnsi="Arial" w:cs="Arial"/>
          <w:kern w:val="0"/>
          <w:sz w:val="22"/>
        </w:rPr>
        <w:t xml:space="preserve"> →Go to </w:t>
      </w:r>
      <w:r w:rsidR="001A014C" w:rsidRPr="00A047BE">
        <w:rPr>
          <w:rFonts w:ascii="Arial" w:eastAsia="굴림" w:hAnsi="Arial" w:cs="Arial"/>
          <w:kern w:val="0"/>
          <w:sz w:val="22"/>
        </w:rPr>
        <w:t>C066</w:t>
      </w:r>
    </w:p>
    <w:p w14:paraId="02D61519" w14:textId="77777777" w:rsidR="006E6B90" w:rsidRPr="00A047BE" w:rsidRDefault="006E6B90" w:rsidP="006E6B90">
      <w:pPr>
        <w:wordWrap/>
        <w:spacing w:line="360" w:lineRule="auto"/>
        <w:jc w:val="left"/>
        <w:rPr>
          <w:rFonts w:ascii="Arial" w:eastAsia="굴림" w:hAnsi="Arial" w:cs="Arial"/>
          <w:sz w:val="22"/>
        </w:rPr>
      </w:pPr>
    </w:p>
    <w:p w14:paraId="69F40A31"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C065.</w:t>
      </w:r>
      <w:r w:rsidR="00CD66D5" w:rsidRPr="00A047BE">
        <w:rPr>
          <w:rFonts w:ascii="Arial" w:eastAsia="굴림" w:hAnsi="Arial" w:cs="Arial"/>
          <w:sz w:val="22"/>
        </w:rPr>
        <w:t xml:space="preserve"> </w:t>
      </w:r>
      <w:r w:rsidR="00D6300B" w:rsidRPr="00A047BE">
        <w:rPr>
          <w:rFonts w:ascii="Arial" w:eastAsia="굴림" w:hAnsi="Arial" w:cs="Arial"/>
          <w:sz w:val="22"/>
        </w:rPr>
        <w:t xml:space="preserve">How </w:t>
      </w:r>
      <w:r w:rsidR="00CD66D5" w:rsidRPr="00A047BE">
        <w:rPr>
          <w:rFonts w:ascii="Arial" w:eastAsia="굴림" w:hAnsi="Arial" w:cs="Arial"/>
          <w:sz w:val="22"/>
        </w:rPr>
        <w:t>have</w:t>
      </w:r>
      <w:r w:rsidR="00D6300B" w:rsidRPr="00A047BE">
        <w:rPr>
          <w:rFonts w:ascii="Arial" w:eastAsia="굴림" w:hAnsi="Arial" w:cs="Arial"/>
          <w:sz w:val="22"/>
        </w:rPr>
        <w:t xml:space="preserve"> your symptoms of </w:t>
      </w:r>
      <w:r w:rsidR="006712A9" w:rsidRPr="00A047BE">
        <w:rPr>
          <w:rFonts w:ascii="Arial" w:eastAsia="굴림" w:hAnsi="Arial" w:cs="Arial"/>
          <w:bCs/>
          <w:kern w:val="0"/>
          <w:sz w:val="22"/>
        </w:rPr>
        <w:t>p</w:t>
      </w:r>
      <w:r w:rsidR="006712A9" w:rsidRPr="00A047BE">
        <w:rPr>
          <w:rFonts w:ascii="Arial" w:eastAsia="굴림" w:hAnsi="Arial" w:cs="Arial"/>
          <w:kern w:val="0"/>
          <w:sz w:val="22"/>
        </w:rPr>
        <w:t>rostatic</w:t>
      </w:r>
      <w:r w:rsidR="006712A9" w:rsidRPr="00A047BE">
        <w:rPr>
          <w:rFonts w:ascii="Arial" w:eastAsia="굴림" w:hAnsi="Arial" w:cs="Arial"/>
          <w:b/>
          <w:kern w:val="0"/>
          <w:sz w:val="22"/>
        </w:rPr>
        <w:t xml:space="preserve"> </w:t>
      </w:r>
      <w:r w:rsidR="00037F8B" w:rsidRPr="00A047BE">
        <w:rPr>
          <w:rFonts w:ascii="Arial" w:eastAsia="굴림" w:hAnsi="Arial" w:cs="Arial"/>
          <w:sz w:val="22"/>
        </w:rPr>
        <w:t>disease</w:t>
      </w:r>
      <w:r w:rsidR="006712A9" w:rsidRPr="00A047BE">
        <w:rPr>
          <w:rFonts w:ascii="Arial" w:eastAsia="굴림" w:hAnsi="Arial" w:cs="Arial"/>
          <w:sz w:val="22"/>
        </w:rPr>
        <w:t xml:space="preserve"> </w:t>
      </w:r>
      <w:r w:rsidR="000859F3" w:rsidRPr="00A047BE">
        <w:rPr>
          <w:rFonts w:ascii="Arial" w:eastAsia="굴림" w:hAnsi="Arial" w:cs="Arial"/>
          <w:sz w:val="22"/>
        </w:rPr>
        <w:t xml:space="preserve">changed </w:t>
      </w:r>
      <w:r w:rsidRPr="00A047BE">
        <w:rPr>
          <w:rFonts w:ascii="Arial" w:eastAsia="굴림" w:hAnsi="Arial" w:cs="Arial"/>
          <w:sz w:val="22"/>
        </w:rPr>
        <w:t>since th</w:t>
      </w:r>
      <w:r w:rsidR="00A05824" w:rsidRPr="00A047BE">
        <w:rPr>
          <w:rFonts w:ascii="Arial" w:eastAsia="굴림" w:hAnsi="Arial" w:cs="Arial"/>
          <w:sz w:val="22"/>
        </w:rPr>
        <w:t xml:space="preserve">e previous </w:t>
      </w:r>
      <w:proofErr w:type="gramStart"/>
      <w:r w:rsidR="00A05824" w:rsidRPr="00A047BE">
        <w:rPr>
          <w:rFonts w:ascii="Arial" w:eastAsia="굴림" w:hAnsi="Arial" w:cs="Arial"/>
          <w:sz w:val="22"/>
        </w:rPr>
        <w:t>interview</w:t>
      </w:r>
      <w:r w:rsidR="0094377F" w:rsidRPr="00A047BE">
        <w:rPr>
          <w:rFonts w:ascii="Arial" w:eastAsia="굴림" w:hAnsi="Arial" w:cs="Arial"/>
          <w:kern w:val="0"/>
          <w:sz w:val="22"/>
        </w:rPr>
        <w:t>(</w:t>
      </w:r>
      <w:proofErr w:type="gramEnd"/>
      <w:r w:rsidR="0094377F" w:rsidRPr="00A047BE">
        <w:rPr>
          <w:rFonts w:ascii="Arial" w:eastAsia="굴림" w:hAnsi="Arial" w:cs="Arial"/>
          <w:kern w:val="0"/>
          <w:sz w:val="22"/>
        </w:rPr>
        <w:t>___ month ___ day ___ year)</w:t>
      </w:r>
      <w:r w:rsidRPr="00A047BE">
        <w:rPr>
          <w:rFonts w:ascii="Arial" w:eastAsia="굴림" w:hAnsi="Arial" w:cs="Arial"/>
          <w:sz w:val="22"/>
        </w:rPr>
        <w:t>?</w:t>
      </w:r>
    </w:p>
    <w:p w14:paraId="5237E529" w14:textId="77777777" w:rsidR="006712A9" w:rsidRPr="00A047BE" w:rsidRDefault="006712A9" w:rsidP="00D12299">
      <w:pPr>
        <w:pStyle w:val="a6"/>
        <w:numPr>
          <w:ilvl w:val="0"/>
          <w:numId w:val="1292"/>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455F3AF9" w14:textId="77777777" w:rsidR="006712A9" w:rsidRPr="00A047BE" w:rsidRDefault="006712A9" w:rsidP="00D12299">
      <w:pPr>
        <w:pStyle w:val="a6"/>
        <w:numPr>
          <w:ilvl w:val="0"/>
          <w:numId w:val="1292"/>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71663D91" w14:textId="77777777" w:rsidR="006712A9" w:rsidRPr="00A047BE" w:rsidRDefault="006712A9" w:rsidP="00D12299">
      <w:pPr>
        <w:pStyle w:val="a6"/>
        <w:numPr>
          <w:ilvl w:val="0"/>
          <w:numId w:val="1292"/>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7A54DF14" w14:textId="77777777" w:rsidR="006712A9" w:rsidRPr="00A047BE" w:rsidRDefault="006712A9" w:rsidP="00D12299">
      <w:pPr>
        <w:pStyle w:val="a6"/>
        <w:numPr>
          <w:ilvl w:val="0"/>
          <w:numId w:val="1292"/>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24FF08C4" w14:textId="77777777" w:rsidR="006712A9" w:rsidRPr="00A047BE" w:rsidRDefault="006712A9" w:rsidP="00D12299">
      <w:pPr>
        <w:pStyle w:val="a6"/>
        <w:numPr>
          <w:ilvl w:val="0"/>
          <w:numId w:val="1292"/>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66FFFC7A" w14:textId="77777777" w:rsidR="006E6B90" w:rsidRPr="00A047BE" w:rsidRDefault="006E6B90" w:rsidP="006E6B90">
      <w:pPr>
        <w:wordWrap/>
        <w:spacing w:line="360" w:lineRule="auto"/>
        <w:jc w:val="left"/>
        <w:rPr>
          <w:rFonts w:ascii="Arial" w:eastAsia="굴림" w:hAnsi="Arial" w:cs="Arial"/>
          <w:sz w:val="22"/>
        </w:rPr>
      </w:pPr>
    </w:p>
    <w:p w14:paraId="0585B3C8" w14:textId="77777777" w:rsidR="006E6B90" w:rsidRPr="00A047BE" w:rsidRDefault="00037F8B" w:rsidP="006E6B90">
      <w:pPr>
        <w:wordWrap/>
        <w:spacing w:line="360" w:lineRule="auto"/>
        <w:jc w:val="left"/>
        <w:rPr>
          <w:rFonts w:ascii="Arial" w:eastAsia="굴림" w:hAnsi="Arial" w:cs="Arial"/>
          <w:sz w:val="22"/>
        </w:rPr>
      </w:pPr>
      <w:r w:rsidRPr="00A047BE">
        <w:rPr>
          <w:rFonts w:ascii="Arial" w:eastAsia="굴림" w:hAnsi="Arial" w:cs="Arial"/>
          <w:sz w:val="22"/>
        </w:rPr>
        <w:t>C066. Are you currently</w:t>
      </w:r>
      <w:r w:rsidR="006E6B90" w:rsidRPr="00A047BE">
        <w:rPr>
          <w:rFonts w:ascii="Arial" w:eastAsia="굴림" w:hAnsi="Arial" w:cs="Arial"/>
          <w:sz w:val="22"/>
        </w:rPr>
        <w:t xml:space="preserve"> taking </w:t>
      </w:r>
      <w:r w:rsidR="000859F3" w:rsidRPr="00A047BE">
        <w:rPr>
          <w:rFonts w:ascii="Arial" w:eastAsia="굴림" w:hAnsi="Arial" w:cs="Arial"/>
          <w:sz w:val="22"/>
        </w:rPr>
        <w:t xml:space="preserve">any </w:t>
      </w:r>
      <w:r w:rsidR="00302E9C" w:rsidRPr="00A047BE">
        <w:rPr>
          <w:rFonts w:ascii="Arial" w:eastAsia="굴림" w:hAnsi="Arial" w:cs="Arial"/>
          <w:sz w:val="22"/>
        </w:rPr>
        <w:t>medication</w:t>
      </w:r>
      <w:r w:rsidR="006E6B90" w:rsidRPr="00A047BE">
        <w:rPr>
          <w:rFonts w:ascii="Arial" w:eastAsia="굴림" w:hAnsi="Arial" w:cs="Arial"/>
          <w:sz w:val="22"/>
        </w:rPr>
        <w:t xml:space="preserve"> or </w:t>
      </w:r>
      <w:r w:rsidR="00814E44" w:rsidRPr="00A047BE">
        <w:rPr>
          <w:rFonts w:ascii="Arial" w:eastAsia="굴림" w:hAnsi="Arial" w:cs="Arial"/>
          <w:sz w:val="22"/>
        </w:rPr>
        <w:t xml:space="preserve">receiving </w:t>
      </w:r>
      <w:r w:rsidR="006E6B90" w:rsidRPr="00A047BE">
        <w:rPr>
          <w:rFonts w:ascii="Arial" w:eastAsia="굴림" w:hAnsi="Arial" w:cs="Arial"/>
          <w:sz w:val="22"/>
        </w:rPr>
        <w:t>treatment for your prostate</w:t>
      </w:r>
      <w:r w:rsidRPr="00A047BE">
        <w:rPr>
          <w:rFonts w:ascii="Arial" w:eastAsia="굴림" w:hAnsi="Arial" w:cs="Arial"/>
          <w:sz w:val="22"/>
        </w:rPr>
        <w:t xml:space="preserve"> disease</w:t>
      </w:r>
      <w:r w:rsidR="006E6B90" w:rsidRPr="00A047BE">
        <w:rPr>
          <w:rFonts w:ascii="Arial" w:eastAsia="굴림" w:hAnsi="Arial" w:cs="Arial"/>
          <w:sz w:val="22"/>
        </w:rPr>
        <w:t>?</w:t>
      </w:r>
    </w:p>
    <w:p w14:paraId="754EC2DD" w14:textId="77777777" w:rsidR="006712A9" w:rsidRPr="00A047BE" w:rsidRDefault="006712A9" w:rsidP="003E1E49">
      <w:pPr>
        <w:pStyle w:val="a6"/>
        <w:numPr>
          <w:ilvl w:val="0"/>
          <w:numId w:val="317"/>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699695DD" w14:textId="77777777" w:rsidR="006E6B90" w:rsidRPr="00A047BE" w:rsidRDefault="006E6B90" w:rsidP="006E6B90">
      <w:pPr>
        <w:wordWrap/>
        <w:spacing w:line="360" w:lineRule="auto"/>
        <w:jc w:val="left"/>
        <w:rPr>
          <w:rFonts w:ascii="Arial" w:eastAsia="굴림" w:hAnsi="Arial" w:cs="Arial"/>
          <w:sz w:val="22"/>
        </w:rPr>
      </w:pPr>
    </w:p>
    <w:p w14:paraId="5100299C"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 xml:space="preserve">C067. Does your prostate </w:t>
      </w:r>
      <w:r w:rsidR="00037F8B" w:rsidRPr="00A047BE">
        <w:rPr>
          <w:rFonts w:ascii="Arial" w:eastAsia="굴림" w:hAnsi="Arial" w:cs="Arial"/>
          <w:sz w:val="22"/>
        </w:rPr>
        <w:t xml:space="preserve">disease </w:t>
      </w:r>
      <w:r w:rsidRPr="00A047BE">
        <w:rPr>
          <w:rFonts w:ascii="Arial" w:eastAsia="굴림" w:hAnsi="Arial" w:cs="Arial"/>
          <w:sz w:val="22"/>
        </w:rPr>
        <w:t>limit your daily activities?</w:t>
      </w:r>
    </w:p>
    <w:p w14:paraId="0E4915D9" w14:textId="77777777" w:rsidR="006712A9" w:rsidRPr="00A047BE" w:rsidRDefault="006712A9" w:rsidP="003E1E49">
      <w:pPr>
        <w:pStyle w:val="a6"/>
        <w:numPr>
          <w:ilvl w:val="0"/>
          <w:numId w:val="318"/>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 →Go to C074</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C074</w:t>
      </w:r>
    </w:p>
    <w:p w14:paraId="24D7E6F2" w14:textId="77777777" w:rsidR="006E6B90" w:rsidRPr="00A047BE" w:rsidRDefault="006E6B90" w:rsidP="006E6B90">
      <w:pPr>
        <w:wordWrap/>
        <w:spacing w:line="360" w:lineRule="auto"/>
        <w:jc w:val="left"/>
        <w:rPr>
          <w:rFonts w:ascii="Arial" w:eastAsia="굴림" w:hAnsi="Arial" w:cs="Arial"/>
          <w:b/>
          <w:bCs/>
          <w:sz w:val="22"/>
        </w:rPr>
      </w:pPr>
    </w:p>
    <w:p w14:paraId="09C3A5D6" w14:textId="77777777" w:rsidR="008871B3" w:rsidRPr="00A047BE" w:rsidRDefault="008871B3" w:rsidP="006E6B90">
      <w:pPr>
        <w:wordWrap/>
        <w:spacing w:line="360" w:lineRule="auto"/>
        <w:jc w:val="left"/>
        <w:rPr>
          <w:rFonts w:ascii="Arial" w:eastAsia="굴림" w:hAnsi="Arial" w:cs="Arial"/>
          <w:b/>
          <w:bCs/>
          <w:sz w:val="22"/>
        </w:rPr>
      </w:pPr>
      <w:r w:rsidRPr="00A047BE">
        <w:rPr>
          <w:rFonts w:ascii="Arial" w:eastAsia="굴림" w:hAnsi="Arial" w:cs="Arial"/>
          <w:b/>
          <w:bCs/>
          <w:sz w:val="22"/>
        </w:rPr>
        <w:t>&lt; Urinary incontinence disease</w:t>
      </w:r>
      <w:r w:rsidR="00AF7EAC" w:rsidRPr="00A047BE">
        <w:rPr>
          <w:rFonts w:ascii="Arial" w:eastAsia="굴림" w:hAnsi="Arial" w:cs="Arial"/>
          <w:b/>
          <w:bCs/>
          <w:sz w:val="22"/>
        </w:rPr>
        <w:t xml:space="preserve"> (Female)</w:t>
      </w:r>
      <w:r w:rsidRPr="00A047BE">
        <w:rPr>
          <w:rFonts w:ascii="Arial" w:eastAsia="굴림" w:hAnsi="Arial" w:cs="Arial"/>
          <w:b/>
          <w:bCs/>
          <w:sz w:val="22"/>
        </w:rPr>
        <w:t xml:space="preserve"> &gt;</w:t>
      </w:r>
    </w:p>
    <w:p w14:paraId="31BDC701" w14:textId="77777777" w:rsidR="006E6B90" w:rsidRPr="00A047BE" w:rsidRDefault="006E6B90" w:rsidP="00297F86">
      <w:pPr>
        <w:wordWrap/>
        <w:spacing w:line="276" w:lineRule="auto"/>
        <w:jc w:val="left"/>
        <w:rPr>
          <w:rFonts w:ascii="Arial" w:eastAsia="굴림" w:hAnsi="Arial" w:cs="Arial"/>
          <w:b/>
          <w:bCs/>
          <w:sz w:val="22"/>
        </w:rPr>
      </w:pPr>
      <w:r w:rsidRPr="00A047BE">
        <w:rPr>
          <w:rFonts w:ascii="Arial" w:eastAsia="굴림" w:hAnsi="Arial" w:cs="Arial"/>
          <w:b/>
          <w:bCs/>
          <w:sz w:val="22"/>
        </w:rPr>
        <w:t>Logic</w:t>
      </w:r>
    </w:p>
    <w:p w14:paraId="5888370C" w14:textId="77777777" w:rsidR="006E6B90" w:rsidRPr="00A047BE" w:rsidRDefault="00B252B0" w:rsidP="00F14BA4">
      <w:pPr>
        <w:pStyle w:val="a6"/>
        <w:numPr>
          <w:ilvl w:val="0"/>
          <w:numId w:val="1142"/>
        </w:numPr>
        <w:wordWrap/>
        <w:spacing w:line="276" w:lineRule="auto"/>
        <w:ind w:leftChars="0"/>
        <w:jc w:val="left"/>
        <w:rPr>
          <w:rFonts w:ascii="Arial" w:eastAsia="굴림" w:hAnsi="Arial" w:cs="Arial"/>
          <w:b/>
          <w:bCs/>
          <w:sz w:val="22"/>
        </w:rPr>
      </w:pPr>
      <w:r w:rsidRPr="00A047BE">
        <w:rPr>
          <w:rFonts w:ascii="Arial" w:eastAsia="굴림" w:hAnsi="Arial" w:cs="Arial"/>
          <w:b/>
          <w:bCs/>
          <w:sz w:val="22"/>
        </w:rPr>
        <w:t xml:space="preserve">If </w:t>
      </w:r>
      <w:r w:rsidR="00037F8B" w:rsidRPr="00A047BE">
        <w:rPr>
          <w:rFonts w:ascii="Arial" w:eastAsia="굴림" w:hAnsi="Arial" w:cs="Arial"/>
          <w:b/>
          <w:sz w:val="22"/>
        </w:rPr>
        <w:t>R is female</w:t>
      </w:r>
      <w:r w:rsidRPr="00A047BE">
        <w:rPr>
          <w:rFonts w:ascii="Arial" w:eastAsia="굴림" w:hAnsi="Arial" w:cs="Arial"/>
          <w:b/>
          <w:sz w:val="22"/>
        </w:rPr>
        <w:t>, then go to C068~C073</w:t>
      </w:r>
      <w:r w:rsidR="006712A9" w:rsidRPr="00A047BE">
        <w:rPr>
          <w:rFonts w:ascii="Arial" w:eastAsia="굴림" w:hAnsi="Arial" w:cs="Arial"/>
          <w:b/>
          <w:sz w:val="22"/>
        </w:rPr>
        <w:t xml:space="preserve"> </w:t>
      </w:r>
      <w:r w:rsidR="00A05824" w:rsidRPr="00A047BE">
        <w:rPr>
          <w:rFonts w:ascii="Arial" w:eastAsia="굴림" w:hAnsi="Arial" w:cs="Arial"/>
          <w:b/>
          <w:sz w:val="22"/>
        </w:rPr>
        <w:t>(Urinary incontinence disease)</w:t>
      </w:r>
      <w:r w:rsidRPr="00A047BE">
        <w:rPr>
          <w:rFonts w:ascii="Arial" w:eastAsia="굴림" w:hAnsi="Arial" w:cs="Arial"/>
          <w:b/>
          <w:sz w:val="22"/>
        </w:rPr>
        <w:t>.</w:t>
      </w:r>
    </w:p>
    <w:p w14:paraId="7CB49E59" w14:textId="77777777" w:rsidR="006E6B90" w:rsidRPr="00A047BE" w:rsidRDefault="006E6B90" w:rsidP="00F14BA4">
      <w:pPr>
        <w:pStyle w:val="a6"/>
        <w:numPr>
          <w:ilvl w:val="0"/>
          <w:numId w:val="1142"/>
        </w:numPr>
        <w:spacing w:line="276" w:lineRule="auto"/>
        <w:ind w:leftChars="0"/>
        <w:rPr>
          <w:rFonts w:ascii="Arial" w:hAnsi="Arial" w:cs="Arial"/>
          <w:b/>
          <w:sz w:val="22"/>
        </w:rPr>
      </w:pPr>
      <w:r w:rsidRPr="00A047BE">
        <w:rPr>
          <w:rFonts w:ascii="Arial" w:eastAsia="굴림" w:hAnsi="Arial" w:cs="Arial"/>
          <w:b/>
          <w:bCs/>
          <w:kern w:val="0"/>
          <w:sz w:val="22"/>
        </w:rPr>
        <w:t>If</w:t>
      </w:r>
      <w:r w:rsidR="006712A9" w:rsidRPr="00A047BE">
        <w:rPr>
          <w:rFonts w:ascii="Arial" w:eastAsia="굴림" w:hAnsi="Arial" w:cs="Arial"/>
          <w:b/>
          <w:bCs/>
          <w:kern w:val="0"/>
          <w:sz w:val="22"/>
        </w:rPr>
        <w:t xml:space="preserve"> </w:t>
      </w:r>
      <w:r w:rsidR="00814E44" w:rsidRPr="00A047BE">
        <w:rPr>
          <w:rFonts w:ascii="Arial" w:eastAsia="굴림" w:hAnsi="Arial" w:cs="Arial"/>
          <w:b/>
          <w:bCs/>
          <w:kern w:val="0"/>
          <w:sz w:val="22"/>
        </w:rPr>
        <w:t>R</w:t>
      </w:r>
      <w:r w:rsidR="006712A9" w:rsidRPr="00A047BE">
        <w:rPr>
          <w:rFonts w:ascii="Arial" w:eastAsia="굴림" w:hAnsi="Arial" w:cs="Arial"/>
          <w:b/>
          <w:bCs/>
          <w:kern w:val="0"/>
          <w:sz w:val="22"/>
        </w:rPr>
        <w:t xml:space="preserve"> </w:t>
      </w:r>
      <w:r w:rsidR="00037F8B" w:rsidRPr="00A047BE">
        <w:rPr>
          <w:rFonts w:ascii="Arial" w:eastAsia="굴림" w:hAnsi="Arial" w:cs="Arial"/>
          <w:b/>
          <w:bCs/>
          <w:kern w:val="0"/>
          <w:sz w:val="22"/>
        </w:rPr>
        <w:t>said</w:t>
      </w:r>
      <w:r w:rsidR="000859F3" w:rsidRPr="00A047BE">
        <w:rPr>
          <w:rFonts w:ascii="Arial" w:eastAsia="굴림" w:hAnsi="Arial" w:cs="Arial"/>
          <w:b/>
          <w:bCs/>
          <w:kern w:val="0"/>
          <w:sz w:val="22"/>
        </w:rPr>
        <w:t xml:space="preserve"> that </w:t>
      </w:r>
      <w:r w:rsidR="00814E44" w:rsidRPr="00A047BE">
        <w:rPr>
          <w:rFonts w:ascii="Arial" w:eastAsia="굴림" w:hAnsi="Arial" w:cs="Arial"/>
          <w:b/>
          <w:bCs/>
          <w:kern w:val="0"/>
          <w:sz w:val="22"/>
        </w:rPr>
        <w:t xml:space="preserve">she </w:t>
      </w:r>
      <w:r w:rsidR="002926E9" w:rsidRPr="00A047BE">
        <w:rPr>
          <w:rFonts w:ascii="Arial" w:eastAsia="굴림" w:hAnsi="Arial" w:cs="Arial"/>
          <w:b/>
          <w:bCs/>
          <w:kern w:val="0"/>
          <w:sz w:val="22"/>
        </w:rPr>
        <w:t>didn’t receive</w:t>
      </w:r>
      <w:r w:rsidR="000859F3" w:rsidRPr="00A047BE">
        <w:rPr>
          <w:rFonts w:ascii="Arial" w:eastAsia="굴림" w:hAnsi="Arial" w:cs="Arial"/>
          <w:b/>
          <w:bCs/>
          <w:kern w:val="0"/>
          <w:sz w:val="22"/>
        </w:rPr>
        <w:t xml:space="preserve"> a</w:t>
      </w:r>
      <w:r w:rsidR="00814E44" w:rsidRPr="00A047BE">
        <w:rPr>
          <w:rFonts w:ascii="Arial" w:eastAsia="굴림" w:hAnsi="Arial" w:cs="Arial"/>
          <w:b/>
          <w:bCs/>
          <w:kern w:val="0"/>
          <w:sz w:val="22"/>
        </w:rPr>
        <w:t xml:space="preserve"> diagnosis of</w:t>
      </w:r>
      <w:r w:rsidRPr="00A047BE">
        <w:rPr>
          <w:rFonts w:ascii="Arial" w:eastAsia="굴림" w:hAnsi="Arial" w:cs="Arial"/>
          <w:b/>
          <w:bCs/>
          <w:kern w:val="0"/>
          <w:sz w:val="22"/>
        </w:rPr>
        <w:t xml:space="preserve"> urinary incontinence </w:t>
      </w:r>
      <w:r w:rsidR="00037F8B" w:rsidRPr="00A047BE">
        <w:rPr>
          <w:rFonts w:ascii="Arial" w:eastAsia="굴림" w:hAnsi="Arial" w:cs="Arial"/>
          <w:b/>
          <w:bCs/>
          <w:kern w:val="0"/>
          <w:sz w:val="22"/>
        </w:rPr>
        <w:t>or 'D</w:t>
      </w:r>
      <w:r w:rsidRPr="00A047BE">
        <w:rPr>
          <w:rFonts w:ascii="Arial" w:eastAsia="굴림" w:hAnsi="Arial" w:cs="Arial"/>
          <w:b/>
          <w:bCs/>
          <w:kern w:val="0"/>
          <w:sz w:val="22"/>
        </w:rPr>
        <w:t>on’t know</w:t>
      </w:r>
      <w:r w:rsidR="006712A9" w:rsidRPr="00A047BE">
        <w:rPr>
          <w:rFonts w:ascii="Arial" w:eastAsia="굴림" w:hAnsi="Arial" w:cs="Arial"/>
          <w:b/>
          <w:bCs/>
          <w:kern w:val="0"/>
          <w:sz w:val="22"/>
        </w:rPr>
        <w:t xml:space="preserve">/ </w:t>
      </w:r>
      <w:r w:rsidR="00037F8B" w:rsidRPr="00A047BE">
        <w:rPr>
          <w:rFonts w:ascii="Arial" w:eastAsia="굴림" w:hAnsi="Arial" w:cs="Arial"/>
          <w:b/>
          <w:bCs/>
          <w:kern w:val="0"/>
          <w:sz w:val="22"/>
        </w:rPr>
        <w:t>R</w:t>
      </w:r>
      <w:r w:rsidRPr="00A047BE">
        <w:rPr>
          <w:rFonts w:ascii="Arial" w:eastAsia="굴림" w:hAnsi="Arial" w:cs="Arial"/>
          <w:b/>
          <w:bCs/>
          <w:kern w:val="0"/>
          <w:sz w:val="22"/>
        </w:rPr>
        <w:t>efuse to answer' in the previous interview,</w:t>
      </w:r>
      <w:r w:rsidR="006712A9" w:rsidRPr="00A047BE">
        <w:rPr>
          <w:rFonts w:ascii="Arial" w:eastAsia="굴림" w:hAnsi="Arial" w:cs="Arial"/>
          <w:b/>
          <w:bCs/>
          <w:kern w:val="0"/>
          <w:sz w:val="22"/>
        </w:rPr>
        <w:t xml:space="preserve"> </w:t>
      </w:r>
      <w:r w:rsidRPr="00A047BE">
        <w:rPr>
          <w:rFonts w:ascii="Arial" w:eastAsia="굴림" w:hAnsi="Arial" w:cs="Arial"/>
          <w:b/>
          <w:bCs/>
          <w:kern w:val="0"/>
          <w:sz w:val="22"/>
        </w:rPr>
        <w:t xml:space="preserve">then </w:t>
      </w:r>
      <w:r w:rsidR="006712A9" w:rsidRPr="00A047BE">
        <w:rPr>
          <w:rFonts w:ascii="Arial" w:eastAsia="굴림" w:hAnsi="Arial" w:cs="Arial"/>
          <w:b/>
          <w:bCs/>
          <w:kern w:val="0"/>
          <w:sz w:val="22"/>
        </w:rPr>
        <w:t>ask</w:t>
      </w:r>
      <w:r w:rsidRPr="00A047BE">
        <w:rPr>
          <w:rFonts w:ascii="Arial" w:eastAsia="굴림" w:hAnsi="Arial" w:cs="Arial"/>
          <w:b/>
          <w:bCs/>
          <w:kern w:val="0"/>
          <w:sz w:val="22"/>
        </w:rPr>
        <w:t xml:space="preserve"> C068. If </w:t>
      </w:r>
      <w:r w:rsidR="00814E44" w:rsidRPr="00A047BE">
        <w:rPr>
          <w:rFonts w:ascii="Arial" w:eastAsia="굴림" w:hAnsi="Arial" w:cs="Arial"/>
          <w:b/>
          <w:bCs/>
          <w:kern w:val="0"/>
          <w:sz w:val="22"/>
        </w:rPr>
        <w:t xml:space="preserve">R </w:t>
      </w:r>
      <w:r w:rsidR="000859F3" w:rsidRPr="00A047BE">
        <w:rPr>
          <w:rFonts w:ascii="Arial" w:eastAsia="굴림" w:hAnsi="Arial" w:cs="Arial"/>
          <w:b/>
          <w:bCs/>
          <w:kern w:val="0"/>
          <w:sz w:val="22"/>
        </w:rPr>
        <w:t>received</w:t>
      </w:r>
      <w:r w:rsidR="00037F8B" w:rsidRPr="00A047BE">
        <w:rPr>
          <w:rFonts w:ascii="Arial" w:eastAsia="굴림" w:hAnsi="Arial" w:cs="Arial"/>
          <w:b/>
          <w:bCs/>
          <w:kern w:val="0"/>
          <w:sz w:val="22"/>
        </w:rPr>
        <w:t xml:space="preserve"> such a diagnosis</w:t>
      </w:r>
      <w:r w:rsidRPr="00A047BE">
        <w:rPr>
          <w:rFonts w:ascii="Arial" w:eastAsia="굴림" w:hAnsi="Arial" w:cs="Arial"/>
          <w:b/>
          <w:bCs/>
          <w:kern w:val="0"/>
          <w:sz w:val="22"/>
        </w:rPr>
        <w:t xml:space="preserve">, then </w:t>
      </w:r>
      <w:r w:rsidR="006712A9" w:rsidRPr="00A047BE">
        <w:rPr>
          <w:rFonts w:ascii="Arial" w:eastAsia="굴림" w:hAnsi="Arial" w:cs="Arial"/>
          <w:b/>
          <w:bCs/>
          <w:kern w:val="0"/>
          <w:sz w:val="22"/>
        </w:rPr>
        <w:t>ask</w:t>
      </w:r>
      <w:r w:rsidRPr="00A047BE">
        <w:rPr>
          <w:rFonts w:ascii="Arial" w:eastAsia="굴림" w:hAnsi="Arial" w:cs="Arial"/>
          <w:b/>
          <w:bCs/>
          <w:kern w:val="0"/>
          <w:sz w:val="22"/>
        </w:rPr>
        <w:t xml:space="preserve"> C069</w:t>
      </w:r>
      <w:r w:rsidR="00A54FB1" w:rsidRPr="00A047BE">
        <w:rPr>
          <w:rFonts w:ascii="Arial" w:eastAsia="굴림" w:hAnsi="Arial" w:cs="Arial"/>
          <w:b/>
          <w:bCs/>
          <w:kern w:val="0"/>
          <w:sz w:val="22"/>
        </w:rPr>
        <w:t>.</w:t>
      </w:r>
    </w:p>
    <w:p w14:paraId="382BB81D" w14:textId="77777777" w:rsidR="006E6B90" w:rsidRPr="00A047BE" w:rsidRDefault="006E6B90" w:rsidP="006E6B90">
      <w:pPr>
        <w:wordWrap/>
        <w:spacing w:line="360" w:lineRule="auto"/>
        <w:jc w:val="left"/>
        <w:rPr>
          <w:rFonts w:ascii="Arial" w:eastAsia="굴림" w:hAnsi="Arial" w:cs="Arial"/>
          <w:bCs/>
          <w:sz w:val="22"/>
        </w:rPr>
      </w:pPr>
    </w:p>
    <w:p w14:paraId="00430D13" w14:textId="77777777" w:rsidR="006E6B90" w:rsidRPr="00A047BE" w:rsidRDefault="00037F8B" w:rsidP="006E6B90">
      <w:pPr>
        <w:wordWrap/>
        <w:spacing w:line="360" w:lineRule="auto"/>
        <w:jc w:val="left"/>
        <w:rPr>
          <w:rFonts w:ascii="Arial" w:eastAsia="굴림" w:hAnsi="Arial" w:cs="Arial"/>
          <w:sz w:val="22"/>
        </w:rPr>
      </w:pPr>
      <w:r w:rsidRPr="00A047BE">
        <w:rPr>
          <w:rFonts w:ascii="Arial" w:eastAsia="굴림" w:hAnsi="Arial" w:cs="Arial"/>
          <w:sz w:val="22"/>
        </w:rPr>
        <w:t xml:space="preserve">C068. </w:t>
      </w:r>
      <w:r w:rsidR="006604FB" w:rsidRPr="00A047BE">
        <w:rPr>
          <w:rFonts w:ascii="Arial" w:eastAsia="굴림" w:hAnsi="Arial" w:cs="Arial"/>
          <w:sz w:val="22"/>
        </w:rPr>
        <w:t xml:space="preserve">You may feel inconvenient with the following questions; however, it would be much appreciated if you would answer frank as much as possible. </w:t>
      </w:r>
      <w:r w:rsidR="003E553F" w:rsidRPr="00A047BE">
        <w:rPr>
          <w:rFonts w:ascii="Arial" w:eastAsia="굴림" w:hAnsi="Arial" w:cs="Arial"/>
          <w:sz w:val="22"/>
        </w:rPr>
        <w:t>Have you lost any amount of urine beyond your control</w:t>
      </w:r>
      <w:r w:rsidR="004628B2" w:rsidRPr="00A047BE">
        <w:rPr>
          <w:rFonts w:ascii="Arial" w:eastAsia="굴림" w:hAnsi="Arial" w:cs="Arial"/>
          <w:sz w:val="22"/>
        </w:rPr>
        <w:t xml:space="preserve"> during the past one year</w:t>
      </w:r>
      <w:r w:rsidR="006E6B90" w:rsidRPr="00A047BE">
        <w:rPr>
          <w:rFonts w:ascii="Arial" w:eastAsia="굴림" w:hAnsi="Arial" w:cs="Arial"/>
          <w:sz w:val="22"/>
        </w:rPr>
        <w:t>?</w:t>
      </w:r>
    </w:p>
    <w:p w14:paraId="275951E5" w14:textId="77777777" w:rsidR="006E6B90" w:rsidRPr="00A047BE" w:rsidRDefault="00CD66D5" w:rsidP="00D12299">
      <w:pPr>
        <w:pStyle w:val="a6"/>
        <w:numPr>
          <w:ilvl w:val="0"/>
          <w:numId w:val="1305"/>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00864EDA" w:rsidRPr="00A047BE">
        <w:rPr>
          <w:rFonts w:ascii="Arial" w:eastAsia="굴림" w:hAnsi="Arial" w:cs="Arial"/>
          <w:sz w:val="22"/>
        </w:rPr>
        <w:t xml:space="preserve"> →Go to C070</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C074</w:t>
      </w:r>
    </w:p>
    <w:p w14:paraId="28A77651" w14:textId="77777777" w:rsidR="00B14068" w:rsidRPr="00A047BE" w:rsidRDefault="00B14068" w:rsidP="00B14068">
      <w:pPr>
        <w:tabs>
          <w:tab w:val="left" w:pos="5245"/>
        </w:tabs>
        <w:wordWrap/>
        <w:spacing w:line="360" w:lineRule="auto"/>
        <w:ind w:left="800"/>
        <w:rPr>
          <w:rFonts w:ascii="Arial" w:eastAsia="굴림" w:hAnsi="Arial" w:cs="Arial"/>
          <w:sz w:val="22"/>
        </w:rPr>
      </w:pPr>
    </w:p>
    <w:p w14:paraId="3B72C529" w14:textId="77777777" w:rsidR="006E6B90" w:rsidRPr="00A047BE" w:rsidRDefault="000859F3" w:rsidP="006E6B90">
      <w:pPr>
        <w:wordWrap/>
        <w:spacing w:line="360" w:lineRule="auto"/>
        <w:jc w:val="left"/>
        <w:rPr>
          <w:rFonts w:ascii="Arial" w:eastAsia="굴림" w:hAnsi="Arial" w:cs="Arial"/>
          <w:sz w:val="22"/>
        </w:rPr>
      </w:pPr>
      <w:r w:rsidRPr="00A047BE">
        <w:rPr>
          <w:rFonts w:ascii="Arial" w:eastAsia="굴림" w:hAnsi="Arial" w:cs="Arial"/>
          <w:sz w:val="22"/>
        </w:rPr>
        <w:t>C069. How have</w:t>
      </w:r>
      <w:r w:rsidR="006E6B90" w:rsidRPr="00A047BE">
        <w:rPr>
          <w:rFonts w:ascii="Arial" w:eastAsia="굴림" w:hAnsi="Arial" w:cs="Arial"/>
          <w:sz w:val="22"/>
        </w:rPr>
        <w:t xml:space="preserve"> your symptom</w:t>
      </w:r>
      <w:r w:rsidRPr="00A047BE">
        <w:rPr>
          <w:rFonts w:ascii="Arial" w:eastAsia="굴림" w:hAnsi="Arial" w:cs="Arial"/>
          <w:sz w:val="22"/>
        </w:rPr>
        <w:t xml:space="preserve">s of </w:t>
      </w:r>
      <w:r w:rsidR="003E553F" w:rsidRPr="00A047BE">
        <w:rPr>
          <w:rFonts w:ascii="Arial" w:eastAsia="굴림" w:hAnsi="Arial" w:cs="Arial"/>
          <w:sz w:val="22"/>
        </w:rPr>
        <w:t xml:space="preserve">leaking urine </w:t>
      </w:r>
      <w:r w:rsidRPr="00A047BE">
        <w:rPr>
          <w:rFonts w:ascii="Arial" w:eastAsia="굴림" w:hAnsi="Arial" w:cs="Arial"/>
          <w:sz w:val="22"/>
        </w:rPr>
        <w:t>changed</w:t>
      </w:r>
      <w:r w:rsidR="006E6B90" w:rsidRPr="00A047BE">
        <w:rPr>
          <w:rFonts w:ascii="Arial" w:eastAsia="굴림" w:hAnsi="Arial" w:cs="Arial"/>
          <w:sz w:val="22"/>
        </w:rPr>
        <w:t xml:space="preserve"> since t</w:t>
      </w:r>
      <w:r w:rsidR="00A05824" w:rsidRPr="00A047BE">
        <w:rPr>
          <w:rFonts w:ascii="Arial" w:eastAsia="굴림" w:hAnsi="Arial" w:cs="Arial"/>
          <w:sz w:val="22"/>
        </w:rPr>
        <w:t xml:space="preserve">he previous </w:t>
      </w:r>
      <w:proofErr w:type="gramStart"/>
      <w:r w:rsidR="00A05824" w:rsidRPr="00A047BE">
        <w:rPr>
          <w:rFonts w:ascii="Arial" w:eastAsia="굴림" w:hAnsi="Arial" w:cs="Arial"/>
          <w:sz w:val="22"/>
        </w:rPr>
        <w:t>interview</w:t>
      </w:r>
      <w:r w:rsidR="007738BC" w:rsidRPr="00A047BE">
        <w:rPr>
          <w:rFonts w:ascii="Arial" w:eastAsia="굴림" w:hAnsi="Arial" w:cs="Arial"/>
          <w:kern w:val="0"/>
          <w:sz w:val="22"/>
        </w:rPr>
        <w:t>(</w:t>
      </w:r>
      <w:proofErr w:type="gramEnd"/>
      <w:r w:rsidR="007738BC" w:rsidRPr="00A047BE">
        <w:rPr>
          <w:rFonts w:ascii="Arial" w:eastAsia="굴림" w:hAnsi="Arial" w:cs="Arial"/>
          <w:kern w:val="0"/>
          <w:sz w:val="22"/>
        </w:rPr>
        <w:t>___ month ___ day ___ year)</w:t>
      </w:r>
      <w:r w:rsidR="006E6B90" w:rsidRPr="00A047BE">
        <w:rPr>
          <w:rFonts w:ascii="Arial" w:eastAsia="굴림" w:hAnsi="Arial" w:cs="Arial"/>
          <w:sz w:val="22"/>
        </w:rPr>
        <w:t>?</w:t>
      </w:r>
    </w:p>
    <w:p w14:paraId="3D029787" w14:textId="77777777" w:rsidR="004A2FA2" w:rsidRPr="00A047BE" w:rsidRDefault="004A2FA2" w:rsidP="003E1E49">
      <w:pPr>
        <w:pStyle w:val="a6"/>
        <w:numPr>
          <w:ilvl w:val="0"/>
          <w:numId w:val="319"/>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Completely recovered</w:t>
      </w:r>
    </w:p>
    <w:p w14:paraId="277BE385" w14:textId="77777777" w:rsidR="004A2FA2" w:rsidRPr="00A047BE" w:rsidRDefault="004A2FA2" w:rsidP="003E1E49">
      <w:pPr>
        <w:pStyle w:val="a6"/>
        <w:numPr>
          <w:ilvl w:val="0"/>
          <w:numId w:val="319"/>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Improved</w:t>
      </w:r>
    </w:p>
    <w:p w14:paraId="56D4381C" w14:textId="77777777" w:rsidR="004A2FA2" w:rsidRPr="00A047BE" w:rsidRDefault="004A2FA2" w:rsidP="003E1E49">
      <w:pPr>
        <w:pStyle w:val="a6"/>
        <w:numPr>
          <w:ilvl w:val="0"/>
          <w:numId w:val="319"/>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Same</w:t>
      </w:r>
    </w:p>
    <w:p w14:paraId="26797F5D" w14:textId="77777777" w:rsidR="004A2FA2" w:rsidRPr="00A047BE" w:rsidRDefault="004A2FA2" w:rsidP="003E1E49">
      <w:pPr>
        <w:pStyle w:val="a6"/>
        <w:numPr>
          <w:ilvl w:val="0"/>
          <w:numId w:val="319"/>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Worsened</w:t>
      </w:r>
    </w:p>
    <w:p w14:paraId="1E17C98F" w14:textId="77777777" w:rsidR="004A2FA2" w:rsidRPr="00A047BE" w:rsidRDefault="004A2FA2" w:rsidP="003E1E49">
      <w:pPr>
        <w:pStyle w:val="a6"/>
        <w:numPr>
          <w:ilvl w:val="0"/>
          <w:numId w:val="319"/>
        </w:numPr>
        <w:wordWrap/>
        <w:spacing w:line="360" w:lineRule="auto"/>
        <w:ind w:leftChars="0"/>
        <w:textAlignment w:val="baseline"/>
        <w:rPr>
          <w:rFonts w:ascii="Arial" w:eastAsia="굴림" w:hAnsi="Arial" w:cs="Arial"/>
          <w:kern w:val="0"/>
          <w:sz w:val="22"/>
        </w:rPr>
      </w:pPr>
      <w:r w:rsidRPr="00A047BE">
        <w:rPr>
          <w:rFonts w:ascii="Arial" w:eastAsia="굴림" w:hAnsi="Arial" w:cs="Arial"/>
          <w:kern w:val="0"/>
          <w:sz w:val="22"/>
        </w:rPr>
        <w:t>Greatly worsened</w:t>
      </w:r>
    </w:p>
    <w:p w14:paraId="119C4453" w14:textId="77777777" w:rsidR="004A2FA2" w:rsidRPr="00A047BE" w:rsidRDefault="004A2FA2" w:rsidP="004A2FA2">
      <w:pPr>
        <w:pStyle w:val="a6"/>
        <w:wordWrap/>
        <w:spacing w:line="360" w:lineRule="auto"/>
        <w:ind w:leftChars="0" w:left="760"/>
        <w:textAlignment w:val="baseline"/>
        <w:rPr>
          <w:rFonts w:ascii="Arial" w:eastAsia="굴림" w:hAnsi="Arial" w:cs="Arial"/>
          <w:kern w:val="0"/>
          <w:sz w:val="22"/>
        </w:rPr>
      </w:pPr>
    </w:p>
    <w:p w14:paraId="32F5E1AB" w14:textId="77777777" w:rsidR="006E6B90" w:rsidRPr="00A047BE" w:rsidRDefault="004A2FA2" w:rsidP="004A2FA2">
      <w:pPr>
        <w:wordWrap/>
        <w:spacing w:line="360" w:lineRule="auto"/>
        <w:jc w:val="left"/>
        <w:rPr>
          <w:rFonts w:ascii="Arial" w:eastAsia="굴림" w:hAnsi="Arial" w:cs="Arial"/>
          <w:sz w:val="22"/>
        </w:rPr>
      </w:pPr>
      <w:r w:rsidRPr="00A047BE">
        <w:rPr>
          <w:rFonts w:ascii="Arial" w:eastAsia="굴림" w:hAnsi="Arial" w:cs="Arial"/>
          <w:sz w:val="22"/>
        </w:rPr>
        <w:t xml:space="preserve"> </w:t>
      </w:r>
      <w:r w:rsidR="006E6B90" w:rsidRPr="00A047BE">
        <w:rPr>
          <w:rFonts w:ascii="Arial" w:eastAsia="굴림" w:hAnsi="Arial" w:cs="Arial"/>
          <w:sz w:val="22"/>
        </w:rPr>
        <w:t xml:space="preserve">C070. </w:t>
      </w:r>
      <w:r w:rsidR="003E553F" w:rsidRPr="00A047BE">
        <w:rPr>
          <w:rFonts w:ascii="Arial" w:eastAsia="굴림" w:hAnsi="Arial" w:cs="Arial"/>
          <w:sz w:val="22"/>
        </w:rPr>
        <w:t>On about how many days in the last month have you lost any urine?</w:t>
      </w:r>
      <w:r w:rsidR="00A05824" w:rsidRPr="00A047BE">
        <w:rPr>
          <w:rFonts w:ascii="Arial" w:eastAsia="굴림" w:hAnsi="Arial" w:cs="Arial"/>
          <w:sz w:val="22"/>
        </w:rPr>
        <w:t xml:space="preserve"> (unit: a day)</w:t>
      </w:r>
    </w:p>
    <w:p w14:paraId="1DDF3BD5" w14:textId="77777777" w:rsidR="004044FF" w:rsidRPr="00A047BE" w:rsidRDefault="002D2391" w:rsidP="002D2391">
      <w:pPr>
        <w:wordWrap/>
        <w:spacing w:line="360" w:lineRule="auto"/>
        <w:ind w:firstLine="800"/>
        <w:jc w:val="left"/>
        <w:rPr>
          <w:rFonts w:ascii="Arial" w:eastAsia="굴림" w:hAnsi="Arial" w:cs="Arial"/>
          <w:sz w:val="22"/>
        </w:rPr>
      </w:pPr>
      <w:r w:rsidRPr="00A047BE">
        <w:rPr>
          <w:rFonts w:ascii="Arial" w:eastAsia="굴림" w:hAnsi="Arial" w:cs="Arial"/>
          <w:kern w:val="0"/>
          <w:sz w:val="22"/>
        </w:rPr>
        <w:t>_______________________________</w:t>
      </w:r>
      <w:r w:rsidRPr="00A047BE">
        <w:rPr>
          <w:rFonts w:ascii="Arial" w:eastAsia="굴림" w:hAnsi="Arial" w:cs="Arial"/>
          <w:sz w:val="22"/>
        </w:rPr>
        <w:t xml:space="preserve"> </w:t>
      </w:r>
      <w:r w:rsidR="006E6B90" w:rsidRPr="00A047BE">
        <w:rPr>
          <w:rFonts w:ascii="Arial" w:eastAsia="굴림" w:hAnsi="Arial" w:cs="Arial"/>
          <w:sz w:val="22"/>
        </w:rPr>
        <w:t xml:space="preserve">days </w:t>
      </w:r>
      <w:r w:rsidR="00246BCF" w:rsidRPr="00A047BE">
        <w:rPr>
          <w:rFonts w:ascii="Arial" w:eastAsia="굴림" w:hAnsi="Arial" w:cs="Arial"/>
          <w:sz w:val="22"/>
        </w:rPr>
        <w:t>[</w:t>
      </w:r>
      <w:r w:rsidR="003608C0" w:rsidRPr="00A047BE">
        <w:rPr>
          <w:rFonts w:ascii="Arial" w:eastAsia="굴림" w:hAnsi="Arial" w:cs="Arial"/>
          <w:sz w:val="22"/>
        </w:rPr>
        <w:t xml:space="preserve">Range: </w:t>
      </w:r>
      <w:r w:rsidR="006E6B90" w:rsidRPr="00A047BE">
        <w:rPr>
          <w:rFonts w:ascii="Arial" w:eastAsia="굴림" w:hAnsi="Arial" w:cs="Arial"/>
          <w:sz w:val="22"/>
        </w:rPr>
        <w:t>0~</w:t>
      </w:r>
      <w:proofErr w:type="gramStart"/>
      <w:r w:rsidR="006E6B90" w:rsidRPr="00A047BE">
        <w:rPr>
          <w:rFonts w:ascii="Arial" w:eastAsia="굴림" w:hAnsi="Arial" w:cs="Arial"/>
          <w:sz w:val="22"/>
        </w:rPr>
        <w:t>31</w:t>
      </w:r>
      <w:r w:rsidR="00246BCF" w:rsidRPr="00A047BE">
        <w:rPr>
          <w:rFonts w:ascii="Arial" w:eastAsia="굴림" w:hAnsi="Arial" w:cs="Arial"/>
          <w:sz w:val="22"/>
        </w:rPr>
        <w:t>]</w:t>
      </w:r>
      <w:r w:rsidR="006E6B90" w:rsidRPr="00A047BE">
        <w:rPr>
          <w:rFonts w:ascii="Arial" w:eastAsia="굴림" w:hAnsi="Arial" w:cs="Arial"/>
          <w:sz w:val="22"/>
        </w:rPr>
        <w:t>→</w:t>
      </w:r>
      <w:proofErr w:type="gramEnd"/>
      <w:r w:rsidR="006E6B90" w:rsidRPr="00A047BE">
        <w:rPr>
          <w:rFonts w:ascii="Arial" w:eastAsia="굴림" w:hAnsi="Arial" w:cs="Arial"/>
          <w:sz w:val="22"/>
        </w:rPr>
        <w:t>Go to C073</w:t>
      </w:r>
    </w:p>
    <w:p w14:paraId="180724A3" w14:textId="77777777" w:rsidR="006E6B90" w:rsidRPr="00A047BE" w:rsidRDefault="006E6B90" w:rsidP="002D2391">
      <w:pPr>
        <w:wordWrap/>
        <w:spacing w:line="360" w:lineRule="auto"/>
        <w:ind w:firstLine="800"/>
        <w:jc w:val="left"/>
        <w:rPr>
          <w:rFonts w:ascii="Arial" w:eastAsia="굴림" w:hAnsi="Arial" w:cs="Arial"/>
          <w:sz w:val="22"/>
        </w:rPr>
      </w:pPr>
      <w:r w:rsidRPr="00A047BE">
        <w:rPr>
          <w:rFonts w:ascii="Arial" w:eastAsia="굴림" w:hAnsi="Arial" w:cs="Arial"/>
          <w:sz w:val="22"/>
        </w:rPr>
        <w:lastRenderedPageBreak/>
        <w:t>Don’t know →Go to C071</w:t>
      </w:r>
    </w:p>
    <w:p w14:paraId="651534EA" w14:textId="77777777" w:rsidR="006E6B90" w:rsidRPr="00A047BE" w:rsidRDefault="006E6B90" w:rsidP="002D2391">
      <w:pPr>
        <w:wordWrap/>
        <w:spacing w:line="360" w:lineRule="auto"/>
        <w:ind w:firstLine="800"/>
        <w:jc w:val="left"/>
        <w:rPr>
          <w:rFonts w:ascii="Arial" w:eastAsia="굴림" w:hAnsi="Arial" w:cs="Arial"/>
          <w:sz w:val="22"/>
        </w:rPr>
      </w:pPr>
      <w:r w:rsidRPr="00A047BE">
        <w:rPr>
          <w:rFonts w:ascii="Arial" w:eastAsia="굴림" w:hAnsi="Arial" w:cs="Arial"/>
          <w:sz w:val="22"/>
        </w:rPr>
        <w:t>Refuse to answer →Go to C071</w:t>
      </w:r>
    </w:p>
    <w:p w14:paraId="799BDB95" w14:textId="77777777" w:rsidR="00864EDA" w:rsidRPr="00A047BE" w:rsidRDefault="00864EDA" w:rsidP="006E6B90">
      <w:pPr>
        <w:wordWrap/>
        <w:spacing w:line="360" w:lineRule="auto"/>
        <w:jc w:val="left"/>
        <w:rPr>
          <w:rFonts w:ascii="Arial" w:eastAsia="굴림" w:hAnsi="Arial" w:cs="Arial"/>
          <w:sz w:val="22"/>
        </w:rPr>
      </w:pPr>
    </w:p>
    <w:p w14:paraId="6B43D684"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C071. Was that more than 5 days?</w:t>
      </w:r>
    </w:p>
    <w:p w14:paraId="24897BAB" w14:textId="77777777" w:rsidR="002D2391" w:rsidRPr="00A047BE" w:rsidRDefault="002D2391" w:rsidP="003E1E49">
      <w:pPr>
        <w:pStyle w:val="a6"/>
        <w:numPr>
          <w:ilvl w:val="0"/>
          <w:numId w:val="320"/>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 →Go to C072</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→Go to C073</w:t>
      </w:r>
    </w:p>
    <w:p w14:paraId="495A1062" w14:textId="77777777" w:rsidR="006E6B90" w:rsidRPr="00A047BE" w:rsidRDefault="006E6B90" w:rsidP="006E6B90">
      <w:pPr>
        <w:wordWrap/>
        <w:spacing w:line="360" w:lineRule="auto"/>
        <w:jc w:val="left"/>
        <w:rPr>
          <w:rFonts w:ascii="Arial" w:eastAsia="굴림" w:hAnsi="Arial" w:cs="Arial"/>
          <w:sz w:val="22"/>
        </w:rPr>
      </w:pPr>
    </w:p>
    <w:p w14:paraId="1F336176" w14:textId="77777777" w:rsidR="006E6B90" w:rsidRPr="00A047BE" w:rsidRDefault="006E6B90" w:rsidP="006E6B90">
      <w:pPr>
        <w:wordWrap/>
        <w:spacing w:line="360" w:lineRule="auto"/>
        <w:jc w:val="left"/>
        <w:rPr>
          <w:rFonts w:ascii="Arial" w:eastAsia="굴림" w:hAnsi="Arial" w:cs="Arial"/>
          <w:sz w:val="22"/>
        </w:rPr>
      </w:pPr>
      <w:r w:rsidRPr="00A047BE">
        <w:rPr>
          <w:rFonts w:ascii="Arial" w:eastAsia="굴림" w:hAnsi="Arial" w:cs="Arial"/>
          <w:sz w:val="22"/>
        </w:rPr>
        <w:t>C072. Was that more than 15 days?</w:t>
      </w:r>
    </w:p>
    <w:p w14:paraId="112EA7E3" w14:textId="77777777" w:rsidR="002D2391" w:rsidRPr="00A047BE" w:rsidRDefault="002D2391" w:rsidP="003E1E49">
      <w:pPr>
        <w:pStyle w:val="a6"/>
        <w:numPr>
          <w:ilvl w:val="0"/>
          <w:numId w:val="321"/>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45EB75E6" w14:textId="77777777" w:rsidR="006E6B90" w:rsidRPr="00A047BE" w:rsidRDefault="006E6B90" w:rsidP="006E6B90">
      <w:pPr>
        <w:wordWrap/>
        <w:spacing w:line="360" w:lineRule="auto"/>
        <w:jc w:val="left"/>
        <w:rPr>
          <w:rFonts w:ascii="Arial" w:eastAsia="굴림" w:hAnsi="Arial" w:cs="Arial"/>
          <w:sz w:val="22"/>
        </w:rPr>
      </w:pPr>
    </w:p>
    <w:p w14:paraId="7516C880" w14:textId="77777777" w:rsidR="006E6B90" w:rsidRPr="00A047BE" w:rsidRDefault="004628B2" w:rsidP="006E6B90">
      <w:pPr>
        <w:wordWrap/>
        <w:spacing w:line="360" w:lineRule="auto"/>
        <w:jc w:val="left"/>
        <w:rPr>
          <w:rFonts w:ascii="Arial" w:eastAsia="굴림" w:hAnsi="Arial" w:cs="Arial"/>
          <w:sz w:val="22"/>
        </w:rPr>
      </w:pPr>
      <w:r w:rsidRPr="00A047BE">
        <w:rPr>
          <w:rFonts w:ascii="Arial" w:eastAsia="굴림" w:hAnsi="Arial" w:cs="Arial"/>
          <w:sz w:val="22"/>
        </w:rPr>
        <w:t xml:space="preserve">C073. </w:t>
      </w:r>
      <w:r w:rsidR="003E553F" w:rsidRPr="00A047BE">
        <w:rPr>
          <w:rFonts w:ascii="Arial" w:eastAsia="굴림" w:hAnsi="Arial" w:cs="Arial"/>
          <w:sz w:val="22"/>
        </w:rPr>
        <w:t xml:space="preserve">Do you ever use any absorbent products such as pads, special garments, sanitary napkins, or toilet paper for your urine loss condition? </w:t>
      </w:r>
    </w:p>
    <w:p w14:paraId="0616CF70" w14:textId="77777777" w:rsidR="002D2391" w:rsidRPr="00A047BE" w:rsidRDefault="002D2391" w:rsidP="003E1E49">
      <w:pPr>
        <w:pStyle w:val="a6"/>
        <w:numPr>
          <w:ilvl w:val="0"/>
          <w:numId w:val="322"/>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No </w:t>
      </w:r>
    </w:p>
    <w:p w14:paraId="3420B5C2" w14:textId="77777777" w:rsidR="006E6B90" w:rsidRPr="00A047BE" w:rsidRDefault="006E6B90" w:rsidP="006E6B90">
      <w:pPr>
        <w:wordWrap/>
        <w:spacing w:line="360" w:lineRule="auto"/>
        <w:jc w:val="left"/>
        <w:rPr>
          <w:rFonts w:ascii="Arial" w:eastAsia="굴림" w:hAnsi="Arial" w:cs="Arial"/>
          <w:sz w:val="22"/>
        </w:rPr>
      </w:pPr>
    </w:p>
    <w:p w14:paraId="65E9A48C" w14:textId="77777777" w:rsidR="003A0C4A" w:rsidRPr="00A047BE" w:rsidRDefault="003A0C4A" w:rsidP="006E6B90">
      <w:pPr>
        <w:wordWrap/>
        <w:spacing w:line="360" w:lineRule="auto"/>
        <w:jc w:val="left"/>
        <w:rPr>
          <w:rFonts w:ascii="Arial" w:eastAsia="굴림" w:hAnsi="Arial" w:cs="Arial"/>
          <w:b/>
          <w:sz w:val="22"/>
        </w:rPr>
      </w:pPr>
      <w:r w:rsidRPr="00A047BE">
        <w:rPr>
          <w:rFonts w:ascii="Arial" w:eastAsia="굴림" w:hAnsi="Arial" w:cs="Arial"/>
          <w:b/>
          <w:sz w:val="22"/>
        </w:rPr>
        <w:t>&lt; Digestive system disease &gt;</w:t>
      </w:r>
    </w:p>
    <w:p w14:paraId="4F5A7D3A" w14:textId="77777777" w:rsidR="00D25B6F" w:rsidRPr="00A047BE" w:rsidRDefault="003A0C4A" w:rsidP="003A0C4A">
      <w:pPr>
        <w:wordWrap/>
        <w:spacing w:line="360" w:lineRule="auto"/>
        <w:jc w:val="left"/>
        <w:rPr>
          <w:rFonts w:ascii="Arial" w:eastAsia="굴림" w:hAnsi="Arial" w:cs="Arial"/>
          <w:bCs/>
          <w:sz w:val="22"/>
        </w:rPr>
      </w:pPr>
      <w:r w:rsidRPr="00A047BE">
        <w:rPr>
          <w:rFonts w:ascii="Arial" w:eastAsia="굴림" w:hAnsi="Arial" w:cs="Arial"/>
          <w:sz w:val="22"/>
        </w:rPr>
        <w:t xml:space="preserve">C074. </w:t>
      </w:r>
      <w:r w:rsidRPr="00A047BE">
        <w:rPr>
          <w:rFonts w:ascii="Arial" w:eastAsia="굴림" w:hAnsi="Arial" w:cs="Arial"/>
          <w:kern w:val="0"/>
          <w:sz w:val="22"/>
        </w:rPr>
        <w:t xml:space="preserve">Has a doctor ever told you that you have </w:t>
      </w:r>
      <w:r w:rsidR="00D25B6F" w:rsidRPr="00A047BE">
        <w:rPr>
          <w:rFonts w:ascii="Arial" w:eastAsia="굴림" w:hAnsi="Arial" w:cs="Arial"/>
          <w:bCs/>
          <w:sz w:val="22"/>
        </w:rPr>
        <w:t xml:space="preserve">diseases of the </w:t>
      </w:r>
      <w:r w:rsidR="00BD150A" w:rsidRPr="00A047BE">
        <w:rPr>
          <w:rFonts w:ascii="Arial" w:eastAsia="굴림" w:hAnsi="Arial" w:cs="Arial"/>
          <w:bCs/>
          <w:sz w:val="22"/>
        </w:rPr>
        <w:t>digestive</w:t>
      </w:r>
      <w:r w:rsidR="00D25B6F" w:rsidRPr="00A047BE">
        <w:rPr>
          <w:rFonts w:ascii="Arial" w:eastAsia="굴림" w:hAnsi="Arial" w:cs="Arial"/>
          <w:bCs/>
          <w:sz w:val="22"/>
        </w:rPr>
        <w:t xml:space="preserve"> system such as</w:t>
      </w:r>
    </w:p>
    <w:p w14:paraId="5D830943" w14:textId="77777777" w:rsidR="003A0C4A" w:rsidRPr="00A047BE" w:rsidRDefault="00D25B6F" w:rsidP="00D25B6F">
      <w:pPr>
        <w:wordWrap/>
        <w:spacing w:line="360" w:lineRule="auto"/>
        <w:jc w:val="left"/>
        <w:rPr>
          <w:rFonts w:ascii="Arial" w:eastAsia="굴림" w:hAnsi="Arial" w:cs="Arial"/>
          <w:sz w:val="22"/>
        </w:rPr>
      </w:pPr>
      <w:r w:rsidRPr="00A047BE">
        <w:rPr>
          <w:rFonts w:ascii="Arial" w:eastAsia="굴림" w:hAnsi="Arial" w:cs="Arial"/>
          <w:bCs/>
          <w:sz w:val="22"/>
        </w:rPr>
        <w:t>gastritis, gastric ulcer and duodenal ulcer</w:t>
      </w:r>
      <w:r w:rsidR="003A0C4A" w:rsidRPr="00A047BE">
        <w:rPr>
          <w:rFonts w:ascii="Arial" w:eastAsia="굴림" w:hAnsi="Arial" w:cs="Arial"/>
          <w:sz w:val="22"/>
        </w:rPr>
        <w:t>?</w:t>
      </w:r>
    </w:p>
    <w:p w14:paraId="07073E76" w14:textId="77777777" w:rsidR="003A0C4A" w:rsidRPr="00A047BE" w:rsidRDefault="003A0C4A" w:rsidP="00D12299">
      <w:pPr>
        <w:pStyle w:val="a6"/>
        <w:numPr>
          <w:ilvl w:val="0"/>
          <w:numId w:val="1215"/>
        </w:numPr>
        <w:tabs>
          <w:tab w:val="left" w:pos="5245"/>
        </w:tabs>
        <w:wordWrap/>
        <w:spacing w:line="360" w:lineRule="auto"/>
        <w:ind w:leftChars="0"/>
        <w:rPr>
          <w:rFonts w:ascii="Arial" w:eastAsia="굴림" w:hAnsi="Arial" w:cs="Arial"/>
          <w:sz w:val="22"/>
        </w:rPr>
      </w:pPr>
      <w:r w:rsidRPr="00A047BE">
        <w:rPr>
          <w:rFonts w:ascii="Arial" w:eastAsia="굴림" w:hAnsi="Arial" w:cs="Arial"/>
          <w:sz w:val="22"/>
        </w:rPr>
        <w:t>Yes</w:t>
      </w:r>
      <w:r w:rsidRPr="00A047BE">
        <w:rPr>
          <w:rFonts w:ascii="Arial" w:eastAsia="굴림" w:hAnsi="Arial" w:cs="Arial"/>
          <w:sz w:val="22"/>
        </w:rPr>
        <w:tab/>
      </w:r>
      <w:r w:rsidRPr="00A047BE">
        <w:rPr>
          <w:rFonts w:ascii="굴림" w:eastAsia="굴림" w:hAnsi="굴림" w:cs="굴림" w:hint="eastAsia"/>
          <w:sz w:val="22"/>
        </w:rPr>
        <w:t>⑤</w:t>
      </w:r>
      <w:r w:rsidRPr="00A047BE">
        <w:rPr>
          <w:rFonts w:ascii="Arial" w:eastAsia="굴림" w:hAnsi="Arial" w:cs="Arial"/>
          <w:sz w:val="22"/>
        </w:rPr>
        <w:t xml:space="preserve"> </w:t>
      </w:r>
      <w:r w:rsidR="00BB0BA9" w:rsidRPr="00A047BE">
        <w:rPr>
          <w:rFonts w:ascii="Arial" w:eastAsia="굴림" w:hAnsi="Arial" w:cs="Arial"/>
          <w:sz w:val="22"/>
        </w:rPr>
        <w:t>No →Go to C078</w:t>
      </w:r>
    </w:p>
    <w:p w14:paraId="3BF3F6A8" w14:textId="77777777" w:rsidR="003A0C4A" w:rsidRPr="00A047BE" w:rsidRDefault="003A0C4A" w:rsidP="003A0C4A">
      <w:pPr>
        <w:wordWrap/>
        <w:spacing w:line="360" w:lineRule="auto"/>
        <w:jc w:val="left"/>
        <w:rPr>
          <w:rFonts w:ascii="Arial" w:eastAsia="굴림" w:hAnsi="Arial" w:cs="Arial"/>
          <w:sz w:val="22"/>
        </w:rPr>
      </w:pPr>
    </w:p>
    <w:p w14:paraId="194A50F1" w14:textId="77777777" w:rsidR="003A0C4A" w:rsidRPr="00A047BE" w:rsidRDefault="003A0C4A" w:rsidP="003A0C4A">
      <w:pPr>
        <w:wordWrap/>
        <w:spacing w:line="360" w:lineRule="auto"/>
        <w:jc w:val="left"/>
        <w:rPr>
          <w:rFonts w:ascii="Arial" w:eastAsia="굴림" w:hAnsi="Arial" w:cs="Arial"/>
          <w:sz w:val="22"/>
        </w:rPr>
      </w:pPr>
      <w:r w:rsidRPr="00A047BE">
        <w:rPr>
          <w:rFonts w:ascii="Arial" w:eastAsia="굴림" w:hAnsi="Arial" w:cs="Arial"/>
          <w:sz w:val="22"/>
        </w:rPr>
        <w:t xml:space="preserve">C075. </w:t>
      </w:r>
      <w:r w:rsidRPr="00A047BE">
        <w:rPr>
          <w:rFonts w:ascii="Arial" w:eastAsia="굴림" w:hAnsi="Arial" w:cs="Arial"/>
          <w:kern w:val="0"/>
          <w:sz w:val="22"/>
          <w:szCs w:val="20"/>
        </w:rPr>
        <w:t xml:space="preserve">When was your </w:t>
      </w:r>
      <w:r w:rsidR="00BB0BA9" w:rsidRPr="00A047BE">
        <w:rPr>
          <w:rFonts w:ascii="Arial" w:eastAsia="굴림" w:hAnsi="Arial" w:cs="Arial"/>
          <w:kern w:val="0"/>
          <w:sz w:val="22"/>
          <w:szCs w:val="20"/>
        </w:rPr>
        <w:t xml:space="preserve">digestive system disease </w:t>
      </w:r>
      <w:r w:rsidRPr="00A047BE">
        <w:rPr>
          <w:rFonts w:ascii="Arial" w:eastAsia="굴림" w:hAnsi="Arial" w:cs="Arial"/>
          <w:kern w:val="0"/>
          <w:sz w:val="22"/>
          <w:szCs w:val="20"/>
        </w:rPr>
        <w:t xml:space="preserve">diagnosed for the first time? </w:t>
      </w:r>
      <w:r w:rsidRPr="00A047BE">
        <w:rPr>
          <w:rFonts w:ascii="Arial" w:eastAsia="굴림" w:hAnsi="Arial" w:cs="Arial"/>
          <w:sz w:val="22"/>
        </w:rPr>
        <w:t>(unit: year and month combined into 6 digits)</w:t>
      </w:r>
    </w:p>
    <w:p w14:paraId="530FF315" w14:textId="5DDDC0CC" w:rsidR="003A0C4A" w:rsidRPr="00A047BE" w:rsidRDefault="003A0C4A" w:rsidP="003A0C4A">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1117" w:author="Keis" w:date="2024-09-06T10:23:00Z">
        <w:r w:rsidR="00B14068" w:rsidRPr="001331E9" w:rsidDel="00817F07">
          <w:rPr>
            <w:rFonts w:ascii="Arial" w:eastAsia="굴림" w:hAnsi="Arial" w:cs="Arial" w:hint="eastAsia"/>
            <w:color w:val="FF0000"/>
            <w:kern w:val="0"/>
            <w:sz w:val="22"/>
          </w:rPr>
          <w:delText>2020</w:delText>
        </w:r>
      </w:del>
      <w:ins w:id="1118" w:author="Keis" w:date="2024-09-06T10:23:00Z">
        <w:r w:rsidR="00817F07" w:rsidRPr="00817F07">
          <w:rPr>
            <w:rFonts w:ascii="Arial" w:eastAsia="굴림" w:hAnsi="Arial" w:cs="Arial" w:hint="eastAsia"/>
            <w:color w:val="00B050"/>
            <w:kern w:val="0"/>
            <w:sz w:val="22"/>
          </w:rPr>
          <w:t>202</w:t>
        </w:r>
        <w:r w:rsidR="00817F07" w:rsidRPr="00DC741E">
          <w:rPr>
            <w:rFonts w:ascii="Arial" w:eastAsia="굴림" w:hAnsi="Arial" w:cs="Arial"/>
            <w:color w:val="00B050"/>
            <w:kern w:val="0"/>
            <w:sz w:val="22"/>
          </w:rPr>
          <w:t>2</w:t>
        </w:r>
      </w:ins>
      <w:r w:rsidR="00B14068" w:rsidRPr="00DC741E">
        <w:rPr>
          <w:rFonts w:ascii="Arial" w:eastAsia="굴림" w:hAnsi="Arial" w:cs="Arial"/>
          <w:color w:val="00B050"/>
          <w:kern w:val="0"/>
          <w:sz w:val="22"/>
          <w:rPrChange w:id="1119" w:author="Keis" w:date="2024-09-06T17:30: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1120" w:author="Keis" w:date="2024-09-06T10:23:00Z">
        <w:r w:rsidR="00B14068" w:rsidRPr="001331E9" w:rsidDel="00817F07">
          <w:rPr>
            <w:rFonts w:ascii="Arial" w:eastAsia="굴림" w:hAnsi="Arial" w:cs="Arial" w:hint="eastAsia"/>
            <w:color w:val="FF0000"/>
            <w:kern w:val="0"/>
            <w:sz w:val="22"/>
          </w:rPr>
          <w:delText>2020</w:delText>
        </w:r>
      </w:del>
      <w:ins w:id="1121"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1122" w:author="Keis" w:date="2024-09-06T10:23:00Z">
        <w:r w:rsidR="00B14068" w:rsidRPr="001331E9" w:rsidDel="00817F07">
          <w:rPr>
            <w:rFonts w:ascii="Arial" w:eastAsia="굴림" w:hAnsi="Arial" w:cs="Arial" w:hint="eastAsia"/>
            <w:color w:val="FF0000"/>
            <w:kern w:val="0"/>
            <w:sz w:val="22"/>
          </w:rPr>
          <w:delText>2020</w:delText>
        </w:r>
      </w:del>
      <w:ins w:id="1123" w:author="Keis" w:date="2024-09-06T10:23:00Z">
        <w:r w:rsidR="00817F07" w:rsidRPr="00817F07">
          <w:rPr>
            <w:rFonts w:ascii="Arial" w:eastAsia="굴림" w:hAnsi="Arial" w:cs="Arial" w:hint="eastAsia"/>
            <w:color w:val="00B050"/>
            <w:kern w:val="0"/>
            <w:sz w:val="22"/>
          </w:rPr>
          <w:t>202</w:t>
        </w:r>
        <w:r w:rsidR="00817F07" w:rsidRPr="00DC741E">
          <w:rPr>
            <w:rFonts w:ascii="Arial" w:eastAsia="굴림" w:hAnsi="Arial" w:cs="Arial"/>
            <w:color w:val="00B050"/>
            <w:kern w:val="0"/>
            <w:sz w:val="22"/>
          </w:rPr>
          <w:t>2</w:t>
        </w:r>
      </w:ins>
      <w:r w:rsidR="00B14068" w:rsidRPr="00DC741E">
        <w:rPr>
          <w:rFonts w:ascii="Arial" w:eastAsia="굴림" w:hAnsi="Arial" w:cs="Arial"/>
          <w:color w:val="00B050"/>
          <w:kern w:val="0"/>
          <w:sz w:val="22"/>
          <w:rPrChange w:id="1124" w:author="Keis" w:date="2024-09-06T17:30: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25ED5C0D" w14:textId="77777777" w:rsidR="003A0C4A" w:rsidRPr="00A047BE" w:rsidRDefault="003A0C4A" w:rsidP="003A0C4A">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1DF11606" w14:textId="1F3A2BA7" w:rsidR="003A0C4A" w:rsidRPr="00A047BE" w:rsidRDefault="003A0C4A" w:rsidP="003A0C4A">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[Range: 200600~</w:t>
      </w:r>
      <w:del w:id="1125" w:author="Keis" w:date="2024-09-06T10:23:00Z">
        <w:r w:rsidR="00B14068" w:rsidRPr="001331E9" w:rsidDel="00817F07">
          <w:rPr>
            <w:rFonts w:ascii="Arial" w:eastAsia="굴림" w:hAnsi="Arial" w:cs="Arial" w:hint="eastAsia"/>
            <w:color w:val="FF0000"/>
            <w:sz w:val="22"/>
          </w:rPr>
          <w:delText>2020</w:delText>
        </w:r>
      </w:del>
      <w:ins w:id="1126" w:author="Keis" w:date="2024-09-06T10:23:00Z">
        <w:r w:rsidR="00817F07" w:rsidRPr="00817F07">
          <w:rPr>
            <w:rFonts w:ascii="Arial" w:eastAsia="굴림" w:hAnsi="Arial" w:cs="Arial" w:hint="eastAsia"/>
            <w:color w:val="00B050"/>
            <w:sz w:val="22"/>
          </w:rPr>
          <w:t>202</w:t>
        </w:r>
        <w:r w:rsidR="00817F07" w:rsidRPr="00DC741E">
          <w:rPr>
            <w:rFonts w:ascii="Arial" w:eastAsia="굴림" w:hAnsi="Arial" w:cs="Arial"/>
            <w:color w:val="00B050"/>
            <w:sz w:val="22"/>
          </w:rPr>
          <w:t>2</w:t>
        </w:r>
      </w:ins>
      <w:r w:rsidR="00B14068" w:rsidRPr="00DC741E">
        <w:rPr>
          <w:rFonts w:ascii="Arial" w:eastAsia="굴림" w:hAnsi="Arial" w:cs="Arial"/>
          <w:color w:val="00B050"/>
          <w:sz w:val="22"/>
          <w:rPrChange w:id="1127" w:author="Keis" w:date="2024-09-06T17:30:00Z">
            <w:rPr>
              <w:rFonts w:ascii="Arial" w:eastAsia="굴림" w:hAnsi="Arial" w:cs="Arial"/>
              <w:color w:val="FF0000"/>
              <w:sz w:val="22"/>
            </w:rPr>
          </w:rPrChange>
        </w:rPr>
        <w:t>11</w:t>
      </w:r>
      <w:r w:rsidRPr="00A047BE">
        <w:rPr>
          <w:rFonts w:ascii="Arial" w:eastAsia="굴림" w:hAnsi="Arial" w:cs="Arial"/>
          <w:sz w:val="22"/>
        </w:rPr>
        <w:t>]</w:t>
      </w:r>
    </w:p>
    <w:p w14:paraId="44E6999B" w14:textId="77777777" w:rsidR="003A0C4A" w:rsidRPr="001331E9" w:rsidRDefault="003A0C4A" w:rsidP="003A0C4A">
      <w:pPr>
        <w:wordWrap/>
        <w:spacing w:line="360" w:lineRule="auto"/>
        <w:jc w:val="left"/>
        <w:rPr>
          <w:rFonts w:ascii="Arial" w:eastAsia="굴림" w:hAnsi="Arial" w:cs="Arial"/>
          <w:color w:val="FF0000"/>
          <w:sz w:val="22"/>
        </w:rPr>
      </w:pPr>
    </w:p>
    <w:p w14:paraId="5D9F9657" w14:textId="77777777" w:rsidR="002D0E30" w:rsidRPr="00DC741E" w:rsidRDefault="000C2300" w:rsidP="000C2300">
      <w:pPr>
        <w:spacing w:line="384" w:lineRule="auto"/>
        <w:textAlignment w:val="baseline"/>
        <w:rPr>
          <w:rFonts w:ascii="Arial" w:eastAsia="나눔명조" w:hAnsi="Arial" w:cs="Arial"/>
          <w:kern w:val="0"/>
          <w:sz w:val="22"/>
          <w:rPrChange w:id="1128" w:author="Keis" w:date="2024-09-06T17:30:00Z">
            <w:rPr>
              <w:rFonts w:ascii="Arial" w:eastAsia="나눔명조" w:hAnsi="Arial" w:cs="Arial"/>
              <w:color w:val="FF0000"/>
              <w:kern w:val="0"/>
              <w:sz w:val="22"/>
            </w:rPr>
          </w:rPrChange>
        </w:rPr>
      </w:pPr>
      <w:r w:rsidRPr="00DC741E">
        <w:rPr>
          <w:rFonts w:ascii="Arial" w:eastAsia="나눔명조" w:hAnsi="Arial" w:cs="Arial"/>
          <w:kern w:val="0"/>
          <w:sz w:val="22"/>
          <w:rPrChange w:id="1129" w:author="Keis" w:date="2024-09-06T17:30:00Z">
            <w:rPr>
              <w:rFonts w:ascii="Arial" w:eastAsia="나눔명조" w:hAnsi="Arial" w:cs="Arial"/>
              <w:color w:val="FF0000"/>
              <w:kern w:val="0"/>
              <w:sz w:val="22"/>
            </w:rPr>
          </w:rPrChange>
        </w:rPr>
        <w:t xml:space="preserve">Cadd_04. </w:t>
      </w:r>
      <w:r w:rsidR="002D0E30" w:rsidRPr="00DC741E">
        <w:rPr>
          <w:rFonts w:ascii="Arial" w:eastAsia="나눔명조" w:hAnsi="Arial" w:cs="Arial"/>
          <w:kern w:val="0"/>
          <w:sz w:val="22"/>
          <w:rPrChange w:id="1130" w:author="Keis" w:date="2024-09-06T17:30:00Z">
            <w:rPr>
              <w:rFonts w:ascii="Arial" w:eastAsia="나눔명조" w:hAnsi="Arial" w:cs="Arial"/>
              <w:color w:val="FF0000"/>
              <w:kern w:val="0"/>
              <w:sz w:val="22"/>
            </w:rPr>
          </w:rPrChange>
        </w:rPr>
        <w:t xml:space="preserve">How have your symptoms of </w:t>
      </w:r>
      <w:r w:rsidR="002D0E30" w:rsidRPr="00DC741E">
        <w:rPr>
          <w:rFonts w:ascii="Arial" w:eastAsia="굴림" w:hAnsi="Arial" w:cs="Arial"/>
          <w:kern w:val="0"/>
          <w:sz w:val="22"/>
          <w:rPrChange w:id="1131" w:author="Keis" w:date="2024-09-06T17:30:00Z">
            <w:rPr>
              <w:rFonts w:ascii="Arial" w:eastAsia="굴림" w:hAnsi="Arial" w:cs="Arial"/>
              <w:color w:val="FF0000"/>
              <w:kern w:val="0"/>
              <w:sz w:val="22"/>
            </w:rPr>
          </w:rPrChange>
        </w:rPr>
        <w:t xml:space="preserve">digestive system </w:t>
      </w:r>
      <w:r w:rsidR="002D0E30" w:rsidRPr="00DC741E">
        <w:rPr>
          <w:rFonts w:ascii="Arial" w:eastAsia="나눔명조" w:hAnsi="Arial" w:cs="Arial"/>
          <w:kern w:val="0"/>
          <w:sz w:val="22"/>
          <w:rPrChange w:id="1132" w:author="Keis" w:date="2024-09-06T17:30:00Z">
            <w:rPr>
              <w:rFonts w:ascii="Arial" w:eastAsia="나눔명조" w:hAnsi="Arial" w:cs="Arial"/>
              <w:color w:val="FF0000"/>
              <w:kern w:val="0"/>
              <w:sz w:val="22"/>
            </w:rPr>
          </w:rPrChange>
        </w:rPr>
        <w:t>disease changed since the previous interview (___ month ___ day ___ year)?</w:t>
      </w:r>
    </w:p>
    <w:p w14:paraId="4E5768F0" w14:textId="77777777" w:rsidR="002D0E30" w:rsidRPr="00DC741E" w:rsidRDefault="002D0E30" w:rsidP="00D12299">
      <w:pPr>
        <w:pStyle w:val="a6"/>
        <w:numPr>
          <w:ilvl w:val="0"/>
          <w:numId w:val="1293"/>
        </w:numPr>
        <w:wordWrap/>
        <w:spacing w:line="360" w:lineRule="auto"/>
        <w:ind w:leftChars="0"/>
        <w:textAlignment w:val="baseline"/>
        <w:rPr>
          <w:rFonts w:ascii="Arial" w:eastAsia="굴림" w:hAnsi="Arial" w:cs="Arial"/>
          <w:kern w:val="0"/>
          <w:sz w:val="22"/>
          <w:rPrChange w:id="1133"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34" w:author="Keis" w:date="2024-09-06T17:30:00Z">
            <w:rPr>
              <w:rFonts w:ascii="Arial" w:eastAsia="굴림" w:hAnsi="Arial" w:cs="Arial"/>
              <w:color w:val="FF0000"/>
              <w:kern w:val="0"/>
              <w:sz w:val="22"/>
            </w:rPr>
          </w:rPrChange>
        </w:rPr>
        <w:t>Completely recovered</w:t>
      </w:r>
    </w:p>
    <w:p w14:paraId="0A619728" w14:textId="77777777" w:rsidR="002D0E30" w:rsidRPr="00DC741E" w:rsidRDefault="002D0E30" w:rsidP="00D12299">
      <w:pPr>
        <w:pStyle w:val="a6"/>
        <w:numPr>
          <w:ilvl w:val="0"/>
          <w:numId w:val="1293"/>
        </w:numPr>
        <w:wordWrap/>
        <w:spacing w:line="360" w:lineRule="auto"/>
        <w:ind w:leftChars="0"/>
        <w:textAlignment w:val="baseline"/>
        <w:rPr>
          <w:rFonts w:ascii="Arial" w:eastAsia="굴림" w:hAnsi="Arial" w:cs="Arial"/>
          <w:kern w:val="0"/>
          <w:sz w:val="22"/>
          <w:rPrChange w:id="1135"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36" w:author="Keis" w:date="2024-09-06T17:30:00Z">
            <w:rPr>
              <w:rFonts w:ascii="Arial" w:eastAsia="굴림" w:hAnsi="Arial" w:cs="Arial"/>
              <w:color w:val="FF0000"/>
              <w:kern w:val="0"/>
              <w:sz w:val="22"/>
            </w:rPr>
          </w:rPrChange>
        </w:rPr>
        <w:t>Improved</w:t>
      </w:r>
    </w:p>
    <w:p w14:paraId="5CF09672" w14:textId="77777777" w:rsidR="002D0E30" w:rsidRPr="00DC741E" w:rsidRDefault="002D0E30" w:rsidP="00D12299">
      <w:pPr>
        <w:pStyle w:val="a6"/>
        <w:numPr>
          <w:ilvl w:val="0"/>
          <w:numId w:val="1293"/>
        </w:numPr>
        <w:wordWrap/>
        <w:spacing w:line="360" w:lineRule="auto"/>
        <w:ind w:leftChars="0"/>
        <w:textAlignment w:val="baseline"/>
        <w:rPr>
          <w:rFonts w:ascii="Arial" w:eastAsia="굴림" w:hAnsi="Arial" w:cs="Arial"/>
          <w:kern w:val="0"/>
          <w:sz w:val="22"/>
          <w:rPrChange w:id="1137"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38" w:author="Keis" w:date="2024-09-06T17:30:00Z">
            <w:rPr>
              <w:rFonts w:ascii="Arial" w:eastAsia="굴림" w:hAnsi="Arial" w:cs="Arial"/>
              <w:color w:val="FF0000"/>
              <w:kern w:val="0"/>
              <w:sz w:val="22"/>
            </w:rPr>
          </w:rPrChange>
        </w:rPr>
        <w:t>Same</w:t>
      </w:r>
    </w:p>
    <w:p w14:paraId="14C8871B" w14:textId="77777777" w:rsidR="002D0E30" w:rsidRPr="00DC741E" w:rsidRDefault="002D0E30" w:rsidP="00D12299">
      <w:pPr>
        <w:pStyle w:val="a6"/>
        <w:numPr>
          <w:ilvl w:val="0"/>
          <w:numId w:val="1293"/>
        </w:numPr>
        <w:wordWrap/>
        <w:spacing w:line="360" w:lineRule="auto"/>
        <w:ind w:leftChars="0"/>
        <w:textAlignment w:val="baseline"/>
        <w:rPr>
          <w:rFonts w:ascii="Arial" w:eastAsia="굴림" w:hAnsi="Arial" w:cs="Arial"/>
          <w:kern w:val="0"/>
          <w:sz w:val="22"/>
          <w:rPrChange w:id="1139"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40" w:author="Keis" w:date="2024-09-06T17:30:00Z">
            <w:rPr>
              <w:rFonts w:ascii="Arial" w:eastAsia="굴림" w:hAnsi="Arial" w:cs="Arial"/>
              <w:color w:val="FF0000"/>
              <w:kern w:val="0"/>
              <w:sz w:val="22"/>
            </w:rPr>
          </w:rPrChange>
        </w:rPr>
        <w:t>Worsened</w:t>
      </w:r>
    </w:p>
    <w:p w14:paraId="6BF3DBAA" w14:textId="77777777" w:rsidR="002D0E30" w:rsidRPr="00DC741E" w:rsidRDefault="002D0E30" w:rsidP="00D12299">
      <w:pPr>
        <w:pStyle w:val="a6"/>
        <w:numPr>
          <w:ilvl w:val="0"/>
          <w:numId w:val="1293"/>
        </w:numPr>
        <w:wordWrap/>
        <w:spacing w:line="360" w:lineRule="auto"/>
        <w:ind w:leftChars="0"/>
        <w:textAlignment w:val="baseline"/>
        <w:rPr>
          <w:rFonts w:ascii="Arial" w:eastAsia="굴림" w:hAnsi="Arial" w:cs="Arial"/>
          <w:kern w:val="0"/>
          <w:sz w:val="22"/>
          <w:rPrChange w:id="1141"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42" w:author="Keis" w:date="2024-09-06T17:30:00Z">
            <w:rPr>
              <w:rFonts w:ascii="Arial" w:eastAsia="굴림" w:hAnsi="Arial" w:cs="Arial"/>
              <w:color w:val="FF0000"/>
              <w:kern w:val="0"/>
              <w:sz w:val="22"/>
            </w:rPr>
          </w:rPrChange>
        </w:rPr>
        <w:t>Greatly worsened</w:t>
      </w:r>
    </w:p>
    <w:p w14:paraId="053F0631" w14:textId="77777777" w:rsidR="000C2300" w:rsidRPr="001D19F6" w:rsidRDefault="000C2300" w:rsidP="003A0C4A">
      <w:pPr>
        <w:wordWrap/>
        <w:spacing w:line="360" w:lineRule="auto"/>
        <w:jc w:val="left"/>
        <w:rPr>
          <w:rFonts w:ascii="Arial" w:eastAsia="굴림" w:hAnsi="Arial" w:cs="Arial"/>
          <w:sz w:val="22"/>
        </w:rPr>
      </w:pPr>
    </w:p>
    <w:p w14:paraId="5DDD3BF9" w14:textId="77777777" w:rsidR="003A0C4A" w:rsidRPr="001D19F6" w:rsidRDefault="003A0C4A" w:rsidP="003A0C4A">
      <w:pPr>
        <w:wordWrap/>
        <w:spacing w:line="360" w:lineRule="auto"/>
        <w:jc w:val="left"/>
        <w:rPr>
          <w:rFonts w:ascii="Arial" w:eastAsia="굴림" w:hAnsi="Arial" w:cs="Arial"/>
          <w:sz w:val="22"/>
        </w:rPr>
      </w:pPr>
      <w:r w:rsidRPr="001D19F6">
        <w:rPr>
          <w:rFonts w:ascii="Arial" w:eastAsia="굴림" w:hAnsi="Arial" w:cs="Arial"/>
          <w:sz w:val="22"/>
        </w:rPr>
        <w:t>C07</w:t>
      </w:r>
      <w:r w:rsidR="00BB0BA9" w:rsidRPr="001D19F6">
        <w:rPr>
          <w:rFonts w:ascii="Arial" w:eastAsia="굴림" w:hAnsi="Arial" w:cs="Arial"/>
          <w:sz w:val="22"/>
        </w:rPr>
        <w:t>6</w:t>
      </w:r>
      <w:r w:rsidRPr="001D19F6">
        <w:rPr>
          <w:rFonts w:ascii="Arial" w:eastAsia="굴림" w:hAnsi="Arial" w:cs="Arial"/>
          <w:sz w:val="22"/>
        </w:rPr>
        <w:t>. Are you currently taking any medi</w:t>
      </w:r>
      <w:r w:rsidR="00302E9C" w:rsidRPr="001D19F6">
        <w:rPr>
          <w:rFonts w:ascii="Arial" w:eastAsia="굴림" w:hAnsi="Arial" w:cs="Arial"/>
          <w:sz w:val="22"/>
        </w:rPr>
        <w:t>c</w:t>
      </w:r>
      <w:r w:rsidRPr="001D19F6">
        <w:rPr>
          <w:rFonts w:ascii="Arial" w:eastAsia="굴림" w:hAnsi="Arial" w:cs="Arial"/>
          <w:sz w:val="22"/>
        </w:rPr>
        <w:t xml:space="preserve">ation or receiving treatment for your </w:t>
      </w:r>
      <w:r w:rsidR="00BB0BA9" w:rsidRPr="001D19F6">
        <w:rPr>
          <w:rFonts w:ascii="Arial" w:eastAsia="굴림" w:hAnsi="Arial" w:cs="Arial"/>
          <w:sz w:val="22"/>
        </w:rPr>
        <w:t>digestive system disease?</w:t>
      </w:r>
    </w:p>
    <w:p w14:paraId="0B52A5D0" w14:textId="77777777" w:rsidR="003A0C4A" w:rsidRPr="001D19F6" w:rsidRDefault="003A0C4A" w:rsidP="00D12299">
      <w:pPr>
        <w:pStyle w:val="a6"/>
        <w:numPr>
          <w:ilvl w:val="0"/>
          <w:numId w:val="121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CAFD4AE" w14:textId="77777777" w:rsidR="003A0C4A" w:rsidRPr="001D19F6" w:rsidRDefault="003A0C4A" w:rsidP="003A0C4A">
      <w:pPr>
        <w:wordWrap/>
        <w:spacing w:line="360" w:lineRule="auto"/>
        <w:jc w:val="left"/>
        <w:rPr>
          <w:rFonts w:ascii="Arial" w:eastAsia="굴림" w:hAnsi="Arial" w:cs="Arial"/>
          <w:sz w:val="22"/>
        </w:rPr>
      </w:pPr>
    </w:p>
    <w:p w14:paraId="007F194A" w14:textId="77777777" w:rsidR="003A0C4A" w:rsidRPr="001D19F6" w:rsidRDefault="00BB0BA9" w:rsidP="003A0C4A">
      <w:pPr>
        <w:wordWrap/>
        <w:spacing w:line="360" w:lineRule="auto"/>
        <w:jc w:val="left"/>
        <w:rPr>
          <w:rFonts w:ascii="Arial" w:eastAsia="굴림" w:hAnsi="Arial" w:cs="Arial"/>
          <w:sz w:val="22"/>
        </w:rPr>
      </w:pPr>
      <w:r w:rsidRPr="001D19F6">
        <w:rPr>
          <w:rFonts w:ascii="Arial" w:eastAsia="굴림" w:hAnsi="Arial" w:cs="Arial"/>
          <w:sz w:val="22"/>
        </w:rPr>
        <w:lastRenderedPageBreak/>
        <w:t>C07</w:t>
      </w:r>
      <w:r w:rsidR="003A0C4A" w:rsidRPr="001D19F6">
        <w:rPr>
          <w:rFonts w:ascii="Arial" w:eastAsia="굴림" w:hAnsi="Arial" w:cs="Arial"/>
          <w:sz w:val="22"/>
        </w:rPr>
        <w:t xml:space="preserve">7. Does your </w:t>
      </w:r>
      <w:r w:rsidRPr="001D19F6">
        <w:rPr>
          <w:rFonts w:ascii="Arial" w:eastAsia="굴림" w:hAnsi="Arial" w:cs="Arial"/>
          <w:sz w:val="22"/>
        </w:rPr>
        <w:t xml:space="preserve">digestive system disease </w:t>
      </w:r>
      <w:r w:rsidR="003A0C4A" w:rsidRPr="001D19F6">
        <w:rPr>
          <w:rFonts w:ascii="Arial" w:eastAsia="굴림" w:hAnsi="Arial" w:cs="Arial"/>
          <w:sz w:val="22"/>
        </w:rPr>
        <w:t>limit your daily activities?</w:t>
      </w:r>
    </w:p>
    <w:p w14:paraId="26F9EBF3" w14:textId="77777777" w:rsidR="00BB0BA9" w:rsidRPr="001D19F6" w:rsidRDefault="00BB0BA9" w:rsidP="00D12299">
      <w:pPr>
        <w:pStyle w:val="a6"/>
        <w:numPr>
          <w:ilvl w:val="0"/>
          <w:numId w:val="121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CDD885E" w14:textId="77777777" w:rsidR="00BB0BA9" w:rsidRPr="001D19F6" w:rsidRDefault="00BB0BA9" w:rsidP="006E6B90">
      <w:pPr>
        <w:wordWrap/>
        <w:spacing w:line="360" w:lineRule="auto"/>
        <w:jc w:val="left"/>
        <w:rPr>
          <w:rFonts w:ascii="Arial" w:eastAsia="굴림" w:hAnsi="Arial" w:cs="Arial"/>
          <w:sz w:val="22"/>
        </w:rPr>
      </w:pPr>
    </w:p>
    <w:p w14:paraId="39C5613E" w14:textId="77777777" w:rsidR="00BB0BA9" w:rsidRPr="001D19F6" w:rsidRDefault="00BB0BA9" w:rsidP="006E6B90">
      <w:pPr>
        <w:wordWrap/>
        <w:spacing w:line="360" w:lineRule="auto"/>
        <w:jc w:val="left"/>
        <w:rPr>
          <w:rFonts w:ascii="Arial" w:eastAsia="굴림" w:hAnsi="Arial" w:cs="Arial"/>
          <w:b/>
          <w:sz w:val="22"/>
        </w:rPr>
      </w:pPr>
      <w:r w:rsidRPr="001D19F6">
        <w:rPr>
          <w:rFonts w:ascii="Arial" w:eastAsia="굴림" w:hAnsi="Arial" w:cs="Arial"/>
          <w:b/>
          <w:sz w:val="22"/>
        </w:rPr>
        <w:t xml:space="preserve">&lt; Disc </w:t>
      </w:r>
      <w:r w:rsidR="00D7193F" w:rsidRPr="001D19F6">
        <w:rPr>
          <w:rFonts w:ascii="Arial" w:eastAsia="굴림" w:hAnsi="Arial" w:cs="Arial"/>
          <w:b/>
          <w:sz w:val="22"/>
        </w:rPr>
        <w:t xml:space="preserve">Disease </w:t>
      </w:r>
      <w:r w:rsidRPr="001D19F6">
        <w:rPr>
          <w:rFonts w:ascii="Arial" w:eastAsia="굴림" w:hAnsi="Arial" w:cs="Arial"/>
          <w:b/>
          <w:sz w:val="22"/>
        </w:rPr>
        <w:t>&gt;</w:t>
      </w:r>
    </w:p>
    <w:p w14:paraId="643056A5" w14:textId="77777777" w:rsidR="00BB0BA9" w:rsidRPr="001D19F6" w:rsidRDefault="00BB0BA9" w:rsidP="00BB0BA9">
      <w:pPr>
        <w:wordWrap/>
        <w:spacing w:line="360" w:lineRule="auto"/>
        <w:jc w:val="left"/>
        <w:rPr>
          <w:rFonts w:ascii="Arial" w:eastAsia="굴림" w:hAnsi="Arial" w:cs="Arial"/>
          <w:sz w:val="22"/>
        </w:rPr>
      </w:pPr>
      <w:r w:rsidRPr="001D19F6">
        <w:rPr>
          <w:rFonts w:ascii="Arial" w:eastAsia="굴림" w:hAnsi="Arial" w:cs="Arial"/>
          <w:sz w:val="22"/>
        </w:rPr>
        <w:t xml:space="preserve">C078. </w:t>
      </w:r>
      <w:r w:rsidRPr="001D19F6">
        <w:rPr>
          <w:rFonts w:ascii="Arial" w:eastAsia="굴림" w:hAnsi="Arial" w:cs="Arial"/>
          <w:kern w:val="0"/>
          <w:sz w:val="22"/>
        </w:rPr>
        <w:t xml:space="preserve">Has a doctor ever told you that you have any disc in neck or waist, </w:t>
      </w:r>
      <w:r w:rsidR="0052190D" w:rsidRPr="001D19F6">
        <w:rPr>
          <w:rFonts w:ascii="Arial" w:eastAsia="굴림" w:hAnsi="Arial" w:cs="Arial"/>
          <w:kern w:val="0"/>
          <w:sz w:val="22"/>
        </w:rPr>
        <w:t>exc</w:t>
      </w:r>
      <w:r w:rsidRPr="001D19F6">
        <w:rPr>
          <w:rFonts w:ascii="Arial" w:eastAsia="굴림" w:hAnsi="Arial" w:cs="Arial"/>
          <w:kern w:val="0"/>
          <w:sz w:val="22"/>
        </w:rPr>
        <w:t>ept back pain or muscle pain?</w:t>
      </w:r>
    </w:p>
    <w:p w14:paraId="2D78F0F4" w14:textId="77777777" w:rsidR="00BB0BA9" w:rsidRPr="001D19F6" w:rsidRDefault="00BB0BA9" w:rsidP="00D12299">
      <w:pPr>
        <w:pStyle w:val="a6"/>
        <w:numPr>
          <w:ilvl w:val="0"/>
          <w:numId w:val="121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C082</w:t>
      </w:r>
    </w:p>
    <w:p w14:paraId="13C08188" w14:textId="77777777" w:rsidR="00BB0BA9" w:rsidRPr="00A047BE" w:rsidRDefault="00BB0BA9" w:rsidP="00BB0BA9">
      <w:pPr>
        <w:wordWrap/>
        <w:spacing w:line="360" w:lineRule="auto"/>
        <w:jc w:val="left"/>
        <w:rPr>
          <w:rFonts w:ascii="Arial" w:eastAsia="굴림" w:hAnsi="Arial" w:cs="Arial"/>
          <w:sz w:val="22"/>
        </w:rPr>
      </w:pPr>
    </w:p>
    <w:p w14:paraId="5B35FD6B" w14:textId="77777777" w:rsidR="00BB0BA9" w:rsidRPr="00A047BE" w:rsidRDefault="00BB0BA9" w:rsidP="00BB0BA9">
      <w:pPr>
        <w:wordWrap/>
        <w:spacing w:line="360" w:lineRule="auto"/>
        <w:jc w:val="left"/>
        <w:rPr>
          <w:rFonts w:ascii="Arial" w:eastAsia="굴림" w:hAnsi="Arial" w:cs="Arial"/>
          <w:sz w:val="22"/>
        </w:rPr>
      </w:pPr>
      <w:r w:rsidRPr="00A047BE">
        <w:rPr>
          <w:rFonts w:ascii="Arial" w:eastAsia="굴림" w:hAnsi="Arial" w:cs="Arial"/>
          <w:sz w:val="22"/>
        </w:rPr>
        <w:t>C0</w:t>
      </w:r>
      <w:r w:rsidR="00121AB5" w:rsidRPr="00A047BE">
        <w:rPr>
          <w:rFonts w:ascii="Arial" w:eastAsia="굴림" w:hAnsi="Arial" w:cs="Arial"/>
          <w:sz w:val="22"/>
        </w:rPr>
        <w:t>79</w:t>
      </w:r>
      <w:r w:rsidRPr="00A047BE">
        <w:rPr>
          <w:rFonts w:ascii="Arial" w:eastAsia="굴림" w:hAnsi="Arial" w:cs="Arial"/>
          <w:sz w:val="22"/>
        </w:rPr>
        <w:t xml:space="preserve">. </w:t>
      </w:r>
      <w:r w:rsidRPr="00A047BE">
        <w:rPr>
          <w:rFonts w:ascii="Arial" w:eastAsia="굴림" w:hAnsi="Arial" w:cs="Arial"/>
          <w:kern w:val="0"/>
          <w:sz w:val="22"/>
          <w:szCs w:val="20"/>
        </w:rPr>
        <w:t xml:space="preserve">When was your </w:t>
      </w:r>
      <w:r w:rsidR="00121AB5" w:rsidRPr="00A047BE">
        <w:rPr>
          <w:rFonts w:ascii="Arial" w:eastAsia="굴림" w:hAnsi="Arial" w:cs="Arial"/>
          <w:kern w:val="0"/>
          <w:sz w:val="22"/>
          <w:szCs w:val="20"/>
        </w:rPr>
        <w:t xml:space="preserve">disc </w:t>
      </w:r>
      <w:r w:rsidRPr="00A047BE">
        <w:rPr>
          <w:rFonts w:ascii="Arial" w:eastAsia="굴림" w:hAnsi="Arial" w:cs="Arial"/>
          <w:kern w:val="0"/>
          <w:sz w:val="22"/>
          <w:szCs w:val="20"/>
        </w:rPr>
        <w:t xml:space="preserve">diagnosed for the first time? </w:t>
      </w:r>
      <w:r w:rsidRPr="00A047BE">
        <w:rPr>
          <w:rFonts w:ascii="Arial" w:eastAsia="굴림" w:hAnsi="Arial" w:cs="Arial"/>
          <w:sz w:val="22"/>
        </w:rPr>
        <w:t>(unit: year and month combined into 6 digits)</w:t>
      </w:r>
    </w:p>
    <w:p w14:paraId="4147E8DC" w14:textId="74BDAE88" w:rsidR="00BB0BA9" w:rsidRPr="00A047BE" w:rsidRDefault="00BB0BA9" w:rsidP="00BB0BA9">
      <w:pPr>
        <w:wordWrap/>
        <w:spacing w:line="360" w:lineRule="auto"/>
        <w:rPr>
          <w:rFonts w:ascii="Arial" w:eastAsia="굴림" w:hAnsi="Arial" w:cs="Arial"/>
          <w:kern w:val="0"/>
          <w:sz w:val="22"/>
        </w:rPr>
      </w:pPr>
      <w:r w:rsidRPr="00A047BE">
        <w:rPr>
          <w:rFonts w:ascii="Arial" w:eastAsia="굴림" w:hAnsi="Arial" w:cs="Arial"/>
          <w:sz w:val="22"/>
        </w:rPr>
        <w:t>[IWER: Enter the year and month</w:t>
      </w:r>
      <w:r w:rsidRPr="00A047BE">
        <w:rPr>
          <w:rFonts w:ascii="Arial" w:eastAsia="굴림" w:hAnsi="Arial" w:cs="Arial"/>
          <w:kern w:val="0"/>
          <w:sz w:val="22"/>
        </w:rPr>
        <w:t xml:space="preserve"> using 6 digits. </w:t>
      </w:r>
      <w:r w:rsidR="00CB7C89" w:rsidRPr="00A047BE">
        <w:rPr>
          <w:rFonts w:ascii="Arial" w:eastAsia="굴림" w:hAnsi="Arial" w:cs="Arial"/>
          <w:kern w:val="0"/>
          <w:sz w:val="22"/>
        </w:rPr>
        <w:t xml:space="preserve">For </w:t>
      </w:r>
      <w:r w:rsidR="0060656D" w:rsidRPr="00A047BE">
        <w:rPr>
          <w:rFonts w:ascii="Arial" w:eastAsia="굴림" w:hAnsi="Arial" w:cs="Arial"/>
          <w:kern w:val="0"/>
          <w:sz w:val="22"/>
        </w:rPr>
        <w:t>example</w:t>
      </w:r>
      <w:r w:rsidR="00CB7C89" w:rsidRPr="00A047BE">
        <w:rPr>
          <w:rFonts w:ascii="Arial" w:eastAsia="굴림" w:hAnsi="Arial" w:cs="Arial"/>
          <w:kern w:val="0"/>
          <w:sz w:val="22"/>
        </w:rPr>
        <w:t xml:space="preserve">, mark </w:t>
      </w:r>
      <w:del w:id="1143" w:author="Keis" w:date="2024-09-06T10:23:00Z">
        <w:r w:rsidR="003E1E49" w:rsidRPr="001331E9" w:rsidDel="00817F07">
          <w:rPr>
            <w:rFonts w:ascii="Arial" w:eastAsia="굴림" w:hAnsi="Arial" w:cs="Arial" w:hint="eastAsia"/>
            <w:color w:val="FF0000"/>
            <w:kern w:val="0"/>
            <w:sz w:val="22"/>
          </w:rPr>
          <w:delText>2020</w:delText>
        </w:r>
      </w:del>
      <w:ins w:id="1144" w:author="Keis" w:date="2024-09-06T10:23:00Z">
        <w:r w:rsidR="00817F07" w:rsidRPr="00817F07">
          <w:rPr>
            <w:rFonts w:ascii="Arial" w:eastAsia="굴림" w:hAnsi="Arial" w:cs="Arial" w:hint="eastAsia"/>
            <w:color w:val="00B050"/>
            <w:kern w:val="0"/>
            <w:sz w:val="22"/>
          </w:rPr>
          <w:t>2022</w:t>
        </w:r>
      </w:ins>
      <w:r w:rsidR="003E1E49" w:rsidRPr="00DC741E">
        <w:rPr>
          <w:rFonts w:ascii="Arial" w:eastAsia="굴림" w:hAnsi="Arial" w:cs="Arial"/>
          <w:color w:val="00B050"/>
          <w:kern w:val="0"/>
          <w:sz w:val="22"/>
          <w:rPrChange w:id="1145" w:author="Keis" w:date="2024-09-06T17:30:00Z">
            <w:rPr>
              <w:rFonts w:ascii="Arial" w:eastAsia="굴림" w:hAnsi="Arial" w:cs="Arial"/>
              <w:color w:val="FF0000"/>
              <w:kern w:val="0"/>
              <w:sz w:val="22"/>
            </w:rPr>
          </w:rPrChange>
        </w:rPr>
        <w:t>01</w:t>
      </w:r>
      <w:r w:rsidR="00CB7C89" w:rsidRPr="00A047BE">
        <w:rPr>
          <w:rFonts w:ascii="Arial" w:eastAsia="굴림" w:hAnsi="Arial" w:cs="Arial"/>
          <w:kern w:val="0"/>
          <w:sz w:val="22"/>
        </w:rPr>
        <w:t xml:space="preserve"> for January </w:t>
      </w:r>
      <w:del w:id="1146" w:author="Keis" w:date="2024-09-06T10:23:00Z">
        <w:r w:rsidR="003E1E49" w:rsidRPr="001331E9" w:rsidDel="00817F07">
          <w:rPr>
            <w:rFonts w:ascii="Arial" w:eastAsia="굴림" w:hAnsi="Arial" w:cs="Arial" w:hint="eastAsia"/>
            <w:color w:val="FF0000"/>
            <w:kern w:val="0"/>
            <w:sz w:val="22"/>
          </w:rPr>
          <w:delText>2020</w:delText>
        </w:r>
      </w:del>
      <w:ins w:id="1147" w:author="Keis" w:date="2024-09-06T10:23:00Z">
        <w:r w:rsidR="00817F07" w:rsidRPr="00817F07">
          <w:rPr>
            <w:rFonts w:ascii="Arial" w:eastAsia="굴림" w:hAnsi="Arial" w:cs="Arial" w:hint="eastAsia"/>
            <w:color w:val="00B050"/>
            <w:kern w:val="0"/>
            <w:sz w:val="22"/>
          </w:rPr>
          <w:t>2022</w:t>
        </w:r>
      </w:ins>
      <w:r w:rsidR="00CB7C89" w:rsidRPr="00A047BE">
        <w:rPr>
          <w:rFonts w:ascii="Arial" w:eastAsia="굴림" w:hAnsi="Arial" w:cs="Arial"/>
          <w:kern w:val="0"/>
          <w:sz w:val="22"/>
        </w:rPr>
        <w:t xml:space="preserve">. If the month is not clear, enter </w:t>
      </w:r>
      <w:del w:id="1148" w:author="Keis" w:date="2024-09-06T10:23:00Z">
        <w:r w:rsidR="003E1E49" w:rsidRPr="001331E9" w:rsidDel="00817F07">
          <w:rPr>
            <w:rFonts w:ascii="Arial" w:eastAsia="굴림" w:hAnsi="Arial" w:cs="Arial" w:hint="eastAsia"/>
            <w:color w:val="FF0000"/>
            <w:kern w:val="0"/>
            <w:sz w:val="22"/>
          </w:rPr>
          <w:delText>2020</w:delText>
        </w:r>
      </w:del>
      <w:ins w:id="1149" w:author="Keis" w:date="2024-09-06T10:23:00Z">
        <w:r w:rsidR="00817F07" w:rsidRPr="00817F07">
          <w:rPr>
            <w:rFonts w:ascii="Arial" w:eastAsia="굴림" w:hAnsi="Arial" w:cs="Arial" w:hint="eastAsia"/>
            <w:color w:val="00B050"/>
            <w:kern w:val="0"/>
            <w:sz w:val="22"/>
          </w:rPr>
          <w:t>2022</w:t>
        </w:r>
      </w:ins>
      <w:r w:rsidR="003E1E49" w:rsidRPr="00DC741E">
        <w:rPr>
          <w:rFonts w:ascii="Arial" w:eastAsia="굴림" w:hAnsi="Arial" w:cs="Arial"/>
          <w:color w:val="00B050"/>
          <w:kern w:val="0"/>
          <w:sz w:val="22"/>
          <w:rPrChange w:id="1150" w:author="Keis" w:date="2024-09-06T17:30:00Z">
            <w:rPr>
              <w:rFonts w:ascii="Arial" w:eastAsia="굴림" w:hAnsi="Arial" w:cs="Arial"/>
              <w:color w:val="FF0000"/>
              <w:kern w:val="0"/>
              <w:sz w:val="22"/>
            </w:rPr>
          </w:rPrChange>
        </w:rPr>
        <w:t>00</w:t>
      </w:r>
      <w:r w:rsidR="00CB7C89" w:rsidRPr="00A047BE">
        <w:rPr>
          <w:rFonts w:ascii="Arial" w:eastAsia="굴림" w:hAnsi="Arial" w:cs="Arial"/>
          <w:kern w:val="0"/>
          <w:sz w:val="22"/>
        </w:rPr>
        <w:t>.</w:t>
      </w:r>
      <w:r w:rsidRPr="00A047BE">
        <w:rPr>
          <w:rFonts w:ascii="Arial" w:eastAsia="굴림" w:hAnsi="Arial" w:cs="Arial"/>
          <w:kern w:val="0"/>
          <w:sz w:val="22"/>
        </w:rPr>
        <w:t>]</w:t>
      </w:r>
    </w:p>
    <w:p w14:paraId="7EBD047A" w14:textId="77777777" w:rsidR="00BB0BA9" w:rsidRPr="00A047BE" w:rsidRDefault="00BB0BA9" w:rsidP="00BB0BA9">
      <w:pPr>
        <w:wordWrap/>
        <w:spacing w:line="360" w:lineRule="auto"/>
        <w:ind w:firstLine="800"/>
        <w:rPr>
          <w:rFonts w:ascii="Arial" w:eastAsia="굴림" w:hAnsi="Arial" w:cs="Arial"/>
          <w:sz w:val="22"/>
          <w:u w:val="single"/>
        </w:rPr>
      </w:pPr>
      <w:r w:rsidRPr="00A047BE">
        <w:rPr>
          <w:rFonts w:ascii="Arial" w:eastAsia="굴림" w:hAnsi="Arial" w:cs="Arial"/>
          <w:sz w:val="22"/>
          <w:u w:val="single"/>
        </w:rPr>
        <w:t>____________________________________________________</w:t>
      </w:r>
    </w:p>
    <w:p w14:paraId="3461C43E" w14:textId="2BDD979C" w:rsidR="00BB0BA9" w:rsidRPr="00A047BE" w:rsidRDefault="00BB0BA9" w:rsidP="00BB0BA9">
      <w:pPr>
        <w:wordWrap/>
        <w:spacing w:line="360" w:lineRule="auto"/>
        <w:jc w:val="left"/>
        <w:textAlignment w:val="baseline"/>
        <w:rPr>
          <w:rFonts w:ascii="Arial" w:eastAsia="굴림" w:hAnsi="Arial" w:cs="Arial"/>
          <w:kern w:val="0"/>
          <w:sz w:val="22"/>
        </w:rPr>
      </w:pPr>
      <w:r w:rsidRPr="00A047BE">
        <w:rPr>
          <w:rFonts w:ascii="Arial" w:eastAsia="굴림" w:hAnsi="Arial" w:cs="Arial"/>
          <w:sz w:val="22"/>
        </w:rPr>
        <w:t xml:space="preserve"> </w:t>
      </w:r>
      <w:r w:rsidRPr="00A047BE">
        <w:rPr>
          <w:rFonts w:ascii="Arial" w:eastAsia="굴림" w:hAnsi="Arial" w:cs="Arial"/>
          <w:sz w:val="22"/>
        </w:rPr>
        <w:tab/>
        <w:t>[Range: 200600~</w:t>
      </w:r>
      <w:del w:id="1151" w:author="Keis" w:date="2024-09-06T10:23:00Z">
        <w:r w:rsidR="003E1E49" w:rsidRPr="004737DF" w:rsidDel="00817F07">
          <w:rPr>
            <w:rFonts w:ascii="Arial" w:eastAsia="굴림" w:hAnsi="Arial" w:cs="Arial" w:hint="eastAsia"/>
            <w:color w:val="FF0000"/>
            <w:sz w:val="22"/>
          </w:rPr>
          <w:delText>2020</w:delText>
        </w:r>
      </w:del>
      <w:ins w:id="1152" w:author="Keis" w:date="2024-09-06T10:23:00Z">
        <w:r w:rsidR="00817F07" w:rsidRPr="00817F07">
          <w:rPr>
            <w:rFonts w:ascii="Arial" w:eastAsia="굴림" w:hAnsi="Arial" w:cs="Arial" w:hint="eastAsia"/>
            <w:color w:val="00B050"/>
            <w:sz w:val="22"/>
          </w:rPr>
          <w:t>2022</w:t>
        </w:r>
      </w:ins>
      <w:r w:rsidR="003E1E49" w:rsidRPr="00DC741E">
        <w:rPr>
          <w:rFonts w:ascii="Arial" w:eastAsia="굴림" w:hAnsi="Arial" w:cs="Arial"/>
          <w:color w:val="00B050"/>
          <w:sz w:val="22"/>
          <w:rPrChange w:id="1153" w:author="Keis" w:date="2024-09-06T17:30:00Z">
            <w:rPr>
              <w:rFonts w:ascii="Arial" w:eastAsia="굴림" w:hAnsi="Arial" w:cs="Arial"/>
              <w:color w:val="FF0000"/>
              <w:sz w:val="22"/>
            </w:rPr>
          </w:rPrChange>
        </w:rPr>
        <w:t>11</w:t>
      </w:r>
      <w:r w:rsidRPr="00A047BE">
        <w:rPr>
          <w:rFonts w:ascii="Arial" w:eastAsia="굴림" w:hAnsi="Arial" w:cs="Arial"/>
          <w:sz w:val="22"/>
        </w:rPr>
        <w:t>]</w:t>
      </w:r>
    </w:p>
    <w:p w14:paraId="25B2452F" w14:textId="77777777" w:rsidR="00BB0BA9" w:rsidRPr="00A047BE" w:rsidRDefault="00BB0BA9" w:rsidP="00BB0BA9">
      <w:pPr>
        <w:wordWrap/>
        <w:spacing w:line="360" w:lineRule="auto"/>
        <w:jc w:val="left"/>
        <w:rPr>
          <w:rFonts w:ascii="Arial" w:eastAsia="굴림" w:hAnsi="Arial" w:cs="Arial"/>
          <w:sz w:val="22"/>
        </w:rPr>
      </w:pPr>
    </w:p>
    <w:p w14:paraId="4314DA91" w14:textId="77777777" w:rsidR="00B77C71" w:rsidRPr="00DC741E" w:rsidRDefault="00DD6C5E" w:rsidP="00B77C71">
      <w:pPr>
        <w:spacing w:line="384" w:lineRule="auto"/>
        <w:textAlignment w:val="baseline"/>
        <w:rPr>
          <w:rFonts w:ascii="Arial" w:eastAsia="나눔명조" w:hAnsi="Arial" w:cs="Arial"/>
          <w:kern w:val="0"/>
          <w:sz w:val="22"/>
          <w:szCs w:val="20"/>
          <w:rPrChange w:id="1154" w:author="Keis" w:date="2024-09-06T17:30:00Z">
            <w:rPr>
              <w:rFonts w:ascii="Arial" w:eastAsia="나눔명조" w:hAnsi="Arial" w:cs="Arial"/>
              <w:color w:val="FF0000"/>
              <w:kern w:val="0"/>
              <w:sz w:val="22"/>
              <w:szCs w:val="20"/>
            </w:rPr>
          </w:rPrChange>
        </w:rPr>
      </w:pPr>
      <w:r w:rsidRPr="00DC741E">
        <w:rPr>
          <w:rFonts w:ascii="Arial" w:eastAsia="나눔명조" w:hAnsi="Arial" w:cs="Arial"/>
          <w:kern w:val="0"/>
          <w:sz w:val="22"/>
          <w:rPrChange w:id="1155" w:author="Keis" w:date="2024-09-06T17:30:00Z">
            <w:rPr>
              <w:rFonts w:ascii="Arial" w:eastAsia="나눔명조" w:hAnsi="Arial" w:cs="Arial"/>
              <w:color w:val="FF0000"/>
              <w:kern w:val="0"/>
              <w:sz w:val="22"/>
            </w:rPr>
          </w:rPrChange>
        </w:rPr>
        <w:t xml:space="preserve">Cadd_05. </w:t>
      </w:r>
      <w:r w:rsidR="00B77C71" w:rsidRPr="00DC741E">
        <w:rPr>
          <w:rFonts w:ascii="Arial" w:eastAsia="나눔명조" w:hAnsi="Arial" w:cs="Arial"/>
          <w:kern w:val="0"/>
          <w:sz w:val="22"/>
          <w:rPrChange w:id="1156" w:author="Keis" w:date="2024-09-06T17:30:00Z">
            <w:rPr>
              <w:rFonts w:ascii="Arial" w:eastAsia="나눔명조" w:hAnsi="Arial" w:cs="Arial"/>
              <w:color w:val="FF0000"/>
              <w:kern w:val="0"/>
              <w:sz w:val="22"/>
            </w:rPr>
          </w:rPrChange>
        </w:rPr>
        <w:t xml:space="preserve">How have your symptoms of </w:t>
      </w:r>
      <w:r w:rsidR="00B77C71" w:rsidRPr="00DC741E">
        <w:rPr>
          <w:rFonts w:ascii="Arial" w:eastAsia="굴림" w:hAnsi="Arial" w:cs="Arial"/>
          <w:kern w:val="0"/>
          <w:sz w:val="22"/>
          <w:rPrChange w:id="1157" w:author="Keis" w:date="2024-09-06T17:30:00Z">
            <w:rPr>
              <w:rFonts w:ascii="Arial" w:eastAsia="굴림" w:hAnsi="Arial" w:cs="Arial"/>
              <w:color w:val="FF0000"/>
              <w:kern w:val="0"/>
              <w:sz w:val="22"/>
            </w:rPr>
          </w:rPrChange>
        </w:rPr>
        <w:t xml:space="preserve">disc </w:t>
      </w:r>
      <w:r w:rsidR="00B77C71" w:rsidRPr="00DC741E">
        <w:rPr>
          <w:rFonts w:ascii="Arial" w:eastAsia="나눔명조" w:hAnsi="Arial" w:cs="Arial"/>
          <w:kern w:val="0"/>
          <w:sz w:val="22"/>
          <w:rPrChange w:id="1158" w:author="Keis" w:date="2024-09-06T17:30:00Z">
            <w:rPr>
              <w:rFonts w:ascii="Arial" w:eastAsia="나눔명조" w:hAnsi="Arial" w:cs="Arial"/>
              <w:color w:val="FF0000"/>
              <w:kern w:val="0"/>
              <w:sz w:val="22"/>
            </w:rPr>
          </w:rPrChange>
        </w:rPr>
        <w:t>disease changed since the previous</w:t>
      </w:r>
      <w:r w:rsidR="00B77C71" w:rsidRPr="00DC741E">
        <w:rPr>
          <w:rFonts w:ascii="Arial" w:eastAsia="나눔명조" w:hAnsi="Arial" w:cs="Arial"/>
          <w:kern w:val="0"/>
          <w:sz w:val="22"/>
          <w:szCs w:val="20"/>
          <w:rPrChange w:id="1159" w:author="Keis" w:date="2024-09-06T17:30:00Z">
            <w:rPr>
              <w:rFonts w:ascii="Arial" w:eastAsia="나눔명조" w:hAnsi="Arial" w:cs="Arial"/>
              <w:color w:val="FF0000"/>
              <w:kern w:val="0"/>
              <w:sz w:val="22"/>
              <w:szCs w:val="20"/>
            </w:rPr>
          </w:rPrChange>
        </w:rPr>
        <w:t xml:space="preserve"> interview (___ month ___ day ___ year)?</w:t>
      </w:r>
    </w:p>
    <w:p w14:paraId="1211B2E3" w14:textId="77777777" w:rsidR="00B77C71" w:rsidRPr="00DC741E" w:rsidRDefault="00B77C71" w:rsidP="00D12299">
      <w:pPr>
        <w:pStyle w:val="a6"/>
        <w:numPr>
          <w:ilvl w:val="0"/>
          <w:numId w:val="1294"/>
        </w:numPr>
        <w:wordWrap/>
        <w:spacing w:line="360" w:lineRule="auto"/>
        <w:ind w:leftChars="0"/>
        <w:textAlignment w:val="baseline"/>
        <w:rPr>
          <w:rFonts w:ascii="Arial" w:eastAsia="굴림" w:hAnsi="Arial" w:cs="Arial"/>
          <w:kern w:val="0"/>
          <w:sz w:val="22"/>
          <w:rPrChange w:id="1160"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61" w:author="Keis" w:date="2024-09-06T17:30:00Z">
            <w:rPr>
              <w:rFonts w:ascii="Arial" w:eastAsia="굴림" w:hAnsi="Arial" w:cs="Arial"/>
              <w:color w:val="FF0000"/>
              <w:kern w:val="0"/>
              <w:sz w:val="22"/>
            </w:rPr>
          </w:rPrChange>
        </w:rPr>
        <w:t>Completely recovered</w:t>
      </w:r>
    </w:p>
    <w:p w14:paraId="4C086982" w14:textId="77777777" w:rsidR="00B77C71" w:rsidRPr="00DC741E" w:rsidRDefault="00B77C71" w:rsidP="00D12299">
      <w:pPr>
        <w:pStyle w:val="a6"/>
        <w:numPr>
          <w:ilvl w:val="0"/>
          <w:numId w:val="1294"/>
        </w:numPr>
        <w:wordWrap/>
        <w:spacing w:line="360" w:lineRule="auto"/>
        <w:ind w:leftChars="0"/>
        <w:textAlignment w:val="baseline"/>
        <w:rPr>
          <w:rFonts w:ascii="Arial" w:eastAsia="굴림" w:hAnsi="Arial" w:cs="Arial"/>
          <w:kern w:val="0"/>
          <w:sz w:val="22"/>
          <w:rPrChange w:id="1162"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63" w:author="Keis" w:date="2024-09-06T17:30:00Z">
            <w:rPr>
              <w:rFonts w:ascii="Arial" w:eastAsia="굴림" w:hAnsi="Arial" w:cs="Arial"/>
              <w:color w:val="FF0000"/>
              <w:kern w:val="0"/>
              <w:sz w:val="22"/>
            </w:rPr>
          </w:rPrChange>
        </w:rPr>
        <w:t>Improved</w:t>
      </w:r>
    </w:p>
    <w:p w14:paraId="79C47F28" w14:textId="77777777" w:rsidR="00B77C71" w:rsidRPr="00DC741E" w:rsidRDefault="00B77C71" w:rsidP="00D12299">
      <w:pPr>
        <w:pStyle w:val="a6"/>
        <w:numPr>
          <w:ilvl w:val="0"/>
          <w:numId w:val="1294"/>
        </w:numPr>
        <w:wordWrap/>
        <w:spacing w:line="360" w:lineRule="auto"/>
        <w:ind w:leftChars="0"/>
        <w:textAlignment w:val="baseline"/>
        <w:rPr>
          <w:rFonts w:ascii="Arial" w:eastAsia="굴림" w:hAnsi="Arial" w:cs="Arial"/>
          <w:kern w:val="0"/>
          <w:sz w:val="22"/>
          <w:rPrChange w:id="1164"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65" w:author="Keis" w:date="2024-09-06T17:30:00Z">
            <w:rPr>
              <w:rFonts w:ascii="Arial" w:eastAsia="굴림" w:hAnsi="Arial" w:cs="Arial"/>
              <w:color w:val="FF0000"/>
              <w:kern w:val="0"/>
              <w:sz w:val="22"/>
            </w:rPr>
          </w:rPrChange>
        </w:rPr>
        <w:t>Same</w:t>
      </w:r>
    </w:p>
    <w:p w14:paraId="024F270F" w14:textId="77777777" w:rsidR="00B77C71" w:rsidRPr="00DC741E" w:rsidRDefault="00B77C71" w:rsidP="00D12299">
      <w:pPr>
        <w:pStyle w:val="a6"/>
        <w:numPr>
          <w:ilvl w:val="0"/>
          <w:numId w:val="1294"/>
        </w:numPr>
        <w:wordWrap/>
        <w:spacing w:line="360" w:lineRule="auto"/>
        <w:ind w:leftChars="0"/>
        <w:textAlignment w:val="baseline"/>
        <w:rPr>
          <w:rFonts w:ascii="Arial" w:eastAsia="굴림" w:hAnsi="Arial" w:cs="Arial"/>
          <w:kern w:val="0"/>
          <w:sz w:val="22"/>
          <w:rPrChange w:id="1166"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67" w:author="Keis" w:date="2024-09-06T17:30:00Z">
            <w:rPr>
              <w:rFonts w:ascii="Arial" w:eastAsia="굴림" w:hAnsi="Arial" w:cs="Arial"/>
              <w:color w:val="FF0000"/>
              <w:kern w:val="0"/>
              <w:sz w:val="22"/>
            </w:rPr>
          </w:rPrChange>
        </w:rPr>
        <w:t>Worsened</w:t>
      </w:r>
    </w:p>
    <w:p w14:paraId="319A11F0" w14:textId="77777777" w:rsidR="00B77C71" w:rsidRPr="00DC741E" w:rsidRDefault="00B77C71" w:rsidP="00D12299">
      <w:pPr>
        <w:pStyle w:val="a6"/>
        <w:numPr>
          <w:ilvl w:val="0"/>
          <w:numId w:val="1294"/>
        </w:numPr>
        <w:wordWrap/>
        <w:spacing w:line="360" w:lineRule="auto"/>
        <w:ind w:leftChars="0"/>
        <w:textAlignment w:val="baseline"/>
        <w:rPr>
          <w:rFonts w:ascii="Arial" w:eastAsia="굴림" w:hAnsi="Arial" w:cs="Arial"/>
          <w:kern w:val="0"/>
          <w:sz w:val="22"/>
          <w:rPrChange w:id="1168" w:author="Keis" w:date="2024-09-06T17:30:00Z">
            <w:rPr>
              <w:rFonts w:ascii="Arial" w:eastAsia="굴림" w:hAnsi="Arial" w:cs="Arial"/>
              <w:color w:val="FF0000"/>
              <w:kern w:val="0"/>
              <w:sz w:val="22"/>
            </w:rPr>
          </w:rPrChange>
        </w:rPr>
      </w:pPr>
      <w:r w:rsidRPr="00DC741E">
        <w:rPr>
          <w:rFonts w:ascii="Arial" w:eastAsia="굴림" w:hAnsi="Arial" w:cs="Arial"/>
          <w:kern w:val="0"/>
          <w:sz w:val="22"/>
          <w:rPrChange w:id="1169" w:author="Keis" w:date="2024-09-06T17:30:00Z">
            <w:rPr>
              <w:rFonts w:ascii="Arial" w:eastAsia="굴림" w:hAnsi="Arial" w:cs="Arial"/>
              <w:color w:val="FF0000"/>
              <w:kern w:val="0"/>
              <w:sz w:val="22"/>
            </w:rPr>
          </w:rPrChange>
        </w:rPr>
        <w:t>Greatly worsened</w:t>
      </w:r>
    </w:p>
    <w:p w14:paraId="7EAEF376" w14:textId="77777777" w:rsidR="00DD6C5E" w:rsidRPr="001D19F6" w:rsidRDefault="00DD6C5E" w:rsidP="00B77C71">
      <w:pPr>
        <w:spacing w:line="384" w:lineRule="auto"/>
        <w:textAlignment w:val="baseline"/>
        <w:rPr>
          <w:rFonts w:ascii="Arial" w:eastAsia="굴림" w:hAnsi="Arial" w:cs="Arial"/>
          <w:sz w:val="22"/>
        </w:rPr>
      </w:pPr>
    </w:p>
    <w:p w14:paraId="18BEED75" w14:textId="77777777" w:rsidR="00BB0BA9" w:rsidRPr="001D19F6" w:rsidRDefault="00BB0BA9" w:rsidP="00BB0BA9">
      <w:pPr>
        <w:wordWrap/>
        <w:spacing w:line="360" w:lineRule="auto"/>
        <w:jc w:val="left"/>
        <w:rPr>
          <w:rFonts w:ascii="Arial" w:eastAsia="굴림" w:hAnsi="Arial" w:cs="Arial"/>
          <w:sz w:val="22"/>
        </w:rPr>
      </w:pPr>
      <w:r w:rsidRPr="001D19F6">
        <w:rPr>
          <w:rFonts w:ascii="Arial" w:eastAsia="굴림" w:hAnsi="Arial" w:cs="Arial"/>
          <w:sz w:val="22"/>
        </w:rPr>
        <w:t>C0</w:t>
      </w:r>
      <w:r w:rsidR="00121AB5" w:rsidRPr="001D19F6">
        <w:rPr>
          <w:rFonts w:ascii="Arial" w:eastAsia="굴림" w:hAnsi="Arial" w:cs="Arial"/>
          <w:sz w:val="22"/>
        </w:rPr>
        <w:t>80</w:t>
      </w:r>
      <w:r w:rsidRPr="001D19F6">
        <w:rPr>
          <w:rFonts w:ascii="Arial" w:eastAsia="굴림" w:hAnsi="Arial" w:cs="Arial"/>
          <w:sz w:val="22"/>
        </w:rPr>
        <w:t xml:space="preserve">. Are you currently taking any </w:t>
      </w:r>
      <w:r w:rsidR="00302E9C" w:rsidRPr="001D19F6">
        <w:rPr>
          <w:rFonts w:ascii="Arial" w:eastAsia="굴림" w:hAnsi="Arial" w:cs="Arial"/>
          <w:sz w:val="22"/>
        </w:rPr>
        <w:t>medication</w:t>
      </w:r>
      <w:r w:rsidRPr="001D19F6">
        <w:rPr>
          <w:rFonts w:ascii="Arial" w:eastAsia="굴림" w:hAnsi="Arial" w:cs="Arial"/>
          <w:sz w:val="22"/>
        </w:rPr>
        <w:t xml:space="preserve"> or receiving treatment for your </w:t>
      </w:r>
      <w:r w:rsidR="00F23C5E" w:rsidRPr="001D19F6">
        <w:rPr>
          <w:rFonts w:ascii="Arial" w:eastAsia="굴림" w:hAnsi="Arial" w:cs="Arial"/>
          <w:sz w:val="22"/>
        </w:rPr>
        <w:t>disc</w:t>
      </w:r>
      <w:r w:rsidRPr="001D19F6">
        <w:rPr>
          <w:rFonts w:ascii="Arial" w:eastAsia="굴림" w:hAnsi="Arial" w:cs="Arial"/>
          <w:sz w:val="22"/>
        </w:rPr>
        <w:t>?</w:t>
      </w:r>
    </w:p>
    <w:p w14:paraId="6FA85115" w14:textId="77777777" w:rsidR="00BB0BA9" w:rsidRPr="001D19F6" w:rsidRDefault="00BB0BA9" w:rsidP="00D12299">
      <w:pPr>
        <w:pStyle w:val="a6"/>
        <w:numPr>
          <w:ilvl w:val="0"/>
          <w:numId w:val="121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73B7995" w14:textId="77777777" w:rsidR="00BB0BA9" w:rsidRPr="001D19F6" w:rsidRDefault="00BB0BA9" w:rsidP="00BB0BA9">
      <w:pPr>
        <w:wordWrap/>
        <w:spacing w:line="360" w:lineRule="auto"/>
        <w:jc w:val="left"/>
        <w:rPr>
          <w:rFonts w:ascii="Arial" w:eastAsia="굴림" w:hAnsi="Arial" w:cs="Arial"/>
          <w:sz w:val="22"/>
        </w:rPr>
      </w:pPr>
    </w:p>
    <w:p w14:paraId="2FB412C9" w14:textId="77777777" w:rsidR="00BB0BA9" w:rsidRPr="001D19F6" w:rsidRDefault="00BB0BA9" w:rsidP="00BB0BA9">
      <w:pPr>
        <w:wordWrap/>
        <w:spacing w:line="360" w:lineRule="auto"/>
        <w:jc w:val="left"/>
        <w:rPr>
          <w:rFonts w:ascii="Arial" w:eastAsia="굴림" w:hAnsi="Arial" w:cs="Arial"/>
          <w:sz w:val="22"/>
        </w:rPr>
      </w:pPr>
      <w:r w:rsidRPr="001D19F6">
        <w:rPr>
          <w:rFonts w:ascii="Arial" w:eastAsia="굴림" w:hAnsi="Arial" w:cs="Arial"/>
          <w:sz w:val="22"/>
        </w:rPr>
        <w:t>C0</w:t>
      </w:r>
      <w:r w:rsidR="00121AB5" w:rsidRPr="001D19F6">
        <w:rPr>
          <w:rFonts w:ascii="Arial" w:eastAsia="굴림" w:hAnsi="Arial" w:cs="Arial"/>
          <w:sz w:val="22"/>
        </w:rPr>
        <w:t>81</w:t>
      </w:r>
      <w:r w:rsidRPr="001D19F6">
        <w:rPr>
          <w:rFonts w:ascii="Arial" w:eastAsia="굴림" w:hAnsi="Arial" w:cs="Arial"/>
          <w:sz w:val="22"/>
        </w:rPr>
        <w:t xml:space="preserve">. Does your </w:t>
      </w:r>
      <w:r w:rsidR="00F23C5E" w:rsidRPr="001D19F6">
        <w:rPr>
          <w:rFonts w:ascii="Arial" w:eastAsia="굴림" w:hAnsi="Arial" w:cs="Arial"/>
          <w:sz w:val="22"/>
        </w:rPr>
        <w:t>disc</w:t>
      </w:r>
      <w:r w:rsidRPr="001D19F6">
        <w:rPr>
          <w:rFonts w:ascii="Arial" w:eastAsia="굴림" w:hAnsi="Arial" w:cs="Arial"/>
          <w:sz w:val="22"/>
        </w:rPr>
        <w:t xml:space="preserve"> limit your daily activities?</w:t>
      </w:r>
    </w:p>
    <w:p w14:paraId="2A4171B4" w14:textId="77777777" w:rsidR="00121AB5" w:rsidRPr="001D19F6" w:rsidRDefault="00121AB5" w:rsidP="00D12299">
      <w:pPr>
        <w:pStyle w:val="a6"/>
        <w:numPr>
          <w:ilvl w:val="0"/>
          <w:numId w:val="122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BB3C136" w14:textId="77777777" w:rsidR="00121AB5" w:rsidRPr="001D19F6" w:rsidRDefault="00121AB5" w:rsidP="006E6B90">
      <w:pPr>
        <w:wordWrap/>
        <w:spacing w:line="360" w:lineRule="auto"/>
        <w:jc w:val="left"/>
        <w:rPr>
          <w:rFonts w:ascii="Arial" w:eastAsia="굴림" w:hAnsi="Arial" w:cs="Arial"/>
          <w:sz w:val="22"/>
        </w:rPr>
      </w:pPr>
    </w:p>
    <w:p w14:paraId="2A07FEA6" w14:textId="77777777" w:rsidR="00121AB5" w:rsidRPr="001D19F6" w:rsidRDefault="00121AB5" w:rsidP="006E6B90">
      <w:pPr>
        <w:wordWrap/>
        <w:spacing w:line="360" w:lineRule="auto"/>
        <w:jc w:val="left"/>
        <w:rPr>
          <w:rFonts w:ascii="Arial" w:eastAsia="굴림" w:hAnsi="Arial" w:cs="Arial"/>
          <w:b/>
          <w:sz w:val="22"/>
        </w:rPr>
      </w:pPr>
      <w:r w:rsidRPr="001D19F6">
        <w:rPr>
          <w:rFonts w:ascii="Arial" w:eastAsia="굴림" w:hAnsi="Arial" w:cs="Arial"/>
          <w:b/>
          <w:sz w:val="22"/>
        </w:rPr>
        <w:t>&lt; Eyesight &gt;</w:t>
      </w:r>
    </w:p>
    <w:p w14:paraId="0FC0EB77" w14:textId="77777777" w:rsidR="006E6B90" w:rsidRPr="001D19F6" w:rsidRDefault="00121AB5" w:rsidP="006E6B90">
      <w:pPr>
        <w:wordWrap/>
        <w:spacing w:line="360" w:lineRule="auto"/>
        <w:jc w:val="left"/>
        <w:rPr>
          <w:rFonts w:ascii="Arial" w:eastAsia="굴림" w:hAnsi="Arial" w:cs="Arial"/>
          <w:sz w:val="22"/>
        </w:rPr>
      </w:pPr>
      <w:r w:rsidRPr="001D19F6">
        <w:rPr>
          <w:rFonts w:ascii="Arial" w:eastAsia="굴림" w:hAnsi="Arial" w:cs="Arial"/>
          <w:sz w:val="22"/>
        </w:rPr>
        <w:t>C082</w:t>
      </w:r>
      <w:r w:rsidR="002D271D" w:rsidRPr="001D19F6">
        <w:rPr>
          <w:rFonts w:ascii="Arial" w:eastAsia="굴림" w:hAnsi="Arial" w:cs="Arial"/>
          <w:sz w:val="22"/>
        </w:rPr>
        <w:t>. Now</w:t>
      </w:r>
      <w:r w:rsidR="00814E44" w:rsidRPr="001D19F6">
        <w:rPr>
          <w:rFonts w:ascii="Arial" w:eastAsia="굴림" w:hAnsi="Arial" w:cs="Arial"/>
          <w:sz w:val="22"/>
        </w:rPr>
        <w:t xml:space="preserve"> I</w:t>
      </w:r>
      <w:r w:rsidR="006E6B90" w:rsidRPr="001D19F6">
        <w:rPr>
          <w:rFonts w:ascii="Arial" w:eastAsia="굴림" w:hAnsi="Arial" w:cs="Arial"/>
          <w:sz w:val="22"/>
        </w:rPr>
        <w:t xml:space="preserve"> have some questions about your eyesight. Do you usually wear glasses or corrective lens?</w:t>
      </w:r>
    </w:p>
    <w:p w14:paraId="771600CE" w14:textId="77777777" w:rsidR="006E6B90" w:rsidRPr="001D19F6" w:rsidRDefault="002D2391" w:rsidP="002D2391">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006E6B90" w:rsidRPr="001D19F6">
        <w:rPr>
          <w:rFonts w:ascii="Arial" w:eastAsia="굴림" w:hAnsi="Arial" w:cs="Arial"/>
          <w:sz w:val="22"/>
        </w:rPr>
        <w:t xml:space="preserve"> Yes</w:t>
      </w:r>
    </w:p>
    <w:p w14:paraId="2229D11B" w14:textId="77777777" w:rsidR="006E6B90" w:rsidRPr="001D19F6" w:rsidRDefault="002D2391" w:rsidP="002D2391">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006E6B90" w:rsidRPr="001D19F6">
        <w:rPr>
          <w:rFonts w:ascii="Arial" w:eastAsia="굴림" w:hAnsi="Arial" w:cs="Arial"/>
          <w:sz w:val="22"/>
        </w:rPr>
        <w:t xml:space="preserve"> </w:t>
      </w:r>
      <w:r w:rsidR="003E08D6" w:rsidRPr="001D19F6">
        <w:rPr>
          <w:rFonts w:ascii="Arial" w:eastAsia="굴림" w:hAnsi="Arial" w:cs="Arial"/>
          <w:sz w:val="22"/>
        </w:rPr>
        <w:t>Visually disabled (blind)</w:t>
      </w:r>
      <w:r w:rsidR="006E6B90" w:rsidRPr="001D19F6">
        <w:rPr>
          <w:rFonts w:ascii="Arial" w:eastAsia="굴림" w:hAnsi="Arial" w:cs="Arial"/>
          <w:sz w:val="22"/>
        </w:rPr>
        <w:t>→</w:t>
      </w:r>
      <w:r w:rsidR="00121AB5" w:rsidRPr="001D19F6">
        <w:rPr>
          <w:rFonts w:ascii="Arial" w:eastAsia="굴림" w:hAnsi="Arial" w:cs="Arial"/>
          <w:sz w:val="22"/>
        </w:rPr>
        <w:t>Go to C90</w:t>
      </w:r>
    </w:p>
    <w:p w14:paraId="3947AC6F" w14:textId="77777777" w:rsidR="006E6B90" w:rsidRPr="001D19F6" w:rsidRDefault="002D2391" w:rsidP="002D2391">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006E6B90" w:rsidRPr="001D19F6">
        <w:rPr>
          <w:rFonts w:ascii="Arial" w:eastAsia="굴림" w:hAnsi="Arial" w:cs="Arial"/>
          <w:sz w:val="22"/>
        </w:rPr>
        <w:t xml:space="preserve"> No</w:t>
      </w:r>
    </w:p>
    <w:p w14:paraId="0DAEFDF0" w14:textId="77777777" w:rsidR="006E6B90" w:rsidRPr="001D19F6" w:rsidRDefault="006E6B90" w:rsidP="006E6B90">
      <w:pPr>
        <w:wordWrap/>
        <w:spacing w:line="360" w:lineRule="auto"/>
        <w:jc w:val="left"/>
        <w:rPr>
          <w:rFonts w:ascii="Arial" w:eastAsia="굴림" w:hAnsi="Arial" w:cs="Arial"/>
          <w:sz w:val="22"/>
        </w:rPr>
      </w:pPr>
    </w:p>
    <w:p w14:paraId="0D508AFA"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lastRenderedPageBreak/>
        <w:t>C083</w:t>
      </w:r>
      <w:r w:rsidR="006E6B90" w:rsidRPr="001D19F6">
        <w:rPr>
          <w:rFonts w:ascii="Arial" w:eastAsia="굴림" w:hAnsi="Arial" w:cs="Arial"/>
          <w:sz w:val="22"/>
        </w:rPr>
        <w:t xml:space="preserve">. </w:t>
      </w:r>
      <w:r w:rsidR="003E08D6" w:rsidRPr="001D19F6">
        <w:rPr>
          <w:rFonts w:ascii="Arial" w:eastAsia="굴림" w:hAnsi="Arial" w:cs="Arial"/>
          <w:sz w:val="22"/>
        </w:rPr>
        <w:t xml:space="preserve">How good is </w:t>
      </w:r>
      <w:r w:rsidR="006E6B90" w:rsidRPr="001D19F6">
        <w:rPr>
          <w:rFonts w:ascii="Arial" w:eastAsia="굴림" w:hAnsi="Arial" w:cs="Arial"/>
          <w:sz w:val="22"/>
        </w:rPr>
        <w:t>your eyesight (</w:t>
      </w:r>
      <w:r w:rsidR="003E553F" w:rsidRPr="001D19F6">
        <w:rPr>
          <w:rFonts w:ascii="Arial" w:eastAsia="굴림" w:hAnsi="Arial" w:cs="Arial"/>
          <w:sz w:val="22"/>
        </w:rPr>
        <w:t>using glasses or corrective lens as usual)?</w:t>
      </w:r>
    </w:p>
    <w:p w14:paraId="65F0416E" w14:textId="77777777" w:rsidR="00266984" w:rsidRPr="001D19F6" w:rsidRDefault="00266984" w:rsidP="00F14BA4">
      <w:pPr>
        <w:pStyle w:val="a6"/>
        <w:numPr>
          <w:ilvl w:val="0"/>
          <w:numId w:val="584"/>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4D0B0408" w14:textId="77777777" w:rsidR="00266984" w:rsidRPr="001D19F6" w:rsidRDefault="00266984" w:rsidP="00F14BA4">
      <w:pPr>
        <w:pStyle w:val="a6"/>
        <w:numPr>
          <w:ilvl w:val="0"/>
          <w:numId w:val="584"/>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3AA69666" w14:textId="77777777" w:rsidR="00266984" w:rsidRPr="001D19F6" w:rsidRDefault="00266984" w:rsidP="00F14BA4">
      <w:pPr>
        <w:pStyle w:val="a6"/>
        <w:numPr>
          <w:ilvl w:val="0"/>
          <w:numId w:val="584"/>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23E4ABAF" w14:textId="77777777" w:rsidR="00266984" w:rsidRPr="001D19F6" w:rsidRDefault="00266984" w:rsidP="00F14BA4">
      <w:pPr>
        <w:pStyle w:val="a6"/>
        <w:numPr>
          <w:ilvl w:val="0"/>
          <w:numId w:val="584"/>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169B303E" w14:textId="77777777" w:rsidR="00266984" w:rsidRPr="001D19F6" w:rsidRDefault="00266984" w:rsidP="00F14BA4">
      <w:pPr>
        <w:pStyle w:val="a6"/>
        <w:numPr>
          <w:ilvl w:val="0"/>
          <w:numId w:val="584"/>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bad</w:t>
      </w:r>
    </w:p>
    <w:p w14:paraId="5A9681EE" w14:textId="77777777" w:rsidR="006E6B90" w:rsidRPr="001D19F6" w:rsidRDefault="006E6B90" w:rsidP="006E6B90">
      <w:pPr>
        <w:wordWrap/>
        <w:spacing w:line="360" w:lineRule="auto"/>
        <w:jc w:val="left"/>
        <w:rPr>
          <w:rFonts w:ascii="Arial" w:eastAsia="굴림" w:hAnsi="Arial" w:cs="Arial"/>
          <w:sz w:val="22"/>
        </w:rPr>
      </w:pPr>
    </w:p>
    <w:p w14:paraId="5B036545"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C084</w:t>
      </w:r>
      <w:r w:rsidR="006E6B90" w:rsidRPr="001D19F6">
        <w:rPr>
          <w:rFonts w:ascii="Arial" w:eastAsia="굴림" w:hAnsi="Arial" w:cs="Arial"/>
          <w:sz w:val="22"/>
        </w:rPr>
        <w:t xml:space="preserve">. How good is your eyesight </w:t>
      </w:r>
      <w:r w:rsidR="00296E71" w:rsidRPr="001D19F6">
        <w:rPr>
          <w:rFonts w:ascii="Arial" w:eastAsia="굴림" w:hAnsi="Arial" w:cs="Arial"/>
          <w:sz w:val="22"/>
        </w:rPr>
        <w:t xml:space="preserve">for seeing </w:t>
      </w:r>
      <w:r w:rsidR="006E6B90" w:rsidRPr="001D19F6">
        <w:rPr>
          <w:rFonts w:ascii="Arial" w:eastAsia="굴림" w:hAnsi="Arial" w:cs="Arial"/>
          <w:sz w:val="22"/>
        </w:rPr>
        <w:t>things at a distance, like</w:t>
      </w:r>
      <w:r w:rsidR="00296E71" w:rsidRPr="001D19F6">
        <w:rPr>
          <w:rFonts w:ascii="Arial" w:eastAsia="굴림" w:hAnsi="Arial" w:cs="Arial"/>
          <w:sz w:val="22"/>
        </w:rPr>
        <w:t xml:space="preserve"> recognizing a friend across a</w:t>
      </w:r>
      <w:r w:rsidR="006E6B90" w:rsidRPr="001D19F6">
        <w:rPr>
          <w:rFonts w:ascii="Arial" w:eastAsia="굴림" w:hAnsi="Arial" w:cs="Arial"/>
          <w:sz w:val="22"/>
        </w:rPr>
        <w:t xml:space="preserve"> street?</w:t>
      </w:r>
    </w:p>
    <w:p w14:paraId="2C50F1CB" w14:textId="77777777" w:rsidR="00266984" w:rsidRPr="001D19F6" w:rsidRDefault="00266984" w:rsidP="00F14BA4">
      <w:pPr>
        <w:pStyle w:val="a6"/>
        <w:numPr>
          <w:ilvl w:val="0"/>
          <w:numId w:val="697"/>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3858B789" w14:textId="77777777" w:rsidR="00266984" w:rsidRPr="001D19F6" w:rsidRDefault="00266984" w:rsidP="00F14BA4">
      <w:pPr>
        <w:pStyle w:val="a6"/>
        <w:numPr>
          <w:ilvl w:val="0"/>
          <w:numId w:val="697"/>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3E85E4DA" w14:textId="77777777" w:rsidR="00266984" w:rsidRPr="001D19F6" w:rsidRDefault="00266984" w:rsidP="00F14BA4">
      <w:pPr>
        <w:pStyle w:val="a6"/>
        <w:numPr>
          <w:ilvl w:val="0"/>
          <w:numId w:val="697"/>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31A9501E" w14:textId="77777777" w:rsidR="00266984" w:rsidRPr="001D19F6" w:rsidRDefault="00266984" w:rsidP="00F14BA4">
      <w:pPr>
        <w:pStyle w:val="a6"/>
        <w:numPr>
          <w:ilvl w:val="0"/>
          <w:numId w:val="697"/>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47736F55" w14:textId="77777777" w:rsidR="00266984" w:rsidRPr="001D19F6" w:rsidRDefault="00266984" w:rsidP="00F14BA4">
      <w:pPr>
        <w:pStyle w:val="a6"/>
        <w:numPr>
          <w:ilvl w:val="0"/>
          <w:numId w:val="697"/>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bad</w:t>
      </w:r>
    </w:p>
    <w:p w14:paraId="3282E0F4" w14:textId="77777777" w:rsidR="002D2391" w:rsidRPr="001D19F6" w:rsidRDefault="002D2391" w:rsidP="002D2391">
      <w:pPr>
        <w:pStyle w:val="a6"/>
        <w:wordWrap/>
        <w:adjustRightInd w:val="0"/>
        <w:spacing w:line="360" w:lineRule="auto"/>
        <w:ind w:leftChars="0"/>
        <w:jc w:val="left"/>
        <w:rPr>
          <w:rFonts w:ascii="Arial" w:eastAsia="굴림" w:hAnsi="Arial" w:cs="Arial"/>
          <w:kern w:val="0"/>
          <w:sz w:val="22"/>
        </w:rPr>
      </w:pPr>
    </w:p>
    <w:p w14:paraId="61FCB8A5" w14:textId="77777777" w:rsidR="006E6B90" w:rsidRPr="001D19F6" w:rsidRDefault="002D2391" w:rsidP="002D2391">
      <w:pPr>
        <w:wordWrap/>
        <w:spacing w:line="360" w:lineRule="auto"/>
        <w:jc w:val="left"/>
        <w:rPr>
          <w:rFonts w:ascii="Arial" w:eastAsia="굴림" w:hAnsi="Arial" w:cs="Arial"/>
          <w:sz w:val="22"/>
        </w:rPr>
      </w:pPr>
      <w:r w:rsidRPr="001D19F6">
        <w:rPr>
          <w:rFonts w:ascii="Arial" w:eastAsia="굴림" w:hAnsi="Arial" w:cs="Arial"/>
          <w:sz w:val="22"/>
        </w:rPr>
        <w:t xml:space="preserve"> </w:t>
      </w:r>
      <w:r w:rsidR="00840772" w:rsidRPr="001D19F6">
        <w:rPr>
          <w:rFonts w:ascii="Arial" w:eastAsia="굴림" w:hAnsi="Arial" w:cs="Arial"/>
          <w:sz w:val="22"/>
        </w:rPr>
        <w:t>C085</w:t>
      </w:r>
      <w:r w:rsidR="006E6B90" w:rsidRPr="001D19F6">
        <w:rPr>
          <w:rFonts w:ascii="Arial" w:eastAsia="굴림" w:hAnsi="Arial" w:cs="Arial"/>
          <w:sz w:val="22"/>
        </w:rPr>
        <w:t xml:space="preserve">. How good is your eyesight for seeing things up close, like reading </w:t>
      </w:r>
      <w:r w:rsidR="00814E44" w:rsidRPr="001D19F6">
        <w:rPr>
          <w:rFonts w:ascii="Arial" w:eastAsia="굴림" w:hAnsi="Arial" w:cs="Arial"/>
          <w:sz w:val="22"/>
        </w:rPr>
        <w:t>a newspaper</w:t>
      </w:r>
      <w:r w:rsidR="006E6B90" w:rsidRPr="001D19F6">
        <w:rPr>
          <w:rFonts w:ascii="Arial" w:eastAsia="굴림" w:hAnsi="Arial" w:cs="Arial"/>
          <w:sz w:val="22"/>
        </w:rPr>
        <w:t>?</w:t>
      </w:r>
    </w:p>
    <w:p w14:paraId="37448123" w14:textId="77777777" w:rsidR="00266984" w:rsidRPr="001D19F6" w:rsidRDefault="00266984" w:rsidP="00F14BA4">
      <w:pPr>
        <w:pStyle w:val="a6"/>
        <w:numPr>
          <w:ilvl w:val="0"/>
          <w:numId w:val="698"/>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5A1AE478" w14:textId="77777777" w:rsidR="00266984" w:rsidRPr="001D19F6" w:rsidRDefault="00266984" w:rsidP="00F14BA4">
      <w:pPr>
        <w:pStyle w:val="a6"/>
        <w:numPr>
          <w:ilvl w:val="0"/>
          <w:numId w:val="698"/>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54BBB7BE" w14:textId="77777777" w:rsidR="00266984" w:rsidRPr="001D19F6" w:rsidRDefault="00266984" w:rsidP="00F14BA4">
      <w:pPr>
        <w:pStyle w:val="a6"/>
        <w:numPr>
          <w:ilvl w:val="0"/>
          <w:numId w:val="698"/>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4084E04C" w14:textId="77777777" w:rsidR="00266984" w:rsidRPr="001D19F6" w:rsidRDefault="00266984" w:rsidP="00F14BA4">
      <w:pPr>
        <w:pStyle w:val="a6"/>
        <w:numPr>
          <w:ilvl w:val="0"/>
          <w:numId w:val="698"/>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449D8925" w14:textId="77777777" w:rsidR="00266984" w:rsidRPr="001D19F6" w:rsidRDefault="00266984" w:rsidP="00F14BA4">
      <w:pPr>
        <w:pStyle w:val="a6"/>
        <w:numPr>
          <w:ilvl w:val="0"/>
          <w:numId w:val="698"/>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bad</w:t>
      </w:r>
    </w:p>
    <w:p w14:paraId="6AA3197F" w14:textId="77777777" w:rsidR="006E6B90" w:rsidRPr="001D19F6" w:rsidRDefault="006E6B90" w:rsidP="006E6B90">
      <w:pPr>
        <w:wordWrap/>
        <w:spacing w:line="360" w:lineRule="auto"/>
        <w:jc w:val="left"/>
        <w:rPr>
          <w:rFonts w:ascii="Arial" w:eastAsia="굴림" w:hAnsi="Arial" w:cs="Arial"/>
          <w:sz w:val="22"/>
        </w:rPr>
      </w:pPr>
    </w:p>
    <w:p w14:paraId="0E15FACD"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C086</w:t>
      </w:r>
      <w:r w:rsidR="006E6B90" w:rsidRPr="001D19F6">
        <w:rPr>
          <w:rFonts w:ascii="Arial" w:eastAsia="굴림" w:hAnsi="Arial" w:cs="Arial"/>
          <w:sz w:val="22"/>
        </w:rPr>
        <w:t xml:space="preserve">. Have you ever had cataract surgery </w:t>
      </w:r>
      <w:r w:rsidR="006E6B90" w:rsidRPr="001D19F6">
        <w:rPr>
          <w:rFonts w:ascii="Arial" w:eastAsia="굴림" w:hAnsi="Arial" w:cs="Arial"/>
          <w:bCs/>
          <w:sz w:val="22"/>
        </w:rPr>
        <w:t>since the previous interview</w:t>
      </w:r>
      <w:r w:rsidR="006E6B90" w:rsidRPr="001D19F6">
        <w:rPr>
          <w:rFonts w:ascii="Arial" w:eastAsia="굴림" w:hAnsi="Arial" w:cs="Arial"/>
          <w:sz w:val="22"/>
        </w:rPr>
        <w:t>?</w:t>
      </w:r>
    </w:p>
    <w:p w14:paraId="7C433FE5" w14:textId="77777777" w:rsidR="002D2391" w:rsidRPr="001D19F6" w:rsidRDefault="002D2391" w:rsidP="003E1E49">
      <w:pPr>
        <w:pStyle w:val="a6"/>
        <w:numPr>
          <w:ilvl w:val="0"/>
          <w:numId w:val="32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840772" w:rsidRPr="001D19F6">
        <w:rPr>
          <w:rFonts w:ascii="Arial" w:eastAsia="굴림" w:hAnsi="Arial" w:cs="Arial"/>
          <w:sz w:val="22"/>
        </w:rPr>
        <w:t>→Go to C088</w:t>
      </w:r>
    </w:p>
    <w:p w14:paraId="3AF72196" w14:textId="77777777" w:rsidR="006E6B90" w:rsidRPr="001D19F6" w:rsidRDefault="006E6B90" w:rsidP="006E6B90">
      <w:pPr>
        <w:wordWrap/>
        <w:spacing w:line="360" w:lineRule="auto"/>
        <w:jc w:val="left"/>
        <w:rPr>
          <w:rFonts w:ascii="Arial" w:eastAsia="굴림" w:hAnsi="Arial" w:cs="Arial"/>
          <w:sz w:val="22"/>
        </w:rPr>
      </w:pPr>
    </w:p>
    <w:p w14:paraId="35D058D3"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C087</w:t>
      </w:r>
      <w:r w:rsidR="006E6B90" w:rsidRPr="001D19F6">
        <w:rPr>
          <w:rFonts w:ascii="Arial" w:eastAsia="굴림" w:hAnsi="Arial" w:cs="Arial"/>
          <w:sz w:val="22"/>
        </w:rPr>
        <w:t>. Have you had cataract surgery on both eyes</w:t>
      </w:r>
      <w:r w:rsidR="00CD66D5" w:rsidRPr="001D19F6">
        <w:rPr>
          <w:rFonts w:ascii="Arial" w:eastAsia="굴림" w:hAnsi="Arial" w:cs="Arial"/>
          <w:sz w:val="22"/>
        </w:rPr>
        <w:t xml:space="preserve"> </w:t>
      </w:r>
      <w:r w:rsidR="006E6B90" w:rsidRPr="001D19F6">
        <w:rPr>
          <w:rFonts w:ascii="Arial" w:eastAsia="굴림" w:hAnsi="Arial" w:cs="Arial"/>
          <w:sz w:val="22"/>
        </w:rPr>
        <w:t>or just one?</w:t>
      </w:r>
    </w:p>
    <w:p w14:paraId="14EC6E9F" w14:textId="77777777" w:rsidR="00010B42" w:rsidRPr="001D19F6" w:rsidRDefault="00010B42" w:rsidP="003E1E49">
      <w:pPr>
        <w:pStyle w:val="a6"/>
        <w:numPr>
          <w:ilvl w:val="0"/>
          <w:numId w:val="32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Only one eye</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Both eyes </w:t>
      </w:r>
    </w:p>
    <w:p w14:paraId="4D5C86AE" w14:textId="77777777" w:rsidR="006E6B90" w:rsidRPr="001D19F6" w:rsidRDefault="006E6B90" w:rsidP="006E6B90">
      <w:pPr>
        <w:wordWrap/>
        <w:spacing w:line="360" w:lineRule="auto"/>
        <w:jc w:val="left"/>
        <w:rPr>
          <w:rFonts w:ascii="Arial" w:eastAsia="굴림" w:hAnsi="Arial" w:cs="Arial"/>
          <w:sz w:val="22"/>
        </w:rPr>
      </w:pPr>
    </w:p>
    <w:p w14:paraId="71A78E89"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C088</w:t>
      </w:r>
      <w:r w:rsidR="006E6B90" w:rsidRPr="001D19F6">
        <w:rPr>
          <w:rFonts w:ascii="Arial" w:eastAsia="굴림" w:hAnsi="Arial" w:cs="Arial"/>
          <w:sz w:val="22"/>
        </w:rPr>
        <w:t xml:space="preserve">. Has a doctor ever treated you for glaucoma </w:t>
      </w:r>
      <w:r w:rsidR="006E6B90" w:rsidRPr="001D19F6">
        <w:rPr>
          <w:rFonts w:ascii="Arial" w:eastAsia="굴림" w:hAnsi="Arial" w:cs="Arial"/>
          <w:bCs/>
          <w:sz w:val="22"/>
        </w:rPr>
        <w:t>since the previous interview</w:t>
      </w:r>
      <w:r w:rsidR="006E6B90" w:rsidRPr="001D19F6">
        <w:rPr>
          <w:rFonts w:ascii="Arial" w:eastAsia="굴림" w:hAnsi="Arial" w:cs="Arial"/>
          <w:sz w:val="22"/>
        </w:rPr>
        <w:t>?</w:t>
      </w:r>
    </w:p>
    <w:p w14:paraId="441408FE" w14:textId="77777777" w:rsidR="00010B42" w:rsidRPr="001D19F6" w:rsidRDefault="00010B42" w:rsidP="003E1E49">
      <w:pPr>
        <w:pStyle w:val="a6"/>
        <w:numPr>
          <w:ilvl w:val="0"/>
          <w:numId w:val="32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FA9CF6A" w14:textId="77777777" w:rsidR="006E6B90" w:rsidRPr="001D19F6" w:rsidRDefault="006E6B90" w:rsidP="006E6B90">
      <w:pPr>
        <w:wordWrap/>
        <w:spacing w:line="360" w:lineRule="auto"/>
        <w:jc w:val="left"/>
        <w:rPr>
          <w:rFonts w:ascii="Arial" w:eastAsia="굴림" w:hAnsi="Arial" w:cs="Arial"/>
          <w:sz w:val="22"/>
        </w:rPr>
      </w:pPr>
    </w:p>
    <w:p w14:paraId="4086F8DD"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C089</w:t>
      </w:r>
      <w:r w:rsidR="006E6B90" w:rsidRPr="001D19F6">
        <w:rPr>
          <w:rFonts w:ascii="Arial" w:eastAsia="굴림" w:hAnsi="Arial" w:cs="Arial"/>
          <w:sz w:val="22"/>
        </w:rPr>
        <w:t>. Does your eyesight limit your daily activities?</w:t>
      </w:r>
    </w:p>
    <w:p w14:paraId="15060A95" w14:textId="77777777" w:rsidR="00010B42" w:rsidRPr="001D19F6" w:rsidRDefault="00010B42" w:rsidP="003E1E49">
      <w:pPr>
        <w:pStyle w:val="a6"/>
        <w:numPr>
          <w:ilvl w:val="0"/>
          <w:numId w:val="32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3D0B6DE" w14:textId="77777777" w:rsidR="006E6B90" w:rsidRPr="001D19F6" w:rsidRDefault="006E6B90" w:rsidP="006E6B90">
      <w:pPr>
        <w:wordWrap/>
        <w:spacing w:line="360" w:lineRule="auto"/>
        <w:jc w:val="left"/>
        <w:rPr>
          <w:rFonts w:ascii="Arial" w:eastAsia="굴림" w:hAnsi="Arial" w:cs="Arial"/>
          <w:sz w:val="22"/>
        </w:rPr>
      </w:pPr>
    </w:p>
    <w:p w14:paraId="19043A18" w14:textId="77777777" w:rsidR="00840772" w:rsidRPr="001D19F6" w:rsidRDefault="00840772" w:rsidP="006E6B90">
      <w:pPr>
        <w:wordWrap/>
        <w:spacing w:line="360" w:lineRule="auto"/>
        <w:jc w:val="left"/>
        <w:rPr>
          <w:rFonts w:ascii="Arial" w:eastAsia="굴림" w:hAnsi="Arial" w:cs="Arial"/>
          <w:b/>
          <w:sz w:val="22"/>
        </w:rPr>
      </w:pPr>
      <w:r w:rsidRPr="001D19F6">
        <w:rPr>
          <w:rFonts w:ascii="Arial" w:eastAsia="굴림" w:hAnsi="Arial" w:cs="Arial"/>
          <w:b/>
          <w:sz w:val="22"/>
        </w:rPr>
        <w:t>&lt; Hearing &gt;</w:t>
      </w:r>
    </w:p>
    <w:p w14:paraId="52355D38"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C090</w:t>
      </w:r>
      <w:r w:rsidR="00296E71" w:rsidRPr="001D19F6">
        <w:rPr>
          <w:rFonts w:ascii="Arial" w:eastAsia="굴림" w:hAnsi="Arial" w:cs="Arial"/>
          <w:sz w:val="22"/>
        </w:rPr>
        <w:t>. Now</w:t>
      </w:r>
      <w:r w:rsidR="00814E44" w:rsidRPr="001D19F6">
        <w:rPr>
          <w:rFonts w:ascii="Arial" w:eastAsia="굴림" w:hAnsi="Arial" w:cs="Arial"/>
          <w:sz w:val="22"/>
        </w:rPr>
        <w:t xml:space="preserve"> I</w:t>
      </w:r>
      <w:r w:rsidR="00296E71" w:rsidRPr="001D19F6">
        <w:rPr>
          <w:rFonts w:ascii="Arial" w:eastAsia="굴림" w:hAnsi="Arial" w:cs="Arial"/>
          <w:sz w:val="22"/>
        </w:rPr>
        <w:t xml:space="preserve"> h</w:t>
      </w:r>
      <w:r w:rsidR="006E6B90" w:rsidRPr="001D19F6">
        <w:rPr>
          <w:rFonts w:ascii="Arial" w:eastAsia="굴림" w:hAnsi="Arial" w:cs="Arial"/>
          <w:sz w:val="22"/>
        </w:rPr>
        <w:t xml:space="preserve">ave some questions about your hearing. Do you </w:t>
      </w:r>
      <w:r w:rsidR="00BC60E9" w:rsidRPr="001D19F6">
        <w:rPr>
          <w:rFonts w:ascii="Arial" w:eastAsia="굴림" w:hAnsi="Arial" w:cs="Arial"/>
          <w:sz w:val="22"/>
        </w:rPr>
        <w:t xml:space="preserve">ever </w:t>
      </w:r>
      <w:r w:rsidR="006E6B90" w:rsidRPr="001D19F6">
        <w:rPr>
          <w:rFonts w:ascii="Arial" w:eastAsia="굴림" w:hAnsi="Arial" w:cs="Arial"/>
          <w:sz w:val="22"/>
        </w:rPr>
        <w:t>wear a hearing aid?</w:t>
      </w:r>
    </w:p>
    <w:p w14:paraId="64461784" w14:textId="77777777" w:rsidR="00010B42" w:rsidRPr="001D19F6" w:rsidRDefault="00010B42" w:rsidP="003E1E49">
      <w:pPr>
        <w:pStyle w:val="a6"/>
        <w:numPr>
          <w:ilvl w:val="0"/>
          <w:numId w:val="32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0010B8D" w14:textId="77777777" w:rsidR="006E6B90" w:rsidRPr="001D19F6" w:rsidRDefault="006E6B90" w:rsidP="006E6B90">
      <w:pPr>
        <w:wordWrap/>
        <w:spacing w:line="360" w:lineRule="auto"/>
        <w:jc w:val="left"/>
        <w:rPr>
          <w:rFonts w:ascii="Arial" w:eastAsia="굴림" w:hAnsi="Arial" w:cs="Arial"/>
          <w:sz w:val="22"/>
        </w:rPr>
      </w:pPr>
    </w:p>
    <w:p w14:paraId="73250FF0"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C091</w:t>
      </w:r>
      <w:r w:rsidR="00296E71" w:rsidRPr="001D19F6">
        <w:rPr>
          <w:rFonts w:ascii="Arial" w:eastAsia="굴림" w:hAnsi="Arial" w:cs="Arial"/>
          <w:sz w:val="22"/>
        </w:rPr>
        <w:t>. How good is</w:t>
      </w:r>
      <w:r w:rsidR="006E6B90" w:rsidRPr="001D19F6">
        <w:rPr>
          <w:rFonts w:ascii="Arial" w:eastAsia="굴림" w:hAnsi="Arial" w:cs="Arial"/>
          <w:sz w:val="22"/>
        </w:rPr>
        <w:t xml:space="preserve"> your </w:t>
      </w:r>
      <w:r w:rsidR="00296E71" w:rsidRPr="001D19F6">
        <w:rPr>
          <w:rFonts w:ascii="Arial" w:eastAsia="굴림" w:hAnsi="Arial" w:cs="Arial"/>
          <w:sz w:val="22"/>
        </w:rPr>
        <w:t>hearing</w:t>
      </w:r>
      <w:r w:rsidR="00C45B18" w:rsidRPr="001D19F6">
        <w:rPr>
          <w:rFonts w:ascii="Arial" w:eastAsia="굴림" w:hAnsi="Arial" w:cs="Arial"/>
          <w:sz w:val="22"/>
        </w:rPr>
        <w:t>? If you use a hearing aid, answer about your hearing when you wear it.</w:t>
      </w:r>
    </w:p>
    <w:p w14:paraId="6FE163CB" w14:textId="77777777" w:rsidR="00BC60E9" w:rsidRPr="001D19F6" w:rsidRDefault="00BC60E9" w:rsidP="00F14BA4">
      <w:pPr>
        <w:pStyle w:val="a6"/>
        <w:numPr>
          <w:ilvl w:val="0"/>
          <w:numId w:val="699"/>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34BE5B75" w14:textId="77777777" w:rsidR="00BC60E9" w:rsidRPr="001D19F6" w:rsidRDefault="00BC60E9" w:rsidP="00F14BA4">
      <w:pPr>
        <w:pStyle w:val="a6"/>
        <w:numPr>
          <w:ilvl w:val="0"/>
          <w:numId w:val="699"/>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05C762F6" w14:textId="77777777" w:rsidR="00BC60E9" w:rsidRPr="001D19F6" w:rsidRDefault="00BC60E9" w:rsidP="00F14BA4">
      <w:pPr>
        <w:pStyle w:val="a6"/>
        <w:numPr>
          <w:ilvl w:val="0"/>
          <w:numId w:val="699"/>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4D2C2778" w14:textId="77777777" w:rsidR="00BC60E9" w:rsidRPr="001D19F6" w:rsidRDefault="00BC60E9" w:rsidP="00F14BA4">
      <w:pPr>
        <w:pStyle w:val="a6"/>
        <w:numPr>
          <w:ilvl w:val="0"/>
          <w:numId w:val="699"/>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31F317F6" w14:textId="77777777" w:rsidR="00BC60E9" w:rsidRPr="001D19F6" w:rsidRDefault="00BC60E9" w:rsidP="00F14BA4">
      <w:pPr>
        <w:pStyle w:val="a6"/>
        <w:numPr>
          <w:ilvl w:val="0"/>
          <w:numId w:val="699"/>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bad</w:t>
      </w:r>
    </w:p>
    <w:p w14:paraId="55EB0B63" w14:textId="77777777" w:rsidR="006E6B90" w:rsidRPr="001D19F6" w:rsidRDefault="006E6B90" w:rsidP="006E6B90">
      <w:pPr>
        <w:wordWrap/>
        <w:spacing w:line="360" w:lineRule="auto"/>
        <w:jc w:val="left"/>
        <w:rPr>
          <w:rFonts w:ascii="Arial" w:eastAsia="굴림" w:hAnsi="Arial" w:cs="Arial"/>
          <w:sz w:val="22"/>
        </w:rPr>
      </w:pPr>
    </w:p>
    <w:p w14:paraId="3520B8B2" w14:textId="77777777" w:rsidR="006E6B90" w:rsidRPr="001D19F6" w:rsidRDefault="00840772" w:rsidP="006E6B90">
      <w:pPr>
        <w:wordWrap/>
        <w:spacing w:line="360" w:lineRule="auto"/>
        <w:jc w:val="left"/>
        <w:rPr>
          <w:rFonts w:ascii="Arial" w:eastAsia="굴림" w:hAnsi="Arial" w:cs="Arial"/>
          <w:sz w:val="22"/>
        </w:rPr>
      </w:pPr>
      <w:r w:rsidRPr="001D19F6">
        <w:rPr>
          <w:rFonts w:ascii="Arial" w:eastAsia="굴림" w:hAnsi="Arial" w:cs="Arial"/>
          <w:sz w:val="22"/>
        </w:rPr>
        <w:t>C092</w:t>
      </w:r>
      <w:r w:rsidR="006E6B90" w:rsidRPr="001D19F6">
        <w:rPr>
          <w:rFonts w:ascii="Arial" w:eastAsia="굴림" w:hAnsi="Arial" w:cs="Arial"/>
          <w:sz w:val="22"/>
        </w:rPr>
        <w:t>. Does your hearing limit your daily activities?</w:t>
      </w:r>
    </w:p>
    <w:p w14:paraId="435A5570" w14:textId="77777777" w:rsidR="00010B42" w:rsidRPr="000125C7" w:rsidRDefault="00010B42" w:rsidP="003E1E49">
      <w:pPr>
        <w:pStyle w:val="a6"/>
        <w:numPr>
          <w:ilvl w:val="0"/>
          <w:numId w:val="3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w:t>
      </w:r>
    </w:p>
    <w:p w14:paraId="7B8C7C2E" w14:textId="77777777" w:rsidR="006E6B90" w:rsidRPr="00DC741E" w:rsidRDefault="006E6B90" w:rsidP="006E6B90">
      <w:pPr>
        <w:wordWrap/>
        <w:spacing w:line="360" w:lineRule="auto"/>
        <w:jc w:val="left"/>
        <w:rPr>
          <w:rFonts w:ascii="Arial" w:eastAsia="굴림" w:hAnsi="Arial" w:cs="Arial"/>
          <w:sz w:val="22"/>
        </w:rPr>
      </w:pPr>
    </w:p>
    <w:p w14:paraId="5784F063" w14:textId="77777777" w:rsidR="00840772" w:rsidRPr="00DC741E" w:rsidRDefault="00840772" w:rsidP="006E6B90">
      <w:pPr>
        <w:wordWrap/>
        <w:spacing w:line="360" w:lineRule="auto"/>
        <w:jc w:val="left"/>
        <w:rPr>
          <w:rFonts w:ascii="Arial" w:eastAsia="굴림" w:hAnsi="Arial" w:cs="Arial"/>
          <w:b/>
          <w:sz w:val="22"/>
          <w:rPrChange w:id="1170" w:author="Keis" w:date="2024-09-06T17:31:00Z">
            <w:rPr>
              <w:rFonts w:ascii="Arial" w:eastAsia="굴림" w:hAnsi="Arial" w:cs="Arial"/>
              <w:b/>
              <w:color w:val="FF0000"/>
              <w:sz w:val="22"/>
            </w:rPr>
          </w:rPrChange>
        </w:rPr>
      </w:pPr>
      <w:r w:rsidRPr="00DC741E">
        <w:rPr>
          <w:rFonts w:ascii="Arial" w:eastAsia="굴림" w:hAnsi="Arial" w:cs="Arial"/>
          <w:b/>
          <w:sz w:val="22"/>
          <w:rPrChange w:id="1171" w:author="Keis" w:date="2024-09-06T17:31:00Z">
            <w:rPr>
              <w:rFonts w:ascii="Arial" w:eastAsia="굴림" w:hAnsi="Arial" w:cs="Arial"/>
              <w:b/>
              <w:color w:val="FF0000"/>
              <w:sz w:val="22"/>
            </w:rPr>
          </w:rPrChange>
        </w:rPr>
        <w:t>&lt; Dental health &gt;</w:t>
      </w:r>
      <w:r w:rsidR="00466336" w:rsidRPr="00DC741E">
        <w:rPr>
          <w:rFonts w:ascii="Arial" w:eastAsia="굴림" w:hAnsi="Arial" w:cs="Arial"/>
          <w:b/>
          <w:sz w:val="22"/>
          <w:rPrChange w:id="1172" w:author="Keis" w:date="2024-09-06T17:31:00Z">
            <w:rPr>
              <w:rFonts w:ascii="Arial" w:eastAsia="굴림" w:hAnsi="Arial" w:cs="Arial"/>
              <w:b/>
              <w:color w:val="FF0000"/>
              <w:sz w:val="22"/>
            </w:rPr>
          </w:rPrChange>
        </w:rPr>
        <w:t xml:space="preserve"> </w:t>
      </w:r>
    </w:p>
    <w:p w14:paraId="2206F396" w14:textId="77777777" w:rsidR="006E6B90" w:rsidRPr="00DC741E" w:rsidRDefault="00840772" w:rsidP="006E6B90">
      <w:pPr>
        <w:wordWrap/>
        <w:spacing w:line="360" w:lineRule="auto"/>
        <w:jc w:val="left"/>
        <w:rPr>
          <w:rFonts w:ascii="Arial" w:eastAsia="굴림" w:hAnsi="Arial" w:cs="Arial"/>
          <w:sz w:val="22"/>
          <w:rPrChange w:id="1173" w:author="Keis" w:date="2024-09-06T17:31:00Z">
            <w:rPr>
              <w:rFonts w:ascii="Arial" w:eastAsia="굴림" w:hAnsi="Arial" w:cs="Arial"/>
              <w:color w:val="FF0000"/>
              <w:sz w:val="22"/>
            </w:rPr>
          </w:rPrChange>
        </w:rPr>
      </w:pPr>
      <w:r w:rsidRPr="00DC741E">
        <w:rPr>
          <w:rFonts w:ascii="Arial" w:eastAsia="굴림" w:hAnsi="Arial" w:cs="Arial"/>
          <w:sz w:val="22"/>
          <w:rPrChange w:id="1174" w:author="Keis" w:date="2024-09-06T17:31:00Z">
            <w:rPr>
              <w:rFonts w:ascii="Arial" w:eastAsia="굴림" w:hAnsi="Arial" w:cs="Arial"/>
              <w:color w:val="FF0000"/>
              <w:sz w:val="22"/>
            </w:rPr>
          </w:rPrChange>
        </w:rPr>
        <w:t>C093</w:t>
      </w:r>
      <w:r w:rsidR="00C45B18" w:rsidRPr="00DC741E">
        <w:rPr>
          <w:rFonts w:ascii="Arial" w:eastAsia="굴림" w:hAnsi="Arial" w:cs="Arial"/>
          <w:sz w:val="22"/>
          <w:rPrChange w:id="1175" w:author="Keis" w:date="2024-09-06T17:31:00Z">
            <w:rPr>
              <w:rFonts w:ascii="Arial" w:eastAsia="굴림" w:hAnsi="Arial" w:cs="Arial"/>
              <w:color w:val="FF0000"/>
              <w:sz w:val="22"/>
            </w:rPr>
          </w:rPrChange>
        </w:rPr>
        <w:t>. Now</w:t>
      </w:r>
      <w:r w:rsidR="00814E44" w:rsidRPr="00DC741E">
        <w:rPr>
          <w:rFonts w:ascii="Arial" w:eastAsia="굴림" w:hAnsi="Arial" w:cs="Arial"/>
          <w:sz w:val="22"/>
          <w:rPrChange w:id="1176" w:author="Keis" w:date="2024-09-06T17:31:00Z">
            <w:rPr>
              <w:rFonts w:ascii="Arial" w:eastAsia="굴림" w:hAnsi="Arial" w:cs="Arial"/>
              <w:color w:val="FF0000"/>
              <w:sz w:val="22"/>
            </w:rPr>
          </w:rPrChange>
        </w:rPr>
        <w:t xml:space="preserve"> I</w:t>
      </w:r>
      <w:r w:rsidR="006E6B90" w:rsidRPr="00DC741E">
        <w:rPr>
          <w:rFonts w:ascii="Arial" w:eastAsia="굴림" w:hAnsi="Arial" w:cs="Arial"/>
          <w:sz w:val="22"/>
          <w:rPrChange w:id="1177" w:author="Keis" w:date="2024-09-06T17:31:00Z">
            <w:rPr>
              <w:rFonts w:ascii="Arial" w:eastAsia="굴림" w:hAnsi="Arial" w:cs="Arial"/>
              <w:color w:val="FF0000"/>
              <w:sz w:val="22"/>
            </w:rPr>
          </w:rPrChange>
        </w:rPr>
        <w:t xml:space="preserve"> have some questions about your dental health. Do you wear dentures?</w:t>
      </w:r>
    </w:p>
    <w:p w14:paraId="7FBB915D" w14:textId="77777777" w:rsidR="00010B42" w:rsidRPr="00DC741E" w:rsidRDefault="00466336" w:rsidP="00D12299">
      <w:pPr>
        <w:pStyle w:val="a6"/>
        <w:numPr>
          <w:ilvl w:val="0"/>
          <w:numId w:val="1295"/>
        </w:numPr>
        <w:tabs>
          <w:tab w:val="left" w:pos="5245"/>
        </w:tabs>
        <w:wordWrap/>
        <w:spacing w:line="360" w:lineRule="auto"/>
        <w:ind w:leftChars="0"/>
        <w:rPr>
          <w:rFonts w:ascii="Arial" w:eastAsia="굴림" w:hAnsi="Arial" w:cs="Arial"/>
          <w:sz w:val="22"/>
          <w:rPrChange w:id="1178" w:author="Keis" w:date="2024-09-06T17:31:00Z">
            <w:rPr>
              <w:rFonts w:ascii="Arial" w:eastAsia="굴림" w:hAnsi="Arial" w:cs="Arial"/>
              <w:color w:val="FF0000"/>
              <w:sz w:val="22"/>
            </w:rPr>
          </w:rPrChange>
        </w:rPr>
      </w:pPr>
      <w:r w:rsidRPr="00DC741E">
        <w:rPr>
          <w:rFonts w:ascii="Arial" w:eastAsia="굴림" w:hAnsi="Arial" w:cs="Arial"/>
          <w:sz w:val="22"/>
          <w:rPrChange w:id="1179" w:author="Keis" w:date="2024-09-06T17:31:00Z">
            <w:rPr>
              <w:rFonts w:ascii="Arial" w:eastAsia="굴림" w:hAnsi="Arial" w:cs="Arial"/>
              <w:color w:val="FF0000"/>
              <w:sz w:val="22"/>
            </w:rPr>
          </w:rPrChange>
        </w:rPr>
        <w:t>Yes</w:t>
      </w:r>
      <w:r w:rsidR="00DF358E" w:rsidRPr="00DC741E">
        <w:rPr>
          <w:rFonts w:ascii="Arial" w:eastAsia="굴림" w:hAnsi="Arial" w:cs="Arial"/>
          <w:sz w:val="22"/>
          <w:rPrChange w:id="1180" w:author="Keis" w:date="2024-09-06T17:31:00Z">
            <w:rPr>
              <w:rFonts w:ascii="Arial" w:eastAsia="굴림" w:hAnsi="Arial" w:cs="Arial"/>
              <w:color w:val="FF0000"/>
              <w:sz w:val="22"/>
            </w:rPr>
          </w:rPrChange>
        </w:rPr>
        <w:t xml:space="preserve"> </w:t>
      </w:r>
      <w:r w:rsidR="00DF358E" w:rsidRPr="00DC741E">
        <w:rPr>
          <w:rFonts w:ascii="Arial" w:eastAsia="굴림" w:hAnsi="Arial" w:cs="Arial" w:hint="eastAsia"/>
          <w:sz w:val="22"/>
          <w:rPrChange w:id="1181" w:author="Keis" w:date="2024-09-06T17:31:00Z">
            <w:rPr>
              <w:rFonts w:ascii="Arial" w:eastAsia="굴림" w:hAnsi="Arial" w:cs="Arial" w:hint="eastAsia"/>
              <w:color w:val="FF0000"/>
              <w:sz w:val="22"/>
            </w:rPr>
          </w:rPrChange>
        </w:rPr>
        <w:t>→</w:t>
      </w:r>
      <w:r w:rsidR="00DF358E" w:rsidRPr="00DC741E">
        <w:rPr>
          <w:rFonts w:ascii="Arial" w:eastAsia="굴림" w:hAnsi="Arial" w:cs="Arial"/>
          <w:sz w:val="22"/>
          <w:rPrChange w:id="1182" w:author="Keis" w:date="2024-09-06T17:31:00Z">
            <w:rPr>
              <w:rFonts w:ascii="Arial" w:eastAsia="굴림" w:hAnsi="Arial" w:cs="Arial"/>
              <w:color w:val="FF0000"/>
              <w:sz w:val="22"/>
            </w:rPr>
          </w:rPrChange>
        </w:rPr>
        <w:t>Go to C094</w:t>
      </w:r>
      <w:r w:rsidRPr="00DC741E">
        <w:rPr>
          <w:rFonts w:ascii="Arial" w:eastAsia="굴림" w:hAnsi="Arial" w:cs="Arial"/>
          <w:sz w:val="22"/>
          <w:rPrChange w:id="1183" w:author="Keis" w:date="2024-09-06T17:31:00Z">
            <w:rPr>
              <w:rFonts w:ascii="Arial" w:eastAsia="굴림" w:hAnsi="Arial" w:cs="Arial"/>
              <w:color w:val="FF0000"/>
              <w:sz w:val="22"/>
            </w:rPr>
          </w:rPrChange>
        </w:rPr>
        <w:tab/>
      </w:r>
      <w:r w:rsidRPr="00DC741E">
        <w:rPr>
          <w:rFonts w:ascii="굴림" w:eastAsia="굴림" w:hAnsi="굴림" w:cs="굴림" w:hint="eastAsia"/>
          <w:sz w:val="22"/>
          <w:rPrChange w:id="1184" w:author="Keis" w:date="2024-09-06T17:31:00Z">
            <w:rPr>
              <w:rFonts w:ascii="굴림" w:eastAsia="굴림" w:hAnsi="굴림" w:cs="굴림" w:hint="eastAsia"/>
              <w:color w:val="FF0000"/>
              <w:sz w:val="22"/>
            </w:rPr>
          </w:rPrChange>
        </w:rPr>
        <w:t>⑤</w:t>
      </w:r>
      <w:r w:rsidRPr="00DC741E">
        <w:rPr>
          <w:rFonts w:ascii="Arial" w:eastAsia="굴림" w:hAnsi="Arial" w:cs="Arial"/>
          <w:sz w:val="22"/>
          <w:rPrChange w:id="1185" w:author="Keis" w:date="2024-09-06T17:31:00Z">
            <w:rPr>
              <w:rFonts w:ascii="Arial" w:eastAsia="굴림" w:hAnsi="Arial" w:cs="Arial"/>
              <w:color w:val="FF0000"/>
              <w:sz w:val="22"/>
            </w:rPr>
          </w:rPrChange>
        </w:rPr>
        <w:t xml:space="preserve"> No </w:t>
      </w:r>
      <w:r w:rsidR="00DF358E" w:rsidRPr="00DC741E">
        <w:rPr>
          <w:rFonts w:ascii="Arial" w:eastAsia="굴림" w:hAnsi="Arial" w:cs="Arial" w:hint="eastAsia"/>
          <w:sz w:val="22"/>
          <w:rPrChange w:id="1186" w:author="Keis" w:date="2024-09-06T17:31:00Z">
            <w:rPr>
              <w:rFonts w:ascii="Arial" w:eastAsia="굴림" w:hAnsi="Arial" w:cs="Arial" w:hint="eastAsia"/>
              <w:color w:val="FF0000"/>
              <w:sz w:val="22"/>
            </w:rPr>
          </w:rPrChange>
        </w:rPr>
        <w:t>→</w:t>
      </w:r>
      <w:r w:rsidR="00DF358E" w:rsidRPr="00DC741E">
        <w:rPr>
          <w:rFonts w:ascii="Arial" w:eastAsia="굴림" w:hAnsi="Arial" w:cs="Arial"/>
          <w:sz w:val="22"/>
          <w:rPrChange w:id="1187" w:author="Keis" w:date="2024-09-06T17:31:00Z">
            <w:rPr>
              <w:rFonts w:ascii="Arial" w:eastAsia="굴림" w:hAnsi="Arial" w:cs="Arial"/>
              <w:color w:val="FF0000"/>
              <w:sz w:val="22"/>
            </w:rPr>
          </w:rPrChange>
        </w:rPr>
        <w:t>Go to C095</w:t>
      </w:r>
    </w:p>
    <w:p w14:paraId="59C48EC0" w14:textId="77777777" w:rsidR="00DF358E" w:rsidRPr="00DC741E" w:rsidRDefault="00DF358E" w:rsidP="00DF358E">
      <w:pPr>
        <w:tabs>
          <w:tab w:val="left" w:pos="5245"/>
        </w:tabs>
        <w:wordWrap/>
        <w:spacing w:line="360" w:lineRule="auto"/>
        <w:rPr>
          <w:rFonts w:ascii="Arial" w:eastAsia="굴림" w:hAnsi="Arial" w:cs="Arial"/>
          <w:sz w:val="22"/>
          <w:rPrChange w:id="1188" w:author="Keis" w:date="2024-09-06T17:31:00Z">
            <w:rPr>
              <w:rFonts w:ascii="Arial" w:eastAsia="굴림" w:hAnsi="Arial" w:cs="Arial"/>
              <w:color w:val="FF0000"/>
              <w:sz w:val="22"/>
            </w:rPr>
          </w:rPrChange>
        </w:rPr>
      </w:pPr>
    </w:p>
    <w:p w14:paraId="64A5403A" w14:textId="77777777" w:rsidR="00840772" w:rsidRPr="00DC741E" w:rsidRDefault="00840772" w:rsidP="00840772">
      <w:pPr>
        <w:wordWrap/>
        <w:spacing w:line="276" w:lineRule="auto"/>
        <w:jc w:val="left"/>
        <w:rPr>
          <w:rFonts w:ascii="Arial" w:eastAsia="굴림" w:hAnsi="Arial" w:cs="Arial"/>
          <w:b/>
          <w:bCs/>
          <w:sz w:val="22"/>
          <w:rPrChange w:id="1189" w:author="Keis" w:date="2024-09-06T17:31:00Z">
            <w:rPr>
              <w:rFonts w:ascii="Arial" w:eastAsia="굴림" w:hAnsi="Arial" w:cs="Arial"/>
              <w:b/>
              <w:bCs/>
              <w:color w:val="FF0000"/>
              <w:sz w:val="22"/>
            </w:rPr>
          </w:rPrChange>
        </w:rPr>
      </w:pPr>
      <w:r w:rsidRPr="00DC741E">
        <w:rPr>
          <w:rFonts w:ascii="Arial" w:eastAsia="굴림" w:hAnsi="Arial" w:cs="Arial"/>
          <w:b/>
          <w:bCs/>
          <w:sz w:val="22"/>
          <w:rPrChange w:id="1190" w:author="Keis" w:date="2024-09-06T17:31:00Z">
            <w:rPr>
              <w:rFonts w:ascii="Arial" w:eastAsia="굴림" w:hAnsi="Arial" w:cs="Arial"/>
              <w:b/>
              <w:bCs/>
              <w:color w:val="FF0000"/>
              <w:sz w:val="22"/>
            </w:rPr>
          </w:rPrChange>
        </w:rPr>
        <w:t>Logic</w:t>
      </w:r>
    </w:p>
    <w:p w14:paraId="329DE12A" w14:textId="77777777" w:rsidR="00840772" w:rsidRPr="00DC741E" w:rsidRDefault="00840772" w:rsidP="00F14BA4">
      <w:pPr>
        <w:pStyle w:val="a6"/>
        <w:numPr>
          <w:ilvl w:val="0"/>
          <w:numId w:val="1143"/>
        </w:numPr>
        <w:wordWrap/>
        <w:spacing w:line="276" w:lineRule="auto"/>
        <w:ind w:leftChars="0"/>
        <w:jc w:val="left"/>
        <w:rPr>
          <w:rFonts w:ascii="Arial" w:eastAsia="굴림" w:hAnsi="Arial" w:cs="Arial"/>
          <w:b/>
          <w:sz w:val="22"/>
          <w:rPrChange w:id="1191" w:author="Keis" w:date="2024-09-06T17:31:00Z">
            <w:rPr>
              <w:rFonts w:ascii="Arial" w:eastAsia="굴림" w:hAnsi="Arial" w:cs="Arial"/>
              <w:b/>
              <w:color w:val="FF0000"/>
              <w:sz w:val="22"/>
            </w:rPr>
          </w:rPrChange>
        </w:rPr>
      </w:pPr>
      <w:r w:rsidRPr="00DC741E">
        <w:rPr>
          <w:rFonts w:ascii="Arial" w:eastAsia="굴림" w:hAnsi="Arial" w:cs="Arial"/>
          <w:b/>
          <w:bCs/>
          <w:sz w:val="22"/>
          <w:rPrChange w:id="1192" w:author="Keis" w:date="2024-09-06T17:31:00Z">
            <w:rPr>
              <w:rFonts w:ascii="Arial" w:eastAsia="굴림" w:hAnsi="Arial" w:cs="Arial"/>
              <w:b/>
              <w:bCs/>
              <w:color w:val="FF0000"/>
              <w:sz w:val="22"/>
            </w:rPr>
          </w:rPrChange>
        </w:rPr>
        <w:t>If C093=</w:t>
      </w:r>
      <w:r w:rsidR="00FB1111" w:rsidRPr="00DC741E">
        <w:rPr>
          <w:rFonts w:ascii="굴림" w:eastAsia="굴림" w:hAnsi="굴림" w:cs="굴림" w:hint="eastAsia"/>
          <w:b/>
          <w:bCs/>
          <w:sz w:val="22"/>
          <w:rPrChange w:id="1193" w:author="Keis" w:date="2024-09-06T17:31:00Z">
            <w:rPr>
              <w:rFonts w:ascii="굴림" w:eastAsia="굴림" w:hAnsi="굴림" w:cs="굴림" w:hint="eastAsia"/>
              <w:b/>
              <w:bCs/>
              <w:color w:val="FF0000"/>
              <w:sz w:val="22"/>
            </w:rPr>
          </w:rPrChange>
        </w:rPr>
        <w:t>①</w:t>
      </w:r>
      <w:r w:rsidRPr="00DC741E">
        <w:rPr>
          <w:rFonts w:ascii="Arial" w:eastAsia="굴림" w:hAnsi="Arial" w:cs="Arial"/>
          <w:b/>
          <w:bCs/>
          <w:sz w:val="22"/>
          <w:rPrChange w:id="1194" w:author="Keis" w:date="2024-09-06T17:31:00Z">
            <w:rPr>
              <w:rFonts w:ascii="Arial" w:eastAsia="굴림" w:hAnsi="Arial" w:cs="Arial"/>
              <w:b/>
              <w:bCs/>
              <w:color w:val="FF0000"/>
              <w:sz w:val="22"/>
            </w:rPr>
          </w:rPrChange>
        </w:rPr>
        <w:t>, then ask</w:t>
      </w:r>
      <w:r w:rsidRPr="00DC741E">
        <w:rPr>
          <w:rFonts w:ascii="Arial" w:eastAsia="굴림" w:hAnsi="Arial" w:cs="Arial"/>
          <w:b/>
          <w:sz w:val="22"/>
          <w:rPrChange w:id="1195" w:author="Keis" w:date="2024-09-06T17:31:00Z">
            <w:rPr>
              <w:rFonts w:ascii="Arial" w:eastAsia="굴림" w:hAnsi="Arial" w:cs="Arial"/>
              <w:b/>
              <w:color w:val="FF0000"/>
              <w:sz w:val="22"/>
            </w:rPr>
          </w:rPrChange>
        </w:rPr>
        <w:t xml:space="preserve"> C09</w:t>
      </w:r>
      <w:r w:rsidR="00466336" w:rsidRPr="00DC741E">
        <w:rPr>
          <w:rFonts w:ascii="Arial" w:eastAsia="굴림" w:hAnsi="Arial" w:cs="Arial"/>
          <w:b/>
          <w:sz w:val="22"/>
          <w:rPrChange w:id="1196" w:author="Keis" w:date="2024-09-06T17:31:00Z">
            <w:rPr>
              <w:rFonts w:ascii="Arial" w:eastAsia="굴림" w:hAnsi="Arial" w:cs="Arial"/>
              <w:b/>
              <w:color w:val="FF0000"/>
              <w:sz w:val="22"/>
            </w:rPr>
          </w:rPrChange>
        </w:rPr>
        <w:t>4</w:t>
      </w:r>
      <w:r w:rsidRPr="00DC741E">
        <w:rPr>
          <w:rFonts w:ascii="Arial" w:eastAsia="굴림" w:hAnsi="Arial" w:cs="Arial"/>
          <w:b/>
          <w:sz w:val="22"/>
          <w:rPrChange w:id="1197" w:author="Keis" w:date="2024-09-06T17:31:00Z">
            <w:rPr>
              <w:rFonts w:ascii="Arial" w:eastAsia="굴림" w:hAnsi="Arial" w:cs="Arial"/>
              <w:b/>
              <w:color w:val="FF0000"/>
              <w:sz w:val="22"/>
            </w:rPr>
          </w:rPrChange>
        </w:rPr>
        <w:t>.</w:t>
      </w:r>
    </w:p>
    <w:p w14:paraId="6DD3D7E7" w14:textId="77777777" w:rsidR="00466336" w:rsidRPr="00DC741E" w:rsidRDefault="00466336" w:rsidP="00466336">
      <w:pPr>
        <w:wordWrap/>
        <w:spacing w:line="360" w:lineRule="auto"/>
        <w:jc w:val="left"/>
        <w:rPr>
          <w:rFonts w:ascii="Arial" w:eastAsia="굴림" w:hAnsi="Arial" w:cs="Arial"/>
          <w:sz w:val="22"/>
          <w:rPrChange w:id="1198" w:author="Keis" w:date="2024-09-06T17:31:00Z">
            <w:rPr>
              <w:rFonts w:ascii="Arial" w:eastAsia="굴림" w:hAnsi="Arial" w:cs="Arial"/>
              <w:color w:val="FF0000"/>
              <w:sz w:val="22"/>
            </w:rPr>
          </w:rPrChange>
        </w:rPr>
      </w:pPr>
      <w:r w:rsidRPr="00DC741E">
        <w:rPr>
          <w:rFonts w:ascii="Arial" w:eastAsia="굴림" w:hAnsi="Arial" w:cs="Arial"/>
          <w:sz w:val="22"/>
          <w:rPrChange w:id="1199" w:author="Keis" w:date="2024-09-06T17:31:00Z">
            <w:rPr>
              <w:rFonts w:ascii="Arial" w:eastAsia="굴림" w:hAnsi="Arial" w:cs="Arial"/>
              <w:color w:val="FF0000"/>
              <w:sz w:val="22"/>
            </w:rPr>
          </w:rPrChange>
        </w:rPr>
        <w:t>C094. How easily can you chew solid foods, such as meat or apples, if you wear dentures?</w:t>
      </w:r>
    </w:p>
    <w:p w14:paraId="730EBC57" w14:textId="77777777" w:rsidR="00466336" w:rsidRPr="00DC741E" w:rsidRDefault="00466336" w:rsidP="003E1E49">
      <w:pPr>
        <w:pStyle w:val="a6"/>
        <w:numPr>
          <w:ilvl w:val="0"/>
          <w:numId w:val="329"/>
        </w:numPr>
        <w:wordWrap/>
        <w:spacing w:line="360" w:lineRule="auto"/>
        <w:ind w:leftChars="0"/>
        <w:jc w:val="left"/>
        <w:rPr>
          <w:rFonts w:ascii="Arial" w:eastAsia="굴림" w:hAnsi="Arial" w:cs="Arial"/>
          <w:sz w:val="22"/>
          <w:rPrChange w:id="1200" w:author="Keis" w:date="2024-09-06T17:31:00Z">
            <w:rPr>
              <w:rFonts w:ascii="Arial" w:eastAsia="굴림" w:hAnsi="Arial" w:cs="Arial"/>
              <w:color w:val="FF0000"/>
              <w:sz w:val="22"/>
            </w:rPr>
          </w:rPrChange>
        </w:rPr>
      </w:pPr>
      <w:r w:rsidRPr="00DC741E">
        <w:rPr>
          <w:rFonts w:ascii="Arial" w:eastAsia="굴림" w:hAnsi="Arial" w:cs="Arial"/>
          <w:sz w:val="22"/>
          <w:rPrChange w:id="1201" w:author="Keis" w:date="2024-09-06T17:31:00Z">
            <w:rPr>
              <w:rFonts w:ascii="Arial" w:eastAsia="굴림" w:hAnsi="Arial" w:cs="Arial"/>
              <w:color w:val="FF0000"/>
              <w:sz w:val="22"/>
            </w:rPr>
          </w:rPrChange>
        </w:rPr>
        <w:t>Very well</w:t>
      </w:r>
    </w:p>
    <w:p w14:paraId="175C4686" w14:textId="77777777" w:rsidR="00466336" w:rsidRPr="00DC741E" w:rsidRDefault="00466336" w:rsidP="003E1E49">
      <w:pPr>
        <w:pStyle w:val="a6"/>
        <w:numPr>
          <w:ilvl w:val="0"/>
          <w:numId w:val="329"/>
        </w:numPr>
        <w:wordWrap/>
        <w:spacing w:line="360" w:lineRule="auto"/>
        <w:ind w:leftChars="0"/>
        <w:jc w:val="left"/>
        <w:rPr>
          <w:rFonts w:ascii="Arial" w:eastAsia="굴림" w:hAnsi="Arial" w:cs="Arial"/>
          <w:sz w:val="22"/>
          <w:rPrChange w:id="1202" w:author="Keis" w:date="2024-09-06T17:31:00Z">
            <w:rPr>
              <w:rFonts w:ascii="Arial" w:eastAsia="굴림" w:hAnsi="Arial" w:cs="Arial"/>
              <w:color w:val="FF0000"/>
              <w:sz w:val="22"/>
            </w:rPr>
          </w:rPrChange>
        </w:rPr>
      </w:pPr>
      <w:r w:rsidRPr="00DC741E">
        <w:rPr>
          <w:rFonts w:ascii="Arial" w:eastAsia="굴림" w:hAnsi="Arial" w:cs="Arial"/>
          <w:sz w:val="22"/>
          <w:rPrChange w:id="1203" w:author="Keis" w:date="2024-09-06T17:31:00Z">
            <w:rPr>
              <w:rFonts w:ascii="Arial" w:eastAsia="굴림" w:hAnsi="Arial" w:cs="Arial"/>
              <w:color w:val="FF0000"/>
              <w:sz w:val="22"/>
            </w:rPr>
          </w:rPrChange>
        </w:rPr>
        <w:t>Pretty well</w:t>
      </w:r>
    </w:p>
    <w:p w14:paraId="4A0A5254" w14:textId="77777777" w:rsidR="00466336" w:rsidRPr="00DC741E" w:rsidRDefault="00466336" w:rsidP="003E1E49">
      <w:pPr>
        <w:pStyle w:val="a6"/>
        <w:numPr>
          <w:ilvl w:val="0"/>
          <w:numId w:val="329"/>
        </w:numPr>
        <w:wordWrap/>
        <w:spacing w:line="360" w:lineRule="auto"/>
        <w:ind w:leftChars="0"/>
        <w:jc w:val="left"/>
        <w:rPr>
          <w:rFonts w:ascii="Arial" w:eastAsia="굴림" w:hAnsi="Arial" w:cs="Arial"/>
          <w:sz w:val="22"/>
          <w:rPrChange w:id="1204" w:author="Keis" w:date="2024-09-06T17:31:00Z">
            <w:rPr>
              <w:rFonts w:ascii="Arial" w:eastAsia="굴림" w:hAnsi="Arial" w:cs="Arial"/>
              <w:color w:val="FF0000"/>
              <w:sz w:val="22"/>
            </w:rPr>
          </w:rPrChange>
        </w:rPr>
      </w:pPr>
      <w:r w:rsidRPr="00DC741E">
        <w:rPr>
          <w:rFonts w:ascii="Arial" w:eastAsia="굴림" w:hAnsi="Arial" w:cs="Arial"/>
          <w:sz w:val="22"/>
          <w:rPrChange w:id="1205" w:author="Keis" w:date="2024-09-06T17:31:00Z">
            <w:rPr>
              <w:rFonts w:ascii="Arial" w:eastAsia="굴림" w:hAnsi="Arial" w:cs="Arial"/>
              <w:color w:val="FF0000"/>
              <w:sz w:val="22"/>
            </w:rPr>
          </w:rPrChange>
        </w:rPr>
        <w:t>Fair</w:t>
      </w:r>
    </w:p>
    <w:p w14:paraId="09053D95" w14:textId="77777777" w:rsidR="00466336" w:rsidRPr="00DC741E" w:rsidRDefault="00466336" w:rsidP="003E1E49">
      <w:pPr>
        <w:pStyle w:val="a6"/>
        <w:numPr>
          <w:ilvl w:val="0"/>
          <w:numId w:val="329"/>
        </w:numPr>
        <w:wordWrap/>
        <w:spacing w:line="360" w:lineRule="auto"/>
        <w:ind w:leftChars="0"/>
        <w:jc w:val="left"/>
        <w:rPr>
          <w:rFonts w:ascii="Arial" w:eastAsia="굴림" w:hAnsi="Arial" w:cs="Arial"/>
          <w:sz w:val="22"/>
          <w:rPrChange w:id="1206" w:author="Keis" w:date="2024-09-06T17:31:00Z">
            <w:rPr>
              <w:rFonts w:ascii="Arial" w:eastAsia="굴림" w:hAnsi="Arial" w:cs="Arial"/>
              <w:color w:val="FF0000"/>
              <w:sz w:val="22"/>
            </w:rPr>
          </w:rPrChange>
        </w:rPr>
      </w:pPr>
      <w:r w:rsidRPr="00DC741E">
        <w:rPr>
          <w:rFonts w:ascii="Arial" w:eastAsia="굴림" w:hAnsi="Arial" w:cs="Arial"/>
          <w:sz w:val="22"/>
          <w:rPrChange w:id="1207" w:author="Keis" w:date="2024-09-06T17:31:00Z">
            <w:rPr>
              <w:rFonts w:ascii="Arial" w:eastAsia="굴림" w:hAnsi="Arial" w:cs="Arial"/>
              <w:color w:val="FF0000"/>
              <w:sz w:val="22"/>
            </w:rPr>
          </w:rPrChange>
        </w:rPr>
        <w:t>Not well</w:t>
      </w:r>
    </w:p>
    <w:p w14:paraId="2918212C" w14:textId="77777777" w:rsidR="00466336" w:rsidRPr="00DC741E" w:rsidRDefault="00466336" w:rsidP="003E1E49">
      <w:pPr>
        <w:pStyle w:val="a6"/>
        <w:numPr>
          <w:ilvl w:val="0"/>
          <w:numId w:val="329"/>
        </w:numPr>
        <w:wordWrap/>
        <w:spacing w:line="360" w:lineRule="auto"/>
        <w:ind w:leftChars="0"/>
        <w:jc w:val="left"/>
        <w:rPr>
          <w:rFonts w:ascii="Arial" w:eastAsia="굴림" w:hAnsi="Arial" w:cs="Arial"/>
          <w:sz w:val="22"/>
          <w:rPrChange w:id="1208" w:author="Keis" w:date="2024-09-06T17:31:00Z">
            <w:rPr>
              <w:rFonts w:ascii="Arial" w:eastAsia="굴림" w:hAnsi="Arial" w:cs="Arial"/>
              <w:color w:val="FF0000"/>
              <w:sz w:val="22"/>
            </w:rPr>
          </w:rPrChange>
        </w:rPr>
      </w:pPr>
      <w:r w:rsidRPr="00DC741E">
        <w:rPr>
          <w:rFonts w:ascii="Arial" w:eastAsia="굴림" w:hAnsi="Arial" w:cs="Arial"/>
          <w:sz w:val="22"/>
          <w:rPrChange w:id="1209" w:author="Keis" w:date="2024-09-06T17:31:00Z">
            <w:rPr>
              <w:rFonts w:ascii="Arial" w:eastAsia="굴림" w:hAnsi="Arial" w:cs="Arial"/>
              <w:color w:val="FF0000"/>
              <w:sz w:val="22"/>
            </w:rPr>
          </w:rPrChange>
        </w:rPr>
        <w:t>Not at all</w:t>
      </w:r>
    </w:p>
    <w:p w14:paraId="1DBD56A0" w14:textId="77777777" w:rsidR="00466336" w:rsidRPr="00DC741E" w:rsidRDefault="00466336" w:rsidP="00466336">
      <w:pPr>
        <w:pStyle w:val="a6"/>
        <w:wordWrap/>
        <w:spacing w:line="360" w:lineRule="auto"/>
        <w:ind w:leftChars="0" w:left="760"/>
        <w:jc w:val="left"/>
        <w:rPr>
          <w:rFonts w:ascii="Arial" w:eastAsia="굴림" w:hAnsi="Arial" w:cs="Arial"/>
          <w:sz w:val="22"/>
          <w:rPrChange w:id="1210" w:author="Keis" w:date="2024-09-06T17:31:00Z">
            <w:rPr>
              <w:rFonts w:ascii="Arial" w:eastAsia="굴림" w:hAnsi="Arial" w:cs="Arial"/>
              <w:color w:val="FF0000"/>
              <w:sz w:val="22"/>
            </w:rPr>
          </w:rPrChange>
        </w:rPr>
      </w:pPr>
    </w:p>
    <w:p w14:paraId="03B0F01A" w14:textId="77777777" w:rsidR="00466336" w:rsidRPr="00DC741E" w:rsidRDefault="00466336" w:rsidP="00466336">
      <w:pPr>
        <w:wordWrap/>
        <w:spacing w:line="276" w:lineRule="auto"/>
        <w:jc w:val="left"/>
        <w:rPr>
          <w:rFonts w:ascii="Arial" w:eastAsia="굴림" w:hAnsi="Arial" w:cs="Arial"/>
          <w:b/>
          <w:bCs/>
          <w:sz w:val="22"/>
          <w:rPrChange w:id="1211" w:author="Keis" w:date="2024-09-06T17:31:00Z">
            <w:rPr>
              <w:rFonts w:ascii="Arial" w:eastAsia="굴림" w:hAnsi="Arial" w:cs="Arial"/>
              <w:b/>
              <w:bCs/>
              <w:color w:val="FF0000"/>
              <w:sz w:val="22"/>
            </w:rPr>
          </w:rPrChange>
        </w:rPr>
      </w:pPr>
      <w:r w:rsidRPr="00DC741E">
        <w:rPr>
          <w:rFonts w:ascii="Arial" w:eastAsia="굴림" w:hAnsi="Arial" w:cs="Arial"/>
          <w:b/>
          <w:bCs/>
          <w:sz w:val="22"/>
          <w:rPrChange w:id="1212" w:author="Keis" w:date="2024-09-06T17:31:00Z">
            <w:rPr>
              <w:rFonts w:ascii="Arial" w:eastAsia="굴림" w:hAnsi="Arial" w:cs="Arial"/>
              <w:b/>
              <w:bCs/>
              <w:color w:val="FF0000"/>
              <w:sz w:val="22"/>
            </w:rPr>
          </w:rPrChange>
        </w:rPr>
        <w:t>Logic</w:t>
      </w:r>
    </w:p>
    <w:p w14:paraId="35F7BCDC" w14:textId="77777777" w:rsidR="00466336" w:rsidRPr="00DC741E" w:rsidRDefault="00466336" w:rsidP="00F14BA4">
      <w:pPr>
        <w:pStyle w:val="a6"/>
        <w:numPr>
          <w:ilvl w:val="0"/>
          <w:numId w:val="1143"/>
        </w:numPr>
        <w:wordWrap/>
        <w:spacing w:line="276" w:lineRule="auto"/>
        <w:ind w:leftChars="0"/>
        <w:jc w:val="left"/>
        <w:rPr>
          <w:rFonts w:ascii="Arial" w:eastAsia="굴림" w:hAnsi="Arial" w:cs="Arial"/>
          <w:b/>
          <w:sz w:val="22"/>
          <w:rPrChange w:id="1213" w:author="Keis" w:date="2024-09-06T17:31:00Z">
            <w:rPr>
              <w:rFonts w:ascii="Arial" w:eastAsia="굴림" w:hAnsi="Arial" w:cs="Arial"/>
              <w:b/>
              <w:color w:val="FF0000"/>
              <w:sz w:val="22"/>
            </w:rPr>
          </w:rPrChange>
        </w:rPr>
      </w:pPr>
      <w:r w:rsidRPr="00DC741E">
        <w:rPr>
          <w:rFonts w:ascii="Arial" w:eastAsia="굴림" w:hAnsi="Arial" w:cs="Arial"/>
          <w:b/>
          <w:sz w:val="22"/>
          <w:rPrChange w:id="1214" w:author="Keis" w:date="2024-09-06T17:31:00Z">
            <w:rPr>
              <w:rFonts w:ascii="Arial" w:eastAsia="굴림" w:hAnsi="Arial" w:cs="Arial"/>
              <w:b/>
              <w:color w:val="FF0000"/>
              <w:sz w:val="22"/>
            </w:rPr>
          </w:rPrChange>
        </w:rPr>
        <w:t>Answer C095 whether to wear dentures (C09</w:t>
      </w:r>
      <w:r w:rsidR="00DF358E" w:rsidRPr="00DC741E">
        <w:rPr>
          <w:rFonts w:ascii="Arial" w:eastAsia="굴림" w:hAnsi="Arial" w:cs="Arial"/>
          <w:b/>
          <w:sz w:val="22"/>
          <w:rPrChange w:id="1215" w:author="Keis" w:date="2024-09-06T17:31:00Z">
            <w:rPr>
              <w:rFonts w:ascii="Arial" w:eastAsia="굴림" w:hAnsi="Arial" w:cs="Arial"/>
              <w:b/>
              <w:color w:val="FF0000"/>
              <w:sz w:val="22"/>
            </w:rPr>
          </w:rPrChange>
        </w:rPr>
        <w:t>3</w:t>
      </w:r>
      <w:r w:rsidRPr="00DC741E">
        <w:rPr>
          <w:rFonts w:ascii="Arial" w:eastAsia="굴림" w:hAnsi="Arial" w:cs="Arial"/>
          <w:b/>
          <w:sz w:val="22"/>
          <w:rPrChange w:id="1216" w:author="Keis" w:date="2024-09-06T17:31:00Z">
            <w:rPr>
              <w:rFonts w:ascii="Arial" w:eastAsia="굴림" w:hAnsi="Arial" w:cs="Arial"/>
              <w:b/>
              <w:color w:val="FF0000"/>
              <w:sz w:val="22"/>
            </w:rPr>
          </w:rPrChange>
        </w:rPr>
        <w:t>)</w:t>
      </w:r>
    </w:p>
    <w:p w14:paraId="7C150C39" w14:textId="77777777" w:rsidR="00466336" w:rsidRPr="00DC741E" w:rsidRDefault="00466336" w:rsidP="00466336">
      <w:pPr>
        <w:wordWrap/>
        <w:spacing w:line="360" w:lineRule="auto"/>
        <w:jc w:val="left"/>
        <w:rPr>
          <w:rFonts w:ascii="Arial" w:eastAsia="굴림" w:hAnsi="Arial" w:cs="Arial"/>
          <w:sz w:val="22"/>
          <w:rPrChange w:id="1217" w:author="Keis" w:date="2024-09-06T17:31:00Z">
            <w:rPr>
              <w:rFonts w:ascii="Arial" w:eastAsia="굴림" w:hAnsi="Arial" w:cs="Arial"/>
              <w:color w:val="FF0000"/>
              <w:sz w:val="22"/>
            </w:rPr>
          </w:rPrChange>
        </w:rPr>
      </w:pPr>
      <w:r w:rsidRPr="00DC741E">
        <w:rPr>
          <w:rFonts w:ascii="Arial" w:eastAsia="굴림" w:hAnsi="Arial" w:cs="Arial"/>
          <w:sz w:val="22"/>
          <w:rPrChange w:id="1218" w:author="Keis" w:date="2024-09-06T17:31:00Z">
            <w:rPr>
              <w:rFonts w:ascii="Arial" w:eastAsia="굴림" w:hAnsi="Arial" w:cs="Arial"/>
              <w:color w:val="FF0000"/>
              <w:sz w:val="22"/>
            </w:rPr>
          </w:rPrChange>
        </w:rPr>
        <w:t xml:space="preserve">C095. How well can you chew solid foods, such as meat or apples, without dentures? </w:t>
      </w:r>
    </w:p>
    <w:p w14:paraId="4E82F1C6" w14:textId="77777777" w:rsidR="00466336" w:rsidRPr="00DC741E" w:rsidRDefault="00466336" w:rsidP="00F14BA4">
      <w:pPr>
        <w:pStyle w:val="a6"/>
        <w:numPr>
          <w:ilvl w:val="0"/>
          <w:numId w:val="1128"/>
        </w:numPr>
        <w:wordWrap/>
        <w:spacing w:line="360" w:lineRule="auto"/>
        <w:ind w:leftChars="0"/>
        <w:jc w:val="left"/>
        <w:rPr>
          <w:rFonts w:ascii="Arial" w:eastAsia="굴림" w:hAnsi="Arial" w:cs="Arial"/>
          <w:sz w:val="22"/>
          <w:rPrChange w:id="1219" w:author="Keis" w:date="2024-09-06T17:31:00Z">
            <w:rPr>
              <w:rFonts w:ascii="Arial" w:eastAsia="굴림" w:hAnsi="Arial" w:cs="Arial"/>
              <w:color w:val="FF0000"/>
              <w:sz w:val="22"/>
            </w:rPr>
          </w:rPrChange>
        </w:rPr>
      </w:pPr>
      <w:r w:rsidRPr="00DC741E">
        <w:rPr>
          <w:rFonts w:ascii="Arial" w:eastAsia="굴림" w:hAnsi="Arial" w:cs="Arial"/>
          <w:sz w:val="22"/>
          <w:rPrChange w:id="1220" w:author="Keis" w:date="2024-09-06T17:31:00Z">
            <w:rPr>
              <w:rFonts w:ascii="Arial" w:eastAsia="굴림" w:hAnsi="Arial" w:cs="Arial"/>
              <w:color w:val="FF0000"/>
              <w:sz w:val="22"/>
            </w:rPr>
          </w:rPrChange>
        </w:rPr>
        <w:t>Very well</w:t>
      </w:r>
    </w:p>
    <w:p w14:paraId="10821791" w14:textId="77777777" w:rsidR="00466336" w:rsidRPr="00DC741E" w:rsidRDefault="00466336" w:rsidP="00F14BA4">
      <w:pPr>
        <w:pStyle w:val="a6"/>
        <w:numPr>
          <w:ilvl w:val="0"/>
          <w:numId w:val="1128"/>
        </w:numPr>
        <w:wordWrap/>
        <w:spacing w:line="360" w:lineRule="auto"/>
        <w:ind w:leftChars="0"/>
        <w:jc w:val="left"/>
        <w:rPr>
          <w:rFonts w:ascii="Arial" w:eastAsia="굴림" w:hAnsi="Arial" w:cs="Arial"/>
          <w:sz w:val="22"/>
          <w:rPrChange w:id="1221" w:author="Keis" w:date="2024-09-06T17:31:00Z">
            <w:rPr>
              <w:rFonts w:ascii="Arial" w:eastAsia="굴림" w:hAnsi="Arial" w:cs="Arial"/>
              <w:color w:val="FF0000"/>
              <w:sz w:val="22"/>
            </w:rPr>
          </w:rPrChange>
        </w:rPr>
      </w:pPr>
      <w:r w:rsidRPr="00DC741E">
        <w:rPr>
          <w:rFonts w:ascii="Arial" w:eastAsia="굴림" w:hAnsi="Arial" w:cs="Arial"/>
          <w:sz w:val="22"/>
          <w:rPrChange w:id="1222" w:author="Keis" w:date="2024-09-06T17:31:00Z">
            <w:rPr>
              <w:rFonts w:ascii="Arial" w:eastAsia="굴림" w:hAnsi="Arial" w:cs="Arial"/>
              <w:color w:val="FF0000"/>
              <w:sz w:val="22"/>
            </w:rPr>
          </w:rPrChange>
        </w:rPr>
        <w:t>Pretty well</w:t>
      </w:r>
    </w:p>
    <w:p w14:paraId="69CED8F6" w14:textId="77777777" w:rsidR="00466336" w:rsidRPr="00DC741E" w:rsidRDefault="00466336" w:rsidP="00F14BA4">
      <w:pPr>
        <w:pStyle w:val="a6"/>
        <w:numPr>
          <w:ilvl w:val="0"/>
          <w:numId w:val="1128"/>
        </w:numPr>
        <w:wordWrap/>
        <w:spacing w:line="360" w:lineRule="auto"/>
        <w:ind w:leftChars="0"/>
        <w:jc w:val="left"/>
        <w:rPr>
          <w:rFonts w:ascii="Arial" w:eastAsia="굴림" w:hAnsi="Arial" w:cs="Arial"/>
          <w:sz w:val="22"/>
          <w:rPrChange w:id="1223" w:author="Keis" w:date="2024-09-06T17:31:00Z">
            <w:rPr>
              <w:rFonts w:ascii="Arial" w:eastAsia="굴림" w:hAnsi="Arial" w:cs="Arial"/>
              <w:color w:val="FF0000"/>
              <w:sz w:val="22"/>
            </w:rPr>
          </w:rPrChange>
        </w:rPr>
      </w:pPr>
      <w:r w:rsidRPr="00DC741E">
        <w:rPr>
          <w:rFonts w:ascii="Arial" w:eastAsia="굴림" w:hAnsi="Arial" w:cs="Arial"/>
          <w:sz w:val="22"/>
          <w:rPrChange w:id="1224" w:author="Keis" w:date="2024-09-06T17:31:00Z">
            <w:rPr>
              <w:rFonts w:ascii="Arial" w:eastAsia="굴림" w:hAnsi="Arial" w:cs="Arial"/>
              <w:color w:val="FF0000"/>
              <w:sz w:val="22"/>
            </w:rPr>
          </w:rPrChange>
        </w:rPr>
        <w:t>Fair</w:t>
      </w:r>
    </w:p>
    <w:p w14:paraId="3F66338D" w14:textId="77777777" w:rsidR="00466336" w:rsidRPr="00DC741E" w:rsidRDefault="00466336" w:rsidP="00F14BA4">
      <w:pPr>
        <w:pStyle w:val="a6"/>
        <w:numPr>
          <w:ilvl w:val="0"/>
          <w:numId w:val="1128"/>
        </w:numPr>
        <w:wordWrap/>
        <w:spacing w:line="360" w:lineRule="auto"/>
        <w:ind w:leftChars="0"/>
        <w:jc w:val="left"/>
        <w:rPr>
          <w:rFonts w:ascii="Arial" w:eastAsia="굴림" w:hAnsi="Arial" w:cs="Arial"/>
          <w:sz w:val="22"/>
          <w:rPrChange w:id="1225" w:author="Keis" w:date="2024-09-06T17:31:00Z">
            <w:rPr>
              <w:rFonts w:ascii="Arial" w:eastAsia="굴림" w:hAnsi="Arial" w:cs="Arial"/>
              <w:color w:val="FF0000"/>
              <w:sz w:val="22"/>
            </w:rPr>
          </w:rPrChange>
        </w:rPr>
      </w:pPr>
      <w:r w:rsidRPr="00DC741E">
        <w:rPr>
          <w:rFonts w:ascii="Arial" w:eastAsia="굴림" w:hAnsi="Arial" w:cs="Arial"/>
          <w:sz w:val="22"/>
          <w:rPrChange w:id="1226" w:author="Keis" w:date="2024-09-06T17:31:00Z">
            <w:rPr>
              <w:rFonts w:ascii="Arial" w:eastAsia="굴림" w:hAnsi="Arial" w:cs="Arial"/>
              <w:color w:val="FF0000"/>
              <w:sz w:val="22"/>
            </w:rPr>
          </w:rPrChange>
        </w:rPr>
        <w:t>Not well</w:t>
      </w:r>
    </w:p>
    <w:p w14:paraId="4ED48E6D" w14:textId="77777777" w:rsidR="00466336" w:rsidRPr="00DC741E" w:rsidRDefault="00466336" w:rsidP="00F14BA4">
      <w:pPr>
        <w:pStyle w:val="a6"/>
        <w:numPr>
          <w:ilvl w:val="0"/>
          <w:numId w:val="1128"/>
        </w:numPr>
        <w:wordWrap/>
        <w:spacing w:line="360" w:lineRule="auto"/>
        <w:ind w:leftChars="0"/>
        <w:jc w:val="left"/>
        <w:rPr>
          <w:rFonts w:ascii="Arial" w:eastAsia="굴림" w:hAnsi="Arial" w:cs="Arial"/>
          <w:sz w:val="22"/>
          <w:rPrChange w:id="1227" w:author="Keis" w:date="2024-09-06T17:31:00Z">
            <w:rPr>
              <w:rFonts w:ascii="Arial" w:eastAsia="굴림" w:hAnsi="Arial" w:cs="Arial"/>
              <w:color w:val="FF0000"/>
              <w:sz w:val="22"/>
            </w:rPr>
          </w:rPrChange>
        </w:rPr>
      </w:pPr>
      <w:r w:rsidRPr="00DC741E">
        <w:rPr>
          <w:rFonts w:ascii="Arial" w:eastAsia="굴림" w:hAnsi="Arial" w:cs="Arial"/>
          <w:sz w:val="22"/>
          <w:rPrChange w:id="1228" w:author="Keis" w:date="2024-09-06T17:31:00Z">
            <w:rPr>
              <w:rFonts w:ascii="Arial" w:eastAsia="굴림" w:hAnsi="Arial" w:cs="Arial"/>
              <w:color w:val="FF0000"/>
              <w:sz w:val="22"/>
            </w:rPr>
          </w:rPrChange>
        </w:rPr>
        <w:t>Not at all</w:t>
      </w:r>
    </w:p>
    <w:p w14:paraId="4B68BC25" w14:textId="77777777" w:rsidR="00BB5BAD" w:rsidRPr="00DC741E" w:rsidRDefault="00BB5BAD" w:rsidP="00CC5F09">
      <w:pPr>
        <w:pStyle w:val="20"/>
        <w:rPr>
          <w:rFonts w:ascii="Arial" w:hAnsi="Arial" w:cs="Arial"/>
          <w:color w:val="auto"/>
          <w:spacing w:val="0"/>
          <w:sz w:val="22"/>
          <w:szCs w:val="22"/>
          <w:rPrChange w:id="1229" w:author="Keis" w:date="2024-09-06T17:31:00Z">
            <w:rPr>
              <w:rFonts w:ascii="Arial" w:hAnsi="Arial" w:cs="Arial"/>
              <w:color w:val="FF0000"/>
              <w:spacing w:val="0"/>
              <w:sz w:val="22"/>
              <w:szCs w:val="22"/>
            </w:rPr>
          </w:rPrChange>
        </w:rPr>
      </w:pPr>
    </w:p>
    <w:p w14:paraId="0C06BB66" w14:textId="77777777" w:rsidR="00CC5F09" w:rsidRPr="00DC741E" w:rsidRDefault="00CC5F09" w:rsidP="00BB5BAD">
      <w:pPr>
        <w:wordWrap/>
        <w:spacing w:line="360" w:lineRule="auto"/>
        <w:jc w:val="left"/>
        <w:rPr>
          <w:rFonts w:ascii="Arial" w:eastAsia="굴림" w:hAnsi="Arial" w:cs="Arial"/>
          <w:sz w:val="22"/>
          <w:rPrChange w:id="1230" w:author="Keis" w:date="2024-09-06T17:31:00Z">
            <w:rPr>
              <w:rFonts w:ascii="Arial" w:eastAsia="굴림" w:hAnsi="Arial" w:cs="Arial"/>
              <w:color w:val="FF0000"/>
              <w:sz w:val="22"/>
            </w:rPr>
          </w:rPrChange>
        </w:rPr>
      </w:pPr>
      <w:r w:rsidRPr="00DC741E">
        <w:rPr>
          <w:rFonts w:ascii="Arial" w:hAnsi="Arial" w:cs="Arial"/>
          <w:sz w:val="22"/>
          <w:rPrChange w:id="1231" w:author="Keis" w:date="2024-09-06T17:31:00Z">
            <w:rPr>
              <w:rFonts w:ascii="Arial" w:hAnsi="Arial" w:cs="Arial"/>
              <w:color w:val="FF0000"/>
              <w:sz w:val="22"/>
            </w:rPr>
          </w:rPrChange>
        </w:rPr>
        <w:t>Cadd_06</w:t>
      </w:r>
      <w:r w:rsidR="00104AAE" w:rsidRPr="00DC741E">
        <w:rPr>
          <w:rFonts w:ascii="Arial" w:hAnsi="Arial" w:cs="Arial"/>
          <w:sz w:val="22"/>
          <w:rPrChange w:id="1232" w:author="Keis" w:date="2024-09-06T17:31:00Z">
            <w:rPr>
              <w:rFonts w:ascii="Arial" w:hAnsi="Arial" w:cs="Arial"/>
              <w:color w:val="FF0000"/>
              <w:sz w:val="22"/>
            </w:rPr>
          </w:rPrChange>
        </w:rPr>
        <w:t xml:space="preserve">. </w:t>
      </w:r>
      <w:r w:rsidR="004B44E5" w:rsidRPr="00DC741E">
        <w:rPr>
          <w:rFonts w:ascii="Arial" w:eastAsia="나눔명조" w:hAnsi="Arial" w:cs="Arial"/>
          <w:sz w:val="22"/>
          <w:rPrChange w:id="1233" w:author="Keis" w:date="2024-09-06T17:31:00Z">
            <w:rPr>
              <w:rFonts w:ascii="Arial" w:eastAsia="나눔명조" w:hAnsi="Arial" w:cs="Arial"/>
              <w:color w:val="FF0000"/>
              <w:sz w:val="22"/>
            </w:rPr>
          </w:rPrChange>
        </w:rPr>
        <w:t>How many teeth do you have under t</w:t>
      </w:r>
      <w:r w:rsidR="00AE0E21" w:rsidRPr="00DC741E">
        <w:rPr>
          <w:rFonts w:ascii="Arial" w:eastAsia="나눔명조" w:hAnsi="Arial" w:cs="Arial"/>
          <w:sz w:val="22"/>
          <w:rPrChange w:id="1234" w:author="Keis" w:date="2024-09-06T17:31:00Z">
            <w:rPr>
              <w:rFonts w:ascii="Arial" w:eastAsia="나눔명조" w:hAnsi="Arial" w:cs="Arial"/>
              <w:color w:val="FF0000"/>
              <w:sz w:val="22"/>
            </w:rPr>
          </w:rPrChange>
        </w:rPr>
        <w:t>he following conditions?</w:t>
      </w:r>
      <w:r w:rsidR="00BB5BAD" w:rsidRPr="00DC741E">
        <w:rPr>
          <w:rFonts w:ascii="Arial" w:eastAsia="굴림" w:hAnsi="Arial" w:cs="Arial"/>
          <w:sz w:val="22"/>
          <w:rPrChange w:id="1235" w:author="Keis" w:date="2024-09-06T17:31:00Z">
            <w:rPr>
              <w:rFonts w:ascii="Arial" w:eastAsia="굴림" w:hAnsi="Arial" w:cs="Arial"/>
              <w:color w:val="FF0000"/>
              <w:sz w:val="22"/>
            </w:rPr>
          </w:rPrChange>
        </w:rPr>
        <w:t xml:space="preserve"> </w:t>
      </w:r>
    </w:p>
    <w:p w14:paraId="794FF75E" w14:textId="77777777" w:rsidR="00AE0E21" w:rsidRPr="00DC741E" w:rsidRDefault="004B44E5" w:rsidP="008420A9">
      <w:pPr>
        <w:wordWrap/>
        <w:spacing w:before="240"/>
        <w:ind w:left="990" w:hangingChars="450" w:hanging="990"/>
        <w:rPr>
          <w:rFonts w:ascii="Arial" w:eastAsia="굴림" w:hAnsi="Arial" w:cs="Arial"/>
          <w:szCs w:val="20"/>
          <w:rPrChange w:id="1236" w:author="Keis" w:date="2024-09-06T17:31:00Z">
            <w:rPr>
              <w:rFonts w:ascii="Arial" w:eastAsia="굴림" w:hAnsi="Arial" w:cs="Arial"/>
              <w:color w:val="FF0000"/>
              <w:szCs w:val="20"/>
            </w:rPr>
          </w:rPrChange>
        </w:rPr>
      </w:pPr>
      <w:r w:rsidRPr="00DC741E">
        <w:rPr>
          <w:rFonts w:ascii="Arial" w:eastAsia="굴림체" w:hAnsi="Arial" w:cs="Arial"/>
          <w:bCs/>
          <w:kern w:val="0"/>
          <w:sz w:val="22"/>
          <w:rPrChange w:id="1237" w:author="Keis" w:date="2024-09-06T17:31:00Z">
            <w:rPr>
              <w:rFonts w:ascii="Arial" w:eastAsia="굴림체" w:hAnsi="Arial" w:cs="Arial"/>
              <w:bCs/>
              <w:color w:val="FF0000"/>
              <w:kern w:val="0"/>
              <w:sz w:val="22"/>
            </w:rPr>
          </w:rPrChange>
        </w:rPr>
        <w:t>[</w:t>
      </w:r>
      <w:r w:rsidR="00AE0E21" w:rsidRPr="00DC741E">
        <w:rPr>
          <w:rFonts w:ascii="Arial" w:eastAsia="굴림" w:hAnsi="Arial" w:cs="Arial"/>
          <w:szCs w:val="20"/>
          <w:rPrChange w:id="1238" w:author="Keis" w:date="2024-09-06T17:31:00Z">
            <w:rPr>
              <w:rFonts w:ascii="Arial" w:eastAsia="굴림" w:hAnsi="Arial" w:cs="Arial"/>
              <w:color w:val="FF0000"/>
              <w:szCs w:val="20"/>
            </w:rPr>
          </w:rPrChange>
        </w:rPr>
        <w:t>IWER:</w:t>
      </w:r>
    </w:p>
    <w:p w14:paraId="0BD1BDA6"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39"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40" w:author="Keis" w:date="2024-09-06T17:31:00Z">
            <w:rPr>
              <w:rFonts w:ascii="Arial" w:eastAsia="굴림체" w:hAnsi="Arial" w:cs="Arial"/>
              <w:bCs/>
              <w:color w:val="FF0000"/>
              <w:kern w:val="0"/>
              <w:sz w:val="22"/>
            </w:rPr>
          </w:rPrChange>
        </w:rPr>
        <w:t>- The maximum number of natural teeth a person has is 32 including wisdom teeth.</w:t>
      </w:r>
    </w:p>
    <w:p w14:paraId="08653D62"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41"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42" w:author="Keis" w:date="2024-09-06T17:31:00Z">
            <w:rPr>
              <w:rFonts w:ascii="Arial" w:eastAsia="굴림체" w:hAnsi="Arial" w:cs="Arial"/>
              <w:bCs/>
              <w:color w:val="FF0000"/>
              <w:kern w:val="0"/>
              <w:sz w:val="22"/>
            </w:rPr>
          </w:rPrChange>
        </w:rPr>
        <w:lastRenderedPageBreak/>
        <w:t xml:space="preserve">- Enter '0' if not </w:t>
      </w:r>
      <w:r w:rsidR="00862D65" w:rsidRPr="00DC741E">
        <w:rPr>
          <w:rFonts w:ascii="Arial" w:eastAsia="굴림체" w:hAnsi="Arial" w:cs="Arial"/>
          <w:bCs/>
          <w:kern w:val="0"/>
          <w:sz w:val="22"/>
          <w:rPrChange w:id="1243" w:author="Keis" w:date="2024-09-06T17:31:00Z">
            <w:rPr>
              <w:rFonts w:ascii="Arial" w:eastAsia="굴림체" w:hAnsi="Arial" w:cs="Arial"/>
              <w:bCs/>
              <w:color w:val="FF0000"/>
              <w:kern w:val="0"/>
              <w:sz w:val="22"/>
            </w:rPr>
          </w:rPrChange>
        </w:rPr>
        <w:t>applicable</w:t>
      </w:r>
    </w:p>
    <w:p w14:paraId="2EF0954B"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44"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45" w:author="Keis" w:date="2024-09-06T17:31:00Z">
            <w:rPr>
              <w:rFonts w:ascii="Arial" w:eastAsia="굴림체" w:hAnsi="Arial" w:cs="Arial"/>
              <w:bCs/>
              <w:color w:val="FF0000"/>
              <w:kern w:val="0"/>
              <w:sz w:val="22"/>
            </w:rPr>
          </w:rPrChange>
        </w:rPr>
        <w:t>- For partial dentures, enter the correct number. Enter '100' for full dentures or '55' for full lower or upper dentures</w:t>
      </w:r>
    </w:p>
    <w:p w14:paraId="5E9C3D07"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46"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47" w:author="Keis" w:date="2024-09-06T17:31:00Z">
            <w:rPr>
              <w:rFonts w:ascii="Arial" w:eastAsia="굴림체" w:hAnsi="Arial" w:cs="Arial"/>
              <w:bCs/>
              <w:color w:val="FF0000"/>
              <w:kern w:val="0"/>
              <w:sz w:val="22"/>
            </w:rPr>
          </w:rPrChange>
        </w:rPr>
        <w:t>- If the root of the teeth is alive, it is not a false tooth (procedures such as amalgam, resin, and gold teeth, treatment with the roots remaining is considered natural teeth).</w:t>
      </w:r>
    </w:p>
    <w:p w14:paraId="2ADE2D21"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48"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49" w:author="Keis" w:date="2024-09-06T17:31:00Z">
            <w:rPr>
              <w:rFonts w:ascii="Arial" w:eastAsia="굴림체" w:hAnsi="Arial" w:cs="Arial"/>
              <w:bCs/>
              <w:color w:val="FF0000"/>
              <w:kern w:val="0"/>
              <w:sz w:val="22"/>
            </w:rPr>
          </w:rPrChange>
        </w:rPr>
        <w:t>- Teeth that are intentionally removed for therapeutic purposes, such as dentures and braces, are not included in the number of missing teeth</w:t>
      </w:r>
    </w:p>
    <w:p w14:paraId="287620EF" w14:textId="77777777" w:rsidR="004B44E5" w:rsidRPr="00DC741E" w:rsidRDefault="004B44E5" w:rsidP="00AE0E21">
      <w:pPr>
        <w:snapToGrid w:val="0"/>
        <w:spacing w:line="336" w:lineRule="auto"/>
        <w:textAlignment w:val="baseline"/>
        <w:rPr>
          <w:rFonts w:ascii="Arial" w:eastAsia="굴림체" w:hAnsi="Arial" w:cs="Arial"/>
          <w:bCs/>
          <w:kern w:val="0"/>
          <w:sz w:val="22"/>
          <w:rPrChange w:id="1250" w:author="Keis" w:date="2024-09-06T17:31:00Z">
            <w:rPr>
              <w:rFonts w:ascii="Arial" w:eastAsia="굴림체" w:hAnsi="Arial" w:cs="Arial"/>
              <w:bCs/>
              <w:color w:val="FF0000"/>
              <w:kern w:val="0"/>
              <w:sz w:val="22"/>
            </w:rPr>
          </w:rPrChange>
        </w:rPr>
      </w:pPr>
    </w:p>
    <w:p w14:paraId="56DA3169" w14:textId="77777777" w:rsidR="004B44E5" w:rsidRPr="00DC741E" w:rsidRDefault="004B44E5" w:rsidP="00D12299">
      <w:pPr>
        <w:numPr>
          <w:ilvl w:val="0"/>
          <w:numId w:val="1274"/>
        </w:numPr>
        <w:snapToGrid w:val="0"/>
        <w:spacing w:line="336" w:lineRule="auto"/>
        <w:textAlignment w:val="baseline"/>
        <w:rPr>
          <w:rFonts w:ascii="Arial" w:eastAsia="굴림체" w:hAnsi="Arial" w:cs="Arial"/>
          <w:bCs/>
          <w:kern w:val="0"/>
          <w:sz w:val="22"/>
          <w:rPrChange w:id="1251"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52" w:author="Keis" w:date="2024-09-06T17:31:00Z">
            <w:rPr>
              <w:rFonts w:ascii="Arial" w:eastAsia="굴림체" w:hAnsi="Arial" w:cs="Arial"/>
              <w:bCs/>
              <w:color w:val="FF0000"/>
              <w:kern w:val="0"/>
              <w:sz w:val="22"/>
            </w:rPr>
          </w:rPrChange>
        </w:rPr>
        <w:t>Number of implant teeth __________</w:t>
      </w:r>
    </w:p>
    <w:p w14:paraId="0BA67904" w14:textId="77777777" w:rsidR="004B44E5" w:rsidRPr="00DC741E" w:rsidRDefault="004B44E5" w:rsidP="00D12299">
      <w:pPr>
        <w:numPr>
          <w:ilvl w:val="0"/>
          <w:numId w:val="1274"/>
        </w:numPr>
        <w:snapToGrid w:val="0"/>
        <w:spacing w:line="336" w:lineRule="auto"/>
        <w:textAlignment w:val="baseline"/>
        <w:rPr>
          <w:rFonts w:ascii="Arial" w:eastAsia="굴림체" w:hAnsi="Arial" w:cs="Arial"/>
          <w:bCs/>
          <w:kern w:val="0"/>
          <w:sz w:val="22"/>
          <w:rPrChange w:id="1253"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54" w:author="Keis" w:date="2024-09-06T17:31:00Z">
            <w:rPr>
              <w:rFonts w:ascii="Arial" w:eastAsia="굴림체" w:hAnsi="Arial" w:cs="Arial"/>
              <w:bCs/>
              <w:color w:val="FF0000"/>
              <w:kern w:val="0"/>
              <w:sz w:val="22"/>
            </w:rPr>
          </w:rPrChange>
        </w:rPr>
        <w:t>Number of teeth in dentures _______________</w:t>
      </w:r>
    </w:p>
    <w:p w14:paraId="0C7D4933" w14:textId="77777777" w:rsidR="004B44E5" w:rsidRPr="00DC741E" w:rsidRDefault="004B44E5" w:rsidP="00D12299">
      <w:pPr>
        <w:numPr>
          <w:ilvl w:val="0"/>
          <w:numId w:val="1274"/>
        </w:numPr>
        <w:snapToGrid w:val="0"/>
        <w:spacing w:line="336" w:lineRule="auto"/>
        <w:textAlignment w:val="baseline"/>
        <w:rPr>
          <w:rFonts w:ascii="Arial" w:eastAsia="굴림체" w:hAnsi="Arial" w:cs="Arial"/>
          <w:bCs/>
          <w:kern w:val="0"/>
          <w:sz w:val="22"/>
          <w:rPrChange w:id="1255" w:author="Keis" w:date="2024-09-06T17:31:00Z">
            <w:rPr>
              <w:rFonts w:ascii="Arial" w:eastAsia="굴림체" w:hAnsi="Arial" w:cs="Arial"/>
              <w:bCs/>
              <w:color w:val="FF0000"/>
              <w:kern w:val="0"/>
              <w:sz w:val="22"/>
            </w:rPr>
          </w:rPrChange>
        </w:rPr>
      </w:pPr>
      <w:r w:rsidRPr="00DC741E">
        <w:rPr>
          <w:rFonts w:ascii="Arial" w:eastAsia="굴림체" w:hAnsi="Arial" w:cs="Arial"/>
          <w:bCs/>
          <w:kern w:val="0"/>
          <w:sz w:val="22"/>
          <w:rPrChange w:id="1256" w:author="Keis" w:date="2024-09-06T17:31:00Z">
            <w:rPr>
              <w:rFonts w:ascii="Arial" w:eastAsia="굴림체" w:hAnsi="Arial" w:cs="Arial"/>
              <w:bCs/>
              <w:color w:val="FF0000"/>
              <w:kern w:val="0"/>
              <w:sz w:val="22"/>
            </w:rPr>
          </w:rPrChange>
        </w:rPr>
        <w:t>Number of teeth that need implant or denture treatment but are left missing ___________</w:t>
      </w:r>
    </w:p>
    <w:p w14:paraId="3D6DEC97" w14:textId="77777777" w:rsidR="00CC5F09" w:rsidRPr="00DC741E" w:rsidRDefault="004B44E5" w:rsidP="00D12299">
      <w:pPr>
        <w:numPr>
          <w:ilvl w:val="0"/>
          <w:numId w:val="1274"/>
        </w:numPr>
        <w:snapToGrid w:val="0"/>
        <w:spacing w:line="336" w:lineRule="auto"/>
        <w:textAlignment w:val="baseline"/>
        <w:rPr>
          <w:rFonts w:ascii="Arial" w:eastAsia="굴림" w:hAnsi="Arial" w:cs="Arial"/>
          <w:kern w:val="0"/>
          <w:sz w:val="22"/>
          <w:rPrChange w:id="1257" w:author="Keis" w:date="2024-09-06T17:31:00Z">
            <w:rPr>
              <w:rFonts w:ascii="Arial" w:eastAsia="굴림" w:hAnsi="Arial" w:cs="Arial"/>
              <w:color w:val="FF0000"/>
              <w:kern w:val="0"/>
              <w:sz w:val="22"/>
            </w:rPr>
          </w:rPrChange>
        </w:rPr>
      </w:pPr>
      <w:r w:rsidRPr="00DC741E">
        <w:rPr>
          <w:rFonts w:ascii="Arial" w:eastAsia="굴림체" w:hAnsi="Arial" w:cs="Arial"/>
          <w:bCs/>
          <w:kern w:val="0"/>
          <w:sz w:val="22"/>
          <w:rPrChange w:id="1258" w:author="Keis" w:date="2024-09-06T17:31:00Z">
            <w:rPr>
              <w:rFonts w:ascii="Arial" w:eastAsia="굴림체" w:hAnsi="Arial" w:cs="Arial"/>
              <w:bCs/>
              <w:color w:val="FF0000"/>
              <w:kern w:val="0"/>
              <w:sz w:val="22"/>
            </w:rPr>
          </w:rPrChange>
        </w:rPr>
        <w:t>Number of wisdom teeth remaining now</w:t>
      </w:r>
      <w:r w:rsidR="00CC5F09" w:rsidRPr="00DC741E">
        <w:rPr>
          <w:rFonts w:ascii="Arial" w:eastAsia="굴림체" w:hAnsi="Arial" w:cs="Arial"/>
          <w:kern w:val="0"/>
          <w:sz w:val="22"/>
          <w:rPrChange w:id="1259" w:author="Keis" w:date="2024-09-06T17:31:00Z">
            <w:rPr>
              <w:rFonts w:ascii="Arial" w:eastAsia="굴림체" w:hAnsi="Arial" w:cs="Arial"/>
              <w:color w:val="FF0000"/>
              <w:kern w:val="0"/>
              <w:sz w:val="22"/>
            </w:rPr>
          </w:rPrChange>
        </w:rPr>
        <w:t>_________</w:t>
      </w:r>
    </w:p>
    <w:p w14:paraId="3D1A2623" w14:textId="77777777" w:rsidR="00CC5F09" w:rsidRPr="00DC741E" w:rsidRDefault="00CC5F09" w:rsidP="007E38DC">
      <w:pPr>
        <w:spacing w:line="384" w:lineRule="auto"/>
        <w:textAlignment w:val="baseline"/>
        <w:rPr>
          <w:rFonts w:ascii="Arial" w:eastAsia="굴림" w:hAnsi="Arial" w:cs="Arial"/>
          <w:b/>
          <w:bCs/>
          <w:kern w:val="0"/>
          <w:sz w:val="22"/>
          <w:rPrChange w:id="1260" w:author="Keis" w:date="2024-09-06T17:31:00Z">
            <w:rPr>
              <w:rFonts w:ascii="Arial" w:eastAsia="굴림" w:hAnsi="Arial" w:cs="Arial"/>
              <w:b/>
              <w:bCs/>
              <w:color w:val="FF0000"/>
              <w:kern w:val="0"/>
              <w:sz w:val="22"/>
            </w:rPr>
          </w:rPrChange>
        </w:rPr>
      </w:pPr>
    </w:p>
    <w:p w14:paraId="2F35D8EB" w14:textId="77777777" w:rsidR="00CC5F09" w:rsidRPr="00DC741E" w:rsidRDefault="007E38DC" w:rsidP="007E38DC">
      <w:pPr>
        <w:spacing w:line="384" w:lineRule="auto"/>
        <w:textAlignment w:val="baseline"/>
        <w:rPr>
          <w:rFonts w:ascii="Arial" w:eastAsia="굴림" w:hAnsi="Arial" w:cs="Arial"/>
          <w:b/>
          <w:bCs/>
          <w:kern w:val="0"/>
          <w:sz w:val="22"/>
          <w:rPrChange w:id="1261" w:author="Keis" w:date="2024-09-06T17:31:00Z">
            <w:rPr>
              <w:rFonts w:ascii="Arial" w:eastAsia="굴림" w:hAnsi="Arial" w:cs="Arial"/>
              <w:b/>
              <w:bCs/>
              <w:color w:val="FF0000"/>
              <w:kern w:val="0"/>
              <w:sz w:val="22"/>
            </w:rPr>
          </w:rPrChange>
        </w:rPr>
      </w:pPr>
      <w:r w:rsidRPr="00DC741E">
        <w:rPr>
          <w:rFonts w:ascii="Arial" w:eastAsia="굴림체" w:hAnsi="Arial" w:cs="Arial"/>
          <w:b/>
          <w:bCs/>
          <w:kern w:val="0"/>
          <w:sz w:val="22"/>
          <w:rPrChange w:id="1262" w:author="Keis" w:date="2024-09-06T17:31:00Z">
            <w:rPr>
              <w:rFonts w:ascii="Arial" w:eastAsia="굴림체" w:hAnsi="Arial" w:cs="Arial"/>
              <w:b/>
              <w:bCs/>
              <w:color w:val="FF0000"/>
              <w:kern w:val="0"/>
              <w:sz w:val="22"/>
            </w:rPr>
          </w:rPrChange>
        </w:rPr>
        <w:t xml:space="preserve">&lt; </w:t>
      </w:r>
      <w:r w:rsidR="004B44E5" w:rsidRPr="00DC741E">
        <w:rPr>
          <w:rFonts w:ascii="Arial" w:eastAsia="굴림체" w:hAnsi="Arial" w:cs="Arial"/>
          <w:b/>
          <w:bCs/>
          <w:kern w:val="0"/>
          <w:sz w:val="22"/>
          <w:rPrChange w:id="1263" w:author="Keis" w:date="2024-09-06T17:31:00Z">
            <w:rPr>
              <w:rFonts w:ascii="Arial" w:eastAsia="굴림체" w:hAnsi="Arial" w:cs="Arial"/>
              <w:b/>
              <w:bCs/>
              <w:color w:val="FF0000"/>
              <w:kern w:val="0"/>
              <w:sz w:val="22"/>
            </w:rPr>
          </w:rPrChange>
        </w:rPr>
        <w:t>Quality of life related to oral health</w:t>
      </w:r>
      <w:r w:rsidRPr="00DC741E">
        <w:rPr>
          <w:rFonts w:ascii="Arial" w:eastAsia="굴림체" w:hAnsi="Arial" w:cs="Arial"/>
          <w:b/>
          <w:bCs/>
          <w:kern w:val="0"/>
          <w:sz w:val="22"/>
          <w:rPrChange w:id="1264" w:author="Keis" w:date="2024-09-06T17:31:00Z">
            <w:rPr>
              <w:rFonts w:ascii="Arial" w:eastAsia="굴림체" w:hAnsi="Arial" w:cs="Arial"/>
              <w:b/>
              <w:bCs/>
              <w:color w:val="FF0000"/>
              <w:kern w:val="0"/>
              <w:sz w:val="22"/>
            </w:rPr>
          </w:rPrChange>
        </w:rPr>
        <w:t xml:space="preserve"> &gt;</w:t>
      </w:r>
    </w:p>
    <w:p w14:paraId="3FCF7ECC" w14:textId="77777777" w:rsidR="00CC5F09" w:rsidRPr="00DC741E" w:rsidRDefault="00CC5F09" w:rsidP="00CC5F09">
      <w:pPr>
        <w:spacing w:line="384" w:lineRule="auto"/>
        <w:textAlignment w:val="baseline"/>
        <w:rPr>
          <w:rFonts w:ascii="Arial" w:eastAsia="굴림" w:hAnsi="Arial" w:cs="Arial"/>
          <w:kern w:val="0"/>
          <w:sz w:val="22"/>
          <w:rPrChange w:id="126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66" w:author="Keis" w:date="2024-09-06T17:31:00Z">
            <w:rPr>
              <w:rFonts w:ascii="Arial" w:eastAsia="나눔명조" w:hAnsi="Arial" w:cs="Arial"/>
              <w:color w:val="FF0000"/>
              <w:kern w:val="0"/>
              <w:sz w:val="22"/>
            </w:rPr>
          </w:rPrChange>
        </w:rPr>
        <w:t xml:space="preserve">Cadd_07. </w:t>
      </w:r>
      <w:r w:rsidR="00452D55" w:rsidRPr="00DC741E">
        <w:rPr>
          <w:rFonts w:ascii="Arial" w:eastAsia="나눔명조" w:hAnsi="Arial" w:cs="Arial"/>
          <w:kern w:val="0"/>
          <w:sz w:val="22"/>
          <w:rPrChange w:id="1267" w:author="Keis" w:date="2024-09-06T17:31:00Z">
            <w:rPr>
              <w:rFonts w:ascii="Arial" w:eastAsia="나눔명조" w:hAnsi="Arial" w:cs="Arial"/>
              <w:color w:val="FF0000"/>
              <w:kern w:val="0"/>
              <w:sz w:val="22"/>
            </w:rPr>
          </w:rPrChange>
        </w:rPr>
        <w:t>How often did you limit the kinds or amounts of food you eat because of problems with your teeth or dentures?</w:t>
      </w:r>
    </w:p>
    <w:p w14:paraId="16402045" w14:textId="77777777" w:rsidR="00104AAE"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6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69" w:author="Keis" w:date="2024-09-06T17:31:00Z">
            <w:rPr>
              <w:rFonts w:ascii="Arial" w:eastAsia="나눔명조" w:hAnsi="Arial" w:cs="Arial"/>
              <w:color w:val="FF0000"/>
              <w:kern w:val="0"/>
              <w:sz w:val="22"/>
            </w:rPr>
          </w:rPrChange>
        </w:rPr>
        <w:t>Always</w:t>
      </w:r>
    </w:p>
    <w:p w14:paraId="3522A779" w14:textId="77777777" w:rsidR="00104AAE"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70"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71" w:author="Keis" w:date="2024-09-06T17:31:00Z">
            <w:rPr>
              <w:rFonts w:ascii="Arial" w:eastAsia="나눔명조" w:hAnsi="Arial" w:cs="Arial"/>
              <w:color w:val="FF0000"/>
              <w:kern w:val="0"/>
              <w:sz w:val="22"/>
            </w:rPr>
          </w:rPrChange>
        </w:rPr>
        <w:t>Very often</w:t>
      </w:r>
    </w:p>
    <w:p w14:paraId="0D7F8D79" w14:textId="77777777" w:rsidR="00104AAE"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72"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73" w:author="Keis" w:date="2024-09-06T17:31:00Z">
            <w:rPr>
              <w:rFonts w:ascii="Arial" w:eastAsia="나눔명조" w:hAnsi="Arial" w:cs="Arial"/>
              <w:color w:val="FF0000"/>
              <w:kern w:val="0"/>
              <w:sz w:val="22"/>
            </w:rPr>
          </w:rPrChange>
        </w:rPr>
        <w:t>Often</w:t>
      </w:r>
    </w:p>
    <w:p w14:paraId="71631D7E" w14:textId="77777777" w:rsidR="00104AAE"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7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75" w:author="Keis" w:date="2024-09-06T17:31:00Z">
            <w:rPr>
              <w:rFonts w:ascii="Arial" w:eastAsia="나눔명조" w:hAnsi="Arial" w:cs="Arial"/>
              <w:color w:val="FF0000"/>
              <w:kern w:val="0"/>
              <w:sz w:val="22"/>
            </w:rPr>
          </w:rPrChange>
        </w:rPr>
        <w:t>Sometimes</w:t>
      </w:r>
    </w:p>
    <w:p w14:paraId="026F5001" w14:textId="77777777" w:rsidR="00104AAE"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76"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77" w:author="Keis" w:date="2024-09-06T17:31:00Z">
            <w:rPr>
              <w:rFonts w:ascii="Arial" w:eastAsia="나눔명조" w:hAnsi="Arial" w:cs="Arial"/>
              <w:color w:val="FF0000"/>
              <w:kern w:val="0"/>
              <w:sz w:val="22"/>
            </w:rPr>
          </w:rPrChange>
        </w:rPr>
        <w:t>Almost none</w:t>
      </w:r>
    </w:p>
    <w:p w14:paraId="035CF921" w14:textId="77777777" w:rsidR="00CC5F09" w:rsidRPr="00DC741E" w:rsidRDefault="00104AAE" w:rsidP="00D12299">
      <w:pPr>
        <w:pStyle w:val="a6"/>
        <w:numPr>
          <w:ilvl w:val="0"/>
          <w:numId w:val="1275"/>
        </w:numPr>
        <w:spacing w:line="384" w:lineRule="auto"/>
        <w:ind w:leftChars="0"/>
        <w:textAlignment w:val="baseline"/>
        <w:rPr>
          <w:rFonts w:ascii="Arial" w:eastAsia="굴림" w:hAnsi="Arial" w:cs="Arial"/>
          <w:kern w:val="0"/>
          <w:sz w:val="22"/>
          <w:rPrChange w:id="127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79" w:author="Keis" w:date="2024-09-06T17:31:00Z">
            <w:rPr>
              <w:rFonts w:ascii="Arial" w:eastAsia="나눔명조" w:hAnsi="Arial" w:cs="Arial"/>
              <w:color w:val="FF0000"/>
              <w:kern w:val="0"/>
              <w:sz w:val="22"/>
            </w:rPr>
          </w:rPrChange>
        </w:rPr>
        <w:t>None</w:t>
      </w:r>
      <w:r w:rsidR="00CC5F09" w:rsidRPr="00DC741E">
        <w:rPr>
          <w:rFonts w:ascii="Arial" w:eastAsia="나눔명조" w:hAnsi="Arial" w:cs="Arial"/>
          <w:kern w:val="0"/>
          <w:sz w:val="22"/>
          <w:rPrChange w:id="1280" w:author="Keis" w:date="2024-09-06T17:31:00Z">
            <w:rPr>
              <w:rFonts w:ascii="Arial" w:eastAsia="나눔명조" w:hAnsi="Arial" w:cs="Arial"/>
              <w:color w:val="FF0000"/>
              <w:kern w:val="0"/>
              <w:sz w:val="22"/>
            </w:rPr>
          </w:rPrChange>
        </w:rPr>
        <w:t xml:space="preserve"> </w:t>
      </w:r>
    </w:p>
    <w:p w14:paraId="20CE1466" w14:textId="77777777" w:rsidR="00104AAE" w:rsidRPr="00DC741E" w:rsidRDefault="00104AAE" w:rsidP="00104AAE">
      <w:pPr>
        <w:spacing w:line="384" w:lineRule="auto"/>
        <w:textAlignment w:val="baseline"/>
        <w:rPr>
          <w:rFonts w:ascii="Arial" w:eastAsia="굴림" w:hAnsi="Arial" w:cs="Arial"/>
          <w:kern w:val="0"/>
          <w:sz w:val="22"/>
          <w:rPrChange w:id="1281" w:author="Keis" w:date="2024-09-06T17:31:00Z">
            <w:rPr>
              <w:rFonts w:ascii="Arial" w:eastAsia="굴림" w:hAnsi="Arial" w:cs="Arial"/>
              <w:color w:val="FF0000"/>
              <w:kern w:val="0"/>
              <w:sz w:val="22"/>
            </w:rPr>
          </w:rPrChange>
        </w:rPr>
      </w:pPr>
    </w:p>
    <w:p w14:paraId="1CF15A60" w14:textId="77777777" w:rsidR="00452D55" w:rsidRPr="00DC741E" w:rsidRDefault="00CC5F09" w:rsidP="00452D55">
      <w:pPr>
        <w:spacing w:line="384" w:lineRule="auto"/>
        <w:textAlignment w:val="baseline"/>
        <w:rPr>
          <w:rFonts w:ascii="Arial" w:eastAsia="나눔명조" w:hAnsi="Arial" w:cs="Arial"/>
          <w:kern w:val="0"/>
          <w:sz w:val="22"/>
          <w:rPrChange w:id="1282" w:author="Keis" w:date="2024-09-06T17:31:00Z">
            <w:rPr>
              <w:rFonts w:ascii="Arial" w:eastAsia="나눔명조" w:hAnsi="Arial" w:cs="Arial"/>
              <w:color w:val="FF0000"/>
              <w:kern w:val="0"/>
              <w:sz w:val="22"/>
            </w:rPr>
          </w:rPrChange>
        </w:rPr>
      </w:pPr>
      <w:r w:rsidRPr="00DC741E">
        <w:rPr>
          <w:rFonts w:ascii="Arial" w:eastAsia="나눔명조" w:hAnsi="Arial" w:cs="Arial"/>
          <w:kern w:val="0"/>
          <w:sz w:val="22"/>
          <w:rPrChange w:id="1283" w:author="Keis" w:date="2024-09-06T17:31:00Z">
            <w:rPr>
              <w:rFonts w:ascii="Arial" w:eastAsia="나눔명조" w:hAnsi="Arial" w:cs="Arial"/>
              <w:color w:val="FF0000"/>
              <w:kern w:val="0"/>
              <w:sz w:val="22"/>
            </w:rPr>
          </w:rPrChange>
        </w:rPr>
        <w:t xml:space="preserve">Cadd_08. </w:t>
      </w:r>
      <w:r w:rsidR="00452D55" w:rsidRPr="00DC741E">
        <w:rPr>
          <w:rFonts w:ascii="Arial" w:eastAsia="나눔명조" w:hAnsi="Arial" w:cs="Arial"/>
          <w:kern w:val="0"/>
          <w:sz w:val="22"/>
          <w:rPrChange w:id="1284" w:author="Keis" w:date="2024-09-06T17:31:00Z">
            <w:rPr>
              <w:rFonts w:ascii="Arial" w:eastAsia="나눔명조" w:hAnsi="Arial" w:cs="Arial"/>
              <w:color w:val="FF0000"/>
              <w:kern w:val="0"/>
              <w:sz w:val="22"/>
            </w:rPr>
          </w:rPrChange>
        </w:rPr>
        <w:t>How often did you have trouble biting or chewing different kinds of food, such as firm meat or apples?</w:t>
      </w:r>
    </w:p>
    <w:p w14:paraId="7224CA7C" w14:textId="77777777" w:rsidR="00452D55" w:rsidRPr="00DC741E" w:rsidRDefault="00452D55" w:rsidP="00D12299">
      <w:pPr>
        <w:pStyle w:val="a6"/>
        <w:numPr>
          <w:ilvl w:val="0"/>
          <w:numId w:val="1276"/>
        </w:numPr>
        <w:spacing w:line="384" w:lineRule="auto"/>
        <w:ind w:leftChars="0"/>
        <w:textAlignment w:val="baseline"/>
        <w:rPr>
          <w:rFonts w:ascii="Arial" w:eastAsia="굴림" w:hAnsi="Arial" w:cs="Arial"/>
          <w:kern w:val="0"/>
          <w:sz w:val="22"/>
          <w:rPrChange w:id="128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86" w:author="Keis" w:date="2024-09-06T17:31:00Z">
            <w:rPr>
              <w:rFonts w:ascii="Arial" w:eastAsia="나눔명조" w:hAnsi="Arial" w:cs="Arial"/>
              <w:color w:val="FF0000"/>
              <w:kern w:val="0"/>
              <w:sz w:val="22"/>
            </w:rPr>
          </w:rPrChange>
        </w:rPr>
        <w:t>Always</w:t>
      </w:r>
    </w:p>
    <w:p w14:paraId="0878E2AF" w14:textId="77777777" w:rsidR="00104AAE" w:rsidRPr="00DC741E" w:rsidRDefault="00104AAE" w:rsidP="00D12299">
      <w:pPr>
        <w:pStyle w:val="a6"/>
        <w:numPr>
          <w:ilvl w:val="0"/>
          <w:numId w:val="1276"/>
        </w:numPr>
        <w:spacing w:line="384" w:lineRule="auto"/>
        <w:ind w:leftChars="0"/>
        <w:textAlignment w:val="baseline"/>
        <w:rPr>
          <w:rFonts w:ascii="Arial" w:eastAsia="굴림" w:hAnsi="Arial" w:cs="Arial"/>
          <w:kern w:val="0"/>
          <w:sz w:val="22"/>
          <w:rPrChange w:id="128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88" w:author="Keis" w:date="2024-09-06T17:31:00Z">
            <w:rPr>
              <w:rFonts w:ascii="Arial" w:eastAsia="나눔명조" w:hAnsi="Arial" w:cs="Arial"/>
              <w:color w:val="FF0000"/>
              <w:kern w:val="0"/>
              <w:sz w:val="22"/>
            </w:rPr>
          </w:rPrChange>
        </w:rPr>
        <w:t>Very often</w:t>
      </w:r>
    </w:p>
    <w:p w14:paraId="209D1789" w14:textId="77777777" w:rsidR="00104AAE" w:rsidRPr="00DC741E" w:rsidRDefault="00104AAE" w:rsidP="00D12299">
      <w:pPr>
        <w:pStyle w:val="a6"/>
        <w:numPr>
          <w:ilvl w:val="0"/>
          <w:numId w:val="1276"/>
        </w:numPr>
        <w:spacing w:line="384" w:lineRule="auto"/>
        <w:ind w:leftChars="0"/>
        <w:textAlignment w:val="baseline"/>
        <w:rPr>
          <w:rFonts w:ascii="Arial" w:eastAsia="굴림" w:hAnsi="Arial" w:cs="Arial"/>
          <w:kern w:val="0"/>
          <w:sz w:val="22"/>
          <w:rPrChange w:id="128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90" w:author="Keis" w:date="2024-09-06T17:31:00Z">
            <w:rPr>
              <w:rFonts w:ascii="Arial" w:eastAsia="나눔명조" w:hAnsi="Arial" w:cs="Arial"/>
              <w:color w:val="FF0000"/>
              <w:kern w:val="0"/>
              <w:sz w:val="22"/>
            </w:rPr>
          </w:rPrChange>
        </w:rPr>
        <w:t>Often</w:t>
      </w:r>
    </w:p>
    <w:p w14:paraId="459CB2F1" w14:textId="77777777" w:rsidR="00104AAE" w:rsidRPr="00DC741E" w:rsidRDefault="00104AAE" w:rsidP="00D12299">
      <w:pPr>
        <w:pStyle w:val="a6"/>
        <w:numPr>
          <w:ilvl w:val="0"/>
          <w:numId w:val="1276"/>
        </w:numPr>
        <w:spacing w:line="384" w:lineRule="auto"/>
        <w:ind w:leftChars="0"/>
        <w:textAlignment w:val="baseline"/>
        <w:rPr>
          <w:rFonts w:ascii="Arial" w:eastAsia="굴림" w:hAnsi="Arial" w:cs="Arial"/>
          <w:kern w:val="0"/>
          <w:sz w:val="22"/>
          <w:rPrChange w:id="129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92" w:author="Keis" w:date="2024-09-06T17:31:00Z">
            <w:rPr>
              <w:rFonts w:ascii="Arial" w:eastAsia="나눔명조" w:hAnsi="Arial" w:cs="Arial"/>
              <w:color w:val="FF0000"/>
              <w:kern w:val="0"/>
              <w:sz w:val="22"/>
            </w:rPr>
          </w:rPrChange>
        </w:rPr>
        <w:t>Sometimes</w:t>
      </w:r>
    </w:p>
    <w:p w14:paraId="2789AF07" w14:textId="77777777" w:rsidR="00104AAE" w:rsidRPr="00DC741E" w:rsidRDefault="00104AAE" w:rsidP="00D12299">
      <w:pPr>
        <w:pStyle w:val="a6"/>
        <w:numPr>
          <w:ilvl w:val="0"/>
          <w:numId w:val="1276"/>
        </w:numPr>
        <w:spacing w:line="384" w:lineRule="auto"/>
        <w:ind w:leftChars="0"/>
        <w:textAlignment w:val="baseline"/>
        <w:rPr>
          <w:rFonts w:ascii="Arial" w:eastAsia="굴림" w:hAnsi="Arial" w:cs="Arial"/>
          <w:kern w:val="0"/>
          <w:sz w:val="22"/>
          <w:rPrChange w:id="129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94" w:author="Keis" w:date="2024-09-06T17:31:00Z">
            <w:rPr>
              <w:rFonts w:ascii="Arial" w:eastAsia="나눔명조" w:hAnsi="Arial" w:cs="Arial"/>
              <w:color w:val="FF0000"/>
              <w:kern w:val="0"/>
              <w:sz w:val="22"/>
            </w:rPr>
          </w:rPrChange>
        </w:rPr>
        <w:t>Almost none</w:t>
      </w:r>
    </w:p>
    <w:p w14:paraId="680C7376" w14:textId="77777777" w:rsidR="00104AAE" w:rsidRPr="00DC741E" w:rsidRDefault="00104AAE" w:rsidP="00D12299">
      <w:pPr>
        <w:pStyle w:val="a6"/>
        <w:numPr>
          <w:ilvl w:val="0"/>
          <w:numId w:val="1276"/>
        </w:numPr>
        <w:spacing w:line="384" w:lineRule="auto"/>
        <w:ind w:leftChars="0"/>
        <w:textAlignment w:val="baseline"/>
        <w:rPr>
          <w:rFonts w:ascii="Arial" w:eastAsia="굴림" w:hAnsi="Arial" w:cs="Arial"/>
          <w:kern w:val="0"/>
          <w:sz w:val="22"/>
          <w:rPrChange w:id="129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96" w:author="Keis" w:date="2024-09-06T17:31:00Z">
            <w:rPr>
              <w:rFonts w:ascii="Arial" w:eastAsia="나눔명조" w:hAnsi="Arial" w:cs="Arial"/>
              <w:color w:val="FF0000"/>
              <w:kern w:val="0"/>
              <w:sz w:val="22"/>
            </w:rPr>
          </w:rPrChange>
        </w:rPr>
        <w:t xml:space="preserve">None </w:t>
      </w:r>
    </w:p>
    <w:p w14:paraId="40B6607E" w14:textId="77777777" w:rsidR="00CC5F09" w:rsidRPr="00DC741E" w:rsidRDefault="00CC5F09" w:rsidP="00CC5F09">
      <w:pPr>
        <w:spacing w:line="384" w:lineRule="auto"/>
        <w:textAlignment w:val="baseline"/>
        <w:rPr>
          <w:rFonts w:ascii="Arial" w:eastAsia="굴림" w:hAnsi="Arial" w:cs="Arial"/>
          <w:kern w:val="0"/>
          <w:sz w:val="22"/>
          <w:rPrChange w:id="1297" w:author="Keis" w:date="2024-09-06T17:31:00Z">
            <w:rPr>
              <w:rFonts w:ascii="Arial" w:eastAsia="굴림" w:hAnsi="Arial" w:cs="Arial"/>
              <w:color w:val="FF0000"/>
              <w:kern w:val="0"/>
              <w:sz w:val="22"/>
            </w:rPr>
          </w:rPrChange>
        </w:rPr>
      </w:pPr>
    </w:p>
    <w:p w14:paraId="2FA08775" w14:textId="77777777" w:rsidR="00CC5F09" w:rsidRPr="00DC741E" w:rsidRDefault="00CC5F09" w:rsidP="00CC5F09">
      <w:pPr>
        <w:spacing w:line="384" w:lineRule="auto"/>
        <w:textAlignment w:val="baseline"/>
        <w:rPr>
          <w:rFonts w:ascii="Arial" w:eastAsia="굴림" w:hAnsi="Arial" w:cs="Arial"/>
          <w:kern w:val="0"/>
          <w:sz w:val="22"/>
          <w:rPrChange w:id="129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299" w:author="Keis" w:date="2024-09-06T17:31:00Z">
            <w:rPr>
              <w:rFonts w:ascii="Arial" w:eastAsia="나눔명조" w:hAnsi="Arial" w:cs="Arial"/>
              <w:color w:val="FF0000"/>
              <w:kern w:val="0"/>
              <w:sz w:val="22"/>
            </w:rPr>
          </w:rPrChange>
        </w:rPr>
        <w:t xml:space="preserve">Cadd_09. </w:t>
      </w:r>
      <w:r w:rsidR="00452D55" w:rsidRPr="00DC741E">
        <w:rPr>
          <w:rFonts w:ascii="Arial" w:eastAsia="나눔명조" w:hAnsi="Arial" w:cs="Arial"/>
          <w:kern w:val="0"/>
          <w:sz w:val="22"/>
          <w:rPrChange w:id="1300" w:author="Keis" w:date="2024-09-06T17:31:00Z">
            <w:rPr>
              <w:rFonts w:ascii="Arial" w:eastAsia="나눔명조" w:hAnsi="Arial" w:cs="Arial"/>
              <w:color w:val="FF0000"/>
              <w:kern w:val="0"/>
              <w:sz w:val="22"/>
            </w:rPr>
          </w:rPrChange>
        </w:rPr>
        <w:t>How often were you able to swallow comfortably?</w:t>
      </w:r>
    </w:p>
    <w:p w14:paraId="3C796A7F"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0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02" w:author="Keis" w:date="2024-09-06T17:31:00Z">
            <w:rPr>
              <w:rFonts w:ascii="Arial" w:eastAsia="나눔명조" w:hAnsi="Arial" w:cs="Arial"/>
              <w:color w:val="FF0000"/>
              <w:kern w:val="0"/>
              <w:sz w:val="22"/>
            </w:rPr>
          </w:rPrChange>
        </w:rPr>
        <w:t>Always</w:t>
      </w:r>
    </w:p>
    <w:p w14:paraId="18F75F8F"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0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04" w:author="Keis" w:date="2024-09-06T17:31:00Z">
            <w:rPr>
              <w:rFonts w:ascii="Arial" w:eastAsia="나눔명조" w:hAnsi="Arial" w:cs="Arial"/>
              <w:color w:val="FF0000"/>
              <w:kern w:val="0"/>
              <w:sz w:val="22"/>
            </w:rPr>
          </w:rPrChange>
        </w:rPr>
        <w:t>Very often</w:t>
      </w:r>
    </w:p>
    <w:p w14:paraId="6519A71F"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0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06" w:author="Keis" w:date="2024-09-06T17:31:00Z">
            <w:rPr>
              <w:rFonts w:ascii="Arial" w:eastAsia="나눔명조" w:hAnsi="Arial" w:cs="Arial"/>
              <w:color w:val="FF0000"/>
              <w:kern w:val="0"/>
              <w:sz w:val="22"/>
            </w:rPr>
          </w:rPrChange>
        </w:rPr>
        <w:t>Often</w:t>
      </w:r>
    </w:p>
    <w:p w14:paraId="242D369E"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0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08" w:author="Keis" w:date="2024-09-06T17:31:00Z">
            <w:rPr>
              <w:rFonts w:ascii="Arial" w:eastAsia="나눔명조" w:hAnsi="Arial" w:cs="Arial"/>
              <w:color w:val="FF0000"/>
              <w:kern w:val="0"/>
              <w:sz w:val="22"/>
            </w:rPr>
          </w:rPrChange>
        </w:rPr>
        <w:lastRenderedPageBreak/>
        <w:t>Sometimes</w:t>
      </w:r>
    </w:p>
    <w:p w14:paraId="75950384"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0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10" w:author="Keis" w:date="2024-09-06T17:31:00Z">
            <w:rPr>
              <w:rFonts w:ascii="Arial" w:eastAsia="나눔명조" w:hAnsi="Arial" w:cs="Arial"/>
              <w:color w:val="FF0000"/>
              <w:kern w:val="0"/>
              <w:sz w:val="22"/>
            </w:rPr>
          </w:rPrChange>
        </w:rPr>
        <w:t>Almost none</w:t>
      </w:r>
    </w:p>
    <w:p w14:paraId="70B4E107" w14:textId="77777777" w:rsidR="00104AAE" w:rsidRPr="00DC741E" w:rsidRDefault="00104AAE" w:rsidP="00D12299">
      <w:pPr>
        <w:pStyle w:val="a6"/>
        <w:numPr>
          <w:ilvl w:val="0"/>
          <w:numId w:val="1277"/>
        </w:numPr>
        <w:spacing w:line="384" w:lineRule="auto"/>
        <w:ind w:leftChars="0"/>
        <w:textAlignment w:val="baseline"/>
        <w:rPr>
          <w:rFonts w:ascii="Arial" w:eastAsia="굴림" w:hAnsi="Arial" w:cs="Arial"/>
          <w:kern w:val="0"/>
          <w:sz w:val="22"/>
          <w:rPrChange w:id="131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12" w:author="Keis" w:date="2024-09-06T17:31:00Z">
            <w:rPr>
              <w:rFonts w:ascii="Arial" w:eastAsia="나눔명조" w:hAnsi="Arial" w:cs="Arial"/>
              <w:color w:val="FF0000"/>
              <w:kern w:val="0"/>
              <w:sz w:val="22"/>
            </w:rPr>
          </w:rPrChange>
        </w:rPr>
        <w:t xml:space="preserve">None </w:t>
      </w:r>
    </w:p>
    <w:p w14:paraId="6629AFF8" w14:textId="77777777" w:rsidR="00CC5F09" w:rsidRPr="00DC741E" w:rsidRDefault="00CC5F09" w:rsidP="00CC5F09">
      <w:pPr>
        <w:spacing w:line="384" w:lineRule="auto"/>
        <w:textAlignment w:val="baseline"/>
        <w:rPr>
          <w:rFonts w:ascii="Arial" w:eastAsia="굴림" w:hAnsi="Arial" w:cs="Arial"/>
          <w:kern w:val="0"/>
          <w:sz w:val="22"/>
          <w:rPrChange w:id="1313" w:author="Keis" w:date="2024-09-06T17:31:00Z">
            <w:rPr>
              <w:rFonts w:ascii="Arial" w:eastAsia="굴림" w:hAnsi="Arial" w:cs="Arial"/>
              <w:color w:val="FF0000"/>
              <w:kern w:val="0"/>
              <w:sz w:val="22"/>
            </w:rPr>
          </w:rPrChange>
        </w:rPr>
      </w:pPr>
    </w:p>
    <w:p w14:paraId="6850A29F" w14:textId="77777777" w:rsidR="00CC5F09" w:rsidRPr="00DC741E" w:rsidRDefault="00CC5F09" w:rsidP="00CC5F09">
      <w:pPr>
        <w:spacing w:line="384" w:lineRule="auto"/>
        <w:textAlignment w:val="baseline"/>
        <w:rPr>
          <w:rFonts w:ascii="Arial" w:eastAsia="굴림" w:hAnsi="Arial" w:cs="Arial"/>
          <w:kern w:val="0"/>
          <w:sz w:val="22"/>
          <w:rPrChange w:id="131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15"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316" w:author="Keis" w:date="2024-09-06T17:31:00Z">
            <w:rPr>
              <w:rFonts w:ascii="Arial" w:eastAsia="함초롬바탕" w:hAnsi="Arial" w:cs="Arial"/>
              <w:color w:val="FF0000"/>
              <w:kern w:val="0"/>
              <w:sz w:val="22"/>
            </w:rPr>
          </w:rPrChange>
        </w:rPr>
        <w:t>add_10</w:t>
      </w:r>
      <w:r w:rsidRPr="00DC741E">
        <w:rPr>
          <w:rFonts w:ascii="Arial" w:eastAsia="나눔명조" w:hAnsi="Arial" w:cs="Arial"/>
          <w:kern w:val="0"/>
          <w:sz w:val="22"/>
          <w:rPrChange w:id="1317" w:author="Keis" w:date="2024-09-06T17:31:00Z">
            <w:rPr>
              <w:rFonts w:ascii="Arial" w:eastAsia="나눔명조" w:hAnsi="Arial" w:cs="Arial"/>
              <w:color w:val="FF0000"/>
              <w:kern w:val="0"/>
              <w:sz w:val="22"/>
            </w:rPr>
          </w:rPrChange>
        </w:rPr>
        <w:t xml:space="preserve">. </w:t>
      </w:r>
      <w:r w:rsidR="00452D55" w:rsidRPr="00DC741E">
        <w:rPr>
          <w:rFonts w:ascii="Arial" w:eastAsia="나눔명조" w:hAnsi="Arial" w:cs="Arial"/>
          <w:kern w:val="0"/>
          <w:sz w:val="22"/>
          <w:rPrChange w:id="1318" w:author="Keis" w:date="2024-09-06T17:31:00Z">
            <w:rPr>
              <w:rFonts w:ascii="Arial" w:eastAsia="나눔명조" w:hAnsi="Arial" w:cs="Arial"/>
              <w:color w:val="FF0000"/>
              <w:kern w:val="0"/>
              <w:sz w:val="22"/>
            </w:rPr>
          </w:rPrChange>
        </w:rPr>
        <w:t>How often have your teeth or dentures prevented you from speaking the way you want?</w:t>
      </w:r>
    </w:p>
    <w:p w14:paraId="787B8C51"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1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20" w:author="Keis" w:date="2024-09-06T17:31:00Z">
            <w:rPr>
              <w:rFonts w:ascii="Arial" w:eastAsia="나눔명조" w:hAnsi="Arial" w:cs="Arial"/>
              <w:color w:val="FF0000"/>
              <w:kern w:val="0"/>
              <w:sz w:val="22"/>
            </w:rPr>
          </w:rPrChange>
        </w:rPr>
        <w:t>Always</w:t>
      </w:r>
    </w:p>
    <w:p w14:paraId="36C30878"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2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22" w:author="Keis" w:date="2024-09-06T17:31:00Z">
            <w:rPr>
              <w:rFonts w:ascii="Arial" w:eastAsia="나눔명조" w:hAnsi="Arial" w:cs="Arial"/>
              <w:color w:val="FF0000"/>
              <w:kern w:val="0"/>
              <w:sz w:val="22"/>
            </w:rPr>
          </w:rPrChange>
        </w:rPr>
        <w:t>Very often</w:t>
      </w:r>
    </w:p>
    <w:p w14:paraId="7328C5F9"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2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24" w:author="Keis" w:date="2024-09-06T17:31:00Z">
            <w:rPr>
              <w:rFonts w:ascii="Arial" w:eastAsia="나눔명조" w:hAnsi="Arial" w:cs="Arial"/>
              <w:color w:val="FF0000"/>
              <w:kern w:val="0"/>
              <w:sz w:val="22"/>
            </w:rPr>
          </w:rPrChange>
        </w:rPr>
        <w:t>Often</w:t>
      </w:r>
    </w:p>
    <w:p w14:paraId="7E3FCE40"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2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26" w:author="Keis" w:date="2024-09-06T17:31:00Z">
            <w:rPr>
              <w:rFonts w:ascii="Arial" w:eastAsia="나눔명조" w:hAnsi="Arial" w:cs="Arial"/>
              <w:color w:val="FF0000"/>
              <w:kern w:val="0"/>
              <w:sz w:val="22"/>
            </w:rPr>
          </w:rPrChange>
        </w:rPr>
        <w:t>Sometimes</w:t>
      </w:r>
    </w:p>
    <w:p w14:paraId="70D8638F"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2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28" w:author="Keis" w:date="2024-09-06T17:31:00Z">
            <w:rPr>
              <w:rFonts w:ascii="Arial" w:eastAsia="나눔명조" w:hAnsi="Arial" w:cs="Arial"/>
              <w:color w:val="FF0000"/>
              <w:kern w:val="0"/>
              <w:sz w:val="22"/>
            </w:rPr>
          </w:rPrChange>
        </w:rPr>
        <w:t>Almost none</w:t>
      </w:r>
    </w:p>
    <w:p w14:paraId="38705DF6" w14:textId="77777777" w:rsidR="00104AAE" w:rsidRPr="00DC741E" w:rsidRDefault="00104AAE" w:rsidP="00D12299">
      <w:pPr>
        <w:pStyle w:val="a6"/>
        <w:numPr>
          <w:ilvl w:val="0"/>
          <w:numId w:val="1278"/>
        </w:numPr>
        <w:spacing w:line="384" w:lineRule="auto"/>
        <w:ind w:leftChars="0"/>
        <w:textAlignment w:val="baseline"/>
        <w:rPr>
          <w:rFonts w:ascii="Arial" w:eastAsia="굴림" w:hAnsi="Arial" w:cs="Arial"/>
          <w:kern w:val="0"/>
          <w:sz w:val="22"/>
          <w:rPrChange w:id="132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30" w:author="Keis" w:date="2024-09-06T17:31:00Z">
            <w:rPr>
              <w:rFonts w:ascii="Arial" w:eastAsia="나눔명조" w:hAnsi="Arial" w:cs="Arial"/>
              <w:color w:val="FF0000"/>
              <w:kern w:val="0"/>
              <w:sz w:val="22"/>
            </w:rPr>
          </w:rPrChange>
        </w:rPr>
        <w:t xml:space="preserve">None </w:t>
      </w:r>
    </w:p>
    <w:p w14:paraId="49D16754" w14:textId="77777777" w:rsidR="00CC5F09" w:rsidRPr="00DC741E" w:rsidRDefault="00CC5F09" w:rsidP="00CC5F09">
      <w:pPr>
        <w:wordWrap/>
        <w:spacing w:line="312" w:lineRule="auto"/>
        <w:jc w:val="left"/>
        <w:textAlignment w:val="baseline"/>
        <w:rPr>
          <w:rFonts w:ascii="Arial" w:eastAsia="굴림" w:hAnsi="Arial" w:cs="Arial"/>
          <w:kern w:val="0"/>
          <w:sz w:val="22"/>
          <w:rPrChange w:id="1331" w:author="Keis" w:date="2024-09-06T17:31:00Z">
            <w:rPr>
              <w:rFonts w:ascii="Arial" w:eastAsia="굴림" w:hAnsi="Arial" w:cs="Arial"/>
              <w:color w:val="FF0000"/>
              <w:kern w:val="0"/>
              <w:sz w:val="22"/>
            </w:rPr>
          </w:rPrChange>
        </w:rPr>
      </w:pPr>
    </w:p>
    <w:p w14:paraId="0175EDDE" w14:textId="77777777" w:rsidR="00452D55" w:rsidRPr="00DC741E" w:rsidRDefault="00CC5F09" w:rsidP="00452D55">
      <w:pPr>
        <w:spacing w:line="384" w:lineRule="auto"/>
        <w:textAlignment w:val="baseline"/>
        <w:rPr>
          <w:rFonts w:ascii="Arial" w:eastAsia="나눔명조" w:hAnsi="Arial" w:cs="Arial"/>
          <w:kern w:val="0"/>
          <w:sz w:val="22"/>
          <w:rPrChange w:id="1332" w:author="Keis" w:date="2024-09-06T17:31:00Z">
            <w:rPr>
              <w:rFonts w:ascii="Arial" w:eastAsia="나눔명조" w:hAnsi="Arial" w:cs="Arial"/>
              <w:color w:val="FF0000"/>
              <w:kern w:val="0"/>
              <w:sz w:val="22"/>
            </w:rPr>
          </w:rPrChange>
        </w:rPr>
      </w:pPr>
      <w:r w:rsidRPr="00DC741E">
        <w:rPr>
          <w:rFonts w:ascii="Arial" w:eastAsia="나눔명조" w:hAnsi="Arial" w:cs="Arial"/>
          <w:kern w:val="0"/>
          <w:sz w:val="22"/>
          <w:rPrChange w:id="1333"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334" w:author="Keis" w:date="2024-09-06T17:31:00Z">
            <w:rPr>
              <w:rFonts w:ascii="Arial" w:eastAsia="함초롬바탕" w:hAnsi="Arial" w:cs="Arial"/>
              <w:color w:val="FF0000"/>
              <w:kern w:val="0"/>
              <w:sz w:val="22"/>
            </w:rPr>
          </w:rPrChange>
        </w:rPr>
        <w:t>add_11</w:t>
      </w:r>
      <w:r w:rsidRPr="00DC741E">
        <w:rPr>
          <w:rFonts w:ascii="Arial" w:eastAsia="나눔명조" w:hAnsi="Arial" w:cs="Arial"/>
          <w:kern w:val="0"/>
          <w:sz w:val="22"/>
          <w:rPrChange w:id="1335" w:author="Keis" w:date="2024-09-06T17:31:00Z">
            <w:rPr>
              <w:rFonts w:ascii="Arial" w:eastAsia="나눔명조" w:hAnsi="Arial" w:cs="Arial"/>
              <w:color w:val="FF0000"/>
              <w:kern w:val="0"/>
              <w:sz w:val="22"/>
            </w:rPr>
          </w:rPrChange>
        </w:rPr>
        <w:t xml:space="preserve">. </w:t>
      </w:r>
      <w:r w:rsidR="00452D55" w:rsidRPr="00DC741E">
        <w:rPr>
          <w:rFonts w:ascii="Arial" w:eastAsia="나눔명조" w:hAnsi="Arial" w:cs="Arial"/>
          <w:kern w:val="0"/>
          <w:sz w:val="22"/>
          <w:rPrChange w:id="1336" w:author="Keis" w:date="2024-09-06T17:31:00Z">
            <w:rPr>
              <w:rFonts w:ascii="Arial" w:eastAsia="나눔명조" w:hAnsi="Arial" w:cs="Arial"/>
              <w:color w:val="FF0000"/>
              <w:kern w:val="0"/>
              <w:sz w:val="22"/>
            </w:rPr>
          </w:rPrChange>
        </w:rPr>
        <w:t>How often were you able to eat anything without feeling discomfort?</w:t>
      </w:r>
    </w:p>
    <w:p w14:paraId="243303CA" w14:textId="77777777" w:rsidR="00452D55" w:rsidRPr="00DC741E" w:rsidRDefault="00452D55" w:rsidP="00D12299">
      <w:pPr>
        <w:pStyle w:val="a6"/>
        <w:numPr>
          <w:ilvl w:val="0"/>
          <w:numId w:val="1279"/>
        </w:numPr>
        <w:spacing w:line="384" w:lineRule="auto"/>
        <w:ind w:leftChars="0"/>
        <w:textAlignment w:val="baseline"/>
        <w:rPr>
          <w:rFonts w:ascii="Arial" w:eastAsia="굴림" w:hAnsi="Arial" w:cs="Arial"/>
          <w:kern w:val="0"/>
          <w:sz w:val="22"/>
          <w:rPrChange w:id="133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38" w:author="Keis" w:date="2024-09-06T17:31:00Z">
            <w:rPr>
              <w:rFonts w:ascii="Arial" w:eastAsia="나눔명조" w:hAnsi="Arial" w:cs="Arial"/>
              <w:color w:val="FF0000"/>
              <w:kern w:val="0"/>
              <w:sz w:val="22"/>
            </w:rPr>
          </w:rPrChange>
        </w:rPr>
        <w:t>Always</w:t>
      </w:r>
    </w:p>
    <w:p w14:paraId="54252151" w14:textId="77777777" w:rsidR="00104AAE" w:rsidRPr="00DC741E" w:rsidRDefault="00104AAE" w:rsidP="00D12299">
      <w:pPr>
        <w:pStyle w:val="a6"/>
        <w:numPr>
          <w:ilvl w:val="0"/>
          <w:numId w:val="1279"/>
        </w:numPr>
        <w:spacing w:line="384" w:lineRule="auto"/>
        <w:ind w:leftChars="0"/>
        <w:textAlignment w:val="baseline"/>
        <w:rPr>
          <w:rFonts w:ascii="Arial" w:eastAsia="굴림" w:hAnsi="Arial" w:cs="Arial"/>
          <w:kern w:val="0"/>
          <w:sz w:val="22"/>
          <w:rPrChange w:id="133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40" w:author="Keis" w:date="2024-09-06T17:31:00Z">
            <w:rPr>
              <w:rFonts w:ascii="Arial" w:eastAsia="나눔명조" w:hAnsi="Arial" w:cs="Arial"/>
              <w:color w:val="FF0000"/>
              <w:kern w:val="0"/>
              <w:sz w:val="22"/>
            </w:rPr>
          </w:rPrChange>
        </w:rPr>
        <w:t>Very often</w:t>
      </w:r>
    </w:p>
    <w:p w14:paraId="2F7C09F7" w14:textId="77777777" w:rsidR="00104AAE" w:rsidRPr="00DC741E" w:rsidRDefault="00104AAE" w:rsidP="00D12299">
      <w:pPr>
        <w:pStyle w:val="a6"/>
        <w:numPr>
          <w:ilvl w:val="0"/>
          <w:numId w:val="1279"/>
        </w:numPr>
        <w:spacing w:line="384" w:lineRule="auto"/>
        <w:ind w:leftChars="0"/>
        <w:textAlignment w:val="baseline"/>
        <w:rPr>
          <w:rFonts w:ascii="Arial" w:eastAsia="굴림" w:hAnsi="Arial" w:cs="Arial"/>
          <w:kern w:val="0"/>
          <w:sz w:val="22"/>
          <w:rPrChange w:id="134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42" w:author="Keis" w:date="2024-09-06T17:31:00Z">
            <w:rPr>
              <w:rFonts w:ascii="Arial" w:eastAsia="나눔명조" w:hAnsi="Arial" w:cs="Arial"/>
              <w:color w:val="FF0000"/>
              <w:kern w:val="0"/>
              <w:sz w:val="22"/>
            </w:rPr>
          </w:rPrChange>
        </w:rPr>
        <w:t>Often</w:t>
      </w:r>
    </w:p>
    <w:p w14:paraId="44970952" w14:textId="77777777" w:rsidR="00104AAE" w:rsidRPr="00DC741E" w:rsidRDefault="00104AAE" w:rsidP="00D12299">
      <w:pPr>
        <w:pStyle w:val="a6"/>
        <w:numPr>
          <w:ilvl w:val="0"/>
          <w:numId w:val="1279"/>
        </w:numPr>
        <w:spacing w:line="384" w:lineRule="auto"/>
        <w:ind w:leftChars="0"/>
        <w:textAlignment w:val="baseline"/>
        <w:rPr>
          <w:rFonts w:ascii="Arial" w:eastAsia="굴림" w:hAnsi="Arial" w:cs="Arial"/>
          <w:kern w:val="0"/>
          <w:sz w:val="22"/>
          <w:rPrChange w:id="134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44" w:author="Keis" w:date="2024-09-06T17:31:00Z">
            <w:rPr>
              <w:rFonts w:ascii="Arial" w:eastAsia="나눔명조" w:hAnsi="Arial" w:cs="Arial"/>
              <w:color w:val="FF0000"/>
              <w:kern w:val="0"/>
              <w:sz w:val="22"/>
            </w:rPr>
          </w:rPrChange>
        </w:rPr>
        <w:t>Sometimes</w:t>
      </w:r>
    </w:p>
    <w:p w14:paraId="714D584B" w14:textId="77777777" w:rsidR="00104AAE" w:rsidRPr="00DC741E" w:rsidRDefault="00104AAE" w:rsidP="00D12299">
      <w:pPr>
        <w:pStyle w:val="a6"/>
        <w:numPr>
          <w:ilvl w:val="0"/>
          <w:numId w:val="1279"/>
        </w:numPr>
        <w:spacing w:line="384" w:lineRule="auto"/>
        <w:ind w:leftChars="0"/>
        <w:textAlignment w:val="baseline"/>
        <w:rPr>
          <w:rFonts w:ascii="Arial" w:eastAsia="굴림" w:hAnsi="Arial" w:cs="Arial"/>
          <w:kern w:val="0"/>
          <w:sz w:val="22"/>
          <w:rPrChange w:id="134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46" w:author="Keis" w:date="2024-09-06T17:31:00Z">
            <w:rPr>
              <w:rFonts w:ascii="Arial" w:eastAsia="나눔명조" w:hAnsi="Arial" w:cs="Arial"/>
              <w:color w:val="FF0000"/>
              <w:kern w:val="0"/>
              <w:sz w:val="22"/>
            </w:rPr>
          </w:rPrChange>
        </w:rPr>
        <w:t>Almost none</w:t>
      </w:r>
    </w:p>
    <w:p w14:paraId="3F41165B" w14:textId="77777777" w:rsidR="00104AAE" w:rsidRPr="00DC741E" w:rsidRDefault="00104AAE" w:rsidP="00D12299">
      <w:pPr>
        <w:pStyle w:val="a6"/>
        <w:numPr>
          <w:ilvl w:val="0"/>
          <w:numId w:val="1279"/>
        </w:numPr>
        <w:spacing w:line="384" w:lineRule="auto"/>
        <w:ind w:leftChars="0"/>
        <w:textAlignment w:val="baseline"/>
        <w:rPr>
          <w:rFonts w:ascii="Arial" w:eastAsia="굴림" w:hAnsi="Arial" w:cs="Arial"/>
          <w:kern w:val="0"/>
          <w:sz w:val="22"/>
          <w:rPrChange w:id="134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48" w:author="Keis" w:date="2024-09-06T17:31:00Z">
            <w:rPr>
              <w:rFonts w:ascii="Arial" w:eastAsia="나눔명조" w:hAnsi="Arial" w:cs="Arial"/>
              <w:color w:val="FF0000"/>
              <w:kern w:val="0"/>
              <w:sz w:val="22"/>
            </w:rPr>
          </w:rPrChange>
        </w:rPr>
        <w:t xml:space="preserve">None </w:t>
      </w:r>
    </w:p>
    <w:p w14:paraId="3F03641F" w14:textId="77777777" w:rsidR="00CC5F09" w:rsidRPr="00DC741E" w:rsidRDefault="00CC5F09" w:rsidP="00CC5F09">
      <w:pPr>
        <w:spacing w:line="384" w:lineRule="auto"/>
        <w:textAlignment w:val="baseline"/>
        <w:rPr>
          <w:rFonts w:ascii="Arial" w:eastAsia="굴림" w:hAnsi="Arial" w:cs="Arial"/>
          <w:kern w:val="0"/>
          <w:sz w:val="22"/>
          <w:rPrChange w:id="1349" w:author="Keis" w:date="2024-09-06T17:31:00Z">
            <w:rPr>
              <w:rFonts w:ascii="Arial" w:eastAsia="굴림" w:hAnsi="Arial" w:cs="Arial"/>
              <w:color w:val="FF0000"/>
              <w:kern w:val="0"/>
              <w:sz w:val="22"/>
            </w:rPr>
          </w:rPrChange>
        </w:rPr>
      </w:pPr>
    </w:p>
    <w:p w14:paraId="0024C28C" w14:textId="77777777" w:rsidR="00CC5F09" w:rsidRPr="00DC741E" w:rsidRDefault="00CC5F09" w:rsidP="00CC5F09">
      <w:pPr>
        <w:spacing w:line="384" w:lineRule="auto"/>
        <w:textAlignment w:val="baseline"/>
        <w:rPr>
          <w:rFonts w:ascii="Arial" w:eastAsia="굴림" w:hAnsi="Arial" w:cs="Arial"/>
          <w:kern w:val="0"/>
          <w:sz w:val="22"/>
          <w:rPrChange w:id="1350"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51"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352" w:author="Keis" w:date="2024-09-06T17:31:00Z">
            <w:rPr>
              <w:rFonts w:ascii="Arial" w:eastAsia="함초롬바탕" w:hAnsi="Arial" w:cs="Arial"/>
              <w:color w:val="FF0000"/>
              <w:kern w:val="0"/>
              <w:sz w:val="22"/>
            </w:rPr>
          </w:rPrChange>
        </w:rPr>
        <w:t>add_12</w:t>
      </w:r>
      <w:r w:rsidRPr="00DC741E">
        <w:rPr>
          <w:rFonts w:ascii="Arial" w:eastAsia="나눔명조" w:hAnsi="Arial" w:cs="Arial"/>
          <w:kern w:val="0"/>
          <w:sz w:val="22"/>
          <w:rPrChange w:id="1353"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354" w:author="Keis" w:date="2024-09-06T17:31:00Z">
            <w:rPr>
              <w:rFonts w:ascii="Arial" w:eastAsia="나눔명조" w:hAnsi="Arial" w:cs="Arial"/>
              <w:color w:val="FF0000"/>
              <w:kern w:val="0"/>
              <w:sz w:val="22"/>
            </w:rPr>
          </w:rPrChange>
        </w:rPr>
        <w:t>How often did you limit contact with other people because of the condition of your teeth or dentures?</w:t>
      </w:r>
    </w:p>
    <w:p w14:paraId="1D481AB3"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5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56" w:author="Keis" w:date="2024-09-06T17:31:00Z">
            <w:rPr>
              <w:rFonts w:ascii="Arial" w:eastAsia="나눔명조" w:hAnsi="Arial" w:cs="Arial"/>
              <w:color w:val="FF0000"/>
              <w:kern w:val="0"/>
              <w:sz w:val="22"/>
            </w:rPr>
          </w:rPrChange>
        </w:rPr>
        <w:t>Always</w:t>
      </w:r>
    </w:p>
    <w:p w14:paraId="72351473"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5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58" w:author="Keis" w:date="2024-09-06T17:31:00Z">
            <w:rPr>
              <w:rFonts w:ascii="Arial" w:eastAsia="나눔명조" w:hAnsi="Arial" w:cs="Arial"/>
              <w:color w:val="FF0000"/>
              <w:kern w:val="0"/>
              <w:sz w:val="22"/>
            </w:rPr>
          </w:rPrChange>
        </w:rPr>
        <w:t>Very often</w:t>
      </w:r>
    </w:p>
    <w:p w14:paraId="795E7CAE"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5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60" w:author="Keis" w:date="2024-09-06T17:31:00Z">
            <w:rPr>
              <w:rFonts w:ascii="Arial" w:eastAsia="나눔명조" w:hAnsi="Arial" w:cs="Arial"/>
              <w:color w:val="FF0000"/>
              <w:kern w:val="0"/>
              <w:sz w:val="22"/>
            </w:rPr>
          </w:rPrChange>
        </w:rPr>
        <w:t>Often</w:t>
      </w:r>
    </w:p>
    <w:p w14:paraId="38E2179F"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6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62" w:author="Keis" w:date="2024-09-06T17:31:00Z">
            <w:rPr>
              <w:rFonts w:ascii="Arial" w:eastAsia="나눔명조" w:hAnsi="Arial" w:cs="Arial"/>
              <w:color w:val="FF0000"/>
              <w:kern w:val="0"/>
              <w:sz w:val="22"/>
            </w:rPr>
          </w:rPrChange>
        </w:rPr>
        <w:t>Sometimes</w:t>
      </w:r>
    </w:p>
    <w:p w14:paraId="54B104B4"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6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64" w:author="Keis" w:date="2024-09-06T17:31:00Z">
            <w:rPr>
              <w:rFonts w:ascii="Arial" w:eastAsia="나눔명조" w:hAnsi="Arial" w:cs="Arial"/>
              <w:color w:val="FF0000"/>
              <w:kern w:val="0"/>
              <w:sz w:val="22"/>
            </w:rPr>
          </w:rPrChange>
        </w:rPr>
        <w:t>Almost none</w:t>
      </w:r>
    </w:p>
    <w:p w14:paraId="260E5458" w14:textId="77777777" w:rsidR="00104AAE" w:rsidRPr="00DC741E" w:rsidRDefault="00104AAE" w:rsidP="00D12299">
      <w:pPr>
        <w:pStyle w:val="a6"/>
        <w:numPr>
          <w:ilvl w:val="0"/>
          <w:numId w:val="1280"/>
        </w:numPr>
        <w:spacing w:line="384" w:lineRule="auto"/>
        <w:ind w:leftChars="0"/>
        <w:textAlignment w:val="baseline"/>
        <w:rPr>
          <w:rFonts w:ascii="Arial" w:eastAsia="굴림" w:hAnsi="Arial" w:cs="Arial"/>
          <w:kern w:val="0"/>
          <w:sz w:val="22"/>
          <w:rPrChange w:id="136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66" w:author="Keis" w:date="2024-09-06T17:31:00Z">
            <w:rPr>
              <w:rFonts w:ascii="Arial" w:eastAsia="나눔명조" w:hAnsi="Arial" w:cs="Arial"/>
              <w:color w:val="FF0000"/>
              <w:kern w:val="0"/>
              <w:sz w:val="22"/>
            </w:rPr>
          </w:rPrChange>
        </w:rPr>
        <w:t xml:space="preserve">None </w:t>
      </w:r>
    </w:p>
    <w:p w14:paraId="0EC67D7A" w14:textId="77777777" w:rsidR="00CC5F09" w:rsidRPr="00DC741E" w:rsidRDefault="00CC5F09" w:rsidP="00CC5F09">
      <w:pPr>
        <w:spacing w:line="384" w:lineRule="auto"/>
        <w:textAlignment w:val="baseline"/>
        <w:rPr>
          <w:rFonts w:ascii="Arial" w:eastAsia="굴림" w:hAnsi="Arial" w:cs="Arial"/>
          <w:kern w:val="0"/>
          <w:sz w:val="22"/>
          <w:rPrChange w:id="1367" w:author="Keis" w:date="2024-09-06T17:31:00Z">
            <w:rPr>
              <w:rFonts w:ascii="Arial" w:eastAsia="굴림" w:hAnsi="Arial" w:cs="Arial"/>
              <w:color w:val="FF0000"/>
              <w:kern w:val="0"/>
              <w:sz w:val="22"/>
            </w:rPr>
          </w:rPrChange>
        </w:rPr>
      </w:pPr>
    </w:p>
    <w:p w14:paraId="6FC86C10" w14:textId="77777777" w:rsidR="00CC5F09" w:rsidRPr="00DC741E" w:rsidRDefault="00CC5F09" w:rsidP="00CC5F09">
      <w:pPr>
        <w:spacing w:line="384" w:lineRule="auto"/>
        <w:textAlignment w:val="baseline"/>
        <w:rPr>
          <w:rFonts w:ascii="Arial" w:eastAsia="굴림" w:hAnsi="Arial" w:cs="Arial"/>
          <w:kern w:val="0"/>
          <w:sz w:val="22"/>
          <w:rPrChange w:id="136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69"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370" w:author="Keis" w:date="2024-09-06T17:31:00Z">
            <w:rPr>
              <w:rFonts w:ascii="Arial" w:eastAsia="함초롬바탕" w:hAnsi="Arial" w:cs="Arial"/>
              <w:color w:val="FF0000"/>
              <w:kern w:val="0"/>
              <w:sz w:val="22"/>
            </w:rPr>
          </w:rPrChange>
        </w:rPr>
        <w:t>add_13</w:t>
      </w:r>
      <w:r w:rsidRPr="00DC741E">
        <w:rPr>
          <w:rFonts w:ascii="Arial" w:eastAsia="나눔명조" w:hAnsi="Arial" w:cs="Arial"/>
          <w:kern w:val="0"/>
          <w:sz w:val="22"/>
          <w:rPrChange w:id="1371"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372" w:author="Keis" w:date="2024-09-06T17:31:00Z">
            <w:rPr>
              <w:rFonts w:ascii="Arial" w:eastAsia="나눔명조" w:hAnsi="Arial" w:cs="Arial"/>
              <w:color w:val="FF0000"/>
              <w:kern w:val="0"/>
              <w:sz w:val="22"/>
            </w:rPr>
          </w:rPrChange>
        </w:rPr>
        <w:t>How often were you pleased or happy with the looks of your teeth and gums or dentures</w:t>
      </w:r>
      <w:r w:rsidR="00107011" w:rsidRPr="00DC741E">
        <w:rPr>
          <w:rFonts w:ascii="Arial" w:eastAsia="나눔명조" w:hAnsi="Arial" w:cs="Arial"/>
          <w:kern w:val="0"/>
          <w:sz w:val="22"/>
          <w:rPrChange w:id="1373" w:author="Keis" w:date="2024-09-06T17:31:00Z">
            <w:rPr>
              <w:rFonts w:ascii="Arial" w:eastAsia="나눔명조" w:hAnsi="Arial" w:cs="Arial"/>
              <w:color w:val="FF0000"/>
              <w:kern w:val="0"/>
              <w:sz w:val="22"/>
            </w:rPr>
          </w:rPrChange>
        </w:rPr>
        <w:t>?</w:t>
      </w:r>
    </w:p>
    <w:p w14:paraId="76E68B3C"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7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75" w:author="Keis" w:date="2024-09-06T17:31:00Z">
            <w:rPr>
              <w:rFonts w:ascii="Arial" w:eastAsia="나눔명조" w:hAnsi="Arial" w:cs="Arial"/>
              <w:color w:val="FF0000"/>
              <w:kern w:val="0"/>
              <w:sz w:val="22"/>
            </w:rPr>
          </w:rPrChange>
        </w:rPr>
        <w:t>Always</w:t>
      </w:r>
    </w:p>
    <w:p w14:paraId="05786C85"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76"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77" w:author="Keis" w:date="2024-09-06T17:31:00Z">
            <w:rPr>
              <w:rFonts w:ascii="Arial" w:eastAsia="나눔명조" w:hAnsi="Arial" w:cs="Arial"/>
              <w:color w:val="FF0000"/>
              <w:kern w:val="0"/>
              <w:sz w:val="22"/>
            </w:rPr>
          </w:rPrChange>
        </w:rPr>
        <w:t>Very often</w:t>
      </w:r>
    </w:p>
    <w:p w14:paraId="77E7D732"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7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79" w:author="Keis" w:date="2024-09-06T17:31:00Z">
            <w:rPr>
              <w:rFonts w:ascii="Arial" w:eastAsia="나눔명조" w:hAnsi="Arial" w:cs="Arial"/>
              <w:color w:val="FF0000"/>
              <w:kern w:val="0"/>
              <w:sz w:val="22"/>
            </w:rPr>
          </w:rPrChange>
        </w:rPr>
        <w:t>Often</w:t>
      </w:r>
    </w:p>
    <w:p w14:paraId="143791CD"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80"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81" w:author="Keis" w:date="2024-09-06T17:31:00Z">
            <w:rPr>
              <w:rFonts w:ascii="Arial" w:eastAsia="나눔명조" w:hAnsi="Arial" w:cs="Arial"/>
              <w:color w:val="FF0000"/>
              <w:kern w:val="0"/>
              <w:sz w:val="22"/>
            </w:rPr>
          </w:rPrChange>
        </w:rPr>
        <w:t>Sometimes</w:t>
      </w:r>
    </w:p>
    <w:p w14:paraId="32E12A08"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82"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83" w:author="Keis" w:date="2024-09-06T17:31:00Z">
            <w:rPr>
              <w:rFonts w:ascii="Arial" w:eastAsia="나눔명조" w:hAnsi="Arial" w:cs="Arial"/>
              <w:color w:val="FF0000"/>
              <w:kern w:val="0"/>
              <w:sz w:val="22"/>
            </w:rPr>
          </w:rPrChange>
        </w:rPr>
        <w:t>Almost none</w:t>
      </w:r>
    </w:p>
    <w:p w14:paraId="03165678" w14:textId="77777777" w:rsidR="00104AAE" w:rsidRPr="00DC741E" w:rsidRDefault="00104AAE" w:rsidP="00D12299">
      <w:pPr>
        <w:pStyle w:val="a6"/>
        <w:numPr>
          <w:ilvl w:val="0"/>
          <w:numId w:val="1281"/>
        </w:numPr>
        <w:spacing w:line="384" w:lineRule="auto"/>
        <w:ind w:leftChars="0"/>
        <w:textAlignment w:val="baseline"/>
        <w:rPr>
          <w:rFonts w:ascii="Arial" w:eastAsia="굴림" w:hAnsi="Arial" w:cs="Arial"/>
          <w:kern w:val="0"/>
          <w:sz w:val="22"/>
          <w:rPrChange w:id="138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85" w:author="Keis" w:date="2024-09-06T17:31:00Z">
            <w:rPr>
              <w:rFonts w:ascii="Arial" w:eastAsia="나눔명조" w:hAnsi="Arial" w:cs="Arial"/>
              <w:color w:val="FF0000"/>
              <w:kern w:val="0"/>
              <w:sz w:val="22"/>
            </w:rPr>
          </w:rPrChange>
        </w:rPr>
        <w:lastRenderedPageBreak/>
        <w:t xml:space="preserve">None </w:t>
      </w:r>
    </w:p>
    <w:p w14:paraId="0AFFD9BE" w14:textId="77777777" w:rsidR="00CC5F09" w:rsidRPr="00DC741E" w:rsidRDefault="00CC5F09" w:rsidP="00CC5F09">
      <w:pPr>
        <w:spacing w:line="384" w:lineRule="auto"/>
        <w:textAlignment w:val="baseline"/>
        <w:rPr>
          <w:rFonts w:ascii="Arial" w:eastAsia="굴림" w:hAnsi="Arial" w:cs="Arial"/>
          <w:kern w:val="0"/>
          <w:sz w:val="22"/>
          <w:rPrChange w:id="1386" w:author="Keis" w:date="2024-09-06T17:31:00Z">
            <w:rPr>
              <w:rFonts w:ascii="Arial" w:eastAsia="굴림" w:hAnsi="Arial" w:cs="Arial"/>
              <w:color w:val="FF0000"/>
              <w:kern w:val="0"/>
              <w:sz w:val="22"/>
            </w:rPr>
          </w:rPrChange>
        </w:rPr>
      </w:pPr>
    </w:p>
    <w:p w14:paraId="1450FE95" w14:textId="77777777" w:rsidR="00B71DBB" w:rsidRPr="00DC741E" w:rsidRDefault="00B71DBB" w:rsidP="00CC5F09">
      <w:pPr>
        <w:spacing w:line="384" w:lineRule="auto"/>
        <w:textAlignment w:val="baseline"/>
        <w:rPr>
          <w:rFonts w:ascii="Arial" w:eastAsia="굴림" w:hAnsi="Arial" w:cs="Arial"/>
          <w:kern w:val="0"/>
          <w:sz w:val="22"/>
          <w:rPrChange w:id="1387" w:author="Keis" w:date="2024-09-06T17:31:00Z">
            <w:rPr>
              <w:rFonts w:ascii="Arial" w:eastAsia="굴림" w:hAnsi="Arial" w:cs="Arial"/>
              <w:color w:val="FF0000"/>
              <w:kern w:val="0"/>
              <w:sz w:val="22"/>
            </w:rPr>
          </w:rPrChange>
        </w:rPr>
      </w:pPr>
    </w:p>
    <w:p w14:paraId="02435937" w14:textId="77777777" w:rsidR="00CC5F09" w:rsidRPr="00DC741E" w:rsidRDefault="00CC5F09" w:rsidP="00CC5F09">
      <w:pPr>
        <w:spacing w:line="384" w:lineRule="auto"/>
        <w:textAlignment w:val="baseline"/>
        <w:rPr>
          <w:rFonts w:ascii="Arial" w:eastAsia="굴림" w:hAnsi="Arial" w:cs="Arial"/>
          <w:kern w:val="0"/>
          <w:sz w:val="22"/>
          <w:rPrChange w:id="138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89"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390" w:author="Keis" w:date="2024-09-06T17:31:00Z">
            <w:rPr>
              <w:rFonts w:ascii="Arial" w:eastAsia="함초롬바탕" w:hAnsi="Arial" w:cs="Arial"/>
              <w:color w:val="FF0000"/>
              <w:kern w:val="0"/>
              <w:sz w:val="22"/>
            </w:rPr>
          </w:rPrChange>
        </w:rPr>
        <w:t>add_14</w:t>
      </w:r>
      <w:r w:rsidRPr="00DC741E">
        <w:rPr>
          <w:rFonts w:ascii="Arial" w:eastAsia="나눔명조" w:hAnsi="Arial" w:cs="Arial"/>
          <w:kern w:val="0"/>
          <w:sz w:val="22"/>
          <w:rPrChange w:id="1391"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392" w:author="Keis" w:date="2024-09-06T17:31:00Z">
            <w:rPr>
              <w:rFonts w:ascii="Arial" w:eastAsia="나눔명조" w:hAnsi="Arial" w:cs="Arial"/>
              <w:color w:val="FF0000"/>
              <w:kern w:val="0"/>
              <w:sz w:val="22"/>
            </w:rPr>
          </w:rPrChange>
        </w:rPr>
        <w:t>How often did you use medication to relieve pain or discomfort around your mouth</w:t>
      </w:r>
      <w:r w:rsidR="00107011" w:rsidRPr="00DC741E">
        <w:rPr>
          <w:rFonts w:ascii="Arial" w:eastAsia="나눔명조" w:hAnsi="Arial" w:cs="Arial"/>
          <w:kern w:val="0"/>
          <w:sz w:val="22"/>
          <w:rPrChange w:id="1393" w:author="Keis" w:date="2024-09-06T17:31:00Z">
            <w:rPr>
              <w:rFonts w:ascii="Arial" w:eastAsia="나눔명조" w:hAnsi="Arial" w:cs="Arial"/>
              <w:color w:val="FF0000"/>
              <w:kern w:val="0"/>
              <w:sz w:val="22"/>
            </w:rPr>
          </w:rPrChange>
        </w:rPr>
        <w:t>?</w:t>
      </w:r>
    </w:p>
    <w:p w14:paraId="6CC234F5"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39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95" w:author="Keis" w:date="2024-09-06T17:31:00Z">
            <w:rPr>
              <w:rFonts w:ascii="Arial" w:eastAsia="나눔명조" w:hAnsi="Arial" w:cs="Arial"/>
              <w:color w:val="FF0000"/>
              <w:kern w:val="0"/>
              <w:sz w:val="22"/>
            </w:rPr>
          </w:rPrChange>
        </w:rPr>
        <w:t>Always</w:t>
      </w:r>
    </w:p>
    <w:p w14:paraId="7176965F"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396"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97" w:author="Keis" w:date="2024-09-06T17:31:00Z">
            <w:rPr>
              <w:rFonts w:ascii="Arial" w:eastAsia="나눔명조" w:hAnsi="Arial" w:cs="Arial"/>
              <w:color w:val="FF0000"/>
              <w:kern w:val="0"/>
              <w:sz w:val="22"/>
            </w:rPr>
          </w:rPrChange>
        </w:rPr>
        <w:t>Very often</w:t>
      </w:r>
    </w:p>
    <w:p w14:paraId="6D73C14E"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39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399" w:author="Keis" w:date="2024-09-06T17:31:00Z">
            <w:rPr>
              <w:rFonts w:ascii="Arial" w:eastAsia="나눔명조" w:hAnsi="Arial" w:cs="Arial"/>
              <w:color w:val="FF0000"/>
              <w:kern w:val="0"/>
              <w:sz w:val="22"/>
            </w:rPr>
          </w:rPrChange>
        </w:rPr>
        <w:t>Often</w:t>
      </w:r>
    </w:p>
    <w:p w14:paraId="0CCBC4DA"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400"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01" w:author="Keis" w:date="2024-09-06T17:31:00Z">
            <w:rPr>
              <w:rFonts w:ascii="Arial" w:eastAsia="나눔명조" w:hAnsi="Arial" w:cs="Arial"/>
              <w:color w:val="FF0000"/>
              <w:kern w:val="0"/>
              <w:sz w:val="22"/>
            </w:rPr>
          </w:rPrChange>
        </w:rPr>
        <w:t>Sometimes</w:t>
      </w:r>
    </w:p>
    <w:p w14:paraId="004B87E3"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402"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03" w:author="Keis" w:date="2024-09-06T17:31:00Z">
            <w:rPr>
              <w:rFonts w:ascii="Arial" w:eastAsia="나눔명조" w:hAnsi="Arial" w:cs="Arial"/>
              <w:color w:val="FF0000"/>
              <w:kern w:val="0"/>
              <w:sz w:val="22"/>
            </w:rPr>
          </w:rPrChange>
        </w:rPr>
        <w:t>Almost none</w:t>
      </w:r>
    </w:p>
    <w:p w14:paraId="6CA8B4C7" w14:textId="77777777" w:rsidR="00104AAE" w:rsidRPr="00DC741E" w:rsidRDefault="00104AAE" w:rsidP="00D12299">
      <w:pPr>
        <w:pStyle w:val="a6"/>
        <w:numPr>
          <w:ilvl w:val="0"/>
          <w:numId w:val="1282"/>
        </w:numPr>
        <w:spacing w:line="384" w:lineRule="auto"/>
        <w:ind w:leftChars="0"/>
        <w:textAlignment w:val="baseline"/>
        <w:rPr>
          <w:rFonts w:ascii="Arial" w:eastAsia="굴림" w:hAnsi="Arial" w:cs="Arial"/>
          <w:kern w:val="0"/>
          <w:sz w:val="22"/>
          <w:rPrChange w:id="140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05" w:author="Keis" w:date="2024-09-06T17:31:00Z">
            <w:rPr>
              <w:rFonts w:ascii="Arial" w:eastAsia="나눔명조" w:hAnsi="Arial" w:cs="Arial"/>
              <w:color w:val="FF0000"/>
              <w:kern w:val="0"/>
              <w:sz w:val="22"/>
            </w:rPr>
          </w:rPrChange>
        </w:rPr>
        <w:t xml:space="preserve">None </w:t>
      </w:r>
    </w:p>
    <w:p w14:paraId="1F2C21AB" w14:textId="77777777" w:rsidR="00CC5F09" w:rsidRPr="00DC741E" w:rsidRDefault="00CC5F09" w:rsidP="00CC5F09">
      <w:pPr>
        <w:wordWrap/>
        <w:spacing w:line="312" w:lineRule="auto"/>
        <w:jc w:val="left"/>
        <w:textAlignment w:val="baseline"/>
        <w:rPr>
          <w:rFonts w:ascii="Arial" w:eastAsia="굴림" w:hAnsi="Arial" w:cs="Arial"/>
          <w:kern w:val="0"/>
          <w:sz w:val="22"/>
          <w:rPrChange w:id="1406" w:author="Keis" w:date="2024-09-06T17:31:00Z">
            <w:rPr>
              <w:rFonts w:ascii="Arial" w:eastAsia="굴림" w:hAnsi="Arial" w:cs="Arial"/>
              <w:color w:val="FF0000"/>
              <w:kern w:val="0"/>
              <w:sz w:val="22"/>
            </w:rPr>
          </w:rPrChange>
        </w:rPr>
      </w:pPr>
    </w:p>
    <w:p w14:paraId="7B146A38" w14:textId="77777777" w:rsidR="00CC5F09" w:rsidRPr="00DC741E" w:rsidRDefault="00CC5F09" w:rsidP="00CC5F09">
      <w:pPr>
        <w:spacing w:line="384" w:lineRule="auto"/>
        <w:textAlignment w:val="baseline"/>
        <w:rPr>
          <w:rFonts w:ascii="Arial" w:eastAsia="굴림" w:hAnsi="Arial" w:cs="Arial"/>
          <w:kern w:val="0"/>
          <w:sz w:val="22"/>
          <w:rPrChange w:id="140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08"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409" w:author="Keis" w:date="2024-09-06T17:31:00Z">
            <w:rPr>
              <w:rFonts w:ascii="Arial" w:eastAsia="함초롬바탕" w:hAnsi="Arial" w:cs="Arial"/>
              <w:color w:val="FF0000"/>
              <w:kern w:val="0"/>
              <w:sz w:val="22"/>
            </w:rPr>
          </w:rPrChange>
        </w:rPr>
        <w:t>add_15</w:t>
      </w:r>
      <w:r w:rsidRPr="00DC741E">
        <w:rPr>
          <w:rFonts w:ascii="Arial" w:eastAsia="나눔명조" w:hAnsi="Arial" w:cs="Arial"/>
          <w:kern w:val="0"/>
          <w:sz w:val="22"/>
          <w:rPrChange w:id="1410"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411" w:author="Keis" w:date="2024-09-06T17:31:00Z">
            <w:rPr>
              <w:rFonts w:ascii="Arial" w:eastAsia="나눔명조" w:hAnsi="Arial" w:cs="Arial"/>
              <w:color w:val="FF0000"/>
              <w:kern w:val="0"/>
              <w:sz w:val="22"/>
            </w:rPr>
          </w:rPrChange>
        </w:rPr>
        <w:t>How often were you worried or concerned about problems with your teeth, gums or dentures</w:t>
      </w:r>
      <w:r w:rsidR="00107011" w:rsidRPr="00DC741E">
        <w:rPr>
          <w:rFonts w:ascii="Arial" w:eastAsia="나눔명조" w:hAnsi="Arial" w:cs="Arial"/>
          <w:kern w:val="0"/>
          <w:sz w:val="22"/>
          <w:rPrChange w:id="1412" w:author="Keis" w:date="2024-09-06T17:31:00Z">
            <w:rPr>
              <w:rFonts w:ascii="Arial" w:eastAsia="나눔명조" w:hAnsi="Arial" w:cs="Arial"/>
              <w:color w:val="FF0000"/>
              <w:kern w:val="0"/>
              <w:sz w:val="22"/>
            </w:rPr>
          </w:rPrChange>
        </w:rPr>
        <w:t>?</w:t>
      </w:r>
    </w:p>
    <w:p w14:paraId="593BE306"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1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14" w:author="Keis" w:date="2024-09-06T17:31:00Z">
            <w:rPr>
              <w:rFonts w:ascii="Arial" w:eastAsia="나눔명조" w:hAnsi="Arial" w:cs="Arial"/>
              <w:color w:val="FF0000"/>
              <w:kern w:val="0"/>
              <w:sz w:val="22"/>
            </w:rPr>
          </w:rPrChange>
        </w:rPr>
        <w:t>Always</w:t>
      </w:r>
    </w:p>
    <w:p w14:paraId="6981409B"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1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16" w:author="Keis" w:date="2024-09-06T17:31:00Z">
            <w:rPr>
              <w:rFonts w:ascii="Arial" w:eastAsia="나눔명조" w:hAnsi="Arial" w:cs="Arial"/>
              <w:color w:val="FF0000"/>
              <w:kern w:val="0"/>
              <w:sz w:val="22"/>
            </w:rPr>
          </w:rPrChange>
        </w:rPr>
        <w:t>Very often</w:t>
      </w:r>
    </w:p>
    <w:p w14:paraId="1E987BF0"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1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18" w:author="Keis" w:date="2024-09-06T17:31:00Z">
            <w:rPr>
              <w:rFonts w:ascii="Arial" w:eastAsia="나눔명조" w:hAnsi="Arial" w:cs="Arial"/>
              <w:color w:val="FF0000"/>
              <w:kern w:val="0"/>
              <w:sz w:val="22"/>
            </w:rPr>
          </w:rPrChange>
        </w:rPr>
        <w:t>Often</w:t>
      </w:r>
    </w:p>
    <w:p w14:paraId="5AD762CE"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1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20" w:author="Keis" w:date="2024-09-06T17:31:00Z">
            <w:rPr>
              <w:rFonts w:ascii="Arial" w:eastAsia="나눔명조" w:hAnsi="Arial" w:cs="Arial"/>
              <w:color w:val="FF0000"/>
              <w:kern w:val="0"/>
              <w:sz w:val="22"/>
            </w:rPr>
          </w:rPrChange>
        </w:rPr>
        <w:t>Sometimes</w:t>
      </w:r>
    </w:p>
    <w:p w14:paraId="13F650A8"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2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22" w:author="Keis" w:date="2024-09-06T17:31:00Z">
            <w:rPr>
              <w:rFonts w:ascii="Arial" w:eastAsia="나눔명조" w:hAnsi="Arial" w:cs="Arial"/>
              <w:color w:val="FF0000"/>
              <w:kern w:val="0"/>
              <w:sz w:val="22"/>
            </w:rPr>
          </w:rPrChange>
        </w:rPr>
        <w:t>Almost none</w:t>
      </w:r>
    </w:p>
    <w:p w14:paraId="6B80EC02" w14:textId="77777777" w:rsidR="00104AAE" w:rsidRPr="00DC741E" w:rsidRDefault="00104AAE" w:rsidP="00D12299">
      <w:pPr>
        <w:pStyle w:val="a6"/>
        <w:numPr>
          <w:ilvl w:val="0"/>
          <w:numId w:val="1283"/>
        </w:numPr>
        <w:spacing w:line="384" w:lineRule="auto"/>
        <w:ind w:leftChars="0"/>
        <w:textAlignment w:val="baseline"/>
        <w:rPr>
          <w:rFonts w:ascii="Arial" w:eastAsia="굴림" w:hAnsi="Arial" w:cs="Arial"/>
          <w:kern w:val="0"/>
          <w:sz w:val="22"/>
          <w:rPrChange w:id="142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24" w:author="Keis" w:date="2024-09-06T17:31:00Z">
            <w:rPr>
              <w:rFonts w:ascii="Arial" w:eastAsia="나눔명조" w:hAnsi="Arial" w:cs="Arial"/>
              <w:color w:val="FF0000"/>
              <w:kern w:val="0"/>
              <w:sz w:val="22"/>
            </w:rPr>
          </w:rPrChange>
        </w:rPr>
        <w:t xml:space="preserve">None </w:t>
      </w:r>
    </w:p>
    <w:p w14:paraId="4BEB04A8" w14:textId="77777777" w:rsidR="00CC5F09" w:rsidRPr="00DC741E" w:rsidRDefault="00CC5F09" w:rsidP="00CC5F09">
      <w:pPr>
        <w:spacing w:line="384" w:lineRule="auto"/>
        <w:textAlignment w:val="baseline"/>
        <w:rPr>
          <w:rFonts w:ascii="Arial" w:eastAsia="굴림" w:hAnsi="Arial" w:cs="Arial"/>
          <w:kern w:val="0"/>
          <w:sz w:val="22"/>
          <w:rPrChange w:id="1425" w:author="Keis" w:date="2024-09-06T17:31:00Z">
            <w:rPr>
              <w:rFonts w:ascii="Arial" w:eastAsia="굴림" w:hAnsi="Arial" w:cs="Arial"/>
              <w:color w:val="FF0000"/>
              <w:kern w:val="0"/>
              <w:sz w:val="22"/>
            </w:rPr>
          </w:rPrChange>
        </w:rPr>
      </w:pPr>
    </w:p>
    <w:p w14:paraId="121E8BA8" w14:textId="77777777" w:rsidR="00CC5F09" w:rsidRPr="00DC741E" w:rsidRDefault="00CC5F09" w:rsidP="00CC5F09">
      <w:pPr>
        <w:spacing w:line="384" w:lineRule="auto"/>
        <w:textAlignment w:val="baseline"/>
        <w:rPr>
          <w:rFonts w:ascii="Arial" w:eastAsia="굴림" w:hAnsi="Arial" w:cs="Arial"/>
          <w:kern w:val="0"/>
          <w:sz w:val="22"/>
          <w:rPrChange w:id="1426"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27"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428" w:author="Keis" w:date="2024-09-06T17:31:00Z">
            <w:rPr>
              <w:rFonts w:ascii="Arial" w:eastAsia="함초롬바탕" w:hAnsi="Arial" w:cs="Arial"/>
              <w:color w:val="FF0000"/>
              <w:kern w:val="0"/>
              <w:sz w:val="22"/>
            </w:rPr>
          </w:rPrChange>
        </w:rPr>
        <w:t>add_16</w:t>
      </w:r>
      <w:r w:rsidRPr="00DC741E">
        <w:rPr>
          <w:rFonts w:ascii="Arial" w:eastAsia="나눔명조" w:hAnsi="Arial" w:cs="Arial"/>
          <w:kern w:val="0"/>
          <w:sz w:val="22"/>
          <w:rPrChange w:id="1429"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430" w:author="Keis" w:date="2024-09-06T17:31:00Z">
            <w:rPr>
              <w:rFonts w:ascii="Arial" w:eastAsia="나눔명조" w:hAnsi="Arial" w:cs="Arial"/>
              <w:color w:val="FF0000"/>
              <w:kern w:val="0"/>
              <w:sz w:val="22"/>
            </w:rPr>
          </w:rPrChange>
        </w:rPr>
        <w:t>How often did you feel nervous or self- conscious because of problems with teeth, gums or dentures?</w:t>
      </w:r>
    </w:p>
    <w:p w14:paraId="38E071B7"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3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32" w:author="Keis" w:date="2024-09-06T17:31:00Z">
            <w:rPr>
              <w:rFonts w:ascii="Arial" w:eastAsia="나눔명조" w:hAnsi="Arial" w:cs="Arial"/>
              <w:color w:val="FF0000"/>
              <w:kern w:val="0"/>
              <w:sz w:val="22"/>
            </w:rPr>
          </w:rPrChange>
        </w:rPr>
        <w:t>Always</w:t>
      </w:r>
    </w:p>
    <w:p w14:paraId="1577507A"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3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34" w:author="Keis" w:date="2024-09-06T17:31:00Z">
            <w:rPr>
              <w:rFonts w:ascii="Arial" w:eastAsia="나눔명조" w:hAnsi="Arial" w:cs="Arial"/>
              <w:color w:val="FF0000"/>
              <w:kern w:val="0"/>
              <w:sz w:val="22"/>
            </w:rPr>
          </w:rPrChange>
        </w:rPr>
        <w:t>Very often</w:t>
      </w:r>
    </w:p>
    <w:p w14:paraId="1D570761"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3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36" w:author="Keis" w:date="2024-09-06T17:31:00Z">
            <w:rPr>
              <w:rFonts w:ascii="Arial" w:eastAsia="나눔명조" w:hAnsi="Arial" w:cs="Arial"/>
              <w:color w:val="FF0000"/>
              <w:kern w:val="0"/>
              <w:sz w:val="22"/>
            </w:rPr>
          </w:rPrChange>
        </w:rPr>
        <w:t>Often</w:t>
      </w:r>
    </w:p>
    <w:p w14:paraId="2EC2CA6A"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3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38" w:author="Keis" w:date="2024-09-06T17:31:00Z">
            <w:rPr>
              <w:rFonts w:ascii="Arial" w:eastAsia="나눔명조" w:hAnsi="Arial" w:cs="Arial"/>
              <w:color w:val="FF0000"/>
              <w:kern w:val="0"/>
              <w:sz w:val="22"/>
            </w:rPr>
          </w:rPrChange>
        </w:rPr>
        <w:t>Sometimes</w:t>
      </w:r>
    </w:p>
    <w:p w14:paraId="01DC0480"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3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40" w:author="Keis" w:date="2024-09-06T17:31:00Z">
            <w:rPr>
              <w:rFonts w:ascii="Arial" w:eastAsia="나눔명조" w:hAnsi="Arial" w:cs="Arial"/>
              <w:color w:val="FF0000"/>
              <w:kern w:val="0"/>
              <w:sz w:val="22"/>
            </w:rPr>
          </w:rPrChange>
        </w:rPr>
        <w:t>Almost none</w:t>
      </w:r>
    </w:p>
    <w:p w14:paraId="70A55A9E" w14:textId="77777777" w:rsidR="00104AAE" w:rsidRPr="00DC741E" w:rsidRDefault="00104AAE" w:rsidP="00D12299">
      <w:pPr>
        <w:pStyle w:val="a6"/>
        <w:numPr>
          <w:ilvl w:val="0"/>
          <w:numId w:val="1284"/>
        </w:numPr>
        <w:spacing w:line="384" w:lineRule="auto"/>
        <w:ind w:leftChars="0"/>
        <w:textAlignment w:val="baseline"/>
        <w:rPr>
          <w:rFonts w:ascii="Arial" w:eastAsia="굴림" w:hAnsi="Arial" w:cs="Arial"/>
          <w:kern w:val="0"/>
          <w:sz w:val="22"/>
          <w:rPrChange w:id="144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42" w:author="Keis" w:date="2024-09-06T17:31:00Z">
            <w:rPr>
              <w:rFonts w:ascii="Arial" w:eastAsia="나눔명조" w:hAnsi="Arial" w:cs="Arial"/>
              <w:color w:val="FF0000"/>
              <w:kern w:val="0"/>
              <w:sz w:val="22"/>
            </w:rPr>
          </w:rPrChange>
        </w:rPr>
        <w:t xml:space="preserve">None </w:t>
      </w:r>
    </w:p>
    <w:p w14:paraId="1292617B" w14:textId="77777777" w:rsidR="00CC5F09" w:rsidRPr="00DC741E" w:rsidRDefault="00CC5F09" w:rsidP="00CC5F09">
      <w:pPr>
        <w:spacing w:line="384" w:lineRule="auto"/>
        <w:textAlignment w:val="baseline"/>
        <w:rPr>
          <w:rFonts w:ascii="Arial" w:eastAsia="굴림" w:hAnsi="Arial" w:cs="Arial"/>
          <w:kern w:val="0"/>
          <w:sz w:val="22"/>
          <w:rPrChange w:id="1443" w:author="Keis" w:date="2024-09-06T17:31:00Z">
            <w:rPr>
              <w:rFonts w:ascii="Arial" w:eastAsia="굴림" w:hAnsi="Arial" w:cs="Arial"/>
              <w:color w:val="FF0000"/>
              <w:kern w:val="0"/>
              <w:sz w:val="22"/>
            </w:rPr>
          </w:rPrChange>
        </w:rPr>
      </w:pPr>
    </w:p>
    <w:p w14:paraId="14B25C77" w14:textId="77777777" w:rsidR="00CC5F09" w:rsidRPr="00DC741E" w:rsidRDefault="00CC5F09" w:rsidP="00CC5F09">
      <w:pPr>
        <w:spacing w:line="384" w:lineRule="auto"/>
        <w:textAlignment w:val="baseline"/>
        <w:rPr>
          <w:rFonts w:ascii="Arial" w:eastAsia="굴림" w:hAnsi="Arial" w:cs="Arial"/>
          <w:kern w:val="0"/>
          <w:sz w:val="22"/>
          <w:rPrChange w:id="144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45"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446" w:author="Keis" w:date="2024-09-06T17:31:00Z">
            <w:rPr>
              <w:rFonts w:ascii="Arial" w:eastAsia="함초롬바탕" w:hAnsi="Arial" w:cs="Arial"/>
              <w:color w:val="FF0000"/>
              <w:kern w:val="0"/>
              <w:sz w:val="22"/>
            </w:rPr>
          </w:rPrChange>
        </w:rPr>
        <w:t>add_17</w:t>
      </w:r>
      <w:r w:rsidRPr="00DC741E">
        <w:rPr>
          <w:rFonts w:ascii="Arial" w:eastAsia="나눔명조" w:hAnsi="Arial" w:cs="Arial"/>
          <w:kern w:val="0"/>
          <w:sz w:val="22"/>
          <w:rPrChange w:id="1447"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448" w:author="Keis" w:date="2024-09-06T17:31:00Z">
            <w:rPr>
              <w:rFonts w:ascii="Arial" w:eastAsia="나눔명조" w:hAnsi="Arial" w:cs="Arial"/>
              <w:color w:val="FF0000"/>
              <w:kern w:val="0"/>
              <w:sz w:val="22"/>
            </w:rPr>
          </w:rPrChange>
        </w:rPr>
        <w:t>How often did you feel uncomfortable eating in front of other people because of problems with your teeth or dentures?</w:t>
      </w:r>
    </w:p>
    <w:p w14:paraId="1991FE3A"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4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50" w:author="Keis" w:date="2024-09-06T17:31:00Z">
            <w:rPr>
              <w:rFonts w:ascii="Arial" w:eastAsia="나눔명조" w:hAnsi="Arial" w:cs="Arial"/>
              <w:color w:val="FF0000"/>
              <w:kern w:val="0"/>
              <w:sz w:val="22"/>
            </w:rPr>
          </w:rPrChange>
        </w:rPr>
        <w:t>Always</w:t>
      </w:r>
    </w:p>
    <w:p w14:paraId="10D2A501"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51"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52" w:author="Keis" w:date="2024-09-06T17:31:00Z">
            <w:rPr>
              <w:rFonts w:ascii="Arial" w:eastAsia="나눔명조" w:hAnsi="Arial" w:cs="Arial"/>
              <w:color w:val="FF0000"/>
              <w:kern w:val="0"/>
              <w:sz w:val="22"/>
            </w:rPr>
          </w:rPrChange>
        </w:rPr>
        <w:t>Very often</w:t>
      </w:r>
    </w:p>
    <w:p w14:paraId="7C10D819"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53"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54" w:author="Keis" w:date="2024-09-06T17:31:00Z">
            <w:rPr>
              <w:rFonts w:ascii="Arial" w:eastAsia="나눔명조" w:hAnsi="Arial" w:cs="Arial"/>
              <w:color w:val="FF0000"/>
              <w:kern w:val="0"/>
              <w:sz w:val="22"/>
            </w:rPr>
          </w:rPrChange>
        </w:rPr>
        <w:t>Often</w:t>
      </w:r>
    </w:p>
    <w:p w14:paraId="2D3F34E3"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55"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56" w:author="Keis" w:date="2024-09-06T17:31:00Z">
            <w:rPr>
              <w:rFonts w:ascii="Arial" w:eastAsia="나눔명조" w:hAnsi="Arial" w:cs="Arial"/>
              <w:color w:val="FF0000"/>
              <w:kern w:val="0"/>
              <w:sz w:val="22"/>
            </w:rPr>
          </w:rPrChange>
        </w:rPr>
        <w:t>Sometimes</w:t>
      </w:r>
    </w:p>
    <w:p w14:paraId="6CDCC167"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57"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58" w:author="Keis" w:date="2024-09-06T17:31:00Z">
            <w:rPr>
              <w:rFonts w:ascii="Arial" w:eastAsia="나눔명조" w:hAnsi="Arial" w:cs="Arial"/>
              <w:color w:val="FF0000"/>
              <w:kern w:val="0"/>
              <w:sz w:val="22"/>
            </w:rPr>
          </w:rPrChange>
        </w:rPr>
        <w:lastRenderedPageBreak/>
        <w:t>Almost none</w:t>
      </w:r>
    </w:p>
    <w:p w14:paraId="6BF47D8F" w14:textId="77777777" w:rsidR="00104AAE" w:rsidRPr="00DC741E" w:rsidRDefault="00104AAE" w:rsidP="00D12299">
      <w:pPr>
        <w:pStyle w:val="a6"/>
        <w:numPr>
          <w:ilvl w:val="0"/>
          <w:numId w:val="1285"/>
        </w:numPr>
        <w:spacing w:line="384" w:lineRule="auto"/>
        <w:ind w:leftChars="0"/>
        <w:textAlignment w:val="baseline"/>
        <w:rPr>
          <w:rFonts w:ascii="Arial" w:eastAsia="굴림" w:hAnsi="Arial" w:cs="Arial"/>
          <w:kern w:val="0"/>
          <w:sz w:val="22"/>
          <w:rPrChange w:id="1459"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60" w:author="Keis" w:date="2024-09-06T17:31:00Z">
            <w:rPr>
              <w:rFonts w:ascii="Arial" w:eastAsia="나눔명조" w:hAnsi="Arial" w:cs="Arial"/>
              <w:color w:val="FF0000"/>
              <w:kern w:val="0"/>
              <w:sz w:val="22"/>
            </w:rPr>
          </w:rPrChange>
        </w:rPr>
        <w:t xml:space="preserve">None </w:t>
      </w:r>
    </w:p>
    <w:p w14:paraId="1D81BB95" w14:textId="77777777" w:rsidR="00CC5F09" w:rsidRPr="00DC741E" w:rsidRDefault="00CC5F09" w:rsidP="00CC5F09">
      <w:pPr>
        <w:spacing w:line="384" w:lineRule="auto"/>
        <w:textAlignment w:val="baseline"/>
        <w:rPr>
          <w:rFonts w:ascii="Arial" w:eastAsia="굴림" w:hAnsi="Arial" w:cs="Arial"/>
          <w:kern w:val="0"/>
          <w:sz w:val="22"/>
          <w:rPrChange w:id="1461" w:author="Keis" w:date="2024-09-06T17:31:00Z">
            <w:rPr>
              <w:rFonts w:ascii="Arial" w:eastAsia="굴림" w:hAnsi="Arial" w:cs="Arial"/>
              <w:color w:val="FF0000"/>
              <w:kern w:val="0"/>
              <w:sz w:val="22"/>
            </w:rPr>
          </w:rPrChange>
        </w:rPr>
      </w:pPr>
    </w:p>
    <w:p w14:paraId="1505F482" w14:textId="77777777" w:rsidR="00CC5F09" w:rsidRPr="00DC741E" w:rsidRDefault="00CC5F09" w:rsidP="00CC5F09">
      <w:pPr>
        <w:spacing w:line="384" w:lineRule="auto"/>
        <w:textAlignment w:val="baseline"/>
        <w:rPr>
          <w:rFonts w:ascii="Arial" w:eastAsia="굴림" w:hAnsi="Arial" w:cs="Arial"/>
          <w:kern w:val="0"/>
          <w:sz w:val="22"/>
          <w:rPrChange w:id="1462"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63" w:author="Keis" w:date="2024-09-06T17:31:00Z">
            <w:rPr>
              <w:rFonts w:ascii="Arial" w:eastAsia="나눔명조" w:hAnsi="Arial" w:cs="Arial"/>
              <w:color w:val="FF0000"/>
              <w:kern w:val="0"/>
              <w:sz w:val="22"/>
            </w:rPr>
          </w:rPrChange>
        </w:rPr>
        <w:t>C</w:t>
      </w:r>
      <w:r w:rsidRPr="00DC741E">
        <w:rPr>
          <w:rFonts w:ascii="Arial" w:eastAsia="함초롬바탕" w:hAnsi="Arial" w:cs="Arial"/>
          <w:kern w:val="0"/>
          <w:sz w:val="22"/>
          <w:rPrChange w:id="1464" w:author="Keis" w:date="2024-09-06T17:31:00Z">
            <w:rPr>
              <w:rFonts w:ascii="Arial" w:eastAsia="함초롬바탕" w:hAnsi="Arial" w:cs="Arial"/>
              <w:color w:val="FF0000"/>
              <w:kern w:val="0"/>
              <w:sz w:val="22"/>
            </w:rPr>
          </w:rPrChange>
        </w:rPr>
        <w:t>add_18</w:t>
      </w:r>
      <w:r w:rsidRPr="00DC741E">
        <w:rPr>
          <w:rFonts w:ascii="Arial" w:eastAsia="나눔명조" w:hAnsi="Arial" w:cs="Arial"/>
          <w:kern w:val="0"/>
          <w:sz w:val="22"/>
          <w:rPrChange w:id="1465" w:author="Keis" w:date="2024-09-06T17:31:00Z">
            <w:rPr>
              <w:rFonts w:ascii="Arial" w:eastAsia="나눔명조" w:hAnsi="Arial" w:cs="Arial"/>
              <w:color w:val="FF0000"/>
              <w:kern w:val="0"/>
              <w:sz w:val="22"/>
            </w:rPr>
          </w:rPrChange>
        </w:rPr>
        <w:t xml:space="preserve">. </w:t>
      </w:r>
      <w:r w:rsidR="006B3750" w:rsidRPr="00DC741E">
        <w:rPr>
          <w:rFonts w:ascii="Arial" w:eastAsia="나눔명조" w:hAnsi="Arial" w:cs="Arial"/>
          <w:kern w:val="0"/>
          <w:sz w:val="22"/>
          <w:rPrChange w:id="1466" w:author="Keis" w:date="2024-09-06T17:31:00Z">
            <w:rPr>
              <w:rFonts w:ascii="Arial" w:eastAsia="나눔명조" w:hAnsi="Arial" w:cs="Arial"/>
              <w:color w:val="FF0000"/>
              <w:kern w:val="0"/>
              <w:sz w:val="22"/>
            </w:rPr>
          </w:rPrChange>
        </w:rPr>
        <w:t>How often were your teeth or gums sensitive to hot, cold or sweet foods</w:t>
      </w:r>
      <w:r w:rsidR="00107011" w:rsidRPr="00DC741E">
        <w:rPr>
          <w:rFonts w:ascii="Arial" w:eastAsia="나눔명조" w:hAnsi="Arial" w:cs="Arial"/>
          <w:kern w:val="0"/>
          <w:sz w:val="22"/>
          <w:rPrChange w:id="1467" w:author="Keis" w:date="2024-09-06T17:31:00Z">
            <w:rPr>
              <w:rFonts w:ascii="Arial" w:eastAsia="나눔명조" w:hAnsi="Arial" w:cs="Arial"/>
              <w:color w:val="FF0000"/>
              <w:kern w:val="0"/>
              <w:sz w:val="22"/>
            </w:rPr>
          </w:rPrChange>
        </w:rPr>
        <w:t>?</w:t>
      </w:r>
    </w:p>
    <w:p w14:paraId="2081ED9B" w14:textId="77777777" w:rsidR="00104AAE"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6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69" w:author="Keis" w:date="2024-09-06T17:31:00Z">
            <w:rPr>
              <w:rFonts w:ascii="Arial" w:eastAsia="나눔명조" w:hAnsi="Arial" w:cs="Arial"/>
              <w:color w:val="FF0000"/>
              <w:kern w:val="0"/>
              <w:sz w:val="22"/>
            </w:rPr>
          </w:rPrChange>
        </w:rPr>
        <w:t>Always</w:t>
      </w:r>
    </w:p>
    <w:p w14:paraId="338506A3" w14:textId="77777777" w:rsidR="00104AAE"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70"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71" w:author="Keis" w:date="2024-09-06T17:31:00Z">
            <w:rPr>
              <w:rFonts w:ascii="Arial" w:eastAsia="나눔명조" w:hAnsi="Arial" w:cs="Arial"/>
              <w:color w:val="FF0000"/>
              <w:kern w:val="0"/>
              <w:sz w:val="22"/>
            </w:rPr>
          </w:rPrChange>
        </w:rPr>
        <w:t>Very often</w:t>
      </w:r>
    </w:p>
    <w:p w14:paraId="115C5EF4" w14:textId="77777777" w:rsidR="00104AAE"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72"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73" w:author="Keis" w:date="2024-09-06T17:31:00Z">
            <w:rPr>
              <w:rFonts w:ascii="Arial" w:eastAsia="나눔명조" w:hAnsi="Arial" w:cs="Arial"/>
              <w:color w:val="FF0000"/>
              <w:kern w:val="0"/>
              <w:sz w:val="22"/>
            </w:rPr>
          </w:rPrChange>
        </w:rPr>
        <w:t>Often</w:t>
      </w:r>
    </w:p>
    <w:p w14:paraId="1FB371E9" w14:textId="77777777" w:rsidR="00104AAE"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74"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75" w:author="Keis" w:date="2024-09-06T17:31:00Z">
            <w:rPr>
              <w:rFonts w:ascii="Arial" w:eastAsia="나눔명조" w:hAnsi="Arial" w:cs="Arial"/>
              <w:color w:val="FF0000"/>
              <w:kern w:val="0"/>
              <w:sz w:val="22"/>
            </w:rPr>
          </w:rPrChange>
        </w:rPr>
        <w:t>Sometimes</w:t>
      </w:r>
    </w:p>
    <w:p w14:paraId="4225C51F" w14:textId="77777777" w:rsidR="00104AAE"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76"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77" w:author="Keis" w:date="2024-09-06T17:31:00Z">
            <w:rPr>
              <w:rFonts w:ascii="Arial" w:eastAsia="나눔명조" w:hAnsi="Arial" w:cs="Arial"/>
              <w:color w:val="FF0000"/>
              <w:kern w:val="0"/>
              <w:sz w:val="22"/>
            </w:rPr>
          </w:rPrChange>
        </w:rPr>
        <w:t>Almost none</w:t>
      </w:r>
    </w:p>
    <w:p w14:paraId="3E08090F" w14:textId="77777777" w:rsidR="00CC5F09" w:rsidRPr="00DC741E" w:rsidRDefault="00104AAE" w:rsidP="00D12299">
      <w:pPr>
        <w:pStyle w:val="a6"/>
        <w:numPr>
          <w:ilvl w:val="0"/>
          <w:numId w:val="1306"/>
        </w:numPr>
        <w:spacing w:line="384" w:lineRule="auto"/>
        <w:ind w:leftChars="0"/>
        <w:textAlignment w:val="baseline"/>
        <w:rPr>
          <w:rFonts w:ascii="Arial" w:eastAsia="굴림" w:hAnsi="Arial" w:cs="Arial"/>
          <w:kern w:val="0"/>
          <w:sz w:val="22"/>
          <w:rPrChange w:id="1478" w:author="Keis" w:date="2024-09-06T17:31:00Z">
            <w:rPr>
              <w:rFonts w:ascii="Arial" w:eastAsia="굴림" w:hAnsi="Arial" w:cs="Arial"/>
              <w:color w:val="FF0000"/>
              <w:kern w:val="0"/>
              <w:sz w:val="22"/>
            </w:rPr>
          </w:rPrChange>
        </w:rPr>
      </w:pPr>
      <w:r w:rsidRPr="00DC741E">
        <w:rPr>
          <w:rFonts w:ascii="Arial" w:eastAsia="나눔명조" w:hAnsi="Arial" w:cs="Arial"/>
          <w:kern w:val="0"/>
          <w:sz w:val="22"/>
          <w:rPrChange w:id="1479" w:author="Keis" w:date="2024-09-06T17:31:00Z">
            <w:rPr>
              <w:rFonts w:ascii="Arial" w:eastAsia="나눔명조" w:hAnsi="Arial" w:cs="Arial"/>
              <w:color w:val="FF0000"/>
              <w:kern w:val="0"/>
              <w:sz w:val="22"/>
            </w:rPr>
          </w:rPrChange>
        </w:rPr>
        <w:t xml:space="preserve">None </w:t>
      </w:r>
    </w:p>
    <w:p w14:paraId="55505346" w14:textId="77777777" w:rsidR="006E6B90" w:rsidRPr="00DC741E" w:rsidRDefault="006E6B90" w:rsidP="006E6B90">
      <w:pPr>
        <w:wordWrap/>
        <w:spacing w:line="360" w:lineRule="auto"/>
        <w:jc w:val="left"/>
        <w:rPr>
          <w:rFonts w:ascii="Arial" w:eastAsia="굴림" w:hAnsi="Arial" w:cs="Arial"/>
          <w:sz w:val="22"/>
        </w:rPr>
      </w:pPr>
    </w:p>
    <w:p w14:paraId="05978192" w14:textId="77777777" w:rsidR="00840772" w:rsidRPr="001D19F6" w:rsidRDefault="00840772" w:rsidP="006E6B90">
      <w:pPr>
        <w:wordWrap/>
        <w:spacing w:line="360" w:lineRule="auto"/>
        <w:jc w:val="left"/>
        <w:rPr>
          <w:rFonts w:ascii="Arial" w:eastAsia="굴림" w:hAnsi="Arial" w:cs="Arial"/>
          <w:b/>
          <w:sz w:val="22"/>
        </w:rPr>
      </w:pPr>
      <w:r w:rsidRPr="001D19F6">
        <w:rPr>
          <w:rFonts w:ascii="Arial" w:eastAsia="굴림" w:hAnsi="Arial" w:cs="Arial"/>
          <w:b/>
          <w:sz w:val="22"/>
        </w:rPr>
        <w:t>&lt; Pain &gt;</w:t>
      </w:r>
    </w:p>
    <w:p w14:paraId="2052690D"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C096</w:t>
      </w:r>
      <w:r w:rsidR="00F70E73" w:rsidRPr="001D19F6">
        <w:rPr>
          <w:rFonts w:ascii="Arial" w:eastAsia="굴림" w:hAnsi="Arial" w:cs="Arial"/>
          <w:sz w:val="22"/>
        </w:rPr>
        <w:t>. Now</w:t>
      </w:r>
      <w:r w:rsidR="00814E44" w:rsidRPr="001D19F6">
        <w:rPr>
          <w:rFonts w:ascii="Arial" w:eastAsia="굴림" w:hAnsi="Arial" w:cs="Arial"/>
          <w:sz w:val="22"/>
        </w:rPr>
        <w:t xml:space="preserve"> I</w:t>
      </w:r>
      <w:r w:rsidR="006E6B90" w:rsidRPr="001D19F6">
        <w:rPr>
          <w:rFonts w:ascii="Arial" w:eastAsia="굴림" w:hAnsi="Arial" w:cs="Arial"/>
          <w:sz w:val="22"/>
        </w:rPr>
        <w:t xml:space="preserve"> have so</w:t>
      </w:r>
      <w:r w:rsidR="00F70E73" w:rsidRPr="001D19F6">
        <w:rPr>
          <w:rFonts w:ascii="Arial" w:eastAsia="굴림" w:hAnsi="Arial" w:cs="Arial"/>
          <w:sz w:val="22"/>
        </w:rPr>
        <w:t>me questions about body pain. In</w:t>
      </w:r>
      <w:r w:rsidR="006E6B90" w:rsidRPr="001D19F6">
        <w:rPr>
          <w:rFonts w:ascii="Arial" w:eastAsia="굴림" w:hAnsi="Arial" w:cs="Arial"/>
          <w:sz w:val="22"/>
        </w:rPr>
        <w:t xml:space="preserve"> what part of your body do you feel pain? </w:t>
      </w:r>
      <w:r w:rsidR="009F1E16" w:rsidRPr="001D19F6">
        <w:rPr>
          <w:rFonts w:ascii="Arial" w:eastAsia="굴림" w:hAnsi="Arial" w:cs="Arial"/>
          <w:sz w:val="22"/>
        </w:rPr>
        <w:t>Choose</w:t>
      </w:r>
      <w:r w:rsidR="00B318DF" w:rsidRPr="001D19F6">
        <w:rPr>
          <w:rFonts w:ascii="Arial" w:eastAsia="굴림" w:hAnsi="Arial" w:cs="Arial"/>
          <w:sz w:val="22"/>
        </w:rPr>
        <w:t xml:space="preserve"> </w:t>
      </w:r>
      <w:r w:rsidR="006E6B90" w:rsidRPr="001D19F6">
        <w:rPr>
          <w:rFonts w:ascii="Arial" w:eastAsia="굴림" w:hAnsi="Arial" w:cs="Arial"/>
          <w:sz w:val="22"/>
        </w:rPr>
        <w:t xml:space="preserve">all </w:t>
      </w:r>
      <w:r w:rsidR="006B4CB1" w:rsidRPr="001D19F6">
        <w:rPr>
          <w:rFonts w:ascii="Arial" w:eastAsia="굴림" w:hAnsi="Arial" w:cs="Arial"/>
          <w:sz w:val="22"/>
        </w:rPr>
        <w:t>the</w:t>
      </w:r>
      <w:r w:rsidR="00F70E73" w:rsidRPr="001D19F6">
        <w:rPr>
          <w:rFonts w:ascii="Arial" w:eastAsia="굴림" w:hAnsi="Arial" w:cs="Arial"/>
          <w:sz w:val="22"/>
        </w:rPr>
        <w:t xml:space="preserve"> parts in which </w:t>
      </w:r>
      <w:r w:rsidR="006E6B90" w:rsidRPr="001D19F6">
        <w:rPr>
          <w:rFonts w:ascii="Arial" w:eastAsia="굴림" w:hAnsi="Arial" w:cs="Arial"/>
          <w:sz w:val="22"/>
        </w:rPr>
        <w:t>you are currently feeling pain.</w:t>
      </w:r>
      <w:r w:rsidR="00A97744" w:rsidRPr="001D19F6">
        <w:rPr>
          <w:rFonts w:ascii="Arial" w:eastAsia="굴림" w:hAnsi="Arial" w:cs="Arial"/>
          <w:sz w:val="22"/>
        </w:rPr>
        <w:t xml:space="preserve"> (Select multiple responses</w:t>
      </w:r>
      <w:r w:rsidR="00010B42" w:rsidRPr="001D19F6">
        <w:rPr>
          <w:rFonts w:ascii="Arial" w:eastAsia="굴림" w:hAnsi="Arial" w:cs="Arial"/>
          <w:sz w:val="22"/>
        </w:rPr>
        <w:t xml:space="preserve"> </w:t>
      </w:r>
      <w:r w:rsidR="0052190D" w:rsidRPr="001D19F6">
        <w:rPr>
          <w:rFonts w:ascii="Arial" w:eastAsia="굴림" w:hAnsi="Arial" w:cs="Arial"/>
          <w:sz w:val="22"/>
        </w:rPr>
        <w:t>exc</w:t>
      </w:r>
      <w:r w:rsidR="00010B42" w:rsidRPr="001D19F6">
        <w:rPr>
          <w:rFonts w:ascii="Arial" w:eastAsia="굴림" w:hAnsi="Arial" w:cs="Arial"/>
          <w:sz w:val="22"/>
        </w:rPr>
        <w:t>ept 14)</w:t>
      </w:r>
    </w:p>
    <w:p w14:paraId="1494D53E"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Head (Headache) </w:t>
      </w:r>
      <w:r w:rsidR="00010B42" w:rsidRPr="001D19F6">
        <w:rPr>
          <w:rFonts w:ascii="Arial" w:eastAsia="굴림" w:hAnsi="Arial" w:cs="Arial"/>
          <w:sz w:val="22"/>
        </w:rPr>
        <w:tab/>
      </w:r>
      <w:r w:rsidR="005F583E" w:rsidRPr="001D19F6">
        <w:rPr>
          <w:rFonts w:ascii="Arial" w:eastAsia="굴림" w:hAnsi="Arial" w:cs="Arial"/>
          <w:sz w:val="22"/>
        </w:rPr>
        <w:t>→Go to C097</w:t>
      </w:r>
    </w:p>
    <w:p w14:paraId="2CC563DF"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Shoulder </w:t>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C098</w:t>
      </w:r>
    </w:p>
    <w:p w14:paraId="2B952C44"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Arm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C099</w:t>
      </w:r>
    </w:p>
    <w:p w14:paraId="14D006C5"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Wrist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C100</w:t>
      </w:r>
    </w:p>
    <w:p w14:paraId="0BA073C9"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Fingers </w:t>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C101</w:t>
      </w:r>
    </w:p>
    <w:p w14:paraId="25868CAF"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Chest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C102</w:t>
      </w:r>
    </w:p>
    <w:p w14:paraId="35CFE4ED" w14:textId="77777777" w:rsidR="006E6B90" w:rsidRPr="001D19F6" w:rsidRDefault="005F583E"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Stomach (Stomachache)→Go to C103</w:t>
      </w:r>
    </w:p>
    <w:p w14:paraId="038E194A"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Back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C104</w:t>
      </w:r>
    </w:p>
    <w:p w14:paraId="7D6CE067"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Buttocks</w:t>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C105</w:t>
      </w:r>
    </w:p>
    <w:p w14:paraId="54E9DC48"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Leg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C106</w:t>
      </w:r>
    </w:p>
    <w:p w14:paraId="2AB4A294" w14:textId="77777777" w:rsidR="006E6B90" w:rsidRPr="001D19F6" w:rsidRDefault="00F70E73"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Knee</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C107</w:t>
      </w:r>
    </w:p>
    <w:p w14:paraId="6ECDDB3C"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Ankle</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C108</w:t>
      </w:r>
    </w:p>
    <w:p w14:paraId="6A6073F9"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Toes </w:t>
      </w:r>
      <w:r w:rsidR="00010B42" w:rsidRPr="001D19F6">
        <w:rPr>
          <w:rFonts w:ascii="Arial" w:eastAsia="굴림" w:hAnsi="Arial" w:cs="Arial"/>
          <w:sz w:val="22"/>
        </w:rPr>
        <w:tab/>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C109</w:t>
      </w:r>
    </w:p>
    <w:p w14:paraId="114DF5F2" w14:textId="77777777" w:rsidR="006E6B90" w:rsidRPr="001D19F6" w:rsidRDefault="006E6B90" w:rsidP="003E1E49">
      <w:pPr>
        <w:pStyle w:val="a6"/>
        <w:numPr>
          <w:ilvl w:val="0"/>
          <w:numId w:val="33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No pain </w:t>
      </w:r>
      <w:r w:rsidR="00010B42" w:rsidRPr="001D19F6">
        <w:rPr>
          <w:rFonts w:ascii="Arial" w:eastAsia="굴림" w:hAnsi="Arial" w:cs="Arial"/>
          <w:sz w:val="22"/>
        </w:rPr>
        <w:tab/>
      </w:r>
      <w:r w:rsidR="00010B42" w:rsidRPr="001D19F6">
        <w:rPr>
          <w:rFonts w:ascii="Arial" w:eastAsia="굴림" w:hAnsi="Arial" w:cs="Arial"/>
          <w:sz w:val="22"/>
        </w:rPr>
        <w:tab/>
      </w:r>
      <w:r w:rsidR="005F583E" w:rsidRPr="001D19F6">
        <w:rPr>
          <w:rFonts w:ascii="Arial" w:eastAsia="굴림" w:hAnsi="Arial" w:cs="Arial"/>
          <w:sz w:val="22"/>
        </w:rPr>
        <w:t>→Go to C111</w:t>
      </w:r>
    </w:p>
    <w:p w14:paraId="76E0FA43" w14:textId="77777777" w:rsidR="006E6B90" w:rsidRPr="001D19F6" w:rsidRDefault="006E6B90" w:rsidP="006E6B90">
      <w:pPr>
        <w:wordWrap/>
        <w:spacing w:line="360" w:lineRule="auto"/>
        <w:jc w:val="left"/>
        <w:rPr>
          <w:rFonts w:ascii="Arial" w:eastAsia="굴림" w:hAnsi="Arial" w:cs="Arial"/>
          <w:sz w:val="22"/>
        </w:rPr>
      </w:pPr>
    </w:p>
    <w:p w14:paraId="2FEDC2C5"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C097</w:t>
      </w:r>
      <w:r w:rsidR="006E6B90" w:rsidRPr="001D19F6">
        <w:rPr>
          <w:rFonts w:ascii="Arial" w:eastAsia="굴림" w:hAnsi="Arial" w:cs="Arial"/>
          <w:sz w:val="22"/>
        </w:rPr>
        <w:t>. How bad is the headache?</w:t>
      </w:r>
    </w:p>
    <w:p w14:paraId="4F55BEBB" w14:textId="77777777" w:rsidR="006E6B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w:t>
      </w:r>
      <w:r w:rsidR="006E6B90" w:rsidRPr="001D19F6">
        <w:rPr>
          <w:rFonts w:ascii="Arial" w:eastAsia="굴림" w:hAnsi="Arial" w:cs="Arial"/>
          <w:sz w:val="22"/>
        </w:rPr>
        <w:t>Mild</w:t>
      </w:r>
    </w:p>
    <w:p w14:paraId="2782EA7F" w14:textId="77777777" w:rsidR="006E6B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w:t>
      </w:r>
      <w:r w:rsidR="006E6B90" w:rsidRPr="001D19F6">
        <w:rPr>
          <w:rFonts w:ascii="Arial" w:eastAsia="굴림" w:hAnsi="Arial" w:cs="Arial"/>
          <w:sz w:val="22"/>
        </w:rPr>
        <w:t>Moderate</w:t>
      </w:r>
    </w:p>
    <w:p w14:paraId="646AC674" w14:textId="77777777" w:rsidR="006E6B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6E6B90" w:rsidRPr="001D19F6">
        <w:rPr>
          <w:rFonts w:ascii="Arial" w:eastAsia="굴림" w:hAnsi="Arial" w:cs="Arial"/>
          <w:sz w:val="22"/>
        </w:rPr>
        <w:t>Severe</w:t>
      </w:r>
    </w:p>
    <w:p w14:paraId="6F4C3272" w14:textId="77777777" w:rsidR="006E6B90" w:rsidRPr="001D19F6" w:rsidRDefault="006E6B90" w:rsidP="006E6B90">
      <w:pPr>
        <w:wordWrap/>
        <w:spacing w:line="360" w:lineRule="auto"/>
        <w:jc w:val="left"/>
        <w:rPr>
          <w:rFonts w:ascii="Arial" w:eastAsia="굴림" w:hAnsi="Arial" w:cs="Arial"/>
          <w:sz w:val="22"/>
        </w:rPr>
      </w:pPr>
    </w:p>
    <w:p w14:paraId="5938253E"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C098</w:t>
      </w:r>
      <w:r w:rsidR="006E6B90" w:rsidRPr="001D19F6">
        <w:rPr>
          <w:rFonts w:ascii="Arial" w:eastAsia="굴림" w:hAnsi="Arial" w:cs="Arial"/>
          <w:sz w:val="22"/>
        </w:rPr>
        <w:t>. How bad is the shoulder pain?</w:t>
      </w:r>
    </w:p>
    <w:p w14:paraId="59F98FAB"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56096C49"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Moderate</w:t>
      </w:r>
    </w:p>
    <w:p w14:paraId="428C0C34"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11BCFF02" w14:textId="77777777" w:rsidR="006E6B90" w:rsidRPr="001D19F6" w:rsidRDefault="006E6B90" w:rsidP="006E6B90">
      <w:pPr>
        <w:wordWrap/>
        <w:spacing w:line="360" w:lineRule="auto"/>
        <w:jc w:val="left"/>
        <w:rPr>
          <w:rFonts w:ascii="Arial" w:eastAsia="굴림" w:hAnsi="Arial" w:cs="Arial"/>
          <w:sz w:val="22"/>
        </w:rPr>
      </w:pPr>
    </w:p>
    <w:p w14:paraId="1A8FBA95"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C099</w:t>
      </w:r>
      <w:r w:rsidR="006E6B90" w:rsidRPr="001D19F6">
        <w:rPr>
          <w:rFonts w:ascii="Arial" w:eastAsia="굴림" w:hAnsi="Arial" w:cs="Arial"/>
          <w:sz w:val="22"/>
        </w:rPr>
        <w:t>. How bad is the arm pain?</w:t>
      </w:r>
    </w:p>
    <w:p w14:paraId="16F5AB37"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69B62296"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0B59CAE2"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0EC8F348" w14:textId="77777777" w:rsidR="006E6B90" w:rsidRPr="001D19F6" w:rsidRDefault="006E6B90" w:rsidP="006E6B90">
      <w:pPr>
        <w:wordWrap/>
        <w:spacing w:line="360" w:lineRule="auto"/>
        <w:jc w:val="left"/>
        <w:rPr>
          <w:rFonts w:ascii="Arial" w:eastAsia="굴림" w:hAnsi="Arial" w:cs="Arial"/>
          <w:sz w:val="22"/>
        </w:rPr>
      </w:pPr>
    </w:p>
    <w:p w14:paraId="4E29C6F4"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C100</w:t>
      </w:r>
      <w:r w:rsidR="006E6B90" w:rsidRPr="001D19F6">
        <w:rPr>
          <w:rFonts w:ascii="Arial" w:eastAsia="굴림" w:hAnsi="Arial" w:cs="Arial"/>
          <w:sz w:val="22"/>
        </w:rPr>
        <w:t>. How bad is the wrist pain?</w:t>
      </w:r>
    </w:p>
    <w:p w14:paraId="33C26884"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44305CAE"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0E60590E"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21451966" w14:textId="77777777" w:rsidR="006E6B90" w:rsidRPr="001D19F6" w:rsidRDefault="006E6B90" w:rsidP="006E6B90">
      <w:pPr>
        <w:wordWrap/>
        <w:spacing w:line="360" w:lineRule="auto"/>
        <w:jc w:val="left"/>
        <w:rPr>
          <w:rFonts w:ascii="Arial" w:eastAsia="굴림" w:hAnsi="Arial" w:cs="Arial"/>
          <w:sz w:val="22"/>
        </w:rPr>
      </w:pPr>
    </w:p>
    <w:p w14:paraId="72EC1114"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C101</w:t>
      </w:r>
      <w:r w:rsidR="006E6B90" w:rsidRPr="001D19F6">
        <w:rPr>
          <w:rFonts w:ascii="Arial" w:eastAsia="굴림" w:hAnsi="Arial" w:cs="Arial"/>
          <w:sz w:val="22"/>
        </w:rPr>
        <w:t>. How bad is the finger pain?</w:t>
      </w:r>
    </w:p>
    <w:p w14:paraId="655820DA"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00F13D51"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41C9F20A"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7B574A83" w14:textId="77777777" w:rsidR="006E6B90" w:rsidRPr="001D19F6" w:rsidRDefault="006E6B90" w:rsidP="006E6B90">
      <w:pPr>
        <w:wordWrap/>
        <w:spacing w:line="360" w:lineRule="auto"/>
        <w:jc w:val="left"/>
        <w:rPr>
          <w:rFonts w:ascii="Arial" w:eastAsia="굴림" w:hAnsi="Arial" w:cs="Arial"/>
          <w:sz w:val="22"/>
        </w:rPr>
      </w:pPr>
    </w:p>
    <w:p w14:paraId="5ED289EF"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C102</w:t>
      </w:r>
      <w:r w:rsidR="006E6B90" w:rsidRPr="001D19F6">
        <w:rPr>
          <w:rFonts w:ascii="Arial" w:eastAsia="굴림" w:hAnsi="Arial" w:cs="Arial"/>
          <w:sz w:val="22"/>
        </w:rPr>
        <w:t>. How bad is the chest pain?</w:t>
      </w:r>
    </w:p>
    <w:p w14:paraId="4E0289E3"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5270B12A"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48498115"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46E9E0E3" w14:textId="77777777" w:rsidR="006E6B90" w:rsidRPr="001D19F6" w:rsidRDefault="006E6B90" w:rsidP="006E6B90">
      <w:pPr>
        <w:wordWrap/>
        <w:spacing w:line="360" w:lineRule="auto"/>
        <w:jc w:val="left"/>
        <w:rPr>
          <w:rFonts w:ascii="Arial" w:eastAsia="굴림" w:hAnsi="Arial" w:cs="Arial"/>
          <w:sz w:val="22"/>
        </w:rPr>
      </w:pPr>
    </w:p>
    <w:p w14:paraId="156551A3"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C103</w:t>
      </w:r>
      <w:r w:rsidR="006E6B90" w:rsidRPr="001D19F6">
        <w:rPr>
          <w:rFonts w:ascii="Arial" w:eastAsia="굴림" w:hAnsi="Arial" w:cs="Arial"/>
          <w:sz w:val="22"/>
        </w:rPr>
        <w:t>. How bad is the stomachache?</w:t>
      </w:r>
    </w:p>
    <w:p w14:paraId="6AF9A6A4"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067AC5E9"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2F073783"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42E97B73" w14:textId="77777777" w:rsidR="006E6B90" w:rsidRPr="001D19F6" w:rsidRDefault="006E6B90" w:rsidP="006E6B90">
      <w:pPr>
        <w:wordWrap/>
        <w:spacing w:line="360" w:lineRule="auto"/>
        <w:jc w:val="left"/>
        <w:rPr>
          <w:rFonts w:ascii="Arial" w:eastAsia="굴림" w:hAnsi="Arial" w:cs="Arial"/>
          <w:sz w:val="22"/>
        </w:rPr>
      </w:pPr>
    </w:p>
    <w:p w14:paraId="1231C2F9"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C104</w:t>
      </w:r>
      <w:r w:rsidR="006E6B90" w:rsidRPr="001D19F6">
        <w:rPr>
          <w:rFonts w:ascii="Arial" w:eastAsia="굴림" w:hAnsi="Arial" w:cs="Arial"/>
          <w:sz w:val="22"/>
        </w:rPr>
        <w:t>. How bad is the back pain?</w:t>
      </w:r>
    </w:p>
    <w:p w14:paraId="1A1175EB"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2AE57956"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406C9E3A"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21FEE393" w14:textId="77777777" w:rsidR="006E6B90" w:rsidRPr="001D19F6" w:rsidRDefault="006E6B90" w:rsidP="006E6B90">
      <w:pPr>
        <w:wordWrap/>
        <w:spacing w:line="360" w:lineRule="auto"/>
        <w:jc w:val="left"/>
        <w:rPr>
          <w:rFonts w:ascii="Arial" w:eastAsia="굴림" w:hAnsi="Arial" w:cs="Arial"/>
          <w:sz w:val="22"/>
        </w:rPr>
      </w:pPr>
    </w:p>
    <w:p w14:paraId="4A6D4356"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C105</w:t>
      </w:r>
      <w:r w:rsidR="006E6B90" w:rsidRPr="001D19F6">
        <w:rPr>
          <w:rFonts w:ascii="Arial" w:eastAsia="굴림" w:hAnsi="Arial" w:cs="Arial"/>
          <w:sz w:val="22"/>
        </w:rPr>
        <w:t>. How bad is the buttocks pain?</w:t>
      </w:r>
    </w:p>
    <w:p w14:paraId="5CBD1847"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5D59340F"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Moderate</w:t>
      </w:r>
    </w:p>
    <w:p w14:paraId="422EFC3D"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1F8F935E" w14:textId="77777777" w:rsidR="006E6B90" w:rsidRPr="001D19F6" w:rsidRDefault="006E6B90" w:rsidP="006E6B90">
      <w:pPr>
        <w:wordWrap/>
        <w:spacing w:line="360" w:lineRule="auto"/>
        <w:jc w:val="left"/>
        <w:rPr>
          <w:rFonts w:ascii="Arial" w:eastAsia="굴림" w:hAnsi="Arial" w:cs="Arial"/>
          <w:sz w:val="22"/>
        </w:rPr>
      </w:pPr>
    </w:p>
    <w:p w14:paraId="62154381"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C106</w:t>
      </w:r>
      <w:r w:rsidR="006E6B90" w:rsidRPr="001D19F6">
        <w:rPr>
          <w:rFonts w:ascii="Arial" w:eastAsia="굴림" w:hAnsi="Arial" w:cs="Arial"/>
          <w:sz w:val="22"/>
        </w:rPr>
        <w:t>. How bad is the leg pain?</w:t>
      </w:r>
    </w:p>
    <w:p w14:paraId="64CB9B34"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720E16F1"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219321D3"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24856250" w14:textId="77777777" w:rsidR="006E6B90" w:rsidRPr="001D19F6" w:rsidRDefault="006E6B90" w:rsidP="006E6B90">
      <w:pPr>
        <w:wordWrap/>
        <w:spacing w:line="360" w:lineRule="auto"/>
        <w:jc w:val="left"/>
        <w:rPr>
          <w:rFonts w:ascii="Arial" w:eastAsia="굴림" w:hAnsi="Arial" w:cs="Arial"/>
          <w:sz w:val="22"/>
        </w:rPr>
      </w:pPr>
    </w:p>
    <w:p w14:paraId="2C19558E"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C107</w:t>
      </w:r>
      <w:r w:rsidR="006E6B90" w:rsidRPr="001D19F6">
        <w:rPr>
          <w:rFonts w:ascii="Arial" w:eastAsia="굴림" w:hAnsi="Arial" w:cs="Arial"/>
          <w:sz w:val="22"/>
        </w:rPr>
        <w:t>. How bad is the knee pain?</w:t>
      </w:r>
    </w:p>
    <w:p w14:paraId="62F3EECB"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431CC327"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41778E1A"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22935A9B" w14:textId="77777777" w:rsidR="006E6B90" w:rsidRPr="001D19F6" w:rsidRDefault="006E6B90" w:rsidP="006E6B90">
      <w:pPr>
        <w:wordWrap/>
        <w:spacing w:line="360" w:lineRule="auto"/>
        <w:jc w:val="left"/>
        <w:rPr>
          <w:rFonts w:ascii="Arial" w:eastAsia="굴림" w:hAnsi="Arial" w:cs="Arial"/>
          <w:sz w:val="22"/>
        </w:rPr>
      </w:pPr>
    </w:p>
    <w:p w14:paraId="0A07BA03"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C108</w:t>
      </w:r>
      <w:r w:rsidR="006E6B90" w:rsidRPr="001D19F6">
        <w:rPr>
          <w:rFonts w:ascii="Arial" w:eastAsia="굴림" w:hAnsi="Arial" w:cs="Arial"/>
          <w:sz w:val="22"/>
        </w:rPr>
        <w:t>. How bad is the ankle pain?</w:t>
      </w:r>
    </w:p>
    <w:p w14:paraId="6577C66D"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3F042C6C"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1E29097F"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275E13F2" w14:textId="77777777" w:rsidR="006E6B90" w:rsidRPr="001D19F6" w:rsidRDefault="006E6B90" w:rsidP="006E6B90">
      <w:pPr>
        <w:wordWrap/>
        <w:spacing w:line="360" w:lineRule="auto"/>
        <w:jc w:val="left"/>
        <w:rPr>
          <w:rFonts w:ascii="Arial" w:eastAsia="굴림" w:hAnsi="Arial" w:cs="Arial"/>
          <w:sz w:val="22"/>
        </w:rPr>
      </w:pPr>
    </w:p>
    <w:p w14:paraId="5F2FF757"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C109</w:t>
      </w:r>
      <w:r w:rsidR="006E6B90" w:rsidRPr="001D19F6">
        <w:rPr>
          <w:rFonts w:ascii="Arial" w:eastAsia="굴림" w:hAnsi="Arial" w:cs="Arial"/>
          <w:sz w:val="22"/>
        </w:rPr>
        <w:t>. How bad is the toe pain?</w:t>
      </w:r>
    </w:p>
    <w:p w14:paraId="4E30A8EF"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Mild</w:t>
      </w:r>
    </w:p>
    <w:p w14:paraId="3BCDBAFB" w14:textId="77777777" w:rsidR="00583D90" w:rsidRPr="001D19F6" w:rsidRDefault="00583D90" w:rsidP="00583D90">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Moderate</w:t>
      </w:r>
    </w:p>
    <w:p w14:paraId="5E8B0713" w14:textId="77777777" w:rsidR="00583D90" w:rsidRPr="001D19F6" w:rsidRDefault="00583D90" w:rsidP="004A2233">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Severe</w:t>
      </w:r>
    </w:p>
    <w:p w14:paraId="169B4038" w14:textId="77777777" w:rsidR="006E6B90" w:rsidRPr="001D19F6" w:rsidRDefault="006E6B90" w:rsidP="004A2233">
      <w:pPr>
        <w:wordWrap/>
        <w:spacing w:line="360" w:lineRule="auto"/>
        <w:jc w:val="left"/>
        <w:rPr>
          <w:rFonts w:ascii="Arial" w:eastAsia="굴림" w:hAnsi="Arial" w:cs="Arial"/>
          <w:sz w:val="22"/>
        </w:rPr>
      </w:pPr>
    </w:p>
    <w:p w14:paraId="5CFB4F6D" w14:textId="77777777" w:rsidR="006E6B90" w:rsidRPr="001D19F6" w:rsidRDefault="005F583E" w:rsidP="004A2233">
      <w:pPr>
        <w:wordWrap/>
        <w:spacing w:line="360" w:lineRule="auto"/>
        <w:jc w:val="left"/>
        <w:rPr>
          <w:rFonts w:ascii="Arial" w:eastAsia="굴림" w:hAnsi="Arial" w:cs="Arial"/>
          <w:sz w:val="22"/>
        </w:rPr>
      </w:pPr>
      <w:r w:rsidRPr="001D19F6">
        <w:rPr>
          <w:rFonts w:ascii="Arial" w:eastAsia="굴림" w:hAnsi="Arial" w:cs="Arial"/>
          <w:sz w:val="22"/>
        </w:rPr>
        <w:t>C110</w:t>
      </w:r>
      <w:r w:rsidR="006E6B90" w:rsidRPr="001D19F6">
        <w:rPr>
          <w:rFonts w:ascii="Arial" w:eastAsia="굴림" w:hAnsi="Arial" w:cs="Arial"/>
          <w:sz w:val="22"/>
        </w:rPr>
        <w:t>. Does the pain make it difficult for you to do daily activities?</w:t>
      </w:r>
    </w:p>
    <w:p w14:paraId="3022F372" w14:textId="77777777" w:rsidR="00583D90" w:rsidRPr="001D19F6" w:rsidRDefault="00583D90" w:rsidP="003E1E49">
      <w:pPr>
        <w:pStyle w:val="a6"/>
        <w:numPr>
          <w:ilvl w:val="0"/>
          <w:numId w:val="33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7E23701" w14:textId="77777777" w:rsidR="006E6B90" w:rsidRPr="001D19F6" w:rsidRDefault="006E6B90" w:rsidP="004A2233">
      <w:pPr>
        <w:wordWrap/>
        <w:spacing w:line="360" w:lineRule="auto"/>
        <w:jc w:val="left"/>
        <w:rPr>
          <w:rFonts w:ascii="Arial" w:eastAsia="굴림" w:hAnsi="Arial" w:cs="Arial"/>
          <w:sz w:val="22"/>
        </w:rPr>
      </w:pPr>
    </w:p>
    <w:p w14:paraId="4C64EBFE" w14:textId="77777777" w:rsidR="006E6B90" w:rsidRPr="001D19F6" w:rsidRDefault="005F583E" w:rsidP="004A2233">
      <w:pPr>
        <w:wordWrap/>
        <w:spacing w:line="360" w:lineRule="auto"/>
        <w:jc w:val="left"/>
        <w:rPr>
          <w:rFonts w:ascii="Arial" w:eastAsia="굴림" w:hAnsi="Arial" w:cs="Arial"/>
          <w:sz w:val="22"/>
        </w:rPr>
      </w:pPr>
      <w:r w:rsidRPr="001D19F6">
        <w:rPr>
          <w:rFonts w:ascii="Arial" w:eastAsia="굴림" w:hAnsi="Arial" w:cs="Arial"/>
          <w:sz w:val="22"/>
        </w:rPr>
        <w:t>C111</w:t>
      </w:r>
      <w:r w:rsidR="006E6B90" w:rsidRPr="001D19F6">
        <w:rPr>
          <w:rFonts w:ascii="Arial" w:eastAsia="굴림" w:hAnsi="Arial" w:cs="Arial"/>
          <w:sz w:val="22"/>
        </w:rPr>
        <w:t xml:space="preserve">. </w:t>
      </w:r>
      <w:r w:rsidR="00F70E73" w:rsidRPr="001D19F6">
        <w:rPr>
          <w:rFonts w:ascii="Arial" w:eastAsia="굴림" w:hAnsi="Arial" w:cs="Arial"/>
          <w:sz w:val="22"/>
        </w:rPr>
        <w:t xml:space="preserve">Do you have any </w:t>
      </w:r>
      <w:r w:rsidR="004B59CC" w:rsidRPr="001D19F6">
        <w:rPr>
          <w:rFonts w:ascii="Arial" w:eastAsia="굴림" w:hAnsi="Arial" w:cs="Arial"/>
          <w:sz w:val="22"/>
        </w:rPr>
        <w:t xml:space="preserve">other </w:t>
      </w:r>
      <w:r w:rsidR="00F70E73" w:rsidRPr="001D19F6">
        <w:rPr>
          <w:rFonts w:ascii="Arial" w:eastAsia="굴림" w:hAnsi="Arial" w:cs="Arial"/>
          <w:sz w:val="22"/>
        </w:rPr>
        <w:t>disease or health problem</w:t>
      </w:r>
      <w:r w:rsidR="00FF7F8A" w:rsidRPr="001D19F6">
        <w:rPr>
          <w:rFonts w:ascii="Arial" w:eastAsia="굴림" w:hAnsi="Arial" w:cs="Arial"/>
          <w:sz w:val="22"/>
        </w:rPr>
        <w:t xml:space="preserve"> we have not talked about so far</w:t>
      </w:r>
      <w:r w:rsidR="004B59CC" w:rsidRPr="001D19F6">
        <w:rPr>
          <w:rFonts w:ascii="Arial" w:eastAsia="굴림" w:hAnsi="Arial" w:cs="Arial"/>
          <w:sz w:val="22"/>
        </w:rPr>
        <w:t>?</w:t>
      </w:r>
    </w:p>
    <w:p w14:paraId="56BE45D1" w14:textId="77777777" w:rsidR="006B4CB1" w:rsidRPr="001D19F6" w:rsidRDefault="006B4CB1" w:rsidP="003E1E49">
      <w:pPr>
        <w:pStyle w:val="a6"/>
        <w:numPr>
          <w:ilvl w:val="0"/>
          <w:numId w:val="33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5F583E" w:rsidRPr="001D19F6">
        <w:rPr>
          <w:rFonts w:ascii="Arial" w:eastAsia="굴림" w:hAnsi="Arial" w:cs="Arial"/>
          <w:sz w:val="22"/>
        </w:rPr>
        <w:t>→Go to C113</w:t>
      </w:r>
    </w:p>
    <w:p w14:paraId="5C8934E5" w14:textId="77777777" w:rsidR="006B4CB1" w:rsidRPr="001D19F6" w:rsidRDefault="006B4CB1" w:rsidP="004A2233">
      <w:pPr>
        <w:wordWrap/>
        <w:spacing w:line="360" w:lineRule="auto"/>
        <w:jc w:val="left"/>
        <w:rPr>
          <w:rFonts w:ascii="Arial" w:eastAsia="굴림" w:hAnsi="Arial" w:cs="Arial"/>
          <w:sz w:val="22"/>
        </w:rPr>
      </w:pPr>
    </w:p>
    <w:p w14:paraId="16BF2A75" w14:textId="77777777" w:rsidR="006B4CB1" w:rsidRPr="001D19F6" w:rsidRDefault="005F583E" w:rsidP="00022952">
      <w:pPr>
        <w:wordWrap/>
        <w:spacing w:line="360" w:lineRule="auto"/>
        <w:jc w:val="left"/>
        <w:rPr>
          <w:rFonts w:ascii="Arial" w:eastAsia="굴림" w:hAnsi="Arial" w:cs="Arial"/>
          <w:sz w:val="22"/>
        </w:rPr>
      </w:pPr>
      <w:r w:rsidRPr="001D19F6">
        <w:rPr>
          <w:rFonts w:ascii="Arial" w:eastAsia="굴림" w:hAnsi="Arial" w:cs="Arial"/>
          <w:sz w:val="22"/>
        </w:rPr>
        <w:t>C112</w:t>
      </w:r>
      <w:r w:rsidR="006E6B90" w:rsidRPr="001D19F6">
        <w:rPr>
          <w:rFonts w:ascii="Arial" w:eastAsia="굴림" w:hAnsi="Arial" w:cs="Arial"/>
          <w:sz w:val="22"/>
        </w:rPr>
        <w:t>. What is that</w:t>
      </w:r>
      <w:r w:rsidR="004B59CC" w:rsidRPr="001D19F6">
        <w:rPr>
          <w:rFonts w:ascii="Arial" w:eastAsia="굴림" w:hAnsi="Arial" w:cs="Arial"/>
          <w:sz w:val="22"/>
        </w:rPr>
        <w:t xml:space="preserve"> disease or health problem</w:t>
      </w:r>
      <w:r w:rsidR="006E6B90" w:rsidRPr="001D19F6">
        <w:rPr>
          <w:rFonts w:ascii="Arial" w:eastAsia="굴림" w:hAnsi="Arial" w:cs="Arial"/>
          <w:sz w:val="22"/>
        </w:rPr>
        <w:t>?</w:t>
      </w:r>
    </w:p>
    <w:p w14:paraId="3ECC883F" w14:textId="77777777" w:rsidR="006E6B90" w:rsidRPr="001D19F6" w:rsidRDefault="006B4CB1" w:rsidP="004A2233">
      <w:pPr>
        <w:wordWrap/>
        <w:spacing w:line="360" w:lineRule="auto"/>
        <w:ind w:firstLine="800"/>
        <w:jc w:val="left"/>
        <w:rPr>
          <w:rFonts w:ascii="Arial" w:eastAsia="굴림" w:hAnsi="Arial" w:cs="Arial"/>
          <w:sz w:val="22"/>
        </w:rPr>
      </w:pPr>
      <w:r w:rsidRPr="001D19F6">
        <w:rPr>
          <w:rFonts w:ascii="Arial" w:eastAsia="굴림" w:hAnsi="Arial" w:cs="Arial"/>
          <w:kern w:val="0"/>
          <w:sz w:val="22"/>
        </w:rPr>
        <w:t>_______________________________</w:t>
      </w:r>
    </w:p>
    <w:p w14:paraId="4793A623" w14:textId="77777777" w:rsidR="005F583E" w:rsidRPr="001D19F6" w:rsidRDefault="005F583E" w:rsidP="004A2233">
      <w:pPr>
        <w:widowControl/>
        <w:wordWrap/>
        <w:autoSpaceDE/>
        <w:autoSpaceDN/>
        <w:spacing w:line="360" w:lineRule="auto"/>
        <w:jc w:val="left"/>
        <w:rPr>
          <w:rFonts w:ascii="Arial" w:eastAsia="굴림" w:hAnsi="Arial" w:cs="Arial"/>
          <w:sz w:val="22"/>
        </w:rPr>
      </w:pPr>
    </w:p>
    <w:p w14:paraId="065970F9" w14:textId="77777777" w:rsidR="00CD66D5" w:rsidRPr="001D19F6" w:rsidRDefault="005F583E" w:rsidP="004A2233">
      <w:pPr>
        <w:widowControl/>
        <w:wordWrap/>
        <w:autoSpaceDE/>
        <w:autoSpaceDN/>
        <w:spacing w:line="360" w:lineRule="auto"/>
        <w:jc w:val="left"/>
        <w:rPr>
          <w:rFonts w:ascii="Arial" w:eastAsia="굴림" w:hAnsi="Arial" w:cs="Arial"/>
          <w:b/>
          <w:sz w:val="22"/>
        </w:rPr>
      </w:pPr>
      <w:r w:rsidRPr="001D19F6">
        <w:rPr>
          <w:rFonts w:ascii="Arial" w:eastAsia="굴림" w:hAnsi="Arial" w:cs="Arial"/>
          <w:b/>
          <w:sz w:val="22"/>
        </w:rPr>
        <w:t>&lt; Others &gt;</w:t>
      </w:r>
    </w:p>
    <w:p w14:paraId="304FB548" w14:textId="77777777" w:rsidR="006E6B90" w:rsidRPr="001D19F6" w:rsidRDefault="005F583E" w:rsidP="004A2233">
      <w:pPr>
        <w:wordWrap/>
        <w:spacing w:line="360" w:lineRule="auto"/>
        <w:jc w:val="left"/>
        <w:rPr>
          <w:rFonts w:ascii="Arial" w:eastAsia="굴림" w:hAnsi="Arial" w:cs="Arial"/>
          <w:sz w:val="22"/>
        </w:rPr>
      </w:pPr>
      <w:r w:rsidRPr="001D19F6">
        <w:rPr>
          <w:rFonts w:ascii="Arial" w:eastAsia="굴림" w:hAnsi="Arial" w:cs="Arial"/>
          <w:sz w:val="22"/>
        </w:rPr>
        <w:t>C113</w:t>
      </w:r>
      <w:r w:rsidR="006E6B90" w:rsidRPr="001D19F6">
        <w:rPr>
          <w:rFonts w:ascii="Arial" w:eastAsia="굴림" w:hAnsi="Arial" w:cs="Arial"/>
          <w:sz w:val="22"/>
        </w:rPr>
        <w:t xml:space="preserve">. </w:t>
      </w:r>
      <w:r w:rsidR="004B59CC" w:rsidRPr="001D19F6">
        <w:rPr>
          <w:rFonts w:ascii="Arial" w:eastAsia="굴림" w:hAnsi="Arial" w:cs="Arial"/>
          <w:sz w:val="22"/>
        </w:rPr>
        <w:t xml:space="preserve">How </w:t>
      </w:r>
      <w:r w:rsidR="006E6B90" w:rsidRPr="001D19F6">
        <w:rPr>
          <w:rFonts w:ascii="Arial" w:eastAsia="굴림" w:hAnsi="Arial" w:cs="Arial"/>
          <w:sz w:val="22"/>
        </w:rPr>
        <w:t>much do you weigh?</w:t>
      </w:r>
      <w:r w:rsidR="00E26031" w:rsidRPr="001D19F6">
        <w:rPr>
          <w:rFonts w:ascii="Arial" w:eastAsia="굴림" w:hAnsi="Arial" w:cs="Arial"/>
          <w:sz w:val="22"/>
        </w:rPr>
        <w:t xml:space="preserve"> (unit: K</w:t>
      </w:r>
      <w:r w:rsidR="00980810" w:rsidRPr="001D19F6">
        <w:rPr>
          <w:rFonts w:ascii="Arial" w:eastAsia="굴림" w:hAnsi="Arial" w:cs="Arial"/>
          <w:sz w:val="22"/>
        </w:rPr>
        <w:t>ilogram</w:t>
      </w:r>
      <w:r w:rsidR="00E26031" w:rsidRPr="001D19F6">
        <w:rPr>
          <w:rFonts w:ascii="Arial" w:eastAsia="굴림" w:hAnsi="Arial" w:cs="Arial"/>
          <w:sz w:val="22"/>
        </w:rPr>
        <w:t>)</w:t>
      </w:r>
    </w:p>
    <w:p w14:paraId="7CEA672A" w14:textId="77777777" w:rsidR="006E6B90" w:rsidRPr="001D19F6" w:rsidRDefault="006B4CB1" w:rsidP="004A2233">
      <w:pPr>
        <w:wordWrap/>
        <w:spacing w:line="360" w:lineRule="auto"/>
        <w:ind w:firstLine="800"/>
        <w:jc w:val="left"/>
        <w:rPr>
          <w:rFonts w:ascii="Arial" w:eastAsia="굴림" w:hAnsi="Arial" w:cs="Arial"/>
          <w:sz w:val="22"/>
        </w:rPr>
      </w:pPr>
      <w:r w:rsidRPr="001D19F6">
        <w:rPr>
          <w:rFonts w:ascii="Arial" w:eastAsia="굴림" w:hAnsi="Arial" w:cs="Arial"/>
          <w:kern w:val="0"/>
          <w:sz w:val="22"/>
        </w:rPr>
        <w:t>_______________________________</w:t>
      </w:r>
      <w:r w:rsidR="00482A07" w:rsidRPr="001D19F6">
        <w:rPr>
          <w:rFonts w:ascii="Arial" w:eastAsia="굴림" w:hAnsi="Arial" w:cs="Arial"/>
          <w:kern w:val="0"/>
          <w:sz w:val="22"/>
        </w:rPr>
        <w:t xml:space="preserve"> </w:t>
      </w:r>
      <w:r w:rsidR="006E6B90" w:rsidRPr="001D19F6">
        <w:rPr>
          <w:rFonts w:ascii="Arial" w:eastAsia="굴림" w:hAnsi="Arial" w:cs="Arial"/>
          <w:sz w:val="22"/>
        </w:rPr>
        <w:t>kilograms [</w:t>
      </w:r>
      <w:r w:rsidR="003608C0" w:rsidRPr="001D19F6">
        <w:rPr>
          <w:rFonts w:ascii="Arial" w:eastAsia="굴림" w:hAnsi="Arial" w:cs="Arial"/>
          <w:sz w:val="22"/>
        </w:rPr>
        <w:t xml:space="preserve">Range: </w:t>
      </w:r>
      <w:r w:rsidR="006E6B90" w:rsidRPr="001D19F6">
        <w:rPr>
          <w:rFonts w:ascii="Arial" w:eastAsia="굴림" w:hAnsi="Arial" w:cs="Arial"/>
          <w:sz w:val="22"/>
        </w:rPr>
        <w:t>30~200]</w:t>
      </w:r>
    </w:p>
    <w:p w14:paraId="4784B88F" w14:textId="77777777" w:rsidR="006E6B90" w:rsidRPr="001D19F6" w:rsidRDefault="006E6B90" w:rsidP="004A2233">
      <w:pPr>
        <w:wordWrap/>
        <w:spacing w:line="360" w:lineRule="auto"/>
        <w:jc w:val="left"/>
        <w:rPr>
          <w:rFonts w:ascii="Arial" w:eastAsia="굴림" w:hAnsi="Arial" w:cs="Arial"/>
          <w:sz w:val="22"/>
        </w:rPr>
      </w:pPr>
    </w:p>
    <w:p w14:paraId="49A91AFE" w14:textId="77777777" w:rsidR="006E6B90" w:rsidRPr="001D19F6" w:rsidRDefault="005F583E" w:rsidP="004A2233">
      <w:pPr>
        <w:wordWrap/>
        <w:spacing w:line="360" w:lineRule="auto"/>
        <w:jc w:val="left"/>
        <w:rPr>
          <w:rFonts w:ascii="Arial" w:eastAsia="굴림" w:hAnsi="Arial" w:cs="Arial"/>
          <w:sz w:val="22"/>
        </w:rPr>
      </w:pPr>
      <w:r w:rsidRPr="001D19F6">
        <w:rPr>
          <w:rFonts w:ascii="Arial" w:eastAsia="굴림" w:hAnsi="Arial" w:cs="Arial"/>
          <w:sz w:val="22"/>
        </w:rPr>
        <w:lastRenderedPageBreak/>
        <w:t>C114</w:t>
      </w:r>
      <w:r w:rsidR="006E6B90" w:rsidRPr="001D19F6">
        <w:rPr>
          <w:rFonts w:ascii="Arial" w:eastAsia="굴림" w:hAnsi="Arial" w:cs="Arial"/>
          <w:sz w:val="22"/>
        </w:rPr>
        <w:t xml:space="preserve">. </w:t>
      </w:r>
      <w:r w:rsidR="00FF7F8A" w:rsidRPr="001D19F6">
        <w:rPr>
          <w:rFonts w:ascii="Arial" w:eastAsia="굴림" w:hAnsi="Arial" w:cs="Arial"/>
          <w:sz w:val="22"/>
        </w:rPr>
        <w:t>Did you gain or lose</w:t>
      </w:r>
      <w:r w:rsidR="006E6B90" w:rsidRPr="001D19F6">
        <w:rPr>
          <w:rFonts w:ascii="Arial" w:eastAsia="굴림" w:hAnsi="Arial" w:cs="Arial"/>
          <w:sz w:val="22"/>
        </w:rPr>
        <w:t xml:space="preserve"> 5 or more kilograms</w:t>
      </w:r>
      <w:r w:rsidR="006B4CB1" w:rsidRPr="001D19F6">
        <w:rPr>
          <w:rFonts w:ascii="Arial" w:eastAsia="굴림" w:hAnsi="Arial" w:cs="Arial"/>
          <w:sz w:val="22"/>
        </w:rPr>
        <w:t xml:space="preserve"> </w:t>
      </w:r>
      <w:r w:rsidR="00FF7F8A" w:rsidRPr="001D19F6">
        <w:rPr>
          <w:rFonts w:ascii="Arial" w:eastAsia="굴림" w:hAnsi="Arial" w:cs="Arial"/>
          <w:sz w:val="22"/>
        </w:rPr>
        <w:t>during</w:t>
      </w:r>
      <w:r w:rsidR="004B59CC" w:rsidRPr="001D19F6">
        <w:rPr>
          <w:rFonts w:ascii="Arial" w:eastAsia="굴림" w:hAnsi="Arial" w:cs="Arial"/>
          <w:sz w:val="22"/>
        </w:rPr>
        <w:t xml:space="preserve"> the past </w:t>
      </w:r>
      <w:r w:rsidR="00C8090A" w:rsidRPr="001D19F6">
        <w:rPr>
          <w:rFonts w:ascii="Arial" w:eastAsia="굴림" w:hAnsi="Arial" w:cs="Arial"/>
          <w:sz w:val="22"/>
        </w:rPr>
        <w:t xml:space="preserve">one </w:t>
      </w:r>
      <w:r w:rsidR="004B59CC" w:rsidRPr="001D19F6">
        <w:rPr>
          <w:rFonts w:ascii="Arial" w:eastAsia="굴림" w:hAnsi="Arial" w:cs="Arial"/>
          <w:sz w:val="22"/>
        </w:rPr>
        <w:t>year</w:t>
      </w:r>
      <w:r w:rsidR="006E6B90" w:rsidRPr="001D19F6">
        <w:rPr>
          <w:rFonts w:ascii="Arial" w:eastAsia="굴림" w:hAnsi="Arial" w:cs="Arial"/>
          <w:sz w:val="22"/>
        </w:rPr>
        <w:t>?</w:t>
      </w:r>
    </w:p>
    <w:p w14:paraId="777D6254" w14:textId="45A57A54" w:rsidR="00C91BD9" w:rsidRPr="001D19F6" w:rsidRDefault="00C91BD9" w:rsidP="004A2233">
      <w:pPr>
        <w:wordWrap/>
        <w:spacing w:line="360" w:lineRule="auto"/>
        <w:rPr>
          <w:rFonts w:ascii="Arial" w:eastAsia="굴림" w:hAnsi="Arial" w:cs="Arial"/>
          <w:sz w:val="22"/>
        </w:rPr>
      </w:pPr>
      <w:r w:rsidRPr="001D19F6">
        <w:rPr>
          <w:rFonts w:ascii="Arial" w:eastAsia="굴림" w:hAnsi="Arial" w:cs="Arial"/>
          <w:sz w:val="22"/>
        </w:rPr>
        <w:t xml:space="preserve">[IWER: Past one year means one year ago from now, not </w:t>
      </w:r>
      <w:del w:id="1480" w:author="Keis" w:date="2024-09-06T09:50:00Z">
        <w:r w:rsidR="003F7106" w:rsidRPr="009C53E5" w:rsidDel="009C53E5">
          <w:rPr>
            <w:rFonts w:ascii="Arial" w:eastAsia="굴림" w:hAnsi="Arial" w:cs="Arial"/>
            <w:color w:val="00B050"/>
            <w:sz w:val="22"/>
            <w:rPrChange w:id="1481" w:author="Keis" w:date="2024-09-06T09:50:00Z">
              <w:rPr>
                <w:rFonts w:ascii="Arial" w:eastAsia="굴림" w:hAnsi="Arial" w:cs="Arial"/>
                <w:sz w:val="22"/>
              </w:rPr>
            </w:rPrChange>
          </w:rPr>
          <w:delText>2017</w:delText>
        </w:r>
      </w:del>
      <w:ins w:id="1482" w:author="Keis" w:date="2024-09-06T09:50:00Z">
        <w:r w:rsidR="009C53E5" w:rsidRPr="009C53E5">
          <w:rPr>
            <w:rFonts w:ascii="Arial" w:eastAsia="굴림" w:hAnsi="Arial" w:cs="Arial"/>
            <w:color w:val="00B050"/>
            <w:sz w:val="22"/>
            <w:rPrChange w:id="1483" w:author="Keis" w:date="2024-09-06T09:50:00Z">
              <w:rPr>
                <w:rFonts w:ascii="Arial" w:eastAsia="굴림" w:hAnsi="Arial" w:cs="Arial"/>
                <w:sz w:val="22"/>
              </w:rPr>
            </w:rPrChange>
          </w:rPr>
          <w:t>2021</w:t>
        </w:r>
      </w:ins>
      <w:r w:rsidRPr="001D19F6">
        <w:rPr>
          <w:rFonts w:ascii="Arial" w:eastAsia="굴림" w:hAnsi="Arial" w:cs="Arial"/>
          <w:sz w:val="22"/>
        </w:rPr>
        <w:t>.]</w:t>
      </w:r>
    </w:p>
    <w:p w14:paraId="20322B7A" w14:textId="77777777" w:rsidR="006E6B90" w:rsidRPr="001D19F6" w:rsidRDefault="006E6B90" w:rsidP="003E1E49">
      <w:pPr>
        <w:pStyle w:val="a6"/>
        <w:numPr>
          <w:ilvl w:val="0"/>
          <w:numId w:val="333"/>
        </w:numPr>
        <w:wordWrap/>
        <w:spacing w:line="360" w:lineRule="auto"/>
        <w:ind w:leftChars="0"/>
        <w:jc w:val="left"/>
        <w:rPr>
          <w:rFonts w:ascii="Arial" w:eastAsia="굴림" w:hAnsi="Arial" w:cs="Arial"/>
          <w:sz w:val="22"/>
        </w:rPr>
      </w:pPr>
      <w:r w:rsidRPr="001D19F6">
        <w:rPr>
          <w:rFonts w:ascii="Arial" w:eastAsia="굴림" w:hAnsi="Arial" w:cs="Arial"/>
          <w:sz w:val="22"/>
        </w:rPr>
        <w:t>I gained weight</w:t>
      </w:r>
    </w:p>
    <w:p w14:paraId="3FBA9DA5" w14:textId="77777777" w:rsidR="006E6B90" w:rsidRPr="001D19F6" w:rsidRDefault="006E6B90" w:rsidP="003E1E49">
      <w:pPr>
        <w:pStyle w:val="a6"/>
        <w:numPr>
          <w:ilvl w:val="0"/>
          <w:numId w:val="333"/>
        </w:numPr>
        <w:wordWrap/>
        <w:spacing w:line="360" w:lineRule="auto"/>
        <w:ind w:leftChars="0"/>
        <w:jc w:val="left"/>
        <w:rPr>
          <w:rFonts w:ascii="Arial" w:eastAsia="굴림" w:hAnsi="Arial" w:cs="Arial"/>
          <w:sz w:val="22"/>
        </w:rPr>
      </w:pPr>
      <w:r w:rsidRPr="001D19F6">
        <w:rPr>
          <w:rFonts w:ascii="Arial" w:eastAsia="굴림" w:hAnsi="Arial" w:cs="Arial"/>
          <w:sz w:val="22"/>
        </w:rPr>
        <w:t>I lost weight</w:t>
      </w:r>
    </w:p>
    <w:p w14:paraId="753E90DD" w14:textId="77777777" w:rsidR="006E6B90" w:rsidRPr="001D19F6" w:rsidRDefault="006E6B90" w:rsidP="003E1E49">
      <w:pPr>
        <w:pStyle w:val="a6"/>
        <w:numPr>
          <w:ilvl w:val="0"/>
          <w:numId w:val="333"/>
        </w:numPr>
        <w:wordWrap/>
        <w:spacing w:line="360" w:lineRule="auto"/>
        <w:ind w:leftChars="0"/>
        <w:jc w:val="left"/>
        <w:rPr>
          <w:rFonts w:ascii="Arial" w:eastAsia="굴림" w:hAnsi="Arial" w:cs="Arial"/>
          <w:sz w:val="22"/>
        </w:rPr>
      </w:pPr>
      <w:r w:rsidRPr="001D19F6">
        <w:rPr>
          <w:rFonts w:ascii="Arial" w:eastAsia="굴림" w:hAnsi="Arial" w:cs="Arial"/>
          <w:sz w:val="22"/>
        </w:rPr>
        <w:t>I gained weight</w:t>
      </w:r>
      <w:r w:rsidR="004B59CC" w:rsidRPr="001D19F6">
        <w:rPr>
          <w:rFonts w:ascii="Arial" w:eastAsia="굴림" w:hAnsi="Arial" w:cs="Arial"/>
          <w:sz w:val="22"/>
        </w:rPr>
        <w:t xml:space="preserve"> and then lost it</w:t>
      </w:r>
      <w:r w:rsidR="002926E9" w:rsidRPr="001D19F6">
        <w:rPr>
          <w:rFonts w:ascii="Arial" w:eastAsia="굴림" w:hAnsi="Arial" w:cs="Arial"/>
          <w:sz w:val="22"/>
        </w:rPr>
        <w:t xml:space="preserve"> again</w:t>
      </w:r>
    </w:p>
    <w:p w14:paraId="7C486AE3" w14:textId="77777777" w:rsidR="006E6B90" w:rsidRPr="001D19F6" w:rsidRDefault="006E6B90" w:rsidP="003E1E49">
      <w:pPr>
        <w:pStyle w:val="a6"/>
        <w:numPr>
          <w:ilvl w:val="0"/>
          <w:numId w:val="333"/>
        </w:numPr>
        <w:wordWrap/>
        <w:spacing w:line="360" w:lineRule="auto"/>
        <w:ind w:leftChars="0"/>
        <w:jc w:val="left"/>
        <w:rPr>
          <w:rFonts w:ascii="Arial" w:eastAsia="굴림" w:hAnsi="Arial" w:cs="Arial"/>
          <w:sz w:val="22"/>
        </w:rPr>
      </w:pPr>
      <w:r w:rsidRPr="001D19F6">
        <w:rPr>
          <w:rFonts w:ascii="Arial" w:eastAsia="굴림" w:hAnsi="Arial" w:cs="Arial"/>
          <w:sz w:val="22"/>
        </w:rPr>
        <w:t>I lost</w:t>
      </w:r>
      <w:r w:rsidR="004B59CC" w:rsidRPr="001D19F6">
        <w:rPr>
          <w:rFonts w:ascii="Arial" w:eastAsia="굴림" w:hAnsi="Arial" w:cs="Arial"/>
          <w:sz w:val="22"/>
        </w:rPr>
        <w:t xml:space="preserve"> weight</w:t>
      </w:r>
      <w:r w:rsidRPr="001D19F6">
        <w:rPr>
          <w:rFonts w:ascii="Arial" w:eastAsia="굴림" w:hAnsi="Arial" w:cs="Arial"/>
          <w:sz w:val="22"/>
        </w:rPr>
        <w:t xml:space="preserve"> and</w:t>
      </w:r>
      <w:r w:rsidR="004B59CC" w:rsidRPr="001D19F6">
        <w:rPr>
          <w:rFonts w:ascii="Arial" w:eastAsia="굴림" w:hAnsi="Arial" w:cs="Arial"/>
          <w:sz w:val="22"/>
        </w:rPr>
        <w:t xml:space="preserve"> then gained it</w:t>
      </w:r>
      <w:r w:rsidR="002926E9" w:rsidRPr="001D19F6">
        <w:rPr>
          <w:rFonts w:ascii="Arial" w:eastAsia="굴림" w:hAnsi="Arial" w:cs="Arial"/>
          <w:sz w:val="22"/>
        </w:rPr>
        <w:t xml:space="preserve"> again</w:t>
      </w:r>
    </w:p>
    <w:p w14:paraId="0139895E" w14:textId="77777777" w:rsidR="006E6B90" w:rsidRPr="001D19F6" w:rsidRDefault="00C91BD9" w:rsidP="003E1E49">
      <w:pPr>
        <w:pStyle w:val="a6"/>
        <w:numPr>
          <w:ilvl w:val="0"/>
          <w:numId w:val="333"/>
        </w:numPr>
        <w:wordWrap/>
        <w:spacing w:line="360" w:lineRule="auto"/>
        <w:ind w:leftChars="0"/>
        <w:jc w:val="left"/>
        <w:rPr>
          <w:rFonts w:ascii="Arial" w:eastAsia="굴림" w:hAnsi="Arial" w:cs="Arial"/>
          <w:sz w:val="22"/>
        </w:rPr>
      </w:pPr>
      <w:r w:rsidRPr="001D19F6">
        <w:rPr>
          <w:rFonts w:ascii="Arial" w:eastAsia="굴림" w:hAnsi="Arial" w:cs="Arial"/>
          <w:sz w:val="22"/>
        </w:rPr>
        <w:t>There was no change</w:t>
      </w:r>
    </w:p>
    <w:p w14:paraId="17579B37" w14:textId="77777777" w:rsidR="006E6B90" w:rsidRPr="001D19F6" w:rsidRDefault="006E6B90" w:rsidP="006E6B90">
      <w:pPr>
        <w:wordWrap/>
        <w:spacing w:line="360" w:lineRule="auto"/>
        <w:jc w:val="left"/>
        <w:rPr>
          <w:rFonts w:ascii="Arial" w:eastAsia="굴림" w:hAnsi="Arial" w:cs="Arial"/>
          <w:sz w:val="22"/>
        </w:rPr>
      </w:pPr>
    </w:p>
    <w:p w14:paraId="16EA4C13" w14:textId="77777777" w:rsidR="006E6B90" w:rsidRPr="001D19F6" w:rsidRDefault="005F583E" w:rsidP="006E6B90">
      <w:pPr>
        <w:wordWrap/>
        <w:spacing w:line="360" w:lineRule="auto"/>
        <w:jc w:val="left"/>
        <w:rPr>
          <w:rFonts w:ascii="Arial" w:eastAsia="굴림" w:hAnsi="Arial" w:cs="Arial"/>
          <w:sz w:val="22"/>
        </w:rPr>
      </w:pPr>
      <w:r w:rsidRPr="001D19F6">
        <w:rPr>
          <w:rFonts w:ascii="Arial" w:eastAsia="굴림" w:hAnsi="Arial" w:cs="Arial"/>
          <w:sz w:val="22"/>
        </w:rPr>
        <w:t>C115</w:t>
      </w:r>
      <w:r w:rsidR="006E6B90" w:rsidRPr="001D19F6">
        <w:rPr>
          <w:rFonts w:ascii="Arial" w:eastAsia="굴림" w:hAnsi="Arial" w:cs="Arial"/>
          <w:sz w:val="22"/>
        </w:rPr>
        <w:t xml:space="preserve">. </w:t>
      </w:r>
      <w:r w:rsidR="004B59CC" w:rsidRPr="001D19F6">
        <w:rPr>
          <w:rFonts w:ascii="Arial" w:eastAsia="굴림" w:hAnsi="Arial" w:cs="Arial"/>
          <w:sz w:val="22"/>
        </w:rPr>
        <w:t xml:space="preserve">How </w:t>
      </w:r>
      <w:r w:rsidR="006E6B90" w:rsidRPr="001D19F6">
        <w:rPr>
          <w:rFonts w:ascii="Arial" w:eastAsia="굴림" w:hAnsi="Arial" w:cs="Arial"/>
          <w:sz w:val="22"/>
        </w:rPr>
        <w:t>tall are you?</w:t>
      </w:r>
      <w:r w:rsidR="00E26031" w:rsidRPr="001D19F6">
        <w:rPr>
          <w:rFonts w:ascii="Arial" w:eastAsia="굴림" w:hAnsi="Arial" w:cs="Arial"/>
          <w:sz w:val="22"/>
        </w:rPr>
        <w:t xml:space="preserve"> (unit: C</w:t>
      </w:r>
      <w:r w:rsidR="00980810" w:rsidRPr="001D19F6">
        <w:rPr>
          <w:rFonts w:ascii="Arial" w:eastAsia="굴림" w:hAnsi="Arial" w:cs="Arial"/>
          <w:sz w:val="22"/>
        </w:rPr>
        <w:t>entimeter</w:t>
      </w:r>
      <w:r w:rsidR="00E26031" w:rsidRPr="001D19F6">
        <w:rPr>
          <w:rFonts w:ascii="Arial" w:eastAsia="굴림" w:hAnsi="Arial" w:cs="Arial"/>
          <w:sz w:val="22"/>
        </w:rPr>
        <w:t>)</w:t>
      </w:r>
    </w:p>
    <w:p w14:paraId="357531A2" w14:textId="77777777" w:rsidR="006E6B90" w:rsidRPr="001D19F6" w:rsidRDefault="00C91BD9" w:rsidP="00C91BD9">
      <w:pPr>
        <w:wordWrap/>
        <w:spacing w:line="360" w:lineRule="auto"/>
        <w:ind w:firstLine="800"/>
        <w:jc w:val="left"/>
        <w:rPr>
          <w:rFonts w:ascii="Arial" w:eastAsia="굴림" w:hAnsi="Arial" w:cs="Arial"/>
          <w:sz w:val="22"/>
        </w:rPr>
      </w:pPr>
      <w:r w:rsidRPr="001D19F6">
        <w:rPr>
          <w:rFonts w:ascii="Arial" w:eastAsia="굴림" w:hAnsi="Arial" w:cs="Arial"/>
          <w:kern w:val="0"/>
          <w:sz w:val="22"/>
        </w:rPr>
        <w:t>_______________________________</w:t>
      </w:r>
      <w:r w:rsidR="006E6B90" w:rsidRPr="001D19F6">
        <w:rPr>
          <w:rFonts w:ascii="Arial" w:eastAsia="굴림" w:hAnsi="Arial" w:cs="Arial"/>
          <w:sz w:val="22"/>
        </w:rPr>
        <w:t>centimeters [</w:t>
      </w:r>
      <w:r w:rsidR="003608C0" w:rsidRPr="001D19F6">
        <w:rPr>
          <w:rFonts w:ascii="Arial" w:eastAsia="굴림" w:hAnsi="Arial" w:cs="Arial"/>
          <w:sz w:val="22"/>
        </w:rPr>
        <w:t xml:space="preserve">Range: </w:t>
      </w:r>
      <w:r w:rsidR="006E6B90" w:rsidRPr="001D19F6">
        <w:rPr>
          <w:rFonts w:ascii="Arial" w:eastAsia="굴림" w:hAnsi="Arial" w:cs="Arial"/>
          <w:sz w:val="22"/>
        </w:rPr>
        <w:t>70~210]</w:t>
      </w:r>
    </w:p>
    <w:p w14:paraId="6BFDE2F0" w14:textId="77777777" w:rsidR="006E6B90" w:rsidRPr="001D19F6" w:rsidRDefault="006E6B90" w:rsidP="006E6B90">
      <w:pPr>
        <w:wordWrap/>
        <w:spacing w:line="360" w:lineRule="auto"/>
        <w:jc w:val="left"/>
        <w:rPr>
          <w:rFonts w:ascii="Arial" w:eastAsia="굴림" w:hAnsi="Arial" w:cs="Arial"/>
          <w:sz w:val="22"/>
        </w:rPr>
      </w:pPr>
    </w:p>
    <w:p w14:paraId="05F7F37F"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C116</w:t>
      </w:r>
      <w:r w:rsidR="006E6B90" w:rsidRPr="001D19F6">
        <w:rPr>
          <w:rFonts w:ascii="Arial" w:eastAsia="굴림" w:hAnsi="Arial" w:cs="Arial"/>
          <w:sz w:val="22"/>
        </w:rPr>
        <w:t xml:space="preserve">. The next few questions are about </w:t>
      </w:r>
      <w:r w:rsidR="0052190D" w:rsidRPr="001D19F6">
        <w:rPr>
          <w:rFonts w:ascii="Arial" w:eastAsia="굴림" w:hAnsi="Arial" w:cs="Arial"/>
          <w:sz w:val="22"/>
        </w:rPr>
        <w:t>exe</w:t>
      </w:r>
      <w:r w:rsidR="006E6B90" w:rsidRPr="001D19F6">
        <w:rPr>
          <w:rFonts w:ascii="Arial" w:eastAsia="굴림" w:hAnsi="Arial" w:cs="Arial"/>
          <w:sz w:val="22"/>
        </w:rPr>
        <w:t>rcise. Do you work out more than once a week?</w:t>
      </w:r>
    </w:p>
    <w:p w14:paraId="14450E9B" w14:textId="77777777" w:rsidR="00C91BD9" w:rsidRPr="001D19F6" w:rsidRDefault="00C91BD9" w:rsidP="003E1E49">
      <w:pPr>
        <w:pStyle w:val="a6"/>
        <w:numPr>
          <w:ilvl w:val="0"/>
          <w:numId w:val="33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007B188C" w:rsidRPr="001D19F6">
        <w:rPr>
          <w:rFonts w:ascii="Arial" w:eastAsia="굴림" w:hAnsi="Arial" w:cs="Arial"/>
          <w:sz w:val="22"/>
        </w:rPr>
        <w:t>→Go to C119</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384DFE04" w14:textId="77777777" w:rsidR="006E6B90" w:rsidRPr="001D19F6" w:rsidRDefault="006E6B90" w:rsidP="006E6B90">
      <w:pPr>
        <w:wordWrap/>
        <w:spacing w:line="360" w:lineRule="auto"/>
        <w:jc w:val="left"/>
        <w:rPr>
          <w:rFonts w:ascii="Arial" w:eastAsia="굴림" w:hAnsi="Arial" w:cs="Arial"/>
          <w:sz w:val="22"/>
        </w:rPr>
      </w:pPr>
    </w:p>
    <w:p w14:paraId="2316B1A7"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C117</w:t>
      </w:r>
      <w:r w:rsidR="006E6B90" w:rsidRPr="001D19F6">
        <w:rPr>
          <w:rFonts w:ascii="Arial" w:eastAsia="굴림" w:hAnsi="Arial" w:cs="Arial"/>
          <w:sz w:val="22"/>
        </w:rPr>
        <w:t xml:space="preserve">. What is the main reason </w:t>
      </w:r>
      <w:r w:rsidR="004B59CC" w:rsidRPr="001D19F6">
        <w:rPr>
          <w:rFonts w:ascii="Arial" w:eastAsia="굴림" w:hAnsi="Arial" w:cs="Arial"/>
          <w:sz w:val="22"/>
        </w:rPr>
        <w:t xml:space="preserve">that you cannot </w:t>
      </w:r>
      <w:r w:rsidR="0052190D" w:rsidRPr="001D19F6">
        <w:rPr>
          <w:rFonts w:ascii="Arial" w:eastAsia="굴림" w:hAnsi="Arial" w:cs="Arial"/>
          <w:sz w:val="22"/>
        </w:rPr>
        <w:t>exe</w:t>
      </w:r>
      <w:r w:rsidR="006E6B90" w:rsidRPr="001D19F6">
        <w:rPr>
          <w:rFonts w:ascii="Arial" w:eastAsia="굴림" w:hAnsi="Arial" w:cs="Arial"/>
          <w:sz w:val="22"/>
        </w:rPr>
        <w:t>rcise regularly?</w:t>
      </w:r>
    </w:p>
    <w:p w14:paraId="38AA111C"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Too busy</w:t>
      </w:r>
      <w:r w:rsidR="008B4764" w:rsidRPr="001D19F6">
        <w:rPr>
          <w:rFonts w:ascii="Arial" w:eastAsia="굴림" w:hAnsi="Arial" w:cs="Arial"/>
          <w:sz w:val="22"/>
        </w:rPr>
        <w:t xml:space="preserve"> to do </w:t>
      </w:r>
      <w:r w:rsidR="0052190D" w:rsidRPr="001D19F6">
        <w:rPr>
          <w:rFonts w:ascii="Arial" w:eastAsia="굴림" w:hAnsi="Arial" w:cs="Arial"/>
          <w:sz w:val="22"/>
        </w:rPr>
        <w:t>exe</w:t>
      </w:r>
      <w:r w:rsidR="008B4764" w:rsidRPr="001D19F6">
        <w:rPr>
          <w:rFonts w:ascii="Arial" w:eastAsia="굴림" w:hAnsi="Arial" w:cs="Arial"/>
          <w:sz w:val="22"/>
        </w:rPr>
        <w:t>rcise</w:t>
      </w:r>
      <w:r w:rsidR="008032CF" w:rsidRPr="001D19F6">
        <w:rPr>
          <w:rFonts w:ascii="Arial" w:eastAsia="굴림" w:hAnsi="Arial" w:cs="Arial"/>
          <w:sz w:val="22"/>
        </w:rPr>
        <w:tab/>
      </w:r>
      <w:r w:rsidR="008032CF" w:rsidRPr="001D19F6">
        <w:rPr>
          <w:rFonts w:ascii="Arial" w:eastAsia="굴림" w:hAnsi="Arial" w:cs="Arial"/>
          <w:sz w:val="22"/>
        </w:rPr>
        <w:tab/>
      </w:r>
      <w:r w:rsidR="007B188C" w:rsidRPr="001D19F6">
        <w:rPr>
          <w:rFonts w:ascii="Arial" w:eastAsia="굴림" w:hAnsi="Arial" w:cs="Arial"/>
          <w:sz w:val="22"/>
        </w:rPr>
        <w:t>→Go to C122</w:t>
      </w:r>
    </w:p>
    <w:p w14:paraId="6F5F36E9"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No space or place to work out </w:t>
      </w:r>
      <w:r w:rsidR="008032CF" w:rsidRPr="001D19F6">
        <w:rPr>
          <w:rFonts w:ascii="Arial" w:eastAsia="굴림" w:hAnsi="Arial" w:cs="Arial"/>
          <w:sz w:val="22"/>
        </w:rPr>
        <w:tab/>
      </w:r>
      <w:r w:rsidR="007B188C" w:rsidRPr="001D19F6">
        <w:rPr>
          <w:rFonts w:ascii="Arial" w:eastAsia="굴림" w:hAnsi="Arial" w:cs="Arial"/>
          <w:sz w:val="22"/>
        </w:rPr>
        <w:t>→Go to C122</w:t>
      </w:r>
    </w:p>
    <w:p w14:paraId="32CA7D62"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Too lazy</w:t>
      </w:r>
      <w:r w:rsidR="008032CF" w:rsidRPr="001D19F6">
        <w:rPr>
          <w:rFonts w:ascii="Arial" w:eastAsia="굴림" w:hAnsi="Arial" w:cs="Arial"/>
          <w:sz w:val="22"/>
        </w:rPr>
        <w:t>/ non-habituating</w:t>
      </w:r>
      <w:r w:rsidRPr="001D19F6">
        <w:rPr>
          <w:rFonts w:ascii="Arial" w:eastAsia="굴림" w:hAnsi="Arial" w:cs="Arial"/>
          <w:sz w:val="22"/>
        </w:rPr>
        <w:t xml:space="preserve"> </w:t>
      </w:r>
      <w:r w:rsidR="008B4764" w:rsidRPr="001D19F6">
        <w:rPr>
          <w:rFonts w:ascii="Arial" w:eastAsia="굴림" w:hAnsi="Arial" w:cs="Arial"/>
          <w:sz w:val="22"/>
        </w:rPr>
        <w:tab/>
      </w:r>
      <w:r w:rsidR="007B188C" w:rsidRPr="001D19F6">
        <w:rPr>
          <w:rFonts w:ascii="Arial" w:eastAsia="굴림" w:hAnsi="Arial" w:cs="Arial"/>
          <w:sz w:val="22"/>
        </w:rPr>
        <w:t>→Go to C122</w:t>
      </w:r>
    </w:p>
    <w:p w14:paraId="1D38F271"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Do not like </w:t>
      </w:r>
      <w:r w:rsidR="0052190D" w:rsidRPr="001D19F6">
        <w:rPr>
          <w:rFonts w:ascii="Arial" w:eastAsia="굴림" w:hAnsi="Arial" w:cs="Arial"/>
          <w:sz w:val="22"/>
        </w:rPr>
        <w:t>exe</w:t>
      </w:r>
      <w:r w:rsidRPr="001D19F6">
        <w:rPr>
          <w:rFonts w:ascii="Arial" w:eastAsia="굴림" w:hAnsi="Arial" w:cs="Arial"/>
          <w:sz w:val="22"/>
        </w:rPr>
        <w:t xml:space="preserve">rcise </w:t>
      </w:r>
      <w:r w:rsidR="008B4764" w:rsidRPr="001D19F6">
        <w:rPr>
          <w:rFonts w:ascii="Arial" w:eastAsia="굴림" w:hAnsi="Arial" w:cs="Arial"/>
          <w:sz w:val="22"/>
        </w:rPr>
        <w:tab/>
      </w:r>
      <w:r w:rsidR="008B4764" w:rsidRPr="001D19F6">
        <w:rPr>
          <w:rFonts w:ascii="Arial" w:eastAsia="굴림" w:hAnsi="Arial" w:cs="Arial"/>
          <w:sz w:val="22"/>
        </w:rPr>
        <w:tab/>
      </w:r>
      <w:r w:rsidR="007B188C" w:rsidRPr="001D19F6">
        <w:rPr>
          <w:rFonts w:ascii="Arial" w:eastAsia="굴림" w:hAnsi="Arial" w:cs="Arial"/>
          <w:sz w:val="22"/>
        </w:rPr>
        <w:t>→Go to C122</w:t>
      </w:r>
    </w:p>
    <w:p w14:paraId="2CB9AAB9"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Never thought about </w:t>
      </w:r>
      <w:r w:rsidR="0052190D" w:rsidRPr="001D19F6">
        <w:rPr>
          <w:rFonts w:ascii="Arial" w:eastAsia="굴림" w:hAnsi="Arial" w:cs="Arial"/>
          <w:sz w:val="22"/>
        </w:rPr>
        <w:t>exe</w:t>
      </w:r>
      <w:r w:rsidRPr="001D19F6">
        <w:rPr>
          <w:rFonts w:ascii="Arial" w:eastAsia="굴림" w:hAnsi="Arial" w:cs="Arial"/>
          <w:sz w:val="22"/>
        </w:rPr>
        <w:t>rcise</w:t>
      </w:r>
      <w:r w:rsidR="008B4764" w:rsidRPr="001D19F6">
        <w:rPr>
          <w:rFonts w:ascii="Arial" w:eastAsia="굴림" w:hAnsi="Arial" w:cs="Arial"/>
          <w:sz w:val="22"/>
        </w:rPr>
        <w:tab/>
      </w:r>
      <w:r w:rsidR="007B188C" w:rsidRPr="001D19F6">
        <w:rPr>
          <w:rFonts w:ascii="Arial" w:eastAsia="굴림" w:hAnsi="Arial" w:cs="Arial"/>
          <w:sz w:val="22"/>
        </w:rPr>
        <w:t>→Go to C122</w:t>
      </w:r>
    </w:p>
    <w:p w14:paraId="69D75498" w14:textId="77777777" w:rsidR="006E6B90" w:rsidRPr="001D19F6" w:rsidRDefault="006E6B90" w:rsidP="003E1E49">
      <w:pPr>
        <w:pStyle w:val="a6"/>
        <w:numPr>
          <w:ilvl w:val="0"/>
          <w:numId w:val="335"/>
        </w:numPr>
        <w:wordWrap/>
        <w:spacing w:line="360" w:lineRule="auto"/>
        <w:ind w:leftChars="0"/>
        <w:jc w:val="left"/>
        <w:rPr>
          <w:rFonts w:ascii="Arial" w:eastAsia="굴림" w:hAnsi="Arial" w:cs="Arial"/>
          <w:sz w:val="22"/>
        </w:rPr>
      </w:pPr>
      <w:r w:rsidRPr="001D19F6">
        <w:rPr>
          <w:rFonts w:ascii="Arial" w:eastAsia="굴림" w:hAnsi="Arial" w:cs="Arial"/>
          <w:sz w:val="22"/>
        </w:rPr>
        <w:t>Other</w:t>
      </w:r>
      <w:r w:rsidR="004B59CC" w:rsidRPr="001D19F6">
        <w:rPr>
          <w:rFonts w:ascii="Arial" w:eastAsia="굴림" w:hAnsi="Arial" w:cs="Arial"/>
          <w:sz w:val="22"/>
        </w:rPr>
        <w:t>s</w:t>
      </w:r>
    </w:p>
    <w:p w14:paraId="04D53FD0" w14:textId="77777777" w:rsidR="006E6B90" w:rsidRPr="001D19F6" w:rsidRDefault="006E6B90" w:rsidP="006E6B90">
      <w:pPr>
        <w:wordWrap/>
        <w:spacing w:line="360" w:lineRule="auto"/>
        <w:jc w:val="left"/>
        <w:rPr>
          <w:rFonts w:ascii="Arial" w:eastAsia="굴림" w:hAnsi="Arial" w:cs="Arial"/>
          <w:sz w:val="22"/>
        </w:rPr>
      </w:pPr>
    </w:p>
    <w:p w14:paraId="03FDB3F5"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C118</w:t>
      </w:r>
      <w:r w:rsidR="006E6B90" w:rsidRPr="001D19F6">
        <w:rPr>
          <w:rFonts w:ascii="Arial" w:eastAsia="굴림" w:hAnsi="Arial" w:cs="Arial"/>
          <w:sz w:val="22"/>
        </w:rPr>
        <w:t xml:space="preserve">. </w:t>
      </w:r>
      <w:r w:rsidR="004B59CC" w:rsidRPr="001D19F6">
        <w:rPr>
          <w:rFonts w:ascii="Arial" w:eastAsia="굴림" w:hAnsi="Arial" w:cs="Arial"/>
          <w:sz w:val="22"/>
        </w:rPr>
        <w:t>If others, please specify</w:t>
      </w:r>
      <w:r w:rsidR="006E6B90" w:rsidRPr="001D19F6">
        <w:rPr>
          <w:rFonts w:ascii="Arial" w:eastAsia="굴림" w:hAnsi="Arial" w:cs="Arial"/>
          <w:sz w:val="22"/>
        </w:rPr>
        <w:t>.</w:t>
      </w:r>
    </w:p>
    <w:p w14:paraId="36ED639E" w14:textId="77777777" w:rsidR="006E6B90" w:rsidRPr="001D19F6" w:rsidRDefault="008B47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_______________________________</w:t>
      </w:r>
    </w:p>
    <w:p w14:paraId="4C138548" w14:textId="77777777" w:rsidR="008B4764" w:rsidRPr="001D19F6" w:rsidRDefault="008B4764" w:rsidP="006E6B90">
      <w:pPr>
        <w:wordWrap/>
        <w:spacing w:line="360" w:lineRule="auto"/>
        <w:jc w:val="left"/>
        <w:rPr>
          <w:rFonts w:ascii="Arial" w:eastAsia="굴림" w:hAnsi="Arial" w:cs="Arial"/>
          <w:sz w:val="22"/>
        </w:rPr>
      </w:pPr>
    </w:p>
    <w:p w14:paraId="23ECEFAD"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C119</w:t>
      </w:r>
      <w:r w:rsidR="006E6B90" w:rsidRPr="001D19F6">
        <w:rPr>
          <w:rFonts w:ascii="Arial" w:eastAsia="굴림" w:hAnsi="Arial" w:cs="Arial"/>
          <w:sz w:val="22"/>
        </w:rPr>
        <w:t>. How often do you work out per week?</w:t>
      </w:r>
      <w:r w:rsidR="006D15EB" w:rsidRPr="001D19F6">
        <w:rPr>
          <w:rFonts w:ascii="Arial" w:eastAsia="굴림" w:hAnsi="Arial" w:cs="Arial"/>
          <w:sz w:val="22"/>
        </w:rPr>
        <w:t xml:space="preserve"> (unit</w:t>
      </w:r>
      <w:r w:rsidR="00532F21" w:rsidRPr="001D19F6">
        <w:rPr>
          <w:rFonts w:ascii="Arial" w:eastAsia="굴림" w:hAnsi="Arial" w:cs="Arial"/>
          <w:sz w:val="22"/>
        </w:rPr>
        <w:t>: a time/per week)</w:t>
      </w:r>
    </w:p>
    <w:p w14:paraId="53B3957D" w14:textId="77777777" w:rsidR="006E6B90" w:rsidRPr="001D19F6" w:rsidRDefault="008B4764" w:rsidP="008B4764">
      <w:pPr>
        <w:wordWrap/>
        <w:spacing w:line="360" w:lineRule="auto"/>
        <w:ind w:firstLine="800"/>
        <w:jc w:val="left"/>
        <w:rPr>
          <w:rFonts w:ascii="Arial" w:eastAsia="굴림" w:hAnsi="Arial" w:cs="Arial"/>
          <w:sz w:val="22"/>
        </w:rPr>
      </w:pPr>
      <w:r w:rsidRPr="001D19F6">
        <w:rPr>
          <w:rFonts w:ascii="Arial" w:eastAsia="굴림" w:hAnsi="Arial" w:cs="Arial"/>
          <w:kern w:val="0"/>
          <w:sz w:val="22"/>
        </w:rPr>
        <w:t>_______________________________</w:t>
      </w:r>
      <w:r w:rsidR="006E6B90" w:rsidRPr="001D19F6">
        <w:rPr>
          <w:rFonts w:ascii="Arial" w:eastAsia="굴림" w:hAnsi="Arial" w:cs="Arial"/>
          <w:sz w:val="22"/>
        </w:rPr>
        <w:t xml:space="preserve">times / per week </w:t>
      </w:r>
      <w:r w:rsidR="00246BCF" w:rsidRPr="001D19F6">
        <w:rPr>
          <w:rFonts w:ascii="Arial" w:eastAsia="굴림" w:hAnsi="Arial" w:cs="Arial"/>
          <w:sz w:val="22"/>
        </w:rPr>
        <w:t>[</w:t>
      </w:r>
      <w:r w:rsidR="003608C0" w:rsidRPr="001D19F6">
        <w:rPr>
          <w:rFonts w:ascii="Arial" w:eastAsia="굴림" w:hAnsi="Arial" w:cs="Arial"/>
          <w:sz w:val="22"/>
        </w:rPr>
        <w:t xml:space="preserve">Range: </w:t>
      </w:r>
      <w:r w:rsidR="00246BCF" w:rsidRPr="001D19F6">
        <w:rPr>
          <w:rFonts w:ascii="Arial" w:eastAsia="굴림" w:hAnsi="Arial" w:cs="Arial"/>
          <w:sz w:val="22"/>
        </w:rPr>
        <w:t>1~97]</w:t>
      </w:r>
    </w:p>
    <w:p w14:paraId="2B7ACDDA" w14:textId="77777777" w:rsidR="006E6B90" w:rsidRPr="001D19F6" w:rsidRDefault="006E6B90" w:rsidP="006E6B90">
      <w:pPr>
        <w:wordWrap/>
        <w:spacing w:line="360" w:lineRule="auto"/>
        <w:jc w:val="left"/>
        <w:rPr>
          <w:rFonts w:ascii="Arial" w:eastAsia="굴림" w:hAnsi="Arial" w:cs="Arial"/>
          <w:sz w:val="22"/>
        </w:rPr>
      </w:pPr>
    </w:p>
    <w:p w14:paraId="2137FE30"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C120</w:t>
      </w:r>
      <w:r w:rsidR="006E6B90" w:rsidRPr="001D19F6">
        <w:rPr>
          <w:rFonts w:ascii="Arial" w:eastAsia="굴림" w:hAnsi="Arial" w:cs="Arial"/>
          <w:sz w:val="22"/>
        </w:rPr>
        <w:t xml:space="preserve">. </w:t>
      </w:r>
      <w:r w:rsidR="004B59CC" w:rsidRPr="001D19F6">
        <w:rPr>
          <w:rFonts w:ascii="Arial" w:eastAsia="굴림" w:hAnsi="Arial" w:cs="Arial"/>
          <w:sz w:val="22"/>
        </w:rPr>
        <w:t xml:space="preserve">How </w:t>
      </w:r>
      <w:r w:rsidR="006E6B90" w:rsidRPr="001D19F6">
        <w:rPr>
          <w:rFonts w:ascii="Arial" w:eastAsia="굴림" w:hAnsi="Arial" w:cs="Arial"/>
          <w:sz w:val="22"/>
        </w:rPr>
        <w:t>long do you work out per session?</w:t>
      </w:r>
      <w:r w:rsidR="006D15EB" w:rsidRPr="001D19F6">
        <w:rPr>
          <w:rFonts w:ascii="Arial" w:eastAsia="굴림" w:hAnsi="Arial" w:cs="Arial"/>
          <w:sz w:val="22"/>
        </w:rPr>
        <w:t xml:space="preserve"> (unit</w:t>
      </w:r>
      <w:r w:rsidR="00532F21" w:rsidRPr="001D19F6">
        <w:rPr>
          <w:rFonts w:ascii="Arial" w:eastAsia="굴림" w:hAnsi="Arial" w:cs="Arial"/>
          <w:sz w:val="22"/>
        </w:rPr>
        <w:t>: a minutes)</w:t>
      </w:r>
    </w:p>
    <w:p w14:paraId="7C1F30AE"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Calculate one hour as 60 minutes. For </w:t>
      </w:r>
      <w:r w:rsidR="0060656D" w:rsidRPr="001D19F6">
        <w:rPr>
          <w:rFonts w:ascii="Arial" w:eastAsia="굴림" w:hAnsi="Arial" w:cs="Arial"/>
          <w:sz w:val="22"/>
        </w:rPr>
        <w:t>example</w:t>
      </w:r>
      <w:r w:rsidRPr="001D19F6">
        <w:rPr>
          <w:rFonts w:ascii="Arial" w:eastAsia="굴림" w:hAnsi="Arial" w:cs="Arial"/>
          <w:sz w:val="22"/>
        </w:rPr>
        <w:t>, mark 150 minutes for 2 hours and 30 minutes.]</w:t>
      </w:r>
    </w:p>
    <w:p w14:paraId="539B7AB8" w14:textId="77777777" w:rsidR="006E6B90" w:rsidRPr="001D19F6" w:rsidRDefault="008B4764" w:rsidP="008B4764">
      <w:pPr>
        <w:wordWrap/>
        <w:spacing w:line="360" w:lineRule="auto"/>
        <w:ind w:firstLine="800"/>
        <w:jc w:val="left"/>
        <w:rPr>
          <w:rFonts w:ascii="Arial" w:eastAsia="굴림" w:hAnsi="Arial" w:cs="Arial"/>
          <w:sz w:val="22"/>
        </w:rPr>
      </w:pPr>
      <w:r w:rsidRPr="001D19F6">
        <w:rPr>
          <w:rFonts w:ascii="Arial" w:eastAsia="굴림" w:hAnsi="Arial" w:cs="Arial"/>
          <w:kern w:val="0"/>
          <w:sz w:val="22"/>
        </w:rPr>
        <w:t>_______________________________</w:t>
      </w:r>
      <w:r w:rsidR="006E6B90" w:rsidRPr="001D19F6">
        <w:rPr>
          <w:rFonts w:ascii="Arial" w:eastAsia="굴림" w:hAnsi="Arial" w:cs="Arial"/>
          <w:sz w:val="22"/>
        </w:rPr>
        <w:t xml:space="preserve">minutes </w:t>
      </w:r>
      <w:r w:rsidR="00246BCF" w:rsidRPr="001D19F6">
        <w:rPr>
          <w:rFonts w:ascii="Arial" w:eastAsia="굴림" w:hAnsi="Arial" w:cs="Arial"/>
          <w:sz w:val="22"/>
        </w:rPr>
        <w:t>[</w:t>
      </w:r>
      <w:r w:rsidR="003608C0" w:rsidRPr="001D19F6">
        <w:rPr>
          <w:rFonts w:ascii="Arial" w:eastAsia="굴림" w:hAnsi="Arial" w:cs="Arial"/>
          <w:sz w:val="22"/>
        </w:rPr>
        <w:t xml:space="preserve">Range: </w:t>
      </w:r>
      <w:r w:rsidR="00246BCF" w:rsidRPr="001D19F6">
        <w:rPr>
          <w:rFonts w:ascii="Arial" w:eastAsia="굴림" w:hAnsi="Arial" w:cs="Arial"/>
          <w:sz w:val="22"/>
        </w:rPr>
        <w:t>1~1</w:t>
      </w:r>
      <w:r w:rsidR="00532F21" w:rsidRPr="001D19F6">
        <w:rPr>
          <w:rFonts w:ascii="Arial" w:eastAsia="굴림" w:hAnsi="Arial" w:cs="Arial"/>
          <w:sz w:val="22"/>
        </w:rPr>
        <w:t>440</w:t>
      </w:r>
      <w:r w:rsidR="00246BCF" w:rsidRPr="001D19F6">
        <w:rPr>
          <w:rFonts w:ascii="Arial" w:eastAsia="굴림" w:hAnsi="Arial" w:cs="Arial"/>
          <w:sz w:val="22"/>
        </w:rPr>
        <w:t>]</w:t>
      </w:r>
    </w:p>
    <w:p w14:paraId="0EBFDA42" w14:textId="77777777" w:rsidR="006E6B90" w:rsidRPr="001D19F6" w:rsidRDefault="006D15EB" w:rsidP="006D15EB">
      <w:pPr>
        <w:widowControl/>
        <w:wordWrap/>
        <w:autoSpaceDE/>
        <w:autoSpaceDN/>
        <w:jc w:val="left"/>
        <w:rPr>
          <w:rFonts w:ascii="Arial" w:eastAsia="굴림" w:hAnsi="Arial" w:cs="Arial"/>
          <w:sz w:val="22"/>
        </w:rPr>
      </w:pPr>
      <w:r w:rsidRPr="001D19F6">
        <w:rPr>
          <w:rFonts w:ascii="Arial" w:eastAsia="굴림" w:hAnsi="Arial" w:cs="Arial"/>
          <w:sz w:val="22"/>
        </w:rPr>
        <w:t xml:space="preserve"> </w:t>
      </w:r>
    </w:p>
    <w:p w14:paraId="7124E1A7" w14:textId="77777777" w:rsidR="006E6B90" w:rsidRPr="001D19F6" w:rsidRDefault="007B188C" w:rsidP="006E6B90">
      <w:pPr>
        <w:wordWrap/>
        <w:spacing w:line="360" w:lineRule="auto"/>
        <w:jc w:val="left"/>
        <w:rPr>
          <w:rFonts w:ascii="Arial" w:eastAsia="굴림" w:hAnsi="Arial" w:cs="Arial"/>
          <w:sz w:val="22"/>
        </w:rPr>
      </w:pPr>
      <w:r w:rsidRPr="001D19F6">
        <w:rPr>
          <w:rFonts w:ascii="Arial" w:eastAsia="굴림" w:hAnsi="Arial" w:cs="Arial"/>
          <w:sz w:val="22"/>
        </w:rPr>
        <w:t>C121</w:t>
      </w:r>
      <w:r w:rsidR="006E6B90" w:rsidRPr="001D19F6">
        <w:rPr>
          <w:rFonts w:ascii="Arial" w:eastAsia="굴림" w:hAnsi="Arial" w:cs="Arial"/>
          <w:sz w:val="22"/>
        </w:rPr>
        <w:t>. How long have you been working out regularly?</w:t>
      </w:r>
    </w:p>
    <w:p w14:paraId="2EF1AF0B"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Less than 3 months</w:t>
      </w:r>
    </w:p>
    <w:p w14:paraId="08D4F7B7"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4~6 months</w:t>
      </w:r>
    </w:p>
    <w:p w14:paraId="6D2FDC3A"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7 months~1 year</w:t>
      </w:r>
    </w:p>
    <w:p w14:paraId="6020987A"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1~2 years</w:t>
      </w:r>
    </w:p>
    <w:p w14:paraId="5D866074" w14:textId="77777777" w:rsidR="007B188C" w:rsidRPr="001D19F6" w:rsidRDefault="007B188C"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2~3 years</w:t>
      </w:r>
    </w:p>
    <w:p w14:paraId="072F1DB5"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3~4 years</w:t>
      </w:r>
    </w:p>
    <w:p w14:paraId="35935AE2" w14:textId="77777777" w:rsidR="007B188C" w:rsidRPr="001D19F6" w:rsidRDefault="007B188C"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4~5 years</w:t>
      </w:r>
    </w:p>
    <w:p w14:paraId="7112576E"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5~6 years</w:t>
      </w:r>
    </w:p>
    <w:p w14:paraId="67B1142A" w14:textId="77777777" w:rsidR="007B188C" w:rsidRPr="001D19F6" w:rsidRDefault="007B188C"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6~7 years</w:t>
      </w:r>
    </w:p>
    <w:p w14:paraId="0F5F7D2E" w14:textId="77777777" w:rsidR="006E6B90" w:rsidRPr="001D19F6" w:rsidRDefault="006E6B90" w:rsidP="003E1E49">
      <w:pPr>
        <w:pStyle w:val="a6"/>
        <w:numPr>
          <w:ilvl w:val="0"/>
          <w:numId w:val="336"/>
        </w:numPr>
        <w:wordWrap/>
        <w:spacing w:line="360" w:lineRule="auto"/>
        <w:ind w:leftChars="0"/>
        <w:jc w:val="left"/>
        <w:rPr>
          <w:rFonts w:ascii="Arial" w:eastAsia="굴림" w:hAnsi="Arial" w:cs="Arial"/>
          <w:sz w:val="22"/>
        </w:rPr>
      </w:pPr>
      <w:r w:rsidRPr="001D19F6">
        <w:rPr>
          <w:rFonts w:ascii="Arial" w:eastAsia="굴림" w:hAnsi="Arial" w:cs="Arial"/>
          <w:sz w:val="22"/>
        </w:rPr>
        <w:t>More than 7 years</w:t>
      </w:r>
    </w:p>
    <w:p w14:paraId="5D521318" w14:textId="77777777" w:rsidR="006E6B90" w:rsidRPr="001D19F6" w:rsidRDefault="006E6B90" w:rsidP="006E6B90">
      <w:pPr>
        <w:wordWrap/>
        <w:spacing w:line="360" w:lineRule="auto"/>
        <w:jc w:val="left"/>
        <w:rPr>
          <w:rFonts w:ascii="Arial" w:eastAsia="굴림" w:hAnsi="Arial" w:cs="Arial"/>
          <w:sz w:val="22"/>
        </w:rPr>
      </w:pPr>
    </w:p>
    <w:p w14:paraId="30B36134" w14:textId="77777777" w:rsidR="006E6B90" w:rsidRPr="001D19F6" w:rsidRDefault="006E6B90" w:rsidP="006D15EB">
      <w:pPr>
        <w:wordWrap/>
        <w:spacing w:line="360" w:lineRule="auto"/>
        <w:rPr>
          <w:rFonts w:ascii="Arial" w:eastAsia="굴림" w:hAnsi="Arial" w:cs="Arial"/>
          <w:sz w:val="22"/>
        </w:rPr>
      </w:pPr>
      <w:r w:rsidRPr="001D19F6">
        <w:rPr>
          <w:rFonts w:ascii="Arial" w:eastAsia="굴림" w:hAnsi="Arial" w:cs="Arial"/>
          <w:sz w:val="22"/>
        </w:rPr>
        <w:t>C1</w:t>
      </w:r>
      <w:r w:rsidR="007B188C" w:rsidRPr="001D19F6">
        <w:rPr>
          <w:rFonts w:ascii="Arial" w:eastAsia="굴림" w:hAnsi="Arial" w:cs="Arial"/>
          <w:sz w:val="22"/>
        </w:rPr>
        <w:t>22</w:t>
      </w:r>
      <w:r w:rsidRPr="001D19F6">
        <w:rPr>
          <w:rFonts w:ascii="Arial" w:eastAsia="굴림" w:hAnsi="Arial" w:cs="Arial"/>
          <w:sz w:val="22"/>
        </w:rPr>
        <w:t>. Now</w:t>
      </w:r>
      <w:r w:rsidR="00814E44" w:rsidRPr="001D19F6">
        <w:rPr>
          <w:rFonts w:ascii="Arial" w:eastAsia="굴림" w:hAnsi="Arial" w:cs="Arial"/>
          <w:sz w:val="22"/>
        </w:rPr>
        <w:t xml:space="preserve"> I am</w:t>
      </w:r>
      <w:r w:rsidR="006D15EB" w:rsidRPr="001D19F6">
        <w:rPr>
          <w:rFonts w:ascii="Arial" w:eastAsia="굴림" w:hAnsi="Arial" w:cs="Arial"/>
          <w:sz w:val="22"/>
        </w:rPr>
        <w:t xml:space="preserve"> </w:t>
      </w:r>
      <w:r w:rsidRPr="001D19F6">
        <w:rPr>
          <w:rFonts w:ascii="Arial" w:eastAsia="굴림" w:hAnsi="Arial" w:cs="Arial"/>
          <w:sz w:val="22"/>
        </w:rPr>
        <w:t xml:space="preserve">going to ask you about the meals you had for the last two days. </w:t>
      </w:r>
      <w:r w:rsidR="006D15EB" w:rsidRPr="001D19F6">
        <w:rPr>
          <w:rFonts w:ascii="Arial" w:eastAsia="굴림" w:hAnsi="Arial" w:cs="Arial"/>
          <w:sz w:val="22"/>
        </w:rPr>
        <w:t>Star</w:t>
      </w:r>
      <w:r w:rsidR="007B188C" w:rsidRPr="001D19F6">
        <w:rPr>
          <w:rFonts w:ascii="Arial" w:eastAsia="굴림" w:hAnsi="Arial" w:cs="Arial"/>
          <w:sz w:val="22"/>
        </w:rPr>
        <w:t>t</w:t>
      </w:r>
      <w:r w:rsidR="006D15EB" w:rsidRPr="001D19F6">
        <w:rPr>
          <w:rFonts w:ascii="Arial" w:eastAsia="굴림" w:hAnsi="Arial" w:cs="Arial"/>
          <w:sz w:val="22"/>
        </w:rPr>
        <w:t>ing with yesterday, d</w:t>
      </w:r>
      <w:r w:rsidRPr="001D19F6">
        <w:rPr>
          <w:rFonts w:ascii="Arial" w:eastAsia="굴림" w:hAnsi="Arial" w:cs="Arial"/>
          <w:sz w:val="22"/>
        </w:rPr>
        <w:t>id you have three meals</w:t>
      </w:r>
      <w:r w:rsidR="006D15EB" w:rsidRPr="001D19F6">
        <w:rPr>
          <w:rFonts w:ascii="Arial" w:eastAsia="굴림" w:hAnsi="Arial" w:cs="Arial"/>
          <w:sz w:val="22"/>
        </w:rPr>
        <w:t xml:space="preserve"> including breakfast, lunch and dinner? </w:t>
      </w:r>
      <w:r w:rsidR="002047C1" w:rsidRPr="001D19F6">
        <w:rPr>
          <w:rFonts w:ascii="Arial" w:eastAsia="굴림" w:hAnsi="Arial" w:cs="Arial"/>
          <w:sz w:val="22"/>
        </w:rPr>
        <w:t xml:space="preserve">Choose all that apply.  </w:t>
      </w:r>
      <w:r w:rsidR="00FF7F8A" w:rsidRPr="001D19F6">
        <w:rPr>
          <w:rFonts w:ascii="Arial" w:eastAsia="굴림" w:hAnsi="Arial" w:cs="Arial"/>
          <w:sz w:val="22"/>
        </w:rPr>
        <w:t>(Select multiple responses.)</w:t>
      </w:r>
    </w:p>
    <w:p w14:paraId="6CA4C76D" w14:textId="77777777" w:rsidR="00346CCF" w:rsidRPr="001D19F6" w:rsidRDefault="00346CCF" w:rsidP="006E6B90">
      <w:pPr>
        <w:wordWrap/>
        <w:spacing w:line="360" w:lineRule="auto"/>
        <w:jc w:val="left"/>
        <w:rPr>
          <w:rFonts w:ascii="Arial" w:eastAsia="굴림" w:hAnsi="Arial" w:cs="Arial"/>
          <w:sz w:val="22"/>
        </w:rPr>
      </w:pPr>
      <w:r w:rsidRPr="001D19F6">
        <w:rPr>
          <w:rFonts w:ascii="Arial" w:eastAsia="굴림" w:hAnsi="Arial" w:cs="Arial"/>
          <w:sz w:val="22"/>
        </w:rPr>
        <w:t>[IWER: Caution! Choose only the meals R actually had.]</w:t>
      </w:r>
    </w:p>
    <w:p w14:paraId="0883A201" w14:textId="77777777" w:rsidR="006E6B90" w:rsidRPr="001D19F6" w:rsidRDefault="006E6B90" w:rsidP="003E1E49">
      <w:pPr>
        <w:pStyle w:val="a6"/>
        <w:numPr>
          <w:ilvl w:val="0"/>
          <w:numId w:val="337"/>
        </w:numPr>
        <w:wordWrap/>
        <w:spacing w:line="360" w:lineRule="auto"/>
        <w:ind w:leftChars="0"/>
        <w:jc w:val="left"/>
        <w:rPr>
          <w:rFonts w:ascii="Arial" w:eastAsia="굴림" w:hAnsi="Arial" w:cs="Arial"/>
          <w:sz w:val="22"/>
        </w:rPr>
      </w:pPr>
      <w:r w:rsidRPr="001D19F6">
        <w:rPr>
          <w:rFonts w:ascii="Arial" w:eastAsia="굴림" w:hAnsi="Arial" w:cs="Arial"/>
          <w:sz w:val="22"/>
        </w:rPr>
        <w:t>I had breakfast</w:t>
      </w:r>
    </w:p>
    <w:p w14:paraId="3CEAA827" w14:textId="77777777" w:rsidR="006E6B90" w:rsidRPr="001D19F6" w:rsidRDefault="006E6B90" w:rsidP="003E1E49">
      <w:pPr>
        <w:pStyle w:val="a6"/>
        <w:numPr>
          <w:ilvl w:val="0"/>
          <w:numId w:val="337"/>
        </w:numPr>
        <w:wordWrap/>
        <w:spacing w:line="360" w:lineRule="auto"/>
        <w:ind w:leftChars="0"/>
        <w:jc w:val="left"/>
        <w:rPr>
          <w:rFonts w:ascii="Arial" w:eastAsia="굴림" w:hAnsi="Arial" w:cs="Arial"/>
          <w:sz w:val="22"/>
        </w:rPr>
      </w:pPr>
      <w:r w:rsidRPr="001D19F6">
        <w:rPr>
          <w:rFonts w:ascii="Arial" w:eastAsia="굴림" w:hAnsi="Arial" w:cs="Arial"/>
          <w:sz w:val="22"/>
        </w:rPr>
        <w:t>I had lunch</w:t>
      </w:r>
    </w:p>
    <w:p w14:paraId="1141A4F5" w14:textId="77777777" w:rsidR="006E6B90" w:rsidRPr="001D19F6" w:rsidRDefault="006E6B90" w:rsidP="003E1E49">
      <w:pPr>
        <w:pStyle w:val="a6"/>
        <w:numPr>
          <w:ilvl w:val="0"/>
          <w:numId w:val="337"/>
        </w:numPr>
        <w:wordWrap/>
        <w:spacing w:line="360" w:lineRule="auto"/>
        <w:ind w:leftChars="0"/>
        <w:jc w:val="left"/>
        <w:rPr>
          <w:rFonts w:ascii="Arial" w:eastAsia="굴림" w:hAnsi="Arial" w:cs="Arial"/>
          <w:sz w:val="22"/>
        </w:rPr>
      </w:pPr>
      <w:r w:rsidRPr="001D19F6">
        <w:rPr>
          <w:rFonts w:ascii="Arial" w:eastAsia="굴림" w:hAnsi="Arial" w:cs="Arial"/>
          <w:sz w:val="22"/>
        </w:rPr>
        <w:t>I had dinner</w:t>
      </w:r>
    </w:p>
    <w:p w14:paraId="1E61F4BE" w14:textId="77777777" w:rsidR="006E6B90" w:rsidRPr="001D19F6" w:rsidRDefault="006E6B90" w:rsidP="003E1E49">
      <w:pPr>
        <w:pStyle w:val="a6"/>
        <w:numPr>
          <w:ilvl w:val="0"/>
          <w:numId w:val="337"/>
        </w:numPr>
        <w:wordWrap/>
        <w:spacing w:line="360" w:lineRule="auto"/>
        <w:ind w:leftChars="0"/>
        <w:jc w:val="left"/>
        <w:rPr>
          <w:rFonts w:ascii="Arial" w:eastAsia="굴림" w:hAnsi="Arial" w:cs="Arial"/>
          <w:sz w:val="22"/>
        </w:rPr>
      </w:pPr>
      <w:r w:rsidRPr="001D19F6">
        <w:rPr>
          <w:rFonts w:ascii="Arial" w:eastAsia="굴림" w:hAnsi="Arial" w:cs="Arial"/>
          <w:sz w:val="22"/>
        </w:rPr>
        <w:t>I did not eat anything</w:t>
      </w:r>
    </w:p>
    <w:p w14:paraId="2EF6D72B" w14:textId="77777777" w:rsidR="006E6B90" w:rsidRPr="001D19F6" w:rsidRDefault="006E6B90" w:rsidP="006E6B90">
      <w:pPr>
        <w:wordWrap/>
        <w:spacing w:line="360" w:lineRule="auto"/>
        <w:jc w:val="left"/>
        <w:rPr>
          <w:rFonts w:ascii="Arial" w:eastAsia="굴림" w:hAnsi="Arial" w:cs="Arial"/>
          <w:sz w:val="22"/>
        </w:rPr>
      </w:pPr>
    </w:p>
    <w:p w14:paraId="4EA964A9" w14:textId="77777777" w:rsidR="006E6B90" w:rsidRPr="001D19F6" w:rsidRDefault="003C67E0" w:rsidP="0058514D">
      <w:pPr>
        <w:wordWrap/>
        <w:spacing w:line="360" w:lineRule="auto"/>
        <w:rPr>
          <w:rFonts w:ascii="Arial" w:eastAsia="굴림" w:hAnsi="Arial" w:cs="Arial"/>
          <w:sz w:val="22"/>
        </w:rPr>
      </w:pPr>
      <w:r w:rsidRPr="001D19F6">
        <w:rPr>
          <w:rFonts w:ascii="Arial" w:eastAsia="굴림" w:hAnsi="Arial" w:cs="Arial"/>
          <w:sz w:val="22"/>
        </w:rPr>
        <w:t>C123</w:t>
      </w:r>
      <w:r w:rsidR="006E6B90" w:rsidRPr="001D19F6">
        <w:rPr>
          <w:rFonts w:ascii="Arial" w:eastAsia="굴림" w:hAnsi="Arial" w:cs="Arial"/>
          <w:sz w:val="22"/>
        </w:rPr>
        <w:t xml:space="preserve">. </w:t>
      </w:r>
      <w:r w:rsidR="0058514D" w:rsidRPr="001D19F6">
        <w:rPr>
          <w:rFonts w:ascii="Arial" w:eastAsia="굴림" w:hAnsi="Arial" w:cs="Arial"/>
          <w:sz w:val="22"/>
        </w:rPr>
        <w:t xml:space="preserve">Thinking of the day before yesterday, did you have three meals including breakfast, lunch and dinner? </w:t>
      </w:r>
      <w:r w:rsidR="002047C1" w:rsidRPr="001D19F6">
        <w:rPr>
          <w:rFonts w:ascii="Arial" w:eastAsia="굴림" w:hAnsi="Arial" w:cs="Arial"/>
          <w:sz w:val="22"/>
        </w:rPr>
        <w:t xml:space="preserve">Choose all that apply. </w:t>
      </w:r>
      <w:r w:rsidR="00FF7F8A" w:rsidRPr="001D19F6">
        <w:rPr>
          <w:rFonts w:ascii="Arial" w:eastAsia="굴림" w:hAnsi="Arial" w:cs="Arial"/>
          <w:sz w:val="22"/>
        </w:rPr>
        <w:t>(Select multiple responses.)</w:t>
      </w:r>
    </w:p>
    <w:p w14:paraId="538791A4" w14:textId="77777777" w:rsidR="00346CCF" w:rsidRPr="001D19F6" w:rsidRDefault="00346CCF" w:rsidP="006E6B90">
      <w:pPr>
        <w:wordWrap/>
        <w:spacing w:line="360" w:lineRule="auto"/>
        <w:jc w:val="left"/>
        <w:rPr>
          <w:rFonts w:ascii="Arial" w:eastAsia="굴림" w:hAnsi="Arial" w:cs="Arial"/>
          <w:sz w:val="22"/>
        </w:rPr>
      </w:pPr>
      <w:r w:rsidRPr="001D19F6">
        <w:rPr>
          <w:rFonts w:ascii="Arial" w:eastAsia="굴림" w:hAnsi="Arial" w:cs="Arial"/>
          <w:sz w:val="22"/>
        </w:rPr>
        <w:t>[IWER: Caution! Choose only the meals R actually had.]</w:t>
      </w:r>
    </w:p>
    <w:p w14:paraId="12EB3026" w14:textId="77777777" w:rsidR="0058514D" w:rsidRPr="001D19F6" w:rsidRDefault="0058514D" w:rsidP="003E1E49">
      <w:pPr>
        <w:pStyle w:val="a6"/>
        <w:numPr>
          <w:ilvl w:val="0"/>
          <w:numId w:val="338"/>
        </w:numPr>
        <w:wordWrap/>
        <w:spacing w:line="360" w:lineRule="auto"/>
        <w:ind w:leftChars="0"/>
        <w:jc w:val="left"/>
        <w:rPr>
          <w:rFonts w:ascii="Arial" w:eastAsia="굴림" w:hAnsi="Arial" w:cs="Arial"/>
          <w:sz w:val="22"/>
        </w:rPr>
      </w:pPr>
      <w:r w:rsidRPr="001D19F6">
        <w:rPr>
          <w:rFonts w:ascii="Arial" w:eastAsia="굴림" w:hAnsi="Arial" w:cs="Arial"/>
          <w:sz w:val="22"/>
        </w:rPr>
        <w:t>I had breakfast</w:t>
      </w:r>
    </w:p>
    <w:p w14:paraId="63A2E709" w14:textId="77777777" w:rsidR="0058514D" w:rsidRPr="001D19F6" w:rsidRDefault="0058514D" w:rsidP="003E1E49">
      <w:pPr>
        <w:pStyle w:val="a6"/>
        <w:numPr>
          <w:ilvl w:val="0"/>
          <w:numId w:val="338"/>
        </w:numPr>
        <w:wordWrap/>
        <w:spacing w:line="360" w:lineRule="auto"/>
        <w:ind w:leftChars="0"/>
        <w:jc w:val="left"/>
        <w:rPr>
          <w:rFonts w:ascii="Arial" w:eastAsia="굴림" w:hAnsi="Arial" w:cs="Arial"/>
          <w:sz w:val="22"/>
        </w:rPr>
      </w:pPr>
      <w:r w:rsidRPr="001D19F6">
        <w:rPr>
          <w:rFonts w:ascii="Arial" w:eastAsia="굴림" w:hAnsi="Arial" w:cs="Arial"/>
          <w:sz w:val="22"/>
        </w:rPr>
        <w:t>I had lunch</w:t>
      </w:r>
    </w:p>
    <w:p w14:paraId="7B863E2D" w14:textId="77777777" w:rsidR="0058514D" w:rsidRPr="001D19F6" w:rsidRDefault="0058514D" w:rsidP="003E1E49">
      <w:pPr>
        <w:pStyle w:val="a6"/>
        <w:numPr>
          <w:ilvl w:val="0"/>
          <w:numId w:val="338"/>
        </w:numPr>
        <w:wordWrap/>
        <w:spacing w:line="360" w:lineRule="auto"/>
        <w:ind w:leftChars="0"/>
        <w:jc w:val="left"/>
        <w:rPr>
          <w:rFonts w:ascii="Arial" w:eastAsia="굴림" w:hAnsi="Arial" w:cs="Arial"/>
          <w:sz w:val="22"/>
        </w:rPr>
      </w:pPr>
      <w:r w:rsidRPr="001D19F6">
        <w:rPr>
          <w:rFonts w:ascii="Arial" w:eastAsia="굴림" w:hAnsi="Arial" w:cs="Arial"/>
          <w:sz w:val="22"/>
        </w:rPr>
        <w:t>I had dinner</w:t>
      </w:r>
    </w:p>
    <w:p w14:paraId="680C327D" w14:textId="77777777" w:rsidR="0058514D" w:rsidRPr="001D19F6" w:rsidRDefault="0058514D" w:rsidP="003E1E49">
      <w:pPr>
        <w:pStyle w:val="a6"/>
        <w:numPr>
          <w:ilvl w:val="0"/>
          <w:numId w:val="338"/>
        </w:numPr>
        <w:wordWrap/>
        <w:spacing w:line="360" w:lineRule="auto"/>
        <w:ind w:leftChars="0"/>
        <w:jc w:val="left"/>
        <w:rPr>
          <w:rFonts w:ascii="Arial" w:eastAsia="굴림" w:hAnsi="Arial" w:cs="Arial"/>
          <w:sz w:val="22"/>
        </w:rPr>
      </w:pPr>
      <w:r w:rsidRPr="001D19F6">
        <w:rPr>
          <w:rFonts w:ascii="Arial" w:eastAsia="굴림" w:hAnsi="Arial" w:cs="Arial"/>
          <w:sz w:val="22"/>
        </w:rPr>
        <w:t>I did not eat anything</w:t>
      </w:r>
    </w:p>
    <w:p w14:paraId="36F9E636" w14:textId="77777777" w:rsidR="006F3991" w:rsidRPr="001D19F6" w:rsidRDefault="006F3991" w:rsidP="006F3991">
      <w:pPr>
        <w:pStyle w:val="a6"/>
        <w:wordWrap/>
        <w:spacing w:line="360" w:lineRule="auto"/>
        <w:ind w:leftChars="0" w:left="360"/>
        <w:jc w:val="left"/>
        <w:rPr>
          <w:rFonts w:ascii="Arial" w:eastAsia="굴림" w:hAnsi="Arial" w:cs="Arial"/>
          <w:sz w:val="22"/>
        </w:rPr>
      </w:pPr>
    </w:p>
    <w:p w14:paraId="2C0188AD" w14:textId="77777777" w:rsidR="003C67E0" w:rsidRPr="001D19F6" w:rsidRDefault="003C67E0" w:rsidP="00022952">
      <w:pPr>
        <w:wordWrap/>
        <w:spacing w:line="276" w:lineRule="auto"/>
        <w:jc w:val="left"/>
        <w:rPr>
          <w:rFonts w:ascii="Arial" w:eastAsia="굴림" w:hAnsi="Arial" w:cs="Arial"/>
          <w:b/>
          <w:sz w:val="22"/>
        </w:rPr>
      </w:pPr>
      <w:r w:rsidRPr="001D19F6">
        <w:rPr>
          <w:rFonts w:ascii="Arial" w:eastAsia="굴림" w:hAnsi="Arial" w:cs="Arial"/>
          <w:b/>
          <w:sz w:val="22"/>
        </w:rPr>
        <w:t>&lt; Smoking &gt;</w:t>
      </w:r>
    </w:p>
    <w:p w14:paraId="51E50D45" w14:textId="77777777" w:rsidR="00346CCF" w:rsidRPr="001D19F6" w:rsidRDefault="00346CCF" w:rsidP="00022952">
      <w:pPr>
        <w:wordWrap/>
        <w:spacing w:line="276" w:lineRule="auto"/>
        <w:jc w:val="left"/>
        <w:rPr>
          <w:rFonts w:ascii="Arial" w:eastAsia="굴림" w:hAnsi="Arial" w:cs="Arial"/>
          <w:b/>
          <w:sz w:val="22"/>
        </w:rPr>
      </w:pPr>
      <w:r w:rsidRPr="001D19F6">
        <w:rPr>
          <w:rFonts w:ascii="Arial" w:eastAsia="굴림" w:hAnsi="Arial" w:cs="Arial"/>
          <w:b/>
          <w:sz w:val="22"/>
        </w:rPr>
        <w:t>Logic</w:t>
      </w:r>
    </w:p>
    <w:p w14:paraId="5B3AE14A" w14:textId="77777777" w:rsidR="00190BFD" w:rsidRPr="001D19F6" w:rsidRDefault="00346CCF" w:rsidP="00F14BA4">
      <w:pPr>
        <w:pStyle w:val="a6"/>
        <w:numPr>
          <w:ilvl w:val="0"/>
          <w:numId w:val="1129"/>
        </w:numPr>
        <w:wordWrap/>
        <w:spacing w:line="276" w:lineRule="auto"/>
        <w:ind w:leftChars="0"/>
        <w:jc w:val="left"/>
        <w:rPr>
          <w:rFonts w:ascii="Arial" w:eastAsia="굴림" w:hAnsi="Arial" w:cs="Arial"/>
          <w:b/>
          <w:sz w:val="22"/>
        </w:rPr>
      </w:pPr>
      <w:r w:rsidRPr="001D19F6">
        <w:rPr>
          <w:rFonts w:ascii="Arial" w:eastAsia="굴림" w:hAnsi="Arial" w:cs="Arial"/>
          <w:b/>
          <w:sz w:val="22"/>
        </w:rPr>
        <w:t xml:space="preserve">If (R was identified as a smoker in the previous interview and </w:t>
      </w:r>
      <w:r w:rsidRPr="001D19F6">
        <w:rPr>
          <w:rFonts w:ascii="Arial" w:eastAsia="굴림" w:hAnsi="Arial" w:cs="Arial"/>
          <w:b/>
          <w:bCs/>
          <w:sz w:val="22"/>
        </w:rPr>
        <w:t>C1</w:t>
      </w:r>
      <w:r w:rsidR="003C67E0" w:rsidRPr="001D19F6">
        <w:rPr>
          <w:rFonts w:ascii="Arial" w:eastAsia="굴림" w:hAnsi="Arial" w:cs="Arial"/>
          <w:b/>
          <w:bCs/>
          <w:sz w:val="22"/>
        </w:rPr>
        <w:t>24</w:t>
      </w:r>
      <w:r w:rsidRPr="001D19F6">
        <w:rPr>
          <w:rFonts w:ascii="Arial" w:eastAsia="굴림" w:hAnsi="Arial" w:cs="Arial"/>
          <w:b/>
          <w:bCs/>
          <w:sz w:val="22"/>
        </w:rPr>
        <w:t>=</w:t>
      </w:r>
      <w:r w:rsidRPr="001D19F6">
        <w:rPr>
          <w:rFonts w:ascii="굴림" w:eastAsia="굴림" w:hAnsi="굴림" w:cs="굴림" w:hint="eastAsia"/>
          <w:b/>
          <w:bCs/>
          <w:sz w:val="22"/>
        </w:rPr>
        <w:t>①</w:t>
      </w:r>
      <w:r w:rsidRPr="001D19F6">
        <w:rPr>
          <w:rFonts w:ascii="Arial" w:eastAsia="굴림" w:hAnsi="Arial" w:cs="Arial"/>
          <w:b/>
          <w:bCs/>
          <w:sz w:val="22"/>
        </w:rPr>
        <w:t>) or</w:t>
      </w:r>
      <w:r w:rsidR="00190BFD" w:rsidRPr="001D19F6">
        <w:rPr>
          <w:rFonts w:ascii="Arial" w:eastAsia="굴림" w:hAnsi="Arial" w:cs="Arial"/>
          <w:b/>
          <w:bCs/>
          <w:sz w:val="22"/>
        </w:rPr>
        <w:t xml:space="preserve"> </w:t>
      </w:r>
      <w:r w:rsidRPr="001D19F6">
        <w:rPr>
          <w:rFonts w:ascii="Arial" w:eastAsia="굴림" w:hAnsi="Arial" w:cs="Arial"/>
          <w:b/>
          <w:bCs/>
          <w:sz w:val="22"/>
        </w:rPr>
        <w:t xml:space="preserve">(R </w:t>
      </w:r>
      <w:r w:rsidR="00A56DF0" w:rsidRPr="001D19F6">
        <w:rPr>
          <w:rFonts w:ascii="Arial" w:eastAsia="굴림" w:hAnsi="Arial" w:cs="Arial"/>
          <w:b/>
          <w:bCs/>
          <w:sz w:val="22"/>
        </w:rPr>
        <w:t xml:space="preserve">was identified </w:t>
      </w:r>
      <w:r w:rsidRPr="001D19F6">
        <w:rPr>
          <w:rFonts w:ascii="Arial" w:eastAsia="굴림" w:hAnsi="Arial" w:cs="Arial"/>
          <w:b/>
          <w:bCs/>
          <w:sz w:val="22"/>
        </w:rPr>
        <w:t>as</w:t>
      </w:r>
      <w:r w:rsidR="00A56DF0" w:rsidRPr="001D19F6">
        <w:rPr>
          <w:rFonts w:ascii="Arial" w:eastAsia="굴림" w:hAnsi="Arial" w:cs="Arial"/>
          <w:b/>
          <w:bCs/>
          <w:sz w:val="22"/>
        </w:rPr>
        <w:t xml:space="preserve"> a</w:t>
      </w:r>
      <w:r w:rsidRPr="001D19F6">
        <w:rPr>
          <w:rFonts w:ascii="Arial" w:eastAsia="굴림" w:hAnsi="Arial" w:cs="Arial"/>
          <w:b/>
          <w:bCs/>
          <w:sz w:val="22"/>
        </w:rPr>
        <w:t xml:space="preserve"> non-smoker in the previous interview and</w:t>
      </w:r>
      <w:r w:rsidR="00190BFD" w:rsidRPr="001D19F6">
        <w:rPr>
          <w:rFonts w:ascii="Arial" w:eastAsia="굴림" w:hAnsi="Arial" w:cs="Arial"/>
          <w:b/>
          <w:bCs/>
          <w:sz w:val="22"/>
        </w:rPr>
        <w:t xml:space="preserve"> </w:t>
      </w:r>
      <w:r w:rsidRPr="001D19F6">
        <w:rPr>
          <w:rFonts w:ascii="Arial" w:eastAsia="굴림" w:hAnsi="Arial" w:cs="Arial"/>
          <w:b/>
          <w:bCs/>
          <w:sz w:val="22"/>
        </w:rPr>
        <w:t>C1</w:t>
      </w:r>
      <w:r w:rsidR="003C67E0" w:rsidRPr="001D19F6">
        <w:rPr>
          <w:rFonts w:ascii="Arial" w:eastAsia="굴림" w:hAnsi="Arial" w:cs="Arial"/>
          <w:b/>
          <w:bCs/>
          <w:sz w:val="22"/>
        </w:rPr>
        <w:t>24</w:t>
      </w:r>
      <w:r w:rsidRPr="001D19F6">
        <w:rPr>
          <w:rFonts w:ascii="Arial" w:eastAsia="굴림" w:hAnsi="Arial" w:cs="Arial"/>
          <w:b/>
          <w:bCs/>
          <w:sz w:val="22"/>
        </w:rPr>
        <w:t>=</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190BFD" w:rsidRPr="001D19F6">
        <w:rPr>
          <w:rFonts w:ascii="Arial" w:eastAsia="굴림" w:hAnsi="Arial" w:cs="Arial"/>
          <w:b/>
          <w:bCs/>
          <w:sz w:val="22"/>
        </w:rPr>
        <w:t xml:space="preserve">ask </w:t>
      </w:r>
      <w:r w:rsidRPr="001D19F6">
        <w:rPr>
          <w:rFonts w:ascii="Arial" w:eastAsia="굴림" w:hAnsi="Arial" w:cs="Arial"/>
          <w:b/>
          <w:bCs/>
          <w:sz w:val="22"/>
        </w:rPr>
        <w:t>C1</w:t>
      </w:r>
      <w:r w:rsidR="003C67E0" w:rsidRPr="001D19F6">
        <w:rPr>
          <w:rFonts w:ascii="Arial" w:eastAsia="굴림" w:hAnsi="Arial" w:cs="Arial"/>
          <w:b/>
          <w:bCs/>
          <w:sz w:val="22"/>
        </w:rPr>
        <w:t>25</w:t>
      </w:r>
      <w:r w:rsidRPr="001D19F6">
        <w:rPr>
          <w:rFonts w:ascii="Arial" w:eastAsia="굴림" w:hAnsi="Arial" w:cs="Arial"/>
          <w:b/>
          <w:bCs/>
          <w:sz w:val="22"/>
        </w:rPr>
        <w:t xml:space="preserve">. </w:t>
      </w:r>
    </w:p>
    <w:p w14:paraId="7CE1A9D2" w14:textId="77777777" w:rsidR="003C67E0" w:rsidRPr="001D19F6" w:rsidRDefault="00346CCF" w:rsidP="00F14BA4">
      <w:pPr>
        <w:pStyle w:val="a6"/>
        <w:numPr>
          <w:ilvl w:val="0"/>
          <w:numId w:val="1129"/>
        </w:numPr>
        <w:wordWrap/>
        <w:spacing w:line="276" w:lineRule="auto"/>
        <w:ind w:leftChars="0"/>
        <w:jc w:val="left"/>
        <w:rPr>
          <w:rFonts w:ascii="Arial" w:eastAsia="굴림" w:hAnsi="Arial" w:cs="Arial"/>
          <w:b/>
          <w:sz w:val="22"/>
        </w:rPr>
      </w:pPr>
      <w:r w:rsidRPr="001D19F6">
        <w:rPr>
          <w:rFonts w:ascii="Arial" w:eastAsia="굴림" w:hAnsi="Arial" w:cs="Arial"/>
          <w:b/>
          <w:bCs/>
          <w:sz w:val="22"/>
        </w:rPr>
        <w:t>If R</w:t>
      </w:r>
      <w:r w:rsidR="00A56DF0" w:rsidRPr="001D19F6">
        <w:rPr>
          <w:rFonts w:ascii="Arial" w:eastAsia="굴림" w:hAnsi="Arial" w:cs="Arial"/>
          <w:b/>
          <w:bCs/>
          <w:sz w:val="22"/>
        </w:rPr>
        <w:t xml:space="preserve"> was identified as a smoker in the previous interview and </w:t>
      </w:r>
      <w:r w:rsidRPr="001D19F6">
        <w:rPr>
          <w:rFonts w:ascii="Arial" w:eastAsia="굴림" w:hAnsi="Arial" w:cs="Arial"/>
          <w:b/>
          <w:bCs/>
          <w:sz w:val="22"/>
        </w:rPr>
        <w:t>C1</w:t>
      </w:r>
      <w:r w:rsidR="003C67E0" w:rsidRPr="001D19F6">
        <w:rPr>
          <w:rFonts w:ascii="Arial" w:eastAsia="굴림" w:hAnsi="Arial" w:cs="Arial"/>
          <w:b/>
          <w:bCs/>
          <w:sz w:val="22"/>
        </w:rPr>
        <w:t>24</w:t>
      </w:r>
      <w:r w:rsidRPr="001D19F6">
        <w:rPr>
          <w:rFonts w:ascii="Arial" w:eastAsia="굴림" w:hAnsi="Arial" w:cs="Arial"/>
          <w:b/>
          <w:bCs/>
          <w:sz w:val="22"/>
        </w:rPr>
        <w:t>=</w:t>
      </w:r>
      <w:r w:rsidR="00A56DF0" w:rsidRPr="001D19F6">
        <w:rPr>
          <w:rFonts w:ascii="굴림" w:eastAsia="굴림" w:hAnsi="굴림" w:cs="굴림" w:hint="eastAsia"/>
          <w:b/>
          <w:bCs/>
          <w:sz w:val="22"/>
        </w:rPr>
        <w:t>⑤</w:t>
      </w:r>
      <w:r w:rsidR="00A56DF0" w:rsidRPr="001D19F6">
        <w:rPr>
          <w:rFonts w:ascii="Arial" w:eastAsia="굴림" w:hAnsi="Arial" w:cs="Arial"/>
          <w:b/>
          <w:bCs/>
          <w:sz w:val="22"/>
        </w:rPr>
        <w:t xml:space="preserve">, then </w:t>
      </w:r>
      <w:r w:rsidR="00190BFD" w:rsidRPr="001D19F6">
        <w:rPr>
          <w:rFonts w:ascii="Arial" w:eastAsia="굴림" w:hAnsi="Arial" w:cs="Arial"/>
          <w:b/>
          <w:bCs/>
          <w:sz w:val="22"/>
        </w:rPr>
        <w:t>ask</w:t>
      </w:r>
      <w:r w:rsidR="00A56DF0" w:rsidRPr="001D19F6">
        <w:rPr>
          <w:rFonts w:ascii="Arial" w:eastAsia="굴림" w:hAnsi="Arial" w:cs="Arial"/>
          <w:b/>
          <w:bCs/>
          <w:sz w:val="22"/>
        </w:rPr>
        <w:t xml:space="preserve"> </w:t>
      </w:r>
      <w:r w:rsidRPr="001D19F6">
        <w:rPr>
          <w:rFonts w:ascii="Arial" w:eastAsia="굴림" w:hAnsi="Arial" w:cs="Arial"/>
          <w:b/>
          <w:bCs/>
          <w:sz w:val="22"/>
        </w:rPr>
        <w:t>C1</w:t>
      </w:r>
      <w:r w:rsidR="003C67E0" w:rsidRPr="001D19F6">
        <w:rPr>
          <w:rFonts w:ascii="Arial" w:eastAsia="굴림" w:hAnsi="Arial" w:cs="Arial"/>
          <w:b/>
          <w:bCs/>
          <w:sz w:val="22"/>
        </w:rPr>
        <w:t>29</w:t>
      </w:r>
      <w:r w:rsidR="00A56DF0" w:rsidRPr="001D19F6">
        <w:rPr>
          <w:rFonts w:ascii="Arial" w:eastAsia="굴림" w:hAnsi="Arial" w:cs="Arial"/>
          <w:b/>
          <w:bCs/>
          <w:sz w:val="22"/>
        </w:rPr>
        <w:t xml:space="preserve">. </w:t>
      </w:r>
    </w:p>
    <w:p w14:paraId="783CEA9A" w14:textId="77777777" w:rsidR="00346CCF" w:rsidRPr="001D19F6" w:rsidRDefault="00A56DF0" w:rsidP="00F14BA4">
      <w:pPr>
        <w:pStyle w:val="a6"/>
        <w:numPr>
          <w:ilvl w:val="0"/>
          <w:numId w:val="1129"/>
        </w:numPr>
        <w:wordWrap/>
        <w:spacing w:line="276" w:lineRule="auto"/>
        <w:ind w:leftChars="0"/>
        <w:jc w:val="left"/>
        <w:rPr>
          <w:rFonts w:ascii="Arial" w:eastAsia="굴림" w:hAnsi="Arial" w:cs="Arial"/>
          <w:b/>
          <w:sz w:val="22"/>
        </w:rPr>
      </w:pPr>
      <w:r w:rsidRPr="001D19F6">
        <w:rPr>
          <w:rFonts w:ascii="Arial" w:eastAsia="굴림" w:hAnsi="Arial" w:cs="Arial"/>
          <w:b/>
          <w:bCs/>
          <w:sz w:val="22"/>
        </w:rPr>
        <w:t>If R was identified as a non-smoker in the previous interview</w:t>
      </w:r>
      <w:r w:rsidR="00190BFD" w:rsidRPr="001D19F6">
        <w:rPr>
          <w:rFonts w:ascii="Arial" w:eastAsia="굴림" w:hAnsi="Arial" w:cs="Arial"/>
          <w:b/>
          <w:bCs/>
          <w:sz w:val="22"/>
        </w:rPr>
        <w:t xml:space="preserve"> </w:t>
      </w:r>
      <w:r w:rsidRPr="001D19F6">
        <w:rPr>
          <w:rFonts w:ascii="Arial" w:eastAsia="굴림" w:hAnsi="Arial" w:cs="Arial"/>
          <w:b/>
          <w:bCs/>
          <w:sz w:val="22"/>
        </w:rPr>
        <w:t xml:space="preserve">and </w:t>
      </w:r>
      <w:r w:rsidR="003C67E0" w:rsidRPr="001D19F6">
        <w:rPr>
          <w:rFonts w:ascii="Arial" w:eastAsia="굴림" w:hAnsi="Arial" w:cs="Arial"/>
          <w:b/>
          <w:bCs/>
          <w:sz w:val="22"/>
        </w:rPr>
        <w:t>C124</w:t>
      </w:r>
      <w:r w:rsidR="00346CCF" w:rsidRPr="001D19F6">
        <w:rPr>
          <w:rFonts w:ascii="Arial" w:eastAsia="굴림" w:hAnsi="Arial" w:cs="Arial"/>
          <w:b/>
          <w:bCs/>
          <w:sz w:val="22"/>
        </w:rPr>
        <w:t>=</w:t>
      </w:r>
      <w:r w:rsidR="00346CCF" w:rsidRPr="001D19F6">
        <w:rPr>
          <w:rFonts w:ascii="굴림" w:eastAsia="굴림" w:hAnsi="굴림" w:cs="굴림" w:hint="eastAsia"/>
          <w:b/>
          <w:bCs/>
          <w:sz w:val="22"/>
        </w:rPr>
        <w:t>⑤</w:t>
      </w:r>
      <w:r w:rsidR="003C67E0" w:rsidRPr="001D19F6">
        <w:rPr>
          <w:rFonts w:ascii="Arial" w:eastAsia="굴림" w:hAnsi="Arial" w:cs="Arial"/>
          <w:b/>
          <w:bCs/>
          <w:sz w:val="22"/>
        </w:rPr>
        <w:t xml:space="preserve"> and C125=</w:t>
      </w:r>
      <w:r w:rsidR="003C67E0" w:rsidRPr="001D19F6">
        <w:rPr>
          <w:rFonts w:ascii="굴림" w:eastAsia="굴림" w:hAnsi="굴림" w:cs="굴림" w:hint="eastAsia"/>
          <w:b/>
          <w:bCs/>
          <w:sz w:val="22"/>
        </w:rPr>
        <w:t>⑤</w:t>
      </w:r>
      <w:r w:rsidRPr="001D19F6">
        <w:rPr>
          <w:rFonts w:ascii="Arial" w:eastAsia="굴림" w:hAnsi="Arial" w:cs="Arial"/>
          <w:b/>
          <w:bCs/>
          <w:sz w:val="22"/>
        </w:rPr>
        <w:t xml:space="preserve">, then go to </w:t>
      </w:r>
      <w:r w:rsidR="00346CCF" w:rsidRPr="001D19F6">
        <w:rPr>
          <w:rFonts w:ascii="Arial" w:eastAsia="굴림" w:hAnsi="Arial" w:cs="Arial"/>
          <w:b/>
          <w:bCs/>
          <w:sz w:val="22"/>
        </w:rPr>
        <w:t>C1</w:t>
      </w:r>
      <w:r w:rsidR="003C67E0" w:rsidRPr="001D19F6">
        <w:rPr>
          <w:rFonts w:ascii="Arial" w:eastAsia="굴림" w:hAnsi="Arial" w:cs="Arial"/>
          <w:b/>
          <w:bCs/>
          <w:sz w:val="22"/>
        </w:rPr>
        <w:t>30</w:t>
      </w:r>
      <w:r w:rsidRPr="001D19F6">
        <w:rPr>
          <w:rFonts w:ascii="Arial" w:eastAsia="굴림" w:hAnsi="Arial" w:cs="Arial"/>
          <w:b/>
          <w:bCs/>
          <w:sz w:val="22"/>
        </w:rPr>
        <w:t>.</w:t>
      </w:r>
    </w:p>
    <w:p w14:paraId="540105F6" w14:textId="77777777" w:rsidR="00190BFD" w:rsidRPr="001D19F6" w:rsidRDefault="00190BFD" w:rsidP="00190BFD">
      <w:pPr>
        <w:pStyle w:val="a6"/>
        <w:wordWrap/>
        <w:spacing w:line="360" w:lineRule="auto"/>
        <w:ind w:leftChars="0"/>
        <w:jc w:val="left"/>
        <w:rPr>
          <w:rFonts w:ascii="Arial" w:eastAsia="굴림" w:hAnsi="Arial" w:cs="Arial"/>
          <w:b/>
          <w:sz w:val="22"/>
        </w:rPr>
      </w:pPr>
    </w:p>
    <w:p w14:paraId="464E9D7C" w14:textId="77777777" w:rsidR="006E6B90" w:rsidRPr="001D19F6" w:rsidRDefault="003C67E0" w:rsidP="006E6B90">
      <w:pPr>
        <w:wordWrap/>
        <w:spacing w:line="360" w:lineRule="auto"/>
        <w:jc w:val="left"/>
        <w:rPr>
          <w:rFonts w:ascii="Arial" w:eastAsia="굴림" w:hAnsi="Arial" w:cs="Arial"/>
          <w:sz w:val="22"/>
        </w:rPr>
      </w:pPr>
      <w:r w:rsidRPr="001D19F6">
        <w:rPr>
          <w:rFonts w:ascii="Arial" w:eastAsia="굴림" w:hAnsi="Arial" w:cs="Arial"/>
          <w:sz w:val="22"/>
        </w:rPr>
        <w:t>C124</w:t>
      </w:r>
      <w:r w:rsidR="006E6B90" w:rsidRPr="001D19F6">
        <w:rPr>
          <w:rFonts w:ascii="Arial" w:eastAsia="굴림" w:hAnsi="Arial" w:cs="Arial"/>
          <w:sz w:val="22"/>
        </w:rPr>
        <w:t>. Have you smoked more than 5 packs of cigarettes (100 cigarettes)</w:t>
      </w:r>
      <w:r w:rsidR="00D04759" w:rsidRPr="001D19F6">
        <w:rPr>
          <w:rFonts w:ascii="Arial" w:eastAsia="굴림" w:hAnsi="Arial" w:cs="Arial"/>
          <w:sz w:val="22"/>
        </w:rPr>
        <w:t xml:space="preserve"> in total since the previous </w:t>
      </w:r>
      <w:proofErr w:type="gramStart"/>
      <w:r w:rsidR="00D04759" w:rsidRPr="001D19F6">
        <w:rPr>
          <w:rFonts w:ascii="Arial" w:eastAsia="굴림" w:hAnsi="Arial" w:cs="Arial"/>
          <w:sz w:val="22"/>
        </w:rPr>
        <w:t>interview</w:t>
      </w:r>
      <w:r w:rsidR="00B00E59" w:rsidRPr="001D19F6">
        <w:rPr>
          <w:rFonts w:ascii="Arial" w:eastAsia="굴림" w:hAnsi="Arial" w:cs="Arial"/>
          <w:kern w:val="0"/>
          <w:sz w:val="22"/>
        </w:rPr>
        <w:t>(</w:t>
      </w:r>
      <w:proofErr w:type="gramEnd"/>
      <w:r w:rsidR="00B00E59" w:rsidRPr="001D19F6">
        <w:rPr>
          <w:rFonts w:ascii="Arial" w:eastAsia="굴림" w:hAnsi="Arial" w:cs="Arial"/>
          <w:kern w:val="0"/>
          <w:sz w:val="22"/>
        </w:rPr>
        <w:t>___ month ___ day ___ year)</w:t>
      </w:r>
      <w:r w:rsidR="006E6B90" w:rsidRPr="001D19F6">
        <w:rPr>
          <w:rFonts w:ascii="Arial" w:eastAsia="굴림" w:hAnsi="Arial" w:cs="Arial"/>
          <w:sz w:val="22"/>
        </w:rPr>
        <w:t>?</w:t>
      </w:r>
    </w:p>
    <w:p w14:paraId="50FC8632" w14:textId="77777777" w:rsidR="00297F86" w:rsidRDefault="00DF7572" w:rsidP="00D12299">
      <w:pPr>
        <w:pStyle w:val="a6"/>
        <w:numPr>
          <w:ilvl w:val="0"/>
          <w:numId w:val="1307"/>
        </w:numPr>
        <w:tabs>
          <w:tab w:val="left" w:pos="5245"/>
        </w:tabs>
        <w:wordWrap/>
        <w:spacing w:line="360" w:lineRule="auto"/>
        <w:ind w:leftChars="0"/>
        <w:rPr>
          <w:rFonts w:ascii="Arial" w:eastAsia="굴림" w:hAnsi="Arial" w:cs="Arial"/>
          <w:sz w:val="22"/>
        </w:rPr>
      </w:pPr>
      <w:r w:rsidRPr="00DF358E">
        <w:rPr>
          <w:rFonts w:ascii="Arial" w:eastAsia="굴림" w:hAnsi="Arial" w:cs="Arial"/>
          <w:sz w:val="22"/>
        </w:rPr>
        <w:t>Yes</w:t>
      </w:r>
      <w:r w:rsidRPr="00DF358E">
        <w:rPr>
          <w:rFonts w:ascii="Arial" w:eastAsia="굴림" w:hAnsi="Arial" w:cs="Arial"/>
          <w:sz w:val="22"/>
        </w:rPr>
        <w:tab/>
      </w:r>
      <w:r w:rsidRPr="00DF358E">
        <w:rPr>
          <w:rFonts w:ascii="굴림" w:eastAsia="굴림" w:hAnsi="굴림" w:cs="굴림" w:hint="eastAsia"/>
          <w:sz w:val="22"/>
        </w:rPr>
        <w:t>⑤</w:t>
      </w:r>
      <w:r w:rsidRPr="00DF358E">
        <w:rPr>
          <w:rFonts w:ascii="Arial" w:eastAsia="굴림" w:hAnsi="Arial" w:cs="Arial"/>
          <w:sz w:val="22"/>
        </w:rPr>
        <w:t xml:space="preserve"> No</w:t>
      </w:r>
    </w:p>
    <w:p w14:paraId="02B51871" w14:textId="77777777" w:rsidR="00DF358E" w:rsidRPr="004677D0" w:rsidRDefault="00DF358E" w:rsidP="004677D0">
      <w:pPr>
        <w:tabs>
          <w:tab w:val="left" w:pos="5245"/>
        </w:tabs>
        <w:wordWrap/>
        <w:spacing w:line="360" w:lineRule="auto"/>
        <w:ind w:left="800"/>
        <w:rPr>
          <w:rFonts w:ascii="Arial" w:eastAsia="굴림" w:hAnsi="Arial" w:cs="Arial"/>
          <w:sz w:val="22"/>
        </w:rPr>
      </w:pPr>
    </w:p>
    <w:p w14:paraId="78774638" w14:textId="77777777" w:rsidR="006E6B90" w:rsidRPr="001D19F6" w:rsidRDefault="003C67E0" w:rsidP="006E6B90">
      <w:pPr>
        <w:wordWrap/>
        <w:spacing w:line="360" w:lineRule="auto"/>
        <w:jc w:val="left"/>
        <w:rPr>
          <w:rFonts w:ascii="Arial" w:eastAsia="굴림" w:hAnsi="Arial" w:cs="Arial"/>
          <w:sz w:val="22"/>
        </w:rPr>
      </w:pPr>
      <w:r w:rsidRPr="001D19F6">
        <w:rPr>
          <w:rFonts w:ascii="Arial" w:eastAsia="굴림" w:hAnsi="Arial" w:cs="Arial"/>
          <w:sz w:val="22"/>
        </w:rPr>
        <w:lastRenderedPageBreak/>
        <w:t>C125</w:t>
      </w:r>
      <w:r w:rsidR="006E6B90" w:rsidRPr="001D19F6">
        <w:rPr>
          <w:rFonts w:ascii="Arial" w:eastAsia="굴림" w:hAnsi="Arial" w:cs="Arial"/>
          <w:sz w:val="22"/>
        </w:rPr>
        <w:t>. Do you smoke cigarettes now?</w:t>
      </w:r>
    </w:p>
    <w:p w14:paraId="12CDC1C4" w14:textId="77777777" w:rsidR="00E315A8" w:rsidRPr="001D19F6" w:rsidRDefault="00E315A8" w:rsidP="003E1E49">
      <w:pPr>
        <w:pStyle w:val="a6"/>
        <w:numPr>
          <w:ilvl w:val="0"/>
          <w:numId w:val="33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F27918" w:rsidRPr="001D19F6">
        <w:rPr>
          <w:rFonts w:ascii="Arial" w:eastAsia="굴림" w:hAnsi="Arial" w:cs="Arial"/>
          <w:sz w:val="22"/>
        </w:rPr>
        <w:t>→Go to C128</w:t>
      </w:r>
    </w:p>
    <w:p w14:paraId="7A8F4A80" w14:textId="77777777" w:rsidR="00B73FE5" w:rsidRDefault="00B73FE5" w:rsidP="006E6B90">
      <w:pPr>
        <w:wordWrap/>
        <w:spacing w:line="360" w:lineRule="auto"/>
        <w:jc w:val="left"/>
        <w:rPr>
          <w:rFonts w:ascii="Arial" w:eastAsia="굴림" w:hAnsi="Arial" w:cs="Arial"/>
          <w:sz w:val="22"/>
        </w:rPr>
      </w:pPr>
    </w:p>
    <w:p w14:paraId="662A0995" w14:textId="77777777" w:rsidR="00B71DBB" w:rsidRPr="001D19F6" w:rsidRDefault="00B71DBB" w:rsidP="006E6B90">
      <w:pPr>
        <w:wordWrap/>
        <w:spacing w:line="360" w:lineRule="auto"/>
        <w:jc w:val="left"/>
        <w:rPr>
          <w:rFonts w:ascii="Arial" w:eastAsia="굴림" w:hAnsi="Arial" w:cs="Arial"/>
          <w:sz w:val="22"/>
        </w:rPr>
      </w:pPr>
    </w:p>
    <w:p w14:paraId="75BE8758" w14:textId="77777777" w:rsidR="00AE5DDC" w:rsidRPr="001D19F6" w:rsidRDefault="00AE5DDC" w:rsidP="00AE5DDC">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295B4297" w14:textId="77777777" w:rsidR="00AE5DDC" w:rsidRPr="001D19F6" w:rsidRDefault="00AE5DDC" w:rsidP="00F14BA4">
      <w:pPr>
        <w:pStyle w:val="a6"/>
        <w:numPr>
          <w:ilvl w:val="0"/>
          <w:numId w:val="1130"/>
        </w:numPr>
        <w:wordWrap/>
        <w:spacing w:line="276" w:lineRule="auto"/>
        <w:ind w:leftChars="0"/>
        <w:jc w:val="left"/>
        <w:rPr>
          <w:rFonts w:ascii="Arial" w:eastAsia="굴림" w:hAnsi="Arial" w:cs="Arial"/>
          <w:b/>
          <w:sz w:val="22"/>
        </w:rPr>
      </w:pPr>
      <w:r w:rsidRPr="001D19F6">
        <w:rPr>
          <w:rFonts w:ascii="Arial" w:eastAsia="굴림" w:hAnsi="Arial" w:cs="Arial"/>
          <w:b/>
          <w:bCs/>
          <w:sz w:val="22"/>
        </w:rPr>
        <w:t>R was identified as a non-smoker in the previous interview and C125=</w:t>
      </w:r>
      <w:r w:rsidRPr="001D19F6">
        <w:rPr>
          <w:rFonts w:ascii="굴림" w:eastAsia="굴림" w:hAnsi="굴림" w:cs="굴림" w:hint="eastAsia"/>
          <w:b/>
          <w:bCs/>
          <w:sz w:val="22"/>
        </w:rPr>
        <w:t>①</w:t>
      </w:r>
      <w:r w:rsidRPr="001D19F6">
        <w:rPr>
          <w:rFonts w:ascii="Arial" w:eastAsia="굴림" w:hAnsi="Arial" w:cs="Arial"/>
          <w:b/>
          <w:bCs/>
          <w:sz w:val="22"/>
        </w:rPr>
        <w:t>, then ask C126</w:t>
      </w:r>
    </w:p>
    <w:p w14:paraId="2D166C01" w14:textId="77777777" w:rsidR="00F27918" w:rsidRPr="000125C7" w:rsidRDefault="00F27918" w:rsidP="006E6B90">
      <w:pPr>
        <w:wordWrap/>
        <w:spacing w:line="360" w:lineRule="auto"/>
        <w:jc w:val="left"/>
        <w:rPr>
          <w:rFonts w:ascii="Arial" w:eastAsia="굴림" w:hAnsi="Arial" w:cs="Arial"/>
          <w:sz w:val="22"/>
        </w:rPr>
      </w:pPr>
    </w:p>
    <w:p w14:paraId="503A3156" w14:textId="77777777" w:rsidR="006E6B90" w:rsidRPr="000125C7" w:rsidRDefault="00F27918" w:rsidP="006E6B90">
      <w:pPr>
        <w:wordWrap/>
        <w:spacing w:line="360" w:lineRule="auto"/>
        <w:jc w:val="left"/>
        <w:rPr>
          <w:rFonts w:ascii="Arial" w:eastAsia="굴림" w:hAnsi="Arial" w:cs="Arial"/>
          <w:sz w:val="22"/>
        </w:rPr>
      </w:pPr>
      <w:r w:rsidRPr="000125C7">
        <w:rPr>
          <w:rFonts w:ascii="Arial" w:eastAsia="굴림" w:hAnsi="Arial" w:cs="Arial"/>
          <w:sz w:val="22"/>
        </w:rPr>
        <w:t>C126</w:t>
      </w:r>
      <w:r w:rsidR="006E6B90" w:rsidRPr="000125C7">
        <w:rPr>
          <w:rFonts w:ascii="Arial" w:eastAsia="굴림" w:hAnsi="Arial" w:cs="Arial"/>
          <w:sz w:val="22"/>
        </w:rPr>
        <w:t xml:space="preserve">. </w:t>
      </w:r>
      <w:r w:rsidR="00FF7F8A" w:rsidRPr="000125C7">
        <w:rPr>
          <w:rFonts w:ascii="Arial" w:eastAsia="굴림" w:hAnsi="Arial" w:cs="Arial"/>
          <w:sz w:val="22"/>
        </w:rPr>
        <w:t xml:space="preserve">When </w:t>
      </w:r>
      <w:r w:rsidR="006E6B90" w:rsidRPr="000125C7">
        <w:rPr>
          <w:rFonts w:ascii="Arial" w:eastAsia="굴림" w:hAnsi="Arial" w:cs="Arial"/>
          <w:sz w:val="22"/>
        </w:rPr>
        <w:t>did you first start smoking?</w:t>
      </w:r>
      <w:r w:rsidR="00190BFD" w:rsidRPr="000125C7">
        <w:rPr>
          <w:rFonts w:ascii="Arial" w:eastAsia="굴림" w:hAnsi="Arial" w:cs="Arial"/>
          <w:sz w:val="22"/>
        </w:rPr>
        <w:t xml:space="preserve"> </w:t>
      </w:r>
      <w:r w:rsidR="00190BFD" w:rsidRPr="000125C7">
        <w:rPr>
          <w:rFonts w:ascii="Arial" w:eastAsia="굴림" w:hAnsi="Arial" w:cs="Arial"/>
          <w:kern w:val="0"/>
          <w:sz w:val="22"/>
        </w:rPr>
        <w:t>(unit: year and month combined into 6 digits)</w:t>
      </w:r>
    </w:p>
    <w:p w14:paraId="63839B50" w14:textId="0925A23C" w:rsidR="00A56DF0" w:rsidRPr="000125C7" w:rsidRDefault="00A56DF0" w:rsidP="006E6B90">
      <w:pPr>
        <w:wordWrap/>
        <w:spacing w:line="360" w:lineRule="auto"/>
        <w:jc w:val="left"/>
        <w:rPr>
          <w:rFonts w:ascii="Arial" w:eastAsia="굴림" w:hAnsi="Arial" w:cs="Arial"/>
          <w:sz w:val="22"/>
        </w:rPr>
      </w:pPr>
      <w:r w:rsidRPr="000125C7">
        <w:rPr>
          <w:rFonts w:ascii="Arial" w:eastAsia="굴림" w:hAnsi="Arial" w:cs="Arial"/>
          <w:sz w:val="22"/>
        </w:rPr>
        <w:t xml:space="preserve">[IWER: Calculate the year and month after hearing R’s response. </w:t>
      </w:r>
      <w:r w:rsidR="00022952" w:rsidRPr="000125C7">
        <w:rPr>
          <w:rFonts w:ascii="Arial" w:eastAsia="굴림" w:hAnsi="Arial" w:cs="Arial"/>
          <w:sz w:val="22"/>
        </w:rPr>
        <w:t xml:space="preserve">For </w:t>
      </w:r>
      <w:r w:rsidR="0060656D" w:rsidRPr="000125C7">
        <w:rPr>
          <w:rFonts w:ascii="Arial" w:eastAsia="굴림" w:hAnsi="Arial" w:cs="Arial"/>
          <w:sz w:val="22"/>
        </w:rPr>
        <w:t>example</w:t>
      </w:r>
      <w:r w:rsidR="00022952" w:rsidRPr="000125C7">
        <w:rPr>
          <w:rFonts w:ascii="Arial" w:eastAsia="굴림" w:hAnsi="Arial" w:cs="Arial"/>
          <w:sz w:val="22"/>
        </w:rPr>
        <w:t xml:space="preserve">, enter </w:t>
      </w:r>
      <w:del w:id="1484" w:author="Keis" w:date="2024-09-06T10:23:00Z">
        <w:r w:rsidR="004677D0" w:rsidRPr="001331E9" w:rsidDel="00817F07">
          <w:rPr>
            <w:rFonts w:ascii="Arial" w:eastAsia="굴림" w:hAnsi="Arial" w:cs="Arial" w:hint="eastAsia"/>
            <w:color w:val="FF0000"/>
            <w:sz w:val="22"/>
          </w:rPr>
          <w:delText>2020</w:delText>
        </w:r>
      </w:del>
      <w:ins w:id="1485" w:author="Keis" w:date="2024-09-06T10:23:00Z">
        <w:r w:rsidR="00817F07" w:rsidRPr="00817F07">
          <w:rPr>
            <w:rFonts w:ascii="Arial" w:eastAsia="굴림" w:hAnsi="Arial" w:cs="Arial" w:hint="eastAsia"/>
            <w:color w:val="00B050"/>
            <w:sz w:val="22"/>
          </w:rPr>
          <w:t>2022</w:t>
        </w:r>
      </w:ins>
      <w:r w:rsidR="004677D0" w:rsidRPr="00C8666F">
        <w:rPr>
          <w:rFonts w:ascii="Arial" w:eastAsia="굴림" w:hAnsi="Arial" w:cs="Arial"/>
          <w:color w:val="000000" w:themeColor="text1"/>
          <w:sz w:val="22"/>
          <w:rPrChange w:id="1486" w:author="Keis" w:date="2024-09-13T13:09:00Z">
            <w:rPr>
              <w:rFonts w:ascii="Arial" w:eastAsia="굴림" w:hAnsi="Arial" w:cs="Arial"/>
              <w:color w:val="FF0000"/>
              <w:sz w:val="22"/>
            </w:rPr>
          </w:rPrChange>
        </w:rPr>
        <w:t>03</w:t>
      </w:r>
      <w:r w:rsidR="00022952" w:rsidRPr="000125C7">
        <w:rPr>
          <w:rFonts w:ascii="Arial" w:eastAsia="굴림" w:hAnsi="Arial" w:cs="Arial"/>
          <w:sz w:val="22"/>
        </w:rPr>
        <w:t xml:space="preserve"> if R started smoking in</w:t>
      </w:r>
      <w:r w:rsidR="00022952" w:rsidRPr="00DC741E">
        <w:rPr>
          <w:rFonts w:ascii="Arial" w:eastAsia="굴림" w:hAnsi="Arial" w:cs="Arial"/>
          <w:sz w:val="22"/>
        </w:rPr>
        <w:t xml:space="preserve"> </w:t>
      </w:r>
      <w:r w:rsidR="00022952" w:rsidRPr="00DC741E">
        <w:rPr>
          <w:rFonts w:ascii="Arial" w:eastAsia="굴림" w:hAnsi="Arial" w:cs="Arial"/>
          <w:sz w:val="22"/>
          <w:rPrChange w:id="1487" w:author="Keis" w:date="2024-09-06T17:31:00Z">
            <w:rPr>
              <w:rFonts w:ascii="Arial" w:eastAsia="굴림" w:hAnsi="Arial" w:cs="Arial"/>
              <w:color w:val="FF0000"/>
              <w:sz w:val="22"/>
            </w:rPr>
          </w:rPrChange>
        </w:rPr>
        <w:t xml:space="preserve">March </w:t>
      </w:r>
      <w:del w:id="1488" w:author="Keis" w:date="2024-09-06T10:23:00Z">
        <w:r w:rsidR="004677D0" w:rsidRPr="001331E9" w:rsidDel="00817F07">
          <w:rPr>
            <w:rFonts w:ascii="Arial" w:eastAsia="굴림" w:hAnsi="Arial" w:cs="Arial" w:hint="eastAsia"/>
            <w:color w:val="FF0000"/>
            <w:sz w:val="22"/>
          </w:rPr>
          <w:delText>2020</w:delText>
        </w:r>
      </w:del>
      <w:ins w:id="1489" w:author="Keis" w:date="2024-09-06T10:23:00Z">
        <w:r w:rsidR="00817F07" w:rsidRPr="00817F07">
          <w:rPr>
            <w:rFonts w:ascii="Arial" w:eastAsia="굴림" w:hAnsi="Arial" w:cs="Arial" w:hint="eastAsia"/>
            <w:color w:val="00B050"/>
            <w:sz w:val="22"/>
          </w:rPr>
          <w:t>2022</w:t>
        </w:r>
      </w:ins>
      <w:r w:rsidR="00022952" w:rsidRPr="000125C7">
        <w:rPr>
          <w:rFonts w:ascii="Arial" w:eastAsia="굴림" w:hAnsi="Arial" w:cs="Arial"/>
          <w:sz w:val="22"/>
        </w:rPr>
        <w:t>.</w:t>
      </w:r>
      <w:r w:rsidRPr="000125C7">
        <w:rPr>
          <w:rFonts w:ascii="Arial" w:eastAsia="굴림" w:hAnsi="Arial" w:cs="Arial"/>
          <w:sz w:val="22"/>
        </w:rPr>
        <w:t>]</w:t>
      </w:r>
    </w:p>
    <w:p w14:paraId="4AEA3B8E" w14:textId="03CD7BB1" w:rsidR="006E6B90" w:rsidRPr="000125C7" w:rsidRDefault="00190BFD" w:rsidP="00022952">
      <w:pPr>
        <w:wordWrap/>
        <w:spacing w:line="360" w:lineRule="auto"/>
        <w:jc w:val="left"/>
        <w:rPr>
          <w:rFonts w:ascii="Arial" w:eastAsia="굴림" w:hAnsi="Arial" w:cs="Arial"/>
          <w:sz w:val="22"/>
        </w:rPr>
      </w:pPr>
      <w:r w:rsidRPr="000125C7">
        <w:rPr>
          <w:rFonts w:ascii="Arial" w:eastAsia="굴림" w:hAnsi="Arial" w:cs="Arial"/>
          <w:sz w:val="22"/>
        </w:rPr>
        <w:tab/>
      </w:r>
      <w:r w:rsidRPr="000125C7">
        <w:rPr>
          <w:rFonts w:ascii="Arial" w:eastAsia="굴림" w:hAnsi="Arial" w:cs="Arial"/>
          <w:kern w:val="0"/>
          <w:sz w:val="22"/>
        </w:rPr>
        <w:t>_______________________________</w:t>
      </w:r>
      <w:r w:rsidR="006E6B90" w:rsidRPr="000125C7">
        <w:rPr>
          <w:rFonts w:ascii="Arial" w:eastAsia="굴림" w:hAnsi="Arial" w:cs="Arial"/>
          <w:sz w:val="22"/>
        </w:rPr>
        <w:t xml:space="preserve"> [</w:t>
      </w:r>
      <w:r w:rsidR="003608C0" w:rsidRPr="000125C7">
        <w:rPr>
          <w:rFonts w:ascii="Arial" w:eastAsia="굴림" w:hAnsi="Arial" w:cs="Arial"/>
          <w:sz w:val="22"/>
        </w:rPr>
        <w:t xml:space="preserve">Range: </w:t>
      </w:r>
      <w:r w:rsidR="006E6B90" w:rsidRPr="000125C7">
        <w:rPr>
          <w:rFonts w:ascii="Arial" w:eastAsia="굴림" w:hAnsi="Arial" w:cs="Arial"/>
          <w:sz w:val="22"/>
        </w:rPr>
        <w:t>200600~</w:t>
      </w:r>
      <w:del w:id="1490" w:author="Keis" w:date="2024-09-06T10:23:00Z">
        <w:r w:rsidR="004677D0" w:rsidRPr="001331E9" w:rsidDel="00817F07">
          <w:rPr>
            <w:rFonts w:ascii="Arial" w:eastAsia="굴림" w:hAnsi="Arial" w:cs="Arial" w:hint="eastAsia"/>
            <w:color w:val="FF0000"/>
            <w:sz w:val="22"/>
          </w:rPr>
          <w:delText>2020</w:delText>
        </w:r>
      </w:del>
      <w:ins w:id="1491" w:author="Keis" w:date="2024-09-06T10:23:00Z">
        <w:r w:rsidR="00817F07" w:rsidRPr="00817F07">
          <w:rPr>
            <w:rFonts w:ascii="Arial" w:eastAsia="굴림" w:hAnsi="Arial" w:cs="Arial" w:hint="eastAsia"/>
            <w:color w:val="00B050"/>
            <w:sz w:val="22"/>
          </w:rPr>
          <w:t>2022</w:t>
        </w:r>
      </w:ins>
      <w:r w:rsidR="004677D0" w:rsidRPr="00C8666F">
        <w:rPr>
          <w:rFonts w:ascii="Arial" w:eastAsia="굴림" w:hAnsi="Arial" w:cs="Arial"/>
          <w:color w:val="000000" w:themeColor="text1"/>
          <w:sz w:val="22"/>
          <w:rPrChange w:id="1492" w:author="Keis" w:date="2024-09-13T13:09:00Z">
            <w:rPr>
              <w:rFonts w:ascii="Arial" w:eastAsia="굴림" w:hAnsi="Arial" w:cs="Arial"/>
              <w:color w:val="FF0000"/>
              <w:sz w:val="22"/>
            </w:rPr>
          </w:rPrChange>
        </w:rPr>
        <w:t>11</w:t>
      </w:r>
      <w:r w:rsidR="006E6B90" w:rsidRPr="000125C7">
        <w:rPr>
          <w:rFonts w:ascii="Arial" w:eastAsia="굴림" w:hAnsi="Arial" w:cs="Arial"/>
          <w:sz w:val="22"/>
        </w:rPr>
        <w:t>]</w:t>
      </w:r>
    </w:p>
    <w:p w14:paraId="16FB9B38" w14:textId="77777777" w:rsidR="006E6B90" w:rsidRPr="000125C7" w:rsidRDefault="006E6B90" w:rsidP="006E6B90">
      <w:pPr>
        <w:wordWrap/>
        <w:spacing w:line="360" w:lineRule="auto"/>
        <w:jc w:val="left"/>
        <w:rPr>
          <w:rFonts w:ascii="Arial" w:eastAsia="굴림" w:hAnsi="Arial" w:cs="Arial"/>
          <w:sz w:val="22"/>
        </w:rPr>
      </w:pPr>
    </w:p>
    <w:p w14:paraId="4D7E64A5" w14:textId="77777777" w:rsidR="00B73FE5" w:rsidRPr="000125C7" w:rsidRDefault="00B73FE5" w:rsidP="00297F86">
      <w:pPr>
        <w:tabs>
          <w:tab w:val="left" w:pos="1669"/>
        </w:tabs>
        <w:wordWrap/>
        <w:spacing w:line="276" w:lineRule="auto"/>
        <w:jc w:val="left"/>
        <w:rPr>
          <w:rFonts w:ascii="Arial" w:eastAsia="굴림" w:hAnsi="Arial" w:cs="Arial"/>
          <w:b/>
          <w:sz w:val="22"/>
        </w:rPr>
      </w:pPr>
      <w:r w:rsidRPr="000125C7">
        <w:rPr>
          <w:rFonts w:ascii="Arial" w:eastAsia="굴림" w:hAnsi="Arial" w:cs="Arial"/>
          <w:b/>
          <w:sz w:val="22"/>
        </w:rPr>
        <w:t>Logic</w:t>
      </w:r>
      <w:r w:rsidR="00DF7572" w:rsidRPr="000125C7">
        <w:rPr>
          <w:rFonts w:ascii="Arial" w:eastAsia="굴림" w:hAnsi="Arial" w:cs="Arial"/>
          <w:b/>
          <w:sz w:val="22"/>
        </w:rPr>
        <w:tab/>
      </w:r>
    </w:p>
    <w:p w14:paraId="04E7FBB7" w14:textId="77777777" w:rsidR="00B73FE5" w:rsidRPr="000125C7" w:rsidRDefault="00F27918" w:rsidP="00F14BA4">
      <w:pPr>
        <w:pStyle w:val="a6"/>
        <w:numPr>
          <w:ilvl w:val="0"/>
          <w:numId w:val="1131"/>
        </w:numPr>
        <w:wordWrap/>
        <w:spacing w:line="276" w:lineRule="auto"/>
        <w:ind w:leftChars="0"/>
        <w:jc w:val="left"/>
        <w:rPr>
          <w:rFonts w:ascii="Arial" w:eastAsia="굴림" w:hAnsi="Arial" w:cs="Arial"/>
          <w:b/>
          <w:sz w:val="22"/>
        </w:rPr>
      </w:pPr>
      <w:r w:rsidRPr="000125C7">
        <w:rPr>
          <w:rFonts w:ascii="Arial" w:eastAsia="굴림" w:hAnsi="Arial" w:cs="Arial"/>
          <w:b/>
          <w:bCs/>
          <w:sz w:val="22"/>
        </w:rPr>
        <w:t>If C125</w:t>
      </w:r>
      <w:r w:rsidR="00B73FE5" w:rsidRPr="000125C7">
        <w:rPr>
          <w:rFonts w:ascii="Arial" w:eastAsia="굴림" w:hAnsi="Arial" w:cs="Arial"/>
          <w:b/>
          <w:bCs/>
          <w:sz w:val="22"/>
        </w:rPr>
        <w:t>=</w:t>
      </w:r>
      <w:r w:rsidR="00B73FE5" w:rsidRPr="000125C7">
        <w:rPr>
          <w:rFonts w:ascii="굴림" w:eastAsia="굴림" w:hAnsi="굴림" w:cs="굴림" w:hint="eastAsia"/>
          <w:b/>
          <w:sz w:val="22"/>
        </w:rPr>
        <w:t>①</w:t>
      </w:r>
      <w:r w:rsidR="00B73FE5" w:rsidRPr="000125C7">
        <w:rPr>
          <w:rFonts w:ascii="Arial" w:eastAsia="굴림" w:hAnsi="Arial" w:cs="Arial"/>
          <w:b/>
          <w:sz w:val="22"/>
        </w:rPr>
        <w:t xml:space="preserve">, then </w:t>
      </w:r>
      <w:r w:rsidR="00190BFD" w:rsidRPr="000125C7">
        <w:rPr>
          <w:rFonts w:ascii="Arial" w:eastAsia="굴림" w:hAnsi="Arial" w:cs="Arial"/>
          <w:b/>
          <w:sz w:val="22"/>
        </w:rPr>
        <w:t>ask</w:t>
      </w:r>
      <w:r w:rsidR="00B73FE5" w:rsidRPr="000125C7">
        <w:rPr>
          <w:rFonts w:ascii="Arial" w:eastAsia="굴림" w:hAnsi="Arial" w:cs="Arial"/>
          <w:b/>
          <w:sz w:val="22"/>
        </w:rPr>
        <w:t xml:space="preserve"> C1</w:t>
      </w:r>
      <w:r w:rsidRPr="000125C7">
        <w:rPr>
          <w:rFonts w:ascii="Arial" w:eastAsia="굴림" w:hAnsi="Arial" w:cs="Arial"/>
          <w:b/>
          <w:sz w:val="22"/>
        </w:rPr>
        <w:t>27</w:t>
      </w:r>
      <w:r w:rsidR="00B73FE5" w:rsidRPr="000125C7">
        <w:rPr>
          <w:rFonts w:ascii="Arial" w:eastAsia="굴림" w:hAnsi="Arial" w:cs="Arial"/>
          <w:b/>
          <w:sz w:val="22"/>
        </w:rPr>
        <w:t>.</w:t>
      </w:r>
    </w:p>
    <w:p w14:paraId="52B052ED" w14:textId="77777777" w:rsidR="00B73FE5" w:rsidRPr="000125C7" w:rsidRDefault="00B73FE5" w:rsidP="00B73FE5">
      <w:pPr>
        <w:wordWrap/>
        <w:spacing w:line="360" w:lineRule="auto"/>
        <w:jc w:val="left"/>
        <w:rPr>
          <w:rFonts w:ascii="Arial" w:eastAsia="굴림" w:hAnsi="Arial" w:cs="Arial"/>
          <w:sz w:val="22"/>
        </w:rPr>
      </w:pPr>
    </w:p>
    <w:p w14:paraId="516A37D2" w14:textId="77777777" w:rsidR="006E6B90" w:rsidRPr="000125C7" w:rsidRDefault="005A7BDA" w:rsidP="006E6B90">
      <w:pPr>
        <w:wordWrap/>
        <w:spacing w:line="360" w:lineRule="auto"/>
        <w:jc w:val="left"/>
        <w:rPr>
          <w:rFonts w:ascii="Arial" w:eastAsia="굴림" w:hAnsi="Arial" w:cs="Arial"/>
          <w:sz w:val="22"/>
        </w:rPr>
      </w:pPr>
      <w:r w:rsidRPr="000125C7">
        <w:rPr>
          <w:rFonts w:ascii="Arial" w:eastAsia="굴림" w:hAnsi="Arial" w:cs="Arial"/>
          <w:sz w:val="22"/>
        </w:rPr>
        <w:t>C12</w:t>
      </w:r>
      <w:r w:rsidR="00F27918" w:rsidRPr="000125C7">
        <w:rPr>
          <w:rFonts w:ascii="Arial" w:eastAsia="굴림" w:hAnsi="Arial" w:cs="Arial"/>
          <w:sz w:val="22"/>
        </w:rPr>
        <w:t>7</w:t>
      </w:r>
      <w:r w:rsidR="006E6B90" w:rsidRPr="000125C7">
        <w:rPr>
          <w:rFonts w:ascii="Arial" w:eastAsia="굴림" w:hAnsi="Arial" w:cs="Arial"/>
          <w:sz w:val="22"/>
        </w:rPr>
        <w:t xml:space="preserve">. </w:t>
      </w:r>
      <w:r w:rsidR="00D04759" w:rsidRPr="000125C7">
        <w:rPr>
          <w:rFonts w:ascii="Arial" w:eastAsia="굴림" w:hAnsi="Arial" w:cs="Arial"/>
          <w:sz w:val="22"/>
        </w:rPr>
        <w:t xml:space="preserve">How </w:t>
      </w:r>
      <w:r w:rsidR="006E6B90" w:rsidRPr="000125C7">
        <w:rPr>
          <w:rFonts w:ascii="Arial" w:eastAsia="굴림" w:hAnsi="Arial" w:cs="Arial"/>
          <w:sz w:val="22"/>
        </w:rPr>
        <w:t xml:space="preserve">many cigarettes </w:t>
      </w:r>
      <w:r w:rsidR="00190BFD" w:rsidRPr="000125C7">
        <w:rPr>
          <w:rFonts w:ascii="Arial" w:eastAsia="굴림" w:hAnsi="Arial" w:cs="Arial"/>
          <w:sz w:val="22"/>
        </w:rPr>
        <w:t>do you currently smoke a day</w:t>
      </w:r>
      <w:r w:rsidR="006E6B90" w:rsidRPr="000125C7">
        <w:rPr>
          <w:rFonts w:ascii="Arial" w:eastAsia="굴림" w:hAnsi="Arial" w:cs="Arial"/>
          <w:sz w:val="22"/>
        </w:rPr>
        <w:t>?</w:t>
      </w:r>
      <w:r w:rsidR="005F3D73" w:rsidRPr="000125C7">
        <w:rPr>
          <w:rFonts w:ascii="Arial" w:eastAsia="굴림" w:hAnsi="Arial" w:cs="Arial"/>
          <w:sz w:val="22"/>
        </w:rPr>
        <w:t xml:space="preserve"> (unit: a cigarette)</w:t>
      </w:r>
    </w:p>
    <w:p w14:paraId="72EC5871"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 xml:space="preserve">[IWER: One pack is 20 cigarettes. For </w:t>
      </w:r>
      <w:r w:rsidR="0060656D" w:rsidRPr="000125C7">
        <w:rPr>
          <w:rFonts w:ascii="Arial" w:eastAsia="굴림" w:hAnsi="Arial" w:cs="Arial"/>
          <w:sz w:val="22"/>
        </w:rPr>
        <w:t>example</w:t>
      </w:r>
      <w:r w:rsidRPr="000125C7">
        <w:rPr>
          <w:rFonts w:ascii="Arial" w:eastAsia="굴림" w:hAnsi="Arial" w:cs="Arial"/>
          <w:sz w:val="22"/>
        </w:rPr>
        <w:t>, mark 30 for one and a half packs]</w:t>
      </w:r>
    </w:p>
    <w:p w14:paraId="7009C921" w14:textId="77777777" w:rsidR="006E6B90" w:rsidRPr="000125C7" w:rsidRDefault="00190BFD" w:rsidP="006E6B90">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 xml:space="preserve">_______________________________ </w:t>
      </w:r>
      <w:r w:rsidR="006E6B90" w:rsidRPr="000125C7">
        <w:rPr>
          <w:rFonts w:ascii="Arial" w:eastAsia="굴림" w:hAnsi="Arial" w:cs="Arial"/>
          <w:sz w:val="22"/>
        </w:rPr>
        <w:t>cigarette</w:t>
      </w:r>
      <w:r w:rsidR="006B34AB" w:rsidRPr="000125C7">
        <w:rPr>
          <w:rFonts w:ascii="Arial" w:eastAsia="굴림" w:hAnsi="Arial" w:cs="Arial"/>
          <w:sz w:val="22"/>
        </w:rPr>
        <w:t>(</w:t>
      </w:r>
      <w:r w:rsidR="006E6B90" w:rsidRPr="000125C7">
        <w:rPr>
          <w:rFonts w:ascii="Arial" w:eastAsia="굴림" w:hAnsi="Arial" w:cs="Arial"/>
          <w:sz w:val="22"/>
        </w:rPr>
        <w:t>s</w:t>
      </w:r>
      <w:r w:rsidR="006B34AB" w:rsidRPr="000125C7">
        <w:rPr>
          <w:rFonts w:ascii="Arial" w:eastAsia="굴림" w:hAnsi="Arial" w:cs="Arial"/>
          <w:sz w:val="22"/>
        </w:rPr>
        <w:t>)</w:t>
      </w:r>
      <w:r w:rsidR="006E6B90" w:rsidRPr="000125C7">
        <w:rPr>
          <w:rFonts w:ascii="Arial" w:eastAsia="굴림" w:hAnsi="Arial" w:cs="Arial"/>
          <w:sz w:val="22"/>
        </w:rPr>
        <w:t xml:space="preserve"> </w:t>
      </w:r>
      <w:r w:rsidRPr="000125C7">
        <w:rPr>
          <w:rFonts w:ascii="Arial" w:eastAsia="굴림" w:hAnsi="Arial" w:cs="Arial"/>
          <w:sz w:val="22"/>
        </w:rPr>
        <w:t>per</w:t>
      </w:r>
      <w:r w:rsidR="006E6B90" w:rsidRPr="000125C7">
        <w:rPr>
          <w:rFonts w:ascii="Arial" w:eastAsia="굴림" w:hAnsi="Arial" w:cs="Arial"/>
          <w:sz w:val="22"/>
        </w:rPr>
        <w:t xml:space="preserve"> </w:t>
      </w:r>
      <w:r w:rsidR="00454743" w:rsidRPr="000125C7">
        <w:rPr>
          <w:rFonts w:ascii="Arial" w:eastAsia="굴림" w:hAnsi="Arial" w:cs="Arial"/>
          <w:sz w:val="22"/>
        </w:rPr>
        <w:t>day [</w:t>
      </w:r>
      <w:r w:rsidR="003608C0" w:rsidRPr="000125C7">
        <w:rPr>
          <w:rFonts w:ascii="Arial" w:eastAsia="굴림" w:hAnsi="Arial" w:cs="Arial"/>
          <w:sz w:val="22"/>
        </w:rPr>
        <w:t xml:space="preserve">Range: </w:t>
      </w:r>
      <w:r w:rsidR="006E6B90" w:rsidRPr="000125C7">
        <w:rPr>
          <w:rFonts w:ascii="Arial" w:eastAsia="굴림" w:hAnsi="Arial" w:cs="Arial"/>
          <w:sz w:val="22"/>
        </w:rPr>
        <w:t>1~100]</w:t>
      </w:r>
      <w:r w:rsidR="00BF06F1" w:rsidRPr="000125C7">
        <w:rPr>
          <w:rFonts w:ascii="Arial" w:eastAsia="굴림" w:hAnsi="Arial" w:cs="Arial"/>
          <w:sz w:val="22"/>
        </w:rPr>
        <w:t xml:space="preserve"> </w:t>
      </w:r>
    </w:p>
    <w:p w14:paraId="4275EE59" w14:textId="77777777" w:rsidR="006E6B90" w:rsidRPr="000125C7" w:rsidRDefault="006E6B90" w:rsidP="006E6B90">
      <w:pPr>
        <w:wordWrap/>
        <w:spacing w:line="360" w:lineRule="auto"/>
        <w:jc w:val="left"/>
        <w:rPr>
          <w:rFonts w:ascii="Arial" w:eastAsia="굴림" w:hAnsi="Arial" w:cs="Arial"/>
          <w:sz w:val="22"/>
        </w:rPr>
      </w:pPr>
    </w:p>
    <w:p w14:paraId="4145B3CF" w14:textId="77777777" w:rsidR="00B73FE5" w:rsidRPr="000125C7" w:rsidRDefault="00B73FE5" w:rsidP="00297F86">
      <w:pPr>
        <w:wordWrap/>
        <w:spacing w:line="276" w:lineRule="auto"/>
        <w:jc w:val="left"/>
        <w:rPr>
          <w:rFonts w:ascii="Arial" w:eastAsia="굴림" w:hAnsi="Arial" w:cs="Arial"/>
          <w:b/>
          <w:sz w:val="22"/>
        </w:rPr>
      </w:pPr>
      <w:r w:rsidRPr="000125C7">
        <w:rPr>
          <w:rFonts w:ascii="Arial" w:eastAsia="굴림" w:hAnsi="Arial" w:cs="Arial"/>
          <w:b/>
          <w:sz w:val="22"/>
        </w:rPr>
        <w:t>Logic</w:t>
      </w:r>
    </w:p>
    <w:p w14:paraId="2A0FE01F" w14:textId="77777777" w:rsidR="005A7BDA" w:rsidRPr="000125C7" w:rsidRDefault="005A7BDA" w:rsidP="00F14BA4">
      <w:pPr>
        <w:pStyle w:val="a6"/>
        <w:numPr>
          <w:ilvl w:val="0"/>
          <w:numId w:val="1129"/>
        </w:numPr>
        <w:wordWrap/>
        <w:spacing w:line="276" w:lineRule="auto"/>
        <w:ind w:leftChars="0"/>
        <w:jc w:val="left"/>
        <w:rPr>
          <w:rFonts w:ascii="Arial" w:eastAsia="굴림" w:hAnsi="Arial" w:cs="Arial"/>
          <w:b/>
          <w:sz w:val="22"/>
        </w:rPr>
      </w:pPr>
      <w:r w:rsidRPr="000125C7">
        <w:rPr>
          <w:rFonts w:ascii="Arial" w:eastAsia="굴림" w:hAnsi="Arial" w:cs="Arial"/>
          <w:b/>
          <w:bCs/>
          <w:sz w:val="22"/>
        </w:rPr>
        <w:t>If R was identified as a smoker in the previous interview and C125=</w:t>
      </w:r>
      <w:r w:rsidRPr="000125C7">
        <w:rPr>
          <w:rFonts w:ascii="굴림" w:eastAsia="굴림" w:hAnsi="굴림" w:cs="굴림" w:hint="eastAsia"/>
          <w:b/>
          <w:bCs/>
          <w:sz w:val="22"/>
        </w:rPr>
        <w:t>⑤</w:t>
      </w:r>
      <w:r w:rsidRPr="000125C7">
        <w:rPr>
          <w:rFonts w:ascii="Arial" w:eastAsia="굴림" w:hAnsi="Arial" w:cs="Arial"/>
          <w:b/>
          <w:bCs/>
          <w:sz w:val="22"/>
        </w:rPr>
        <w:t xml:space="preserve">, then ask C128. </w:t>
      </w:r>
    </w:p>
    <w:p w14:paraId="3E15C986" w14:textId="77777777" w:rsidR="00B73FE5" w:rsidRPr="000125C7" w:rsidRDefault="00B73FE5" w:rsidP="00B73FE5">
      <w:pPr>
        <w:wordWrap/>
        <w:spacing w:line="360" w:lineRule="auto"/>
        <w:jc w:val="left"/>
        <w:rPr>
          <w:rFonts w:ascii="Arial" w:eastAsia="굴림" w:hAnsi="Arial" w:cs="Arial"/>
          <w:sz w:val="22"/>
        </w:rPr>
      </w:pPr>
    </w:p>
    <w:p w14:paraId="64E0DF5C" w14:textId="77777777" w:rsidR="00314FBF" w:rsidRPr="000125C7" w:rsidRDefault="005A7BDA" w:rsidP="006E6B90">
      <w:pPr>
        <w:wordWrap/>
        <w:spacing w:line="360" w:lineRule="auto"/>
        <w:jc w:val="left"/>
        <w:rPr>
          <w:rFonts w:ascii="Arial" w:eastAsia="굴림" w:hAnsi="Arial" w:cs="Arial"/>
          <w:sz w:val="22"/>
        </w:rPr>
      </w:pPr>
      <w:r w:rsidRPr="000125C7">
        <w:rPr>
          <w:rFonts w:ascii="Arial" w:eastAsia="굴림" w:hAnsi="Arial" w:cs="Arial"/>
          <w:sz w:val="22"/>
        </w:rPr>
        <w:t>C128</w:t>
      </w:r>
      <w:r w:rsidR="006E6B90" w:rsidRPr="000125C7">
        <w:rPr>
          <w:rFonts w:ascii="Arial" w:eastAsia="굴림" w:hAnsi="Arial" w:cs="Arial"/>
          <w:sz w:val="22"/>
        </w:rPr>
        <w:t xml:space="preserve">. When you were smoking the most, </w:t>
      </w:r>
      <w:r w:rsidR="00314FBF" w:rsidRPr="000125C7">
        <w:rPr>
          <w:rFonts w:ascii="Arial" w:eastAsia="굴림" w:hAnsi="Arial" w:cs="Arial"/>
          <w:sz w:val="22"/>
        </w:rPr>
        <w:t xml:space="preserve">how many cigarettes do you currently smoke a day? (unit: a cigarette) </w:t>
      </w:r>
    </w:p>
    <w:p w14:paraId="21E5C9C7"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 xml:space="preserve">[IWER: One pack is 20 cigarettes. For </w:t>
      </w:r>
      <w:r w:rsidR="0060656D" w:rsidRPr="000125C7">
        <w:rPr>
          <w:rFonts w:ascii="Arial" w:eastAsia="굴림" w:hAnsi="Arial" w:cs="Arial"/>
          <w:sz w:val="22"/>
        </w:rPr>
        <w:t>example</w:t>
      </w:r>
      <w:r w:rsidRPr="000125C7">
        <w:rPr>
          <w:rFonts w:ascii="Arial" w:eastAsia="굴림" w:hAnsi="Arial" w:cs="Arial"/>
          <w:sz w:val="22"/>
        </w:rPr>
        <w:t>, mark 30 for one and a half packs.]</w:t>
      </w:r>
    </w:p>
    <w:p w14:paraId="077AACB7" w14:textId="77777777" w:rsidR="00314FBF" w:rsidRPr="000125C7" w:rsidRDefault="00314FBF" w:rsidP="00314FBF">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 xml:space="preserve">_______________________________ </w:t>
      </w:r>
      <w:r w:rsidRPr="000125C7">
        <w:rPr>
          <w:rFonts w:ascii="Arial" w:eastAsia="굴림" w:hAnsi="Arial" w:cs="Arial"/>
          <w:sz w:val="22"/>
        </w:rPr>
        <w:t>cigarette(s) per day [</w:t>
      </w:r>
      <w:r w:rsidR="003608C0" w:rsidRPr="000125C7">
        <w:rPr>
          <w:rFonts w:ascii="Arial" w:eastAsia="굴림" w:hAnsi="Arial" w:cs="Arial"/>
          <w:sz w:val="22"/>
        </w:rPr>
        <w:t xml:space="preserve">Range: </w:t>
      </w:r>
      <w:r w:rsidRPr="000125C7">
        <w:rPr>
          <w:rFonts w:ascii="Arial" w:eastAsia="굴림" w:hAnsi="Arial" w:cs="Arial"/>
          <w:sz w:val="22"/>
        </w:rPr>
        <w:t>1~200]</w:t>
      </w:r>
    </w:p>
    <w:p w14:paraId="08409EA8" w14:textId="77777777" w:rsidR="006E6B90" w:rsidRPr="000125C7" w:rsidRDefault="006E6B90" w:rsidP="006E6B90">
      <w:pPr>
        <w:wordWrap/>
        <w:spacing w:line="360" w:lineRule="auto"/>
        <w:jc w:val="left"/>
        <w:rPr>
          <w:rFonts w:ascii="Arial" w:eastAsia="굴림" w:hAnsi="Arial" w:cs="Arial"/>
          <w:sz w:val="22"/>
        </w:rPr>
      </w:pPr>
    </w:p>
    <w:p w14:paraId="32135305" w14:textId="77777777" w:rsidR="00A56DF0" w:rsidRPr="000125C7" w:rsidRDefault="00A56DF0" w:rsidP="00297F86">
      <w:pPr>
        <w:wordWrap/>
        <w:spacing w:line="276" w:lineRule="auto"/>
        <w:jc w:val="left"/>
        <w:rPr>
          <w:rFonts w:ascii="Arial" w:eastAsia="굴림" w:hAnsi="Arial" w:cs="Arial"/>
          <w:b/>
          <w:bCs/>
          <w:sz w:val="22"/>
        </w:rPr>
      </w:pPr>
      <w:r w:rsidRPr="000125C7">
        <w:rPr>
          <w:rFonts w:ascii="Arial" w:eastAsia="굴림" w:hAnsi="Arial" w:cs="Arial"/>
          <w:b/>
          <w:bCs/>
          <w:sz w:val="22"/>
        </w:rPr>
        <w:t>Logic</w:t>
      </w:r>
    </w:p>
    <w:p w14:paraId="2A64C54D" w14:textId="77777777" w:rsidR="00A56DF0" w:rsidRPr="000125C7" w:rsidRDefault="00A56DF0" w:rsidP="00F14BA4">
      <w:pPr>
        <w:pStyle w:val="a6"/>
        <w:numPr>
          <w:ilvl w:val="0"/>
          <w:numId w:val="1132"/>
        </w:numPr>
        <w:wordWrap/>
        <w:spacing w:line="276" w:lineRule="auto"/>
        <w:ind w:leftChars="0"/>
        <w:jc w:val="left"/>
        <w:rPr>
          <w:rFonts w:ascii="Arial" w:eastAsia="굴림" w:hAnsi="Arial" w:cs="Arial"/>
          <w:b/>
          <w:bCs/>
          <w:sz w:val="22"/>
        </w:rPr>
      </w:pPr>
      <w:r w:rsidRPr="000125C7">
        <w:rPr>
          <w:rFonts w:ascii="Arial" w:eastAsia="굴림" w:hAnsi="Arial" w:cs="Arial"/>
          <w:b/>
          <w:bCs/>
          <w:sz w:val="22"/>
        </w:rPr>
        <w:t>If R was identified as a smoker in the previous interview and C</w:t>
      </w:r>
      <w:r w:rsidR="005A7BDA" w:rsidRPr="000125C7">
        <w:rPr>
          <w:rFonts w:ascii="Arial" w:eastAsia="굴림" w:hAnsi="Arial" w:cs="Arial"/>
          <w:b/>
          <w:bCs/>
          <w:sz w:val="22"/>
        </w:rPr>
        <w:t>125</w:t>
      </w:r>
      <w:r w:rsidRPr="000125C7">
        <w:rPr>
          <w:rFonts w:ascii="Arial" w:eastAsia="굴림" w:hAnsi="Arial" w:cs="Arial"/>
          <w:b/>
          <w:bCs/>
          <w:sz w:val="22"/>
        </w:rPr>
        <w:t>=</w:t>
      </w:r>
      <w:r w:rsidRPr="000125C7">
        <w:rPr>
          <w:rFonts w:ascii="굴림" w:eastAsia="굴림" w:hAnsi="굴림" w:cs="굴림" w:hint="eastAsia"/>
          <w:b/>
          <w:bCs/>
          <w:sz w:val="22"/>
        </w:rPr>
        <w:t>⑤</w:t>
      </w:r>
      <w:r w:rsidRPr="000125C7">
        <w:rPr>
          <w:rFonts w:ascii="Arial" w:eastAsia="굴림" w:hAnsi="Arial" w:cs="Arial"/>
          <w:b/>
          <w:bCs/>
          <w:sz w:val="22"/>
        </w:rPr>
        <w:t xml:space="preserve">, </w:t>
      </w:r>
      <w:r w:rsidR="00B73FE5" w:rsidRPr="000125C7">
        <w:rPr>
          <w:rFonts w:ascii="Arial" w:eastAsia="굴림" w:hAnsi="Arial" w:cs="Arial"/>
          <w:b/>
          <w:bCs/>
          <w:sz w:val="22"/>
        </w:rPr>
        <w:t xml:space="preserve">then </w:t>
      </w:r>
      <w:r w:rsidR="00314FBF" w:rsidRPr="000125C7">
        <w:rPr>
          <w:rFonts w:ascii="Arial" w:eastAsia="굴림" w:hAnsi="Arial" w:cs="Arial"/>
          <w:b/>
          <w:bCs/>
          <w:sz w:val="22"/>
        </w:rPr>
        <w:t xml:space="preserve">ask </w:t>
      </w:r>
      <w:r w:rsidR="005A7BDA" w:rsidRPr="000125C7">
        <w:rPr>
          <w:rFonts w:ascii="Arial" w:eastAsia="굴림" w:hAnsi="Arial" w:cs="Arial"/>
          <w:b/>
          <w:bCs/>
          <w:sz w:val="22"/>
        </w:rPr>
        <w:t>C129</w:t>
      </w:r>
    </w:p>
    <w:p w14:paraId="76F1F6AF" w14:textId="77777777" w:rsidR="002827DA" w:rsidRPr="000125C7" w:rsidRDefault="002827DA" w:rsidP="00DF7572">
      <w:pPr>
        <w:pStyle w:val="a6"/>
        <w:wordWrap/>
        <w:spacing w:line="360" w:lineRule="auto"/>
        <w:ind w:leftChars="0" w:left="760"/>
        <w:jc w:val="left"/>
        <w:rPr>
          <w:rFonts w:ascii="Arial" w:eastAsia="굴림" w:hAnsi="Arial" w:cs="Arial"/>
          <w:b/>
          <w:bCs/>
          <w:sz w:val="22"/>
        </w:rPr>
      </w:pPr>
    </w:p>
    <w:p w14:paraId="3B917E00"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C</w:t>
      </w:r>
      <w:r w:rsidR="005A7BDA" w:rsidRPr="000125C7">
        <w:rPr>
          <w:rFonts w:ascii="Arial" w:eastAsia="굴림" w:hAnsi="Arial" w:cs="Arial"/>
          <w:sz w:val="22"/>
        </w:rPr>
        <w:t>129</w:t>
      </w:r>
      <w:r w:rsidRPr="000125C7">
        <w:rPr>
          <w:rFonts w:ascii="Arial" w:eastAsia="굴림" w:hAnsi="Arial" w:cs="Arial"/>
          <w:sz w:val="22"/>
        </w:rPr>
        <w:t xml:space="preserve">. </w:t>
      </w:r>
      <w:r w:rsidR="00061DC0" w:rsidRPr="000125C7">
        <w:rPr>
          <w:rFonts w:ascii="Arial" w:eastAsia="굴림" w:hAnsi="Arial" w:cs="Arial"/>
          <w:sz w:val="22"/>
        </w:rPr>
        <w:t xml:space="preserve">When </w:t>
      </w:r>
      <w:r w:rsidRPr="000125C7">
        <w:rPr>
          <w:rFonts w:ascii="Arial" w:eastAsia="굴림" w:hAnsi="Arial" w:cs="Arial"/>
          <w:sz w:val="22"/>
        </w:rPr>
        <w:t>did you stop smoking?</w:t>
      </w:r>
      <w:r w:rsidR="00267D72" w:rsidRPr="000125C7">
        <w:rPr>
          <w:rFonts w:ascii="Arial" w:eastAsia="굴림" w:hAnsi="Arial" w:cs="Arial"/>
          <w:sz w:val="22"/>
        </w:rPr>
        <w:t xml:space="preserve"> </w:t>
      </w:r>
      <w:r w:rsidR="005B2D5D" w:rsidRPr="000125C7">
        <w:rPr>
          <w:rFonts w:ascii="Arial" w:eastAsia="굴림" w:hAnsi="Arial" w:cs="Arial"/>
          <w:sz w:val="22"/>
        </w:rPr>
        <w:t>(unit: year and month combined into 6 digits)</w:t>
      </w:r>
    </w:p>
    <w:p w14:paraId="579BAB87" w14:textId="400D8B94" w:rsidR="00C86281" w:rsidRPr="000125C7" w:rsidRDefault="00C86281" w:rsidP="00C86281">
      <w:pPr>
        <w:wordWrap/>
        <w:spacing w:line="360" w:lineRule="auto"/>
        <w:jc w:val="left"/>
        <w:rPr>
          <w:rFonts w:ascii="Arial" w:eastAsia="굴림" w:hAnsi="Arial" w:cs="Arial"/>
          <w:sz w:val="22"/>
        </w:rPr>
      </w:pPr>
      <w:r w:rsidRPr="000125C7">
        <w:rPr>
          <w:rFonts w:ascii="Arial" w:eastAsia="굴림" w:hAnsi="Arial" w:cs="Arial"/>
          <w:sz w:val="22"/>
        </w:rPr>
        <w:t xml:space="preserve">[IWER: Calculate the year and month after hearing R’s response. </w:t>
      </w:r>
      <w:r w:rsidR="00022952" w:rsidRPr="000125C7">
        <w:rPr>
          <w:rFonts w:ascii="Arial" w:eastAsia="굴림" w:hAnsi="Arial" w:cs="Arial"/>
          <w:sz w:val="22"/>
        </w:rPr>
        <w:t xml:space="preserve">For </w:t>
      </w:r>
      <w:r w:rsidR="0060656D" w:rsidRPr="000125C7">
        <w:rPr>
          <w:rFonts w:ascii="Arial" w:eastAsia="굴림" w:hAnsi="Arial" w:cs="Arial"/>
          <w:sz w:val="22"/>
        </w:rPr>
        <w:t>example</w:t>
      </w:r>
      <w:r w:rsidR="00022952" w:rsidRPr="000125C7">
        <w:rPr>
          <w:rFonts w:ascii="Arial" w:eastAsia="굴림" w:hAnsi="Arial" w:cs="Arial"/>
          <w:sz w:val="22"/>
        </w:rPr>
        <w:t xml:space="preserve">, enter </w:t>
      </w:r>
      <w:del w:id="1493" w:author="Keis" w:date="2024-09-06T10:23:00Z">
        <w:r w:rsidR="009C5CE2" w:rsidRPr="001331E9" w:rsidDel="00817F07">
          <w:rPr>
            <w:rFonts w:ascii="Arial" w:eastAsia="굴림" w:hAnsi="Arial" w:cs="Arial" w:hint="eastAsia"/>
            <w:color w:val="FF0000"/>
            <w:sz w:val="22"/>
          </w:rPr>
          <w:delText>2020</w:delText>
        </w:r>
      </w:del>
      <w:ins w:id="1494" w:author="Keis" w:date="2024-09-06T10:23:00Z">
        <w:r w:rsidR="00817F07" w:rsidRPr="00817F07">
          <w:rPr>
            <w:rFonts w:ascii="Arial" w:eastAsia="굴림" w:hAnsi="Arial" w:cs="Arial" w:hint="eastAsia"/>
            <w:color w:val="00B050"/>
            <w:sz w:val="22"/>
          </w:rPr>
          <w:t>2022</w:t>
        </w:r>
      </w:ins>
      <w:r w:rsidR="009C5CE2" w:rsidRPr="00C8666F">
        <w:rPr>
          <w:rFonts w:ascii="Arial" w:eastAsia="굴림" w:hAnsi="Arial" w:cs="Arial"/>
          <w:color w:val="000000" w:themeColor="text1"/>
          <w:sz w:val="22"/>
          <w:rPrChange w:id="1495" w:author="Keis" w:date="2024-09-13T13:09:00Z">
            <w:rPr>
              <w:rFonts w:ascii="Arial" w:eastAsia="굴림" w:hAnsi="Arial" w:cs="Arial"/>
              <w:color w:val="FF0000"/>
              <w:sz w:val="22"/>
            </w:rPr>
          </w:rPrChange>
        </w:rPr>
        <w:t>03</w:t>
      </w:r>
      <w:r w:rsidR="00022952" w:rsidRPr="000125C7">
        <w:rPr>
          <w:rFonts w:ascii="Arial" w:eastAsia="굴림" w:hAnsi="Arial" w:cs="Arial"/>
          <w:sz w:val="22"/>
        </w:rPr>
        <w:t xml:space="preserve"> if R started smoking in March </w:t>
      </w:r>
      <w:del w:id="1496" w:author="Keis" w:date="2024-09-06T10:23:00Z">
        <w:r w:rsidR="009C5CE2" w:rsidRPr="001331E9" w:rsidDel="00817F07">
          <w:rPr>
            <w:rFonts w:ascii="Arial" w:eastAsia="굴림" w:hAnsi="Arial" w:cs="Arial" w:hint="eastAsia"/>
            <w:color w:val="FF0000"/>
            <w:sz w:val="22"/>
          </w:rPr>
          <w:delText>2020</w:delText>
        </w:r>
      </w:del>
      <w:ins w:id="1497" w:author="Keis" w:date="2024-09-06T10:23:00Z">
        <w:r w:rsidR="00817F07" w:rsidRPr="00817F07">
          <w:rPr>
            <w:rFonts w:ascii="Arial" w:eastAsia="굴림" w:hAnsi="Arial" w:cs="Arial" w:hint="eastAsia"/>
            <w:color w:val="00B050"/>
            <w:sz w:val="22"/>
          </w:rPr>
          <w:t>2022</w:t>
        </w:r>
      </w:ins>
      <w:r w:rsidR="00022952" w:rsidRPr="000125C7">
        <w:rPr>
          <w:rFonts w:ascii="Arial" w:eastAsia="굴림" w:hAnsi="Arial" w:cs="Arial"/>
          <w:sz w:val="22"/>
        </w:rPr>
        <w:t>.</w:t>
      </w:r>
      <w:r w:rsidRPr="000125C7">
        <w:rPr>
          <w:rFonts w:ascii="Arial" w:eastAsia="굴림" w:hAnsi="Arial" w:cs="Arial"/>
          <w:sz w:val="22"/>
        </w:rPr>
        <w:t>]</w:t>
      </w:r>
    </w:p>
    <w:p w14:paraId="0A10389B" w14:textId="62B079DD" w:rsidR="006E6B90" w:rsidRPr="000125C7" w:rsidRDefault="00267D72" w:rsidP="006E6B90">
      <w:pPr>
        <w:wordWrap/>
        <w:spacing w:line="360" w:lineRule="auto"/>
        <w:jc w:val="left"/>
        <w:rPr>
          <w:rFonts w:ascii="Arial" w:eastAsia="굴림" w:hAnsi="Arial" w:cs="Arial"/>
          <w:sz w:val="22"/>
        </w:rPr>
      </w:pPr>
      <w:r w:rsidRPr="000125C7">
        <w:rPr>
          <w:rFonts w:ascii="Arial" w:eastAsia="굴림" w:hAnsi="Arial" w:cs="Arial"/>
          <w:kern w:val="0"/>
          <w:sz w:val="22"/>
        </w:rPr>
        <w:tab/>
        <w:t xml:space="preserve">_______________________________ </w:t>
      </w:r>
      <w:r w:rsidR="006E6B90" w:rsidRPr="000125C7">
        <w:rPr>
          <w:rFonts w:ascii="Arial" w:eastAsia="굴림" w:hAnsi="Arial" w:cs="Arial"/>
          <w:sz w:val="22"/>
        </w:rPr>
        <w:t>[</w:t>
      </w:r>
      <w:r w:rsidR="003608C0" w:rsidRPr="000125C7">
        <w:rPr>
          <w:rFonts w:ascii="Arial" w:eastAsia="굴림" w:hAnsi="Arial" w:cs="Arial"/>
          <w:sz w:val="22"/>
        </w:rPr>
        <w:t xml:space="preserve">Range: </w:t>
      </w:r>
      <w:r w:rsidR="006E6B90" w:rsidRPr="000125C7">
        <w:rPr>
          <w:rFonts w:ascii="Arial" w:eastAsia="굴림" w:hAnsi="Arial" w:cs="Arial"/>
          <w:sz w:val="22"/>
        </w:rPr>
        <w:t>200600~</w:t>
      </w:r>
      <w:del w:id="1498" w:author="Keis" w:date="2024-09-06T10:23:00Z">
        <w:r w:rsidR="009C5CE2" w:rsidRPr="001331E9" w:rsidDel="00817F07">
          <w:rPr>
            <w:rFonts w:ascii="Arial" w:eastAsia="굴림" w:hAnsi="Arial" w:cs="Arial" w:hint="eastAsia"/>
            <w:color w:val="FF0000"/>
            <w:sz w:val="22"/>
          </w:rPr>
          <w:delText>2020</w:delText>
        </w:r>
      </w:del>
      <w:ins w:id="1499" w:author="Keis" w:date="2024-09-06T10:23:00Z">
        <w:r w:rsidR="00817F07" w:rsidRPr="00817F07">
          <w:rPr>
            <w:rFonts w:ascii="Arial" w:eastAsia="굴림" w:hAnsi="Arial" w:cs="Arial" w:hint="eastAsia"/>
            <w:color w:val="00B050"/>
            <w:sz w:val="22"/>
          </w:rPr>
          <w:t>2022</w:t>
        </w:r>
      </w:ins>
      <w:r w:rsidR="009C5CE2" w:rsidRPr="00C8666F">
        <w:rPr>
          <w:rFonts w:ascii="Arial" w:eastAsia="굴림" w:hAnsi="Arial" w:cs="Arial"/>
          <w:color w:val="000000" w:themeColor="text1"/>
          <w:sz w:val="22"/>
          <w:rPrChange w:id="1500" w:author="Keis" w:date="2024-09-13T13:09:00Z">
            <w:rPr>
              <w:rFonts w:ascii="Arial" w:eastAsia="굴림" w:hAnsi="Arial" w:cs="Arial"/>
              <w:color w:val="FF0000"/>
              <w:sz w:val="22"/>
            </w:rPr>
          </w:rPrChange>
        </w:rPr>
        <w:t>11</w:t>
      </w:r>
      <w:r w:rsidR="006E6B90" w:rsidRPr="000125C7">
        <w:rPr>
          <w:rFonts w:ascii="Arial" w:eastAsia="굴림" w:hAnsi="Arial" w:cs="Arial"/>
          <w:sz w:val="22"/>
        </w:rPr>
        <w:t>] →</w:t>
      </w:r>
      <w:r w:rsidR="005A7BDA" w:rsidRPr="000125C7">
        <w:rPr>
          <w:rFonts w:ascii="Arial" w:eastAsia="굴림" w:hAnsi="Arial" w:cs="Arial"/>
          <w:sz w:val="22"/>
        </w:rPr>
        <w:t>Go to C130</w:t>
      </w:r>
    </w:p>
    <w:p w14:paraId="2B584EA1" w14:textId="77777777" w:rsidR="006E6B90" w:rsidRPr="000125C7" w:rsidRDefault="006E6B90" w:rsidP="006E6B90">
      <w:pPr>
        <w:wordWrap/>
        <w:spacing w:line="360" w:lineRule="auto"/>
        <w:jc w:val="left"/>
        <w:rPr>
          <w:rFonts w:ascii="Arial" w:eastAsia="굴림" w:hAnsi="Arial" w:cs="Arial"/>
          <w:b/>
          <w:bCs/>
          <w:sz w:val="22"/>
        </w:rPr>
      </w:pPr>
    </w:p>
    <w:p w14:paraId="75CD326E" w14:textId="77777777" w:rsidR="00DF3E24" w:rsidRPr="00DC741E" w:rsidRDefault="00DF3E24" w:rsidP="00022952">
      <w:pPr>
        <w:wordWrap/>
        <w:spacing w:line="276" w:lineRule="auto"/>
        <w:jc w:val="left"/>
        <w:rPr>
          <w:rFonts w:ascii="Arial" w:eastAsia="굴림" w:hAnsi="Arial" w:cs="Arial"/>
          <w:b/>
          <w:bCs/>
          <w:sz w:val="22"/>
        </w:rPr>
      </w:pPr>
      <w:r w:rsidRPr="000125C7">
        <w:rPr>
          <w:rFonts w:ascii="Arial" w:eastAsia="굴림" w:hAnsi="Arial" w:cs="Arial"/>
          <w:b/>
          <w:bCs/>
          <w:sz w:val="22"/>
        </w:rPr>
        <w:t xml:space="preserve">&lt; </w:t>
      </w:r>
      <w:r w:rsidRPr="00DC741E">
        <w:rPr>
          <w:rFonts w:ascii="Arial" w:eastAsia="굴림" w:hAnsi="Arial" w:cs="Arial"/>
          <w:b/>
          <w:bCs/>
          <w:sz w:val="22"/>
        </w:rPr>
        <w:t>Drinking &gt;</w:t>
      </w:r>
      <w:r w:rsidR="00A11379" w:rsidRPr="00DC741E">
        <w:rPr>
          <w:rFonts w:ascii="Arial" w:eastAsia="굴림" w:hAnsi="Arial" w:cs="Arial"/>
          <w:b/>
          <w:bCs/>
          <w:sz w:val="22"/>
        </w:rPr>
        <w:t xml:space="preserve"> </w:t>
      </w:r>
    </w:p>
    <w:p w14:paraId="5C148BC9" w14:textId="77777777" w:rsidR="00A11379" w:rsidRPr="00DC741E" w:rsidRDefault="00A11379" w:rsidP="00022952">
      <w:pPr>
        <w:wordWrap/>
        <w:spacing w:line="276" w:lineRule="auto"/>
        <w:jc w:val="left"/>
        <w:rPr>
          <w:rFonts w:ascii="Arial" w:eastAsia="굴림" w:hAnsi="Arial" w:cs="Arial"/>
          <w:b/>
          <w:bCs/>
          <w:sz w:val="22"/>
        </w:rPr>
      </w:pPr>
    </w:p>
    <w:p w14:paraId="1B439888" w14:textId="77777777" w:rsidR="00A56DF0" w:rsidRPr="00DC741E" w:rsidRDefault="00A56DF0" w:rsidP="00022952">
      <w:pPr>
        <w:wordWrap/>
        <w:spacing w:line="276" w:lineRule="auto"/>
        <w:jc w:val="left"/>
        <w:rPr>
          <w:rFonts w:ascii="Arial" w:eastAsia="굴림" w:hAnsi="Arial" w:cs="Arial"/>
          <w:b/>
          <w:bCs/>
          <w:sz w:val="22"/>
          <w:rPrChange w:id="1501" w:author="Keis" w:date="2024-09-06T17:31:00Z">
            <w:rPr>
              <w:rFonts w:ascii="Arial" w:eastAsia="굴림" w:hAnsi="Arial" w:cs="Arial"/>
              <w:b/>
              <w:bCs/>
              <w:color w:val="FF0000"/>
              <w:sz w:val="22"/>
            </w:rPr>
          </w:rPrChange>
        </w:rPr>
      </w:pPr>
      <w:r w:rsidRPr="00DC741E">
        <w:rPr>
          <w:rFonts w:ascii="Arial" w:eastAsia="굴림" w:hAnsi="Arial" w:cs="Arial"/>
          <w:b/>
          <w:bCs/>
          <w:sz w:val="22"/>
          <w:rPrChange w:id="1502" w:author="Keis" w:date="2024-09-06T17:31:00Z">
            <w:rPr>
              <w:rFonts w:ascii="Arial" w:eastAsia="굴림" w:hAnsi="Arial" w:cs="Arial"/>
              <w:b/>
              <w:bCs/>
              <w:color w:val="FF0000"/>
              <w:sz w:val="22"/>
            </w:rPr>
          </w:rPrChange>
        </w:rPr>
        <w:t>Logic</w:t>
      </w:r>
    </w:p>
    <w:p w14:paraId="0B3F4C36" w14:textId="77777777" w:rsidR="003F73E5" w:rsidRPr="00DC741E" w:rsidRDefault="00A56DF0" w:rsidP="00D12299">
      <w:pPr>
        <w:pStyle w:val="a6"/>
        <w:numPr>
          <w:ilvl w:val="0"/>
          <w:numId w:val="1308"/>
        </w:numPr>
        <w:wordWrap/>
        <w:spacing w:line="276" w:lineRule="auto"/>
        <w:ind w:leftChars="0"/>
        <w:jc w:val="left"/>
        <w:rPr>
          <w:rFonts w:ascii="Arial" w:eastAsia="굴림" w:hAnsi="Arial" w:cs="Arial"/>
          <w:b/>
          <w:bCs/>
          <w:sz w:val="22"/>
          <w:rPrChange w:id="1503" w:author="Keis" w:date="2024-09-06T17:31:00Z">
            <w:rPr>
              <w:rFonts w:ascii="Arial" w:eastAsia="굴림" w:hAnsi="Arial" w:cs="Arial"/>
              <w:b/>
              <w:bCs/>
              <w:color w:val="FF0000"/>
              <w:sz w:val="22"/>
            </w:rPr>
          </w:rPrChange>
        </w:rPr>
      </w:pPr>
      <w:r w:rsidRPr="00DC741E">
        <w:rPr>
          <w:rFonts w:ascii="Arial" w:eastAsia="굴림" w:hAnsi="Arial" w:cs="Arial"/>
          <w:b/>
          <w:bCs/>
          <w:sz w:val="22"/>
          <w:rPrChange w:id="1504" w:author="Keis" w:date="2024-09-06T17:31:00Z">
            <w:rPr>
              <w:rFonts w:ascii="Arial" w:eastAsia="굴림" w:hAnsi="Arial" w:cs="Arial"/>
              <w:b/>
              <w:bCs/>
              <w:color w:val="FF0000"/>
              <w:sz w:val="22"/>
            </w:rPr>
          </w:rPrChange>
        </w:rPr>
        <w:lastRenderedPageBreak/>
        <w:t xml:space="preserve">If R answered </w:t>
      </w:r>
      <w:r w:rsidR="0040588F" w:rsidRPr="00DC741E">
        <w:rPr>
          <w:rFonts w:ascii="Arial" w:eastAsia="굴림" w:hAnsi="Arial" w:cs="Arial"/>
          <w:b/>
          <w:bCs/>
          <w:sz w:val="22"/>
          <w:rPrChange w:id="1505" w:author="Keis" w:date="2024-09-06T17:31:00Z">
            <w:rPr>
              <w:rFonts w:ascii="Arial" w:eastAsia="굴림" w:hAnsi="Arial" w:cs="Arial"/>
              <w:b/>
              <w:bCs/>
              <w:color w:val="FF0000"/>
              <w:sz w:val="22"/>
            </w:rPr>
          </w:rPrChange>
        </w:rPr>
        <w:t xml:space="preserve">in the previous interview </w:t>
      </w:r>
      <w:r w:rsidRPr="00DC741E">
        <w:rPr>
          <w:rFonts w:ascii="Arial" w:eastAsia="굴림" w:hAnsi="Arial" w:cs="Arial"/>
          <w:b/>
          <w:bCs/>
          <w:sz w:val="22"/>
          <w:rPrChange w:id="1506" w:author="Keis" w:date="2024-09-06T17:31:00Z">
            <w:rPr>
              <w:rFonts w:ascii="Arial" w:eastAsia="굴림" w:hAnsi="Arial" w:cs="Arial"/>
              <w:b/>
              <w:bCs/>
              <w:color w:val="FF0000"/>
              <w:sz w:val="22"/>
            </w:rPr>
          </w:rPrChange>
        </w:rPr>
        <w:t>that he/she drank and</w:t>
      </w:r>
      <w:r w:rsidR="00A84381" w:rsidRPr="00DC741E">
        <w:rPr>
          <w:rFonts w:ascii="Arial" w:eastAsia="굴림" w:hAnsi="Arial" w:cs="Arial"/>
          <w:b/>
          <w:bCs/>
          <w:sz w:val="22"/>
          <w:rPrChange w:id="1507" w:author="Keis" w:date="2024-09-06T17:31:00Z">
            <w:rPr>
              <w:rFonts w:ascii="Arial" w:eastAsia="굴림" w:hAnsi="Arial" w:cs="Arial"/>
              <w:b/>
              <w:bCs/>
              <w:color w:val="FF0000"/>
              <w:sz w:val="22"/>
            </w:rPr>
          </w:rPrChange>
        </w:rPr>
        <w:t xml:space="preserve"> </w:t>
      </w:r>
      <w:r w:rsidR="00DF3E24" w:rsidRPr="00DC741E">
        <w:rPr>
          <w:rFonts w:ascii="Arial" w:eastAsia="굴림" w:hAnsi="Arial" w:cs="Arial"/>
          <w:b/>
          <w:bCs/>
          <w:sz w:val="22"/>
          <w:rPrChange w:id="1508" w:author="Keis" w:date="2024-09-06T17:31:00Z">
            <w:rPr>
              <w:rFonts w:ascii="Arial" w:eastAsia="굴림" w:hAnsi="Arial" w:cs="Arial"/>
              <w:b/>
              <w:bCs/>
              <w:color w:val="FF0000"/>
              <w:sz w:val="22"/>
            </w:rPr>
          </w:rPrChange>
        </w:rPr>
        <w:t>C130</w:t>
      </w:r>
      <w:r w:rsidRPr="00DC741E">
        <w:rPr>
          <w:rFonts w:ascii="Arial" w:eastAsia="굴림" w:hAnsi="Arial" w:cs="Arial"/>
          <w:b/>
          <w:bCs/>
          <w:sz w:val="22"/>
          <w:rPrChange w:id="1509" w:author="Keis" w:date="2024-09-06T17:31:00Z">
            <w:rPr>
              <w:rFonts w:ascii="Arial" w:eastAsia="굴림" w:hAnsi="Arial" w:cs="Arial"/>
              <w:b/>
              <w:bCs/>
              <w:color w:val="FF0000"/>
              <w:sz w:val="22"/>
            </w:rPr>
          </w:rPrChange>
        </w:rPr>
        <w:t>=</w:t>
      </w:r>
      <w:r w:rsidRPr="00DC741E">
        <w:rPr>
          <w:rFonts w:ascii="굴림" w:eastAsia="굴림" w:hAnsi="굴림" w:cs="굴림" w:hint="eastAsia"/>
          <w:b/>
          <w:bCs/>
          <w:sz w:val="22"/>
          <w:rPrChange w:id="1510" w:author="Keis" w:date="2024-09-06T17:31:00Z">
            <w:rPr>
              <w:rFonts w:ascii="굴림" w:eastAsia="굴림" w:hAnsi="굴림" w:cs="굴림" w:hint="eastAsia"/>
              <w:b/>
              <w:bCs/>
              <w:color w:val="FF0000"/>
              <w:sz w:val="22"/>
            </w:rPr>
          </w:rPrChange>
        </w:rPr>
        <w:t>①</w:t>
      </w:r>
      <w:r w:rsidR="0040588F" w:rsidRPr="00DC741E">
        <w:rPr>
          <w:rFonts w:ascii="Arial" w:eastAsia="굴림" w:hAnsi="Arial" w:cs="Arial"/>
          <w:b/>
          <w:bCs/>
          <w:sz w:val="22"/>
          <w:rPrChange w:id="1511" w:author="Keis" w:date="2024-09-06T17:31:00Z">
            <w:rPr>
              <w:rFonts w:ascii="Arial" w:eastAsia="굴림" w:hAnsi="Arial" w:cs="Arial"/>
              <w:b/>
              <w:bCs/>
              <w:color w:val="FF0000"/>
              <w:sz w:val="22"/>
            </w:rPr>
          </w:rPrChange>
        </w:rPr>
        <w:t xml:space="preserve">, then </w:t>
      </w:r>
      <w:r w:rsidR="00A84381" w:rsidRPr="00DC741E">
        <w:rPr>
          <w:rFonts w:ascii="Arial" w:eastAsia="굴림" w:hAnsi="Arial" w:cs="Arial"/>
          <w:b/>
          <w:bCs/>
          <w:sz w:val="22"/>
          <w:rPrChange w:id="1512" w:author="Keis" w:date="2024-09-06T17:31:00Z">
            <w:rPr>
              <w:rFonts w:ascii="Arial" w:eastAsia="굴림" w:hAnsi="Arial" w:cs="Arial"/>
              <w:b/>
              <w:bCs/>
              <w:color w:val="FF0000"/>
              <w:sz w:val="22"/>
            </w:rPr>
          </w:rPrChange>
        </w:rPr>
        <w:t xml:space="preserve">ask </w:t>
      </w:r>
      <w:r w:rsidRPr="00DC741E">
        <w:rPr>
          <w:rFonts w:ascii="Arial" w:eastAsia="굴림" w:hAnsi="Arial" w:cs="Arial"/>
          <w:b/>
          <w:bCs/>
          <w:sz w:val="22"/>
          <w:rPrChange w:id="1513" w:author="Keis" w:date="2024-09-06T17:31:00Z">
            <w:rPr>
              <w:rFonts w:ascii="Arial" w:eastAsia="굴림" w:hAnsi="Arial" w:cs="Arial"/>
              <w:b/>
              <w:bCs/>
              <w:color w:val="FF0000"/>
              <w:sz w:val="22"/>
            </w:rPr>
          </w:rPrChange>
        </w:rPr>
        <w:t>C1</w:t>
      </w:r>
      <w:r w:rsidR="00DF3E24" w:rsidRPr="00DC741E">
        <w:rPr>
          <w:rFonts w:ascii="Arial" w:eastAsia="굴림" w:hAnsi="Arial" w:cs="Arial"/>
          <w:b/>
          <w:bCs/>
          <w:sz w:val="22"/>
          <w:rPrChange w:id="1514" w:author="Keis" w:date="2024-09-06T17:31:00Z">
            <w:rPr>
              <w:rFonts w:ascii="Arial" w:eastAsia="굴림" w:hAnsi="Arial" w:cs="Arial"/>
              <w:b/>
              <w:bCs/>
              <w:color w:val="FF0000"/>
              <w:sz w:val="22"/>
            </w:rPr>
          </w:rPrChange>
        </w:rPr>
        <w:t>33</w:t>
      </w:r>
      <w:r w:rsidR="0040588F" w:rsidRPr="00DC741E">
        <w:rPr>
          <w:rFonts w:ascii="Arial" w:eastAsia="굴림" w:hAnsi="Arial" w:cs="Arial"/>
          <w:b/>
          <w:bCs/>
          <w:sz w:val="22"/>
          <w:rPrChange w:id="1515" w:author="Keis" w:date="2024-09-06T17:31:00Z">
            <w:rPr>
              <w:rFonts w:ascii="Arial" w:eastAsia="굴림" w:hAnsi="Arial" w:cs="Arial"/>
              <w:b/>
              <w:bCs/>
              <w:color w:val="FF0000"/>
              <w:sz w:val="22"/>
            </w:rPr>
          </w:rPrChange>
        </w:rPr>
        <w:t xml:space="preserve">. </w:t>
      </w:r>
    </w:p>
    <w:p w14:paraId="165B6CF1" w14:textId="77777777" w:rsidR="003F73E5" w:rsidRPr="00DC741E" w:rsidRDefault="0040588F" w:rsidP="00D12299">
      <w:pPr>
        <w:pStyle w:val="a6"/>
        <w:numPr>
          <w:ilvl w:val="0"/>
          <w:numId w:val="1308"/>
        </w:numPr>
        <w:wordWrap/>
        <w:spacing w:line="276" w:lineRule="auto"/>
        <w:ind w:leftChars="0"/>
        <w:jc w:val="left"/>
        <w:rPr>
          <w:rFonts w:ascii="Arial" w:eastAsia="굴림" w:hAnsi="Arial" w:cs="Arial"/>
          <w:b/>
          <w:bCs/>
          <w:sz w:val="22"/>
          <w:rPrChange w:id="1516" w:author="Keis" w:date="2024-09-06T17:31:00Z">
            <w:rPr>
              <w:rFonts w:ascii="Arial" w:eastAsia="굴림" w:hAnsi="Arial" w:cs="Arial"/>
              <w:b/>
              <w:bCs/>
              <w:color w:val="FF0000"/>
              <w:sz w:val="22"/>
            </w:rPr>
          </w:rPrChange>
        </w:rPr>
      </w:pPr>
      <w:r w:rsidRPr="00DC741E">
        <w:rPr>
          <w:rFonts w:ascii="Arial" w:eastAsia="굴림" w:hAnsi="Arial" w:cs="Arial"/>
          <w:b/>
          <w:bCs/>
          <w:sz w:val="22"/>
          <w:rPrChange w:id="1517" w:author="Keis" w:date="2024-09-06T17:31:00Z">
            <w:rPr>
              <w:rFonts w:ascii="Arial" w:eastAsia="굴림" w:hAnsi="Arial" w:cs="Arial"/>
              <w:b/>
              <w:bCs/>
              <w:color w:val="FF0000"/>
              <w:sz w:val="22"/>
            </w:rPr>
          </w:rPrChange>
        </w:rPr>
        <w:t xml:space="preserve">If R answered in the previous interview that he/she did not drink and </w:t>
      </w:r>
      <w:r w:rsidR="00A56DF0" w:rsidRPr="00DC741E">
        <w:rPr>
          <w:rFonts w:ascii="Arial" w:eastAsia="굴림" w:hAnsi="Arial" w:cs="Arial"/>
          <w:b/>
          <w:bCs/>
          <w:sz w:val="22"/>
          <w:rPrChange w:id="1518" w:author="Keis" w:date="2024-09-06T17:31:00Z">
            <w:rPr>
              <w:rFonts w:ascii="Arial" w:eastAsia="굴림" w:hAnsi="Arial" w:cs="Arial"/>
              <w:b/>
              <w:bCs/>
              <w:color w:val="FF0000"/>
              <w:sz w:val="22"/>
            </w:rPr>
          </w:rPrChange>
        </w:rPr>
        <w:t>C1</w:t>
      </w:r>
      <w:r w:rsidR="00DF3E24" w:rsidRPr="00DC741E">
        <w:rPr>
          <w:rFonts w:ascii="Arial" w:eastAsia="굴림" w:hAnsi="Arial" w:cs="Arial"/>
          <w:b/>
          <w:bCs/>
          <w:sz w:val="22"/>
          <w:rPrChange w:id="1519" w:author="Keis" w:date="2024-09-06T17:31:00Z">
            <w:rPr>
              <w:rFonts w:ascii="Arial" w:eastAsia="굴림" w:hAnsi="Arial" w:cs="Arial"/>
              <w:b/>
              <w:bCs/>
              <w:color w:val="FF0000"/>
              <w:sz w:val="22"/>
            </w:rPr>
          </w:rPrChange>
        </w:rPr>
        <w:t>30</w:t>
      </w:r>
      <w:r w:rsidR="00A56DF0" w:rsidRPr="00DC741E">
        <w:rPr>
          <w:rFonts w:ascii="Arial" w:eastAsia="굴림" w:hAnsi="Arial" w:cs="Arial"/>
          <w:b/>
          <w:bCs/>
          <w:sz w:val="22"/>
          <w:rPrChange w:id="1520" w:author="Keis" w:date="2024-09-06T17:31:00Z">
            <w:rPr>
              <w:rFonts w:ascii="Arial" w:eastAsia="굴림" w:hAnsi="Arial" w:cs="Arial"/>
              <w:b/>
              <w:bCs/>
              <w:color w:val="FF0000"/>
              <w:sz w:val="22"/>
            </w:rPr>
          </w:rPrChange>
        </w:rPr>
        <w:t>=</w:t>
      </w:r>
      <w:r w:rsidR="00A56DF0" w:rsidRPr="00DC741E">
        <w:rPr>
          <w:rFonts w:ascii="굴림" w:eastAsia="굴림" w:hAnsi="굴림" w:cs="굴림" w:hint="eastAsia"/>
          <w:b/>
          <w:bCs/>
          <w:sz w:val="22"/>
          <w:rPrChange w:id="1521" w:author="Keis" w:date="2024-09-06T17:31:00Z">
            <w:rPr>
              <w:rFonts w:ascii="굴림" w:eastAsia="굴림" w:hAnsi="굴림" w:cs="굴림" w:hint="eastAsia"/>
              <w:b/>
              <w:bCs/>
              <w:color w:val="FF0000"/>
              <w:sz w:val="22"/>
            </w:rPr>
          </w:rPrChange>
        </w:rPr>
        <w:t>①</w:t>
      </w:r>
      <w:r w:rsidRPr="00DC741E">
        <w:rPr>
          <w:rFonts w:ascii="Arial" w:eastAsia="굴림" w:hAnsi="Arial" w:cs="Arial"/>
          <w:b/>
          <w:bCs/>
          <w:sz w:val="22"/>
          <w:rPrChange w:id="1522" w:author="Keis" w:date="2024-09-06T17:31:00Z">
            <w:rPr>
              <w:rFonts w:ascii="Arial" w:eastAsia="굴림" w:hAnsi="Arial" w:cs="Arial"/>
              <w:b/>
              <w:bCs/>
              <w:color w:val="FF0000"/>
              <w:sz w:val="22"/>
            </w:rPr>
          </w:rPrChange>
        </w:rPr>
        <w:t xml:space="preserve">, then </w:t>
      </w:r>
      <w:r w:rsidR="00A84381" w:rsidRPr="00DC741E">
        <w:rPr>
          <w:rFonts w:ascii="Arial" w:eastAsia="굴림" w:hAnsi="Arial" w:cs="Arial"/>
          <w:b/>
          <w:bCs/>
          <w:sz w:val="22"/>
          <w:rPrChange w:id="1523" w:author="Keis" w:date="2024-09-06T17:31:00Z">
            <w:rPr>
              <w:rFonts w:ascii="Arial" w:eastAsia="굴림" w:hAnsi="Arial" w:cs="Arial"/>
              <w:b/>
              <w:bCs/>
              <w:color w:val="FF0000"/>
              <w:sz w:val="22"/>
            </w:rPr>
          </w:rPrChange>
        </w:rPr>
        <w:t xml:space="preserve">ask </w:t>
      </w:r>
      <w:r w:rsidR="00DF3E24" w:rsidRPr="00DC741E">
        <w:rPr>
          <w:rFonts w:ascii="Arial" w:eastAsia="굴림" w:hAnsi="Arial" w:cs="Arial"/>
          <w:b/>
          <w:bCs/>
          <w:sz w:val="22"/>
          <w:rPrChange w:id="1524" w:author="Keis" w:date="2024-09-06T17:31:00Z">
            <w:rPr>
              <w:rFonts w:ascii="Arial" w:eastAsia="굴림" w:hAnsi="Arial" w:cs="Arial"/>
              <w:b/>
              <w:bCs/>
              <w:color w:val="FF0000"/>
              <w:sz w:val="22"/>
            </w:rPr>
          </w:rPrChange>
        </w:rPr>
        <w:t>C132</w:t>
      </w:r>
      <w:r w:rsidRPr="00DC741E">
        <w:rPr>
          <w:rFonts w:ascii="Arial" w:eastAsia="굴림" w:hAnsi="Arial" w:cs="Arial"/>
          <w:b/>
          <w:bCs/>
          <w:sz w:val="22"/>
          <w:rPrChange w:id="1525" w:author="Keis" w:date="2024-09-06T17:31:00Z">
            <w:rPr>
              <w:rFonts w:ascii="Arial" w:eastAsia="굴림" w:hAnsi="Arial" w:cs="Arial"/>
              <w:b/>
              <w:bCs/>
              <w:color w:val="FF0000"/>
              <w:sz w:val="22"/>
            </w:rPr>
          </w:rPrChange>
        </w:rPr>
        <w:t xml:space="preserve">. </w:t>
      </w:r>
    </w:p>
    <w:p w14:paraId="4C6F0B4E" w14:textId="77777777" w:rsidR="003F73E5" w:rsidRPr="00DC741E" w:rsidRDefault="0040588F" w:rsidP="00D12299">
      <w:pPr>
        <w:pStyle w:val="a6"/>
        <w:numPr>
          <w:ilvl w:val="0"/>
          <w:numId w:val="1308"/>
        </w:numPr>
        <w:wordWrap/>
        <w:spacing w:line="276" w:lineRule="auto"/>
        <w:ind w:leftChars="0"/>
        <w:jc w:val="left"/>
        <w:rPr>
          <w:rFonts w:ascii="Arial" w:eastAsia="굴림" w:hAnsi="Arial" w:cs="Arial"/>
          <w:b/>
          <w:bCs/>
          <w:sz w:val="22"/>
          <w:rPrChange w:id="1526" w:author="Keis" w:date="2024-09-06T17:31:00Z">
            <w:rPr>
              <w:rFonts w:ascii="Arial" w:eastAsia="굴림" w:hAnsi="Arial" w:cs="Arial"/>
              <w:b/>
              <w:bCs/>
              <w:color w:val="FF0000"/>
              <w:sz w:val="22"/>
            </w:rPr>
          </w:rPrChange>
        </w:rPr>
      </w:pPr>
      <w:r w:rsidRPr="00DC741E">
        <w:rPr>
          <w:rFonts w:ascii="Arial" w:eastAsia="굴림" w:hAnsi="Arial" w:cs="Arial"/>
          <w:b/>
          <w:bCs/>
          <w:sz w:val="22"/>
          <w:rPrChange w:id="1527" w:author="Keis" w:date="2024-09-06T17:31:00Z">
            <w:rPr>
              <w:rFonts w:ascii="Arial" w:eastAsia="굴림" w:hAnsi="Arial" w:cs="Arial"/>
              <w:b/>
              <w:bCs/>
              <w:color w:val="FF0000"/>
              <w:sz w:val="22"/>
            </w:rPr>
          </w:rPrChange>
        </w:rPr>
        <w:t>If R answered in the previous interview that he/she drank and</w:t>
      </w:r>
      <w:r w:rsidR="00A84381" w:rsidRPr="00DC741E">
        <w:rPr>
          <w:rFonts w:ascii="Arial" w:eastAsia="굴림" w:hAnsi="Arial" w:cs="Arial"/>
          <w:b/>
          <w:bCs/>
          <w:sz w:val="22"/>
          <w:rPrChange w:id="1528" w:author="Keis" w:date="2024-09-06T17:31:00Z">
            <w:rPr>
              <w:rFonts w:ascii="Arial" w:eastAsia="굴림" w:hAnsi="Arial" w:cs="Arial"/>
              <w:b/>
              <w:bCs/>
              <w:color w:val="FF0000"/>
              <w:sz w:val="22"/>
            </w:rPr>
          </w:rPrChange>
        </w:rPr>
        <w:t xml:space="preserve"> </w:t>
      </w:r>
      <w:r w:rsidR="00A56DF0" w:rsidRPr="00DC741E">
        <w:rPr>
          <w:rFonts w:ascii="Arial" w:eastAsia="굴림" w:hAnsi="Arial" w:cs="Arial"/>
          <w:b/>
          <w:bCs/>
          <w:sz w:val="22"/>
          <w:rPrChange w:id="1529" w:author="Keis" w:date="2024-09-06T17:31:00Z">
            <w:rPr>
              <w:rFonts w:ascii="Arial" w:eastAsia="굴림" w:hAnsi="Arial" w:cs="Arial"/>
              <w:b/>
              <w:bCs/>
              <w:color w:val="FF0000"/>
              <w:sz w:val="22"/>
            </w:rPr>
          </w:rPrChange>
        </w:rPr>
        <w:t>C1</w:t>
      </w:r>
      <w:r w:rsidR="00DF3E24" w:rsidRPr="00DC741E">
        <w:rPr>
          <w:rFonts w:ascii="Arial" w:eastAsia="굴림" w:hAnsi="Arial" w:cs="Arial"/>
          <w:b/>
          <w:bCs/>
          <w:sz w:val="22"/>
          <w:rPrChange w:id="1530" w:author="Keis" w:date="2024-09-06T17:31:00Z">
            <w:rPr>
              <w:rFonts w:ascii="Arial" w:eastAsia="굴림" w:hAnsi="Arial" w:cs="Arial"/>
              <w:b/>
              <w:bCs/>
              <w:color w:val="FF0000"/>
              <w:sz w:val="22"/>
            </w:rPr>
          </w:rPrChange>
        </w:rPr>
        <w:t>30</w:t>
      </w:r>
      <w:r w:rsidR="00A56DF0" w:rsidRPr="00DC741E">
        <w:rPr>
          <w:rFonts w:ascii="Arial" w:eastAsia="굴림" w:hAnsi="Arial" w:cs="Arial"/>
          <w:b/>
          <w:bCs/>
          <w:sz w:val="22"/>
          <w:rPrChange w:id="1531" w:author="Keis" w:date="2024-09-06T17:31:00Z">
            <w:rPr>
              <w:rFonts w:ascii="Arial" w:eastAsia="굴림" w:hAnsi="Arial" w:cs="Arial"/>
              <w:b/>
              <w:bCs/>
              <w:color w:val="FF0000"/>
              <w:sz w:val="22"/>
            </w:rPr>
          </w:rPrChange>
        </w:rPr>
        <w:t>=</w:t>
      </w:r>
      <w:r w:rsidR="00A56DF0" w:rsidRPr="00DC741E">
        <w:rPr>
          <w:rFonts w:ascii="굴림" w:eastAsia="굴림" w:hAnsi="굴림" w:cs="굴림" w:hint="eastAsia"/>
          <w:b/>
          <w:bCs/>
          <w:sz w:val="22"/>
          <w:rPrChange w:id="1532" w:author="Keis" w:date="2024-09-06T17:31:00Z">
            <w:rPr>
              <w:rFonts w:ascii="굴림" w:eastAsia="굴림" w:hAnsi="굴림" w:cs="굴림" w:hint="eastAsia"/>
              <w:b/>
              <w:bCs/>
              <w:color w:val="FF0000"/>
              <w:sz w:val="22"/>
            </w:rPr>
          </w:rPrChange>
        </w:rPr>
        <w:t>⑤</w:t>
      </w:r>
      <w:r w:rsidRPr="00DC741E">
        <w:rPr>
          <w:rFonts w:ascii="Arial" w:eastAsia="굴림" w:hAnsi="Arial" w:cs="Arial"/>
          <w:b/>
          <w:bCs/>
          <w:sz w:val="22"/>
          <w:rPrChange w:id="1533" w:author="Keis" w:date="2024-09-06T17:31:00Z">
            <w:rPr>
              <w:rFonts w:ascii="Arial" w:eastAsia="굴림" w:hAnsi="Arial" w:cs="Arial"/>
              <w:b/>
              <w:bCs/>
              <w:color w:val="FF0000"/>
              <w:sz w:val="22"/>
            </w:rPr>
          </w:rPrChange>
        </w:rPr>
        <w:t xml:space="preserve">, then </w:t>
      </w:r>
      <w:r w:rsidR="00A84381" w:rsidRPr="00DC741E">
        <w:rPr>
          <w:rFonts w:ascii="Arial" w:eastAsia="굴림" w:hAnsi="Arial" w:cs="Arial"/>
          <w:b/>
          <w:bCs/>
          <w:sz w:val="22"/>
          <w:rPrChange w:id="1534" w:author="Keis" w:date="2024-09-06T17:31:00Z">
            <w:rPr>
              <w:rFonts w:ascii="Arial" w:eastAsia="굴림" w:hAnsi="Arial" w:cs="Arial"/>
              <w:b/>
              <w:bCs/>
              <w:color w:val="FF0000"/>
              <w:sz w:val="22"/>
            </w:rPr>
          </w:rPrChange>
        </w:rPr>
        <w:t xml:space="preserve">ask </w:t>
      </w:r>
      <w:r w:rsidR="00DF3E24" w:rsidRPr="00DC741E">
        <w:rPr>
          <w:rFonts w:ascii="Arial" w:eastAsia="굴림" w:hAnsi="Arial" w:cs="Arial"/>
          <w:b/>
          <w:bCs/>
          <w:sz w:val="22"/>
          <w:rPrChange w:id="1535" w:author="Keis" w:date="2024-09-06T17:31:00Z">
            <w:rPr>
              <w:rFonts w:ascii="Arial" w:eastAsia="굴림" w:hAnsi="Arial" w:cs="Arial"/>
              <w:b/>
              <w:bCs/>
              <w:color w:val="FF0000"/>
              <w:sz w:val="22"/>
            </w:rPr>
          </w:rPrChange>
        </w:rPr>
        <w:t>C131</w:t>
      </w:r>
      <w:r w:rsidRPr="00DC741E">
        <w:rPr>
          <w:rFonts w:ascii="Arial" w:eastAsia="굴림" w:hAnsi="Arial" w:cs="Arial"/>
          <w:b/>
          <w:bCs/>
          <w:sz w:val="22"/>
          <w:rPrChange w:id="1536" w:author="Keis" w:date="2024-09-06T17:31:00Z">
            <w:rPr>
              <w:rFonts w:ascii="Arial" w:eastAsia="굴림" w:hAnsi="Arial" w:cs="Arial"/>
              <w:b/>
              <w:bCs/>
              <w:color w:val="FF0000"/>
              <w:sz w:val="22"/>
            </w:rPr>
          </w:rPrChange>
        </w:rPr>
        <w:t xml:space="preserve">. </w:t>
      </w:r>
    </w:p>
    <w:p w14:paraId="5B117A30" w14:textId="77777777" w:rsidR="00A56DF0" w:rsidRPr="00DC741E" w:rsidRDefault="0040588F" w:rsidP="00D12299">
      <w:pPr>
        <w:pStyle w:val="a6"/>
        <w:numPr>
          <w:ilvl w:val="0"/>
          <w:numId w:val="1308"/>
        </w:numPr>
        <w:wordWrap/>
        <w:spacing w:line="276" w:lineRule="auto"/>
        <w:ind w:leftChars="0"/>
        <w:jc w:val="left"/>
        <w:rPr>
          <w:rFonts w:ascii="Arial" w:eastAsia="굴림" w:hAnsi="Arial" w:cs="Arial"/>
          <w:b/>
          <w:bCs/>
          <w:sz w:val="22"/>
          <w:rPrChange w:id="1537" w:author="Keis" w:date="2024-09-06T17:31:00Z">
            <w:rPr>
              <w:rFonts w:ascii="Arial" w:eastAsia="굴림" w:hAnsi="Arial" w:cs="Arial"/>
              <w:b/>
              <w:bCs/>
              <w:color w:val="FF0000"/>
              <w:sz w:val="22"/>
            </w:rPr>
          </w:rPrChange>
        </w:rPr>
      </w:pPr>
      <w:r w:rsidRPr="00DC741E">
        <w:rPr>
          <w:rFonts w:ascii="Arial" w:eastAsia="굴림" w:hAnsi="Arial" w:cs="Arial"/>
          <w:b/>
          <w:bCs/>
          <w:sz w:val="22"/>
          <w:rPrChange w:id="1538" w:author="Keis" w:date="2024-09-06T17:31:00Z">
            <w:rPr>
              <w:rFonts w:ascii="Arial" w:eastAsia="굴림" w:hAnsi="Arial" w:cs="Arial"/>
              <w:b/>
              <w:bCs/>
              <w:color w:val="FF0000"/>
              <w:sz w:val="22"/>
            </w:rPr>
          </w:rPrChange>
        </w:rPr>
        <w:t>If R answered in the previous interview that he/she did not drink and</w:t>
      </w:r>
      <w:r w:rsidR="00A84381" w:rsidRPr="00DC741E">
        <w:rPr>
          <w:rFonts w:ascii="Arial" w:eastAsia="굴림" w:hAnsi="Arial" w:cs="Arial"/>
          <w:b/>
          <w:bCs/>
          <w:sz w:val="22"/>
          <w:rPrChange w:id="1539" w:author="Keis" w:date="2024-09-06T17:31:00Z">
            <w:rPr>
              <w:rFonts w:ascii="Arial" w:eastAsia="굴림" w:hAnsi="Arial" w:cs="Arial"/>
              <w:b/>
              <w:bCs/>
              <w:color w:val="FF0000"/>
              <w:sz w:val="22"/>
            </w:rPr>
          </w:rPrChange>
        </w:rPr>
        <w:t xml:space="preserve"> </w:t>
      </w:r>
      <w:r w:rsidR="00A56DF0" w:rsidRPr="00DC741E">
        <w:rPr>
          <w:rFonts w:ascii="Arial" w:eastAsia="굴림" w:hAnsi="Arial" w:cs="Arial"/>
          <w:b/>
          <w:bCs/>
          <w:sz w:val="22"/>
          <w:rPrChange w:id="1540" w:author="Keis" w:date="2024-09-06T17:31:00Z">
            <w:rPr>
              <w:rFonts w:ascii="Arial" w:eastAsia="굴림" w:hAnsi="Arial" w:cs="Arial"/>
              <w:b/>
              <w:bCs/>
              <w:color w:val="FF0000"/>
              <w:sz w:val="22"/>
            </w:rPr>
          </w:rPrChange>
        </w:rPr>
        <w:t>C1</w:t>
      </w:r>
      <w:r w:rsidR="00DF3E24" w:rsidRPr="00DC741E">
        <w:rPr>
          <w:rFonts w:ascii="Arial" w:eastAsia="굴림" w:hAnsi="Arial" w:cs="Arial"/>
          <w:b/>
          <w:bCs/>
          <w:sz w:val="22"/>
          <w:rPrChange w:id="1541" w:author="Keis" w:date="2024-09-06T17:31:00Z">
            <w:rPr>
              <w:rFonts w:ascii="Arial" w:eastAsia="굴림" w:hAnsi="Arial" w:cs="Arial"/>
              <w:b/>
              <w:bCs/>
              <w:color w:val="FF0000"/>
              <w:sz w:val="22"/>
            </w:rPr>
          </w:rPrChange>
        </w:rPr>
        <w:t>30</w:t>
      </w:r>
      <w:r w:rsidR="00A56DF0" w:rsidRPr="00DC741E">
        <w:rPr>
          <w:rFonts w:ascii="Arial" w:eastAsia="굴림" w:hAnsi="Arial" w:cs="Arial"/>
          <w:b/>
          <w:bCs/>
          <w:sz w:val="22"/>
          <w:rPrChange w:id="1542" w:author="Keis" w:date="2024-09-06T17:31:00Z">
            <w:rPr>
              <w:rFonts w:ascii="Arial" w:eastAsia="굴림" w:hAnsi="Arial" w:cs="Arial"/>
              <w:b/>
              <w:bCs/>
              <w:color w:val="FF0000"/>
              <w:sz w:val="22"/>
            </w:rPr>
          </w:rPrChange>
        </w:rPr>
        <w:t>=</w:t>
      </w:r>
      <w:r w:rsidR="00A56DF0" w:rsidRPr="00DC741E">
        <w:rPr>
          <w:rFonts w:ascii="굴림" w:eastAsia="굴림" w:hAnsi="굴림" w:cs="굴림" w:hint="eastAsia"/>
          <w:b/>
          <w:bCs/>
          <w:sz w:val="22"/>
          <w:rPrChange w:id="1543" w:author="Keis" w:date="2024-09-06T17:31:00Z">
            <w:rPr>
              <w:rFonts w:ascii="굴림" w:eastAsia="굴림" w:hAnsi="굴림" w:cs="굴림" w:hint="eastAsia"/>
              <w:b/>
              <w:bCs/>
              <w:color w:val="FF0000"/>
              <w:sz w:val="22"/>
            </w:rPr>
          </w:rPrChange>
        </w:rPr>
        <w:t>⑤</w:t>
      </w:r>
      <w:r w:rsidRPr="00DC741E">
        <w:rPr>
          <w:rFonts w:ascii="Arial" w:eastAsia="굴림" w:hAnsi="Arial" w:cs="Arial"/>
          <w:b/>
          <w:bCs/>
          <w:sz w:val="22"/>
          <w:rPrChange w:id="1544" w:author="Keis" w:date="2024-09-06T17:31:00Z">
            <w:rPr>
              <w:rFonts w:ascii="Arial" w:eastAsia="굴림" w:hAnsi="Arial" w:cs="Arial"/>
              <w:b/>
              <w:bCs/>
              <w:color w:val="FF0000"/>
              <w:sz w:val="22"/>
            </w:rPr>
          </w:rPrChange>
        </w:rPr>
        <w:t xml:space="preserve">, then </w:t>
      </w:r>
      <w:r w:rsidR="00A84381" w:rsidRPr="00DC741E">
        <w:rPr>
          <w:rFonts w:ascii="Arial" w:eastAsia="굴림" w:hAnsi="Arial" w:cs="Arial"/>
          <w:b/>
          <w:bCs/>
          <w:sz w:val="22"/>
          <w:rPrChange w:id="1545" w:author="Keis" w:date="2024-09-06T17:31:00Z">
            <w:rPr>
              <w:rFonts w:ascii="Arial" w:eastAsia="굴림" w:hAnsi="Arial" w:cs="Arial"/>
              <w:b/>
              <w:bCs/>
              <w:color w:val="FF0000"/>
              <w:sz w:val="22"/>
            </w:rPr>
          </w:rPrChange>
        </w:rPr>
        <w:t xml:space="preserve">ask </w:t>
      </w:r>
      <w:r w:rsidR="00A56DF0" w:rsidRPr="00DC741E">
        <w:rPr>
          <w:rFonts w:ascii="Arial" w:eastAsia="굴림" w:hAnsi="Arial" w:cs="Arial"/>
          <w:b/>
          <w:bCs/>
          <w:sz w:val="22"/>
          <w:rPrChange w:id="1546" w:author="Keis" w:date="2024-09-06T17:31:00Z">
            <w:rPr>
              <w:rFonts w:ascii="Arial" w:eastAsia="굴림" w:hAnsi="Arial" w:cs="Arial"/>
              <w:b/>
              <w:bCs/>
              <w:color w:val="FF0000"/>
              <w:sz w:val="22"/>
            </w:rPr>
          </w:rPrChange>
        </w:rPr>
        <w:t>C</w:t>
      </w:r>
      <w:r w:rsidR="00936C16" w:rsidRPr="00DC741E">
        <w:rPr>
          <w:rFonts w:ascii="Arial" w:eastAsia="굴림" w:hAnsi="Arial" w:cs="Arial"/>
          <w:b/>
          <w:bCs/>
          <w:sz w:val="22"/>
          <w:rPrChange w:id="1547" w:author="Keis" w:date="2024-09-06T17:31:00Z">
            <w:rPr>
              <w:rFonts w:ascii="Arial" w:eastAsia="굴림" w:hAnsi="Arial" w:cs="Arial"/>
              <w:b/>
              <w:bCs/>
              <w:color w:val="FF0000"/>
              <w:sz w:val="22"/>
            </w:rPr>
          </w:rPrChange>
        </w:rPr>
        <w:t>add_19</w:t>
      </w:r>
      <w:r w:rsidRPr="00DC741E">
        <w:rPr>
          <w:rFonts w:ascii="Arial" w:eastAsia="굴림" w:hAnsi="Arial" w:cs="Arial"/>
          <w:b/>
          <w:bCs/>
          <w:sz w:val="22"/>
          <w:rPrChange w:id="1548" w:author="Keis" w:date="2024-09-06T17:31:00Z">
            <w:rPr>
              <w:rFonts w:ascii="Arial" w:eastAsia="굴림" w:hAnsi="Arial" w:cs="Arial"/>
              <w:b/>
              <w:bCs/>
              <w:color w:val="FF0000"/>
              <w:sz w:val="22"/>
            </w:rPr>
          </w:rPrChange>
        </w:rPr>
        <w:t>.</w:t>
      </w:r>
    </w:p>
    <w:p w14:paraId="48896EE2" w14:textId="77777777" w:rsidR="00A56DF0" w:rsidRPr="00DC741E" w:rsidRDefault="00A56DF0" w:rsidP="006E6B90">
      <w:pPr>
        <w:wordWrap/>
        <w:spacing w:line="360" w:lineRule="auto"/>
        <w:jc w:val="left"/>
        <w:rPr>
          <w:rFonts w:ascii="Arial" w:eastAsia="굴림" w:hAnsi="Arial" w:cs="Arial"/>
          <w:b/>
          <w:bCs/>
          <w:sz w:val="22"/>
          <w:rPrChange w:id="1549" w:author="Keis" w:date="2024-09-06T17:31:00Z">
            <w:rPr>
              <w:rFonts w:ascii="Arial" w:eastAsia="굴림" w:hAnsi="Arial" w:cs="Arial"/>
              <w:b/>
              <w:bCs/>
              <w:color w:val="FF0000"/>
              <w:sz w:val="22"/>
            </w:rPr>
          </w:rPrChange>
        </w:rPr>
      </w:pPr>
    </w:p>
    <w:p w14:paraId="5B6FC012" w14:textId="77777777" w:rsidR="006E6B90" w:rsidRPr="00DC741E" w:rsidRDefault="00DF3E24" w:rsidP="006E6B90">
      <w:pPr>
        <w:wordWrap/>
        <w:spacing w:line="360" w:lineRule="auto"/>
        <w:jc w:val="left"/>
        <w:rPr>
          <w:rFonts w:ascii="Arial" w:eastAsia="굴림" w:hAnsi="Arial" w:cs="Arial"/>
          <w:sz w:val="22"/>
          <w:rPrChange w:id="1550" w:author="Keis" w:date="2024-09-06T17:31:00Z">
            <w:rPr>
              <w:rFonts w:ascii="Arial" w:eastAsia="굴림" w:hAnsi="Arial" w:cs="Arial"/>
              <w:color w:val="FF0000"/>
              <w:sz w:val="22"/>
            </w:rPr>
          </w:rPrChange>
        </w:rPr>
      </w:pPr>
      <w:r w:rsidRPr="00DC741E">
        <w:rPr>
          <w:rFonts w:ascii="Arial" w:eastAsia="굴림" w:hAnsi="Arial" w:cs="Arial"/>
          <w:sz w:val="22"/>
          <w:rPrChange w:id="1551" w:author="Keis" w:date="2024-09-06T17:31:00Z">
            <w:rPr>
              <w:rFonts w:ascii="Arial" w:eastAsia="굴림" w:hAnsi="Arial" w:cs="Arial"/>
              <w:color w:val="FF0000"/>
              <w:sz w:val="22"/>
            </w:rPr>
          </w:rPrChange>
        </w:rPr>
        <w:t>C130</w:t>
      </w:r>
      <w:r w:rsidR="006E6B90" w:rsidRPr="00DC741E">
        <w:rPr>
          <w:rFonts w:ascii="Arial" w:eastAsia="굴림" w:hAnsi="Arial" w:cs="Arial"/>
          <w:sz w:val="22"/>
          <w:rPrChange w:id="1552" w:author="Keis" w:date="2024-09-06T17:31:00Z">
            <w:rPr>
              <w:rFonts w:ascii="Arial" w:eastAsia="굴림" w:hAnsi="Arial" w:cs="Arial"/>
              <w:color w:val="FF0000"/>
              <w:sz w:val="22"/>
            </w:rPr>
          </w:rPrChange>
        </w:rPr>
        <w:t xml:space="preserve">. Do you </w:t>
      </w:r>
      <w:r w:rsidR="00D04759" w:rsidRPr="00DC741E">
        <w:rPr>
          <w:rFonts w:ascii="Arial" w:eastAsia="굴림" w:hAnsi="Arial" w:cs="Arial"/>
          <w:sz w:val="22"/>
          <w:rPrChange w:id="1553" w:author="Keis" w:date="2024-09-06T17:31:00Z">
            <w:rPr>
              <w:rFonts w:ascii="Arial" w:eastAsia="굴림" w:hAnsi="Arial" w:cs="Arial"/>
              <w:color w:val="FF0000"/>
              <w:sz w:val="22"/>
            </w:rPr>
          </w:rPrChange>
        </w:rPr>
        <w:t xml:space="preserve">sometimes or often </w:t>
      </w:r>
      <w:r w:rsidR="006E6B90" w:rsidRPr="00DC741E">
        <w:rPr>
          <w:rFonts w:ascii="Arial" w:eastAsia="굴림" w:hAnsi="Arial" w:cs="Arial"/>
          <w:sz w:val="22"/>
          <w:rPrChange w:id="1554" w:author="Keis" w:date="2024-09-06T17:31:00Z">
            <w:rPr>
              <w:rFonts w:ascii="Arial" w:eastAsia="굴림" w:hAnsi="Arial" w:cs="Arial"/>
              <w:color w:val="FF0000"/>
              <w:sz w:val="22"/>
            </w:rPr>
          </w:rPrChange>
        </w:rPr>
        <w:t xml:space="preserve">drink any alcoholic beverages, such as beer, wine, or </w:t>
      </w:r>
      <w:r w:rsidR="00D92328" w:rsidRPr="00DC741E">
        <w:rPr>
          <w:rFonts w:ascii="Arial" w:eastAsia="굴림" w:hAnsi="Arial" w:cs="Arial"/>
          <w:sz w:val="22"/>
          <w:rPrChange w:id="1555" w:author="Keis" w:date="2024-09-06T17:31:00Z">
            <w:rPr>
              <w:rFonts w:ascii="Arial" w:eastAsia="굴림" w:hAnsi="Arial" w:cs="Arial"/>
              <w:color w:val="FF0000"/>
              <w:sz w:val="22"/>
            </w:rPr>
          </w:rPrChange>
        </w:rPr>
        <w:t>Makgeolli (rice wine)</w:t>
      </w:r>
      <w:r w:rsidR="00A84381" w:rsidRPr="00DC741E">
        <w:rPr>
          <w:rFonts w:ascii="Arial" w:eastAsia="굴림" w:hAnsi="Arial" w:cs="Arial"/>
          <w:sz w:val="22"/>
          <w:rPrChange w:id="1556" w:author="Keis" w:date="2024-09-06T17:31:00Z">
            <w:rPr>
              <w:rFonts w:ascii="Arial" w:eastAsia="굴림" w:hAnsi="Arial" w:cs="Arial"/>
              <w:color w:val="FF0000"/>
              <w:sz w:val="22"/>
            </w:rPr>
          </w:rPrChange>
        </w:rPr>
        <w:t xml:space="preserve">? </w:t>
      </w:r>
    </w:p>
    <w:p w14:paraId="692868EC" w14:textId="41AD993C" w:rsidR="00DF7572" w:rsidRPr="00E012AE" w:rsidRDefault="00DF3E24" w:rsidP="00D12299">
      <w:pPr>
        <w:pStyle w:val="a6"/>
        <w:numPr>
          <w:ilvl w:val="0"/>
          <w:numId w:val="1309"/>
        </w:numPr>
        <w:tabs>
          <w:tab w:val="left" w:pos="5245"/>
        </w:tabs>
        <w:wordWrap/>
        <w:spacing w:line="360" w:lineRule="auto"/>
        <w:ind w:leftChars="0"/>
        <w:rPr>
          <w:rFonts w:ascii="Arial" w:eastAsia="굴림" w:hAnsi="Arial" w:cs="Arial"/>
          <w:sz w:val="22"/>
          <w:rPrChange w:id="1557" w:author="Keis" w:date="2024-09-13T11:07:00Z">
            <w:rPr>
              <w:rFonts w:ascii="Arial" w:eastAsia="굴림" w:hAnsi="Arial" w:cs="Arial"/>
              <w:color w:val="FF0000"/>
              <w:sz w:val="22"/>
            </w:rPr>
          </w:rPrChange>
        </w:rPr>
      </w:pPr>
      <w:r w:rsidRPr="00DC741E">
        <w:rPr>
          <w:rFonts w:ascii="Arial" w:eastAsia="굴림" w:hAnsi="Arial" w:cs="Arial"/>
          <w:sz w:val="22"/>
          <w:rPrChange w:id="1558" w:author="Keis" w:date="2024-09-06T17:31:00Z">
            <w:rPr>
              <w:rFonts w:ascii="Arial" w:eastAsia="굴림" w:hAnsi="Arial" w:cs="Arial"/>
              <w:color w:val="FF0000"/>
              <w:sz w:val="22"/>
            </w:rPr>
          </w:rPrChange>
        </w:rPr>
        <w:t xml:space="preserve">Yes </w:t>
      </w:r>
      <w:r w:rsidRPr="00DC741E">
        <w:rPr>
          <w:rFonts w:ascii="Arial" w:eastAsia="굴림" w:hAnsi="Arial" w:cs="Arial" w:hint="eastAsia"/>
          <w:sz w:val="22"/>
          <w:rPrChange w:id="1559" w:author="Keis" w:date="2024-09-06T17:31:00Z">
            <w:rPr>
              <w:rFonts w:ascii="Arial" w:eastAsia="굴림" w:hAnsi="Arial" w:cs="Arial" w:hint="eastAsia"/>
              <w:color w:val="FF0000"/>
              <w:sz w:val="22"/>
            </w:rPr>
          </w:rPrChange>
        </w:rPr>
        <w:t>→</w:t>
      </w:r>
      <w:r w:rsidRPr="00DC741E">
        <w:rPr>
          <w:rFonts w:ascii="Arial" w:eastAsia="굴림" w:hAnsi="Arial" w:cs="Arial"/>
          <w:sz w:val="22"/>
          <w:rPrChange w:id="1560" w:author="Keis" w:date="2024-09-06T17:31:00Z">
            <w:rPr>
              <w:rFonts w:ascii="Arial" w:eastAsia="굴림" w:hAnsi="Arial" w:cs="Arial"/>
              <w:color w:val="FF0000"/>
              <w:sz w:val="22"/>
            </w:rPr>
          </w:rPrChange>
        </w:rPr>
        <w:t>Go to C132</w:t>
      </w:r>
      <w:r w:rsidR="00DF7572" w:rsidRPr="00DC741E">
        <w:rPr>
          <w:rFonts w:ascii="Arial" w:eastAsia="굴림" w:hAnsi="Arial" w:cs="Arial"/>
          <w:sz w:val="22"/>
          <w:rPrChange w:id="1561" w:author="Keis" w:date="2024-09-06T17:31:00Z">
            <w:rPr>
              <w:rFonts w:ascii="Arial" w:eastAsia="굴림" w:hAnsi="Arial" w:cs="Arial"/>
              <w:color w:val="FF0000"/>
              <w:sz w:val="22"/>
            </w:rPr>
          </w:rPrChange>
        </w:rPr>
        <w:t xml:space="preserve"> (Non-drinker in </w:t>
      </w:r>
      <w:del w:id="1562" w:author="Keis" w:date="2024-09-06T09:46:00Z">
        <w:r w:rsidR="009E26C1" w:rsidRPr="00066A4B" w:rsidDel="00066A4B">
          <w:rPr>
            <w:rFonts w:ascii="Arial" w:eastAsia="굴림" w:hAnsi="Arial" w:cs="Arial"/>
            <w:color w:val="00B050"/>
            <w:sz w:val="22"/>
            <w:rPrChange w:id="1563" w:author="Keis" w:date="2024-09-06T09:49:00Z">
              <w:rPr>
                <w:rFonts w:ascii="Arial" w:eastAsia="굴림" w:hAnsi="Arial" w:cs="Arial"/>
                <w:color w:val="FF0000"/>
                <w:sz w:val="22"/>
              </w:rPr>
            </w:rPrChange>
          </w:rPr>
          <w:delText>2016</w:delText>
        </w:r>
      </w:del>
      <w:ins w:id="1564" w:author="Keis" w:date="2024-09-06T09:46:00Z">
        <w:r w:rsidR="00066A4B" w:rsidRPr="00066A4B">
          <w:rPr>
            <w:rFonts w:ascii="Arial" w:eastAsia="굴림" w:hAnsi="Arial" w:cs="Arial"/>
            <w:color w:val="00B050"/>
            <w:sz w:val="22"/>
            <w:rPrChange w:id="1565" w:author="Keis" w:date="2024-09-06T09:49:00Z">
              <w:rPr>
                <w:rFonts w:ascii="Arial" w:eastAsia="굴림" w:hAnsi="Arial" w:cs="Arial"/>
                <w:color w:val="FF0000"/>
                <w:sz w:val="22"/>
              </w:rPr>
            </w:rPrChange>
          </w:rPr>
          <w:t>the previous interview</w:t>
        </w:r>
      </w:ins>
      <w:r w:rsidRPr="00DC741E">
        <w:rPr>
          <w:rFonts w:ascii="Arial" w:eastAsia="굴림" w:hAnsi="Arial" w:cs="Arial"/>
          <w:sz w:val="22"/>
          <w:rPrChange w:id="1566" w:author="Keis" w:date="2024-09-06T17:31:00Z">
            <w:rPr>
              <w:rFonts w:ascii="Arial" w:eastAsia="굴림" w:hAnsi="Arial" w:cs="Arial"/>
              <w:color w:val="FF0000"/>
              <w:sz w:val="22"/>
            </w:rPr>
          </w:rPrChange>
        </w:rPr>
        <w:t>) or C133</w:t>
      </w:r>
      <w:r w:rsidR="00DF7572" w:rsidRPr="00DC741E">
        <w:rPr>
          <w:rFonts w:ascii="Arial" w:eastAsia="굴림" w:hAnsi="Arial" w:cs="Arial"/>
          <w:sz w:val="22"/>
          <w:rPrChange w:id="1567" w:author="Keis" w:date="2024-09-06T17:31:00Z">
            <w:rPr>
              <w:rFonts w:ascii="Arial" w:eastAsia="굴림" w:hAnsi="Arial" w:cs="Arial"/>
              <w:color w:val="FF0000"/>
              <w:sz w:val="22"/>
            </w:rPr>
          </w:rPrChange>
        </w:rPr>
        <w:t xml:space="preserve"> (Drinker in </w:t>
      </w:r>
      <w:ins w:id="1568" w:author="Keis" w:date="2024-09-06T09:49:00Z">
        <w:r w:rsidR="00066A4B" w:rsidRPr="00FF1D2F">
          <w:rPr>
            <w:rFonts w:ascii="Arial" w:eastAsia="굴림" w:hAnsi="Arial" w:cs="Arial" w:hint="eastAsia"/>
            <w:color w:val="00B050"/>
            <w:sz w:val="22"/>
          </w:rPr>
          <w:t>t</w:t>
        </w:r>
        <w:r w:rsidR="00066A4B" w:rsidRPr="00FF1D2F">
          <w:rPr>
            <w:rFonts w:ascii="Arial" w:eastAsia="굴림" w:hAnsi="Arial" w:cs="Arial"/>
            <w:color w:val="00B050"/>
            <w:sz w:val="22"/>
          </w:rPr>
          <w:t>he previous interview</w:t>
        </w:r>
        <w:r w:rsidR="00066A4B" w:rsidRPr="00E012AE" w:rsidDel="00066A4B">
          <w:rPr>
            <w:rFonts w:ascii="Arial" w:eastAsia="굴림" w:hAnsi="Arial" w:cs="Arial"/>
            <w:sz w:val="22"/>
            <w:rPrChange w:id="1569" w:author="Keis" w:date="2024-09-13T11:07:00Z">
              <w:rPr>
                <w:rFonts w:ascii="Arial" w:eastAsia="굴림" w:hAnsi="Arial" w:cs="Arial"/>
                <w:color w:val="FF0000"/>
                <w:sz w:val="22"/>
              </w:rPr>
            </w:rPrChange>
          </w:rPr>
          <w:t xml:space="preserve"> </w:t>
        </w:r>
      </w:ins>
      <w:del w:id="1570" w:author="Keis" w:date="2024-09-06T09:49:00Z">
        <w:r w:rsidR="009E26C1" w:rsidRPr="00E012AE" w:rsidDel="00066A4B">
          <w:rPr>
            <w:rFonts w:ascii="Arial" w:eastAsia="굴림" w:hAnsi="Arial" w:cs="Arial"/>
            <w:sz w:val="22"/>
            <w:rPrChange w:id="1571" w:author="Keis" w:date="2024-09-13T11:07:00Z">
              <w:rPr>
                <w:rFonts w:ascii="Arial" w:eastAsia="굴림" w:hAnsi="Arial" w:cs="Arial"/>
                <w:color w:val="FF0000"/>
                <w:sz w:val="22"/>
              </w:rPr>
            </w:rPrChange>
          </w:rPr>
          <w:delText>2016</w:delText>
        </w:r>
      </w:del>
      <w:r w:rsidR="00DF7572" w:rsidRPr="00E012AE">
        <w:rPr>
          <w:rFonts w:ascii="Arial" w:eastAsia="굴림" w:hAnsi="Arial" w:cs="Arial"/>
          <w:sz w:val="22"/>
          <w:rPrChange w:id="1572" w:author="Keis" w:date="2024-09-13T11:07:00Z">
            <w:rPr>
              <w:rFonts w:ascii="Arial" w:eastAsia="굴림" w:hAnsi="Arial" w:cs="Arial"/>
              <w:color w:val="FF0000"/>
              <w:sz w:val="22"/>
            </w:rPr>
          </w:rPrChange>
        </w:rPr>
        <w:t>)</w:t>
      </w:r>
    </w:p>
    <w:p w14:paraId="4E4E25A3" w14:textId="7F853FB1" w:rsidR="00DF7572" w:rsidRPr="001331E9" w:rsidRDefault="00DF3E24" w:rsidP="00D12299">
      <w:pPr>
        <w:pStyle w:val="a6"/>
        <w:numPr>
          <w:ilvl w:val="0"/>
          <w:numId w:val="1309"/>
        </w:numPr>
        <w:wordWrap/>
        <w:spacing w:line="360" w:lineRule="auto"/>
        <w:ind w:leftChars="0"/>
        <w:jc w:val="left"/>
        <w:rPr>
          <w:rFonts w:ascii="Arial" w:eastAsia="굴림" w:hAnsi="Arial" w:cs="Arial"/>
          <w:color w:val="FF0000"/>
          <w:sz w:val="22"/>
        </w:rPr>
      </w:pPr>
      <w:r w:rsidRPr="00DC741E">
        <w:rPr>
          <w:rFonts w:ascii="Arial" w:eastAsia="굴림" w:hAnsi="Arial" w:cs="Arial"/>
          <w:sz w:val="22"/>
          <w:rPrChange w:id="1573" w:author="Keis" w:date="2024-09-06T17:31:00Z">
            <w:rPr>
              <w:rFonts w:ascii="Arial" w:eastAsia="굴림" w:hAnsi="Arial" w:cs="Arial"/>
              <w:color w:val="FF0000"/>
              <w:sz w:val="22"/>
            </w:rPr>
          </w:rPrChange>
        </w:rPr>
        <w:t xml:space="preserve">No </w:t>
      </w:r>
      <w:r w:rsidRPr="00DC741E">
        <w:rPr>
          <w:rFonts w:ascii="Arial" w:eastAsia="굴림" w:hAnsi="Arial" w:cs="Arial" w:hint="eastAsia"/>
          <w:sz w:val="22"/>
          <w:rPrChange w:id="1574" w:author="Keis" w:date="2024-09-06T17:31:00Z">
            <w:rPr>
              <w:rFonts w:ascii="Arial" w:eastAsia="굴림" w:hAnsi="Arial" w:cs="Arial" w:hint="eastAsia"/>
              <w:color w:val="FF0000"/>
              <w:sz w:val="22"/>
            </w:rPr>
          </w:rPrChange>
        </w:rPr>
        <w:t>→</w:t>
      </w:r>
      <w:r w:rsidRPr="00DC741E">
        <w:rPr>
          <w:rFonts w:ascii="Arial" w:eastAsia="굴림" w:hAnsi="Arial" w:cs="Arial"/>
          <w:sz w:val="22"/>
          <w:rPrChange w:id="1575" w:author="Keis" w:date="2024-09-06T17:31:00Z">
            <w:rPr>
              <w:rFonts w:ascii="Arial" w:eastAsia="굴림" w:hAnsi="Arial" w:cs="Arial"/>
              <w:color w:val="FF0000"/>
              <w:sz w:val="22"/>
            </w:rPr>
          </w:rPrChange>
        </w:rPr>
        <w:t>Go to C131</w:t>
      </w:r>
      <w:r w:rsidR="00DF7572" w:rsidRPr="00DC741E">
        <w:rPr>
          <w:rFonts w:ascii="Arial" w:eastAsia="굴림" w:hAnsi="Arial" w:cs="Arial"/>
          <w:sz w:val="22"/>
          <w:rPrChange w:id="1576" w:author="Keis" w:date="2024-09-06T17:31:00Z">
            <w:rPr>
              <w:rFonts w:ascii="Arial" w:eastAsia="굴림" w:hAnsi="Arial" w:cs="Arial"/>
              <w:color w:val="FF0000"/>
              <w:sz w:val="22"/>
            </w:rPr>
          </w:rPrChange>
        </w:rPr>
        <w:t xml:space="preserve"> (Drinker in </w:t>
      </w:r>
      <w:ins w:id="1577" w:author="Keis" w:date="2024-09-06T09:49:00Z">
        <w:r w:rsidR="00066A4B" w:rsidRPr="00FF1D2F">
          <w:rPr>
            <w:rFonts w:ascii="Arial" w:eastAsia="굴림" w:hAnsi="Arial" w:cs="Arial" w:hint="eastAsia"/>
            <w:color w:val="00B050"/>
            <w:sz w:val="22"/>
          </w:rPr>
          <w:t>t</w:t>
        </w:r>
        <w:r w:rsidR="00066A4B" w:rsidRPr="00FF1D2F">
          <w:rPr>
            <w:rFonts w:ascii="Arial" w:eastAsia="굴림" w:hAnsi="Arial" w:cs="Arial"/>
            <w:color w:val="00B050"/>
            <w:sz w:val="22"/>
          </w:rPr>
          <w:t>he previous interview</w:t>
        </w:r>
        <w:r w:rsidR="00066A4B" w:rsidRPr="00C8666F" w:rsidDel="00066A4B">
          <w:rPr>
            <w:rFonts w:ascii="Arial" w:eastAsia="굴림" w:hAnsi="Arial" w:cs="Arial"/>
            <w:color w:val="000000" w:themeColor="text1"/>
            <w:sz w:val="22"/>
            <w:rPrChange w:id="1578" w:author="Keis" w:date="2024-09-13T13:09:00Z">
              <w:rPr>
                <w:rFonts w:ascii="Arial" w:eastAsia="굴림" w:hAnsi="Arial" w:cs="Arial"/>
                <w:color w:val="FF0000"/>
                <w:sz w:val="22"/>
              </w:rPr>
            </w:rPrChange>
          </w:rPr>
          <w:t xml:space="preserve"> </w:t>
        </w:r>
      </w:ins>
      <w:del w:id="1579" w:author="Keis" w:date="2024-09-06T09:49:00Z">
        <w:r w:rsidR="009E26C1" w:rsidRPr="00DC741E" w:rsidDel="00066A4B">
          <w:rPr>
            <w:rFonts w:ascii="Arial" w:eastAsia="굴림" w:hAnsi="Arial" w:cs="Arial"/>
            <w:sz w:val="22"/>
            <w:rPrChange w:id="1580" w:author="Keis" w:date="2024-09-06T17:32:00Z">
              <w:rPr>
                <w:rFonts w:ascii="Arial" w:eastAsia="굴림" w:hAnsi="Arial" w:cs="Arial"/>
                <w:color w:val="FF0000"/>
                <w:sz w:val="22"/>
              </w:rPr>
            </w:rPrChange>
          </w:rPr>
          <w:delText>2016</w:delText>
        </w:r>
      </w:del>
      <w:r w:rsidR="00F3010B" w:rsidRPr="00DC741E">
        <w:rPr>
          <w:rFonts w:ascii="Arial" w:eastAsia="굴림" w:hAnsi="Arial" w:cs="Arial"/>
          <w:sz w:val="22"/>
          <w:rPrChange w:id="1581" w:author="Keis" w:date="2024-09-06T17:32:00Z">
            <w:rPr>
              <w:rFonts w:ascii="Arial" w:eastAsia="굴림" w:hAnsi="Arial" w:cs="Arial"/>
              <w:color w:val="FF0000"/>
              <w:sz w:val="22"/>
            </w:rPr>
          </w:rPrChange>
        </w:rPr>
        <w:t>) or Cadd_19</w:t>
      </w:r>
      <w:r w:rsidR="00A11379" w:rsidRPr="00DC741E">
        <w:rPr>
          <w:rFonts w:ascii="Arial" w:eastAsia="굴림" w:hAnsi="Arial" w:cs="Arial"/>
          <w:sz w:val="22"/>
          <w:rPrChange w:id="1582" w:author="Keis" w:date="2024-09-06T17:32:00Z">
            <w:rPr>
              <w:rFonts w:ascii="Arial" w:eastAsia="굴림" w:hAnsi="Arial" w:cs="Arial"/>
              <w:color w:val="FF0000"/>
              <w:sz w:val="22"/>
            </w:rPr>
          </w:rPrChange>
        </w:rPr>
        <w:t xml:space="preserve"> </w:t>
      </w:r>
      <w:r w:rsidR="00DF7572" w:rsidRPr="00DC741E">
        <w:rPr>
          <w:rFonts w:ascii="Arial" w:eastAsia="굴림" w:hAnsi="Arial" w:cs="Arial"/>
          <w:sz w:val="22"/>
          <w:rPrChange w:id="1583" w:author="Keis" w:date="2024-09-06T17:32:00Z">
            <w:rPr>
              <w:rFonts w:ascii="Arial" w:eastAsia="굴림" w:hAnsi="Arial" w:cs="Arial"/>
              <w:color w:val="FF0000"/>
              <w:sz w:val="22"/>
            </w:rPr>
          </w:rPrChange>
        </w:rPr>
        <w:t xml:space="preserve">(Non-drinker in </w:t>
      </w:r>
      <w:ins w:id="1584" w:author="Keis" w:date="2024-09-06T09:49:00Z">
        <w:r w:rsidR="00066A4B" w:rsidRPr="00FF1D2F">
          <w:rPr>
            <w:rFonts w:ascii="Arial" w:eastAsia="굴림" w:hAnsi="Arial" w:cs="Arial" w:hint="eastAsia"/>
            <w:color w:val="00B050"/>
            <w:sz w:val="22"/>
          </w:rPr>
          <w:t>t</w:t>
        </w:r>
        <w:r w:rsidR="00066A4B" w:rsidRPr="00FF1D2F">
          <w:rPr>
            <w:rFonts w:ascii="Arial" w:eastAsia="굴림" w:hAnsi="Arial" w:cs="Arial"/>
            <w:color w:val="00B050"/>
            <w:sz w:val="22"/>
          </w:rPr>
          <w:t>he previous interview</w:t>
        </w:r>
        <w:r w:rsidR="00066A4B" w:rsidRPr="00DC0F5C" w:rsidDel="00066A4B">
          <w:rPr>
            <w:rFonts w:ascii="Arial" w:eastAsia="굴림" w:hAnsi="Arial" w:cs="Arial"/>
            <w:color w:val="000000" w:themeColor="text1"/>
            <w:sz w:val="22"/>
            <w:rPrChange w:id="1585" w:author="Keis" w:date="2024-09-13T13:33:00Z">
              <w:rPr>
                <w:rFonts w:ascii="Arial" w:eastAsia="굴림" w:hAnsi="Arial" w:cs="Arial"/>
                <w:color w:val="FF0000"/>
                <w:sz w:val="22"/>
              </w:rPr>
            </w:rPrChange>
          </w:rPr>
          <w:t xml:space="preserve"> </w:t>
        </w:r>
      </w:ins>
      <w:del w:id="1586" w:author="Keis" w:date="2024-09-06T09:49:00Z">
        <w:r w:rsidR="009E26C1" w:rsidRPr="00E012AE" w:rsidDel="00066A4B">
          <w:rPr>
            <w:rFonts w:ascii="Arial" w:eastAsia="굴림" w:hAnsi="Arial" w:cs="Arial"/>
            <w:sz w:val="22"/>
            <w:rPrChange w:id="1587" w:author="Keis" w:date="2024-09-13T11:07:00Z">
              <w:rPr>
                <w:rFonts w:ascii="Arial" w:eastAsia="굴림" w:hAnsi="Arial" w:cs="Arial"/>
                <w:color w:val="FF0000"/>
                <w:sz w:val="22"/>
              </w:rPr>
            </w:rPrChange>
          </w:rPr>
          <w:delText>2016</w:delText>
        </w:r>
      </w:del>
      <w:r w:rsidR="00DF7572" w:rsidRPr="00E012AE">
        <w:rPr>
          <w:rFonts w:ascii="Arial" w:eastAsia="굴림" w:hAnsi="Arial" w:cs="Arial"/>
          <w:sz w:val="22"/>
          <w:rPrChange w:id="1588" w:author="Keis" w:date="2024-09-13T11:07:00Z">
            <w:rPr>
              <w:rFonts w:ascii="Arial" w:eastAsia="굴림" w:hAnsi="Arial" w:cs="Arial"/>
              <w:color w:val="FF0000"/>
              <w:sz w:val="22"/>
            </w:rPr>
          </w:rPrChange>
        </w:rPr>
        <w:t>)</w:t>
      </w:r>
    </w:p>
    <w:p w14:paraId="2706BA61" w14:textId="77777777" w:rsidR="006E6B90" w:rsidRPr="000125C7" w:rsidRDefault="006E6B90" w:rsidP="006E6B90">
      <w:pPr>
        <w:wordWrap/>
        <w:spacing w:line="360" w:lineRule="auto"/>
        <w:jc w:val="left"/>
        <w:rPr>
          <w:rFonts w:ascii="Arial" w:eastAsia="굴림" w:hAnsi="Arial" w:cs="Arial"/>
          <w:sz w:val="22"/>
        </w:rPr>
      </w:pPr>
    </w:p>
    <w:p w14:paraId="4828DEC0" w14:textId="77777777" w:rsidR="003F73E5" w:rsidRPr="000125C7" w:rsidRDefault="003F73E5" w:rsidP="00297F86">
      <w:pPr>
        <w:wordWrap/>
        <w:spacing w:line="276" w:lineRule="auto"/>
        <w:jc w:val="left"/>
        <w:rPr>
          <w:rFonts w:ascii="Arial" w:eastAsia="굴림" w:hAnsi="Arial" w:cs="Arial"/>
          <w:b/>
          <w:sz w:val="22"/>
        </w:rPr>
      </w:pPr>
      <w:r w:rsidRPr="000125C7">
        <w:rPr>
          <w:rFonts w:ascii="Arial" w:eastAsia="굴림" w:hAnsi="Arial" w:cs="Arial"/>
          <w:b/>
          <w:sz w:val="22"/>
        </w:rPr>
        <w:t>Logic</w:t>
      </w:r>
    </w:p>
    <w:p w14:paraId="62F6387A" w14:textId="77777777" w:rsidR="003F73E5" w:rsidRPr="000125C7" w:rsidRDefault="003F73E5" w:rsidP="00F14BA4">
      <w:pPr>
        <w:pStyle w:val="a6"/>
        <w:numPr>
          <w:ilvl w:val="0"/>
          <w:numId w:val="1144"/>
        </w:numPr>
        <w:wordWrap/>
        <w:spacing w:line="276" w:lineRule="auto"/>
        <w:ind w:leftChars="0"/>
        <w:jc w:val="left"/>
        <w:rPr>
          <w:rFonts w:ascii="Arial" w:eastAsia="굴림" w:hAnsi="Arial" w:cs="Arial"/>
          <w:b/>
          <w:bCs/>
          <w:sz w:val="22"/>
        </w:rPr>
      </w:pPr>
      <w:r w:rsidRPr="000125C7">
        <w:rPr>
          <w:rFonts w:ascii="Arial" w:eastAsia="굴림" w:hAnsi="Arial" w:cs="Arial"/>
          <w:b/>
          <w:bCs/>
          <w:sz w:val="22"/>
        </w:rPr>
        <w:t>If R answered in the previous interview that he/she drank and</w:t>
      </w:r>
      <w:r w:rsidR="00A84381" w:rsidRPr="000125C7">
        <w:rPr>
          <w:rFonts w:ascii="Arial" w:eastAsia="굴림" w:hAnsi="Arial" w:cs="Arial"/>
          <w:b/>
          <w:bCs/>
          <w:sz w:val="22"/>
        </w:rPr>
        <w:t xml:space="preserve"> </w:t>
      </w:r>
      <w:r w:rsidR="00DF3E24" w:rsidRPr="000125C7">
        <w:rPr>
          <w:rFonts w:ascii="Arial" w:eastAsia="굴림" w:hAnsi="Arial" w:cs="Arial"/>
          <w:b/>
          <w:bCs/>
          <w:sz w:val="22"/>
        </w:rPr>
        <w:t>C130</w:t>
      </w:r>
      <w:r w:rsidRPr="000125C7">
        <w:rPr>
          <w:rFonts w:ascii="Arial" w:eastAsia="굴림" w:hAnsi="Arial" w:cs="Arial"/>
          <w:b/>
          <w:bCs/>
          <w:sz w:val="22"/>
        </w:rPr>
        <w:t>=</w:t>
      </w:r>
      <w:r w:rsidRPr="000125C7">
        <w:rPr>
          <w:rFonts w:ascii="굴림" w:eastAsia="굴림" w:hAnsi="굴림" w:cs="굴림" w:hint="eastAsia"/>
          <w:b/>
          <w:bCs/>
          <w:sz w:val="22"/>
        </w:rPr>
        <w:t>⑤</w:t>
      </w:r>
      <w:r w:rsidRPr="000125C7">
        <w:rPr>
          <w:rFonts w:ascii="Arial" w:eastAsia="굴림" w:hAnsi="Arial" w:cs="Arial"/>
          <w:b/>
          <w:bCs/>
          <w:sz w:val="22"/>
        </w:rPr>
        <w:t xml:space="preserve">, then </w:t>
      </w:r>
      <w:r w:rsidR="00A84381" w:rsidRPr="000125C7">
        <w:rPr>
          <w:rFonts w:ascii="Arial" w:eastAsia="굴림" w:hAnsi="Arial" w:cs="Arial"/>
          <w:b/>
          <w:bCs/>
          <w:sz w:val="22"/>
        </w:rPr>
        <w:t xml:space="preserve">ask </w:t>
      </w:r>
      <w:r w:rsidR="00DF3E24" w:rsidRPr="000125C7">
        <w:rPr>
          <w:rFonts w:ascii="Arial" w:eastAsia="굴림" w:hAnsi="Arial" w:cs="Arial"/>
          <w:b/>
          <w:bCs/>
          <w:sz w:val="22"/>
        </w:rPr>
        <w:t>C131</w:t>
      </w:r>
      <w:r w:rsidRPr="000125C7">
        <w:rPr>
          <w:rFonts w:ascii="Arial" w:eastAsia="굴림" w:hAnsi="Arial" w:cs="Arial"/>
          <w:b/>
          <w:bCs/>
          <w:sz w:val="22"/>
        </w:rPr>
        <w:t xml:space="preserve">. </w:t>
      </w:r>
    </w:p>
    <w:p w14:paraId="1AE17A29" w14:textId="77777777" w:rsidR="003F73E5" w:rsidRPr="000125C7" w:rsidRDefault="003F73E5" w:rsidP="006E6B90">
      <w:pPr>
        <w:wordWrap/>
        <w:spacing w:line="360" w:lineRule="auto"/>
        <w:jc w:val="left"/>
        <w:rPr>
          <w:rFonts w:ascii="Arial" w:eastAsia="굴림" w:hAnsi="Arial" w:cs="Arial"/>
          <w:sz w:val="22"/>
        </w:rPr>
      </w:pPr>
    </w:p>
    <w:p w14:paraId="57184891" w14:textId="77777777" w:rsidR="006E6B90" w:rsidRPr="00DC741E" w:rsidRDefault="00DF3E24" w:rsidP="006E6B90">
      <w:pPr>
        <w:wordWrap/>
        <w:spacing w:line="360" w:lineRule="auto"/>
        <w:jc w:val="left"/>
        <w:rPr>
          <w:rFonts w:ascii="Arial" w:eastAsia="굴림" w:hAnsi="Arial" w:cs="Arial"/>
          <w:sz w:val="22"/>
          <w:rPrChange w:id="1589" w:author="Keis" w:date="2024-09-06T17:32:00Z">
            <w:rPr>
              <w:rFonts w:ascii="Arial" w:eastAsia="굴림" w:hAnsi="Arial" w:cs="Arial"/>
              <w:color w:val="FF0000"/>
              <w:sz w:val="22"/>
            </w:rPr>
          </w:rPrChange>
        </w:rPr>
      </w:pPr>
      <w:r w:rsidRPr="00DC741E">
        <w:rPr>
          <w:rFonts w:ascii="Arial" w:eastAsia="굴림" w:hAnsi="Arial" w:cs="Arial"/>
          <w:sz w:val="22"/>
          <w:rPrChange w:id="1590" w:author="Keis" w:date="2024-09-06T17:32:00Z">
            <w:rPr>
              <w:rFonts w:ascii="Arial" w:eastAsia="굴림" w:hAnsi="Arial" w:cs="Arial"/>
              <w:color w:val="FF0000"/>
              <w:sz w:val="22"/>
            </w:rPr>
          </w:rPrChange>
        </w:rPr>
        <w:t>C131</w:t>
      </w:r>
      <w:r w:rsidR="006E6B90" w:rsidRPr="00DC741E">
        <w:rPr>
          <w:rFonts w:ascii="Arial" w:eastAsia="굴림" w:hAnsi="Arial" w:cs="Arial"/>
          <w:sz w:val="22"/>
          <w:rPrChange w:id="1591" w:author="Keis" w:date="2024-09-06T17:32:00Z">
            <w:rPr>
              <w:rFonts w:ascii="Arial" w:eastAsia="굴림" w:hAnsi="Arial" w:cs="Arial"/>
              <w:color w:val="FF0000"/>
              <w:sz w:val="22"/>
            </w:rPr>
          </w:rPrChange>
        </w:rPr>
        <w:t xml:space="preserve">. </w:t>
      </w:r>
      <w:r w:rsidR="00061DC0" w:rsidRPr="00DC741E">
        <w:rPr>
          <w:rFonts w:ascii="Arial" w:eastAsia="굴림" w:hAnsi="Arial" w:cs="Arial"/>
          <w:sz w:val="22"/>
          <w:rPrChange w:id="1592" w:author="Keis" w:date="2024-09-06T17:32:00Z">
            <w:rPr>
              <w:rFonts w:ascii="Arial" w:eastAsia="굴림" w:hAnsi="Arial" w:cs="Arial"/>
              <w:color w:val="FF0000"/>
              <w:sz w:val="22"/>
            </w:rPr>
          </w:rPrChange>
        </w:rPr>
        <w:t xml:space="preserve">When </w:t>
      </w:r>
      <w:r w:rsidR="006E6B90" w:rsidRPr="00DC741E">
        <w:rPr>
          <w:rFonts w:ascii="Arial" w:eastAsia="굴림" w:hAnsi="Arial" w:cs="Arial"/>
          <w:sz w:val="22"/>
          <w:rPrChange w:id="1593" w:author="Keis" w:date="2024-09-06T17:32:00Z">
            <w:rPr>
              <w:rFonts w:ascii="Arial" w:eastAsia="굴림" w:hAnsi="Arial" w:cs="Arial"/>
              <w:color w:val="FF0000"/>
              <w:sz w:val="22"/>
            </w:rPr>
          </w:rPrChange>
        </w:rPr>
        <w:t>did you quit drinking?</w:t>
      </w:r>
      <w:r w:rsidR="00A84381" w:rsidRPr="00DC741E">
        <w:rPr>
          <w:rFonts w:ascii="Arial" w:eastAsia="굴림" w:hAnsi="Arial" w:cs="Arial"/>
          <w:sz w:val="22"/>
          <w:rPrChange w:id="1594" w:author="Keis" w:date="2024-09-06T17:32:00Z">
            <w:rPr>
              <w:rFonts w:ascii="Arial" w:eastAsia="굴림" w:hAnsi="Arial" w:cs="Arial"/>
              <w:color w:val="FF0000"/>
              <w:sz w:val="22"/>
            </w:rPr>
          </w:rPrChange>
        </w:rPr>
        <w:t xml:space="preserve"> </w:t>
      </w:r>
      <w:r w:rsidR="00A84381" w:rsidRPr="00DC741E">
        <w:rPr>
          <w:rFonts w:ascii="Arial" w:eastAsia="굴림" w:hAnsi="Arial" w:cs="Arial"/>
          <w:kern w:val="0"/>
          <w:sz w:val="22"/>
          <w:rPrChange w:id="1595" w:author="Keis" w:date="2024-09-06T17:32:00Z">
            <w:rPr>
              <w:rFonts w:ascii="Arial" w:eastAsia="굴림" w:hAnsi="Arial" w:cs="Arial"/>
              <w:color w:val="FF0000"/>
              <w:kern w:val="0"/>
              <w:sz w:val="22"/>
            </w:rPr>
          </w:rPrChange>
        </w:rPr>
        <w:t>(unit: year and month combined into 6 digits)</w:t>
      </w:r>
    </w:p>
    <w:p w14:paraId="59A4BC10" w14:textId="5FB15A29" w:rsidR="00C86281" w:rsidRPr="00DC741E" w:rsidRDefault="00C86281" w:rsidP="00C86281">
      <w:pPr>
        <w:wordWrap/>
        <w:spacing w:line="360" w:lineRule="auto"/>
        <w:jc w:val="left"/>
        <w:rPr>
          <w:rFonts w:ascii="Arial" w:eastAsia="굴림" w:hAnsi="Arial" w:cs="Arial"/>
          <w:sz w:val="22"/>
          <w:rPrChange w:id="1596" w:author="Keis" w:date="2024-09-06T17:32:00Z">
            <w:rPr>
              <w:rFonts w:ascii="Arial" w:eastAsia="굴림" w:hAnsi="Arial" w:cs="Arial"/>
              <w:color w:val="FF0000"/>
              <w:sz w:val="22"/>
            </w:rPr>
          </w:rPrChange>
        </w:rPr>
      </w:pPr>
      <w:r w:rsidRPr="00DC741E">
        <w:rPr>
          <w:rFonts w:ascii="Arial" w:eastAsia="굴림" w:hAnsi="Arial" w:cs="Arial"/>
          <w:sz w:val="22"/>
          <w:rPrChange w:id="1597" w:author="Keis" w:date="2024-09-06T17:32:00Z">
            <w:rPr>
              <w:rFonts w:ascii="Arial" w:eastAsia="굴림" w:hAnsi="Arial" w:cs="Arial"/>
              <w:color w:val="FF0000"/>
              <w:sz w:val="22"/>
            </w:rPr>
          </w:rPrChange>
        </w:rPr>
        <w:t xml:space="preserve">[IWER: Calculate the year and month after hearing R’s response. </w:t>
      </w:r>
      <w:r w:rsidR="001C6938" w:rsidRPr="00DC741E">
        <w:rPr>
          <w:rFonts w:ascii="Arial" w:eastAsia="굴림" w:hAnsi="Arial" w:cs="Arial"/>
          <w:kern w:val="0"/>
          <w:sz w:val="22"/>
          <w:rPrChange w:id="1598" w:author="Keis" w:date="2024-09-06T17:32:00Z">
            <w:rPr>
              <w:rFonts w:ascii="Arial" w:eastAsia="굴림" w:hAnsi="Arial" w:cs="Arial"/>
              <w:color w:val="FF0000"/>
              <w:kern w:val="0"/>
              <w:sz w:val="22"/>
            </w:rPr>
          </w:rPrChange>
        </w:rPr>
        <w:t xml:space="preserve">For </w:t>
      </w:r>
      <w:r w:rsidR="0060656D" w:rsidRPr="00DC741E">
        <w:rPr>
          <w:rFonts w:ascii="Arial" w:eastAsia="굴림" w:hAnsi="Arial" w:cs="Arial"/>
          <w:kern w:val="0"/>
          <w:sz w:val="22"/>
          <w:rPrChange w:id="1599" w:author="Keis" w:date="2024-09-06T17:32:00Z">
            <w:rPr>
              <w:rFonts w:ascii="Arial" w:eastAsia="굴림" w:hAnsi="Arial" w:cs="Arial"/>
              <w:color w:val="FF0000"/>
              <w:kern w:val="0"/>
              <w:sz w:val="22"/>
            </w:rPr>
          </w:rPrChange>
        </w:rPr>
        <w:t>example</w:t>
      </w:r>
      <w:r w:rsidR="001C6938" w:rsidRPr="00DC741E">
        <w:rPr>
          <w:rFonts w:ascii="Arial" w:eastAsia="굴림" w:hAnsi="Arial" w:cs="Arial"/>
          <w:kern w:val="0"/>
          <w:sz w:val="22"/>
          <w:rPrChange w:id="1600" w:author="Keis" w:date="2024-09-06T17:32:00Z">
            <w:rPr>
              <w:rFonts w:ascii="Arial" w:eastAsia="굴림" w:hAnsi="Arial" w:cs="Arial"/>
              <w:color w:val="FF0000"/>
              <w:kern w:val="0"/>
              <w:sz w:val="22"/>
            </w:rPr>
          </w:rPrChange>
        </w:rPr>
        <w:t xml:space="preserve">, enter </w:t>
      </w:r>
      <w:del w:id="1601" w:author="Keis" w:date="2024-09-06T10:23:00Z">
        <w:r w:rsidR="00AB424E" w:rsidRPr="00DC741E" w:rsidDel="00817F07">
          <w:rPr>
            <w:rFonts w:ascii="Arial" w:eastAsia="굴림" w:hAnsi="Arial" w:cs="Arial"/>
            <w:color w:val="00B050"/>
            <w:kern w:val="0"/>
            <w:sz w:val="22"/>
            <w:rPrChange w:id="1602" w:author="Keis" w:date="2024-09-06T17:32:00Z">
              <w:rPr>
                <w:rFonts w:ascii="Arial" w:eastAsia="굴림" w:hAnsi="Arial" w:cs="Arial"/>
                <w:color w:val="FF0000"/>
                <w:kern w:val="0"/>
                <w:sz w:val="22"/>
              </w:rPr>
            </w:rPrChange>
          </w:rPr>
          <w:delText>2020</w:delText>
        </w:r>
      </w:del>
      <w:ins w:id="1603" w:author="Keis" w:date="2024-09-06T10:23:00Z">
        <w:r w:rsidR="00817F07" w:rsidRPr="00DC741E">
          <w:rPr>
            <w:rFonts w:ascii="Arial" w:eastAsia="굴림" w:hAnsi="Arial" w:cs="Arial"/>
            <w:color w:val="00B050"/>
            <w:kern w:val="0"/>
            <w:sz w:val="22"/>
          </w:rPr>
          <w:t>2022</w:t>
        </w:r>
      </w:ins>
      <w:r w:rsidR="001C6938" w:rsidRPr="00DC741E">
        <w:rPr>
          <w:rFonts w:ascii="Arial" w:eastAsia="굴림" w:hAnsi="Arial" w:cs="Arial"/>
          <w:kern w:val="0"/>
          <w:sz w:val="22"/>
          <w:rPrChange w:id="1604" w:author="Keis" w:date="2024-09-06T17:32:00Z">
            <w:rPr>
              <w:rFonts w:ascii="Arial" w:eastAsia="굴림" w:hAnsi="Arial" w:cs="Arial"/>
              <w:color w:val="FF0000"/>
              <w:kern w:val="0"/>
              <w:sz w:val="22"/>
            </w:rPr>
          </w:rPrChange>
        </w:rPr>
        <w:t xml:space="preserve">03 if R started smoking in March </w:t>
      </w:r>
      <w:del w:id="1605" w:author="Keis" w:date="2024-09-06T10:23:00Z">
        <w:r w:rsidR="00AB424E" w:rsidRPr="00DC741E" w:rsidDel="00817F07">
          <w:rPr>
            <w:rFonts w:ascii="Arial" w:eastAsia="굴림" w:hAnsi="Arial" w:cs="Arial"/>
            <w:color w:val="00B050"/>
            <w:kern w:val="0"/>
            <w:sz w:val="22"/>
            <w:rPrChange w:id="1606" w:author="Keis" w:date="2024-09-06T17:32:00Z">
              <w:rPr>
                <w:rFonts w:ascii="Arial" w:eastAsia="굴림" w:hAnsi="Arial" w:cs="Arial"/>
                <w:color w:val="FF0000"/>
                <w:kern w:val="0"/>
                <w:sz w:val="22"/>
              </w:rPr>
            </w:rPrChange>
          </w:rPr>
          <w:delText>2020</w:delText>
        </w:r>
      </w:del>
      <w:ins w:id="1607" w:author="Keis" w:date="2024-09-06T10:23:00Z">
        <w:r w:rsidR="00817F07" w:rsidRPr="00DC741E">
          <w:rPr>
            <w:rFonts w:ascii="Arial" w:eastAsia="굴림" w:hAnsi="Arial" w:cs="Arial"/>
            <w:color w:val="00B050"/>
            <w:kern w:val="0"/>
            <w:sz w:val="22"/>
          </w:rPr>
          <w:t>2022</w:t>
        </w:r>
      </w:ins>
      <w:r w:rsidR="003236D2" w:rsidRPr="00DC741E">
        <w:rPr>
          <w:rFonts w:ascii="Arial" w:eastAsia="굴림" w:hAnsi="Arial" w:cs="Arial"/>
          <w:kern w:val="0"/>
          <w:sz w:val="22"/>
          <w:rPrChange w:id="1608" w:author="Keis" w:date="2024-09-06T17:32:00Z">
            <w:rPr>
              <w:rFonts w:ascii="Arial" w:eastAsia="굴림" w:hAnsi="Arial" w:cs="Arial"/>
              <w:color w:val="FF0000"/>
              <w:kern w:val="0"/>
              <w:sz w:val="22"/>
            </w:rPr>
          </w:rPrChange>
        </w:rPr>
        <w:t>.</w:t>
      </w:r>
      <w:r w:rsidRPr="00DC741E">
        <w:rPr>
          <w:rFonts w:ascii="Arial" w:eastAsia="굴림" w:hAnsi="Arial" w:cs="Arial"/>
          <w:sz w:val="22"/>
          <w:rPrChange w:id="1609" w:author="Keis" w:date="2024-09-06T17:32:00Z">
            <w:rPr>
              <w:rFonts w:ascii="Arial" w:eastAsia="굴림" w:hAnsi="Arial" w:cs="Arial"/>
              <w:color w:val="FF0000"/>
              <w:sz w:val="22"/>
            </w:rPr>
          </w:rPrChange>
        </w:rPr>
        <w:t>]</w:t>
      </w:r>
    </w:p>
    <w:p w14:paraId="1FCFA667" w14:textId="77777777" w:rsidR="00C86281" w:rsidRPr="00DC741E" w:rsidRDefault="00C86281" w:rsidP="006E6B90">
      <w:pPr>
        <w:wordWrap/>
        <w:spacing w:line="360" w:lineRule="auto"/>
        <w:jc w:val="left"/>
        <w:rPr>
          <w:rFonts w:ascii="Arial" w:eastAsia="굴림" w:hAnsi="Arial" w:cs="Arial"/>
          <w:sz w:val="22"/>
          <w:rPrChange w:id="1610" w:author="Keis" w:date="2024-09-06T17:32:00Z">
            <w:rPr>
              <w:rFonts w:ascii="Arial" w:eastAsia="굴림" w:hAnsi="Arial" w:cs="Arial"/>
              <w:color w:val="FF0000"/>
              <w:sz w:val="22"/>
            </w:rPr>
          </w:rPrChange>
        </w:rPr>
      </w:pPr>
    </w:p>
    <w:p w14:paraId="7C2F892B" w14:textId="31DCB229" w:rsidR="006E6B90" w:rsidRPr="00DC741E" w:rsidRDefault="00A84381" w:rsidP="00A84381">
      <w:pPr>
        <w:wordWrap/>
        <w:spacing w:line="360" w:lineRule="auto"/>
        <w:jc w:val="left"/>
        <w:rPr>
          <w:rFonts w:ascii="Arial" w:eastAsia="굴림" w:hAnsi="Arial" w:cs="Arial"/>
          <w:kern w:val="0"/>
          <w:sz w:val="22"/>
          <w:rPrChange w:id="1611" w:author="Keis" w:date="2024-09-06T17:32:00Z">
            <w:rPr>
              <w:rFonts w:ascii="Arial" w:eastAsia="굴림" w:hAnsi="Arial" w:cs="Arial"/>
              <w:color w:val="FF0000"/>
              <w:kern w:val="0"/>
              <w:sz w:val="22"/>
            </w:rPr>
          </w:rPrChange>
        </w:rPr>
      </w:pPr>
      <w:r w:rsidRPr="00DC741E">
        <w:rPr>
          <w:rFonts w:ascii="Arial" w:eastAsia="굴림" w:hAnsi="Arial" w:cs="Arial"/>
          <w:sz w:val="22"/>
          <w:rPrChange w:id="1612" w:author="Keis" w:date="2024-09-06T17:32:00Z">
            <w:rPr>
              <w:rFonts w:ascii="Arial" w:eastAsia="굴림" w:hAnsi="Arial" w:cs="Arial"/>
              <w:color w:val="FF0000"/>
              <w:sz w:val="22"/>
            </w:rPr>
          </w:rPrChange>
        </w:rPr>
        <w:tab/>
      </w:r>
      <w:r w:rsidRPr="00DC741E">
        <w:rPr>
          <w:rFonts w:ascii="Arial" w:eastAsia="굴림" w:hAnsi="Arial" w:cs="Arial"/>
          <w:kern w:val="0"/>
          <w:sz w:val="22"/>
          <w:rPrChange w:id="1613" w:author="Keis" w:date="2024-09-06T17:32:00Z">
            <w:rPr>
              <w:rFonts w:ascii="Arial" w:eastAsia="굴림" w:hAnsi="Arial" w:cs="Arial"/>
              <w:color w:val="FF0000"/>
              <w:kern w:val="0"/>
              <w:sz w:val="22"/>
            </w:rPr>
          </w:rPrChange>
        </w:rPr>
        <w:t xml:space="preserve">_______________________________ </w:t>
      </w:r>
      <w:r w:rsidR="006E6B90" w:rsidRPr="00DC741E">
        <w:rPr>
          <w:rFonts w:ascii="Arial" w:eastAsia="굴림" w:hAnsi="Arial" w:cs="Arial"/>
          <w:sz w:val="22"/>
          <w:rPrChange w:id="1614" w:author="Keis" w:date="2024-09-06T17:32:00Z">
            <w:rPr>
              <w:rFonts w:ascii="Arial" w:eastAsia="굴림" w:hAnsi="Arial" w:cs="Arial"/>
              <w:color w:val="FF0000"/>
              <w:sz w:val="22"/>
            </w:rPr>
          </w:rPrChange>
        </w:rPr>
        <w:t>[</w:t>
      </w:r>
      <w:r w:rsidR="003608C0" w:rsidRPr="00DC741E">
        <w:rPr>
          <w:rFonts w:ascii="Arial" w:eastAsia="굴림" w:hAnsi="Arial" w:cs="Arial"/>
          <w:sz w:val="22"/>
          <w:rPrChange w:id="1615" w:author="Keis" w:date="2024-09-06T17:32:00Z">
            <w:rPr>
              <w:rFonts w:ascii="Arial" w:eastAsia="굴림" w:hAnsi="Arial" w:cs="Arial"/>
              <w:color w:val="FF0000"/>
              <w:sz w:val="22"/>
            </w:rPr>
          </w:rPrChange>
        </w:rPr>
        <w:t xml:space="preserve">Range: </w:t>
      </w:r>
      <w:r w:rsidR="006E6B90" w:rsidRPr="00DC741E">
        <w:rPr>
          <w:rFonts w:ascii="Arial" w:eastAsia="굴림" w:hAnsi="Arial" w:cs="Arial"/>
          <w:sz w:val="22"/>
          <w:rPrChange w:id="1616" w:author="Keis" w:date="2024-09-06T17:32:00Z">
            <w:rPr>
              <w:rFonts w:ascii="Arial" w:eastAsia="굴림" w:hAnsi="Arial" w:cs="Arial"/>
              <w:color w:val="FF0000"/>
              <w:sz w:val="22"/>
            </w:rPr>
          </w:rPrChange>
        </w:rPr>
        <w:t>200600~</w:t>
      </w:r>
      <w:del w:id="1617" w:author="Keis" w:date="2024-09-06T10:23:00Z">
        <w:r w:rsidR="00714734" w:rsidRPr="00DC741E" w:rsidDel="00817F07">
          <w:rPr>
            <w:rFonts w:ascii="Arial" w:eastAsia="굴림" w:hAnsi="Arial" w:cs="Arial"/>
            <w:color w:val="00B050"/>
            <w:sz w:val="22"/>
            <w:rPrChange w:id="1618" w:author="Keis" w:date="2024-09-06T17:32:00Z">
              <w:rPr>
                <w:rFonts w:ascii="Arial" w:eastAsia="굴림" w:hAnsi="Arial" w:cs="Arial"/>
                <w:color w:val="FF0000"/>
                <w:sz w:val="22"/>
              </w:rPr>
            </w:rPrChange>
          </w:rPr>
          <w:delText>20</w:delText>
        </w:r>
        <w:r w:rsidR="00AB424E" w:rsidRPr="00DC741E" w:rsidDel="00817F07">
          <w:rPr>
            <w:rFonts w:ascii="Arial" w:eastAsia="굴림" w:hAnsi="Arial" w:cs="Arial"/>
            <w:color w:val="00B050"/>
            <w:sz w:val="22"/>
            <w:rPrChange w:id="1619" w:author="Keis" w:date="2024-09-06T17:32:00Z">
              <w:rPr>
                <w:rFonts w:ascii="Arial" w:eastAsia="굴림" w:hAnsi="Arial" w:cs="Arial"/>
                <w:color w:val="FF0000"/>
                <w:sz w:val="22"/>
              </w:rPr>
            </w:rPrChange>
          </w:rPr>
          <w:delText>20</w:delText>
        </w:r>
      </w:del>
      <w:ins w:id="1620" w:author="Keis" w:date="2024-09-06T10:23:00Z">
        <w:r w:rsidR="00817F07" w:rsidRPr="00DC741E">
          <w:rPr>
            <w:rFonts w:ascii="Arial" w:eastAsia="굴림" w:hAnsi="Arial" w:cs="Arial"/>
            <w:color w:val="00B050"/>
            <w:sz w:val="22"/>
          </w:rPr>
          <w:t>2022</w:t>
        </w:r>
      </w:ins>
      <w:r w:rsidR="00CB7C89" w:rsidRPr="00DC741E">
        <w:rPr>
          <w:rFonts w:ascii="Arial" w:eastAsia="굴림" w:hAnsi="Arial" w:cs="Arial"/>
          <w:sz w:val="22"/>
          <w:rPrChange w:id="1621" w:author="Keis" w:date="2024-09-06T17:32:00Z">
            <w:rPr>
              <w:rFonts w:ascii="Arial" w:eastAsia="굴림" w:hAnsi="Arial" w:cs="Arial"/>
              <w:color w:val="FF0000"/>
              <w:sz w:val="22"/>
            </w:rPr>
          </w:rPrChange>
        </w:rPr>
        <w:t>11</w:t>
      </w:r>
      <w:r w:rsidR="006E6B90" w:rsidRPr="00DC741E">
        <w:rPr>
          <w:rFonts w:ascii="Arial" w:eastAsia="굴림" w:hAnsi="Arial" w:cs="Arial"/>
          <w:sz w:val="22"/>
          <w:rPrChange w:id="1622" w:author="Keis" w:date="2024-09-06T17:32:00Z">
            <w:rPr>
              <w:rFonts w:ascii="Arial" w:eastAsia="굴림" w:hAnsi="Arial" w:cs="Arial"/>
              <w:color w:val="FF0000"/>
              <w:sz w:val="22"/>
            </w:rPr>
          </w:rPrChange>
        </w:rPr>
        <w:t>]</w:t>
      </w:r>
      <w:r w:rsidR="001C6938" w:rsidRPr="00DC741E">
        <w:rPr>
          <w:rFonts w:ascii="Arial" w:eastAsia="굴림" w:hAnsi="Arial" w:cs="Arial"/>
          <w:sz w:val="22"/>
          <w:rPrChange w:id="1623" w:author="Keis" w:date="2024-09-06T17:32:00Z">
            <w:rPr>
              <w:rFonts w:ascii="Arial" w:eastAsia="굴림" w:hAnsi="Arial" w:cs="Arial"/>
              <w:color w:val="FF0000"/>
              <w:sz w:val="22"/>
            </w:rPr>
          </w:rPrChange>
        </w:rPr>
        <w:t xml:space="preserve"> </w:t>
      </w:r>
      <w:r w:rsidR="005B5E33" w:rsidRPr="00DC741E">
        <w:rPr>
          <w:rFonts w:ascii="Arial" w:eastAsia="굴림" w:hAnsi="Arial" w:cs="Arial" w:hint="eastAsia"/>
          <w:sz w:val="22"/>
          <w:rPrChange w:id="1624" w:author="Keis" w:date="2024-09-06T17:32:00Z">
            <w:rPr>
              <w:rFonts w:ascii="Arial" w:eastAsia="굴림" w:hAnsi="Arial" w:cs="Arial" w:hint="eastAsia"/>
              <w:color w:val="FF0000"/>
              <w:sz w:val="22"/>
            </w:rPr>
          </w:rPrChange>
        </w:rPr>
        <w:t>→</w:t>
      </w:r>
      <w:r w:rsidR="005B5E33" w:rsidRPr="00DC741E">
        <w:rPr>
          <w:rFonts w:ascii="Arial" w:eastAsia="굴림" w:hAnsi="Arial" w:cs="Arial"/>
          <w:sz w:val="22"/>
          <w:rPrChange w:id="1625" w:author="Keis" w:date="2024-09-06T17:32:00Z">
            <w:rPr>
              <w:rFonts w:ascii="Arial" w:eastAsia="굴림" w:hAnsi="Arial" w:cs="Arial"/>
              <w:color w:val="FF0000"/>
              <w:sz w:val="22"/>
            </w:rPr>
          </w:rPrChange>
        </w:rPr>
        <w:t>Go to Cadd_19</w:t>
      </w:r>
    </w:p>
    <w:p w14:paraId="46AE28F6" w14:textId="77777777" w:rsidR="007B1128" w:rsidRPr="00DC741E" w:rsidRDefault="007B1128" w:rsidP="007B1128">
      <w:pPr>
        <w:widowControl/>
        <w:wordWrap/>
        <w:autoSpaceDE/>
        <w:autoSpaceDN/>
        <w:jc w:val="left"/>
        <w:rPr>
          <w:rFonts w:ascii="Arial" w:eastAsia="굴림" w:hAnsi="Arial" w:cs="Arial"/>
          <w:sz w:val="22"/>
        </w:rPr>
      </w:pPr>
    </w:p>
    <w:p w14:paraId="22664667" w14:textId="77777777" w:rsidR="003F73E5" w:rsidRPr="00DC741E" w:rsidRDefault="003F73E5" w:rsidP="00297F86">
      <w:pPr>
        <w:widowControl/>
        <w:wordWrap/>
        <w:autoSpaceDE/>
        <w:autoSpaceDN/>
        <w:spacing w:line="276" w:lineRule="auto"/>
        <w:jc w:val="left"/>
        <w:rPr>
          <w:rFonts w:ascii="Arial" w:eastAsia="굴림" w:hAnsi="Arial" w:cs="Arial"/>
          <w:b/>
          <w:sz w:val="22"/>
        </w:rPr>
      </w:pPr>
      <w:r w:rsidRPr="00DC741E">
        <w:rPr>
          <w:rFonts w:ascii="Arial" w:eastAsia="굴림" w:hAnsi="Arial" w:cs="Arial"/>
          <w:b/>
          <w:sz w:val="22"/>
        </w:rPr>
        <w:t>Logic</w:t>
      </w:r>
    </w:p>
    <w:p w14:paraId="48A79983" w14:textId="77777777" w:rsidR="003F73E5" w:rsidRPr="000125C7" w:rsidRDefault="003F73E5" w:rsidP="00F14BA4">
      <w:pPr>
        <w:pStyle w:val="a6"/>
        <w:numPr>
          <w:ilvl w:val="0"/>
          <w:numId w:val="1133"/>
        </w:numPr>
        <w:wordWrap/>
        <w:spacing w:line="276" w:lineRule="auto"/>
        <w:ind w:leftChars="0"/>
        <w:jc w:val="left"/>
        <w:rPr>
          <w:rFonts w:ascii="Arial" w:eastAsia="굴림" w:hAnsi="Arial" w:cs="Arial"/>
          <w:b/>
          <w:bCs/>
          <w:sz w:val="22"/>
        </w:rPr>
      </w:pPr>
      <w:r w:rsidRPr="00DC741E">
        <w:rPr>
          <w:rFonts w:ascii="Arial" w:eastAsia="굴림" w:hAnsi="Arial" w:cs="Arial"/>
          <w:b/>
          <w:bCs/>
          <w:sz w:val="22"/>
        </w:rPr>
        <w:t>If R answered in the previous interview th</w:t>
      </w:r>
      <w:r w:rsidR="00DF3E24" w:rsidRPr="00DC741E">
        <w:rPr>
          <w:rFonts w:ascii="Arial" w:eastAsia="굴림" w:hAnsi="Arial" w:cs="Arial"/>
          <w:b/>
          <w:bCs/>
          <w:sz w:val="22"/>
        </w:rPr>
        <w:t xml:space="preserve">at he/she did not drink </w:t>
      </w:r>
      <w:r w:rsidR="00DF3E24" w:rsidRPr="000125C7">
        <w:rPr>
          <w:rFonts w:ascii="Arial" w:eastAsia="굴림" w:hAnsi="Arial" w:cs="Arial"/>
          <w:b/>
          <w:bCs/>
          <w:sz w:val="22"/>
        </w:rPr>
        <w:t>and C130</w:t>
      </w:r>
      <w:r w:rsidRPr="000125C7">
        <w:rPr>
          <w:rFonts w:ascii="Arial" w:eastAsia="굴림" w:hAnsi="Arial" w:cs="Arial"/>
          <w:b/>
          <w:bCs/>
          <w:sz w:val="22"/>
        </w:rPr>
        <w:t>=</w:t>
      </w:r>
      <w:r w:rsidRPr="000125C7">
        <w:rPr>
          <w:rFonts w:ascii="굴림" w:eastAsia="굴림" w:hAnsi="굴림" w:cs="굴림" w:hint="eastAsia"/>
          <w:b/>
          <w:bCs/>
          <w:sz w:val="22"/>
        </w:rPr>
        <w:t>①</w:t>
      </w:r>
      <w:r w:rsidRPr="000125C7">
        <w:rPr>
          <w:rFonts w:ascii="Arial" w:eastAsia="굴림" w:hAnsi="Arial" w:cs="Arial"/>
          <w:b/>
          <w:bCs/>
          <w:sz w:val="22"/>
        </w:rPr>
        <w:t xml:space="preserve">, then </w:t>
      </w:r>
      <w:r w:rsidR="00A84381" w:rsidRPr="000125C7">
        <w:rPr>
          <w:rFonts w:ascii="Arial" w:eastAsia="굴림" w:hAnsi="Arial" w:cs="Arial"/>
          <w:b/>
          <w:bCs/>
          <w:sz w:val="22"/>
        </w:rPr>
        <w:t xml:space="preserve">ask </w:t>
      </w:r>
      <w:r w:rsidR="00DF3E24" w:rsidRPr="000125C7">
        <w:rPr>
          <w:rFonts w:ascii="Arial" w:eastAsia="굴림" w:hAnsi="Arial" w:cs="Arial"/>
          <w:b/>
          <w:bCs/>
          <w:sz w:val="22"/>
        </w:rPr>
        <w:t>C132</w:t>
      </w:r>
      <w:r w:rsidRPr="000125C7">
        <w:rPr>
          <w:rFonts w:ascii="Arial" w:eastAsia="굴림" w:hAnsi="Arial" w:cs="Arial"/>
          <w:b/>
          <w:bCs/>
          <w:sz w:val="22"/>
        </w:rPr>
        <w:t>.</w:t>
      </w:r>
    </w:p>
    <w:p w14:paraId="60B903FD" w14:textId="77777777" w:rsidR="002827DA" w:rsidRPr="000125C7" w:rsidRDefault="002827DA" w:rsidP="00DF7572">
      <w:pPr>
        <w:wordWrap/>
        <w:spacing w:line="360" w:lineRule="auto"/>
        <w:ind w:left="400"/>
        <w:jc w:val="left"/>
        <w:rPr>
          <w:rFonts w:ascii="Arial" w:eastAsia="굴림" w:hAnsi="Arial" w:cs="Arial"/>
          <w:b/>
          <w:bCs/>
          <w:sz w:val="22"/>
        </w:rPr>
      </w:pPr>
    </w:p>
    <w:p w14:paraId="34DAF31A"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C132</w:t>
      </w:r>
      <w:r w:rsidR="006E6B90" w:rsidRPr="000125C7">
        <w:rPr>
          <w:rFonts w:ascii="Arial" w:eastAsia="굴림" w:hAnsi="Arial" w:cs="Arial"/>
          <w:sz w:val="22"/>
        </w:rPr>
        <w:t>. When did you start drinking?</w:t>
      </w:r>
      <w:r w:rsidR="00A84381" w:rsidRPr="000125C7">
        <w:rPr>
          <w:rFonts w:ascii="Arial" w:eastAsia="굴림" w:hAnsi="Arial" w:cs="Arial"/>
          <w:sz w:val="22"/>
        </w:rPr>
        <w:t xml:space="preserve"> </w:t>
      </w:r>
      <w:r w:rsidR="005B2D5D" w:rsidRPr="000125C7">
        <w:rPr>
          <w:rFonts w:ascii="Arial" w:eastAsia="굴림" w:hAnsi="Arial" w:cs="Arial"/>
          <w:sz w:val="22"/>
        </w:rPr>
        <w:t>(unit: year and month combined into 6 digits)</w:t>
      </w:r>
    </w:p>
    <w:p w14:paraId="4EACFF64" w14:textId="2213F868" w:rsidR="007E6E1B" w:rsidRPr="000125C7" w:rsidRDefault="007E6E1B" w:rsidP="007E6E1B">
      <w:pPr>
        <w:wordWrap/>
        <w:spacing w:line="360" w:lineRule="auto"/>
        <w:jc w:val="left"/>
        <w:rPr>
          <w:rFonts w:ascii="Arial" w:eastAsia="굴림" w:hAnsi="Arial" w:cs="Arial"/>
          <w:sz w:val="22"/>
        </w:rPr>
      </w:pPr>
      <w:r w:rsidRPr="000125C7">
        <w:rPr>
          <w:rFonts w:ascii="Arial" w:eastAsia="굴림" w:hAnsi="Arial" w:cs="Arial"/>
          <w:sz w:val="22"/>
        </w:rPr>
        <w:t xml:space="preserve">[IWER: Calculate the year and month after hearing R’s response. </w:t>
      </w:r>
      <w:r w:rsidR="001C6938" w:rsidRPr="000125C7">
        <w:rPr>
          <w:rFonts w:ascii="Arial" w:eastAsia="굴림" w:hAnsi="Arial" w:cs="Arial"/>
          <w:kern w:val="0"/>
          <w:sz w:val="22"/>
        </w:rPr>
        <w:t xml:space="preserve">For </w:t>
      </w:r>
      <w:r w:rsidR="0060656D" w:rsidRPr="000125C7">
        <w:rPr>
          <w:rFonts w:ascii="Arial" w:eastAsia="굴림" w:hAnsi="Arial" w:cs="Arial"/>
          <w:kern w:val="0"/>
          <w:sz w:val="22"/>
        </w:rPr>
        <w:t>example</w:t>
      </w:r>
      <w:r w:rsidR="001C6938" w:rsidRPr="000125C7">
        <w:rPr>
          <w:rFonts w:ascii="Arial" w:eastAsia="굴림" w:hAnsi="Arial" w:cs="Arial"/>
          <w:kern w:val="0"/>
          <w:sz w:val="22"/>
        </w:rPr>
        <w:t xml:space="preserve">, enter </w:t>
      </w:r>
      <w:del w:id="1626" w:author="Keis" w:date="2024-09-06T10:23:00Z">
        <w:r w:rsidR="00AB424E" w:rsidRPr="001331E9" w:rsidDel="00817F07">
          <w:rPr>
            <w:rFonts w:ascii="Arial" w:eastAsia="굴림" w:hAnsi="Arial" w:cs="Arial" w:hint="eastAsia"/>
            <w:color w:val="FF0000"/>
            <w:kern w:val="0"/>
            <w:sz w:val="22"/>
          </w:rPr>
          <w:delText>2020</w:delText>
        </w:r>
      </w:del>
      <w:ins w:id="1627" w:author="Keis" w:date="2024-09-06T10:23:00Z">
        <w:r w:rsidR="00817F07" w:rsidRPr="00817F07">
          <w:rPr>
            <w:rFonts w:ascii="Arial" w:eastAsia="굴림" w:hAnsi="Arial" w:cs="Arial" w:hint="eastAsia"/>
            <w:color w:val="00B050"/>
            <w:kern w:val="0"/>
            <w:sz w:val="22"/>
          </w:rPr>
          <w:t>2022</w:t>
        </w:r>
      </w:ins>
      <w:r w:rsidR="00AB424E" w:rsidRPr="00AC480C">
        <w:rPr>
          <w:rFonts w:ascii="Arial" w:eastAsia="굴림" w:hAnsi="Arial" w:cs="Arial"/>
          <w:color w:val="000000" w:themeColor="text1"/>
          <w:kern w:val="0"/>
          <w:sz w:val="22"/>
          <w:rPrChange w:id="1628" w:author="Keis" w:date="2024-09-13T13:10:00Z">
            <w:rPr>
              <w:rFonts w:ascii="Arial" w:eastAsia="굴림" w:hAnsi="Arial" w:cs="Arial"/>
              <w:color w:val="FF0000"/>
              <w:kern w:val="0"/>
              <w:sz w:val="22"/>
            </w:rPr>
          </w:rPrChange>
        </w:rPr>
        <w:t>03</w:t>
      </w:r>
      <w:r w:rsidR="001C6938" w:rsidRPr="000125C7">
        <w:rPr>
          <w:rFonts w:ascii="Arial" w:eastAsia="굴림" w:hAnsi="Arial" w:cs="Arial"/>
          <w:kern w:val="0"/>
          <w:sz w:val="22"/>
        </w:rPr>
        <w:t xml:space="preserve"> if R started smoking in March </w:t>
      </w:r>
      <w:del w:id="1629" w:author="Keis" w:date="2024-09-06T10:23:00Z">
        <w:r w:rsidR="00AB424E" w:rsidRPr="001331E9" w:rsidDel="00817F07">
          <w:rPr>
            <w:rFonts w:ascii="Arial" w:eastAsia="굴림" w:hAnsi="Arial" w:cs="Arial" w:hint="eastAsia"/>
            <w:color w:val="FF0000"/>
            <w:kern w:val="0"/>
            <w:sz w:val="22"/>
          </w:rPr>
          <w:delText>2020</w:delText>
        </w:r>
      </w:del>
      <w:ins w:id="1630" w:author="Keis" w:date="2024-09-06T10:23:00Z">
        <w:r w:rsidR="00817F07" w:rsidRPr="00817F07">
          <w:rPr>
            <w:rFonts w:ascii="Arial" w:eastAsia="굴림" w:hAnsi="Arial" w:cs="Arial" w:hint="eastAsia"/>
            <w:color w:val="00B050"/>
            <w:kern w:val="0"/>
            <w:sz w:val="22"/>
          </w:rPr>
          <w:t>2022</w:t>
        </w:r>
      </w:ins>
      <w:r w:rsidR="001C6938" w:rsidRPr="000125C7">
        <w:rPr>
          <w:rFonts w:ascii="Arial" w:eastAsia="굴림" w:hAnsi="Arial" w:cs="Arial"/>
          <w:kern w:val="0"/>
          <w:sz w:val="22"/>
        </w:rPr>
        <w:t>.</w:t>
      </w:r>
      <w:r w:rsidRPr="000125C7">
        <w:rPr>
          <w:rFonts w:ascii="Arial" w:eastAsia="굴림" w:hAnsi="Arial" w:cs="Arial"/>
          <w:sz w:val="22"/>
        </w:rPr>
        <w:t>]</w:t>
      </w:r>
    </w:p>
    <w:p w14:paraId="5DCE7C16" w14:textId="77777777" w:rsidR="00A84381" w:rsidRPr="000125C7" w:rsidRDefault="00A84381" w:rsidP="007E6E1B">
      <w:pPr>
        <w:wordWrap/>
        <w:spacing w:line="360" w:lineRule="auto"/>
        <w:jc w:val="left"/>
        <w:rPr>
          <w:rFonts w:ascii="Arial" w:eastAsia="굴림" w:hAnsi="Arial" w:cs="Arial"/>
          <w:sz w:val="22"/>
        </w:rPr>
      </w:pPr>
    </w:p>
    <w:p w14:paraId="557B5340" w14:textId="732D831F" w:rsidR="006E6B90" w:rsidRPr="000125C7" w:rsidRDefault="00A84381" w:rsidP="006E6B90">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 xml:space="preserve">_______________________________ </w:t>
      </w:r>
      <w:r w:rsidR="006E6B90" w:rsidRPr="000125C7">
        <w:rPr>
          <w:rFonts w:ascii="Arial" w:eastAsia="굴림" w:hAnsi="Arial" w:cs="Arial"/>
          <w:sz w:val="22"/>
        </w:rPr>
        <w:t>[</w:t>
      </w:r>
      <w:r w:rsidR="003608C0" w:rsidRPr="000125C7">
        <w:rPr>
          <w:rFonts w:ascii="Arial" w:eastAsia="굴림" w:hAnsi="Arial" w:cs="Arial"/>
          <w:sz w:val="22"/>
        </w:rPr>
        <w:t xml:space="preserve">Range: </w:t>
      </w:r>
      <w:r w:rsidR="006E6B90" w:rsidRPr="000125C7">
        <w:rPr>
          <w:rFonts w:ascii="Arial" w:eastAsia="굴림" w:hAnsi="Arial" w:cs="Arial"/>
          <w:sz w:val="22"/>
        </w:rPr>
        <w:t>200600~</w:t>
      </w:r>
      <w:del w:id="1631" w:author="Keis" w:date="2024-09-06T10:23:00Z">
        <w:r w:rsidR="00AB424E" w:rsidRPr="001331E9" w:rsidDel="00817F07">
          <w:rPr>
            <w:rFonts w:ascii="Arial" w:eastAsia="굴림" w:hAnsi="Arial" w:cs="Arial" w:hint="eastAsia"/>
            <w:color w:val="FF0000"/>
            <w:sz w:val="22"/>
          </w:rPr>
          <w:delText>2020</w:delText>
        </w:r>
      </w:del>
      <w:ins w:id="1632" w:author="Keis" w:date="2024-09-06T10:23:00Z">
        <w:r w:rsidR="00817F07" w:rsidRPr="00817F07">
          <w:rPr>
            <w:rFonts w:ascii="Arial" w:eastAsia="굴림" w:hAnsi="Arial" w:cs="Arial" w:hint="eastAsia"/>
            <w:color w:val="00B050"/>
            <w:sz w:val="22"/>
          </w:rPr>
          <w:t>2022</w:t>
        </w:r>
      </w:ins>
      <w:r w:rsidR="00AB424E" w:rsidRPr="00AC480C">
        <w:rPr>
          <w:rFonts w:ascii="Arial" w:eastAsia="굴림" w:hAnsi="Arial" w:cs="Arial"/>
          <w:color w:val="000000" w:themeColor="text1"/>
          <w:sz w:val="22"/>
          <w:rPrChange w:id="1633" w:author="Keis" w:date="2024-09-13T13:10:00Z">
            <w:rPr>
              <w:rFonts w:ascii="Arial" w:eastAsia="굴림" w:hAnsi="Arial" w:cs="Arial"/>
              <w:color w:val="FF0000"/>
              <w:sz w:val="22"/>
            </w:rPr>
          </w:rPrChange>
        </w:rPr>
        <w:t>11</w:t>
      </w:r>
      <w:r w:rsidR="006E6B90" w:rsidRPr="000125C7">
        <w:rPr>
          <w:rFonts w:ascii="Arial" w:eastAsia="굴림" w:hAnsi="Arial" w:cs="Arial"/>
          <w:sz w:val="22"/>
        </w:rPr>
        <w:t>]</w:t>
      </w:r>
    </w:p>
    <w:p w14:paraId="7735905E" w14:textId="77777777" w:rsidR="004335B7" w:rsidRPr="000125C7" w:rsidRDefault="004335B7" w:rsidP="006E6B90">
      <w:pPr>
        <w:wordWrap/>
        <w:spacing w:line="360" w:lineRule="auto"/>
        <w:jc w:val="left"/>
        <w:rPr>
          <w:rFonts w:ascii="Arial" w:eastAsia="굴림" w:hAnsi="Arial" w:cs="Arial"/>
          <w:sz w:val="22"/>
        </w:rPr>
      </w:pPr>
    </w:p>
    <w:p w14:paraId="5CF06959"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C133</w:t>
      </w:r>
      <w:r w:rsidR="00D04759" w:rsidRPr="000125C7">
        <w:rPr>
          <w:rFonts w:ascii="Arial" w:eastAsia="굴림" w:hAnsi="Arial" w:cs="Arial"/>
          <w:sz w:val="22"/>
        </w:rPr>
        <w:t>. Now,</w:t>
      </w:r>
      <w:r w:rsidR="00814E44" w:rsidRPr="000125C7">
        <w:rPr>
          <w:rFonts w:ascii="Arial" w:eastAsia="굴림" w:hAnsi="Arial" w:cs="Arial"/>
          <w:sz w:val="22"/>
        </w:rPr>
        <w:t xml:space="preserve"> I am</w:t>
      </w:r>
      <w:r w:rsidR="00BB7FD4" w:rsidRPr="000125C7">
        <w:rPr>
          <w:rFonts w:ascii="Arial" w:eastAsia="굴림" w:hAnsi="Arial" w:cs="Arial"/>
          <w:sz w:val="22"/>
        </w:rPr>
        <w:t xml:space="preserve"> </w:t>
      </w:r>
      <w:r w:rsidR="006E6B90" w:rsidRPr="000125C7">
        <w:rPr>
          <w:rFonts w:ascii="Arial" w:eastAsia="굴림" w:hAnsi="Arial" w:cs="Arial"/>
          <w:sz w:val="22"/>
        </w:rPr>
        <w:t xml:space="preserve">going to ask you </w:t>
      </w:r>
      <w:r w:rsidR="00AD76D3" w:rsidRPr="000125C7">
        <w:rPr>
          <w:rFonts w:ascii="Arial" w:eastAsia="굴림" w:hAnsi="Arial" w:cs="Arial"/>
          <w:sz w:val="22"/>
        </w:rPr>
        <w:t>how often and how much you drank</w:t>
      </w:r>
      <w:r w:rsidR="006E6B90" w:rsidRPr="000125C7">
        <w:rPr>
          <w:rFonts w:ascii="Arial" w:eastAsia="굴림" w:hAnsi="Arial" w:cs="Arial"/>
          <w:sz w:val="22"/>
        </w:rPr>
        <w:t xml:space="preserve"> during the past </w:t>
      </w:r>
      <w:r w:rsidR="00C8090A" w:rsidRPr="000125C7">
        <w:rPr>
          <w:rFonts w:ascii="Arial" w:eastAsia="굴림" w:hAnsi="Arial" w:cs="Arial"/>
          <w:sz w:val="22"/>
        </w:rPr>
        <w:t xml:space="preserve">one </w:t>
      </w:r>
      <w:r w:rsidR="006E6B90" w:rsidRPr="000125C7">
        <w:rPr>
          <w:rFonts w:ascii="Arial" w:eastAsia="굴림" w:hAnsi="Arial" w:cs="Arial"/>
          <w:sz w:val="22"/>
        </w:rPr>
        <w:t xml:space="preserve">year. </w:t>
      </w:r>
      <w:r w:rsidR="00BB7FD4" w:rsidRPr="000125C7">
        <w:rPr>
          <w:rFonts w:ascii="Arial" w:eastAsia="굴림" w:hAnsi="Arial" w:cs="Arial"/>
          <w:sz w:val="22"/>
        </w:rPr>
        <w:t xml:space="preserve">By each type of alcoholic beverage, you can </w:t>
      </w:r>
      <w:r w:rsidR="00F65581" w:rsidRPr="000125C7">
        <w:rPr>
          <w:rFonts w:ascii="Arial" w:eastAsia="굴림" w:hAnsi="Arial" w:cs="Arial"/>
          <w:sz w:val="22"/>
        </w:rPr>
        <w:t xml:space="preserve">answer </w:t>
      </w:r>
      <w:r w:rsidR="006E6B90" w:rsidRPr="000125C7">
        <w:rPr>
          <w:rFonts w:ascii="Arial" w:eastAsia="굴림" w:hAnsi="Arial" w:cs="Arial"/>
          <w:sz w:val="22"/>
        </w:rPr>
        <w:t>how often you drank per month</w:t>
      </w:r>
      <w:r w:rsidR="00BB7FD4" w:rsidRPr="000125C7">
        <w:rPr>
          <w:rFonts w:ascii="Arial" w:eastAsia="굴림" w:hAnsi="Arial" w:cs="Arial"/>
          <w:sz w:val="22"/>
        </w:rPr>
        <w:t xml:space="preserve"> on average</w:t>
      </w:r>
      <w:r w:rsidR="006E6B90" w:rsidRPr="000125C7">
        <w:rPr>
          <w:rFonts w:ascii="Arial" w:eastAsia="굴림" w:hAnsi="Arial" w:cs="Arial"/>
          <w:sz w:val="22"/>
        </w:rPr>
        <w:t>, and how much y</w:t>
      </w:r>
      <w:r w:rsidR="00F65581" w:rsidRPr="000125C7">
        <w:rPr>
          <w:rFonts w:ascii="Arial" w:eastAsia="굴림" w:hAnsi="Arial" w:cs="Arial"/>
          <w:sz w:val="22"/>
        </w:rPr>
        <w:t>ou drank at a time on average.</w:t>
      </w:r>
      <w:r w:rsidR="00814E44" w:rsidRPr="000125C7">
        <w:rPr>
          <w:rFonts w:ascii="Arial" w:eastAsia="굴림" w:hAnsi="Arial" w:cs="Arial"/>
          <w:sz w:val="22"/>
        </w:rPr>
        <w:t xml:space="preserve"> I</w:t>
      </w:r>
      <w:r w:rsidR="00BB7FD4" w:rsidRPr="000125C7">
        <w:rPr>
          <w:rFonts w:ascii="Arial" w:eastAsia="굴림" w:hAnsi="Arial" w:cs="Arial"/>
          <w:sz w:val="22"/>
        </w:rPr>
        <w:t xml:space="preserve"> </w:t>
      </w:r>
      <w:r w:rsidR="006E6B90" w:rsidRPr="000125C7">
        <w:rPr>
          <w:rFonts w:ascii="Arial" w:eastAsia="굴림" w:hAnsi="Arial" w:cs="Arial"/>
          <w:sz w:val="22"/>
        </w:rPr>
        <w:t>will</w:t>
      </w:r>
      <w:r w:rsidR="00BB7FD4" w:rsidRPr="000125C7">
        <w:rPr>
          <w:rFonts w:ascii="Arial" w:eastAsia="굴림" w:hAnsi="Arial" w:cs="Arial"/>
          <w:sz w:val="22"/>
        </w:rPr>
        <w:t xml:space="preserve"> now tell you the type of alcoholic beverage. If you </w:t>
      </w:r>
      <w:r w:rsidR="00BB7FD4" w:rsidRPr="000125C7">
        <w:rPr>
          <w:rFonts w:ascii="Arial" w:eastAsia="굴림" w:hAnsi="Arial" w:cs="Arial"/>
          <w:sz w:val="22"/>
        </w:rPr>
        <w:lastRenderedPageBreak/>
        <w:t xml:space="preserve">don’t drink that type, you can answer no. </w:t>
      </w:r>
    </w:p>
    <w:p w14:paraId="0E065746" w14:textId="77777777" w:rsidR="006E6B90" w:rsidRPr="000125C7" w:rsidRDefault="00BB7FD4" w:rsidP="00F14BA4">
      <w:pPr>
        <w:pStyle w:val="a6"/>
        <w:numPr>
          <w:ilvl w:val="0"/>
          <w:numId w:val="1134"/>
        </w:numPr>
        <w:wordWrap/>
        <w:spacing w:line="360" w:lineRule="auto"/>
        <w:ind w:leftChars="0"/>
        <w:jc w:val="left"/>
        <w:rPr>
          <w:rFonts w:ascii="Arial" w:eastAsia="굴림" w:hAnsi="Arial" w:cs="Arial"/>
          <w:sz w:val="22"/>
        </w:rPr>
      </w:pPr>
      <w:r w:rsidRPr="000125C7">
        <w:rPr>
          <w:rFonts w:ascii="Arial" w:eastAsia="굴림" w:hAnsi="Arial" w:cs="Arial"/>
          <w:sz w:val="22"/>
        </w:rPr>
        <w:t>Check</w:t>
      </w:r>
    </w:p>
    <w:p w14:paraId="244EC709" w14:textId="77777777" w:rsidR="006E6B90" w:rsidRPr="000125C7" w:rsidRDefault="006E6B90" w:rsidP="006E6B90">
      <w:pPr>
        <w:wordWrap/>
        <w:spacing w:line="360" w:lineRule="auto"/>
        <w:jc w:val="left"/>
        <w:rPr>
          <w:rFonts w:ascii="Arial" w:eastAsia="굴림" w:hAnsi="Arial" w:cs="Arial"/>
          <w:sz w:val="22"/>
        </w:rPr>
      </w:pPr>
    </w:p>
    <w:p w14:paraId="7D367D5B"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C134</w:t>
      </w:r>
      <w:r w:rsidR="006E6B90" w:rsidRPr="000125C7">
        <w:rPr>
          <w:rFonts w:ascii="Arial" w:eastAsia="굴림" w:hAnsi="Arial" w:cs="Arial"/>
          <w:sz w:val="22"/>
        </w:rPr>
        <w:t xml:space="preserve">. </w:t>
      </w:r>
      <w:r w:rsidR="00AD76D3" w:rsidRPr="000125C7">
        <w:rPr>
          <w:rFonts w:ascii="Arial" w:eastAsia="굴림" w:hAnsi="Arial" w:cs="Arial"/>
          <w:sz w:val="22"/>
        </w:rPr>
        <w:t xml:space="preserve">How often did you drink </w:t>
      </w:r>
      <w:r w:rsidR="006E6B90" w:rsidRPr="000125C7">
        <w:rPr>
          <w:rFonts w:ascii="Arial" w:eastAsia="굴림" w:hAnsi="Arial" w:cs="Arial"/>
          <w:sz w:val="22"/>
        </w:rPr>
        <w:t>Soju (Korean liquor)</w:t>
      </w:r>
      <w:r w:rsidR="00AD76D3" w:rsidRPr="000125C7">
        <w:rPr>
          <w:rFonts w:ascii="Arial" w:eastAsia="굴림" w:hAnsi="Arial" w:cs="Arial"/>
          <w:sz w:val="22"/>
        </w:rPr>
        <w:t xml:space="preserve"> in a month?</w:t>
      </w:r>
    </w:p>
    <w:p w14:paraId="2E740B23"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None or le</w:t>
      </w:r>
      <w:r w:rsidR="00DF3E24" w:rsidRPr="000125C7">
        <w:rPr>
          <w:rFonts w:ascii="Arial" w:eastAsia="굴림" w:hAnsi="Arial" w:cs="Arial"/>
          <w:sz w:val="22"/>
        </w:rPr>
        <w:t>ss than once a month →Go to C136</w:t>
      </w:r>
    </w:p>
    <w:p w14:paraId="34DC19F4"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Once a month</w:t>
      </w:r>
    </w:p>
    <w:p w14:paraId="7ADC701E"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2~3 times a month</w:t>
      </w:r>
    </w:p>
    <w:p w14:paraId="75C61DDD"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Once a week</w:t>
      </w:r>
    </w:p>
    <w:p w14:paraId="4C74A7F0"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2~3 times a week</w:t>
      </w:r>
    </w:p>
    <w:p w14:paraId="325B7762" w14:textId="77777777" w:rsidR="006E6B90" w:rsidRPr="000125C7" w:rsidRDefault="006E6B90"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4~6 times a week</w:t>
      </w:r>
    </w:p>
    <w:p w14:paraId="79FFB23B" w14:textId="77777777" w:rsidR="006E6B90" w:rsidRPr="000125C7" w:rsidRDefault="00BB7FD4"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Everyday/ o</w:t>
      </w:r>
      <w:r w:rsidR="006E6B90" w:rsidRPr="000125C7">
        <w:rPr>
          <w:rFonts w:ascii="Arial" w:eastAsia="굴림" w:hAnsi="Arial" w:cs="Arial"/>
          <w:sz w:val="22"/>
        </w:rPr>
        <w:t>nce a day</w:t>
      </w:r>
    </w:p>
    <w:p w14:paraId="61657426" w14:textId="77777777" w:rsidR="006E6B90" w:rsidRPr="000125C7" w:rsidRDefault="00BB7FD4" w:rsidP="003E1E49">
      <w:pPr>
        <w:pStyle w:val="a6"/>
        <w:numPr>
          <w:ilvl w:val="0"/>
          <w:numId w:val="344"/>
        </w:numPr>
        <w:wordWrap/>
        <w:spacing w:line="360" w:lineRule="auto"/>
        <w:ind w:leftChars="0"/>
        <w:jc w:val="left"/>
        <w:rPr>
          <w:rFonts w:ascii="Arial" w:eastAsia="굴림" w:hAnsi="Arial" w:cs="Arial"/>
          <w:sz w:val="22"/>
        </w:rPr>
      </w:pPr>
      <w:r w:rsidRPr="000125C7">
        <w:rPr>
          <w:rFonts w:ascii="Arial" w:eastAsia="굴림" w:hAnsi="Arial" w:cs="Arial"/>
          <w:sz w:val="22"/>
        </w:rPr>
        <w:t>Everyday/ m</w:t>
      </w:r>
      <w:r w:rsidR="006E6B90" w:rsidRPr="000125C7">
        <w:rPr>
          <w:rFonts w:ascii="Arial" w:eastAsia="굴림" w:hAnsi="Arial" w:cs="Arial"/>
          <w:sz w:val="22"/>
        </w:rPr>
        <w:t>ore than twice a day</w:t>
      </w:r>
    </w:p>
    <w:p w14:paraId="0C25B33E" w14:textId="77777777" w:rsidR="006E6B90" w:rsidRPr="000125C7" w:rsidRDefault="006E6B90" w:rsidP="006E6B90">
      <w:pPr>
        <w:wordWrap/>
        <w:spacing w:line="360" w:lineRule="auto"/>
        <w:jc w:val="left"/>
        <w:rPr>
          <w:rFonts w:ascii="Arial" w:eastAsia="굴림" w:hAnsi="Arial" w:cs="Arial"/>
          <w:sz w:val="22"/>
        </w:rPr>
      </w:pPr>
    </w:p>
    <w:p w14:paraId="1D5A1868"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C</w:t>
      </w:r>
      <w:r w:rsidR="00DF3E24" w:rsidRPr="000125C7">
        <w:rPr>
          <w:rFonts w:ascii="Arial" w:eastAsia="굴림" w:hAnsi="Arial" w:cs="Arial"/>
          <w:sz w:val="22"/>
        </w:rPr>
        <w:t>135</w:t>
      </w:r>
      <w:r w:rsidR="00AD76D3" w:rsidRPr="000125C7">
        <w:rPr>
          <w:rFonts w:ascii="Arial" w:eastAsia="굴림" w:hAnsi="Arial" w:cs="Arial"/>
          <w:sz w:val="22"/>
        </w:rPr>
        <w:t>. How many glasses of Soju did</w:t>
      </w:r>
      <w:r w:rsidRPr="000125C7">
        <w:rPr>
          <w:rFonts w:ascii="Arial" w:eastAsia="굴림" w:hAnsi="Arial" w:cs="Arial"/>
          <w:sz w:val="22"/>
        </w:rPr>
        <w:t xml:space="preserve"> you drink at a time? </w:t>
      </w:r>
      <w:r w:rsidR="00B61EB7" w:rsidRPr="000125C7">
        <w:rPr>
          <w:rFonts w:ascii="Arial" w:eastAsia="굴림" w:hAnsi="Arial" w:cs="Arial"/>
          <w:sz w:val="22"/>
        </w:rPr>
        <w:t>(unit: a glass)</w:t>
      </w:r>
    </w:p>
    <w:p w14:paraId="2467212E"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[1</w:t>
      </w:r>
      <w:r w:rsidR="00633417" w:rsidRPr="000125C7">
        <w:rPr>
          <w:rFonts w:ascii="Arial" w:eastAsia="굴림" w:hAnsi="Arial" w:cs="Arial"/>
          <w:sz w:val="22"/>
        </w:rPr>
        <w:t xml:space="preserve"> </w:t>
      </w:r>
      <w:r w:rsidRPr="000125C7">
        <w:rPr>
          <w:rFonts w:ascii="Arial" w:eastAsia="굴림" w:hAnsi="Arial" w:cs="Arial"/>
          <w:sz w:val="22"/>
        </w:rPr>
        <w:t xml:space="preserve">bottle = 6.5 glasses, </w:t>
      </w:r>
      <w:r w:rsidR="0043199B" w:rsidRPr="000125C7">
        <w:rPr>
          <w:rFonts w:ascii="Arial" w:eastAsia="굴림" w:hAnsi="Arial" w:cs="Arial"/>
          <w:sz w:val="22"/>
        </w:rPr>
        <w:t xml:space="preserve">a </w:t>
      </w:r>
      <w:r w:rsidRPr="000125C7">
        <w:rPr>
          <w:rFonts w:ascii="Arial" w:eastAsia="굴림" w:hAnsi="Arial" w:cs="Arial"/>
          <w:sz w:val="22"/>
        </w:rPr>
        <w:t>glass</w:t>
      </w:r>
      <w:r w:rsidR="0043199B" w:rsidRPr="000125C7">
        <w:rPr>
          <w:rFonts w:ascii="Arial" w:eastAsia="굴림" w:hAnsi="Arial" w:cs="Arial"/>
          <w:sz w:val="22"/>
        </w:rPr>
        <w:t xml:space="preserve"> of Soju</w:t>
      </w:r>
      <w:r w:rsidRPr="000125C7">
        <w:rPr>
          <w:rFonts w:ascii="Arial" w:eastAsia="굴림" w:hAnsi="Arial" w:cs="Arial"/>
          <w:sz w:val="22"/>
        </w:rPr>
        <w:t xml:space="preserve"> =50cc] </w:t>
      </w:r>
    </w:p>
    <w:p w14:paraId="23709B8F" w14:textId="77777777" w:rsidR="006E6B90" w:rsidRPr="000125C7" w:rsidRDefault="00BB7FD4" w:rsidP="006E6B90">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 xml:space="preserve">_______________________________ </w:t>
      </w:r>
      <w:r w:rsidR="00B61EB7" w:rsidRPr="000125C7">
        <w:rPr>
          <w:rFonts w:ascii="Arial" w:eastAsia="굴림" w:hAnsi="Arial" w:cs="Arial"/>
          <w:sz w:val="22"/>
        </w:rPr>
        <w:t>Average</w:t>
      </w:r>
      <w:r w:rsidRPr="000125C7">
        <w:rPr>
          <w:rFonts w:ascii="Arial" w:eastAsia="굴림" w:hAnsi="Arial" w:cs="Arial"/>
          <w:sz w:val="22"/>
        </w:rPr>
        <w:t xml:space="preserve"> </w:t>
      </w:r>
      <w:r w:rsidR="006E6B90" w:rsidRPr="000125C7">
        <w:rPr>
          <w:rFonts w:ascii="Arial" w:eastAsia="굴림" w:hAnsi="Arial" w:cs="Arial"/>
          <w:sz w:val="22"/>
        </w:rPr>
        <w:t>glasses</w:t>
      </w:r>
    </w:p>
    <w:p w14:paraId="320C791E" w14:textId="77777777" w:rsidR="006E6B90" w:rsidRPr="000125C7" w:rsidRDefault="006E6B90" w:rsidP="006E6B90">
      <w:pPr>
        <w:wordWrap/>
        <w:spacing w:line="360" w:lineRule="auto"/>
        <w:jc w:val="left"/>
        <w:rPr>
          <w:rFonts w:ascii="Arial" w:eastAsia="굴림" w:hAnsi="Arial" w:cs="Arial"/>
          <w:sz w:val="22"/>
        </w:rPr>
      </w:pPr>
    </w:p>
    <w:p w14:paraId="238F4845"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C136</w:t>
      </w:r>
      <w:r w:rsidR="006E6B90" w:rsidRPr="000125C7">
        <w:rPr>
          <w:rFonts w:ascii="Arial" w:eastAsia="굴림" w:hAnsi="Arial" w:cs="Arial"/>
          <w:sz w:val="22"/>
        </w:rPr>
        <w:t xml:space="preserve">. </w:t>
      </w:r>
      <w:r w:rsidR="00AD76D3" w:rsidRPr="000125C7">
        <w:rPr>
          <w:rFonts w:ascii="Arial" w:eastAsia="굴림" w:hAnsi="Arial" w:cs="Arial"/>
          <w:sz w:val="22"/>
        </w:rPr>
        <w:t>How often did you drink b</w:t>
      </w:r>
      <w:r w:rsidR="006E6B90" w:rsidRPr="000125C7">
        <w:rPr>
          <w:rFonts w:ascii="Arial" w:eastAsia="굴림" w:hAnsi="Arial" w:cs="Arial"/>
          <w:sz w:val="22"/>
        </w:rPr>
        <w:t>eer</w:t>
      </w:r>
      <w:r w:rsidR="00AD76D3" w:rsidRPr="000125C7">
        <w:rPr>
          <w:rFonts w:ascii="Arial" w:eastAsia="굴림" w:hAnsi="Arial" w:cs="Arial"/>
          <w:sz w:val="22"/>
        </w:rPr>
        <w:t xml:space="preserve"> in a month?</w:t>
      </w:r>
    </w:p>
    <w:p w14:paraId="4AD446C6"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None or less than once a month →Go to C1</w:t>
      </w:r>
      <w:r w:rsidR="00DF3E24" w:rsidRPr="000125C7">
        <w:rPr>
          <w:rFonts w:ascii="Arial" w:eastAsia="굴림" w:hAnsi="Arial" w:cs="Arial"/>
          <w:sz w:val="22"/>
        </w:rPr>
        <w:t>38</w:t>
      </w:r>
    </w:p>
    <w:p w14:paraId="4CABED40"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Once a month</w:t>
      </w:r>
    </w:p>
    <w:p w14:paraId="7AB9897D"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2~3 times a month</w:t>
      </w:r>
    </w:p>
    <w:p w14:paraId="3ADC6710"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Once a week</w:t>
      </w:r>
    </w:p>
    <w:p w14:paraId="346AA4F5"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2~3 times a week</w:t>
      </w:r>
    </w:p>
    <w:p w14:paraId="7A47242A"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4~6 times a week</w:t>
      </w:r>
    </w:p>
    <w:p w14:paraId="1643654F"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Everyday/ once a day</w:t>
      </w:r>
    </w:p>
    <w:p w14:paraId="32923987" w14:textId="77777777" w:rsidR="00BB7FD4" w:rsidRPr="000125C7" w:rsidRDefault="00BB7FD4" w:rsidP="003E1E49">
      <w:pPr>
        <w:pStyle w:val="a6"/>
        <w:numPr>
          <w:ilvl w:val="0"/>
          <w:numId w:val="345"/>
        </w:numPr>
        <w:wordWrap/>
        <w:spacing w:line="360" w:lineRule="auto"/>
        <w:ind w:leftChars="0"/>
        <w:jc w:val="left"/>
        <w:rPr>
          <w:rFonts w:ascii="Arial" w:eastAsia="굴림" w:hAnsi="Arial" w:cs="Arial"/>
          <w:sz w:val="22"/>
        </w:rPr>
      </w:pPr>
      <w:r w:rsidRPr="000125C7">
        <w:rPr>
          <w:rFonts w:ascii="Arial" w:eastAsia="굴림" w:hAnsi="Arial" w:cs="Arial"/>
          <w:sz w:val="22"/>
        </w:rPr>
        <w:t>Everyday/ more than twice a day</w:t>
      </w:r>
    </w:p>
    <w:p w14:paraId="2EB5C1DE" w14:textId="77777777" w:rsidR="006E6B90" w:rsidRPr="000125C7" w:rsidRDefault="006E6B90" w:rsidP="006E6B90">
      <w:pPr>
        <w:wordWrap/>
        <w:spacing w:line="360" w:lineRule="auto"/>
        <w:jc w:val="left"/>
        <w:rPr>
          <w:rFonts w:ascii="Arial" w:eastAsia="굴림" w:hAnsi="Arial" w:cs="Arial"/>
          <w:sz w:val="22"/>
        </w:rPr>
      </w:pPr>
    </w:p>
    <w:p w14:paraId="0DDB229D"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C137</w:t>
      </w:r>
      <w:r w:rsidR="006E6B90" w:rsidRPr="000125C7">
        <w:rPr>
          <w:rFonts w:ascii="Arial" w:eastAsia="굴림" w:hAnsi="Arial" w:cs="Arial"/>
          <w:sz w:val="22"/>
        </w:rPr>
        <w:t>. How man</w:t>
      </w:r>
      <w:r w:rsidR="00AD76D3" w:rsidRPr="000125C7">
        <w:rPr>
          <w:rFonts w:ascii="Arial" w:eastAsia="굴림" w:hAnsi="Arial" w:cs="Arial"/>
          <w:sz w:val="22"/>
        </w:rPr>
        <w:t>y glasses of beer did</w:t>
      </w:r>
      <w:r w:rsidR="006E6B90" w:rsidRPr="000125C7">
        <w:rPr>
          <w:rFonts w:ascii="Arial" w:eastAsia="굴림" w:hAnsi="Arial" w:cs="Arial"/>
          <w:sz w:val="22"/>
        </w:rPr>
        <w:t xml:space="preserve"> you drink at a time? </w:t>
      </w:r>
      <w:r w:rsidR="00B61EB7" w:rsidRPr="000125C7">
        <w:rPr>
          <w:rFonts w:ascii="Arial" w:eastAsia="굴림" w:hAnsi="Arial" w:cs="Arial"/>
          <w:sz w:val="22"/>
        </w:rPr>
        <w:t>(unit: a glass)</w:t>
      </w:r>
    </w:p>
    <w:p w14:paraId="2ACBA705" w14:textId="77777777" w:rsidR="00B61EB7" w:rsidRPr="000125C7" w:rsidRDefault="00B61EB7" w:rsidP="006E6B90">
      <w:pPr>
        <w:wordWrap/>
        <w:spacing w:line="360" w:lineRule="auto"/>
        <w:jc w:val="left"/>
        <w:rPr>
          <w:rFonts w:ascii="Arial" w:eastAsia="굴림" w:hAnsi="Arial" w:cs="Arial"/>
          <w:sz w:val="22"/>
        </w:rPr>
      </w:pPr>
      <w:r w:rsidRPr="000125C7">
        <w:rPr>
          <w:rFonts w:ascii="Arial" w:eastAsia="굴림" w:hAnsi="Arial" w:cs="Arial"/>
          <w:sz w:val="22"/>
        </w:rPr>
        <w:t>[IWER: If R answered a bottle, ask size of a bottle</w:t>
      </w:r>
      <w:r w:rsidR="00D92328" w:rsidRPr="000125C7">
        <w:rPr>
          <w:rFonts w:ascii="Arial" w:eastAsia="굴림" w:hAnsi="Arial" w:cs="Arial"/>
          <w:sz w:val="22"/>
        </w:rPr>
        <w:t xml:space="preserve"> </w:t>
      </w:r>
      <w:r w:rsidRPr="000125C7">
        <w:rPr>
          <w:rFonts w:ascii="Arial" w:eastAsia="굴림" w:hAnsi="Arial" w:cs="Arial"/>
          <w:sz w:val="22"/>
        </w:rPr>
        <w:t xml:space="preserve">(500cc or 1.5L). </w:t>
      </w:r>
      <w:r w:rsidR="00977632" w:rsidRPr="000125C7">
        <w:rPr>
          <w:rFonts w:ascii="Arial" w:eastAsia="굴림" w:hAnsi="Arial" w:cs="Arial"/>
          <w:sz w:val="22"/>
        </w:rPr>
        <w:t>And then calculate the number of glasses by a glass of beer</w:t>
      </w:r>
      <w:r w:rsidR="00D92328" w:rsidRPr="000125C7">
        <w:rPr>
          <w:rFonts w:ascii="Arial" w:eastAsia="굴림" w:hAnsi="Arial" w:cs="Arial"/>
          <w:sz w:val="22"/>
        </w:rPr>
        <w:t xml:space="preserve"> </w:t>
      </w:r>
      <w:r w:rsidR="00977632" w:rsidRPr="000125C7">
        <w:rPr>
          <w:rFonts w:ascii="Arial" w:eastAsia="굴림" w:hAnsi="Arial" w:cs="Arial"/>
          <w:sz w:val="22"/>
        </w:rPr>
        <w:t xml:space="preserve">(220cc). For </w:t>
      </w:r>
      <w:r w:rsidR="0060656D" w:rsidRPr="000125C7">
        <w:rPr>
          <w:rFonts w:ascii="Arial" w:eastAsia="굴림" w:hAnsi="Arial" w:cs="Arial"/>
          <w:sz w:val="22"/>
        </w:rPr>
        <w:t>example</w:t>
      </w:r>
      <w:r w:rsidR="00977632" w:rsidRPr="000125C7">
        <w:rPr>
          <w:rFonts w:ascii="Arial" w:eastAsia="굴림" w:hAnsi="Arial" w:cs="Arial"/>
          <w:sz w:val="22"/>
        </w:rPr>
        <w:t>, two bottles of beer are about four glasses]</w:t>
      </w:r>
    </w:p>
    <w:p w14:paraId="61D33751" w14:textId="77777777" w:rsidR="006E6B90" w:rsidRPr="000125C7" w:rsidRDefault="00977632" w:rsidP="006E6B90">
      <w:pPr>
        <w:wordWrap/>
        <w:spacing w:line="360" w:lineRule="auto"/>
        <w:jc w:val="left"/>
        <w:rPr>
          <w:rFonts w:ascii="Arial" w:eastAsia="굴림" w:hAnsi="Arial" w:cs="Arial"/>
          <w:sz w:val="22"/>
        </w:rPr>
      </w:pPr>
      <w:r w:rsidRPr="000125C7">
        <w:rPr>
          <w:rFonts w:ascii="Arial" w:eastAsia="굴림" w:hAnsi="Arial" w:cs="Arial"/>
          <w:sz w:val="22"/>
        </w:rPr>
        <w:t>[1bottle = 2.5 glasses of beer, a glass of beer</w:t>
      </w:r>
      <w:r w:rsidR="006E6B90" w:rsidRPr="000125C7">
        <w:rPr>
          <w:rFonts w:ascii="Arial" w:eastAsia="굴림" w:hAnsi="Arial" w:cs="Arial"/>
          <w:sz w:val="22"/>
        </w:rPr>
        <w:t xml:space="preserve"> = 220cc]</w:t>
      </w:r>
    </w:p>
    <w:p w14:paraId="7EFE09B8" w14:textId="77777777" w:rsidR="00BB7FD4" w:rsidRPr="000125C7" w:rsidRDefault="00BB7FD4" w:rsidP="00BB7FD4">
      <w:pPr>
        <w:wordWrap/>
        <w:spacing w:line="360" w:lineRule="auto"/>
        <w:jc w:val="left"/>
        <w:rPr>
          <w:rFonts w:ascii="Arial" w:eastAsia="굴림" w:hAnsi="Arial" w:cs="Arial"/>
          <w:sz w:val="22"/>
        </w:rPr>
      </w:pPr>
      <w:r w:rsidRPr="000125C7">
        <w:rPr>
          <w:rFonts w:ascii="Arial" w:eastAsia="굴림" w:hAnsi="Arial" w:cs="Arial"/>
          <w:sz w:val="22"/>
        </w:rPr>
        <w:tab/>
      </w:r>
      <w:r w:rsidRPr="000125C7">
        <w:rPr>
          <w:rFonts w:ascii="Arial" w:eastAsia="굴림" w:hAnsi="Arial" w:cs="Arial"/>
          <w:kern w:val="0"/>
          <w:sz w:val="22"/>
        </w:rPr>
        <w:t xml:space="preserve">_______________________________ </w:t>
      </w:r>
      <w:r w:rsidRPr="000125C7">
        <w:rPr>
          <w:rFonts w:ascii="Arial" w:eastAsia="굴림" w:hAnsi="Arial" w:cs="Arial"/>
          <w:sz w:val="22"/>
        </w:rPr>
        <w:t>Average glasses</w:t>
      </w:r>
    </w:p>
    <w:p w14:paraId="72C7DC3D" w14:textId="77777777" w:rsidR="00DF7572" w:rsidRPr="000125C7" w:rsidRDefault="00DF7572" w:rsidP="00BB7FD4">
      <w:pPr>
        <w:wordWrap/>
        <w:spacing w:line="360" w:lineRule="auto"/>
        <w:jc w:val="left"/>
        <w:rPr>
          <w:rFonts w:ascii="Arial" w:eastAsia="굴림" w:hAnsi="Arial" w:cs="Arial"/>
          <w:kern w:val="0"/>
          <w:sz w:val="22"/>
        </w:rPr>
      </w:pPr>
    </w:p>
    <w:p w14:paraId="78590EDC"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C138</w:t>
      </w:r>
      <w:r w:rsidR="006E6B90" w:rsidRPr="000125C7">
        <w:rPr>
          <w:rFonts w:ascii="Arial" w:eastAsia="굴림" w:hAnsi="Arial" w:cs="Arial"/>
          <w:sz w:val="22"/>
        </w:rPr>
        <w:t xml:space="preserve">. </w:t>
      </w:r>
      <w:r w:rsidR="00AD76D3" w:rsidRPr="000125C7">
        <w:rPr>
          <w:rFonts w:ascii="Arial" w:eastAsia="굴림" w:hAnsi="Arial" w:cs="Arial"/>
          <w:sz w:val="22"/>
        </w:rPr>
        <w:t xml:space="preserve">How often did you drink </w:t>
      </w:r>
      <w:r w:rsidR="006E6B90" w:rsidRPr="000125C7">
        <w:rPr>
          <w:rFonts w:ascii="Arial" w:eastAsia="굴림" w:hAnsi="Arial" w:cs="Arial"/>
          <w:sz w:val="22"/>
        </w:rPr>
        <w:t>Makgeolli (rice wine)</w:t>
      </w:r>
      <w:r w:rsidR="00AD76D3" w:rsidRPr="000125C7">
        <w:rPr>
          <w:rFonts w:ascii="Arial" w:eastAsia="굴림" w:hAnsi="Arial" w:cs="Arial"/>
          <w:sz w:val="22"/>
        </w:rPr>
        <w:t xml:space="preserve"> in a month?</w:t>
      </w:r>
    </w:p>
    <w:p w14:paraId="0B9C141F"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None or less than once a month →Go to C1</w:t>
      </w:r>
      <w:r w:rsidR="00DF3E24" w:rsidRPr="000125C7">
        <w:rPr>
          <w:rFonts w:ascii="Arial" w:eastAsia="굴림" w:hAnsi="Arial" w:cs="Arial"/>
          <w:sz w:val="22"/>
        </w:rPr>
        <w:t>40</w:t>
      </w:r>
    </w:p>
    <w:p w14:paraId="7DBCA906"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Once a month</w:t>
      </w:r>
    </w:p>
    <w:p w14:paraId="49AD3B1F"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2~3 times a month</w:t>
      </w:r>
    </w:p>
    <w:p w14:paraId="15C1FC7D"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lastRenderedPageBreak/>
        <w:t>Once a week</w:t>
      </w:r>
    </w:p>
    <w:p w14:paraId="4E001449"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2~3 times a week</w:t>
      </w:r>
    </w:p>
    <w:p w14:paraId="74171C4B"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4~6 times a week</w:t>
      </w:r>
    </w:p>
    <w:p w14:paraId="35A5590A"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Everyday/ once a day</w:t>
      </w:r>
    </w:p>
    <w:p w14:paraId="2355AEC6" w14:textId="77777777" w:rsidR="00D92328" w:rsidRPr="000125C7" w:rsidRDefault="00D92328" w:rsidP="003E1E49">
      <w:pPr>
        <w:pStyle w:val="a6"/>
        <w:numPr>
          <w:ilvl w:val="0"/>
          <w:numId w:val="346"/>
        </w:numPr>
        <w:wordWrap/>
        <w:spacing w:line="360" w:lineRule="auto"/>
        <w:ind w:leftChars="0"/>
        <w:jc w:val="left"/>
        <w:rPr>
          <w:rFonts w:ascii="Arial" w:eastAsia="굴림" w:hAnsi="Arial" w:cs="Arial"/>
          <w:sz w:val="22"/>
        </w:rPr>
      </w:pPr>
      <w:r w:rsidRPr="000125C7">
        <w:rPr>
          <w:rFonts w:ascii="Arial" w:eastAsia="굴림" w:hAnsi="Arial" w:cs="Arial"/>
          <w:sz w:val="22"/>
        </w:rPr>
        <w:t>Everyday/ more than twice a day</w:t>
      </w:r>
    </w:p>
    <w:p w14:paraId="291EA91D" w14:textId="77777777" w:rsidR="006E6B90" w:rsidRPr="000125C7" w:rsidRDefault="006E6B90" w:rsidP="006E6B90">
      <w:pPr>
        <w:wordWrap/>
        <w:spacing w:line="360" w:lineRule="auto"/>
        <w:jc w:val="left"/>
        <w:rPr>
          <w:rFonts w:ascii="Arial" w:eastAsia="굴림" w:hAnsi="Arial" w:cs="Arial"/>
          <w:sz w:val="22"/>
        </w:rPr>
      </w:pPr>
    </w:p>
    <w:p w14:paraId="184A8671"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C139</w:t>
      </w:r>
      <w:r w:rsidR="006E6B90" w:rsidRPr="000125C7">
        <w:rPr>
          <w:rFonts w:ascii="Arial" w:eastAsia="굴림" w:hAnsi="Arial" w:cs="Arial"/>
          <w:sz w:val="22"/>
        </w:rPr>
        <w:t xml:space="preserve">. </w:t>
      </w:r>
      <w:r w:rsidR="00AD76D3" w:rsidRPr="000125C7">
        <w:rPr>
          <w:rFonts w:ascii="Arial" w:eastAsia="굴림" w:hAnsi="Arial" w:cs="Arial"/>
          <w:sz w:val="22"/>
        </w:rPr>
        <w:t>How many glasses of Makgeolli did</w:t>
      </w:r>
      <w:r w:rsidR="006E6B90" w:rsidRPr="000125C7">
        <w:rPr>
          <w:rFonts w:ascii="Arial" w:eastAsia="굴림" w:hAnsi="Arial" w:cs="Arial"/>
          <w:sz w:val="22"/>
        </w:rPr>
        <w:t xml:space="preserve"> you drink at a time? </w:t>
      </w:r>
    </w:p>
    <w:p w14:paraId="7E146CC5"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 xml:space="preserve">[IWER: 1 bottle = 7 glasses, </w:t>
      </w:r>
      <w:r w:rsidR="0043199B" w:rsidRPr="000125C7">
        <w:rPr>
          <w:rFonts w:ascii="Arial" w:eastAsia="굴림" w:hAnsi="Arial" w:cs="Arial"/>
          <w:sz w:val="22"/>
        </w:rPr>
        <w:t xml:space="preserve">a </w:t>
      </w:r>
      <w:r w:rsidRPr="000125C7">
        <w:rPr>
          <w:rFonts w:ascii="Arial" w:eastAsia="굴림" w:hAnsi="Arial" w:cs="Arial"/>
          <w:sz w:val="22"/>
        </w:rPr>
        <w:t>glass</w:t>
      </w:r>
      <w:r w:rsidR="0043199B" w:rsidRPr="000125C7">
        <w:rPr>
          <w:rFonts w:ascii="Arial" w:eastAsia="굴림" w:hAnsi="Arial" w:cs="Arial"/>
          <w:sz w:val="22"/>
        </w:rPr>
        <w:t xml:space="preserve"> of </w:t>
      </w:r>
      <w:proofErr w:type="spellStart"/>
      <w:r w:rsidR="0043199B" w:rsidRPr="000125C7">
        <w:rPr>
          <w:rFonts w:ascii="Arial" w:eastAsia="굴림" w:hAnsi="Arial" w:cs="Arial"/>
          <w:sz w:val="22"/>
        </w:rPr>
        <w:t>Makgeoli</w:t>
      </w:r>
      <w:proofErr w:type="spellEnd"/>
      <w:r w:rsidRPr="000125C7">
        <w:rPr>
          <w:rFonts w:ascii="Arial" w:eastAsia="굴림" w:hAnsi="Arial" w:cs="Arial"/>
          <w:sz w:val="22"/>
        </w:rPr>
        <w:t>= 240cc]</w:t>
      </w:r>
    </w:p>
    <w:p w14:paraId="709DCBF5" w14:textId="77777777" w:rsidR="00D92328" w:rsidRPr="000125C7" w:rsidRDefault="00D92328" w:rsidP="00D92328">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_______________________________ Average glasses</w:t>
      </w:r>
    </w:p>
    <w:p w14:paraId="70A662B9" w14:textId="77777777" w:rsidR="006E6B90" w:rsidRPr="000125C7" w:rsidRDefault="006E6B90" w:rsidP="006E6B90">
      <w:pPr>
        <w:wordWrap/>
        <w:spacing w:line="360" w:lineRule="auto"/>
        <w:jc w:val="left"/>
        <w:rPr>
          <w:rFonts w:ascii="Arial" w:eastAsia="굴림" w:hAnsi="Arial" w:cs="Arial"/>
          <w:sz w:val="22"/>
        </w:rPr>
      </w:pPr>
    </w:p>
    <w:p w14:paraId="3A2642A0"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C140</w:t>
      </w:r>
      <w:r w:rsidR="006E6B90" w:rsidRPr="000125C7">
        <w:rPr>
          <w:rFonts w:ascii="Arial" w:eastAsia="굴림" w:hAnsi="Arial" w:cs="Arial"/>
          <w:sz w:val="22"/>
        </w:rPr>
        <w:t xml:space="preserve">. </w:t>
      </w:r>
      <w:r w:rsidR="00AD76D3" w:rsidRPr="000125C7">
        <w:rPr>
          <w:rFonts w:ascii="Arial" w:eastAsia="굴림" w:hAnsi="Arial" w:cs="Arial"/>
          <w:sz w:val="22"/>
        </w:rPr>
        <w:t>How often did you drink w</w:t>
      </w:r>
      <w:r w:rsidR="006E6B90" w:rsidRPr="000125C7">
        <w:rPr>
          <w:rFonts w:ascii="Arial" w:eastAsia="굴림" w:hAnsi="Arial" w:cs="Arial"/>
          <w:sz w:val="22"/>
        </w:rPr>
        <w:t>hisk</w:t>
      </w:r>
      <w:r w:rsidR="0046468E" w:rsidRPr="000125C7">
        <w:rPr>
          <w:rFonts w:ascii="Arial" w:eastAsia="굴림" w:hAnsi="Arial" w:cs="Arial"/>
          <w:sz w:val="22"/>
        </w:rPr>
        <w:t>e</w:t>
      </w:r>
      <w:r w:rsidR="006E6B90" w:rsidRPr="000125C7">
        <w:rPr>
          <w:rFonts w:ascii="Arial" w:eastAsia="굴림" w:hAnsi="Arial" w:cs="Arial"/>
          <w:sz w:val="22"/>
        </w:rPr>
        <w:t>y and other liquors</w:t>
      </w:r>
      <w:r w:rsidR="00AD76D3" w:rsidRPr="000125C7">
        <w:rPr>
          <w:rFonts w:ascii="Arial" w:eastAsia="굴림" w:hAnsi="Arial" w:cs="Arial"/>
          <w:sz w:val="22"/>
        </w:rPr>
        <w:t xml:space="preserve"> in a month?</w:t>
      </w:r>
    </w:p>
    <w:p w14:paraId="68D6D1DC"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None or less than once a month →Go to C1</w:t>
      </w:r>
      <w:r w:rsidR="00DF3E24" w:rsidRPr="000125C7">
        <w:rPr>
          <w:rFonts w:ascii="Arial" w:eastAsia="굴림" w:hAnsi="Arial" w:cs="Arial"/>
          <w:sz w:val="22"/>
        </w:rPr>
        <w:t>42</w:t>
      </w:r>
    </w:p>
    <w:p w14:paraId="143DC7AE"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Once a month</w:t>
      </w:r>
    </w:p>
    <w:p w14:paraId="21222120"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2~3 times a month</w:t>
      </w:r>
    </w:p>
    <w:p w14:paraId="355D83F8"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Once a week</w:t>
      </w:r>
    </w:p>
    <w:p w14:paraId="5F9C9589"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2~3 times a week</w:t>
      </w:r>
    </w:p>
    <w:p w14:paraId="15219DCF"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4~6 times a week</w:t>
      </w:r>
    </w:p>
    <w:p w14:paraId="45AFDD66"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Everyday/ once a day</w:t>
      </w:r>
    </w:p>
    <w:p w14:paraId="06CD6BAC" w14:textId="77777777" w:rsidR="00D92328" w:rsidRPr="000125C7" w:rsidRDefault="00D92328" w:rsidP="003E1E49">
      <w:pPr>
        <w:pStyle w:val="a6"/>
        <w:numPr>
          <w:ilvl w:val="0"/>
          <w:numId w:val="347"/>
        </w:numPr>
        <w:wordWrap/>
        <w:spacing w:line="360" w:lineRule="auto"/>
        <w:ind w:leftChars="0"/>
        <w:jc w:val="left"/>
        <w:rPr>
          <w:rFonts w:ascii="Arial" w:eastAsia="굴림" w:hAnsi="Arial" w:cs="Arial"/>
          <w:sz w:val="22"/>
        </w:rPr>
      </w:pPr>
      <w:r w:rsidRPr="000125C7">
        <w:rPr>
          <w:rFonts w:ascii="Arial" w:eastAsia="굴림" w:hAnsi="Arial" w:cs="Arial"/>
          <w:sz w:val="22"/>
        </w:rPr>
        <w:t>Everyday/ more than twice a day</w:t>
      </w:r>
    </w:p>
    <w:p w14:paraId="11A86241" w14:textId="77777777" w:rsidR="006E6B90" w:rsidRPr="000125C7" w:rsidRDefault="006E6B90" w:rsidP="006E6B90">
      <w:pPr>
        <w:wordWrap/>
        <w:spacing w:line="360" w:lineRule="auto"/>
        <w:jc w:val="left"/>
        <w:rPr>
          <w:rFonts w:ascii="Arial" w:eastAsia="굴림" w:hAnsi="Arial" w:cs="Arial"/>
          <w:sz w:val="22"/>
        </w:rPr>
      </w:pPr>
    </w:p>
    <w:p w14:paraId="03CE1702"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C141</w:t>
      </w:r>
      <w:r w:rsidR="006E6B90" w:rsidRPr="000125C7">
        <w:rPr>
          <w:rFonts w:ascii="Arial" w:eastAsia="굴림" w:hAnsi="Arial" w:cs="Arial"/>
          <w:sz w:val="22"/>
        </w:rPr>
        <w:t>. How man</w:t>
      </w:r>
      <w:r w:rsidR="00AD76D3" w:rsidRPr="000125C7">
        <w:rPr>
          <w:rFonts w:ascii="Arial" w:eastAsia="굴림" w:hAnsi="Arial" w:cs="Arial"/>
          <w:sz w:val="22"/>
        </w:rPr>
        <w:t>y glasses of whisk</w:t>
      </w:r>
      <w:r w:rsidR="0046468E" w:rsidRPr="000125C7">
        <w:rPr>
          <w:rFonts w:ascii="Arial" w:eastAsia="굴림" w:hAnsi="Arial" w:cs="Arial"/>
          <w:sz w:val="22"/>
        </w:rPr>
        <w:t>e</w:t>
      </w:r>
      <w:r w:rsidR="00AD76D3" w:rsidRPr="000125C7">
        <w:rPr>
          <w:rFonts w:ascii="Arial" w:eastAsia="굴림" w:hAnsi="Arial" w:cs="Arial"/>
          <w:sz w:val="22"/>
        </w:rPr>
        <w:t>y or liquor did</w:t>
      </w:r>
      <w:r w:rsidR="006E6B90" w:rsidRPr="000125C7">
        <w:rPr>
          <w:rFonts w:ascii="Arial" w:eastAsia="굴림" w:hAnsi="Arial" w:cs="Arial"/>
          <w:sz w:val="22"/>
        </w:rPr>
        <w:t xml:space="preserve"> you drink at a time? </w:t>
      </w:r>
    </w:p>
    <w:p w14:paraId="14554E78" w14:textId="77777777" w:rsidR="006E6B90" w:rsidRPr="000125C7" w:rsidRDefault="005A563C" w:rsidP="006E6B90">
      <w:pPr>
        <w:wordWrap/>
        <w:spacing w:line="360" w:lineRule="auto"/>
        <w:jc w:val="left"/>
        <w:rPr>
          <w:rFonts w:ascii="Arial" w:eastAsia="굴림" w:hAnsi="Arial" w:cs="Arial"/>
          <w:sz w:val="22"/>
        </w:rPr>
      </w:pPr>
      <w:r w:rsidRPr="000125C7">
        <w:rPr>
          <w:rFonts w:ascii="Arial" w:eastAsia="굴림" w:hAnsi="Arial" w:cs="Arial"/>
          <w:sz w:val="22"/>
        </w:rPr>
        <w:t>[IWER: a glass of whisk</w:t>
      </w:r>
      <w:r w:rsidR="0046468E" w:rsidRPr="000125C7">
        <w:rPr>
          <w:rFonts w:ascii="Arial" w:eastAsia="굴림" w:hAnsi="Arial" w:cs="Arial"/>
          <w:sz w:val="22"/>
        </w:rPr>
        <w:t>e</w:t>
      </w:r>
      <w:r w:rsidRPr="000125C7">
        <w:rPr>
          <w:rFonts w:ascii="Arial" w:eastAsia="굴림" w:hAnsi="Arial" w:cs="Arial"/>
          <w:sz w:val="22"/>
        </w:rPr>
        <w:t xml:space="preserve">y = 30cc, calculate the number of </w:t>
      </w:r>
      <w:r w:rsidR="00204D91" w:rsidRPr="000125C7">
        <w:rPr>
          <w:rFonts w:ascii="Arial" w:eastAsia="굴림" w:hAnsi="Arial" w:cs="Arial"/>
          <w:sz w:val="22"/>
        </w:rPr>
        <w:t>a glass by size of a bottle</w:t>
      </w:r>
      <w:r w:rsidR="006E6B90" w:rsidRPr="000125C7">
        <w:rPr>
          <w:rFonts w:ascii="Arial" w:eastAsia="굴림" w:hAnsi="Arial" w:cs="Arial"/>
          <w:sz w:val="22"/>
        </w:rPr>
        <w:t>]</w:t>
      </w:r>
    </w:p>
    <w:p w14:paraId="27B0018D" w14:textId="77777777" w:rsidR="00D92328" w:rsidRPr="000125C7" w:rsidRDefault="00D92328" w:rsidP="00D92328">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_______________________________ Average glasses</w:t>
      </w:r>
    </w:p>
    <w:p w14:paraId="26383B4B" w14:textId="77777777" w:rsidR="006E6B90" w:rsidRPr="000125C7" w:rsidRDefault="006E6B90" w:rsidP="006E6B90">
      <w:pPr>
        <w:wordWrap/>
        <w:spacing w:line="360" w:lineRule="auto"/>
        <w:jc w:val="left"/>
        <w:rPr>
          <w:rFonts w:ascii="Arial" w:eastAsia="굴림" w:hAnsi="Arial" w:cs="Arial"/>
          <w:sz w:val="22"/>
          <w:u w:val="single"/>
        </w:rPr>
      </w:pPr>
    </w:p>
    <w:p w14:paraId="56476125"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C142</w:t>
      </w:r>
      <w:r w:rsidR="006E6B90" w:rsidRPr="000125C7">
        <w:rPr>
          <w:rFonts w:ascii="Arial" w:eastAsia="굴림" w:hAnsi="Arial" w:cs="Arial"/>
          <w:sz w:val="22"/>
        </w:rPr>
        <w:t xml:space="preserve">. </w:t>
      </w:r>
      <w:r w:rsidR="00AD76D3" w:rsidRPr="000125C7">
        <w:rPr>
          <w:rFonts w:ascii="Arial" w:eastAsia="굴림" w:hAnsi="Arial" w:cs="Arial"/>
          <w:sz w:val="22"/>
        </w:rPr>
        <w:t>How often did you drink w</w:t>
      </w:r>
      <w:r w:rsidR="006E6B90" w:rsidRPr="000125C7">
        <w:rPr>
          <w:rFonts w:ascii="Arial" w:eastAsia="굴림" w:hAnsi="Arial" w:cs="Arial"/>
          <w:sz w:val="22"/>
        </w:rPr>
        <w:t>ine</w:t>
      </w:r>
      <w:r w:rsidR="00AD76D3" w:rsidRPr="000125C7">
        <w:rPr>
          <w:rFonts w:ascii="Arial" w:eastAsia="굴림" w:hAnsi="Arial" w:cs="Arial"/>
          <w:sz w:val="22"/>
        </w:rPr>
        <w:t xml:space="preserve"> in a month?</w:t>
      </w:r>
    </w:p>
    <w:p w14:paraId="0B66AB6D"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None or less than once a month →Go to C1</w:t>
      </w:r>
      <w:r w:rsidR="00DF3E24" w:rsidRPr="000125C7">
        <w:rPr>
          <w:rFonts w:ascii="Arial" w:eastAsia="굴림" w:hAnsi="Arial" w:cs="Arial"/>
          <w:sz w:val="22"/>
        </w:rPr>
        <w:t>44</w:t>
      </w:r>
    </w:p>
    <w:p w14:paraId="7CCB260C"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Once a month</w:t>
      </w:r>
    </w:p>
    <w:p w14:paraId="187F9612"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2~3 times a month</w:t>
      </w:r>
    </w:p>
    <w:p w14:paraId="71ACDFD1"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Once a week</w:t>
      </w:r>
    </w:p>
    <w:p w14:paraId="1013465F"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2~3 times a week</w:t>
      </w:r>
    </w:p>
    <w:p w14:paraId="4E7F5E49"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4~6 times a week</w:t>
      </w:r>
    </w:p>
    <w:p w14:paraId="07510412"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Everyday/ once a day</w:t>
      </w:r>
    </w:p>
    <w:p w14:paraId="4A15C915" w14:textId="77777777" w:rsidR="00D92328" w:rsidRPr="000125C7" w:rsidRDefault="00D92328" w:rsidP="003E1E49">
      <w:pPr>
        <w:pStyle w:val="a6"/>
        <w:numPr>
          <w:ilvl w:val="0"/>
          <w:numId w:val="348"/>
        </w:numPr>
        <w:wordWrap/>
        <w:spacing w:line="360" w:lineRule="auto"/>
        <w:ind w:leftChars="0"/>
        <w:jc w:val="left"/>
        <w:rPr>
          <w:rFonts w:ascii="Arial" w:eastAsia="굴림" w:hAnsi="Arial" w:cs="Arial"/>
          <w:sz w:val="22"/>
        </w:rPr>
      </w:pPr>
      <w:r w:rsidRPr="000125C7">
        <w:rPr>
          <w:rFonts w:ascii="Arial" w:eastAsia="굴림" w:hAnsi="Arial" w:cs="Arial"/>
          <w:sz w:val="22"/>
        </w:rPr>
        <w:t>Everyday/ more than twice a day</w:t>
      </w:r>
    </w:p>
    <w:p w14:paraId="40CFFA5A" w14:textId="77777777" w:rsidR="00D8024B" w:rsidRPr="000125C7" w:rsidRDefault="00D8024B" w:rsidP="00D8024B">
      <w:pPr>
        <w:pStyle w:val="a6"/>
        <w:wordWrap/>
        <w:spacing w:line="360" w:lineRule="auto"/>
        <w:ind w:leftChars="0" w:left="760"/>
        <w:jc w:val="left"/>
        <w:rPr>
          <w:rFonts w:ascii="Arial" w:eastAsia="굴림" w:hAnsi="Arial" w:cs="Arial"/>
          <w:sz w:val="22"/>
        </w:rPr>
      </w:pPr>
    </w:p>
    <w:p w14:paraId="05C432BA"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C</w:t>
      </w:r>
      <w:r w:rsidR="00DF3E24" w:rsidRPr="000125C7">
        <w:rPr>
          <w:rFonts w:ascii="Arial" w:eastAsia="굴림" w:hAnsi="Arial" w:cs="Arial"/>
          <w:sz w:val="22"/>
        </w:rPr>
        <w:t>143</w:t>
      </w:r>
      <w:r w:rsidR="00AD76D3" w:rsidRPr="000125C7">
        <w:rPr>
          <w:rFonts w:ascii="Arial" w:eastAsia="굴림" w:hAnsi="Arial" w:cs="Arial"/>
          <w:sz w:val="22"/>
        </w:rPr>
        <w:t>. How many glasses of wine did</w:t>
      </w:r>
      <w:r w:rsidRPr="000125C7">
        <w:rPr>
          <w:rFonts w:ascii="Arial" w:eastAsia="굴림" w:hAnsi="Arial" w:cs="Arial"/>
          <w:sz w:val="22"/>
        </w:rPr>
        <w:t xml:space="preserve"> you drink at a time? </w:t>
      </w:r>
    </w:p>
    <w:p w14:paraId="52DACFDA" w14:textId="77777777" w:rsidR="006E6B90" w:rsidRPr="000125C7" w:rsidRDefault="006E6B90" w:rsidP="006E6B90">
      <w:pPr>
        <w:wordWrap/>
        <w:spacing w:line="360" w:lineRule="auto"/>
        <w:jc w:val="left"/>
        <w:rPr>
          <w:rFonts w:ascii="Arial" w:eastAsia="굴림" w:hAnsi="Arial" w:cs="Arial"/>
          <w:sz w:val="22"/>
        </w:rPr>
      </w:pPr>
      <w:r w:rsidRPr="000125C7">
        <w:rPr>
          <w:rFonts w:ascii="Arial" w:eastAsia="굴림" w:hAnsi="Arial" w:cs="Arial"/>
          <w:sz w:val="22"/>
        </w:rPr>
        <w:t xml:space="preserve">[IWER: 1 bottle = 8 glasses, </w:t>
      </w:r>
      <w:r w:rsidR="00204D91" w:rsidRPr="000125C7">
        <w:rPr>
          <w:rFonts w:ascii="Arial" w:eastAsia="굴림" w:hAnsi="Arial" w:cs="Arial"/>
          <w:sz w:val="22"/>
        </w:rPr>
        <w:t>a glass</w:t>
      </w:r>
      <w:r w:rsidR="00324CEC" w:rsidRPr="000125C7">
        <w:rPr>
          <w:rFonts w:ascii="Arial" w:eastAsia="굴림" w:hAnsi="Arial" w:cs="Arial"/>
          <w:sz w:val="22"/>
        </w:rPr>
        <w:t xml:space="preserve"> of wine</w:t>
      </w:r>
      <w:r w:rsidRPr="000125C7">
        <w:rPr>
          <w:rFonts w:ascii="Arial" w:eastAsia="굴림" w:hAnsi="Arial" w:cs="Arial"/>
          <w:sz w:val="22"/>
        </w:rPr>
        <w:t xml:space="preserve"> = 90cc]</w:t>
      </w:r>
    </w:p>
    <w:p w14:paraId="2F64C692" w14:textId="77777777" w:rsidR="00D92328" w:rsidRPr="000125C7" w:rsidRDefault="00D92328" w:rsidP="00D92328">
      <w:pPr>
        <w:wordWrap/>
        <w:spacing w:line="360" w:lineRule="auto"/>
        <w:jc w:val="left"/>
        <w:rPr>
          <w:rFonts w:ascii="Arial" w:eastAsia="굴림" w:hAnsi="Arial" w:cs="Arial"/>
          <w:kern w:val="0"/>
          <w:sz w:val="22"/>
        </w:rPr>
      </w:pPr>
      <w:r w:rsidRPr="000125C7">
        <w:rPr>
          <w:rFonts w:ascii="Arial" w:eastAsia="굴림" w:hAnsi="Arial" w:cs="Arial"/>
          <w:sz w:val="22"/>
        </w:rPr>
        <w:tab/>
      </w:r>
      <w:r w:rsidRPr="000125C7">
        <w:rPr>
          <w:rFonts w:ascii="Arial" w:eastAsia="굴림" w:hAnsi="Arial" w:cs="Arial"/>
          <w:kern w:val="0"/>
          <w:sz w:val="22"/>
        </w:rPr>
        <w:t>_______________________________ Average glasses</w:t>
      </w:r>
    </w:p>
    <w:p w14:paraId="4822A9DA" w14:textId="77777777" w:rsidR="006E6B90" w:rsidRPr="000125C7" w:rsidRDefault="006E6B90" w:rsidP="006E6B90">
      <w:pPr>
        <w:wordWrap/>
        <w:spacing w:line="360" w:lineRule="auto"/>
        <w:jc w:val="left"/>
        <w:rPr>
          <w:rFonts w:ascii="Arial" w:eastAsia="굴림" w:hAnsi="Arial" w:cs="Arial"/>
          <w:sz w:val="22"/>
        </w:rPr>
      </w:pPr>
    </w:p>
    <w:p w14:paraId="74DAEFBA"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C144</w:t>
      </w:r>
      <w:r w:rsidR="006E6B90" w:rsidRPr="000125C7">
        <w:rPr>
          <w:rFonts w:ascii="Arial" w:eastAsia="굴림" w:hAnsi="Arial" w:cs="Arial"/>
          <w:sz w:val="22"/>
        </w:rPr>
        <w:t>. Have you ever felt that you should quit drinking</w:t>
      </w:r>
      <w:r w:rsidR="00D92328" w:rsidRPr="000125C7">
        <w:rPr>
          <w:rFonts w:ascii="Arial" w:eastAsia="굴림" w:hAnsi="Arial" w:cs="Arial"/>
          <w:sz w:val="22"/>
        </w:rPr>
        <w:t xml:space="preserve"> alcoholic beverages</w:t>
      </w:r>
      <w:r w:rsidR="006E6B90" w:rsidRPr="000125C7">
        <w:rPr>
          <w:rFonts w:ascii="Arial" w:eastAsia="굴림" w:hAnsi="Arial" w:cs="Arial"/>
          <w:sz w:val="22"/>
        </w:rPr>
        <w:t>?</w:t>
      </w:r>
    </w:p>
    <w:p w14:paraId="0E2BA31E" w14:textId="77777777" w:rsidR="00E315A8" w:rsidRPr="000125C7" w:rsidRDefault="00E315A8" w:rsidP="003E1E49">
      <w:pPr>
        <w:pStyle w:val="a6"/>
        <w:numPr>
          <w:ilvl w:val="0"/>
          <w:numId w:val="340"/>
        </w:numPr>
        <w:tabs>
          <w:tab w:val="left" w:pos="5245"/>
        </w:tabs>
        <w:wordWrap/>
        <w:spacing w:line="360" w:lineRule="auto"/>
        <w:ind w:leftChars="0"/>
        <w:rPr>
          <w:rFonts w:ascii="Arial" w:eastAsia="굴림" w:hAnsi="Arial" w:cs="Arial"/>
          <w:sz w:val="22"/>
        </w:rPr>
      </w:pPr>
      <w:r w:rsidRPr="000125C7">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w:t>
      </w:r>
    </w:p>
    <w:p w14:paraId="3B1D62C8" w14:textId="77777777" w:rsidR="006E6B90" w:rsidRPr="000125C7" w:rsidRDefault="006E6B90" w:rsidP="006E6B90">
      <w:pPr>
        <w:wordWrap/>
        <w:spacing w:line="360" w:lineRule="auto"/>
        <w:jc w:val="left"/>
        <w:rPr>
          <w:rFonts w:ascii="Arial" w:eastAsia="굴림" w:hAnsi="Arial" w:cs="Arial"/>
          <w:sz w:val="22"/>
        </w:rPr>
      </w:pPr>
    </w:p>
    <w:p w14:paraId="716364ED"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C145</w:t>
      </w:r>
      <w:r w:rsidR="006E6B90" w:rsidRPr="000125C7">
        <w:rPr>
          <w:rFonts w:ascii="Arial" w:eastAsia="굴림" w:hAnsi="Arial" w:cs="Arial"/>
          <w:sz w:val="22"/>
        </w:rPr>
        <w:t xml:space="preserve">. Has anyone </w:t>
      </w:r>
      <w:r w:rsidR="00AD76D3" w:rsidRPr="000125C7">
        <w:rPr>
          <w:rFonts w:ascii="Arial" w:eastAsia="굴림" w:hAnsi="Arial" w:cs="Arial"/>
          <w:sz w:val="22"/>
        </w:rPr>
        <w:t xml:space="preserve">complained about </w:t>
      </w:r>
      <w:r w:rsidR="006E6B90" w:rsidRPr="000125C7">
        <w:rPr>
          <w:rFonts w:ascii="Arial" w:eastAsia="굴림" w:hAnsi="Arial" w:cs="Arial"/>
          <w:sz w:val="22"/>
        </w:rPr>
        <w:t>your drinking</w:t>
      </w:r>
      <w:r w:rsidR="00AD76D3" w:rsidRPr="000125C7">
        <w:rPr>
          <w:rFonts w:ascii="Arial" w:eastAsia="굴림" w:hAnsi="Arial" w:cs="Arial"/>
          <w:sz w:val="22"/>
        </w:rPr>
        <w:t xml:space="preserve"> habit</w:t>
      </w:r>
      <w:r w:rsidR="006E6B90" w:rsidRPr="000125C7">
        <w:rPr>
          <w:rFonts w:ascii="Arial" w:eastAsia="굴림" w:hAnsi="Arial" w:cs="Arial"/>
          <w:sz w:val="22"/>
        </w:rPr>
        <w:t>?</w:t>
      </w:r>
    </w:p>
    <w:p w14:paraId="0D23C2E0" w14:textId="77777777" w:rsidR="00D92328" w:rsidRPr="000125C7" w:rsidRDefault="00D92328" w:rsidP="003E1E49">
      <w:pPr>
        <w:pStyle w:val="a6"/>
        <w:numPr>
          <w:ilvl w:val="0"/>
          <w:numId w:val="349"/>
        </w:numPr>
        <w:tabs>
          <w:tab w:val="left" w:pos="5245"/>
        </w:tabs>
        <w:wordWrap/>
        <w:spacing w:line="360" w:lineRule="auto"/>
        <w:ind w:leftChars="0"/>
        <w:rPr>
          <w:rFonts w:ascii="Arial" w:eastAsia="굴림" w:hAnsi="Arial" w:cs="Arial"/>
          <w:sz w:val="22"/>
        </w:rPr>
      </w:pPr>
      <w:r w:rsidRPr="000125C7">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→Go to C1</w:t>
      </w:r>
      <w:r w:rsidR="00DF3E24" w:rsidRPr="000125C7">
        <w:rPr>
          <w:rFonts w:ascii="Arial" w:eastAsia="굴림" w:hAnsi="Arial" w:cs="Arial"/>
          <w:sz w:val="22"/>
        </w:rPr>
        <w:t>47</w:t>
      </w:r>
    </w:p>
    <w:p w14:paraId="2FF7B8B5" w14:textId="77777777" w:rsidR="006E6B90" w:rsidRPr="000125C7" w:rsidRDefault="006E6B90" w:rsidP="006E6B90">
      <w:pPr>
        <w:wordWrap/>
        <w:spacing w:line="360" w:lineRule="auto"/>
        <w:jc w:val="left"/>
        <w:rPr>
          <w:rFonts w:ascii="Arial" w:eastAsia="굴림" w:hAnsi="Arial" w:cs="Arial"/>
          <w:sz w:val="22"/>
        </w:rPr>
      </w:pPr>
    </w:p>
    <w:p w14:paraId="4D75CD79"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C146</w:t>
      </w:r>
      <w:r w:rsidR="006E6B90" w:rsidRPr="000125C7">
        <w:rPr>
          <w:rFonts w:ascii="Arial" w:eastAsia="굴림" w:hAnsi="Arial" w:cs="Arial"/>
          <w:sz w:val="22"/>
        </w:rPr>
        <w:t>. Have</w:t>
      </w:r>
      <w:r w:rsidR="00D92328" w:rsidRPr="000125C7">
        <w:rPr>
          <w:rFonts w:ascii="Arial" w:eastAsia="굴림" w:hAnsi="Arial" w:cs="Arial"/>
          <w:sz w:val="22"/>
        </w:rPr>
        <w:t xml:space="preserve"> you ever been angry because other people complained about your drinking habit? </w:t>
      </w:r>
    </w:p>
    <w:p w14:paraId="3B586D01" w14:textId="77777777" w:rsidR="00E315A8" w:rsidRPr="000125C7" w:rsidRDefault="00E315A8" w:rsidP="003E1E49">
      <w:pPr>
        <w:pStyle w:val="a6"/>
        <w:numPr>
          <w:ilvl w:val="0"/>
          <w:numId w:val="341"/>
        </w:numPr>
        <w:tabs>
          <w:tab w:val="left" w:pos="5245"/>
        </w:tabs>
        <w:wordWrap/>
        <w:spacing w:line="360" w:lineRule="auto"/>
        <w:ind w:leftChars="0"/>
        <w:rPr>
          <w:rFonts w:ascii="Arial" w:eastAsia="굴림" w:hAnsi="Arial" w:cs="Arial"/>
          <w:sz w:val="22"/>
        </w:rPr>
      </w:pPr>
      <w:r w:rsidRPr="000125C7">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w:t>
      </w:r>
    </w:p>
    <w:p w14:paraId="4A5A953B" w14:textId="77777777" w:rsidR="006E6B90" w:rsidRPr="000125C7" w:rsidRDefault="006E6B90" w:rsidP="006E6B90">
      <w:pPr>
        <w:wordWrap/>
        <w:spacing w:line="360" w:lineRule="auto"/>
        <w:jc w:val="left"/>
        <w:rPr>
          <w:rFonts w:ascii="Arial" w:eastAsia="굴림" w:hAnsi="Arial" w:cs="Arial"/>
          <w:sz w:val="22"/>
        </w:rPr>
      </w:pPr>
    </w:p>
    <w:p w14:paraId="101BD86C"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C147</w:t>
      </w:r>
      <w:r w:rsidR="006E6B90" w:rsidRPr="000125C7">
        <w:rPr>
          <w:rFonts w:ascii="Arial" w:eastAsia="굴림" w:hAnsi="Arial" w:cs="Arial"/>
          <w:sz w:val="22"/>
        </w:rPr>
        <w:t>. Have you ever felt bad or guilty about drinking?</w:t>
      </w:r>
    </w:p>
    <w:p w14:paraId="174A4E80" w14:textId="77777777" w:rsidR="00E315A8" w:rsidRPr="000125C7" w:rsidRDefault="00E315A8" w:rsidP="003E1E49">
      <w:pPr>
        <w:pStyle w:val="a6"/>
        <w:numPr>
          <w:ilvl w:val="0"/>
          <w:numId w:val="342"/>
        </w:numPr>
        <w:tabs>
          <w:tab w:val="left" w:pos="5245"/>
        </w:tabs>
        <w:wordWrap/>
        <w:spacing w:line="360" w:lineRule="auto"/>
        <w:ind w:leftChars="0"/>
        <w:rPr>
          <w:rFonts w:ascii="Arial" w:eastAsia="굴림" w:hAnsi="Arial" w:cs="Arial"/>
          <w:sz w:val="22"/>
        </w:rPr>
      </w:pPr>
      <w:r w:rsidRPr="000125C7">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w:t>
      </w:r>
    </w:p>
    <w:p w14:paraId="18B23EDF" w14:textId="77777777" w:rsidR="006E6B90" w:rsidRPr="000125C7" w:rsidRDefault="006E6B90" w:rsidP="006E6B90">
      <w:pPr>
        <w:wordWrap/>
        <w:spacing w:line="360" w:lineRule="auto"/>
        <w:jc w:val="left"/>
        <w:rPr>
          <w:rFonts w:ascii="Arial" w:eastAsia="굴림" w:hAnsi="Arial" w:cs="Arial"/>
          <w:sz w:val="22"/>
        </w:rPr>
      </w:pPr>
    </w:p>
    <w:p w14:paraId="0922B799" w14:textId="77777777" w:rsidR="006E6B90" w:rsidRPr="000125C7" w:rsidRDefault="00DF3E24" w:rsidP="006E6B90">
      <w:pPr>
        <w:wordWrap/>
        <w:spacing w:line="360" w:lineRule="auto"/>
        <w:jc w:val="left"/>
        <w:rPr>
          <w:rFonts w:ascii="Arial" w:eastAsia="굴림" w:hAnsi="Arial" w:cs="Arial"/>
          <w:sz w:val="22"/>
        </w:rPr>
      </w:pPr>
      <w:r w:rsidRPr="000125C7">
        <w:rPr>
          <w:rFonts w:ascii="Arial" w:eastAsia="굴림" w:hAnsi="Arial" w:cs="Arial"/>
          <w:sz w:val="22"/>
        </w:rPr>
        <w:t>C148</w:t>
      </w:r>
      <w:r w:rsidR="006E6B90" w:rsidRPr="000125C7">
        <w:rPr>
          <w:rFonts w:ascii="Arial" w:eastAsia="굴림" w:hAnsi="Arial" w:cs="Arial"/>
          <w:sz w:val="22"/>
        </w:rPr>
        <w:t xml:space="preserve">. Have you ever taken a drink </w:t>
      </w:r>
      <w:r w:rsidR="005A7164" w:rsidRPr="000125C7">
        <w:rPr>
          <w:rFonts w:ascii="Arial" w:eastAsia="굴림" w:hAnsi="Arial" w:cs="Arial"/>
          <w:sz w:val="22"/>
        </w:rPr>
        <w:t xml:space="preserve">as soon as you get up </w:t>
      </w:r>
      <w:r w:rsidR="006E6B90" w:rsidRPr="000125C7">
        <w:rPr>
          <w:rFonts w:ascii="Arial" w:eastAsia="굴림" w:hAnsi="Arial" w:cs="Arial"/>
          <w:sz w:val="22"/>
        </w:rPr>
        <w:t xml:space="preserve">in the morning to </w:t>
      </w:r>
      <w:r w:rsidR="00AD76D3" w:rsidRPr="000125C7">
        <w:rPr>
          <w:rFonts w:ascii="Arial" w:eastAsia="굴림" w:hAnsi="Arial" w:cs="Arial"/>
          <w:sz w:val="22"/>
        </w:rPr>
        <w:t xml:space="preserve">calm </w:t>
      </w:r>
      <w:r w:rsidR="006E6B90" w:rsidRPr="000125C7">
        <w:rPr>
          <w:rFonts w:ascii="Arial" w:eastAsia="굴림" w:hAnsi="Arial" w:cs="Arial"/>
          <w:sz w:val="22"/>
        </w:rPr>
        <w:t>your nerves or</w:t>
      </w:r>
      <w:r w:rsidR="00306013" w:rsidRPr="000125C7">
        <w:rPr>
          <w:rFonts w:ascii="Arial" w:eastAsia="굴림" w:hAnsi="Arial" w:cs="Arial"/>
          <w:sz w:val="22"/>
        </w:rPr>
        <w:t xml:space="preserve"> </w:t>
      </w:r>
      <w:r w:rsidR="005A7164" w:rsidRPr="000125C7">
        <w:rPr>
          <w:rFonts w:ascii="Arial" w:eastAsia="굴림" w:hAnsi="Arial" w:cs="Arial"/>
          <w:sz w:val="22"/>
        </w:rPr>
        <w:t>relieve a</w:t>
      </w:r>
      <w:r w:rsidR="006E6B90" w:rsidRPr="000125C7">
        <w:rPr>
          <w:rFonts w:ascii="Arial" w:eastAsia="굴림" w:hAnsi="Arial" w:cs="Arial"/>
          <w:sz w:val="22"/>
        </w:rPr>
        <w:t xml:space="preserve"> hangover?</w:t>
      </w:r>
    </w:p>
    <w:p w14:paraId="13EA201B" w14:textId="77777777" w:rsidR="00E315A8" w:rsidRPr="000125C7" w:rsidRDefault="00E315A8" w:rsidP="003E1E49">
      <w:pPr>
        <w:pStyle w:val="a6"/>
        <w:numPr>
          <w:ilvl w:val="0"/>
          <w:numId w:val="343"/>
        </w:numPr>
        <w:tabs>
          <w:tab w:val="left" w:pos="5245"/>
        </w:tabs>
        <w:wordWrap/>
        <w:spacing w:line="360" w:lineRule="auto"/>
        <w:ind w:leftChars="0"/>
        <w:rPr>
          <w:rFonts w:ascii="Arial" w:eastAsia="굴림" w:hAnsi="Arial" w:cs="Arial"/>
          <w:sz w:val="22"/>
        </w:rPr>
      </w:pPr>
      <w:r w:rsidRPr="000125C7">
        <w:rPr>
          <w:rFonts w:ascii="Arial" w:eastAsia="굴림" w:hAnsi="Arial" w:cs="Arial"/>
          <w:sz w:val="22"/>
        </w:rPr>
        <w:t>Yes</w:t>
      </w:r>
      <w:r w:rsidRPr="000125C7">
        <w:rPr>
          <w:rFonts w:ascii="Arial" w:eastAsia="굴림" w:hAnsi="Arial" w:cs="Arial"/>
          <w:sz w:val="22"/>
        </w:rPr>
        <w:tab/>
      </w:r>
      <w:r w:rsidRPr="000125C7">
        <w:rPr>
          <w:rFonts w:ascii="굴림" w:eastAsia="굴림" w:hAnsi="굴림" w:cs="굴림" w:hint="eastAsia"/>
          <w:sz w:val="22"/>
        </w:rPr>
        <w:t>⑤</w:t>
      </w:r>
      <w:r w:rsidRPr="000125C7">
        <w:rPr>
          <w:rFonts w:ascii="Arial" w:eastAsia="굴림" w:hAnsi="Arial" w:cs="Arial"/>
          <w:sz w:val="22"/>
        </w:rPr>
        <w:t xml:space="preserve"> No </w:t>
      </w:r>
    </w:p>
    <w:p w14:paraId="17DE7624" w14:textId="77777777" w:rsidR="008B35C6" w:rsidRPr="000125C7" w:rsidRDefault="008B35C6" w:rsidP="005A7164">
      <w:pPr>
        <w:wordWrap/>
        <w:spacing w:line="360" w:lineRule="auto"/>
        <w:jc w:val="left"/>
        <w:rPr>
          <w:rFonts w:ascii="Arial" w:eastAsia="굴림" w:hAnsi="Arial" w:cs="Arial"/>
          <w:b/>
          <w:sz w:val="22"/>
        </w:rPr>
      </w:pPr>
    </w:p>
    <w:p w14:paraId="4C66FDBF" w14:textId="77777777" w:rsidR="00870849" w:rsidRPr="00DC741E" w:rsidRDefault="00A65AB7" w:rsidP="00FC004B">
      <w:pPr>
        <w:spacing w:line="384" w:lineRule="auto"/>
        <w:textAlignment w:val="baseline"/>
        <w:rPr>
          <w:rFonts w:ascii="Arial" w:eastAsia="굴림" w:hAnsi="Arial" w:cs="Arial"/>
          <w:b/>
          <w:bCs/>
          <w:kern w:val="0"/>
          <w:sz w:val="22"/>
          <w:szCs w:val="24"/>
          <w:rPrChange w:id="1634" w:author="Keis" w:date="2024-09-06T17:32:00Z">
            <w:rPr>
              <w:rFonts w:ascii="Arial" w:eastAsia="굴림" w:hAnsi="Arial" w:cs="Arial"/>
              <w:b/>
              <w:bCs/>
              <w:color w:val="FF0000"/>
              <w:kern w:val="0"/>
              <w:sz w:val="22"/>
              <w:szCs w:val="24"/>
            </w:rPr>
          </w:rPrChange>
        </w:rPr>
      </w:pPr>
      <w:r w:rsidRPr="00DC741E">
        <w:rPr>
          <w:rFonts w:ascii="Arial" w:eastAsia="굴림체" w:hAnsi="Arial" w:cs="Arial"/>
          <w:b/>
          <w:bCs/>
          <w:kern w:val="0"/>
          <w:sz w:val="22"/>
          <w:szCs w:val="24"/>
          <w:rPrChange w:id="1635" w:author="Keis" w:date="2024-09-06T17:32:00Z">
            <w:rPr>
              <w:rFonts w:ascii="Arial" w:eastAsia="굴림체" w:hAnsi="Arial" w:cs="Arial"/>
              <w:b/>
              <w:bCs/>
              <w:color w:val="FF0000"/>
              <w:kern w:val="0"/>
              <w:sz w:val="22"/>
              <w:szCs w:val="24"/>
            </w:rPr>
          </w:rPrChange>
        </w:rPr>
        <w:t>&lt;</w:t>
      </w:r>
      <w:r w:rsidR="0014751A" w:rsidRPr="00DC741E">
        <w:rPr>
          <w:rFonts w:ascii="Arial" w:eastAsia="굴림체" w:hAnsi="Arial" w:cs="Arial"/>
          <w:b/>
          <w:bCs/>
          <w:kern w:val="0"/>
          <w:sz w:val="22"/>
          <w:szCs w:val="24"/>
          <w:rPrChange w:id="1636" w:author="Keis" w:date="2024-09-06T17:32:00Z">
            <w:rPr>
              <w:rFonts w:ascii="Arial" w:eastAsia="굴림체" w:hAnsi="Arial" w:cs="Arial"/>
              <w:b/>
              <w:bCs/>
              <w:color w:val="FF0000"/>
              <w:kern w:val="0"/>
              <w:sz w:val="22"/>
              <w:szCs w:val="24"/>
            </w:rPr>
          </w:rPrChange>
        </w:rPr>
        <w:t xml:space="preserve"> </w:t>
      </w:r>
      <w:r w:rsidR="001D19F6" w:rsidRPr="00DC741E">
        <w:rPr>
          <w:rFonts w:ascii="Arial" w:eastAsia="굴림체" w:hAnsi="Arial" w:cs="Arial"/>
          <w:b/>
          <w:bCs/>
          <w:kern w:val="0"/>
          <w:sz w:val="22"/>
          <w:szCs w:val="24"/>
          <w:rPrChange w:id="1637" w:author="Keis" w:date="2024-09-06T17:32:00Z">
            <w:rPr>
              <w:rFonts w:ascii="Arial" w:eastAsia="굴림체" w:hAnsi="Arial" w:cs="Arial"/>
              <w:b/>
              <w:bCs/>
              <w:color w:val="FF0000"/>
              <w:kern w:val="0"/>
              <w:sz w:val="22"/>
              <w:szCs w:val="24"/>
            </w:rPr>
          </w:rPrChange>
        </w:rPr>
        <w:t>Depression</w:t>
      </w:r>
      <w:r w:rsidR="0014751A" w:rsidRPr="00DC741E">
        <w:rPr>
          <w:rFonts w:ascii="Arial" w:eastAsia="굴림체" w:hAnsi="Arial" w:cs="Arial"/>
          <w:b/>
          <w:bCs/>
          <w:kern w:val="0"/>
          <w:sz w:val="22"/>
          <w:szCs w:val="24"/>
          <w:rPrChange w:id="1638" w:author="Keis" w:date="2024-09-06T17:32:00Z">
            <w:rPr>
              <w:rFonts w:ascii="Arial" w:eastAsia="굴림체" w:hAnsi="Arial" w:cs="Arial"/>
              <w:b/>
              <w:bCs/>
              <w:color w:val="FF0000"/>
              <w:kern w:val="0"/>
              <w:sz w:val="22"/>
              <w:szCs w:val="24"/>
            </w:rPr>
          </w:rPrChange>
        </w:rPr>
        <w:t xml:space="preserve"> </w:t>
      </w:r>
      <w:r w:rsidRPr="00DC741E">
        <w:rPr>
          <w:rFonts w:ascii="Arial" w:eastAsia="굴림체" w:hAnsi="Arial" w:cs="Arial"/>
          <w:b/>
          <w:bCs/>
          <w:kern w:val="0"/>
          <w:sz w:val="22"/>
          <w:szCs w:val="24"/>
          <w:rPrChange w:id="1639" w:author="Keis" w:date="2024-09-06T17:32:00Z">
            <w:rPr>
              <w:rFonts w:ascii="Arial" w:eastAsia="굴림체" w:hAnsi="Arial" w:cs="Arial"/>
              <w:b/>
              <w:bCs/>
              <w:color w:val="FF0000"/>
              <w:kern w:val="0"/>
              <w:sz w:val="22"/>
              <w:szCs w:val="24"/>
            </w:rPr>
          </w:rPrChange>
        </w:rPr>
        <w:t>&gt;</w:t>
      </w:r>
      <w:r w:rsidR="0014751A" w:rsidRPr="00DC741E">
        <w:rPr>
          <w:rFonts w:ascii="Arial" w:eastAsia="굴림체" w:hAnsi="Arial" w:cs="Arial"/>
          <w:b/>
          <w:bCs/>
          <w:kern w:val="0"/>
          <w:sz w:val="22"/>
          <w:szCs w:val="24"/>
          <w:rPrChange w:id="1640" w:author="Keis" w:date="2024-09-06T17:32:00Z">
            <w:rPr>
              <w:rFonts w:ascii="Arial" w:eastAsia="굴림체" w:hAnsi="Arial" w:cs="Arial"/>
              <w:b/>
              <w:bCs/>
              <w:color w:val="FF0000"/>
              <w:kern w:val="0"/>
              <w:sz w:val="22"/>
              <w:szCs w:val="24"/>
            </w:rPr>
          </w:rPrChange>
        </w:rPr>
        <w:t xml:space="preserve"> </w:t>
      </w:r>
    </w:p>
    <w:p w14:paraId="26216AD8" w14:textId="77777777" w:rsidR="0014751A" w:rsidRPr="00DC741E" w:rsidRDefault="00870849" w:rsidP="0014751A">
      <w:pPr>
        <w:wordWrap/>
        <w:spacing w:line="360" w:lineRule="auto"/>
        <w:jc w:val="left"/>
        <w:rPr>
          <w:rFonts w:ascii="Arial" w:eastAsia="굴림" w:hAnsi="Arial" w:cs="Arial"/>
          <w:sz w:val="22"/>
          <w:rPrChange w:id="1641" w:author="Keis" w:date="2024-09-06T17:32:00Z">
            <w:rPr>
              <w:rFonts w:ascii="Arial" w:eastAsia="굴림" w:hAnsi="Arial" w:cs="Arial"/>
              <w:color w:val="FF0000"/>
              <w:sz w:val="22"/>
            </w:rPr>
          </w:rPrChange>
        </w:rPr>
      </w:pPr>
      <w:r w:rsidRPr="00DC741E">
        <w:rPr>
          <w:rFonts w:ascii="Arial" w:eastAsia="나눔명조" w:hAnsi="Arial" w:cs="Arial"/>
          <w:kern w:val="0"/>
          <w:sz w:val="22"/>
          <w:rPrChange w:id="1642" w:author="Keis" w:date="2024-09-06T17:32:00Z">
            <w:rPr>
              <w:rFonts w:ascii="Arial" w:eastAsia="나눔명조" w:hAnsi="Arial" w:cs="Arial"/>
              <w:color w:val="FF0000"/>
              <w:kern w:val="0"/>
              <w:sz w:val="22"/>
            </w:rPr>
          </w:rPrChange>
        </w:rPr>
        <w:t xml:space="preserve">Cadd_19. </w:t>
      </w:r>
      <w:r w:rsidR="000125C7" w:rsidRPr="00DC741E">
        <w:rPr>
          <w:rFonts w:ascii="Arial" w:eastAsia="나눔명조" w:hAnsi="Arial" w:cs="Arial"/>
          <w:kern w:val="0"/>
          <w:sz w:val="22"/>
          <w:rPrChange w:id="1643" w:author="Keis" w:date="2024-09-06T17:32:00Z">
            <w:rPr>
              <w:rFonts w:ascii="Arial" w:eastAsia="나눔명조" w:hAnsi="Arial" w:cs="Arial"/>
              <w:color w:val="FF0000"/>
              <w:kern w:val="0"/>
              <w:sz w:val="22"/>
            </w:rPr>
          </w:rPrChange>
        </w:rPr>
        <w:t>During the last 12 months, was there ever a time when you felt sad, blue, or depressed for two weeks or more in a row?</w:t>
      </w:r>
    </w:p>
    <w:p w14:paraId="6B0CADDE" w14:textId="77777777" w:rsidR="000125C7" w:rsidRPr="001331E9" w:rsidRDefault="000125C7" w:rsidP="0014751A">
      <w:pPr>
        <w:wordWrap/>
        <w:spacing w:line="360" w:lineRule="auto"/>
        <w:jc w:val="left"/>
        <w:rPr>
          <w:rFonts w:ascii="Arial" w:eastAsia="굴림" w:hAnsi="Arial" w:cs="Arial"/>
          <w:color w:val="FF0000"/>
          <w:sz w:val="22"/>
        </w:rPr>
      </w:pPr>
    </w:p>
    <w:p w14:paraId="60770FD6" w14:textId="3D74DDFA" w:rsidR="0014751A" w:rsidRPr="00B6507A" w:rsidRDefault="00B6507A">
      <w:pPr>
        <w:wordWrap/>
        <w:spacing w:line="360" w:lineRule="auto"/>
        <w:jc w:val="left"/>
        <w:rPr>
          <w:rFonts w:ascii="Arial" w:eastAsia="나눔명조" w:hAnsi="Arial" w:cs="Arial"/>
          <w:color w:val="00B050"/>
          <w:kern w:val="0"/>
          <w:sz w:val="22"/>
          <w:rPrChange w:id="1644" w:author="Keis" w:date="2024-09-06T15:44:00Z">
            <w:rPr>
              <w:rFonts w:ascii="Arial" w:eastAsia="굴림" w:hAnsi="Arial" w:cs="Arial"/>
              <w:color w:val="FF0000"/>
              <w:sz w:val="22"/>
            </w:rPr>
          </w:rPrChange>
        </w:rPr>
        <w:pPrChange w:id="1645" w:author="Keis" w:date="2024-09-06T15:43:00Z">
          <w:pPr>
            <w:pStyle w:val="a6"/>
            <w:numPr>
              <w:numId w:val="343"/>
            </w:numPr>
            <w:wordWrap/>
            <w:spacing w:line="360" w:lineRule="auto"/>
            <w:ind w:leftChars="0" w:left="760" w:hanging="360"/>
            <w:jc w:val="left"/>
          </w:pPr>
        </w:pPrChange>
      </w:pPr>
      <w:ins w:id="1646" w:author="Keis" w:date="2024-09-06T15:43:00Z">
        <w:r w:rsidRPr="00B6507A">
          <w:rPr>
            <w:rFonts w:ascii="Arial" w:eastAsia="굴림" w:hAnsi="Arial" w:cs="Arial"/>
            <w:color w:val="00B050"/>
            <w:sz w:val="22"/>
            <w:rPrChange w:id="1647" w:author="Keis" w:date="2024-09-06T15:44:00Z">
              <w:rPr>
                <w:rFonts w:ascii="Arial" w:eastAsia="굴림" w:hAnsi="Arial" w:cs="Arial"/>
                <w:color w:val="FF0000"/>
                <w:sz w:val="22"/>
              </w:rPr>
            </w:rPrChange>
          </w:rPr>
          <w:tab/>
        </w:r>
        <w:r w:rsidRPr="00B6507A">
          <w:rPr>
            <w:rFonts w:ascii="굴림" w:eastAsia="굴림" w:hAnsi="굴림" w:cs="Arial" w:hint="eastAsia"/>
            <w:color w:val="00B050"/>
            <w:sz w:val="22"/>
            <w:rPrChange w:id="1648" w:author="Keis" w:date="2024-09-06T15:44:00Z">
              <w:rPr>
                <w:rFonts w:ascii="굴림" w:eastAsia="굴림" w:hAnsi="굴림" w:cs="Arial" w:hint="eastAsia"/>
                <w:color w:val="FF0000"/>
                <w:sz w:val="22"/>
              </w:rPr>
            </w:rPrChange>
          </w:rPr>
          <w:t>①</w:t>
        </w:r>
        <w:r w:rsidRPr="00B6507A">
          <w:rPr>
            <w:rFonts w:ascii="Arial" w:eastAsia="굴림" w:hAnsi="Arial" w:cs="Arial"/>
            <w:color w:val="00B050"/>
            <w:sz w:val="22"/>
            <w:rPrChange w:id="1649" w:author="Keis" w:date="2024-09-06T15:44:00Z">
              <w:rPr>
                <w:rFonts w:ascii="Arial" w:eastAsia="굴림" w:hAnsi="Arial" w:cs="Arial"/>
                <w:color w:val="FF0000"/>
                <w:sz w:val="22"/>
              </w:rPr>
            </w:rPrChange>
          </w:rPr>
          <w:t xml:space="preserve"> </w:t>
        </w:r>
      </w:ins>
      <w:del w:id="1650" w:author="Keis" w:date="2024-09-06T15:43:00Z">
        <w:r w:rsidR="0014751A" w:rsidRPr="00B6507A" w:rsidDel="00B6507A">
          <w:rPr>
            <w:rFonts w:ascii="Arial" w:eastAsia="굴림" w:hAnsi="Arial" w:cs="Arial"/>
            <w:color w:val="00B050"/>
            <w:sz w:val="22"/>
            <w:rPrChange w:id="1651" w:author="Keis" w:date="2024-09-06T15:44:00Z">
              <w:rPr>
                <w:rFonts w:ascii="Arial" w:eastAsia="굴림" w:hAnsi="Arial" w:cs="Arial"/>
                <w:color w:val="FF0000"/>
                <w:sz w:val="22"/>
              </w:rPr>
            </w:rPrChange>
          </w:rPr>
          <w:delText xml:space="preserve"> </w:delText>
        </w:r>
      </w:del>
      <w:r w:rsidR="0014751A" w:rsidRPr="00B6507A">
        <w:rPr>
          <w:rFonts w:ascii="Arial" w:eastAsia="굴림" w:hAnsi="Arial" w:cs="Arial"/>
          <w:color w:val="00B050"/>
          <w:sz w:val="22"/>
          <w:rPrChange w:id="1652" w:author="Keis" w:date="2024-09-06T15:44:00Z">
            <w:rPr>
              <w:rFonts w:ascii="Arial" w:eastAsia="굴림" w:hAnsi="Arial" w:cs="Arial"/>
              <w:color w:val="FF0000"/>
              <w:sz w:val="22"/>
            </w:rPr>
          </w:rPrChange>
        </w:rPr>
        <w:t>Yes</w:t>
      </w:r>
    </w:p>
    <w:p w14:paraId="52A77E0D" w14:textId="5C943875" w:rsidR="004008BB" w:rsidRPr="00B6507A" w:rsidRDefault="00B6507A">
      <w:pPr>
        <w:wordWrap/>
        <w:spacing w:line="360" w:lineRule="auto"/>
        <w:jc w:val="left"/>
        <w:rPr>
          <w:rFonts w:ascii="Arial" w:eastAsia="나눔명조" w:hAnsi="Arial" w:cs="Arial"/>
          <w:color w:val="00B050"/>
          <w:kern w:val="0"/>
          <w:sz w:val="22"/>
          <w:rPrChange w:id="1653" w:author="Keis" w:date="2024-09-06T15:44:00Z">
            <w:rPr>
              <w:rFonts w:ascii="Arial" w:eastAsia="굴림" w:hAnsi="Arial" w:cs="Arial"/>
              <w:color w:val="FF0000"/>
              <w:sz w:val="22"/>
            </w:rPr>
          </w:rPrChange>
        </w:rPr>
        <w:pPrChange w:id="1654" w:author="Keis" w:date="2024-09-06T15:43:00Z">
          <w:pPr>
            <w:pStyle w:val="a6"/>
            <w:numPr>
              <w:numId w:val="343"/>
            </w:numPr>
            <w:wordWrap/>
            <w:spacing w:line="360" w:lineRule="auto"/>
            <w:ind w:leftChars="0" w:left="760" w:hanging="360"/>
            <w:jc w:val="left"/>
          </w:pPr>
        </w:pPrChange>
      </w:pPr>
      <w:ins w:id="1655" w:author="Keis" w:date="2024-09-06T15:43:00Z">
        <w:r w:rsidRPr="00B6507A">
          <w:rPr>
            <w:rFonts w:ascii="Arial" w:eastAsia="나눔명조" w:hAnsi="Arial" w:cs="Arial"/>
            <w:color w:val="00B050"/>
            <w:kern w:val="0"/>
            <w:sz w:val="22"/>
            <w:rPrChange w:id="1656" w:author="Keis" w:date="2024-09-06T15:44:00Z">
              <w:rPr>
                <w:rFonts w:ascii="Arial" w:eastAsia="나눔명조" w:hAnsi="Arial" w:cs="Arial"/>
                <w:color w:val="FF0000"/>
                <w:kern w:val="0"/>
                <w:sz w:val="22"/>
              </w:rPr>
            </w:rPrChange>
          </w:rPr>
          <w:tab/>
        </w:r>
        <w:r w:rsidRPr="00B6507A">
          <w:rPr>
            <w:rFonts w:ascii="바탕" w:eastAsia="바탕" w:hAnsi="바탕" w:cs="Arial" w:hint="eastAsia"/>
            <w:color w:val="00B050"/>
            <w:kern w:val="0"/>
            <w:sz w:val="22"/>
            <w:rPrChange w:id="1657" w:author="Keis" w:date="2024-09-06T15:44:00Z">
              <w:rPr>
                <w:rFonts w:ascii="바탕" w:eastAsia="바탕" w:hAnsi="바탕" w:cs="Arial" w:hint="eastAsia"/>
                <w:color w:val="FF0000"/>
                <w:kern w:val="0"/>
                <w:sz w:val="22"/>
              </w:rPr>
            </w:rPrChange>
          </w:rPr>
          <w:t>③</w:t>
        </w:r>
        <w:r w:rsidRPr="00B6507A">
          <w:rPr>
            <w:rFonts w:ascii="Arial" w:eastAsia="나눔명조" w:hAnsi="Arial" w:cs="Arial"/>
            <w:color w:val="00B050"/>
            <w:kern w:val="0"/>
            <w:sz w:val="22"/>
            <w:rPrChange w:id="1658" w:author="Keis" w:date="2024-09-06T15:44:00Z">
              <w:rPr>
                <w:rFonts w:ascii="Arial" w:eastAsia="나눔명조" w:hAnsi="Arial" w:cs="Arial"/>
                <w:color w:val="FF0000"/>
                <w:kern w:val="0"/>
                <w:sz w:val="22"/>
              </w:rPr>
            </w:rPrChange>
          </w:rPr>
          <w:t xml:space="preserve"> </w:t>
        </w:r>
      </w:ins>
      <w:del w:id="1659" w:author="Keis" w:date="2024-09-06T15:43:00Z">
        <w:r w:rsidR="0014751A" w:rsidRPr="00B6507A" w:rsidDel="00B6507A">
          <w:rPr>
            <w:rFonts w:ascii="Arial" w:eastAsia="나눔명조" w:hAnsi="Arial" w:cs="Arial"/>
            <w:color w:val="00B050"/>
            <w:kern w:val="0"/>
            <w:sz w:val="22"/>
            <w:rPrChange w:id="1660" w:author="Keis" w:date="2024-09-06T15:44:00Z">
              <w:rPr>
                <w:rFonts w:ascii="Arial" w:eastAsia="굴림" w:hAnsi="Arial" w:cs="Arial"/>
                <w:color w:val="FF0000"/>
                <w:sz w:val="22"/>
              </w:rPr>
            </w:rPrChange>
          </w:rPr>
          <w:delText xml:space="preserve"> </w:delText>
        </w:r>
      </w:del>
      <w:r w:rsidR="0014751A" w:rsidRPr="00B6507A">
        <w:rPr>
          <w:rFonts w:ascii="Arial" w:eastAsia="나눔명조" w:hAnsi="Arial" w:cs="Arial"/>
          <w:color w:val="00B050"/>
          <w:kern w:val="0"/>
          <w:sz w:val="22"/>
          <w:rPrChange w:id="1661" w:author="Keis" w:date="2024-09-06T15:44:00Z">
            <w:rPr>
              <w:rFonts w:ascii="Arial" w:eastAsia="굴림" w:hAnsi="Arial" w:cs="Arial"/>
              <w:color w:val="FF0000"/>
              <w:sz w:val="22"/>
            </w:rPr>
          </w:rPrChange>
        </w:rPr>
        <w:t>Did not have such feelings because I was taking an anti</w:t>
      </w:r>
      <w:r w:rsidR="004008BB" w:rsidRPr="00B6507A">
        <w:rPr>
          <w:rFonts w:ascii="Arial" w:eastAsia="나눔명조" w:hAnsi="Arial" w:cs="Arial"/>
          <w:color w:val="00B050"/>
          <w:kern w:val="0"/>
          <w:sz w:val="22"/>
          <w:rPrChange w:id="1662" w:author="Keis" w:date="2024-09-06T15:44:00Z">
            <w:rPr>
              <w:rFonts w:ascii="Arial" w:eastAsia="굴림" w:hAnsi="Arial" w:cs="Arial"/>
              <w:color w:val="FF0000"/>
              <w:sz w:val="22"/>
            </w:rPr>
          </w:rPrChange>
        </w:rPr>
        <w:t>-</w:t>
      </w:r>
      <w:r w:rsidR="000125C7" w:rsidRPr="00B6507A">
        <w:rPr>
          <w:rFonts w:ascii="Arial" w:eastAsia="나눔명조" w:hAnsi="Arial" w:cs="Arial"/>
          <w:color w:val="00B050"/>
          <w:kern w:val="0"/>
          <w:sz w:val="22"/>
          <w:rPrChange w:id="1663" w:author="Keis" w:date="2024-09-06T15:44:00Z">
            <w:rPr>
              <w:rFonts w:ascii="Arial" w:eastAsia="굴림" w:hAnsi="Arial" w:cs="Arial"/>
              <w:color w:val="FF0000"/>
              <w:sz w:val="22"/>
            </w:rPr>
          </w:rPrChange>
        </w:rPr>
        <w:t>depressant medication</w:t>
      </w:r>
    </w:p>
    <w:p w14:paraId="7E9B957B" w14:textId="5EBDA440" w:rsidR="005E45E0" w:rsidRPr="00B6507A" w:rsidRDefault="00B6507A">
      <w:pPr>
        <w:wordWrap/>
        <w:spacing w:line="360" w:lineRule="auto"/>
        <w:jc w:val="left"/>
        <w:rPr>
          <w:rFonts w:ascii="Arial" w:eastAsia="나눔명조" w:hAnsi="Arial" w:cs="Arial"/>
          <w:color w:val="00B050"/>
          <w:kern w:val="0"/>
          <w:sz w:val="22"/>
          <w:rPrChange w:id="1664" w:author="Keis" w:date="2024-09-06T15:44:00Z">
            <w:rPr>
              <w:rFonts w:ascii="Arial" w:eastAsia="굴림" w:hAnsi="Arial" w:cs="Arial"/>
              <w:color w:val="FF0000"/>
              <w:sz w:val="22"/>
            </w:rPr>
          </w:rPrChange>
        </w:rPr>
        <w:pPrChange w:id="1665" w:author="Keis" w:date="2024-09-06T15:43:00Z">
          <w:pPr>
            <w:pStyle w:val="a6"/>
            <w:numPr>
              <w:numId w:val="343"/>
            </w:numPr>
            <w:wordWrap/>
            <w:spacing w:line="360" w:lineRule="auto"/>
            <w:ind w:leftChars="0" w:left="760" w:hanging="360"/>
            <w:jc w:val="left"/>
          </w:pPr>
        </w:pPrChange>
      </w:pPr>
      <w:ins w:id="1666" w:author="Keis" w:date="2024-09-06T15:43:00Z">
        <w:r w:rsidRPr="00B6507A">
          <w:rPr>
            <w:rFonts w:ascii="Arial" w:eastAsia="나눔명조" w:hAnsi="Arial" w:cs="Arial"/>
            <w:color w:val="00B050"/>
            <w:kern w:val="0"/>
            <w:sz w:val="22"/>
            <w:rPrChange w:id="1667" w:author="Keis" w:date="2024-09-06T15:44:00Z">
              <w:rPr>
                <w:rFonts w:ascii="Arial" w:eastAsia="나눔명조" w:hAnsi="Arial" w:cs="Arial"/>
                <w:color w:val="FF0000"/>
                <w:kern w:val="0"/>
                <w:sz w:val="22"/>
              </w:rPr>
            </w:rPrChange>
          </w:rPr>
          <w:tab/>
        </w:r>
      </w:ins>
      <w:ins w:id="1668" w:author="Keis" w:date="2024-09-06T15:44:00Z">
        <w:r w:rsidRPr="00B6507A">
          <w:rPr>
            <w:rFonts w:ascii="바탕" w:eastAsia="바탕" w:hAnsi="바탕" w:cs="Arial" w:hint="eastAsia"/>
            <w:color w:val="00B050"/>
            <w:kern w:val="0"/>
            <w:sz w:val="22"/>
            <w:rPrChange w:id="1669" w:author="Keis" w:date="2024-09-06T15:44:00Z">
              <w:rPr>
                <w:rFonts w:ascii="바탕" w:eastAsia="바탕" w:hAnsi="바탕" w:cs="Arial" w:hint="eastAsia"/>
                <w:color w:val="FF0000"/>
                <w:kern w:val="0"/>
                <w:sz w:val="22"/>
              </w:rPr>
            </w:rPrChange>
          </w:rPr>
          <w:t>⑤</w:t>
        </w:r>
        <w:r w:rsidRPr="00B6507A">
          <w:rPr>
            <w:rFonts w:ascii="Arial" w:eastAsia="나눔명조" w:hAnsi="Arial" w:cs="Arial"/>
            <w:color w:val="00B050"/>
            <w:kern w:val="0"/>
            <w:sz w:val="22"/>
            <w:rPrChange w:id="1670" w:author="Keis" w:date="2024-09-06T15:44:00Z">
              <w:rPr>
                <w:rFonts w:ascii="Arial" w:eastAsia="나눔명조" w:hAnsi="Arial" w:cs="Arial"/>
                <w:color w:val="FF0000"/>
                <w:kern w:val="0"/>
                <w:sz w:val="22"/>
              </w:rPr>
            </w:rPrChange>
          </w:rPr>
          <w:t xml:space="preserve"> </w:t>
        </w:r>
      </w:ins>
      <w:del w:id="1671" w:author="Keis" w:date="2024-09-06T15:43:00Z">
        <w:r w:rsidR="0014751A" w:rsidRPr="00B6507A" w:rsidDel="00B6507A">
          <w:rPr>
            <w:rFonts w:ascii="Arial" w:eastAsia="나눔명조" w:hAnsi="Arial" w:cs="Arial"/>
            <w:color w:val="00B050"/>
            <w:kern w:val="0"/>
            <w:sz w:val="22"/>
            <w:rPrChange w:id="1672" w:author="Keis" w:date="2024-09-06T15:44:00Z">
              <w:rPr>
                <w:rFonts w:ascii="굴림" w:eastAsia="굴림" w:hAnsi="굴림" w:cs="굴림"/>
                <w:color w:val="FF0000"/>
                <w:sz w:val="22"/>
              </w:rPr>
            </w:rPrChange>
          </w:rPr>
          <w:delText xml:space="preserve"> </w:delText>
        </w:r>
      </w:del>
      <w:r w:rsidR="0014751A" w:rsidRPr="00B6507A">
        <w:rPr>
          <w:rFonts w:ascii="Arial" w:eastAsia="나눔명조" w:hAnsi="Arial" w:cs="Arial"/>
          <w:color w:val="00B050"/>
          <w:kern w:val="0"/>
          <w:sz w:val="22"/>
          <w:rPrChange w:id="1673" w:author="Keis" w:date="2024-09-06T15:44:00Z">
            <w:rPr>
              <w:rFonts w:ascii="Arial" w:eastAsia="굴림" w:hAnsi="Arial" w:cs="Arial"/>
              <w:color w:val="FF0000"/>
              <w:sz w:val="22"/>
            </w:rPr>
          </w:rPrChange>
        </w:rPr>
        <w:t>No</w:t>
      </w:r>
    </w:p>
    <w:p w14:paraId="31C28AF1" w14:textId="77777777" w:rsidR="00F67046" w:rsidRDefault="00F67046" w:rsidP="00633491">
      <w:pPr>
        <w:wordWrap/>
        <w:spacing w:line="360" w:lineRule="auto"/>
        <w:jc w:val="left"/>
        <w:rPr>
          <w:rFonts w:ascii="Arial" w:eastAsia="굴림" w:hAnsi="Arial" w:cs="Arial"/>
          <w:sz w:val="22"/>
        </w:rPr>
      </w:pPr>
    </w:p>
    <w:p w14:paraId="0F5911C0" w14:textId="77777777" w:rsidR="00FD21F3" w:rsidRPr="001D19F6" w:rsidRDefault="00154915" w:rsidP="00633491">
      <w:pPr>
        <w:wordWrap/>
        <w:spacing w:line="360" w:lineRule="auto"/>
        <w:jc w:val="left"/>
        <w:rPr>
          <w:rFonts w:ascii="Arial" w:eastAsia="굴림" w:hAnsi="Arial" w:cs="Arial"/>
          <w:sz w:val="22"/>
        </w:rPr>
      </w:pPr>
      <w:r w:rsidRPr="001D19F6">
        <w:rPr>
          <w:rFonts w:ascii="Arial" w:eastAsia="굴림" w:hAnsi="Arial" w:cs="Arial"/>
          <w:sz w:val="22"/>
        </w:rPr>
        <w:t>C14</w:t>
      </w:r>
      <w:r w:rsidR="00336639" w:rsidRPr="001D19F6">
        <w:rPr>
          <w:rFonts w:ascii="Arial" w:eastAsia="굴림" w:hAnsi="Arial" w:cs="Arial"/>
          <w:sz w:val="22"/>
        </w:rPr>
        <w:t>9</w:t>
      </w:r>
      <w:r w:rsidRPr="001D19F6">
        <w:rPr>
          <w:rFonts w:ascii="Arial" w:eastAsia="굴림" w:hAnsi="Arial" w:cs="Arial"/>
          <w:sz w:val="22"/>
        </w:rPr>
        <w:t xml:space="preserve">. </w:t>
      </w:r>
      <w:proofErr w:type="gramStart"/>
      <w:r w:rsidRPr="001D19F6">
        <w:rPr>
          <w:rFonts w:ascii="Arial" w:eastAsia="굴림" w:hAnsi="Arial" w:cs="Arial"/>
          <w:sz w:val="22"/>
        </w:rPr>
        <w:t>Next</w:t>
      </w:r>
      <w:proofErr w:type="gramEnd"/>
      <w:r w:rsidR="00FD2CBD" w:rsidRPr="001D19F6">
        <w:rPr>
          <w:rFonts w:ascii="Arial" w:eastAsia="굴림" w:hAnsi="Arial" w:cs="Arial"/>
          <w:sz w:val="22"/>
        </w:rPr>
        <w:t xml:space="preserve"> </w:t>
      </w:r>
      <w:r w:rsidR="009F48CA" w:rsidRPr="001D19F6">
        <w:rPr>
          <w:rFonts w:ascii="Arial" w:eastAsia="굴림" w:hAnsi="Arial" w:cs="Arial"/>
          <w:sz w:val="22"/>
        </w:rPr>
        <w:t xml:space="preserve">I </w:t>
      </w:r>
      <w:r w:rsidR="006E6B90" w:rsidRPr="001D19F6">
        <w:rPr>
          <w:rFonts w:ascii="Arial" w:eastAsia="굴림" w:hAnsi="Arial" w:cs="Arial"/>
          <w:sz w:val="22"/>
        </w:rPr>
        <w:t>will ask</w:t>
      </w:r>
      <w:r w:rsidR="00FD2CBD" w:rsidRPr="001D19F6">
        <w:rPr>
          <w:rFonts w:ascii="Arial" w:eastAsia="굴림" w:hAnsi="Arial" w:cs="Arial"/>
          <w:sz w:val="22"/>
        </w:rPr>
        <w:t xml:space="preserve"> </w:t>
      </w:r>
      <w:r w:rsidR="00061DC0" w:rsidRPr="001D19F6">
        <w:rPr>
          <w:rFonts w:ascii="Arial" w:eastAsia="굴림" w:hAnsi="Arial" w:cs="Arial"/>
          <w:sz w:val="22"/>
        </w:rPr>
        <w:t xml:space="preserve">you </w:t>
      </w:r>
      <w:r w:rsidR="009F48CA" w:rsidRPr="001D19F6">
        <w:rPr>
          <w:rFonts w:ascii="Arial" w:eastAsia="굴림" w:hAnsi="Arial" w:cs="Arial"/>
          <w:sz w:val="22"/>
        </w:rPr>
        <w:t xml:space="preserve">about </w:t>
      </w:r>
      <w:r w:rsidR="00061DC0" w:rsidRPr="001D19F6">
        <w:rPr>
          <w:rFonts w:ascii="Arial" w:eastAsia="굴림" w:hAnsi="Arial" w:cs="Arial"/>
          <w:sz w:val="22"/>
        </w:rPr>
        <w:t>your feelings and behavior</w:t>
      </w:r>
      <w:r w:rsidR="006E6B90" w:rsidRPr="001D19F6">
        <w:rPr>
          <w:rFonts w:ascii="Arial" w:eastAsia="굴림" w:hAnsi="Arial" w:cs="Arial"/>
          <w:sz w:val="22"/>
        </w:rPr>
        <w:t xml:space="preserve"> during the last week. Please </w:t>
      </w:r>
      <w:r w:rsidR="00BE227F" w:rsidRPr="001D19F6">
        <w:rPr>
          <w:rFonts w:ascii="Arial" w:eastAsia="굴림" w:hAnsi="Arial" w:cs="Arial"/>
          <w:sz w:val="22"/>
        </w:rPr>
        <w:t xml:space="preserve">answer </w:t>
      </w:r>
      <w:r w:rsidR="00FD21F3" w:rsidRPr="001D19F6">
        <w:rPr>
          <w:rFonts w:ascii="Arial" w:eastAsia="굴림" w:hAnsi="Arial" w:cs="Arial"/>
          <w:sz w:val="22"/>
        </w:rPr>
        <w:t xml:space="preserve">during last week, </w:t>
      </w:r>
      <w:r w:rsidR="006E6B90" w:rsidRPr="001D19F6">
        <w:rPr>
          <w:rFonts w:ascii="Arial" w:eastAsia="굴림" w:hAnsi="Arial" w:cs="Arial"/>
          <w:sz w:val="22"/>
        </w:rPr>
        <w:t>ho</w:t>
      </w:r>
      <w:r w:rsidR="0093218D" w:rsidRPr="001D19F6">
        <w:rPr>
          <w:rFonts w:ascii="Arial" w:eastAsia="굴림" w:hAnsi="Arial" w:cs="Arial"/>
          <w:sz w:val="22"/>
        </w:rPr>
        <w:t>w oft</w:t>
      </w:r>
      <w:r w:rsidR="00BE227F" w:rsidRPr="001D19F6">
        <w:rPr>
          <w:rFonts w:ascii="Arial" w:eastAsia="굴림" w:hAnsi="Arial" w:cs="Arial"/>
          <w:sz w:val="22"/>
        </w:rPr>
        <w:t>en you felt or behaved in the following ways</w:t>
      </w:r>
      <w:r w:rsidR="006E6B90" w:rsidRPr="001D19F6">
        <w:rPr>
          <w:rFonts w:ascii="Arial" w:eastAsia="굴림" w:hAnsi="Arial" w:cs="Arial"/>
          <w:sz w:val="22"/>
        </w:rPr>
        <w:t xml:space="preserve">. </w:t>
      </w:r>
    </w:p>
    <w:p w14:paraId="670AB030" w14:textId="77777777" w:rsidR="00FD21F3"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[IWER: from C149</w:t>
      </w:r>
      <w:r w:rsidR="0093218D" w:rsidRPr="001D19F6">
        <w:rPr>
          <w:rFonts w:ascii="Arial" w:eastAsia="굴림" w:hAnsi="Arial" w:cs="Arial"/>
          <w:sz w:val="22"/>
        </w:rPr>
        <w:t xml:space="preserve"> to C15</w:t>
      </w:r>
      <w:r w:rsidRPr="001D19F6">
        <w:rPr>
          <w:rFonts w:ascii="Arial" w:eastAsia="굴림" w:hAnsi="Arial" w:cs="Arial"/>
          <w:sz w:val="22"/>
        </w:rPr>
        <w:t>8</w:t>
      </w:r>
      <w:r w:rsidR="0093218D" w:rsidRPr="001D19F6">
        <w:rPr>
          <w:rFonts w:ascii="Arial" w:eastAsia="굴림" w:hAnsi="Arial" w:cs="Arial"/>
          <w:sz w:val="22"/>
        </w:rPr>
        <w:t>, please keep repeating “during last week how often did R feel”]</w:t>
      </w:r>
    </w:p>
    <w:p w14:paraId="20161F8B" w14:textId="77777777" w:rsidR="0093218D" w:rsidRPr="001D19F6" w:rsidRDefault="0093218D" w:rsidP="00633491">
      <w:pPr>
        <w:wordWrap/>
        <w:spacing w:line="360" w:lineRule="auto"/>
        <w:jc w:val="left"/>
        <w:rPr>
          <w:rFonts w:ascii="Arial" w:eastAsia="굴림" w:hAnsi="Arial" w:cs="Arial"/>
          <w:sz w:val="22"/>
        </w:rPr>
      </w:pPr>
    </w:p>
    <w:p w14:paraId="0BC4E5E0"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People were unfriendly.</w:t>
      </w:r>
    </w:p>
    <w:p w14:paraId="1BB375B4" w14:textId="77777777" w:rsidR="00336639" w:rsidRPr="001D19F6" w:rsidRDefault="00336639" w:rsidP="00D12299">
      <w:pPr>
        <w:pStyle w:val="a6"/>
        <w:numPr>
          <w:ilvl w:val="0"/>
          <w:numId w:val="1297"/>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4EB73E20" w14:textId="77777777" w:rsidR="00336639" w:rsidRPr="001D19F6" w:rsidRDefault="00336639" w:rsidP="00D12299">
      <w:pPr>
        <w:pStyle w:val="a6"/>
        <w:numPr>
          <w:ilvl w:val="0"/>
          <w:numId w:val="1297"/>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66D73341" w14:textId="77777777" w:rsidR="00336639" w:rsidRPr="001D19F6" w:rsidRDefault="00336639" w:rsidP="00D12299">
      <w:pPr>
        <w:pStyle w:val="a6"/>
        <w:numPr>
          <w:ilvl w:val="0"/>
          <w:numId w:val="1297"/>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68D63873" w14:textId="77777777" w:rsidR="00336639" w:rsidRPr="001D19F6" w:rsidRDefault="00336639" w:rsidP="00D12299">
      <w:pPr>
        <w:pStyle w:val="a6"/>
        <w:numPr>
          <w:ilvl w:val="0"/>
          <w:numId w:val="1297"/>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7D408CEF" w14:textId="77777777" w:rsidR="00336639" w:rsidRPr="001D19F6" w:rsidRDefault="00336639" w:rsidP="00633491">
      <w:pPr>
        <w:wordWrap/>
        <w:spacing w:line="360" w:lineRule="auto"/>
        <w:jc w:val="left"/>
        <w:rPr>
          <w:rFonts w:ascii="Arial" w:eastAsia="굴림" w:hAnsi="Arial" w:cs="Arial"/>
          <w:sz w:val="22"/>
        </w:rPr>
      </w:pPr>
    </w:p>
    <w:p w14:paraId="306BA203"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C150. I felt sad.</w:t>
      </w:r>
    </w:p>
    <w:p w14:paraId="2C332A3A" w14:textId="77777777" w:rsidR="00336639" w:rsidRPr="001D19F6" w:rsidRDefault="00336639" w:rsidP="00D12299">
      <w:pPr>
        <w:pStyle w:val="a6"/>
        <w:numPr>
          <w:ilvl w:val="0"/>
          <w:numId w:val="1221"/>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Rarely or none of the time (less than one day)</w:t>
      </w:r>
    </w:p>
    <w:p w14:paraId="41E7C471" w14:textId="77777777" w:rsidR="00336639" w:rsidRPr="001D19F6" w:rsidRDefault="00336639" w:rsidP="00D12299">
      <w:pPr>
        <w:pStyle w:val="a6"/>
        <w:numPr>
          <w:ilvl w:val="0"/>
          <w:numId w:val="1221"/>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736806ED" w14:textId="77777777" w:rsidR="00336639" w:rsidRPr="001D19F6" w:rsidRDefault="00336639" w:rsidP="00D12299">
      <w:pPr>
        <w:pStyle w:val="a6"/>
        <w:numPr>
          <w:ilvl w:val="0"/>
          <w:numId w:val="1221"/>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78DEB72B" w14:textId="77777777" w:rsidR="00336639" w:rsidRPr="001D19F6" w:rsidRDefault="00336639" w:rsidP="00D12299">
      <w:pPr>
        <w:pStyle w:val="a6"/>
        <w:numPr>
          <w:ilvl w:val="0"/>
          <w:numId w:val="1221"/>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1325DD3E" w14:textId="77777777" w:rsidR="00336639" w:rsidRPr="001D19F6" w:rsidRDefault="00336639" w:rsidP="00633491">
      <w:pPr>
        <w:wordWrap/>
        <w:spacing w:line="360" w:lineRule="auto"/>
        <w:jc w:val="left"/>
        <w:rPr>
          <w:rFonts w:ascii="Arial" w:eastAsia="굴림" w:hAnsi="Arial" w:cs="Arial"/>
          <w:sz w:val="22"/>
        </w:rPr>
      </w:pPr>
    </w:p>
    <w:p w14:paraId="2EA5474D"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C151. I felt depressed</w:t>
      </w:r>
    </w:p>
    <w:p w14:paraId="15AD1C28" w14:textId="77777777" w:rsidR="00336639" w:rsidRPr="001D19F6" w:rsidRDefault="00336639" w:rsidP="00D12299">
      <w:pPr>
        <w:pStyle w:val="a6"/>
        <w:numPr>
          <w:ilvl w:val="0"/>
          <w:numId w:val="1222"/>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2D1DF370" w14:textId="77777777" w:rsidR="00336639" w:rsidRPr="001D19F6" w:rsidRDefault="00336639" w:rsidP="00D12299">
      <w:pPr>
        <w:pStyle w:val="a6"/>
        <w:numPr>
          <w:ilvl w:val="0"/>
          <w:numId w:val="1222"/>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7110DF69" w14:textId="77777777" w:rsidR="00336639" w:rsidRPr="001D19F6" w:rsidRDefault="00336639" w:rsidP="00D12299">
      <w:pPr>
        <w:pStyle w:val="a6"/>
        <w:numPr>
          <w:ilvl w:val="0"/>
          <w:numId w:val="1222"/>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2F57A32D" w14:textId="77777777" w:rsidR="00336639" w:rsidRPr="001D19F6" w:rsidRDefault="00336639" w:rsidP="00D12299">
      <w:pPr>
        <w:pStyle w:val="a6"/>
        <w:numPr>
          <w:ilvl w:val="0"/>
          <w:numId w:val="1222"/>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501BBBB4" w14:textId="77777777" w:rsidR="00336639" w:rsidRPr="001D19F6" w:rsidRDefault="00336639" w:rsidP="00633491">
      <w:pPr>
        <w:wordWrap/>
        <w:spacing w:line="360" w:lineRule="auto"/>
        <w:jc w:val="left"/>
        <w:rPr>
          <w:rFonts w:ascii="Arial" w:eastAsia="굴림" w:hAnsi="Arial" w:cs="Arial"/>
          <w:sz w:val="22"/>
        </w:rPr>
      </w:pPr>
    </w:p>
    <w:p w14:paraId="52FCD7BC"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C152. I felt</w:t>
      </w:r>
      <w:r w:rsidR="006C1E7A" w:rsidRPr="001D19F6">
        <w:rPr>
          <w:rFonts w:ascii="Arial" w:eastAsia="굴림" w:hAnsi="Arial" w:cs="Arial"/>
          <w:sz w:val="22"/>
        </w:rPr>
        <w:t xml:space="preserve"> that</w:t>
      </w:r>
      <w:r w:rsidRPr="001D19F6">
        <w:rPr>
          <w:rFonts w:ascii="Arial" w:eastAsia="굴림" w:hAnsi="Arial" w:cs="Arial"/>
          <w:sz w:val="22"/>
        </w:rPr>
        <w:t xml:space="preserve"> everything I did was an effort</w:t>
      </w:r>
    </w:p>
    <w:p w14:paraId="48ED1DFD" w14:textId="77777777" w:rsidR="00336639" w:rsidRPr="001D19F6" w:rsidRDefault="00336639" w:rsidP="00D12299">
      <w:pPr>
        <w:pStyle w:val="a6"/>
        <w:numPr>
          <w:ilvl w:val="0"/>
          <w:numId w:val="1223"/>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4BA452D1" w14:textId="77777777" w:rsidR="00336639" w:rsidRPr="001D19F6" w:rsidRDefault="00336639" w:rsidP="00D12299">
      <w:pPr>
        <w:pStyle w:val="a6"/>
        <w:numPr>
          <w:ilvl w:val="0"/>
          <w:numId w:val="1223"/>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7A0A08F1" w14:textId="77777777" w:rsidR="00336639" w:rsidRPr="001D19F6" w:rsidRDefault="00336639" w:rsidP="00D12299">
      <w:pPr>
        <w:pStyle w:val="a6"/>
        <w:numPr>
          <w:ilvl w:val="0"/>
          <w:numId w:val="1223"/>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6E0610C4" w14:textId="77777777" w:rsidR="00336639" w:rsidRPr="001D19F6" w:rsidRDefault="00336639" w:rsidP="00D12299">
      <w:pPr>
        <w:pStyle w:val="a6"/>
        <w:numPr>
          <w:ilvl w:val="0"/>
          <w:numId w:val="1223"/>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79BE1BEC" w14:textId="77777777" w:rsidR="006E6B90" w:rsidRPr="001D19F6" w:rsidRDefault="006E6B90" w:rsidP="00633491">
      <w:pPr>
        <w:wordWrap/>
        <w:spacing w:line="360" w:lineRule="auto"/>
        <w:jc w:val="left"/>
        <w:rPr>
          <w:rFonts w:ascii="Arial" w:eastAsia="굴림" w:hAnsi="Arial" w:cs="Arial"/>
          <w:sz w:val="22"/>
        </w:rPr>
      </w:pPr>
    </w:p>
    <w:p w14:paraId="0D421C28" w14:textId="77777777" w:rsidR="00336639" w:rsidRPr="001D19F6" w:rsidRDefault="006E6B90" w:rsidP="00633491">
      <w:pPr>
        <w:wordWrap/>
        <w:spacing w:line="360" w:lineRule="auto"/>
        <w:jc w:val="left"/>
        <w:rPr>
          <w:rFonts w:ascii="Arial" w:eastAsia="굴림" w:hAnsi="Arial" w:cs="Arial"/>
          <w:sz w:val="22"/>
        </w:rPr>
      </w:pPr>
      <w:r w:rsidRPr="001D19F6">
        <w:rPr>
          <w:rFonts w:ascii="Arial" w:eastAsia="굴림" w:hAnsi="Arial" w:cs="Arial"/>
          <w:sz w:val="22"/>
        </w:rPr>
        <w:t>C</w:t>
      </w:r>
      <w:r w:rsidR="00336639" w:rsidRPr="001D19F6">
        <w:rPr>
          <w:rFonts w:ascii="Arial" w:eastAsia="굴림" w:hAnsi="Arial" w:cs="Arial"/>
          <w:sz w:val="22"/>
        </w:rPr>
        <w:t>153</w:t>
      </w:r>
      <w:r w:rsidRPr="001D19F6">
        <w:rPr>
          <w:rFonts w:ascii="Arial" w:eastAsia="굴림" w:hAnsi="Arial" w:cs="Arial"/>
          <w:sz w:val="22"/>
        </w:rPr>
        <w:t>.</w:t>
      </w:r>
      <w:r w:rsidR="00336639" w:rsidRPr="001D19F6">
        <w:rPr>
          <w:rFonts w:ascii="Arial" w:eastAsia="굴림" w:hAnsi="Arial" w:cs="Arial"/>
          <w:sz w:val="22"/>
        </w:rPr>
        <w:t xml:space="preserve"> I was </w:t>
      </w:r>
      <w:r w:rsidR="00F67046">
        <w:rPr>
          <w:rFonts w:ascii="Arial" w:eastAsia="굴림" w:hAnsi="Arial" w:cs="Arial" w:hint="eastAsia"/>
          <w:sz w:val="22"/>
        </w:rPr>
        <w:t xml:space="preserve">moderately </w:t>
      </w:r>
      <w:r w:rsidR="00336639" w:rsidRPr="001D19F6">
        <w:rPr>
          <w:rFonts w:ascii="Arial" w:eastAsia="굴림" w:hAnsi="Arial" w:cs="Arial"/>
          <w:sz w:val="22"/>
        </w:rPr>
        <w:t>happy</w:t>
      </w:r>
      <w:r w:rsidR="006C1E7A" w:rsidRPr="001D19F6">
        <w:rPr>
          <w:rFonts w:ascii="Arial" w:eastAsia="굴림" w:hAnsi="Arial" w:cs="Arial"/>
          <w:sz w:val="22"/>
        </w:rPr>
        <w:t>.</w:t>
      </w:r>
    </w:p>
    <w:p w14:paraId="3C3EE1E7" w14:textId="77777777" w:rsidR="00336639" w:rsidRPr="001D19F6" w:rsidRDefault="00336639" w:rsidP="00D12299">
      <w:pPr>
        <w:pStyle w:val="a6"/>
        <w:numPr>
          <w:ilvl w:val="0"/>
          <w:numId w:val="1224"/>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536D3DAC" w14:textId="77777777" w:rsidR="00336639" w:rsidRPr="001D19F6" w:rsidRDefault="00336639" w:rsidP="00D12299">
      <w:pPr>
        <w:pStyle w:val="a6"/>
        <w:numPr>
          <w:ilvl w:val="0"/>
          <w:numId w:val="1224"/>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20E3D8C3" w14:textId="77777777" w:rsidR="00336639" w:rsidRPr="001D19F6" w:rsidRDefault="00336639" w:rsidP="00D12299">
      <w:pPr>
        <w:pStyle w:val="a6"/>
        <w:numPr>
          <w:ilvl w:val="0"/>
          <w:numId w:val="1224"/>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5FFF6C2E" w14:textId="77777777" w:rsidR="00336639" w:rsidRPr="001D19F6" w:rsidRDefault="00336639" w:rsidP="00D12299">
      <w:pPr>
        <w:pStyle w:val="a6"/>
        <w:numPr>
          <w:ilvl w:val="0"/>
          <w:numId w:val="1224"/>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64E61B84" w14:textId="77777777" w:rsidR="00336639" w:rsidRPr="001D19F6" w:rsidRDefault="00336639" w:rsidP="00633491">
      <w:pPr>
        <w:wordWrap/>
        <w:spacing w:line="360" w:lineRule="auto"/>
        <w:jc w:val="left"/>
        <w:rPr>
          <w:rFonts w:ascii="Arial" w:eastAsia="굴림" w:hAnsi="Arial" w:cs="Arial"/>
          <w:sz w:val="22"/>
        </w:rPr>
      </w:pPr>
    </w:p>
    <w:p w14:paraId="6ABA8BFD"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C154. I felt that people disliked me.</w:t>
      </w:r>
    </w:p>
    <w:p w14:paraId="11995E7A" w14:textId="77777777" w:rsidR="00336639" w:rsidRPr="001D19F6" w:rsidRDefault="00336639" w:rsidP="00D12299">
      <w:pPr>
        <w:pStyle w:val="a6"/>
        <w:numPr>
          <w:ilvl w:val="0"/>
          <w:numId w:val="1225"/>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43CA2192" w14:textId="77777777" w:rsidR="00336639" w:rsidRPr="001D19F6" w:rsidRDefault="00336639" w:rsidP="00D12299">
      <w:pPr>
        <w:pStyle w:val="a6"/>
        <w:numPr>
          <w:ilvl w:val="0"/>
          <w:numId w:val="1225"/>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3C76C12B" w14:textId="77777777" w:rsidR="00336639" w:rsidRPr="001D19F6" w:rsidRDefault="00336639" w:rsidP="00D12299">
      <w:pPr>
        <w:pStyle w:val="a6"/>
        <w:numPr>
          <w:ilvl w:val="0"/>
          <w:numId w:val="1225"/>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32DD7460" w14:textId="77777777" w:rsidR="00336639" w:rsidRPr="001D19F6" w:rsidRDefault="00336639" w:rsidP="00D12299">
      <w:pPr>
        <w:pStyle w:val="a6"/>
        <w:numPr>
          <w:ilvl w:val="0"/>
          <w:numId w:val="1225"/>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74C653F9" w14:textId="77777777" w:rsidR="00336639" w:rsidRPr="001D19F6" w:rsidRDefault="00336639" w:rsidP="00633491">
      <w:pPr>
        <w:wordWrap/>
        <w:spacing w:line="360" w:lineRule="auto"/>
        <w:jc w:val="left"/>
        <w:rPr>
          <w:rFonts w:ascii="Arial" w:eastAsia="굴림" w:hAnsi="Arial" w:cs="Arial"/>
          <w:sz w:val="22"/>
        </w:rPr>
      </w:pPr>
    </w:p>
    <w:p w14:paraId="77907422" w14:textId="77777777" w:rsidR="00336639" w:rsidRPr="001D19F6" w:rsidRDefault="00336639" w:rsidP="00633491">
      <w:pPr>
        <w:wordWrap/>
        <w:spacing w:line="360" w:lineRule="auto"/>
        <w:jc w:val="left"/>
        <w:rPr>
          <w:rFonts w:ascii="Arial" w:eastAsia="굴림" w:hAnsi="Arial" w:cs="Arial"/>
          <w:sz w:val="22"/>
        </w:rPr>
      </w:pPr>
      <w:r w:rsidRPr="001D19F6">
        <w:rPr>
          <w:rFonts w:ascii="Arial" w:eastAsia="굴림" w:hAnsi="Arial" w:cs="Arial"/>
          <w:sz w:val="22"/>
        </w:rPr>
        <w:t>C155. My sleep was restless.</w:t>
      </w:r>
    </w:p>
    <w:p w14:paraId="7BC44624" w14:textId="77777777" w:rsidR="00336639" w:rsidRPr="001D19F6" w:rsidRDefault="00336639" w:rsidP="00D12299">
      <w:pPr>
        <w:pStyle w:val="a6"/>
        <w:numPr>
          <w:ilvl w:val="0"/>
          <w:numId w:val="1226"/>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33C3D4C8" w14:textId="77777777" w:rsidR="00336639" w:rsidRPr="001D19F6" w:rsidRDefault="00336639" w:rsidP="00D12299">
      <w:pPr>
        <w:pStyle w:val="a6"/>
        <w:numPr>
          <w:ilvl w:val="0"/>
          <w:numId w:val="1226"/>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7AC6C050" w14:textId="77777777" w:rsidR="00336639" w:rsidRPr="001D19F6" w:rsidRDefault="00336639" w:rsidP="00D12299">
      <w:pPr>
        <w:pStyle w:val="a6"/>
        <w:numPr>
          <w:ilvl w:val="0"/>
          <w:numId w:val="1226"/>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35CCBE17" w14:textId="77777777" w:rsidR="00336639" w:rsidRPr="001D19F6" w:rsidRDefault="00336639" w:rsidP="00D12299">
      <w:pPr>
        <w:pStyle w:val="a6"/>
        <w:numPr>
          <w:ilvl w:val="0"/>
          <w:numId w:val="1226"/>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0AA54A1B" w14:textId="77777777" w:rsidR="00336639" w:rsidRPr="001D19F6" w:rsidRDefault="00336639" w:rsidP="00633491">
      <w:pPr>
        <w:wordWrap/>
        <w:spacing w:line="360" w:lineRule="auto"/>
        <w:jc w:val="left"/>
        <w:rPr>
          <w:rFonts w:ascii="Arial" w:eastAsia="굴림" w:hAnsi="Arial" w:cs="Arial"/>
          <w:sz w:val="22"/>
        </w:rPr>
      </w:pPr>
    </w:p>
    <w:p w14:paraId="0218A7CF" w14:textId="77777777" w:rsidR="0093218D" w:rsidRPr="001D19F6" w:rsidRDefault="006E6B90" w:rsidP="00633491">
      <w:pPr>
        <w:wordWrap/>
        <w:spacing w:line="360" w:lineRule="auto"/>
        <w:jc w:val="left"/>
        <w:rPr>
          <w:rFonts w:ascii="Arial" w:hAnsi="Arial" w:cs="Arial"/>
        </w:rPr>
      </w:pPr>
      <w:r w:rsidRPr="001D19F6">
        <w:rPr>
          <w:rFonts w:ascii="Arial" w:eastAsia="굴림" w:hAnsi="Arial" w:cs="Arial"/>
          <w:sz w:val="22"/>
        </w:rPr>
        <w:t>C1</w:t>
      </w:r>
      <w:r w:rsidR="00336639" w:rsidRPr="001D19F6">
        <w:rPr>
          <w:rFonts w:ascii="Arial" w:eastAsia="굴림" w:hAnsi="Arial" w:cs="Arial"/>
          <w:sz w:val="22"/>
        </w:rPr>
        <w:t>5</w:t>
      </w:r>
      <w:r w:rsidR="006C1E7A" w:rsidRPr="001D19F6">
        <w:rPr>
          <w:rFonts w:ascii="Arial" w:eastAsia="굴림" w:hAnsi="Arial" w:cs="Arial"/>
          <w:sz w:val="22"/>
        </w:rPr>
        <w:t>6</w:t>
      </w:r>
      <w:r w:rsidRPr="001D19F6">
        <w:rPr>
          <w:rFonts w:ascii="Arial" w:eastAsia="굴림" w:hAnsi="Arial" w:cs="Arial"/>
          <w:sz w:val="22"/>
        </w:rPr>
        <w:t xml:space="preserve">. </w:t>
      </w:r>
      <w:r w:rsidR="006C1E7A" w:rsidRPr="001D19F6">
        <w:rPr>
          <w:rFonts w:ascii="Arial" w:eastAsia="굴림" w:hAnsi="Arial" w:cs="Arial"/>
          <w:sz w:val="22"/>
        </w:rPr>
        <w:t>I enjoyed life.</w:t>
      </w:r>
    </w:p>
    <w:p w14:paraId="06EA53F2" w14:textId="77777777" w:rsidR="0093218D" w:rsidRPr="001D19F6" w:rsidRDefault="0093218D" w:rsidP="00F14BA4">
      <w:pPr>
        <w:pStyle w:val="a6"/>
        <w:numPr>
          <w:ilvl w:val="0"/>
          <w:numId w:val="585"/>
        </w:numPr>
        <w:wordWrap/>
        <w:spacing w:line="360" w:lineRule="auto"/>
        <w:ind w:leftChars="0"/>
        <w:jc w:val="left"/>
        <w:rPr>
          <w:rFonts w:ascii="Arial" w:eastAsia="굴림" w:hAnsi="Arial" w:cs="Arial"/>
          <w:sz w:val="22"/>
        </w:rPr>
      </w:pPr>
      <w:r w:rsidRPr="001D19F6">
        <w:rPr>
          <w:rFonts w:ascii="Arial" w:eastAsia="굴림" w:hAnsi="Arial" w:cs="Arial"/>
          <w:sz w:val="22"/>
        </w:rPr>
        <w:t>Rarely or none of the time (less than one day)</w:t>
      </w:r>
    </w:p>
    <w:p w14:paraId="66A310AE" w14:textId="77777777" w:rsidR="0093218D" w:rsidRPr="001D19F6" w:rsidRDefault="0093218D" w:rsidP="00F14BA4">
      <w:pPr>
        <w:pStyle w:val="a6"/>
        <w:numPr>
          <w:ilvl w:val="0"/>
          <w:numId w:val="585"/>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Some or a little of time (1~2 days)</w:t>
      </w:r>
    </w:p>
    <w:p w14:paraId="18C3C2AA" w14:textId="77777777" w:rsidR="0093218D" w:rsidRPr="001D19F6" w:rsidRDefault="0093218D" w:rsidP="00F14BA4">
      <w:pPr>
        <w:pStyle w:val="a6"/>
        <w:numPr>
          <w:ilvl w:val="0"/>
          <w:numId w:val="585"/>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290FA7AF" w14:textId="77777777" w:rsidR="0093218D" w:rsidRPr="001D19F6" w:rsidRDefault="0093218D" w:rsidP="00F14BA4">
      <w:pPr>
        <w:pStyle w:val="a6"/>
        <w:numPr>
          <w:ilvl w:val="0"/>
          <w:numId w:val="585"/>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58A0B9B1" w14:textId="77777777" w:rsidR="006E6B90" w:rsidRPr="001D19F6" w:rsidRDefault="006E6B90" w:rsidP="00633491">
      <w:pPr>
        <w:wordWrap/>
        <w:spacing w:line="360" w:lineRule="auto"/>
        <w:jc w:val="left"/>
        <w:rPr>
          <w:rFonts w:ascii="Arial" w:eastAsia="굴림" w:hAnsi="Arial" w:cs="Arial"/>
          <w:sz w:val="22"/>
        </w:rPr>
      </w:pPr>
    </w:p>
    <w:p w14:paraId="2900A254" w14:textId="77777777" w:rsidR="006E6B90" w:rsidRPr="001D19F6" w:rsidRDefault="006E6B90" w:rsidP="00633491">
      <w:pPr>
        <w:wordWrap/>
        <w:spacing w:line="360" w:lineRule="auto"/>
        <w:jc w:val="left"/>
        <w:rPr>
          <w:rFonts w:ascii="Arial" w:eastAsia="굴림" w:hAnsi="Arial" w:cs="Arial"/>
          <w:sz w:val="22"/>
        </w:rPr>
      </w:pPr>
      <w:r w:rsidRPr="001D19F6">
        <w:rPr>
          <w:rFonts w:ascii="Arial" w:eastAsia="굴림" w:hAnsi="Arial" w:cs="Arial"/>
          <w:sz w:val="22"/>
        </w:rPr>
        <w:t>C15</w:t>
      </w:r>
      <w:r w:rsidR="00336639" w:rsidRPr="001D19F6">
        <w:rPr>
          <w:rFonts w:ascii="Arial" w:eastAsia="굴림" w:hAnsi="Arial" w:cs="Arial"/>
          <w:sz w:val="22"/>
        </w:rPr>
        <w:t>7</w:t>
      </w:r>
      <w:r w:rsidRPr="001D19F6">
        <w:rPr>
          <w:rFonts w:ascii="Arial" w:eastAsia="굴림" w:hAnsi="Arial" w:cs="Arial"/>
          <w:sz w:val="22"/>
        </w:rPr>
        <w:t xml:space="preserve">. </w:t>
      </w:r>
      <w:r w:rsidR="0093218D" w:rsidRPr="001D19F6">
        <w:rPr>
          <w:rFonts w:ascii="Arial" w:eastAsia="굴림" w:hAnsi="Arial" w:cs="Arial"/>
          <w:sz w:val="22"/>
        </w:rPr>
        <w:t>I felt lonely.</w:t>
      </w:r>
    </w:p>
    <w:p w14:paraId="186040FE" w14:textId="77777777" w:rsidR="0093218D" w:rsidRPr="001D19F6" w:rsidRDefault="0093218D" w:rsidP="00F14BA4">
      <w:pPr>
        <w:pStyle w:val="a6"/>
        <w:numPr>
          <w:ilvl w:val="0"/>
          <w:numId w:val="586"/>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Rarely or </w:t>
      </w:r>
      <w:r w:rsidR="00104AAE" w:rsidRPr="001D19F6">
        <w:rPr>
          <w:rFonts w:ascii="Arial" w:eastAsia="굴림" w:hAnsi="Arial" w:cs="Arial"/>
          <w:sz w:val="22"/>
        </w:rPr>
        <w:t>f</w:t>
      </w:r>
      <w:r w:rsidRPr="001D19F6">
        <w:rPr>
          <w:rFonts w:ascii="Arial" w:eastAsia="굴림" w:hAnsi="Arial" w:cs="Arial"/>
          <w:sz w:val="22"/>
        </w:rPr>
        <w:t xml:space="preserve"> of the time (less than one day)</w:t>
      </w:r>
    </w:p>
    <w:p w14:paraId="3FAA06E6" w14:textId="77777777" w:rsidR="0093218D" w:rsidRPr="001D19F6" w:rsidRDefault="0093218D" w:rsidP="00F14BA4">
      <w:pPr>
        <w:pStyle w:val="a6"/>
        <w:numPr>
          <w:ilvl w:val="0"/>
          <w:numId w:val="586"/>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78D768FD" w14:textId="77777777" w:rsidR="0093218D" w:rsidRPr="001D19F6" w:rsidRDefault="0093218D" w:rsidP="00F14BA4">
      <w:pPr>
        <w:pStyle w:val="a6"/>
        <w:numPr>
          <w:ilvl w:val="0"/>
          <w:numId w:val="586"/>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7AE39E07" w14:textId="77777777" w:rsidR="0093218D" w:rsidRPr="001D19F6" w:rsidRDefault="0093218D" w:rsidP="00F14BA4">
      <w:pPr>
        <w:pStyle w:val="a6"/>
        <w:numPr>
          <w:ilvl w:val="0"/>
          <w:numId w:val="586"/>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093276F2" w14:textId="77777777" w:rsidR="006E6B90" w:rsidRPr="001D19F6" w:rsidRDefault="006E6B90" w:rsidP="00633491">
      <w:pPr>
        <w:wordWrap/>
        <w:spacing w:line="360" w:lineRule="auto"/>
        <w:jc w:val="left"/>
        <w:rPr>
          <w:rFonts w:ascii="Arial" w:eastAsia="굴림" w:hAnsi="Arial" w:cs="Arial"/>
          <w:sz w:val="22"/>
        </w:rPr>
      </w:pPr>
    </w:p>
    <w:p w14:paraId="7009D3E3" w14:textId="77777777" w:rsidR="006E6B90" w:rsidRPr="001D19F6" w:rsidRDefault="006E6B90" w:rsidP="00633491">
      <w:pPr>
        <w:wordWrap/>
        <w:spacing w:line="360" w:lineRule="auto"/>
        <w:jc w:val="left"/>
        <w:rPr>
          <w:rFonts w:ascii="Arial" w:hAnsi="Arial" w:cs="Arial"/>
          <w:sz w:val="22"/>
        </w:rPr>
      </w:pPr>
      <w:r w:rsidRPr="001D19F6">
        <w:rPr>
          <w:rFonts w:ascii="Arial" w:eastAsia="굴림" w:hAnsi="Arial" w:cs="Arial"/>
          <w:sz w:val="22"/>
        </w:rPr>
        <w:t>C15</w:t>
      </w:r>
      <w:r w:rsidR="00336639" w:rsidRPr="001D19F6">
        <w:rPr>
          <w:rFonts w:ascii="Arial" w:eastAsia="굴림" w:hAnsi="Arial" w:cs="Arial"/>
          <w:sz w:val="22"/>
        </w:rPr>
        <w:t>8</w:t>
      </w:r>
      <w:r w:rsidRPr="001D19F6">
        <w:rPr>
          <w:rFonts w:ascii="Arial" w:eastAsia="굴림" w:hAnsi="Arial" w:cs="Arial"/>
          <w:sz w:val="22"/>
        </w:rPr>
        <w:t>.</w:t>
      </w:r>
      <w:r w:rsidR="003C7D8A" w:rsidRPr="001D19F6">
        <w:rPr>
          <w:rFonts w:ascii="Arial" w:eastAsia="굴림" w:hAnsi="Arial" w:cs="Arial"/>
          <w:sz w:val="22"/>
        </w:rPr>
        <w:t xml:space="preserve"> </w:t>
      </w:r>
      <w:r w:rsidR="0093218D" w:rsidRPr="001D19F6">
        <w:rPr>
          <w:rFonts w:ascii="Arial" w:hAnsi="Arial" w:cs="Arial"/>
          <w:sz w:val="22"/>
        </w:rPr>
        <w:t>I could not get “going”</w:t>
      </w:r>
      <w:r w:rsidR="00A448FD" w:rsidRPr="001D19F6">
        <w:rPr>
          <w:rFonts w:ascii="Arial" w:eastAsia="굴림" w:hAnsi="Arial" w:cs="Arial"/>
          <w:sz w:val="22"/>
        </w:rPr>
        <w:t xml:space="preserve"> </w:t>
      </w:r>
    </w:p>
    <w:p w14:paraId="4412B196" w14:textId="77777777" w:rsidR="0093218D" w:rsidRPr="001D19F6" w:rsidRDefault="0093218D" w:rsidP="00F14BA4">
      <w:pPr>
        <w:pStyle w:val="a6"/>
        <w:numPr>
          <w:ilvl w:val="0"/>
          <w:numId w:val="587"/>
        </w:numPr>
        <w:wordWrap/>
        <w:spacing w:line="360" w:lineRule="auto"/>
        <w:ind w:leftChars="0" w:hanging="357"/>
        <w:jc w:val="left"/>
        <w:rPr>
          <w:rFonts w:ascii="Arial" w:eastAsia="굴림" w:hAnsi="Arial" w:cs="Arial"/>
          <w:sz w:val="22"/>
        </w:rPr>
      </w:pPr>
      <w:r w:rsidRPr="001D19F6">
        <w:rPr>
          <w:rFonts w:ascii="Arial" w:eastAsia="굴림" w:hAnsi="Arial" w:cs="Arial"/>
          <w:sz w:val="22"/>
        </w:rPr>
        <w:t>Rarely or none of the time (less than one day)</w:t>
      </w:r>
    </w:p>
    <w:p w14:paraId="1C33A6BB" w14:textId="77777777" w:rsidR="0093218D" w:rsidRPr="001D19F6" w:rsidRDefault="0093218D" w:rsidP="00F14BA4">
      <w:pPr>
        <w:pStyle w:val="a6"/>
        <w:numPr>
          <w:ilvl w:val="0"/>
          <w:numId w:val="587"/>
        </w:numPr>
        <w:wordWrap/>
        <w:spacing w:line="360" w:lineRule="auto"/>
        <w:ind w:leftChars="0"/>
        <w:jc w:val="left"/>
        <w:rPr>
          <w:rFonts w:ascii="Arial" w:eastAsia="굴림" w:hAnsi="Arial" w:cs="Arial"/>
          <w:sz w:val="22"/>
        </w:rPr>
      </w:pPr>
      <w:r w:rsidRPr="001D19F6">
        <w:rPr>
          <w:rFonts w:ascii="Arial" w:eastAsia="굴림" w:hAnsi="Arial" w:cs="Arial"/>
          <w:sz w:val="22"/>
        </w:rPr>
        <w:t>Some or a little of time (1~2 days)</w:t>
      </w:r>
    </w:p>
    <w:p w14:paraId="0490023E" w14:textId="77777777" w:rsidR="0093218D" w:rsidRPr="001D19F6" w:rsidRDefault="0093218D" w:rsidP="00F14BA4">
      <w:pPr>
        <w:pStyle w:val="a6"/>
        <w:numPr>
          <w:ilvl w:val="0"/>
          <w:numId w:val="587"/>
        </w:numPr>
        <w:wordWrap/>
        <w:spacing w:line="360" w:lineRule="auto"/>
        <w:ind w:leftChars="0"/>
        <w:jc w:val="left"/>
        <w:rPr>
          <w:rFonts w:ascii="Arial" w:eastAsia="굴림" w:hAnsi="Arial" w:cs="Arial"/>
          <w:sz w:val="22"/>
        </w:rPr>
      </w:pPr>
      <w:r w:rsidRPr="001D19F6">
        <w:rPr>
          <w:rFonts w:ascii="Arial" w:eastAsia="굴림" w:hAnsi="Arial" w:cs="Arial"/>
          <w:sz w:val="22"/>
        </w:rPr>
        <w:t>Occasionally or a moderate amount of time (3~4 days)</w:t>
      </w:r>
    </w:p>
    <w:p w14:paraId="23B2C1BE" w14:textId="77777777" w:rsidR="0093218D" w:rsidRPr="001D19F6" w:rsidRDefault="0093218D" w:rsidP="00F14BA4">
      <w:pPr>
        <w:pStyle w:val="a6"/>
        <w:numPr>
          <w:ilvl w:val="0"/>
          <w:numId w:val="587"/>
        </w:numPr>
        <w:wordWrap/>
        <w:spacing w:line="360" w:lineRule="auto"/>
        <w:ind w:leftChars="0"/>
        <w:jc w:val="left"/>
        <w:rPr>
          <w:rFonts w:ascii="Arial" w:eastAsia="굴림" w:hAnsi="Arial" w:cs="Arial"/>
          <w:sz w:val="22"/>
        </w:rPr>
      </w:pPr>
      <w:r w:rsidRPr="001D19F6">
        <w:rPr>
          <w:rFonts w:ascii="Arial" w:eastAsia="굴림" w:hAnsi="Arial" w:cs="Arial"/>
          <w:sz w:val="22"/>
        </w:rPr>
        <w:t>Most of all of the time (5~7 days)</w:t>
      </w:r>
    </w:p>
    <w:p w14:paraId="1BBF58DD" w14:textId="77777777" w:rsidR="008B35C6" w:rsidRPr="001D19F6" w:rsidRDefault="008B35C6" w:rsidP="00297F86">
      <w:pPr>
        <w:wordWrap/>
        <w:spacing w:line="276" w:lineRule="auto"/>
        <w:rPr>
          <w:rFonts w:ascii="Arial" w:eastAsia="굴림" w:hAnsi="Arial" w:cs="Arial"/>
          <w:b/>
          <w:sz w:val="22"/>
        </w:rPr>
      </w:pPr>
    </w:p>
    <w:p w14:paraId="16C0CAAA" w14:textId="77777777" w:rsidR="00F11869" w:rsidRPr="001D19F6" w:rsidRDefault="00F11869" w:rsidP="00297F86">
      <w:pPr>
        <w:wordWrap/>
        <w:spacing w:line="276" w:lineRule="auto"/>
        <w:rPr>
          <w:rFonts w:ascii="Arial" w:eastAsia="굴림" w:hAnsi="Arial" w:cs="Arial"/>
          <w:b/>
          <w:sz w:val="22"/>
        </w:rPr>
      </w:pPr>
      <w:r w:rsidRPr="001D19F6">
        <w:rPr>
          <w:rFonts w:ascii="Arial" w:eastAsia="굴림" w:hAnsi="Arial" w:cs="Arial"/>
          <w:b/>
          <w:sz w:val="22"/>
        </w:rPr>
        <w:t>Logic</w:t>
      </w:r>
    </w:p>
    <w:p w14:paraId="7D2B8DF5" w14:textId="77777777" w:rsidR="00F11869" w:rsidRPr="001D19F6" w:rsidRDefault="00F11869" w:rsidP="00F14BA4">
      <w:pPr>
        <w:pStyle w:val="a6"/>
        <w:numPr>
          <w:ilvl w:val="0"/>
          <w:numId w:val="1135"/>
        </w:numPr>
        <w:wordWrap/>
        <w:spacing w:line="276" w:lineRule="auto"/>
        <w:ind w:leftChars="0"/>
        <w:rPr>
          <w:rFonts w:ascii="Arial" w:eastAsia="굴림" w:hAnsi="Arial" w:cs="Arial"/>
          <w:b/>
          <w:sz w:val="22"/>
        </w:rPr>
      </w:pPr>
      <w:r w:rsidRPr="001D19F6">
        <w:rPr>
          <w:rFonts w:ascii="Arial" w:eastAsia="굴림" w:hAnsi="Arial" w:cs="Arial"/>
          <w:b/>
          <w:sz w:val="22"/>
        </w:rPr>
        <w:t>C001 and C15</w:t>
      </w:r>
      <w:r w:rsidR="001E0616" w:rsidRPr="001D19F6">
        <w:rPr>
          <w:rFonts w:ascii="Arial" w:eastAsia="굴림" w:hAnsi="Arial" w:cs="Arial"/>
          <w:b/>
          <w:sz w:val="22"/>
        </w:rPr>
        <w:t>9</w:t>
      </w:r>
      <w:r w:rsidRPr="001D19F6">
        <w:rPr>
          <w:rFonts w:ascii="Arial" w:eastAsia="굴림" w:hAnsi="Arial" w:cs="Arial"/>
          <w:b/>
          <w:sz w:val="22"/>
        </w:rPr>
        <w:t xml:space="preserve"> are asked at the start and end of HEALTH section, but in a random order.</w:t>
      </w:r>
    </w:p>
    <w:p w14:paraId="0AF1E4AC" w14:textId="77777777" w:rsidR="00F11869" w:rsidRPr="001D19F6" w:rsidRDefault="00F11869" w:rsidP="00F11869">
      <w:pPr>
        <w:pStyle w:val="a6"/>
        <w:wordWrap/>
        <w:adjustRightInd w:val="0"/>
        <w:spacing w:line="360" w:lineRule="auto"/>
        <w:ind w:leftChars="0" w:left="0"/>
        <w:jc w:val="left"/>
        <w:rPr>
          <w:rFonts w:ascii="Arial" w:eastAsia="굴림" w:hAnsi="Arial" w:cs="Arial"/>
          <w:kern w:val="0"/>
          <w:sz w:val="22"/>
        </w:rPr>
      </w:pPr>
    </w:p>
    <w:p w14:paraId="7CDE46EA" w14:textId="77777777" w:rsidR="00F11869" w:rsidRPr="001D19F6" w:rsidRDefault="00F11869" w:rsidP="00F11869">
      <w:pPr>
        <w:pStyle w:val="a6"/>
        <w:wordWrap/>
        <w:adjustRightInd w:val="0"/>
        <w:spacing w:line="360" w:lineRule="auto"/>
        <w:ind w:leftChars="0" w:left="0"/>
        <w:jc w:val="left"/>
        <w:rPr>
          <w:rFonts w:ascii="Arial" w:eastAsia="굴림" w:hAnsi="Arial" w:cs="Arial"/>
          <w:kern w:val="0"/>
          <w:sz w:val="22"/>
        </w:rPr>
      </w:pPr>
      <w:r w:rsidRPr="001D19F6">
        <w:rPr>
          <w:rFonts w:ascii="Arial" w:eastAsia="굴림" w:hAnsi="Arial" w:cs="Arial"/>
          <w:kern w:val="0"/>
          <w:sz w:val="22"/>
        </w:rPr>
        <w:t xml:space="preserve">C001. </w:t>
      </w:r>
      <w:proofErr w:type="gramStart"/>
      <w:r w:rsidRPr="001D19F6">
        <w:rPr>
          <w:rFonts w:ascii="Arial" w:eastAsia="굴림" w:hAnsi="Arial" w:cs="Arial"/>
          <w:kern w:val="0"/>
          <w:sz w:val="22"/>
        </w:rPr>
        <w:t>Next</w:t>
      </w:r>
      <w:proofErr w:type="gramEnd"/>
      <w:r w:rsidRPr="001D19F6">
        <w:rPr>
          <w:rFonts w:ascii="Arial" w:eastAsia="굴림" w:hAnsi="Arial" w:cs="Arial"/>
          <w:kern w:val="0"/>
          <w:sz w:val="22"/>
        </w:rPr>
        <w:t xml:space="preserve"> I have some questions about your health. How would you describe your current healthy status? </w:t>
      </w:r>
    </w:p>
    <w:p w14:paraId="76537431" w14:textId="77777777" w:rsidR="00A206AE" w:rsidRPr="001D19F6" w:rsidRDefault="00A206AE" w:rsidP="00F14BA4">
      <w:pPr>
        <w:pStyle w:val="a6"/>
        <w:numPr>
          <w:ilvl w:val="0"/>
          <w:numId w:val="700"/>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7A9D7F4C" w14:textId="77777777" w:rsidR="00A206AE" w:rsidRPr="001D19F6" w:rsidRDefault="00A206AE" w:rsidP="00F14BA4">
      <w:pPr>
        <w:pStyle w:val="a6"/>
        <w:numPr>
          <w:ilvl w:val="0"/>
          <w:numId w:val="700"/>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07297E6C" w14:textId="77777777" w:rsidR="00A206AE" w:rsidRPr="001D19F6" w:rsidRDefault="00A206AE" w:rsidP="00F14BA4">
      <w:pPr>
        <w:pStyle w:val="a6"/>
        <w:numPr>
          <w:ilvl w:val="0"/>
          <w:numId w:val="700"/>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5DE3B9CB" w14:textId="77777777" w:rsidR="00A206AE" w:rsidRPr="001D19F6" w:rsidRDefault="00A206AE" w:rsidP="00F14BA4">
      <w:pPr>
        <w:pStyle w:val="a6"/>
        <w:numPr>
          <w:ilvl w:val="0"/>
          <w:numId w:val="700"/>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Bad</w:t>
      </w:r>
    </w:p>
    <w:p w14:paraId="045B824F" w14:textId="77777777" w:rsidR="00A206AE" w:rsidRPr="001D19F6" w:rsidRDefault="00A206AE" w:rsidP="00F14BA4">
      <w:pPr>
        <w:pStyle w:val="a6"/>
        <w:numPr>
          <w:ilvl w:val="0"/>
          <w:numId w:val="700"/>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bad</w:t>
      </w:r>
    </w:p>
    <w:p w14:paraId="45A2B0D8" w14:textId="77777777" w:rsidR="00F11869" w:rsidRPr="001D19F6" w:rsidRDefault="00F11869" w:rsidP="00F11869">
      <w:pPr>
        <w:pStyle w:val="a"/>
        <w:numPr>
          <w:ilvl w:val="0"/>
          <w:numId w:val="0"/>
        </w:numPr>
        <w:wordWrap/>
        <w:spacing w:line="360" w:lineRule="auto"/>
        <w:rPr>
          <w:rFonts w:ascii="Arial" w:hAnsi="Arial" w:cs="Arial"/>
          <w:b w:val="0"/>
          <w:color w:val="auto"/>
          <w:sz w:val="22"/>
          <w:szCs w:val="22"/>
        </w:rPr>
      </w:pPr>
    </w:p>
    <w:p w14:paraId="0D672564" w14:textId="77777777" w:rsidR="00F11869" w:rsidRPr="001D19F6" w:rsidRDefault="00F11869" w:rsidP="00F11869">
      <w:pPr>
        <w:pStyle w:val="a6"/>
        <w:wordWrap/>
        <w:adjustRightInd w:val="0"/>
        <w:spacing w:line="360" w:lineRule="auto"/>
        <w:ind w:leftChars="0" w:left="0"/>
        <w:jc w:val="left"/>
        <w:rPr>
          <w:rFonts w:ascii="Arial" w:eastAsia="굴림" w:hAnsi="Arial" w:cs="Arial"/>
          <w:kern w:val="0"/>
          <w:sz w:val="22"/>
        </w:rPr>
      </w:pPr>
      <w:r w:rsidRPr="001D19F6">
        <w:rPr>
          <w:rFonts w:ascii="Arial" w:eastAsia="굴림" w:hAnsi="Arial" w:cs="Arial"/>
          <w:kern w:val="0"/>
          <w:sz w:val="22"/>
        </w:rPr>
        <w:t>C15</w:t>
      </w:r>
      <w:r w:rsidR="001E0616" w:rsidRPr="001D19F6">
        <w:rPr>
          <w:rFonts w:ascii="Arial" w:eastAsia="굴림" w:hAnsi="Arial" w:cs="Arial"/>
          <w:kern w:val="0"/>
          <w:sz w:val="22"/>
        </w:rPr>
        <w:t>9</w:t>
      </w:r>
      <w:r w:rsidRPr="001D19F6">
        <w:rPr>
          <w:rFonts w:ascii="Arial" w:eastAsia="굴림" w:hAnsi="Arial" w:cs="Arial"/>
          <w:kern w:val="0"/>
          <w:sz w:val="22"/>
        </w:rPr>
        <w:t xml:space="preserve">. </w:t>
      </w:r>
      <w:proofErr w:type="gramStart"/>
      <w:r w:rsidRPr="001D19F6">
        <w:rPr>
          <w:rFonts w:ascii="Arial" w:eastAsia="굴림" w:hAnsi="Arial" w:cs="Arial"/>
          <w:kern w:val="0"/>
          <w:sz w:val="22"/>
        </w:rPr>
        <w:t>Next</w:t>
      </w:r>
      <w:proofErr w:type="gramEnd"/>
      <w:r w:rsidRPr="001D19F6">
        <w:rPr>
          <w:rFonts w:ascii="Arial" w:eastAsia="굴림" w:hAnsi="Arial" w:cs="Arial"/>
          <w:kern w:val="0"/>
          <w:sz w:val="22"/>
        </w:rPr>
        <w:t xml:space="preserve"> I have some questions about your health. How would you describe your current healthy status? </w:t>
      </w:r>
    </w:p>
    <w:p w14:paraId="4912156A" w14:textId="77777777" w:rsidR="00A206AE" w:rsidRPr="001D19F6" w:rsidRDefault="00DD3DD5" w:rsidP="00F14BA4">
      <w:pPr>
        <w:pStyle w:val="a6"/>
        <w:numPr>
          <w:ilvl w:val="0"/>
          <w:numId w:val="1136"/>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Exc</w:t>
      </w:r>
      <w:r w:rsidR="00A206AE" w:rsidRPr="001D19F6">
        <w:rPr>
          <w:rFonts w:ascii="Arial" w:eastAsia="굴림" w:hAnsi="Arial" w:cs="Arial"/>
          <w:kern w:val="0"/>
          <w:sz w:val="22"/>
        </w:rPr>
        <w:t>ellent</w:t>
      </w:r>
    </w:p>
    <w:p w14:paraId="55CC642A" w14:textId="77777777" w:rsidR="00A206AE" w:rsidRPr="001D19F6" w:rsidRDefault="00A206AE" w:rsidP="00F14BA4">
      <w:pPr>
        <w:pStyle w:val="a6"/>
        <w:numPr>
          <w:ilvl w:val="0"/>
          <w:numId w:val="1136"/>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Very good</w:t>
      </w:r>
    </w:p>
    <w:p w14:paraId="1D2B853D" w14:textId="77777777" w:rsidR="00A206AE" w:rsidRPr="001D19F6" w:rsidRDefault="00A206AE" w:rsidP="00F14BA4">
      <w:pPr>
        <w:pStyle w:val="a6"/>
        <w:numPr>
          <w:ilvl w:val="0"/>
          <w:numId w:val="1136"/>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Good</w:t>
      </w:r>
    </w:p>
    <w:p w14:paraId="29A330CE" w14:textId="77777777" w:rsidR="00A206AE" w:rsidRPr="001D19F6" w:rsidRDefault="00A206AE" w:rsidP="00F14BA4">
      <w:pPr>
        <w:pStyle w:val="a6"/>
        <w:numPr>
          <w:ilvl w:val="0"/>
          <w:numId w:val="1136"/>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Fair</w:t>
      </w:r>
    </w:p>
    <w:p w14:paraId="749418CA" w14:textId="77777777" w:rsidR="00A206AE" w:rsidRPr="001D19F6" w:rsidRDefault="00A206AE" w:rsidP="00F14BA4">
      <w:pPr>
        <w:pStyle w:val="a6"/>
        <w:numPr>
          <w:ilvl w:val="0"/>
          <w:numId w:val="1136"/>
        </w:numPr>
        <w:wordWrap/>
        <w:adjustRightInd w:val="0"/>
        <w:spacing w:line="360" w:lineRule="auto"/>
        <w:ind w:leftChars="0"/>
        <w:jc w:val="left"/>
        <w:rPr>
          <w:rFonts w:ascii="Arial" w:eastAsia="굴림" w:hAnsi="Arial" w:cs="Arial"/>
          <w:kern w:val="0"/>
          <w:sz w:val="22"/>
        </w:rPr>
      </w:pPr>
      <w:r w:rsidRPr="001D19F6">
        <w:rPr>
          <w:rFonts w:ascii="Arial" w:eastAsia="굴림" w:hAnsi="Arial" w:cs="Arial"/>
          <w:kern w:val="0"/>
          <w:sz w:val="22"/>
        </w:rPr>
        <w:t>Poor</w:t>
      </w:r>
    </w:p>
    <w:p w14:paraId="7087E1EF" w14:textId="77777777" w:rsidR="00F11869" w:rsidRPr="001D19F6" w:rsidRDefault="00F11869" w:rsidP="006E6B90">
      <w:pPr>
        <w:wordWrap/>
        <w:spacing w:line="360" w:lineRule="auto"/>
        <w:jc w:val="left"/>
        <w:rPr>
          <w:rFonts w:ascii="Arial" w:eastAsia="굴림" w:hAnsi="Arial" w:cs="Arial"/>
          <w:sz w:val="22"/>
        </w:rPr>
      </w:pPr>
    </w:p>
    <w:p w14:paraId="27F38509" w14:textId="77777777" w:rsidR="00F11869" w:rsidRPr="001D19F6" w:rsidRDefault="001E0616" w:rsidP="00F11869">
      <w:pPr>
        <w:wordWrap/>
        <w:spacing w:line="360" w:lineRule="auto"/>
        <w:jc w:val="left"/>
        <w:rPr>
          <w:rFonts w:ascii="Arial" w:eastAsia="굴림" w:hAnsi="Arial" w:cs="Arial"/>
          <w:sz w:val="22"/>
        </w:rPr>
      </w:pPr>
      <w:r w:rsidRPr="001D19F6">
        <w:rPr>
          <w:rFonts w:ascii="Arial" w:eastAsia="굴림" w:hAnsi="Arial" w:cs="Arial"/>
          <w:sz w:val="22"/>
        </w:rPr>
        <w:t>C160</w:t>
      </w:r>
      <w:r w:rsidR="006E6B90" w:rsidRPr="001D19F6">
        <w:rPr>
          <w:rFonts w:ascii="Arial" w:eastAsia="굴림" w:hAnsi="Arial" w:cs="Arial"/>
          <w:sz w:val="22"/>
        </w:rPr>
        <w:t>.</w:t>
      </w:r>
      <w:r w:rsidR="00F11869" w:rsidRPr="001D19F6">
        <w:rPr>
          <w:rFonts w:ascii="Arial" w:eastAsia="굴림" w:hAnsi="Arial" w:cs="Arial"/>
          <w:sz w:val="22"/>
        </w:rPr>
        <w:t xml:space="preserve"> [IWER: How often did R receive assistance in answering section C1</w:t>
      </w:r>
      <w:r w:rsidR="00F11869" w:rsidRPr="001D19F6">
        <w:rPr>
          <w:rFonts w:ascii="Cambria Math" w:eastAsia="굴림" w:hAnsi="Cambria Math" w:cs="Cambria Math"/>
          <w:sz w:val="22"/>
        </w:rPr>
        <w:t>‐</w:t>
      </w:r>
      <w:r w:rsidR="00F11869" w:rsidRPr="001D19F6">
        <w:rPr>
          <w:rFonts w:ascii="Arial" w:eastAsia="굴림" w:hAnsi="Arial" w:cs="Arial"/>
          <w:sz w:val="22"/>
        </w:rPr>
        <w:t>HEALTH STATUS?]</w:t>
      </w:r>
    </w:p>
    <w:p w14:paraId="444383CF" w14:textId="77777777" w:rsidR="00F11869" w:rsidRPr="001D19F6" w:rsidRDefault="00F11869" w:rsidP="003E1E49">
      <w:pPr>
        <w:pStyle w:val="a6"/>
        <w:numPr>
          <w:ilvl w:val="0"/>
          <w:numId w:val="350"/>
        </w:numPr>
        <w:wordWrap/>
        <w:spacing w:line="360" w:lineRule="auto"/>
        <w:ind w:leftChars="0"/>
        <w:rPr>
          <w:rFonts w:ascii="Arial" w:eastAsia="굴림" w:hAnsi="Arial" w:cs="Arial"/>
          <w:sz w:val="22"/>
        </w:rPr>
      </w:pPr>
      <w:r w:rsidRPr="001D19F6">
        <w:rPr>
          <w:rFonts w:ascii="Arial" w:eastAsia="굴림" w:hAnsi="Arial" w:cs="Arial"/>
          <w:sz w:val="22"/>
        </w:rPr>
        <w:t xml:space="preserve">Never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t>→ Go to section C2.</w:t>
      </w:r>
    </w:p>
    <w:p w14:paraId="6D24785C" w14:textId="77777777" w:rsidR="00F11869" w:rsidRPr="001D19F6" w:rsidRDefault="00F11869" w:rsidP="003E1E49">
      <w:pPr>
        <w:pStyle w:val="a6"/>
        <w:numPr>
          <w:ilvl w:val="0"/>
          <w:numId w:val="350"/>
        </w:numPr>
        <w:wordWrap/>
        <w:spacing w:line="360" w:lineRule="auto"/>
        <w:ind w:leftChars="0"/>
        <w:rPr>
          <w:rFonts w:ascii="Arial" w:eastAsia="굴림" w:hAnsi="Arial" w:cs="Arial"/>
          <w:sz w:val="22"/>
        </w:rPr>
      </w:pPr>
      <w:r w:rsidRPr="001D19F6">
        <w:rPr>
          <w:rFonts w:ascii="Arial" w:eastAsia="굴림" w:hAnsi="Arial" w:cs="Arial"/>
          <w:sz w:val="22"/>
        </w:rPr>
        <w:lastRenderedPageBreak/>
        <w:t>A few times</w:t>
      </w:r>
      <w:r w:rsidRPr="001D19F6">
        <w:rPr>
          <w:rFonts w:ascii="Arial" w:eastAsia="굴림" w:hAnsi="Arial" w:cs="Arial"/>
          <w:sz w:val="22"/>
        </w:rPr>
        <w:tab/>
      </w:r>
      <w:r w:rsidRPr="001D19F6">
        <w:rPr>
          <w:rFonts w:ascii="Arial" w:eastAsia="굴림" w:hAnsi="Arial" w:cs="Arial"/>
          <w:sz w:val="22"/>
        </w:rPr>
        <w:tab/>
        <w:t>→ Go to section C2.</w:t>
      </w:r>
    </w:p>
    <w:p w14:paraId="2B2A4B4C" w14:textId="77777777" w:rsidR="00F11869" w:rsidRPr="001D19F6" w:rsidRDefault="00F11869" w:rsidP="003E1E49">
      <w:pPr>
        <w:pStyle w:val="a6"/>
        <w:numPr>
          <w:ilvl w:val="0"/>
          <w:numId w:val="350"/>
        </w:numPr>
        <w:wordWrap/>
        <w:spacing w:line="360" w:lineRule="auto"/>
        <w:ind w:leftChars="0"/>
        <w:rPr>
          <w:rFonts w:ascii="Arial" w:eastAsia="굴림" w:hAnsi="Arial" w:cs="Arial"/>
          <w:sz w:val="22"/>
        </w:rPr>
      </w:pPr>
      <w:r w:rsidRPr="001D19F6">
        <w:rPr>
          <w:rFonts w:ascii="Arial" w:eastAsia="굴림" w:hAnsi="Arial" w:cs="Arial"/>
          <w:sz w:val="22"/>
        </w:rPr>
        <w:t xml:space="preserve">Most of the time </w:t>
      </w:r>
      <w:r w:rsidRPr="001D19F6">
        <w:rPr>
          <w:rFonts w:ascii="Arial" w:eastAsia="굴림" w:hAnsi="Arial" w:cs="Arial"/>
          <w:sz w:val="22"/>
        </w:rPr>
        <w:tab/>
        <w:t>→ Go to section C2.</w:t>
      </w:r>
    </w:p>
    <w:p w14:paraId="10976F6A" w14:textId="77777777" w:rsidR="00F11869" w:rsidRPr="001D19F6" w:rsidRDefault="00F11869" w:rsidP="003E1E49">
      <w:pPr>
        <w:pStyle w:val="a6"/>
        <w:numPr>
          <w:ilvl w:val="0"/>
          <w:numId w:val="350"/>
        </w:numPr>
        <w:wordWrap/>
        <w:spacing w:line="360" w:lineRule="auto"/>
        <w:ind w:leftChars="0"/>
        <w:rPr>
          <w:rFonts w:ascii="Arial" w:eastAsia="굴림" w:hAnsi="Arial" w:cs="Arial"/>
          <w:sz w:val="22"/>
        </w:rPr>
      </w:pPr>
      <w:r w:rsidRPr="001D19F6">
        <w:rPr>
          <w:rFonts w:ascii="Arial" w:eastAsia="굴림" w:hAnsi="Arial" w:cs="Arial"/>
          <w:sz w:val="22"/>
        </w:rPr>
        <w:t>The section was done by a proxy respondent</w:t>
      </w:r>
    </w:p>
    <w:p w14:paraId="1C99EFF4" w14:textId="77777777" w:rsidR="001E0616" w:rsidRPr="001D19F6" w:rsidRDefault="001E0616" w:rsidP="00F11869">
      <w:pPr>
        <w:wordWrap/>
        <w:adjustRightInd w:val="0"/>
        <w:spacing w:line="360" w:lineRule="auto"/>
        <w:rPr>
          <w:rFonts w:ascii="Arial" w:eastAsia="굴림" w:hAnsi="Arial" w:cs="Arial"/>
          <w:sz w:val="22"/>
        </w:rPr>
      </w:pPr>
    </w:p>
    <w:p w14:paraId="58973131" w14:textId="77777777" w:rsidR="00F11869" w:rsidRPr="001D19F6" w:rsidRDefault="001E0616" w:rsidP="00F11869">
      <w:pPr>
        <w:wordWrap/>
        <w:adjustRightInd w:val="0"/>
        <w:spacing w:line="360" w:lineRule="auto"/>
        <w:rPr>
          <w:rFonts w:ascii="Arial" w:eastAsia="굴림" w:hAnsi="Arial" w:cs="Arial"/>
          <w:sz w:val="22"/>
        </w:rPr>
      </w:pPr>
      <w:r w:rsidRPr="001D19F6">
        <w:rPr>
          <w:rFonts w:ascii="Arial" w:eastAsia="굴림" w:hAnsi="Arial" w:cs="Arial"/>
          <w:sz w:val="22"/>
        </w:rPr>
        <w:t>C161</w:t>
      </w:r>
      <w:r w:rsidR="00F11869" w:rsidRPr="001D19F6">
        <w:rPr>
          <w:rFonts w:ascii="Arial" w:eastAsia="굴림" w:hAnsi="Arial" w:cs="Arial"/>
          <w:sz w:val="22"/>
        </w:rPr>
        <w:t xml:space="preserve">. </w:t>
      </w:r>
      <w:r w:rsidR="00F11869" w:rsidRPr="001D19F6">
        <w:rPr>
          <w:rFonts w:ascii="Arial" w:eastAsia="굴림" w:hAnsi="Arial" w:cs="Arial"/>
          <w:kern w:val="0"/>
          <w:sz w:val="22"/>
        </w:rPr>
        <w:t>If done by a proxy respondent, what is the proxy’s relationship to R? Please answer in view of the proxy</w:t>
      </w:r>
      <w:r w:rsidR="00F11869" w:rsidRPr="001D19F6">
        <w:rPr>
          <w:rFonts w:ascii="Arial" w:eastAsia="굴림" w:hAnsi="Arial" w:cs="Arial"/>
          <w:sz w:val="22"/>
        </w:rPr>
        <w:t xml:space="preserve"> </w:t>
      </w:r>
    </w:p>
    <w:p w14:paraId="3B46FE91"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2DA0CB61"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0CA725C1"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0360049B"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159D5739"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5027DFED"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24C6661C"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6A47FFEF"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673263C4"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132A3E48"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56A40F18"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6EE3FBBC" w14:textId="77777777" w:rsidR="00F11869" w:rsidRPr="001D19F6" w:rsidRDefault="00F11869" w:rsidP="003E1E49">
      <w:pPr>
        <w:pStyle w:val="a6"/>
        <w:numPr>
          <w:ilvl w:val="0"/>
          <w:numId w:val="351"/>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3B3D4A57" w14:textId="77777777" w:rsidR="00F11869" w:rsidRDefault="00F11869" w:rsidP="00F11869">
      <w:pPr>
        <w:wordWrap/>
        <w:adjustRightInd w:val="0"/>
        <w:spacing w:line="360" w:lineRule="auto"/>
        <w:rPr>
          <w:rFonts w:ascii="Arial" w:eastAsia="굴림" w:hAnsi="Arial" w:cs="Arial"/>
          <w:sz w:val="22"/>
        </w:rPr>
      </w:pPr>
      <w:r w:rsidRPr="001D19F6">
        <w:rPr>
          <w:rFonts w:ascii="Arial" w:eastAsia="굴림" w:hAnsi="Arial" w:cs="Arial"/>
          <w:sz w:val="22"/>
        </w:rPr>
        <w:t>→ Go to section C2.</w:t>
      </w:r>
    </w:p>
    <w:p w14:paraId="3959CCF0" w14:textId="77777777" w:rsidR="007E05F8" w:rsidRDefault="007E05F8" w:rsidP="00F11869">
      <w:pPr>
        <w:wordWrap/>
        <w:adjustRightInd w:val="0"/>
        <w:spacing w:line="360" w:lineRule="auto"/>
        <w:rPr>
          <w:rFonts w:ascii="Arial" w:eastAsia="굴림" w:hAnsi="Arial" w:cs="Arial"/>
          <w:sz w:val="22"/>
        </w:rPr>
      </w:pPr>
    </w:p>
    <w:p w14:paraId="4517EB27" w14:textId="77777777" w:rsidR="00AF2112" w:rsidRDefault="00AF2112" w:rsidP="00F11869">
      <w:pPr>
        <w:wordWrap/>
        <w:adjustRightInd w:val="0"/>
        <w:spacing w:line="360" w:lineRule="auto"/>
        <w:rPr>
          <w:rFonts w:ascii="Arial" w:eastAsia="굴림" w:hAnsi="Arial" w:cs="Arial"/>
          <w:sz w:val="22"/>
        </w:rPr>
      </w:pPr>
    </w:p>
    <w:p w14:paraId="41A51A73" w14:textId="77777777" w:rsidR="00AF2112" w:rsidRDefault="00AF2112" w:rsidP="00F11869">
      <w:pPr>
        <w:wordWrap/>
        <w:adjustRightInd w:val="0"/>
        <w:spacing w:line="360" w:lineRule="auto"/>
        <w:rPr>
          <w:rFonts w:ascii="Arial" w:eastAsia="굴림" w:hAnsi="Arial" w:cs="Arial"/>
          <w:sz w:val="22"/>
        </w:rPr>
      </w:pPr>
    </w:p>
    <w:p w14:paraId="75F47B1A" w14:textId="77777777" w:rsidR="00AF2112" w:rsidRDefault="00AF2112" w:rsidP="00F11869">
      <w:pPr>
        <w:wordWrap/>
        <w:adjustRightInd w:val="0"/>
        <w:spacing w:line="360" w:lineRule="auto"/>
        <w:rPr>
          <w:rFonts w:ascii="Arial" w:eastAsia="굴림" w:hAnsi="Arial" w:cs="Arial"/>
          <w:sz w:val="22"/>
        </w:rPr>
      </w:pPr>
    </w:p>
    <w:p w14:paraId="3F237FAB" w14:textId="77777777" w:rsidR="00AF2112" w:rsidRDefault="00AF2112" w:rsidP="00F11869">
      <w:pPr>
        <w:wordWrap/>
        <w:adjustRightInd w:val="0"/>
        <w:spacing w:line="360" w:lineRule="auto"/>
        <w:rPr>
          <w:rFonts w:ascii="Arial" w:eastAsia="굴림" w:hAnsi="Arial" w:cs="Arial"/>
          <w:sz w:val="22"/>
        </w:rPr>
      </w:pPr>
    </w:p>
    <w:p w14:paraId="4FE59A43" w14:textId="77777777" w:rsidR="00AF2112" w:rsidRDefault="00AF2112" w:rsidP="00F11869">
      <w:pPr>
        <w:wordWrap/>
        <w:adjustRightInd w:val="0"/>
        <w:spacing w:line="360" w:lineRule="auto"/>
        <w:rPr>
          <w:rFonts w:ascii="Arial" w:eastAsia="굴림" w:hAnsi="Arial" w:cs="Arial"/>
          <w:sz w:val="22"/>
        </w:rPr>
      </w:pPr>
    </w:p>
    <w:p w14:paraId="365BDFB2" w14:textId="77777777" w:rsidR="00AF2112" w:rsidRDefault="00AF2112" w:rsidP="00F11869">
      <w:pPr>
        <w:wordWrap/>
        <w:adjustRightInd w:val="0"/>
        <w:spacing w:line="360" w:lineRule="auto"/>
        <w:rPr>
          <w:rFonts w:ascii="Arial" w:eastAsia="굴림" w:hAnsi="Arial" w:cs="Arial"/>
          <w:sz w:val="22"/>
        </w:rPr>
      </w:pPr>
    </w:p>
    <w:p w14:paraId="7DA183F4" w14:textId="77777777" w:rsidR="00AF2112" w:rsidRDefault="00AF2112" w:rsidP="00F11869">
      <w:pPr>
        <w:wordWrap/>
        <w:adjustRightInd w:val="0"/>
        <w:spacing w:line="360" w:lineRule="auto"/>
        <w:rPr>
          <w:rFonts w:ascii="Arial" w:eastAsia="굴림" w:hAnsi="Arial" w:cs="Arial"/>
          <w:sz w:val="22"/>
        </w:rPr>
      </w:pPr>
    </w:p>
    <w:p w14:paraId="3850351B" w14:textId="77777777" w:rsidR="00AF2112" w:rsidRDefault="00AF2112" w:rsidP="00F11869">
      <w:pPr>
        <w:wordWrap/>
        <w:adjustRightInd w:val="0"/>
        <w:spacing w:line="360" w:lineRule="auto"/>
        <w:rPr>
          <w:rFonts w:ascii="Arial" w:eastAsia="굴림" w:hAnsi="Arial" w:cs="Arial"/>
          <w:sz w:val="22"/>
        </w:rPr>
      </w:pPr>
    </w:p>
    <w:p w14:paraId="7812243F" w14:textId="77777777" w:rsidR="00AF2112" w:rsidRDefault="00AF2112" w:rsidP="00F11869">
      <w:pPr>
        <w:wordWrap/>
        <w:adjustRightInd w:val="0"/>
        <w:spacing w:line="360" w:lineRule="auto"/>
        <w:rPr>
          <w:rFonts w:ascii="Arial" w:eastAsia="굴림" w:hAnsi="Arial" w:cs="Arial"/>
          <w:sz w:val="22"/>
        </w:rPr>
      </w:pPr>
    </w:p>
    <w:p w14:paraId="6B05841D" w14:textId="77777777" w:rsidR="00AF2112" w:rsidRDefault="00AF2112" w:rsidP="00F11869">
      <w:pPr>
        <w:wordWrap/>
        <w:adjustRightInd w:val="0"/>
        <w:spacing w:line="360" w:lineRule="auto"/>
        <w:rPr>
          <w:rFonts w:ascii="Arial" w:eastAsia="굴림" w:hAnsi="Arial" w:cs="Arial"/>
          <w:sz w:val="22"/>
        </w:rPr>
      </w:pPr>
    </w:p>
    <w:p w14:paraId="4DAA36DC" w14:textId="77777777" w:rsidR="00AF2112" w:rsidRDefault="00AF2112" w:rsidP="00F11869">
      <w:pPr>
        <w:wordWrap/>
        <w:adjustRightInd w:val="0"/>
        <w:spacing w:line="360" w:lineRule="auto"/>
        <w:rPr>
          <w:rFonts w:ascii="Arial" w:eastAsia="굴림" w:hAnsi="Arial" w:cs="Arial"/>
          <w:sz w:val="22"/>
        </w:rPr>
      </w:pPr>
    </w:p>
    <w:p w14:paraId="1607662C" w14:textId="77777777" w:rsidR="00AF2112" w:rsidRDefault="00AF2112" w:rsidP="00F11869">
      <w:pPr>
        <w:wordWrap/>
        <w:adjustRightInd w:val="0"/>
        <w:spacing w:line="360" w:lineRule="auto"/>
        <w:rPr>
          <w:rFonts w:ascii="Arial" w:eastAsia="굴림" w:hAnsi="Arial" w:cs="Arial"/>
          <w:sz w:val="22"/>
        </w:rPr>
      </w:pPr>
    </w:p>
    <w:p w14:paraId="34E76E11" w14:textId="77777777" w:rsidR="00AF2112" w:rsidRDefault="00AF2112" w:rsidP="00F11869">
      <w:pPr>
        <w:wordWrap/>
        <w:adjustRightInd w:val="0"/>
        <w:spacing w:line="360" w:lineRule="auto"/>
        <w:rPr>
          <w:rFonts w:ascii="Arial" w:eastAsia="굴림" w:hAnsi="Arial" w:cs="Arial"/>
          <w:sz w:val="22"/>
        </w:rPr>
      </w:pPr>
    </w:p>
    <w:p w14:paraId="2D7651FA" w14:textId="77777777" w:rsidR="00AF2112" w:rsidRDefault="00AF2112" w:rsidP="00F11869">
      <w:pPr>
        <w:wordWrap/>
        <w:adjustRightInd w:val="0"/>
        <w:spacing w:line="360" w:lineRule="auto"/>
        <w:rPr>
          <w:rFonts w:ascii="Arial" w:eastAsia="굴림" w:hAnsi="Arial" w:cs="Arial"/>
          <w:sz w:val="22"/>
        </w:rPr>
      </w:pPr>
    </w:p>
    <w:p w14:paraId="2F33A875" w14:textId="77777777" w:rsidR="00AF2112" w:rsidRDefault="00AF2112" w:rsidP="00F11869">
      <w:pPr>
        <w:wordWrap/>
        <w:adjustRightInd w:val="0"/>
        <w:spacing w:line="360" w:lineRule="auto"/>
        <w:rPr>
          <w:rFonts w:ascii="Arial" w:eastAsia="굴림" w:hAnsi="Arial" w:cs="Arial"/>
          <w:sz w:val="22"/>
        </w:rPr>
      </w:pPr>
    </w:p>
    <w:p w14:paraId="6BD252AA" w14:textId="77777777" w:rsidR="00AF2112" w:rsidRDefault="00AF2112" w:rsidP="00F11869">
      <w:pPr>
        <w:wordWrap/>
        <w:adjustRightInd w:val="0"/>
        <w:spacing w:line="360" w:lineRule="auto"/>
        <w:rPr>
          <w:rFonts w:ascii="Arial" w:eastAsia="굴림" w:hAnsi="Arial" w:cs="Arial"/>
          <w:sz w:val="22"/>
        </w:rPr>
      </w:pPr>
    </w:p>
    <w:p w14:paraId="7EBA2C81" w14:textId="77777777" w:rsidR="00AF2112" w:rsidRDefault="00AF2112" w:rsidP="00F11869">
      <w:pPr>
        <w:wordWrap/>
        <w:adjustRightInd w:val="0"/>
        <w:spacing w:line="360" w:lineRule="auto"/>
        <w:rPr>
          <w:rFonts w:ascii="Arial" w:eastAsia="굴림" w:hAnsi="Arial" w:cs="Arial"/>
          <w:sz w:val="22"/>
        </w:rPr>
      </w:pPr>
    </w:p>
    <w:p w14:paraId="474A4EAB" w14:textId="77777777" w:rsidR="009C5F81" w:rsidRDefault="009C5F81" w:rsidP="00F11869">
      <w:pPr>
        <w:wordWrap/>
        <w:adjustRightInd w:val="0"/>
        <w:spacing w:line="360" w:lineRule="auto"/>
        <w:rPr>
          <w:rFonts w:ascii="Arial" w:eastAsia="굴림" w:hAnsi="Arial" w:cs="Arial"/>
          <w:sz w:val="22"/>
        </w:rPr>
      </w:pPr>
    </w:p>
    <w:p w14:paraId="08B8CF11" w14:textId="77777777" w:rsidR="00AF2112" w:rsidDel="00DC741E" w:rsidRDefault="00AF2112" w:rsidP="00F11869">
      <w:pPr>
        <w:wordWrap/>
        <w:adjustRightInd w:val="0"/>
        <w:spacing w:line="360" w:lineRule="auto"/>
        <w:rPr>
          <w:del w:id="1674" w:author="Keis" w:date="2024-09-06T17:32:00Z"/>
          <w:rFonts w:ascii="Arial" w:eastAsia="굴림" w:hAnsi="Arial" w:cs="Arial"/>
          <w:sz w:val="22"/>
        </w:rPr>
      </w:pPr>
    </w:p>
    <w:p w14:paraId="34EC6398" w14:textId="77777777" w:rsidR="00AF2112" w:rsidDel="00DC741E" w:rsidRDefault="00AF2112" w:rsidP="00F11869">
      <w:pPr>
        <w:wordWrap/>
        <w:adjustRightInd w:val="0"/>
        <w:spacing w:line="360" w:lineRule="auto"/>
        <w:rPr>
          <w:del w:id="1675" w:author="Keis" w:date="2024-09-06T17:32:00Z"/>
          <w:rFonts w:ascii="Arial" w:eastAsia="굴림" w:hAnsi="Arial" w:cs="Arial"/>
          <w:sz w:val="22"/>
        </w:rPr>
      </w:pPr>
    </w:p>
    <w:p w14:paraId="6BB57C55" w14:textId="77777777" w:rsidR="00AF2112" w:rsidDel="00DC741E" w:rsidRDefault="00AF2112" w:rsidP="00F11869">
      <w:pPr>
        <w:wordWrap/>
        <w:adjustRightInd w:val="0"/>
        <w:spacing w:line="360" w:lineRule="auto"/>
        <w:rPr>
          <w:del w:id="1676" w:author="Keis" w:date="2024-09-06T17:32:00Z"/>
          <w:rFonts w:ascii="Arial" w:eastAsia="굴림" w:hAnsi="Arial" w:cs="Arial"/>
          <w:sz w:val="22"/>
        </w:rPr>
      </w:pPr>
    </w:p>
    <w:p w14:paraId="2C6FB8F9" w14:textId="77777777" w:rsidR="00AF2112" w:rsidDel="00DC741E" w:rsidRDefault="00AF2112" w:rsidP="00F11869">
      <w:pPr>
        <w:wordWrap/>
        <w:adjustRightInd w:val="0"/>
        <w:spacing w:line="360" w:lineRule="auto"/>
        <w:rPr>
          <w:del w:id="1677" w:author="Keis" w:date="2024-09-06T17:32:00Z"/>
          <w:rFonts w:ascii="Arial" w:eastAsia="굴림" w:hAnsi="Arial" w:cs="Arial"/>
          <w:sz w:val="22"/>
        </w:rPr>
      </w:pPr>
    </w:p>
    <w:p w14:paraId="5517F81B" w14:textId="77777777" w:rsidR="00AF2112" w:rsidDel="00DC741E" w:rsidRDefault="00AF2112" w:rsidP="00F11869">
      <w:pPr>
        <w:wordWrap/>
        <w:adjustRightInd w:val="0"/>
        <w:spacing w:line="360" w:lineRule="auto"/>
        <w:rPr>
          <w:del w:id="1678" w:author="Keis" w:date="2024-09-06T17:32:00Z"/>
          <w:rFonts w:ascii="Arial" w:eastAsia="굴림" w:hAnsi="Arial" w:cs="Arial"/>
          <w:sz w:val="22"/>
        </w:rPr>
      </w:pPr>
    </w:p>
    <w:p w14:paraId="139600DF" w14:textId="77777777" w:rsidR="00AF2112" w:rsidDel="00DC741E" w:rsidRDefault="00AF2112" w:rsidP="00F11869">
      <w:pPr>
        <w:wordWrap/>
        <w:adjustRightInd w:val="0"/>
        <w:spacing w:line="360" w:lineRule="auto"/>
        <w:rPr>
          <w:del w:id="1679" w:author="Keis" w:date="2024-09-06T17:32:00Z"/>
          <w:rFonts w:ascii="Arial" w:eastAsia="굴림" w:hAnsi="Arial" w:cs="Arial"/>
          <w:sz w:val="22"/>
        </w:rPr>
      </w:pPr>
    </w:p>
    <w:p w14:paraId="7CAC356A" w14:textId="77777777" w:rsidR="00AF2112" w:rsidDel="00DC741E" w:rsidRDefault="00AF2112" w:rsidP="00F11869">
      <w:pPr>
        <w:wordWrap/>
        <w:adjustRightInd w:val="0"/>
        <w:spacing w:line="360" w:lineRule="auto"/>
        <w:rPr>
          <w:del w:id="1680" w:author="Keis" w:date="2024-09-06T17:32:00Z"/>
          <w:rFonts w:ascii="Arial" w:eastAsia="굴림" w:hAnsi="Arial" w:cs="Arial"/>
          <w:sz w:val="22"/>
        </w:rPr>
      </w:pPr>
    </w:p>
    <w:p w14:paraId="758A0B81" w14:textId="77777777" w:rsidR="00AF2112" w:rsidRPr="001D19F6" w:rsidRDefault="00AF2112" w:rsidP="00F11869">
      <w:pPr>
        <w:wordWrap/>
        <w:adjustRightInd w:val="0"/>
        <w:spacing w:line="360" w:lineRule="auto"/>
        <w:rPr>
          <w:rFonts w:ascii="Arial" w:eastAsia="굴림" w:hAnsi="Arial" w:cs="Arial"/>
          <w:sz w:val="22"/>
        </w:rPr>
      </w:pPr>
    </w:p>
    <w:p w14:paraId="4BE85890" w14:textId="77777777" w:rsidR="006E6B90" w:rsidRPr="001D19F6" w:rsidRDefault="00247D84" w:rsidP="006E6B90">
      <w:pPr>
        <w:wordWrap/>
        <w:rPr>
          <w:rFonts w:ascii="Arial" w:eastAsia="굴림" w:hAnsi="Arial" w:cs="Arial"/>
          <w:sz w:val="22"/>
        </w:rPr>
      </w:pPr>
      <w:r w:rsidRPr="001D19F6">
        <w:rPr>
          <w:rFonts w:ascii="Arial" w:eastAsia="굴림" w:hAnsi="Arial" w:cs="Arial"/>
          <w:noProof/>
          <w:sz w:val="22"/>
        </w:rPr>
        <mc:AlternateContent>
          <mc:Choice Requires="wps">
            <w:drawing>
              <wp:anchor distT="0" distB="0" distL="114300" distR="114300" simplePos="0" relativeHeight="251665408" behindDoc="0" locked="0" layoutInCell="1" allowOverlap="1" wp14:anchorId="1D40446E" wp14:editId="458DF1C0">
                <wp:simplePos x="0" y="0"/>
                <wp:positionH relativeFrom="column">
                  <wp:align>center</wp:align>
                </wp:positionH>
                <wp:positionV relativeFrom="paragraph">
                  <wp:posOffset>2540</wp:posOffset>
                </wp:positionV>
                <wp:extent cx="5819775" cy="629285"/>
                <wp:effectExtent l="0" t="0" r="28575" b="37465"/>
                <wp:wrapNone/>
                <wp:docPr id="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0A81C7E" w14:textId="77777777" w:rsidR="00706C18" w:rsidRPr="003A6C5D" w:rsidRDefault="00706C18" w:rsidP="003A6C5D">
                            <w:pPr>
                              <w:pStyle w:val="11"/>
                              <w:jc w:val="center"/>
                              <w:rPr>
                                <w:rFonts w:ascii="Arial" w:hAnsi="Arial" w:cs="Arial"/>
                                <w:b/>
                                <w:sz w:val="32"/>
                                <w:szCs w:val="32"/>
                              </w:rPr>
                            </w:pPr>
                            <w:bookmarkStart w:id="1681" w:name="_Toc483216622"/>
                            <w:bookmarkStart w:id="1682" w:name="_Toc487461335"/>
                            <w:bookmarkStart w:id="1683" w:name="_Toc487647336"/>
                            <w:r w:rsidRPr="003A6C5D">
                              <w:rPr>
                                <w:rFonts w:ascii="Arial" w:hAnsi="Arial" w:cs="Arial"/>
                                <w:b/>
                                <w:sz w:val="32"/>
                                <w:szCs w:val="32"/>
                              </w:rPr>
                              <w:t>C2. FUNCTIONAL LIMITATIONS AND HELPERS</w:t>
                            </w:r>
                            <w:bookmarkEnd w:id="1681"/>
                            <w:bookmarkEnd w:id="1682"/>
                            <w:bookmarkEnd w:id="1683"/>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40446E" id="Rectangle 29" o:spid="_x0000_s1032" style="position:absolute;left:0;text-align:left;margin-left:0;margin-top:.2pt;width:458.25pt;height:49.55pt;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" fillcolor="#95b3d7 [1940]" strokecolor="#95b3d7 [1940]" strokeweight="1pt">
                <v:fill color2="#dbe5f1 [660]" angle="135" focus="50%" type="gradient"/>
                <v:shadow on="t" color="#243f60 [1604]" opacity=".5" offset="1pt"/>
                <v:textbox>
                  <w:txbxContent>
                    <w:p w14:paraId="50A81C7E" w14:textId="77777777" w:rsidR="00706C18" w:rsidRPr="003A6C5D" w:rsidRDefault="00706C18" w:rsidP="003A6C5D">
                      <w:pPr>
                        <w:pStyle w:val="11"/>
                        <w:jc w:val="center"/>
                        <w:rPr>
                          <w:rFonts w:ascii="Arial" w:hAnsi="Arial" w:cs="Arial"/>
                          <w:b/>
                          <w:sz w:val="32"/>
                          <w:szCs w:val="32"/>
                        </w:rPr>
                      </w:pPr>
                      <w:bookmarkStart w:id="1684" w:name="_Toc483216622"/>
                      <w:bookmarkStart w:id="1685" w:name="_Toc487461335"/>
                      <w:bookmarkStart w:id="1686" w:name="_Toc487647336"/>
                      <w:r w:rsidRPr="003A6C5D">
                        <w:rPr>
                          <w:rFonts w:ascii="Arial" w:hAnsi="Arial" w:cs="Arial"/>
                          <w:b/>
                          <w:sz w:val="32"/>
                          <w:szCs w:val="32"/>
                        </w:rPr>
                        <w:t>C2. FUNCTIONAL LIMITATIONS AND HELPERS</w:t>
                      </w:r>
                      <w:bookmarkEnd w:id="1684"/>
                      <w:bookmarkEnd w:id="1685"/>
                      <w:bookmarkEnd w:id="1686"/>
                    </w:p>
                  </w:txbxContent>
                </v:textbox>
              </v:rect>
            </w:pict>
          </mc:Fallback>
        </mc:AlternateContent>
      </w:r>
    </w:p>
    <w:p w14:paraId="2B9A5A2A" w14:textId="77777777" w:rsidR="006E6B90" w:rsidRPr="001D19F6" w:rsidRDefault="006E6B90" w:rsidP="006E6B90">
      <w:pPr>
        <w:wordWrap/>
        <w:jc w:val="center"/>
        <w:rPr>
          <w:rFonts w:ascii="Arial" w:eastAsia="굴림" w:hAnsi="Arial" w:cs="Arial"/>
          <w:sz w:val="22"/>
        </w:rPr>
      </w:pPr>
    </w:p>
    <w:p w14:paraId="5B81CC88" w14:textId="77777777" w:rsidR="006E6B90" w:rsidRPr="001D19F6" w:rsidRDefault="006E6B90" w:rsidP="006E6B90">
      <w:pPr>
        <w:wordWrap/>
        <w:jc w:val="center"/>
        <w:rPr>
          <w:rFonts w:ascii="Arial" w:eastAsia="굴림" w:hAnsi="Arial" w:cs="Arial"/>
          <w:sz w:val="22"/>
        </w:rPr>
      </w:pPr>
    </w:p>
    <w:p w14:paraId="1D905DFE" w14:textId="77777777" w:rsidR="006E6B90" w:rsidRPr="001D19F6" w:rsidRDefault="006E6B90" w:rsidP="006E6B90">
      <w:pPr>
        <w:wordWrap/>
        <w:jc w:val="center"/>
        <w:rPr>
          <w:rFonts w:ascii="Arial" w:eastAsia="굴림" w:hAnsi="Arial" w:cs="Arial"/>
          <w:sz w:val="22"/>
        </w:rPr>
      </w:pPr>
    </w:p>
    <w:p w14:paraId="467291EB" w14:textId="77777777" w:rsidR="006E6B90" w:rsidRPr="001D19F6" w:rsidRDefault="006E6B90" w:rsidP="006E6B90">
      <w:pPr>
        <w:wordWrap/>
        <w:spacing w:line="360" w:lineRule="auto"/>
        <w:rPr>
          <w:rFonts w:ascii="Arial" w:eastAsia="굴림" w:hAnsi="Arial" w:cs="Arial"/>
          <w:sz w:val="22"/>
        </w:rPr>
      </w:pPr>
    </w:p>
    <w:p w14:paraId="3454CA80" w14:textId="77777777" w:rsidR="00324CEC" w:rsidRPr="001D19F6" w:rsidRDefault="003E4B57" w:rsidP="003E4B57">
      <w:pPr>
        <w:wordWrap/>
        <w:spacing w:line="360" w:lineRule="auto"/>
        <w:jc w:val="left"/>
        <w:textAlignment w:val="baseline"/>
        <w:rPr>
          <w:rFonts w:ascii="Arial" w:eastAsia="굴림" w:hAnsi="Arial" w:cs="Arial"/>
          <w:b/>
          <w:kern w:val="0"/>
          <w:sz w:val="22"/>
        </w:rPr>
      </w:pPr>
      <w:r w:rsidRPr="001D19F6">
        <w:rPr>
          <w:rFonts w:ascii="Arial" w:eastAsia="굴림" w:hAnsi="Arial" w:cs="Arial"/>
          <w:b/>
          <w:kern w:val="0"/>
          <w:sz w:val="22"/>
        </w:rPr>
        <w:t>&lt;</w:t>
      </w:r>
      <w:r w:rsidR="00324CEC" w:rsidRPr="001D19F6">
        <w:rPr>
          <w:rFonts w:ascii="Arial" w:eastAsia="굴림" w:hAnsi="Arial" w:cs="Arial"/>
          <w:b/>
          <w:kern w:val="0"/>
          <w:sz w:val="22"/>
        </w:rPr>
        <w:t>ADL</w:t>
      </w:r>
      <w:r w:rsidR="004A6E60" w:rsidRPr="001D19F6">
        <w:rPr>
          <w:rFonts w:ascii="Arial" w:eastAsia="굴림" w:hAnsi="Arial" w:cs="Arial"/>
          <w:b/>
          <w:kern w:val="0"/>
          <w:sz w:val="22"/>
        </w:rPr>
        <w:t xml:space="preserve"> (Ability of Daily Life) </w:t>
      </w:r>
      <w:r w:rsidRPr="001D19F6">
        <w:rPr>
          <w:rFonts w:ascii="Arial" w:eastAsia="굴림" w:hAnsi="Arial" w:cs="Arial"/>
          <w:b/>
          <w:kern w:val="0"/>
          <w:sz w:val="22"/>
        </w:rPr>
        <w:t>&gt;</w:t>
      </w:r>
    </w:p>
    <w:p w14:paraId="33E95A15" w14:textId="77777777" w:rsidR="00F664B5"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C201. </w:t>
      </w:r>
      <w:r w:rsidR="00B371F2" w:rsidRPr="001D19F6">
        <w:rPr>
          <w:rFonts w:ascii="Arial" w:eastAsia="굴림" w:hAnsi="Arial" w:cs="Arial"/>
          <w:kern w:val="0"/>
          <w:sz w:val="22"/>
        </w:rPr>
        <w:t xml:space="preserve">Now I would like to know how much you need someone to help you with very simple daily activities. Please </w:t>
      </w:r>
      <w:r w:rsidR="003E4B57" w:rsidRPr="001D19F6">
        <w:rPr>
          <w:rFonts w:ascii="Arial" w:eastAsia="굴림" w:hAnsi="Arial" w:cs="Arial"/>
          <w:kern w:val="0"/>
          <w:sz w:val="22"/>
        </w:rPr>
        <w:t>answer</w:t>
      </w:r>
      <w:r w:rsidR="00B371F2" w:rsidRPr="001D19F6">
        <w:rPr>
          <w:rFonts w:ascii="Arial" w:eastAsia="굴림" w:hAnsi="Arial" w:cs="Arial"/>
          <w:kern w:val="0"/>
          <w:sz w:val="22"/>
        </w:rPr>
        <w:t xml:space="preserve"> based on your activities over the past one week. If you are now receiving help with doing such activities due to an illness or injury but expect the situation to last less than three months, then answer that you don’t need help.</w:t>
      </w:r>
      <w:r w:rsidR="003E4B57" w:rsidRPr="001D19F6">
        <w:rPr>
          <w:rFonts w:ascii="Arial" w:eastAsia="굴림" w:hAnsi="Arial" w:cs="Arial"/>
          <w:kern w:val="0"/>
          <w:sz w:val="22"/>
        </w:rPr>
        <w:t xml:space="preserve"> Let me start.</w:t>
      </w:r>
    </w:p>
    <w:p w14:paraId="1A319958" w14:textId="77777777" w:rsidR="006E6B90" w:rsidRPr="001D19F6" w:rsidRDefault="003E4B57"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Can you do </w:t>
      </w:r>
      <w:r w:rsidR="00F33519" w:rsidRPr="001D19F6">
        <w:rPr>
          <w:rFonts w:ascii="Arial" w:eastAsia="굴림" w:hAnsi="Arial" w:cs="Arial"/>
          <w:kern w:val="0"/>
          <w:sz w:val="22"/>
        </w:rPr>
        <w:t>d</w:t>
      </w:r>
      <w:r w:rsidR="006E6B90" w:rsidRPr="001D19F6">
        <w:rPr>
          <w:rFonts w:ascii="Arial" w:eastAsia="굴림" w:hAnsi="Arial" w:cs="Arial"/>
          <w:kern w:val="0"/>
          <w:sz w:val="22"/>
        </w:rPr>
        <w:t>ressing</w:t>
      </w:r>
      <w:r w:rsidR="00F33519" w:rsidRPr="001D19F6">
        <w:rPr>
          <w:rFonts w:ascii="Arial" w:eastAsia="굴림" w:hAnsi="Arial" w:cs="Arial"/>
          <w:kern w:val="0"/>
          <w:sz w:val="22"/>
        </w:rPr>
        <w:t xml:space="preserve"> including</w:t>
      </w:r>
      <w:r w:rsidR="006E6B90" w:rsidRPr="001D19F6">
        <w:rPr>
          <w:rFonts w:ascii="Arial" w:eastAsia="굴림" w:hAnsi="Arial" w:cs="Arial"/>
          <w:kern w:val="0"/>
          <w:sz w:val="22"/>
        </w:rPr>
        <w:t xml:space="preserve"> taking clothes out </w:t>
      </w:r>
      <w:r w:rsidR="00F33519" w:rsidRPr="001D19F6">
        <w:rPr>
          <w:rFonts w:ascii="Arial" w:eastAsia="굴림" w:hAnsi="Arial" w:cs="Arial"/>
          <w:kern w:val="0"/>
          <w:sz w:val="22"/>
        </w:rPr>
        <w:t>of a closet and buttoning or zipping up</w:t>
      </w:r>
      <w:r w:rsidR="00CE64CD" w:rsidRPr="001D19F6">
        <w:rPr>
          <w:rFonts w:ascii="Arial" w:eastAsia="굴림" w:hAnsi="Arial" w:cs="Arial"/>
          <w:kern w:val="0"/>
          <w:sz w:val="22"/>
        </w:rPr>
        <w:t xml:space="preserve"> all by yourself</w:t>
      </w:r>
      <w:r w:rsidR="00F33519" w:rsidRPr="001D19F6">
        <w:rPr>
          <w:rFonts w:ascii="Arial" w:eastAsia="굴림" w:hAnsi="Arial" w:cs="Arial"/>
          <w:kern w:val="0"/>
          <w:sz w:val="22"/>
        </w:rPr>
        <w:t>?</w:t>
      </w:r>
      <w:r w:rsidRPr="001D19F6">
        <w:rPr>
          <w:rFonts w:ascii="Arial" w:eastAsia="굴림" w:hAnsi="Arial" w:cs="Arial"/>
          <w:kern w:val="0"/>
          <w:sz w:val="22"/>
        </w:rPr>
        <w:t xml:space="preserve"> Or do</w:t>
      </w:r>
      <w:r w:rsidR="006E6B90" w:rsidRPr="001D19F6">
        <w:rPr>
          <w:rFonts w:ascii="Arial" w:eastAsia="굴림" w:hAnsi="Arial" w:cs="Arial"/>
          <w:kern w:val="0"/>
          <w:sz w:val="22"/>
        </w:rPr>
        <w:t xml:space="preserve"> you </w:t>
      </w:r>
      <w:r w:rsidR="005665EF" w:rsidRPr="001D19F6">
        <w:rPr>
          <w:rFonts w:ascii="Arial" w:eastAsia="굴림" w:hAnsi="Arial" w:cs="Arial"/>
          <w:kern w:val="0"/>
          <w:sz w:val="22"/>
        </w:rPr>
        <w:t xml:space="preserve">need </w:t>
      </w:r>
      <w:r w:rsidR="00F33519" w:rsidRPr="001D19F6">
        <w:rPr>
          <w:rFonts w:ascii="Arial" w:eastAsia="굴림" w:hAnsi="Arial" w:cs="Arial"/>
          <w:kern w:val="0"/>
          <w:sz w:val="22"/>
        </w:rPr>
        <w:t>someone to</w:t>
      </w:r>
      <w:r w:rsidRPr="001D19F6">
        <w:rPr>
          <w:rFonts w:ascii="Arial" w:eastAsia="굴림" w:hAnsi="Arial" w:cs="Arial"/>
          <w:kern w:val="0"/>
          <w:sz w:val="22"/>
        </w:rPr>
        <w:t xml:space="preserve"> </w:t>
      </w:r>
      <w:r w:rsidR="007E26F4" w:rsidRPr="001D19F6">
        <w:rPr>
          <w:rFonts w:ascii="Arial" w:eastAsia="굴림" w:hAnsi="Arial" w:cs="Arial"/>
          <w:kern w:val="0"/>
          <w:sz w:val="22"/>
        </w:rPr>
        <w:t>help</w:t>
      </w:r>
      <w:r w:rsidR="00F33519" w:rsidRPr="001D19F6">
        <w:rPr>
          <w:rFonts w:ascii="Arial" w:eastAsia="굴림" w:hAnsi="Arial" w:cs="Arial"/>
          <w:kern w:val="0"/>
          <w:sz w:val="22"/>
        </w:rPr>
        <w:t xml:space="preserve"> you</w:t>
      </w:r>
      <w:r w:rsidRPr="001D19F6">
        <w:rPr>
          <w:rFonts w:ascii="Arial" w:eastAsia="굴림" w:hAnsi="Arial" w:cs="Arial"/>
          <w:kern w:val="0"/>
          <w:sz w:val="22"/>
        </w:rPr>
        <w:t xml:space="preserve"> </w:t>
      </w:r>
      <w:r w:rsidR="002477EE" w:rsidRPr="001D19F6">
        <w:rPr>
          <w:rFonts w:ascii="Arial" w:eastAsia="굴림" w:hAnsi="Arial" w:cs="Arial"/>
          <w:kern w:val="0"/>
          <w:sz w:val="22"/>
        </w:rPr>
        <w:t xml:space="preserve">with </w:t>
      </w:r>
      <w:r w:rsidR="00F33519" w:rsidRPr="001D19F6">
        <w:rPr>
          <w:rFonts w:ascii="Arial" w:eastAsia="굴림" w:hAnsi="Arial" w:cs="Arial"/>
          <w:kern w:val="0"/>
          <w:sz w:val="22"/>
        </w:rPr>
        <w:t>that</w:t>
      </w:r>
      <w:r w:rsidR="006E6B90" w:rsidRPr="001D19F6">
        <w:rPr>
          <w:rFonts w:ascii="Arial" w:eastAsia="굴림" w:hAnsi="Arial" w:cs="Arial"/>
          <w:kern w:val="0"/>
          <w:sz w:val="22"/>
        </w:rPr>
        <w:t>?</w:t>
      </w:r>
    </w:p>
    <w:p w14:paraId="7BD483E8" w14:textId="77777777" w:rsidR="006E6B90" w:rsidRPr="001D19F6" w:rsidRDefault="006E6B90" w:rsidP="003E1E49">
      <w:pPr>
        <w:pStyle w:val="a6"/>
        <w:numPr>
          <w:ilvl w:val="0"/>
          <w:numId w:val="352"/>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22D54B4D" w14:textId="77777777" w:rsidR="006E6B90" w:rsidRPr="001D19F6" w:rsidRDefault="003E4B57" w:rsidP="003E4B57">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w:t>
      </w:r>
      <w:r w:rsidR="006E6B90" w:rsidRPr="001D19F6">
        <w:rPr>
          <w:rFonts w:ascii="Arial" w:eastAsia="굴림" w:hAnsi="Arial" w:cs="Arial"/>
          <w:kern w:val="0"/>
          <w:sz w:val="22"/>
        </w:rPr>
        <w:t>Yes</w:t>
      </w:r>
      <w:proofErr w:type="gramEnd"/>
      <w:r w:rsidR="006E6B90" w:rsidRPr="001D19F6">
        <w:rPr>
          <w:rFonts w:ascii="Arial" w:eastAsia="굴림" w:hAnsi="Arial" w:cs="Arial"/>
          <w:kern w:val="0"/>
          <w:sz w:val="22"/>
        </w:rPr>
        <w:t>, I need help to some extent.</w:t>
      </w:r>
    </w:p>
    <w:p w14:paraId="6BB691BA" w14:textId="77777777" w:rsidR="006E6B90" w:rsidRPr="001D19F6" w:rsidRDefault="003E4B57" w:rsidP="003E4B57">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w:t>
      </w:r>
      <w:r w:rsidR="006E6B90" w:rsidRPr="001D19F6">
        <w:rPr>
          <w:rFonts w:ascii="Arial" w:eastAsia="굴림" w:hAnsi="Arial" w:cs="Arial"/>
          <w:kern w:val="0"/>
          <w:sz w:val="22"/>
        </w:rPr>
        <w:t>Yes</w:t>
      </w:r>
      <w:proofErr w:type="gramEnd"/>
      <w:r w:rsidR="006E6B90" w:rsidRPr="001D19F6">
        <w:rPr>
          <w:rFonts w:ascii="Arial" w:eastAsia="굴림" w:hAnsi="Arial" w:cs="Arial"/>
          <w:kern w:val="0"/>
          <w:sz w:val="22"/>
        </w:rPr>
        <w:t>, I need help in every respect.</w:t>
      </w:r>
    </w:p>
    <w:p w14:paraId="560174B8"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0E7A345" w14:textId="77777777" w:rsidR="006E6B90" w:rsidRPr="001D19F6" w:rsidRDefault="002477EE"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C202. </w:t>
      </w:r>
      <w:r w:rsidR="00CE64CD" w:rsidRPr="001D19F6">
        <w:rPr>
          <w:rFonts w:ascii="Arial" w:eastAsia="굴림" w:hAnsi="Arial" w:cs="Arial"/>
          <w:kern w:val="0"/>
          <w:sz w:val="22"/>
        </w:rPr>
        <w:t xml:space="preserve">Can you do </w:t>
      </w:r>
      <w:proofErr w:type="gramStart"/>
      <w:r w:rsidR="00F33519" w:rsidRPr="001D19F6">
        <w:rPr>
          <w:rFonts w:ascii="Arial" w:eastAsia="굴림" w:hAnsi="Arial" w:cs="Arial"/>
          <w:kern w:val="0"/>
          <w:sz w:val="22"/>
        </w:rPr>
        <w:t>washing</w:t>
      </w:r>
      <w:proofErr w:type="gramEnd"/>
      <w:r w:rsidR="00F33519" w:rsidRPr="001D19F6">
        <w:rPr>
          <w:rFonts w:ascii="Arial" w:eastAsia="굴림" w:hAnsi="Arial" w:cs="Arial"/>
          <w:kern w:val="0"/>
          <w:sz w:val="22"/>
        </w:rPr>
        <w:t xml:space="preserve"> your face and hair and brushing your teeth</w:t>
      </w:r>
      <w:r w:rsidR="00CE64CD" w:rsidRPr="001D19F6">
        <w:rPr>
          <w:rFonts w:ascii="Arial" w:eastAsia="굴림" w:hAnsi="Arial" w:cs="Arial"/>
          <w:kern w:val="0"/>
          <w:sz w:val="22"/>
        </w:rPr>
        <w:t xml:space="preserve"> all by yourself</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F33519" w:rsidRPr="001D19F6">
        <w:rPr>
          <w:rFonts w:ascii="Arial" w:eastAsia="굴림" w:hAnsi="Arial" w:cs="Arial"/>
          <w:kern w:val="0"/>
          <w:sz w:val="22"/>
        </w:rPr>
        <w:t>o you need someone to help you with that?</w:t>
      </w:r>
    </w:p>
    <w:p w14:paraId="216F3B2D" w14:textId="77777777" w:rsidR="00342615" w:rsidRPr="001D19F6" w:rsidRDefault="00342615" w:rsidP="003E1E49">
      <w:pPr>
        <w:pStyle w:val="a6"/>
        <w:numPr>
          <w:ilvl w:val="0"/>
          <w:numId w:val="353"/>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433DEE29"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w:t>
      </w:r>
      <w:r w:rsidR="00250169" w:rsidRPr="001D19F6">
        <w:rPr>
          <w:rFonts w:ascii="Arial" w:eastAsia="굴림" w:hAnsi="Arial" w:cs="Arial"/>
          <w:kern w:val="0"/>
          <w:sz w:val="22"/>
        </w:rPr>
        <w:t xml:space="preserve"> </w:t>
      </w:r>
      <w:r w:rsidRPr="001D19F6">
        <w:rPr>
          <w:rFonts w:ascii="Arial" w:eastAsia="굴림" w:hAnsi="Arial" w:cs="Arial"/>
          <w:kern w:val="0"/>
          <w:sz w:val="22"/>
        </w:rPr>
        <w:t>Yes</w:t>
      </w:r>
      <w:proofErr w:type="gramEnd"/>
      <w:r w:rsidRPr="001D19F6">
        <w:rPr>
          <w:rFonts w:ascii="Arial" w:eastAsia="굴림" w:hAnsi="Arial" w:cs="Arial"/>
          <w:kern w:val="0"/>
          <w:sz w:val="22"/>
        </w:rPr>
        <w:t>, I need help to some extent.</w:t>
      </w:r>
    </w:p>
    <w:p w14:paraId="39E6794E"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59C87A14"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B003BCF" w14:textId="77777777" w:rsidR="006E6B90" w:rsidRPr="001D19F6" w:rsidRDefault="002477EE"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C203. </w:t>
      </w:r>
      <w:r w:rsidR="00CE64CD" w:rsidRPr="001D19F6">
        <w:rPr>
          <w:rFonts w:ascii="Arial" w:eastAsia="굴림" w:hAnsi="Arial" w:cs="Arial"/>
          <w:kern w:val="0"/>
          <w:sz w:val="22"/>
        </w:rPr>
        <w:t xml:space="preserve">Can you do </w:t>
      </w:r>
      <w:proofErr w:type="gramStart"/>
      <w:r w:rsidR="006E6B90" w:rsidRPr="001D19F6">
        <w:rPr>
          <w:rFonts w:ascii="Arial" w:eastAsia="굴림" w:hAnsi="Arial" w:cs="Arial"/>
          <w:kern w:val="0"/>
          <w:sz w:val="22"/>
        </w:rPr>
        <w:t>bathing</w:t>
      </w:r>
      <w:proofErr w:type="gramEnd"/>
      <w:r w:rsidR="006E6B90" w:rsidRPr="001D19F6">
        <w:rPr>
          <w:rFonts w:ascii="Arial" w:eastAsia="굴림" w:hAnsi="Arial" w:cs="Arial"/>
          <w:kern w:val="0"/>
          <w:sz w:val="22"/>
        </w:rPr>
        <w:t xml:space="preserve"> or showering</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you may not be able to scrub your back) all by yourself</w:t>
      </w:r>
      <w:r w:rsidR="006E6B90" w:rsidRPr="001D19F6">
        <w:rPr>
          <w:rFonts w:ascii="Arial" w:eastAsia="굴림" w:hAnsi="Arial" w:cs="Arial"/>
          <w:kern w:val="0"/>
          <w:sz w:val="22"/>
        </w:rPr>
        <w:t>?</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F33519" w:rsidRPr="001D19F6">
        <w:rPr>
          <w:rFonts w:ascii="Arial" w:eastAsia="굴림" w:hAnsi="Arial" w:cs="Arial"/>
          <w:kern w:val="0"/>
          <w:sz w:val="22"/>
        </w:rPr>
        <w:t>o you need someone to help you with that?</w:t>
      </w:r>
    </w:p>
    <w:p w14:paraId="53037FA4" w14:textId="77777777" w:rsidR="00342615" w:rsidRPr="001D19F6" w:rsidRDefault="00342615" w:rsidP="003E1E49">
      <w:pPr>
        <w:pStyle w:val="a6"/>
        <w:numPr>
          <w:ilvl w:val="0"/>
          <w:numId w:val="35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484491C4"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0998E838"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4A1161EB"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7E64958" w14:textId="77777777" w:rsidR="006E6B90" w:rsidRPr="001D19F6" w:rsidRDefault="002477EE"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C204. </w:t>
      </w:r>
      <w:r w:rsidR="00CE64CD" w:rsidRPr="001D19F6">
        <w:rPr>
          <w:rFonts w:ascii="Arial" w:eastAsia="굴림" w:hAnsi="Arial" w:cs="Arial"/>
          <w:kern w:val="0"/>
          <w:sz w:val="22"/>
        </w:rPr>
        <w:t xml:space="preserve">Can you do </w:t>
      </w:r>
      <w:proofErr w:type="gramStart"/>
      <w:r w:rsidR="00F33519" w:rsidRPr="001D19F6">
        <w:rPr>
          <w:rFonts w:ascii="Arial" w:eastAsia="굴림" w:hAnsi="Arial" w:cs="Arial"/>
          <w:kern w:val="0"/>
          <w:sz w:val="22"/>
        </w:rPr>
        <w:t>eating</w:t>
      </w:r>
      <w:proofErr w:type="gramEnd"/>
      <w:r w:rsidR="00F33519" w:rsidRPr="001D19F6">
        <w:rPr>
          <w:rFonts w:ascii="Arial" w:eastAsia="굴림" w:hAnsi="Arial" w:cs="Arial"/>
          <w:kern w:val="0"/>
          <w:sz w:val="22"/>
        </w:rPr>
        <w:t xml:space="preserve"> (</w:t>
      </w:r>
      <w:r w:rsidR="00CE64CD" w:rsidRPr="001D19F6">
        <w:rPr>
          <w:rFonts w:ascii="Arial" w:eastAsia="굴림" w:hAnsi="Arial" w:cs="Arial"/>
          <w:kern w:val="0"/>
          <w:sz w:val="22"/>
        </w:rPr>
        <w:t>you may use forks or other tools</w:t>
      </w:r>
      <w:r w:rsidR="00F33519" w:rsidRPr="001D19F6">
        <w:rPr>
          <w:rFonts w:ascii="Arial" w:eastAsia="굴림" w:hAnsi="Arial" w:cs="Arial"/>
          <w:kern w:val="0"/>
          <w:sz w:val="22"/>
        </w:rPr>
        <w:t>)</w:t>
      </w:r>
      <w:r w:rsidR="00CE64CD" w:rsidRPr="001D19F6">
        <w:rPr>
          <w:rFonts w:ascii="Arial" w:eastAsia="굴림" w:hAnsi="Arial" w:cs="Arial"/>
          <w:kern w:val="0"/>
          <w:sz w:val="22"/>
        </w:rPr>
        <w:t xml:space="preserve"> all by yourself</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F33519" w:rsidRPr="001D19F6">
        <w:rPr>
          <w:rFonts w:ascii="Arial" w:eastAsia="굴림" w:hAnsi="Arial" w:cs="Arial"/>
          <w:kern w:val="0"/>
          <w:sz w:val="22"/>
        </w:rPr>
        <w:t xml:space="preserve">o you </w:t>
      </w:r>
      <w:r w:rsidR="00143E11" w:rsidRPr="001D19F6">
        <w:rPr>
          <w:rFonts w:ascii="Arial" w:eastAsia="굴림" w:hAnsi="Arial" w:cs="Arial"/>
          <w:kern w:val="0"/>
          <w:sz w:val="22"/>
        </w:rPr>
        <w:t>need</w:t>
      </w:r>
      <w:r w:rsidR="00F33519" w:rsidRPr="001D19F6">
        <w:rPr>
          <w:rFonts w:ascii="Arial" w:eastAsia="굴림" w:hAnsi="Arial" w:cs="Arial"/>
          <w:kern w:val="0"/>
          <w:sz w:val="22"/>
        </w:rPr>
        <w:t xml:space="preserve"> someone to help you</w:t>
      </w:r>
      <w:r w:rsidR="007E26F4" w:rsidRPr="001D19F6">
        <w:rPr>
          <w:rFonts w:ascii="Arial" w:eastAsia="굴림" w:hAnsi="Arial" w:cs="Arial"/>
          <w:kern w:val="0"/>
          <w:sz w:val="22"/>
        </w:rPr>
        <w:t xml:space="preserve"> with </w:t>
      </w:r>
      <w:r w:rsidR="00F33519" w:rsidRPr="001D19F6">
        <w:rPr>
          <w:rFonts w:ascii="Arial" w:eastAsia="굴림" w:hAnsi="Arial" w:cs="Arial"/>
          <w:kern w:val="0"/>
          <w:sz w:val="22"/>
        </w:rPr>
        <w:t>that</w:t>
      </w:r>
      <w:r w:rsidR="006E6B90" w:rsidRPr="001D19F6">
        <w:rPr>
          <w:rFonts w:ascii="Arial" w:eastAsia="굴림" w:hAnsi="Arial" w:cs="Arial"/>
          <w:kern w:val="0"/>
          <w:sz w:val="22"/>
        </w:rPr>
        <w:t>?</w:t>
      </w:r>
    </w:p>
    <w:p w14:paraId="789867B1" w14:textId="77777777" w:rsidR="00342615" w:rsidRPr="001D19F6" w:rsidRDefault="00342615" w:rsidP="003E1E49">
      <w:pPr>
        <w:pStyle w:val="a6"/>
        <w:numPr>
          <w:ilvl w:val="0"/>
          <w:numId w:val="35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09CEF062"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62E89579"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0FBB33CD"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BBF0815" w14:textId="77777777" w:rsidR="00F33519"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C205. </w:t>
      </w:r>
      <w:r w:rsidR="00CE64CD" w:rsidRPr="001D19F6">
        <w:rPr>
          <w:rFonts w:ascii="Arial" w:eastAsia="굴림" w:hAnsi="Arial" w:cs="Arial"/>
          <w:kern w:val="0"/>
          <w:sz w:val="22"/>
        </w:rPr>
        <w:t xml:space="preserve">Can you do </w:t>
      </w:r>
      <w:proofErr w:type="gramStart"/>
      <w:r w:rsidR="00CE64CD" w:rsidRPr="001D19F6">
        <w:rPr>
          <w:rFonts w:ascii="Arial" w:eastAsia="굴림" w:hAnsi="Arial" w:cs="Arial"/>
          <w:kern w:val="0"/>
          <w:sz w:val="22"/>
        </w:rPr>
        <w:t>getting</w:t>
      </w:r>
      <w:proofErr w:type="gramEnd"/>
      <w:r w:rsidR="00CE64CD" w:rsidRPr="001D19F6">
        <w:rPr>
          <w:rFonts w:ascii="Arial" w:eastAsia="굴림" w:hAnsi="Arial" w:cs="Arial"/>
          <w:kern w:val="0"/>
          <w:sz w:val="22"/>
        </w:rPr>
        <w:t xml:space="preserve"> </w:t>
      </w:r>
      <w:r w:rsidR="008D4499" w:rsidRPr="001D19F6">
        <w:rPr>
          <w:rFonts w:ascii="Arial" w:eastAsia="굴림" w:hAnsi="Arial" w:cs="Arial"/>
          <w:kern w:val="0"/>
          <w:sz w:val="22"/>
        </w:rPr>
        <w:t xml:space="preserve">in/ </w:t>
      </w:r>
      <w:r w:rsidRPr="001D19F6">
        <w:rPr>
          <w:rFonts w:ascii="Arial" w:eastAsia="굴림" w:hAnsi="Arial" w:cs="Arial"/>
          <w:kern w:val="0"/>
          <w:sz w:val="22"/>
        </w:rPr>
        <w:t xml:space="preserve">out of bed and walking </w:t>
      </w:r>
      <w:r w:rsidR="008D4499" w:rsidRPr="001D19F6">
        <w:rPr>
          <w:rFonts w:ascii="Arial" w:eastAsia="굴림" w:hAnsi="Arial" w:cs="Arial"/>
          <w:kern w:val="0"/>
          <w:sz w:val="22"/>
        </w:rPr>
        <w:t>across a room</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y</w:t>
      </w:r>
      <w:r w:rsidR="00F33519" w:rsidRPr="001D19F6">
        <w:rPr>
          <w:rFonts w:ascii="Arial" w:eastAsia="굴림" w:hAnsi="Arial" w:cs="Arial"/>
          <w:kern w:val="0"/>
          <w:sz w:val="22"/>
        </w:rPr>
        <w:t>ou may use</w:t>
      </w:r>
      <w:r w:rsidR="008D4499" w:rsidRPr="001D19F6">
        <w:rPr>
          <w:rFonts w:ascii="Arial" w:eastAsia="굴림" w:hAnsi="Arial" w:cs="Arial"/>
          <w:kern w:val="0"/>
          <w:sz w:val="22"/>
        </w:rPr>
        <w:t xml:space="preserve"> equipment or devices</w:t>
      </w:r>
      <w:r w:rsidR="00F33519" w:rsidRPr="001D19F6">
        <w:rPr>
          <w:rFonts w:ascii="Arial" w:eastAsia="굴림" w:hAnsi="Arial" w:cs="Arial"/>
          <w:kern w:val="0"/>
          <w:sz w:val="22"/>
        </w:rPr>
        <w:t>)</w:t>
      </w:r>
      <w:r w:rsidR="00CE64CD" w:rsidRPr="001D19F6">
        <w:rPr>
          <w:rFonts w:ascii="Arial" w:eastAsia="굴림" w:hAnsi="Arial" w:cs="Arial"/>
          <w:kern w:val="0"/>
          <w:sz w:val="22"/>
        </w:rPr>
        <w:t xml:space="preserve"> all by yourself</w:t>
      </w:r>
      <w:r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F33519" w:rsidRPr="001D19F6">
        <w:rPr>
          <w:rFonts w:ascii="Arial" w:eastAsia="굴림" w:hAnsi="Arial" w:cs="Arial"/>
          <w:kern w:val="0"/>
          <w:sz w:val="22"/>
        </w:rPr>
        <w:t>o you need someone to help you with that?</w:t>
      </w:r>
    </w:p>
    <w:p w14:paraId="0AA5C17C" w14:textId="77777777" w:rsidR="00342615" w:rsidRPr="001D19F6" w:rsidRDefault="00342615" w:rsidP="003E1E49">
      <w:pPr>
        <w:pStyle w:val="a6"/>
        <w:numPr>
          <w:ilvl w:val="0"/>
          <w:numId w:val="35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lastRenderedPageBreak/>
        <w:t>No, I don't need any help.</w:t>
      </w:r>
    </w:p>
    <w:p w14:paraId="13FC59D6"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530F2B87"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0805AA2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C5D0796"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C206</w:t>
      </w:r>
      <w:r w:rsidR="00A31520" w:rsidRPr="001D19F6">
        <w:rPr>
          <w:rFonts w:ascii="Arial" w:eastAsia="굴림" w:hAnsi="Arial" w:cs="Arial"/>
          <w:kern w:val="0"/>
          <w:sz w:val="22"/>
        </w:rPr>
        <w:t xml:space="preserve">. </w:t>
      </w:r>
      <w:r w:rsidR="00CE64CD" w:rsidRPr="001D19F6">
        <w:rPr>
          <w:rFonts w:ascii="Arial" w:eastAsia="굴림" w:hAnsi="Arial" w:cs="Arial"/>
          <w:kern w:val="0"/>
          <w:sz w:val="22"/>
        </w:rPr>
        <w:t xml:space="preserve">Can you do </w:t>
      </w:r>
      <w:proofErr w:type="gramStart"/>
      <w:r w:rsidR="00F33519" w:rsidRPr="001D19F6">
        <w:rPr>
          <w:rFonts w:ascii="Arial" w:eastAsia="굴림" w:hAnsi="Arial" w:cs="Arial"/>
          <w:kern w:val="0"/>
          <w:sz w:val="22"/>
        </w:rPr>
        <w:t>using</w:t>
      </w:r>
      <w:proofErr w:type="gramEnd"/>
      <w:r w:rsidR="00F33519" w:rsidRPr="001D19F6">
        <w:rPr>
          <w:rFonts w:ascii="Arial" w:eastAsia="굴림" w:hAnsi="Arial" w:cs="Arial"/>
          <w:kern w:val="0"/>
          <w:sz w:val="22"/>
        </w:rPr>
        <w:t xml:space="preserve"> the toilet (including taking off clothes and cleaning oneself after defecating or urinating. You may use a portable toilet.)</w:t>
      </w:r>
      <w:r w:rsidR="00CE64CD" w:rsidRPr="001D19F6">
        <w:rPr>
          <w:rFonts w:ascii="Arial" w:eastAsia="굴림" w:hAnsi="Arial" w:cs="Arial"/>
          <w:kern w:val="0"/>
          <w:sz w:val="22"/>
        </w:rPr>
        <w:t xml:space="preserve"> all by yourself?</w:t>
      </w:r>
      <w:r w:rsidR="00F33519"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A31520" w:rsidRPr="001D19F6">
        <w:rPr>
          <w:rFonts w:ascii="Arial" w:eastAsia="굴림" w:hAnsi="Arial" w:cs="Arial"/>
          <w:kern w:val="0"/>
          <w:sz w:val="22"/>
        </w:rPr>
        <w:t xml:space="preserve">o you </w:t>
      </w:r>
      <w:r w:rsidR="00143E11" w:rsidRPr="001D19F6">
        <w:rPr>
          <w:rFonts w:ascii="Arial" w:eastAsia="굴림" w:hAnsi="Arial" w:cs="Arial"/>
          <w:kern w:val="0"/>
          <w:sz w:val="22"/>
        </w:rPr>
        <w:t>need</w:t>
      </w:r>
      <w:r w:rsidR="00CE64CD" w:rsidRPr="001D19F6">
        <w:rPr>
          <w:rFonts w:ascii="Arial" w:eastAsia="굴림" w:hAnsi="Arial" w:cs="Arial"/>
          <w:kern w:val="0"/>
          <w:sz w:val="22"/>
        </w:rPr>
        <w:t xml:space="preserve"> </w:t>
      </w:r>
      <w:r w:rsidR="00F33519" w:rsidRPr="001D19F6">
        <w:rPr>
          <w:rFonts w:ascii="Arial" w:eastAsia="굴림" w:hAnsi="Arial" w:cs="Arial"/>
          <w:kern w:val="0"/>
          <w:sz w:val="22"/>
        </w:rPr>
        <w:t>someone to help you with that?</w:t>
      </w:r>
    </w:p>
    <w:p w14:paraId="77F8DD88" w14:textId="77777777" w:rsidR="00342615" w:rsidRPr="001D19F6" w:rsidRDefault="00342615" w:rsidP="003E1E49">
      <w:pPr>
        <w:pStyle w:val="a6"/>
        <w:numPr>
          <w:ilvl w:val="0"/>
          <w:numId w:val="357"/>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215794A8"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37EEBA63"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5C713B22"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EF67904"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C207. </w:t>
      </w:r>
      <w:r w:rsidR="00CE64CD" w:rsidRPr="001D19F6">
        <w:rPr>
          <w:rFonts w:ascii="Arial" w:eastAsia="굴림" w:hAnsi="Arial" w:cs="Arial"/>
          <w:kern w:val="0"/>
          <w:sz w:val="22"/>
        </w:rPr>
        <w:t xml:space="preserve">Can you </w:t>
      </w:r>
      <w:r w:rsidR="008D4499" w:rsidRPr="001D19F6">
        <w:rPr>
          <w:rFonts w:ascii="Arial" w:eastAsia="굴림" w:hAnsi="Arial" w:cs="Arial"/>
          <w:kern w:val="0"/>
          <w:sz w:val="22"/>
        </w:rPr>
        <w:t>use the toilet without spilling out urine</w:t>
      </w:r>
      <w:r w:rsidR="00CE64CD" w:rsidRPr="001D19F6">
        <w:rPr>
          <w:rFonts w:ascii="Arial" w:eastAsia="굴림" w:hAnsi="Arial" w:cs="Arial"/>
          <w:kern w:val="0"/>
          <w:sz w:val="22"/>
        </w:rPr>
        <w:t xml:space="preserve"> </w:t>
      </w:r>
      <w:r w:rsidR="00F33519" w:rsidRPr="001D19F6">
        <w:rPr>
          <w:rFonts w:ascii="Arial" w:eastAsia="굴림" w:hAnsi="Arial" w:cs="Arial"/>
          <w:kern w:val="0"/>
          <w:sz w:val="22"/>
        </w:rPr>
        <w:t>(</w:t>
      </w:r>
      <w:r w:rsidR="00CE64CD" w:rsidRPr="001D19F6">
        <w:rPr>
          <w:rFonts w:ascii="Arial" w:eastAsia="굴림" w:hAnsi="Arial" w:cs="Arial"/>
          <w:kern w:val="0"/>
          <w:sz w:val="22"/>
        </w:rPr>
        <w:t>y</w:t>
      </w:r>
      <w:r w:rsidRPr="001D19F6">
        <w:rPr>
          <w:rFonts w:ascii="Arial" w:eastAsia="굴림" w:hAnsi="Arial" w:cs="Arial"/>
          <w:kern w:val="0"/>
          <w:sz w:val="22"/>
        </w:rPr>
        <w:t>ou may use a catheter (conduit) or a pouch by yourself</w:t>
      </w:r>
      <w:r w:rsidR="00F33519" w:rsidRPr="001D19F6">
        <w:rPr>
          <w:rFonts w:ascii="Arial" w:eastAsia="굴림" w:hAnsi="Arial" w:cs="Arial"/>
          <w:kern w:val="0"/>
          <w:sz w:val="22"/>
        </w:rPr>
        <w:t>)</w:t>
      </w:r>
      <w:r w:rsidR="00CE64CD" w:rsidRPr="001D19F6">
        <w:rPr>
          <w:rFonts w:ascii="Arial" w:eastAsia="굴림" w:hAnsi="Arial" w:cs="Arial"/>
          <w:kern w:val="0"/>
          <w:sz w:val="22"/>
        </w:rPr>
        <w:t xml:space="preserve"> all by yourself</w:t>
      </w:r>
      <w:r w:rsidR="00F33519" w:rsidRPr="001D19F6">
        <w:rPr>
          <w:rFonts w:ascii="Arial" w:eastAsia="굴림" w:hAnsi="Arial" w:cs="Arial"/>
          <w:kern w:val="0"/>
          <w:sz w:val="22"/>
        </w:rPr>
        <w:t>?</w:t>
      </w:r>
      <w:r w:rsidR="00143E11" w:rsidRPr="001D19F6">
        <w:rPr>
          <w:rFonts w:ascii="Arial" w:eastAsia="굴림" w:hAnsi="Arial" w:cs="Arial"/>
          <w:kern w:val="0"/>
          <w:sz w:val="22"/>
        </w:rPr>
        <w:t xml:space="preserve"> </w:t>
      </w:r>
      <w:r w:rsidR="00CE64CD" w:rsidRPr="001D19F6">
        <w:rPr>
          <w:rFonts w:ascii="Arial" w:eastAsia="굴림" w:hAnsi="Arial" w:cs="Arial"/>
          <w:kern w:val="0"/>
          <w:sz w:val="22"/>
        </w:rPr>
        <w:t>Or d</w:t>
      </w:r>
      <w:r w:rsidR="00143E11" w:rsidRPr="001D19F6">
        <w:rPr>
          <w:rFonts w:ascii="Arial" w:eastAsia="굴림" w:hAnsi="Arial" w:cs="Arial"/>
          <w:kern w:val="0"/>
          <w:sz w:val="22"/>
        </w:rPr>
        <w:t xml:space="preserve">o you need </w:t>
      </w:r>
      <w:r w:rsidR="00F33519" w:rsidRPr="001D19F6">
        <w:rPr>
          <w:rFonts w:ascii="Arial" w:eastAsia="굴림" w:hAnsi="Arial" w:cs="Arial"/>
          <w:kern w:val="0"/>
          <w:sz w:val="22"/>
        </w:rPr>
        <w:t>someone to help you with that?</w:t>
      </w:r>
    </w:p>
    <w:p w14:paraId="508D7D59" w14:textId="77777777" w:rsidR="00342615" w:rsidRPr="001D19F6" w:rsidRDefault="00342615" w:rsidP="003E1E49">
      <w:pPr>
        <w:pStyle w:val="a6"/>
        <w:numPr>
          <w:ilvl w:val="0"/>
          <w:numId w:val="358"/>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5F0E9293"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4D1A0A09"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7AFFE60A"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629079E" w14:textId="77777777" w:rsidR="00324CEC" w:rsidRPr="001D19F6" w:rsidRDefault="00CE64CD" w:rsidP="00CE64CD">
      <w:pPr>
        <w:wordWrap/>
        <w:spacing w:line="360" w:lineRule="auto"/>
        <w:jc w:val="left"/>
        <w:textAlignment w:val="baseline"/>
        <w:rPr>
          <w:rFonts w:ascii="Arial" w:eastAsia="굴림" w:hAnsi="Arial" w:cs="Arial"/>
          <w:b/>
          <w:kern w:val="0"/>
          <w:sz w:val="22"/>
        </w:rPr>
      </w:pPr>
      <w:r w:rsidRPr="001D19F6">
        <w:rPr>
          <w:rFonts w:ascii="Arial" w:eastAsia="굴림" w:hAnsi="Arial" w:cs="Arial"/>
          <w:b/>
          <w:kern w:val="0"/>
          <w:sz w:val="22"/>
        </w:rPr>
        <w:t>&lt;</w:t>
      </w:r>
      <w:r w:rsidR="00324CEC" w:rsidRPr="001D19F6">
        <w:rPr>
          <w:rFonts w:ascii="Arial" w:eastAsia="굴림" w:hAnsi="Arial" w:cs="Arial"/>
          <w:b/>
          <w:kern w:val="0"/>
          <w:sz w:val="22"/>
        </w:rPr>
        <w:t>IADL</w:t>
      </w:r>
      <w:r w:rsidR="004A6E60" w:rsidRPr="001D19F6">
        <w:rPr>
          <w:rFonts w:ascii="Arial" w:eastAsia="굴림" w:hAnsi="Arial" w:cs="Arial"/>
          <w:b/>
          <w:kern w:val="0"/>
          <w:sz w:val="22"/>
        </w:rPr>
        <w:t xml:space="preserve"> (Instrumental Ability of Daily Life) </w:t>
      </w:r>
      <w:r w:rsidRPr="001D19F6">
        <w:rPr>
          <w:rFonts w:ascii="Arial" w:eastAsia="굴림" w:hAnsi="Arial" w:cs="Arial"/>
          <w:b/>
          <w:kern w:val="0"/>
          <w:sz w:val="22"/>
        </w:rPr>
        <w:t>&gt;</w:t>
      </w:r>
    </w:p>
    <w:p w14:paraId="2F160726" w14:textId="77777777" w:rsidR="006C31E1" w:rsidRPr="001D19F6" w:rsidRDefault="006E6B90" w:rsidP="006C31E1">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C208.</w:t>
      </w:r>
      <w:r w:rsidR="006C31E1" w:rsidRPr="001D19F6">
        <w:rPr>
          <w:rFonts w:ascii="Arial" w:eastAsia="굴림" w:hAnsi="Arial" w:cs="Arial"/>
          <w:kern w:val="0"/>
          <w:sz w:val="22"/>
        </w:rPr>
        <w:t xml:space="preserve"> Now I</w:t>
      </w:r>
      <w:r w:rsidR="00CA7651" w:rsidRPr="001D19F6">
        <w:rPr>
          <w:rFonts w:ascii="Arial" w:eastAsia="굴림" w:hAnsi="Arial" w:cs="Arial"/>
          <w:kern w:val="0"/>
          <w:sz w:val="22"/>
        </w:rPr>
        <w:t xml:space="preserve"> will ask questions about a bit </w:t>
      </w:r>
      <w:proofErr w:type="gramStart"/>
      <w:r w:rsidR="00CA7651" w:rsidRPr="001D19F6">
        <w:rPr>
          <w:rFonts w:ascii="Arial" w:eastAsia="굴림" w:hAnsi="Arial" w:cs="Arial"/>
          <w:kern w:val="0"/>
          <w:sz w:val="22"/>
        </w:rPr>
        <w:t>more difficult activities</w:t>
      </w:r>
      <w:proofErr w:type="gramEnd"/>
      <w:r w:rsidR="006C31E1" w:rsidRPr="001D19F6">
        <w:rPr>
          <w:rFonts w:ascii="Arial" w:eastAsia="굴림" w:hAnsi="Arial" w:cs="Arial"/>
          <w:kern w:val="0"/>
          <w:sz w:val="22"/>
        </w:rPr>
        <w:t xml:space="preserve">. Please </w:t>
      </w:r>
      <w:r w:rsidR="005120BF" w:rsidRPr="001D19F6">
        <w:rPr>
          <w:rFonts w:ascii="Arial" w:eastAsia="굴림" w:hAnsi="Arial" w:cs="Arial"/>
          <w:kern w:val="0"/>
          <w:sz w:val="22"/>
        </w:rPr>
        <w:t>answer</w:t>
      </w:r>
      <w:r w:rsidR="00DB3047" w:rsidRPr="001D19F6">
        <w:rPr>
          <w:rFonts w:ascii="Arial" w:eastAsia="굴림" w:hAnsi="Arial" w:cs="Arial"/>
          <w:kern w:val="0"/>
          <w:sz w:val="22"/>
        </w:rPr>
        <w:t xml:space="preserve"> </w:t>
      </w:r>
      <w:r w:rsidR="003F73E5" w:rsidRPr="001D19F6">
        <w:rPr>
          <w:rFonts w:ascii="Arial" w:eastAsia="굴림" w:hAnsi="Arial" w:cs="Arial"/>
          <w:kern w:val="0"/>
          <w:sz w:val="22"/>
        </w:rPr>
        <w:t>based on your activities</w:t>
      </w:r>
      <w:r w:rsidR="006C31E1" w:rsidRPr="001D19F6">
        <w:rPr>
          <w:rFonts w:ascii="Arial" w:eastAsia="굴림" w:hAnsi="Arial" w:cs="Arial"/>
          <w:kern w:val="0"/>
          <w:sz w:val="22"/>
        </w:rPr>
        <w:t xml:space="preserve"> over the past one week</w:t>
      </w:r>
      <w:r w:rsidR="00DB3047" w:rsidRPr="001D19F6">
        <w:rPr>
          <w:rFonts w:ascii="Arial" w:eastAsia="굴림" w:hAnsi="Arial" w:cs="Arial"/>
          <w:kern w:val="0"/>
          <w:sz w:val="22"/>
        </w:rPr>
        <w:t>. If</w:t>
      </w:r>
      <w:r w:rsidR="006C31E1" w:rsidRPr="001D19F6">
        <w:rPr>
          <w:rFonts w:ascii="Arial" w:eastAsia="굴림" w:hAnsi="Arial" w:cs="Arial"/>
          <w:kern w:val="0"/>
          <w:sz w:val="22"/>
        </w:rPr>
        <w:t xml:space="preserve"> you are </w:t>
      </w:r>
      <w:r w:rsidR="003F73E5" w:rsidRPr="001D19F6">
        <w:rPr>
          <w:rFonts w:ascii="Arial" w:eastAsia="굴림" w:hAnsi="Arial" w:cs="Arial"/>
          <w:kern w:val="0"/>
          <w:sz w:val="22"/>
        </w:rPr>
        <w:t xml:space="preserve">temporarily </w:t>
      </w:r>
      <w:r w:rsidR="006C31E1" w:rsidRPr="001D19F6">
        <w:rPr>
          <w:rFonts w:ascii="Arial" w:eastAsia="굴림" w:hAnsi="Arial" w:cs="Arial"/>
          <w:kern w:val="0"/>
          <w:sz w:val="22"/>
        </w:rPr>
        <w:t xml:space="preserve">receiving help with doing such activities </w:t>
      </w:r>
      <w:r w:rsidR="00CA7651" w:rsidRPr="001D19F6">
        <w:rPr>
          <w:rFonts w:ascii="Arial" w:eastAsia="굴림" w:hAnsi="Arial" w:cs="Arial"/>
          <w:kern w:val="0"/>
          <w:sz w:val="22"/>
        </w:rPr>
        <w:t>for a certain reason</w:t>
      </w:r>
      <w:r w:rsidR="006C31E1" w:rsidRPr="001D19F6">
        <w:rPr>
          <w:rFonts w:ascii="Arial" w:eastAsia="굴림" w:hAnsi="Arial" w:cs="Arial"/>
          <w:kern w:val="0"/>
          <w:sz w:val="22"/>
        </w:rPr>
        <w:t xml:space="preserve"> but expect </w:t>
      </w:r>
      <w:r w:rsidR="003F73E5" w:rsidRPr="001D19F6">
        <w:rPr>
          <w:rFonts w:ascii="Arial" w:eastAsia="굴림" w:hAnsi="Arial" w:cs="Arial"/>
          <w:kern w:val="0"/>
          <w:sz w:val="22"/>
        </w:rPr>
        <w:t xml:space="preserve">the situation </w:t>
      </w:r>
      <w:r w:rsidR="00DB3047" w:rsidRPr="001D19F6">
        <w:rPr>
          <w:rFonts w:ascii="Arial" w:eastAsia="굴림" w:hAnsi="Arial" w:cs="Arial"/>
          <w:kern w:val="0"/>
          <w:sz w:val="22"/>
        </w:rPr>
        <w:t>to last less than three months, then answer that you don’t need help.</w:t>
      </w:r>
    </w:p>
    <w:p w14:paraId="7B1D12F8" w14:textId="77777777" w:rsidR="006E6B90" w:rsidRPr="001D19F6" w:rsidRDefault="005120BF" w:rsidP="00F33519">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Can you do</w:t>
      </w:r>
      <w:r w:rsidR="00F33519" w:rsidRPr="001D19F6">
        <w:rPr>
          <w:rFonts w:ascii="Arial" w:eastAsia="굴림" w:hAnsi="Arial" w:cs="Arial"/>
          <w:kern w:val="0"/>
          <w:sz w:val="22"/>
        </w:rPr>
        <w:t xml:space="preserve"> personal grooming</w:t>
      </w:r>
      <w:r w:rsidRPr="001D19F6">
        <w:rPr>
          <w:rFonts w:ascii="Arial" w:eastAsia="굴림" w:hAnsi="Arial" w:cs="Arial"/>
          <w:kern w:val="0"/>
          <w:sz w:val="22"/>
        </w:rPr>
        <w:t xml:space="preserve"> </w:t>
      </w:r>
      <w:r w:rsidR="00F33519" w:rsidRPr="001D19F6">
        <w:rPr>
          <w:rFonts w:ascii="Arial" w:eastAsia="굴림" w:hAnsi="Arial" w:cs="Arial"/>
          <w:kern w:val="0"/>
          <w:sz w:val="22"/>
        </w:rPr>
        <w:t>including brushing hair, clipping nails/toenails, putting on make-up (female) and shaving</w:t>
      </w:r>
      <w:r w:rsidR="000F0BDA" w:rsidRPr="001D19F6">
        <w:rPr>
          <w:rFonts w:ascii="Arial" w:eastAsia="굴림" w:hAnsi="Arial" w:cs="Arial"/>
          <w:kern w:val="0"/>
          <w:sz w:val="22"/>
        </w:rPr>
        <w:t xml:space="preserve"> (male)</w:t>
      </w:r>
      <w:r w:rsidRPr="001D19F6">
        <w:rPr>
          <w:rFonts w:ascii="Arial" w:eastAsia="굴림" w:hAnsi="Arial" w:cs="Arial"/>
          <w:kern w:val="0"/>
          <w:sz w:val="22"/>
        </w:rPr>
        <w:t xml:space="preserve"> all by yourself</w:t>
      </w:r>
      <w:r w:rsidR="00F33519" w:rsidRPr="001D19F6">
        <w:rPr>
          <w:rFonts w:ascii="Arial" w:eastAsia="굴림" w:hAnsi="Arial" w:cs="Arial"/>
          <w:kern w:val="0"/>
          <w:sz w:val="22"/>
        </w:rPr>
        <w:t xml:space="preserve">? </w:t>
      </w:r>
      <w:r w:rsidRPr="001D19F6">
        <w:rPr>
          <w:rFonts w:ascii="Arial" w:eastAsia="굴림" w:hAnsi="Arial" w:cs="Arial"/>
          <w:kern w:val="0"/>
          <w:sz w:val="22"/>
        </w:rPr>
        <w:t>Or d</w:t>
      </w:r>
      <w:r w:rsidR="006E6B90" w:rsidRPr="001D19F6">
        <w:rPr>
          <w:rFonts w:ascii="Arial" w:eastAsia="굴림" w:hAnsi="Arial" w:cs="Arial"/>
          <w:kern w:val="0"/>
          <w:sz w:val="22"/>
        </w:rPr>
        <w:t xml:space="preserve">o you </w:t>
      </w:r>
      <w:r w:rsidR="006C31E1" w:rsidRPr="001D19F6">
        <w:rPr>
          <w:rFonts w:ascii="Arial" w:eastAsia="굴림" w:hAnsi="Arial" w:cs="Arial"/>
          <w:kern w:val="0"/>
          <w:sz w:val="22"/>
        </w:rPr>
        <w:t>need</w:t>
      </w:r>
      <w:r w:rsidRPr="001D19F6">
        <w:rPr>
          <w:rFonts w:ascii="Arial" w:eastAsia="굴림" w:hAnsi="Arial" w:cs="Arial"/>
          <w:kern w:val="0"/>
          <w:sz w:val="22"/>
        </w:rPr>
        <w:t xml:space="preserve"> </w:t>
      </w:r>
      <w:r w:rsidR="00F33519" w:rsidRPr="001D19F6">
        <w:rPr>
          <w:rFonts w:ascii="Arial" w:eastAsia="굴림" w:hAnsi="Arial" w:cs="Arial"/>
          <w:kern w:val="0"/>
          <w:sz w:val="22"/>
        </w:rPr>
        <w:t>someone to help you with that?</w:t>
      </w:r>
    </w:p>
    <w:p w14:paraId="256DAFF4" w14:textId="77777777" w:rsidR="00342615" w:rsidRPr="001D19F6" w:rsidRDefault="00342615" w:rsidP="003E1E49">
      <w:pPr>
        <w:pStyle w:val="a6"/>
        <w:numPr>
          <w:ilvl w:val="0"/>
          <w:numId w:val="35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7C03E0DB"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3BD61AC2" w14:textId="77777777" w:rsidR="00E60B27" w:rsidRPr="001D19F6" w:rsidRDefault="00342615" w:rsidP="007B1128">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1FCD5F38"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24CA998C"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C209. Do you </w:t>
      </w:r>
      <w:r w:rsidR="00F33519" w:rsidRPr="001D19F6">
        <w:rPr>
          <w:rFonts w:ascii="Arial" w:eastAsia="굴림" w:hAnsi="Arial" w:cs="Arial"/>
          <w:kern w:val="0"/>
          <w:sz w:val="22"/>
        </w:rPr>
        <w:t>need someone to</w:t>
      </w:r>
      <w:r w:rsidR="007E26F4" w:rsidRPr="001D19F6">
        <w:rPr>
          <w:rFonts w:ascii="Arial" w:eastAsia="굴림" w:hAnsi="Arial" w:cs="Arial"/>
          <w:kern w:val="0"/>
          <w:sz w:val="22"/>
        </w:rPr>
        <w:t xml:space="preserve"> help </w:t>
      </w:r>
      <w:r w:rsidR="00F33519" w:rsidRPr="001D19F6">
        <w:rPr>
          <w:rFonts w:ascii="Arial" w:eastAsia="굴림" w:hAnsi="Arial" w:cs="Arial"/>
          <w:kern w:val="0"/>
          <w:sz w:val="22"/>
        </w:rPr>
        <w:t xml:space="preserve">you </w:t>
      </w:r>
      <w:r w:rsidR="007E26F4" w:rsidRPr="001D19F6">
        <w:rPr>
          <w:rFonts w:ascii="Arial" w:eastAsia="굴림" w:hAnsi="Arial" w:cs="Arial"/>
          <w:kern w:val="0"/>
          <w:sz w:val="22"/>
        </w:rPr>
        <w:t xml:space="preserve">with </w:t>
      </w:r>
      <w:r w:rsidR="008D4499" w:rsidRPr="001D19F6">
        <w:rPr>
          <w:rFonts w:ascii="Arial" w:eastAsia="굴림" w:hAnsi="Arial" w:cs="Arial"/>
          <w:kern w:val="0"/>
          <w:sz w:val="22"/>
        </w:rPr>
        <w:t>household chores</w:t>
      </w:r>
      <w:r w:rsidR="000F0BDA" w:rsidRPr="001D19F6">
        <w:rPr>
          <w:rFonts w:ascii="Arial" w:eastAsia="굴림" w:hAnsi="Arial" w:cs="Arial"/>
          <w:kern w:val="0"/>
          <w:sz w:val="22"/>
        </w:rPr>
        <w:t xml:space="preserve">, such as </w:t>
      </w:r>
      <w:r w:rsidR="00F33519" w:rsidRPr="001D19F6">
        <w:rPr>
          <w:rFonts w:ascii="Arial" w:eastAsia="굴림" w:hAnsi="Arial" w:cs="Arial"/>
          <w:kern w:val="0"/>
          <w:sz w:val="22"/>
        </w:rPr>
        <w:t>cleaning or tidying up</w:t>
      </w:r>
      <w:r w:rsidR="000F0BDA" w:rsidRPr="001D19F6">
        <w:rPr>
          <w:rFonts w:ascii="Arial" w:eastAsia="굴림" w:hAnsi="Arial" w:cs="Arial"/>
          <w:kern w:val="0"/>
          <w:sz w:val="22"/>
        </w:rPr>
        <w:t xml:space="preserve"> the house, making bed and washing dishes</w:t>
      </w:r>
      <w:r w:rsidRPr="001D19F6">
        <w:rPr>
          <w:rFonts w:ascii="Arial" w:eastAsia="굴림" w:hAnsi="Arial" w:cs="Arial"/>
          <w:kern w:val="0"/>
          <w:sz w:val="22"/>
        </w:rPr>
        <w:t>?</w:t>
      </w:r>
    </w:p>
    <w:p w14:paraId="0B715E2A"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[IWER: </w:t>
      </w:r>
      <w:r w:rsidR="00957760" w:rsidRPr="001D19F6">
        <w:rPr>
          <w:rFonts w:ascii="Arial" w:eastAsia="굴림" w:hAnsi="Arial" w:cs="Arial"/>
          <w:kern w:val="0"/>
          <w:sz w:val="22"/>
        </w:rPr>
        <w:t xml:space="preserve">If </w:t>
      </w:r>
      <w:r w:rsidR="007E26F4" w:rsidRPr="001D19F6">
        <w:rPr>
          <w:rFonts w:ascii="Arial" w:eastAsia="굴림" w:hAnsi="Arial" w:cs="Arial"/>
          <w:kern w:val="0"/>
          <w:sz w:val="22"/>
        </w:rPr>
        <w:t xml:space="preserve">R </w:t>
      </w:r>
      <w:r w:rsidR="00E60B27" w:rsidRPr="001D19F6">
        <w:rPr>
          <w:rFonts w:ascii="Arial" w:eastAsia="굴림" w:hAnsi="Arial" w:cs="Arial"/>
          <w:kern w:val="0"/>
          <w:sz w:val="22"/>
        </w:rPr>
        <w:t xml:space="preserve">can broom floor </w:t>
      </w:r>
      <w:r w:rsidR="00957760" w:rsidRPr="001D19F6">
        <w:rPr>
          <w:rFonts w:ascii="Arial" w:eastAsia="굴림" w:hAnsi="Arial" w:cs="Arial"/>
          <w:kern w:val="0"/>
          <w:sz w:val="22"/>
        </w:rPr>
        <w:t>but</w:t>
      </w:r>
      <w:r w:rsidR="00E60B27" w:rsidRPr="001D19F6">
        <w:rPr>
          <w:rFonts w:ascii="Arial" w:eastAsia="굴림" w:hAnsi="Arial" w:cs="Arial"/>
          <w:kern w:val="0"/>
          <w:sz w:val="22"/>
        </w:rPr>
        <w:t xml:space="preserve"> cannot mop</w:t>
      </w:r>
      <w:r w:rsidR="00957760" w:rsidRPr="001D19F6">
        <w:rPr>
          <w:rFonts w:ascii="Arial" w:eastAsia="굴림" w:hAnsi="Arial" w:cs="Arial"/>
          <w:kern w:val="0"/>
          <w:sz w:val="22"/>
        </w:rPr>
        <w:t xml:space="preserve"> or</w:t>
      </w:r>
      <w:r w:rsidR="00E60B27" w:rsidRPr="001D19F6">
        <w:rPr>
          <w:rFonts w:ascii="Arial" w:eastAsia="굴림" w:hAnsi="Arial" w:cs="Arial"/>
          <w:kern w:val="0"/>
          <w:sz w:val="22"/>
        </w:rPr>
        <w:t xml:space="preserve"> </w:t>
      </w:r>
      <w:r w:rsidR="00957760" w:rsidRPr="001D19F6">
        <w:rPr>
          <w:rFonts w:ascii="Arial" w:eastAsia="굴림" w:hAnsi="Arial" w:cs="Arial"/>
          <w:kern w:val="0"/>
          <w:sz w:val="22"/>
        </w:rPr>
        <w:t>if</w:t>
      </w:r>
      <w:r w:rsidR="00052A4E" w:rsidRPr="001D19F6">
        <w:rPr>
          <w:rFonts w:ascii="Arial" w:eastAsia="굴림" w:hAnsi="Arial" w:cs="Arial"/>
          <w:kern w:val="0"/>
          <w:sz w:val="22"/>
        </w:rPr>
        <w:t xml:space="preserve"> </w:t>
      </w:r>
      <w:r w:rsidR="00E60B27" w:rsidRPr="001D19F6">
        <w:rPr>
          <w:rFonts w:ascii="Arial" w:eastAsia="굴림" w:hAnsi="Arial" w:cs="Arial"/>
          <w:kern w:val="0"/>
          <w:sz w:val="22"/>
        </w:rPr>
        <w:t xml:space="preserve">R can fold light blankets </w:t>
      </w:r>
      <w:r w:rsidR="00957760" w:rsidRPr="001D19F6">
        <w:rPr>
          <w:rFonts w:ascii="Arial" w:eastAsia="굴림" w:hAnsi="Arial" w:cs="Arial"/>
          <w:kern w:val="0"/>
          <w:sz w:val="22"/>
        </w:rPr>
        <w:t>but</w:t>
      </w:r>
      <w:r w:rsidR="00E60B27" w:rsidRPr="001D19F6">
        <w:rPr>
          <w:rFonts w:ascii="Arial" w:eastAsia="굴림" w:hAnsi="Arial" w:cs="Arial"/>
          <w:kern w:val="0"/>
          <w:sz w:val="22"/>
        </w:rPr>
        <w:t xml:space="preserve"> cannot handle heavy beddings, then mark </w:t>
      </w:r>
      <w:r w:rsidR="00E60B27" w:rsidRPr="001D19F6">
        <w:rPr>
          <w:rFonts w:ascii="굴림" w:eastAsia="굴림" w:hAnsi="굴림" w:cs="굴림" w:hint="eastAsia"/>
          <w:kern w:val="0"/>
          <w:sz w:val="22"/>
        </w:rPr>
        <w:t>③</w:t>
      </w:r>
      <w:r w:rsidR="00E60B27" w:rsidRPr="001D19F6">
        <w:rPr>
          <w:rFonts w:ascii="Arial" w:eastAsia="굴림" w:hAnsi="Arial" w:cs="Arial"/>
          <w:kern w:val="0"/>
          <w:sz w:val="22"/>
        </w:rPr>
        <w:t>]</w:t>
      </w:r>
    </w:p>
    <w:p w14:paraId="17361D9E" w14:textId="77777777" w:rsidR="00342615" w:rsidRPr="001D19F6" w:rsidRDefault="00342615" w:rsidP="003E1E49">
      <w:pPr>
        <w:pStyle w:val="a6"/>
        <w:numPr>
          <w:ilvl w:val="0"/>
          <w:numId w:val="360"/>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121AFE42"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3098E4DF"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74911002"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C200420" w14:textId="77777777" w:rsidR="000F0BDA"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lastRenderedPageBreak/>
        <w:t xml:space="preserve">C210. Do you </w:t>
      </w:r>
      <w:r w:rsidR="000F0BDA" w:rsidRPr="001D19F6">
        <w:rPr>
          <w:rFonts w:ascii="Arial" w:eastAsia="굴림" w:hAnsi="Arial" w:cs="Arial"/>
          <w:kern w:val="0"/>
          <w:sz w:val="22"/>
        </w:rPr>
        <w:t>need someone to</w:t>
      </w:r>
      <w:r w:rsidR="007E26F4" w:rsidRPr="001D19F6">
        <w:rPr>
          <w:rFonts w:ascii="Arial" w:eastAsia="굴림" w:hAnsi="Arial" w:cs="Arial"/>
          <w:kern w:val="0"/>
          <w:sz w:val="22"/>
        </w:rPr>
        <w:t xml:space="preserve"> help </w:t>
      </w:r>
      <w:r w:rsidR="000F0BDA" w:rsidRPr="001D19F6">
        <w:rPr>
          <w:rFonts w:ascii="Arial" w:eastAsia="굴림" w:hAnsi="Arial" w:cs="Arial"/>
          <w:kern w:val="0"/>
          <w:sz w:val="22"/>
        </w:rPr>
        <w:t xml:space="preserve">you </w:t>
      </w:r>
      <w:r w:rsidR="007E26F4" w:rsidRPr="001D19F6">
        <w:rPr>
          <w:rFonts w:ascii="Arial" w:eastAsia="굴림" w:hAnsi="Arial" w:cs="Arial"/>
          <w:kern w:val="0"/>
          <w:sz w:val="22"/>
        </w:rPr>
        <w:t xml:space="preserve">with </w:t>
      </w:r>
      <w:r w:rsidR="000F0BDA" w:rsidRPr="001D19F6">
        <w:rPr>
          <w:rFonts w:ascii="Arial" w:eastAsia="굴림" w:hAnsi="Arial" w:cs="Arial"/>
          <w:kern w:val="0"/>
          <w:sz w:val="22"/>
        </w:rPr>
        <w:t>preparing</w:t>
      </w:r>
      <w:r w:rsidRPr="001D19F6">
        <w:rPr>
          <w:rFonts w:ascii="Arial" w:eastAsia="굴림" w:hAnsi="Arial" w:cs="Arial"/>
          <w:kern w:val="0"/>
          <w:sz w:val="22"/>
        </w:rPr>
        <w:t xml:space="preserve"> meals?</w:t>
      </w:r>
      <w:r w:rsidR="000F0BDA" w:rsidRPr="001D19F6">
        <w:rPr>
          <w:rFonts w:ascii="Arial" w:eastAsia="굴림" w:hAnsi="Arial" w:cs="Arial"/>
          <w:kern w:val="0"/>
          <w:sz w:val="22"/>
        </w:rPr>
        <w:t xml:space="preserve"> Preparing meals means preparing ingredients, cooking, and setting the table. </w:t>
      </w:r>
    </w:p>
    <w:p w14:paraId="734B32F0"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[IWER: </w:t>
      </w:r>
      <w:r w:rsidR="000F0BDA" w:rsidRPr="001D19F6">
        <w:rPr>
          <w:rFonts w:ascii="Arial" w:eastAsia="굴림" w:hAnsi="Arial" w:cs="Arial"/>
          <w:kern w:val="0"/>
          <w:sz w:val="22"/>
        </w:rPr>
        <w:t xml:space="preserve">If </w:t>
      </w:r>
      <w:r w:rsidR="00957760" w:rsidRPr="001D19F6">
        <w:rPr>
          <w:rFonts w:ascii="Arial" w:eastAsia="굴림" w:hAnsi="Arial" w:cs="Arial"/>
          <w:kern w:val="0"/>
          <w:sz w:val="22"/>
        </w:rPr>
        <w:t xml:space="preserve">R cooks rice but </w:t>
      </w:r>
      <w:r w:rsidR="000F0BDA" w:rsidRPr="001D19F6">
        <w:rPr>
          <w:rFonts w:ascii="Arial" w:eastAsia="굴림" w:hAnsi="Arial" w:cs="Arial"/>
          <w:kern w:val="0"/>
          <w:sz w:val="22"/>
        </w:rPr>
        <w:t xml:space="preserve">another person prepares ingredients or </w:t>
      </w:r>
      <w:r w:rsidRPr="001D19F6">
        <w:rPr>
          <w:rFonts w:ascii="Arial" w:eastAsia="굴림" w:hAnsi="Arial" w:cs="Arial"/>
          <w:kern w:val="0"/>
          <w:sz w:val="22"/>
        </w:rPr>
        <w:t xml:space="preserve">side dishes, then mark </w:t>
      </w:r>
      <w:r w:rsidRPr="001D19F6">
        <w:rPr>
          <w:rFonts w:ascii="굴림" w:eastAsia="굴림" w:hAnsi="굴림" w:cs="굴림" w:hint="eastAsia"/>
          <w:kern w:val="0"/>
          <w:sz w:val="22"/>
        </w:rPr>
        <w:t>③</w:t>
      </w:r>
      <w:r w:rsidR="00CA7651" w:rsidRPr="001D19F6">
        <w:rPr>
          <w:rFonts w:ascii="Arial" w:eastAsia="굴림" w:hAnsi="Arial" w:cs="Arial"/>
          <w:kern w:val="0"/>
          <w:sz w:val="22"/>
        </w:rPr>
        <w:t>.</w:t>
      </w:r>
      <w:r w:rsidRPr="001D19F6">
        <w:rPr>
          <w:rFonts w:ascii="Arial" w:eastAsia="굴림" w:hAnsi="Arial" w:cs="Arial"/>
          <w:kern w:val="0"/>
          <w:sz w:val="22"/>
        </w:rPr>
        <w:t>]</w:t>
      </w:r>
    </w:p>
    <w:p w14:paraId="7D89B31D" w14:textId="77777777" w:rsidR="00B6507A" w:rsidRPr="00B6507A" w:rsidRDefault="00B6507A" w:rsidP="00B6507A">
      <w:pPr>
        <w:pStyle w:val="a6"/>
        <w:numPr>
          <w:ilvl w:val="0"/>
          <w:numId w:val="362"/>
        </w:numPr>
        <w:wordWrap/>
        <w:spacing w:line="360" w:lineRule="auto"/>
        <w:ind w:leftChars="0"/>
        <w:jc w:val="left"/>
        <w:textAlignment w:val="baseline"/>
        <w:rPr>
          <w:ins w:id="1687" w:author="Keis" w:date="2024-09-06T15:44:00Z"/>
          <w:rFonts w:ascii="Arial" w:eastAsia="굴림" w:hAnsi="Arial" w:cs="Arial"/>
          <w:color w:val="00B050"/>
          <w:kern w:val="0"/>
          <w:sz w:val="22"/>
          <w:rPrChange w:id="1688" w:author="Keis" w:date="2024-09-06T15:44:00Z">
            <w:rPr>
              <w:ins w:id="1689" w:author="Keis" w:date="2024-09-06T15:44:00Z"/>
              <w:rFonts w:ascii="Arial" w:eastAsia="굴림" w:hAnsi="Arial" w:cs="Arial"/>
              <w:kern w:val="0"/>
              <w:sz w:val="22"/>
            </w:rPr>
          </w:rPrChange>
        </w:rPr>
      </w:pPr>
      <w:ins w:id="1690" w:author="Keis" w:date="2024-09-06T15:44:00Z">
        <w:r w:rsidRPr="00B6507A">
          <w:rPr>
            <w:rFonts w:ascii="Arial" w:eastAsia="굴림" w:hAnsi="Arial" w:cs="Arial"/>
            <w:color w:val="00B050"/>
            <w:kern w:val="0"/>
            <w:sz w:val="22"/>
            <w:rPrChange w:id="1691" w:author="Keis" w:date="2024-09-06T15:44:00Z">
              <w:rPr>
                <w:rFonts w:ascii="Arial" w:eastAsia="굴림" w:hAnsi="Arial" w:cs="Arial"/>
                <w:kern w:val="0"/>
                <w:sz w:val="22"/>
              </w:rPr>
            </w:rPrChange>
          </w:rPr>
          <w:t>No, I don't need any help.</w:t>
        </w:r>
      </w:ins>
    </w:p>
    <w:p w14:paraId="26A95F71" w14:textId="77777777" w:rsidR="00B6507A" w:rsidRPr="00B6507A" w:rsidRDefault="00B6507A" w:rsidP="00B6507A">
      <w:pPr>
        <w:wordWrap/>
        <w:spacing w:line="360" w:lineRule="auto"/>
        <w:ind w:left="400"/>
        <w:jc w:val="left"/>
        <w:textAlignment w:val="baseline"/>
        <w:rPr>
          <w:ins w:id="1692" w:author="Keis" w:date="2024-09-06T15:44:00Z"/>
          <w:rFonts w:ascii="Arial" w:eastAsia="굴림" w:hAnsi="Arial" w:cs="Arial"/>
          <w:color w:val="00B050"/>
          <w:kern w:val="0"/>
          <w:sz w:val="22"/>
          <w:rPrChange w:id="1693" w:author="Keis" w:date="2024-09-06T15:44:00Z">
            <w:rPr>
              <w:ins w:id="1694" w:author="Keis" w:date="2024-09-06T15:44:00Z"/>
              <w:rFonts w:ascii="Arial" w:eastAsia="굴림" w:hAnsi="Arial" w:cs="Arial"/>
              <w:kern w:val="0"/>
              <w:sz w:val="22"/>
            </w:rPr>
          </w:rPrChange>
        </w:rPr>
      </w:pPr>
      <w:proofErr w:type="gramStart"/>
      <w:ins w:id="1695" w:author="Keis" w:date="2024-09-06T15:44:00Z">
        <w:r w:rsidRPr="00B6507A">
          <w:rPr>
            <w:rFonts w:ascii="굴림" w:eastAsia="굴림" w:hAnsi="굴림" w:cs="굴림" w:hint="eastAsia"/>
            <w:color w:val="00B050"/>
            <w:kern w:val="0"/>
            <w:sz w:val="22"/>
            <w:rPrChange w:id="1696" w:author="Keis" w:date="2024-09-06T15:44:00Z">
              <w:rPr>
                <w:rFonts w:ascii="굴림" w:eastAsia="굴림" w:hAnsi="굴림" w:cs="굴림" w:hint="eastAsia"/>
                <w:kern w:val="0"/>
                <w:sz w:val="22"/>
              </w:rPr>
            </w:rPrChange>
          </w:rPr>
          <w:t>③</w:t>
        </w:r>
        <w:r w:rsidRPr="00B6507A">
          <w:rPr>
            <w:rFonts w:ascii="Arial" w:eastAsia="굴림" w:hAnsi="Arial" w:cs="Arial"/>
            <w:color w:val="00B050"/>
            <w:kern w:val="0"/>
            <w:sz w:val="22"/>
            <w:rPrChange w:id="1697" w:author="Keis" w:date="2024-09-06T15:44: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698" w:author="Keis" w:date="2024-09-06T15:44:00Z">
              <w:rPr>
                <w:rFonts w:ascii="Arial" w:eastAsia="굴림" w:hAnsi="Arial" w:cs="Arial"/>
                <w:kern w:val="0"/>
                <w:sz w:val="22"/>
              </w:rPr>
            </w:rPrChange>
          </w:rPr>
          <w:t>, I need help to some extent.</w:t>
        </w:r>
      </w:ins>
    </w:p>
    <w:p w14:paraId="4ABF27ED" w14:textId="77777777" w:rsidR="00B6507A" w:rsidRPr="00B6507A" w:rsidRDefault="00B6507A" w:rsidP="00B6507A">
      <w:pPr>
        <w:wordWrap/>
        <w:spacing w:line="360" w:lineRule="auto"/>
        <w:ind w:left="400"/>
        <w:jc w:val="left"/>
        <w:textAlignment w:val="baseline"/>
        <w:rPr>
          <w:ins w:id="1699" w:author="Keis" w:date="2024-09-06T15:44:00Z"/>
          <w:rFonts w:ascii="Arial" w:eastAsia="굴림" w:hAnsi="Arial" w:cs="Arial"/>
          <w:color w:val="00B050"/>
          <w:kern w:val="0"/>
          <w:sz w:val="22"/>
          <w:rPrChange w:id="1700" w:author="Keis" w:date="2024-09-06T15:44:00Z">
            <w:rPr>
              <w:ins w:id="1701" w:author="Keis" w:date="2024-09-06T15:44:00Z"/>
              <w:rFonts w:ascii="Arial" w:eastAsia="굴림" w:hAnsi="Arial" w:cs="Arial"/>
              <w:kern w:val="0"/>
              <w:sz w:val="22"/>
            </w:rPr>
          </w:rPrChange>
        </w:rPr>
      </w:pPr>
      <w:proofErr w:type="gramStart"/>
      <w:ins w:id="1702" w:author="Keis" w:date="2024-09-06T15:44:00Z">
        <w:r w:rsidRPr="00B6507A">
          <w:rPr>
            <w:rFonts w:ascii="굴림" w:eastAsia="굴림" w:hAnsi="굴림" w:cs="굴림" w:hint="eastAsia"/>
            <w:color w:val="00B050"/>
            <w:kern w:val="0"/>
            <w:sz w:val="22"/>
            <w:rPrChange w:id="1703" w:author="Keis" w:date="2024-09-06T15:44:00Z">
              <w:rPr>
                <w:rFonts w:ascii="굴림" w:eastAsia="굴림" w:hAnsi="굴림" w:cs="굴림" w:hint="eastAsia"/>
                <w:kern w:val="0"/>
                <w:sz w:val="22"/>
              </w:rPr>
            </w:rPrChange>
          </w:rPr>
          <w:t>⑤</w:t>
        </w:r>
        <w:r w:rsidRPr="00B6507A">
          <w:rPr>
            <w:rFonts w:ascii="Arial" w:eastAsia="굴림" w:hAnsi="Arial" w:cs="Arial"/>
            <w:color w:val="00B050"/>
            <w:kern w:val="0"/>
            <w:sz w:val="22"/>
            <w:rPrChange w:id="1704" w:author="Keis" w:date="2024-09-06T15:44: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705" w:author="Keis" w:date="2024-09-06T15:44:00Z">
              <w:rPr>
                <w:rFonts w:ascii="Arial" w:eastAsia="굴림" w:hAnsi="Arial" w:cs="Arial"/>
                <w:kern w:val="0"/>
                <w:sz w:val="22"/>
              </w:rPr>
            </w:rPrChange>
          </w:rPr>
          <w:t>, I need help in every respect.</w:t>
        </w:r>
      </w:ins>
    </w:p>
    <w:p w14:paraId="26EE1002" w14:textId="0B1ABFB0" w:rsidR="00342615" w:rsidRPr="001D19F6" w:rsidDel="00B6507A" w:rsidRDefault="00342615" w:rsidP="003E1E49">
      <w:pPr>
        <w:pStyle w:val="a6"/>
        <w:numPr>
          <w:ilvl w:val="0"/>
          <w:numId w:val="361"/>
        </w:numPr>
        <w:wordWrap/>
        <w:spacing w:line="360" w:lineRule="auto"/>
        <w:ind w:leftChars="0"/>
        <w:jc w:val="left"/>
        <w:textAlignment w:val="baseline"/>
        <w:rPr>
          <w:del w:id="1706" w:author="Keis" w:date="2024-09-06T15:44:00Z"/>
          <w:rFonts w:ascii="Arial" w:eastAsia="굴림" w:hAnsi="Arial" w:cs="Arial"/>
          <w:kern w:val="0"/>
          <w:sz w:val="22"/>
        </w:rPr>
      </w:pPr>
      <w:del w:id="1707" w:author="Keis" w:date="2024-09-06T15:44:00Z">
        <w:r w:rsidRPr="001D19F6" w:rsidDel="00B6507A">
          <w:rPr>
            <w:rFonts w:ascii="Arial" w:eastAsia="굴림" w:hAnsi="Arial" w:cs="Arial"/>
            <w:kern w:val="0"/>
            <w:sz w:val="22"/>
          </w:rPr>
          <w:delText>No, I don't need any help.</w:delText>
        </w:r>
      </w:del>
    </w:p>
    <w:p w14:paraId="15E8E915" w14:textId="1C38676E" w:rsidR="005A2226" w:rsidRPr="001D19F6" w:rsidDel="00B6507A" w:rsidRDefault="005A2226" w:rsidP="00F14BA4">
      <w:pPr>
        <w:pStyle w:val="a6"/>
        <w:numPr>
          <w:ilvl w:val="0"/>
          <w:numId w:val="1153"/>
        </w:numPr>
        <w:wordWrap/>
        <w:spacing w:line="360" w:lineRule="auto"/>
        <w:ind w:leftChars="0"/>
        <w:jc w:val="left"/>
        <w:textAlignment w:val="baseline"/>
        <w:rPr>
          <w:del w:id="1708" w:author="Keis" w:date="2024-09-06T15:44:00Z"/>
          <w:rFonts w:ascii="Arial" w:eastAsia="굴림" w:hAnsi="Arial" w:cs="Arial"/>
          <w:kern w:val="0"/>
          <w:sz w:val="22"/>
        </w:rPr>
      </w:pPr>
      <w:del w:id="1709" w:author="Keis" w:date="2024-09-06T15:44:00Z">
        <w:r w:rsidRPr="001D19F6" w:rsidDel="00B6507A">
          <w:rPr>
            <w:rFonts w:ascii="Arial" w:eastAsia="굴림" w:hAnsi="Arial" w:cs="Arial"/>
            <w:kern w:val="0"/>
            <w:sz w:val="22"/>
          </w:rPr>
          <w:delText>Yes, I need help to some extent.</w:delText>
        </w:r>
      </w:del>
    </w:p>
    <w:p w14:paraId="234281A1" w14:textId="71A90DF7" w:rsidR="00342615" w:rsidRPr="001D19F6" w:rsidDel="00B6507A" w:rsidRDefault="005A2226" w:rsidP="00D12299">
      <w:pPr>
        <w:pStyle w:val="a6"/>
        <w:numPr>
          <w:ilvl w:val="0"/>
          <w:numId w:val="1310"/>
        </w:numPr>
        <w:wordWrap/>
        <w:spacing w:line="360" w:lineRule="auto"/>
        <w:ind w:leftChars="0"/>
        <w:jc w:val="left"/>
        <w:textAlignment w:val="baseline"/>
        <w:rPr>
          <w:del w:id="1710" w:author="Keis" w:date="2024-09-06T15:44:00Z"/>
          <w:rFonts w:ascii="Arial" w:eastAsia="굴림" w:hAnsi="Arial" w:cs="Arial"/>
          <w:kern w:val="0"/>
          <w:sz w:val="22"/>
        </w:rPr>
      </w:pPr>
      <w:del w:id="1711" w:author="Keis" w:date="2024-09-06T15:44:00Z">
        <w:r w:rsidRPr="001D19F6" w:rsidDel="00B6507A">
          <w:rPr>
            <w:rFonts w:ascii="Arial" w:eastAsia="굴림" w:hAnsi="Arial" w:cs="Arial"/>
            <w:kern w:val="0"/>
            <w:sz w:val="22"/>
          </w:rPr>
          <w:delText>Yes, I need help in every respect.</w:delText>
        </w:r>
        <w:r w:rsidR="00342615" w:rsidRPr="001D19F6" w:rsidDel="00B6507A">
          <w:rPr>
            <w:rFonts w:ascii="Arial" w:eastAsia="굴림" w:hAnsi="Arial" w:cs="Arial"/>
            <w:kern w:val="0"/>
            <w:sz w:val="22"/>
          </w:rPr>
          <w:delText xml:space="preserve"> </w:delText>
        </w:r>
      </w:del>
    </w:p>
    <w:p w14:paraId="4973BD67"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835EFEE" w14:textId="77777777" w:rsidR="006E6B90" w:rsidRPr="001D19F6" w:rsidRDefault="0067228A"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C211. Do you </w:t>
      </w:r>
      <w:r w:rsidR="007E26F4" w:rsidRPr="001D19F6">
        <w:rPr>
          <w:rFonts w:ascii="Arial" w:eastAsia="굴림" w:hAnsi="Arial" w:cs="Arial"/>
          <w:kern w:val="0"/>
          <w:sz w:val="22"/>
        </w:rPr>
        <w:t xml:space="preserve">need </w:t>
      </w:r>
      <w:r w:rsidR="000F0BDA" w:rsidRPr="001D19F6">
        <w:rPr>
          <w:rFonts w:ascii="Arial" w:eastAsia="굴림" w:hAnsi="Arial" w:cs="Arial"/>
          <w:kern w:val="0"/>
          <w:sz w:val="22"/>
        </w:rPr>
        <w:t>someone to</w:t>
      </w:r>
      <w:r w:rsidR="00957760" w:rsidRPr="001D19F6">
        <w:rPr>
          <w:rFonts w:ascii="Arial" w:eastAsia="굴림" w:hAnsi="Arial" w:cs="Arial"/>
          <w:kern w:val="0"/>
          <w:sz w:val="22"/>
        </w:rPr>
        <w:t xml:space="preserve"> </w:t>
      </w:r>
      <w:r w:rsidR="007E26F4" w:rsidRPr="001D19F6">
        <w:rPr>
          <w:rFonts w:ascii="Arial" w:eastAsia="굴림" w:hAnsi="Arial" w:cs="Arial"/>
          <w:kern w:val="0"/>
          <w:sz w:val="22"/>
        </w:rPr>
        <w:t>help</w:t>
      </w:r>
      <w:r w:rsidR="000F0BDA" w:rsidRPr="001D19F6">
        <w:rPr>
          <w:rFonts w:ascii="Arial" w:eastAsia="굴림" w:hAnsi="Arial" w:cs="Arial"/>
          <w:kern w:val="0"/>
          <w:sz w:val="22"/>
        </w:rPr>
        <w:t xml:space="preserve"> you</w:t>
      </w:r>
      <w:r w:rsidR="007E26F4" w:rsidRPr="001D19F6">
        <w:rPr>
          <w:rFonts w:ascii="Arial" w:eastAsia="굴림" w:hAnsi="Arial" w:cs="Arial"/>
          <w:kern w:val="0"/>
          <w:sz w:val="22"/>
        </w:rPr>
        <w:t xml:space="preserve"> with </w:t>
      </w:r>
      <w:r w:rsidR="006E6B90" w:rsidRPr="001D19F6">
        <w:rPr>
          <w:rFonts w:ascii="Arial" w:eastAsia="굴림" w:hAnsi="Arial" w:cs="Arial"/>
          <w:kern w:val="0"/>
          <w:sz w:val="22"/>
        </w:rPr>
        <w:t>laundry</w:t>
      </w:r>
      <w:r w:rsidR="000F0BDA" w:rsidRPr="001D19F6">
        <w:rPr>
          <w:rFonts w:ascii="Arial" w:eastAsia="굴림" w:hAnsi="Arial" w:cs="Arial"/>
          <w:kern w:val="0"/>
          <w:sz w:val="22"/>
        </w:rPr>
        <w:t xml:space="preserve">, </w:t>
      </w:r>
      <w:r w:rsidR="008D4499" w:rsidRPr="001D19F6">
        <w:rPr>
          <w:rFonts w:ascii="Arial" w:eastAsia="굴림" w:hAnsi="Arial" w:cs="Arial"/>
          <w:kern w:val="0"/>
          <w:sz w:val="22"/>
        </w:rPr>
        <w:t xml:space="preserve">such as </w:t>
      </w:r>
      <w:r w:rsidR="000F0BDA" w:rsidRPr="001D19F6">
        <w:rPr>
          <w:rFonts w:ascii="Arial" w:eastAsia="굴림" w:hAnsi="Arial" w:cs="Arial"/>
          <w:kern w:val="0"/>
          <w:sz w:val="22"/>
        </w:rPr>
        <w:t>using a washing machine or by hand and hanging out the wash to dry</w:t>
      </w:r>
      <w:r w:rsidR="006E6B90" w:rsidRPr="001D19F6">
        <w:rPr>
          <w:rFonts w:ascii="Arial" w:eastAsia="굴림" w:hAnsi="Arial" w:cs="Arial"/>
          <w:kern w:val="0"/>
          <w:sz w:val="22"/>
        </w:rPr>
        <w:t>?</w:t>
      </w:r>
    </w:p>
    <w:p w14:paraId="484283A8"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[IWER</w:t>
      </w:r>
      <w:r w:rsidR="00A31520" w:rsidRPr="001D19F6">
        <w:rPr>
          <w:rFonts w:ascii="Arial" w:eastAsia="굴림" w:hAnsi="Arial" w:cs="Arial"/>
          <w:kern w:val="0"/>
          <w:sz w:val="22"/>
        </w:rPr>
        <w:t xml:space="preserve">: </w:t>
      </w:r>
      <w:r w:rsidR="00957760" w:rsidRPr="001D19F6">
        <w:rPr>
          <w:rFonts w:ascii="Arial" w:eastAsia="굴림" w:hAnsi="Arial" w:cs="Arial"/>
          <w:kern w:val="0"/>
          <w:sz w:val="22"/>
        </w:rPr>
        <w:t>If R can do small laundry such as socks but cannot do heavy laundry or if R can do laundry but is</w:t>
      </w:r>
      <w:r w:rsidR="000F0BDA" w:rsidRPr="001D19F6">
        <w:rPr>
          <w:rFonts w:ascii="Arial" w:eastAsia="굴림" w:hAnsi="Arial" w:cs="Arial"/>
          <w:kern w:val="0"/>
          <w:sz w:val="22"/>
        </w:rPr>
        <w:t xml:space="preserve"> unable to hang out the wash</w:t>
      </w:r>
      <w:r w:rsidRPr="001D19F6">
        <w:rPr>
          <w:rFonts w:ascii="Arial" w:eastAsia="굴림" w:hAnsi="Arial" w:cs="Arial"/>
          <w:kern w:val="0"/>
          <w:sz w:val="22"/>
        </w:rPr>
        <w:t>, then mark</w:t>
      </w:r>
      <w:r w:rsidR="00957760" w:rsidRPr="001D19F6">
        <w:rPr>
          <w:rFonts w:ascii="Arial" w:eastAsia="굴림" w:hAnsi="Arial" w:cs="Arial"/>
          <w:kern w:val="0"/>
          <w:sz w:val="22"/>
        </w:rPr>
        <w:t xml:space="preserve"> </w:t>
      </w:r>
      <w:r w:rsidR="00957760" w:rsidRPr="001D19F6">
        <w:rPr>
          <w:rFonts w:ascii="굴림" w:eastAsia="굴림" w:hAnsi="굴림" w:cs="굴림" w:hint="eastAsia"/>
          <w:kern w:val="0"/>
          <w:sz w:val="22"/>
        </w:rPr>
        <w:t>③</w:t>
      </w:r>
      <w:r w:rsidRPr="001D19F6">
        <w:rPr>
          <w:rFonts w:ascii="Arial" w:eastAsia="굴림" w:hAnsi="Arial" w:cs="Arial"/>
          <w:kern w:val="0"/>
          <w:sz w:val="22"/>
        </w:rPr>
        <w:t>]</w:t>
      </w:r>
    </w:p>
    <w:p w14:paraId="3AC1AA29" w14:textId="77777777" w:rsidR="00342615" w:rsidRPr="001D19F6" w:rsidRDefault="00342615" w:rsidP="003E1E49">
      <w:pPr>
        <w:pStyle w:val="a6"/>
        <w:numPr>
          <w:ilvl w:val="0"/>
          <w:numId w:val="362"/>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32A9B07A"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32E3FA09"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6EFBEA3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154E345" w14:textId="77777777" w:rsidR="006E6B90" w:rsidRPr="001D19F6" w:rsidRDefault="0067228A"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C212. Do you </w:t>
      </w:r>
      <w:r w:rsidR="007E26F4" w:rsidRPr="001D19F6">
        <w:rPr>
          <w:rFonts w:ascii="Arial" w:eastAsia="굴림" w:hAnsi="Arial" w:cs="Arial"/>
          <w:kern w:val="0"/>
          <w:sz w:val="22"/>
        </w:rPr>
        <w:t xml:space="preserve">need </w:t>
      </w:r>
      <w:r w:rsidR="000F0BDA" w:rsidRPr="001D19F6">
        <w:rPr>
          <w:rFonts w:ascii="Arial" w:eastAsia="굴림" w:hAnsi="Arial" w:cs="Arial"/>
          <w:kern w:val="0"/>
          <w:sz w:val="22"/>
        </w:rPr>
        <w:t>someone to help you</w:t>
      </w:r>
      <w:r w:rsidR="00957760" w:rsidRPr="001D19F6">
        <w:rPr>
          <w:rFonts w:ascii="Arial" w:eastAsia="굴림" w:hAnsi="Arial" w:cs="Arial"/>
          <w:kern w:val="0"/>
          <w:sz w:val="22"/>
        </w:rPr>
        <w:t xml:space="preserve"> </w:t>
      </w:r>
      <w:r w:rsidR="001B4886" w:rsidRPr="001D19F6">
        <w:rPr>
          <w:rFonts w:ascii="Arial" w:eastAsia="굴림" w:hAnsi="Arial" w:cs="Arial"/>
          <w:kern w:val="0"/>
          <w:sz w:val="22"/>
        </w:rPr>
        <w:t xml:space="preserve">with </w:t>
      </w:r>
      <w:r w:rsidR="006E6B90" w:rsidRPr="001D19F6">
        <w:rPr>
          <w:rFonts w:ascii="Arial" w:eastAsia="굴림" w:hAnsi="Arial" w:cs="Arial"/>
          <w:kern w:val="0"/>
          <w:sz w:val="22"/>
        </w:rPr>
        <w:t xml:space="preserve">going out a short distance </w:t>
      </w:r>
      <w:r w:rsidR="000F0BDA" w:rsidRPr="001D19F6">
        <w:rPr>
          <w:rFonts w:ascii="Arial" w:eastAsia="굴림" w:hAnsi="Arial" w:cs="Arial"/>
          <w:kern w:val="0"/>
          <w:sz w:val="22"/>
        </w:rPr>
        <w:t>without transportation?</w:t>
      </w:r>
    </w:p>
    <w:p w14:paraId="409FBD2F"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[IWER: </w:t>
      </w:r>
      <w:r w:rsidR="002C2DF7" w:rsidRPr="001D19F6">
        <w:rPr>
          <w:rFonts w:ascii="Arial" w:eastAsia="굴림" w:hAnsi="Arial" w:cs="Arial"/>
          <w:kern w:val="0"/>
          <w:sz w:val="22"/>
        </w:rPr>
        <w:t xml:space="preserve">Mark </w:t>
      </w:r>
      <w:r w:rsidR="002C2DF7" w:rsidRPr="001D19F6">
        <w:rPr>
          <w:rFonts w:ascii="굴림" w:eastAsia="굴림" w:hAnsi="굴림" w:cs="굴림" w:hint="eastAsia"/>
          <w:kern w:val="0"/>
          <w:sz w:val="22"/>
        </w:rPr>
        <w:t>①</w:t>
      </w:r>
      <w:r w:rsidRPr="001D19F6">
        <w:rPr>
          <w:rFonts w:ascii="Arial" w:eastAsia="굴림" w:hAnsi="Arial" w:cs="Arial"/>
          <w:kern w:val="0"/>
          <w:sz w:val="22"/>
        </w:rPr>
        <w:t xml:space="preserve"> </w:t>
      </w:r>
      <w:r w:rsidR="00A31520" w:rsidRPr="001D19F6">
        <w:rPr>
          <w:rFonts w:ascii="Arial" w:eastAsia="굴림" w:hAnsi="Arial" w:cs="Arial"/>
          <w:kern w:val="0"/>
          <w:sz w:val="22"/>
        </w:rPr>
        <w:t>if</w:t>
      </w:r>
      <w:r w:rsidR="007E26F4" w:rsidRPr="001D19F6">
        <w:rPr>
          <w:rFonts w:ascii="Arial" w:eastAsia="굴림" w:hAnsi="Arial" w:cs="Arial"/>
          <w:kern w:val="0"/>
          <w:sz w:val="22"/>
        </w:rPr>
        <w:t xml:space="preserve"> R uses</w:t>
      </w:r>
      <w:r w:rsidRPr="001D19F6">
        <w:rPr>
          <w:rFonts w:ascii="Arial" w:eastAsia="굴림" w:hAnsi="Arial" w:cs="Arial"/>
          <w:kern w:val="0"/>
          <w:sz w:val="22"/>
        </w:rPr>
        <w:t xml:space="preserve"> assistance device</w:t>
      </w:r>
      <w:r w:rsidR="0067228A" w:rsidRPr="001D19F6">
        <w:rPr>
          <w:rFonts w:ascii="Arial" w:eastAsia="굴림" w:hAnsi="Arial" w:cs="Arial"/>
          <w:kern w:val="0"/>
          <w:sz w:val="22"/>
        </w:rPr>
        <w:t>s</w:t>
      </w:r>
      <w:r w:rsidR="000F0BDA" w:rsidRPr="001D19F6">
        <w:rPr>
          <w:rFonts w:ascii="Arial" w:eastAsia="굴림" w:hAnsi="Arial" w:cs="Arial"/>
          <w:kern w:val="0"/>
          <w:sz w:val="22"/>
        </w:rPr>
        <w:t>,</w:t>
      </w:r>
      <w:r w:rsidRPr="001D19F6">
        <w:rPr>
          <w:rFonts w:ascii="Arial" w:eastAsia="굴림" w:hAnsi="Arial" w:cs="Arial"/>
          <w:kern w:val="0"/>
          <w:sz w:val="22"/>
        </w:rPr>
        <w:t xml:space="preserve"> such as a cane. Enter </w:t>
      </w:r>
      <w:r w:rsidR="002C2DF7" w:rsidRPr="001D19F6">
        <w:rPr>
          <w:rFonts w:ascii="굴림" w:eastAsia="굴림" w:hAnsi="굴림" w:cs="굴림" w:hint="eastAsia"/>
          <w:kern w:val="0"/>
          <w:sz w:val="22"/>
        </w:rPr>
        <w:t>③</w:t>
      </w:r>
      <w:r w:rsidRPr="001D19F6">
        <w:rPr>
          <w:rFonts w:ascii="Arial" w:eastAsia="굴림" w:hAnsi="Arial" w:cs="Arial"/>
          <w:kern w:val="0"/>
          <w:sz w:val="22"/>
        </w:rPr>
        <w:t xml:space="preserve"> </w:t>
      </w:r>
      <w:r w:rsidR="00A31520" w:rsidRPr="001D19F6">
        <w:rPr>
          <w:rFonts w:ascii="Arial" w:eastAsia="굴림" w:hAnsi="Arial" w:cs="Arial"/>
          <w:kern w:val="0"/>
          <w:sz w:val="22"/>
        </w:rPr>
        <w:t xml:space="preserve">if </w:t>
      </w:r>
      <w:r w:rsidR="007E26F4" w:rsidRPr="001D19F6">
        <w:rPr>
          <w:rFonts w:ascii="Arial" w:eastAsia="굴림" w:hAnsi="Arial" w:cs="Arial"/>
          <w:kern w:val="0"/>
          <w:sz w:val="22"/>
        </w:rPr>
        <w:t>R needs</w:t>
      </w:r>
      <w:r w:rsidRPr="001D19F6">
        <w:rPr>
          <w:rFonts w:ascii="Arial" w:eastAsia="굴림" w:hAnsi="Arial" w:cs="Arial"/>
          <w:kern w:val="0"/>
          <w:sz w:val="22"/>
        </w:rPr>
        <w:t xml:space="preserve"> to ride a wheelchair.]</w:t>
      </w:r>
    </w:p>
    <w:p w14:paraId="4B299C39" w14:textId="77777777" w:rsidR="00342615" w:rsidRPr="001D19F6" w:rsidRDefault="00342615" w:rsidP="003E1E49">
      <w:pPr>
        <w:pStyle w:val="a6"/>
        <w:numPr>
          <w:ilvl w:val="0"/>
          <w:numId w:val="363"/>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165B22FB"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4159BCB8"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2AA9A7E7"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99B0037" w14:textId="77777777" w:rsidR="006E6B90" w:rsidRPr="001D19F6" w:rsidRDefault="001B4886"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C213. Do you </w:t>
      </w:r>
      <w:r w:rsidR="007E26F4" w:rsidRPr="001D19F6">
        <w:rPr>
          <w:rFonts w:ascii="Arial" w:eastAsia="굴림" w:hAnsi="Arial" w:cs="Arial"/>
          <w:kern w:val="0"/>
          <w:sz w:val="22"/>
        </w:rPr>
        <w:t xml:space="preserve">need </w:t>
      </w:r>
      <w:r w:rsidR="000F0BDA" w:rsidRPr="001D19F6">
        <w:rPr>
          <w:rFonts w:ascii="Arial" w:eastAsia="굴림" w:hAnsi="Arial" w:cs="Arial"/>
          <w:kern w:val="0"/>
          <w:sz w:val="22"/>
        </w:rPr>
        <w:t xml:space="preserve">someone to help you </w:t>
      </w:r>
      <w:r w:rsidR="007E26F4" w:rsidRPr="001D19F6">
        <w:rPr>
          <w:rFonts w:ascii="Arial" w:eastAsia="굴림" w:hAnsi="Arial" w:cs="Arial"/>
          <w:kern w:val="0"/>
          <w:sz w:val="22"/>
        </w:rPr>
        <w:t>with</w:t>
      </w:r>
      <w:r w:rsidR="000F0BDA" w:rsidRPr="001D19F6">
        <w:rPr>
          <w:rFonts w:ascii="Arial" w:eastAsia="굴림" w:hAnsi="Arial" w:cs="Arial"/>
          <w:kern w:val="0"/>
          <w:sz w:val="22"/>
        </w:rPr>
        <w:t xml:space="preserve"> going out</w:t>
      </w:r>
      <w:r w:rsidR="002C2DF7" w:rsidRPr="001D19F6">
        <w:rPr>
          <w:rFonts w:ascii="Arial" w:eastAsia="굴림" w:hAnsi="Arial" w:cs="Arial"/>
          <w:kern w:val="0"/>
          <w:sz w:val="22"/>
        </w:rPr>
        <w:t xml:space="preserve"> </w:t>
      </w:r>
      <w:r w:rsidR="006E6B90" w:rsidRPr="001D19F6">
        <w:rPr>
          <w:rFonts w:ascii="Arial" w:eastAsia="굴림" w:hAnsi="Arial" w:cs="Arial"/>
          <w:kern w:val="0"/>
          <w:sz w:val="22"/>
        </w:rPr>
        <w:t>using transportation, such as buses, subways, taxies, and cars?</w:t>
      </w:r>
    </w:p>
    <w:p w14:paraId="5A6419C4" w14:textId="77777777" w:rsidR="00342615" w:rsidRPr="001D19F6" w:rsidRDefault="00342615" w:rsidP="003E1E49">
      <w:pPr>
        <w:pStyle w:val="a6"/>
        <w:numPr>
          <w:ilvl w:val="0"/>
          <w:numId w:val="36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4D3D6199"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46D60BEA"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1C93E7FA"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71371EBC"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C2</w:t>
      </w:r>
      <w:r w:rsidR="00A31520" w:rsidRPr="001D19F6">
        <w:rPr>
          <w:rFonts w:ascii="Arial" w:eastAsia="굴림" w:hAnsi="Arial" w:cs="Arial"/>
          <w:kern w:val="0"/>
          <w:sz w:val="22"/>
        </w:rPr>
        <w:t xml:space="preserve">14. Do you </w:t>
      </w:r>
      <w:r w:rsidR="000F0BDA" w:rsidRPr="001D19F6">
        <w:rPr>
          <w:rFonts w:ascii="Arial" w:eastAsia="굴림" w:hAnsi="Arial" w:cs="Arial"/>
          <w:kern w:val="0"/>
          <w:sz w:val="22"/>
        </w:rPr>
        <w:t>need someone to</w:t>
      </w:r>
      <w:r w:rsidR="007E26F4" w:rsidRPr="001D19F6">
        <w:rPr>
          <w:rFonts w:ascii="Arial" w:eastAsia="굴림" w:hAnsi="Arial" w:cs="Arial"/>
          <w:kern w:val="0"/>
          <w:sz w:val="22"/>
        </w:rPr>
        <w:t xml:space="preserve"> help</w:t>
      </w:r>
      <w:r w:rsidR="000F0BDA" w:rsidRPr="001D19F6">
        <w:rPr>
          <w:rFonts w:ascii="Arial" w:eastAsia="굴림" w:hAnsi="Arial" w:cs="Arial"/>
          <w:kern w:val="0"/>
          <w:sz w:val="22"/>
        </w:rPr>
        <w:t xml:space="preserve"> you</w:t>
      </w:r>
      <w:r w:rsidR="00BE6DC9" w:rsidRPr="001D19F6">
        <w:rPr>
          <w:rFonts w:ascii="Arial" w:eastAsia="굴림" w:hAnsi="Arial" w:cs="Arial"/>
          <w:kern w:val="0"/>
          <w:sz w:val="22"/>
        </w:rPr>
        <w:t xml:space="preserve"> </w:t>
      </w:r>
      <w:r w:rsidRPr="001D19F6">
        <w:rPr>
          <w:rFonts w:ascii="Arial" w:eastAsia="굴림" w:hAnsi="Arial" w:cs="Arial"/>
          <w:kern w:val="0"/>
          <w:sz w:val="22"/>
        </w:rPr>
        <w:t>with shopping</w:t>
      </w:r>
      <w:r w:rsidR="000F0BDA" w:rsidRPr="001D19F6">
        <w:rPr>
          <w:rFonts w:ascii="Arial" w:eastAsia="굴림" w:hAnsi="Arial" w:cs="Arial"/>
          <w:kern w:val="0"/>
          <w:sz w:val="22"/>
        </w:rPr>
        <w:t xml:space="preserve">, </w:t>
      </w:r>
      <w:r w:rsidR="00BE6DC9" w:rsidRPr="001D19F6">
        <w:rPr>
          <w:rFonts w:ascii="Arial" w:eastAsia="굴림" w:hAnsi="Arial" w:cs="Arial"/>
          <w:kern w:val="0"/>
          <w:sz w:val="22"/>
        </w:rPr>
        <w:t xml:space="preserve">which refers to make a decision on what to buy and to pay money and get the change? </w:t>
      </w:r>
    </w:p>
    <w:p w14:paraId="6AA305FC" w14:textId="77777777" w:rsidR="00342615" w:rsidRPr="001D19F6" w:rsidRDefault="00342615" w:rsidP="003E1E49">
      <w:pPr>
        <w:pStyle w:val="a6"/>
        <w:numPr>
          <w:ilvl w:val="0"/>
          <w:numId w:val="365"/>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0B297FC6"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52177FA2"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6A88463C"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08FB6A94"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C2</w:t>
      </w:r>
      <w:r w:rsidR="00A31520" w:rsidRPr="001D19F6">
        <w:rPr>
          <w:rFonts w:ascii="Arial" w:eastAsia="굴림" w:hAnsi="Arial" w:cs="Arial"/>
          <w:kern w:val="0"/>
          <w:sz w:val="22"/>
        </w:rPr>
        <w:t xml:space="preserve">15. Do you </w:t>
      </w:r>
      <w:r w:rsidR="007E26F4" w:rsidRPr="001D19F6">
        <w:rPr>
          <w:rFonts w:ascii="Arial" w:eastAsia="굴림" w:hAnsi="Arial" w:cs="Arial"/>
          <w:kern w:val="0"/>
          <w:sz w:val="22"/>
        </w:rPr>
        <w:t>need</w:t>
      </w:r>
      <w:r w:rsidR="000F0BDA" w:rsidRPr="001D19F6">
        <w:rPr>
          <w:rFonts w:ascii="Arial" w:eastAsia="굴림" w:hAnsi="Arial" w:cs="Arial"/>
          <w:kern w:val="0"/>
          <w:sz w:val="22"/>
        </w:rPr>
        <w:t xml:space="preserve"> someone to </w:t>
      </w:r>
      <w:r w:rsidR="007E26F4" w:rsidRPr="001D19F6">
        <w:rPr>
          <w:rFonts w:ascii="Arial" w:eastAsia="굴림" w:hAnsi="Arial" w:cs="Arial"/>
          <w:kern w:val="0"/>
          <w:sz w:val="22"/>
        </w:rPr>
        <w:t>help</w:t>
      </w:r>
      <w:r w:rsidR="000F0BDA" w:rsidRPr="001D19F6">
        <w:rPr>
          <w:rFonts w:ascii="Arial" w:eastAsia="굴림" w:hAnsi="Arial" w:cs="Arial"/>
          <w:kern w:val="0"/>
          <w:sz w:val="22"/>
        </w:rPr>
        <w:t xml:space="preserve"> you</w:t>
      </w:r>
      <w:r w:rsidR="007E26F4" w:rsidRPr="001D19F6">
        <w:rPr>
          <w:rFonts w:ascii="Arial" w:eastAsia="굴림" w:hAnsi="Arial" w:cs="Arial"/>
          <w:kern w:val="0"/>
          <w:sz w:val="22"/>
        </w:rPr>
        <w:t xml:space="preserve"> with </w:t>
      </w:r>
      <w:r w:rsidRPr="001D19F6">
        <w:rPr>
          <w:rFonts w:ascii="Arial" w:eastAsia="굴림" w:hAnsi="Arial" w:cs="Arial"/>
          <w:kern w:val="0"/>
          <w:sz w:val="22"/>
        </w:rPr>
        <w:t>managing money, such as</w:t>
      </w:r>
      <w:r w:rsidR="000F0BDA" w:rsidRPr="001D19F6">
        <w:rPr>
          <w:rFonts w:ascii="Arial" w:eastAsia="굴림" w:hAnsi="Arial" w:cs="Arial"/>
          <w:kern w:val="0"/>
          <w:sz w:val="22"/>
        </w:rPr>
        <w:t xml:space="preserve"> managing small sums of pocket money, savings accounts and other assets</w:t>
      </w:r>
      <w:r w:rsidRPr="001D19F6">
        <w:rPr>
          <w:rFonts w:ascii="Arial" w:eastAsia="굴림" w:hAnsi="Arial" w:cs="Arial"/>
          <w:kern w:val="0"/>
          <w:sz w:val="22"/>
        </w:rPr>
        <w:t>?</w:t>
      </w:r>
    </w:p>
    <w:p w14:paraId="30347021"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lastRenderedPageBreak/>
        <w:t xml:space="preserve">[IWER: </w:t>
      </w:r>
      <w:r w:rsidR="004A3181" w:rsidRPr="001D19F6">
        <w:rPr>
          <w:rFonts w:ascii="Arial" w:eastAsia="굴림" w:hAnsi="Arial" w:cs="Arial"/>
          <w:kern w:val="0"/>
          <w:sz w:val="22"/>
        </w:rPr>
        <w:t xml:space="preserve">Mark </w:t>
      </w:r>
      <w:r w:rsidR="004A3181" w:rsidRPr="001D19F6">
        <w:rPr>
          <w:rFonts w:ascii="굴림" w:eastAsia="굴림" w:hAnsi="굴림" w:cs="굴림" w:hint="eastAsia"/>
          <w:kern w:val="0"/>
          <w:sz w:val="22"/>
        </w:rPr>
        <w:t>③</w:t>
      </w:r>
      <w:r w:rsidRPr="001D19F6">
        <w:rPr>
          <w:rFonts w:ascii="Arial" w:eastAsia="굴림" w:hAnsi="Arial" w:cs="Arial"/>
          <w:kern w:val="0"/>
          <w:sz w:val="22"/>
        </w:rPr>
        <w:t xml:space="preserve"> if </w:t>
      </w:r>
      <w:r w:rsidR="000F0BDA" w:rsidRPr="001D19F6">
        <w:rPr>
          <w:rFonts w:ascii="Arial" w:eastAsia="굴림" w:hAnsi="Arial" w:cs="Arial"/>
          <w:kern w:val="0"/>
          <w:sz w:val="22"/>
        </w:rPr>
        <w:t xml:space="preserve">large sums of money is managed by </w:t>
      </w:r>
      <w:r w:rsidRPr="001D19F6">
        <w:rPr>
          <w:rFonts w:ascii="Arial" w:eastAsia="굴림" w:hAnsi="Arial" w:cs="Arial"/>
          <w:kern w:val="0"/>
          <w:sz w:val="22"/>
        </w:rPr>
        <w:t>someone else</w:t>
      </w:r>
      <w:r w:rsidR="007E26F4" w:rsidRPr="001D19F6">
        <w:rPr>
          <w:rFonts w:ascii="Arial" w:eastAsia="굴림" w:hAnsi="Arial" w:cs="Arial"/>
          <w:kern w:val="0"/>
          <w:sz w:val="22"/>
        </w:rPr>
        <w:t>.]</w:t>
      </w:r>
    </w:p>
    <w:p w14:paraId="66BE7CF3" w14:textId="77777777" w:rsidR="00342615" w:rsidRPr="001D19F6" w:rsidRDefault="00342615" w:rsidP="003E1E49">
      <w:pPr>
        <w:pStyle w:val="a6"/>
        <w:numPr>
          <w:ilvl w:val="0"/>
          <w:numId w:val="36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No, I don't need any help.</w:t>
      </w:r>
    </w:p>
    <w:p w14:paraId="34CC63C0"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③</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to some extent.</w:t>
      </w:r>
    </w:p>
    <w:p w14:paraId="201B7EB0" w14:textId="77777777" w:rsidR="00342615" w:rsidRPr="001D19F6" w:rsidRDefault="00342615" w:rsidP="00342615">
      <w:pPr>
        <w:wordWrap/>
        <w:spacing w:line="360" w:lineRule="auto"/>
        <w:ind w:left="400"/>
        <w:jc w:val="left"/>
        <w:textAlignment w:val="baseline"/>
        <w:rPr>
          <w:rFonts w:ascii="Arial" w:eastAsia="굴림" w:hAnsi="Arial" w:cs="Arial"/>
          <w:kern w:val="0"/>
          <w:sz w:val="22"/>
        </w:rPr>
      </w:pPr>
      <w:proofErr w:type="gramStart"/>
      <w:r w:rsidRPr="001D19F6">
        <w:rPr>
          <w:rFonts w:ascii="굴림" w:eastAsia="굴림" w:hAnsi="굴림" w:cs="굴림" w:hint="eastAsia"/>
          <w:kern w:val="0"/>
          <w:sz w:val="22"/>
        </w:rPr>
        <w:t>⑤</w:t>
      </w:r>
      <w:r w:rsidRPr="001D19F6">
        <w:rPr>
          <w:rFonts w:ascii="Arial" w:eastAsia="굴림" w:hAnsi="Arial" w:cs="Arial"/>
          <w:kern w:val="0"/>
          <w:sz w:val="22"/>
        </w:rPr>
        <w:t xml:space="preserve">  Yes</w:t>
      </w:r>
      <w:proofErr w:type="gramEnd"/>
      <w:r w:rsidRPr="001D19F6">
        <w:rPr>
          <w:rFonts w:ascii="Arial" w:eastAsia="굴림" w:hAnsi="Arial" w:cs="Arial"/>
          <w:kern w:val="0"/>
          <w:sz w:val="22"/>
        </w:rPr>
        <w:t>, I need help in every respect.</w:t>
      </w:r>
    </w:p>
    <w:p w14:paraId="59D7F9C8"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D96514F"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C216. Do you </w:t>
      </w:r>
      <w:r w:rsidR="00A5169F" w:rsidRPr="001D19F6">
        <w:rPr>
          <w:rFonts w:ascii="Arial" w:eastAsia="굴림" w:hAnsi="Arial" w:cs="Arial"/>
          <w:kern w:val="0"/>
          <w:sz w:val="22"/>
        </w:rPr>
        <w:t>need</w:t>
      </w:r>
      <w:r w:rsidR="000F0BDA" w:rsidRPr="001D19F6">
        <w:rPr>
          <w:rFonts w:ascii="Arial" w:eastAsia="굴림" w:hAnsi="Arial" w:cs="Arial"/>
          <w:kern w:val="0"/>
          <w:sz w:val="22"/>
        </w:rPr>
        <w:t xml:space="preserve"> someone to help you</w:t>
      </w:r>
      <w:r w:rsidR="004A3181" w:rsidRPr="001D19F6">
        <w:rPr>
          <w:rFonts w:ascii="Arial" w:eastAsia="굴림" w:hAnsi="Arial" w:cs="Arial"/>
          <w:kern w:val="0"/>
          <w:sz w:val="22"/>
        </w:rPr>
        <w:t xml:space="preserve"> </w:t>
      </w:r>
      <w:r w:rsidRPr="001D19F6">
        <w:rPr>
          <w:rFonts w:ascii="Arial" w:eastAsia="굴림" w:hAnsi="Arial" w:cs="Arial"/>
          <w:kern w:val="0"/>
          <w:sz w:val="22"/>
        </w:rPr>
        <w:t>with making</w:t>
      </w:r>
      <w:r w:rsidR="001B4886" w:rsidRPr="001D19F6">
        <w:rPr>
          <w:rFonts w:ascii="Arial" w:eastAsia="굴림" w:hAnsi="Arial" w:cs="Arial"/>
          <w:kern w:val="0"/>
          <w:sz w:val="22"/>
        </w:rPr>
        <w:t xml:space="preserve"> or taking</w:t>
      </w:r>
      <w:r w:rsidRPr="001D19F6">
        <w:rPr>
          <w:rFonts w:ascii="Arial" w:eastAsia="굴림" w:hAnsi="Arial" w:cs="Arial"/>
          <w:kern w:val="0"/>
          <w:sz w:val="22"/>
        </w:rPr>
        <w:t xml:space="preserve"> phone calls?</w:t>
      </w:r>
    </w:p>
    <w:p w14:paraId="1ABA33DF"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[IWER: </w:t>
      </w:r>
      <w:r w:rsidR="004A3181" w:rsidRPr="001D19F6">
        <w:rPr>
          <w:rFonts w:ascii="Arial" w:eastAsia="굴림" w:hAnsi="Arial" w:cs="Arial"/>
          <w:kern w:val="0"/>
          <w:sz w:val="22"/>
        </w:rPr>
        <w:t xml:space="preserve">Mark </w:t>
      </w:r>
      <w:r w:rsidR="004A3181" w:rsidRPr="001D19F6">
        <w:rPr>
          <w:rFonts w:ascii="굴림" w:eastAsia="굴림" w:hAnsi="굴림" w:cs="굴림" w:hint="eastAsia"/>
          <w:kern w:val="0"/>
          <w:sz w:val="22"/>
        </w:rPr>
        <w:t>③</w:t>
      </w:r>
      <w:r w:rsidRPr="001D19F6">
        <w:rPr>
          <w:rFonts w:ascii="Arial" w:eastAsia="굴림" w:hAnsi="Arial" w:cs="Arial"/>
          <w:kern w:val="0"/>
          <w:sz w:val="22"/>
        </w:rPr>
        <w:t xml:space="preserve"> if R can only dial</w:t>
      </w:r>
      <w:r w:rsidR="001B4886" w:rsidRPr="001D19F6">
        <w:rPr>
          <w:rFonts w:ascii="Arial" w:eastAsia="굴림" w:hAnsi="Arial" w:cs="Arial"/>
          <w:kern w:val="0"/>
          <w:sz w:val="22"/>
        </w:rPr>
        <w:t xml:space="preserve"> the</w:t>
      </w:r>
      <w:r w:rsidRPr="001D19F6">
        <w:rPr>
          <w:rFonts w:ascii="Arial" w:eastAsia="굴림" w:hAnsi="Arial" w:cs="Arial"/>
          <w:kern w:val="0"/>
          <w:sz w:val="22"/>
        </w:rPr>
        <w:t xml:space="preserve"> numbers s</w:t>
      </w:r>
      <w:r w:rsidR="001B4886" w:rsidRPr="001D19F6">
        <w:rPr>
          <w:rFonts w:ascii="Arial" w:eastAsia="굴림" w:hAnsi="Arial" w:cs="Arial"/>
          <w:kern w:val="0"/>
          <w:sz w:val="22"/>
        </w:rPr>
        <w:t>he</w:t>
      </w:r>
      <w:r w:rsidRPr="001D19F6">
        <w:rPr>
          <w:rFonts w:ascii="Arial" w:eastAsia="굴림" w:hAnsi="Arial" w:cs="Arial"/>
          <w:kern w:val="0"/>
          <w:sz w:val="22"/>
        </w:rPr>
        <w:t>/he knows.]</w:t>
      </w:r>
    </w:p>
    <w:p w14:paraId="7EF62EB8" w14:textId="77777777" w:rsidR="00B6507A" w:rsidRPr="00B6507A" w:rsidRDefault="00B6507A" w:rsidP="00B6507A">
      <w:pPr>
        <w:pStyle w:val="a6"/>
        <w:numPr>
          <w:ilvl w:val="0"/>
          <w:numId w:val="1394"/>
        </w:numPr>
        <w:wordWrap/>
        <w:spacing w:line="360" w:lineRule="auto"/>
        <w:ind w:leftChars="0"/>
        <w:jc w:val="left"/>
        <w:textAlignment w:val="baseline"/>
        <w:rPr>
          <w:ins w:id="1712" w:author="Keis" w:date="2024-09-06T15:45:00Z"/>
          <w:rFonts w:ascii="Arial" w:eastAsia="굴림" w:hAnsi="Arial" w:cs="Arial"/>
          <w:color w:val="00B050"/>
          <w:kern w:val="0"/>
          <w:sz w:val="22"/>
          <w:rPrChange w:id="1713" w:author="Keis" w:date="2024-09-06T15:45:00Z">
            <w:rPr>
              <w:ins w:id="1714" w:author="Keis" w:date="2024-09-06T15:45:00Z"/>
              <w:rFonts w:ascii="Arial" w:eastAsia="굴림" w:hAnsi="Arial" w:cs="Arial"/>
              <w:kern w:val="0"/>
              <w:sz w:val="22"/>
            </w:rPr>
          </w:rPrChange>
        </w:rPr>
      </w:pPr>
      <w:ins w:id="1715" w:author="Keis" w:date="2024-09-06T15:45:00Z">
        <w:r w:rsidRPr="00B6507A">
          <w:rPr>
            <w:rFonts w:ascii="Arial" w:eastAsia="굴림" w:hAnsi="Arial" w:cs="Arial"/>
            <w:color w:val="00B050"/>
            <w:kern w:val="0"/>
            <w:sz w:val="22"/>
            <w:rPrChange w:id="1716" w:author="Keis" w:date="2024-09-06T15:45:00Z">
              <w:rPr>
                <w:rFonts w:ascii="Arial" w:eastAsia="굴림" w:hAnsi="Arial" w:cs="Arial"/>
                <w:kern w:val="0"/>
                <w:sz w:val="22"/>
              </w:rPr>
            </w:rPrChange>
          </w:rPr>
          <w:t>No, I don't need any help.</w:t>
        </w:r>
      </w:ins>
    </w:p>
    <w:p w14:paraId="456B33FE" w14:textId="77777777" w:rsidR="00B6507A" w:rsidRPr="00B6507A" w:rsidRDefault="00B6507A" w:rsidP="00B6507A">
      <w:pPr>
        <w:wordWrap/>
        <w:spacing w:line="360" w:lineRule="auto"/>
        <w:ind w:left="400"/>
        <w:jc w:val="left"/>
        <w:textAlignment w:val="baseline"/>
        <w:rPr>
          <w:ins w:id="1717" w:author="Keis" w:date="2024-09-06T15:45:00Z"/>
          <w:rFonts w:ascii="Arial" w:eastAsia="굴림" w:hAnsi="Arial" w:cs="Arial"/>
          <w:color w:val="00B050"/>
          <w:kern w:val="0"/>
          <w:sz w:val="22"/>
          <w:rPrChange w:id="1718" w:author="Keis" w:date="2024-09-06T15:45:00Z">
            <w:rPr>
              <w:ins w:id="1719" w:author="Keis" w:date="2024-09-06T15:45:00Z"/>
              <w:rFonts w:ascii="Arial" w:eastAsia="굴림" w:hAnsi="Arial" w:cs="Arial"/>
              <w:kern w:val="0"/>
              <w:sz w:val="22"/>
            </w:rPr>
          </w:rPrChange>
        </w:rPr>
      </w:pPr>
      <w:proofErr w:type="gramStart"/>
      <w:ins w:id="1720" w:author="Keis" w:date="2024-09-06T15:45:00Z">
        <w:r w:rsidRPr="00B6507A">
          <w:rPr>
            <w:rFonts w:ascii="굴림" w:eastAsia="굴림" w:hAnsi="굴림" w:cs="굴림" w:hint="eastAsia"/>
            <w:color w:val="00B050"/>
            <w:kern w:val="0"/>
            <w:sz w:val="22"/>
            <w:rPrChange w:id="1721" w:author="Keis" w:date="2024-09-06T15:45:00Z">
              <w:rPr>
                <w:rFonts w:ascii="굴림" w:eastAsia="굴림" w:hAnsi="굴림" w:cs="굴림" w:hint="eastAsia"/>
                <w:kern w:val="0"/>
                <w:sz w:val="22"/>
              </w:rPr>
            </w:rPrChange>
          </w:rPr>
          <w:t>③</w:t>
        </w:r>
        <w:r w:rsidRPr="00B6507A">
          <w:rPr>
            <w:rFonts w:ascii="Arial" w:eastAsia="굴림" w:hAnsi="Arial" w:cs="Arial"/>
            <w:color w:val="00B050"/>
            <w:kern w:val="0"/>
            <w:sz w:val="22"/>
            <w:rPrChange w:id="1722" w:author="Keis" w:date="2024-09-06T15:45: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723" w:author="Keis" w:date="2024-09-06T15:45:00Z">
              <w:rPr>
                <w:rFonts w:ascii="Arial" w:eastAsia="굴림" w:hAnsi="Arial" w:cs="Arial"/>
                <w:kern w:val="0"/>
                <w:sz w:val="22"/>
              </w:rPr>
            </w:rPrChange>
          </w:rPr>
          <w:t>, I need help to some extent.</w:t>
        </w:r>
      </w:ins>
    </w:p>
    <w:p w14:paraId="3CB66786" w14:textId="77777777" w:rsidR="00B6507A" w:rsidRPr="00B6507A" w:rsidRDefault="00B6507A" w:rsidP="00B6507A">
      <w:pPr>
        <w:wordWrap/>
        <w:spacing w:line="360" w:lineRule="auto"/>
        <w:ind w:left="400"/>
        <w:jc w:val="left"/>
        <w:textAlignment w:val="baseline"/>
        <w:rPr>
          <w:ins w:id="1724" w:author="Keis" w:date="2024-09-06T15:45:00Z"/>
          <w:rFonts w:ascii="Arial" w:eastAsia="굴림" w:hAnsi="Arial" w:cs="Arial"/>
          <w:color w:val="00B050"/>
          <w:kern w:val="0"/>
          <w:sz w:val="22"/>
          <w:rPrChange w:id="1725" w:author="Keis" w:date="2024-09-06T15:45:00Z">
            <w:rPr>
              <w:ins w:id="1726" w:author="Keis" w:date="2024-09-06T15:45:00Z"/>
              <w:rFonts w:ascii="Arial" w:eastAsia="굴림" w:hAnsi="Arial" w:cs="Arial"/>
              <w:kern w:val="0"/>
              <w:sz w:val="22"/>
            </w:rPr>
          </w:rPrChange>
        </w:rPr>
      </w:pPr>
      <w:proofErr w:type="gramStart"/>
      <w:ins w:id="1727" w:author="Keis" w:date="2024-09-06T15:45:00Z">
        <w:r w:rsidRPr="00B6507A">
          <w:rPr>
            <w:rFonts w:ascii="굴림" w:eastAsia="굴림" w:hAnsi="굴림" w:cs="굴림" w:hint="eastAsia"/>
            <w:color w:val="00B050"/>
            <w:kern w:val="0"/>
            <w:sz w:val="22"/>
            <w:rPrChange w:id="1728" w:author="Keis" w:date="2024-09-06T15:45:00Z">
              <w:rPr>
                <w:rFonts w:ascii="굴림" w:eastAsia="굴림" w:hAnsi="굴림" w:cs="굴림" w:hint="eastAsia"/>
                <w:kern w:val="0"/>
                <w:sz w:val="22"/>
              </w:rPr>
            </w:rPrChange>
          </w:rPr>
          <w:t>⑤</w:t>
        </w:r>
        <w:r w:rsidRPr="00B6507A">
          <w:rPr>
            <w:rFonts w:ascii="Arial" w:eastAsia="굴림" w:hAnsi="Arial" w:cs="Arial"/>
            <w:color w:val="00B050"/>
            <w:kern w:val="0"/>
            <w:sz w:val="22"/>
            <w:rPrChange w:id="1729" w:author="Keis" w:date="2024-09-06T15:45: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730" w:author="Keis" w:date="2024-09-06T15:45:00Z">
              <w:rPr>
                <w:rFonts w:ascii="Arial" w:eastAsia="굴림" w:hAnsi="Arial" w:cs="Arial"/>
                <w:kern w:val="0"/>
                <w:sz w:val="22"/>
              </w:rPr>
            </w:rPrChange>
          </w:rPr>
          <w:t>, I need help in every respect.</w:t>
        </w:r>
      </w:ins>
    </w:p>
    <w:p w14:paraId="7464A243" w14:textId="226B7994" w:rsidR="00342615" w:rsidRPr="0028465A" w:rsidDel="00B6507A" w:rsidRDefault="00342615" w:rsidP="00D12299">
      <w:pPr>
        <w:pStyle w:val="a6"/>
        <w:numPr>
          <w:ilvl w:val="0"/>
          <w:numId w:val="1311"/>
        </w:numPr>
        <w:wordWrap/>
        <w:spacing w:line="360" w:lineRule="auto"/>
        <w:ind w:leftChars="0"/>
        <w:jc w:val="left"/>
        <w:textAlignment w:val="baseline"/>
        <w:rPr>
          <w:del w:id="1731" w:author="Keis" w:date="2024-09-06T15:45:00Z"/>
          <w:rFonts w:ascii="Arial" w:eastAsia="굴림" w:hAnsi="Arial" w:cs="Arial"/>
          <w:kern w:val="0"/>
          <w:sz w:val="22"/>
        </w:rPr>
      </w:pPr>
      <w:del w:id="1732" w:author="Keis" w:date="2024-09-06T15:45:00Z">
        <w:r w:rsidRPr="0028465A" w:rsidDel="00B6507A">
          <w:rPr>
            <w:rFonts w:ascii="Arial" w:eastAsia="굴림" w:hAnsi="Arial" w:cs="Arial"/>
            <w:kern w:val="0"/>
            <w:sz w:val="22"/>
          </w:rPr>
          <w:delText>No, I don't need any help.</w:delText>
        </w:r>
      </w:del>
    </w:p>
    <w:p w14:paraId="53B1E3A4" w14:textId="1023EB60" w:rsidR="00342615" w:rsidRPr="0028465A" w:rsidDel="00B6507A" w:rsidRDefault="00342615" w:rsidP="00D12299">
      <w:pPr>
        <w:pStyle w:val="a6"/>
        <w:numPr>
          <w:ilvl w:val="0"/>
          <w:numId w:val="1311"/>
        </w:numPr>
        <w:wordWrap/>
        <w:spacing w:line="360" w:lineRule="auto"/>
        <w:ind w:leftChars="0"/>
        <w:jc w:val="left"/>
        <w:textAlignment w:val="baseline"/>
        <w:rPr>
          <w:del w:id="1733" w:author="Keis" w:date="2024-09-06T15:45:00Z"/>
          <w:rFonts w:ascii="Arial" w:eastAsia="굴림" w:hAnsi="Arial" w:cs="Arial"/>
          <w:kern w:val="0"/>
          <w:sz w:val="22"/>
        </w:rPr>
      </w:pPr>
      <w:del w:id="1734" w:author="Keis" w:date="2024-09-06T15:45:00Z">
        <w:r w:rsidRPr="0028465A" w:rsidDel="00B6507A">
          <w:rPr>
            <w:rFonts w:ascii="Arial" w:eastAsia="굴림" w:hAnsi="Arial" w:cs="Arial"/>
            <w:kern w:val="0"/>
            <w:sz w:val="22"/>
          </w:rPr>
          <w:delText>Yes, I need help to some extent.</w:delText>
        </w:r>
      </w:del>
    </w:p>
    <w:p w14:paraId="6A76FBCB" w14:textId="4D0975BA" w:rsidR="00342615" w:rsidRPr="0028465A" w:rsidDel="00B6507A" w:rsidRDefault="00342615" w:rsidP="00D12299">
      <w:pPr>
        <w:pStyle w:val="a6"/>
        <w:numPr>
          <w:ilvl w:val="0"/>
          <w:numId w:val="1311"/>
        </w:numPr>
        <w:wordWrap/>
        <w:spacing w:line="360" w:lineRule="auto"/>
        <w:ind w:leftChars="0"/>
        <w:jc w:val="left"/>
        <w:textAlignment w:val="baseline"/>
        <w:rPr>
          <w:del w:id="1735" w:author="Keis" w:date="2024-09-06T15:45:00Z"/>
          <w:rFonts w:ascii="Arial" w:eastAsia="굴림" w:hAnsi="Arial" w:cs="Arial"/>
          <w:kern w:val="0"/>
          <w:sz w:val="22"/>
        </w:rPr>
      </w:pPr>
      <w:del w:id="1736" w:author="Keis" w:date="2024-09-06T15:45:00Z">
        <w:r w:rsidRPr="0028465A" w:rsidDel="00B6507A">
          <w:rPr>
            <w:rFonts w:ascii="Arial" w:eastAsia="굴림" w:hAnsi="Arial" w:cs="Arial"/>
            <w:kern w:val="0"/>
            <w:sz w:val="22"/>
          </w:rPr>
          <w:delText>Yes, I need help in every respect.</w:delText>
        </w:r>
      </w:del>
    </w:p>
    <w:p w14:paraId="71A68631"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C76F1C6"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C217. Do you </w:t>
      </w:r>
      <w:r w:rsidR="000F0BDA" w:rsidRPr="001D19F6">
        <w:rPr>
          <w:rFonts w:ascii="Arial" w:eastAsia="굴림" w:hAnsi="Arial" w:cs="Arial"/>
          <w:kern w:val="0"/>
          <w:sz w:val="22"/>
        </w:rPr>
        <w:t>need someone to</w:t>
      </w:r>
      <w:r w:rsidR="00A5169F" w:rsidRPr="001D19F6">
        <w:rPr>
          <w:rFonts w:ascii="Arial" w:eastAsia="굴림" w:hAnsi="Arial" w:cs="Arial"/>
          <w:kern w:val="0"/>
          <w:sz w:val="22"/>
        </w:rPr>
        <w:t xml:space="preserve"> help</w:t>
      </w:r>
      <w:r w:rsidR="000F0BDA" w:rsidRPr="001D19F6">
        <w:rPr>
          <w:rFonts w:ascii="Arial" w:eastAsia="굴림" w:hAnsi="Arial" w:cs="Arial"/>
          <w:kern w:val="0"/>
          <w:sz w:val="22"/>
        </w:rPr>
        <w:t xml:space="preserve"> you</w:t>
      </w:r>
      <w:r w:rsidR="00A5169F" w:rsidRPr="001D19F6">
        <w:rPr>
          <w:rFonts w:ascii="Arial" w:eastAsia="굴림" w:hAnsi="Arial" w:cs="Arial"/>
          <w:kern w:val="0"/>
          <w:sz w:val="22"/>
        </w:rPr>
        <w:t xml:space="preserve"> with </w:t>
      </w:r>
      <w:r w:rsidRPr="001D19F6">
        <w:rPr>
          <w:rFonts w:ascii="Arial" w:eastAsia="굴림" w:hAnsi="Arial" w:cs="Arial"/>
          <w:kern w:val="0"/>
          <w:sz w:val="22"/>
        </w:rPr>
        <w:t>taking medications</w:t>
      </w:r>
      <w:r w:rsidR="000F0BDA" w:rsidRPr="001D19F6">
        <w:rPr>
          <w:rFonts w:ascii="Arial" w:eastAsia="굴림" w:hAnsi="Arial" w:cs="Arial"/>
          <w:kern w:val="0"/>
          <w:sz w:val="22"/>
        </w:rPr>
        <w:t>,</w:t>
      </w:r>
      <w:r w:rsidR="004A3181" w:rsidRPr="001D19F6">
        <w:rPr>
          <w:rFonts w:ascii="Arial" w:eastAsia="굴림" w:hAnsi="Arial" w:cs="Arial"/>
          <w:kern w:val="0"/>
          <w:sz w:val="22"/>
        </w:rPr>
        <w:t xml:space="preserve"> which refers to take right portion as well as right on time? </w:t>
      </w:r>
    </w:p>
    <w:p w14:paraId="3BBF5B85" w14:textId="77777777" w:rsidR="00B6507A" w:rsidRPr="00B6507A" w:rsidRDefault="00B6507A" w:rsidP="00B6507A">
      <w:pPr>
        <w:pStyle w:val="a6"/>
        <w:numPr>
          <w:ilvl w:val="0"/>
          <w:numId w:val="1395"/>
        </w:numPr>
        <w:wordWrap/>
        <w:spacing w:line="360" w:lineRule="auto"/>
        <w:ind w:leftChars="0"/>
        <w:jc w:val="left"/>
        <w:textAlignment w:val="baseline"/>
        <w:rPr>
          <w:ins w:id="1737" w:author="Keis" w:date="2024-09-06T15:45:00Z"/>
          <w:rFonts w:ascii="Arial" w:eastAsia="굴림" w:hAnsi="Arial" w:cs="Arial"/>
          <w:color w:val="00B050"/>
          <w:kern w:val="0"/>
          <w:sz w:val="22"/>
          <w:rPrChange w:id="1738" w:author="Keis" w:date="2024-09-06T15:45:00Z">
            <w:rPr>
              <w:ins w:id="1739" w:author="Keis" w:date="2024-09-06T15:45:00Z"/>
              <w:rFonts w:ascii="Arial" w:eastAsia="굴림" w:hAnsi="Arial" w:cs="Arial"/>
              <w:kern w:val="0"/>
              <w:sz w:val="22"/>
            </w:rPr>
          </w:rPrChange>
        </w:rPr>
      </w:pPr>
      <w:ins w:id="1740" w:author="Keis" w:date="2024-09-06T15:45:00Z">
        <w:r w:rsidRPr="00B6507A">
          <w:rPr>
            <w:rFonts w:ascii="Arial" w:eastAsia="굴림" w:hAnsi="Arial" w:cs="Arial"/>
            <w:color w:val="00B050"/>
            <w:kern w:val="0"/>
            <w:sz w:val="22"/>
            <w:rPrChange w:id="1741" w:author="Keis" w:date="2024-09-06T15:45:00Z">
              <w:rPr>
                <w:rFonts w:ascii="Arial" w:eastAsia="굴림" w:hAnsi="Arial" w:cs="Arial"/>
                <w:kern w:val="0"/>
                <w:sz w:val="22"/>
              </w:rPr>
            </w:rPrChange>
          </w:rPr>
          <w:t>No, I don't need any help.</w:t>
        </w:r>
      </w:ins>
    </w:p>
    <w:p w14:paraId="3726C9BE" w14:textId="77777777" w:rsidR="00B6507A" w:rsidRPr="00B6507A" w:rsidRDefault="00B6507A" w:rsidP="00B6507A">
      <w:pPr>
        <w:wordWrap/>
        <w:spacing w:line="360" w:lineRule="auto"/>
        <w:ind w:left="400"/>
        <w:jc w:val="left"/>
        <w:textAlignment w:val="baseline"/>
        <w:rPr>
          <w:ins w:id="1742" w:author="Keis" w:date="2024-09-06T15:45:00Z"/>
          <w:rFonts w:ascii="Arial" w:eastAsia="굴림" w:hAnsi="Arial" w:cs="Arial"/>
          <w:color w:val="00B050"/>
          <w:kern w:val="0"/>
          <w:sz w:val="22"/>
          <w:rPrChange w:id="1743" w:author="Keis" w:date="2024-09-06T15:45:00Z">
            <w:rPr>
              <w:ins w:id="1744" w:author="Keis" w:date="2024-09-06T15:45:00Z"/>
              <w:rFonts w:ascii="Arial" w:eastAsia="굴림" w:hAnsi="Arial" w:cs="Arial"/>
              <w:kern w:val="0"/>
              <w:sz w:val="22"/>
            </w:rPr>
          </w:rPrChange>
        </w:rPr>
      </w:pPr>
      <w:proofErr w:type="gramStart"/>
      <w:ins w:id="1745" w:author="Keis" w:date="2024-09-06T15:45:00Z">
        <w:r w:rsidRPr="00B6507A">
          <w:rPr>
            <w:rFonts w:ascii="굴림" w:eastAsia="굴림" w:hAnsi="굴림" w:cs="굴림" w:hint="eastAsia"/>
            <w:color w:val="00B050"/>
            <w:kern w:val="0"/>
            <w:sz w:val="22"/>
            <w:rPrChange w:id="1746" w:author="Keis" w:date="2024-09-06T15:45:00Z">
              <w:rPr>
                <w:rFonts w:ascii="굴림" w:eastAsia="굴림" w:hAnsi="굴림" w:cs="굴림" w:hint="eastAsia"/>
                <w:kern w:val="0"/>
                <w:sz w:val="22"/>
              </w:rPr>
            </w:rPrChange>
          </w:rPr>
          <w:t>③</w:t>
        </w:r>
        <w:r w:rsidRPr="00B6507A">
          <w:rPr>
            <w:rFonts w:ascii="Arial" w:eastAsia="굴림" w:hAnsi="Arial" w:cs="Arial"/>
            <w:color w:val="00B050"/>
            <w:kern w:val="0"/>
            <w:sz w:val="22"/>
            <w:rPrChange w:id="1747" w:author="Keis" w:date="2024-09-06T15:45: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748" w:author="Keis" w:date="2024-09-06T15:45:00Z">
              <w:rPr>
                <w:rFonts w:ascii="Arial" w:eastAsia="굴림" w:hAnsi="Arial" w:cs="Arial"/>
                <w:kern w:val="0"/>
                <w:sz w:val="22"/>
              </w:rPr>
            </w:rPrChange>
          </w:rPr>
          <w:t>, I need help to some extent.</w:t>
        </w:r>
      </w:ins>
    </w:p>
    <w:p w14:paraId="6616625A" w14:textId="77777777" w:rsidR="00B6507A" w:rsidRPr="00B6507A" w:rsidRDefault="00B6507A" w:rsidP="00B6507A">
      <w:pPr>
        <w:wordWrap/>
        <w:spacing w:line="360" w:lineRule="auto"/>
        <w:ind w:left="400"/>
        <w:jc w:val="left"/>
        <w:textAlignment w:val="baseline"/>
        <w:rPr>
          <w:ins w:id="1749" w:author="Keis" w:date="2024-09-06T15:45:00Z"/>
          <w:rFonts w:ascii="Arial" w:eastAsia="굴림" w:hAnsi="Arial" w:cs="Arial"/>
          <w:color w:val="00B050"/>
          <w:kern w:val="0"/>
          <w:sz w:val="22"/>
          <w:rPrChange w:id="1750" w:author="Keis" w:date="2024-09-06T15:45:00Z">
            <w:rPr>
              <w:ins w:id="1751" w:author="Keis" w:date="2024-09-06T15:45:00Z"/>
              <w:rFonts w:ascii="Arial" w:eastAsia="굴림" w:hAnsi="Arial" w:cs="Arial"/>
              <w:kern w:val="0"/>
              <w:sz w:val="22"/>
            </w:rPr>
          </w:rPrChange>
        </w:rPr>
      </w:pPr>
      <w:proofErr w:type="gramStart"/>
      <w:ins w:id="1752" w:author="Keis" w:date="2024-09-06T15:45:00Z">
        <w:r w:rsidRPr="00B6507A">
          <w:rPr>
            <w:rFonts w:ascii="굴림" w:eastAsia="굴림" w:hAnsi="굴림" w:cs="굴림" w:hint="eastAsia"/>
            <w:color w:val="00B050"/>
            <w:kern w:val="0"/>
            <w:sz w:val="22"/>
            <w:rPrChange w:id="1753" w:author="Keis" w:date="2024-09-06T15:45:00Z">
              <w:rPr>
                <w:rFonts w:ascii="굴림" w:eastAsia="굴림" w:hAnsi="굴림" w:cs="굴림" w:hint="eastAsia"/>
                <w:kern w:val="0"/>
                <w:sz w:val="22"/>
              </w:rPr>
            </w:rPrChange>
          </w:rPr>
          <w:t>⑤</w:t>
        </w:r>
        <w:r w:rsidRPr="00B6507A">
          <w:rPr>
            <w:rFonts w:ascii="Arial" w:eastAsia="굴림" w:hAnsi="Arial" w:cs="Arial"/>
            <w:color w:val="00B050"/>
            <w:kern w:val="0"/>
            <w:sz w:val="22"/>
            <w:rPrChange w:id="1754" w:author="Keis" w:date="2024-09-06T15:45:00Z">
              <w:rPr>
                <w:rFonts w:ascii="Arial" w:eastAsia="굴림" w:hAnsi="Arial" w:cs="Arial"/>
                <w:kern w:val="0"/>
                <w:sz w:val="22"/>
              </w:rPr>
            </w:rPrChange>
          </w:rPr>
          <w:t xml:space="preserve">  Yes</w:t>
        </w:r>
        <w:proofErr w:type="gramEnd"/>
        <w:r w:rsidRPr="00B6507A">
          <w:rPr>
            <w:rFonts w:ascii="Arial" w:eastAsia="굴림" w:hAnsi="Arial" w:cs="Arial"/>
            <w:color w:val="00B050"/>
            <w:kern w:val="0"/>
            <w:sz w:val="22"/>
            <w:rPrChange w:id="1755" w:author="Keis" w:date="2024-09-06T15:45:00Z">
              <w:rPr>
                <w:rFonts w:ascii="Arial" w:eastAsia="굴림" w:hAnsi="Arial" w:cs="Arial"/>
                <w:kern w:val="0"/>
                <w:sz w:val="22"/>
              </w:rPr>
            </w:rPrChange>
          </w:rPr>
          <w:t>, I need help in every respect.</w:t>
        </w:r>
      </w:ins>
    </w:p>
    <w:p w14:paraId="1A260908" w14:textId="327DA325" w:rsidR="00342615" w:rsidRPr="0028465A" w:rsidDel="00B6507A" w:rsidRDefault="00342615" w:rsidP="00D12299">
      <w:pPr>
        <w:pStyle w:val="a6"/>
        <w:numPr>
          <w:ilvl w:val="0"/>
          <w:numId w:val="1312"/>
        </w:numPr>
        <w:wordWrap/>
        <w:spacing w:line="360" w:lineRule="auto"/>
        <w:ind w:leftChars="0"/>
        <w:jc w:val="left"/>
        <w:textAlignment w:val="baseline"/>
        <w:rPr>
          <w:del w:id="1756" w:author="Keis" w:date="2024-09-06T15:45:00Z"/>
          <w:rFonts w:ascii="Arial" w:eastAsia="굴림" w:hAnsi="Arial" w:cs="Arial"/>
          <w:kern w:val="0"/>
          <w:sz w:val="22"/>
        </w:rPr>
      </w:pPr>
      <w:del w:id="1757" w:author="Keis" w:date="2024-09-06T15:45:00Z">
        <w:r w:rsidRPr="0028465A" w:rsidDel="00B6507A">
          <w:rPr>
            <w:rFonts w:ascii="Arial" w:eastAsia="굴림" w:hAnsi="Arial" w:cs="Arial"/>
            <w:kern w:val="0"/>
            <w:sz w:val="22"/>
          </w:rPr>
          <w:delText>No, I don't need any help.</w:delText>
        </w:r>
      </w:del>
    </w:p>
    <w:p w14:paraId="4035320D" w14:textId="18E884E8" w:rsidR="00342615" w:rsidRPr="0028465A" w:rsidDel="00B6507A" w:rsidRDefault="00342615" w:rsidP="00D12299">
      <w:pPr>
        <w:pStyle w:val="a6"/>
        <w:numPr>
          <w:ilvl w:val="0"/>
          <w:numId w:val="1312"/>
        </w:numPr>
        <w:wordWrap/>
        <w:spacing w:line="360" w:lineRule="auto"/>
        <w:ind w:leftChars="0"/>
        <w:jc w:val="left"/>
        <w:textAlignment w:val="baseline"/>
        <w:rPr>
          <w:del w:id="1758" w:author="Keis" w:date="2024-09-06T15:45:00Z"/>
          <w:rFonts w:ascii="Arial" w:eastAsia="굴림" w:hAnsi="Arial" w:cs="Arial"/>
          <w:kern w:val="0"/>
          <w:sz w:val="22"/>
        </w:rPr>
      </w:pPr>
      <w:del w:id="1759" w:author="Keis" w:date="2024-09-06T15:45:00Z">
        <w:r w:rsidRPr="0028465A" w:rsidDel="00B6507A">
          <w:rPr>
            <w:rFonts w:ascii="Arial" w:eastAsia="굴림" w:hAnsi="Arial" w:cs="Arial"/>
            <w:kern w:val="0"/>
            <w:sz w:val="22"/>
          </w:rPr>
          <w:delText>Yes, I need help to some extent.</w:delText>
        </w:r>
      </w:del>
    </w:p>
    <w:p w14:paraId="53CDF4C3" w14:textId="2B3F702E" w:rsidR="00342615" w:rsidRPr="0028465A" w:rsidDel="00B6507A" w:rsidRDefault="00342615" w:rsidP="00D12299">
      <w:pPr>
        <w:pStyle w:val="a6"/>
        <w:numPr>
          <w:ilvl w:val="0"/>
          <w:numId w:val="1312"/>
        </w:numPr>
        <w:wordWrap/>
        <w:spacing w:line="360" w:lineRule="auto"/>
        <w:ind w:leftChars="0"/>
        <w:jc w:val="left"/>
        <w:textAlignment w:val="baseline"/>
        <w:rPr>
          <w:del w:id="1760" w:author="Keis" w:date="2024-09-06T15:45:00Z"/>
          <w:rFonts w:ascii="Arial" w:eastAsia="굴림" w:hAnsi="Arial" w:cs="Arial"/>
          <w:kern w:val="0"/>
          <w:sz w:val="22"/>
        </w:rPr>
      </w:pPr>
      <w:del w:id="1761" w:author="Keis" w:date="2024-09-06T15:45:00Z">
        <w:r w:rsidRPr="0028465A" w:rsidDel="00B6507A">
          <w:rPr>
            <w:rFonts w:ascii="Arial" w:eastAsia="굴림" w:hAnsi="Arial" w:cs="Arial"/>
            <w:kern w:val="0"/>
            <w:sz w:val="22"/>
          </w:rPr>
          <w:delText>Yes, I need help in every respect.</w:delText>
        </w:r>
      </w:del>
    </w:p>
    <w:p w14:paraId="1F33C717" w14:textId="77777777" w:rsidR="006E6B90" w:rsidRPr="001D19F6" w:rsidRDefault="006E6B90" w:rsidP="006E6B90">
      <w:pPr>
        <w:wordWrap/>
        <w:spacing w:line="360" w:lineRule="auto"/>
        <w:jc w:val="left"/>
        <w:rPr>
          <w:rFonts w:ascii="Arial" w:eastAsia="굴림" w:hAnsi="Arial" w:cs="Arial"/>
          <w:sz w:val="22"/>
        </w:rPr>
      </w:pPr>
    </w:p>
    <w:p w14:paraId="20698690" w14:textId="77777777" w:rsidR="00324CEC" w:rsidRPr="001D19F6" w:rsidRDefault="004A3181" w:rsidP="004A3181">
      <w:pPr>
        <w:wordWrap/>
        <w:spacing w:line="360" w:lineRule="auto"/>
        <w:jc w:val="left"/>
        <w:rPr>
          <w:rFonts w:ascii="Arial" w:eastAsia="굴림" w:hAnsi="Arial" w:cs="Arial"/>
          <w:b/>
          <w:bCs/>
          <w:sz w:val="22"/>
        </w:rPr>
      </w:pPr>
      <w:r w:rsidRPr="001D19F6">
        <w:rPr>
          <w:rFonts w:ascii="Arial" w:eastAsia="굴림" w:hAnsi="Arial" w:cs="Arial"/>
          <w:b/>
          <w:bCs/>
          <w:sz w:val="22"/>
        </w:rPr>
        <w:t>&lt;</w:t>
      </w:r>
      <w:r w:rsidR="00324CEC" w:rsidRPr="001D19F6">
        <w:rPr>
          <w:rFonts w:ascii="Arial" w:eastAsia="굴림" w:hAnsi="Arial" w:cs="Arial"/>
          <w:b/>
          <w:bCs/>
          <w:sz w:val="22"/>
        </w:rPr>
        <w:t>ADL/IADL HELPER</w:t>
      </w:r>
      <w:r w:rsidRPr="001D19F6">
        <w:rPr>
          <w:rFonts w:ascii="Arial" w:eastAsia="굴림" w:hAnsi="Arial" w:cs="Arial"/>
          <w:b/>
          <w:bCs/>
          <w:sz w:val="22"/>
        </w:rPr>
        <w:t>&gt;</w:t>
      </w:r>
    </w:p>
    <w:p w14:paraId="0B5C078D" w14:textId="77777777" w:rsidR="0040588F" w:rsidRPr="001D19F6" w:rsidRDefault="0040588F" w:rsidP="007A1041">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649A5967" w14:textId="77777777" w:rsidR="0040588F" w:rsidRPr="001D19F6" w:rsidRDefault="0040588F" w:rsidP="00F14BA4">
      <w:pPr>
        <w:pStyle w:val="a6"/>
        <w:numPr>
          <w:ilvl w:val="0"/>
          <w:numId w:val="1146"/>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R selected any</w:t>
      </w:r>
      <w:r w:rsidR="00DB6A54" w:rsidRPr="001D19F6">
        <w:rPr>
          <w:rFonts w:ascii="Arial" w:eastAsia="굴림" w:hAnsi="Arial" w:cs="Arial"/>
          <w:b/>
          <w:bCs/>
          <w:sz w:val="22"/>
        </w:rPr>
        <w:t xml:space="preserve"> answer</w:t>
      </w:r>
      <w:r w:rsidRPr="001D19F6">
        <w:rPr>
          <w:rFonts w:ascii="Arial" w:eastAsia="굴림" w:hAnsi="Arial" w:cs="Arial"/>
          <w:b/>
          <w:bCs/>
          <w:sz w:val="22"/>
        </w:rPr>
        <w:t xml:space="preserve"> other than </w:t>
      </w:r>
      <w:r w:rsidR="004A3181" w:rsidRPr="001D19F6">
        <w:rPr>
          <w:rFonts w:ascii="굴림" w:eastAsia="굴림" w:hAnsi="굴림" w:cs="굴림" w:hint="eastAsia"/>
          <w:b/>
          <w:bCs/>
          <w:sz w:val="22"/>
        </w:rPr>
        <w:t>①</w:t>
      </w:r>
      <w:r w:rsidRPr="001D19F6">
        <w:rPr>
          <w:rFonts w:ascii="Arial" w:eastAsia="굴림" w:hAnsi="Arial" w:cs="Arial"/>
          <w:b/>
          <w:bCs/>
          <w:sz w:val="22"/>
        </w:rPr>
        <w:t xml:space="preserve"> in any of C201</w:t>
      </w:r>
      <w:r w:rsidR="007A1041" w:rsidRPr="001D19F6">
        <w:rPr>
          <w:rFonts w:ascii="Arial" w:eastAsia="굴림" w:hAnsi="Arial" w:cs="Arial"/>
          <w:b/>
          <w:bCs/>
          <w:sz w:val="22"/>
        </w:rPr>
        <w:t>~</w:t>
      </w:r>
      <w:r w:rsidRPr="001D19F6">
        <w:rPr>
          <w:rFonts w:ascii="Arial" w:eastAsia="굴림" w:hAnsi="Arial" w:cs="Arial"/>
          <w:b/>
          <w:bCs/>
          <w:sz w:val="22"/>
        </w:rPr>
        <w:t xml:space="preserve">C217, then </w:t>
      </w:r>
      <w:r w:rsidR="004A3181" w:rsidRPr="001D19F6">
        <w:rPr>
          <w:rFonts w:ascii="Arial" w:eastAsia="굴림" w:hAnsi="Arial" w:cs="Arial"/>
          <w:b/>
          <w:bCs/>
          <w:sz w:val="22"/>
        </w:rPr>
        <w:t>ask</w:t>
      </w:r>
      <w:r w:rsidRPr="001D19F6">
        <w:rPr>
          <w:rFonts w:ascii="Arial" w:eastAsia="굴림" w:hAnsi="Arial" w:cs="Arial"/>
          <w:b/>
          <w:bCs/>
          <w:sz w:val="22"/>
        </w:rPr>
        <w:t xml:space="preserve"> C218.</w:t>
      </w:r>
    </w:p>
    <w:p w14:paraId="1064B291" w14:textId="77777777" w:rsidR="0040588F" w:rsidRPr="001D19F6" w:rsidRDefault="0040588F" w:rsidP="00F14BA4">
      <w:pPr>
        <w:pStyle w:val="a6"/>
        <w:numPr>
          <w:ilvl w:val="0"/>
          <w:numId w:val="1146"/>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R answered </w:t>
      </w:r>
      <w:r w:rsidRPr="001D19F6">
        <w:rPr>
          <w:rFonts w:ascii="굴림" w:eastAsia="굴림" w:hAnsi="굴림" w:cs="굴림" w:hint="eastAsia"/>
          <w:b/>
          <w:bCs/>
          <w:sz w:val="22"/>
        </w:rPr>
        <w:t>①</w:t>
      </w:r>
      <w:r w:rsidRPr="001D19F6">
        <w:rPr>
          <w:rFonts w:ascii="Arial" w:eastAsia="굴림" w:hAnsi="Arial" w:cs="Arial"/>
          <w:b/>
          <w:bCs/>
          <w:sz w:val="22"/>
        </w:rPr>
        <w:t xml:space="preserve"> </w:t>
      </w:r>
      <w:r w:rsidR="00B05037" w:rsidRPr="001D19F6">
        <w:rPr>
          <w:rFonts w:ascii="Arial" w:eastAsia="굴림" w:hAnsi="Arial" w:cs="Arial"/>
          <w:b/>
          <w:bCs/>
          <w:sz w:val="22"/>
        </w:rPr>
        <w:t>in</w:t>
      </w:r>
      <w:r w:rsidRPr="001D19F6">
        <w:rPr>
          <w:rFonts w:ascii="Arial" w:eastAsia="굴림" w:hAnsi="Arial" w:cs="Arial"/>
          <w:b/>
          <w:bCs/>
          <w:sz w:val="22"/>
        </w:rPr>
        <w:t xml:space="preserve"> all of C201</w:t>
      </w:r>
      <w:r w:rsidR="007A1041" w:rsidRPr="001D19F6">
        <w:rPr>
          <w:rFonts w:ascii="Arial" w:eastAsia="굴림" w:hAnsi="Arial" w:cs="Arial"/>
          <w:b/>
          <w:bCs/>
          <w:sz w:val="22"/>
        </w:rPr>
        <w:t>~</w:t>
      </w:r>
      <w:r w:rsidRPr="001D19F6">
        <w:rPr>
          <w:rFonts w:ascii="Arial" w:eastAsia="굴림" w:hAnsi="Arial" w:cs="Arial"/>
          <w:b/>
          <w:bCs/>
          <w:sz w:val="22"/>
        </w:rPr>
        <w:t>C217, then</w:t>
      </w:r>
      <w:r w:rsidR="004A3181" w:rsidRPr="001D19F6">
        <w:rPr>
          <w:rFonts w:ascii="Arial" w:eastAsia="굴림" w:hAnsi="Arial" w:cs="Arial"/>
          <w:b/>
          <w:bCs/>
          <w:sz w:val="22"/>
        </w:rPr>
        <w:t xml:space="preserve"> ask</w:t>
      </w:r>
      <w:r w:rsidRPr="001D19F6">
        <w:rPr>
          <w:rFonts w:ascii="Arial" w:eastAsia="굴림" w:hAnsi="Arial" w:cs="Arial"/>
          <w:b/>
          <w:bCs/>
          <w:sz w:val="22"/>
        </w:rPr>
        <w:t xml:space="preserve"> C224.</w:t>
      </w:r>
    </w:p>
    <w:p w14:paraId="0223189B" w14:textId="77777777" w:rsidR="0040588F" w:rsidRPr="001D19F6" w:rsidRDefault="0040588F" w:rsidP="007A1041">
      <w:pPr>
        <w:wordWrap/>
        <w:spacing w:line="276" w:lineRule="auto"/>
        <w:jc w:val="left"/>
        <w:rPr>
          <w:rFonts w:ascii="Arial" w:eastAsia="굴림" w:hAnsi="Arial" w:cs="Arial"/>
          <w:b/>
          <w:bCs/>
          <w:sz w:val="22"/>
        </w:rPr>
      </w:pPr>
    </w:p>
    <w:p w14:paraId="1773A111" w14:textId="77777777" w:rsidR="0040588F" w:rsidRPr="00DC741E" w:rsidRDefault="0040588F" w:rsidP="007A1041">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49F6C9D7" w14:textId="77777777" w:rsidR="0040588F" w:rsidRPr="00DC741E" w:rsidRDefault="0040588F" w:rsidP="00D12299">
      <w:pPr>
        <w:pStyle w:val="a6"/>
        <w:numPr>
          <w:ilvl w:val="0"/>
          <w:numId w:val="1313"/>
        </w:numPr>
        <w:wordWrap/>
        <w:spacing w:line="276" w:lineRule="auto"/>
        <w:ind w:leftChars="0"/>
        <w:jc w:val="left"/>
        <w:rPr>
          <w:rFonts w:ascii="Arial" w:eastAsia="굴림" w:hAnsi="Arial" w:cs="Arial"/>
          <w:b/>
          <w:bCs/>
          <w:sz w:val="22"/>
          <w:rPrChange w:id="1762" w:author="Keis" w:date="2024-09-06T17:33:00Z">
            <w:rPr>
              <w:rFonts w:ascii="Arial" w:eastAsia="굴림" w:hAnsi="Arial" w:cs="Arial"/>
              <w:b/>
              <w:bCs/>
              <w:color w:val="FF0000"/>
              <w:sz w:val="22"/>
            </w:rPr>
          </w:rPrChange>
        </w:rPr>
      </w:pPr>
      <w:r w:rsidRPr="00DC741E">
        <w:rPr>
          <w:rFonts w:ascii="Arial" w:eastAsia="굴림" w:hAnsi="Arial" w:cs="Arial"/>
          <w:b/>
          <w:bCs/>
          <w:sz w:val="22"/>
          <w:rPrChange w:id="1763" w:author="Keis" w:date="2024-09-06T17:33:00Z">
            <w:rPr>
              <w:rFonts w:ascii="Arial" w:eastAsia="굴림" w:hAnsi="Arial" w:cs="Arial"/>
              <w:b/>
              <w:bCs/>
              <w:color w:val="FF0000"/>
              <w:sz w:val="22"/>
            </w:rPr>
          </w:rPrChange>
        </w:rPr>
        <w:t>Loop through C218~</w:t>
      </w:r>
      <w:r w:rsidR="007A1041" w:rsidRPr="00DC741E">
        <w:rPr>
          <w:rFonts w:ascii="Arial" w:eastAsia="굴림" w:hAnsi="Arial" w:cs="Arial"/>
          <w:b/>
          <w:bCs/>
          <w:sz w:val="22"/>
          <w:rPrChange w:id="1764" w:author="Keis" w:date="2024-09-06T17:33:00Z">
            <w:rPr>
              <w:rFonts w:ascii="Arial" w:eastAsia="굴림" w:hAnsi="Arial" w:cs="Arial"/>
              <w:b/>
              <w:bCs/>
              <w:color w:val="FF0000"/>
              <w:sz w:val="22"/>
            </w:rPr>
          </w:rPrChange>
        </w:rPr>
        <w:t>C</w:t>
      </w:r>
      <w:r w:rsidR="00074D6B" w:rsidRPr="00DC741E">
        <w:rPr>
          <w:rFonts w:ascii="Arial" w:eastAsia="굴림" w:hAnsi="Arial" w:cs="Arial"/>
          <w:b/>
          <w:bCs/>
          <w:sz w:val="22"/>
          <w:rPrChange w:id="1765" w:author="Keis" w:date="2024-09-06T17:33:00Z">
            <w:rPr>
              <w:rFonts w:ascii="Arial" w:eastAsia="굴림" w:hAnsi="Arial" w:cs="Arial"/>
              <w:b/>
              <w:bCs/>
              <w:color w:val="FF0000"/>
              <w:sz w:val="22"/>
            </w:rPr>
          </w:rPrChange>
        </w:rPr>
        <w:t>222 up to five times. If C218</w:t>
      </w:r>
      <w:r w:rsidRPr="00DC741E">
        <w:rPr>
          <w:rFonts w:ascii="Arial" w:eastAsia="굴림" w:hAnsi="Arial" w:cs="Arial"/>
          <w:b/>
          <w:bCs/>
          <w:sz w:val="22"/>
          <w:rPrChange w:id="1766" w:author="Keis" w:date="2024-09-06T17:33:00Z">
            <w:rPr>
              <w:rFonts w:ascii="Arial" w:eastAsia="굴림" w:hAnsi="Arial" w:cs="Arial"/>
              <w:b/>
              <w:bCs/>
              <w:color w:val="FF0000"/>
              <w:sz w:val="22"/>
            </w:rPr>
          </w:rPrChange>
        </w:rPr>
        <w:t>=56</w:t>
      </w:r>
      <w:r w:rsidR="00074D6B" w:rsidRPr="00DC741E">
        <w:rPr>
          <w:rFonts w:ascii="Arial" w:eastAsia="굴림" w:hAnsi="Arial" w:cs="Arial"/>
          <w:b/>
          <w:bCs/>
          <w:sz w:val="22"/>
          <w:rPrChange w:id="1767" w:author="Keis" w:date="2024-09-06T17:33:00Z">
            <w:rPr>
              <w:rFonts w:ascii="Arial" w:eastAsia="굴림" w:hAnsi="Arial" w:cs="Arial"/>
              <w:b/>
              <w:bCs/>
              <w:color w:val="FF0000"/>
              <w:sz w:val="22"/>
            </w:rPr>
          </w:rPrChange>
        </w:rPr>
        <w:t xml:space="preserve">, then </w:t>
      </w:r>
      <w:r w:rsidR="00271CE1" w:rsidRPr="00DC741E">
        <w:rPr>
          <w:rFonts w:ascii="Arial" w:eastAsia="굴림" w:hAnsi="Arial" w:cs="Arial"/>
          <w:b/>
          <w:bCs/>
          <w:sz w:val="22"/>
          <w:rPrChange w:id="1768" w:author="Keis" w:date="2024-09-06T17:33:00Z">
            <w:rPr>
              <w:rFonts w:ascii="Arial" w:eastAsia="굴림" w:hAnsi="Arial" w:cs="Arial"/>
              <w:b/>
              <w:bCs/>
              <w:color w:val="FF0000"/>
              <w:sz w:val="22"/>
            </w:rPr>
          </w:rPrChange>
        </w:rPr>
        <w:t xml:space="preserve">ask </w:t>
      </w:r>
      <w:r w:rsidRPr="00DC741E">
        <w:rPr>
          <w:rFonts w:ascii="Arial" w:eastAsia="굴림" w:hAnsi="Arial" w:cs="Arial"/>
          <w:b/>
          <w:bCs/>
          <w:sz w:val="22"/>
          <w:rPrChange w:id="1769" w:author="Keis" w:date="2024-09-06T17:33:00Z">
            <w:rPr>
              <w:rFonts w:ascii="Arial" w:eastAsia="굴림" w:hAnsi="Arial" w:cs="Arial"/>
              <w:b/>
              <w:bCs/>
              <w:color w:val="FF0000"/>
              <w:sz w:val="22"/>
            </w:rPr>
          </w:rPrChange>
        </w:rPr>
        <w:t>C223</w:t>
      </w:r>
      <w:r w:rsidR="00074D6B" w:rsidRPr="00DC741E">
        <w:rPr>
          <w:rFonts w:ascii="Arial" w:eastAsia="굴림" w:hAnsi="Arial" w:cs="Arial"/>
          <w:b/>
          <w:bCs/>
          <w:sz w:val="22"/>
          <w:rPrChange w:id="1770" w:author="Keis" w:date="2024-09-06T17:33:00Z">
            <w:rPr>
              <w:rFonts w:ascii="Arial" w:eastAsia="굴림" w:hAnsi="Arial" w:cs="Arial"/>
              <w:b/>
              <w:bCs/>
              <w:color w:val="FF0000"/>
              <w:sz w:val="22"/>
            </w:rPr>
          </w:rPrChange>
        </w:rPr>
        <w:t xml:space="preserve">. </w:t>
      </w:r>
      <w:r w:rsidRPr="00DC741E">
        <w:rPr>
          <w:rFonts w:ascii="Arial" w:eastAsia="굴림" w:hAnsi="Arial" w:cs="Arial"/>
          <w:b/>
          <w:bCs/>
          <w:sz w:val="22"/>
          <w:rPrChange w:id="1771" w:author="Keis" w:date="2024-09-06T17:33:00Z">
            <w:rPr>
              <w:rFonts w:ascii="Arial" w:eastAsia="굴림" w:hAnsi="Arial" w:cs="Arial"/>
              <w:b/>
              <w:bCs/>
              <w:color w:val="FF0000"/>
              <w:sz w:val="22"/>
            </w:rPr>
          </w:rPrChange>
        </w:rPr>
        <w:t>(</w:t>
      </w:r>
      <w:r w:rsidR="00074D6B" w:rsidRPr="00DC741E">
        <w:rPr>
          <w:rFonts w:ascii="Arial" w:eastAsia="굴림" w:hAnsi="Arial" w:cs="Arial"/>
          <w:b/>
          <w:bCs/>
          <w:sz w:val="22"/>
          <w:rPrChange w:id="1772" w:author="Keis" w:date="2024-09-06T17:33:00Z">
            <w:rPr>
              <w:rFonts w:ascii="Arial" w:eastAsia="굴림" w:hAnsi="Arial" w:cs="Arial"/>
              <w:b/>
              <w:bCs/>
              <w:color w:val="FF0000"/>
              <w:sz w:val="22"/>
            </w:rPr>
          </w:rPrChange>
        </w:rPr>
        <w:t xml:space="preserve">However, if </w:t>
      </w:r>
      <w:r w:rsidRPr="00DC741E">
        <w:rPr>
          <w:rFonts w:ascii="Arial" w:eastAsia="굴림" w:hAnsi="Arial" w:cs="Arial"/>
          <w:b/>
          <w:bCs/>
          <w:sz w:val="22"/>
          <w:rPrChange w:id="1773" w:author="Keis" w:date="2024-09-06T17:33:00Z">
            <w:rPr>
              <w:rFonts w:ascii="Arial" w:eastAsia="굴림" w:hAnsi="Arial" w:cs="Arial"/>
              <w:b/>
              <w:bCs/>
              <w:color w:val="FF0000"/>
              <w:sz w:val="22"/>
            </w:rPr>
          </w:rPrChange>
        </w:rPr>
        <w:t>C218=56</w:t>
      </w:r>
      <w:r w:rsidR="00074D6B" w:rsidRPr="00DC741E">
        <w:rPr>
          <w:rFonts w:ascii="Arial" w:eastAsia="굴림" w:hAnsi="Arial" w:cs="Arial"/>
          <w:b/>
          <w:bCs/>
          <w:sz w:val="22"/>
          <w:rPrChange w:id="1774" w:author="Keis" w:date="2024-09-06T17:33:00Z">
            <w:rPr>
              <w:rFonts w:ascii="Arial" w:eastAsia="굴림" w:hAnsi="Arial" w:cs="Arial"/>
              <w:b/>
              <w:bCs/>
              <w:color w:val="FF0000"/>
              <w:sz w:val="22"/>
            </w:rPr>
          </w:rPrChange>
        </w:rPr>
        <w:t xml:space="preserve"> in the first loop, then </w:t>
      </w:r>
      <w:r w:rsidR="00271CE1" w:rsidRPr="00DC741E">
        <w:rPr>
          <w:rFonts w:ascii="Arial" w:eastAsia="굴림" w:hAnsi="Arial" w:cs="Arial"/>
          <w:b/>
          <w:bCs/>
          <w:sz w:val="22"/>
          <w:rPrChange w:id="1775" w:author="Keis" w:date="2024-09-06T17:33:00Z">
            <w:rPr>
              <w:rFonts w:ascii="Arial" w:eastAsia="굴림" w:hAnsi="Arial" w:cs="Arial"/>
              <w:b/>
              <w:bCs/>
              <w:color w:val="FF0000"/>
              <w:sz w:val="22"/>
            </w:rPr>
          </w:rPrChange>
        </w:rPr>
        <w:t xml:space="preserve">ask </w:t>
      </w:r>
      <w:r w:rsidRPr="00DC741E">
        <w:rPr>
          <w:rFonts w:ascii="Arial" w:eastAsia="굴림" w:hAnsi="Arial" w:cs="Arial"/>
          <w:b/>
          <w:bCs/>
          <w:sz w:val="22"/>
          <w:rPrChange w:id="1776" w:author="Keis" w:date="2024-09-06T17:33:00Z">
            <w:rPr>
              <w:rFonts w:ascii="Arial" w:eastAsia="굴림" w:hAnsi="Arial" w:cs="Arial"/>
              <w:b/>
              <w:bCs/>
              <w:color w:val="FF0000"/>
              <w:sz w:val="22"/>
            </w:rPr>
          </w:rPrChange>
        </w:rPr>
        <w:t>C224)</w:t>
      </w:r>
      <w:r w:rsidR="00297F86" w:rsidRPr="00DC741E">
        <w:rPr>
          <w:rFonts w:ascii="Arial" w:eastAsia="굴림" w:hAnsi="Arial" w:cs="Arial"/>
          <w:b/>
          <w:bCs/>
          <w:sz w:val="22"/>
          <w:rPrChange w:id="1777" w:author="Keis" w:date="2024-09-06T17:33:00Z">
            <w:rPr>
              <w:rFonts w:ascii="Arial" w:eastAsia="굴림" w:hAnsi="Arial" w:cs="Arial"/>
              <w:b/>
              <w:bCs/>
              <w:color w:val="FF0000"/>
              <w:sz w:val="22"/>
            </w:rPr>
          </w:rPrChange>
        </w:rPr>
        <w:t>.</w:t>
      </w:r>
    </w:p>
    <w:p w14:paraId="1BAA2495" w14:textId="77777777" w:rsidR="0040588F" w:rsidRPr="00DC741E" w:rsidRDefault="0040588F" w:rsidP="006E6B90">
      <w:pPr>
        <w:wordWrap/>
        <w:spacing w:line="360" w:lineRule="auto"/>
        <w:jc w:val="left"/>
        <w:rPr>
          <w:rFonts w:ascii="Arial" w:eastAsia="굴림" w:hAnsi="Arial" w:cs="Arial"/>
          <w:sz w:val="22"/>
        </w:rPr>
      </w:pPr>
    </w:p>
    <w:p w14:paraId="694A3C0C"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C218. If you need help </w:t>
      </w:r>
      <w:r w:rsidR="001B4886" w:rsidRPr="001D19F6">
        <w:rPr>
          <w:rFonts w:ascii="Arial" w:eastAsia="굴림" w:hAnsi="Arial" w:cs="Arial"/>
          <w:sz w:val="22"/>
        </w:rPr>
        <w:t xml:space="preserve">with </w:t>
      </w:r>
      <w:r w:rsidRPr="001D19F6">
        <w:rPr>
          <w:rFonts w:ascii="Arial" w:eastAsia="굴림" w:hAnsi="Arial" w:cs="Arial"/>
          <w:sz w:val="22"/>
        </w:rPr>
        <w:t>activities of daily living, name the five people who help you the most in order. Who is the person that comes [1st/2nd</w:t>
      </w:r>
      <w:proofErr w:type="gramStart"/>
      <w:r w:rsidRPr="001D19F6">
        <w:rPr>
          <w:rFonts w:ascii="Arial" w:eastAsia="굴림" w:hAnsi="Arial" w:cs="Arial"/>
          <w:sz w:val="22"/>
        </w:rPr>
        <w:t>/..</w:t>
      </w:r>
      <w:proofErr w:type="gramEnd"/>
      <w:r w:rsidRPr="001D19F6">
        <w:rPr>
          <w:rFonts w:ascii="Arial" w:eastAsia="굴림" w:hAnsi="Arial" w:cs="Arial"/>
          <w:sz w:val="22"/>
        </w:rPr>
        <w:t>] in helping you? Please state the person's name or relationship with you.</w:t>
      </w:r>
    </w:p>
    <w:p w14:paraId="5FEE82FB" w14:textId="77777777" w:rsidR="00CF729C" w:rsidRPr="001D19F6" w:rsidRDefault="00CF729C" w:rsidP="003E1E49">
      <w:pPr>
        <w:pStyle w:val="a6"/>
        <w:numPr>
          <w:ilvl w:val="0"/>
          <w:numId w:val="352"/>
        </w:numPr>
        <w:wordWrap/>
        <w:spacing w:line="360" w:lineRule="auto"/>
        <w:ind w:leftChars="0"/>
        <w:rPr>
          <w:rFonts w:ascii="Arial" w:eastAsia="굴림" w:hAnsi="Arial" w:cs="Arial"/>
          <w:sz w:val="22"/>
        </w:rPr>
      </w:pPr>
      <w:r w:rsidRPr="001D19F6">
        <w:rPr>
          <w:rFonts w:ascii="Arial" w:eastAsia="굴림" w:hAnsi="Arial" w:cs="Arial"/>
          <w:sz w:val="22"/>
        </w:rPr>
        <w:t>Spouse</w:t>
      </w:r>
    </w:p>
    <w:p w14:paraId="5C23C33B" w14:textId="77777777" w:rsidR="00CF729C" w:rsidRPr="001D19F6" w:rsidRDefault="00CF729C" w:rsidP="003E1E49">
      <w:pPr>
        <w:pStyle w:val="a6"/>
        <w:numPr>
          <w:ilvl w:val="0"/>
          <w:numId w:val="352"/>
        </w:numPr>
        <w:wordWrap/>
        <w:spacing w:line="360" w:lineRule="auto"/>
        <w:ind w:leftChars="0"/>
        <w:rPr>
          <w:rFonts w:ascii="Arial" w:eastAsia="굴림" w:hAnsi="Arial" w:cs="Arial"/>
          <w:sz w:val="22"/>
        </w:rPr>
      </w:pPr>
      <w:r w:rsidRPr="001D19F6">
        <w:rPr>
          <w:rFonts w:ascii="Arial" w:eastAsia="굴림" w:hAnsi="Arial" w:cs="Arial"/>
          <w:sz w:val="22"/>
        </w:rPr>
        <w:t>Mother</w:t>
      </w:r>
    </w:p>
    <w:p w14:paraId="6305856C" w14:textId="77777777" w:rsidR="00CF729C" w:rsidRPr="001D19F6" w:rsidRDefault="00CF729C" w:rsidP="003E1E49">
      <w:pPr>
        <w:pStyle w:val="a6"/>
        <w:numPr>
          <w:ilvl w:val="0"/>
          <w:numId w:val="352"/>
        </w:numPr>
        <w:wordWrap/>
        <w:spacing w:line="360" w:lineRule="auto"/>
        <w:ind w:leftChars="0"/>
        <w:rPr>
          <w:rFonts w:ascii="Arial" w:eastAsia="굴림" w:hAnsi="Arial" w:cs="Arial"/>
          <w:sz w:val="22"/>
        </w:rPr>
      </w:pPr>
      <w:r w:rsidRPr="001D19F6">
        <w:rPr>
          <w:rFonts w:ascii="Arial" w:eastAsia="굴림" w:hAnsi="Arial" w:cs="Arial"/>
          <w:sz w:val="22"/>
        </w:rPr>
        <w:t>Father</w:t>
      </w:r>
    </w:p>
    <w:p w14:paraId="65DC7C04" w14:textId="77777777" w:rsidR="00CF729C" w:rsidRPr="001D19F6" w:rsidRDefault="00CF729C" w:rsidP="003E1E49">
      <w:pPr>
        <w:pStyle w:val="a6"/>
        <w:numPr>
          <w:ilvl w:val="0"/>
          <w:numId w:val="352"/>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68E81FD" w14:textId="77777777" w:rsidR="00CF729C" w:rsidRPr="001D19F6" w:rsidRDefault="00CF729C" w:rsidP="003E1E49">
      <w:pPr>
        <w:pStyle w:val="a6"/>
        <w:numPr>
          <w:ilvl w:val="0"/>
          <w:numId w:val="352"/>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341DAD43" w14:textId="77777777" w:rsidR="00CF729C" w:rsidRPr="001D19F6" w:rsidRDefault="00CF729C" w:rsidP="00CF729C">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18CC1D2" w14:textId="77777777" w:rsidR="00CF729C" w:rsidRPr="001D19F6" w:rsidRDefault="00CF729C" w:rsidP="00CF729C">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3FF4975D" w14:textId="77777777" w:rsidR="00CF729C" w:rsidRPr="001D19F6" w:rsidRDefault="00CF729C" w:rsidP="00CF729C">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255FB137" w14:textId="77777777" w:rsidR="00CF729C" w:rsidRPr="001D19F6" w:rsidRDefault="00CF729C" w:rsidP="00CF729C">
      <w:pPr>
        <w:wordWrap/>
        <w:spacing w:line="360" w:lineRule="auto"/>
        <w:ind w:left="400"/>
        <w:rPr>
          <w:rFonts w:ascii="Arial" w:eastAsia="굴림" w:hAnsi="Arial" w:cs="Arial"/>
          <w:sz w:val="22"/>
        </w:rPr>
      </w:pPr>
      <w:r w:rsidRPr="001D19F6">
        <w:rPr>
          <w:rFonts w:ascii="Arial" w:eastAsia="한컴돋움" w:hAnsi="Arial" w:cs="Arial"/>
          <w:sz w:val="22"/>
        </w:rPr>
        <w:lastRenderedPageBreak/>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631E4A11" w14:textId="77777777" w:rsidR="00CF729C" w:rsidRPr="001D19F6" w:rsidRDefault="00CF729C" w:rsidP="00CF729C">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1C0C6C22" w14:textId="77777777" w:rsidR="00CF729C" w:rsidRPr="001D19F6" w:rsidRDefault="00CF729C" w:rsidP="00CF729C">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239D14CB" w14:textId="77777777" w:rsidR="006E6B90" w:rsidRPr="001D19F6" w:rsidRDefault="00CF729C" w:rsidP="00CF729C">
      <w:pPr>
        <w:wordWrap/>
        <w:spacing w:line="360" w:lineRule="auto"/>
        <w:ind w:firstLine="400"/>
        <w:rPr>
          <w:rFonts w:ascii="Arial" w:eastAsia="굴림" w:hAnsi="Arial" w:cs="Arial"/>
          <w:sz w:val="22"/>
        </w:rPr>
      </w:pPr>
      <w:r w:rsidRPr="001D19F6">
        <w:rPr>
          <w:rFonts w:ascii="Arial" w:eastAsia="한컴돋움" w:hAnsi="Arial" w:cs="Arial"/>
          <w:sz w:val="22"/>
        </w:rPr>
        <w:t xml:space="preserve">[52] </w:t>
      </w:r>
      <w:r w:rsidR="006E6B90" w:rsidRPr="001D19F6">
        <w:rPr>
          <w:rFonts w:ascii="Arial" w:eastAsia="굴림" w:hAnsi="Arial" w:cs="Arial"/>
          <w:sz w:val="22"/>
        </w:rPr>
        <w:t>Voluntary worker</w:t>
      </w:r>
    </w:p>
    <w:p w14:paraId="5C336B50" w14:textId="77777777" w:rsidR="006E6B90" w:rsidRPr="001D19F6" w:rsidRDefault="00CF729C" w:rsidP="00CF729C">
      <w:pPr>
        <w:wordWrap/>
        <w:spacing w:line="360" w:lineRule="auto"/>
        <w:ind w:firstLine="400"/>
        <w:jc w:val="left"/>
        <w:rPr>
          <w:rFonts w:ascii="Arial" w:eastAsia="굴림" w:hAnsi="Arial" w:cs="Arial"/>
          <w:sz w:val="22"/>
        </w:rPr>
      </w:pPr>
      <w:r w:rsidRPr="001D19F6">
        <w:rPr>
          <w:rFonts w:ascii="Arial" w:eastAsia="굴림" w:hAnsi="Arial" w:cs="Arial"/>
          <w:sz w:val="22"/>
        </w:rPr>
        <w:t>[</w:t>
      </w:r>
      <w:r w:rsidR="006E6B90" w:rsidRPr="001D19F6">
        <w:rPr>
          <w:rFonts w:ascii="Arial" w:eastAsia="굴림" w:hAnsi="Arial" w:cs="Arial"/>
          <w:sz w:val="22"/>
        </w:rPr>
        <w:t>53</w:t>
      </w:r>
      <w:r w:rsidRPr="001D19F6">
        <w:rPr>
          <w:rFonts w:ascii="Arial" w:eastAsia="굴림" w:hAnsi="Arial" w:cs="Arial"/>
          <w:sz w:val="22"/>
        </w:rPr>
        <w:t>]</w:t>
      </w:r>
      <w:r w:rsidR="006E6B90" w:rsidRPr="001D19F6">
        <w:rPr>
          <w:rFonts w:ascii="Arial" w:eastAsia="굴림" w:hAnsi="Arial" w:cs="Arial"/>
          <w:sz w:val="22"/>
        </w:rPr>
        <w:t xml:space="preserve"> Publicly provided helper</w:t>
      </w:r>
    </w:p>
    <w:p w14:paraId="3BA8C56A" w14:textId="77777777" w:rsidR="006E6B90" w:rsidRPr="001D19F6" w:rsidRDefault="00CF729C" w:rsidP="00CF729C">
      <w:pPr>
        <w:wordWrap/>
        <w:spacing w:line="360" w:lineRule="auto"/>
        <w:ind w:firstLine="400"/>
        <w:jc w:val="left"/>
        <w:rPr>
          <w:rFonts w:ascii="Arial" w:eastAsia="굴림" w:hAnsi="Arial" w:cs="Arial"/>
          <w:sz w:val="22"/>
        </w:rPr>
      </w:pPr>
      <w:r w:rsidRPr="001D19F6">
        <w:rPr>
          <w:rFonts w:ascii="Arial" w:eastAsia="굴림" w:hAnsi="Arial" w:cs="Arial"/>
          <w:sz w:val="22"/>
        </w:rPr>
        <w:t>[</w:t>
      </w:r>
      <w:r w:rsidR="006E6B90" w:rsidRPr="001D19F6">
        <w:rPr>
          <w:rFonts w:ascii="Arial" w:eastAsia="굴림" w:hAnsi="Arial" w:cs="Arial"/>
          <w:sz w:val="22"/>
        </w:rPr>
        <w:t>54</w:t>
      </w:r>
      <w:r w:rsidRPr="001D19F6">
        <w:rPr>
          <w:rFonts w:ascii="Arial" w:eastAsia="굴림" w:hAnsi="Arial" w:cs="Arial"/>
          <w:sz w:val="22"/>
        </w:rPr>
        <w:t>]</w:t>
      </w:r>
      <w:r w:rsidR="006E6B90" w:rsidRPr="001D19F6">
        <w:rPr>
          <w:rFonts w:ascii="Arial" w:eastAsia="굴림" w:hAnsi="Arial" w:cs="Arial"/>
          <w:sz w:val="22"/>
        </w:rPr>
        <w:t xml:space="preserve"> Personally hired helper</w:t>
      </w:r>
    </w:p>
    <w:p w14:paraId="54AA35D2" w14:textId="77777777" w:rsidR="006E6B90" w:rsidRPr="001D19F6" w:rsidRDefault="00CF729C" w:rsidP="00CF729C">
      <w:pPr>
        <w:wordWrap/>
        <w:spacing w:line="360" w:lineRule="auto"/>
        <w:ind w:firstLine="400"/>
        <w:jc w:val="left"/>
        <w:rPr>
          <w:rFonts w:ascii="Arial" w:eastAsia="굴림" w:hAnsi="Arial" w:cs="Arial"/>
          <w:sz w:val="22"/>
        </w:rPr>
      </w:pPr>
      <w:r w:rsidRPr="001D19F6">
        <w:rPr>
          <w:rFonts w:ascii="Arial" w:eastAsia="굴림" w:hAnsi="Arial" w:cs="Arial"/>
          <w:sz w:val="22"/>
        </w:rPr>
        <w:t>[</w:t>
      </w:r>
      <w:r w:rsidR="006E6B90" w:rsidRPr="001D19F6">
        <w:rPr>
          <w:rFonts w:ascii="Arial" w:eastAsia="굴림" w:hAnsi="Arial" w:cs="Arial"/>
          <w:sz w:val="22"/>
        </w:rPr>
        <w:t>55</w:t>
      </w:r>
      <w:r w:rsidRPr="001D19F6">
        <w:rPr>
          <w:rFonts w:ascii="Arial" w:eastAsia="굴림" w:hAnsi="Arial" w:cs="Arial"/>
          <w:sz w:val="22"/>
        </w:rPr>
        <w:t>]</w:t>
      </w:r>
      <w:r w:rsidR="006E6B90" w:rsidRPr="001D19F6">
        <w:rPr>
          <w:rFonts w:ascii="Arial" w:eastAsia="굴림" w:hAnsi="Arial" w:cs="Arial"/>
          <w:sz w:val="22"/>
        </w:rPr>
        <w:t xml:space="preserve"> </w:t>
      </w:r>
      <w:r w:rsidR="00A60F6A" w:rsidRPr="001D19F6">
        <w:rPr>
          <w:rFonts w:ascii="Arial" w:eastAsia="굴림" w:hAnsi="Arial" w:cs="Arial"/>
          <w:sz w:val="22"/>
        </w:rPr>
        <w:t>Others</w:t>
      </w:r>
    </w:p>
    <w:p w14:paraId="20DF899D" w14:textId="77777777" w:rsidR="006E6B90" w:rsidRPr="001D19F6" w:rsidRDefault="00CF729C" w:rsidP="00CF729C">
      <w:pPr>
        <w:wordWrap/>
        <w:spacing w:line="360" w:lineRule="auto"/>
        <w:ind w:firstLine="400"/>
        <w:jc w:val="left"/>
        <w:rPr>
          <w:rFonts w:ascii="Arial" w:eastAsia="굴림" w:hAnsi="Arial" w:cs="Arial"/>
          <w:sz w:val="22"/>
        </w:rPr>
      </w:pPr>
      <w:r w:rsidRPr="001D19F6">
        <w:rPr>
          <w:rFonts w:ascii="Arial" w:eastAsia="굴림" w:hAnsi="Arial" w:cs="Arial"/>
          <w:sz w:val="22"/>
        </w:rPr>
        <w:t>[</w:t>
      </w:r>
      <w:r w:rsidR="006E6B90" w:rsidRPr="001D19F6">
        <w:rPr>
          <w:rFonts w:ascii="Arial" w:eastAsia="굴림" w:hAnsi="Arial" w:cs="Arial"/>
          <w:sz w:val="22"/>
        </w:rPr>
        <w:t>56</w:t>
      </w:r>
      <w:r w:rsidRPr="001D19F6">
        <w:rPr>
          <w:rFonts w:ascii="Arial" w:eastAsia="굴림" w:hAnsi="Arial" w:cs="Arial"/>
          <w:sz w:val="22"/>
        </w:rPr>
        <w:t>]</w:t>
      </w:r>
      <w:r w:rsidR="006E6B90" w:rsidRPr="001D19F6">
        <w:rPr>
          <w:rFonts w:ascii="Arial" w:eastAsia="굴림" w:hAnsi="Arial" w:cs="Arial"/>
          <w:sz w:val="22"/>
        </w:rPr>
        <w:t xml:space="preserve"> No one helped →Go to C223</w:t>
      </w:r>
      <w:r w:rsidR="00136996" w:rsidRPr="001D19F6">
        <w:rPr>
          <w:rFonts w:ascii="Arial" w:eastAsia="굴림" w:hAnsi="Arial" w:cs="Arial"/>
          <w:sz w:val="22"/>
        </w:rPr>
        <w:t xml:space="preserve"> </w:t>
      </w:r>
      <w:r w:rsidR="00192EAB" w:rsidRPr="001D19F6">
        <w:rPr>
          <w:rFonts w:ascii="Arial" w:eastAsia="굴림" w:hAnsi="Arial" w:cs="Arial"/>
          <w:sz w:val="22"/>
        </w:rPr>
        <w:t>(In the first loop, C224)</w:t>
      </w:r>
    </w:p>
    <w:p w14:paraId="3AAF1B16" w14:textId="77777777" w:rsidR="006E6B90" w:rsidRPr="001D19F6" w:rsidRDefault="006E6B90" w:rsidP="006E6B90">
      <w:pPr>
        <w:wordWrap/>
        <w:spacing w:line="360" w:lineRule="auto"/>
        <w:jc w:val="left"/>
        <w:rPr>
          <w:rFonts w:ascii="Arial" w:eastAsia="굴림" w:hAnsi="Arial" w:cs="Arial"/>
          <w:sz w:val="22"/>
        </w:rPr>
      </w:pPr>
    </w:p>
    <w:p w14:paraId="6AAEE6AB"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C219. </w:t>
      </w:r>
      <w:r w:rsidR="001B4886" w:rsidRPr="001D19F6">
        <w:rPr>
          <w:rFonts w:ascii="Arial" w:eastAsia="굴림" w:hAnsi="Arial" w:cs="Arial"/>
          <w:sz w:val="22"/>
        </w:rPr>
        <w:t>H</w:t>
      </w:r>
      <w:r w:rsidRPr="001D19F6">
        <w:rPr>
          <w:rFonts w:ascii="Arial" w:eastAsia="굴림" w:hAnsi="Arial" w:cs="Arial"/>
          <w:sz w:val="22"/>
        </w:rPr>
        <w:t xml:space="preserve">ow many days did </w:t>
      </w:r>
      <w:r w:rsidR="00B87B37" w:rsidRPr="001D19F6">
        <w:rPr>
          <w:rFonts w:ascii="Arial" w:eastAsia="굴림" w:hAnsi="Arial" w:cs="Arial"/>
          <w:sz w:val="22"/>
        </w:rPr>
        <w:t>[</w:t>
      </w:r>
      <w:r w:rsidR="001B4886" w:rsidRPr="001D19F6">
        <w:rPr>
          <w:rFonts w:ascii="Arial" w:eastAsia="굴림" w:hAnsi="Arial" w:cs="Arial"/>
          <w:sz w:val="22"/>
        </w:rPr>
        <w:t>name selected in</w:t>
      </w:r>
      <w:r w:rsidR="00DB6A54" w:rsidRPr="001D19F6">
        <w:rPr>
          <w:rFonts w:ascii="Arial" w:eastAsia="굴림" w:hAnsi="Arial" w:cs="Arial"/>
          <w:sz w:val="22"/>
        </w:rPr>
        <w:t xml:space="preserve"> C218]</w:t>
      </w:r>
      <w:r w:rsidR="001B4886" w:rsidRPr="001D19F6">
        <w:rPr>
          <w:rFonts w:ascii="Arial" w:eastAsia="굴림" w:hAnsi="Arial" w:cs="Arial"/>
          <w:sz w:val="22"/>
        </w:rPr>
        <w:t xml:space="preserve"> help you during the past </w:t>
      </w:r>
      <w:r w:rsidR="00B44774" w:rsidRPr="001D19F6">
        <w:rPr>
          <w:rFonts w:ascii="Arial" w:eastAsia="굴림" w:hAnsi="Arial" w:cs="Arial"/>
          <w:sz w:val="22"/>
        </w:rPr>
        <w:t xml:space="preserve">one </w:t>
      </w:r>
      <w:r w:rsidR="001B4886" w:rsidRPr="001D19F6">
        <w:rPr>
          <w:rFonts w:ascii="Arial" w:eastAsia="굴림" w:hAnsi="Arial" w:cs="Arial"/>
          <w:sz w:val="22"/>
        </w:rPr>
        <w:t>month</w:t>
      </w:r>
      <w:r w:rsidRPr="001D19F6">
        <w:rPr>
          <w:rFonts w:ascii="Arial" w:eastAsia="굴림" w:hAnsi="Arial" w:cs="Arial"/>
          <w:sz w:val="22"/>
        </w:rPr>
        <w:t>?</w:t>
      </w:r>
      <w:r w:rsidR="004335B7" w:rsidRPr="001D19F6">
        <w:rPr>
          <w:rFonts w:ascii="Arial" w:eastAsia="굴림" w:hAnsi="Arial" w:cs="Arial"/>
          <w:sz w:val="22"/>
        </w:rPr>
        <w:t xml:space="preserve"> (unit: a day)</w:t>
      </w:r>
    </w:p>
    <w:p w14:paraId="52D4197E" w14:textId="77777777" w:rsidR="006E6B90" w:rsidRPr="001D19F6" w:rsidRDefault="00BA1719"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sz w:val="22"/>
        </w:rPr>
        <w:t>days [</w:t>
      </w:r>
      <w:r w:rsidR="003608C0" w:rsidRPr="001D19F6">
        <w:rPr>
          <w:rFonts w:ascii="Arial" w:eastAsia="굴림" w:hAnsi="Arial" w:cs="Arial"/>
          <w:sz w:val="22"/>
        </w:rPr>
        <w:t xml:space="preserve">Range: </w:t>
      </w:r>
      <w:r w:rsidR="006E6B90" w:rsidRPr="001D19F6">
        <w:rPr>
          <w:rFonts w:ascii="Arial" w:eastAsia="굴림" w:hAnsi="Arial" w:cs="Arial"/>
          <w:sz w:val="22"/>
        </w:rPr>
        <w:t>1~31]</w:t>
      </w:r>
    </w:p>
    <w:p w14:paraId="2DE2DBC7" w14:textId="77777777" w:rsidR="006E6B90" w:rsidRPr="001D19F6" w:rsidRDefault="006E6B90" w:rsidP="006E6B90">
      <w:pPr>
        <w:wordWrap/>
        <w:spacing w:line="360" w:lineRule="auto"/>
        <w:jc w:val="left"/>
        <w:rPr>
          <w:rFonts w:ascii="Arial" w:eastAsia="굴림" w:hAnsi="Arial" w:cs="Arial"/>
          <w:sz w:val="22"/>
        </w:rPr>
      </w:pPr>
    </w:p>
    <w:p w14:paraId="7316356F" w14:textId="77777777" w:rsidR="00B87B37"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C220. </w:t>
      </w:r>
      <w:r w:rsidR="001B4886" w:rsidRPr="001D19F6">
        <w:rPr>
          <w:rFonts w:ascii="Arial" w:eastAsia="굴림" w:hAnsi="Arial" w:cs="Arial"/>
          <w:sz w:val="22"/>
        </w:rPr>
        <w:t xml:space="preserve">How many hours per day does </w:t>
      </w:r>
      <w:r w:rsidR="00B87B37" w:rsidRPr="001D19F6">
        <w:rPr>
          <w:rFonts w:ascii="Arial" w:eastAsia="굴림" w:hAnsi="Arial" w:cs="Arial"/>
          <w:sz w:val="22"/>
        </w:rPr>
        <w:t>[</w:t>
      </w:r>
      <w:r w:rsidR="001B4886" w:rsidRPr="001D19F6">
        <w:rPr>
          <w:rFonts w:ascii="Arial" w:eastAsia="굴림" w:hAnsi="Arial" w:cs="Arial"/>
          <w:sz w:val="22"/>
        </w:rPr>
        <w:t xml:space="preserve">name selected in </w:t>
      </w:r>
      <w:r w:rsidR="00B87B37" w:rsidRPr="001D19F6">
        <w:rPr>
          <w:rFonts w:ascii="Arial" w:eastAsia="굴림" w:hAnsi="Arial" w:cs="Arial"/>
          <w:sz w:val="22"/>
        </w:rPr>
        <w:t xml:space="preserve">C218] </w:t>
      </w:r>
      <w:r w:rsidR="001B4886" w:rsidRPr="001D19F6">
        <w:rPr>
          <w:rFonts w:ascii="Arial" w:eastAsia="굴림" w:hAnsi="Arial" w:cs="Arial"/>
          <w:sz w:val="22"/>
        </w:rPr>
        <w:t xml:space="preserve">usually </w:t>
      </w:r>
      <w:r w:rsidRPr="001D19F6">
        <w:rPr>
          <w:rFonts w:ascii="Arial" w:eastAsia="굴림" w:hAnsi="Arial" w:cs="Arial"/>
          <w:sz w:val="22"/>
        </w:rPr>
        <w:t>help you?</w:t>
      </w:r>
      <w:r w:rsidR="004335B7" w:rsidRPr="001D19F6">
        <w:rPr>
          <w:rFonts w:ascii="Arial" w:eastAsia="굴림" w:hAnsi="Arial" w:cs="Arial"/>
          <w:sz w:val="22"/>
        </w:rPr>
        <w:t xml:space="preserve"> (unit: an hour)</w:t>
      </w:r>
    </w:p>
    <w:p w14:paraId="360CE2DA"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[IWER: less than an hour=1]</w:t>
      </w:r>
    </w:p>
    <w:p w14:paraId="2767A508" w14:textId="77777777" w:rsidR="006E6B90" w:rsidRPr="001D19F6" w:rsidRDefault="00BA1719"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sz w:val="22"/>
        </w:rPr>
        <w:t>hours [</w:t>
      </w:r>
      <w:r w:rsidR="003608C0" w:rsidRPr="001D19F6">
        <w:rPr>
          <w:rFonts w:ascii="Arial" w:eastAsia="굴림" w:hAnsi="Arial" w:cs="Arial"/>
          <w:sz w:val="22"/>
        </w:rPr>
        <w:t xml:space="preserve">Range: </w:t>
      </w:r>
      <w:r w:rsidR="006E6B90" w:rsidRPr="001D19F6">
        <w:rPr>
          <w:rFonts w:ascii="Arial" w:eastAsia="굴림" w:hAnsi="Arial" w:cs="Arial"/>
          <w:sz w:val="22"/>
        </w:rPr>
        <w:t>1~24]</w:t>
      </w:r>
    </w:p>
    <w:p w14:paraId="4E32E398" w14:textId="77777777" w:rsidR="006E6B90" w:rsidRPr="001D19F6" w:rsidRDefault="006E6B90" w:rsidP="006E6B90">
      <w:pPr>
        <w:wordWrap/>
        <w:spacing w:line="360" w:lineRule="auto"/>
        <w:jc w:val="left"/>
        <w:rPr>
          <w:rFonts w:ascii="Arial" w:eastAsia="굴림" w:hAnsi="Arial" w:cs="Arial"/>
          <w:sz w:val="22"/>
        </w:rPr>
      </w:pPr>
    </w:p>
    <w:p w14:paraId="11522732"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C221. Is </w:t>
      </w:r>
      <w:r w:rsidR="00B87B37" w:rsidRPr="001D19F6">
        <w:rPr>
          <w:rFonts w:ascii="Arial" w:eastAsia="굴림" w:hAnsi="Arial" w:cs="Arial"/>
          <w:sz w:val="22"/>
        </w:rPr>
        <w:t>[</w:t>
      </w:r>
      <w:r w:rsidR="001B4886" w:rsidRPr="001D19F6">
        <w:rPr>
          <w:rFonts w:ascii="Arial" w:eastAsia="굴림" w:hAnsi="Arial" w:cs="Arial"/>
          <w:sz w:val="22"/>
        </w:rPr>
        <w:t xml:space="preserve">name selected in </w:t>
      </w:r>
      <w:r w:rsidR="00B87B37" w:rsidRPr="001D19F6">
        <w:rPr>
          <w:rFonts w:ascii="Arial" w:eastAsia="굴림" w:hAnsi="Arial" w:cs="Arial"/>
          <w:sz w:val="22"/>
        </w:rPr>
        <w:t xml:space="preserve">C218] </w:t>
      </w:r>
      <w:r w:rsidRPr="001D19F6">
        <w:rPr>
          <w:rFonts w:ascii="Arial" w:eastAsia="굴림" w:hAnsi="Arial" w:cs="Arial"/>
          <w:sz w:val="22"/>
        </w:rPr>
        <w:t>paid to help you?</w:t>
      </w:r>
    </w:p>
    <w:p w14:paraId="17B66F00" w14:textId="77777777" w:rsidR="00BA1719" w:rsidRPr="001D19F6" w:rsidRDefault="00BA1719" w:rsidP="00F14BA4">
      <w:pPr>
        <w:pStyle w:val="a6"/>
        <w:numPr>
          <w:ilvl w:val="0"/>
          <w:numId w:val="36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FC2D7C" w:rsidRPr="001D19F6">
        <w:rPr>
          <w:rFonts w:ascii="Arial" w:eastAsia="굴림" w:hAnsi="Arial" w:cs="Arial"/>
          <w:sz w:val="22"/>
        </w:rPr>
        <w:t xml:space="preserve">→Go to </w:t>
      </w:r>
      <w:r w:rsidR="00633417" w:rsidRPr="001D19F6">
        <w:rPr>
          <w:rFonts w:ascii="Arial" w:eastAsia="굴림" w:hAnsi="Arial" w:cs="Arial"/>
          <w:sz w:val="22"/>
        </w:rPr>
        <w:t>C224</w:t>
      </w:r>
    </w:p>
    <w:p w14:paraId="4CCD1191" w14:textId="77777777" w:rsidR="006E6B90" w:rsidRPr="001D19F6" w:rsidRDefault="006E6B90" w:rsidP="006E6B90">
      <w:pPr>
        <w:wordWrap/>
        <w:spacing w:line="360" w:lineRule="auto"/>
        <w:jc w:val="left"/>
        <w:rPr>
          <w:rFonts w:ascii="Arial" w:eastAsia="굴림" w:hAnsi="Arial" w:cs="Arial"/>
          <w:sz w:val="22"/>
        </w:rPr>
      </w:pPr>
    </w:p>
    <w:p w14:paraId="7227B4D9"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C222. How much did you pay [name</w:t>
      </w:r>
      <w:r w:rsidR="001B4886" w:rsidRPr="001D19F6">
        <w:rPr>
          <w:rFonts w:ascii="Arial" w:eastAsia="굴림" w:hAnsi="Arial" w:cs="Arial"/>
          <w:sz w:val="22"/>
        </w:rPr>
        <w:t xml:space="preserve"> selected in</w:t>
      </w:r>
      <w:r w:rsidRPr="001D19F6">
        <w:rPr>
          <w:rFonts w:ascii="Arial" w:eastAsia="굴림" w:hAnsi="Arial" w:cs="Arial"/>
          <w:sz w:val="22"/>
        </w:rPr>
        <w:t xml:space="preserve"> C218] in the past </w:t>
      </w:r>
      <w:r w:rsidR="00B87B37" w:rsidRPr="001D19F6">
        <w:rPr>
          <w:rFonts w:ascii="Arial" w:eastAsia="굴림" w:hAnsi="Arial" w:cs="Arial"/>
          <w:sz w:val="22"/>
        </w:rPr>
        <w:t>one month</w:t>
      </w:r>
      <w:r w:rsidRPr="001D19F6">
        <w:rPr>
          <w:rFonts w:ascii="Arial" w:eastAsia="굴림" w:hAnsi="Arial" w:cs="Arial"/>
          <w:sz w:val="22"/>
        </w:rPr>
        <w:t>? (unit: 10,000 Korean won)</w:t>
      </w:r>
    </w:p>
    <w:p w14:paraId="7851EC7A" w14:textId="77777777" w:rsidR="009C68C6" w:rsidRPr="001D19F6" w:rsidRDefault="00EB5E21" w:rsidP="009C68C6">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_______________________________</w:t>
      </w:r>
      <w:r w:rsidR="006E6B90" w:rsidRPr="001D19F6">
        <w:rPr>
          <w:rFonts w:ascii="Arial" w:eastAsia="굴림" w:hAnsi="Arial" w:cs="Arial"/>
          <w:sz w:val="22"/>
        </w:rPr>
        <w:t>MW [</w:t>
      </w:r>
      <w:r w:rsidR="003608C0" w:rsidRPr="001D19F6">
        <w:rPr>
          <w:rFonts w:ascii="Arial" w:eastAsia="굴림" w:hAnsi="Arial" w:cs="Arial"/>
          <w:sz w:val="22"/>
        </w:rPr>
        <w:t xml:space="preserve">Range: </w:t>
      </w:r>
      <w:r w:rsidR="006E6B90" w:rsidRPr="001D19F6">
        <w:rPr>
          <w:rFonts w:ascii="Arial" w:eastAsia="굴림" w:hAnsi="Arial" w:cs="Arial"/>
          <w:sz w:val="22"/>
        </w:rPr>
        <w:t>1~997]</w:t>
      </w:r>
      <w:r w:rsidRPr="001D19F6">
        <w:rPr>
          <w:rFonts w:ascii="Arial" w:eastAsia="굴림" w:hAnsi="Arial" w:cs="Arial"/>
          <w:sz w:val="22"/>
        </w:rPr>
        <w:t xml:space="preserve"> </w:t>
      </w:r>
    </w:p>
    <w:p w14:paraId="79EA0A10" w14:textId="77777777" w:rsidR="006E6B90" w:rsidRPr="001D19F6" w:rsidRDefault="006E6B90" w:rsidP="00EB5E21">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C218</w:t>
      </w:r>
    </w:p>
    <w:p w14:paraId="229110DC" w14:textId="77777777" w:rsidR="006E6B90" w:rsidRPr="001D19F6" w:rsidRDefault="006E6B90" w:rsidP="00EB5E21">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C218</w:t>
      </w:r>
    </w:p>
    <w:p w14:paraId="324083F1" w14:textId="77777777" w:rsidR="006E6B90" w:rsidRPr="00DC741E" w:rsidRDefault="006E6B90" w:rsidP="006E6B90">
      <w:pPr>
        <w:wordWrap/>
        <w:spacing w:line="360" w:lineRule="auto"/>
        <w:jc w:val="left"/>
        <w:rPr>
          <w:rFonts w:ascii="Arial" w:eastAsia="굴림" w:hAnsi="Arial" w:cs="Arial"/>
          <w:sz w:val="22"/>
        </w:rPr>
      </w:pPr>
    </w:p>
    <w:p w14:paraId="70127AFB" w14:textId="77777777" w:rsidR="00EC7A8C" w:rsidRPr="00DC741E" w:rsidRDefault="00EC7A8C" w:rsidP="00297F86">
      <w:pPr>
        <w:wordWrap/>
        <w:spacing w:line="276" w:lineRule="auto"/>
        <w:jc w:val="left"/>
        <w:rPr>
          <w:rFonts w:ascii="Arial" w:eastAsia="굴림" w:hAnsi="Arial" w:cs="Arial"/>
          <w:b/>
          <w:sz w:val="22"/>
        </w:rPr>
      </w:pPr>
      <w:r w:rsidRPr="00DC741E">
        <w:rPr>
          <w:rFonts w:ascii="Arial" w:eastAsia="굴림" w:hAnsi="Arial" w:cs="Arial"/>
          <w:b/>
          <w:sz w:val="22"/>
        </w:rPr>
        <w:t>Logic</w:t>
      </w:r>
    </w:p>
    <w:p w14:paraId="1004E580" w14:textId="77777777" w:rsidR="002F6AFD" w:rsidRPr="00DC741E" w:rsidRDefault="00EC7A8C" w:rsidP="00D12299">
      <w:pPr>
        <w:pStyle w:val="a6"/>
        <w:numPr>
          <w:ilvl w:val="0"/>
          <w:numId w:val="1313"/>
        </w:numPr>
        <w:wordWrap/>
        <w:spacing w:line="276" w:lineRule="auto"/>
        <w:ind w:leftChars="0"/>
        <w:jc w:val="left"/>
        <w:rPr>
          <w:rFonts w:ascii="Arial" w:eastAsia="굴림" w:hAnsi="Arial" w:cs="Arial"/>
          <w:b/>
          <w:sz w:val="22"/>
        </w:rPr>
      </w:pPr>
      <w:r w:rsidRPr="00DC741E">
        <w:rPr>
          <w:rFonts w:ascii="Arial" w:eastAsia="굴림" w:hAnsi="Arial" w:cs="Arial"/>
          <w:b/>
          <w:sz w:val="22"/>
          <w:rPrChange w:id="1778" w:author="Keis" w:date="2024-09-06T17:34:00Z">
            <w:rPr>
              <w:rFonts w:ascii="Arial" w:eastAsia="굴림" w:hAnsi="Arial" w:cs="Arial"/>
              <w:b/>
              <w:color w:val="FF0000"/>
              <w:sz w:val="22"/>
            </w:rPr>
          </w:rPrChange>
        </w:rPr>
        <w:t xml:space="preserve">If </w:t>
      </w:r>
      <w:r w:rsidR="00B44774" w:rsidRPr="00DC741E">
        <w:rPr>
          <w:rFonts w:ascii="Arial" w:eastAsia="굴림" w:hAnsi="Arial" w:cs="Arial"/>
          <w:b/>
          <w:sz w:val="22"/>
          <w:rPrChange w:id="1779" w:author="Keis" w:date="2024-09-06T17:34:00Z">
            <w:rPr>
              <w:rFonts w:ascii="Arial" w:eastAsia="굴림" w:hAnsi="Arial" w:cs="Arial"/>
              <w:b/>
              <w:color w:val="FF0000"/>
              <w:sz w:val="22"/>
            </w:rPr>
          </w:rPrChange>
        </w:rPr>
        <w:t>there is a loop total of</w:t>
      </w:r>
      <w:r w:rsidR="002F6AFD" w:rsidRPr="00DC741E">
        <w:rPr>
          <w:rFonts w:ascii="Arial" w:eastAsia="굴림" w:hAnsi="Arial" w:cs="Arial"/>
          <w:b/>
          <w:sz w:val="22"/>
          <w:rPrChange w:id="1780" w:author="Keis" w:date="2024-09-06T17:34:00Z">
            <w:rPr>
              <w:rFonts w:ascii="Arial" w:eastAsia="굴림" w:hAnsi="Arial" w:cs="Arial"/>
              <w:b/>
              <w:color w:val="FF0000"/>
              <w:sz w:val="22"/>
            </w:rPr>
          </w:rPrChange>
        </w:rPr>
        <w:t xml:space="preserve"> C222, then </w:t>
      </w:r>
      <w:r w:rsidR="00E07055" w:rsidRPr="00DC741E">
        <w:rPr>
          <w:rFonts w:ascii="Arial" w:eastAsia="굴림" w:hAnsi="Arial" w:cs="Arial"/>
          <w:b/>
          <w:sz w:val="22"/>
          <w:rPrChange w:id="1781" w:author="Keis" w:date="2024-09-06T17:34:00Z">
            <w:rPr>
              <w:rFonts w:ascii="Arial" w:eastAsia="굴림" w:hAnsi="Arial" w:cs="Arial"/>
              <w:b/>
              <w:color w:val="FF0000"/>
              <w:sz w:val="22"/>
            </w:rPr>
          </w:rPrChange>
        </w:rPr>
        <w:t>ask</w:t>
      </w:r>
      <w:r w:rsidR="002F6AFD" w:rsidRPr="00DC741E">
        <w:rPr>
          <w:rFonts w:ascii="Arial" w:eastAsia="굴림" w:hAnsi="Arial" w:cs="Arial"/>
          <w:b/>
          <w:sz w:val="22"/>
          <w:rPrChange w:id="1782" w:author="Keis" w:date="2024-09-06T17:34:00Z">
            <w:rPr>
              <w:rFonts w:ascii="Arial" w:eastAsia="굴림" w:hAnsi="Arial" w:cs="Arial"/>
              <w:b/>
              <w:color w:val="FF0000"/>
              <w:sz w:val="22"/>
            </w:rPr>
          </w:rPrChange>
        </w:rPr>
        <w:t xml:space="preserve"> C223.</w:t>
      </w:r>
    </w:p>
    <w:p w14:paraId="26E50BC9" w14:textId="77777777" w:rsidR="002F6AFD" w:rsidRPr="00DC741E" w:rsidRDefault="002F6AFD" w:rsidP="006E6B90">
      <w:pPr>
        <w:wordWrap/>
        <w:spacing w:line="360" w:lineRule="auto"/>
        <w:jc w:val="left"/>
        <w:rPr>
          <w:rFonts w:ascii="Arial" w:eastAsia="굴림" w:hAnsi="Arial" w:cs="Arial"/>
          <w:b/>
          <w:sz w:val="22"/>
        </w:rPr>
      </w:pPr>
    </w:p>
    <w:p w14:paraId="3C01DEE8" w14:textId="77777777" w:rsidR="005D4D09" w:rsidRPr="001D19F6" w:rsidRDefault="006E6B90" w:rsidP="006E6B90">
      <w:pPr>
        <w:wordWrap/>
        <w:spacing w:line="360" w:lineRule="auto"/>
        <w:jc w:val="left"/>
        <w:rPr>
          <w:rFonts w:ascii="Arial" w:eastAsia="굴림" w:hAnsi="Arial" w:cs="Arial"/>
          <w:sz w:val="22"/>
        </w:rPr>
      </w:pPr>
      <w:r w:rsidRPr="00DC741E">
        <w:rPr>
          <w:rFonts w:ascii="Arial" w:eastAsia="굴림" w:hAnsi="Arial" w:cs="Arial"/>
          <w:sz w:val="22"/>
        </w:rPr>
        <w:t>C223</w:t>
      </w:r>
      <w:r w:rsidR="00B44774" w:rsidRPr="00DC741E">
        <w:rPr>
          <w:rFonts w:ascii="Arial" w:eastAsia="굴림" w:hAnsi="Arial" w:cs="Arial"/>
          <w:sz w:val="22"/>
        </w:rPr>
        <w:t>. You have said</w:t>
      </w:r>
      <w:r w:rsidRPr="00DC741E">
        <w:rPr>
          <w:rFonts w:ascii="Arial" w:eastAsia="굴림" w:hAnsi="Arial" w:cs="Arial"/>
          <w:sz w:val="22"/>
        </w:rPr>
        <w:t xml:space="preserve"> that you paid [C222] MW (10,000 Korean</w:t>
      </w:r>
      <w:r w:rsidR="00EE0F8C" w:rsidRPr="00DC741E">
        <w:rPr>
          <w:rFonts w:ascii="Arial" w:eastAsia="굴림" w:hAnsi="Arial" w:cs="Arial"/>
          <w:sz w:val="22"/>
        </w:rPr>
        <w:t xml:space="preserve"> won) to </w:t>
      </w:r>
      <w:r w:rsidR="00B44774" w:rsidRPr="00DC741E">
        <w:rPr>
          <w:rFonts w:ascii="Arial" w:eastAsia="굴림" w:hAnsi="Arial" w:cs="Arial"/>
          <w:sz w:val="22"/>
        </w:rPr>
        <w:t>your</w:t>
      </w:r>
      <w:r w:rsidR="00E07055" w:rsidRPr="00DC741E">
        <w:rPr>
          <w:rFonts w:ascii="Arial" w:eastAsia="굴림" w:hAnsi="Arial" w:cs="Arial"/>
          <w:sz w:val="22"/>
        </w:rPr>
        <w:t xml:space="preserve"> </w:t>
      </w:r>
      <w:r w:rsidRPr="00DC741E">
        <w:rPr>
          <w:rFonts w:ascii="Arial" w:eastAsia="굴림" w:hAnsi="Arial" w:cs="Arial"/>
          <w:sz w:val="22"/>
        </w:rPr>
        <w:t xml:space="preserve">helpers in the past </w:t>
      </w:r>
      <w:r w:rsidR="00B87B37" w:rsidRPr="00DC741E">
        <w:rPr>
          <w:rFonts w:ascii="Arial" w:eastAsia="굴림" w:hAnsi="Arial" w:cs="Arial"/>
          <w:sz w:val="22"/>
        </w:rPr>
        <w:t>one month</w:t>
      </w:r>
      <w:r w:rsidRPr="00DC741E">
        <w:rPr>
          <w:rFonts w:ascii="Arial" w:eastAsia="굴림" w:hAnsi="Arial" w:cs="Arial"/>
          <w:sz w:val="22"/>
        </w:rPr>
        <w:t>. How much did you pay out-of-pocket? Also, how much did your relati</w:t>
      </w:r>
      <w:r w:rsidR="00EE0F8C" w:rsidRPr="00DC741E">
        <w:rPr>
          <w:rFonts w:ascii="Arial" w:eastAsia="굴림" w:hAnsi="Arial" w:cs="Arial"/>
          <w:sz w:val="22"/>
        </w:rPr>
        <w:t>ves or private health insurances</w:t>
      </w:r>
      <w:r w:rsidR="00D11C46" w:rsidRPr="00DC741E">
        <w:rPr>
          <w:rFonts w:ascii="Arial" w:eastAsia="굴림" w:hAnsi="Arial" w:cs="Arial"/>
          <w:sz w:val="22"/>
        </w:rPr>
        <w:t xml:space="preserve"> pay on behalf of</w:t>
      </w:r>
      <w:r w:rsidRPr="00DC741E">
        <w:rPr>
          <w:rFonts w:ascii="Arial" w:eastAsia="굴림" w:hAnsi="Arial" w:cs="Arial"/>
          <w:sz w:val="22"/>
        </w:rPr>
        <w:t xml:space="preserve"> you? Please include in the private health insurance category any payments that you made and were reimbursed by private health insurances. (unit: 10,000 Korean won) </w:t>
      </w:r>
      <w:r w:rsidR="00A1783C" w:rsidRPr="00DC741E">
        <w:rPr>
          <w:rFonts w:ascii="Arial" w:eastAsia="굴림" w:hAnsi="Arial" w:cs="Arial"/>
          <w:sz w:val="22"/>
        </w:rPr>
        <w:t xml:space="preserve">Categories are </w:t>
      </w:r>
      <w:r w:rsidR="00A1783C" w:rsidRPr="00DC741E">
        <w:rPr>
          <w:rFonts w:ascii="굴림" w:eastAsia="굴림" w:hAnsi="굴림" w:cs="굴림" w:hint="eastAsia"/>
          <w:sz w:val="22"/>
        </w:rPr>
        <w:t>①</w:t>
      </w:r>
      <w:r w:rsidR="00A1783C" w:rsidRPr="00DC741E">
        <w:rPr>
          <w:rFonts w:ascii="Arial" w:eastAsia="굴림" w:hAnsi="Arial" w:cs="Arial"/>
          <w:sz w:val="22"/>
        </w:rPr>
        <w:t xml:space="preserve"> out-of-pocket payment (C223a), </w:t>
      </w:r>
      <w:r w:rsidR="00A1783C" w:rsidRPr="00DC741E">
        <w:rPr>
          <w:rFonts w:ascii="굴림" w:eastAsia="굴림" w:hAnsi="굴림" w:cs="굴림" w:hint="eastAsia"/>
          <w:sz w:val="22"/>
        </w:rPr>
        <w:t>②</w:t>
      </w:r>
      <w:r w:rsidR="00A1783C" w:rsidRPr="00DC741E">
        <w:rPr>
          <w:rFonts w:ascii="Arial" w:eastAsia="굴림" w:hAnsi="Arial" w:cs="Arial"/>
          <w:sz w:val="22"/>
        </w:rPr>
        <w:t xml:space="preserve"> </w:t>
      </w:r>
      <w:r w:rsidR="00A1783C" w:rsidRPr="001D19F6">
        <w:rPr>
          <w:rFonts w:ascii="Arial" w:eastAsia="굴림" w:hAnsi="Arial" w:cs="Arial"/>
          <w:sz w:val="22"/>
        </w:rPr>
        <w:t xml:space="preserve">payment by relatives including children and parents (C223b), </w:t>
      </w:r>
      <w:r w:rsidR="00A1783C" w:rsidRPr="001D19F6">
        <w:rPr>
          <w:rFonts w:ascii="굴림" w:eastAsia="굴림" w:hAnsi="굴림" w:cs="굴림" w:hint="eastAsia"/>
          <w:sz w:val="22"/>
        </w:rPr>
        <w:t>③</w:t>
      </w:r>
      <w:r w:rsidR="00A1783C" w:rsidRPr="001D19F6">
        <w:rPr>
          <w:rFonts w:ascii="Arial" w:eastAsia="굴림" w:hAnsi="Arial" w:cs="Arial"/>
          <w:sz w:val="22"/>
        </w:rPr>
        <w:t xml:space="preserve"> payment reimbursed by private health insurances (C223c).</w:t>
      </w:r>
    </w:p>
    <w:p w14:paraId="2ED14FA9" w14:textId="77777777" w:rsidR="006E6B90" w:rsidRPr="001D19F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Pr="001D19F6">
        <w:rPr>
          <w:rFonts w:ascii="Arial" w:eastAsia="굴림" w:hAnsi="Arial" w:cs="Arial"/>
          <w:bCs/>
          <w:kern w:val="0"/>
          <w:sz w:val="22"/>
        </w:rPr>
        <w:t>C222] MW.]</w:t>
      </w:r>
    </w:p>
    <w:p w14:paraId="2EE9D705" w14:textId="77777777" w:rsidR="00E07055" w:rsidRPr="001D19F6" w:rsidRDefault="00E07055" w:rsidP="009947CC">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705"/>
        <w:gridCol w:w="5552"/>
        <w:gridCol w:w="2825"/>
      </w:tblGrid>
      <w:tr w:rsidR="00D063AA" w:rsidRPr="001D19F6" w14:paraId="03B6F3D6" w14:textId="77777777" w:rsidTr="00D518FF">
        <w:trPr>
          <w:trHeight w:val="384"/>
        </w:trPr>
        <w:tc>
          <w:tcPr>
            <w:tcW w:w="6216"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EA9F60"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lastRenderedPageBreak/>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F1076E"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08CA00CA" w14:textId="77777777" w:rsidTr="00D518FF">
        <w:trPr>
          <w:trHeight w:val="384"/>
        </w:trPr>
        <w:tc>
          <w:tcPr>
            <w:tcW w:w="66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CB5094C"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C223a</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832770F"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44774"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30E5B1B" w14:textId="77777777" w:rsidR="006E6B90" w:rsidRPr="001D19F6" w:rsidRDefault="006E6B90" w:rsidP="00D518FF">
            <w:pPr>
              <w:wordWrap/>
              <w:jc w:val="center"/>
              <w:rPr>
                <w:rFonts w:ascii="Arial" w:eastAsia="굴림" w:hAnsi="Arial" w:cs="Arial"/>
                <w:sz w:val="22"/>
              </w:rPr>
            </w:pPr>
          </w:p>
        </w:tc>
      </w:tr>
      <w:tr w:rsidR="00D063AA" w:rsidRPr="001D19F6" w14:paraId="3B786E34" w14:textId="77777777" w:rsidTr="00D518FF">
        <w:trPr>
          <w:trHeight w:val="384"/>
        </w:trPr>
        <w:tc>
          <w:tcPr>
            <w:tcW w:w="66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8D011A"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C223b</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470135E"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44774"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3DD95" w14:textId="77777777" w:rsidR="006E6B90" w:rsidRPr="001D19F6" w:rsidRDefault="006E6B90" w:rsidP="00D518FF">
            <w:pPr>
              <w:wordWrap/>
              <w:jc w:val="center"/>
              <w:rPr>
                <w:rFonts w:ascii="Arial" w:eastAsia="굴림" w:hAnsi="Arial" w:cs="Arial"/>
                <w:sz w:val="22"/>
              </w:rPr>
            </w:pPr>
          </w:p>
        </w:tc>
      </w:tr>
      <w:tr w:rsidR="00D063AA" w:rsidRPr="001D19F6" w14:paraId="3908C8FF" w14:textId="77777777" w:rsidTr="00D518FF">
        <w:trPr>
          <w:trHeight w:val="384"/>
        </w:trPr>
        <w:tc>
          <w:tcPr>
            <w:tcW w:w="66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62888E6"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C223c</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18A863"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44774"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00A6B8" w14:textId="77777777" w:rsidR="006E6B90" w:rsidRPr="001D19F6" w:rsidRDefault="006E6B90" w:rsidP="00D518FF">
            <w:pPr>
              <w:wordWrap/>
              <w:jc w:val="center"/>
              <w:rPr>
                <w:rFonts w:ascii="Arial" w:eastAsia="굴림" w:hAnsi="Arial" w:cs="Arial"/>
                <w:sz w:val="22"/>
              </w:rPr>
            </w:pPr>
          </w:p>
        </w:tc>
      </w:tr>
      <w:tr w:rsidR="00D063AA" w:rsidRPr="001D19F6" w14:paraId="4D5E6FBF" w14:textId="77777777" w:rsidTr="00D518FF">
        <w:trPr>
          <w:trHeight w:val="384"/>
        </w:trPr>
        <w:tc>
          <w:tcPr>
            <w:tcW w:w="6216"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13A48C"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99C5465" w14:textId="77777777" w:rsidR="006E6B90" w:rsidRPr="001D19F6" w:rsidRDefault="00F37EC2" w:rsidP="00EB4109">
            <w:pPr>
              <w:wordWrap/>
              <w:jc w:val="center"/>
              <w:rPr>
                <w:rFonts w:ascii="Arial" w:eastAsia="굴림" w:hAnsi="Arial" w:cs="Arial"/>
                <w:sz w:val="22"/>
              </w:rPr>
            </w:pPr>
            <w:r w:rsidRPr="001D19F6">
              <w:rPr>
                <w:rFonts w:ascii="Arial" w:eastAsia="굴림" w:hAnsi="Arial" w:cs="Arial"/>
                <w:sz w:val="22"/>
              </w:rPr>
              <w:t>[C222] MW</w:t>
            </w:r>
          </w:p>
        </w:tc>
      </w:tr>
    </w:tbl>
    <w:p w14:paraId="3AF1D00C" w14:textId="77777777" w:rsidR="006E6B90" w:rsidRPr="001D19F6" w:rsidRDefault="006E6B90" w:rsidP="006E6B90">
      <w:pPr>
        <w:wordWrap/>
        <w:spacing w:line="360" w:lineRule="auto"/>
        <w:jc w:val="left"/>
        <w:rPr>
          <w:rFonts w:ascii="Arial" w:eastAsia="굴림" w:hAnsi="Arial" w:cs="Arial"/>
          <w:sz w:val="22"/>
        </w:rPr>
      </w:pPr>
    </w:p>
    <w:p w14:paraId="69C73825"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C224. Who </w:t>
      </w:r>
      <w:r w:rsidR="00B44774" w:rsidRPr="001D19F6">
        <w:rPr>
          <w:rFonts w:ascii="Arial" w:eastAsia="굴림" w:hAnsi="Arial" w:cs="Arial"/>
          <w:sz w:val="22"/>
        </w:rPr>
        <w:t>is likely to help you if you need</w:t>
      </w:r>
      <w:r w:rsidRPr="001D19F6">
        <w:rPr>
          <w:rFonts w:ascii="Arial" w:eastAsia="굴림" w:hAnsi="Arial" w:cs="Arial"/>
          <w:sz w:val="22"/>
        </w:rPr>
        <w:t xml:space="preserve"> help with activities</w:t>
      </w:r>
      <w:r w:rsidR="00B44774" w:rsidRPr="001D19F6">
        <w:rPr>
          <w:rFonts w:ascii="Arial" w:eastAsia="굴림" w:hAnsi="Arial" w:cs="Arial"/>
          <w:sz w:val="22"/>
        </w:rPr>
        <w:t xml:space="preserve"> of daily living,</w:t>
      </w:r>
      <w:r w:rsidRPr="001D19F6">
        <w:rPr>
          <w:rFonts w:ascii="Arial" w:eastAsia="굴림" w:hAnsi="Arial" w:cs="Arial"/>
          <w:sz w:val="22"/>
        </w:rPr>
        <w:t xml:space="preserve"> such as eating, dressing, or using the bathroom</w:t>
      </w:r>
      <w:r w:rsidR="00B44774" w:rsidRPr="001D19F6">
        <w:rPr>
          <w:rFonts w:ascii="Arial" w:eastAsia="굴림" w:hAnsi="Arial" w:cs="Arial"/>
          <w:sz w:val="22"/>
        </w:rPr>
        <w:t>, over a long period of time in the future</w:t>
      </w:r>
      <w:r w:rsidRPr="001D19F6">
        <w:rPr>
          <w:rFonts w:ascii="Arial" w:eastAsia="굴림" w:hAnsi="Arial" w:cs="Arial"/>
          <w:sz w:val="22"/>
        </w:rPr>
        <w:t xml:space="preserve">? </w:t>
      </w:r>
      <w:r w:rsidR="002047C1" w:rsidRPr="001D19F6">
        <w:rPr>
          <w:rFonts w:ascii="Arial" w:eastAsia="굴림" w:hAnsi="Arial" w:cs="Arial"/>
          <w:kern w:val="0"/>
          <w:sz w:val="22"/>
        </w:rPr>
        <w:t>Choose all that apply.</w:t>
      </w:r>
    </w:p>
    <w:p w14:paraId="1AC1D0D7"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Spouse</w:t>
      </w:r>
    </w:p>
    <w:p w14:paraId="18758314"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Parents</w:t>
      </w:r>
    </w:p>
    <w:p w14:paraId="6F3247DE"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Son</w:t>
      </w:r>
    </w:p>
    <w:p w14:paraId="76FBF2ED"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Daughter</w:t>
      </w:r>
    </w:p>
    <w:p w14:paraId="3AA361DD"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Son</w:t>
      </w:r>
      <w:r w:rsidR="005907FB" w:rsidRPr="001D19F6">
        <w:rPr>
          <w:rFonts w:ascii="Arial" w:eastAsia="굴림" w:hAnsi="Arial" w:cs="Arial"/>
          <w:sz w:val="22"/>
        </w:rPr>
        <w:t>-in-law</w:t>
      </w:r>
      <w:r w:rsidRPr="001D19F6">
        <w:rPr>
          <w:rFonts w:ascii="Arial" w:eastAsia="굴림" w:hAnsi="Arial" w:cs="Arial"/>
          <w:sz w:val="22"/>
        </w:rPr>
        <w:t>/daughter-in-law</w:t>
      </w:r>
    </w:p>
    <w:p w14:paraId="28EE2730"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Sibling</w:t>
      </w:r>
    </w:p>
    <w:p w14:paraId="5362365A" w14:textId="77777777" w:rsidR="006E6B90" w:rsidRPr="001D19F6" w:rsidRDefault="00B44774"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Grandchildren</w:t>
      </w:r>
    </w:p>
    <w:p w14:paraId="79CBF355"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Other</w:t>
      </w:r>
      <w:r w:rsidR="005907FB" w:rsidRPr="001D19F6">
        <w:rPr>
          <w:rFonts w:ascii="Arial" w:eastAsia="굴림" w:hAnsi="Arial" w:cs="Arial"/>
          <w:sz w:val="22"/>
        </w:rPr>
        <w:t>s</w:t>
      </w:r>
    </w:p>
    <w:p w14:paraId="2042FF83"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Voluntary worker</w:t>
      </w:r>
    </w:p>
    <w:p w14:paraId="45511357"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Publicly provided helper</w:t>
      </w:r>
    </w:p>
    <w:p w14:paraId="525FC6C6" w14:textId="77777777" w:rsidR="006E6B90"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Personally hired helper</w:t>
      </w:r>
    </w:p>
    <w:p w14:paraId="3F596F6C" w14:textId="77777777" w:rsidR="007B1128" w:rsidRPr="001D19F6" w:rsidRDefault="006E6B90" w:rsidP="00F14BA4">
      <w:pPr>
        <w:pStyle w:val="a6"/>
        <w:numPr>
          <w:ilvl w:val="0"/>
          <w:numId w:val="369"/>
        </w:numPr>
        <w:wordWrap/>
        <w:spacing w:line="360" w:lineRule="auto"/>
        <w:ind w:leftChars="0"/>
        <w:jc w:val="left"/>
        <w:rPr>
          <w:rFonts w:ascii="Arial" w:eastAsia="굴림" w:hAnsi="Arial" w:cs="Arial"/>
          <w:sz w:val="22"/>
        </w:rPr>
      </w:pPr>
      <w:r w:rsidRPr="001D19F6">
        <w:rPr>
          <w:rFonts w:ascii="Arial" w:eastAsia="굴림" w:hAnsi="Arial" w:cs="Arial"/>
          <w:sz w:val="22"/>
        </w:rPr>
        <w:t>No helper</w:t>
      </w:r>
    </w:p>
    <w:p w14:paraId="651465BD" w14:textId="77777777" w:rsidR="006E6B90" w:rsidRPr="001D19F6" w:rsidRDefault="006E6B90" w:rsidP="006E6B90">
      <w:pPr>
        <w:wordWrap/>
        <w:spacing w:line="360" w:lineRule="auto"/>
        <w:jc w:val="left"/>
        <w:rPr>
          <w:rFonts w:ascii="Arial" w:eastAsia="굴림" w:hAnsi="Arial" w:cs="Arial"/>
          <w:sz w:val="22"/>
        </w:rPr>
      </w:pPr>
    </w:p>
    <w:p w14:paraId="5A8FE5E4"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C225. [IWER: How often did R receive assistance </w:t>
      </w:r>
      <w:r w:rsidR="005907FB" w:rsidRPr="001D19F6">
        <w:rPr>
          <w:rFonts w:ascii="Arial" w:eastAsia="굴림" w:hAnsi="Arial" w:cs="Arial"/>
          <w:sz w:val="22"/>
        </w:rPr>
        <w:t xml:space="preserve">in answering </w:t>
      </w:r>
      <w:r w:rsidRPr="001D19F6">
        <w:rPr>
          <w:rFonts w:ascii="Arial" w:eastAsia="굴림" w:hAnsi="Arial" w:cs="Arial"/>
          <w:sz w:val="22"/>
        </w:rPr>
        <w:t>section C2–FUNCTIONAL LIMITATIONS AND HELPERS?]</w:t>
      </w:r>
    </w:p>
    <w:p w14:paraId="5D733AB0" w14:textId="77777777" w:rsidR="006E6B90" w:rsidRPr="001D19F6" w:rsidRDefault="00D95B8B" w:rsidP="00F14BA4">
      <w:pPr>
        <w:pStyle w:val="a6"/>
        <w:numPr>
          <w:ilvl w:val="0"/>
          <w:numId w:val="370"/>
        </w:numPr>
        <w:wordWrap/>
        <w:spacing w:line="360" w:lineRule="auto"/>
        <w:ind w:leftChars="0"/>
        <w:jc w:val="left"/>
        <w:rPr>
          <w:rFonts w:ascii="Arial" w:eastAsia="굴림" w:hAnsi="Arial" w:cs="Arial"/>
          <w:sz w:val="22"/>
        </w:rPr>
      </w:pPr>
      <w:r w:rsidRPr="001D19F6">
        <w:rPr>
          <w:rFonts w:ascii="Arial" w:eastAsia="굴림" w:hAnsi="Arial" w:cs="Arial"/>
          <w:sz w:val="22"/>
        </w:rPr>
        <w:t>N</w:t>
      </w:r>
      <w:r w:rsidR="006E6B90" w:rsidRPr="001D19F6">
        <w:rPr>
          <w:rFonts w:ascii="Arial" w:eastAsia="굴림" w:hAnsi="Arial" w:cs="Arial"/>
          <w:sz w:val="22"/>
        </w:rPr>
        <w:t xml:space="preserve">ever </w:t>
      </w:r>
      <w:r w:rsidR="00980EB7" w:rsidRPr="001D19F6">
        <w:rPr>
          <w:rFonts w:ascii="Arial" w:eastAsia="굴림" w:hAnsi="Arial" w:cs="Arial"/>
          <w:sz w:val="22"/>
        </w:rPr>
        <w:tab/>
      </w:r>
      <w:r w:rsidR="00980EB7" w:rsidRPr="001D19F6">
        <w:rPr>
          <w:rFonts w:ascii="Arial" w:eastAsia="굴림" w:hAnsi="Arial" w:cs="Arial"/>
          <w:sz w:val="22"/>
        </w:rPr>
        <w:tab/>
      </w:r>
      <w:r w:rsidR="00980EB7" w:rsidRPr="001D19F6">
        <w:rPr>
          <w:rFonts w:ascii="Arial" w:eastAsia="굴림" w:hAnsi="Arial" w:cs="Arial"/>
          <w:sz w:val="22"/>
        </w:rPr>
        <w:tab/>
      </w:r>
      <w:r w:rsidR="006E6B90" w:rsidRPr="001D19F6">
        <w:rPr>
          <w:rFonts w:ascii="Arial" w:eastAsia="굴림" w:hAnsi="Arial" w:cs="Arial"/>
          <w:sz w:val="22"/>
        </w:rPr>
        <w:t>→Go to section C3.</w:t>
      </w:r>
    </w:p>
    <w:p w14:paraId="289F4A21" w14:textId="77777777" w:rsidR="006E6B90" w:rsidRPr="001D19F6" w:rsidRDefault="006E6B90" w:rsidP="00F14BA4">
      <w:pPr>
        <w:pStyle w:val="a6"/>
        <w:numPr>
          <w:ilvl w:val="0"/>
          <w:numId w:val="37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A few times </w:t>
      </w:r>
      <w:r w:rsidR="00980EB7" w:rsidRPr="001D19F6">
        <w:rPr>
          <w:rFonts w:ascii="Arial" w:eastAsia="굴림" w:hAnsi="Arial" w:cs="Arial"/>
          <w:sz w:val="22"/>
        </w:rPr>
        <w:tab/>
      </w:r>
      <w:r w:rsidR="00980EB7" w:rsidRPr="001D19F6">
        <w:rPr>
          <w:rFonts w:ascii="Arial" w:eastAsia="굴림" w:hAnsi="Arial" w:cs="Arial"/>
          <w:sz w:val="22"/>
        </w:rPr>
        <w:tab/>
      </w:r>
      <w:r w:rsidRPr="001D19F6">
        <w:rPr>
          <w:rFonts w:ascii="Arial" w:eastAsia="굴림" w:hAnsi="Arial" w:cs="Arial"/>
          <w:sz w:val="22"/>
        </w:rPr>
        <w:t>→Go to section C3.</w:t>
      </w:r>
    </w:p>
    <w:p w14:paraId="01EBA5D0" w14:textId="77777777" w:rsidR="006E6B90" w:rsidRPr="001D19F6" w:rsidRDefault="006E6B90" w:rsidP="00F14BA4">
      <w:pPr>
        <w:pStyle w:val="a6"/>
        <w:numPr>
          <w:ilvl w:val="0"/>
          <w:numId w:val="37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Most or all of the time </w:t>
      </w:r>
      <w:r w:rsidR="00980EB7" w:rsidRPr="001D19F6">
        <w:rPr>
          <w:rFonts w:ascii="Arial" w:eastAsia="굴림" w:hAnsi="Arial" w:cs="Arial"/>
          <w:sz w:val="22"/>
        </w:rPr>
        <w:tab/>
      </w:r>
      <w:r w:rsidRPr="001D19F6">
        <w:rPr>
          <w:rFonts w:ascii="Arial" w:eastAsia="굴림" w:hAnsi="Arial" w:cs="Arial"/>
          <w:sz w:val="22"/>
        </w:rPr>
        <w:t>→Go to section C3.</w:t>
      </w:r>
    </w:p>
    <w:p w14:paraId="4844DD86" w14:textId="77777777" w:rsidR="006E6B90" w:rsidRPr="001D19F6" w:rsidRDefault="006E6B90" w:rsidP="00F14BA4">
      <w:pPr>
        <w:pStyle w:val="a6"/>
        <w:numPr>
          <w:ilvl w:val="0"/>
          <w:numId w:val="370"/>
        </w:numPr>
        <w:wordWrap/>
        <w:spacing w:line="360" w:lineRule="auto"/>
        <w:ind w:leftChars="0"/>
        <w:jc w:val="left"/>
        <w:rPr>
          <w:rFonts w:ascii="Arial" w:eastAsia="굴림" w:hAnsi="Arial" w:cs="Arial"/>
          <w:sz w:val="22"/>
        </w:rPr>
      </w:pPr>
      <w:r w:rsidRPr="001D19F6">
        <w:rPr>
          <w:rFonts w:ascii="Arial" w:eastAsia="굴림" w:hAnsi="Arial" w:cs="Arial"/>
          <w:sz w:val="22"/>
        </w:rPr>
        <w:t>The section</w:t>
      </w:r>
      <w:r w:rsidR="005907FB" w:rsidRPr="001D19F6">
        <w:rPr>
          <w:rFonts w:ascii="Arial" w:eastAsia="굴림" w:hAnsi="Arial" w:cs="Arial"/>
          <w:sz w:val="22"/>
        </w:rPr>
        <w:t xml:space="preserve"> was done by a proxy respondent</w:t>
      </w:r>
      <w:r w:rsidRPr="001D19F6">
        <w:rPr>
          <w:rFonts w:ascii="Arial" w:eastAsia="굴림" w:hAnsi="Arial" w:cs="Arial"/>
          <w:sz w:val="22"/>
        </w:rPr>
        <w:t>.</w:t>
      </w:r>
    </w:p>
    <w:p w14:paraId="14F34A08" w14:textId="77777777" w:rsidR="006E6B90" w:rsidRPr="001D19F6" w:rsidRDefault="006E6B90" w:rsidP="006E6B90">
      <w:pPr>
        <w:wordWrap/>
        <w:spacing w:line="360" w:lineRule="auto"/>
        <w:jc w:val="left"/>
        <w:rPr>
          <w:rFonts w:ascii="Arial" w:eastAsia="굴림" w:hAnsi="Arial" w:cs="Arial"/>
          <w:sz w:val="22"/>
        </w:rPr>
      </w:pPr>
    </w:p>
    <w:p w14:paraId="546BD20C" w14:textId="77777777" w:rsidR="00D95B8B" w:rsidRPr="001D19F6" w:rsidRDefault="006E6B90" w:rsidP="00D95B8B">
      <w:pPr>
        <w:wordWrap/>
        <w:adjustRightInd w:val="0"/>
        <w:spacing w:line="360" w:lineRule="auto"/>
        <w:rPr>
          <w:rFonts w:ascii="Arial" w:eastAsia="굴림" w:hAnsi="Arial" w:cs="Arial"/>
          <w:kern w:val="0"/>
          <w:sz w:val="22"/>
        </w:rPr>
      </w:pPr>
      <w:r w:rsidRPr="001D19F6">
        <w:rPr>
          <w:rFonts w:ascii="Arial" w:eastAsia="굴림" w:hAnsi="Arial" w:cs="Arial"/>
          <w:sz w:val="22"/>
        </w:rPr>
        <w:t xml:space="preserve">C226. </w:t>
      </w:r>
      <w:r w:rsidR="00D95B8B" w:rsidRPr="001D19F6">
        <w:rPr>
          <w:rFonts w:ascii="Arial" w:eastAsia="굴림" w:hAnsi="Arial" w:cs="Arial"/>
          <w:kern w:val="0"/>
          <w:sz w:val="22"/>
        </w:rPr>
        <w:t xml:space="preserve">If done by a proxy respondent, what is the proxy’s relationship to R? Please answer in view of the proxy </w:t>
      </w:r>
    </w:p>
    <w:p w14:paraId="4765F897"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2DFE97B7"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1B0F1FAC"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2E3EDB4F"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3C7026AA"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35880DBE"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3F83FE87"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Brother-in-law/sister-in-law</w:t>
      </w:r>
    </w:p>
    <w:p w14:paraId="45C845FA"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2F3165DB"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151D5AD4"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22322972"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796CB741" w14:textId="77777777" w:rsidR="00D95B8B" w:rsidRPr="001D19F6" w:rsidRDefault="00D95B8B" w:rsidP="00F14BA4">
      <w:pPr>
        <w:pStyle w:val="a6"/>
        <w:numPr>
          <w:ilvl w:val="0"/>
          <w:numId w:val="371"/>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5ABF2555" w14:textId="77777777" w:rsidR="00D95B8B" w:rsidRPr="001D19F6" w:rsidRDefault="00D95B8B" w:rsidP="00D95B8B">
      <w:pPr>
        <w:wordWrap/>
        <w:adjustRightInd w:val="0"/>
        <w:spacing w:line="360" w:lineRule="auto"/>
        <w:rPr>
          <w:rFonts w:ascii="Arial" w:eastAsia="굴림" w:hAnsi="Arial" w:cs="Arial"/>
          <w:sz w:val="22"/>
        </w:rPr>
      </w:pPr>
      <w:r w:rsidRPr="001D19F6">
        <w:rPr>
          <w:rFonts w:ascii="Arial" w:eastAsia="굴림" w:hAnsi="Arial" w:cs="Arial"/>
          <w:sz w:val="22"/>
        </w:rPr>
        <w:t>→ Go to sec</w:t>
      </w:r>
      <w:r w:rsidR="006C5CE8" w:rsidRPr="001D19F6">
        <w:rPr>
          <w:rFonts w:ascii="Arial" w:eastAsia="굴림" w:hAnsi="Arial" w:cs="Arial"/>
          <w:sz w:val="22"/>
        </w:rPr>
        <w:t>tion C3.</w:t>
      </w:r>
    </w:p>
    <w:p w14:paraId="72081D4B" w14:textId="77777777" w:rsidR="006E6B90" w:rsidRPr="001D19F6" w:rsidRDefault="006E6B90" w:rsidP="00D95B8B">
      <w:pPr>
        <w:wordWrap/>
        <w:spacing w:line="360" w:lineRule="auto"/>
        <w:jc w:val="left"/>
        <w:rPr>
          <w:rFonts w:ascii="Arial" w:eastAsia="굴림" w:hAnsi="Arial" w:cs="Arial"/>
          <w:sz w:val="22"/>
        </w:rPr>
      </w:pPr>
    </w:p>
    <w:p w14:paraId="3C58CA45" w14:textId="77777777" w:rsidR="006E6B90" w:rsidRPr="001D19F6" w:rsidRDefault="006E6B90" w:rsidP="006E6B90">
      <w:pPr>
        <w:wordWrap/>
        <w:spacing w:line="360" w:lineRule="auto"/>
        <w:jc w:val="left"/>
        <w:rPr>
          <w:rFonts w:ascii="Arial" w:eastAsia="굴림" w:hAnsi="Arial" w:cs="Arial"/>
          <w:sz w:val="22"/>
        </w:rPr>
      </w:pPr>
    </w:p>
    <w:p w14:paraId="35549501" w14:textId="77777777" w:rsidR="006E6B90" w:rsidRPr="001D19F6" w:rsidRDefault="006E6B90" w:rsidP="006E6B90">
      <w:pPr>
        <w:wordWrap/>
        <w:spacing w:line="360" w:lineRule="auto"/>
        <w:jc w:val="left"/>
        <w:rPr>
          <w:rFonts w:ascii="Arial" w:eastAsia="굴림" w:hAnsi="Arial" w:cs="Arial"/>
          <w:sz w:val="22"/>
        </w:rPr>
      </w:pPr>
    </w:p>
    <w:p w14:paraId="08E51C56" w14:textId="77777777" w:rsidR="006E6B90" w:rsidRPr="001D19F6" w:rsidRDefault="006E6B90" w:rsidP="006E6B90">
      <w:pPr>
        <w:wordWrap/>
        <w:spacing w:line="360" w:lineRule="auto"/>
        <w:jc w:val="left"/>
        <w:rPr>
          <w:rFonts w:ascii="Arial" w:eastAsia="굴림" w:hAnsi="Arial" w:cs="Arial"/>
          <w:sz w:val="22"/>
        </w:rPr>
      </w:pPr>
    </w:p>
    <w:p w14:paraId="587CC1F8" w14:textId="77777777" w:rsidR="006E6B90" w:rsidRPr="001D19F6" w:rsidRDefault="006E6B90" w:rsidP="006E6B90">
      <w:pPr>
        <w:wordWrap/>
        <w:spacing w:line="360" w:lineRule="auto"/>
        <w:jc w:val="left"/>
        <w:rPr>
          <w:rFonts w:ascii="Arial" w:eastAsia="굴림" w:hAnsi="Arial" w:cs="Arial"/>
          <w:sz w:val="22"/>
        </w:rPr>
      </w:pPr>
    </w:p>
    <w:p w14:paraId="452A1FCF" w14:textId="77777777" w:rsidR="006E6B90" w:rsidRPr="001D19F6" w:rsidRDefault="006E6B90" w:rsidP="006E6B90">
      <w:pPr>
        <w:wordWrap/>
        <w:spacing w:line="360" w:lineRule="auto"/>
        <w:jc w:val="left"/>
        <w:rPr>
          <w:rFonts w:ascii="Arial" w:eastAsia="굴림" w:hAnsi="Arial" w:cs="Arial"/>
          <w:sz w:val="22"/>
        </w:rPr>
      </w:pPr>
    </w:p>
    <w:p w14:paraId="7C13246F" w14:textId="77777777" w:rsidR="006E6B90" w:rsidRPr="001D19F6" w:rsidRDefault="006E6B90" w:rsidP="006E6B90">
      <w:pPr>
        <w:wordWrap/>
        <w:spacing w:line="360" w:lineRule="auto"/>
        <w:jc w:val="left"/>
        <w:rPr>
          <w:rFonts w:ascii="Arial" w:eastAsia="굴림" w:hAnsi="Arial" w:cs="Arial"/>
          <w:sz w:val="22"/>
        </w:rPr>
      </w:pPr>
    </w:p>
    <w:p w14:paraId="0569A72C" w14:textId="77777777" w:rsidR="006E6B90" w:rsidRPr="001D19F6" w:rsidRDefault="006E6B90" w:rsidP="006E6B90">
      <w:pPr>
        <w:wordWrap/>
        <w:spacing w:line="360" w:lineRule="auto"/>
        <w:jc w:val="left"/>
        <w:rPr>
          <w:rFonts w:ascii="Arial" w:eastAsia="굴림" w:hAnsi="Arial" w:cs="Arial"/>
          <w:sz w:val="22"/>
        </w:rPr>
      </w:pPr>
    </w:p>
    <w:p w14:paraId="413EE560" w14:textId="77777777" w:rsidR="006E6B90" w:rsidRPr="001D19F6" w:rsidRDefault="006E6B90" w:rsidP="006E6B90">
      <w:pPr>
        <w:wordWrap/>
        <w:spacing w:line="360" w:lineRule="auto"/>
        <w:jc w:val="left"/>
        <w:rPr>
          <w:rFonts w:ascii="Arial" w:eastAsia="굴림" w:hAnsi="Arial" w:cs="Arial"/>
          <w:sz w:val="22"/>
        </w:rPr>
      </w:pPr>
    </w:p>
    <w:p w14:paraId="24F27C07" w14:textId="77777777" w:rsidR="008E31CC" w:rsidRPr="001D19F6" w:rsidRDefault="008E31CC" w:rsidP="006E6B90">
      <w:pPr>
        <w:wordWrap/>
        <w:spacing w:line="360" w:lineRule="auto"/>
        <w:jc w:val="left"/>
        <w:rPr>
          <w:rFonts w:ascii="Arial" w:eastAsia="굴림" w:hAnsi="Arial" w:cs="Arial"/>
          <w:sz w:val="22"/>
        </w:rPr>
      </w:pPr>
    </w:p>
    <w:p w14:paraId="058CDE74" w14:textId="77777777" w:rsidR="008E31CC" w:rsidRPr="001D19F6" w:rsidRDefault="008E31CC" w:rsidP="006E6B90">
      <w:pPr>
        <w:wordWrap/>
        <w:spacing w:line="360" w:lineRule="auto"/>
        <w:jc w:val="left"/>
        <w:rPr>
          <w:rFonts w:ascii="Arial" w:eastAsia="굴림" w:hAnsi="Arial" w:cs="Arial"/>
          <w:sz w:val="22"/>
        </w:rPr>
      </w:pPr>
    </w:p>
    <w:p w14:paraId="083ECDAE" w14:textId="77777777" w:rsidR="008E31CC" w:rsidRPr="001D19F6" w:rsidRDefault="008E31CC" w:rsidP="006E6B90">
      <w:pPr>
        <w:wordWrap/>
        <w:spacing w:line="360" w:lineRule="auto"/>
        <w:jc w:val="left"/>
        <w:rPr>
          <w:rFonts w:ascii="Arial" w:eastAsia="굴림" w:hAnsi="Arial" w:cs="Arial"/>
          <w:sz w:val="22"/>
        </w:rPr>
      </w:pPr>
    </w:p>
    <w:p w14:paraId="6C652EE6" w14:textId="77777777" w:rsidR="008E31CC" w:rsidRPr="001D19F6" w:rsidRDefault="008E31CC" w:rsidP="006E6B90">
      <w:pPr>
        <w:wordWrap/>
        <w:spacing w:line="360" w:lineRule="auto"/>
        <w:jc w:val="left"/>
        <w:rPr>
          <w:rFonts w:ascii="Arial" w:eastAsia="굴림" w:hAnsi="Arial" w:cs="Arial"/>
          <w:sz w:val="22"/>
        </w:rPr>
      </w:pPr>
    </w:p>
    <w:p w14:paraId="00C53195" w14:textId="77777777" w:rsidR="008E31CC" w:rsidRPr="001D19F6" w:rsidRDefault="008E31CC" w:rsidP="006E6B90">
      <w:pPr>
        <w:wordWrap/>
        <w:spacing w:line="360" w:lineRule="auto"/>
        <w:jc w:val="left"/>
        <w:rPr>
          <w:rFonts w:ascii="Arial" w:eastAsia="굴림" w:hAnsi="Arial" w:cs="Arial"/>
          <w:sz w:val="22"/>
        </w:rPr>
      </w:pPr>
    </w:p>
    <w:p w14:paraId="280BD6B4" w14:textId="77777777" w:rsidR="008E31CC" w:rsidRPr="001D19F6" w:rsidRDefault="007B1128" w:rsidP="005F279F">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69388C5C" w14:textId="77777777" w:rsidR="006E6B90" w:rsidRPr="001D19F6" w:rsidRDefault="00247D84" w:rsidP="006E6B90">
      <w:pPr>
        <w:wordWrap/>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66432" behindDoc="0" locked="0" layoutInCell="1" allowOverlap="1" wp14:anchorId="71802FA9" wp14:editId="5DB14939">
                <wp:simplePos x="0" y="0"/>
                <wp:positionH relativeFrom="column">
                  <wp:align>center</wp:align>
                </wp:positionH>
                <wp:positionV relativeFrom="paragraph">
                  <wp:posOffset>2540</wp:posOffset>
                </wp:positionV>
                <wp:extent cx="5819775" cy="629285"/>
                <wp:effectExtent l="0" t="0" r="28575" b="37465"/>
                <wp:wrapNone/>
                <wp:docPr id="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3479EFC" w14:textId="77777777" w:rsidR="00706C18" w:rsidRPr="003A6C5D" w:rsidRDefault="00706C18" w:rsidP="003A6C5D">
                            <w:pPr>
                              <w:pStyle w:val="11"/>
                              <w:jc w:val="center"/>
                              <w:rPr>
                                <w:rFonts w:ascii="Arial" w:hAnsi="Arial" w:cs="Arial"/>
                                <w:b/>
                                <w:sz w:val="32"/>
                                <w:szCs w:val="32"/>
                              </w:rPr>
                            </w:pPr>
                            <w:bookmarkStart w:id="1783" w:name="_Toc483216623"/>
                            <w:bookmarkStart w:id="1784" w:name="_Toc487461336"/>
                            <w:bookmarkStart w:id="1785" w:name="_Toc487647337"/>
                            <w:r w:rsidRPr="003A6C5D">
                              <w:rPr>
                                <w:rFonts w:ascii="Arial" w:hAnsi="Arial" w:cs="Arial"/>
                                <w:b/>
                                <w:sz w:val="32"/>
                                <w:szCs w:val="32"/>
                              </w:rPr>
                              <w:t>C3. HEALTH INSURANCE AND SERVICES</w:t>
                            </w:r>
                            <w:bookmarkEnd w:id="1783"/>
                            <w:bookmarkEnd w:id="1784"/>
                            <w:bookmarkEnd w:id="1785"/>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02FA9" id="Rectangle 30" o:spid="_x0000_s1033" style="position:absolute;left:0;text-align:left;margin-left:0;margin-top:.2pt;width:458.25pt;height:49.55pt;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" fillcolor="#95b3d7 [1940]" strokecolor="#95b3d7 [1940]" strokeweight="1pt">
                <v:fill color2="#dbe5f1 [660]" angle="135" focus="50%" type="gradient"/>
                <v:shadow on="t" color="#243f60 [1604]" opacity=".5" offset="1pt"/>
                <v:textbox>
                  <w:txbxContent>
                    <w:p w14:paraId="03479EFC" w14:textId="77777777" w:rsidR="00706C18" w:rsidRPr="003A6C5D" w:rsidRDefault="00706C18" w:rsidP="003A6C5D">
                      <w:pPr>
                        <w:pStyle w:val="11"/>
                        <w:jc w:val="center"/>
                        <w:rPr>
                          <w:rFonts w:ascii="Arial" w:hAnsi="Arial" w:cs="Arial"/>
                          <w:b/>
                          <w:sz w:val="32"/>
                          <w:szCs w:val="32"/>
                        </w:rPr>
                      </w:pPr>
                      <w:bookmarkStart w:id="1786" w:name="_Toc483216623"/>
                      <w:bookmarkStart w:id="1787" w:name="_Toc487461336"/>
                      <w:bookmarkStart w:id="1788" w:name="_Toc487647337"/>
                      <w:r w:rsidRPr="003A6C5D">
                        <w:rPr>
                          <w:rFonts w:ascii="Arial" w:hAnsi="Arial" w:cs="Arial"/>
                          <w:b/>
                          <w:sz w:val="32"/>
                          <w:szCs w:val="32"/>
                        </w:rPr>
                        <w:t>C3. HEALTH INSURANCE AND SERVICES</w:t>
                      </w:r>
                      <w:bookmarkEnd w:id="1786"/>
                      <w:bookmarkEnd w:id="1787"/>
                      <w:bookmarkEnd w:id="1788"/>
                    </w:p>
                  </w:txbxContent>
                </v:textbox>
              </v:rect>
            </w:pict>
          </mc:Fallback>
        </mc:AlternateContent>
      </w:r>
    </w:p>
    <w:p w14:paraId="396D8A04" w14:textId="77777777" w:rsidR="006E6B90" w:rsidRPr="001D19F6" w:rsidRDefault="006E6B90" w:rsidP="006E6B90">
      <w:pPr>
        <w:wordWrap/>
        <w:jc w:val="center"/>
        <w:rPr>
          <w:rFonts w:ascii="Arial" w:eastAsia="굴림" w:hAnsi="Arial" w:cs="Arial"/>
          <w:sz w:val="22"/>
        </w:rPr>
      </w:pPr>
    </w:p>
    <w:p w14:paraId="3A547C7E" w14:textId="77777777" w:rsidR="006E6B90" w:rsidRPr="001D19F6" w:rsidRDefault="006E6B90" w:rsidP="006E6B90">
      <w:pPr>
        <w:wordWrap/>
        <w:jc w:val="center"/>
        <w:rPr>
          <w:rFonts w:ascii="Arial" w:eastAsia="굴림" w:hAnsi="Arial" w:cs="Arial"/>
          <w:sz w:val="22"/>
        </w:rPr>
      </w:pPr>
    </w:p>
    <w:p w14:paraId="5638BAB9" w14:textId="77777777" w:rsidR="006E6B90" w:rsidRPr="001D19F6" w:rsidRDefault="006E6B90" w:rsidP="006E6B90">
      <w:pPr>
        <w:wordWrap/>
        <w:jc w:val="center"/>
        <w:rPr>
          <w:rFonts w:ascii="Arial" w:eastAsia="굴림" w:hAnsi="Arial" w:cs="Arial"/>
          <w:sz w:val="22"/>
        </w:rPr>
      </w:pPr>
    </w:p>
    <w:p w14:paraId="596039F3" w14:textId="77777777" w:rsidR="006E6B90" w:rsidRPr="001D19F6" w:rsidRDefault="006E6B90" w:rsidP="006E6B90">
      <w:pPr>
        <w:wordWrap/>
        <w:spacing w:line="360" w:lineRule="auto"/>
        <w:rPr>
          <w:rFonts w:ascii="Arial" w:eastAsia="굴림" w:hAnsi="Arial" w:cs="Arial"/>
          <w:sz w:val="22"/>
        </w:rPr>
      </w:pPr>
    </w:p>
    <w:p w14:paraId="5B9C0AF3" w14:textId="77777777" w:rsidR="00136996" w:rsidRPr="00DC741E" w:rsidRDefault="00525BFF" w:rsidP="00525BFF">
      <w:pPr>
        <w:wordWrap/>
        <w:spacing w:line="360" w:lineRule="auto"/>
        <w:rPr>
          <w:rFonts w:ascii="Arial" w:eastAsia="굴림" w:hAnsi="Arial" w:cs="Arial"/>
          <w:b/>
          <w:sz w:val="22"/>
        </w:rPr>
      </w:pPr>
      <w:r w:rsidRPr="001D19F6">
        <w:rPr>
          <w:rFonts w:ascii="Arial" w:eastAsia="굴림" w:hAnsi="Arial" w:cs="Arial"/>
          <w:b/>
          <w:sz w:val="22"/>
        </w:rPr>
        <w:t>&lt;</w:t>
      </w:r>
      <w:r w:rsidR="00136996" w:rsidRPr="00DC741E">
        <w:rPr>
          <w:rFonts w:ascii="Arial" w:eastAsia="굴림" w:hAnsi="Arial" w:cs="Arial"/>
          <w:b/>
          <w:sz w:val="22"/>
        </w:rPr>
        <w:t>Health insurance</w:t>
      </w:r>
      <w:r w:rsidRPr="00DC741E">
        <w:rPr>
          <w:rFonts w:ascii="Arial" w:eastAsia="굴림" w:hAnsi="Arial" w:cs="Arial"/>
          <w:b/>
          <w:sz w:val="22"/>
        </w:rPr>
        <w:t>&gt;</w:t>
      </w:r>
      <w:r w:rsidR="005C0966" w:rsidRPr="00DC741E">
        <w:rPr>
          <w:rFonts w:ascii="Arial" w:eastAsia="굴림" w:hAnsi="Arial" w:cs="Arial"/>
          <w:b/>
          <w:sz w:val="22"/>
        </w:rPr>
        <w:t xml:space="preserve"> </w:t>
      </w:r>
    </w:p>
    <w:p w14:paraId="0C5CE6CB" w14:textId="77777777" w:rsidR="00B75AD4" w:rsidRPr="00DC741E" w:rsidRDefault="006E6B90" w:rsidP="006E6B90">
      <w:pPr>
        <w:wordWrap/>
        <w:spacing w:line="360" w:lineRule="auto"/>
        <w:jc w:val="left"/>
        <w:textAlignment w:val="baseline"/>
        <w:rPr>
          <w:rFonts w:ascii="Arial" w:eastAsia="굴림" w:hAnsi="Arial" w:cs="Arial"/>
          <w:kern w:val="0"/>
          <w:sz w:val="22"/>
          <w:rPrChange w:id="1789" w:author="Keis" w:date="2024-09-06T17:34:00Z">
            <w:rPr>
              <w:rFonts w:ascii="Arial" w:eastAsia="굴림" w:hAnsi="Arial" w:cs="Arial"/>
              <w:color w:val="FF0000"/>
              <w:kern w:val="0"/>
              <w:sz w:val="22"/>
            </w:rPr>
          </w:rPrChange>
        </w:rPr>
      </w:pPr>
      <w:r w:rsidRPr="00DC741E">
        <w:rPr>
          <w:rFonts w:ascii="Arial" w:eastAsia="굴림" w:hAnsi="Arial" w:cs="Arial"/>
          <w:kern w:val="0"/>
          <w:sz w:val="22"/>
          <w:rPrChange w:id="1790" w:author="Keis" w:date="2024-09-06T17:34:00Z">
            <w:rPr>
              <w:rFonts w:ascii="Arial" w:eastAsia="굴림" w:hAnsi="Arial" w:cs="Arial"/>
              <w:color w:val="FF0000"/>
              <w:kern w:val="0"/>
              <w:sz w:val="22"/>
            </w:rPr>
          </w:rPrChange>
        </w:rPr>
        <w:t>C301. The next questions are about health insurance</w:t>
      </w:r>
      <w:r w:rsidR="00525BFF" w:rsidRPr="00DC741E">
        <w:rPr>
          <w:rFonts w:ascii="Arial" w:eastAsia="굴림" w:hAnsi="Arial" w:cs="Arial"/>
          <w:kern w:val="0"/>
          <w:sz w:val="22"/>
          <w:rPrChange w:id="1791" w:author="Keis" w:date="2024-09-06T17:34:00Z">
            <w:rPr>
              <w:rFonts w:ascii="Arial" w:eastAsia="굴림" w:hAnsi="Arial" w:cs="Arial"/>
              <w:color w:val="FF0000"/>
              <w:kern w:val="0"/>
              <w:sz w:val="22"/>
            </w:rPr>
          </w:rPrChange>
        </w:rPr>
        <w:t>. In Korea, th</w:t>
      </w:r>
      <w:r w:rsidR="00F67046" w:rsidRPr="00DC741E">
        <w:rPr>
          <w:rFonts w:ascii="Arial" w:eastAsia="굴림" w:hAnsi="Arial" w:cs="Arial"/>
          <w:kern w:val="0"/>
          <w:sz w:val="22"/>
          <w:rPrChange w:id="1792" w:author="Keis" w:date="2024-09-06T17:34:00Z">
            <w:rPr>
              <w:rFonts w:ascii="Arial" w:eastAsia="굴림" w:hAnsi="Arial" w:cs="Arial"/>
              <w:color w:val="FF0000"/>
              <w:kern w:val="0"/>
              <w:sz w:val="22"/>
            </w:rPr>
          </w:rPrChange>
        </w:rPr>
        <w:t>ere are two types of insurances:</w:t>
      </w:r>
      <w:r w:rsidR="00525BFF" w:rsidRPr="00DC741E">
        <w:rPr>
          <w:rFonts w:ascii="Arial" w:eastAsia="굴림" w:hAnsi="Arial" w:cs="Arial"/>
          <w:kern w:val="0"/>
          <w:sz w:val="22"/>
          <w:rPrChange w:id="1793" w:author="Keis" w:date="2024-09-06T17:34:00Z">
            <w:rPr>
              <w:rFonts w:ascii="Arial" w:eastAsia="굴림" w:hAnsi="Arial" w:cs="Arial"/>
              <w:color w:val="FF0000"/>
              <w:kern w:val="0"/>
              <w:sz w:val="22"/>
            </w:rPr>
          </w:rPrChange>
        </w:rPr>
        <w:t xml:space="preserve"> National Health insurance and Medical Aid in</w:t>
      </w:r>
      <w:r w:rsidR="003770E9" w:rsidRPr="00DC741E">
        <w:rPr>
          <w:rFonts w:ascii="Arial" w:eastAsia="굴림" w:hAnsi="Arial" w:cs="Arial"/>
          <w:kern w:val="0"/>
          <w:sz w:val="22"/>
          <w:rPrChange w:id="1794" w:author="Keis" w:date="2024-09-06T17:34:00Z">
            <w:rPr>
              <w:rFonts w:ascii="Arial" w:eastAsia="굴림" w:hAnsi="Arial" w:cs="Arial"/>
              <w:color w:val="FF0000"/>
              <w:kern w:val="0"/>
              <w:sz w:val="22"/>
            </w:rPr>
          </w:rPrChange>
        </w:rPr>
        <w:t>surance. Under National Health I</w:t>
      </w:r>
      <w:r w:rsidR="00525BFF" w:rsidRPr="00DC741E">
        <w:rPr>
          <w:rFonts w:ascii="Arial" w:eastAsia="굴림" w:hAnsi="Arial" w:cs="Arial"/>
          <w:kern w:val="0"/>
          <w:sz w:val="22"/>
          <w:rPrChange w:id="1795" w:author="Keis" w:date="2024-09-06T17:34:00Z">
            <w:rPr>
              <w:rFonts w:ascii="Arial" w:eastAsia="굴림" w:hAnsi="Arial" w:cs="Arial"/>
              <w:color w:val="FF0000"/>
              <w:kern w:val="0"/>
              <w:sz w:val="22"/>
            </w:rPr>
          </w:rPrChange>
        </w:rPr>
        <w:t xml:space="preserve">nsurance, there are two types of </w:t>
      </w:r>
      <w:r w:rsidR="00F67046" w:rsidRPr="00DC741E">
        <w:rPr>
          <w:rFonts w:ascii="Arial" w:eastAsia="굴림" w:hAnsi="Arial" w:cs="Arial"/>
          <w:kern w:val="0"/>
          <w:sz w:val="22"/>
          <w:rPrChange w:id="1796" w:author="Keis" w:date="2024-09-06T17:34:00Z">
            <w:rPr>
              <w:rFonts w:ascii="Arial" w:eastAsia="굴림" w:hAnsi="Arial" w:cs="Arial"/>
              <w:color w:val="FF0000"/>
              <w:kern w:val="0"/>
              <w:sz w:val="22"/>
            </w:rPr>
          </w:rPrChange>
        </w:rPr>
        <w:t xml:space="preserve">insurance available: </w:t>
      </w:r>
      <w:r w:rsidR="000D47B4" w:rsidRPr="00DC741E">
        <w:rPr>
          <w:rFonts w:ascii="Arial" w:eastAsia="굴림" w:hAnsi="Arial" w:cs="Arial"/>
          <w:kern w:val="0"/>
          <w:sz w:val="22"/>
          <w:rPrChange w:id="1797" w:author="Keis" w:date="2024-09-06T17:34:00Z">
            <w:rPr>
              <w:rFonts w:ascii="Arial" w:eastAsia="굴림" w:hAnsi="Arial" w:cs="Arial"/>
              <w:color w:val="FF0000"/>
              <w:kern w:val="0"/>
              <w:sz w:val="22"/>
            </w:rPr>
          </w:rPrChange>
        </w:rPr>
        <w:t xml:space="preserve">employee insured </w:t>
      </w:r>
      <w:r w:rsidR="00525BFF" w:rsidRPr="00DC741E">
        <w:rPr>
          <w:rFonts w:ascii="Arial" w:eastAsia="굴림" w:hAnsi="Arial" w:cs="Arial"/>
          <w:kern w:val="0"/>
          <w:sz w:val="22"/>
          <w:rPrChange w:id="1798" w:author="Keis" w:date="2024-09-06T17:34:00Z">
            <w:rPr>
              <w:rFonts w:ascii="Arial" w:eastAsia="굴림" w:hAnsi="Arial" w:cs="Arial"/>
              <w:color w:val="FF0000"/>
              <w:kern w:val="0"/>
              <w:sz w:val="22"/>
            </w:rPr>
          </w:rPrChange>
        </w:rPr>
        <w:t xml:space="preserve">and </w:t>
      </w:r>
      <w:r w:rsidR="003F383D" w:rsidRPr="00DC741E">
        <w:rPr>
          <w:rFonts w:ascii="Arial" w:eastAsia="굴림" w:hAnsi="Arial" w:cs="Arial"/>
          <w:kern w:val="0"/>
          <w:sz w:val="22"/>
          <w:rPrChange w:id="1799" w:author="Keis" w:date="2024-09-06T17:34:00Z">
            <w:rPr>
              <w:rFonts w:ascii="Arial" w:eastAsia="굴림" w:hAnsi="Arial" w:cs="Arial"/>
              <w:color w:val="FF0000"/>
              <w:kern w:val="0"/>
              <w:sz w:val="22"/>
            </w:rPr>
          </w:rPrChange>
        </w:rPr>
        <w:t>self-employed insured</w:t>
      </w:r>
      <w:r w:rsidR="00B75AD4" w:rsidRPr="00DC741E">
        <w:rPr>
          <w:rFonts w:ascii="Arial" w:eastAsia="굴림" w:hAnsi="Arial" w:cs="Arial"/>
          <w:kern w:val="0"/>
          <w:sz w:val="22"/>
          <w:rPrChange w:id="1800" w:author="Keis" w:date="2024-09-06T17:34:00Z">
            <w:rPr>
              <w:rFonts w:ascii="Arial" w:eastAsia="굴림" w:hAnsi="Arial" w:cs="Arial"/>
              <w:color w:val="FF0000"/>
              <w:kern w:val="0"/>
              <w:sz w:val="22"/>
            </w:rPr>
          </w:rPrChange>
        </w:rPr>
        <w:t xml:space="preserve">. Under Medical Aid </w:t>
      </w:r>
      <w:r w:rsidR="003770E9" w:rsidRPr="00DC741E">
        <w:rPr>
          <w:rFonts w:ascii="Arial" w:eastAsia="굴림" w:hAnsi="Arial" w:cs="Arial"/>
          <w:kern w:val="0"/>
          <w:sz w:val="22"/>
          <w:rPrChange w:id="1801" w:author="Keis" w:date="2024-09-06T17:34:00Z">
            <w:rPr>
              <w:rFonts w:ascii="Arial" w:eastAsia="굴림" w:hAnsi="Arial" w:cs="Arial"/>
              <w:color w:val="FF0000"/>
              <w:kern w:val="0"/>
              <w:sz w:val="22"/>
            </w:rPr>
          </w:rPrChange>
        </w:rPr>
        <w:t>Program</w:t>
      </w:r>
      <w:r w:rsidR="00B75AD4" w:rsidRPr="00DC741E">
        <w:rPr>
          <w:rFonts w:ascii="Arial" w:eastAsia="굴림" w:hAnsi="Arial" w:cs="Arial"/>
          <w:kern w:val="0"/>
          <w:sz w:val="22"/>
          <w:rPrChange w:id="1802" w:author="Keis" w:date="2024-09-06T17:34:00Z">
            <w:rPr>
              <w:rFonts w:ascii="Arial" w:eastAsia="굴림" w:hAnsi="Arial" w:cs="Arial"/>
              <w:color w:val="FF0000"/>
              <w:kern w:val="0"/>
              <w:sz w:val="22"/>
            </w:rPr>
          </w:rPrChange>
        </w:rPr>
        <w:t xml:space="preserve">, there are </w:t>
      </w:r>
      <w:r w:rsidR="00C0405C" w:rsidRPr="00DC741E">
        <w:rPr>
          <w:rFonts w:ascii="Arial" w:eastAsia="굴림" w:hAnsi="Arial" w:cs="Arial"/>
          <w:kern w:val="0"/>
          <w:sz w:val="22"/>
          <w:rPrChange w:id="1803" w:author="Keis" w:date="2024-09-06T17:34:00Z">
            <w:rPr>
              <w:rFonts w:ascii="Arial" w:eastAsia="굴림" w:hAnsi="Arial" w:cs="Arial"/>
              <w:color w:val="FF0000"/>
              <w:kern w:val="0"/>
              <w:sz w:val="22"/>
            </w:rPr>
          </w:rPrChange>
        </w:rPr>
        <w:t>class</w:t>
      </w:r>
      <w:r w:rsidR="00B75AD4" w:rsidRPr="00DC741E">
        <w:rPr>
          <w:rFonts w:ascii="Arial" w:eastAsia="굴림" w:hAnsi="Arial" w:cs="Arial"/>
          <w:kern w:val="0"/>
          <w:sz w:val="22"/>
          <w:rPrChange w:id="1804" w:author="Keis" w:date="2024-09-06T17:34:00Z">
            <w:rPr>
              <w:rFonts w:ascii="Arial" w:eastAsia="굴림" w:hAnsi="Arial" w:cs="Arial"/>
              <w:color w:val="FF0000"/>
              <w:kern w:val="0"/>
              <w:sz w:val="22"/>
            </w:rPr>
          </w:rPrChange>
        </w:rPr>
        <w:t xml:space="preserve"> 1 and </w:t>
      </w:r>
      <w:r w:rsidR="00C0405C" w:rsidRPr="00DC741E">
        <w:rPr>
          <w:rFonts w:ascii="Arial" w:eastAsia="굴림" w:hAnsi="Arial" w:cs="Arial"/>
          <w:kern w:val="0"/>
          <w:sz w:val="22"/>
          <w:rPrChange w:id="1805" w:author="Keis" w:date="2024-09-06T17:34:00Z">
            <w:rPr>
              <w:rFonts w:ascii="Arial" w:eastAsia="굴림" w:hAnsi="Arial" w:cs="Arial"/>
              <w:color w:val="FF0000"/>
              <w:kern w:val="0"/>
              <w:sz w:val="22"/>
            </w:rPr>
          </w:rPrChange>
        </w:rPr>
        <w:t xml:space="preserve">class </w:t>
      </w:r>
      <w:r w:rsidR="00B75AD4" w:rsidRPr="00DC741E">
        <w:rPr>
          <w:rFonts w:ascii="Arial" w:eastAsia="굴림" w:hAnsi="Arial" w:cs="Arial"/>
          <w:kern w:val="0"/>
          <w:sz w:val="22"/>
          <w:rPrChange w:id="1806" w:author="Keis" w:date="2024-09-06T17:34:00Z">
            <w:rPr>
              <w:rFonts w:ascii="Arial" w:eastAsia="굴림" w:hAnsi="Arial" w:cs="Arial"/>
              <w:color w:val="FF0000"/>
              <w:kern w:val="0"/>
              <w:sz w:val="22"/>
            </w:rPr>
          </w:rPrChange>
        </w:rPr>
        <w:t xml:space="preserve">2 defined by the awardees of the National Merit Award and other honorary people as well as people with low incomes. </w:t>
      </w:r>
    </w:p>
    <w:p w14:paraId="630EBD68" w14:textId="77777777" w:rsidR="006E6B90" w:rsidRPr="00DC741E" w:rsidRDefault="006E6B90" w:rsidP="006E6B90">
      <w:pPr>
        <w:wordWrap/>
        <w:spacing w:line="360" w:lineRule="auto"/>
        <w:jc w:val="left"/>
        <w:textAlignment w:val="baseline"/>
        <w:rPr>
          <w:rFonts w:ascii="Arial" w:eastAsia="굴림" w:hAnsi="Arial" w:cs="Arial"/>
          <w:kern w:val="0"/>
          <w:sz w:val="22"/>
          <w:rPrChange w:id="1807" w:author="Keis" w:date="2024-09-06T17:34:00Z">
            <w:rPr>
              <w:rFonts w:ascii="Arial" w:eastAsia="굴림" w:hAnsi="Arial" w:cs="Arial"/>
              <w:color w:val="FF0000"/>
              <w:kern w:val="0"/>
              <w:sz w:val="22"/>
            </w:rPr>
          </w:rPrChange>
        </w:rPr>
      </w:pPr>
      <w:r w:rsidRPr="00DC741E">
        <w:rPr>
          <w:rFonts w:ascii="Arial" w:eastAsia="굴림" w:hAnsi="Arial" w:cs="Arial"/>
          <w:kern w:val="0"/>
          <w:sz w:val="22"/>
          <w:rPrChange w:id="1808" w:author="Keis" w:date="2024-09-06T17:34:00Z">
            <w:rPr>
              <w:rFonts w:ascii="Arial" w:eastAsia="굴림" w:hAnsi="Arial" w:cs="Arial"/>
              <w:color w:val="FF0000"/>
              <w:kern w:val="0"/>
              <w:sz w:val="22"/>
            </w:rPr>
          </w:rPrChange>
        </w:rPr>
        <w:t xml:space="preserve">Are you currently covered by the National Health Insurance </w:t>
      </w:r>
      <w:r w:rsidR="00B75AD4" w:rsidRPr="00DC741E">
        <w:rPr>
          <w:rFonts w:ascii="Arial" w:eastAsia="굴림" w:hAnsi="Arial" w:cs="Arial"/>
          <w:kern w:val="0"/>
          <w:sz w:val="22"/>
          <w:rPrChange w:id="1809" w:author="Keis" w:date="2024-09-06T17:34:00Z">
            <w:rPr>
              <w:rFonts w:ascii="Arial" w:eastAsia="굴림" w:hAnsi="Arial" w:cs="Arial"/>
              <w:color w:val="FF0000"/>
              <w:kern w:val="0"/>
              <w:sz w:val="22"/>
            </w:rPr>
          </w:rPrChange>
        </w:rPr>
        <w:t>(</w:t>
      </w:r>
      <w:r w:rsidR="000D47B4" w:rsidRPr="00DC741E">
        <w:rPr>
          <w:rFonts w:ascii="Arial" w:eastAsia="굴림" w:hAnsi="Arial" w:cs="Arial"/>
          <w:kern w:val="0"/>
          <w:sz w:val="22"/>
          <w:rPrChange w:id="1810" w:author="Keis" w:date="2024-09-06T17:34:00Z">
            <w:rPr>
              <w:rFonts w:ascii="Arial" w:eastAsia="굴림" w:hAnsi="Arial" w:cs="Arial"/>
              <w:color w:val="FF0000"/>
              <w:kern w:val="0"/>
              <w:sz w:val="22"/>
            </w:rPr>
          </w:rPrChange>
        </w:rPr>
        <w:t>employee insured</w:t>
      </w:r>
      <w:r w:rsidR="00B75AD4" w:rsidRPr="00DC741E">
        <w:rPr>
          <w:rFonts w:ascii="Arial" w:eastAsia="굴림" w:hAnsi="Arial" w:cs="Arial"/>
          <w:kern w:val="0"/>
          <w:sz w:val="22"/>
          <w:rPrChange w:id="1811" w:author="Keis" w:date="2024-09-06T17:34:00Z">
            <w:rPr>
              <w:rFonts w:ascii="Arial" w:eastAsia="굴림" w:hAnsi="Arial" w:cs="Arial"/>
              <w:color w:val="FF0000"/>
              <w:kern w:val="0"/>
              <w:sz w:val="22"/>
            </w:rPr>
          </w:rPrChange>
        </w:rPr>
        <w:t xml:space="preserve"> or </w:t>
      </w:r>
      <w:r w:rsidR="000D47B4" w:rsidRPr="00DC741E">
        <w:rPr>
          <w:rFonts w:ascii="Arial" w:eastAsia="굴림" w:hAnsi="Arial" w:cs="Arial"/>
          <w:kern w:val="0"/>
          <w:sz w:val="22"/>
          <w:rPrChange w:id="1812" w:author="Keis" w:date="2024-09-06T17:34:00Z">
            <w:rPr>
              <w:rFonts w:ascii="Arial" w:eastAsia="굴림" w:hAnsi="Arial" w:cs="Arial"/>
              <w:color w:val="FF0000"/>
              <w:kern w:val="0"/>
              <w:sz w:val="22"/>
            </w:rPr>
          </w:rPrChange>
        </w:rPr>
        <w:t>self-employed insured</w:t>
      </w:r>
      <w:r w:rsidR="00B75AD4" w:rsidRPr="00DC741E">
        <w:rPr>
          <w:rFonts w:ascii="Arial" w:eastAsia="굴림" w:hAnsi="Arial" w:cs="Arial"/>
          <w:kern w:val="0"/>
          <w:sz w:val="22"/>
          <w:rPrChange w:id="1813" w:author="Keis" w:date="2024-09-06T17:34:00Z">
            <w:rPr>
              <w:rFonts w:ascii="Arial" w:eastAsia="굴림" w:hAnsi="Arial" w:cs="Arial"/>
              <w:color w:val="FF0000"/>
              <w:kern w:val="0"/>
              <w:sz w:val="22"/>
            </w:rPr>
          </w:rPrChange>
        </w:rPr>
        <w:t xml:space="preserve">) </w:t>
      </w:r>
      <w:r w:rsidRPr="00DC741E">
        <w:rPr>
          <w:rFonts w:ascii="Arial" w:eastAsia="굴림" w:hAnsi="Arial" w:cs="Arial"/>
          <w:kern w:val="0"/>
          <w:sz w:val="22"/>
          <w:rPrChange w:id="1814" w:author="Keis" w:date="2024-09-06T17:34:00Z">
            <w:rPr>
              <w:rFonts w:ascii="Arial" w:eastAsia="굴림" w:hAnsi="Arial" w:cs="Arial"/>
              <w:color w:val="FF0000"/>
              <w:kern w:val="0"/>
              <w:sz w:val="22"/>
            </w:rPr>
          </w:rPrChange>
        </w:rPr>
        <w:t>or</w:t>
      </w:r>
      <w:r w:rsidR="003770E9" w:rsidRPr="00DC741E">
        <w:rPr>
          <w:rFonts w:ascii="Arial" w:eastAsia="굴림" w:hAnsi="Arial" w:cs="Arial"/>
          <w:kern w:val="0"/>
          <w:sz w:val="22"/>
          <w:rPrChange w:id="1815" w:author="Keis" w:date="2024-09-06T17:34:00Z">
            <w:rPr>
              <w:rFonts w:ascii="Arial" w:eastAsia="굴림" w:hAnsi="Arial" w:cs="Arial"/>
              <w:color w:val="FF0000"/>
              <w:kern w:val="0"/>
              <w:sz w:val="22"/>
            </w:rPr>
          </w:rPrChange>
        </w:rPr>
        <w:t xml:space="preserve"> the Medical Aid Program</w:t>
      </w:r>
      <w:r w:rsidR="00B75AD4" w:rsidRPr="00DC741E">
        <w:rPr>
          <w:rFonts w:ascii="Arial" w:eastAsia="굴림" w:hAnsi="Arial" w:cs="Arial"/>
          <w:kern w:val="0"/>
          <w:sz w:val="22"/>
          <w:rPrChange w:id="1816" w:author="Keis" w:date="2024-09-06T17:34:00Z">
            <w:rPr>
              <w:rFonts w:ascii="Arial" w:eastAsia="굴림" w:hAnsi="Arial" w:cs="Arial"/>
              <w:color w:val="FF0000"/>
              <w:kern w:val="0"/>
              <w:sz w:val="22"/>
            </w:rPr>
          </w:rPrChange>
        </w:rPr>
        <w:t xml:space="preserve"> (</w:t>
      </w:r>
      <w:r w:rsidR="000D47B4" w:rsidRPr="00DC741E">
        <w:rPr>
          <w:rFonts w:ascii="Arial" w:eastAsia="굴림" w:hAnsi="Arial" w:cs="Arial"/>
          <w:kern w:val="0"/>
          <w:sz w:val="22"/>
          <w:rPrChange w:id="1817" w:author="Keis" w:date="2024-09-06T17:34:00Z">
            <w:rPr>
              <w:rFonts w:ascii="Arial" w:eastAsia="굴림" w:hAnsi="Arial" w:cs="Arial"/>
              <w:color w:val="FF0000"/>
              <w:kern w:val="0"/>
              <w:sz w:val="22"/>
            </w:rPr>
          </w:rPrChange>
        </w:rPr>
        <w:t>class 1 and class 2</w:t>
      </w:r>
      <w:r w:rsidR="00B75AD4" w:rsidRPr="00DC741E">
        <w:rPr>
          <w:rFonts w:ascii="Arial" w:eastAsia="굴림" w:hAnsi="Arial" w:cs="Arial"/>
          <w:kern w:val="0"/>
          <w:sz w:val="22"/>
          <w:rPrChange w:id="1818" w:author="Keis" w:date="2024-09-06T17:34:00Z">
            <w:rPr>
              <w:rFonts w:ascii="Arial" w:eastAsia="굴림" w:hAnsi="Arial" w:cs="Arial"/>
              <w:color w:val="FF0000"/>
              <w:kern w:val="0"/>
              <w:sz w:val="22"/>
            </w:rPr>
          </w:rPrChange>
        </w:rPr>
        <w:t>)</w:t>
      </w:r>
      <w:r w:rsidRPr="00DC741E">
        <w:rPr>
          <w:rFonts w:ascii="Arial" w:eastAsia="굴림" w:hAnsi="Arial" w:cs="Arial"/>
          <w:kern w:val="0"/>
          <w:sz w:val="22"/>
          <w:rPrChange w:id="1819" w:author="Keis" w:date="2024-09-06T17:34:00Z">
            <w:rPr>
              <w:rFonts w:ascii="Arial" w:eastAsia="굴림" w:hAnsi="Arial" w:cs="Arial"/>
              <w:color w:val="FF0000"/>
              <w:kern w:val="0"/>
              <w:sz w:val="22"/>
            </w:rPr>
          </w:rPrChange>
        </w:rPr>
        <w:t>?</w:t>
      </w:r>
    </w:p>
    <w:p w14:paraId="47851972" w14:textId="1DDD2A1C" w:rsidR="006E6B90" w:rsidRPr="00B6507A" w:rsidRDefault="00B6507A">
      <w:pPr>
        <w:wordWrap/>
        <w:spacing w:line="360" w:lineRule="auto"/>
        <w:jc w:val="left"/>
        <w:textAlignment w:val="baseline"/>
        <w:rPr>
          <w:rFonts w:ascii="Arial" w:eastAsia="굴림" w:hAnsi="Arial" w:cs="Arial"/>
          <w:color w:val="00B050"/>
          <w:kern w:val="0"/>
          <w:sz w:val="22"/>
          <w:rPrChange w:id="1820" w:author="Keis" w:date="2024-09-06T15:46:00Z">
            <w:rPr>
              <w:rFonts w:ascii="Arial" w:eastAsia="굴림" w:hAnsi="Arial" w:cs="Arial"/>
              <w:color w:val="FF0000"/>
              <w:kern w:val="0"/>
              <w:sz w:val="22"/>
            </w:rPr>
          </w:rPrChange>
        </w:rPr>
        <w:pPrChange w:id="1821" w:author="Keis" w:date="2024-09-06T15:46:00Z">
          <w:pPr>
            <w:pStyle w:val="a6"/>
            <w:numPr>
              <w:numId w:val="372"/>
            </w:numPr>
            <w:wordWrap/>
            <w:spacing w:line="360" w:lineRule="auto"/>
            <w:ind w:leftChars="0" w:hanging="400"/>
            <w:jc w:val="left"/>
            <w:textAlignment w:val="baseline"/>
          </w:pPr>
        </w:pPrChange>
      </w:pPr>
      <w:ins w:id="1822" w:author="Keis" w:date="2024-09-06T15:46:00Z">
        <w:r w:rsidRPr="00B6507A">
          <w:rPr>
            <w:rFonts w:ascii="Arial" w:eastAsia="굴림" w:hAnsi="Arial" w:cs="Arial"/>
            <w:color w:val="00B050"/>
            <w:kern w:val="0"/>
            <w:sz w:val="22"/>
            <w:rPrChange w:id="1823" w:author="Keis" w:date="2024-09-06T15:46:00Z">
              <w:rPr>
                <w:rFonts w:ascii="Arial" w:eastAsia="굴림" w:hAnsi="Arial" w:cs="Arial"/>
                <w:color w:val="FF0000"/>
                <w:kern w:val="0"/>
                <w:sz w:val="22"/>
              </w:rPr>
            </w:rPrChange>
          </w:rPr>
          <w:tab/>
        </w:r>
        <w:r w:rsidRPr="00B6507A">
          <w:rPr>
            <w:rFonts w:ascii="굴림" w:eastAsia="굴림" w:hAnsi="굴림" w:cs="Arial" w:hint="eastAsia"/>
            <w:color w:val="00B050"/>
            <w:kern w:val="0"/>
            <w:sz w:val="22"/>
            <w:rPrChange w:id="1824" w:author="Keis" w:date="2024-09-06T15:46:00Z">
              <w:rPr>
                <w:rFonts w:ascii="굴림" w:eastAsia="굴림" w:hAnsi="굴림" w:cs="Arial" w:hint="eastAsia"/>
                <w:color w:val="FF0000"/>
                <w:kern w:val="0"/>
                <w:sz w:val="22"/>
              </w:rPr>
            </w:rPrChange>
          </w:rPr>
          <w:t>①</w:t>
        </w:r>
        <w:r w:rsidRPr="00B6507A">
          <w:rPr>
            <w:rFonts w:ascii="Arial" w:eastAsia="굴림" w:hAnsi="Arial" w:cs="Arial"/>
            <w:color w:val="00B050"/>
            <w:kern w:val="0"/>
            <w:sz w:val="22"/>
            <w:rPrChange w:id="1825" w:author="Keis" w:date="2024-09-06T15:46:00Z">
              <w:rPr>
                <w:rFonts w:ascii="Arial" w:eastAsia="굴림" w:hAnsi="Arial" w:cs="Arial"/>
                <w:color w:val="FF0000"/>
                <w:kern w:val="0"/>
                <w:sz w:val="22"/>
              </w:rPr>
            </w:rPrChange>
          </w:rPr>
          <w:t xml:space="preserve"> </w:t>
        </w:r>
      </w:ins>
      <w:r w:rsidR="00FD7471" w:rsidRPr="00B6507A">
        <w:rPr>
          <w:rFonts w:ascii="Arial" w:eastAsia="굴림" w:hAnsi="Arial" w:cs="Arial"/>
          <w:color w:val="00B050"/>
          <w:kern w:val="0"/>
          <w:sz w:val="22"/>
          <w:rPrChange w:id="1826" w:author="Keis" w:date="2024-09-06T15:46:00Z">
            <w:rPr>
              <w:rFonts w:ascii="Arial" w:eastAsia="굴림" w:hAnsi="Arial" w:cs="Arial"/>
              <w:color w:val="FF0000"/>
              <w:kern w:val="0"/>
              <w:sz w:val="22"/>
            </w:rPr>
          </w:rPrChange>
        </w:rPr>
        <w:t>N</w:t>
      </w:r>
      <w:r w:rsidR="006E6B90" w:rsidRPr="00B6507A">
        <w:rPr>
          <w:rFonts w:ascii="Arial" w:eastAsia="굴림" w:hAnsi="Arial" w:cs="Arial"/>
          <w:color w:val="00B050"/>
          <w:kern w:val="0"/>
          <w:sz w:val="22"/>
          <w:rPrChange w:id="1827" w:author="Keis" w:date="2024-09-06T15:46:00Z">
            <w:rPr>
              <w:rFonts w:ascii="Arial" w:eastAsia="굴림" w:hAnsi="Arial" w:cs="Arial"/>
              <w:color w:val="FF0000"/>
              <w:kern w:val="0"/>
              <w:sz w:val="22"/>
            </w:rPr>
          </w:rPrChange>
        </w:rPr>
        <w:t>ational Health Insurance</w:t>
      </w:r>
      <w:r w:rsidR="001A5FA2" w:rsidRPr="00B6507A">
        <w:rPr>
          <w:rFonts w:ascii="Arial" w:eastAsia="굴림" w:hAnsi="Arial" w:cs="Arial"/>
          <w:color w:val="00B050"/>
          <w:kern w:val="0"/>
          <w:sz w:val="22"/>
          <w:rPrChange w:id="1828" w:author="Keis" w:date="2024-09-06T15:46:00Z">
            <w:rPr>
              <w:rFonts w:ascii="Arial" w:eastAsia="굴림" w:hAnsi="Arial" w:cs="Arial"/>
              <w:color w:val="FF0000"/>
              <w:kern w:val="0"/>
              <w:sz w:val="22"/>
            </w:rPr>
          </w:rPrChange>
        </w:rPr>
        <w:t xml:space="preserve"> </w:t>
      </w:r>
      <w:r w:rsidR="005F6223" w:rsidRPr="00B6507A">
        <w:rPr>
          <w:rFonts w:ascii="Arial" w:eastAsia="굴림" w:hAnsi="Arial" w:cs="Arial"/>
          <w:color w:val="00B050"/>
          <w:kern w:val="0"/>
          <w:sz w:val="22"/>
          <w:rPrChange w:id="1829" w:author="Keis" w:date="2024-09-06T15:46:00Z">
            <w:rPr>
              <w:rFonts w:ascii="Arial" w:eastAsia="굴림" w:hAnsi="Arial" w:cs="Arial"/>
              <w:color w:val="FF0000"/>
              <w:kern w:val="0"/>
              <w:sz w:val="22"/>
            </w:rPr>
          </w:rPrChange>
        </w:rPr>
        <w:t>(</w:t>
      </w:r>
      <w:r w:rsidR="000D47B4" w:rsidRPr="00B6507A">
        <w:rPr>
          <w:rFonts w:ascii="Arial" w:eastAsia="굴림" w:hAnsi="Arial" w:cs="Arial"/>
          <w:color w:val="00B050"/>
          <w:kern w:val="0"/>
          <w:sz w:val="22"/>
          <w:rPrChange w:id="1830" w:author="Keis" w:date="2024-09-06T15:46:00Z">
            <w:rPr>
              <w:rFonts w:ascii="Arial" w:eastAsia="굴림" w:hAnsi="Arial" w:cs="Arial"/>
              <w:color w:val="FF0000"/>
              <w:kern w:val="0"/>
              <w:sz w:val="22"/>
            </w:rPr>
          </w:rPrChange>
        </w:rPr>
        <w:t xml:space="preserve">employee </w:t>
      </w:r>
      <w:proofErr w:type="gramStart"/>
      <w:r w:rsidR="00C0405C" w:rsidRPr="00B6507A">
        <w:rPr>
          <w:rFonts w:ascii="Arial" w:eastAsia="굴림" w:hAnsi="Arial" w:cs="Arial"/>
          <w:color w:val="00B050"/>
          <w:kern w:val="0"/>
          <w:sz w:val="22"/>
          <w:rPrChange w:id="1831" w:author="Keis" w:date="2024-09-06T15:46:00Z">
            <w:rPr>
              <w:rFonts w:ascii="Arial" w:eastAsia="굴림" w:hAnsi="Arial" w:cs="Arial"/>
              <w:color w:val="FF0000"/>
              <w:kern w:val="0"/>
              <w:sz w:val="22"/>
            </w:rPr>
          </w:rPrChange>
        </w:rPr>
        <w:t>insured</w:t>
      </w:r>
      <w:r w:rsidR="005F6223" w:rsidRPr="00B6507A">
        <w:rPr>
          <w:rFonts w:ascii="Arial" w:eastAsia="굴림" w:hAnsi="Arial" w:cs="Arial"/>
          <w:color w:val="00B050"/>
          <w:kern w:val="0"/>
          <w:sz w:val="22"/>
          <w:rPrChange w:id="1832" w:author="Keis" w:date="2024-09-06T15:46:00Z">
            <w:rPr>
              <w:rFonts w:ascii="Arial" w:eastAsia="굴림" w:hAnsi="Arial" w:cs="Arial"/>
              <w:color w:val="FF0000"/>
              <w:kern w:val="0"/>
              <w:sz w:val="22"/>
            </w:rPr>
          </w:rPrChange>
        </w:rPr>
        <w:t xml:space="preserve">/ </w:t>
      </w:r>
      <w:r w:rsidR="00C0405C" w:rsidRPr="00B6507A">
        <w:rPr>
          <w:rFonts w:ascii="Arial" w:eastAsia="굴림" w:hAnsi="Arial" w:cs="Arial"/>
          <w:color w:val="00B050"/>
          <w:kern w:val="0"/>
          <w:sz w:val="22"/>
          <w:rPrChange w:id="1833" w:author="Keis" w:date="2024-09-06T15:46:00Z">
            <w:rPr>
              <w:rFonts w:ascii="Arial" w:eastAsia="굴림" w:hAnsi="Arial" w:cs="Arial"/>
              <w:color w:val="FF0000"/>
              <w:kern w:val="0"/>
              <w:sz w:val="22"/>
            </w:rPr>
          </w:rPrChange>
        </w:rPr>
        <w:t>self</w:t>
      </w:r>
      <w:proofErr w:type="gramEnd"/>
      <w:r w:rsidR="00C0405C" w:rsidRPr="00B6507A">
        <w:rPr>
          <w:rFonts w:ascii="Arial" w:eastAsia="굴림" w:hAnsi="Arial" w:cs="Arial"/>
          <w:color w:val="00B050"/>
          <w:kern w:val="0"/>
          <w:sz w:val="22"/>
          <w:rPrChange w:id="1834" w:author="Keis" w:date="2024-09-06T15:46:00Z">
            <w:rPr>
              <w:rFonts w:ascii="Arial" w:eastAsia="굴림" w:hAnsi="Arial" w:cs="Arial"/>
              <w:color w:val="FF0000"/>
              <w:kern w:val="0"/>
              <w:sz w:val="22"/>
            </w:rPr>
          </w:rPrChange>
        </w:rPr>
        <w:t>-employed insured)</w:t>
      </w:r>
    </w:p>
    <w:p w14:paraId="582DFC03" w14:textId="0783A837" w:rsidR="006E6B90" w:rsidRPr="00B6507A" w:rsidRDefault="00B6507A">
      <w:pPr>
        <w:wordWrap/>
        <w:spacing w:line="360" w:lineRule="auto"/>
        <w:jc w:val="left"/>
        <w:textAlignment w:val="baseline"/>
        <w:rPr>
          <w:rFonts w:ascii="Arial" w:eastAsia="굴림" w:hAnsi="Arial" w:cs="Arial"/>
          <w:color w:val="00B050"/>
          <w:kern w:val="0"/>
          <w:sz w:val="22"/>
          <w:rPrChange w:id="1835" w:author="Keis" w:date="2024-09-06T15:46:00Z">
            <w:rPr>
              <w:rFonts w:ascii="Arial" w:eastAsia="굴림" w:hAnsi="Arial" w:cs="Arial"/>
              <w:color w:val="FF0000"/>
              <w:kern w:val="0"/>
              <w:sz w:val="22"/>
            </w:rPr>
          </w:rPrChange>
        </w:rPr>
        <w:pPrChange w:id="1836" w:author="Keis" w:date="2024-09-06T15:46:00Z">
          <w:pPr>
            <w:pStyle w:val="a6"/>
            <w:numPr>
              <w:numId w:val="370"/>
            </w:numPr>
            <w:wordWrap/>
            <w:spacing w:line="360" w:lineRule="auto"/>
            <w:ind w:leftChars="0" w:hanging="400"/>
            <w:jc w:val="left"/>
            <w:textAlignment w:val="baseline"/>
          </w:pPr>
        </w:pPrChange>
      </w:pPr>
      <w:ins w:id="1837" w:author="Keis" w:date="2024-09-06T15:46:00Z">
        <w:r w:rsidRPr="00B6507A">
          <w:rPr>
            <w:rFonts w:ascii="Arial" w:eastAsia="굴림" w:hAnsi="Arial" w:cs="Arial"/>
            <w:color w:val="00B050"/>
            <w:kern w:val="0"/>
            <w:sz w:val="22"/>
            <w:rPrChange w:id="1838" w:author="Keis" w:date="2024-09-06T15:46:00Z">
              <w:rPr>
                <w:rFonts w:ascii="Arial" w:eastAsia="굴림" w:hAnsi="Arial" w:cs="Arial"/>
                <w:color w:val="FF0000"/>
                <w:kern w:val="0"/>
                <w:sz w:val="22"/>
              </w:rPr>
            </w:rPrChange>
          </w:rPr>
          <w:tab/>
        </w:r>
        <w:r w:rsidRPr="00B6507A">
          <w:rPr>
            <w:rFonts w:ascii="굴림" w:eastAsia="굴림" w:hAnsi="굴림" w:cs="Arial" w:hint="eastAsia"/>
            <w:color w:val="00B050"/>
            <w:kern w:val="0"/>
            <w:sz w:val="22"/>
            <w:rPrChange w:id="1839" w:author="Keis" w:date="2024-09-06T15:46:00Z">
              <w:rPr>
                <w:rFonts w:ascii="굴림" w:eastAsia="굴림" w:hAnsi="굴림" w:cs="Arial" w:hint="eastAsia"/>
                <w:color w:val="FF0000"/>
                <w:kern w:val="0"/>
                <w:sz w:val="22"/>
              </w:rPr>
            </w:rPrChange>
          </w:rPr>
          <w:t>⑤</w:t>
        </w:r>
        <w:r w:rsidRPr="00B6507A">
          <w:rPr>
            <w:rFonts w:ascii="Arial" w:eastAsia="굴림" w:hAnsi="Arial" w:cs="Arial"/>
            <w:color w:val="00B050"/>
            <w:kern w:val="0"/>
            <w:sz w:val="22"/>
            <w:rPrChange w:id="1840" w:author="Keis" w:date="2024-09-06T15:46:00Z">
              <w:rPr>
                <w:rFonts w:ascii="Arial" w:eastAsia="굴림" w:hAnsi="Arial" w:cs="Arial"/>
                <w:color w:val="FF0000"/>
                <w:kern w:val="0"/>
                <w:sz w:val="22"/>
              </w:rPr>
            </w:rPrChange>
          </w:rPr>
          <w:t xml:space="preserve"> </w:t>
        </w:r>
      </w:ins>
      <w:r w:rsidR="001A5FA2" w:rsidRPr="00B6507A">
        <w:rPr>
          <w:rFonts w:ascii="Arial" w:eastAsia="굴림" w:hAnsi="Arial" w:cs="Arial"/>
          <w:color w:val="00B050"/>
          <w:kern w:val="0"/>
          <w:sz w:val="22"/>
          <w:rPrChange w:id="1841" w:author="Keis" w:date="2024-09-06T15:46:00Z">
            <w:rPr>
              <w:rFonts w:ascii="Arial" w:eastAsia="굴림" w:hAnsi="Arial" w:cs="Arial"/>
              <w:color w:val="FF0000"/>
              <w:kern w:val="0"/>
              <w:sz w:val="22"/>
            </w:rPr>
          </w:rPrChange>
        </w:rPr>
        <w:t xml:space="preserve">Medical Aid </w:t>
      </w:r>
      <w:r w:rsidR="003770E9" w:rsidRPr="00B6507A">
        <w:rPr>
          <w:rFonts w:ascii="Arial" w:eastAsia="굴림" w:hAnsi="Arial" w:cs="Arial"/>
          <w:color w:val="00B050"/>
          <w:kern w:val="0"/>
          <w:sz w:val="22"/>
          <w:rPrChange w:id="1842" w:author="Keis" w:date="2024-09-06T15:46:00Z">
            <w:rPr>
              <w:rFonts w:ascii="Arial" w:eastAsia="굴림" w:hAnsi="Arial" w:cs="Arial"/>
              <w:color w:val="FF0000"/>
              <w:kern w:val="0"/>
              <w:sz w:val="22"/>
            </w:rPr>
          </w:rPrChange>
        </w:rPr>
        <w:t>Program</w:t>
      </w:r>
      <w:r w:rsidR="001A5FA2" w:rsidRPr="00B6507A">
        <w:rPr>
          <w:rFonts w:ascii="Arial" w:eastAsia="굴림" w:hAnsi="Arial" w:cs="Arial"/>
          <w:color w:val="00B050"/>
          <w:kern w:val="0"/>
          <w:sz w:val="22"/>
          <w:rPrChange w:id="1843" w:author="Keis" w:date="2024-09-06T15:46:00Z">
            <w:rPr>
              <w:rFonts w:ascii="Arial" w:eastAsia="굴림" w:hAnsi="Arial" w:cs="Arial"/>
              <w:color w:val="FF0000"/>
              <w:kern w:val="0"/>
              <w:sz w:val="22"/>
            </w:rPr>
          </w:rPrChange>
        </w:rPr>
        <w:t xml:space="preserve"> </w:t>
      </w:r>
      <w:r w:rsidR="005F6223" w:rsidRPr="00B6507A">
        <w:rPr>
          <w:rFonts w:ascii="Arial" w:eastAsia="굴림" w:hAnsi="Arial" w:cs="Arial"/>
          <w:color w:val="00B050"/>
          <w:kern w:val="0"/>
          <w:sz w:val="22"/>
          <w:rPrChange w:id="1844" w:author="Keis" w:date="2024-09-06T15:46:00Z">
            <w:rPr>
              <w:rFonts w:ascii="Arial" w:eastAsia="굴림" w:hAnsi="Arial" w:cs="Arial"/>
              <w:color w:val="FF0000"/>
              <w:kern w:val="0"/>
              <w:sz w:val="22"/>
            </w:rPr>
          </w:rPrChange>
        </w:rPr>
        <w:t>(</w:t>
      </w:r>
      <w:r w:rsidR="003770E9" w:rsidRPr="00B6507A">
        <w:rPr>
          <w:rFonts w:ascii="Arial" w:eastAsia="굴림" w:hAnsi="Arial" w:cs="Arial"/>
          <w:color w:val="00B050"/>
          <w:kern w:val="0"/>
          <w:sz w:val="22"/>
          <w:rPrChange w:id="1845" w:author="Keis" w:date="2024-09-06T15:46:00Z">
            <w:rPr>
              <w:rFonts w:ascii="Arial" w:eastAsia="굴림" w:hAnsi="Arial" w:cs="Arial"/>
              <w:color w:val="FF0000"/>
              <w:kern w:val="0"/>
              <w:sz w:val="22"/>
            </w:rPr>
          </w:rPrChange>
        </w:rPr>
        <w:t>class</w:t>
      </w:r>
      <w:r w:rsidR="005F6223" w:rsidRPr="00B6507A">
        <w:rPr>
          <w:rFonts w:ascii="Arial" w:eastAsia="굴림" w:hAnsi="Arial" w:cs="Arial"/>
          <w:color w:val="00B050"/>
          <w:kern w:val="0"/>
          <w:sz w:val="22"/>
          <w:rPrChange w:id="1846" w:author="Keis" w:date="2024-09-06T15:46:00Z">
            <w:rPr>
              <w:rFonts w:ascii="Arial" w:eastAsia="굴림" w:hAnsi="Arial" w:cs="Arial"/>
              <w:color w:val="FF0000"/>
              <w:kern w:val="0"/>
              <w:sz w:val="22"/>
            </w:rPr>
          </w:rPrChange>
        </w:rPr>
        <w:t xml:space="preserve"> </w:t>
      </w:r>
      <w:proofErr w:type="gramStart"/>
      <w:r w:rsidR="005F6223" w:rsidRPr="00B6507A">
        <w:rPr>
          <w:rFonts w:ascii="Arial" w:eastAsia="굴림" w:hAnsi="Arial" w:cs="Arial"/>
          <w:color w:val="00B050"/>
          <w:kern w:val="0"/>
          <w:sz w:val="22"/>
          <w:rPrChange w:id="1847" w:author="Keis" w:date="2024-09-06T15:46:00Z">
            <w:rPr>
              <w:rFonts w:ascii="Arial" w:eastAsia="굴림" w:hAnsi="Arial" w:cs="Arial"/>
              <w:color w:val="FF0000"/>
              <w:kern w:val="0"/>
              <w:sz w:val="22"/>
            </w:rPr>
          </w:rPrChange>
        </w:rPr>
        <w:t>1/</w:t>
      </w:r>
      <w:r w:rsidR="003770E9" w:rsidRPr="00B6507A">
        <w:rPr>
          <w:rFonts w:ascii="Arial" w:eastAsia="굴림" w:hAnsi="Arial" w:cs="Arial"/>
          <w:color w:val="00B050"/>
          <w:kern w:val="0"/>
          <w:sz w:val="22"/>
          <w:rPrChange w:id="1848" w:author="Keis" w:date="2024-09-06T15:46:00Z">
            <w:rPr>
              <w:rFonts w:ascii="Arial" w:eastAsia="굴림" w:hAnsi="Arial" w:cs="Arial"/>
              <w:color w:val="FF0000"/>
              <w:kern w:val="0"/>
              <w:sz w:val="22"/>
            </w:rPr>
          </w:rPrChange>
        </w:rPr>
        <w:t xml:space="preserve"> cl</w:t>
      </w:r>
      <w:r w:rsidR="00D8024B" w:rsidRPr="00B6507A">
        <w:rPr>
          <w:rFonts w:ascii="Arial" w:eastAsia="굴림" w:hAnsi="Arial" w:cs="Arial"/>
          <w:color w:val="00B050"/>
          <w:kern w:val="0"/>
          <w:sz w:val="22"/>
          <w:rPrChange w:id="1849" w:author="Keis" w:date="2024-09-06T15:46:00Z">
            <w:rPr>
              <w:rFonts w:ascii="Arial" w:eastAsia="굴림" w:hAnsi="Arial" w:cs="Arial"/>
              <w:color w:val="FF0000"/>
              <w:kern w:val="0"/>
              <w:sz w:val="22"/>
            </w:rPr>
          </w:rPrChange>
        </w:rPr>
        <w:t>a</w:t>
      </w:r>
      <w:r w:rsidR="003770E9" w:rsidRPr="00B6507A">
        <w:rPr>
          <w:rFonts w:ascii="Arial" w:eastAsia="굴림" w:hAnsi="Arial" w:cs="Arial"/>
          <w:color w:val="00B050"/>
          <w:kern w:val="0"/>
          <w:sz w:val="22"/>
          <w:rPrChange w:id="1850" w:author="Keis" w:date="2024-09-06T15:46:00Z">
            <w:rPr>
              <w:rFonts w:ascii="Arial" w:eastAsia="굴림" w:hAnsi="Arial" w:cs="Arial"/>
              <w:color w:val="FF0000"/>
              <w:kern w:val="0"/>
              <w:sz w:val="22"/>
            </w:rPr>
          </w:rPrChange>
        </w:rPr>
        <w:t>ss</w:t>
      </w:r>
      <w:proofErr w:type="gramEnd"/>
      <w:r w:rsidR="005F6223" w:rsidRPr="00B6507A">
        <w:rPr>
          <w:rFonts w:ascii="Arial" w:eastAsia="굴림" w:hAnsi="Arial" w:cs="Arial"/>
          <w:color w:val="00B050"/>
          <w:kern w:val="0"/>
          <w:sz w:val="22"/>
          <w:rPrChange w:id="1851" w:author="Keis" w:date="2024-09-06T15:46:00Z">
            <w:rPr>
              <w:rFonts w:ascii="Arial" w:eastAsia="굴림" w:hAnsi="Arial" w:cs="Arial"/>
              <w:color w:val="FF0000"/>
              <w:kern w:val="0"/>
              <w:sz w:val="22"/>
            </w:rPr>
          </w:rPrChange>
        </w:rPr>
        <w:t xml:space="preserve"> 2)</w:t>
      </w:r>
      <w:r w:rsidR="003770E9" w:rsidRPr="00B6507A">
        <w:rPr>
          <w:rFonts w:ascii="Arial" w:eastAsia="굴림" w:hAnsi="Arial" w:cs="Arial"/>
          <w:color w:val="00B050"/>
          <w:kern w:val="0"/>
          <w:sz w:val="22"/>
          <w:rPrChange w:id="1852" w:author="Keis" w:date="2024-09-06T15:46:00Z">
            <w:rPr>
              <w:rFonts w:ascii="Arial" w:eastAsia="굴림" w:hAnsi="Arial" w:cs="Arial"/>
              <w:color w:val="FF0000"/>
              <w:kern w:val="0"/>
              <w:sz w:val="22"/>
            </w:rPr>
          </w:rPrChange>
        </w:rPr>
        <w:t xml:space="preserve"> </w:t>
      </w:r>
      <w:r w:rsidR="006E6B90" w:rsidRPr="00B6507A">
        <w:rPr>
          <w:rFonts w:ascii="Arial" w:eastAsia="굴림" w:hAnsi="Arial" w:cs="Arial" w:hint="eastAsia"/>
          <w:color w:val="00B050"/>
          <w:kern w:val="0"/>
          <w:sz w:val="22"/>
          <w:rPrChange w:id="1853" w:author="Keis" w:date="2024-09-06T15:46:00Z">
            <w:rPr>
              <w:rFonts w:ascii="Arial" w:eastAsia="굴림" w:hAnsi="Arial" w:cs="Arial" w:hint="eastAsia"/>
              <w:color w:val="FF0000"/>
              <w:kern w:val="0"/>
              <w:sz w:val="22"/>
            </w:rPr>
          </w:rPrChange>
        </w:rPr>
        <w:t>→</w:t>
      </w:r>
      <w:r w:rsidR="006E6B90" w:rsidRPr="00B6507A">
        <w:rPr>
          <w:rFonts w:ascii="Arial" w:eastAsia="굴림" w:hAnsi="Arial" w:cs="Arial"/>
          <w:color w:val="00B050"/>
          <w:kern w:val="0"/>
          <w:sz w:val="22"/>
          <w:rPrChange w:id="1854" w:author="Keis" w:date="2024-09-06T15:46:00Z">
            <w:rPr>
              <w:rFonts w:ascii="Arial" w:eastAsia="굴림" w:hAnsi="Arial" w:cs="Arial"/>
              <w:color w:val="FF0000"/>
              <w:kern w:val="0"/>
              <w:sz w:val="22"/>
            </w:rPr>
          </w:rPrChange>
        </w:rPr>
        <w:t>Go to C309</w:t>
      </w:r>
    </w:p>
    <w:p w14:paraId="7729D182" w14:textId="60D8FF99" w:rsidR="006E6B90" w:rsidRPr="00DC741E" w:rsidRDefault="00B6507A" w:rsidP="007033DB">
      <w:pPr>
        <w:wordWrap/>
        <w:spacing w:line="360" w:lineRule="auto"/>
        <w:ind w:firstLine="400"/>
        <w:jc w:val="left"/>
        <w:textAlignment w:val="baseline"/>
        <w:rPr>
          <w:rFonts w:ascii="Arial" w:eastAsia="굴림" w:hAnsi="Arial" w:cs="Arial"/>
          <w:kern w:val="0"/>
          <w:sz w:val="22"/>
          <w:rPrChange w:id="1855" w:author="Keis" w:date="2024-09-06T17:34:00Z">
            <w:rPr>
              <w:rFonts w:ascii="Arial" w:eastAsia="굴림" w:hAnsi="Arial" w:cs="Arial"/>
              <w:color w:val="FF0000"/>
              <w:kern w:val="0"/>
              <w:sz w:val="22"/>
            </w:rPr>
          </w:rPrChange>
        </w:rPr>
      </w:pPr>
      <w:ins w:id="1856" w:author="Keis" w:date="2024-09-06T15:46:00Z">
        <w:r w:rsidRPr="00DC741E">
          <w:rPr>
            <w:rFonts w:ascii="Arial" w:eastAsia="굴림" w:hAnsi="Arial" w:cs="Arial"/>
            <w:kern w:val="0"/>
            <w:sz w:val="22"/>
            <w:rPrChange w:id="1857" w:author="Keis" w:date="2024-09-06T17:34:00Z">
              <w:rPr>
                <w:rFonts w:ascii="Arial" w:eastAsia="굴림" w:hAnsi="Arial" w:cs="Arial"/>
                <w:color w:val="FF0000"/>
                <w:kern w:val="0"/>
                <w:sz w:val="22"/>
              </w:rPr>
            </w:rPrChange>
          </w:rPr>
          <w:tab/>
        </w:r>
      </w:ins>
      <w:r w:rsidR="006E6B90" w:rsidRPr="00DC741E">
        <w:rPr>
          <w:rFonts w:ascii="Arial" w:eastAsia="굴림" w:hAnsi="Arial" w:cs="Arial"/>
          <w:kern w:val="0"/>
          <w:sz w:val="22"/>
          <w:rPrChange w:id="1858" w:author="Keis" w:date="2024-09-06T17:34:00Z">
            <w:rPr>
              <w:rFonts w:ascii="Arial" w:eastAsia="굴림" w:hAnsi="Arial" w:cs="Arial"/>
              <w:color w:val="FF0000"/>
              <w:kern w:val="0"/>
              <w:sz w:val="22"/>
            </w:rPr>
          </w:rPrChange>
        </w:rPr>
        <w:t xml:space="preserve">Don’t know </w:t>
      </w:r>
      <w:r w:rsidR="007033DB" w:rsidRPr="00DC741E">
        <w:rPr>
          <w:rFonts w:ascii="Arial" w:eastAsia="굴림" w:hAnsi="Arial" w:cs="Arial"/>
          <w:kern w:val="0"/>
          <w:sz w:val="22"/>
          <w:rPrChange w:id="1859" w:author="Keis" w:date="2024-09-06T17:34:00Z">
            <w:rPr>
              <w:rFonts w:ascii="Arial" w:eastAsia="굴림" w:hAnsi="Arial" w:cs="Arial"/>
              <w:color w:val="FF0000"/>
              <w:kern w:val="0"/>
              <w:sz w:val="22"/>
            </w:rPr>
          </w:rPrChange>
        </w:rPr>
        <w:tab/>
      </w:r>
      <w:r w:rsidR="007033DB" w:rsidRPr="00DC741E">
        <w:rPr>
          <w:rFonts w:ascii="Arial" w:eastAsia="굴림" w:hAnsi="Arial" w:cs="Arial"/>
          <w:kern w:val="0"/>
          <w:sz w:val="22"/>
          <w:rPrChange w:id="1860" w:author="Keis" w:date="2024-09-06T17:34:00Z">
            <w:rPr>
              <w:rFonts w:ascii="Arial" w:eastAsia="굴림" w:hAnsi="Arial" w:cs="Arial"/>
              <w:color w:val="FF0000"/>
              <w:kern w:val="0"/>
              <w:sz w:val="22"/>
            </w:rPr>
          </w:rPrChange>
        </w:rPr>
        <w:tab/>
      </w:r>
      <w:r w:rsidR="007033DB" w:rsidRPr="00DC741E">
        <w:rPr>
          <w:rFonts w:ascii="Arial" w:eastAsia="굴림" w:hAnsi="Arial" w:cs="Arial"/>
          <w:kern w:val="0"/>
          <w:sz w:val="22"/>
          <w:rPrChange w:id="1861" w:author="Keis" w:date="2024-09-06T17:34:00Z">
            <w:rPr>
              <w:rFonts w:ascii="Arial" w:eastAsia="굴림" w:hAnsi="Arial" w:cs="Arial"/>
              <w:color w:val="FF0000"/>
              <w:kern w:val="0"/>
              <w:sz w:val="22"/>
            </w:rPr>
          </w:rPrChange>
        </w:rPr>
        <w:tab/>
      </w:r>
      <w:r w:rsidR="007033DB" w:rsidRPr="00DC741E">
        <w:rPr>
          <w:rFonts w:ascii="Arial" w:eastAsia="굴림" w:hAnsi="Arial" w:cs="Arial"/>
          <w:kern w:val="0"/>
          <w:sz w:val="22"/>
          <w:rPrChange w:id="1862" w:author="Keis" w:date="2024-09-06T17:34:00Z">
            <w:rPr>
              <w:rFonts w:ascii="Arial" w:eastAsia="굴림" w:hAnsi="Arial" w:cs="Arial"/>
              <w:color w:val="FF0000"/>
              <w:kern w:val="0"/>
              <w:sz w:val="22"/>
            </w:rPr>
          </w:rPrChange>
        </w:rPr>
        <w:tab/>
      </w:r>
      <w:r w:rsidR="005B5E33" w:rsidRPr="00DC741E">
        <w:rPr>
          <w:rFonts w:ascii="Arial" w:eastAsia="굴림" w:hAnsi="Arial" w:cs="Arial" w:hint="eastAsia"/>
          <w:kern w:val="0"/>
          <w:sz w:val="22"/>
          <w:rPrChange w:id="1863" w:author="Keis" w:date="2024-09-06T17:34:00Z">
            <w:rPr>
              <w:rFonts w:ascii="Arial" w:eastAsia="굴림" w:hAnsi="Arial" w:cs="Arial" w:hint="eastAsia"/>
              <w:color w:val="FF0000"/>
              <w:kern w:val="0"/>
              <w:sz w:val="22"/>
            </w:rPr>
          </w:rPrChange>
        </w:rPr>
        <w:t>→</w:t>
      </w:r>
      <w:r w:rsidR="005B5E33" w:rsidRPr="00DC741E">
        <w:rPr>
          <w:rFonts w:ascii="Arial" w:eastAsia="굴림" w:hAnsi="Arial" w:cs="Arial"/>
          <w:kern w:val="0"/>
          <w:sz w:val="22"/>
          <w:rPrChange w:id="1864" w:author="Keis" w:date="2024-09-06T17:34:00Z">
            <w:rPr>
              <w:rFonts w:ascii="Arial" w:eastAsia="굴림" w:hAnsi="Arial" w:cs="Arial"/>
              <w:color w:val="FF0000"/>
              <w:kern w:val="0"/>
              <w:sz w:val="22"/>
            </w:rPr>
          </w:rPrChange>
        </w:rPr>
        <w:t>Go to C</w:t>
      </w:r>
      <w:r w:rsidR="00F14BA4" w:rsidRPr="00DC741E">
        <w:rPr>
          <w:rFonts w:ascii="Arial" w:eastAsia="굴림" w:hAnsi="Arial" w:cs="Arial"/>
          <w:kern w:val="0"/>
          <w:sz w:val="22"/>
          <w:rPrChange w:id="1865" w:author="Keis" w:date="2024-09-06T17:34:00Z">
            <w:rPr>
              <w:rFonts w:ascii="Arial" w:eastAsia="굴림" w:hAnsi="Arial" w:cs="Arial"/>
              <w:color w:val="FF0000"/>
              <w:kern w:val="0"/>
              <w:sz w:val="22"/>
            </w:rPr>
          </w:rPrChange>
        </w:rPr>
        <w:t>310</w:t>
      </w:r>
    </w:p>
    <w:p w14:paraId="1A5760F0" w14:textId="7FD28491" w:rsidR="006E6B90" w:rsidRPr="00DC741E" w:rsidRDefault="00B6507A" w:rsidP="007033DB">
      <w:pPr>
        <w:wordWrap/>
        <w:spacing w:line="360" w:lineRule="auto"/>
        <w:ind w:firstLine="400"/>
        <w:jc w:val="left"/>
        <w:textAlignment w:val="baseline"/>
        <w:rPr>
          <w:rFonts w:ascii="Arial" w:eastAsia="굴림" w:hAnsi="Arial" w:cs="Arial"/>
          <w:kern w:val="0"/>
          <w:sz w:val="22"/>
          <w:rPrChange w:id="1866" w:author="Keis" w:date="2024-09-06T17:34:00Z">
            <w:rPr>
              <w:rFonts w:ascii="Arial" w:eastAsia="굴림" w:hAnsi="Arial" w:cs="Arial"/>
              <w:color w:val="FF0000"/>
              <w:kern w:val="0"/>
              <w:sz w:val="22"/>
            </w:rPr>
          </w:rPrChange>
        </w:rPr>
      </w:pPr>
      <w:ins w:id="1867" w:author="Keis" w:date="2024-09-06T15:46:00Z">
        <w:r w:rsidRPr="00DC741E">
          <w:rPr>
            <w:rFonts w:ascii="Arial" w:eastAsia="굴림" w:hAnsi="Arial" w:cs="Arial"/>
            <w:kern w:val="0"/>
            <w:sz w:val="22"/>
            <w:rPrChange w:id="1868" w:author="Keis" w:date="2024-09-06T17:34:00Z">
              <w:rPr>
                <w:rFonts w:ascii="Arial" w:eastAsia="굴림" w:hAnsi="Arial" w:cs="Arial"/>
                <w:color w:val="FF0000"/>
                <w:kern w:val="0"/>
                <w:sz w:val="22"/>
              </w:rPr>
            </w:rPrChange>
          </w:rPr>
          <w:tab/>
        </w:r>
      </w:ins>
      <w:r w:rsidR="006E6B90" w:rsidRPr="00DC741E">
        <w:rPr>
          <w:rFonts w:ascii="Arial" w:eastAsia="굴림" w:hAnsi="Arial" w:cs="Arial"/>
          <w:kern w:val="0"/>
          <w:sz w:val="22"/>
          <w:rPrChange w:id="1869" w:author="Keis" w:date="2024-09-06T17:34:00Z">
            <w:rPr>
              <w:rFonts w:ascii="Arial" w:eastAsia="굴림" w:hAnsi="Arial" w:cs="Arial"/>
              <w:color w:val="FF0000"/>
              <w:kern w:val="0"/>
              <w:sz w:val="22"/>
            </w:rPr>
          </w:rPrChange>
        </w:rPr>
        <w:t xml:space="preserve">Refuse to answer </w:t>
      </w:r>
      <w:r w:rsidR="007033DB" w:rsidRPr="00DC741E">
        <w:rPr>
          <w:rFonts w:ascii="Arial" w:eastAsia="굴림" w:hAnsi="Arial" w:cs="Arial"/>
          <w:kern w:val="0"/>
          <w:sz w:val="22"/>
          <w:rPrChange w:id="1870" w:author="Keis" w:date="2024-09-06T17:34:00Z">
            <w:rPr>
              <w:rFonts w:ascii="Arial" w:eastAsia="굴림" w:hAnsi="Arial" w:cs="Arial"/>
              <w:color w:val="FF0000"/>
              <w:kern w:val="0"/>
              <w:sz w:val="22"/>
            </w:rPr>
          </w:rPrChange>
        </w:rPr>
        <w:tab/>
      </w:r>
      <w:r w:rsidR="007033DB" w:rsidRPr="00DC741E">
        <w:rPr>
          <w:rFonts w:ascii="Arial" w:eastAsia="굴림" w:hAnsi="Arial" w:cs="Arial"/>
          <w:kern w:val="0"/>
          <w:sz w:val="22"/>
          <w:rPrChange w:id="1871" w:author="Keis" w:date="2024-09-06T17:34:00Z">
            <w:rPr>
              <w:rFonts w:ascii="Arial" w:eastAsia="굴림" w:hAnsi="Arial" w:cs="Arial"/>
              <w:color w:val="FF0000"/>
              <w:kern w:val="0"/>
              <w:sz w:val="22"/>
            </w:rPr>
          </w:rPrChange>
        </w:rPr>
        <w:tab/>
      </w:r>
      <w:r w:rsidR="007033DB" w:rsidRPr="00DC741E">
        <w:rPr>
          <w:rFonts w:ascii="Arial" w:eastAsia="굴림" w:hAnsi="Arial" w:cs="Arial"/>
          <w:kern w:val="0"/>
          <w:sz w:val="22"/>
          <w:rPrChange w:id="1872" w:author="Keis" w:date="2024-09-06T17:34:00Z">
            <w:rPr>
              <w:rFonts w:ascii="Arial" w:eastAsia="굴림" w:hAnsi="Arial" w:cs="Arial"/>
              <w:color w:val="FF0000"/>
              <w:kern w:val="0"/>
              <w:sz w:val="22"/>
            </w:rPr>
          </w:rPrChange>
        </w:rPr>
        <w:tab/>
      </w:r>
      <w:r w:rsidR="005B5E33" w:rsidRPr="00DC741E">
        <w:rPr>
          <w:rFonts w:ascii="Arial" w:eastAsia="굴림" w:hAnsi="Arial" w:cs="Arial" w:hint="eastAsia"/>
          <w:kern w:val="0"/>
          <w:sz w:val="22"/>
          <w:rPrChange w:id="1873" w:author="Keis" w:date="2024-09-06T17:34:00Z">
            <w:rPr>
              <w:rFonts w:ascii="Arial" w:eastAsia="굴림" w:hAnsi="Arial" w:cs="Arial" w:hint="eastAsia"/>
              <w:color w:val="FF0000"/>
              <w:kern w:val="0"/>
              <w:sz w:val="22"/>
            </w:rPr>
          </w:rPrChange>
        </w:rPr>
        <w:t>→</w:t>
      </w:r>
      <w:r w:rsidR="005B5E33" w:rsidRPr="00DC741E">
        <w:rPr>
          <w:rFonts w:ascii="Arial" w:eastAsia="굴림" w:hAnsi="Arial" w:cs="Arial"/>
          <w:kern w:val="0"/>
          <w:sz w:val="22"/>
          <w:rPrChange w:id="1874" w:author="Keis" w:date="2024-09-06T17:34:00Z">
            <w:rPr>
              <w:rFonts w:ascii="Arial" w:eastAsia="굴림" w:hAnsi="Arial" w:cs="Arial"/>
              <w:color w:val="FF0000"/>
              <w:kern w:val="0"/>
              <w:sz w:val="22"/>
            </w:rPr>
          </w:rPrChange>
        </w:rPr>
        <w:t>Go to C</w:t>
      </w:r>
      <w:r w:rsidR="00F14BA4" w:rsidRPr="00DC741E">
        <w:rPr>
          <w:rFonts w:ascii="Arial" w:eastAsia="굴림" w:hAnsi="Arial" w:cs="Arial"/>
          <w:kern w:val="0"/>
          <w:sz w:val="22"/>
          <w:rPrChange w:id="1875" w:author="Keis" w:date="2024-09-06T17:34:00Z">
            <w:rPr>
              <w:rFonts w:ascii="Arial" w:eastAsia="굴림" w:hAnsi="Arial" w:cs="Arial"/>
              <w:color w:val="FF0000"/>
              <w:kern w:val="0"/>
              <w:sz w:val="22"/>
            </w:rPr>
          </w:rPrChange>
        </w:rPr>
        <w:t>310</w:t>
      </w:r>
    </w:p>
    <w:p w14:paraId="252EA2A4"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0922440D"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C302. </w:t>
      </w:r>
      <w:r w:rsidR="00FD7471" w:rsidRPr="001D19F6">
        <w:rPr>
          <w:rFonts w:ascii="Arial" w:eastAsia="굴림" w:hAnsi="Arial" w:cs="Arial"/>
          <w:kern w:val="0"/>
          <w:sz w:val="22"/>
        </w:rPr>
        <w:t xml:space="preserve">Then, </w:t>
      </w:r>
      <w:r w:rsidR="00E3651F" w:rsidRPr="001D19F6">
        <w:rPr>
          <w:rFonts w:ascii="Arial" w:eastAsia="굴림" w:hAnsi="Arial" w:cs="Arial"/>
          <w:kern w:val="0"/>
          <w:sz w:val="22"/>
        </w:rPr>
        <w:t xml:space="preserve">as for National Health Insurance, </w:t>
      </w:r>
      <w:r w:rsidR="00FD7471" w:rsidRPr="001D19F6">
        <w:rPr>
          <w:rFonts w:ascii="Arial" w:eastAsia="굴림" w:hAnsi="Arial" w:cs="Arial"/>
          <w:kern w:val="0"/>
          <w:sz w:val="22"/>
        </w:rPr>
        <w:t xml:space="preserve">which of two are you belonging to? </w:t>
      </w:r>
    </w:p>
    <w:p w14:paraId="02994B5E" w14:textId="77777777" w:rsidR="0077243E" w:rsidRPr="001D19F6" w:rsidRDefault="000D47B4" w:rsidP="00F14BA4">
      <w:pPr>
        <w:pStyle w:val="a6"/>
        <w:numPr>
          <w:ilvl w:val="0"/>
          <w:numId w:val="373"/>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 xml:space="preserve">Employee insured </w:t>
      </w:r>
      <w:r w:rsidR="00FD7471" w:rsidRPr="001D19F6">
        <w:rPr>
          <w:rFonts w:ascii="Arial" w:eastAsia="굴림" w:hAnsi="Arial" w:cs="Arial"/>
          <w:kern w:val="0"/>
          <w:sz w:val="22"/>
        </w:rPr>
        <w:t>of R’s or R’s family</w:t>
      </w:r>
    </w:p>
    <w:p w14:paraId="4DED01CE" w14:textId="77777777" w:rsidR="00FD7471" w:rsidRPr="001D19F6" w:rsidRDefault="003F383D" w:rsidP="00F14BA4">
      <w:pPr>
        <w:pStyle w:val="a6"/>
        <w:numPr>
          <w:ilvl w:val="0"/>
          <w:numId w:val="928"/>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Self-employed insured</w:t>
      </w:r>
      <w:r w:rsidR="00FD7471" w:rsidRPr="001D19F6">
        <w:rPr>
          <w:rFonts w:ascii="Arial" w:eastAsia="굴림" w:hAnsi="Arial" w:cs="Arial"/>
          <w:kern w:val="0"/>
          <w:sz w:val="22"/>
        </w:rPr>
        <w:t xml:space="preserve"> →Go to </w:t>
      </w:r>
      <w:r w:rsidR="00192EAB" w:rsidRPr="001D19F6">
        <w:rPr>
          <w:rFonts w:ascii="Arial" w:eastAsia="굴림" w:hAnsi="Arial" w:cs="Arial"/>
          <w:kern w:val="0"/>
          <w:sz w:val="22"/>
        </w:rPr>
        <w:t>C</w:t>
      </w:r>
      <w:r w:rsidR="00FD7471" w:rsidRPr="001D19F6">
        <w:rPr>
          <w:rFonts w:ascii="Arial" w:eastAsia="굴림" w:hAnsi="Arial" w:cs="Arial"/>
          <w:kern w:val="0"/>
          <w:sz w:val="22"/>
        </w:rPr>
        <w:t>304</w:t>
      </w:r>
    </w:p>
    <w:p w14:paraId="186B1F92"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60A6E573"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C303. If </w:t>
      </w:r>
      <w:r w:rsidR="000D47B4" w:rsidRPr="001D19F6">
        <w:rPr>
          <w:rFonts w:ascii="Arial" w:eastAsia="굴림" w:hAnsi="Arial" w:cs="Arial"/>
          <w:kern w:val="0"/>
          <w:sz w:val="22"/>
        </w:rPr>
        <w:t xml:space="preserve">employee insured </w:t>
      </w:r>
      <w:r w:rsidR="007C6210" w:rsidRPr="001D19F6">
        <w:rPr>
          <w:rFonts w:ascii="Arial" w:eastAsia="굴림" w:hAnsi="Arial" w:cs="Arial"/>
          <w:kern w:val="0"/>
          <w:sz w:val="22"/>
        </w:rPr>
        <w:t xml:space="preserve">health insurance, </w:t>
      </w:r>
      <w:r w:rsidRPr="001D19F6">
        <w:rPr>
          <w:rFonts w:ascii="Arial" w:eastAsia="굴림" w:hAnsi="Arial" w:cs="Arial"/>
          <w:kern w:val="0"/>
          <w:sz w:val="22"/>
        </w:rPr>
        <w:t>are you the insured person or a dependent family member?</w:t>
      </w:r>
    </w:p>
    <w:p w14:paraId="7DBD5C91" w14:textId="77777777" w:rsidR="005F6223" w:rsidRPr="001D19F6" w:rsidRDefault="006E6B90" w:rsidP="00F14BA4">
      <w:pPr>
        <w:pStyle w:val="a6"/>
        <w:numPr>
          <w:ilvl w:val="0"/>
          <w:numId w:val="374"/>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Insured person</w:t>
      </w:r>
      <w:r w:rsidR="006B5857" w:rsidRPr="001D19F6">
        <w:rPr>
          <w:rFonts w:ascii="Arial" w:eastAsia="굴림" w:hAnsi="Arial" w:cs="Arial"/>
          <w:kern w:val="0"/>
          <w:sz w:val="22"/>
        </w:rPr>
        <w:tab/>
      </w:r>
      <w:r w:rsidR="006B5857" w:rsidRPr="001D19F6">
        <w:rPr>
          <w:rFonts w:ascii="Arial" w:eastAsia="굴림" w:hAnsi="Arial" w:cs="Arial"/>
          <w:kern w:val="0"/>
          <w:sz w:val="22"/>
        </w:rPr>
        <w:tab/>
      </w:r>
      <w:r w:rsidR="006B5857" w:rsidRPr="001D19F6">
        <w:rPr>
          <w:rFonts w:ascii="Arial" w:eastAsia="굴림" w:hAnsi="Arial" w:cs="Arial"/>
          <w:kern w:val="0"/>
          <w:sz w:val="22"/>
        </w:rPr>
        <w:tab/>
      </w:r>
      <w:r w:rsidR="005F6223" w:rsidRPr="001D19F6">
        <w:rPr>
          <w:rFonts w:ascii="Arial" w:eastAsia="굴림" w:hAnsi="Arial" w:cs="Arial"/>
          <w:kern w:val="0"/>
          <w:sz w:val="22"/>
        </w:rPr>
        <w:t xml:space="preserve">→Go to </w:t>
      </w:r>
      <w:r w:rsidR="00192EAB" w:rsidRPr="001D19F6">
        <w:rPr>
          <w:rFonts w:ascii="Arial" w:eastAsia="굴림" w:hAnsi="Arial" w:cs="Arial"/>
          <w:kern w:val="0"/>
          <w:sz w:val="22"/>
        </w:rPr>
        <w:t>C</w:t>
      </w:r>
      <w:r w:rsidR="005F6223" w:rsidRPr="001D19F6">
        <w:rPr>
          <w:rFonts w:ascii="Arial" w:eastAsia="굴림" w:hAnsi="Arial" w:cs="Arial"/>
          <w:kern w:val="0"/>
          <w:sz w:val="22"/>
        </w:rPr>
        <w:t>305</w:t>
      </w:r>
    </w:p>
    <w:p w14:paraId="6495272D" w14:textId="77777777" w:rsidR="006E6B90" w:rsidRPr="001D19F6" w:rsidRDefault="001433D9" w:rsidP="006B5857">
      <w:pPr>
        <w:wordWrap/>
        <w:spacing w:line="360" w:lineRule="auto"/>
        <w:ind w:left="400"/>
        <w:jc w:val="left"/>
        <w:textAlignment w:val="baseline"/>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Dependent</w:t>
      </w:r>
      <w:r w:rsidR="006E6B90" w:rsidRPr="001D19F6">
        <w:rPr>
          <w:rFonts w:ascii="Arial" w:eastAsia="굴림" w:hAnsi="Arial" w:cs="Arial"/>
          <w:kern w:val="0"/>
          <w:sz w:val="22"/>
        </w:rPr>
        <w:t xml:space="preserve"> family member</w:t>
      </w:r>
      <w:r w:rsidR="006B5857" w:rsidRPr="001D19F6">
        <w:rPr>
          <w:rFonts w:ascii="Arial" w:eastAsia="굴림" w:hAnsi="Arial" w:cs="Arial"/>
          <w:kern w:val="0"/>
          <w:sz w:val="22"/>
        </w:rPr>
        <w:tab/>
      </w:r>
      <w:r w:rsidR="005F6223" w:rsidRPr="001D19F6">
        <w:rPr>
          <w:rFonts w:ascii="Arial" w:eastAsia="굴림" w:hAnsi="Arial" w:cs="Arial"/>
          <w:kern w:val="0"/>
          <w:sz w:val="22"/>
        </w:rPr>
        <w:t xml:space="preserve">→Go to </w:t>
      </w:r>
      <w:r w:rsidR="00192EAB" w:rsidRPr="001D19F6">
        <w:rPr>
          <w:rFonts w:ascii="Arial" w:eastAsia="굴림" w:hAnsi="Arial" w:cs="Arial"/>
          <w:kern w:val="0"/>
          <w:sz w:val="22"/>
        </w:rPr>
        <w:t>C</w:t>
      </w:r>
      <w:r w:rsidR="005F6223" w:rsidRPr="001D19F6">
        <w:rPr>
          <w:rFonts w:ascii="Arial" w:eastAsia="굴림" w:hAnsi="Arial" w:cs="Arial"/>
          <w:kern w:val="0"/>
          <w:sz w:val="22"/>
        </w:rPr>
        <w:t>305</w:t>
      </w:r>
    </w:p>
    <w:p w14:paraId="490CD6F8"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0C9FB7F9"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C304. If </w:t>
      </w:r>
      <w:r w:rsidR="003F383D" w:rsidRPr="001D19F6">
        <w:rPr>
          <w:rFonts w:ascii="Arial" w:eastAsia="굴림" w:hAnsi="Arial" w:cs="Arial"/>
          <w:kern w:val="0"/>
          <w:sz w:val="22"/>
        </w:rPr>
        <w:t>self-employed insured</w:t>
      </w:r>
      <w:r w:rsidR="007E6E66" w:rsidRPr="001D19F6">
        <w:rPr>
          <w:rFonts w:ascii="Arial" w:eastAsia="굴림" w:hAnsi="Arial" w:cs="Arial"/>
          <w:kern w:val="0"/>
          <w:sz w:val="22"/>
        </w:rPr>
        <w:t>, are you</w:t>
      </w:r>
      <w:r w:rsidR="00A937E8" w:rsidRPr="001D19F6">
        <w:rPr>
          <w:rFonts w:ascii="Arial" w:eastAsia="굴림" w:hAnsi="Arial" w:cs="Arial"/>
          <w:kern w:val="0"/>
          <w:sz w:val="22"/>
        </w:rPr>
        <w:t xml:space="preserve"> the</w:t>
      </w:r>
      <w:r w:rsidR="006B5857" w:rsidRPr="001D19F6">
        <w:rPr>
          <w:rFonts w:ascii="Arial" w:eastAsia="굴림" w:hAnsi="Arial" w:cs="Arial"/>
          <w:kern w:val="0"/>
          <w:sz w:val="22"/>
        </w:rPr>
        <w:t xml:space="preserve"> </w:t>
      </w:r>
      <w:r w:rsidRPr="001D19F6">
        <w:rPr>
          <w:rFonts w:ascii="Arial" w:eastAsia="굴림" w:hAnsi="Arial" w:cs="Arial"/>
          <w:kern w:val="0"/>
          <w:sz w:val="22"/>
        </w:rPr>
        <w:t>household head?</w:t>
      </w:r>
    </w:p>
    <w:p w14:paraId="666170B2" w14:textId="77777777" w:rsidR="006B5857" w:rsidRPr="001D19F6" w:rsidRDefault="006B5857" w:rsidP="00F14BA4">
      <w:pPr>
        <w:pStyle w:val="a6"/>
        <w:numPr>
          <w:ilvl w:val="0"/>
          <w:numId w:val="37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32D4111"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3A26124D"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w:t>
      </w:r>
      <w:r w:rsidR="009B3DA7" w:rsidRPr="001D19F6">
        <w:rPr>
          <w:rFonts w:ascii="Arial" w:eastAsia="굴림" w:hAnsi="Arial" w:cs="Arial"/>
          <w:kern w:val="0"/>
          <w:sz w:val="22"/>
        </w:rPr>
        <w:t>305. Who is currently paying</w:t>
      </w:r>
      <w:r w:rsidRPr="001D19F6">
        <w:rPr>
          <w:rFonts w:ascii="Arial" w:eastAsia="굴림" w:hAnsi="Arial" w:cs="Arial"/>
          <w:kern w:val="0"/>
          <w:sz w:val="22"/>
        </w:rPr>
        <w:t xml:space="preserve"> your health insurance premium</w:t>
      </w:r>
      <w:r w:rsidR="007E6E66" w:rsidRPr="001D19F6">
        <w:rPr>
          <w:rFonts w:ascii="Arial" w:eastAsia="굴림" w:hAnsi="Arial" w:cs="Arial"/>
          <w:kern w:val="0"/>
          <w:sz w:val="22"/>
        </w:rPr>
        <w:t>s</w:t>
      </w:r>
      <w:r w:rsidRPr="001D19F6">
        <w:rPr>
          <w:rFonts w:ascii="Arial" w:eastAsia="굴림" w:hAnsi="Arial" w:cs="Arial"/>
          <w:kern w:val="0"/>
          <w:sz w:val="22"/>
        </w:rPr>
        <w:t>?</w:t>
      </w:r>
    </w:p>
    <w:p w14:paraId="6198E7BE" w14:textId="77777777" w:rsidR="006E6B90" w:rsidRPr="001D19F6" w:rsidRDefault="006E6B90" w:rsidP="00F14BA4">
      <w:pPr>
        <w:pStyle w:val="a6"/>
        <w:numPr>
          <w:ilvl w:val="0"/>
          <w:numId w:val="37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You</w:t>
      </w:r>
    </w:p>
    <w:p w14:paraId="41FF40B6" w14:textId="77777777" w:rsidR="006E6B90" w:rsidRPr="001D19F6" w:rsidRDefault="006E6B90" w:rsidP="00F14BA4">
      <w:pPr>
        <w:pStyle w:val="a6"/>
        <w:numPr>
          <w:ilvl w:val="0"/>
          <w:numId w:val="37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Spouse</w:t>
      </w:r>
    </w:p>
    <w:p w14:paraId="7862540A" w14:textId="77777777" w:rsidR="006E6B90" w:rsidRPr="001D19F6" w:rsidRDefault="009B3DA7" w:rsidP="00F14BA4">
      <w:pPr>
        <w:pStyle w:val="a6"/>
        <w:numPr>
          <w:ilvl w:val="0"/>
          <w:numId w:val="37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Son/daughter</w:t>
      </w:r>
    </w:p>
    <w:p w14:paraId="6F3F003C" w14:textId="77777777" w:rsidR="006E6B90" w:rsidRPr="001D19F6" w:rsidRDefault="006E6B90" w:rsidP="00F14BA4">
      <w:pPr>
        <w:pStyle w:val="a6"/>
        <w:numPr>
          <w:ilvl w:val="0"/>
          <w:numId w:val="37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Son</w:t>
      </w:r>
      <w:r w:rsidR="007E6E66" w:rsidRPr="001D19F6">
        <w:rPr>
          <w:rFonts w:ascii="Arial" w:eastAsia="굴림" w:hAnsi="Arial" w:cs="Arial"/>
          <w:kern w:val="0"/>
          <w:sz w:val="22"/>
        </w:rPr>
        <w:t>-in-law/</w:t>
      </w:r>
      <w:r w:rsidRPr="001D19F6">
        <w:rPr>
          <w:rFonts w:ascii="Arial" w:eastAsia="굴림" w:hAnsi="Arial" w:cs="Arial"/>
          <w:kern w:val="0"/>
          <w:sz w:val="22"/>
        </w:rPr>
        <w:t>daughter</w:t>
      </w:r>
      <w:r w:rsidRPr="001D19F6">
        <w:rPr>
          <w:rFonts w:ascii="Cambria Math" w:eastAsia="굴림" w:hAnsi="Cambria Math" w:cs="Cambria Math"/>
          <w:kern w:val="0"/>
          <w:sz w:val="22"/>
        </w:rPr>
        <w:t>‐</w:t>
      </w:r>
      <w:r w:rsidRPr="001D19F6">
        <w:rPr>
          <w:rFonts w:ascii="Arial" w:eastAsia="굴림" w:hAnsi="Arial" w:cs="Arial"/>
          <w:kern w:val="0"/>
          <w:sz w:val="22"/>
        </w:rPr>
        <w:t>in</w:t>
      </w:r>
      <w:r w:rsidRPr="001D19F6">
        <w:rPr>
          <w:rFonts w:ascii="Cambria Math" w:eastAsia="굴림" w:hAnsi="Cambria Math" w:cs="Cambria Math"/>
          <w:kern w:val="0"/>
          <w:sz w:val="22"/>
        </w:rPr>
        <w:t>‐</w:t>
      </w:r>
      <w:r w:rsidRPr="001D19F6">
        <w:rPr>
          <w:rFonts w:ascii="Arial" w:eastAsia="굴림" w:hAnsi="Arial" w:cs="Arial"/>
          <w:kern w:val="0"/>
          <w:sz w:val="22"/>
        </w:rPr>
        <w:t>law</w:t>
      </w:r>
    </w:p>
    <w:p w14:paraId="5EF900B2" w14:textId="77777777" w:rsidR="00E3651F" w:rsidRPr="001D19F6" w:rsidRDefault="006E6B90" w:rsidP="00F14BA4">
      <w:pPr>
        <w:pStyle w:val="a6"/>
        <w:numPr>
          <w:ilvl w:val="0"/>
          <w:numId w:val="376"/>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Other relatives</w:t>
      </w:r>
    </w:p>
    <w:p w14:paraId="119C9318" w14:textId="77777777" w:rsidR="006E6B90" w:rsidRPr="001D19F6" w:rsidRDefault="00E3651F" w:rsidP="00E3651F">
      <w:pPr>
        <w:widowControl/>
        <w:wordWrap/>
        <w:autoSpaceDE/>
        <w:autoSpaceDN/>
        <w:jc w:val="left"/>
        <w:rPr>
          <w:rFonts w:ascii="Arial" w:eastAsia="굴림" w:hAnsi="Arial" w:cs="Arial"/>
          <w:kern w:val="0"/>
          <w:sz w:val="22"/>
        </w:rPr>
      </w:pPr>
      <w:r w:rsidRPr="001D19F6">
        <w:rPr>
          <w:rFonts w:ascii="Arial" w:eastAsia="굴림" w:hAnsi="Arial" w:cs="Arial"/>
          <w:kern w:val="0"/>
          <w:sz w:val="22"/>
        </w:rPr>
        <w:br w:type="page"/>
      </w:r>
    </w:p>
    <w:p w14:paraId="3EC3BECF" w14:textId="77777777" w:rsidR="006E6B90" w:rsidRPr="001D19F6" w:rsidRDefault="003C3DB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lastRenderedPageBreak/>
        <w:t xml:space="preserve">C306. </w:t>
      </w:r>
      <w:r w:rsidR="00454216" w:rsidRPr="001D19F6">
        <w:rPr>
          <w:rFonts w:ascii="Arial" w:eastAsia="굴림" w:hAnsi="Arial" w:cs="Arial"/>
          <w:kern w:val="0"/>
          <w:sz w:val="22"/>
        </w:rPr>
        <w:t>What is the average monthly amount of insurance premiums paid into the National Health Insurance</w:t>
      </w:r>
      <w:r w:rsidR="006E6B90" w:rsidRPr="001D19F6">
        <w:rPr>
          <w:rFonts w:ascii="Arial" w:eastAsia="굴림" w:hAnsi="Arial" w:cs="Arial"/>
          <w:kern w:val="0"/>
          <w:sz w:val="22"/>
        </w:rPr>
        <w:t>? (unit: 10,000 Korean Won)</w:t>
      </w:r>
    </w:p>
    <w:p w14:paraId="767BE2CA" w14:textId="77777777" w:rsidR="005F6223" w:rsidRPr="001D19F6" w:rsidRDefault="005F6223" w:rsidP="005F6223">
      <w:pPr>
        <w:wordWrap/>
        <w:spacing w:line="360" w:lineRule="auto"/>
        <w:jc w:val="left"/>
        <w:rPr>
          <w:rFonts w:ascii="Arial" w:eastAsia="굴림" w:hAnsi="Arial" w:cs="Arial"/>
          <w:sz w:val="22"/>
        </w:rPr>
      </w:pPr>
      <w:r w:rsidRPr="001D19F6">
        <w:rPr>
          <w:rFonts w:ascii="Arial" w:eastAsia="굴림" w:hAnsi="Arial" w:cs="Arial"/>
          <w:sz w:val="22"/>
        </w:rPr>
        <w:t xml:space="preserve">[IWER: less than ten </w:t>
      </w:r>
      <w:proofErr w:type="gramStart"/>
      <w:r w:rsidRPr="001D19F6">
        <w:rPr>
          <w:rFonts w:ascii="Arial" w:eastAsia="굴림" w:hAnsi="Arial" w:cs="Arial"/>
          <w:sz w:val="22"/>
        </w:rPr>
        <w:t>thousands</w:t>
      </w:r>
      <w:proofErr w:type="gramEnd"/>
      <w:r w:rsidRPr="001D19F6">
        <w:rPr>
          <w:rFonts w:ascii="Arial" w:eastAsia="굴림" w:hAnsi="Arial" w:cs="Arial"/>
          <w:sz w:val="22"/>
        </w:rPr>
        <w:t xml:space="preserve"> won = </w:t>
      </w:r>
      <w:r w:rsidR="009C68C6" w:rsidRPr="001D19F6">
        <w:rPr>
          <w:rFonts w:ascii="Arial" w:eastAsia="굴림" w:hAnsi="Arial" w:cs="Arial"/>
          <w:sz w:val="22"/>
        </w:rPr>
        <w:t>“</w:t>
      </w:r>
      <w:r w:rsidRPr="001D19F6">
        <w:rPr>
          <w:rFonts w:ascii="Arial" w:eastAsia="굴림" w:hAnsi="Arial" w:cs="Arial"/>
          <w:sz w:val="22"/>
        </w:rPr>
        <w:t>ten thousands won</w:t>
      </w:r>
      <w:r w:rsidR="009C68C6" w:rsidRPr="001D19F6">
        <w:rPr>
          <w:rFonts w:ascii="Arial" w:eastAsia="굴림" w:hAnsi="Arial" w:cs="Arial"/>
          <w:sz w:val="22"/>
        </w:rPr>
        <w:t>”</w:t>
      </w:r>
      <w:r w:rsidRPr="001D19F6">
        <w:rPr>
          <w:rFonts w:ascii="Arial" w:eastAsia="굴림" w:hAnsi="Arial" w:cs="Arial"/>
          <w:sz w:val="22"/>
        </w:rPr>
        <w:t>]</w:t>
      </w:r>
    </w:p>
    <w:p w14:paraId="09B84630" w14:textId="77777777" w:rsidR="00E3651F" w:rsidRPr="004D020F" w:rsidRDefault="00E3651F" w:rsidP="00E3651F">
      <w:pPr>
        <w:wordWrap/>
        <w:spacing w:line="360" w:lineRule="auto"/>
        <w:jc w:val="left"/>
        <w:rPr>
          <w:rFonts w:ascii="Arial" w:eastAsia="굴림" w:hAnsi="Arial" w:cs="Arial"/>
          <w:sz w:val="22"/>
        </w:rPr>
      </w:pPr>
      <w:r w:rsidRPr="001D19F6">
        <w:rPr>
          <w:rFonts w:ascii="Arial" w:eastAsia="굴림" w:hAnsi="Arial" w:cs="Arial"/>
          <w:sz w:val="22"/>
        </w:rPr>
        <w:tab/>
      </w:r>
    </w:p>
    <w:p w14:paraId="7D695B01" w14:textId="77777777" w:rsidR="006E6B90" w:rsidRPr="004D020F" w:rsidRDefault="00E3651F" w:rsidP="00E3651F">
      <w:pPr>
        <w:wordWrap/>
        <w:spacing w:line="360" w:lineRule="auto"/>
        <w:ind w:firstLine="800"/>
        <w:jc w:val="left"/>
        <w:rPr>
          <w:rFonts w:ascii="Arial" w:eastAsia="굴림" w:hAnsi="Arial" w:cs="Arial"/>
          <w:kern w:val="0"/>
          <w:sz w:val="22"/>
        </w:rPr>
      </w:pPr>
      <w:r w:rsidRPr="004D020F">
        <w:rPr>
          <w:rFonts w:ascii="Arial" w:eastAsia="굴림" w:hAnsi="Arial" w:cs="Arial"/>
          <w:kern w:val="0"/>
          <w:sz w:val="22"/>
        </w:rPr>
        <w:t xml:space="preserve">_______________________________ </w:t>
      </w:r>
      <w:r w:rsidR="006E6B90" w:rsidRPr="004D020F">
        <w:rPr>
          <w:rFonts w:ascii="Arial" w:eastAsia="굴림" w:hAnsi="Arial" w:cs="Arial"/>
          <w:kern w:val="0"/>
          <w:sz w:val="22"/>
        </w:rPr>
        <w:t>MW [</w:t>
      </w:r>
      <w:r w:rsidR="003608C0" w:rsidRPr="004D020F">
        <w:rPr>
          <w:rFonts w:ascii="Arial" w:eastAsia="굴림" w:hAnsi="Arial" w:cs="Arial"/>
          <w:kern w:val="0"/>
          <w:sz w:val="22"/>
        </w:rPr>
        <w:t xml:space="preserve">Range: </w:t>
      </w:r>
      <w:r w:rsidR="006E6B90" w:rsidRPr="004D020F">
        <w:rPr>
          <w:rFonts w:ascii="Arial" w:eastAsia="굴림" w:hAnsi="Arial" w:cs="Arial"/>
          <w:kern w:val="0"/>
          <w:sz w:val="22"/>
        </w:rPr>
        <w:t>1~120]</w:t>
      </w:r>
    </w:p>
    <w:p w14:paraId="4DD51EB6" w14:textId="77777777" w:rsidR="006E6B90" w:rsidRPr="004D020F" w:rsidRDefault="006E6B90" w:rsidP="006E6B90">
      <w:pPr>
        <w:wordWrap/>
        <w:spacing w:line="360" w:lineRule="auto"/>
        <w:jc w:val="left"/>
        <w:textAlignment w:val="baseline"/>
        <w:rPr>
          <w:rFonts w:ascii="Arial" w:eastAsia="굴림" w:hAnsi="Arial" w:cs="Arial"/>
          <w:kern w:val="0"/>
          <w:sz w:val="22"/>
          <w:u w:val="single"/>
        </w:rPr>
      </w:pPr>
    </w:p>
    <w:p w14:paraId="040814F2" w14:textId="77777777" w:rsidR="006E6B90" w:rsidRPr="004D020F" w:rsidRDefault="006E6B90" w:rsidP="006E6B90">
      <w:pPr>
        <w:wordWrap/>
        <w:spacing w:line="360" w:lineRule="auto"/>
        <w:jc w:val="left"/>
        <w:textAlignment w:val="baseline"/>
        <w:rPr>
          <w:rFonts w:ascii="Arial" w:eastAsia="굴림" w:hAnsi="Arial" w:cs="Arial"/>
          <w:kern w:val="0"/>
          <w:sz w:val="22"/>
          <w:rPrChange w:id="1876"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877" w:author="Keis" w:date="2024-09-06T17:34:00Z">
            <w:rPr>
              <w:rFonts w:ascii="Arial" w:eastAsia="굴림" w:hAnsi="Arial" w:cs="Arial"/>
              <w:color w:val="FF0000"/>
              <w:kern w:val="0"/>
              <w:sz w:val="22"/>
            </w:rPr>
          </w:rPrChange>
        </w:rPr>
        <w:t xml:space="preserve">C307. </w:t>
      </w:r>
      <w:r w:rsidR="001433D9" w:rsidRPr="004D020F">
        <w:rPr>
          <w:rFonts w:ascii="Arial" w:eastAsia="굴림" w:hAnsi="Arial" w:cs="Arial"/>
          <w:kern w:val="0"/>
          <w:sz w:val="22"/>
          <w:rPrChange w:id="1878" w:author="Keis" w:date="2024-09-06T17:34:00Z">
            <w:rPr>
              <w:rFonts w:ascii="Arial" w:eastAsia="굴림" w:hAnsi="Arial" w:cs="Arial"/>
              <w:color w:val="FF0000"/>
              <w:kern w:val="0"/>
              <w:sz w:val="22"/>
            </w:rPr>
          </w:rPrChange>
        </w:rPr>
        <w:t>Are you or any household member</w:t>
      </w:r>
      <w:r w:rsidR="00F67046" w:rsidRPr="004D020F">
        <w:rPr>
          <w:rFonts w:ascii="Arial" w:eastAsia="굴림" w:hAnsi="Arial" w:cs="Arial"/>
          <w:kern w:val="0"/>
          <w:sz w:val="22"/>
          <w:rPrChange w:id="1879" w:author="Keis" w:date="2024-09-06T17:34:00Z">
            <w:rPr>
              <w:rFonts w:ascii="Arial" w:eastAsia="굴림" w:hAnsi="Arial" w:cs="Arial"/>
              <w:color w:val="FF0000"/>
              <w:kern w:val="0"/>
              <w:sz w:val="22"/>
            </w:rPr>
          </w:rPrChange>
        </w:rPr>
        <w:t>s</w:t>
      </w:r>
      <w:r w:rsidR="001433D9" w:rsidRPr="004D020F">
        <w:rPr>
          <w:rFonts w:ascii="Arial" w:eastAsia="굴림" w:hAnsi="Arial" w:cs="Arial"/>
          <w:kern w:val="0"/>
          <w:sz w:val="22"/>
          <w:rPrChange w:id="1880" w:author="Keis" w:date="2024-09-06T17:34:00Z">
            <w:rPr>
              <w:rFonts w:ascii="Arial" w:eastAsia="굴림" w:hAnsi="Arial" w:cs="Arial"/>
              <w:color w:val="FF0000"/>
              <w:kern w:val="0"/>
              <w:sz w:val="22"/>
            </w:rPr>
          </w:rPrChange>
        </w:rPr>
        <w:t xml:space="preserve"> paying the National Health Insurance premium for which you are the insured currently in arrears?</w:t>
      </w:r>
    </w:p>
    <w:p w14:paraId="45183FD0" w14:textId="77777777" w:rsidR="00E3651F" w:rsidRPr="004D020F" w:rsidRDefault="00E3651F" w:rsidP="00F14BA4">
      <w:pPr>
        <w:pStyle w:val="a6"/>
        <w:numPr>
          <w:ilvl w:val="0"/>
          <w:numId w:val="377"/>
        </w:numPr>
        <w:tabs>
          <w:tab w:val="left" w:pos="5245"/>
        </w:tabs>
        <w:wordWrap/>
        <w:spacing w:line="360" w:lineRule="auto"/>
        <w:ind w:leftChars="0"/>
        <w:rPr>
          <w:rFonts w:ascii="Arial" w:eastAsia="굴림" w:hAnsi="Arial" w:cs="Arial"/>
          <w:sz w:val="22"/>
          <w:rPrChange w:id="1881" w:author="Keis" w:date="2024-09-06T17:34:00Z">
            <w:rPr>
              <w:rFonts w:ascii="Arial" w:eastAsia="굴림" w:hAnsi="Arial" w:cs="Arial"/>
              <w:color w:val="FF0000"/>
              <w:sz w:val="22"/>
            </w:rPr>
          </w:rPrChange>
        </w:rPr>
      </w:pPr>
      <w:r w:rsidRPr="004D020F">
        <w:rPr>
          <w:rFonts w:ascii="Arial" w:eastAsia="굴림" w:hAnsi="Arial" w:cs="Arial"/>
          <w:sz w:val="22"/>
          <w:rPrChange w:id="1882" w:author="Keis" w:date="2024-09-06T17:34:00Z">
            <w:rPr>
              <w:rFonts w:ascii="Arial" w:eastAsia="굴림" w:hAnsi="Arial" w:cs="Arial"/>
              <w:color w:val="FF0000"/>
              <w:sz w:val="22"/>
            </w:rPr>
          </w:rPrChange>
        </w:rPr>
        <w:t>Yes</w:t>
      </w:r>
      <w:r w:rsidRPr="004D020F">
        <w:rPr>
          <w:rFonts w:ascii="Arial" w:eastAsia="굴림" w:hAnsi="Arial" w:cs="Arial"/>
          <w:sz w:val="22"/>
          <w:rPrChange w:id="1883" w:author="Keis" w:date="2024-09-06T17:34:00Z">
            <w:rPr>
              <w:rFonts w:ascii="Arial" w:eastAsia="굴림" w:hAnsi="Arial" w:cs="Arial"/>
              <w:color w:val="FF0000"/>
              <w:sz w:val="22"/>
            </w:rPr>
          </w:rPrChange>
        </w:rPr>
        <w:tab/>
      </w:r>
      <w:r w:rsidRPr="004D020F">
        <w:rPr>
          <w:rFonts w:ascii="굴림" w:eastAsia="굴림" w:hAnsi="굴림" w:cs="굴림" w:hint="eastAsia"/>
          <w:sz w:val="22"/>
          <w:rPrChange w:id="1884" w:author="Keis" w:date="2024-09-06T17:34:00Z">
            <w:rPr>
              <w:rFonts w:ascii="굴림" w:eastAsia="굴림" w:hAnsi="굴림" w:cs="굴림" w:hint="eastAsia"/>
              <w:color w:val="FF0000"/>
              <w:sz w:val="22"/>
            </w:rPr>
          </w:rPrChange>
        </w:rPr>
        <w:t>⑤</w:t>
      </w:r>
      <w:r w:rsidRPr="004D020F">
        <w:rPr>
          <w:rFonts w:ascii="Arial" w:eastAsia="굴림" w:hAnsi="Arial" w:cs="Arial"/>
          <w:sz w:val="22"/>
          <w:rPrChange w:id="1885" w:author="Keis" w:date="2024-09-06T17:34:00Z">
            <w:rPr>
              <w:rFonts w:ascii="Arial" w:eastAsia="굴림" w:hAnsi="Arial" w:cs="Arial"/>
              <w:color w:val="FF0000"/>
              <w:sz w:val="22"/>
            </w:rPr>
          </w:rPrChange>
        </w:rPr>
        <w:t xml:space="preserve"> No </w:t>
      </w:r>
      <w:r w:rsidR="005B5E33" w:rsidRPr="004D020F">
        <w:rPr>
          <w:rFonts w:ascii="Arial" w:eastAsia="굴림" w:hAnsi="Arial" w:cs="Arial" w:hint="eastAsia"/>
          <w:kern w:val="0"/>
          <w:sz w:val="22"/>
          <w:rPrChange w:id="1886" w:author="Keis" w:date="2024-09-06T17:34:00Z">
            <w:rPr>
              <w:rFonts w:ascii="Arial" w:eastAsia="굴림" w:hAnsi="Arial" w:cs="Arial" w:hint="eastAsia"/>
              <w:color w:val="FF0000"/>
              <w:kern w:val="0"/>
              <w:sz w:val="22"/>
            </w:rPr>
          </w:rPrChange>
        </w:rPr>
        <w:t>→</w:t>
      </w:r>
      <w:r w:rsidR="005B5E33" w:rsidRPr="004D020F">
        <w:rPr>
          <w:rFonts w:ascii="Arial" w:eastAsia="굴림" w:hAnsi="Arial" w:cs="Arial"/>
          <w:kern w:val="0"/>
          <w:sz w:val="22"/>
          <w:rPrChange w:id="1887" w:author="Keis" w:date="2024-09-06T17:34:00Z">
            <w:rPr>
              <w:rFonts w:ascii="Arial" w:eastAsia="굴림" w:hAnsi="Arial" w:cs="Arial"/>
              <w:color w:val="FF0000"/>
              <w:kern w:val="0"/>
              <w:sz w:val="22"/>
            </w:rPr>
          </w:rPrChange>
        </w:rPr>
        <w:t>Go to C</w:t>
      </w:r>
      <w:r w:rsidR="00F14BA4" w:rsidRPr="004D020F">
        <w:rPr>
          <w:rFonts w:ascii="Arial" w:eastAsia="굴림" w:hAnsi="Arial" w:cs="Arial"/>
          <w:kern w:val="0"/>
          <w:sz w:val="22"/>
          <w:rPrChange w:id="1888" w:author="Keis" w:date="2024-09-06T17:34:00Z">
            <w:rPr>
              <w:rFonts w:ascii="Arial" w:eastAsia="굴림" w:hAnsi="Arial" w:cs="Arial"/>
              <w:color w:val="FF0000"/>
              <w:kern w:val="0"/>
              <w:sz w:val="22"/>
            </w:rPr>
          </w:rPrChange>
        </w:rPr>
        <w:t>310</w:t>
      </w:r>
    </w:p>
    <w:p w14:paraId="4E54D55F" w14:textId="77777777" w:rsidR="006E6B90" w:rsidRPr="004D020F" w:rsidRDefault="00E3651F" w:rsidP="00E3651F">
      <w:pPr>
        <w:wordWrap/>
        <w:spacing w:line="360" w:lineRule="auto"/>
        <w:ind w:firstLine="400"/>
        <w:jc w:val="left"/>
        <w:textAlignment w:val="baseline"/>
        <w:rPr>
          <w:rFonts w:ascii="Arial" w:eastAsia="굴림" w:hAnsi="Arial" w:cs="Arial"/>
          <w:kern w:val="0"/>
          <w:sz w:val="22"/>
          <w:rPrChange w:id="1889"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890" w:author="Keis" w:date="2024-09-06T17:34:00Z">
            <w:rPr>
              <w:rFonts w:ascii="Arial" w:eastAsia="굴림" w:hAnsi="Arial" w:cs="Arial"/>
              <w:color w:val="FF0000"/>
              <w:kern w:val="0"/>
              <w:sz w:val="22"/>
            </w:rPr>
          </w:rPrChange>
        </w:rPr>
        <w:t>D</w:t>
      </w:r>
      <w:r w:rsidR="006E6B90" w:rsidRPr="004D020F">
        <w:rPr>
          <w:rFonts w:ascii="Arial" w:eastAsia="굴림" w:hAnsi="Arial" w:cs="Arial"/>
          <w:kern w:val="0"/>
          <w:sz w:val="22"/>
          <w:rPrChange w:id="1891" w:author="Keis" w:date="2024-09-06T17:34:00Z">
            <w:rPr>
              <w:rFonts w:ascii="Arial" w:eastAsia="굴림" w:hAnsi="Arial" w:cs="Arial"/>
              <w:color w:val="FF0000"/>
              <w:kern w:val="0"/>
              <w:sz w:val="22"/>
            </w:rPr>
          </w:rPrChange>
        </w:rPr>
        <w:t xml:space="preserve">on’t know </w:t>
      </w:r>
      <w:r w:rsidR="001433D9" w:rsidRPr="004D020F">
        <w:rPr>
          <w:rFonts w:ascii="Arial" w:eastAsia="굴림" w:hAnsi="Arial" w:cs="Arial"/>
          <w:kern w:val="0"/>
          <w:sz w:val="22"/>
          <w:rPrChange w:id="1892" w:author="Keis" w:date="2024-09-06T17:34:00Z">
            <w:rPr>
              <w:rFonts w:ascii="Arial" w:eastAsia="굴림" w:hAnsi="Arial" w:cs="Arial"/>
              <w:color w:val="FF0000"/>
              <w:kern w:val="0"/>
              <w:sz w:val="22"/>
            </w:rPr>
          </w:rPrChange>
        </w:rPr>
        <w:t xml:space="preserve">     </w:t>
      </w:r>
      <w:r w:rsidR="006E6B90" w:rsidRPr="004D020F">
        <w:rPr>
          <w:rFonts w:ascii="Arial" w:eastAsia="굴림" w:hAnsi="Arial" w:cs="Arial" w:hint="eastAsia"/>
          <w:kern w:val="0"/>
          <w:sz w:val="22"/>
          <w:rPrChange w:id="1893" w:author="Keis" w:date="2024-09-06T17:34:00Z">
            <w:rPr>
              <w:rFonts w:ascii="Arial" w:eastAsia="굴림" w:hAnsi="Arial" w:cs="Arial" w:hint="eastAsia"/>
              <w:color w:val="FF0000"/>
              <w:kern w:val="0"/>
              <w:sz w:val="22"/>
            </w:rPr>
          </w:rPrChange>
        </w:rPr>
        <w:t>→</w:t>
      </w:r>
      <w:r w:rsidR="006E6B90" w:rsidRPr="004D020F">
        <w:rPr>
          <w:rFonts w:ascii="Arial" w:eastAsia="굴림" w:hAnsi="Arial" w:cs="Arial"/>
          <w:kern w:val="0"/>
          <w:sz w:val="22"/>
          <w:rPrChange w:id="1894" w:author="Keis" w:date="2024-09-06T17:34:00Z">
            <w:rPr>
              <w:rFonts w:ascii="Arial" w:eastAsia="굴림" w:hAnsi="Arial" w:cs="Arial"/>
              <w:color w:val="FF0000"/>
              <w:kern w:val="0"/>
              <w:sz w:val="22"/>
            </w:rPr>
          </w:rPrChange>
        </w:rPr>
        <w:t xml:space="preserve">Go to </w:t>
      </w:r>
      <w:r w:rsidR="005B5E33" w:rsidRPr="004D020F">
        <w:rPr>
          <w:rFonts w:ascii="Arial" w:eastAsia="굴림" w:hAnsi="Arial" w:cs="Arial"/>
          <w:kern w:val="0"/>
          <w:sz w:val="22"/>
          <w:rPrChange w:id="1895" w:author="Keis" w:date="2024-09-06T17:34:00Z">
            <w:rPr>
              <w:rFonts w:ascii="Arial" w:eastAsia="굴림" w:hAnsi="Arial" w:cs="Arial"/>
              <w:color w:val="FF0000"/>
              <w:kern w:val="0"/>
              <w:sz w:val="22"/>
            </w:rPr>
          </w:rPrChange>
        </w:rPr>
        <w:t>C</w:t>
      </w:r>
      <w:r w:rsidR="00F14BA4" w:rsidRPr="004D020F">
        <w:rPr>
          <w:rFonts w:ascii="Arial" w:eastAsia="굴림" w:hAnsi="Arial" w:cs="Arial"/>
          <w:kern w:val="0"/>
          <w:sz w:val="22"/>
          <w:rPrChange w:id="1896" w:author="Keis" w:date="2024-09-06T17:34:00Z">
            <w:rPr>
              <w:rFonts w:ascii="Arial" w:eastAsia="굴림" w:hAnsi="Arial" w:cs="Arial"/>
              <w:color w:val="FF0000"/>
              <w:kern w:val="0"/>
              <w:sz w:val="22"/>
            </w:rPr>
          </w:rPrChange>
        </w:rPr>
        <w:t>310</w:t>
      </w:r>
    </w:p>
    <w:p w14:paraId="278A69F1" w14:textId="77777777" w:rsidR="006E6B90" w:rsidRPr="004D020F" w:rsidRDefault="006E6B90" w:rsidP="005B5E33">
      <w:pPr>
        <w:wordWrap/>
        <w:spacing w:line="360" w:lineRule="auto"/>
        <w:ind w:firstLine="400"/>
        <w:jc w:val="left"/>
        <w:textAlignment w:val="baseline"/>
        <w:rPr>
          <w:rFonts w:ascii="Arial" w:eastAsia="굴림" w:hAnsi="Arial" w:cs="Arial"/>
          <w:kern w:val="0"/>
          <w:sz w:val="22"/>
          <w:rPrChange w:id="189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898" w:author="Keis" w:date="2024-09-06T17:34:00Z">
            <w:rPr>
              <w:rFonts w:ascii="Arial" w:eastAsia="굴림" w:hAnsi="Arial" w:cs="Arial"/>
              <w:color w:val="FF0000"/>
              <w:kern w:val="0"/>
              <w:sz w:val="22"/>
            </w:rPr>
          </w:rPrChange>
        </w:rPr>
        <w:t xml:space="preserve">Refuse to answer </w:t>
      </w:r>
      <w:r w:rsidRPr="004D020F">
        <w:rPr>
          <w:rFonts w:ascii="Arial" w:eastAsia="굴림" w:hAnsi="Arial" w:cs="Arial" w:hint="eastAsia"/>
          <w:kern w:val="0"/>
          <w:sz w:val="22"/>
          <w:rPrChange w:id="1899" w:author="Keis" w:date="2024-09-06T17:34:00Z">
            <w:rPr>
              <w:rFonts w:ascii="Arial" w:eastAsia="굴림" w:hAnsi="Arial" w:cs="Arial" w:hint="eastAsia"/>
              <w:color w:val="FF0000"/>
              <w:kern w:val="0"/>
              <w:sz w:val="22"/>
            </w:rPr>
          </w:rPrChange>
        </w:rPr>
        <w:t>→</w:t>
      </w:r>
      <w:r w:rsidRPr="004D020F">
        <w:rPr>
          <w:rFonts w:ascii="Arial" w:eastAsia="굴림" w:hAnsi="Arial" w:cs="Arial"/>
          <w:kern w:val="0"/>
          <w:sz w:val="22"/>
          <w:rPrChange w:id="1900" w:author="Keis" w:date="2024-09-06T17:34:00Z">
            <w:rPr>
              <w:rFonts w:ascii="Arial" w:eastAsia="굴림" w:hAnsi="Arial" w:cs="Arial"/>
              <w:color w:val="FF0000"/>
              <w:kern w:val="0"/>
              <w:sz w:val="22"/>
            </w:rPr>
          </w:rPrChange>
        </w:rPr>
        <w:t xml:space="preserve">Go to </w:t>
      </w:r>
      <w:r w:rsidR="005B5E33" w:rsidRPr="004D020F">
        <w:rPr>
          <w:rFonts w:ascii="Arial" w:eastAsia="굴림" w:hAnsi="Arial" w:cs="Arial"/>
          <w:kern w:val="0"/>
          <w:sz w:val="22"/>
          <w:rPrChange w:id="1901" w:author="Keis" w:date="2024-09-06T17:34:00Z">
            <w:rPr>
              <w:rFonts w:ascii="Arial" w:eastAsia="굴림" w:hAnsi="Arial" w:cs="Arial"/>
              <w:color w:val="FF0000"/>
              <w:kern w:val="0"/>
              <w:sz w:val="22"/>
            </w:rPr>
          </w:rPrChange>
        </w:rPr>
        <w:t>C</w:t>
      </w:r>
      <w:r w:rsidR="00F14BA4" w:rsidRPr="004D020F">
        <w:rPr>
          <w:rFonts w:ascii="Arial" w:eastAsia="굴림" w:hAnsi="Arial" w:cs="Arial"/>
          <w:kern w:val="0"/>
          <w:sz w:val="22"/>
          <w:rPrChange w:id="1902" w:author="Keis" w:date="2024-09-06T17:34:00Z">
            <w:rPr>
              <w:rFonts w:ascii="Arial" w:eastAsia="굴림" w:hAnsi="Arial" w:cs="Arial"/>
              <w:color w:val="FF0000"/>
              <w:kern w:val="0"/>
              <w:sz w:val="22"/>
            </w:rPr>
          </w:rPrChange>
        </w:rPr>
        <w:t>310</w:t>
      </w:r>
    </w:p>
    <w:p w14:paraId="040F0085" w14:textId="77777777" w:rsidR="005B5E33" w:rsidRPr="004D020F" w:rsidRDefault="005B5E33" w:rsidP="005B5E33">
      <w:pPr>
        <w:wordWrap/>
        <w:spacing w:line="360" w:lineRule="auto"/>
        <w:jc w:val="left"/>
        <w:textAlignment w:val="baseline"/>
        <w:rPr>
          <w:rFonts w:ascii="Arial" w:eastAsia="굴림" w:hAnsi="Arial" w:cs="Arial"/>
          <w:kern w:val="0"/>
          <w:sz w:val="22"/>
          <w:rPrChange w:id="1903" w:author="Keis" w:date="2024-09-06T17:34:00Z">
            <w:rPr>
              <w:rFonts w:ascii="Arial" w:eastAsia="굴림" w:hAnsi="Arial" w:cs="Arial"/>
              <w:color w:val="FF0000"/>
              <w:kern w:val="0"/>
              <w:sz w:val="22"/>
            </w:rPr>
          </w:rPrChange>
        </w:rPr>
      </w:pPr>
    </w:p>
    <w:p w14:paraId="4E93AA1C" w14:textId="77777777" w:rsidR="006E6B90" w:rsidRPr="004D020F" w:rsidRDefault="006E6B90" w:rsidP="006E6B90">
      <w:pPr>
        <w:wordWrap/>
        <w:spacing w:line="360" w:lineRule="auto"/>
        <w:jc w:val="left"/>
        <w:textAlignment w:val="baseline"/>
        <w:rPr>
          <w:rFonts w:ascii="Arial" w:eastAsia="굴림" w:hAnsi="Arial" w:cs="Arial"/>
          <w:kern w:val="0"/>
          <w:sz w:val="22"/>
          <w:rPrChange w:id="1904"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05" w:author="Keis" w:date="2024-09-06T17:34:00Z">
            <w:rPr>
              <w:rFonts w:ascii="Arial" w:eastAsia="굴림" w:hAnsi="Arial" w:cs="Arial"/>
              <w:color w:val="FF0000"/>
              <w:kern w:val="0"/>
              <w:sz w:val="22"/>
            </w:rPr>
          </w:rPrChange>
        </w:rPr>
        <w:t xml:space="preserve">C308. </w:t>
      </w:r>
      <w:r w:rsidR="001433D9" w:rsidRPr="004D020F">
        <w:rPr>
          <w:rFonts w:ascii="Arial" w:eastAsia="굴림" w:hAnsi="Arial" w:cs="Arial"/>
          <w:kern w:val="0"/>
          <w:sz w:val="22"/>
          <w:rPrChange w:id="1906" w:author="Keis" w:date="2024-09-06T17:34:00Z">
            <w:rPr>
              <w:rFonts w:ascii="Arial" w:eastAsia="굴림" w:hAnsi="Arial" w:cs="Arial"/>
              <w:color w:val="FF0000"/>
              <w:kern w:val="0"/>
              <w:sz w:val="22"/>
            </w:rPr>
          </w:rPrChange>
        </w:rPr>
        <w:t>How many months have you or any household member</w:t>
      </w:r>
      <w:r w:rsidR="00F67046" w:rsidRPr="004D020F">
        <w:rPr>
          <w:rFonts w:ascii="Arial" w:eastAsia="굴림" w:hAnsi="Arial" w:cs="Arial"/>
          <w:kern w:val="0"/>
          <w:sz w:val="22"/>
          <w:rPrChange w:id="1907" w:author="Keis" w:date="2024-09-06T17:34:00Z">
            <w:rPr>
              <w:rFonts w:ascii="Arial" w:eastAsia="굴림" w:hAnsi="Arial" w:cs="Arial"/>
              <w:color w:val="FF0000"/>
              <w:kern w:val="0"/>
              <w:sz w:val="22"/>
            </w:rPr>
          </w:rPrChange>
        </w:rPr>
        <w:t>s who pay</w:t>
      </w:r>
      <w:r w:rsidR="001433D9" w:rsidRPr="004D020F">
        <w:rPr>
          <w:rFonts w:ascii="Arial" w:eastAsia="굴림" w:hAnsi="Arial" w:cs="Arial"/>
          <w:kern w:val="0"/>
          <w:sz w:val="22"/>
          <w:rPrChange w:id="1908" w:author="Keis" w:date="2024-09-06T17:34:00Z">
            <w:rPr>
              <w:rFonts w:ascii="Arial" w:eastAsia="굴림" w:hAnsi="Arial" w:cs="Arial"/>
              <w:color w:val="FF0000"/>
              <w:kern w:val="0"/>
              <w:sz w:val="22"/>
            </w:rPr>
          </w:rPrChange>
        </w:rPr>
        <w:t xml:space="preserve"> the National Health Insurance premium for which you are the insured in arrears?</w:t>
      </w:r>
      <w:r w:rsidR="003C3DB0" w:rsidRPr="004D020F">
        <w:rPr>
          <w:rFonts w:ascii="Arial" w:eastAsia="굴림" w:hAnsi="Arial" w:cs="Arial"/>
          <w:kern w:val="0"/>
          <w:sz w:val="22"/>
          <w:rPrChange w:id="1909" w:author="Keis" w:date="2024-09-06T17:34:00Z">
            <w:rPr>
              <w:rFonts w:ascii="Arial" w:eastAsia="굴림" w:hAnsi="Arial" w:cs="Arial"/>
              <w:color w:val="FF0000"/>
              <w:kern w:val="0"/>
              <w:sz w:val="22"/>
            </w:rPr>
          </w:rPrChange>
        </w:rPr>
        <w:t xml:space="preserve"> </w:t>
      </w:r>
      <w:r w:rsidR="001433D9" w:rsidRPr="004D020F">
        <w:rPr>
          <w:rFonts w:ascii="Arial" w:eastAsia="굴림" w:hAnsi="Arial" w:cs="Arial"/>
          <w:kern w:val="0"/>
          <w:sz w:val="22"/>
          <w:rPrChange w:id="1910" w:author="Keis" w:date="2024-09-06T17:34:00Z">
            <w:rPr>
              <w:rFonts w:ascii="Arial" w:eastAsia="굴림" w:hAnsi="Arial" w:cs="Arial"/>
              <w:color w:val="FF0000"/>
              <w:kern w:val="0"/>
              <w:sz w:val="22"/>
            </w:rPr>
          </w:rPrChange>
        </w:rPr>
        <w:t>(</w:t>
      </w:r>
      <w:proofErr w:type="gramStart"/>
      <w:r w:rsidR="001433D9" w:rsidRPr="004D020F">
        <w:rPr>
          <w:rFonts w:ascii="Arial" w:eastAsia="굴림" w:hAnsi="Arial" w:cs="Arial"/>
          <w:kern w:val="0"/>
          <w:sz w:val="22"/>
          <w:rPrChange w:id="1911" w:author="Keis" w:date="2024-09-06T17:34:00Z">
            <w:rPr>
              <w:rFonts w:ascii="Arial" w:eastAsia="굴림" w:hAnsi="Arial" w:cs="Arial"/>
              <w:color w:val="FF0000"/>
              <w:kern w:val="0"/>
              <w:sz w:val="22"/>
            </w:rPr>
          </w:rPrChange>
        </w:rPr>
        <w:t>unit :</w:t>
      </w:r>
      <w:proofErr w:type="gramEnd"/>
      <w:r w:rsidR="001433D9" w:rsidRPr="004D020F">
        <w:rPr>
          <w:rFonts w:ascii="Arial" w:eastAsia="굴림" w:hAnsi="Arial" w:cs="Arial"/>
          <w:kern w:val="0"/>
          <w:sz w:val="22"/>
          <w:rPrChange w:id="1912" w:author="Keis" w:date="2024-09-06T17:34:00Z">
            <w:rPr>
              <w:rFonts w:ascii="Arial" w:eastAsia="굴림" w:hAnsi="Arial" w:cs="Arial"/>
              <w:color w:val="FF0000"/>
              <w:kern w:val="0"/>
              <w:sz w:val="22"/>
            </w:rPr>
          </w:rPrChange>
        </w:rPr>
        <w:t xml:space="preserve"> </w:t>
      </w:r>
      <w:r w:rsidR="005F6223" w:rsidRPr="004D020F">
        <w:rPr>
          <w:rFonts w:ascii="Arial" w:eastAsia="굴림" w:hAnsi="Arial" w:cs="Arial"/>
          <w:kern w:val="0"/>
          <w:sz w:val="22"/>
          <w:rPrChange w:id="1913" w:author="Keis" w:date="2024-09-06T17:34:00Z">
            <w:rPr>
              <w:rFonts w:ascii="Arial" w:eastAsia="굴림" w:hAnsi="Arial" w:cs="Arial"/>
              <w:color w:val="FF0000"/>
              <w:kern w:val="0"/>
              <w:sz w:val="22"/>
            </w:rPr>
          </w:rPrChange>
        </w:rPr>
        <w:t>month)</w:t>
      </w:r>
    </w:p>
    <w:p w14:paraId="11F1CC11" w14:textId="77777777" w:rsidR="006E6B90" w:rsidRPr="004D020F" w:rsidRDefault="00E3651F" w:rsidP="00E3651F">
      <w:pPr>
        <w:wordWrap/>
        <w:spacing w:line="360" w:lineRule="auto"/>
        <w:jc w:val="left"/>
        <w:rPr>
          <w:rFonts w:ascii="Arial" w:eastAsia="굴림" w:hAnsi="Arial" w:cs="Arial"/>
          <w:kern w:val="0"/>
          <w:sz w:val="22"/>
          <w:rPrChange w:id="1914" w:author="Keis" w:date="2024-09-06T17:34:00Z">
            <w:rPr>
              <w:rFonts w:ascii="Arial" w:eastAsia="굴림" w:hAnsi="Arial" w:cs="Arial"/>
              <w:color w:val="FF0000"/>
              <w:kern w:val="0"/>
              <w:sz w:val="22"/>
            </w:rPr>
          </w:rPrChange>
        </w:rPr>
      </w:pPr>
      <w:r w:rsidRPr="004D020F">
        <w:rPr>
          <w:rFonts w:ascii="Arial" w:eastAsia="굴림" w:hAnsi="Arial" w:cs="Arial"/>
          <w:sz w:val="22"/>
          <w:rPrChange w:id="1915" w:author="Keis" w:date="2024-09-06T17:34:00Z">
            <w:rPr>
              <w:rFonts w:ascii="Arial" w:eastAsia="굴림" w:hAnsi="Arial" w:cs="Arial"/>
              <w:color w:val="FF0000"/>
              <w:sz w:val="22"/>
            </w:rPr>
          </w:rPrChange>
        </w:rPr>
        <w:tab/>
      </w:r>
      <w:r w:rsidRPr="004D020F">
        <w:rPr>
          <w:rFonts w:ascii="Arial" w:eastAsia="굴림" w:hAnsi="Arial" w:cs="Arial"/>
          <w:kern w:val="0"/>
          <w:sz w:val="22"/>
          <w:rPrChange w:id="1916" w:author="Keis" w:date="2024-09-06T17:34:00Z">
            <w:rPr>
              <w:rFonts w:ascii="Arial" w:eastAsia="굴림" w:hAnsi="Arial" w:cs="Arial"/>
              <w:color w:val="FF0000"/>
              <w:kern w:val="0"/>
              <w:sz w:val="22"/>
            </w:rPr>
          </w:rPrChange>
        </w:rPr>
        <w:t xml:space="preserve">_______________________________ </w:t>
      </w:r>
      <w:r w:rsidR="006E6B90" w:rsidRPr="004D020F">
        <w:rPr>
          <w:rFonts w:ascii="Arial" w:eastAsia="굴림" w:hAnsi="Arial" w:cs="Arial"/>
          <w:kern w:val="0"/>
          <w:sz w:val="22"/>
          <w:rPrChange w:id="1917" w:author="Keis" w:date="2024-09-06T17:34:00Z">
            <w:rPr>
              <w:rFonts w:ascii="Arial" w:eastAsia="굴림" w:hAnsi="Arial" w:cs="Arial"/>
              <w:color w:val="FF0000"/>
              <w:kern w:val="0"/>
              <w:sz w:val="22"/>
            </w:rPr>
          </w:rPrChange>
        </w:rPr>
        <w:t>Months [</w:t>
      </w:r>
      <w:r w:rsidR="003608C0" w:rsidRPr="004D020F">
        <w:rPr>
          <w:rFonts w:ascii="Arial" w:eastAsia="굴림" w:hAnsi="Arial" w:cs="Arial"/>
          <w:kern w:val="0"/>
          <w:sz w:val="22"/>
          <w:rPrChange w:id="1918" w:author="Keis" w:date="2024-09-06T17:34:00Z">
            <w:rPr>
              <w:rFonts w:ascii="Arial" w:eastAsia="굴림" w:hAnsi="Arial" w:cs="Arial"/>
              <w:color w:val="FF0000"/>
              <w:kern w:val="0"/>
              <w:sz w:val="22"/>
            </w:rPr>
          </w:rPrChange>
        </w:rPr>
        <w:t xml:space="preserve">Range: </w:t>
      </w:r>
      <w:r w:rsidR="006E6B90" w:rsidRPr="004D020F">
        <w:rPr>
          <w:rFonts w:ascii="Arial" w:eastAsia="굴림" w:hAnsi="Arial" w:cs="Arial"/>
          <w:kern w:val="0"/>
          <w:sz w:val="22"/>
          <w:rPrChange w:id="1919" w:author="Keis" w:date="2024-09-06T17:34:00Z">
            <w:rPr>
              <w:rFonts w:ascii="Arial" w:eastAsia="굴림" w:hAnsi="Arial" w:cs="Arial"/>
              <w:color w:val="FF0000"/>
              <w:kern w:val="0"/>
              <w:sz w:val="22"/>
            </w:rPr>
          </w:rPrChange>
        </w:rPr>
        <w:t xml:space="preserve">1~203] </w:t>
      </w:r>
      <w:r w:rsidR="006E6B90" w:rsidRPr="004D020F">
        <w:rPr>
          <w:rFonts w:ascii="Arial" w:eastAsia="굴림" w:hAnsi="Arial" w:cs="Arial" w:hint="eastAsia"/>
          <w:kern w:val="0"/>
          <w:sz w:val="22"/>
          <w:rPrChange w:id="1920" w:author="Keis" w:date="2024-09-06T17:34:00Z">
            <w:rPr>
              <w:rFonts w:ascii="Arial" w:eastAsia="굴림" w:hAnsi="Arial" w:cs="Arial" w:hint="eastAsia"/>
              <w:color w:val="FF0000"/>
              <w:kern w:val="0"/>
              <w:sz w:val="22"/>
            </w:rPr>
          </w:rPrChange>
        </w:rPr>
        <w:t>→</w:t>
      </w:r>
      <w:r w:rsidR="006E6B90" w:rsidRPr="004D020F">
        <w:rPr>
          <w:rFonts w:ascii="Arial" w:eastAsia="굴림" w:hAnsi="Arial" w:cs="Arial"/>
          <w:kern w:val="0"/>
          <w:sz w:val="22"/>
          <w:rPrChange w:id="1921" w:author="Keis" w:date="2024-09-06T17:34:00Z">
            <w:rPr>
              <w:rFonts w:ascii="Arial" w:eastAsia="굴림" w:hAnsi="Arial" w:cs="Arial"/>
              <w:color w:val="FF0000"/>
              <w:kern w:val="0"/>
              <w:sz w:val="22"/>
            </w:rPr>
          </w:rPrChange>
        </w:rPr>
        <w:t xml:space="preserve"> Go to </w:t>
      </w:r>
      <w:r w:rsidR="005B5E33" w:rsidRPr="004D020F">
        <w:rPr>
          <w:rFonts w:ascii="Arial" w:eastAsia="굴림" w:hAnsi="Arial" w:cs="Arial"/>
          <w:kern w:val="0"/>
          <w:sz w:val="22"/>
          <w:rPrChange w:id="1922" w:author="Keis" w:date="2024-09-06T17:34:00Z">
            <w:rPr>
              <w:rFonts w:ascii="Arial" w:eastAsia="굴림" w:hAnsi="Arial" w:cs="Arial"/>
              <w:color w:val="FF0000"/>
              <w:kern w:val="0"/>
              <w:sz w:val="22"/>
            </w:rPr>
          </w:rPrChange>
        </w:rPr>
        <w:t>C</w:t>
      </w:r>
      <w:r w:rsidR="00F14BA4" w:rsidRPr="004D020F">
        <w:rPr>
          <w:rFonts w:ascii="Arial" w:eastAsia="굴림" w:hAnsi="Arial" w:cs="Arial"/>
          <w:kern w:val="0"/>
          <w:sz w:val="22"/>
          <w:rPrChange w:id="1923" w:author="Keis" w:date="2024-09-06T17:34:00Z">
            <w:rPr>
              <w:rFonts w:ascii="Arial" w:eastAsia="굴림" w:hAnsi="Arial" w:cs="Arial"/>
              <w:color w:val="FF0000"/>
              <w:kern w:val="0"/>
              <w:sz w:val="22"/>
            </w:rPr>
          </w:rPrChange>
        </w:rPr>
        <w:t>310</w:t>
      </w:r>
    </w:p>
    <w:p w14:paraId="042E5E21" w14:textId="77777777" w:rsidR="006E6B90" w:rsidRPr="004D020F" w:rsidRDefault="006E6B90" w:rsidP="001433D9">
      <w:pPr>
        <w:wordWrap/>
        <w:spacing w:line="360" w:lineRule="auto"/>
        <w:ind w:firstLine="400"/>
        <w:jc w:val="left"/>
        <w:textAlignment w:val="baseline"/>
        <w:rPr>
          <w:rFonts w:ascii="Arial" w:eastAsia="굴림" w:hAnsi="Arial" w:cs="Arial"/>
          <w:kern w:val="0"/>
          <w:sz w:val="22"/>
          <w:rPrChange w:id="1924"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25" w:author="Keis" w:date="2024-09-06T17:34:00Z">
            <w:rPr>
              <w:rFonts w:ascii="Arial" w:eastAsia="굴림" w:hAnsi="Arial" w:cs="Arial"/>
              <w:color w:val="FF0000"/>
              <w:kern w:val="0"/>
              <w:sz w:val="22"/>
            </w:rPr>
          </w:rPrChange>
        </w:rPr>
        <w:t xml:space="preserve">Don’t know </w:t>
      </w:r>
      <w:r w:rsidR="001433D9" w:rsidRPr="004D020F">
        <w:rPr>
          <w:rFonts w:ascii="Arial" w:eastAsia="굴림" w:hAnsi="Arial" w:cs="Arial"/>
          <w:kern w:val="0"/>
          <w:sz w:val="22"/>
          <w:rPrChange w:id="1926" w:author="Keis" w:date="2024-09-06T17:34:00Z">
            <w:rPr>
              <w:rFonts w:ascii="Arial" w:eastAsia="굴림" w:hAnsi="Arial" w:cs="Arial"/>
              <w:color w:val="FF0000"/>
              <w:kern w:val="0"/>
              <w:sz w:val="22"/>
            </w:rPr>
          </w:rPrChange>
        </w:rPr>
        <w:t xml:space="preserve">     </w:t>
      </w:r>
      <w:r w:rsidRPr="004D020F">
        <w:rPr>
          <w:rFonts w:ascii="Arial" w:eastAsia="굴림" w:hAnsi="Arial" w:cs="Arial" w:hint="eastAsia"/>
          <w:kern w:val="0"/>
          <w:sz w:val="22"/>
          <w:rPrChange w:id="1927" w:author="Keis" w:date="2024-09-06T17:34:00Z">
            <w:rPr>
              <w:rFonts w:ascii="Arial" w:eastAsia="굴림" w:hAnsi="Arial" w:cs="Arial" w:hint="eastAsia"/>
              <w:color w:val="FF0000"/>
              <w:kern w:val="0"/>
              <w:sz w:val="22"/>
            </w:rPr>
          </w:rPrChange>
        </w:rPr>
        <w:t>→</w:t>
      </w:r>
      <w:r w:rsidRPr="004D020F">
        <w:rPr>
          <w:rFonts w:ascii="Arial" w:eastAsia="굴림" w:hAnsi="Arial" w:cs="Arial"/>
          <w:kern w:val="0"/>
          <w:sz w:val="22"/>
          <w:rPrChange w:id="1928" w:author="Keis" w:date="2024-09-06T17:34:00Z">
            <w:rPr>
              <w:rFonts w:ascii="Arial" w:eastAsia="굴림" w:hAnsi="Arial" w:cs="Arial"/>
              <w:color w:val="FF0000"/>
              <w:kern w:val="0"/>
              <w:sz w:val="22"/>
            </w:rPr>
          </w:rPrChange>
        </w:rPr>
        <w:t xml:space="preserve">Go to </w:t>
      </w:r>
      <w:r w:rsidR="005B5E33" w:rsidRPr="004D020F">
        <w:rPr>
          <w:rFonts w:ascii="Arial" w:eastAsia="굴림" w:hAnsi="Arial" w:cs="Arial"/>
          <w:kern w:val="0"/>
          <w:sz w:val="22"/>
          <w:rPrChange w:id="1929" w:author="Keis" w:date="2024-09-06T17:34:00Z">
            <w:rPr>
              <w:rFonts w:ascii="Arial" w:eastAsia="굴림" w:hAnsi="Arial" w:cs="Arial"/>
              <w:color w:val="FF0000"/>
              <w:kern w:val="0"/>
              <w:sz w:val="22"/>
            </w:rPr>
          </w:rPrChange>
        </w:rPr>
        <w:t>C</w:t>
      </w:r>
      <w:r w:rsidR="00F14BA4" w:rsidRPr="004D020F">
        <w:rPr>
          <w:rFonts w:ascii="Arial" w:eastAsia="굴림" w:hAnsi="Arial" w:cs="Arial"/>
          <w:kern w:val="0"/>
          <w:sz w:val="22"/>
          <w:rPrChange w:id="1930" w:author="Keis" w:date="2024-09-06T17:34:00Z">
            <w:rPr>
              <w:rFonts w:ascii="Arial" w:eastAsia="굴림" w:hAnsi="Arial" w:cs="Arial"/>
              <w:color w:val="FF0000"/>
              <w:kern w:val="0"/>
              <w:sz w:val="22"/>
            </w:rPr>
          </w:rPrChange>
        </w:rPr>
        <w:t>310</w:t>
      </w:r>
    </w:p>
    <w:p w14:paraId="01DDC314" w14:textId="77777777" w:rsidR="006E6B90" w:rsidRPr="004D020F" w:rsidRDefault="006E6B90" w:rsidP="001433D9">
      <w:pPr>
        <w:wordWrap/>
        <w:spacing w:line="360" w:lineRule="auto"/>
        <w:ind w:firstLine="400"/>
        <w:jc w:val="left"/>
        <w:textAlignment w:val="baseline"/>
        <w:rPr>
          <w:rFonts w:ascii="Arial" w:eastAsia="굴림" w:hAnsi="Arial" w:cs="Arial"/>
          <w:kern w:val="0"/>
          <w:sz w:val="22"/>
          <w:rPrChange w:id="1931"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32" w:author="Keis" w:date="2024-09-06T17:34:00Z">
            <w:rPr>
              <w:rFonts w:ascii="Arial" w:eastAsia="굴림" w:hAnsi="Arial" w:cs="Arial"/>
              <w:color w:val="FF0000"/>
              <w:kern w:val="0"/>
              <w:sz w:val="22"/>
            </w:rPr>
          </w:rPrChange>
        </w:rPr>
        <w:t xml:space="preserve">Refuse to answer </w:t>
      </w:r>
      <w:r w:rsidRPr="004D020F">
        <w:rPr>
          <w:rFonts w:ascii="Arial" w:eastAsia="굴림" w:hAnsi="Arial" w:cs="Arial" w:hint="eastAsia"/>
          <w:kern w:val="0"/>
          <w:sz w:val="22"/>
          <w:rPrChange w:id="1933" w:author="Keis" w:date="2024-09-06T17:34:00Z">
            <w:rPr>
              <w:rFonts w:ascii="Arial" w:eastAsia="굴림" w:hAnsi="Arial" w:cs="Arial" w:hint="eastAsia"/>
              <w:color w:val="FF0000"/>
              <w:kern w:val="0"/>
              <w:sz w:val="22"/>
            </w:rPr>
          </w:rPrChange>
        </w:rPr>
        <w:t>→</w:t>
      </w:r>
      <w:r w:rsidRPr="004D020F">
        <w:rPr>
          <w:rFonts w:ascii="Arial" w:eastAsia="굴림" w:hAnsi="Arial" w:cs="Arial"/>
          <w:kern w:val="0"/>
          <w:sz w:val="22"/>
          <w:rPrChange w:id="1934" w:author="Keis" w:date="2024-09-06T17:34:00Z">
            <w:rPr>
              <w:rFonts w:ascii="Arial" w:eastAsia="굴림" w:hAnsi="Arial" w:cs="Arial"/>
              <w:color w:val="FF0000"/>
              <w:kern w:val="0"/>
              <w:sz w:val="22"/>
            </w:rPr>
          </w:rPrChange>
        </w:rPr>
        <w:t xml:space="preserve">Go to </w:t>
      </w:r>
      <w:r w:rsidR="005B5E33" w:rsidRPr="004D020F">
        <w:rPr>
          <w:rFonts w:ascii="Arial" w:eastAsia="굴림" w:hAnsi="Arial" w:cs="Arial"/>
          <w:kern w:val="0"/>
          <w:sz w:val="22"/>
          <w:rPrChange w:id="1935" w:author="Keis" w:date="2024-09-06T17:34:00Z">
            <w:rPr>
              <w:rFonts w:ascii="Arial" w:eastAsia="굴림" w:hAnsi="Arial" w:cs="Arial"/>
              <w:color w:val="FF0000"/>
              <w:kern w:val="0"/>
              <w:sz w:val="22"/>
            </w:rPr>
          </w:rPrChange>
        </w:rPr>
        <w:t>C</w:t>
      </w:r>
      <w:r w:rsidR="00F14BA4" w:rsidRPr="004D020F">
        <w:rPr>
          <w:rFonts w:ascii="Arial" w:eastAsia="굴림" w:hAnsi="Arial" w:cs="Arial"/>
          <w:kern w:val="0"/>
          <w:sz w:val="22"/>
          <w:rPrChange w:id="1936" w:author="Keis" w:date="2024-09-06T17:34:00Z">
            <w:rPr>
              <w:rFonts w:ascii="Arial" w:eastAsia="굴림" w:hAnsi="Arial" w:cs="Arial"/>
              <w:color w:val="FF0000"/>
              <w:kern w:val="0"/>
              <w:sz w:val="22"/>
            </w:rPr>
          </w:rPrChange>
        </w:rPr>
        <w:t>310</w:t>
      </w:r>
    </w:p>
    <w:p w14:paraId="33917463" w14:textId="77777777" w:rsidR="00596C3B" w:rsidRPr="004D020F" w:rsidRDefault="00596C3B" w:rsidP="00596C3B">
      <w:pPr>
        <w:wordWrap/>
        <w:spacing w:line="360" w:lineRule="auto"/>
        <w:jc w:val="left"/>
        <w:textAlignment w:val="baseline"/>
        <w:rPr>
          <w:rFonts w:ascii="Arial" w:eastAsia="굴림" w:hAnsi="Arial" w:cs="Arial"/>
          <w:kern w:val="0"/>
          <w:sz w:val="22"/>
          <w:rPrChange w:id="1937" w:author="Keis" w:date="2024-09-06T17:34:00Z">
            <w:rPr>
              <w:rFonts w:ascii="Arial" w:eastAsia="굴림" w:hAnsi="Arial" w:cs="Arial"/>
              <w:color w:val="FF0000"/>
              <w:kern w:val="0"/>
              <w:sz w:val="22"/>
            </w:rPr>
          </w:rPrChange>
        </w:rPr>
      </w:pPr>
    </w:p>
    <w:p w14:paraId="6E2AD48E" w14:textId="77777777" w:rsidR="006E6B90" w:rsidRPr="001D19F6" w:rsidRDefault="003C3DB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C309. </w:t>
      </w:r>
      <w:r w:rsidR="00E3651F" w:rsidRPr="001D19F6">
        <w:rPr>
          <w:rFonts w:ascii="Arial" w:eastAsia="굴림" w:hAnsi="Arial" w:cs="Arial"/>
          <w:kern w:val="0"/>
          <w:sz w:val="22"/>
        </w:rPr>
        <w:t xml:space="preserve">Then, as for </w:t>
      </w:r>
      <w:r w:rsidR="003770E9" w:rsidRPr="001D19F6">
        <w:rPr>
          <w:rFonts w:ascii="Arial" w:eastAsia="굴림" w:hAnsi="Arial" w:cs="Arial"/>
          <w:kern w:val="0"/>
          <w:sz w:val="22"/>
        </w:rPr>
        <w:t>Medical Aid Program</w:t>
      </w:r>
      <w:r w:rsidR="00E3651F" w:rsidRPr="001D19F6">
        <w:rPr>
          <w:rFonts w:ascii="Arial" w:eastAsia="굴림" w:hAnsi="Arial" w:cs="Arial"/>
          <w:kern w:val="0"/>
          <w:sz w:val="22"/>
        </w:rPr>
        <w:t xml:space="preserve">, which of two are you belonging to? </w:t>
      </w:r>
    </w:p>
    <w:p w14:paraId="7C292D37" w14:textId="77777777" w:rsidR="00E3651F" w:rsidRPr="001D19F6" w:rsidRDefault="003770E9" w:rsidP="00F14BA4">
      <w:pPr>
        <w:pStyle w:val="a6"/>
        <w:numPr>
          <w:ilvl w:val="0"/>
          <w:numId w:val="37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Class</w:t>
      </w:r>
      <w:r w:rsidR="00E3651F" w:rsidRPr="001D19F6">
        <w:rPr>
          <w:rFonts w:ascii="Arial" w:eastAsia="굴림" w:hAnsi="Arial" w:cs="Arial"/>
          <w:sz w:val="22"/>
        </w:rPr>
        <w:t xml:space="preserve"> 1</w:t>
      </w:r>
      <w:r w:rsidR="00E3651F" w:rsidRPr="001D19F6">
        <w:rPr>
          <w:rFonts w:ascii="Arial" w:eastAsia="굴림" w:hAnsi="Arial" w:cs="Arial"/>
          <w:sz w:val="22"/>
        </w:rPr>
        <w:tab/>
      </w:r>
      <w:r w:rsidR="00E3651F" w:rsidRPr="001D19F6">
        <w:rPr>
          <w:rFonts w:ascii="굴림" w:eastAsia="굴림" w:hAnsi="굴림" w:cs="굴림" w:hint="eastAsia"/>
          <w:sz w:val="22"/>
        </w:rPr>
        <w:t>⑤</w:t>
      </w:r>
      <w:r w:rsidR="00E3651F" w:rsidRPr="001D19F6">
        <w:rPr>
          <w:rFonts w:ascii="Arial" w:eastAsia="굴림" w:hAnsi="Arial" w:cs="Arial"/>
          <w:sz w:val="22"/>
        </w:rPr>
        <w:t xml:space="preserve"> </w:t>
      </w:r>
      <w:r w:rsidRPr="001D19F6">
        <w:rPr>
          <w:rFonts w:ascii="Arial" w:eastAsia="굴림" w:hAnsi="Arial" w:cs="Arial"/>
          <w:sz w:val="22"/>
        </w:rPr>
        <w:t>Class</w:t>
      </w:r>
      <w:r w:rsidR="00E3651F" w:rsidRPr="001D19F6">
        <w:rPr>
          <w:rFonts w:ascii="Arial" w:eastAsia="굴림" w:hAnsi="Arial" w:cs="Arial"/>
          <w:sz w:val="22"/>
        </w:rPr>
        <w:t xml:space="preserve"> 2</w:t>
      </w:r>
    </w:p>
    <w:p w14:paraId="52B88AE5" w14:textId="77777777" w:rsidR="00EA603A" w:rsidRPr="001D19F6" w:rsidRDefault="00EA603A" w:rsidP="006E6B90">
      <w:pPr>
        <w:wordWrap/>
        <w:spacing w:line="360" w:lineRule="auto"/>
        <w:jc w:val="left"/>
        <w:textAlignment w:val="baseline"/>
        <w:rPr>
          <w:rFonts w:ascii="Arial" w:eastAsia="굴림" w:hAnsi="Arial" w:cs="Arial"/>
          <w:kern w:val="0"/>
          <w:sz w:val="22"/>
        </w:rPr>
      </w:pPr>
    </w:p>
    <w:p w14:paraId="0CB54D09" w14:textId="5C77FD0F" w:rsidR="006E6B90" w:rsidRPr="001D19F6" w:rsidRDefault="006E6B90" w:rsidP="00B03501">
      <w:pPr>
        <w:wordWrap/>
        <w:spacing w:line="360" w:lineRule="auto"/>
        <w:jc w:val="left"/>
        <w:rPr>
          <w:rFonts w:ascii="Arial" w:eastAsia="굴림" w:hAnsi="Arial" w:cs="Arial"/>
          <w:kern w:val="0"/>
          <w:sz w:val="22"/>
        </w:rPr>
      </w:pPr>
      <w:r w:rsidRPr="001D19F6">
        <w:rPr>
          <w:rFonts w:ascii="Arial" w:eastAsia="굴림" w:hAnsi="Arial" w:cs="Arial"/>
          <w:kern w:val="0"/>
          <w:sz w:val="22"/>
        </w:rPr>
        <w:t xml:space="preserve">C310. Are you </w:t>
      </w:r>
      <w:r w:rsidR="00196C74" w:rsidRPr="001D19F6">
        <w:rPr>
          <w:rFonts w:ascii="Arial" w:eastAsia="굴림" w:hAnsi="Arial" w:cs="Arial"/>
          <w:kern w:val="0"/>
          <w:sz w:val="22"/>
        </w:rPr>
        <w:t xml:space="preserve">currently </w:t>
      </w:r>
      <w:r w:rsidRPr="001D19F6">
        <w:rPr>
          <w:rFonts w:ascii="Arial" w:eastAsia="굴림" w:hAnsi="Arial" w:cs="Arial"/>
          <w:kern w:val="0"/>
          <w:sz w:val="22"/>
        </w:rPr>
        <w:t>covered by any private health insurance</w:t>
      </w:r>
      <w:r w:rsidR="00B03501" w:rsidRPr="001D19F6">
        <w:rPr>
          <w:rFonts w:ascii="Arial" w:eastAsia="굴림" w:hAnsi="Arial" w:cs="Arial"/>
          <w:kern w:val="0"/>
          <w:sz w:val="22"/>
        </w:rPr>
        <w:t xml:space="preserve"> to compensate for hospital expenses? Private health insurance means every health insurance</w:t>
      </w:r>
      <w:r w:rsidR="00196C74" w:rsidRPr="001D19F6">
        <w:rPr>
          <w:rFonts w:ascii="Arial" w:eastAsia="굴림" w:hAnsi="Arial" w:cs="Arial"/>
          <w:kern w:val="0"/>
          <w:sz w:val="22"/>
        </w:rPr>
        <w:t xml:space="preserve"> product regardless of its type, sold by insurance company, National </w:t>
      </w:r>
      <w:r w:rsidR="000C1940" w:rsidRPr="001D19F6">
        <w:rPr>
          <w:rFonts w:ascii="Arial" w:eastAsia="굴림" w:hAnsi="Arial" w:cs="Arial"/>
        </w:rPr>
        <w:object w:dxaOrig="225" w:dyaOrig="225" w14:anchorId="755300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pt" o:ole="">
            <v:imagedata r:id="rId21" o:title=""/>
          </v:shape>
          <w:control r:id="rId22" w:name="DefaultOcxName" w:shapeid="_x0000_i1030"/>
        </w:object>
      </w:r>
      <w:r w:rsidR="00196C74" w:rsidRPr="001D19F6">
        <w:rPr>
          <w:rFonts w:ascii="Arial" w:eastAsia="굴림" w:hAnsi="Arial" w:cs="Arial"/>
          <w:kern w:val="0"/>
          <w:sz w:val="22"/>
        </w:rPr>
        <w:t xml:space="preserve">Agricultural Cooperative </w:t>
      </w:r>
      <w:r w:rsidR="000C1940" w:rsidRPr="001D19F6">
        <w:rPr>
          <w:rFonts w:ascii="Arial" w:eastAsia="굴림" w:hAnsi="Arial" w:cs="Arial"/>
        </w:rPr>
        <w:object w:dxaOrig="225" w:dyaOrig="225" w14:anchorId="0C34CABD">
          <v:shape id="_x0000_i1033" type="#_x0000_t75" style="width:1in;height:18pt" o:ole="">
            <v:imagedata r:id="rId21" o:title=""/>
          </v:shape>
          <w:control r:id="rId23" w:name="DefaultOcxName1" w:shapeid="_x0000_i1033"/>
        </w:object>
      </w:r>
      <w:r w:rsidR="00196C74" w:rsidRPr="001D19F6">
        <w:rPr>
          <w:rFonts w:ascii="Arial" w:eastAsia="굴림" w:hAnsi="Arial" w:cs="Arial"/>
          <w:kern w:val="0"/>
          <w:sz w:val="22"/>
        </w:rPr>
        <w:t xml:space="preserve">Federation or post office, etc. </w:t>
      </w:r>
      <w:r w:rsidR="00B03501" w:rsidRPr="001D19F6">
        <w:rPr>
          <w:rFonts w:ascii="Arial" w:eastAsia="굴림" w:hAnsi="Arial" w:cs="Arial"/>
          <w:kern w:val="0"/>
          <w:sz w:val="22"/>
        </w:rPr>
        <w:t xml:space="preserve">even including those whose term expired. Please </w:t>
      </w:r>
      <w:r w:rsidR="0052190D" w:rsidRPr="001D19F6">
        <w:rPr>
          <w:rFonts w:ascii="Arial" w:eastAsia="굴림" w:hAnsi="Arial" w:cs="Arial"/>
          <w:kern w:val="0"/>
          <w:sz w:val="22"/>
        </w:rPr>
        <w:t>exc</w:t>
      </w:r>
      <w:r w:rsidR="00B03501" w:rsidRPr="001D19F6">
        <w:rPr>
          <w:rFonts w:ascii="Arial" w:eastAsia="굴림" w:hAnsi="Arial" w:cs="Arial"/>
          <w:kern w:val="0"/>
          <w:sz w:val="22"/>
        </w:rPr>
        <w:t>lude health-related special policy conditions included in pension insurance or whole life insurance.</w:t>
      </w:r>
    </w:p>
    <w:p w14:paraId="2258FD95" w14:textId="77777777" w:rsidR="009E0C08" w:rsidRPr="001D19F6" w:rsidRDefault="009E0C08" w:rsidP="00F14BA4">
      <w:pPr>
        <w:pStyle w:val="a6"/>
        <w:numPr>
          <w:ilvl w:val="0"/>
          <w:numId w:val="3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Pr="001D19F6">
        <w:rPr>
          <w:rFonts w:ascii="Arial" w:eastAsia="굴림" w:hAnsi="Arial" w:cs="Arial"/>
          <w:kern w:val="0"/>
          <w:sz w:val="22"/>
        </w:rPr>
        <w:t>C313</w:t>
      </w:r>
    </w:p>
    <w:p w14:paraId="4B04F028"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77DFCC2"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C311. How many private health insurance</w:t>
      </w:r>
      <w:r w:rsidR="00B03501" w:rsidRPr="001D19F6">
        <w:rPr>
          <w:rFonts w:ascii="Arial" w:eastAsia="굴림" w:hAnsi="Arial" w:cs="Arial"/>
          <w:kern w:val="0"/>
          <w:sz w:val="22"/>
        </w:rPr>
        <w:t>s</w:t>
      </w:r>
      <w:r w:rsidRPr="001D19F6">
        <w:rPr>
          <w:rFonts w:ascii="Arial" w:eastAsia="굴림" w:hAnsi="Arial" w:cs="Arial"/>
          <w:kern w:val="0"/>
          <w:sz w:val="22"/>
        </w:rPr>
        <w:t xml:space="preserve"> do you have?</w:t>
      </w:r>
      <w:r w:rsidR="00B03501" w:rsidRPr="001D19F6">
        <w:rPr>
          <w:rFonts w:ascii="Arial" w:eastAsia="굴림" w:hAnsi="Arial" w:cs="Arial"/>
          <w:kern w:val="0"/>
          <w:sz w:val="22"/>
        </w:rPr>
        <w:t xml:space="preserve"> Please tell me only those with you as a beneficiary.</w:t>
      </w:r>
    </w:p>
    <w:p w14:paraId="57566A3A" w14:textId="77777777" w:rsidR="006E6B90" w:rsidRPr="001D19F6" w:rsidRDefault="00173711" w:rsidP="00173711">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kern w:val="0"/>
          <w:sz w:val="22"/>
        </w:rPr>
        <w:t>[</w:t>
      </w:r>
      <w:r w:rsidR="003608C0" w:rsidRPr="001D19F6">
        <w:rPr>
          <w:rFonts w:ascii="Arial" w:eastAsia="굴림" w:hAnsi="Arial" w:cs="Arial"/>
          <w:kern w:val="0"/>
          <w:sz w:val="22"/>
        </w:rPr>
        <w:t xml:space="preserve">Range: </w:t>
      </w:r>
      <w:r w:rsidR="006E6B90" w:rsidRPr="001D19F6">
        <w:rPr>
          <w:rFonts w:ascii="Arial" w:eastAsia="굴림" w:hAnsi="Arial" w:cs="Arial"/>
          <w:kern w:val="0"/>
          <w:sz w:val="22"/>
        </w:rPr>
        <w:t>1~30]</w:t>
      </w:r>
    </w:p>
    <w:p w14:paraId="2936256A"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1D460E07"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C312. What is the total amount of insurance premium</w:t>
      </w:r>
      <w:r w:rsidR="003C3DB0" w:rsidRPr="001D19F6">
        <w:rPr>
          <w:rFonts w:ascii="Arial" w:eastAsia="굴림" w:hAnsi="Arial" w:cs="Arial"/>
          <w:kern w:val="0"/>
          <w:sz w:val="22"/>
        </w:rPr>
        <w:t>s</w:t>
      </w:r>
      <w:r w:rsidRPr="001D19F6">
        <w:rPr>
          <w:rFonts w:ascii="Arial" w:eastAsia="굴림" w:hAnsi="Arial" w:cs="Arial"/>
          <w:kern w:val="0"/>
          <w:sz w:val="22"/>
        </w:rPr>
        <w:t xml:space="preserve"> you pay each month for these private health insurance</w:t>
      </w:r>
      <w:r w:rsidR="003C3DB0" w:rsidRPr="001D19F6">
        <w:rPr>
          <w:rFonts w:ascii="Arial" w:eastAsia="굴림" w:hAnsi="Arial" w:cs="Arial"/>
          <w:kern w:val="0"/>
          <w:sz w:val="22"/>
        </w:rPr>
        <w:t>s</w:t>
      </w:r>
      <w:r w:rsidRPr="001D19F6">
        <w:rPr>
          <w:rFonts w:ascii="Arial" w:eastAsia="굴림" w:hAnsi="Arial" w:cs="Arial"/>
          <w:kern w:val="0"/>
          <w:sz w:val="22"/>
        </w:rPr>
        <w:t>? (unit: 10,000 Korean Won)</w:t>
      </w:r>
    </w:p>
    <w:p w14:paraId="2394F710" w14:textId="77777777" w:rsidR="006E6B90" w:rsidRPr="001D19F6" w:rsidRDefault="00173711" w:rsidP="00173711">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kern w:val="0"/>
          <w:sz w:val="22"/>
        </w:rPr>
        <w:t>MW [</w:t>
      </w:r>
      <w:r w:rsidR="003608C0" w:rsidRPr="001D19F6">
        <w:rPr>
          <w:rFonts w:ascii="Arial" w:eastAsia="굴림" w:hAnsi="Arial" w:cs="Arial"/>
          <w:kern w:val="0"/>
          <w:sz w:val="22"/>
        </w:rPr>
        <w:t xml:space="preserve">Range: </w:t>
      </w:r>
      <w:r w:rsidR="00F431AF" w:rsidRPr="001D19F6">
        <w:rPr>
          <w:rFonts w:ascii="Arial" w:eastAsia="굴림" w:hAnsi="Arial" w:cs="Arial"/>
          <w:kern w:val="0"/>
          <w:sz w:val="22"/>
        </w:rPr>
        <w:t>0</w:t>
      </w:r>
      <w:r w:rsidR="006E6B90" w:rsidRPr="001D19F6">
        <w:rPr>
          <w:rFonts w:ascii="Arial" w:eastAsia="굴림" w:hAnsi="Arial" w:cs="Arial"/>
          <w:kern w:val="0"/>
          <w:sz w:val="22"/>
        </w:rPr>
        <w:t>~997]</w:t>
      </w:r>
    </w:p>
    <w:p w14:paraId="24D6F67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65B9B195" w14:textId="77777777" w:rsidR="00346CA1" w:rsidRPr="001D19F6" w:rsidRDefault="00346CA1">
      <w:pPr>
        <w:widowControl/>
        <w:wordWrap/>
        <w:autoSpaceDE/>
        <w:autoSpaceDN/>
        <w:jc w:val="left"/>
        <w:rPr>
          <w:rFonts w:ascii="Arial" w:eastAsia="굴림" w:hAnsi="Arial" w:cs="Arial"/>
          <w:kern w:val="0"/>
          <w:sz w:val="22"/>
        </w:rPr>
      </w:pPr>
    </w:p>
    <w:p w14:paraId="1FDE7B1F"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lastRenderedPageBreak/>
        <w:t xml:space="preserve">C313. </w:t>
      </w:r>
      <w:r w:rsidR="0036108A" w:rsidRPr="001D19F6">
        <w:rPr>
          <w:rFonts w:ascii="Arial" w:eastAsia="굴림" w:hAnsi="Arial" w:cs="Arial"/>
          <w:kern w:val="0"/>
          <w:sz w:val="22"/>
        </w:rPr>
        <w:t>In the past two years, h</w:t>
      </w:r>
      <w:r w:rsidRPr="001D19F6">
        <w:rPr>
          <w:rFonts w:ascii="Arial" w:eastAsia="굴림" w:hAnsi="Arial" w:cs="Arial"/>
          <w:kern w:val="0"/>
          <w:sz w:val="22"/>
        </w:rPr>
        <w:t>ave you</w:t>
      </w:r>
      <w:r w:rsidR="0036108A" w:rsidRPr="001D19F6">
        <w:rPr>
          <w:rFonts w:ascii="Arial" w:eastAsia="굴림" w:hAnsi="Arial" w:cs="Arial"/>
          <w:kern w:val="0"/>
          <w:sz w:val="22"/>
        </w:rPr>
        <w:t xml:space="preserve"> ever</w:t>
      </w:r>
      <w:r w:rsidRPr="001D19F6">
        <w:rPr>
          <w:rFonts w:ascii="Arial" w:eastAsia="굴림" w:hAnsi="Arial" w:cs="Arial"/>
          <w:kern w:val="0"/>
          <w:sz w:val="22"/>
        </w:rPr>
        <w:t xml:space="preserve"> received basic medical check</w:t>
      </w:r>
      <w:r w:rsidR="0036108A" w:rsidRPr="001D19F6">
        <w:rPr>
          <w:rFonts w:ascii="Arial" w:eastAsia="굴림" w:hAnsi="Arial" w:cs="Arial"/>
          <w:kern w:val="0"/>
          <w:sz w:val="22"/>
        </w:rPr>
        <w:t>-</w:t>
      </w:r>
      <w:r w:rsidRPr="001D19F6">
        <w:rPr>
          <w:rFonts w:ascii="Arial" w:eastAsia="굴림" w:hAnsi="Arial" w:cs="Arial"/>
          <w:kern w:val="0"/>
          <w:sz w:val="22"/>
        </w:rPr>
        <w:t>up</w:t>
      </w:r>
      <w:r w:rsidR="0036108A" w:rsidRPr="001D19F6">
        <w:rPr>
          <w:rFonts w:ascii="Arial" w:eastAsia="굴림" w:hAnsi="Arial" w:cs="Arial"/>
          <w:kern w:val="0"/>
          <w:sz w:val="22"/>
        </w:rPr>
        <w:t xml:space="preserve"> service</w:t>
      </w:r>
      <w:r w:rsidRPr="001D19F6">
        <w:rPr>
          <w:rFonts w:ascii="Arial" w:eastAsia="굴림" w:hAnsi="Arial" w:cs="Arial"/>
          <w:kern w:val="0"/>
          <w:sz w:val="22"/>
        </w:rPr>
        <w:t xml:space="preserve"> </w:t>
      </w:r>
      <w:r w:rsidR="0036108A" w:rsidRPr="001D19F6">
        <w:rPr>
          <w:rFonts w:ascii="Arial" w:eastAsia="굴림" w:hAnsi="Arial" w:cs="Arial"/>
          <w:kern w:val="0"/>
          <w:sz w:val="22"/>
        </w:rPr>
        <w:t xml:space="preserve">provided </w:t>
      </w:r>
      <w:r w:rsidRPr="001D19F6">
        <w:rPr>
          <w:rFonts w:ascii="Arial" w:eastAsia="굴림" w:hAnsi="Arial" w:cs="Arial"/>
          <w:kern w:val="0"/>
          <w:sz w:val="22"/>
        </w:rPr>
        <w:t>by the National Health Insurance</w:t>
      </w:r>
      <w:r w:rsidR="001A5FA2" w:rsidRPr="001D19F6">
        <w:rPr>
          <w:rFonts w:ascii="Arial" w:eastAsia="굴림" w:hAnsi="Arial" w:cs="Arial"/>
          <w:kern w:val="0"/>
          <w:sz w:val="22"/>
        </w:rPr>
        <w:t xml:space="preserve"> </w:t>
      </w:r>
      <w:r w:rsidRPr="001D19F6">
        <w:rPr>
          <w:rFonts w:ascii="Arial" w:eastAsia="굴림" w:hAnsi="Arial" w:cs="Arial"/>
          <w:kern w:val="0"/>
          <w:sz w:val="22"/>
        </w:rPr>
        <w:t xml:space="preserve">or </w:t>
      </w:r>
      <w:r w:rsidR="001A5FA2" w:rsidRPr="001D19F6">
        <w:rPr>
          <w:rFonts w:ascii="Arial" w:eastAsia="굴림" w:hAnsi="Arial" w:cs="Arial"/>
          <w:kern w:val="0"/>
          <w:sz w:val="22"/>
        </w:rPr>
        <w:t xml:space="preserve">the </w:t>
      </w:r>
      <w:r w:rsidRPr="001D19F6">
        <w:rPr>
          <w:rFonts w:ascii="Arial" w:eastAsia="굴림" w:hAnsi="Arial" w:cs="Arial"/>
          <w:kern w:val="0"/>
          <w:sz w:val="22"/>
        </w:rPr>
        <w:t>M</w:t>
      </w:r>
      <w:r w:rsidR="001A5FA2" w:rsidRPr="001D19F6">
        <w:rPr>
          <w:rFonts w:ascii="Arial" w:eastAsia="굴림" w:hAnsi="Arial" w:cs="Arial"/>
          <w:kern w:val="0"/>
          <w:sz w:val="22"/>
        </w:rPr>
        <w:t xml:space="preserve">edical Aid </w:t>
      </w:r>
      <w:r w:rsidR="003770E9" w:rsidRPr="001D19F6">
        <w:rPr>
          <w:rFonts w:ascii="Arial" w:eastAsia="굴림" w:hAnsi="Arial" w:cs="Arial"/>
          <w:kern w:val="0"/>
          <w:sz w:val="22"/>
        </w:rPr>
        <w:t>Program</w:t>
      </w:r>
      <w:r w:rsidR="00BA43A5" w:rsidRPr="001D19F6">
        <w:rPr>
          <w:rFonts w:ascii="Arial" w:eastAsia="굴림" w:hAnsi="Arial" w:cs="Arial"/>
          <w:kern w:val="0"/>
          <w:sz w:val="22"/>
        </w:rPr>
        <w:t xml:space="preserve"> </w:t>
      </w:r>
      <w:r w:rsidR="0036108A" w:rsidRPr="001D19F6">
        <w:rPr>
          <w:rFonts w:ascii="Arial" w:eastAsia="굴림" w:hAnsi="Arial" w:cs="Arial"/>
          <w:kern w:val="0"/>
          <w:sz w:val="22"/>
        </w:rPr>
        <w:t>for free</w:t>
      </w:r>
      <w:r w:rsidRPr="001D19F6">
        <w:rPr>
          <w:rFonts w:ascii="Arial" w:eastAsia="굴림" w:hAnsi="Arial" w:cs="Arial"/>
          <w:kern w:val="0"/>
          <w:sz w:val="22"/>
        </w:rPr>
        <w:t>?</w:t>
      </w:r>
    </w:p>
    <w:p w14:paraId="35260D82" w14:textId="77777777" w:rsidR="0036108A" w:rsidRPr="00F14BA4" w:rsidRDefault="0036108A" w:rsidP="00D12299">
      <w:pPr>
        <w:pStyle w:val="a6"/>
        <w:numPr>
          <w:ilvl w:val="0"/>
          <w:numId w:val="1314"/>
        </w:numPr>
        <w:tabs>
          <w:tab w:val="left" w:pos="5245"/>
        </w:tabs>
        <w:wordWrap/>
        <w:spacing w:line="360" w:lineRule="auto"/>
        <w:ind w:leftChars="0"/>
        <w:rPr>
          <w:rFonts w:ascii="Arial" w:eastAsia="굴림" w:hAnsi="Arial" w:cs="Arial"/>
          <w:sz w:val="22"/>
        </w:rPr>
      </w:pPr>
      <w:r w:rsidRPr="00F14BA4">
        <w:rPr>
          <w:rFonts w:ascii="Arial" w:eastAsia="굴림" w:hAnsi="Arial" w:cs="Arial"/>
          <w:sz w:val="22"/>
        </w:rPr>
        <w:t>Yes →Go to C316</w:t>
      </w:r>
      <w:r w:rsidRPr="00F14BA4">
        <w:rPr>
          <w:rFonts w:ascii="Arial" w:eastAsia="굴림" w:hAnsi="Arial" w:cs="Arial"/>
          <w:sz w:val="22"/>
        </w:rPr>
        <w:tab/>
      </w:r>
      <w:r w:rsidRPr="00F14BA4">
        <w:rPr>
          <w:rFonts w:ascii="굴림" w:eastAsia="굴림" w:hAnsi="굴림" w:cs="굴림" w:hint="eastAsia"/>
          <w:sz w:val="22"/>
        </w:rPr>
        <w:t>⑤</w:t>
      </w:r>
      <w:r w:rsidRPr="00F14BA4">
        <w:rPr>
          <w:rFonts w:ascii="Arial" w:eastAsia="굴림" w:hAnsi="Arial" w:cs="Arial"/>
          <w:sz w:val="22"/>
        </w:rPr>
        <w:t xml:space="preserve"> No </w:t>
      </w:r>
    </w:p>
    <w:p w14:paraId="0FE10561"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469802D9" w14:textId="77777777" w:rsidR="006E6B90" w:rsidRPr="001D19F6" w:rsidRDefault="003C3DB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C314. </w:t>
      </w:r>
      <w:r w:rsidR="0036108A" w:rsidRPr="001D19F6">
        <w:rPr>
          <w:rFonts w:ascii="Arial" w:eastAsia="굴림" w:hAnsi="Arial" w:cs="Arial"/>
          <w:kern w:val="0"/>
          <w:sz w:val="22"/>
        </w:rPr>
        <w:t>If not, w</w:t>
      </w:r>
      <w:r w:rsidRPr="001D19F6">
        <w:rPr>
          <w:rFonts w:ascii="Arial" w:eastAsia="굴림" w:hAnsi="Arial" w:cs="Arial"/>
          <w:kern w:val="0"/>
          <w:sz w:val="22"/>
        </w:rPr>
        <w:t xml:space="preserve">hy did you not receive </w:t>
      </w:r>
      <w:r w:rsidR="006E6B90" w:rsidRPr="001D19F6">
        <w:rPr>
          <w:rFonts w:ascii="Arial" w:eastAsia="굴림" w:hAnsi="Arial" w:cs="Arial"/>
          <w:kern w:val="0"/>
          <w:sz w:val="22"/>
        </w:rPr>
        <w:t>medical checkup?</w:t>
      </w:r>
    </w:p>
    <w:p w14:paraId="50B229E7"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 xml:space="preserve">Wanted to </w:t>
      </w:r>
      <w:r w:rsidR="003C3DB0" w:rsidRPr="001D19F6">
        <w:rPr>
          <w:rFonts w:ascii="Arial" w:eastAsia="굴림" w:hAnsi="Arial" w:cs="Arial"/>
          <w:kern w:val="0"/>
          <w:sz w:val="22"/>
        </w:rPr>
        <w:t xml:space="preserve">receive </w:t>
      </w:r>
      <w:r w:rsidR="004D5BAE" w:rsidRPr="001D19F6">
        <w:rPr>
          <w:rFonts w:ascii="Arial" w:eastAsia="굴림" w:hAnsi="Arial" w:cs="Arial"/>
          <w:kern w:val="0"/>
          <w:sz w:val="22"/>
        </w:rPr>
        <w:t>it</w:t>
      </w:r>
      <w:r w:rsidRPr="001D19F6">
        <w:rPr>
          <w:rFonts w:ascii="Arial" w:eastAsia="굴림" w:hAnsi="Arial" w:cs="Arial"/>
          <w:kern w:val="0"/>
          <w:sz w:val="22"/>
        </w:rPr>
        <w:t xml:space="preserve">, but unable </w:t>
      </w:r>
      <w:r w:rsidR="004D5BAE" w:rsidRPr="001D19F6">
        <w:rPr>
          <w:rFonts w:ascii="Arial" w:eastAsia="굴림" w:hAnsi="Arial" w:cs="Arial"/>
          <w:kern w:val="0"/>
          <w:sz w:val="22"/>
        </w:rPr>
        <w:t>because I can’t move freely</w:t>
      </w:r>
      <w:r w:rsidRPr="001D19F6">
        <w:rPr>
          <w:rFonts w:ascii="Arial" w:eastAsia="굴림" w:hAnsi="Arial" w:cs="Arial"/>
          <w:kern w:val="0"/>
          <w:sz w:val="22"/>
        </w:rPr>
        <w:t xml:space="preserve"> →Go to C31</w:t>
      </w:r>
      <w:r w:rsidR="004F0E23" w:rsidRPr="001D19F6">
        <w:rPr>
          <w:rFonts w:ascii="Arial" w:eastAsia="굴림" w:hAnsi="Arial" w:cs="Arial"/>
          <w:kern w:val="0"/>
          <w:sz w:val="22"/>
        </w:rPr>
        <w:t>7</w:t>
      </w:r>
    </w:p>
    <w:p w14:paraId="5DFE7269"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Did not expect any problem</w:t>
      </w:r>
      <w:r w:rsidR="004D5BAE" w:rsidRPr="001D19F6">
        <w:rPr>
          <w:rFonts w:ascii="Arial" w:eastAsia="굴림" w:hAnsi="Arial" w:cs="Arial"/>
          <w:kern w:val="0"/>
          <w:sz w:val="22"/>
        </w:rPr>
        <w:t xml:space="preserve">s because I was fine </w:t>
      </w:r>
      <w:r w:rsidRPr="001D19F6">
        <w:rPr>
          <w:rFonts w:ascii="Arial" w:eastAsia="굴림" w:hAnsi="Arial" w:cs="Arial"/>
          <w:kern w:val="0"/>
          <w:sz w:val="22"/>
        </w:rPr>
        <w:t>in the previous checkup →Go to C31</w:t>
      </w:r>
      <w:r w:rsidR="004F0E23" w:rsidRPr="001D19F6">
        <w:rPr>
          <w:rFonts w:ascii="Arial" w:eastAsia="굴림" w:hAnsi="Arial" w:cs="Arial"/>
          <w:kern w:val="0"/>
          <w:sz w:val="22"/>
        </w:rPr>
        <w:t>7</w:t>
      </w:r>
    </w:p>
    <w:p w14:paraId="05780AC7"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Too busy, could not have time →Go to C31</w:t>
      </w:r>
      <w:r w:rsidR="004F0E23" w:rsidRPr="001D19F6">
        <w:rPr>
          <w:rFonts w:ascii="Arial" w:eastAsia="굴림" w:hAnsi="Arial" w:cs="Arial"/>
          <w:kern w:val="0"/>
          <w:sz w:val="22"/>
        </w:rPr>
        <w:t>7</w:t>
      </w:r>
    </w:p>
    <w:p w14:paraId="69422598"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I could not trust the results →Go to C31</w:t>
      </w:r>
      <w:r w:rsidR="004F0E23" w:rsidRPr="001D19F6">
        <w:rPr>
          <w:rFonts w:ascii="Arial" w:eastAsia="굴림" w:hAnsi="Arial" w:cs="Arial"/>
          <w:kern w:val="0"/>
          <w:sz w:val="22"/>
        </w:rPr>
        <w:t>7</w:t>
      </w:r>
    </w:p>
    <w:p w14:paraId="29A925FE"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I was afraid of the results →Go to C31</w:t>
      </w:r>
      <w:r w:rsidR="004F0E23" w:rsidRPr="001D19F6">
        <w:rPr>
          <w:rFonts w:ascii="Arial" w:eastAsia="굴림" w:hAnsi="Arial" w:cs="Arial"/>
          <w:kern w:val="0"/>
          <w:sz w:val="22"/>
        </w:rPr>
        <w:t>7</w:t>
      </w:r>
    </w:p>
    <w:p w14:paraId="592338B8"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Even if an illness is detected, no adequate treatment is available →Go to C31</w:t>
      </w:r>
      <w:r w:rsidR="004F0E23" w:rsidRPr="001D19F6">
        <w:rPr>
          <w:rFonts w:ascii="Arial" w:eastAsia="굴림" w:hAnsi="Arial" w:cs="Arial"/>
          <w:kern w:val="0"/>
          <w:sz w:val="22"/>
        </w:rPr>
        <w:t>7</w:t>
      </w:r>
    </w:p>
    <w:p w14:paraId="3743D492"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 xml:space="preserve">Did not see a need </w:t>
      </w:r>
      <w:r w:rsidR="004D5BAE" w:rsidRPr="001D19F6">
        <w:rPr>
          <w:rFonts w:ascii="Arial" w:eastAsia="굴림" w:hAnsi="Arial" w:cs="Arial"/>
          <w:kern w:val="0"/>
          <w:sz w:val="22"/>
        </w:rPr>
        <w:t xml:space="preserve">of checkup </w:t>
      </w:r>
      <w:r w:rsidRPr="001D19F6">
        <w:rPr>
          <w:rFonts w:ascii="Arial" w:eastAsia="굴림" w:hAnsi="Arial" w:cs="Arial"/>
          <w:kern w:val="0"/>
          <w:sz w:val="22"/>
        </w:rPr>
        <w:t>→Go to C31</w:t>
      </w:r>
      <w:r w:rsidR="004F0E23" w:rsidRPr="001D19F6">
        <w:rPr>
          <w:rFonts w:ascii="Arial" w:eastAsia="굴림" w:hAnsi="Arial" w:cs="Arial"/>
          <w:kern w:val="0"/>
          <w:sz w:val="22"/>
        </w:rPr>
        <w:t>7</w:t>
      </w:r>
    </w:p>
    <w:p w14:paraId="403EA3D4"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I did not know it is free →Go to C31</w:t>
      </w:r>
      <w:r w:rsidR="004F0E23" w:rsidRPr="001D19F6">
        <w:rPr>
          <w:rFonts w:ascii="Arial" w:eastAsia="굴림" w:hAnsi="Arial" w:cs="Arial"/>
          <w:kern w:val="0"/>
          <w:sz w:val="22"/>
        </w:rPr>
        <w:t>7</w:t>
      </w:r>
    </w:p>
    <w:p w14:paraId="3E1FDE19" w14:textId="77777777" w:rsidR="006E6B90" w:rsidRPr="001D19F6" w:rsidRDefault="006E6B90" w:rsidP="00F14BA4">
      <w:pPr>
        <w:pStyle w:val="a6"/>
        <w:numPr>
          <w:ilvl w:val="0"/>
          <w:numId w:val="379"/>
        </w:numPr>
        <w:wordWrap/>
        <w:spacing w:line="360" w:lineRule="auto"/>
        <w:ind w:leftChars="0"/>
        <w:jc w:val="left"/>
        <w:textAlignment w:val="baseline"/>
        <w:rPr>
          <w:rFonts w:ascii="Arial" w:eastAsia="굴림" w:hAnsi="Arial" w:cs="Arial"/>
          <w:kern w:val="0"/>
          <w:sz w:val="22"/>
        </w:rPr>
      </w:pPr>
      <w:r w:rsidRPr="001D19F6">
        <w:rPr>
          <w:rFonts w:ascii="Arial" w:eastAsia="굴림" w:hAnsi="Arial" w:cs="Arial"/>
          <w:kern w:val="0"/>
          <w:sz w:val="22"/>
        </w:rPr>
        <w:t>Other</w:t>
      </w:r>
      <w:r w:rsidR="0045028F" w:rsidRPr="001D19F6">
        <w:rPr>
          <w:rFonts w:ascii="Arial" w:eastAsia="굴림" w:hAnsi="Arial" w:cs="Arial"/>
          <w:kern w:val="0"/>
          <w:sz w:val="22"/>
        </w:rPr>
        <w:t>s</w:t>
      </w:r>
    </w:p>
    <w:p w14:paraId="67983601"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55CA4CC"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C315. </w:t>
      </w:r>
      <w:r w:rsidR="0045028F" w:rsidRPr="001D19F6">
        <w:rPr>
          <w:rFonts w:ascii="Arial" w:eastAsia="굴림" w:hAnsi="Arial" w:cs="Arial"/>
          <w:kern w:val="0"/>
          <w:sz w:val="22"/>
        </w:rPr>
        <w:t>If others, please specify</w:t>
      </w:r>
      <w:r w:rsidRPr="001D19F6">
        <w:rPr>
          <w:rFonts w:ascii="Arial" w:eastAsia="굴림" w:hAnsi="Arial" w:cs="Arial"/>
          <w:kern w:val="0"/>
          <w:sz w:val="22"/>
        </w:rPr>
        <w:t>.</w:t>
      </w:r>
    </w:p>
    <w:p w14:paraId="5E2AF72E" w14:textId="77777777" w:rsidR="00FA7CAD" w:rsidRPr="001D19F6" w:rsidRDefault="004D5BAE" w:rsidP="004D5BAE">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p>
    <w:p w14:paraId="31598E15"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53AC8475"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C316. Have you ever received any further </w:t>
      </w:r>
      <w:r w:rsidR="0045028F" w:rsidRPr="001D19F6">
        <w:rPr>
          <w:rFonts w:ascii="Arial" w:eastAsia="굴림" w:hAnsi="Arial" w:cs="Arial"/>
          <w:kern w:val="0"/>
          <w:sz w:val="22"/>
        </w:rPr>
        <w:t xml:space="preserve">medical </w:t>
      </w:r>
      <w:r w:rsidRPr="001D19F6">
        <w:rPr>
          <w:rFonts w:ascii="Arial" w:eastAsia="굴림" w:hAnsi="Arial" w:cs="Arial"/>
          <w:kern w:val="0"/>
          <w:sz w:val="22"/>
        </w:rPr>
        <w:t>check</w:t>
      </w:r>
      <w:r w:rsidR="0045028F" w:rsidRPr="001D19F6">
        <w:rPr>
          <w:rFonts w:ascii="Arial" w:eastAsia="굴림" w:hAnsi="Arial" w:cs="Arial"/>
          <w:kern w:val="0"/>
          <w:sz w:val="22"/>
        </w:rPr>
        <w:t>up</w:t>
      </w:r>
      <w:r w:rsidRPr="001D19F6">
        <w:rPr>
          <w:rFonts w:ascii="Arial" w:eastAsia="굴림" w:hAnsi="Arial" w:cs="Arial"/>
          <w:kern w:val="0"/>
          <w:sz w:val="22"/>
        </w:rPr>
        <w:t xml:space="preserve"> </w:t>
      </w:r>
      <w:r w:rsidR="004D5BAE" w:rsidRPr="001D19F6">
        <w:rPr>
          <w:rFonts w:ascii="Arial" w:eastAsia="굴림" w:hAnsi="Arial" w:cs="Arial"/>
          <w:kern w:val="0"/>
          <w:sz w:val="22"/>
        </w:rPr>
        <w:t xml:space="preserve">due to problems found in </w:t>
      </w:r>
      <w:r w:rsidRPr="001D19F6">
        <w:rPr>
          <w:rFonts w:ascii="Arial" w:eastAsia="굴림" w:hAnsi="Arial" w:cs="Arial"/>
          <w:kern w:val="0"/>
          <w:sz w:val="22"/>
        </w:rPr>
        <w:t>basic medical</w:t>
      </w:r>
      <w:r w:rsidR="0045028F" w:rsidRPr="001D19F6">
        <w:rPr>
          <w:rFonts w:ascii="Arial" w:eastAsia="굴림" w:hAnsi="Arial" w:cs="Arial"/>
          <w:kern w:val="0"/>
          <w:sz w:val="22"/>
        </w:rPr>
        <w:t xml:space="preserve"> checkup</w:t>
      </w:r>
      <w:r w:rsidRPr="001D19F6">
        <w:rPr>
          <w:rFonts w:ascii="Arial" w:eastAsia="굴림" w:hAnsi="Arial" w:cs="Arial"/>
          <w:kern w:val="0"/>
          <w:sz w:val="22"/>
        </w:rPr>
        <w:t>?</w:t>
      </w:r>
    </w:p>
    <w:p w14:paraId="1C626BA0" w14:textId="77777777" w:rsidR="004D5BAE" w:rsidRPr="001D19F6" w:rsidRDefault="004D5BAE" w:rsidP="00F14BA4">
      <w:pPr>
        <w:pStyle w:val="a6"/>
        <w:numPr>
          <w:ilvl w:val="0"/>
          <w:numId w:val="38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6C79AEA" w14:textId="77777777" w:rsidR="006E6B90" w:rsidRPr="001D19F6" w:rsidRDefault="006E6B90" w:rsidP="006E6B90">
      <w:pPr>
        <w:wordWrap/>
        <w:spacing w:line="360" w:lineRule="auto"/>
        <w:jc w:val="left"/>
        <w:textAlignment w:val="baseline"/>
        <w:rPr>
          <w:rFonts w:ascii="Arial" w:eastAsia="굴림" w:hAnsi="Arial" w:cs="Arial"/>
          <w:kern w:val="0"/>
          <w:sz w:val="22"/>
        </w:rPr>
      </w:pPr>
    </w:p>
    <w:p w14:paraId="328EC8EB" w14:textId="77777777" w:rsidR="006E6B90" w:rsidRPr="001D19F6" w:rsidRDefault="006E6B90" w:rsidP="006E6B9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C317. Have you had any other medical checkup using your out</w:t>
      </w:r>
      <w:r w:rsidRPr="001D19F6">
        <w:rPr>
          <w:rFonts w:ascii="Cambria Math" w:eastAsia="굴림" w:hAnsi="Cambria Math" w:cs="Cambria Math"/>
          <w:kern w:val="0"/>
          <w:sz w:val="22"/>
        </w:rPr>
        <w:t>‐</w:t>
      </w:r>
      <w:r w:rsidRPr="001D19F6">
        <w:rPr>
          <w:rFonts w:ascii="Arial" w:eastAsia="굴림" w:hAnsi="Arial" w:cs="Arial"/>
          <w:kern w:val="0"/>
          <w:sz w:val="22"/>
        </w:rPr>
        <w:t>of</w:t>
      </w:r>
      <w:r w:rsidRPr="001D19F6">
        <w:rPr>
          <w:rFonts w:ascii="Cambria Math" w:eastAsia="굴림" w:hAnsi="Cambria Math" w:cs="Cambria Math"/>
          <w:kern w:val="0"/>
          <w:sz w:val="22"/>
        </w:rPr>
        <w:t>‐</w:t>
      </w:r>
      <w:r w:rsidRPr="001D19F6">
        <w:rPr>
          <w:rFonts w:ascii="Arial" w:eastAsia="굴림" w:hAnsi="Arial" w:cs="Arial"/>
          <w:kern w:val="0"/>
          <w:sz w:val="22"/>
        </w:rPr>
        <w:t>pocket money in the past two years?</w:t>
      </w:r>
    </w:p>
    <w:p w14:paraId="2ABEA4E8" w14:textId="77777777" w:rsidR="004D5BAE" w:rsidRPr="001D19F6" w:rsidRDefault="004D5BAE" w:rsidP="00F14BA4">
      <w:pPr>
        <w:pStyle w:val="a6"/>
        <w:numPr>
          <w:ilvl w:val="0"/>
          <w:numId w:val="38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EC92155" w14:textId="77777777" w:rsidR="006E6B90" w:rsidRPr="001D19F6" w:rsidRDefault="006E6B90" w:rsidP="006E6B90">
      <w:pPr>
        <w:wordWrap/>
        <w:spacing w:line="360" w:lineRule="auto"/>
        <w:jc w:val="left"/>
        <w:rPr>
          <w:rFonts w:ascii="Arial" w:eastAsia="굴림" w:hAnsi="Arial" w:cs="Arial"/>
          <w:sz w:val="22"/>
        </w:rPr>
      </w:pPr>
    </w:p>
    <w:p w14:paraId="3510BDE7" w14:textId="77777777" w:rsidR="005E7D9D" w:rsidRPr="001D19F6" w:rsidRDefault="00547350" w:rsidP="00297F86">
      <w:pPr>
        <w:wordWrap/>
        <w:spacing w:line="276" w:lineRule="auto"/>
        <w:jc w:val="left"/>
        <w:rPr>
          <w:rFonts w:ascii="Arial" w:eastAsia="굴림" w:hAnsi="Arial" w:cs="Arial"/>
          <w:b/>
          <w:bCs/>
          <w:sz w:val="22"/>
        </w:rPr>
      </w:pPr>
      <w:r w:rsidRPr="001D19F6">
        <w:rPr>
          <w:rFonts w:ascii="Arial" w:eastAsia="굴림" w:hAnsi="Arial" w:cs="Arial"/>
          <w:b/>
          <w:bCs/>
          <w:sz w:val="22"/>
        </w:rPr>
        <w:t>&lt; Long-Term Care Insurance &gt;</w:t>
      </w:r>
    </w:p>
    <w:p w14:paraId="5E5222DA" w14:textId="77777777" w:rsidR="00547350" w:rsidRPr="001D19F6" w:rsidRDefault="00547350" w:rsidP="0054735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C318. Are you aware of ‘Long-Term Care Insurance’?</w:t>
      </w:r>
    </w:p>
    <w:p w14:paraId="10100088" w14:textId="77777777" w:rsidR="0029735D" w:rsidRPr="001D19F6" w:rsidRDefault="00547350" w:rsidP="0054735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[IW</w:t>
      </w:r>
      <w:r w:rsidR="0029735D" w:rsidRPr="001D19F6">
        <w:rPr>
          <w:rFonts w:ascii="Arial" w:eastAsia="굴림" w:hAnsi="Arial" w:cs="Arial"/>
          <w:kern w:val="0"/>
          <w:sz w:val="22"/>
        </w:rPr>
        <w:t xml:space="preserve">ER: Long-Term Care Insurance is a social insurance system that provides long term care benefits for movement support or household activities support to </w:t>
      </w:r>
      <w:r w:rsidR="00614161" w:rsidRPr="001D19F6">
        <w:rPr>
          <w:rFonts w:ascii="Arial" w:eastAsia="굴림" w:hAnsi="Arial" w:cs="Arial"/>
          <w:kern w:val="0"/>
          <w:sz w:val="22"/>
        </w:rPr>
        <w:t xml:space="preserve">the </w:t>
      </w:r>
      <w:r w:rsidR="006E1E11" w:rsidRPr="001D19F6">
        <w:rPr>
          <w:rFonts w:ascii="Arial" w:eastAsia="굴림" w:hAnsi="Arial" w:cs="Arial"/>
          <w:kern w:val="0"/>
          <w:sz w:val="22"/>
        </w:rPr>
        <w:t>elderly</w:t>
      </w:r>
      <w:r w:rsidR="0029735D" w:rsidRPr="001D19F6">
        <w:rPr>
          <w:rFonts w:ascii="Arial" w:eastAsia="굴림" w:hAnsi="Arial" w:cs="Arial"/>
          <w:kern w:val="0"/>
          <w:sz w:val="22"/>
        </w:rPr>
        <w:t xml:space="preserve"> who </w:t>
      </w:r>
      <w:proofErr w:type="spellStart"/>
      <w:r w:rsidR="0029735D" w:rsidRPr="001D19F6">
        <w:rPr>
          <w:rFonts w:ascii="Arial" w:eastAsia="굴림" w:hAnsi="Arial" w:cs="Arial"/>
          <w:kern w:val="0"/>
          <w:sz w:val="22"/>
        </w:rPr>
        <w:t>can not</w:t>
      </w:r>
      <w:proofErr w:type="spellEnd"/>
      <w:r w:rsidR="0029735D" w:rsidRPr="001D19F6">
        <w:rPr>
          <w:rFonts w:ascii="Arial" w:eastAsia="굴림" w:hAnsi="Arial" w:cs="Arial"/>
          <w:kern w:val="0"/>
          <w:sz w:val="22"/>
        </w:rPr>
        <w:t xml:space="preserve"> hold a regular living due to old age or geriatric disease, thus improving old age health and stable living, decreasing the burden of </w:t>
      </w:r>
      <w:r w:rsidR="006E1E11" w:rsidRPr="001D19F6">
        <w:rPr>
          <w:rFonts w:ascii="Arial" w:eastAsia="굴림" w:hAnsi="Arial" w:cs="Arial"/>
          <w:kern w:val="0"/>
          <w:sz w:val="22"/>
        </w:rPr>
        <w:t>family</w:t>
      </w:r>
      <w:r w:rsidR="0029735D" w:rsidRPr="001D19F6">
        <w:rPr>
          <w:rFonts w:ascii="Arial" w:eastAsia="굴림" w:hAnsi="Arial" w:cs="Arial"/>
          <w:kern w:val="0"/>
          <w:sz w:val="22"/>
        </w:rPr>
        <w:t xml:space="preserve"> and making </w:t>
      </w:r>
      <w:r w:rsidR="006E1E11" w:rsidRPr="001D19F6">
        <w:rPr>
          <w:rFonts w:ascii="Arial" w:eastAsia="굴림" w:hAnsi="Arial" w:cs="Arial"/>
          <w:kern w:val="0"/>
          <w:sz w:val="22"/>
        </w:rPr>
        <w:t>quality</w:t>
      </w:r>
      <w:r w:rsidR="0029735D" w:rsidRPr="001D19F6">
        <w:rPr>
          <w:rFonts w:ascii="Arial" w:eastAsia="굴림" w:hAnsi="Arial" w:cs="Arial"/>
          <w:kern w:val="0"/>
          <w:sz w:val="22"/>
        </w:rPr>
        <w:t xml:space="preserve"> of life higher.</w:t>
      </w:r>
      <w:r w:rsidR="005F18A9" w:rsidRPr="001D19F6">
        <w:rPr>
          <w:rFonts w:ascii="Arial" w:eastAsia="굴림" w:hAnsi="Arial" w:cs="Arial"/>
          <w:kern w:val="0"/>
          <w:sz w:val="22"/>
        </w:rPr>
        <w:t>]</w:t>
      </w:r>
    </w:p>
    <w:p w14:paraId="50F11422" w14:textId="77777777" w:rsidR="00547350" w:rsidRPr="001D19F6" w:rsidRDefault="00547350" w:rsidP="00D12299">
      <w:pPr>
        <w:pStyle w:val="a6"/>
        <w:numPr>
          <w:ilvl w:val="0"/>
          <w:numId w:val="122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C329</w:t>
      </w:r>
    </w:p>
    <w:p w14:paraId="4B9E3511" w14:textId="77777777" w:rsidR="00547350" w:rsidRPr="001D19F6" w:rsidRDefault="00547350" w:rsidP="00297F86">
      <w:pPr>
        <w:wordWrap/>
        <w:spacing w:line="276" w:lineRule="auto"/>
        <w:jc w:val="left"/>
        <w:rPr>
          <w:rFonts w:ascii="Arial" w:eastAsia="굴림" w:hAnsi="Arial" w:cs="Arial"/>
          <w:b/>
          <w:bCs/>
          <w:sz w:val="22"/>
        </w:rPr>
      </w:pPr>
    </w:p>
    <w:p w14:paraId="0F66A96A" w14:textId="77777777" w:rsidR="00547350" w:rsidRPr="001D19F6" w:rsidRDefault="00547350" w:rsidP="0054735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 xml:space="preserve">C319. Have you </w:t>
      </w:r>
      <w:r w:rsidR="006E1E11" w:rsidRPr="001D19F6">
        <w:rPr>
          <w:rFonts w:ascii="Arial" w:eastAsia="굴림" w:hAnsi="Arial" w:cs="Arial"/>
          <w:kern w:val="0"/>
          <w:sz w:val="22"/>
        </w:rPr>
        <w:t>applied</w:t>
      </w:r>
      <w:r w:rsidRPr="001D19F6">
        <w:rPr>
          <w:rFonts w:ascii="Arial" w:eastAsia="굴림" w:hAnsi="Arial" w:cs="Arial"/>
          <w:kern w:val="0"/>
          <w:sz w:val="22"/>
        </w:rPr>
        <w:t xml:space="preserve"> for ‘Long-Term Care Insurance’?</w:t>
      </w:r>
    </w:p>
    <w:p w14:paraId="707E11FC" w14:textId="77777777" w:rsidR="00547350" w:rsidRPr="001D19F6" w:rsidRDefault="00547350" w:rsidP="00D12299">
      <w:pPr>
        <w:pStyle w:val="a6"/>
        <w:numPr>
          <w:ilvl w:val="0"/>
          <w:numId w:val="122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→Go to C329</w:t>
      </w:r>
    </w:p>
    <w:p w14:paraId="2F84DF84" w14:textId="77777777" w:rsidR="00547350" w:rsidRPr="001D19F6" w:rsidRDefault="00547350">
      <w:pPr>
        <w:widowControl/>
        <w:wordWrap/>
        <w:autoSpaceDE/>
        <w:autoSpaceDN/>
        <w:jc w:val="left"/>
        <w:rPr>
          <w:rFonts w:ascii="Arial" w:eastAsia="굴림" w:hAnsi="Arial" w:cs="Arial"/>
          <w:b/>
          <w:bCs/>
          <w:sz w:val="22"/>
        </w:rPr>
      </w:pPr>
    </w:p>
    <w:p w14:paraId="177FA53F" w14:textId="77777777" w:rsidR="00547350" w:rsidRPr="001D19F6" w:rsidRDefault="00547350" w:rsidP="0054735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lastRenderedPageBreak/>
        <w:t>C320. Are you currently using ‘Long-Term Care Insurance’</w:t>
      </w:r>
      <w:r w:rsidR="000E6D43" w:rsidRPr="001D19F6">
        <w:rPr>
          <w:rFonts w:ascii="Arial" w:eastAsia="굴림" w:hAnsi="Arial" w:cs="Arial"/>
          <w:kern w:val="0"/>
          <w:sz w:val="22"/>
        </w:rPr>
        <w:t xml:space="preserve"> service</w:t>
      </w:r>
      <w:r w:rsidRPr="001D19F6">
        <w:rPr>
          <w:rFonts w:ascii="Arial" w:eastAsia="굴림" w:hAnsi="Arial" w:cs="Arial"/>
          <w:kern w:val="0"/>
          <w:sz w:val="22"/>
        </w:rPr>
        <w:t>?</w:t>
      </w:r>
    </w:p>
    <w:p w14:paraId="16F310A5" w14:textId="77777777" w:rsidR="00547350" w:rsidRPr="001D19F6" w:rsidRDefault="00547350" w:rsidP="00D12299">
      <w:pPr>
        <w:pStyle w:val="a6"/>
        <w:numPr>
          <w:ilvl w:val="0"/>
          <w:numId w:val="122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000E6D43" w:rsidRPr="001D19F6">
        <w:rPr>
          <w:rFonts w:ascii="Arial" w:eastAsia="굴림" w:hAnsi="Arial" w:cs="Arial"/>
          <w:sz w:val="22"/>
        </w:rPr>
        <w:t xml:space="preserve">I am </w:t>
      </w:r>
      <w:r w:rsidRPr="001D19F6">
        <w:rPr>
          <w:rFonts w:ascii="Arial" w:eastAsia="굴림" w:hAnsi="Arial" w:cs="Arial"/>
          <w:sz w:val="22"/>
        </w:rPr>
        <w:t xml:space="preserve">currently using it </w:t>
      </w:r>
      <w:r w:rsidRPr="001D19F6">
        <w:rPr>
          <w:rFonts w:ascii="Arial" w:eastAsia="굴림" w:hAnsi="Arial" w:cs="Arial"/>
          <w:kern w:val="0"/>
          <w:sz w:val="22"/>
        </w:rPr>
        <w:t>→Go to C323</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0E6D43" w:rsidRPr="001D19F6">
        <w:rPr>
          <w:rFonts w:ascii="Arial" w:eastAsia="굴림" w:hAnsi="Arial" w:cs="Arial"/>
          <w:sz w:val="22"/>
        </w:rPr>
        <w:t xml:space="preserve">I am </w:t>
      </w:r>
      <w:r w:rsidRPr="001D19F6">
        <w:rPr>
          <w:rFonts w:ascii="Arial" w:eastAsia="굴림" w:hAnsi="Arial" w:cs="Arial"/>
          <w:sz w:val="22"/>
        </w:rPr>
        <w:t>not using it</w:t>
      </w:r>
    </w:p>
    <w:p w14:paraId="05D24A9C" w14:textId="77777777" w:rsidR="00547350" w:rsidRPr="001D19F6" w:rsidRDefault="00547350" w:rsidP="00547350">
      <w:pPr>
        <w:widowControl/>
        <w:tabs>
          <w:tab w:val="left" w:pos="6168"/>
        </w:tabs>
        <w:wordWrap/>
        <w:autoSpaceDE/>
        <w:autoSpaceDN/>
        <w:jc w:val="left"/>
        <w:rPr>
          <w:rFonts w:ascii="Arial" w:eastAsia="굴림" w:hAnsi="Arial" w:cs="Arial"/>
          <w:b/>
          <w:bCs/>
          <w:sz w:val="22"/>
        </w:rPr>
      </w:pPr>
      <w:r w:rsidRPr="001D19F6">
        <w:rPr>
          <w:rFonts w:ascii="Arial" w:eastAsia="굴림" w:hAnsi="Arial" w:cs="Arial"/>
          <w:b/>
          <w:bCs/>
          <w:sz w:val="22"/>
        </w:rPr>
        <w:tab/>
      </w:r>
    </w:p>
    <w:p w14:paraId="6F84ECC7" w14:textId="77777777" w:rsidR="00547350" w:rsidRPr="001D19F6" w:rsidRDefault="00547350" w:rsidP="00547350">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C321. Why aren’t you using the service?</w:t>
      </w:r>
    </w:p>
    <w:p w14:paraId="597C91A4" w14:textId="77777777" w:rsidR="009F7FA7" w:rsidRPr="001D19F6" w:rsidRDefault="00547350" w:rsidP="00D12299">
      <w:pPr>
        <w:pStyle w:val="a6"/>
        <w:numPr>
          <w:ilvl w:val="0"/>
          <w:numId w:val="12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Because I am not qualified</w:t>
      </w:r>
      <w:r w:rsidR="009F7FA7" w:rsidRPr="001D19F6">
        <w:rPr>
          <w:rFonts w:ascii="Arial" w:eastAsia="굴림" w:hAnsi="Arial" w:cs="Arial"/>
          <w:sz w:val="22"/>
        </w:rPr>
        <w:t xml:space="preserve"> </w:t>
      </w:r>
      <w:r w:rsidR="009F7FA7" w:rsidRPr="001D19F6">
        <w:rPr>
          <w:rFonts w:ascii="Arial" w:eastAsia="굴림" w:hAnsi="Arial" w:cs="Arial"/>
          <w:kern w:val="0"/>
          <w:sz w:val="22"/>
        </w:rPr>
        <w:t>→Go to C329</w:t>
      </w:r>
    </w:p>
    <w:p w14:paraId="1AEC2A74" w14:textId="77777777" w:rsidR="009F7FA7" w:rsidRPr="001D19F6" w:rsidRDefault="009F7FA7" w:rsidP="00D12299">
      <w:pPr>
        <w:pStyle w:val="a6"/>
        <w:numPr>
          <w:ilvl w:val="0"/>
          <w:numId w:val="12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Because I am not satisfied with the conditions for service receipt or the service quality </w:t>
      </w:r>
      <w:r w:rsidRPr="001D19F6">
        <w:rPr>
          <w:rFonts w:ascii="Arial" w:eastAsia="굴림" w:hAnsi="Arial" w:cs="Arial"/>
          <w:kern w:val="0"/>
          <w:sz w:val="22"/>
        </w:rPr>
        <w:t>→Go to C329</w:t>
      </w:r>
    </w:p>
    <w:p w14:paraId="712570DD" w14:textId="77777777" w:rsidR="00547350" w:rsidRPr="001D19F6" w:rsidRDefault="009F7FA7" w:rsidP="00D12299">
      <w:pPr>
        <w:pStyle w:val="a6"/>
        <w:numPr>
          <w:ilvl w:val="0"/>
          <w:numId w:val="12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Others </w:t>
      </w:r>
    </w:p>
    <w:p w14:paraId="4467CE7D" w14:textId="77777777" w:rsidR="00547350" w:rsidRPr="001D19F6" w:rsidRDefault="00547350">
      <w:pPr>
        <w:widowControl/>
        <w:wordWrap/>
        <w:autoSpaceDE/>
        <w:autoSpaceDN/>
        <w:jc w:val="left"/>
        <w:rPr>
          <w:rFonts w:ascii="Arial" w:eastAsia="굴림" w:hAnsi="Arial" w:cs="Arial"/>
          <w:b/>
          <w:bCs/>
          <w:sz w:val="22"/>
        </w:rPr>
      </w:pPr>
    </w:p>
    <w:p w14:paraId="5D696328" w14:textId="77777777" w:rsidR="009F7FA7" w:rsidRPr="001D19F6" w:rsidRDefault="009F7FA7" w:rsidP="009F7FA7">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C322. If others, please specify.</w:t>
      </w:r>
    </w:p>
    <w:p w14:paraId="2F0DD5E4" w14:textId="77777777" w:rsidR="009F7FA7" w:rsidRPr="001D19F6" w:rsidRDefault="009F7FA7" w:rsidP="009F7FA7">
      <w:pPr>
        <w:wordWrap/>
        <w:spacing w:line="360" w:lineRule="auto"/>
        <w:ind w:firstLine="800"/>
        <w:jc w:val="left"/>
        <w:textAlignment w:val="baseline"/>
        <w:rPr>
          <w:rFonts w:ascii="Arial" w:eastAsia="굴림" w:hAnsi="Arial" w:cs="Arial"/>
          <w:kern w:val="0"/>
          <w:sz w:val="22"/>
        </w:rPr>
      </w:pPr>
      <w:r w:rsidRPr="001D19F6">
        <w:rPr>
          <w:rFonts w:ascii="Arial" w:eastAsia="굴림" w:hAnsi="Arial" w:cs="Arial"/>
          <w:kern w:val="0"/>
          <w:sz w:val="22"/>
        </w:rPr>
        <w:t xml:space="preserve"> _______________________________→Go to 329</w:t>
      </w:r>
    </w:p>
    <w:p w14:paraId="40D355EF" w14:textId="77777777" w:rsidR="006F77D1" w:rsidRPr="001D19F6" w:rsidRDefault="006F77D1">
      <w:pPr>
        <w:widowControl/>
        <w:wordWrap/>
        <w:autoSpaceDE/>
        <w:autoSpaceDN/>
        <w:jc w:val="left"/>
        <w:rPr>
          <w:rFonts w:ascii="Arial" w:eastAsia="굴림" w:hAnsi="Arial" w:cs="Arial"/>
          <w:b/>
          <w:bCs/>
          <w:sz w:val="22"/>
        </w:rPr>
      </w:pPr>
    </w:p>
    <w:p w14:paraId="06947DF5" w14:textId="77777777" w:rsidR="006F77D1" w:rsidRPr="001D19F6" w:rsidRDefault="006F77D1" w:rsidP="006F77D1">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09B0C21A" w14:textId="77777777" w:rsidR="006F77D1" w:rsidRPr="001D19F6" w:rsidRDefault="006F77D1" w:rsidP="00D12299">
      <w:pPr>
        <w:pStyle w:val="a6"/>
        <w:numPr>
          <w:ilvl w:val="0"/>
          <w:numId w:val="1229"/>
        </w:numPr>
        <w:wordWrap/>
        <w:spacing w:line="360" w:lineRule="auto"/>
        <w:ind w:leftChars="0"/>
        <w:jc w:val="left"/>
        <w:rPr>
          <w:rFonts w:ascii="Arial" w:eastAsia="굴림" w:hAnsi="Arial" w:cs="Arial"/>
          <w:sz w:val="22"/>
        </w:rPr>
      </w:pPr>
      <w:r w:rsidRPr="001D19F6">
        <w:rPr>
          <w:rFonts w:ascii="Arial" w:eastAsia="굴림" w:hAnsi="Arial" w:cs="Arial"/>
          <w:b/>
          <w:bCs/>
          <w:sz w:val="22"/>
        </w:rPr>
        <w:t xml:space="preserve">If R is aged under 65 years old, mark </w:t>
      </w:r>
      <w:r w:rsidRPr="001D19F6">
        <w:rPr>
          <w:rFonts w:ascii="굴림" w:eastAsia="굴림" w:hAnsi="굴림" w:cs="굴림" w:hint="eastAsia"/>
          <w:b/>
          <w:bCs/>
          <w:sz w:val="22"/>
        </w:rPr>
        <w:t>①</w:t>
      </w:r>
      <w:r w:rsidRPr="001D19F6">
        <w:rPr>
          <w:rFonts w:ascii="Arial" w:eastAsia="굴림" w:hAnsi="Arial" w:cs="Arial"/>
          <w:b/>
          <w:bCs/>
          <w:sz w:val="22"/>
        </w:rPr>
        <w:t xml:space="preserve"> automatically </w:t>
      </w:r>
    </w:p>
    <w:p w14:paraId="5D13055C" w14:textId="77777777" w:rsidR="006F77D1" w:rsidRPr="001D19F6" w:rsidRDefault="006F77D1" w:rsidP="006F77D1">
      <w:pPr>
        <w:wordWrap/>
        <w:spacing w:line="360" w:lineRule="auto"/>
        <w:jc w:val="left"/>
        <w:rPr>
          <w:rFonts w:ascii="Arial" w:eastAsia="굴림" w:hAnsi="Arial" w:cs="Arial"/>
          <w:sz w:val="22"/>
        </w:rPr>
      </w:pPr>
    </w:p>
    <w:p w14:paraId="3DC170D1" w14:textId="77777777" w:rsidR="006F77D1" w:rsidRPr="001D19F6" w:rsidRDefault="006F77D1" w:rsidP="006F77D1">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C32</w:t>
      </w:r>
      <w:r w:rsidR="000E6D43" w:rsidRPr="001D19F6">
        <w:rPr>
          <w:rFonts w:ascii="Arial" w:eastAsia="굴림" w:hAnsi="Arial" w:cs="Arial"/>
          <w:kern w:val="0"/>
          <w:sz w:val="22"/>
        </w:rPr>
        <w:t>3</w:t>
      </w:r>
      <w:r w:rsidRPr="001D19F6">
        <w:rPr>
          <w:rFonts w:ascii="Arial" w:eastAsia="굴림" w:hAnsi="Arial" w:cs="Arial"/>
          <w:kern w:val="0"/>
          <w:sz w:val="22"/>
        </w:rPr>
        <w:t>. Why are you currently using ‘Long-Term Care Insurance’</w:t>
      </w:r>
      <w:r w:rsidR="000E6D43" w:rsidRPr="001D19F6">
        <w:rPr>
          <w:rFonts w:ascii="Arial" w:eastAsia="굴림" w:hAnsi="Arial" w:cs="Arial"/>
          <w:kern w:val="0"/>
          <w:sz w:val="22"/>
        </w:rPr>
        <w:t xml:space="preserve"> service</w:t>
      </w:r>
      <w:r w:rsidRPr="001D19F6">
        <w:rPr>
          <w:rFonts w:ascii="Arial" w:eastAsia="굴림" w:hAnsi="Arial" w:cs="Arial"/>
          <w:kern w:val="0"/>
          <w:sz w:val="22"/>
        </w:rPr>
        <w:t>?</w:t>
      </w:r>
    </w:p>
    <w:p w14:paraId="4111C5F6" w14:textId="77777777" w:rsidR="006F77D1" w:rsidRPr="001D19F6" w:rsidRDefault="000E6D43" w:rsidP="00D12299">
      <w:pPr>
        <w:pStyle w:val="a6"/>
        <w:numPr>
          <w:ilvl w:val="0"/>
          <w:numId w:val="12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Because of g</w:t>
      </w:r>
      <w:r w:rsidR="006F77D1" w:rsidRPr="001D19F6">
        <w:rPr>
          <w:rFonts w:ascii="Arial" w:eastAsia="굴림" w:hAnsi="Arial" w:cs="Arial"/>
          <w:sz w:val="22"/>
        </w:rPr>
        <w:t>eriatric disease</w:t>
      </w:r>
    </w:p>
    <w:p w14:paraId="61E44582" w14:textId="77777777" w:rsidR="006F77D1" w:rsidRPr="001D19F6" w:rsidRDefault="000E6D43" w:rsidP="00D12299">
      <w:pPr>
        <w:pStyle w:val="a6"/>
        <w:numPr>
          <w:ilvl w:val="0"/>
          <w:numId w:val="12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Because of mobility impaired</w:t>
      </w:r>
      <w:r w:rsidR="006F77D1" w:rsidRPr="001D19F6">
        <w:rPr>
          <w:rFonts w:ascii="Arial" w:eastAsia="굴림" w:hAnsi="Arial" w:cs="Arial"/>
          <w:sz w:val="22"/>
        </w:rPr>
        <w:t xml:space="preserve"> </w:t>
      </w:r>
      <w:r w:rsidR="006F77D1" w:rsidRPr="001D19F6">
        <w:rPr>
          <w:rFonts w:ascii="Arial" w:eastAsia="굴림" w:hAnsi="Arial" w:cs="Arial"/>
          <w:kern w:val="0"/>
          <w:sz w:val="22"/>
        </w:rPr>
        <w:t>→Go to C325</w:t>
      </w:r>
    </w:p>
    <w:p w14:paraId="0D4B6F96" w14:textId="77777777" w:rsidR="00547350" w:rsidRPr="001D19F6" w:rsidRDefault="006F77D1" w:rsidP="00D12299">
      <w:pPr>
        <w:pStyle w:val="a6"/>
        <w:numPr>
          <w:ilvl w:val="0"/>
          <w:numId w:val="12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Both geriatric disease and mobility difficulty</w:t>
      </w:r>
    </w:p>
    <w:p w14:paraId="22047B6D" w14:textId="77777777" w:rsidR="00547350" w:rsidRPr="001D19F6" w:rsidRDefault="00547350" w:rsidP="00297F86">
      <w:pPr>
        <w:wordWrap/>
        <w:spacing w:line="276" w:lineRule="auto"/>
        <w:jc w:val="left"/>
        <w:rPr>
          <w:rFonts w:ascii="Arial" w:eastAsia="굴림" w:hAnsi="Arial" w:cs="Arial"/>
          <w:b/>
          <w:bCs/>
          <w:sz w:val="22"/>
        </w:rPr>
      </w:pPr>
    </w:p>
    <w:p w14:paraId="20FFC557" w14:textId="77777777" w:rsidR="006F77D1" w:rsidRPr="001D19F6" w:rsidRDefault="006F77D1" w:rsidP="006F77D1">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C32</w:t>
      </w:r>
      <w:r w:rsidR="000E6D43" w:rsidRPr="001D19F6">
        <w:rPr>
          <w:rFonts w:ascii="Arial" w:eastAsia="굴림" w:hAnsi="Arial" w:cs="Arial"/>
          <w:kern w:val="0"/>
          <w:sz w:val="22"/>
        </w:rPr>
        <w:t>4</w:t>
      </w:r>
      <w:r w:rsidRPr="001D19F6">
        <w:rPr>
          <w:rFonts w:ascii="Arial" w:eastAsia="굴림" w:hAnsi="Arial" w:cs="Arial"/>
          <w:kern w:val="0"/>
          <w:sz w:val="22"/>
        </w:rPr>
        <w:t>. You said that you are using ‘Long-Term Care Insurance’ service because of geriatric disease, could you please specify?</w:t>
      </w:r>
    </w:p>
    <w:p w14:paraId="0F424BB0" w14:textId="77777777" w:rsidR="006F77D1" w:rsidRPr="004D020F" w:rsidRDefault="006F77D1" w:rsidP="006F77D1">
      <w:pPr>
        <w:wordWrap/>
        <w:spacing w:line="360" w:lineRule="auto"/>
        <w:ind w:firstLine="800"/>
        <w:jc w:val="left"/>
        <w:textAlignment w:val="baseline"/>
        <w:rPr>
          <w:rFonts w:ascii="Arial" w:eastAsia="굴림" w:hAnsi="Arial" w:cs="Arial"/>
          <w:kern w:val="0"/>
          <w:sz w:val="22"/>
        </w:rPr>
      </w:pPr>
      <w:r w:rsidRPr="001D19F6">
        <w:rPr>
          <w:rFonts w:ascii="Arial" w:eastAsia="굴림" w:hAnsi="Arial" w:cs="Arial"/>
          <w:kern w:val="0"/>
          <w:sz w:val="22"/>
        </w:rPr>
        <w:t xml:space="preserve"> </w:t>
      </w:r>
      <w:r w:rsidRPr="004D020F">
        <w:rPr>
          <w:rFonts w:ascii="Arial" w:eastAsia="굴림" w:hAnsi="Arial" w:cs="Arial"/>
          <w:kern w:val="0"/>
          <w:sz w:val="22"/>
        </w:rPr>
        <w:t>_______________________________</w:t>
      </w:r>
    </w:p>
    <w:p w14:paraId="7D5E5170" w14:textId="77777777" w:rsidR="006F77D1" w:rsidRPr="004D020F" w:rsidRDefault="006F77D1" w:rsidP="006F77D1">
      <w:pPr>
        <w:wordWrap/>
        <w:spacing w:line="360" w:lineRule="auto"/>
        <w:ind w:firstLine="800"/>
        <w:jc w:val="left"/>
        <w:textAlignment w:val="baseline"/>
        <w:rPr>
          <w:rFonts w:ascii="Arial" w:eastAsia="굴림" w:hAnsi="Arial" w:cs="Arial"/>
          <w:kern w:val="0"/>
          <w:sz w:val="22"/>
        </w:rPr>
      </w:pPr>
    </w:p>
    <w:p w14:paraId="26671FDD" w14:textId="77777777" w:rsidR="006F77D1" w:rsidRPr="004D020F" w:rsidRDefault="006F77D1" w:rsidP="006F77D1">
      <w:pPr>
        <w:wordWrap/>
        <w:spacing w:line="360" w:lineRule="auto"/>
        <w:jc w:val="left"/>
        <w:textAlignment w:val="baseline"/>
        <w:rPr>
          <w:rFonts w:ascii="Arial" w:eastAsia="굴림" w:hAnsi="Arial" w:cs="Arial"/>
          <w:kern w:val="0"/>
          <w:sz w:val="22"/>
          <w:rPrChange w:id="1938"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39" w:author="Keis" w:date="2024-09-06T17:34:00Z">
            <w:rPr>
              <w:rFonts w:ascii="Arial" w:eastAsia="굴림" w:hAnsi="Arial" w:cs="Arial"/>
              <w:color w:val="FF0000"/>
              <w:kern w:val="0"/>
              <w:sz w:val="22"/>
            </w:rPr>
          </w:rPrChange>
        </w:rPr>
        <w:t>C32</w:t>
      </w:r>
      <w:r w:rsidR="000E6D43" w:rsidRPr="004D020F">
        <w:rPr>
          <w:rFonts w:ascii="Arial" w:eastAsia="굴림" w:hAnsi="Arial" w:cs="Arial"/>
          <w:kern w:val="0"/>
          <w:sz w:val="22"/>
          <w:rPrChange w:id="1940" w:author="Keis" w:date="2024-09-06T17:34:00Z">
            <w:rPr>
              <w:rFonts w:ascii="Arial" w:eastAsia="굴림" w:hAnsi="Arial" w:cs="Arial"/>
              <w:color w:val="FF0000"/>
              <w:kern w:val="0"/>
              <w:sz w:val="22"/>
            </w:rPr>
          </w:rPrChange>
        </w:rPr>
        <w:t>5</w:t>
      </w:r>
      <w:r w:rsidRPr="004D020F">
        <w:rPr>
          <w:rFonts w:ascii="Arial" w:eastAsia="굴림" w:hAnsi="Arial" w:cs="Arial"/>
          <w:kern w:val="0"/>
          <w:sz w:val="22"/>
          <w:rPrChange w:id="1941" w:author="Keis" w:date="2024-09-06T17:34:00Z">
            <w:rPr>
              <w:rFonts w:ascii="Arial" w:eastAsia="굴림" w:hAnsi="Arial" w:cs="Arial"/>
              <w:color w:val="FF0000"/>
              <w:kern w:val="0"/>
              <w:sz w:val="22"/>
            </w:rPr>
          </w:rPrChange>
        </w:rPr>
        <w:t xml:space="preserve">. What is your </w:t>
      </w:r>
      <w:r w:rsidR="0077657D" w:rsidRPr="004D020F">
        <w:rPr>
          <w:rFonts w:ascii="Arial" w:eastAsia="굴림" w:hAnsi="Arial" w:cs="Arial"/>
          <w:kern w:val="0"/>
          <w:sz w:val="22"/>
          <w:rPrChange w:id="1942" w:author="Keis" w:date="2024-09-06T17:34:00Z">
            <w:rPr>
              <w:rFonts w:ascii="Arial" w:eastAsia="굴림" w:hAnsi="Arial" w:cs="Arial"/>
              <w:color w:val="FF0000"/>
              <w:kern w:val="0"/>
              <w:sz w:val="22"/>
            </w:rPr>
          </w:rPrChange>
        </w:rPr>
        <w:t>grade</w:t>
      </w:r>
      <w:r w:rsidRPr="004D020F">
        <w:rPr>
          <w:rFonts w:ascii="Arial" w:eastAsia="굴림" w:hAnsi="Arial" w:cs="Arial"/>
          <w:kern w:val="0"/>
          <w:sz w:val="22"/>
          <w:rPrChange w:id="1943" w:author="Keis" w:date="2024-09-06T17:34:00Z">
            <w:rPr>
              <w:rFonts w:ascii="Arial" w:eastAsia="굴림" w:hAnsi="Arial" w:cs="Arial"/>
              <w:color w:val="FF0000"/>
              <w:kern w:val="0"/>
              <w:sz w:val="22"/>
            </w:rPr>
          </w:rPrChange>
        </w:rPr>
        <w:t xml:space="preserve"> of </w:t>
      </w:r>
      <w:r w:rsidR="00444EBB" w:rsidRPr="004D020F">
        <w:rPr>
          <w:rFonts w:ascii="Arial" w:eastAsia="굴림" w:hAnsi="Arial" w:cs="Arial"/>
          <w:kern w:val="0"/>
          <w:sz w:val="22"/>
          <w:rPrChange w:id="1944" w:author="Keis" w:date="2024-09-06T17:34:00Z">
            <w:rPr>
              <w:rFonts w:ascii="Arial" w:eastAsia="굴림" w:hAnsi="Arial" w:cs="Arial"/>
              <w:color w:val="FF0000"/>
              <w:kern w:val="0"/>
              <w:sz w:val="22"/>
            </w:rPr>
          </w:rPrChange>
        </w:rPr>
        <w:t xml:space="preserve">‘Long-Term Care Insurance’ </w:t>
      </w:r>
      <w:r w:rsidRPr="004D020F">
        <w:rPr>
          <w:rFonts w:ascii="Arial" w:eastAsia="굴림" w:hAnsi="Arial" w:cs="Arial"/>
          <w:kern w:val="0"/>
          <w:sz w:val="22"/>
          <w:rPrChange w:id="1945" w:author="Keis" w:date="2024-09-06T17:34:00Z">
            <w:rPr>
              <w:rFonts w:ascii="Arial" w:eastAsia="굴림" w:hAnsi="Arial" w:cs="Arial"/>
              <w:color w:val="FF0000"/>
              <w:kern w:val="0"/>
              <w:sz w:val="22"/>
            </w:rPr>
          </w:rPrChange>
        </w:rPr>
        <w:t xml:space="preserve">assessed by the National Health Insurance Service? </w:t>
      </w:r>
    </w:p>
    <w:p w14:paraId="5D3E2398" w14:textId="77777777" w:rsidR="00A5406C" w:rsidRPr="004D020F" w:rsidRDefault="0077657D" w:rsidP="00D12299">
      <w:pPr>
        <w:pStyle w:val="a6"/>
        <w:numPr>
          <w:ilvl w:val="0"/>
          <w:numId w:val="1231"/>
        </w:numPr>
        <w:tabs>
          <w:tab w:val="left" w:pos="5245"/>
        </w:tabs>
        <w:wordWrap/>
        <w:spacing w:line="360" w:lineRule="auto"/>
        <w:ind w:leftChars="0"/>
        <w:rPr>
          <w:rFonts w:ascii="Arial" w:eastAsia="굴림" w:hAnsi="Arial" w:cs="Arial"/>
          <w:kern w:val="0"/>
          <w:sz w:val="22"/>
          <w:rPrChange w:id="1946" w:author="Keis" w:date="2024-09-06T17:34:00Z">
            <w:rPr>
              <w:rFonts w:ascii="Arial" w:eastAsia="굴림" w:hAnsi="Arial" w:cs="Arial"/>
              <w:color w:val="FF0000"/>
              <w:kern w:val="0"/>
              <w:sz w:val="22"/>
            </w:rPr>
          </w:rPrChange>
        </w:rPr>
      </w:pPr>
      <w:r w:rsidRPr="004D020F">
        <w:rPr>
          <w:rFonts w:ascii="Arial" w:eastAsia="굴림" w:hAnsi="Arial" w:cs="Arial"/>
          <w:sz w:val="22"/>
          <w:rPrChange w:id="1947" w:author="Keis" w:date="2024-09-06T17:34:00Z">
            <w:rPr>
              <w:rFonts w:ascii="Arial" w:eastAsia="굴림" w:hAnsi="Arial" w:cs="Arial"/>
              <w:color w:val="FF0000"/>
              <w:sz w:val="22"/>
            </w:rPr>
          </w:rPrChange>
        </w:rPr>
        <w:t>Grade</w:t>
      </w:r>
      <w:r w:rsidR="00A5406C" w:rsidRPr="004D020F">
        <w:rPr>
          <w:rFonts w:ascii="Arial" w:eastAsia="굴림" w:hAnsi="Arial" w:cs="Arial"/>
          <w:sz w:val="22"/>
          <w:rPrChange w:id="1948" w:author="Keis" w:date="2024-09-06T17:34:00Z">
            <w:rPr>
              <w:rFonts w:ascii="Arial" w:eastAsia="굴림" w:hAnsi="Arial" w:cs="Arial"/>
              <w:color w:val="FF0000"/>
              <w:sz w:val="22"/>
            </w:rPr>
          </w:rPrChange>
        </w:rPr>
        <w:t xml:space="preserve"> 1</w:t>
      </w:r>
    </w:p>
    <w:p w14:paraId="33E874E8" w14:textId="77777777" w:rsidR="00A5406C" w:rsidRPr="004D020F" w:rsidRDefault="0077657D" w:rsidP="00D12299">
      <w:pPr>
        <w:pStyle w:val="a6"/>
        <w:numPr>
          <w:ilvl w:val="0"/>
          <w:numId w:val="1231"/>
        </w:numPr>
        <w:tabs>
          <w:tab w:val="left" w:pos="5245"/>
        </w:tabs>
        <w:wordWrap/>
        <w:spacing w:line="360" w:lineRule="auto"/>
        <w:ind w:leftChars="0"/>
        <w:rPr>
          <w:rFonts w:ascii="Arial" w:eastAsia="굴림" w:hAnsi="Arial" w:cs="Arial"/>
          <w:kern w:val="0"/>
          <w:sz w:val="22"/>
          <w:rPrChange w:id="1949" w:author="Keis" w:date="2024-09-06T17:34:00Z">
            <w:rPr>
              <w:rFonts w:ascii="Arial" w:eastAsia="굴림" w:hAnsi="Arial" w:cs="Arial"/>
              <w:color w:val="FF0000"/>
              <w:kern w:val="0"/>
              <w:sz w:val="22"/>
            </w:rPr>
          </w:rPrChange>
        </w:rPr>
      </w:pPr>
      <w:r w:rsidRPr="004D020F">
        <w:rPr>
          <w:rFonts w:ascii="Arial" w:eastAsia="굴림" w:hAnsi="Arial" w:cs="Arial"/>
          <w:sz w:val="22"/>
          <w:rPrChange w:id="1950" w:author="Keis" w:date="2024-09-06T17:34:00Z">
            <w:rPr>
              <w:rFonts w:ascii="Arial" w:eastAsia="굴림" w:hAnsi="Arial" w:cs="Arial"/>
              <w:color w:val="FF0000"/>
              <w:sz w:val="22"/>
            </w:rPr>
          </w:rPrChange>
        </w:rPr>
        <w:t>Grade</w:t>
      </w:r>
      <w:r w:rsidR="00A5406C" w:rsidRPr="004D020F">
        <w:rPr>
          <w:rFonts w:ascii="Arial" w:eastAsia="굴림" w:hAnsi="Arial" w:cs="Arial"/>
          <w:sz w:val="22"/>
          <w:rPrChange w:id="1951" w:author="Keis" w:date="2024-09-06T17:34:00Z">
            <w:rPr>
              <w:rFonts w:ascii="Arial" w:eastAsia="굴림" w:hAnsi="Arial" w:cs="Arial"/>
              <w:color w:val="FF0000"/>
              <w:sz w:val="22"/>
            </w:rPr>
          </w:rPrChange>
        </w:rPr>
        <w:t xml:space="preserve"> 2</w:t>
      </w:r>
    </w:p>
    <w:p w14:paraId="77D9B754" w14:textId="77777777" w:rsidR="00A5406C" w:rsidRPr="004D020F" w:rsidRDefault="0077657D" w:rsidP="00D12299">
      <w:pPr>
        <w:pStyle w:val="a6"/>
        <w:numPr>
          <w:ilvl w:val="0"/>
          <w:numId w:val="1231"/>
        </w:numPr>
        <w:tabs>
          <w:tab w:val="left" w:pos="5245"/>
        </w:tabs>
        <w:wordWrap/>
        <w:spacing w:line="360" w:lineRule="auto"/>
        <w:ind w:leftChars="0"/>
        <w:rPr>
          <w:rFonts w:ascii="Arial" w:eastAsia="굴림" w:hAnsi="Arial" w:cs="Arial"/>
          <w:kern w:val="0"/>
          <w:sz w:val="22"/>
          <w:rPrChange w:id="1952" w:author="Keis" w:date="2024-09-06T17:34:00Z">
            <w:rPr>
              <w:rFonts w:ascii="Arial" w:eastAsia="굴림" w:hAnsi="Arial" w:cs="Arial"/>
              <w:color w:val="FF0000"/>
              <w:kern w:val="0"/>
              <w:sz w:val="22"/>
            </w:rPr>
          </w:rPrChange>
        </w:rPr>
      </w:pPr>
      <w:r w:rsidRPr="004D020F">
        <w:rPr>
          <w:rFonts w:ascii="Arial" w:eastAsia="굴림" w:hAnsi="Arial" w:cs="Arial"/>
          <w:sz w:val="22"/>
          <w:rPrChange w:id="1953" w:author="Keis" w:date="2024-09-06T17:34:00Z">
            <w:rPr>
              <w:rFonts w:ascii="Arial" w:eastAsia="굴림" w:hAnsi="Arial" w:cs="Arial"/>
              <w:color w:val="FF0000"/>
              <w:sz w:val="22"/>
            </w:rPr>
          </w:rPrChange>
        </w:rPr>
        <w:t>Grade</w:t>
      </w:r>
      <w:r w:rsidR="00A5406C" w:rsidRPr="004D020F">
        <w:rPr>
          <w:rFonts w:ascii="Arial" w:eastAsia="굴림" w:hAnsi="Arial" w:cs="Arial"/>
          <w:sz w:val="22"/>
          <w:rPrChange w:id="1954" w:author="Keis" w:date="2024-09-06T17:34:00Z">
            <w:rPr>
              <w:rFonts w:ascii="Arial" w:eastAsia="굴림" w:hAnsi="Arial" w:cs="Arial"/>
              <w:color w:val="FF0000"/>
              <w:sz w:val="22"/>
            </w:rPr>
          </w:rPrChange>
        </w:rPr>
        <w:t xml:space="preserve"> 3</w:t>
      </w:r>
    </w:p>
    <w:p w14:paraId="765B038E" w14:textId="77777777" w:rsidR="00A5406C" w:rsidRPr="004D020F" w:rsidRDefault="0077657D" w:rsidP="00D12299">
      <w:pPr>
        <w:pStyle w:val="a6"/>
        <w:numPr>
          <w:ilvl w:val="0"/>
          <w:numId w:val="1231"/>
        </w:numPr>
        <w:tabs>
          <w:tab w:val="left" w:pos="5245"/>
        </w:tabs>
        <w:wordWrap/>
        <w:spacing w:line="360" w:lineRule="auto"/>
        <w:ind w:leftChars="0"/>
        <w:rPr>
          <w:rFonts w:ascii="Arial" w:eastAsia="굴림" w:hAnsi="Arial" w:cs="Arial"/>
          <w:kern w:val="0"/>
          <w:sz w:val="22"/>
          <w:rPrChange w:id="1955" w:author="Keis" w:date="2024-09-06T17:34:00Z">
            <w:rPr>
              <w:rFonts w:ascii="Arial" w:eastAsia="굴림" w:hAnsi="Arial" w:cs="Arial"/>
              <w:color w:val="FF0000"/>
              <w:kern w:val="0"/>
              <w:sz w:val="22"/>
            </w:rPr>
          </w:rPrChange>
        </w:rPr>
      </w:pPr>
      <w:r w:rsidRPr="004D020F">
        <w:rPr>
          <w:rFonts w:ascii="Arial" w:eastAsia="굴림" w:hAnsi="Arial" w:cs="Arial"/>
          <w:sz w:val="22"/>
          <w:rPrChange w:id="1956" w:author="Keis" w:date="2024-09-06T17:34:00Z">
            <w:rPr>
              <w:rFonts w:ascii="Arial" w:eastAsia="굴림" w:hAnsi="Arial" w:cs="Arial"/>
              <w:color w:val="FF0000"/>
              <w:sz w:val="22"/>
            </w:rPr>
          </w:rPrChange>
        </w:rPr>
        <w:t>Grade</w:t>
      </w:r>
      <w:r w:rsidR="00A5406C" w:rsidRPr="004D020F">
        <w:rPr>
          <w:rFonts w:ascii="Arial" w:eastAsia="굴림" w:hAnsi="Arial" w:cs="Arial"/>
          <w:sz w:val="22"/>
          <w:rPrChange w:id="1957" w:author="Keis" w:date="2024-09-06T17:34:00Z">
            <w:rPr>
              <w:rFonts w:ascii="Arial" w:eastAsia="굴림" w:hAnsi="Arial" w:cs="Arial"/>
              <w:color w:val="FF0000"/>
              <w:sz w:val="22"/>
            </w:rPr>
          </w:rPrChange>
        </w:rPr>
        <w:t xml:space="preserve"> 4</w:t>
      </w:r>
    </w:p>
    <w:p w14:paraId="1CA44A1C" w14:textId="77777777" w:rsidR="00A5406C" w:rsidRPr="004D020F" w:rsidRDefault="0077657D" w:rsidP="00D12299">
      <w:pPr>
        <w:pStyle w:val="a6"/>
        <w:numPr>
          <w:ilvl w:val="0"/>
          <w:numId w:val="1231"/>
        </w:numPr>
        <w:tabs>
          <w:tab w:val="left" w:pos="5245"/>
        </w:tabs>
        <w:wordWrap/>
        <w:spacing w:line="360" w:lineRule="auto"/>
        <w:ind w:leftChars="0"/>
        <w:rPr>
          <w:rFonts w:ascii="Arial" w:eastAsia="굴림" w:hAnsi="Arial" w:cs="Arial"/>
          <w:kern w:val="0"/>
          <w:sz w:val="22"/>
          <w:rPrChange w:id="1958" w:author="Keis" w:date="2024-09-06T17:34:00Z">
            <w:rPr>
              <w:rFonts w:ascii="Arial" w:eastAsia="굴림" w:hAnsi="Arial" w:cs="Arial"/>
              <w:color w:val="FF0000"/>
              <w:kern w:val="0"/>
              <w:sz w:val="22"/>
            </w:rPr>
          </w:rPrChange>
        </w:rPr>
      </w:pPr>
      <w:r w:rsidRPr="004D020F">
        <w:rPr>
          <w:rFonts w:ascii="Arial" w:eastAsia="굴림" w:hAnsi="Arial" w:cs="Arial"/>
          <w:sz w:val="22"/>
          <w:rPrChange w:id="1959" w:author="Keis" w:date="2024-09-06T17:34:00Z">
            <w:rPr>
              <w:rFonts w:ascii="Arial" w:eastAsia="굴림" w:hAnsi="Arial" w:cs="Arial"/>
              <w:color w:val="FF0000"/>
              <w:sz w:val="22"/>
            </w:rPr>
          </w:rPrChange>
        </w:rPr>
        <w:t>Grade</w:t>
      </w:r>
      <w:r w:rsidR="00A5406C" w:rsidRPr="004D020F">
        <w:rPr>
          <w:rFonts w:ascii="Arial" w:eastAsia="굴림" w:hAnsi="Arial" w:cs="Arial"/>
          <w:sz w:val="22"/>
          <w:rPrChange w:id="1960" w:author="Keis" w:date="2024-09-06T17:34:00Z">
            <w:rPr>
              <w:rFonts w:ascii="Arial" w:eastAsia="굴림" w:hAnsi="Arial" w:cs="Arial"/>
              <w:color w:val="FF0000"/>
              <w:sz w:val="22"/>
            </w:rPr>
          </w:rPrChange>
        </w:rPr>
        <w:t xml:space="preserve"> 5</w:t>
      </w:r>
    </w:p>
    <w:p w14:paraId="65BBE0D2" w14:textId="77777777" w:rsidR="009D5901" w:rsidRPr="004D020F" w:rsidRDefault="009D5901" w:rsidP="00D12299">
      <w:pPr>
        <w:pStyle w:val="a6"/>
        <w:numPr>
          <w:ilvl w:val="0"/>
          <w:numId w:val="1231"/>
        </w:numPr>
        <w:tabs>
          <w:tab w:val="left" w:pos="5245"/>
        </w:tabs>
        <w:wordWrap/>
        <w:spacing w:line="360" w:lineRule="auto"/>
        <w:ind w:leftChars="0"/>
        <w:rPr>
          <w:rFonts w:ascii="Arial" w:eastAsia="굴림" w:hAnsi="Arial" w:cs="Arial"/>
          <w:kern w:val="0"/>
          <w:sz w:val="22"/>
          <w:rPrChange w:id="1961"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62" w:author="Keis" w:date="2024-09-06T17:34:00Z">
            <w:rPr>
              <w:rFonts w:ascii="Arial" w:eastAsia="굴림" w:hAnsi="Arial" w:cs="Arial"/>
              <w:color w:val="FF0000"/>
              <w:kern w:val="0"/>
              <w:sz w:val="22"/>
            </w:rPr>
          </w:rPrChange>
        </w:rPr>
        <w:t>Cognitive support grade</w:t>
      </w:r>
    </w:p>
    <w:p w14:paraId="73ACD185" w14:textId="77777777" w:rsidR="006F77D1" w:rsidRPr="004D020F" w:rsidRDefault="006F77D1" w:rsidP="006F77D1">
      <w:pPr>
        <w:wordWrap/>
        <w:spacing w:line="360" w:lineRule="auto"/>
        <w:ind w:firstLine="800"/>
        <w:jc w:val="left"/>
        <w:textAlignment w:val="baseline"/>
        <w:rPr>
          <w:rFonts w:ascii="Arial" w:eastAsia="굴림" w:hAnsi="Arial" w:cs="Arial"/>
          <w:kern w:val="0"/>
          <w:sz w:val="22"/>
        </w:rPr>
      </w:pPr>
    </w:p>
    <w:p w14:paraId="47EED779" w14:textId="77777777" w:rsidR="00BF56D3" w:rsidRPr="004D020F" w:rsidRDefault="00BF56D3" w:rsidP="00BF56D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t>C32</w:t>
      </w:r>
      <w:r w:rsidR="000E6D43" w:rsidRPr="004D020F">
        <w:rPr>
          <w:rFonts w:ascii="Arial" w:eastAsia="굴림" w:hAnsi="Arial" w:cs="Arial"/>
          <w:kern w:val="0"/>
          <w:sz w:val="22"/>
        </w:rPr>
        <w:t>6</w:t>
      </w:r>
      <w:r w:rsidRPr="004D020F">
        <w:rPr>
          <w:rFonts w:ascii="Arial" w:eastAsia="굴림" w:hAnsi="Arial" w:cs="Arial"/>
          <w:kern w:val="0"/>
          <w:sz w:val="22"/>
        </w:rPr>
        <w:t>. Then, your monthly</w:t>
      </w:r>
      <w:r w:rsidR="003D5816" w:rsidRPr="004D020F">
        <w:rPr>
          <w:rFonts w:ascii="Arial" w:eastAsia="굴림" w:hAnsi="Arial" w:cs="Arial"/>
          <w:kern w:val="0"/>
          <w:sz w:val="22"/>
        </w:rPr>
        <w:t xml:space="preserve"> average</w:t>
      </w:r>
      <w:r w:rsidRPr="004D020F">
        <w:rPr>
          <w:rFonts w:ascii="Arial" w:eastAsia="굴림" w:hAnsi="Arial" w:cs="Arial"/>
          <w:kern w:val="0"/>
          <w:sz w:val="22"/>
        </w:rPr>
        <w:t xml:space="preserve"> benefit </w:t>
      </w:r>
      <w:r w:rsidR="000E6D43" w:rsidRPr="004D020F">
        <w:rPr>
          <w:rFonts w:ascii="Arial" w:eastAsia="굴림" w:hAnsi="Arial" w:cs="Arial"/>
          <w:kern w:val="0"/>
          <w:sz w:val="22"/>
        </w:rPr>
        <w:t xml:space="preserve">for ‘Long-Term Care Insurance’ </w:t>
      </w:r>
      <w:r w:rsidRPr="004D020F">
        <w:rPr>
          <w:rFonts w:ascii="Arial" w:eastAsia="굴림" w:hAnsi="Arial" w:cs="Arial"/>
          <w:kern w:val="0"/>
          <w:sz w:val="22"/>
        </w:rPr>
        <w:t>will be _____________.</w:t>
      </w:r>
    </w:p>
    <w:p w14:paraId="30CD160C" w14:textId="77777777" w:rsidR="00BF56D3" w:rsidRPr="004D020F" w:rsidRDefault="00BF56D3" w:rsidP="00D12299">
      <w:pPr>
        <w:pStyle w:val="a6"/>
        <w:numPr>
          <w:ilvl w:val="0"/>
          <w:numId w:val="1232"/>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 xml:space="preserve">Check </w:t>
      </w:r>
    </w:p>
    <w:p w14:paraId="46D3A313" w14:textId="77777777" w:rsidR="006F77D1" w:rsidRPr="004D020F" w:rsidRDefault="006F77D1" w:rsidP="00297F86">
      <w:pPr>
        <w:wordWrap/>
        <w:spacing w:line="276" w:lineRule="auto"/>
        <w:jc w:val="left"/>
        <w:rPr>
          <w:rFonts w:ascii="Arial" w:eastAsia="굴림" w:hAnsi="Arial" w:cs="Arial"/>
          <w:b/>
          <w:bCs/>
          <w:sz w:val="22"/>
        </w:rPr>
      </w:pPr>
    </w:p>
    <w:p w14:paraId="4023EC24" w14:textId="77777777" w:rsidR="000E6D43" w:rsidRPr="004D020F" w:rsidRDefault="000E6D43" w:rsidP="000E6D43">
      <w:pPr>
        <w:wordWrap/>
        <w:spacing w:line="360" w:lineRule="auto"/>
        <w:jc w:val="left"/>
        <w:textAlignment w:val="baseline"/>
        <w:rPr>
          <w:rFonts w:ascii="Arial" w:eastAsia="굴림" w:hAnsi="Arial" w:cs="Arial"/>
          <w:kern w:val="0"/>
          <w:sz w:val="22"/>
          <w:rPrChange w:id="1963"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64" w:author="Keis" w:date="2024-09-06T17:34:00Z">
            <w:rPr>
              <w:rFonts w:ascii="Arial" w:eastAsia="굴림" w:hAnsi="Arial" w:cs="Arial"/>
              <w:color w:val="FF0000"/>
              <w:kern w:val="0"/>
              <w:sz w:val="22"/>
            </w:rPr>
          </w:rPrChange>
        </w:rPr>
        <w:t xml:space="preserve">C327. Which service of ‘Long-Term Care Insurance’ are you currently using? </w:t>
      </w:r>
    </w:p>
    <w:p w14:paraId="3D26EB8F" w14:textId="77777777" w:rsidR="000E6D43" w:rsidRPr="004D020F" w:rsidRDefault="000E6D43" w:rsidP="000E6D43">
      <w:pPr>
        <w:wordWrap/>
        <w:spacing w:line="360" w:lineRule="auto"/>
        <w:jc w:val="left"/>
        <w:textAlignment w:val="baseline"/>
        <w:rPr>
          <w:rFonts w:ascii="Arial" w:eastAsia="굴림" w:hAnsi="Arial" w:cs="Arial"/>
          <w:kern w:val="0"/>
          <w:sz w:val="22"/>
          <w:rPrChange w:id="1965"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66" w:author="Keis" w:date="2024-09-06T17:34:00Z">
            <w:rPr>
              <w:rFonts w:ascii="Arial" w:eastAsia="굴림" w:hAnsi="Arial" w:cs="Arial"/>
              <w:color w:val="FF0000"/>
              <w:kern w:val="0"/>
              <w:sz w:val="22"/>
            </w:rPr>
          </w:rPrChange>
        </w:rPr>
        <w:t>[IWER:</w:t>
      </w:r>
    </w:p>
    <w:p w14:paraId="1927958F" w14:textId="77777777" w:rsidR="00817D22" w:rsidRPr="004D020F" w:rsidRDefault="0077657D" w:rsidP="00D12299">
      <w:pPr>
        <w:pStyle w:val="a6"/>
        <w:numPr>
          <w:ilvl w:val="0"/>
          <w:numId w:val="1233"/>
        </w:numPr>
        <w:wordWrap/>
        <w:spacing w:line="360" w:lineRule="auto"/>
        <w:ind w:leftChars="0"/>
        <w:jc w:val="left"/>
        <w:textAlignment w:val="baseline"/>
        <w:rPr>
          <w:rFonts w:ascii="Arial" w:eastAsia="굴림" w:hAnsi="Arial" w:cs="Arial"/>
          <w:kern w:val="0"/>
          <w:sz w:val="22"/>
          <w:rPrChange w:id="196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68" w:author="Keis" w:date="2024-09-06T17:34:00Z">
            <w:rPr>
              <w:rFonts w:ascii="Arial" w:eastAsia="굴림" w:hAnsi="Arial" w:cs="Arial"/>
              <w:color w:val="FF0000"/>
              <w:kern w:val="0"/>
              <w:sz w:val="22"/>
            </w:rPr>
          </w:rPrChange>
        </w:rPr>
        <w:lastRenderedPageBreak/>
        <w:t>Institutional</w:t>
      </w:r>
      <w:r w:rsidR="00311B99" w:rsidRPr="004D020F">
        <w:rPr>
          <w:rFonts w:ascii="Arial" w:eastAsia="굴림" w:hAnsi="Arial" w:cs="Arial"/>
          <w:kern w:val="0"/>
          <w:sz w:val="22"/>
          <w:rPrChange w:id="1969" w:author="Keis" w:date="2024-09-06T17:34:00Z">
            <w:rPr>
              <w:rFonts w:ascii="Arial" w:eastAsia="굴림" w:hAnsi="Arial" w:cs="Arial"/>
              <w:color w:val="FF0000"/>
              <w:kern w:val="0"/>
              <w:sz w:val="22"/>
            </w:rPr>
          </w:rPrChange>
        </w:rPr>
        <w:t xml:space="preserve"> </w:t>
      </w:r>
      <w:r w:rsidRPr="004D020F">
        <w:rPr>
          <w:rFonts w:ascii="Arial" w:eastAsia="굴림" w:hAnsi="Arial" w:cs="Arial"/>
          <w:kern w:val="0"/>
          <w:sz w:val="22"/>
          <w:rPrChange w:id="1970" w:author="Keis" w:date="2024-09-06T17:34:00Z">
            <w:rPr>
              <w:rFonts w:ascii="Arial" w:eastAsia="굴림" w:hAnsi="Arial" w:cs="Arial"/>
              <w:color w:val="FF0000"/>
              <w:kern w:val="0"/>
              <w:sz w:val="22"/>
            </w:rPr>
          </w:rPrChange>
        </w:rPr>
        <w:t>care service</w:t>
      </w:r>
      <w:r w:rsidR="000E6D43" w:rsidRPr="004D020F">
        <w:rPr>
          <w:rFonts w:ascii="Arial" w:eastAsia="굴림" w:hAnsi="Arial" w:cs="Arial"/>
          <w:kern w:val="0"/>
          <w:sz w:val="22"/>
          <w:rPrChange w:id="1971" w:author="Keis" w:date="2024-09-06T17:34:00Z">
            <w:rPr>
              <w:rFonts w:ascii="Arial" w:eastAsia="굴림" w:hAnsi="Arial" w:cs="Arial"/>
              <w:color w:val="FF0000"/>
              <w:kern w:val="0"/>
              <w:sz w:val="22"/>
            </w:rPr>
          </w:rPrChange>
        </w:rPr>
        <w:t xml:space="preserve">: </w:t>
      </w:r>
      <w:r w:rsidR="00E4364C" w:rsidRPr="004D020F">
        <w:rPr>
          <w:rFonts w:ascii="Arial" w:eastAsia="굴림" w:hAnsi="Arial" w:cs="Arial"/>
          <w:kern w:val="0"/>
          <w:sz w:val="22"/>
          <w:rPrChange w:id="1972" w:author="Keis" w:date="2024-09-06T17:34:00Z">
            <w:rPr>
              <w:rFonts w:ascii="Arial" w:eastAsia="굴림" w:hAnsi="Arial" w:cs="Arial"/>
              <w:color w:val="FF0000"/>
              <w:kern w:val="0"/>
              <w:sz w:val="22"/>
            </w:rPr>
          </w:rPrChange>
        </w:rPr>
        <w:t xml:space="preserve">This refers to long-term benefit that supports physical </w:t>
      </w:r>
      <w:r w:rsidR="00311B99" w:rsidRPr="004D020F">
        <w:rPr>
          <w:rFonts w:ascii="Arial" w:eastAsia="굴림" w:hAnsi="Arial" w:cs="Arial"/>
          <w:kern w:val="0"/>
          <w:sz w:val="22"/>
          <w:rPrChange w:id="1973" w:author="Keis" w:date="2024-09-06T17:34:00Z">
            <w:rPr>
              <w:rFonts w:ascii="Arial" w:eastAsia="굴림" w:hAnsi="Arial" w:cs="Arial"/>
              <w:color w:val="FF0000"/>
              <w:kern w:val="0"/>
              <w:sz w:val="22"/>
            </w:rPr>
          </w:rPrChange>
        </w:rPr>
        <w:t>activity</w:t>
      </w:r>
      <w:r w:rsidR="00E4364C" w:rsidRPr="004D020F">
        <w:rPr>
          <w:rFonts w:ascii="Arial" w:eastAsia="굴림" w:hAnsi="Arial" w:cs="Arial"/>
          <w:kern w:val="0"/>
          <w:sz w:val="22"/>
          <w:rPrChange w:id="1974" w:author="Keis" w:date="2024-09-06T17:34:00Z">
            <w:rPr>
              <w:rFonts w:ascii="Arial" w:eastAsia="굴림" w:hAnsi="Arial" w:cs="Arial"/>
              <w:color w:val="FF0000"/>
              <w:kern w:val="0"/>
              <w:sz w:val="22"/>
            </w:rPr>
          </w:rPrChange>
        </w:rPr>
        <w:t xml:space="preserve"> and provides education or training to maintain or improve the mental &amp; physical functioning of the </w:t>
      </w:r>
      <w:r w:rsidR="00311B99" w:rsidRPr="004D020F">
        <w:rPr>
          <w:rFonts w:ascii="Arial" w:eastAsia="굴림" w:hAnsi="Arial" w:cs="Arial"/>
          <w:kern w:val="0"/>
          <w:sz w:val="22"/>
          <w:rPrChange w:id="1975" w:author="Keis" w:date="2024-09-06T17:34:00Z">
            <w:rPr>
              <w:rFonts w:ascii="Arial" w:eastAsia="굴림" w:hAnsi="Arial" w:cs="Arial"/>
              <w:color w:val="FF0000"/>
              <w:kern w:val="0"/>
              <w:sz w:val="22"/>
            </w:rPr>
          </w:rPrChange>
        </w:rPr>
        <w:t>elderly</w:t>
      </w:r>
      <w:r w:rsidR="00E4364C" w:rsidRPr="004D020F">
        <w:rPr>
          <w:rFonts w:ascii="Arial" w:eastAsia="굴림" w:hAnsi="Arial" w:cs="Arial"/>
          <w:kern w:val="0"/>
          <w:sz w:val="22"/>
          <w:rPrChange w:id="1976" w:author="Keis" w:date="2024-09-06T17:34:00Z">
            <w:rPr>
              <w:rFonts w:ascii="Arial" w:eastAsia="굴림" w:hAnsi="Arial" w:cs="Arial"/>
              <w:color w:val="FF0000"/>
              <w:kern w:val="0"/>
              <w:sz w:val="22"/>
            </w:rPr>
          </w:rPrChange>
        </w:rPr>
        <w:t xml:space="preserve"> who are residing in aged care facilities or senior congregate housings (</w:t>
      </w:r>
      <w:r w:rsidR="0052190D" w:rsidRPr="004D020F">
        <w:rPr>
          <w:rFonts w:ascii="Arial" w:eastAsia="굴림" w:hAnsi="Arial" w:cs="Arial"/>
          <w:kern w:val="0"/>
          <w:sz w:val="22"/>
          <w:rPrChange w:id="1977" w:author="Keis" w:date="2024-09-06T17:34:00Z">
            <w:rPr>
              <w:rFonts w:ascii="Arial" w:eastAsia="굴림" w:hAnsi="Arial" w:cs="Arial"/>
              <w:color w:val="FF0000"/>
              <w:kern w:val="0"/>
              <w:sz w:val="22"/>
            </w:rPr>
          </w:rPrChange>
        </w:rPr>
        <w:t>exc</w:t>
      </w:r>
      <w:r w:rsidR="00E4364C" w:rsidRPr="004D020F">
        <w:rPr>
          <w:rFonts w:ascii="Arial" w:eastAsia="굴림" w:hAnsi="Arial" w:cs="Arial"/>
          <w:kern w:val="0"/>
          <w:sz w:val="22"/>
          <w:rPrChange w:id="1978" w:author="Keis" w:date="2024-09-06T17:34:00Z">
            <w:rPr>
              <w:rFonts w:ascii="Arial" w:eastAsia="굴림" w:hAnsi="Arial" w:cs="Arial"/>
              <w:color w:val="FF0000"/>
              <w:kern w:val="0"/>
              <w:sz w:val="22"/>
            </w:rPr>
          </w:rPrChange>
        </w:rPr>
        <w:t xml:space="preserve">ept senior </w:t>
      </w:r>
      <w:r w:rsidR="00311B99" w:rsidRPr="004D020F">
        <w:rPr>
          <w:rFonts w:ascii="Arial" w:eastAsia="굴림" w:hAnsi="Arial" w:cs="Arial"/>
          <w:kern w:val="0"/>
          <w:sz w:val="22"/>
          <w:rPrChange w:id="1979" w:author="Keis" w:date="2024-09-06T17:34:00Z">
            <w:rPr>
              <w:rFonts w:ascii="Arial" w:eastAsia="굴림" w:hAnsi="Arial" w:cs="Arial"/>
              <w:color w:val="FF0000"/>
              <w:kern w:val="0"/>
              <w:sz w:val="22"/>
            </w:rPr>
          </w:rPrChange>
        </w:rPr>
        <w:t>specialized</w:t>
      </w:r>
      <w:r w:rsidR="00E4364C" w:rsidRPr="004D020F">
        <w:rPr>
          <w:rFonts w:ascii="Arial" w:eastAsia="굴림" w:hAnsi="Arial" w:cs="Arial"/>
          <w:kern w:val="0"/>
          <w:sz w:val="22"/>
          <w:rPrChange w:id="1980" w:author="Keis" w:date="2024-09-06T17:34:00Z">
            <w:rPr>
              <w:rFonts w:ascii="Arial" w:eastAsia="굴림" w:hAnsi="Arial" w:cs="Arial"/>
              <w:color w:val="FF0000"/>
              <w:kern w:val="0"/>
              <w:sz w:val="22"/>
            </w:rPr>
          </w:rPrChange>
        </w:rPr>
        <w:t xml:space="preserve"> hospitals)</w:t>
      </w:r>
    </w:p>
    <w:p w14:paraId="1EA142CD" w14:textId="77777777" w:rsidR="00817D22" w:rsidRPr="004D020F" w:rsidRDefault="0077657D" w:rsidP="00D12299">
      <w:pPr>
        <w:pStyle w:val="a6"/>
        <w:numPr>
          <w:ilvl w:val="0"/>
          <w:numId w:val="1233"/>
        </w:numPr>
        <w:wordWrap/>
        <w:spacing w:line="360" w:lineRule="auto"/>
        <w:ind w:leftChars="0"/>
        <w:jc w:val="left"/>
        <w:textAlignment w:val="baseline"/>
        <w:rPr>
          <w:rFonts w:ascii="Arial" w:eastAsia="굴림" w:hAnsi="Arial" w:cs="Arial"/>
          <w:kern w:val="0"/>
          <w:sz w:val="22"/>
          <w:rPrChange w:id="1981"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1982" w:author="Keis" w:date="2024-09-06T17:34:00Z">
            <w:rPr>
              <w:rFonts w:ascii="Arial" w:eastAsia="굴림" w:hAnsi="Arial" w:cs="Arial"/>
              <w:color w:val="FF0000"/>
              <w:kern w:val="0"/>
              <w:sz w:val="22"/>
            </w:rPr>
          </w:rPrChange>
        </w:rPr>
        <w:t>Home care service</w:t>
      </w:r>
      <w:r w:rsidR="000E6D43" w:rsidRPr="004D020F">
        <w:rPr>
          <w:rFonts w:ascii="Arial" w:eastAsia="굴림" w:hAnsi="Arial" w:cs="Arial"/>
          <w:kern w:val="0"/>
          <w:sz w:val="22"/>
          <w:rPrChange w:id="1983" w:author="Keis" w:date="2024-09-06T17:34:00Z">
            <w:rPr>
              <w:rFonts w:ascii="Arial" w:eastAsia="굴림" w:hAnsi="Arial" w:cs="Arial"/>
              <w:color w:val="FF0000"/>
              <w:kern w:val="0"/>
              <w:sz w:val="22"/>
            </w:rPr>
          </w:rPrChange>
        </w:rPr>
        <w:t>:</w:t>
      </w:r>
      <w:r w:rsidR="00902DE0" w:rsidRPr="004D020F">
        <w:rPr>
          <w:rFonts w:ascii="Arial" w:eastAsia="굴림" w:hAnsi="Arial" w:cs="Arial"/>
          <w:kern w:val="0"/>
          <w:sz w:val="22"/>
          <w:rPrChange w:id="1984" w:author="Keis" w:date="2024-09-06T17:34:00Z">
            <w:rPr>
              <w:rFonts w:ascii="Arial" w:eastAsia="굴림" w:hAnsi="Arial" w:cs="Arial"/>
              <w:color w:val="FF0000"/>
              <w:kern w:val="0"/>
              <w:sz w:val="22"/>
            </w:rPr>
          </w:rPrChange>
        </w:rPr>
        <w:t xml:space="preserve"> This refers to home-visit care</w:t>
      </w:r>
      <w:r w:rsidR="00F96812" w:rsidRPr="004D020F">
        <w:rPr>
          <w:rFonts w:ascii="Arial" w:eastAsia="굴림" w:hAnsi="Arial" w:cs="Arial"/>
          <w:kern w:val="0"/>
          <w:sz w:val="22"/>
          <w:rPrChange w:id="1985" w:author="Keis" w:date="2024-09-06T17:34:00Z">
            <w:rPr>
              <w:rFonts w:ascii="Arial" w:eastAsia="굴림" w:hAnsi="Arial" w:cs="Arial"/>
              <w:color w:val="FF0000"/>
              <w:kern w:val="0"/>
              <w:sz w:val="22"/>
            </w:rPr>
          </w:rPrChange>
        </w:rPr>
        <w:t xml:space="preserve"> that </w:t>
      </w:r>
      <w:r w:rsidR="00902DE0" w:rsidRPr="004D020F">
        <w:rPr>
          <w:rFonts w:ascii="Arial" w:eastAsia="굴림" w:hAnsi="Arial" w:cs="Arial"/>
          <w:kern w:val="0"/>
          <w:sz w:val="22"/>
          <w:rPrChange w:id="1986" w:author="Keis" w:date="2024-09-06T17:34:00Z">
            <w:rPr>
              <w:rFonts w:ascii="Arial" w:eastAsia="굴림" w:hAnsi="Arial" w:cs="Arial"/>
              <w:color w:val="FF0000"/>
              <w:kern w:val="0"/>
              <w:sz w:val="22"/>
            </w:rPr>
          </w:rPrChange>
        </w:rPr>
        <w:t xml:space="preserve">a long-term care staff visit a beneficiary’s home and helps in the following: bathing, </w:t>
      </w:r>
      <w:r w:rsidR="0052190D" w:rsidRPr="004D020F">
        <w:rPr>
          <w:rFonts w:ascii="Arial" w:eastAsia="굴림" w:hAnsi="Arial" w:cs="Arial"/>
          <w:kern w:val="0"/>
          <w:sz w:val="22"/>
          <w:rPrChange w:id="1987" w:author="Keis" w:date="2024-09-06T17:34:00Z">
            <w:rPr>
              <w:rFonts w:ascii="Arial" w:eastAsia="굴림" w:hAnsi="Arial" w:cs="Arial"/>
              <w:color w:val="FF0000"/>
              <w:kern w:val="0"/>
              <w:sz w:val="22"/>
            </w:rPr>
          </w:rPrChange>
        </w:rPr>
        <w:t>exc</w:t>
      </w:r>
      <w:r w:rsidR="00902DE0" w:rsidRPr="004D020F">
        <w:rPr>
          <w:rFonts w:ascii="Arial" w:eastAsia="굴림" w:hAnsi="Arial" w:cs="Arial"/>
          <w:kern w:val="0"/>
          <w:sz w:val="22"/>
          <w:rPrChange w:id="1988" w:author="Keis" w:date="2024-09-06T17:34:00Z">
            <w:rPr>
              <w:rFonts w:ascii="Arial" w:eastAsia="굴림" w:hAnsi="Arial" w:cs="Arial"/>
              <w:color w:val="FF0000"/>
              <w:kern w:val="0"/>
              <w:sz w:val="22"/>
            </w:rPr>
          </w:rPrChange>
        </w:rPr>
        <w:t xml:space="preserve">retion, going to the bathroom, </w:t>
      </w:r>
      <w:r w:rsidR="00311B99" w:rsidRPr="004D020F">
        <w:rPr>
          <w:rFonts w:ascii="Arial" w:eastAsia="굴림" w:hAnsi="Arial" w:cs="Arial"/>
          <w:kern w:val="0"/>
          <w:sz w:val="22"/>
          <w:rPrChange w:id="1989" w:author="Keis" w:date="2024-09-06T17:34:00Z">
            <w:rPr>
              <w:rFonts w:ascii="Arial" w:eastAsia="굴림" w:hAnsi="Arial" w:cs="Arial"/>
              <w:color w:val="FF0000"/>
              <w:kern w:val="0"/>
              <w:sz w:val="22"/>
            </w:rPr>
          </w:rPrChange>
        </w:rPr>
        <w:t>changing</w:t>
      </w:r>
      <w:r w:rsidR="00902DE0" w:rsidRPr="004D020F">
        <w:rPr>
          <w:rFonts w:ascii="Arial" w:eastAsia="굴림" w:hAnsi="Arial" w:cs="Arial"/>
          <w:kern w:val="0"/>
          <w:sz w:val="22"/>
          <w:rPrChange w:id="1990" w:author="Keis" w:date="2024-09-06T17:34:00Z">
            <w:rPr>
              <w:rFonts w:ascii="Arial" w:eastAsia="굴림" w:hAnsi="Arial" w:cs="Arial"/>
              <w:color w:val="FF0000"/>
              <w:kern w:val="0"/>
              <w:sz w:val="22"/>
            </w:rPr>
          </w:rPrChange>
        </w:rPr>
        <w:t xml:space="preserve"> clothes, wa</w:t>
      </w:r>
      <w:r w:rsidR="00F96812" w:rsidRPr="004D020F">
        <w:rPr>
          <w:rFonts w:ascii="Arial" w:eastAsia="굴림" w:hAnsi="Arial" w:cs="Arial"/>
          <w:kern w:val="0"/>
          <w:sz w:val="22"/>
          <w:rPrChange w:id="1991" w:author="Keis" w:date="2024-09-06T17:34:00Z">
            <w:rPr>
              <w:rFonts w:ascii="Arial" w:eastAsia="굴림" w:hAnsi="Arial" w:cs="Arial"/>
              <w:color w:val="FF0000"/>
              <w:kern w:val="0"/>
              <w:sz w:val="22"/>
            </w:rPr>
          </w:rPrChange>
        </w:rPr>
        <w:t>shing hair, cooking, buyin</w:t>
      </w:r>
      <w:r w:rsidR="00902DE0" w:rsidRPr="004D020F">
        <w:rPr>
          <w:rFonts w:ascii="Arial" w:eastAsia="굴림" w:hAnsi="Arial" w:cs="Arial"/>
          <w:kern w:val="0"/>
          <w:sz w:val="22"/>
          <w:rPrChange w:id="1992" w:author="Keis" w:date="2024-09-06T17:34:00Z">
            <w:rPr>
              <w:rFonts w:ascii="Arial" w:eastAsia="굴림" w:hAnsi="Arial" w:cs="Arial"/>
              <w:color w:val="FF0000"/>
              <w:kern w:val="0"/>
              <w:sz w:val="22"/>
            </w:rPr>
          </w:rPrChange>
        </w:rPr>
        <w:t>g daily necessi</w:t>
      </w:r>
      <w:r w:rsidR="00F96812" w:rsidRPr="004D020F">
        <w:rPr>
          <w:rFonts w:ascii="Arial" w:eastAsia="굴림" w:hAnsi="Arial" w:cs="Arial"/>
          <w:kern w:val="0"/>
          <w:sz w:val="22"/>
          <w:rPrChange w:id="1993" w:author="Keis" w:date="2024-09-06T17:34:00Z">
            <w:rPr>
              <w:rFonts w:ascii="Arial" w:eastAsia="굴림" w:hAnsi="Arial" w:cs="Arial"/>
              <w:color w:val="FF0000"/>
              <w:kern w:val="0"/>
              <w:sz w:val="22"/>
            </w:rPr>
          </w:rPrChange>
        </w:rPr>
        <w:t xml:space="preserve">ties, cleaning and clearing up. This also includes weekly care service that provides </w:t>
      </w:r>
      <w:r w:rsidR="00311B99" w:rsidRPr="004D020F">
        <w:rPr>
          <w:rFonts w:ascii="Arial" w:eastAsia="굴림" w:hAnsi="Arial" w:cs="Arial"/>
          <w:kern w:val="0"/>
          <w:sz w:val="22"/>
          <w:rPrChange w:id="1994" w:author="Keis" w:date="2024-09-06T17:34:00Z">
            <w:rPr>
              <w:rFonts w:ascii="Arial" w:eastAsia="굴림" w:hAnsi="Arial" w:cs="Arial"/>
              <w:color w:val="FF0000"/>
              <w:kern w:val="0"/>
              <w:sz w:val="22"/>
            </w:rPr>
          </w:rPrChange>
        </w:rPr>
        <w:t>physiotherapy</w:t>
      </w:r>
      <w:r w:rsidR="00F96812" w:rsidRPr="004D020F">
        <w:rPr>
          <w:rFonts w:ascii="Arial" w:eastAsia="굴림" w:hAnsi="Arial" w:cs="Arial"/>
          <w:kern w:val="0"/>
          <w:sz w:val="22"/>
          <w:rPrChange w:id="1995" w:author="Keis" w:date="2024-09-06T17:34:00Z">
            <w:rPr>
              <w:rFonts w:ascii="Arial" w:eastAsia="굴림" w:hAnsi="Arial" w:cs="Arial"/>
              <w:color w:val="FF0000"/>
              <w:kern w:val="0"/>
              <w:sz w:val="22"/>
            </w:rPr>
          </w:rPrChange>
        </w:rPr>
        <w:t xml:space="preserve">, language </w:t>
      </w:r>
      <w:r w:rsidR="00311B99" w:rsidRPr="004D020F">
        <w:rPr>
          <w:rFonts w:ascii="Arial" w:eastAsia="굴림" w:hAnsi="Arial" w:cs="Arial"/>
          <w:kern w:val="0"/>
          <w:sz w:val="22"/>
          <w:rPrChange w:id="1996" w:author="Keis" w:date="2024-09-06T17:34:00Z">
            <w:rPr>
              <w:rFonts w:ascii="Arial" w:eastAsia="굴림" w:hAnsi="Arial" w:cs="Arial"/>
              <w:color w:val="FF0000"/>
              <w:kern w:val="0"/>
              <w:sz w:val="22"/>
            </w:rPr>
          </w:rPrChange>
        </w:rPr>
        <w:t>therapy</w:t>
      </w:r>
      <w:r w:rsidR="00F96812" w:rsidRPr="004D020F">
        <w:rPr>
          <w:rFonts w:ascii="Arial" w:eastAsia="굴림" w:hAnsi="Arial" w:cs="Arial"/>
          <w:kern w:val="0"/>
          <w:sz w:val="22"/>
          <w:rPrChange w:id="1997" w:author="Keis" w:date="2024-09-06T17:34:00Z">
            <w:rPr>
              <w:rFonts w:ascii="Arial" w:eastAsia="굴림" w:hAnsi="Arial" w:cs="Arial"/>
              <w:color w:val="FF0000"/>
              <w:kern w:val="0"/>
              <w:sz w:val="22"/>
            </w:rPr>
          </w:rPrChange>
        </w:rPr>
        <w:t xml:space="preserve">, mental &amp; </w:t>
      </w:r>
      <w:r w:rsidR="00311B99" w:rsidRPr="004D020F">
        <w:rPr>
          <w:rFonts w:ascii="Arial" w:eastAsia="굴림" w:hAnsi="Arial" w:cs="Arial"/>
          <w:kern w:val="0"/>
          <w:sz w:val="22"/>
          <w:rPrChange w:id="1998" w:author="Keis" w:date="2024-09-06T17:34:00Z">
            <w:rPr>
              <w:rFonts w:ascii="Arial" w:eastAsia="굴림" w:hAnsi="Arial" w:cs="Arial"/>
              <w:color w:val="FF0000"/>
              <w:kern w:val="0"/>
              <w:sz w:val="22"/>
            </w:rPr>
          </w:rPrChange>
        </w:rPr>
        <w:t>physical</w:t>
      </w:r>
      <w:r w:rsidR="00F96812" w:rsidRPr="004D020F">
        <w:rPr>
          <w:rFonts w:ascii="Arial" w:eastAsia="굴림" w:hAnsi="Arial" w:cs="Arial"/>
          <w:kern w:val="0"/>
          <w:sz w:val="22"/>
          <w:rPrChange w:id="1999" w:author="Keis" w:date="2024-09-06T17:34:00Z">
            <w:rPr>
              <w:rFonts w:ascii="Arial" w:eastAsia="굴림" w:hAnsi="Arial" w:cs="Arial"/>
              <w:color w:val="FF0000"/>
              <w:kern w:val="0"/>
              <w:sz w:val="22"/>
            </w:rPr>
          </w:rPrChange>
        </w:rPr>
        <w:t xml:space="preserve"> functioning improvement, food service, bathing service, </w:t>
      </w:r>
      <w:r w:rsidR="00311B99" w:rsidRPr="004D020F">
        <w:rPr>
          <w:rFonts w:ascii="Arial" w:eastAsia="굴림" w:hAnsi="Arial" w:cs="Arial"/>
          <w:kern w:val="0"/>
          <w:sz w:val="22"/>
          <w:rPrChange w:id="2000" w:author="Keis" w:date="2024-09-06T17:34:00Z">
            <w:rPr>
              <w:rFonts w:ascii="Arial" w:eastAsia="굴림" w:hAnsi="Arial" w:cs="Arial"/>
              <w:color w:val="FF0000"/>
              <w:kern w:val="0"/>
              <w:sz w:val="22"/>
            </w:rPr>
          </w:rPrChange>
        </w:rPr>
        <w:t>education</w:t>
      </w:r>
      <w:r w:rsidR="00F96812" w:rsidRPr="004D020F">
        <w:rPr>
          <w:rFonts w:ascii="Arial" w:eastAsia="굴림" w:hAnsi="Arial" w:cs="Arial"/>
          <w:kern w:val="0"/>
          <w:sz w:val="22"/>
          <w:rPrChange w:id="2001" w:author="Keis" w:date="2024-09-06T17:34:00Z">
            <w:rPr>
              <w:rFonts w:ascii="Arial" w:eastAsia="굴림" w:hAnsi="Arial" w:cs="Arial"/>
              <w:color w:val="FF0000"/>
              <w:kern w:val="0"/>
              <w:sz w:val="22"/>
            </w:rPr>
          </w:rPrChange>
        </w:rPr>
        <w:t xml:space="preserve"> or consulting service for </w:t>
      </w:r>
      <w:r w:rsidR="00311B99" w:rsidRPr="004D020F">
        <w:rPr>
          <w:rFonts w:ascii="Arial" w:eastAsia="굴림" w:hAnsi="Arial" w:cs="Arial"/>
          <w:kern w:val="0"/>
          <w:sz w:val="22"/>
          <w:rPrChange w:id="2002" w:author="Keis" w:date="2024-09-06T17:34:00Z">
            <w:rPr>
              <w:rFonts w:ascii="Arial" w:eastAsia="굴림" w:hAnsi="Arial" w:cs="Arial"/>
              <w:color w:val="FF0000"/>
              <w:kern w:val="0"/>
              <w:sz w:val="22"/>
            </w:rPr>
          </w:rPrChange>
        </w:rPr>
        <w:t>elderly</w:t>
      </w:r>
      <w:r w:rsidR="00F96812" w:rsidRPr="004D020F">
        <w:rPr>
          <w:rFonts w:ascii="Arial" w:eastAsia="굴림" w:hAnsi="Arial" w:cs="Arial"/>
          <w:kern w:val="0"/>
          <w:sz w:val="22"/>
          <w:rPrChange w:id="2003" w:author="Keis" w:date="2024-09-06T17:34:00Z">
            <w:rPr>
              <w:rFonts w:ascii="Arial" w:eastAsia="굴림" w:hAnsi="Arial" w:cs="Arial"/>
              <w:color w:val="FF0000"/>
              <w:kern w:val="0"/>
              <w:sz w:val="22"/>
            </w:rPr>
          </w:rPrChange>
        </w:rPr>
        <w:t xml:space="preserve"> family, etc. </w:t>
      </w:r>
    </w:p>
    <w:p w14:paraId="2B8C80A0" w14:textId="77777777" w:rsidR="000E6D43" w:rsidRPr="004D020F" w:rsidRDefault="0077657D" w:rsidP="00D12299">
      <w:pPr>
        <w:pStyle w:val="a6"/>
        <w:numPr>
          <w:ilvl w:val="0"/>
          <w:numId w:val="1233"/>
        </w:numPr>
        <w:wordWrap/>
        <w:spacing w:line="360" w:lineRule="auto"/>
        <w:ind w:leftChars="0"/>
        <w:jc w:val="left"/>
        <w:textAlignment w:val="baseline"/>
        <w:rPr>
          <w:rFonts w:ascii="Arial" w:eastAsia="굴림" w:hAnsi="Arial" w:cs="Arial"/>
          <w:kern w:val="0"/>
          <w:sz w:val="22"/>
          <w:rPrChange w:id="2004"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05" w:author="Keis" w:date="2024-09-06T17:34:00Z">
            <w:rPr>
              <w:rFonts w:ascii="Arial" w:eastAsia="굴림" w:hAnsi="Arial" w:cs="Arial"/>
              <w:color w:val="FF0000"/>
              <w:kern w:val="0"/>
              <w:sz w:val="22"/>
            </w:rPr>
          </w:rPrChange>
        </w:rPr>
        <w:t>Special cash benefit</w:t>
      </w:r>
      <w:r w:rsidR="000E6D43" w:rsidRPr="004D020F">
        <w:rPr>
          <w:rFonts w:ascii="Arial" w:eastAsia="굴림" w:hAnsi="Arial" w:cs="Arial"/>
          <w:kern w:val="0"/>
          <w:sz w:val="22"/>
          <w:rPrChange w:id="2006" w:author="Keis" w:date="2024-09-06T17:34:00Z">
            <w:rPr>
              <w:rFonts w:ascii="Arial" w:eastAsia="굴림" w:hAnsi="Arial" w:cs="Arial"/>
              <w:color w:val="FF0000"/>
              <w:kern w:val="0"/>
              <w:sz w:val="22"/>
            </w:rPr>
          </w:rPrChange>
        </w:rPr>
        <w:t xml:space="preserve">: This refers to cash benefits, not gifts or goods, such as family care cash benefits, </w:t>
      </w:r>
      <w:r w:rsidR="0052190D" w:rsidRPr="004D020F">
        <w:rPr>
          <w:rFonts w:ascii="Arial" w:eastAsia="굴림" w:hAnsi="Arial" w:cs="Arial"/>
          <w:kern w:val="0"/>
          <w:sz w:val="22"/>
          <w:rPrChange w:id="2007" w:author="Keis" w:date="2024-09-06T17:34:00Z">
            <w:rPr>
              <w:rFonts w:ascii="Arial" w:eastAsia="굴림" w:hAnsi="Arial" w:cs="Arial"/>
              <w:color w:val="FF0000"/>
              <w:kern w:val="0"/>
              <w:sz w:val="22"/>
            </w:rPr>
          </w:rPrChange>
        </w:rPr>
        <w:t>exc</w:t>
      </w:r>
      <w:r w:rsidR="000E6D43" w:rsidRPr="004D020F">
        <w:rPr>
          <w:rFonts w:ascii="Arial" w:eastAsia="굴림" w:hAnsi="Arial" w:cs="Arial"/>
          <w:kern w:val="0"/>
          <w:sz w:val="22"/>
          <w:rPrChange w:id="2008" w:author="Keis" w:date="2024-09-06T17:34:00Z">
            <w:rPr>
              <w:rFonts w:ascii="Arial" w:eastAsia="굴림" w:hAnsi="Arial" w:cs="Arial"/>
              <w:color w:val="FF0000"/>
              <w:kern w:val="0"/>
              <w:sz w:val="22"/>
            </w:rPr>
          </w:rPrChange>
        </w:rPr>
        <w:t xml:space="preserve">eptional cash benefits and nursing expense of long-term care hospitals. Currently only family care benefits are provided </w:t>
      </w:r>
      <w:r w:rsidR="009220CC" w:rsidRPr="004D020F">
        <w:rPr>
          <w:rFonts w:ascii="Arial" w:eastAsia="굴림" w:hAnsi="Arial" w:cs="Arial"/>
          <w:kern w:val="0"/>
          <w:sz w:val="22"/>
          <w:rPrChange w:id="2009" w:author="Keis" w:date="2024-09-06T17:34:00Z">
            <w:rPr>
              <w:rFonts w:ascii="Arial" w:eastAsia="굴림" w:hAnsi="Arial" w:cs="Arial"/>
              <w:color w:val="FF0000"/>
              <w:kern w:val="0"/>
              <w:sz w:val="22"/>
            </w:rPr>
          </w:rPrChange>
        </w:rPr>
        <w:t xml:space="preserve">to family members of </w:t>
      </w:r>
      <w:r w:rsidR="000E6D43" w:rsidRPr="004D020F">
        <w:rPr>
          <w:rFonts w:ascii="Arial" w:eastAsia="굴림" w:hAnsi="Arial" w:cs="Arial"/>
          <w:kern w:val="0"/>
          <w:sz w:val="22"/>
          <w:rPrChange w:id="2010" w:author="Keis" w:date="2024-09-06T17:34:00Z">
            <w:rPr>
              <w:rFonts w:ascii="Arial" w:eastAsia="굴림" w:hAnsi="Arial" w:cs="Arial"/>
              <w:color w:val="FF0000"/>
              <w:kern w:val="0"/>
              <w:sz w:val="22"/>
            </w:rPr>
          </w:rPrChange>
        </w:rPr>
        <w:t xml:space="preserve">those who live in the area </w:t>
      </w:r>
      <w:r w:rsidR="001470E7" w:rsidRPr="004D020F">
        <w:rPr>
          <w:rFonts w:ascii="Arial" w:eastAsia="굴림" w:hAnsi="Arial" w:cs="Arial"/>
          <w:kern w:val="0"/>
          <w:sz w:val="22"/>
          <w:rPrChange w:id="2011" w:author="Keis" w:date="2024-09-06T17:34:00Z">
            <w:rPr>
              <w:rFonts w:ascii="Arial" w:eastAsia="굴림" w:hAnsi="Arial" w:cs="Arial"/>
              <w:color w:val="FF0000"/>
              <w:kern w:val="0"/>
              <w:sz w:val="22"/>
            </w:rPr>
          </w:rPrChange>
        </w:rPr>
        <w:t xml:space="preserve">with limited aged </w:t>
      </w:r>
      <w:r w:rsidR="000E6D43" w:rsidRPr="004D020F">
        <w:rPr>
          <w:rFonts w:ascii="Arial" w:eastAsia="굴림" w:hAnsi="Arial" w:cs="Arial"/>
          <w:kern w:val="0"/>
          <w:sz w:val="22"/>
          <w:rPrChange w:id="2012" w:author="Keis" w:date="2024-09-06T17:34:00Z">
            <w:rPr>
              <w:rFonts w:ascii="Arial" w:eastAsia="굴림" w:hAnsi="Arial" w:cs="Arial"/>
              <w:color w:val="FF0000"/>
              <w:kern w:val="0"/>
              <w:sz w:val="22"/>
            </w:rPr>
          </w:rPrChange>
        </w:rPr>
        <w:t>care facilit</w:t>
      </w:r>
      <w:r w:rsidR="001470E7" w:rsidRPr="004D020F">
        <w:rPr>
          <w:rFonts w:ascii="Arial" w:eastAsia="굴림" w:hAnsi="Arial" w:cs="Arial"/>
          <w:kern w:val="0"/>
          <w:sz w:val="22"/>
          <w:rPrChange w:id="2013" w:author="Keis" w:date="2024-09-06T17:34:00Z">
            <w:rPr>
              <w:rFonts w:ascii="Arial" w:eastAsia="굴림" w:hAnsi="Arial" w:cs="Arial"/>
              <w:color w:val="FF0000"/>
              <w:kern w:val="0"/>
              <w:sz w:val="22"/>
            </w:rPr>
          </w:rPrChange>
        </w:rPr>
        <w:t xml:space="preserve">ies (e.g. island area, </w:t>
      </w:r>
      <w:r w:rsidR="00311B99" w:rsidRPr="004D020F">
        <w:rPr>
          <w:rFonts w:ascii="Arial" w:eastAsia="굴림" w:hAnsi="Arial" w:cs="Arial"/>
          <w:kern w:val="0"/>
          <w:sz w:val="22"/>
          <w:rPrChange w:id="2014" w:author="Keis" w:date="2024-09-06T17:34:00Z">
            <w:rPr>
              <w:rFonts w:ascii="Arial" w:eastAsia="굴림" w:hAnsi="Arial" w:cs="Arial"/>
              <w:color w:val="FF0000"/>
              <w:kern w:val="0"/>
              <w:sz w:val="22"/>
            </w:rPr>
          </w:rPrChange>
        </w:rPr>
        <w:t>mountain</w:t>
      </w:r>
      <w:r w:rsidR="001470E7" w:rsidRPr="004D020F">
        <w:rPr>
          <w:rFonts w:ascii="Arial" w:eastAsia="굴림" w:hAnsi="Arial" w:cs="Arial"/>
          <w:kern w:val="0"/>
          <w:sz w:val="22"/>
          <w:rPrChange w:id="2015" w:author="Keis" w:date="2024-09-06T17:34:00Z">
            <w:rPr>
              <w:rFonts w:ascii="Arial" w:eastAsia="굴림" w:hAnsi="Arial" w:cs="Arial"/>
              <w:color w:val="FF0000"/>
              <w:kern w:val="0"/>
              <w:sz w:val="22"/>
            </w:rPr>
          </w:rPrChange>
        </w:rPr>
        <w:t xml:space="preserve"> </w:t>
      </w:r>
      <w:r w:rsidR="00311B99" w:rsidRPr="004D020F">
        <w:rPr>
          <w:rFonts w:ascii="Arial" w:eastAsia="굴림" w:hAnsi="Arial" w:cs="Arial"/>
          <w:kern w:val="0"/>
          <w:sz w:val="22"/>
          <w:rPrChange w:id="2016" w:author="Keis" w:date="2024-09-06T17:34:00Z">
            <w:rPr>
              <w:rFonts w:ascii="Arial" w:eastAsia="굴림" w:hAnsi="Arial" w:cs="Arial"/>
              <w:color w:val="FF0000"/>
              <w:kern w:val="0"/>
              <w:sz w:val="22"/>
            </w:rPr>
          </w:rPrChange>
        </w:rPr>
        <w:t>village</w:t>
      </w:r>
      <w:r w:rsidR="001470E7" w:rsidRPr="004D020F">
        <w:rPr>
          <w:rFonts w:ascii="Arial" w:eastAsia="굴림" w:hAnsi="Arial" w:cs="Arial"/>
          <w:kern w:val="0"/>
          <w:sz w:val="22"/>
          <w:rPrChange w:id="2017" w:author="Keis" w:date="2024-09-06T17:34:00Z">
            <w:rPr>
              <w:rFonts w:ascii="Arial" w:eastAsia="굴림" w:hAnsi="Arial" w:cs="Arial"/>
              <w:color w:val="FF0000"/>
              <w:kern w:val="0"/>
              <w:sz w:val="22"/>
            </w:rPr>
          </w:rPrChange>
        </w:rPr>
        <w:t xml:space="preserve">) or those who cannot use </w:t>
      </w:r>
      <w:r w:rsidR="007378EB" w:rsidRPr="004D020F">
        <w:rPr>
          <w:rFonts w:ascii="Arial" w:eastAsia="굴림" w:hAnsi="Arial" w:cs="Arial"/>
          <w:kern w:val="0"/>
          <w:sz w:val="22"/>
          <w:rPrChange w:id="2018" w:author="Keis" w:date="2024-09-06T17:34:00Z">
            <w:rPr>
              <w:rFonts w:ascii="Arial" w:eastAsia="굴림" w:hAnsi="Arial" w:cs="Arial"/>
              <w:color w:val="FF0000"/>
              <w:kern w:val="0"/>
              <w:sz w:val="22"/>
            </w:rPr>
          </w:rPrChange>
        </w:rPr>
        <w:t xml:space="preserve">aged care facility due to natural </w:t>
      </w:r>
      <w:r w:rsidR="00311B99" w:rsidRPr="004D020F">
        <w:rPr>
          <w:rFonts w:ascii="Arial" w:eastAsia="굴림" w:hAnsi="Arial" w:cs="Arial"/>
          <w:kern w:val="0"/>
          <w:sz w:val="22"/>
          <w:rPrChange w:id="2019" w:author="Keis" w:date="2024-09-06T17:34:00Z">
            <w:rPr>
              <w:rFonts w:ascii="Arial" w:eastAsia="굴림" w:hAnsi="Arial" w:cs="Arial"/>
              <w:color w:val="FF0000"/>
              <w:kern w:val="0"/>
              <w:sz w:val="22"/>
            </w:rPr>
          </w:rPrChange>
        </w:rPr>
        <w:t>disaster</w:t>
      </w:r>
      <w:r w:rsidR="009220CC" w:rsidRPr="004D020F">
        <w:rPr>
          <w:rFonts w:ascii="Arial" w:eastAsia="굴림" w:hAnsi="Arial" w:cs="Arial"/>
          <w:kern w:val="0"/>
          <w:sz w:val="22"/>
          <w:rPrChange w:id="2020" w:author="Keis" w:date="2024-09-06T17:34:00Z">
            <w:rPr>
              <w:rFonts w:ascii="Arial" w:eastAsia="굴림" w:hAnsi="Arial" w:cs="Arial"/>
              <w:color w:val="FF0000"/>
              <w:kern w:val="0"/>
              <w:sz w:val="22"/>
            </w:rPr>
          </w:rPrChange>
        </w:rPr>
        <w:t>.</w:t>
      </w:r>
      <w:r w:rsidR="00311B99" w:rsidRPr="004D020F">
        <w:rPr>
          <w:rFonts w:ascii="Arial" w:eastAsia="굴림" w:hAnsi="Arial" w:cs="Arial"/>
          <w:kern w:val="0"/>
          <w:sz w:val="22"/>
          <w:rPrChange w:id="2021" w:author="Keis" w:date="2024-09-06T17:34:00Z">
            <w:rPr>
              <w:rFonts w:ascii="Arial" w:eastAsia="굴림" w:hAnsi="Arial" w:cs="Arial"/>
              <w:color w:val="FF0000"/>
              <w:kern w:val="0"/>
              <w:sz w:val="22"/>
            </w:rPr>
          </w:rPrChange>
        </w:rPr>
        <w:t>]</w:t>
      </w:r>
    </w:p>
    <w:p w14:paraId="482F3EE9" w14:textId="77777777" w:rsidR="000E6D43" w:rsidRPr="004D020F" w:rsidRDefault="000E6D43" w:rsidP="00297F86">
      <w:pPr>
        <w:wordWrap/>
        <w:spacing w:line="276" w:lineRule="auto"/>
        <w:jc w:val="left"/>
        <w:rPr>
          <w:rFonts w:ascii="Arial" w:eastAsia="굴림" w:hAnsi="Arial" w:cs="Arial"/>
          <w:b/>
          <w:bCs/>
          <w:sz w:val="22"/>
          <w:rPrChange w:id="2022" w:author="Keis" w:date="2024-09-06T17:34:00Z">
            <w:rPr>
              <w:rFonts w:ascii="Arial" w:eastAsia="굴림" w:hAnsi="Arial" w:cs="Arial"/>
              <w:b/>
              <w:bCs/>
              <w:color w:val="FF0000"/>
              <w:sz w:val="22"/>
            </w:rPr>
          </w:rPrChange>
        </w:rPr>
      </w:pPr>
    </w:p>
    <w:p w14:paraId="578D40BE" w14:textId="77777777" w:rsidR="00311B99" w:rsidRPr="004D020F" w:rsidRDefault="0077657D" w:rsidP="00D12299">
      <w:pPr>
        <w:pStyle w:val="a6"/>
        <w:numPr>
          <w:ilvl w:val="0"/>
          <w:numId w:val="1234"/>
        </w:numPr>
        <w:tabs>
          <w:tab w:val="left" w:pos="5245"/>
        </w:tabs>
        <w:wordWrap/>
        <w:spacing w:line="360" w:lineRule="auto"/>
        <w:ind w:leftChars="0"/>
        <w:rPr>
          <w:rFonts w:ascii="Arial" w:eastAsia="굴림" w:hAnsi="Arial" w:cs="Arial"/>
          <w:kern w:val="0"/>
          <w:sz w:val="22"/>
          <w:rPrChange w:id="2023" w:author="Keis" w:date="2024-09-06T17:34:00Z">
            <w:rPr>
              <w:rFonts w:ascii="Arial" w:eastAsia="굴림" w:hAnsi="Arial" w:cs="Arial"/>
              <w:color w:val="FF0000"/>
              <w:kern w:val="0"/>
              <w:sz w:val="22"/>
            </w:rPr>
          </w:rPrChange>
        </w:rPr>
      </w:pPr>
      <w:r w:rsidRPr="004D020F">
        <w:rPr>
          <w:rFonts w:ascii="Arial" w:eastAsia="굴림" w:hAnsi="Arial" w:cs="Arial"/>
          <w:sz w:val="22"/>
          <w:rPrChange w:id="2024" w:author="Keis" w:date="2024-09-06T17:34:00Z">
            <w:rPr>
              <w:rFonts w:ascii="Arial" w:eastAsia="굴림" w:hAnsi="Arial" w:cs="Arial"/>
              <w:color w:val="FF0000"/>
              <w:sz w:val="22"/>
            </w:rPr>
          </w:rPrChange>
        </w:rPr>
        <w:t>Institutional care service</w:t>
      </w:r>
    </w:p>
    <w:p w14:paraId="60F99988" w14:textId="77777777" w:rsidR="00311B99" w:rsidRPr="004D020F" w:rsidRDefault="0077657D" w:rsidP="00D12299">
      <w:pPr>
        <w:pStyle w:val="a6"/>
        <w:numPr>
          <w:ilvl w:val="0"/>
          <w:numId w:val="1234"/>
        </w:numPr>
        <w:tabs>
          <w:tab w:val="left" w:pos="5245"/>
        </w:tabs>
        <w:wordWrap/>
        <w:spacing w:line="360" w:lineRule="auto"/>
        <w:ind w:leftChars="0"/>
        <w:rPr>
          <w:rFonts w:ascii="Arial" w:eastAsia="굴림" w:hAnsi="Arial" w:cs="Arial"/>
          <w:kern w:val="0"/>
          <w:sz w:val="22"/>
          <w:rPrChange w:id="2025" w:author="Keis" w:date="2024-09-06T17:34:00Z">
            <w:rPr>
              <w:rFonts w:ascii="Arial" w:eastAsia="굴림" w:hAnsi="Arial" w:cs="Arial"/>
              <w:color w:val="FF0000"/>
              <w:kern w:val="0"/>
              <w:sz w:val="22"/>
            </w:rPr>
          </w:rPrChange>
        </w:rPr>
      </w:pPr>
      <w:r w:rsidRPr="004D020F">
        <w:rPr>
          <w:rFonts w:ascii="Arial" w:eastAsia="굴림" w:hAnsi="Arial" w:cs="Arial"/>
          <w:sz w:val="22"/>
          <w:rPrChange w:id="2026" w:author="Keis" w:date="2024-09-06T17:34:00Z">
            <w:rPr>
              <w:rFonts w:ascii="Arial" w:eastAsia="굴림" w:hAnsi="Arial" w:cs="Arial"/>
              <w:color w:val="FF0000"/>
              <w:sz w:val="22"/>
            </w:rPr>
          </w:rPrChange>
        </w:rPr>
        <w:t>Home care service</w:t>
      </w:r>
    </w:p>
    <w:p w14:paraId="6283CE72" w14:textId="77777777" w:rsidR="00311B99" w:rsidRPr="004D020F" w:rsidRDefault="0077657D" w:rsidP="00D12299">
      <w:pPr>
        <w:pStyle w:val="a6"/>
        <w:numPr>
          <w:ilvl w:val="0"/>
          <w:numId w:val="1234"/>
        </w:numPr>
        <w:tabs>
          <w:tab w:val="left" w:pos="5245"/>
        </w:tabs>
        <w:wordWrap/>
        <w:spacing w:line="360" w:lineRule="auto"/>
        <w:ind w:leftChars="0"/>
        <w:rPr>
          <w:rFonts w:ascii="Arial" w:eastAsia="굴림" w:hAnsi="Arial" w:cs="Arial"/>
          <w:kern w:val="0"/>
          <w:sz w:val="22"/>
          <w:rPrChange w:id="2027" w:author="Keis" w:date="2024-09-06T17:34:00Z">
            <w:rPr>
              <w:rFonts w:ascii="Arial" w:eastAsia="굴림" w:hAnsi="Arial" w:cs="Arial"/>
              <w:color w:val="FF0000"/>
              <w:kern w:val="0"/>
              <w:sz w:val="22"/>
            </w:rPr>
          </w:rPrChange>
        </w:rPr>
      </w:pPr>
      <w:r w:rsidRPr="004D020F">
        <w:rPr>
          <w:rFonts w:ascii="Arial" w:eastAsia="굴림" w:hAnsi="Arial" w:cs="Arial"/>
          <w:sz w:val="22"/>
          <w:rPrChange w:id="2028" w:author="Keis" w:date="2024-09-06T17:34:00Z">
            <w:rPr>
              <w:rFonts w:ascii="Arial" w:eastAsia="굴림" w:hAnsi="Arial" w:cs="Arial"/>
              <w:color w:val="FF0000"/>
              <w:sz w:val="22"/>
            </w:rPr>
          </w:rPrChange>
        </w:rPr>
        <w:t>Special cash benefit</w:t>
      </w:r>
    </w:p>
    <w:p w14:paraId="7593D5A9" w14:textId="77777777" w:rsidR="00547350" w:rsidRPr="004D020F" w:rsidRDefault="00547350" w:rsidP="00297F86">
      <w:pPr>
        <w:wordWrap/>
        <w:spacing w:line="276" w:lineRule="auto"/>
        <w:jc w:val="left"/>
        <w:rPr>
          <w:rFonts w:ascii="Arial" w:eastAsia="굴림" w:hAnsi="Arial" w:cs="Arial"/>
          <w:b/>
          <w:bCs/>
          <w:sz w:val="22"/>
        </w:rPr>
      </w:pPr>
    </w:p>
    <w:p w14:paraId="4378A3F6" w14:textId="77777777" w:rsidR="003D5816" w:rsidRPr="004D020F" w:rsidRDefault="003D5816" w:rsidP="003D5816">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t>C32</w:t>
      </w:r>
      <w:r w:rsidR="005E7D9D" w:rsidRPr="004D020F">
        <w:rPr>
          <w:rFonts w:ascii="Arial" w:eastAsia="굴림" w:hAnsi="Arial" w:cs="Arial"/>
          <w:kern w:val="0"/>
          <w:sz w:val="22"/>
        </w:rPr>
        <w:t>8</w:t>
      </w:r>
      <w:r w:rsidRPr="004D020F">
        <w:rPr>
          <w:rFonts w:ascii="Arial" w:eastAsia="굴림" w:hAnsi="Arial" w:cs="Arial"/>
          <w:kern w:val="0"/>
          <w:sz w:val="22"/>
        </w:rPr>
        <w:t xml:space="preserve">. During the last one year, how much is the monthly average </w:t>
      </w:r>
      <w:r w:rsidR="005E7D9D" w:rsidRPr="004D020F">
        <w:rPr>
          <w:rFonts w:ascii="Arial" w:eastAsia="굴림" w:hAnsi="Arial" w:cs="Arial"/>
          <w:kern w:val="0"/>
          <w:sz w:val="22"/>
        </w:rPr>
        <w:t xml:space="preserve">you paid for </w:t>
      </w:r>
      <w:r w:rsidR="0052190D" w:rsidRPr="004D020F">
        <w:rPr>
          <w:rFonts w:ascii="Arial" w:eastAsia="굴림" w:hAnsi="Arial" w:cs="Arial"/>
          <w:kern w:val="0"/>
          <w:sz w:val="22"/>
        </w:rPr>
        <w:t>exc</w:t>
      </w:r>
      <w:r w:rsidR="005E7D9D" w:rsidRPr="004D020F">
        <w:rPr>
          <w:rFonts w:ascii="Arial" w:eastAsia="굴림" w:hAnsi="Arial" w:cs="Arial"/>
          <w:kern w:val="0"/>
          <w:sz w:val="22"/>
        </w:rPr>
        <w:t xml:space="preserve">eeding the service benefit? Please only consider when you </w:t>
      </w:r>
      <w:r w:rsidR="0052190D" w:rsidRPr="004D020F">
        <w:rPr>
          <w:rFonts w:ascii="Arial" w:eastAsia="굴림" w:hAnsi="Arial" w:cs="Arial"/>
          <w:kern w:val="0"/>
          <w:sz w:val="22"/>
        </w:rPr>
        <w:t>exc</w:t>
      </w:r>
      <w:r w:rsidR="005E7D9D" w:rsidRPr="004D020F">
        <w:rPr>
          <w:rFonts w:ascii="Arial" w:eastAsia="굴림" w:hAnsi="Arial" w:cs="Arial"/>
          <w:kern w:val="0"/>
          <w:sz w:val="22"/>
        </w:rPr>
        <w:t xml:space="preserve">eed the monthly service benefit. </w:t>
      </w:r>
    </w:p>
    <w:p w14:paraId="0637000B" w14:textId="77777777" w:rsidR="003D5816" w:rsidRPr="004D020F" w:rsidRDefault="003D5816" w:rsidP="003D5816">
      <w:pPr>
        <w:wordWrap/>
        <w:spacing w:line="360" w:lineRule="auto"/>
        <w:ind w:firstLine="800"/>
        <w:jc w:val="left"/>
        <w:textAlignment w:val="baseline"/>
        <w:rPr>
          <w:rFonts w:ascii="Arial" w:eastAsia="굴림" w:hAnsi="Arial" w:cs="Arial"/>
          <w:kern w:val="0"/>
          <w:sz w:val="22"/>
        </w:rPr>
      </w:pPr>
      <w:r w:rsidRPr="004D020F">
        <w:rPr>
          <w:rFonts w:ascii="Arial" w:eastAsia="굴림" w:hAnsi="Arial" w:cs="Arial"/>
          <w:kern w:val="0"/>
          <w:sz w:val="22"/>
        </w:rPr>
        <w:t xml:space="preserve"> _______________________________MW</w:t>
      </w:r>
      <w:r w:rsidR="00614161" w:rsidRPr="004D020F">
        <w:rPr>
          <w:rFonts w:ascii="Arial" w:eastAsia="굴림" w:hAnsi="Arial" w:cs="Arial" w:hint="eastAsia"/>
          <w:kern w:val="0"/>
          <w:sz w:val="22"/>
        </w:rPr>
        <w:t xml:space="preserve"> </w:t>
      </w:r>
      <w:r w:rsidR="00614161" w:rsidRPr="004D020F">
        <w:rPr>
          <w:rFonts w:ascii="Arial" w:eastAsia="굴림" w:hAnsi="Arial" w:cs="Arial" w:hint="eastAsia"/>
          <w:kern w:val="0"/>
          <w:sz w:val="22"/>
        </w:rPr>
        <w:t>→</w:t>
      </w:r>
      <w:r w:rsidR="00614161" w:rsidRPr="004D020F">
        <w:rPr>
          <w:rFonts w:ascii="Arial" w:eastAsia="굴림" w:hAnsi="Arial" w:cs="Arial" w:hint="eastAsia"/>
          <w:kern w:val="0"/>
          <w:sz w:val="22"/>
        </w:rPr>
        <w:t>Go to C336</w:t>
      </w:r>
    </w:p>
    <w:p w14:paraId="07095A26" w14:textId="77777777" w:rsidR="003D5816" w:rsidRPr="004D020F" w:rsidRDefault="003D5816" w:rsidP="00297F86">
      <w:pPr>
        <w:wordWrap/>
        <w:spacing w:line="276" w:lineRule="auto"/>
        <w:jc w:val="left"/>
        <w:rPr>
          <w:rFonts w:ascii="Arial" w:eastAsia="굴림" w:hAnsi="Arial" w:cs="Arial"/>
          <w:b/>
          <w:bCs/>
          <w:sz w:val="22"/>
        </w:rPr>
      </w:pPr>
    </w:p>
    <w:p w14:paraId="0CD42778" w14:textId="77777777" w:rsidR="00F21623" w:rsidRPr="004D020F" w:rsidRDefault="00F21623" w:rsidP="00F21623">
      <w:pPr>
        <w:wordWrap/>
        <w:spacing w:line="276" w:lineRule="auto"/>
        <w:jc w:val="left"/>
        <w:rPr>
          <w:rFonts w:ascii="Arial" w:eastAsia="굴림" w:hAnsi="Arial" w:cs="Arial"/>
          <w:b/>
          <w:bCs/>
          <w:sz w:val="22"/>
          <w:rPrChange w:id="2029" w:author="Keis" w:date="2024-09-06T17:34:00Z">
            <w:rPr>
              <w:rFonts w:ascii="Arial" w:eastAsia="굴림" w:hAnsi="Arial" w:cs="Arial"/>
              <w:b/>
              <w:bCs/>
              <w:color w:val="FF0000"/>
              <w:sz w:val="22"/>
            </w:rPr>
          </w:rPrChange>
        </w:rPr>
      </w:pPr>
      <w:bookmarkStart w:id="2030" w:name="_Hlk109850868"/>
      <w:r w:rsidRPr="004D020F">
        <w:rPr>
          <w:rFonts w:ascii="Arial" w:eastAsia="굴림" w:hAnsi="Arial" w:cs="Arial"/>
          <w:b/>
          <w:bCs/>
          <w:sz w:val="22"/>
          <w:rPrChange w:id="2031" w:author="Keis" w:date="2024-09-06T17:34:00Z">
            <w:rPr>
              <w:rFonts w:ascii="Arial" w:eastAsia="굴림" w:hAnsi="Arial" w:cs="Arial"/>
              <w:b/>
              <w:bCs/>
              <w:color w:val="FF0000"/>
              <w:sz w:val="22"/>
            </w:rPr>
          </w:rPrChange>
        </w:rPr>
        <w:t xml:space="preserve">&lt; </w:t>
      </w:r>
      <w:r w:rsidR="00B867C1" w:rsidRPr="004D020F">
        <w:rPr>
          <w:rFonts w:ascii="Arial" w:eastAsia="굴림" w:hAnsi="Arial" w:cs="Arial"/>
          <w:b/>
          <w:bCs/>
          <w:sz w:val="22"/>
          <w:rPrChange w:id="2032" w:author="Keis" w:date="2024-09-06T17:34:00Z">
            <w:rPr>
              <w:rFonts w:ascii="Arial" w:eastAsia="굴림" w:hAnsi="Arial" w:cs="Arial"/>
              <w:b/>
              <w:bCs/>
              <w:color w:val="FF0000"/>
              <w:sz w:val="22"/>
            </w:rPr>
          </w:rPrChange>
        </w:rPr>
        <w:t xml:space="preserve">Customized </w:t>
      </w:r>
      <w:r w:rsidR="0077657D" w:rsidRPr="004D020F">
        <w:rPr>
          <w:rFonts w:ascii="Arial" w:eastAsia="굴림" w:hAnsi="Arial" w:cs="Arial"/>
          <w:b/>
          <w:bCs/>
          <w:sz w:val="22"/>
          <w:rPrChange w:id="2033" w:author="Keis" w:date="2024-09-06T17:34:00Z">
            <w:rPr>
              <w:rFonts w:ascii="Arial" w:eastAsia="굴림" w:hAnsi="Arial" w:cs="Arial"/>
              <w:b/>
              <w:bCs/>
              <w:color w:val="FF0000"/>
              <w:sz w:val="22"/>
            </w:rPr>
          </w:rPrChange>
        </w:rPr>
        <w:t xml:space="preserve">Care Service for </w:t>
      </w:r>
      <w:r w:rsidR="00B867C1" w:rsidRPr="004D020F">
        <w:rPr>
          <w:rFonts w:ascii="Arial" w:eastAsia="굴림" w:hAnsi="Arial" w:cs="Arial"/>
          <w:b/>
          <w:bCs/>
          <w:sz w:val="22"/>
          <w:rPrChange w:id="2034" w:author="Keis" w:date="2024-09-06T17:34:00Z">
            <w:rPr>
              <w:rFonts w:ascii="Arial" w:eastAsia="굴림" w:hAnsi="Arial" w:cs="Arial"/>
              <w:b/>
              <w:bCs/>
              <w:color w:val="FF0000"/>
              <w:sz w:val="22"/>
            </w:rPr>
          </w:rPrChange>
        </w:rPr>
        <w:t>Older Adults</w:t>
      </w:r>
      <w:r w:rsidRPr="004D020F">
        <w:rPr>
          <w:rFonts w:ascii="Arial" w:eastAsia="굴림" w:hAnsi="Arial" w:cs="Arial"/>
          <w:b/>
          <w:bCs/>
          <w:sz w:val="22"/>
          <w:rPrChange w:id="2035" w:author="Keis" w:date="2024-09-06T17:34:00Z">
            <w:rPr>
              <w:rFonts w:ascii="Arial" w:eastAsia="굴림" w:hAnsi="Arial" w:cs="Arial"/>
              <w:b/>
              <w:bCs/>
              <w:color w:val="FF0000"/>
              <w:sz w:val="22"/>
            </w:rPr>
          </w:rPrChange>
        </w:rPr>
        <w:t xml:space="preserve"> &gt;</w:t>
      </w:r>
    </w:p>
    <w:p w14:paraId="41FADAE5" w14:textId="77777777" w:rsidR="006E1E11" w:rsidRPr="004D020F" w:rsidRDefault="006E1E11" w:rsidP="00F21623">
      <w:pPr>
        <w:wordWrap/>
        <w:spacing w:line="276" w:lineRule="auto"/>
        <w:jc w:val="left"/>
        <w:rPr>
          <w:rFonts w:ascii="Arial" w:eastAsia="굴림" w:hAnsi="Arial" w:cs="Arial"/>
          <w:b/>
          <w:bCs/>
          <w:sz w:val="22"/>
          <w:rPrChange w:id="2036" w:author="Keis" w:date="2024-09-06T17:34:00Z">
            <w:rPr>
              <w:rFonts w:ascii="Arial" w:eastAsia="굴림" w:hAnsi="Arial" w:cs="Arial"/>
              <w:b/>
              <w:bCs/>
              <w:color w:val="FF0000"/>
              <w:sz w:val="22"/>
            </w:rPr>
          </w:rPrChange>
        </w:rPr>
      </w:pPr>
    </w:p>
    <w:p w14:paraId="4FAC54CA" w14:textId="77777777" w:rsidR="00F21623" w:rsidRPr="004D020F" w:rsidRDefault="00F21623" w:rsidP="00F21623">
      <w:pPr>
        <w:wordWrap/>
        <w:spacing w:line="276" w:lineRule="auto"/>
        <w:jc w:val="left"/>
        <w:rPr>
          <w:rFonts w:ascii="Arial" w:eastAsia="굴림" w:hAnsi="Arial" w:cs="Arial"/>
          <w:b/>
          <w:bCs/>
          <w:sz w:val="22"/>
          <w:rPrChange w:id="2037" w:author="Keis" w:date="2024-09-06T17:34:00Z">
            <w:rPr>
              <w:rFonts w:ascii="Arial" w:eastAsia="굴림" w:hAnsi="Arial" w:cs="Arial"/>
              <w:b/>
              <w:bCs/>
              <w:color w:val="FF0000"/>
              <w:sz w:val="22"/>
            </w:rPr>
          </w:rPrChange>
        </w:rPr>
      </w:pPr>
      <w:r w:rsidRPr="004D020F">
        <w:rPr>
          <w:rFonts w:ascii="Arial" w:eastAsia="굴림" w:hAnsi="Arial" w:cs="Arial"/>
          <w:b/>
          <w:bCs/>
          <w:sz w:val="22"/>
          <w:rPrChange w:id="2038" w:author="Keis" w:date="2024-09-06T17:34:00Z">
            <w:rPr>
              <w:rFonts w:ascii="Arial" w:eastAsia="굴림" w:hAnsi="Arial" w:cs="Arial"/>
              <w:b/>
              <w:bCs/>
              <w:color w:val="FF0000"/>
              <w:sz w:val="22"/>
            </w:rPr>
          </w:rPrChange>
        </w:rPr>
        <w:t>Logic</w:t>
      </w:r>
    </w:p>
    <w:p w14:paraId="213D9BCE" w14:textId="77777777" w:rsidR="00F21623" w:rsidRPr="004D020F" w:rsidRDefault="00F21623" w:rsidP="00D12299">
      <w:pPr>
        <w:pStyle w:val="a6"/>
        <w:numPr>
          <w:ilvl w:val="0"/>
          <w:numId w:val="1235"/>
        </w:numPr>
        <w:wordWrap/>
        <w:spacing w:line="276" w:lineRule="auto"/>
        <w:ind w:leftChars="0"/>
        <w:jc w:val="left"/>
        <w:rPr>
          <w:rFonts w:ascii="Arial" w:eastAsia="굴림" w:hAnsi="Arial" w:cs="Arial"/>
          <w:b/>
          <w:sz w:val="22"/>
          <w:rPrChange w:id="2039" w:author="Keis" w:date="2024-09-06T17:34:00Z">
            <w:rPr>
              <w:rFonts w:ascii="Arial" w:eastAsia="굴림" w:hAnsi="Arial" w:cs="Arial"/>
              <w:b/>
              <w:color w:val="FF0000"/>
              <w:sz w:val="22"/>
            </w:rPr>
          </w:rPrChange>
        </w:rPr>
      </w:pPr>
      <w:r w:rsidRPr="004D020F">
        <w:rPr>
          <w:rFonts w:ascii="Arial" w:eastAsia="굴림" w:hAnsi="Arial" w:cs="Arial"/>
          <w:b/>
          <w:bCs/>
          <w:sz w:val="22"/>
          <w:rPrChange w:id="2040" w:author="Keis" w:date="2024-09-06T17:34:00Z">
            <w:rPr>
              <w:rFonts w:ascii="Arial" w:eastAsia="굴림" w:hAnsi="Arial" w:cs="Arial"/>
              <w:b/>
              <w:bCs/>
              <w:color w:val="FF0000"/>
              <w:sz w:val="22"/>
            </w:rPr>
          </w:rPrChange>
        </w:rPr>
        <w:t>If C318=</w:t>
      </w:r>
      <w:r w:rsidRPr="004D020F">
        <w:rPr>
          <w:rFonts w:ascii="굴림" w:eastAsia="굴림" w:hAnsi="굴림" w:cs="굴림" w:hint="eastAsia"/>
          <w:b/>
          <w:bCs/>
          <w:sz w:val="22"/>
          <w:rPrChange w:id="2041" w:author="Keis" w:date="2024-09-06T17:34:00Z">
            <w:rPr>
              <w:rFonts w:ascii="굴림" w:eastAsia="굴림" w:hAnsi="굴림" w:cs="굴림" w:hint="eastAsia"/>
              <w:b/>
              <w:bCs/>
              <w:color w:val="FF0000"/>
              <w:sz w:val="22"/>
            </w:rPr>
          </w:rPrChange>
        </w:rPr>
        <w:t>⑤</w:t>
      </w:r>
      <w:r w:rsidRPr="004D020F">
        <w:rPr>
          <w:rFonts w:ascii="Arial" w:eastAsia="굴림" w:hAnsi="Arial" w:cs="Arial"/>
          <w:b/>
          <w:bCs/>
          <w:sz w:val="22"/>
          <w:rPrChange w:id="2042" w:author="Keis" w:date="2024-09-06T17:34:00Z">
            <w:rPr>
              <w:rFonts w:ascii="Arial" w:eastAsia="굴림" w:hAnsi="Arial" w:cs="Arial"/>
              <w:b/>
              <w:bCs/>
              <w:color w:val="FF0000"/>
              <w:sz w:val="22"/>
            </w:rPr>
          </w:rPrChange>
        </w:rPr>
        <w:t>, C319=</w:t>
      </w:r>
      <w:r w:rsidRPr="004D020F">
        <w:rPr>
          <w:rFonts w:ascii="굴림" w:eastAsia="굴림" w:hAnsi="굴림" w:cs="굴림" w:hint="eastAsia"/>
          <w:b/>
          <w:bCs/>
          <w:sz w:val="22"/>
          <w:rPrChange w:id="2043" w:author="Keis" w:date="2024-09-06T17:34:00Z">
            <w:rPr>
              <w:rFonts w:ascii="굴림" w:eastAsia="굴림" w:hAnsi="굴림" w:cs="굴림" w:hint="eastAsia"/>
              <w:b/>
              <w:bCs/>
              <w:color w:val="FF0000"/>
              <w:sz w:val="22"/>
            </w:rPr>
          </w:rPrChange>
        </w:rPr>
        <w:t>⑤</w:t>
      </w:r>
      <w:r w:rsidRPr="004D020F">
        <w:rPr>
          <w:rFonts w:ascii="Arial" w:eastAsia="굴림" w:hAnsi="Arial" w:cs="Arial"/>
          <w:b/>
          <w:bCs/>
          <w:sz w:val="22"/>
          <w:rPrChange w:id="2044" w:author="Keis" w:date="2024-09-06T17:34:00Z">
            <w:rPr>
              <w:rFonts w:ascii="Arial" w:eastAsia="굴림" w:hAnsi="Arial" w:cs="Arial"/>
              <w:b/>
              <w:bCs/>
              <w:color w:val="FF0000"/>
              <w:sz w:val="22"/>
            </w:rPr>
          </w:rPrChange>
        </w:rPr>
        <w:t>, C320=</w:t>
      </w:r>
      <w:r w:rsidRPr="004D020F">
        <w:rPr>
          <w:rFonts w:ascii="굴림" w:eastAsia="굴림" w:hAnsi="굴림" w:cs="굴림" w:hint="eastAsia"/>
          <w:b/>
          <w:bCs/>
          <w:sz w:val="22"/>
          <w:rPrChange w:id="2045" w:author="Keis" w:date="2024-09-06T17:34:00Z">
            <w:rPr>
              <w:rFonts w:ascii="굴림" w:eastAsia="굴림" w:hAnsi="굴림" w:cs="굴림" w:hint="eastAsia"/>
              <w:b/>
              <w:bCs/>
              <w:color w:val="FF0000"/>
              <w:sz w:val="22"/>
            </w:rPr>
          </w:rPrChange>
        </w:rPr>
        <w:t>⑤</w:t>
      </w:r>
      <w:r w:rsidRPr="004D020F">
        <w:rPr>
          <w:rFonts w:ascii="Arial" w:eastAsia="굴림" w:hAnsi="Arial" w:cs="Arial"/>
          <w:b/>
          <w:bCs/>
          <w:sz w:val="22"/>
          <w:rPrChange w:id="2046" w:author="Keis" w:date="2024-09-06T17:34:00Z">
            <w:rPr>
              <w:rFonts w:ascii="Arial" w:eastAsia="굴림" w:hAnsi="Arial" w:cs="Arial"/>
              <w:b/>
              <w:bCs/>
              <w:color w:val="FF0000"/>
              <w:sz w:val="22"/>
            </w:rPr>
          </w:rPrChange>
        </w:rPr>
        <w:t>, then ask</w:t>
      </w:r>
      <w:r w:rsidRPr="004D020F">
        <w:rPr>
          <w:rFonts w:ascii="Arial" w:eastAsia="굴림" w:hAnsi="Arial" w:cs="Arial"/>
          <w:b/>
          <w:sz w:val="22"/>
          <w:rPrChange w:id="2047" w:author="Keis" w:date="2024-09-06T17:34:00Z">
            <w:rPr>
              <w:rFonts w:ascii="Arial" w:eastAsia="굴림" w:hAnsi="Arial" w:cs="Arial"/>
              <w:b/>
              <w:color w:val="FF0000"/>
              <w:sz w:val="22"/>
            </w:rPr>
          </w:rPrChange>
        </w:rPr>
        <w:t xml:space="preserve"> C329.</w:t>
      </w:r>
    </w:p>
    <w:p w14:paraId="538F002E" w14:textId="77777777" w:rsidR="00F21623" w:rsidRPr="004D020F" w:rsidRDefault="00F21623" w:rsidP="00F21623">
      <w:pPr>
        <w:wordWrap/>
        <w:spacing w:line="276" w:lineRule="auto"/>
        <w:jc w:val="left"/>
        <w:rPr>
          <w:rFonts w:ascii="Arial" w:eastAsia="굴림" w:hAnsi="Arial" w:cs="Arial"/>
          <w:b/>
          <w:bCs/>
          <w:sz w:val="22"/>
          <w:rPrChange w:id="2048" w:author="Keis" w:date="2024-09-06T17:34:00Z">
            <w:rPr>
              <w:rFonts w:ascii="Arial" w:eastAsia="굴림" w:hAnsi="Arial" w:cs="Arial"/>
              <w:b/>
              <w:bCs/>
              <w:color w:val="FF0000"/>
              <w:sz w:val="22"/>
            </w:rPr>
          </w:rPrChange>
        </w:rPr>
      </w:pPr>
    </w:p>
    <w:p w14:paraId="3006D674" w14:textId="77777777" w:rsidR="00F21623" w:rsidRPr="004D020F" w:rsidRDefault="00F21623" w:rsidP="00F21623">
      <w:pPr>
        <w:wordWrap/>
        <w:spacing w:line="360" w:lineRule="auto"/>
        <w:jc w:val="left"/>
        <w:textAlignment w:val="baseline"/>
        <w:rPr>
          <w:rFonts w:ascii="Arial" w:eastAsia="굴림" w:hAnsi="Arial" w:cs="Arial"/>
          <w:kern w:val="0"/>
          <w:sz w:val="22"/>
          <w:rPrChange w:id="2049"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50" w:author="Keis" w:date="2024-09-06T17:34:00Z">
            <w:rPr>
              <w:rFonts w:ascii="Arial" w:eastAsia="굴림" w:hAnsi="Arial" w:cs="Arial"/>
              <w:color w:val="FF0000"/>
              <w:kern w:val="0"/>
              <w:sz w:val="22"/>
            </w:rPr>
          </w:rPrChange>
        </w:rPr>
        <w:t>C329. Are you aware of ‘</w:t>
      </w:r>
      <w:r w:rsidR="00B867C1" w:rsidRPr="004D020F">
        <w:rPr>
          <w:rFonts w:ascii="Arial" w:eastAsia="굴림" w:hAnsi="Arial" w:cs="Arial"/>
          <w:kern w:val="0"/>
          <w:sz w:val="22"/>
          <w:rPrChange w:id="2051" w:author="Keis" w:date="2024-09-06T17:34:00Z">
            <w:rPr>
              <w:rFonts w:ascii="Arial" w:eastAsia="굴림" w:hAnsi="Arial" w:cs="Arial"/>
              <w:color w:val="FF0000"/>
              <w:kern w:val="0"/>
              <w:sz w:val="22"/>
            </w:rPr>
          </w:rPrChange>
        </w:rPr>
        <w:t xml:space="preserve">Customized </w:t>
      </w:r>
      <w:r w:rsidR="0077657D" w:rsidRPr="004D020F">
        <w:rPr>
          <w:rFonts w:ascii="Arial" w:eastAsia="굴림" w:hAnsi="Arial" w:cs="Arial"/>
          <w:kern w:val="0"/>
          <w:sz w:val="22"/>
          <w:rPrChange w:id="2052" w:author="Keis" w:date="2024-09-06T17:34:00Z">
            <w:rPr>
              <w:rFonts w:ascii="Arial" w:eastAsia="굴림" w:hAnsi="Arial" w:cs="Arial"/>
              <w:color w:val="FF0000"/>
              <w:kern w:val="0"/>
              <w:sz w:val="22"/>
            </w:rPr>
          </w:rPrChange>
        </w:rPr>
        <w:t xml:space="preserve">Care Service for </w:t>
      </w:r>
      <w:r w:rsidR="00B867C1" w:rsidRPr="004D020F">
        <w:rPr>
          <w:rFonts w:ascii="Arial" w:eastAsia="굴림" w:hAnsi="Arial" w:cs="Arial"/>
          <w:kern w:val="0"/>
          <w:sz w:val="22"/>
          <w:rPrChange w:id="2053" w:author="Keis" w:date="2024-09-06T17:34:00Z">
            <w:rPr>
              <w:rFonts w:ascii="Arial" w:eastAsia="굴림" w:hAnsi="Arial" w:cs="Arial"/>
              <w:color w:val="FF0000"/>
              <w:kern w:val="0"/>
              <w:sz w:val="22"/>
            </w:rPr>
          </w:rPrChange>
        </w:rPr>
        <w:t>Older Adults</w:t>
      </w:r>
      <w:r w:rsidRPr="004D020F">
        <w:rPr>
          <w:rFonts w:ascii="Arial" w:eastAsia="굴림" w:hAnsi="Arial" w:cs="Arial"/>
          <w:kern w:val="0"/>
          <w:sz w:val="22"/>
          <w:rPrChange w:id="2054" w:author="Keis" w:date="2024-09-06T17:34:00Z">
            <w:rPr>
              <w:rFonts w:ascii="Arial" w:eastAsia="굴림" w:hAnsi="Arial" w:cs="Arial"/>
              <w:color w:val="FF0000"/>
              <w:kern w:val="0"/>
              <w:sz w:val="22"/>
            </w:rPr>
          </w:rPrChange>
        </w:rPr>
        <w:t>’?</w:t>
      </w:r>
    </w:p>
    <w:p w14:paraId="115DEFA5" w14:textId="77777777" w:rsidR="002B461D" w:rsidRPr="004D020F" w:rsidRDefault="00F21623" w:rsidP="00F2162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Change w:id="2055" w:author="Keis" w:date="2024-09-06T17:34:00Z">
            <w:rPr>
              <w:rFonts w:ascii="Arial" w:eastAsia="굴림" w:hAnsi="Arial" w:cs="Arial"/>
              <w:color w:val="FF0000"/>
              <w:kern w:val="0"/>
              <w:sz w:val="22"/>
            </w:rPr>
          </w:rPrChange>
        </w:rPr>
        <w:t>[IWER:</w:t>
      </w:r>
      <w:r w:rsidR="002B461D" w:rsidRPr="004D020F">
        <w:rPr>
          <w:rFonts w:ascii="Arial" w:eastAsia="굴림" w:hAnsi="Arial" w:cs="Arial"/>
          <w:kern w:val="0"/>
          <w:sz w:val="22"/>
          <w:rPrChange w:id="2056" w:author="Keis" w:date="2024-09-06T17:34:00Z">
            <w:rPr>
              <w:rFonts w:ascii="Arial" w:eastAsia="굴림" w:hAnsi="Arial" w:cs="Arial"/>
              <w:color w:val="FF0000"/>
              <w:kern w:val="0"/>
              <w:sz w:val="22"/>
            </w:rPr>
          </w:rPrChange>
        </w:rPr>
        <w:t xml:space="preserve"> The Customized Care Service for Older Adults program is a Korean senior welfare system for those older than 65 years old who meet one of the following criteria: they belong to the National Basic Livelihood Security System, the class below 50% of median income (referred to as low-income), or they receive basic pension. It is a customized welfare service for the elderly who cannot manage a regular life on their own. It includes welfare checks, educational materials, household activity support, and weekly protection. It also allows the elderly to move between and connect different services or programs.]</w:t>
      </w:r>
    </w:p>
    <w:p w14:paraId="5BBF35B3" w14:textId="77777777" w:rsidR="00F21623" w:rsidRPr="004D020F" w:rsidRDefault="00F21623" w:rsidP="00D12299">
      <w:pPr>
        <w:pStyle w:val="a6"/>
        <w:numPr>
          <w:ilvl w:val="0"/>
          <w:numId w:val="1236"/>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 xml:space="preserve">Yes </w:t>
      </w:r>
      <w:r w:rsidRPr="004D020F">
        <w:rPr>
          <w:rFonts w:ascii="Arial" w:eastAsia="굴림" w:hAnsi="Arial" w:cs="Arial"/>
          <w:sz w:val="22"/>
        </w:rPr>
        <w:tab/>
      </w:r>
      <w:r w:rsidRPr="004D020F">
        <w:rPr>
          <w:rFonts w:ascii="굴림" w:eastAsia="굴림" w:hAnsi="굴림" w:cs="굴림" w:hint="eastAsia"/>
          <w:sz w:val="22"/>
        </w:rPr>
        <w:t>⑤</w:t>
      </w:r>
      <w:r w:rsidRPr="004D020F">
        <w:rPr>
          <w:rFonts w:ascii="Arial" w:eastAsia="굴림" w:hAnsi="Arial" w:cs="Arial"/>
          <w:sz w:val="22"/>
        </w:rPr>
        <w:t xml:space="preserve"> No </w:t>
      </w:r>
      <w:r w:rsidRPr="004D020F">
        <w:rPr>
          <w:rFonts w:ascii="Arial" w:eastAsia="굴림" w:hAnsi="Arial" w:cs="Arial" w:hint="eastAsia"/>
          <w:kern w:val="0"/>
          <w:sz w:val="22"/>
        </w:rPr>
        <w:t>→</w:t>
      </w:r>
      <w:r w:rsidRPr="004D020F">
        <w:rPr>
          <w:rFonts w:ascii="Arial" w:eastAsia="굴림" w:hAnsi="Arial" w:cs="Arial" w:hint="eastAsia"/>
          <w:kern w:val="0"/>
          <w:sz w:val="22"/>
        </w:rPr>
        <w:t>Go</w:t>
      </w:r>
      <w:r w:rsidRPr="004D020F">
        <w:rPr>
          <w:rFonts w:ascii="Arial" w:eastAsia="굴림" w:hAnsi="Arial" w:cs="Arial"/>
          <w:kern w:val="0"/>
          <w:sz w:val="22"/>
        </w:rPr>
        <w:t xml:space="preserve"> to C3</w:t>
      </w:r>
      <w:r w:rsidR="00E55BD9" w:rsidRPr="004D020F">
        <w:rPr>
          <w:rFonts w:ascii="Arial" w:eastAsia="굴림" w:hAnsi="Arial" w:cs="Arial"/>
          <w:kern w:val="0"/>
          <w:sz w:val="22"/>
        </w:rPr>
        <w:t>36</w:t>
      </w:r>
    </w:p>
    <w:p w14:paraId="517C0D09" w14:textId="77777777" w:rsidR="00F21623" w:rsidRPr="004D020F" w:rsidRDefault="00F21623" w:rsidP="00F21623">
      <w:pPr>
        <w:wordWrap/>
        <w:spacing w:line="276" w:lineRule="auto"/>
        <w:jc w:val="left"/>
        <w:rPr>
          <w:rFonts w:ascii="Arial" w:eastAsia="굴림" w:hAnsi="Arial" w:cs="Arial"/>
          <w:b/>
          <w:bCs/>
          <w:sz w:val="22"/>
        </w:rPr>
      </w:pPr>
    </w:p>
    <w:p w14:paraId="1F0CF986" w14:textId="77777777" w:rsidR="00F21623" w:rsidRPr="004D020F" w:rsidRDefault="00E55BD9" w:rsidP="00F2162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lastRenderedPageBreak/>
        <w:t>C330</w:t>
      </w:r>
      <w:r w:rsidR="00F21623" w:rsidRPr="004D020F">
        <w:rPr>
          <w:rFonts w:ascii="Arial" w:eastAsia="굴림" w:hAnsi="Arial" w:cs="Arial"/>
          <w:kern w:val="0"/>
          <w:sz w:val="22"/>
        </w:rPr>
        <w:t>. Have you</w:t>
      </w:r>
      <w:r w:rsidR="000A009C" w:rsidRPr="004D020F">
        <w:rPr>
          <w:rFonts w:ascii="Arial" w:eastAsia="굴림" w:hAnsi="Arial" w:cs="Arial"/>
          <w:kern w:val="0"/>
          <w:sz w:val="22"/>
        </w:rPr>
        <w:t xml:space="preserve"> previously</w:t>
      </w:r>
      <w:r w:rsidR="00F21623" w:rsidRPr="004D020F">
        <w:rPr>
          <w:rFonts w:ascii="Arial" w:eastAsia="굴림" w:hAnsi="Arial" w:cs="Arial"/>
          <w:kern w:val="0"/>
          <w:sz w:val="22"/>
        </w:rPr>
        <w:t xml:space="preserve"> </w:t>
      </w:r>
      <w:r w:rsidR="006E4925" w:rsidRPr="004D020F">
        <w:rPr>
          <w:rFonts w:ascii="Arial" w:eastAsia="굴림" w:hAnsi="Arial" w:cs="Arial"/>
          <w:kern w:val="0"/>
          <w:sz w:val="22"/>
        </w:rPr>
        <w:t>applied</w:t>
      </w:r>
      <w:r w:rsidR="00F21623" w:rsidRPr="004D020F">
        <w:rPr>
          <w:rFonts w:ascii="Arial" w:eastAsia="굴림" w:hAnsi="Arial" w:cs="Arial"/>
          <w:kern w:val="0"/>
          <w:sz w:val="22"/>
        </w:rPr>
        <w:t xml:space="preserve"> for</w:t>
      </w:r>
      <w:r w:rsidR="002B461D" w:rsidRPr="004D020F">
        <w:rPr>
          <w:rFonts w:ascii="Arial" w:eastAsia="굴림" w:hAnsi="Arial" w:cs="Arial"/>
          <w:kern w:val="0"/>
          <w:sz w:val="22"/>
        </w:rPr>
        <w:t xml:space="preserve"> the</w:t>
      </w:r>
      <w:r w:rsidR="00F21623" w:rsidRPr="004D020F">
        <w:rPr>
          <w:rFonts w:ascii="Arial" w:eastAsia="굴림" w:hAnsi="Arial" w:cs="Arial"/>
          <w:kern w:val="0"/>
          <w:sz w:val="22"/>
        </w:rPr>
        <w:t xml:space="preserve"> ‘</w:t>
      </w:r>
      <w:r w:rsidR="004B76C2" w:rsidRPr="004D020F">
        <w:rPr>
          <w:rFonts w:ascii="Arial" w:eastAsia="굴림" w:hAnsi="Arial" w:cs="Arial"/>
          <w:kern w:val="0"/>
          <w:sz w:val="22"/>
        </w:rPr>
        <w:t xml:space="preserve">Customized </w:t>
      </w:r>
      <w:r w:rsidR="002B7F2D" w:rsidRPr="004D020F">
        <w:rPr>
          <w:rFonts w:ascii="Arial" w:eastAsia="굴림" w:hAnsi="Arial" w:cs="Arial"/>
          <w:kern w:val="0"/>
          <w:sz w:val="22"/>
        </w:rPr>
        <w:t>Care Service for</w:t>
      </w:r>
      <w:r w:rsidR="004B76C2" w:rsidRPr="004D020F">
        <w:rPr>
          <w:rFonts w:ascii="Arial" w:eastAsia="굴림" w:hAnsi="Arial" w:cs="Arial"/>
          <w:kern w:val="0"/>
          <w:sz w:val="22"/>
        </w:rPr>
        <w:t xml:space="preserve"> Older Adults</w:t>
      </w:r>
      <w:r w:rsidRPr="004D020F">
        <w:rPr>
          <w:rFonts w:ascii="Arial" w:eastAsia="굴림" w:hAnsi="Arial" w:cs="Arial"/>
          <w:kern w:val="0"/>
          <w:sz w:val="22"/>
        </w:rPr>
        <w:t>’</w:t>
      </w:r>
      <w:r w:rsidR="00F21623" w:rsidRPr="004D020F">
        <w:rPr>
          <w:rFonts w:ascii="Arial" w:eastAsia="굴림" w:hAnsi="Arial" w:cs="Arial"/>
          <w:kern w:val="0"/>
          <w:sz w:val="22"/>
        </w:rPr>
        <w:t>?</w:t>
      </w:r>
    </w:p>
    <w:p w14:paraId="4FCD48B2" w14:textId="77777777" w:rsidR="00F21623" w:rsidRPr="004D020F" w:rsidRDefault="00F21623" w:rsidP="00D12299">
      <w:pPr>
        <w:pStyle w:val="a6"/>
        <w:numPr>
          <w:ilvl w:val="0"/>
          <w:numId w:val="1237"/>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 xml:space="preserve">Yes </w:t>
      </w:r>
      <w:r w:rsidRPr="004D020F">
        <w:rPr>
          <w:rFonts w:ascii="Arial" w:eastAsia="굴림" w:hAnsi="Arial" w:cs="Arial"/>
          <w:sz w:val="22"/>
        </w:rPr>
        <w:tab/>
      </w:r>
      <w:r w:rsidRPr="004D020F">
        <w:rPr>
          <w:rFonts w:ascii="굴림" w:eastAsia="굴림" w:hAnsi="굴림" w:cs="굴림" w:hint="eastAsia"/>
          <w:sz w:val="22"/>
        </w:rPr>
        <w:t>⑤</w:t>
      </w:r>
      <w:r w:rsidRPr="004D020F">
        <w:rPr>
          <w:rFonts w:ascii="Arial" w:eastAsia="굴림" w:hAnsi="Arial" w:cs="Arial"/>
          <w:sz w:val="22"/>
        </w:rPr>
        <w:t xml:space="preserve"> No </w:t>
      </w:r>
      <w:r w:rsidRPr="004D020F">
        <w:rPr>
          <w:rFonts w:ascii="Arial" w:eastAsia="굴림" w:hAnsi="Arial" w:cs="Arial" w:hint="eastAsia"/>
          <w:kern w:val="0"/>
          <w:sz w:val="22"/>
        </w:rPr>
        <w:t>→</w:t>
      </w:r>
      <w:r w:rsidRPr="004D020F">
        <w:rPr>
          <w:rFonts w:ascii="Arial" w:eastAsia="굴림" w:hAnsi="Arial" w:cs="Arial" w:hint="eastAsia"/>
          <w:kern w:val="0"/>
          <w:sz w:val="22"/>
        </w:rPr>
        <w:t>Go</w:t>
      </w:r>
      <w:r w:rsidRPr="004D020F">
        <w:rPr>
          <w:rFonts w:ascii="Arial" w:eastAsia="굴림" w:hAnsi="Arial" w:cs="Arial"/>
          <w:kern w:val="0"/>
          <w:sz w:val="22"/>
        </w:rPr>
        <w:t xml:space="preserve"> to C3</w:t>
      </w:r>
      <w:r w:rsidR="00E55BD9" w:rsidRPr="004D020F">
        <w:rPr>
          <w:rFonts w:ascii="Arial" w:eastAsia="굴림" w:hAnsi="Arial" w:cs="Arial"/>
          <w:kern w:val="0"/>
          <w:sz w:val="22"/>
        </w:rPr>
        <w:t>36</w:t>
      </w:r>
    </w:p>
    <w:p w14:paraId="116AA54A" w14:textId="77777777" w:rsidR="00F21623" w:rsidRPr="004D020F" w:rsidRDefault="00F21623" w:rsidP="00F21623">
      <w:pPr>
        <w:widowControl/>
        <w:wordWrap/>
        <w:autoSpaceDE/>
        <w:autoSpaceDN/>
        <w:jc w:val="left"/>
        <w:rPr>
          <w:rFonts w:ascii="Arial" w:eastAsia="굴림" w:hAnsi="Arial" w:cs="Arial"/>
          <w:b/>
          <w:bCs/>
          <w:sz w:val="22"/>
        </w:rPr>
      </w:pPr>
    </w:p>
    <w:p w14:paraId="4353CC71" w14:textId="77777777" w:rsidR="00F21623" w:rsidRPr="004D020F" w:rsidRDefault="00F21623" w:rsidP="00F2162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t>C3</w:t>
      </w:r>
      <w:r w:rsidR="00E55BD9" w:rsidRPr="004D020F">
        <w:rPr>
          <w:rFonts w:ascii="Arial" w:eastAsia="굴림" w:hAnsi="Arial" w:cs="Arial"/>
          <w:kern w:val="0"/>
          <w:sz w:val="22"/>
        </w:rPr>
        <w:t>31</w:t>
      </w:r>
      <w:r w:rsidRPr="004D020F">
        <w:rPr>
          <w:rFonts w:ascii="Arial" w:eastAsia="굴림" w:hAnsi="Arial" w:cs="Arial"/>
          <w:kern w:val="0"/>
          <w:sz w:val="22"/>
        </w:rPr>
        <w:t>. Are you currently using</w:t>
      </w:r>
      <w:r w:rsidR="002B461D" w:rsidRPr="004D020F">
        <w:rPr>
          <w:rFonts w:ascii="Arial" w:eastAsia="굴림" w:hAnsi="Arial" w:cs="Arial"/>
          <w:kern w:val="0"/>
          <w:sz w:val="22"/>
        </w:rPr>
        <w:t xml:space="preserve"> the</w:t>
      </w:r>
      <w:r w:rsidRPr="004D020F">
        <w:rPr>
          <w:rFonts w:ascii="Arial" w:eastAsia="굴림" w:hAnsi="Arial" w:cs="Arial"/>
          <w:kern w:val="0"/>
          <w:sz w:val="22"/>
        </w:rPr>
        <w:t xml:space="preserve"> ‘</w:t>
      </w:r>
      <w:r w:rsidR="004B76C2" w:rsidRPr="004D020F">
        <w:rPr>
          <w:rFonts w:ascii="Arial" w:eastAsia="굴림" w:hAnsi="Arial" w:cs="Arial"/>
          <w:kern w:val="0"/>
          <w:sz w:val="22"/>
        </w:rPr>
        <w:t xml:space="preserve">Customized </w:t>
      </w:r>
      <w:r w:rsidR="002B7F2D" w:rsidRPr="004D020F">
        <w:rPr>
          <w:rFonts w:ascii="Arial" w:eastAsia="굴림" w:hAnsi="Arial" w:cs="Arial"/>
          <w:kern w:val="0"/>
          <w:sz w:val="22"/>
        </w:rPr>
        <w:t xml:space="preserve">Care Service for </w:t>
      </w:r>
      <w:r w:rsidR="004B76C2" w:rsidRPr="004D020F">
        <w:rPr>
          <w:rFonts w:ascii="Arial" w:eastAsia="굴림" w:hAnsi="Arial" w:cs="Arial"/>
          <w:kern w:val="0"/>
          <w:sz w:val="22"/>
        </w:rPr>
        <w:t>Older Adults</w:t>
      </w:r>
      <w:r w:rsidR="00614161" w:rsidRPr="004D020F">
        <w:rPr>
          <w:rFonts w:ascii="Arial" w:eastAsia="굴림" w:hAnsi="Arial" w:cs="Arial"/>
          <w:kern w:val="0"/>
          <w:sz w:val="22"/>
        </w:rPr>
        <w:t>’</w:t>
      </w:r>
      <w:r w:rsidRPr="004D020F">
        <w:rPr>
          <w:rFonts w:ascii="Arial" w:eastAsia="굴림" w:hAnsi="Arial" w:cs="Arial"/>
          <w:kern w:val="0"/>
          <w:sz w:val="22"/>
        </w:rPr>
        <w:t>?</w:t>
      </w:r>
    </w:p>
    <w:p w14:paraId="00D6EC9D" w14:textId="77777777" w:rsidR="00F21623" w:rsidRPr="004D020F" w:rsidRDefault="00F21623" w:rsidP="00D12299">
      <w:pPr>
        <w:pStyle w:val="a6"/>
        <w:numPr>
          <w:ilvl w:val="0"/>
          <w:numId w:val="1238"/>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 xml:space="preserve">Yes, I am currently using it </w:t>
      </w:r>
      <w:r w:rsidRPr="004D020F">
        <w:rPr>
          <w:rFonts w:ascii="Arial" w:eastAsia="굴림" w:hAnsi="Arial" w:cs="Arial" w:hint="eastAsia"/>
          <w:kern w:val="0"/>
          <w:sz w:val="22"/>
        </w:rPr>
        <w:t>→</w:t>
      </w:r>
      <w:r w:rsidRPr="004D020F">
        <w:rPr>
          <w:rFonts w:ascii="Arial" w:eastAsia="굴림" w:hAnsi="Arial" w:cs="Arial" w:hint="eastAsia"/>
          <w:kern w:val="0"/>
          <w:sz w:val="22"/>
        </w:rPr>
        <w:t>Go</w:t>
      </w:r>
      <w:r w:rsidRPr="004D020F">
        <w:rPr>
          <w:rFonts w:ascii="Arial" w:eastAsia="굴림" w:hAnsi="Arial" w:cs="Arial"/>
          <w:kern w:val="0"/>
          <w:sz w:val="22"/>
        </w:rPr>
        <w:t xml:space="preserve"> to C3</w:t>
      </w:r>
      <w:r w:rsidR="00E55BD9" w:rsidRPr="004D020F">
        <w:rPr>
          <w:rFonts w:ascii="Arial" w:eastAsia="굴림" w:hAnsi="Arial" w:cs="Arial"/>
          <w:kern w:val="0"/>
          <w:sz w:val="22"/>
        </w:rPr>
        <w:t>34</w:t>
      </w:r>
      <w:r w:rsidRPr="004D020F">
        <w:rPr>
          <w:rFonts w:ascii="Arial" w:eastAsia="굴림" w:hAnsi="Arial" w:cs="Arial"/>
          <w:sz w:val="22"/>
        </w:rPr>
        <w:tab/>
      </w:r>
      <w:r w:rsidRPr="004D020F">
        <w:rPr>
          <w:rFonts w:ascii="굴림" w:eastAsia="굴림" w:hAnsi="굴림" w:cs="굴림" w:hint="eastAsia"/>
          <w:sz w:val="22"/>
        </w:rPr>
        <w:t>⑤</w:t>
      </w:r>
      <w:r w:rsidRPr="004D020F">
        <w:rPr>
          <w:rFonts w:ascii="Arial" w:eastAsia="굴림" w:hAnsi="Arial" w:cs="Arial"/>
          <w:sz w:val="22"/>
        </w:rPr>
        <w:t xml:space="preserve"> No, I am not using it</w:t>
      </w:r>
    </w:p>
    <w:p w14:paraId="503FE32E" w14:textId="77777777" w:rsidR="00F21623" w:rsidRPr="004D020F" w:rsidRDefault="00F21623" w:rsidP="00F21623">
      <w:pPr>
        <w:widowControl/>
        <w:tabs>
          <w:tab w:val="left" w:pos="6168"/>
        </w:tabs>
        <w:wordWrap/>
        <w:autoSpaceDE/>
        <w:autoSpaceDN/>
        <w:jc w:val="left"/>
        <w:rPr>
          <w:rFonts w:ascii="Arial" w:eastAsia="굴림" w:hAnsi="Arial" w:cs="Arial"/>
          <w:b/>
          <w:bCs/>
          <w:sz w:val="22"/>
        </w:rPr>
      </w:pPr>
      <w:r w:rsidRPr="004D020F">
        <w:rPr>
          <w:rFonts w:ascii="Arial" w:eastAsia="굴림" w:hAnsi="Arial" w:cs="Arial"/>
          <w:b/>
          <w:bCs/>
          <w:sz w:val="22"/>
        </w:rPr>
        <w:tab/>
      </w:r>
    </w:p>
    <w:p w14:paraId="3DFB32A1" w14:textId="77777777" w:rsidR="00F21623" w:rsidRPr="004D020F" w:rsidRDefault="00F21623" w:rsidP="00F2162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t>C3</w:t>
      </w:r>
      <w:r w:rsidR="00E55BD9" w:rsidRPr="004D020F">
        <w:rPr>
          <w:rFonts w:ascii="Arial" w:eastAsia="굴림" w:hAnsi="Arial" w:cs="Arial"/>
          <w:kern w:val="0"/>
          <w:sz w:val="22"/>
        </w:rPr>
        <w:t>32</w:t>
      </w:r>
      <w:r w:rsidRPr="004D020F">
        <w:rPr>
          <w:rFonts w:ascii="Arial" w:eastAsia="굴림" w:hAnsi="Arial" w:cs="Arial"/>
          <w:kern w:val="0"/>
          <w:sz w:val="22"/>
        </w:rPr>
        <w:t>. Why aren’t you using the service?</w:t>
      </w:r>
    </w:p>
    <w:p w14:paraId="68D22466" w14:textId="77777777" w:rsidR="00F21623" w:rsidRPr="004D020F" w:rsidRDefault="00F21623" w:rsidP="00D12299">
      <w:pPr>
        <w:pStyle w:val="a6"/>
        <w:numPr>
          <w:ilvl w:val="0"/>
          <w:numId w:val="1239"/>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Because I am not qualified</w:t>
      </w:r>
      <w:r w:rsidR="002B461D" w:rsidRPr="004D020F">
        <w:rPr>
          <w:rFonts w:ascii="Arial" w:eastAsia="굴림" w:hAnsi="Arial" w:cs="Arial"/>
          <w:sz w:val="22"/>
        </w:rPr>
        <w:t xml:space="preserve"> for the service</w:t>
      </w:r>
      <w:r w:rsidRPr="004D020F">
        <w:rPr>
          <w:rFonts w:ascii="Arial" w:eastAsia="굴림" w:hAnsi="Arial" w:cs="Arial"/>
          <w:sz w:val="22"/>
        </w:rPr>
        <w:t xml:space="preserve"> </w:t>
      </w:r>
      <w:r w:rsidRPr="004D020F">
        <w:rPr>
          <w:rFonts w:ascii="Arial" w:eastAsia="굴림" w:hAnsi="Arial" w:cs="Arial" w:hint="eastAsia"/>
          <w:kern w:val="0"/>
          <w:sz w:val="22"/>
        </w:rPr>
        <w:t>→</w:t>
      </w:r>
      <w:r w:rsidRPr="004D020F">
        <w:rPr>
          <w:rFonts w:ascii="Arial" w:eastAsia="굴림" w:hAnsi="Arial" w:cs="Arial" w:hint="eastAsia"/>
          <w:kern w:val="0"/>
          <w:sz w:val="22"/>
        </w:rPr>
        <w:t>Go</w:t>
      </w:r>
      <w:r w:rsidRPr="004D020F">
        <w:rPr>
          <w:rFonts w:ascii="Arial" w:eastAsia="굴림" w:hAnsi="Arial" w:cs="Arial"/>
          <w:kern w:val="0"/>
          <w:sz w:val="22"/>
        </w:rPr>
        <w:t xml:space="preserve"> to C3</w:t>
      </w:r>
      <w:r w:rsidR="00E55BD9" w:rsidRPr="004D020F">
        <w:rPr>
          <w:rFonts w:ascii="Arial" w:eastAsia="굴림" w:hAnsi="Arial" w:cs="Arial"/>
          <w:kern w:val="0"/>
          <w:sz w:val="22"/>
        </w:rPr>
        <w:t>36</w:t>
      </w:r>
    </w:p>
    <w:p w14:paraId="60CB5C0E" w14:textId="77777777" w:rsidR="00F21623" w:rsidRPr="004D020F" w:rsidRDefault="00F21623" w:rsidP="00D12299">
      <w:pPr>
        <w:pStyle w:val="a6"/>
        <w:numPr>
          <w:ilvl w:val="0"/>
          <w:numId w:val="1239"/>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Because I am not satisfied with</w:t>
      </w:r>
      <w:r w:rsidR="002B461D" w:rsidRPr="004D020F">
        <w:rPr>
          <w:rFonts w:ascii="Arial" w:eastAsia="굴림" w:hAnsi="Arial" w:cs="Arial"/>
          <w:sz w:val="22"/>
        </w:rPr>
        <w:t xml:space="preserve"> quality of the service or program types </w:t>
      </w:r>
      <w:r w:rsidRPr="004D020F">
        <w:rPr>
          <w:rFonts w:ascii="Arial" w:eastAsia="굴림" w:hAnsi="Arial" w:cs="Arial" w:hint="eastAsia"/>
          <w:kern w:val="0"/>
          <w:sz w:val="22"/>
        </w:rPr>
        <w:t>→</w:t>
      </w:r>
      <w:r w:rsidRPr="004D020F">
        <w:rPr>
          <w:rFonts w:ascii="Arial" w:eastAsia="굴림" w:hAnsi="Arial" w:cs="Arial" w:hint="eastAsia"/>
          <w:kern w:val="0"/>
          <w:sz w:val="22"/>
        </w:rPr>
        <w:t>Go</w:t>
      </w:r>
      <w:r w:rsidRPr="004D020F">
        <w:rPr>
          <w:rFonts w:ascii="Arial" w:eastAsia="굴림" w:hAnsi="Arial" w:cs="Arial"/>
          <w:kern w:val="0"/>
          <w:sz w:val="22"/>
        </w:rPr>
        <w:t xml:space="preserve"> to C3</w:t>
      </w:r>
      <w:r w:rsidR="00E55BD9" w:rsidRPr="004D020F">
        <w:rPr>
          <w:rFonts w:ascii="Arial" w:eastAsia="굴림" w:hAnsi="Arial" w:cs="Arial"/>
          <w:kern w:val="0"/>
          <w:sz w:val="22"/>
        </w:rPr>
        <w:t>36</w:t>
      </w:r>
    </w:p>
    <w:p w14:paraId="749780B7" w14:textId="77777777" w:rsidR="00F21623" w:rsidRPr="004D020F" w:rsidRDefault="00F21623" w:rsidP="00D12299">
      <w:pPr>
        <w:pStyle w:val="a6"/>
        <w:numPr>
          <w:ilvl w:val="0"/>
          <w:numId w:val="1239"/>
        </w:numPr>
        <w:tabs>
          <w:tab w:val="left" w:pos="5245"/>
        </w:tabs>
        <w:wordWrap/>
        <w:spacing w:line="360" w:lineRule="auto"/>
        <w:ind w:leftChars="0"/>
        <w:rPr>
          <w:rFonts w:ascii="Arial" w:eastAsia="굴림" w:hAnsi="Arial" w:cs="Arial"/>
          <w:sz w:val="22"/>
        </w:rPr>
      </w:pPr>
      <w:r w:rsidRPr="004D020F">
        <w:rPr>
          <w:rFonts w:ascii="Arial" w:eastAsia="굴림" w:hAnsi="Arial" w:cs="Arial"/>
          <w:sz w:val="22"/>
        </w:rPr>
        <w:t xml:space="preserve">Others </w:t>
      </w:r>
    </w:p>
    <w:p w14:paraId="7331E171" w14:textId="77777777" w:rsidR="00F21623" w:rsidRPr="004D020F" w:rsidRDefault="00F21623" w:rsidP="00F21623">
      <w:pPr>
        <w:widowControl/>
        <w:wordWrap/>
        <w:autoSpaceDE/>
        <w:autoSpaceDN/>
        <w:jc w:val="left"/>
        <w:rPr>
          <w:rFonts w:ascii="Arial" w:eastAsia="굴림" w:hAnsi="Arial" w:cs="Arial"/>
          <w:b/>
          <w:bCs/>
          <w:sz w:val="22"/>
        </w:rPr>
      </w:pPr>
    </w:p>
    <w:p w14:paraId="5BA29AB8" w14:textId="77777777" w:rsidR="00F21623" w:rsidRPr="004D020F" w:rsidRDefault="00F21623" w:rsidP="00F21623">
      <w:pPr>
        <w:wordWrap/>
        <w:spacing w:line="360" w:lineRule="auto"/>
        <w:jc w:val="left"/>
        <w:textAlignment w:val="baseline"/>
        <w:rPr>
          <w:rFonts w:ascii="Arial" w:eastAsia="굴림" w:hAnsi="Arial" w:cs="Arial"/>
          <w:kern w:val="0"/>
          <w:sz w:val="22"/>
        </w:rPr>
      </w:pPr>
      <w:r w:rsidRPr="004D020F">
        <w:rPr>
          <w:rFonts w:ascii="Arial" w:eastAsia="굴림" w:hAnsi="Arial" w:cs="Arial"/>
          <w:kern w:val="0"/>
          <w:sz w:val="22"/>
        </w:rPr>
        <w:t>C</w:t>
      </w:r>
      <w:r w:rsidR="00E55BD9" w:rsidRPr="004D020F">
        <w:rPr>
          <w:rFonts w:ascii="Arial" w:eastAsia="굴림" w:hAnsi="Arial" w:cs="Arial"/>
          <w:kern w:val="0"/>
          <w:sz w:val="22"/>
        </w:rPr>
        <w:t>333</w:t>
      </w:r>
      <w:r w:rsidRPr="004D020F">
        <w:rPr>
          <w:rFonts w:ascii="Arial" w:eastAsia="굴림" w:hAnsi="Arial" w:cs="Arial"/>
          <w:kern w:val="0"/>
          <w:sz w:val="22"/>
        </w:rPr>
        <w:t>. If others, please specify.</w:t>
      </w:r>
    </w:p>
    <w:p w14:paraId="081669A0" w14:textId="77777777" w:rsidR="00F21623" w:rsidRPr="004D020F" w:rsidRDefault="00F21623" w:rsidP="00F21623">
      <w:pPr>
        <w:wordWrap/>
        <w:spacing w:line="360" w:lineRule="auto"/>
        <w:ind w:firstLine="800"/>
        <w:jc w:val="left"/>
        <w:textAlignment w:val="baseline"/>
        <w:rPr>
          <w:rFonts w:ascii="Arial" w:eastAsia="굴림" w:hAnsi="Arial" w:cs="Arial"/>
          <w:kern w:val="0"/>
          <w:sz w:val="22"/>
        </w:rPr>
      </w:pPr>
      <w:r w:rsidRPr="004D020F">
        <w:rPr>
          <w:rFonts w:ascii="Arial" w:eastAsia="굴림" w:hAnsi="Arial" w:cs="Arial" w:hint="eastAsia"/>
          <w:kern w:val="0"/>
          <w:sz w:val="22"/>
        </w:rPr>
        <w:t xml:space="preserve"> _______________________________</w:t>
      </w:r>
      <w:r w:rsidRPr="004D020F">
        <w:rPr>
          <w:rFonts w:ascii="Arial" w:eastAsia="굴림" w:hAnsi="Arial" w:cs="Arial" w:hint="eastAsia"/>
          <w:kern w:val="0"/>
          <w:sz w:val="22"/>
        </w:rPr>
        <w:t>→</w:t>
      </w:r>
      <w:r w:rsidRPr="004D020F">
        <w:rPr>
          <w:rFonts w:ascii="Arial" w:eastAsia="굴림" w:hAnsi="Arial" w:cs="Arial" w:hint="eastAsia"/>
          <w:kern w:val="0"/>
          <w:sz w:val="22"/>
        </w:rPr>
        <w:t xml:space="preserve">Go to </w:t>
      </w:r>
      <w:r w:rsidR="00E55BD9" w:rsidRPr="004D020F">
        <w:rPr>
          <w:rFonts w:ascii="Arial" w:eastAsia="굴림" w:hAnsi="Arial" w:cs="Arial"/>
          <w:kern w:val="0"/>
          <w:sz w:val="22"/>
        </w:rPr>
        <w:t>336</w:t>
      </w:r>
    </w:p>
    <w:p w14:paraId="5EDEDE5D" w14:textId="77777777" w:rsidR="003C15AF" w:rsidRPr="004D020F" w:rsidRDefault="003C15AF" w:rsidP="00F21623">
      <w:pPr>
        <w:wordWrap/>
        <w:spacing w:line="360" w:lineRule="auto"/>
        <w:ind w:firstLine="800"/>
        <w:jc w:val="left"/>
        <w:textAlignment w:val="baseline"/>
        <w:rPr>
          <w:rFonts w:ascii="Arial" w:eastAsia="굴림" w:hAnsi="Arial" w:cs="Arial"/>
          <w:kern w:val="0"/>
          <w:sz w:val="22"/>
        </w:rPr>
      </w:pPr>
    </w:p>
    <w:p w14:paraId="27057B51" w14:textId="77777777" w:rsidR="00F21623" w:rsidRPr="004D020F" w:rsidRDefault="00F21623" w:rsidP="00F21623">
      <w:pPr>
        <w:wordWrap/>
        <w:spacing w:line="360" w:lineRule="auto"/>
        <w:jc w:val="left"/>
        <w:textAlignment w:val="baseline"/>
        <w:rPr>
          <w:rFonts w:ascii="Arial" w:eastAsia="굴림" w:hAnsi="Arial" w:cs="Arial"/>
          <w:kern w:val="0"/>
          <w:sz w:val="22"/>
          <w:rPrChange w:id="205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58" w:author="Keis" w:date="2024-09-06T17:34:00Z">
            <w:rPr>
              <w:rFonts w:ascii="Arial" w:eastAsia="굴림" w:hAnsi="Arial" w:cs="Arial"/>
              <w:color w:val="FF0000"/>
              <w:kern w:val="0"/>
              <w:sz w:val="22"/>
            </w:rPr>
          </w:rPrChange>
        </w:rPr>
        <w:t>C3</w:t>
      </w:r>
      <w:r w:rsidR="00E55BD9" w:rsidRPr="004D020F">
        <w:rPr>
          <w:rFonts w:ascii="Arial" w:eastAsia="굴림" w:hAnsi="Arial" w:cs="Arial"/>
          <w:kern w:val="0"/>
          <w:sz w:val="22"/>
          <w:rPrChange w:id="2059" w:author="Keis" w:date="2024-09-06T17:34:00Z">
            <w:rPr>
              <w:rFonts w:ascii="Arial" w:eastAsia="굴림" w:hAnsi="Arial" w:cs="Arial"/>
              <w:color w:val="FF0000"/>
              <w:kern w:val="0"/>
              <w:sz w:val="22"/>
            </w:rPr>
          </w:rPrChange>
        </w:rPr>
        <w:t>34</w:t>
      </w:r>
      <w:r w:rsidRPr="004D020F">
        <w:rPr>
          <w:rFonts w:ascii="Arial" w:eastAsia="굴림" w:hAnsi="Arial" w:cs="Arial"/>
          <w:kern w:val="0"/>
          <w:sz w:val="22"/>
          <w:rPrChange w:id="2060" w:author="Keis" w:date="2024-09-06T17:34:00Z">
            <w:rPr>
              <w:rFonts w:ascii="Arial" w:eastAsia="굴림" w:hAnsi="Arial" w:cs="Arial"/>
              <w:color w:val="FF0000"/>
              <w:kern w:val="0"/>
              <w:sz w:val="22"/>
            </w:rPr>
          </w:rPrChange>
        </w:rPr>
        <w:t>. Which service of ‘</w:t>
      </w:r>
      <w:r w:rsidR="004B76C2" w:rsidRPr="004D020F">
        <w:rPr>
          <w:rFonts w:ascii="Arial" w:eastAsia="굴림" w:hAnsi="Arial" w:cs="Arial"/>
          <w:kern w:val="0"/>
          <w:sz w:val="22"/>
          <w:rPrChange w:id="2061" w:author="Keis" w:date="2024-09-06T17:34:00Z">
            <w:rPr>
              <w:rFonts w:ascii="Arial" w:eastAsia="굴림" w:hAnsi="Arial" w:cs="Arial"/>
              <w:color w:val="FF0000"/>
              <w:kern w:val="0"/>
              <w:sz w:val="22"/>
            </w:rPr>
          </w:rPrChange>
        </w:rPr>
        <w:t xml:space="preserve">Customized </w:t>
      </w:r>
      <w:r w:rsidR="002B7F2D" w:rsidRPr="004D020F">
        <w:rPr>
          <w:rFonts w:ascii="Arial" w:eastAsia="굴림" w:hAnsi="Arial" w:cs="Arial"/>
          <w:kern w:val="0"/>
          <w:sz w:val="22"/>
          <w:rPrChange w:id="2062" w:author="Keis" w:date="2024-09-06T17:34:00Z">
            <w:rPr>
              <w:rFonts w:ascii="Arial" w:eastAsia="굴림" w:hAnsi="Arial" w:cs="Arial"/>
              <w:color w:val="FF0000"/>
              <w:kern w:val="0"/>
              <w:sz w:val="22"/>
            </w:rPr>
          </w:rPrChange>
        </w:rPr>
        <w:t xml:space="preserve">Care Service for </w:t>
      </w:r>
      <w:r w:rsidR="004B76C2" w:rsidRPr="004D020F">
        <w:rPr>
          <w:rFonts w:ascii="Arial" w:eastAsia="굴림" w:hAnsi="Arial" w:cs="Arial"/>
          <w:kern w:val="0"/>
          <w:sz w:val="22"/>
          <w:rPrChange w:id="2063" w:author="Keis" w:date="2024-09-06T17:34:00Z">
            <w:rPr>
              <w:rFonts w:ascii="Arial" w:eastAsia="굴림" w:hAnsi="Arial" w:cs="Arial"/>
              <w:color w:val="FF0000"/>
              <w:kern w:val="0"/>
              <w:sz w:val="22"/>
            </w:rPr>
          </w:rPrChange>
        </w:rPr>
        <w:t>Older Adults</w:t>
      </w:r>
      <w:r w:rsidRPr="004D020F">
        <w:rPr>
          <w:rFonts w:ascii="Arial" w:eastAsia="굴림" w:hAnsi="Arial" w:cs="Arial"/>
          <w:kern w:val="0"/>
          <w:sz w:val="22"/>
          <w:rPrChange w:id="2064" w:author="Keis" w:date="2024-09-06T17:34:00Z">
            <w:rPr>
              <w:rFonts w:ascii="Arial" w:eastAsia="굴림" w:hAnsi="Arial" w:cs="Arial"/>
              <w:color w:val="FF0000"/>
              <w:kern w:val="0"/>
              <w:sz w:val="22"/>
            </w:rPr>
          </w:rPrChange>
        </w:rPr>
        <w:t xml:space="preserve">’ are you currently using? </w:t>
      </w:r>
    </w:p>
    <w:p w14:paraId="18588AA0" w14:textId="77777777" w:rsidR="00F21623" w:rsidRPr="004D020F" w:rsidRDefault="00F21623" w:rsidP="00F21623">
      <w:pPr>
        <w:wordWrap/>
        <w:spacing w:line="360" w:lineRule="auto"/>
        <w:jc w:val="left"/>
        <w:textAlignment w:val="baseline"/>
        <w:rPr>
          <w:rFonts w:ascii="Arial" w:eastAsia="굴림" w:hAnsi="Arial" w:cs="Arial"/>
          <w:kern w:val="0"/>
          <w:sz w:val="22"/>
          <w:rPrChange w:id="2065"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66" w:author="Keis" w:date="2024-09-06T17:34:00Z">
            <w:rPr>
              <w:rFonts w:ascii="Arial" w:eastAsia="굴림" w:hAnsi="Arial" w:cs="Arial"/>
              <w:color w:val="FF0000"/>
              <w:kern w:val="0"/>
              <w:sz w:val="22"/>
            </w:rPr>
          </w:rPrChange>
        </w:rPr>
        <w:t>[IWER:</w:t>
      </w:r>
    </w:p>
    <w:p w14:paraId="17CAD872" w14:textId="77777777" w:rsidR="004D7EAE" w:rsidRPr="004D020F" w:rsidRDefault="002B461D" w:rsidP="004D7EAE">
      <w:pPr>
        <w:pStyle w:val="a6"/>
        <w:numPr>
          <w:ilvl w:val="0"/>
          <w:numId w:val="1241"/>
        </w:numPr>
        <w:tabs>
          <w:tab w:val="left" w:pos="5245"/>
        </w:tabs>
        <w:wordWrap/>
        <w:spacing w:line="360" w:lineRule="auto"/>
        <w:ind w:leftChars="0"/>
        <w:rPr>
          <w:rFonts w:ascii="Arial" w:eastAsia="굴림" w:hAnsi="Arial" w:cs="Arial"/>
          <w:kern w:val="0"/>
          <w:sz w:val="22"/>
          <w:rPrChange w:id="206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68" w:author="Keis" w:date="2024-09-06T17:34:00Z">
            <w:rPr>
              <w:rFonts w:ascii="Arial" w:eastAsia="굴림" w:hAnsi="Arial" w:cs="Arial"/>
              <w:color w:val="FF0000"/>
              <w:kern w:val="0"/>
              <w:sz w:val="22"/>
            </w:rPr>
          </w:rPrChange>
        </w:rPr>
        <w:t xml:space="preserve">General Service (choose between either in-home or commuting): This refers to an umbrella of different services for the elderly. It includes welfare checks, educational materials, household activity support, and weekly protection. For each of these, the elderly individual may choose between in-home service (individual-based) or commuting service (group-based) according to their needs and preferences. </w:t>
      </w:r>
    </w:p>
    <w:p w14:paraId="5BDE495B" w14:textId="77777777" w:rsidR="002B461D" w:rsidRPr="004D020F" w:rsidRDefault="002B461D" w:rsidP="004D7EAE">
      <w:pPr>
        <w:pStyle w:val="a6"/>
        <w:numPr>
          <w:ilvl w:val="0"/>
          <w:numId w:val="1241"/>
        </w:numPr>
        <w:tabs>
          <w:tab w:val="left" w:pos="5245"/>
        </w:tabs>
        <w:wordWrap/>
        <w:spacing w:line="360" w:lineRule="auto"/>
        <w:ind w:leftChars="0"/>
        <w:rPr>
          <w:rFonts w:ascii="Arial" w:eastAsia="굴림" w:hAnsi="Arial" w:cs="Arial"/>
          <w:kern w:val="0"/>
          <w:sz w:val="22"/>
          <w:rPrChange w:id="2069"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70" w:author="Keis" w:date="2024-09-06T17:34:00Z">
            <w:rPr>
              <w:rFonts w:ascii="Arial" w:eastAsia="굴림" w:hAnsi="Arial" w:cs="Arial"/>
              <w:color w:val="FF0000"/>
              <w:kern w:val="0"/>
              <w:sz w:val="22"/>
            </w:rPr>
          </w:rPrChange>
        </w:rPr>
        <w:t xml:space="preserve">Community-Integrated Service (based on able individuals within the community): This refers to community-based care services for the elderly to receive support from individuals in their community. For an example, a younger individual </w:t>
      </w:r>
      <w:r w:rsidR="004F6D57" w:rsidRPr="004D020F">
        <w:rPr>
          <w:rFonts w:ascii="Arial" w:eastAsia="굴림" w:hAnsi="Arial" w:cs="Arial"/>
          <w:kern w:val="0"/>
          <w:sz w:val="22"/>
          <w:rPrChange w:id="2071" w:author="Keis" w:date="2024-09-06T17:34:00Z">
            <w:rPr>
              <w:rFonts w:ascii="Arial" w:eastAsia="굴림" w:hAnsi="Arial" w:cs="Arial"/>
              <w:color w:val="FF0000"/>
              <w:kern w:val="0"/>
              <w:sz w:val="22"/>
            </w:rPr>
          </w:rPrChange>
        </w:rPr>
        <w:t>may donate their time to aid an elderly individual in the same community.</w:t>
      </w:r>
    </w:p>
    <w:p w14:paraId="79B10DE2" w14:textId="77777777" w:rsidR="004F6D57" w:rsidRPr="004D020F" w:rsidRDefault="004F6D57" w:rsidP="004D7EAE">
      <w:pPr>
        <w:pStyle w:val="a6"/>
        <w:numPr>
          <w:ilvl w:val="0"/>
          <w:numId w:val="1241"/>
        </w:numPr>
        <w:tabs>
          <w:tab w:val="left" w:pos="5245"/>
        </w:tabs>
        <w:wordWrap/>
        <w:spacing w:line="360" w:lineRule="auto"/>
        <w:ind w:leftChars="0"/>
        <w:rPr>
          <w:rFonts w:ascii="Arial" w:eastAsia="굴림" w:hAnsi="Arial" w:cs="Arial"/>
          <w:kern w:val="0"/>
          <w:sz w:val="22"/>
          <w:rPrChange w:id="2072"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73" w:author="Keis" w:date="2024-09-06T17:34:00Z">
            <w:rPr>
              <w:rFonts w:ascii="Arial" w:eastAsia="굴림" w:hAnsi="Arial" w:cs="Arial"/>
              <w:color w:val="FF0000"/>
              <w:kern w:val="0"/>
              <w:sz w:val="22"/>
            </w:rPr>
          </w:rPrChange>
        </w:rPr>
        <w:t>Psychological Service: This refers to a specialized elderly care service for the elderly living in solitude or depressed elderly. They may suffer suicidal thoughts, serious level of loneliness, or other mental health issues. This provides professional individual consulting or group programs to support these elderly individuals.</w:t>
      </w:r>
    </w:p>
    <w:p w14:paraId="186E918A" w14:textId="77777777" w:rsidR="004D7EAE" w:rsidRPr="004D020F" w:rsidRDefault="004F6D57" w:rsidP="004D7EAE">
      <w:pPr>
        <w:pStyle w:val="a6"/>
        <w:numPr>
          <w:ilvl w:val="0"/>
          <w:numId w:val="1241"/>
        </w:numPr>
        <w:tabs>
          <w:tab w:val="left" w:pos="5245"/>
        </w:tabs>
        <w:wordWrap/>
        <w:spacing w:line="360" w:lineRule="auto"/>
        <w:ind w:leftChars="0"/>
        <w:rPr>
          <w:rFonts w:ascii="Arial" w:eastAsia="굴림" w:hAnsi="Arial" w:cs="Arial"/>
          <w:kern w:val="0"/>
          <w:sz w:val="22"/>
          <w:rPrChange w:id="2074" w:author="Keis" w:date="2024-09-06T17:34:00Z">
            <w:rPr>
              <w:rFonts w:ascii="Arial" w:eastAsia="굴림" w:hAnsi="Arial" w:cs="Arial"/>
              <w:color w:val="FF0000"/>
              <w:kern w:val="0"/>
              <w:sz w:val="22"/>
            </w:rPr>
          </w:rPrChange>
        </w:rPr>
      </w:pPr>
      <w:r w:rsidRPr="004D020F">
        <w:rPr>
          <w:rFonts w:ascii="Arial" w:eastAsia="굴림" w:hAnsi="Arial" w:cs="Arial"/>
          <w:sz w:val="22"/>
          <w:rPrChange w:id="2075" w:author="Keis" w:date="2024-09-06T17:34:00Z">
            <w:rPr>
              <w:rFonts w:ascii="Arial" w:eastAsia="굴림" w:hAnsi="Arial" w:cs="Arial"/>
              <w:color w:val="FF0000"/>
              <w:sz w:val="22"/>
            </w:rPr>
          </w:rPrChange>
        </w:rPr>
        <w:t>Supplementary Service: This refers to elderly care services for individuals who require regular monitoring and check-ups for health issues. This may also be connected to the (2) Community-Integrated Service.</w:t>
      </w:r>
      <w:r w:rsidR="003C15AF" w:rsidRPr="004D020F">
        <w:rPr>
          <w:rFonts w:ascii="Arial" w:eastAsia="굴림" w:hAnsi="Arial" w:cs="Arial"/>
          <w:sz w:val="22"/>
          <w:rPrChange w:id="2076" w:author="Keis" w:date="2024-09-06T17:34:00Z">
            <w:rPr>
              <w:rFonts w:ascii="Arial" w:eastAsia="굴림" w:hAnsi="Arial" w:cs="Arial"/>
              <w:color w:val="FF0000"/>
              <w:sz w:val="22"/>
            </w:rPr>
          </w:rPrChange>
        </w:rPr>
        <w:t>]</w:t>
      </w:r>
    </w:p>
    <w:p w14:paraId="64D2071D" w14:textId="77777777" w:rsidR="00EB7147" w:rsidRPr="004D020F" w:rsidRDefault="00EB7147" w:rsidP="00EB7147">
      <w:pPr>
        <w:pStyle w:val="a6"/>
        <w:tabs>
          <w:tab w:val="left" w:pos="5245"/>
        </w:tabs>
        <w:wordWrap/>
        <w:spacing w:line="360" w:lineRule="auto"/>
        <w:ind w:leftChars="0"/>
        <w:rPr>
          <w:rFonts w:ascii="Arial" w:eastAsia="굴림" w:hAnsi="Arial" w:cs="Arial"/>
          <w:kern w:val="0"/>
          <w:sz w:val="22"/>
        </w:rPr>
      </w:pPr>
    </w:p>
    <w:p w14:paraId="6867D546" w14:textId="77777777" w:rsidR="004D7EAE" w:rsidRPr="004D020F" w:rsidRDefault="004F6D57" w:rsidP="004D7EAE">
      <w:pPr>
        <w:pStyle w:val="a6"/>
        <w:numPr>
          <w:ilvl w:val="0"/>
          <w:numId w:val="1243"/>
        </w:numPr>
        <w:tabs>
          <w:tab w:val="left" w:pos="5245"/>
        </w:tabs>
        <w:wordWrap/>
        <w:spacing w:line="360" w:lineRule="auto"/>
        <w:ind w:leftChars="0"/>
        <w:rPr>
          <w:rFonts w:ascii="Arial" w:eastAsia="굴림" w:hAnsi="Arial" w:cs="Arial"/>
          <w:kern w:val="0"/>
          <w:sz w:val="22"/>
          <w:rPrChange w:id="207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78" w:author="Keis" w:date="2024-09-06T17:34:00Z">
            <w:rPr>
              <w:rFonts w:ascii="Arial" w:eastAsia="굴림" w:hAnsi="Arial" w:cs="Arial"/>
              <w:color w:val="FF0000"/>
              <w:kern w:val="0"/>
              <w:sz w:val="22"/>
            </w:rPr>
          </w:rPrChange>
        </w:rPr>
        <w:t xml:space="preserve">General </w:t>
      </w:r>
      <w:r w:rsidR="004D7EAE" w:rsidRPr="004D020F">
        <w:rPr>
          <w:rFonts w:ascii="Arial" w:eastAsia="굴림" w:hAnsi="Arial" w:cs="Arial"/>
          <w:kern w:val="0"/>
          <w:sz w:val="22"/>
          <w:rPrChange w:id="2079" w:author="Keis" w:date="2024-09-06T17:34:00Z">
            <w:rPr>
              <w:rFonts w:ascii="Arial" w:eastAsia="굴림" w:hAnsi="Arial" w:cs="Arial"/>
              <w:color w:val="FF0000"/>
              <w:kern w:val="0"/>
              <w:sz w:val="22"/>
            </w:rPr>
          </w:rPrChange>
        </w:rPr>
        <w:t>Service</w:t>
      </w:r>
    </w:p>
    <w:p w14:paraId="726DD44A" w14:textId="77777777" w:rsidR="004D7EAE" w:rsidRPr="004D020F" w:rsidRDefault="004D7EAE" w:rsidP="004D7EAE">
      <w:pPr>
        <w:pStyle w:val="a6"/>
        <w:numPr>
          <w:ilvl w:val="0"/>
          <w:numId w:val="1243"/>
        </w:numPr>
        <w:tabs>
          <w:tab w:val="left" w:pos="5245"/>
        </w:tabs>
        <w:wordWrap/>
        <w:spacing w:line="360" w:lineRule="auto"/>
        <w:ind w:leftChars="0"/>
        <w:rPr>
          <w:rFonts w:ascii="Arial" w:eastAsia="굴림" w:hAnsi="Arial" w:cs="Arial"/>
          <w:kern w:val="0"/>
          <w:sz w:val="22"/>
          <w:rPrChange w:id="2080"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81" w:author="Keis" w:date="2024-09-06T17:34:00Z">
            <w:rPr>
              <w:rFonts w:ascii="Arial" w:eastAsia="굴림" w:hAnsi="Arial" w:cs="Arial"/>
              <w:color w:val="FF0000"/>
              <w:kern w:val="0"/>
              <w:sz w:val="22"/>
            </w:rPr>
          </w:rPrChange>
        </w:rPr>
        <w:t>Community-Integrated Service</w:t>
      </w:r>
    </w:p>
    <w:p w14:paraId="7A76105E" w14:textId="77777777" w:rsidR="004D7EAE" w:rsidRPr="004D020F" w:rsidRDefault="004F6D57" w:rsidP="004D7EAE">
      <w:pPr>
        <w:pStyle w:val="a6"/>
        <w:numPr>
          <w:ilvl w:val="0"/>
          <w:numId w:val="1243"/>
        </w:numPr>
        <w:tabs>
          <w:tab w:val="left" w:pos="5245"/>
        </w:tabs>
        <w:wordWrap/>
        <w:spacing w:line="360" w:lineRule="auto"/>
        <w:ind w:leftChars="0"/>
        <w:rPr>
          <w:rFonts w:ascii="Arial" w:eastAsia="굴림" w:hAnsi="Arial" w:cs="Arial"/>
          <w:kern w:val="0"/>
          <w:sz w:val="22"/>
          <w:rPrChange w:id="2082" w:author="Keis" w:date="2024-09-06T17:34:00Z">
            <w:rPr>
              <w:rFonts w:ascii="Arial" w:eastAsia="굴림" w:hAnsi="Arial" w:cs="Arial"/>
              <w:color w:val="FF0000"/>
              <w:kern w:val="0"/>
              <w:sz w:val="22"/>
            </w:rPr>
          </w:rPrChange>
        </w:rPr>
      </w:pPr>
      <w:r w:rsidRPr="004D020F">
        <w:rPr>
          <w:rFonts w:ascii="Arial" w:eastAsia="굴림" w:hAnsi="Arial" w:cs="Arial"/>
          <w:bCs/>
          <w:sz w:val="22"/>
          <w:rPrChange w:id="2083" w:author="Keis" w:date="2024-09-06T17:34:00Z">
            <w:rPr>
              <w:rFonts w:ascii="Arial" w:eastAsia="굴림" w:hAnsi="Arial" w:cs="Arial"/>
              <w:bCs/>
              <w:color w:val="FF0000"/>
              <w:sz w:val="22"/>
            </w:rPr>
          </w:rPrChange>
        </w:rPr>
        <w:t>Psychological</w:t>
      </w:r>
      <w:r w:rsidR="004D7EAE" w:rsidRPr="004D020F">
        <w:rPr>
          <w:rFonts w:ascii="Arial" w:eastAsia="굴림" w:hAnsi="Arial" w:cs="Arial"/>
          <w:bCs/>
          <w:sz w:val="22"/>
          <w:rPrChange w:id="2084" w:author="Keis" w:date="2024-09-06T17:34:00Z">
            <w:rPr>
              <w:rFonts w:ascii="Arial" w:eastAsia="굴림" w:hAnsi="Arial" w:cs="Arial"/>
              <w:bCs/>
              <w:color w:val="FF0000"/>
              <w:sz w:val="22"/>
            </w:rPr>
          </w:rPrChange>
        </w:rPr>
        <w:t xml:space="preserve"> Service</w:t>
      </w:r>
    </w:p>
    <w:p w14:paraId="1E5EDF29" w14:textId="77777777" w:rsidR="004D7EAE" w:rsidRPr="004D020F" w:rsidRDefault="004F6D57" w:rsidP="000F3AB7">
      <w:pPr>
        <w:pStyle w:val="a6"/>
        <w:numPr>
          <w:ilvl w:val="0"/>
          <w:numId w:val="1243"/>
        </w:numPr>
        <w:tabs>
          <w:tab w:val="left" w:pos="5245"/>
        </w:tabs>
        <w:wordWrap/>
        <w:spacing w:line="360" w:lineRule="auto"/>
        <w:ind w:leftChars="0"/>
        <w:rPr>
          <w:rFonts w:ascii="Arial" w:eastAsia="굴림" w:hAnsi="Arial" w:cs="Arial"/>
          <w:kern w:val="0"/>
          <w:sz w:val="22"/>
          <w:rPrChange w:id="2085" w:author="Keis" w:date="2024-09-06T17:34:00Z">
            <w:rPr>
              <w:rFonts w:ascii="Arial" w:eastAsia="굴림" w:hAnsi="Arial" w:cs="Arial"/>
              <w:color w:val="FF0000"/>
              <w:kern w:val="0"/>
              <w:sz w:val="22"/>
            </w:rPr>
          </w:rPrChange>
        </w:rPr>
      </w:pPr>
      <w:r w:rsidRPr="004D020F">
        <w:rPr>
          <w:rFonts w:ascii="Arial" w:eastAsia="굴림" w:hAnsi="Arial" w:cs="Arial"/>
          <w:bCs/>
          <w:sz w:val="22"/>
          <w:rPrChange w:id="2086" w:author="Keis" w:date="2024-09-06T17:34:00Z">
            <w:rPr>
              <w:rFonts w:ascii="Arial" w:eastAsia="굴림" w:hAnsi="Arial" w:cs="Arial"/>
              <w:bCs/>
              <w:color w:val="FF0000"/>
              <w:sz w:val="22"/>
            </w:rPr>
          </w:rPrChange>
        </w:rPr>
        <w:t>Supplementary</w:t>
      </w:r>
      <w:r w:rsidR="004D7EAE" w:rsidRPr="004D020F">
        <w:rPr>
          <w:rFonts w:ascii="Arial" w:eastAsia="굴림" w:hAnsi="Arial" w:cs="Arial"/>
          <w:bCs/>
          <w:sz w:val="22"/>
          <w:rPrChange w:id="2087" w:author="Keis" w:date="2024-09-06T17:34:00Z">
            <w:rPr>
              <w:rFonts w:ascii="Arial" w:eastAsia="굴림" w:hAnsi="Arial" w:cs="Arial"/>
              <w:bCs/>
              <w:color w:val="FF0000"/>
              <w:sz w:val="22"/>
            </w:rPr>
          </w:rPrChange>
        </w:rPr>
        <w:t xml:space="preserve"> Service</w:t>
      </w:r>
    </w:p>
    <w:p w14:paraId="38A3E8DC" w14:textId="77777777" w:rsidR="003C15AF" w:rsidRPr="004D020F" w:rsidRDefault="003C15AF" w:rsidP="007839C9">
      <w:pPr>
        <w:tabs>
          <w:tab w:val="left" w:pos="5245"/>
        </w:tabs>
        <w:wordWrap/>
        <w:spacing w:line="360" w:lineRule="auto"/>
        <w:rPr>
          <w:rFonts w:ascii="Arial" w:eastAsia="굴림" w:hAnsi="Arial" w:cs="Arial"/>
          <w:kern w:val="0"/>
          <w:sz w:val="22"/>
        </w:rPr>
      </w:pPr>
    </w:p>
    <w:p w14:paraId="032905E9" w14:textId="77777777" w:rsidR="007839C9" w:rsidRPr="004D020F" w:rsidRDefault="007839C9" w:rsidP="000F3AB7">
      <w:pPr>
        <w:tabs>
          <w:tab w:val="left" w:pos="5245"/>
        </w:tabs>
        <w:wordWrap/>
        <w:spacing w:line="360" w:lineRule="auto"/>
        <w:rPr>
          <w:rFonts w:ascii="Arial" w:eastAsia="굴림" w:hAnsi="Arial" w:cs="Arial"/>
          <w:kern w:val="0"/>
          <w:sz w:val="22"/>
        </w:rPr>
      </w:pPr>
    </w:p>
    <w:p w14:paraId="57D461C8" w14:textId="77777777" w:rsidR="00EB7147" w:rsidRPr="004D020F" w:rsidRDefault="00F21623" w:rsidP="00EB7147">
      <w:pPr>
        <w:wordWrap/>
        <w:spacing w:line="360" w:lineRule="auto"/>
        <w:jc w:val="left"/>
        <w:textAlignment w:val="baseline"/>
        <w:rPr>
          <w:rFonts w:ascii="Arial" w:eastAsia="굴림" w:hAnsi="Arial" w:cs="Arial"/>
          <w:kern w:val="0"/>
          <w:sz w:val="22"/>
          <w:rPrChange w:id="2088"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089" w:author="Keis" w:date="2024-09-06T17:34:00Z">
            <w:rPr>
              <w:rFonts w:ascii="Arial" w:eastAsia="굴림" w:hAnsi="Arial" w:cs="Arial"/>
              <w:color w:val="FF0000"/>
              <w:kern w:val="0"/>
              <w:sz w:val="22"/>
            </w:rPr>
          </w:rPrChange>
        </w:rPr>
        <w:t>C</w:t>
      </w:r>
      <w:r w:rsidR="00EB7147" w:rsidRPr="004D020F">
        <w:rPr>
          <w:rFonts w:ascii="Arial" w:eastAsia="굴림" w:hAnsi="Arial" w:cs="Arial"/>
          <w:kern w:val="0"/>
          <w:sz w:val="22"/>
          <w:rPrChange w:id="2090" w:author="Keis" w:date="2024-09-06T17:34:00Z">
            <w:rPr>
              <w:rFonts w:ascii="Arial" w:eastAsia="굴림" w:hAnsi="Arial" w:cs="Arial"/>
              <w:color w:val="FF0000"/>
              <w:kern w:val="0"/>
              <w:sz w:val="22"/>
            </w:rPr>
          </w:rPrChange>
        </w:rPr>
        <w:t>335</w:t>
      </w:r>
      <w:r w:rsidRPr="004D020F">
        <w:rPr>
          <w:rFonts w:ascii="Arial" w:eastAsia="굴림" w:hAnsi="Arial" w:cs="Arial"/>
          <w:kern w:val="0"/>
          <w:sz w:val="22"/>
          <w:rPrChange w:id="2091" w:author="Keis" w:date="2024-09-06T17:34:00Z">
            <w:rPr>
              <w:rFonts w:ascii="Arial" w:eastAsia="굴림" w:hAnsi="Arial" w:cs="Arial"/>
              <w:color w:val="FF0000"/>
              <w:kern w:val="0"/>
              <w:sz w:val="22"/>
            </w:rPr>
          </w:rPrChange>
        </w:rPr>
        <w:t>.</w:t>
      </w:r>
      <w:r w:rsidR="00EB7147" w:rsidRPr="004D020F">
        <w:rPr>
          <w:rFonts w:ascii="Arial" w:eastAsia="굴림" w:hAnsi="Arial" w:cs="Arial"/>
          <w:kern w:val="0"/>
          <w:sz w:val="22"/>
          <w:rPrChange w:id="2092" w:author="Keis" w:date="2024-09-06T17:34:00Z">
            <w:rPr>
              <w:rFonts w:ascii="Arial" w:eastAsia="굴림" w:hAnsi="Arial" w:cs="Arial"/>
              <w:color w:val="FF0000"/>
              <w:kern w:val="0"/>
              <w:sz w:val="22"/>
            </w:rPr>
          </w:rPrChange>
        </w:rPr>
        <w:t xml:space="preserve"> Which </w:t>
      </w:r>
      <w:r w:rsidR="004F6D57" w:rsidRPr="004D020F">
        <w:rPr>
          <w:rFonts w:ascii="Arial" w:eastAsia="굴림" w:hAnsi="Arial" w:cs="Arial"/>
          <w:kern w:val="0"/>
          <w:sz w:val="22"/>
          <w:rPrChange w:id="2093" w:author="Keis" w:date="2024-09-06T17:34:00Z">
            <w:rPr>
              <w:rFonts w:ascii="Arial" w:eastAsia="굴림" w:hAnsi="Arial" w:cs="Arial"/>
              <w:color w:val="FF0000"/>
              <w:kern w:val="0"/>
              <w:sz w:val="22"/>
            </w:rPr>
          </w:rPrChange>
        </w:rPr>
        <w:t>‘</w:t>
      </w:r>
      <w:r w:rsidR="003C15AF" w:rsidRPr="004D020F">
        <w:rPr>
          <w:rFonts w:ascii="Arial" w:eastAsia="굴림" w:hAnsi="Arial" w:cs="Arial"/>
          <w:kern w:val="0"/>
          <w:sz w:val="22"/>
          <w:rPrChange w:id="2094" w:author="Keis" w:date="2024-09-06T17:34:00Z">
            <w:rPr>
              <w:rFonts w:ascii="Arial" w:eastAsia="굴림" w:hAnsi="Arial" w:cs="Arial"/>
              <w:color w:val="FF0000"/>
              <w:kern w:val="0"/>
              <w:sz w:val="22"/>
            </w:rPr>
          </w:rPrChange>
        </w:rPr>
        <w:t xml:space="preserve">Customized </w:t>
      </w:r>
      <w:r w:rsidR="00B5227E" w:rsidRPr="004D020F">
        <w:rPr>
          <w:rFonts w:ascii="Arial" w:eastAsia="굴림" w:hAnsi="Arial" w:cs="Arial"/>
          <w:kern w:val="0"/>
          <w:sz w:val="22"/>
          <w:rPrChange w:id="2095" w:author="Keis" w:date="2024-09-06T17:34:00Z">
            <w:rPr>
              <w:rFonts w:ascii="Arial" w:eastAsia="굴림" w:hAnsi="Arial" w:cs="Arial"/>
              <w:color w:val="FF0000"/>
              <w:kern w:val="0"/>
              <w:sz w:val="22"/>
            </w:rPr>
          </w:rPrChange>
        </w:rPr>
        <w:t xml:space="preserve">Care Service for </w:t>
      </w:r>
      <w:r w:rsidR="003C15AF" w:rsidRPr="004D020F">
        <w:rPr>
          <w:rFonts w:ascii="Arial" w:eastAsia="굴림" w:hAnsi="Arial" w:cs="Arial"/>
          <w:kern w:val="0"/>
          <w:sz w:val="22"/>
          <w:rPrChange w:id="2096" w:author="Keis" w:date="2024-09-06T17:34:00Z">
            <w:rPr>
              <w:rFonts w:ascii="Arial" w:eastAsia="굴림" w:hAnsi="Arial" w:cs="Arial"/>
              <w:color w:val="FF0000"/>
              <w:kern w:val="0"/>
              <w:sz w:val="22"/>
            </w:rPr>
          </w:rPrChange>
        </w:rPr>
        <w:t>Older Adults</w:t>
      </w:r>
      <w:r w:rsidR="004F6D57" w:rsidRPr="004D020F">
        <w:rPr>
          <w:rFonts w:ascii="Arial" w:eastAsia="굴림" w:hAnsi="Arial" w:cs="Arial"/>
          <w:kern w:val="0"/>
          <w:sz w:val="22"/>
          <w:rPrChange w:id="2097" w:author="Keis" w:date="2024-09-06T17:34:00Z">
            <w:rPr>
              <w:rFonts w:ascii="Arial" w:eastAsia="굴림" w:hAnsi="Arial" w:cs="Arial"/>
              <w:color w:val="FF0000"/>
              <w:kern w:val="0"/>
              <w:sz w:val="22"/>
            </w:rPr>
          </w:rPrChange>
        </w:rPr>
        <w:t>’</w:t>
      </w:r>
      <w:r w:rsidR="003C15AF" w:rsidRPr="004D020F">
        <w:rPr>
          <w:rFonts w:ascii="Arial" w:eastAsia="굴림" w:hAnsi="Arial" w:cs="Arial"/>
          <w:kern w:val="0"/>
          <w:sz w:val="22"/>
          <w:rPrChange w:id="2098" w:author="Keis" w:date="2024-09-06T17:34:00Z">
            <w:rPr>
              <w:rFonts w:ascii="Arial" w:eastAsia="굴림" w:hAnsi="Arial" w:cs="Arial"/>
              <w:color w:val="FF0000"/>
              <w:kern w:val="0"/>
              <w:sz w:val="22"/>
            </w:rPr>
          </w:rPrChange>
        </w:rPr>
        <w:t xml:space="preserve"> of </w:t>
      </w:r>
      <w:r w:rsidR="004F6D57" w:rsidRPr="004D020F">
        <w:rPr>
          <w:rFonts w:ascii="Arial" w:eastAsia="굴림" w:hAnsi="Arial" w:cs="Arial"/>
          <w:kern w:val="0"/>
          <w:sz w:val="22"/>
          <w:rPrChange w:id="2099" w:author="Keis" w:date="2024-09-06T17:34:00Z">
            <w:rPr>
              <w:rFonts w:ascii="Arial" w:eastAsia="굴림" w:hAnsi="Arial" w:cs="Arial"/>
              <w:color w:val="FF0000"/>
              <w:kern w:val="0"/>
              <w:sz w:val="22"/>
            </w:rPr>
          </w:rPrChange>
        </w:rPr>
        <w:t>‘General</w:t>
      </w:r>
      <w:r w:rsidR="003C15AF" w:rsidRPr="004D020F">
        <w:rPr>
          <w:rFonts w:ascii="Arial" w:eastAsia="굴림" w:hAnsi="Arial" w:cs="Arial"/>
          <w:kern w:val="0"/>
          <w:sz w:val="22"/>
          <w:rPrChange w:id="2100" w:author="Keis" w:date="2024-09-06T17:34:00Z">
            <w:rPr>
              <w:rFonts w:ascii="Arial" w:eastAsia="굴림" w:hAnsi="Arial" w:cs="Arial"/>
              <w:color w:val="FF0000"/>
              <w:kern w:val="0"/>
              <w:sz w:val="22"/>
            </w:rPr>
          </w:rPrChange>
        </w:rPr>
        <w:t xml:space="preserve"> Service</w:t>
      </w:r>
      <w:r w:rsidR="004F6D57" w:rsidRPr="004D020F">
        <w:rPr>
          <w:rFonts w:ascii="Arial" w:eastAsia="굴림" w:hAnsi="Arial" w:cs="Arial"/>
          <w:kern w:val="0"/>
          <w:sz w:val="22"/>
          <w:rPrChange w:id="2101" w:author="Keis" w:date="2024-09-06T17:34:00Z">
            <w:rPr>
              <w:rFonts w:ascii="Arial" w:eastAsia="굴림" w:hAnsi="Arial" w:cs="Arial"/>
              <w:color w:val="FF0000"/>
              <w:kern w:val="0"/>
              <w:sz w:val="22"/>
            </w:rPr>
          </w:rPrChange>
        </w:rPr>
        <w:t>’</w:t>
      </w:r>
      <w:r w:rsidR="00EB7147" w:rsidRPr="004D020F">
        <w:rPr>
          <w:rFonts w:ascii="Arial" w:eastAsia="굴림" w:hAnsi="Arial" w:cs="Arial"/>
          <w:kern w:val="0"/>
          <w:sz w:val="22"/>
          <w:rPrChange w:id="2102" w:author="Keis" w:date="2024-09-06T17:34:00Z">
            <w:rPr>
              <w:rFonts w:ascii="Arial" w:eastAsia="굴림" w:hAnsi="Arial" w:cs="Arial"/>
              <w:color w:val="FF0000"/>
              <w:kern w:val="0"/>
              <w:sz w:val="22"/>
            </w:rPr>
          </w:rPrChange>
        </w:rPr>
        <w:t xml:space="preserve"> are you currently using? </w:t>
      </w:r>
    </w:p>
    <w:p w14:paraId="09B820F6" w14:textId="77777777" w:rsidR="004F6D57" w:rsidRPr="004D020F" w:rsidRDefault="00EB7147" w:rsidP="00EB7147">
      <w:pPr>
        <w:wordWrap/>
        <w:spacing w:line="360" w:lineRule="auto"/>
        <w:jc w:val="left"/>
        <w:textAlignment w:val="baseline"/>
        <w:rPr>
          <w:rFonts w:ascii="Arial" w:eastAsia="굴림" w:hAnsi="Arial" w:cs="Arial"/>
          <w:kern w:val="0"/>
          <w:sz w:val="22"/>
          <w:rPrChange w:id="2103"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104" w:author="Keis" w:date="2024-09-06T17:34:00Z">
            <w:rPr>
              <w:rFonts w:ascii="Arial" w:eastAsia="굴림" w:hAnsi="Arial" w:cs="Arial"/>
              <w:color w:val="FF0000"/>
              <w:kern w:val="0"/>
              <w:sz w:val="22"/>
            </w:rPr>
          </w:rPrChange>
        </w:rPr>
        <w:t>[IWER:</w:t>
      </w:r>
    </w:p>
    <w:p w14:paraId="77D525AD" w14:textId="77777777" w:rsidR="004F6D57" w:rsidRPr="004D020F" w:rsidRDefault="004F6D57" w:rsidP="004F6D57">
      <w:pPr>
        <w:pStyle w:val="a6"/>
        <w:numPr>
          <w:ilvl w:val="0"/>
          <w:numId w:val="1242"/>
        </w:numPr>
        <w:wordWrap/>
        <w:spacing w:line="360" w:lineRule="auto"/>
        <w:ind w:leftChars="0"/>
        <w:jc w:val="left"/>
        <w:textAlignment w:val="baseline"/>
        <w:rPr>
          <w:rFonts w:ascii="Arial" w:eastAsia="굴림" w:hAnsi="Arial" w:cs="Arial"/>
          <w:kern w:val="0"/>
          <w:sz w:val="22"/>
          <w:rPrChange w:id="2105"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106" w:author="Keis" w:date="2024-09-06T17:34:00Z">
            <w:rPr>
              <w:rFonts w:ascii="Arial" w:eastAsia="굴림" w:hAnsi="Arial" w:cs="Arial"/>
              <w:color w:val="FF0000"/>
              <w:kern w:val="0"/>
              <w:sz w:val="22"/>
            </w:rPr>
          </w:rPrChange>
        </w:rPr>
        <w:t>Safety Support Service: This refers to services that not only check general safety (through daily environments and room layouts), but also to support the elderly’s basic physical, psychological, and social well-beings. These include in-home visits, phone conversations, technological literacy introductions, daily safety check-ups, information sharing, and being emotionally available.</w:t>
      </w:r>
    </w:p>
    <w:p w14:paraId="47135369" w14:textId="77777777" w:rsidR="004F6D57" w:rsidRPr="004D020F" w:rsidRDefault="004F6D57" w:rsidP="000F3AB7">
      <w:pPr>
        <w:pStyle w:val="a6"/>
        <w:numPr>
          <w:ilvl w:val="0"/>
          <w:numId w:val="1242"/>
        </w:numPr>
        <w:wordWrap/>
        <w:spacing w:line="360" w:lineRule="auto"/>
        <w:ind w:leftChars="0"/>
        <w:jc w:val="left"/>
        <w:textAlignment w:val="baseline"/>
        <w:rPr>
          <w:rFonts w:ascii="Arial" w:eastAsia="굴림" w:hAnsi="Arial" w:cs="Arial"/>
          <w:kern w:val="0"/>
          <w:sz w:val="22"/>
          <w:rPrChange w:id="210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108" w:author="Keis" w:date="2024-09-06T17:34:00Z">
            <w:rPr>
              <w:rFonts w:ascii="Arial" w:eastAsia="굴림" w:hAnsi="Arial" w:cs="Arial"/>
              <w:color w:val="FF0000"/>
              <w:kern w:val="0"/>
              <w:sz w:val="22"/>
            </w:rPr>
          </w:rPrChange>
        </w:rPr>
        <w:t>Social Participation Service: This refers to services which help the elderly form and expand their social networks to stay mentally active. By participating in social-relationship, self-control, and self-development programs, these elderly individuals will be more active in their social interactions.</w:t>
      </w:r>
    </w:p>
    <w:p w14:paraId="4B73BCD5" w14:textId="77777777" w:rsidR="004F6D57" w:rsidRPr="004D020F" w:rsidRDefault="004F6D57" w:rsidP="00D12299">
      <w:pPr>
        <w:pStyle w:val="a6"/>
        <w:numPr>
          <w:ilvl w:val="0"/>
          <w:numId w:val="1242"/>
        </w:numPr>
        <w:wordWrap/>
        <w:spacing w:line="360" w:lineRule="auto"/>
        <w:ind w:leftChars="0"/>
        <w:jc w:val="left"/>
        <w:textAlignment w:val="baseline"/>
        <w:rPr>
          <w:rFonts w:ascii="Arial" w:eastAsia="굴림" w:hAnsi="Arial" w:cs="Arial"/>
          <w:kern w:val="0"/>
          <w:sz w:val="22"/>
          <w:rPrChange w:id="2109"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110" w:author="Keis" w:date="2024-09-06T17:34:00Z">
            <w:rPr>
              <w:rFonts w:ascii="Arial" w:eastAsia="굴림" w:hAnsi="Arial" w:cs="Arial"/>
              <w:color w:val="FF0000"/>
              <w:kern w:val="0"/>
              <w:sz w:val="22"/>
            </w:rPr>
          </w:rPrChange>
        </w:rPr>
        <w:t>Educational Material Service: This refers to an educational service that helps the elderly maintain mental, social, and physical functioning. It prevents the deterioration of these functions.</w:t>
      </w:r>
    </w:p>
    <w:p w14:paraId="3220217B" w14:textId="77777777" w:rsidR="00A76670" w:rsidRPr="004D020F" w:rsidRDefault="00A76670" w:rsidP="00A76670">
      <w:pPr>
        <w:pStyle w:val="a6"/>
        <w:numPr>
          <w:ilvl w:val="0"/>
          <w:numId w:val="1242"/>
        </w:numPr>
        <w:wordWrap/>
        <w:spacing w:line="360" w:lineRule="auto"/>
        <w:ind w:leftChars="0"/>
        <w:jc w:val="left"/>
        <w:textAlignment w:val="baseline"/>
        <w:rPr>
          <w:rFonts w:ascii="Arial" w:eastAsia="굴림" w:hAnsi="Arial" w:cs="Arial"/>
          <w:kern w:val="0"/>
          <w:sz w:val="22"/>
          <w:rPrChange w:id="2111"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112" w:author="Keis" w:date="2024-09-06T17:34:00Z">
            <w:rPr>
              <w:rFonts w:ascii="Arial" w:eastAsia="굴림" w:hAnsi="Arial" w:cs="Arial"/>
              <w:color w:val="FF0000"/>
              <w:kern w:val="0"/>
              <w:sz w:val="22"/>
            </w:rPr>
          </w:rPrChange>
        </w:rPr>
        <w:t>Everyday Household Activities Support Service: This refers to supporting everyday activities. It includes accompanying the elderly on their outside activities and their household duties.</w:t>
      </w:r>
      <w:r w:rsidR="000F3AB7" w:rsidRPr="004D020F">
        <w:rPr>
          <w:rFonts w:ascii="Arial" w:eastAsia="굴림" w:hAnsi="Arial" w:cs="Arial"/>
          <w:kern w:val="0"/>
          <w:sz w:val="22"/>
          <w:rPrChange w:id="2113" w:author="Keis" w:date="2024-09-06T17:34:00Z">
            <w:rPr>
              <w:rFonts w:ascii="Arial" w:eastAsia="굴림" w:hAnsi="Arial" w:cs="Arial"/>
              <w:color w:val="FF0000"/>
              <w:kern w:val="0"/>
              <w:sz w:val="22"/>
            </w:rPr>
          </w:rPrChange>
        </w:rPr>
        <w:t>]</w:t>
      </w:r>
    </w:p>
    <w:p w14:paraId="15B126F4" w14:textId="77777777" w:rsidR="006E4925" w:rsidRPr="001D19F6" w:rsidRDefault="00A76670" w:rsidP="000F3AB7">
      <w:pPr>
        <w:ind w:left="400"/>
      </w:pPr>
      <w:r w:rsidRPr="000F3AB7" w:rsidDel="00664634">
        <w:rPr>
          <w:rFonts w:ascii="Arial" w:eastAsia="굴림" w:hAnsi="Arial" w:cs="Arial"/>
          <w:color w:val="FF0000"/>
          <w:kern w:val="0"/>
          <w:sz w:val="22"/>
        </w:rPr>
        <w:t xml:space="preserve"> </w:t>
      </w:r>
    </w:p>
    <w:p w14:paraId="48302C1E" w14:textId="77777777" w:rsidR="006E4925" w:rsidRPr="00B6507A" w:rsidRDefault="00065917">
      <w:pPr>
        <w:pStyle w:val="a6"/>
        <w:numPr>
          <w:ilvl w:val="0"/>
          <w:numId w:val="1396"/>
        </w:numPr>
        <w:tabs>
          <w:tab w:val="left" w:pos="5245"/>
        </w:tabs>
        <w:wordWrap/>
        <w:spacing w:line="360" w:lineRule="auto"/>
        <w:ind w:leftChars="0"/>
        <w:rPr>
          <w:rFonts w:ascii="Arial" w:eastAsia="굴림" w:hAnsi="Arial" w:cs="Arial"/>
          <w:color w:val="00B050"/>
          <w:kern w:val="0"/>
          <w:sz w:val="22"/>
          <w:rPrChange w:id="2114" w:author="Keis" w:date="2024-09-06T15:48:00Z">
            <w:rPr>
              <w:rFonts w:ascii="Arial" w:eastAsia="굴림" w:hAnsi="Arial" w:cs="Arial"/>
              <w:color w:val="FF0000"/>
              <w:kern w:val="0"/>
              <w:sz w:val="22"/>
            </w:rPr>
          </w:rPrChange>
        </w:rPr>
        <w:pPrChange w:id="2115" w:author="Keis" w:date="2024-09-06T15:47:00Z">
          <w:pPr>
            <w:pStyle w:val="a6"/>
            <w:numPr>
              <w:numId w:val="1243"/>
            </w:numPr>
            <w:tabs>
              <w:tab w:val="left" w:pos="5245"/>
            </w:tabs>
            <w:wordWrap/>
            <w:spacing w:line="360" w:lineRule="auto"/>
            <w:ind w:leftChars="0" w:left="760" w:hanging="360"/>
          </w:pPr>
        </w:pPrChange>
      </w:pPr>
      <w:r w:rsidRPr="00B6507A">
        <w:rPr>
          <w:rFonts w:ascii="Arial" w:eastAsia="굴림" w:hAnsi="Arial" w:cs="Arial"/>
          <w:color w:val="00B050"/>
          <w:kern w:val="0"/>
          <w:sz w:val="22"/>
          <w:rPrChange w:id="2116" w:author="Keis" w:date="2024-09-06T15:48:00Z">
            <w:rPr>
              <w:rFonts w:ascii="Arial" w:eastAsia="굴림" w:hAnsi="Arial" w:cs="Arial"/>
              <w:color w:val="FF0000"/>
              <w:kern w:val="0"/>
              <w:sz w:val="22"/>
            </w:rPr>
          </w:rPrChange>
        </w:rPr>
        <w:t>Safety Support Service</w:t>
      </w:r>
    </w:p>
    <w:p w14:paraId="7B194DB1" w14:textId="77777777" w:rsidR="006E4925" w:rsidRPr="00B6507A" w:rsidRDefault="00065917">
      <w:pPr>
        <w:pStyle w:val="a6"/>
        <w:numPr>
          <w:ilvl w:val="0"/>
          <w:numId w:val="1396"/>
        </w:numPr>
        <w:tabs>
          <w:tab w:val="left" w:pos="5245"/>
        </w:tabs>
        <w:wordWrap/>
        <w:spacing w:line="360" w:lineRule="auto"/>
        <w:ind w:leftChars="0"/>
        <w:rPr>
          <w:rFonts w:ascii="Arial" w:eastAsia="굴림" w:hAnsi="Arial" w:cs="Arial"/>
          <w:color w:val="00B050"/>
          <w:kern w:val="0"/>
          <w:sz w:val="22"/>
          <w:rPrChange w:id="2117" w:author="Keis" w:date="2024-09-06T15:48:00Z">
            <w:rPr>
              <w:rFonts w:ascii="Arial" w:eastAsia="굴림" w:hAnsi="Arial" w:cs="Arial"/>
              <w:color w:val="FF0000"/>
              <w:kern w:val="0"/>
              <w:sz w:val="22"/>
            </w:rPr>
          </w:rPrChange>
        </w:rPr>
        <w:pPrChange w:id="2118" w:author="Keis" w:date="2024-09-06T15:47:00Z">
          <w:pPr>
            <w:pStyle w:val="a6"/>
            <w:numPr>
              <w:numId w:val="1243"/>
            </w:numPr>
            <w:tabs>
              <w:tab w:val="left" w:pos="5245"/>
            </w:tabs>
            <w:wordWrap/>
            <w:spacing w:line="360" w:lineRule="auto"/>
            <w:ind w:leftChars="0" w:left="760" w:hanging="360"/>
          </w:pPr>
        </w:pPrChange>
      </w:pPr>
      <w:r w:rsidRPr="00B6507A">
        <w:rPr>
          <w:rFonts w:ascii="Arial" w:eastAsia="굴림" w:hAnsi="Arial" w:cs="Arial"/>
          <w:color w:val="00B050"/>
          <w:kern w:val="0"/>
          <w:sz w:val="22"/>
          <w:rPrChange w:id="2119" w:author="Keis" w:date="2024-09-06T15:48:00Z">
            <w:rPr>
              <w:rFonts w:ascii="Arial" w:eastAsia="굴림" w:hAnsi="Arial" w:cs="Arial"/>
              <w:color w:val="FF0000"/>
              <w:kern w:val="0"/>
              <w:sz w:val="22"/>
            </w:rPr>
          </w:rPrChange>
        </w:rPr>
        <w:t>Social Participation Service</w:t>
      </w:r>
    </w:p>
    <w:p w14:paraId="14C6747E" w14:textId="77777777" w:rsidR="006E4925" w:rsidRPr="00B6507A" w:rsidRDefault="00A76670">
      <w:pPr>
        <w:pStyle w:val="a6"/>
        <w:numPr>
          <w:ilvl w:val="0"/>
          <w:numId w:val="1396"/>
        </w:numPr>
        <w:tabs>
          <w:tab w:val="left" w:pos="5245"/>
        </w:tabs>
        <w:wordWrap/>
        <w:spacing w:line="360" w:lineRule="auto"/>
        <w:ind w:leftChars="0"/>
        <w:rPr>
          <w:rFonts w:ascii="Arial" w:eastAsia="굴림" w:hAnsi="Arial" w:cs="Arial"/>
          <w:color w:val="00B050"/>
          <w:kern w:val="0"/>
          <w:sz w:val="22"/>
          <w:rPrChange w:id="2120" w:author="Keis" w:date="2024-09-06T15:48:00Z">
            <w:rPr>
              <w:rFonts w:ascii="Arial" w:eastAsia="굴림" w:hAnsi="Arial" w:cs="Arial"/>
              <w:color w:val="FF0000"/>
              <w:kern w:val="0"/>
              <w:sz w:val="22"/>
            </w:rPr>
          </w:rPrChange>
        </w:rPr>
        <w:pPrChange w:id="2121" w:author="Keis" w:date="2024-09-06T15:47:00Z">
          <w:pPr>
            <w:pStyle w:val="a6"/>
            <w:numPr>
              <w:numId w:val="1243"/>
            </w:numPr>
            <w:tabs>
              <w:tab w:val="left" w:pos="5245"/>
            </w:tabs>
            <w:wordWrap/>
            <w:spacing w:line="360" w:lineRule="auto"/>
            <w:ind w:leftChars="0" w:left="760" w:hanging="360"/>
          </w:pPr>
        </w:pPrChange>
      </w:pPr>
      <w:r w:rsidRPr="00B6507A">
        <w:rPr>
          <w:rFonts w:ascii="Arial" w:eastAsia="굴림" w:hAnsi="Arial" w:cs="Arial"/>
          <w:bCs/>
          <w:color w:val="00B050"/>
          <w:sz w:val="22"/>
          <w:rPrChange w:id="2122" w:author="Keis" w:date="2024-09-06T15:48:00Z">
            <w:rPr>
              <w:rFonts w:ascii="Arial" w:eastAsia="굴림" w:hAnsi="Arial" w:cs="Arial"/>
              <w:bCs/>
              <w:color w:val="FF0000"/>
              <w:sz w:val="22"/>
            </w:rPr>
          </w:rPrChange>
        </w:rPr>
        <w:t>Education Material Service</w:t>
      </w:r>
    </w:p>
    <w:p w14:paraId="1C6FBC8C" w14:textId="77777777" w:rsidR="00A76670" w:rsidRPr="00B6507A" w:rsidRDefault="00A76670">
      <w:pPr>
        <w:pStyle w:val="a6"/>
        <w:numPr>
          <w:ilvl w:val="0"/>
          <w:numId w:val="1396"/>
        </w:numPr>
        <w:tabs>
          <w:tab w:val="left" w:pos="5245"/>
        </w:tabs>
        <w:wordWrap/>
        <w:spacing w:line="360" w:lineRule="auto"/>
        <w:ind w:leftChars="0"/>
        <w:rPr>
          <w:rFonts w:ascii="Arial" w:eastAsia="굴림" w:hAnsi="Arial" w:cs="Arial"/>
          <w:color w:val="00B050"/>
          <w:kern w:val="0"/>
          <w:sz w:val="22"/>
          <w:rPrChange w:id="2123" w:author="Keis" w:date="2024-09-06T15:48:00Z">
            <w:rPr>
              <w:rFonts w:ascii="Arial" w:eastAsia="굴림" w:hAnsi="Arial" w:cs="Arial"/>
              <w:color w:val="FF0000"/>
              <w:kern w:val="0"/>
              <w:sz w:val="22"/>
            </w:rPr>
          </w:rPrChange>
        </w:rPr>
        <w:pPrChange w:id="2124" w:author="Keis" w:date="2024-09-06T15:47:00Z">
          <w:pPr>
            <w:pStyle w:val="a6"/>
            <w:numPr>
              <w:numId w:val="1243"/>
            </w:numPr>
            <w:tabs>
              <w:tab w:val="left" w:pos="5245"/>
            </w:tabs>
            <w:wordWrap/>
            <w:spacing w:line="360" w:lineRule="auto"/>
            <w:ind w:leftChars="0" w:left="760" w:hanging="360"/>
          </w:pPr>
        </w:pPrChange>
      </w:pPr>
      <w:r w:rsidRPr="00B6507A">
        <w:rPr>
          <w:rFonts w:ascii="Arial" w:eastAsia="굴림" w:hAnsi="Arial" w:cs="Arial"/>
          <w:color w:val="00B050"/>
          <w:kern w:val="0"/>
          <w:sz w:val="22"/>
          <w:rPrChange w:id="2125" w:author="Keis" w:date="2024-09-06T15:48:00Z">
            <w:rPr>
              <w:rFonts w:ascii="Arial" w:eastAsia="굴림" w:hAnsi="Arial" w:cs="Arial"/>
              <w:color w:val="FF0000"/>
              <w:kern w:val="0"/>
              <w:sz w:val="22"/>
            </w:rPr>
          </w:rPrChange>
        </w:rPr>
        <w:t>Everyday Household Activities Support Service</w:t>
      </w:r>
    </w:p>
    <w:p w14:paraId="05A1183C" w14:textId="77777777" w:rsidR="00A76670" w:rsidRPr="001D19F6" w:rsidRDefault="00A76670" w:rsidP="000F3AB7">
      <w:pPr>
        <w:pStyle w:val="a6"/>
        <w:tabs>
          <w:tab w:val="left" w:pos="5245"/>
        </w:tabs>
        <w:wordWrap/>
        <w:spacing w:line="360" w:lineRule="auto"/>
        <w:ind w:leftChars="0" w:left="760"/>
        <w:rPr>
          <w:rFonts w:ascii="Arial" w:eastAsia="굴림" w:hAnsi="Arial" w:cs="Arial"/>
          <w:color w:val="FF0000"/>
          <w:kern w:val="0"/>
          <w:sz w:val="22"/>
        </w:rPr>
      </w:pPr>
    </w:p>
    <w:bookmarkEnd w:id="2030"/>
    <w:p w14:paraId="102B7351" w14:textId="77777777" w:rsidR="00B26854" w:rsidRPr="001D19F6" w:rsidRDefault="00707D47" w:rsidP="00297F86">
      <w:pPr>
        <w:wordWrap/>
        <w:spacing w:line="276" w:lineRule="auto"/>
        <w:jc w:val="left"/>
        <w:rPr>
          <w:rFonts w:ascii="Arial" w:eastAsia="굴림" w:hAnsi="Arial" w:cs="Arial"/>
          <w:b/>
          <w:bCs/>
          <w:sz w:val="22"/>
        </w:rPr>
      </w:pPr>
      <w:r w:rsidRPr="001D19F6">
        <w:rPr>
          <w:rFonts w:ascii="Arial" w:eastAsia="굴림" w:hAnsi="Arial" w:cs="Arial"/>
          <w:b/>
          <w:bCs/>
          <w:sz w:val="22"/>
        </w:rPr>
        <w:t>&lt;</w:t>
      </w:r>
      <w:r w:rsidR="00B26854" w:rsidRPr="001D19F6">
        <w:rPr>
          <w:rFonts w:ascii="Arial" w:eastAsia="굴림" w:hAnsi="Arial" w:cs="Arial"/>
          <w:b/>
          <w:bCs/>
          <w:sz w:val="22"/>
        </w:rPr>
        <w:t>Hospitalization</w:t>
      </w:r>
      <w:r w:rsidRPr="001D19F6">
        <w:rPr>
          <w:rFonts w:ascii="Arial" w:eastAsia="굴림" w:hAnsi="Arial" w:cs="Arial"/>
          <w:b/>
          <w:bCs/>
          <w:sz w:val="22"/>
        </w:rPr>
        <w:t>&gt;</w:t>
      </w:r>
    </w:p>
    <w:p w14:paraId="6DF3A2C5" w14:textId="77777777" w:rsidR="006E1E11" w:rsidRPr="001D19F6" w:rsidRDefault="006E1E11" w:rsidP="00297F86">
      <w:pPr>
        <w:wordWrap/>
        <w:spacing w:line="276" w:lineRule="auto"/>
        <w:jc w:val="left"/>
        <w:rPr>
          <w:rFonts w:ascii="Arial" w:eastAsia="굴림" w:hAnsi="Arial" w:cs="Arial"/>
          <w:b/>
          <w:bCs/>
          <w:sz w:val="22"/>
        </w:rPr>
      </w:pPr>
    </w:p>
    <w:p w14:paraId="36B8502F"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57E8F536" w14:textId="77777777" w:rsidR="006E6B90" w:rsidRPr="001D19F6" w:rsidRDefault="006E6B90"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C3</w:t>
      </w:r>
      <w:r w:rsidR="0000643B" w:rsidRPr="001D19F6">
        <w:rPr>
          <w:rFonts w:ascii="Arial" w:eastAsia="굴림" w:hAnsi="Arial" w:cs="Arial"/>
          <w:b/>
          <w:bCs/>
          <w:sz w:val="22"/>
        </w:rPr>
        <w:t>36</w:t>
      </w:r>
      <w:r w:rsidRPr="001D19F6">
        <w:rPr>
          <w:rFonts w:ascii="Arial" w:eastAsia="굴림" w:hAnsi="Arial" w:cs="Arial"/>
          <w:b/>
          <w:bCs/>
          <w:sz w:val="22"/>
        </w:rPr>
        <w:t xml:space="preserve">=0, then </w:t>
      </w:r>
      <w:r w:rsidR="00707D47" w:rsidRPr="001D19F6">
        <w:rPr>
          <w:rFonts w:ascii="Arial" w:eastAsia="굴림" w:hAnsi="Arial" w:cs="Arial"/>
          <w:b/>
          <w:bCs/>
          <w:sz w:val="22"/>
        </w:rPr>
        <w:t>ask</w:t>
      </w:r>
      <w:r w:rsidRPr="001D19F6">
        <w:rPr>
          <w:rFonts w:ascii="Arial" w:eastAsia="굴림" w:hAnsi="Arial" w:cs="Arial"/>
          <w:b/>
          <w:bCs/>
          <w:sz w:val="22"/>
        </w:rPr>
        <w:t xml:space="preserve"> C3</w:t>
      </w:r>
      <w:r w:rsidR="0000643B" w:rsidRPr="001D19F6">
        <w:rPr>
          <w:rFonts w:ascii="Arial" w:eastAsia="굴림" w:hAnsi="Arial" w:cs="Arial"/>
          <w:b/>
          <w:bCs/>
          <w:sz w:val="22"/>
        </w:rPr>
        <w:t>48</w:t>
      </w:r>
      <w:r w:rsidR="00B03501" w:rsidRPr="001D19F6">
        <w:rPr>
          <w:rFonts w:ascii="Arial" w:eastAsia="굴림" w:hAnsi="Arial" w:cs="Arial"/>
          <w:b/>
          <w:bCs/>
          <w:sz w:val="22"/>
        </w:rPr>
        <w:t>.</w:t>
      </w:r>
    </w:p>
    <w:p w14:paraId="1F14062A" w14:textId="77777777" w:rsidR="003608C0" w:rsidRPr="001D19F6" w:rsidRDefault="003608C0" w:rsidP="003608C0">
      <w:pPr>
        <w:pStyle w:val="a6"/>
        <w:wordWrap/>
        <w:spacing w:line="360" w:lineRule="auto"/>
        <w:ind w:leftChars="0"/>
        <w:jc w:val="left"/>
        <w:rPr>
          <w:rFonts w:ascii="Arial" w:eastAsia="굴림" w:hAnsi="Arial" w:cs="Arial"/>
          <w:b/>
          <w:bCs/>
          <w:sz w:val="22"/>
        </w:rPr>
      </w:pPr>
    </w:p>
    <w:p w14:paraId="5E3D4229" w14:textId="77777777" w:rsidR="006E6B90" w:rsidRPr="001D19F6" w:rsidRDefault="0000643B" w:rsidP="006E6B90">
      <w:pPr>
        <w:wordWrap/>
        <w:spacing w:line="360" w:lineRule="auto"/>
        <w:jc w:val="left"/>
        <w:rPr>
          <w:rFonts w:ascii="Arial" w:eastAsia="굴림" w:hAnsi="Arial" w:cs="Arial"/>
          <w:sz w:val="22"/>
        </w:rPr>
      </w:pPr>
      <w:r w:rsidRPr="001D19F6">
        <w:rPr>
          <w:rFonts w:ascii="Arial" w:eastAsia="굴림" w:hAnsi="Arial" w:cs="Arial"/>
          <w:sz w:val="22"/>
        </w:rPr>
        <w:t>C336</w:t>
      </w:r>
      <w:r w:rsidR="006E6B90" w:rsidRPr="001D19F6">
        <w:rPr>
          <w:rFonts w:ascii="Arial" w:eastAsia="굴림" w:hAnsi="Arial" w:cs="Arial"/>
          <w:sz w:val="22"/>
        </w:rPr>
        <w:t xml:space="preserve">. The following questions </w:t>
      </w:r>
      <w:r w:rsidR="00EF6C10" w:rsidRPr="001D19F6">
        <w:rPr>
          <w:rFonts w:ascii="Arial" w:eastAsia="굴림" w:hAnsi="Arial" w:cs="Arial"/>
          <w:sz w:val="22"/>
        </w:rPr>
        <w:t xml:space="preserve">are </w:t>
      </w:r>
      <w:r w:rsidR="006E6B90" w:rsidRPr="001D19F6">
        <w:rPr>
          <w:rFonts w:ascii="Arial" w:eastAsia="굴림" w:hAnsi="Arial" w:cs="Arial"/>
          <w:sz w:val="22"/>
        </w:rPr>
        <w:t xml:space="preserve">about the health care services you </w:t>
      </w:r>
      <w:r w:rsidR="00EF6C10" w:rsidRPr="001D19F6">
        <w:rPr>
          <w:rFonts w:ascii="Arial" w:eastAsia="굴림" w:hAnsi="Arial" w:cs="Arial"/>
          <w:sz w:val="22"/>
        </w:rPr>
        <w:t xml:space="preserve">have </w:t>
      </w:r>
      <w:r w:rsidR="006E6B90" w:rsidRPr="001D19F6">
        <w:rPr>
          <w:rFonts w:ascii="Arial" w:eastAsia="굴림" w:hAnsi="Arial" w:cs="Arial"/>
          <w:sz w:val="22"/>
        </w:rPr>
        <w:t>received si</w:t>
      </w:r>
      <w:r w:rsidR="00EE21FC" w:rsidRPr="001D19F6">
        <w:rPr>
          <w:rFonts w:ascii="Arial" w:eastAsia="굴림" w:hAnsi="Arial" w:cs="Arial"/>
          <w:sz w:val="22"/>
        </w:rPr>
        <w:t>nce the previous interview</w:t>
      </w:r>
      <w:r w:rsidR="0014049E"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xml:space="preserve">. </w:t>
      </w:r>
      <w:r w:rsidR="000E119B" w:rsidRPr="001D19F6">
        <w:rPr>
          <w:rFonts w:ascii="Arial" w:eastAsia="굴림" w:hAnsi="Arial" w:cs="Arial"/>
          <w:sz w:val="22"/>
        </w:rPr>
        <w:t>Were you ever</w:t>
      </w:r>
      <w:r w:rsidR="00707D47" w:rsidRPr="001D19F6">
        <w:rPr>
          <w:rFonts w:ascii="Arial" w:eastAsia="굴림" w:hAnsi="Arial" w:cs="Arial"/>
          <w:sz w:val="22"/>
        </w:rPr>
        <w:t xml:space="preserve"> </w:t>
      </w:r>
      <w:r w:rsidR="006E6B90" w:rsidRPr="001D19F6">
        <w:rPr>
          <w:rFonts w:ascii="Arial" w:eastAsia="굴림" w:hAnsi="Arial" w:cs="Arial"/>
          <w:sz w:val="22"/>
        </w:rPr>
        <w:t>hospitalized at a hospital, nursing</w:t>
      </w:r>
      <w:r w:rsidR="000E119B" w:rsidRPr="001D19F6">
        <w:rPr>
          <w:rFonts w:ascii="Arial" w:eastAsia="굴림" w:hAnsi="Arial" w:cs="Arial"/>
          <w:sz w:val="22"/>
        </w:rPr>
        <w:t xml:space="preserve"> hospital, convalescence clinic</w:t>
      </w:r>
      <w:r w:rsidR="006E6B90" w:rsidRPr="001D19F6">
        <w:rPr>
          <w:rFonts w:ascii="Arial" w:eastAsia="굴림" w:hAnsi="Arial" w:cs="Arial"/>
          <w:sz w:val="22"/>
        </w:rPr>
        <w:t xml:space="preserve">, or any other long-term health care facilities </w:t>
      </w:r>
      <w:r w:rsidR="00707D47" w:rsidRPr="001D19F6">
        <w:rPr>
          <w:rFonts w:ascii="Arial" w:eastAsia="굴림" w:hAnsi="Arial" w:cs="Arial"/>
          <w:sz w:val="22"/>
        </w:rPr>
        <w:t>since</w:t>
      </w:r>
      <w:r w:rsidR="000E119B" w:rsidRPr="001D19F6">
        <w:rPr>
          <w:rFonts w:ascii="Arial" w:eastAsia="굴림" w:hAnsi="Arial" w:cs="Arial"/>
          <w:sz w:val="22"/>
        </w:rPr>
        <w:t xml:space="preserve"> </w:t>
      </w:r>
      <w:r w:rsidR="006E6B90" w:rsidRPr="001D19F6">
        <w:rPr>
          <w:rFonts w:ascii="Arial" w:eastAsia="굴림" w:hAnsi="Arial" w:cs="Arial"/>
          <w:sz w:val="22"/>
        </w:rPr>
        <w:t xml:space="preserve">the </w:t>
      </w:r>
      <w:r w:rsidR="00EE21FC" w:rsidRPr="001D19F6">
        <w:rPr>
          <w:rFonts w:ascii="Arial" w:eastAsia="굴림" w:hAnsi="Arial" w:cs="Arial"/>
          <w:sz w:val="22"/>
        </w:rPr>
        <w:t>previous interview</w:t>
      </w:r>
      <w:r w:rsidR="006E6B90" w:rsidRPr="001D19F6">
        <w:rPr>
          <w:rFonts w:ascii="Arial" w:eastAsia="굴림" w:hAnsi="Arial" w:cs="Arial"/>
          <w:sz w:val="22"/>
        </w:rPr>
        <w:t>? If so, how many time</w:t>
      </w:r>
      <w:r w:rsidR="000E119B" w:rsidRPr="001D19F6">
        <w:rPr>
          <w:rFonts w:ascii="Arial" w:eastAsia="굴림" w:hAnsi="Arial" w:cs="Arial"/>
          <w:sz w:val="22"/>
        </w:rPr>
        <w:t xml:space="preserve">s </w:t>
      </w:r>
      <w:proofErr w:type="gramStart"/>
      <w:r w:rsidR="000E119B" w:rsidRPr="001D19F6">
        <w:rPr>
          <w:rFonts w:ascii="Arial" w:eastAsia="굴림" w:hAnsi="Arial" w:cs="Arial"/>
          <w:sz w:val="22"/>
        </w:rPr>
        <w:t>were</w:t>
      </w:r>
      <w:proofErr w:type="gramEnd"/>
      <w:r w:rsidR="000E119B" w:rsidRPr="001D19F6">
        <w:rPr>
          <w:rFonts w:ascii="Arial" w:eastAsia="굴림" w:hAnsi="Arial" w:cs="Arial"/>
          <w:sz w:val="22"/>
        </w:rPr>
        <w:t xml:space="preserve"> you</w:t>
      </w:r>
      <w:r w:rsidR="006E6B90" w:rsidRPr="001D19F6">
        <w:rPr>
          <w:rFonts w:ascii="Arial" w:eastAsia="굴림" w:hAnsi="Arial" w:cs="Arial"/>
          <w:sz w:val="22"/>
        </w:rPr>
        <w:t xml:space="preserve"> hospitalized? </w:t>
      </w:r>
      <w:r w:rsidR="00707D47" w:rsidRPr="001D19F6">
        <w:rPr>
          <w:rFonts w:ascii="Arial" w:eastAsia="굴림" w:hAnsi="Arial" w:cs="Arial"/>
          <w:sz w:val="22"/>
        </w:rPr>
        <w:t xml:space="preserve">Please </w:t>
      </w:r>
      <w:r w:rsidR="0052190D" w:rsidRPr="001D19F6">
        <w:rPr>
          <w:rFonts w:ascii="Arial" w:eastAsia="굴림" w:hAnsi="Arial" w:cs="Arial"/>
          <w:sz w:val="22"/>
        </w:rPr>
        <w:t>exc</w:t>
      </w:r>
      <w:r w:rsidR="00707D47" w:rsidRPr="001D19F6">
        <w:rPr>
          <w:rFonts w:ascii="Arial" w:eastAsia="굴림" w:hAnsi="Arial" w:cs="Arial"/>
          <w:sz w:val="22"/>
        </w:rPr>
        <w:t xml:space="preserve">lude staying for living purpose. </w:t>
      </w:r>
      <w:r w:rsidR="006E6B90" w:rsidRPr="001D19F6">
        <w:rPr>
          <w:rFonts w:ascii="Arial" w:eastAsia="굴림" w:hAnsi="Arial" w:cs="Arial"/>
          <w:sz w:val="22"/>
        </w:rPr>
        <w:t xml:space="preserve">(unit: </w:t>
      </w:r>
      <w:r w:rsidR="00CA1DCD" w:rsidRPr="001D19F6">
        <w:rPr>
          <w:rFonts w:ascii="Arial" w:eastAsia="굴림" w:hAnsi="Arial" w:cs="Arial"/>
          <w:sz w:val="22"/>
        </w:rPr>
        <w:t xml:space="preserve">a </w:t>
      </w:r>
      <w:r w:rsidR="006E6B90" w:rsidRPr="001D19F6">
        <w:rPr>
          <w:rFonts w:ascii="Arial" w:eastAsia="굴림" w:hAnsi="Arial" w:cs="Arial"/>
          <w:sz w:val="22"/>
        </w:rPr>
        <w:t>time)</w:t>
      </w:r>
    </w:p>
    <w:p w14:paraId="6F2014FB" w14:textId="77777777" w:rsidR="00CA1DCD" w:rsidRPr="001D19F6" w:rsidRDefault="00CA1DCD"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If R never be hospitalized, </w:t>
      </w:r>
      <w:r w:rsidR="00D24B8A" w:rsidRPr="001D19F6">
        <w:rPr>
          <w:rFonts w:ascii="Arial" w:eastAsia="굴림" w:hAnsi="Arial" w:cs="Arial"/>
          <w:sz w:val="22"/>
        </w:rPr>
        <w:t>mark</w:t>
      </w:r>
      <w:r w:rsidR="00707D47" w:rsidRPr="001D19F6">
        <w:rPr>
          <w:rFonts w:ascii="Arial" w:eastAsia="굴림" w:hAnsi="Arial" w:cs="Arial"/>
          <w:sz w:val="22"/>
        </w:rPr>
        <w:t xml:space="preserve"> </w:t>
      </w:r>
      <w:r w:rsidRPr="001D19F6">
        <w:rPr>
          <w:rFonts w:ascii="Arial" w:eastAsia="굴림" w:hAnsi="Arial" w:cs="Arial"/>
          <w:sz w:val="22"/>
        </w:rPr>
        <w:t>‘0’]</w:t>
      </w:r>
    </w:p>
    <w:p w14:paraId="3CD1C537" w14:textId="77777777" w:rsidR="006E6B90" w:rsidRPr="001D19F6" w:rsidRDefault="00707D47"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sz w:val="22"/>
        </w:rPr>
        <w:t>time</w:t>
      </w:r>
      <w:r w:rsidRPr="001D19F6">
        <w:rPr>
          <w:rFonts w:ascii="Arial" w:eastAsia="굴림" w:hAnsi="Arial" w:cs="Arial"/>
          <w:sz w:val="22"/>
        </w:rPr>
        <w:t>(s)</w:t>
      </w:r>
      <w:r w:rsidR="006E6B90" w:rsidRPr="001D19F6">
        <w:rPr>
          <w:rFonts w:ascii="Arial" w:eastAsia="굴림" w:hAnsi="Arial" w:cs="Arial"/>
          <w:sz w:val="22"/>
        </w:rPr>
        <w:t xml:space="preserve"> [</w:t>
      </w:r>
      <w:r w:rsidR="003608C0" w:rsidRPr="001D19F6">
        <w:rPr>
          <w:rFonts w:ascii="Arial" w:eastAsia="굴림" w:hAnsi="Arial" w:cs="Arial"/>
          <w:sz w:val="22"/>
        </w:rPr>
        <w:t xml:space="preserve">Range: </w:t>
      </w:r>
      <w:r w:rsidR="006E6B90" w:rsidRPr="001D19F6">
        <w:rPr>
          <w:rFonts w:ascii="Arial" w:eastAsia="굴림" w:hAnsi="Arial" w:cs="Arial"/>
          <w:sz w:val="22"/>
        </w:rPr>
        <w:t>0~</w:t>
      </w:r>
      <w:r w:rsidR="00700B24" w:rsidRPr="00E012AE">
        <w:rPr>
          <w:rFonts w:ascii="Arial" w:eastAsia="굴림" w:hAnsi="Arial" w:cs="Arial"/>
          <w:sz w:val="22"/>
          <w:rPrChange w:id="2126" w:author="Keis" w:date="2024-09-13T11:07:00Z">
            <w:rPr>
              <w:rFonts w:ascii="Arial" w:eastAsia="굴림" w:hAnsi="Arial" w:cs="Arial"/>
              <w:color w:val="FF0000"/>
              <w:sz w:val="22"/>
            </w:rPr>
          </w:rPrChange>
        </w:rPr>
        <w:t>12</w:t>
      </w:r>
      <w:r w:rsidR="006E6B90" w:rsidRPr="001D19F6">
        <w:rPr>
          <w:rFonts w:ascii="Arial" w:eastAsia="굴림" w:hAnsi="Arial" w:cs="Arial"/>
          <w:sz w:val="22"/>
        </w:rPr>
        <w:t>]</w:t>
      </w:r>
    </w:p>
    <w:p w14:paraId="56879556" w14:textId="77777777" w:rsidR="00707D47" w:rsidRPr="001D19F6" w:rsidRDefault="00707D47">
      <w:pPr>
        <w:widowControl/>
        <w:wordWrap/>
        <w:autoSpaceDE/>
        <w:autoSpaceDN/>
        <w:jc w:val="left"/>
        <w:rPr>
          <w:rFonts w:ascii="Arial" w:eastAsia="굴림" w:hAnsi="Arial" w:cs="Arial"/>
          <w:sz w:val="22"/>
        </w:rPr>
      </w:pPr>
    </w:p>
    <w:p w14:paraId="2A78F396" w14:textId="77777777" w:rsidR="0019517D" w:rsidRPr="001D19F6" w:rsidRDefault="0019517D"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7D25982E" w14:textId="77777777" w:rsidR="0019517D" w:rsidRPr="001D19F6" w:rsidRDefault="0019517D"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lastRenderedPageBreak/>
        <w:t>Loop through the following questions as many tim</w:t>
      </w:r>
      <w:r w:rsidR="0000643B" w:rsidRPr="001D19F6">
        <w:rPr>
          <w:rFonts w:ascii="Arial" w:eastAsia="굴림" w:hAnsi="Arial" w:cs="Arial"/>
          <w:b/>
          <w:bCs/>
          <w:sz w:val="22"/>
        </w:rPr>
        <w:t>es as the number entered in C336</w:t>
      </w:r>
      <w:r w:rsidRPr="001D19F6">
        <w:rPr>
          <w:rFonts w:ascii="Arial" w:eastAsia="굴림" w:hAnsi="Arial" w:cs="Arial"/>
          <w:b/>
          <w:bCs/>
          <w:sz w:val="22"/>
        </w:rPr>
        <w:t>.</w:t>
      </w:r>
    </w:p>
    <w:p w14:paraId="264C22FC" w14:textId="77777777" w:rsidR="0019517D" w:rsidRPr="001D19F6" w:rsidRDefault="0019517D" w:rsidP="006E6B90">
      <w:pPr>
        <w:wordWrap/>
        <w:spacing w:line="360" w:lineRule="auto"/>
        <w:jc w:val="left"/>
        <w:rPr>
          <w:rFonts w:ascii="Arial" w:eastAsia="굴림" w:hAnsi="Arial" w:cs="Arial"/>
          <w:sz w:val="22"/>
        </w:rPr>
      </w:pPr>
    </w:p>
    <w:p w14:paraId="51E6E434"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C3</w:t>
      </w:r>
      <w:r w:rsidR="0000643B" w:rsidRPr="001D19F6">
        <w:rPr>
          <w:rFonts w:ascii="Arial" w:eastAsia="굴림" w:hAnsi="Arial" w:cs="Arial"/>
          <w:sz w:val="22"/>
        </w:rPr>
        <w:t>37</w:t>
      </w:r>
      <w:r w:rsidRPr="001D19F6">
        <w:rPr>
          <w:rFonts w:ascii="Arial" w:eastAsia="굴림" w:hAnsi="Arial" w:cs="Arial"/>
          <w:b/>
          <w:sz w:val="22"/>
        </w:rPr>
        <w:t>.</w:t>
      </w:r>
      <w:r w:rsidR="00EC7964" w:rsidRPr="001D19F6">
        <w:rPr>
          <w:rFonts w:ascii="Arial" w:eastAsia="굴림" w:hAnsi="Arial" w:cs="Arial"/>
          <w:b/>
          <w:sz w:val="22"/>
        </w:rPr>
        <w:t xml:space="preserve"> </w:t>
      </w:r>
      <w:r w:rsidR="000E119B" w:rsidRPr="001D19F6">
        <w:rPr>
          <w:rFonts w:ascii="Arial" w:eastAsia="굴림" w:hAnsi="Arial" w:cs="Arial"/>
          <w:sz w:val="22"/>
        </w:rPr>
        <w:t>In w</w:t>
      </w:r>
      <w:r w:rsidRPr="001D19F6">
        <w:rPr>
          <w:rFonts w:ascii="Arial" w:eastAsia="굴림" w:hAnsi="Arial" w:cs="Arial"/>
          <w:sz w:val="22"/>
        </w:rPr>
        <w:t xml:space="preserve">hich health care facility </w:t>
      </w:r>
      <w:r w:rsidR="000E119B" w:rsidRPr="001D19F6">
        <w:rPr>
          <w:rFonts w:ascii="Arial" w:eastAsia="굴림" w:hAnsi="Arial" w:cs="Arial"/>
          <w:sz w:val="22"/>
        </w:rPr>
        <w:t>were you hospitalized during your [1st/2nd</w:t>
      </w:r>
      <w:proofErr w:type="gramStart"/>
      <w:r w:rsidR="000E119B" w:rsidRPr="001D19F6">
        <w:rPr>
          <w:rFonts w:ascii="Arial" w:eastAsia="굴림" w:hAnsi="Arial" w:cs="Arial"/>
          <w:sz w:val="22"/>
        </w:rPr>
        <w:t>/..</w:t>
      </w:r>
      <w:proofErr w:type="gramEnd"/>
      <w:r w:rsidR="000E119B" w:rsidRPr="001D19F6">
        <w:rPr>
          <w:rFonts w:ascii="Arial" w:eastAsia="굴림" w:hAnsi="Arial" w:cs="Arial"/>
          <w:sz w:val="22"/>
        </w:rPr>
        <w:t>] hospitalization</w:t>
      </w:r>
      <w:r w:rsidRPr="001D19F6">
        <w:rPr>
          <w:rFonts w:ascii="Arial" w:eastAsia="굴림" w:hAnsi="Arial" w:cs="Arial"/>
          <w:sz w:val="22"/>
        </w:rPr>
        <w:t>?</w:t>
      </w:r>
    </w:p>
    <w:p w14:paraId="21CD83BF" w14:textId="77777777" w:rsidR="006E6B90" w:rsidRPr="001D19F6" w:rsidRDefault="006E6B90" w:rsidP="00F14BA4">
      <w:pPr>
        <w:pStyle w:val="a6"/>
        <w:numPr>
          <w:ilvl w:val="0"/>
          <w:numId w:val="382"/>
        </w:numPr>
        <w:wordWrap/>
        <w:spacing w:line="360" w:lineRule="auto"/>
        <w:ind w:leftChars="0"/>
        <w:jc w:val="left"/>
        <w:rPr>
          <w:rFonts w:ascii="Arial" w:eastAsia="굴림" w:hAnsi="Arial" w:cs="Arial"/>
          <w:sz w:val="22"/>
        </w:rPr>
      </w:pPr>
      <w:r w:rsidRPr="001D19F6">
        <w:rPr>
          <w:rFonts w:ascii="Arial" w:eastAsia="굴림" w:hAnsi="Arial" w:cs="Arial"/>
          <w:sz w:val="22"/>
        </w:rPr>
        <w:t>General hospital</w:t>
      </w:r>
    </w:p>
    <w:p w14:paraId="6443FC98" w14:textId="77777777" w:rsidR="006E6B90" w:rsidRPr="001D19F6" w:rsidRDefault="00EC7964" w:rsidP="00EC7964">
      <w:pPr>
        <w:wordWrap/>
        <w:spacing w:line="360" w:lineRule="auto"/>
        <w:ind w:left="400"/>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w:t>
      </w:r>
      <w:r w:rsidR="006E6B90" w:rsidRPr="001D19F6">
        <w:rPr>
          <w:rFonts w:ascii="Arial" w:eastAsia="굴림" w:hAnsi="Arial" w:cs="Arial"/>
          <w:sz w:val="22"/>
        </w:rPr>
        <w:t>Go</w:t>
      </w:r>
      <w:r w:rsidR="000E119B" w:rsidRPr="001D19F6">
        <w:rPr>
          <w:rFonts w:ascii="Arial" w:eastAsia="굴림" w:hAnsi="Arial" w:cs="Arial"/>
          <w:sz w:val="22"/>
        </w:rPr>
        <w:t>vernment-designated nursing hospital</w:t>
      </w:r>
    </w:p>
    <w:p w14:paraId="1F3E34A1" w14:textId="77777777" w:rsidR="006E6B90" w:rsidRPr="001D19F6" w:rsidRDefault="00EC7964" w:rsidP="00EC7964">
      <w:pPr>
        <w:wordWrap/>
        <w:spacing w:line="360" w:lineRule="auto"/>
        <w:ind w:left="400"/>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0E119B" w:rsidRPr="001D19F6">
        <w:rPr>
          <w:rFonts w:ascii="Arial" w:eastAsia="굴림" w:hAnsi="Arial" w:cs="Arial"/>
          <w:sz w:val="22"/>
        </w:rPr>
        <w:t>Other nursing hospitals</w:t>
      </w:r>
    </w:p>
    <w:p w14:paraId="3075BD0F" w14:textId="77777777" w:rsidR="006E6B90" w:rsidRPr="001D19F6" w:rsidRDefault="006E6B90" w:rsidP="006E6B90">
      <w:pPr>
        <w:wordWrap/>
        <w:spacing w:line="360" w:lineRule="auto"/>
        <w:jc w:val="left"/>
        <w:rPr>
          <w:rFonts w:ascii="Arial" w:eastAsia="굴림" w:hAnsi="Arial" w:cs="Arial"/>
          <w:sz w:val="22"/>
        </w:rPr>
      </w:pPr>
    </w:p>
    <w:p w14:paraId="2FE2C79C" w14:textId="77777777" w:rsidR="006E6B90" w:rsidRPr="001D19F6" w:rsidRDefault="0000643B" w:rsidP="006E6B90">
      <w:pPr>
        <w:wordWrap/>
        <w:spacing w:line="360" w:lineRule="auto"/>
        <w:jc w:val="left"/>
        <w:rPr>
          <w:rFonts w:ascii="Arial" w:eastAsia="굴림" w:hAnsi="Arial" w:cs="Arial"/>
          <w:sz w:val="22"/>
        </w:rPr>
      </w:pPr>
      <w:r w:rsidRPr="001D19F6">
        <w:rPr>
          <w:rFonts w:ascii="Arial" w:eastAsia="굴림" w:hAnsi="Arial" w:cs="Arial"/>
          <w:sz w:val="22"/>
        </w:rPr>
        <w:t>C338</w:t>
      </w:r>
      <w:r w:rsidR="006E6B90" w:rsidRPr="001D19F6">
        <w:rPr>
          <w:rFonts w:ascii="Arial" w:eastAsia="굴림" w:hAnsi="Arial" w:cs="Arial"/>
          <w:sz w:val="22"/>
        </w:rPr>
        <w:t xml:space="preserve">. How many </w:t>
      </w:r>
      <w:r w:rsidR="000E119B" w:rsidRPr="001D19F6">
        <w:rPr>
          <w:rFonts w:ascii="Arial" w:eastAsia="굴림" w:hAnsi="Arial" w:cs="Arial"/>
          <w:sz w:val="22"/>
        </w:rPr>
        <w:t xml:space="preserve">days </w:t>
      </w:r>
      <w:r w:rsidRPr="001D19F6">
        <w:rPr>
          <w:rFonts w:ascii="Arial" w:eastAsia="굴림" w:hAnsi="Arial" w:cs="Arial"/>
          <w:sz w:val="22"/>
        </w:rPr>
        <w:t>did you stay at [C337</w:t>
      </w:r>
      <w:r w:rsidR="006E6B90" w:rsidRPr="001D19F6">
        <w:rPr>
          <w:rFonts w:ascii="Arial" w:eastAsia="굴림" w:hAnsi="Arial" w:cs="Arial"/>
          <w:sz w:val="22"/>
        </w:rPr>
        <w:t xml:space="preserve">]? </w:t>
      </w:r>
      <w:r w:rsidR="003402F0" w:rsidRPr="001D19F6">
        <w:rPr>
          <w:rFonts w:ascii="Arial" w:eastAsia="굴림" w:hAnsi="Arial" w:cs="Arial"/>
          <w:sz w:val="22"/>
        </w:rPr>
        <w:t>(unit: a day)</w:t>
      </w:r>
    </w:p>
    <w:p w14:paraId="2A107960"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For </w:t>
      </w:r>
      <w:r w:rsidR="0060656D" w:rsidRPr="001D19F6">
        <w:rPr>
          <w:rFonts w:ascii="Arial" w:eastAsia="굴림" w:hAnsi="Arial" w:cs="Arial"/>
          <w:sz w:val="22"/>
        </w:rPr>
        <w:t>example</w:t>
      </w:r>
      <w:r w:rsidRPr="001D19F6">
        <w:rPr>
          <w:rFonts w:ascii="Arial" w:eastAsia="굴림" w:hAnsi="Arial" w:cs="Arial"/>
          <w:sz w:val="22"/>
        </w:rPr>
        <w:t>, enter 180 days for 6 months, and 450 days for 1 year and 3 months.]</w:t>
      </w:r>
    </w:p>
    <w:p w14:paraId="550D1936" w14:textId="77777777" w:rsidR="006E6B90" w:rsidRPr="001D19F6" w:rsidRDefault="00EC79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day</w:t>
      </w:r>
      <w:r w:rsidR="00454743" w:rsidRPr="001D19F6">
        <w:rPr>
          <w:rFonts w:ascii="Arial" w:eastAsia="굴림" w:hAnsi="Arial" w:cs="Arial"/>
          <w:bCs/>
          <w:sz w:val="22"/>
        </w:rPr>
        <w:t>s</w:t>
      </w:r>
      <w:r w:rsidR="00FD6208" w:rsidRPr="001D19F6">
        <w:rPr>
          <w:rFonts w:ascii="Arial" w:eastAsia="굴림" w:hAnsi="Arial" w:cs="Arial"/>
          <w:bCs/>
          <w:sz w:val="22"/>
        </w:rPr>
        <w:t xml:space="preserve"> [</w:t>
      </w:r>
      <w:r w:rsidR="003608C0" w:rsidRPr="001D19F6">
        <w:rPr>
          <w:rFonts w:ascii="Arial" w:eastAsia="굴림" w:hAnsi="Arial" w:cs="Arial"/>
          <w:bCs/>
          <w:sz w:val="22"/>
        </w:rPr>
        <w:t xml:space="preserve">Range: </w:t>
      </w:r>
      <w:r w:rsidR="00FD6208" w:rsidRPr="001D19F6">
        <w:rPr>
          <w:rFonts w:ascii="Arial" w:eastAsia="굴림" w:hAnsi="Arial" w:cs="Arial"/>
          <w:bCs/>
          <w:sz w:val="22"/>
        </w:rPr>
        <w:t>1~</w:t>
      </w:r>
      <w:r w:rsidR="00090AFC" w:rsidRPr="001D19F6">
        <w:rPr>
          <w:rFonts w:ascii="Arial" w:eastAsia="굴림" w:hAnsi="Arial" w:cs="Arial"/>
          <w:bCs/>
          <w:sz w:val="22"/>
        </w:rPr>
        <w:t>2190</w:t>
      </w:r>
      <w:r w:rsidR="006E6B90" w:rsidRPr="001D19F6">
        <w:rPr>
          <w:rFonts w:ascii="Arial" w:eastAsia="굴림" w:hAnsi="Arial" w:cs="Arial"/>
          <w:bCs/>
          <w:sz w:val="22"/>
        </w:rPr>
        <w:t>]</w:t>
      </w:r>
    </w:p>
    <w:p w14:paraId="728D1570" w14:textId="77777777" w:rsidR="006E6B90" w:rsidRPr="001D19F6" w:rsidRDefault="006E6B90" w:rsidP="006E6B90">
      <w:pPr>
        <w:wordWrap/>
        <w:spacing w:line="360" w:lineRule="auto"/>
        <w:jc w:val="left"/>
        <w:rPr>
          <w:rFonts w:ascii="Arial" w:eastAsia="굴림" w:hAnsi="Arial" w:cs="Arial"/>
          <w:bCs/>
          <w:sz w:val="22"/>
        </w:rPr>
      </w:pPr>
    </w:p>
    <w:p w14:paraId="297C6E50" w14:textId="77777777" w:rsidR="006E6B90" w:rsidRPr="001D19F6" w:rsidRDefault="0000643B" w:rsidP="006E6B90">
      <w:pPr>
        <w:wordWrap/>
        <w:spacing w:line="360" w:lineRule="auto"/>
        <w:jc w:val="left"/>
        <w:rPr>
          <w:rFonts w:ascii="Arial" w:eastAsia="굴림" w:hAnsi="Arial" w:cs="Arial"/>
          <w:bCs/>
          <w:sz w:val="22"/>
        </w:rPr>
      </w:pPr>
      <w:r w:rsidRPr="001D19F6">
        <w:rPr>
          <w:rFonts w:ascii="Arial" w:eastAsia="굴림" w:hAnsi="Arial" w:cs="Arial"/>
          <w:bCs/>
          <w:sz w:val="22"/>
        </w:rPr>
        <w:t>C339</w:t>
      </w:r>
      <w:r w:rsidR="006E6B90" w:rsidRPr="001D19F6">
        <w:rPr>
          <w:rFonts w:ascii="Arial" w:eastAsia="굴림" w:hAnsi="Arial" w:cs="Arial"/>
          <w:bCs/>
          <w:sz w:val="22"/>
        </w:rPr>
        <w:t xml:space="preserve">.You </w:t>
      </w:r>
      <w:r w:rsidR="000E119B" w:rsidRPr="001D19F6">
        <w:rPr>
          <w:rFonts w:ascii="Arial" w:eastAsia="굴림" w:hAnsi="Arial" w:cs="Arial"/>
          <w:bCs/>
          <w:sz w:val="22"/>
        </w:rPr>
        <w:t xml:space="preserve">have said </w:t>
      </w:r>
      <w:r w:rsidR="006E6B90" w:rsidRPr="001D19F6">
        <w:rPr>
          <w:rFonts w:ascii="Arial" w:eastAsia="굴림" w:hAnsi="Arial" w:cs="Arial"/>
          <w:bCs/>
          <w:sz w:val="22"/>
        </w:rPr>
        <w:t>that you were hospi</w:t>
      </w:r>
      <w:r w:rsidRPr="001D19F6">
        <w:rPr>
          <w:rFonts w:ascii="Arial" w:eastAsia="굴림" w:hAnsi="Arial" w:cs="Arial"/>
          <w:bCs/>
          <w:sz w:val="22"/>
        </w:rPr>
        <w:t>talized for [C338</w:t>
      </w:r>
      <w:r w:rsidR="000E119B" w:rsidRPr="001D19F6">
        <w:rPr>
          <w:rFonts w:ascii="Arial" w:eastAsia="굴림" w:hAnsi="Arial" w:cs="Arial"/>
          <w:bCs/>
          <w:sz w:val="22"/>
        </w:rPr>
        <w:t>] days. At that</w:t>
      </w:r>
      <w:r w:rsidR="006E6B90" w:rsidRPr="001D19F6">
        <w:rPr>
          <w:rFonts w:ascii="Arial" w:eastAsia="굴림" w:hAnsi="Arial" w:cs="Arial"/>
          <w:bCs/>
          <w:sz w:val="22"/>
        </w:rPr>
        <w:t xml:space="preserve"> time, how much did you pay for your </w:t>
      </w:r>
      <w:r w:rsidR="000054A0" w:rsidRPr="001D19F6">
        <w:rPr>
          <w:rFonts w:ascii="Arial" w:eastAsia="굴림" w:hAnsi="Arial" w:cs="Arial"/>
          <w:bCs/>
          <w:sz w:val="22"/>
        </w:rPr>
        <w:t>hospitalization (medical treatment</w:t>
      </w:r>
      <w:r w:rsidR="006E6B90" w:rsidRPr="001D19F6">
        <w:rPr>
          <w:rFonts w:ascii="Arial" w:eastAsia="굴림" w:hAnsi="Arial" w:cs="Arial"/>
          <w:bCs/>
          <w:sz w:val="22"/>
        </w:rPr>
        <w:t>)</w:t>
      </w:r>
      <w:r w:rsidR="00E019B3" w:rsidRPr="001D19F6">
        <w:rPr>
          <w:rFonts w:ascii="Arial" w:eastAsia="굴림" w:hAnsi="Arial" w:cs="Arial"/>
          <w:bCs/>
          <w:sz w:val="22"/>
        </w:rPr>
        <w:t xml:space="preserve"> </w:t>
      </w:r>
      <w:r w:rsidR="00E019B3" w:rsidRPr="001D19F6">
        <w:rPr>
          <w:rFonts w:ascii="Arial" w:eastAsia="굴림" w:hAnsi="Arial" w:cs="Arial"/>
          <w:sz w:val="22"/>
        </w:rPr>
        <w:t>in total</w:t>
      </w:r>
      <w:r w:rsidR="006E6B90" w:rsidRPr="001D19F6">
        <w:rPr>
          <w:rFonts w:ascii="Arial" w:eastAsia="굴림" w:hAnsi="Arial" w:cs="Arial"/>
          <w:bCs/>
          <w:sz w:val="22"/>
        </w:rPr>
        <w:t>? (unit: 10,000 Korean won)</w:t>
      </w:r>
    </w:p>
    <w:p w14:paraId="25A0BA06" w14:textId="77777777" w:rsidR="006E6B90" w:rsidRPr="001D19F6" w:rsidRDefault="00EC79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_______________________________</w:t>
      </w:r>
      <w:r w:rsidR="006E6B90" w:rsidRPr="001D19F6">
        <w:rPr>
          <w:rFonts w:ascii="Arial" w:eastAsia="굴림" w:hAnsi="Arial" w:cs="Arial"/>
          <w:sz w:val="22"/>
        </w:rPr>
        <w:t>MW [</w:t>
      </w:r>
      <w:r w:rsidR="003608C0" w:rsidRPr="001D19F6">
        <w:rPr>
          <w:rFonts w:ascii="Arial" w:eastAsia="굴림" w:hAnsi="Arial" w:cs="Arial"/>
          <w:sz w:val="22"/>
        </w:rPr>
        <w:t xml:space="preserve">Range: </w:t>
      </w:r>
      <w:r w:rsidR="006E6B90" w:rsidRPr="001D19F6">
        <w:rPr>
          <w:rFonts w:ascii="Arial" w:eastAsia="굴림" w:hAnsi="Arial" w:cs="Arial"/>
          <w:sz w:val="22"/>
        </w:rPr>
        <w:t>1~9997]</w:t>
      </w:r>
    </w:p>
    <w:p w14:paraId="220D2C2F" w14:textId="77777777" w:rsidR="006E6B90" w:rsidRPr="001D19F6" w:rsidRDefault="006E6B90" w:rsidP="00EC7964">
      <w:pPr>
        <w:wordWrap/>
        <w:spacing w:line="360" w:lineRule="auto"/>
        <w:ind w:firstLine="800"/>
        <w:jc w:val="left"/>
        <w:rPr>
          <w:rFonts w:ascii="Arial" w:eastAsia="굴림" w:hAnsi="Arial" w:cs="Arial"/>
          <w:sz w:val="22"/>
        </w:rPr>
      </w:pPr>
      <w:r w:rsidRPr="001D19F6">
        <w:rPr>
          <w:rFonts w:ascii="Arial" w:eastAsia="굴림" w:hAnsi="Arial" w:cs="Arial"/>
          <w:sz w:val="22"/>
        </w:rPr>
        <w:t>Don’t know →G</w:t>
      </w:r>
      <w:r w:rsidR="0000643B" w:rsidRPr="001D19F6">
        <w:rPr>
          <w:rFonts w:ascii="Arial" w:eastAsia="굴림" w:hAnsi="Arial" w:cs="Arial"/>
          <w:sz w:val="22"/>
        </w:rPr>
        <w:t>o to C341</w:t>
      </w:r>
    </w:p>
    <w:p w14:paraId="6E64BCCC" w14:textId="77777777" w:rsidR="006E6B90" w:rsidRPr="001D19F6" w:rsidRDefault="0000643B" w:rsidP="00EC7964">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C341</w:t>
      </w:r>
    </w:p>
    <w:p w14:paraId="29ABC104" w14:textId="77777777" w:rsidR="006E6B90" w:rsidRPr="001D19F6" w:rsidRDefault="006E6B90" w:rsidP="006E6B90">
      <w:pPr>
        <w:wordWrap/>
        <w:spacing w:line="360" w:lineRule="auto"/>
        <w:jc w:val="left"/>
        <w:rPr>
          <w:rFonts w:ascii="Arial" w:eastAsia="굴림" w:hAnsi="Arial" w:cs="Arial"/>
          <w:sz w:val="22"/>
        </w:rPr>
      </w:pPr>
    </w:p>
    <w:p w14:paraId="3D18874D" w14:textId="77777777" w:rsidR="009947CC" w:rsidRPr="001D19F6" w:rsidRDefault="009947CC"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710B6E6F" w14:textId="77777777" w:rsidR="009947CC" w:rsidRPr="001D19F6" w:rsidRDefault="00EC7964" w:rsidP="003E1E49">
      <w:pPr>
        <w:pStyle w:val="a6"/>
        <w:numPr>
          <w:ilvl w:val="0"/>
          <w:numId w:val="367"/>
        </w:numPr>
        <w:wordWrap/>
        <w:spacing w:line="276" w:lineRule="auto"/>
        <w:ind w:leftChars="0"/>
        <w:jc w:val="left"/>
        <w:rPr>
          <w:rFonts w:ascii="Arial" w:eastAsia="굴림" w:hAnsi="Arial" w:cs="Arial"/>
          <w:b/>
          <w:sz w:val="22"/>
        </w:rPr>
      </w:pPr>
      <w:r w:rsidRPr="001D19F6">
        <w:rPr>
          <w:rFonts w:ascii="Arial" w:eastAsia="굴림" w:hAnsi="Arial" w:cs="Arial"/>
          <w:b/>
          <w:sz w:val="22"/>
        </w:rPr>
        <w:t>(Only ask for the last loop) Ask C3</w:t>
      </w:r>
      <w:r w:rsidR="0000643B" w:rsidRPr="001D19F6">
        <w:rPr>
          <w:rFonts w:ascii="Arial" w:eastAsia="굴림" w:hAnsi="Arial" w:cs="Arial"/>
          <w:b/>
          <w:sz w:val="22"/>
        </w:rPr>
        <w:t>40</w:t>
      </w:r>
      <w:r w:rsidRPr="001D19F6">
        <w:rPr>
          <w:rFonts w:ascii="Arial" w:eastAsia="굴림" w:hAnsi="Arial" w:cs="Arial"/>
          <w:b/>
          <w:sz w:val="22"/>
        </w:rPr>
        <w:t xml:space="preserve"> for the total a</w:t>
      </w:r>
      <w:r w:rsidR="0000643B" w:rsidRPr="001D19F6">
        <w:rPr>
          <w:rFonts w:ascii="Arial" w:eastAsia="굴림" w:hAnsi="Arial" w:cs="Arial"/>
          <w:b/>
          <w:sz w:val="22"/>
        </w:rPr>
        <w:t>mount for hospitalization at C339</w:t>
      </w:r>
      <w:r w:rsidR="009947CC" w:rsidRPr="001D19F6">
        <w:rPr>
          <w:rFonts w:ascii="Arial" w:eastAsia="굴림" w:hAnsi="Arial" w:cs="Arial"/>
          <w:b/>
          <w:sz w:val="22"/>
        </w:rPr>
        <w:t>.</w:t>
      </w:r>
    </w:p>
    <w:p w14:paraId="5E9893E1" w14:textId="77777777" w:rsidR="009947CC" w:rsidRPr="001D19F6" w:rsidRDefault="009947CC" w:rsidP="006E6B90">
      <w:pPr>
        <w:wordWrap/>
        <w:spacing w:line="360" w:lineRule="auto"/>
        <w:jc w:val="left"/>
        <w:rPr>
          <w:rFonts w:ascii="Arial" w:eastAsia="굴림" w:hAnsi="Arial" w:cs="Arial"/>
          <w:sz w:val="22"/>
        </w:rPr>
      </w:pPr>
    </w:p>
    <w:p w14:paraId="1E6E0CCF" w14:textId="77777777" w:rsidR="0014049E" w:rsidRPr="001D19F6" w:rsidRDefault="0000643B" w:rsidP="00A1783C">
      <w:pPr>
        <w:wordWrap/>
        <w:spacing w:line="360" w:lineRule="auto"/>
        <w:jc w:val="left"/>
        <w:rPr>
          <w:rFonts w:ascii="Arial" w:eastAsia="굴림" w:hAnsi="Arial" w:cs="Arial"/>
          <w:sz w:val="22"/>
        </w:rPr>
      </w:pPr>
      <w:r w:rsidRPr="001D19F6">
        <w:rPr>
          <w:rFonts w:ascii="Arial" w:eastAsia="굴림" w:hAnsi="Arial" w:cs="Arial"/>
          <w:sz w:val="22"/>
        </w:rPr>
        <w:t>C340</w:t>
      </w:r>
      <w:r w:rsidR="006E6B90" w:rsidRPr="001D19F6">
        <w:rPr>
          <w:rFonts w:ascii="Arial" w:eastAsia="굴림" w:hAnsi="Arial" w:cs="Arial"/>
          <w:sz w:val="22"/>
        </w:rPr>
        <w:t xml:space="preserve">. You </w:t>
      </w:r>
      <w:r w:rsidR="000E119B" w:rsidRPr="001D19F6">
        <w:rPr>
          <w:rFonts w:ascii="Arial" w:eastAsia="굴림" w:hAnsi="Arial" w:cs="Arial"/>
          <w:sz w:val="22"/>
        </w:rPr>
        <w:t xml:space="preserve">have said </w:t>
      </w:r>
      <w:r w:rsidR="00522916" w:rsidRPr="001D19F6">
        <w:rPr>
          <w:rFonts w:ascii="Arial" w:eastAsia="굴림" w:hAnsi="Arial" w:cs="Arial"/>
          <w:sz w:val="22"/>
        </w:rPr>
        <w:t>that you paid [C339</w:t>
      </w:r>
      <w:r w:rsidR="00BA43A5" w:rsidRPr="001D19F6">
        <w:rPr>
          <w:rFonts w:ascii="Arial" w:eastAsia="굴림" w:hAnsi="Arial" w:cs="Arial"/>
          <w:sz w:val="22"/>
        </w:rPr>
        <w:t>] MW</w:t>
      </w:r>
      <w:r w:rsidR="006E6B90" w:rsidRPr="001D19F6">
        <w:rPr>
          <w:rFonts w:ascii="Arial" w:eastAsia="굴림" w:hAnsi="Arial" w:cs="Arial"/>
          <w:sz w:val="22"/>
        </w:rPr>
        <w:t xml:space="preserve"> (10,000 Korean won) for your</w:t>
      </w:r>
      <w:r w:rsidR="00522916" w:rsidRPr="001D19F6">
        <w:rPr>
          <w:rFonts w:ascii="Arial" w:eastAsia="굴림" w:hAnsi="Arial" w:cs="Arial"/>
          <w:sz w:val="22"/>
        </w:rPr>
        <w:t xml:space="preserve"> [C336</w:t>
      </w:r>
      <w:r w:rsidR="000E119B" w:rsidRPr="001D19F6">
        <w:rPr>
          <w:rFonts w:ascii="Arial" w:eastAsia="굴림" w:hAnsi="Arial" w:cs="Arial"/>
          <w:sz w:val="22"/>
        </w:rPr>
        <w:t>] rounds of</w:t>
      </w:r>
      <w:r w:rsidR="00EC7964" w:rsidRPr="001D19F6">
        <w:rPr>
          <w:rFonts w:ascii="Arial" w:eastAsia="굴림" w:hAnsi="Arial" w:cs="Arial"/>
          <w:sz w:val="22"/>
        </w:rPr>
        <w:t xml:space="preserve"> </w:t>
      </w:r>
      <w:r w:rsidR="000054A0" w:rsidRPr="001D19F6">
        <w:rPr>
          <w:rFonts w:ascii="Arial" w:eastAsia="굴림" w:hAnsi="Arial" w:cs="Arial"/>
          <w:sz w:val="22"/>
        </w:rPr>
        <w:t xml:space="preserve">hospitalization </w:t>
      </w:r>
      <w:r w:rsidR="006E6B90" w:rsidRPr="001D19F6">
        <w:rPr>
          <w:rFonts w:ascii="Arial" w:eastAsia="굴림" w:hAnsi="Arial" w:cs="Arial"/>
          <w:sz w:val="22"/>
        </w:rPr>
        <w:t>(medical</w:t>
      </w:r>
      <w:r w:rsidR="000054A0" w:rsidRPr="001D19F6">
        <w:rPr>
          <w:rFonts w:ascii="Arial" w:eastAsia="굴림" w:hAnsi="Arial" w:cs="Arial"/>
          <w:sz w:val="22"/>
        </w:rPr>
        <w:t xml:space="preserve"> treatment</w:t>
      </w:r>
      <w:r w:rsidR="006E6B90" w:rsidRPr="001D19F6">
        <w:rPr>
          <w:rFonts w:ascii="Arial" w:eastAsia="굴림" w:hAnsi="Arial" w:cs="Arial"/>
          <w:sz w:val="22"/>
        </w:rPr>
        <w:t>). How much did you pay out-of-pocket? Also, how much did your relatives or p</w:t>
      </w:r>
      <w:r w:rsidR="00D11C46" w:rsidRPr="001D19F6">
        <w:rPr>
          <w:rFonts w:ascii="Arial" w:eastAsia="굴림" w:hAnsi="Arial" w:cs="Arial"/>
          <w:sz w:val="22"/>
        </w:rPr>
        <w:t>rivate health insurances pay on behalf of yo</w:t>
      </w:r>
      <w:r w:rsidR="006E6B90" w:rsidRPr="001D19F6">
        <w:rPr>
          <w:rFonts w:ascii="Arial" w:eastAsia="굴림" w:hAnsi="Arial" w:cs="Arial"/>
          <w:sz w:val="22"/>
        </w:rPr>
        <w:t>u? Please include in the private health insurance category an</w:t>
      </w:r>
      <w:r w:rsidR="0085777C" w:rsidRPr="001D19F6">
        <w:rPr>
          <w:rFonts w:ascii="Arial" w:eastAsia="굴림" w:hAnsi="Arial" w:cs="Arial"/>
          <w:sz w:val="22"/>
        </w:rPr>
        <w:t>y payments that you made and were</w:t>
      </w:r>
      <w:r w:rsidR="006E6B90" w:rsidRPr="001D19F6">
        <w:rPr>
          <w:rFonts w:ascii="Arial" w:eastAsia="굴림" w:hAnsi="Arial" w:cs="Arial"/>
          <w:sz w:val="22"/>
        </w:rPr>
        <w:t xml:space="preserve"> reimbursed by private health insurances. (unit: 10,000 Korean won)</w:t>
      </w:r>
      <w:r w:rsidR="00A1783C" w:rsidRPr="001D19F6">
        <w:rPr>
          <w:rFonts w:ascii="Arial" w:eastAsia="굴림" w:hAnsi="Arial" w:cs="Arial"/>
          <w:sz w:val="22"/>
        </w:rPr>
        <w:t xml:space="preserve"> Categories are </w:t>
      </w:r>
      <w:r w:rsidR="00A1783C" w:rsidRPr="001D19F6">
        <w:rPr>
          <w:rFonts w:ascii="굴림" w:eastAsia="굴림" w:hAnsi="굴림" w:cs="굴림" w:hint="eastAsia"/>
          <w:sz w:val="22"/>
        </w:rPr>
        <w:t>①</w:t>
      </w:r>
      <w:r w:rsidR="00A1783C" w:rsidRPr="001D19F6">
        <w:rPr>
          <w:rFonts w:ascii="Arial" w:eastAsia="굴림" w:hAnsi="Arial" w:cs="Arial"/>
          <w:sz w:val="22"/>
        </w:rPr>
        <w:t xml:space="preserve"> out-of-pocket payment (C</w:t>
      </w:r>
      <w:r w:rsidR="00522916" w:rsidRPr="001D19F6">
        <w:rPr>
          <w:rFonts w:ascii="Arial" w:eastAsia="굴림" w:hAnsi="Arial" w:cs="Arial"/>
          <w:sz w:val="22"/>
        </w:rPr>
        <w:t>340</w:t>
      </w:r>
      <w:r w:rsidR="00A1783C" w:rsidRPr="001D19F6">
        <w:rPr>
          <w:rFonts w:ascii="Arial" w:eastAsia="굴림" w:hAnsi="Arial" w:cs="Arial"/>
          <w:sz w:val="22"/>
        </w:rPr>
        <w:t xml:space="preserve">a), </w:t>
      </w:r>
      <w:r w:rsidR="00A1783C" w:rsidRPr="001D19F6">
        <w:rPr>
          <w:rFonts w:ascii="굴림" w:eastAsia="굴림" w:hAnsi="굴림" w:cs="굴림" w:hint="eastAsia"/>
          <w:sz w:val="22"/>
        </w:rPr>
        <w:t>②</w:t>
      </w:r>
      <w:r w:rsidR="00A1783C" w:rsidRPr="001D19F6">
        <w:rPr>
          <w:rFonts w:ascii="Arial" w:eastAsia="굴림" w:hAnsi="Arial" w:cs="Arial"/>
          <w:sz w:val="22"/>
        </w:rPr>
        <w:t xml:space="preserve"> payment by relatives including children and parents (C3</w:t>
      </w:r>
      <w:r w:rsidR="00522916" w:rsidRPr="001D19F6">
        <w:rPr>
          <w:rFonts w:ascii="Arial" w:eastAsia="굴림" w:hAnsi="Arial" w:cs="Arial"/>
          <w:sz w:val="22"/>
        </w:rPr>
        <w:t>40</w:t>
      </w:r>
      <w:r w:rsidR="00A1783C" w:rsidRPr="001D19F6">
        <w:rPr>
          <w:rFonts w:ascii="Arial" w:eastAsia="굴림" w:hAnsi="Arial" w:cs="Arial"/>
          <w:sz w:val="22"/>
        </w:rPr>
        <w:t xml:space="preserve">b), </w:t>
      </w:r>
      <w:r w:rsidR="00A1783C" w:rsidRPr="001D19F6">
        <w:rPr>
          <w:rFonts w:ascii="굴림" w:eastAsia="굴림" w:hAnsi="굴림" w:cs="굴림" w:hint="eastAsia"/>
          <w:sz w:val="22"/>
        </w:rPr>
        <w:t>③</w:t>
      </w:r>
      <w:r w:rsidR="00A1783C" w:rsidRPr="001D19F6">
        <w:rPr>
          <w:rFonts w:ascii="Arial" w:eastAsia="굴림" w:hAnsi="Arial" w:cs="Arial"/>
          <w:sz w:val="22"/>
        </w:rPr>
        <w:t xml:space="preserve"> payment reimbursed by private health insurances (C3</w:t>
      </w:r>
      <w:r w:rsidR="00522916" w:rsidRPr="001D19F6">
        <w:rPr>
          <w:rFonts w:ascii="Arial" w:eastAsia="굴림" w:hAnsi="Arial" w:cs="Arial"/>
          <w:sz w:val="22"/>
        </w:rPr>
        <w:t>40</w:t>
      </w:r>
      <w:r w:rsidR="00A1783C" w:rsidRPr="001D19F6">
        <w:rPr>
          <w:rFonts w:ascii="Arial" w:eastAsia="굴림" w:hAnsi="Arial" w:cs="Arial"/>
          <w:sz w:val="22"/>
        </w:rPr>
        <w:t>c).</w:t>
      </w:r>
    </w:p>
    <w:p w14:paraId="7EEE3484" w14:textId="77777777" w:rsidR="006E6B90" w:rsidRPr="001D19F6" w:rsidRDefault="009947CC" w:rsidP="000E119B">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522916" w:rsidRPr="001D19F6">
        <w:rPr>
          <w:rFonts w:ascii="Arial" w:eastAsia="굴림" w:hAnsi="Arial" w:cs="Arial"/>
          <w:bCs/>
          <w:kern w:val="0"/>
          <w:sz w:val="22"/>
        </w:rPr>
        <w:t>C339</w:t>
      </w:r>
      <w:r w:rsidRPr="001D19F6">
        <w:rPr>
          <w:rFonts w:ascii="Arial" w:eastAsia="굴림" w:hAnsi="Arial" w:cs="Arial"/>
          <w:bCs/>
          <w:kern w:val="0"/>
          <w:sz w:val="22"/>
        </w:rPr>
        <w:t>] MW.]</w:t>
      </w:r>
    </w:p>
    <w:p w14:paraId="1361AB8F" w14:textId="77777777" w:rsidR="00CA1DCD" w:rsidRPr="001D19F6" w:rsidRDefault="00CA1DCD" w:rsidP="000E119B">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1E70C0A7" w14:textId="77777777" w:rsidTr="002E0FD6">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FF4D51"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145D106"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36F74DBC" w14:textId="77777777" w:rsidTr="002E0FD6">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69B88AE" w14:textId="77777777" w:rsidR="006E6B90" w:rsidRPr="001D19F6" w:rsidRDefault="00522916" w:rsidP="00D518FF">
            <w:pPr>
              <w:wordWrap/>
              <w:jc w:val="center"/>
              <w:rPr>
                <w:rFonts w:ascii="Arial" w:eastAsia="굴림" w:hAnsi="Arial" w:cs="Arial"/>
                <w:sz w:val="22"/>
              </w:rPr>
            </w:pPr>
            <w:r w:rsidRPr="001D19F6">
              <w:rPr>
                <w:rFonts w:ascii="Arial" w:eastAsia="굴림" w:hAnsi="Arial" w:cs="Arial"/>
                <w:sz w:val="22"/>
              </w:rPr>
              <w:t>C340</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D75605"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B0C03B7" w14:textId="77777777" w:rsidR="006E6B90" w:rsidRPr="001D19F6" w:rsidRDefault="006E6B90" w:rsidP="00D518FF">
            <w:pPr>
              <w:wordWrap/>
              <w:jc w:val="center"/>
              <w:rPr>
                <w:rFonts w:ascii="Arial" w:eastAsia="굴림" w:hAnsi="Arial" w:cs="Arial"/>
                <w:sz w:val="22"/>
              </w:rPr>
            </w:pPr>
          </w:p>
        </w:tc>
      </w:tr>
      <w:tr w:rsidR="00D063AA" w:rsidRPr="001D19F6" w14:paraId="27647FE5" w14:textId="77777777" w:rsidTr="002E0FD6">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6DFF5C" w14:textId="77777777" w:rsidR="006E6B90" w:rsidRPr="001D19F6" w:rsidRDefault="00522916" w:rsidP="00D518FF">
            <w:pPr>
              <w:wordWrap/>
              <w:jc w:val="center"/>
              <w:rPr>
                <w:rFonts w:ascii="Arial" w:eastAsia="굴림" w:hAnsi="Arial" w:cs="Arial"/>
                <w:sz w:val="22"/>
              </w:rPr>
            </w:pPr>
            <w:r w:rsidRPr="001D19F6">
              <w:rPr>
                <w:rFonts w:ascii="Arial" w:eastAsia="굴림" w:hAnsi="Arial" w:cs="Arial"/>
                <w:sz w:val="22"/>
              </w:rPr>
              <w:t>C340</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EA5300"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7EF407" w14:textId="77777777" w:rsidR="006E6B90" w:rsidRPr="001D19F6" w:rsidRDefault="006E6B90" w:rsidP="00D518FF">
            <w:pPr>
              <w:wordWrap/>
              <w:jc w:val="center"/>
              <w:rPr>
                <w:rFonts w:ascii="Arial" w:eastAsia="굴림" w:hAnsi="Arial" w:cs="Arial"/>
                <w:sz w:val="22"/>
              </w:rPr>
            </w:pPr>
          </w:p>
        </w:tc>
      </w:tr>
      <w:tr w:rsidR="00D063AA" w:rsidRPr="001D19F6" w14:paraId="4A60EF0C" w14:textId="77777777" w:rsidTr="002E0FD6">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58B3561" w14:textId="77777777" w:rsidR="006E6B90" w:rsidRPr="001D19F6" w:rsidRDefault="00522916" w:rsidP="00D518FF">
            <w:pPr>
              <w:wordWrap/>
              <w:jc w:val="center"/>
              <w:rPr>
                <w:rFonts w:ascii="Arial" w:eastAsia="굴림" w:hAnsi="Arial" w:cs="Arial"/>
                <w:sz w:val="22"/>
              </w:rPr>
            </w:pPr>
            <w:r w:rsidRPr="001D19F6">
              <w:rPr>
                <w:rFonts w:ascii="Arial" w:eastAsia="굴림" w:hAnsi="Arial" w:cs="Arial"/>
                <w:sz w:val="22"/>
              </w:rPr>
              <w:t>C340</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8BA520"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04AA322" w14:textId="77777777" w:rsidR="006E6B90" w:rsidRPr="001D19F6" w:rsidRDefault="006E6B90" w:rsidP="00D518FF">
            <w:pPr>
              <w:wordWrap/>
              <w:jc w:val="center"/>
              <w:rPr>
                <w:rFonts w:ascii="Arial" w:eastAsia="굴림" w:hAnsi="Arial" w:cs="Arial"/>
                <w:sz w:val="22"/>
              </w:rPr>
            </w:pPr>
          </w:p>
        </w:tc>
      </w:tr>
      <w:tr w:rsidR="00D063AA" w:rsidRPr="001D19F6" w14:paraId="74791B61" w14:textId="77777777" w:rsidTr="002E0FD6">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BF72D6"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A52494"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[C3</w:t>
            </w:r>
            <w:r w:rsidR="00522916" w:rsidRPr="001D19F6">
              <w:rPr>
                <w:rFonts w:ascii="Arial" w:eastAsia="굴림" w:hAnsi="Arial" w:cs="Arial"/>
                <w:sz w:val="22"/>
              </w:rPr>
              <w:t>39</w:t>
            </w:r>
            <w:r w:rsidRPr="001D19F6">
              <w:rPr>
                <w:rFonts w:ascii="Arial" w:eastAsia="굴림" w:hAnsi="Arial" w:cs="Arial"/>
                <w:sz w:val="22"/>
              </w:rPr>
              <w:t>] MW</w:t>
            </w:r>
          </w:p>
        </w:tc>
      </w:tr>
    </w:tbl>
    <w:p w14:paraId="651C3B5E" w14:textId="77777777" w:rsidR="006E6B90" w:rsidRPr="001D19F6" w:rsidRDefault="006E6B90" w:rsidP="006E6B90">
      <w:pPr>
        <w:wordWrap/>
        <w:spacing w:line="360" w:lineRule="auto"/>
        <w:jc w:val="left"/>
        <w:rPr>
          <w:rFonts w:ascii="Arial" w:eastAsia="굴림" w:hAnsi="Arial" w:cs="Arial"/>
          <w:sz w:val="22"/>
        </w:rPr>
      </w:pPr>
    </w:p>
    <w:p w14:paraId="071E6AFB"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34FACCE4" w14:textId="77777777" w:rsidR="006E6B90" w:rsidRPr="001D19F6" w:rsidRDefault="00522916"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lastRenderedPageBreak/>
        <w:t>If C341</w:t>
      </w:r>
      <w:proofErr w:type="gramStart"/>
      <w:r w:rsidR="006E6B90" w:rsidRPr="001D19F6">
        <w:rPr>
          <w:rFonts w:ascii="Arial" w:eastAsia="굴림" w:hAnsi="Arial" w:cs="Arial"/>
          <w:b/>
          <w:bCs/>
          <w:sz w:val="22"/>
        </w:rPr>
        <w:t>=(</w:t>
      </w:r>
      <w:proofErr w:type="gramEnd"/>
      <w:r w:rsidR="006E6B90" w:rsidRPr="001D19F6">
        <w:rPr>
          <w:rFonts w:ascii="Arial" w:eastAsia="굴림" w:hAnsi="Arial" w:cs="Arial"/>
          <w:b/>
          <w:bCs/>
          <w:sz w:val="22"/>
        </w:rPr>
        <w:t xml:space="preserve">57), then </w:t>
      </w:r>
      <w:r w:rsidR="00EC7964" w:rsidRPr="001D19F6">
        <w:rPr>
          <w:rFonts w:ascii="Arial" w:eastAsia="굴림" w:hAnsi="Arial" w:cs="Arial"/>
          <w:b/>
          <w:bCs/>
          <w:sz w:val="22"/>
        </w:rPr>
        <w:t>ask</w:t>
      </w:r>
      <w:r w:rsidRPr="001D19F6">
        <w:rPr>
          <w:rFonts w:ascii="Arial" w:eastAsia="굴림" w:hAnsi="Arial" w:cs="Arial"/>
          <w:b/>
          <w:bCs/>
          <w:sz w:val="22"/>
        </w:rPr>
        <w:t xml:space="preserve"> C337</w:t>
      </w:r>
      <w:r w:rsidR="000E119B" w:rsidRPr="001D19F6">
        <w:rPr>
          <w:rFonts w:ascii="Arial" w:eastAsia="굴림" w:hAnsi="Arial" w:cs="Arial"/>
          <w:b/>
          <w:bCs/>
          <w:sz w:val="22"/>
        </w:rPr>
        <w:t>.</w:t>
      </w:r>
    </w:p>
    <w:p w14:paraId="14931907" w14:textId="77777777" w:rsidR="006E6B90" w:rsidRPr="001D19F6" w:rsidRDefault="006E6B90" w:rsidP="006E6B90">
      <w:pPr>
        <w:wordWrap/>
        <w:spacing w:line="360" w:lineRule="auto"/>
        <w:jc w:val="left"/>
        <w:rPr>
          <w:rFonts w:ascii="Arial" w:eastAsia="굴림" w:hAnsi="Arial" w:cs="Arial"/>
          <w:bCs/>
          <w:sz w:val="22"/>
        </w:rPr>
      </w:pPr>
    </w:p>
    <w:p w14:paraId="6A33DEFB" w14:textId="77777777" w:rsidR="00CA1DCD" w:rsidRPr="001D19F6" w:rsidRDefault="00522916" w:rsidP="00A60F6A">
      <w:pPr>
        <w:wordWrap/>
        <w:spacing w:line="360" w:lineRule="auto"/>
        <w:jc w:val="left"/>
        <w:rPr>
          <w:rFonts w:ascii="Arial" w:eastAsia="굴림" w:hAnsi="Arial" w:cs="Arial"/>
          <w:bCs/>
          <w:sz w:val="22"/>
        </w:rPr>
      </w:pPr>
      <w:r w:rsidRPr="001D19F6">
        <w:rPr>
          <w:rFonts w:ascii="Arial" w:eastAsia="굴림" w:hAnsi="Arial" w:cs="Arial"/>
          <w:bCs/>
          <w:sz w:val="22"/>
        </w:rPr>
        <w:t>C341</w:t>
      </w:r>
      <w:r w:rsidR="006E6B90" w:rsidRPr="001D19F6">
        <w:rPr>
          <w:rFonts w:ascii="Arial" w:eastAsia="굴림" w:hAnsi="Arial" w:cs="Arial"/>
          <w:bCs/>
          <w:sz w:val="22"/>
        </w:rPr>
        <w:t>. Did anybody take care of you during your [1st/2nd</w:t>
      </w:r>
      <w:proofErr w:type="gramStart"/>
      <w:r w:rsidR="006E6B90" w:rsidRPr="001D19F6">
        <w:rPr>
          <w:rFonts w:ascii="Arial" w:eastAsia="굴림" w:hAnsi="Arial" w:cs="Arial"/>
          <w:bCs/>
          <w:sz w:val="22"/>
        </w:rPr>
        <w:t>/..</w:t>
      </w:r>
      <w:proofErr w:type="gramEnd"/>
      <w:r w:rsidR="006E6B90" w:rsidRPr="001D19F6">
        <w:rPr>
          <w:rFonts w:ascii="Arial" w:eastAsia="굴림" w:hAnsi="Arial" w:cs="Arial"/>
          <w:bCs/>
          <w:sz w:val="22"/>
        </w:rPr>
        <w:t>] st</w:t>
      </w:r>
      <w:r w:rsidR="00D90F77" w:rsidRPr="001D19F6">
        <w:rPr>
          <w:rFonts w:ascii="Arial" w:eastAsia="굴림" w:hAnsi="Arial" w:cs="Arial"/>
          <w:bCs/>
          <w:sz w:val="22"/>
        </w:rPr>
        <w:t>ay at the health care facility</w:t>
      </w:r>
      <w:r w:rsidR="006E6B90" w:rsidRPr="001D19F6">
        <w:rPr>
          <w:rFonts w:ascii="Arial" w:eastAsia="굴림" w:hAnsi="Arial" w:cs="Arial"/>
          <w:bCs/>
          <w:sz w:val="22"/>
        </w:rPr>
        <w:t xml:space="preserve">? If so, among the following people </w:t>
      </w:r>
      <w:r w:rsidR="000E119B" w:rsidRPr="001D19F6">
        <w:rPr>
          <w:rFonts w:ascii="Arial" w:eastAsia="굴림" w:hAnsi="Arial" w:cs="Arial"/>
          <w:bCs/>
          <w:sz w:val="22"/>
        </w:rPr>
        <w:t xml:space="preserve">who </w:t>
      </w:r>
      <w:r w:rsidR="006E6B90" w:rsidRPr="001D19F6">
        <w:rPr>
          <w:rFonts w:ascii="Arial" w:eastAsia="굴림" w:hAnsi="Arial" w:cs="Arial"/>
          <w:bCs/>
          <w:sz w:val="22"/>
        </w:rPr>
        <w:t>took care of you? Please do not incl</w:t>
      </w:r>
      <w:r w:rsidR="00044167" w:rsidRPr="001D19F6">
        <w:rPr>
          <w:rFonts w:ascii="Arial" w:eastAsia="굴림" w:hAnsi="Arial" w:cs="Arial"/>
          <w:bCs/>
          <w:sz w:val="22"/>
        </w:rPr>
        <w:t>ude those who simply visited. (S</w:t>
      </w:r>
      <w:r w:rsidR="006E6B90" w:rsidRPr="001D19F6">
        <w:rPr>
          <w:rFonts w:ascii="Arial" w:eastAsia="굴림" w:hAnsi="Arial" w:cs="Arial"/>
          <w:bCs/>
          <w:sz w:val="22"/>
        </w:rPr>
        <w:t>elect multiple responses</w:t>
      </w:r>
      <w:r w:rsidR="00044167" w:rsidRPr="001D19F6">
        <w:rPr>
          <w:rFonts w:ascii="Arial" w:eastAsia="굴림" w:hAnsi="Arial" w:cs="Arial"/>
          <w:bCs/>
          <w:sz w:val="22"/>
        </w:rPr>
        <w:t>.</w:t>
      </w:r>
      <w:r w:rsidR="006E6B90" w:rsidRPr="001D19F6">
        <w:rPr>
          <w:rFonts w:ascii="Arial" w:eastAsia="굴림" w:hAnsi="Arial" w:cs="Arial"/>
          <w:bCs/>
          <w:sz w:val="22"/>
        </w:rPr>
        <w:t>)</w:t>
      </w:r>
    </w:p>
    <w:p w14:paraId="62FE4149" w14:textId="77777777" w:rsidR="00EC7964" w:rsidRPr="001D19F6" w:rsidRDefault="00EC7964" w:rsidP="00F14BA4">
      <w:pPr>
        <w:pStyle w:val="a6"/>
        <w:numPr>
          <w:ilvl w:val="0"/>
          <w:numId w:val="383"/>
        </w:numPr>
        <w:wordWrap/>
        <w:spacing w:line="360" w:lineRule="auto"/>
        <w:ind w:leftChars="0"/>
        <w:rPr>
          <w:rFonts w:ascii="Arial" w:eastAsia="굴림" w:hAnsi="Arial" w:cs="Arial"/>
          <w:sz w:val="22"/>
        </w:rPr>
      </w:pPr>
      <w:r w:rsidRPr="001D19F6">
        <w:rPr>
          <w:rFonts w:ascii="Arial" w:eastAsia="굴림" w:hAnsi="Arial" w:cs="Arial"/>
          <w:sz w:val="22"/>
        </w:rPr>
        <w:t>Spouse</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4F1B8242" w14:textId="77777777" w:rsidR="00EC7964" w:rsidRPr="001D19F6" w:rsidRDefault="00EC7964" w:rsidP="00F14BA4">
      <w:pPr>
        <w:pStyle w:val="a6"/>
        <w:numPr>
          <w:ilvl w:val="0"/>
          <w:numId w:val="383"/>
        </w:numPr>
        <w:wordWrap/>
        <w:spacing w:line="360" w:lineRule="auto"/>
        <w:ind w:leftChars="0"/>
        <w:rPr>
          <w:rFonts w:ascii="Arial" w:eastAsia="굴림" w:hAnsi="Arial" w:cs="Arial"/>
          <w:sz w:val="22"/>
        </w:rPr>
      </w:pPr>
      <w:r w:rsidRPr="001D19F6">
        <w:rPr>
          <w:rFonts w:ascii="Arial" w:eastAsia="굴림" w:hAnsi="Arial" w:cs="Arial"/>
          <w:sz w:val="22"/>
        </w:rPr>
        <w:t>Mother</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6D60F7AA" w14:textId="77777777" w:rsidR="00EC7964" w:rsidRPr="001D19F6" w:rsidRDefault="00EC7964" w:rsidP="00F14BA4">
      <w:pPr>
        <w:pStyle w:val="a6"/>
        <w:numPr>
          <w:ilvl w:val="0"/>
          <w:numId w:val="383"/>
        </w:numPr>
        <w:wordWrap/>
        <w:spacing w:line="360" w:lineRule="auto"/>
        <w:ind w:leftChars="0"/>
        <w:rPr>
          <w:rFonts w:ascii="Arial" w:eastAsia="굴림" w:hAnsi="Arial" w:cs="Arial"/>
          <w:sz w:val="22"/>
        </w:rPr>
      </w:pPr>
      <w:r w:rsidRPr="001D19F6">
        <w:rPr>
          <w:rFonts w:ascii="Arial" w:eastAsia="굴림" w:hAnsi="Arial" w:cs="Arial"/>
          <w:sz w:val="22"/>
        </w:rPr>
        <w:t>Father</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3C0A1EDB" w14:textId="77777777" w:rsidR="00EC7964" w:rsidRPr="001D19F6" w:rsidRDefault="00EC7964" w:rsidP="00F14BA4">
      <w:pPr>
        <w:pStyle w:val="a6"/>
        <w:numPr>
          <w:ilvl w:val="0"/>
          <w:numId w:val="383"/>
        </w:numPr>
        <w:wordWrap/>
        <w:spacing w:line="360" w:lineRule="auto"/>
        <w:ind w:leftChars="0"/>
        <w:rPr>
          <w:rFonts w:ascii="Arial" w:eastAsia="굴림" w:hAnsi="Arial" w:cs="Arial"/>
          <w:sz w:val="22"/>
        </w:rPr>
      </w:pPr>
      <w:r w:rsidRPr="001D19F6">
        <w:rPr>
          <w:rFonts w:ascii="Arial" w:eastAsia="굴림" w:hAnsi="Arial" w:cs="Arial"/>
          <w:sz w:val="22"/>
        </w:rPr>
        <w:t>Mother-in-law</w:t>
      </w:r>
      <w:r w:rsidR="00A60F6A" w:rsidRPr="001D19F6">
        <w:rPr>
          <w:rFonts w:ascii="Arial" w:eastAsia="굴림" w:hAnsi="Arial" w:cs="Arial"/>
          <w:sz w:val="22"/>
        </w:rPr>
        <w:t xml:space="preserve"> →Go to C3</w:t>
      </w:r>
      <w:r w:rsidR="00522916" w:rsidRPr="001D19F6">
        <w:rPr>
          <w:rFonts w:ascii="Arial" w:eastAsia="굴림" w:hAnsi="Arial" w:cs="Arial"/>
          <w:sz w:val="22"/>
        </w:rPr>
        <w:t>43</w:t>
      </w:r>
      <w:r w:rsidRPr="001D19F6">
        <w:rPr>
          <w:rFonts w:ascii="Arial" w:eastAsia="굴림" w:hAnsi="Arial" w:cs="Arial"/>
          <w:sz w:val="22"/>
        </w:rPr>
        <w:t xml:space="preserve"> </w:t>
      </w:r>
      <w:r w:rsidRPr="001D19F6">
        <w:rPr>
          <w:rFonts w:ascii="Arial" w:eastAsia="굴림" w:hAnsi="Arial" w:cs="Arial"/>
          <w:sz w:val="22"/>
        </w:rPr>
        <w:tab/>
      </w:r>
      <w:r w:rsidR="00A60F6A" w:rsidRPr="001D19F6">
        <w:rPr>
          <w:rFonts w:ascii="Arial" w:eastAsia="굴림" w:hAnsi="Arial" w:cs="Arial"/>
          <w:sz w:val="22"/>
        </w:rPr>
        <w:t xml:space="preserve"> </w:t>
      </w:r>
      <w:r w:rsidRPr="001D19F6">
        <w:rPr>
          <w:rFonts w:ascii="Arial" w:eastAsia="굴림" w:hAnsi="Arial" w:cs="Arial"/>
          <w:sz w:val="22"/>
        </w:rPr>
        <w:tab/>
      </w:r>
      <w:r w:rsidRPr="001D19F6">
        <w:rPr>
          <w:rFonts w:ascii="Arial" w:eastAsia="굴림" w:hAnsi="Arial" w:cs="Arial"/>
          <w:sz w:val="22"/>
        </w:rPr>
        <w:tab/>
      </w:r>
    </w:p>
    <w:p w14:paraId="6B4E9930" w14:textId="77777777" w:rsidR="00EC7964" w:rsidRPr="001D19F6" w:rsidRDefault="00EC7964" w:rsidP="00F14BA4">
      <w:pPr>
        <w:pStyle w:val="a6"/>
        <w:numPr>
          <w:ilvl w:val="0"/>
          <w:numId w:val="383"/>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00A60F6A" w:rsidRPr="001D19F6">
        <w:rPr>
          <w:rFonts w:ascii="Arial" w:eastAsia="굴림" w:hAnsi="Arial" w:cs="Arial"/>
          <w:sz w:val="22"/>
        </w:rPr>
        <w:t>→Go to C3</w:t>
      </w:r>
      <w:r w:rsidR="00522916" w:rsidRPr="001D19F6">
        <w:rPr>
          <w:rFonts w:ascii="Arial" w:eastAsia="굴림" w:hAnsi="Arial" w:cs="Arial"/>
          <w:sz w:val="22"/>
        </w:rPr>
        <w:t>43</w:t>
      </w:r>
      <w:r w:rsidRPr="001D19F6">
        <w:rPr>
          <w:rFonts w:ascii="Arial" w:eastAsia="굴림" w:hAnsi="Arial" w:cs="Arial"/>
          <w:sz w:val="22"/>
        </w:rPr>
        <w:tab/>
      </w:r>
      <w:r w:rsidR="00A60F6A" w:rsidRPr="001D19F6">
        <w:rPr>
          <w:rFonts w:ascii="Arial" w:eastAsia="굴림" w:hAnsi="Arial" w:cs="Arial"/>
          <w:sz w:val="22"/>
        </w:rPr>
        <w:t xml:space="preserve"> </w:t>
      </w:r>
      <w:r w:rsidRPr="001D19F6">
        <w:rPr>
          <w:rFonts w:ascii="Arial" w:eastAsia="굴림" w:hAnsi="Arial" w:cs="Arial"/>
          <w:sz w:val="22"/>
        </w:rPr>
        <w:tab/>
      </w:r>
    </w:p>
    <w:p w14:paraId="4157BA47" w14:textId="77777777" w:rsidR="00EC7964" w:rsidRPr="001D19F6" w:rsidRDefault="00EC7964" w:rsidP="00A60F6A">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00A60F6A" w:rsidRPr="001D19F6">
        <w:rPr>
          <w:rFonts w:ascii="Arial" w:eastAsia="굴림" w:hAnsi="Arial" w:cs="Arial"/>
          <w:sz w:val="22"/>
        </w:rPr>
        <w:t>→Go to C3</w:t>
      </w:r>
      <w:r w:rsidR="00522916" w:rsidRPr="001D19F6">
        <w:rPr>
          <w:rFonts w:ascii="Arial" w:eastAsia="굴림" w:hAnsi="Arial" w:cs="Arial"/>
          <w:sz w:val="22"/>
        </w:rPr>
        <w:t>43</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D9208BD" w14:textId="77777777" w:rsidR="00EC7964" w:rsidRPr="001D19F6" w:rsidRDefault="00EC7964" w:rsidP="00A60F6A">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00A60F6A" w:rsidRPr="001D19F6">
        <w:rPr>
          <w:rFonts w:ascii="Arial" w:eastAsia="굴림" w:hAnsi="Arial" w:cs="Arial"/>
          <w:sz w:val="22"/>
        </w:rPr>
        <w:t>→Go to C3</w:t>
      </w:r>
      <w:r w:rsidR="00522916" w:rsidRPr="001D19F6">
        <w:rPr>
          <w:rFonts w:ascii="Arial" w:eastAsia="굴림" w:hAnsi="Arial" w:cs="Arial"/>
          <w:sz w:val="22"/>
        </w:rPr>
        <w:t>43</w:t>
      </w:r>
      <w:r w:rsidRPr="001D19F6">
        <w:rPr>
          <w:rFonts w:ascii="Arial" w:eastAsia="굴림" w:hAnsi="Arial" w:cs="Arial"/>
          <w:sz w:val="22"/>
        </w:rPr>
        <w:tab/>
      </w:r>
      <w:r w:rsidRPr="001D19F6">
        <w:rPr>
          <w:rFonts w:ascii="Arial" w:eastAsia="굴림" w:hAnsi="Arial" w:cs="Arial"/>
          <w:sz w:val="22"/>
        </w:rPr>
        <w:tab/>
      </w:r>
    </w:p>
    <w:p w14:paraId="4666176C" w14:textId="77777777" w:rsidR="00EC7964" w:rsidRPr="001D19F6" w:rsidRDefault="00EC7964" w:rsidP="00A60F6A">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00A60F6A" w:rsidRPr="001D19F6">
        <w:rPr>
          <w:rFonts w:ascii="Arial" w:eastAsia="굴림" w:hAnsi="Arial" w:cs="Arial"/>
          <w:sz w:val="22"/>
        </w:rPr>
        <w:t>→Go to C3</w:t>
      </w:r>
      <w:r w:rsidR="00522916" w:rsidRPr="001D19F6">
        <w:rPr>
          <w:rFonts w:ascii="Arial" w:eastAsia="굴림" w:hAnsi="Arial" w:cs="Arial"/>
          <w:sz w:val="22"/>
        </w:rPr>
        <w:t>43</w:t>
      </w:r>
      <w:r w:rsidRPr="001D19F6">
        <w:rPr>
          <w:rFonts w:ascii="Arial" w:eastAsia="굴림" w:hAnsi="Arial" w:cs="Arial"/>
          <w:sz w:val="22"/>
        </w:rPr>
        <w:tab/>
        <w:t xml:space="preserve"> </w:t>
      </w:r>
    </w:p>
    <w:p w14:paraId="559D5F21" w14:textId="77777777" w:rsidR="00EC7964" w:rsidRPr="001D19F6" w:rsidRDefault="00EC7964" w:rsidP="00A60F6A">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00A60F6A" w:rsidRPr="001D19F6">
        <w:rPr>
          <w:rFonts w:ascii="Arial" w:eastAsia="굴림" w:hAnsi="Arial" w:cs="Arial"/>
          <w:sz w:val="22"/>
        </w:rPr>
        <w:t>→Go to C3</w:t>
      </w:r>
      <w:r w:rsidR="00522916" w:rsidRPr="001D19F6">
        <w:rPr>
          <w:rFonts w:ascii="Arial" w:eastAsia="굴림" w:hAnsi="Arial" w:cs="Arial"/>
          <w:sz w:val="22"/>
        </w:rPr>
        <w:t>43</w:t>
      </w:r>
      <w:r w:rsidRPr="001D19F6">
        <w:rPr>
          <w:rFonts w:ascii="Arial" w:eastAsia="굴림" w:hAnsi="Arial" w:cs="Arial"/>
          <w:sz w:val="22"/>
        </w:rPr>
        <w:tab/>
      </w:r>
    </w:p>
    <w:p w14:paraId="1157471D" w14:textId="77777777" w:rsidR="00EC7964" w:rsidRPr="001D19F6" w:rsidRDefault="00EC7964" w:rsidP="00A60F6A">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r w:rsidR="00A60F6A" w:rsidRPr="001D19F6">
        <w:rPr>
          <w:rFonts w:ascii="Arial" w:eastAsia="굴림" w:hAnsi="Arial" w:cs="Arial"/>
          <w:sz w:val="22"/>
        </w:rPr>
        <w:t>→Go to C3</w:t>
      </w:r>
      <w:r w:rsidR="00522916" w:rsidRPr="001D19F6">
        <w:rPr>
          <w:rFonts w:ascii="Arial" w:eastAsia="굴림" w:hAnsi="Arial" w:cs="Arial"/>
          <w:sz w:val="22"/>
        </w:rPr>
        <w:t>43</w:t>
      </w:r>
    </w:p>
    <w:p w14:paraId="5C4FDA02" w14:textId="77777777" w:rsidR="00EC7964" w:rsidRPr="001D19F6" w:rsidRDefault="00EC7964" w:rsidP="00A60F6A">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7E6B5A96" w14:textId="77777777" w:rsidR="00EC7964" w:rsidRPr="001D19F6" w:rsidRDefault="00EC7964" w:rsidP="00A60F6A">
      <w:pPr>
        <w:wordWrap/>
        <w:spacing w:line="360" w:lineRule="auto"/>
        <w:ind w:firstLine="400"/>
        <w:rPr>
          <w:rFonts w:ascii="Arial" w:eastAsia="굴림" w:hAnsi="Arial" w:cs="Arial"/>
          <w:sz w:val="22"/>
        </w:rPr>
      </w:pPr>
      <w:r w:rsidRPr="001D19F6">
        <w:rPr>
          <w:rFonts w:ascii="Arial" w:eastAsia="한컴돋움" w:hAnsi="Arial" w:cs="Arial"/>
          <w:sz w:val="22"/>
        </w:rPr>
        <w:t xml:space="preserve">[52] </w:t>
      </w:r>
      <w:r w:rsidRPr="001D19F6">
        <w:rPr>
          <w:rFonts w:ascii="Arial" w:eastAsia="굴림" w:hAnsi="Arial" w:cs="Arial"/>
          <w:sz w:val="22"/>
        </w:rPr>
        <w:t>Voluntary worker</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777F20DA" w14:textId="77777777" w:rsidR="00EC7964" w:rsidRPr="001D19F6" w:rsidRDefault="00EC7964" w:rsidP="00A60F6A">
      <w:pPr>
        <w:wordWrap/>
        <w:spacing w:line="360" w:lineRule="auto"/>
        <w:ind w:firstLine="400"/>
        <w:jc w:val="left"/>
        <w:rPr>
          <w:rFonts w:ascii="Arial" w:eastAsia="굴림" w:hAnsi="Arial" w:cs="Arial"/>
          <w:sz w:val="22"/>
        </w:rPr>
      </w:pPr>
      <w:r w:rsidRPr="001D19F6">
        <w:rPr>
          <w:rFonts w:ascii="Arial" w:eastAsia="굴림" w:hAnsi="Arial" w:cs="Arial"/>
          <w:sz w:val="22"/>
        </w:rPr>
        <w:t>[53] Publicly provided helper</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631C4ED8" w14:textId="77777777" w:rsidR="00EC7964" w:rsidRPr="001D19F6" w:rsidRDefault="00EC7964" w:rsidP="00A60F6A">
      <w:pPr>
        <w:wordWrap/>
        <w:spacing w:line="360" w:lineRule="auto"/>
        <w:ind w:firstLine="400"/>
        <w:jc w:val="left"/>
        <w:rPr>
          <w:rFonts w:ascii="Arial" w:eastAsia="굴림" w:hAnsi="Arial" w:cs="Arial"/>
          <w:sz w:val="22"/>
        </w:rPr>
      </w:pPr>
      <w:r w:rsidRPr="001D19F6">
        <w:rPr>
          <w:rFonts w:ascii="Arial" w:eastAsia="굴림" w:hAnsi="Arial" w:cs="Arial"/>
          <w:sz w:val="22"/>
        </w:rPr>
        <w:t>[54] Personally hired helper</w:t>
      </w:r>
      <w:r w:rsidR="00A60F6A" w:rsidRPr="001D19F6">
        <w:rPr>
          <w:rFonts w:ascii="Arial" w:eastAsia="굴림" w:hAnsi="Arial" w:cs="Arial"/>
          <w:sz w:val="22"/>
        </w:rPr>
        <w:t xml:space="preserve"> →Go to C3</w:t>
      </w:r>
      <w:r w:rsidR="00522916" w:rsidRPr="001D19F6">
        <w:rPr>
          <w:rFonts w:ascii="Arial" w:eastAsia="굴림" w:hAnsi="Arial" w:cs="Arial"/>
          <w:sz w:val="22"/>
        </w:rPr>
        <w:t>43</w:t>
      </w:r>
    </w:p>
    <w:p w14:paraId="500993DA" w14:textId="77777777" w:rsidR="00EC7964" w:rsidRPr="001D19F6" w:rsidRDefault="00EC7964" w:rsidP="00A60F6A">
      <w:pPr>
        <w:wordWrap/>
        <w:spacing w:line="360" w:lineRule="auto"/>
        <w:ind w:firstLine="400"/>
        <w:jc w:val="left"/>
        <w:rPr>
          <w:rFonts w:ascii="Arial" w:eastAsia="굴림" w:hAnsi="Arial" w:cs="Arial"/>
          <w:sz w:val="22"/>
        </w:rPr>
      </w:pPr>
      <w:r w:rsidRPr="001D19F6">
        <w:rPr>
          <w:rFonts w:ascii="Arial" w:eastAsia="굴림" w:hAnsi="Arial" w:cs="Arial"/>
          <w:sz w:val="22"/>
        </w:rPr>
        <w:t xml:space="preserve">[55] </w:t>
      </w:r>
      <w:r w:rsidR="00A60F6A" w:rsidRPr="001D19F6">
        <w:rPr>
          <w:rFonts w:ascii="Arial" w:eastAsia="굴림" w:hAnsi="Arial" w:cs="Arial"/>
          <w:sz w:val="22"/>
        </w:rPr>
        <w:t>Others</w:t>
      </w:r>
    </w:p>
    <w:p w14:paraId="1A79F4CE" w14:textId="77777777" w:rsidR="00EC7964" w:rsidRPr="001D19F6" w:rsidRDefault="00EC7964" w:rsidP="00A60F6A">
      <w:pPr>
        <w:wordWrap/>
        <w:spacing w:line="360" w:lineRule="auto"/>
        <w:ind w:firstLine="400"/>
        <w:jc w:val="left"/>
        <w:rPr>
          <w:rFonts w:ascii="Arial" w:eastAsia="굴림" w:hAnsi="Arial" w:cs="Arial"/>
          <w:sz w:val="22"/>
        </w:rPr>
      </w:pPr>
      <w:r w:rsidRPr="001D19F6">
        <w:rPr>
          <w:rFonts w:ascii="Arial" w:eastAsia="굴림" w:hAnsi="Arial" w:cs="Arial"/>
          <w:sz w:val="22"/>
        </w:rPr>
        <w:t>[</w:t>
      </w:r>
      <w:r w:rsidR="006824AC" w:rsidRPr="001D19F6">
        <w:rPr>
          <w:rFonts w:ascii="Arial" w:eastAsia="굴림" w:hAnsi="Arial" w:cs="Arial"/>
          <w:sz w:val="22"/>
        </w:rPr>
        <w:t>57</w:t>
      </w:r>
      <w:r w:rsidRPr="001D19F6">
        <w:rPr>
          <w:rFonts w:ascii="Arial" w:eastAsia="굴림" w:hAnsi="Arial" w:cs="Arial"/>
          <w:sz w:val="22"/>
        </w:rPr>
        <w:t>] No one helped →Go to C</w:t>
      </w:r>
      <w:r w:rsidR="00DF6B30" w:rsidRPr="001D19F6">
        <w:rPr>
          <w:rFonts w:ascii="Arial" w:eastAsia="굴림" w:hAnsi="Arial" w:cs="Arial"/>
          <w:sz w:val="22"/>
        </w:rPr>
        <w:t>3</w:t>
      </w:r>
      <w:r w:rsidR="00614161" w:rsidRPr="001D19F6">
        <w:rPr>
          <w:rFonts w:ascii="Arial" w:eastAsia="굴림" w:hAnsi="Arial" w:cs="Arial"/>
          <w:sz w:val="22"/>
        </w:rPr>
        <w:t>3</w:t>
      </w:r>
      <w:r w:rsidR="00DF6B30" w:rsidRPr="001D19F6">
        <w:rPr>
          <w:rFonts w:ascii="Arial" w:eastAsia="굴림" w:hAnsi="Arial" w:cs="Arial"/>
          <w:sz w:val="22"/>
        </w:rPr>
        <w:t>7</w:t>
      </w:r>
    </w:p>
    <w:p w14:paraId="53B137CF" w14:textId="77777777" w:rsidR="00B11002" w:rsidRPr="001D19F6" w:rsidRDefault="00B11002" w:rsidP="00A60F6A">
      <w:pPr>
        <w:wordWrap/>
        <w:spacing w:line="360" w:lineRule="auto"/>
        <w:jc w:val="left"/>
        <w:rPr>
          <w:rFonts w:ascii="Arial" w:eastAsia="굴림" w:hAnsi="Arial" w:cs="Arial"/>
          <w:sz w:val="22"/>
        </w:rPr>
      </w:pPr>
    </w:p>
    <w:p w14:paraId="50B6EA26" w14:textId="77777777" w:rsidR="00090AFC" w:rsidRPr="001D19F6" w:rsidRDefault="00090AFC" w:rsidP="00090AFC">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C3</w:t>
      </w:r>
      <w:r w:rsidR="00522916" w:rsidRPr="001D19F6">
        <w:rPr>
          <w:rFonts w:ascii="Arial" w:eastAsia="굴림" w:hAnsi="Arial" w:cs="Arial"/>
          <w:kern w:val="0"/>
          <w:sz w:val="22"/>
        </w:rPr>
        <w:t>42</w:t>
      </w:r>
      <w:r w:rsidRPr="001D19F6">
        <w:rPr>
          <w:rFonts w:ascii="Arial" w:eastAsia="굴림" w:hAnsi="Arial" w:cs="Arial"/>
          <w:kern w:val="0"/>
          <w:sz w:val="22"/>
        </w:rPr>
        <w:t>. If others, please specify.</w:t>
      </w:r>
    </w:p>
    <w:p w14:paraId="14418781" w14:textId="77777777" w:rsidR="00090AFC" w:rsidRPr="001D19F6" w:rsidRDefault="00090AFC" w:rsidP="00090AFC">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p>
    <w:p w14:paraId="30F80F38" w14:textId="77777777" w:rsidR="00090AFC" w:rsidRPr="001D19F6" w:rsidRDefault="00090AFC" w:rsidP="00A60F6A">
      <w:pPr>
        <w:wordWrap/>
        <w:spacing w:line="360" w:lineRule="auto"/>
        <w:jc w:val="left"/>
        <w:rPr>
          <w:rFonts w:ascii="Arial" w:eastAsia="굴림" w:hAnsi="Arial" w:cs="Arial"/>
          <w:sz w:val="22"/>
        </w:rPr>
      </w:pPr>
    </w:p>
    <w:p w14:paraId="376CA964" w14:textId="77777777" w:rsidR="009947CC" w:rsidRPr="001D19F6" w:rsidRDefault="009947CC"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5EAB3732" w14:textId="77777777" w:rsidR="009947CC" w:rsidRPr="001D19F6" w:rsidRDefault="00522916" w:rsidP="003E1E49">
      <w:pPr>
        <w:pStyle w:val="a6"/>
        <w:numPr>
          <w:ilvl w:val="0"/>
          <w:numId w:val="367"/>
        </w:numPr>
        <w:wordWrap/>
        <w:spacing w:line="276" w:lineRule="auto"/>
        <w:ind w:leftChars="0"/>
        <w:jc w:val="left"/>
        <w:rPr>
          <w:rFonts w:ascii="Arial" w:eastAsia="굴림" w:hAnsi="Arial" w:cs="Arial"/>
          <w:b/>
          <w:sz w:val="22"/>
        </w:rPr>
      </w:pPr>
      <w:r w:rsidRPr="001D19F6">
        <w:rPr>
          <w:rFonts w:ascii="Arial" w:eastAsia="굴림" w:hAnsi="Arial" w:cs="Arial"/>
          <w:b/>
          <w:sz w:val="22"/>
        </w:rPr>
        <w:t>Loop C343</w:t>
      </w:r>
      <w:r w:rsidR="009947CC" w:rsidRPr="001D19F6">
        <w:rPr>
          <w:rFonts w:ascii="Arial" w:eastAsia="굴림" w:hAnsi="Arial" w:cs="Arial"/>
          <w:b/>
          <w:sz w:val="22"/>
        </w:rPr>
        <w:t>~</w:t>
      </w:r>
      <w:r w:rsidR="00087993" w:rsidRPr="001D19F6">
        <w:rPr>
          <w:rFonts w:ascii="Arial" w:eastAsia="굴림" w:hAnsi="Arial" w:cs="Arial"/>
          <w:b/>
          <w:sz w:val="22"/>
        </w:rPr>
        <w:t>C</w:t>
      </w:r>
      <w:r w:rsidRPr="001D19F6">
        <w:rPr>
          <w:rFonts w:ascii="Arial" w:eastAsia="굴림" w:hAnsi="Arial" w:cs="Arial"/>
          <w:b/>
          <w:sz w:val="22"/>
        </w:rPr>
        <w:t>346</w:t>
      </w:r>
      <w:r w:rsidR="009947CC" w:rsidRPr="001D19F6">
        <w:rPr>
          <w:rFonts w:ascii="Arial" w:eastAsia="굴림" w:hAnsi="Arial" w:cs="Arial"/>
          <w:b/>
          <w:sz w:val="22"/>
        </w:rPr>
        <w:t xml:space="preserve"> as many times as the number</w:t>
      </w:r>
      <w:r w:rsidR="000E119B" w:rsidRPr="001D19F6">
        <w:rPr>
          <w:rFonts w:ascii="Arial" w:eastAsia="굴림" w:hAnsi="Arial" w:cs="Arial"/>
          <w:b/>
          <w:sz w:val="22"/>
        </w:rPr>
        <w:t xml:space="preserve"> of people</w:t>
      </w:r>
      <w:r w:rsidR="009947CC" w:rsidRPr="001D19F6">
        <w:rPr>
          <w:rFonts w:ascii="Arial" w:eastAsia="굴림" w:hAnsi="Arial" w:cs="Arial"/>
          <w:b/>
          <w:sz w:val="22"/>
        </w:rPr>
        <w:t xml:space="preserve"> chosen in C3</w:t>
      </w:r>
      <w:r w:rsidRPr="001D19F6">
        <w:rPr>
          <w:rFonts w:ascii="Arial" w:eastAsia="굴림" w:hAnsi="Arial" w:cs="Arial"/>
          <w:b/>
          <w:sz w:val="22"/>
        </w:rPr>
        <w:t>41</w:t>
      </w:r>
      <w:r w:rsidR="009947CC" w:rsidRPr="001D19F6">
        <w:rPr>
          <w:rFonts w:ascii="Arial" w:eastAsia="굴림" w:hAnsi="Arial" w:cs="Arial"/>
          <w:b/>
          <w:sz w:val="22"/>
        </w:rPr>
        <w:t>.</w:t>
      </w:r>
    </w:p>
    <w:p w14:paraId="69715925" w14:textId="77777777" w:rsidR="000F09E8" w:rsidRPr="001D19F6" w:rsidRDefault="000F09E8" w:rsidP="006E6B90">
      <w:pPr>
        <w:wordWrap/>
        <w:spacing w:line="360" w:lineRule="auto"/>
        <w:jc w:val="left"/>
        <w:rPr>
          <w:rFonts w:ascii="Arial" w:eastAsia="굴림" w:hAnsi="Arial" w:cs="Arial"/>
          <w:sz w:val="22"/>
        </w:rPr>
      </w:pPr>
    </w:p>
    <w:p w14:paraId="3C75D46E" w14:textId="77777777" w:rsidR="006E6B90" w:rsidRPr="001D19F6" w:rsidRDefault="00522916" w:rsidP="006E6B90">
      <w:pPr>
        <w:wordWrap/>
        <w:spacing w:line="360" w:lineRule="auto"/>
        <w:jc w:val="left"/>
        <w:rPr>
          <w:rFonts w:ascii="Arial" w:eastAsia="굴림" w:hAnsi="Arial" w:cs="Arial"/>
          <w:sz w:val="22"/>
        </w:rPr>
      </w:pPr>
      <w:r w:rsidRPr="001D19F6">
        <w:rPr>
          <w:rFonts w:ascii="Arial" w:eastAsia="굴림" w:hAnsi="Arial" w:cs="Arial"/>
          <w:sz w:val="22"/>
        </w:rPr>
        <w:t>C343</w:t>
      </w:r>
      <w:r w:rsidR="000E119B" w:rsidRPr="001D19F6">
        <w:rPr>
          <w:rFonts w:ascii="Arial" w:eastAsia="굴림" w:hAnsi="Arial" w:cs="Arial"/>
          <w:sz w:val="22"/>
        </w:rPr>
        <w:t>. How many days</w:t>
      </w:r>
      <w:r w:rsidR="006E6B90" w:rsidRPr="001D19F6">
        <w:rPr>
          <w:rFonts w:ascii="Arial" w:eastAsia="굴림" w:hAnsi="Arial" w:cs="Arial"/>
          <w:sz w:val="22"/>
        </w:rPr>
        <w:t xml:space="preserve"> d</w:t>
      </w:r>
      <w:r w:rsidR="0085777C" w:rsidRPr="001D19F6">
        <w:rPr>
          <w:rFonts w:ascii="Arial" w:eastAsia="굴림" w:hAnsi="Arial" w:cs="Arial"/>
          <w:sz w:val="22"/>
        </w:rPr>
        <w:t>id the care</w:t>
      </w:r>
      <w:r w:rsidR="000054A0" w:rsidRPr="001D19F6">
        <w:rPr>
          <w:rFonts w:ascii="Arial" w:eastAsia="굴림" w:hAnsi="Arial" w:cs="Arial"/>
          <w:sz w:val="22"/>
        </w:rPr>
        <w:t xml:space="preserve">giver </w:t>
      </w:r>
      <w:r w:rsidR="0085777C" w:rsidRPr="001D19F6">
        <w:rPr>
          <w:rFonts w:ascii="Arial" w:eastAsia="굴림" w:hAnsi="Arial" w:cs="Arial"/>
          <w:sz w:val="22"/>
        </w:rPr>
        <w:t>chosen in</w:t>
      </w:r>
      <w:r w:rsidR="00EC7964" w:rsidRPr="001D19F6">
        <w:rPr>
          <w:rFonts w:ascii="Arial" w:eastAsia="굴림" w:hAnsi="Arial" w:cs="Arial"/>
          <w:sz w:val="22"/>
        </w:rPr>
        <w:t xml:space="preserve"> </w:t>
      </w:r>
      <w:r w:rsidR="00BA43A5" w:rsidRPr="001D19F6">
        <w:rPr>
          <w:rFonts w:ascii="Arial" w:eastAsia="굴림" w:hAnsi="Arial" w:cs="Arial"/>
          <w:sz w:val="22"/>
        </w:rPr>
        <w:t>[</w:t>
      </w:r>
      <w:r w:rsidRPr="001D19F6">
        <w:rPr>
          <w:rFonts w:ascii="Arial" w:eastAsia="굴림" w:hAnsi="Arial" w:cs="Arial"/>
          <w:sz w:val="22"/>
        </w:rPr>
        <w:t>C341</w:t>
      </w:r>
      <w:r w:rsidR="00BA43A5" w:rsidRPr="001D19F6">
        <w:rPr>
          <w:rFonts w:ascii="Arial" w:eastAsia="굴림" w:hAnsi="Arial" w:cs="Arial"/>
          <w:sz w:val="22"/>
        </w:rPr>
        <w:t>]</w:t>
      </w:r>
      <w:r w:rsidR="006E6B90" w:rsidRPr="001D19F6">
        <w:rPr>
          <w:rFonts w:ascii="Arial" w:eastAsia="굴림" w:hAnsi="Arial" w:cs="Arial"/>
          <w:sz w:val="22"/>
        </w:rPr>
        <w:t xml:space="preserve"> take care of you?</w:t>
      </w:r>
    </w:p>
    <w:p w14:paraId="0F6360B2"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For </w:t>
      </w:r>
      <w:r w:rsidR="0060656D" w:rsidRPr="001D19F6">
        <w:rPr>
          <w:rFonts w:ascii="Arial" w:eastAsia="굴림" w:hAnsi="Arial" w:cs="Arial"/>
          <w:sz w:val="22"/>
        </w:rPr>
        <w:t>example</w:t>
      </w:r>
      <w:r w:rsidRPr="001D19F6">
        <w:rPr>
          <w:rFonts w:ascii="Arial" w:eastAsia="굴림" w:hAnsi="Arial" w:cs="Arial"/>
          <w:sz w:val="22"/>
        </w:rPr>
        <w:t>, enter 180 days for 6 months, and 450 days for 1 year and 3 months.]</w:t>
      </w:r>
    </w:p>
    <w:p w14:paraId="7281533E" w14:textId="77777777" w:rsidR="006E6B90" w:rsidRPr="001D19F6" w:rsidRDefault="00EC79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FD6208" w:rsidRPr="001D19F6">
        <w:rPr>
          <w:rFonts w:ascii="Arial" w:eastAsia="굴림" w:hAnsi="Arial" w:cs="Arial"/>
          <w:sz w:val="22"/>
        </w:rPr>
        <w:t>days [</w:t>
      </w:r>
      <w:r w:rsidR="003608C0" w:rsidRPr="001D19F6">
        <w:rPr>
          <w:rFonts w:ascii="Arial" w:eastAsia="굴림" w:hAnsi="Arial" w:cs="Arial"/>
          <w:sz w:val="22"/>
        </w:rPr>
        <w:t xml:space="preserve">Range: </w:t>
      </w:r>
      <w:r w:rsidR="00FD6208" w:rsidRPr="001D19F6">
        <w:rPr>
          <w:rFonts w:ascii="Arial" w:eastAsia="굴림" w:hAnsi="Arial" w:cs="Arial"/>
          <w:sz w:val="22"/>
        </w:rPr>
        <w:t>1~</w:t>
      </w:r>
      <w:r w:rsidR="00B430B7" w:rsidRPr="001D19F6">
        <w:rPr>
          <w:rFonts w:ascii="Arial" w:eastAsia="굴림" w:hAnsi="Arial" w:cs="Arial"/>
          <w:sz w:val="22"/>
        </w:rPr>
        <w:t>2190</w:t>
      </w:r>
      <w:r w:rsidR="006E6B90" w:rsidRPr="001D19F6">
        <w:rPr>
          <w:rFonts w:ascii="Arial" w:eastAsia="굴림" w:hAnsi="Arial" w:cs="Arial"/>
          <w:sz w:val="22"/>
        </w:rPr>
        <w:t>]</w:t>
      </w:r>
    </w:p>
    <w:p w14:paraId="666375C5" w14:textId="77777777" w:rsidR="006E6B90" w:rsidRPr="001D19F6" w:rsidRDefault="006E6B90" w:rsidP="006E6B90">
      <w:pPr>
        <w:wordWrap/>
        <w:spacing w:line="360" w:lineRule="auto"/>
        <w:jc w:val="left"/>
        <w:rPr>
          <w:rFonts w:ascii="Arial" w:eastAsia="굴림" w:hAnsi="Arial" w:cs="Arial"/>
          <w:sz w:val="22"/>
          <w:u w:val="single"/>
        </w:rPr>
      </w:pPr>
    </w:p>
    <w:p w14:paraId="10A9F756" w14:textId="77777777" w:rsidR="00FA7CAD" w:rsidRPr="001D19F6" w:rsidRDefault="00522916" w:rsidP="00FA7CAD">
      <w:pPr>
        <w:wordWrap/>
        <w:spacing w:line="360" w:lineRule="auto"/>
        <w:jc w:val="left"/>
        <w:rPr>
          <w:rFonts w:ascii="Arial" w:eastAsia="굴림" w:hAnsi="Arial" w:cs="Arial"/>
          <w:sz w:val="22"/>
        </w:rPr>
      </w:pPr>
      <w:r w:rsidRPr="001D19F6">
        <w:rPr>
          <w:rFonts w:ascii="Arial" w:eastAsia="굴림" w:hAnsi="Arial" w:cs="Arial"/>
          <w:sz w:val="22"/>
        </w:rPr>
        <w:t>C344</w:t>
      </w:r>
      <w:r w:rsidR="006E6B90" w:rsidRPr="001D19F6">
        <w:rPr>
          <w:rFonts w:ascii="Arial" w:eastAsia="굴림" w:hAnsi="Arial" w:cs="Arial"/>
          <w:sz w:val="22"/>
        </w:rPr>
        <w:t>. How many hours per day did the care</w:t>
      </w:r>
      <w:r w:rsidR="000054A0" w:rsidRPr="001D19F6">
        <w:rPr>
          <w:rFonts w:ascii="Arial" w:eastAsia="굴림" w:hAnsi="Arial" w:cs="Arial"/>
          <w:sz w:val="22"/>
        </w:rPr>
        <w:t xml:space="preserve">giver </w:t>
      </w:r>
      <w:r w:rsidR="006E6B90" w:rsidRPr="001D19F6">
        <w:rPr>
          <w:rFonts w:ascii="Arial" w:eastAsia="굴림" w:hAnsi="Arial" w:cs="Arial"/>
          <w:sz w:val="22"/>
        </w:rPr>
        <w:t xml:space="preserve">chosen </w:t>
      </w:r>
      <w:r w:rsidR="0085777C" w:rsidRPr="001D19F6">
        <w:rPr>
          <w:rFonts w:ascii="Arial" w:eastAsia="굴림" w:hAnsi="Arial" w:cs="Arial"/>
          <w:sz w:val="22"/>
        </w:rPr>
        <w:t xml:space="preserve">in </w:t>
      </w:r>
      <w:r w:rsidR="00BA43A5" w:rsidRPr="001D19F6">
        <w:rPr>
          <w:rFonts w:ascii="Arial" w:eastAsia="굴림" w:hAnsi="Arial" w:cs="Arial"/>
          <w:sz w:val="22"/>
        </w:rPr>
        <w:t>[</w:t>
      </w:r>
      <w:r w:rsidRPr="001D19F6">
        <w:rPr>
          <w:rFonts w:ascii="Arial" w:eastAsia="굴림" w:hAnsi="Arial" w:cs="Arial"/>
          <w:sz w:val="22"/>
        </w:rPr>
        <w:t>C341</w:t>
      </w:r>
      <w:r w:rsidR="00BA43A5" w:rsidRPr="001D19F6">
        <w:rPr>
          <w:rFonts w:ascii="Arial" w:eastAsia="굴림" w:hAnsi="Arial" w:cs="Arial"/>
          <w:sz w:val="22"/>
        </w:rPr>
        <w:t>]</w:t>
      </w:r>
      <w:r w:rsidR="006E6B90" w:rsidRPr="001D19F6">
        <w:rPr>
          <w:rFonts w:ascii="Arial" w:eastAsia="굴림" w:hAnsi="Arial" w:cs="Arial"/>
          <w:sz w:val="22"/>
        </w:rPr>
        <w:t xml:space="preserve"> take care of you?</w:t>
      </w:r>
      <w:r w:rsidR="00EC7964" w:rsidRPr="001D19F6">
        <w:rPr>
          <w:rFonts w:ascii="Arial" w:eastAsia="굴림" w:hAnsi="Arial" w:cs="Arial"/>
          <w:sz w:val="22"/>
        </w:rPr>
        <w:t xml:space="preserve"> </w:t>
      </w:r>
      <w:r w:rsidR="00FA7CAD" w:rsidRPr="001D19F6">
        <w:rPr>
          <w:rFonts w:ascii="Arial" w:eastAsia="굴림" w:hAnsi="Arial" w:cs="Arial"/>
          <w:sz w:val="22"/>
        </w:rPr>
        <w:t>(unit: a time)</w:t>
      </w:r>
    </w:p>
    <w:p w14:paraId="63825FE1" w14:textId="77777777" w:rsidR="006E6B90" w:rsidRPr="001D19F6" w:rsidRDefault="00EC79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sz w:val="22"/>
        </w:rPr>
        <w:t>hours [</w:t>
      </w:r>
      <w:r w:rsidR="003608C0" w:rsidRPr="001D19F6">
        <w:rPr>
          <w:rFonts w:ascii="Arial" w:eastAsia="굴림" w:hAnsi="Arial" w:cs="Arial"/>
          <w:sz w:val="22"/>
        </w:rPr>
        <w:t xml:space="preserve">Range: </w:t>
      </w:r>
      <w:r w:rsidR="006E6B90" w:rsidRPr="001D19F6">
        <w:rPr>
          <w:rFonts w:ascii="Arial" w:eastAsia="굴림" w:hAnsi="Arial" w:cs="Arial"/>
          <w:sz w:val="22"/>
        </w:rPr>
        <w:t>1~24]</w:t>
      </w:r>
    </w:p>
    <w:p w14:paraId="1BA51913" w14:textId="77777777" w:rsidR="00932AD1" w:rsidRPr="001D19F6" w:rsidRDefault="00932AD1" w:rsidP="006E6B90">
      <w:pPr>
        <w:wordWrap/>
        <w:spacing w:line="360" w:lineRule="auto"/>
        <w:jc w:val="left"/>
        <w:rPr>
          <w:rFonts w:ascii="Arial" w:eastAsia="굴림" w:hAnsi="Arial" w:cs="Arial"/>
          <w:sz w:val="22"/>
        </w:rPr>
      </w:pPr>
    </w:p>
    <w:p w14:paraId="27BFBBAE" w14:textId="77777777" w:rsidR="006E6B90" w:rsidRPr="001D19F6" w:rsidRDefault="00522916" w:rsidP="006E6B90">
      <w:pPr>
        <w:wordWrap/>
        <w:spacing w:line="360" w:lineRule="auto"/>
        <w:jc w:val="left"/>
        <w:rPr>
          <w:rFonts w:ascii="Arial" w:eastAsia="굴림" w:hAnsi="Arial" w:cs="Arial"/>
          <w:sz w:val="22"/>
        </w:rPr>
      </w:pPr>
      <w:r w:rsidRPr="001D19F6">
        <w:rPr>
          <w:rFonts w:ascii="Arial" w:eastAsia="굴림" w:hAnsi="Arial" w:cs="Arial"/>
          <w:sz w:val="22"/>
        </w:rPr>
        <w:t>C345</w:t>
      </w:r>
      <w:r w:rsidR="006E6B90" w:rsidRPr="001D19F6">
        <w:rPr>
          <w:rFonts w:ascii="Arial" w:eastAsia="굴림" w:hAnsi="Arial" w:cs="Arial"/>
          <w:sz w:val="22"/>
        </w:rPr>
        <w:t>. Did yo</w:t>
      </w:r>
      <w:r w:rsidRPr="001D19F6">
        <w:rPr>
          <w:rFonts w:ascii="Arial" w:eastAsia="굴림" w:hAnsi="Arial" w:cs="Arial"/>
          <w:sz w:val="22"/>
        </w:rPr>
        <w:t>u pay [C341</w:t>
      </w:r>
      <w:r w:rsidR="006E6B90" w:rsidRPr="001D19F6">
        <w:rPr>
          <w:rFonts w:ascii="Arial" w:eastAsia="굴림" w:hAnsi="Arial" w:cs="Arial"/>
          <w:sz w:val="22"/>
        </w:rPr>
        <w:t>] for taking care of you?</w:t>
      </w:r>
    </w:p>
    <w:p w14:paraId="018FCA85" w14:textId="77777777" w:rsidR="00EC7964" w:rsidRPr="001D19F6" w:rsidRDefault="00EC7964" w:rsidP="00F14BA4">
      <w:pPr>
        <w:pStyle w:val="a6"/>
        <w:numPr>
          <w:ilvl w:val="0"/>
          <w:numId w:val="38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522916" w:rsidRPr="001D19F6">
        <w:rPr>
          <w:rFonts w:ascii="Arial" w:eastAsia="굴림" w:hAnsi="Arial" w:cs="Arial"/>
          <w:sz w:val="22"/>
        </w:rPr>
        <w:t>→Go to C34</w:t>
      </w:r>
      <w:r w:rsidR="00DF6B30" w:rsidRPr="001D19F6">
        <w:rPr>
          <w:rFonts w:ascii="Arial" w:eastAsia="굴림" w:hAnsi="Arial" w:cs="Arial"/>
          <w:sz w:val="22"/>
        </w:rPr>
        <w:t>3</w:t>
      </w:r>
    </w:p>
    <w:p w14:paraId="04590EA9" w14:textId="77777777" w:rsidR="006E6B90" w:rsidRPr="001D19F6" w:rsidRDefault="006E6B90" w:rsidP="006E6B90">
      <w:pPr>
        <w:wordWrap/>
        <w:spacing w:line="360" w:lineRule="auto"/>
        <w:jc w:val="left"/>
        <w:rPr>
          <w:rFonts w:ascii="Arial" w:eastAsia="굴림" w:hAnsi="Arial" w:cs="Arial"/>
          <w:sz w:val="22"/>
        </w:rPr>
      </w:pPr>
    </w:p>
    <w:p w14:paraId="679421AA" w14:textId="77777777" w:rsidR="006E6B90" w:rsidRPr="001D19F6" w:rsidRDefault="00522916" w:rsidP="006E6B90">
      <w:pPr>
        <w:wordWrap/>
        <w:spacing w:line="360" w:lineRule="auto"/>
        <w:jc w:val="left"/>
        <w:rPr>
          <w:rFonts w:ascii="Arial" w:eastAsia="굴림" w:hAnsi="Arial" w:cs="Arial"/>
          <w:sz w:val="22"/>
        </w:rPr>
      </w:pPr>
      <w:r w:rsidRPr="001D19F6">
        <w:rPr>
          <w:rFonts w:ascii="Arial" w:eastAsia="굴림" w:hAnsi="Arial" w:cs="Arial"/>
          <w:sz w:val="22"/>
        </w:rPr>
        <w:lastRenderedPageBreak/>
        <w:t>C346. How much did you pay [C341</w:t>
      </w:r>
      <w:r w:rsidR="006E6B90" w:rsidRPr="001D19F6">
        <w:rPr>
          <w:rFonts w:ascii="Arial" w:eastAsia="굴림" w:hAnsi="Arial" w:cs="Arial"/>
          <w:sz w:val="22"/>
        </w:rPr>
        <w:t>] for taking care of you</w:t>
      </w:r>
      <w:r w:rsidR="00E019B3" w:rsidRPr="001D19F6">
        <w:rPr>
          <w:rFonts w:ascii="Arial" w:eastAsia="굴림" w:hAnsi="Arial" w:cs="Arial"/>
          <w:sz w:val="22"/>
        </w:rPr>
        <w:t xml:space="preserve"> in total</w:t>
      </w:r>
      <w:r w:rsidR="006E6B90" w:rsidRPr="001D19F6">
        <w:rPr>
          <w:rFonts w:ascii="Arial" w:eastAsia="굴림" w:hAnsi="Arial" w:cs="Arial"/>
          <w:sz w:val="22"/>
        </w:rPr>
        <w:t>? (unit: 10,000 Korean won)</w:t>
      </w:r>
    </w:p>
    <w:p w14:paraId="38DC6BE7" w14:textId="77777777" w:rsidR="006E6B90" w:rsidRPr="001D19F6" w:rsidRDefault="00EC7964"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sz w:val="22"/>
        </w:rPr>
        <w:t>MW [</w:t>
      </w:r>
      <w:r w:rsidR="003608C0" w:rsidRPr="001D19F6">
        <w:rPr>
          <w:rFonts w:ascii="Arial" w:eastAsia="굴림" w:hAnsi="Arial" w:cs="Arial"/>
          <w:sz w:val="22"/>
        </w:rPr>
        <w:t xml:space="preserve">Range: </w:t>
      </w:r>
      <w:r w:rsidR="006E6B90" w:rsidRPr="001D19F6">
        <w:rPr>
          <w:rFonts w:ascii="Arial" w:eastAsia="굴림" w:hAnsi="Arial" w:cs="Arial"/>
          <w:sz w:val="22"/>
        </w:rPr>
        <w:t>1~997]</w:t>
      </w:r>
    </w:p>
    <w:p w14:paraId="7B246225" w14:textId="77777777" w:rsidR="006E6B90" w:rsidRPr="001D19F6" w:rsidRDefault="00522916" w:rsidP="00EC7964">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w:t>
      </w:r>
      <w:r w:rsidR="00614161" w:rsidRPr="001D19F6">
        <w:rPr>
          <w:rFonts w:ascii="Arial" w:eastAsia="굴림" w:hAnsi="Arial" w:cs="Arial"/>
          <w:sz w:val="22"/>
        </w:rPr>
        <w:t>4</w:t>
      </w:r>
      <w:r w:rsidR="00DF6B30" w:rsidRPr="001D19F6">
        <w:rPr>
          <w:rFonts w:ascii="Arial" w:eastAsia="굴림" w:hAnsi="Arial" w:cs="Arial"/>
          <w:sz w:val="22"/>
        </w:rPr>
        <w:t>3</w:t>
      </w:r>
    </w:p>
    <w:p w14:paraId="3DD60E7E" w14:textId="77777777" w:rsidR="006E6B90" w:rsidRPr="001D19F6" w:rsidRDefault="00522916" w:rsidP="00EC7964">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w:t>
      </w:r>
      <w:r w:rsidR="00614161" w:rsidRPr="001D19F6">
        <w:rPr>
          <w:rFonts w:ascii="Arial" w:eastAsia="굴림" w:hAnsi="Arial" w:cs="Arial"/>
          <w:sz w:val="22"/>
        </w:rPr>
        <w:t>4</w:t>
      </w:r>
      <w:r w:rsidR="00C01E0C" w:rsidRPr="001D19F6">
        <w:rPr>
          <w:rFonts w:ascii="Arial" w:eastAsia="굴림" w:hAnsi="Arial" w:cs="Arial"/>
          <w:sz w:val="22"/>
        </w:rPr>
        <w:t>3</w:t>
      </w:r>
    </w:p>
    <w:p w14:paraId="57F6C4B9" w14:textId="77777777" w:rsidR="006E6B90" w:rsidRPr="001D19F6" w:rsidRDefault="006E6B90" w:rsidP="006E6B90">
      <w:pPr>
        <w:wordWrap/>
        <w:spacing w:line="360" w:lineRule="auto"/>
        <w:jc w:val="left"/>
        <w:rPr>
          <w:rFonts w:ascii="Arial" w:eastAsia="굴림" w:hAnsi="Arial" w:cs="Arial"/>
          <w:sz w:val="22"/>
        </w:rPr>
      </w:pPr>
    </w:p>
    <w:p w14:paraId="30E5DBF4" w14:textId="77777777" w:rsidR="009947CC" w:rsidRPr="001D19F6" w:rsidRDefault="009947CC"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7D33E4F2" w14:textId="77777777" w:rsidR="000E1FEF" w:rsidRPr="001D19F6" w:rsidRDefault="000E1FEF" w:rsidP="003E1E49">
      <w:pPr>
        <w:pStyle w:val="a6"/>
        <w:numPr>
          <w:ilvl w:val="0"/>
          <w:numId w:val="367"/>
        </w:numPr>
        <w:wordWrap/>
        <w:spacing w:line="276" w:lineRule="auto"/>
        <w:ind w:leftChars="0"/>
        <w:jc w:val="left"/>
        <w:rPr>
          <w:rFonts w:ascii="Arial" w:eastAsia="굴림" w:hAnsi="Arial" w:cs="Arial"/>
          <w:b/>
          <w:sz w:val="22"/>
        </w:rPr>
      </w:pPr>
      <w:r w:rsidRPr="001D19F6">
        <w:rPr>
          <w:rFonts w:ascii="Arial" w:eastAsia="굴림" w:hAnsi="Arial" w:cs="Arial"/>
          <w:b/>
          <w:sz w:val="22"/>
        </w:rPr>
        <w:t>(Only ask for the last loop) Ask C3</w:t>
      </w:r>
      <w:r w:rsidR="008369F3" w:rsidRPr="001D19F6">
        <w:rPr>
          <w:rFonts w:ascii="Arial" w:eastAsia="굴림" w:hAnsi="Arial" w:cs="Arial"/>
          <w:b/>
          <w:sz w:val="22"/>
        </w:rPr>
        <w:t>47</w:t>
      </w:r>
      <w:r w:rsidRPr="001D19F6">
        <w:rPr>
          <w:rFonts w:ascii="Arial" w:eastAsia="굴림" w:hAnsi="Arial" w:cs="Arial"/>
          <w:b/>
          <w:sz w:val="22"/>
        </w:rPr>
        <w:t xml:space="preserve"> for the total amount </w:t>
      </w:r>
      <w:r w:rsidR="008369F3" w:rsidRPr="001D19F6">
        <w:rPr>
          <w:rFonts w:ascii="Arial" w:eastAsia="굴림" w:hAnsi="Arial" w:cs="Arial"/>
          <w:b/>
          <w:sz w:val="22"/>
        </w:rPr>
        <w:t>at C346</w:t>
      </w:r>
      <w:r w:rsidRPr="001D19F6">
        <w:rPr>
          <w:rFonts w:ascii="Arial" w:eastAsia="굴림" w:hAnsi="Arial" w:cs="Arial"/>
          <w:b/>
          <w:sz w:val="22"/>
        </w:rPr>
        <w:t>.</w:t>
      </w:r>
    </w:p>
    <w:p w14:paraId="4AE318CA" w14:textId="77777777" w:rsidR="009947CC" w:rsidRPr="001D19F6" w:rsidRDefault="009947CC" w:rsidP="000E1FEF">
      <w:pPr>
        <w:pStyle w:val="a6"/>
        <w:wordWrap/>
        <w:spacing w:line="360" w:lineRule="auto"/>
        <w:ind w:leftChars="0"/>
        <w:jc w:val="left"/>
        <w:rPr>
          <w:rFonts w:ascii="Arial" w:eastAsia="굴림" w:hAnsi="Arial" w:cs="Arial"/>
          <w:b/>
          <w:sz w:val="22"/>
        </w:rPr>
      </w:pPr>
    </w:p>
    <w:p w14:paraId="053AE769" w14:textId="77777777" w:rsidR="006E6B90" w:rsidRPr="001D19F6" w:rsidRDefault="008369F3" w:rsidP="006E6B90">
      <w:pPr>
        <w:wordWrap/>
        <w:spacing w:line="360" w:lineRule="auto"/>
        <w:jc w:val="left"/>
        <w:rPr>
          <w:rFonts w:ascii="Arial" w:eastAsia="굴림" w:hAnsi="Arial" w:cs="Arial"/>
          <w:bCs/>
          <w:sz w:val="22"/>
        </w:rPr>
      </w:pPr>
      <w:r w:rsidRPr="001D19F6">
        <w:rPr>
          <w:rFonts w:ascii="Arial" w:eastAsia="굴림" w:hAnsi="Arial" w:cs="Arial"/>
          <w:bCs/>
          <w:sz w:val="22"/>
        </w:rPr>
        <w:t>C347</w:t>
      </w:r>
      <w:r w:rsidR="006E6B90" w:rsidRPr="001D19F6">
        <w:rPr>
          <w:rFonts w:ascii="Arial" w:eastAsia="굴림" w:hAnsi="Arial" w:cs="Arial"/>
          <w:bCs/>
          <w:sz w:val="22"/>
        </w:rPr>
        <w:t xml:space="preserve">. You </w:t>
      </w:r>
      <w:r w:rsidR="000E119B" w:rsidRPr="001D19F6">
        <w:rPr>
          <w:rFonts w:ascii="Arial" w:eastAsia="굴림" w:hAnsi="Arial" w:cs="Arial"/>
          <w:bCs/>
          <w:sz w:val="22"/>
        </w:rPr>
        <w:t xml:space="preserve">have said </w:t>
      </w:r>
      <w:r w:rsidRPr="001D19F6">
        <w:rPr>
          <w:rFonts w:ascii="Arial" w:eastAsia="굴림" w:hAnsi="Arial" w:cs="Arial"/>
          <w:bCs/>
          <w:sz w:val="22"/>
        </w:rPr>
        <w:t>that you paid [C346</w:t>
      </w:r>
      <w:r w:rsidR="006E6B90" w:rsidRPr="001D19F6">
        <w:rPr>
          <w:rFonts w:ascii="Arial" w:eastAsia="굴림" w:hAnsi="Arial" w:cs="Arial"/>
          <w:bCs/>
          <w:sz w:val="22"/>
        </w:rPr>
        <w:t>]</w:t>
      </w:r>
      <w:r w:rsidR="000E1FEF" w:rsidRPr="001D19F6">
        <w:rPr>
          <w:rFonts w:ascii="Arial" w:eastAsia="굴림" w:hAnsi="Arial" w:cs="Arial"/>
          <w:bCs/>
          <w:sz w:val="22"/>
        </w:rPr>
        <w:t xml:space="preserve"> </w:t>
      </w:r>
      <w:r w:rsidR="006E6B90" w:rsidRPr="001D19F6">
        <w:rPr>
          <w:rFonts w:ascii="Arial" w:eastAsia="굴림" w:hAnsi="Arial" w:cs="Arial"/>
          <w:bCs/>
          <w:sz w:val="22"/>
        </w:rPr>
        <w:t xml:space="preserve">MW (10,000 Korean won) for </w:t>
      </w:r>
      <w:r w:rsidR="000E119B" w:rsidRPr="001D19F6">
        <w:rPr>
          <w:rFonts w:ascii="Arial" w:eastAsia="굴림" w:hAnsi="Arial" w:cs="Arial"/>
          <w:bCs/>
          <w:sz w:val="22"/>
        </w:rPr>
        <w:t xml:space="preserve">the </w:t>
      </w:r>
      <w:r w:rsidR="006E6B90" w:rsidRPr="001D19F6">
        <w:rPr>
          <w:rFonts w:ascii="Arial" w:eastAsia="굴림" w:hAnsi="Arial" w:cs="Arial"/>
          <w:bCs/>
          <w:sz w:val="22"/>
        </w:rPr>
        <w:t>car</w:t>
      </w:r>
      <w:r w:rsidR="00FE6B4C" w:rsidRPr="001D19F6">
        <w:rPr>
          <w:rFonts w:ascii="Arial" w:eastAsia="굴림" w:hAnsi="Arial" w:cs="Arial"/>
          <w:bCs/>
          <w:sz w:val="22"/>
        </w:rPr>
        <w:t>egiver</w:t>
      </w:r>
      <w:r w:rsidR="006E6B90" w:rsidRPr="001D19F6">
        <w:rPr>
          <w:rFonts w:ascii="Arial" w:eastAsia="굴림" w:hAnsi="Arial" w:cs="Arial"/>
          <w:bCs/>
          <w:sz w:val="22"/>
        </w:rPr>
        <w:t xml:space="preserve"> services. How much did you pay out-of-pocket? Also, how much did your relatives or pr</w:t>
      </w:r>
      <w:r w:rsidR="00D11C46" w:rsidRPr="001D19F6">
        <w:rPr>
          <w:rFonts w:ascii="Arial" w:eastAsia="굴림" w:hAnsi="Arial" w:cs="Arial"/>
          <w:bCs/>
          <w:sz w:val="22"/>
        </w:rPr>
        <w:t xml:space="preserve">ivate health insurances pay on behalf of </w:t>
      </w:r>
      <w:r w:rsidR="006E6B90" w:rsidRPr="001D19F6">
        <w:rPr>
          <w:rFonts w:ascii="Arial" w:eastAsia="굴림" w:hAnsi="Arial" w:cs="Arial"/>
          <w:bCs/>
          <w:sz w:val="22"/>
        </w:rPr>
        <w:t>you? Please include in the private health insurance category any payments that you made and w</w:t>
      </w:r>
      <w:r w:rsidR="006C2E6E" w:rsidRPr="001D19F6">
        <w:rPr>
          <w:rFonts w:ascii="Arial" w:eastAsia="굴림" w:hAnsi="Arial" w:cs="Arial"/>
          <w:bCs/>
          <w:sz w:val="22"/>
        </w:rPr>
        <w:t>ere</w:t>
      </w:r>
      <w:r w:rsidR="006E6B90" w:rsidRPr="001D19F6">
        <w:rPr>
          <w:rFonts w:ascii="Arial" w:eastAsia="굴림" w:hAnsi="Arial" w:cs="Arial"/>
          <w:bCs/>
          <w:sz w:val="22"/>
        </w:rPr>
        <w:t xml:space="preserve"> reimbursed by private health insurances. (unit: 10,000 Korean won) Categories are </w:t>
      </w:r>
      <w:r w:rsidR="006E6B90" w:rsidRPr="001D19F6">
        <w:rPr>
          <w:rFonts w:ascii="굴림" w:eastAsia="굴림" w:hAnsi="굴림" w:cs="굴림" w:hint="eastAsia"/>
          <w:bCs/>
          <w:sz w:val="22"/>
        </w:rPr>
        <w:t>①</w:t>
      </w:r>
      <w:r w:rsidR="006E6B90" w:rsidRPr="001D19F6">
        <w:rPr>
          <w:rFonts w:ascii="Arial" w:eastAsia="굴림" w:hAnsi="Arial" w:cs="Arial"/>
          <w:bCs/>
          <w:sz w:val="22"/>
        </w:rPr>
        <w:t xml:space="preserve"> out-of-pocket payment</w:t>
      </w:r>
      <w:r w:rsidR="00BC1680" w:rsidRPr="001D19F6">
        <w:rPr>
          <w:rFonts w:ascii="Arial" w:eastAsia="굴림" w:hAnsi="Arial" w:cs="Arial"/>
          <w:bCs/>
          <w:sz w:val="22"/>
        </w:rPr>
        <w:t>s</w:t>
      </w:r>
      <w:r w:rsidRPr="001D19F6">
        <w:rPr>
          <w:rFonts w:ascii="Arial" w:eastAsia="굴림" w:hAnsi="Arial" w:cs="Arial"/>
          <w:bCs/>
          <w:sz w:val="22"/>
        </w:rPr>
        <w:t xml:space="preserve"> (C347</w:t>
      </w:r>
      <w:r w:rsidR="006E6B90" w:rsidRPr="001D19F6">
        <w:rPr>
          <w:rFonts w:ascii="Arial" w:eastAsia="굴림" w:hAnsi="Arial" w:cs="Arial"/>
          <w:bCs/>
          <w:sz w:val="22"/>
        </w:rPr>
        <w:t xml:space="preserve">a), </w:t>
      </w:r>
      <w:r w:rsidR="006E6B90" w:rsidRPr="001D19F6">
        <w:rPr>
          <w:rFonts w:ascii="굴림" w:eastAsia="굴림" w:hAnsi="굴림" w:cs="굴림" w:hint="eastAsia"/>
          <w:bCs/>
          <w:sz w:val="22"/>
        </w:rPr>
        <w:t>②</w:t>
      </w:r>
      <w:r w:rsidR="006E6B90" w:rsidRPr="001D19F6">
        <w:rPr>
          <w:rFonts w:ascii="Arial" w:eastAsia="굴림" w:hAnsi="Arial" w:cs="Arial"/>
          <w:bCs/>
          <w:sz w:val="22"/>
        </w:rPr>
        <w:t xml:space="preserve"> payment</w:t>
      </w:r>
      <w:r w:rsidR="00BC1680" w:rsidRPr="001D19F6">
        <w:rPr>
          <w:rFonts w:ascii="Arial" w:eastAsia="굴림" w:hAnsi="Arial" w:cs="Arial"/>
          <w:bCs/>
          <w:sz w:val="22"/>
        </w:rPr>
        <w:t>s</w:t>
      </w:r>
      <w:r w:rsidR="006E6B90" w:rsidRPr="001D19F6">
        <w:rPr>
          <w:rFonts w:ascii="Arial" w:eastAsia="굴림" w:hAnsi="Arial" w:cs="Arial"/>
          <w:bCs/>
          <w:sz w:val="22"/>
        </w:rPr>
        <w:t xml:space="preserve"> by relatives incl</w:t>
      </w:r>
      <w:r w:rsidRPr="001D19F6">
        <w:rPr>
          <w:rFonts w:ascii="Arial" w:eastAsia="굴림" w:hAnsi="Arial" w:cs="Arial"/>
          <w:bCs/>
          <w:sz w:val="22"/>
        </w:rPr>
        <w:t>uding children and parents (C347</w:t>
      </w:r>
      <w:r w:rsidR="006E6B90" w:rsidRPr="001D19F6">
        <w:rPr>
          <w:rFonts w:ascii="Arial" w:eastAsia="굴림" w:hAnsi="Arial" w:cs="Arial"/>
          <w:bCs/>
          <w:sz w:val="22"/>
        </w:rPr>
        <w:t xml:space="preserve">b), </w:t>
      </w:r>
      <w:r w:rsidR="006E6B90" w:rsidRPr="001D19F6">
        <w:rPr>
          <w:rFonts w:ascii="굴림" w:eastAsia="굴림" w:hAnsi="굴림" w:cs="굴림" w:hint="eastAsia"/>
          <w:bCs/>
          <w:sz w:val="22"/>
        </w:rPr>
        <w:t>③</w:t>
      </w:r>
      <w:r w:rsidR="006E6B90" w:rsidRPr="001D19F6">
        <w:rPr>
          <w:rFonts w:ascii="Arial" w:eastAsia="굴림" w:hAnsi="Arial" w:cs="Arial"/>
          <w:bCs/>
          <w:sz w:val="22"/>
        </w:rPr>
        <w:t xml:space="preserve"> payment</w:t>
      </w:r>
      <w:r w:rsidR="00BC1680" w:rsidRPr="001D19F6">
        <w:rPr>
          <w:rFonts w:ascii="Arial" w:eastAsia="굴림" w:hAnsi="Arial" w:cs="Arial"/>
          <w:bCs/>
          <w:sz w:val="22"/>
        </w:rPr>
        <w:t>s</w:t>
      </w:r>
      <w:r w:rsidR="006E6B90" w:rsidRPr="001D19F6">
        <w:rPr>
          <w:rFonts w:ascii="Arial" w:eastAsia="굴림" w:hAnsi="Arial" w:cs="Arial"/>
          <w:bCs/>
          <w:sz w:val="22"/>
        </w:rPr>
        <w:t xml:space="preserve"> reimbursed by</w:t>
      </w:r>
      <w:r w:rsidRPr="001D19F6">
        <w:rPr>
          <w:rFonts w:ascii="Arial" w:eastAsia="굴림" w:hAnsi="Arial" w:cs="Arial"/>
          <w:bCs/>
          <w:sz w:val="22"/>
        </w:rPr>
        <w:t xml:space="preserve"> private health insurances (C348</w:t>
      </w:r>
      <w:r w:rsidR="006E6B90" w:rsidRPr="001D19F6">
        <w:rPr>
          <w:rFonts w:ascii="Arial" w:eastAsia="굴림" w:hAnsi="Arial" w:cs="Arial"/>
          <w:bCs/>
          <w:sz w:val="22"/>
        </w:rPr>
        <w:t xml:space="preserve">c). </w:t>
      </w:r>
    </w:p>
    <w:p w14:paraId="3FCC5B72" w14:textId="77777777" w:rsidR="003608C0" w:rsidRPr="002E0FD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8369F3" w:rsidRPr="001D19F6">
        <w:rPr>
          <w:rFonts w:ascii="Arial" w:eastAsia="굴림" w:hAnsi="Arial" w:cs="Arial"/>
          <w:bCs/>
          <w:kern w:val="0"/>
          <w:sz w:val="22"/>
        </w:rPr>
        <w:t>C346</w:t>
      </w:r>
      <w:r w:rsidR="003608C0" w:rsidRPr="001D19F6">
        <w:rPr>
          <w:rFonts w:ascii="Arial" w:eastAsia="굴림" w:hAnsi="Arial" w:cs="Arial"/>
          <w:bCs/>
          <w:kern w:val="0"/>
          <w:sz w:val="22"/>
        </w:rPr>
        <w:t>] MW</w:t>
      </w:r>
      <w:r w:rsidRPr="001D19F6">
        <w:rPr>
          <w:rFonts w:ascii="Arial" w:eastAsia="굴림" w:hAnsi="Arial" w:cs="Arial"/>
          <w:bCs/>
          <w:kern w:val="0"/>
          <w:sz w:val="22"/>
        </w:rPr>
        <w:t>]</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054BAAF1"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DCF603"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D6A383"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25D71B9B" w14:textId="77777777" w:rsidTr="00B71DBB">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E98491"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C347</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8F7E2E"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2E8537A" w14:textId="77777777" w:rsidR="006E6B90" w:rsidRPr="001D19F6" w:rsidRDefault="006E6B90" w:rsidP="00D518FF">
            <w:pPr>
              <w:wordWrap/>
              <w:jc w:val="center"/>
              <w:rPr>
                <w:rFonts w:ascii="Arial" w:eastAsia="굴림" w:hAnsi="Arial" w:cs="Arial"/>
                <w:sz w:val="22"/>
              </w:rPr>
            </w:pPr>
          </w:p>
        </w:tc>
      </w:tr>
      <w:tr w:rsidR="00D063AA" w:rsidRPr="001D19F6" w14:paraId="35980455" w14:textId="77777777" w:rsidTr="00B71DBB">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4ACA33"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C347</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83BDC8B"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B88AE6B" w14:textId="77777777" w:rsidR="006E6B90" w:rsidRPr="001D19F6" w:rsidRDefault="006E6B90" w:rsidP="00D518FF">
            <w:pPr>
              <w:wordWrap/>
              <w:jc w:val="center"/>
              <w:rPr>
                <w:rFonts w:ascii="Arial" w:eastAsia="굴림" w:hAnsi="Arial" w:cs="Arial"/>
                <w:sz w:val="22"/>
              </w:rPr>
            </w:pPr>
          </w:p>
        </w:tc>
      </w:tr>
      <w:tr w:rsidR="00D063AA" w:rsidRPr="001D19F6" w14:paraId="0A4CE0EC" w14:textId="77777777" w:rsidTr="00B71DBB">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3EAF2F8"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C347</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77CF84"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60B001" w14:textId="77777777" w:rsidR="006E6B90" w:rsidRPr="001D19F6" w:rsidRDefault="006E6B90" w:rsidP="00D518FF">
            <w:pPr>
              <w:wordWrap/>
              <w:jc w:val="center"/>
              <w:rPr>
                <w:rFonts w:ascii="Arial" w:eastAsia="굴림" w:hAnsi="Arial" w:cs="Arial"/>
                <w:sz w:val="22"/>
              </w:rPr>
            </w:pPr>
          </w:p>
        </w:tc>
      </w:tr>
      <w:tr w:rsidR="00D063AA" w:rsidRPr="001D19F6" w14:paraId="6F62A340"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5D66F2"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4432802"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[C346</w:t>
            </w:r>
            <w:r w:rsidR="006E6B90" w:rsidRPr="001D19F6">
              <w:rPr>
                <w:rFonts w:ascii="Arial" w:eastAsia="굴림" w:hAnsi="Arial" w:cs="Arial"/>
                <w:sz w:val="22"/>
              </w:rPr>
              <w:t>] MW</w:t>
            </w:r>
          </w:p>
        </w:tc>
      </w:tr>
    </w:tbl>
    <w:p w14:paraId="361DB5E0" w14:textId="77777777" w:rsidR="006E6B90" w:rsidRPr="001D19F6" w:rsidRDefault="006E6B90" w:rsidP="006E6B90">
      <w:pPr>
        <w:wordWrap/>
        <w:spacing w:line="360" w:lineRule="auto"/>
        <w:jc w:val="left"/>
        <w:rPr>
          <w:rFonts w:ascii="Arial" w:eastAsia="굴림" w:hAnsi="Arial" w:cs="Arial"/>
          <w:sz w:val="22"/>
        </w:rPr>
      </w:pPr>
    </w:p>
    <w:p w14:paraId="2CD7344F" w14:textId="77777777" w:rsidR="001C431F" w:rsidRPr="001D19F6" w:rsidRDefault="003608C0" w:rsidP="00297F86">
      <w:pPr>
        <w:wordWrap/>
        <w:spacing w:line="276" w:lineRule="auto"/>
        <w:jc w:val="left"/>
        <w:rPr>
          <w:rFonts w:ascii="Arial" w:eastAsia="굴림" w:hAnsi="Arial" w:cs="Arial"/>
          <w:b/>
          <w:bCs/>
          <w:sz w:val="22"/>
        </w:rPr>
      </w:pPr>
      <w:r w:rsidRPr="001D19F6">
        <w:rPr>
          <w:rFonts w:ascii="Arial" w:eastAsia="굴림" w:hAnsi="Arial" w:cs="Arial"/>
          <w:b/>
          <w:bCs/>
          <w:sz w:val="22"/>
        </w:rPr>
        <w:t>&lt;</w:t>
      </w:r>
      <w:r w:rsidR="001C431F" w:rsidRPr="001D19F6">
        <w:rPr>
          <w:rFonts w:ascii="Arial" w:eastAsia="굴림" w:hAnsi="Arial" w:cs="Arial"/>
          <w:b/>
          <w:bCs/>
          <w:sz w:val="22"/>
        </w:rPr>
        <w:t>Dental Treatment</w:t>
      </w:r>
      <w:r w:rsidRPr="001D19F6">
        <w:rPr>
          <w:rFonts w:ascii="Arial" w:eastAsia="굴림" w:hAnsi="Arial" w:cs="Arial"/>
          <w:b/>
          <w:bCs/>
          <w:sz w:val="22"/>
        </w:rPr>
        <w:t>&gt;</w:t>
      </w:r>
    </w:p>
    <w:p w14:paraId="56FE7DAF"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7C288B3F" w14:textId="77777777" w:rsidR="006E6B90" w:rsidRPr="001D19F6" w:rsidRDefault="006E6B90"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C3</w:t>
      </w:r>
      <w:r w:rsidR="008369F3" w:rsidRPr="001D19F6">
        <w:rPr>
          <w:rFonts w:ascii="Arial" w:eastAsia="굴림" w:hAnsi="Arial" w:cs="Arial"/>
          <w:b/>
          <w:bCs/>
          <w:sz w:val="22"/>
        </w:rPr>
        <w:t>48</w:t>
      </w:r>
      <w:r w:rsidRPr="001D19F6">
        <w:rPr>
          <w:rFonts w:ascii="Arial" w:eastAsia="굴림" w:hAnsi="Arial" w:cs="Arial"/>
          <w:b/>
          <w:bCs/>
          <w:sz w:val="22"/>
        </w:rPr>
        <w:t xml:space="preserve">=0, then </w:t>
      </w:r>
      <w:r w:rsidR="003608C0" w:rsidRPr="001D19F6">
        <w:rPr>
          <w:rFonts w:ascii="Arial" w:eastAsia="굴림" w:hAnsi="Arial" w:cs="Arial"/>
          <w:b/>
          <w:bCs/>
          <w:sz w:val="22"/>
        </w:rPr>
        <w:t>ask</w:t>
      </w:r>
      <w:r w:rsidRPr="001D19F6">
        <w:rPr>
          <w:rFonts w:ascii="Arial" w:eastAsia="굴림" w:hAnsi="Arial" w:cs="Arial"/>
          <w:b/>
          <w:bCs/>
          <w:sz w:val="22"/>
        </w:rPr>
        <w:t xml:space="preserve"> C3</w:t>
      </w:r>
      <w:r w:rsidR="008369F3" w:rsidRPr="001D19F6">
        <w:rPr>
          <w:rFonts w:ascii="Arial" w:eastAsia="굴림" w:hAnsi="Arial" w:cs="Arial"/>
          <w:b/>
          <w:bCs/>
          <w:sz w:val="22"/>
        </w:rPr>
        <w:t>51</w:t>
      </w:r>
      <w:r w:rsidR="003C7F88" w:rsidRPr="001D19F6">
        <w:rPr>
          <w:rFonts w:ascii="Arial" w:eastAsia="굴림" w:hAnsi="Arial" w:cs="Arial"/>
          <w:b/>
          <w:bCs/>
          <w:sz w:val="22"/>
        </w:rPr>
        <w:t>.</w:t>
      </w:r>
    </w:p>
    <w:p w14:paraId="3A72E693" w14:textId="77777777" w:rsidR="006E6B90" w:rsidRPr="001D19F6" w:rsidRDefault="006E6B90" w:rsidP="006B48E0">
      <w:pPr>
        <w:wordWrap/>
        <w:spacing w:line="360" w:lineRule="auto"/>
        <w:jc w:val="left"/>
        <w:rPr>
          <w:rFonts w:ascii="Arial" w:eastAsia="굴림" w:hAnsi="Arial" w:cs="Arial"/>
          <w:sz w:val="22"/>
        </w:rPr>
      </w:pPr>
    </w:p>
    <w:p w14:paraId="65046473" w14:textId="77777777" w:rsidR="006E6B90" w:rsidRPr="001D19F6" w:rsidRDefault="006E6B90" w:rsidP="006B48E0">
      <w:pPr>
        <w:wordWrap/>
        <w:spacing w:line="360" w:lineRule="auto"/>
        <w:jc w:val="left"/>
        <w:rPr>
          <w:rFonts w:ascii="Arial" w:eastAsia="굴림" w:hAnsi="Arial" w:cs="Arial"/>
          <w:sz w:val="22"/>
        </w:rPr>
      </w:pPr>
      <w:r w:rsidRPr="001D19F6">
        <w:rPr>
          <w:rFonts w:ascii="Arial" w:eastAsia="굴림" w:hAnsi="Arial" w:cs="Arial"/>
          <w:sz w:val="22"/>
        </w:rPr>
        <w:t>C3</w:t>
      </w:r>
      <w:r w:rsidR="008369F3" w:rsidRPr="001D19F6">
        <w:rPr>
          <w:rFonts w:ascii="Arial" w:eastAsia="굴림" w:hAnsi="Arial" w:cs="Arial"/>
          <w:sz w:val="22"/>
        </w:rPr>
        <w:t>48</w:t>
      </w:r>
      <w:r w:rsidRPr="001D19F6">
        <w:rPr>
          <w:rFonts w:ascii="Arial" w:eastAsia="굴림" w:hAnsi="Arial" w:cs="Arial"/>
          <w:sz w:val="22"/>
        </w:rPr>
        <w:t xml:space="preserve">. Have you </w:t>
      </w:r>
      <w:r w:rsidR="00745980" w:rsidRPr="001D19F6">
        <w:rPr>
          <w:rFonts w:ascii="Arial" w:eastAsia="굴림" w:hAnsi="Arial" w:cs="Arial"/>
          <w:sz w:val="22"/>
        </w:rPr>
        <w:t xml:space="preserve">ever </w:t>
      </w:r>
      <w:r w:rsidR="003C7F88" w:rsidRPr="001D19F6">
        <w:rPr>
          <w:rFonts w:ascii="Arial" w:eastAsia="굴림" w:hAnsi="Arial" w:cs="Arial"/>
          <w:sz w:val="22"/>
        </w:rPr>
        <w:t>received dental care (including denture care</w:t>
      </w:r>
      <w:r w:rsidRPr="001D19F6">
        <w:rPr>
          <w:rFonts w:ascii="Arial" w:eastAsia="굴림" w:hAnsi="Arial" w:cs="Arial"/>
          <w:sz w:val="22"/>
        </w:rPr>
        <w:t>) since the p</w:t>
      </w:r>
      <w:r w:rsidR="00B11002" w:rsidRPr="001D19F6">
        <w:rPr>
          <w:rFonts w:ascii="Arial" w:eastAsia="굴림" w:hAnsi="Arial" w:cs="Arial"/>
          <w:sz w:val="22"/>
        </w:rPr>
        <w:t>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Pr="001D19F6">
        <w:rPr>
          <w:rFonts w:ascii="Arial" w:eastAsia="굴림" w:hAnsi="Arial" w:cs="Arial"/>
          <w:sz w:val="22"/>
        </w:rPr>
        <w:t>? If so, how many times did you</w:t>
      </w:r>
      <w:r w:rsidR="003C7F88" w:rsidRPr="001D19F6">
        <w:rPr>
          <w:rFonts w:ascii="Arial" w:eastAsia="굴림" w:hAnsi="Arial" w:cs="Arial"/>
          <w:sz w:val="22"/>
        </w:rPr>
        <w:t xml:space="preserve"> go to a dental hospital/clinic</w:t>
      </w:r>
      <w:r w:rsidRPr="001D19F6">
        <w:rPr>
          <w:rFonts w:ascii="Arial" w:eastAsia="굴림" w:hAnsi="Arial" w:cs="Arial"/>
          <w:sz w:val="22"/>
        </w:rPr>
        <w:t xml:space="preserve">? (unit: </w:t>
      </w:r>
      <w:r w:rsidR="00912202" w:rsidRPr="001D19F6">
        <w:rPr>
          <w:rFonts w:ascii="Arial" w:eastAsia="굴림" w:hAnsi="Arial" w:cs="Arial"/>
          <w:sz w:val="22"/>
        </w:rPr>
        <w:t xml:space="preserve">a </w:t>
      </w:r>
      <w:r w:rsidRPr="001D19F6">
        <w:rPr>
          <w:rFonts w:ascii="Arial" w:eastAsia="굴림" w:hAnsi="Arial" w:cs="Arial"/>
          <w:sz w:val="22"/>
        </w:rPr>
        <w:t>time)</w:t>
      </w:r>
    </w:p>
    <w:p w14:paraId="748E81D1" w14:textId="77777777" w:rsidR="009947CC" w:rsidRPr="001D19F6" w:rsidRDefault="009947CC" w:rsidP="006B48E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3C7F88" w:rsidRPr="001D19F6">
        <w:rPr>
          <w:rFonts w:ascii="Arial" w:eastAsia="굴림" w:hAnsi="Arial" w:cs="Arial"/>
          <w:sz w:val="22"/>
        </w:rPr>
        <w:t>Enter 0 i</w:t>
      </w:r>
      <w:r w:rsidRPr="001D19F6">
        <w:rPr>
          <w:rFonts w:ascii="Arial" w:eastAsia="굴림" w:hAnsi="Arial" w:cs="Arial"/>
          <w:sz w:val="22"/>
        </w:rPr>
        <w:t>f R has never made such a visit.]</w:t>
      </w:r>
    </w:p>
    <w:p w14:paraId="1A171A4D" w14:textId="77777777" w:rsidR="006E6B90" w:rsidRPr="001D19F6" w:rsidRDefault="003608C0" w:rsidP="006B48E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912202" w:rsidRPr="001D19F6">
        <w:rPr>
          <w:rFonts w:ascii="Arial" w:eastAsia="굴림" w:hAnsi="Arial" w:cs="Arial"/>
          <w:bCs/>
          <w:sz w:val="22"/>
        </w:rPr>
        <w:t>time [</w:t>
      </w:r>
      <w:r w:rsidRPr="001D19F6">
        <w:rPr>
          <w:rFonts w:ascii="Arial" w:eastAsia="굴림" w:hAnsi="Arial" w:cs="Arial"/>
          <w:bCs/>
          <w:sz w:val="22"/>
        </w:rPr>
        <w:t xml:space="preserve">Range: </w:t>
      </w:r>
      <w:r w:rsidR="00912202" w:rsidRPr="001D19F6">
        <w:rPr>
          <w:rFonts w:ascii="Arial" w:eastAsia="굴림" w:hAnsi="Arial" w:cs="Arial"/>
          <w:bCs/>
          <w:sz w:val="22"/>
        </w:rPr>
        <w:t>0~</w:t>
      </w:r>
      <w:r w:rsidR="00B430B7" w:rsidRPr="001D19F6">
        <w:rPr>
          <w:rFonts w:ascii="Arial" w:eastAsia="굴림" w:hAnsi="Arial" w:cs="Arial"/>
          <w:bCs/>
          <w:sz w:val="22"/>
        </w:rPr>
        <w:t>2190</w:t>
      </w:r>
      <w:r w:rsidR="006E6B90" w:rsidRPr="001D19F6">
        <w:rPr>
          <w:rFonts w:ascii="Arial" w:eastAsia="굴림" w:hAnsi="Arial" w:cs="Arial"/>
          <w:bCs/>
          <w:sz w:val="22"/>
        </w:rPr>
        <w:t>]</w:t>
      </w:r>
    </w:p>
    <w:p w14:paraId="0358BAB1" w14:textId="77777777" w:rsidR="008369F3" w:rsidRPr="001D19F6" w:rsidRDefault="008369F3" w:rsidP="006B48E0">
      <w:pPr>
        <w:widowControl/>
        <w:wordWrap/>
        <w:autoSpaceDE/>
        <w:autoSpaceDN/>
        <w:spacing w:line="360" w:lineRule="auto"/>
        <w:jc w:val="left"/>
        <w:rPr>
          <w:rFonts w:ascii="Arial" w:eastAsia="굴림" w:hAnsi="Arial" w:cs="Arial"/>
          <w:bCs/>
          <w:sz w:val="22"/>
        </w:rPr>
      </w:pPr>
    </w:p>
    <w:p w14:paraId="7DFECD0C" w14:textId="77777777" w:rsidR="006E6B90" w:rsidRPr="001D19F6" w:rsidRDefault="008369F3" w:rsidP="006B48E0">
      <w:pPr>
        <w:widowControl/>
        <w:wordWrap/>
        <w:autoSpaceDE/>
        <w:autoSpaceDN/>
        <w:spacing w:line="360" w:lineRule="auto"/>
        <w:jc w:val="left"/>
        <w:rPr>
          <w:rFonts w:ascii="Arial" w:eastAsia="굴림" w:hAnsi="Arial" w:cs="Arial"/>
          <w:bCs/>
          <w:sz w:val="22"/>
        </w:rPr>
      </w:pPr>
      <w:r w:rsidRPr="001D19F6">
        <w:rPr>
          <w:rFonts w:ascii="Arial" w:eastAsia="굴림" w:hAnsi="Arial" w:cs="Arial"/>
          <w:sz w:val="22"/>
        </w:rPr>
        <w:t>C349</w:t>
      </w:r>
      <w:r w:rsidR="006E6B90" w:rsidRPr="001D19F6">
        <w:rPr>
          <w:rFonts w:ascii="Arial" w:eastAsia="굴림" w:hAnsi="Arial" w:cs="Arial"/>
          <w:sz w:val="22"/>
        </w:rPr>
        <w:t>. Yo</w:t>
      </w:r>
      <w:r w:rsidR="006C2E6E" w:rsidRPr="001D19F6">
        <w:rPr>
          <w:rFonts w:ascii="Arial" w:eastAsia="굴림" w:hAnsi="Arial" w:cs="Arial"/>
          <w:sz w:val="22"/>
        </w:rPr>
        <w:t xml:space="preserve">u </w:t>
      </w:r>
      <w:r w:rsidR="00745980" w:rsidRPr="001D19F6">
        <w:rPr>
          <w:rFonts w:ascii="Arial" w:eastAsia="굴림" w:hAnsi="Arial" w:cs="Arial"/>
          <w:sz w:val="22"/>
        </w:rPr>
        <w:t xml:space="preserve">have said </w:t>
      </w:r>
      <w:r w:rsidR="006C2E6E" w:rsidRPr="001D19F6">
        <w:rPr>
          <w:rFonts w:ascii="Arial" w:eastAsia="굴림" w:hAnsi="Arial" w:cs="Arial"/>
          <w:sz w:val="22"/>
        </w:rPr>
        <w:t>that you</w:t>
      </w:r>
      <w:r w:rsidR="003608C0" w:rsidRPr="001D19F6">
        <w:rPr>
          <w:rFonts w:ascii="Arial" w:eastAsia="굴림" w:hAnsi="Arial" w:cs="Arial"/>
          <w:sz w:val="22"/>
        </w:rPr>
        <w:t xml:space="preserve"> </w:t>
      </w:r>
      <w:r w:rsidR="00745980" w:rsidRPr="001D19F6">
        <w:rPr>
          <w:rFonts w:ascii="Arial" w:eastAsia="굴림" w:hAnsi="Arial" w:cs="Arial"/>
          <w:sz w:val="22"/>
        </w:rPr>
        <w:t xml:space="preserve">received dental care </w:t>
      </w:r>
      <w:r w:rsidR="006E6B90" w:rsidRPr="001D19F6">
        <w:rPr>
          <w:rFonts w:ascii="Arial" w:eastAsia="굴림" w:hAnsi="Arial" w:cs="Arial"/>
          <w:sz w:val="22"/>
        </w:rPr>
        <w:t>[C330] times since the pr</w:t>
      </w:r>
      <w:r w:rsidR="00912202" w:rsidRPr="001D19F6">
        <w:rPr>
          <w:rFonts w:ascii="Arial" w:eastAsia="굴림" w:hAnsi="Arial" w:cs="Arial"/>
          <w:sz w:val="22"/>
        </w:rPr>
        <w:t>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If so, how much did you pay for your dental</w:t>
      </w:r>
      <w:r w:rsidR="00F500AE" w:rsidRPr="001D19F6">
        <w:rPr>
          <w:rFonts w:ascii="Arial" w:eastAsia="굴림" w:hAnsi="Arial" w:cs="Arial"/>
          <w:sz w:val="22"/>
        </w:rPr>
        <w:t xml:space="preserve"> care</w:t>
      </w:r>
      <w:r w:rsidR="00E019B3" w:rsidRPr="001D19F6">
        <w:rPr>
          <w:rFonts w:ascii="Arial" w:eastAsia="굴림" w:hAnsi="Arial" w:cs="Arial"/>
          <w:sz w:val="22"/>
        </w:rPr>
        <w:t xml:space="preserve"> in total</w:t>
      </w:r>
      <w:r w:rsidR="006E6B90" w:rsidRPr="001D19F6">
        <w:rPr>
          <w:rFonts w:ascii="Arial" w:eastAsia="굴림" w:hAnsi="Arial" w:cs="Arial"/>
          <w:sz w:val="22"/>
        </w:rPr>
        <w:t>? (unit: 10,000 Korean won)</w:t>
      </w:r>
    </w:p>
    <w:p w14:paraId="330D40C4" w14:textId="77777777" w:rsidR="006E6B90" w:rsidRPr="001D19F6" w:rsidRDefault="003608C0" w:rsidP="006B48E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_______________________________</w:t>
      </w:r>
      <w:r w:rsidR="006E6B90" w:rsidRPr="001D19F6">
        <w:rPr>
          <w:rFonts w:ascii="Arial" w:eastAsia="굴림" w:hAnsi="Arial" w:cs="Arial"/>
          <w:bCs/>
          <w:sz w:val="22"/>
        </w:rPr>
        <w:t>MW [</w:t>
      </w:r>
      <w:r w:rsidRPr="001D19F6">
        <w:rPr>
          <w:rFonts w:ascii="Arial" w:eastAsia="굴림" w:hAnsi="Arial" w:cs="Arial"/>
          <w:bCs/>
          <w:sz w:val="22"/>
        </w:rPr>
        <w:t xml:space="preserve">Range: </w:t>
      </w:r>
      <w:r w:rsidR="006E6B90" w:rsidRPr="001D19F6">
        <w:rPr>
          <w:rFonts w:ascii="Arial" w:eastAsia="굴림" w:hAnsi="Arial" w:cs="Arial"/>
          <w:bCs/>
          <w:sz w:val="22"/>
        </w:rPr>
        <w:t>1~9997]</w:t>
      </w:r>
    </w:p>
    <w:p w14:paraId="1E7A7F57" w14:textId="77777777" w:rsidR="006E6B90" w:rsidRPr="001D19F6" w:rsidRDefault="006E6B90" w:rsidP="006B48E0">
      <w:pPr>
        <w:wordWrap/>
        <w:spacing w:line="360" w:lineRule="auto"/>
        <w:ind w:firstLine="800"/>
        <w:jc w:val="left"/>
        <w:rPr>
          <w:rFonts w:ascii="Arial" w:eastAsia="굴림" w:hAnsi="Arial" w:cs="Arial"/>
          <w:sz w:val="22"/>
        </w:rPr>
      </w:pPr>
      <w:r w:rsidRPr="001D19F6">
        <w:rPr>
          <w:rFonts w:ascii="Arial" w:eastAsia="굴림" w:hAnsi="Arial" w:cs="Arial"/>
          <w:sz w:val="22"/>
        </w:rPr>
        <w:t>Don’t kno</w:t>
      </w:r>
      <w:r w:rsidR="008369F3" w:rsidRPr="001D19F6">
        <w:rPr>
          <w:rFonts w:ascii="Arial" w:eastAsia="굴림" w:hAnsi="Arial" w:cs="Arial"/>
          <w:sz w:val="22"/>
        </w:rPr>
        <w:t>w →Go to C351</w:t>
      </w:r>
    </w:p>
    <w:p w14:paraId="5C73E1CE" w14:textId="77777777" w:rsidR="006E6B90" w:rsidRPr="001D19F6" w:rsidRDefault="008369F3" w:rsidP="006B48E0">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C351</w:t>
      </w:r>
    </w:p>
    <w:p w14:paraId="64AA7453" w14:textId="77777777" w:rsidR="009947CC" w:rsidRPr="001D19F6" w:rsidRDefault="009947CC" w:rsidP="006E6B90">
      <w:pPr>
        <w:wordWrap/>
        <w:spacing w:line="360" w:lineRule="auto"/>
        <w:jc w:val="left"/>
        <w:rPr>
          <w:rFonts w:ascii="Arial" w:eastAsia="굴림" w:hAnsi="Arial" w:cs="Arial"/>
          <w:sz w:val="22"/>
        </w:rPr>
      </w:pPr>
    </w:p>
    <w:p w14:paraId="7A3D81D8"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C3</w:t>
      </w:r>
      <w:r w:rsidR="008369F3" w:rsidRPr="001D19F6">
        <w:rPr>
          <w:rFonts w:ascii="Arial" w:eastAsia="굴림" w:hAnsi="Arial" w:cs="Arial"/>
          <w:sz w:val="22"/>
        </w:rPr>
        <w:t>50</w:t>
      </w:r>
      <w:r w:rsidRPr="001D19F6">
        <w:rPr>
          <w:rFonts w:ascii="Arial" w:eastAsia="굴림" w:hAnsi="Arial" w:cs="Arial"/>
          <w:sz w:val="22"/>
        </w:rPr>
        <w:t xml:space="preserve">. You </w:t>
      </w:r>
      <w:r w:rsidR="00745980" w:rsidRPr="001D19F6">
        <w:rPr>
          <w:rFonts w:ascii="Arial" w:eastAsia="굴림" w:hAnsi="Arial" w:cs="Arial"/>
          <w:sz w:val="22"/>
        </w:rPr>
        <w:t xml:space="preserve">have said </w:t>
      </w:r>
      <w:r w:rsidRPr="001D19F6">
        <w:rPr>
          <w:rFonts w:ascii="Arial" w:eastAsia="굴림" w:hAnsi="Arial" w:cs="Arial"/>
          <w:sz w:val="22"/>
        </w:rPr>
        <w:t>that you paid [C3</w:t>
      </w:r>
      <w:r w:rsidR="008369F3" w:rsidRPr="001D19F6">
        <w:rPr>
          <w:rFonts w:ascii="Arial" w:eastAsia="굴림" w:hAnsi="Arial" w:cs="Arial"/>
          <w:sz w:val="22"/>
        </w:rPr>
        <w:t>49</w:t>
      </w:r>
      <w:r w:rsidR="00BA43A5" w:rsidRPr="001D19F6">
        <w:rPr>
          <w:rFonts w:ascii="Arial" w:eastAsia="굴림" w:hAnsi="Arial" w:cs="Arial"/>
          <w:sz w:val="22"/>
        </w:rPr>
        <w:t>] MW</w:t>
      </w:r>
      <w:r w:rsidRPr="001D19F6">
        <w:rPr>
          <w:rFonts w:ascii="Arial" w:eastAsia="굴림" w:hAnsi="Arial" w:cs="Arial"/>
          <w:sz w:val="22"/>
        </w:rPr>
        <w:t xml:space="preserve"> (10,000 Korean won) for your dental</w:t>
      </w:r>
      <w:r w:rsidR="00F500AE" w:rsidRPr="001D19F6">
        <w:rPr>
          <w:rFonts w:ascii="Arial" w:eastAsia="굴림" w:hAnsi="Arial" w:cs="Arial"/>
          <w:sz w:val="22"/>
        </w:rPr>
        <w:t xml:space="preserve"> care</w:t>
      </w:r>
      <w:r w:rsidRPr="001D19F6">
        <w:rPr>
          <w:rFonts w:ascii="Arial" w:eastAsia="굴림" w:hAnsi="Arial" w:cs="Arial"/>
          <w:sz w:val="22"/>
        </w:rPr>
        <w:t>. How much did you pay out-of-pocket? Also, how much did your relatives or p</w:t>
      </w:r>
      <w:r w:rsidR="00D11C46" w:rsidRPr="001D19F6">
        <w:rPr>
          <w:rFonts w:ascii="Arial" w:eastAsia="굴림" w:hAnsi="Arial" w:cs="Arial"/>
          <w:sz w:val="22"/>
        </w:rPr>
        <w:t>rivate health insurances pay on behalf of</w:t>
      </w:r>
      <w:r w:rsidRPr="001D19F6">
        <w:rPr>
          <w:rFonts w:ascii="Arial" w:eastAsia="굴림" w:hAnsi="Arial" w:cs="Arial"/>
          <w:sz w:val="22"/>
        </w:rPr>
        <w:t xml:space="preserve"> you? Please include in the private health insurance category any payments that you made and </w:t>
      </w:r>
      <w:r w:rsidR="006C2E6E" w:rsidRPr="001D19F6">
        <w:rPr>
          <w:rFonts w:ascii="Arial" w:eastAsia="굴림" w:hAnsi="Arial" w:cs="Arial"/>
          <w:sz w:val="22"/>
        </w:rPr>
        <w:t xml:space="preserve">were </w:t>
      </w:r>
      <w:r w:rsidRPr="001D19F6">
        <w:rPr>
          <w:rFonts w:ascii="Arial" w:eastAsia="굴림" w:hAnsi="Arial" w:cs="Arial"/>
          <w:sz w:val="22"/>
        </w:rPr>
        <w:t xml:space="preserve">reimbursed by private health insurances. (unit: 10,000 Korean won) Categories are </w:t>
      </w:r>
      <w:r w:rsidRPr="001D19F6">
        <w:rPr>
          <w:rFonts w:ascii="굴림" w:eastAsia="굴림" w:hAnsi="굴림" w:cs="굴림" w:hint="eastAsia"/>
          <w:sz w:val="22"/>
        </w:rPr>
        <w:t>①</w:t>
      </w:r>
      <w:r w:rsidRPr="001D19F6">
        <w:rPr>
          <w:rFonts w:ascii="Arial" w:eastAsia="굴림" w:hAnsi="Arial" w:cs="Arial"/>
          <w:sz w:val="22"/>
        </w:rPr>
        <w:t xml:space="preserve"> </w:t>
      </w:r>
      <w:r w:rsidR="002B7096" w:rsidRPr="001D19F6">
        <w:rPr>
          <w:rFonts w:ascii="Arial" w:eastAsia="굴림" w:hAnsi="Arial" w:cs="Arial"/>
          <w:sz w:val="22"/>
        </w:rPr>
        <w:t>out-of-pocket payment</w:t>
      </w:r>
      <w:r w:rsidR="00BC1680" w:rsidRPr="001D19F6">
        <w:rPr>
          <w:rFonts w:ascii="Arial" w:eastAsia="굴림" w:hAnsi="Arial" w:cs="Arial"/>
          <w:sz w:val="22"/>
        </w:rPr>
        <w:t>s</w:t>
      </w:r>
      <w:r w:rsidR="008369F3" w:rsidRPr="001D19F6">
        <w:rPr>
          <w:rFonts w:ascii="Arial" w:eastAsia="굴림" w:hAnsi="Arial" w:cs="Arial"/>
          <w:sz w:val="22"/>
        </w:rPr>
        <w:t xml:space="preserve"> (C350</w:t>
      </w:r>
      <w:r w:rsidRPr="001D19F6">
        <w:rPr>
          <w:rFonts w:ascii="Arial" w:eastAsia="굴림" w:hAnsi="Arial" w:cs="Arial"/>
          <w:sz w:val="22"/>
        </w:rPr>
        <w:t xml:space="preserve">a), </w:t>
      </w:r>
      <w:r w:rsidRPr="001D19F6">
        <w:rPr>
          <w:rFonts w:ascii="굴림" w:eastAsia="굴림" w:hAnsi="굴림" w:cs="굴림" w:hint="eastAsia"/>
          <w:sz w:val="22"/>
        </w:rPr>
        <w:t>②</w:t>
      </w:r>
      <w:r w:rsidRPr="001D19F6">
        <w:rPr>
          <w:rFonts w:ascii="Arial" w:eastAsia="굴림" w:hAnsi="Arial" w:cs="Arial"/>
          <w:sz w:val="22"/>
        </w:rPr>
        <w:t xml:space="preserve"> payment</w:t>
      </w:r>
      <w:r w:rsidR="00BC1680" w:rsidRPr="001D19F6">
        <w:rPr>
          <w:rFonts w:ascii="Arial" w:eastAsia="굴림" w:hAnsi="Arial" w:cs="Arial"/>
          <w:sz w:val="22"/>
        </w:rPr>
        <w:t>s</w:t>
      </w:r>
      <w:r w:rsidRPr="001D19F6">
        <w:rPr>
          <w:rFonts w:ascii="Arial" w:eastAsia="굴림" w:hAnsi="Arial" w:cs="Arial"/>
          <w:sz w:val="22"/>
        </w:rPr>
        <w:t xml:space="preserve"> by relatives incl</w:t>
      </w:r>
      <w:r w:rsidR="002B7096" w:rsidRPr="001D19F6">
        <w:rPr>
          <w:rFonts w:ascii="Arial" w:eastAsia="굴림" w:hAnsi="Arial" w:cs="Arial"/>
          <w:sz w:val="22"/>
        </w:rPr>
        <w:t>uding children and parent</w:t>
      </w:r>
      <w:r w:rsidR="008369F3" w:rsidRPr="001D19F6">
        <w:rPr>
          <w:rFonts w:ascii="Arial" w:eastAsia="굴림" w:hAnsi="Arial" w:cs="Arial"/>
          <w:sz w:val="22"/>
        </w:rPr>
        <w:t>s (C350</w:t>
      </w:r>
      <w:r w:rsidRPr="001D19F6">
        <w:rPr>
          <w:rFonts w:ascii="Arial" w:eastAsia="굴림" w:hAnsi="Arial" w:cs="Arial"/>
          <w:sz w:val="22"/>
        </w:rPr>
        <w:t xml:space="preserve">b), </w:t>
      </w:r>
      <w:r w:rsidRPr="001D19F6">
        <w:rPr>
          <w:rFonts w:ascii="굴림" w:eastAsia="굴림" w:hAnsi="굴림" w:cs="굴림" w:hint="eastAsia"/>
          <w:sz w:val="22"/>
        </w:rPr>
        <w:t>③</w:t>
      </w:r>
      <w:r w:rsidRPr="001D19F6">
        <w:rPr>
          <w:rFonts w:ascii="Arial" w:eastAsia="굴림" w:hAnsi="Arial" w:cs="Arial"/>
          <w:sz w:val="22"/>
        </w:rPr>
        <w:t xml:space="preserve"> payment</w:t>
      </w:r>
      <w:r w:rsidR="00BC1680" w:rsidRPr="001D19F6">
        <w:rPr>
          <w:rFonts w:ascii="Arial" w:eastAsia="굴림" w:hAnsi="Arial" w:cs="Arial"/>
          <w:sz w:val="22"/>
        </w:rPr>
        <w:t>s</w:t>
      </w:r>
      <w:r w:rsidRPr="001D19F6">
        <w:rPr>
          <w:rFonts w:ascii="Arial" w:eastAsia="굴림" w:hAnsi="Arial" w:cs="Arial"/>
          <w:sz w:val="22"/>
        </w:rPr>
        <w:t xml:space="preserve"> reimbursed by</w:t>
      </w:r>
      <w:r w:rsidR="002B7096" w:rsidRPr="001D19F6">
        <w:rPr>
          <w:rFonts w:ascii="Arial" w:eastAsia="굴림" w:hAnsi="Arial" w:cs="Arial"/>
          <w:sz w:val="22"/>
        </w:rPr>
        <w:t xml:space="preserve"> private health insurances (C3</w:t>
      </w:r>
      <w:r w:rsidR="008369F3" w:rsidRPr="001D19F6">
        <w:rPr>
          <w:rFonts w:ascii="Arial" w:eastAsia="굴림" w:hAnsi="Arial" w:cs="Arial"/>
          <w:sz w:val="22"/>
        </w:rPr>
        <w:t>50</w:t>
      </w:r>
      <w:r w:rsidRPr="001D19F6">
        <w:rPr>
          <w:rFonts w:ascii="Arial" w:eastAsia="굴림" w:hAnsi="Arial" w:cs="Arial"/>
          <w:sz w:val="22"/>
        </w:rPr>
        <w:t xml:space="preserve">c). </w:t>
      </w:r>
    </w:p>
    <w:p w14:paraId="24AB38AD" w14:textId="77777777" w:rsidR="003608C0" w:rsidRPr="002E0FD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8369F3" w:rsidRPr="001D19F6">
        <w:rPr>
          <w:rFonts w:ascii="Arial" w:eastAsia="굴림" w:hAnsi="Arial" w:cs="Arial"/>
          <w:bCs/>
          <w:kern w:val="0"/>
          <w:sz w:val="22"/>
        </w:rPr>
        <w:t>C349</w:t>
      </w:r>
      <w:r w:rsidRPr="001D19F6">
        <w:rPr>
          <w:rFonts w:ascii="Arial" w:eastAsia="굴림" w:hAnsi="Arial" w:cs="Arial"/>
          <w:bCs/>
          <w:kern w:val="0"/>
          <w:sz w:val="22"/>
        </w:rPr>
        <w:t>] MW.]</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92"/>
        <w:gridCol w:w="5265"/>
        <w:gridCol w:w="2825"/>
      </w:tblGrid>
      <w:tr w:rsidR="00D063AA" w:rsidRPr="001D19F6" w14:paraId="7D41A7BC"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7AA0C67"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AAB72B"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5607E1BF" w14:textId="77777777" w:rsidTr="00B71DBB">
        <w:trPr>
          <w:trHeight w:val="384"/>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ACCE390"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C350</w:t>
            </w:r>
            <w:r w:rsidR="006E6B90" w:rsidRPr="001D19F6">
              <w:rPr>
                <w:rFonts w:ascii="Arial" w:eastAsia="굴림" w:hAnsi="Arial" w:cs="Arial"/>
                <w:sz w:val="22"/>
              </w:rPr>
              <w:t>a</w:t>
            </w:r>
          </w:p>
        </w:tc>
        <w:tc>
          <w:tcPr>
            <w:tcW w:w="526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142E65B"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8BD8C4" w14:textId="77777777" w:rsidR="006E6B90" w:rsidRPr="001D19F6" w:rsidRDefault="006E6B90" w:rsidP="00D518FF">
            <w:pPr>
              <w:wordWrap/>
              <w:jc w:val="center"/>
              <w:rPr>
                <w:rFonts w:ascii="Arial" w:eastAsia="굴림" w:hAnsi="Arial" w:cs="Arial"/>
                <w:sz w:val="22"/>
              </w:rPr>
            </w:pPr>
          </w:p>
        </w:tc>
      </w:tr>
      <w:tr w:rsidR="00D063AA" w:rsidRPr="001D19F6" w14:paraId="774EAAF4" w14:textId="77777777" w:rsidTr="00B71DBB">
        <w:trPr>
          <w:trHeight w:val="384"/>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6C3C39"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C350</w:t>
            </w:r>
            <w:r w:rsidR="006E6B90" w:rsidRPr="001D19F6">
              <w:rPr>
                <w:rFonts w:ascii="Arial" w:eastAsia="굴림" w:hAnsi="Arial" w:cs="Arial"/>
                <w:sz w:val="22"/>
              </w:rPr>
              <w:t>b</w:t>
            </w:r>
          </w:p>
        </w:tc>
        <w:tc>
          <w:tcPr>
            <w:tcW w:w="526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E4F1665"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B1B09AB" w14:textId="77777777" w:rsidR="006E6B90" w:rsidRPr="001D19F6" w:rsidRDefault="006E6B90" w:rsidP="00D518FF">
            <w:pPr>
              <w:wordWrap/>
              <w:jc w:val="center"/>
              <w:rPr>
                <w:rFonts w:ascii="Arial" w:eastAsia="굴림" w:hAnsi="Arial" w:cs="Arial"/>
                <w:sz w:val="22"/>
              </w:rPr>
            </w:pPr>
          </w:p>
        </w:tc>
      </w:tr>
      <w:tr w:rsidR="00D063AA" w:rsidRPr="001D19F6" w14:paraId="24B8F9E8" w14:textId="77777777" w:rsidTr="00B71DBB">
        <w:trPr>
          <w:trHeight w:val="384"/>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013792"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C350</w:t>
            </w:r>
            <w:r w:rsidR="006E6B90" w:rsidRPr="001D19F6">
              <w:rPr>
                <w:rFonts w:ascii="Arial" w:eastAsia="굴림" w:hAnsi="Arial" w:cs="Arial"/>
                <w:sz w:val="22"/>
              </w:rPr>
              <w:t>c</w:t>
            </w:r>
          </w:p>
        </w:tc>
        <w:tc>
          <w:tcPr>
            <w:tcW w:w="526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9BDA94A"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146023" w14:textId="77777777" w:rsidR="006E6B90" w:rsidRPr="001D19F6" w:rsidRDefault="006E6B90" w:rsidP="00D518FF">
            <w:pPr>
              <w:wordWrap/>
              <w:jc w:val="center"/>
              <w:rPr>
                <w:rFonts w:ascii="Arial" w:eastAsia="굴림" w:hAnsi="Arial" w:cs="Arial"/>
                <w:sz w:val="22"/>
              </w:rPr>
            </w:pPr>
          </w:p>
        </w:tc>
      </w:tr>
      <w:tr w:rsidR="00D063AA" w:rsidRPr="001D19F6" w14:paraId="5060AA06"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57EEEE"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75FC66"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[C349</w:t>
            </w:r>
            <w:r w:rsidR="006E6B90" w:rsidRPr="001D19F6">
              <w:rPr>
                <w:rFonts w:ascii="Arial" w:eastAsia="굴림" w:hAnsi="Arial" w:cs="Arial"/>
                <w:sz w:val="22"/>
              </w:rPr>
              <w:t>] MW</w:t>
            </w:r>
          </w:p>
        </w:tc>
      </w:tr>
    </w:tbl>
    <w:p w14:paraId="27678145" w14:textId="77777777" w:rsidR="006E6B90" w:rsidRPr="001D19F6" w:rsidRDefault="006E6B90" w:rsidP="006E6B90">
      <w:pPr>
        <w:wordWrap/>
        <w:spacing w:line="360" w:lineRule="auto"/>
        <w:jc w:val="left"/>
        <w:rPr>
          <w:rFonts w:ascii="Arial" w:eastAsia="굴림" w:hAnsi="Arial" w:cs="Arial"/>
          <w:sz w:val="22"/>
        </w:rPr>
      </w:pPr>
    </w:p>
    <w:p w14:paraId="48D70CC8" w14:textId="77777777" w:rsidR="00912202" w:rsidRPr="001D19F6" w:rsidRDefault="003608C0" w:rsidP="003608C0">
      <w:pPr>
        <w:wordWrap/>
        <w:spacing w:line="360" w:lineRule="auto"/>
        <w:jc w:val="left"/>
        <w:rPr>
          <w:rFonts w:ascii="Arial" w:eastAsia="굴림" w:hAnsi="Arial" w:cs="Arial"/>
          <w:b/>
          <w:sz w:val="22"/>
        </w:rPr>
      </w:pPr>
      <w:r w:rsidRPr="001D19F6">
        <w:rPr>
          <w:rFonts w:ascii="Arial" w:eastAsia="굴림" w:hAnsi="Arial" w:cs="Arial"/>
          <w:b/>
          <w:sz w:val="22"/>
        </w:rPr>
        <w:t>&lt;</w:t>
      </w:r>
      <w:r w:rsidR="00912202" w:rsidRPr="001D19F6">
        <w:rPr>
          <w:rFonts w:ascii="Arial" w:eastAsia="굴림" w:hAnsi="Arial" w:cs="Arial"/>
          <w:b/>
          <w:sz w:val="22"/>
        </w:rPr>
        <w:t xml:space="preserve">Public </w:t>
      </w:r>
      <w:r w:rsidR="001C431F" w:rsidRPr="001D19F6">
        <w:rPr>
          <w:rFonts w:ascii="Arial" w:eastAsia="굴림" w:hAnsi="Arial" w:cs="Arial"/>
          <w:b/>
          <w:sz w:val="22"/>
        </w:rPr>
        <w:t>H</w:t>
      </w:r>
      <w:r w:rsidR="00912202" w:rsidRPr="001D19F6">
        <w:rPr>
          <w:rFonts w:ascii="Arial" w:eastAsia="굴림" w:hAnsi="Arial" w:cs="Arial"/>
          <w:b/>
          <w:sz w:val="22"/>
        </w:rPr>
        <w:t xml:space="preserve">ealth </w:t>
      </w:r>
      <w:r w:rsidR="001C431F" w:rsidRPr="001D19F6">
        <w:rPr>
          <w:rFonts w:ascii="Arial" w:eastAsia="굴림" w:hAnsi="Arial" w:cs="Arial"/>
          <w:b/>
          <w:sz w:val="22"/>
        </w:rPr>
        <w:t>C</w:t>
      </w:r>
      <w:r w:rsidR="00912202" w:rsidRPr="001D19F6">
        <w:rPr>
          <w:rFonts w:ascii="Arial" w:eastAsia="굴림" w:hAnsi="Arial" w:cs="Arial"/>
          <w:b/>
          <w:sz w:val="22"/>
        </w:rPr>
        <w:t>linic</w:t>
      </w:r>
      <w:r w:rsidRPr="001D19F6">
        <w:rPr>
          <w:rFonts w:ascii="Arial" w:eastAsia="굴림" w:hAnsi="Arial" w:cs="Arial"/>
          <w:b/>
          <w:sz w:val="22"/>
        </w:rPr>
        <w:t>&gt;</w:t>
      </w:r>
    </w:p>
    <w:p w14:paraId="7D1230E4" w14:textId="77777777" w:rsidR="006E6B90" w:rsidRPr="001D19F6" w:rsidRDefault="008369F3" w:rsidP="006E6B90">
      <w:pPr>
        <w:wordWrap/>
        <w:spacing w:line="360" w:lineRule="auto"/>
        <w:jc w:val="left"/>
        <w:rPr>
          <w:rFonts w:ascii="Arial" w:eastAsia="굴림" w:hAnsi="Arial" w:cs="Arial"/>
          <w:sz w:val="22"/>
        </w:rPr>
      </w:pPr>
      <w:r w:rsidRPr="001D19F6">
        <w:rPr>
          <w:rFonts w:ascii="Arial" w:eastAsia="굴림" w:hAnsi="Arial" w:cs="Arial"/>
          <w:sz w:val="22"/>
        </w:rPr>
        <w:t>C351</w:t>
      </w:r>
      <w:r w:rsidR="006E6B90" w:rsidRPr="001D19F6">
        <w:rPr>
          <w:rFonts w:ascii="Arial" w:eastAsia="굴림" w:hAnsi="Arial" w:cs="Arial"/>
          <w:sz w:val="22"/>
        </w:rPr>
        <w:t xml:space="preserve">. Have you </w:t>
      </w:r>
      <w:r w:rsidR="006C22F7" w:rsidRPr="001D19F6">
        <w:rPr>
          <w:rFonts w:ascii="Arial" w:eastAsia="굴림" w:hAnsi="Arial" w:cs="Arial"/>
          <w:sz w:val="22"/>
        </w:rPr>
        <w:t xml:space="preserve">ever </w:t>
      </w:r>
      <w:r w:rsidR="006C2E6E" w:rsidRPr="001D19F6">
        <w:rPr>
          <w:rFonts w:ascii="Arial" w:eastAsia="굴림" w:hAnsi="Arial" w:cs="Arial"/>
          <w:sz w:val="22"/>
        </w:rPr>
        <w:t xml:space="preserve">visited </w:t>
      </w:r>
      <w:r w:rsidR="006E6B90" w:rsidRPr="001D19F6">
        <w:rPr>
          <w:rFonts w:ascii="Arial" w:eastAsia="굴림" w:hAnsi="Arial" w:cs="Arial"/>
          <w:sz w:val="22"/>
        </w:rPr>
        <w:t>a public health clinic since the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xml:space="preserve">? If so, how many </w:t>
      </w:r>
      <w:r w:rsidR="006C2E6E" w:rsidRPr="001D19F6">
        <w:rPr>
          <w:rFonts w:ascii="Arial" w:eastAsia="굴림" w:hAnsi="Arial" w:cs="Arial"/>
          <w:sz w:val="22"/>
        </w:rPr>
        <w:t>times did you go to a public health clinic</w:t>
      </w:r>
      <w:r w:rsidR="006E6B90" w:rsidRPr="001D19F6">
        <w:rPr>
          <w:rFonts w:ascii="Arial" w:eastAsia="굴림" w:hAnsi="Arial" w:cs="Arial"/>
          <w:sz w:val="22"/>
        </w:rPr>
        <w:t xml:space="preserve">? (unit: </w:t>
      </w:r>
      <w:r w:rsidR="00912202" w:rsidRPr="001D19F6">
        <w:rPr>
          <w:rFonts w:ascii="Arial" w:eastAsia="굴림" w:hAnsi="Arial" w:cs="Arial"/>
          <w:sz w:val="22"/>
        </w:rPr>
        <w:t xml:space="preserve">a </w:t>
      </w:r>
      <w:r w:rsidR="006E6B90" w:rsidRPr="001D19F6">
        <w:rPr>
          <w:rFonts w:ascii="Arial" w:eastAsia="굴림" w:hAnsi="Arial" w:cs="Arial"/>
          <w:sz w:val="22"/>
        </w:rPr>
        <w:t>time)</w:t>
      </w:r>
    </w:p>
    <w:p w14:paraId="3DEA8BAC"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745980" w:rsidRPr="001D19F6">
        <w:rPr>
          <w:rFonts w:ascii="Arial" w:eastAsia="굴림" w:hAnsi="Arial" w:cs="Arial"/>
          <w:sz w:val="22"/>
        </w:rPr>
        <w:t>Enter 0 i</w:t>
      </w:r>
      <w:r w:rsidRPr="001D19F6">
        <w:rPr>
          <w:rFonts w:ascii="Arial" w:eastAsia="굴림" w:hAnsi="Arial" w:cs="Arial"/>
          <w:sz w:val="22"/>
        </w:rPr>
        <w:t>f R has never made such a visit.]</w:t>
      </w:r>
    </w:p>
    <w:p w14:paraId="69FD0E3D" w14:textId="77777777" w:rsidR="006E6B90" w:rsidRPr="001D19F6" w:rsidRDefault="003608C0"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time [</w:t>
      </w:r>
      <w:r w:rsidRPr="001D19F6">
        <w:rPr>
          <w:rFonts w:ascii="Arial" w:eastAsia="굴림" w:hAnsi="Arial" w:cs="Arial"/>
          <w:bCs/>
          <w:sz w:val="22"/>
        </w:rPr>
        <w:t xml:space="preserve">Range: </w:t>
      </w:r>
      <w:r w:rsidR="006E6B90" w:rsidRPr="001D19F6">
        <w:rPr>
          <w:rFonts w:ascii="Arial" w:eastAsia="굴림" w:hAnsi="Arial" w:cs="Arial"/>
          <w:bCs/>
          <w:sz w:val="22"/>
        </w:rPr>
        <w:t>0~</w:t>
      </w:r>
      <w:r w:rsidR="00B430B7" w:rsidRPr="001D19F6">
        <w:rPr>
          <w:rFonts w:ascii="Arial" w:eastAsia="굴림" w:hAnsi="Arial" w:cs="Arial"/>
          <w:bCs/>
          <w:sz w:val="22"/>
        </w:rPr>
        <w:t>2190</w:t>
      </w:r>
      <w:r w:rsidR="006E6B90" w:rsidRPr="001D19F6">
        <w:rPr>
          <w:rFonts w:ascii="Arial" w:eastAsia="굴림" w:hAnsi="Arial" w:cs="Arial"/>
          <w:bCs/>
          <w:sz w:val="22"/>
        </w:rPr>
        <w:t>]</w:t>
      </w:r>
    </w:p>
    <w:p w14:paraId="2C182250" w14:textId="77777777" w:rsidR="006E6B90" w:rsidRPr="001D19F6" w:rsidRDefault="006E6B90" w:rsidP="006E6B90">
      <w:pPr>
        <w:wordWrap/>
        <w:spacing w:line="360" w:lineRule="auto"/>
        <w:jc w:val="left"/>
        <w:rPr>
          <w:rFonts w:ascii="Arial" w:eastAsia="굴림" w:hAnsi="Arial" w:cs="Arial"/>
          <w:b/>
          <w:bCs/>
          <w:sz w:val="22"/>
        </w:rPr>
      </w:pPr>
    </w:p>
    <w:p w14:paraId="34E91CF9" w14:textId="77777777" w:rsidR="00912202" w:rsidRPr="001D19F6" w:rsidRDefault="003608C0" w:rsidP="00297F86">
      <w:pPr>
        <w:wordWrap/>
        <w:spacing w:line="276" w:lineRule="auto"/>
        <w:jc w:val="left"/>
        <w:rPr>
          <w:rFonts w:ascii="Arial" w:eastAsia="굴림" w:hAnsi="Arial" w:cs="Arial"/>
          <w:b/>
          <w:bCs/>
          <w:sz w:val="22"/>
        </w:rPr>
      </w:pPr>
      <w:r w:rsidRPr="001D19F6">
        <w:rPr>
          <w:rFonts w:ascii="Arial" w:eastAsia="굴림" w:hAnsi="Arial" w:cs="Arial"/>
          <w:b/>
          <w:bCs/>
          <w:sz w:val="22"/>
        </w:rPr>
        <w:t>&lt;</w:t>
      </w:r>
      <w:r w:rsidR="00912202" w:rsidRPr="001D19F6">
        <w:rPr>
          <w:rFonts w:ascii="Arial" w:eastAsia="굴림" w:hAnsi="Arial" w:cs="Arial"/>
          <w:b/>
          <w:bCs/>
          <w:sz w:val="22"/>
        </w:rPr>
        <w:t xml:space="preserve">Oriental </w:t>
      </w:r>
      <w:r w:rsidR="001C431F" w:rsidRPr="001D19F6">
        <w:rPr>
          <w:rFonts w:ascii="Arial" w:eastAsia="굴림" w:hAnsi="Arial" w:cs="Arial"/>
          <w:b/>
          <w:bCs/>
          <w:sz w:val="22"/>
        </w:rPr>
        <w:t>M</w:t>
      </w:r>
      <w:r w:rsidR="00912202" w:rsidRPr="001D19F6">
        <w:rPr>
          <w:rFonts w:ascii="Arial" w:eastAsia="굴림" w:hAnsi="Arial" w:cs="Arial"/>
          <w:b/>
          <w:bCs/>
          <w:sz w:val="22"/>
        </w:rPr>
        <w:t xml:space="preserve">edicine </w:t>
      </w:r>
      <w:r w:rsidR="001C431F" w:rsidRPr="001D19F6">
        <w:rPr>
          <w:rFonts w:ascii="Arial" w:eastAsia="굴림" w:hAnsi="Arial" w:cs="Arial"/>
          <w:b/>
          <w:bCs/>
          <w:sz w:val="22"/>
        </w:rPr>
        <w:t>C</w:t>
      </w:r>
      <w:r w:rsidR="00912202" w:rsidRPr="001D19F6">
        <w:rPr>
          <w:rFonts w:ascii="Arial" w:eastAsia="굴림" w:hAnsi="Arial" w:cs="Arial"/>
          <w:b/>
          <w:bCs/>
          <w:sz w:val="22"/>
        </w:rPr>
        <w:t>linic</w:t>
      </w:r>
      <w:r w:rsidRPr="001D19F6">
        <w:rPr>
          <w:rFonts w:ascii="Arial" w:eastAsia="굴림" w:hAnsi="Arial" w:cs="Arial"/>
          <w:b/>
          <w:bCs/>
          <w:sz w:val="22"/>
        </w:rPr>
        <w:t>&gt;</w:t>
      </w:r>
    </w:p>
    <w:p w14:paraId="6E0941FD"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74357653" w14:textId="77777777" w:rsidR="006E6B90" w:rsidRPr="001D19F6" w:rsidRDefault="008369F3"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C352</w:t>
      </w:r>
      <w:r w:rsidR="003608C0" w:rsidRPr="001D19F6">
        <w:rPr>
          <w:rFonts w:ascii="Arial" w:eastAsia="굴림" w:hAnsi="Arial" w:cs="Arial"/>
          <w:b/>
          <w:bCs/>
          <w:sz w:val="22"/>
        </w:rPr>
        <w:t>=0, then ask</w:t>
      </w:r>
      <w:r w:rsidRPr="001D19F6">
        <w:rPr>
          <w:rFonts w:ascii="Arial" w:eastAsia="굴림" w:hAnsi="Arial" w:cs="Arial"/>
          <w:b/>
          <w:bCs/>
          <w:sz w:val="22"/>
        </w:rPr>
        <w:t xml:space="preserve"> C355</w:t>
      </w:r>
      <w:r w:rsidR="00297F86" w:rsidRPr="001D19F6">
        <w:rPr>
          <w:rFonts w:ascii="Arial" w:eastAsia="굴림" w:hAnsi="Arial" w:cs="Arial"/>
          <w:b/>
          <w:bCs/>
          <w:sz w:val="22"/>
        </w:rPr>
        <w:t>.</w:t>
      </w:r>
      <w:r w:rsidR="006E6B90" w:rsidRPr="001D19F6">
        <w:rPr>
          <w:rFonts w:ascii="Arial" w:eastAsia="굴림" w:hAnsi="Arial" w:cs="Arial"/>
          <w:b/>
          <w:bCs/>
          <w:sz w:val="22"/>
        </w:rPr>
        <w:t xml:space="preserve"> </w:t>
      </w:r>
    </w:p>
    <w:p w14:paraId="42095240" w14:textId="77777777" w:rsidR="006E6B90" w:rsidRPr="001D19F6" w:rsidRDefault="006E6B90" w:rsidP="006E6B90">
      <w:pPr>
        <w:wordWrap/>
        <w:spacing w:line="360" w:lineRule="auto"/>
        <w:jc w:val="left"/>
        <w:rPr>
          <w:rFonts w:ascii="Arial" w:eastAsia="굴림" w:hAnsi="Arial" w:cs="Arial"/>
          <w:bCs/>
          <w:sz w:val="22"/>
        </w:rPr>
      </w:pPr>
    </w:p>
    <w:p w14:paraId="7AA54414" w14:textId="77777777" w:rsidR="006E6B90" w:rsidRPr="001D19F6" w:rsidRDefault="008369F3" w:rsidP="006E6B90">
      <w:pPr>
        <w:wordWrap/>
        <w:spacing w:line="360" w:lineRule="auto"/>
        <w:jc w:val="left"/>
        <w:rPr>
          <w:rFonts w:ascii="Arial" w:eastAsia="굴림" w:hAnsi="Arial" w:cs="Arial"/>
          <w:bCs/>
          <w:sz w:val="22"/>
        </w:rPr>
      </w:pPr>
      <w:r w:rsidRPr="001D19F6">
        <w:rPr>
          <w:rFonts w:ascii="Arial" w:eastAsia="굴림" w:hAnsi="Arial" w:cs="Arial"/>
          <w:bCs/>
          <w:sz w:val="22"/>
        </w:rPr>
        <w:t>C352</w:t>
      </w:r>
      <w:r w:rsidR="006E6B90" w:rsidRPr="001D19F6">
        <w:rPr>
          <w:rFonts w:ascii="Arial" w:eastAsia="굴림" w:hAnsi="Arial" w:cs="Arial"/>
          <w:bCs/>
          <w:sz w:val="22"/>
        </w:rPr>
        <w:t>.</w:t>
      </w:r>
      <w:r w:rsidR="006F6B4D" w:rsidRPr="001D19F6">
        <w:rPr>
          <w:rFonts w:ascii="Arial" w:eastAsia="굴림" w:hAnsi="Arial" w:cs="Arial"/>
          <w:bCs/>
          <w:sz w:val="22"/>
        </w:rPr>
        <w:t xml:space="preserve"> </w:t>
      </w:r>
      <w:r w:rsidR="006E6B90" w:rsidRPr="001D19F6">
        <w:rPr>
          <w:rFonts w:ascii="Arial" w:eastAsia="굴림" w:hAnsi="Arial" w:cs="Arial"/>
          <w:bCs/>
          <w:sz w:val="22"/>
        </w:rPr>
        <w:t xml:space="preserve">Have you </w:t>
      </w:r>
      <w:r w:rsidR="006C22F7" w:rsidRPr="001D19F6">
        <w:rPr>
          <w:rFonts w:ascii="Arial" w:eastAsia="굴림" w:hAnsi="Arial" w:cs="Arial"/>
          <w:bCs/>
          <w:sz w:val="22"/>
        </w:rPr>
        <w:t xml:space="preserve">ever </w:t>
      </w:r>
      <w:r w:rsidR="00D90F77" w:rsidRPr="001D19F6">
        <w:rPr>
          <w:rFonts w:ascii="Arial" w:eastAsia="굴림" w:hAnsi="Arial" w:cs="Arial"/>
          <w:bCs/>
          <w:sz w:val="22"/>
        </w:rPr>
        <w:t xml:space="preserve">visited </w:t>
      </w:r>
      <w:r w:rsidR="006E6B90" w:rsidRPr="001D19F6">
        <w:rPr>
          <w:rFonts w:ascii="Arial" w:eastAsia="굴림" w:hAnsi="Arial" w:cs="Arial"/>
          <w:bCs/>
          <w:sz w:val="22"/>
        </w:rPr>
        <w:t>a</w:t>
      </w:r>
      <w:r w:rsidR="00D90F77" w:rsidRPr="001D19F6">
        <w:rPr>
          <w:rFonts w:ascii="Arial" w:eastAsia="굴림" w:hAnsi="Arial" w:cs="Arial"/>
          <w:bCs/>
          <w:sz w:val="22"/>
        </w:rPr>
        <w:t>n</w:t>
      </w:r>
      <w:r w:rsidR="006E6B90" w:rsidRPr="001D19F6">
        <w:rPr>
          <w:rFonts w:ascii="Arial" w:eastAsia="굴림" w:hAnsi="Arial" w:cs="Arial"/>
          <w:bCs/>
          <w:sz w:val="22"/>
        </w:rPr>
        <w:t xml:space="preserve"> oriental </w:t>
      </w:r>
      <w:r w:rsidR="00D90F77" w:rsidRPr="001D19F6">
        <w:rPr>
          <w:rFonts w:ascii="Arial" w:eastAsia="굴림" w:hAnsi="Arial" w:cs="Arial"/>
          <w:bCs/>
          <w:sz w:val="22"/>
        </w:rPr>
        <w:t xml:space="preserve">medicine </w:t>
      </w:r>
      <w:r w:rsidR="006E6B90" w:rsidRPr="001D19F6">
        <w:rPr>
          <w:rFonts w:ascii="Arial" w:eastAsia="굴림" w:hAnsi="Arial" w:cs="Arial"/>
          <w:bCs/>
          <w:sz w:val="22"/>
        </w:rPr>
        <w:t xml:space="preserve">clinic since the previous interview? If so, how many times did you go to </w:t>
      </w:r>
      <w:r w:rsidR="00D90F77" w:rsidRPr="001D19F6">
        <w:rPr>
          <w:rFonts w:ascii="Arial" w:eastAsia="굴림" w:hAnsi="Arial" w:cs="Arial"/>
          <w:bCs/>
          <w:sz w:val="22"/>
        </w:rPr>
        <w:t>an oriental medicine clinic</w:t>
      </w:r>
      <w:r w:rsidR="006E6B90" w:rsidRPr="001D19F6">
        <w:rPr>
          <w:rFonts w:ascii="Arial" w:eastAsia="굴림" w:hAnsi="Arial" w:cs="Arial"/>
          <w:bCs/>
          <w:sz w:val="22"/>
        </w:rPr>
        <w:t xml:space="preserve">? (unit: </w:t>
      </w:r>
      <w:r w:rsidR="00A919A2" w:rsidRPr="001D19F6">
        <w:rPr>
          <w:rFonts w:ascii="Arial" w:eastAsia="굴림" w:hAnsi="Arial" w:cs="Arial"/>
          <w:bCs/>
          <w:sz w:val="22"/>
        </w:rPr>
        <w:t xml:space="preserve">a </w:t>
      </w:r>
      <w:r w:rsidR="006E6B90" w:rsidRPr="001D19F6">
        <w:rPr>
          <w:rFonts w:ascii="Arial" w:eastAsia="굴림" w:hAnsi="Arial" w:cs="Arial"/>
          <w:bCs/>
          <w:sz w:val="22"/>
        </w:rPr>
        <w:t>time)</w:t>
      </w:r>
    </w:p>
    <w:p w14:paraId="3131A382"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6C22F7" w:rsidRPr="001D19F6">
        <w:rPr>
          <w:rFonts w:ascii="Arial" w:eastAsia="굴림" w:hAnsi="Arial" w:cs="Arial"/>
          <w:sz w:val="22"/>
        </w:rPr>
        <w:t>Enter 0 i</w:t>
      </w:r>
      <w:r w:rsidRPr="001D19F6">
        <w:rPr>
          <w:rFonts w:ascii="Arial" w:eastAsia="굴림" w:hAnsi="Arial" w:cs="Arial"/>
          <w:sz w:val="22"/>
        </w:rPr>
        <w:t>f R has never made such a visit.]</w:t>
      </w:r>
    </w:p>
    <w:p w14:paraId="585A8FF6" w14:textId="77777777" w:rsidR="006E6B90" w:rsidRPr="001D19F6" w:rsidRDefault="003608C0"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time [</w:t>
      </w:r>
      <w:r w:rsidRPr="001D19F6">
        <w:rPr>
          <w:rFonts w:ascii="Arial" w:eastAsia="굴림" w:hAnsi="Arial" w:cs="Arial"/>
          <w:bCs/>
          <w:sz w:val="22"/>
        </w:rPr>
        <w:t xml:space="preserve">Range: </w:t>
      </w:r>
      <w:r w:rsidR="006E6B90" w:rsidRPr="001D19F6">
        <w:rPr>
          <w:rFonts w:ascii="Arial" w:eastAsia="굴림" w:hAnsi="Arial" w:cs="Arial"/>
          <w:bCs/>
          <w:sz w:val="22"/>
        </w:rPr>
        <w:t>0~</w:t>
      </w:r>
      <w:r w:rsidR="00B430B7" w:rsidRPr="001D19F6">
        <w:rPr>
          <w:rFonts w:ascii="Arial" w:eastAsia="굴림" w:hAnsi="Arial" w:cs="Arial"/>
          <w:bCs/>
          <w:sz w:val="22"/>
        </w:rPr>
        <w:t>2190</w:t>
      </w:r>
      <w:r w:rsidR="006E6B90" w:rsidRPr="001D19F6">
        <w:rPr>
          <w:rFonts w:ascii="Arial" w:eastAsia="굴림" w:hAnsi="Arial" w:cs="Arial"/>
          <w:bCs/>
          <w:sz w:val="22"/>
        </w:rPr>
        <w:t>]</w:t>
      </w:r>
    </w:p>
    <w:p w14:paraId="2551B320" w14:textId="77777777" w:rsidR="006E6B90" w:rsidRPr="001D19F6" w:rsidRDefault="006E6B90" w:rsidP="006E6B90">
      <w:pPr>
        <w:wordWrap/>
        <w:spacing w:line="360" w:lineRule="auto"/>
        <w:jc w:val="left"/>
        <w:rPr>
          <w:rFonts w:ascii="Arial" w:eastAsia="굴림" w:hAnsi="Arial" w:cs="Arial"/>
          <w:b/>
          <w:bCs/>
          <w:sz w:val="22"/>
        </w:rPr>
      </w:pPr>
    </w:p>
    <w:p w14:paraId="4A519589" w14:textId="77777777" w:rsidR="006E6B90" w:rsidRPr="001D19F6" w:rsidRDefault="006E6B90" w:rsidP="00055D59">
      <w:pPr>
        <w:widowControl/>
        <w:wordWrap/>
        <w:autoSpaceDE/>
        <w:autoSpaceDN/>
        <w:spacing w:line="360" w:lineRule="auto"/>
        <w:jc w:val="left"/>
        <w:rPr>
          <w:rFonts w:ascii="Arial" w:eastAsia="굴림" w:hAnsi="Arial" w:cs="Arial"/>
          <w:bCs/>
          <w:sz w:val="22"/>
        </w:rPr>
      </w:pPr>
      <w:r w:rsidRPr="001D19F6">
        <w:rPr>
          <w:rFonts w:ascii="Arial" w:eastAsia="굴림" w:hAnsi="Arial" w:cs="Arial"/>
          <w:bCs/>
          <w:sz w:val="22"/>
        </w:rPr>
        <w:t>C3</w:t>
      </w:r>
      <w:r w:rsidR="008369F3" w:rsidRPr="001D19F6">
        <w:rPr>
          <w:rFonts w:ascii="Arial" w:eastAsia="굴림" w:hAnsi="Arial" w:cs="Arial"/>
          <w:bCs/>
          <w:sz w:val="22"/>
        </w:rPr>
        <w:t>53</w:t>
      </w:r>
      <w:r w:rsidRPr="001D19F6">
        <w:rPr>
          <w:rFonts w:ascii="Arial" w:eastAsia="굴림" w:hAnsi="Arial" w:cs="Arial"/>
          <w:bCs/>
          <w:sz w:val="22"/>
        </w:rPr>
        <w:t>.</w:t>
      </w:r>
      <w:r w:rsidR="003608C0" w:rsidRPr="001D19F6">
        <w:rPr>
          <w:rFonts w:ascii="Arial" w:eastAsia="굴림" w:hAnsi="Arial" w:cs="Arial"/>
          <w:bCs/>
          <w:sz w:val="22"/>
        </w:rPr>
        <w:t xml:space="preserve"> </w:t>
      </w:r>
      <w:r w:rsidRPr="001D19F6">
        <w:rPr>
          <w:rFonts w:ascii="Arial" w:eastAsia="굴림" w:hAnsi="Arial" w:cs="Arial"/>
          <w:bCs/>
          <w:sz w:val="22"/>
        </w:rPr>
        <w:t>Yo</w:t>
      </w:r>
      <w:r w:rsidR="00D90F77" w:rsidRPr="001D19F6">
        <w:rPr>
          <w:rFonts w:ascii="Arial" w:eastAsia="굴림" w:hAnsi="Arial" w:cs="Arial"/>
          <w:bCs/>
          <w:sz w:val="22"/>
        </w:rPr>
        <w:t xml:space="preserve">u </w:t>
      </w:r>
      <w:r w:rsidR="006C22F7" w:rsidRPr="001D19F6">
        <w:rPr>
          <w:rFonts w:ascii="Arial" w:eastAsia="굴림" w:hAnsi="Arial" w:cs="Arial"/>
          <w:bCs/>
          <w:sz w:val="22"/>
        </w:rPr>
        <w:t xml:space="preserve">have said </w:t>
      </w:r>
      <w:r w:rsidR="00D90F77" w:rsidRPr="001D19F6">
        <w:rPr>
          <w:rFonts w:ascii="Arial" w:eastAsia="굴림" w:hAnsi="Arial" w:cs="Arial"/>
          <w:bCs/>
          <w:sz w:val="22"/>
        </w:rPr>
        <w:t xml:space="preserve">that you </w:t>
      </w:r>
      <w:r w:rsidR="006C22F7" w:rsidRPr="001D19F6">
        <w:rPr>
          <w:rFonts w:ascii="Arial" w:eastAsia="굴림" w:hAnsi="Arial" w:cs="Arial"/>
          <w:bCs/>
          <w:sz w:val="22"/>
        </w:rPr>
        <w:t xml:space="preserve">went to </w:t>
      </w:r>
      <w:r w:rsidR="00D90F77" w:rsidRPr="001D19F6">
        <w:rPr>
          <w:rFonts w:ascii="Arial" w:eastAsia="굴림" w:hAnsi="Arial" w:cs="Arial"/>
          <w:bCs/>
          <w:sz w:val="22"/>
        </w:rPr>
        <w:t>an</w:t>
      </w:r>
      <w:r w:rsidRPr="001D19F6">
        <w:rPr>
          <w:rFonts w:ascii="Arial" w:eastAsia="굴림" w:hAnsi="Arial" w:cs="Arial"/>
          <w:bCs/>
          <w:sz w:val="22"/>
        </w:rPr>
        <w:t xml:space="preserve"> oriental</w:t>
      </w:r>
      <w:r w:rsidR="00D90F77" w:rsidRPr="001D19F6">
        <w:rPr>
          <w:rFonts w:ascii="Arial" w:eastAsia="굴림" w:hAnsi="Arial" w:cs="Arial"/>
          <w:bCs/>
          <w:sz w:val="22"/>
        </w:rPr>
        <w:t xml:space="preserve"> medicine clinic</w:t>
      </w:r>
      <w:r w:rsidRPr="001D19F6">
        <w:rPr>
          <w:rFonts w:ascii="Arial" w:eastAsia="굴림" w:hAnsi="Arial" w:cs="Arial"/>
          <w:bCs/>
          <w:sz w:val="22"/>
        </w:rPr>
        <w:t xml:space="preserve"> [C334] times since the previous interview. If so, how much did you pay for your medical </w:t>
      </w:r>
      <w:r w:rsidR="006C22F7" w:rsidRPr="001D19F6">
        <w:rPr>
          <w:rFonts w:ascii="Arial" w:eastAsia="굴림" w:hAnsi="Arial" w:cs="Arial"/>
          <w:bCs/>
          <w:sz w:val="22"/>
        </w:rPr>
        <w:t xml:space="preserve">care </w:t>
      </w:r>
      <w:r w:rsidRPr="001D19F6">
        <w:rPr>
          <w:rFonts w:ascii="Arial" w:eastAsia="굴림" w:hAnsi="Arial" w:cs="Arial"/>
          <w:bCs/>
          <w:sz w:val="22"/>
        </w:rPr>
        <w:t>including the purchase of oriental medicine</w:t>
      </w:r>
      <w:r w:rsidR="00E019B3" w:rsidRPr="001D19F6">
        <w:rPr>
          <w:rFonts w:ascii="Arial" w:eastAsia="굴림" w:hAnsi="Arial" w:cs="Arial"/>
          <w:bCs/>
          <w:sz w:val="22"/>
        </w:rPr>
        <w:t xml:space="preserve"> </w:t>
      </w:r>
      <w:r w:rsidR="00E019B3" w:rsidRPr="001D19F6">
        <w:rPr>
          <w:rFonts w:ascii="Arial" w:eastAsia="굴림" w:hAnsi="Arial" w:cs="Arial"/>
          <w:sz w:val="22"/>
        </w:rPr>
        <w:t>in total</w:t>
      </w:r>
      <w:r w:rsidRPr="001D19F6">
        <w:rPr>
          <w:rFonts w:ascii="Arial" w:eastAsia="굴림" w:hAnsi="Arial" w:cs="Arial"/>
          <w:bCs/>
          <w:sz w:val="22"/>
        </w:rPr>
        <w:t>? (unit: 10,000 Korean won)</w:t>
      </w:r>
    </w:p>
    <w:p w14:paraId="36E28A7A" w14:textId="77777777" w:rsidR="006E6B90" w:rsidRPr="001D19F6" w:rsidRDefault="003608C0" w:rsidP="00055D59">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MW [</w:t>
      </w:r>
      <w:r w:rsidRPr="001D19F6">
        <w:rPr>
          <w:rFonts w:ascii="Arial" w:eastAsia="굴림" w:hAnsi="Arial" w:cs="Arial"/>
          <w:bCs/>
          <w:sz w:val="22"/>
        </w:rPr>
        <w:t xml:space="preserve">Range: </w:t>
      </w:r>
      <w:r w:rsidR="006E6B90" w:rsidRPr="001D19F6">
        <w:rPr>
          <w:rFonts w:ascii="Arial" w:eastAsia="굴림" w:hAnsi="Arial" w:cs="Arial"/>
          <w:bCs/>
          <w:sz w:val="22"/>
        </w:rPr>
        <w:t>1~9997]</w:t>
      </w:r>
    </w:p>
    <w:p w14:paraId="2BE73EC4" w14:textId="77777777" w:rsidR="006E6B90" w:rsidRPr="001D19F6" w:rsidRDefault="008369F3" w:rsidP="00055D59">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C355</w:t>
      </w:r>
    </w:p>
    <w:p w14:paraId="615FB3E0" w14:textId="77777777" w:rsidR="006E6B90" w:rsidRPr="001D19F6" w:rsidRDefault="006E6B90" w:rsidP="00055D59">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w:t>
      </w:r>
      <w:r w:rsidR="008369F3" w:rsidRPr="001D19F6">
        <w:rPr>
          <w:rFonts w:ascii="Arial" w:eastAsia="굴림" w:hAnsi="Arial" w:cs="Arial"/>
          <w:sz w:val="22"/>
        </w:rPr>
        <w:t>55</w:t>
      </w:r>
    </w:p>
    <w:p w14:paraId="2F848DF0" w14:textId="77777777" w:rsidR="009947CC" w:rsidRPr="001D19F6" w:rsidRDefault="009947CC" w:rsidP="006E6B90">
      <w:pPr>
        <w:wordWrap/>
        <w:spacing w:line="360" w:lineRule="auto"/>
        <w:jc w:val="left"/>
        <w:rPr>
          <w:rFonts w:ascii="Arial" w:eastAsia="굴림" w:hAnsi="Arial" w:cs="Arial"/>
          <w:b/>
          <w:bCs/>
          <w:sz w:val="22"/>
        </w:rPr>
      </w:pPr>
    </w:p>
    <w:p w14:paraId="0B4609CE" w14:textId="77777777" w:rsidR="006E6B90" w:rsidRPr="001D19F6" w:rsidRDefault="008369F3" w:rsidP="006E6B90">
      <w:pPr>
        <w:wordWrap/>
        <w:spacing w:line="360" w:lineRule="auto"/>
        <w:jc w:val="left"/>
        <w:rPr>
          <w:rFonts w:ascii="Arial" w:eastAsia="굴림" w:hAnsi="Arial" w:cs="Arial"/>
          <w:bCs/>
          <w:sz w:val="22"/>
        </w:rPr>
      </w:pPr>
      <w:r w:rsidRPr="001D19F6">
        <w:rPr>
          <w:rFonts w:ascii="Arial" w:eastAsia="굴림" w:hAnsi="Arial" w:cs="Arial"/>
          <w:bCs/>
          <w:sz w:val="22"/>
        </w:rPr>
        <w:t>C354</w:t>
      </w:r>
      <w:r w:rsidR="006E6B90" w:rsidRPr="001D19F6">
        <w:rPr>
          <w:rFonts w:ascii="Arial" w:eastAsia="굴림" w:hAnsi="Arial" w:cs="Arial"/>
          <w:bCs/>
          <w:sz w:val="22"/>
        </w:rPr>
        <w:t xml:space="preserve">. You </w:t>
      </w:r>
      <w:r w:rsidR="006C22F7" w:rsidRPr="001D19F6">
        <w:rPr>
          <w:rFonts w:ascii="Arial" w:eastAsia="굴림" w:hAnsi="Arial" w:cs="Arial"/>
          <w:bCs/>
          <w:sz w:val="22"/>
        </w:rPr>
        <w:t xml:space="preserve">have said </w:t>
      </w:r>
      <w:r w:rsidR="00055D59" w:rsidRPr="001D19F6">
        <w:rPr>
          <w:rFonts w:ascii="Arial" w:eastAsia="굴림" w:hAnsi="Arial" w:cs="Arial"/>
          <w:bCs/>
          <w:sz w:val="22"/>
        </w:rPr>
        <w:t>that you paid [C353</w:t>
      </w:r>
      <w:r w:rsidR="00BA43A5" w:rsidRPr="001D19F6">
        <w:rPr>
          <w:rFonts w:ascii="Arial" w:eastAsia="굴림" w:hAnsi="Arial" w:cs="Arial"/>
          <w:bCs/>
          <w:sz w:val="22"/>
        </w:rPr>
        <w:t>] MW</w:t>
      </w:r>
      <w:r w:rsidR="006E6B90" w:rsidRPr="001D19F6">
        <w:rPr>
          <w:rFonts w:ascii="Arial" w:eastAsia="굴림" w:hAnsi="Arial" w:cs="Arial"/>
          <w:bCs/>
          <w:sz w:val="22"/>
        </w:rPr>
        <w:t xml:space="preserve"> (10,000 Kor</w:t>
      </w:r>
      <w:r w:rsidR="00D90F77" w:rsidRPr="001D19F6">
        <w:rPr>
          <w:rFonts w:ascii="Arial" w:eastAsia="굴림" w:hAnsi="Arial" w:cs="Arial"/>
          <w:bCs/>
          <w:sz w:val="22"/>
        </w:rPr>
        <w:t>ean won)</w:t>
      </w:r>
      <w:r w:rsidR="006C22F7" w:rsidRPr="001D19F6">
        <w:rPr>
          <w:rFonts w:ascii="Arial" w:eastAsia="굴림" w:hAnsi="Arial" w:cs="Arial"/>
          <w:bCs/>
          <w:sz w:val="22"/>
        </w:rPr>
        <w:t xml:space="preserve"> for care</w:t>
      </w:r>
      <w:r w:rsidR="00D90F77" w:rsidRPr="001D19F6">
        <w:rPr>
          <w:rFonts w:ascii="Arial" w:eastAsia="굴림" w:hAnsi="Arial" w:cs="Arial"/>
          <w:bCs/>
          <w:sz w:val="22"/>
        </w:rPr>
        <w:t xml:space="preserve"> at the oriental</w:t>
      </w:r>
      <w:r w:rsidR="006C22F7" w:rsidRPr="001D19F6">
        <w:rPr>
          <w:rFonts w:ascii="Arial" w:eastAsia="굴림" w:hAnsi="Arial" w:cs="Arial"/>
          <w:bCs/>
          <w:sz w:val="22"/>
        </w:rPr>
        <w:t xml:space="preserve"> </w:t>
      </w:r>
      <w:r w:rsidR="006C22F7" w:rsidRPr="001D19F6">
        <w:rPr>
          <w:rFonts w:ascii="Arial" w:eastAsia="굴림" w:hAnsi="Arial" w:cs="Arial"/>
          <w:bCs/>
          <w:sz w:val="22"/>
        </w:rPr>
        <w:lastRenderedPageBreak/>
        <w:t>medicine</w:t>
      </w:r>
      <w:r w:rsidR="00D90F77" w:rsidRPr="001D19F6">
        <w:rPr>
          <w:rFonts w:ascii="Arial" w:eastAsia="굴림" w:hAnsi="Arial" w:cs="Arial"/>
          <w:bCs/>
          <w:sz w:val="22"/>
        </w:rPr>
        <w:t xml:space="preserve"> clinic</w:t>
      </w:r>
      <w:r w:rsidR="006E6B90" w:rsidRPr="001D19F6">
        <w:rPr>
          <w:rFonts w:ascii="Arial" w:eastAsia="굴림" w:hAnsi="Arial" w:cs="Arial"/>
          <w:bCs/>
          <w:sz w:val="22"/>
        </w:rPr>
        <w:t xml:space="preserve"> including the purchase of oriental medicine. How much did you pay out-of-pocket? Also, how much did your relatives or private health insurances pay </w:t>
      </w:r>
      <w:r w:rsidR="00D11C46" w:rsidRPr="001D19F6">
        <w:rPr>
          <w:rFonts w:ascii="Arial" w:eastAsia="굴림" w:hAnsi="Arial" w:cs="Arial"/>
          <w:bCs/>
          <w:sz w:val="22"/>
        </w:rPr>
        <w:t xml:space="preserve">on behalf of </w:t>
      </w:r>
      <w:r w:rsidR="006E6B90" w:rsidRPr="001D19F6">
        <w:rPr>
          <w:rFonts w:ascii="Arial" w:eastAsia="굴림" w:hAnsi="Arial" w:cs="Arial"/>
          <w:bCs/>
          <w:sz w:val="22"/>
        </w:rPr>
        <w:t>you? Please include in the private health insurance category an</w:t>
      </w:r>
      <w:r w:rsidR="00D90F77" w:rsidRPr="001D19F6">
        <w:rPr>
          <w:rFonts w:ascii="Arial" w:eastAsia="굴림" w:hAnsi="Arial" w:cs="Arial"/>
          <w:bCs/>
          <w:sz w:val="22"/>
        </w:rPr>
        <w:t>y payments that you made and were</w:t>
      </w:r>
      <w:r w:rsidR="006E6B90" w:rsidRPr="001D19F6">
        <w:rPr>
          <w:rFonts w:ascii="Arial" w:eastAsia="굴림" w:hAnsi="Arial" w:cs="Arial"/>
          <w:bCs/>
          <w:sz w:val="22"/>
        </w:rPr>
        <w:t xml:space="preserve"> reimbursed by private health insurances. (unit: 10,000 Korean won) Categories are </w:t>
      </w:r>
      <w:r w:rsidR="006E6B90" w:rsidRPr="001D19F6">
        <w:rPr>
          <w:rFonts w:ascii="굴림" w:eastAsia="굴림" w:hAnsi="굴림" w:cs="굴림" w:hint="eastAsia"/>
          <w:bCs/>
          <w:sz w:val="22"/>
        </w:rPr>
        <w:t>①</w:t>
      </w:r>
      <w:r w:rsidR="006E6B90" w:rsidRPr="001D19F6">
        <w:rPr>
          <w:rFonts w:ascii="Arial" w:eastAsia="굴림" w:hAnsi="Arial" w:cs="Arial"/>
          <w:bCs/>
          <w:sz w:val="22"/>
        </w:rPr>
        <w:t xml:space="preserve"> out-of-pocket payment</w:t>
      </w:r>
      <w:r w:rsidR="00BC1680" w:rsidRPr="001D19F6">
        <w:rPr>
          <w:rFonts w:ascii="Arial" w:eastAsia="굴림" w:hAnsi="Arial" w:cs="Arial"/>
          <w:bCs/>
          <w:sz w:val="22"/>
        </w:rPr>
        <w:t>s</w:t>
      </w:r>
      <w:r w:rsidRPr="001D19F6">
        <w:rPr>
          <w:rFonts w:ascii="Arial" w:eastAsia="굴림" w:hAnsi="Arial" w:cs="Arial"/>
          <w:bCs/>
          <w:sz w:val="22"/>
        </w:rPr>
        <w:t xml:space="preserve"> (C354</w:t>
      </w:r>
      <w:r w:rsidR="006E6B90" w:rsidRPr="001D19F6">
        <w:rPr>
          <w:rFonts w:ascii="Arial" w:eastAsia="굴림" w:hAnsi="Arial" w:cs="Arial"/>
          <w:bCs/>
          <w:sz w:val="22"/>
        </w:rPr>
        <w:t xml:space="preserve">a), </w:t>
      </w:r>
      <w:r w:rsidR="006E6B90" w:rsidRPr="001D19F6">
        <w:rPr>
          <w:rFonts w:ascii="굴림" w:eastAsia="굴림" w:hAnsi="굴림" w:cs="굴림" w:hint="eastAsia"/>
          <w:bCs/>
          <w:sz w:val="22"/>
        </w:rPr>
        <w:t>②</w:t>
      </w:r>
      <w:r w:rsidR="006E6B90" w:rsidRPr="001D19F6">
        <w:rPr>
          <w:rFonts w:ascii="Arial" w:eastAsia="굴림" w:hAnsi="Arial" w:cs="Arial"/>
          <w:bCs/>
          <w:sz w:val="22"/>
        </w:rPr>
        <w:t xml:space="preserve"> payment</w:t>
      </w:r>
      <w:r w:rsidR="00BC1680" w:rsidRPr="001D19F6">
        <w:rPr>
          <w:rFonts w:ascii="Arial" w:eastAsia="굴림" w:hAnsi="Arial" w:cs="Arial"/>
          <w:bCs/>
          <w:sz w:val="22"/>
        </w:rPr>
        <w:t>s</w:t>
      </w:r>
      <w:r w:rsidR="006E6B90" w:rsidRPr="001D19F6">
        <w:rPr>
          <w:rFonts w:ascii="Arial" w:eastAsia="굴림" w:hAnsi="Arial" w:cs="Arial"/>
          <w:bCs/>
          <w:sz w:val="22"/>
        </w:rPr>
        <w:t xml:space="preserve"> by relatives incl</w:t>
      </w:r>
      <w:r w:rsidRPr="001D19F6">
        <w:rPr>
          <w:rFonts w:ascii="Arial" w:eastAsia="굴림" w:hAnsi="Arial" w:cs="Arial"/>
          <w:bCs/>
          <w:sz w:val="22"/>
        </w:rPr>
        <w:t>uding children and parents (C354</w:t>
      </w:r>
      <w:r w:rsidR="006E6B90" w:rsidRPr="001D19F6">
        <w:rPr>
          <w:rFonts w:ascii="Arial" w:eastAsia="굴림" w:hAnsi="Arial" w:cs="Arial"/>
          <w:bCs/>
          <w:sz w:val="22"/>
        </w:rPr>
        <w:t xml:space="preserve">b), </w:t>
      </w:r>
      <w:r w:rsidR="006E6B90" w:rsidRPr="001D19F6">
        <w:rPr>
          <w:rFonts w:ascii="굴림" w:eastAsia="굴림" w:hAnsi="굴림" w:cs="굴림" w:hint="eastAsia"/>
          <w:bCs/>
          <w:sz w:val="22"/>
        </w:rPr>
        <w:t>③</w:t>
      </w:r>
      <w:r w:rsidR="006E6B90" w:rsidRPr="001D19F6">
        <w:rPr>
          <w:rFonts w:ascii="Arial" w:eastAsia="굴림" w:hAnsi="Arial" w:cs="Arial"/>
          <w:bCs/>
          <w:sz w:val="22"/>
        </w:rPr>
        <w:t xml:space="preserve"> payment</w:t>
      </w:r>
      <w:r w:rsidR="00BC1680" w:rsidRPr="001D19F6">
        <w:rPr>
          <w:rFonts w:ascii="Arial" w:eastAsia="굴림" w:hAnsi="Arial" w:cs="Arial"/>
          <w:bCs/>
          <w:sz w:val="22"/>
        </w:rPr>
        <w:t>s</w:t>
      </w:r>
      <w:r w:rsidR="006E6B90" w:rsidRPr="001D19F6">
        <w:rPr>
          <w:rFonts w:ascii="Arial" w:eastAsia="굴림" w:hAnsi="Arial" w:cs="Arial"/>
          <w:bCs/>
          <w:sz w:val="22"/>
        </w:rPr>
        <w:t xml:space="preserve"> reimbursed by</w:t>
      </w:r>
      <w:r w:rsidRPr="001D19F6">
        <w:rPr>
          <w:rFonts w:ascii="Arial" w:eastAsia="굴림" w:hAnsi="Arial" w:cs="Arial"/>
          <w:bCs/>
          <w:sz w:val="22"/>
        </w:rPr>
        <w:t xml:space="preserve"> private health insurances (C354</w:t>
      </w:r>
      <w:r w:rsidR="006E6B90" w:rsidRPr="001D19F6">
        <w:rPr>
          <w:rFonts w:ascii="Arial" w:eastAsia="굴림" w:hAnsi="Arial" w:cs="Arial"/>
          <w:bCs/>
          <w:sz w:val="22"/>
        </w:rPr>
        <w:t>c).</w:t>
      </w:r>
    </w:p>
    <w:p w14:paraId="18F2E09B" w14:textId="77777777" w:rsidR="006E6B90" w:rsidRPr="001D19F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8369F3" w:rsidRPr="001D19F6">
        <w:rPr>
          <w:rFonts w:ascii="Arial" w:eastAsia="굴림" w:hAnsi="Arial" w:cs="Arial"/>
          <w:bCs/>
          <w:kern w:val="0"/>
          <w:sz w:val="22"/>
        </w:rPr>
        <w:t>C353</w:t>
      </w:r>
      <w:r w:rsidRPr="001D19F6">
        <w:rPr>
          <w:rFonts w:ascii="Arial" w:eastAsia="굴림" w:hAnsi="Arial" w:cs="Arial"/>
          <w:bCs/>
          <w:kern w:val="0"/>
          <w:sz w:val="22"/>
        </w:rPr>
        <w:t>] MW.]</w:t>
      </w:r>
    </w:p>
    <w:p w14:paraId="389F59B3" w14:textId="77777777" w:rsidR="00B02591" w:rsidRPr="001D19F6" w:rsidRDefault="00B02591" w:rsidP="009947CC">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7B1F98C3"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440F521"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8C94E"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38CBD073" w14:textId="77777777" w:rsidTr="00B71DBB">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347278"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C354</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18225D"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EB092D" w14:textId="77777777" w:rsidR="006E6B90" w:rsidRPr="001D19F6" w:rsidRDefault="006E6B90" w:rsidP="00D518FF">
            <w:pPr>
              <w:wordWrap/>
              <w:jc w:val="center"/>
              <w:rPr>
                <w:rFonts w:ascii="Arial" w:eastAsia="굴림" w:hAnsi="Arial" w:cs="Arial"/>
                <w:sz w:val="22"/>
              </w:rPr>
            </w:pPr>
          </w:p>
        </w:tc>
      </w:tr>
      <w:tr w:rsidR="00D063AA" w:rsidRPr="001D19F6" w14:paraId="5BF60E06" w14:textId="77777777" w:rsidTr="00B71DBB">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08A217"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C354</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3F5626"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4D8CB25" w14:textId="77777777" w:rsidR="006E6B90" w:rsidRPr="001D19F6" w:rsidRDefault="006E6B90" w:rsidP="00D518FF">
            <w:pPr>
              <w:wordWrap/>
              <w:jc w:val="center"/>
              <w:rPr>
                <w:rFonts w:ascii="Arial" w:eastAsia="굴림" w:hAnsi="Arial" w:cs="Arial"/>
                <w:sz w:val="22"/>
              </w:rPr>
            </w:pPr>
          </w:p>
        </w:tc>
      </w:tr>
      <w:tr w:rsidR="00D063AA" w:rsidRPr="001D19F6" w14:paraId="794708E2" w14:textId="77777777" w:rsidTr="00E77918">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984F63E"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C354</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CE757E1"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2324C8" w14:textId="77777777" w:rsidR="006E6B90" w:rsidRPr="001D19F6" w:rsidRDefault="006E6B90" w:rsidP="00D518FF">
            <w:pPr>
              <w:wordWrap/>
              <w:jc w:val="center"/>
              <w:rPr>
                <w:rFonts w:ascii="Arial" w:eastAsia="굴림" w:hAnsi="Arial" w:cs="Arial"/>
                <w:sz w:val="22"/>
              </w:rPr>
            </w:pPr>
          </w:p>
        </w:tc>
      </w:tr>
      <w:tr w:rsidR="00D063AA" w:rsidRPr="001D19F6" w14:paraId="7126A105" w14:textId="77777777" w:rsidTr="00B71DBB">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52CCC73"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AC257B" w14:textId="77777777" w:rsidR="006E6B90" w:rsidRPr="001D19F6" w:rsidRDefault="008369F3" w:rsidP="00D518FF">
            <w:pPr>
              <w:wordWrap/>
              <w:jc w:val="center"/>
              <w:rPr>
                <w:rFonts w:ascii="Arial" w:eastAsia="굴림" w:hAnsi="Arial" w:cs="Arial"/>
                <w:sz w:val="22"/>
              </w:rPr>
            </w:pPr>
            <w:r w:rsidRPr="001D19F6">
              <w:rPr>
                <w:rFonts w:ascii="Arial" w:eastAsia="굴림" w:hAnsi="Arial" w:cs="Arial"/>
                <w:sz w:val="22"/>
              </w:rPr>
              <w:t>[C353</w:t>
            </w:r>
            <w:r w:rsidR="006E6B90" w:rsidRPr="001D19F6">
              <w:rPr>
                <w:rFonts w:ascii="Arial" w:eastAsia="굴림" w:hAnsi="Arial" w:cs="Arial"/>
                <w:sz w:val="22"/>
              </w:rPr>
              <w:t>] MW</w:t>
            </w:r>
          </w:p>
        </w:tc>
      </w:tr>
    </w:tbl>
    <w:p w14:paraId="71FC25A3" w14:textId="77777777" w:rsidR="006E6B90" w:rsidRPr="001D19F6" w:rsidRDefault="006E6B90" w:rsidP="006E6B90">
      <w:pPr>
        <w:wordWrap/>
        <w:spacing w:line="360" w:lineRule="auto"/>
        <w:jc w:val="left"/>
        <w:rPr>
          <w:rFonts w:ascii="Arial" w:eastAsia="굴림" w:hAnsi="Arial" w:cs="Arial"/>
          <w:sz w:val="22"/>
        </w:rPr>
      </w:pPr>
    </w:p>
    <w:p w14:paraId="713CE2E9" w14:textId="77777777" w:rsidR="001E3B52" w:rsidRPr="001D19F6" w:rsidRDefault="00B02591" w:rsidP="00297F86">
      <w:pPr>
        <w:wordWrap/>
        <w:spacing w:line="276" w:lineRule="auto"/>
        <w:jc w:val="left"/>
        <w:rPr>
          <w:rFonts w:ascii="Arial" w:eastAsia="굴림" w:hAnsi="Arial" w:cs="Arial"/>
          <w:b/>
          <w:sz w:val="22"/>
        </w:rPr>
      </w:pPr>
      <w:r w:rsidRPr="001D19F6">
        <w:rPr>
          <w:rFonts w:ascii="Arial" w:eastAsia="굴림" w:hAnsi="Arial" w:cs="Arial"/>
          <w:b/>
          <w:sz w:val="22"/>
        </w:rPr>
        <w:t>&lt;</w:t>
      </w:r>
      <w:r w:rsidR="00BC3958" w:rsidRPr="001D19F6">
        <w:rPr>
          <w:rFonts w:ascii="Arial" w:eastAsia="굴림" w:hAnsi="Arial" w:cs="Arial"/>
          <w:b/>
          <w:sz w:val="22"/>
        </w:rPr>
        <w:t xml:space="preserve"> </w:t>
      </w:r>
      <w:r w:rsidR="001E3B52" w:rsidRPr="001D19F6">
        <w:rPr>
          <w:rFonts w:ascii="Arial" w:eastAsia="굴림" w:hAnsi="Arial" w:cs="Arial"/>
          <w:b/>
          <w:sz w:val="22"/>
        </w:rPr>
        <w:t xml:space="preserve">Other </w:t>
      </w:r>
      <w:r w:rsidR="001C431F" w:rsidRPr="001D19F6">
        <w:rPr>
          <w:rFonts w:ascii="Arial" w:eastAsia="굴림" w:hAnsi="Arial" w:cs="Arial"/>
          <w:b/>
          <w:sz w:val="22"/>
        </w:rPr>
        <w:t>O</w:t>
      </w:r>
      <w:r w:rsidR="001E3B52" w:rsidRPr="001D19F6">
        <w:rPr>
          <w:rFonts w:ascii="Arial" w:eastAsia="굴림" w:hAnsi="Arial" w:cs="Arial"/>
          <w:b/>
          <w:sz w:val="22"/>
        </w:rPr>
        <w:t xml:space="preserve">utpatient </w:t>
      </w:r>
      <w:r w:rsidR="001C431F" w:rsidRPr="001D19F6">
        <w:rPr>
          <w:rFonts w:ascii="Arial" w:eastAsia="굴림" w:hAnsi="Arial" w:cs="Arial"/>
          <w:b/>
          <w:sz w:val="22"/>
        </w:rPr>
        <w:t>M</w:t>
      </w:r>
      <w:r w:rsidR="001E3B52" w:rsidRPr="001D19F6">
        <w:rPr>
          <w:rFonts w:ascii="Arial" w:eastAsia="굴림" w:hAnsi="Arial" w:cs="Arial"/>
          <w:b/>
          <w:sz w:val="22"/>
        </w:rPr>
        <w:t xml:space="preserve">edical </w:t>
      </w:r>
      <w:r w:rsidR="001C431F" w:rsidRPr="001D19F6">
        <w:rPr>
          <w:rFonts w:ascii="Arial" w:eastAsia="굴림" w:hAnsi="Arial" w:cs="Arial"/>
          <w:b/>
          <w:sz w:val="22"/>
        </w:rPr>
        <w:t>T</w:t>
      </w:r>
      <w:r w:rsidR="001E3B52" w:rsidRPr="001D19F6">
        <w:rPr>
          <w:rFonts w:ascii="Arial" w:eastAsia="굴림" w:hAnsi="Arial" w:cs="Arial"/>
          <w:b/>
          <w:sz w:val="22"/>
        </w:rPr>
        <w:t>reatment</w:t>
      </w:r>
      <w:r w:rsidR="00BC3958" w:rsidRPr="001D19F6">
        <w:rPr>
          <w:rFonts w:ascii="Arial" w:eastAsia="굴림" w:hAnsi="Arial" w:cs="Arial"/>
          <w:b/>
          <w:sz w:val="22"/>
        </w:rPr>
        <w:t xml:space="preserve"> </w:t>
      </w:r>
      <w:r w:rsidRPr="001D19F6">
        <w:rPr>
          <w:rFonts w:ascii="Arial" w:eastAsia="굴림" w:hAnsi="Arial" w:cs="Arial"/>
          <w:b/>
          <w:sz w:val="22"/>
        </w:rPr>
        <w:t>&gt;</w:t>
      </w:r>
    </w:p>
    <w:p w14:paraId="47D9F8DC"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102CDF46" w14:textId="77777777" w:rsidR="006E6B90" w:rsidRPr="001D19F6" w:rsidRDefault="00055D59"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C355</w:t>
      </w:r>
      <w:r w:rsidR="006E6B90" w:rsidRPr="001D19F6">
        <w:rPr>
          <w:rFonts w:ascii="Arial" w:eastAsia="굴림" w:hAnsi="Arial" w:cs="Arial"/>
          <w:b/>
          <w:bCs/>
          <w:sz w:val="22"/>
        </w:rPr>
        <w:t xml:space="preserve">=0, then </w:t>
      </w:r>
      <w:r w:rsidR="00B02591" w:rsidRPr="001D19F6">
        <w:rPr>
          <w:rFonts w:ascii="Arial" w:eastAsia="굴림" w:hAnsi="Arial" w:cs="Arial"/>
          <w:b/>
          <w:bCs/>
          <w:sz w:val="22"/>
        </w:rPr>
        <w:t>ask</w:t>
      </w:r>
      <w:r w:rsidRPr="001D19F6">
        <w:rPr>
          <w:rFonts w:ascii="Arial" w:eastAsia="굴림" w:hAnsi="Arial" w:cs="Arial"/>
          <w:b/>
          <w:bCs/>
          <w:sz w:val="22"/>
        </w:rPr>
        <w:t xml:space="preserve"> C358</w:t>
      </w:r>
      <w:r w:rsidR="006C22F7" w:rsidRPr="001D19F6">
        <w:rPr>
          <w:rFonts w:ascii="Arial" w:eastAsia="굴림" w:hAnsi="Arial" w:cs="Arial"/>
          <w:b/>
          <w:bCs/>
          <w:sz w:val="22"/>
        </w:rPr>
        <w:t>.</w:t>
      </w:r>
    </w:p>
    <w:p w14:paraId="247E419F" w14:textId="77777777" w:rsidR="00B158CA" w:rsidRPr="001D19F6" w:rsidRDefault="00B158CA" w:rsidP="006E6B90">
      <w:pPr>
        <w:wordWrap/>
        <w:spacing w:line="360" w:lineRule="auto"/>
        <w:jc w:val="left"/>
        <w:rPr>
          <w:rFonts w:ascii="Arial" w:eastAsia="굴림" w:hAnsi="Arial" w:cs="Arial"/>
          <w:sz w:val="22"/>
        </w:rPr>
      </w:pPr>
    </w:p>
    <w:p w14:paraId="1AA8254A" w14:textId="77777777" w:rsidR="006E6B90" w:rsidRPr="001D19F6" w:rsidRDefault="00055D59" w:rsidP="00AC5F05">
      <w:pPr>
        <w:wordWrap/>
        <w:spacing w:line="360" w:lineRule="auto"/>
        <w:jc w:val="left"/>
        <w:rPr>
          <w:rFonts w:ascii="Arial" w:eastAsia="굴림" w:hAnsi="Arial" w:cs="Arial"/>
          <w:sz w:val="22"/>
        </w:rPr>
      </w:pPr>
      <w:r w:rsidRPr="001D19F6">
        <w:rPr>
          <w:rFonts w:ascii="Arial" w:eastAsia="굴림" w:hAnsi="Arial" w:cs="Arial"/>
          <w:sz w:val="22"/>
        </w:rPr>
        <w:t>C355</w:t>
      </w:r>
      <w:r w:rsidR="00A31520" w:rsidRPr="001D19F6">
        <w:rPr>
          <w:rFonts w:ascii="Arial" w:eastAsia="굴림" w:hAnsi="Arial" w:cs="Arial"/>
          <w:sz w:val="22"/>
        </w:rPr>
        <w:t xml:space="preserve">. </w:t>
      </w:r>
      <w:r w:rsidR="00AC5F05" w:rsidRPr="001D19F6">
        <w:rPr>
          <w:rFonts w:ascii="Arial" w:eastAsia="굴림" w:hAnsi="Arial" w:cs="Arial"/>
          <w:sz w:val="22"/>
        </w:rPr>
        <w:t xml:space="preserve">Aside from any visits to oriental medicine clinic, public health clinics, dental clinics and hospital stays, how many times have you seen or talked to a medical doctor about your health, including </w:t>
      </w:r>
      <w:r w:rsidR="00E019B3" w:rsidRPr="001D19F6">
        <w:rPr>
          <w:rFonts w:ascii="Arial" w:eastAsia="굴림" w:hAnsi="Arial" w:cs="Arial"/>
          <w:sz w:val="22"/>
        </w:rPr>
        <w:t xml:space="preserve">internal, ENT (ear-nose-and throat), surgery </w:t>
      </w:r>
      <w:r w:rsidR="00BC1680" w:rsidRPr="001D19F6">
        <w:rPr>
          <w:rFonts w:ascii="Arial" w:eastAsia="굴림" w:hAnsi="Arial" w:cs="Arial"/>
          <w:sz w:val="22"/>
        </w:rPr>
        <w:t>or hospital as an outpatient or to an</w:t>
      </w:r>
      <w:r w:rsidR="006E6B90" w:rsidRPr="001D19F6">
        <w:rPr>
          <w:rFonts w:ascii="Arial" w:eastAsia="굴림" w:hAnsi="Arial" w:cs="Arial"/>
          <w:sz w:val="22"/>
        </w:rPr>
        <w:t xml:space="preserve"> emergency room since th</w:t>
      </w:r>
      <w:r w:rsidR="001E3B52" w:rsidRPr="001D19F6">
        <w:rPr>
          <w:rFonts w:ascii="Arial" w:eastAsia="굴림" w:hAnsi="Arial" w:cs="Arial"/>
          <w:sz w:val="22"/>
        </w:rPr>
        <w:t>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If so, how many times did you go</w:t>
      </w:r>
      <w:r w:rsidR="006C22F7" w:rsidRPr="001D19F6">
        <w:rPr>
          <w:rFonts w:ascii="Arial" w:eastAsia="굴림" w:hAnsi="Arial" w:cs="Arial"/>
          <w:sz w:val="22"/>
        </w:rPr>
        <w:t xml:space="preserve"> there</w:t>
      </w:r>
      <w:r w:rsidR="006E6B90" w:rsidRPr="001D19F6">
        <w:rPr>
          <w:rFonts w:ascii="Arial" w:eastAsia="굴림" w:hAnsi="Arial" w:cs="Arial"/>
          <w:sz w:val="22"/>
        </w:rPr>
        <w:t xml:space="preserve">? (unit: </w:t>
      </w:r>
      <w:r w:rsidR="001E3B52" w:rsidRPr="001D19F6">
        <w:rPr>
          <w:rFonts w:ascii="Arial" w:eastAsia="굴림" w:hAnsi="Arial" w:cs="Arial"/>
          <w:sz w:val="22"/>
        </w:rPr>
        <w:t xml:space="preserve">a </w:t>
      </w:r>
      <w:r w:rsidR="006E6B90" w:rsidRPr="001D19F6">
        <w:rPr>
          <w:rFonts w:ascii="Arial" w:eastAsia="굴림" w:hAnsi="Arial" w:cs="Arial"/>
          <w:sz w:val="22"/>
        </w:rPr>
        <w:t>time)</w:t>
      </w:r>
    </w:p>
    <w:p w14:paraId="3FAB4806"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6C22F7" w:rsidRPr="001D19F6">
        <w:rPr>
          <w:rFonts w:ascii="Arial" w:eastAsia="굴림" w:hAnsi="Arial" w:cs="Arial"/>
          <w:sz w:val="22"/>
        </w:rPr>
        <w:t>Enter 0, i</w:t>
      </w:r>
      <w:r w:rsidRPr="001D19F6">
        <w:rPr>
          <w:rFonts w:ascii="Arial" w:eastAsia="굴림" w:hAnsi="Arial" w:cs="Arial"/>
          <w:sz w:val="22"/>
        </w:rPr>
        <w:t>f R has neve</w:t>
      </w:r>
      <w:r w:rsidR="006C22F7" w:rsidRPr="001D19F6">
        <w:rPr>
          <w:rFonts w:ascii="Arial" w:eastAsia="굴림" w:hAnsi="Arial" w:cs="Arial"/>
          <w:sz w:val="22"/>
        </w:rPr>
        <w:t>r made such a visit</w:t>
      </w:r>
      <w:r w:rsidRPr="001D19F6">
        <w:rPr>
          <w:rFonts w:ascii="Arial" w:eastAsia="굴림" w:hAnsi="Arial" w:cs="Arial"/>
          <w:sz w:val="22"/>
        </w:rPr>
        <w:t>.]</w:t>
      </w:r>
    </w:p>
    <w:p w14:paraId="28F6D43D" w14:textId="77777777" w:rsidR="006E6B90" w:rsidRPr="001D19F6" w:rsidRDefault="00E019B3" w:rsidP="006E6B90">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t</w:t>
      </w:r>
      <w:r w:rsidR="001E3B52" w:rsidRPr="001D19F6">
        <w:rPr>
          <w:rFonts w:ascii="Arial" w:eastAsia="굴림" w:hAnsi="Arial" w:cs="Arial"/>
          <w:bCs/>
          <w:sz w:val="22"/>
        </w:rPr>
        <w:t>ime [</w:t>
      </w:r>
      <w:r w:rsidR="003608C0" w:rsidRPr="001D19F6">
        <w:rPr>
          <w:rFonts w:ascii="Arial" w:eastAsia="굴림" w:hAnsi="Arial" w:cs="Arial"/>
          <w:bCs/>
          <w:sz w:val="22"/>
        </w:rPr>
        <w:t xml:space="preserve">Range: </w:t>
      </w:r>
      <w:r w:rsidR="001E3B52" w:rsidRPr="001D19F6">
        <w:rPr>
          <w:rFonts w:ascii="Arial" w:eastAsia="굴림" w:hAnsi="Arial" w:cs="Arial"/>
          <w:bCs/>
          <w:sz w:val="22"/>
        </w:rPr>
        <w:t>0~</w:t>
      </w:r>
      <w:r w:rsidR="00B430B7" w:rsidRPr="001D19F6">
        <w:rPr>
          <w:rFonts w:ascii="Arial" w:eastAsia="굴림" w:hAnsi="Arial" w:cs="Arial"/>
          <w:bCs/>
          <w:kern w:val="0"/>
          <w:sz w:val="22"/>
        </w:rPr>
        <w:t>2190</w:t>
      </w:r>
      <w:r w:rsidR="006E6B90" w:rsidRPr="001D19F6">
        <w:rPr>
          <w:rFonts w:ascii="Arial" w:eastAsia="굴림" w:hAnsi="Arial" w:cs="Arial"/>
          <w:bCs/>
          <w:sz w:val="22"/>
        </w:rPr>
        <w:t>]</w:t>
      </w:r>
    </w:p>
    <w:p w14:paraId="2038FBA2" w14:textId="77777777" w:rsidR="00CE0539" w:rsidRPr="001D19F6" w:rsidRDefault="00CE0539" w:rsidP="00CE0539">
      <w:pPr>
        <w:widowControl/>
        <w:wordWrap/>
        <w:autoSpaceDE/>
        <w:autoSpaceDN/>
        <w:jc w:val="left"/>
        <w:rPr>
          <w:rFonts w:ascii="Arial" w:eastAsia="굴림" w:hAnsi="Arial" w:cs="Arial"/>
          <w:sz w:val="22"/>
        </w:rPr>
      </w:pPr>
    </w:p>
    <w:p w14:paraId="451A36AA" w14:textId="77777777" w:rsidR="006E6B90" w:rsidRPr="001D19F6" w:rsidRDefault="00055D59" w:rsidP="00CE0539">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C356</w:t>
      </w:r>
      <w:r w:rsidR="006E6B90" w:rsidRPr="001D19F6">
        <w:rPr>
          <w:rFonts w:ascii="Arial" w:eastAsia="굴림" w:hAnsi="Arial" w:cs="Arial"/>
          <w:sz w:val="22"/>
        </w:rPr>
        <w:t xml:space="preserve">. You </w:t>
      </w:r>
      <w:r w:rsidR="00F53E5B" w:rsidRPr="001D19F6">
        <w:rPr>
          <w:rFonts w:ascii="Arial" w:eastAsia="굴림" w:hAnsi="Arial" w:cs="Arial"/>
          <w:sz w:val="22"/>
        </w:rPr>
        <w:t xml:space="preserve">have said </w:t>
      </w:r>
      <w:r w:rsidR="006E6B90" w:rsidRPr="001D19F6">
        <w:rPr>
          <w:rFonts w:ascii="Arial" w:eastAsia="굴림" w:hAnsi="Arial" w:cs="Arial"/>
          <w:sz w:val="22"/>
        </w:rPr>
        <w:t>that you went to</w:t>
      </w:r>
      <w:r w:rsidR="00BC1680" w:rsidRPr="001D19F6">
        <w:rPr>
          <w:rFonts w:ascii="Arial" w:eastAsia="굴림" w:hAnsi="Arial" w:cs="Arial"/>
          <w:sz w:val="22"/>
        </w:rPr>
        <w:t xml:space="preserve"> a local clinic or hospital</w:t>
      </w:r>
      <w:r w:rsidR="006E6B90" w:rsidRPr="001D19F6">
        <w:rPr>
          <w:rFonts w:ascii="Arial" w:eastAsia="굴림" w:hAnsi="Arial" w:cs="Arial"/>
          <w:sz w:val="22"/>
        </w:rPr>
        <w:t xml:space="preserve"> [C</w:t>
      </w:r>
      <w:r w:rsidR="006E6B90" w:rsidRPr="00E012AE">
        <w:rPr>
          <w:rFonts w:ascii="Arial" w:eastAsia="굴림" w:hAnsi="Arial" w:cs="Arial"/>
          <w:sz w:val="22"/>
          <w:rPrChange w:id="2127" w:author="Keis" w:date="2024-09-13T11:07:00Z">
            <w:rPr>
              <w:rFonts w:ascii="Arial" w:eastAsia="굴림" w:hAnsi="Arial" w:cs="Arial"/>
              <w:color w:val="FF0000"/>
              <w:sz w:val="22"/>
            </w:rPr>
          </w:rPrChange>
        </w:rPr>
        <w:t>3</w:t>
      </w:r>
      <w:r w:rsidR="00DC37BE" w:rsidRPr="00E012AE">
        <w:rPr>
          <w:rFonts w:ascii="Arial" w:eastAsia="굴림" w:hAnsi="Arial" w:cs="Arial"/>
          <w:sz w:val="22"/>
          <w:rPrChange w:id="2128" w:author="Keis" w:date="2024-09-13T11:07:00Z">
            <w:rPr>
              <w:rFonts w:ascii="Arial" w:eastAsia="굴림" w:hAnsi="Arial" w:cs="Arial"/>
              <w:color w:val="FF0000"/>
              <w:sz w:val="22"/>
            </w:rPr>
          </w:rPrChange>
        </w:rPr>
        <w:t>55</w:t>
      </w:r>
      <w:r w:rsidR="006E6B90" w:rsidRPr="001D19F6">
        <w:rPr>
          <w:rFonts w:ascii="Arial" w:eastAsia="굴림" w:hAnsi="Arial" w:cs="Arial"/>
          <w:sz w:val="22"/>
        </w:rPr>
        <w:t>] times since th</w:t>
      </w:r>
      <w:r w:rsidR="001E3B52" w:rsidRPr="001D19F6">
        <w:rPr>
          <w:rFonts w:ascii="Arial" w:eastAsia="굴림" w:hAnsi="Arial" w:cs="Arial"/>
          <w:sz w:val="22"/>
        </w:rPr>
        <w:t>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If so, how much did you pay for your outpatient</w:t>
      </w:r>
      <w:r w:rsidR="00F53E5B" w:rsidRPr="001D19F6">
        <w:rPr>
          <w:rFonts w:ascii="Arial" w:eastAsia="굴림" w:hAnsi="Arial" w:cs="Arial"/>
          <w:sz w:val="22"/>
        </w:rPr>
        <w:t xml:space="preserve"> care</w:t>
      </w:r>
      <w:r w:rsidR="00E019B3" w:rsidRPr="001D19F6">
        <w:rPr>
          <w:rFonts w:ascii="Arial" w:eastAsia="굴림" w:hAnsi="Arial" w:cs="Arial"/>
          <w:sz w:val="22"/>
        </w:rPr>
        <w:t xml:space="preserve"> in total</w:t>
      </w:r>
      <w:r w:rsidR="006E6B90" w:rsidRPr="001D19F6">
        <w:rPr>
          <w:rFonts w:ascii="Arial" w:eastAsia="굴림" w:hAnsi="Arial" w:cs="Arial"/>
          <w:sz w:val="22"/>
        </w:rPr>
        <w:t>? (unit: 10,000 Korean won)</w:t>
      </w:r>
    </w:p>
    <w:p w14:paraId="19AFF62C" w14:textId="77777777" w:rsidR="006E6B90" w:rsidRPr="001D19F6" w:rsidRDefault="005E082B" w:rsidP="00CE0539">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MW [</w:t>
      </w:r>
      <w:r w:rsidR="003608C0" w:rsidRPr="001D19F6">
        <w:rPr>
          <w:rFonts w:ascii="Arial" w:eastAsia="굴림" w:hAnsi="Arial" w:cs="Arial"/>
          <w:bCs/>
          <w:sz w:val="22"/>
        </w:rPr>
        <w:t xml:space="preserve">Range: </w:t>
      </w:r>
      <w:r w:rsidR="006E6B90" w:rsidRPr="001D19F6">
        <w:rPr>
          <w:rFonts w:ascii="Arial" w:eastAsia="굴림" w:hAnsi="Arial" w:cs="Arial"/>
          <w:bCs/>
          <w:sz w:val="22"/>
        </w:rPr>
        <w:t>1~9997]</w:t>
      </w:r>
    </w:p>
    <w:p w14:paraId="0E83A45E" w14:textId="77777777" w:rsidR="006E6B90" w:rsidRPr="001D19F6" w:rsidRDefault="00055D59" w:rsidP="00CE0539">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C358</w:t>
      </w:r>
    </w:p>
    <w:p w14:paraId="6B456E55" w14:textId="77777777" w:rsidR="006E6B90" w:rsidRPr="001D19F6" w:rsidRDefault="006E6B90" w:rsidP="00CE0539">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w:t>
      </w:r>
      <w:r w:rsidR="00055D59" w:rsidRPr="001D19F6">
        <w:rPr>
          <w:rFonts w:ascii="Arial" w:eastAsia="굴림" w:hAnsi="Arial" w:cs="Arial"/>
          <w:sz w:val="22"/>
        </w:rPr>
        <w:t>58</w:t>
      </w:r>
    </w:p>
    <w:p w14:paraId="61A697F5" w14:textId="77777777" w:rsidR="006E6B90" w:rsidRPr="001D19F6" w:rsidRDefault="006E6B90" w:rsidP="006E6B90">
      <w:pPr>
        <w:wordWrap/>
        <w:spacing w:line="360" w:lineRule="auto"/>
        <w:jc w:val="left"/>
        <w:rPr>
          <w:rFonts w:ascii="Arial" w:eastAsia="굴림" w:hAnsi="Arial" w:cs="Arial"/>
          <w:sz w:val="22"/>
        </w:rPr>
      </w:pPr>
    </w:p>
    <w:p w14:paraId="4F206D31"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C3</w:t>
      </w:r>
      <w:r w:rsidR="00055D59" w:rsidRPr="001D19F6">
        <w:rPr>
          <w:rFonts w:ascii="Arial" w:eastAsia="굴림" w:hAnsi="Arial" w:cs="Arial"/>
          <w:sz w:val="22"/>
        </w:rPr>
        <w:t>57</w:t>
      </w:r>
      <w:r w:rsidRPr="001D19F6">
        <w:rPr>
          <w:rFonts w:ascii="Arial" w:eastAsia="굴림" w:hAnsi="Arial" w:cs="Arial"/>
          <w:sz w:val="22"/>
        </w:rPr>
        <w:t xml:space="preserve">. You </w:t>
      </w:r>
      <w:r w:rsidR="00F53E5B" w:rsidRPr="001D19F6">
        <w:rPr>
          <w:rFonts w:ascii="Arial" w:eastAsia="굴림" w:hAnsi="Arial" w:cs="Arial"/>
          <w:sz w:val="22"/>
        </w:rPr>
        <w:t xml:space="preserve">have said </w:t>
      </w:r>
      <w:r w:rsidR="00055D59" w:rsidRPr="001D19F6">
        <w:rPr>
          <w:rFonts w:ascii="Arial" w:eastAsia="굴림" w:hAnsi="Arial" w:cs="Arial"/>
          <w:sz w:val="22"/>
        </w:rPr>
        <w:t>that you paid [C356</w:t>
      </w:r>
      <w:r w:rsidR="00BA43A5" w:rsidRPr="001D19F6">
        <w:rPr>
          <w:rFonts w:ascii="Arial" w:eastAsia="굴림" w:hAnsi="Arial" w:cs="Arial"/>
          <w:sz w:val="22"/>
        </w:rPr>
        <w:t>] MW</w:t>
      </w:r>
      <w:r w:rsidRPr="001D19F6">
        <w:rPr>
          <w:rFonts w:ascii="Arial" w:eastAsia="굴림" w:hAnsi="Arial" w:cs="Arial"/>
          <w:sz w:val="22"/>
        </w:rPr>
        <w:t xml:space="preserve"> (10,000 Korean won) for your outpatient</w:t>
      </w:r>
      <w:r w:rsidR="00F53E5B" w:rsidRPr="001D19F6">
        <w:rPr>
          <w:rFonts w:ascii="Arial" w:eastAsia="굴림" w:hAnsi="Arial" w:cs="Arial"/>
          <w:sz w:val="22"/>
        </w:rPr>
        <w:t xml:space="preserve"> care</w:t>
      </w:r>
      <w:r w:rsidRPr="001D19F6">
        <w:rPr>
          <w:rFonts w:ascii="Arial" w:eastAsia="굴림" w:hAnsi="Arial" w:cs="Arial"/>
          <w:sz w:val="22"/>
        </w:rPr>
        <w:t>. How much did you pay out-of-pocket? Also, how much did your relatives or p</w:t>
      </w:r>
      <w:r w:rsidR="00D11C46" w:rsidRPr="001D19F6">
        <w:rPr>
          <w:rFonts w:ascii="Arial" w:eastAsia="굴림" w:hAnsi="Arial" w:cs="Arial"/>
          <w:sz w:val="22"/>
        </w:rPr>
        <w:t>rivate health insurances pay on behalf of</w:t>
      </w:r>
      <w:r w:rsidRPr="001D19F6">
        <w:rPr>
          <w:rFonts w:ascii="Arial" w:eastAsia="굴림" w:hAnsi="Arial" w:cs="Arial"/>
          <w:sz w:val="22"/>
        </w:rPr>
        <w:t xml:space="preserve"> you? Please include in the private health insurance category an</w:t>
      </w:r>
      <w:r w:rsidR="00BC1680" w:rsidRPr="001D19F6">
        <w:rPr>
          <w:rFonts w:ascii="Arial" w:eastAsia="굴림" w:hAnsi="Arial" w:cs="Arial"/>
          <w:sz w:val="22"/>
        </w:rPr>
        <w:t>y payments that you made and were</w:t>
      </w:r>
      <w:r w:rsidRPr="001D19F6">
        <w:rPr>
          <w:rFonts w:ascii="Arial" w:eastAsia="굴림" w:hAnsi="Arial" w:cs="Arial"/>
          <w:sz w:val="22"/>
        </w:rPr>
        <w:t xml:space="preserve"> reimbursed by private health insurances. (unit: 10,000 Korean won) </w:t>
      </w:r>
      <w:r w:rsidRPr="001D19F6">
        <w:rPr>
          <w:rFonts w:ascii="Arial" w:eastAsia="굴림" w:hAnsi="Arial" w:cs="Arial"/>
          <w:sz w:val="22"/>
        </w:rPr>
        <w:lastRenderedPageBreak/>
        <w:t xml:space="preserve">Categories are </w:t>
      </w:r>
      <w:r w:rsidRPr="001D19F6">
        <w:rPr>
          <w:rFonts w:ascii="굴림" w:eastAsia="굴림" w:hAnsi="굴림" w:cs="굴림" w:hint="eastAsia"/>
          <w:sz w:val="22"/>
        </w:rPr>
        <w:t>①</w:t>
      </w:r>
      <w:r w:rsidRPr="001D19F6">
        <w:rPr>
          <w:rFonts w:ascii="Arial" w:eastAsia="굴림" w:hAnsi="Arial" w:cs="Arial"/>
          <w:sz w:val="22"/>
        </w:rPr>
        <w:t xml:space="preserve"> out-of-pocket payment</w:t>
      </w:r>
      <w:r w:rsidR="00BC1680" w:rsidRPr="001D19F6">
        <w:rPr>
          <w:rFonts w:ascii="Arial" w:eastAsia="굴림" w:hAnsi="Arial" w:cs="Arial"/>
          <w:sz w:val="22"/>
        </w:rPr>
        <w:t>s</w:t>
      </w:r>
      <w:r w:rsidR="00055D59" w:rsidRPr="001D19F6">
        <w:rPr>
          <w:rFonts w:ascii="Arial" w:eastAsia="굴림" w:hAnsi="Arial" w:cs="Arial"/>
          <w:sz w:val="22"/>
        </w:rPr>
        <w:t xml:space="preserve"> (C357</w:t>
      </w:r>
      <w:r w:rsidRPr="001D19F6">
        <w:rPr>
          <w:rFonts w:ascii="Arial" w:eastAsia="굴림" w:hAnsi="Arial" w:cs="Arial"/>
          <w:sz w:val="22"/>
        </w:rPr>
        <w:t xml:space="preserve">a), </w:t>
      </w:r>
      <w:r w:rsidRPr="001D19F6">
        <w:rPr>
          <w:rFonts w:ascii="굴림" w:eastAsia="굴림" w:hAnsi="굴림" w:cs="굴림" w:hint="eastAsia"/>
          <w:sz w:val="22"/>
        </w:rPr>
        <w:t>②</w:t>
      </w:r>
      <w:r w:rsidRPr="001D19F6">
        <w:rPr>
          <w:rFonts w:ascii="Arial" w:eastAsia="굴림" w:hAnsi="Arial" w:cs="Arial"/>
          <w:sz w:val="22"/>
        </w:rPr>
        <w:t xml:space="preserve"> 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w:t>
      </w:r>
      <w:r w:rsidR="00055D59" w:rsidRPr="001D19F6">
        <w:rPr>
          <w:rFonts w:ascii="Arial" w:eastAsia="굴림" w:hAnsi="Arial" w:cs="Arial"/>
          <w:sz w:val="22"/>
        </w:rPr>
        <w:t>en and parents (C357</w:t>
      </w:r>
      <w:r w:rsidRPr="001D19F6">
        <w:rPr>
          <w:rFonts w:ascii="Arial" w:eastAsia="굴림" w:hAnsi="Arial" w:cs="Arial"/>
          <w:sz w:val="22"/>
        </w:rPr>
        <w:t xml:space="preserve">b), </w:t>
      </w:r>
      <w:r w:rsidRPr="001D19F6">
        <w:rPr>
          <w:rFonts w:ascii="굴림" w:eastAsia="굴림" w:hAnsi="굴림" w:cs="굴림" w:hint="eastAsia"/>
          <w:sz w:val="22"/>
        </w:rPr>
        <w:t>③</w:t>
      </w:r>
      <w:r w:rsidRPr="001D19F6">
        <w:rPr>
          <w:rFonts w:ascii="Arial" w:eastAsia="굴림" w:hAnsi="Arial" w:cs="Arial"/>
          <w:sz w:val="22"/>
        </w:rPr>
        <w:t xml:space="preserve"> payment</w:t>
      </w:r>
      <w:r w:rsidR="00BC1680" w:rsidRPr="001D19F6">
        <w:rPr>
          <w:rFonts w:ascii="Arial" w:eastAsia="굴림" w:hAnsi="Arial" w:cs="Arial"/>
          <w:sz w:val="22"/>
        </w:rPr>
        <w:t>s</w:t>
      </w:r>
      <w:r w:rsidRPr="001D19F6">
        <w:rPr>
          <w:rFonts w:ascii="Arial" w:eastAsia="굴림" w:hAnsi="Arial" w:cs="Arial"/>
          <w:sz w:val="22"/>
        </w:rPr>
        <w:t xml:space="preserve"> reimbursed by</w:t>
      </w:r>
      <w:r w:rsidR="00055D59" w:rsidRPr="001D19F6">
        <w:rPr>
          <w:rFonts w:ascii="Arial" w:eastAsia="굴림" w:hAnsi="Arial" w:cs="Arial"/>
          <w:sz w:val="22"/>
        </w:rPr>
        <w:t xml:space="preserve"> private health insurances (C357</w:t>
      </w:r>
      <w:r w:rsidRPr="001D19F6">
        <w:rPr>
          <w:rFonts w:ascii="Arial" w:eastAsia="굴림" w:hAnsi="Arial" w:cs="Arial"/>
          <w:sz w:val="22"/>
        </w:rPr>
        <w:t>c).</w:t>
      </w:r>
    </w:p>
    <w:p w14:paraId="2A09CCD0" w14:textId="77777777" w:rsidR="006E6B90" w:rsidRPr="001D19F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055D59" w:rsidRPr="001D19F6">
        <w:rPr>
          <w:rFonts w:ascii="Arial" w:eastAsia="굴림" w:hAnsi="Arial" w:cs="Arial"/>
          <w:bCs/>
          <w:kern w:val="0"/>
          <w:sz w:val="22"/>
        </w:rPr>
        <w:t>C356</w:t>
      </w:r>
      <w:r w:rsidRPr="001D19F6">
        <w:rPr>
          <w:rFonts w:ascii="Arial" w:eastAsia="굴림" w:hAnsi="Arial" w:cs="Arial"/>
          <w:bCs/>
          <w:kern w:val="0"/>
          <w:sz w:val="22"/>
        </w:rPr>
        <w:t>] MW.]</w:t>
      </w:r>
    </w:p>
    <w:p w14:paraId="55032380" w14:textId="77777777" w:rsidR="005E082B" w:rsidRPr="001D19F6" w:rsidRDefault="005E082B" w:rsidP="009947CC">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2993205E" w14:textId="77777777" w:rsidTr="00670AA5">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475BA77"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7F66AF"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39587512"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4D72FE" w14:textId="77777777" w:rsidR="006E6B90" w:rsidRPr="001D19F6" w:rsidRDefault="00055D59" w:rsidP="00D518FF">
            <w:pPr>
              <w:wordWrap/>
              <w:jc w:val="center"/>
              <w:rPr>
                <w:rFonts w:ascii="Arial" w:eastAsia="굴림" w:hAnsi="Arial" w:cs="Arial"/>
                <w:sz w:val="22"/>
              </w:rPr>
            </w:pPr>
            <w:r w:rsidRPr="001D19F6">
              <w:rPr>
                <w:rFonts w:ascii="Arial" w:eastAsia="굴림" w:hAnsi="Arial" w:cs="Arial"/>
                <w:sz w:val="22"/>
              </w:rPr>
              <w:t>C357</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4140A2"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C594FD4" w14:textId="77777777" w:rsidR="006E6B90" w:rsidRPr="001D19F6" w:rsidRDefault="006E6B90" w:rsidP="00D518FF">
            <w:pPr>
              <w:wordWrap/>
              <w:jc w:val="center"/>
              <w:rPr>
                <w:rFonts w:ascii="Arial" w:eastAsia="굴림" w:hAnsi="Arial" w:cs="Arial"/>
                <w:sz w:val="22"/>
              </w:rPr>
            </w:pPr>
          </w:p>
        </w:tc>
      </w:tr>
      <w:tr w:rsidR="00D063AA" w:rsidRPr="001D19F6" w14:paraId="59D5F71F"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901386" w14:textId="77777777" w:rsidR="006E6B90" w:rsidRPr="001D19F6" w:rsidRDefault="00055D59" w:rsidP="00D518FF">
            <w:pPr>
              <w:wordWrap/>
              <w:jc w:val="center"/>
              <w:rPr>
                <w:rFonts w:ascii="Arial" w:eastAsia="굴림" w:hAnsi="Arial" w:cs="Arial"/>
                <w:sz w:val="22"/>
              </w:rPr>
            </w:pPr>
            <w:r w:rsidRPr="001D19F6">
              <w:rPr>
                <w:rFonts w:ascii="Arial" w:eastAsia="굴림" w:hAnsi="Arial" w:cs="Arial"/>
                <w:sz w:val="22"/>
              </w:rPr>
              <w:t>C357</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49C94E"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BC9612" w14:textId="77777777" w:rsidR="006E6B90" w:rsidRPr="001D19F6" w:rsidRDefault="006E6B90" w:rsidP="00D518FF">
            <w:pPr>
              <w:wordWrap/>
              <w:jc w:val="center"/>
              <w:rPr>
                <w:rFonts w:ascii="Arial" w:eastAsia="굴림" w:hAnsi="Arial" w:cs="Arial"/>
                <w:sz w:val="22"/>
              </w:rPr>
            </w:pPr>
          </w:p>
        </w:tc>
      </w:tr>
      <w:tr w:rsidR="00D063AA" w:rsidRPr="001D19F6" w14:paraId="0367A486"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0763E27" w14:textId="77777777" w:rsidR="006E6B90" w:rsidRPr="001D19F6" w:rsidRDefault="00055D59" w:rsidP="00D518FF">
            <w:pPr>
              <w:wordWrap/>
              <w:jc w:val="center"/>
              <w:rPr>
                <w:rFonts w:ascii="Arial" w:eastAsia="굴림" w:hAnsi="Arial" w:cs="Arial"/>
                <w:sz w:val="22"/>
              </w:rPr>
            </w:pPr>
            <w:r w:rsidRPr="001D19F6">
              <w:rPr>
                <w:rFonts w:ascii="Arial" w:eastAsia="굴림" w:hAnsi="Arial" w:cs="Arial"/>
                <w:sz w:val="22"/>
              </w:rPr>
              <w:t>C357</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3B0222"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CDB363" w14:textId="77777777" w:rsidR="006E6B90" w:rsidRPr="001D19F6" w:rsidRDefault="006E6B90" w:rsidP="00D518FF">
            <w:pPr>
              <w:wordWrap/>
              <w:jc w:val="center"/>
              <w:rPr>
                <w:rFonts w:ascii="Arial" w:eastAsia="굴림" w:hAnsi="Arial" w:cs="Arial"/>
                <w:sz w:val="22"/>
              </w:rPr>
            </w:pPr>
          </w:p>
        </w:tc>
      </w:tr>
      <w:tr w:rsidR="00D063AA" w:rsidRPr="001D19F6" w14:paraId="1D124C27" w14:textId="77777777" w:rsidTr="00670AA5">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1F6E10"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CE3D4B" w14:textId="77777777" w:rsidR="006E6B90" w:rsidRPr="001D19F6" w:rsidRDefault="00055D59" w:rsidP="00D518FF">
            <w:pPr>
              <w:wordWrap/>
              <w:jc w:val="center"/>
              <w:rPr>
                <w:rFonts w:ascii="Arial" w:eastAsia="굴림" w:hAnsi="Arial" w:cs="Arial"/>
                <w:sz w:val="22"/>
              </w:rPr>
            </w:pPr>
            <w:r w:rsidRPr="001D19F6">
              <w:rPr>
                <w:rFonts w:ascii="Arial" w:eastAsia="굴림" w:hAnsi="Arial" w:cs="Arial"/>
                <w:sz w:val="22"/>
              </w:rPr>
              <w:t>[C356</w:t>
            </w:r>
            <w:r w:rsidR="006E6B90" w:rsidRPr="001D19F6">
              <w:rPr>
                <w:rFonts w:ascii="Arial" w:eastAsia="굴림" w:hAnsi="Arial" w:cs="Arial"/>
                <w:sz w:val="22"/>
              </w:rPr>
              <w:t>] MW</w:t>
            </w:r>
          </w:p>
        </w:tc>
      </w:tr>
    </w:tbl>
    <w:p w14:paraId="620028D7" w14:textId="77777777" w:rsidR="006E6B90" w:rsidRPr="001D19F6" w:rsidRDefault="006E6B90" w:rsidP="006E6B90">
      <w:pPr>
        <w:wordWrap/>
        <w:spacing w:line="360" w:lineRule="auto"/>
        <w:jc w:val="left"/>
        <w:rPr>
          <w:rFonts w:ascii="Arial" w:eastAsia="굴림" w:hAnsi="Arial" w:cs="Arial"/>
          <w:sz w:val="22"/>
        </w:rPr>
      </w:pPr>
    </w:p>
    <w:p w14:paraId="3B2BB48B" w14:textId="77777777" w:rsidR="001E3B52" w:rsidRPr="001D19F6" w:rsidRDefault="005E082B" w:rsidP="00297F86">
      <w:pPr>
        <w:wordWrap/>
        <w:spacing w:line="276" w:lineRule="auto"/>
        <w:jc w:val="left"/>
        <w:rPr>
          <w:rFonts w:ascii="Arial" w:eastAsia="굴림" w:hAnsi="Arial" w:cs="Arial"/>
          <w:b/>
          <w:sz w:val="22"/>
        </w:rPr>
      </w:pPr>
      <w:r w:rsidRPr="001D19F6">
        <w:rPr>
          <w:rFonts w:ascii="Arial" w:eastAsia="굴림" w:hAnsi="Arial" w:cs="Arial"/>
          <w:b/>
          <w:sz w:val="22"/>
        </w:rPr>
        <w:t>&lt;</w:t>
      </w:r>
      <w:r w:rsidR="00BC3958" w:rsidRPr="001D19F6">
        <w:rPr>
          <w:rFonts w:ascii="Arial" w:eastAsia="굴림" w:hAnsi="Arial" w:cs="Arial"/>
          <w:b/>
          <w:sz w:val="22"/>
        </w:rPr>
        <w:t xml:space="preserve"> </w:t>
      </w:r>
      <w:r w:rsidR="00AC5F05" w:rsidRPr="001D19F6">
        <w:rPr>
          <w:rFonts w:ascii="Arial" w:eastAsia="굴림" w:hAnsi="Arial" w:cs="Arial"/>
          <w:b/>
          <w:sz w:val="22"/>
        </w:rPr>
        <w:t>In-home health care</w:t>
      </w:r>
      <w:r w:rsidR="00BC3958" w:rsidRPr="001D19F6">
        <w:rPr>
          <w:rFonts w:ascii="Arial" w:eastAsia="굴림" w:hAnsi="Arial" w:cs="Arial"/>
          <w:b/>
          <w:sz w:val="22"/>
        </w:rPr>
        <w:t xml:space="preserve"> </w:t>
      </w:r>
      <w:r w:rsidRPr="001D19F6">
        <w:rPr>
          <w:rFonts w:ascii="Arial" w:eastAsia="굴림" w:hAnsi="Arial" w:cs="Arial"/>
          <w:b/>
          <w:sz w:val="22"/>
        </w:rPr>
        <w:t>&gt;</w:t>
      </w:r>
    </w:p>
    <w:p w14:paraId="16BA1CAE" w14:textId="77777777" w:rsidR="006E6B90" w:rsidRPr="001D19F6" w:rsidRDefault="006E6B90" w:rsidP="00297F86">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7CEAED10" w14:textId="77777777" w:rsidR="006E6B90" w:rsidRPr="001D19F6" w:rsidRDefault="00055D59" w:rsidP="003E1E49">
      <w:pPr>
        <w:pStyle w:val="a6"/>
        <w:numPr>
          <w:ilvl w:val="0"/>
          <w:numId w:val="36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 C358</w:t>
      </w:r>
      <w:r w:rsidR="006E6B90" w:rsidRPr="001D19F6">
        <w:rPr>
          <w:rFonts w:ascii="Arial" w:eastAsia="굴림" w:hAnsi="Arial" w:cs="Arial"/>
          <w:b/>
          <w:bCs/>
          <w:sz w:val="22"/>
        </w:rPr>
        <w:t xml:space="preserve">=0, then </w:t>
      </w:r>
      <w:r w:rsidR="005E082B" w:rsidRPr="001D19F6">
        <w:rPr>
          <w:rFonts w:ascii="Arial" w:eastAsia="굴림" w:hAnsi="Arial" w:cs="Arial"/>
          <w:b/>
          <w:bCs/>
          <w:sz w:val="22"/>
        </w:rPr>
        <w:t>ask</w:t>
      </w:r>
      <w:r w:rsidRPr="001D19F6">
        <w:rPr>
          <w:rFonts w:ascii="Arial" w:eastAsia="굴림" w:hAnsi="Arial" w:cs="Arial"/>
          <w:b/>
          <w:bCs/>
          <w:sz w:val="22"/>
        </w:rPr>
        <w:t xml:space="preserve"> C361</w:t>
      </w:r>
      <w:r w:rsidR="00F53E5B" w:rsidRPr="001D19F6">
        <w:rPr>
          <w:rFonts w:ascii="Arial" w:eastAsia="굴림" w:hAnsi="Arial" w:cs="Arial"/>
          <w:b/>
          <w:bCs/>
          <w:sz w:val="22"/>
        </w:rPr>
        <w:t>.</w:t>
      </w:r>
    </w:p>
    <w:p w14:paraId="5B95854F" w14:textId="77777777" w:rsidR="00C52E06" w:rsidRPr="001D19F6" w:rsidRDefault="00C52E06" w:rsidP="006E6B90">
      <w:pPr>
        <w:wordWrap/>
        <w:spacing w:line="360" w:lineRule="auto"/>
        <w:jc w:val="left"/>
        <w:rPr>
          <w:rFonts w:ascii="Arial" w:eastAsia="굴림" w:hAnsi="Arial" w:cs="Arial"/>
          <w:sz w:val="22"/>
        </w:rPr>
      </w:pPr>
    </w:p>
    <w:p w14:paraId="12280357" w14:textId="77777777" w:rsidR="006E6B90" w:rsidRPr="001D19F6" w:rsidRDefault="00055D59" w:rsidP="00AC5F05">
      <w:pPr>
        <w:wordWrap/>
        <w:spacing w:line="360" w:lineRule="auto"/>
        <w:jc w:val="left"/>
        <w:rPr>
          <w:rFonts w:ascii="Arial" w:eastAsia="굴림" w:hAnsi="Arial" w:cs="Arial"/>
          <w:sz w:val="22"/>
        </w:rPr>
      </w:pPr>
      <w:r w:rsidRPr="001D19F6">
        <w:rPr>
          <w:rFonts w:ascii="Arial" w:eastAsia="굴림" w:hAnsi="Arial" w:cs="Arial"/>
          <w:sz w:val="22"/>
        </w:rPr>
        <w:t>C358</w:t>
      </w:r>
      <w:r w:rsidR="00401BE0" w:rsidRPr="001D19F6">
        <w:rPr>
          <w:rFonts w:ascii="Arial" w:eastAsia="굴림" w:hAnsi="Arial" w:cs="Arial"/>
          <w:sz w:val="22"/>
        </w:rPr>
        <w:t xml:space="preserve">. </w:t>
      </w:r>
      <w:r w:rsidR="00AC5F05" w:rsidRPr="001D19F6">
        <w:rPr>
          <w:rFonts w:ascii="Arial" w:eastAsia="굴림" w:hAnsi="Arial" w:cs="Arial"/>
          <w:sz w:val="22"/>
        </w:rPr>
        <w:t xml:space="preserve">Has any medically-trained person come to your home to help you, yourself </w:t>
      </w:r>
      <w:r w:rsidR="00D523CE" w:rsidRPr="001D19F6">
        <w:rPr>
          <w:rFonts w:ascii="Arial" w:eastAsia="굴림" w:hAnsi="Arial" w:cs="Arial"/>
          <w:sz w:val="22"/>
        </w:rPr>
        <w:t>since the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xml:space="preserve">? If so, how many times </w:t>
      </w:r>
      <w:r w:rsidR="00AC5F05" w:rsidRPr="001D19F6">
        <w:rPr>
          <w:rFonts w:ascii="Arial" w:eastAsia="굴림" w:hAnsi="Arial" w:cs="Arial"/>
          <w:sz w:val="22"/>
        </w:rPr>
        <w:t xml:space="preserve">did they visit you? </w:t>
      </w:r>
      <w:r w:rsidR="006E6B90" w:rsidRPr="001D19F6">
        <w:rPr>
          <w:rFonts w:ascii="Arial" w:eastAsia="굴림" w:hAnsi="Arial" w:cs="Arial"/>
          <w:sz w:val="22"/>
        </w:rPr>
        <w:t xml:space="preserve">(unit: </w:t>
      </w:r>
      <w:r w:rsidR="001E3B52" w:rsidRPr="001D19F6">
        <w:rPr>
          <w:rFonts w:ascii="Arial" w:eastAsia="굴림" w:hAnsi="Arial" w:cs="Arial"/>
          <w:sz w:val="22"/>
        </w:rPr>
        <w:t xml:space="preserve">a </w:t>
      </w:r>
      <w:r w:rsidR="006E6B90" w:rsidRPr="001D19F6">
        <w:rPr>
          <w:rFonts w:ascii="Arial" w:eastAsia="굴림" w:hAnsi="Arial" w:cs="Arial"/>
          <w:sz w:val="22"/>
        </w:rPr>
        <w:t>time)</w:t>
      </w:r>
    </w:p>
    <w:p w14:paraId="2414D9B4" w14:textId="77777777" w:rsidR="009947CC" w:rsidRPr="001D19F6" w:rsidRDefault="009947CC"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AC5F05" w:rsidRPr="001D19F6">
        <w:rPr>
          <w:rFonts w:ascii="Arial" w:eastAsia="굴림" w:hAnsi="Arial" w:cs="Arial"/>
          <w:kern w:val="0"/>
          <w:sz w:val="22"/>
        </w:rPr>
        <w:t>Medically-trained person</w:t>
      </w:r>
      <w:r w:rsidRPr="001D19F6">
        <w:rPr>
          <w:rFonts w:ascii="Arial" w:eastAsia="굴림" w:hAnsi="Arial" w:cs="Arial"/>
          <w:sz w:val="22"/>
        </w:rPr>
        <w:t xml:space="preserve"> refers to nurses, nu</w:t>
      </w:r>
      <w:r w:rsidR="00FE6B4C" w:rsidRPr="001D19F6">
        <w:rPr>
          <w:rFonts w:ascii="Arial" w:eastAsia="굴림" w:hAnsi="Arial" w:cs="Arial"/>
          <w:sz w:val="22"/>
        </w:rPr>
        <w:t>rse assistants, physical therapi</w:t>
      </w:r>
      <w:r w:rsidRPr="001D19F6">
        <w:rPr>
          <w:rFonts w:ascii="Arial" w:eastAsia="굴림" w:hAnsi="Arial" w:cs="Arial"/>
          <w:sz w:val="22"/>
        </w:rPr>
        <w:t>s</w:t>
      </w:r>
      <w:r w:rsidR="00FE6B4C" w:rsidRPr="001D19F6">
        <w:rPr>
          <w:rFonts w:ascii="Arial" w:eastAsia="굴림" w:hAnsi="Arial" w:cs="Arial"/>
          <w:sz w:val="22"/>
        </w:rPr>
        <w:t>ts, chemical th</w:t>
      </w:r>
      <w:r w:rsidR="005E082B" w:rsidRPr="001D19F6">
        <w:rPr>
          <w:rFonts w:ascii="Arial" w:eastAsia="굴림" w:hAnsi="Arial" w:cs="Arial"/>
          <w:sz w:val="22"/>
        </w:rPr>
        <w:t xml:space="preserve">erapists and oxygen therapists, </w:t>
      </w:r>
      <w:r w:rsidR="00AC5F05" w:rsidRPr="001D19F6">
        <w:rPr>
          <w:rFonts w:ascii="Arial" w:eastAsia="굴림" w:hAnsi="Arial" w:cs="Arial"/>
          <w:sz w:val="22"/>
        </w:rPr>
        <w:t xml:space="preserve">who professionally trained </w:t>
      </w:r>
      <w:r w:rsidR="005E082B" w:rsidRPr="001D19F6">
        <w:rPr>
          <w:rFonts w:ascii="Arial" w:eastAsia="굴림" w:hAnsi="Arial" w:cs="Arial"/>
          <w:sz w:val="22"/>
        </w:rPr>
        <w:t xml:space="preserve">for medical treatment purpose. </w:t>
      </w:r>
      <w:r w:rsidR="00AC5F05" w:rsidRPr="001D19F6">
        <w:rPr>
          <w:rFonts w:ascii="Arial" w:eastAsia="굴림" w:hAnsi="Arial" w:cs="Arial"/>
          <w:sz w:val="22"/>
        </w:rPr>
        <w:t>Caregivers who just take</w:t>
      </w:r>
      <w:r w:rsidR="00FE6B4C" w:rsidRPr="001D19F6">
        <w:rPr>
          <w:rFonts w:ascii="Arial" w:eastAsia="굴림" w:hAnsi="Arial" w:cs="Arial"/>
          <w:sz w:val="22"/>
        </w:rPr>
        <w:t xml:space="preserve"> care of patients are </w:t>
      </w:r>
      <w:r w:rsidR="0052190D" w:rsidRPr="001D19F6">
        <w:rPr>
          <w:rFonts w:ascii="Arial" w:eastAsia="굴림" w:hAnsi="Arial" w:cs="Arial"/>
          <w:sz w:val="22"/>
        </w:rPr>
        <w:t>exc</w:t>
      </w:r>
      <w:r w:rsidR="00FE6B4C" w:rsidRPr="001D19F6">
        <w:rPr>
          <w:rFonts w:ascii="Arial" w:eastAsia="굴림" w:hAnsi="Arial" w:cs="Arial"/>
          <w:sz w:val="22"/>
        </w:rPr>
        <w:t xml:space="preserve">luded. </w:t>
      </w:r>
      <w:r w:rsidRPr="001D19F6">
        <w:rPr>
          <w:rFonts w:ascii="Arial" w:eastAsia="굴림" w:hAnsi="Arial" w:cs="Arial"/>
          <w:sz w:val="22"/>
        </w:rPr>
        <w:t xml:space="preserve">If R </w:t>
      </w:r>
      <w:r w:rsidR="00AC5F05" w:rsidRPr="001D19F6">
        <w:rPr>
          <w:rFonts w:ascii="Arial" w:eastAsia="굴림" w:hAnsi="Arial" w:cs="Arial"/>
          <w:sz w:val="22"/>
        </w:rPr>
        <w:t>never received</w:t>
      </w:r>
      <w:r w:rsidRPr="001D19F6">
        <w:rPr>
          <w:rFonts w:ascii="Arial" w:eastAsia="굴림" w:hAnsi="Arial" w:cs="Arial"/>
          <w:sz w:val="22"/>
        </w:rPr>
        <w:t>,</w:t>
      </w:r>
      <w:r w:rsidR="00F53E5B" w:rsidRPr="001D19F6">
        <w:rPr>
          <w:rFonts w:ascii="Arial" w:eastAsia="굴림" w:hAnsi="Arial" w:cs="Arial"/>
          <w:sz w:val="22"/>
        </w:rPr>
        <w:t xml:space="preserve"> then</w:t>
      </w:r>
      <w:r w:rsidRPr="001D19F6">
        <w:rPr>
          <w:rFonts w:ascii="Arial" w:eastAsia="굴림" w:hAnsi="Arial" w:cs="Arial"/>
          <w:sz w:val="22"/>
        </w:rPr>
        <w:t xml:space="preserve"> enter 0.]</w:t>
      </w:r>
    </w:p>
    <w:p w14:paraId="4EF0919A" w14:textId="77777777" w:rsidR="006E6B90" w:rsidRPr="001D19F6" w:rsidRDefault="005E082B" w:rsidP="005E082B">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1E3B52" w:rsidRPr="001D19F6">
        <w:rPr>
          <w:rFonts w:ascii="Arial" w:eastAsia="굴림" w:hAnsi="Arial" w:cs="Arial"/>
          <w:bCs/>
          <w:sz w:val="22"/>
        </w:rPr>
        <w:t>time [</w:t>
      </w:r>
      <w:r w:rsidR="003608C0" w:rsidRPr="001D19F6">
        <w:rPr>
          <w:rFonts w:ascii="Arial" w:eastAsia="굴림" w:hAnsi="Arial" w:cs="Arial"/>
          <w:bCs/>
          <w:sz w:val="22"/>
        </w:rPr>
        <w:t xml:space="preserve">Range: </w:t>
      </w:r>
      <w:r w:rsidR="001E3B52" w:rsidRPr="001D19F6">
        <w:rPr>
          <w:rFonts w:ascii="Arial" w:eastAsia="굴림" w:hAnsi="Arial" w:cs="Arial"/>
          <w:bCs/>
          <w:sz w:val="22"/>
        </w:rPr>
        <w:t>0~</w:t>
      </w:r>
      <w:r w:rsidR="00B430B7" w:rsidRPr="001D19F6">
        <w:rPr>
          <w:rFonts w:ascii="Arial" w:eastAsia="굴림" w:hAnsi="Arial" w:cs="Arial"/>
          <w:bCs/>
          <w:kern w:val="0"/>
          <w:sz w:val="22"/>
        </w:rPr>
        <w:t>2190</w:t>
      </w:r>
      <w:r w:rsidR="006E6B90" w:rsidRPr="001D19F6">
        <w:rPr>
          <w:rFonts w:ascii="Arial" w:eastAsia="굴림" w:hAnsi="Arial" w:cs="Arial"/>
          <w:bCs/>
          <w:sz w:val="22"/>
        </w:rPr>
        <w:t>]</w:t>
      </w:r>
    </w:p>
    <w:p w14:paraId="7E0E9829" w14:textId="77777777" w:rsidR="006E6B90" w:rsidRPr="001D19F6" w:rsidRDefault="006E6B90" w:rsidP="006E6B90">
      <w:pPr>
        <w:wordWrap/>
        <w:spacing w:line="360" w:lineRule="auto"/>
        <w:jc w:val="left"/>
        <w:rPr>
          <w:rFonts w:ascii="Arial" w:eastAsia="굴림" w:hAnsi="Arial" w:cs="Arial"/>
          <w:b/>
          <w:bCs/>
          <w:sz w:val="22"/>
        </w:rPr>
      </w:pPr>
    </w:p>
    <w:p w14:paraId="10F04739" w14:textId="77777777" w:rsidR="006E6B90" w:rsidRPr="001D19F6" w:rsidRDefault="00055D59" w:rsidP="006E6B90">
      <w:pPr>
        <w:wordWrap/>
        <w:spacing w:line="360" w:lineRule="auto"/>
        <w:jc w:val="left"/>
        <w:rPr>
          <w:rFonts w:ascii="Arial" w:eastAsia="굴림" w:hAnsi="Arial" w:cs="Arial"/>
          <w:sz w:val="22"/>
        </w:rPr>
      </w:pPr>
      <w:r w:rsidRPr="001D19F6">
        <w:rPr>
          <w:rFonts w:ascii="Arial" w:eastAsia="굴림" w:hAnsi="Arial" w:cs="Arial"/>
          <w:sz w:val="22"/>
        </w:rPr>
        <w:t>C359</w:t>
      </w:r>
      <w:r w:rsidR="006E6B90" w:rsidRPr="001D19F6">
        <w:rPr>
          <w:rFonts w:ascii="Arial" w:eastAsia="굴림" w:hAnsi="Arial" w:cs="Arial"/>
          <w:sz w:val="22"/>
        </w:rPr>
        <w:t xml:space="preserve">. You </w:t>
      </w:r>
      <w:r w:rsidR="00F53E5B" w:rsidRPr="001D19F6">
        <w:rPr>
          <w:rFonts w:ascii="Arial" w:eastAsia="굴림" w:hAnsi="Arial" w:cs="Arial"/>
          <w:sz w:val="22"/>
        </w:rPr>
        <w:t xml:space="preserve">have said </w:t>
      </w:r>
      <w:r w:rsidR="006E6B90" w:rsidRPr="001D19F6">
        <w:rPr>
          <w:rFonts w:ascii="Arial" w:eastAsia="굴림" w:hAnsi="Arial" w:cs="Arial"/>
          <w:sz w:val="22"/>
        </w:rPr>
        <w:t>that you received [C3</w:t>
      </w:r>
      <w:r w:rsidRPr="001D19F6">
        <w:rPr>
          <w:rFonts w:ascii="Arial" w:eastAsia="굴림" w:hAnsi="Arial" w:cs="Arial"/>
          <w:sz w:val="22"/>
        </w:rPr>
        <w:t>58</w:t>
      </w:r>
      <w:r w:rsidR="006E6B90" w:rsidRPr="001D19F6">
        <w:rPr>
          <w:rFonts w:ascii="Arial" w:eastAsia="굴림" w:hAnsi="Arial" w:cs="Arial"/>
          <w:sz w:val="22"/>
        </w:rPr>
        <w:t xml:space="preserve">] </w:t>
      </w:r>
      <w:r w:rsidR="008D6863" w:rsidRPr="001D19F6">
        <w:rPr>
          <w:rFonts w:ascii="Arial" w:eastAsia="굴림" w:hAnsi="Arial" w:cs="Arial"/>
          <w:sz w:val="22"/>
        </w:rPr>
        <w:t xml:space="preserve">in-home </w:t>
      </w:r>
      <w:r w:rsidR="00092C51" w:rsidRPr="001D19F6">
        <w:rPr>
          <w:rFonts w:ascii="Arial" w:eastAsia="굴림" w:hAnsi="Arial" w:cs="Arial"/>
          <w:sz w:val="22"/>
        </w:rPr>
        <w:t xml:space="preserve">health </w:t>
      </w:r>
      <w:r w:rsidR="008D6863" w:rsidRPr="001D19F6">
        <w:rPr>
          <w:rFonts w:ascii="Arial" w:eastAsia="굴림" w:hAnsi="Arial" w:cs="Arial"/>
          <w:sz w:val="22"/>
        </w:rPr>
        <w:t xml:space="preserve">care </w:t>
      </w:r>
      <w:r w:rsidR="006E6B90" w:rsidRPr="001D19F6">
        <w:rPr>
          <w:rFonts w:ascii="Arial" w:eastAsia="굴림" w:hAnsi="Arial" w:cs="Arial"/>
          <w:sz w:val="22"/>
        </w:rPr>
        <w:t xml:space="preserve">since the </w:t>
      </w:r>
      <w:r w:rsidR="00D523CE" w:rsidRPr="001D19F6">
        <w:rPr>
          <w:rFonts w:ascii="Arial" w:eastAsia="굴림" w:hAnsi="Arial" w:cs="Arial"/>
          <w:sz w:val="22"/>
        </w:rPr>
        <w:t>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xml:space="preserve">. How much did you pay for your </w:t>
      </w:r>
      <w:r w:rsidR="008D6863" w:rsidRPr="001D19F6">
        <w:rPr>
          <w:rFonts w:ascii="Arial" w:eastAsia="굴림" w:hAnsi="Arial" w:cs="Arial"/>
          <w:sz w:val="22"/>
        </w:rPr>
        <w:t xml:space="preserve">in-home </w:t>
      </w:r>
      <w:r w:rsidR="00092C51" w:rsidRPr="001D19F6">
        <w:rPr>
          <w:rFonts w:ascii="Arial" w:eastAsia="굴림" w:hAnsi="Arial" w:cs="Arial"/>
          <w:sz w:val="22"/>
        </w:rPr>
        <w:t xml:space="preserve">health </w:t>
      </w:r>
      <w:r w:rsidR="008D6863" w:rsidRPr="001D19F6">
        <w:rPr>
          <w:rFonts w:ascii="Arial" w:eastAsia="굴림" w:hAnsi="Arial" w:cs="Arial"/>
          <w:sz w:val="22"/>
        </w:rPr>
        <w:t xml:space="preserve">care </w:t>
      </w:r>
      <w:r w:rsidR="005E082B" w:rsidRPr="001D19F6">
        <w:rPr>
          <w:rFonts w:ascii="Arial" w:eastAsia="굴림" w:hAnsi="Arial" w:cs="Arial"/>
          <w:kern w:val="0"/>
          <w:sz w:val="22"/>
        </w:rPr>
        <w:t>in total</w:t>
      </w:r>
      <w:r w:rsidR="006E6B90" w:rsidRPr="001D19F6">
        <w:rPr>
          <w:rFonts w:ascii="Arial" w:eastAsia="굴림" w:hAnsi="Arial" w:cs="Arial"/>
          <w:sz w:val="22"/>
        </w:rPr>
        <w:t>? (unit: 10,000 Korean won)</w:t>
      </w:r>
    </w:p>
    <w:p w14:paraId="6CE8FF97" w14:textId="77777777" w:rsidR="006E6B90" w:rsidRPr="001D19F6" w:rsidRDefault="005E082B" w:rsidP="005E082B">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MW [</w:t>
      </w:r>
      <w:r w:rsidR="003608C0" w:rsidRPr="001D19F6">
        <w:rPr>
          <w:rFonts w:ascii="Arial" w:eastAsia="굴림" w:hAnsi="Arial" w:cs="Arial"/>
          <w:bCs/>
          <w:sz w:val="22"/>
        </w:rPr>
        <w:t xml:space="preserve">Range: </w:t>
      </w:r>
      <w:r w:rsidR="006E6B90" w:rsidRPr="001D19F6">
        <w:rPr>
          <w:rFonts w:ascii="Arial" w:eastAsia="굴림" w:hAnsi="Arial" w:cs="Arial"/>
          <w:bCs/>
          <w:sz w:val="22"/>
        </w:rPr>
        <w:t>1~9997]</w:t>
      </w:r>
    </w:p>
    <w:p w14:paraId="41A2324D" w14:textId="77777777" w:rsidR="006E6B90" w:rsidRPr="001D19F6" w:rsidRDefault="00055D59" w:rsidP="005E082B">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C361</w:t>
      </w:r>
    </w:p>
    <w:p w14:paraId="067083ED" w14:textId="77777777" w:rsidR="006E6B90" w:rsidRPr="001D19F6" w:rsidRDefault="00055D59" w:rsidP="005E082B">
      <w:pPr>
        <w:wordWrap/>
        <w:spacing w:line="360" w:lineRule="auto"/>
        <w:ind w:firstLine="800"/>
        <w:jc w:val="left"/>
        <w:rPr>
          <w:rFonts w:ascii="Arial" w:eastAsia="굴림" w:hAnsi="Arial" w:cs="Arial"/>
          <w:sz w:val="22"/>
        </w:rPr>
      </w:pPr>
      <w:r w:rsidRPr="001D19F6">
        <w:rPr>
          <w:rFonts w:ascii="Arial" w:eastAsia="굴림" w:hAnsi="Arial" w:cs="Arial"/>
          <w:sz w:val="22"/>
        </w:rPr>
        <w:t>Refuse to answer →Go to C361</w:t>
      </w:r>
    </w:p>
    <w:p w14:paraId="2581C74F" w14:textId="77777777" w:rsidR="009947CC" w:rsidRPr="001D19F6" w:rsidRDefault="009947CC" w:rsidP="006E6B90">
      <w:pPr>
        <w:wordWrap/>
        <w:spacing w:line="360" w:lineRule="auto"/>
        <w:jc w:val="left"/>
        <w:rPr>
          <w:rFonts w:ascii="Arial" w:eastAsia="굴림" w:hAnsi="Arial" w:cs="Arial"/>
          <w:sz w:val="22"/>
        </w:rPr>
      </w:pPr>
    </w:p>
    <w:p w14:paraId="7EC7DB9E" w14:textId="77777777" w:rsidR="006E6B90" w:rsidRPr="001D19F6" w:rsidRDefault="00F53E5B" w:rsidP="006E6B90">
      <w:pPr>
        <w:wordWrap/>
        <w:spacing w:line="360" w:lineRule="auto"/>
        <w:jc w:val="left"/>
        <w:rPr>
          <w:rFonts w:ascii="Arial" w:eastAsia="굴림" w:hAnsi="Arial" w:cs="Arial"/>
          <w:sz w:val="22"/>
        </w:rPr>
      </w:pPr>
      <w:r w:rsidRPr="001D19F6">
        <w:rPr>
          <w:rFonts w:ascii="Arial" w:eastAsia="굴림" w:hAnsi="Arial" w:cs="Arial"/>
          <w:sz w:val="22"/>
        </w:rPr>
        <w:t>C3</w:t>
      </w:r>
      <w:r w:rsidR="00055D59" w:rsidRPr="001D19F6">
        <w:rPr>
          <w:rFonts w:ascii="Arial" w:eastAsia="굴림" w:hAnsi="Arial" w:cs="Arial"/>
          <w:sz w:val="22"/>
        </w:rPr>
        <w:t>60</w:t>
      </w:r>
      <w:r w:rsidRPr="001D19F6">
        <w:rPr>
          <w:rFonts w:ascii="Arial" w:eastAsia="굴림" w:hAnsi="Arial" w:cs="Arial"/>
          <w:sz w:val="22"/>
        </w:rPr>
        <w:t>. You have said</w:t>
      </w:r>
      <w:r w:rsidR="006E6B90" w:rsidRPr="001D19F6">
        <w:rPr>
          <w:rFonts w:ascii="Arial" w:eastAsia="굴림" w:hAnsi="Arial" w:cs="Arial"/>
          <w:sz w:val="22"/>
        </w:rPr>
        <w:t xml:space="preserve"> that you paid [C3</w:t>
      </w:r>
      <w:r w:rsidR="00055D59" w:rsidRPr="001D19F6">
        <w:rPr>
          <w:rFonts w:ascii="Arial" w:eastAsia="굴림" w:hAnsi="Arial" w:cs="Arial"/>
          <w:sz w:val="22"/>
        </w:rPr>
        <w:t>59</w:t>
      </w:r>
      <w:r w:rsidR="00BA43A5" w:rsidRPr="001D19F6">
        <w:rPr>
          <w:rFonts w:ascii="Arial" w:eastAsia="굴림" w:hAnsi="Arial" w:cs="Arial"/>
          <w:sz w:val="22"/>
        </w:rPr>
        <w:t>] MW</w:t>
      </w:r>
      <w:r w:rsidR="006E6B90" w:rsidRPr="001D19F6">
        <w:rPr>
          <w:rFonts w:ascii="Arial" w:eastAsia="굴림" w:hAnsi="Arial" w:cs="Arial"/>
          <w:sz w:val="22"/>
        </w:rPr>
        <w:t xml:space="preserve"> (10,000 Korean won) for your </w:t>
      </w:r>
      <w:r w:rsidR="008D6863" w:rsidRPr="001D19F6">
        <w:rPr>
          <w:rFonts w:ascii="Arial" w:eastAsia="굴림" w:hAnsi="Arial" w:cs="Arial"/>
          <w:sz w:val="22"/>
        </w:rPr>
        <w:t xml:space="preserve">in-home </w:t>
      </w:r>
      <w:r w:rsidR="00092C51" w:rsidRPr="001D19F6">
        <w:rPr>
          <w:rFonts w:ascii="Arial" w:eastAsia="굴림" w:hAnsi="Arial" w:cs="Arial"/>
          <w:sz w:val="22"/>
        </w:rPr>
        <w:t xml:space="preserve">health </w:t>
      </w:r>
      <w:r w:rsidR="008D6863" w:rsidRPr="001D19F6">
        <w:rPr>
          <w:rFonts w:ascii="Arial" w:eastAsia="굴림" w:hAnsi="Arial" w:cs="Arial"/>
          <w:sz w:val="22"/>
        </w:rPr>
        <w:t>care</w:t>
      </w:r>
      <w:r w:rsidR="006E6B90" w:rsidRPr="001D19F6">
        <w:rPr>
          <w:rFonts w:ascii="Arial" w:eastAsia="굴림" w:hAnsi="Arial" w:cs="Arial"/>
          <w:sz w:val="22"/>
        </w:rPr>
        <w:t>. How much did you pay out-of-pocket? Also, how much did your relatives or p</w:t>
      </w:r>
      <w:r w:rsidR="00D11C46" w:rsidRPr="001D19F6">
        <w:rPr>
          <w:rFonts w:ascii="Arial" w:eastAsia="굴림" w:hAnsi="Arial" w:cs="Arial"/>
          <w:sz w:val="22"/>
        </w:rPr>
        <w:t>rivate health insurances pay on behalf of</w:t>
      </w:r>
      <w:r w:rsidR="006E6B90" w:rsidRPr="001D19F6">
        <w:rPr>
          <w:rFonts w:ascii="Arial" w:eastAsia="굴림" w:hAnsi="Arial" w:cs="Arial"/>
          <w:sz w:val="22"/>
        </w:rPr>
        <w:t xml:space="preserve"> you? Please include in the private health insurance category any payments that you made and w</w:t>
      </w:r>
      <w:r w:rsidR="009728DC" w:rsidRPr="001D19F6">
        <w:rPr>
          <w:rFonts w:ascii="Arial" w:eastAsia="굴림" w:hAnsi="Arial" w:cs="Arial"/>
          <w:sz w:val="22"/>
        </w:rPr>
        <w:t>ere</w:t>
      </w:r>
      <w:r w:rsidR="006E6B90" w:rsidRPr="001D19F6">
        <w:rPr>
          <w:rFonts w:ascii="Arial" w:eastAsia="굴림" w:hAnsi="Arial" w:cs="Arial"/>
          <w:sz w:val="22"/>
        </w:rPr>
        <w:t xml:space="preserve"> reimbursed by private health insurances. (unit: 10,000 Korean won) Categories are </w:t>
      </w:r>
      <w:r w:rsidR="006E6B90" w:rsidRPr="001D19F6">
        <w:rPr>
          <w:rFonts w:ascii="굴림" w:eastAsia="굴림" w:hAnsi="굴림" w:cs="굴림" w:hint="eastAsia"/>
          <w:sz w:val="22"/>
        </w:rPr>
        <w:t>①</w:t>
      </w:r>
      <w:r w:rsidR="006E6B90" w:rsidRPr="001D19F6">
        <w:rPr>
          <w:rFonts w:ascii="Arial" w:eastAsia="굴림" w:hAnsi="Arial" w:cs="Arial"/>
          <w:sz w:val="22"/>
        </w:rPr>
        <w:t xml:space="preserve"> out-of-pocket payment</w:t>
      </w:r>
      <w:r w:rsidR="00BC1680" w:rsidRPr="001D19F6">
        <w:rPr>
          <w:rFonts w:ascii="Arial" w:eastAsia="굴림" w:hAnsi="Arial" w:cs="Arial"/>
          <w:sz w:val="22"/>
        </w:rPr>
        <w:t>s</w:t>
      </w:r>
      <w:r w:rsidR="00055D59" w:rsidRPr="001D19F6">
        <w:rPr>
          <w:rFonts w:ascii="Arial" w:eastAsia="굴림" w:hAnsi="Arial" w:cs="Arial"/>
          <w:sz w:val="22"/>
        </w:rPr>
        <w:t xml:space="preserve"> (C360</w:t>
      </w:r>
      <w:r w:rsidR="006E6B90" w:rsidRPr="001D19F6">
        <w:rPr>
          <w:rFonts w:ascii="Arial" w:eastAsia="굴림" w:hAnsi="Arial" w:cs="Arial"/>
          <w:sz w:val="22"/>
        </w:rPr>
        <w:t xml:space="preserve">a), </w:t>
      </w:r>
      <w:r w:rsidR="006E6B90" w:rsidRPr="001D19F6">
        <w:rPr>
          <w:rFonts w:ascii="굴림" w:eastAsia="굴림" w:hAnsi="굴림" w:cs="굴림" w:hint="eastAsia"/>
          <w:sz w:val="22"/>
        </w:rPr>
        <w:t>②</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by relatives including c</w:t>
      </w:r>
      <w:r w:rsidR="00055D59" w:rsidRPr="001D19F6">
        <w:rPr>
          <w:rFonts w:ascii="Arial" w:eastAsia="굴림" w:hAnsi="Arial" w:cs="Arial"/>
          <w:sz w:val="22"/>
        </w:rPr>
        <w:t>hildren and parents (C360</w:t>
      </w:r>
      <w:r w:rsidR="006E6B90" w:rsidRPr="001D19F6">
        <w:rPr>
          <w:rFonts w:ascii="Arial" w:eastAsia="굴림" w:hAnsi="Arial" w:cs="Arial"/>
          <w:sz w:val="22"/>
        </w:rPr>
        <w:t xml:space="preserve">b), </w:t>
      </w:r>
      <w:r w:rsidR="006E6B90" w:rsidRPr="001D19F6">
        <w:rPr>
          <w:rFonts w:ascii="굴림" w:eastAsia="굴림" w:hAnsi="굴림" w:cs="굴림" w:hint="eastAsia"/>
          <w:sz w:val="22"/>
        </w:rPr>
        <w:t>③</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reimbursed by</w:t>
      </w:r>
      <w:r w:rsidR="00055D59" w:rsidRPr="001D19F6">
        <w:rPr>
          <w:rFonts w:ascii="Arial" w:eastAsia="굴림" w:hAnsi="Arial" w:cs="Arial"/>
          <w:sz w:val="22"/>
        </w:rPr>
        <w:t xml:space="preserve"> private health insurances (C360</w:t>
      </w:r>
      <w:r w:rsidR="006E6B90" w:rsidRPr="001D19F6">
        <w:rPr>
          <w:rFonts w:ascii="Arial" w:eastAsia="굴림" w:hAnsi="Arial" w:cs="Arial"/>
          <w:sz w:val="22"/>
        </w:rPr>
        <w:t>c).</w:t>
      </w:r>
    </w:p>
    <w:p w14:paraId="544125E6" w14:textId="77777777" w:rsidR="006E6B90" w:rsidRPr="001D19F6" w:rsidRDefault="009947CC" w:rsidP="009947CC">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055D59" w:rsidRPr="001D19F6">
        <w:rPr>
          <w:rFonts w:ascii="Arial" w:eastAsia="굴림" w:hAnsi="Arial" w:cs="Arial"/>
          <w:bCs/>
          <w:kern w:val="0"/>
          <w:sz w:val="22"/>
        </w:rPr>
        <w:t>C359</w:t>
      </w:r>
      <w:r w:rsidRPr="001D19F6">
        <w:rPr>
          <w:rFonts w:ascii="Arial" w:eastAsia="굴림" w:hAnsi="Arial" w:cs="Arial"/>
          <w:bCs/>
          <w:kern w:val="0"/>
          <w:sz w:val="22"/>
        </w:rPr>
        <w:t>] MW.]</w:t>
      </w:r>
    </w:p>
    <w:p w14:paraId="6257B8CD" w14:textId="77777777" w:rsidR="005E082B" w:rsidRPr="001D19F6" w:rsidRDefault="005E082B" w:rsidP="009947CC">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20D9D59F" w14:textId="77777777" w:rsidTr="00670AA5">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A597EEA"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lastRenderedPageBreak/>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66CD2C"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57C9D49C"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E4F6EC" w14:textId="77777777" w:rsidR="006E6B90" w:rsidRPr="001D19F6" w:rsidRDefault="00055D59" w:rsidP="00D518FF">
            <w:pPr>
              <w:wordWrap/>
              <w:jc w:val="center"/>
              <w:rPr>
                <w:rFonts w:ascii="Arial" w:eastAsia="굴림" w:hAnsi="Arial" w:cs="Arial"/>
                <w:sz w:val="22"/>
              </w:rPr>
            </w:pPr>
            <w:r w:rsidRPr="001D19F6">
              <w:rPr>
                <w:rFonts w:ascii="Arial" w:eastAsia="굴림" w:hAnsi="Arial" w:cs="Arial"/>
                <w:sz w:val="22"/>
              </w:rPr>
              <w:t>C3</w:t>
            </w:r>
            <w:r w:rsidR="00B0442B" w:rsidRPr="001D19F6">
              <w:rPr>
                <w:rFonts w:ascii="Arial" w:eastAsia="굴림" w:hAnsi="Arial" w:cs="Arial"/>
                <w:sz w:val="22"/>
              </w:rPr>
              <w:t>60</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DE1A47B"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700058" w14:textId="77777777" w:rsidR="006E6B90" w:rsidRPr="001D19F6" w:rsidRDefault="006E6B90" w:rsidP="00D518FF">
            <w:pPr>
              <w:wordWrap/>
              <w:jc w:val="center"/>
              <w:rPr>
                <w:rFonts w:ascii="Arial" w:eastAsia="굴림" w:hAnsi="Arial" w:cs="Arial"/>
                <w:sz w:val="22"/>
              </w:rPr>
            </w:pPr>
          </w:p>
        </w:tc>
      </w:tr>
      <w:tr w:rsidR="00D063AA" w:rsidRPr="001D19F6" w14:paraId="3D8629A7"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4EE37B1" w14:textId="77777777" w:rsidR="006E6B90" w:rsidRPr="001D19F6" w:rsidRDefault="00B0442B" w:rsidP="00D518FF">
            <w:pPr>
              <w:wordWrap/>
              <w:jc w:val="center"/>
              <w:rPr>
                <w:rFonts w:ascii="Arial" w:eastAsia="굴림" w:hAnsi="Arial" w:cs="Arial"/>
                <w:sz w:val="22"/>
              </w:rPr>
            </w:pPr>
            <w:r w:rsidRPr="001D19F6">
              <w:rPr>
                <w:rFonts w:ascii="Arial" w:eastAsia="굴림" w:hAnsi="Arial" w:cs="Arial"/>
                <w:sz w:val="22"/>
              </w:rPr>
              <w:t>C360</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1DB6507"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FB4C2" w14:textId="77777777" w:rsidR="006E6B90" w:rsidRPr="001D19F6" w:rsidRDefault="006E6B90" w:rsidP="00D518FF">
            <w:pPr>
              <w:wordWrap/>
              <w:jc w:val="center"/>
              <w:rPr>
                <w:rFonts w:ascii="Arial" w:eastAsia="굴림" w:hAnsi="Arial" w:cs="Arial"/>
                <w:sz w:val="22"/>
              </w:rPr>
            </w:pPr>
          </w:p>
        </w:tc>
      </w:tr>
      <w:tr w:rsidR="00D063AA" w:rsidRPr="001D19F6" w14:paraId="53BA5D6D" w14:textId="77777777" w:rsidTr="00670AA5">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EF8C7D4" w14:textId="77777777" w:rsidR="006E6B90" w:rsidRPr="001D19F6" w:rsidRDefault="00B0442B" w:rsidP="00D518FF">
            <w:pPr>
              <w:wordWrap/>
              <w:jc w:val="center"/>
              <w:rPr>
                <w:rFonts w:ascii="Arial" w:eastAsia="굴림" w:hAnsi="Arial" w:cs="Arial"/>
                <w:sz w:val="22"/>
              </w:rPr>
            </w:pPr>
            <w:r w:rsidRPr="001D19F6">
              <w:rPr>
                <w:rFonts w:ascii="Arial" w:eastAsia="굴림" w:hAnsi="Arial" w:cs="Arial"/>
                <w:sz w:val="22"/>
              </w:rPr>
              <w:t>C360</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916F9E5"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17D6C8E" w14:textId="77777777" w:rsidR="006E6B90" w:rsidRPr="001D19F6" w:rsidRDefault="006E6B90" w:rsidP="00D518FF">
            <w:pPr>
              <w:wordWrap/>
              <w:jc w:val="center"/>
              <w:rPr>
                <w:rFonts w:ascii="Arial" w:eastAsia="굴림" w:hAnsi="Arial" w:cs="Arial"/>
                <w:sz w:val="22"/>
              </w:rPr>
            </w:pPr>
          </w:p>
        </w:tc>
      </w:tr>
      <w:tr w:rsidR="00D063AA" w:rsidRPr="001D19F6" w14:paraId="2EA536BB" w14:textId="77777777" w:rsidTr="00670AA5">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F9EF045"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746074" w14:textId="77777777" w:rsidR="006E6B90" w:rsidRPr="001D19F6" w:rsidRDefault="00B0442B" w:rsidP="00B0442B">
            <w:pPr>
              <w:wordWrap/>
              <w:jc w:val="center"/>
              <w:rPr>
                <w:rFonts w:ascii="Arial" w:eastAsia="굴림" w:hAnsi="Arial" w:cs="Arial"/>
                <w:sz w:val="22"/>
              </w:rPr>
            </w:pPr>
            <w:r w:rsidRPr="001D19F6">
              <w:rPr>
                <w:rFonts w:ascii="Arial" w:eastAsia="굴림" w:hAnsi="Arial" w:cs="Arial"/>
                <w:sz w:val="22"/>
              </w:rPr>
              <w:t>[C359</w:t>
            </w:r>
            <w:r w:rsidR="006E6B90" w:rsidRPr="001D19F6">
              <w:rPr>
                <w:rFonts w:ascii="Arial" w:eastAsia="굴림" w:hAnsi="Arial" w:cs="Arial"/>
                <w:sz w:val="22"/>
              </w:rPr>
              <w:t>] MW</w:t>
            </w:r>
          </w:p>
        </w:tc>
      </w:tr>
    </w:tbl>
    <w:p w14:paraId="13316FB0" w14:textId="77777777" w:rsidR="006E6B90" w:rsidRPr="001D19F6" w:rsidRDefault="006E6B90" w:rsidP="006E6B90">
      <w:pPr>
        <w:wordWrap/>
        <w:spacing w:line="360" w:lineRule="auto"/>
        <w:jc w:val="left"/>
        <w:rPr>
          <w:rFonts w:ascii="Arial" w:eastAsia="굴림" w:hAnsi="Arial" w:cs="Arial"/>
          <w:sz w:val="22"/>
        </w:rPr>
      </w:pPr>
    </w:p>
    <w:p w14:paraId="6A967EEA" w14:textId="77777777" w:rsidR="001E3B52" w:rsidRPr="001D19F6" w:rsidRDefault="005E082B" w:rsidP="005E082B">
      <w:pPr>
        <w:wordWrap/>
        <w:spacing w:line="360" w:lineRule="auto"/>
        <w:jc w:val="left"/>
        <w:rPr>
          <w:rFonts w:ascii="Arial" w:eastAsia="굴림" w:hAnsi="Arial" w:cs="Arial"/>
          <w:b/>
          <w:sz w:val="22"/>
        </w:rPr>
      </w:pPr>
      <w:r w:rsidRPr="001D19F6">
        <w:rPr>
          <w:rFonts w:ascii="Arial" w:eastAsia="굴림" w:hAnsi="Arial" w:cs="Arial"/>
          <w:b/>
          <w:sz w:val="22"/>
        </w:rPr>
        <w:t>&lt;</w:t>
      </w:r>
      <w:r w:rsidR="006D5EEA" w:rsidRPr="001D19F6">
        <w:rPr>
          <w:rFonts w:ascii="Arial" w:eastAsia="굴림" w:hAnsi="Arial" w:cs="Arial"/>
          <w:b/>
          <w:sz w:val="22"/>
        </w:rPr>
        <w:t>Prescription D</w:t>
      </w:r>
      <w:r w:rsidR="001E3B52" w:rsidRPr="001D19F6">
        <w:rPr>
          <w:rFonts w:ascii="Arial" w:eastAsia="굴림" w:hAnsi="Arial" w:cs="Arial"/>
          <w:b/>
          <w:sz w:val="22"/>
        </w:rPr>
        <w:t>rug</w:t>
      </w:r>
      <w:r w:rsidRPr="001D19F6">
        <w:rPr>
          <w:rFonts w:ascii="Arial" w:eastAsia="굴림" w:hAnsi="Arial" w:cs="Arial"/>
          <w:b/>
          <w:sz w:val="22"/>
        </w:rPr>
        <w:t>&gt;</w:t>
      </w:r>
    </w:p>
    <w:p w14:paraId="2A8FB7E4"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C361</w:t>
      </w:r>
      <w:r w:rsidR="006E6B90" w:rsidRPr="001D19F6">
        <w:rPr>
          <w:rFonts w:ascii="Arial" w:eastAsia="굴림" w:hAnsi="Arial" w:cs="Arial"/>
          <w:sz w:val="22"/>
        </w:rPr>
        <w:t>. Have you</w:t>
      </w:r>
      <w:r w:rsidR="005E082B" w:rsidRPr="001D19F6">
        <w:rPr>
          <w:rFonts w:ascii="Arial" w:eastAsia="굴림" w:hAnsi="Arial" w:cs="Arial"/>
          <w:sz w:val="22"/>
        </w:rPr>
        <w:t xml:space="preserve"> </w:t>
      </w:r>
      <w:r w:rsidR="006C4B40" w:rsidRPr="001D19F6">
        <w:rPr>
          <w:rFonts w:ascii="Arial" w:eastAsia="굴림" w:hAnsi="Arial" w:cs="Arial"/>
          <w:sz w:val="22"/>
        </w:rPr>
        <w:t xml:space="preserve">ever </w:t>
      </w:r>
      <w:r w:rsidR="006E6B90" w:rsidRPr="001D19F6">
        <w:rPr>
          <w:rFonts w:ascii="Arial" w:eastAsia="굴림" w:hAnsi="Arial" w:cs="Arial"/>
          <w:sz w:val="22"/>
        </w:rPr>
        <w:t xml:space="preserve">taken </w:t>
      </w:r>
      <w:r w:rsidR="005E082B" w:rsidRPr="001D19F6">
        <w:rPr>
          <w:rFonts w:ascii="Arial" w:eastAsia="굴림" w:hAnsi="Arial" w:cs="Arial"/>
          <w:sz w:val="22"/>
        </w:rPr>
        <w:t xml:space="preserve">regular </w:t>
      </w:r>
      <w:r w:rsidR="009728DC" w:rsidRPr="001D19F6">
        <w:rPr>
          <w:rFonts w:ascii="Arial" w:eastAsia="굴림" w:hAnsi="Arial" w:cs="Arial"/>
          <w:sz w:val="22"/>
        </w:rPr>
        <w:t>prescription</w:t>
      </w:r>
      <w:r w:rsidR="006E6B90" w:rsidRPr="001D19F6">
        <w:rPr>
          <w:rFonts w:ascii="Arial" w:eastAsia="굴림" w:hAnsi="Arial" w:cs="Arial"/>
          <w:sz w:val="22"/>
        </w:rPr>
        <w:t xml:space="preserve"> </w:t>
      </w:r>
      <w:r w:rsidR="008B575F" w:rsidRPr="001D19F6">
        <w:rPr>
          <w:rFonts w:ascii="Arial" w:eastAsia="굴림" w:hAnsi="Arial" w:cs="Arial"/>
          <w:sz w:val="22"/>
        </w:rPr>
        <w:t>drugs</w:t>
      </w:r>
      <w:r w:rsidR="006E6B90" w:rsidRPr="001D19F6">
        <w:rPr>
          <w:rFonts w:ascii="Arial" w:eastAsia="굴림" w:hAnsi="Arial" w:cs="Arial"/>
          <w:sz w:val="22"/>
        </w:rPr>
        <w:t xml:space="preserve"> since th</w:t>
      </w:r>
      <w:r w:rsidR="001E3B52" w:rsidRPr="001D19F6">
        <w:rPr>
          <w:rFonts w:ascii="Arial" w:eastAsia="굴림" w:hAnsi="Arial" w:cs="Arial"/>
          <w:sz w:val="22"/>
        </w:rPr>
        <w:t>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6E6B90" w:rsidRPr="001D19F6">
        <w:rPr>
          <w:rFonts w:ascii="Arial" w:eastAsia="굴림" w:hAnsi="Arial" w:cs="Arial"/>
          <w:sz w:val="22"/>
        </w:rPr>
        <w:t xml:space="preserve">? </w:t>
      </w:r>
      <w:r w:rsidR="005E082B" w:rsidRPr="001D19F6">
        <w:rPr>
          <w:rFonts w:ascii="Arial" w:eastAsia="굴림" w:hAnsi="Arial" w:cs="Arial"/>
          <w:sz w:val="22"/>
        </w:rPr>
        <w:t xml:space="preserve">It refers to the medications for long-terms prescription such as </w:t>
      </w:r>
      <w:r w:rsidR="00136C3A" w:rsidRPr="001D19F6">
        <w:rPr>
          <w:rFonts w:ascii="Arial" w:eastAsia="굴림" w:hAnsi="Arial" w:cs="Arial"/>
          <w:sz w:val="22"/>
        </w:rPr>
        <w:t>antidiabetic</w:t>
      </w:r>
      <w:r w:rsidR="006E6B90" w:rsidRPr="001D19F6">
        <w:rPr>
          <w:rFonts w:ascii="Arial" w:eastAsia="굴림" w:hAnsi="Arial" w:cs="Arial"/>
          <w:sz w:val="22"/>
        </w:rPr>
        <w:t xml:space="preserve"> or hypertension medicine</w:t>
      </w:r>
    </w:p>
    <w:p w14:paraId="668E7A58" w14:textId="77777777" w:rsidR="005E082B" w:rsidRPr="001D19F6" w:rsidRDefault="005E082B" w:rsidP="00F14BA4">
      <w:pPr>
        <w:pStyle w:val="a6"/>
        <w:numPr>
          <w:ilvl w:val="0"/>
          <w:numId w:val="38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6959A8" w:rsidRPr="001D19F6">
        <w:rPr>
          <w:rFonts w:ascii="Arial" w:eastAsia="굴림" w:hAnsi="Arial" w:cs="Arial"/>
          <w:sz w:val="22"/>
        </w:rPr>
        <w:t>→Go to C364</w:t>
      </w:r>
    </w:p>
    <w:p w14:paraId="02F87DFB" w14:textId="77777777" w:rsidR="006E6B90" w:rsidRPr="001D19F6" w:rsidRDefault="006E6B90" w:rsidP="006E6B90">
      <w:pPr>
        <w:wordWrap/>
        <w:spacing w:line="360" w:lineRule="auto"/>
        <w:jc w:val="left"/>
        <w:rPr>
          <w:rFonts w:ascii="Arial" w:eastAsia="굴림" w:hAnsi="Arial" w:cs="Arial"/>
          <w:sz w:val="22"/>
        </w:rPr>
      </w:pPr>
    </w:p>
    <w:p w14:paraId="1205AAE7"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C362</w:t>
      </w:r>
      <w:r w:rsidR="006E6B90" w:rsidRPr="001D19F6">
        <w:rPr>
          <w:rFonts w:ascii="Arial" w:eastAsia="굴림" w:hAnsi="Arial" w:cs="Arial"/>
          <w:sz w:val="22"/>
        </w:rPr>
        <w:t xml:space="preserve">. How much did you pay for </w:t>
      </w:r>
      <w:r w:rsidR="009728DC" w:rsidRPr="001D19F6">
        <w:rPr>
          <w:rFonts w:ascii="Arial" w:eastAsia="굴림" w:hAnsi="Arial" w:cs="Arial"/>
          <w:sz w:val="22"/>
        </w:rPr>
        <w:t xml:space="preserve">your </w:t>
      </w:r>
      <w:r w:rsidR="008B575F" w:rsidRPr="001D19F6">
        <w:rPr>
          <w:rFonts w:ascii="Arial" w:eastAsia="굴림" w:hAnsi="Arial" w:cs="Arial"/>
          <w:sz w:val="22"/>
        </w:rPr>
        <w:t xml:space="preserve">regular prescription drugs </w:t>
      </w:r>
      <w:r w:rsidR="006E6B90" w:rsidRPr="001D19F6">
        <w:rPr>
          <w:rFonts w:ascii="Arial" w:eastAsia="굴림" w:hAnsi="Arial" w:cs="Arial"/>
          <w:sz w:val="22"/>
        </w:rPr>
        <w:t>since th</w:t>
      </w:r>
      <w:r w:rsidR="001A4A44" w:rsidRPr="001D19F6">
        <w:rPr>
          <w:rFonts w:ascii="Arial" w:eastAsia="굴림" w:hAnsi="Arial" w:cs="Arial"/>
          <w:sz w:val="22"/>
        </w:rPr>
        <w:t>e previous interview</w:t>
      </w:r>
      <w:r w:rsidR="00CE0539" w:rsidRPr="001D19F6">
        <w:rPr>
          <w:rFonts w:ascii="Arial" w:eastAsia="굴림" w:hAnsi="Arial" w:cs="Arial"/>
          <w:kern w:val="0"/>
          <w:sz w:val="22"/>
        </w:rPr>
        <w:t xml:space="preserve"> </w:t>
      </w:r>
      <w:r w:rsidR="00B00E59" w:rsidRPr="001D19F6">
        <w:rPr>
          <w:rFonts w:ascii="Arial" w:eastAsia="굴림" w:hAnsi="Arial" w:cs="Arial"/>
          <w:kern w:val="0"/>
          <w:sz w:val="22"/>
        </w:rPr>
        <w:t>(___ month ___ day ___ year)</w:t>
      </w:r>
      <w:r w:rsidR="005E082B" w:rsidRPr="001D19F6">
        <w:rPr>
          <w:rFonts w:ascii="Arial" w:eastAsia="굴림" w:hAnsi="Arial" w:cs="Arial"/>
          <w:sz w:val="22"/>
        </w:rPr>
        <w:t xml:space="preserve"> </w:t>
      </w:r>
      <w:r w:rsidR="005E082B" w:rsidRPr="001D19F6">
        <w:rPr>
          <w:rFonts w:ascii="Arial" w:eastAsia="굴림" w:hAnsi="Arial" w:cs="Arial"/>
          <w:kern w:val="0"/>
          <w:sz w:val="22"/>
        </w:rPr>
        <w:t>in total</w:t>
      </w:r>
      <w:r w:rsidR="006E6B90" w:rsidRPr="001D19F6">
        <w:rPr>
          <w:rFonts w:ascii="Arial" w:eastAsia="굴림" w:hAnsi="Arial" w:cs="Arial"/>
          <w:sz w:val="22"/>
        </w:rPr>
        <w:t>? (unit: 10,000 Korean won)</w:t>
      </w:r>
    </w:p>
    <w:p w14:paraId="7E7A138B" w14:textId="77777777" w:rsidR="006E6B90" w:rsidRPr="001D19F6" w:rsidRDefault="005E082B" w:rsidP="005E082B">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MW [</w:t>
      </w:r>
      <w:r w:rsidR="003608C0" w:rsidRPr="001D19F6">
        <w:rPr>
          <w:rFonts w:ascii="Arial" w:eastAsia="굴림" w:hAnsi="Arial" w:cs="Arial"/>
          <w:bCs/>
          <w:sz w:val="22"/>
        </w:rPr>
        <w:t xml:space="preserve">Range: </w:t>
      </w:r>
      <w:r w:rsidR="006E6B90" w:rsidRPr="001D19F6">
        <w:rPr>
          <w:rFonts w:ascii="Arial" w:eastAsia="굴림" w:hAnsi="Arial" w:cs="Arial"/>
          <w:bCs/>
          <w:sz w:val="22"/>
        </w:rPr>
        <w:t>1~9997]</w:t>
      </w:r>
    </w:p>
    <w:p w14:paraId="2C4CB21C" w14:textId="77777777" w:rsidR="006E6B90" w:rsidRPr="001D19F6" w:rsidRDefault="006959A8" w:rsidP="005E082B">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C364</w:t>
      </w:r>
    </w:p>
    <w:p w14:paraId="1559A455" w14:textId="77777777" w:rsidR="006E6B90" w:rsidRPr="001D19F6" w:rsidRDefault="006E6B90" w:rsidP="005E082B">
      <w:pPr>
        <w:wordWrap/>
        <w:spacing w:line="360" w:lineRule="auto"/>
        <w:ind w:firstLine="800"/>
        <w:jc w:val="left"/>
        <w:rPr>
          <w:rFonts w:ascii="Arial" w:eastAsia="굴림" w:hAnsi="Arial" w:cs="Arial"/>
          <w:sz w:val="22"/>
        </w:rPr>
      </w:pPr>
      <w:r w:rsidRPr="001D19F6">
        <w:rPr>
          <w:rFonts w:ascii="Arial" w:eastAsia="굴림" w:hAnsi="Arial" w:cs="Arial"/>
          <w:sz w:val="22"/>
        </w:rPr>
        <w:t>Refuse</w:t>
      </w:r>
      <w:r w:rsidR="006959A8" w:rsidRPr="001D19F6">
        <w:rPr>
          <w:rFonts w:ascii="Arial" w:eastAsia="굴림" w:hAnsi="Arial" w:cs="Arial"/>
          <w:sz w:val="22"/>
        </w:rPr>
        <w:t xml:space="preserve"> to answer →Go to C364</w:t>
      </w:r>
    </w:p>
    <w:p w14:paraId="2B020149" w14:textId="77777777" w:rsidR="006E6B90" w:rsidRPr="001D19F6" w:rsidRDefault="006E6B90" w:rsidP="006E6B90">
      <w:pPr>
        <w:wordWrap/>
        <w:spacing w:line="360" w:lineRule="auto"/>
        <w:jc w:val="left"/>
        <w:rPr>
          <w:rFonts w:ascii="Arial" w:eastAsia="굴림" w:hAnsi="Arial" w:cs="Arial"/>
          <w:sz w:val="22"/>
        </w:rPr>
      </w:pPr>
    </w:p>
    <w:p w14:paraId="06F80E09"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C363</w:t>
      </w:r>
      <w:r w:rsidR="006E6B90" w:rsidRPr="001D19F6">
        <w:rPr>
          <w:rFonts w:ascii="Arial" w:eastAsia="굴림" w:hAnsi="Arial" w:cs="Arial"/>
          <w:sz w:val="22"/>
        </w:rPr>
        <w:t xml:space="preserve">. You </w:t>
      </w:r>
      <w:r w:rsidR="006C4B40" w:rsidRPr="001D19F6">
        <w:rPr>
          <w:rFonts w:ascii="Arial" w:eastAsia="굴림" w:hAnsi="Arial" w:cs="Arial"/>
          <w:sz w:val="22"/>
        </w:rPr>
        <w:t xml:space="preserve">have said </w:t>
      </w:r>
      <w:r w:rsidRPr="001D19F6">
        <w:rPr>
          <w:rFonts w:ascii="Arial" w:eastAsia="굴림" w:hAnsi="Arial" w:cs="Arial"/>
          <w:sz w:val="22"/>
        </w:rPr>
        <w:t>that you paid [C362</w:t>
      </w:r>
      <w:r w:rsidR="00BA43A5" w:rsidRPr="001D19F6">
        <w:rPr>
          <w:rFonts w:ascii="Arial" w:eastAsia="굴림" w:hAnsi="Arial" w:cs="Arial"/>
          <w:sz w:val="22"/>
        </w:rPr>
        <w:t>] MW</w:t>
      </w:r>
      <w:r w:rsidR="006E6B90" w:rsidRPr="001D19F6">
        <w:rPr>
          <w:rFonts w:ascii="Arial" w:eastAsia="굴림" w:hAnsi="Arial" w:cs="Arial"/>
          <w:sz w:val="22"/>
        </w:rPr>
        <w:t xml:space="preserve"> (10,000 Korean won) for </w:t>
      </w:r>
      <w:r w:rsidR="009728DC" w:rsidRPr="001D19F6">
        <w:rPr>
          <w:rFonts w:ascii="Arial" w:eastAsia="굴림" w:hAnsi="Arial" w:cs="Arial"/>
          <w:sz w:val="22"/>
        </w:rPr>
        <w:t xml:space="preserve">your </w:t>
      </w:r>
      <w:r w:rsidR="008B575F" w:rsidRPr="001D19F6">
        <w:rPr>
          <w:rFonts w:ascii="Arial" w:eastAsia="굴림" w:hAnsi="Arial" w:cs="Arial"/>
          <w:sz w:val="22"/>
        </w:rPr>
        <w:t>prescription drugs</w:t>
      </w:r>
      <w:r w:rsidR="006E6B90" w:rsidRPr="001D19F6">
        <w:rPr>
          <w:rFonts w:ascii="Arial" w:eastAsia="굴림" w:hAnsi="Arial" w:cs="Arial"/>
          <w:sz w:val="22"/>
        </w:rPr>
        <w:t xml:space="preserve">. How much did you pay out-of-pocket? Also, how much did your relatives or private health insurances pay </w:t>
      </w:r>
      <w:r w:rsidR="00D11C46" w:rsidRPr="001D19F6">
        <w:rPr>
          <w:rFonts w:ascii="Arial" w:eastAsia="굴림" w:hAnsi="Arial" w:cs="Arial"/>
          <w:sz w:val="22"/>
        </w:rPr>
        <w:t>on behalf of you? P</w:t>
      </w:r>
      <w:r w:rsidR="006E6B90" w:rsidRPr="001D19F6">
        <w:rPr>
          <w:rFonts w:ascii="Arial" w:eastAsia="굴림" w:hAnsi="Arial" w:cs="Arial"/>
          <w:sz w:val="22"/>
        </w:rPr>
        <w:t>lease include in the private health insurance category an</w:t>
      </w:r>
      <w:r w:rsidR="009728DC" w:rsidRPr="001D19F6">
        <w:rPr>
          <w:rFonts w:ascii="Arial" w:eastAsia="굴림" w:hAnsi="Arial" w:cs="Arial"/>
          <w:sz w:val="22"/>
        </w:rPr>
        <w:t>y payments that you made and were</w:t>
      </w:r>
      <w:r w:rsidR="006E6B90" w:rsidRPr="001D19F6">
        <w:rPr>
          <w:rFonts w:ascii="Arial" w:eastAsia="굴림" w:hAnsi="Arial" w:cs="Arial"/>
          <w:sz w:val="22"/>
        </w:rPr>
        <w:t xml:space="preserve"> reimbursed by private health insurances. (unit: 10,000 Korean won) Categories are </w:t>
      </w:r>
      <w:r w:rsidR="006E6B90" w:rsidRPr="001D19F6">
        <w:rPr>
          <w:rFonts w:ascii="굴림" w:eastAsia="굴림" w:hAnsi="굴림" w:cs="굴림" w:hint="eastAsia"/>
          <w:sz w:val="22"/>
        </w:rPr>
        <w:t>①</w:t>
      </w:r>
      <w:r w:rsidR="006E6B90" w:rsidRPr="001D19F6">
        <w:rPr>
          <w:rFonts w:ascii="Arial" w:eastAsia="굴림" w:hAnsi="Arial" w:cs="Arial"/>
          <w:sz w:val="22"/>
        </w:rPr>
        <w:t xml:space="preserve"> out-of-pocket payment</w:t>
      </w:r>
      <w:r w:rsidR="00BC1680" w:rsidRPr="001D19F6">
        <w:rPr>
          <w:rFonts w:ascii="Arial" w:eastAsia="굴림" w:hAnsi="Arial" w:cs="Arial"/>
          <w:sz w:val="22"/>
        </w:rPr>
        <w:t>s</w:t>
      </w:r>
      <w:r w:rsidRPr="001D19F6">
        <w:rPr>
          <w:rFonts w:ascii="Arial" w:eastAsia="굴림" w:hAnsi="Arial" w:cs="Arial"/>
          <w:sz w:val="22"/>
        </w:rPr>
        <w:t xml:space="preserve"> (C363</w:t>
      </w:r>
      <w:r w:rsidR="006E6B90" w:rsidRPr="001D19F6">
        <w:rPr>
          <w:rFonts w:ascii="Arial" w:eastAsia="굴림" w:hAnsi="Arial" w:cs="Arial"/>
          <w:sz w:val="22"/>
        </w:rPr>
        <w:t xml:space="preserve">a), </w:t>
      </w:r>
      <w:r w:rsidR="006E6B90" w:rsidRPr="001D19F6">
        <w:rPr>
          <w:rFonts w:ascii="굴림" w:eastAsia="굴림" w:hAnsi="굴림" w:cs="굴림" w:hint="eastAsia"/>
          <w:sz w:val="22"/>
        </w:rPr>
        <w:t>②</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by relatives incl</w:t>
      </w:r>
      <w:r w:rsidRPr="001D19F6">
        <w:rPr>
          <w:rFonts w:ascii="Arial" w:eastAsia="굴림" w:hAnsi="Arial" w:cs="Arial"/>
          <w:sz w:val="22"/>
        </w:rPr>
        <w:t>uding children and parents (C363</w:t>
      </w:r>
      <w:r w:rsidR="006E6B90" w:rsidRPr="001D19F6">
        <w:rPr>
          <w:rFonts w:ascii="Arial" w:eastAsia="굴림" w:hAnsi="Arial" w:cs="Arial"/>
          <w:sz w:val="22"/>
        </w:rPr>
        <w:t xml:space="preserve">b), </w:t>
      </w:r>
      <w:r w:rsidR="006E6B90" w:rsidRPr="001D19F6">
        <w:rPr>
          <w:rFonts w:ascii="굴림" w:eastAsia="굴림" w:hAnsi="굴림" w:cs="굴림" w:hint="eastAsia"/>
          <w:sz w:val="22"/>
        </w:rPr>
        <w:t>③</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reimbursed by</w:t>
      </w:r>
      <w:r w:rsidRPr="001D19F6">
        <w:rPr>
          <w:rFonts w:ascii="Arial" w:eastAsia="굴림" w:hAnsi="Arial" w:cs="Arial"/>
          <w:sz w:val="22"/>
        </w:rPr>
        <w:t xml:space="preserve"> private health insurances (C363</w:t>
      </w:r>
      <w:r w:rsidR="006E6B90" w:rsidRPr="001D19F6">
        <w:rPr>
          <w:rFonts w:ascii="Arial" w:eastAsia="굴림" w:hAnsi="Arial" w:cs="Arial"/>
          <w:sz w:val="22"/>
        </w:rPr>
        <w:t>c).</w:t>
      </w:r>
    </w:p>
    <w:p w14:paraId="753F31CE" w14:textId="77777777" w:rsidR="006824AC" w:rsidRPr="001D19F6" w:rsidRDefault="009947CC" w:rsidP="006959A8">
      <w:pPr>
        <w:wordWrap/>
        <w:spacing w:line="360" w:lineRule="auto"/>
        <w:rPr>
          <w:rFonts w:ascii="Arial" w:eastAsia="굴림" w:hAnsi="Arial" w:cs="Arial"/>
          <w:sz w:val="22"/>
        </w:rPr>
      </w:pPr>
      <w:r w:rsidRPr="001D19F6">
        <w:rPr>
          <w:rFonts w:ascii="Arial" w:eastAsia="굴림" w:hAnsi="Arial" w:cs="Arial"/>
          <w:sz w:val="22"/>
        </w:rPr>
        <w:t>[IWER: The sum of all items must be equal to [</w:t>
      </w:r>
      <w:r w:rsidR="006959A8" w:rsidRPr="001D19F6">
        <w:rPr>
          <w:rFonts w:ascii="Arial" w:eastAsia="굴림" w:hAnsi="Arial" w:cs="Arial"/>
          <w:bCs/>
          <w:kern w:val="0"/>
          <w:sz w:val="22"/>
        </w:rPr>
        <w:t>C362</w:t>
      </w:r>
      <w:r w:rsidR="005E082B" w:rsidRPr="001D19F6">
        <w:rPr>
          <w:rFonts w:ascii="Arial" w:eastAsia="굴림" w:hAnsi="Arial" w:cs="Arial"/>
          <w:bCs/>
          <w:kern w:val="0"/>
          <w:sz w:val="22"/>
        </w:rPr>
        <w:t>] MW</w:t>
      </w:r>
      <w:r w:rsidRPr="001D19F6">
        <w:rPr>
          <w:rFonts w:ascii="Arial" w:eastAsia="굴림" w:hAnsi="Arial" w:cs="Arial"/>
          <w:bCs/>
          <w:kern w:val="0"/>
          <w:sz w:val="22"/>
        </w:rPr>
        <w:t>]</w:t>
      </w:r>
    </w:p>
    <w:p w14:paraId="14669111" w14:textId="77777777" w:rsidR="006E6B90" w:rsidRPr="001D19F6" w:rsidRDefault="006E6B90" w:rsidP="009947CC">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01CA08B2" w14:textId="77777777" w:rsidTr="00F5398C">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DD7FBF0"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E8F9F6"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44EF6C5C"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BC3C3A"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C363</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65F5350"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0C1787" w14:textId="77777777" w:rsidR="006E6B90" w:rsidRPr="001D19F6" w:rsidRDefault="006E6B90" w:rsidP="00D518FF">
            <w:pPr>
              <w:wordWrap/>
              <w:jc w:val="center"/>
              <w:rPr>
                <w:rFonts w:ascii="Arial" w:eastAsia="굴림" w:hAnsi="Arial" w:cs="Arial"/>
                <w:sz w:val="22"/>
              </w:rPr>
            </w:pPr>
          </w:p>
        </w:tc>
      </w:tr>
      <w:tr w:rsidR="00D063AA" w:rsidRPr="001D19F6" w14:paraId="238B09DD"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01CE8DA"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C363</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01DCE75"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286417B" w14:textId="77777777" w:rsidR="006E6B90" w:rsidRPr="001D19F6" w:rsidRDefault="006E6B90" w:rsidP="00D518FF">
            <w:pPr>
              <w:wordWrap/>
              <w:jc w:val="center"/>
              <w:rPr>
                <w:rFonts w:ascii="Arial" w:eastAsia="굴림" w:hAnsi="Arial" w:cs="Arial"/>
                <w:sz w:val="22"/>
              </w:rPr>
            </w:pPr>
          </w:p>
        </w:tc>
      </w:tr>
      <w:tr w:rsidR="00D063AA" w:rsidRPr="001D19F6" w14:paraId="198AA110"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0638A1"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C363</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B74E0F"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3A598F" w14:textId="77777777" w:rsidR="006E6B90" w:rsidRPr="001D19F6" w:rsidRDefault="006E6B90" w:rsidP="00D518FF">
            <w:pPr>
              <w:wordWrap/>
              <w:jc w:val="center"/>
              <w:rPr>
                <w:rFonts w:ascii="Arial" w:eastAsia="굴림" w:hAnsi="Arial" w:cs="Arial"/>
                <w:sz w:val="22"/>
              </w:rPr>
            </w:pPr>
          </w:p>
        </w:tc>
      </w:tr>
      <w:tr w:rsidR="00D063AA" w:rsidRPr="001D19F6" w14:paraId="0EDBF742" w14:textId="77777777" w:rsidTr="00F5398C">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6519BAE"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CE5D3F"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[C362</w:t>
            </w:r>
            <w:r w:rsidR="006E6B90" w:rsidRPr="001D19F6">
              <w:rPr>
                <w:rFonts w:ascii="Arial" w:eastAsia="굴림" w:hAnsi="Arial" w:cs="Arial"/>
                <w:sz w:val="22"/>
              </w:rPr>
              <w:t>] MW</w:t>
            </w:r>
          </w:p>
        </w:tc>
      </w:tr>
    </w:tbl>
    <w:p w14:paraId="27A94963" w14:textId="77777777" w:rsidR="005E082B" w:rsidRPr="001D19F6" w:rsidRDefault="005E082B" w:rsidP="005E082B">
      <w:pPr>
        <w:wordWrap/>
        <w:spacing w:line="360" w:lineRule="auto"/>
        <w:jc w:val="left"/>
        <w:rPr>
          <w:rFonts w:ascii="Arial" w:eastAsia="굴림" w:hAnsi="Arial" w:cs="Arial"/>
          <w:b/>
          <w:sz w:val="22"/>
        </w:rPr>
      </w:pPr>
    </w:p>
    <w:p w14:paraId="24712D77" w14:textId="77777777" w:rsidR="001A4A44" w:rsidRPr="001D19F6" w:rsidRDefault="005E082B" w:rsidP="005E082B">
      <w:pPr>
        <w:wordWrap/>
        <w:spacing w:line="360" w:lineRule="auto"/>
        <w:jc w:val="left"/>
        <w:rPr>
          <w:rFonts w:ascii="Arial" w:eastAsia="굴림" w:hAnsi="Arial" w:cs="Arial"/>
          <w:b/>
          <w:sz w:val="22"/>
        </w:rPr>
      </w:pPr>
      <w:r w:rsidRPr="001D19F6">
        <w:rPr>
          <w:rFonts w:ascii="Arial" w:eastAsia="굴림" w:hAnsi="Arial" w:cs="Arial"/>
          <w:b/>
          <w:sz w:val="22"/>
        </w:rPr>
        <w:t>&lt;</w:t>
      </w:r>
      <w:r w:rsidR="006D5EEA" w:rsidRPr="001D19F6">
        <w:rPr>
          <w:rFonts w:ascii="Arial" w:eastAsia="굴림" w:hAnsi="Arial" w:cs="Arial"/>
          <w:b/>
          <w:sz w:val="22"/>
        </w:rPr>
        <w:t>Other Medical Assistance E</w:t>
      </w:r>
      <w:r w:rsidR="001A4A44" w:rsidRPr="001D19F6">
        <w:rPr>
          <w:rFonts w:ascii="Arial" w:eastAsia="굴림" w:hAnsi="Arial" w:cs="Arial"/>
          <w:b/>
          <w:sz w:val="22"/>
        </w:rPr>
        <w:t>quipment</w:t>
      </w:r>
      <w:r w:rsidRPr="001D19F6">
        <w:rPr>
          <w:rFonts w:ascii="Arial" w:eastAsia="굴림" w:hAnsi="Arial" w:cs="Arial"/>
          <w:b/>
          <w:sz w:val="22"/>
        </w:rPr>
        <w:t>&gt;</w:t>
      </w:r>
    </w:p>
    <w:p w14:paraId="24E9E12F"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C364</w:t>
      </w:r>
      <w:r w:rsidR="006E6B90" w:rsidRPr="001D19F6">
        <w:rPr>
          <w:rFonts w:ascii="Arial" w:eastAsia="굴림" w:hAnsi="Arial" w:cs="Arial"/>
          <w:sz w:val="22"/>
        </w:rPr>
        <w:t xml:space="preserve">. Have you </w:t>
      </w:r>
      <w:r w:rsidR="006C4B40" w:rsidRPr="001D19F6">
        <w:rPr>
          <w:rFonts w:ascii="Arial" w:eastAsia="굴림" w:hAnsi="Arial" w:cs="Arial"/>
          <w:sz w:val="22"/>
        </w:rPr>
        <w:t xml:space="preserve">ever </w:t>
      </w:r>
      <w:r w:rsidR="006E6B90" w:rsidRPr="001D19F6">
        <w:rPr>
          <w:rFonts w:ascii="Arial" w:eastAsia="굴림" w:hAnsi="Arial" w:cs="Arial"/>
          <w:sz w:val="22"/>
        </w:rPr>
        <w:t>purchased (leased) any medical assistance equipment since th</w:t>
      </w:r>
      <w:r w:rsidR="001A4A44" w:rsidRPr="001D19F6">
        <w:rPr>
          <w:rFonts w:ascii="Arial" w:eastAsia="굴림" w:hAnsi="Arial" w:cs="Arial"/>
          <w:sz w:val="22"/>
        </w:rPr>
        <w:t>e previous interview</w:t>
      </w:r>
      <w:r w:rsidR="006E6B90" w:rsidRPr="001D19F6">
        <w:rPr>
          <w:rFonts w:ascii="Arial" w:eastAsia="굴림" w:hAnsi="Arial" w:cs="Arial"/>
          <w:sz w:val="22"/>
        </w:rPr>
        <w:t xml:space="preserve">? For </w:t>
      </w:r>
      <w:r w:rsidR="0060656D" w:rsidRPr="001D19F6">
        <w:rPr>
          <w:rFonts w:ascii="Arial" w:eastAsia="굴림" w:hAnsi="Arial" w:cs="Arial"/>
          <w:sz w:val="22"/>
        </w:rPr>
        <w:t>example</w:t>
      </w:r>
      <w:r w:rsidR="006E6B90" w:rsidRPr="001D19F6">
        <w:rPr>
          <w:rFonts w:ascii="Arial" w:eastAsia="굴림" w:hAnsi="Arial" w:cs="Arial"/>
          <w:sz w:val="22"/>
        </w:rPr>
        <w:t xml:space="preserve">, </w:t>
      </w:r>
      <w:r w:rsidR="006C4B40" w:rsidRPr="001D19F6">
        <w:rPr>
          <w:rFonts w:ascii="Arial" w:eastAsia="굴림" w:hAnsi="Arial" w:cs="Arial"/>
          <w:sz w:val="22"/>
        </w:rPr>
        <w:t xml:space="preserve">it refers to </w:t>
      </w:r>
      <w:r w:rsidR="006E6B90" w:rsidRPr="001D19F6">
        <w:rPr>
          <w:rFonts w:ascii="Arial" w:eastAsia="굴림" w:hAnsi="Arial" w:cs="Arial"/>
          <w:sz w:val="22"/>
        </w:rPr>
        <w:t xml:space="preserve">medical assistance equipment </w:t>
      </w:r>
      <w:r w:rsidR="006C4B40" w:rsidRPr="001D19F6">
        <w:rPr>
          <w:rFonts w:ascii="Arial" w:eastAsia="굴림" w:hAnsi="Arial" w:cs="Arial"/>
          <w:sz w:val="22"/>
        </w:rPr>
        <w:t xml:space="preserve">for treatment purposes, </w:t>
      </w:r>
      <w:r w:rsidR="006E6B90" w:rsidRPr="001D19F6">
        <w:rPr>
          <w:rFonts w:ascii="Arial" w:eastAsia="굴림" w:hAnsi="Arial" w:cs="Arial"/>
          <w:sz w:val="22"/>
        </w:rPr>
        <w:t>such as hearing aids or wheelchairs.</w:t>
      </w:r>
    </w:p>
    <w:p w14:paraId="3B708F55" w14:textId="77777777" w:rsidR="002E5BEA" w:rsidRPr="001D19F6" w:rsidRDefault="002E5BEA" w:rsidP="00F14BA4">
      <w:pPr>
        <w:pStyle w:val="a6"/>
        <w:numPr>
          <w:ilvl w:val="0"/>
          <w:numId w:val="38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6959A8" w:rsidRPr="001D19F6">
        <w:rPr>
          <w:rFonts w:ascii="Arial" w:eastAsia="굴림" w:hAnsi="Arial" w:cs="Arial"/>
          <w:sz w:val="22"/>
        </w:rPr>
        <w:t>→Go to C367</w:t>
      </w:r>
    </w:p>
    <w:p w14:paraId="68377FC0" w14:textId="77777777" w:rsidR="006E6B90" w:rsidRPr="001D19F6" w:rsidRDefault="006E6B90" w:rsidP="006E6B90">
      <w:pPr>
        <w:wordWrap/>
        <w:spacing w:line="360" w:lineRule="auto"/>
        <w:jc w:val="left"/>
        <w:rPr>
          <w:rFonts w:ascii="Arial" w:eastAsia="굴림" w:hAnsi="Arial" w:cs="Arial"/>
          <w:sz w:val="22"/>
        </w:rPr>
      </w:pPr>
    </w:p>
    <w:p w14:paraId="342CDAB8"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C365</w:t>
      </w:r>
      <w:r w:rsidR="006E6B90" w:rsidRPr="001D19F6">
        <w:rPr>
          <w:rFonts w:ascii="Arial" w:eastAsia="굴림" w:hAnsi="Arial" w:cs="Arial"/>
          <w:sz w:val="22"/>
        </w:rPr>
        <w:t xml:space="preserve">.How much did you pay for purchasing (leasing) </w:t>
      </w:r>
      <w:r w:rsidR="00401BE0" w:rsidRPr="001D19F6">
        <w:rPr>
          <w:rFonts w:ascii="Arial" w:eastAsia="굴림" w:hAnsi="Arial" w:cs="Arial"/>
          <w:sz w:val="22"/>
        </w:rPr>
        <w:t xml:space="preserve">the </w:t>
      </w:r>
      <w:r w:rsidR="003B7411" w:rsidRPr="001D19F6">
        <w:rPr>
          <w:rFonts w:ascii="Arial" w:eastAsia="굴림" w:hAnsi="Arial" w:cs="Arial"/>
          <w:sz w:val="22"/>
        </w:rPr>
        <w:t>medical assistance equipment</w:t>
      </w:r>
      <w:r w:rsidR="006E6B90" w:rsidRPr="001D19F6">
        <w:rPr>
          <w:rFonts w:ascii="Arial" w:eastAsia="굴림" w:hAnsi="Arial" w:cs="Arial"/>
          <w:sz w:val="22"/>
        </w:rPr>
        <w:t xml:space="preserve"> since th</w:t>
      </w:r>
      <w:r w:rsidR="001A4A44" w:rsidRPr="001D19F6">
        <w:rPr>
          <w:rFonts w:ascii="Arial" w:eastAsia="굴림" w:hAnsi="Arial" w:cs="Arial"/>
          <w:sz w:val="22"/>
        </w:rPr>
        <w:t>e previous interview</w:t>
      </w:r>
      <w:r w:rsidR="002E5BEA" w:rsidRPr="001D19F6">
        <w:rPr>
          <w:rFonts w:ascii="Arial" w:eastAsia="굴림" w:hAnsi="Arial" w:cs="Arial"/>
          <w:kern w:val="0"/>
          <w:sz w:val="22"/>
        </w:rPr>
        <w:t xml:space="preserve"> in total</w:t>
      </w:r>
      <w:r w:rsidR="006E6B90" w:rsidRPr="001D19F6">
        <w:rPr>
          <w:rFonts w:ascii="Arial" w:eastAsia="굴림" w:hAnsi="Arial" w:cs="Arial"/>
          <w:sz w:val="22"/>
        </w:rPr>
        <w:t>? (unit: 10,000 Korean won)</w:t>
      </w:r>
    </w:p>
    <w:p w14:paraId="37CF82E3" w14:textId="77777777" w:rsidR="006E6B90" w:rsidRPr="001D19F6" w:rsidRDefault="002E5BEA" w:rsidP="002E5BEA">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r w:rsidR="006E6B90" w:rsidRPr="001D19F6">
        <w:rPr>
          <w:rFonts w:ascii="Arial" w:eastAsia="굴림" w:hAnsi="Arial" w:cs="Arial"/>
          <w:bCs/>
          <w:sz w:val="22"/>
        </w:rPr>
        <w:t>MW [</w:t>
      </w:r>
      <w:r w:rsidR="003608C0" w:rsidRPr="001D19F6">
        <w:rPr>
          <w:rFonts w:ascii="Arial" w:eastAsia="굴림" w:hAnsi="Arial" w:cs="Arial"/>
          <w:bCs/>
          <w:sz w:val="22"/>
        </w:rPr>
        <w:t xml:space="preserve">Range: </w:t>
      </w:r>
      <w:r w:rsidR="006E6B90" w:rsidRPr="001D19F6">
        <w:rPr>
          <w:rFonts w:ascii="Arial" w:eastAsia="굴림" w:hAnsi="Arial" w:cs="Arial"/>
          <w:bCs/>
          <w:sz w:val="22"/>
        </w:rPr>
        <w:t>1~9997]</w:t>
      </w:r>
    </w:p>
    <w:p w14:paraId="2EDD013A" w14:textId="77777777" w:rsidR="006E6B90" w:rsidRPr="001D19F6" w:rsidRDefault="00087993" w:rsidP="002E5BEA">
      <w:pPr>
        <w:wordWrap/>
        <w:spacing w:line="360" w:lineRule="auto"/>
        <w:ind w:firstLine="800"/>
        <w:jc w:val="left"/>
        <w:rPr>
          <w:rFonts w:ascii="Arial" w:eastAsia="굴림" w:hAnsi="Arial" w:cs="Arial"/>
          <w:sz w:val="22"/>
        </w:rPr>
      </w:pPr>
      <w:r w:rsidRPr="001D19F6">
        <w:rPr>
          <w:rFonts w:ascii="Arial" w:eastAsia="굴림" w:hAnsi="Arial" w:cs="Arial"/>
          <w:sz w:val="22"/>
        </w:rPr>
        <w:t>Don’t know →Go to C3</w:t>
      </w:r>
      <w:r w:rsidR="006959A8" w:rsidRPr="001D19F6">
        <w:rPr>
          <w:rFonts w:ascii="Arial" w:eastAsia="굴림" w:hAnsi="Arial" w:cs="Arial"/>
          <w:sz w:val="22"/>
        </w:rPr>
        <w:t>67</w:t>
      </w:r>
    </w:p>
    <w:p w14:paraId="6F84E1D6" w14:textId="77777777" w:rsidR="006E6B90" w:rsidRPr="001D19F6" w:rsidRDefault="006E6B90" w:rsidP="002E5BEA">
      <w:pPr>
        <w:wordWrap/>
        <w:spacing w:line="360" w:lineRule="auto"/>
        <w:ind w:firstLine="800"/>
        <w:jc w:val="left"/>
        <w:rPr>
          <w:rFonts w:ascii="Arial" w:eastAsia="굴림" w:hAnsi="Arial" w:cs="Arial"/>
          <w:sz w:val="22"/>
        </w:rPr>
      </w:pPr>
      <w:r w:rsidRPr="001D19F6">
        <w:rPr>
          <w:rFonts w:ascii="Arial" w:eastAsia="굴림" w:hAnsi="Arial" w:cs="Arial"/>
          <w:sz w:val="22"/>
        </w:rPr>
        <w:t>Refuse to answ</w:t>
      </w:r>
      <w:r w:rsidR="00087993" w:rsidRPr="001D19F6">
        <w:rPr>
          <w:rFonts w:ascii="Arial" w:eastAsia="굴림" w:hAnsi="Arial" w:cs="Arial"/>
          <w:sz w:val="22"/>
        </w:rPr>
        <w:t>er →Go to C3</w:t>
      </w:r>
      <w:r w:rsidR="006959A8" w:rsidRPr="001D19F6">
        <w:rPr>
          <w:rFonts w:ascii="Arial" w:eastAsia="굴림" w:hAnsi="Arial" w:cs="Arial"/>
          <w:sz w:val="22"/>
        </w:rPr>
        <w:t>67</w:t>
      </w:r>
    </w:p>
    <w:p w14:paraId="57D8D1CA" w14:textId="77777777" w:rsidR="006E6B90" w:rsidRPr="001D19F6" w:rsidRDefault="006E6B90" w:rsidP="006E6B90">
      <w:pPr>
        <w:wordWrap/>
        <w:spacing w:line="360" w:lineRule="auto"/>
        <w:jc w:val="left"/>
        <w:rPr>
          <w:rFonts w:ascii="Arial" w:eastAsia="굴림" w:hAnsi="Arial" w:cs="Arial"/>
          <w:sz w:val="22"/>
        </w:rPr>
      </w:pPr>
    </w:p>
    <w:p w14:paraId="33F526BF" w14:textId="77777777" w:rsidR="006E6B90" w:rsidRPr="001D19F6" w:rsidRDefault="006959A8" w:rsidP="006E6B90">
      <w:pPr>
        <w:wordWrap/>
        <w:spacing w:line="360" w:lineRule="auto"/>
        <w:jc w:val="left"/>
        <w:rPr>
          <w:rFonts w:ascii="Arial" w:eastAsia="굴림" w:hAnsi="Arial" w:cs="Arial"/>
          <w:sz w:val="22"/>
        </w:rPr>
      </w:pPr>
      <w:r w:rsidRPr="001D19F6">
        <w:rPr>
          <w:rFonts w:ascii="Arial" w:eastAsia="굴림" w:hAnsi="Arial" w:cs="Arial"/>
          <w:sz w:val="22"/>
        </w:rPr>
        <w:t>C366</w:t>
      </w:r>
      <w:r w:rsidR="006E6B90" w:rsidRPr="001D19F6">
        <w:rPr>
          <w:rFonts w:ascii="Arial" w:eastAsia="굴림" w:hAnsi="Arial" w:cs="Arial"/>
          <w:sz w:val="22"/>
        </w:rPr>
        <w:t xml:space="preserve">. You </w:t>
      </w:r>
      <w:r w:rsidR="006C4B40" w:rsidRPr="001D19F6">
        <w:rPr>
          <w:rFonts w:ascii="Arial" w:eastAsia="굴림" w:hAnsi="Arial" w:cs="Arial"/>
          <w:sz w:val="22"/>
        </w:rPr>
        <w:t xml:space="preserve">have said </w:t>
      </w:r>
      <w:r w:rsidRPr="001D19F6">
        <w:rPr>
          <w:rFonts w:ascii="Arial" w:eastAsia="굴림" w:hAnsi="Arial" w:cs="Arial"/>
          <w:sz w:val="22"/>
        </w:rPr>
        <w:t>that you paid [C365</w:t>
      </w:r>
      <w:r w:rsidR="00BA43A5" w:rsidRPr="001D19F6">
        <w:rPr>
          <w:rFonts w:ascii="Arial" w:eastAsia="굴림" w:hAnsi="Arial" w:cs="Arial"/>
          <w:sz w:val="22"/>
        </w:rPr>
        <w:t>] MW</w:t>
      </w:r>
      <w:r w:rsidR="006E6B90" w:rsidRPr="001D19F6">
        <w:rPr>
          <w:rFonts w:ascii="Arial" w:eastAsia="굴림" w:hAnsi="Arial" w:cs="Arial"/>
          <w:sz w:val="22"/>
        </w:rPr>
        <w:t xml:space="preserve"> (10,000 Korean won) for purchasing (leasing) t</w:t>
      </w:r>
      <w:r w:rsidR="003B7411" w:rsidRPr="001D19F6">
        <w:rPr>
          <w:rFonts w:ascii="Arial" w:eastAsia="굴림" w:hAnsi="Arial" w:cs="Arial"/>
          <w:sz w:val="22"/>
        </w:rPr>
        <w:t>he medical assistance equipment</w:t>
      </w:r>
      <w:r w:rsidR="006E6B90" w:rsidRPr="001D19F6">
        <w:rPr>
          <w:rFonts w:ascii="Arial" w:eastAsia="굴림" w:hAnsi="Arial" w:cs="Arial"/>
          <w:sz w:val="22"/>
        </w:rPr>
        <w:t>. How much did you pay out-of-pocket? Also, how much did your relatives or p</w:t>
      </w:r>
      <w:r w:rsidR="00D11C46" w:rsidRPr="001D19F6">
        <w:rPr>
          <w:rFonts w:ascii="Arial" w:eastAsia="굴림" w:hAnsi="Arial" w:cs="Arial"/>
          <w:sz w:val="22"/>
        </w:rPr>
        <w:t>rivate health insurances pay on behalf of</w:t>
      </w:r>
      <w:r w:rsidR="006E6B90" w:rsidRPr="001D19F6">
        <w:rPr>
          <w:rFonts w:ascii="Arial" w:eastAsia="굴림" w:hAnsi="Arial" w:cs="Arial"/>
          <w:sz w:val="22"/>
        </w:rPr>
        <w:t xml:space="preserve"> you? Please include in the private health insurance category an</w:t>
      </w:r>
      <w:r w:rsidR="009728DC" w:rsidRPr="001D19F6">
        <w:rPr>
          <w:rFonts w:ascii="Arial" w:eastAsia="굴림" w:hAnsi="Arial" w:cs="Arial"/>
          <w:sz w:val="22"/>
        </w:rPr>
        <w:t>y payments that you made and were</w:t>
      </w:r>
      <w:r w:rsidR="006E6B90" w:rsidRPr="001D19F6">
        <w:rPr>
          <w:rFonts w:ascii="Arial" w:eastAsia="굴림" w:hAnsi="Arial" w:cs="Arial"/>
          <w:sz w:val="22"/>
        </w:rPr>
        <w:t xml:space="preserve"> reimbursed by private health insurances. (unit: 10,000 Korean won) Categories are </w:t>
      </w:r>
      <w:r w:rsidR="006E6B90" w:rsidRPr="001D19F6">
        <w:rPr>
          <w:rFonts w:ascii="굴림" w:eastAsia="굴림" w:hAnsi="굴림" w:cs="굴림" w:hint="eastAsia"/>
          <w:sz w:val="22"/>
        </w:rPr>
        <w:t>①</w:t>
      </w:r>
      <w:r w:rsidR="006E6B90" w:rsidRPr="001D19F6">
        <w:rPr>
          <w:rFonts w:ascii="Arial" w:eastAsia="굴림" w:hAnsi="Arial" w:cs="Arial"/>
          <w:sz w:val="22"/>
        </w:rPr>
        <w:t xml:space="preserve"> out-of-pocket payment</w:t>
      </w:r>
      <w:r w:rsidR="00BC1680" w:rsidRPr="001D19F6">
        <w:rPr>
          <w:rFonts w:ascii="Arial" w:eastAsia="굴림" w:hAnsi="Arial" w:cs="Arial"/>
          <w:sz w:val="22"/>
        </w:rPr>
        <w:t>s</w:t>
      </w:r>
      <w:r w:rsidRPr="001D19F6">
        <w:rPr>
          <w:rFonts w:ascii="Arial" w:eastAsia="굴림" w:hAnsi="Arial" w:cs="Arial"/>
          <w:sz w:val="22"/>
        </w:rPr>
        <w:t xml:space="preserve"> (C366</w:t>
      </w:r>
      <w:r w:rsidR="006E6B90" w:rsidRPr="001D19F6">
        <w:rPr>
          <w:rFonts w:ascii="Arial" w:eastAsia="굴림" w:hAnsi="Arial" w:cs="Arial"/>
          <w:sz w:val="22"/>
        </w:rPr>
        <w:t xml:space="preserve">a), </w:t>
      </w:r>
      <w:r w:rsidR="006E6B90" w:rsidRPr="001D19F6">
        <w:rPr>
          <w:rFonts w:ascii="굴림" w:eastAsia="굴림" w:hAnsi="굴림" w:cs="굴림" w:hint="eastAsia"/>
          <w:sz w:val="22"/>
        </w:rPr>
        <w:t>②</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by relatives incl</w:t>
      </w:r>
      <w:r w:rsidRPr="001D19F6">
        <w:rPr>
          <w:rFonts w:ascii="Arial" w:eastAsia="굴림" w:hAnsi="Arial" w:cs="Arial"/>
          <w:sz w:val="22"/>
        </w:rPr>
        <w:t>uding children and parents (C366</w:t>
      </w:r>
      <w:r w:rsidR="006E6B90" w:rsidRPr="001D19F6">
        <w:rPr>
          <w:rFonts w:ascii="Arial" w:eastAsia="굴림" w:hAnsi="Arial" w:cs="Arial"/>
          <w:sz w:val="22"/>
        </w:rPr>
        <w:t xml:space="preserve">b), </w:t>
      </w:r>
      <w:r w:rsidR="006E6B90" w:rsidRPr="001D19F6">
        <w:rPr>
          <w:rFonts w:ascii="굴림" w:eastAsia="굴림" w:hAnsi="굴림" w:cs="굴림" w:hint="eastAsia"/>
          <w:sz w:val="22"/>
        </w:rPr>
        <w:t>③</w:t>
      </w:r>
      <w:r w:rsidR="006E6B90" w:rsidRPr="001D19F6">
        <w:rPr>
          <w:rFonts w:ascii="Arial" w:eastAsia="굴림" w:hAnsi="Arial" w:cs="Arial"/>
          <w:sz w:val="22"/>
        </w:rPr>
        <w:t xml:space="preserve"> payment</w:t>
      </w:r>
      <w:r w:rsidR="00BC1680" w:rsidRPr="001D19F6">
        <w:rPr>
          <w:rFonts w:ascii="Arial" w:eastAsia="굴림" w:hAnsi="Arial" w:cs="Arial"/>
          <w:sz w:val="22"/>
        </w:rPr>
        <w:t>s</w:t>
      </w:r>
      <w:r w:rsidR="006E6B90" w:rsidRPr="001D19F6">
        <w:rPr>
          <w:rFonts w:ascii="Arial" w:eastAsia="굴림" w:hAnsi="Arial" w:cs="Arial"/>
          <w:sz w:val="22"/>
        </w:rPr>
        <w:t xml:space="preserve"> reimbursed by</w:t>
      </w:r>
      <w:r w:rsidRPr="001D19F6">
        <w:rPr>
          <w:rFonts w:ascii="Arial" w:eastAsia="굴림" w:hAnsi="Arial" w:cs="Arial"/>
          <w:sz w:val="22"/>
        </w:rPr>
        <w:t xml:space="preserve"> private health insurances (C366</w:t>
      </w:r>
      <w:r w:rsidR="006E6B90" w:rsidRPr="001D19F6">
        <w:rPr>
          <w:rFonts w:ascii="Arial" w:eastAsia="굴림" w:hAnsi="Arial" w:cs="Arial"/>
          <w:sz w:val="22"/>
        </w:rPr>
        <w:t>c).</w:t>
      </w:r>
    </w:p>
    <w:p w14:paraId="5EDC4A99" w14:textId="77777777" w:rsidR="006E6B90" w:rsidRPr="001D19F6" w:rsidRDefault="009947CC" w:rsidP="006C4B40">
      <w:pPr>
        <w:wordWrap/>
        <w:spacing w:line="360" w:lineRule="auto"/>
        <w:rPr>
          <w:rFonts w:ascii="Arial" w:eastAsia="굴림" w:hAnsi="Arial" w:cs="Arial"/>
          <w:bCs/>
          <w:kern w:val="0"/>
          <w:sz w:val="22"/>
        </w:rPr>
      </w:pPr>
      <w:r w:rsidRPr="001D19F6">
        <w:rPr>
          <w:rFonts w:ascii="Arial" w:eastAsia="굴림" w:hAnsi="Arial" w:cs="Arial"/>
          <w:sz w:val="22"/>
        </w:rPr>
        <w:t>[IWER: The sum of all items must be equal to [</w:t>
      </w:r>
      <w:r w:rsidR="006959A8" w:rsidRPr="001D19F6">
        <w:rPr>
          <w:rFonts w:ascii="Arial" w:eastAsia="굴림" w:hAnsi="Arial" w:cs="Arial"/>
          <w:bCs/>
          <w:kern w:val="0"/>
          <w:sz w:val="22"/>
        </w:rPr>
        <w:t>C365</w:t>
      </w:r>
      <w:r w:rsidR="002E5BEA" w:rsidRPr="001D19F6">
        <w:rPr>
          <w:rFonts w:ascii="Arial" w:eastAsia="굴림" w:hAnsi="Arial" w:cs="Arial"/>
          <w:bCs/>
          <w:kern w:val="0"/>
          <w:sz w:val="22"/>
        </w:rPr>
        <w:t>] MW</w:t>
      </w:r>
      <w:r w:rsidRPr="001D19F6">
        <w:rPr>
          <w:rFonts w:ascii="Arial" w:eastAsia="굴림" w:hAnsi="Arial" w:cs="Arial"/>
          <w:bCs/>
          <w:kern w:val="0"/>
          <w:sz w:val="22"/>
        </w:rPr>
        <w:t>]</w:t>
      </w:r>
    </w:p>
    <w:p w14:paraId="4426A7EC" w14:textId="77777777" w:rsidR="002E5BEA" w:rsidRPr="001D19F6" w:rsidRDefault="002E5BEA" w:rsidP="006C4B40">
      <w:pPr>
        <w:wordWrap/>
        <w:spacing w:line="360" w:lineRule="auto"/>
        <w:rPr>
          <w:rFonts w:ascii="Arial" w:eastAsia="굴림" w:hAnsi="Arial" w:cs="Arial"/>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
        <w:gridCol w:w="5407"/>
        <w:gridCol w:w="2825"/>
      </w:tblGrid>
      <w:tr w:rsidR="00D063AA" w:rsidRPr="001D19F6" w14:paraId="5158A6A7" w14:textId="77777777" w:rsidTr="00F5398C">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04E87F"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5808DB"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042AE4CF"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0FE407D"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C366</w:t>
            </w:r>
            <w:r w:rsidR="006E6B90" w:rsidRPr="001D19F6">
              <w:rPr>
                <w:rFonts w:ascii="Arial" w:eastAsia="굴림" w:hAnsi="Arial" w:cs="Arial"/>
                <w:sz w:val="22"/>
              </w:rPr>
              <w:t>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FCE3DC"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w:t>
            </w:r>
            <w:r w:rsidR="00BC1680" w:rsidRPr="001D19F6">
              <w:rPr>
                <w:rFonts w:ascii="Arial" w:eastAsia="굴림" w:hAnsi="Arial" w:cs="Arial"/>
                <w:sz w:val="22"/>
              </w:rPr>
              <w: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BE50B4" w14:textId="77777777" w:rsidR="006E6B90" w:rsidRPr="001D19F6" w:rsidRDefault="006E6B90" w:rsidP="00D518FF">
            <w:pPr>
              <w:wordWrap/>
              <w:jc w:val="center"/>
              <w:rPr>
                <w:rFonts w:ascii="Arial" w:eastAsia="굴림" w:hAnsi="Arial" w:cs="Arial"/>
                <w:sz w:val="22"/>
              </w:rPr>
            </w:pPr>
          </w:p>
        </w:tc>
      </w:tr>
      <w:tr w:rsidR="00D063AA" w:rsidRPr="001D19F6" w14:paraId="60DBF95B"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987D63"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C366</w:t>
            </w:r>
            <w:r w:rsidR="006E6B90" w:rsidRPr="001D19F6">
              <w:rPr>
                <w:rFonts w:ascii="Arial" w:eastAsia="굴림" w:hAnsi="Arial" w:cs="Arial"/>
                <w:sz w:val="22"/>
              </w:rPr>
              <w:t>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10F34E8"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F6D5829" w14:textId="77777777" w:rsidR="006E6B90" w:rsidRPr="001D19F6" w:rsidRDefault="006E6B90" w:rsidP="00D518FF">
            <w:pPr>
              <w:wordWrap/>
              <w:jc w:val="center"/>
              <w:rPr>
                <w:rFonts w:ascii="Arial" w:eastAsia="굴림" w:hAnsi="Arial" w:cs="Arial"/>
                <w:sz w:val="22"/>
              </w:rPr>
            </w:pPr>
          </w:p>
        </w:tc>
      </w:tr>
      <w:tr w:rsidR="00D063AA" w:rsidRPr="001D19F6" w14:paraId="6A4AA2FD" w14:textId="77777777" w:rsidTr="00F5398C">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1FA02E7"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C366</w:t>
            </w:r>
            <w:r w:rsidR="006E6B90" w:rsidRPr="001D19F6">
              <w:rPr>
                <w:rFonts w:ascii="Arial" w:eastAsia="굴림" w:hAnsi="Arial" w:cs="Arial"/>
                <w:sz w:val="22"/>
              </w:rPr>
              <w:t>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F4E58DF" w14:textId="77777777" w:rsidR="006E6B90" w:rsidRPr="001D19F6" w:rsidRDefault="006E6B90" w:rsidP="0086661D">
            <w:pPr>
              <w:wordWrap/>
              <w:ind w:firstLineChars="50" w:firstLine="110"/>
              <w:jc w:val="left"/>
              <w:rPr>
                <w:rFonts w:ascii="Arial" w:eastAsia="굴림" w:hAnsi="Arial" w:cs="Arial"/>
                <w:sz w:val="22"/>
              </w:rPr>
            </w:pPr>
            <w:r w:rsidRPr="001D19F6">
              <w:rPr>
                <w:rFonts w:ascii="Arial" w:eastAsia="굴림" w:hAnsi="Arial" w:cs="Arial"/>
                <w:sz w:val="22"/>
              </w:rPr>
              <w:t>Payment</w:t>
            </w:r>
            <w:r w:rsidR="00BC1680" w:rsidRPr="001D19F6">
              <w:rPr>
                <w:rFonts w:ascii="Arial" w:eastAsia="굴림" w:hAnsi="Arial" w:cs="Arial"/>
                <w:sz w:val="22"/>
              </w:rPr>
              <w:t>s</w:t>
            </w:r>
            <w:r w:rsidRPr="001D19F6">
              <w:rPr>
                <w:rFonts w:ascii="Arial" w:eastAsia="굴림" w:hAnsi="Arial" w:cs="Arial"/>
                <w:sz w:val="22"/>
              </w:rPr>
              <w:t xml:space="preserve">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BB42DB8" w14:textId="77777777" w:rsidR="006E6B90" w:rsidRPr="001D19F6" w:rsidRDefault="006E6B90" w:rsidP="00D518FF">
            <w:pPr>
              <w:wordWrap/>
              <w:jc w:val="center"/>
              <w:rPr>
                <w:rFonts w:ascii="Arial" w:eastAsia="굴림" w:hAnsi="Arial" w:cs="Arial"/>
                <w:sz w:val="22"/>
              </w:rPr>
            </w:pPr>
          </w:p>
        </w:tc>
      </w:tr>
      <w:tr w:rsidR="00D063AA" w:rsidRPr="001D19F6" w14:paraId="004BC224" w14:textId="77777777" w:rsidTr="00F5398C">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C5BB820" w14:textId="77777777" w:rsidR="006E6B90" w:rsidRPr="001D19F6" w:rsidRDefault="006E6B90" w:rsidP="00D518FF">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5B372E5" w14:textId="77777777" w:rsidR="006E6B90" w:rsidRPr="001D19F6" w:rsidRDefault="006959A8" w:rsidP="00D518FF">
            <w:pPr>
              <w:wordWrap/>
              <w:jc w:val="center"/>
              <w:rPr>
                <w:rFonts w:ascii="Arial" w:eastAsia="굴림" w:hAnsi="Arial" w:cs="Arial"/>
                <w:sz w:val="22"/>
              </w:rPr>
            </w:pPr>
            <w:r w:rsidRPr="001D19F6">
              <w:rPr>
                <w:rFonts w:ascii="Arial" w:eastAsia="굴림" w:hAnsi="Arial" w:cs="Arial"/>
                <w:sz w:val="22"/>
              </w:rPr>
              <w:t>[C365</w:t>
            </w:r>
            <w:r w:rsidR="006E6B90" w:rsidRPr="001D19F6">
              <w:rPr>
                <w:rFonts w:ascii="Arial" w:eastAsia="굴림" w:hAnsi="Arial" w:cs="Arial"/>
                <w:sz w:val="22"/>
              </w:rPr>
              <w:t>] MW</w:t>
            </w:r>
          </w:p>
        </w:tc>
      </w:tr>
    </w:tbl>
    <w:p w14:paraId="756397CC" w14:textId="77777777" w:rsidR="006824AC" w:rsidRPr="001D19F6" w:rsidRDefault="006824AC" w:rsidP="006E6B90">
      <w:pPr>
        <w:wordWrap/>
        <w:spacing w:line="360" w:lineRule="auto"/>
        <w:jc w:val="left"/>
        <w:rPr>
          <w:rFonts w:ascii="Arial" w:eastAsia="굴림" w:hAnsi="Arial" w:cs="Arial"/>
          <w:sz w:val="22"/>
        </w:rPr>
      </w:pPr>
    </w:p>
    <w:p w14:paraId="08C35A36"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C3</w:t>
      </w:r>
      <w:r w:rsidR="006959A8" w:rsidRPr="001D19F6">
        <w:rPr>
          <w:rFonts w:ascii="Arial" w:eastAsia="굴림" w:hAnsi="Arial" w:cs="Arial"/>
          <w:sz w:val="22"/>
        </w:rPr>
        <w:t>67</w:t>
      </w:r>
      <w:r w:rsidRPr="001D19F6">
        <w:rPr>
          <w:rFonts w:ascii="Arial" w:eastAsia="굴림" w:hAnsi="Arial" w:cs="Arial"/>
          <w:sz w:val="22"/>
        </w:rPr>
        <w:t xml:space="preserve">. [IWER: How often did R receive assistance </w:t>
      </w:r>
      <w:r w:rsidR="009728DC" w:rsidRPr="001D19F6">
        <w:rPr>
          <w:rFonts w:ascii="Arial" w:eastAsia="굴림" w:hAnsi="Arial" w:cs="Arial"/>
          <w:sz w:val="22"/>
        </w:rPr>
        <w:t xml:space="preserve">in answering </w:t>
      </w:r>
      <w:r w:rsidRPr="001D19F6">
        <w:rPr>
          <w:rFonts w:ascii="Arial" w:eastAsia="굴림" w:hAnsi="Arial" w:cs="Arial"/>
          <w:sz w:val="22"/>
        </w:rPr>
        <w:t>section C3–HEALTH INSURANCE AND SERVICES?]</w:t>
      </w:r>
    </w:p>
    <w:p w14:paraId="49687719" w14:textId="77777777" w:rsidR="006E6B90" w:rsidRPr="001D19F6" w:rsidRDefault="006E6B90" w:rsidP="00F14BA4">
      <w:pPr>
        <w:pStyle w:val="a6"/>
        <w:numPr>
          <w:ilvl w:val="0"/>
          <w:numId w:val="388"/>
        </w:numPr>
        <w:wordWrap/>
        <w:spacing w:line="360" w:lineRule="auto"/>
        <w:ind w:leftChars="0"/>
        <w:jc w:val="left"/>
        <w:rPr>
          <w:rFonts w:ascii="Arial" w:eastAsia="굴림" w:hAnsi="Arial" w:cs="Arial"/>
          <w:sz w:val="22"/>
        </w:rPr>
      </w:pPr>
      <w:r w:rsidRPr="001D19F6">
        <w:rPr>
          <w:rFonts w:ascii="Arial" w:eastAsia="굴림" w:hAnsi="Arial" w:cs="Arial"/>
          <w:sz w:val="22"/>
        </w:rPr>
        <w:t>Never</w:t>
      </w:r>
      <w:r w:rsidR="002E5BEA" w:rsidRPr="001D19F6">
        <w:rPr>
          <w:rFonts w:ascii="Arial" w:eastAsia="굴림" w:hAnsi="Arial" w:cs="Arial"/>
          <w:sz w:val="22"/>
        </w:rPr>
        <w:tab/>
      </w:r>
      <w:r w:rsidR="002E5BEA" w:rsidRPr="001D19F6">
        <w:rPr>
          <w:rFonts w:ascii="Arial" w:eastAsia="굴림" w:hAnsi="Arial" w:cs="Arial"/>
          <w:sz w:val="22"/>
        </w:rPr>
        <w:tab/>
      </w:r>
      <w:r w:rsidR="002E5BEA" w:rsidRPr="001D19F6">
        <w:rPr>
          <w:rFonts w:ascii="Arial" w:eastAsia="굴림" w:hAnsi="Arial" w:cs="Arial"/>
          <w:sz w:val="22"/>
        </w:rPr>
        <w:tab/>
      </w:r>
      <w:r w:rsidR="000F10FB" w:rsidRPr="001D19F6">
        <w:rPr>
          <w:rFonts w:ascii="Arial" w:eastAsia="굴림" w:hAnsi="Arial" w:cs="Arial"/>
          <w:sz w:val="22"/>
        </w:rPr>
        <w:t>→Go to section C4.</w:t>
      </w:r>
    </w:p>
    <w:p w14:paraId="47ADDDBD" w14:textId="77777777" w:rsidR="006E6B90" w:rsidRPr="001D19F6" w:rsidRDefault="006E6B90" w:rsidP="00F14BA4">
      <w:pPr>
        <w:pStyle w:val="a6"/>
        <w:numPr>
          <w:ilvl w:val="0"/>
          <w:numId w:val="388"/>
        </w:numPr>
        <w:wordWrap/>
        <w:spacing w:line="360" w:lineRule="auto"/>
        <w:ind w:leftChars="0"/>
        <w:jc w:val="left"/>
        <w:rPr>
          <w:rFonts w:ascii="Arial" w:eastAsia="굴림" w:hAnsi="Arial" w:cs="Arial"/>
          <w:sz w:val="22"/>
        </w:rPr>
      </w:pPr>
      <w:r w:rsidRPr="001D19F6">
        <w:rPr>
          <w:rFonts w:ascii="Arial" w:eastAsia="굴림" w:hAnsi="Arial" w:cs="Arial"/>
          <w:sz w:val="22"/>
        </w:rPr>
        <w:t>A few times</w:t>
      </w:r>
      <w:r w:rsidR="002E5BEA" w:rsidRPr="001D19F6">
        <w:rPr>
          <w:rFonts w:ascii="Arial" w:eastAsia="굴림" w:hAnsi="Arial" w:cs="Arial"/>
          <w:sz w:val="22"/>
        </w:rPr>
        <w:tab/>
      </w:r>
      <w:r w:rsidR="002E5BEA" w:rsidRPr="001D19F6">
        <w:rPr>
          <w:rFonts w:ascii="Arial" w:eastAsia="굴림" w:hAnsi="Arial" w:cs="Arial"/>
          <w:sz w:val="22"/>
        </w:rPr>
        <w:tab/>
      </w:r>
      <w:r w:rsidR="000F10FB" w:rsidRPr="001D19F6">
        <w:rPr>
          <w:rFonts w:ascii="Arial" w:eastAsia="굴림" w:hAnsi="Arial" w:cs="Arial"/>
          <w:sz w:val="22"/>
        </w:rPr>
        <w:t>→Go to section C4.</w:t>
      </w:r>
    </w:p>
    <w:p w14:paraId="74206576" w14:textId="77777777" w:rsidR="006E6B90" w:rsidRPr="001D19F6" w:rsidRDefault="006E6B90" w:rsidP="00F14BA4">
      <w:pPr>
        <w:pStyle w:val="a6"/>
        <w:numPr>
          <w:ilvl w:val="0"/>
          <w:numId w:val="388"/>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Most or all </w:t>
      </w:r>
      <w:r w:rsidR="009728DC" w:rsidRPr="001D19F6">
        <w:rPr>
          <w:rFonts w:ascii="Arial" w:eastAsia="굴림" w:hAnsi="Arial" w:cs="Arial"/>
          <w:sz w:val="22"/>
        </w:rPr>
        <w:t xml:space="preserve">of </w:t>
      </w:r>
      <w:r w:rsidRPr="001D19F6">
        <w:rPr>
          <w:rFonts w:ascii="Arial" w:eastAsia="굴림" w:hAnsi="Arial" w:cs="Arial"/>
          <w:sz w:val="22"/>
        </w:rPr>
        <w:t>the time</w:t>
      </w:r>
      <w:r w:rsidR="002E5BEA" w:rsidRPr="001D19F6">
        <w:rPr>
          <w:rFonts w:ascii="Arial" w:eastAsia="굴림" w:hAnsi="Arial" w:cs="Arial"/>
          <w:sz w:val="22"/>
        </w:rPr>
        <w:tab/>
      </w:r>
      <w:r w:rsidR="000F10FB" w:rsidRPr="001D19F6">
        <w:rPr>
          <w:rFonts w:ascii="Arial" w:eastAsia="굴림" w:hAnsi="Arial" w:cs="Arial"/>
          <w:sz w:val="22"/>
        </w:rPr>
        <w:t>→Go to section C4.</w:t>
      </w:r>
    </w:p>
    <w:p w14:paraId="19E15CDA" w14:textId="77777777" w:rsidR="006E6B90" w:rsidRPr="001D19F6" w:rsidRDefault="001A4A44" w:rsidP="00F14BA4">
      <w:pPr>
        <w:pStyle w:val="a6"/>
        <w:numPr>
          <w:ilvl w:val="0"/>
          <w:numId w:val="388"/>
        </w:numPr>
        <w:wordWrap/>
        <w:spacing w:line="360" w:lineRule="auto"/>
        <w:ind w:leftChars="0"/>
        <w:jc w:val="left"/>
        <w:rPr>
          <w:rFonts w:ascii="Arial" w:eastAsia="굴림" w:hAnsi="Arial" w:cs="Arial"/>
          <w:sz w:val="22"/>
        </w:rPr>
      </w:pPr>
      <w:r w:rsidRPr="001D19F6">
        <w:rPr>
          <w:rFonts w:ascii="Arial" w:eastAsia="굴림" w:hAnsi="Arial" w:cs="Arial"/>
          <w:sz w:val="22"/>
        </w:rPr>
        <w:t>T</w:t>
      </w:r>
      <w:r w:rsidR="006E6B90" w:rsidRPr="001D19F6">
        <w:rPr>
          <w:rFonts w:ascii="Arial" w:eastAsia="굴림" w:hAnsi="Arial" w:cs="Arial"/>
          <w:sz w:val="22"/>
        </w:rPr>
        <w:t>he section</w:t>
      </w:r>
      <w:r w:rsidR="009728DC" w:rsidRPr="001D19F6">
        <w:rPr>
          <w:rFonts w:ascii="Arial" w:eastAsia="굴림" w:hAnsi="Arial" w:cs="Arial"/>
          <w:sz w:val="22"/>
        </w:rPr>
        <w:t xml:space="preserve"> was done by a proxy respondent</w:t>
      </w:r>
      <w:r w:rsidR="006E6B90" w:rsidRPr="001D19F6">
        <w:rPr>
          <w:rFonts w:ascii="Arial" w:eastAsia="굴림" w:hAnsi="Arial" w:cs="Arial"/>
          <w:sz w:val="22"/>
        </w:rPr>
        <w:t>.</w:t>
      </w:r>
    </w:p>
    <w:p w14:paraId="75B3C9C5" w14:textId="77777777" w:rsidR="001A4A44" w:rsidRPr="001D19F6" w:rsidRDefault="001A4A44" w:rsidP="001A4A44">
      <w:pPr>
        <w:pStyle w:val="a6"/>
        <w:wordWrap/>
        <w:spacing w:line="360" w:lineRule="auto"/>
        <w:ind w:leftChars="0" w:left="360"/>
        <w:jc w:val="left"/>
        <w:rPr>
          <w:rFonts w:ascii="Arial" w:eastAsia="굴림" w:hAnsi="Arial" w:cs="Arial"/>
          <w:sz w:val="22"/>
        </w:rPr>
      </w:pPr>
    </w:p>
    <w:p w14:paraId="0D507BB6" w14:textId="77777777" w:rsidR="002E5BEA" w:rsidRPr="001D19F6" w:rsidRDefault="006959A8" w:rsidP="002E5BEA">
      <w:pPr>
        <w:wordWrap/>
        <w:adjustRightInd w:val="0"/>
        <w:spacing w:line="360" w:lineRule="auto"/>
        <w:rPr>
          <w:rFonts w:ascii="Arial" w:eastAsia="굴림" w:hAnsi="Arial" w:cs="Arial"/>
          <w:kern w:val="0"/>
          <w:sz w:val="22"/>
        </w:rPr>
      </w:pPr>
      <w:r w:rsidRPr="001D19F6">
        <w:rPr>
          <w:rFonts w:ascii="Arial" w:eastAsia="굴림" w:hAnsi="Arial" w:cs="Arial"/>
          <w:sz w:val="22"/>
        </w:rPr>
        <w:t>C368</w:t>
      </w:r>
      <w:r w:rsidR="006E6B90" w:rsidRPr="001D19F6">
        <w:rPr>
          <w:rFonts w:ascii="Arial" w:eastAsia="굴림" w:hAnsi="Arial" w:cs="Arial"/>
          <w:sz w:val="22"/>
        </w:rPr>
        <w:t xml:space="preserve">. </w:t>
      </w:r>
      <w:r w:rsidR="002E5BEA" w:rsidRPr="001D19F6">
        <w:rPr>
          <w:rFonts w:ascii="Arial" w:eastAsia="굴림" w:hAnsi="Arial" w:cs="Arial"/>
          <w:kern w:val="0"/>
          <w:sz w:val="22"/>
        </w:rPr>
        <w:t xml:space="preserve">If done by a proxy respondent, what is the proxy’s relationship to R? Please answer in view of the proxy </w:t>
      </w:r>
    </w:p>
    <w:p w14:paraId="63A6B361"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0D3C8E45"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672AB479"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6C5A63C4"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62B23FED"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Father-in-law</w:t>
      </w:r>
    </w:p>
    <w:p w14:paraId="6B4B4C53"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42BBF534"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3FBA98D8"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74865ED9"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61F19681"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0C27AD74"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693605C4" w14:textId="77777777" w:rsidR="002E5BEA" w:rsidRPr="001D19F6" w:rsidRDefault="002E5BEA" w:rsidP="00F14BA4">
      <w:pPr>
        <w:pStyle w:val="a6"/>
        <w:numPr>
          <w:ilvl w:val="0"/>
          <w:numId w:val="387"/>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58882D1B" w14:textId="77777777" w:rsidR="000F5E78" w:rsidRDefault="006E6B90" w:rsidP="001701AC">
      <w:pPr>
        <w:wordWrap/>
        <w:spacing w:line="360" w:lineRule="auto"/>
        <w:jc w:val="left"/>
        <w:rPr>
          <w:rFonts w:ascii="Arial" w:eastAsia="굴림" w:hAnsi="Arial" w:cs="Arial"/>
          <w:sz w:val="22"/>
        </w:rPr>
      </w:pPr>
      <w:r w:rsidRPr="001D19F6">
        <w:rPr>
          <w:rFonts w:ascii="Arial" w:eastAsia="굴림" w:hAnsi="Arial" w:cs="Arial"/>
          <w:sz w:val="22"/>
        </w:rPr>
        <w:t>→Go to section C4.</w:t>
      </w:r>
    </w:p>
    <w:p w14:paraId="7B375D24" w14:textId="77777777" w:rsidR="001701AC" w:rsidRDefault="001701AC" w:rsidP="001701AC">
      <w:pPr>
        <w:wordWrap/>
        <w:spacing w:line="360" w:lineRule="auto"/>
        <w:jc w:val="left"/>
        <w:rPr>
          <w:rFonts w:ascii="Arial" w:eastAsia="굴림" w:hAnsi="Arial" w:cs="Arial"/>
          <w:sz w:val="22"/>
        </w:rPr>
      </w:pPr>
    </w:p>
    <w:p w14:paraId="15FD2358" w14:textId="77777777" w:rsidR="001701AC" w:rsidRDefault="001701AC" w:rsidP="001701AC">
      <w:pPr>
        <w:wordWrap/>
        <w:spacing w:line="360" w:lineRule="auto"/>
        <w:jc w:val="left"/>
        <w:rPr>
          <w:rFonts w:ascii="Arial" w:eastAsia="굴림" w:hAnsi="Arial" w:cs="Arial"/>
          <w:sz w:val="22"/>
        </w:rPr>
      </w:pPr>
    </w:p>
    <w:p w14:paraId="2B41A4C9" w14:textId="77777777" w:rsidR="0092474D" w:rsidRDefault="0092474D" w:rsidP="001701AC">
      <w:pPr>
        <w:wordWrap/>
        <w:spacing w:line="360" w:lineRule="auto"/>
        <w:jc w:val="left"/>
        <w:rPr>
          <w:rFonts w:ascii="Arial" w:eastAsia="굴림" w:hAnsi="Arial" w:cs="Arial"/>
          <w:sz w:val="22"/>
        </w:rPr>
      </w:pPr>
    </w:p>
    <w:p w14:paraId="105B873E" w14:textId="77777777" w:rsidR="0092474D" w:rsidRPr="007F4510" w:rsidDel="00CB1D93" w:rsidRDefault="0092474D">
      <w:pPr>
        <w:rPr>
          <w:del w:id="2129" w:author="Keis" w:date="2023-04-11T21:36:00Z"/>
          <w:rFonts w:ascii="Arial" w:eastAsia="굴림" w:hAnsi="Arial" w:cs="Arial"/>
          <w:sz w:val="22"/>
          <w:rPrChange w:id="2130" w:author="Keis" w:date="2024-09-13T16:10:00Z">
            <w:rPr>
              <w:del w:id="2131" w:author="Keis" w:date="2023-04-11T21:36:00Z"/>
            </w:rPr>
          </w:rPrChange>
        </w:rPr>
        <w:pPrChange w:id="2132" w:author="Keis" w:date="2024-09-13T16:10:00Z">
          <w:pPr>
            <w:wordWrap/>
            <w:spacing w:line="360" w:lineRule="auto"/>
            <w:jc w:val="left"/>
          </w:pPr>
        </w:pPrChange>
      </w:pPr>
    </w:p>
    <w:p w14:paraId="22600F4C" w14:textId="77777777" w:rsidR="006E6B90" w:rsidRPr="001D19F6" w:rsidDel="00CB1D93" w:rsidRDefault="00247D84">
      <w:pPr>
        <w:rPr>
          <w:del w:id="2133" w:author="Keis" w:date="2023-04-11T21:36:00Z"/>
        </w:rPr>
        <w:pPrChange w:id="2134" w:author="Keis" w:date="2024-09-13T16:10:00Z">
          <w:pPr>
            <w:wordWrap/>
          </w:pPr>
        </w:pPrChange>
      </w:pPr>
      <w:del w:id="2135" w:author="Keis" w:date="2023-04-11T21:36:00Z">
        <w:r w:rsidRPr="001D19F6" w:rsidDel="00CB1D93">
          <w:rPr>
            <w:noProof/>
          </w:rPr>
          <mc:AlternateContent>
            <mc:Choice Requires="wps">
              <w:drawing>
                <wp:anchor distT="0" distB="0" distL="114300" distR="114300" simplePos="0" relativeHeight="251649536" behindDoc="0" locked="0" layoutInCell="1" allowOverlap="1" wp14:anchorId="60525F25" wp14:editId="5318E7E8">
                  <wp:simplePos x="0" y="0"/>
                  <wp:positionH relativeFrom="column">
                    <wp:align>center</wp:align>
                  </wp:positionH>
                  <wp:positionV relativeFrom="paragraph">
                    <wp:posOffset>2540</wp:posOffset>
                  </wp:positionV>
                  <wp:extent cx="5819775" cy="629285"/>
                  <wp:effectExtent l="0" t="0" r="28575" b="37465"/>
                  <wp:wrapNone/>
                  <wp:docPr id="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BF16341" w14:textId="77777777" w:rsidR="00706C18" w:rsidRPr="003A6C5D" w:rsidRDefault="00706C18" w:rsidP="003A6C5D">
                              <w:pPr>
                                <w:pStyle w:val="11"/>
                                <w:jc w:val="center"/>
                                <w:rPr>
                                  <w:rFonts w:ascii="Arial" w:hAnsi="Arial" w:cs="Arial"/>
                                  <w:b/>
                                  <w:sz w:val="32"/>
                                  <w:szCs w:val="32"/>
                                </w:rPr>
                              </w:pPr>
                              <w:bookmarkStart w:id="2136" w:name="_Toc483216624"/>
                              <w:bookmarkStart w:id="2137" w:name="_Toc487461337"/>
                              <w:bookmarkStart w:id="2138" w:name="_Toc487647338"/>
                              <w:r w:rsidRPr="003A6C5D">
                                <w:rPr>
                                  <w:rFonts w:ascii="Arial" w:hAnsi="Arial" w:cs="Arial"/>
                                  <w:b/>
                                  <w:sz w:val="32"/>
                                  <w:szCs w:val="32"/>
                                </w:rPr>
                                <w:t>C4. COGNITION</w:t>
                              </w:r>
                              <w:bookmarkEnd w:id="2136"/>
                              <w:bookmarkEnd w:id="2137"/>
                              <w:bookmarkEnd w:id="2138"/>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525F25" id="Rectangle 31" o:spid="_x0000_s1034" style="position:absolute;left:0;text-align:left;margin-left:0;margin-top:.2pt;width:458.25pt;height:49.55pt;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" fillcolor="#95b3d7 [1940]" strokecolor="#95b3d7 [1940]" strokeweight="1pt">
                  <v:fill color2="#dbe5f1 [660]" angle="135" focus="50%" type="gradient"/>
                  <v:shadow on="t" color="#243f60 [1604]" opacity=".5" offset="1pt"/>
                  <v:textbox>
                    <w:txbxContent>
                      <w:p w14:paraId="4BF16341" w14:textId="77777777" w:rsidR="00706C18" w:rsidRPr="003A6C5D" w:rsidRDefault="00706C18" w:rsidP="003A6C5D">
                        <w:pPr>
                          <w:pStyle w:val="11"/>
                          <w:jc w:val="center"/>
                          <w:rPr>
                            <w:rFonts w:ascii="Arial" w:hAnsi="Arial" w:cs="Arial"/>
                            <w:b/>
                            <w:sz w:val="32"/>
                            <w:szCs w:val="32"/>
                          </w:rPr>
                        </w:pPr>
                        <w:bookmarkStart w:id="2139" w:name="_Toc483216624"/>
                        <w:bookmarkStart w:id="2140" w:name="_Toc487461337"/>
                        <w:bookmarkStart w:id="2141" w:name="_Toc487647338"/>
                        <w:r w:rsidRPr="003A6C5D">
                          <w:rPr>
                            <w:rFonts w:ascii="Arial" w:hAnsi="Arial" w:cs="Arial"/>
                            <w:b/>
                            <w:sz w:val="32"/>
                            <w:szCs w:val="32"/>
                          </w:rPr>
                          <w:t>C4. COGNITION</w:t>
                        </w:r>
                        <w:bookmarkEnd w:id="2139"/>
                        <w:bookmarkEnd w:id="2140"/>
                        <w:bookmarkEnd w:id="2141"/>
                      </w:p>
                    </w:txbxContent>
                  </v:textbox>
                </v:rect>
              </w:pict>
            </mc:Fallback>
          </mc:AlternateContent>
        </w:r>
      </w:del>
    </w:p>
    <w:p w14:paraId="5A378BCF" w14:textId="77777777" w:rsidR="006E6B90" w:rsidRPr="001D19F6" w:rsidDel="00CB1D93" w:rsidRDefault="006E6B90">
      <w:pPr>
        <w:rPr>
          <w:del w:id="2142" w:author="Keis" w:date="2023-04-11T21:36:00Z"/>
        </w:rPr>
        <w:pPrChange w:id="2143" w:author="Keis" w:date="2024-09-13T16:10:00Z">
          <w:pPr>
            <w:wordWrap/>
            <w:jc w:val="center"/>
          </w:pPr>
        </w:pPrChange>
      </w:pPr>
    </w:p>
    <w:p w14:paraId="1FFB5CB1" w14:textId="77777777" w:rsidR="006E6B90" w:rsidRPr="001D19F6" w:rsidDel="00CB1D93" w:rsidRDefault="006E6B90">
      <w:pPr>
        <w:rPr>
          <w:del w:id="2144" w:author="Keis" w:date="2023-04-11T21:36:00Z"/>
        </w:rPr>
        <w:pPrChange w:id="2145" w:author="Keis" w:date="2024-09-13T16:10:00Z">
          <w:pPr>
            <w:wordWrap/>
            <w:jc w:val="center"/>
          </w:pPr>
        </w:pPrChange>
      </w:pPr>
    </w:p>
    <w:p w14:paraId="091FB9A3" w14:textId="77777777" w:rsidR="006E6B90" w:rsidRPr="001D19F6" w:rsidDel="00CB1D93" w:rsidRDefault="006E6B90">
      <w:pPr>
        <w:rPr>
          <w:del w:id="2146" w:author="Keis" w:date="2023-04-11T21:36:00Z"/>
        </w:rPr>
        <w:pPrChange w:id="2147" w:author="Keis" w:date="2024-09-13T16:10:00Z">
          <w:pPr>
            <w:wordWrap/>
            <w:jc w:val="center"/>
          </w:pPr>
        </w:pPrChange>
      </w:pPr>
    </w:p>
    <w:p w14:paraId="212152B2" w14:textId="77777777" w:rsidR="006E6B90" w:rsidRPr="001D19F6" w:rsidDel="00CB1D93" w:rsidRDefault="006E6B90">
      <w:pPr>
        <w:rPr>
          <w:del w:id="2148" w:author="Keis" w:date="2023-04-11T21:36:00Z"/>
        </w:rPr>
        <w:pPrChange w:id="2149" w:author="Keis" w:date="2024-09-13T16:10:00Z">
          <w:pPr>
            <w:wordWrap/>
            <w:spacing w:line="360" w:lineRule="auto"/>
            <w:jc w:val="left"/>
          </w:pPr>
        </w:pPrChange>
      </w:pPr>
    </w:p>
    <w:p w14:paraId="166E3E26" w14:textId="77777777" w:rsidR="006E6B90" w:rsidRPr="001D19F6" w:rsidDel="00CB1D93" w:rsidRDefault="006E6B90">
      <w:pPr>
        <w:rPr>
          <w:del w:id="2150" w:author="Keis" w:date="2023-04-11T21:36:00Z"/>
        </w:rPr>
        <w:pPrChange w:id="2151" w:author="Keis" w:date="2024-09-13T16:10:00Z">
          <w:pPr>
            <w:wordWrap/>
            <w:spacing w:line="360" w:lineRule="auto"/>
            <w:jc w:val="left"/>
          </w:pPr>
        </w:pPrChange>
      </w:pPr>
      <w:del w:id="2152" w:author="Keis" w:date="2023-04-11T21:36:00Z">
        <w:r w:rsidRPr="001D19F6" w:rsidDel="00CB1D93">
          <w:delText>C</w:delText>
        </w:r>
        <w:r w:rsidR="00450395" w:rsidRPr="001D19F6" w:rsidDel="00CB1D93">
          <w:delText>40</w:delText>
        </w:r>
        <w:r w:rsidRPr="001D19F6" w:rsidDel="00CB1D93">
          <w:delText xml:space="preserve">0. Before we go on to the next section, </w:delText>
        </w:r>
        <w:r w:rsidR="00E338F1" w:rsidRPr="001D19F6" w:rsidDel="00CB1D93">
          <w:delText xml:space="preserve">I </w:delText>
        </w:r>
        <w:r w:rsidR="00506BFC" w:rsidRPr="001D19F6" w:rsidDel="00CB1D93">
          <w:delText>woul</w:delText>
        </w:r>
        <w:r w:rsidRPr="001D19F6" w:rsidDel="00CB1D93">
          <w:delText>d like to check if</w:delText>
        </w:r>
        <w:r w:rsidR="00B52C58" w:rsidRPr="001D19F6" w:rsidDel="00CB1D93">
          <w:delText xml:space="preserve"> you are a proxy respondent</w:delText>
        </w:r>
        <w:r w:rsidRPr="001D19F6" w:rsidDel="00CB1D93">
          <w:delText xml:space="preserve">. Are you </w:delText>
        </w:r>
        <w:r w:rsidR="00B52C58" w:rsidRPr="001D19F6" w:rsidDel="00CB1D93">
          <w:delText>[</w:delText>
        </w:r>
        <w:r w:rsidRPr="001D19F6" w:rsidDel="00CB1D93">
          <w:delText>R’</w:delText>
        </w:r>
        <w:r w:rsidR="00B52C58" w:rsidRPr="001D19F6" w:rsidDel="00CB1D93">
          <w:delText>s name]</w:delText>
        </w:r>
        <w:r w:rsidRPr="001D19F6" w:rsidDel="00CB1D93">
          <w:delText>?</w:delText>
        </w:r>
      </w:del>
    </w:p>
    <w:p w14:paraId="1E52F639" w14:textId="77777777" w:rsidR="007C668F" w:rsidRPr="001D19F6" w:rsidDel="00CB1D93" w:rsidRDefault="007C668F">
      <w:pPr>
        <w:rPr>
          <w:del w:id="2153" w:author="Keis" w:date="2023-04-11T21:36:00Z"/>
        </w:rPr>
        <w:pPrChange w:id="2154" w:author="Keis" w:date="2024-09-13T16:10:00Z">
          <w:pPr>
            <w:pStyle w:val="a6"/>
            <w:numPr>
              <w:numId w:val="389"/>
            </w:numPr>
            <w:tabs>
              <w:tab w:val="left" w:pos="5245"/>
            </w:tabs>
            <w:wordWrap/>
            <w:spacing w:line="360" w:lineRule="auto"/>
            <w:ind w:leftChars="0" w:left="760" w:hanging="360"/>
          </w:pPr>
        </w:pPrChange>
      </w:pPr>
      <w:del w:id="2155" w:author="Keis" w:date="2023-04-11T21:36:00Z">
        <w:r w:rsidRPr="001D19F6" w:rsidDel="00CB1D93">
          <w:delText xml:space="preserve">Yes </w:delText>
        </w:r>
        <w:r w:rsidRPr="001D19F6" w:rsidDel="00CB1D93">
          <w:tab/>
        </w:r>
        <w:r w:rsidRPr="001D19F6" w:rsidDel="00CB1D93">
          <w:rPr>
            <w:rFonts w:ascii="굴림" w:hAnsi="굴림" w:cs="굴림" w:hint="eastAsia"/>
          </w:rPr>
          <w:delText>⑤</w:delText>
        </w:r>
        <w:r w:rsidRPr="001D19F6" w:rsidDel="00CB1D93">
          <w:delText xml:space="preserve"> No </w:delText>
        </w:r>
        <w:r w:rsidR="00450395" w:rsidRPr="001D19F6" w:rsidDel="00CB1D93">
          <w:delText>→ Go to C421</w:delText>
        </w:r>
      </w:del>
    </w:p>
    <w:p w14:paraId="6FBCA7F2" w14:textId="77777777" w:rsidR="006E6B90" w:rsidRPr="001D19F6" w:rsidDel="00CB1D93" w:rsidRDefault="006E6B90">
      <w:pPr>
        <w:rPr>
          <w:del w:id="2156" w:author="Keis" w:date="2023-04-11T21:36:00Z"/>
        </w:rPr>
        <w:pPrChange w:id="2157" w:author="Keis" w:date="2024-09-13T16:10:00Z">
          <w:pPr>
            <w:wordWrap/>
            <w:spacing w:line="360" w:lineRule="auto"/>
            <w:jc w:val="left"/>
          </w:pPr>
        </w:pPrChange>
      </w:pPr>
    </w:p>
    <w:p w14:paraId="3383D471" w14:textId="77777777" w:rsidR="00530138" w:rsidRPr="001D19F6" w:rsidDel="00CB1D93" w:rsidRDefault="006E6B90">
      <w:pPr>
        <w:rPr>
          <w:del w:id="2158" w:author="Keis" w:date="2023-04-11T21:36:00Z"/>
        </w:rPr>
        <w:pPrChange w:id="2159" w:author="Keis" w:date="2024-09-13T16:10:00Z">
          <w:pPr>
            <w:wordWrap/>
            <w:spacing w:line="360" w:lineRule="auto"/>
            <w:jc w:val="left"/>
          </w:pPr>
        </w:pPrChange>
      </w:pPr>
      <w:del w:id="2160" w:author="Keis" w:date="2023-04-11T21:36:00Z">
        <w:r w:rsidRPr="001D19F6" w:rsidDel="00CB1D93">
          <w:delText xml:space="preserve">C401. Now </w:delText>
        </w:r>
        <w:r w:rsidR="00401BE0" w:rsidRPr="001D19F6" w:rsidDel="00CB1D93">
          <w:delText xml:space="preserve">I’m </w:delText>
        </w:r>
        <w:r w:rsidRPr="001D19F6" w:rsidDel="00CB1D93">
          <w:delText xml:space="preserve">going to ask several simple questions. Some may be easy and </w:delText>
        </w:r>
        <w:r w:rsidR="00530138" w:rsidRPr="001D19F6" w:rsidDel="00CB1D93">
          <w:delText xml:space="preserve">others </w:delText>
        </w:r>
        <w:r w:rsidRPr="001D19F6" w:rsidDel="00CB1D93">
          <w:delText>may be hard to answer.</w:delText>
        </w:r>
        <w:r w:rsidR="00530138" w:rsidRPr="001D19F6" w:rsidDel="00CB1D93">
          <w:delText xml:space="preserve"> Even if it is too easy, please don’t neglect it. In addition, even if it is too difficult, please don’t be disappointed. You may just answer for the one you know. </w:delText>
        </w:r>
        <w:r w:rsidRPr="001D19F6" w:rsidDel="00CB1D93">
          <w:delText xml:space="preserve">Are you ready? </w:delText>
        </w:r>
      </w:del>
    </w:p>
    <w:p w14:paraId="6379D1AF" w14:textId="77777777" w:rsidR="006E6B90" w:rsidRPr="001D19F6" w:rsidDel="00CB1D93" w:rsidRDefault="00530138">
      <w:pPr>
        <w:rPr>
          <w:del w:id="2161" w:author="Keis" w:date="2023-04-11T21:36:00Z"/>
        </w:rPr>
        <w:pPrChange w:id="2162" w:author="Keis" w:date="2024-09-13T16:10:00Z">
          <w:pPr>
            <w:wordWrap/>
            <w:spacing w:line="360" w:lineRule="auto"/>
            <w:jc w:val="left"/>
          </w:pPr>
        </w:pPrChange>
      </w:pPr>
      <w:del w:id="2163" w:author="Keis" w:date="2023-04-11T21:36:00Z">
        <w:r w:rsidRPr="001D19F6" w:rsidDel="00CB1D93">
          <w:delText xml:space="preserve">Starting with the date, what date is it today? Please tell me </w:delText>
        </w:r>
        <w:r w:rsidR="00D56088" w:rsidRPr="001D19F6" w:rsidDel="00CB1D93">
          <w:delText>date</w:delText>
        </w:r>
        <w:r w:rsidRPr="001D19F6" w:rsidDel="00CB1D93">
          <w:delText xml:space="preserve">, month and </w:delText>
        </w:r>
        <w:r w:rsidR="00D56088" w:rsidRPr="001D19F6" w:rsidDel="00CB1D93">
          <w:delText>year</w:delText>
        </w:r>
        <w:r w:rsidRPr="001D19F6" w:rsidDel="00CB1D93">
          <w:delText>.</w:delText>
        </w:r>
      </w:del>
    </w:p>
    <w:p w14:paraId="536E1039" w14:textId="77777777" w:rsidR="006E6B90" w:rsidRPr="001D19F6" w:rsidDel="00CB1D93" w:rsidRDefault="006E6B90">
      <w:pPr>
        <w:rPr>
          <w:del w:id="2164" w:author="Keis" w:date="2023-04-11T21:36:00Z"/>
        </w:rPr>
        <w:pPrChange w:id="2165" w:author="Keis" w:date="2024-09-13T16:10:00Z">
          <w:pPr>
            <w:wordWrap/>
            <w:spacing w:line="360" w:lineRule="auto"/>
            <w:jc w:val="left"/>
          </w:pPr>
        </w:pPrChange>
      </w:pPr>
      <w:del w:id="2166" w:author="Keis" w:date="2023-04-11T21:36:00Z">
        <w:r w:rsidRPr="001D19F6" w:rsidDel="00CB1D93">
          <w:delText xml:space="preserve">[IWER: R doesn't have to answer </w:delText>
        </w:r>
        <w:r w:rsidR="00530138" w:rsidRPr="001D19F6" w:rsidDel="00CB1D93">
          <w:delText xml:space="preserve">year, month and date in an </w:delText>
        </w:r>
        <w:r w:rsidRPr="001D19F6" w:rsidDel="00CB1D93">
          <w:delText xml:space="preserve">order. </w:delText>
        </w:r>
        <w:r w:rsidR="00553D94" w:rsidRPr="001D19F6" w:rsidDel="00CB1D93">
          <w:delText xml:space="preserve">If </w:delText>
        </w:r>
        <w:r w:rsidRPr="001D19F6" w:rsidDel="00CB1D93">
          <w:delText>R</w:delText>
        </w:r>
        <w:r w:rsidR="00B52C58" w:rsidRPr="001D19F6" w:rsidDel="00CB1D93">
          <w:delText xml:space="preserve"> is an elderly person and says</w:delText>
        </w:r>
        <w:r w:rsidRPr="001D19F6" w:rsidDel="00CB1D93">
          <w:delText xml:space="preserve"> the date </w:delText>
        </w:r>
        <w:r w:rsidR="00B52C58" w:rsidRPr="001D19F6" w:rsidDel="00CB1D93">
          <w:delText>according to</w:delText>
        </w:r>
        <w:r w:rsidR="000F6A3A" w:rsidRPr="001D19F6" w:rsidDel="00CB1D93">
          <w:delText xml:space="preserve"> </w:delText>
        </w:r>
        <w:r w:rsidR="00E524DB" w:rsidRPr="001D19F6" w:rsidDel="00CB1D93">
          <w:delText>luna</w:delText>
        </w:r>
        <w:r w:rsidRPr="001D19F6" w:rsidDel="00CB1D93">
          <w:delText>r calendar</w:delText>
        </w:r>
        <w:r w:rsidR="00553D94" w:rsidRPr="001D19F6" w:rsidDel="00CB1D93">
          <w:delText xml:space="preserve"> and</w:delText>
        </w:r>
        <w:r w:rsidRPr="001D19F6" w:rsidDel="00CB1D93">
          <w:delText xml:space="preserve"> it matches with the solar calendar</w:delText>
        </w:r>
        <w:r w:rsidR="00553D94" w:rsidRPr="001D19F6" w:rsidDel="00CB1D93">
          <w:delText>, that date is considered correct</w:delText>
        </w:r>
        <w:r w:rsidRPr="001D19F6" w:rsidDel="00CB1D93">
          <w:delText xml:space="preserve">. </w:delText>
        </w:r>
        <w:r w:rsidR="00E15465" w:rsidRPr="001D19F6" w:rsidDel="00CB1D93">
          <w:delText>C</w:delText>
        </w:r>
        <w:r w:rsidRPr="001D19F6" w:rsidDel="00CB1D93">
          <w:delText>heck the accuracy, using the converter.]</w:delText>
        </w:r>
      </w:del>
    </w:p>
    <w:p w14:paraId="407138E4" w14:textId="77777777" w:rsidR="006E6B90" w:rsidRPr="001D19F6" w:rsidDel="00CB1D93" w:rsidRDefault="006E6B90">
      <w:pPr>
        <w:rPr>
          <w:del w:id="2167" w:author="Keis" w:date="2023-04-11T21:36:00Z"/>
        </w:rPr>
        <w:pPrChange w:id="2168" w:author="Keis" w:date="2024-09-13T16:10:00Z">
          <w:pPr>
            <w:pStyle w:val="a6"/>
            <w:numPr>
              <w:numId w:val="390"/>
            </w:numPr>
            <w:wordWrap/>
            <w:spacing w:line="360" w:lineRule="auto"/>
            <w:ind w:leftChars="0" w:hanging="400"/>
            <w:jc w:val="left"/>
          </w:pPr>
        </w:pPrChange>
      </w:pPr>
      <w:del w:id="2169" w:author="Keis" w:date="2023-04-11T21:36:00Z">
        <w:r w:rsidRPr="001D19F6" w:rsidDel="00CB1D93">
          <w:delText>One of the month / day / year combination is correct</w:delText>
        </w:r>
      </w:del>
    </w:p>
    <w:p w14:paraId="52A06908" w14:textId="77777777" w:rsidR="006E6B90" w:rsidRPr="001D19F6" w:rsidDel="00CB1D93" w:rsidRDefault="006E6B90">
      <w:pPr>
        <w:rPr>
          <w:del w:id="2170" w:author="Keis" w:date="2023-04-11T21:36:00Z"/>
        </w:rPr>
        <w:pPrChange w:id="2171" w:author="Keis" w:date="2024-09-13T16:10:00Z">
          <w:pPr>
            <w:pStyle w:val="a6"/>
            <w:numPr>
              <w:numId w:val="390"/>
            </w:numPr>
            <w:wordWrap/>
            <w:spacing w:line="360" w:lineRule="auto"/>
            <w:ind w:leftChars="0" w:hanging="400"/>
            <w:jc w:val="left"/>
          </w:pPr>
        </w:pPrChange>
      </w:pPr>
      <w:del w:id="2172" w:author="Keis" w:date="2023-04-11T21:36:00Z">
        <w:r w:rsidRPr="001D19F6" w:rsidDel="00CB1D93">
          <w:delText>Two of the month / day / year combination are correct</w:delText>
        </w:r>
      </w:del>
    </w:p>
    <w:p w14:paraId="6EEA2874" w14:textId="77777777" w:rsidR="006E6B90" w:rsidRPr="001D19F6" w:rsidDel="00CB1D93" w:rsidRDefault="006E6B90">
      <w:pPr>
        <w:rPr>
          <w:del w:id="2173" w:author="Keis" w:date="2023-04-11T21:36:00Z"/>
        </w:rPr>
        <w:pPrChange w:id="2174" w:author="Keis" w:date="2024-09-13T16:10:00Z">
          <w:pPr>
            <w:pStyle w:val="a6"/>
            <w:numPr>
              <w:numId w:val="390"/>
            </w:numPr>
            <w:wordWrap/>
            <w:spacing w:line="360" w:lineRule="auto"/>
            <w:ind w:leftChars="0" w:hanging="400"/>
            <w:jc w:val="left"/>
          </w:pPr>
        </w:pPrChange>
      </w:pPr>
      <w:del w:id="2175" w:author="Keis" w:date="2023-04-11T21:36:00Z">
        <w:r w:rsidRPr="001D19F6" w:rsidDel="00CB1D93">
          <w:delText>All of the month / day / year combination are correct</w:delText>
        </w:r>
      </w:del>
    </w:p>
    <w:p w14:paraId="281ECE19" w14:textId="77777777" w:rsidR="006E6B90" w:rsidRPr="001D19F6" w:rsidDel="00CB1D93" w:rsidRDefault="00D56088">
      <w:pPr>
        <w:rPr>
          <w:del w:id="2176" w:author="Keis" w:date="2023-04-11T21:36:00Z"/>
        </w:rPr>
        <w:pPrChange w:id="2177" w:author="Keis" w:date="2024-09-13T16:10:00Z">
          <w:pPr>
            <w:wordWrap/>
            <w:spacing w:line="360" w:lineRule="auto"/>
            <w:ind w:left="400"/>
            <w:jc w:val="left"/>
          </w:pPr>
        </w:pPrChange>
      </w:pPr>
      <w:del w:id="2178" w:author="Keis" w:date="2023-04-11T21:36:00Z">
        <w:r w:rsidRPr="001D19F6" w:rsidDel="00CB1D93">
          <w:rPr>
            <w:rFonts w:ascii="굴림" w:hAnsi="굴림" w:cs="굴림" w:hint="eastAsia"/>
          </w:rPr>
          <w:delText>⑤</w:delText>
        </w:r>
        <w:r w:rsidRPr="001D19F6" w:rsidDel="00CB1D93">
          <w:delText xml:space="preserve">  </w:delText>
        </w:r>
        <w:r w:rsidR="006E6B90" w:rsidRPr="001D19F6" w:rsidDel="00CB1D93">
          <w:delText>All of the month / day / year combination are incorrect</w:delText>
        </w:r>
      </w:del>
    </w:p>
    <w:p w14:paraId="40D5548C" w14:textId="77777777" w:rsidR="006E6B90" w:rsidRPr="001D19F6" w:rsidDel="00CB1D93" w:rsidRDefault="006E6B90">
      <w:pPr>
        <w:rPr>
          <w:del w:id="2179" w:author="Keis" w:date="2023-04-11T21:36:00Z"/>
        </w:rPr>
        <w:pPrChange w:id="2180" w:author="Keis" w:date="2024-09-13T16:10:00Z">
          <w:pPr>
            <w:wordWrap/>
            <w:spacing w:line="360" w:lineRule="auto"/>
            <w:jc w:val="left"/>
          </w:pPr>
        </w:pPrChange>
      </w:pPr>
    </w:p>
    <w:p w14:paraId="531952EE" w14:textId="77777777" w:rsidR="006E6B90" w:rsidRPr="001D19F6" w:rsidDel="00CB1D93" w:rsidRDefault="006E6B90">
      <w:pPr>
        <w:rPr>
          <w:del w:id="2181" w:author="Keis" w:date="2023-04-11T21:36:00Z"/>
        </w:rPr>
        <w:pPrChange w:id="2182" w:author="Keis" w:date="2024-09-13T16:10:00Z">
          <w:pPr>
            <w:wordWrap/>
            <w:spacing w:line="360" w:lineRule="auto"/>
            <w:jc w:val="left"/>
          </w:pPr>
        </w:pPrChange>
      </w:pPr>
      <w:del w:id="2183" w:author="Keis" w:date="2023-04-11T21:36:00Z">
        <w:r w:rsidRPr="001D19F6" w:rsidDel="00CB1D93">
          <w:delText xml:space="preserve">C402. </w:delText>
        </w:r>
        <w:r w:rsidR="00506BFC" w:rsidRPr="001D19F6" w:rsidDel="00CB1D93">
          <w:delText xml:space="preserve">What </w:delText>
        </w:r>
        <w:r w:rsidRPr="001D19F6" w:rsidDel="00CB1D93">
          <w:delText>day of</w:delText>
        </w:r>
        <w:r w:rsidR="00506BFC" w:rsidRPr="001D19F6" w:rsidDel="00CB1D93">
          <w:delText xml:space="preserve"> the</w:delText>
        </w:r>
        <w:r w:rsidRPr="001D19F6" w:rsidDel="00CB1D93">
          <w:delText xml:space="preserve"> week is</w:delText>
        </w:r>
        <w:r w:rsidR="00506BFC" w:rsidRPr="001D19F6" w:rsidDel="00CB1D93">
          <w:delText xml:space="preserve"> it today?</w:delText>
        </w:r>
        <w:r w:rsidRPr="001D19F6" w:rsidDel="00CB1D93">
          <w:delText xml:space="preserve"> Is it Monday, Tuesday, Wednesday, Thursday, Friday, Saturday, or Sunday?</w:delText>
        </w:r>
      </w:del>
    </w:p>
    <w:p w14:paraId="0D8F46A9" w14:textId="77777777" w:rsidR="007C668F" w:rsidRPr="001D19F6" w:rsidDel="00CB1D93" w:rsidRDefault="00450395">
      <w:pPr>
        <w:rPr>
          <w:del w:id="2184" w:author="Keis" w:date="2023-04-11T21:36:00Z"/>
        </w:rPr>
        <w:pPrChange w:id="2185" w:author="Keis" w:date="2024-09-13T16:10:00Z">
          <w:pPr>
            <w:pStyle w:val="a6"/>
            <w:numPr>
              <w:numId w:val="391"/>
            </w:numPr>
            <w:tabs>
              <w:tab w:val="left" w:pos="5245"/>
            </w:tabs>
            <w:wordWrap/>
            <w:spacing w:line="360" w:lineRule="auto"/>
            <w:ind w:leftChars="0" w:left="760" w:hanging="360"/>
          </w:pPr>
        </w:pPrChange>
      </w:pPr>
      <w:del w:id="2186" w:author="Keis" w:date="2023-04-11T21:36:00Z">
        <w:r w:rsidRPr="001D19F6" w:rsidDel="00CB1D93">
          <w:delText xml:space="preserve">Day - </w:delText>
        </w:r>
        <w:r w:rsidR="007C668F" w:rsidRPr="001D19F6" w:rsidDel="00CB1D93">
          <w:delText xml:space="preserve">Correct </w:delText>
        </w:r>
        <w:r w:rsidR="007C668F" w:rsidRPr="001D19F6" w:rsidDel="00CB1D93">
          <w:tab/>
        </w:r>
        <w:r w:rsidR="007C668F" w:rsidRPr="001D19F6" w:rsidDel="00CB1D93">
          <w:rPr>
            <w:rFonts w:ascii="굴림" w:hAnsi="굴림" w:cs="굴림" w:hint="eastAsia"/>
          </w:rPr>
          <w:delText>⑤</w:delText>
        </w:r>
        <w:r w:rsidR="007C668F" w:rsidRPr="001D19F6" w:rsidDel="00CB1D93">
          <w:delText xml:space="preserve"> </w:delText>
        </w:r>
        <w:r w:rsidRPr="001D19F6" w:rsidDel="00CB1D93">
          <w:delText xml:space="preserve">Day - </w:delText>
        </w:r>
        <w:r w:rsidR="007C668F" w:rsidRPr="001D19F6" w:rsidDel="00CB1D93">
          <w:delText xml:space="preserve">Incorrect </w:delText>
        </w:r>
      </w:del>
    </w:p>
    <w:p w14:paraId="4C967ED6" w14:textId="77777777" w:rsidR="006E6B90" w:rsidRPr="001D19F6" w:rsidDel="00CB1D93" w:rsidRDefault="006E6B90">
      <w:pPr>
        <w:rPr>
          <w:del w:id="2187" w:author="Keis" w:date="2023-04-11T21:36:00Z"/>
        </w:rPr>
        <w:pPrChange w:id="2188" w:author="Keis" w:date="2024-09-13T16:10:00Z">
          <w:pPr>
            <w:wordWrap/>
            <w:spacing w:line="360" w:lineRule="auto"/>
            <w:jc w:val="left"/>
          </w:pPr>
        </w:pPrChange>
      </w:pPr>
    </w:p>
    <w:p w14:paraId="448CAF7C" w14:textId="77777777" w:rsidR="006E6B90" w:rsidRPr="001D19F6" w:rsidDel="00CB1D93" w:rsidRDefault="006E6B90">
      <w:pPr>
        <w:rPr>
          <w:del w:id="2189" w:author="Keis" w:date="2023-04-11T21:36:00Z"/>
        </w:rPr>
        <w:pPrChange w:id="2190" w:author="Keis" w:date="2024-09-13T16:10:00Z">
          <w:pPr>
            <w:wordWrap/>
            <w:spacing w:line="360" w:lineRule="auto"/>
            <w:jc w:val="left"/>
          </w:pPr>
        </w:pPrChange>
      </w:pPr>
      <w:del w:id="2191" w:author="Keis" w:date="2023-04-11T21:36:00Z">
        <w:r w:rsidRPr="001D19F6" w:rsidDel="00CB1D93">
          <w:delText>C403. What is the current season (among Spring, Summer, Fall, or Winter)?</w:delText>
        </w:r>
      </w:del>
    </w:p>
    <w:p w14:paraId="6434F66C" w14:textId="77777777" w:rsidR="007C668F" w:rsidRPr="001D19F6" w:rsidDel="00CB1D93" w:rsidRDefault="00450395">
      <w:pPr>
        <w:rPr>
          <w:del w:id="2192" w:author="Keis" w:date="2023-04-11T21:36:00Z"/>
        </w:rPr>
        <w:pPrChange w:id="2193" w:author="Keis" w:date="2024-09-13T16:10:00Z">
          <w:pPr>
            <w:pStyle w:val="a6"/>
            <w:numPr>
              <w:numId w:val="392"/>
            </w:numPr>
            <w:tabs>
              <w:tab w:val="left" w:pos="5245"/>
            </w:tabs>
            <w:wordWrap/>
            <w:spacing w:line="360" w:lineRule="auto"/>
            <w:ind w:leftChars="0" w:left="760" w:hanging="360"/>
            <w:jc w:val="left"/>
          </w:pPr>
        </w:pPrChange>
      </w:pPr>
      <w:del w:id="2194" w:author="Keis" w:date="2023-04-11T21:36:00Z">
        <w:r w:rsidRPr="001D19F6" w:rsidDel="00CB1D93">
          <w:delText xml:space="preserve">Season - </w:delText>
        </w:r>
        <w:r w:rsidR="007C668F" w:rsidRPr="001D19F6" w:rsidDel="00CB1D93">
          <w:delText xml:space="preserve">Correct </w:delText>
        </w:r>
        <w:r w:rsidR="007C668F" w:rsidRPr="001D19F6" w:rsidDel="00CB1D93">
          <w:tab/>
        </w:r>
        <w:r w:rsidR="007C668F" w:rsidRPr="001D19F6" w:rsidDel="00CB1D93">
          <w:rPr>
            <w:rFonts w:ascii="굴림" w:hAnsi="굴림" w:cs="굴림" w:hint="eastAsia"/>
          </w:rPr>
          <w:delText>⑤</w:delText>
        </w:r>
        <w:r w:rsidR="007C668F" w:rsidRPr="001D19F6" w:rsidDel="00CB1D93">
          <w:delText xml:space="preserve"> </w:delText>
        </w:r>
        <w:r w:rsidRPr="001D19F6" w:rsidDel="00CB1D93">
          <w:delText xml:space="preserve">Season - </w:delText>
        </w:r>
        <w:r w:rsidR="007C668F" w:rsidRPr="001D19F6" w:rsidDel="00CB1D93">
          <w:delText xml:space="preserve">Incorrect </w:delText>
        </w:r>
      </w:del>
    </w:p>
    <w:p w14:paraId="5EDE66EC" w14:textId="77777777" w:rsidR="006E6B90" w:rsidRPr="001D19F6" w:rsidDel="00CB1D93" w:rsidRDefault="006E6B90">
      <w:pPr>
        <w:rPr>
          <w:del w:id="2195" w:author="Keis" w:date="2023-04-11T21:36:00Z"/>
        </w:rPr>
        <w:pPrChange w:id="2196" w:author="Keis" w:date="2024-09-13T16:10:00Z">
          <w:pPr>
            <w:wordWrap/>
            <w:spacing w:line="360" w:lineRule="auto"/>
            <w:jc w:val="left"/>
          </w:pPr>
        </w:pPrChange>
      </w:pPr>
    </w:p>
    <w:p w14:paraId="151F55D6" w14:textId="77777777" w:rsidR="006E6B90" w:rsidRPr="001D19F6" w:rsidDel="00CB1D93" w:rsidRDefault="006E6B90">
      <w:pPr>
        <w:rPr>
          <w:del w:id="2197" w:author="Keis" w:date="2023-04-11T21:36:00Z"/>
        </w:rPr>
        <w:pPrChange w:id="2198" w:author="Keis" w:date="2024-09-13T16:10:00Z">
          <w:pPr>
            <w:wordWrap/>
            <w:spacing w:line="360" w:lineRule="auto"/>
            <w:jc w:val="left"/>
          </w:pPr>
        </w:pPrChange>
      </w:pPr>
      <w:del w:id="2199" w:author="Keis" w:date="2023-04-11T21:36:00Z">
        <w:r w:rsidRPr="001D19F6" w:rsidDel="00CB1D93">
          <w:delText xml:space="preserve">C404. </w:delText>
        </w:r>
        <w:r w:rsidR="00610970" w:rsidRPr="001D19F6" w:rsidDel="00CB1D93">
          <w:delText xml:space="preserve">Please tell me about the place where you and I are now. </w:delText>
        </w:r>
        <w:r w:rsidRPr="001D19F6" w:rsidDel="00CB1D93">
          <w:delText>What is this place used for?</w:delText>
        </w:r>
      </w:del>
    </w:p>
    <w:p w14:paraId="6E2CAE02" w14:textId="77777777" w:rsidR="006E6B90" w:rsidRPr="001D19F6" w:rsidDel="00CB1D93" w:rsidRDefault="006E6B90">
      <w:pPr>
        <w:rPr>
          <w:del w:id="2200" w:author="Keis" w:date="2023-04-11T21:36:00Z"/>
        </w:rPr>
        <w:pPrChange w:id="2201" w:author="Keis" w:date="2024-09-13T16:10:00Z">
          <w:pPr>
            <w:wordWrap/>
            <w:spacing w:line="360" w:lineRule="auto"/>
            <w:jc w:val="left"/>
          </w:pPr>
        </w:pPrChange>
      </w:pPr>
      <w:del w:id="2202" w:author="Keis" w:date="2023-04-11T21:36:00Z">
        <w:r w:rsidRPr="001D19F6" w:rsidDel="00CB1D93">
          <w:delText xml:space="preserve">[IWER: </w:delText>
        </w:r>
        <w:r w:rsidR="00E52B3D" w:rsidRPr="001D19F6" w:rsidDel="00CB1D93">
          <w:delText>If R gives a specific description of the place, such as</w:delText>
        </w:r>
        <w:r w:rsidR="007C668F" w:rsidRPr="001D19F6" w:rsidDel="00CB1D93">
          <w:delText xml:space="preserve"> </w:delText>
        </w:r>
        <w:r w:rsidR="00B52C58" w:rsidRPr="001D19F6" w:rsidDel="00CB1D93">
          <w:delText>my</w:delText>
        </w:r>
        <w:r w:rsidR="00E52B3D" w:rsidRPr="001D19F6" w:rsidDel="00CB1D93">
          <w:delText xml:space="preserve"> home</w:delText>
        </w:r>
        <w:r w:rsidRPr="001D19F6" w:rsidDel="00CB1D93">
          <w:delText>,</w:delText>
        </w:r>
        <w:r w:rsidR="00E52B3D" w:rsidRPr="001D19F6" w:rsidDel="00CB1D93">
          <w:delText xml:space="preserve"> family house, general house, senior citizens’ center, hospital, a place to live, a place</w:delText>
        </w:r>
        <w:r w:rsidR="007C668F" w:rsidRPr="001D19F6" w:rsidDel="00CB1D93">
          <w:delText xml:space="preserve"> </w:delText>
        </w:r>
        <w:r w:rsidR="00E52B3D" w:rsidRPr="001D19F6" w:rsidDel="00CB1D93">
          <w:delText>to treat sick people, oo</w:delText>
        </w:r>
        <w:r w:rsidR="007C668F" w:rsidRPr="001D19F6" w:rsidDel="00CB1D93">
          <w:delText xml:space="preserve"> </w:delText>
        </w:r>
        <w:r w:rsidR="00E52B3D" w:rsidRPr="001D19F6" w:rsidDel="00CB1D93">
          <w:delText>apartment, oo village, his/her answer is considered correct</w:delText>
        </w:r>
        <w:r w:rsidR="00553D94" w:rsidRPr="001D19F6" w:rsidDel="00CB1D93">
          <w:delText>.</w:delText>
        </w:r>
        <w:r w:rsidRPr="001D19F6" w:rsidDel="00CB1D93">
          <w:delText>]</w:delText>
        </w:r>
      </w:del>
    </w:p>
    <w:p w14:paraId="431C7691" w14:textId="77777777" w:rsidR="007C668F" w:rsidRPr="001D19F6" w:rsidDel="00CB1D93" w:rsidRDefault="00450395">
      <w:pPr>
        <w:rPr>
          <w:del w:id="2203" w:author="Keis" w:date="2023-04-11T21:36:00Z"/>
        </w:rPr>
        <w:pPrChange w:id="2204" w:author="Keis" w:date="2024-09-13T16:10:00Z">
          <w:pPr>
            <w:pStyle w:val="a6"/>
            <w:numPr>
              <w:numId w:val="393"/>
            </w:numPr>
            <w:tabs>
              <w:tab w:val="left" w:pos="5245"/>
            </w:tabs>
            <w:wordWrap/>
            <w:spacing w:line="360" w:lineRule="auto"/>
            <w:ind w:leftChars="0" w:left="760" w:hanging="360"/>
          </w:pPr>
        </w:pPrChange>
      </w:pPr>
      <w:del w:id="2205" w:author="Keis" w:date="2023-04-11T21:36:00Z">
        <w:r w:rsidRPr="001D19F6" w:rsidDel="00CB1D93">
          <w:delText xml:space="preserve">Place - </w:delText>
        </w:r>
        <w:r w:rsidR="007C668F" w:rsidRPr="001D19F6" w:rsidDel="00CB1D93">
          <w:delText xml:space="preserve">Correct </w:delText>
        </w:r>
        <w:r w:rsidR="007C668F" w:rsidRPr="001D19F6" w:rsidDel="00CB1D93">
          <w:tab/>
        </w:r>
        <w:r w:rsidR="007C668F" w:rsidRPr="001D19F6" w:rsidDel="00CB1D93">
          <w:rPr>
            <w:rFonts w:ascii="굴림" w:hAnsi="굴림" w:cs="굴림" w:hint="eastAsia"/>
          </w:rPr>
          <w:delText>⑤</w:delText>
        </w:r>
        <w:r w:rsidR="007C668F" w:rsidRPr="001D19F6" w:rsidDel="00CB1D93">
          <w:delText xml:space="preserve"> </w:delText>
        </w:r>
        <w:r w:rsidRPr="001D19F6" w:rsidDel="00CB1D93">
          <w:delText xml:space="preserve">Place - </w:delText>
        </w:r>
        <w:r w:rsidR="007C668F" w:rsidRPr="001D19F6" w:rsidDel="00CB1D93">
          <w:delText xml:space="preserve">Incorrect </w:delText>
        </w:r>
      </w:del>
    </w:p>
    <w:p w14:paraId="35FD6B9F" w14:textId="77777777" w:rsidR="00610970" w:rsidRPr="001D19F6" w:rsidDel="00CB1D93" w:rsidRDefault="00610970">
      <w:pPr>
        <w:rPr>
          <w:del w:id="2206" w:author="Keis" w:date="2023-04-11T21:36:00Z"/>
        </w:rPr>
        <w:pPrChange w:id="2207" w:author="Keis" w:date="2024-09-13T16:10:00Z">
          <w:pPr>
            <w:widowControl/>
            <w:wordWrap/>
            <w:autoSpaceDE/>
            <w:autoSpaceDN/>
            <w:jc w:val="left"/>
          </w:pPr>
        </w:pPrChange>
      </w:pPr>
    </w:p>
    <w:p w14:paraId="56168F86" w14:textId="77777777" w:rsidR="006E6B90" w:rsidRPr="001D19F6" w:rsidDel="00CB1D93" w:rsidRDefault="006E6B90">
      <w:pPr>
        <w:rPr>
          <w:del w:id="2208" w:author="Keis" w:date="2023-04-11T21:36:00Z"/>
        </w:rPr>
        <w:pPrChange w:id="2209" w:author="Keis" w:date="2024-09-13T16:10:00Z">
          <w:pPr>
            <w:wordWrap/>
            <w:spacing w:line="360" w:lineRule="auto"/>
            <w:jc w:val="left"/>
          </w:pPr>
        </w:pPrChange>
      </w:pPr>
      <w:del w:id="2210" w:author="Keis" w:date="2023-04-11T21:36:00Z">
        <w:r w:rsidRPr="001D19F6" w:rsidDel="00CB1D93">
          <w:delText>C405. What</w:delText>
        </w:r>
        <w:r w:rsidR="00553D94" w:rsidRPr="001D19F6" w:rsidDel="00CB1D93">
          <w:delText xml:space="preserve"> is your address? Please tell</w:delText>
        </w:r>
        <w:r w:rsidR="00E338F1" w:rsidRPr="001D19F6" w:rsidDel="00CB1D93">
          <w:delText xml:space="preserve"> me</w:delText>
        </w:r>
        <w:r w:rsidR="00610970" w:rsidRPr="001D19F6" w:rsidDel="00CB1D93">
          <w:delText xml:space="preserve"> </w:delText>
        </w:r>
        <w:r w:rsidRPr="001D19F6" w:rsidDel="00CB1D93">
          <w:delText>the city, Gun, Dong, APT #/Street Number.</w:delText>
        </w:r>
      </w:del>
    </w:p>
    <w:p w14:paraId="3A8CDC93" w14:textId="77777777" w:rsidR="00FE6B4C" w:rsidRPr="001D19F6" w:rsidDel="00CB1D93" w:rsidRDefault="00FE6B4C">
      <w:pPr>
        <w:rPr>
          <w:del w:id="2211" w:author="Keis" w:date="2023-04-11T21:36:00Z"/>
        </w:rPr>
        <w:pPrChange w:id="2212" w:author="Keis" w:date="2024-09-13T16:10:00Z">
          <w:pPr>
            <w:wordWrap/>
            <w:spacing w:line="360" w:lineRule="auto"/>
            <w:jc w:val="left"/>
          </w:pPr>
        </w:pPrChange>
      </w:pPr>
      <w:del w:id="2213" w:author="Keis" w:date="2023-04-11T21:36:00Z">
        <w:r w:rsidRPr="001D19F6" w:rsidDel="00CB1D93">
          <w:delText>[IWER: It is possible to repeat the question if R has missed one of the four</w:delText>
        </w:r>
        <w:r w:rsidR="0087578B" w:rsidRPr="001D19F6" w:rsidDel="00CB1D93">
          <w:delText xml:space="preserve"> components</w:delText>
        </w:r>
        <w:r w:rsidRPr="001D19F6" w:rsidDel="00CB1D93">
          <w:delText xml:space="preserve">. </w:delText>
        </w:r>
        <w:r w:rsidR="005E5E79" w:rsidRPr="001D19F6" w:rsidDel="00CB1D93">
          <w:delText xml:space="preserve">It is also </w:delText>
        </w:r>
        <w:r w:rsidR="00610970" w:rsidRPr="001D19F6" w:rsidDel="00CB1D93">
          <w:delText>fine</w:delText>
        </w:r>
        <w:r w:rsidR="005E5E79" w:rsidRPr="001D19F6" w:rsidDel="00CB1D93">
          <w:delText xml:space="preserve"> to ask a question </w:delText>
        </w:r>
        <w:r w:rsidR="00610970" w:rsidRPr="001D19F6" w:rsidDel="00CB1D93">
          <w:delText>with</w:delText>
        </w:r>
        <w:r w:rsidR="005E5E79" w:rsidRPr="001D19F6" w:rsidDel="00CB1D93">
          <w:delText xml:space="preserve"> the name of the present</w:delText>
        </w:r>
        <w:r w:rsidR="0087578B" w:rsidRPr="001D19F6" w:rsidDel="00CB1D93">
          <w:delText xml:space="preserve"> location</w:delText>
        </w:r>
        <w:r w:rsidR="00E52B3D" w:rsidRPr="001D19F6" w:rsidDel="00CB1D93">
          <w:delText xml:space="preserve"> (e.g. Is here Busan/</w:delText>
        </w:r>
        <w:r w:rsidR="005E5E79" w:rsidRPr="001D19F6" w:rsidDel="00CB1D93">
          <w:delText>Gyeongsang</w:delText>
        </w:r>
        <w:r w:rsidR="00E52B3D" w:rsidRPr="001D19F6" w:rsidDel="00CB1D93">
          <w:delText>-do</w:delText>
        </w:r>
        <w:r w:rsidR="0087578B" w:rsidRPr="001D19F6" w:rsidDel="00CB1D93">
          <w:delText>?</w:delText>
        </w:r>
        <w:r w:rsidR="00E52B3D" w:rsidRPr="001D19F6" w:rsidDel="00CB1D93">
          <w:delText>).</w:delText>
        </w:r>
        <w:r w:rsidR="0087578B" w:rsidRPr="001D19F6" w:rsidDel="00CB1D93">
          <w:delText>]</w:delText>
        </w:r>
      </w:del>
    </w:p>
    <w:p w14:paraId="48F6C586" w14:textId="77777777" w:rsidR="006E6B90" w:rsidRPr="001D19F6" w:rsidDel="00CB1D93" w:rsidRDefault="006E6B90">
      <w:pPr>
        <w:rPr>
          <w:del w:id="2214" w:author="Keis" w:date="2023-04-11T21:36:00Z"/>
        </w:rPr>
        <w:pPrChange w:id="2215" w:author="Keis" w:date="2024-09-13T16:10:00Z">
          <w:pPr>
            <w:pStyle w:val="a6"/>
            <w:numPr>
              <w:numId w:val="394"/>
            </w:numPr>
            <w:wordWrap/>
            <w:spacing w:line="360" w:lineRule="auto"/>
            <w:ind w:leftChars="0" w:hanging="400"/>
            <w:jc w:val="left"/>
          </w:pPr>
        </w:pPrChange>
      </w:pPr>
      <w:del w:id="2216" w:author="Keis" w:date="2023-04-11T21:36:00Z">
        <w:r w:rsidRPr="001D19F6" w:rsidDel="00CB1D93">
          <w:delText>One of the city / gun / dong / street address combination is correct</w:delText>
        </w:r>
      </w:del>
    </w:p>
    <w:p w14:paraId="3E048284" w14:textId="77777777" w:rsidR="006E6B90" w:rsidRPr="001D19F6" w:rsidDel="00CB1D93" w:rsidRDefault="006E6B90">
      <w:pPr>
        <w:rPr>
          <w:del w:id="2217" w:author="Keis" w:date="2023-04-11T21:36:00Z"/>
        </w:rPr>
        <w:pPrChange w:id="2218" w:author="Keis" w:date="2024-09-13T16:10:00Z">
          <w:pPr>
            <w:pStyle w:val="a6"/>
            <w:numPr>
              <w:numId w:val="394"/>
            </w:numPr>
            <w:wordWrap/>
            <w:spacing w:line="360" w:lineRule="auto"/>
            <w:ind w:leftChars="0" w:hanging="400"/>
            <w:jc w:val="left"/>
          </w:pPr>
        </w:pPrChange>
      </w:pPr>
      <w:del w:id="2219" w:author="Keis" w:date="2023-04-11T21:36:00Z">
        <w:r w:rsidRPr="001D19F6" w:rsidDel="00CB1D93">
          <w:delText>Two of the city / gun / dong / street address combination are correct</w:delText>
        </w:r>
      </w:del>
    </w:p>
    <w:p w14:paraId="4E0FDDD1" w14:textId="77777777" w:rsidR="006E6B90" w:rsidRPr="001D19F6" w:rsidDel="00CB1D93" w:rsidRDefault="006E6B90">
      <w:pPr>
        <w:rPr>
          <w:del w:id="2220" w:author="Keis" w:date="2023-04-11T21:36:00Z"/>
        </w:rPr>
        <w:pPrChange w:id="2221" w:author="Keis" w:date="2024-09-13T16:10:00Z">
          <w:pPr>
            <w:pStyle w:val="a6"/>
            <w:numPr>
              <w:numId w:val="394"/>
            </w:numPr>
            <w:wordWrap/>
            <w:spacing w:line="360" w:lineRule="auto"/>
            <w:ind w:leftChars="0" w:hanging="400"/>
            <w:jc w:val="left"/>
          </w:pPr>
        </w:pPrChange>
      </w:pPr>
      <w:del w:id="2222" w:author="Keis" w:date="2023-04-11T21:36:00Z">
        <w:r w:rsidRPr="001D19F6" w:rsidDel="00CB1D93">
          <w:delText>Three of the city / gun / dong / street address combination are correct</w:delText>
        </w:r>
      </w:del>
    </w:p>
    <w:p w14:paraId="51BD68ED" w14:textId="77777777" w:rsidR="006E6B90" w:rsidRPr="001D19F6" w:rsidDel="00CB1D93" w:rsidRDefault="006E6B90">
      <w:pPr>
        <w:rPr>
          <w:del w:id="2223" w:author="Keis" w:date="2023-04-11T21:36:00Z"/>
        </w:rPr>
        <w:pPrChange w:id="2224" w:author="Keis" w:date="2024-09-13T16:10:00Z">
          <w:pPr>
            <w:pStyle w:val="a6"/>
            <w:numPr>
              <w:numId w:val="394"/>
            </w:numPr>
            <w:wordWrap/>
            <w:spacing w:line="360" w:lineRule="auto"/>
            <w:ind w:leftChars="0" w:hanging="400"/>
            <w:jc w:val="left"/>
          </w:pPr>
        </w:pPrChange>
      </w:pPr>
      <w:del w:id="2225" w:author="Keis" w:date="2023-04-11T21:36:00Z">
        <w:r w:rsidRPr="001D19F6" w:rsidDel="00CB1D93">
          <w:delText>All of the city / gun / dong / street address combina</w:delText>
        </w:r>
        <w:r w:rsidR="00553D94" w:rsidRPr="001D19F6" w:rsidDel="00CB1D93">
          <w:delText>tion are</w:delText>
        </w:r>
        <w:r w:rsidRPr="001D19F6" w:rsidDel="00CB1D93">
          <w:delText xml:space="preserve"> correct</w:delText>
        </w:r>
      </w:del>
    </w:p>
    <w:p w14:paraId="6A6F294E" w14:textId="77777777" w:rsidR="006E6B90" w:rsidRPr="001D19F6" w:rsidDel="00CB1D93" w:rsidRDefault="006E6B90">
      <w:pPr>
        <w:rPr>
          <w:del w:id="2226" w:author="Keis" w:date="2023-04-11T21:36:00Z"/>
        </w:rPr>
        <w:pPrChange w:id="2227" w:author="Keis" w:date="2024-09-13T16:10:00Z">
          <w:pPr>
            <w:pStyle w:val="a6"/>
            <w:numPr>
              <w:numId w:val="394"/>
            </w:numPr>
            <w:wordWrap/>
            <w:spacing w:line="360" w:lineRule="auto"/>
            <w:ind w:leftChars="0" w:hanging="400"/>
            <w:jc w:val="left"/>
          </w:pPr>
        </w:pPrChange>
      </w:pPr>
      <w:del w:id="2228" w:author="Keis" w:date="2023-04-11T21:36:00Z">
        <w:r w:rsidRPr="001D19F6" w:rsidDel="00CB1D93">
          <w:delText>All of the city / gun / dong</w:delText>
        </w:r>
        <w:r w:rsidR="00553D94" w:rsidRPr="001D19F6" w:rsidDel="00CB1D93">
          <w:delText xml:space="preserve"> / street address combination are</w:delText>
        </w:r>
        <w:r w:rsidRPr="001D19F6" w:rsidDel="00CB1D93">
          <w:delText xml:space="preserve"> incorrect</w:delText>
        </w:r>
      </w:del>
    </w:p>
    <w:p w14:paraId="4590940A" w14:textId="77777777" w:rsidR="00C64867" w:rsidRPr="001D19F6" w:rsidDel="00CB1D93" w:rsidRDefault="00C64867">
      <w:pPr>
        <w:rPr>
          <w:del w:id="2229" w:author="Keis" w:date="2023-04-11T21:36:00Z"/>
        </w:rPr>
        <w:pPrChange w:id="2230" w:author="Keis" w:date="2024-09-13T16:10:00Z">
          <w:pPr>
            <w:pStyle w:val="a6"/>
            <w:wordWrap/>
            <w:spacing w:line="360" w:lineRule="auto"/>
            <w:ind w:leftChars="0"/>
            <w:jc w:val="left"/>
          </w:pPr>
        </w:pPrChange>
      </w:pPr>
    </w:p>
    <w:p w14:paraId="568C2364" w14:textId="77777777" w:rsidR="00E12884" w:rsidRPr="001D19F6" w:rsidDel="00CB1D93" w:rsidRDefault="00E12884">
      <w:pPr>
        <w:rPr>
          <w:del w:id="2231" w:author="Keis" w:date="2023-04-11T21:36:00Z"/>
          <w:b/>
        </w:rPr>
        <w:pPrChange w:id="2232" w:author="Keis" w:date="2024-09-13T16:10:00Z">
          <w:pPr>
            <w:wordWrap/>
            <w:spacing w:line="276" w:lineRule="auto"/>
            <w:jc w:val="left"/>
          </w:pPr>
        </w:pPrChange>
      </w:pPr>
      <w:del w:id="2233" w:author="Keis" w:date="2023-04-11T21:36:00Z">
        <w:r w:rsidRPr="001D19F6" w:rsidDel="00CB1D93">
          <w:rPr>
            <w:b/>
            <w:bCs/>
          </w:rPr>
          <w:delText>Logic</w:delText>
        </w:r>
      </w:del>
    </w:p>
    <w:p w14:paraId="59369269" w14:textId="77777777" w:rsidR="00E12884" w:rsidRPr="001D19F6" w:rsidDel="00CB1D93" w:rsidRDefault="00E12884">
      <w:pPr>
        <w:rPr>
          <w:del w:id="2234" w:author="Keis" w:date="2023-04-11T21:36:00Z"/>
          <w:b/>
        </w:rPr>
        <w:pPrChange w:id="2235" w:author="Keis" w:date="2024-09-13T16:10:00Z">
          <w:pPr>
            <w:pStyle w:val="a6"/>
            <w:numPr>
              <w:numId w:val="398"/>
            </w:numPr>
            <w:wordWrap/>
            <w:spacing w:line="276" w:lineRule="auto"/>
            <w:ind w:leftChars="0" w:hanging="400"/>
            <w:jc w:val="left"/>
          </w:pPr>
        </w:pPrChange>
      </w:pPr>
      <w:del w:id="2236" w:author="Keis" w:date="2023-04-11T21:36:00Z">
        <w:r w:rsidRPr="001D19F6" w:rsidDel="00CB1D93">
          <w:rPr>
            <w:b/>
            <w:bCs/>
          </w:rPr>
          <w:delText xml:space="preserve"> </w:delText>
        </w:r>
        <w:r w:rsidRPr="001D19F6" w:rsidDel="00CB1D93">
          <w:rPr>
            <w:b/>
          </w:rPr>
          <w:delText>Lists are shown randomly.</w:delText>
        </w:r>
      </w:del>
    </w:p>
    <w:p w14:paraId="1D9BB33E" w14:textId="77777777" w:rsidR="00E12884" w:rsidRPr="001D19F6" w:rsidDel="00CB1D93" w:rsidRDefault="00E12884">
      <w:pPr>
        <w:rPr>
          <w:del w:id="2237" w:author="Keis" w:date="2023-04-11T21:36:00Z"/>
        </w:rPr>
        <w:pPrChange w:id="2238" w:author="Keis" w:date="2024-09-13T16:10:00Z">
          <w:pPr>
            <w:pStyle w:val="a6"/>
            <w:numPr>
              <w:numId w:val="402"/>
            </w:numPr>
            <w:wordWrap/>
            <w:spacing w:line="276" w:lineRule="auto"/>
            <w:ind w:leftChars="0" w:left="1800" w:hanging="400"/>
            <w:jc w:val="left"/>
          </w:pPr>
        </w:pPrChange>
      </w:pPr>
      <w:del w:id="2239" w:author="Keis" w:date="2023-04-11T21:36:00Z">
        <w:r w:rsidRPr="001D19F6" w:rsidDel="00CB1D93">
          <w:delText xml:space="preserve">LIST 1: airplane, pencil, </w:delText>
        </w:r>
        <w:r w:rsidR="00C64867" w:rsidRPr="001D19F6" w:rsidDel="00CB1D93">
          <w:delText xml:space="preserve">and </w:delText>
        </w:r>
        <w:r w:rsidRPr="001D19F6" w:rsidDel="00CB1D93">
          <w:delText>pine tree</w:delText>
        </w:r>
      </w:del>
    </w:p>
    <w:p w14:paraId="793816FB" w14:textId="77777777" w:rsidR="00E12884" w:rsidRPr="001D19F6" w:rsidDel="00CB1D93" w:rsidRDefault="00E12884">
      <w:pPr>
        <w:rPr>
          <w:del w:id="2240" w:author="Keis" w:date="2023-04-11T21:36:00Z"/>
        </w:rPr>
        <w:pPrChange w:id="2241" w:author="Keis" w:date="2024-09-13T16:10:00Z">
          <w:pPr>
            <w:pStyle w:val="a6"/>
            <w:numPr>
              <w:numId w:val="402"/>
            </w:numPr>
            <w:wordWrap/>
            <w:spacing w:line="276" w:lineRule="auto"/>
            <w:ind w:leftChars="0" w:left="1800" w:hanging="400"/>
            <w:jc w:val="left"/>
          </w:pPr>
        </w:pPrChange>
      </w:pPr>
      <w:del w:id="2242" w:author="Keis" w:date="2023-04-11T21:36:00Z">
        <w:r w:rsidRPr="001D19F6" w:rsidDel="00CB1D93">
          <w:delText xml:space="preserve">LIST 2: snowman, chair, </w:delText>
        </w:r>
        <w:r w:rsidR="00C64867" w:rsidRPr="001D19F6" w:rsidDel="00CB1D93">
          <w:delText xml:space="preserve">and </w:delText>
        </w:r>
        <w:r w:rsidRPr="001D19F6" w:rsidDel="00CB1D93">
          <w:delText>peach</w:delText>
        </w:r>
      </w:del>
    </w:p>
    <w:p w14:paraId="77D683A1" w14:textId="77777777" w:rsidR="00E12884" w:rsidRPr="001D19F6" w:rsidDel="00CB1D93" w:rsidRDefault="00E12884">
      <w:pPr>
        <w:rPr>
          <w:del w:id="2243" w:author="Keis" w:date="2023-04-11T21:36:00Z"/>
        </w:rPr>
        <w:pPrChange w:id="2244" w:author="Keis" w:date="2024-09-13T16:10:00Z">
          <w:pPr>
            <w:pStyle w:val="a6"/>
            <w:numPr>
              <w:numId w:val="402"/>
            </w:numPr>
            <w:wordWrap/>
            <w:spacing w:line="276" w:lineRule="auto"/>
            <w:ind w:leftChars="0" w:left="1800" w:hanging="400"/>
            <w:jc w:val="left"/>
          </w:pPr>
        </w:pPrChange>
      </w:pPr>
      <w:del w:id="2245" w:author="Keis" w:date="2023-04-11T21:36:00Z">
        <w:r w:rsidRPr="001D19F6" w:rsidDel="00CB1D93">
          <w:delText xml:space="preserve">LIST 3: teacher, factory, </w:delText>
        </w:r>
        <w:r w:rsidR="00C64867" w:rsidRPr="001D19F6" w:rsidDel="00CB1D93">
          <w:delText xml:space="preserve">and </w:delText>
        </w:r>
        <w:r w:rsidRPr="001D19F6" w:rsidDel="00CB1D93">
          <w:delText>washing machine</w:delText>
        </w:r>
      </w:del>
    </w:p>
    <w:p w14:paraId="7B84BFC8" w14:textId="77777777" w:rsidR="00E12884" w:rsidRPr="001D19F6" w:rsidDel="00CB1D93" w:rsidRDefault="00E12884">
      <w:pPr>
        <w:rPr>
          <w:del w:id="2246" w:author="Keis" w:date="2023-04-11T21:36:00Z"/>
        </w:rPr>
        <w:pPrChange w:id="2247" w:author="Keis" w:date="2024-09-13T16:10:00Z">
          <w:pPr>
            <w:pStyle w:val="a6"/>
            <w:numPr>
              <w:numId w:val="402"/>
            </w:numPr>
            <w:wordWrap/>
            <w:spacing w:line="276" w:lineRule="auto"/>
            <w:ind w:leftChars="0" w:left="1800" w:hanging="400"/>
            <w:jc w:val="left"/>
          </w:pPr>
        </w:pPrChange>
      </w:pPr>
      <w:del w:id="2248" w:author="Keis" w:date="2023-04-11T21:36:00Z">
        <w:r w:rsidRPr="001D19F6" w:rsidDel="00CB1D93">
          <w:delText xml:space="preserve">LIST 4: chopsticks, apple, </w:delText>
        </w:r>
        <w:r w:rsidR="00C64867" w:rsidRPr="001D19F6" w:rsidDel="00CB1D93">
          <w:delText>and hanger</w:delText>
        </w:r>
      </w:del>
    </w:p>
    <w:p w14:paraId="2EBE4515" w14:textId="77777777" w:rsidR="00E12884" w:rsidRPr="001D19F6" w:rsidDel="00CB1D93" w:rsidRDefault="00E12884">
      <w:pPr>
        <w:rPr>
          <w:del w:id="2249" w:author="Keis" w:date="2023-04-11T21:36:00Z"/>
        </w:rPr>
        <w:pPrChange w:id="2250" w:author="Keis" w:date="2024-09-13T16:10:00Z">
          <w:pPr>
            <w:pStyle w:val="a6"/>
            <w:numPr>
              <w:numId w:val="402"/>
            </w:numPr>
            <w:wordWrap/>
            <w:spacing w:line="276" w:lineRule="auto"/>
            <w:ind w:leftChars="0" w:left="1800" w:hanging="400"/>
            <w:jc w:val="left"/>
          </w:pPr>
        </w:pPrChange>
      </w:pPr>
      <w:del w:id="2251" w:author="Keis" w:date="2023-04-11T21:36:00Z">
        <w:r w:rsidRPr="001D19F6" w:rsidDel="00CB1D93">
          <w:delText xml:space="preserve">LIST 5: bat, shoes, </w:delText>
        </w:r>
        <w:r w:rsidR="00C64867" w:rsidRPr="001D19F6" w:rsidDel="00CB1D93">
          <w:delText xml:space="preserve">and </w:delText>
        </w:r>
        <w:r w:rsidRPr="001D19F6" w:rsidDel="00CB1D93">
          <w:delText>sea water</w:delText>
        </w:r>
      </w:del>
    </w:p>
    <w:p w14:paraId="546CFFFC" w14:textId="77777777" w:rsidR="006E6B90" w:rsidRPr="001D19F6" w:rsidDel="00CB1D93" w:rsidRDefault="006E6B90">
      <w:pPr>
        <w:rPr>
          <w:del w:id="2252" w:author="Keis" w:date="2023-04-11T21:36:00Z"/>
        </w:rPr>
        <w:pPrChange w:id="2253" w:author="Keis" w:date="2024-09-13T16:10:00Z">
          <w:pPr>
            <w:wordWrap/>
            <w:spacing w:line="360" w:lineRule="auto"/>
            <w:jc w:val="left"/>
          </w:pPr>
        </w:pPrChange>
      </w:pPr>
    </w:p>
    <w:p w14:paraId="74A539B7" w14:textId="77777777" w:rsidR="006E6B90" w:rsidRPr="001D19F6" w:rsidDel="00CB1D93" w:rsidRDefault="006E6B90">
      <w:pPr>
        <w:rPr>
          <w:del w:id="2254" w:author="Keis" w:date="2023-04-11T21:36:00Z"/>
        </w:rPr>
        <w:pPrChange w:id="2255" w:author="Keis" w:date="2024-09-13T16:10:00Z">
          <w:pPr>
            <w:wordWrap/>
            <w:spacing w:line="360" w:lineRule="auto"/>
            <w:jc w:val="left"/>
          </w:pPr>
        </w:pPrChange>
      </w:pPr>
      <w:del w:id="2256" w:author="Keis" w:date="2023-04-11T21:36:00Z">
        <w:r w:rsidRPr="001D19F6" w:rsidDel="00CB1D93">
          <w:delText>C406. Please listen carefully</w:delText>
        </w:r>
        <w:r w:rsidR="00C64867" w:rsidRPr="001D19F6" w:rsidDel="00CB1D93">
          <w:delText>. Now, I will</w:delText>
        </w:r>
        <w:r w:rsidRPr="001D19F6" w:rsidDel="00CB1D93">
          <w:delText xml:space="preserve"> </w:delText>
        </w:r>
        <w:r w:rsidR="00C64867" w:rsidRPr="001D19F6" w:rsidDel="00CB1D93">
          <w:delText>read out</w:delText>
        </w:r>
        <w:r w:rsidRPr="001D19F6" w:rsidDel="00CB1D93">
          <w:delText xml:space="preserve"> three words </w:delText>
        </w:r>
        <w:r w:rsidR="00657CBA" w:rsidRPr="001D19F6" w:rsidDel="00CB1D93">
          <w:delText>just only one time</w:delText>
        </w:r>
        <w:r w:rsidR="00255E5E" w:rsidRPr="001D19F6" w:rsidDel="00CB1D93">
          <w:delText xml:space="preserve"> and ask you to recall as many as you can</w:delText>
        </w:r>
        <w:r w:rsidR="00657CBA" w:rsidRPr="001D19F6" w:rsidDel="00CB1D93">
          <w:delText xml:space="preserve">. I cannot repeat them. </w:delText>
        </w:r>
        <w:r w:rsidR="00255E5E" w:rsidRPr="001D19F6" w:rsidDel="00CB1D93">
          <w:delText>When I finish, I will ask you to recall aloud as many of the words as you can, in any order.</w:delText>
        </w:r>
        <w:r w:rsidR="00C64867" w:rsidRPr="001D19F6" w:rsidDel="00CB1D93">
          <w:delText xml:space="preserve"> </w:delText>
        </w:r>
        <w:r w:rsidRPr="001D19F6" w:rsidDel="00CB1D93">
          <w:delText>Are you ready?</w:delText>
        </w:r>
      </w:del>
    </w:p>
    <w:p w14:paraId="01A41327" w14:textId="77777777" w:rsidR="006E6B90" w:rsidRPr="001D19F6" w:rsidDel="00CB1D93" w:rsidRDefault="006E6B90">
      <w:pPr>
        <w:rPr>
          <w:del w:id="2257" w:author="Keis" w:date="2023-04-11T21:36:00Z"/>
        </w:rPr>
        <w:pPrChange w:id="2258" w:author="Keis" w:date="2024-09-13T16:10:00Z">
          <w:pPr>
            <w:wordWrap/>
            <w:spacing w:line="360" w:lineRule="auto"/>
            <w:jc w:val="left"/>
          </w:pPr>
        </w:pPrChange>
      </w:pPr>
      <w:del w:id="2259" w:author="Keis" w:date="2023-04-11T21:36:00Z">
        <w:r w:rsidRPr="001D19F6" w:rsidDel="00CB1D93">
          <w:delText xml:space="preserve">[IWER: </w:delText>
        </w:r>
        <w:r w:rsidRPr="001D19F6" w:rsidDel="00CB1D93">
          <w:rPr>
            <w:rFonts w:ascii="굴림" w:hAnsi="굴림" w:cs="굴림" w:hint="eastAsia"/>
          </w:rPr>
          <w:delText>①</w:delText>
        </w:r>
        <w:r w:rsidRPr="001D19F6" w:rsidDel="00CB1D93">
          <w:delText xml:space="preserve"> Tidy up the surroundings and start. </w:delText>
        </w:r>
        <w:r w:rsidRPr="001D19F6" w:rsidDel="00CB1D93">
          <w:rPr>
            <w:rFonts w:ascii="굴림" w:hAnsi="굴림" w:cs="굴림" w:hint="eastAsia"/>
          </w:rPr>
          <w:delText>②</w:delText>
        </w:r>
        <w:r w:rsidRPr="001D19F6" w:rsidDel="00CB1D93">
          <w:delText xml:space="preserve"> Assigned words are displayed only to the IWER. </w:delText>
        </w:r>
      </w:del>
    </w:p>
    <w:p w14:paraId="0E7F616A" w14:textId="77777777" w:rsidR="006E6B90" w:rsidRPr="001D19F6" w:rsidDel="00CB1D93" w:rsidRDefault="006E6B90">
      <w:pPr>
        <w:rPr>
          <w:del w:id="2260" w:author="Keis" w:date="2023-04-11T21:36:00Z"/>
        </w:rPr>
        <w:pPrChange w:id="2261" w:author="Keis" w:date="2024-09-13T16:10:00Z">
          <w:pPr>
            <w:wordWrap/>
            <w:spacing w:line="360" w:lineRule="auto"/>
            <w:jc w:val="left"/>
          </w:pPr>
        </w:pPrChange>
      </w:pPr>
      <w:del w:id="2262" w:author="Keis" w:date="2023-04-11T21:36:00Z">
        <w:r w:rsidRPr="001D19F6" w:rsidDel="00CB1D93">
          <w:rPr>
            <w:rFonts w:ascii="굴림" w:hAnsi="굴림" w:cs="굴림" w:hint="eastAsia"/>
          </w:rPr>
          <w:delText>③</w:delText>
        </w:r>
        <w:r w:rsidRPr="001D19F6" w:rsidDel="00CB1D93">
          <w:delText xml:space="preserve"> </w:delText>
        </w:r>
        <w:r w:rsidR="00DE78C9" w:rsidRPr="001D19F6" w:rsidDel="00CB1D93">
          <w:delText xml:space="preserve">Read the </w:delText>
        </w:r>
        <w:r w:rsidR="00657CBA" w:rsidRPr="001D19F6" w:rsidDel="00CB1D93">
          <w:delText xml:space="preserve">words aloud clearly in </w:delText>
        </w:r>
        <w:r w:rsidRPr="001D19F6" w:rsidDel="00CB1D93">
          <w:delText xml:space="preserve">steady </w:delText>
        </w:r>
        <w:r w:rsidR="00DE78C9" w:rsidRPr="001D19F6" w:rsidDel="00CB1D93">
          <w:delText xml:space="preserve">pace </w:delText>
        </w:r>
        <w:r w:rsidRPr="001D19F6" w:rsidDel="00CB1D93">
          <w:delText xml:space="preserve">and </w:delText>
        </w:r>
        <w:r w:rsidR="00657CBA" w:rsidRPr="001D19F6" w:rsidDel="00CB1D93">
          <w:delText xml:space="preserve">pause one second </w:delText>
        </w:r>
        <w:r w:rsidRPr="001D19F6" w:rsidDel="00CB1D93">
          <w:delText xml:space="preserve">before the next word </w:delText>
        </w:r>
        <w:r w:rsidRPr="001D19F6" w:rsidDel="00CB1D93">
          <w:rPr>
            <w:rFonts w:ascii="굴림" w:hAnsi="굴림" w:cs="굴림" w:hint="eastAsia"/>
          </w:rPr>
          <w:delText>④</w:delText>
        </w:r>
        <w:r w:rsidRPr="001D19F6" w:rsidDel="00CB1D93">
          <w:delText xml:space="preserve"> </w:delText>
        </w:r>
        <w:r w:rsidR="00DE78C9" w:rsidRPr="001D19F6" w:rsidDel="00CB1D93">
          <w:delText xml:space="preserve">If R is unable to recall </w:delText>
        </w:r>
        <w:r w:rsidR="00657CBA" w:rsidRPr="001D19F6" w:rsidDel="00CB1D93">
          <w:delText xml:space="preserve">any </w:delText>
        </w:r>
        <w:r w:rsidRPr="001D19F6" w:rsidDel="00CB1D93">
          <w:delText xml:space="preserve">words or can recall only a few words, repeat </w:delText>
        </w:r>
        <w:r w:rsidR="00657CBA" w:rsidRPr="001D19F6" w:rsidDel="00CB1D93">
          <w:delText xml:space="preserve">reading out up </w:delText>
        </w:r>
        <w:r w:rsidRPr="001D19F6" w:rsidDel="00CB1D93">
          <w:delText xml:space="preserve">to 5 times including the first try until he/she can recall all of them. </w:delText>
        </w:r>
        <w:r w:rsidRPr="001D19F6" w:rsidDel="00CB1D93">
          <w:rPr>
            <w:rFonts w:ascii="굴림" w:hAnsi="굴림" w:cs="굴림" w:hint="eastAsia"/>
          </w:rPr>
          <w:delText>⑤</w:delText>
        </w:r>
        <w:r w:rsidRPr="001D19F6" w:rsidDel="00CB1D93">
          <w:delText xml:space="preserve"> </w:delText>
        </w:r>
        <w:r w:rsidR="00657CBA" w:rsidRPr="001D19F6" w:rsidDel="00CB1D93">
          <w:delText xml:space="preserve">If </w:delText>
        </w:r>
        <w:r w:rsidRPr="001D19F6" w:rsidDel="00CB1D93">
          <w:delText xml:space="preserve">R can't recall the words </w:delText>
        </w:r>
        <w:r w:rsidR="00657CBA" w:rsidRPr="001D19F6" w:rsidDel="00CB1D93">
          <w:delText xml:space="preserve">even </w:delText>
        </w:r>
        <w:r w:rsidRPr="001D19F6" w:rsidDel="00CB1D93">
          <w:delText>after 5</w:delText>
        </w:r>
        <w:r w:rsidR="00657CBA" w:rsidRPr="001D19F6" w:rsidDel="00CB1D93">
          <w:delText xml:space="preserve"> times, please stop the process. </w:delText>
        </w:r>
        <w:r w:rsidRPr="001D19F6" w:rsidDel="00CB1D93">
          <w:rPr>
            <w:rFonts w:ascii="굴림" w:hAnsi="굴림" w:cs="굴림" w:hint="eastAsia"/>
          </w:rPr>
          <w:delText>⑥</w:delText>
        </w:r>
        <w:r w:rsidRPr="001D19F6" w:rsidDel="00CB1D93">
          <w:delText xml:space="preserve"> Answers given by repetition should be </w:delText>
        </w:r>
        <w:r w:rsidR="00DE78C9" w:rsidRPr="001D19F6" w:rsidDel="00CB1D93">
          <w:delText xml:space="preserve">treated </w:delText>
        </w:r>
        <w:r w:rsidRPr="001D19F6" w:rsidDel="00CB1D93">
          <w:delText>as incorrect</w:delText>
        </w:r>
        <w:r w:rsidR="00DE78C9" w:rsidRPr="001D19F6" w:rsidDel="00CB1D93">
          <w:delText xml:space="preserve"> </w:delText>
        </w:r>
        <w:r w:rsidR="000F1FAD" w:rsidRPr="001D19F6" w:rsidDel="00CB1D93">
          <w:delText>answers</w:delText>
        </w:r>
        <w:r w:rsidRPr="001D19F6" w:rsidDel="00CB1D93">
          <w:delText>]</w:delText>
        </w:r>
      </w:del>
    </w:p>
    <w:p w14:paraId="47C8D35C" w14:textId="77777777" w:rsidR="006E6B90" w:rsidRPr="001D19F6" w:rsidDel="00CB1D93" w:rsidRDefault="006E6B90">
      <w:pPr>
        <w:rPr>
          <w:del w:id="2263" w:author="Keis" w:date="2023-04-11T21:36:00Z"/>
        </w:rPr>
        <w:pPrChange w:id="2264" w:author="Keis" w:date="2024-09-13T16:10:00Z">
          <w:pPr>
            <w:pStyle w:val="a6"/>
            <w:numPr>
              <w:numId w:val="395"/>
            </w:numPr>
            <w:wordWrap/>
            <w:spacing w:line="360" w:lineRule="auto"/>
            <w:ind w:leftChars="0" w:hanging="400"/>
            <w:jc w:val="left"/>
          </w:pPr>
        </w:pPrChange>
      </w:pPr>
      <w:del w:id="2265" w:author="Keis" w:date="2023-04-11T21:36:00Z">
        <w:r w:rsidRPr="001D19F6" w:rsidDel="00CB1D93">
          <w:delText>Only one of the three words is correct, in any order</w:delText>
        </w:r>
      </w:del>
    </w:p>
    <w:p w14:paraId="7E614A12" w14:textId="77777777" w:rsidR="006E6B90" w:rsidRPr="001D19F6" w:rsidDel="00CB1D93" w:rsidRDefault="006E6B90">
      <w:pPr>
        <w:rPr>
          <w:del w:id="2266" w:author="Keis" w:date="2023-04-11T21:36:00Z"/>
        </w:rPr>
        <w:pPrChange w:id="2267" w:author="Keis" w:date="2024-09-13T16:10:00Z">
          <w:pPr>
            <w:pStyle w:val="a6"/>
            <w:numPr>
              <w:numId w:val="395"/>
            </w:numPr>
            <w:wordWrap/>
            <w:spacing w:line="360" w:lineRule="auto"/>
            <w:ind w:leftChars="0" w:hanging="400"/>
            <w:jc w:val="left"/>
          </w:pPr>
        </w:pPrChange>
      </w:pPr>
      <w:del w:id="2268" w:author="Keis" w:date="2023-04-11T21:36:00Z">
        <w:r w:rsidRPr="001D19F6" w:rsidDel="00CB1D93">
          <w:delText>Two of the three words are correct, in any order</w:delText>
        </w:r>
      </w:del>
    </w:p>
    <w:p w14:paraId="75638E5F" w14:textId="77777777" w:rsidR="006E6B90" w:rsidRPr="001D19F6" w:rsidDel="00CB1D93" w:rsidRDefault="006E6B90">
      <w:pPr>
        <w:rPr>
          <w:del w:id="2269" w:author="Keis" w:date="2023-04-11T21:36:00Z"/>
        </w:rPr>
        <w:pPrChange w:id="2270" w:author="Keis" w:date="2024-09-13T16:10:00Z">
          <w:pPr>
            <w:pStyle w:val="a6"/>
            <w:numPr>
              <w:numId w:val="395"/>
            </w:numPr>
            <w:wordWrap/>
            <w:spacing w:line="360" w:lineRule="auto"/>
            <w:ind w:leftChars="0" w:hanging="400"/>
            <w:jc w:val="left"/>
          </w:pPr>
        </w:pPrChange>
      </w:pPr>
      <w:del w:id="2271" w:author="Keis" w:date="2023-04-11T21:36:00Z">
        <w:r w:rsidRPr="001D19F6" w:rsidDel="00CB1D93">
          <w:delText>All of the three words are correct, in any order</w:delText>
        </w:r>
      </w:del>
    </w:p>
    <w:p w14:paraId="0759B9D7" w14:textId="77777777" w:rsidR="006E6B90" w:rsidRPr="001D19F6" w:rsidDel="00CB1D93" w:rsidRDefault="006E6B90">
      <w:pPr>
        <w:rPr>
          <w:del w:id="2272" w:author="Keis" w:date="2023-04-11T21:36:00Z"/>
        </w:rPr>
        <w:pPrChange w:id="2273" w:author="Keis" w:date="2024-09-13T16:10:00Z">
          <w:pPr>
            <w:pStyle w:val="a6"/>
            <w:numPr>
              <w:numId w:val="433"/>
            </w:numPr>
            <w:wordWrap/>
            <w:spacing w:line="360" w:lineRule="auto"/>
            <w:ind w:leftChars="0" w:hanging="400"/>
            <w:jc w:val="left"/>
          </w:pPr>
        </w:pPrChange>
      </w:pPr>
      <w:del w:id="2274" w:author="Keis" w:date="2023-04-11T21:36:00Z">
        <w:r w:rsidRPr="001D19F6" w:rsidDel="00CB1D93">
          <w:delText>None of the three words is correct</w:delText>
        </w:r>
      </w:del>
    </w:p>
    <w:p w14:paraId="183B332B" w14:textId="77777777" w:rsidR="006E6B90" w:rsidRPr="001D19F6" w:rsidDel="00CB1D93" w:rsidRDefault="006E6B90">
      <w:pPr>
        <w:rPr>
          <w:del w:id="2275" w:author="Keis" w:date="2023-04-11T21:36:00Z"/>
        </w:rPr>
        <w:pPrChange w:id="2276" w:author="Keis" w:date="2024-09-13T16:10:00Z">
          <w:pPr>
            <w:wordWrap/>
            <w:spacing w:line="360" w:lineRule="auto"/>
            <w:jc w:val="left"/>
          </w:pPr>
        </w:pPrChange>
      </w:pPr>
    </w:p>
    <w:p w14:paraId="3226A5BB" w14:textId="77777777" w:rsidR="008D2764" w:rsidRPr="001D19F6" w:rsidDel="00CB1D93" w:rsidRDefault="006E6B90">
      <w:pPr>
        <w:rPr>
          <w:del w:id="2277" w:author="Keis" w:date="2023-04-11T21:36:00Z"/>
        </w:rPr>
        <w:pPrChange w:id="2278" w:author="Keis" w:date="2024-09-13T16:10:00Z">
          <w:pPr>
            <w:wordWrap/>
            <w:spacing w:line="360" w:lineRule="auto"/>
            <w:jc w:val="left"/>
          </w:pPr>
        </w:pPrChange>
      </w:pPr>
      <w:del w:id="2279" w:author="Keis" w:date="2023-04-11T21:36:00Z">
        <w:r w:rsidRPr="001D19F6" w:rsidDel="00CB1D93">
          <w:delText>C407.</w:delText>
        </w:r>
        <w:r w:rsidR="00D4729B" w:rsidRPr="001D19F6" w:rsidDel="00CB1D93">
          <w:delText xml:space="preserve"> Please try </w:delText>
        </w:r>
        <w:r w:rsidRPr="001D19F6" w:rsidDel="00CB1D93">
          <w:delText xml:space="preserve">to remember the words I just read </w:delText>
        </w:r>
        <w:r w:rsidR="00D4729B" w:rsidRPr="001D19F6" w:rsidDel="00CB1D93">
          <w:delText xml:space="preserve">out </w:delText>
        </w:r>
        <w:r w:rsidRPr="001D19F6" w:rsidDel="00CB1D93">
          <w:delText xml:space="preserve">to you. I'll ask you to recall them later. </w:delText>
        </w:r>
        <w:r w:rsidR="00FF3C79" w:rsidRPr="001D19F6" w:rsidDel="00CB1D93">
          <w:delText>[</w:delText>
        </w:r>
        <w:r w:rsidRPr="001D19F6" w:rsidDel="00CB1D93">
          <w:delText xml:space="preserve">Read once more if R did not recall any of the words, up to 3 times and go on. If R does not recall, </w:delText>
        </w:r>
        <w:r w:rsidR="00FF3C79" w:rsidRPr="001D19F6" w:rsidDel="00CB1D93">
          <w:delText xml:space="preserve">reassure him/her that </w:delText>
        </w:r>
        <w:r w:rsidRPr="001D19F6" w:rsidDel="00CB1D93">
          <w:delText xml:space="preserve">it is OK </w:delText>
        </w:r>
        <w:r w:rsidR="00DE78C9" w:rsidRPr="001D19F6" w:rsidDel="00CB1D93">
          <w:delText xml:space="preserve">to make him/her </w:delText>
        </w:r>
        <w:r w:rsidRPr="001D19F6" w:rsidDel="00CB1D93">
          <w:delText>feel comfortable.</w:delText>
        </w:r>
        <w:r w:rsidR="00FF3C79" w:rsidRPr="001D19F6" w:rsidDel="00CB1D93">
          <w:delText>]</w:delText>
        </w:r>
        <w:r w:rsidRPr="001D19F6" w:rsidDel="00CB1D93">
          <w:delText xml:space="preserve"> </w:delText>
        </w:r>
      </w:del>
    </w:p>
    <w:p w14:paraId="0FB0B7C0" w14:textId="77777777" w:rsidR="008D2764" w:rsidRPr="001D19F6" w:rsidDel="00CB1D93" w:rsidRDefault="008D2764">
      <w:pPr>
        <w:rPr>
          <w:del w:id="2280" w:author="Keis" w:date="2023-04-11T21:36:00Z"/>
        </w:rPr>
        <w:pPrChange w:id="2281" w:author="Keis" w:date="2024-09-13T16:10:00Z">
          <w:pPr>
            <w:wordWrap/>
            <w:spacing w:line="360" w:lineRule="auto"/>
            <w:jc w:val="left"/>
          </w:pPr>
        </w:pPrChange>
      </w:pPr>
    </w:p>
    <w:p w14:paraId="0985F8CD" w14:textId="77777777" w:rsidR="00255E5E" w:rsidRPr="001D19F6" w:rsidDel="00CB1D93" w:rsidRDefault="00255E5E">
      <w:pPr>
        <w:rPr>
          <w:del w:id="2282" w:author="Keis" w:date="2023-04-11T21:36:00Z"/>
        </w:rPr>
        <w:pPrChange w:id="2283" w:author="Keis" w:date="2024-09-13T16:10:00Z">
          <w:pPr>
            <w:pStyle w:val="Default"/>
            <w:spacing w:line="360" w:lineRule="auto"/>
          </w:pPr>
        </w:pPrChange>
      </w:pPr>
      <w:del w:id="2284" w:author="Keis" w:date="2023-04-11T21:36:00Z">
        <w:r w:rsidRPr="001D19F6" w:rsidDel="00CB1D93">
          <w:delText>Now let's try some subtraction of numbers. One hundred minus 7 equals what?</w:delText>
        </w:r>
      </w:del>
    </w:p>
    <w:p w14:paraId="73A67EDA" w14:textId="77777777" w:rsidR="006E6B90" w:rsidRPr="001D19F6" w:rsidDel="00CB1D93" w:rsidRDefault="006E6B90">
      <w:pPr>
        <w:rPr>
          <w:del w:id="2285" w:author="Keis" w:date="2023-04-11T21:36:00Z"/>
        </w:rPr>
        <w:pPrChange w:id="2286" w:author="Keis" w:date="2024-09-13T16:10:00Z">
          <w:pPr>
            <w:pStyle w:val="Default"/>
            <w:spacing w:line="360" w:lineRule="auto"/>
          </w:pPr>
        </w:pPrChange>
      </w:pPr>
      <w:del w:id="2287" w:author="Keis" w:date="2023-04-11T21:36:00Z">
        <w:r w:rsidRPr="001D19F6" w:rsidDel="00CB1D93">
          <w:delText xml:space="preserve">[IWER: </w:delText>
        </w:r>
        <w:r w:rsidR="00DE78C9" w:rsidRPr="001D19F6" w:rsidDel="00CB1D93">
          <w:delText xml:space="preserve">If R is </w:delText>
        </w:r>
        <w:r w:rsidRPr="001D19F6" w:rsidDel="00CB1D93">
          <w:delText xml:space="preserve">unable to solve complex calculation, mark ‘0(incorrect answer)’ for </w:delText>
        </w:r>
        <w:r w:rsidR="00DE78C9" w:rsidRPr="001D19F6" w:rsidDel="00CB1D93">
          <w:delText xml:space="preserve">all of </w:delText>
        </w:r>
        <w:r w:rsidRPr="001D19F6" w:rsidDel="00CB1D93">
          <w:delText>C407 ~ C4</w:delText>
        </w:r>
        <w:r w:rsidR="00450395" w:rsidRPr="001D19F6" w:rsidDel="00CB1D93">
          <w:delText>11</w:delText>
        </w:r>
        <w:r w:rsidRPr="001D19F6" w:rsidDel="00CB1D93">
          <w:delText xml:space="preserve">. </w:delText>
        </w:r>
        <w:r w:rsidR="00DE78C9" w:rsidRPr="001D19F6" w:rsidDel="00CB1D93">
          <w:delText>Instead, a</w:delText>
        </w:r>
        <w:r w:rsidRPr="001D19F6" w:rsidDel="00CB1D93">
          <w:delText>sk simple questions such as “What is 100 minus 30?” or “What is 10 minus 3?”</w:delText>
        </w:r>
        <w:r w:rsidR="008D2764" w:rsidRPr="001D19F6" w:rsidDel="00CB1D93">
          <w:delText xml:space="preserve"> lasting</w:delText>
        </w:r>
        <w:r w:rsidRPr="001D19F6" w:rsidDel="00CB1D93">
          <w:delText xml:space="preserve"> for about 3 minutes</w:delText>
        </w:r>
        <w:r w:rsidR="008D2764" w:rsidRPr="001D19F6" w:rsidDel="00CB1D93">
          <w:delText>. However, please do not take longer than 3 minutes</w:delText>
        </w:r>
        <w:r w:rsidRPr="001D19F6" w:rsidDel="00CB1D93">
          <w:delText>]</w:delText>
        </w:r>
      </w:del>
    </w:p>
    <w:p w14:paraId="555D5BBE" w14:textId="77777777" w:rsidR="006E6B90" w:rsidRPr="001D19F6" w:rsidDel="00CB1D93" w:rsidRDefault="008D2764">
      <w:pPr>
        <w:rPr>
          <w:del w:id="2288" w:author="Keis" w:date="2023-04-11T21:36:00Z"/>
        </w:rPr>
        <w:pPrChange w:id="2289" w:author="Keis" w:date="2024-09-13T16:10:00Z">
          <w:pPr>
            <w:wordWrap/>
            <w:spacing w:line="360" w:lineRule="auto"/>
            <w:jc w:val="left"/>
          </w:pPr>
        </w:pPrChange>
      </w:pPr>
      <w:del w:id="2290" w:author="Keis" w:date="2023-04-11T21:36:00Z">
        <w:r w:rsidRPr="001D19F6" w:rsidDel="00CB1D93">
          <w:rPr>
            <w:kern w:val="0"/>
          </w:rPr>
          <w:tab/>
          <w:delText xml:space="preserve">_______________________________ </w:delText>
        </w:r>
        <w:r w:rsidR="001C154B" w:rsidRPr="001D19F6" w:rsidDel="00CB1D93">
          <w:delText>(Mark the number what the R said)</w:delText>
        </w:r>
      </w:del>
    </w:p>
    <w:p w14:paraId="79956D40" w14:textId="77777777" w:rsidR="00D02C67" w:rsidRPr="001D19F6" w:rsidDel="00CB1D93" w:rsidRDefault="00D02C67">
      <w:pPr>
        <w:rPr>
          <w:del w:id="2291" w:author="Keis" w:date="2023-04-11T21:36:00Z"/>
        </w:rPr>
        <w:pPrChange w:id="2292" w:author="Keis" w:date="2024-09-13T16:10:00Z">
          <w:pPr>
            <w:widowControl/>
            <w:wordWrap/>
            <w:autoSpaceDE/>
            <w:autoSpaceDN/>
            <w:jc w:val="left"/>
          </w:pPr>
        </w:pPrChange>
      </w:pPr>
      <w:del w:id="2293" w:author="Keis" w:date="2023-04-11T21:36:00Z">
        <w:r w:rsidRPr="001D19F6" w:rsidDel="00CB1D93">
          <w:br w:type="page"/>
        </w:r>
      </w:del>
    </w:p>
    <w:p w14:paraId="748D194C" w14:textId="77777777" w:rsidR="006E6B90" w:rsidRPr="001D19F6" w:rsidDel="00CB1D93" w:rsidRDefault="006E6B90">
      <w:pPr>
        <w:rPr>
          <w:del w:id="2294" w:author="Keis" w:date="2023-04-11T21:36:00Z"/>
        </w:rPr>
        <w:pPrChange w:id="2295" w:author="Keis" w:date="2024-09-13T16:10:00Z">
          <w:pPr>
            <w:wordWrap/>
            <w:spacing w:line="360" w:lineRule="auto"/>
            <w:jc w:val="left"/>
          </w:pPr>
        </w:pPrChange>
      </w:pPr>
      <w:del w:id="2296" w:author="Keis" w:date="2023-04-11T21:36:00Z">
        <w:r w:rsidRPr="001D19F6" w:rsidDel="00CB1D93">
          <w:delText xml:space="preserve">C408. </w:delText>
        </w:r>
        <w:r w:rsidR="00895FD4" w:rsidRPr="001D19F6" w:rsidDel="00CB1D93">
          <w:delText xml:space="preserve">Then, if you subtract 7 from </w:delText>
        </w:r>
        <w:r w:rsidR="00255E5E" w:rsidRPr="001D19F6" w:rsidDel="00CB1D93">
          <w:delText>that</w:delText>
        </w:r>
        <w:r w:rsidR="00895FD4" w:rsidRPr="001D19F6" w:rsidDel="00CB1D93">
          <w:delText xml:space="preserve">, what is it? </w:delText>
        </w:r>
      </w:del>
    </w:p>
    <w:p w14:paraId="64106BEC" w14:textId="77777777" w:rsidR="001C154B" w:rsidRPr="001D19F6" w:rsidDel="00CB1D93" w:rsidRDefault="008D2764">
      <w:pPr>
        <w:rPr>
          <w:del w:id="2297" w:author="Keis" w:date="2023-04-11T21:36:00Z"/>
        </w:rPr>
        <w:pPrChange w:id="2298" w:author="Keis" w:date="2024-09-13T16:10:00Z">
          <w:pPr>
            <w:wordWrap/>
            <w:spacing w:line="360" w:lineRule="auto"/>
            <w:jc w:val="left"/>
          </w:pPr>
        </w:pPrChange>
      </w:pPr>
      <w:del w:id="2299" w:author="Keis" w:date="2023-04-11T21:36:00Z">
        <w:r w:rsidRPr="001D19F6" w:rsidDel="00CB1D93">
          <w:rPr>
            <w:kern w:val="0"/>
          </w:rPr>
          <w:tab/>
          <w:delText xml:space="preserve">_______________________________ </w:delText>
        </w:r>
        <w:r w:rsidR="001C154B" w:rsidRPr="001D19F6" w:rsidDel="00CB1D93">
          <w:delText>(Mark the number what the R said)</w:delText>
        </w:r>
      </w:del>
    </w:p>
    <w:p w14:paraId="65092B8D" w14:textId="77777777" w:rsidR="006E6B90" w:rsidRPr="001D19F6" w:rsidDel="00CB1D93" w:rsidRDefault="006E6B90">
      <w:pPr>
        <w:rPr>
          <w:del w:id="2300" w:author="Keis" w:date="2023-04-11T21:36:00Z"/>
        </w:rPr>
        <w:pPrChange w:id="2301" w:author="Keis" w:date="2024-09-13T16:10:00Z">
          <w:pPr>
            <w:wordWrap/>
            <w:spacing w:line="360" w:lineRule="auto"/>
            <w:jc w:val="left"/>
          </w:pPr>
        </w:pPrChange>
      </w:pPr>
    </w:p>
    <w:p w14:paraId="2BD8B2DD" w14:textId="77777777" w:rsidR="006E6B90" w:rsidRPr="001D19F6" w:rsidDel="00CB1D93" w:rsidRDefault="006E6B90">
      <w:pPr>
        <w:rPr>
          <w:del w:id="2302" w:author="Keis" w:date="2023-04-11T21:36:00Z"/>
        </w:rPr>
        <w:pPrChange w:id="2303" w:author="Keis" w:date="2024-09-13T16:10:00Z">
          <w:pPr>
            <w:wordWrap/>
            <w:spacing w:line="360" w:lineRule="auto"/>
            <w:jc w:val="left"/>
          </w:pPr>
        </w:pPrChange>
      </w:pPr>
      <w:del w:id="2304" w:author="Keis" w:date="2023-04-11T21:36:00Z">
        <w:r w:rsidRPr="001D19F6" w:rsidDel="00CB1D93">
          <w:delText xml:space="preserve">C409. </w:delText>
        </w:r>
        <w:r w:rsidR="00895FD4" w:rsidRPr="001D19F6" w:rsidDel="00CB1D93">
          <w:delText xml:space="preserve">Then, if you subtract 7 from </w:delText>
        </w:r>
        <w:r w:rsidR="00255E5E" w:rsidRPr="001D19F6" w:rsidDel="00CB1D93">
          <w:delText>that</w:delText>
        </w:r>
        <w:r w:rsidR="00895FD4" w:rsidRPr="001D19F6" w:rsidDel="00CB1D93">
          <w:delText>, what is it?</w:delText>
        </w:r>
      </w:del>
    </w:p>
    <w:p w14:paraId="33529EAE" w14:textId="77777777" w:rsidR="007D257C" w:rsidRPr="001D19F6" w:rsidDel="00CB1D93" w:rsidRDefault="008D2764">
      <w:pPr>
        <w:rPr>
          <w:del w:id="2305" w:author="Keis" w:date="2023-04-11T21:36:00Z"/>
        </w:rPr>
        <w:pPrChange w:id="2306" w:author="Keis" w:date="2024-09-13T16:10:00Z">
          <w:pPr>
            <w:wordWrap/>
            <w:spacing w:line="360" w:lineRule="auto"/>
            <w:jc w:val="left"/>
          </w:pPr>
        </w:pPrChange>
      </w:pPr>
      <w:del w:id="2307" w:author="Keis" w:date="2023-04-11T21:36:00Z">
        <w:r w:rsidRPr="001D19F6" w:rsidDel="00CB1D93">
          <w:rPr>
            <w:kern w:val="0"/>
          </w:rPr>
          <w:tab/>
          <w:delText xml:space="preserve">_______________________________ </w:delText>
        </w:r>
        <w:r w:rsidR="007D257C" w:rsidRPr="001D19F6" w:rsidDel="00CB1D93">
          <w:delText>(Mark the number what the R said)</w:delText>
        </w:r>
      </w:del>
    </w:p>
    <w:p w14:paraId="039E3D40" w14:textId="77777777" w:rsidR="006E6B90" w:rsidRPr="001D19F6" w:rsidDel="00CB1D93" w:rsidRDefault="006E6B90">
      <w:pPr>
        <w:rPr>
          <w:del w:id="2308" w:author="Keis" w:date="2023-04-11T21:36:00Z"/>
        </w:rPr>
        <w:pPrChange w:id="2309" w:author="Keis" w:date="2024-09-13T16:10:00Z">
          <w:pPr>
            <w:wordWrap/>
            <w:spacing w:line="360" w:lineRule="auto"/>
            <w:jc w:val="left"/>
          </w:pPr>
        </w:pPrChange>
      </w:pPr>
    </w:p>
    <w:p w14:paraId="68A07107" w14:textId="77777777" w:rsidR="006E6B90" w:rsidRPr="001D19F6" w:rsidDel="00CB1D93" w:rsidRDefault="006E6B90">
      <w:pPr>
        <w:rPr>
          <w:del w:id="2310" w:author="Keis" w:date="2023-04-11T21:36:00Z"/>
        </w:rPr>
        <w:pPrChange w:id="2311" w:author="Keis" w:date="2024-09-13T16:10:00Z">
          <w:pPr>
            <w:wordWrap/>
            <w:spacing w:line="360" w:lineRule="auto"/>
            <w:jc w:val="left"/>
          </w:pPr>
        </w:pPrChange>
      </w:pPr>
      <w:del w:id="2312" w:author="Keis" w:date="2023-04-11T21:36:00Z">
        <w:r w:rsidRPr="001D19F6" w:rsidDel="00CB1D93">
          <w:delText xml:space="preserve">C410. </w:delText>
        </w:r>
        <w:r w:rsidR="00895FD4" w:rsidRPr="001D19F6" w:rsidDel="00CB1D93">
          <w:delText xml:space="preserve">Then, if you subtract 7 from </w:delText>
        </w:r>
        <w:r w:rsidR="00255E5E" w:rsidRPr="001D19F6" w:rsidDel="00CB1D93">
          <w:delText>that</w:delText>
        </w:r>
        <w:r w:rsidR="00895FD4" w:rsidRPr="001D19F6" w:rsidDel="00CB1D93">
          <w:delText>, what is it?</w:delText>
        </w:r>
      </w:del>
    </w:p>
    <w:p w14:paraId="6E1CFCE5" w14:textId="77777777" w:rsidR="001C154B" w:rsidRPr="001D19F6" w:rsidDel="00CB1D93" w:rsidRDefault="008D2764">
      <w:pPr>
        <w:rPr>
          <w:del w:id="2313" w:author="Keis" w:date="2023-04-11T21:36:00Z"/>
        </w:rPr>
        <w:pPrChange w:id="2314" w:author="Keis" w:date="2024-09-13T16:10:00Z">
          <w:pPr>
            <w:wordWrap/>
            <w:spacing w:line="360" w:lineRule="auto"/>
            <w:jc w:val="left"/>
          </w:pPr>
        </w:pPrChange>
      </w:pPr>
      <w:del w:id="2315" w:author="Keis" w:date="2023-04-11T21:36:00Z">
        <w:r w:rsidRPr="001D19F6" w:rsidDel="00CB1D93">
          <w:rPr>
            <w:kern w:val="0"/>
          </w:rPr>
          <w:tab/>
          <w:delText xml:space="preserve">_______________________________ </w:delText>
        </w:r>
        <w:r w:rsidR="001C154B" w:rsidRPr="001D19F6" w:rsidDel="00CB1D93">
          <w:delText>(Mark the number what the R said)</w:delText>
        </w:r>
      </w:del>
    </w:p>
    <w:p w14:paraId="691ED7D9" w14:textId="77777777" w:rsidR="006E6B90" w:rsidRPr="001D19F6" w:rsidDel="00CB1D93" w:rsidRDefault="006E6B90">
      <w:pPr>
        <w:rPr>
          <w:del w:id="2316" w:author="Keis" w:date="2023-04-11T21:36:00Z"/>
        </w:rPr>
        <w:pPrChange w:id="2317" w:author="Keis" w:date="2024-09-13T16:10:00Z">
          <w:pPr>
            <w:wordWrap/>
            <w:spacing w:line="360" w:lineRule="auto"/>
            <w:jc w:val="left"/>
          </w:pPr>
        </w:pPrChange>
      </w:pPr>
    </w:p>
    <w:p w14:paraId="5F4B8702" w14:textId="77777777" w:rsidR="006E6B90" w:rsidRPr="001D19F6" w:rsidDel="00CB1D93" w:rsidRDefault="006E6B90">
      <w:pPr>
        <w:rPr>
          <w:del w:id="2318" w:author="Keis" w:date="2023-04-11T21:36:00Z"/>
        </w:rPr>
        <w:pPrChange w:id="2319" w:author="Keis" w:date="2024-09-13T16:10:00Z">
          <w:pPr>
            <w:wordWrap/>
            <w:spacing w:line="360" w:lineRule="auto"/>
            <w:jc w:val="left"/>
          </w:pPr>
        </w:pPrChange>
      </w:pPr>
      <w:del w:id="2320" w:author="Keis" w:date="2023-04-11T21:36:00Z">
        <w:r w:rsidRPr="001D19F6" w:rsidDel="00CB1D93">
          <w:delText xml:space="preserve">C411. </w:delText>
        </w:r>
        <w:r w:rsidR="000232E2" w:rsidRPr="001D19F6" w:rsidDel="00CB1D93">
          <w:delText xml:space="preserve">Lastly, </w:delText>
        </w:r>
        <w:r w:rsidR="00895FD4" w:rsidRPr="001D19F6" w:rsidDel="00CB1D93">
          <w:delText xml:space="preserve">if you subtract 7 from </w:delText>
        </w:r>
        <w:r w:rsidR="00255E5E" w:rsidRPr="001D19F6" w:rsidDel="00CB1D93">
          <w:delText xml:space="preserve">that </w:delText>
        </w:r>
        <w:r w:rsidR="000232E2" w:rsidRPr="001D19F6" w:rsidDel="00CB1D93">
          <w:delText>again</w:delText>
        </w:r>
        <w:r w:rsidR="00895FD4" w:rsidRPr="001D19F6" w:rsidDel="00CB1D93">
          <w:delText>, what is it?</w:delText>
        </w:r>
      </w:del>
    </w:p>
    <w:p w14:paraId="6F873622" w14:textId="77777777" w:rsidR="001C154B" w:rsidRPr="001D19F6" w:rsidDel="00CB1D93" w:rsidRDefault="008D2764">
      <w:pPr>
        <w:rPr>
          <w:del w:id="2321" w:author="Keis" w:date="2023-04-11T21:36:00Z"/>
        </w:rPr>
        <w:pPrChange w:id="2322" w:author="Keis" w:date="2024-09-13T16:10:00Z">
          <w:pPr>
            <w:wordWrap/>
            <w:spacing w:line="360" w:lineRule="auto"/>
            <w:jc w:val="left"/>
          </w:pPr>
        </w:pPrChange>
      </w:pPr>
      <w:del w:id="2323" w:author="Keis" w:date="2023-04-11T21:36:00Z">
        <w:r w:rsidRPr="001D19F6" w:rsidDel="00CB1D93">
          <w:rPr>
            <w:kern w:val="0"/>
          </w:rPr>
          <w:tab/>
          <w:delText xml:space="preserve">_______________________________ </w:delText>
        </w:r>
        <w:r w:rsidR="001C154B" w:rsidRPr="001D19F6" w:rsidDel="00CB1D93">
          <w:delText>(Mark the number what the R said)</w:delText>
        </w:r>
      </w:del>
    </w:p>
    <w:p w14:paraId="3134B176" w14:textId="77777777" w:rsidR="006E6B90" w:rsidRPr="001D19F6" w:rsidDel="00CB1D93" w:rsidRDefault="006E6B90">
      <w:pPr>
        <w:rPr>
          <w:del w:id="2324" w:author="Keis" w:date="2023-04-11T21:36:00Z"/>
          <w:b/>
          <w:bCs/>
        </w:rPr>
        <w:pPrChange w:id="2325" w:author="Keis" w:date="2024-09-13T16:10:00Z">
          <w:pPr>
            <w:wordWrap/>
            <w:spacing w:line="360" w:lineRule="auto"/>
            <w:jc w:val="left"/>
          </w:pPr>
        </w:pPrChange>
      </w:pPr>
    </w:p>
    <w:p w14:paraId="4D88C020" w14:textId="77777777" w:rsidR="0087578B" w:rsidRPr="001D19F6" w:rsidDel="00CB1D93" w:rsidRDefault="0087578B">
      <w:pPr>
        <w:rPr>
          <w:del w:id="2326" w:author="Keis" w:date="2023-04-11T21:36:00Z"/>
          <w:b/>
          <w:bCs/>
        </w:rPr>
        <w:pPrChange w:id="2327" w:author="Keis" w:date="2024-09-13T16:10:00Z">
          <w:pPr>
            <w:wordWrap/>
            <w:jc w:val="left"/>
          </w:pPr>
        </w:pPrChange>
      </w:pPr>
      <w:del w:id="2328" w:author="Keis" w:date="2023-04-11T21:36:00Z">
        <w:r w:rsidRPr="001D19F6" w:rsidDel="00CB1D93">
          <w:rPr>
            <w:b/>
            <w:bCs/>
          </w:rPr>
          <w:delText>Logic</w:delText>
        </w:r>
      </w:del>
    </w:p>
    <w:p w14:paraId="123F77AD" w14:textId="77777777" w:rsidR="0087578B" w:rsidRPr="001D19F6" w:rsidDel="00CB1D93" w:rsidRDefault="0087578B">
      <w:pPr>
        <w:rPr>
          <w:del w:id="2329" w:author="Keis" w:date="2023-04-11T21:36:00Z"/>
          <w:b/>
          <w:bCs/>
        </w:rPr>
        <w:pPrChange w:id="2330" w:author="Keis" w:date="2024-09-13T16:10:00Z">
          <w:pPr>
            <w:pStyle w:val="a6"/>
            <w:numPr>
              <w:numId w:val="399"/>
            </w:numPr>
            <w:wordWrap/>
            <w:ind w:leftChars="0" w:hanging="400"/>
            <w:jc w:val="left"/>
          </w:pPr>
        </w:pPrChange>
      </w:pPr>
      <w:del w:id="2331" w:author="Keis" w:date="2023-04-11T21:36:00Z">
        <w:r w:rsidRPr="001D19F6" w:rsidDel="00CB1D93">
          <w:rPr>
            <w:b/>
            <w:bCs/>
          </w:rPr>
          <w:delText xml:space="preserve">The words </w:delText>
        </w:r>
        <w:r w:rsidR="00DE78C9" w:rsidRPr="001D19F6" w:rsidDel="00CB1D93">
          <w:rPr>
            <w:b/>
            <w:bCs/>
          </w:rPr>
          <w:delText xml:space="preserve">shown </w:delText>
        </w:r>
        <w:r w:rsidRPr="001D19F6" w:rsidDel="00CB1D93">
          <w:rPr>
            <w:b/>
            <w:bCs/>
          </w:rPr>
          <w:delText xml:space="preserve">in C406 are displayed again </w:delText>
        </w:r>
        <w:r w:rsidR="00522410" w:rsidRPr="001D19F6" w:rsidDel="00CB1D93">
          <w:rPr>
            <w:b/>
            <w:bCs/>
          </w:rPr>
          <w:delText xml:space="preserve">only </w:delText>
        </w:r>
        <w:r w:rsidRPr="001D19F6" w:rsidDel="00CB1D93">
          <w:rPr>
            <w:b/>
            <w:bCs/>
          </w:rPr>
          <w:delText>for the IWER. They must be the same words as before.</w:delText>
        </w:r>
      </w:del>
    </w:p>
    <w:p w14:paraId="27DED87A" w14:textId="77777777" w:rsidR="0087578B" w:rsidRPr="001D19F6" w:rsidDel="00CB1D93" w:rsidRDefault="0087578B">
      <w:pPr>
        <w:rPr>
          <w:del w:id="2332" w:author="Keis" w:date="2023-04-11T21:36:00Z"/>
        </w:rPr>
        <w:pPrChange w:id="2333" w:author="Keis" w:date="2024-09-13T16:10:00Z">
          <w:pPr>
            <w:wordWrap/>
            <w:spacing w:line="360" w:lineRule="auto"/>
            <w:jc w:val="left"/>
          </w:pPr>
        </w:pPrChange>
      </w:pPr>
    </w:p>
    <w:p w14:paraId="2B2395BD" w14:textId="77777777" w:rsidR="006E6B90" w:rsidRPr="001D19F6" w:rsidDel="00CB1D93" w:rsidRDefault="006E6B90">
      <w:pPr>
        <w:rPr>
          <w:del w:id="2334" w:author="Keis" w:date="2023-04-11T21:36:00Z"/>
        </w:rPr>
        <w:pPrChange w:id="2335" w:author="Keis" w:date="2024-09-13T16:10:00Z">
          <w:pPr>
            <w:wordWrap/>
            <w:spacing w:line="360" w:lineRule="auto"/>
            <w:jc w:val="left"/>
          </w:pPr>
        </w:pPrChange>
      </w:pPr>
      <w:del w:id="2336" w:author="Keis" w:date="2023-04-11T21:36:00Z">
        <w:r w:rsidRPr="001D19F6" w:rsidDel="00CB1D93">
          <w:delText xml:space="preserve">C412. A little while ago, I read </w:delText>
        </w:r>
        <w:r w:rsidR="00522410" w:rsidRPr="001D19F6" w:rsidDel="00CB1D93">
          <w:delText xml:space="preserve">out the three words to you </w:delText>
        </w:r>
        <w:r w:rsidR="00376C4A" w:rsidRPr="001D19F6" w:rsidDel="00CB1D93">
          <w:delText>and you repeated the ones you could remember. Please tell me any of the words that you remember now.</w:delText>
        </w:r>
      </w:del>
    </w:p>
    <w:p w14:paraId="0F345033" w14:textId="77777777" w:rsidR="006E6B90" w:rsidRPr="001D19F6" w:rsidDel="00CB1D93" w:rsidRDefault="006E6B90">
      <w:pPr>
        <w:rPr>
          <w:del w:id="2337" w:author="Keis" w:date="2023-04-11T21:36:00Z"/>
        </w:rPr>
        <w:pPrChange w:id="2338" w:author="Keis" w:date="2024-09-13T16:10:00Z">
          <w:pPr>
            <w:pStyle w:val="a6"/>
            <w:numPr>
              <w:numId w:val="396"/>
            </w:numPr>
            <w:wordWrap/>
            <w:spacing w:line="360" w:lineRule="auto"/>
            <w:ind w:leftChars="0" w:hanging="400"/>
            <w:jc w:val="left"/>
          </w:pPr>
        </w:pPrChange>
      </w:pPr>
      <w:del w:id="2339" w:author="Keis" w:date="2023-04-11T21:36:00Z">
        <w:r w:rsidRPr="001D19F6" w:rsidDel="00CB1D93">
          <w:delText>Only one of the three words is correct, in any order</w:delText>
        </w:r>
      </w:del>
    </w:p>
    <w:p w14:paraId="64F57484" w14:textId="77777777" w:rsidR="006E6B90" w:rsidRPr="001D19F6" w:rsidDel="00CB1D93" w:rsidRDefault="006E6B90">
      <w:pPr>
        <w:rPr>
          <w:del w:id="2340" w:author="Keis" w:date="2023-04-11T21:36:00Z"/>
        </w:rPr>
        <w:pPrChange w:id="2341" w:author="Keis" w:date="2024-09-13T16:10:00Z">
          <w:pPr>
            <w:pStyle w:val="a6"/>
            <w:numPr>
              <w:numId w:val="396"/>
            </w:numPr>
            <w:wordWrap/>
            <w:spacing w:line="360" w:lineRule="auto"/>
            <w:ind w:leftChars="0" w:hanging="400"/>
            <w:jc w:val="left"/>
          </w:pPr>
        </w:pPrChange>
      </w:pPr>
      <w:del w:id="2342" w:author="Keis" w:date="2023-04-11T21:36:00Z">
        <w:r w:rsidRPr="001D19F6" w:rsidDel="00CB1D93">
          <w:delText>Two of the three words are correct, in any order</w:delText>
        </w:r>
      </w:del>
    </w:p>
    <w:p w14:paraId="3783CA70" w14:textId="77777777" w:rsidR="006E6B90" w:rsidRPr="001D19F6" w:rsidDel="00CB1D93" w:rsidRDefault="006E6B90">
      <w:pPr>
        <w:rPr>
          <w:del w:id="2343" w:author="Keis" w:date="2023-04-11T21:36:00Z"/>
        </w:rPr>
        <w:pPrChange w:id="2344" w:author="Keis" w:date="2024-09-13T16:10:00Z">
          <w:pPr>
            <w:pStyle w:val="a6"/>
            <w:numPr>
              <w:numId w:val="396"/>
            </w:numPr>
            <w:wordWrap/>
            <w:spacing w:line="360" w:lineRule="auto"/>
            <w:ind w:leftChars="0" w:hanging="400"/>
            <w:jc w:val="left"/>
          </w:pPr>
        </w:pPrChange>
      </w:pPr>
      <w:del w:id="2345" w:author="Keis" w:date="2023-04-11T21:36:00Z">
        <w:r w:rsidRPr="001D19F6" w:rsidDel="00CB1D93">
          <w:delText>All of the three words are correct, in any order</w:delText>
        </w:r>
      </w:del>
    </w:p>
    <w:p w14:paraId="55FA0666" w14:textId="77777777" w:rsidR="006E6B90" w:rsidRPr="001D19F6" w:rsidDel="00CB1D93" w:rsidRDefault="006E6B90">
      <w:pPr>
        <w:rPr>
          <w:del w:id="2346" w:author="Keis" w:date="2023-04-11T21:36:00Z"/>
        </w:rPr>
        <w:pPrChange w:id="2347" w:author="Keis" w:date="2024-09-13T16:10:00Z">
          <w:pPr>
            <w:pStyle w:val="a6"/>
            <w:numPr>
              <w:numId w:val="432"/>
            </w:numPr>
            <w:wordWrap/>
            <w:spacing w:line="360" w:lineRule="auto"/>
            <w:ind w:leftChars="0" w:hanging="400"/>
            <w:jc w:val="left"/>
          </w:pPr>
        </w:pPrChange>
      </w:pPr>
      <w:del w:id="2348" w:author="Keis" w:date="2023-04-11T21:36:00Z">
        <w:r w:rsidRPr="001D19F6" w:rsidDel="00CB1D93">
          <w:delText>None of the three words is correct</w:delText>
        </w:r>
      </w:del>
    </w:p>
    <w:p w14:paraId="73D45D7B" w14:textId="77777777" w:rsidR="006E6B90" w:rsidRPr="001D19F6" w:rsidDel="00CB1D93" w:rsidRDefault="006E6B90">
      <w:pPr>
        <w:rPr>
          <w:del w:id="2349" w:author="Keis" w:date="2023-04-11T21:36:00Z"/>
        </w:rPr>
        <w:pPrChange w:id="2350" w:author="Keis" w:date="2024-09-13T16:10:00Z">
          <w:pPr>
            <w:wordWrap/>
            <w:spacing w:line="360" w:lineRule="auto"/>
            <w:jc w:val="left"/>
          </w:pPr>
        </w:pPrChange>
      </w:pPr>
    </w:p>
    <w:p w14:paraId="35131D23" w14:textId="77777777" w:rsidR="006E6B90" w:rsidRPr="001D19F6" w:rsidDel="00CB1D93" w:rsidRDefault="006E6B90">
      <w:pPr>
        <w:rPr>
          <w:del w:id="2351" w:author="Keis" w:date="2023-04-11T21:36:00Z"/>
        </w:rPr>
        <w:pPrChange w:id="2352" w:author="Keis" w:date="2024-09-13T16:10:00Z">
          <w:pPr>
            <w:wordWrap/>
            <w:spacing w:line="360" w:lineRule="auto"/>
            <w:jc w:val="left"/>
          </w:pPr>
        </w:pPrChange>
      </w:pPr>
      <w:del w:id="2353" w:author="Keis" w:date="2023-04-11T21:36:00Z">
        <w:r w:rsidRPr="001D19F6" w:rsidDel="00CB1D93">
          <w:delText xml:space="preserve">C413. [IWER: Pointing to item #1] </w:delText>
        </w:r>
        <w:r w:rsidR="00C216D8" w:rsidRPr="001D19F6" w:rsidDel="00CB1D93">
          <w:delText xml:space="preserve">Now I'm going to ask you for the names of things. </w:delText>
        </w:r>
        <w:r w:rsidRPr="001D19F6" w:rsidDel="00CB1D93">
          <w:delText>What is this?</w:delText>
        </w:r>
      </w:del>
    </w:p>
    <w:p w14:paraId="39519F75" w14:textId="77777777" w:rsidR="004908B5" w:rsidRPr="001D19F6" w:rsidDel="00CB1D93" w:rsidRDefault="006E6B90">
      <w:pPr>
        <w:rPr>
          <w:del w:id="2354" w:author="Keis" w:date="2023-04-11T21:36:00Z"/>
        </w:rPr>
        <w:pPrChange w:id="2355" w:author="Keis" w:date="2024-09-13T16:10:00Z">
          <w:pPr>
            <w:wordWrap/>
            <w:spacing w:line="360" w:lineRule="auto"/>
            <w:jc w:val="left"/>
          </w:pPr>
        </w:pPrChange>
      </w:pPr>
      <w:del w:id="2356" w:author="Keis" w:date="2023-04-11T21:36:00Z">
        <w:r w:rsidRPr="001D19F6" w:rsidDel="00CB1D93">
          <w:delText xml:space="preserve">[IWER: </w:delText>
        </w:r>
        <w:r w:rsidR="00BC1E41" w:rsidRPr="001D19F6" w:rsidDel="00CB1D93">
          <w:delText xml:space="preserve">An </w:delText>
        </w:r>
        <w:r w:rsidR="00DE78C9" w:rsidRPr="001D19F6" w:rsidDel="00CB1D93">
          <w:delText>item</w:delText>
        </w:r>
        <w:r w:rsidR="005F0109" w:rsidRPr="001D19F6" w:rsidDel="00CB1D93">
          <w:delText xml:space="preserve"> </w:delText>
        </w:r>
        <w:r w:rsidR="00954F39" w:rsidRPr="001D19F6" w:rsidDel="00CB1D93">
          <w:delText xml:space="preserve">can be anything </w:delText>
        </w:r>
        <w:r w:rsidR="00BC1E41" w:rsidRPr="001D19F6" w:rsidDel="00CB1D93">
          <w:delText xml:space="preserve">near that anybody can distinguish such as </w:delText>
        </w:r>
        <w:r w:rsidR="00954F39" w:rsidRPr="001D19F6" w:rsidDel="00CB1D93">
          <w:delText>such as a cell phone</w:delText>
        </w:r>
        <w:r w:rsidRPr="001D19F6" w:rsidDel="00CB1D93">
          <w:delText xml:space="preserve">, gloves, </w:delText>
        </w:r>
        <w:r w:rsidR="00954F39" w:rsidRPr="001D19F6" w:rsidDel="00CB1D93">
          <w:delText>a hat</w:delText>
        </w:r>
        <w:r w:rsidRPr="001D19F6" w:rsidDel="00CB1D93">
          <w:delText xml:space="preserve"> and </w:delText>
        </w:r>
        <w:r w:rsidR="00954F39" w:rsidRPr="001D19F6" w:rsidDel="00CB1D93">
          <w:delText>a ring</w:delText>
        </w:r>
        <w:r w:rsidRPr="001D19F6" w:rsidDel="00CB1D93">
          <w:delText xml:space="preserve">. The elderly tend to call all </w:delText>
        </w:r>
        <w:r w:rsidR="00954F39" w:rsidRPr="001D19F6" w:rsidDel="00CB1D93">
          <w:delText>types of writing instruments 'pencil</w:delText>
        </w:r>
        <w:r w:rsidRPr="001D19F6" w:rsidDel="00CB1D93">
          <w:delText>'</w:delText>
        </w:r>
        <w:r w:rsidR="00954F39" w:rsidRPr="001D19F6" w:rsidDel="00CB1D93">
          <w:delText>,</w:delText>
        </w:r>
        <w:r w:rsidRPr="001D19F6" w:rsidDel="00CB1D93">
          <w:delText xml:space="preserve"> so consider the answer correct if </w:delText>
        </w:r>
        <w:r w:rsidR="004908B5" w:rsidRPr="001D19F6" w:rsidDel="00CB1D93">
          <w:delText xml:space="preserve">they say ‘pencil’ </w:delText>
        </w:r>
        <w:r w:rsidR="00DB63B9" w:rsidRPr="001D19F6" w:rsidDel="00CB1D93">
          <w:delText xml:space="preserve">even for </w:delText>
        </w:r>
        <w:r w:rsidR="004908B5" w:rsidRPr="001D19F6" w:rsidDel="00CB1D93">
          <w:delText>‘pen’.]</w:delText>
        </w:r>
      </w:del>
    </w:p>
    <w:p w14:paraId="0B5F19E2" w14:textId="77777777" w:rsidR="005F0109" w:rsidRPr="001D19F6" w:rsidDel="00CB1D93" w:rsidRDefault="005F0109">
      <w:pPr>
        <w:rPr>
          <w:del w:id="2357" w:author="Keis" w:date="2023-04-11T21:36:00Z"/>
        </w:rPr>
        <w:pPrChange w:id="2358" w:author="Keis" w:date="2024-09-13T16:10:00Z">
          <w:pPr>
            <w:pStyle w:val="a6"/>
            <w:numPr>
              <w:numId w:val="397"/>
            </w:numPr>
            <w:tabs>
              <w:tab w:val="left" w:pos="5245"/>
            </w:tabs>
            <w:wordWrap/>
            <w:spacing w:line="360" w:lineRule="auto"/>
            <w:ind w:leftChars="0" w:left="760" w:hanging="360"/>
          </w:pPr>
        </w:pPrChange>
      </w:pPr>
      <w:del w:id="2359" w:author="Keis" w:date="2023-04-11T21:36:00Z">
        <w:r w:rsidRPr="001D19F6" w:rsidDel="00CB1D93">
          <w:delText xml:space="preserve">Correct </w:delText>
        </w:r>
        <w:r w:rsidRPr="001D19F6" w:rsidDel="00CB1D93">
          <w:tab/>
        </w:r>
        <w:r w:rsidRPr="001D19F6" w:rsidDel="00CB1D93">
          <w:rPr>
            <w:rFonts w:ascii="굴림" w:hAnsi="굴림" w:cs="굴림" w:hint="eastAsia"/>
          </w:rPr>
          <w:delText>⑤</w:delText>
        </w:r>
        <w:r w:rsidRPr="001D19F6" w:rsidDel="00CB1D93">
          <w:delText xml:space="preserve"> Incorrect</w:delText>
        </w:r>
      </w:del>
    </w:p>
    <w:p w14:paraId="5A70A66D" w14:textId="77777777" w:rsidR="005F0109" w:rsidRPr="001D19F6" w:rsidDel="00CB1D93" w:rsidRDefault="005F0109">
      <w:pPr>
        <w:rPr>
          <w:del w:id="2360" w:author="Keis" w:date="2023-04-11T21:36:00Z"/>
        </w:rPr>
        <w:pPrChange w:id="2361" w:author="Keis" w:date="2024-09-13T16:10:00Z">
          <w:pPr>
            <w:wordWrap/>
            <w:spacing w:line="360" w:lineRule="auto"/>
            <w:jc w:val="left"/>
          </w:pPr>
        </w:pPrChange>
      </w:pPr>
    </w:p>
    <w:p w14:paraId="2EAD8DB3" w14:textId="77777777" w:rsidR="006E6B90" w:rsidRPr="001D19F6" w:rsidDel="00CB1D93" w:rsidRDefault="006E6B90">
      <w:pPr>
        <w:rPr>
          <w:del w:id="2362" w:author="Keis" w:date="2023-04-11T21:36:00Z"/>
        </w:rPr>
        <w:pPrChange w:id="2363" w:author="Keis" w:date="2024-09-13T16:10:00Z">
          <w:pPr>
            <w:wordWrap/>
            <w:spacing w:line="360" w:lineRule="auto"/>
            <w:jc w:val="left"/>
          </w:pPr>
        </w:pPrChange>
      </w:pPr>
      <w:del w:id="2364" w:author="Keis" w:date="2023-04-11T21:36:00Z">
        <w:r w:rsidRPr="001D19F6" w:rsidDel="00CB1D93">
          <w:delText>C414. [IWER: Pointing to item #2] What is this?</w:delText>
        </w:r>
      </w:del>
    </w:p>
    <w:p w14:paraId="5321C74B" w14:textId="77777777" w:rsidR="006E6B90" w:rsidRPr="001D19F6" w:rsidDel="00CB1D93" w:rsidRDefault="006E6B90">
      <w:pPr>
        <w:rPr>
          <w:del w:id="2365" w:author="Keis" w:date="2023-04-11T21:36:00Z"/>
        </w:rPr>
        <w:pPrChange w:id="2366" w:author="Keis" w:date="2024-09-13T16:10:00Z">
          <w:pPr>
            <w:wordWrap/>
            <w:spacing w:line="360" w:lineRule="auto"/>
            <w:jc w:val="left"/>
          </w:pPr>
        </w:pPrChange>
      </w:pPr>
      <w:del w:id="2367" w:author="Keis" w:date="2023-04-11T21:36:00Z">
        <w:r w:rsidRPr="001D19F6" w:rsidDel="00CB1D93">
          <w:delText xml:space="preserve">[IWER: </w:delText>
        </w:r>
        <w:r w:rsidR="00DE78C9" w:rsidRPr="001D19F6" w:rsidDel="00CB1D93">
          <w:delText>If R calls a watch “clock”, the answer is</w:delText>
        </w:r>
        <w:r w:rsidR="00954F39" w:rsidRPr="001D19F6" w:rsidDel="00CB1D93">
          <w:delText xml:space="preserve"> considered</w:delText>
        </w:r>
        <w:r w:rsidRPr="001D19F6" w:rsidDel="00CB1D93">
          <w:delText xml:space="preserve"> correct.]</w:delText>
        </w:r>
      </w:del>
    </w:p>
    <w:p w14:paraId="51E77C16" w14:textId="77777777" w:rsidR="00DB63B9" w:rsidRPr="001D19F6" w:rsidDel="00CB1D93" w:rsidRDefault="00DB63B9">
      <w:pPr>
        <w:rPr>
          <w:del w:id="2368" w:author="Keis" w:date="2023-04-11T21:36:00Z"/>
        </w:rPr>
        <w:pPrChange w:id="2369" w:author="Keis" w:date="2024-09-13T16:10:00Z">
          <w:pPr>
            <w:pStyle w:val="a6"/>
            <w:numPr>
              <w:numId w:val="400"/>
            </w:numPr>
            <w:tabs>
              <w:tab w:val="left" w:pos="5245"/>
            </w:tabs>
            <w:wordWrap/>
            <w:spacing w:line="360" w:lineRule="auto"/>
            <w:ind w:leftChars="0" w:left="760" w:hanging="360"/>
          </w:pPr>
        </w:pPrChange>
      </w:pPr>
      <w:del w:id="2370" w:author="Keis" w:date="2023-04-11T21:36:00Z">
        <w:r w:rsidRPr="001D19F6" w:rsidDel="00CB1D93">
          <w:delText xml:space="preserve">Correct </w:delText>
        </w:r>
        <w:r w:rsidRPr="001D19F6" w:rsidDel="00CB1D93">
          <w:tab/>
        </w:r>
        <w:r w:rsidRPr="001D19F6" w:rsidDel="00CB1D93">
          <w:rPr>
            <w:rFonts w:ascii="굴림" w:hAnsi="굴림" w:cs="굴림" w:hint="eastAsia"/>
          </w:rPr>
          <w:delText>⑤</w:delText>
        </w:r>
        <w:r w:rsidRPr="001D19F6" w:rsidDel="00CB1D93">
          <w:delText xml:space="preserve"> Incorrect</w:delText>
        </w:r>
      </w:del>
    </w:p>
    <w:p w14:paraId="38902ACA" w14:textId="77777777" w:rsidR="00297F86" w:rsidRPr="001D19F6" w:rsidDel="00CB1D93" w:rsidRDefault="00297F86">
      <w:pPr>
        <w:rPr>
          <w:del w:id="2371" w:author="Keis" w:date="2023-04-11T21:36:00Z"/>
          <w:b/>
        </w:rPr>
        <w:pPrChange w:id="2372" w:author="Keis" w:date="2024-09-13T16:10:00Z">
          <w:pPr>
            <w:widowControl/>
            <w:wordWrap/>
            <w:autoSpaceDE/>
            <w:autoSpaceDN/>
            <w:jc w:val="left"/>
          </w:pPr>
        </w:pPrChange>
      </w:pPr>
    </w:p>
    <w:p w14:paraId="0DC65636" w14:textId="77777777" w:rsidR="006E6B90" w:rsidRPr="001D19F6" w:rsidDel="00CB1D93" w:rsidRDefault="006E6B90">
      <w:pPr>
        <w:rPr>
          <w:del w:id="2373" w:author="Keis" w:date="2023-04-11T21:36:00Z"/>
        </w:rPr>
        <w:pPrChange w:id="2374" w:author="Keis" w:date="2024-09-13T16:10:00Z">
          <w:pPr>
            <w:wordWrap/>
            <w:spacing w:line="360" w:lineRule="auto"/>
            <w:jc w:val="left"/>
          </w:pPr>
        </w:pPrChange>
      </w:pPr>
      <w:del w:id="2375" w:author="Keis" w:date="2023-04-11T21:36:00Z">
        <w:r w:rsidRPr="001D19F6" w:rsidDel="00CB1D93">
          <w:delText xml:space="preserve">C415. Now you have to </w:delText>
        </w:r>
        <w:r w:rsidR="0052190D" w:rsidRPr="001D19F6" w:rsidDel="00CB1D93">
          <w:delText>exact</w:delText>
        </w:r>
        <w:r w:rsidRPr="001D19F6" w:rsidDel="00CB1D93">
          <w:delText xml:space="preserve">ly repeat what I </w:delText>
        </w:r>
        <w:r w:rsidR="00C67BA9" w:rsidRPr="001D19F6" w:rsidDel="00CB1D93">
          <w:delText>read out</w:delText>
        </w:r>
        <w:r w:rsidRPr="001D19F6" w:rsidDel="00CB1D93">
          <w:delText>. Are you ready? Please listen carefully.</w:delText>
        </w:r>
      </w:del>
    </w:p>
    <w:p w14:paraId="0CE60C65" w14:textId="77777777" w:rsidR="00C67BA9" w:rsidRPr="001D19F6" w:rsidDel="00CB1D93" w:rsidRDefault="006E6B90">
      <w:pPr>
        <w:rPr>
          <w:del w:id="2376" w:author="Keis" w:date="2023-04-11T21:36:00Z"/>
        </w:rPr>
        <w:pPrChange w:id="2377" w:author="Keis" w:date="2024-09-13T16:10:00Z">
          <w:pPr>
            <w:wordWrap/>
            <w:spacing w:line="360" w:lineRule="auto"/>
            <w:jc w:val="left"/>
          </w:pPr>
        </w:pPrChange>
      </w:pPr>
      <w:del w:id="2378" w:author="Keis" w:date="2023-04-11T21:36:00Z">
        <w:r w:rsidRPr="001D19F6" w:rsidDel="00CB1D93">
          <w:delText xml:space="preserve">[IWER: </w:delText>
        </w:r>
        <w:r w:rsidRPr="001D19F6" w:rsidDel="00CB1D93">
          <w:rPr>
            <w:rFonts w:ascii="굴림" w:hAnsi="굴림" w:cs="굴림" w:hint="eastAsia"/>
          </w:rPr>
          <w:delText>①</w:delText>
        </w:r>
        <w:r w:rsidRPr="001D19F6" w:rsidDel="00CB1D93">
          <w:delText xml:space="preserve"> Tidy up the surroundings. </w:delText>
        </w:r>
        <w:r w:rsidR="00C67BA9" w:rsidRPr="001D19F6" w:rsidDel="00CB1D93">
          <w:rPr>
            <w:rFonts w:ascii="굴림" w:hAnsi="굴림" w:cs="굴림" w:hint="eastAsia"/>
          </w:rPr>
          <w:delText>②</w:delText>
        </w:r>
        <w:r w:rsidR="00C67BA9" w:rsidRPr="001D19F6" w:rsidDel="00CB1D93">
          <w:delText xml:space="preserve"> Assigned words are displayed only to the IWER. </w:delText>
        </w:r>
      </w:del>
    </w:p>
    <w:p w14:paraId="707629B3" w14:textId="77777777" w:rsidR="006E6B90" w:rsidRPr="001D19F6" w:rsidDel="00CB1D93" w:rsidRDefault="00C67BA9">
      <w:pPr>
        <w:rPr>
          <w:del w:id="2379" w:author="Keis" w:date="2023-04-11T21:36:00Z"/>
        </w:rPr>
        <w:pPrChange w:id="2380" w:author="Keis" w:date="2024-09-13T16:10:00Z">
          <w:pPr>
            <w:wordWrap/>
            <w:spacing w:line="360" w:lineRule="auto"/>
            <w:jc w:val="left"/>
          </w:pPr>
        </w:pPrChange>
      </w:pPr>
      <w:del w:id="2381" w:author="Keis" w:date="2023-04-11T21:36:00Z">
        <w:r w:rsidRPr="001D19F6" w:rsidDel="00CB1D93">
          <w:rPr>
            <w:rFonts w:ascii="굴림" w:hAnsi="굴림" w:cs="굴림" w:hint="eastAsia"/>
          </w:rPr>
          <w:delText>③</w:delText>
        </w:r>
        <w:r w:rsidRPr="001D19F6" w:rsidDel="00CB1D93">
          <w:delText xml:space="preserve"> Read the sentences aloud clearly in steady pace </w:delText>
        </w:r>
        <w:r w:rsidRPr="001D19F6" w:rsidDel="00CB1D93">
          <w:rPr>
            <w:rFonts w:ascii="굴림" w:hAnsi="굴림" w:cs="굴림" w:hint="eastAsia"/>
          </w:rPr>
          <w:delText>④</w:delText>
        </w:r>
        <w:r w:rsidR="006E6B90" w:rsidRPr="001D19F6" w:rsidDel="00CB1D93">
          <w:delText xml:space="preserve"> </w:delText>
        </w:r>
        <w:r w:rsidR="00CC6D9A" w:rsidRPr="001D19F6" w:rsidDel="00CB1D93">
          <w:delText>M</w:delText>
        </w:r>
        <w:r w:rsidR="006E6B90" w:rsidRPr="001D19F6" w:rsidDel="00CB1D93">
          <w:delText xml:space="preserve">ark </w:delText>
        </w:r>
        <w:r w:rsidR="00DE78C9" w:rsidRPr="001D19F6" w:rsidDel="00CB1D93">
          <w:delText>'I</w:delText>
        </w:r>
        <w:r w:rsidR="006E6B90" w:rsidRPr="001D19F6" w:rsidDel="00CB1D93">
          <w:delText>ncorrect' if the pronunciation is unclear</w:delText>
        </w:r>
        <w:r w:rsidR="00CC6D9A" w:rsidRPr="001D19F6" w:rsidDel="00CB1D93">
          <w:delText xml:space="preserve">, </w:delText>
        </w:r>
        <w:r w:rsidR="0052190D" w:rsidRPr="001D19F6" w:rsidDel="00CB1D93">
          <w:delText>exc</w:delText>
        </w:r>
        <w:r w:rsidR="00CC6D9A" w:rsidRPr="001D19F6" w:rsidDel="00CB1D93">
          <w:delText>ept when R has no teeth or problems in oral structure</w:delText>
        </w:r>
        <w:r w:rsidR="006E6B90" w:rsidRPr="001D19F6" w:rsidDel="00CB1D93">
          <w:delText xml:space="preserve">. </w:delText>
        </w:r>
        <w:r w:rsidR="00C361CC" w:rsidRPr="001D19F6" w:rsidDel="00CB1D93">
          <w:delText xml:space="preserve">In principle, </w:delText>
        </w:r>
        <w:r w:rsidRPr="001D19F6" w:rsidDel="00CB1D93">
          <w:delText xml:space="preserve">answers given by repetition should be treated as incorrect answers. </w:delText>
        </w:r>
        <w:r w:rsidR="00C361CC" w:rsidRPr="001D19F6" w:rsidDel="00CB1D93">
          <w:delText>However, i</w:delText>
        </w:r>
        <w:r w:rsidR="006E6B90" w:rsidRPr="001D19F6" w:rsidDel="00CB1D93">
          <w:delText xml:space="preserve">f </w:delText>
        </w:r>
        <w:r w:rsidR="00C361CC" w:rsidRPr="001D19F6" w:rsidDel="00CB1D93">
          <w:delText xml:space="preserve">R is deemed to </w:delText>
        </w:r>
        <w:r w:rsidR="002E334D" w:rsidRPr="001D19F6" w:rsidDel="00CB1D93">
          <w:delText>be</w:delText>
        </w:r>
        <w:r w:rsidR="00C361CC" w:rsidRPr="001D19F6" w:rsidDel="00CB1D93">
          <w:delText xml:space="preserve"> </w:delText>
        </w:r>
        <w:r w:rsidR="006E6B90" w:rsidRPr="001D19F6" w:rsidDel="00CB1D93">
          <w:delText xml:space="preserve">distracted on the first </w:delText>
        </w:r>
        <w:r w:rsidR="002E334D" w:rsidRPr="001D19F6" w:rsidDel="00CB1D93">
          <w:delText>time</w:delText>
        </w:r>
        <w:r w:rsidR="006E6B90" w:rsidRPr="001D19F6" w:rsidDel="00CB1D93">
          <w:delText>,</w:delText>
        </w:r>
        <w:r w:rsidR="00C361CC" w:rsidRPr="001D19F6" w:rsidDel="00CB1D93">
          <w:delText xml:space="preserve"> IWER may</w:delText>
        </w:r>
        <w:r w:rsidR="006E6B90" w:rsidRPr="001D19F6" w:rsidDel="00CB1D93">
          <w:delText xml:space="preserve"> </w:delText>
        </w:r>
        <w:r w:rsidRPr="001D19F6" w:rsidDel="00CB1D93">
          <w:delText>give second trial after a shore refresh time. Then, if R gets the right answer, m</w:delText>
        </w:r>
        <w:r w:rsidR="00DE78C9" w:rsidRPr="001D19F6" w:rsidDel="00CB1D93">
          <w:delText>ark 'C</w:delText>
        </w:r>
        <w:r w:rsidR="006E6B90" w:rsidRPr="001D19F6" w:rsidDel="00CB1D93">
          <w:delText>orrect']</w:delText>
        </w:r>
      </w:del>
    </w:p>
    <w:p w14:paraId="002A9BE9" w14:textId="77777777" w:rsidR="002E334D" w:rsidRPr="001D19F6" w:rsidDel="00CB1D93" w:rsidRDefault="002E334D">
      <w:pPr>
        <w:rPr>
          <w:del w:id="2382" w:author="Keis" w:date="2023-04-11T21:36:00Z"/>
        </w:rPr>
        <w:pPrChange w:id="2383" w:author="Keis" w:date="2024-09-13T16:10:00Z">
          <w:pPr>
            <w:pStyle w:val="a6"/>
            <w:numPr>
              <w:numId w:val="404"/>
            </w:numPr>
            <w:tabs>
              <w:tab w:val="left" w:pos="5245"/>
            </w:tabs>
            <w:wordWrap/>
            <w:spacing w:line="360" w:lineRule="auto"/>
            <w:ind w:leftChars="0" w:left="760" w:hanging="360"/>
          </w:pPr>
        </w:pPrChange>
      </w:pPr>
      <w:del w:id="2384" w:author="Keis" w:date="2023-04-11T21:36:00Z">
        <w:r w:rsidRPr="001D19F6" w:rsidDel="00CB1D93">
          <w:delText xml:space="preserve">Correct </w:delText>
        </w:r>
        <w:r w:rsidRPr="001D19F6" w:rsidDel="00CB1D93">
          <w:tab/>
        </w:r>
        <w:r w:rsidRPr="001D19F6" w:rsidDel="00CB1D93">
          <w:rPr>
            <w:rFonts w:ascii="굴림" w:hAnsi="굴림" w:cs="굴림" w:hint="eastAsia"/>
          </w:rPr>
          <w:delText>⑤</w:delText>
        </w:r>
        <w:r w:rsidRPr="001D19F6" w:rsidDel="00CB1D93">
          <w:delText xml:space="preserve"> Incorrect</w:delText>
        </w:r>
      </w:del>
    </w:p>
    <w:p w14:paraId="7DABF210" w14:textId="77777777" w:rsidR="00CE24DC" w:rsidRPr="00CE24DC" w:rsidDel="00CB1D93" w:rsidRDefault="00CE24DC">
      <w:pPr>
        <w:rPr>
          <w:del w:id="2385" w:author="Keis" w:date="2023-04-11T21:36:00Z"/>
          <w:b/>
          <w:color w:val="FF0000"/>
        </w:rPr>
        <w:pPrChange w:id="2386" w:author="Keis" w:date="2024-09-13T16:10:00Z">
          <w:pPr>
            <w:wordWrap/>
            <w:spacing w:line="276" w:lineRule="auto"/>
            <w:jc w:val="left"/>
          </w:pPr>
        </w:pPrChange>
      </w:pPr>
      <w:del w:id="2387" w:author="Keis" w:date="2023-04-11T21:36:00Z">
        <w:r w:rsidRPr="00CE24DC" w:rsidDel="00CB1D93">
          <w:rPr>
            <w:b/>
            <w:color w:val="FF0000"/>
          </w:rPr>
          <w:delText>Logic</w:delText>
        </w:r>
        <w:r w:rsidDel="00CB1D93">
          <w:rPr>
            <w:rFonts w:hint="eastAsia"/>
            <w:b/>
            <w:color w:val="FF0000"/>
          </w:rPr>
          <w:delText xml:space="preserve"> (위치 변경됨. 기존은 C414와 C415사이)</w:delText>
        </w:r>
      </w:del>
    </w:p>
    <w:p w14:paraId="48724766" w14:textId="77777777" w:rsidR="00CE24DC" w:rsidRPr="00CE24DC" w:rsidDel="00CB1D93" w:rsidRDefault="00CE24DC">
      <w:pPr>
        <w:rPr>
          <w:del w:id="2388" w:author="Keis" w:date="2023-04-11T21:36:00Z"/>
          <w:b/>
          <w:color w:val="FF0000"/>
        </w:rPr>
        <w:pPrChange w:id="2389" w:author="Keis" w:date="2024-09-13T16:10:00Z">
          <w:pPr>
            <w:pStyle w:val="a6"/>
            <w:numPr>
              <w:numId w:val="401"/>
            </w:numPr>
            <w:wordWrap/>
            <w:spacing w:line="276" w:lineRule="auto"/>
            <w:ind w:leftChars="0" w:hanging="400"/>
            <w:jc w:val="left"/>
          </w:pPr>
        </w:pPrChange>
      </w:pPr>
      <w:del w:id="2390" w:author="Keis" w:date="2023-04-11T21:36:00Z">
        <w:r w:rsidRPr="00CE24DC" w:rsidDel="00CB1D93">
          <w:rPr>
            <w:b/>
            <w:color w:val="FF0000"/>
          </w:rPr>
          <w:delText>Lists are shown randomly.</w:delText>
        </w:r>
      </w:del>
    </w:p>
    <w:p w14:paraId="6329F862" w14:textId="77777777" w:rsidR="00CE24DC" w:rsidRPr="00CE24DC" w:rsidDel="00CB1D93" w:rsidRDefault="00CE24DC">
      <w:pPr>
        <w:rPr>
          <w:del w:id="2391" w:author="Keis" w:date="2023-04-11T21:36:00Z"/>
          <w:color w:val="FF0000"/>
        </w:rPr>
        <w:pPrChange w:id="2392" w:author="Keis" w:date="2024-09-13T16:10:00Z">
          <w:pPr>
            <w:pStyle w:val="a6"/>
            <w:numPr>
              <w:numId w:val="403"/>
            </w:numPr>
            <w:wordWrap/>
            <w:spacing w:line="276" w:lineRule="auto"/>
            <w:ind w:leftChars="0" w:left="1600" w:hanging="400"/>
            <w:jc w:val="left"/>
          </w:pPr>
        </w:pPrChange>
      </w:pPr>
      <w:del w:id="2393" w:author="Keis" w:date="2023-04-11T21:36:00Z">
        <w:r w:rsidRPr="00CE24DC" w:rsidDel="00CB1D93">
          <w:rPr>
            <w:color w:val="FF0000"/>
          </w:rPr>
          <w:delText>Sentence 1: To see is to believe</w:delText>
        </w:r>
      </w:del>
    </w:p>
    <w:p w14:paraId="5C2AA9C2" w14:textId="77777777" w:rsidR="00CE24DC" w:rsidRPr="00CE24DC" w:rsidDel="00CB1D93" w:rsidRDefault="00CE24DC">
      <w:pPr>
        <w:rPr>
          <w:del w:id="2394" w:author="Keis" w:date="2023-04-11T21:36:00Z"/>
          <w:color w:val="FF0000"/>
        </w:rPr>
        <w:pPrChange w:id="2395" w:author="Keis" w:date="2024-09-13T16:10:00Z">
          <w:pPr>
            <w:pStyle w:val="a6"/>
            <w:numPr>
              <w:numId w:val="403"/>
            </w:numPr>
            <w:wordWrap/>
            <w:spacing w:line="276" w:lineRule="auto"/>
            <w:ind w:leftChars="0" w:left="1600" w:hanging="400"/>
            <w:jc w:val="left"/>
          </w:pPr>
        </w:pPrChange>
      </w:pPr>
      <w:del w:id="2396" w:author="Keis" w:date="2023-04-11T21:36:00Z">
        <w:r w:rsidRPr="00CE24DC" w:rsidDel="00CB1D93">
          <w:rPr>
            <w:color w:val="FF0000"/>
          </w:rPr>
          <w:delText>Sentence 2: Check the dead fire again</w:delText>
        </w:r>
      </w:del>
    </w:p>
    <w:p w14:paraId="6BBF4F5D" w14:textId="77777777" w:rsidR="00CE24DC" w:rsidRPr="00CE24DC" w:rsidDel="00CB1D93" w:rsidRDefault="00CE24DC">
      <w:pPr>
        <w:rPr>
          <w:del w:id="2397" w:author="Keis" w:date="2023-04-11T21:36:00Z"/>
          <w:color w:val="FF0000"/>
        </w:rPr>
        <w:pPrChange w:id="2398" w:author="Keis" w:date="2024-09-13T16:10:00Z">
          <w:pPr>
            <w:pStyle w:val="a6"/>
            <w:numPr>
              <w:numId w:val="403"/>
            </w:numPr>
            <w:wordWrap/>
            <w:spacing w:line="276" w:lineRule="auto"/>
            <w:ind w:leftChars="0" w:left="1600" w:hanging="400"/>
            <w:jc w:val="left"/>
          </w:pPr>
        </w:pPrChange>
      </w:pPr>
      <w:del w:id="2399" w:author="Keis" w:date="2023-04-11T21:36:00Z">
        <w:r w:rsidRPr="00CE24DC" w:rsidDel="00CB1D93">
          <w:rPr>
            <w:color w:val="FF0000"/>
          </w:rPr>
          <w:delText>Sentence 3: The Great Mountain is high but under the sky</w:delText>
        </w:r>
      </w:del>
    </w:p>
    <w:p w14:paraId="2554A576" w14:textId="77777777" w:rsidR="00CE24DC" w:rsidRPr="00CE24DC" w:rsidDel="00CB1D93" w:rsidRDefault="00CE24DC">
      <w:pPr>
        <w:rPr>
          <w:del w:id="2400" w:author="Keis" w:date="2023-04-11T21:36:00Z"/>
          <w:color w:val="FF0000"/>
        </w:rPr>
        <w:pPrChange w:id="2401" w:author="Keis" w:date="2024-09-13T16:10:00Z">
          <w:pPr>
            <w:pStyle w:val="a6"/>
            <w:numPr>
              <w:numId w:val="403"/>
            </w:numPr>
            <w:wordWrap/>
            <w:spacing w:line="276" w:lineRule="auto"/>
            <w:ind w:leftChars="0" w:left="1600" w:hanging="400"/>
            <w:jc w:val="left"/>
          </w:pPr>
        </w:pPrChange>
      </w:pPr>
      <w:del w:id="2402" w:author="Keis" w:date="2023-04-11T21:36:00Z">
        <w:r w:rsidRPr="00CE24DC" w:rsidDel="00CB1D93">
          <w:rPr>
            <w:color w:val="FF0000"/>
          </w:rPr>
          <w:delText>Sentence 4: God watch over our land forever</w:delText>
        </w:r>
      </w:del>
    </w:p>
    <w:p w14:paraId="3B5C7151" w14:textId="77777777" w:rsidR="00CE24DC" w:rsidRPr="00CE24DC" w:rsidDel="00CB1D93" w:rsidRDefault="00CE24DC">
      <w:pPr>
        <w:rPr>
          <w:del w:id="2403" w:author="Keis" w:date="2023-04-11T21:36:00Z"/>
          <w:color w:val="FF0000"/>
        </w:rPr>
        <w:pPrChange w:id="2404" w:author="Keis" w:date="2024-09-13T16:10:00Z">
          <w:pPr>
            <w:pStyle w:val="a6"/>
            <w:numPr>
              <w:numId w:val="403"/>
            </w:numPr>
            <w:wordWrap/>
            <w:spacing w:line="276" w:lineRule="auto"/>
            <w:ind w:leftChars="0" w:left="1600" w:hanging="400"/>
            <w:jc w:val="left"/>
          </w:pPr>
        </w:pPrChange>
      </w:pPr>
      <w:del w:id="2405" w:author="Keis" w:date="2023-04-11T21:36:00Z">
        <w:r w:rsidRPr="00CE24DC" w:rsidDel="00CB1D93">
          <w:rPr>
            <w:color w:val="FF0000"/>
          </w:rPr>
          <w:delText>Sentence 5: Thousand miles of gorgeous river and mountain</w:delText>
        </w:r>
      </w:del>
    </w:p>
    <w:p w14:paraId="6473F4E9" w14:textId="77777777" w:rsidR="006E6B90" w:rsidRPr="00CE24DC" w:rsidDel="00CB1D93" w:rsidRDefault="006E6B90">
      <w:pPr>
        <w:rPr>
          <w:del w:id="2406" w:author="Keis" w:date="2023-04-11T21:36:00Z"/>
        </w:rPr>
        <w:pPrChange w:id="2407" w:author="Keis" w:date="2024-09-13T16:10:00Z">
          <w:pPr>
            <w:wordWrap/>
            <w:spacing w:line="360" w:lineRule="auto"/>
            <w:jc w:val="left"/>
          </w:pPr>
        </w:pPrChange>
      </w:pPr>
    </w:p>
    <w:p w14:paraId="4F87693B" w14:textId="77777777" w:rsidR="00CE24DC" w:rsidRPr="00CE24DC" w:rsidDel="00CB1D93" w:rsidRDefault="00CE24DC">
      <w:pPr>
        <w:rPr>
          <w:del w:id="2408" w:author="Keis" w:date="2023-04-11T21:36:00Z"/>
          <w:color w:val="FF0000"/>
        </w:rPr>
        <w:pPrChange w:id="2409" w:author="Keis" w:date="2024-09-13T16:10:00Z">
          <w:pPr>
            <w:wordWrap/>
            <w:spacing w:line="360" w:lineRule="auto"/>
            <w:jc w:val="left"/>
          </w:pPr>
        </w:pPrChange>
      </w:pPr>
      <w:del w:id="2410" w:author="Keis" w:date="2023-04-11T21:36:00Z">
        <w:r w:rsidRPr="00CE24DC" w:rsidDel="00CB1D93">
          <w:rPr>
            <w:color w:val="FF0000"/>
          </w:rPr>
          <w:delText>[IWER</w:delText>
        </w:r>
        <w:r w:rsidRPr="00CE24DC" w:rsidDel="00CB1D93">
          <w:rPr>
            <w:rFonts w:hint="eastAsia"/>
            <w:color w:val="FF0000"/>
          </w:rPr>
          <w:delText xml:space="preserve"> CAUTION</w:delText>
        </w:r>
        <w:r w:rsidRPr="00CE24DC" w:rsidDel="00CB1D93">
          <w:rPr>
            <w:color w:val="FF0000"/>
          </w:rPr>
          <w:delText xml:space="preserve">: </w:delText>
        </w:r>
        <w:r w:rsidRPr="00CE24DC" w:rsidDel="00CB1D93">
          <w:rPr>
            <w:rFonts w:ascii="굴림" w:hAnsi="굴림" w:cs="굴림" w:hint="eastAsia"/>
            <w:color w:val="FF0000"/>
          </w:rPr>
          <w:delText>①</w:delText>
        </w:r>
        <w:r w:rsidRPr="00CE24DC" w:rsidDel="00CB1D93">
          <w:rPr>
            <w:color w:val="FF0000"/>
          </w:rPr>
          <w:delText xml:space="preserve"> Tidy up the surroundings (especially the front) so it doesn't interfere with R. </w:delText>
        </w:r>
        <w:r w:rsidRPr="00CE24DC" w:rsidDel="00CB1D93">
          <w:rPr>
            <w:rFonts w:ascii="굴림" w:hAnsi="굴림" w:cs="굴림" w:hint="eastAsia"/>
            <w:color w:val="FF0000"/>
          </w:rPr>
          <w:delText>②</w:delText>
        </w:r>
        <w:r w:rsidRPr="00CE24DC" w:rsidDel="00CB1D93">
          <w:rPr>
            <w:color w:val="FF0000"/>
          </w:rPr>
          <w:delText xml:space="preserve"> Do not repeat the question in the middle of the process. </w:delText>
        </w:r>
        <w:r w:rsidRPr="00CE24DC" w:rsidDel="00CB1D93">
          <w:rPr>
            <w:rFonts w:ascii="굴림" w:hAnsi="굴림" w:cs="굴림" w:hint="eastAsia"/>
            <w:color w:val="FF0000"/>
          </w:rPr>
          <w:delText>③</w:delText>
        </w:r>
        <w:r w:rsidRPr="00CE24DC" w:rsidDel="00CB1D93">
          <w:rPr>
            <w:color w:val="FF0000"/>
          </w:rPr>
          <w:delText xml:space="preserve"> Do not give out the paper in advance. </w:delText>
        </w:r>
        <w:r w:rsidRPr="00CE24DC" w:rsidDel="00CB1D93">
          <w:rPr>
            <w:rFonts w:ascii="굴림" w:hAnsi="굴림" w:cs="굴림" w:hint="eastAsia"/>
            <w:color w:val="FF0000"/>
          </w:rPr>
          <w:delText>④</w:delText>
        </w:r>
        <w:r w:rsidRPr="00CE24DC" w:rsidDel="00CB1D93">
          <w:rPr>
            <w:color w:val="FF0000"/>
          </w:rPr>
          <w:delText xml:space="preserve"> Directions can be repeated if R seems unable to understand the directions or if R asks you to repeat the directions. In this case, the paper given out should be collected and the process should start over.]</w:delText>
        </w:r>
      </w:del>
    </w:p>
    <w:p w14:paraId="18DCED6E" w14:textId="77777777" w:rsidR="00CE24DC" w:rsidRPr="00CE24DC" w:rsidDel="00CB1D93" w:rsidRDefault="00CE24DC">
      <w:pPr>
        <w:rPr>
          <w:del w:id="2411" w:author="Keis" w:date="2023-04-11T21:36:00Z"/>
        </w:rPr>
        <w:pPrChange w:id="2412" w:author="Keis" w:date="2024-09-13T16:10:00Z">
          <w:pPr>
            <w:wordWrap/>
            <w:spacing w:line="360" w:lineRule="auto"/>
            <w:jc w:val="left"/>
          </w:pPr>
        </w:pPrChange>
      </w:pPr>
    </w:p>
    <w:p w14:paraId="6E8D4523" w14:textId="77777777" w:rsidR="006E6B90" w:rsidRPr="001D19F6" w:rsidDel="00CB1D93" w:rsidRDefault="006E6B90">
      <w:pPr>
        <w:rPr>
          <w:del w:id="2413" w:author="Keis" w:date="2023-04-11T21:36:00Z"/>
        </w:rPr>
        <w:pPrChange w:id="2414" w:author="Keis" w:date="2024-09-13T16:10:00Z">
          <w:pPr>
            <w:wordWrap/>
            <w:spacing w:line="360" w:lineRule="auto"/>
            <w:jc w:val="left"/>
          </w:pPr>
        </w:pPrChange>
      </w:pPr>
      <w:del w:id="2415" w:author="Keis" w:date="2023-04-11T21:36:00Z">
        <w:r w:rsidRPr="001D19F6" w:rsidDel="00CB1D93">
          <w:delText xml:space="preserve">C416. [IWER: </w:delText>
        </w:r>
        <w:r w:rsidR="002E334D" w:rsidRPr="001D19F6" w:rsidDel="00CB1D93">
          <w:rPr>
            <w:rFonts w:ascii="굴림" w:hAnsi="굴림" w:cs="굴림" w:hint="eastAsia"/>
          </w:rPr>
          <w:delText>①</w:delText>
        </w:r>
        <w:r w:rsidR="002E334D" w:rsidRPr="001D19F6" w:rsidDel="00CB1D93">
          <w:delText xml:space="preserve"> Tidy up the surroundings. </w:delText>
        </w:r>
        <w:r w:rsidR="002E334D" w:rsidRPr="001D19F6" w:rsidDel="00CB1D93">
          <w:rPr>
            <w:rFonts w:ascii="굴림" w:hAnsi="굴림" w:cs="굴림" w:hint="eastAsia"/>
          </w:rPr>
          <w:delText>②</w:delText>
        </w:r>
        <w:r w:rsidR="002E334D" w:rsidRPr="001D19F6" w:rsidDel="00CB1D93">
          <w:delText xml:space="preserve"> As holding</w:delText>
        </w:r>
        <w:r w:rsidRPr="001D19F6" w:rsidDel="00CB1D93">
          <w:delText xml:space="preserve"> one A4 paper</w:delText>
        </w:r>
        <w:r w:rsidR="002E334D" w:rsidRPr="001D19F6" w:rsidDel="00CB1D93">
          <w:delText>, ask the question</w:delText>
        </w:r>
        <w:r w:rsidR="00C361CC" w:rsidRPr="001D19F6" w:rsidDel="00CB1D93">
          <w:delText>.</w:delText>
        </w:r>
        <w:r w:rsidR="002E334D" w:rsidRPr="001D19F6" w:rsidDel="00CB1D93">
          <w:delText xml:space="preserve"> Please do not show any motions of folding or turning over the paper</w:delText>
        </w:r>
        <w:r w:rsidR="00C361CC" w:rsidRPr="001D19F6" w:rsidDel="00CB1D93">
          <w:delText>]</w:delText>
        </w:r>
        <w:r w:rsidRPr="001D19F6" w:rsidDel="00CB1D93">
          <w:delText xml:space="preserve"> Now, </w:delText>
        </w:r>
        <w:r w:rsidR="00C361CC" w:rsidRPr="001D19F6" w:rsidDel="00CB1D93">
          <w:delText>l</w:delText>
        </w:r>
        <w:r w:rsidRPr="001D19F6" w:rsidDel="00CB1D93">
          <w:delText xml:space="preserve">isten carefully and </w:delText>
        </w:r>
        <w:r w:rsidR="001D24D0" w:rsidRPr="001D19F6" w:rsidDel="00CB1D93">
          <w:delText>follow</w:delText>
        </w:r>
        <w:r w:rsidRPr="001D19F6" w:rsidDel="00CB1D93">
          <w:delText xml:space="preserve"> my direction</w:delText>
        </w:r>
        <w:r w:rsidR="00C361CC" w:rsidRPr="001D19F6" w:rsidDel="00CB1D93">
          <w:delText>s</w:delText>
        </w:r>
        <w:r w:rsidRPr="001D19F6" w:rsidDel="00CB1D93">
          <w:delText xml:space="preserve">. Are you ready? When I give you a piece of paper, please </w:delText>
        </w:r>
        <w:r w:rsidR="004342C0" w:rsidRPr="001D19F6" w:rsidDel="00CB1D93">
          <w:delText>turn</w:delText>
        </w:r>
        <w:r w:rsidRPr="001D19F6" w:rsidDel="00CB1D93">
          <w:delText xml:space="preserve"> it over, fold it in half, and give it back to me.</w:delText>
        </w:r>
      </w:del>
    </w:p>
    <w:p w14:paraId="3CA2480D" w14:textId="77777777" w:rsidR="006E6B90" w:rsidRPr="001D19F6" w:rsidDel="00CB1D93" w:rsidRDefault="006E6B90">
      <w:pPr>
        <w:rPr>
          <w:del w:id="2416" w:author="Keis" w:date="2023-04-11T21:36:00Z"/>
        </w:rPr>
        <w:pPrChange w:id="2417" w:author="Keis" w:date="2024-09-13T16:10:00Z">
          <w:pPr>
            <w:pStyle w:val="a6"/>
            <w:numPr>
              <w:numId w:val="405"/>
            </w:numPr>
            <w:wordWrap/>
            <w:spacing w:line="360" w:lineRule="auto"/>
            <w:ind w:leftChars="0" w:hanging="400"/>
            <w:jc w:val="left"/>
          </w:pPr>
        </w:pPrChange>
      </w:pPr>
      <w:del w:id="2418" w:author="Keis" w:date="2023-04-11T21:36:00Z">
        <w:r w:rsidRPr="001D19F6" w:rsidDel="00CB1D93">
          <w:delText>One of the turning / folding / returning actions is completed successfully</w:delText>
        </w:r>
      </w:del>
    </w:p>
    <w:p w14:paraId="38B2E9C6" w14:textId="77777777" w:rsidR="006E6B90" w:rsidRPr="001D19F6" w:rsidDel="00CB1D93" w:rsidRDefault="006E6B90">
      <w:pPr>
        <w:rPr>
          <w:del w:id="2419" w:author="Keis" w:date="2023-04-11T21:36:00Z"/>
        </w:rPr>
        <w:pPrChange w:id="2420" w:author="Keis" w:date="2024-09-13T16:10:00Z">
          <w:pPr>
            <w:pStyle w:val="a6"/>
            <w:numPr>
              <w:numId w:val="405"/>
            </w:numPr>
            <w:wordWrap/>
            <w:spacing w:line="360" w:lineRule="auto"/>
            <w:ind w:leftChars="0" w:hanging="400"/>
            <w:jc w:val="left"/>
          </w:pPr>
        </w:pPrChange>
      </w:pPr>
      <w:del w:id="2421" w:author="Keis" w:date="2023-04-11T21:36:00Z">
        <w:r w:rsidRPr="001D19F6" w:rsidDel="00CB1D93">
          <w:delText>Two of the turning / folding / returning actions are completed successfully</w:delText>
        </w:r>
      </w:del>
    </w:p>
    <w:p w14:paraId="42BF1C9C" w14:textId="77777777" w:rsidR="00F568FB" w:rsidRPr="001D19F6" w:rsidDel="00CB1D93" w:rsidRDefault="006E6B90">
      <w:pPr>
        <w:rPr>
          <w:del w:id="2422" w:author="Keis" w:date="2023-04-11T21:36:00Z"/>
        </w:rPr>
        <w:pPrChange w:id="2423" w:author="Keis" w:date="2024-09-13T16:10:00Z">
          <w:pPr>
            <w:pStyle w:val="a6"/>
            <w:numPr>
              <w:numId w:val="405"/>
            </w:numPr>
            <w:wordWrap/>
            <w:spacing w:line="360" w:lineRule="auto"/>
            <w:ind w:leftChars="0" w:hanging="400"/>
            <w:jc w:val="left"/>
          </w:pPr>
        </w:pPrChange>
      </w:pPr>
      <w:del w:id="2424" w:author="Keis" w:date="2023-04-11T21:36:00Z">
        <w:r w:rsidRPr="001D19F6" w:rsidDel="00CB1D93">
          <w:delText>All of the turning / folding / returning actions are completed successfully</w:delText>
        </w:r>
      </w:del>
    </w:p>
    <w:p w14:paraId="38B951AE" w14:textId="77777777" w:rsidR="006E6B90" w:rsidRPr="001D19F6" w:rsidDel="00CB1D93" w:rsidRDefault="006E6B90">
      <w:pPr>
        <w:rPr>
          <w:del w:id="2425" w:author="Keis" w:date="2023-04-11T21:36:00Z"/>
        </w:rPr>
        <w:pPrChange w:id="2426" w:author="Keis" w:date="2024-09-13T16:10:00Z">
          <w:pPr>
            <w:pStyle w:val="a6"/>
            <w:numPr>
              <w:numId w:val="431"/>
            </w:numPr>
            <w:wordWrap/>
            <w:spacing w:line="360" w:lineRule="auto"/>
            <w:ind w:leftChars="0" w:hanging="400"/>
            <w:jc w:val="left"/>
          </w:pPr>
        </w:pPrChange>
      </w:pPr>
      <w:del w:id="2427" w:author="Keis" w:date="2023-04-11T21:36:00Z">
        <w:r w:rsidRPr="001D19F6" w:rsidDel="00CB1D93">
          <w:delText>None of the turning / folding / returning actions is completed successfully</w:delText>
        </w:r>
      </w:del>
    </w:p>
    <w:p w14:paraId="387F6537" w14:textId="77777777" w:rsidR="002B7819" w:rsidRPr="001D19F6" w:rsidDel="00CB1D93" w:rsidRDefault="002B7819">
      <w:pPr>
        <w:rPr>
          <w:del w:id="2428" w:author="Keis" w:date="2023-04-11T21:36:00Z"/>
        </w:rPr>
        <w:pPrChange w:id="2429" w:author="Keis" w:date="2024-09-13T16:10:00Z">
          <w:pPr>
            <w:wordWrap/>
            <w:spacing w:line="360" w:lineRule="auto"/>
            <w:jc w:val="left"/>
          </w:pPr>
        </w:pPrChange>
      </w:pPr>
    </w:p>
    <w:p w14:paraId="0A5AC321" w14:textId="77777777" w:rsidR="006E6B90" w:rsidRPr="001D19F6" w:rsidDel="00CB1D93" w:rsidRDefault="006E6B90">
      <w:pPr>
        <w:rPr>
          <w:del w:id="2430" w:author="Keis" w:date="2023-04-11T21:36:00Z"/>
        </w:rPr>
        <w:pPrChange w:id="2431" w:author="Keis" w:date="2024-09-13T16:10:00Z">
          <w:pPr>
            <w:wordWrap/>
            <w:spacing w:line="360" w:lineRule="auto"/>
            <w:jc w:val="left"/>
          </w:pPr>
        </w:pPrChange>
      </w:pPr>
      <w:del w:id="2432" w:author="Keis" w:date="2023-04-11T21:36:00Z">
        <w:r w:rsidRPr="001D19F6" w:rsidDel="00CB1D93">
          <w:delText>C417. [IWER: Make sure R doesn't s</w:delText>
        </w:r>
        <w:r w:rsidR="00C361CC" w:rsidRPr="001D19F6" w:rsidDel="00CB1D93">
          <w:delText>ee the test paper with</w:delText>
        </w:r>
        <w:r w:rsidRPr="001D19F6" w:rsidDel="00CB1D93">
          <w:delText xml:space="preserve"> “</w:delText>
        </w:r>
        <w:r w:rsidR="00C361CC" w:rsidRPr="001D19F6" w:rsidDel="00CB1D93">
          <w:delText>c</w:delText>
        </w:r>
        <w:r w:rsidRPr="001D19F6" w:rsidDel="00CB1D93">
          <w:delText xml:space="preserve">lose your eyes” </w:delText>
        </w:r>
        <w:r w:rsidR="00C361CC" w:rsidRPr="001D19F6" w:rsidDel="00CB1D93">
          <w:delText xml:space="preserve">written on it </w:delText>
        </w:r>
        <w:r w:rsidRPr="001D19F6" w:rsidDel="00CB1D93">
          <w:delText>before asking the question. Make sure that someone does not read the sentence</w:delText>
        </w:r>
        <w:r w:rsidR="00CC21B8" w:rsidRPr="001D19F6" w:rsidDel="00CB1D93">
          <w:delText xml:space="preserve"> out</w:delText>
        </w:r>
        <w:r w:rsidRPr="001D19F6" w:rsidDel="00CB1D93">
          <w:delText xml:space="preserve"> to R.] I</w:delText>
        </w:r>
        <w:r w:rsidR="00C361CC" w:rsidRPr="001D19F6" w:rsidDel="00CB1D93">
          <w:delText xml:space="preserve"> will</w:delText>
        </w:r>
        <w:r w:rsidRPr="001D19F6" w:rsidDel="00CB1D93">
          <w:delText xml:space="preserve"> show you a sentence. Please read the sentence aloud </w:delText>
        </w:r>
        <w:r w:rsidR="00CC21B8" w:rsidRPr="001D19F6" w:rsidDel="00CB1D93">
          <w:delText xml:space="preserve">first </w:delText>
        </w:r>
        <w:r w:rsidRPr="001D19F6" w:rsidDel="00CB1D93">
          <w:delText>and act it out</w:delText>
        </w:r>
        <w:r w:rsidR="00CC21B8" w:rsidRPr="001D19F6" w:rsidDel="00CB1D93">
          <w:delText xml:space="preserve"> as written</w:delText>
        </w:r>
        <w:r w:rsidRPr="001D19F6" w:rsidDel="00CB1D93">
          <w:delText>.</w:delText>
        </w:r>
      </w:del>
    </w:p>
    <w:p w14:paraId="56FC7BCA" w14:textId="77777777" w:rsidR="006E6B90" w:rsidRPr="001D19F6" w:rsidDel="00CB1D93" w:rsidRDefault="006E6B90">
      <w:pPr>
        <w:rPr>
          <w:del w:id="2433" w:author="Keis" w:date="2023-04-11T21:36:00Z"/>
        </w:rPr>
        <w:pPrChange w:id="2434" w:author="Keis" w:date="2024-09-13T16:10:00Z">
          <w:pPr>
            <w:pStyle w:val="a6"/>
            <w:numPr>
              <w:numId w:val="406"/>
            </w:numPr>
            <w:wordWrap/>
            <w:spacing w:line="360" w:lineRule="auto"/>
            <w:ind w:leftChars="0" w:hanging="400"/>
            <w:jc w:val="left"/>
          </w:pPr>
        </w:pPrChange>
      </w:pPr>
      <w:del w:id="2435" w:author="Keis" w:date="2023-04-11T21:36:00Z">
        <w:r w:rsidRPr="001D19F6" w:rsidDel="00CB1D93">
          <w:delText>R completed only one task (either reading or action of closing eyes)</w:delText>
        </w:r>
      </w:del>
    </w:p>
    <w:p w14:paraId="2F25D411" w14:textId="77777777" w:rsidR="006E6B90" w:rsidRPr="001D19F6" w:rsidDel="00CB1D93" w:rsidRDefault="006E6B90">
      <w:pPr>
        <w:rPr>
          <w:del w:id="2436" w:author="Keis" w:date="2023-04-11T21:36:00Z"/>
        </w:rPr>
        <w:pPrChange w:id="2437" w:author="Keis" w:date="2024-09-13T16:10:00Z">
          <w:pPr>
            <w:pStyle w:val="a6"/>
            <w:numPr>
              <w:numId w:val="430"/>
            </w:numPr>
            <w:wordWrap/>
            <w:spacing w:line="360" w:lineRule="auto"/>
            <w:ind w:leftChars="0" w:hanging="400"/>
            <w:jc w:val="left"/>
          </w:pPr>
        </w:pPrChange>
      </w:pPr>
      <w:del w:id="2438" w:author="Keis" w:date="2023-04-11T21:36:00Z">
        <w:r w:rsidRPr="001D19F6" w:rsidDel="00CB1D93">
          <w:delText>R did both tasks</w:delText>
        </w:r>
      </w:del>
    </w:p>
    <w:p w14:paraId="5945684A" w14:textId="77777777" w:rsidR="006E6B90" w:rsidRPr="001D19F6" w:rsidDel="00CB1D93" w:rsidRDefault="00CC21B8">
      <w:pPr>
        <w:rPr>
          <w:del w:id="2439" w:author="Keis" w:date="2023-04-11T21:36:00Z"/>
        </w:rPr>
        <w:pPrChange w:id="2440" w:author="Keis" w:date="2024-09-13T16:10:00Z">
          <w:pPr>
            <w:wordWrap/>
            <w:spacing w:line="360" w:lineRule="auto"/>
            <w:ind w:left="400"/>
            <w:jc w:val="left"/>
          </w:pPr>
        </w:pPrChange>
      </w:pPr>
      <w:del w:id="2441" w:author="Keis" w:date="2023-04-11T21:36:00Z">
        <w:r w:rsidRPr="001D19F6" w:rsidDel="00CB1D93">
          <w:rPr>
            <w:rFonts w:ascii="굴림" w:hAnsi="굴림" w:cs="굴림" w:hint="eastAsia"/>
          </w:rPr>
          <w:delText>⑤</w:delText>
        </w:r>
        <w:r w:rsidRPr="001D19F6" w:rsidDel="00CB1D93">
          <w:delText xml:space="preserve">  </w:delText>
        </w:r>
        <w:r w:rsidR="006E6B90" w:rsidRPr="001D19F6" w:rsidDel="00CB1D93">
          <w:delText>R did not complete any task</w:delText>
        </w:r>
      </w:del>
    </w:p>
    <w:p w14:paraId="56BED019" w14:textId="77777777" w:rsidR="006E6B90" w:rsidRPr="001D19F6" w:rsidDel="00CB1D93" w:rsidRDefault="006E6B90">
      <w:pPr>
        <w:rPr>
          <w:del w:id="2442" w:author="Keis" w:date="2023-04-11T21:36:00Z"/>
        </w:rPr>
        <w:pPrChange w:id="2443" w:author="Keis" w:date="2024-09-13T16:10:00Z">
          <w:pPr>
            <w:wordWrap/>
            <w:spacing w:line="360" w:lineRule="auto"/>
            <w:jc w:val="left"/>
          </w:pPr>
        </w:pPrChange>
      </w:pPr>
    </w:p>
    <w:p w14:paraId="71423A87" w14:textId="77777777" w:rsidR="006E6B90" w:rsidRPr="001D19F6" w:rsidDel="00CB1D93" w:rsidRDefault="006E6B90">
      <w:pPr>
        <w:rPr>
          <w:del w:id="2444" w:author="Keis" w:date="2023-04-11T21:36:00Z"/>
        </w:rPr>
        <w:pPrChange w:id="2445" w:author="Keis" w:date="2024-09-13T16:10:00Z">
          <w:pPr>
            <w:wordWrap/>
            <w:spacing w:line="360" w:lineRule="auto"/>
            <w:jc w:val="left"/>
          </w:pPr>
        </w:pPrChange>
      </w:pPr>
      <w:del w:id="2446" w:author="Keis" w:date="2023-04-11T21:36:00Z">
        <w:r w:rsidRPr="001D19F6" w:rsidDel="00CB1D93">
          <w:delText>C418. [IWER: Give R a pen and point</w:delText>
        </w:r>
        <w:r w:rsidR="00CC21B8" w:rsidRPr="001D19F6" w:rsidDel="00CB1D93">
          <w:delText xml:space="preserve"> to the blank part of the paper]</w:delText>
        </w:r>
        <w:r w:rsidRPr="001D19F6" w:rsidDel="00CB1D93">
          <w:delText xml:space="preserve"> Please write one sentence about how you’</w:delText>
        </w:r>
        <w:r w:rsidR="00C361CC" w:rsidRPr="001D19F6" w:rsidDel="00CB1D93">
          <w:delText>r</w:delText>
        </w:r>
        <w:r w:rsidRPr="001D19F6" w:rsidDel="00CB1D93">
          <w:delText xml:space="preserve">e feeling today or </w:delText>
        </w:r>
        <w:r w:rsidR="00B62F8B" w:rsidRPr="001D19F6" w:rsidDel="00CB1D93">
          <w:delText xml:space="preserve">about </w:delText>
        </w:r>
        <w:r w:rsidRPr="001D19F6" w:rsidDel="00CB1D93">
          <w:delText>today’</w:delText>
        </w:r>
        <w:r w:rsidR="00C361CC" w:rsidRPr="001D19F6" w:rsidDel="00CB1D93">
          <w:delText>s</w:delText>
        </w:r>
        <w:r w:rsidRPr="001D19F6" w:rsidDel="00CB1D93">
          <w:delText xml:space="preserve"> weather.</w:delText>
        </w:r>
      </w:del>
    </w:p>
    <w:p w14:paraId="14CC3905" w14:textId="77777777" w:rsidR="006E6B90" w:rsidRPr="001D19F6" w:rsidDel="00CB1D93" w:rsidRDefault="006E6B90">
      <w:pPr>
        <w:rPr>
          <w:del w:id="2447" w:author="Keis" w:date="2023-04-11T21:36:00Z"/>
        </w:rPr>
        <w:pPrChange w:id="2448" w:author="Keis" w:date="2024-09-13T16:10:00Z">
          <w:pPr>
            <w:pStyle w:val="a6"/>
            <w:numPr>
              <w:numId w:val="407"/>
            </w:numPr>
            <w:wordWrap/>
            <w:spacing w:line="360" w:lineRule="auto"/>
            <w:ind w:leftChars="0" w:hanging="400"/>
            <w:jc w:val="left"/>
          </w:pPr>
        </w:pPrChange>
      </w:pPr>
      <w:del w:id="2449" w:author="Keis" w:date="2023-04-11T21:36:00Z">
        <w:r w:rsidRPr="001D19F6" w:rsidDel="00CB1D93">
          <w:delText xml:space="preserve">Wrote a sentence </w:delText>
        </w:r>
      </w:del>
    </w:p>
    <w:p w14:paraId="79B41E8C" w14:textId="77777777" w:rsidR="006E6B90" w:rsidRPr="001D19F6" w:rsidDel="00CB1D93" w:rsidRDefault="00CC21B8">
      <w:pPr>
        <w:rPr>
          <w:del w:id="2450" w:author="Keis" w:date="2023-04-11T21:36:00Z"/>
        </w:rPr>
        <w:pPrChange w:id="2451" w:author="Keis" w:date="2024-09-13T16:10:00Z">
          <w:pPr>
            <w:wordWrap/>
            <w:spacing w:line="360" w:lineRule="auto"/>
            <w:ind w:left="400"/>
            <w:jc w:val="left"/>
          </w:pPr>
        </w:pPrChange>
      </w:pPr>
      <w:del w:id="2452" w:author="Keis" w:date="2023-04-11T21:36:00Z">
        <w:r w:rsidRPr="001D19F6" w:rsidDel="00CB1D93">
          <w:rPr>
            <w:rFonts w:ascii="굴림" w:hAnsi="굴림" w:cs="굴림" w:hint="eastAsia"/>
          </w:rPr>
          <w:delText>⑤</w:delText>
        </w:r>
        <w:r w:rsidR="006E6B90" w:rsidRPr="001D19F6" w:rsidDel="00CB1D93">
          <w:delText xml:space="preserve"> </w:delText>
        </w:r>
        <w:r w:rsidRPr="001D19F6" w:rsidDel="00CB1D93">
          <w:delText xml:space="preserve"> </w:delText>
        </w:r>
        <w:r w:rsidR="006E6B90" w:rsidRPr="001D19F6" w:rsidDel="00CB1D93">
          <w:delText>Couldn’t write a sentence</w:delText>
        </w:r>
      </w:del>
    </w:p>
    <w:p w14:paraId="0E04E7BC" w14:textId="77777777" w:rsidR="006E6B90" w:rsidRPr="001D19F6" w:rsidDel="00CB1D93" w:rsidRDefault="006E6B90">
      <w:pPr>
        <w:rPr>
          <w:del w:id="2453" w:author="Keis" w:date="2023-04-11T21:36:00Z"/>
        </w:rPr>
        <w:pPrChange w:id="2454" w:author="Keis" w:date="2024-09-13T16:10:00Z">
          <w:pPr>
            <w:wordWrap/>
            <w:spacing w:line="360" w:lineRule="auto"/>
            <w:jc w:val="left"/>
          </w:pPr>
        </w:pPrChange>
      </w:pPr>
    </w:p>
    <w:p w14:paraId="6D3AC8F9" w14:textId="77777777" w:rsidR="006E6B90" w:rsidRPr="001D19F6" w:rsidDel="00CB1D93" w:rsidRDefault="006E6B90">
      <w:pPr>
        <w:rPr>
          <w:del w:id="2455" w:author="Keis" w:date="2023-04-11T21:36:00Z"/>
        </w:rPr>
        <w:pPrChange w:id="2456" w:author="Keis" w:date="2024-09-13T16:10:00Z">
          <w:pPr>
            <w:wordWrap/>
            <w:spacing w:line="360" w:lineRule="auto"/>
            <w:jc w:val="left"/>
          </w:pPr>
        </w:pPrChange>
      </w:pPr>
      <w:del w:id="2457" w:author="Keis" w:date="2023-04-11T21:36:00Z">
        <w:r w:rsidRPr="001D19F6" w:rsidDel="00CB1D93">
          <w:delText>C419. [IWER: Show the picture of two pentagons overlapped</w:delText>
        </w:r>
        <w:r w:rsidR="00B62F8B" w:rsidRPr="001D19F6" w:rsidDel="00CB1D93">
          <w:delText>]</w:delText>
        </w:r>
        <w:r w:rsidRPr="001D19F6" w:rsidDel="00CB1D93">
          <w:delText xml:space="preserve"> Do you see this picture? Please draw that picture on this paper</w:delText>
        </w:r>
        <w:r w:rsidR="00CC21B8" w:rsidRPr="001D19F6" w:rsidDel="00CB1D93">
          <w:delText xml:space="preserve"> as shown</w:delText>
        </w:r>
        <w:r w:rsidRPr="001D19F6" w:rsidDel="00CB1D93">
          <w:delText>.</w:delText>
        </w:r>
      </w:del>
    </w:p>
    <w:p w14:paraId="033CE2B6" w14:textId="77777777" w:rsidR="006E6B90" w:rsidRPr="001D19F6" w:rsidDel="00CB1D93" w:rsidRDefault="006E6B90">
      <w:pPr>
        <w:rPr>
          <w:del w:id="2458" w:author="Keis" w:date="2023-04-11T21:36:00Z"/>
        </w:rPr>
        <w:pPrChange w:id="2459" w:author="Keis" w:date="2024-09-13T16:10:00Z">
          <w:pPr>
            <w:pStyle w:val="a6"/>
            <w:numPr>
              <w:numId w:val="408"/>
            </w:numPr>
            <w:wordWrap/>
            <w:spacing w:line="360" w:lineRule="auto"/>
            <w:ind w:leftChars="0" w:hanging="400"/>
            <w:jc w:val="left"/>
          </w:pPr>
        </w:pPrChange>
      </w:pPr>
      <w:del w:id="2460" w:author="Keis" w:date="2023-04-11T21:36:00Z">
        <w:r w:rsidRPr="001D19F6" w:rsidDel="00CB1D93">
          <w:delText xml:space="preserve">Drew the picture </w:delText>
        </w:r>
      </w:del>
    </w:p>
    <w:p w14:paraId="51D2031C" w14:textId="77777777" w:rsidR="006E6B90" w:rsidRPr="001D19F6" w:rsidDel="00CB1D93" w:rsidRDefault="00CC21B8">
      <w:pPr>
        <w:rPr>
          <w:del w:id="2461" w:author="Keis" w:date="2023-04-11T21:36:00Z"/>
        </w:rPr>
        <w:pPrChange w:id="2462" w:author="Keis" w:date="2024-09-13T16:10:00Z">
          <w:pPr>
            <w:wordWrap/>
            <w:spacing w:line="360" w:lineRule="auto"/>
            <w:ind w:left="400"/>
            <w:jc w:val="left"/>
          </w:pPr>
        </w:pPrChange>
      </w:pPr>
      <w:del w:id="2463" w:author="Keis" w:date="2023-04-11T21:36:00Z">
        <w:r w:rsidRPr="001D19F6" w:rsidDel="00CB1D93">
          <w:rPr>
            <w:rFonts w:ascii="굴림" w:hAnsi="굴림" w:cs="굴림" w:hint="eastAsia"/>
          </w:rPr>
          <w:delText>⑤</w:delText>
        </w:r>
        <w:r w:rsidR="006E6B90" w:rsidRPr="001D19F6" w:rsidDel="00CB1D93">
          <w:delText xml:space="preserve"> </w:delText>
        </w:r>
        <w:r w:rsidRPr="001D19F6" w:rsidDel="00CB1D93">
          <w:delText xml:space="preserve"> </w:delText>
        </w:r>
        <w:r w:rsidR="006E6B90" w:rsidRPr="001D19F6" w:rsidDel="00CB1D93">
          <w:delText>Failed to draw the picture</w:delText>
        </w:r>
      </w:del>
    </w:p>
    <w:p w14:paraId="00CE1C59" w14:textId="77777777" w:rsidR="006E6B90" w:rsidRPr="001D19F6" w:rsidDel="00CB1D93" w:rsidRDefault="006E6B90">
      <w:pPr>
        <w:rPr>
          <w:del w:id="2464" w:author="Keis" w:date="2023-04-11T21:36:00Z"/>
        </w:rPr>
        <w:pPrChange w:id="2465" w:author="Keis" w:date="2024-09-13T16:10:00Z">
          <w:pPr>
            <w:wordWrap/>
            <w:spacing w:line="360" w:lineRule="auto"/>
            <w:jc w:val="left"/>
          </w:pPr>
        </w:pPrChange>
      </w:pPr>
    </w:p>
    <w:p w14:paraId="7E223E45" w14:textId="77777777" w:rsidR="006E6B90" w:rsidRPr="001D19F6" w:rsidDel="00CB1D93" w:rsidRDefault="006E6B90">
      <w:pPr>
        <w:rPr>
          <w:del w:id="2466" w:author="Keis" w:date="2023-04-11T21:36:00Z"/>
        </w:rPr>
        <w:pPrChange w:id="2467" w:author="Keis" w:date="2024-09-13T16:10:00Z">
          <w:pPr>
            <w:wordWrap/>
            <w:spacing w:line="360" w:lineRule="auto"/>
            <w:jc w:val="left"/>
          </w:pPr>
        </w:pPrChange>
      </w:pPr>
      <w:del w:id="2468" w:author="Keis" w:date="2023-04-11T21:36:00Z">
        <w:r w:rsidRPr="001D19F6" w:rsidDel="00CB1D93">
          <w:delText xml:space="preserve">C420. [IWER: How often did R receive assistance </w:delText>
        </w:r>
        <w:r w:rsidR="00B62F8B" w:rsidRPr="001D19F6" w:rsidDel="00CB1D93">
          <w:delText xml:space="preserve">in answering </w:delText>
        </w:r>
        <w:r w:rsidRPr="001D19F6" w:rsidDel="00CB1D93">
          <w:delText>section C4–COGNITION?]</w:delText>
        </w:r>
      </w:del>
    </w:p>
    <w:p w14:paraId="02BBE943" w14:textId="77777777" w:rsidR="006E6B90" w:rsidRPr="001D19F6" w:rsidDel="00CB1D93" w:rsidRDefault="00473194">
      <w:pPr>
        <w:rPr>
          <w:del w:id="2469" w:author="Keis" w:date="2023-04-11T21:36:00Z"/>
        </w:rPr>
        <w:pPrChange w:id="2470" w:author="Keis" w:date="2024-09-13T16:10:00Z">
          <w:pPr>
            <w:pStyle w:val="a6"/>
            <w:numPr>
              <w:numId w:val="409"/>
            </w:numPr>
            <w:wordWrap/>
            <w:spacing w:line="360" w:lineRule="auto"/>
            <w:ind w:leftChars="0" w:hanging="400"/>
            <w:jc w:val="left"/>
          </w:pPr>
        </w:pPrChange>
      </w:pPr>
      <w:del w:id="2471" w:author="Keis" w:date="2023-04-11T21:36:00Z">
        <w:r w:rsidRPr="001D19F6" w:rsidDel="00CB1D93">
          <w:delText>N</w:delText>
        </w:r>
        <w:r w:rsidR="006E6B90" w:rsidRPr="001D19F6" w:rsidDel="00CB1D93">
          <w:delText xml:space="preserve">ever </w:delText>
        </w:r>
        <w:r w:rsidRPr="001D19F6" w:rsidDel="00CB1D93">
          <w:tab/>
        </w:r>
        <w:r w:rsidRPr="001D19F6" w:rsidDel="00CB1D93">
          <w:tab/>
        </w:r>
        <w:r w:rsidRPr="001D19F6" w:rsidDel="00CB1D93">
          <w:tab/>
        </w:r>
        <w:r w:rsidR="006E6B90" w:rsidRPr="001D19F6" w:rsidDel="00CB1D93">
          <w:delText>→Go to section C5.</w:delText>
        </w:r>
      </w:del>
    </w:p>
    <w:p w14:paraId="7DF068A8" w14:textId="77777777" w:rsidR="006E6B90" w:rsidRPr="001D19F6" w:rsidDel="00CB1D93" w:rsidRDefault="00473194">
      <w:pPr>
        <w:rPr>
          <w:del w:id="2472" w:author="Keis" w:date="2023-04-11T21:36:00Z"/>
        </w:rPr>
        <w:pPrChange w:id="2473" w:author="Keis" w:date="2024-09-13T16:10:00Z">
          <w:pPr>
            <w:pStyle w:val="a6"/>
            <w:numPr>
              <w:numId w:val="409"/>
            </w:numPr>
            <w:wordWrap/>
            <w:spacing w:line="360" w:lineRule="auto"/>
            <w:ind w:leftChars="0" w:hanging="400"/>
            <w:jc w:val="left"/>
          </w:pPr>
        </w:pPrChange>
      </w:pPr>
      <w:del w:id="2474" w:author="Keis" w:date="2023-04-11T21:36:00Z">
        <w:r w:rsidRPr="001D19F6" w:rsidDel="00CB1D93">
          <w:delText xml:space="preserve">A </w:delText>
        </w:r>
        <w:r w:rsidR="006E6B90" w:rsidRPr="001D19F6" w:rsidDel="00CB1D93">
          <w:delText xml:space="preserve">few times </w:delText>
        </w:r>
        <w:r w:rsidRPr="001D19F6" w:rsidDel="00CB1D93">
          <w:tab/>
        </w:r>
        <w:r w:rsidRPr="001D19F6" w:rsidDel="00CB1D93">
          <w:tab/>
        </w:r>
        <w:r w:rsidR="006E6B90" w:rsidRPr="001D19F6" w:rsidDel="00CB1D93">
          <w:delText>→Go to section C5.</w:delText>
        </w:r>
      </w:del>
    </w:p>
    <w:p w14:paraId="0AEBF384" w14:textId="77777777" w:rsidR="006E6B90" w:rsidRPr="001D19F6" w:rsidDel="00CB1D93" w:rsidRDefault="00473194">
      <w:pPr>
        <w:rPr>
          <w:del w:id="2475" w:author="Keis" w:date="2023-04-11T21:36:00Z"/>
        </w:rPr>
        <w:pPrChange w:id="2476" w:author="Keis" w:date="2024-09-13T16:10:00Z">
          <w:pPr>
            <w:pStyle w:val="a6"/>
            <w:numPr>
              <w:numId w:val="409"/>
            </w:numPr>
            <w:wordWrap/>
            <w:spacing w:line="360" w:lineRule="auto"/>
            <w:ind w:leftChars="0" w:hanging="400"/>
            <w:jc w:val="left"/>
          </w:pPr>
        </w:pPrChange>
      </w:pPr>
      <w:del w:id="2477" w:author="Keis" w:date="2023-04-11T21:36:00Z">
        <w:r w:rsidRPr="001D19F6" w:rsidDel="00CB1D93">
          <w:delText>M</w:delText>
        </w:r>
        <w:r w:rsidR="006E6B90" w:rsidRPr="001D19F6" w:rsidDel="00CB1D93">
          <w:delText xml:space="preserve">ost or all of the time </w:delText>
        </w:r>
        <w:r w:rsidRPr="001D19F6" w:rsidDel="00CB1D93">
          <w:tab/>
        </w:r>
        <w:r w:rsidR="006E6B90" w:rsidRPr="001D19F6" w:rsidDel="00CB1D93">
          <w:delText>→Go to section C5.</w:delText>
        </w:r>
      </w:del>
    </w:p>
    <w:p w14:paraId="18E9CA86" w14:textId="77777777" w:rsidR="006E6B90" w:rsidRPr="001D19F6" w:rsidDel="00CB1D93" w:rsidRDefault="006E6B90">
      <w:pPr>
        <w:rPr>
          <w:del w:id="2478" w:author="Keis" w:date="2023-04-11T21:36:00Z"/>
        </w:rPr>
        <w:pPrChange w:id="2479" w:author="Keis" w:date="2024-09-13T16:10:00Z">
          <w:pPr>
            <w:wordWrap/>
            <w:spacing w:line="360" w:lineRule="auto"/>
            <w:jc w:val="left"/>
          </w:pPr>
        </w:pPrChange>
      </w:pPr>
    </w:p>
    <w:p w14:paraId="5C0B39AA" w14:textId="77777777" w:rsidR="006E6B90" w:rsidRPr="001D19F6" w:rsidDel="00CB1D93" w:rsidRDefault="004C3BE6">
      <w:pPr>
        <w:rPr>
          <w:del w:id="2480" w:author="Keis" w:date="2023-04-11T21:36:00Z"/>
        </w:rPr>
        <w:pPrChange w:id="2481" w:author="Keis" w:date="2024-09-13T16:10:00Z">
          <w:pPr>
            <w:wordWrap/>
            <w:spacing w:line="360" w:lineRule="auto"/>
            <w:jc w:val="left"/>
          </w:pPr>
        </w:pPrChange>
      </w:pPr>
      <w:del w:id="2482" w:author="Keis" w:date="2023-04-11T21:36:00Z">
        <w:r w:rsidRPr="001D19F6" w:rsidDel="00CB1D93">
          <w:delText>C42</w:delText>
        </w:r>
        <w:r w:rsidR="006E6B90" w:rsidRPr="001D19F6" w:rsidDel="00CB1D93">
          <w:delText xml:space="preserve">1. [IWER: Section C4–COGNITION cannot be done by </w:delText>
        </w:r>
        <w:r w:rsidR="00B62F8B" w:rsidRPr="001D19F6" w:rsidDel="00CB1D93">
          <w:delText>a proxy respondent</w:delText>
        </w:r>
        <w:r w:rsidR="006E6B90" w:rsidRPr="001D19F6" w:rsidDel="00CB1D93">
          <w:delText>.]</w:delText>
        </w:r>
      </w:del>
    </w:p>
    <w:p w14:paraId="35B0176F" w14:textId="77777777" w:rsidR="006E6B90" w:rsidRPr="001D19F6" w:rsidRDefault="006E6B90">
      <w:pPr>
        <w:pPrChange w:id="2483" w:author="Keis" w:date="2024-09-13T16:10:00Z">
          <w:pPr>
            <w:pStyle w:val="a6"/>
            <w:numPr>
              <w:numId w:val="410"/>
            </w:numPr>
            <w:wordWrap/>
            <w:spacing w:line="360" w:lineRule="auto"/>
            <w:ind w:leftChars="0" w:hanging="400"/>
            <w:jc w:val="left"/>
          </w:pPr>
        </w:pPrChange>
      </w:pPr>
      <w:del w:id="2484" w:author="Keis" w:date="2023-04-11T21:36:00Z">
        <w:r w:rsidRPr="001D19F6" w:rsidDel="00CB1D93">
          <w:delText>CONTINUE →Go to section C5</w:delText>
        </w:r>
      </w:del>
      <w:del w:id="2485" w:author="Keis" w:date="2024-09-13T16:10:00Z">
        <w:r w:rsidRPr="001D19F6" w:rsidDel="007F4510">
          <w:delText>.</w:delText>
        </w:r>
      </w:del>
    </w:p>
    <w:p w14:paraId="3F7FCDA6" w14:textId="77777777" w:rsidR="006E6B90" w:rsidRPr="001D19F6" w:rsidRDefault="006E6B90" w:rsidP="006E6B90">
      <w:pPr>
        <w:wordWrap/>
        <w:spacing w:line="360" w:lineRule="auto"/>
        <w:jc w:val="left"/>
        <w:rPr>
          <w:rFonts w:ascii="Arial" w:eastAsia="굴림" w:hAnsi="Arial" w:cs="Arial"/>
          <w:sz w:val="22"/>
        </w:rPr>
      </w:pPr>
    </w:p>
    <w:p w14:paraId="2501285B" w14:textId="77777777" w:rsidR="006E6B90" w:rsidRPr="001D19F6" w:rsidRDefault="006E6B90" w:rsidP="006E6B90">
      <w:pPr>
        <w:wordWrap/>
        <w:spacing w:line="360" w:lineRule="auto"/>
        <w:jc w:val="left"/>
        <w:rPr>
          <w:rFonts w:ascii="Arial" w:eastAsia="굴림" w:hAnsi="Arial" w:cs="Arial"/>
          <w:sz w:val="22"/>
        </w:rPr>
      </w:pPr>
    </w:p>
    <w:p w14:paraId="3875F6BD" w14:textId="77777777" w:rsidR="006E6B90" w:rsidRPr="001D19F6" w:rsidRDefault="006E6B90" w:rsidP="006E6B90">
      <w:pPr>
        <w:wordWrap/>
        <w:spacing w:line="360" w:lineRule="auto"/>
        <w:jc w:val="left"/>
        <w:rPr>
          <w:rFonts w:ascii="Arial" w:eastAsia="굴림" w:hAnsi="Arial" w:cs="Arial"/>
          <w:sz w:val="22"/>
        </w:rPr>
      </w:pPr>
    </w:p>
    <w:p w14:paraId="208775AC" w14:textId="77777777" w:rsidR="006E6B90" w:rsidRPr="001D19F6" w:rsidRDefault="006E6B90" w:rsidP="006E6B90">
      <w:pPr>
        <w:wordWrap/>
        <w:spacing w:line="360" w:lineRule="auto"/>
        <w:jc w:val="left"/>
        <w:rPr>
          <w:rFonts w:ascii="Arial" w:eastAsia="굴림" w:hAnsi="Arial" w:cs="Arial"/>
          <w:sz w:val="22"/>
        </w:rPr>
      </w:pPr>
    </w:p>
    <w:p w14:paraId="07BA0621" w14:textId="77777777" w:rsidR="006E6B90" w:rsidRPr="001D19F6" w:rsidRDefault="006E6B90" w:rsidP="006E6B90">
      <w:pPr>
        <w:wordWrap/>
        <w:spacing w:line="360" w:lineRule="auto"/>
        <w:jc w:val="left"/>
        <w:rPr>
          <w:rFonts w:ascii="Arial" w:eastAsia="굴림" w:hAnsi="Arial" w:cs="Arial"/>
          <w:sz w:val="22"/>
        </w:rPr>
      </w:pPr>
    </w:p>
    <w:p w14:paraId="0689CDC6" w14:textId="77777777" w:rsidR="006E6B90" w:rsidRPr="001D19F6" w:rsidRDefault="00BC3958" w:rsidP="001701AC">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6FA7D7BA" w14:textId="77777777" w:rsidR="006E6B90" w:rsidRPr="001D19F6" w:rsidRDefault="00247D84" w:rsidP="006E6B90">
      <w:pPr>
        <w:wordWrap/>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64896" behindDoc="0" locked="0" layoutInCell="1" allowOverlap="1" wp14:anchorId="7D858479" wp14:editId="063803F5">
                <wp:simplePos x="0" y="0"/>
                <wp:positionH relativeFrom="column">
                  <wp:align>center</wp:align>
                </wp:positionH>
                <wp:positionV relativeFrom="paragraph">
                  <wp:posOffset>2540</wp:posOffset>
                </wp:positionV>
                <wp:extent cx="5819775" cy="629285"/>
                <wp:effectExtent l="0" t="0" r="28575" b="37465"/>
                <wp:wrapNone/>
                <wp:docPr id="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14C3EF4" w14:textId="77777777" w:rsidR="00706C18" w:rsidRPr="003A6C5D" w:rsidRDefault="00706C18" w:rsidP="003A6C5D">
                            <w:pPr>
                              <w:pStyle w:val="11"/>
                              <w:jc w:val="center"/>
                              <w:rPr>
                                <w:rFonts w:ascii="Arial" w:hAnsi="Arial" w:cs="Arial"/>
                                <w:b/>
                                <w:sz w:val="32"/>
                                <w:szCs w:val="32"/>
                              </w:rPr>
                            </w:pPr>
                            <w:bookmarkStart w:id="2486" w:name="_Toc483216625"/>
                            <w:bookmarkStart w:id="2487" w:name="_Toc487461338"/>
                            <w:bookmarkStart w:id="2488" w:name="_Toc487647339"/>
                            <w:r w:rsidRPr="003A6C5D">
                              <w:rPr>
                                <w:rFonts w:ascii="Arial" w:hAnsi="Arial" w:cs="Arial"/>
                                <w:b/>
                                <w:sz w:val="32"/>
                                <w:szCs w:val="32"/>
                              </w:rPr>
                              <w:t>C5. GRIP STRENGTH</w:t>
                            </w:r>
                            <w:bookmarkEnd w:id="2486"/>
                            <w:bookmarkEnd w:id="2487"/>
                            <w:bookmarkEnd w:id="2488"/>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D858479" id="Rectangle 32" o:spid="_x0000_s1035" style="position:absolute;left:0;text-align:left;margin-left:0;margin-top:.2pt;width:458.25pt;height:49.55pt;z-index:251664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" fillcolor="#95b3d7 [1940]" strokecolor="#95b3d7 [1940]" strokeweight="1pt">
                <v:fill color2="#dbe5f1 [660]" angle="135" focus="50%" type="gradient"/>
                <v:shadow on="t" color="#243f60 [1604]" opacity=".5" offset="1pt"/>
                <v:textbox>
                  <w:txbxContent>
                    <w:p w14:paraId="014C3EF4" w14:textId="77777777" w:rsidR="00706C18" w:rsidRPr="003A6C5D" w:rsidRDefault="00706C18" w:rsidP="003A6C5D">
                      <w:pPr>
                        <w:pStyle w:val="11"/>
                        <w:jc w:val="center"/>
                        <w:rPr>
                          <w:rFonts w:ascii="Arial" w:hAnsi="Arial" w:cs="Arial"/>
                          <w:b/>
                          <w:sz w:val="32"/>
                          <w:szCs w:val="32"/>
                        </w:rPr>
                      </w:pPr>
                      <w:bookmarkStart w:id="2489" w:name="_Toc483216625"/>
                      <w:bookmarkStart w:id="2490" w:name="_Toc487461338"/>
                      <w:bookmarkStart w:id="2491" w:name="_Toc487647339"/>
                      <w:r w:rsidRPr="003A6C5D">
                        <w:rPr>
                          <w:rFonts w:ascii="Arial" w:hAnsi="Arial" w:cs="Arial"/>
                          <w:b/>
                          <w:sz w:val="32"/>
                          <w:szCs w:val="32"/>
                        </w:rPr>
                        <w:t>C5. GRIP STRENGTH</w:t>
                      </w:r>
                      <w:bookmarkEnd w:id="2489"/>
                      <w:bookmarkEnd w:id="2490"/>
                      <w:bookmarkEnd w:id="2491"/>
                    </w:p>
                  </w:txbxContent>
                </v:textbox>
              </v:rect>
            </w:pict>
          </mc:Fallback>
        </mc:AlternateContent>
      </w:r>
    </w:p>
    <w:p w14:paraId="150C009F" w14:textId="77777777" w:rsidR="006E6B90" w:rsidRPr="001D19F6" w:rsidRDefault="006E6B90" w:rsidP="006E6B90">
      <w:pPr>
        <w:wordWrap/>
        <w:jc w:val="center"/>
        <w:rPr>
          <w:rFonts w:ascii="Arial" w:eastAsia="굴림" w:hAnsi="Arial" w:cs="Arial"/>
          <w:sz w:val="22"/>
        </w:rPr>
      </w:pPr>
    </w:p>
    <w:p w14:paraId="08808598" w14:textId="77777777" w:rsidR="006E6B90" w:rsidRPr="001D19F6" w:rsidRDefault="006E6B90" w:rsidP="006E6B90">
      <w:pPr>
        <w:wordWrap/>
        <w:jc w:val="center"/>
        <w:rPr>
          <w:rFonts w:ascii="Arial" w:eastAsia="굴림" w:hAnsi="Arial" w:cs="Arial"/>
          <w:sz w:val="22"/>
        </w:rPr>
      </w:pPr>
    </w:p>
    <w:p w14:paraId="4591C3AD" w14:textId="77777777" w:rsidR="006E6B90" w:rsidRPr="001D19F6" w:rsidRDefault="006E6B90" w:rsidP="006E6B90">
      <w:pPr>
        <w:wordWrap/>
        <w:jc w:val="center"/>
        <w:rPr>
          <w:rFonts w:ascii="Arial" w:eastAsia="굴림" w:hAnsi="Arial" w:cs="Arial"/>
          <w:sz w:val="22"/>
        </w:rPr>
      </w:pPr>
    </w:p>
    <w:p w14:paraId="040CAB2E" w14:textId="77777777" w:rsidR="006E6B90" w:rsidRPr="001D19F6" w:rsidRDefault="006E6B90" w:rsidP="006E6B90">
      <w:pPr>
        <w:wordWrap/>
        <w:spacing w:line="360" w:lineRule="auto"/>
        <w:rPr>
          <w:rFonts w:ascii="Arial" w:eastAsia="굴림" w:hAnsi="Arial" w:cs="Arial"/>
          <w:sz w:val="22"/>
        </w:rPr>
      </w:pPr>
    </w:p>
    <w:p w14:paraId="750FA354" w14:textId="77777777" w:rsidR="006E6B90" w:rsidRPr="001D19F6" w:rsidRDefault="004C3BE6" w:rsidP="006E6B90">
      <w:pPr>
        <w:wordWrap/>
        <w:spacing w:line="360" w:lineRule="auto"/>
        <w:jc w:val="left"/>
        <w:rPr>
          <w:rFonts w:ascii="Arial" w:eastAsia="굴림" w:hAnsi="Arial" w:cs="Arial"/>
          <w:sz w:val="22"/>
        </w:rPr>
      </w:pPr>
      <w:r w:rsidRPr="001D19F6">
        <w:rPr>
          <w:rFonts w:ascii="Arial" w:eastAsia="굴림" w:hAnsi="Arial" w:cs="Arial"/>
          <w:sz w:val="22"/>
        </w:rPr>
        <w:t>C50</w:t>
      </w:r>
      <w:r w:rsidR="006E6B90" w:rsidRPr="001D19F6">
        <w:rPr>
          <w:rFonts w:ascii="Arial" w:eastAsia="굴림" w:hAnsi="Arial" w:cs="Arial"/>
          <w:sz w:val="22"/>
        </w:rPr>
        <w:t xml:space="preserve">0. Before we go on to the next section, I </w:t>
      </w:r>
      <w:r w:rsidR="00B62F8B" w:rsidRPr="001D19F6">
        <w:rPr>
          <w:rFonts w:ascii="Arial" w:eastAsia="굴림" w:hAnsi="Arial" w:cs="Arial"/>
          <w:sz w:val="22"/>
        </w:rPr>
        <w:t xml:space="preserve">would </w:t>
      </w:r>
      <w:r w:rsidR="006E6B90" w:rsidRPr="001D19F6">
        <w:rPr>
          <w:rFonts w:ascii="Arial" w:eastAsia="굴림" w:hAnsi="Arial" w:cs="Arial"/>
          <w:sz w:val="22"/>
        </w:rPr>
        <w:t>like to check if</w:t>
      </w:r>
      <w:r w:rsidR="00DE78C9" w:rsidRPr="001D19F6">
        <w:rPr>
          <w:rFonts w:ascii="Arial" w:eastAsia="굴림" w:hAnsi="Arial" w:cs="Arial"/>
          <w:sz w:val="22"/>
        </w:rPr>
        <w:t xml:space="preserve"> you are a proxy respondent</w:t>
      </w:r>
      <w:r w:rsidR="006E6B90" w:rsidRPr="001D19F6">
        <w:rPr>
          <w:rFonts w:ascii="Arial" w:eastAsia="굴림" w:hAnsi="Arial" w:cs="Arial"/>
          <w:sz w:val="22"/>
        </w:rPr>
        <w:t xml:space="preserve">. Are you </w:t>
      </w:r>
      <w:r w:rsidR="00DE78C9" w:rsidRPr="001D19F6">
        <w:rPr>
          <w:rFonts w:ascii="Arial" w:eastAsia="굴림" w:hAnsi="Arial" w:cs="Arial"/>
          <w:sz w:val="22"/>
        </w:rPr>
        <w:t>[</w:t>
      </w:r>
      <w:r w:rsidR="006E6B90" w:rsidRPr="001D19F6">
        <w:rPr>
          <w:rFonts w:ascii="Arial" w:eastAsia="굴림" w:hAnsi="Arial" w:cs="Arial"/>
          <w:sz w:val="22"/>
        </w:rPr>
        <w:t>R’</w:t>
      </w:r>
      <w:r w:rsidR="00DE78C9" w:rsidRPr="001D19F6">
        <w:rPr>
          <w:rFonts w:ascii="Arial" w:eastAsia="굴림" w:hAnsi="Arial" w:cs="Arial"/>
          <w:sz w:val="22"/>
        </w:rPr>
        <w:t>s name]</w:t>
      </w:r>
      <w:r w:rsidR="006E6B90" w:rsidRPr="001D19F6">
        <w:rPr>
          <w:rFonts w:ascii="Arial" w:eastAsia="굴림" w:hAnsi="Arial" w:cs="Arial"/>
          <w:sz w:val="22"/>
        </w:rPr>
        <w:t>?</w:t>
      </w:r>
    </w:p>
    <w:p w14:paraId="73F9C061" w14:textId="77777777" w:rsidR="000B2F21" w:rsidRPr="001D19F6" w:rsidRDefault="000B2F21" w:rsidP="00F14BA4">
      <w:pPr>
        <w:pStyle w:val="a6"/>
        <w:numPr>
          <w:ilvl w:val="0"/>
          <w:numId w:val="41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C</w:t>
      </w:r>
      <w:r w:rsidR="004C3BE6" w:rsidRPr="001D19F6">
        <w:rPr>
          <w:rFonts w:ascii="Arial" w:eastAsia="굴림" w:hAnsi="Arial" w:cs="Arial"/>
          <w:sz w:val="22"/>
        </w:rPr>
        <w:t>5</w:t>
      </w:r>
      <w:r w:rsidRPr="001D19F6">
        <w:rPr>
          <w:rFonts w:ascii="Arial" w:eastAsia="굴림" w:hAnsi="Arial" w:cs="Arial"/>
          <w:sz w:val="22"/>
        </w:rPr>
        <w:t>1</w:t>
      </w:r>
      <w:r w:rsidR="004C3BE6" w:rsidRPr="001D19F6">
        <w:rPr>
          <w:rFonts w:ascii="Arial" w:eastAsia="굴림" w:hAnsi="Arial" w:cs="Arial"/>
          <w:sz w:val="22"/>
        </w:rPr>
        <w:t>4</w:t>
      </w:r>
    </w:p>
    <w:p w14:paraId="4F56349C" w14:textId="77777777" w:rsidR="006E6B90" w:rsidRPr="001D19F6" w:rsidRDefault="006E6B90" w:rsidP="006E6B90">
      <w:pPr>
        <w:wordWrap/>
        <w:spacing w:line="360" w:lineRule="auto"/>
        <w:jc w:val="left"/>
        <w:rPr>
          <w:rFonts w:ascii="Arial" w:eastAsia="굴림" w:hAnsi="Arial" w:cs="Arial"/>
          <w:sz w:val="22"/>
        </w:rPr>
      </w:pPr>
    </w:p>
    <w:p w14:paraId="392D29C0" w14:textId="77777777" w:rsidR="006E6B90" w:rsidRPr="001D19F6" w:rsidRDefault="00DE78C9" w:rsidP="006E6B90">
      <w:pPr>
        <w:wordWrap/>
        <w:spacing w:line="360" w:lineRule="auto"/>
        <w:jc w:val="left"/>
        <w:rPr>
          <w:rFonts w:ascii="Arial" w:eastAsia="굴림" w:hAnsi="Arial" w:cs="Arial"/>
          <w:sz w:val="22"/>
        </w:rPr>
      </w:pPr>
      <w:r w:rsidRPr="001D19F6">
        <w:rPr>
          <w:rFonts w:ascii="Arial" w:eastAsia="굴림" w:hAnsi="Arial" w:cs="Arial"/>
          <w:sz w:val="22"/>
        </w:rPr>
        <w:t>C501. Now I would like to measure</w:t>
      </w:r>
      <w:r w:rsidR="006E6B90" w:rsidRPr="001D19F6">
        <w:rPr>
          <w:rFonts w:ascii="Arial" w:eastAsia="굴림" w:hAnsi="Arial" w:cs="Arial"/>
          <w:sz w:val="22"/>
        </w:rPr>
        <w:t xml:space="preserve"> the strength of your hand in a gripping action. </w:t>
      </w:r>
      <w:r w:rsidR="000243FE" w:rsidRPr="001D19F6">
        <w:rPr>
          <w:rFonts w:ascii="Arial" w:eastAsia="굴림" w:hAnsi="Arial" w:cs="Arial"/>
          <w:sz w:val="22"/>
        </w:rPr>
        <w:t xml:space="preserve">Which is your dominant hand? </w:t>
      </w:r>
    </w:p>
    <w:p w14:paraId="14A785DE" w14:textId="77777777" w:rsidR="006E6B90" w:rsidRPr="001D19F6" w:rsidRDefault="009B70B2" w:rsidP="00F14BA4">
      <w:pPr>
        <w:pStyle w:val="a6"/>
        <w:numPr>
          <w:ilvl w:val="0"/>
          <w:numId w:val="412"/>
        </w:numPr>
        <w:wordWrap/>
        <w:spacing w:line="360" w:lineRule="auto"/>
        <w:ind w:leftChars="0"/>
        <w:jc w:val="left"/>
        <w:rPr>
          <w:rFonts w:ascii="Arial" w:eastAsia="굴림" w:hAnsi="Arial" w:cs="Arial"/>
          <w:sz w:val="22"/>
        </w:rPr>
      </w:pPr>
      <w:r w:rsidRPr="001D19F6">
        <w:rPr>
          <w:rFonts w:ascii="Arial" w:eastAsia="굴림" w:hAnsi="Arial" w:cs="Arial"/>
          <w:sz w:val="22"/>
        </w:rPr>
        <w:t>Right-handed</w:t>
      </w:r>
    </w:p>
    <w:p w14:paraId="79C74453" w14:textId="77777777" w:rsidR="006E6B90" w:rsidRPr="001D19F6" w:rsidRDefault="000B2F21" w:rsidP="000B2F21">
      <w:pPr>
        <w:wordWrap/>
        <w:spacing w:line="360" w:lineRule="auto"/>
        <w:ind w:left="400"/>
        <w:jc w:val="left"/>
        <w:rPr>
          <w:rFonts w:ascii="Arial" w:eastAsia="굴림" w:hAnsi="Arial" w:cs="Arial"/>
          <w:sz w:val="22"/>
        </w:rPr>
      </w:pPr>
      <w:r w:rsidRPr="001D19F6">
        <w:rPr>
          <w:rFonts w:ascii="굴림" w:eastAsia="굴림" w:hAnsi="굴림" w:cs="굴림" w:hint="eastAsia"/>
          <w:sz w:val="22"/>
        </w:rPr>
        <w:t>③</w:t>
      </w:r>
      <w:r w:rsidR="006E6B90" w:rsidRPr="001D19F6">
        <w:rPr>
          <w:rFonts w:ascii="Arial" w:eastAsia="굴림" w:hAnsi="Arial" w:cs="Arial"/>
          <w:sz w:val="22"/>
        </w:rPr>
        <w:t xml:space="preserve"> Left</w:t>
      </w:r>
      <w:r w:rsidR="009B70B2" w:rsidRPr="001D19F6">
        <w:rPr>
          <w:rFonts w:ascii="Arial" w:eastAsia="굴림" w:hAnsi="Arial" w:cs="Arial"/>
          <w:sz w:val="22"/>
        </w:rPr>
        <w:t>-</w:t>
      </w:r>
      <w:r w:rsidR="006E6B90" w:rsidRPr="001D19F6">
        <w:rPr>
          <w:rFonts w:ascii="Arial" w:eastAsia="굴림" w:hAnsi="Arial" w:cs="Arial"/>
          <w:sz w:val="22"/>
        </w:rPr>
        <w:t>hand</w:t>
      </w:r>
      <w:r w:rsidR="009B70B2" w:rsidRPr="001D19F6">
        <w:rPr>
          <w:rFonts w:ascii="Arial" w:eastAsia="굴림" w:hAnsi="Arial" w:cs="Arial"/>
          <w:sz w:val="22"/>
        </w:rPr>
        <w:t>ed</w:t>
      </w:r>
    </w:p>
    <w:p w14:paraId="6C952A92" w14:textId="77777777" w:rsidR="006E6B90" w:rsidRPr="001D19F6" w:rsidRDefault="000B2F21" w:rsidP="000B2F21">
      <w:pPr>
        <w:wordWrap/>
        <w:spacing w:line="360" w:lineRule="auto"/>
        <w:ind w:left="400"/>
        <w:jc w:val="left"/>
        <w:rPr>
          <w:rFonts w:ascii="Arial" w:eastAsia="굴림" w:hAnsi="Arial" w:cs="Arial"/>
          <w:sz w:val="22"/>
        </w:rPr>
      </w:pPr>
      <w:r w:rsidRPr="001D19F6">
        <w:rPr>
          <w:rFonts w:ascii="굴림" w:eastAsia="굴림" w:hAnsi="굴림" w:cs="굴림" w:hint="eastAsia"/>
          <w:sz w:val="22"/>
        </w:rPr>
        <w:t>⑤</w:t>
      </w:r>
      <w:r w:rsidR="006E6B90" w:rsidRPr="001D19F6">
        <w:rPr>
          <w:rFonts w:ascii="Arial" w:eastAsia="굴림" w:hAnsi="Arial" w:cs="Arial"/>
          <w:sz w:val="22"/>
        </w:rPr>
        <w:t xml:space="preserve"> </w:t>
      </w:r>
      <w:r w:rsidR="000243FE" w:rsidRPr="001D19F6">
        <w:rPr>
          <w:rFonts w:ascii="Arial" w:eastAsia="굴림" w:hAnsi="Arial" w:cs="Arial"/>
          <w:sz w:val="22"/>
        </w:rPr>
        <w:t>Both hands equally dominant</w:t>
      </w:r>
    </w:p>
    <w:p w14:paraId="318F1E26" w14:textId="77777777" w:rsidR="006E6B90" w:rsidRPr="001D19F6" w:rsidRDefault="006E6B90" w:rsidP="006E6B90">
      <w:pPr>
        <w:wordWrap/>
        <w:spacing w:line="360" w:lineRule="auto"/>
        <w:jc w:val="left"/>
        <w:rPr>
          <w:rFonts w:ascii="Arial" w:eastAsia="굴림" w:hAnsi="Arial" w:cs="Arial"/>
          <w:sz w:val="22"/>
        </w:rPr>
      </w:pPr>
    </w:p>
    <w:p w14:paraId="5A845C10"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C502. I will ask you to squeeze this handle as hard as you can, just for a couple of seconds and then let go. I will take alternately two measu</w:t>
      </w:r>
      <w:r w:rsidR="00DE78C9" w:rsidRPr="001D19F6">
        <w:rPr>
          <w:rFonts w:ascii="Arial" w:eastAsia="굴림" w:hAnsi="Arial" w:cs="Arial"/>
          <w:sz w:val="22"/>
        </w:rPr>
        <w:t>rements from your right and</w:t>
      </w:r>
      <w:r w:rsidRPr="001D19F6">
        <w:rPr>
          <w:rFonts w:ascii="Arial" w:eastAsia="굴림" w:hAnsi="Arial" w:cs="Arial"/>
          <w:sz w:val="22"/>
        </w:rPr>
        <w:t xml:space="preserve"> left hand</w:t>
      </w:r>
      <w:r w:rsidR="00DE78C9" w:rsidRPr="001D19F6">
        <w:rPr>
          <w:rFonts w:ascii="Arial" w:eastAsia="굴림" w:hAnsi="Arial" w:cs="Arial"/>
          <w:sz w:val="22"/>
        </w:rPr>
        <w:t>s</w:t>
      </w:r>
      <w:r w:rsidRPr="001D19F6">
        <w:rPr>
          <w:rFonts w:ascii="Arial" w:eastAsia="굴림" w:hAnsi="Arial" w:cs="Arial"/>
          <w:sz w:val="22"/>
        </w:rPr>
        <w:t xml:space="preserve">. </w:t>
      </w:r>
      <w:r w:rsidR="000B2F21" w:rsidRPr="001D19F6">
        <w:rPr>
          <w:rFonts w:ascii="Arial" w:eastAsia="굴림" w:hAnsi="Arial" w:cs="Arial"/>
          <w:sz w:val="22"/>
        </w:rPr>
        <w:t xml:space="preserve">If you have any uncomfortable hand, you can measure only the other. </w:t>
      </w:r>
      <w:r w:rsidRPr="001D19F6">
        <w:rPr>
          <w:rFonts w:ascii="Arial" w:eastAsia="굴림" w:hAnsi="Arial" w:cs="Arial"/>
          <w:sz w:val="22"/>
        </w:rPr>
        <w:t>Are you willing to do this test?</w:t>
      </w:r>
    </w:p>
    <w:p w14:paraId="22CCBDDC" w14:textId="77777777" w:rsidR="006E6B90" w:rsidRPr="001D19F6" w:rsidRDefault="006E6B90" w:rsidP="00F14BA4">
      <w:pPr>
        <w:pStyle w:val="a6"/>
        <w:numPr>
          <w:ilvl w:val="0"/>
          <w:numId w:val="413"/>
        </w:numPr>
        <w:wordWrap/>
        <w:spacing w:line="360" w:lineRule="auto"/>
        <w:ind w:leftChars="0"/>
        <w:jc w:val="left"/>
        <w:rPr>
          <w:rFonts w:ascii="Arial" w:eastAsia="굴림" w:hAnsi="Arial" w:cs="Arial"/>
          <w:sz w:val="22"/>
        </w:rPr>
      </w:pPr>
      <w:r w:rsidRPr="001D19F6">
        <w:rPr>
          <w:rFonts w:ascii="Arial" w:eastAsia="굴림" w:hAnsi="Arial" w:cs="Arial"/>
          <w:sz w:val="22"/>
        </w:rPr>
        <w:t>Yes</w:t>
      </w:r>
    </w:p>
    <w:p w14:paraId="239C77EA" w14:textId="77777777" w:rsidR="006E6B90" w:rsidRPr="001D19F6" w:rsidRDefault="000B2F21" w:rsidP="000B2F21">
      <w:pPr>
        <w:wordWrap/>
        <w:spacing w:line="360" w:lineRule="auto"/>
        <w:ind w:left="400"/>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w:t>
      </w:r>
      <w:r w:rsidR="006E6B90" w:rsidRPr="001D19F6">
        <w:rPr>
          <w:rFonts w:ascii="Arial" w:eastAsia="굴림" w:hAnsi="Arial" w:cs="Arial"/>
          <w:sz w:val="22"/>
        </w:rPr>
        <w:t>Willing but unable to do the test →Go to C505</w:t>
      </w:r>
    </w:p>
    <w:p w14:paraId="44B1216D" w14:textId="77777777" w:rsidR="006E6B90" w:rsidRPr="001D19F6" w:rsidRDefault="000B2F21" w:rsidP="000B2F21">
      <w:pPr>
        <w:wordWrap/>
        <w:spacing w:line="360" w:lineRule="auto"/>
        <w:ind w:left="400"/>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w:t>
      </w:r>
      <w:r w:rsidR="006E6B90" w:rsidRPr="001D19F6">
        <w:rPr>
          <w:rFonts w:ascii="Arial" w:eastAsia="굴림" w:hAnsi="Arial" w:cs="Arial"/>
          <w:sz w:val="22"/>
        </w:rPr>
        <w:t>No →Go to C505</w:t>
      </w:r>
    </w:p>
    <w:p w14:paraId="5A5C2F22" w14:textId="77777777" w:rsidR="006E6B90" w:rsidRPr="001D19F6" w:rsidRDefault="006E6B90" w:rsidP="006E6B90">
      <w:pPr>
        <w:wordWrap/>
        <w:spacing w:line="360" w:lineRule="auto"/>
        <w:jc w:val="left"/>
        <w:rPr>
          <w:rFonts w:ascii="Arial" w:eastAsia="굴림" w:hAnsi="Arial" w:cs="Arial"/>
          <w:sz w:val="22"/>
        </w:rPr>
      </w:pPr>
    </w:p>
    <w:p w14:paraId="1D8911B5"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C503. Before we begin, I’d like to make sure it is safe for you to do this test.</w:t>
      </w:r>
      <w:r w:rsidR="00D04E4F" w:rsidRPr="001D19F6">
        <w:rPr>
          <w:rFonts w:ascii="Arial" w:eastAsia="굴림" w:hAnsi="Arial" w:cs="Arial"/>
          <w:sz w:val="22"/>
        </w:rPr>
        <w:t xml:space="preserve"> Within the last six months, in any of your hands, h</w:t>
      </w:r>
      <w:r w:rsidRPr="001D19F6">
        <w:rPr>
          <w:rFonts w:ascii="Arial" w:eastAsia="굴림" w:hAnsi="Arial" w:cs="Arial"/>
          <w:sz w:val="22"/>
        </w:rPr>
        <w:t>ave you had any surger</w:t>
      </w:r>
      <w:r w:rsidR="00DE78C9" w:rsidRPr="001D19F6">
        <w:rPr>
          <w:rFonts w:ascii="Arial" w:eastAsia="굴림" w:hAnsi="Arial" w:cs="Arial"/>
          <w:sz w:val="22"/>
        </w:rPr>
        <w:t>y</w:t>
      </w:r>
      <w:r w:rsidR="00D04E4F" w:rsidRPr="001D19F6">
        <w:rPr>
          <w:rFonts w:ascii="Arial" w:eastAsia="굴림" w:hAnsi="Arial" w:cs="Arial"/>
          <w:sz w:val="22"/>
        </w:rPr>
        <w:t xml:space="preserve"> o</w:t>
      </w:r>
      <w:r w:rsidRPr="001D19F6">
        <w:rPr>
          <w:rFonts w:ascii="Arial" w:eastAsia="굴림" w:hAnsi="Arial" w:cs="Arial"/>
          <w:sz w:val="22"/>
        </w:rPr>
        <w:t>r experienced any swelling, inflammation, severe pain, or injury that might prevent you from gripping?</w:t>
      </w:r>
    </w:p>
    <w:p w14:paraId="2E7904E0" w14:textId="77777777" w:rsidR="006E6B90" w:rsidRPr="001D19F6" w:rsidRDefault="006E6B90" w:rsidP="00F14BA4">
      <w:pPr>
        <w:pStyle w:val="a6"/>
        <w:numPr>
          <w:ilvl w:val="0"/>
          <w:numId w:val="41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No apparent restriction </w:t>
      </w:r>
      <w:r w:rsidR="009B70B2" w:rsidRPr="001D19F6">
        <w:rPr>
          <w:rFonts w:ascii="Arial" w:eastAsia="굴림" w:hAnsi="Arial" w:cs="Arial"/>
          <w:sz w:val="22"/>
        </w:rPr>
        <w:tab/>
      </w:r>
      <w:r w:rsidRPr="001D19F6">
        <w:rPr>
          <w:rFonts w:ascii="Arial" w:eastAsia="굴림" w:hAnsi="Arial" w:cs="Arial"/>
          <w:sz w:val="22"/>
        </w:rPr>
        <w:t>→Go to C507</w:t>
      </w:r>
    </w:p>
    <w:p w14:paraId="73BCE116" w14:textId="77777777" w:rsidR="006E6B90" w:rsidRPr="001D19F6" w:rsidRDefault="006E6B90" w:rsidP="00F14BA4">
      <w:pPr>
        <w:pStyle w:val="a6"/>
        <w:numPr>
          <w:ilvl w:val="0"/>
          <w:numId w:val="415"/>
        </w:numPr>
        <w:wordWrap/>
        <w:spacing w:line="360" w:lineRule="auto"/>
        <w:ind w:leftChars="0"/>
        <w:jc w:val="left"/>
        <w:rPr>
          <w:rFonts w:ascii="Arial" w:eastAsia="굴림" w:hAnsi="Arial" w:cs="Arial"/>
          <w:sz w:val="22"/>
        </w:rPr>
      </w:pPr>
      <w:r w:rsidRPr="001D19F6">
        <w:rPr>
          <w:rFonts w:ascii="Arial" w:eastAsia="굴림" w:hAnsi="Arial" w:cs="Arial"/>
          <w:sz w:val="22"/>
        </w:rPr>
        <w:t>Yes, recent surgery</w:t>
      </w:r>
    </w:p>
    <w:p w14:paraId="3013EF6C" w14:textId="77777777" w:rsidR="006E6B90" w:rsidRPr="001D19F6" w:rsidRDefault="006E6B90" w:rsidP="00F14BA4">
      <w:pPr>
        <w:pStyle w:val="a6"/>
        <w:numPr>
          <w:ilvl w:val="0"/>
          <w:numId w:val="416"/>
        </w:numPr>
        <w:wordWrap/>
        <w:spacing w:line="360" w:lineRule="auto"/>
        <w:ind w:leftChars="0"/>
        <w:jc w:val="left"/>
        <w:rPr>
          <w:rFonts w:ascii="Arial" w:eastAsia="굴림" w:hAnsi="Arial" w:cs="Arial"/>
          <w:sz w:val="22"/>
        </w:rPr>
      </w:pPr>
      <w:r w:rsidRPr="001D19F6">
        <w:rPr>
          <w:rFonts w:ascii="Arial" w:eastAsia="굴림" w:hAnsi="Arial" w:cs="Arial"/>
          <w:sz w:val="22"/>
        </w:rPr>
        <w:t>Yes, sever pain</w:t>
      </w:r>
    </w:p>
    <w:p w14:paraId="07D4C167" w14:textId="77777777" w:rsidR="006E6B90" w:rsidRPr="001D19F6" w:rsidRDefault="006E6B90" w:rsidP="00F14BA4">
      <w:pPr>
        <w:pStyle w:val="a6"/>
        <w:numPr>
          <w:ilvl w:val="0"/>
          <w:numId w:val="417"/>
        </w:numPr>
        <w:wordWrap/>
        <w:spacing w:line="360" w:lineRule="auto"/>
        <w:ind w:leftChars="0"/>
        <w:jc w:val="left"/>
        <w:rPr>
          <w:rFonts w:ascii="Arial" w:eastAsia="굴림" w:hAnsi="Arial" w:cs="Arial"/>
          <w:sz w:val="22"/>
        </w:rPr>
      </w:pPr>
      <w:r w:rsidRPr="001D19F6">
        <w:rPr>
          <w:rFonts w:ascii="Arial" w:eastAsia="굴림" w:hAnsi="Arial" w:cs="Arial"/>
          <w:sz w:val="22"/>
        </w:rPr>
        <w:t>Yes, swelling or inflammation</w:t>
      </w:r>
    </w:p>
    <w:p w14:paraId="080C449E" w14:textId="77777777" w:rsidR="006E6B90" w:rsidRPr="001D19F6" w:rsidRDefault="006E6B90" w:rsidP="00F14BA4">
      <w:pPr>
        <w:pStyle w:val="a6"/>
        <w:numPr>
          <w:ilvl w:val="0"/>
          <w:numId w:val="418"/>
        </w:numPr>
        <w:wordWrap/>
        <w:spacing w:line="360" w:lineRule="auto"/>
        <w:ind w:leftChars="0"/>
        <w:jc w:val="left"/>
        <w:rPr>
          <w:rFonts w:ascii="Arial" w:eastAsia="굴림" w:hAnsi="Arial" w:cs="Arial"/>
          <w:sz w:val="22"/>
        </w:rPr>
      </w:pPr>
      <w:r w:rsidRPr="001D19F6">
        <w:rPr>
          <w:rFonts w:ascii="Arial" w:eastAsia="굴림" w:hAnsi="Arial" w:cs="Arial"/>
          <w:sz w:val="22"/>
        </w:rPr>
        <w:t>Other problems</w:t>
      </w:r>
    </w:p>
    <w:p w14:paraId="59B11DB7" w14:textId="77777777" w:rsidR="006E6B90" w:rsidRPr="001D19F6" w:rsidRDefault="006E6B90" w:rsidP="006E6B90">
      <w:pPr>
        <w:wordWrap/>
        <w:spacing w:line="360" w:lineRule="auto"/>
        <w:jc w:val="left"/>
        <w:rPr>
          <w:rFonts w:ascii="Arial" w:eastAsia="굴림" w:hAnsi="Arial" w:cs="Arial"/>
          <w:sz w:val="22"/>
        </w:rPr>
      </w:pPr>
    </w:p>
    <w:p w14:paraId="7ACDD7C8"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C504. Which hand hurts?</w:t>
      </w:r>
    </w:p>
    <w:p w14:paraId="45DC1FD9" w14:textId="77777777" w:rsidR="006E6B90" w:rsidRPr="00720BEA" w:rsidRDefault="006E6B90">
      <w:pPr>
        <w:pStyle w:val="a6"/>
        <w:numPr>
          <w:ilvl w:val="0"/>
          <w:numId w:val="1400"/>
        </w:numPr>
        <w:wordWrap/>
        <w:spacing w:line="360" w:lineRule="auto"/>
        <w:ind w:leftChars="0"/>
        <w:jc w:val="left"/>
        <w:rPr>
          <w:rFonts w:ascii="Arial" w:eastAsia="굴림" w:hAnsi="Arial" w:cs="Arial"/>
          <w:sz w:val="22"/>
          <w:rPrChange w:id="2492" w:author="Keis" w:date="2024-09-13T16:14:00Z">
            <w:rPr/>
          </w:rPrChange>
        </w:rPr>
        <w:pPrChange w:id="2493" w:author="Keis" w:date="2024-09-13T16:14:00Z">
          <w:pPr>
            <w:pStyle w:val="a6"/>
            <w:numPr>
              <w:numId w:val="419"/>
            </w:numPr>
            <w:wordWrap/>
            <w:spacing w:line="360" w:lineRule="auto"/>
            <w:ind w:leftChars="0" w:left="967" w:hanging="360"/>
            <w:jc w:val="left"/>
          </w:pPr>
        </w:pPrChange>
      </w:pPr>
      <w:r w:rsidRPr="00720BEA">
        <w:rPr>
          <w:rFonts w:ascii="Arial" w:eastAsia="굴림" w:hAnsi="Arial" w:cs="Arial"/>
          <w:sz w:val="22"/>
          <w:rPrChange w:id="2494" w:author="Keis" w:date="2024-09-13T16:14:00Z">
            <w:rPr/>
          </w:rPrChange>
        </w:rPr>
        <w:t xml:space="preserve">R is unable to use both hands </w:t>
      </w:r>
      <w:r w:rsidR="009B70B2" w:rsidRPr="00720BEA">
        <w:rPr>
          <w:rFonts w:ascii="Arial" w:eastAsia="굴림" w:hAnsi="Arial" w:cs="Arial"/>
          <w:sz w:val="22"/>
          <w:rPrChange w:id="2495" w:author="Keis" w:date="2024-09-13T16:14:00Z">
            <w:rPr/>
          </w:rPrChange>
        </w:rPr>
        <w:tab/>
      </w:r>
      <w:r w:rsidRPr="00720BEA">
        <w:rPr>
          <w:rFonts w:ascii="Arial" w:eastAsia="굴림" w:hAnsi="Arial" w:cs="Arial"/>
          <w:sz w:val="22"/>
          <w:rPrChange w:id="2496" w:author="Keis" w:date="2024-09-13T16:14:00Z">
            <w:rPr/>
          </w:rPrChange>
        </w:rPr>
        <w:t>→Go to C505</w:t>
      </w:r>
    </w:p>
    <w:p w14:paraId="28BE9BFA" w14:textId="77777777" w:rsidR="006E6B90" w:rsidRPr="001D19F6" w:rsidRDefault="006E6B90" w:rsidP="00F14BA4">
      <w:pPr>
        <w:pStyle w:val="a6"/>
        <w:numPr>
          <w:ilvl w:val="0"/>
          <w:numId w:val="4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R is unable to use right hand </w:t>
      </w:r>
      <w:r w:rsidR="009B70B2" w:rsidRPr="001D19F6">
        <w:rPr>
          <w:rFonts w:ascii="Arial" w:eastAsia="굴림" w:hAnsi="Arial" w:cs="Arial"/>
          <w:sz w:val="22"/>
        </w:rPr>
        <w:tab/>
      </w:r>
      <w:r w:rsidRPr="001D19F6">
        <w:rPr>
          <w:rFonts w:ascii="Arial" w:eastAsia="굴림" w:hAnsi="Arial" w:cs="Arial"/>
          <w:sz w:val="22"/>
        </w:rPr>
        <w:t>→Go to C509</w:t>
      </w:r>
    </w:p>
    <w:p w14:paraId="33729EFC" w14:textId="77777777" w:rsidR="006E6B90" w:rsidRPr="001D19F6" w:rsidRDefault="006E6B90" w:rsidP="00F14BA4">
      <w:pPr>
        <w:pStyle w:val="a6"/>
        <w:numPr>
          <w:ilvl w:val="0"/>
          <w:numId w:val="421"/>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R is unable to use left hand </w:t>
      </w:r>
      <w:r w:rsidR="009B70B2" w:rsidRPr="001D19F6">
        <w:rPr>
          <w:rFonts w:ascii="Arial" w:eastAsia="굴림" w:hAnsi="Arial" w:cs="Arial"/>
          <w:sz w:val="22"/>
        </w:rPr>
        <w:tab/>
      </w:r>
      <w:r w:rsidRPr="001D19F6">
        <w:rPr>
          <w:rFonts w:ascii="Arial" w:eastAsia="굴림" w:hAnsi="Arial" w:cs="Arial"/>
          <w:sz w:val="22"/>
        </w:rPr>
        <w:t>→Go to C507</w:t>
      </w:r>
    </w:p>
    <w:p w14:paraId="4F4A093B" w14:textId="77777777" w:rsidR="00415332" w:rsidRPr="001D19F6" w:rsidRDefault="00415332">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6650F48C"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lastRenderedPageBreak/>
        <w:t xml:space="preserve">C505. [IWER: Why didn’t </w:t>
      </w:r>
      <w:r w:rsidR="00B83BFF" w:rsidRPr="001D19F6">
        <w:rPr>
          <w:rFonts w:ascii="Arial" w:eastAsia="굴림" w:hAnsi="Arial" w:cs="Arial"/>
          <w:sz w:val="22"/>
        </w:rPr>
        <w:t>R</w:t>
      </w:r>
      <w:r w:rsidRPr="001D19F6">
        <w:rPr>
          <w:rFonts w:ascii="Arial" w:eastAsia="굴림" w:hAnsi="Arial" w:cs="Arial"/>
          <w:sz w:val="22"/>
        </w:rPr>
        <w:t xml:space="preserve"> complete the grip strength test?] (</w:t>
      </w:r>
      <w:r w:rsidR="00B62F8B" w:rsidRPr="001D19F6">
        <w:rPr>
          <w:rFonts w:ascii="Arial" w:eastAsia="굴림" w:hAnsi="Arial" w:cs="Arial"/>
          <w:sz w:val="22"/>
        </w:rPr>
        <w:t>S</w:t>
      </w:r>
      <w:r w:rsidRPr="001D19F6">
        <w:rPr>
          <w:rFonts w:ascii="Arial" w:eastAsia="굴림" w:hAnsi="Arial" w:cs="Arial"/>
          <w:sz w:val="22"/>
        </w:rPr>
        <w:t>elect all that apply</w:t>
      </w:r>
      <w:r w:rsidR="00B62F8B" w:rsidRPr="001D19F6">
        <w:rPr>
          <w:rFonts w:ascii="Arial" w:eastAsia="굴림" w:hAnsi="Arial" w:cs="Arial"/>
          <w:sz w:val="22"/>
        </w:rPr>
        <w:t>.</w:t>
      </w:r>
      <w:r w:rsidRPr="001D19F6">
        <w:rPr>
          <w:rFonts w:ascii="Arial" w:eastAsia="굴림" w:hAnsi="Arial" w:cs="Arial"/>
          <w:sz w:val="22"/>
        </w:rPr>
        <w:t>)</w:t>
      </w:r>
    </w:p>
    <w:p w14:paraId="4AC29013"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R felt it would not be safe →Go to C513</w:t>
      </w:r>
    </w:p>
    <w:p w14:paraId="251E145A"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IWER felt it would not be safe →Go to C513</w:t>
      </w:r>
    </w:p>
    <w:p w14:paraId="0DFF864F"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R refused →Go to C513</w:t>
      </w:r>
    </w:p>
    <w:p w14:paraId="1ED02E5D"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R tried but was unable to complete </w:t>
      </w:r>
      <w:r w:rsidR="00B62F8B" w:rsidRPr="001D19F6">
        <w:rPr>
          <w:rFonts w:ascii="Arial" w:eastAsia="굴림" w:hAnsi="Arial" w:cs="Arial"/>
          <w:sz w:val="22"/>
        </w:rPr>
        <w:t xml:space="preserve">the </w:t>
      </w:r>
      <w:r w:rsidRPr="001D19F6">
        <w:rPr>
          <w:rFonts w:ascii="Arial" w:eastAsia="굴림" w:hAnsi="Arial" w:cs="Arial"/>
          <w:sz w:val="22"/>
        </w:rPr>
        <w:t>test →Go to C513</w:t>
      </w:r>
    </w:p>
    <w:p w14:paraId="338F58F6"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R did not understand the instructions →Go to C513</w:t>
      </w:r>
    </w:p>
    <w:p w14:paraId="1D54B188"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R had surgery, injury or swelling on both hands in</w:t>
      </w:r>
      <w:r w:rsidR="00B62F8B" w:rsidRPr="001D19F6">
        <w:rPr>
          <w:rFonts w:ascii="Arial" w:eastAsia="굴림" w:hAnsi="Arial" w:cs="Arial"/>
          <w:sz w:val="22"/>
        </w:rPr>
        <w:t xml:space="preserve"> the</w:t>
      </w:r>
      <w:r w:rsidR="00DE78C9" w:rsidRPr="001D19F6">
        <w:rPr>
          <w:rFonts w:ascii="Arial" w:eastAsia="굴림" w:hAnsi="Arial" w:cs="Arial"/>
          <w:sz w:val="22"/>
        </w:rPr>
        <w:t xml:space="preserve"> past six</w:t>
      </w:r>
      <w:r w:rsidRPr="001D19F6">
        <w:rPr>
          <w:rFonts w:ascii="Arial" w:eastAsia="굴림" w:hAnsi="Arial" w:cs="Arial"/>
          <w:sz w:val="22"/>
        </w:rPr>
        <w:t xml:space="preserve"> months →Go to C513</w:t>
      </w:r>
    </w:p>
    <w:p w14:paraId="552B71EA" w14:textId="77777777" w:rsidR="006E6B90" w:rsidRPr="001D19F6" w:rsidRDefault="006E6B90" w:rsidP="00F14BA4">
      <w:pPr>
        <w:pStyle w:val="a6"/>
        <w:numPr>
          <w:ilvl w:val="0"/>
          <w:numId w:val="422"/>
        </w:numPr>
        <w:wordWrap/>
        <w:spacing w:line="360" w:lineRule="auto"/>
        <w:ind w:leftChars="0"/>
        <w:jc w:val="left"/>
        <w:rPr>
          <w:rFonts w:ascii="Arial" w:eastAsia="굴림" w:hAnsi="Arial" w:cs="Arial"/>
          <w:sz w:val="22"/>
        </w:rPr>
      </w:pPr>
      <w:r w:rsidRPr="001D19F6">
        <w:rPr>
          <w:rFonts w:ascii="Arial" w:eastAsia="굴림" w:hAnsi="Arial" w:cs="Arial"/>
          <w:sz w:val="22"/>
        </w:rPr>
        <w:t>Other</w:t>
      </w:r>
      <w:r w:rsidR="00B62F8B" w:rsidRPr="001D19F6">
        <w:rPr>
          <w:rFonts w:ascii="Arial" w:eastAsia="굴림" w:hAnsi="Arial" w:cs="Arial"/>
          <w:sz w:val="22"/>
        </w:rPr>
        <w:t>s</w:t>
      </w:r>
    </w:p>
    <w:p w14:paraId="7EBE1118" w14:textId="77777777" w:rsidR="006E6B90" w:rsidRPr="001D19F6" w:rsidRDefault="006E6B90" w:rsidP="006E6B90">
      <w:pPr>
        <w:wordWrap/>
        <w:spacing w:line="360" w:lineRule="auto"/>
        <w:jc w:val="left"/>
        <w:rPr>
          <w:rFonts w:ascii="Arial" w:eastAsia="굴림" w:hAnsi="Arial" w:cs="Arial"/>
          <w:sz w:val="22"/>
        </w:rPr>
      </w:pPr>
    </w:p>
    <w:p w14:paraId="5CA2C5EB"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C506. </w:t>
      </w:r>
      <w:r w:rsidR="00B62F8B" w:rsidRPr="001D19F6">
        <w:rPr>
          <w:rFonts w:ascii="Arial" w:eastAsia="굴림" w:hAnsi="Arial" w:cs="Arial"/>
          <w:sz w:val="22"/>
        </w:rPr>
        <w:t>If others, please specify</w:t>
      </w:r>
      <w:r w:rsidRPr="001D19F6">
        <w:rPr>
          <w:rFonts w:ascii="Arial" w:eastAsia="굴림" w:hAnsi="Arial" w:cs="Arial"/>
          <w:sz w:val="22"/>
        </w:rPr>
        <w:t>.</w:t>
      </w:r>
    </w:p>
    <w:p w14:paraId="6B8FC07B" w14:textId="77777777" w:rsidR="006E6B90" w:rsidRPr="001D19F6" w:rsidRDefault="00415332" w:rsidP="006E6B90">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r w:rsidR="006E6B90" w:rsidRPr="001D19F6">
        <w:rPr>
          <w:rFonts w:ascii="Arial" w:eastAsia="굴림" w:hAnsi="Arial" w:cs="Arial"/>
          <w:sz w:val="22"/>
        </w:rPr>
        <w:t>→Go to C513</w:t>
      </w:r>
    </w:p>
    <w:p w14:paraId="04D80F0C" w14:textId="77777777" w:rsidR="006E6B90" w:rsidRPr="001D19F6" w:rsidRDefault="006E6B90" w:rsidP="006E6B90">
      <w:pPr>
        <w:wordWrap/>
        <w:spacing w:line="360" w:lineRule="auto"/>
        <w:jc w:val="left"/>
        <w:rPr>
          <w:rFonts w:ascii="Arial" w:eastAsia="굴림" w:hAnsi="Arial" w:cs="Arial"/>
          <w:sz w:val="22"/>
        </w:rPr>
      </w:pPr>
    </w:p>
    <w:p w14:paraId="6FC5E33F"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C507. Now, I’m going to measure your RIGHT HAND. Please put your elbow onto your side and</w:t>
      </w:r>
      <w:r w:rsidR="00415332" w:rsidRPr="001D19F6">
        <w:rPr>
          <w:rFonts w:ascii="Arial" w:eastAsia="굴림" w:hAnsi="Arial" w:cs="Arial"/>
          <w:sz w:val="22"/>
        </w:rPr>
        <w:t xml:space="preserve"> </w:t>
      </w:r>
      <w:r w:rsidRPr="001D19F6">
        <w:rPr>
          <w:rFonts w:ascii="Arial" w:eastAsia="굴림" w:hAnsi="Arial" w:cs="Arial"/>
          <w:sz w:val="22"/>
        </w:rPr>
        <w:t xml:space="preserve">make a </w:t>
      </w:r>
      <w:r w:rsidR="00415332" w:rsidRPr="001D19F6">
        <w:rPr>
          <w:rFonts w:ascii="Arial" w:eastAsia="굴림" w:hAnsi="Arial" w:cs="Arial"/>
          <w:sz w:val="22"/>
        </w:rPr>
        <w:t>90-degree elbow</w:t>
      </w:r>
      <w:r w:rsidRPr="001D19F6">
        <w:rPr>
          <w:rFonts w:ascii="Arial" w:eastAsia="굴림" w:hAnsi="Arial" w:cs="Arial"/>
          <w:sz w:val="22"/>
        </w:rPr>
        <w:t>. Make sure the scale of the</w:t>
      </w:r>
      <w:r w:rsidR="00415332" w:rsidRPr="001D19F6">
        <w:rPr>
          <w:rFonts w:ascii="Arial" w:eastAsia="굴림" w:hAnsi="Arial" w:cs="Arial"/>
          <w:sz w:val="22"/>
        </w:rPr>
        <w:t xml:space="preserve"> </w:t>
      </w:r>
      <w:r w:rsidRPr="001D19F6">
        <w:rPr>
          <w:rFonts w:ascii="Arial" w:eastAsia="굴림" w:hAnsi="Arial" w:cs="Arial"/>
          <w:sz w:val="22"/>
        </w:rPr>
        <w:t>dynamometer is set to zero. Ready? Squeeze it now</w:t>
      </w:r>
      <w:r w:rsidR="00415332" w:rsidRPr="001D19F6">
        <w:rPr>
          <w:rFonts w:ascii="Arial" w:eastAsia="굴림" w:hAnsi="Arial" w:cs="Arial"/>
          <w:sz w:val="22"/>
        </w:rPr>
        <w:t xml:space="preserve"> as hard as you can</w:t>
      </w:r>
      <w:r w:rsidRPr="001D19F6">
        <w:rPr>
          <w:rFonts w:ascii="Arial" w:eastAsia="굴림" w:hAnsi="Arial" w:cs="Arial"/>
          <w:sz w:val="22"/>
        </w:rPr>
        <w:t>. (un</w:t>
      </w:r>
      <w:r w:rsidR="002B7819" w:rsidRPr="001D19F6">
        <w:rPr>
          <w:rFonts w:ascii="Arial" w:eastAsia="굴림" w:hAnsi="Arial" w:cs="Arial"/>
          <w:sz w:val="22"/>
        </w:rPr>
        <w:t>it: Kg</w:t>
      </w:r>
      <w:r w:rsidRPr="001D19F6">
        <w:rPr>
          <w:rFonts w:ascii="Arial" w:eastAsia="굴림" w:hAnsi="Arial" w:cs="Arial"/>
          <w:sz w:val="22"/>
        </w:rPr>
        <w:t>)</w:t>
      </w:r>
    </w:p>
    <w:p w14:paraId="15ABE851" w14:textId="77777777" w:rsidR="0087578B" w:rsidRPr="001D19F6" w:rsidRDefault="0087578B" w:rsidP="006E6B90">
      <w:pPr>
        <w:wordWrap/>
        <w:spacing w:line="360" w:lineRule="auto"/>
        <w:jc w:val="left"/>
        <w:rPr>
          <w:rFonts w:ascii="Arial" w:eastAsia="굴림" w:hAnsi="Arial" w:cs="Arial"/>
          <w:sz w:val="22"/>
        </w:rPr>
      </w:pPr>
      <w:r w:rsidRPr="001D19F6">
        <w:rPr>
          <w:rFonts w:ascii="Arial" w:eastAsia="굴림" w:hAnsi="Arial" w:cs="Arial"/>
          <w:sz w:val="22"/>
        </w:rPr>
        <w:t xml:space="preserve">[IWER: </w:t>
      </w:r>
      <w:r w:rsidR="00415332" w:rsidRPr="001D19F6">
        <w:rPr>
          <w:rFonts w:ascii="Arial" w:eastAsia="굴림" w:hAnsi="Arial" w:cs="Arial"/>
          <w:sz w:val="22"/>
        </w:rPr>
        <w:t xml:space="preserve">Please ask </w:t>
      </w:r>
      <w:r w:rsidR="00831EB9" w:rsidRPr="001D19F6">
        <w:rPr>
          <w:rFonts w:ascii="Arial" w:eastAsia="굴림" w:hAnsi="Arial" w:cs="Arial"/>
          <w:sz w:val="22"/>
        </w:rPr>
        <w:t>R to take off his/her</w:t>
      </w:r>
      <w:r w:rsidRPr="001D19F6">
        <w:rPr>
          <w:rFonts w:ascii="Arial" w:eastAsia="굴림" w:hAnsi="Arial" w:cs="Arial"/>
          <w:sz w:val="22"/>
        </w:rPr>
        <w:t xml:space="preserve"> ring or watch for safety.]</w:t>
      </w:r>
    </w:p>
    <w:p w14:paraId="7EFC2BC9" w14:textId="77777777" w:rsidR="006E6B90" w:rsidRPr="001D19F6" w:rsidRDefault="00415332" w:rsidP="006E6B90">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First Trial </w:t>
      </w:r>
      <w:r w:rsidR="00294464" w:rsidRPr="001D19F6">
        <w:rPr>
          <w:rFonts w:ascii="Arial" w:eastAsia="굴림" w:hAnsi="Arial" w:cs="Arial"/>
          <w:kern w:val="0"/>
          <w:sz w:val="22"/>
        </w:rPr>
        <w:t>[Range: 0~50]</w:t>
      </w:r>
    </w:p>
    <w:p w14:paraId="2B28BF59" w14:textId="77777777" w:rsidR="006E6B90" w:rsidRPr="001D19F6" w:rsidRDefault="006E6B90" w:rsidP="006E6B90">
      <w:pPr>
        <w:wordWrap/>
        <w:spacing w:line="360" w:lineRule="auto"/>
        <w:jc w:val="left"/>
        <w:rPr>
          <w:rFonts w:ascii="Arial" w:eastAsia="굴림" w:hAnsi="Arial" w:cs="Arial"/>
          <w:sz w:val="22"/>
        </w:rPr>
      </w:pPr>
    </w:p>
    <w:p w14:paraId="55418096"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C508. Now, I’m going to measure your RIGHT HAND again. Please set the scale of the dynamometer to zero, Squeeze it now. (unit: Kg.)</w:t>
      </w:r>
    </w:p>
    <w:p w14:paraId="4CEEF0BB" w14:textId="77777777" w:rsidR="00415332" w:rsidRPr="001D19F6" w:rsidRDefault="00415332" w:rsidP="00415332">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Second Trial </w:t>
      </w:r>
      <w:r w:rsidR="00294464" w:rsidRPr="001D19F6">
        <w:rPr>
          <w:rFonts w:ascii="Arial" w:eastAsia="굴림" w:hAnsi="Arial" w:cs="Arial"/>
          <w:kern w:val="0"/>
          <w:sz w:val="22"/>
        </w:rPr>
        <w:t>[Range: 0~</w:t>
      </w:r>
      <w:r w:rsidR="00DB0559" w:rsidRPr="001D19F6">
        <w:rPr>
          <w:rFonts w:ascii="Arial" w:eastAsia="굴림" w:hAnsi="Arial" w:cs="Arial"/>
          <w:kern w:val="0"/>
          <w:sz w:val="22"/>
        </w:rPr>
        <w:t>50</w:t>
      </w:r>
      <w:r w:rsidR="00294464" w:rsidRPr="001D19F6">
        <w:rPr>
          <w:rFonts w:ascii="Arial" w:eastAsia="굴림" w:hAnsi="Arial" w:cs="Arial"/>
          <w:kern w:val="0"/>
          <w:sz w:val="22"/>
        </w:rPr>
        <w:t>]</w:t>
      </w:r>
    </w:p>
    <w:p w14:paraId="0596018A" w14:textId="77777777" w:rsidR="006E6B90" w:rsidRPr="001D19F6" w:rsidRDefault="006E6B90" w:rsidP="006E6B90">
      <w:pPr>
        <w:wordWrap/>
        <w:spacing w:line="360" w:lineRule="auto"/>
        <w:jc w:val="left"/>
        <w:rPr>
          <w:rFonts w:ascii="Arial" w:eastAsia="굴림" w:hAnsi="Arial" w:cs="Arial"/>
          <w:sz w:val="22"/>
        </w:rPr>
      </w:pPr>
    </w:p>
    <w:p w14:paraId="66C5C92C" w14:textId="77777777" w:rsidR="006E6B90" w:rsidRPr="001D19F6" w:rsidRDefault="006E6B90" w:rsidP="00297F86">
      <w:pPr>
        <w:wordWrap/>
        <w:spacing w:line="276" w:lineRule="auto"/>
        <w:jc w:val="left"/>
        <w:rPr>
          <w:rFonts w:ascii="Arial" w:eastAsia="굴림" w:hAnsi="Arial" w:cs="Arial"/>
          <w:sz w:val="22"/>
        </w:rPr>
      </w:pPr>
      <w:r w:rsidRPr="001D19F6">
        <w:rPr>
          <w:rFonts w:ascii="Arial" w:eastAsia="굴림" w:hAnsi="Arial" w:cs="Arial"/>
          <w:b/>
          <w:bCs/>
          <w:sz w:val="22"/>
        </w:rPr>
        <w:t>Logic</w:t>
      </w:r>
    </w:p>
    <w:p w14:paraId="4CC3861C" w14:textId="77777777" w:rsidR="006E6B90" w:rsidRPr="001D19F6" w:rsidRDefault="006E6B90" w:rsidP="00F14BA4">
      <w:pPr>
        <w:pStyle w:val="a6"/>
        <w:numPr>
          <w:ilvl w:val="0"/>
          <w:numId w:val="423"/>
        </w:numPr>
        <w:wordWrap/>
        <w:spacing w:line="276" w:lineRule="auto"/>
        <w:ind w:leftChars="0"/>
        <w:jc w:val="left"/>
        <w:rPr>
          <w:rFonts w:ascii="Arial" w:eastAsia="굴림" w:hAnsi="Arial" w:cs="Arial"/>
          <w:b/>
          <w:sz w:val="22"/>
        </w:rPr>
      </w:pPr>
      <w:r w:rsidRPr="001D19F6">
        <w:rPr>
          <w:rFonts w:ascii="Arial" w:eastAsia="굴림" w:hAnsi="Arial" w:cs="Arial"/>
          <w:b/>
          <w:sz w:val="22"/>
        </w:rPr>
        <w:t>If C504=</w:t>
      </w:r>
      <w:r w:rsidRPr="001D19F6">
        <w:rPr>
          <w:rFonts w:ascii="굴림" w:eastAsia="굴림" w:hAnsi="굴림" w:cs="굴림" w:hint="eastAsia"/>
          <w:b/>
          <w:sz w:val="22"/>
        </w:rPr>
        <w:t>⑤</w:t>
      </w:r>
      <w:r w:rsidRPr="001D19F6">
        <w:rPr>
          <w:rFonts w:ascii="Arial" w:eastAsia="굴림" w:hAnsi="Arial" w:cs="Arial"/>
          <w:b/>
          <w:sz w:val="22"/>
        </w:rPr>
        <w:t>,</w:t>
      </w:r>
      <w:r w:rsidR="00415332" w:rsidRPr="001D19F6">
        <w:rPr>
          <w:rFonts w:ascii="Arial" w:eastAsia="굴림" w:hAnsi="Arial" w:cs="Arial"/>
          <w:b/>
          <w:sz w:val="22"/>
        </w:rPr>
        <w:t xml:space="preserve"> </w:t>
      </w:r>
      <w:r w:rsidRPr="001D19F6">
        <w:rPr>
          <w:rFonts w:ascii="Arial" w:eastAsia="굴림" w:hAnsi="Arial" w:cs="Arial"/>
          <w:b/>
          <w:sz w:val="22"/>
        </w:rPr>
        <w:t xml:space="preserve">then </w:t>
      </w:r>
      <w:r w:rsidR="00415332" w:rsidRPr="001D19F6">
        <w:rPr>
          <w:rFonts w:ascii="Arial" w:eastAsia="굴림" w:hAnsi="Arial" w:cs="Arial"/>
          <w:b/>
          <w:sz w:val="22"/>
        </w:rPr>
        <w:t>ask</w:t>
      </w:r>
      <w:r w:rsidRPr="001D19F6">
        <w:rPr>
          <w:rFonts w:ascii="Arial" w:eastAsia="굴림" w:hAnsi="Arial" w:cs="Arial"/>
          <w:b/>
          <w:sz w:val="22"/>
        </w:rPr>
        <w:t xml:space="preserve"> C511</w:t>
      </w:r>
      <w:r w:rsidR="00831EB9" w:rsidRPr="001D19F6">
        <w:rPr>
          <w:rFonts w:ascii="Arial" w:eastAsia="굴림" w:hAnsi="Arial" w:cs="Arial"/>
          <w:b/>
          <w:sz w:val="22"/>
        </w:rPr>
        <w:t>.</w:t>
      </w:r>
    </w:p>
    <w:p w14:paraId="03FCB3F2" w14:textId="77777777" w:rsidR="006E6B90" w:rsidRPr="001D19F6" w:rsidRDefault="006E6B90" w:rsidP="006E6B90">
      <w:pPr>
        <w:wordWrap/>
        <w:spacing w:line="360" w:lineRule="auto"/>
        <w:jc w:val="left"/>
        <w:rPr>
          <w:rFonts w:ascii="Arial" w:eastAsia="굴림" w:hAnsi="Arial" w:cs="Arial"/>
          <w:sz w:val="22"/>
        </w:rPr>
      </w:pPr>
    </w:p>
    <w:p w14:paraId="1090013E" w14:textId="77777777" w:rsidR="00415332" w:rsidRPr="001D19F6" w:rsidRDefault="006E6B90" w:rsidP="00415332">
      <w:pPr>
        <w:wordWrap/>
        <w:spacing w:line="360" w:lineRule="auto"/>
        <w:jc w:val="left"/>
        <w:rPr>
          <w:rFonts w:ascii="Arial" w:eastAsia="굴림" w:hAnsi="Arial" w:cs="Arial"/>
          <w:sz w:val="22"/>
        </w:rPr>
      </w:pPr>
      <w:r w:rsidRPr="001D19F6">
        <w:rPr>
          <w:rFonts w:ascii="Arial" w:eastAsia="굴림" w:hAnsi="Arial" w:cs="Arial"/>
          <w:sz w:val="22"/>
        </w:rPr>
        <w:t xml:space="preserve">C509. Now, I’m going to measure your LEFT HAND, </w:t>
      </w:r>
      <w:proofErr w:type="gramStart"/>
      <w:r w:rsidR="00415332" w:rsidRPr="001D19F6">
        <w:rPr>
          <w:rFonts w:ascii="Arial" w:eastAsia="굴림" w:hAnsi="Arial" w:cs="Arial"/>
          <w:sz w:val="22"/>
        </w:rPr>
        <w:t>Please</w:t>
      </w:r>
      <w:proofErr w:type="gramEnd"/>
      <w:r w:rsidR="00415332" w:rsidRPr="001D19F6">
        <w:rPr>
          <w:rFonts w:ascii="Arial" w:eastAsia="굴림" w:hAnsi="Arial" w:cs="Arial"/>
          <w:sz w:val="22"/>
        </w:rPr>
        <w:t xml:space="preserve"> put your elbow onto your side and make a 90-degree elbow. Make sure the scale of the dynamometer is set to zero. Ready? Squeeze it now as hard as you can. (unit: Kg)</w:t>
      </w:r>
    </w:p>
    <w:p w14:paraId="7F8C4F15" w14:textId="77777777" w:rsidR="00415332" w:rsidRPr="001D19F6" w:rsidRDefault="00415332" w:rsidP="00415332">
      <w:pPr>
        <w:wordWrap/>
        <w:spacing w:line="360" w:lineRule="auto"/>
        <w:jc w:val="left"/>
        <w:rPr>
          <w:rFonts w:ascii="Arial" w:eastAsia="굴림" w:hAnsi="Arial" w:cs="Arial"/>
          <w:sz w:val="22"/>
        </w:rPr>
      </w:pPr>
      <w:r w:rsidRPr="001D19F6">
        <w:rPr>
          <w:rFonts w:ascii="Arial" w:eastAsia="굴림" w:hAnsi="Arial" w:cs="Arial"/>
          <w:sz w:val="22"/>
        </w:rPr>
        <w:t>[IWER: Please ask R to take off his/her ring or watch for safety.]</w:t>
      </w:r>
    </w:p>
    <w:p w14:paraId="44C2D53C" w14:textId="77777777" w:rsidR="00415332" w:rsidRPr="001D19F6" w:rsidRDefault="00415332" w:rsidP="00415332">
      <w:pPr>
        <w:wordWrap/>
        <w:spacing w:line="360" w:lineRule="auto"/>
        <w:jc w:val="left"/>
        <w:rPr>
          <w:rFonts w:ascii="Arial" w:eastAsia="굴림" w:hAnsi="Arial" w:cs="Arial"/>
          <w:kern w:val="0"/>
          <w:sz w:val="22"/>
        </w:rPr>
      </w:pPr>
      <w:r w:rsidRPr="001D19F6">
        <w:rPr>
          <w:rFonts w:ascii="Arial" w:eastAsia="굴림" w:hAnsi="Arial" w:cs="Arial"/>
          <w:kern w:val="0"/>
          <w:sz w:val="22"/>
        </w:rPr>
        <w:tab/>
        <w:t xml:space="preserve">_______________________________ First Trial </w:t>
      </w:r>
      <w:r w:rsidR="00DB0559" w:rsidRPr="001D19F6">
        <w:rPr>
          <w:rFonts w:ascii="Arial" w:eastAsia="굴림" w:hAnsi="Arial" w:cs="Arial"/>
          <w:kern w:val="0"/>
          <w:sz w:val="22"/>
        </w:rPr>
        <w:t>[Range: 0~50]</w:t>
      </w:r>
    </w:p>
    <w:p w14:paraId="017B3B56" w14:textId="77777777" w:rsidR="006E6B90" w:rsidRPr="001D19F6" w:rsidRDefault="006E6B90" w:rsidP="006E6B90">
      <w:pPr>
        <w:wordWrap/>
        <w:spacing w:line="360" w:lineRule="auto"/>
        <w:jc w:val="left"/>
        <w:rPr>
          <w:rFonts w:ascii="Arial" w:eastAsia="굴림" w:hAnsi="Arial" w:cs="Arial"/>
          <w:sz w:val="22"/>
        </w:rPr>
      </w:pPr>
    </w:p>
    <w:p w14:paraId="6FA0123A"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 xml:space="preserve">C510. Now, I’m going </w:t>
      </w:r>
      <w:r w:rsidR="009B70B2" w:rsidRPr="001D19F6">
        <w:rPr>
          <w:rFonts w:ascii="Arial" w:eastAsia="굴림" w:hAnsi="Arial" w:cs="Arial"/>
          <w:sz w:val="22"/>
        </w:rPr>
        <w:t>to measure your LEFT HAND again.</w:t>
      </w:r>
      <w:r w:rsidRPr="001D19F6">
        <w:rPr>
          <w:rFonts w:ascii="Arial" w:eastAsia="굴림" w:hAnsi="Arial" w:cs="Arial"/>
          <w:sz w:val="22"/>
        </w:rPr>
        <w:t xml:space="preserve"> Please set the scale of the dynamometer to zero. Squeeze it now. (unit: Kg.)</w:t>
      </w:r>
    </w:p>
    <w:p w14:paraId="6AE83FEB" w14:textId="77777777" w:rsidR="00415332" w:rsidRPr="001D19F6" w:rsidRDefault="00415332" w:rsidP="00415332">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Second Trial </w:t>
      </w:r>
      <w:r w:rsidR="00DB0559" w:rsidRPr="001D19F6">
        <w:rPr>
          <w:rFonts w:ascii="Arial" w:eastAsia="굴림" w:hAnsi="Arial" w:cs="Arial"/>
          <w:kern w:val="0"/>
          <w:sz w:val="22"/>
        </w:rPr>
        <w:t>[Range: 0~</w:t>
      </w:r>
      <w:r w:rsidR="00350E0A" w:rsidRPr="001D19F6">
        <w:rPr>
          <w:rFonts w:ascii="Arial" w:eastAsia="굴림" w:hAnsi="Arial" w:cs="Arial"/>
          <w:kern w:val="0"/>
          <w:sz w:val="22"/>
        </w:rPr>
        <w:t>50</w:t>
      </w:r>
      <w:r w:rsidR="00DB0559" w:rsidRPr="001D19F6">
        <w:rPr>
          <w:rFonts w:ascii="Arial" w:eastAsia="굴림" w:hAnsi="Arial" w:cs="Arial"/>
          <w:kern w:val="0"/>
          <w:sz w:val="22"/>
        </w:rPr>
        <w:t>]</w:t>
      </w:r>
    </w:p>
    <w:p w14:paraId="6AE901B2" w14:textId="77777777" w:rsidR="004C3BE6" w:rsidRPr="001D19F6" w:rsidRDefault="004C3BE6" w:rsidP="006E6B90">
      <w:pPr>
        <w:wordWrap/>
        <w:spacing w:line="360" w:lineRule="auto"/>
        <w:jc w:val="left"/>
        <w:rPr>
          <w:rFonts w:ascii="Arial" w:eastAsia="굴림" w:hAnsi="Arial" w:cs="Arial"/>
          <w:sz w:val="22"/>
        </w:rPr>
      </w:pPr>
    </w:p>
    <w:p w14:paraId="07F2F617" w14:textId="77777777" w:rsidR="004C3BE6" w:rsidRPr="001D19F6" w:rsidRDefault="004C3BE6" w:rsidP="006E6B90">
      <w:pPr>
        <w:wordWrap/>
        <w:spacing w:line="360" w:lineRule="auto"/>
        <w:jc w:val="left"/>
        <w:rPr>
          <w:rFonts w:ascii="Arial" w:eastAsia="굴림" w:hAnsi="Arial" w:cs="Arial"/>
          <w:sz w:val="22"/>
        </w:rPr>
      </w:pPr>
      <w:r w:rsidRPr="001D19F6">
        <w:rPr>
          <w:rFonts w:ascii="Arial" w:eastAsia="굴림" w:hAnsi="Arial" w:cs="Arial"/>
          <w:sz w:val="22"/>
        </w:rPr>
        <w:t>C510_Check. [IWER] Please confirm that the measurement was done in unit (kg) and started with scale zero (0).</w:t>
      </w:r>
    </w:p>
    <w:p w14:paraId="0ED77D8A" w14:textId="77777777" w:rsidR="004C3BE6" w:rsidRPr="001D19F6" w:rsidRDefault="004C3BE6" w:rsidP="00D12299">
      <w:pPr>
        <w:pStyle w:val="a6"/>
        <w:numPr>
          <w:ilvl w:val="0"/>
          <w:numId w:val="1244"/>
        </w:numPr>
        <w:wordWrap/>
        <w:spacing w:line="360" w:lineRule="auto"/>
        <w:ind w:leftChars="0"/>
        <w:jc w:val="left"/>
        <w:rPr>
          <w:rFonts w:ascii="Arial" w:eastAsia="굴림" w:hAnsi="Arial" w:cs="Arial"/>
          <w:sz w:val="22"/>
        </w:rPr>
      </w:pPr>
      <w:r w:rsidRPr="001D19F6">
        <w:rPr>
          <w:rFonts w:ascii="Arial" w:eastAsia="굴림" w:hAnsi="Arial" w:cs="Arial"/>
          <w:sz w:val="22"/>
        </w:rPr>
        <w:t>Check</w:t>
      </w:r>
    </w:p>
    <w:p w14:paraId="7BF7DEE9" w14:textId="77777777" w:rsidR="004C3BE6" w:rsidRPr="001D19F6" w:rsidRDefault="004C3BE6" w:rsidP="006E6B90">
      <w:pPr>
        <w:wordWrap/>
        <w:spacing w:line="360" w:lineRule="auto"/>
        <w:jc w:val="left"/>
        <w:rPr>
          <w:rFonts w:ascii="Arial" w:eastAsia="굴림" w:hAnsi="Arial" w:cs="Arial"/>
          <w:sz w:val="22"/>
        </w:rPr>
      </w:pPr>
    </w:p>
    <w:p w14:paraId="6F2F914B"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C511. [IWER: What was R’</w:t>
      </w:r>
      <w:r w:rsidR="00B62F8B" w:rsidRPr="001D19F6">
        <w:rPr>
          <w:rFonts w:ascii="Arial" w:eastAsia="굴림" w:hAnsi="Arial" w:cs="Arial"/>
          <w:sz w:val="22"/>
        </w:rPr>
        <w:t>s position for</w:t>
      </w:r>
      <w:r w:rsidRPr="001D19F6">
        <w:rPr>
          <w:rFonts w:ascii="Arial" w:eastAsia="굴림" w:hAnsi="Arial" w:cs="Arial"/>
          <w:sz w:val="22"/>
        </w:rPr>
        <w:t xml:space="preserve"> this test?]</w:t>
      </w:r>
    </w:p>
    <w:p w14:paraId="0EE5E5CE" w14:textId="77777777" w:rsidR="006E6B90" w:rsidRPr="001D19F6" w:rsidRDefault="00885A2F" w:rsidP="00F14BA4">
      <w:pPr>
        <w:pStyle w:val="a6"/>
        <w:numPr>
          <w:ilvl w:val="0"/>
          <w:numId w:val="427"/>
        </w:numPr>
        <w:wordWrap/>
        <w:spacing w:line="360" w:lineRule="auto"/>
        <w:ind w:leftChars="0"/>
        <w:jc w:val="left"/>
        <w:rPr>
          <w:rFonts w:ascii="Arial" w:eastAsia="굴림" w:hAnsi="Arial" w:cs="Arial"/>
          <w:sz w:val="22"/>
        </w:rPr>
      </w:pPr>
      <w:r w:rsidRPr="001D19F6">
        <w:rPr>
          <w:rFonts w:ascii="Arial" w:eastAsia="굴림" w:hAnsi="Arial" w:cs="Arial"/>
          <w:sz w:val="22"/>
        </w:rPr>
        <w:t>S</w:t>
      </w:r>
      <w:r w:rsidR="006E6B90" w:rsidRPr="001D19F6">
        <w:rPr>
          <w:rFonts w:ascii="Arial" w:eastAsia="굴림" w:hAnsi="Arial" w:cs="Arial"/>
          <w:sz w:val="22"/>
        </w:rPr>
        <w:t>tanding</w:t>
      </w:r>
    </w:p>
    <w:p w14:paraId="24ADD78B" w14:textId="77777777" w:rsidR="006E6B90" w:rsidRPr="001D19F6" w:rsidRDefault="00885A2F" w:rsidP="00F14BA4">
      <w:pPr>
        <w:pStyle w:val="a6"/>
        <w:numPr>
          <w:ilvl w:val="0"/>
          <w:numId w:val="428"/>
        </w:numPr>
        <w:wordWrap/>
        <w:spacing w:line="360" w:lineRule="auto"/>
        <w:ind w:leftChars="0"/>
        <w:jc w:val="left"/>
        <w:rPr>
          <w:rFonts w:ascii="Arial" w:eastAsia="굴림" w:hAnsi="Arial" w:cs="Arial"/>
          <w:sz w:val="22"/>
        </w:rPr>
      </w:pPr>
      <w:r w:rsidRPr="001D19F6">
        <w:rPr>
          <w:rFonts w:ascii="Arial" w:eastAsia="굴림" w:hAnsi="Arial" w:cs="Arial"/>
          <w:sz w:val="22"/>
        </w:rPr>
        <w:t>S</w:t>
      </w:r>
      <w:r w:rsidR="006E6B90" w:rsidRPr="001D19F6">
        <w:rPr>
          <w:rFonts w:ascii="Arial" w:eastAsia="굴림" w:hAnsi="Arial" w:cs="Arial"/>
          <w:sz w:val="22"/>
        </w:rPr>
        <w:t>itting</w:t>
      </w:r>
    </w:p>
    <w:p w14:paraId="3C32C2D1" w14:textId="77777777" w:rsidR="006E6B90" w:rsidRPr="001D19F6" w:rsidRDefault="00885A2F" w:rsidP="00F14BA4">
      <w:pPr>
        <w:pStyle w:val="a6"/>
        <w:numPr>
          <w:ilvl w:val="0"/>
          <w:numId w:val="429"/>
        </w:numPr>
        <w:wordWrap/>
        <w:spacing w:line="360" w:lineRule="auto"/>
        <w:ind w:leftChars="0"/>
        <w:jc w:val="left"/>
        <w:rPr>
          <w:rFonts w:ascii="Arial" w:eastAsia="굴림" w:hAnsi="Arial" w:cs="Arial"/>
          <w:sz w:val="22"/>
        </w:rPr>
      </w:pPr>
      <w:r w:rsidRPr="001D19F6">
        <w:rPr>
          <w:rFonts w:ascii="Arial" w:eastAsia="굴림" w:hAnsi="Arial" w:cs="Arial"/>
          <w:sz w:val="22"/>
        </w:rPr>
        <w:t>L</w:t>
      </w:r>
      <w:r w:rsidR="006E6B90" w:rsidRPr="001D19F6">
        <w:rPr>
          <w:rFonts w:ascii="Arial" w:eastAsia="굴림" w:hAnsi="Arial" w:cs="Arial"/>
          <w:sz w:val="22"/>
        </w:rPr>
        <w:t>ying down</w:t>
      </w:r>
    </w:p>
    <w:p w14:paraId="0268A52B" w14:textId="77777777" w:rsidR="006E6B90" w:rsidRPr="001D19F6" w:rsidRDefault="006E6B90" w:rsidP="006E6B90">
      <w:pPr>
        <w:wordWrap/>
        <w:spacing w:line="360" w:lineRule="auto"/>
        <w:jc w:val="left"/>
        <w:rPr>
          <w:rFonts w:ascii="Arial" w:eastAsia="굴림" w:hAnsi="Arial" w:cs="Arial"/>
          <w:sz w:val="22"/>
        </w:rPr>
      </w:pPr>
    </w:p>
    <w:p w14:paraId="039522EA"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C512. [IWER: Did R receive a support while performing this test?]</w:t>
      </w:r>
    </w:p>
    <w:p w14:paraId="0B6918A5" w14:textId="77777777" w:rsidR="00415332" w:rsidRPr="001D19F6" w:rsidRDefault="00415332" w:rsidP="00F14BA4">
      <w:pPr>
        <w:pStyle w:val="a6"/>
        <w:numPr>
          <w:ilvl w:val="0"/>
          <w:numId w:val="42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9E32DCC" w14:textId="77777777" w:rsidR="006E6B90" w:rsidRPr="001D19F6" w:rsidRDefault="006E6B90" w:rsidP="006E6B90">
      <w:pPr>
        <w:wordWrap/>
        <w:spacing w:line="360" w:lineRule="auto"/>
        <w:jc w:val="left"/>
        <w:rPr>
          <w:rFonts w:ascii="Arial" w:eastAsia="굴림" w:hAnsi="Arial" w:cs="Arial"/>
          <w:sz w:val="22"/>
        </w:rPr>
      </w:pPr>
    </w:p>
    <w:p w14:paraId="7B60E112" w14:textId="77777777" w:rsidR="006E6B90" w:rsidRPr="001D19F6" w:rsidRDefault="006E6B90" w:rsidP="006E6B90">
      <w:pPr>
        <w:wordWrap/>
        <w:spacing w:line="360" w:lineRule="auto"/>
        <w:jc w:val="left"/>
        <w:rPr>
          <w:rFonts w:ascii="Arial" w:eastAsia="굴림" w:hAnsi="Arial" w:cs="Arial"/>
          <w:sz w:val="22"/>
        </w:rPr>
      </w:pPr>
      <w:r w:rsidRPr="001D19F6">
        <w:rPr>
          <w:rFonts w:ascii="Arial" w:eastAsia="굴림" w:hAnsi="Arial" w:cs="Arial"/>
          <w:sz w:val="22"/>
        </w:rPr>
        <w:t>C513. [IWER: How much effort did R give to this measurement?]</w:t>
      </w:r>
    </w:p>
    <w:p w14:paraId="4EA7736A" w14:textId="77777777" w:rsidR="006E6B90" w:rsidRPr="001D19F6" w:rsidRDefault="006E6B90" w:rsidP="00F14BA4">
      <w:pPr>
        <w:pStyle w:val="a6"/>
        <w:numPr>
          <w:ilvl w:val="0"/>
          <w:numId w:val="425"/>
        </w:numPr>
        <w:wordWrap/>
        <w:spacing w:line="360" w:lineRule="auto"/>
        <w:ind w:leftChars="0"/>
        <w:jc w:val="left"/>
        <w:rPr>
          <w:rFonts w:ascii="Arial" w:eastAsia="굴림" w:hAnsi="Arial" w:cs="Arial"/>
          <w:sz w:val="22"/>
        </w:rPr>
      </w:pPr>
      <w:r w:rsidRPr="001D19F6">
        <w:rPr>
          <w:rFonts w:ascii="Arial" w:eastAsia="굴림" w:hAnsi="Arial" w:cs="Arial"/>
          <w:sz w:val="22"/>
        </w:rPr>
        <w:t>R gave full effort →Go to section D.</w:t>
      </w:r>
    </w:p>
    <w:p w14:paraId="0903775D" w14:textId="77777777" w:rsidR="006E6B90" w:rsidRPr="001D19F6" w:rsidRDefault="006E6B90" w:rsidP="00F14BA4">
      <w:pPr>
        <w:pStyle w:val="a6"/>
        <w:numPr>
          <w:ilvl w:val="0"/>
          <w:numId w:val="425"/>
        </w:numPr>
        <w:wordWrap/>
        <w:spacing w:line="360" w:lineRule="auto"/>
        <w:ind w:leftChars="0"/>
        <w:jc w:val="left"/>
        <w:rPr>
          <w:rFonts w:ascii="Arial" w:eastAsia="굴림" w:hAnsi="Arial" w:cs="Arial"/>
          <w:sz w:val="22"/>
        </w:rPr>
      </w:pPr>
      <w:r w:rsidRPr="001D19F6">
        <w:rPr>
          <w:rFonts w:ascii="Arial" w:eastAsia="굴림" w:hAnsi="Arial" w:cs="Arial"/>
          <w:sz w:val="22"/>
        </w:rPr>
        <w:t>R was prevented from giving full effort by illness, pain, symptoms or discomfort →Go to section D.</w:t>
      </w:r>
    </w:p>
    <w:p w14:paraId="6506D3B2" w14:textId="77777777" w:rsidR="006E6B90" w:rsidRPr="001D19F6" w:rsidRDefault="006E6B90" w:rsidP="00F14BA4">
      <w:pPr>
        <w:pStyle w:val="a6"/>
        <w:numPr>
          <w:ilvl w:val="0"/>
          <w:numId w:val="425"/>
        </w:numPr>
        <w:wordWrap/>
        <w:spacing w:line="360" w:lineRule="auto"/>
        <w:ind w:leftChars="0"/>
        <w:jc w:val="left"/>
        <w:rPr>
          <w:rFonts w:ascii="Arial" w:eastAsia="굴림" w:hAnsi="Arial" w:cs="Arial"/>
          <w:sz w:val="22"/>
        </w:rPr>
      </w:pPr>
      <w:r w:rsidRPr="001D19F6">
        <w:rPr>
          <w:rFonts w:ascii="Arial" w:eastAsia="굴림" w:hAnsi="Arial" w:cs="Arial"/>
          <w:sz w:val="22"/>
        </w:rPr>
        <w:t>R did not appear to give full effort without an obvious reason →Go to section D.</w:t>
      </w:r>
    </w:p>
    <w:p w14:paraId="51F4343F" w14:textId="77777777" w:rsidR="006E6B90" w:rsidRPr="001D19F6" w:rsidRDefault="006E6B90" w:rsidP="00F14BA4">
      <w:pPr>
        <w:pStyle w:val="a6"/>
        <w:numPr>
          <w:ilvl w:val="0"/>
          <w:numId w:val="425"/>
        </w:numPr>
        <w:wordWrap/>
        <w:spacing w:line="360" w:lineRule="auto"/>
        <w:ind w:leftChars="0"/>
        <w:jc w:val="left"/>
        <w:rPr>
          <w:rFonts w:ascii="Arial" w:eastAsia="굴림" w:hAnsi="Arial" w:cs="Arial"/>
          <w:sz w:val="22"/>
        </w:rPr>
      </w:pPr>
      <w:r w:rsidRPr="001D19F6">
        <w:rPr>
          <w:rFonts w:ascii="Arial" w:eastAsia="굴림" w:hAnsi="Arial" w:cs="Arial"/>
          <w:sz w:val="22"/>
        </w:rPr>
        <w:t>R did not measure for a personal reason →Go to section D.</w:t>
      </w:r>
    </w:p>
    <w:p w14:paraId="208533E6" w14:textId="77777777" w:rsidR="006E6B90" w:rsidRPr="001D19F6" w:rsidRDefault="006E6B90" w:rsidP="006E6B90">
      <w:pPr>
        <w:wordWrap/>
        <w:spacing w:line="360" w:lineRule="auto"/>
        <w:jc w:val="left"/>
        <w:rPr>
          <w:rFonts w:ascii="Arial" w:eastAsia="굴림" w:hAnsi="Arial" w:cs="Arial"/>
          <w:sz w:val="22"/>
        </w:rPr>
      </w:pPr>
    </w:p>
    <w:p w14:paraId="3124BE52" w14:textId="77777777" w:rsidR="006E6B90" w:rsidRPr="001D19F6" w:rsidRDefault="004C3BE6" w:rsidP="006E6B90">
      <w:pPr>
        <w:wordWrap/>
        <w:spacing w:line="360" w:lineRule="auto"/>
        <w:jc w:val="left"/>
        <w:rPr>
          <w:rFonts w:ascii="Arial" w:eastAsia="굴림" w:hAnsi="Arial" w:cs="Arial"/>
          <w:sz w:val="22"/>
        </w:rPr>
      </w:pPr>
      <w:r w:rsidRPr="001D19F6">
        <w:rPr>
          <w:rFonts w:ascii="Arial" w:eastAsia="굴림" w:hAnsi="Arial" w:cs="Arial"/>
          <w:sz w:val="22"/>
        </w:rPr>
        <w:t>C514</w:t>
      </w:r>
      <w:r w:rsidR="006E6B90" w:rsidRPr="001D19F6">
        <w:rPr>
          <w:rFonts w:ascii="Arial" w:eastAsia="굴림" w:hAnsi="Arial" w:cs="Arial"/>
          <w:sz w:val="22"/>
        </w:rPr>
        <w:t xml:space="preserve">. [IWER: Section C5–GRIP STRENGTH cannot be done by </w:t>
      </w:r>
      <w:r w:rsidR="00B62F8B" w:rsidRPr="001D19F6">
        <w:rPr>
          <w:rFonts w:ascii="Arial" w:eastAsia="굴림" w:hAnsi="Arial" w:cs="Arial"/>
          <w:sz w:val="22"/>
        </w:rPr>
        <w:t>a proxy respondent</w:t>
      </w:r>
      <w:r w:rsidR="006E6B90" w:rsidRPr="001D19F6">
        <w:rPr>
          <w:rFonts w:ascii="Arial" w:eastAsia="굴림" w:hAnsi="Arial" w:cs="Arial"/>
          <w:sz w:val="22"/>
        </w:rPr>
        <w:t>.]</w:t>
      </w:r>
    </w:p>
    <w:p w14:paraId="69A6195E" w14:textId="77777777" w:rsidR="00624BD4" w:rsidRPr="001D19F6" w:rsidRDefault="006E6B90" w:rsidP="00F14BA4">
      <w:pPr>
        <w:pStyle w:val="a6"/>
        <w:numPr>
          <w:ilvl w:val="0"/>
          <w:numId w:val="426"/>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CONTINUE </w:t>
      </w:r>
    </w:p>
    <w:p w14:paraId="2428133A" w14:textId="77777777" w:rsidR="00624BD4" w:rsidRPr="001D19F6" w:rsidRDefault="00624BD4" w:rsidP="006E6B90">
      <w:pPr>
        <w:wordWrap/>
        <w:spacing w:line="360" w:lineRule="auto"/>
        <w:jc w:val="left"/>
        <w:rPr>
          <w:rFonts w:ascii="Arial" w:eastAsia="굴림" w:hAnsi="Arial" w:cs="Arial"/>
          <w:sz w:val="22"/>
        </w:rPr>
      </w:pPr>
    </w:p>
    <w:p w14:paraId="30765703" w14:textId="77777777" w:rsidR="00B44E5F" w:rsidRPr="001D19F6" w:rsidRDefault="00B44E5F" w:rsidP="00B44E5F">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C_end</w:t>
      </w:r>
      <w:proofErr w:type="spellEnd"/>
      <w:r w:rsidRPr="001D19F6">
        <w:rPr>
          <w:rFonts w:ascii="Arial" w:eastAsia="굴림" w:hAnsi="Arial" w:cs="Arial"/>
          <w:sz w:val="22"/>
        </w:rPr>
        <w:t xml:space="preserve">) [IWER] Please enter code 1 for completion of C. HEALTH section. </w:t>
      </w:r>
    </w:p>
    <w:p w14:paraId="46F4D7BF" w14:textId="77777777" w:rsidR="00B44E5F" w:rsidRPr="001D19F6" w:rsidRDefault="00B44E5F" w:rsidP="00F14BA4">
      <w:pPr>
        <w:pStyle w:val="a6"/>
        <w:widowControl/>
        <w:numPr>
          <w:ilvl w:val="0"/>
          <w:numId w:val="1170"/>
        </w:numPr>
        <w:wordWrap/>
        <w:autoSpaceDE/>
        <w:autoSpaceDN/>
        <w:spacing w:line="360" w:lineRule="auto"/>
        <w:ind w:leftChars="0"/>
        <w:jc w:val="left"/>
        <w:rPr>
          <w:rFonts w:ascii="Arial" w:eastAsia="굴림" w:hAnsi="Arial" w:cs="Arial"/>
          <w:sz w:val="22"/>
        </w:rPr>
      </w:pPr>
      <w:r w:rsidRPr="001D19F6">
        <w:rPr>
          <w:rFonts w:ascii="Arial" w:eastAsia="굴림" w:hAnsi="Arial" w:cs="Arial"/>
          <w:sz w:val="22"/>
        </w:rPr>
        <w:t>Completion</w:t>
      </w:r>
    </w:p>
    <w:p w14:paraId="3A058311" w14:textId="77777777" w:rsidR="00624BD4" w:rsidRPr="001D19F6" w:rsidRDefault="00B44E5F" w:rsidP="00FC2558">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0082045D" w14:textId="77777777" w:rsidR="00624BD4" w:rsidRPr="001D19F6" w:rsidRDefault="00247D84" w:rsidP="00624BD4">
      <w:pPr>
        <w:jc w:val="center"/>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80256" behindDoc="0" locked="0" layoutInCell="1" allowOverlap="1" wp14:anchorId="2DFC73FE" wp14:editId="48FAB4A2">
                <wp:simplePos x="0" y="0"/>
                <wp:positionH relativeFrom="column">
                  <wp:align>center</wp:align>
                </wp:positionH>
                <wp:positionV relativeFrom="paragraph">
                  <wp:posOffset>2540</wp:posOffset>
                </wp:positionV>
                <wp:extent cx="5819775" cy="629285"/>
                <wp:effectExtent l="0" t="0" r="28575" b="37465"/>
                <wp:wrapNone/>
                <wp:docPr id="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C7DF4E6" w14:textId="77777777" w:rsidR="00706C18" w:rsidRPr="003A6C5D" w:rsidRDefault="00706C18" w:rsidP="003A6C5D">
                            <w:pPr>
                              <w:pStyle w:val="11"/>
                              <w:jc w:val="center"/>
                              <w:rPr>
                                <w:rFonts w:ascii="Arial" w:hAnsi="Arial" w:cs="Arial"/>
                                <w:b/>
                                <w:sz w:val="32"/>
                                <w:szCs w:val="32"/>
                              </w:rPr>
                            </w:pPr>
                            <w:bookmarkStart w:id="2497" w:name="_Toc483216629"/>
                            <w:bookmarkStart w:id="2498" w:name="_Toc487461342"/>
                            <w:bookmarkStart w:id="2499" w:name="_Toc487647343"/>
                            <w:r w:rsidRPr="003A6C5D">
                              <w:rPr>
                                <w:rFonts w:ascii="Arial" w:hAnsi="Arial" w:cs="Arial"/>
                                <w:b/>
                                <w:sz w:val="32"/>
                                <w:szCs w:val="32"/>
                              </w:rPr>
                              <w:t>D. EMPLOYMENT</w:t>
                            </w:r>
                            <w:bookmarkEnd w:id="2497"/>
                            <w:bookmarkEnd w:id="2498"/>
                            <w:bookmarkEnd w:id="2499"/>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C73FE" id="Rectangle 33" o:spid="_x0000_s1036" style="position:absolute;left:0;text-align:left;margin-left:0;margin-top:.2pt;width:458.25pt;height:49.55pt;z-index:251680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" fillcolor="#95b3d7 [1940]" strokecolor="#95b3d7 [1940]" strokeweight="1pt">
                <v:fill color2="#dbe5f1 [660]" angle="135" focus="50%" type="gradient"/>
                <v:shadow on="t" color="#243f60 [1604]" opacity=".5" offset="1pt"/>
                <v:textbox>
                  <w:txbxContent>
                    <w:p w14:paraId="5C7DF4E6" w14:textId="77777777" w:rsidR="00706C18" w:rsidRPr="003A6C5D" w:rsidRDefault="00706C18" w:rsidP="003A6C5D">
                      <w:pPr>
                        <w:pStyle w:val="11"/>
                        <w:jc w:val="center"/>
                        <w:rPr>
                          <w:rFonts w:ascii="Arial" w:hAnsi="Arial" w:cs="Arial"/>
                          <w:b/>
                          <w:sz w:val="32"/>
                          <w:szCs w:val="32"/>
                        </w:rPr>
                      </w:pPr>
                      <w:bookmarkStart w:id="2500" w:name="_Toc483216629"/>
                      <w:bookmarkStart w:id="2501" w:name="_Toc487461342"/>
                      <w:bookmarkStart w:id="2502" w:name="_Toc487647343"/>
                      <w:r w:rsidRPr="003A6C5D">
                        <w:rPr>
                          <w:rFonts w:ascii="Arial" w:hAnsi="Arial" w:cs="Arial"/>
                          <w:b/>
                          <w:sz w:val="32"/>
                          <w:szCs w:val="32"/>
                        </w:rPr>
                        <w:t>D. EMPLOYMENT</w:t>
                      </w:r>
                      <w:bookmarkEnd w:id="2500"/>
                      <w:bookmarkEnd w:id="2501"/>
                      <w:bookmarkEnd w:id="2502"/>
                    </w:p>
                  </w:txbxContent>
                </v:textbox>
              </v:rect>
            </w:pict>
          </mc:Fallback>
        </mc:AlternateContent>
      </w:r>
    </w:p>
    <w:p w14:paraId="16EE0774" w14:textId="77777777" w:rsidR="00624BD4" w:rsidRPr="001D19F6" w:rsidRDefault="00624BD4" w:rsidP="00624BD4">
      <w:pPr>
        <w:jc w:val="center"/>
        <w:rPr>
          <w:rFonts w:ascii="Arial" w:eastAsia="굴림" w:hAnsi="Arial" w:cs="Arial"/>
          <w:sz w:val="22"/>
        </w:rPr>
      </w:pPr>
    </w:p>
    <w:p w14:paraId="44A0B24D" w14:textId="77777777" w:rsidR="00624BD4" w:rsidRPr="001D19F6" w:rsidRDefault="00624BD4" w:rsidP="00624BD4">
      <w:pPr>
        <w:jc w:val="center"/>
        <w:rPr>
          <w:rFonts w:ascii="Arial" w:eastAsia="굴림" w:hAnsi="Arial" w:cs="Arial"/>
          <w:sz w:val="22"/>
        </w:rPr>
      </w:pPr>
    </w:p>
    <w:p w14:paraId="63E50C0D" w14:textId="77777777" w:rsidR="00624BD4" w:rsidRPr="001D19F6" w:rsidRDefault="00624BD4" w:rsidP="00624BD4">
      <w:pPr>
        <w:jc w:val="center"/>
        <w:rPr>
          <w:rFonts w:ascii="Arial" w:eastAsia="굴림" w:hAnsi="Arial" w:cs="Arial"/>
          <w:sz w:val="22"/>
        </w:rPr>
      </w:pPr>
    </w:p>
    <w:p w14:paraId="650C293C" w14:textId="77777777" w:rsidR="00624BD4" w:rsidRPr="001D19F6" w:rsidRDefault="00624BD4" w:rsidP="00624BD4">
      <w:pPr>
        <w:wordWrap/>
        <w:spacing w:line="360" w:lineRule="auto"/>
        <w:jc w:val="left"/>
        <w:rPr>
          <w:rFonts w:ascii="Arial" w:eastAsia="굴림" w:hAnsi="Arial" w:cs="Arial"/>
          <w:sz w:val="22"/>
        </w:rPr>
      </w:pPr>
    </w:p>
    <w:p w14:paraId="1E96CCD3" w14:textId="77777777" w:rsidR="00CC2228" w:rsidRPr="001D19F6" w:rsidRDefault="00CC2228" w:rsidP="00CC2228">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D_Intro</w:t>
      </w:r>
      <w:proofErr w:type="spellEnd"/>
      <w:r w:rsidRPr="001D19F6">
        <w:rPr>
          <w:rFonts w:ascii="Arial" w:eastAsia="굴림" w:hAnsi="Arial" w:cs="Arial"/>
          <w:sz w:val="22"/>
        </w:rPr>
        <w:t xml:space="preserve">) [IWER] Now, this is to start D. EMPLOYMENT section. </w:t>
      </w:r>
    </w:p>
    <w:p w14:paraId="1A3C6EF4" w14:textId="77777777" w:rsidR="00CC2228" w:rsidRPr="001D19F6" w:rsidRDefault="00CC2228" w:rsidP="00F14BA4">
      <w:pPr>
        <w:pStyle w:val="a6"/>
        <w:widowControl/>
        <w:numPr>
          <w:ilvl w:val="0"/>
          <w:numId w:val="1168"/>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1B79583D" w14:textId="77777777" w:rsidR="00CC2228" w:rsidRPr="001D19F6" w:rsidRDefault="00CC2228" w:rsidP="00624BD4">
      <w:pPr>
        <w:wordWrap/>
        <w:spacing w:line="360" w:lineRule="auto"/>
        <w:jc w:val="left"/>
        <w:rPr>
          <w:rFonts w:ascii="Arial" w:eastAsia="굴림" w:hAnsi="Arial" w:cs="Arial"/>
          <w:sz w:val="22"/>
        </w:rPr>
      </w:pPr>
    </w:p>
    <w:p w14:paraId="193AEE95" w14:textId="77777777" w:rsidR="00812FF7" w:rsidRPr="001D19F6" w:rsidRDefault="00A67A1A" w:rsidP="00297F86">
      <w:pPr>
        <w:wordWrap/>
        <w:snapToGrid w:val="0"/>
        <w:spacing w:line="276" w:lineRule="auto"/>
        <w:textAlignment w:val="baseline"/>
        <w:rPr>
          <w:rFonts w:ascii="Arial" w:eastAsia="굴림" w:hAnsi="Arial" w:cs="Arial"/>
          <w:b/>
          <w:bCs/>
          <w:kern w:val="0"/>
          <w:sz w:val="22"/>
        </w:rPr>
      </w:pPr>
      <w:r w:rsidRPr="001D19F6">
        <w:rPr>
          <w:rFonts w:ascii="Arial" w:eastAsia="굴림" w:hAnsi="Arial" w:cs="Arial"/>
          <w:b/>
          <w:bCs/>
          <w:kern w:val="0"/>
          <w:sz w:val="22"/>
        </w:rPr>
        <w:t>&lt;</w:t>
      </w:r>
      <w:r w:rsidR="00812FF7" w:rsidRPr="001D19F6">
        <w:rPr>
          <w:rFonts w:ascii="Arial" w:eastAsia="굴림" w:hAnsi="Arial" w:cs="Arial"/>
          <w:b/>
          <w:bCs/>
          <w:kern w:val="0"/>
          <w:sz w:val="22"/>
        </w:rPr>
        <w:t xml:space="preserve">Current </w:t>
      </w:r>
      <w:r w:rsidR="00087A69" w:rsidRPr="001D19F6">
        <w:rPr>
          <w:rFonts w:ascii="Arial" w:eastAsia="굴림" w:hAnsi="Arial" w:cs="Arial"/>
          <w:b/>
          <w:bCs/>
          <w:kern w:val="0"/>
          <w:sz w:val="22"/>
        </w:rPr>
        <w:t>E</w:t>
      </w:r>
      <w:r w:rsidR="00812FF7" w:rsidRPr="001D19F6">
        <w:rPr>
          <w:rFonts w:ascii="Arial" w:eastAsia="굴림" w:hAnsi="Arial" w:cs="Arial"/>
          <w:b/>
          <w:bCs/>
          <w:kern w:val="0"/>
          <w:sz w:val="22"/>
        </w:rPr>
        <w:t>mploy</w:t>
      </w:r>
      <w:r w:rsidR="00D00114" w:rsidRPr="001D19F6">
        <w:rPr>
          <w:rFonts w:ascii="Arial" w:eastAsia="굴림" w:hAnsi="Arial" w:cs="Arial"/>
          <w:b/>
          <w:bCs/>
          <w:kern w:val="0"/>
          <w:sz w:val="22"/>
        </w:rPr>
        <w:t>ment</w:t>
      </w:r>
      <w:r w:rsidRPr="001D19F6">
        <w:rPr>
          <w:rFonts w:ascii="Arial" w:eastAsia="굴림" w:hAnsi="Arial" w:cs="Arial"/>
          <w:b/>
          <w:bCs/>
          <w:kern w:val="0"/>
          <w:sz w:val="22"/>
        </w:rPr>
        <w:t xml:space="preserve"> </w:t>
      </w:r>
      <w:r w:rsidR="00087A69" w:rsidRPr="001D19F6">
        <w:rPr>
          <w:rFonts w:ascii="Arial" w:eastAsia="굴림" w:hAnsi="Arial" w:cs="Arial"/>
          <w:b/>
          <w:bCs/>
          <w:kern w:val="0"/>
          <w:sz w:val="22"/>
        </w:rPr>
        <w:t>S</w:t>
      </w:r>
      <w:r w:rsidR="00812FF7" w:rsidRPr="001D19F6">
        <w:rPr>
          <w:rFonts w:ascii="Arial" w:eastAsia="굴림" w:hAnsi="Arial" w:cs="Arial"/>
          <w:b/>
          <w:bCs/>
          <w:kern w:val="0"/>
          <w:sz w:val="22"/>
        </w:rPr>
        <w:t>tatus</w:t>
      </w:r>
      <w:r w:rsidRPr="001D19F6">
        <w:rPr>
          <w:rFonts w:ascii="Arial" w:eastAsia="굴림" w:hAnsi="Arial" w:cs="Arial"/>
          <w:b/>
          <w:bCs/>
          <w:kern w:val="0"/>
          <w:sz w:val="22"/>
        </w:rPr>
        <w:t>&gt;</w:t>
      </w:r>
    </w:p>
    <w:p w14:paraId="04DF9C7B" w14:textId="77777777" w:rsidR="007E1E31" w:rsidRPr="001D19F6" w:rsidRDefault="007E1E31"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1182BFB4" w14:textId="77777777" w:rsidR="007E1E31" w:rsidRPr="001D19F6" w:rsidRDefault="007E1E31" w:rsidP="00F14BA4">
      <w:pPr>
        <w:pStyle w:val="a6"/>
        <w:numPr>
          <w:ilvl w:val="0"/>
          <w:numId w:val="423"/>
        </w:numPr>
        <w:wordWrap/>
        <w:spacing w:line="276" w:lineRule="auto"/>
        <w:ind w:leftChars="0"/>
        <w:jc w:val="left"/>
        <w:rPr>
          <w:rFonts w:ascii="Arial" w:eastAsia="굴림" w:hAnsi="Arial" w:cs="Arial"/>
          <w:b/>
          <w:bCs/>
          <w:sz w:val="22"/>
        </w:rPr>
      </w:pPr>
      <w:r w:rsidRPr="001D19F6">
        <w:rPr>
          <w:rFonts w:ascii="Arial" w:eastAsia="굴림" w:hAnsi="Arial" w:cs="Arial"/>
          <w:b/>
          <w:bCs/>
          <w:sz w:val="22"/>
        </w:rPr>
        <w:t>R cannot answer ‘Don’t know’ or’ Refuse to answer’ to D001.</w:t>
      </w:r>
    </w:p>
    <w:p w14:paraId="60010586" w14:textId="77777777" w:rsidR="007E1E31" w:rsidRPr="001D19F6" w:rsidRDefault="007E1E31" w:rsidP="00624BD4">
      <w:pPr>
        <w:wordWrap/>
        <w:spacing w:line="360" w:lineRule="auto"/>
        <w:jc w:val="left"/>
        <w:rPr>
          <w:rFonts w:ascii="Arial" w:eastAsia="굴림" w:hAnsi="Arial" w:cs="Arial"/>
          <w:sz w:val="22"/>
        </w:rPr>
      </w:pPr>
    </w:p>
    <w:p w14:paraId="223DDB2B" w14:textId="77777777" w:rsidR="00624BD4" w:rsidRPr="001D19F6" w:rsidRDefault="00624BD4" w:rsidP="00624BD4">
      <w:pPr>
        <w:wordWrap/>
        <w:spacing w:line="360" w:lineRule="auto"/>
        <w:jc w:val="left"/>
        <w:rPr>
          <w:rFonts w:ascii="Arial" w:eastAsia="굴림" w:hAnsi="Arial" w:cs="Arial"/>
          <w:sz w:val="22"/>
        </w:rPr>
      </w:pPr>
      <w:r w:rsidRPr="001D19F6">
        <w:rPr>
          <w:rFonts w:ascii="Arial" w:eastAsia="굴림" w:hAnsi="Arial" w:cs="Arial"/>
          <w:sz w:val="22"/>
        </w:rPr>
        <w:t>D001. Are you currently employed</w:t>
      </w:r>
      <w:r w:rsidR="002503A7" w:rsidRPr="001D19F6">
        <w:rPr>
          <w:rFonts w:ascii="Arial" w:eastAsia="굴림" w:hAnsi="Arial" w:cs="Arial"/>
          <w:sz w:val="22"/>
        </w:rPr>
        <w:t xml:space="preserve"> for income</w:t>
      </w:r>
      <w:r w:rsidRPr="001D19F6">
        <w:rPr>
          <w:rFonts w:ascii="Arial" w:eastAsia="굴림" w:hAnsi="Arial" w:cs="Arial"/>
          <w:sz w:val="22"/>
        </w:rPr>
        <w:t>? Being employed refers to working for an employer,</w:t>
      </w:r>
      <w:r w:rsidR="00A67A1A" w:rsidRPr="001D19F6">
        <w:rPr>
          <w:rFonts w:ascii="Arial" w:eastAsia="굴림" w:hAnsi="Arial" w:cs="Arial"/>
          <w:sz w:val="22"/>
        </w:rPr>
        <w:t xml:space="preserve"> </w:t>
      </w:r>
      <w:r w:rsidR="00B12CCD" w:rsidRPr="001D19F6">
        <w:rPr>
          <w:rFonts w:ascii="Arial" w:eastAsia="굴림" w:hAnsi="Arial" w:cs="Arial"/>
          <w:sz w:val="22"/>
        </w:rPr>
        <w:t xml:space="preserve">being </w:t>
      </w:r>
      <w:r w:rsidRPr="001D19F6">
        <w:rPr>
          <w:rFonts w:ascii="Arial" w:eastAsia="굴림" w:hAnsi="Arial" w:cs="Arial"/>
          <w:sz w:val="22"/>
        </w:rPr>
        <w:t>self</w:t>
      </w:r>
      <w:r w:rsidRPr="001D19F6">
        <w:rPr>
          <w:rFonts w:ascii="Cambria Math" w:eastAsia="굴림" w:hAnsi="Cambria Math" w:cs="Cambria Math"/>
          <w:sz w:val="22"/>
        </w:rPr>
        <w:t>‐</w:t>
      </w:r>
      <w:r w:rsidRPr="001D19F6">
        <w:rPr>
          <w:rFonts w:ascii="Arial" w:eastAsia="굴림" w:hAnsi="Arial" w:cs="Arial"/>
          <w:sz w:val="22"/>
        </w:rPr>
        <w:t xml:space="preserve">employed, or working for </w:t>
      </w:r>
      <w:r w:rsidR="00F35C91" w:rsidRPr="001D19F6">
        <w:rPr>
          <w:rFonts w:ascii="Arial" w:eastAsia="굴림" w:hAnsi="Arial" w:cs="Arial"/>
          <w:sz w:val="22"/>
        </w:rPr>
        <w:t>your</w:t>
      </w:r>
      <w:r w:rsidR="00D84593" w:rsidRPr="001D19F6">
        <w:rPr>
          <w:rFonts w:ascii="Arial" w:eastAsia="굴림" w:hAnsi="Arial" w:cs="Arial"/>
          <w:sz w:val="22"/>
        </w:rPr>
        <w:t xml:space="preserve"> </w:t>
      </w:r>
      <w:r w:rsidRPr="001D19F6">
        <w:rPr>
          <w:rFonts w:ascii="Arial" w:eastAsia="굴림" w:hAnsi="Arial" w:cs="Arial"/>
          <w:sz w:val="22"/>
        </w:rPr>
        <w:t>family or relative’s business.</w:t>
      </w:r>
    </w:p>
    <w:p w14:paraId="3A0DD345" w14:textId="77777777" w:rsidR="00A67A1A" w:rsidRPr="001D19F6" w:rsidRDefault="00A67A1A" w:rsidP="00F14BA4">
      <w:pPr>
        <w:pStyle w:val="a6"/>
        <w:numPr>
          <w:ilvl w:val="0"/>
          <w:numId w:val="43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D005</w:t>
      </w:r>
    </w:p>
    <w:p w14:paraId="3F6EBEF4" w14:textId="77777777" w:rsidR="00624BD4" w:rsidRPr="001D19F6" w:rsidRDefault="00624BD4" w:rsidP="00624BD4">
      <w:pPr>
        <w:wordWrap/>
        <w:spacing w:line="360" w:lineRule="auto"/>
        <w:jc w:val="left"/>
        <w:rPr>
          <w:rFonts w:ascii="Arial" w:eastAsia="굴림" w:hAnsi="Arial" w:cs="Arial"/>
          <w:sz w:val="22"/>
        </w:rPr>
      </w:pPr>
    </w:p>
    <w:p w14:paraId="16A07C05" w14:textId="77777777" w:rsidR="007E1E31" w:rsidRPr="001D19F6" w:rsidRDefault="007E1E31" w:rsidP="007E1E31">
      <w:pPr>
        <w:wordWrap/>
        <w:spacing w:line="360" w:lineRule="auto"/>
        <w:jc w:val="left"/>
        <w:rPr>
          <w:rFonts w:ascii="Arial" w:eastAsia="굴림" w:hAnsi="Arial" w:cs="Arial"/>
          <w:b/>
          <w:sz w:val="22"/>
        </w:rPr>
      </w:pPr>
      <w:r w:rsidRPr="001D19F6">
        <w:rPr>
          <w:rFonts w:ascii="Arial" w:eastAsia="굴림" w:hAnsi="Arial" w:cs="Arial"/>
          <w:b/>
          <w:sz w:val="22"/>
        </w:rPr>
        <w:t>Logic</w:t>
      </w:r>
    </w:p>
    <w:p w14:paraId="25C29C71" w14:textId="77777777" w:rsidR="007E1E31" w:rsidRPr="001D19F6" w:rsidRDefault="00A67A1A" w:rsidP="00F14BA4">
      <w:pPr>
        <w:pStyle w:val="a6"/>
        <w:numPr>
          <w:ilvl w:val="0"/>
          <w:numId w:val="423"/>
        </w:numPr>
        <w:wordWrap/>
        <w:spacing w:line="360" w:lineRule="auto"/>
        <w:ind w:leftChars="0"/>
        <w:jc w:val="left"/>
        <w:rPr>
          <w:rFonts w:ascii="Arial" w:eastAsia="굴림" w:hAnsi="Arial" w:cs="Arial"/>
          <w:b/>
          <w:bCs/>
          <w:sz w:val="22"/>
        </w:rPr>
      </w:pPr>
      <w:r w:rsidRPr="001D19F6">
        <w:rPr>
          <w:rFonts w:ascii="Arial" w:eastAsia="굴림" w:hAnsi="Arial" w:cs="Arial"/>
          <w:b/>
          <w:bCs/>
          <w:sz w:val="22"/>
        </w:rPr>
        <w:t>R</w:t>
      </w:r>
      <w:r w:rsidR="007E1E31" w:rsidRPr="001D19F6">
        <w:rPr>
          <w:rFonts w:ascii="Arial" w:eastAsia="굴림" w:hAnsi="Arial" w:cs="Arial"/>
          <w:b/>
          <w:bCs/>
          <w:sz w:val="22"/>
        </w:rPr>
        <w:t xml:space="preserve"> cannot answer ‘Don’t know’ or’ Refuse to answer’ to D002.</w:t>
      </w:r>
    </w:p>
    <w:p w14:paraId="35F85F9C" w14:textId="77777777" w:rsidR="007E1E31" w:rsidRPr="001D19F6" w:rsidRDefault="007E1E31" w:rsidP="00624BD4">
      <w:pPr>
        <w:wordWrap/>
        <w:spacing w:line="360" w:lineRule="auto"/>
        <w:jc w:val="left"/>
        <w:rPr>
          <w:rFonts w:ascii="Arial" w:eastAsia="굴림" w:hAnsi="Arial" w:cs="Arial"/>
          <w:sz w:val="22"/>
        </w:rPr>
      </w:pPr>
    </w:p>
    <w:p w14:paraId="1478C53B" w14:textId="77777777" w:rsidR="00624BD4" w:rsidRPr="001D19F6" w:rsidRDefault="00624BD4" w:rsidP="00624BD4">
      <w:pPr>
        <w:wordWrap/>
        <w:spacing w:line="360" w:lineRule="auto"/>
        <w:jc w:val="left"/>
        <w:rPr>
          <w:rFonts w:ascii="Arial" w:eastAsia="굴림" w:hAnsi="Arial" w:cs="Arial"/>
          <w:sz w:val="22"/>
        </w:rPr>
      </w:pPr>
      <w:r w:rsidRPr="001D19F6">
        <w:rPr>
          <w:rFonts w:ascii="Arial" w:eastAsia="굴림" w:hAnsi="Arial" w:cs="Arial"/>
          <w:sz w:val="22"/>
        </w:rPr>
        <w:t xml:space="preserve">D002. </w:t>
      </w:r>
      <w:r w:rsidR="003F301F" w:rsidRPr="001D19F6">
        <w:rPr>
          <w:rFonts w:ascii="Arial" w:eastAsia="굴림" w:hAnsi="Arial" w:cs="Arial"/>
          <w:sz w:val="22"/>
        </w:rPr>
        <w:t xml:space="preserve">I </w:t>
      </w:r>
      <w:r w:rsidRPr="001D19F6">
        <w:rPr>
          <w:rFonts w:ascii="Arial" w:eastAsia="굴림" w:hAnsi="Arial" w:cs="Arial"/>
          <w:sz w:val="22"/>
        </w:rPr>
        <w:t>would like to ask</w:t>
      </w:r>
      <w:r w:rsidR="00D84593" w:rsidRPr="001D19F6">
        <w:rPr>
          <w:rFonts w:ascii="Arial" w:eastAsia="굴림" w:hAnsi="Arial" w:cs="Arial"/>
          <w:sz w:val="22"/>
        </w:rPr>
        <w:t xml:space="preserve"> </w:t>
      </w:r>
      <w:r w:rsidRPr="001D19F6">
        <w:rPr>
          <w:rFonts w:ascii="Arial" w:eastAsia="굴림" w:hAnsi="Arial" w:cs="Arial"/>
          <w:sz w:val="22"/>
        </w:rPr>
        <w:t xml:space="preserve">about your </w:t>
      </w:r>
      <w:r w:rsidR="00FE3ADE" w:rsidRPr="001D19F6">
        <w:rPr>
          <w:rFonts w:ascii="Arial" w:eastAsia="굴림" w:hAnsi="Arial" w:cs="Arial"/>
          <w:sz w:val="22"/>
        </w:rPr>
        <w:t>current main</w:t>
      </w:r>
      <w:r w:rsidRPr="001D19F6">
        <w:rPr>
          <w:rFonts w:ascii="Arial" w:eastAsia="굴림" w:hAnsi="Arial" w:cs="Arial"/>
          <w:sz w:val="22"/>
        </w:rPr>
        <w:t xml:space="preserve"> job. Which of the following best</w:t>
      </w:r>
      <w:r w:rsidR="00D84593" w:rsidRPr="001D19F6">
        <w:rPr>
          <w:rFonts w:ascii="Arial" w:eastAsia="굴림" w:hAnsi="Arial" w:cs="Arial"/>
          <w:sz w:val="22"/>
        </w:rPr>
        <w:t xml:space="preserve"> </w:t>
      </w:r>
      <w:r w:rsidRPr="001D19F6">
        <w:rPr>
          <w:rFonts w:ascii="Arial" w:eastAsia="굴림" w:hAnsi="Arial" w:cs="Arial"/>
          <w:sz w:val="22"/>
        </w:rPr>
        <w:t xml:space="preserve">describes your </w:t>
      </w:r>
      <w:r w:rsidR="00FE3ADE" w:rsidRPr="001D19F6">
        <w:rPr>
          <w:rFonts w:ascii="Arial" w:eastAsia="굴림" w:hAnsi="Arial" w:cs="Arial"/>
          <w:sz w:val="22"/>
        </w:rPr>
        <w:t>main</w:t>
      </w:r>
      <w:r w:rsidRPr="001D19F6">
        <w:rPr>
          <w:rFonts w:ascii="Arial" w:eastAsia="굴림" w:hAnsi="Arial" w:cs="Arial"/>
          <w:sz w:val="22"/>
        </w:rPr>
        <w:t xml:space="preserve"> job?</w:t>
      </w:r>
    </w:p>
    <w:p w14:paraId="78332EF0" w14:textId="77777777" w:rsidR="00624BD4" w:rsidRPr="001D19F6" w:rsidRDefault="00624BD4" w:rsidP="00F14BA4">
      <w:pPr>
        <w:pStyle w:val="a6"/>
        <w:numPr>
          <w:ilvl w:val="0"/>
          <w:numId w:val="43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I am employed by another person or </w:t>
      </w:r>
      <w:r w:rsidR="00B12CCD" w:rsidRPr="001D19F6">
        <w:rPr>
          <w:rFonts w:ascii="Arial" w:eastAsia="굴림" w:hAnsi="Arial" w:cs="Arial"/>
          <w:sz w:val="22"/>
        </w:rPr>
        <w:t xml:space="preserve">a </w:t>
      </w:r>
      <w:r w:rsidR="003F301F" w:rsidRPr="001D19F6">
        <w:rPr>
          <w:rFonts w:ascii="Arial" w:eastAsia="굴림" w:hAnsi="Arial" w:cs="Arial"/>
          <w:sz w:val="22"/>
        </w:rPr>
        <w:t>company and receive</w:t>
      </w:r>
      <w:r w:rsidRPr="001D19F6">
        <w:rPr>
          <w:rFonts w:ascii="Arial" w:eastAsia="굴림" w:hAnsi="Arial" w:cs="Arial"/>
          <w:sz w:val="22"/>
        </w:rPr>
        <w:t xml:space="preserve"> </w:t>
      </w:r>
      <w:r w:rsidR="00FB3D5A" w:rsidRPr="001D19F6">
        <w:rPr>
          <w:rFonts w:ascii="Arial" w:eastAsia="굴림" w:hAnsi="Arial" w:cs="Arial"/>
          <w:sz w:val="22"/>
        </w:rPr>
        <w:t>wages</w:t>
      </w:r>
      <w:r w:rsidRPr="001D19F6">
        <w:rPr>
          <w:rFonts w:ascii="Arial" w:eastAsia="굴림" w:hAnsi="Arial" w:cs="Arial"/>
          <w:sz w:val="22"/>
        </w:rPr>
        <w:t>. →Go to D007 or D008</w:t>
      </w:r>
    </w:p>
    <w:p w14:paraId="5E9CAA77" w14:textId="03D7063E" w:rsidR="00624BD4" w:rsidRPr="00167EF2" w:rsidRDefault="00B12CCD" w:rsidP="00F14BA4">
      <w:pPr>
        <w:pStyle w:val="a6"/>
        <w:numPr>
          <w:ilvl w:val="0"/>
          <w:numId w:val="435"/>
        </w:numPr>
        <w:wordWrap/>
        <w:spacing w:line="360" w:lineRule="auto"/>
        <w:ind w:leftChars="0"/>
        <w:jc w:val="left"/>
        <w:outlineLvl w:val="0"/>
        <w:rPr>
          <w:rFonts w:ascii="Arial" w:eastAsia="굴림" w:hAnsi="Arial" w:cs="Arial"/>
          <w:color w:val="00B050"/>
          <w:sz w:val="22"/>
          <w:rPrChange w:id="2503" w:author="swcsmart000" w:date="2024-09-05T17:39:00Z">
            <w:rPr>
              <w:rFonts w:ascii="Arial" w:eastAsia="굴림" w:hAnsi="Arial" w:cs="Arial"/>
              <w:sz w:val="22"/>
            </w:rPr>
          </w:rPrChange>
        </w:rPr>
      </w:pPr>
      <w:bookmarkStart w:id="2504" w:name="_Toc483216626"/>
      <w:bookmarkStart w:id="2505" w:name="_Toc487461339"/>
      <w:bookmarkStart w:id="2506" w:name="_Toc487647340"/>
      <w:r w:rsidRPr="00167EF2">
        <w:rPr>
          <w:rFonts w:ascii="Arial" w:eastAsia="굴림" w:hAnsi="Arial" w:cs="Arial"/>
          <w:color w:val="00B050"/>
          <w:sz w:val="22"/>
          <w:rPrChange w:id="2507" w:author="swcsmart000" w:date="2024-09-05T17:39:00Z">
            <w:rPr>
              <w:rFonts w:ascii="Arial" w:eastAsia="굴림" w:hAnsi="Arial" w:cs="Arial"/>
              <w:sz w:val="22"/>
            </w:rPr>
          </w:rPrChange>
        </w:rPr>
        <w:t>I am self-</w:t>
      </w:r>
      <w:r w:rsidR="00624BD4" w:rsidRPr="00167EF2">
        <w:rPr>
          <w:rFonts w:ascii="Arial" w:eastAsia="굴림" w:hAnsi="Arial" w:cs="Arial"/>
          <w:color w:val="00B050"/>
          <w:sz w:val="22"/>
          <w:rPrChange w:id="2508" w:author="swcsmart000" w:date="2024-09-05T17:39:00Z">
            <w:rPr>
              <w:rFonts w:ascii="Arial" w:eastAsia="굴림" w:hAnsi="Arial" w:cs="Arial"/>
              <w:sz w:val="22"/>
            </w:rPr>
          </w:rPrChange>
        </w:rPr>
        <w:t>employed</w:t>
      </w:r>
      <w:ins w:id="2509" w:author="swcsmart000" w:date="2024-09-05T16:11:00Z">
        <w:r w:rsidR="00670823" w:rsidRPr="00167EF2">
          <w:rPr>
            <w:rFonts w:ascii="Arial" w:eastAsia="굴림" w:hAnsi="Arial" w:cs="Arial"/>
            <w:color w:val="00B050"/>
            <w:sz w:val="22"/>
            <w:rPrChange w:id="2510" w:author="swcsmart000" w:date="2024-09-05T17:39:00Z">
              <w:rPr>
                <w:rFonts w:ascii="Arial" w:eastAsia="굴림" w:hAnsi="Arial" w:cs="Arial"/>
                <w:sz w:val="22"/>
              </w:rPr>
            </w:rPrChange>
          </w:rPr>
          <w:t xml:space="preserve"> </w:t>
        </w:r>
        <w:r w:rsidR="00670823" w:rsidRPr="00167EF2">
          <w:rPr>
            <w:rFonts w:ascii="Arial" w:eastAsia="굴림" w:hAnsi="Arial" w:cs="Arial"/>
            <w:color w:val="00B050"/>
            <w:sz w:val="22"/>
          </w:rPr>
          <w:t>with employees</w:t>
        </w:r>
      </w:ins>
      <w:r w:rsidR="00624BD4" w:rsidRPr="00167EF2">
        <w:rPr>
          <w:rFonts w:ascii="Arial" w:eastAsia="굴림" w:hAnsi="Arial" w:cs="Arial"/>
          <w:color w:val="00B050"/>
          <w:sz w:val="22"/>
          <w:rPrChange w:id="2511" w:author="swcsmart000" w:date="2024-09-05T17:39:00Z">
            <w:rPr>
              <w:rFonts w:ascii="Arial" w:eastAsia="굴림" w:hAnsi="Arial" w:cs="Arial"/>
              <w:sz w:val="22"/>
            </w:rPr>
          </w:rPrChange>
        </w:rPr>
        <w:t xml:space="preserve">. </w:t>
      </w:r>
      <w:r w:rsidR="00624BD4" w:rsidRPr="00167EF2">
        <w:rPr>
          <w:rFonts w:ascii="Arial" w:eastAsia="굴림" w:hAnsi="Arial" w:cs="Arial" w:hint="eastAsia"/>
          <w:color w:val="00B050"/>
          <w:sz w:val="22"/>
          <w:rPrChange w:id="2512" w:author="swcsmart000" w:date="2024-09-05T17:39:00Z">
            <w:rPr>
              <w:rFonts w:ascii="Arial" w:eastAsia="굴림" w:hAnsi="Arial" w:cs="Arial" w:hint="eastAsia"/>
              <w:sz w:val="22"/>
            </w:rPr>
          </w:rPrChange>
        </w:rPr>
        <w:t>→</w:t>
      </w:r>
      <w:r w:rsidR="00624BD4" w:rsidRPr="00167EF2">
        <w:rPr>
          <w:rFonts w:ascii="Arial" w:eastAsia="굴림" w:hAnsi="Arial" w:cs="Arial"/>
          <w:color w:val="00B050"/>
          <w:sz w:val="22"/>
          <w:rPrChange w:id="2513" w:author="swcsmart000" w:date="2024-09-05T17:39:00Z">
            <w:rPr>
              <w:rFonts w:ascii="Arial" w:eastAsia="굴림" w:hAnsi="Arial" w:cs="Arial"/>
              <w:sz w:val="22"/>
            </w:rPr>
          </w:rPrChange>
        </w:rPr>
        <w:t>Go to D007 or D008</w:t>
      </w:r>
      <w:bookmarkEnd w:id="2504"/>
      <w:bookmarkEnd w:id="2505"/>
      <w:bookmarkEnd w:id="2506"/>
    </w:p>
    <w:p w14:paraId="12A8C2EE" w14:textId="35C7BA8D" w:rsidR="00670823" w:rsidRPr="00670823" w:rsidRDefault="00670823">
      <w:pPr>
        <w:pStyle w:val="a6"/>
        <w:numPr>
          <w:ilvl w:val="0"/>
          <w:numId w:val="435"/>
        </w:numPr>
        <w:wordWrap/>
        <w:spacing w:line="360" w:lineRule="auto"/>
        <w:ind w:leftChars="0"/>
        <w:jc w:val="left"/>
        <w:outlineLvl w:val="0"/>
        <w:rPr>
          <w:ins w:id="2514" w:author="swcsmart000" w:date="2024-09-05T16:10:00Z"/>
          <w:rFonts w:ascii="Arial" w:eastAsia="굴림" w:hAnsi="Arial" w:cs="Arial"/>
          <w:color w:val="00B050"/>
          <w:sz w:val="22"/>
          <w:rPrChange w:id="2515" w:author="swcsmart000" w:date="2024-09-05T16:11:00Z">
            <w:rPr>
              <w:ins w:id="2516" w:author="swcsmart000" w:date="2024-09-05T16:10:00Z"/>
            </w:rPr>
          </w:rPrChange>
        </w:rPr>
        <w:pPrChange w:id="2517" w:author="swcsmart000" w:date="2024-09-05T16:10:00Z">
          <w:pPr>
            <w:pStyle w:val="a6"/>
            <w:numPr>
              <w:numId w:val="435"/>
            </w:numPr>
            <w:wordWrap/>
            <w:spacing w:line="360" w:lineRule="auto"/>
            <w:ind w:leftChars="0" w:left="786" w:hanging="360"/>
            <w:jc w:val="left"/>
          </w:pPr>
        </w:pPrChange>
      </w:pPr>
      <w:ins w:id="2518" w:author="swcsmart000" w:date="2024-09-05T16:10:00Z">
        <w:r w:rsidRPr="00670823">
          <w:rPr>
            <w:rFonts w:ascii="Arial" w:eastAsia="굴림" w:hAnsi="Arial" w:cs="Arial"/>
            <w:color w:val="00B050"/>
            <w:sz w:val="22"/>
            <w:rPrChange w:id="2519" w:author="swcsmart000" w:date="2024-09-05T16:11:00Z">
              <w:rPr>
                <w:rFonts w:ascii="Arial" w:eastAsia="굴림" w:hAnsi="Arial" w:cs="Arial"/>
                <w:sz w:val="22"/>
              </w:rPr>
            </w:rPrChange>
          </w:rPr>
          <w:t xml:space="preserve">I am self-employed without employees. </w:t>
        </w:r>
        <w:r w:rsidRPr="00670823">
          <w:rPr>
            <w:rFonts w:ascii="Arial" w:eastAsia="굴림" w:hAnsi="Arial" w:cs="Arial" w:hint="eastAsia"/>
            <w:color w:val="00B050"/>
            <w:sz w:val="22"/>
            <w:rPrChange w:id="2520" w:author="swcsmart000" w:date="2024-09-05T16:11:00Z">
              <w:rPr>
                <w:rFonts w:ascii="Arial" w:eastAsia="굴림" w:hAnsi="Arial" w:cs="Arial" w:hint="eastAsia"/>
                <w:sz w:val="22"/>
              </w:rPr>
            </w:rPrChange>
          </w:rPr>
          <w:t>→</w:t>
        </w:r>
        <w:r w:rsidRPr="00670823">
          <w:rPr>
            <w:rFonts w:ascii="Arial" w:eastAsia="굴림" w:hAnsi="Arial" w:cs="Arial"/>
            <w:color w:val="00B050"/>
            <w:sz w:val="22"/>
            <w:rPrChange w:id="2521" w:author="swcsmart000" w:date="2024-09-05T16:11:00Z">
              <w:rPr>
                <w:rFonts w:ascii="Arial" w:eastAsia="굴림" w:hAnsi="Arial" w:cs="Arial"/>
                <w:sz w:val="22"/>
              </w:rPr>
            </w:rPrChange>
          </w:rPr>
          <w:t>Go to D007 or D008</w:t>
        </w:r>
      </w:ins>
    </w:p>
    <w:p w14:paraId="3B448C0B" w14:textId="6475B4DF" w:rsidR="00624BD4" w:rsidRPr="001D19F6" w:rsidRDefault="00624BD4" w:rsidP="00F14BA4">
      <w:pPr>
        <w:pStyle w:val="a6"/>
        <w:numPr>
          <w:ilvl w:val="0"/>
          <w:numId w:val="435"/>
        </w:numPr>
        <w:wordWrap/>
        <w:spacing w:line="360" w:lineRule="auto"/>
        <w:ind w:leftChars="0"/>
        <w:jc w:val="left"/>
        <w:rPr>
          <w:rFonts w:ascii="Arial" w:eastAsia="굴림" w:hAnsi="Arial" w:cs="Arial"/>
          <w:sz w:val="22"/>
        </w:rPr>
      </w:pPr>
      <w:r w:rsidRPr="001D19F6">
        <w:rPr>
          <w:rFonts w:ascii="Arial" w:eastAsia="굴림" w:hAnsi="Arial" w:cs="Arial"/>
          <w:sz w:val="22"/>
        </w:rPr>
        <w:t>I help my family / rel</w:t>
      </w:r>
      <w:r w:rsidR="00B2473A" w:rsidRPr="001D19F6">
        <w:rPr>
          <w:rFonts w:ascii="Arial" w:eastAsia="굴림" w:hAnsi="Arial" w:cs="Arial"/>
          <w:sz w:val="22"/>
        </w:rPr>
        <w:t>ative’s business without pay</w:t>
      </w:r>
      <w:r w:rsidRPr="001D19F6">
        <w:rPr>
          <w:rFonts w:ascii="Arial" w:eastAsia="굴림" w:hAnsi="Arial" w:cs="Arial"/>
          <w:sz w:val="22"/>
        </w:rPr>
        <w:t xml:space="preserve"> for 18 hours or more per week. →Go to D007 or D008</w:t>
      </w:r>
    </w:p>
    <w:p w14:paraId="4FBD62A7" w14:textId="77777777" w:rsidR="00624BD4" w:rsidRPr="001D19F6" w:rsidRDefault="00624BD4" w:rsidP="00F14BA4">
      <w:pPr>
        <w:pStyle w:val="a6"/>
        <w:numPr>
          <w:ilvl w:val="0"/>
          <w:numId w:val="435"/>
        </w:numPr>
        <w:wordWrap/>
        <w:spacing w:line="360" w:lineRule="auto"/>
        <w:ind w:leftChars="0"/>
        <w:jc w:val="left"/>
        <w:rPr>
          <w:rFonts w:ascii="Arial" w:eastAsia="굴림" w:hAnsi="Arial" w:cs="Arial"/>
          <w:sz w:val="22"/>
        </w:rPr>
      </w:pPr>
      <w:r w:rsidRPr="001D19F6">
        <w:rPr>
          <w:rFonts w:ascii="Arial" w:eastAsia="굴림" w:hAnsi="Arial" w:cs="Arial"/>
          <w:sz w:val="22"/>
        </w:rPr>
        <w:t>I help my family / rel</w:t>
      </w:r>
      <w:r w:rsidR="00B2473A" w:rsidRPr="001D19F6">
        <w:rPr>
          <w:rFonts w:ascii="Arial" w:eastAsia="굴림" w:hAnsi="Arial" w:cs="Arial"/>
          <w:sz w:val="22"/>
        </w:rPr>
        <w:t>ative’s business without pay</w:t>
      </w:r>
      <w:r w:rsidRPr="001D19F6">
        <w:rPr>
          <w:rFonts w:ascii="Arial" w:eastAsia="굴림" w:hAnsi="Arial" w:cs="Arial"/>
          <w:sz w:val="22"/>
        </w:rPr>
        <w:t xml:space="preserve"> for less than 18 hours a week.</w:t>
      </w:r>
    </w:p>
    <w:p w14:paraId="2F7E86A6" w14:textId="77777777" w:rsidR="00624BD4" w:rsidRPr="001D19F6" w:rsidRDefault="00624BD4" w:rsidP="00624BD4">
      <w:pPr>
        <w:wordWrap/>
        <w:spacing w:line="360" w:lineRule="auto"/>
        <w:jc w:val="left"/>
        <w:rPr>
          <w:rFonts w:ascii="Arial" w:eastAsia="굴림" w:hAnsi="Arial" w:cs="Arial"/>
          <w:sz w:val="22"/>
        </w:rPr>
      </w:pPr>
    </w:p>
    <w:p w14:paraId="240049F3" w14:textId="77777777" w:rsidR="00624BD4" w:rsidRPr="001D19F6" w:rsidRDefault="00624BD4" w:rsidP="00624BD4">
      <w:pPr>
        <w:wordWrap/>
        <w:spacing w:line="360" w:lineRule="auto"/>
        <w:jc w:val="left"/>
        <w:outlineLvl w:val="0"/>
        <w:rPr>
          <w:rFonts w:ascii="Arial" w:eastAsia="굴림" w:hAnsi="Arial" w:cs="Arial"/>
          <w:sz w:val="22"/>
        </w:rPr>
      </w:pPr>
      <w:bookmarkStart w:id="2522" w:name="_Toc483216627"/>
      <w:bookmarkStart w:id="2523" w:name="_Toc487461340"/>
      <w:bookmarkStart w:id="2524" w:name="_Toc487647341"/>
      <w:r w:rsidRPr="001D19F6">
        <w:rPr>
          <w:rFonts w:ascii="Arial" w:eastAsia="굴림" w:hAnsi="Arial" w:cs="Arial"/>
          <w:sz w:val="22"/>
        </w:rPr>
        <w:t>D003. What is the reason you work les</w:t>
      </w:r>
      <w:r w:rsidR="002503A7" w:rsidRPr="001D19F6">
        <w:rPr>
          <w:rFonts w:ascii="Arial" w:eastAsia="굴림" w:hAnsi="Arial" w:cs="Arial"/>
          <w:sz w:val="22"/>
        </w:rPr>
        <w:t xml:space="preserve">s than 18 hours a week without </w:t>
      </w:r>
      <w:r w:rsidR="00E8468B" w:rsidRPr="001D19F6">
        <w:rPr>
          <w:rFonts w:ascii="Arial" w:eastAsia="굴림" w:hAnsi="Arial" w:cs="Arial"/>
          <w:sz w:val="22"/>
        </w:rPr>
        <w:t>pay</w:t>
      </w:r>
      <w:r w:rsidRPr="001D19F6">
        <w:rPr>
          <w:rFonts w:ascii="Arial" w:eastAsia="굴림" w:hAnsi="Arial" w:cs="Arial"/>
          <w:sz w:val="22"/>
        </w:rPr>
        <w:t>?</w:t>
      </w:r>
      <w:bookmarkEnd w:id="2522"/>
      <w:bookmarkEnd w:id="2523"/>
      <w:bookmarkEnd w:id="2524"/>
    </w:p>
    <w:p w14:paraId="3A21B93B" w14:textId="77777777" w:rsidR="00624BD4" w:rsidRPr="001D19F6" w:rsidRDefault="00624BD4"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Health problems </w:t>
      </w:r>
      <w:r w:rsidR="00E8468B" w:rsidRPr="001D19F6">
        <w:rPr>
          <w:rFonts w:ascii="Arial" w:eastAsia="굴림" w:hAnsi="Arial" w:cs="Arial"/>
          <w:sz w:val="22"/>
        </w:rPr>
        <w:tab/>
      </w:r>
      <w:r w:rsidR="00E8468B" w:rsidRPr="001D19F6">
        <w:rPr>
          <w:rFonts w:ascii="Arial" w:eastAsia="굴림" w:hAnsi="Arial" w:cs="Arial"/>
          <w:sz w:val="22"/>
        </w:rPr>
        <w:tab/>
      </w:r>
      <w:r w:rsidRPr="001D19F6">
        <w:rPr>
          <w:rFonts w:ascii="Arial" w:eastAsia="굴림" w:hAnsi="Arial" w:cs="Arial"/>
          <w:sz w:val="22"/>
        </w:rPr>
        <w:t>→Go to D005</w:t>
      </w:r>
    </w:p>
    <w:p w14:paraId="3ACBF0FD" w14:textId="77777777" w:rsidR="00624BD4" w:rsidRPr="001D19F6" w:rsidRDefault="00E7792C"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Childcare</w:t>
      </w:r>
      <w:r w:rsidR="00624BD4" w:rsidRPr="001D19F6">
        <w:rPr>
          <w:rFonts w:ascii="Arial" w:eastAsia="굴림" w:hAnsi="Arial" w:cs="Arial"/>
          <w:sz w:val="22"/>
        </w:rPr>
        <w:t xml:space="preserve"> or housework </w:t>
      </w:r>
      <w:r w:rsidR="00E8468B" w:rsidRPr="001D19F6">
        <w:rPr>
          <w:rFonts w:ascii="Arial" w:eastAsia="굴림" w:hAnsi="Arial" w:cs="Arial"/>
          <w:sz w:val="22"/>
        </w:rPr>
        <w:tab/>
      </w:r>
      <w:r w:rsidR="00E8468B" w:rsidRPr="001D19F6">
        <w:rPr>
          <w:rFonts w:ascii="Arial" w:eastAsia="굴림" w:hAnsi="Arial" w:cs="Arial"/>
          <w:sz w:val="22"/>
        </w:rPr>
        <w:tab/>
      </w:r>
      <w:r w:rsidR="00624BD4" w:rsidRPr="001D19F6">
        <w:rPr>
          <w:rFonts w:ascii="Arial" w:eastAsia="굴림" w:hAnsi="Arial" w:cs="Arial"/>
          <w:sz w:val="22"/>
        </w:rPr>
        <w:t>→Go to</w:t>
      </w:r>
      <w:r w:rsidR="005B7BC9" w:rsidRPr="001D19F6">
        <w:rPr>
          <w:rFonts w:ascii="Arial" w:eastAsia="굴림" w:hAnsi="Arial" w:cs="Arial"/>
          <w:sz w:val="22"/>
        </w:rPr>
        <w:t xml:space="preserve"> </w:t>
      </w:r>
      <w:r w:rsidR="00624BD4" w:rsidRPr="001D19F6">
        <w:rPr>
          <w:rFonts w:ascii="Arial" w:eastAsia="굴림" w:hAnsi="Arial" w:cs="Arial"/>
          <w:sz w:val="22"/>
        </w:rPr>
        <w:t>D005</w:t>
      </w:r>
    </w:p>
    <w:p w14:paraId="3CE8EA9C" w14:textId="77777777" w:rsidR="00624BD4" w:rsidRPr="001D19F6" w:rsidRDefault="00E8468B"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Learning or a</w:t>
      </w:r>
      <w:r w:rsidR="00F35C91" w:rsidRPr="001D19F6">
        <w:rPr>
          <w:rFonts w:ascii="Arial" w:eastAsia="굴림" w:hAnsi="Arial" w:cs="Arial"/>
          <w:sz w:val="22"/>
        </w:rPr>
        <w:t xml:space="preserve">ttending school </w:t>
      </w:r>
      <w:r w:rsidRPr="001D19F6">
        <w:rPr>
          <w:rFonts w:ascii="Arial" w:eastAsia="굴림" w:hAnsi="Arial" w:cs="Arial"/>
          <w:sz w:val="22"/>
        </w:rPr>
        <w:tab/>
      </w:r>
      <w:r w:rsidR="00624BD4" w:rsidRPr="001D19F6">
        <w:rPr>
          <w:rFonts w:ascii="Arial" w:eastAsia="굴림" w:hAnsi="Arial" w:cs="Arial"/>
          <w:sz w:val="22"/>
        </w:rPr>
        <w:t>→Go to</w:t>
      </w:r>
      <w:r w:rsidR="005B7BC9" w:rsidRPr="001D19F6">
        <w:rPr>
          <w:rFonts w:ascii="Arial" w:eastAsia="굴림" w:hAnsi="Arial" w:cs="Arial"/>
          <w:sz w:val="22"/>
        </w:rPr>
        <w:t xml:space="preserve"> </w:t>
      </w:r>
      <w:r w:rsidR="00624BD4" w:rsidRPr="001D19F6">
        <w:rPr>
          <w:rFonts w:ascii="Arial" w:eastAsia="굴림" w:hAnsi="Arial" w:cs="Arial"/>
          <w:sz w:val="22"/>
        </w:rPr>
        <w:t>D005</w:t>
      </w:r>
    </w:p>
    <w:p w14:paraId="4E7D2E33" w14:textId="77777777" w:rsidR="00624BD4" w:rsidRPr="001D19F6" w:rsidRDefault="00E8468B"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Want</w:t>
      </w:r>
      <w:r w:rsidR="00624BD4" w:rsidRPr="001D19F6">
        <w:rPr>
          <w:rFonts w:ascii="Arial" w:eastAsia="굴림" w:hAnsi="Arial" w:cs="Arial"/>
          <w:sz w:val="22"/>
        </w:rPr>
        <w:t xml:space="preserve"> to take a </w:t>
      </w:r>
      <w:r w:rsidRPr="001D19F6">
        <w:rPr>
          <w:rFonts w:ascii="Arial" w:eastAsia="굴림" w:hAnsi="Arial" w:cs="Arial"/>
          <w:sz w:val="22"/>
        </w:rPr>
        <w:t>rest</w:t>
      </w:r>
      <w:r w:rsidRPr="001D19F6">
        <w:rPr>
          <w:rFonts w:ascii="Arial" w:eastAsia="굴림" w:hAnsi="Arial" w:cs="Arial"/>
          <w:sz w:val="22"/>
        </w:rPr>
        <w:tab/>
      </w:r>
      <w:r w:rsidRPr="001D19F6">
        <w:rPr>
          <w:rFonts w:ascii="Arial" w:eastAsia="굴림" w:hAnsi="Arial" w:cs="Arial"/>
          <w:sz w:val="22"/>
        </w:rPr>
        <w:tab/>
      </w:r>
      <w:r w:rsidR="00624BD4" w:rsidRPr="001D19F6">
        <w:rPr>
          <w:rFonts w:ascii="Arial" w:eastAsia="굴림" w:hAnsi="Arial" w:cs="Arial"/>
          <w:sz w:val="22"/>
        </w:rPr>
        <w:t>→Go to D005</w:t>
      </w:r>
    </w:p>
    <w:p w14:paraId="336237F7" w14:textId="77777777" w:rsidR="00624BD4" w:rsidRPr="001D19F6" w:rsidRDefault="00624BD4"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Not enough work to do </w:t>
      </w:r>
      <w:r w:rsidR="00E8468B" w:rsidRPr="001D19F6">
        <w:rPr>
          <w:rFonts w:ascii="Arial" w:eastAsia="굴림" w:hAnsi="Arial" w:cs="Arial"/>
          <w:sz w:val="22"/>
        </w:rPr>
        <w:tab/>
      </w:r>
      <w:r w:rsidR="00E8468B" w:rsidRPr="001D19F6">
        <w:rPr>
          <w:rFonts w:ascii="Arial" w:eastAsia="굴림" w:hAnsi="Arial" w:cs="Arial"/>
          <w:sz w:val="22"/>
        </w:rPr>
        <w:tab/>
      </w:r>
      <w:r w:rsidRPr="001D19F6">
        <w:rPr>
          <w:rFonts w:ascii="Arial" w:eastAsia="굴림" w:hAnsi="Arial" w:cs="Arial"/>
          <w:sz w:val="22"/>
        </w:rPr>
        <w:t>→Go to D005</w:t>
      </w:r>
    </w:p>
    <w:p w14:paraId="5A09C59D" w14:textId="77777777" w:rsidR="00624BD4" w:rsidRPr="001D19F6" w:rsidRDefault="00624BD4" w:rsidP="00F14BA4">
      <w:pPr>
        <w:pStyle w:val="a6"/>
        <w:numPr>
          <w:ilvl w:val="0"/>
          <w:numId w:val="436"/>
        </w:numPr>
        <w:wordWrap/>
        <w:spacing w:line="360" w:lineRule="auto"/>
        <w:ind w:leftChars="0"/>
        <w:jc w:val="left"/>
        <w:rPr>
          <w:rFonts w:ascii="Arial" w:eastAsia="굴림" w:hAnsi="Arial" w:cs="Arial"/>
          <w:sz w:val="22"/>
        </w:rPr>
      </w:pPr>
      <w:r w:rsidRPr="001D19F6">
        <w:rPr>
          <w:rFonts w:ascii="Arial" w:eastAsia="굴림" w:hAnsi="Arial" w:cs="Arial"/>
          <w:sz w:val="22"/>
        </w:rPr>
        <w:t>Other</w:t>
      </w:r>
      <w:r w:rsidR="00F35C91" w:rsidRPr="001D19F6">
        <w:rPr>
          <w:rFonts w:ascii="Arial" w:eastAsia="굴림" w:hAnsi="Arial" w:cs="Arial"/>
          <w:sz w:val="22"/>
        </w:rPr>
        <w:t>s</w:t>
      </w:r>
    </w:p>
    <w:p w14:paraId="43EEEB6E" w14:textId="77777777" w:rsidR="00624BD4" w:rsidRPr="001D19F6" w:rsidRDefault="00624BD4" w:rsidP="00624BD4">
      <w:pPr>
        <w:wordWrap/>
        <w:spacing w:line="360" w:lineRule="auto"/>
        <w:jc w:val="left"/>
        <w:rPr>
          <w:rFonts w:ascii="Arial" w:eastAsia="굴림" w:hAnsi="Arial" w:cs="Arial"/>
          <w:sz w:val="22"/>
        </w:rPr>
      </w:pPr>
    </w:p>
    <w:p w14:paraId="3FCABB2B" w14:textId="77777777" w:rsidR="00624BD4" w:rsidRPr="001D19F6" w:rsidRDefault="00624BD4" w:rsidP="00624BD4">
      <w:pPr>
        <w:wordWrap/>
        <w:spacing w:line="360" w:lineRule="auto"/>
        <w:jc w:val="left"/>
        <w:outlineLvl w:val="0"/>
        <w:rPr>
          <w:rFonts w:ascii="Arial" w:eastAsia="굴림" w:hAnsi="Arial" w:cs="Arial"/>
          <w:sz w:val="22"/>
        </w:rPr>
      </w:pPr>
      <w:bookmarkStart w:id="2525" w:name="_Toc483216628"/>
      <w:bookmarkStart w:id="2526" w:name="_Toc487461341"/>
      <w:bookmarkStart w:id="2527" w:name="_Toc487647342"/>
      <w:r w:rsidRPr="001D19F6">
        <w:rPr>
          <w:rFonts w:ascii="Arial" w:eastAsia="굴림" w:hAnsi="Arial" w:cs="Arial"/>
          <w:sz w:val="22"/>
        </w:rPr>
        <w:t xml:space="preserve">D004. </w:t>
      </w:r>
      <w:r w:rsidR="00F35C91" w:rsidRPr="001D19F6">
        <w:rPr>
          <w:rFonts w:ascii="Arial" w:eastAsia="굴림" w:hAnsi="Arial" w:cs="Arial"/>
          <w:sz w:val="22"/>
        </w:rPr>
        <w:t>If others, please specify</w:t>
      </w:r>
      <w:r w:rsidRPr="001D19F6">
        <w:rPr>
          <w:rFonts w:ascii="Arial" w:eastAsia="굴림" w:hAnsi="Arial" w:cs="Arial"/>
          <w:sz w:val="22"/>
        </w:rPr>
        <w:t>.</w:t>
      </w:r>
      <w:bookmarkEnd w:id="2525"/>
      <w:bookmarkEnd w:id="2526"/>
      <w:bookmarkEnd w:id="2527"/>
    </w:p>
    <w:p w14:paraId="5F7B4326" w14:textId="77777777" w:rsidR="00624BD4" w:rsidRPr="001D19F6" w:rsidRDefault="00D84593" w:rsidP="00624BD4">
      <w:pPr>
        <w:wordWrap/>
        <w:spacing w:line="360" w:lineRule="auto"/>
        <w:jc w:val="left"/>
        <w:rPr>
          <w:rFonts w:ascii="Arial" w:eastAsia="굴림" w:hAnsi="Arial" w:cs="Arial"/>
          <w:sz w:val="22"/>
          <w:u w:val="single"/>
        </w:rPr>
      </w:pPr>
      <w:r w:rsidRPr="001D19F6">
        <w:rPr>
          <w:rFonts w:ascii="Arial" w:eastAsia="굴림" w:hAnsi="Arial" w:cs="Arial"/>
          <w:kern w:val="0"/>
          <w:sz w:val="22"/>
        </w:rPr>
        <w:tab/>
        <w:t>_______________________________</w:t>
      </w:r>
    </w:p>
    <w:p w14:paraId="16CC038A" w14:textId="77777777" w:rsidR="00E8468B" w:rsidRPr="001D19F6" w:rsidRDefault="00E8468B">
      <w:pPr>
        <w:widowControl/>
        <w:wordWrap/>
        <w:autoSpaceDE/>
        <w:autoSpaceDN/>
        <w:jc w:val="left"/>
        <w:rPr>
          <w:rFonts w:ascii="Arial" w:eastAsia="굴림" w:hAnsi="Arial" w:cs="Arial"/>
          <w:sz w:val="22"/>
        </w:rPr>
      </w:pPr>
    </w:p>
    <w:p w14:paraId="2BB08CD7" w14:textId="77777777" w:rsidR="007E1E31" w:rsidRPr="001D19F6" w:rsidRDefault="007E1E31"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2F17E76D" w14:textId="77777777" w:rsidR="007E1E31" w:rsidRPr="001D19F6" w:rsidRDefault="007E1E31" w:rsidP="00F14BA4">
      <w:pPr>
        <w:pStyle w:val="a6"/>
        <w:numPr>
          <w:ilvl w:val="0"/>
          <w:numId w:val="423"/>
        </w:numPr>
        <w:wordWrap/>
        <w:spacing w:line="276" w:lineRule="auto"/>
        <w:ind w:leftChars="0"/>
        <w:jc w:val="left"/>
        <w:rPr>
          <w:rFonts w:ascii="Arial" w:eastAsia="굴림" w:hAnsi="Arial" w:cs="Arial"/>
          <w:b/>
          <w:bCs/>
          <w:sz w:val="22"/>
        </w:rPr>
      </w:pPr>
      <w:r w:rsidRPr="001D19F6">
        <w:rPr>
          <w:rFonts w:ascii="Arial" w:eastAsia="굴림" w:hAnsi="Arial" w:cs="Arial"/>
          <w:b/>
          <w:bCs/>
          <w:sz w:val="22"/>
        </w:rPr>
        <w:t>R cannot answer ‘Don’t know’ or’ Refuse to answer’ to D005.</w:t>
      </w:r>
    </w:p>
    <w:p w14:paraId="431619D6" w14:textId="77777777" w:rsidR="007E1E31" w:rsidRPr="001D19F6" w:rsidRDefault="007E1E31" w:rsidP="00624BD4">
      <w:pPr>
        <w:wordWrap/>
        <w:spacing w:line="360" w:lineRule="auto"/>
        <w:jc w:val="left"/>
        <w:rPr>
          <w:rFonts w:ascii="Arial" w:eastAsia="굴림" w:hAnsi="Arial" w:cs="Arial"/>
          <w:sz w:val="22"/>
        </w:rPr>
      </w:pPr>
    </w:p>
    <w:p w14:paraId="41EA0D65" w14:textId="77777777" w:rsidR="00624BD4" w:rsidRPr="001D19F6" w:rsidRDefault="00624BD4" w:rsidP="00624BD4">
      <w:pPr>
        <w:pStyle w:val="a4"/>
        <w:wordWrap/>
        <w:spacing w:line="360" w:lineRule="auto"/>
        <w:outlineLvl w:val="0"/>
        <w:rPr>
          <w:rFonts w:ascii="Arial" w:hAnsi="Arial" w:cs="Arial"/>
          <w:color w:val="auto"/>
          <w:sz w:val="22"/>
          <w:szCs w:val="22"/>
        </w:rPr>
      </w:pPr>
      <w:bookmarkStart w:id="2528" w:name="_Toc483216630"/>
      <w:bookmarkStart w:id="2529" w:name="_Toc487461343"/>
      <w:bookmarkStart w:id="2530" w:name="_Toc487647344"/>
      <w:r w:rsidRPr="001D19F6">
        <w:rPr>
          <w:rFonts w:ascii="Arial" w:hAnsi="Arial" w:cs="Arial"/>
          <w:color w:val="auto"/>
          <w:sz w:val="22"/>
          <w:szCs w:val="22"/>
        </w:rPr>
        <w:t>D005. Are you looking for a job?</w:t>
      </w:r>
      <w:bookmarkEnd w:id="2528"/>
      <w:bookmarkEnd w:id="2529"/>
      <w:bookmarkEnd w:id="2530"/>
    </w:p>
    <w:p w14:paraId="4B10AFB0" w14:textId="77777777" w:rsidR="00E8468B" w:rsidRPr="001D19F6" w:rsidRDefault="00E8468B" w:rsidP="00F14BA4">
      <w:pPr>
        <w:pStyle w:val="a6"/>
        <w:numPr>
          <w:ilvl w:val="0"/>
          <w:numId w:val="43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A30BE2A" w14:textId="77777777" w:rsidR="00624BD4" w:rsidRPr="001D19F6" w:rsidRDefault="00624BD4" w:rsidP="00624BD4">
      <w:pPr>
        <w:pStyle w:val="a4"/>
        <w:wordWrap/>
        <w:spacing w:line="360" w:lineRule="auto"/>
        <w:jc w:val="left"/>
        <w:rPr>
          <w:rFonts w:ascii="Arial" w:hAnsi="Arial" w:cs="Arial"/>
          <w:color w:val="auto"/>
          <w:sz w:val="22"/>
          <w:szCs w:val="22"/>
        </w:rPr>
      </w:pPr>
    </w:p>
    <w:p w14:paraId="1AFC3930" w14:textId="77777777" w:rsidR="007E1E31" w:rsidRPr="001D19F6" w:rsidRDefault="007E1E31"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592A9770" w14:textId="77777777" w:rsidR="007E1E31" w:rsidRPr="001D19F6" w:rsidRDefault="007E1E31" w:rsidP="00F14BA4">
      <w:pPr>
        <w:pStyle w:val="a6"/>
        <w:numPr>
          <w:ilvl w:val="0"/>
          <w:numId w:val="423"/>
        </w:numPr>
        <w:wordWrap/>
        <w:spacing w:line="276" w:lineRule="auto"/>
        <w:ind w:leftChars="0"/>
        <w:jc w:val="left"/>
        <w:rPr>
          <w:rFonts w:ascii="Arial" w:eastAsia="굴림" w:hAnsi="Arial" w:cs="Arial"/>
          <w:b/>
          <w:bCs/>
          <w:sz w:val="22"/>
        </w:rPr>
      </w:pPr>
      <w:r w:rsidRPr="001D19F6">
        <w:rPr>
          <w:rFonts w:ascii="Arial" w:eastAsia="굴림" w:hAnsi="Arial" w:cs="Arial"/>
          <w:b/>
          <w:bCs/>
          <w:sz w:val="22"/>
        </w:rPr>
        <w:t>R cannot answer ‘Don’t know’ or’ Refuse to answer’ to D006.</w:t>
      </w:r>
    </w:p>
    <w:p w14:paraId="52009BF2" w14:textId="77777777" w:rsidR="007E1E31" w:rsidRPr="001D19F6" w:rsidRDefault="007E1E31" w:rsidP="00624BD4">
      <w:pPr>
        <w:pStyle w:val="a4"/>
        <w:wordWrap/>
        <w:spacing w:line="360" w:lineRule="auto"/>
        <w:jc w:val="left"/>
        <w:rPr>
          <w:rFonts w:ascii="Arial" w:hAnsi="Arial" w:cs="Arial"/>
          <w:color w:val="auto"/>
          <w:sz w:val="22"/>
          <w:szCs w:val="22"/>
        </w:rPr>
      </w:pPr>
    </w:p>
    <w:p w14:paraId="7C6B8135"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D006. Which of the following best describes your </w:t>
      </w:r>
      <w:r w:rsidR="00333AE6" w:rsidRPr="001D19F6">
        <w:rPr>
          <w:rFonts w:ascii="Arial" w:hAnsi="Arial" w:cs="Arial"/>
          <w:color w:val="auto"/>
          <w:sz w:val="22"/>
          <w:szCs w:val="22"/>
        </w:rPr>
        <w:t xml:space="preserve">current employment </w:t>
      </w:r>
      <w:r w:rsidRPr="001D19F6">
        <w:rPr>
          <w:rFonts w:ascii="Arial" w:hAnsi="Arial" w:cs="Arial"/>
          <w:color w:val="auto"/>
          <w:sz w:val="22"/>
          <w:szCs w:val="22"/>
        </w:rPr>
        <w:t>status with regard to working in the labor market?</w:t>
      </w:r>
    </w:p>
    <w:p w14:paraId="4348B67B" w14:textId="77777777" w:rsidR="00797318" w:rsidRPr="001D19F6" w:rsidRDefault="00797318" w:rsidP="00797318">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[IWER: Retirement refers to having stopped income-earning activities and currently not working or engaging only in pastime work. Also, she/he doesn’t have intention to do anything more serious than pastime work as long as there is no special change in circumstances.]</w:t>
      </w:r>
    </w:p>
    <w:p w14:paraId="578D59A2" w14:textId="77777777" w:rsidR="00882FFC" w:rsidRPr="001D19F6" w:rsidRDefault="00882FFC" w:rsidP="00D12299">
      <w:pPr>
        <w:pStyle w:val="a4"/>
        <w:numPr>
          <w:ilvl w:val="0"/>
          <w:numId w:val="1245"/>
        </w:numPr>
        <w:wordWrap/>
        <w:spacing w:line="360" w:lineRule="auto"/>
        <w:jc w:val="left"/>
        <w:rPr>
          <w:rFonts w:ascii="Arial" w:hAnsi="Arial" w:cs="Arial"/>
          <w:color w:val="auto"/>
          <w:sz w:val="22"/>
          <w:szCs w:val="22"/>
        </w:rPr>
      </w:pPr>
      <w:r w:rsidRPr="001D19F6">
        <w:rPr>
          <w:rFonts w:ascii="Arial" w:hAnsi="Arial" w:cs="Arial"/>
          <w:color w:val="auto"/>
          <w:sz w:val="22"/>
          <w:szCs w:val="22"/>
        </w:rPr>
        <w:t>I have never worked as being employed for income</w:t>
      </w:r>
    </w:p>
    <w:p w14:paraId="64B48A98" w14:textId="77777777" w:rsidR="00882FFC" w:rsidRPr="001D19F6" w:rsidRDefault="00882FFC" w:rsidP="00D12299">
      <w:pPr>
        <w:pStyle w:val="a4"/>
        <w:numPr>
          <w:ilvl w:val="0"/>
          <w:numId w:val="1246"/>
        </w:numPr>
        <w:wordWrap/>
        <w:spacing w:line="360" w:lineRule="auto"/>
        <w:jc w:val="left"/>
        <w:rPr>
          <w:rFonts w:ascii="Arial" w:hAnsi="Arial" w:cs="Arial"/>
          <w:color w:val="auto"/>
          <w:sz w:val="22"/>
          <w:szCs w:val="22"/>
        </w:rPr>
      </w:pPr>
      <w:r w:rsidRPr="001D19F6">
        <w:rPr>
          <w:rFonts w:ascii="Arial" w:hAnsi="Arial" w:cs="Arial"/>
          <w:color w:val="auto"/>
          <w:sz w:val="22"/>
          <w:szCs w:val="22"/>
        </w:rPr>
        <w:t>I have done a little work this and that but I have never had a clear job</w:t>
      </w:r>
    </w:p>
    <w:p w14:paraId="7D35D4E3" w14:textId="77777777" w:rsidR="00882FFC" w:rsidRPr="001D19F6" w:rsidRDefault="00624BD4" w:rsidP="00D12299">
      <w:pPr>
        <w:pStyle w:val="a4"/>
        <w:numPr>
          <w:ilvl w:val="0"/>
          <w:numId w:val="1247"/>
        </w:numPr>
        <w:wordWrap/>
        <w:spacing w:line="360" w:lineRule="auto"/>
        <w:jc w:val="left"/>
        <w:rPr>
          <w:rFonts w:ascii="Arial" w:hAnsi="Arial" w:cs="Arial"/>
          <w:color w:val="auto"/>
          <w:sz w:val="22"/>
          <w:szCs w:val="22"/>
        </w:rPr>
      </w:pPr>
      <w:r w:rsidRPr="001D19F6">
        <w:rPr>
          <w:rFonts w:ascii="Arial" w:hAnsi="Arial" w:cs="Arial"/>
          <w:color w:val="auto"/>
          <w:sz w:val="22"/>
          <w:szCs w:val="22"/>
        </w:rPr>
        <w:t>Currently retired (no inten</w:t>
      </w:r>
      <w:r w:rsidR="00797318" w:rsidRPr="001D19F6">
        <w:rPr>
          <w:rFonts w:ascii="Arial" w:hAnsi="Arial" w:cs="Arial"/>
          <w:color w:val="auto"/>
          <w:sz w:val="22"/>
          <w:szCs w:val="22"/>
        </w:rPr>
        <w:t>d</w:t>
      </w:r>
      <w:r w:rsidRPr="001D19F6">
        <w:rPr>
          <w:rFonts w:ascii="Arial" w:hAnsi="Arial" w:cs="Arial"/>
          <w:color w:val="auto"/>
          <w:sz w:val="22"/>
          <w:szCs w:val="22"/>
        </w:rPr>
        <w:t xml:space="preserve"> to work</w:t>
      </w:r>
      <w:r w:rsidR="00797318" w:rsidRPr="001D19F6">
        <w:rPr>
          <w:rFonts w:ascii="Arial" w:hAnsi="Arial" w:cs="Arial"/>
          <w:color w:val="auto"/>
          <w:sz w:val="22"/>
          <w:szCs w:val="22"/>
        </w:rPr>
        <w:t xml:space="preserve"> in the future</w:t>
      </w:r>
      <w:r w:rsidRPr="001D19F6">
        <w:rPr>
          <w:rFonts w:ascii="Arial" w:hAnsi="Arial" w:cs="Arial"/>
          <w:color w:val="auto"/>
          <w:sz w:val="22"/>
          <w:szCs w:val="22"/>
        </w:rPr>
        <w:t xml:space="preserve"> unless circumstances change)</w:t>
      </w:r>
    </w:p>
    <w:p w14:paraId="15350958" w14:textId="77777777" w:rsidR="00882FFC" w:rsidRPr="001D19F6" w:rsidRDefault="00624BD4" w:rsidP="00D12299">
      <w:pPr>
        <w:pStyle w:val="a4"/>
        <w:numPr>
          <w:ilvl w:val="0"/>
          <w:numId w:val="1248"/>
        </w:numPr>
        <w:wordWrap/>
        <w:spacing w:line="360" w:lineRule="auto"/>
        <w:jc w:val="left"/>
        <w:rPr>
          <w:rFonts w:ascii="Arial" w:hAnsi="Arial" w:cs="Arial"/>
          <w:color w:val="auto"/>
          <w:sz w:val="22"/>
        </w:rPr>
      </w:pPr>
      <w:r w:rsidRPr="001D19F6">
        <w:rPr>
          <w:rFonts w:ascii="Arial" w:hAnsi="Arial" w:cs="Arial"/>
          <w:color w:val="auto"/>
          <w:sz w:val="22"/>
        </w:rPr>
        <w:t xml:space="preserve">Intend to work if wage and working conditions meet my expectations </w:t>
      </w:r>
      <w:r w:rsidR="007E1222" w:rsidRPr="001D19F6">
        <w:rPr>
          <w:rFonts w:ascii="Arial" w:hAnsi="Arial" w:cs="Arial"/>
          <w:color w:val="auto"/>
          <w:sz w:val="22"/>
        </w:rPr>
        <w:t xml:space="preserve">under adequate </w:t>
      </w:r>
      <w:r w:rsidRPr="001D19F6">
        <w:rPr>
          <w:rFonts w:ascii="Arial" w:hAnsi="Arial" w:cs="Arial"/>
          <w:color w:val="auto"/>
          <w:sz w:val="22"/>
        </w:rPr>
        <w:t>circumstances</w:t>
      </w:r>
      <w:bookmarkStart w:id="2531" w:name="_Toc483216631"/>
    </w:p>
    <w:p w14:paraId="2EB438A1" w14:textId="77777777" w:rsidR="00882FFC" w:rsidRPr="001D19F6" w:rsidRDefault="00624BD4" w:rsidP="00D12299">
      <w:pPr>
        <w:pStyle w:val="a4"/>
        <w:numPr>
          <w:ilvl w:val="0"/>
          <w:numId w:val="1249"/>
        </w:numPr>
        <w:wordWrap/>
        <w:spacing w:line="360" w:lineRule="auto"/>
        <w:jc w:val="left"/>
        <w:rPr>
          <w:rFonts w:ascii="Arial" w:hAnsi="Arial" w:cs="Arial"/>
          <w:color w:val="auto"/>
          <w:sz w:val="22"/>
          <w:szCs w:val="22"/>
        </w:rPr>
      </w:pPr>
      <w:r w:rsidRPr="001D19F6">
        <w:rPr>
          <w:rFonts w:ascii="Arial" w:hAnsi="Arial" w:cs="Arial"/>
          <w:color w:val="auto"/>
          <w:sz w:val="22"/>
        </w:rPr>
        <w:t>Intend to work if wage and working conditions meet my expectations</w:t>
      </w:r>
      <w:bookmarkEnd w:id="2531"/>
    </w:p>
    <w:p w14:paraId="52ED5327" w14:textId="77777777" w:rsidR="00624BD4" w:rsidRPr="001D19F6" w:rsidRDefault="00624BD4" w:rsidP="00D12299">
      <w:pPr>
        <w:pStyle w:val="a4"/>
        <w:numPr>
          <w:ilvl w:val="0"/>
          <w:numId w:val="1250"/>
        </w:numPr>
        <w:wordWrap/>
        <w:spacing w:line="360" w:lineRule="auto"/>
        <w:jc w:val="left"/>
        <w:rPr>
          <w:rFonts w:ascii="Arial" w:hAnsi="Arial" w:cs="Arial"/>
          <w:color w:val="auto"/>
          <w:sz w:val="22"/>
          <w:szCs w:val="22"/>
        </w:rPr>
      </w:pPr>
      <w:r w:rsidRPr="001D19F6">
        <w:rPr>
          <w:rFonts w:ascii="Arial" w:hAnsi="Arial" w:cs="Arial"/>
          <w:color w:val="auto"/>
          <w:sz w:val="22"/>
        </w:rPr>
        <w:t xml:space="preserve">Intend to work </w:t>
      </w:r>
      <w:r w:rsidR="007E1222" w:rsidRPr="001D19F6">
        <w:rPr>
          <w:rFonts w:ascii="Arial" w:hAnsi="Arial" w:cs="Arial"/>
          <w:color w:val="auto"/>
          <w:sz w:val="22"/>
        </w:rPr>
        <w:t xml:space="preserve">if a proper job is provided now </w:t>
      </w:r>
      <w:r w:rsidRPr="001D19F6">
        <w:rPr>
          <w:rFonts w:ascii="Arial" w:hAnsi="Arial" w:cs="Arial"/>
          <w:color w:val="auto"/>
          <w:sz w:val="22"/>
        </w:rPr>
        <w:t>even if wage and working conditions are slightly below my expectations</w:t>
      </w:r>
      <w:r w:rsidRPr="001D19F6">
        <w:rPr>
          <w:rFonts w:ascii="Arial" w:hAnsi="Arial" w:cs="Arial"/>
          <w:color w:val="auto"/>
          <w:sz w:val="22"/>
        </w:rPr>
        <w:tab/>
      </w:r>
    </w:p>
    <w:p w14:paraId="759BD0C3" w14:textId="77777777" w:rsidR="002A34A0" w:rsidRPr="001D19F6" w:rsidRDefault="002A34A0" w:rsidP="002A34A0">
      <w:pPr>
        <w:wordWrap/>
        <w:snapToGrid w:val="0"/>
        <w:spacing w:line="360" w:lineRule="auto"/>
        <w:textAlignment w:val="baseline"/>
        <w:rPr>
          <w:rFonts w:ascii="Arial" w:eastAsia="굴림" w:hAnsi="Arial" w:cs="Arial"/>
          <w:b/>
          <w:bCs/>
          <w:kern w:val="0"/>
          <w:sz w:val="22"/>
        </w:rPr>
      </w:pPr>
    </w:p>
    <w:p w14:paraId="75A4C19F" w14:textId="77777777" w:rsidR="00630D4D" w:rsidRPr="001D19F6" w:rsidRDefault="00012A8F" w:rsidP="00297F86">
      <w:pPr>
        <w:wordWrap/>
        <w:snapToGrid w:val="0"/>
        <w:spacing w:line="276" w:lineRule="auto"/>
        <w:textAlignment w:val="baseline"/>
        <w:rPr>
          <w:rFonts w:ascii="Arial" w:eastAsia="굴림" w:hAnsi="Arial" w:cs="Arial"/>
          <w:b/>
          <w:bCs/>
          <w:kern w:val="0"/>
          <w:sz w:val="22"/>
        </w:rPr>
      </w:pPr>
      <w:r w:rsidRPr="001D19F6">
        <w:rPr>
          <w:rFonts w:ascii="Arial" w:eastAsia="굴림" w:hAnsi="Arial" w:cs="Arial"/>
          <w:b/>
          <w:bCs/>
          <w:kern w:val="0"/>
          <w:sz w:val="22"/>
        </w:rPr>
        <w:t>&lt;</w:t>
      </w:r>
      <w:r w:rsidR="00BC3958" w:rsidRPr="001D19F6">
        <w:rPr>
          <w:rFonts w:ascii="Arial" w:eastAsia="굴림" w:hAnsi="Arial" w:cs="Arial"/>
          <w:b/>
          <w:bCs/>
          <w:kern w:val="0"/>
          <w:sz w:val="22"/>
        </w:rPr>
        <w:t xml:space="preserve"> </w:t>
      </w:r>
      <w:r w:rsidR="00630D4D" w:rsidRPr="001D19F6">
        <w:rPr>
          <w:rFonts w:ascii="Arial" w:eastAsia="굴림" w:hAnsi="Arial" w:cs="Arial"/>
          <w:b/>
          <w:bCs/>
          <w:kern w:val="0"/>
          <w:sz w:val="22"/>
        </w:rPr>
        <w:t>Job history</w:t>
      </w:r>
      <w:r w:rsidR="00BC3958" w:rsidRPr="001D19F6">
        <w:rPr>
          <w:rFonts w:ascii="Arial" w:eastAsia="굴림" w:hAnsi="Arial" w:cs="Arial"/>
          <w:b/>
          <w:bCs/>
          <w:kern w:val="0"/>
          <w:sz w:val="22"/>
        </w:rPr>
        <w:t xml:space="preserve"> </w:t>
      </w:r>
      <w:r w:rsidRPr="001D19F6">
        <w:rPr>
          <w:rFonts w:ascii="Arial" w:eastAsia="굴림" w:hAnsi="Arial" w:cs="Arial"/>
          <w:b/>
          <w:bCs/>
          <w:kern w:val="0"/>
          <w:sz w:val="22"/>
        </w:rPr>
        <w:t>&gt;</w:t>
      </w:r>
    </w:p>
    <w:p w14:paraId="4CA4E979" w14:textId="77777777" w:rsidR="002A34A0" w:rsidRPr="001D19F6" w:rsidRDefault="002A34A0" w:rsidP="00297F86">
      <w:pPr>
        <w:wordWrap/>
        <w:snapToGrid w:val="0"/>
        <w:spacing w:line="276" w:lineRule="auto"/>
        <w:textAlignment w:val="baseline"/>
        <w:rPr>
          <w:rFonts w:ascii="Arial" w:eastAsia="굴림" w:hAnsi="Arial" w:cs="Arial"/>
          <w:b/>
          <w:bCs/>
          <w:kern w:val="0"/>
          <w:sz w:val="22"/>
        </w:rPr>
      </w:pPr>
      <w:r w:rsidRPr="001D19F6">
        <w:rPr>
          <w:rFonts w:ascii="Arial" w:eastAsia="굴림" w:hAnsi="Arial" w:cs="Arial"/>
          <w:b/>
          <w:bCs/>
          <w:kern w:val="0"/>
          <w:sz w:val="22"/>
        </w:rPr>
        <w:t>Logic</w:t>
      </w:r>
    </w:p>
    <w:p w14:paraId="6D9D9268" w14:textId="77777777" w:rsidR="002A34A0" w:rsidRPr="001D19F6" w:rsidRDefault="002A34A0" w:rsidP="00F14BA4">
      <w:pPr>
        <w:pStyle w:val="a6"/>
        <w:numPr>
          <w:ilvl w:val="0"/>
          <w:numId w:val="438"/>
        </w:numPr>
        <w:wordWrap/>
        <w:snapToGrid w:val="0"/>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If R answered</w:t>
      </w:r>
      <w:r w:rsidR="00936080" w:rsidRPr="001D19F6">
        <w:rPr>
          <w:rFonts w:ascii="Arial" w:eastAsia="굴림" w:hAnsi="Arial" w:cs="Arial"/>
          <w:b/>
          <w:bCs/>
          <w:kern w:val="0"/>
          <w:sz w:val="22"/>
        </w:rPr>
        <w:t xml:space="preserve"> in the previous interview</w:t>
      </w:r>
      <w:r w:rsidRPr="001D19F6">
        <w:rPr>
          <w:rFonts w:ascii="Arial" w:eastAsia="굴림" w:hAnsi="Arial" w:cs="Arial"/>
          <w:b/>
          <w:bCs/>
          <w:kern w:val="0"/>
          <w:sz w:val="22"/>
        </w:rPr>
        <w:t xml:space="preserve"> that he/she was</w:t>
      </w:r>
      <w:r w:rsidR="00B252B0" w:rsidRPr="001D19F6">
        <w:rPr>
          <w:rFonts w:ascii="Arial" w:eastAsia="굴림" w:hAnsi="Arial" w:cs="Arial"/>
          <w:b/>
          <w:bCs/>
          <w:kern w:val="0"/>
          <w:sz w:val="22"/>
        </w:rPr>
        <w:t xml:space="preserve"> working</w:t>
      </w:r>
      <w:r w:rsidRPr="001D19F6">
        <w:rPr>
          <w:rFonts w:ascii="Arial" w:eastAsia="굴림" w:hAnsi="Arial" w:cs="Arial"/>
          <w:b/>
          <w:bCs/>
          <w:kern w:val="0"/>
          <w:sz w:val="22"/>
        </w:rPr>
        <w:t xml:space="preserve">, </w:t>
      </w:r>
      <w:r w:rsidR="007E1E31" w:rsidRPr="001D19F6">
        <w:rPr>
          <w:rFonts w:ascii="Arial" w:eastAsia="굴림" w:hAnsi="Arial" w:cs="Arial"/>
          <w:b/>
          <w:bCs/>
          <w:kern w:val="0"/>
          <w:sz w:val="22"/>
        </w:rPr>
        <w:t xml:space="preserve">then </w:t>
      </w:r>
      <w:r w:rsidR="00012A8F" w:rsidRPr="001D19F6">
        <w:rPr>
          <w:rFonts w:ascii="Arial" w:eastAsia="굴림" w:hAnsi="Arial" w:cs="Arial"/>
          <w:b/>
          <w:bCs/>
          <w:kern w:val="0"/>
          <w:sz w:val="22"/>
        </w:rPr>
        <w:t>ask</w:t>
      </w:r>
      <w:r w:rsidR="007E1E31" w:rsidRPr="001D19F6">
        <w:rPr>
          <w:rFonts w:ascii="Arial" w:eastAsia="굴림" w:hAnsi="Arial" w:cs="Arial"/>
          <w:b/>
          <w:bCs/>
          <w:kern w:val="0"/>
          <w:sz w:val="22"/>
        </w:rPr>
        <w:t xml:space="preserve"> D007. If R answered in the previous interview that he/she was not</w:t>
      </w:r>
      <w:r w:rsidR="00B252B0" w:rsidRPr="001D19F6">
        <w:rPr>
          <w:rFonts w:ascii="Arial" w:eastAsia="굴림" w:hAnsi="Arial" w:cs="Arial"/>
          <w:b/>
          <w:bCs/>
          <w:kern w:val="0"/>
          <w:sz w:val="22"/>
        </w:rPr>
        <w:t xml:space="preserve"> working</w:t>
      </w:r>
      <w:r w:rsidR="00936080" w:rsidRPr="001D19F6">
        <w:rPr>
          <w:rFonts w:ascii="Arial" w:eastAsia="굴림" w:hAnsi="Arial" w:cs="Arial"/>
          <w:b/>
          <w:bCs/>
          <w:kern w:val="0"/>
          <w:sz w:val="22"/>
        </w:rPr>
        <w:t xml:space="preserve">, then </w:t>
      </w:r>
      <w:r w:rsidR="00012A8F" w:rsidRPr="001D19F6">
        <w:rPr>
          <w:rFonts w:ascii="Arial" w:eastAsia="굴림" w:hAnsi="Arial" w:cs="Arial"/>
          <w:b/>
          <w:bCs/>
          <w:kern w:val="0"/>
          <w:sz w:val="22"/>
        </w:rPr>
        <w:t>ask</w:t>
      </w:r>
      <w:r w:rsidRPr="001D19F6">
        <w:rPr>
          <w:rFonts w:ascii="Arial" w:eastAsia="굴림" w:hAnsi="Arial" w:cs="Arial"/>
          <w:b/>
          <w:bCs/>
          <w:kern w:val="0"/>
          <w:sz w:val="22"/>
        </w:rPr>
        <w:t xml:space="preserve"> D008.</w:t>
      </w:r>
    </w:p>
    <w:p w14:paraId="51069C9C" w14:textId="77777777" w:rsidR="002A34A0" w:rsidRPr="004D020F" w:rsidRDefault="00012A8F" w:rsidP="00F14BA4">
      <w:pPr>
        <w:pStyle w:val="a6"/>
        <w:numPr>
          <w:ilvl w:val="0"/>
          <w:numId w:val="438"/>
        </w:numPr>
        <w:wordWrap/>
        <w:snapToGrid w:val="0"/>
        <w:spacing w:line="276" w:lineRule="auto"/>
        <w:ind w:leftChars="0"/>
        <w:textAlignment w:val="baseline"/>
        <w:rPr>
          <w:rFonts w:ascii="Arial" w:eastAsia="굴림" w:hAnsi="Arial" w:cs="Arial"/>
          <w:b/>
          <w:bCs/>
          <w:kern w:val="0"/>
          <w:sz w:val="22"/>
        </w:rPr>
      </w:pPr>
      <w:r w:rsidRPr="001D19F6">
        <w:rPr>
          <w:rFonts w:ascii="Arial" w:eastAsia="굴림" w:hAnsi="Arial" w:cs="Arial"/>
          <w:b/>
          <w:bCs/>
          <w:kern w:val="0"/>
          <w:sz w:val="22"/>
        </w:rPr>
        <w:t>I</w:t>
      </w:r>
      <w:r w:rsidR="00B252B0" w:rsidRPr="001D19F6">
        <w:rPr>
          <w:rFonts w:ascii="Arial" w:eastAsia="굴림" w:hAnsi="Arial" w:cs="Arial"/>
          <w:b/>
          <w:bCs/>
          <w:kern w:val="0"/>
          <w:sz w:val="22"/>
        </w:rPr>
        <w:t xml:space="preserve">f </w:t>
      </w:r>
      <w:r w:rsidR="002A34A0" w:rsidRPr="001D19F6">
        <w:rPr>
          <w:rFonts w:ascii="Arial" w:eastAsia="굴림" w:hAnsi="Arial" w:cs="Arial"/>
          <w:b/>
          <w:bCs/>
          <w:kern w:val="0"/>
          <w:sz w:val="22"/>
        </w:rPr>
        <w:t xml:space="preserve">R </w:t>
      </w:r>
      <w:r w:rsidR="002A34A0" w:rsidRPr="004D020F">
        <w:rPr>
          <w:rFonts w:ascii="Arial" w:eastAsia="굴림" w:hAnsi="Arial" w:cs="Arial"/>
          <w:b/>
          <w:bCs/>
          <w:kern w:val="0"/>
          <w:sz w:val="22"/>
        </w:rPr>
        <w:t>answered</w:t>
      </w:r>
      <w:r w:rsidR="00936080" w:rsidRPr="004D020F">
        <w:rPr>
          <w:rFonts w:ascii="Arial" w:eastAsia="굴림" w:hAnsi="Arial" w:cs="Arial"/>
          <w:b/>
          <w:bCs/>
          <w:kern w:val="0"/>
          <w:sz w:val="22"/>
        </w:rPr>
        <w:t xml:space="preserve"> in the previous interview</w:t>
      </w:r>
      <w:r w:rsidR="002A34A0" w:rsidRPr="004D020F">
        <w:rPr>
          <w:rFonts w:ascii="Arial" w:eastAsia="굴림" w:hAnsi="Arial" w:cs="Arial"/>
          <w:b/>
          <w:bCs/>
          <w:kern w:val="0"/>
          <w:sz w:val="22"/>
        </w:rPr>
        <w:t xml:space="preserve"> that he/she was</w:t>
      </w:r>
      <w:r w:rsidR="00B252B0" w:rsidRPr="004D020F">
        <w:rPr>
          <w:rFonts w:ascii="Arial" w:eastAsia="굴림" w:hAnsi="Arial" w:cs="Arial"/>
          <w:b/>
          <w:bCs/>
          <w:kern w:val="0"/>
          <w:sz w:val="22"/>
        </w:rPr>
        <w:t xml:space="preserve"> working, then </w:t>
      </w:r>
      <w:r w:rsidRPr="004D020F">
        <w:rPr>
          <w:rFonts w:ascii="Arial" w:eastAsia="굴림" w:hAnsi="Arial" w:cs="Arial"/>
          <w:b/>
          <w:bCs/>
          <w:kern w:val="0"/>
          <w:sz w:val="22"/>
        </w:rPr>
        <w:t>ask</w:t>
      </w:r>
      <w:r w:rsidR="00B252B0" w:rsidRPr="004D020F">
        <w:rPr>
          <w:rFonts w:ascii="Arial" w:eastAsia="굴림" w:hAnsi="Arial" w:cs="Arial"/>
          <w:b/>
          <w:bCs/>
          <w:kern w:val="0"/>
          <w:sz w:val="22"/>
        </w:rPr>
        <w:t xml:space="preserve"> D007.</w:t>
      </w:r>
    </w:p>
    <w:p w14:paraId="05B2FE31" w14:textId="77777777" w:rsidR="00624BD4" w:rsidRPr="004D020F" w:rsidRDefault="00624BD4" w:rsidP="00624BD4">
      <w:pPr>
        <w:wordWrap/>
        <w:snapToGrid w:val="0"/>
        <w:spacing w:line="360" w:lineRule="auto"/>
        <w:textAlignment w:val="baseline"/>
        <w:rPr>
          <w:rFonts w:ascii="Arial" w:eastAsia="굴림" w:hAnsi="Arial" w:cs="Arial"/>
          <w:b/>
          <w:bCs/>
          <w:kern w:val="0"/>
          <w:sz w:val="22"/>
        </w:rPr>
      </w:pPr>
    </w:p>
    <w:p w14:paraId="3ECE5865" w14:textId="77777777" w:rsidR="005D4E74" w:rsidRPr="004D020F" w:rsidRDefault="00624BD4" w:rsidP="00624BD4">
      <w:pPr>
        <w:wordWrap/>
        <w:snapToGrid w:val="0"/>
        <w:spacing w:line="360" w:lineRule="auto"/>
        <w:textAlignment w:val="baseline"/>
        <w:rPr>
          <w:rFonts w:ascii="Arial" w:eastAsia="굴림" w:hAnsi="Arial" w:cs="Arial"/>
          <w:kern w:val="0"/>
          <w:sz w:val="22"/>
          <w:rPrChange w:id="2532"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533" w:author="Keis" w:date="2024-09-06T17:34:00Z">
            <w:rPr>
              <w:rFonts w:ascii="Arial" w:eastAsia="굴림" w:hAnsi="Arial" w:cs="Arial"/>
              <w:color w:val="FF0000"/>
              <w:kern w:val="0"/>
              <w:sz w:val="22"/>
            </w:rPr>
          </w:rPrChange>
        </w:rPr>
        <w:t>D007. Now I am going to ask you about your job change since the previous</w:t>
      </w:r>
      <w:r w:rsidR="00012A8F" w:rsidRPr="004D020F">
        <w:rPr>
          <w:rFonts w:ascii="Arial" w:eastAsia="굴림" w:hAnsi="Arial" w:cs="Arial"/>
          <w:kern w:val="0"/>
          <w:sz w:val="22"/>
          <w:rPrChange w:id="2534" w:author="Keis" w:date="2024-09-06T17:34:00Z">
            <w:rPr>
              <w:rFonts w:ascii="Arial" w:eastAsia="굴림" w:hAnsi="Arial" w:cs="Arial"/>
              <w:color w:val="FF0000"/>
              <w:kern w:val="0"/>
              <w:sz w:val="22"/>
            </w:rPr>
          </w:rPrChange>
        </w:rPr>
        <w:t xml:space="preserve"> </w:t>
      </w:r>
      <w:r w:rsidRPr="004D020F">
        <w:rPr>
          <w:rFonts w:ascii="Arial" w:eastAsia="굴림" w:hAnsi="Arial" w:cs="Arial"/>
          <w:kern w:val="0"/>
          <w:sz w:val="22"/>
          <w:rPrChange w:id="2535" w:author="Keis" w:date="2024-09-06T17:34:00Z">
            <w:rPr>
              <w:rFonts w:ascii="Arial" w:eastAsia="굴림" w:hAnsi="Arial" w:cs="Arial"/>
              <w:color w:val="FF0000"/>
              <w:kern w:val="0"/>
              <w:sz w:val="22"/>
            </w:rPr>
          </w:rPrChange>
        </w:rPr>
        <w:t>interview.</w:t>
      </w:r>
      <w:r w:rsidR="00CB39A2" w:rsidRPr="004D020F">
        <w:rPr>
          <w:rFonts w:ascii="Arial" w:eastAsia="굴림" w:hAnsi="Arial" w:cs="Arial"/>
          <w:kern w:val="0"/>
          <w:sz w:val="22"/>
          <w:rPrChange w:id="2536" w:author="Keis" w:date="2024-09-06T17:34:00Z">
            <w:rPr>
              <w:rFonts w:ascii="Arial" w:eastAsia="굴림" w:hAnsi="Arial" w:cs="Arial"/>
              <w:color w:val="FF0000"/>
              <w:kern w:val="0"/>
              <w:sz w:val="22"/>
            </w:rPr>
          </w:rPrChange>
        </w:rPr>
        <w:t xml:space="preserve"> </w:t>
      </w:r>
    </w:p>
    <w:p w14:paraId="0D21F62F" w14:textId="77777777" w:rsidR="00624BD4" w:rsidRPr="004D020F" w:rsidRDefault="00936080" w:rsidP="00624BD4">
      <w:pPr>
        <w:wordWrap/>
        <w:snapToGrid w:val="0"/>
        <w:spacing w:line="360" w:lineRule="auto"/>
        <w:textAlignment w:val="baseline"/>
        <w:rPr>
          <w:rFonts w:ascii="Arial" w:eastAsia="굴림" w:hAnsi="Arial" w:cs="Arial"/>
          <w:kern w:val="0"/>
          <w:sz w:val="22"/>
          <w:rPrChange w:id="2537" w:author="Keis" w:date="2024-09-06T17:34:00Z">
            <w:rPr>
              <w:rFonts w:ascii="Arial" w:eastAsia="굴림" w:hAnsi="Arial" w:cs="Arial"/>
              <w:color w:val="FF0000"/>
              <w:kern w:val="0"/>
              <w:sz w:val="22"/>
            </w:rPr>
          </w:rPrChange>
        </w:rPr>
      </w:pPr>
      <w:r w:rsidRPr="004D020F">
        <w:rPr>
          <w:rFonts w:ascii="Arial" w:eastAsia="굴림" w:hAnsi="Arial" w:cs="Arial"/>
          <w:kern w:val="0"/>
          <w:sz w:val="22"/>
          <w:rPrChange w:id="2538" w:author="Keis" w:date="2024-09-06T17:34:00Z">
            <w:rPr>
              <w:rFonts w:ascii="Arial" w:eastAsia="굴림" w:hAnsi="Arial" w:cs="Arial"/>
              <w:color w:val="FF0000"/>
              <w:kern w:val="0"/>
              <w:sz w:val="22"/>
            </w:rPr>
          </w:rPrChange>
        </w:rPr>
        <w:t>In the previous interview, y</w:t>
      </w:r>
      <w:r w:rsidR="00624BD4" w:rsidRPr="004D020F">
        <w:rPr>
          <w:rFonts w:ascii="Arial" w:eastAsia="굴림" w:hAnsi="Arial" w:cs="Arial"/>
          <w:kern w:val="0"/>
          <w:sz w:val="22"/>
          <w:rPrChange w:id="2539" w:author="Keis" w:date="2024-09-06T17:34:00Z">
            <w:rPr>
              <w:rFonts w:ascii="Arial" w:eastAsia="굴림" w:hAnsi="Arial" w:cs="Arial"/>
              <w:color w:val="FF0000"/>
              <w:kern w:val="0"/>
              <w:sz w:val="22"/>
            </w:rPr>
          </w:rPrChange>
        </w:rPr>
        <w:t>ou responded that you were working as a [job title: occupation]</w:t>
      </w:r>
      <w:r w:rsidR="007E1E31" w:rsidRPr="004D020F">
        <w:rPr>
          <w:rFonts w:ascii="Arial" w:eastAsia="굴림" w:hAnsi="Arial" w:cs="Arial"/>
          <w:kern w:val="0"/>
          <w:sz w:val="22"/>
          <w:rPrChange w:id="2540" w:author="Keis" w:date="2024-09-06T17:34:00Z">
            <w:rPr>
              <w:rFonts w:ascii="Arial" w:eastAsia="굴림" w:hAnsi="Arial" w:cs="Arial"/>
              <w:color w:val="FF0000"/>
              <w:kern w:val="0"/>
              <w:sz w:val="22"/>
            </w:rPr>
          </w:rPrChange>
        </w:rPr>
        <w:t xml:space="preserve"> at [name of workplace: industry]</w:t>
      </w:r>
      <w:r w:rsidR="00624BD4" w:rsidRPr="004D020F">
        <w:rPr>
          <w:rFonts w:ascii="Arial" w:eastAsia="굴림" w:hAnsi="Arial" w:cs="Arial"/>
          <w:kern w:val="0"/>
          <w:sz w:val="22"/>
          <w:rPrChange w:id="2541" w:author="Keis" w:date="2024-09-06T17:34:00Z">
            <w:rPr>
              <w:rFonts w:ascii="Arial" w:eastAsia="굴림" w:hAnsi="Arial" w:cs="Arial"/>
              <w:color w:val="FF0000"/>
              <w:kern w:val="0"/>
              <w:sz w:val="22"/>
            </w:rPr>
          </w:rPrChange>
        </w:rPr>
        <w:t>. Is this correct?</w:t>
      </w:r>
    </w:p>
    <w:p w14:paraId="6AEE143B" w14:textId="77777777" w:rsidR="0076299D" w:rsidRPr="004D020F" w:rsidRDefault="002A34A0" w:rsidP="002A34A0">
      <w:pPr>
        <w:wordWrap/>
        <w:snapToGrid w:val="0"/>
        <w:spacing w:line="360" w:lineRule="auto"/>
        <w:textAlignment w:val="baseline"/>
        <w:rPr>
          <w:rFonts w:ascii="Arial" w:eastAsia="굴림" w:hAnsi="Arial" w:cs="Arial"/>
          <w:bCs/>
          <w:kern w:val="0"/>
          <w:sz w:val="22"/>
          <w:rPrChange w:id="2542" w:author="Keis" w:date="2024-09-06T17:34:00Z">
            <w:rPr>
              <w:rFonts w:ascii="Arial" w:eastAsia="굴림" w:hAnsi="Arial" w:cs="Arial"/>
              <w:bCs/>
              <w:color w:val="FF0000"/>
              <w:kern w:val="0"/>
              <w:sz w:val="22"/>
            </w:rPr>
          </w:rPrChange>
        </w:rPr>
      </w:pPr>
      <w:r w:rsidRPr="004D020F">
        <w:rPr>
          <w:rFonts w:ascii="Arial" w:eastAsia="굴림" w:hAnsi="Arial" w:cs="Arial"/>
          <w:kern w:val="0"/>
          <w:sz w:val="22"/>
          <w:rPrChange w:id="2543" w:author="Keis" w:date="2024-09-06T17:34:00Z">
            <w:rPr>
              <w:rFonts w:ascii="Arial" w:eastAsia="굴림" w:hAnsi="Arial" w:cs="Arial"/>
              <w:color w:val="FF0000"/>
              <w:kern w:val="0"/>
              <w:sz w:val="22"/>
            </w:rPr>
          </w:rPrChange>
        </w:rPr>
        <w:t xml:space="preserve">[IWER: </w:t>
      </w:r>
      <w:r w:rsidRPr="004D020F">
        <w:rPr>
          <w:rFonts w:ascii="Arial" w:eastAsia="굴림" w:hAnsi="Arial" w:cs="Arial"/>
          <w:bCs/>
          <w:kern w:val="0"/>
          <w:sz w:val="22"/>
          <w:rPrChange w:id="2544" w:author="Keis" w:date="2024-09-06T17:34:00Z">
            <w:rPr>
              <w:rFonts w:ascii="Arial" w:eastAsia="굴림" w:hAnsi="Arial" w:cs="Arial"/>
              <w:bCs/>
              <w:color w:val="FF0000"/>
              <w:kern w:val="0"/>
              <w:sz w:val="22"/>
            </w:rPr>
          </w:rPrChange>
        </w:rPr>
        <w:t xml:space="preserve">Moving to another workplace is considered a job change. However, </w:t>
      </w:r>
      <w:r w:rsidR="00012A8F" w:rsidRPr="004D020F">
        <w:rPr>
          <w:rFonts w:ascii="Arial" w:eastAsia="굴림" w:hAnsi="Arial" w:cs="Arial"/>
          <w:bCs/>
          <w:kern w:val="0"/>
          <w:sz w:val="22"/>
          <w:rPrChange w:id="2545" w:author="Keis" w:date="2024-09-06T17:34:00Z">
            <w:rPr>
              <w:rFonts w:ascii="Arial" w:eastAsia="굴림" w:hAnsi="Arial" w:cs="Arial"/>
              <w:bCs/>
              <w:color w:val="FF0000"/>
              <w:kern w:val="0"/>
              <w:sz w:val="22"/>
            </w:rPr>
          </w:rPrChange>
        </w:rPr>
        <w:t xml:space="preserve">it is </w:t>
      </w:r>
      <w:r w:rsidR="0052190D" w:rsidRPr="004D020F">
        <w:rPr>
          <w:rFonts w:ascii="Arial" w:eastAsia="굴림" w:hAnsi="Arial" w:cs="Arial"/>
          <w:bCs/>
          <w:kern w:val="0"/>
          <w:sz w:val="22"/>
          <w:rPrChange w:id="2546" w:author="Keis" w:date="2024-09-06T17:34:00Z">
            <w:rPr>
              <w:rFonts w:ascii="Arial" w:eastAsia="굴림" w:hAnsi="Arial" w:cs="Arial"/>
              <w:bCs/>
              <w:color w:val="FF0000"/>
              <w:kern w:val="0"/>
              <w:sz w:val="22"/>
            </w:rPr>
          </w:rPrChange>
        </w:rPr>
        <w:t>exc</w:t>
      </w:r>
      <w:r w:rsidR="00012A8F" w:rsidRPr="004D020F">
        <w:rPr>
          <w:rFonts w:ascii="Arial" w:eastAsia="굴림" w:hAnsi="Arial" w:cs="Arial"/>
          <w:bCs/>
          <w:kern w:val="0"/>
          <w:sz w:val="22"/>
          <w:rPrChange w:id="2547" w:author="Keis" w:date="2024-09-06T17:34:00Z">
            <w:rPr>
              <w:rFonts w:ascii="Arial" w:eastAsia="굴림" w:hAnsi="Arial" w:cs="Arial"/>
              <w:bCs/>
              <w:color w:val="FF0000"/>
              <w:kern w:val="0"/>
              <w:sz w:val="22"/>
            </w:rPr>
          </w:rPrChange>
        </w:rPr>
        <w:t>luded if the name of workplace has changed</w:t>
      </w:r>
      <w:r w:rsidRPr="004D020F">
        <w:rPr>
          <w:rFonts w:ascii="Arial" w:eastAsia="굴림" w:hAnsi="Arial" w:cs="Arial"/>
          <w:bCs/>
          <w:kern w:val="0"/>
          <w:sz w:val="22"/>
          <w:rPrChange w:id="2548" w:author="Keis" w:date="2024-09-06T17:34:00Z">
            <w:rPr>
              <w:rFonts w:ascii="Arial" w:eastAsia="굴림" w:hAnsi="Arial" w:cs="Arial"/>
              <w:bCs/>
              <w:color w:val="FF0000"/>
              <w:kern w:val="0"/>
              <w:sz w:val="22"/>
            </w:rPr>
          </w:rPrChange>
        </w:rPr>
        <w:t xml:space="preserve">. </w:t>
      </w:r>
      <w:r w:rsidR="0076299D" w:rsidRPr="004D020F">
        <w:rPr>
          <w:rFonts w:ascii="Arial" w:eastAsia="굴림" w:hAnsi="Arial" w:cs="Arial"/>
          <w:bCs/>
          <w:kern w:val="0"/>
          <w:sz w:val="22"/>
          <w:rPrChange w:id="2549" w:author="Keis" w:date="2024-09-06T17:34:00Z">
            <w:rPr>
              <w:rFonts w:ascii="Arial" w:eastAsia="굴림" w:hAnsi="Arial" w:cs="Arial"/>
              <w:bCs/>
              <w:color w:val="FF0000"/>
              <w:kern w:val="0"/>
              <w:sz w:val="22"/>
            </w:rPr>
          </w:rPrChange>
        </w:rPr>
        <w:t>For the other cases, regard as changes in position or job title at workplace.</w:t>
      </w:r>
      <w:r w:rsidR="00286294" w:rsidRPr="004D020F">
        <w:rPr>
          <w:rFonts w:ascii="Arial" w:eastAsia="굴림" w:hAnsi="Arial" w:cs="Arial"/>
          <w:bCs/>
          <w:kern w:val="0"/>
          <w:sz w:val="22"/>
          <w:rPrChange w:id="2550" w:author="Keis" w:date="2024-09-06T17:34:00Z">
            <w:rPr>
              <w:rFonts w:ascii="Arial" w:eastAsia="굴림" w:hAnsi="Arial" w:cs="Arial"/>
              <w:bCs/>
              <w:color w:val="FF0000"/>
              <w:kern w:val="0"/>
              <w:sz w:val="22"/>
            </w:rPr>
          </w:rPrChange>
        </w:rPr>
        <w:t>]</w:t>
      </w:r>
    </w:p>
    <w:p w14:paraId="4A8B0D40" w14:textId="192721AC" w:rsidR="00624BD4" w:rsidRPr="004D020F" w:rsidRDefault="00624BD4" w:rsidP="00012A8F">
      <w:pPr>
        <w:pStyle w:val="a4"/>
        <w:wordWrap/>
        <w:spacing w:line="360" w:lineRule="auto"/>
        <w:ind w:leftChars="213" w:left="426"/>
        <w:outlineLvl w:val="0"/>
        <w:rPr>
          <w:rFonts w:ascii="Arial" w:hAnsi="Arial" w:cs="Arial"/>
          <w:color w:val="auto"/>
          <w:sz w:val="22"/>
          <w:szCs w:val="22"/>
          <w:rPrChange w:id="2551" w:author="Keis" w:date="2024-09-06T17:34:00Z">
            <w:rPr>
              <w:rFonts w:ascii="Arial" w:hAnsi="Arial" w:cs="Arial"/>
              <w:color w:val="FF0000"/>
              <w:sz w:val="22"/>
              <w:szCs w:val="22"/>
            </w:rPr>
          </w:rPrChange>
        </w:rPr>
      </w:pPr>
      <w:bookmarkStart w:id="2552" w:name="_Toc483216632"/>
      <w:bookmarkStart w:id="2553" w:name="_Toc487461344"/>
      <w:bookmarkStart w:id="2554" w:name="_Toc487647345"/>
      <w:r w:rsidRPr="004D020F">
        <w:rPr>
          <w:rFonts w:hint="eastAsia"/>
          <w:color w:val="auto"/>
          <w:sz w:val="22"/>
          <w:szCs w:val="22"/>
          <w:rPrChange w:id="2555" w:author="Keis" w:date="2024-09-06T17:34:00Z">
            <w:rPr>
              <w:rFonts w:hint="eastAsia"/>
              <w:color w:val="FF0000"/>
              <w:sz w:val="22"/>
              <w:szCs w:val="22"/>
            </w:rPr>
          </w:rPrChange>
        </w:rPr>
        <w:t>①</w:t>
      </w:r>
      <w:r w:rsidR="00333AE6" w:rsidRPr="004D020F">
        <w:rPr>
          <w:rFonts w:ascii="Arial" w:hAnsi="Arial" w:cs="Arial"/>
          <w:color w:val="auto"/>
          <w:sz w:val="22"/>
          <w:szCs w:val="22"/>
          <w:rPrChange w:id="2556" w:author="Keis" w:date="2024-09-06T17:34:00Z">
            <w:rPr>
              <w:rFonts w:ascii="Arial" w:hAnsi="Arial" w:cs="Arial"/>
              <w:color w:val="FF0000"/>
              <w:sz w:val="22"/>
              <w:szCs w:val="22"/>
            </w:rPr>
          </w:rPrChange>
        </w:rPr>
        <w:t xml:space="preserve"> Yes </w:t>
      </w:r>
      <w:r w:rsidR="00333AE6" w:rsidRPr="004D020F">
        <w:rPr>
          <w:rFonts w:ascii="Arial" w:hAnsi="Arial" w:cs="Arial" w:hint="eastAsia"/>
          <w:color w:val="auto"/>
          <w:sz w:val="22"/>
          <w:szCs w:val="22"/>
          <w:rPrChange w:id="2557" w:author="Keis" w:date="2024-09-06T17:34:00Z">
            <w:rPr>
              <w:rFonts w:ascii="Arial" w:hAnsi="Arial" w:cs="Arial" w:hint="eastAsia"/>
              <w:color w:val="FF0000"/>
              <w:sz w:val="22"/>
              <w:szCs w:val="22"/>
            </w:rPr>
          </w:rPrChange>
        </w:rPr>
        <w:t>→</w:t>
      </w:r>
      <w:r w:rsidR="00333AE6" w:rsidRPr="004D020F">
        <w:rPr>
          <w:rFonts w:ascii="Arial" w:hAnsi="Arial" w:cs="Arial"/>
          <w:color w:val="auto"/>
          <w:sz w:val="22"/>
          <w:szCs w:val="22"/>
          <w:rPrChange w:id="2558" w:author="Keis" w:date="2024-09-06T17:34:00Z">
            <w:rPr>
              <w:rFonts w:ascii="Arial" w:hAnsi="Arial" w:cs="Arial"/>
              <w:color w:val="FF0000"/>
              <w:sz w:val="22"/>
              <w:szCs w:val="22"/>
            </w:rPr>
          </w:rPrChange>
        </w:rPr>
        <w:t xml:space="preserve"> </w:t>
      </w:r>
      <w:r w:rsidRPr="004D020F">
        <w:rPr>
          <w:rFonts w:ascii="Arial" w:hAnsi="Arial" w:cs="Arial"/>
          <w:color w:val="auto"/>
          <w:sz w:val="22"/>
          <w:szCs w:val="22"/>
          <w:rPrChange w:id="2559" w:author="Keis" w:date="2024-09-06T17:34:00Z">
            <w:rPr>
              <w:rFonts w:ascii="Arial" w:hAnsi="Arial" w:cs="Arial"/>
              <w:color w:val="FF0000"/>
              <w:sz w:val="22"/>
              <w:szCs w:val="22"/>
            </w:rPr>
          </w:rPrChange>
        </w:rPr>
        <w:t>Go to D0</w:t>
      </w:r>
      <w:r w:rsidR="002D5E9A" w:rsidRPr="004D020F">
        <w:rPr>
          <w:rFonts w:ascii="Arial" w:hAnsi="Arial" w:cs="Arial"/>
          <w:color w:val="auto"/>
          <w:sz w:val="22"/>
          <w:szCs w:val="22"/>
          <w:rPrChange w:id="2560" w:author="Keis" w:date="2024-09-06T17:34:00Z">
            <w:rPr>
              <w:rFonts w:ascii="Arial" w:hAnsi="Arial" w:cs="Arial"/>
              <w:color w:val="FF0000"/>
              <w:sz w:val="22"/>
              <w:szCs w:val="22"/>
            </w:rPr>
          </w:rPrChange>
        </w:rPr>
        <w:t>07_1</w:t>
      </w:r>
      <w:bookmarkEnd w:id="2552"/>
      <w:bookmarkEnd w:id="2553"/>
      <w:bookmarkEnd w:id="2554"/>
    </w:p>
    <w:p w14:paraId="538826CB" w14:textId="77777777" w:rsidR="00624BD4" w:rsidRPr="004D020F" w:rsidRDefault="00624BD4" w:rsidP="00012A8F">
      <w:pPr>
        <w:wordWrap/>
        <w:snapToGrid w:val="0"/>
        <w:spacing w:line="360" w:lineRule="auto"/>
        <w:ind w:leftChars="213" w:left="426"/>
        <w:textAlignment w:val="baseline"/>
        <w:rPr>
          <w:rFonts w:ascii="Arial" w:eastAsia="굴림" w:hAnsi="Arial" w:cs="Arial"/>
          <w:kern w:val="0"/>
          <w:sz w:val="22"/>
          <w:rPrChange w:id="2561" w:author="Keis" w:date="2024-09-06T17:34:00Z">
            <w:rPr>
              <w:rFonts w:ascii="Arial" w:eastAsia="굴림" w:hAnsi="Arial" w:cs="Arial"/>
              <w:color w:val="FF0000"/>
              <w:kern w:val="0"/>
              <w:sz w:val="22"/>
            </w:rPr>
          </w:rPrChange>
        </w:rPr>
      </w:pPr>
      <w:r w:rsidRPr="004D020F">
        <w:rPr>
          <w:rFonts w:ascii="굴림" w:eastAsia="굴림" w:hAnsi="굴림" w:cs="굴림" w:hint="eastAsia"/>
          <w:kern w:val="0"/>
          <w:sz w:val="22"/>
          <w:rPrChange w:id="2562" w:author="Keis" w:date="2024-09-06T17:34:00Z">
            <w:rPr>
              <w:rFonts w:ascii="굴림" w:eastAsia="굴림" w:hAnsi="굴림" w:cs="굴림" w:hint="eastAsia"/>
              <w:color w:val="FF0000"/>
              <w:kern w:val="0"/>
              <w:sz w:val="22"/>
            </w:rPr>
          </w:rPrChange>
        </w:rPr>
        <w:t>⑤</w:t>
      </w:r>
      <w:r w:rsidRPr="004D020F">
        <w:rPr>
          <w:rFonts w:ascii="Arial" w:eastAsia="굴림" w:hAnsi="Arial" w:cs="Arial"/>
          <w:kern w:val="0"/>
          <w:sz w:val="22"/>
          <w:rPrChange w:id="2563" w:author="Keis" w:date="2024-09-06T17:34:00Z">
            <w:rPr>
              <w:rFonts w:ascii="Arial" w:eastAsia="굴림" w:hAnsi="Arial" w:cs="Arial"/>
              <w:color w:val="FF0000"/>
              <w:kern w:val="0"/>
              <w:sz w:val="22"/>
            </w:rPr>
          </w:rPrChange>
        </w:rPr>
        <w:t xml:space="preserve"> No </w:t>
      </w:r>
      <w:r w:rsidRPr="004D020F">
        <w:rPr>
          <w:rFonts w:ascii="Arial" w:eastAsia="굴림" w:hAnsi="Arial" w:cs="Arial" w:hint="eastAsia"/>
          <w:kern w:val="0"/>
          <w:sz w:val="22"/>
          <w:rPrChange w:id="2564" w:author="Keis" w:date="2024-09-06T17:34:00Z">
            <w:rPr>
              <w:rFonts w:ascii="Arial" w:eastAsia="굴림" w:hAnsi="Arial" w:cs="Arial" w:hint="eastAsia"/>
              <w:color w:val="FF0000"/>
              <w:kern w:val="0"/>
              <w:sz w:val="22"/>
            </w:rPr>
          </w:rPrChange>
        </w:rPr>
        <w:t>→</w:t>
      </w:r>
      <w:r w:rsidRPr="004D020F">
        <w:rPr>
          <w:rFonts w:ascii="Arial" w:eastAsia="굴림" w:hAnsi="Arial" w:cs="Arial"/>
          <w:kern w:val="0"/>
          <w:sz w:val="22"/>
          <w:rPrChange w:id="2565" w:author="Keis" w:date="2024-09-06T17:34:00Z">
            <w:rPr>
              <w:rFonts w:ascii="Arial" w:eastAsia="굴림" w:hAnsi="Arial" w:cs="Arial"/>
              <w:color w:val="FF0000"/>
              <w:kern w:val="0"/>
              <w:sz w:val="22"/>
            </w:rPr>
          </w:rPrChange>
        </w:rPr>
        <w:t>Go to</w:t>
      </w:r>
      <w:r w:rsidR="00012A8F" w:rsidRPr="004D020F">
        <w:rPr>
          <w:rFonts w:ascii="Arial" w:eastAsia="굴림" w:hAnsi="Arial" w:cs="Arial"/>
          <w:kern w:val="0"/>
          <w:sz w:val="22"/>
          <w:rPrChange w:id="2566" w:author="Keis" w:date="2024-09-06T17:34:00Z">
            <w:rPr>
              <w:rFonts w:ascii="Arial" w:eastAsia="굴림" w:hAnsi="Arial" w:cs="Arial"/>
              <w:color w:val="FF0000"/>
              <w:kern w:val="0"/>
              <w:sz w:val="22"/>
            </w:rPr>
          </w:rPrChange>
        </w:rPr>
        <w:t xml:space="preserve"> </w:t>
      </w:r>
      <w:r w:rsidRPr="004D020F">
        <w:rPr>
          <w:rFonts w:ascii="Arial" w:eastAsia="굴림" w:hAnsi="Arial" w:cs="Arial"/>
          <w:kern w:val="0"/>
          <w:sz w:val="22"/>
          <w:rPrChange w:id="2567" w:author="Keis" w:date="2024-09-06T17:34:00Z">
            <w:rPr>
              <w:rFonts w:ascii="Arial" w:eastAsia="굴림" w:hAnsi="Arial" w:cs="Arial"/>
              <w:color w:val="FF0000"/>
              <w:kern w:val="0"/>
              <w:sz w:val="22"/>
            </w:rPr>
          </w:rPrChange>
        </w:rPr>
        <w:t>D009</w:t>
      </w:r>
    </w:p>
    <w:p w14:paraId="29450BB8" w14:textId="77777777" w:rsidR="00624BD4" w:rsidRPr="004D020F" w:rsidRDefault="00624BD4" w:rsidP="00624BD4">
      <w:pPr>
        <w:wordWrap/>
        <w:snapToGrid w:val="0"/>
        <w:spacing w:line="360" w:lineRule="auto"/>
        <w:textAlignment w:val="baseline"/>
        <w:rPr>
          <w:rFonts w:ascii="Arial" w:eastAsia="굴림" w:hAnsi="Arial" w:cs="Arial"/>
          <w:kern w:val="0"/>
          <w:sz w:val="22"/>
        </w:rPr>
      </w:pPr>
    </w:p>
    <w:p w14:paraId="58DF60BE" w14:textId="77777777" w:rsidR="002D5E9A" w:rsidRPr="004D020F" w:rsidRDefault="002D5E9A" w:rsidP="002D5E9A">
      <w:pPr>
        <w:spacing w:line="384" w:lineRule="auto"/>
        <w:textAlignment w:val="baseline"/>
        <w:rPr>
          <w:rFonts w:ascii="Arial" w:eastAsia="굴림" w:hAnsi="Arial" w:cs="Arial"/>
          <w:kern w:val="0"/>
          <w:sz w:val="22"/>
          <w:rPrChange w:id="2568" w:author="Keis" w:date="2024-09-06T17:34:00Z">
            <w:rPr>
              <w:rFonts w:ascii="Arial" w:eastAsia="굴림" w:hAnsi="Arial" w:cs="Arial"/>
              <w:color w:val="FF0000"/>
              <w:kern w:val="0"/>
              <w:sz w:val="22"/>
            </w:rPr>
          </w:rPrChange>
        </w:rPr>
      </w:pPr>
      <w:r w:rsidRPr="004D020F">
        <w:rPr>
          <w:rFonts w:ascii="Arial" w:eastAsia="나눔명조" w:hAnsi="Arial" w:cs="Arial"/>
          <w:spacing w:val="-2"/>
          <w:kern w:val="0"/>
          <w:sz w:val="22"/>
          <w:rPrChange w:id="2569" w:author="Keis" w:date="2024-09-06T17:34:00Z">
            <w:rPr>
              <w:rFonts w:ascii="Arial" w:eastAsia="나눔명조" w:hAnsi="Arial" w:cs="Arial"/>
              <w:color w:val="FF0000"/>
              <w:spacing w:val="-2"/>
              <w:kern w:val="0"/>
              <w:sz w:val="22"/>
            </w:rPr>
          </w:rPrChange>
        </w:rPr>
        <w:lastRenderedPageBreak/>
        <w:t>D007_1. Tell</w:t>
      </w:r>
      <w:r w:rsidR="004A2FC0" w:rsidRPr="004D020F">
        <w:rPr>
          <w:rFonts w:ascii="Arial" w:eastAsia="나눔명조" w:hAnsi="Arial" w:cs="Arial"/>
          <w:spacing w:val="-2"/>
          <w:kern w:val="0"/>
          <w:sz w:val="22"/>
          <w:rPrChange w:id="2570" w:author="Keis" w:date="2024-09-06T17:34:00Z">
            <w:rPr>
              <w:rFonts w:ascii="Arial" w:eastAsia="나눔명조" w:hAnsi="Arial" w:cs="Arial"/>
              <w:color w:val="FF0000"/>
              <w:spacing w:val="-2"/>
              <w:kern w:val="0"/>
              <w:sz w:val="22"/>
            </w:rPr>
          </w:rPrChange>
        </w:rPr>
        <w:t xml:space="preserve"> the detail specifically what you did at your job during the </w:t>
      </w:r>
      <w:r w:rsidR="00CD37B9" w:rsidRPr="004D020F">
        <w:rPr>
          <w:rFonts w:ascii="Arial" w:eastAsia="나눔명조" w:hAnsi="Arial" w:cs="Arial"/>
          <w:spacing w:val="-2"/>
          <w:kern w:val="0"/>
          <w:sz w:val="22"/>
          <w:rPrChange w:id="2571" w:author="Keis" w:date="2024-09-06T17:34:00Z">
            <w:rPr>
              <w:rFonts w:ascii="Arial" w:eastAsia="나눔명조" w:hAnsi="Arial" w:cs="Arial"/>
              <w:color w:val="FF0000"/>
              <w:spacing w:val="-2"/>
              <w:kern w:val="0"/>
              <w:sz w:val="22"/>
            </w:rPr>
          </w:rPrChange>
        </w:rPr>
        <w:t>previous interview</w:t>
      </w:r>
      <w:r w:rsidR="004A2FC0" w:rsidRPr="004D020F">
        <w:rPr>
          <w:rFonts w:ascii="Arial" w:eastAsia="나눔명조" w:hAnsi="Arial" w:cs="Arial"/>
          <w:spacing w:val="-2"/>
          <w:kern w:val="0"/>
          <w:sz w:val="22"/>
          <w:rPrChange w:id="2572" w:author="Keis" w:date="2024-09-06T17:34:00Z">
            <w:rPr>
              <w:rFonts w:ascii="Arial" w:eastAsia="나눔명조" w:hAnsi="Arial" w:cs="Arial"/>
              <w:color w:val="FF0000"/>
              <w:spacing w:val="-2"/>
              <w:kern w:val="0"/>
              <w:sz w:val="22"/>
            </w:rPr>
          </w:rPrChange>
        </w:rPr>
        <w:t>.</w:t>
      </w:r>
      <w:r w:rsidRPr="004D020F">
        <w:rPr>
          <w:rFonts w:ascii="Arial" w:eastAsia="나눔명조" w:hAnsi="Arial" w:cs="Arial"/>
          <w:spacing w:val="-2"/>
          <w:kern w:val="0"/>
          <w:sz w:val="22"/>
          <w:rPrChange w:id="2573" w:author="Keis" w:date="2024-09-06T17:34:00Z">
            <w:rPr>
              <w:rFonts w:ascii="Arial" w:eastAsia="나눔명조" w:hAnsi="Arial" w:cs="Arial"/>
              <w:color w:val="FF0000"/>
              <w:spacing w:val="-2"/>
              <w:kern w:val="0"/>
              <w:sz w:val="22"/>
            </w:rPr>
          </w:rPrChange>
        </w:rPr>
        <w:t xml:space="preserve">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74"/>
      </w:tblGrid>
      <w:tr w:rsidR="002D5E9A" w:rsidRPr="004D020F" w14:paraId="3262506A" w14:textId="77777777" w:rsidTr="002D5E9A">
        <w:trPr>
          <w:trHeight w:val="56"/>
        </w:trPr>
        <w:tc>
          <w:tcPr>
            <w:tcW w:w="8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8F3D22" w14:textId="77777777" w:rsidR="00496C12" w:rsidRPr="004D020F" w:rsidRDefault="00840398" w:rsidP="00496C12">
            <w:pPr>
              <w:spacing w:line="384" w:lineRule="auto"/>
              <w:ind w:left="948" w:hanging="948"/>
              <w:textAlignment w:val="baseline"/>
              <w:rPr>
                <w:rFonts w:ascii="Arial" w:eastAsia="함초롬바탕" w:hAnsi="Arial" w:cs="Arial"/>
                <w:spacing w:val="-4"/>
                <w:kern w:val="0"/>
                <w:szCs w:val="20"/>
                <w:rPrChange w:id="2574" w:author="Keis" w:date="2024-09-06T17:34: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575" w:author="Keis" w:date="2024-09-06T17:34:00Z">
                  <w:rPr>
                    <w:rFonts w:ascii="Arial" w:eastAsia="함초롬바탕" w:hAnsi="Arial" w:cs="Arial"/>
                    <w:b/>
                    <w:bCs/>
                    <w:color w:val="FF0000"/>
                    <w:kern w:val="0"/>
                    <w:szCs w:val="20"/>
                  </w:rPr>
                </w:rPrChange>
              </w:rPr>
              <w:t>Job description</w:t>
            </w:r>
            <w:r w:rsidR="002D5E9A" w:rsidRPr="004D020F">
              <w:rPr>
                <w:rFonts w:ascii="Arial" w:eastAsia="함초롬바탕" w:hAnsi="Arial" w:cs="Arial"/>
                <w:kern w:val="0"/>
                <w:szCs w:val="20"/>
                <w:rPrChange w:id="2576" w:author="Keis" w:date="2024-09-06T17:34:00Z">
                  <w:rPr>
                    <w:rFonts w:ascii="Arial" w:eastAsia="함초롬바탕" w:hAnsi="Arial" w:cs="Arial"/>
                    <w:color w:val="FF0000"/>
                    <w:kern w:val="0"/>
                    <w:szCs w:val="20"/>
                  </w:rPr>
                </w:rPrChange>
              </w:rPr>
              <w:t xml:space="preserve">: </w:t>
            </w:r>
            <w:r w:rsidR="00496C12" w:rsidRPr="004D020F">
              <w:rPr>
                <w:rFonts w:ascii="Arial" w:eastAsia="함초롬바탕" w:hAnsi="Arial" w:cs="Arial"/>
                <w:kern w:val="0"/>
                <w:szCs w:val="20"/>
                <w:rPrChange w:id="2577" w:author="Keis" w:date="2024-09-06T17:34:00Z">
                  <w:rPr>
                    <w:rFonts w:ascii="Arial" w:eastAsia="함초롬바탕" w:hAnsi="Arial" w:cs="Arial"/>
                    <w:color w:val="FF0000"/>
                    <w:kern w:val="0"/>
                    <w:szCs w:val="20"/>
                  </w:rPr>
                </w:rPrChange>
              </w:rPr>
              <w:t>Please respond in as much detail as possible, recording the most important work you do</w:t>
            </w:r>
          </w:p>
          <w:p w14:paraId="6E28E83D" w14:textId="77777777" w:rsidR="002D5E9A" w:rsidRPr="004D020F" w:rsidRDefault="00496C12" w:rsidP="00496C12">
            <w:pPr>
              <w:spacing w:line="384" w:lineRule="auto"/>
              <w:ind w:left="948" w:hanging="948"/>
              <w:textAlignment w:val="baseline"/>
              <w:rPr>
                <w:rFonts w:ascii="Arial" w:eastAsia="함초롬바탕" w:hAnsi="Arial" w:cs="Arial"/>
                <w:spacing w:val="-4"/>
                <w:kern w:val="0"/>
                <w:szCs w:val="20"/>
                <w:rPrChange w:id="2578" w:author="Keis" w:date="2024-09-06T17:34: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579" w:author="Keis" w:date="2024-09-06T17:34:00Z">
                  <w:rPr>
                    <w:rFonts w:ascii="Arial" w:eastAsia="함초롬바탕" w:hAnsi="Arial" w:cs="Arial"/>
                    <w:b/>
                    <w:bCs/>
                    <w:color w:val="FF0000"/>
                    <w:kern w:val="0"/>
                    <w:szCs w:val="20"/>
                  </w:rPr>
                </w:rPrChange>
              </w:rPr>
              <w:t>Equipment or tools used</w:t>
            </w:r>
            <w:r w:rsidRPr="004D020F">
              <w:rPr>
                <w:rFonts w:ascii="Arial" w:eastAsia="함초롬바탕" w:hAnsi="Arial" w:cs="Arial"/>
                <w:kern w:val="0"/>
                <w:szCs w:val="20"/>
                <w:rPrChange w:id="2580" w:author="Keis" w:date="2024-09-06T17:34:00Z">
                  <w:rPr>
                    <w:rFonts w:ascii="Arial" w:eastAsia="함초롬바탕" w:hAnsi="Arial" w:cs="Arial"/>
                    <w:color w:val="FF0000"/>
                    <w:kern w:val="0"/>
                    <w:szCs w:val="20"/>
                  </w:rPr>
                </w:rPrChange>
              </w:rPr>
              <w:t>: Please respond in as much detail as possible, recording the accurate equipment or tools and how to work &amp; what to make.</w:t>
            </w:r>
          </w:p>
        </w:tc>
      </w:tr>
    </w:tbl>
    <w:p w14:paraId="00B3CDD9" w14:textId="77777777" w:rsidR="002D5E9A" w:rsidRPr="004D020F" w:rsidRDefault="002D5E9A" w:rsidP="002D5E9A">
      <w:pPr>
        <w:spacing w:line="384" w:lineRule="auto"/>
        <w:textAlignment w:val="baseline"/>
        <w:rPr>
          <w:rFonts w:ascii="Arial" w:eastAsia="굴림" w:hAnsi="Arial" w:cs="Arial"/>
          <w:kern w:val="0"/>
          <w:szCs w:val="20"/>
          <w:rPrChange w:id="2581" w:author="Keis" w:date="2024-09-06T17:34:00Z">
            <w:rPr>
              <w:rFonts w:ascii="Arial" w:eastAsia="굴림" w:hAnsi="Arial" w:cs="Arial"/>
              <w:color w:val="FF0000"/>
              <w:kern w:val="0"/>
              <w:szCs w:val="20"/>
            </w:rPr>
          </w:rPrChange>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2027"/>
      </w:tblGrid>
      <w:tr w:rsidR="004D020F" w:rsidRPr="004D020F" w14:paraId="2CA710E6" w14:textId="77777777" w:rsidTr="002D5E9A">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0CECC16C" w14:textId="77777777" w:rsidR="002D5E9A" w:rsidRPr="004D020F" w:rsidRDefault="00496C12" w:rsidP="002D5E9A">
            <w:pPr>
              <w:wordWrap/>
              <w:spacing w:line="56" w:lineRule="atLeast"/>
              <w:jc w:val="center"/>
              <w:textAlignment w:val="baseline"/>
              <w:rPr>
                <w:rFonts w:ascii="Arial" w:eastAsia="굴림" w:hAnsi="Arial" w:cs="Arial"/>
                <w:kern w:val="0"/>
                <w:szCs w:val="20"/>
                <w:rPrChange w:id="2582"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83" w:author="Keis" w:date="2024-09-06T17:34:00Z">
                  <w:rPr>
                    <w:rFonts w:ascii="Arial" w:eastAsia="함초롬바탕" w:hAnsi="Arial" w:cs="Arial"/>
                    <w:color w:val="FF0000"/>
                    <w:kern w:val="0"/>
                    <w:szCs w:val="20"/>
                  </w:rPr>
                </w:rPrChange>
              </w:rPr>
              <w:t>Business name</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4F991" w14:textId="77777777" w:rsidR="002D5E9A" w:rsidRPr="004D020F" w:rsidRDefault="007D79C4" w:rsidP="002D5E9A">
            <w:pPr>
              <w:wordWrap/>
              <w:spacing w:line="56" w:lineRule="atLeast"/>
              <w:jc w:val="center"/>
              <w:textAlignment w:val="baseline"/>
              <w:rPr>
                <w:rFonts w:ascii="Arial" w:eastAsia="굴림" w:hAnsi="Arial" w:cs="Arial"/>
                <w:kern w:val="0"/>
                <w:szCs w:val="20"/>
                <w:rPrChange w:id="2584"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85" w:author="Keis" w:date="2024-09-06T17:34:00Z">
                  <w:rPr>
                    <w:rFonts w:ascii="Arial" w:eastAsia="함초롬바탕" w:hAnsi="Arial" w:cs="Arial"/>
                    <w:color w:val="FF0000"/>
                    <w:kern w:val="0"/>
                    <w:szCs w:val="20"/>
                  </w:rPr>
                </w:rPrChange>
              </w:rPr>
              <w:t>Private variable</w:t>
            </w:r>
          </w:p>
        </w:tc>
      </w:tr>
      <w:tr w:rsidR="004D020F" w:rsidRPr="004D020F" w14:paraId="78AB9C18" w14:textId="77777777" w:rsidTr="002D5E9A">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204001ED" w14:textId="77777777" w:rsidR="002D5E9A" w:rsidRPr="004D020F" w:rsidRDefault="00496C12" w:rsidP="002D5E9A">
            <w:pPr>
              <w:wordWrap/>
              <w:spacing w:line="56" w:lineRule="atLeast"/>
              <w:jc w:val="center"/>
              <w:textAlignment w:val="baseline"/>
              <w:rPr>
                <w:rFonts w:ascii="Arial" w:eastAsia="굴림" w:hAnsi="Arial" w:cs="Arial"/>
                <w:kern w:val="0"/>
                <w:szCs w:val="20"/>
                <w:rPrChange w:id="2586"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87" w:author="Keis" w:date="2024-09-06T17:34:00Z">
                  <w:rPr>
                    <w:rFonts w:ascii="Arial" w:eastAsia="함초롬바탕" w:hAnsi="Arial" w:cs="Arial"/>
                    <w:color w:val="FF0000"/>
                    <w:kern w:val="0"/>
                    <w:szCs w:val="20"/>
                  </w:rPr>
                </w:rPrChange>
              </w:rPr>
              <w:t>Department</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96A7AE" w14:textId="77777777" w:rsidR="002D5E9A" w:rsidRPr="004D020F" w:rsidRDefault="007D79C4" w:rsidP="002D5E9A">
            <w:pPr>
              <w:wordWrap/>
              <w:spacing w:line="56" w:lineRule="atLeast"/>
              <w:jc w:val="center"/>
              <w:textAlignment w:val="baseline"/>
              <w:rPr>
                <w:rFonts w:ascii="Arial" w:eastAsia="굴림" w:hAnsi="Arial" w:cs="Arial"/>
                <w:kern w:val="0"/>
                <w:szCs w:val="20"/>
                <w:rPrChange w:id="2588"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89" w:author="Keis" w:date="2024-09-06T17:34:00Z">
                  <w:rPr>
                    <w:rFonts w:ascii="Arial" w:eastAsia="함초롬바탕" w:hAnsi="Arial" w:cs="Arial"/>
                    <w:color w:val="FF0000"/>
                    <w:kern w:val="0"/>
                    <w:szCs w:val="20"/>
                  </w:rPr>
                </w:rPrChange>
              </w:rPr>
              <w:t>Private variable</w:t>
            </w:r>
          </w:p>
        </w:tc>
      </w:tr>
      <w:tr w:rsidR="004D020F" w:rsidRPr="004D020F" w14:paraId="612146CD" w14:textId="77777777" w:rsidTr="002D5E9A">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6A903569" w14:textId="77777777" w:rsidR="002D5E9A" w:rsidRPr="004D020F" w:rsidRDefault="00496C12" w:rsidP="002D5E9A">
            <w:pPr>
              <w:wordWrap/>
              <w:spacing w:line="56" w:lineRule="atLeast"/>
              <w:jc w:val="center"/>
              <w:textAlignment w:val="baseline"/>
              <w:rPr>
                <w:rFonts w:ascii="Arial" w:eastAsia="굴림" w:hAnsi="Arial" w:cs="Arial"/>
                <w:kern w:val="0"/>
                <w:szCs w:val="20"/>
                <w:rPrChange w:id="2590"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91" w:author="Keis" w:date="2024-09-06T17:34:00Z">
                  <w:rPr>
                    <w:rFonts w:ascii="Arial" w:eastAsia="함초롬바탕" w:hAnsi="Arial" w:cs="Arial"/>
                    <w:color w:val="FF0000"/>
                    <w:kern w:val="0"/>
                    <w:szCs w:val="20"/>
                  </w:rPr>
                </w:rPrChange>
              </w:rPr>
              <w:t>Rank</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5DDE2D" w14:textId="77777777" w:rsidR="002D5E9A" w:rsidRPr="004D020F" w:rsidRDefault="007D79C4" w:rsidP="002D5E9A">
            <w:pPr>
              <w:wordWrap/>
              <w:spacing w:line="56" w:lineRule="atLeast"/>
              <w:jc w:val="center"/>
              <w:textAlignment w:val="baseline"/>
              <w:rPr>
                <w:rFonts w:ascii="Arial" w:eastAsia="굴림" w:hAnsi="Arial" w:cs="Arial"/>
                <w:kern w:val="0"/>
                <w:szCs w:val="20"/>
                <w:rPrChange w:id="2592"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93" w:author="Keis" w:date="2024-09-06T17:34:00Z">
                  <w:rPr>
                    <w:rFonts w:ascii="Arial" w:eastAsia="함초롬바탕" w:hAnsi="Arial" w:cs="Arial"/>
                    <w:color w:val="FF0000"/>
                    <w:kern w:val="0"/>
                    <w:szCs w:val="20"/>
                  </w:rPr>
                </w:rPrChange>
              </w:rPr>
              <w:t>Private variable</w:t>
            </w:r>
          </w:p>
        </w:tc>
      </w:tr>
      <w:tr w:rsidR="004D020F" w:rsidRPr="004D020F" w14:paraId="3140F9DB" w14:textId="77777777" w:rsidTr="002D5E9A">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54A61A3C" w14:textId="77777777" w:rsidR="002D5E9A" w:rsidRPr="004D020F" w:rsidRDefault="00496C12" w:rsidP="002D5E9A">
            <w:pPr>
              <w:wordWrap/>
              <w:spacing w:line="56" w:lineRule="atLeast"/>
              <w:jc w:val="center"/>
              <w:textAlignment w:val="baseline"/>
              <w:rPr>
                <w:rFonts w:ascii="Arial" w:eastAsia="굴림" w:hAnsi="Arial" w:cs="Arial"/>
                <w:kern w:val="0"/>
                <w:szCs w:val="20"/>
                <w:rPrChange w:id="2594"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95" w:author="Keis" w:date="2024-09-06T17:34:00Z">
                  <w:rPr>
                    <w:rFonts w:ascii="Arial" w:eastAsia="함초롬바탕" w:hAnsi="Arial" w:cs="Arial"/>
                    <w:color w:val="FF0000"/>
                    <w:kern w:val="0"/>
                    <w:szCs w:val="20"/>
                  </w:rPr>
                </w:rPrChange>
              </w:rPr>
              <w:t>Job description</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4961FE" w14:textId="77777777" w:rsidR="002D5E9A" w:rsidRPr="004D020F" w:rsidRDefault="007D79C4" w:rsidP="002D5E9A">
            <w:pPr>
              <w:wordWrap/>
              <w:spacing w:line="56" w:lineRule="atLeast"/>
              <w:jc w:val="center"/>
              <w:textAlignment w:val="baseline"/>
              <w:rPr>
                <w:rFonts w:ascii="Arial" w:eastAsia="굴림" w:hAnsi="Arial" w:cs="Arial"/>
                <w:kern w:val="0"/>
                <w:szCs w:val="20"/>
                <w:rPrChange w:id="2596"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97" w:author="Keis" w:date="2024-09-06T17:34:00Z">
                  <w:rPr>
                    <w:rFonts w:ascii="Arial" w:eastAsia="함초롬바탕" w:hAnsi="Arial" w:cs="Arial"/>
                    <w:color w:val="FF0000"/>
                    <w:kern w:val="0"/>
                    <w:szCs w:val="20"/>
                  </w:rPr>
                </w:rPrChange>
              </w:rPr>
              <w:t>Private variable</w:t>
            </w:r>
          </w:p>
        </w:tc>
      </w:tr>
      <w:tr w:rsidR="004D020F" w:rsidRPr="004D020F" w14:paraId="074DE4FF" w14:textId="77777777" w:rsidTr="002D5E9A">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24BE2353" w14:textId="77777777" w:rsidR="002D5E9A" w:rsidRPr="004D020F" w:rsidRDefault="00496C12" w:rsidP="002D5E9A">
            <w:pPr>
              <w:wordWrap/>
              <w:spacing w:line="56" w:lineRule="atLeast"/>
              <w:jc w:val="center"/>
              <w:textAlignment w:val="baseline"/>
              <w:rPr>
                <w:rFonts w:ascii="Arial" w:eastAsia="굴림" w:hAnsi="Arial" w:cs="Arial"/>
                <w:kern w:val="0"/>
                <w:szCs w:val="20"/>
                <w:rPrChange w:id="2598"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599" w:author="Keis" w:date="2024-09-06T17:34:00Z">
                  <w:rPr>
                    <w:rFonts w:ascii="Arial" w:eastAsia="함초롬바탕" w:hAnsi="Arial" w:cs="Arial"/>
                    <w:color w:val="FF0000"/>
                    <w:kern w:val="0"/>
                    <w:szCs w:val="20"/>
                  </w:rPr>
                </w:rPrChange>
              </w:rPr>
              <w:t>Equipment or tools used</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DECB0" w14:textId="77777777" w:rsidR="002D5E9A" w:rsidRPr="004D020F" w:rsidRDefault="007D79C4" w:rsidP="002D5E9A">
            <w:pPr>
              <w:wordWrap/>
              <w:spacing w:line="56" w:lineRule="atLeast"/>
              <w:jc w:val="center"/>
              <w:textAlignment w:val="baseline"/>
              <w:rPr>
                <w:rFonts w:ascii="Arial" w:eastAsia="굴림" w:hAnsi="Arial" w:cs="Arial"/>
                <w:kern w:val="0"/>
                <w:szCs w:val="20"/>
                <w:rPrChange w:id="2600" w:author="Keis" w:date="2024-09-06T17:34:00Z">
                  <w:rPr>
                    <w:rFonts w:ascii="Arial" w:eastAsia="굴림" w:hAnsi="Arial" w:cs="Arial"/>
                    <w:color w:val="FF0000"/>
                    <w:kern w:val="0"/>
                    <w:szCs w:val="20"/>
                  </w:rPr>
                </w:rPrChange>
              </w:rPr>
            </w:pPr>
            <w:r w:rsidRPr="004D020F">
              <w:rPr>
                <w:rFonts w:ascii="Arial" w:eastAsia="함초롬바탕" w:hAnsi="Arial" w:cs="Arial"/>
                <w:kern w:val="0"/>
                <w:szCs w:val="20"/>
                <w:rPrChange w:id="2601" w:author="Keis" w:date="2024-09-06T17:34:00Z">
                  <w:rPr>
                    <w:rFonts w:ascii="Arial" w:eastAsia="함초롬바탕" w:hAnsi="Arial" w:cs="Arial"/>
                    <w:color w:val="FF0000"/>
                    <w:kern w:val="0"/>
                    <w:szCs w:val="20"/>
                  </w:rPr>
                </w:rPrChange>
              </w:rPr>
              <w:t>Private variable</w:t>
            </w:r>
          </w:p>
        </w:tc>
      </w:tr>
    </w:tbl>
    <w:tbl>
      <w:tblPr>
        <w:tblpPr w:leftFromText="142" w:rightFromText="142" w:vertAnchor="text" w:horzAnchor="page" w:tblpX="5797" w:tblpY="-850"/>
        <w:tblW w:w="0" w:type="auto"/>
        <w:tblCellMar>
          <w:top w:w="15" w:type="dxa"/>
          <w:left w:w="15" w:type="dxa"/>
          <w:bottom w:w="15" w:type="dxa"/>
          <w:right w:w="15" w:type="dxa"/>
        </w:tblCellMar>
        <w:tblLook w:val="04A0" w:firstRow="1" w:lastRow="0" w:firstColumn="1" w:lastColumn="0" w:noHBand="0" w:noVBand="1"/>
      </w:tblPr>
      <w:tblGrid>
        <w:gridCol w:w="1153"/>
        <w:gridCol w:w="457"/>
        <w:gridCol w:w="457"/>
        <w:gridCol w:w="457"/>
        <w:gridCol w:w="456"/>
      </w:tblGrid>
      <w:tr w:rsidR="004D020F" w:rsidRPr="004D020F" w14:paraId="4C5C963B" w14:textId="77777777" w:rsidTr="002D5E9A">
        <w:trPr>
          <w:trHeight w:val="370"/>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5256C1EF" w14:textId="77777777" w:rsidR="002D5E9A" w:rsidRPr="004D020F" w:rsidRDefault="004A2FC0" w:rsidP="002D5E9A">
            <w:pPr>
              <w:spacing w:line="384" w:lineRule="auto"/>
              <w:textAlignment w:val="baseline"/>
              <w:rPr>
                <w:rFonts w:ascii="Arial" w:eastAsia="굴림" w:hAnsi="Arial" w:cs="Arial"/>
                <w:spacing w:val="-2"/>
                <w:kern w:val="0"/>
                <w:szCs w:val="20"/>
                <w:rPrChange w:id="2602" w:author="Keis" w:date="2024-09-06T17:34:00Z">
                  <w:rPr>
                    <w:rFonts w:ascii="Arial" w:eastAsia="굴림" w:hAnsi="Arial" w:cs="Arial"/>
                    <w:color w:val="FF0000"/>
                    <w:spacing w:val="-2"/>
                    <w:kern w:val="0"/>
                    <w:szCs w:val="20"/>
                  </w:rPr>
                </w:rPrChange>
              </w:rPr>
            </w:pPr>
            <w:r w:rsidRPr="004D020F">
              <w:rPr>
                <w:rFonts w:ascii="Arial" w:eastAsia="나눔명조" w:hAnsi="Arial" w:cs="Arial"/>
                <w:bCs/>
                <w:spacing w:val="-2"/>
                <w:kern w:val="0"/>
                <w:szCs w:val="20"/>
                <w:rPrChange w:id="2603" w:author="Keis" w:date="2024-09-06T17:34:00Z">
                  <w:rPr>
                    <w:rFonts w:ascii="Arial" w:eastAsia="나눔명조" w:hAnsi="Arial" w:cs="Arial"/>
                    <w:bCs/>
                    <w:color w:val="FF0000"/>
                    <w:spacing w:val="-2"/>
                    <w:kern w:val="0"/>
                    <w:szCs w:val="20"/>
                  </w:rPr>
                </w:rPrChange>
              </w:rPr>
              <w:t xml:space="preserve">JOB </w:t>
            </w:r>
            <w:r w:rsidR="002D5E9A" w:rsidRPr="004D020F">
              <w:rPr>
                <w:rFonts w:ascii="Arial" w:eastAsia="나눔명조" w:hAnsi="Arial" w:cs="Arial"/>
                <w:bCs/>
                <w:spacing w:val="-2"/>
                <w:kern w:val="0"/>
                <w:szCs w:val="20"/>
                <w:rPrChange w:id="2604" w:author="Keis" w:date="2024-09-06T17:34:00Z">
                  <w:rPr>
                    <w:rFonts w:ascii="Arial" w:eastAsia="나눔명조" w:hAnsi="Arial" w:cs="Arial"/>
                    <w:bCs/>
                    <w:color w:val="FF0000"/>
                    <w:spacing w:val="-2"/>
                    <w:kern w:val="0"/>
                    <w:szCs w:val="20"/>
                  </w:rPr>
                </w:rPrChange>
              </w:rPr>
              <w:t>CODE</w:t>
            </w: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655AC99C" w14:textId="77777777" w:rsidR="002D5E9A" w:rsidRPr="004D020F" w:rsidRDefault="002D5E9A" w:rsidP="002D5E9A">
            <w:pPr>
              <w:spacing w:line="384" w:lineRule="auto"/>
              <w:textAlignment w:val="baseline"/>
              <w:rPr>
                <w:rFonts w:ascii="Arial" w:eastAsia="굴림" w:hAnsi="Arial" w:cs="Arial"/>
                <w:kern w:val="0"/>
                <w:szCs w:val="20"/>
                <w:rPrChange w:id="2605" w:author="Keis" w:date="2024-09-06T17:34: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66F55311" w14:textId="77777777" w:rsidR="002D5E9A" w:rsidRPr="004D020F" w:rsidRDefault="002D5E9A" w:rsidP="002D5E9A">
            <w:pPr>
              <w:spacing w:line="384" w:lineRule="auto"/>
              <w:textAlignment w:val="baseline"/>
              <w:rPr>
                <w:rFonts w:ascii="Arial" w:eastAsia="굴림" w:hAnsi="Arial" w:cs="Arial"/>
                <w:kern w:val="0"/>
                <w:szCs w:val="20"/>
                <w:rPrChange w:id="2606" w:author="Keis" w:date="2024-09-06T17:34: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6C809481" w14:textId="77777777" w:rsidR="002D5E9A" w:rsidRPr="004D020F" w:rsidRDefault="002D5E9A" w:rsidP="002D5E9A">
            <w:pPr>
              <w:spacing w:line="384" w:lineRule="auto"/>
              <w:textAlignment w:val="baseline"/>
              <w:rPr>
                <w:rFonts w:ascii="Arial" w:eastAsia="굴림" w:hAnsi="Arial" w:cs="Arial"/>
                <w:kern w:val="0"/>
                <w:szCs w:val="20"/>
                <w:rPrChange w:id="2607" w:author="Keis" w:date="2024-09-06T17:34:00Z">
                  <w:rPr>
                    <w:rFonts w:ascii="Arial" w:eastAsia="굴림" w:hAnsi="Arial" w:cs="Arial"/>
                    <w:color w:val="FF0000"/>
                    <w:kern w:val="0"/>
                    <w:szCs w:val="20"/>
                  </w:rPr>
                </w:rPrChange>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1BCE1732" w14:textId="77777777" w:rsidR="002D5E9A" w:rsidRPr="004D020F" w:rsidRDefault="002D5E9A" w:rsidP="002D5E9A">
            <w:pPr>
              <w:spacing w:line="384" w:lineRule="auto"/>
              <w:textAlignment w:val="baseline"/>
              <w:rPr>
                <w:rFonts w:ascii="Arial" w:eastAsia="굴림" w:hAnsi="Arial" w:cs="Arial"/>
                <w:kern w:val="0"/>
                <w:szCs w:val="20"/>
                <w:rPrChange w:id="2608" w:author="Keis" w:date="2024-09-06T17:34:00Z">
                  <w:rPr>
                    <w:rFonts w:ascii="Arial" w:eastAsia="굴림" w:hAnsi="Arial" w:cs="Arial"/>
                    <w:color w:val="FF0000"/>
                    <w:kern w:val="0"/>
                    <w:szCs w:val="20"/>
                  </w:rPr>
                </w:rPrChange>
              </w:rPr>
            </w:pPr>
          </w:p>
        </w:tc>
      </w:tr>
    </w:tbl>
    <w:p w14:paraId="16FC30B3" w14:textId="77777777" w:rsidR="007D79C4" w:rsidRPr="004D020F" w:rsidRDefault="007D79C4" w:rsidP="002D5E9A">
      <w:pPr>
        <w:spacing w:line="384" w:lineRule="auto"/>
        <w:textAlignment w:val="baseline"/>
        <w:rPr>
          <w:rFonts w:ascii="Arial" w:eastAsia="나눔명조" w:hAnsi="Arial" w:cs="Arial"/>
          <w:spacing w:val="-2"/>
          <w:kern w:val="0"/>
          <w:szCs w:val="20"/>
          <w:rPrChange w:id="2609" w:author="Keis" w:date="2024-09-06T17:35:00Z">
            <w:rPr>
              <w:rFonts w:ascii="Arial" w:eastAsia="나눔명조" w:hAnsi="Arial" w:cs="Arial"/>
              <w:color w:val="FF0000"/>
              <w:spacing w:val="-2"/>
              <w:kern w:val="0"/>
              <w:szCs w:val="20"/>
            </w:rPr>
          </w:rPrChange>
        </w:rPr>
      </w:pPr>
    </w:p>
    <w:p w14:paraId="63E4FFA4" w14:textId="77777777" w:rsidR="002D5E9A" w:rsidRPr="004D020F" w:rsidRDefault="002D5E9A" w:rsidP="002D5E9A">
      <w:pPr>
        <w:spacing w:line="384" w:lineRule="auto"/>
        <w:textAlignment w:val="baseline"/>
        <w:rPr>
          <w:rFonts w:ascii="Arial" w:eastAsia="굴림" w:hAnsi="Arial" w:cs="Arial"/>
          <w:spacing w:val="-2"/>
          <w:kern w:val="0"/>
          <w:szCs w:val="20"/>
          <w:rPrChange w:id="2610" w:author="Keis" w:date="2024-09-06T17:35:00Z">
            <w:rPr>
              <w:rFonts w:ascii="Arial" w:eastAsia="굴림" w:hAnsi="Arial" w:cs="Arial"/>
              <w:color w:val="FF0000"/>
              <w:spacing w:val="-2"/>
              <w:kern w:val="0"/>
              <w:szCs w:val="20"/>
            </w:rPr>
          </w:rPrChange>
        </w:rPr>
      </w:pPr>
      <w:r w:rsidRPr="004D020F">
        <w:rPr>
          <w:rFonts w:ascii="Arial" w:eastAsia="나눔명조" w:hAnsi="Arial" w:cs="Arial" w:hint="eastAsia"/>
          <w:spacing w:val="-2"/>
          <w:kern w:val="0"/>
          <w:szCs w:val="20"/>
          <w:rPrChange w:id="2611" w:author="Keis" w:date="2024-09-06T17:35:00Z">
            <w:rPr>
              <w:rFonts w:ascii="Arial" w:eastAsia="나눔명조" w:hAnsi="Arial" w:cs="Arial" w:hint="eastAsia"/>
              <w:color w:val="FF0000"/>
              <w:spacing w:val="-2"/>
              <w:kern w:val="0"/>
              <w:szCs w:val="20"/>
            </w:rPr>
          </w:rPrChange>
        </w:rPr>
        <w:t>→</w:t>
      </w:r>
      <w:r w:rsidRPr="004D020F">
        <w:rPr>
          <w:rFonts w:ascii="Arial" w:eastAsia="나눔명조" w:hAnsi="Arial" w:cs="Arial"/>
          <w:spacing w:val="-2"/>
          <w:kern w:val="0"/>
          <w:szCs w:val="20"/>
          <w:rPrChange w:id="2612" w:author="Keis" w:date="2024-09-06T17:35:00Z">
            <w:rPr>
              <w:rFonts w:ascii="Arial" w:eastAsia="나눔명조" w:hAnsi="Arial" w:cs="Arial"/>
              <w:color w:val="FF0000"/>
              <w:spacing w:val="-2"/>
              <w:kern w:val="0"/>
              <w:szCs w:val="20"/>
            </w:rPr>
          </w:rPrChange>
        </w:rPr>
        <w:t xml:space="preserve"> (</w:t>
      </w:r>
      <w:r w:rsidR="00496C12" w:rsidRPr="004D020F">
        <w:rPr>
          <w:rFonts w:ascii="Arial" w:eastAsia="나눔명조" w:hAnsi="Arial" w:cs="Arial"/>
          <w:spacing w:val="-2"/>
          <w:kern w:val="0"/>
          <w:szCs w:val="20"/>
          <w:rPrChange w:id="2613" w:author="Keis" w:date="2024-09-06T17:35:00Z">
            <w:rPr>
              <w:rFonts w:ascii="Arial" w:eastAsia="나눔명조" w:hAnsi="Arial" w:cs="Arial"/>
              <w:color w:val="FF0000"/>
              <w:spacing w:val="-2"/>
              <w:kern w:val="0"/>
              <w:szCs w:val="20"/>
            </w:rPr>
          </w:rPrChange>
        </w:rPr>
        <w:t>wage worker)</w:t>
      </w:r>
      <w:r w:rsidRPr="004D020F">
        <w:rPr>
          <w:rFonts w:ascii="Arial" w:eastAsia="나눔명조" w:hAnsi="Arial" w:cs="Arial"/>
          <w:spacing w:val="-2"/>
          <w:kern w:val="0"/>
          <w:szCs w:val="20"/>
          <w:rPrChange w:id="2614" w:author="Keis" w:date="2024-09-06T17:35:00Z">
            <w:rPr>
              <w:rFonts w:ascii="Arial" w:eastAsia="나눔명조" w:hAnsi="Arial" w:cs="Arial"/>
              <w:color w:val="FF0000"/>
              <w:spacing w:val="-2"/>
              <w:kern w:val="0"/>
              <w:szCs w:val="20"/>
            </w:rPr>
          </w:rPrChange>
        </w:rPr>
        <w:t xml:space="preserve"> D023, (</w:t>
      </w:r>
      <w:r w:rsidR="00496C12" w:rsidRPr="004D020F">
        <w:rPr>
          <w:rFonts w:ascii="Arial" w:eastAsia="나눔명조" w:hAnsi="Arial" w:cs="Arial"/>
          <w:spacing w:val="-2"/>
          <w:kern w:val="0"/>
          <w:szCs w:val="20"/>
          <w:rPrChange w:id="2615" w:author="Keis" w:date="2024-09-06T17:35:00Z">
            <w:rPr>
              <w:rFonts w:ascii="Arial" w:eastAsia="나눔명조" w:hAnsi="Arial" w:cs="Arial"/>
              <w:color w:val="FF0000"/>
              <w:spacing w:val="-2"/>
              <w:kern w:val="0"/>
              <w:szCs w:val="20"/>
            </w:rPr>
          </w:rPrChange>
        </w:rPr>
        <w:t>self-employed/unpaid family worker)</w:t>
      </w:r>
      <w:r w:rsidRPr="004D020F">
        <w:rPr>
          <w:rFonts w:ascii="Arial" w:eastAsia="나눔명조" w:hAnsi="Arial" w:cs="Arial"/>
          <w:spacing w:val="-2"/>
          <w:kern w:val="0"/>
          <w:szCs w:val="20"/>
          <w:rPrChange w:id="2616" w:author="Keis" w:date="2024-09-06T17:35:00Z">
            <w:rPr>
              <w:rFonts w:ascii="Arial" w:eastAsia="나눔명조" w:hAnsi="Arial" w:cs="Arial"/>
              <w:color w:val="FF0000"/>
              <w:spacing w:val="-2"/>
              <w:kern w:val="0"/>
              <w:szCs w:val="20"/>
            </w:rPr>
          </w:rPrChange>
        </w:rPr>
        <w:t xml:space="preserve"> D033</w:t>
      </w:r>
    </w:p>
    <w:p w14:paraId="633034C1" w14:textId="77777777" w:rsidR="002D5E9A" w:rsidRPr="00CD37B9" w:rsidRDefault="002D5E9A" w:rsidP="00624BD4">
      <w:pPr>
        <w:wordWrap/>
        <w:snapToGrid w:val="0"/>
        <w:spacing w:line="360" w:lineRule="auto"/>
        <w:textAlignment w:val="baseline"/>
        <w:rPr>
          <w:rFonts w:ascii="Arial" w:eastAsia="굴림" w:hAnsi="Arial" w:cs="Arial"/>
          <w:color w:val="FF0000"/>
          <w:kern w:val="0"/>
          <w:sz w:val="22"/>
        </w:rPr>
      </w:pPr>
    </w:p>
    <w:p w14:paraId="4B64CBD2" w14:textId="77777777" w:rsidR="002A34A0" w:rsidRPr="001D19F6" w:rsidRDefault="002A34A0" w:rsidP="00297F86">
      <w:pPr>
        <w:wordWrap/>
        <w:snapToGrid w:val="0"/>
        <w:spacing w:line="276" w:lineRule="auto"/>
        <w:textAlignment w:val="baseline"/>
        <w:rPr>
          <w:rFonts w:ascii="Arial" w:eastAsia="굴림" w:hAnsi="Arial" w:cs="Arial"/>
          <w:b/>
          <w:kern w:val="0"/>
          <w:sz w:val="22"/>
        </w:rPr>
      </w:pPr>
      <w:r w:rsidRPr="001D19F6">
        <w:rPr>
          <w:rFonts w:ascii="Arial" w:eastAsia="굴림" w:hAnsi="Arial" w:cs="Arial"/>
          <w:b/>
          <w:kern w:val="0"/>
          <w:sz w:val="22"/>
        </w:rPr>
        <w:t>Logic</w:t>
      </w:r>
    </w:p>
    <w:p w14:paraId="74EC0CDB" w14:textId="77777777" w:rsidR="002A34A0" w:rsidRPr="001D19F6" w:rsidRDefault="00B252B0" w:rsidP="00F14BA4">
      <w:pPr>
        <w:pStyle w:val="a6"/>
        <w:numPr>
          <w:ilvl w:val="0"/>
          <w:numId w:val="439"/>
        </w:numPr>
        <w:wordWrap/>
        <w:snapToGrid w:val="0"/>
        <w:spacing w:line="276" w:lineRule="auto"/>
        <w:ind w:leftChars="0"/>
        <w:textAlignment w:val="baseline"/>
        <w:rPr>
          <w:rFonts w:ascii="Arial" w:eastAsia="굴림" w:hAnsi="Arial" w:cs="Arial"/>
          <w:b/>
          <w:kern w:val="0"/>
          <w:sz w:val="22"/>
        </w:rPr>
      </w:pPr>
      <w:r w:rsidRPr="001D19F6">
        <w:rPr>
          <w:rFonts w:ascii="Arial" w:eastAsia="굴림" w:hAnsi="Arial" w:cs="Arial"/>
          <w:b/>
          <w:kern w:val="0"/>
          <w:sz w:val="22"/>
        </w:rPr>
        <w:t xml:space="preserve">If </w:t>
      </w:r>
      <w:r w:rsidR="002A34A0" w:rsidRPr="001D19F6">
        <w:rPr>
          <w:rFonts w:ascii="Arial" w:eastAsia="굴림" w:hAnsi="Arial" w:cs="Arial"/>
          <w:b/>
          <w:kern w:val="0"/>
          <w:sz w:val="22"/>
        </w:rPr>
        <w:t xml:space="preserve">R </w:t>
      </w:r>
      <w:r w:rsidR="002A34A0" w:rsidRPr="002D5E9A">
        <w:rPr>
          <w:rFonts w:ascii="Arial" w:eastAsia="굴림" w:hAnsi="Arial" w:cs="Arial"/>
          <w:b/>
          <w:kern w:val="0"/>
          <w:sz w:val="22"/>
        </w:rPr>
        <w:t>answered</w:t>
      </w:r>
      <w:r w:rsidR="00936080" w:rsidRPr="001D19F6">
        <w:rPr>
          <w:rFonts w:ascii="Arial" w:eastAsia="굴림" w:hAnsi="Arial" w:cs="Arial"/>
          <w:b/>
          <w:kern w:val="0"/>
          <w:sz w:val="22"/>
        </w:rPr>
        <w:t xml:space="preserve"> in the previous interview that he/she was not</w:t>
      </w:r>
      <w:r w:rsidR="00882FFC" w:rsidRPr="001D19F6">
        <w:rPr>
          <w:rFonts w:ascii="Arial" w:eastAsia="굴림" w:hAnsi="Arial" w:cs="Arial"/>
          <w:b/>
          <w:kern w:val="0"/>
          <w:sz w:val="22"/>
        </w:rPr>
        <w:t xml:space="preserve"> working and R≠</w:t>
      </w:r>
      <w:r w:rsidR="00882FFC" w:rsidRPr="001D19F6">
        <w:rPr>
          <w:rFonts w:ascii="굴림" w:eastAsia="굴림" w:hAnsi="굴림" w:cs="굴림" w:hint="eastAsia"/>
          <w:b/>
          <w:kern w:val="0"/>
          <w:sz w:val="22"/>
        </w:rPr>
        <w:t>①</w:t>
      </w:r>
      <w:r w:rsidR="00882FFC" w:rsidRPr="001D19F6">
        <w:rPr>
          <w:rFonts w:ascii="Arial" w:eastAsia="굴림" w:hAnsi="Arial" w:cs="Arial"/>
          <w:b/>
          <w:kern w:val="0"/>
          <w:sz w:val="22"/>
        </w:rPr>
        <w:t xml:space="preserve"> at D006,</w:t>
      </w:r>
      <w:r w:rsidRPr="001D19F6">
        <w:rPr>
          <w:rFonts w:ascii="Arial" w:eastAsia="굴림" w:hAnsi="Arial" w:cs="Arial"/>
          <w:b/>
          <w:kern w:val="0"/>
          <w:sz w:val="22"/>
        </w:rPr>
        <w:t xml:space="preserve"> then </w:t>
      </w:r>
      <w:r w:rsidR="00012A8F" w:rsidRPr="001D19F6">
        <w:rPr>
          <w:rFonts w:ascii="Arial" w:eastAsia="굴림" w:hAnsi="Arial" w:cs="Arial"/>
          <w:b/>
          <w:kern w:val="0"/>
          <w:sz w:val="22"/>
        </w:rPr>
        <w:t>ask</w:t>
      </w:r>
      <w:r w:rsidRPr="001D19F6">
        <w:rPr>
          <w:rFonts w:ascii="Arial" w:eastAsia="굴림" w:hAnsi="Arial" w:cs="Arial"/>
          <w:b/>
          <w:kern w:val="0"/>
          <w:sz w:val="22"/>
        </w:rPr>
        <w:t xml:space="preserve"> D008.</w:t>
      </w:r>
    </w:p>
    <w:p w14:paraId="1EB61809" w14:textId="77777777" w:rsidR="00AC69D4" w:rsidRPr="001D19F6" w:rsidRDefault="00AC69D4" w:rsidP="00624BD4">
      <w:pPr>
        <w:wordWrap/>
        <w:snapToGrid w:val="0"/>
        <w:spacing w:line="360" w:lineRule="auto"/>
        <w:textAlignment w:val="baseline"/>
        <w:rPr>
          <w:rFonts w:ascii="Arial" w:eastAsia="굴림" w:hAnsi="Arial" w:cs="Arial"/>
          <w:kern w:val="0"/>
          <w:sz w:val="22"/>
        </w:rPr>
      </w:pPr>
    </w:p>
    <w:p w14:paraId="4AC4C917" w14:textId="77777777" w:rsidR="00624BD4" w:rsidRPr="001D19F6" w:rsidRDefault="00624BD4" w:rsidP="00624BD4">
      <w:pPr>
        <w:wordWrap/>
        <w:snapToGrid w:val="0"/>
        <w:spacing w:line="360" w:lineRule="auto"/>
        <w:textAlignment w:val="baseline"/>
        <w:rPr>
          <w:rFonts w:ascii="Arial" w:eastAsia="굴림" w:hAnsi="Arial" w:cs="Arial"/>
          <w:kern w:val="0"/>
          <w:sz w:val="22"/>
        </w:rPr>
      </w:pPr>
      <w:r w:rsidRPr="001D19F6">
        <w:rPr>
          <w:rFonts w:ascii="Arial" w:eastAsia="굴림" w:hAnsi="Arial" w:cs="Arial"/>
          <w:kern w:val="0"/>
          <w:sz w:val="22"/>
        </w:rPr>
        <w:t>D008. Now I am going to ask you about your job change since the previous</w:t>
      </w:r>
      <w:r w:rsidR="00012A8F" w:rsidRPr="001D19F6">
        <w:rPr>
          <w:rFonts w:ascii="Arial" w:eastAsia="굴림" w:hAnsi="Arial" w:cs="Arial"/>
          <w:kern w:val="0"/>
          <w:sz w:val="22"/>
        </w:rPr>
        <w:t xml:space="preserve"> </w:t>
      </w:r>
      <w:r w:rsidRPr="001D19F6">
        <w:rPr>
          <w:rFonts w:ascii="Arial" w:eastAsia="굴림" w:hAnsi="Arial" w:cs="Arial"/>
          <w:kern w:val="0"/>
          <w:sz w:val="22"/>
        </w:rPr>
        <w:t xml:space="preserve">interview. </w:t>
      </w:r>
      <w:r w:rsidR="00936080" w:rsidRPr="001D19F6">
        <w:rPr>
          <w:rFonts w:ascii="Arial" w:eastAsia="굴림" w:hAnsi="Arial" w:cs="Arial"/>
          <w:kern w:val="0"/>
          <w:sz w:val="22"/>
        </w:rPr>
        <w:t>In the previous interview, y</w:t>
      </w:r>
      <w:r w:rsidRPr="001D19F6">
        <w:rPr>
          <w:rFonts w:ascii="Arial" w:eastAsia="굴림" w:hAnsi="Arial" w:cs="Arial"/>
          <w:kern w:val="0"/>
          <w:sz w:val="22"/>
        </w:rPr>
        <w:t>ou responded that you were not working. Is this correct?</w:t>
      </w:r>
    </w:p>
    <w:p w14:paraId="7A635D8E" w14:textId="77777777" w:rsidR="00012A8F" w:rsidRPr="004D020F" w:rsidRDefault="00012A8F" w:rsidP="00F14BA4">
      <w:pPr>
        <w:pStyle w:val="a6"/>
        <w:numPr>
          <w:ilvl w:val="0"/>
          <w:numId w:val="44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kern w:val="0"/>
          <w:sz w:val="22"/>
        </w:rPr>
        <w:t xml:space="preserve">→Go </w:t>
      </w:r>
      <w:r w:rsidRPr="004D020F">
        <w:rPr>
          <w:rFonts w:ascii="Arial" w:eastAsia="굴림" w:hAnsi="Arial" w:cs="Arial"/>
          <w:kern w:val="0"/>
          <w:sz w:val="22"/>
        </w:rPr>
        <w:t>to D043</w:t>
      </w:r>
      <w:r w:rsidRPr="004D020F">
        <w:rPr>
          <w:rFonts w:ascii="Arial" w:eastAsia="굴림" w:hAnsi="Arial" w:cs="Arial"/>
          <w:sz w:val="22"/>
        </w:rPr>
        <w:tab/>
      </w:r>
      <w:r w:rsidRPr="004D020F">
        <w:rPr>
          <w:rFonts w:ascii="굴림" w:eastAsia="굴림" w:hAnsi="굴림" w:cs="굴림" w:hint="eastAsia"/>
          <w:sz w:val="22"/>
        </w:rPr>
        <w:t>⑤</w:t>
      </w:r>
      <w:r w:rsidRPr="004D020F">
        <w:rPr>
          <w:rFonts w:ascii="Arial" w:eastAsia="굴림" w:hAnsi="Arial" w:cs="Arial"/>
          <w:sz w:val="22"/>
        </w:rPr>
        <w:t xml:space="preserve"> No </w:t>
      </w:r>
    </w:p>
    <w:p w14:paraId="5109077F" w14:textId="77777777" w:rsidR="00B16621" w:rsidRPr="004D020F" w:rsidRDefault="00B16621" w:rsidP="00B16621">
      <w:pPr>
        <w:wordWrap/>
        <w:snapToGrid w:val="0"/>
        <w:spacing w:line="360" w:lineRule="auto"/>
        <w:textAlignment w:val="baseline"/>
        <w:rPr>
          <w:rFonts w:ascii="Arial" w:eastAsia="굴림" w:hAnsi="Arial" w:cs="Arial"/>
          <w:kern w:val="0"/>
          <w:sz w:val="22"/>
          <w:rPrChange w:id="2617" w:author="Keis" w:date="2024-09-06T17:35:00Z">
            <w:rPr>
              <w:rFonts w:ascii="Arial" w:eastAsia="굴림" w:hAnsi="Arial" w:cs="Arial"/>
              <w:color w:val="FF0000"/>
              <w:kern w:val="0"/>
              <w:sz w:val="22"/>
            </w:rPr>
          </w:rPrChange>
        </w:rPr>
      </w:pPr>
    </w:p>
    <w:p w14:paraId="6271772A" w14:textId="77777777" w:rsidR="00624BD4" w:rsidRPr="004D020F" w:rsidRDefault="00B16621" w:rsidP="00B16621">
      <w:pPr>
        <w:pStyle w:val="a6"/>
        <w:numPr>
          <w:ilvl w:val="0"/>
          <w:numId w:val="439"/>
        </w:numPr>
        <w:wordWrap/>
        <w:snapToGrid w:val="0"/>
        <w:spacing w:line="360" w:lineRule="auto"/>
        <w:ind w:leftChars="0"/>
        <w:textAlignment w:val="baseline"/>
        <w:rPr>
          <w:rFonts w:ascii="Arial" w:eastAsia="굴림" w:hAnsi="Arial" w:cs="Arial"/>
          <w:kern w:val="0"/>
          <w:sz w:val="22"/>
          <w:rPrChange w:id="2618" w:author="Keis" w:date="2024-09-06T17:35:00Z">
            <w:rPr>
              <w:rFonts w:ascii="Arial" w:eastAsia="굴림" w:hAnsi="Arial" w:cs="Arial"/>
              <w:color w:val="FF0000"/>
              <w:kern w:val="0"/>
              <w:sz w:val="22"/>
            </w:rPr>
          </w:rPrChange>
        </w:rPr>
      </w:pPr>
      <w:r w:rsidRPr="004D020F">
        <w:rPr>
          <w:rFonts w:ascii="Arial" w:eastAsia="굴림" w:hAnsi="Arial" w:cs="Arial"/>
          <w:kern w:val="0"/>
          <w:sz w:val="22"/>
          <w:rPrChange w:id="2619" w:author="Keis" w:date="2024-09-06T17:35:00Z">
            <w:rPr>
              <w:rFonts w:ascii="Arial" w:eastAsia="굴림" w:hAnsi="Arial" w:cs="Arial"/>
              <w:color w:val="FF0000"/>
              <w:kern w:val="0"/>
              <w:sz w:val="22"/>
            </w:rPr>
          </w:rPrChange>
        </w:rPr>
        <w:t>(Reference) Question to correct job asked at the time of the previous interview.</w:t>
      </w:r>
    </w:p>
    <w:p w14:paraId="35F572E8" w14:textId="77777777" w:rsidR="00624BD4" w:rsidRPr="004D020F" w:rsidRDefault="00624BD4" w:rsidP="00624BD4">
      <w:pPr>
        <w:wordWrap/>
        <w:snapToGrid w:val="0"/>
        <w:spacing w:line="360" w:lineRule="auto"/>
        <w:textAlignment w:val="baseline"/>
        <w:rPr>
          <w:rFonts w:ascii="Arial" w:eastAsia="굴림" w:hAnsi="Arial" w:cs="Arial"/>
          <w:kern w:val="0"/>
          <w:sz w:val="22"/>
        </w:rPr>
      </w:pPr>
      <w:r w:rsidRPr="004D020F">
        <w:rPr>
          <w:rFonts w:ascii="Arial" w:eastAsia="굴림" w:hAnsi="Arial" w:cs="Arial"/>
          <w:kern w:val="0"/>
          <w:sz w:val="22"/>
        </w:rPr>
        <w:t>D009. Please state the work yo</w:t>
      </w:r>
      <w:r w:rsidR="003F301F" w:rsidRPr="004D020F">
        <w:rPr>
          <w:rFonts w:ascii="Arial" w:eastAsia="굴림" w:hAnsi="Arial" w:cs="Arial"/>
          <w:kern w:val="0"/>
          <w:sz w:val="22"/>
        </w:rPr>
        <w:t>u were doing at the time of</w:t>
      </w:r>
      <w:r w:rsidRPr="004D020F">
        <w:rPr>
          <w:rFonts w:ascii="Arial" w:eastAsia="굴림" w:hAnsi="Arial" w:cs="Arial"/>
          <w:kern w:val="0"/>
          <w:sz w:val="22"/>
        </w:rPr>
        <w:t xml:space="preserve"> the previous</w:t>
      </w:r>
      <w:r w:rsidR="00F663C4" w:rsidRPr="004D020F">
        <w:rPr>
          <w:rFonts w:ascii="Arial" w:eastAsia="굴림" w:hAnsi="Arial" w:cs="Arial"/>
          <w:kern w:val="0"/>
          <w:sz w:val="22"/>
        </w:rPr>
        <w:t xml:space="preserve"> </w:t>
      </w:r>
      <w:r w:rsidRPr="004D020F">
        <w:rPr>
          <w:rFonts w:ascii="Arial" w:eastAsia="굴림" w:hAnsi="Arial" w:cs="Arial"/>
          <w:kern w:val="0"/>
          <w:sz w:val="22"/>
        </w:rPr>
        <w:t>interview. What kind of work did you do? (</w:t>
      </w:r>
      <w:r w:rsidR="00494A54" w:rsidRPr="004D020F">
        <w:rPr>
          <w:rFonts w:ascii="Arial" w:eastAsia="굴림" w:hAnsi="Arial" w:cs="Arial"/>
          <w:kern w:val="0"/>
          <w:sz w:val="22"/>
        </w:rPr>
        <w:t>Employment</w:t>
      </w:r>
      <w:r w:rsidRPr="004D020F">
        <w:rPr>
          <w:rFonts w:ascii="Arial" w:eastAsia="굴림" w:hAnsi="Arial" w:cs="Arial"/>
          <w:kern w:val="0"/>
          <w:sz w:val="22"/>
        </w:rPr>
        <w:t xml:space="preserve"> status)</w:t>
      </w:r>
    </w:p>
    <w:p w14:paraId="2445F04C" w14:textId="77777777" w:rsidR="00624BD4" w:rsidRPr="004D020F" w:rsidRDefault="00624BD4" w:rsidP="00F663C4">
      <w:pPr>
        <w:wordWrap/>
        <w:snapToGrid w:val="0"/>
        <w:spacing w:line="360" w:lineRule="auto"/>
        <w:ind w:leftChars="213" w:left="426"/>
        <w:textAlignment w:val="baseline"/>
        <w:rPr>
          <w:rFonts w:ascii="Arial" w:eastAsia="굴림" w:hAnsi="Arial" w:cs="Arial"/>
          <w:kern w:val="0"/>
          <w:sz w:val="22"/>
        </w:rPr>
      </w:pPr>
      <w:r w:rsidRPr="004D020F">
        <w:rPr>
          <w:rFonts w:ascii="굴림" w:eastAsia="굴림" w:hAnsi="굴림" w:cs="굴림" w:hint="eastAsia"/>
          <w:kern w:val="0"/>
          <w:sz w:val="22"/>
        </w:rPr>
        <w:t>①</w:t>
      </w:r>
      <w:r w:rsidRPr="004D020F">
        <w:rPr>
          <w:rFonts w:ascii="Arial" w:eastAsia="굴림" w:hAnsi="Arial" w:cs="Arial"/>
          <w:kern w:val="0"/>
          <w:sz w:val="22"/>
        </w:rPr>
        <w:t xml:space="preserve"> Employed by </w:t>
      </w:r>
      <w:r w:rsidR="00936080" w:rsidRPr="004D020F">
        <w:rPr>
          <w:rFonts w:ascii="Arial" w:eastAsia="굴림" w:hAnsi="Arial" w:cs="Arial"/>
          <w:kern w:val="0"/>
          <w:sz w:val="22"/>
        </w:rPr>
        <w:t xml:space="preserve">another person </w:t>
      </w:r>
      <w:r w:rsidRPr="004D020F">
        <w:rPr>
          <w:rFonts w:ascii="Arial" w:eastAsia="굴림" w:hAnsi="Arial" w:cs="Arial"/>
          <w:kern w:val="0"/>
          <w:sz w:val="22"/>
        </w:rPr>
        <w:t xml:space="preserve">or </w:t>
      </w:r>
      <w:r w:rsidR="003F301F" w:rsidRPr="004D020F">
        <w:rPr>
          <w:rFonts w:ascii="Arial" w:eastAsia="굴림" w:hAnsi="Arial" w:cs="Arial"/>
          <w:kern w:val="0"/>
          <w:sz w:val="22"/>
        </w:rPr>
        <w:t>a company and received</w:t>
      </w:r>
      <w:r w:rsidR="00F663C4" w:rsidRPr="004D020F">
        <w:rPr>
          <w:rFonts w:ascii="Arial" w:eastAsia="굴림" w:hAnsi="Arial" w:cs="Arial"/>
          <w:kern w:val="0"/>
          <w:sz w:val="22"/>
        </w:rPr>
        <w:t xml:space="preserve"> </w:t>
      </w:r>
      <w:r w:rsidR="00FB3D5A" w:rsidRPr="004D020F">
        <w:rPr>
          <w:rFonts w:ascii="Arial" w:eastAsia="굴림" w:hAnsi="Arial" w:cs="Arial"/>
          <w:kern w:val="0"/>
          <w:sz w:val="22"/>
        </w:rPr>
        <w:t>wages</w:t>
      </w:r>
    </w:p>
    <w:p w14:paraId="2A204810" w14:textId="77777777" w:rsidR="00624BD4" w:rsidRPr="00ED47A7" w:rsidRDefault="00624BD4" w:rsidP="00D12299">
      <w:pPr>
        <w:pStyle w:val="a6"/>
        <w:numPr>
          <w:ilvl w:val="0"/>
          <w:numId w:val="1246"/>
        </w:numPr>
        <w:wordWrap/>
        <w:snapToGrid w:val="0"/>
        <w:spacing w:line="360" w:lineRule="auto"/>
        <w:ind w:leftChars="0"/>
        <w:textAlignment w:val="baseline"/>
        <w:rPr>
          <w:rFonts w:ascii="Arial" w:eastAsia="굴림" w:hAnsi="Arial" w:cs="Arial"/>
          <w:kern w:val="0"/>
          <w:sz w:val="22"/>
        </w:rPr>
      </w:pPr>
      <w:r w:rsidRPr="00ED47A7">
        <w:rPr>
          <w:rFonts w:ascii="Arial" w:eastAsia="굴림" w:hAnsi="Arial" w:cs="Arial"/>
          <w:kern w:val="0"/>
          <w:sz w:val="22"/>
        </w:rPr>
        <w:t xml:space="preserve"> Self-employed or unpaid family worker</w:t>
      </w:r>
    </w:p>
    <w:p w14:paraId="337946FC" w14:textId="77777777" w:rsidR="00624BD4" w:rsidRDefault="003F301F" w:rsidP="00D12299">
      <w:pPr>
        <w:pStyle w:val="a6"/>
        <w:numPr>
          <w:ilvl w:val="0"/>
          <w:numId w:val="1246"/>
        </w:numPr>
        <w:wordWrap/>
        <w:snapToGrid w:val="0"/>
        <w:spacing w:line="360" w:lineRule="auto"/>
        <w:ind w:leftChars="0"/>
        <w:textAlignment w:val="baseline"/>
        <w:rPr>
          <w:rFonts w:ascii="Arial" w:eastAsia="굴림" w:hAnsi="Arial" w:cs="Arial"/>
          <w:kern w:val="0"/>
          <w:sz w:val="22"/>
        </w:rPr>
      </w:pPr>
      <w:r w:rsidRPr="00ED47A7">
        <w:rPr>
          <w:rFonts w:ascii="Arial" w:eastAsia="굴림" w:hAnsi="Arial" w:cs="Arial"/>
          <w:kern w:val="0"/>
          <w:sz w:val="22"/>
        </w:rPr>
        <w:t xml:space="preserve"> Not working at the time of</w:t>
      </w:r>
      <w:r w:rsidR="00624BD4" w:rsidRPr="00ED47A7">
        <w:rPr>
          <w:rFonts w:ascii="Arial" w:eastAsia="굴림" w:hAnsi="Arial" w:cs="Arial"/>
          <w:kern w:val="0"/>
          <w:sz w:val="22"/>
        </w:rPr>
        <w:t xml:space="preserve"> the previous</w:t>
      </w:r>
      <w:r w:rsidR="00F663C4" w:rsidRPr="00ED47A7">
        <w:rPr>
          <w:rFonts w:ascii="Arial" w:eastAsia="굴림" w:hAnsi="Arial" w:cs="Arial"/>
          <w:kern w:val="0"/>
          <w:sz w:val="22"/>
        </w:rPr>
        <w:t xml:space="preserve"> </w:t>
      </w:r>
      <w:r w:rsidR="00624BD4" w:rsidRPr="00ED47A7">
        <w:rPr>
          <w:rFonts w:ascii="Arial" w:eastAsia="굴림" w:hAnsi="Arial" w:cs="Arial"/>
          <w:kern w:val="0"/>
          <w:sz w:val="22"/>
        </w:rPr>
        <w:t>interview →Go to D043</w:t>
      </w:r>
    </w:p>
    <w:p w14:paraId="4EA4FBBA" w14:textId="77777777" w:rsidR="00F25F68" w:rsidRPr="00F25F68" w:rsidRDefault="00F25F68" w:rsidP="00F25F68">
      <w:pPr>
        <w:pStyle w:val="a4"/>
        <w:wordWrap/>
        <w:spacing w:line="360" w:lineRule="auto"/>
        <w:jc w:val="left"/>
        <w:rPr>
          <w:rFonts w:ascii="Arial" w:hAnsi="Arial" w:cs="Arial"/>
          <w:color w:val="FF0000"/>
          <w:sz w:val="22"/>
          <w:szCs w:val="22"/>
        </w:rPr>
      </w:pPr>
      <w:bookmarkStart w:id="2620" w:name="_Toc483216633"/>
      <w:bookmarkStart w:id="2621" w:name="_Toc487461345"/>
      <w:bookmarkStart w:id="2622" w:name="_Toc487647346"/>
    </w:p>
    <w:bookmarkEnd w:id="2620"/>
    <w:bookmarkEnd w:id="2621"/>
    <w:bookmarkEnd w:id="2622"/>
    <w:p w14:paraId="2A59E1AB" w14:textId="77777777" w:rsidR="00F25F68" w:rsidRPr="001D19F6" w:rsidRDefault="00F25F68" w:rsidP="00F25F68">
      <w:pPr>
        <w:pStyle w:val="a4"/>
        <w:spacing w:line="360" w:lineRule="auto"/>
        <w:outlineLvl w:val="0"/>
        <w:rPr>
          <w:rFonts w:ascii="Arial" w:hAnsi="Arial" w:cs="Arial"/>
          <w:color w:val="auto"/>
          <w:sz w:val="22"/>
        </w:rPr>
      </w:pPr>
      <w:r w:rsidRPr="001D19F6">
        <w:rPr>
          <w:rFonts w:ascii="Arial" w:hAnsi="Arial" w:cs="Arial"/>
          <w:color w:val="auto"/>
          <w:sz w:val="22"/>
          <w:szCs w:val="22"/>
        </w:rPr>
        <w:t xml:space="preserve">D010. </w:t>
      </w:r>
      <w:r w:rsidRPr="001D19F6">
        <w:rPr>
          <w:rFonts w:ascii="Arial" w:hAnsi="Arial" w:cs="Arial"/>
          <w:color w:val="auto"/>
          <w:sz w:val="22"/>
        </w:rPr>
        <w:t>What kind of business or industry do you work in--that is, what do they make</w:t>
      </w:r>
    </w:p>
    <w:p w14:paraId="55332174" w14:textId="77777777" w:rsidR="00F25F68" w:rsidRPr="001D19F6" w:rsidRDefault="00F25F68" w:rsidP="00F25F68">
      <w:pPr>
        <w:pStyle w:val="a4"/>
        <w:wordWrap/>
        <w:spacing w:line="360" w:lineRule="auto"/>
        <w:jc w:val="left"/>
        <w:outlineLvl w:val="0"/>
        <w:rPr>
          <w:rFonts w:ascii="Arial" w:hAnsi="Arial" w:cs="Arial"/>
          <w:color w:val="auto"/>
          <w:sz w:val="22"/>
          <w:szCs w:val="22"/>
        </w:rPr>
      </w:pPr>
      <w:bookmarkStart w:id="2623" w:name="_Toc483216634"/>
      <w:bookmarkStart w:id="2624" w:name="_Toc487461346"/>
      <w:bookmarkStart w:id="2625" w:name="_Toc487647347"/>
      <w:r w:rsidRPr="001D19F6">
        <w:rPr>
          <w:rFonts w:ascii="Arial" w:hAnsi="Arial" w:cs="Arial"/>
          <w:color w:val="auto"/>
          <w:sz w:val="22"/>
          <w:szCs w:val="22"/>
        </w:rPr>
        <w:t>or do at the place where you work?</w:t>
      </w:r>
      <w:bookmarkEnd w:id="2623"/>
      <w:bookmarkEnd w:id="2624"/>
      <w:bookmarkEnd w:id="2625"/>
      <w:r w:rsidRPr="001D19F6">
        <w:rPr>
          <w:rFonts w:ascii="Arial" w:hAnsi="Arial" w:cs="Arial"/>
          <w:color w:val="auto"/>
          <w:sz w:val="22"/>
          <w:szCs w:val="22"/>
        </w:rPr>
        <w:t xml:space="preserve"> </w:t>
      </w:r>
    </w:p>
    <w:p w14:paraId="25975228"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Agriculture/forestry</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D015</w:t>
      </w:r>
    </w:p>
    <w:p w14:paraId="39379B67"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Fishing</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D015</w:t>
      </w:r>
    </w:p>
    <w:p w14:paraId="25519436"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Mining and quarrying</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D015</w:t>
      </w:r>
    </w:p>
    <w:p w14:paraId="45AFB4A2"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Manufacturing</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D011</w:t>
      </w:r>
    </w:p>
    <w:p w14:paraId="00B17C9A"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Electricity, gas, and water supply</w:t>
      </w:r>
      <w:r w:rsidRPr="001D19F6">
        <w:rPr>
          <w:rFonts w:ascii="Arial" w:hAnsi="Arial" w:cs="Arial"/>
          <w:color w:val="auto"/>
          <w:sz w:val="22"/>
          <w:szCs w:val="22"/>
        </w:rPr>
        <w:tab/>
        <w:t>→Go to D015</w:t>
      </w:r>
    </w:p>
    <w:p w14:paraId="3405D9F1"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Construction</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D015</w:t>
      </w:r>
    </w:p>
    <w:p w14:paraId="5F86BCA8"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Wholesale and retail trade</w:t>
      </w:r>
      <w:r w:rsidRPr="001D19F6">
        <w:rPr>
          <w:rFonts w:ascii="Arial" w:hAnsi="Arial" w:cs="Arial"/>
          <w:color w:val="auto"/>
          <w:sz w:val="22"/>
          <w:szCs w:val="22"/>
        </w:rPr>
        <w:tab/>
      </w:r>
      <w:r w:rsidRPr="001D19F6">
        <w:rPr>
          <w:rFonts w:ascii="Arial" w:hAnsi="Arial" w:cs="Arial"/>
          <w:color w:val="auto"/>
          <w:sz w:val="22"/>
          <w:szCs w:val="22"/>
        </w:rPr>
        <w:tab/>
        <w:t>→Go to D012</w:t>
      </w:r>
    </w:p>
    <w:p w14:paraId="4F0050A9"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lastRenderedPageBreak/>
        <w:t>Hotels and restaurants</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D013</w:t>
      </w:r>
    </w:p>
    <w:p w14:paraId="5A233A76"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Transport</w:t>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r>
      <w:r w:rsidRPr="001D19F6">
        <w:rPr>
          <w:rFonts w:ascii="Arial" w:hAnsi="Arial" w:cs="Arial"/>
          <w:color w:val="auto"/>
          <w:sz w:val="22"/>
          <w:szCs w:val="22"/>
        </w:rPr>
        <w:tab/>
        <w:t>→Go to D015</w:t>
      </w:r>
    </w:p>
    <w:p w14:paraId="14869D42"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 xml:space="preserve">Post and telecommunications </w:t>
      </w:r>
      <w:r w:rsidRPr="001D19F6">
        <w:rPr>
          <w:rFonts w:ascii="Arial" w:hAnsi="Arial" w:cs="Arial"/>
          <w:color w:val="auto"/>
          <w:sz w:val="22"/>
          <w:szCs w:val="22"/>
        </w:rPr>
        <w:tab/>
      </w:r>
      <w:r w:rsidRPr="001D19F6">
        <w:rPr>
          <w:rFonts w:ascii="Arial" w:hAnsi="Arial" w:cs="Arial"/>
          <w:color w:val="auto"/>
          <w:sz w:val="22"/>
          <w:szCs w:val="22"/>
        </w:rPr>
        <w:tab/>
        <w:t>→Go to D015</w:t>
      </w:r>
    </w:p>
    <w:p w14:paraId="0B4B9F08"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 xml:space="preserve">Financial and insurance activities </w:t>
      </w:r>
      <w:r w:rsidRPr="001D19F6">
        <w:rPr>
          <w:rFonts w:ascii="Arial" w:hAnsi="Arial" w:cs="Arial"/>
          <w:color w:val="auto"/>
          <w:sz w:val="22"/>
          <w:szCs w:val="22"/>
        </w:rPr>
        <w:tab/>
        <w:t>→Go to D015</w:t>
      </w:r>
    </w:p>
    <w:p w14:paraId="6F20B644" w14:textId="77777777" w:rsidR="00F25F68" w:rsidRPr="001D19F6"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Real estate and renting and leasing</w:t>
      </w:r>
      <w:r w:rsidRPr="001D19F6">
        <w:rPr>
          <w:rFonts w:ascii="Arial" w:hAnsi="Arial" w:cs="Arial"/>
          <w:color w:val="auto"/>
          <w:sz w:val="22"/>
          <w:szCs w:val="22"/>
        </w:rPr>
        <w:tab/>
        <w:t>→Go to D015</w:t>
      </w:r>
    </w:p>
    <w:p w14:paraId="54FD5007" w14:textId="77777777" w:rsidR="00C8544D" w:rsidRPr="009C5F81" w:rsidRDefault="00F25F68" w:rsidP="00F25F68">
      <w:pPr>
        <w:pStyle w:val="a4"/>
        <w:numPr>
          <w:ilvl w:val="0"/>
          <w:numId w:val="441"/>
        </w:numPr>
        <w:wordWrap/>
        <w:spacing w:line="360" w:lineRule="auto"/>
        <w:jc w:val="left"/>
        <w:rPr>
          <w:rFonts w:ascii="Arial" w:hAnsi="Arial" w:cs="Arial"/>
          <w:color w:val="auto"/>
          <w:sz w:val="22"/>
          <w:szCs w:val="22"/>
        </w:rPr>
      </w:pPr>
      <w:r w:rsidRPr="001D19F6">
        <w:rPr>
          <w:rFonts w:ascii="Arial" w:hAnsi="Arial" w:cs="Arial"/>
          <w:color w:val="auto"/>
          <w:sz w:val="22"/>
          <w:szCs w:val="22"/>
        </w:rPr>
        <w:t>Other activities</w:t>
      </w:r>
      <w:r w:rsidRPr="001D19F6">
        <w:rPr>
          <w:rFonts w:ascii="Arial" w:hAnsi="Arial" w:cs="Arial"/>
          <w:color w:val="auto"/>
          <w:sz w:val="22"/>
          <w:szCs w:val="22"/>
        </w:rPr>
        <w:tab/>
      </w:r>
      <w:r w:rsidR="001A14AD" w:rsidRPr="001D19F6">
        <w:rPr>
          <w:rFonts w:ascii="Arial" w:hAnsi="Arial" w:cs="Arial"/>
          <w:color w:val="auto"/>
          <w:sz w:val="22"/>
          <w:szCs w:val="22"/>
        </w:rPr>
        <w:tab/>
      </w:r>
      <w:r w:rsidR="001A14AD" w:rsidRPr="001D19F6">
        <w:rPr>
          <w:rFonts w:ascii="Arial" w:hAnsi="Arial" w:cs="Arial"/>
          <w:color w:val="auto"/>
          <w:sz w:val="22"/>
          <w:szCs w:val="22"/>
        </w:rPr>
        <w:tab/>
      </w:r>
      <w:r w:rsidR="001A14AD" w:rsidRPr="001D19F6">
        <w:rPr>
          <w:rFonts w:ascii="Arial" w:hAnsi="Arial" w:cs="Arial"/>
          <w:color w:val="auto"/>
          <w:sz w:val="22"/>
          <w:szCs w:val="22"/>
        </w:rPr>
        <w:tab/>
      </w:r>
      <w:r w:rsidR="00624BD4" w:rsidRPr="001D19F6">
        <w:rPr>
          <w:rFonts w:ascii="Arial" w:hAnsi="Arial" w:cs="Arial"/>
          <w:color w:val="auto"/>
          <w:sz w:val="22"/>
          <w:szCs w:val="22"/>
        </w:rPr>
        <w:t>→Go to D014</w:t>
      </w:r>
    </w:p>
    <w:p w14:paraId="14F40A2A" w14:textId="77777777" w:rsidR="00F25F68" w:rsidRPr="001D19F6" w:rsidRDefault="00F25F68" w:rsidP="00624BD4">
      <w:pPr>
        <w:wordWrap/>
        <w:spacing w:line="360" w:lineRule="auto"/>
        <w:jc w:val="left"/>
        <w:rPr>
          <w:rFonts w:ascii="Arial" w:eastAsia="굴림" w:hAnsi="Arial" w:cs="Arial"/>
          <w:sz w:val="22"/>
        </w:rPr>
      </w:pPr>
    </w:p>
    <w:p w14:paraId="7136BD2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D011. </w:t>
      </w:r>
      <w:r w:rsidR="00A5133A" w:rsidRPr="001D19F6">
        <w:rPr>
          <w:rFonts w:ascii="Arial" w:eastAsia="굴림" w:hAnsi="Arial" w:cs="Arial"/>
          <w:sz w:val="22"/>
        </w:rPr>
        <w:t xml:space="preserve">To be specific, </w:t>
      </w:r>
      <w:r w:rsidRPr="001D19F6">
        <w:rPr>
          <w:rFonts w:ascii="Arial" w:eastAsia="굴림" w:hAnsi="Arial" w:cs="Arial"/>
          <w:sz w:val="22"/>
        </w:rPr>
        <w:t xml:space="preserve">which industrial classification best describes </w:t>
      </w:r>
      <w:r w:rsidR="00A5133A" w:rsidRPr="001D19F6">
        <w:rPr>
          <w:rFonts w:ascii="Arial" w:eastAsia="굴림" w:hAnsi="Arial" w:cs="Arial"/>
          <w:sz w:val="22"/>
        </w:rPr>
        <w:t>your</w:t>
      </w:r>
      <w:r w:rsidRPr="001D19F6">
        <w:rPr>
          <w:rFonts w:ascii="Arial" w:eastAsia="굴림" w:hAnsi="Arial" w:cs="Arial"/>
          <w:sz w:val="22"/>
        </w:rPr>
        <w:t xml:space="preserve"> workplace?</w:t>
      </w:r>
    </w:p>
    <w:p w14:paraId="5C028CF4"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Manufacture of food products and beverages</w:t>
      </w:r>
    </w:p>
    <w:p w14:paraId="68E6511E"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Manufacture of textiles, weari</w:t>
      </w:r>
      <w:r w:rsidR="003F301F" w:rsidRPr="001D19F6">
        <w:rPr>
          <w:rFonts w:ascii="Arial" w:eastAsia="굴림" w:hAnsi="Arial" w:cs="Arial"/>
          <w:sz w:val="22"/>
        </w:rPr>
        <w:t>ng apparel, luggage, and footwear</w:t>
      </w:r>
    </w:p>
    <w:p w14:paraId="66C2DBFD"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Manufacture of metal and machinery materials and products</w:t>
      </w:r>
    </w:p>
    <w:p w14:paraId="5C7E6EEC"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Manufacture of electronic and electric materials and products</w:t>
      </w:r>
    </w:p>
    <w:p w14:paraId="797230CB"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Manufacture of motor vehicles and transport equipment products</w:t>
      </w:r>
    </w:p>
    <w:p w14:paraId="2CC6CC84" w14:textId="77777777" w:rsidR="00624BD4" w:rsidRPr="001D19F6" w:rsidRDefault="00624BD4" w:rsidP="00A513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Manufacture of other products</w:t>
      </w:r>
    </w:p>
    <w:p w14:paraId="61A0A5A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kern w:val="0"/>
          <w:sz w:val="22"/>
        </w:rPr>
        <w:t>→Go to D0</w:t>
      </w:r>
      <w:r w:rsidRPr="001D19F6">
        <w:rPr>
          <w:rFonts w:ascii="Arial" w:eastAsia="굴림" w:hAnsi="Arial" w:cs="Arial"/>
          <w:sz w:val="22"/>
        </w:rPr>
        <w:t>15</w:t>
      </w:r>
    </w:p>
    <w:p w14:paraId="6B00500F" w14:textId="77777777" w:rsidR="00624BD4" w:rsidRPr="001D19F6" w:rsidRDefault="00624BD4" w:rsidP="00624BD4">
      <w:pPr>
        <w:wordWrap/>
        <w:spacing w:line="360" w:lineRule="auto"/>
        <w:rPr>
          <w:rFonts w:ascii="Arial" w:eastAsia="굴림" w:hAnsi="Arial" w:cs="Arial"/>
          <w:sz w:val="22"/>
        </w:rPr>
      </w:pPr>
    </w:p>
    <w:p w14:paraId="060C3F7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D012. </w:t>
      </w:r>
      <w:r w:rsidR="00800B9A" w:rsidRPr="001D19F6">
        <w:rPr>
          <w:rFonts w:ascii="Arial" w:eastAsia="굴림" w:hAnsi="Arial" w:cs="Arial"/>
          <w:sz w:val="22"/>
        </w:rPr>
        <w:t>To be specific, which industrial classification best describes your workplace?</w:t>
      </w:r>
    </w:p>
    <w:p w14:paraId="1EEBA75A"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Sale of motor vehicles</w:t>
      </w:r>
    </w:p>
    <w:p w14:paraId="517FE97B"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Wholesale</w:t>
      </w:r>
    </w:p>
    <w:p w14:paraId="332CFFF5"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Retail trade</w:t>
      </w:r>
    </w:p>
    <w:p w14:paraId="60641F8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kern w:val="0"/>
          <w:sz w:val="22"/>
        </w:rPr>
        <w:t>→Go to D0</w:t>
      </w:r>
      <w:r w:rsidRPr="001D19F6">
        <w:rPr>
          <w:rFonts w:ascii="Arial" w:eastAsia="굴림" w:hAnsi="Arial" w:cs="Arial"/>
          <w:sz w:val="22"/>
        </w:rPr>
        <w:t>15</w:t>
      </w:r>
    </w:p>
    <w:p w14:paraId="7C1ABA2F" w14:textId="77777777" w:rsidR="00624BD4" w:rsidRPr="001D19F6" w:rsidRDefault="00624BD4" w:rsidP="00624BD4">
      <w:pPr>
        <w:wordWrap/>
        <w:spacing w:line="360" w:lineRule="auto"/>
        <w:rPr>
          <w:rFonts w:ascii="Arial" w:eastAsia="굴림" w:hAnsi="Arial" w:cs="Arial"/>
          <w:sz w:val="22"/>
        </w:rPr>
      </w:pPr>
    </w:p>
    <w:p w14:paraId="2865A11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D013. </w:t>
      </w:r>
      <w:r w:rsidR="00800B9A" w:rsidRPr="001D19F6">
        <w:rPr>
          <w:rFonts w:ascii="Arial" w:eastAsia="굴림" w:hAnsi="Arial" w:cs="Arial"/>
          <w:sz w:val="22"/>
        </w:rPr>
        <w:t>To be specific, which industrial classification best describes your workplace?</w:t>
      </w:r>
    </w:p>
    <w:p w14:paraId="5DE21804"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Hotels</w:t>
      </w:r>
    </w:p>
    <w:p w14:paraId="45C04CC9"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Restaurants</w:t>
      </w:r>
    </w:p>
    <w:p w14:paraId="7D4E941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kern w:val="0"/>
          <w:sz w:val="22"/>
        </w:rPr>
        <w:t>→Go to D0</w:t>
      </w:r>
      <w:r w:rsidRPr="001D19F6">
        <w:rPr>
          <w:rFonts w:ascii="Arial" w:eastAsia="굴림" w:hAnsi="Arial" w:cs="Arial"/>
          <w:sz w:val="22"/>
        </w:rPr>
        <w:t>15</w:t>
      </w:r>
    </w:p>
    <w:p w14:paraId="4A94CEE3" w14:textId="77777777" w:rsidR="00624BD4" w:rsidRPr="001D19F6" w:rsidRDefault="00624BD4" w:rsidP="00624BD4">
      <w:pPr>
        <w:wordWrap/>
        <w:spacing w:line="360" w:lineRule="auto"/>
        <w:rPr>
          <w:rFonts w:ascii="Arial" w:eastAsia="굴림" w:hAnsi="Arial" w:cs="Arial"/>
          <w:sz w:val="22"/>
        </w:rPr>
      </w:pPr>
    </w:p>
    <w:p w14:paraId="49D1B6B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D014. </w:t>
      </w:r>
      <w:r w:rsidR="00800B9A" w:rsidRPr="001D19F6">
        <w:rPr>
          <w:rFonts w:ascii="Arial" w:eastAsia="굴림" w:hAnsi="Arial" w:cs="Arial"/>
          <w:sz w:val="22"/>
        </w:rPr>
        <w:t>To be specific, which industrial classification best describes your workplace?</w:t>
      </w:r>
    </w:p>
    <w:p w14:paraId="0D5AE1DF"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Business</w:t>
      </w:r>
      <w:r w:rsidR="003F301F" w:rsidRPr="001D19F6">
        <w:rPr>
          <w:rFonts w:ascii="Arial" w:eastAsia="굴림" w:hAnsi="Arial" w:cs="Arial"/>
          <w:sz w:val="22"/>
        </w:rPr>
        <w:t xml:space="preserve"> services</w:t>
      </w:r>
    </w:p>
    <w:p w14:paraId="7297F09D"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Public administration, defense, and compulsory social security</w:t>
      </w:r>
    </w:p>
    <w:p w14:paraId="49F6B79D"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Education</w:t>
      </w:r>
    </w:p>
    <w:p w14:paraId="18EED030"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Health and social work</w:t>
      </w:r>
    </w:p>
    <w:p w14:paraId="1CB58639"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97170E" w:rsidRPr="001D19F6">
        <w:rPr>
          <w:rFonts w:ascii="Arial" w:eastAsia="굴림" w:hAnsi="Arial" w:cs="Arial"/>
          <w:sz w:val="22"/>
        </w:rPr>
        <w:t xml:space="preserve"> Recreation, culture, and sports related</w:t>
      </w:r>
      <w:r w:rsidR="00800B9A" w:rsidRPr="001D19F6">
        <w:rPr>
          <w:rFonts w:ascii="Arial" w:eastAsia="굴림" w:hAnsi="Arial" w:cs="Arial"/>
          <w:sz w:val="22"/>
        </w:rPr>
        <w:t xml:space="preserve"> </w:t>
      </w:r>
      <w:r w:rsidR="0097170E" w:rsidRPr="001D19F6">
        <w:rPr>
          <w:rFonts w:ascii="Arial" w:eastAsia="굴림" w:hAnsi="Arial" w:cs="Arial"/>
          <w:sz w:val="22"/>
        </w:rPr>
        <w:t>services</w:t>
      </w:r>
    </w:p>
    <w:p w14:paraId="7AEB08CD"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Other community, repair, and personal service</w:t>
      </w:r>
      <w:r w:rsidR="0097170E" w:rsidRPr="001D19F6">
        <w:rPr>
          <w:rFonts w:ascii="Arial" w:eastAsia="굴림" w:hAnsi="Arial" w:cs="Arial"/>
          <w:sz w:val="22"/>
        </w:rPr>
        <w:t>s</w:t>
      </w:r>
    </w:p>
    <w:p w14:paraId="25BDA758" w14:textId="77777777" w:rsidR="00624BD4" w:rsidRPr="001D19F6"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t>⑦</w:t>
      </w:r>
      <w:r w:rsidR="00800B9A" w:rsidRPr="001D19F6">
        <w:rPr>
          <w:rFonts w:ascii="Arial" w:eastAsia="굴림" w:hAnsi="Arial" w:cs="Arial"/>
          <w:sz w:val="22"/>
        </w:rPr>
        <w:t xml:space="preserve"> </w:t>
      </w:r>
      <w:r w:rsidR="00B85C91" w:rsidRPr="001D19F6">
        <w:rPr>
          <w:rFonts w:ascii="Arial" w:eastAsia="굴림" w:hAnsi="Arial" w:cs="Arial"/>
          <w:sz w:val="22"/>
        </w:rPr>
        <w:t>Housekeeping</w:t>
      </w:r>
      <w:r w:rsidR="00B53A48" w:rsidRPr="001D19F6">
        <w:rPr>
          <w:rFonts w:ascii="Arial" w:eastAsia="굴림" w:hAnsi="Arial" w:cs="Arial"/>
          <w:sz w:val="22"/>
        </w:rPr>
        <w:t xml:space="preserve"> services</w:t>
      </w:r>
    </w:p>
    <w:p w14:paraId="77C9B302" w14:textId="77777777" w:rsidR="00624BD4" w:rsidRPr="004D020F" w:rsidRDefault="00624BD4" w:rsidP="00800B9A">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⑧</w:t>
      </w:r>
      <w:r w:rsidRPr="001D19F6">
        <w:rPr>
          <w:rFonts w:ascii="Arial" w:eastAsia="굴림" w:hAnsi="Arial" w:cs="Arial"/>
          <w:sz w:val="22"/>
        </w:rPr>
        <w:t xml:space="preserve"> </w:t>
      </w:r>
      <w:r w:rsidRPr="004D020F">
        <w:rPr>
          <w:rFonts w:ascii="Arial" w:eastAsia="굴림" w:hAnsi="Arial" w:cs="Arial"/>
          <w:sz w:val="22"/>
        </w:rPr>
        <w:t>International organizations</w:t>
      </w:r>
    </w:p>
    <w:p w14:paraId="0FE53DFA" w14:textId="77777777" w:rsidR="00B16621" w:rsidRPr="004D020F" w:rsidRDefault="00B16621" w:rsidP="00B16621">
      <w:pPr>
        <w:wordWrap/>
        <w:spacing w:line="360" w:lineRule="auto"/>
        <w:rPr>
          <w:rFonts w:ascii="Arial" w:eastAsia="굴림" w:hAnsi="Arial" w:cs="Arial"/>
          <w:sz w:val="22"/>
          <w:rPrChange w:id="2626" w:author="Keis" w:date="2024-09-06T17:35:00Z">
            <w:rPr>
              <w:rFonts w:ascii="Arial" w:eastAsia="굴림" w:hAnsi="Arial" w:cs="Arial"/>
              <w:color w:val="FF0000"/>
              <w:sz w:val="22"/>
            </w:rPr>
          </w:rPrChange>
        </w:rPr>
      </w:pPr>
      <w:r w:rsidRPr="004D020F">
        <w:rPr>
          <w:rFonts w:ascii="Arial" w:eastAsia="굴림" w:hAnsi="Arial" w:cs="Arial" w:hint="eastAsia"/>
          <w:kern w:val="0"/>
          <w:sz w:val="22"/>
          <w:rPrChange w:id="2627" w:author="Keis" w:date="2024-09-06T17:35:00Z">
            <w:rPr>
              <w:rFonts w:ascii="Arial" w:eastAsia="굴림" w:hAnsi="Arial" w:cs="Arial" w:hint="eastAsia"/>
              <w:color w:val="FF0000"/>
              <w:kern w:val="0"/>
              <w:sz w:val="22"/>
            </w:rPr>
          </w:rPrChange>
        </w:rPr>
        <w:t>→</w:t>
      </w:r>
      <w:r w:rsidRPr="004D020F">
        <w:rPr>
          <w:rFonts w:ascii="Arial" w:eastAsia="굴림" w:hAnsi="Arial" w:cs="Arial"/>
          <w:kern w:val="0"/>
          <w:sz w:val="22"/>
          <w:rPrChange w:id="2628" w:author="Keis" w:date="2024-09-06T17:35:00Z">
            <w:rPr>
              <w:rFonts w:ascii="Arial" w:eastAsia="굴림" w:hAnsi="Arial" w:cs="Arial"/>
              <w:color w:val="FF0000"/>
              <w:kern w:val="0"/>
              <w:sz w:val="22"/>
            </w:rPr>
          </w:rPrChange>
        </w:rPr>
        <w:t>Go to D0</w:t>
      </w:r>
      <w:r w:rsidRPr="004D020F">
        <w:rPr>
          <w:rFonts w:ascii="Arial" w:eastAsia="굴림" w:hAnsi="Arial" w:cs="Arial"/>
          <w:sz w:val="22"/>
          <w:rPrChange w:id="2629" w:author="Keis" w:date="2024-09-06T17:35:00Z">
            <w:rPr>
              <w:rFonts w:ascii="Arial" w:eastAsia="굴림" w:hAnsi="Arial" w:cs="Arial"/>
              <w:color w:val="FF0000"/>
              <w:sz w:val="22"/>
            </w:rPr>
          </w:rPrChange>
        </w:rPr>
        <w:t>15</w:t>
      </w:r>
    </w:p>
    <w:p w14:paraId="6887692C" w14:textId="77777777" w:rsidR="00624BD4" w:rsidRPr="004D020F" w:rsidRDefault="00624BD4" w:rsidP="00624BD4">
      <w:pPr>
        <w:wordWrap/>
        <w:spacing w:line="360" w:lineRule="auto"/>
        <w:rPr>
          <w:rFonts w:ascii="Arial" w:eastAsia="굴림" w:hAnsi="Arial" w:cs="Arial"/>
          <w:sz w:val="22"/>
        </w:rPr>
      </w:pPr>
    </w:p>
    <w:p w14:paraId="2DDAB685" w14:textId="1E2E9A1D" w:rsidR="00624BD4" w:rsidRPr="004D020F" w:rsidRDefault="00624BD4" w:rsidP="00624BD4">
      <w:pPr>
        <w:wordWrap/>
        <w:spacing w:line="360" w:lineRule="auto"/>
        <w:outlineLvl w:val="0"/>
        <w:rPr>
          <w:rFonts w:ascii="Arial" w:eastAsia="굴림" w:hAnsi="Arial" w:cs="Arial"/>
          <w:kern w:val="0"/>
          <w:sz w:val="22"/>
        </w:rPr>
      </w:pPr>
      <w:bookmarkStart w:id="2630" w:name="_Toc483216635"/>
      <w:bookmarkStart w:id="2631" w:name="_Toc487461347"/>
      <w:bookmarkStart w:id="2632" w:name="_Toc487647348"/>
      <w:r w:rsidRPr="004D020F">
        <w:rPr>
          <w:rFonts w:ascii="Arial" w:eastAsia="굴림" w:hAnsi="Arial" w:cs="Arial"/>
          <w:sz w:val="22"/>
        </w:rPr>
        <w:t>D015.</w:t>
      </w:r>
      <w:r w:rsidR="00800B9A" w:rsidRPr="004D020F">
        <w:rPr>
          <w:rFonts w:ascii="Arial" w:eastAsia="굴림" w:hAnsi="Arial" w:cs="Arial"/>
          <w:sz w:val="22"/>
        </w:rPr>
        <w:t xml:space="preserve"> </w:t>
      </w:r>
      <w:r w:rsidR="0097170E" w:rsidRPr="004D020F">
        <w:rPr>
          <w:rFonts w:ascii="Arial" w:eastAsia="굴림" w:hAnsi="Arial" w:cs="Arial"/>
          <w:kern w:val="0"/>
          <w:sz w:val="22"/>
        </w:rPr>
        <w:t>What kind of work did you do</w:t>
      </w:r>
      <w:r w:rsidRPr="004D020F">
        <w:rPr>
          <w:rFonts w:ascii="Arial" w:eastAsia="굴림" w:hAnsi="Arial" w:cs="Arial"/>
          <w:kern w:val="0"/>
          <w:sz w:val="22"/>
        </w:rPr>
        <w:t xml:space="preserve"> in </w:t>
      </w:r>
      <w:r w:rsidR="00800B9A" w:rsidRPr="004D020F">
        <w:rPr>
          <w:rFonts w:ascii="Arial" w:eastAsia="굴림" w:hAnsi="Arial" w:cs="Arial"/>
          <w:kern w:val="0"/>
          <w:sz w:val="22"/>
        </w:rPr>
        <w:t>your</w:t>
      </w:r>
      <w:r w:rsidRPr="004D020F">
        <w:rPr>
          <w:rFonts w:ascii="Arial" w:eastAsia="굴림" w:hAnsi="Arial" w:cs="Arial"/>
          <w:kern w:val="0"/>
          <w:sz w:val="22"/>
        </w:rPr>
        <w:t xml:space="preserve"> workplace?</w:t>
      </w:r>
      <w:bookmarkEnd w:id="2630"/>
      <w:bookmarkEnd w:id="2631"/>
      <w:bookmarkEnd w:id="2632"/>
    </w:p>
    <w:p w14:paraId="3A98D79F" w14:textId="77777777" w:rsidR="00624BD4"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Managers </w:t>
      </w:r>
      <w:r w:rsidR="00873F38" w:rsidRPr="004D020F">
        <w:rPr>
          <w:rFonts w:ascii="Arial" w:eastAsia="굴림" w:hAnsi="Arial" w:cs="Arial"/>
          <w:sz w:val="22"/>
        </w:rPr>
        <w:tab/>
      </w:r>
      <w:r w:rsidR="00873F38" w:rsidRPr="004D020F">
        <w:rPr>
          <w:rFonts w:ascii="Arial" w:eastAsia="굴림" w:hAnsi="Arial" w:cs="Arial"/>
          <w:sz w:val="22"/>
        </w:rPr>
        <w:tab/>
      </w:r>
      <w:r w:rsidR="00873F38" w:rsidRPr="004D020F">
        <w:rPr>
          <w:rFonts w:ascii="Arial" w:eastAsia="굴림" w:hAnsi="Arial" w:cs="Arial"/>
          <w:sz w:val="22"/>
        </w:rPr>
        <w:tab/>
      </w:r>
      <w:r w:rsidR="00F04DD9" w:rsidRPr="004D020F">
        <w:rPr>
          <w:rFonts w:ascii="Arial" w:eastAsia="굴림" w:hAnsi="Arial" w:cs="Arial"/>
          <w:sz w:val="22"/>
        </w:rPr>
        <w:tab/>
      </w:r>
      <w:r w:rsidRPr="004D020F">
        <w:rPr>
          <w:rFonts w:ascii="Arial" w:eastAsia="굴림" w:hAnsi="Arial" w:cs="Arial" w:hint="eastAsia"/>
          <w:sz w:val="22"/>
          <w:rPrChange w:id="2633" w:author="Keis" w:date="2024-09-06T17:35:00Z">
            <w:rPr>
              <w:rFonts w:ascii="Arial" w:eastAsia="굴림" w:hAnsi="Arial" w:cs="Arial" w:hint="eastAsia"/>
              <w:color w:val="FF0000"/>
              <w:sz w:val="22"/>
            </w:rPr>
          </w:rPrChange>
        </w:rPr>
        <w:t>→</w:t>
      </w:r>
      <w:r w:rsidRPr="004D020F">
        <w:rPr>
          <w:rFonts w:ascii="Arial" w:eastAsia="굴림" w:hAnsi="Arial" w:cs="Arial"/>
          <w:sz w:val="22"/>
          <w:rPrChange w:id="2634"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35" w:author="Keis" w:date="2024-09-06T17:35:00Z">
            <w:rPr>
              <w:rFonts w:ascii="Arial" w:eastAsia="굴림" w:hAnsi="Arial" w:cs="Arial"/>
              <w:color w:val="FF0000"/>
              <w:sz w:val="22"/>
            </w:rPr>
          </w:rPrChange>
        </w:rPr>
        <w:t>15_1</w:t>
      </w:r>
    </w:p>
    <w:p w14:paraId="1494B74C" w14:textId="77777777" w:rsidR="00B16621"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(Associate) Professionals </w:t>
      </w:r>
      <w:r w:rsidR="00873F38" w:rsidRPr="004D020F">
        <w:rPr>
          <w:rFonts w:ascii="Arial" w:eastAsia="굴림" w:hAnsi="Arial" w:cs="Arial"/>
          <w:sz w:val="22"/>
        </w:rPr>
        <w:tab/>
      </w:r>
      <w:r w:rsidR="00F04DD9" w:rsidRPr="004D020F">
        <w:rPr>
          <w:rFonts w:ascii="Arial" w:eastAsia="굴림" w:hAnsi="Arial" w:cs="Arial"/>
          <w:sz w:val="22"/>
        </w:rPr>
        <w:tab/>
      </w:r>
      <w:r w:rsidRPr="004D020F">
        <w:rPr>
          <w:rFonts w:ascii="Arial" w:eastAsia="굴림" w:hAnsi="Arial" w:cs="Arial" w:hint="eastAsia"/>
          <w:sz w:val="22"/>
          <w:rPrChange w:id="2636" w:author="Keis" w:date="2024-09-06T17:35:00Z">
            <w:rPr>
              <w:rFonts w:ascii="Arial" w:eastAsia="굴림" w:hAnsi="Arial" w:cs="Arial" w:hint="eastAsia"/>
              <w:color w:val="FF0000"/>
              <w:sz w:val="22"/>
            </w:rPr>
          </w:rPrChange>
        </w:rPr>
        <w:t>→</w:t>
      </w:r>
      <w:r w:rsidRPr="004D020F">
        <w:rPr>
          <w:rFonts w:ascii="Arial" w:eastAsia="굴림" w:hAnsi="Arial" w:cs="Arial"/>
          <w:sz w:val="22"/>
          <w:rPrChange w:id="2637"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38" w:author="Keis" w:date="2024-09-06T17:35:00Z">
            <w:rPr>
              <w:rFonts w:ascii="Arial" w:eastAsia="굴림" w:hAnsi="Arial" w:cs="Arial"/>
              <w:color w:val="FF0000"/>
              <w:sz w:val="22"/>
            </w:rPr>
          </w:rPrChange>
        </w:rPr>
        <w:t>15_1</w:t>
      </w:r>
    </w:p>
    <w:p w14:paraId="28488B7E" w14:textId="77777777" w:rsidR="00624BD4" w:rsidRPr="004D020F" w:rsidRDefault="00F04DD9"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Clerical support workers</w:t>
      </w:r>
      <w:r w:rsidR="008E24B4" w:rsidRPr="004D020F">
        <w:rPr>
          <w:rFonts w:ascii="Arial" w:eastAsia="굴림" w:hAnsi="Arial" w:cs="Arial"/>
          <w:kern w:val="0"/>
          <w:sz w:val="22"/>
        </w:rPr>
        <w:t xml:space="preserve"> </w:t>
      </w:r>
      <w:r w:rsidR="008E24B4" w:rsidRPr="004D020F">
        <w:rPr>
          <w:rFonts w:ascii="Arial" w:eastAsia="굴림" w:hAnsi="Arial" w:cs="Arial"/>
          <w:kern w:val="0"/>
          <w:sz w:val="22"/>
        </w:rPr>
        <w:tab/>
      </w:r>
      <w:r w:rsidR="008E24B4" w:rsidRPr="004D020F">
        <w:rPr>
          <w:rFonts w:ascii="Arial" w:eastAsia="굴림" w:hAnsi="Arial" w:cs="Arial"/>
          <w:kern w:val="0"/>
          <w:sz w:val="22"/>
        </w:rPr>
        <w:tab/>
      </w:r>
      <w:r w:rsidR="008E24B4" w:rsidRPr="004D020F">
        <w:rPr>
          <w:rFonts w:ascii="Arial" w:eastAsia="굴림" w:hAnsi="Arial" w:cs="Arial" w:hint="eastAsia"/>
          <w:kern w:val="0"/>
          <w:sz w:val="22"/>
        </w:rPr>
        <w:t>→</w:t>
      </w:r>
      <w:r w:rsidR="008E24B4" w:rsidRPr="004D020F">
        <w:rPr>
          <w:rFonts w:ascii="Arial" w:eastAsia="굴림" w:hAnsi="Arial" w:cs="Arial" w:hint="eastAsia"/>
          <w:kern w:val="0"/>
          <w:sz w:val="22"/>
        </w:rPr>
        <w:t>Go</w:t>
      </w:r>
      <w:r w:rsidR="008E24B4" w:rsidRPr="004D020F">
        <w:rPr>
          <w:rFonts w:ascii="Arial" w:eastAsia="굴림" w:hAnsi="Arial" w:cs="Arial"/>
          <w:kern w:val="0"/>
          <w:sz w:val="22"/>
        </w:rPr>
        <w:t xml:space="preserve"> to C016</w:t>
      </w:r>
      <w:r w:rsidR="00873F38" w:rsidRPr="004D020F">
        <w:rPr>
          <w:rFonts w:ascii="Arial" w:eastAsia="굴림" w:hAnsi="Arial" w:cs="Arial"/>
          <w:sz w:val="22"/>
        </w:rPr>
        <w:tab/>
      </w:r>
      <w:r w:rsidR="00873F38" w:rsidRPr="004D020F">
        <w:rPr>
          <w:rFonts w:ascii="Arial" w:eastAsia="굴림" w:hAnsi="Arial" w:cs="Arial"/>
          <w:sz w:val="22"/>
        </w:rPr>
        <w:tab/>
      </w:r>
      <w:r w:rsidR="00873F38" w:rsidRPr="004D020F">
        <w:rPr>
          <w:rFonts w:ascii="Arial" w:eastAsia="굴림" w:hAnsi="Arial" w:cs="Arial"/>
          <w:sz w:val="22"/>
        </w:rPr>
        <w:tab/>
      </w:r>
    </w:p>
    <w:p w14:paraId="021C330C" w14:textId="77777777" w:rsidR="00624BD4"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Service workers </w:t>
      </w:r>
      <w:r w:rsidR="00873F38" w:rsidRPr="004D020F">
        <w:rPr>
          <w:rFonts w:ascii="Arial" w:eastAsia="굴림" w:hAnsi="Arial" w:cs="Arial"/>
          <w:sz w:val="22"/>
        </w:rPr>
        <w:tab/>
      </w:r>
      <w:r w:rsidR="00873F38" w:rsidRPr="004D020F">
        <w:rPr>
          <w:rFonts w:ascii="Arial" w:eastAsia="굴림" w:hAnsi="Arial" w:cs="Arial"/>
          <w:sz w:val="22"/>
        </w:rPr>
        <w:tab/>
      </w:r>
      <w:r w:rsidR="00F04DD9" w:rsidRPr="004D020F">
        <w:rPr>
          <w:rFonts w:ascii="Arial" w:eastAsia="굴림" w:hAnsi="Arial" w:cs="Arial"/>
          <w:sz w:val="22"/>
        </w:rPr>
        <w:tab/>
      </w:r>
      <w:r w:rsidRPr="004D020F">
        <w:rPr>
          <w:rFonts w:ascii="Arial" w:eastAsia="굴림" w:hAnsi="Arial" w:cs="Arial" w:hint="eastAsia"/>
          <w:sz w:val="22"/>
        </w:rPr>
        <w:t>→</w:t>
      </w:r>
      <w:r w:rsidRPr="004D020F">
        <w:rPr>
          <w:rFonts w:ascii="Arial" w:eastAsia="굴림" w:hAnsi="Arial" w:cs="Arial" w:hint="eastAsia"/>
          <w:sz w:val="22"/>
        </w:rPr>
        <w:t>Go</w:t>
      </w:r>
      <w:r w:rsidRPr="004D020F">
        <w:rPr>
          <w:rFonts w:ascii="Arial" w:eastAsia="굴림" w:hAnsi="Arial" w:cs="Arial"/>
          <w:sz w:val="22"/>
        </w:rPr>
        <w:t xml:space="preserve"> to D017</w:t>
      </w:r>
    </w:p>
    <w:p w14:paraId="0EDF17C6" w14:textId="77777777" w:rsidR="00624BD4"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Sales workers </w:t>
      </w:r>
      <w:r w:rsidR="00873F38" w:rsidRPr="004D020F">
        <w:rPr>
          <w:rFonts w:ascii="Arial" w:eastAsia="굴림" w:hAnsi="Arial" w:cs="Arial"/>
          <w:sz w:val="22"/>
        </w:rPr>
        <w:tab/>
      </w:r>
      <w:r w:rsidR="00873F38" w:rsidRPr="004D020F">
        <w:rPr>
          <w:rFonts w:ascii="Arial" w:eastAsia="굴림" w:hAnsi="Arial" w:cs="Arial"/>
          <w:sz w:val="22"/>
        </w:rPr>
        <w:tab/>
      </w:r>
      <w:r w:rsidR="00873F38" w:rsidRPr="004D020F">
        <w:rPr>
          <w:rFonts w:ascii="Arial" w:eastAsia="굴림" w:hAnsi="Arial" w:cs="Arial"/>
          <w:sz w:val="22"/>
        </w:rPr>
        <w:tab/>
      </w:r>
      <w:r w:rsidR="00F04DD9" w:rsidRPr="004D020F">
        <w:rPr>
          <w:rFonts w:ascii="Arial" w:eastAsia="굴림" w:hAnsi="Arial" w:cs="Arial"/>
          <w:sz w:val="22"/>
        </w:rPr>
        <w:tab/>
      </w:r>
      <w:r w:rsidRPr="004D020F">
        <w:rPr>
          <w:rFonts w:ascii="Arial" w:eastAsia="굴림" w:hAnsi="Arial" w:cs="Arial" w:hint="eastAsia"/>
          <w:sz w:val="22"/>
          <w:rPrChange w:id="2639" w:author="Keis" w:date="2024-09-06T17:35:00Z">
            <w:rPr>
              <w:rFonts w:ascii="Arial" w:eastAsia="굴림" w:hAnsi="Arial" w:cs="Arial" w:hint="eastAsia"/>
              <w:color w:val="FF0000"/>
              <w:sz w:val="22"/>
            </w:rPr>
          </w:rPrChange>
        </w:rPr>
        <w:t>→</w:t>
      </w:r>
      <w:r w:rsidRPr="004D020F">
        <w:rPr>
          <w:rFonts w:ascii="Arial" w:eastAsia="굴림" w:hAnsi="Arial" w:cs="Arial"/>
          <w:sz w:val="22"/>
          <w:rPrChange w:id="2640"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41" w:author="Keis" w:date="2024-09-06T17:35:00Z">
            <w:rPr>
              <w:rFonts w:ascii="Arial" w:eastAsia="굴림" w:hAnsi="Arial" w:cs="Arial"/>
              <w:color w:val="FF0000"/>
              <w:sz w:val="22"/>
            </w:rPr>
          </w:rPrChange>
        </w:rPr>
        <w:t>15_1</w:t>
      </w:r>
    </w:p>
    <w:p w14:paraId="1F9FB431" w14:textId="77777777" w:rsidR="00624BD4"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Skilled agricultural, forestry, and fishery workers </w:t>
      </w:r>
      <w:r w:rsidRPr="004D020F">
        <w:rPr>
          <w:rFonts w:ascii="Arial" w:eastAsia="굴림" w:hAnsi="Arial" w:cs="Arial" w:hint="eastAsia"/>
          <w:sz w:val="22"/>
        </w:rPr>
        <w:t>→</w:t>
      </w:r>
      <w:r w:rsidRPr="004D020F">
        <w:rPr>
          <w:rFonts w:ascii="Arial" w:eastAsia="굴림" w:hAnsi="Arial" w:cs="Arial" w:hint="eastAsia"/>
          <w:sz w:val="22"/>
        </w:rPr>
        <w:t>Go</w:t>
      </w:r>
      <w:r w:rsidRPr="004D020F">
        <w:rPr>
          <w:rFonts w:ascii="Arial" w:eastAsia="굴림" w:hAnsi="Arial" w:cs="Arial"/>
          <w:sz w:val="22"/>
        </w:rPr>
        <w:t xml:space="preserve"> to D018</w:t>
      </w:r>
    </w:p>
    <w:p w14:paraId="4CD07B31" w14:textId="77777777" w:rsidR="00624BD4" w:rsidRPr="004D020F" w:rsidRDefault="00624BD4"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Craft and related trades workers </w:t>
      </w:r>
      <w:r w:rsidR="00F04DD9" w:rsidRPr="004D020F">
        <w:rPr>
          <w:rFonts w:ascii="Arial" w:eastAsia="굴림" w:hAnsi="Arial" w:cs="Arial"/>
          <w:sz w:val="22"/>
        </w:rPr>
        <w:tab/>
      </w:r>
      <w:r w:rsidRPr="004D020F">
        <w:rPr>
          <w:rFonts w:ascii="Arial" w:eastAsia="굴림" w:hAnsi="Arial" w:cs="Arial" w:hint="eastAsia"/>
          <w:sz w:val="22"/>
          <w:rPrChange w:id="2642" w:author="Keis" w:date="2024-09-06T17:35:00Z">
            <w:rPr>
              <w:rFonts w:ascii="Arial" w:eastAsia="굴림" w:hAnsi="Arial" w:cs="Arial" w:hint="eastAsia"/>
              <w:color w:val="FF0000"/>
              <w:sz w:val="22"/>
            </w:rPr>
          </w:rPrChange>
        </w:rPr>
        <w:t>→</w:t>
      </w:r>
      <w:r w:rsidRPr="004D020F">
        <w:rPr>
          <w:rFonts w:ascii="Arial" w:eastAsia="굴림" w:hAnsi="Arial" w:cs="Arial"/>
          <w:sz w:val="22"/>
          <w:rPrChange w:id="2643"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44" w:author="Keis" w:date="2024-09-06T17:35:00Z">
            <w:rPr>
              <w:rFonts w:ascii="Arial" w:eastAsia="굴림" w:hAnsi="Arial" w:cs="Arial"/>
              <w:color w:val="FF0000"/>
              <w:sz w:val="22"/>
            </w:rPr>
          </w:rPrChange>
        </w:rPr>
        <w:t>15_1</w:t>
      </w:r>
    </w:p>
    <w:p w14:paraId="7512D3E6" w14:textId="77777777" w:rsidR="00624BD4" w:rsidRPr="004D020F" w:rsidRDefault="00F04DD9"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 xml:space="preserve">Plant and machine operators, and assemblers </w:t>
      </w:r>
      <w:r w:rsidR="00624BD4" w:rsidRPr="004D020F">
        <w:rPr>
          <w:rFonts w:ascii="Arial" w:eastAsia="굴림" w:hAnsi="Arial" w:cs="Arial" w:hint="eastAsia"/>
          <w:sz w:val="22"/>
          <w:rPrChange w:id="2645" w:author="Keis" w:date="2024-09-06T17:35:00Z">
            <w:rPr>
              <w:rFonts w:ascii="Arial" w:eastAsia="굴림" w:hAnsi="Arial" w:cs="Arial" w:hint="eastAsia"/>
              <w:color w:val="FF0000"/>
              <w:sz w:val="22"/>
            </w:rPr>
          </w:rPrChange>
        </w:rPr>
        <w:t>→</w:t>
      </w:r>
      <w:r w:rsidR="00624BD4" w:rsidRPr="004D020F">
        <w:rPr>
          <w:rFonts w:ascii="Arial" w:eastAsia="굴림" w:hAnsi="Arial" w:cs="Arial"/>
          <w:sz w:val="22"/>
          <w:rPrChange w:id="2646"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47" w:author="Keis" w:date="2024-09-06T17:35:00Z">
            <w:rPr>
              <w:rFonts w:ascii="Arial" w:eastAsia="굴림" w:hAnsi="Arial" w:cs="Arial"/>
              <w:color w:val="FF0000"/>
              <w:sz w:val="22"/>
            </w:rPr>
          </w:rPrChange>
        </w:rPr>
        <w:t>15_1</w:t>
      </w:r>
    </w:p>
    <w:p w14:paraId="6E581B3C" w14:textId="77777777" w:rsidR="00624BD4" w:rsidRPr="004D020F" w:rsidRDefault="00F04DD9" w:rsidP="00F14BA4">
      <w:pPr>
        <w:pStyle w:val="a6"/>
        <w:numPr>
          <w:ilvl w:val="0"/>
          <w:numId w:val="442"/>
        </w:numPr>
        <w:wordWrap/>
        <w:spacing w:line="360" w:lineRule="auto"/>
        <w:ind w:leftChars="0"/>
        <w:rPr>
          <w:rFonts w:ascii="Arial" w:eastAsia="굴림" w:hAnsi="Arial" w:cs="Arial"/>
          <w:sz w:val="22"/>
        </w:rPr>
      </w:pPr>
      <w:r w:rsidRPr="004D020F">
        <w:rPr>
          <w:rFonts w:ascii="Arial" w:eastAsia="굴림" w:hAnsi="Arial" w:cs="Arial"/>
          <w:sz w:val="22"/>
        </w:rPr>
        <w:t>Elementary occupations</w:t>
      </w:r>
      <w:r w:rsidR="00873F38" w:rsidRPr="004D020F">
        <w:rPr>
          <w:rFonts w:ascii="Arial" w:eastAsia="굴림" w:hAnsi="Arial" w:cs="Arial"/>
          <w:sz w:val="22"/>
        </w:rPr>
        <w:tab/>
      </w:r>
      <w:r w:rsidR="00873F38" w:rsidRPr="004D020F">
        <w:rPr>
          <w:rFonts w:ascii="Arial" w:eastAsia="굴림" w:hAnsi="Arial" w:cs="Arial"/>
          <w:sz w:val="22"/>
        </w:rPr>
        <w:tab/>
      </w:r>
      <w:r w:rsidRPr="004D020F">
        <w:rPr>
          <w:rFonts w:ascii="Arial" w:eastAsia="굴림" w:hAnsi="Arial" w:cs="Arial"/>
          <w:sz w:val="22"/>
        </w:rPr>
        <w:tab/>
      </w:r>
      <w:r w:rsidR="00624BD4" w:rsidRPr="004D020F">
        <w:rPr>
          <w:rFonts w:ascii="Arial" w:eastAsia="굴림" w:hAnsi="Arial" w:cs="Arial" w:hint="eastAsia"/>
          <w:sz w:val="22"/>
        </w:rPr>
        <w:t>→</w:t>
      </w:r>
      <w:r w:rsidR="00624BD4" w:rsidRPr="004D020F">
        <w:rPr>
          <w:rFonts w:ascii="Arial" w:eastAsia="굴림" w:hAnsi="Arial" w:cs="Arial" w:hint="eastAsia"/>
          <w:sz w:val="22"/>
        </w:rPr>
        <w:t>Go</w:t>
      </w:r>
      <w:r w:rsidR="00624BD4" w:rsidRPr="004D020F">
        <w:rPr>
          <w:rFonts w:ascii="Arial" w:eastAsia="굴림" w:hAnsi="Arial" w:cs="Arial"/>
          <w:sz w:val="22"/>
        </w:rPr>
        <w:t xml:space="preserve"> to D019</w:t>
      </w:r>
    </w:p>
    <w:p w14:paraId="4519B03A" w14:textId="77777777" w:rsidR="00624BD4" w:rsidRPr="004D020F" w:rsidRDefault="00F04DD9" w:rsidP="00F14BA4">
      <w:pPr>
        <w:pStyle w:val="af4"/>
        <w:numPr>
          <w:ilvl w:val="0"/>
          <w:numId w:val="442"/>
        </w:numPr>
        <w:rPr>
          <w:rFonts w:ascii="Arial" w:hAnsi="Arial" w:cs="Arial"/>
        </w:rPr>
      </w:pPr>
      <w:r w:rsidRPr="004D020F">
        <w:rPr>
          <w:rFonts w:ascii="Arial" w:eastAsia="굴림" w:hAnsi="Arial" w:cs="Arial"/>
          <w:sz w:val="22"/>
        </w:rPr>
        <w:t>Armed forces occupation</w:t>
      </w:r>
      <w:r w:rsidR="00F4444F" w:rsidRPr="004D020F">
        <w:rPr>
          <w:rFonts w:ascii="Arial" w:eastAsia="굴림" w:hAnsi="Arial" w:cs="Arial"/>
          <w:sz w:val="22"/>
        </w:rPr>
        <w:t xml:space="preserve"> </w:t>
      </w:r>
      <w:r w:rsidR="00873F38" w:rsidRPr="004D020F">
        <w:rPr>
          <w:rFonts w:ascii="Arial" w:eastAsia="굴림" w:hAnsi="Arial" w:cs="Arial"/>
          <w:sz w:val="22"/>
        </w:rPr>
        <w:tab/>
      </w:r>
      <w:r w:rsidRPr="004D020F">
        <w:rPr>
          <w:rFonts w:ascii="Arial" w:eastAsia="굴림" w:hAnsi="Arial" w:cs="Arial"/>
          <w:sz w:val="22"/>
        </w:rPr>
        <w:tab/>
      </w:r>
      <w:r w:rsidR="00624BD4" w:rsidRPr="004D020F">
        <w:rPr>
          <w:rFonts w:ascii="Arial" w:eastAsia="굴림" w:hAnsi="Arial" w:cs="Arial" w:hint="eastAsia"/>
          <w:sz w:val="22"/>
          <w:rPrChange w:id="2648" w:author="Keis" w:date="2024-09-06T17:35:00Z">
            <w:rPr>
              <w:rFonts w:ascii="Arial" w:eastAsia="굴림" w:hAnsi="Arial" w:cs="Arial" w:hint="eastAsia"/>
              <w:color w:val="FF0000"/>
              <w:sz w:val="22"/>
            </w:rPr>
          </w:rPrChange>
        </w:rPr>
        <w:t>→</w:t>
      </w:r>
      <w:r w:rsidR="00624BD4" w:rsidRPr="004D020F">
        <w:rPr>
          <w:rFonts w:ascii="Arial" w:eastAsia="굴림" w:hAnsi="Arial" w:cs="Arial"/>
          <w:sz w:val="22"/>
          <w:rPrChange w:id="2649"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50" w:author="Keis" w:date="2024-09-06T17:35:00Z">
            <w:rPr>
              <w:rFonts w:ascii="Arial" w:eastAsia="굴림" w:hAnsi="Arial" w:cs="Arial"/>
              <w:color w:val="FF0000"/>
              <w:sz w:val="22"/>
            </w:rPr>
          </w:rPrChange>
        </w:rPr>
        <w:t>15_1</w:t>
      </w:r>
    </w:p>
    <w:p w14:paraId="058A7C69" w14:textId="77777777" w:rsidR="00624BD4" w:rsidRPr="004D020F" w:rsidRDefault="000B0E08" w:rsidP="0092474D">
      <w:pPr>
        <w:widowControl/>
        <w:wordWrap/>
        <w:autoSpaceDE/>
        <w:autoSpaceDN/>
        <w:jc w:val="left"/>
        <w:rPr>
          <w:rFonts w:ascii="Arial" w:eastAsia="굴림" w:hAnsi="Arial" w:cs="Arial"/>
          <w:sz w:val="22"/>
        </w:rPr>
      </w:pPr>
      <w:r w:rsidRPr="004D020F">
        <w:rPr>
          <w:rFonts w:ascii="Arial" w:eastAsia="굴림" w:hAnsi="Arial" w:cs="Arial"/>
          <w:sz w:val="22"/>
        </w:rPr>
        <w:br w:type="page"/>
      </w:r>
    </w:p>
    <w:p w14:paraId="2CD38BBB" w14:textId="77777777" w:rsidR="00624BD4" w:rsidRPr="004D020F"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D016.</w:t>
      </w:r>
      <w:r w:rsidR="000B0E08" w:rsidRPr="001D19F6">
        <w:rPr>
          <w:rFonts w:ascii="Arial" w:eastAsia="굴림" w:hAnsi="Arial" w:cs="Arial"/>
          <w:sz w:val="22"/>
        </w:rPr>
        <w:t xml:space="preserve"> </w:t>
      </w:r>
      <w:r w:rsidR="000B0E08" w:rsidRPr="001D19F6">
        <w:rPr>
          <w:rFonts w:ascii="Arial" w:eastAsia="굴림" w:hAnsi="Arial" w:cs="Arial"/>
          <w:kern w:val="0"/>
          <w:sz w:val="22"/>
        </w:rPr>
        <w:t xml:space="preserve">To </w:t>
      </w:r>
      <w:r w:rsidR="000B0E08" w:rsidRPr="004D020F">
        <w:rPr>
          <w:rFonts w:ascii="Arial" w:eastAsia="굴림" w:hAnsi="Arial" w:cs="Arial"/>
          <w:kern w:val="0"/>
          <w:sz w:val="22"/>
        </w:rPr>
        <w:t xml:space="preserve">be specific, which </w:t>
      </w:r>
      <w:r w:rsidR="00282DA0" w:rsidRPr="004D020F">
        <w:rPr>
          <w:rFonts w:ascii="Arial" w:eastAsia="굴림" w:hAnsi="Arial" w:cs="Arial"/>
          <w:kern w:val="0"/>
          <w:sz w:val="22"/>
        </w:rPr>
        <w:t>occupational</w:t>
      </w:r>
      <w:r w:rsidR="000B0E08" w:rsidRPr="004D020F">
        <w:rPr>
          <w:rFonts w:ascii="Arial" w:eastAsia="굴림" w:hAnsi="Arial" w:cs="Arial"/>
          <w:kern w:val="0"/>
          <w:sz w:val="22"/>
        </w:rPr>
        <w:t xml:space="preserve"> classification best describes your work?</w:t>
      </w:r>
    </w:p>
    <w:p w14:paraId="4AA458A1" w14:textId="77777777" w:rsidR="00624BD4" w:rsidRPr="004D020F" w:rsidRDefault="0043765D" w:rsidP="00F14BA4">
      <w:pPr>
        <w:pStyle w:val="a6"/>
        <w:numPr>
          <w:ilvl w:val="0"/>
          <w:numId w:val="443"/>
        </w:numPr>
        <w:wordWrap/>
        <w:spacing w:line="360" w:lineRule="auto"/>
        <w:ind w:leftChars="0"/>
        <w:rPr>
          <w:rFonts w:ascii="Arial" w:eastAsia="굴림" w:hAnsi="Arial" w:cs="Arial"/>
          <w:sz w:val="22"/>
        </w:rPr>
      </w:pPr>
      <w:r w:rsidRPr="004D020F">
        <w:rPr>
          <w:rFonts w:ascii="Arial" w:eastAsia="굴림" w:hAnsi="Arial" w:cs="Arial"/>
          <w:sz w:val="22"/>
        </w:rPr>
        <w:t xml:space="preserve">General office </w:t>
      </w:r>
      <w:r w:rsidR="00624BD4" w:rsidRPr="004D020F">
        <w:rPr>
          <w:rFonts w:ascii="Arial" w:eastAsia="굴림" w:hAnsi="Arial" w:cs="Arial"/>
          <w:sz w:val="22"/>
        </w:rPr>
        <w:t>clerks</w:t>
      </w:r>
    </w:p>
    <w:p w14:paraId="1DE8EE35" w14:textId="77777777" w:rsidR="00624BD4" w:rsidRPr="004D020F" w:rsidRDefault="00624BD4" w:rsidP="00F14BA4">
      <w:pPr>
        <w:pStyle w:val="a6"/>
        <w:numPr>
          <w:ilvl w:val="0"/>
          <w:numId w:val="443"/>
        </w:numPr>
        <w:wordWrap/>
        <w:spacing w:line="360" w:lineRule="auto"/>
        <w:ind w:leftChars="0"/>
        <w:rPr>
          <w:rFonts w:ascii="Arial" w:eastAsia="굴림" w:hAnsi="Arial" w:cs="Arial"/>
          <w:sz w:val="22"/>
        </w:rPr>
      </w:pPr>
      <w:r w:rsidRPr="004D020F">
        <w:rPr>
          <w:rFonts w:ascii="Arial" w:eastAsia="굴림" w:hAnsi="Arial" w:cs="Arial"/>
          <w:sz w:val="22"/>
        </w:rPr>
        <w:t>Customer services clerks</w:t>
      </w:r>
    </w:p>
    <w:p w14:paraId="0C07394E" w14:textId="77777777" w:rsidR="00624BD4" w:rsidRPr="004D020F" w:rsidRDefault="00624BD4" w:rsidP="00624BD4">
      <w:pPr>
        <w:wordWrap/>
        <w:spacing w:line="360" w:lineRule="auto"/>
        <w:rPr>
          <w:rFonts w:ascii="Arial" w:eastAsia="굴림" w:hAnsi="Arial" w:cs="Arial"/>
          <w:sz w:val="22"/>
          <w:rPrChange w:id="2651" w:author="Keis" w:date="2024-09-06T17:35:00Z">
            <w:rPr>
              <w:rFonts w:ascii="Arial" w:eastAsia="굴림" w:hAnsi="Arial" w:cs="Arial"/>
              <w:color w:val="FF0000"/>
              <w:sz w:val="22"/>
            </w:rPr>
          </w:rPrChange>
        </w:rPr>
      </w:pPr>
      <w:r w:rsidRPr="004D020F">
        <w:rPr>
          <w:rFonts w:ascii="Arial" w:eastAsia="굴림" w:hAnsi="Arial" w:cs="Arial" w:hint="eastAsia"/>
          <w:sz w:val="22"/>
          <w:rPrChange w:id="2652" w:author="Keis" w:date="2024-09-06T17:35:00Z">
            <w:rPr>
              <w:rFonts w:ascii="Arial" w:eastAsia="굴림" w:hAnsi="Arial" w:cs="Arial" w:hint="eastAsia"/>
              <w:color w:val="FF0000"/>
              <w:sz w:val="22"/>
            </w:rPr>
          </w:rPrChange>
        </w:rPr>
        <w:t>→</w:t>
      </w:r>
      <w:r w:rsidRPr="004D020F">
        <w:rPr>
          <w:rFonts w:ascii="Arial" w:eastAsia="굴림" w:hAnsi="Arial" w:cs="Arial"/>
          <w:sz w:val="22"/>
          <w:rPrChange w:id="2653"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54" w:author="Keis" w:date="2024-09-06T17:35:00Z">
            <w:rPr>
              <w:rFonts w:ascii="Arial" w:eastAsia="굴림" w:hAnsi="Arial" w:cs="Arial"/>
              <w:color w:val="FF0000"/>
              <w:sz w:val="22"/>
            </w:rPr>
          </w:rPrChange>
        </w:rPr>
        <w:t>15_1</w:t>
      </w:r>
    </w:p>
    <w:p w14:paraId="0C2E14D8" w14:textId="77777777" w:rsidR="00624BD4" w:rsidRPr="004D020F" w:rsidRDefault="00624BD4" w:rsidP="00624BD4">
      <w:pPr>
        <w:wordWrap/>
        <w:spacing w:line="360" w:lineRule="auto"/>
        <w:rPr>
          <w:rFonts w:ascii="Arial" w:eastAsia="굴림" w:hAnsi="Arial" w:cs="Arial"/>
          <w:sz w:val="22"/>
        </w:rPr>
      </w:pPr>
    </w:p>
    <w:p w14:paraId="5EE25C16"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D017.</w:t>
      </w:r>
      <w:r w:rsidR="000B0E08" w:rsidRPr="004D020F">
        <w:rPr>
          <w:rFonts w:ascii="Arial" w:eastAsia="굴림" w:hAnsi="Arial" w:cs="Arial"/>
          <w:sz w:val="22"/>
        </w:rPr>
        <w:t xml:space="preserve"> </w:t>
      </w:r>
      <w:r w:rsidR="000B0E08" w:rsidRPr="004D020F">
        <w:rPr>
          <w:rFonts w:ascii="Arial" w:eastAsia="굴림" w:hAnsi="Arial" w:cs="Arial"/>
          <w:kern w:val="0"/>
          <w:sz w:val="22"/>
        </w:rPr>
        <w:t xml:space="preserve">To be specific, which </w:t>
      </w:r>
      <w:r w:rsidR="00282DA0" w:rsidRPr="004D020F">
        <w:rPr>
          <w:rFonts w:ascii="Arial" w:eastAsia="굴림" w:hAnsi="Arial" w:cs="Arial"/>
          <w:kern w:val="0"/>
          <w:sz w:val="22"/>
        </w:rPr>
        <w:t xml:space="preserve">occupational </w:t>
      </w:r>
      <w:r w:rsidR="000B0E08" w:rsidRPr="004D020F">
        <w:rPr>
          <w:rFonts w:ascii="Arial" w:eastAsia="굴림" w:hAnsi="Arial" w:cs="Arial"/>
          <w:kern w:val="0"/>
          <w:sz w:val="22"/>
        </w:rPr>
        <w:t>classification best describes your work?</w:t>
      </w:r>
    </w:p>
    <w:p w14:paraId="2CF3ABFC" w14:textId="77777777" w:rsidR="00624BD4" w:rsidRPr="004D020F" w:rsidRDefault="00624BD4" w:rsidP="00F14BA4">
      <w:pPr>
        <w:pStyle w:val="a6"/>
        <w:numPr>
          <w:ilvl w:val="0"/>
          <w:numId w:val="444"/>
        </w:numPr>
        <w:wordWrap/>
        <w:spacing w:line="360" w:lineRule="auto"/>
        <w:ind w:leftChars="0"/>
        <w:rPr>
          <w:rFonts w:ascii="Arial" w:eastAsia="굴림" w:hAnsi="Arial" w:cs="Arial"/>
          <w:sz w:val="22"/>
        </w:rPr>
      </w:pPr>
      <w:r w:rsidRPr="004D020F">
        <w:rPr>
          <w:rFonts w:ascii="Arial" w:eastAsia="굴림" w:hAnsi="Arial" w:cs="Arial"/>
          <w:sz w:val="22"/>
        </w:rPr>
        <w:t>Personal services related workers</w:t>
      </w:r>
    </w:p>
    <w:p w14:paraId="1B199CEB" w14:textId="77777777" w:rsidR="00624BD4" w:rsidRPr="004D020F" w:rsidRDefault="0043765D" w:rsidP="00F14BA4">
      <w:pPr>
        <w:pStyle w:val="a6"/>
        <w:numPr>
          <w:ilvl w:val="0"/>
          <w:numId w:val="444"/>
        </w:numPr>
        <w:wordWrap/>
        <w:spacing w:line="360" w:lineRule="auto"/>
        <w:ind w:leftChars="0"/>
        <w:rPr>
          <w:rFonts w:ascii="Arial" w:eastAsia="굴림" w:hAnsi="Arial" w:cs="Arial"/>
          <w:sz w:val="22"/>
        </w:rPr>
      </w:pPr>
      <w:r w:rsidRPr="004D020F">
        <w:rPr>
          <w:rFonts w:ascii="Arial" w:eastAsia="굴림" w:hAnsi="Arial" w:cs="Arial"/>
          <w:sz w:val="22"/>
        </w:rPr>
        <w:t>Cooking</w:t>
      </w:r>
      <w:r w:rsidR="00624BD4" w:rsidRPr="004D020F">
        <w:rPr>
          <w:rFonts w:ascii="Arial" w:eastAsia="굴림" w:hAnsi="Arial" w:cs="Arial"/>
          <w:sz w:val="22"/>
        </w:rPr>
        <w:t xml:space="preserve"> an</w:t>
      </w:r>
      <w:r w:rsidRPr="004D020F">
        <w:rPr>
          <w:rFonts w:ascii="Arial" w:eastAsia="굴림" w:hAnsi="Arial" w:cs="Arial"/>
          <w:sz w:val="22"/>
        </w:rPr>
        <w:t>d food</w:t>
      </w:r>
      <w:r w:rsidR="009D23B1" w:rsidRPr="004D020F">
        <w:rPr>
          <w:rFonts w:ascii="Arial" w:eastAsia="굴림" w:hAnsi="Arial" w:cs="Arial"/>
          <w:sz w:val="22"/>
        </w:rPr>
        <w:t xml:space="preserve"> service</w:t>
      </w:r>
      <w:r w:rsidR="00624BD4" w:rsidRPr="004D020F">
        <w:rPr>
          <w:rFonts w:ascii="Arial" w:eastAsia="굴림" w:hAnsi="Arial" w:cs="Arial"/>
          <w:sz w:val="22"/>
        </w:rPr>
        <w:t xml:space="preserve"> workers</w:t>
      </w:r>
    </w:p>
    <w:p w14:paraId="40A5A9F4" w14:textId="77777777" w:rsidR="00624BD4" w:rsidRPr="004D020F" w:rsidRDefault="00624BD4" w:rsidP="00F14BA4">
      <w:pPr>
        <w:pStyle w:val="a6"/>
        <w:numPr>
          <w:ilvl w:val="0"/>
          <w:numId w:val="444"/>
        </w:numPr>
        <w:wordWrap/>
        <w:spacing w:line="360" w:lineRule="auto"/>
        <w:ind w:leftChars="0"/>
        <w:rPr>
          <w:rFonts w:ascii="Arial" w:eastAsia="굴림" w:hAnsi="Arial" w:cs="Arial"/>
          <w:sz w:val="22"/>
        </w:rPr>
      </w:pPr>
      <w:r w:rsidRPr="004D020F">
        <w:rPr>
          <w:rFonts w:ascii="Arial" w:eastAsia="굴림" w:hAnsi="Arial" w:cs="Arial"/>
          <w:sz w:val="22"/>
        </w:rPr>
        <w:t xml:space="preserve">Travel and </w:t>
      </w:r>
      <w:r w:rsidR="00B53A48" w:rsidRPr="004D020F">
        <w:rPr>
          <w:rFonts w:ascii="Arial" w:eastAsia="굴림" w:hAnsi="Arial" w:cs="Arial"/>
          <w:sz w:val="22"/>
        </w:rPr>
        <w:t xml:space="preserve">transport </w:t>
      </w:r>
      <w:r w:rsidRPr="004D020F">
        <w:rPr>
          <w:rFonts w:ascii="Arial" w:eastAsia="굴림" w:hAnsi="Arial" w:cs="Arial"/>
          <w:sz w:val="22"/>
        </w:rPr>
        <w:t>related workers</w:t>
      </w:r>
      <w:r w:rsidR="004E5A32" w:rsidRPr="004D020F">
        <w:rPr>
          <w:rFonts w:ascii="Arial" w:hAnsi="Arial" w:cs="Arial"/>
        </w:rPr>
        <w:t xml:space="preserve"> </w:t>
      </w:r>
    </w:p>
    <w:p w14:paraId="2E75D387" w14:textId="77777777" w:rsidR="00624BD4" w:rsidRPr="004D020F" w:rsidRDefault="000B0E08" w:rsidP="00F14BA4">
      <w:pPr>
        <w:pStyle w:val="a6"/>
        <w:numPr>
          <w:ilvl w:val="0"/>
          <w:numId w:val="444"/>
        </w:numPr>
        <w:wordWrap/>
        <w:spacing w:line="360" w:lineRule="auto"/>
        <w:ind w:leftChars="0"/>
        <w:rPr>
          <w:rFonts w:ascii="Arial" w:eastAsia="굴림" w:hAnsi="Arial" w:cs="Arial"/>
          <w:sz w:val="22"/>
        </w:rPr>
      </w:pPr>
      <w:r w:rsidRPr="004D020F">
        <w:rPr>
          <w:rFonts w:ascii="Arial" w:eastAsia="굴림" w:hAnsi="Arial" w:cs="Arial"/>
          <w:sz w:val="22"/>
        </w:rPr>
        <w:t>P</w:t>
      </w:r>
      <w:r w:rsidR="00B85C91" w:rsidRPr="004D020F">
        <w:rPr>
          <w:rFonts w:ascii="Arial" w:eastAsia="굴림" w:hAnsi="Arial" w:cs="Arial"/>
          <w:sz w:val="22"/>
        </w:rPr>
        <w:t xml:space="preserve">rotective </w:t>
      </w:r>
      <w:r w:rsidR="009D23B1" w:rsidRPr="004D020F">
        <w:rPr>
          <w:rFonts w:ascii="Arial" w:eastAsia="굴림" w:hAnsi="Arial" w:cs="Arial"/>
          <w:sz w:val="22"/>
        </w:rPr>
        <w:t>service</w:t>
      </w:r>
      <w:r w:rsidR="00624BD4" w:rsidRPr="004D020F">
        <w:rPr>
          <w:rFonts w:ascii="Arial" w:eastAsia="굴림" w:hAnsi="Arial" w:cs="Arial"/>
          <w:sz w:val="22"/>
        </w:rPr>
        <w:t xml:space="preserve"> workers</w:t>
      </w:r>
    </w:p>
    <w:p w14:paraId="7940AC5E" w14:textId="77777777" w:rsidR="00624BD4" w:rsidRPr="004D020F" w:rsidRDefault="00624BD4" w:rsidP="00624BD4">
      <w:pPr>
        <w:wordWrap/>
        <w:spacing w:line="360" w:lineRule="auto"/>
        <w:rPr>
          <w:rFonts w:ascii="Arial" w:eastAsia="굴림" w:hAnsi="Arial" w:cs="Arial"/>
          <w:sz w:val="22"/>
          <w:rPrChange w:id="2655" w:author="Keis" w:date="2024-09-06T17:35:00Z">
            <w:rPr>
              <w:rFonts w:ascii="Arial" w:eastAsia="굴림" w:hAnsi="Arial" w:cs="Arial"/>
              <w:color w:val="FF0000"/>
              <w:sz w:val="22"/>
            </w:rPr>
          </w:rPrChange>
        </w:rPr>
      </w:pPr>
      <w:r w:rsidRPr="004D020F">
        <w:rPr>
          <w:rFonts w:ascii="Arial" w:eastAsia="굴림" w:hAnsi="Arial" w:cs="Arial" w:hint="eastAsia"/>
          <w:sz w:val="22"/>
          <w:rPrChange w:id="2656" w:author="Keis" w:date="2024-09-06T17:35:00Z">
            <w:rPr>
              <w:rFonts w:ascii="Arial" w:eastAsia="굴림" w:hAnsi="Arial" w:cs="Arial" w:hint="eastAsia"/>
              <w:color w:val="FF0000"/>
              <w:sz w:val="22"/>
            </w:rPr>
          </w:rPrChange>
        </w:rPr>
        <w:t>→</w:t>
      </w:r>
      <w:r w:rsidRPr="004D020F">
        <w:rPr>
          <w:rFonts w:ascii="Arial" w:eastAsia="굴림" w:hAnsi="Arial" w:cs="Arial"/>
          <w:sz w:val="22"/>
          <w:rPrChange w:id="2657"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58" w:author="Keis" w:date="2024-09-06T17:35:00Z">
            <w:rPr>
              <w:rFonts w:ascii="Arial" w:eastAsia="굴림" w:hAnsi="Arial" w:cs="Arial"/>
              <w:color w:val="FF0000"/>
              <w:sz w:val="22"/>
            </w:rPr>
          </w:rPrChange>
        </w:rPr>
        <w:t>15_1</w:t>
      </w:r>
    </w:p>
    <w:p w14:paraId="4121998B" w14:textId="77777777" w:rsidR="00624BD4" w:rsidRPr="004D020F" w:rsidRDefault="00624BD4" w:rsidP="00624BD4">
      <w:pPr>
        <w:wordWrap/>
        <w:spacing w:line="360" w:lineRule="auto"/>
        <w:rPr>
          <w:rFonts w:ascii="Arial" w:eastAsia="굴림" w:hAnsi="Arial" w:cs="Arial"/>
          <w:sz w:val="22"/>
        </w:rPr>
      </w:pPr>
    </w:p>
    <w:p w14:paraId="410C4C07"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D018.</w:t>
      </w:r>
      <w:r w:rsidR="000B0E08" w:rsidRPr="004D020F">
        <w:rPr>
          <w:rFonts w:ascii="Arial" w:eastAsia="굴림" w:hAnsi="Arial" w:cs="Arial"/>
          <w:sz w:val="22"/>
        </w:rPr>
        <w:t xml:space="preserve"> </w:t>
      </w:r>
      <w:r w:rsidR="00282DA0" w:rsidRPr="004D020F">
        <w:rPr>
          <w:rFonts w:ascii="Arial" w:eastAsia="굴림" w:hAnsi="Arial" w:cs="Arial"/>
          <w:kern w:val="0"/>
          <w:sz w:val="22"/>
        </w:rPr>
        <w:t>To be specific, which occupational classification best describes your work?</w:t>
      </w:r>
    </w:p>
    <w:p w14:paraId="0FCD7CEA" w14:textId="77777777" w:rsidR="00624BD4" w:rsidRPr="004D020F" w:rsidRDefault="00624BD4" w:rsidP="00F14BA4">
      <w:pPr>
        <w:pStyle w:val="a6"/>
        <w:numPr>
          <w:ilvl w:val="0"/>
          <w:numId w:val="445"/>
        </w:numPr>
        <w:wordWrap/>
        <w:spacing w:line="360" w:lineRule="auto"/>
        <w:ind w:leftChars="0"/>
        <w:rPr>
          <w:rFonts w:ascii="Arial" w:eastAsia="굴림" w:hAnsi="Arial" w:cs="Arial"/>
          <w:sz w:val="22"/>
        </w:rPr>
      </w:pPr>
      <w:r w:rsidRPr="004D020F">
        <w:rPr>
          <w:rFonts w:ascii="Arial" w:eastAsia="굴림" w:hAnsi="Arial" w:cs="Arial"/>
          <w:sz w:val="22"/>
        </w:rPr>
        <w:t>Skilled agricultural and livestock workers</w:t>
      </w:r>
    </w:p>
    <w:p w14:paraId="593DE4B7" w14:textId="77777777" w:rsidR="00624BD4" w:rsidRPr="004D020F" w:rsidRDefault="00624BD4" w:rsidP="00F14BA4">
      <w:pPr>
        <w:pStyle w:val="a6"/>
        <w:numPr>
          <w:ilvl w:val="0"/>
          <w:numId w:val="445"/>
        </w:numPr>
        <w:wordWrap/>
        <w:spacing w:line="360" w:lineRule="auto"/>
        <w:ind w:leftChars="0"/>
        <w:rPr>
          <w:rFonts w:ascii="Arial" w:eastAsia="굴림" w:hAnsi="Arial" w:cs="Arial"/>
          <w:sz w:val="22"/>
        </w:rPr>
      </w:pPr>
      <w:r w:rsidRPr="004D020F">
        <w:rPr>
          <w:rFonts w:ascii="Arial" w:eastAsia="굴림" w:hAnsi="Arial" w:cs="Arial"/>
          <w:sz w:val="22"/>
        </w:rPr>
        <w:t>Skilled forestry workers</w:t>
      </w:r>
    </w:p>
    <w:p w14:paraId="367C13CD" w14:textId="77777777" w:rsidR="00624BD4" w:rsidRPr="004D020F" w:rsidRDefault="00624BD4" w:rsidP="00F14BA4">
      <w:pPr>
        <w:pStyle w:val="a6"/>
        <w:numPr>
          <w:ilvl w:val="0"/>
          <w:numId w:val="445"/>
        </w:numPr>
        <w:wordWrap/>
        <w:spacing w:line="360" w:lineRule="auto"/>
        <w:ind w:leftChars="0"/>
        <w:rPr>
          <w:rFonts w:ascii="Arial" w:eastAsia="굴림" w:hAnsi="Arial" w:cs="Arial"/>
          <w:sz w:val="22"/>
        </w:rPr>
      </w:pPr>
      <w:r w:rsidRPr="004D020F">
        <w:rPr>
          <w:rFonts w:ascii="Arial" w:eastAsia="굴림" w:hAnsi="Arial" w:cs="Arial"/>
          <w:sz w:val="22"/>
        </w:rPr>
        <w:t>Skilled fishery workers</w:t>
      </w:r>
    </w:p>
    <w:p w14:paraId="511078B6" w14:textId="77777777" w:rsidR="00624BD4" w:rsidRPr="004D020F" w:rsidRDefault="00624BD4" w:rsidP="00624BD4">
      <w:pPr>
        <w:wordWrap/>
        <w:spacing w:line="360" w:lineRule="auto"/>
        <w:rPr>
          <w:rFonts w:ascii="Arial" w:eastAsia="굴림" w:hAnsi="Arial" w:cs="Arial"/>
          <w:sz w:val="22"/>
          <w:rPrChange w:id="2659" w:author="Keis" w:date="2024-09-06T17:35:00Z">
            <w:rPr>
              <w:rFonts w:ascii="Arial" w:eastAsia="굴림" w:hAnsi="Arial" w:cs="Arial"/>
              <w:color w:val="FF0000"/>
              <w:sz w:val="22"/>
            </w:rPr>
          </w:rPrChange>
        </w:rPr>
      </w:pPr>
      <w:r w:rsidRPr="004D020F">
        <w:rPr>
          <w:rFonts w:ascii="Arial" w:eastAsia="굴림" w:hAnsi="Arial" w:cs="Arial" w:hint="eastAsia"/>
          <w:sz w:val="22"/>
          <w:rPrChange w:id="2660" w:author="Keis" w:date="2024-09-06T17:35:00Z">
            <w:rPr>
              <w:rFonts w:ascii="Arial" w:eastAsia="굴림" w:hAnsi="Arial" w:cs="Arial" w:hint="eastAsia"/>
              <w:color w:val="FF0000"/>
              <w:sz w:val="22"/>
            </w:rPr>
          </w:rPrChange>
        </w:rPr>
        <w:t>→</w:t>
      </w:r>
      <w:r w:rsidRPr="004D020F">
        <w:rPr>
          <w:rFonts w:ascii="Arial" w:eastAsia="굴림" w:hAnsi="Arial" w:cs="Arial"/>
          <w:sz w:val="22"/>
          <w:rPrChange w:id="2661" w:author="Keis" w:date="2024-09-06T17:35:00Z">
            <w:rPr>
              <w:rFonts w:ascii="Arial" w:eastAsia="굴림" w:hAnsi="Arial" w:cs="Arial"/>
              <w:color w:val="FF0000"/>
              <w:sz w:val="22"/>
            </w:rPr>
          </w:rPrChange>
        </w:rPr>
        <w:t>Go to D0</w:t>
      </w:r>
      <w:r w:rsidR="00B16621" w:rsidRPr="004D020F">
        <w:rPr>
          <w:rFonts w:ascii="Arial" w:eastAsia="굴림" w:hAnsi="Arial" w:cs="Arial"/>
          <w:sz w:val="22"/>
          <w:rPrChange w:id="2662" w:author="Keis" w:date="2024-09-06T17:35:00Z">
            <w:rPr>
              <w:rFonts w:ascii="Arial" w:eastAsia="굴림" w:hAnsi="Arial" w:cs="Arial"/>
              <w:color w:val="FF0000"/>
              <w:sz w:val="22"/>
            </w:rPr>
          </w:rPrChange>
        </w:rPr>
        <w:t>15_1</w:t>
      </w:r>
    </w:p>
    <w:p w14:paraId="7FF3C4C4" w14:textId="77777777" w:rsidR="00624BD4" w:rsidRPr="004D020F" w:rsidRDefault="00624BD4" w:rsidP="00624BD4">
      <w:pPr>
        <w:wordWrap/>
        <w:spacing w:line="360" w:lineRule="auto"/>
        <w:rPr>
          <w:rFonts w:ascii="Arial" w:eastAsia="굴림" w:hAnsi="Arial" w:cs="Arial"/>
          <w:sz w:val="22"/>
        </w:rPr>
      </w:pPr>
    </w:p>
    <w:p w14:paraId="45D08D90"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D019.</w:t>
      </w:r>
      <w:r w:rsidR="000B0E08" w:rsidRPr="004D020F">
        <w:rPr>
          <w:rFonts w:ascii="Arial" w:eastAsia="굴림" w:hAnsi="Arial" w:cs="Arial"/>
          <w:sz w:val="22"/>
        </w:rPr>
        <w:t xml:space="preserve"> </w:t>
      </w:r>
      <w:r w:rsidR="00282DA0" w:rsidRPr="004D020F">
        <w:rPr>
          <w:rFonts w:ascii="Arial" w:eastAsia="굴림" w:hAnsi="Arial" w:cs="Arial"/>
          <w:kern w:val="0"/>
          <w:sz w:val="22"/>
        </w:rPr>
        <w:t>To be specific, which occupational classification best describes your work?</w:t>
      </w:r>
    </w:p>
    <w:p w14:paraId="6CD3989D" w14:textId="77777777" w:rsidR="00624BD4" w:rsidRPr="004D020F" w:rsidRDefault="00B85C91"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Housekeeping,</w:t>
      </w:r>
      <w:r w:rsidR="00503370" w:rsidRPr="004D020F">
        <w:rPr>
          <w:rFonts w:ascii="Arial" w:eastAsia="굴림" w:hAnsi="Arial" w:cs="Arial"/>
          <w:sz w:val="22"/>
        </w:rPr>
        <w:t xml:space="preserve"> </w:t>
      </w:r>
      <w:r w:rsidR="00624BD4" w:rsidRPr="004D020F">
        <w:rPr>
          <w:rFonts w:ascii="Arial" w:eastAsia="굴림" w:hAnsi="Arial" w:cs="Arial"/>
          <w:sz w:val="22"/>
        </w:rPr>
        <w:t>cleaning, and laundry workers</w:t>
      </w:r>
    </w:p>
    <w:p w14:paraId="0C92ADEF" w14:textId="77777777" w:rsidR="00624BD4" w:rsidRPr="004D020F" w:rsidRDefault="00BD4E17"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Building management and</w:t>
      </w:r>
      <w:r w:rsidR="00B85C91" w:rsidRPr="004D020F">
        <w:rPr>
          <w:rFonts w:ascii="Arial" w:eastAsia="굴림" w:hAnsi="Arial" w:cs="Arial"/>
          <w:sz w:val="22"/>
        </w:rPr>
        <w:t xml:space="preserve"> security</w:t>
      </w:r>
      <w:r w:rsidR="00503370" w:rsidRPr="004D020F">
        <w:rPr>
          <w:rFonts w:ascii="Arial" w:eastAsia="굴림" w:hAnsi="Arial" w:cs="Arial"/>
          <w:sz w:val="22"/>
        </w:rPr>
        <w:t xml:space="preserve"> </w:t>
      </w:r>
      <w:r w:rsidRPr="004D020F">
        <w:rPr>
          <w:rFonts w:ascii="Arial" w:eastAsia="굴림" w:hAnsi="Arial" w:cs="Arial"/>
          <w:sz w:val="22"/>
        </w:rPr>
        <w:t>related</w:t>
      </w:r>
      <w:r w:rsidR="00624BD4" w:rsidRPr="004D020F">
        <w:rPr>
          <w:rFonts w:ascii="Arial" w:eastAsia="굴림" w:hAnsi="Arial" w:cs="Arial"/>
          <w:sz w:val="22"/>
        </w:rPr>
        <w:t xml:space="preserve"> workers</w:t>
      </w:r>
    </w:p>
    <w:p w14:paraId="722756B4" w14:textId="77777777" w:rsidR="00624BD4" w:rsidRPr="004D020F" w:rsidRDefault="00624BD4"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Delivery, moving, and meter reading workers</w:t>
      </w:r>
    </w:p>
    <w:p w14:paraId="6A363006" w14:textId="77777777" w:rsidR="00624BD4" w:rsidRPr="004D020F" w:rsidRDefault="00624BD4"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Sanitation</w:t>
      </w:r>
      <w:r w:rsidR="00D617FA" w:rsidRPr="004D020F">
        <w:rPr>
          <w:rFonts w:ascii="Arial" w:eastAsia="굴림" w:hAnsi="Arial" w:cs="Arial"/>
          <w:sz w:val="22"/>
        </w:rPr>
        <w:t xml:space="preserve"> and cleaning environment</w:t>
      </w:r>
      <w:r w:rsidRPr="004D020F">
        <w:rPr>
          <w:rFonts w:ascii="Arial" w:eastAsia="굴림" w:hAnsi="Arial" w:cs="Arial"/>
          <w:sz w:val="22"/>
        </w:rPr>
        <w:t xml:space="preserve"> </w:t>
      </w:r>
      <w:r w:rsidR="00BF6979" w:rsidRPr="004D020F">
        <w:rPr>
          <w:rFonts w:ascii="Arial" w:eastAsia="굴림" w:hAnsi="Arial" w:cs="Arial"/>
          <w:sz w:val="22"/>
        </w:rPr>
        <w:t xml:space="preserve">related </w:t>
      </w:r>
      <w:r w:rsidRPr="004D020F">
        <w:rPr>
          <w:rFonts w:ascii="Arial" w:eastAsia="굴림" w:hAnsi="Arial" w:cs="Arial"/>
          <w:sz w:val="22"/>
        </w:rPr>
        <w:t>workers</w:t>
      </w:r>
    </w:p>
    <w:p w14:paraId="3BDD411A" w14:textId="77777777" w:rsidR="001068C4" w:rsidRPr="004D020F" w:rsidRDefault="001068C4"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 xml:space="preserve">Other services related </w:t>
      </w:r>
      <w:r w:rsidR="00360263" w:rsidRPr="004D020F">
        <w:rPr>
          <w:rFonts w:ascii="Arial" w:eastAsia="굴림" w:hAnsi="Arial" w:cs="Arial"/>
          <w:sz w:val="22"/>
        </w:rPr>
        <w:t>elementary</w:t>
      </w:r>
      <w:r w:rsidRPr="004D020F">
        <w:rPr>
          <w:rFonts w:ascii="Arial" w:eastAsia="굴림" w:hAnsi="Arial" w:cs="Arial"/>
          <w:sz w:val="22"/>
        </w:rPr>
        <w:t xml:space="preserve"> workers</w:t>
      </w:r>
    </w:p>
    <w:p w14:paraId="32176401" w14:textId="77777777" w:rsidR="00624BD4" w:rsidRPr="004D020F" w:rsidRDefault="00BD4E17"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A</w:t>
      </w:r>
      <w:r w:rsidR="00624BD4" w:rsidRPr="004D020F">
        <w:rPr>
          <w:rFonts w:ascii="Arial" w:eastAsia="굴림" w:hAnsi="Arial" w:cs="Arial"/>
          <w:sz w:val="22"/>
        </w:rPr>
        <w:t>griculture, forestry, and fishery</w:t>
      </w:r>
      <w:r w:rsidRPr="004D020F">
        <w:rPr>
          <w:rFonts w:ascii="Arial" w:eastAsia="굴림" w:hAnsi="Arial" w:cs="Arial"/>
          <w:sz w:val="22"/>
        </w:rPr>
        <w:t xml:space="preserve"> related </w:t>
      </w:r>
      <w:r w:rsidR="00360263" w:rsidRPr="004D020F">
        <w:rPr>
          <w:rFonts w:ascii="Arial" w:eastAsia="굴림" w:hAnsi="Arial" w:cs="Arial"/>
          <w:sz w:val="22"/>
        </w:rPr>
        <w:t xml:space="preserve">elementary </w:t>
      </w:r>
      <w:r w:rsidR="00D617FA" w:rsidRPr="004D020F">
        <w:rPr>
          <w:rFonts w:ascii="Arial" w:eastAsia="굴림" w:hAnsi="Arial" w:cs="Arial"/>
          <w:sz w:val="22"/>
        </w:rPr>
        <w:t>workers</w:t>
      </w:r>
    </w:p>
    <w:p w14:paraId="466440DF" w14:textId="77777777" w:rsidR="00624BD4" w:rsidRPr="004D020F" w:rsidRDefault="00BD4E17"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 xml:space="preserve">Manufacturing related </w:t>
      </w:r>
      <w:r w:rsidR="00360263" w:rsidRPr="004D020F">
        <w:rPr>
          <w:rFonts w:ascii="Arial" w:eastAsia="굴림" w:hAnsi="Arial" w:cs="Arial"/>
          <w:sz w:val="22"/>
        </w:rPr>
        <w:t xml:space="preserve">elementary </w:t>
      </w:r>
      <w:r w:rsidR="00D617FA" w:rsidRPr="004D020F">
        <w:rPr>
          <w:rFonts w:ascii="Arial" w:eastAsia="굴림" w:hAnsi="Arial" w:cs="Arial"/>
          <w:sz w:val="22"/>
        </w:rPr>
        <w:t>workers</w:t>
      </w:r>
    </w:p>
    <w:p w14:paraId="0F1981EF" w14:textId="77777777" w:rsidR="00624BD4" w:rsidRPr="004D020F" w:rsidRDefault="009D23B1"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 xml:space="preserve">Mining and construction </w:t>
      </w:r>
      <w:r w:rsidR="00BD4E17" w:rsidRPr="004D020F">
        <w:rPr>
          <w:rFonts w:ascii="Arial" w:eastAsia="굴림" w:hAnsi="Arial" w:cs="Arial"/>
          <w:sz w:val="22"/>
        </w:rPr>
        <w:t xml:space="preserve">related </w:t>
      </w:r>
      <w:r w:rsidR="00360263" w:rsidRPr="004D020F">
        <w:rPr>
          <w:rFonts w:ascii="Arial" w:eastAsia="굴림" w:hAnsi="Arial" w:cs="Arial"/>
          <w:sz w:val="22"/>
        </w:rPr>
        <w:t xml:space="preserve">elementary </w:t>
      </w:r>
      <w:r w:rsidR="00D617FA" w:rsidRPr="004D020F">
        <w:rPr>
          <w:rFonts w:ascii="Arial" w:eastAsia="굴림" w:hAnsi="Arial" w:cs="Arial"/>
          <w:sz w:val="22"/>
        </w:rPr>
        <w:t>workers</w:t>
      </w:r>
    </w:p>
    <w:p w14:paraId="609A55E9" w14:textId="77777777" w:rsidR="00624BD4" w:rsidRPr="004D020F" w:rsidRDefault="00BD4E17" w:rsidP="00F14BA4">
      <w:pPr>
        <w:pStyle w:val="a6"/>
        <w:numPr>
          <w:ilvl w:val="0"/>
          <w:numId w:val="446"/>
        </w:numPr>
        <w:wordWrap/>
        <w:spacing w:line="360" w:lineRule="auto"/>
        <w:ind w:leftChars="0"/>
        <w:rPr>
          <w:rFonts w:ascii="Arial" w:eastAsia="굴림" w:hAnsi="Arial" w:cs="Arial"/>
          <w:sz w:val="22"/>
        </w:rPr>
      </w:pPr>
      <w:r w:rsidRPr="004D020F">
        <w:rPr>
          <w:rFonts w:ascii="Arial" w:eastAsia="굴림" w:hAnsi="Arial" w:cs="Arial"/>
          <w:sz w:val="22"/>
        </w:rPr>
        <w:t xml:space="preserve">Transport related </w:t>
      </w:r>
      <w:r w:rsidR="00360263" w:rsidRPr="004D020F">
        <w:rPr>
          <w:rFonts w:ascii="Arial" w:eastAsia="굴림" w:hAnsi="Arial" w:cs="Arial"/>
          <w:sz w:val="22"/>
        </w:rPr>
        <w:t xml:space="preserve">elementary </w:t>
      </w:r>
      <w:r w:rsidR="00D617FA" w:rsidRPr="004D020F">
        <w:rPr>
          <w:rFonts w:ascii="Arial" w:eastAsia="굴림" w:hAnsi="Arial" w:cs="Arial"/>
          <w:sz w:val="22"/>
        </w:rPr>
        <w:t>workers</w:t>
      </w:r>
    </w:p>
    <w:p w14:paraId="1BDEAC4E" w14:textId="77777777" w:rsidR="00B16621" w:rsidRPr="004D020F" w:rsidRDefault="00B16621" w:rsidP="00B16621">
      <w:pPr>
        <w:wordWrap/>
        <w:spacing w:line="360" w:lineRule="auto"/>
        <w:rPr>
          <w:rFonts w:ascii="Arial" w:eastAsia="굴림" w:hAnsi="Arial" w:cs="Arial"/>
          <w:sz w:val="22"/>
          <w:rPrChange w:id="2663" w:author="Keis" w:date="2024-09-06T17:35:00Z">
            <w:rPr>
              <w:rFonts w:ascii="Arial" w:eastAsia="굴림" w:hAnsi="Arial" w:cs="Arial"/>
              <w:color w:val="FF0000"/>
              <w:sz w:val="22"/>
            </w:rPr>
          </w:rPrChange>
        </w:rPr>
      </w:pPr>
      <w:r w:rsidRPr="004D020F">
        <w:rPr>
          <w:rFonts w:ascii="Arial" w:eastAsia="굴림" w:hAnsi="Arial" w:cs="Arial" w:hint="eastAsia"/>
          <w:sz w:val="22"/>
          <w:rPrChange w:id="2664" w:author="Keis" w:date="2024-09-06T17:35:00Z">
            <w:rPr>
              <w:rFonts w:ascii="Arial" w:eastAsia="굴림" w:hAnsi="Arial" w:cs="Arial" w:hint="eastAsia"/>
              <w:color w:val="FF0000"/>
              <w:sz w:val="22"/>
            </w:rPr>
          </w:rPrChange>
        </w:rPr>
        <w:t>→</w:t>
      </w:r>
      <w:r w:rsidRPr="004D020F">
        <w:rPr>
          <w:rFonts w:ascii="Arial" w:eastAsia="굴림" w:hAnsi="Arial" w:cs="Arial"/>
          <w:sz w:val="22"/>
          <w:rPrChange w:id="2665" w:author="Keis" w:date="2024-09-06T17:35:00Z">
            <w:rPr>
              <w:rFonts w:ascii="Arial" w:eastAsia="굴림" w:hAnsi="Arial" w:cs="Arial"/>
              <w:color w:val="FF0000"/>
              <w:sz w:val="22"/>
            </w:rPr>
          </w:rPrChange>
        </w:rPr>
        <w:t>Go to D015_1</w:t>
      </w:r>
    </w:p>
    <w:p w14:paraId="4884EBF3" w14:textId="77777777" w:rsidR="00523EBA" w:rsidRPr="004D020F" w:rsidRDefault="00523EBA" w:rsidP="00B16621">
      <w:pPr>
        <w:wordWrap/>
        <w:spacing w:line="360" w:lineRule="auto"/>
        <w:rPr>
          <w:rFonts w:ascii="Arial" w:eastAsia="굴림" w:hAnsi="Arial" w:cs="Arial"/>
          <w:sz w:val="22"/>
          <w:rPrChange w:id="2666" w:author="Keis" w:date="2024-09-06T17:35:00Z">
            <w:rPr>
              <w:rFonts w:ascii="Arial" w:eastAsia="굴림" w:hAnsi="Arial" w:cs="Arial"/>
              <w:color w:val="FF0000"/>
              <w:sz w:val="22"/>
            </w:rPr>
          </w:rPrChange>
        </w:rPr>
      </w:pPr>
    </w:p>
    <w:p w14:paraId="2E5CAB49" w14:textId="77777777" w:rsidR="00523EBA" w:rsidRPr="004D020F" w:rsidRDefault="00EA255E" w:rsidP="00523EBA">
      <w:pPr>
        <w:spacing w:line="384" w:lineRule="auto"/>
        <w:textAlignment w:val="baseline"/>
        <w:rPr>
          <w:rFonts w:ascii="Arial" w:eastAsia="굴림" w:hAnsi="Arial" w:cs="Arial"/>
          <w:kern w:val="0"/>
          <w:sz w:val="22"/>
          <w:rPrChange w:id="2667" w:author="Keis" w:date="2024-09-06T17:35:00Z">
            <w:rPr>
              <w:rFonts w:ascii="Arial" w:eastAsia="굴림" w:hAnsi="Arial" w:cs="Arial"/>
              <w:color w:val="FF0000"/>
              <w:kern w:val="0"/>
              <w:sz w:val="22"/>
            </w:rPr>
          </w:rPrChange>
        </w:rPr>
      </w:pPr>
      <w:r w:rsidRPr="004D020F">
        <w:rPr>
          <w:rFonts w:ascii="Arial" w:eastAsia="나눔명조" w:hAnsi="Arial" w:cs="Arial"/>
          <w:spacing w:val="-2"/>
          <w:kern w:val="0"/>
          <w:sz w:val="22"/>
          <w:rPrChange w:id="2668" w:author="Keis" w:date="2024-09-06T17:35:00Z">
            <w:rPr>
              <w:rFonts w:ascii="Arial" w:eastAsia="나눔명조" w:hAnsi="Arial" w:cs="Arial"/>
              <w:color w:val="FF0000"/>
              <w:spacing w:val="-2"/>
              <w:kern w:val="0"/>
              <w:sz w:val="22"/>
            </w:rPr>
          </w:rPrChange>
        </w:rPr>
        <w:t>D0</w:t>
      </w:r>
      <w:r w:rsidR="00523EBA" w:rsidRPr="004D020F">
        <w:rPr>
          <w:rFonts w:ascii="Arial" w:eastAsia="나눔명조" w:hAnsi="Arial" w:cs="Arial"/>
          <w:spacing w:val="-2"/>
          <w:kern w:val="0"/>
          <w:sz w:val="22"/>
          <w:rPrChange w:id="2669" w:author="Keis" w:date="2024-09-06T17:35:00Z">
            <w:rPr>
              <w:rFonts w:ascii="Arial" w:eastAsia="나눔명조" w:hAnsi="Arial" w:cs="Arial"/>
              <w:color w:val="FF0000"/>
              <w:spacing w:val="-2"/>
              <w:kern w:val="0"/>
              <w:sz w:val="22"/>
            </w:rPr>
          </w:rPrChange>
        </w:rPr>
        <w:t xml:space="preserve">15_1. Tell the detail specifically what you did at your job.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74"/>
      </w:tblGrid>
      <w:tr w:rsidR="00523EBA" w:rsidRPr="004D020F" w14:paraId="5EA40149" w14:textId="77777777" w:rsidTr="007C3E86">
        <w:trPr>
          <w:trHeight w:val="56"/>
        </w:trPr>
        <w:tc>
          <w:tcPr>
            <w:tcW w:w="8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23D97A" w14:textId="77777777" w:rsidR="00523EBA" w:rsidRPr="004D020F" w:rsidRDefault="00523EBA" w:rsidP="007C3E86">
            <w:pPr>
              <w:spacing w:line="384" w:lineRule="auto"/>
              <w:ind w:left="948" w:hanging="948"/>
              <w:textAlignment w:val="baseline"/>
              <w:rPr>
                <w:rFonts w:ascii="Arial" w:eastAsia="함초롬바탕" w:hAnsi="Arial" w:cs="Arial"/>
                <w:spacing w:val="-4"/>
                <w:kern w:val="0"/>
                <w:szCs w:val="20"/>
                <w:rPrChange w:id="2670" w:author="Keis" w:date="2024-09-06T17:35: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671" w:author="Keis" w:date="2024-09-06T17:35:00Z">
                  <w:rPr>
                    <w:rFonts w:ascii="Arial" w:eastAsia="함초롬바탕" w:hAnsi="Arial" w:cs="Arial"/>
                    <w:b/>
                    <w:bCs/>
                    <w:color w:val="FF0000"/>
                    <w:kern w:val="0"/>
                    <w:szCs w:val="20"/>
                  </w:rPr>
                </w:rPrChange>
              </w:rPr>
              <w:t>Job description</w:t>
            </w:r>
            <w:r w:rsidRPr="004D020F">
              <w:rPr>
                <w:rFonts w:ascii="Arial" w:eastAsia="함초롬바탕" w:hAnsi="Arial" w:cs="Arial"/>
                <w:kern w:val="0"/>
                <w:szCs w:val="20"/>
                <w:rPrChange w:id="2672" w:author="Keis" w:date="2024-09-06T17:35:00Z">
                  <w:rPr>
                    <w:rFonts w:ascii="Arial" w:eastAsia="함초롬바탕" w:hAnsi="Arial" w:cs="Arial"/>
                    <w:color w:val="FF0000"/>
                    <w:kern w:val="0"/>
                    <w:szCs w:val="20"/>
                  </w:rPr>
                </w:rPrChange>
              </w:rPr>
              <w:t>: Please respond in as much detail as possible, recording the most important work you do.</w:t>
            </w:r>
          </w:p>
          <w:p w14:paraId="5E5ADB82" w14:textId="77777777" w:rsidR="00523EBA" w:rsidRPr="004D020F" w:rsidRDefault="00523EBA" w:rsidP="007C3E86">
            <w:pPr>
              <w:spacing w:line="384" w:lineRule="auto"/>
              <w:ind w:left="948" w:hanging="948"/>
              <w:textAlignment w:val="baseline"/>
              <w:rPr>
                <w:rFonts w:ascii="Arial" w:eastAsia="함초롬바탕" w:hAnsi="Arial" w:cs="Arial"/>
                <w:spacing w:val="-4"/>
                <w:kern w:val="0"/>
                <w:szCs w:val="20"/>
                <w:rPrChange w:id="2673" w:author="Keis" w:date="2024-09-06T17:35: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674" w:author="Keis" w:date="2024-09-06T17:35:00Z">
                  <w:rPr>
                    <w:rFonts w:ascii="Arial" w:eastAsia="함초롬바탕" w:hAnsi="Arial" w:cs="Arial"/>
                    <w:b/>
                    <w:bCs/>
                    <w:color w:val="FF0000"/>
                    <w:kern w:val="0"/>
                    <w:szCs w:val="20"/>
                  </w:rPr>
                </w:rPrChange>
              </w:rPr>
              <w:t>Equipment or tools used</w:t>
            </w:r>
            <w:r w:rsidRPr="004D020F">
              <w:rPr>
                <w:rFonts w:ascii="Arial" w:eastAsia="함초롬바탕" w:hAnsi="Arial" w:cs="Arial"/>
                <w:kern w:val="0"/>
                <w:szCs w:val="20"/>
                <w:rPrChange w:id="2675" w:author="Keis" w:date="2024-09-06T17:35:00Z">
                  <w:rPr>
                    <w:rFonts w:ascii="Arial" w:eastAsia="함초롬바탕" w:hAnsi="Arial" w:cs="Arial"/>
                    <w:color w:val="FF0000"/>
                    <w:kern w:val="0"/>
                    <w:szCs w:val="20"/>
                  </w:rPr>
                </w:rPrChange>
              </w:rPr>
              <w:t>: Please respond in as much detail as possible, recording the accurate equipment or tools and how to work &amp; what to make.</w:t>
            </w:r>
          </w:p>
        </w:tc>
      </w:tr>
    </w:tbl>
    <w:p w14:paraId="54D23F69" w14:textId="77777777" w:rsidR="00523EBA" w:rsidRPr="004D020F" w:rsidRDefault="00523EBA" w:rsidP="00523EBA">
      <w:pPr>
        <w:spacing w:line="384" w:lineRule="auto"/>
        <w:textAlignment w:val="baseline"/>
        <w:rPr>
          <w:rFonts w:ascii="Arial" w:eastAsia="굴림" w:hAnsi="Arial" w:cs="Arial"/>
          <w:kern w:val="0"/>
          <w:szCs w:val="20"/>
          <w:rPrChange w:id="2676" w:author="Keis" w:date="2024-09-06T17:35:00Z">
            <w:rPr>
              <w:rFonts w:ascii="Arial" w:eastAsia="굴림" w:hAnsi="Arial" w:cs="Arial"/>
              <w:color w:val="FF0000"/>
              <w:kern w:val="0"/>
              <w:szCs w:val="20"/>
            </w:rPr>
          </w:rPrChange>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2027"/>
      </w:tblGrid>
      <w:tr w:rsidR="004D020F" w:rsidRPr="004D020F" w14:paraId="108C717D" w14:textId="77777777" w:rsidTr="007C3E86">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20D77C95"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77"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78" w:author="Keis" w:date="2024-09-06T17:35:00Z">
                  <w:rPr>
                    <w:rFonts w:ascii="Arial" w:eastAsia="함초롬바탕" w:hAnsi="Arial" w:cs="Arial"/>
                    <w:color w:val="FF0000"/>
                    <w:kern w:val="0"/>
                    <w:szCs w:val="20"/>
                  </w:rPr>
                </w:rPrChange>
              </w:rPr>
              <w:lastRenderedPageBreak/>
              <w:t>Business name</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D32704"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79"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80" w:author="Keis" w:date="2024-09-06T17:35:00Z">
                  <w:rPr>
                    <w:rFonts w:ascii="Arial" w:eastAsia="함초롬바탕" w:hAnsi="Arial" w:cs="Arial"/>
                    <w:color w:val="FF0000"/>
                    <w:kern w:val="0"/>
                    <w:szCs w:val="20"/>
                  </w:rPr>
                </w:rPrChange>
              </w:rPr>
              <w:t>Private variable</w:t>
            </w:r>
          </w:p>
        </w:tc>
      </w:tr>
      <w:tr w:rsidR="004D020F" w:rsidRPr="004D020F" w14:paraId="4C2491E3" w14:textId="77777777" w:rsidTr="007C3E86">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76EA8240"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81"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82" w:author="Keis" w:date="2024-09-06T17:35:00Z">
                  <w:rPr>
                    <w:rFonts w:ascii="Arial" w:eastAsia="함초롬바탕" w:hAnsi="Arial" w:cs="Arial"/>
                    <w:color w:val="FF0000"/>
                    <w:kern w:val="0"/>
                    <w:szCs w:val="20"/>
                  </w:rPr>
                </w:rPrChange>
              </w:rPr>
              <w:t>Department</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93DA25"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83"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84" w:author="Keis" w:date="2024-09-06T17:35:00Z">
                  <w:rPr>
                    <w:rFonts w:ascii="Arial" w:eastAsia="함초롬바탕" w:hAnsi="Arial" w:cs="Arial"/>
                    <w:color w:val="FF0000"/>
                    <w:kern w:val="0"/>
                    <w:szCs w:val="20"/>
                  </w:rPr>
                </w:rPrChange>
              </w:rPr>
              <w:t>Private variable</w:t>
            </w:r>
          </w:p>
        </w:tc>
      </w:tr>
      <w:tr w:rsidR="004D020F" w:rsidRPr="004D020F" w14:paraId="0BF5E169" w14:textId="77777777" w:rsidTr="007C3E86">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31FD8024"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85"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86" w:author="Keis" w:date="2024-09-06T17:35:00Z">
                  <w:rPr>
                    <w:rFonts w:ascii="Arial" w:eastAsia="함초롬바탕" w:hAnsi="Arial" w:cs="Arial"/>
                    <w:color w:val="FF0000"/>
                    <w:kern w:val="0"/>
                    <w:szCs w:val="20"/>
                  </w:rPr>
                </w:rPrChange>
              </w:rPr>
              <w:t>Rank</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29B446"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87"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88" w:author="Keis" w:date="2024-09-06T17:35:00Z">
                  <w:rPr>
                    <w:rFonts w:ascii="Arial" w:eastAsia="함초롬바탕" w:hAnsi="Arial" w:cs="Arial"/>
                    <w:color w:val="FF0000"/>
                    <w:kern w:val="0"/>
                    <w:szCs w:val="20"/>
                  </w:rPr>
                </w:rPrChange>
              </w:rPr>
              <w:t>Private variable</w:t>
            </w:r>
          </w:p>
        </w:tc>
      </w:tr>
      <w:tr w:rsidR="004D020F" w:rsidRPr="004D020F" w14:paraId="30E2434F" w14:textId="77777777" w:rsidTr="007C3E86">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72D535E9"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89"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90" w:author="Keis" w:date="2024-09-06T17:35:00Z">
                  <w:rPr>
                    <w:rFonts w:ascii="Arial" w:eastAsia="함초롬바탕" w:hAnsi="Arial" w:cs="Arial"/>
                    <w:color w:val="FF0000"/>
                    <w:kern w:val="0"/>
                    <w:szCs w:val="20"/>
                  </w:rPr>
                </w:rPrChange>
              </w:rPr>
              <w:t>Job description</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21165"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91"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92" w:author="Keis" w:date="2024-09-06T17:35:00Z">
                  <w:rPr>
                    <w:rFonts w:ascii="Arial" w:eastAsia="함초롬바탕" w:hAnsi="Arial" w:cs="Arial"/>
                    <w:color w:val="FF0000"/>
                    <w:kern w:val="0"/>
                    <w:szCs w:val="20"/>
                  </w:rPr>
                </w:rPrChange>
              </w:rPr>
              <w:t>Private variable</w:t>
            </w:r>
          </w:p>
        </w:tc>
      </w:tr>
      <w:tr w:rsidR="004D020F" w:rsidRPr="004D020F" w14:paraId="72F47B0C" w14:textId="77777777" w:rsidTr="007C3E86">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733CEBAA"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93"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94" w:author="Keis" w:date="2024-09-06T17:35:00Z">
                  <w:rPr>
                    <w:rFonts w:ascii="Arial" w:eastAsia="함초롬바탕" w:hAnsi="Arial" w:cs="Arial"/>
                    <w:color w:val="FF0000"/>
                    <w:kern w:val="0"/>
                    <w:szCs w:val="20"/>
                  </w:rPr>
                </w:rPrChange>
              </w:rPr>
              <w:t>Equipment or tools used</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29BAEB" w14:textId="77777777" w:rsidR="00523EBA" w:rsidRPr="004D020F" w:rsidRDefault="00523EBA" w:rsidP="007C3E86">
            <w:pPr>
              <w:wordWrap/>
              <w:spacing w:line="56" w:lineRule="atLeast"/>
              <w:jc w:val="center"/>
              <w:textAlignment w:val="baseline"/>
              <w:rPr>
                <w:rFonts w:ascii="Arial" w:eastAsia="굴림" w:hAnsi="Arial" w:cs="Arial"/>
                <w:kern w:val="0"/>
                <w:szCs w:val="20"/>
                <w:rPrChange w:id="2695" w:author="Keis" w:date="2024-09-06T17:35:00Z">
                  <w:rPr>
                    <w:rFonts w:ascii="Arial" w:eastAsia="굴림" w:hAnsi="Arial" w:cs="Arial"/>
                    <w:color w:val="FF0000"/>
                    <w:kern w:val="0"/>
                    <w:szCs w:val="20"/>
                  </w:rPr>
                </w:rPrChange>
              </w:rPr>
            </w:pPr>
            <w:r w:rsidRPr="004D020F">
              <w:rPr>
                <w:rFonts w:ascii="Arial" w:eastAsia="함초롬바탕" w:hAnsi="Arial" w:cs="Arial"/>
                <w:kern w:val="0"/>
                <w:szCs w:val="20"/>
                <w:rPrChange w:id="2696" w:author="Keis" w:date="2024-09-06T17:35:00Z">
                  <w:rPr>
                    <w:rFonts w:ascii="Arial" w:eastAsia="함초롬바탕" w:hAnsi="Arial" w:cs="Arial"/>
                    <w:color w:val="FF0000"/>
                    <w:kern w:val="0"/>
                    <w:szCs w:val="20"/>
                  </w:rPr>
                </w:rPrChange>
              </w:rPr>
              <w:t>Private variable</w:t>
            </w:r>
          </w:p>
        </w:tc>
      </w:tr>
    </w:tbl>
    <w:tbl>
      <w:tblPr>
        <w:tblpPr w:leftFromText="142" w:rightFromText="142" w:vertAnchor="text" w:horzAnchor="page" w:tblpX="5797" w:tblpY="-850"/>
        <w:tblW w:w="0" w:type="auto"/>
        <w:tblCellMar>
          <w:top w:w="15" w:type="dxa"/>
          <w:left w:w="15" w:type="dxa"/>
          <w:bottom w:w="15" w:type="dxa"/>
          <w:right w:w="15" w:type="dxa"/>
        </w:tblCellMar>
        <w:tblLook w:val="04A0" w:firstRow="1" w:lastRow="0" w:firstColumn="1" w:lastColumn="0" w:noHBand="0" w:noVBand="1"/>
      </w:tblPr>
      <w:tblGrid>
        <w:gridCol w:w="1153"/>
        <w:gridCol w:w="457"/>
        <w:gridCol w:w="457"/>
        <w:gridCol w:w="457"/>
        <w:gridCol w:w="456"/>
      </w:tblGrid>
      <w:tr w:rsidR="004D020F" w:rsidRPr="004D020F" w14:paraId="4371A361" w14:textId="77777777" w:rsidTr="007C3E86">
        <w:trPr>
          <w:trHeight w:val="370"/>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2821659D" w14:textId="77777777" w:rsidR="00523EBA" w:rsidRPr="004D020F" w:rsidRDefault="00523EBA" w:rsidP="007C3E86">
            <w:pPr>
              <w:spacing w:line="384" w:lineRule="auto"/>
              <w:textAlignment w:val="baseline"/>
              <w:rPr>
                <w:rFonts w:ascii="Arial" w:eastAsia="굴림" w:hAnsi="Arial" w:cs="Arial"/>
                <w:spacing w:val="-2"/>
                <w:kern w:val="0"/>
                <w:szCs w:val="20"/>
                <w:rPrChange w:id="2697" w:author="Keis" w:date="2024-09-06T17:35:00Z">
                  <w:rPr>
                    <w:rFonts w:ascii="Arial" w:eastAsia="굴림" w:hAnsi="Arial" w:cs="Arial"/>
                    <w:color w:val="FF0000"/>
                    <w:spacing w:val="-2"/>
                    <w:kern w:val="0"/>
                    <w:szCs w:val="20"/>
                  </w:rPr>
                </w:rPrChange>
              </w:rPr>
            </w:pPr>
            <w:r w:rsidRPr="004D020F">
              <w:rPr>
                <w:rFonts w:ascii="Arial" w:eastAsia="나눔명조" w:hAnsi="Arial" w:cs="Arial"/>
                <w:bCs/>
                <w:spacing w:val="-2"/>
                <w:kern w:val="0"/>
                <w:szCs w:val="20"/>
                <w:rPrChange w:id="2698" w:author="Keis" w:date="2024-09-06T17:35:00Z">
                  <w:rPr>
                    <w:rFonts w:ascii="Arial" w:eastAsia="나눔명조" w:hAnsi="Arial" w:cs="Arial"/>
                    <w:bCs/>
                    <w:color w:val="FF0000"/>
                    <w:spacing w:val="-2"/>
                    <w:kern w:val="0"/>
                    <w:szCs w:val="20"/>
                  </w:rPr>
                </w:rPrChange>
              </w:rPr>
              <w:t>JOB CODE</w:t>
            </w: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2443F1F5" w14:textId="77777777" w:rsidR="00523EBA" w:rsidRPr="004D020F" w:rsidRDefault="00523EBA" w:rsidP="007C3E86">
            <w:pPr>
              <w:spacing w:line="384" w:lineRule="auto"/>
              <w:textAlignment w:val="baseline"/>
              <w:rPr>
                <w:rFonts w:ascii="Arial" w:eastAsia="굴림" w:hAnsi="Arial" w:cs="Arial"/>
                <w:kern w:val="0"/>
                <w:szCs w:val="20"/>
                <w:rPrChange w:id="2699" w:author="Keis" w:date="2024-09-06T17:35: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5DA60723" w14:textId="77777777" w:rsidR="00523EBA" w:rsidRPr="004D020F" w:rsidRDefault="00523EBA" w:rsidP="007C3E86">
            <w:pPr>
              <w:spacing w:line="384" w:lineRule="auto"/>
              <w:textAlignment w:val="baseline"/>
              <w:rPr>
                <w:rFonts w:ascii="Arial" w:eastAsia="굴림" w:hAnsi="Arial" w:cs="Arial"/>
                <w:kern w:val="0"/>
                <w:szCs w:val="20"/>
                <w:rPrChange w:id="2700" w:author="Keis" w:date="2024-09-06T17:35: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456CC054" w14:textId="77777777" w:rsidR="00523EBA" w:rsidRPr="004D020F" w:rsidRDefault="00523EBA" w:rsidP="007C3E86">
            <w:pPr>
              <w:spacing w:line="384" w:lineRule="auto"/>
              <w:textAlignment w:val="baseline"/>
              <w:rPr>
                <w:rFonts w:ascii="Arial" w:eastAsia="굴림" w:hAnsi="Arial" w:cs="Arial"/>
                <w:kern w:val="0"/>
                <w:szCs w:val="20"/>
                <w:rPrChange w:id="2701" w:author="Keis" w:date="2024-09-06T17:35:00Z">
                  <w:rPr>
                    <w:rFonts w:ascii="Arial" w:eastAsia="굴림" w:hAnsi="Arial" w:cs="Arial"/>
                    <w:color w:val="FF0000"/>
                    <w:kern w:val="0"/>
                    <w:szCs w:val="20"/>
                  </w:rPr>
                </w:rPrChange>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781B1E98" w14:textId="77777777" w:rsidR="00523EBA" w:rsidRPr="004D020F" w:rsidRDefault="00523EBA" w:rsidP="007C3E86">
            <w:pPr>
              <w:spacing w:line="384" w:lineRule="auto"/>
              <w:textAlignment w:val="baseline"/>
              <w:rPr>
                <w:rFonts w:ascii="Arial" w:eastAsia="굴림" w:hAnsi="Arial" w:cs="Arial"/>
                <w:kern w:val="0"/>
                <w:szCs w:val="20"/>
                <w:rPrChange w:id="2702" w:author="Keis" w:date="2024-09-06T17:35:00Z">
                  <w:rPr>
                    <w:rFonts w:ascii="Arial" w:eastAsia="굴림" w:hAnsi="Arial" w:cs="Arial"/>
                    <w:color w:val="FF0000"/>
                    <w:kern w:val="0"/>
                    <w:szCs w:val="20"/>
                  </w:rPr>
                </w:rPrChange>
              </w:rPr>
            </w:pPr>
          </w:p>
        </w:tc>
      </w:tr>
      <w:tr w:rsidR="004D020F" w:rsidRPr="004D020F" w14:paraId="7AE0C0AE" w14:textId="77777777" w:rsidTr="007C3E86">
        <w:trPr>
          <w:trHeight w:val="370"/>
          <w:ins w:id="2703" w:author="Keis" w:date="2024-09-06T17:35:00Z"/>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tcPr>
          <w:p w14:paraId="43F481DE" w14:textId="77777777" w:rsidR="004D020F" w:rsidRPr="004D020F" w:rsidRDefault="004D020F" w:rsidP="007C3E86">
            <w:pPr>
              <w:spacing w:line="384" w:lineRule="auto"/>
              <w:textAlignment w:val="baseline"/>
              <w:rPr>
                <w:ins w:id="2704" w:author="Keis" w:date="2024-09-06T17:35:00Z"/>
                <w:rFonts w:ascii="Arial" w:eastAsia="나눔명조" w:hAnsi="Arial" w:cs="Arial"/>
                <w:bCs/>
                <w:spacing w:val="-2"/>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1626F589" w14:textId="77777777" w:rsidR="004D020F" w:rsidRPr="004D020F" w:rsidRDefault="004D020F" w:rsidP="007C3E86">
            <w:pPr>
              <w:spacing w:line="384" w:lineRule="auto"/>
              <w:textAlignment w:val="baseline"/>
              <w:rPr>
                <w:ins w:id="2705" w:author="Keis" w:date="2024-09-06T17:35:00Z"/>
                <w:rFonts w:ascii="Arial" w:eastAsia="굴림" w:hAnsi="Arial" w:cs="Arial"/>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6FA63653" w14:textId="77777777" w:rsidR="004D020F" w:rsidRPr="004D020F" w:rsidRDefault="004D020F" w:rsidP="007C3E86">
            <w:pPr>
              <w:spacing w:line="384" w:lineRule="auto"/>
              <w:textAlignment w:val="baseline"/>
              <w:rPr>
                <w:ins w:id="2706" w:author="Keis" w:date="2024-09-06T17:35:00Z"/>
                <w:rFonts w:ascii="Arial" w:eastAsia="굴림" w:hAnsi="Arial" w:cs="Arial"/>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567EF8C6" w14:textId="77777777" w:rsidR="004D020F" w:rsidRPr="004D020F" w:rsidRDefault="004D020F" w:rsidP="007C3E86">
            <w:pPr>
              <w:spacing w:line="384" w:lineRule="auto"/>
              <w:textAlignment w:val="baseline"/>
              <w:rPr>
                <w:ins w:id="2707" w:author="Keis" w:date="2024-09-06T17:35:00Z"/>
                <w:rFonts w:ascii="Arial" w:eastAsia="굴림" w:hAnsi="Arial" w:cs="Arial"/>
                <w:kern w:val="0"/>
                <w:szCs w:val="20"/>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601AB00D" w14:textId="77777777" w:rsidR="004D020F" w:rsidRPr="004D020F" w:rsidRDefault="004D020F" w:rsidP="007C3E86">
            <w:pPr>
              <w:spacing w:line="384" w:lineRule="auto"/>
              <w:textAlignment w:val="baseline"/>
              <w:rPr>
                <w:ins w:id="2708" w:author="Keis" w:date="2024-09-06T17:35:00Z"/>
                <w:rFonts w:ascii="Arial" w:eastAsia="굴림" w:hAnsi="Arial" w:cs="Arial"/>
                <w:kern w:val="0"/>
                <w:szCs w:val="20"/>
              </w:rPr>
            </w:pPr>
          </w:p>
        </w:tc>
      </w:tr>
    </w:tbl>
    <w:p w14:paraId="7995AB4F" w14:textId="77777777" w:rsidR="00523EBA" w:rsidRPr="004D020F" w:rsidRDefault="00523EBA" w:rsidP="00523EBA">
      <w:pPr>
        <w:spacing w:line="384" w:lineRule="auto"/>
        <w:textAlignment w:val="baseline"/>
        <w:rPr>
          <w:rFonts w:ascii="Arial" w:eastAsia="굴림" w:hAnsi="Arial" w:cs="Arial"/>
          <w:spacing w:val="-2"/>
          <w:kern w:val="0"/>
          <w:szCs w:val="20"/>
          <w:rPrChange w:id="2709" w:author="Keis" w:date="2024-09-06T17:35:00Z">
            <w:rPr>
              <w:rFonts w:ascii="Arial" w:eastAsia="굴림" w:hAnsi="Arial" w:cs="Arial"/>
              <w:color w:val="FF0000"/>
              <w:spacing w:val="-2"/>
              <w:kern w:val="0"/>
              <w:szCs w:val="20"/>
            </w:rPr>
          </w:rPrChange>
        </w:rPr>
      </w:pPr>
      <w:r w:rsidRPr="004D020F">
        <w:rPr>
          <w:rFonts w:ascii="Arial" w:eastAsia="나눔명조" w:hAnsi="Arial" w:cs="Arial" w:hint="eastAsia"/>
          <w:spacing w:val="-2"/>
          <w:kern w:val="0"/>
          <w:szCs w:val="20"/>
          <w:rPrChange w:id="2710" w:author="Keis" w:date="2024-09-06T17:35:00Z">
            <w:rPr>
              <w:rFonts w:ascii="Arial" w:eastAsia="나눔명조" w:hAnsi="Arial" w:cs="Arial" w:hint="eastAsia"/>
              <w:color w:val="FF0000"/>
              <w:spacing w:val="-2"/>
              <w:kern w:val="0"/>
              <w:szCs w:val="20"/>
            </w:rPr>
          </w:rPrChange>
        </w:rPr>
        <w:t>→</w:t>
      </w:r>
      <w:r w:rsidRPr="004D020F">
        <w:rPr>
          <w:rFonts w:ascii="Arial" w:eastAsia="나눔명조" w:hAnsi="Arial" w:cs="Arial"/>
          <w:spacing w:val="-2"/>
          <w:kern w:val="0"/>
          <w:szCs w:val="20"/>
          <w:rPrChange w:id="2711" w:author="Keis" w:date="2024-09-06T17:35:00Z">
            <w:rPr>
              <w:rFonts w:ascii="Arial" w:eastAsia="나눔명조" w:hAnsi="Arial" w:cs="Arial"/>
              <w:color w:val="FF0000"/>
              <w:spacing w:val="-2"/>
              <w:kern w:val="0"/>
              <w:szCs w:val="20"/>
            </w:rPr>
          </w:rPrChange>
        </w:rPr>
        <w:t xml:space="preserve"> D020</w:t>
      </w:r>
    </w:p>
    <w:p w14:paraId="7DD9E530" w14:textId="77777777" w:rsidR="00B16621" w:rsidRPr="00523EBA" w:rsidRDefault="00B16621" w:rsidP="00624BD4">
      <w:pPr>
        <w:wordWrap/>
        <w:spacing w:line="360" w:lineRule="auto"/>
        <w:outlineLvl w:val="0"/>
        <w:rPr>
          <w:rFonts w:ascii="Arial" w:eastAsia="굴림" w:hAnsi="Arial" w:cs="Arial"/>
          <w:b/>
          <w:sz w:val="22"/>
        </w:rPr>
      </w:pPr>
    </w:p>
    <w:p w14:paraId="2B3A6D6E" w14:textId="66F0E8E2" w:rsidR="00624BD4" w:rsidRPr="001D19F6" w:rsidRDefault="00624BD4" w:rsidP="00624BD4">
      <w:pPr>
        <w:wordWrap/>
        <w:spacing w:line="360" w:lineRule="auto"/>
        <w:outlineLvl w:val="0"/>
        <w:rPr>
          <w:rFonts w:ascii="Arial" w:eastAsia="굴림" w:hAnsi="Arial" w:cs="Arial"/>
          <w:b/>
          <w:sz w:val="22"/>
        </w:rPr>
      </w:pPr>
      <w:bookmarkStart w:id="2712" w:name="_Toc483216636"/>
      <w:bookmarkStart w:id="2713" w:name="_Toc487461348"/>
      <w:bookmarkStart w:id="2714" w:name="_Toc487647349"/>
      <w:r w:rsidRPr="001D19F6">
        <w:rPr>
          <w:rFonts w:ascii="Arial" w:eastAsia="굴림" w:hAnsi="Arial" w:cs="Arial"/>
          <w:b/>
          <w:sz w:val="22"/>
        </w:rPr>
        <w:t>Logic</w:t>
      </w:r>
      <w:bookmarkEnd w:id="2712"/>
      <w:bookmarkEnd w:id="2713"/>
      <w:bookmarkEnd w:id="2714"/>
    </w:p>
    <w:p w14:paraId="7B84ECB3" w14:textId="77777777" w:rsidR="00624BD4" w:rsidRPr="001D19F6" w:rsidRDefault="00624BD4" w:rsidP="00F14BA4">
      <w:pPr>
        <w:pStyle w:val="a6"/>
        <w:numPr>
          <w:ilvl w:val="0"/>
          <w:numId w:val="439"/>
        </w:numPr>
        <w:wordWrap/>
        <w:spacing w:line="360" w:lineRule="auto"/>
        <w:ind w:leftChars="0"/>
        <w:rPr>
          <w:rFonts w:ascii="Arial" w:eastAsia="굴림" w:hAnsi="Arial" w:cs="Arial"/>
          <w:b/>
          <w:sz w:val="22"/>
        </w:rPr>
      </w:pPr>
      <w:r w:rsidRPr="001D19F6">
        <w:rPr>
          <w:rFonts w:ascii="Arial" w:eastAsia="굴림" w:hAnsi="Arial" w:cs="Arial"/>
          <w:b/>
          <w:sz w:val="22"/>
        </w:rPr>
        <w:t>If D009=</w:t>
      </w:r>
      <w:r w:rsidRPr="001D19F6">
        <w:rPr>
          <w:rFonts w:ascii="굴림" w:eastAsia="굴림" w:hAnsi="굴림" w:cs="굴림" w:hint="eastAsia"/>
          <w:b/>
          <w:sz w:val="22"/>
        </w:rPr>
        <w:t>①</w:t>
      </w:r>
      <w:r w:rsidRPr="001D19F6">
        <w:rPr>
          <w:rFonts w:ascii="Arial" w:eastAsia="굴림" w:hAnsi="Arial" w:cs="Arial"/>
          <w:b/>
          <w:sz w:val="22"/>
        </w:rPr>
        <w:t xml:space="preserve">, then </w:t>
      </w:r>
      <w:r w:rsidR="00D617FA" w:rsidRPr="001D19F6">
        <w:rPr>
          <w:rFonts w:ascii="Arial" w:eastAsia="굴림" w:hAnsi="Arial" w:cs="Arial"/>
          <w:b/>
          <w:sz w:val="22"/>
        </w:rPr>
        <w:t>ask</w:t>
      </w:r>
      <w:r w:rsidRPr="001D19F6">
        <w:rPr>
          <w:rFonts w:ascii="Arial" w:eastAsia="굴림" w:hAnsi="Arial" w:cs="Arial"/>
          <w:b/>
          <w:sz w:val="22"/>
        </w:rPr>
        <w:t xml:space="preserve"> D020~D022</w:t>
      </w:r>
      <w:r w:rsidR="009528A9" w:rsidRPr="001D19F6">
        <w:rPr>
          <w:rFonts w:ascii="Arial" w:eastAsia="굴림" w:hAnsi="Arial" w:cs="Arial"/>
          <w:b/>
          <w:sz w:val="22"/>
        </w:rPr>
        <w:t>.</w:t>
      </w:r>
    </w:p>
    <w:p w14:paraId="357983C4" w14:textId="77777777" w:rsidR="00624BD4" w:rsidRPr="001D19F6" w:rsidRDefault="00624BD4" w:rsidP="00624BD4">
      <w:pPr>
        <w:wordWrap/>
        <w:spacing w:line="360" w:lineRule="auto"/>
        <w:rPr>
          <w:rFonts w:ascii="Arial" w:eastAsia="굴림" w:hAnsi="Arial" w:cs="Arial"/>
          <w:b/>
          <w:sz w:val="22"/>
        </w:rPr>
      </w:pPr>
    </w:p>
    <w:p w14:paraId="11C0D00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D020.</w:t>
      </w:r>
      <w:r w:rsidR="0005042A" w:rsidRPr="001D19F6">
        <w:rPr>
          <w:rFonts w:ascii="Arial" w:eastAsia="굴림" w:hAnsi="Arial" w:cs="Arial"/>
          <w:sz w:val="22"/>
        </w:rPr>
        <w:t xml:space="preserve"> </w:t>
      </w:r>
      <w:r w:rsidRPr="001D19F6">
        <w:rPr>
          <w:rFonts w:ascii="Arial" w:eastAsia="굴림" w:hAnsi="Arial" w:cs="Arial"/>
          <w:sz w:val="22"/>
        </w:rPr>
        <w:t>What was your official position or job title?</w:t>
      </w:r>
      <w:r w:rsidR="00FA2AE3" w:rsidRPr="001D19F6">
        <w:rPr>
          <w:rFonts w:ascii="Arial" w:eastAsia="굴림" w:hAnsi="Arial" w:cs="Arial"/>
          <w:sz w:val="22"/>
        </w:rPr>
        <w:t xml:space="preserve"> </w:t>
      </w:r>
      <w:r w:rsidR="009528A9" w:rsidRPr="001D19F6">
        <w:rPr>
          <w:rFonts w:ascii="Arial" w:eastAsia="굴림" w:hAnsi="Arial" w:cs="Arial"/>
          <w:sz w:val="22"/>
        </w:rPr>
        <w:t>[IWER: Mark 0 if no official position</w:t>
      </w:r>
      <w:r w:rsidRPr="001D19F6">
        <w:rPr>
          <w:rFonts w:ascii="Arial" w:eastAsia="굴림" w:hAnsi="Arial" w:cs="Arial"/>
          <w:sz w:val="22"/>
        </w:rPr>
        <w:t xml:space="preserve"> or title]</w:t>
      </w:r>
    </w:p>
    <w:p w14:paraId="2CFA07AB"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w:t>
      </w:r>
      <w:r w:rsidRPr="001D19F6">
        <w:rPr>
          <w:rFonts w:ascii="Arial" w:eastAsia="굴림" w:hAnsi="Arial" w:cs="Arial"/>
          <w:sz w:val="22"/>
        </w:rPr>
        <w:t xml:space="preserve"> No position or job title</w:t>
      </w:r>
    </w:p>
    <w:p w14:paraId="0F050484"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Staff member</w:t>
      </w:r>
    </w:p>
    <w:p w14:paraId="4E8AE3D0"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Assistant foreman</w:t>
      </w:r>
    </w:p>
    <w:p w14:paraId="415294AE"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Foreman</w:t>
      </w:r>
    </w:p>
    <w:p w14:paraId="181EA331"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Assistant manager</w:t>
      </w:r>
    </w:p>
    <w:p w14:paraId="6A674951"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Manager</w:t>
      </w:r>
    </w:p>
    <w:p w14:paraId="1774A350"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Deputy general manager</w:t>
      </w:r>
    </w:p>
    <w:p w14:paraId="70A9E357"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⑦</w:t>
      </w:r>
      <w:r w:rsidRPr="001D19F6">
        <w:rPr>
          <w:rFonts w:ascii="Arial" w:eastAsia="굴림" w:hAnsi="Arial" w:cs="Arial"/>
          <w:sz w:val="22"/>
        </w:rPr>
        <w:t xml:space="preserve"> General manager</w:t>
      </w:r>
    </w:p>
    <w:p w14:paraId="4083720C" w14:textId="77777777" w:rsidR="00624BD4" w:rsidRPr="001D19F6" w:rsidRDefault="00624BD4" w:rsidP="005E3AB9">
      <w:pPr>
        <w:wordWrap/>
        <w:spacing w:line="360" w:lineRule="auto"/>
        <w:ind w:leftChars="213" w:left="426"/>
        <w:rPr>
          <w:rFonts w:ascii="Arial" w:eastAsia="굴림" w:hAnsi="Arial" w:cs="Arial"/>
          <w:sz w:val="22"/>
        </w:rPr>
      </w:pPr>
      <w:r w:rsidRPr="001D19F6">
        <w:rPr>
          <w:rFonts w:ascii="굴림" w:eastAsia="굴림" w:hAnsi="굴림" w:cs="굴림" w:hint="eastAsia"/>
          <w:sz w:val="22"/>
        </w:rPr>
        <w:t>⑧</w:t>
      </w:r>
      <w:r w:rsidRPr="001D19F6">
        <w:rPr>
          <w:rFonts w:ascii="Arial" w:eastAsia="굴림" w:hAnsi="Arial" w:cs="Arial"/>
          <w:sz w:val="22"/>
        </w:rPr>
        <w:t xml:space="preserve"> Board member</w:t>
      </w:r>
    </w:p>
    <w:p w14:paraId="0DBB1080" w14:textId="77777777" w:rsidR="00624BD4" w:rsidRPr="001D19F6" w:rsidRDefault="00624BD4" w:rsidP="00624BD4">
      <w:pPr>
        <w:wordWrap/>
        <w:spacing w:line="360" w:lineRule="auto"/>
        <w:rPr>
          <w:rFonts w:ascii="Arial" w:eastAsia="굴림" w:hAnsi="Arial" w:cs="Arial"/>
          <w:sz w:val="22"/>
        </w:rPr>
      </w:pPr>
    </w:p>
    <w:p w14:paraId="5C74C5AE" w14:textId="77777777" w:rsidR="002A01D1" w:rsidRPr="001D19F6" w:rsidRDefault="00624BD4" w:rsidP="00624BD4">
      <w:pPr>
        <w:wordWrap/>
        <w:spacing w:line="360" w:lineRule="auto"/>
        <w:outlineLvl w:val="0"/>
        <w:rPr>
          <w:rFonts w:ascii="Arial" w:eastAsia="굴림" w:hAnsi="Arial" w:cs="Arial"/>
          <w:sz w:val="22"/>
        </w:rPr>
      </w:pPr>
      <w:bookmarkStart w:id="2715" w:name="_Toc483216637"/>
      <w:bookmarkStart w:id="2716" w:name="_Toc487461349"/>
      <w:bookmarkStart w:id="2717" w:name="_Toc487647350"/>
      <w:r w:rsidRPr="001D19F6">
        <w:rPr>
          <w:rFonts w:ascii="Arial" w:eastAsia="굴림" w:hAnsi="Arial" w:cs="Arial"/>
          <w:sz w:val="22"/>
        </w:rPr>
        <w:t>D021.</w:t>
      </w:r>
      <w:r w:rsidR="00F40671" w:rsidRPr="001D19F6">
        <w:rPr>
          <w:rFonts w:ascii="Arial" w:eastAsia="굴림" w:hAnsi="Arial" w:cs="Arial"/>
          <w:sz w:val="22"/>
        </w:rPr>
        <w:t xml:space="preserve"> </w:t>
      </w:r>
      <w:r w:rsidRPr="001D19F6">
        <w:rPr>
          <w:rFonts w:ascii="Arial" w:eastAsia="굴림" w:hAnsi="Arial" w:cs="Arial"/>
          <w:sz w:val="22"/>
        </w:rPr>
        <w:t xml:space="preserve">What was your </w:t>
      </w:r>
      <w:r w:rsidR="00F40671" w:rsidRPr="001D19F6">
        <w:rPr>
          <w:rFonts w:ascii="Arial" w:eastAsia="굴림" w:hAnsi="Arial" w:cs="Arial"/>
          <w:sz w:val="22"/>
        </w:rPr>
        <w:t xml:space="preserve">current </w:t>
      </w:r>
      <w:r w:rsidRPr="001D19F6">
        <w:rPr>
          <w:rFonts w:ascii="Arial" w:eastAsia="굴림" w:hAnsi="Arial" w:cs="Arial"/>
          <w:sz w:val="22"/>
        </w:rPr>
        <w:t>employment status?</w:t>
      </w:r>
      <w:bookmarkEnd w:id="2715"/>
      <w:bookmarkEnd w:id="2716"/>
      <w:bookmarkEnd w:id="2717"/>
    </w:p>
    <w:tbl>
      <w:tblPr>
        <w:tblStyle w:val="a8"/>
        <w:tblW w:w="0" w:type="auto"/>
        <w:tblInd w:w="250" w:type="dxa"/>
        <w:tblLook w:val="04A0" w:firstRow="1" w:lastRow="0" w:firstColumn="1" w:lastColumn="0" w:noHBand="0" w:noVBand="1"/>
        <w:tblPrChange w:id="2718" w:author="swcsmart000" w:date="2024-09-05T16:39:00Z">
          <w:tblPr>
            <w:tblStyle w:val="a8"/>
            <w:tblW w:w="0" w:type="auto"/>
            <w:tblInd w:w="250" w:type="dxa"/>
            <w:tblLook w:val="04A0" w:firstRow="1" w:lastRow="0" w:firstColumn="1" w:lastColumn="0" w:noHBand="0" w:noVBand="1"/>
          </w:tblPr>
        </w:tblPrChange>
      </w:tblPr>
      <w:tblGrid>
        <w:gridCol w:w="9357"/>
        <w:tblGridChange w:id="2719">
          <w:tblGrid>
            <w:gridCol w:w="9357"/>
          </w:tblGrid>
        </w:tblGridChange>
      </w:tblGrid>
      <w:tr w:rsidR="00D063AA" w:rsidRPr="001D19F6" w14:paraId="7B130DD7" w14:textId="77777777" w:rsidTr="00C20989">
        <w:trPr>
          <w:trHeight w:val="416"/>
          <w:trPrChange w:id="2720" w:author="swcsmart000" w:date="2024-09-05T16:39:00Z">
            <w:trPr>
              <w:trHeight w:val="3181"/>
            </w:trPr>
          </w:trPrChange>
        </w:trPr>
        <w:tc>
          <w:tcPr>
            <w:tcW w:w="9357" w:type="dxa"/>
            <w:tcPrChange w:id="2721" w:author="swcsmart000" w:date="2024-09-05T16:39:00Z">
              <w:tcPr>
                <w:tcW w:w="9357" w:type="dxa"/>
              </w:tcPr>
            </w:tcPrChange>
          </w:tcPr>
          <w:p w14:paraId="06D0937C" w14:textId="77777777" w:rsidR="00624BD4" w:rsidRPr="001D19F6" w:rsidRDefault="00F40671"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7349177A" w14:textId="77777777" w:rsidR="00DC2849" w:rsidRPr="00C20989" w:rsidRDefault="00DC2849">
            <w:pPr>
              <w:pStyle w:val="a6"/>
              <w:numPr>
                <w:ilvl w:val="0"/>
                <w:numId w:val="1361"/>
              </w:numPr>
              <w:spacing w:line="384" w:lineRule="auto"/>
              <w:ind w:leftChars="0"/>
              <w:textAlignment w:val="baseline"/>
              <w:rPr>
                <w:ins w:id="2722" w:author="swcsmart000" w:date="2024-09-05T16:37:00Z"/>
                <w:rFonts w:ascii="나눔명조" w:eastAsia="굴림" w:hAnsi="굴림" w:cs="굴림"/>
                <w:color w:val="00B050"/>
                <w:spacing w:val="-2"/>
                <w:kern w:val="0"/>
                <w:szCs w:val="20"/>
                <w:rPrChange w:id="2723" w:author="swcsmart000" w:date="2024-09-05T16:39:00Z">
                  <w:rPr>
                    <w:ins w:id="2724" w:author="swcsmart000" w:date="2024-09-05T16:37:00Z"/>
                    <w:rFonts w:eastAsia="굴림"/>
                    <w:color w:val="000000"/>
                    <w:szCs w:val="20"/>
                  </w:rPr>
                </w:rPrChange>
              </w:rPr>
              <w:pPrChange w:id="2725" w:author="swcsmart000" w:date="2024-09-05T16:38:00Z">
                <w:pPr>
                  <w:spacing w:line="384" w:lineRule="auto"/>
                  <w:textAlignment w:val="baseline"/>
                </w:pPr>
              </w:pPrChange>
            </w:pPr>
            <w:ins w:id="2726" w:author="swcsmart000" w:date="2024-09-05T16:37:00Z">
              <w:r w:rsidRPr="00C20989">
                <w:rPr>
                  <w:rFonts w:ascii="나눔명조" w:eastAsia="나눔명조" w:hAnsi="굴림" w:cs="굴림"/>
                  <w:b/>
                  <w:bCs/>
                  <w:color w:val="00B050"/>
                  <w:spacing w:val="-2"/>
                  <w:kern w:val="0"/>
                  <w:sz w:val="18"/>
                  <w:szCs w:val="18"/>
                  <w:rPrChange w:id="2727" w:author="swcsmart000" w:date="2024-09-05T16:39:00Z">
                    <w:rPr>
                      <w:rFonts w:ascii="나눔명조" w:eastAsia="나눔명조" w:hAnsi="굴림" w:cs="굴림"/>
                      <w:color w:val="FF0000"/>
                      <w:spacing w:val="-2"/>
                      <w:kern w:val="0"/>
                      <w:sz w:val="18"/>
                      <w:szCs w:val="18"/>
                    </w:rPr>
                  </w:rPrChange>
                </w:rPr>
                <w:t>Permanent employees:</w:t>
              </w:r>
              <w:r w:rsidRPr="00C20989">
                <w:rPr>
                  <w:rFonts w:ascii="나눔명조" w:eastAsia="나눔명조" w:hAnsi="굴림" w:cs="굴림"/>
                  <w:color w:val="00B050"/>
                  <w:spacing w:val="-2"/>
                  <w:kern w:val="0"/>
                  <w:sz w:val="18"/>
                  <w:szCs w:val="18"/>
                  <w:rPrChange w:id="2728" w:author="swcsmart000" w:date="2024-09-05T16:39:00Z">
                    <w:rPr/>
                  </w:rPrChange>
                </w:rPr>
                <w:t xml:space="preserve"> Workers who have a retirement age or who are continuously or indefinitely employed without a fixed termination date or events for their employment.</w:t>
              </w:r>
            </w:ins>
          </w:p>
          <w:p w14:paraId="56169BBB" w14:textId="5FF937F7" w:rsidR="00DC2849" w:rsidRPr="00C20989" w:rsidDel="00B6507A" w:rsidRDefault="00DC2849" w:rsidP="00DC2849">
            <w:pPr>
              <w:spacing w:line="384" w:lineRule="auto"/>
              <w:textAlignment w:val="baseline"/>
              <w:rPr>
                <w:ins w:id="2729" w:author="swcsmart000" w:date="2024-09-05T16:37:00Z"/>
                <w:del w:id="2730" w:author="Keis" w:date="2024-09-06T15:49:00Z"/>
                <w:rFonts w:ascii="나눔명조" w:eastAsia="굴림" w:hAnsi="굴림" w:cs="굴림"/>
                <w:color w:val="00B050"/>
                <w:spacing w:val="-2"/>
                <w:kern w:val="0"/>
                <w:sz w:val="18"/>
                <w:szCs w:val="18"/>
                <w:rPrChange w:id="2731" w:author="swcsmart000" w:date="2024-09-05T16:39:00Z">
                  <w:rPr>
                    <w:ins w:id="2732" w:author="swcsmart000" w:date="2024-09-05T16:37:00Z"/>
                    <w:del w:id="2733" w:author="Keis" w:date="2024-09-06T15:49:00Z"/>
                    <w:rFonts w:ascii="나눔명조" w:eastAsia="굴림" w:hAnsi="굴림" w:cs="굴림"/>
                    <w:color w:val="FF0000"/>
                    <w:spacing w:val="-2"/>
                    <w:kern w:val="0"/>
                    <w:sz w:val="18"/>
                    <w:szCs w:val="18"/>
                  </w:rPr>
                </w:rPrChange>
              </w:rPr>
            </w:pPr>
          </w:p>
          <w:p w14:paraId="3C612AE0" w14:textId="6B1AB492" w:rsidR="00DC2849" w:rsidRPr="00C20989" w:rsidRDefault="00DC2849">
            <w:pPr>
              <w:pStyle w:val="a6"/>
              <w:numPr>
                <w:ilvl w:val="0"/>
                <w:numId w:val="1361"/>
              </w:numPr>
              <w:spacing w:line="384" w:lineRule="auto"/>
              <w:ind w:leftChars="0"/>
              <w:textAlignment w:val="baseline"/>
              <w:rPr>
                <w:ins w:id="2734" w:author="swcsmart000" w:date="2024-09-05T16:37:00Z"/>
                <w:rFonts w:ascii="나눔명조" w:eastAsia="굴림" w:hAnsi="굴림" w:cs="굴림"/>
                <w:color w:val="00B050"/>
                <w:spacing w:val="-2"/>
                <w:kern w:val="0"/>
                <w:szCs w:val="20"/>
                <w:rPrChange w:id="2735" w:author="swcsmart000" w:date="2024-09-05T16:39:00Z">
                  <w:rPr>
                    <w:ins w:id="2736" w:author="swcsmart000" w:date="2024-09-05T16:37:00Z"/>
                    <w:rFonts w:eastAsia="굴림"/>
                    <w:color w:val="000000"/>
                    <w:szCs w:val="20"/>
                  </w:rPr>
                </w:rPrChange>
              </w:rPr>
              <w:pPrChange w:id="2737" w:author="swcsmart000" w:date="2024-09-05T16:38:00Z">
                <w:pPr>
                  <w:spacing w:line="384" w:lineRule="auto"/>
                  <w:textAlignment w:val="baseline"/>
                </w:pPr>
              </w:pPrChange>
            </w:pPr>
            <w:ins w:id="2738" w:author="swcsmart000" w:date="2024-09-05T16:37:00Z">
              <w:r w:rsidRPr="00C20989">
                <w:rPr>
                  <w:rFonts w:ascii="나눔명조" w:eastAsia="나눔명조" w:hAnsi="굴림" w:cs="굴림"/>
                  <w:b/>
                  <w:bCs/>
                  <w:color w:val="00B050"/>
                  <w:spacing w:val="-2"/>
                  <w:kern w:val="0"/>
                  <w:sz w:val="18"/>
                  <w:szCs w:val="18"/>
                  <w:rPrChange w:id="2739" w:author="swcsmart000" w:date="2024-09-05T16:39:00Z">
                    <w:rPr>
                      <w:rFonts w:ascii="나눔명조" w:eastAsia="나눔명조" w:hAnsi="굴림" w:cs="굴림"/>
                      <w:color w:val="FF0000"/>
                      <w:spacing w:val="-2"/>
                      <w:kern w:val="0"/>
                      <w:sz w:val="18"/>
                      <w:szCs w:val="18"/>
                    </w:rPr>
                  </w:rPrChange>
                </w:rPr>
                <w:t>Long fixed-term employees (more than 1 year):</w:t>
              </w:r>
              <w:r w:rsidRPr="00C20989">
                <w:rPr>
                  <w:rFonts w:ascii="나눔명조" w:eastAsia="나눔명조" w:hAnsi="굴림" w:cs="굴림"/>
                  <w:color w:val="00B050"/>
                  <w:spacing w:val="-2"/>
                  <w:kern w:val="0"/>
                  <w:sz w:val="18"/>
                  <w:szCs w:val="18"/>
                  <w:rPrChange w:id="2740" w:author="swcsmart000" w:date="2024-09-05T16:39:00Z">
                    <w:rPr/>
                  </w:rPrChange>
                </w:rPr>
                <w:t xml:space="preserve"> Workers who have a fixed termination date or events for their employment except a retirement age and whose employment is expected to be for more than one year from the start date or events.</w:t>
              </w:r>
            </w:ins>
          </w:p>
          <w:p w14:paraId="76B6BA53" w14:textId="76E4D711" w:rsidR="00DC2849" w:rsidRPr="00C20989" w:rsidDel="00B6507A" w:rsidRDefault="00DC2849" w:rsidP="00DC2849">
            <w:pPr>
              <w:spacing w:line="384" w:lineRule="auto"/>
              <w:textAlignment w:val="baseline"/>
              <w:rPr>
                <w:ins w:id="2741" w:author="swcsmart000" w:date="2024-09-05T16:37:00Z"/>
                <w:del w:id="2742" w:author="Keis" w:date="2024-09-06T15:49:00Z"/>
                <w:rFonts w:ascii="나눔명조" w:eastAsia="굴림" w:hAnsi="굴림" w:cs="굴림"/>
                <w:color w:val="00B050"/>
                <w:spacing w:val="-2"/>
                <w:kern w:val="0"/>
                <w:sz w:val="18"/>
                <w:szCs w:val="18"/>
                <w:rPrChange w:id="2743" w:author="swcsmart000" w:date="2024-09-05T16:39:00Z">
                  <w:rPr>
                    <w:ins w:id="2744" w:author="swcsmart000" w:date="2024-09-05T16:37:00Z"/>
                    <w:del w:id="2745" w:author="Keis" w:date="2024-09-06T15:49:00Z"/>
                    <w:rFonts w:ascii="나눔명조" w:eastAsia="굴림" w:hAnsi="굴림" w:cs="굴림"/>
                    <w:color w:val="FF0000"/>
                    <w:spacing w:val="-2"/>
                    <w:kern w:val="0"/>
                    <w:sz w:val="18"/>
                    <w:szCs w:val="18"/>
                  </w:rPr>
                </w:rPrChange>
              </w:rPr>
            </w:pPr>
          </w:p>
          <w:p w14:paraId="1A4F8B00" w14:textId="476DC07A" w:rsidR="00DC2849" w:rsidRPr="00C20989" w:rsidRDefault="00DC2849" w:rsidP="00B6507A">
            <w:pPr>
              <w:pStyle w:val="a6"/>
              <w:numPr>
                <w:ilvl w:val="0"/>
                <w:numId w:val="1361"/>
              </w:numPr>
              <w:spacing w:line="384" w:lineRule="auto"/>
              <w:ind w:leftChars="0"/>
              <w:textAlignment w:val="baseline"/>
              <w:rPr>
                <w:ins w:id="2746" w:author="swcsmart000" w:date="2024-09-05T16:38:00Z"/>
                <w:rFonts w:ascii="나눔명조" w:eastAsia="굴림" w:hAnsi="굴림" w:cs="굴림"/>
                <w:b/>
                <w:bCs/>
                <w:color w:val="00B050"/>
                <w:spacing w:val="-2"/>
                <w:kern w:val="0"/>
                <w:szCs w:val="20"/>
                <w:rPrChange w:id="2747" w:author="swcsmart000" w:date="2024-09-05T16:39:00Z">
                  <w:rPr>
                    <w:ins w:id="2748" w:author="swcsmart000" w:date="2024-09-05T16:38:00Z"/>
                    <w:rFonts w:ascii="나눔명조" w:eastAsia="나눔명조" w:hAnsi="굴림" w:cs="굴림"/>
                    <w:color w:val="FF0000"/>
                    <w:spacing w:val="-2"/>
                    <w:kern w:val="0"/>
                    <w:sz w:val="18"/>
                    <w:szCs w:val="18"/>
                  </w:rPr>
                </w:rPrChange>
              </w:rPr>
            </w:pPr>
            <w:ins w:id="2749" w:author="swcsmart000" w:date="2024-09-05T16:37:00Z">
              <w:r w:rsidRPr="00C20989">
                <w:rPr>
                  <w:rFonts w:ascii="나눔명조" w:eastAsia="나눔명조" w:hAnsi="굴림" w:cs="굴림"/>
                  <w:b/>
                  <w:bCs/>
                  <w:color w:val="00B050"/>
                  <w:spacing w:val="-2"/>
                  <w:kern w:val="0"/>
                  <w:sz w:val="18"/>
                  <w:szCs w:val="18"/>
                  <w:rPrChange w:id="2750" w:author="swcsmart000" w:date="2024-09-05T16:39:00Z">
                    <w:rPr>
                      <w:rFonts w:ascii="나눔명조" w:eastAsia="나눔명조" w:hAnsi="굴림" w:cs="굴림"/>
                      <w:color w:val="FF0000"/>
                      <w:spacing w:val="-2"/>
                      <w:kern w:val="0"/>
                      <w:sz w:val="18"/>
                      <w:szCs w:val="18"/>
                    </w:rPr>
                  </w:rPrChange>
                </w:rPr>
                <w:t xml:space="preserve">Short fixed-term employees (3 to 12 months): </w:t>
              </w:r>
              <w:r w:rsidRPr="00C20989">
                <w:rPr>
                  <w:rFonts w:ascii="나눔명조" w:eastAsia="나눔명조" w:hAnsi="굴림" w:cs="굴림"/>
                  <w:color w:val="00B050"/>
                  <w:spacing w:val="-2"/>
                  <w:kern w:val="0"/>
                  <w:sz w:val="18"/>
                  <w:szCs w:val="18"/>
                  <w:rPrChange w:id="2751" w:author="swcsmart000" w:date="2024-09-05T16:39:00Z">
                    <w:rPr/>
                  </w:rPrChange>
                </w:rPr>
                <w:t>Workers who have a fixed termination date or events for their employment and whose employment is expected to be for more than three months to less than one year.</w:t>
              </w:r>
            </w:ins>
          </w:p>
          <w:p w14:paraId="7090AE1B" w14:textId="441BAD4C" w:rsidR="00DC2849" w:rsidRPr="00C20989" w:rsidDel="00B6507A" w:rsidRDefault="00DC2849">
            <w:pPr>
              <w:pStyle w:val="a6"/>
              <w:rPr>
                <w:ins w:id="2752" w:author="swcsmart000" w:date="2024-09-05T16:38:00Z"/>
                <w:del w:id="2753" w:author="Keis" w:date="2024-09-06T15:49:00Z"/>
                <w:rFonts w:ascii="나눔명조" w:eastAsia="굴림" w:hAnsi="굴림" w:cs="굴림"/>
                <w:b/>
                <w:bCs/>
                <w:color w:val="00B050"/>
                <w:spacing w:val="-2"/>
                <w:kern w:val="0"/>
                <w:szCs w:val="20"/>
                <w:rPrChange w:id="2754" w:author="swcsmart000" w:date="2024-09-05T16:39:00Z">
                  <w:rPr>
                    <w:ins w:id="2755" w:author="swcsmart000" w:date="2024-09-05T16:38:00Z"/>
                    <w:del w:id="2756" w:author="Keis" w:date="2024-09-06T15:49:00Z"/>
                  </w:rPr>
                </w:rPrChange>
              </w:rPr>
              <w:pPrChange w:id="2757" w:author="swcsmart000" w:date="2024-09-05T16:38:00Z">
                <w:pPr>
                  <w:pStyle w:val="a6"/>
                  <w:numPr>
                    <w:numId w:val="1361"/>
                  </w:numPr>
                  <w:spacing w:line="384" w:lineRule="auto"/>
                  <w:ind w:leftChars="0" w:hanging="400"/>
                  <w:textAlignment w:val="baseline"/>
                </w:pPr>
              </w:pPrChange>
            </w:pPr>
          </w:p>
          <w:p w14:paraId="0AB6A569" w14:textId="2787DC72" w:rsidR="00F40671" w:rsidDel="00B6507A" w:rsidRDefault="00DC2849" w:rsidP="00B6507A">
            <w:pPr>
              <w:pStyle w:val="a6"/>
              <w:numPr>
                <w:ilvl w:val="0"/>
                <w:numId w:val="1361"/>
              </w:numPr>
              <w:spacing w:line="384" w:lineRule="auto"/>
              <w:ind w:leftChars="0"/>
              <w:textAlignment w:val="baseline"/>
              <w:rPr>
                <w:del w:id="2758" w:author="swcsmart000" w:date="2024-09-05T16:37:00Z"/>
                <w:rFonts w:ascii="나눔명조" w:eastAsia="나눔명조" w:hAnsi="굴림" w:cs="굴림"/>
                <w:color w:val="00B050"/>
                <w:spacing w:val="-2"/>
                <w:kern w:val="0"/>
                <w:sz w:val="18"/>
                <w:szCs w:val="18"/>
              </w:rPr>
            </w:pPr>
            <w:ins w:id="2759" w:author="swcsmart000" w:date="2024-09-05T16:39:00Z">
              <w:r w:rsidRPr="00C20989">
                <w:rPr>
                  <w:rFonts w:ascii="나눔명조" w:eastAsia="나눔명조" w:hAnsi="굴림" w:cs="굴림"/>
                  <w:b/>
                  <w:bCs/>
                  <w:color w:val="00B050"/>
                  <w:spacing w:val="-2"/>
                  <w:kern w:val="0"/>
                  <w:sz w:val="18"/>
                  <w:szCs w:val="18"/>
                  <w:rPrChange w:id="2760" w:author="swcsmart000" w:date="2024-09-05T16:39:00Z">
                    <w:rPr>
                      <w:rFonts w:ascii="나눔명조" w:eastAsia="나눔명조" w:hAnsi="굴림" w:cs="굴림"/>
                      <w:b/>
                      <w:bCs/>
                      <w:color w:val="FF0000"/>
                      <w:spacing w:val="-2"/>
                      <w:kern w:val="0"/>
                      <w:sz w:val="18"/>
                      <w:szCs w:val="18"/>
                    </w:rPr>
                  </w:rPrChange>
                </w:rPr>
                <w:t>Short-term and casual employees (less than 3 months):</w:t>
              </w:r>
              <w:r w:rsidRPr="00C20989">
                <w:rPr>
                  <w:rFonts w:ascii="나눔명조" w:eastAsia="나눔명조" w:hAnsi="굴림" w:cs="굴림"/>
                  <w:color w:val="00B050"/>
                  <w:spacing w:val="-2"/>
                  <w:kern w:val="0"/>
                  <w:sz w:val="18"/>
                  <w:szCs w:val="18"/>
                  <w:rPrChange w:id="2761" w:author="swcsmart000" w:date="2024-09-05T16:39:00Z">
                    <w:rPr>
                      <w:rFonts w:ascii="나눔명조" w:eastAsia="나눔명조" w:hAnsi="굴림" w:cs="굴림"/>
                      <w:color w:val="FF0000"/>
                      <w:spacing w:val="-2"/>
                      <w:kern w:val="0"/>
                      <w:sz w:val="18"/>
                      <w:szCs w:val="18"/>
                    </w:rPr>
                  </w:rPrChange>
                </w:rPr>
                <w:t xml:space="preserve"> Workers with indefinite employment or without guaranteed minimum working hours per pay period, even if employed for more than three months, and daily workers and on-call workers who do not have a guarantee of work or work performance.</w:t>
              </w:r>
            </w:ins>
            <w:del w:id="2762" w:author="swcsmart000" w:date="2024-09-05T16:37:00Z">
              <w:r w:rsidR="00624BD4" w:rsidRPr="00C20989" w:rsidDel="00DC2849">
                <w:rPr>
                  <w:rFonts w:ascii="Arial" w:eastAsia="굴림" w:hAnsi="Arial" w:cs="Arial"/>
                  <w:b/>
                  <w:color w:val="00B050"/>
                  <w:szCs w:val="20"/>
                  <w:rPrChange w:id="2763" w:author="swcsmart000" w:date="2024-09-05T16:39:00Z">
                    <w:rPr>
                      <w:b/>
                    </w:rPr>
                  </w:rPrChange>
                </w:rPr>
                <w:delText>Regular worker</w:delText>
              </w:r>
              <w:r w:rsidR="00624BD4" w:rsidRPr="00C20989" w:rsidDel="00DC2849">
                <w:rPr>
                  <w:rFonts w:ascii="Arial" w:eastAsia="굴림" w:hAnsi="Arial" w:cs="Arial"/>
                  <w:color w:val="00B050"/>
                  <w:szCs w:val="20"/>
                  <w:rPrChange w:id="2764" w:author="swcsmart000" w:date="2024-09-05T16:39:00Z">
                    <w:rPr/>
                  </w:rPrChange>
                </w:rPr>
                <w:delText xml:space="preserve">: Workers with an employment contract of more than one year or </w:delText>
              </w:r>
              <w:r w:rsidR="00F40671" w:rsidRPr="00C20989" w:rsidDel="00DC2849">
                <w:rPr>
                  <w:rFonts w:ascii="Arial" w:eastAsia="굴림" w:hAnsi="Arial" w:cs="Arial"/>
                  <w:color w:val="00B050"/>
                  <w:szCs w:val="20"/>
                  <w:rPrChange w:id="2765" w:author="swcsmart000" w:date="2024-09-05T16:39:00Z">
                    <w:rPr/>
                  </w:rPrChange>
                </w:rPr>
                <w:delText>workers who may continue work as long as they want without a predefined contract period</w:delText>
              </w:r>
            </w:del>
          </w:p>
          <w:p w14:paraId="2220D230" w14:textId="77777777" w:rsidR="00B6507A" w:rsidRPr="00C20989" w:rsidRDefault="00B6507A" w:rsidP="00B6507A">
            <w:pPr>
              <w:pStyle w:val="a6"/>
              <w:numPr>
                <w:ilvl w:val="0"/>
                <w:numId w:val="1361"/>
              </w:numPr>
              <w:ind w:leftChars="0"/>
              <w:rPr>
                <w:ins w:id="2766" w:author="Keis" w:date="2024-09-06T15:49:00Z"/>
                <w:rFonts w:ascii="나눔명조" w:eastAsia="나눔명조" w:hAnsi="굴림" w:cs="굴림"/>
                <w:color w:val="00B050"/>
                <w:spacing w:val="-2"/>
                <w:kern w:val="0"/>
                <w:sz w:val="18"/>
                <w:szCs w:val="18"/>
                <w:rPrChange w:id="2767" w:author="swcsmart000" w:date="2024-09-05T16:39:00Z">
                  <w:rPr>
                    <w:ins w:id="2768" w:author="Keis" w:date="2024-09-06T15:49:00Z"/>
                    <w:rFonts w:ascii="나눔명조" w:eastAsia="나눔명조" w:hAnsi="굴림" w:cs="굴림"/>
                    <w:color w:val="FF0000"/>
                    <w:spacing w:val="-2"/>
                    <w:kern w:val="0"/>
                    <w:sz w:val="18"/>
                    <w:szCs w:val="18"/>
                  </w:rPr>
                </w:rPrChange>
              </w:rPr>
            </w:pPr>
          </w:p>
          <w:p w14:paraId="4C44FBA7" w14:textId="18076818" w:rsidR="00DC2849" w:rsidRPr="00C20989" w:rsidRDefault="00B6507A">
            <w:pPr>
              <w:pStyle w:val="a6"/>
              <w:numPr>
                <w:ilvl w:val="0"/>
                <w:numId w:val="1361"/>
              </w:numPr>
              <w:spacing w:line="384" w:lineRule="auto"/>
              <w:ind w:leftChars="0"/>
              <w:textAlignment w:val="baseline"/>
              <w:rPr>
                <w:ins w:id="2769" w:author="swcsmart000" w:date="2024-09-05T16:39:00Z"/>
                <w:rFonts w:ascii="나눔명조" w:eastAsia="굴림" w:hAnsi="굴림" w:cs="굴림"/>
                <w:b/>
                <w:bCs/>
                <w:color w:val="00B050"/>
                <w:spacing w:val="-2"/>
                <w:kern w:val="0"/>
                <w:szCs w:val="20"/>
                <w:rPrChange w:id="2770" w:author="swcsmart000" w:date="2024-09-05T16:39:00Z">
                  <w:rPr>
                    <w:ins w:id="2771" w:author="swcsmart000" w:date="2024-09-05T16:39:00Z"/>
                  </w:rPr>
                </w:rPrChange>
              </w:rPr>
              <w:pPrChange w:id="2772" w:author="swcsmart000" w:date="2024-09-05T16:39:00Z">
                <w:pPr>
                  <w:pStyle w:val="a6"/>
                  <w:numPr>
                    <w:numId w:val="439"/>
                  </w:numPr>
                  <w:wordWrap/>
                  <w:ind w:leftChars="0" w:hanging="400"/>
                </w:pPr>
              </w:pPrChange>
            </w:pPr>
            <w:ins w:id="2773" w:author="Keis" w:date="2024-09-06T15:50:00Z">
              <w:r w:rsidRPr="00FF1D2F">
                <w:rPr>
                  <w:rFonts w:ascii="나눔명조" w:eastAsia="나눔명조" w:hAnsi="굴림" w:cs="굴림"/>
                  <w:b/>
                  <w:bCs/>
                  <w:color w:val="00B050"/>
                  <w:spacing w:val="-2"/>
                  <w:kern w:val="0"/>
                  <w:sz w:val="18"/>
                  <w:szCs w:val="18"/>
                </w:rPr>
                <w:t>Paid apprentices, trainees, and interns:</w:t>
              </w:r>
              <w:r w:rsidRPr="0076353B">
                <w:rPr>
                  <w:rFonts w:ascii="나눔명조" w:eastAsia="굴림" w:hAnsi="굴림" w:cs="굴림"/>
                  <w:b/>
                  <w:bCs/>
                  <w:color w:val="00B050"/>
                  <w:spacing w:val="-2"/>
                  <w:kern w:val="0"/>
                  <w:szCs w:val="20"/>
                </w:rPr>
                <w:t xml:space="preserve"> </w:t>
              </w:r>
              <w:r w:rsidRPr="00FF1D2F">
                <w:rPr>
                  <w:rFonts w:ascii="나눔명조" w:eastAsia="나눔명조" w:hAnsi="굴림" w:cs="굴림"/>
                  <w:color w:val="00B050"/>
                  <w:spacing w:val="-2"/>
                  <w:kern w:val="0"/>
                  <w:sz w:val="18"/>
                  <w:szCs w:val="18"/>
                </w:rPr>
                <w:t xml:space="preserve">Workers who perform activities such as producing goods or providing services for others as part of on-the-job training to acquire professional skills or job </w:t>
              </w:r>
              <w:r w:rsidRPr="00FF1D2F">
                <w:rPr>
                  <w:rFonts w:ascii="나눔명조" w:eastAsia="나눔명조" w:hAnsi="굴림" w:cs="굴림"/>
                  <w:color w:val="00B050"/>
                  <w:spacing w:val="-2"/>
                  <w:kern w:val="0"/>
                  <w:sz w:val="18"/>
                  <w:szCs w:val="18"/>
                </w:rPr>
                <w:lastRenderedPageBreak/>
                <w:t>expertise, and who receive compensation in return.</w:t>
              </w:r>
            </w:ins>
          </w:p>
          <w:p w14:paraId="1BF46AD0" w14:textId="531642A4" w:rsidR="00624BD4" w:rsidRPr="00B6507A" w:rsidDel="00B6507A" w:rsidRDefault="00624BD4">
            <w:pPr>
              <w:pStyle w:val="a6"/>
              <w:numPr>
                <w:ilvl w:val="0"/>
                <w:numId w:val="1361"/>
              </w:numPr>
              <w:spacing w:line="384" w:lineRule="auto"/>
              <w:ind w:leftChars="0"/>
              <w:textAlignment w:val="baseline"/>
              <w:rPr>
                <w:del w:id="2774" w:author="Keis" w:date="2024-09-06T15:50:00Z"/>
                <w:rFonts w:ascii="나눔명조" w:eastAsia="나눔명조" w:hAnsi="굴림" w:cs="굴림"/>
                <w:color w:val="00B050"/>
                <w:spacing w:val="-2"/>
                <w:kern w:val="0"/>
                <w:sz w:val="18"/>
                <w:szCs w:val="18"/>
                <w:rPrChange w:id="2775" w:author="Keis" w:date="2024-09-06T15:49:00Z">
                  <w:rPr>
                    <w:del w:id="2776" w:author="Keis" w:date="2024-09-06T15:50:00Z"/>
                  </w:rPr>
                </w:rPrChange>
              </w:rPr>
              <w:pPrChange w:id="2777" w:author="Keis" w:date="2024-09-06T15:49:00Z">
                <w:pPr>
                  <w:pStyle w:val="a6"/>
                  <w:numPr>
                    <w:numId w:val="439"/>
                  </w:numPr>
                  <w:wordWrap/>
                  <w:ind w:leftChars="0" w:hanging="400"/>
                </w:pPr>
              </w:pPrChange>
            </w:pPr>
            <w:del w:id="2778" w:author="Keis" w:date="2024-09-06T15:50:00Z">
              <w:r w:rsidRPr="00B6507A" w:rsidDel="00B6507A">
                <w:rPr>
                  <w:b/>
                </w:rPr>
                <w:delText>Temporary worker</w:delText>
              </w:r>
              <w:r w:rsidRPr="001D19F6" w:rsidDel="00B6507A">
                <w:delText>: Workers with an employment contract of more than</w:delText>
              </w:r>
              <w:r w:rsidR="006F1F8E" w:rsidRPr="001D19F6" w:rsidDel="00B6507A">
                <w:delText xml:space="preserve"> </w:delText>
              </w:r>
              <w:r w:rsidRPr="001D19F6" w:rsidDel="00B6507A">
                <w:delText xml:space="preserve">one month and less than one year or </w:delText>
              </w:r>
              <w:r w:rsidR="006F1F8E" w:rsidRPr="001D19F6" w:rsidDel="00B6507A">
                <w:delText xml:space="preserve">workers who expect the work to be terminated </w:delText>
              </w:r>
              <w:r w:rsidRPr="001D19F6" w:rsidDel="00B6507A">
                <w:delText>within one year</w:delText>
              </w:r>
              <w:r w:rsidR="00860155" w:rsidRPr="001D19F6" w:rsidDel="00B6507A">
                <w:delText xml:space="preserve"> despite of no</w:delText>
              </w:r>
              <w:r w:rsidRPr="001D19F6" w:rsidDel="00B6507A">
                <w:delText xml:space="preserve"> predefined </w:delText>
              </w:r>
              <w:r w:rsidR="00860155" w:rsidRPr="001D19F6" w:rsidDel="00B6507A">
                <w:delText>contract period</w:delText>
              </w:r>
              <w:r w:rsidRPr="001D19F6" w:rsidDel="00B6507A">
                <w:delText xml:space="preserve"> (</w:delText>
              </w:r>
              <w:r w:rsidR="00F459A0" w:rsidRPr="001D19F6" w:rsidDel="00B6507A">
                <w:delText xml:space="preserve">Even if he/ she has been working for the company for a long time and/ or expects to continue working in the future, as long as the contract period is less than 1 year, he/ she has to be considered as a temporary worker) </w:delText>
              </w:r>
            </w:del>
          </w:p>
          <w:p w14:paraId="0AB273D9" w14:textId="7BD3469E" w:rsidR="00624BD4" w:rsidRPr="001D19F6" w:rsidRDefault="00F459A0">
            <w:pPr>
              <w:pStyle w:val="a6"/>
              <w:rPr>
                <w:sz w:val="22"/>
              </w:rPr>
              <w:pPrChange w:id="2779" w:author="swcsmart000" w:date="2024-09-05T16:39:00Z">
                <w:pPr>
                  <w:pStyle w:val="a6"/>
                  <w:numPr>
                    <w:numId w:val="447"/>
                  </w:numPr>
                  <w:wordWrap/>
                  <w:spacing w:after="240"/>
                  <w:ind w:leftChars="0" w:hanging="400"/>
                </w:pPr>
              </w:pPrChange>
            </w:pPr>
            <w:del w:id="2780" w:author="swcsmart000" w:date="2024-09-05T16:37:00Z">
              <w:r w:rsidRPr="001D19F6" w:rsidDel="00DC2849">
                <w:rPr>
                  <w:b/>
                </w:rPr>
                <w:delText>Daily worker</w:delText>
              </w:r>
              <w:r w:rsidR="00624BD4" w:rsidRPr="001D19F6" w:rsidDel="00DC2849">
                <w:delText>: Workers with an employment contract of less than one</w:delText>
              </w:r>
              <w:r w:rsidR="00F40671" w:rsidRPr="001D19F6" w:rsidDel="00DC2849">
                <w:delText xml:space="preserve"> </w:delText>
              </w:r>
              <w:r w:rsidR="00624BD4" w:rsidRPr="001D19F6" w:rsidDel="00DC2849">
                <w:delText>month,</w:delText>
              </w:r>
              <w:r w:rsidRPr="001D19F6" w:rsidDel="00DC2849">
                <w:delText xml:space="preserve"> or workers who are hired and paid o</w:delText>
              </w:r>
              <w:r w:rsidR="00624BD4" w:rsidRPr="001D19F6" w:rsidDel="00DC2849">
                <w:delText xml:space="preserve">n a daily basis, or </w:delText>
              </w:r>
              <w:r w:rsidRPr="001D19F6" w:rsidDel="00DC2849">
                <w:delText xml:space="preserve">workers who work in various places without any designated place </w:delText>
              </w:r>
            </w:del>
          </w:p>
        </w:tc>
      </w:tr>
    </w:tbl>
    <w:p w14:paraId="2506F249" w14:textId="7F199D50" w:rsidR="00624BD4" w:rsidRPr="00C20989" w:rsidRDefault="00624BD4" w:rsidP="002512C9">
      <w:pPr>
        <w:wordWrap/>
        <w:spacing w:line="360" w:lineRule="auto"/>
        <w:ind w:leftChars="213" w:left="426"/>
        <w:rPr>
          <w:ins w:id="2781" w:author="swcsmart000" w:date="2024-09-05T16:39:00Z"/>
          <w:rFonts w:ascii="Arial" w:eastAsia="굴림" w:hAnsi="Arial" w:cs="Arial"/>
          <w:color w:val="00B050"/>
          <w:sz w:val="22"/>
          <w:rPrChange w:id="2782" w:author="swcsmart000" w:date="2024-09-05T16:40:00Z">
            <w:rPr>
              <w:ins w:id="2783" w:author="swcsmart000" w:date="2024-09-05T16:39:00Z"/>
              <w:rFonts w:ascii="Arial" w:eastAsia="굴림" w:hAnsi="Arial" w:cs="Arial"/>
              <w:sz w:val="22"/>
            </w:rPr>
          </w:rPrChange>
        </w:rPr>
      </w:pPr>
      <w:r w:rsidRPr="00C20989">
        <w:rPr>
          <w:rFonts w:ascii="굴림" w:eastAsia="굴림" w:hAnsi="굴림" w:cs="굴림" w:hint="eastAsia"/>
          <w:color w:val="00B050"/>
          <w:sz w:val="22"/>
          <w:rPrChange w:id="2784" w:author="swcsmart000" w:date="2024-09-05T16:40:00Z">
            <w:rPr>
              <w:rFonts w:ascii="굴림" w:eastAsia="굴림" w:hAnsi="굴림" w:cs="굴림" w:hint="eastAsia"/>
              <w:sz w:val="22"/>
            </w:rPr>
          </w:rPrChange>
        </w:rPr>
        <w:lastRenderedPageBreak/>
        <w:t>①</w:t>
      </w:r>
      <w:r w:rsidRPr="00C20989">
        <w:rPr>
          <w:rFonts w:ascii="Arial" w:eastAsia="굴림" w:hAnsi="Arial" w:cs="Arial"/>
          <w:color w:val="00B050"/>
          <w:sz w:val="22"/>
          <w:rPrChange w:id="2785" w:author="swcsmart000" w:date="2024-09-05T16:40:00Z">
            <w:rPr>
              <w:rFonts w:ascii="Arial" w:eastAsia="굴림" w:hAnsi="Arial" w:cs="Arial"/>
              <w:sz w:val="22"/>
            </w:rPr>
          </w:rPrChange>
        </w:rPr>
        <w:t xml:space="preserve"> </w:t>
      </w:r>
      <w:ins w:id="2786" w:author="swcsmart000" w:date="2024-09-05T16:40:00Z">
        <w:r w:rsidR="00C20989" w:rsidRPr="00C20989">
          <w:rPr>
            <w:rFonts w:ascii="Arial" w:eastAsia="굴림" w:hAnsi="Arial" w:cs="Arial"/>
            <w:color w:val="00B050"/>
            <w:sz w:val="22"/>
            <w:rPrChange w:id="2787" w:author="swcsmart000" w:date="2024-09-05T16:40:00Z">
              <w:rPr>
                <w:rFonts w:ascii="나눔명조" w:eastAsia="나눔명조" w:hAnsi="굴림" w:cs="굴림"/>
                <w:b/>
                <w:bCs/>
                <w:color w:val="00B050"/>
                <w:spacing w:val="-2"/>
                <w:kern w:val="0"/>
                <w:sz w:val="18"/>
                <w:szCs w:val="18"/>
              </w:rPr>
            </w:rPrChange>
          </w:rPr>
          <w:t>Permanent employees</w:t>
        </w:r>
        <w:r w:rsidR="00C20989" w:rsidRPr="00C20989" w:rsidDel="00C20989">
          <w:rPr>
            <w:rFonts w:ascii="Arial" w:eastAsia="굴림" w:hAnsi="Arial" w:cs="Arial"/>
            <w:color w:val="00B050"/>
            <w:sz w:val="22"/>
            <w:rPrChange w:id="2788" w:author="swcsmart000" w:date="2024-09-05T16:40:00Z">
              <w:rPr>
                <w:rFonts w:ascii="Arial" w:eastAsia="굴림" w:hAnsi="Arial" w:cs="Arial"/>
                <w:sz w:val="22"/>
              </w:rPr>
            </w:rPrChange>
          </w:rPr>
          <w:t xml:space="preserve"> </w:t>
        </w:r>
      </w:ins>
      <w:del w:id="2789" w:author="swcsmart000" w:date="2024-09-05T16:40:00Z">
        <w:r w:rsidRPr="00C20989" w:rsidDel="00C20989">
          <w:rPr>
            <w:rFonts w:ascii="Arial" w:eastAsia="굴림" w:hAnsi="Arial" w:cs="Arial"/>
            <w:color w:val="00B050"/>
            <w:sz w:val="22"/>
            <w:rPrChange w:id="2790" w:author="swcsmart000" w:date="2024-09-05T16:40:00Z">
              <w:rPr>
                <w:rFonts w:ascii="Arial" w:eastAsia="굴림" w:hAnsi="Arial" w:cs="Arial"/>
                <w:sz w:val="22"/>
              </w:rPr>
            </w:rPrChange>
          </w:rPr>
          <w:delText>Regular worker</w:delText>
        </w:r>
      </w:del>
    </w:p>
    <w:p w14:paraId="1F7B13B0" w14:textId="0D3D89D5" w:rsidR="00C20989" w:rsidRPr="00C20989" w:rsidRDefault="00C20989" w:rsidP="002512C9">
      <w:pPr>
        <w:wordWrap/>
        <w:spacing w:line="360" w:lineRule="auto"/>
        <w:ind w:leftChars="213" w:left="426"/>
        <w:rPr>
          <w:rFonts w:ascii="Arial" w:eastAsia="굴림" w:hAnsi="Arial" w:cs="Arial"/>
          <w:color w:val="00B050"/>
          <w:sz w:val="22"/>
          <w:rPrChange w:id="2791" w:author="swcsmart000" w:date="2024-09-05T16:40:00Z">
            <w:rPr>
              <w:rFonts w:ascii="Arial" w:eastAsia="굴림" w:hAnsi="Arial" w:cs="Arial"/>
              <w:sz w:val="22"/>
            </w:rPr>
          </w:rPrChange>
        </w:rPr>
      </w:pPr>
      <w:ins w:id="2792" w:author="swcsmart000" w:date="2024-09-05T16:39:00Z">
        <w:r w:rsidRPr="00C20989">
          <w:rPr>
            <w:rFonts w:ascii="Arial" w:eastAsia="굴림" w:hAnsi="Arial" w:cs="Arial" w:hint="eastAsia"/>
            <w:color w:val="00B050"/>
            <w:sz w:val="22"/>
            <w:rPrChange w:id="2793" w:author="swcsmart000" w:date="2024-09-05T16:40:00Z">
              <w:rPr>
                <w:rFonts w:ascii="굴림" w:eastAsia="굴림" w:hAnsi="굴림" w:cs="Arial" w:hint="eastAsia"/>
                <w:sz w:val="22"/>
              </w:rPr>
            </w:rPrChange>
          </w:rPr>
          <w:t>②</w:t>
        </w:r>
      </w:ins>
      <w:ins w:id="2794" w:author="swcsmart000" w:date="2024-09-05T16:40:00Z">
        <w:r w:rsidRPr="00C20989">
          <w:rPr>
            <w:rFonts w:ascii="Arial" w:eastAsia="굴림" w:hAnsi="Arial" w:cs="Arial"/>
            <w:color w:val="00B050"/>
            <w:sz w:val="22"/>
            <w:rPrChange w:id="2795" w:author="swcsmart000" w:date="2024-09-05T16:40:00Z">
              <w:rPr>
                <w:rFonts w:ascii="나눔명조" w:eastAsia="나눔명조" w:hAnsi="굴림" w:cs="굴림"/>
                <w:b/>
                <w:bCs/>
                <w:color w:val="00B050"/>
                <w:spacing w:val="-2"/>
                <w:kern w:val="0"/>
                <w:sz w:val="18"/>
                <w:szCs w:val="18"/>
              </w:rPr>
            </w:rPrChange>
          </w:rPr>
          <w:t xml:space="preserve"> Long fixed-term employees (more than 1 year)</w:t>
        </w:r>
      </w:ins>
    </w:p>
    <w:p w14:paraId="1258D867" w14:textId="77777777" w:rsidR="00C20989" w:rsidRPr="00C20989" w:rsidRDefault="00624BD4" w:rsidP="002512C9">
      <w:pPr>
        <w:wordWrap/>
        <w:spacing w:line="360" w:lineRule="auto"/>
        <w:ind w:leftChars="213" w:left="426"/>
        <w:rPr>
          <w:ins w:id="2796" w:author="swcsmart000" w:date="2024-09-05T16:40:00Z"/>
          <w:rFonts w:ascii="Arial" w:eastAsia="굴림" w:hAnsi="Arial" w:cs="Arial"/>
          <w:color w:val="00B050"/>
          <w:sz w:val="22"/>
          <w:rPrChange w:id="2797" w:author="swcsmart000" w:date="2024-09-05T16:40:00Z">
            <w:rPr>
              <w:ins w:id="2798" w:author="swcsmart000" w:date="2024-09-05T16:40:00Z"/>
              <w:rFonts w:ascii="나눔명조" w:eastAsia="나눔명조" w:hAnsi="굴림" w:cs="굴림"/>
              <w:b/>
              <w:bCs/>
              <w:color w:val="00B050"/>
              <w:spacing w:val="-2"/>
              <w:kern w:val="0"/>
              <w:sz w:val="18"/>
              <w:szCs w:val="18"/>
            </w:rPr>
          </w:rPrChange>
        </w:rPr>
      </w:pPr>
      <w:r w:rsidRPr="00C20989">
        <w:rPr>
          <w:rFonts w:ascii="Arial" w:eastAsia="굴림" w:hAnsi="Arial" w:cs="Arial" w:hint="eastAsia"/>
          <w:color w:val="00B050"/>
          <w:sz w:val="22"/>
          <w:rPrChange w:id="2799" w:author="swcsmart000" w:date="2024-09-05T16:40:00Z">
            <w:rPr>
              <w:rFonts w:ascii="굴림" w:eastAsia="굴림" w:hAnsi="굴림" w:cs="굴림" w:hint="eastAsia"/>
              <w:sz w:val="22"/>
            </w:rPr>
          </w:rPrChange>
        </w:rPr>
        <w:t>③</w:t>
      </w:r>
      <w:r w:rsidRPr="00C20989">
        <w:rPr>
          <w:rFonts w:ascii="Arial" w:eastAsia="굴림" w:hAnsi="Arial" w:cs="Arial"/>
          <w:color w:val="00B050"/>
          <w:sz w:val="22"/>
          <w:rPrChange w:id="2800" w:author="swcsmart000" w:date="2024-09-05T16:40:00Z">
            <w:rPr>
              <w:rFonts w:ascii="Arial" w:eastAsia="굴림" w:hAnsi="Arial" w:cs="Arial"/>
              <w:sz w:val="22"/>
            </w:rPr>
          </w:rPrChange>
        </w:rPr>
        <w:t xml:space="preserve"> </w:t>
      </w:r>
      <w:ins w:id="2801" w:author="swcsmart000" w:date="2024-09-05T16:40:00Z">
        <w:r w:rsidR="00C20989" w:rsidRPr="00C20989">
          <w:rPr>
            <w:rFonts w:ascii="Arial" w:eastAsia="굴림" w:hAnsi="Arial" w:cs="Arial"/>
            <w:color w:val="00B050"/>
            <w:sz w:val="22"/>
            <w:rPrChange w:id="2802" w:author="swcsmart000" w:date="2024-09-05T16:40:00Z">
              <w:rPr>
                <w:rFonts w:ascii="나눔명조" w:eastAsia="나눔명조" w:hAnsi="굴림" w:cs="굴림"/>
                <w:b/>
                <w:bCs/>
                <w:color w:val="00B050"/>
                <w:spacing w:val="-2"/>
                <w:kern w:val="0"/>
                <w:sz w:val="18"/>
                <w:szCs w:val="18"/>
              </w:rPr>
            </w:rPrChange>
          </w:rPr>
          <w:t>Short fixed-term employees (3 to 12 months)</w:t>
        </w:r>
      </w:ins>
    </w:p>
    <w:p w14:paraId="6F8CF0A5" w14:textId="75FDAAA9" w:rsidR="00C20989" w:rsidRDefault="00624BD4" w:rsidP="002512C9">
      <w:pPr>
        <w:wordWrap/>
        <w:spacing w:line="360" w:lineRule="auto"/>
        <w:ind w:leftChars="213" w:left="426"/>
        <w:rPr>
          <w:ins w:id="2803" w:author="Keis" w:date="2024-09-06T15:50:00Z"/>
          <w:rFonts w:ascii="Arial" w:eastAsia="굴림" w:hAnsi="Arial" w:cs="Arial"/>
          <w:color w:val="00B050"/>
          <w:sz w:val="22"/>
        </w:rPr>
      </w:pPr>
      <w:del w:id="2804" w:author="swcsmart000" w:date="2024-09-05T16:40:00Z">
        <w:r w:rsidRPr="00C20989" w:rsidDel="00C20989">
          <w:rPr>
            <w:rFonts w:ascii="Arial" w:eastAsia="굴림" w:hAnsi="Arial" w:cs="Arial"/>
            <w:color w:val="00B050"/>
            <w:sz w:val="22"/>
            <w:rPrChange w:id="2805" w:author="swcsmart000" w:date="2024-09-05T16:40:00Z">
              <w:rPr>
                <w:rFonts w:ascii="Arial" w:eastAsia="굴림" w:hAnsi="Arial" w:cs="Arial"/>
                <w:sz w:val="22"/>
              </w:rPr>
            </w:rPrChange>
          </w:rPr>
          <w:delText>Temporary worker</w:delText>
        </w:r>
      </w:del>
      <w:ins w:id="2806" w:author="swcsmart000" w:date="2024-09-05T16:39:00Z">
        <w:r w:rsidR="00C20989" w:rsidRPr="00C20989">
          <w:rPr>
            <w:rFonts w:ascii="Arial" w:eastAsia="굴림" w:hAnsi="Arial" w:cs="Arial" w:hint="eastAsia"/>
            <w:color w:val="00B050"/>
            <w:sz w:val="22"/>
            <w:rPrChange w:id="2807" w:author="swcsmart000" w:date="2024-09-05T16:40:00Z">
              <w:rPr>
                <w:rFonts w:ascii="굴림" w:eastAsia="굴림" w:hAnsi="굴림" w:cs="Arial" w:hint="eastAsia"/>
                <w:sz w:val="22"/>
              </w:rPr>
            </w:rPrChange>
          </w:rPr>
          <w:t>④</w:t>
        </w:r>
      </w:ins>
      <w:ins w:id="2808" w:author="swcsmart000" w:date="2024-09-05T16:40:00Z">
        <w:r w:rsidR="00C20989" w:rsidRPr="00C20989">
          <w:rPr>
            <w:rFonts w:ascii="Arial" w:eastAsia="굴림" w:hAnsi="Arial" w:cs="Arial"/>
            <w:color w:val="00B050"/>
            <w:sz w:val="22"/>
            <w:rPrChange w:id="2809" w:author="swcsmart000" w:date="2024-09-05T16:40:00Z">
              <w:rPr>
                <w:rFonts w:ascii="나눔명조" w:eastAsia="나눔명조" w:hAnsi="굴림" w:cs="굴림"/>
                <w:b/>
                <w:bCs/>
                <w:color w:val="00B050"/>
                <w:spacing w:val="-2"/>
                <w:kern w:val="0"/>
                <w:sz w:val="18"/>
                <w:szCs w:val="18"/>
              </w:rPr>
            </w:rPrChange>
          </w:rPr>
          <w:t xml:space="preserve"> Short-term and casual employees (less than 3 months)</w:t>
        </w:r>
      </w:ins>
    </w:p>
    <w:p w14:paraId="6A087526" w14:textId="058FAAB1" w:rsidR="00B6507A" w:rsidRPr="00B6507A" w:rsidRDefault="00B6507A">
      <w:pPr>
        <w:wordWrap/>
        <w:spacing w:line="360" w:lineRule="auto"/>
        <w:ind w:leftChars="213" w:left="426"/>
        <w:rPr>
          <w:ins w:id="2810" w:author="Keis" w:date="2024-09-06T15:50:00Z"/>
          <w:rFonts w:ascii="Arial" w:eastAsia="굴림" w:hAnsi="Arial" w:cs="Arial"/>
          <w:color w:val="00B050"/>
          <w:sz w:val="22"/>
          <w:rPrChange w:id="2811" w:author="Keis" w:date="2024-09-06T15:50:00Z">
            <w:rPr>
              <w:ins w:id="2812" w:author="Keis" w:date="2024-09-06T15:50:00Z"/>
            </w:rPr>
          </w:rPrChange>
        </w:rPr>
        <w:pPrChange w:id="2813" w:author="Keis" w:date="2024-09-06T15:50:00Z">
          <w:pPr>
            <w:pStyle w:val="a6"/>
            <w:numPr>
              <w:numId w:val="1364"/>
            </w:numPr>
            <w:wordWrap/>
            <w:spacing w:line="360" w:lineRule="auto"/>
            <w:ind w:leftChars="0" w:left="760" w:hanging="360"/>
          </w:pPr>
        </w:pPrChange>
      </w:pPr>
      <w:ins w:id="2814" w:author="Keis" w:date="2024-09-06T15:50:00Z">
        <w:r>
          <w:rPr>
            <w:rFonts w:ascii="굴림" w:eastAsia="굴림" w:hAnsi="굴림" w:cs="Arial" w:hint="eastAsia"/>
            <w:color w:val="00B050"/>
            <w:sz w:val="22"/>
          </w:rPr>
          <w:t>⑤</w:t>
        </w:r>
        <w:r>
          <w:rPr>
            <w:rFonts w:ascii="Arial" w:eastAsia="굴림" w:hAnsi="Arial" w:cs="Arial"/>
            <w:color w:val="00B050"/>
            <w:sz w:val="22"/>
          </w:rPr>
          <w:t xml:space="preserve"> </w:t>
        </w:r>
        <w:r w:rsidRPr="00B6507A">
          <w:rPr>
            <w:rFonts w:ascii="Arial" w:eastAsia="굴림" w:hAnsi="Arial" w:cs="Arial"/>
            <w:color w:val="00B050"/>
            <w:sz w:val="22"/>
            <w:rPrChange w:id="2815" w:author="Keis" w:date="2024-09-06T15:50:00Z">
              <w:rPr/>
            </w:rPrChange>
          </w:rPr>
          <w:t>Paid apprentices, trainees, and interns</w:t>
        </w:r>
      </w:ins>
    </w:p>
    <w:p w14:paraId="1F891C1E" w14:textId="77777777" w:rsidR="00B6507A" w:rsidRPr="00B6507A" w:rsidRDefault="00B6507A" w:rsidP="002512C9">
      <w:pPr>
        <w:wordWrap/>
        <w:spacing w:line="360" w:lineRule="auto"/>
        <w:ind w:leftChars="213" w:left="426"/>
        <w:rPr>
          <w:rFonts w:ascii="Arial" w:eastAsia="굴림" w:hAnsi="Arial" w:cs="Arial"/>
          <w:color w:val="00B050"/>
          <w:sz w:val="22"/>
          <w:rPrChange w:id="2816" w:author="Keis" w:date="2024-09-06T15:50:00Z">
            <w:rPr>
              <w:rFonts w:ascii="Arial" w:eastAsia="굴림" w:hAnsi="Arial" w:cs="Arial"/>
              <w:sz w:val="22"/>
            </w:rPr>
          </w:rPrChange>
        </w:rPr>
      </w:pPr>
    </w:p>
    <w:p w14:paraId="36F3B77B" w14:textId="58BD3735" w:rsidR="00624BD4" w:rsidRPr="001D19F6" w:rsidDel="00C20989" w:rsidRDefault="00624BD4" w:rsidP="002512C9">
      <w:pPr>
        <w:wordWrap/>
        <w:spacing w:line="360" w:lineRule="auto"/>
        <w:ind w:leftChars="213" w:left="426"/>
        <w:rPr>
          <w:del w:id="2817" w:author="swcsmart000" w:date="2024-09-05T16:39:00Z"/>
          <w:rFonts w:ascii="Arial" w:eastAsia="굴림" w:hAnsi="Arial" w:cs="Arial"/>
          <w:sz w:val="22"/>
        </w:rPr>
      </w:pPr>
      <w:del w:id="2818" w:author="swcsmart000" w:date="2024-09-05T16:39:00Z">
        <w:r w:rsidRPr="001D19F6" w:rsidDel="00C20989">
          <w:rPr>
            <w:rFonts w:ascii="굴림" w:eastAsia="굴림" w:hAnsi="굴림" w:cs="굴림" w:hint="eastAsia"/>
            <w:sz w:val="22"/>
          </w:rPr>
          <w:delText>⑤</w:delText>
        </w:r>
        <w:r w:rsidRPr="001D19F6" w:rsidDel="00C20989">
          <w:rPr>
            <w:rFonts w:ascii="Arial" w:eastAsia="굴림" w:hAnsi="Arial" w:cs="Arial"/>
            <w:sz w:val="22"/>
          </w:rPr>
          <w:delText xml:space="preserve"> </w:delText>
        </w:r>
        <w:r w:rsidR="00F40671" w:rsidRPr="001D19F6" w:rsidDel="00C20989">
          <w:rPr>
            <w:rFonts w:ascii="Arial" w:eastAsia="굴림" w:hAnsi="Arial" w:cs="Arial"/>
            <w:sz w:val="22"/>
          </w:rPr>
          <w:delText>Daily worker</w:delText>
        </w:r>
      </w:del>
    </w:p>
    <w:p w14:paraId="3ED2BCC8" w14:textId="77777777" w:rsidR="00624BD4" w:rsidRPr="001D19F6" w:rsidRDefault="00624BD4" w:rsidP="00624BD4">
      <w:pPr>
        <w:wordWrap/>
        <w:spacing w:line="360" w:lineRule="auto"/>
        <w:rPr>
          <w:rFonts w:ascii="Arial" w:eastAsia="굴림" w:hAnsi="Arial" w:cs="Arial"/>
          <w:sz w:val="22"/>
        </w:rPr>
      </w:pPr>
    </w:p>
    <w:p w14:paraId="35A108FE" w14:textId="77777777" w:rsidR="002A01D1" w:rsidRPr="001D19F6" w:rsidRDefault="00624BD4" w:rsidP="00624BD4">
      <w:pPr>
        <w:wordWrap/>
        <w:spacing w:line="360" w:lineRule="auto"/>
        <w:outlineLvl w:val="0"/>
        <w:rPr>
          <w:rFonts w:ascii="Arial" w:eastAsia="굴림" w:hAnsi="Arial" w:cs="Arial"/>
          <w:sz w:val="22"/>
        </w:rPr>
      </w:pPr>
      <w:bookmarkStart w:id="2819" w:name="_Toc483216638"/>
      <w:bookmarkStart w:id="2820" w:name="_Toc487461350"/>
      <w:bookmarkStart w:id="2821" w:name="_Toc487647351"/>
      <w:r w:rsidRPr="001D19F6">
        <w:rPr>
          <w:rFonts w:ascii="Arial" w:eastAsia="굴림" w:hAnsi="Arial" w:cs="Arial"/>
          <w:sz w:val="22"/>
        </w:rPr>
        <w:t>D022.</w:t>
      </w:r>
      <w:r w:rsidR="002512C9" w:rsidRPr="001D19F6">
        <w:rPr>
          <w:rFonts w:ascii="Arial" w:eastAsia="굴림" w:hAnsi="Arial" w:cs="Arial"/>
          <w:sz w:val="22"/>
        </w:rPr>
        <w:t xml:space="preserve"> </w:t>
      </w:r>
      <w:r w:rsidR="009A72A7" w:rsidRPr="001D19F6">
        <w:rPr>
          <w:rFonts w:ascii="Arial" w:eastAsia="굴림" w:hAnsi="Arial" w:cs="Arial"/>
          <w:sz w:val="22"/>
        </w:rPr>
        <w:t>Did</w:t>
      </w:r>
      <w:r w:rsidRPr="001D19F6">
        <w:rPr>
          <w:rFonts w:ascii="Arial" w:eastAsia="굴림" w:hAnsi="Arial" w:cs="Arial"/>
          <w:sz w:val="22"/>
        </w:rPr>
        <w:t xml:space="preserve"> you work</w:t>
      </w:r>
      <w:r w:rsidR="00CC0795" w:rsidRPr="001D19F6">
        <w:rPr>
          <w:rFonts w:ascii="Arial" w:eastAsia="굴림" w:hAnsi="Arial" w:cs="Arial"/>
          <w:sz w:val="22"/>
        </w:rPr>
        <w:t xml:space="preserve"> on a</w:t>
      </w:r>
      <w:r w:rsidRPr="001D19F6">
        <w:rPr>
          <w:rFonts w:ascii="Arial" w:eastAsia="굴림" w:hAnsi="Arial" w:cs="Arial"/>
          <w:sz w:val="22"/>
        </w:rPr>
        <w:t xml:space="preserve"> part</w:t>
      </w:r>
      <w:r w:rsidR="002512C9" w:rsidRPr="001D19F6">
        <w:rPr>
          <w:rFonts w:ascii="Arial" w:eastAsia="굴림" w:hAnsi="Arial" w:cs="Arial"/>
          <w:sz w:val="22"/>
        </w:rPr>
        <w:t>-</w:t>
      </w:r>
      <w:r w:rsidRPr="001D19F6">
        <w:rPr>
          <w:rFonts w:ascii="Arial" w:eastAsia="굴림" w:hAnsi="Arial" w:cs="Arial"/>
          <w:sz w:val="22"/>
        </w:rPr>
        <w:t xml:space="preserve">time </w:t>
      </w:r>
      <w:r w:rsidR="00CC0795" w:rsidRPr="001D19F6">
        <w:rPr>
          <w:rFonts w:ascii="Arial" w:eastAsia="굴림" w:hAnsi="Arial" w:cs="Arial"/>
          <w:sz w:val="22"/>
        </w:rPr>
        <w:t xml:space="preserve">basis </w:t>
      </w:r>
      <w:r w:rsidRPr="001D19F6">
        <w:rPr>
          <w:rFonts w:ascii="Arial" w:eastAsia="굴림" w:hAnsi="Arial" w:cs="Arial"/>
          <w:sz w:val="22"/>
        </w:rPr>
        <w:t xml:space="preserve">or </w:t>
      </w:r>
      <w:r w:rsidR="00CC0795" w:rsidRPr="001D19F6">
        <w:rPr>
          <w:rFonts w:ascii="Arial" w:eastAsia="굴림" w:hAnsi="Arial" w:cs="Arial"/>
          <w:sz w:val="22"/>
        </w:rPr>
        <w:t xml:space="preserve">a </w:t>
      </w:r>
      <w:r w:rsidRPr="001D19F6">
        <w:rPr>
          <w:rFonts w:ascii="Arial" w:eastAsia="굴림" w:hAnsi="Arial" w:cs="Arial"/>
          <w:sz w:val="22"/>
        </w:rPr>
        <w:t>full</w:t>
      </w:r>
      <w:r w:rsidR="002512C9" w:rsidRPr="001D19F6">
        <w:rPr>
          <w:rFonts w:ascii="Arial" w:eastAsia="굴림" w:hAnsi="Arial" w:cs="Arial"/>
          <w:sz w:val="22"/>
        </w:rPr>
        <w:t>-</w:t>
      </w:r>
      <w:r w:rsidRPr="001D19F6">
        <w:rPr>
          <w:rFonts w:ascii="Arial" w:eastAsia="굴림" w:hAnsi="Arial" w:cs="Arial"/>
          <w:sz w:val="22"/>
        </w:rPr>
        <w:t>time</w:t>
      </w:r>
      <w:r w:rsidR="00CC0795" w:rsidRPr="001D19F6">
        <w:rPr>
          <w:rFonts w:ascii="Arial" w:eastAsia="굴림" w:hAnsi="Arial" w:cs="Arial"/>
          <w:sz w:val="22"/>
        </w:rPr>
        <w:t xml:space="preserve"> basis</w:t>
      </w:r>
      <w:r w:rsidRPr="001D19F6">
        <w:rPr>
          <w:rFonts w:ascii="Arial" w:eastAsia="굴림" w:hAnsi="Arial" w:cs="Arial"/>
          <w:sz w:val="22"/>
        </w:rPr>
        <w:t>?</w:t>
      </w:r>
      <w:bookmarkEnd w:id="2819"/>
      <w:bookmarkEnd w:id="2820"/>
      <w:bookmarkEnd w:id="2821"/>
    </w:p>
    <w:tbl>
      <w:tblPr>
        <w:tblStyle w:val="a8"/>
        <w:tblW w:w="0" w:type="auto"/>
        <w:tblInd w:w="250" w:type="dxa"/>
        <w:tblLook w:val="04A0" w:firstRow="1" w:lastRow="0" w:firstColumn="1" w:lastColumn="0" w:noHBand="0" w:noVBand="1"/>
      </w:tblPr>
      <w:tblGrid>
        <w:gridCol w:w="9356"/>
      </w:tblGrid>
      <w:tr w:rsidR="00D063AA" w:rsidRPr="001D19F6" w14:paraId="45379A4C" w14:textId="77777777" w:rsidTr="00D518FF">
        <w:tc>
          <w:tcPr>
            <w:tcW w:w="9356" w:type="dxa"/>
          </w:tcPr>
          <w:p w14:paraId="7DE2C4EC" w14:textId="77777777" w:rsidR="00FA2AE3" w:rsidRPr="001D19F6" w:rsidRDefault="00FA2AE3"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7FA98AF7" w14:textId="77777777" w:rsidR="00624BD4" w:rsidRPr="001D19F6" w:rsidRDefault="00624BD4" w:rsidP="00F14BA4">
            <w:pPr>
              <w:pStyle w:val="a6"/>
              <w:numPr>
                <w:ilvl w:val="0"/>
                <w:numId w:val="439"/>
              </w:numPr>
              <w:wordWrap/>
              <w:ind w:leftChars="0"/>
              <w:rPr>
                <w:rFonts w:ascii="Arial" w:eastAsia="굴림" w:hAnsi="Arial" w:cs="Arial"/>
                <w:szCs w:val="20"/>
              </w:rPr>
            </w:pPr>
            <w:r w:rsidRPr="001D19F6">
              <w:rPr>
                <w:rFonts w:ascii="Arial" w:eastAsia="굴림" w:hAnsi="Arial" w:cs="Arial"/>
                <w:b/>
                <w:szCs w:val="20"/>
              </w:rPr>
              <w:t>Part</w:t>
            </w:r>
            <w:r w:rsidR="00FA2AE3" w:rsidRPr="001D19F6">
              <w:rPr>
                <w:rFonts w:ascii="Arial" w:eastAsia="굴림" w:hAnsi="Arial" w:cs="Arial"/>
                <w:b/>
                <w:szCs w:val="20"/>
              </w:rPr>
              <w:t>-</w:t>
            </w:r>
            <w:r w:rsidRPr="001D19F6">
              <w:rPr>
                <w:rFonts w:ascii="Arial" w:eastAsia="굴림" w:hAnsi="Arial" w:cs="Arial"/>
                <w:b/>
                <w:szCs w:val="20"/>
              </w:rPr>
              <w:t>time</w:t>
            </w:r>
            <w:r w:rsidRPr="001D19F6">
              <w:rPr>
                <w:rFonts w:ascii="Arial" w:eastAsia="굴림" w:hAnsi="Arial" w:cs="Arial"/>
                <w:szCs w:val="20"/>
              </w:rPr>
              <w:t>:</w:t>
            </w:r>
            <w:r w:rsidR="00FA2AE3" w:rsidRPr="001D19F6">
              <w:rPr>
                <w:rFonts w:ascii="Arial" w:eastAsia="굴림" w:hAnsi="Arial" w:cs="Arial"/>
                <w:szCs w:val="20"/>
              </w:rPr>
              <w:t xml:space="preserve"> Working on a part-time basis or as a side job, workers who work less hours than others in the same job, or get paid on hourly basis </w:t>
            </w:r>
          </w:p>
          <w:p w14:paraId="2645220A" w14:textId="77777777" w:rsidR="00624BD4" w:rsidRPr="001D19F6" w:rsidRDefault="00FA2AE3" w:rsidP="00F14BA4">
            <w:pPr>
              <w:pStyle w:val="a6"/>
              <w:numPr>
                <w:ilvl w:val="0"/>
                <w:numId w:val="439"/>
              </w:numPr>
              <w:wordWrap/>
              <w:spacing w:after="240"/>
              <w:ind w:leftChars="0"/>
              <w:rPr>
                <w:rFonts w:ascii="Arial" w:eastAsia="굴림" w:hAnsi="Arial" w:cs="Arial"/>
                <w:szCs w:val="20"/>
              </w:rPr>
            </w:pPr>
            <w:r w:rsidRPr="001D19F6">
              <w:rPr>
                <w:rFonts w:ascii="Arial" w:eastAsia="굴림" w:hAnsi="Arial" w:cs="Arial"/>
                <w:b/>
                <w:szCs w:val="20"/>
              </w:rPr>
              <w:t>Full-time</w:t>
            </w:r>
            <w:r w:rsidRPr="001D19F6">
              <w:rPr>
                <w:rFonts w:ascii="Arial" w:eastAsia="굴림" w:hAnsi="Arial" w:cs="Arial"/>
                <w:szCs w:val="20"/>
              </w:rPr>
              <w:t>: Working on a full-time basis, workers who work full-working days and full-hours, or not get paid on hourly basis</w:t>
            </w:r>
          </w:p>
        </w:tc>
      </w:tr>
    </w:tbl>
    <w:p w14:paraId="01272616" w14:textId="77777777" w:rsidR="00FA2AE3" w:rsidRPr="001D19F6" w:rsidRDefault="00FA2AE3" w:rsidP="00F14BA4">
      <w:pPr>
        <w:pStyle w:val="a6"/>
        <w:numPr>
          <w:ilvl w:val="0"/>
          <w:numId w:val="44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Part-time basis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Full-time basis</w:t>
      </w:r>
    </w:p>
    <w:p w14:paraId="55ECD09D" w14:textId="77777777" w:rsidR="00246DC6" w:rsidRPr="004D020F" w:rsidRDefault="00246DC6" w:rsidP="00297F86">
      <w:pPr>
        <w:wordWrap/>
        <w:spacing w:line="276" w:lineRule="auto"/>
        <w:outlineLvl w:val="0"/>
        <w:rPr>
          <w:rFonts w:ascii="Arial" w:eastAsia="굴림" w:hAnsi="Arial" w:cs="Arial"/>
          <w:b/>
          <w:sz w:val="22"/>
        </w:rPr>
      </w:pPr>
    </w:p>
    <w:p w14:paraId="790C00D5" w14:textId="77777777" w:rsidR="00523EBA" w:rsidRPr="004D020F" w:rsidRDefault="00523EBA" w:rsidP="00523EBA">
      <w:pPr>
        <w:pStyle w:val="a6"/>
        <w:numPr>
          <w:ilvl w:val="0"/>
          <w:numId w:val="439"/>
        </w:numPr>
        <w:wordWrap/>
        <w:snapToGrid w:val="0"/>
        <w:spacing w:line="360" w:lineRule="auto"/>
        <w:ind w:leftChars="0"/>
        <w:textAlignment w:val="baseline"/>
        <w:rPr>
          <w:rFonts w:ascii="Arial" w:eastAsia="굴림" w:hAnsi="Arial" w:cs="Arial"/>
          <w:kern w:val="0"/>
          <w:sz w:val="22"/>
          <w:rPrChange w:id="2822" w:author="Keis" w:date="2024-09-06T17:35:00Z">
            <w:rPr>
              <w:rFonts w:ascii="Arial" w:eastAsia="굴림" w:hAnsi="Arial" w:cs="Arial"/>
              <w:color w:val="FF0000"/>
              <w:kern w:val="0"/>
              <w:sz w:val="22"/>
            </w:rPr>
          </w:rPrChange>
        </w:rPr>
      </w:pPr>
      <w:bookmarkStart w:id="2823" w:name="_Toc483216639"/>
      <w:bookmarkStart w:id="2824" w:name="_Toc487461351"/>
      <w:bookmarkStart w:id="2825" w:name="_Toc487647352"/>
      <w:r w:rsidRPr="004D020F">
        <w:rPr>
          <w:rFonts w:ascii="Arial" w:eastAsia="굴림" w:hAnsi="Arial" w:cs="Arial"/>
          <w:kern w:val="0"/>
          <w:sz w:val="22"/>
          <w:rPrChange w:id="2826" w:author="Keis" w:date="2024-09-06T17:35:00Z">
            <w:rPr>
              <w:rFonts w:ascii="Arial" w:eastAsia="굴림" w:hAnsi="Arial" w:cs="Arial"/>
              <w:color w:val="FF0000"/>
              <w:kern w:val="0"/>
              <w:sz w:val="22"/>
            </w:rPr>
          </w:rPrChange>
        </w:rPr>
        <w:t xml:space="preserve">(Reference) Question about changes in the job at the time of the previous survey. (D023~D035) </w:t>
      </w:r>
    </w:p>
    <w:p w14:paraId="5C88E2F7" w14:textId="77777777" w:rsidR="00624BD4" w:rsidRPr="004D020F" w:rsidRDefault="00624BD4" w:rsidP="00297F86">
      <w:pPr>
        <w:wordWrap/>
        <w:spacing w:line="276" w:lineRule="auto"/>
        <w:outlineLvl w:val="0"/>
        <w:rPr>
          <w:rFonts w:ascii="Arial" w:eastAsia="굴림" w:hAnsi="Arial" w:cs="Arial"/>
          <w:b/>
          <w:sz w:val="22"/>
        </w:rPr>
      </w:pPr>
      <w:r w:rsidRPr="004D020F">
        <w:rPr>
          <w:rFonts w:ascii="Arial" w:eastAsia="굴림" w:hAnsi="Arial" w:cs="Arial"/>
          <w:b/>
          <w:sz w:val="22"/>
        </w:rPr>
        <w:t>Logic</w:t>
      </w:r>
      <w:bookmarkEnd w:id="2823"/>
      <w:bookmarkEnd w:id="2824"/>
      <w:bookmarkEnd w:id="2825"/>
    </w:p>
    <w:p w14:paraId="0A77F3AD" w14:textId="77777777" w:rsidR="00624BD4" w:rsidRPr="004D020F" w:rsidRDefault="00BA242D" w:rsidP="00F14BA4">
      <w:pPr>
        <w:pStyle w:val="a6"/>
        <w:numPr>
          <w:ilvl w:val="0"/>
          <w:numId w:val="449"/>
        </w:numPr>
        <w:wordWrap/>
        <w:spacing w:line="276" w:lineRule="auto"/>
        <w:ind w:leftChars="0"/>
        <w:rPr>
          <w:rFonts w:ascii="Arial" w:eastAsia="굴림" w:hAnsi="Arial" w:cs="Arial"/>
          <w:b/>
          <w:sz w:val="22"/>
        </w:rPr>
      </w:pPr>
      <w:r w:rsidRPr="004D020F">
        <w:rPr>
          <w:rFonts w:ascii="Arial" w:eastAsia="굴림" w:hAnsi="Arial" w:cs="Arial"/>
          <w:b/>
          <w:sz w:val="22"/>
        </w:rPr>
        <w:t xml:space="preserve">If R was </w:t>
      </w:r>
      <w:r w:rsidR="00BA70C0" w:rsidRPr="004D020F">
        <w:rPr>
          <w:rFonts w:ascii="Arial" w:eastAsia="굴림" w:hAnsi="Arial" w:cs="Arial"/>
          <w:b/>
          <w:sz w:val="22"/>
        </w:rPr>
        <w:t xml:space="preserve">identified as </w:t>
      </w:r>
      <w:r w:rsidRPr="004D020F">
        <w:rPr>
          <w:rFonts w:ascii="Arial" w:eastAsia="굴림" w:hAnsi="Arial" w:cs="Arial"/>
          <w:b/>
          <w:sz w:val="22"/>
        </w:rPr>
        <w:t>a w</w:t>
      </w:r>
      <w:r w:rsidR="00624BD4" w:rsidRPr="004D020F">
        <w:rPr>
          <w:rFonts w:ascii="Arial" w:eastAsia="굴림" w:hAnsi="Arial" w:cs="Arial"/>
          <w:b/>
          <w:sz w:val="22"/>
        </w:rPr>
        <w:t xml:space="preserve">age </w:t>
      </w:r>
      <w:r w:rsidRPr="004D020F">
        <w:rPr>
          <w:rFonts w:ascii="Arial" w:eastAsia="굴림" w:hAnsi="Arial" w:cs="Arial"/>
          <w:b/>
          <w:sz w:val="22"/>
        </w:rPr>
        <w:t>worker</w:t>
      </w:r>
      <w:r w:rsidR="00CE27AA" w:rsidRPr="004D020F">
        <w:rPr>
          <w:rFonts w:ascii="Arial" w:eastAsia="굴림" w:hAnsi="Arial" w:cs="Arial"/>
          <w:b/>
          <w:sz w:val="22"/>
        </w:rPr>
        <w:t xml:space="preserve"> </w:t>
      </w:r>
      <w:r w:rsidR="00BA70C0" w:rsidRPr="004D020F">
        <w:rPr>
          <w:rFonts w:ascii="Arial" w:eastAsia="굴림" w:hAnsi="Arial" w:cs="Arial"/>
          <w:b/>
          <w:sz w:val="22"/>
        </w:rPr>
        <w:t xml:space="preserve">in </w:t>
      </w:r>
      <w:r w:rsidR="00624BD4" w:rsidRPr="004D020F">
        <w:rPr>
          <w:rFonts w:ascii="Arial" w:eastAsia="굴림" w:hAnsi="Arial" w:cs="Arial"/>
          <w:b/>
          <w:sz w:val="22"/>
        </w:rPr>
        <w:t xml:space="preserve">the previous </w:t>
      </w:r>
      <w:r w:rsidR="00BA70C0" w:rsidRPr="004D020F">
        <w:rPr>
          <w:rFonts w:ascii="Arial" w:eastAsia="굴림" w:hAnsi="Arial" w:cs="Arial"/>
          <w:b/>
          <w:sz w:val="22"/>
        </w:rPr>
        <w:t>interview</w:t>
      </w:r>
      <w:r w:rsidR="009528A9" w:rsidRPr="004D020F">
        <w:rPr>
          <w:rFonts w:ascii="Arial" w:eastAsia="굴림" w:hAnsi="Arial" w:cs="Arial"/>
          <w:b/>
          <w:sz w:val="22"/>
        </w:rPr>
        <w:t xml:space="preserve"> or</w:t>
      </w:r>
      <w:r w:rsidR="00624BD4" w:rsidRPr="004D020F">
        <w:rPr>
          <w:rFonts w:ascii="Arial" w:eastAsia="굴림" w:hAnsi="Arial" w:cs="Arial"/>
          <w:b/>
          <w:sz w:val="22"/>
        </w:rPr>
        <w:t xml:space="preserve"> D009=</w:t>
      </w:r>
      <w:r w:rsidR="00624BD4" w:rsidRPr="004D020F">
        <w:rPr>
          <w:rFonts w:ascii="굴림" w:eastAsia="굴림" w:hAnsi="굴림" w:cs="굴림" w:hint="eastAsia"/>
          <w:b/>
          <w:sz w:val="22"/>
        </w:rPr>
        <w:t>①</w:t>
      </w:r>
      <w:r w:rsidR="00624BD4" w:rsidRPr="004D020F">
        <w:rPr>
          <w:rFonts w:ascii="Arial" w:eastAsia="굴림" w:hAnsi="Arial" w:cs="Arial"/>
          <w:b/>
          <w:sz w:val="22"/>
        </w:rPr>
        <w:t>, then go to D023~D032, D701~D704, D711~D717</w:t>
      </w:r>
      <w:r w:rsidR="009528A9" w:rsidRPr="004D020F">
        <w:rPr>
          <w:rFonts w:ascii="Arial" w:eastAsia="굴림" w:hAnsi="Arial" w:cs="Arial"/>
          <w:b/>
          <w:sz w:val="22"/>
        </w:rPr>
        <w:t>.</w:t>
      </w:r>
    </w:p>
    <w:p w14:paraId="36CBF470" w14:textId="77777777" w:rsidR="0092474D" w:rsidRPr="004D020F" w:rsidRDefault="00BA242D" w:rsidP="00297F86">
      <w:pPr>
        <w:pStyle w:val="a6"/>
        <w:numPr>
          <w:ilvl w:val="0"/>
          <w:numId w:val="449"/>
        </w:numPr>
        <w:wordWrap/>
        <w:spacing w:line="276" w:lineRule="auto"/>
        <w:ind w:leftChars="0"/>
        <w:rPr>
          <w:rFonts w:ascii="Arial" w:eastAsia="굴림" w:hAnsi="Arial" w:cs="Arial"/>
          <w:b/>
          <w:sz w:val="22"/>
        </w:rPr>
      </w:pPr>
      <w:r w:rsidRPr="004D020F">
        <w:rPr>
          <w:rFonts w:ascii="Arial" w:eastAsia="굴림" w:hAnsi="Arial" w:cs="Arial"/>
          <w:b/>
          <w:sz w:val="22"/>
        </w:rPr>
        <w:t>If R was</w:t>
      </w:r>
      <w:r w:rsidR="00BA70C0" w:rsidRPr="004D020F">
        <w:rPr>
          <w:rFonts w:ascii="Arial" w:eastAsia="굴림" w:hAnsi="Arial" w:cs="Arial"/>
          <w:b/>
          <w:sz w:val="22"/>
        </w:rPr>
        <w:t xml:space="preserve"> identified as a</w:t>
      </w:r>
      <w:r w:rsidRPr="004D020F">
        <w:rPr>
          <w:rFonts w:ascii="Arial" w:eastAsia="굴림" w:hAnsi="Arial" w:cs="Arial"/>
          <w:b/>
          <w:sz w:val="22"/>
        </w:rPr>
        <w:t xml:space="preserve"> s</w:t>
      </w:r>
      <w:r w:rsidR="00624BD4" w:rsidRPr="004D020F">
        <w:rPr>
          <w:rFonts w:ascii="Arial" w:eastAsia="굴림" w:hAnsi="Arial" w:cs="Arial"/>
          <w:b/>
          <w:sz w:val="22"/>
        </w:rPr>
        <w:t>elf-employed/</w:t>
      </w:r>
      <w:r w:rsidRPr="004D020F">
        <w:rPr>
          <w:rFonts w:ascii="Arial" w:eastAsia="굴림" w:hAnsi="Arial" w:cs="Arial"/>
          <w:b/>
          <w:sz w:val="22"/>
        </w:rPr>
        <w:t>u</w:t>
      </w:r>
      <w:r w:rsidR="00624BD4" w:rsidRPr="004D020F">
        <w:rPr>
          <w:rFonts w:ascii="Arial" w:eastAsia="굴림" w:hAnsi="Arial" w:cs="Arial"/>
          <w:b/>
          <w:sz w:val="22"/>
        </w:rPr>
        <w:t>npaid family worker</w:t>
      </w:r>
      <w:r w:rsidR="0003078C" w:rsidRPr="004D020F">
        <w:rPr>
          <w:rFonts w:ascii="Arial" w:eastAsia="굴림" w:hAnsi="Arial" w:cs="Arial"/>
          <w:b/>
          <w:sz w:val="22"/>
        </w:rPr>
        <w:t xml:space="preserve"> </w:t>
      </w:r>
      <w:r w:rsidR="00BA70C0" w:rsidRPr="004D020F">
        <w:rPr>
          <w:rFonts w:ascii="Arial" w:eastAsia="굴림" w:hAnsi="Arial" w:cs="Arial"/>
          <w:b/>
          <w:sz w:val="22"/>
        </w:rPr>
        <w:t>in the previous interview</w:t>
      </w:r>
      <w:r w:rsidR="009528A9" w:rsidRPr="004D020F">
        <w:rPr>
          <w:rFonts w:ascii="Arial" w:eastAsia="굴림" w:hAnsi="Arial" w:cs="Arial"/>
          <w:b/>
          <w:sz w:val="22"/>
        </w:rPr>
        <w:t xml:space="preserve"> or </w:t>
      </w:r>
      <w:r w:rsidR="00624BD4" w:rsidRPr="004D020F">
        <w:rPr>
          <w:rFonts w:ascii="Arial" w:eastAsia="굴림" w:hAnsi="Arial" w:cs="Arial"/>
          <w:b/>
          <w:sz w:val="22"/>
        </w:rPr>
        <w:t>D009=</w:t>
      </w:r>
      <w:r w:rsidR="00624BD4" w:rsidRPr="004D020F">
        <w:rPr>
          <w:rFonts w:ascii="굴림" w:eastAsia="굴림" w:hAnsi="굴림" w:cs="굴림" w:hint="eastAsia"/>
          <w:b/>
          <w:sz w:val="22"/>
        </w:rPr>
        <w:t>③</w:t>
      </w:r>
      <w:r w:rsidR="00624BD4" w:rsidRPr="004D020F">
        <w:rPr>
          <w:rFonts w:ascii="Arial" w:eastAsia="굴림" w:hAnsi="Arial" w:cs="Arial"/>
          <w:b/>
          <w:sz w:val="22"/>
        </w:rPr>
        <w:t>, then go to D033~D035, D711~D717</w:t>
      </w:r>
    </w:p>
    <w:p w14:paraId="496D3631" w14:textId="77777777" w:rsidR="0092474D" w:rsidRPr="004D020F" w:rsidRDefault="0092474D" w:rsidP="00297F86">
      <w:pPr>
        <w:wordWrap/>
        <w:spacing w:line="276" w:lineRule="auto"/>
        <w:rPr>
          <w:rFonts w:ascii="Arial" w:eastAsia="굴림" w:hAnsi="Arial" w:cs="Arial"/>
          <w:b/>
          <w:sz w:val="22"/>
        </w:rPr>
      </w:pPr>
    </w:p>
    <w:p w14:paraId="7DC4D6E8" w14:textId="77777777" w:rsidR="007E1E31" w:rsidRPr="004D020F" w:rsidRDefault="007E1E31" w:rsidP="00297F86">
      <w:pPr>
        <w:wordWrap/>
        <w:spacing w:line="276" w:lineRule="auto"/>
        <w:rPr>
          <w:rFonts w:ascii="Arial" w:eastAsia="굴림" w:hAnsi="Arial" w:cs="Arial"/>
          <w:b/>
          <w:sz w:val="22"/>
        </w:rPr>
      </w:pPr>
      <w:r w:rsidRPr="004D020F">
        <w:rPr>
          <w:rFonts w:ascii="Arial" w:eastAsia="굴림" w:hAnsi="Arial" w:cs="Arial"/>
          <w:b/>
          <w:sz w:val="22"/>
        </w:rPr>
        <w:t>Logic</w:t>
      </w:r>
    </w:p>
    <w:p w14:paraId="03756BB6" w14:textId="77777777" w:rsidR="007E1E31" w:rsidRPr="004D020F" w:rsidRDefault="007E1E31" w:rsidP="00F14BA4">
      <w:pPr>
        <w:pStyle w:val="a6"/>
        <w:numPr>
          <w:ilvl w:val="0"/>
          <w:numId w:val="450"/>
        </w:numPr>
        <w:wordWrap/>
        <w:spacing w:line="276" w:lineRule="auto"/>
        <w:ind w:leftChars="0"/>
        <w:rPr>
          <w:rFonts w:ascii="Arial" w:eastAsia="굴림" w:hAnsi="Arial" w:cs="Arial"/>
          <w:b/>
          <w:sz w:val="22"/>
        </w:rPr>
      </w:pPr>
      <w:r w:rsidRPr="004D020F">
        <w:rPr>
          <w:rFonts w:ascii="Arial" w:eastAsia="굴림" w:hAnsi="Arial" w:cs="Arial"/>
          <w:b/>
          <w:sz w:val="22"/>
        </w:rPr>
        <w:t>If R was identified as a wage worker in the previous interview or D009=</w:t>
      </w:r>
      <w:r w:rsidRPr="004D020F">
        <w:rPr>
          <w:rFonts w:ascii="굴림" w:eastAsia="굴림" w:hAnsi="굴림" w:cs="굴림" w:hint="eastAsia"/>
          <w:b/>
          <w:sz w:val="22"/>
        </w:rPr>
        <w:t>①</w:t>
      </w:r>
      <w:r w:rsidRPr="004D020F">
        <w:rPr>
          <w:rFonts w:ascii="Arial" w:eastAsia="굴림" w:hAnsi="Arial" w:cs="Arial"/>
          <w:b/>
          <w:sz w:val="22"/>
        </w:rPr>
        <w:t xml:space="preserve">, then </w:t>
      </w:r>
      <w:r w:rsidR="00F43060" w:rsidRPr="004D020F">
        <w:rPr>
          <w:rFonts w:ascii="Arial" w:eastAsia="굴림" w:hAnsi="Arial" w:cs="Arial"/>
          <w:b/>
          <w:sz w:val="22"/>
        </w:rPr>
        <w:t>ask</w:t>
      </w:r>
      <w:r w:rsidRPr="004D020F">
        <w:rPr>
          <w:rFonts w:ascii="Arial" w:eastAsia="굴림" w:hAnsi="Arial" w:cs="Arial"/>
          <w:b/>
          <w:sz w:val="22"/>
        </w:rPr>
        <w:t xml:space="preserve"> D</w:t>
      </w:r>
      <w:r w:rsidR="00087993" w:rsidRPr="004D020F">
        <w:rPr>
          <w:rFonts w:ascii="Arial" w:eastAsia="굴림" w:hAnsi="Arial" w:cs="Arial"/>
          <w:b/>
          <w:sz w:val="22"/>
        </w:rPr>
        <w:t>0</w:t>
      </w:r>
      <w:r w:rsidRPr="004D020F">
        <w:rPr>
          <w:rFonts w:ascii="Arial" w:eastAsia="굴림" w:hAnsi="Arial" w:cs="Arial"/>
          <w:b/>
          <w:sz w:val="22"/>
        </w:rPr>
        <w:t>23.</w:t>
      </w:r>
    </w:p>
    <w:p w14:paraId="4AB1C81C" w14:textId="77777777" w:rsidR="00624BD4" w:rsidRPr="004D020F" w:rsidRDefault="00624BD4" w:rsidP="00F14BA4">
      <w:pPr>
        <w:pStyle w:val="a6"/>
        <w:numPr>
          <w:ilvl w:val="0"/>
          <w:numId w:val="450"/>
        </w:numPr>
        <w:wordWrap/>
        <w:spacing w:line="276" w:lineRule="auto"/>
        <w:ind w:leftChars="0"/>
        <w:rPr>
          <w:rFonts w:ascii="Arial" w:eastAsia="굴림" w:hAnsi="Arial" w:cs="Arial"/>
          <w:b/>
          <w:sz w:val="22"/>
        </w:rPr>
      </w:pPr>
      <w:r w:rsidRPr="004D020F">
        <w:rPr>
          <w:rFonts w:ascii="Arial" w:eastAsia="굴림" w:hAnsi="Arial" w:cs="Arial"/>
          <w:b/>
          <w:sz w:val="22"/>
        </w:rPr>
        <w:t>If D024=</w:t>
      </w:r>
      <w:r w:rsidRPr="004D020F">
        <w:rPr>
          <w:rFonts w:ascii="굴림" w:eastAsia="굴림" w:hAnsi="굴림" w:cs="굴림" w:hint="eastAsia"/>
          <w:b/>
          <w:sz w:val="22"/>
        </w:rPr>
        <w:t>⑤</w:t>
      </w:r>
      <w:r w:rsidRPr="004D020F">
        <w:rPr>
          <w:rFonts w:ascii="Arial" w:eastAsia="굴림" w:hAnsi="Arial" w:cs="Arial"/>
          <w:b/>
          <w:sz w:val="22"/>
        </w:rPr>
        <w:t xml:space="preserve">, then </w:t>
      </w:r>
      <w:r w:rsidR="00F43060" w:rsidRPr="004D020F">
        <w:rPr>
          <w:rFonts w:ascii="Arial" w:eastAsia="굴림" w:hAnsi="Arial" w:cs="Arial"/>
          <w:b/>
          <w:sz w:val="22"/>
        </w:rPr>
        <w:t>ask</w:t>
      </w:r>
      <w:r w:rsidRPr="004D020F">
        <w:rPr>
          <w:rFonts w:ascii="Arial" w:eastAsia="굴림" w:hAnsi="Arial" w:cs="Arial"/>
          <w:b/>
          <w:sz w:val="22"/>
        </w:rPr>
        <w:t xml:space="preserve"> D027</w:t>
      </w:r>
      <w:r w:rsidR="009528A9" w:rsidRPr="004D020F">
        <w:rPr>
          <w:rFonts w:ascii="Arial" w:eastAsia="굴림" w:hAnsi="Arial" w:cs="Arial"/>
          <w:b/>
          <w:sz w:val="22"/>
        </w:rPr>
        <w:t>.</w:t>
      </w:r>
    </w:p>
    <w:p w14:paraId="2156AD58" w14:textId="77777777" w:rsidR="00624BD4" w:rsidRPr="004D020F" w:rsidRDefault="00624BD4" w:rsidP="00297F86">
      <w:pPr>
        <w:wordWrap/>
        <w:spacing w:line="276" w:lineRule="auto"/>
        <w:rPr>
          <w:rFonts w:ascii="Arial" w:eastAsia="굴림" w:hAnsi="Arial" w:cs="Arial"/>
          <w:b/>
          <w:sz w:val="22"/>
        </w:rPr>
      </w:pPr>
    </w:p>
    <w:p w14:paraId="1544D446" w14:textId="77777777" w:rsidR="00624BD4" w:rsidRPr="004D020F" w:rsidRDefault="00624BD4" w:rsidP="00297F86">
      <w:pPr>
        <w:wordWrap/>
        <w:spacing w:line="276" w:lineRule="auto"/>
        <w:rPr>
          <w:rFonts w:ascii="Arial" w:eastAsia="굴림" w:hAnsi="Arial" w:cs="Arial"/>
          <w:sz w:val="22"/>
        </w:rPr>
      </w:pPr>
      <w:r w:rsidRPr="004D020F">
        <w:rPr>
          <w:rFonts w:ascii="Arial" w:eastAsia="굴림" w:hAnsi="Arial" w:cs="Arial"/>
          <w:b/>
          <w:bCs/>
          <w:sz w:val="22"/>
        </w:rPr>
        <w:t>Logic</w:t>
      </w:r>
    </w:p>
    <w:p w14:paraId="0C9049F7" w14:textId="77777777" w:rsidR="00624BD4" w:rsidRPr="004D020F" w:rsidRDefault="00624BD4" w:rsidP="00523EBA">
      <w:pPr>
        <w:pStyle w:val="a6"/>
        <w:numPr>
          <w:ilvl w:val="0"/>
          <w:numId w:val="451"/>
        </w:numPr>
        <w:wordWrap/>
        <w:spacing w:line="276" w:lineRule="auto"/>
        <w:ind w:leftChars="0"/>
        <w:rPr>
          <w:rFonts w:ascii="Arial" w:eastAsia="굴림" w:hAnsi="Arial" w:cs="Arial"/>
          <w:sz w:val="22"/>
        </w:rPr>
      </w:pPr>
      <w:r w:rsidRPr="004D020F">
        <w:rPr>
          <w:rFonts w:ascii="Arial" w:eastAsia="굴림" w:hAnsi="Arial" w:cs="Arial"/>
          <w:b/>
          <w:sz w:val="22"/>
        </w:rPr>
        <w:t>(As loop=1) If D007=</w:t>
      </w:r>
      <w:r w:rsidRPr="004D020F">
        <w:rPr>
          <w:rFonts w:ascii="굴림" w:eastAsia="굴림" w:hAnsi="굴림" w:cs="굴림" w:hint="eastAsia"/>
          <w:b/>
          <w:sz w:val="22"/>
        </w:rPr>
        <w:t>①</w:t>
      </w:r>
      <w:r w:rsidR="00D62266" w:rsidRPr="004D020F">
        <w:rPr>
          <w:rFonts w:ascii="Arial" w:eastAsia="굴림" w:hAnsi="Arial" w:cs="Arial"/>
          <w:b/>
          <w:sz w:val="22"/>
        </w:rPr>
        <w:t xml:space="preserve"> or D009=</w:t>
      </w:r>
      <w:proofErr w:type="gramStart"/>
      <w:r w:rsidR="00D62266" w:rsidRPr="004D020F">
        <w:rPr>
          <w:rFonts w:ascii="굴림" w:eastAsia="굴림" w:hAnsi="굴림" w:cs="굴림" w:hint="eastAsia"/>
          <w:b/>
          <w:sz w:val="22"/>
        </w:rPr>
        <w:t>①</w:t>
      </w:r>
      <w:r w:rsidR="00D62266" w:rsidRPr="004D020F">
        <w:rPr>
          <w:rFonts w:ascii="Arial" w:eastAsia="굴림" w:hAnsi="Arial" w:cs="Arial"/>
          <w:b/>
          <w:sz w:val="22"/>
        </w:rPr>
        <w:t xml:space="preserve"> </w:t>
      </w:r>
      <w:r w:rsidRPr="004D020F">
        <w:rPr>
          <w:rFonts w:ascii="Arial" w:eastAsia="굴림" w:hAnsi="Arial" w:cs="Arial"/>
          <w:b/>
          <w:sz w:val="22"/>
        </w:rPr>
        <w:t>,</w:t>
      </w:r>
      <w:proofErr w:type="gramEnd"/>
      <w:r w:rsidRPr="004D020F">
        <w:rPr>
          <w:rFonts w:ascii="Arial" w:eastAsia="굴림" w:hAnsi="Arial" w:cs="Arial"/>
          <w:b/>
          <w:sz w:val="22"/>
        </w:rPr>
        <w:t xml:space="preserve"> then </w:t>
      </w:r>
      <w:r w:rsidR="00F43060" w:rsidRPr="004D020F">
        <w:rPr>
          <w:rFonts w:ascii="Arial" w:eastAsia="굴림" w:hAnsi="Arial" w:cs="Arial"/>
          <w:b/>
          <w:sz w:val="22"/>
        </w:rPr>
        <w:t>ask</w:t>
      </w:r>
      <w:r w:rsidRPr="004D020F">
        <w:rPr>
          <w:rFonts w:ascii="Arial" w:eastAsia="굴림" w:hAnsi="Arial" w:cs="Arial"/>
          <w:b/>
          <w:sz w:val="22"/>
        </w:rPr>
        <w:t xml:space="preserve"> D023</w:t>
      </w:r>
      <w:r w:rsidR="009528A9" w:rsidRPr="004D020F">
        <w:rPr>
          <w:rFonts w:ascii="Arial" w:eastAsia="굴림" w:hAnsi="Arial" w:cs="Arial"/>
          <w:b/>
          <w:sz w:val="22"/>
        </w:rPr>
        <w:t>.</w:t>
      </w:r>
    </w:p>
    <w:p w14:paraId="1672359E" w14:textId="77777777" w:rsidR="00624BD4" w:rsidRPr="004D020F" w:rsidRDefault="00624BD4" w:rsidP="00624BD4">
      <w:pPr>
        <w:wordWrap/>
        <w:spacing w:line="360" w:lineRule="auto"/>
        <w:rPr>
          <w:rFonts w:ascii="Arial" w:eastAsia="굴림" w:hAnsi="Arial" w:cs="Arial"/>
          <w:sz w:val="22"/>
          <w:rPrChange w:id="2827" w:author="Keis" w:date="2024-09-06T17:35:00Z">
            <w:rPr>
              <w:rFonts w:ascii="Arial" w:eastAsia="굴림" w:hAnsi="Arial" w:cs="Arial"/>
              <w:color w:val="FF0000"/>
              <w:sz w:val="22"/>
            </w:rPr>
          </w:rPrChange>
        </w:rPr>
      </w:pPr>
      <w:r w:rsidRPr="004D020F">
        <w:rPr>
          <w:rFonts w:ascii="Arial" w:eastAsia="굴림" w:hAnsi="Arial" w:cs="Arial"/>
          <w:sz w:val="22"/>
        </w:rPr>
        <w:t>D023. (As loop=1)</w:t>
      </w:r>
      <w:r w:rsidR="00F43060" w:rsidRPr="004D020F">
        <w:rPr>
          <w:rFonts w:ascii="Arial" w:eastAsia="굴림" w:hAnsi="Arial" w:cs="Arial"/>
          <w:sz w:val="22"/>
        </w:rPr>
        <w:t xml:space="preserve"> </w:t>
      </w:r>
      <w:r w:rsidRPr="004D020F">
        <w:rPr>
          <w:rFonts w:ascii="Arial" w:eastAsia="굴림" w:hAnsi="Arial" w:cs="Arial"/>
          <w:sz w:val="22"/>
        </w:rPr>
        <w:t>You responded</w:t>
      </w:r>
      <w:r w:rsidR="009528A9" w:rsidRPr="004D020F">
        <w:rPr>
          <w:rFonts w:ascii="Arial" w:eastAsia="굴림" w:hAnsi="Arial" w:cs="Arial"/>
          <w:sz w:val="22"/>
        </w:rPr>
        <w:t xml:space="preserve"> in the previous interview</w:t>
      </w:r>
      <w:r w:rsidRPr="004D020F">
        <w:rPr>
          <w:rFonts w:ascii="Arial" w:eastAsia="굴림" w:hAnsi="Arial" w:cs="Arial"/>
          <w:sz w:val="22"/>
        </w:rPr>
        <w:t xml:space="preserve"> that your position or job title was ______. </w:t>
      </w:r>
      <w:r w:rsidR="009F1E16" w:rsidRPr="004D020F">
        <w:rPr>
          <w:rFonts w:ascii="Arial" w:eastAsia="굴림" w:hAnsi="Arial" w:cs="Arial"/>
          <w:sz w:val="22"/>
        </w:rPr>
        <w:t>Choose</w:t>
      </w:r>
      <w:r w:rsidRPr="004D020F">
        <w:rPr>
          <w:rFonts w:ascii="Arial" w:eastAsia="굴림" w:hAnsi="Arial" w:cs="Arial"/>
          <w:sz w:val="22"/>
        </w:rPr>
        <w:t xml:space="preserve"> a position/job title that best describes ______ from the following. </w:t>
      </w:r>
      <w:r w:rsidR="00D30211" w:rsidRPr="004D020F">
        <w:rPr>
          <w:rFonts w:ascii="Arial" w:eastAsia="굴림" w:hAnsi="Arial" w:cs="Arial"/>
          <w:sz w:val="22"/>
        </w:rPr>
        <w:t>(Workplace in the previous interview: [name of workplace, job title])</w:t>
      </w:r>
      <w:r w:rsidR="000C02BC" w:rsidRPr="004D020F">
        <w:rPr>
          <w:rFonts w:ascii="Arial" w:eastAsia="굴림" w:hAnsi="Arial" w:cs="Arial"/>
          <w:sz w:val="22"/>
          <w:rPrChange w:id="2828" w:author="Keis" w:date="2024-09-06T17:35:00Z">
            <w:rPr>
              <w:rFonts w:ascii="Arial" w:eastAsia="굴림" w:hAnsi="Arial" w:cs="Arial"/>
              <w:color w:val="FF0000"/>
              <w:sz w:val="22"/>
            </w:rPr>
          </w:rPrChange>
        </w:rPr>
        <w:t xml:space="preserve"> ([IWER</w:t>
      </w:r>
      <w:r w:rsidR="00394A8F" w:rsidRPr="004D020F">
        <w:rPr>
          <w:rFonts w:ascii="Arial" w:eastAsia="굴림" w:hAnsi="Arial" w:cs="Arial"/>
          <w:sz w:val="22"/>
          <w:rPrChange w:id="2829" w:author="Keis" w:date="2024-09-06T17:35:00Z">
            <w:rPr>
              <w:rFonts w:ascii="Arial" w:eastAsia="굴림" w:hAnsi="Arial" w:cs="Arial"/>
              <w:color w:val="FF0000"/>
              <w:sz w:val="22"/>
            </w:rPr>
          </w:rPrChange>
        </w:rPr>
        <w:t>]</w:t>
      </w:r>
      <w:r w:rsidR="000C02BC" w:rsidRPr="004D020F">
        <w:rPr>
          <w:rFonts w:ascii="Arial" w:eastAsia="굴림" w:hAnsi="Arial" w:cs="Arial"/>
          <w:sz w:val="22"/>
          <w:rPrChange w:id="2830" w:author="Keis" w:date="2024-09-06T17:35:00Z">
            <w:rPr>
              <w:rFonts w:ascii="Arial" w:eastAsia="굴림" w:hAnsi="Arial" w:cs="Arial"/>
              <w:color w:val="FF0000"/>
              <w:sz w:val="22"/>
            </w:rPr>
          </w:rPrChange>
        </w:rPr>
        <w:t>: This is a question to code open answer in the previous interview.)</w:t>
      </w:r>
    </w:p>
    <w:p w14:paraId="367F9A4F"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w:t>
      </w:r>
      <w:r w:rsidRPr="004D020F">
        <w:rPr>
          <w:rFonts w:ascii="Arial" w:eastAsia="굴림" w:hAnsi="Arial" w:cs="Arial"/>
          <w:sz w:val="22"/>
        </w:rPr>
        <w:t xml:space="preserve"> No position or job title</w:t>
      </w:r>
    </w:p>
    <w:p w14:paraId="584F8D1C"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①</w:t>
      </w:r>
      <w:r w:rsidRPr="004D020F">
        <w:rPr>
          <w:rFonts w:ascii="Arial" w:eastAsia="굴림" w:hAnsi="Arial" w:cs="Arial"/>
          <w:sz w:val="22"/>
        </w:rPr>
        <w:t xml:space="preserve"> Staff member</w:t>
      </w:r>
    </w:p>
    <w:p w14:paraId="7EE53ECA"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②</w:t>
      </w:r>
      <w:r w:rsidRPr="004D020F">
        <w:rPr>
          <w:rFonts w:ascii="Arial" w:eastAsia="굴림" w:hAnsi="Arial" w:cs="Arial"/>
          <w:sz w:val="22"/>
        </w:rPr>
        <w:t xml:space="preserve"> Assistant foreman</w:t>
      </w:r>
    </w:p>
    <w:p w14:paraId="3BA6C07F"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lastRenderedPageBreak/>
        <w:t>③</w:t>
      </w:r>
      <w:r w:rsidRPr="004D020F">
        <w:rPr>
          <w:rFonts w:ascii="Arial" w:eastAsia="굴림" w:hAnsi="Arial" w:cs="Arial"/>
          <w:sz w:val="22"/>
        </w:rPr>
        <w:t xml:space="preserve"> Foreman</w:t>
      </w:r>
    </w:p>
    <w:p w14:paraId="07339E62"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④</w:t>
      </w:r>
      <w:r w:rsidRPr="004D020F">
        <w:rPr>
          <w:rFonts w:ascii="Arial" w:eastAsia="굴림" w:hAnsi="Arial" w:cs="Arial"/>
          <w:sz w:val="22"/>
        </w:rPr>
        <w:t xml:space="preserve"> Assistant manager</w:t>
      </w:r>
    </w:p>
    <w:p w14:paraId="624FCBB3"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⑤</w:t>
      </w:r>
      <w:r w:rsidRPr="004D020F">
        <w:rPr>
          <w:rFonts w:ascii="Arial" w:eastAsia="굴림" w:hAnsi="Arial" w:cs="Arial"/>
          <w:sz w:val="22"/>
        </w:rPr>
        <w:t xml:space="preserve"> Manager</w:t>
      </w:r>
    </w:p>
    <w:p w14:paraId="2A46716A"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⑥</w:t>
      </w:r>
      <w:r w:rsidRPr="004D020F">
        <w:rPr>
          <w:rFonts w:ascii="Arial" w:eastAsia="굴림" w:hAnsi="Arial" w:cs="Arial"/>
          <w:sz w:val="22"/>
        </w:rPr>
        <w:t xml:space="preserve"> Deputy general manager</w:t>
      </w:r>
    </w:p>
    <w:p w14:paraId="6B79ABBF"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⑦</w:t>
      </w:r>
      <w:r w:rsidRPr="004D020F">
        <w:rPr>
          <w:rFonts w:ascii="Arial" w:eastAsia="굴림" w:hAnsi="Arial" w:cs="Arial"/>
          <w:sz w:val="22"/>
        </w:rPr>
        <w:t xml:space="preserve"> General manager</w:t>
      </w:r>
    </w:p>
    <w:p w14:paraId="35BEC017" w14:textId="77777777" w:rsidR="00624BD4" w:rsidRPr="004D020F" w:rsidRDefault="00624BD4" w:rsidP="00F43060">
      <w:pPr>
        <w:wordWrap/>
        <w:spacing w:line="360" w:lineRule="auto"/>
        <w:ind w:leftChars="142" w:left="284"/>
        <w:rPr>
          <w:rFonts w:ascii="Arial" w:eastAsia="굴림" w:hAnsi="Arial" w:cs="Arial"/>
          <w:sz w:val="22"/>
        </w:rPr>
      </w:pPr>
      <w:r w:rsidRPr="004D020F">
        <w:rPr>
          <w:rFonts w:ascii="굴림" w:eastAsia="굴림" w:hAnsi="굴림" w:cs="굴림" w:hint="eastAsia"/>
          <w:sz w:val="22"/>
        </w:rPr>
        <w:t>⑧</w:t>
      </w:r>
      <w:r w:rsidRPr="004D020F">
        <w:rPr>
          <w:rFonts w:ascii="Arial" w:eastAsia="굴림" w:hAnsi="Arial" w:cs="Arial"/>
          <w:sz w:val="22"/>
        </w:rPr>
        <w:t xml:space="preserve"> Board member</w:t>
      </w:r>
    </w:p>
    <w:p w14:paraId="71DBF603" w14:textId="77777777" w:rsidR="00624BD4" w:rsidRPr="004D020F" w:rsidRDefault="00624BD4" w:rsidP="00624BD4">
      <w:pPr>
        <w:wordWrap/>
        <w:spacing w:line="360" w:lineRule="auto"/>
        <w:rPr>
          <w:rFonts w:ascii="Arial" w:eastAsia="굴림" w:hAnsi="Arial" w:cs="Arial"/>
          <w:sz w:val="22"/>
        </w:rPr>
      </w:pPr>
    </w:p>
    <w:p w14:paraId="1E79D21E"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D024. (As loop=1</w:t>
      </w:r>
      <w:r w:rsidR="00957266" w:rsidRPr="004D020F">
        <w:rPr>
          <w:rFonts w:ascii="Arial" w:eastAsia="굴림" w:hAnsi="Arial" w:cs="Arial"/>
          <w:sz w:val="22"/>
        </w:rPr>
        <w:t>) Did</w:t>
      </w:r>
      <w:r w:rsidRPr="004D020F">
        <w:rPr>
          <w:rFonts w:ascii="Arial" w:eastAsia="굴림" w:hAnsi="Arial" w:cs="Arial"/>
          <w:sz w:val="22"/>
        </w:rPr>
        <w:t xml:space="preserve"> your position or job title</w:t>
      </w:r>
      <w:r w:rsidR="00957266" w:rsidRPr="004D020F">
        <w:rPr>
          <w:rFonts w:ascii="Arial" w:eastAsia="굴림" w:hAnsi="Arial" w:cs="Arial"/>
          <w:sz w:val="22"/>
        </w:rPr>
        <w:t xml:space="preserve"> change</w:t>
      </w:r>
      <w:r w:rsidRPr="004D020F">
        <w:rPr>
          <w:rFonts w:ascii="Arial" w:eastAsia="굴림" w:hAnsi="Arial" w:cs="Arial"/>
          <w:sz w:val="22"/>
        </w:rPr>
        <w:t xml:space="preserve"> within the workplace since the previous interview? (</w:t>
      </w:r>
      <w:r w:rsidR="009050F2" w:rsidRPr="004D020F">
        <w:rPr>
          <w:rFonts w:ascii="Arial" w:eastAsia="굴림" w:hAnsi="Arial" w:cs="Arial"/>
          <w:sz w:val="22"/>
        </w:rPr>
        <w:t>Workplace</w:t>
      </w:r>
      <w:r w:rsidRPr="004D020F">
        <w:rPr>
          <w:rFonts w:ascii="Arial" w:eastAsia="굴림" w:hAnsi="Arial" w:cs="Arial"/>
          <w:sz w:val="22"/>
        </w:rPr>
        <w:t xml:space="preserve"> in the previous </w:t>
      </w:r>
      <w:r w:rsidR="002A01D1" w:rsidRPr="004D020F">
        <w:rPr>
          <w:rFonts w:ascii="Arial" w:eastAsia="굴림" w:hAnsi="Arial" w:cs="Arial"/>
          <w:sz w:val="22"/>
        </w:rPr>
        <w:t>interview</w:t>
      </w:r>
      <w:r w:rsidRPr="004D020F">
        <w:rPr>
          <w:rFonts w:ascii="Arial" w:eastAsia="굴림" w:hAnsi="Arial" w:cs="Arial"/>
          <w:sz w:val="22"/>
        </w:rPr>
        <w:t>: [name of workplace, job title])</w:t>
      </w:r>
    </w:p>
    <w:p w14:paraId="427E9AA5" w14:textId="0CBC4CD8" w:rsidR="00624BD4" w:rsidRPr="001D19F6" w:rsidRDefault="00624BD4" w:rsidP="00624BD4">
      <w:pPr>
        <w:wordWrap/>
        <w:spacing w:line="360" w:lineRule="auto"/>
        <w:rPr>
          <w:rFonts w:ascii="Arial" w:eastAsia="굴림" w:hAnsi="Arial" w:cs="Arial"/>
          <w:sz w:val="22"/>
        </w:rPr>
      </w:pPr>
      <w:r w:rsidRPr="004D020F">
        <w:rPr>
          <w:rFonts w:ascii="Arial" w:eastAsia="굴림" w:hAnsi="Arial" w:cs="Arial"/>
          <w:sz w:val="22"/>
        </w:rPr>
        <w:t>(As loop&gt;=2)</w:t>
      </w:r>
      <w:r w:rsidR="00957266" w:rsidRPr="004D020F">
        <w:rPr>
          <w:rFonts w:ascii="Arial" w:eastAsia="굴림" w:hAnsi="Arial" w:cs="Arial"/>
          <w:sz w:val="22"/>
        </w:rPr>
        <w:t xml:space="preserve"> Did</w:t>
      </w:r>
      <w:r w:rsidRPr="004D020F">
        <w:rPr>
          <w:rFonts w:ascii="Arial" w:eastAsia="굴림" w:hAnsi="Arial" w:cs="Arial"/>
          <w:sz w:val="22"/>
        </w:rPr>
        <w:t xml:space="preserve"> your position or job title </w:t>
      </w:r>
      <w:r w:rsidR="00957266" w:rsidRPr="004D020F">
        <w:rPr>
          <w:rFonts w:ascii="Arial" w:eastAsia="굴림" w:hAnsi="Arial" w:cs="Arial"/>
          <w:sz w:val="22"/>
        </w:rPr>
        <w:t xml:space="preserve">change </w:t>
      </w:r>
      <w:r w:rsidRPr="004D020F">
        <w:rPr>
          <w:rFonts w:ascii="Arial" w:eastAsia="굴림" w:hAnsi="Arial" w:cs="Arial"/>
          <w:sz w:val="22"/>
        </w:rPr>
        <w:t xml:space="preserve">again after that? </w:t>
      </w:r>
      <w:r w:rsidR="00D30211" w:rsidRPr="004D020F">
        <w:rPr>
          <w:rFonts w:ascii="Arial" w:eastAsia="굴림" w:hAnsi="Arial" w:cs="Arial"/>
          <w:sz w:val="22"/>
        </w:rPr>
        <w:t>(W</w:t>
      </w:r>
      <w:r w:rsidRPr="004D020F">
        <w:rPr>
          <w:rFonts w:ascii="Arial" w:eastAsia="굴림" w:hAnsi="Arial" w:cs="Arial"/>
          <w:sz w:val="22"/>
        </w:rPr>
        <w:t xml:space="preserve">orkplace in the previous </w:t>
      </w:r>
      <w:proofErr w:type="gramStart"/>
      <w:r w:rsidR="002A01D1" w:rsidRPr="004D020F">
        <w:rPr>
          <w:rFonts w:ascii="Arial" w:eastAsia="굴림" w:hAnsi="Arial" w:cs="Arial"/>
          <w:sz w:val="22"/>
        </w:rPr>
        <w:t>interview</w:t>
      </w:r>
      <w:r w:rsidR="002A01D1" w:rsidRPr="004D020F">
        <w:rPr>
          <w:rFonts w:ascii="Arial" w:eastAsia="굴림" w:hAnsi="Arial" w:cs="Arial"/>
          <w:sz w:val="22"/>
          <w:rPrChange w:id="2831" w:author="Keis" w:date="2024-09-06T17:35:00Z">
            <w:rPr>
              <w:rFonts w:ascii="Arial" w:eastAsia="굴림" w:hAnsi="Arial" w:cs="Arial"/>
              <w:color w:val="FF0000"/>
              <w:sz w:val="22"/>
            </w:rPr>
          </w:rPrChange>
        </w:rPr>
        <w:t>(</w:t>
      </w:r>
      <w:proofErr w:type="gramEnd"/>
      <w:r w:rsidRPr="004D020F">
        <w:rPr>
          <w:rFonts w:ascii="Arial" w:eastAsia="굴림" w:hAnsi="Arial" w:cs="Arial"/>
          <w:sz w:val="22"/>
          <w:rPrChange w:id="2832" w:author="Keis" w:date="2024-09-06T17:35:00Z">
            <w:rPr>
              <w:rFonts w:ascii="Arial" w:eastAsia="굴림" w:hAnsi="Arial" w:cs="Arial"/>
              <w:color w:val="FF0000"/>
              <w:sz w:val="22"/>
            </w:rPr>
          </w:rPrChange>
        </w:rPr>
        <w:t>2006/</w:t>
      </w:r>
      <w:del w:id="2833" w:author="Keis" w:date="2024-09-06T10:11:00Z">
        <w:r w:rsidR="00B628F1" w:rsidRPr="004D020F" w:rsidDel="009F27DD">
          <w:rPr>
            <w:rFonts w:ascii="Arial" w:eastAsia="굴림" w:hAnsi="Arial" w:cs="Arial"/>
            <w:color w:val="00B050"/>
            <w:sz w:val="22"/>
            <w:rPrChange w:id="2834" w:author="Keis" w:date="2024-09-06T17:35:00Z">
              <w:rPr>
                <w:rFonts w:ascii="Arial" w:eastAsia="굴림" w:hAnsi="Arial" w:cs="Arial"/>
                <w:color w:val="FF0000"/>
                <w:sz w:val="22"/>
              </w:rPr>
            </w:rPrChange>
          </w:rPr>
          <w:delText>201</w:delText>
        </w:r>
        <w:r w:rsidR="00843CD9" w:rsidRPr="004D020F" w:rsidDel="009F27DD">
          <w:rPr>
            <w:rFonts w:ascii="Arial" w:eastAsia="굴림" w:hAnsi="Arial" w:cs="Arial"/>
            <w:color w:val="00B050"/>
            <w:sz w:val="22"/>
            <w:rPrChange w:id="2835" w:author="Keis" w:date="2024-09-06T17:35:00Z">
              <w:rPr>
                <w:rFonts w:ascii="Arial" w:eastAsia="굴림" w:hAnsi="Arial" w:cs="Arial"/>
                <w:color w:val="FF0000"/>
                <w:sz w:val="22"/>
              </w:rPr>
            </w:rPrChange>
          </w:rPr>
          <w:delText>8</w:delText>
        </w:r>
      </w:del>
      <w:ins w:id="2836" w:author="Keis" w:date="2024-09-06T10:11:00Z">
        <w:r w:rsidR="009F27DD" w:rsidRPr="004D020F">
          <w:rPr>
            <w:rFonts w:ascii="Arial" w:eastAsia="굴림" w:hAnsi="Arial" w:cs="Arial"/>
            <w:color w:val="00B050"/>
            <w:sz w:val="22"/>
          </w:rPr>
          <w:t>2022</w:t>
        </w:r>
      </w:ins>
      <w:r w:rsidRPr="004D020F">
        <w:rPr>
          <w:rFonts w:ascii="Arial" w:eastAsia="굴림" w:hAnsi="Arial" w:cs="Arial"/>
          <w:sz w:val="22"/>
          <w:rPrChange w:id="2837" w:author="Keis" w:date="2024-09-06T17:35:00Z">
            <w:rPr>
              <w:rFonts w:ascii="Arial" w:eastAsia="굴림" w:hAnsi="Arial" w:cs="Arial"/>
              <w:color w:val="FF0000"/>
              <w:sz w:val="22"/>
            </w:rPr>
          </w:rPrChange>
        </w:rPr>
        <w:t>)</w:t>
      </w:r>
      <w:r w:rsidRPr="004D020F">
        <w:rPr>
          <w:rFonts w:ascii="Arial" w:eastAsia="굴림" w:hAnsi="Arial" w:cs="Arial"/>
          <w:sz w:val="22"/>
        </w:rPr>
        <w:t xml:space="preserve">: </w:t>
      </w:r>
      <w:r w:rsidRPr="001D19F6">
        <w:rPr>
          <w:rFonts w:ascii="Arial" w:eastAsia="굴림" w:hAnsi="Arial" w:cs="Arial"/>
          <w:sz w:val="22"/>
        </w:rPr>
        <w:t>[name of workplace, job title])</w:t>
      </w:r>
    </w:p>
    <w:p w14:paraId="0DFF8C4D" w14:textId="77777777" w:rsidR="00F43060" w:rsidRPr="001D19F6" w:rsidRDefault="00F43060" w:rsidP="00F14BA4">
      <w:pPr>
        <w:pStyle w:val="a6"/>
        <w:numPr>
          <w:ilvl w:val="0"/>
          <w:numId w:val="45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D027</w:t>
      </w:r>
    </w:p>
    <w:p w14:paraId="1FB6301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 </w:t>
      </w:r>
    </w:p>
    <w:p w14:paraId="2B5F3B6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D025. </w:t>
      </w:r>
      <w:r w:rsidR="00C11921" w:rsidRPr="001D19F6">
        <w:rPr>
          <w:rFonts w:ascii="Arial" w:eastAsia="굴림" w:hAnsi="Arial" w:cs="Arial"/>
          <w:sz w:val="22"/>
        </w:rPr>
        <w:t>What</w:t>
      </w:r>
      <w:r w:rsidR="00957266" w:rsidRPr="001D19F6">
        <w:rPr>
          <w:rFonts w:ascii="Arial" w:eastAsia="굴림" w:hAnsi="Arial" w:cs="Arial"/>
          <w:sz w:val="22"/>
        </w:rPr>
        <w:t xml:space="preserve"> was</w:t>
      </w:r>
      <w:r w:rsidR="00D30211" w:rsidRPr="001D19F6">
        <w:rPr>
          <w:rFonts w:ascii="Arial" w:eastAsia="굴림" w:hAnsi="Arial" w:cs="Arial"/>
          <w:sz w:val="22"/>
        </w:rPr>
        <w:t xml:space="preserve"> </w:t>
      </w:r>
      <w:r w:rsidRPr="001D19F6">
        <w:rPr>
          <w:rFonts w:ascii="Arial" w:eastAsia="굴림" w:hAnsi="Arial" w:cs="Arial"/>
          <w:sz w:val="22"/>
        </w:rPr>
        <w:t>your new position or job title? (</w:t>
      </w:r>
      <w:r w:rsidR="009050F2" w:rsidRPr="001D19F6">
        <w:rPr>
          <w:rFonts w:ascii="Arial" w:eastAsia="굴림" w:hAnsi="Arial" w:cs="Arial"/>
          <w:sz w:val="22"/>
        </w:rPr>
        <w:t>Workplace</w:t>
      </w:r>
      <w:r w:rsidRPr="001D19F6">
        <w:rPr>
          <w:rFonts w:ascii="Arial" w:eastAsia="굴림" w:hAnsi="Arial" w:cs="Arial"/>
          <w:sz w:val="22"/>
        </w:rPr>
        <w:t xml:space="preserv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7F765A25"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w:t>
      </w:r>
      <w:r w:rsidRPr="001D19F6">
        <w:rPr>
          <w:rFonts w:ascii="Arial" w:eastAsia="굴림" w:hAnsi="Arial" w:cs="Arial"/>
          <w:sz w:val="22"/>
        </w:rPr>
        <w:t xml:space="preserve"> No position or job title</w:t>
      </w:r>
    </w:p>
    <w:p w14:paraId="7A6D3014"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Staff member</w:t>
      </w:r>
    </w:p>
    <w:p w14:paraId="49DA6C2C"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Assistant foreman</w:t>
      </w:r>
    </w:p>
    <w:p w14:paraId="5B74A608"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Foreman</w:t>
      </w:r>
    </w:p>
    <w:p w14:paraId="251256C7"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Assistant manager</w:t>
      </w:r>
    </w:p>
    <w:p w14:paraId="4B97C9EA"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Manager</w:t>
      </w:r>
    </w:p>
    <w:p w14:paraId="1929E3A3"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Deputy general manager</w:t>
      </w:r>
    </w:p>
    <w:p w14:paraId="770E9E95"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⑦</w:t>
      </w:r>
      <w:r w:rsidRPr="001D19F6">
        <w:rPr>
          <w:rFonts w:ascii="Arial" w:eastAsia="굴림" w:hAnsi="Arial" w:cs="Arial"/>
          <w:sz w:val="22"/>
        </w:rPr>
        <w:t xml:space="preserve"> General manager</w:t>
      </w:r>
    </w:p>
    <w:p w14:paraId="06E6A714" w14:textId="77777777" w:rsidR="00624BD4" w:rsidRPr="001D19F6" w:rsidRDefault="00624BD4" w:rsidP="00D302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⑧</w:t>
      </w:r>
      <w:r w:rsidRPr="001D19F6">
        <w:rPr>
          <w:rFonts w:ascii="Arial" w:eastAsia="굴림" w:hAnsi="Arial" w:cs="Arial"/>
          <w:sz w:val="22"/>
        </w:rPr>
        <w:t xml:space="preserve"> Board member</w:t>
      </w:r>
    </w:p>
    <w:p w14:paraId="59A461F0" w14:textId="77777777" w:rsidR="00624BD4" w:rsidRPr="001D19F6" w:rsidRDefault="00624BD4" w:rsidP="00624BD4">
      <w:pPr>
        <w:wordWrap/>
        <w:spacing w:line="360" w:lineRule="auto"/>
        <w:rPr>
          <w:rFonts w:ascii="Arial" w:eastAsia="굴림" w:hAnsi="Arial" w:cs="Arial"/>
          <w:sz w:val="22"/>
        </w:rPr>
      </w:pPr>
    </w:p>
    <w:p w14:paraId="124E0C7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D026. When were you appointed </w:t>
      </w:r>
      <w:r w:rsidR="001E4D4B" w:rsidRPr="001D19F6">
        <w:rPr>
          <w:rFonts w:ascii="Arial" w:eastAsia="굴림" w:hAnsi="Arial" w:cs="Arial"/>
          <w:sz w:val="22"/>
        </w:rPr>
        <w:t>to the new position or title? (U</w:t>
      </w:r>
      <w:r w:rsidRPr="001D19F6">
        <w:rPr>
          <w:rFonts w:ascii="Arial" w:eastAsia="굴림" w:hAnsi="Arial" w:cs="Arial"/>
          <w:sz w:val="22"/>
        </w:rPr>
        <w:t xml:space="preserve">nit: year and month combined into 6 digits, workplace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574096EE" w14:textId="6CD4EF3D" w:rsidR="001E4D4B" w:rsidRPr="001D19F6" w:rsidRDefault="001E4D4B" w:rsidP="001E4D4B">
      <w:pPr>
        <w:wordWrap/>
        <w:spacing w:line="360" w:lineRule="auto"/>
        <w:rPr>
          <w:rFonts w:ascii="Arial" w:eastAsia="굴림" w:hAnsi="Arial" w:cs="Arial"/>
          <w:sz w:val="22"/>
        </w:rPr>
      </w:pPr>
      <w:r w:rsidRPr="001D19F6">
        <w:rPr>
          <w:rFonts w:ascii="Arial" w:eastAsia="굴림" w:hAnsi="Arial" w:cs="Arial"/>
          <w:sz w:val="22"/>
        </w:rPr>
        <w:t xml:space="preserve">[IWER: Enter the year and month </w:t>
      </w:r>
      <w:r w:rsidRPr="001D19F6">
        <w:rPr>
          <w:rFonts w:ascii="Arial" w:eastAsia="굴림" w:hAnsi="Arial" w:cs="Arial"/>
          <w:kern w:val="0"/>
          <w:sz w:val="22"/>
        </w:rPr>
        <w:t xml:space="preserve">using 6 digits. </w:t>
      </w:r>
      <w:r w:rsidR="00C61FCA" w:rsidRPr="001D19F6">
        <w:rPr>
          <w:rFonts w:ascii="Arial" w:eastAsia="굴림" w:hAnsi="Arial" w:cs="Arial"/>
          <w:sz w:val="22"/>
        </w:rPr>
        <w:t xml:space="preserve">For </w:t>
      </w:r>
      <w:r w:rsidR="0060656D" w:rsidRPr="001D19F6">
        <w:rPr>
          <w:rFonts w:ascii="Arial" w:eastAsia="굴림" w:hAnsi="Arial" w:cs="Arial"/>
          <w:sz w:val="22"/>
        </w:rPr>
        <w:t>example</w:t>
      </w:r>
      <w:r w:rsidR="00C61FCA" w:rsidRPr="001D19F6">
        <w:rPr>
          <w:rFonts w:ascii="Arial" w:eastAsia="굴림" w:hAnsi="Arial" w:cs="Arial"/>
          <w:sz w:val="22"/>
        </w:rPr>
        <w:t xml:space="preserve">, mark </w:t>
      </w:r>
      <w:del w:id="2838" w:author="Keis" w:date="2024-09-06T10:18:00Z">
        <w:r w:rsidR="007C3E86" w:rsidDel="009F27DD">
          <w:rPr>
            <w:rFonts w:ascii="Arial" w:eastAsia="굴림" w:hAnsi="Arial" w:cs="Arial" w:hint="eastAsia"/>
            <w:color w:val="FF0000"/>
            <w:sz w:val="22"/>
          </w:rPr>
          <w:delText>2019</w:delText>
        </w:r>
      </w:del>
      <w:ins w:id="2839"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840" w:author="Keis" w:date="2024-09-13T13:10:00Z">
            <w:rPr>
              <w:rFonts w:ascii="Arial" w:eastAsia="굴림" w:hAnsi="Arial" w:cs="Arial"/>
              <w:color w:val="FF0000"/>
              <w:sz w:val="22"/>
            </w:rPr>
          </w:rPrChange>
        </w:rPr>
        <w:t>01</w:t>
      </w:r>
      <w:r w:rsidR="00C61FCA" w:rsidRPr="001D19F6">
        <w:rPr>
          <w:rFonts w:ascii="Arial" w:eastAsia="굴림" w:hAnsi="Arial" w:cs="Arial"/>
          <w:sz w:val="22"/>
        </w:rPr>
        <w:t xml:space="preserve"> for January </w:t>
      </w:r>
      <w:del w:id="2841" w:author="Keis" w:date="2024-09-06T10:18:00Z">
        <w:r w:rsidR="007C3E86" w:rsidDel="009F27DD">
          <w:rPr>
            <w:rFonts w:ascii="Arial" w:eastAsia="굴림" w:hAnsi="Arial" w:cs="Arial" w:hint="eastAsia"/>
            <w:color w:val="FF0000"/>
            <w:sz w:val="22"/>
          </w:rPr>
          <w:delText>2019</w:delText>
        </w:r>
      </w:del>
      <w:ins w:id="2842" w:author="Keis" w:date="2024-09-06T10:18:00Z">
        <w:r w:rsidR="009F27DD" w:rsidRPr="009F27DD">
          <w:rPr>
            <w:rFonts w:ascii="Arial" w:eastAsia="굴림" w:hAnsi="Arial" w:cs="Arial" w:hint="eastAsia"/>
            <w:color w:val="00B050"/>
            <w:sz w:val="22"/>
          </w:rPr>
          <w:t>2021</w:t>
        </w:r>
      </w:ins>
      <w:r w:rsidR="00C61FCA" w:rsidRPr="001D19F6">
        <w:rPr>
          <w:rFonts w:ascii="Arial" w:eastAsia="굴림" w:hAnsi="Arial" w:cs="Arial"/>
          <w:sz w:val="22"/>
        </w:rPr>
        <w:t>.</w:t>
      </w:r>
      <w:r w:rsidRPr="001D19F6">
        <w:rPr>
          <w:rFonts w:ascii="Arial" w:eastAsia="굴림" w:hAnsi="Arial" w:cs="Arial"/>
          <w:sz w:val="22"/>
        </w:rPr>
        <w:t xml:space="preserve"> </w:t>
      </w:r>
      <w:r w:rsidR="00C61FCA" w:rsidRPr="001D19F6">
        <w:rPr>
          <w:rFonts w:ascii="Arial" w:eastAsia="굴림" w:hAnsi="Arial" w:cs="Arial"/>
          <w:sz w:val="22"/>
        </w:rPr>
        <w:t xml:space="preserve">If the month is not clear, enter </w:t>
      </w:r>
      <w:del w:id="2843" w:author="Keis" w:date="2024-09-06T10:18:00Z">
        <w:r w:rsidR="007C3E86" w:rsidRPr="007C3E86" w:rsidDel="009F27DD">
          <w:rPr>
            <w:rFonts w:ascii="Arial" w:eastAsia="굴림" w:hAnsi="Arial" w:cs="Arial" w:hint="eastAsia"/>
            <w:color w:val="FF0000"/>
            <w:sz w:val="22"/>
          </w:rPr>
          <w:delText>2019</w:delText>
        </w:r>
      </w:del>
      <w:ins w:id="2844"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845" w:author="Keis" w:date="2024-09-13T13:10:00Z">
            <w:rPr>
              <w:rFonts w:ascii="Arial" w:eastAsia="굴림" w:hAnsi="Arial" w:cs="Arial"/>
              <w:color w:val="FF0000"/>
              <w:sz w:val="22"/>
            </w:rPr>
          </w:rPrChange>
        </w:rPr>
        <w:t>00</w:t>
      </w:r>
      <w:r w:rsidR="00C61FCA" w:rsidRPr="001D19F6">
        <w:rPr>
          <w:rFonts w:ascii="Arial" w:eastAsia="굴림" w:hAnsi="Arial" w:cs="Arial"/>
          <w:sz w:val="22"/>
        </w:rPr>
        <w:t>.</w:t>
      </w:r>
      <w:r w:rsidRPr="001D19F6">
        <w:rPr>
          <w:rFonts w:ascii="Arial" w:eastAsia="굴림" w:hAnsi="Arial" w:cs="Arial"/>
          <w:sz w:val="22"/>
        </w:rPr>
        <w:t>]</w:t>
      </w:r>
    </w:p>
    <w:p w14:paraId="63EB0BAA" w14:textId="77777777" w:rsidR="001E4D4B" w:rsidRPr="001D19F6" w:rsidRDefault="001E4D4B" w:rsidP="001E4D4B">
      <w:pPr>
        <w:wordWrap/>
        <w:spacing w:line="360" w:lineRule="auto"/>
        <w:rPr>
          <w:rFonts w:ascii="Arial" w:eastAsia="굴림" w:hAnsi="Arial" w:cs="Arial"/>
          <w:sz w:val="22"/>
        </w:rPr>
      </w:pPr>
      <w:r w:rsidRPr="001D19F6">
        <w:rPr>
          <w:rFonts w:ascii="Arial" w:eastAsia="굴림" w:hAnsi="Arial" w:cs="Arial"/>
          <w:sz w:val="22"/>
        </w:rPr>
        <w:t xml:space="preserve"> </w:t>
      </w:r>
      <w:r w:rsidRPr="001D19F6">
        <w:rPr>
          <w:rFonts w:ascii="Arial" w:eastAsia="굴림" w:hAnsi="Arial" w:cs="Arial"/>
          <w:sz w:val="22"/>
        </w:rPr>
        <w:tab/>
        <w:t xml:space="preserve">_______________________________ </w:t>
      </w:r>
    </w:p>
    <w:p w14:paraId="4B2B657A" w14:textId="77777777" w:rsidR="00624BD4" w:rsidRPr="001D19F6" w:rsidRDefault="00624BD4" w:rsidP="00624BD4">
      <w:pPr>
        <w:wordWrap/>
        <w:spacing w:line="360" w:lineRule="auto"/>
        <w:rPr>
          <w:rFonts w:ascii="Arial" w:eastAsia="굴림" w:hAnsi="Arial" w:cs="Arial"/>
          <w:sz w:val="22"/>
        </w:rPr>
      </w:pPr>
    </w:p>
    <w:p w14:paraId="5AE0E8AA" w14:textId="77777777" w:rsidR="00624BD4" w:rsidRPr="001D19F6" w:rsidRDefault="00624BD4" w:rsidP="00624BD4">
      <w:pPr>
        <w:pStyle w:val="a4"/>
        <w:wordWrap/>
        <w:spacing w:line="360" w:lineRule="auto"/>
        <w:jc w:val="left"/>
        <w:rPr>
          <w:rFonts w:ascii="Arial" w:hAnsi="Arial" w:cs="Arial"/>
          <w:b/>
          <w:color w:val="auto"/>
          <w:sz w:val="22"/>
          <w:szCs w:val="22"/>
        </w:rPr>
      </w:pPr>
      <w:r w:rsidRPr="001D19F6">
        <w:rPr>
          <w:rFonts w:ascii="Arial" w:hAnsi="Arial" w:cs="Arial"/>
          <w:b/>
          <w:bCs/>
          <w:color w:val="auto"/>
          <w:sz w:val="22"/>
          <w:szCs w:val="22"/>
        </w:rPr>
        <w:t>Logic</w:t>
      </w:r>
    </w:p>
    <w:p w14:paraId="014A9874" w14:textId="77777777" w:rsidR="00624BD4" w:rsidRPr="001D19F6" w:rsidRDefault="00624BD4" w:rsidP="00F14BA4">
      <w:pPr>
        <w:pStyle w:val="a4"/>
        <w:numPr>
          <w:ilvl w:val="0"/>
          <w:numId w:val="453"/>
        </w:numPr>
        <w:wordWrap/>
        <w:spacing w:line="360" w:lineRule="auto"/>
        <w:jc w:val="left"/>
        <w:rPr>
          <w:rFonts w:ascii="Arial" w:hAnsi="Arial" w:cs="Arial"/>
          <w:b/>
          <w:color w:val="auto"/>
          <w:sz w:val="22"/>
          <w:szCs w:val="22"/>
        </w:rPr>
      </w:pPr>
      <w:r w:rsidRPr="001D19F6">
        <w:rPr>
          <w:rFonts w:ascii="Arial" w:hAnsi="Arial" w:cs="Arial"/>
          <w:b/>
          <w:color w:val="auto"/>
          <w:sz w:val="22"/>
          <w:szCs w:val="22"/>
        </w:rPr>
        <w:t>If D027=</w:t>
      </w:r>
      <w:r w:rsidRPr="001D19F6">
        <w:rPr>
          <w:rFonts w:hint="eastAsia"/>
          <w:b/>
          <w:color w:val="auto"/>
          <w:sz w:val="22"/>
          <w:szCs w:val="22"/>
        </w:rPr>
        <w:t>⑤</w:t>
      </w:r>
      <w:r w:rsidRPr="001D19F6">
        <w:rPr>
          <w:rFonts w:ascii="Arial" w:hAnsi="Arial" w:cs="Arial"/>
          <w:b/>
          <w:color w:val="auto"/>
          <w:sz w:val="22"/>
          <w:szCs w:val="22"/>
        </w:rPr>
        <w:t xml:space="preserve">, then </w:t>
      </w:r>
      <w:r w:rsidR="001E4D4B" w:rsidRPr="001D19F6">
        <w:rPr>
          <w:rFonts w:ascii="Arial" w:hAnsi="Arial" w:cs="Arial"/>
          <w:b/>
          <w:color w:val="auto"/>
          <w:sz w:val="22"/>
          <w:szCs w:val="22"/>
        </w:rPr>
        <w:t>ask</w:t>
      </w:r>
      <w:r w:rsidRPr="001D19F6">
        <w:rPr>
          <w:rFonts w:ascii="Arial" w:hAnsi="Arial" w:cs="Arial"/>
          <w:b/>
          <w:color w:val="auto"/>
          <w:sz w:val="22"/>
          <w:szCs w:val="22"/>
        </w:rPr>
        <w:t xml:space="preserve"> D030</w:t>
      </w:r>
      <w:r w:rsidR="009528A9" w:rsidRPr="001D19F6">
        <w:rPr>
          <w:rFonts w:ascii="Arial" w:hAnsi="Arial" w:cs="Arial"/>
          <w:b/>
          <w:color w:val="auto"/>
          <w:sz w:val="22"/>
          <w:szCs w:val="22"/>
        </w:rPr>
        <w:t>.</w:t>
      </w:r>
    </w:p>
    <w:p w14:paraId="25C753B0" w14:textId="77777777" w:rsidR="00624BD4" w:rsidRPr="001D19F6" w:rsidRDefault="00624BD4" w:rsidP="00624BD4">
      <w:pPr>
        <w:pStyle w:val="a4"/>
        <w:wordWrap/>
        <w:spacing w:line="360" w:lineRule="auto"/>
        <w:jc w:val="left"/>
        <w:rPr>
          <w:rFonts w:ascii="Arial" w:hAnsi="Arial" w:cs="Arial"/>
          <w:b/>
          <w:color w:val="auto"/>
          <w:sz w:val="22"/>
          <w:szCs w:val="22"/>
        </w:rPr>
      </w:pPr>
    </w:p>
    <w:p w14:paraId="6AE24D98"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D027. (As loop=1)</w:t>
      </w:r>
      <w:r w:rsidR="001E4D4B" w:rsidRPr="001D19F6">
        <w:rPr>
          <w:rFonts w:ascii="Arial" w:hAnsi="Arial" w:cs="Arial"/>
          <w:color w:val="auto"/>
          <w:sz w:val="22"/>
          <w:szCs w:val="22"/>
        </w:rPr>
        <w:t xml:space="preserve"> </w:t>
      </w:r>
      <w:r w:rsidRPr="001D19F6">
        <w:rPr>
          <w:rFonts w:ascii="Arial" w:hAnsi="Arial" w:cs="Arial"/>
          <w:color w:val="auto"/>
          <w:sz w:val="22"/>
          <w:szCs w:val="22"/>
        </w:rPr>
        <w:t>You responded</w:t>
      </w:r>
      <w:r w:rsidR="009528A9" w:rsidRPr="001D19F6">
        <w:rPr>
          <w:rFonts w:ascii="Arial" w:hAnsi="Arial" w:cs="Arial"/>
          <w:color w:val="auto"/>
          <w:sz w:val="22"/>
          <w:szCs w:val="22"/>
        </w:rPr>
        <w:t xml:space="preserve"> in the previous interview</w:t>
      </w:r>
      <w:r w:rsidRPr="001D19F6">
        <w:rPr>
          <w:rFonts w:ascii="Arial" w:hAnsi="Arial" w:cs="Arial"/>
          <w:color w:val="auto"/>
          <w:sz w:val="22"/>
          <w:szCs w:val="22"/>
        </w:rPr>
        <w:t xml:space="preserve"> that your employment status was</w:t>
      </w:r>
      <w:r w:rsidR="00440C06" w:rsidRPr="001D19F6">
        <w:rPr>
          <w:rFonts w:ascii="Arial" w:hAnsi="Arial" w:cs="Arial"/>
          <w:color w:val="auto"/>
          <w:sz w:val="22"/>
          <w:szCs w:val="22"/>
        </w:rPr>
        <w:t xml:space="preserve"> </w:t>
      </w:r>
      <w:r w:rsidR="00440C06" w:rsidRPr="001D19F6">
        <w:rPr>
          <w:rFonts w:ascii="Arial" w:hAnsi="Arial" w:cs="Arial"/>
          <w:color w:val="auto"/>
          <w:sz w:val="22"/>
          <w:szCs w:val="22"/>
        </w:rPr>
        <w:lastRenderedPageBreak/>
        <w:t>______</w:t>
      </w:r>
      <w:r w:rsidR="00C11921" w:rsidRPr="001D19F6">
        <w:rPr>
          <w:rFonts w:ascii="Arial" w:hAnsi="Arial" w:cs="Arial"/>
          <w:color w:val="auto"/>
          <w:sz w:val="22"/>
          <w:szCs w:val="22"/>
        </w:rPr>
        <w:t>.</w:t>
      </w:r>
      <w:r w:rsidR="00957266" w:rsidRPr="001D19F6">
        <w:rPr>
          <w:rFonts w:ascii="Arial" w:hAnsi="Arial" w:cs="Arial"/>
          <w:color w:val="auto"/>
          <w:sz w:val="22"/>
          <w:szCs w:val="22"/>
        </w:rPr>
        <w:t xml:space="preserve"> Did</w:t>
      </w:r>
      <w:r w:rsidR="001E4D4B" w:rsidRPr="001D19F6">
        <w:rPr>
          <w:rFonts w:ascii="Arial" w:hAnsi="Arial" w:cs="Arial"/>
          <w:color w:val="auto"/>
          <w:sz w:val="22"/>
          <w:szCs w:val="22"/>
        </w:rPr>
        <w:t xml:space="preserve"> </w:t>
      </w:r>
      <w:r w:rsidRPr="001D19F6">
        <w:rPr>
          <w:rFonts w:ascii="Arial" w:hAnsi="Arial" w:cs="Arial"/>
          <w:color w:val="auto"/>
          <w:sz w:val="22"/>
          <w:szCs w:val="22"/>
        </w:rPr>
        <w:t>your employment status</w:t>
      </w:r>
      <w:r w:rsidR="00957266" w:rsidRPr="001D19F6">
        <w:rPr>
          <w:rFonts w:ascii="Arial" w:hAnsi="Arial" w:cs="Arial"/>
          <w:color w:val="auto"/>
          <w:sz w:val="22"/>
          <w:szCs w:val="22"/>
        </w:rPr>
        <w:t xml:space="preserve"> change</w:t>
      </w:r>
      <w:r w:rsidRPr="001D19F6">
        <w:rPr>
          <w:rFonts w:ascii="Arial" w:hAnsi="Arial" w:cs="Arial"/>
          <w:color w:val="auto"/>
          <w:sz w:val="22"/>
          <w:szCs w:val="22"/>
        </w:rPr>
        <w:t xml:space="preserve"> within the workplace since then? (</w:t>
      </w:r>
      <w:r w:rsidR="00337EF7" w:rsidRPr="001D19F6">
        <w:rPr>
          <w:rFonts w:ascii="Arial" w:hAnsi="Arial" w:cs="Arial"/>
          <w:color w:val="auto"/>
          <w:sz w:val="22"/>
          <w:szCs w:val="22"/>
        </w:rPr>
        <w:t>Workplace</w:t>
      </w:r>
      <w:r w:rsidRPr="001D19F6">
        <w:rPr>
          <w:rFonts w:ascii="Arial" w:hAnsi="Arial" w:cs="Arial"/>
          <w:color w:val="auto"/>
          <w:sz w:val="22"/>
          <w:szCs w:val="22"/>
        </w:rPr>
        <w:t xml:space="preserve"> in the previous interview: [name of workplace, job title])</w:t>
      </w:r>
    </w:p>
    <w:p w14:paraId="06C7B094"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(As loop&gt;=2)</w:t>
      </w:r>
      <w:r w:rsidR="00957266" w:rsidRPr="001D19F6">
        <w:rPr>
          <w:rFonts w:ascii="Arial" w:hAnsi="Arial" w:cs="Arial"/>
          <w:color w:val="auto"/>
          <w:sz w:val="22"/>
          <w:szCs w:val="22"/>
        </w:rPr>
        <w:t xml:space="preserve"> Did</w:t>
      </w:r>
      <w:r w:rsidR="001E4D4B" w:rsidRPr="001D19F6">
        <w:rPr>
          <w:rFonts w:ascii="Arial" w:hAnsi="Arial" w:cs="Arial"/>
          <w:color w:val="auto"/>
          <w:sz w:val="22"/>
          <w:szCs w:val="22"/>
        </w:rPr>
        <w:t xml:space="preserve"> </w:t>
      </w:r>
      <w:r w:rsidRPr="001D19F6">
        <w:rPr>
          <w:rFonts w:ascii="Arial" w:hAnsi="Arial" w:cs="Arial"/>
          <w:color w:val="auto"/>
          <w:sz w:val="22"/>
          <w:szCs w:val="22"/>
        </w:rPr>
        <w:t>your employment status</w:t>
      </w:r>
      <w:r w:rsidR="00957266" w:rsidRPr="001D19F6">
        <w:rPr>
          <w:rFonts w:ascii="Arial" w:hAnsi="Arial" w:cs="Arial"/>
          <w:color w:val="auto"/>
          <w:sz w:val="22"/>
          <w:szCs w:val="22"/>
        </w:rPr>
        <w:t xml:space="preserve"> change</w:t>
      </w:r>
      <w:r w:rsidRPr="001D19F6">
        <w:rPr>
          <w:rFonts w:ascii="Arial" w:hAnsi="Arial" w:cs="Arial"/>
          <w:color w:val="auto"/>
          <w:sz w:val="22"/>
          <w:szCs w:val="22"/>
        </w:rPr>
        <w:t xml:space="preserve"> again after that? (</w:t>
      </w:r>
      <w:r w:rsidR="00337EF7" w:rsidRPr="001D19F6">
        <w:rPr>
          <w:rFonts w:ascii="Arial" w:hAnsi="Arial" w:cs="Arial"/>
          <w:color w:val="auto"/>
          <w:sz w:val="22"/>
          <w:szCs w:val="22"/>
        </w:rPr>
        <w:t>Workplace</w:t>
      </w:r>
      <w:r w:rsidRPr="001D19F6">
        <w:rPr>
          <w:rFonts w:ascii="Arial" w:hAnsi="Arial" w:cs="Arial"/>
          <w:color w:val="auto"/>
          <w:sz w:val="22"/>
          <w:szCs w:val="22"/>
        </w:rPr>
        <w:t xml:space="preserve"> in the previous interview: [name of workplace, job title])</w:t>
      </w:r>
    </w:p>
    <w:p w14:paraId="35CDCC4C" w14:textId="77777777" w:rsidR="001E4D4B" w:rsidRPr="001D19F6" w:rsidRDefault="001E4D4B" w:rsidP="00F14BA4">
      <w:pPr>
        <w:pStyle w:val="a6"/>
        <w:numPr>
          <w:ilvl w:val="0"/>
          <w:numId w:val="4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D030</w:t>
      </w:r>
    </w:p>
    <w:p w14:paraId="332351BB" w14:textId="77777777" w:rsidR="00624BD4" w:rsidRPr="001D19F6" w:rsidRDefault="00624BD4" w:rsidP="00624BD4">
      <w:pPr>
        <w:pStyle w:val="a4"/>
        <w:wordWrap/>
        <w:spacing w:line="360" w:lineRule="auto"/>
        <w:jc w:val="left"/>
        <w:rPr>
          <w:rFonts w:ascii="Arial" w:hAnsi="Arial" w:cs="Arial"/>
          <w:color w:val="auto"/>
          <w:sz w:val="22"/>
          <w:szCs w:val="22"/>
        </w:rPr>
      </w:pPr>
    </w:p>
    <w:p w14:paraId="6D034FC4"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xml:space="preserve">D028. </w:t>
      </w:r>
      <w:r w:rsidR="00C11921" w:rsidRPr="001D19F6">
        <w:rPr>
          <w:rFonts w:ascii="Arial" w:hAnsi="Arial" w:cs="Arial"/>
          <w:color w:val="auto"/>
          <w:sz w:val="22"/>
          <w:szCs w:val="22"/>
        </w:rPr>
        <w:t>What</w:t>
      </w:r>
      <w:r w:rsidR="00957266" w:rsidRPr="001D19F6">
        <w:rPr>
          <w:rFonts w:ascii="Arial" w:hAnsi="Arial" w:cs="Arial"/>
          <w:color w:val="auto"/>
          <w:sz w:val="22"/>
          <w:szCs w:val="22"/>
        </w:rPr>
        <w:t xml:space="preserve"> was</w:t>
      </w:r>
      <w:r w:rsidR="001E4D4B" w:rsidRPr="001D19F6">
        <w:rPr>
          <w:rFonts w:ascii="Arial" w:hAnsi="Arial" w:cs="Arial"/>
          <w:color w:val="auto"/>
          <w:sz w:val="22"/>
          <w:szCs w:val="22"/>
        </w:rPr>
        <w:t xml:space="preserve"> </w:t>
      </w:r>
      <w:r w:rsidRPr="001D19F6">
        <w:rPr>
          <w:rFonts w:ascii="Arial" w:hAnsi="Arial" w:cs="Arial"/>
          <w:color w:val="auto"/>
          <w:sz w:val="22"/>
          <w:szCs w:val="22"/>
        </w:rPr>
        <w:t>your new employment status? (</w:t>
      </w:r>
      <w:r w:rsidR="00337EF7" w:rsidRPr="001D19F6">
        <w:rPr>
          <w:rFonts w:ascii="Arial" w:hAnsi="Arial" w:cs="Arial"/>
          <w:color w:val="auto"/>
          <w:sz w:val="22"/>
          <w:szCs w:val="22"/>
        </w:rPr>
        <w:t>Workplace</w:t>
      </w:r>
      <w:r w:rsidRPr="001D19F6">
        <w:rPr>
          <w:rFonts w:ascii="Arial" w:hAnsi="Arial" w:cs="Arial"/>
          <w:color w:val="auto"/>
          <w:sz w:val="22"/>
          <w:szCs w:val="22"/>
        </w:rPr>
        <w:t xml:space="preserve"> in the previous </w:t>
      </w:r>
      <w:r w:rsidR="002A01D1" w:rsidRPr="001D19F6">
        <w:rPr>
          <w:rFonts w:ascii="Arial" w:hAnsi="Arial" w:cs="Arial"/>
          <w:color w:val="auto"/>
          <w:sz w:val="22"/>
          <w:szCs w:val="22"/>
        </w:rPr>
        <w:t>interview</w:t>
      </w:r>
      <w:r w:rsidRPr="001D19F6">
        <w:rPr>
          <w:rFonts w:ascii="Arial" w:hAnsi="Arial" w:cs="Arial"/>
          <w:color w:val="auto"/>
          <w:sz w:val="22"/>
          <w:szCs w:val="22"/>
        </w:rPr>
        <w:t>: [name of workplace, job title])</w:t>
      </w:r>
    </w:p>
    <w:tbl>
      <w:tblPr>
        <w:tblStyle w:val="a8"/>
        <w:tblW w:w="0" w:type="auto"/>
        <w:tblInd w:w="250" w:type="dxa"/>
        <w:tblLook w:val="04A0" w:firstRow="1" w:lastRow="0" w:firstColumn="1" w:lastColumn="0" w:noHBand="0" w:noVBand="1"/>
      </w:tblPr>
      <w:tblGrid>
        <w:gridCol w:w="9357"/>
      </w:tblGrid>
      <w:tr w:rsidR="00D063AA" w:rsidRPr="001D19F6" w14:paraId="00F284FA" w14:textId="77777777" w:rsidTr="00656421">
        <w:trPr>
          <w:trHeight w:val="3181"/>
        </w:trPr>
        <w:tc>
          <w:tcPr>
            <w:tcW w:w="9357" w:type="dxa"/>
          </w:tcPr>
          <w:p w14:paraId="1FECA73D" w14:textId="77777777" w:rsidR="00FE2569" w:rsidRPr="001D19F6" w:rsidRDefault="00FE2569" w:rsidP="00FE2569">
            <w:pPr>
              <w:wordWrap/>
              <w:spacing w:before="240"/>
              <w:ind w:left="883" w:hangingChars="450" w:hanging="883"/>
              <w:rPr>
                <w:ins w:id="2846" w:author="Keis" w:date="2024-09-06T10:37:00Z"/>
                <w:rFonts w:ascii="Arial" w:eastAsia="굴림" w:hAnsi="Arial" w:cs="Arial"/>
                <w:szCs w:val="20"/>
              </w:rPr>
            </w:pPr>
            <w:ins w:id="2847" w:author="Keis" w:date="2024-09-06T10:37:00Z">
              <w:r w:rsidRPr="001D19F6">
                <w:rPr>
                  <w:rFonts w:ascii="Arial" w:eastAsia="굴림" w:hAnsi="Arial" w:cs="Arial"/>
                  <w:b/>
                  <w:szCs w:val="20"/>
                </w:rPr>
                <w:t>[IWER]</w:t>
              </w:r>
            </w:ins>
          </w:p>
          <w:p w14:paraId="54D8A1CE" w14:textId="77777777" w:rsidR="00FE2569" w:rsidRPr="00FF1D2F" w:rsidRDefault="00FE2569" w:rsidP="0076353B">
            <w:pPr>
              <w:pStyle w:val="a6"/>
              <w:numPr>
                <w:ilvl w:val="0"/>
                <w:numId w:val="447"/>
              </w:numPr>
              <w:spacing w:line="384" w:lineRule="auto"/>
              <w:ind w:leftChars="0"/>
              <w:textAlignment w:val="baseline"/>
              <w:rPr>
                <w:ins w:id="2848" w:author="Keis" w:date="2024-09-06T10:37:00Z"/>
                <w:rFonts w:ascii="나눔명조" w:eastAsia="굴림" w:hAnsi="굴림" w:cs="굴림"/>
                <w:color w:val="00B050"/>
                <w:spacing w:val="-2"/>
                <w:kern w:val="0"/>
                <w:szCs w:val="20"/>
              </w:rPr>
            </w:pPr>
            <w:ins w:id="2849" w:author="Keis" w:date="2024-09-06T10:37:00Z">
              <w:r w:rsidRPr="00FF1D2F">
                <w:rPr>
                  <w:rFonts w:ascii="나눔명조" w:eastAsia="나눔명조" w:hAnsi="굴림" w:cs="굴림"/>
                  <w:b/>
                  <w:bCs/>
                  <w:color w:val="00B050"/>
                  <w:spacing w:val="-2"/>
                  <w:kern w:val="0"/>
                  <w:sz w:val="18"/>
                  <w:szCs w:val="18"/>
                </w:rPr>
                <w:t>Permanent employees:</w:t>
              </w:r>
              <w:r w:rsidRPr="00FF1D2F">
                <w:rPr>
                  <w:rFonts w:ascii="나눔명조" w:eastAsia="나눔명조" w:hAnsi="굴림" w:cs="굴림"/>
                  <w:color w:val="00B050"/>
                  <w:spacing w:val="-2"/>
                  <w:kern w:val="0"/>
                  <w:sz w:val="18"/>
                  <w:szCs w:val="18"/>
                </w:rPr>
                <w:t xml:space="preserve"> Workers who have a retirement age or who are continuously or indefinitely employed without a fixed termination date or events for their employment.</w:t>
              </w:r>
            </w:ins>
          </w:p>
          <w:p w14:paraId="254E885F" w14:textId="77777777" w:rsidR="00FE2569" w:rsidRPr="00FF1D2F" w:rsidRDefault="00FE2569" w:rsidP="0076353B">
            <w:pPr>
              <w:pStyle w:val="a6"/>
              <w:numPr>
                <w:ilvl w:val="0"/>
                <w:numId w:val="447"/>
              </w:numPr>
              <w:spacing w:line="384" w:lineRule="auto"/>
              <w:ind w:leftChars="0"/>
              <w:textAlignment w:val="baseline"/>
              <w:rPr>
                <w:ins w:id="2850" w:author="Keis" w:date="2024-09-06T10:37:00Z"/>
                <w:rFonts w:ascii="나눔명조" w:eastAsia="굴림" w:hAnsi="굴림" w:cs="굴림"/>
                <w:color w:val="00B050"/>
                <w:spacing w:val="-2"/>
                <w:kern w:val="0"/>
                <w:szCs w:val="20"/>
              </w:rPr>
            </w:pPr>
            <w:ins w:id="2851" w:author="Keis" w:date="2024-09-06T10:37:00Z">
              <w:r w:rsidRPr="00FF1D2F">
                <w:rPr>
                  <w:rFonts w:ascii="나눔명조" w:eastAsia="나눔명조" w:hAnsi="굴림" w:cs="굴림"/>
                  <w:b/>
                  <w:bCs/>
                  <w:color w:val="00B050"/>
                  <w:spacing w:val="-2"/>
                  <w:kern w:val="0"/>
                  <w:sz w:val="18"/>
                  <w:szCs w:val="18"/>
                </w:rPr>
                <w:t>Long fixed-term employees (more than 1 year):</w:t>
              </w:r>
              <w:r w:rsidRPr="00FF1D2F">
                <w:rPr>
                  <w:rFonts w:ascii="나눔명조" w:eastAsia="나눔명조" w:hAnsi="굴림" w:cs="굴림"/>
                  <w:color w:val="00B050"/>
                  <w:spacing w:val="-2"/>
                  <w:kern w:val="0"/>
                  <w:sz w:val="18"/>
                  <w:szCs w:val="18"/>
                </w:rPr>
                <w:t xml:space="preserve"> Workers who have a fixed termination date or events for their employment except a retirement age and whose employment is expected to be for more than one year from the start date or events.</w:t>
              </w:r>
            </w:ins>
          </w:p>
          <w:p w14:paraId="34E48446" w14:textId="77777777" w:rsidR="00FE2569" w:rsidRPr="00FF1D2F" w:rsidRDefault="00FE2569" w:rsidP="0076353B">
            <w:pPr>
              <w:pStyle w:val="a6"/>
              <w:numPr>
                <w:ilvl w:val="0"/>
                <w:numId w:val="447"/>
              </w:numPr>
              <w:spacing w:line="384" w:lineRule="auto"/>
              <w:ind w:leftChars="0"/>
              <w:textAlignment w:val="baseline"/>
              <w:rPr>
                <w:ins w:id="2852" w:author="Keis" w:date="2024-09-06T10:37:00Z"/>
                <w:rFonts w:ascii="나눔명조" w:eastAsia="굴림" w:hAnsi="굴림" w:cs="굴림"/>
                <w:b/>
                <w:bCs/>
                <w:color w:val="00B050"/>
                <w:spacing w:val="-2"/>
                <w:kern w:val="0"/>
                <w:szCs w:val="20"/>
              </w:rPr>
            </w:pPr>
            <w:ins w:id="2853" w:author="Keis" w:date="2024-09-06T10:37:00Z">
              <w:r w:rsidRPr="00FF1D2F">
                <w:rPr>
                  <w:rFonts w:ascii="나눔명조" w:eastAsia="나눔명조" w:hAnsi="굴림" w:cs="굴림"/>
                  <w:b/>
                  <w:bCs/>
                  <w:color w:val="00B050"/>
                  <w:spacing w:val="-2"/>
                  <w:kern w:val="0"/>
                  <w:sz w:val="18"/>
                  <w:szCs w:val="18"/>
                </w:rPr>
                <w:t xml:space="preserve">Short fixed-term employees (3 to 12 months): </w:t>
              </w:r>
              <w:r w:rsidRPr="00FF1D2F">
                <w:rPr>
                  <w:rFonts w:ascii="나눔명조" w:eastAsia="나눔명조" w:hAnsi="굴림" w:cs="굴림"/>
                  <w:color w:val="00B050"/>
                  <w:spacing w:val="-2"/>
                  <w:kern w:val="0"/>
                  <w:sz w:val="18"/>
                  <w:szCs w:val="18"/>
                </w:rPr>
                <w:t>Workers who have a fixed termination date or events for their employment and whose employment is expected to be for more than three months to less than one year.</w:t>
              </w:r>
            </w:ins>
          </w:p>
          <w:p w14:paraId="23837A6B" w14:textId="77777777" w:rsidR="00FE2569" w:rsidRPr="00FF1D2F" w:rsidRDefault="00FE2569" w:rsidP="0076353B">
            <w:pPr>
              <w:pStyle w:val="a6"/>
              <w:numPr>
                <w:ilvl w:val="0"/>
                <w:numId w:val="447"/>
              </w:numPr>
              <w:spacing w:line="384" w:lineRule="auto"/>
              <w:ind w:leftChars="0"/>
              <w:textAlignment w:val="baseline"/>
              <w:rPr>
                <w:ins w:id="2854" w:author="Keis" w:date="2024-09-06T10:37:00Z"/>
                <w:rFonts w:ascii="나눔명조" w:eastAsia="굴림" w:hAnsi="굴림" w:cs="굴림"/>
                <w:b/>
                <w:bCs/>
                <w:color w:val="00B050"/>
                <w:spacing w:val="-2"/>
                <w:kern w:val="0"/>
                <w:szCs w:val="20"/>
              </w:rPr>
            </w:pPr>
            <w:ins w:id="2855" w:author="Keis" w:date="2024-09-06T10:37:00Z">
              <w:r w:rsidRPr="00FF1D2F">
                <w:rPr>
                  <w:rFonts w:ascii="나눔명조" w:eastAsia="나눔명조" w:hAnsi="굴림" w:cs="굴림"/>
                  <w:b/>
                  <w:bCs/>
                  <w:color w:val="00B050"/>
                  <w:spacing w:val="-2"/>
                  <w:kern w:val="0"/>
                  <w:sz w:val="18"/>
                  <w:szCs w:val="18"/>
                </w:rPr>
                <w:t>Short-term and casual employees (less than 3 months):</w:t>
              </w:r>
              <w:r w:rsidRPr="00FF1D2F">
                <w:rPr>
                  <w:rFonts w:ascii="나눔명조" w:eastAsia="나눔명조" w:hAnsi="굴림" w:cs="굴림"/>
                  <w:color w:val="00B050"/>
                  <w:spacing w:val="-2"/>
                  <w:kern w:val="0"/>
                  <w:sz w:val="18"/>
                  <w:szCs w:val="18"/>
                </w:rPr>
                <w:t xml:space="preserve"> Workers with indefinite employment or without guaranteed minimum working hours per pay period, even if employed for more than three months, and daily workers and on-call workers who do not have a guarantee of work or work performance.</w:t>
              </w:r>
            </w:ins>
          </w:p>
          <w:p w14:paraId="34CF62B0" w14:textId="77777777" w:rsidR="0076353B" w:rsidRPr="00FF1D2F" w:rsidRDefault="0076353B" w:rsidP="0076353B">
            <w:pPr>
              <w:pStyle w:val="a6"/>
              <w:numPr>
                <w:ilvl w:val="0"/>
                <w:numId w:val="447"/>
              </w:numPr>
              <w:spacing w:line="384" w:lineRule="auto"/>
              <w:ind w:leftChars="0"/>
              <w:textAlignment w:val="baseline"/>
              <w:rPr>
                <w:ins w:id="2856" w:author="Keis" w:date="2024-09-06T11:30:00Z"/>
                <w:rFonts w:ascii="나눔명조" w:eastAsia="나눔명조" w:hAnsi="굴림" w:cs="굴림"/>
                <w:color w:val="00B050"/>
                <w:spacing w:val="-2"/>
                <w:kern w:val="0"/>
                <w:sz w:val="18"/>
                <w:szCs w:val="18"/>
              </w:rPr>
            </w:pPr>
            <w:ins w:id="2857" w:author="Keis" w:date="2024-09-06T11:30:00Z">
              <w:r w:rsidRPr="00FF1D2F">
                <w:rPr>
                  <w:rFonts w:ascii="나눔명조" w:eastAsia="나눔명조" w:hAnsi="굴림" w:cs="굴림"/>
                  <w:b/>
                  <w:bCs/>
                  <w:color w:val="00B050"/>
                  <w:spacing w:val="-2"/>
                  <w:kern w:val="0"/>
                  <w:sz w:val="18"/>
                  <w:szCs w:val="18"/>
                </w:rPr>
                <w:t>Paid apprentices, trainees, and interns:</w:t>
              </w:r>
              <w:r w:rsidRPr="0076353B">
                <w:rPr>
                  <w:rFonts w:ascii="나눔명조" w:eastAsia="굴림" w:hAnsi="굴림" w:cs="굴림"/>
                  <w:b/>
                  <w:bCs/>
                  <w:color w:val="00B050"/>
                  <w:spacing w:val="-2"/>
                  <w:kern w:val="0"/>
                  <w:szCs w:val="20"/>
                </w:rPr>
                <w:t xml:space="preserve"> </w:t>
              </w:r>
              <w:r w:rsidRPr="00FF1D2F">
                <w:rPr>
                  <w:rFonts w:ascii="나눔명조" w:eastAsia="나눔명조" w:hAnsi="굴림" w:cs="굴림"/>
                  <w:color w:val="00B050"/>
                  <w:spacing w:val="-2"/>
                  <w:kern w:val="0"/>
                  <w:sz w:val="18"/>
                  <w:szCs w:val="18"/>
                </w:rPr>
                <w:t>Workers who perform activities such as producing goods or providing services for others as part of on-the-job training to acquire professional skills or job expertise, and who receive compensation in return.</w:t>
              </w:r>
            </w:ins>
          </w:p>
          <w:p w14:paraId="3318146E" w14:textId="7016C6A4" w:rsidR="00CD6A90" w:rsidRPr="0076353B" w:rsidDel="00E42C64" w:rsidRDefault="00CD6A90">
            <w:pPr>
              <w:rPr>
                <w:del w:id="2858" w:author="Keis" w:date="2024-09-06T10:37:00Z"/>
                <w:rFonts w:ascii="Arial" w:eastAsia="굴림" w:hAnsi="Arial" w:cs="Arial"/>
                <w:b/>
                <w:szCs w:val="20"/>
                <w:rPrChange w:id="2859" w:author="Keis" w:date="2024-09-06T11:30:00Z">
                  <w:rPr>
                    <w:del w:id="2860" w:author="Keis" w:date="2024-09-06T10:37:00Z"/>
                  </w:rPr>
                </w:rPrChange>
              </w:rPr>
              <w:pPrChange w:id="2861" w:author="Keis" w:date="2024-09-06T11:30:00Z">
                <w:pPr>
                  <w:pStyle w:val="a6"/>
                  <w:numPr>
                    <w:numId w:val="447"/>
                  </w:numPr>
                  <w:ind w:leftChars="0" w:hanging="400"/>
                </w:pPr>
              </w:pPrChange>
            </w:pPr>
            <w:del w:id="2862" w:author="Keis" w:date="2024-09-06T10:37:00Z">
              <w:r w:rsidRPr="0076353B" w:rsidDel="00FE2569">
                <w:rPr>
                  <w:rFonts w:ascii="Arial" w:eastAsia="굴림" w:hAnsi="Arial" w:cs="Arial"/>
                  <w:b/>
                  <w:szCs w:val="20"/>
                  <w:rPrChange w:id="2863" w:author="Keis" w:date="2024-09-06T11:30:00Z">
                    <w:rPr/>
                  </w:rPrChange>
                </w:rPr>
                <w:delText xml:space="preserve"> [IWER]</w:delText>
              </w:r>
            </w:del>
          </w:p>
          <w:p w14:paraId="3DD48E1D" w14:textId="251C795F" w:rsidR="00CD6A90" w:rsidRPr="001D19F6" w:rsidDel="00FE2569" w:rsidRDefault="00CD6A90">
            <w:pPr>
              <w:rPr>
                <w:del w:id="2864" w:author="Keis" w:date="2024-09-06T10:37:00Z"/>
              </w:rPr>
              <w:pPrChange w:id="2865" w:author="Keis" w:date="2024-09-06T11:30:00Z">
                <w:pPr>
                  <w:pStyle w:val="a6"/>
                  <w:numPr>
                    <w:numId w:val="447"/>
                  </w:numPr>
                  <w:wordWrap/>
                  <w:ind w:leftChars="0" w:hanging="400"/>
                </w:pPr>
              </w:pPrChange>
            </w:pPr>
            <w:del w:id="2866" w:author="Keis" w:date="2024-09-06T10:37:00Z">
              <w:r w:rsidRPr="001D19F6" w:rsidDel="00FE2569">
                <w:delText>Regular worker: Workers with an employment contract of more than one year or workers who may continue work as long as they want without a predefined contract period</w:delText>
              </w:r>
            </w:del>
          </w:p>
          <w:p w14:paraId="1E5CB352" w14:textId="1E68BD7E" w:rsidR="00CD6A90" w:rsidRPr="001D19F6" w:rsidDel="00FE2569" w:rsidRDefault="00CD6A90">
            <w:pPr>
              <w:rPr>
                <w:del w:id="2867" w:author="Keis" w:date="2024-09-06T10:37:00Z"/>
              </w:rPr>
              <w:pPrChange w:id="2868" w:author="Keis" w:date="2024-09-06T11:30:00Z">
                <w:pPr>
                  <w:pStyle w:val="a6"/>
                  <w:numPr>
                    <w:numId w:val="447"/>
                  </w:numPr>
                  <w:wordWrap/>
                  <w:ind w:leftChars="0" w:hanging="400"/>
                </w:pPr>
              </w:pPrChange>
            </w:pPr>
            <w:del w:id="2869" w:author="Keis" w:date="2024-09-06T10:37:00Z">
              <w:r w:rsidRPr="001D19F6" w:rsidDel="00FE2569">
                <w:delText xml:space="preserve">Temporary worker: Workers with an employment contract of more than one month and less than one year or workers who expect the work to be terminated within one year despite of no predefined contract period (Even if he/ she has been working for the company for a long time and/ or expects to continue working in the future, as long as the contract period is less than 1 year, he/ she has to be considered as a temporary worker) </w:delText>
              </w:r>
            </w:del>
          </w:p>
          <w:p w14:paraId="655820E3" w14:textId="615480D9" w:rsidR="00CD6A90" w:rsidRPr="001D19F6" w:rsidRDefault="00CD6A90">
            <w:pPr>
              <w:rPr>
                <w:sz w:val="22"/>
              </w:rPr>
              <w:pPrChange w:id="2870" w:author="Keis" w:date="2024-09-06T11:30:00Z">
                <w:pPr>
                  <w:pStyle w:val="a6"/>
                  <w:numPr>
                    <w:numId w:val="447"/>
                  </w:numPr>
                  <w:wordWrap/>
                  <w:spacing w:after="240"/>
                  <w:ind w:leftChars="0" w:hanging="400"/>
                </w:pPr>
              </w:pPrChange>
            </w:pPr>
            <w:del w:id="2871" w:author="Keis" w:date="2024-09-06T10:37:00Z">
              <w:r w:rsidRPr="001D19F6" w:rsidDel="00FE2569">
                <w:delText xml:space="preserve">Daily worker: Workers with an employment contract of less than one month, or workers who are hired and paid on a daily basis, or workers who work in various places without any designated place </w:delText>
              </w:r>
            </w:del>
          </w:p>
        </w:tc>
      </w:tr>
    </w:tbl>
    <w:p w14:paraId="04AF261C" w14:textId="77777777" w:rsidR="0076353B" w:rsidRPr="00FF1D2F" w:rsidRDefault="0076353B" w:rsidP="0076353B">
      <w:pPr>
        <w:pStyle w:val="a6"/>
        <w:numPr>
          <w:ilvl w:val="0"/>
          <w:numId w:val="1364"/>
        </w:numPr>
        <w:wordWrap/>
        <w:spacing w:line="360" w:lineRule="auto"/>
        <w:ind w:leftChars="0"/>
        <w:rPr>
          <w:ins w:id="2872" w:author="Keis" w:date="2024-09-06T11:29:00Z"/>
          <w:rFonts w:ascii="Arial" w:eastAsia="굴림" w:hAnsi="Arial" w:cs="Arial"/>
          <w:color w:val="00B050"/>
          <w:sz w:val="22"/>
        </w:rPr>
      </w:pPr>
      <w:ins w:id="2873" w:author="Keis" w:date="2024-09-06T11:29:00Z">
        <w:r w:rsidRPr="00FF1D2F">
          <w:rPr>
            <w:rFonts w:ascii="Arial" w:eastAsia="굴림" w:hAnsi="Arial" w:cs="Arial"/>
            <w:color w:val="00B050"/>
            <w:sz w:val="22"/>
          </w:rPr>
          <w:t>Permanent employees</w:t>
        </w:r>
        <w:r w:rsidRPr="00FF1D2F" w:rsidDel="00C20989">
          <w:rPr>
            <w:rFonts w:ascii="Arial" w:eastAsia="굴림" w:hAnsi="Arial" w:cs="Arial"/>
            <w:color w:val="00B050"/>
            <w:sz w:val="22"/>
          </w:rPr>
          <w:t xml:space="preserve"> </w:t>
        </w:r>
      </w:ins>
    </w:p>
    <w:p w14:paraId="4E55BC90" w14:textId="77777777" w:rsidR="0076353B" w:rsidRPr="00FF1D2F" w:rsidRDefault="0076353B" w:rsidP="0076353B">
      <w:pPr>
        <w:pStyle w:val="a6"/>
        <w:numPr>
          <w:ilvl w:val="0"/>
          <w:numId w:val="1364"/>
        </w:numPr>
        <w:wordWrap/>
        <w:spacing w:line="360" w:lineRule="auto"/>
        <w:ind w:leftChars="0"/>
        <w:rPr>
          <w:ins w:id="2874" w:author="Keis" w:date="2024-09-06T11:29:00Z"/>
          <w:rFonts w:ascii="Arial" w:eastAsia="굴림" w:hAnsi="Arial" w:cs="Arial"/>
          <w:color w:val="00B050"/>
          <w:sz w:val="22"/>
        </w:rPr>
      </w:pPr>
      <w:ins w:id="2875" w:author="Keis" w:date="2024-09-06T11:29:00Z">
        <w:r w:rsidRPr="00FF1D2F">
          <w:rPr>
            <w:rFonts w:ascii="Arial" w:eastAsia="굴림" w:hAnsi="Arial" w:cs="Arial"/>
            <w:color w:val="00B050"/>
            <w:sz w:val="22"/>
          </w:rPr>
          <w:t>Long fixed-term employees (more than 1 year)</w:t>
        </w:r>
      </w:ins>
    </w:p>
    <w:p w14:paraId="4A2FC996" w14:textId="77777777" w:rsidR="0076353B" w:rsidRDefault="0076353B" w:rsidP="0076353B">
      <w:pPr>
        <w:pStyle w:val="a6"/>
        <w:numPr>
          <w:ilvl w:val="0"/>
          <w:numId w:val="1364"/>
        </w:numPr>
        <w:wordWrap/>
        <w:spacing w:line="360" w:lineRule="auto"/>
        <w:ind w:leftChars="0"/>
        <w:rPr>
          <w:ins w:id="2876" w:author="Keis" w:date="2024-09-06T11:29:00Z"/>
          <w:rFonts w:ascii="Arial" w:eastAsia="굴림" w:hAnsi="Arial" w:cs="Arial"/>
          <w:color w:val="00B050"/>
          <w:sz w:val="22"/>
        </w:rPr>
      </w:pPr>
      <w:ins w:id="2877" w:author="Keis" w:date="2024-09-06T11:29:00Z">
        <w:r w:rsidRPr="00FF1D2F">
          <w:rPr>
            <w:rFonts w:ascii="Arial" w:eastAsia="굴림" w:hAnsi="Arial" w:cs="Arial"/>
            <w:color w:val="00B050"/>
            <w:sz w:val="22"/>
          </w:rPr>
          <w:t>Short fixed-term employees (3 to 12 months)</w:t>
        </w:r>
      </w:ins>
    </w:p>
    <w:p w14:paraId="26556133" w14:textId="77777777" w:rsidR="0076353B" w:rsidRDefault="0076353B" w:rsidP="0076353B">
      <w:pPr>
        <w:pStyle w:val="a6"/>
        <w:numPr>
          <w:ilvl w:val="0"/>
          <w:numId w:val="1364"/>
        </w:numPr>
        <w:wordWrap/>
        <w:spacing w:line="360" w:lineRule="auto"/>
        <w:ind w:leftChars="0"/>
        <w:rPr>
          <w:ins w:id="2878" w:author="Keis" w:date="2024-09-06T11:29:00Z"/>
          <w:rFonts w:ascii="Arial" w:eastAsia="굴림" w:hAnsi="Arial" w:cs="Arial"/>
          <w:color w:val="00B050"/>
          <w:sz w:val="22"/>
        </w:rPr>
      </w:pPr>
      <w:ins w:id="2879" w:author="Keis" w:date="2024-09-06T11:29:00Z">
        <w:r w:rsidRPr="00FF1D2F">
          <w:rPr>
            <w:rFonts w:ascii="Arial" w:eastAsia="굴림" w:hAnsi="Arial" w:cs="Arial"/>
            <w:color w:val="00B050"/>
            <w:sz w:val="22"/>
          </w:rPr>
          <w:t>Short-term and casual employees (less than 3 months)</w:t>
        </w:r>
      </w:ins>
    </w:p>
    <w:p w14:paraId="347EB5F9" w14:textId="77777777" w:rsidR="0076353B" w:rsidRPr="00FF1D2F" w:rsidRDefault="0076353B" w:rsidP="0076353B">
      <w:pPr>
        <w:pStyle w:val="a6"/>
        <w:numPr>
          <w:ilvl w:val="0"/>
          <w:numId w:val="1364"/>
        </w:numPr>
        <w:wordWrap/>
        <w:spacing w:line="360" w:lineRule="auto"/>
        <w:ind w:leftChars="0"/>
        <w:rPr>
          <w:ins w:id="2880" w:author="Keis" w:date="2024-09-06T11:29:00Z"/>
          <w:rFonts w:ascii="Arial" w:eastAsia="굴림" w:hAnsi="Arial" w:cs="Arial"/>
          <w:color w:val="00B050"/>
          <w:sz w:val="22"/>
        </w:rPr>
      </w:pPr>
      <w:ins w:id="2881" w:author="Keis" w:date="2024-09-06T11:29:00Z">
        <w:r w:rsidRPr="00FF1D2F">
          <w:rPr>
            <w:rFonts w:ascii="Arial" w:eastAsia="굴림" w:hAnsi="Arial" w:cs="Arial"/>
            <w:color w:val="00B050"/>
            <w:sz w:val="22"/>
          </w:rPr>
          <w:t>Paid apprentices, trainees, and interns</w:t>
        </w:r>
      </w:ins>
    </w:p>
    <w:p w14:paraId="72E41C7F" w14:textId="0BC05AAD" w:rsidR="00CD6A90" w:rsidRPr="001D19F6" w:rsidDel="00FE2569" w:rsidRDefault="00CD6A90">
      <w:pPr>
        <w:wordWrap/>
        <w:spacing w:line="360" w:lineRule="auto"/>
        <w:rPr>
          <w:del w:id="2882" w:author="Keis" w:date="2024-09-06T10:37:00Z"/>
          <w:rFonts w:ascii="Arial" w:eastAsia="굴림" w:hAnsi="Arial" w:cs="Arial"/>
          <w:sz w:val="22"/>
        </w:rPr>
        <w:pPrChange w:id="2883" w:author="Keis" w:date="2024-09-06T10:42:00Z">
          <w:pPr>
            <w:wordWrap/>
            <w:spacing w:line="360" w:lineRule="auto"/>
            <w:ind w:leftChars="213" w:left="426"/>
          </w:pPr>
        </w:pPrChange>
      </w:pPr>
      <w:del w:id="2884" w:author="Keis" w:date="2024-09-06T10:37:00Z">
        <w:r w:rsidRPr="001D19F6" w:rsidDel="00FE2569">
          <w:rPr>
            <w:rFonts w:ascii="굴림" w:eastAsia="굴림" w:hAnsi="굴림" w:cs="굴림" w:hint="eastAsia"/>
            <w:sz w:val="22"/>
          </w:rPr>
          <w:delText>①</w:delText>
        </w:r>
        <w:r w:rsidRPr="001D19F6" w:rsidDel="00FE2569">
          <w:rPr>
            <w:rFonts w:ascii="Arial" w:eastAsia="굴림" w:hAnsi="Arial" w:cs="Arial"/>
            <w:sz w:val="22"/>
          </w:rPr>
          <w:delText xml:space="preserve"> Regular worker</w:delText>
        </w:r>
      </w:del>
    </w:p>
    <w:p w14:paraId="34261E63" w14:textId="5C94854A" w:rsidR="00CD6A90" w:rsidRPr="001D19F6" w:rsidDel="00FE2569" w:rsidRDefault="00CD6A90">
      <w:pPr>
        <w:wordWrap/>
        <w:spacing w:line="360" w:lineRule="auto"/>
        <w:rPr>
          <w:del w:id="2885" w:author="Keis" w:date="2024-09-06T10:37:00Z"/>
          <w:rFonts w:ascii="Arial" w:eastAsia="굴림" w:hAnsi="Arial" w:cs="Arial"/>
          <w:sz w:val="22"/>
        </w:rPr>
        <w:pPrChange w:id="2886" w:author="Keis" w:date="2024-09-06T10:42:00Z">
          <w:pPr>
            <w:wordWrap/>
            <w:spacing w:line="360" w:lineRule="auto"/>
            <w:ind w:leftChars="213" w:left="426"/>
          </w:pPr>
        </w:pPrChange>
      </w:pPr>
      <w:del w:id="2887" w:author="Keis" w:date="2024-09-06T10:37:00Z">
        <w:r w:rsidRPr="001D19F6" w:rsidDel="00FE2569">
          <w:rPr>
            <w:rFonts w:ascii="굴림" w:eastAsia="굴림" w:hAnsi="굴림" w:cs="굴림" w:hint="eastAsia"/>
            <w:sz w:val="22"/>
          </w:rPr>
          <w:delText>③</w:delText>
        </w:r>
        <w:r w:rsidRPr="001D19F6" w:rsidDel="00FE2569">
          <w:rPr>
            <w:rFonts w:ascii="Arial" w:eastAsia="굴림" w:hAnsi="Arial" w:cs="Arial"/>
            <w:sz w:val="22"/>
          </w:rPr>
          <w:delText xml:space="preserve"> Temporary worker</w:delText>
        </w:r>
      </w:del>
    </w:p>
    <w:p w14:paraId="356890B6" w14:textId="155BC472" w:rsidR="00CD6A90" w:rsidRPr="001D19F6" w:rsidDel="00FE2569" w:rsidRDefault="00CD6A90">
      <w:pPr>
        <w:wordWrap/>
        <w:spacing w:line="360" w:lineRule="auto"/>
        <w:rPr>
          <w:del w:id="2888" w:author="Keis" w:date="2024-09-06T10:37:00Z"/>
          <w:rFonts w:ascii="Arial" w:eastAsia="굴림" w:hAnsi="Arial" w:cs="Arial"/>
          <w:sz w:val="22"/>
        </w:rPr>
        <w:pPrChange w:id="2889" w:author="Keis" w:date="2024-09-06T10:42:00Z">
          <w:pPr>
            <w:wordWrap/>
            <w:spacing w:line="360" w:lineRule="auto"/>
            <w:ind w:leftChars="213" w:left="426"/>
          </w:pPr>
        </w:pPrChange>
      </w:pPr>
      <w:del w:id="2890" w:author="Keis" w:date="2024-09-06T10:37:00Z">
        <w:r w:rsidRPr="001D19F6" w:rsidDel="00FE2569">
          <w:rPr>
            <w:rFonts w:ascii="굴림" w:eastAsia="굴림" w:hAnsi="굴림" w:cs="굴림" w:hint="eastAsia"/>
            <w:sz w:val="22"/>
          </w:rPr>
          <w:delText>⑤</w:delText>
        </w:r>
        <w:r w:rsidRPr="001D19F6" w:rsidDel="00FE2569">
          <w:rPr>
            <w:rFonts w:ascii="Arial" w:eastAsia="굴림" w:hAnsi="Arial" w:cs="Arial"/>
            <w:sz w:val="22"/>
          </w:rPr>
          <w:delText xml:space="preserve"> Daily worker</w:delText>
        </w:r>
      </w:del>
    </w:p>
    <w:p w14:paraId="07845A4E" w14:textId="77777777" w:rsidR="00975C2B" w:rsidRPr="001D19F6" w:rsidRDefault="00975C2B">
      <w:pPr>
        <w:pStyle w:val="a4"/>
        <w:wordWrap/>
        <w:spacing w:line="360" w:lineRule="auto"/>
        <w:jc w:val="left"/>
        <w:rPr>
          <w:rFonts w:ascii="Arial" w:hAnsi="Arial" w:cs="Arial"/>
          <w:color w:val="auto"/>
          <w:sz w:val="22"/>
          <w:szCs w:val="22"/>
        </w:rPr>
      </w:pPr>
    </w:p>
    <w:p w14:paraId="7B89210C"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xml:space="preserve">D029. When did your employment status change? (unit: year and month combined into 6 digits, workplace in the previous </w:t>
      </w:r>
      <w:r w:rsidR="002A01D1" w:rsidRPr="001D19F6">
        <w:rPr>
          <w:rFonts w:ascii="Arial" w:hAnsi="Arial" w:cs="Arial"/>
          <w:color w:val="auto"/>
          <w:sz w:val="22"/>
          <w:szCs w:val="22"/>
        </w:rPr>
        <w:t>interview</w:t>
      </w:r>
      <w:r w:rsidRPr="001D19F6">
        <w:rPr>
          <w:rFonts w:ascii="Arial" w:hAnsi="Arial" w:cs="Arial"/>
          <w:color w:val="auto"/>
          <w:sz w:val="22"/>
          <w:szCs w:val="22"/>
        </w:rPr>
        <w:t>: [name of workplace, job title])</w:t>
      </w:r>
    </w:p>
    <w:p w14:paraId="56C5CAD6" w14:textId="365393A2" w:rsidR="00753A7E" w:rsidRPr="001D19F6" w:rsidRDefault="00753A7E" w:rsidP="00753A7E">
      <w:pPr>
        <w:wordWrap/>
        <w:spacing w:line="360" w:lineRule="auto"/>
        <w:rPr>
          <w:rFonts w:ascii="Arial" w:eastAsia="굴림" w:hAnsi="Arial" w:cs="Arial"/>
          <w:kern w:val="0"/>
          <w:sz w:val="22"/>
        </w:rPr>
      </w:pPr>
      <w:r w:rsidRPr="001D19F6">
        <w:rPr>
          <w:rFonts w:ascii="Arial" w:eastAsia="굴림" w:hAnsi="Arial" w:cs="Arial"/>
          <w:sz w:val="22"/>
        </w:rPr>
        <w:t xml:space="preserve">[IWER: Enter the year and month </w:t>
      </w:r>
      <w:r w:rsidRPr="001D19F6">
        <w:rPr>
          <w:rFonts w:ascii="Arial" w:eastAsia="굴림" w:hAnsi="Arial" w:cs="Arial"/>
          <w:kern w:val="0"/>
          <w:sz w:val="22"/>
        </w:rPr>
        <w:t xml:space="preserve">using 6 digits. </w:t>
      </w:r>
      <w:r w:rsidR="00FA10B3" w:rsidRPr="001D19F6">
        <w:rPr>
          <w:rFonts w:ascii="Arial" w:eastAsia="굴림" w:hAnsi="Arial" w:cs="Arial"/>
          <w:sz w:val="22"/>
        </w:rPr>
        <w:t xml:space="preserve">For </w:t>
      </w:r>
      <w:r w:rsidR="0060656D" w:rsidRPr="001D19F6">
        <w:rPr>
          <w:rFonts w:ascii="Arial" w:eastAsia="굴림" w:hAnsi="Arial" w:cs="Arial"/>
          <w:sz w:val="22"/>
        </w:rPr>
        <w:t>example</w:t>
      </w:r>
      <w:r w:rsidR="00FA10B3" w:rsidRPr="001D19F6">
        <w:rPr>
          <w:rFonts w:ascii="Arial" w:eastAsia="굴림" w:hAnsi="Arial" w:cs="Arial"/>
          <w:sz w:val="22"/>
        </w:rPr>
        <w:t xml:space="preserve">, mark </w:t>
      </w:r>
      <w:del w:id="2891" w:author="Keis" w:date="2024-09-06T10:18:00Z">
        <w:r w:rsidR="007C3E86" w:rsidDel="009F27DD">
          <w:rPr>
            <w:rFonts w:ascii="Arial" w:eastAsia="굴림" w:hAnsi="Arial" w:cs="Arial" w:hint="eastAsia"/>
            <w:color w:val="FF0000"/>
            <w:sz w:val="22"/>
          </w:rPr>
          <w:delText>2019</w:delText>
        </w:r>
      </w:del>
      <w:ins w:id="2892"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893" w:author="Keis" w:date="2024-09-13T13:10:00Z">
            <w:rPr>
              <w:rFonts w:ascii="Arial" w:eastAsia="굴림" w:hAnsi="Arial" w:cs="Arial"/>
              <w:color w:val="FF0000"/>
              <w:sz w:val="22"/>
            </w:rPr>
          </w:rPrChange>
        </w:rPr>
        <w:t>01</w:t>
      </w:r>
      <w:r w:rsidR="00FA10B3" w:rsidRPr="001D19F6">
        <w:rPr>
          <w:rFonts w:ascii="Arial" w:eastAsia="굴림" w:hAnsi="Arial" w:cs="Arial"/>
          <w:sz w:val="22"/>
        </w:rPr>
        <w:t xml:space="preserve"> for January </w:t>
      </w:r>
      <w:del w:id="2894" w:author="Keis" w:date="2024-09-06T10:18:00Z">
        <w:r w:rsidR="007C3E86" w:rsidDel="009F27DD">
          <w:rPr>
            <w:rFonts w:ascii="Arial" w:eastAsia="굴림" w:hAnsi="Arial" w:cs="Arial" w:hint="eastAsia"/>
            <w:color w:val="FF0000"/>
            <w:sz w:val="22"/>
          </w:rPr>
          <w:delText>2019</w:delText>
        </w:r>
      </w:del>
      <w:ins w:id="2895" w:author="Keis" w:date="2024-09-06T10:18:00Z">
        <w:r w:rsidR="009F27DD" w:rsidRPr="009F27DD">
          <w:rPr>
            <w:rFonts w:ascii="Arial" w:eastAsia="굴림" w:hAnsi="Arial" w:cs="Arial" w:hint="eastAsia"/>
            <w:color w:val="00B050"/>
            <w:sz w:val="22"/>
          </w:rPr>
          <w:t>2021</w:t>
        </w:r>
      </w:ins>
      <w:r w:rsidR="00FA10B3" w:rsidRPr="001D19F6">
        <w:rPr>
          <w:rFonts w:ascii="Arial" w:eastAsia="굴림" w:hAnsi="Arial" w:cs="Arial"/>
          <w:sz w:val="22"/>
        </w:rPr>
        <w:t xml:space="preserve">. If the month is not clear, enter </w:t>
      </w:r>
      <w:del w:id="2896" w:author="Keis" w:date="2024-09-06T10:18:00Z">
        <w:r w:rsidR="007C3E86" w:rsidDel="009F27DD">
          <w:rPr>
            <w:rFonts w:ascii="Arial" w:eastAsia="굴림" w:hAnsi="Arial" w:cs="Arial" w:hint="eastAsia"/>
            <w:color w:val="FF0000"/>
            <w:sz w:val="22"/>
          </w:rPr>
          <w:delText>2019</w:delText>
        </w:r>
      </w:del>
      <w:ins w:id="2897"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898" w:author="Keis" w:date="2024-09-13T13:10:00Z">
            <w:rPr>
              <w:rFonts w:ascii="Arial" w:eastAsia="굴림" w:hAnsi="Arial" w:cs="Arial"/>
              <w:color w:val="FF0000"/>
              <w:sz w:val="22"/>
            </w:rPr>
          </w:rPrChange>
        </w:rPr>
        <w:t>00</w:t>
      </w:r>
      <w:r w:rsidR="00CB7C89" w:rsidRPr="001D19F6">
        <w:rPr>
          <w:rFonts w:ascii="Arial" w:eastAsia="굴림" w:hAnsi="Arial" w:cs="Arial"/>
          <w:kern w:val="0"/>
          <w:sz w:val="22"/>
        </w:rPr>
        <w:t>.</w:t>
      </w:r>
      <w:r w:rsidRPr="001D19F6">
        <w:rPr>
          <w:rFonts w:ascii="Arial" w:eastAsia="굴림" w:hAnsi="Arial" w:cs="Arial"/>
          <w:kern w:val="0"/>
          <w:sz w:val="22"/>
        </w:rPr>
        <w:t>]</w:t>
      </w:r>
    </w:p>
    <w:p w14:paraId="7D0348C8" w14:textId="77777777" w:rsidR="00753A7E" w:rsidRPr="00264E50" w:rsidRDefault="00753A7E" w:rsidP="00264E50">
      <w:pPr>
        <w:wordWrap/>
        <w:spacing w:line="360" w:lineRule="auto"/>
        <w:rPr>
          <w:rFonts w:ascii="Arial" w:eastAsia="굴림" w:hAnsi="Arial" w:cs="Arial"/>
          <w:sz w:val="22"/>
        </w:rPr>
      </w:pPr>
      <w:r w:rsidRPr="001D19F6">
        <w:rPr>
          <w:rFonts w:ascii="Arial" w:eastAsia="굴림" w:hAnsi="Arial" w:cs="Arial"/>
          <w:sz w:val="22"/>
        </w:rPr>
        <w:t xml:space="preserve"> </w:t>
      </w:r>
      <w:r w:rsidRPr="001D19F6">
        <w:rPr>
          <w:rFonts w:ascii="Arial" w:eastAsia="굴림" w:hAnsi="Arial" w:cs="Arial"/>
          <w:sz w:val="22"/>
        </w:rPr>
        <w:tab/>
        <w:t xml:space="preserve">_______________________________ </w:t>
      </w:r>
    </w:p>
    <w:p w14:paraId="020C2715" w14:textId="77777777" w:rsidR="00624BD4" w:rsidRPr="001D19F6" w:rsidRDefault="00624BD4" w:rsidP="00624BD4">
      <w:pPr>
        <w:pStyle w:val="a4"/>
        <w:wordWrap/>
        <w:spacing w:line="360" w:lineRule="auto"/>
        <w:jc w:val="left"/>
        <w:rPr>
          <w:rFonts w:ascii="Arial" w:hAnsi="Arial" w:cs="Arial"/>
          <w:b/>
          <w:color w:val="auto"/>
          <w:sz w:val="22"/>
          <w:szCs w:val="22"/>
        </w:rPr>
      </w:pPr>
      <w:r w:rsidRPr="001D19F6">
        <w:rPr>
          <w:rFonts w:ascii="Arial" w:hAnsi="Arial" w:cs="Arial"/>
          <w:b/>
          <w:color w:val="auto"/>
          <w:sz w:val="22"/>
          <w:szCs w:val="22"/>
        </w:rPr>
        <w:lastRenderedPageBreak/>
        <w:t xml:space="preserve">Logic </w:t>
      </w:r>
    </w:p>
    <w:p w14:paraId="2743FF03" w14:textId="77777777" w:rsidR="00624BD4" w:rsidRPr="001D19F6" w:rsidRDefault="00624BD4" w:rsidP="00F14BA4">
      <w:pPr>
        <w:pStyle w:val="a4"/>
        <w:numPr>
          <w:ilvl w:val="0"/>
          <w:numId w:val="447"/>
        </w:numPr>
        <w:wordWrap/>
        <w:spacing w:line="360" w:lineRule="auto"/>
        <w:jc w:val="left"/>
        <w:rPr>
          <w:rFonts w:ascii="Arial" w:hAnsi="Arial" w:cs="Arial"/>
          <w:b/>
          <w:color w:val="auto"/>
          <w:sz w:val="22"/>
          <w:szCs w:val="22"/>
        </w:rPr>
      </w:pPr>
      <w:r w:rsidRPr="001D19F6">
        <w:rPr>
          <w:rFonts w:ascii="Arial" w:hAnsi="Arial" w:cs="Arial"/>
          <w:b/>
          <w:color w:val="auto"/>
          <w:sz w:val="22"/>
          <w:szCs w:val="22"/>
        </w:rPr>
        <w:t>If D030=</w:t>
      </w:r>
      <w:r w:rsidRPr="001D19F6">
        <w:rPr>
          <w:rFonts w:hint="eastAsia"/>
          <w:b/>
          <w:color w:val="auto"/>
          <w:sz w:val="22"/>
          <w:szCs w:val="22"/>
        </w:rPr>
        <w:t>⑤</w:t>
      </w:r>
      <w:r w:rsidRPr="001D19F6">
        <w:rPr>
          <w:rFonts w:ascii="Arial" w:hAnsi="Arial" w:cs="Arial"/>
          <w:b/>
          <w:color w:val="auto"/>
          <w:sz w:val="22"/>
          <w:szCs w:val="22"/>
        </w:rPr>
        <w:t xml:space="preserve">, then </w:t>
      </w:r>
      <w:r w:rsidR="00656421" w:rsidRPr="001D19F6">
        <w:rPr>
          <w:rFonts w:ascii="Arial" w:hAnsi="Arial" w:cs="Arial"/>
          <w:b/>
          <w:color w:val="auto"/>
          <w:sz w:val="22"/>
          <w:szCs w:val="22"/>
        </w:rPr>
        <w:t>ask</w:t>
      </w:r>
      <w:r w:rsidRPr="001D19F6">
        <w:rPr>
          <w:rFonts w:ascii="Arial" w:hAnsi="Arial" w:cs="Arial"/>
          <w:b/>
          <w:color w:val="auto"/>
          <w:sz w:val="22"/>
          <w:szCs w:val="22"/>
        </w:rPr>
        <w:t xml:space="preserve"> D701</w:t>
      </w:r>
      <w:r w:rsidR="006D352B" w:rsidRPr="001D19F6">
        <w:rPr>
          <w:rFonts w:ascii="Arial" w:hAnsi="Arial" w:cs="Arial"/>
          <w:b/>
          <w:color w:val="auto"/>
          <w:sz w:val="22"/>
          <w:szCs w:val="22"/>
        </w:rPr>
        <w:t>.</w:t>
      </w:r>
    </w:p>
    <w:p w14:paraId="769ADA46" w14:textId="77777777" w:rsidR="00624BD4" w:rsidRPr="001D19F6" w:rsidRDefault="00624BD4" w:rsidP="00624BD4">
      <w:pPr>
        <w:pStyle w:val="a4"/>
        <w:wordWrap/>
        <w:spacing w:line="360" w:lineRule="auto"/>
        <w:jc w:val="left"/>
        <w:rPr>
          <w:rFonts w:ascii="Arial" w:hAnsi="Arial" w:cs="Arial"/>
          <w:b/>
          <w:color w:val="auto"/>
          <w:sz w:val="22"/>
          <w:szCs w:val="22"/>
        </w:rPr>
      </w:pPr>
    </w:p>
    <w:p w14:paraId="2DB4AB83"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D030. (As loop=1)</w:t>
      </w:r>
      <w:r w:rsidR="0003078C" w:rsidRPr="001D19F6">
        <w:rPr>
          <w:rFonts w:ascii="Arial" w:hAnsi="Arial" w:cs="Arial"/>
          <w:color w:val="auto"/>
          <w:sz w:val="22"/>
          <w:szCs w:val="22"/>
        </w:rPr>
        <w:t xml:space="preserve"> </w:t>
      </w:r>
      <w:r w:rsidRPr="001D19F6">
        <w:rPr>
          <w:rFonts w:ascii="Arial" w:hAnsi="Arial" w:cs="Arial"/>
          <w:color w:val="auto"/>
          <w:sz w:val="22"/>
          <w:szCs w:val="22"/>
        </w:rPr>
        <w:t xml:space="preserve">You responded </w:t>
      </w:r>
      <w:r w:rsidR="006D352B" w:rsidRPr="001D19F6">
        <w:rPr>
          <w:rFonts w:ascii="Arial" w:hAnsi="Arial" w:cs="Arial"/>
          <w:color w:val="auto"/>
          <w:sz w:val="22"/>
          <w:szCs w:val="22"/>
        </w:rPr>
        <w:t xml:space="preserve">in the previous interview </w:t>
      </w:r>
      <w:r w:rsidRPr="001D19F6">
        <w:rPr>
          <w:rFonts w:ascii="Arial" w:hAnsi="Arial" w:cs="Arial"/>
          <w:color w:val="auto"/>
          <w:sz w:val="22"/>
          <w:szCs w:val="22"/>
        </w:rPr>
        <w:t>that your working hours was</w:t>
      </w:r>
      <w:r w:rsidR="00090D0C" w:rsidRPr="001D19F6">
        <w:rPr>
          <w:rFonts w:ascii="Arial" w:hAnsi="Arial" w:cs="Arial"/>
          <w:color w:val="auto"/>
          <w:sz w:val="22"/>
          <w:szCs w:val="22"/>
        </w:rPr>
        <w:t xml:space="preserve"> _______</w:t>
      </w:r>
      <w:r w:rsidRPr="001D19F6">
        <w:rPr>
          <w:rFonts w:ascii="Arial" w:hAnsi="Arial" w:cs="Arial"/>
          <w:color w:val="auto"/>
          <w:sz w:val="22"/>
          <w:szCs w:val="22"/>
        </w:rPr>
        <w:t>.</w:t>
      </w:r>
      <w:r w:rsidR="00957266" w:rsidRPr="001D19F6">
        <w:rPr>
          <w:rFonts w:ascii="Arial" w:hAnsi="Arial" w:cs="Arial"/>
          <w:color w:val="auto"/>
          <w:sz w:val="22"/>
          <w:szCs w:val="22"/>
        </w:rPr>
        <w:t xml:space="preserve"> Did</w:t>
      </w:r>
      <w:r w:rsidR="004C4B84" w:rsidRPr="001D19F6">
        <w:rPr>
          <w:rFonts w:ascii="Arial" w:hAnsi="Arial" w:cs="Arial"/>
          <w:color w:val="auto"/>
          <w:sz w:val="22"/>
          <w:szCs w:val="22"/>
        </w:rPr>
        <w:t xml:space="preserve"> </w:t>
      </w:r>
      <w:r w:rsidRPr="001D19F6">
        <w:rPr>
          <w:rFonts w:ascii="Arial" w:hAnsi="Arial" w:cs="Arial"/>
          <w:color w:val="auto"/>
          <w:sz w:val="22"/>
          <w:szCs w:val="22"/>
        </w:rPr>
        <w:t>your working hours</w:t>
      </w:r>
      <w:r w:rsidR="00957266" w:rsidRPr="001D19F6">
        <w:rPr>
          <w:rFonts w:ascii="Arial" w:hAnsi="Arial" w:cs="Arial"/>
          <w:color w:val="auto"/>
          <w:sz w:val="22"/>
          <w:szCs w:val="22"/>
        </w:rPr>
        <w:t xml:space="preserve"> change</w:t>
      </w:r>
      <w:r w:rsidRPr="001D19F6">
        <w:rPr>
          <w:rFonts w:ascii="Arial" w:hAnsi="Arial" w:cs="Arial"/>
          <w:color w:val="auto"/>
          <w:sz w:val="22"/>
          <w:szCs w:val="22"/>
        </w:rPr>
        <w:t xml:space="preserve"> within the workplace since then? (</w:t>
      </w:r>
      <w:r w:rsidR="00337EF7" w:rsidRPr="001D19F6">
        <w:rPr>
          <w:rFonts w:ascii="Arial" w:hAnsi="Arial" w:cs="Arial"/>
          <w:color w:val="auto"/>
          <w:sz w:val="22"/>
          <w:szCs w:val="22"/>
        </w:rPr>
        <w:t>Workplace</w:t>
      </w:r>
      <w:r w:rsidRPr="001D19F6">
        <w:rPr>
          <w:rFonts w:ascii="Arial" w:hAnsi="Arial" w:cs="Arial"/>
          <w:color w:val="auto"/>
          <w:sz w:val="22"/>
          <w:szCs w:val="22"/>
        </w:rPr>
        <w:t xml:space="preserve"> in th</w:t>
      </w:r>
      <w:r w:rsidR="00337EF7" w:rsidRPr="001D19F6">
        <w:rPr>
          <w:rFonts w:ascii="Arial" w:hAnsi="Arial" w:cs="Arial"/>
          <w:color w:val="auto"/>
          <w:sz w:val="22"/>
          <w:szCs w:val="22"/>
        </w:rPr>
        <w:t>e previous interview</w:t>
      </w:r>
      <w:r w:rsidRPr="001D19F6">
        <w:rPr>
          <w:rFonts w:ascii="Arial" w:hAnsi="Arial" w:cs="Arial"/>
          <w:color w:val="auto"/>
          <w:sz w:val="22"/>
          <w:szCs w:val="22"/>
        </w:rPr>
        <w:t>: [name of workplace, job title])</w:t>
      </w:r>
    </w:p>
    <w:p w14:paraId="072492A4"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(As loop&gt;=2)</w:t>
      </w:r>
      <w:r w:rsidR="00957266" w:rsidRPr="001D19F6">
        <w:rPr>
          <w:rFonts w:ascii="Arial" w:hAnsi="Arial" w:cs="Arial"/>
          <w:color w:val="auto"/>
          <w:sz w:val="22"/>
          <w:szCs w:val="22"/>
        </w:rPr>
        <w:t xml:space="preserve"> Did</w:t>
      </w:r>
      <w:r w:rsidR="004C4B84" w:rsidRPr="001D19F6">
        <w:rPr>
          <w:rFonts w:ascii="Arial" w:hAnsi="Arial" w:cs="Arial"/>
          <w:color w:val="auto"/>
          <w:sz w:val="22"/>
          <w:szCs w:val="22"/>
        </w:rPr>
        <w:t xml:space="preserve"> </w:t>
      </w:r>
      <w:r w:rsidRPr="001D19F6">
        <w:rPr>
          <w:rFonts w:ascii="Arial" w:hAnsi="Arial" w:cs="Arial"/>
          <w:color w:val="auto"/>
          <w:sz w:val="22"/>
          <w:szCs w:val="22"/>
        </w:rPr>
        <w:t xml:space="preserve">your working hours </w:t>
      </w:r>
      <w:r w:rsidR="00957266" w:rsidRPr="001D19F6">
        <w:rPr>
          <w:rFonts w:ascii="Arial" w:hAnsi="Arial" w:cs="Arial"/>
          <w:color w:val="auto"/>
          <w:sz w:val="22"/>
          <w:szCs w:val="22"/>
        </w:rPr>
        <w:t>change</w:t>
      </w:r>
      <w:r w:rsidRPr="001D19F6">
        <w:rPr>
          <w:rFonts w:ascii="Arial" w:hAnsi="Arial" w:cs="Arial"/>
          <w:color w:val="auto"/>
          <w:sz w:val="22"/>
          <w:szCs w:val="22"/>
        </w:rPr>
        <w:t xml:space="preserve"> again after that? (</w:t>
      </w:r>
      <w:r w:rsidR="00337EF7" w:rsidRPr="001D19F6">
        <w:rPr>
          <w:rFonts w:ascii="Arial" w:hAnsi="Arial" w:cs="Arial"/>
          <w:color w:val="auto"/>
          <w:sz w:val="22"/>
          <w:szCs w:val="22"/>
        </w:rPr>
        <w:t>Workplace</w:t>
      </w:r>
      <w:r w:rsidRPr="001D19F6">
        <w:rPr>
          <w:rFonts w:ascii="Arial" w:hAnsi="Arial" w:cs="Arial"/>
          <w:color w:val="auto"/>
          <w:sz w:val="22"/>
          <w:szCs w:val="22"/>
        </w:rPr>
        <w:t xml:space="preserve"> in the previous interview: [name of workplace, job title])</w:t>
      </w:r>
    </w:p>
    <w:p w14:paraId="211A4D16" w14:textId="77777777" w:rsidR="004C4B84" w:rsidRPr="001D19F6" w:rsidRDefault="004C4B84" w:rsidP="00F14BA4">
      <w:pPr>
        <w:pStyle w:val="a6"/>
        <w:numPr>
          <w:ilvl w:val="0"/>
          <w:numId w:val="4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D701</w:t>
      </w:r>
    </w:p>
    <w:p w14:paraId="090BFE9E" w14:textId="77777777" w:rsidR="00624BD4" w:rsidRPr="001D19F6" w:rsidRDefault="00624BD4" w:rsidP="00624BD4">
      <w:pPr>
        <w:wordWrap/>
        <w:spacing w:line="360" w:lineRule="auto"/>
        <w:rPr>
          <w:rFonts w:ascii="Arial" w:eastAsia="굴림" w:hAnsi="Arial" w:cs="Arial"/>
          <w:sz w:val="22"/>
        </w:rPr>
      </w:pPr>
    </w:p>
    <w:p w14:paraId="2C339AAA" w14:textId="77777777" w:rsidR="00A605F1" w:rsidRPr="001D19F6" w:rsidRDefault="00624BD4" w:rsidP="00A605F1">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D031.</w:t>
      </w:r>
      <w:r w:rsidR="00957266" w:rsidRPr="001D19F6">
        <w:rPr>
          <w:rFonts w:ascii="Arial" w:hAnsi="Arial" w:cs="Arial"/>
          <w:color w:val="auto"/>
          <w:sz w:val="22"/>
          <w:szCs w:val="22"/>
        </w:rPr>
        <w:t xml:space="preserve"> </w:t>
      </w:r>
      <w:r w:rsidR="00A605F1" w:rsidRPr="001D19F6">
        <w:rPr>
          <w:rFonts w:ascii="Arial" w:hAnsi="Arial" w:cs="Arial"/>
          <w:color w:val="auto"/>
          <w:sz w:val="22"/>
        </w:rPr>
        <w:t>Did you work on a part-time basis or a full-time basis?</w:t>
      </w:r>
      <w:r w:rsidR="00A605F1" w:rsidRPr="001D19F6">
        <w:rPr>
          <w:rFonts w:ascii="Arial" w:hAnsi="Arial" w:cs="Arial"/>
          <w:color w:val="auto"/>
          <w:sz w:val="22"/>
          <w:szCs w:val="22"/>
        </w:rPr>
        <w:t xml:space="preserve"> (Workplace in the previous interview: [name of workplace, job title])</w:t>
      </w:r>
    </w:p>
    <w:tbl>
      <w:tblPr>
        <w:tblStyle w:val="a8"/>
        <w:tblW w:w="0" w:type="auto"/>
        <w:tblInd w:w="250" w:type="dxa"/>
        <w:tblLook w:val="04A0" w:firstRow="1" w:lastRow="0" w:firstColumn="1" w:lastColumn="0" w:noHBand="0" w:noVBand="1"/>
      </w:tblPr>
      <w:tblGrid>
        <w:gridCol w:w="9356"/>
      </w:tblGrid>
      <w:tr w:rsidR="00D063AA" w:rsidRPr="001D19F6" w14:paraId="123A8A6E" w14:textId="77777777" w:rsidTr="00C8357D">
        <w:tc>
          <w:tcPr>
            <w:tcW w:w="9356" w:type="dxa"/>
          </w:tcPr>
          <w:p w14:paraId="52C12620" w14:textId="77777777" w:rsidR="00A605F1" w:rsidRPr="001D19F6" w:rsidRDefault="00A605F1"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56E08692" w14:textId="77777777" w:rsidR="00A605F1" w:rsidRPr="001D19F6" w:rsidRDefault="00A605F1" w:rsidP="00F14BA4">
            <w:pPr>
              <w:pStyle w:val="a6"/>
              <w:numPr>
                <w:ilvl w:val="0"/>
                <w:numId w:val="439"/>
              </w:numPr>
              <w:wordWrap/>
              <w:ind w:leftChars="0"/>
              <w:rPr>
                <w:rFonts w:ascii="Arial" w:eastAsia="굴림" w:hAnsi="Arial" w:cs="Arial"/>
                <w:szCs w:val="20"/>
              </w:rPr>
            </w:pPr>
            <w:r w:rsidRPr="001D19F6">
              <w:rPr>
                <w:rFonts w:ascii="Arial" w:eastAsia="굴림" w:hAnsi="Arial" w:cs="Arial"/>
                <w:b/>
                <w:szCs w:val="20"/>
              </w:rPr>
              <w:t>Part-time</w:t>
            </w:r>
            <w:r w:rsidRPr="001D19F6">
              <w:rPr>
                <w:rFonts w:ascii="Arial" w:eastAsia="굴림" w:hAnsi="Arial" w:cs="Arial"/>
                <w:szCs w:val="20"/>
              </w:rPr>
              <w:t xml:space="preserve">: Working on a part-time basis or as a side job, workers who work less hours than others in the same job, or get paid on hourly basis </w:t>
            </w:r>
          </w:p>
          <w:p w14:paraId="7E976CEC" w14:textId="77777777" w:rsidR="00A605F1" w:rsidRPr="001D19F6" w:rsidRDefault="00A605F1" w:rsidP="00F14BA4">
            <w:pPr>
              <w:pStyle w:val="a6"/>
              <w:numPr>
                <w:ilvl w:val="0"/>
                <w:numId w:val="439"/>
              </w:numPr>
              <w:wordWrap/>
              <w:spacing w:after="240"/>
              <w:ind w:leftChars="0"/>
              <w:rPr>
                <w:rFonts w:ascii="Arial" w:eastAsia="굴림" w:hAnsi="Arial" w:cs="Arial"/>
                <w:szCs w:val="20"/>
              </w:rPr>
            </w:pPr>
            <w:r w:rsidRPr="001D19F6">
              <w:rPr>
                <w:rFonts w:ascii="Arial" w:eastAsia="굴림" w:hAnsi="Arial" w:cs="Arial"/>
                <w:b/>
                <w:szCs w:val="20"/>
              </w:rPr>
              <w:t>Full-time</w:t>
            </w:r>
            <w:r w:rsidRPr="001D19F6">
              <w:rPr>
                <w:rFonts w:ascii="Arial" w:eastAsia="굴림" w:hAnsi="Arial" w:cs="Arial"/>
                <w:szCs w:val="20"/>
              </w:rPr>
              <w:t>: Working on a full-time basis, workers who work full-working days and full-hours, or not get paid on hourly basis</w:t>
            </w:r>
          </w:p>
        </w:tc>
      </w:tr>
    </w:tbl>
    <w:p w14:paraId="6ADD58A1" w14:textId="77777777" w:rsidR="00A605F1" w:rsidRPr="001D19F6" w:rsidRDefault="00A605F1" w:rsidP="00F14BA4">
      <w:pPr>
        <w:pStyle w:val="a6"/>
        <w:numPr>
          <w:ilvl w:val="0"/>
          <w:numId w:val="45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Part-time basis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Full-time basis</w:t>
      </w:r>
    </w:p>
    <w:p w14:paraId="489DFAF2" w14:textId="77777777" w:rsidR="00A605F1" w:rsidRPr="001D19F6" w:rsidRDefault="00A605F1">
      <w:pPr>
        <w:widowControl/>
        <w:wordWrap/>
        <w:autoSpaceDE/>
        <w:autoSpaceDN/>
        <w:jc w:val="left"/>
        <w:rPr>
          <w:rFonts w:ascii="Arial" w:eastAsia="굴림" w:hAnsi="Arial" w:cs="Arial"/>
          <w:sz w:val="22"/>
        </w:rPr>
      </w:pPr>
    </w:p>
    <w:p w14:paraId="6FB0E376" w14:textId="77777777" w:rsidR="00624BD4" w:rsidRPr="001D19F6" w:rsidRDefault="00624BD4" w:rsidP="00624BD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D032. When did your</w:t>
      </w:r>
      <w:r w:rsidR="00A605F1" w:rsidRPr="001D19F6">
        <w:rPr>
          <w:rFonts w:ascii="Arial" w:hAnsi="Arial" w:cs="Arial"/>
          <w:color w:val="auto"/>
          <w:sz w:val="22"/>
          <w:szCs w:val="22"/>
        </w:rPr>
        <w:t xml:space="preserve"> </w:t>
      </w:r>
      <w:r w:rsidRPr="001D19F6">
        <w:rPr>
          <w:rFonts w:ascii="Arial" w:hAnsi="Arial" w:cs="Arial"/>
          <w:color w:val="auto"/>
          <w:sz w:val="22"/>
          <w:szCs w:val="22"/>
        </w:rPr>
        <w:t xml:space="preserve">working hours change? (unit: year and month combined into 6 digits, workplace in the previous </w:t>
      </w:r>
      <w:r w:rsidR="002A01D1" w:rsidRPr="001D19F6">
        <w:rPr>
          <w:rFonts w:ascii="Arial" w:hAnsi="Arial" w:cs="Arial"/>
          <w:color w:val="auto"/>
          <w:sz w:val="22"/>
          <w:szCs w:val="22"/>
        </w:rPr>
        <w:t>interview</w:t>
      </w:r>
      <w:r w:rsidRPr="001D19F6">
        <w:rPr>
          <w:rFonts w:ascii="Arial" w:hAnsi="Arial" w:cs="Arial"/>
          <w:color w:val="auto"/>
          <w:sz w:val="22"/>
          <w:szCs w:val="22"/>
        </w:rPr>
        <w:t>: [name of workplace, job title])</w:t>
      </w:r>
    </w:p>
    <w:p w14:paraId="701325FE" w14:textId="4C7DD42F" w:rsidR="00C81784" w:rsidRPr="001D19F6" w:rsidRDefault="00C81784" w:rsidP="00C81784">
      <w:pPr>
        <w:wordWrap/>
        <w:spacing w:line="360" w:lineRule="auto"/>
        <w:rPr>
          <w:rFonts w:ascii="Arial" w:eastAsia="굴림" w:hAnsi="Arial" w:cs="Arial"/>
          <w:kern w:val="0"/>
          <w:sz w:val="22"/>
        </w:rPr>
      </w:pPr>
      <w:r w:rsidRPr="001D19F6">
        <w:rPr>
          <w:rFonts w:ascii="Arial" w:eastAsia="굴림" w:hAnsi="Arial" w:cs="Arial"/>
          <w:sz w:val="22"/>
        </w:rPr>
        <w:t xml:space="preserve">[IWER: Enter the year and month </w:t>
      </w:r>
      <w:r w:rsidRPr="001D19F6">
        <w:rPr>
          <w:rFonts w:ascii="Arial" w:eastAsia="굴림" w:hAnsi="Arial" w:cs="Arial"/>
          <w:kern w:val="0"/>
          <w:sz w:val="22"/>
        </w:rPr>
        <w:t xml:space="preserve">using 6 digits. </w:t>
      </w:r>
      <w:r w:rsidR="00267B0D" w:rsidRPr="001D19F6">
        <w:rPr>
          <w:rFonts w:ascii="Arial" w:eastAsia="굴림" w:hAnsi="Arial" w:cs="Arial"/>
          <w:sz w:val="22"/>
        </w:rPr>
        <w:t xml:space="preserve">For </w:t>
      </w:r>
      <w:r w:rsidR="0060656D" w:rsidRPr="001D19F6">
        <w:rPr>
          <w:rFonts w:ascii="Arial" w:eastAsia="굴림" w:hAnsi="Arial" w:cs="Arial"/>
          <w:sz w:val="22"/>
        </w:rPr>
        <w:t>example</w:t>
      </w:r>
      <w:r w:rsidR="00267B0D" w:rsidRPr="001D19F6">
        <w:rPr>
          <w:rFonts w:ascii="Arial" w:eastAsia="굴림" w:hAnsi="Arial" w:cs="Arial"/>
          <w:sz w:val="22"/>
        </w:rPr>
        <w:t xml:space="preserve">, mark </w:t>
      </w:r>
      <w:del w:id="2899" w:author="Keis" w:date="2024-09-06T10:18:00Z">
        <w:r w:rsidR="007C3E86" w:rsidDel="009F27DD">
          <w:rPr>
            <w:rFonts w:ascii="Arial" w:eastAsia="굴림" w:hAnsi="Arial" w:cs="Arial" w:hint="eastAsia"/>
            <w:color w:val="FF0000"/>
            <w:sz w:val="22"/>
          </w:rPr>
          <w:delText>2019</w:delText>
        </w:r>
      </w:del>
      <w:ins w:id="2900"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901" w:author="Keis" w:date="2024-09-13T13:10:00Z">
            <w:rPr>
              <w:rFonts w:ascii="Arial" w:eastAsia="굴림" w:hAnsi="Arial" w:cs="Arial"/>
              <w:color w:val="FF0000"/>
              <w:sz w:val="22"/>
            </w:rPr>
          </w:rPrChange>
        </w:rPr>
        <w:t>01</w:t>
      </w:r>
      <w:r w:rsidR="00267B0D" w:rsidRPr="001D19F6">
        <w:rPr>
          <w:rFonts w:ascii="Arial" w:eastAsia="굴림" w:hAnsi="Arial" w:cs="Arial"/>
          <w:sz w:val="22"/>
        </w:rPr>
        <w:t xml:space="preserve"> for January </w:t>
      </w:r>
      <w:del w:id="2902" w:author="Keis" w:date="2024-09-06T10:18:00Z">
        <w:r w:rsidR="007C3E86" w:rsidDel="009F27DD">
          <w:rPr>
            <w:rFonts w:ascii="Arial" w:eastAsia="굴림" w:hAnsi="Arial" w:cs="Arial" w:hint="eastAsia"/>
            <w:color w:val="FF0000"/>
            <w:sz w:val="22"/>
          </w:rPr>
          <w:delText>2019</w:delText>
        </w:r>
      </w:del>
      <w:ins w:id="2903" w:author="Keis" w:date="2024-09-06T10:18:00Z">
        <w:r w:rsidR="009F27DD" w:rsidRPr="009F27DD">
          <w:rPr>
            <w:rFonts w:ascii="Arial" w:eastAsia="굴림" w:hAnsi="Arial" w:cs="Arial" w:hint="eastAsia"/>
            <w:color w:val="00B050"/>
            <w:sz w:val="22"/>
          </w:rPr>
          <w:t>2021</w:t>
        </w:r>
      </w:ins>
      <w:r w:rsidR="00267B0D" w:rsidRPr="001D19F6">
        <w:rPr>
          <w:rFonts w:ascii="Arial" w:eastAsia="굴림" w:hAnsi="Arial" w:cs="Arial"/>
          <w:sz w:val="22"/>
        </w:rPr>
        <w:t xml:space="preserve">. If the month is not clear, enter </w:t>
      </w:r>
      <w:del w:id="2904" w:author="Keis" w:date="2024-09-06T10:18:00Z">
        <w:r w:rsidR="007C3E86" w:rsidDel="009F27DD">
          <w:rPr>
            <w:rFonts w:ascii="Arial" w:eastAsia="굴림" w:hAnsi="Arial" w:cs="Arial" w:hint="eastAsia"/>
            <w:color w:val="FF0000"/>
            <w:sz w:val="22"/>
          </w:rPr>
          <w:delText>2019</w:delText>
        </w:r>
      </w:del>
      <w:ins w:id="2905"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906" w:author="Keis" w:date="2024-09-13T13:10:00Z">
            <w:rPr>
              <w:rFonts w:ascii="Arial" w:eastAsia="굴림" w:hAnsi="Arial" w:cs="Arial"/>
              <w:color w:val="FF0000"/>
              <w:sz w:val="22"/>
            </w:rPr>
          </w:rPrChange>
        </w:rPr>
        <w:t>00</w:t>
      </w:r>
      <w:r w:rsidR="00CB7C89" w:rsidRPr="001D19F6">
        <w:rPr>
          <w:rFonts w:ascii="Arial" w:eastAsia="굴림" w:hAnsi="Arial" w:cs="Arial"/>
          <w:kern w:val="0"/>
          <w:sz w:val="22"/>
        </w:rPr>
        <w:t>.</w:t>
      </w:r>
      <w:r w:rsidRPr="001D19F6">
        <w:rPr>
          <w:rFonts w:ascii="Arial" w:eastAsia="굴림" w:hAnsi="Arial" w:cs="Arial"/>
          <w:kern w:val="0"/>
          <w:sz w:val="22"/>
        </w:rPr>
        <w:t>]</w:t>
      </w:r>
    </w:p>
    <w:p w14:paraId="29A5727E" w14:textId="77777777" w:rsidR="00C81784" w:rsidRPr="001D19F6" w:rsidRDefault="00C81784" w:rsidP="00C81784">
      <w:pPr>
        <w:wordWrap/>
        <w:spacing w:line="360" w:lineRule="auto"/>
        <w:rPr>
          <w:rFonts w:ascii="Arial" w:eastAsia="굴림" w:hAnsi="Arial" w:cs="Arial"/>
          <w:sz w:val="22"/>
        </w:rPr>
      </w:pPr>
      <w:r w:rsidRPr="001D19F6">
        <w:rPr>
          <w:rFonts w:ascii="Arial" w:eastAsia="굴림" w:hAnsi="Arial" w:cs="Arial"/>
          <w:sz w:val="22"/>
        </w:rPr>
        <w:t xml:space="preserve"> </w:t>
      </w:r>
      <w:r w:rsidRPr="001D19F6">
        <w:rPr>
          <w:rFonts w:ascii="Arial" w:eastAsia="굴림" w:hAnsi="Arial" w:cs="Arial"/>
          <w:sz w:val="22"/>
        </w:rPr>
        <w:tab/>
        <w:t xml:space="preserve">_______________________________ </w:t>
      </w:r>
    </w:p>
    <w:p w14:paraId="4B2610EF" w14:textId="77777777" w:rsidR="00624BD4" w:rsidRPr="001D19F6" w:rsidRDefault="00624BD4" w:rsidP="00624BD4">
      <w:pPr>
        <w:wordWrap/>
        <w:spacing w:line="360" w:lineRule="auto"/>
        <w:rPr>
          <w:rFonts w:ascii="Arial" w:eastAsia="굴림" w:hAnsi="Arial" w:cs="Arial"/>
          <w:sz w:val="22"/>
          <w:u w:val="single"/>
        </w:rPr>
      </w:pPr>
    </w:p>
    <w:p w14:paraId="0E646D67"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 xml:space="preserve">Logic </w:t>
      </w:r>
    </w:p>
    <w:p w14:paraId="3DC5D452" w14:textId="77777777" w:rsidR="00624BD4" w:rsidRPr="001D19F6" w:rsidRDefault="00624BD4" w:rsidP="00F14BA4">
      <w:pPr>
        <w:pStyle w:val="a6"/>
        <w:numPr>
          <w:ilvl w:val="0"/>
          <w:numId w:val="456"/>
        </w:numPr>
        <w:wordWrap/>
        <w:spacing w:line="360" w:lineRule="auto"/>
        <w:ind w:leftChars="0"/>
        <w:rPr>
          <w:rFonts w:ascii="Arial" w:eastAsia="굴림" w:hAnsi="Arial" w:cs="Arial"/>
          <w:b/>
          <w:sz w:val="22"/>
        </w:rPr>
      </w:pPr>
      <w:r w:rsidRPr="001D19F6">
        <w:rPr>
          <w:rFonts w:ascii="Arial" w:eastAsia="굴림" w:hAnsi="Arial" w:cs="Arial"/>
          <w:b/>
          <w:sz w:val="22"/>
        </w:rPr>
        <w:t>If D701=</w:t>
      </w:r>
      <w:r w:rsidRPr="001D19F6">
        <w:rPr>
          <w:rFonts w:ascii="굴림" w:eastAsia="굴림" w:hAnsi="굴림" w:cs="굴림" w:hint="eastAsia"/>
          <w:b/>
          <w:sz w:val="22"/>
        </w:rPr>
        <w:t>⑤</w:t>
      </w:r>
      <w:r w:rsidRPr="001D19F6">
        <w:rPr>
          <w:rFonts w:ascii="Arial" w:eastAsia="굴림" w:hAnsi="Arial" w:cs="Arial"/>
          <w:b/>
          <w:sz w:val="22"/>
        </w:rPr>
        <w:t xml:space="preserve">, then </w:t>
      </w:r>
      <w:r w:rsidR="00BD4AE8" w:rsidRPr="001D19F6">
        <w:rPr>
          <w:rFonts w:ascii="Arial" w:eastAsia="굴림" w:hAnsi="Arial" w:cs="Arial"/>
          <w:b/>
          <w:sz w:val="22"/>
        </w:rPr>
        <w:t>ask</w:t>
      </w:r>
      <w:r w:rsidRPr="001D19F6">
        <w:rPr>
          <w:rFonts w:ascii="Arial" w:eastAsia="굴림" w:hAnsi="Arial" w:cs="Arial"/>
          <w:b/>
          <w:sz w:val="22"/>
        </w:rPr>
        <w:t xml:space="preserve"> D711</w:t>
      </w:r>
      <w:r w:rsidR="007E1E31" w:rsidRPr="001D19F6">
        <w:rPr>
          <w:rFonts w:ascii="Arial" w:eastAsia="굴림" w:hAnsi="Arial" w:cs="Arial"/>
          <w:b/>
          <w:sz w:val="22"/>
        </w:rPr>
        <w:t>.</w:t>
      </w:r>
    </w:p>
    <w:p w14:paraId="696F27B3" w14:textId="77777777" w:rsidR="00624BD4" w:rsidRPr="001D19F6" w:rsidRDefault="00624BD4" w:rsidP="00624BD4">
      <w:pPr>
        <w:wordWrap/>
        <w:spacing w:line="360" w:lineRule="auto"/>
        <w:rPr>
          <w:rFonts w:ascii="Arial" w:eastAsia="굴림" w:hAnsi="Arial" w:cs="Arial"/>
          <w:sz w:val="22"/>
        </w:rPr>
      </w:pPr>
    </w:p>
    <w:p w14:paraId="6852FD0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D701. (As loop=1)</w:t>
      </w:r>
      <w:r w:rsidR="00957266" w:rsidRPr="001D19F6">
        <w:rPr>
          <w:rFonts w:ascii="Arial" w:eastAsia="굴림" w:hAnsi="Arial" w:cs="Arial"/>
          <w:sz w:val="22"/>
        </w:rPr>
        <w:t xml:space="preserve"> Did</w:t>
      </w:r>
      <w:r w:rsidRPr="001D19F6">
        <w:rPr>
          <w:rFonts w:ascii="Arial" w:eastAsia="굴림" w:hAnsi="Arial" w:cs="Arial"/>
          <w:sz w:val="22"/>
        </w:rPr>
        <w:t xml:space="preserve"> you</w:t>
      </w:r>
      <w:r w:rsidR="00957266" w:rsidRPr="001D19F6">
        <w:rPr>
          <w:rFonts w:ascii="Arial" w:eastAsia="굴림" w:hAnsi="Arial" w:cs="Arial"/>
          <w:sz w:val="22"/>
        </w:rPr>
        <w:t xml:space="preserve"> </w:t>
      </w:r>
      <w:r w:rsidR="00BD4AE8" w:rsidRPr="001D19F6">
        <w:rPr>
          <w:rFonts w:ascii="Arial" w:eastAsia="굴림" w:hAnsi="Arial" w:cs="Arial"/>
          <w:sz w:val="22"/>
        </w:rPr>
        <w:t xml:space="preserve">transfer to another team or to another location </w:t>
      </w:r>
      <w:r w:rsidRPr="001D19F6">
        <w:rPr>
          <w:rFonts w:ascii="Arial" w:eastAsia="굴림" w:hAnsi="Arial" w:cs="Arial"/>
          <w:sz w:val="22"/>
        </w:rPr>
        <w:t>within the same workplace since the previous interview? (</w:t>
      </w:r>
      <w:r w:rsidR="00940131" w:rsidRPr="001D19F6">
        <w:rPr>
          <w:rFonts w:ascii="Arial" w:eastAsia="굴림" w:hAnsi="Arial" w:cs="Arial"/>
          <w:sz w:val="22"/>
        </w:rPr>
        <w:t>Workplace</w:t>
      </w:r>
      <w:r w:rsidRPr="001D19F6">
        <w:rPr>
          <w:rFonts w:ascii="Arial" w:eastAsia="굴림" w:hAnsi="Arial" w:cs="Arial"/>
          <w:sz w:val="22"/>
        </w:rPr>
        <w:t xml:space="preserv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52C1F12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(As loop&gt;=2)</w:t>
      </w:r>
      <w:r w:rsidR="00957266" w:rsidRPr="001D19F6">
        <w:rPr>
          <w:rFonts w:ascii="Arial" w:eastAsia="굴림" w:hAnsi="Arial" w:cs="Arial"/>
          <w:sz w:val="22"/>
        </w:rPr>
        <w:t xml:space="preserve"> Did</w:t>
      </w:r>
      <w:r w:rsidR="00BD4AE8" w:rsidRPr="001D19F6">
        <w:rPr>
          <w:rFonts w:ascii="Arial" w:eastAsia="굴림" w:hAnsi="Arial" w:cs="Arial"/>
          <w:sz w:val="22"/>
        </w:rPr>
        <w:t xml:space="preserve"> </w:t>
      </w:r>
      <w:r w:rsidRPr="001D19F6">
        <w:rPr>
          <w:rFonts w:ascii="Arial" w:eastAsia="굴림" w:hAnsi="Arial" w:cs="Arial"/>
          <w:sz w:val="22"/>
        </w:rPr>
        <w:t>you</w:t>
      </w:r>
      <w:r w:rsidR="00957266" w:rsidRPr="001D19F6">
        <w:rPr>
          <w:rFonts w:ascii="Arial" w:eastAsia="굴림" w:hAnsi="Arial" w:cs="Arial"/>
          <w:sz w:val="22"/>
        </w:rPr>
        <w:t xml:space="preserve"> </w:t>
      </w:r>
      <w:r w:rsidR="00BD4AE8" w:rsidRPr="001D19F6">
        <w:rPr>
          <w:rFonts w:ascii="Arial" w:eastAsia="굴림" w:hAnsi="Arial" w:cs="Arial"/>
          <w:sz w:val="22"/>
        </w:rPr>
        <w:t>have another transfer after that</w:t>
      </w:r>
      <w:r w:rsidRPr="001D19F6">
        <w:rPr>
          <w:rFonts w:ascii="Arial" w:eastAsia="굴림" w:hAnsi="Arial" w:cs="Arial"/>
          <w:sz w:val="22"/>
        </w:rPr>
        <w:t>? (</w:t>
      </w:r>
      <w:r w:rsidR="00940131" w:rsidRPr="001D19F6">
        <w:rPr>
          <w:rFonts w:ascii="Arial" w:eastAsia="굴림" w:hAnsi="Arial" w:cs="Arial"/>
          <w:sz w:val="22"/>
        </w:rPr>
        <w:t>Workplace</w:t>
      </w:r>
      <w:r w:rsidRPr="001D19F6">
        <w:rPr>
          <w:rFonts w:ascii="Arial" w:eastAsia="굴림" w:hAnsi="Arial" w:cs="Arial"/>
          <w:sz w:val="22"/>
        </w:rPr>
        <w:t xml:space="preserve"> in the previous </w:t>
      </w:r>
      <w:r w:rsidR="00940131" w:rsidRPr="001D19F6">
        <w:rPr>
          <w:rFonts w:ascii="Arial" w:eastAsia="굴림" w:hAnsi="Arial" w:cs="Arial"/>
          <w:sz w:val="22"/>
        </w:rPr>
        <w:t>interview</w:t>
      </w:r>
      <w:r w:rsidRPr="001D19F6">
        <w:rPr>
          <w:rFonts w:ascii="Arial" w:eastAsia="굴림" w:hAnsi="Arial" w:cs="Arial"/>
          <w:sz w:val="22"/>
        </w:rPr>
        <w:t>: [name of workplace, job title])</w:t>
      </w:r>
    </w:p>
    <w:p w14:paraId="754E19F2" w14:textId="77777777" w:rsidR="00BD4AE8" w:rsidRPr="001D19F6" w:rsidRDefault="00BD4AE8" w:rsidP="00F14BA4">
      <w:pPr>
        <w:pStyle w:val="a6"/>
        <w:numPr>
          <w:ilvl w:val="0"/>
          <w:numId w:val="45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D711</w:t>
      </w:r>
    </w:p>
    <w:p w14:paraId="50464782" w14:textId="77777777" w:rsidR="00624BD4" w:rsidRPr="001D19F6" w:rsidRDefault="00624BD4" w:rsidP="00624BD4">
      <w:pPr>
        <w:wordWrap/>
        <w:spacing w:line="360" w:lineRule="auto"/>
        <w:rPr>
          <w:rFonts w:ascii="Arial" w:eastAsia="굴림" w:hAnsi="Arial" w:cs="Arial"/>
          <w:sz w:val="22"/>
        </w:rPr>
      </w:pPr>
    </w:p>
    <w:p w14:paraId="333223F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D702. When did you </w:t>
      </w:r>
      <w:r w:rsidR="00F449DE" w:rsidRPr="001D19F6">
        <w:rPr>
          <w:rFonts w:ascii="Arial" w:eastAsia="굴림" w:hAnsi="Arial" w:cs="Arial"/>
          <w:sz w:val="22"/>
        </w:rPr>
        <w:t xml:space="preserve">transfer to another team or to another location? </w:t>
      </w:r>
      <w:r w:rsidRPr="001D19F6">
        <w:rPr>
          <w:rFonts w:ascii="Arial" w:eastAsia="굴림" w:hAnsi="Arial" w:cs="Arial"/>
          <w:sz w:val="22"/>
        </w:rPr>
        <w:t xml:space="preserve">(unit: year and month combined into 6 digits, workplace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259A7720" w14:textId="680FBF7B" w:rsidR="00F449DE" w:rsidRPr="001D19F6" w:rsidRDefault="00F449DE" w:rsidP="00F449DE">
      <w:pPr>
        <w:wordWrap/>
        <w:spacing w:line="360" w:lineRule="auto"/>
        <w:rPr>
          <w:rFonts w:ascii="Arial" w:eastAsia="굴림" w:hAnsi="Arial" w:cs="Arial"/>
          <w:kern w:val="0"/>
          <w:sz w:val="22"/>
        </w:rPr>
      </w:pPr>
      <w:r w:rsidRPr="001D19F6">
        <w:rPr>
          <w:rFonts w:ascii="Arial" w:eastAsia="굴림" w:hAnsi="Arial" w:cs="Arial"/>
          <w:sz w:val="22"/>
        </w:rPr>
        <w:t xml:space="preserve">[IWER: Enter the year and month </w:t>
      </w:r>
      <w:r w:rsidRPr="001D19F6">
        <w:rPr>
          <w:rFonts w:ascii="Arial" w:eastAsia="굴림" w:hAnsi="Arial" w:cs="Arial"/>
          <w:kern w:val="0"/>
          <w:sz w:val="22"/>
        </w:rPr>
        <w:t xml:space="preserve">using 6 digits. </w:t>
      </w:r>
      <w:r w:rsidR="00267B0D" w:rsidRPr="001D19F6">
        <w:rPr>
          <w:rFonts w:ascii="Arial" w:eastAsia="굴림" w:hAnsi="Arial" w:cs="Arial"/>
          <w:sz w:val="22"/>
        </w:rPr>
        <w:t xml:space="preserve">For </w:t>
      </w:r>
      <w:r w:rsidR="0060656D" w:rsidRPr="001D19F6">
        <w:rPr>
          <w:rFonts w:ascii="Arial" w:eastAsia="굴림" w:hAnsi="Arial" w:cs="Arial"/>
          <w:sz w:val="22"/>
        </w:rPr>
        <w:t>example</w:t>
      </w:r>
      <w:r w:rsidR="00267B0D" w:rsidRPr="001D19F6">
        <w:rPr>
          <w:rFonts w:ascii="Arial" w:eastAsia="굴림" w:hAnsi="Arial" w:cs="Arial"/>
          <w:sz w:val="22"/>
        </w:rPr>
        <w:t xml:space="preserve">, mark </w:t>
      </w:r>
      <w:del w:id="2907" w:author="Keis" w:date="2024-09-06T10:18:00Z">
        <w:r w:rsidR="007C3E86" w:rsidDel="009F27DD">
          <w:rPr>
            <w:rFonts w:ascii="Arial" w:eastAsia="굴림" w:hAnsi="Arial" w:cs="Arial" w:hint="eastAsia"/>
            <w:color w:val="FF0000"/>
            <w:sz w:val="22"/>
          </w:rPr>
          <w:delText>2019</w:delText>
        </w:r>
      </w:del>
      <w:ins w:id="2908"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909" w:author="Keis" w:date="2024-09-13T13:10:00Z">
            <w:rPr>
              <w:rFonts w:ascii="Arial" w:eastAsia="굴림" w:hAnsi="Arial" w:cs="Arial"/>
              <w:color w:val="FF0000"/>
              <w:sz w:val="22"/>
            </w:rPr>
          </w:rPrChange>
        </w:rPr>
        <w:t>01</w:t>
      </w:r>
      <w:r w:rsidR="00267B0D" w:rsidRPr="001D19F6">
        <w:rPr>
          <w:rFonts w:ascii="Arial" w:eastAsia="굴림" w:hAnsi="Arial" w:cs="Arial"/>
          <w:sz w:val="22"/>
        </w:rPr>
        <w:t xml:space="preserve"> for January </w:t>
      </w:r>
      <w:del w:id="2910" w:author="Keis" w:date="2024-09-06T10:18:00Z">
        <w:r w:rsidR="007C3E86" w:rsidDel="009F27DD">
          <w:rPr>
            <w:rFonts w:ascii="Arial" w:eastAsia="굴림" w:hAnsi="Arial" w:cs="Arial" w:hint="eastAsia"/>
            <w:color w:val="FF0000"/>
            <w:sz w:val="22"/>
          </w:rPr>
          <w:delText>2019</w:delText>
        </w:r>
      </w:del>
      <w:ins w:id="2911" w:author="Keis" w:date="2024-09-06T10:18:00Z">
        <w:r w:rsidR="009F27DD" w:rsidRPr="009F27DD">
          <w:rPr>
            <w:rFonts w:ascii="Arial" w:eastAsia="굴림" w:hAnsi="Arial" w:cs="Arial" w:hint="eastAsia"/>
            <w:color w:val="00B050"/>
            <w:sz w:val="22"/>
          </w:rPr>
          <w:t>2021</w:t>
        </w:r>
      </w:ins>
      <w:r w:rsidR="00267B0D" w:rsidRPr="001D19F6">
        <w:rPr>
          <w:rFonts w:ascii="Arial" w:eastAsia="굴림" w:hAnsi="Arial" w:cs="Arial"/>
          <w:sz w:val="22"/>
        </w:rPr>
        <w:t xml:space="preserve">. If the </w:t>
      </w:r>
      <w:r w:rsidR="00267B0D" w:rsidRPr="001D19F6">
        <w:rPr>
          <w:rFonts w:ascii="Arial" w:eastAsia="굴림" w:hAnsi="Arial" w:cs="Arial"/>
          <w:sz w:val="22"/>
        </w:rPr>
        <w:lastRenderedPageBreak/>
        <w:t xml:space="preserve">month is not clear, enter </w:t>
      </w:r>
      <w:del w:id="2912" w:author="Keis" w:date="2024-09-06T10:18:00Z">
        <w:r w:rsidR="007C3E86" w:rsidDel="009F27DD">
          <w:rPr>
            <w:rFonts w:ascii="Arial" w:eastAsia="굴림" w:hAnsi="Arial" w:cs="Arial" w:hint="eastAsia"/>
            <w:color w:val="FF0000"/>
            <w:sz w:val="22"/>
          </w:rPr>
          <w:delText>2019</w:delText>
        </w:r>
      </w:del>
      <w:ins w:id="2913" w:author="Keis" w:date="2024-09-06T10:18:00Z">
        <w:r w:rsidR="009F27DD" w:rsidRPr="009F27DD">
          <w:rPr>
            <w:rFonts w:ascii="Arial" w:eastAsia="굴림" w:hAnsi="Arial" w:cs="Arial" w:hint="eastAsia"/>
            <w:color w:val="00B050"/>
            <w:sz w:val="22"/>
          </w:rPr>
          <w:t>2021</w:t>
        </w:r>
      </w:ins>
      <w:r w:rsidR="007C3E86" w:rsidRPr="00AC480C">
        <w:rPr>
          <w:rFonts w:ascii="Arial" w:eastAsia="굴림" w:hAnsi="Arial" w:cs="Arial"/>
          <w:color w:val="000000" w:themeColor="text1"/>
          <w:sz w:val="22"/>
          <w:rPrChange w:id="2914" w:author="Keis" w:date="2024-09-13T13:10:00Z">
            <w:rPr>
              <w:rFonts w:ascii="Arial" w:eastAsia="굴림" w:hAnsi="Arial" w:cs="Arial"/>
              <w:color w:val="FF0000"/>
              <w:sz w:val="22"/>
            </w:rPr>
          </w:rPrChange>
        </w:rPr>
        <w:t>00</w:t>
      </w:r>
      <w:r w:rsidR="00CB7C89" w:rsidRPr="001D19F6">
        <w:rPr>
          <w:rFonts w:ascii="Arial" w:eastAsia="굴림" w:hAnsi="Arial" w:cs="Arial"/>
          <w:kern w:val="0"/>
          <w:sz w:val="22"/>
        </w:rPr>
        <w:t>.</w:t>
      </w:r>
      <w:r w:rsidRPr="001D19F6">
        <w:rPr>
          <w:rFonts w:ascii="Arial" w:eastAsia="굴림" w:hAnsi="Arial" w:cs="Arial"/>
          <w:kern w:val="0"/>
          <w:sz w:val="22"/>
        </w:rPr>
        <w:t>]</w:t>
      </w:r>
    </w:p>
    <w:p w14:paraId="31D8C98A" w14:textId="77777777" w:rsidR="00F449DE" w:rsidRPr="001D19F6" w:rsidRDefault="00F449DE" w:rsidP="00F449DE">
      <w:pPr>
        <w:wordWrap/>
        <w:spacing w:line="360" w:lineRule="auto"/>
        <w:rPr>
          <w:rFonts w:ascii="Arial" w:eastAsia="굴림" w:hAnsi="Arial" w:cs="Arial"/>
          <w:sz w:val="22"/>
        </w:rPr>
      </w:pPr>
      <w:r w:rsidRPr="001D19F6">
        <w:rPr>
          <w:rFonts w:ascii="Arial" w:eastAsia="굴림" w:hAnsi="Arial" w:cs="Arial"/>
          <w:sz w:val="22"/>
        </w:rPr>
        <w:t xml:space="preserve"> </w:t>
      </w:r>
      <w:r w:rsidRPr="001D19F6">
        <w:rPr>
          <w:rFonts w:ascii="Arial" w:eastAsia="굴림" w:hAnsi="Arial" w:cs="Arial"/>
          <w:sz w:val="22"/>
        </w:rPr>
        <w:tab/>
        <w:t xml:space="preserve">_______________________________ </w:t>
      </w:r>
    </w:p>
    <w:p w14:paraId="64B86E79" w14:textId="77777777" w:rsidR="00624BD4" w:rsidRPr="001D19F6" w:rsidRDefault="00624BD4" w:rsidP="00624BD4">
      <w:pPr>
        <w:wordWrap/>
        <w:spacing w:line="360" w:lineRule="auto"/>
        <w:rPr>
          <w:rFonts w:ascii="Arial" w:eastAsia="굴림" w:hAnsi="Arial" w:cs="Arial"/>
          <w:sz w:val="22"/>
        </w:rPr>
      </w:pPr>
    </w:p>
    <w:p w14:paraId="127312C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D703. </w:t>
      </w:r>
      <w:r w:rsidR="003F29AB" w:rsidRPr="001D19F6">
        <w:rPr>
          <w:rFonts w:ascii="Arial" w:eastAsia="굴림" w:hAnsi="Arial" w:cs="Arial"/>
          <w:kern w:val="0"/>
          <w:sz w:val="22"/>
        </w:rPr>
        <w:t xml:space="preserve">How many employees do you have in your new location </w:t>
      </w:r>
      <w:r w:rsidR="006D352B" w:rsidRPr="001D19F6">
        <w:rPr>
          <w:rFonts w:ascii="Arial" w:eastAsia="굴림" w:hAnsi="Arial" w:cs="Arial"/>
          <w:sz w:val="22"/>
        </w:rPr>
        <w:t>including yourself</w:t>
      </w:r>
      <w:r w:rsidR="00A43CCD" w:rsidRPr="001D19F6">
        <w:rPr>
          <w:rFonts w:ascii="Arial" w:eastAsia="굴림" w:hAnsi="Arial" w:cs="Arial"/>
          <w:sz w:val="22"/>
        </w:rPr>
        <w:t>? (unit: a person</w:t>
      </w:r>
      <w:r w:rsidRPr="001D19F6">
        <w:rPr>
          <w:rFonts w:ascii="Arial" w:eastAsia="굴림" w:hAnsi="Arial" w:cs="Arial"/>
          <w:sz w:val="22"/>
        </w:rPr>
        <w:t>)</w:t>
      </w:r>
    </w:p>
    <w:p w14:paraId="63A3B7E0" w14:textId="77777777" w:rsidR="00624BD4" w:rsidRPr="001D19F6" w:rsidRDefault="000833C8" w:rsidP="000833C8">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r w:rsidR="00940131" w:rsidRPr="001D19F6">
        <w:rPr>
          <w:rFonts w:ascii="Arial" w:eastAsia="굴림" w:hAnsi="Arial" w:cs="Arial"/>
          <w:sz w:val="22"/>
        </w:rPr>
        <w:t>People [</w:t>
      </w:r>
      <w:r w:rsidR="003608C0" w:rsidRPr="001D19F6">
        <w:rPr>
          <w:rFonts w:ascii="Arial" w:eastAsia="굴림" w:hAnsi="Arial" w:cs="Arial"/>
          <w:sz w:val="22"/>
        </w:rPr>
        <w:t xml:space="preserve">Range: </w:t>
      </w:r>
      <w:r w:rsidR="00940131" w:rsidRPr="001D19F6">
        <w:rPr>
          <w:rFonts w:ascii="Arial" w:eastAsia="굴림" w:hAnsi="Arial" w:cs="Arial"/>
          <w:sz w:val="22"/>
        </w:rPr>
        <w:t>1~9997]</w:t>
      </w:r>
    </w:p>
    <w:p w14:paraId="1AD201F1" w14:textId="77777777" w:rsidR="00CB32BC" w:rsidRPr="001D19F6" w:rsidRDefault="00CB32BC" w:rsidP="000833C8">
      <w:pPr>
        <w:wordWrap/>
        <w:spacing w:line="360" w:lineRule="auto"/>
        <w:rPr>
          <w:rFonts w:ascii="Arial" w:eastAsia="굴림" w:hAnsi="Arial" w:cs="Arial"/>
          <w:sz w:val="22"/>
        </w:rPr>
      </w:pPr>
      <w:r w:rsidRPr="001D19F6">
        <w:rPr>
          <w:rFonts w:ascii="Arial" w:eastAsia="굴림" w:hAnsi="Arial" w:cs="Arial"/>
          <w:sz w:val="22"/>
        </w:rPr>
        <w:tab/>
        <w:t xml:space="preserve">Don’t know/ Refuse to answer </w:t>
      </w:r>
      <w:r w:rsidRPr="001D19F6">
        <w:rPr>
          <w:rFonts w:ascii="Arial" w:eastAsia="굴림" w:hAnsi="Arial" w:cs="Arial"/>
          <w:kern w:val="0"/>
          <w:sz w:val="22"/>
        </w:rPr>
        <w:t>→Go to D704</w:t>
      </w:r>
    </w:p>
    <w:p w14:paraId="05A12DCE" w14:textId="77777777" w:rsidR="00624BD4" w:rsidRPr="001D19F6" w:rsidRDefault="00624BD4" w:rsidP="00624BD4">
      <w:pPr>
        <w:wordWrap/>
        <w:spacing w:line="360" w:lineRule="auto"/>
        <w:rPr>
          <w:rFonts w:ascii="Arial" w:eastAsia="굴림" w:hAnsi="Arial" w:cs="Arial"/>
          <w:sz w:val="22"/>
          <w:u w:val="single"/>
        </w:rPr>
      </w:pPr>
    </w:p>
    <w:p w14:paraId="1366F49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D704. Then what is the </w:t>
      </w:r>
      <w:r w:rsidR="000833C8" w:rsidRPr="001D19F6">
        <w:rPr>
          <w:rFonts w:ascii="Arial" w:eastAsia="굴림" w:hAnsi="Arial" w:cs="Arial"/>
          <w:sz w:val="22"/>
        </w:rPr>
        <w:t xml:space="preserve">estimated number of </w:t>
      </w:r>
      <w:r w:rsidR="00BA5242" w:rsidRPr="001D19F6">
        <w:rPr>
          <w:rFonts w:ascii="Arial" w:eastAsia="굴림" w:hAnsi="Arial" w:cs="Arial"/>
          <w:sz w:val="22"/>
        </w:rPr>
        <w:t>employees that</w:t>
      </w:r>
      <w:r w:rsidR="00957266" w:rsidRPr="001D19F6">
        <w:rPr>
          <w:rFonts w:ascii="Arial" w:eastAsia="굴림" w:hAnsi="Arial" w:cs="Arial"/>
          <w:sz w:val="22"/>
        </w:rPr>
        <w:t xml:space="preserve"> worked</w:t>
      </w:r>
      <w:r w:rsidRPr="001D19F6">
        <w:rPr>
          <w:rFonts w:ascii="Arial" w:eastAsia="굴림" w:hAnsi="Arial" w:cs="Arial"/>
          <w:sz w:val="22"/>
        </w:rPr>
        <w:t xml:space="preserve"> in the new location?</w:t>
      </w:r>
    </w:p>
    <w:p w14:paraId="6FC29DB2" w14:textId="77777777" w:rsidR="00624BD4" w:rsidRPr="001D19F6" w:rsidRDefault="003F29AB"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1828A922"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6AED2D61"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27F2CCA3"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28A1605C"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51FA666A"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0E37C4CE"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0C85D394"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051285D9" w14:textId="77777777" w:rsidR="00624BD4" w:rsidRPr="001D19F6" w:rsidRDefault="00624BD4" w:rsidP="00F14BA4">
      <w:pPr>
        <w:pStyle w:val="a6"/>
        <w:numPr>
          <w:ilvl w:val="0"/>
          <w:numId w:val="459"/>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32A58856" w14:textId="77777777" w:rsidR="000833C8" w:rsidRPr="001D19F6" w:rsidRDefault="000833C8" w:rsidP="00624BD4">
      <w:pPr>
        <w:wordWrap/>
        <w:spacing w:line="360" w:lineRule="auto"/>
        <w:rPr>
          <w:rFonts w:ascii="Arial" w:eastAsia="굴림" w:hAnsi="Arial" w:cs="Arial"/>
          <w:b/>
          <w:sz w:val="22"/>
        </w:rPr>
      </w:pPr>
    </w:p>
    <w:p w14:paraId="136C0F0E"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338A4E53" w14:textId="77777777" w:rsidR="00624BD4" w:rsidRPr="001D19F6" w:rsidRDefault="00B447E0" w:rsidP="00F14BA4">
      <w:pPr>
        <w:pStyle w:val="a6"/>
        <w:numPr>
          <w:ilvl w:val="0"/>
          <w:numId w:val="460"/>
        </w:numPr>
        <w:wordWrap/>
        <w:spacing w:line="276" w:lineRule="auto"/>
        <w:ind w:leftChars="0"/>
        <w:rPr>
          <w:rFonts w:ascii="Arial" w:eastAsia="굴림" w:hAnsi="Arial" w:cs="Arial"/>
          <w:b/>
          <w:sz w:val="22"/>
        </w:rPr>
      </w:pPr>
      <w:r w:rsidRPr="001D19F6">
        <w:rPr>
          <w:rFonts w:ascii="Arial" w:eastAsia="굴림" w:hAnsi="Arial" w:cs="Arial"/>
          <w:b/>
          <w:sz w:val="22"/>
        </w:rPr>
        <w:t>If R was</w:t>
      </w:r>
      <w:r w:rsidR="00BA70C0" w:rsidRPr="001D19F6">
        <w:rPr>
          <w:rFonts w:ascii="Arial" w:eastAsia="굴림" w:hAnsi="Arial" w:cs="Arial"/>
          <w:b/>
          <w:sz w:val="22"/>
        </w:rPr>
        <w:t xml:space="preserve"> identified as a</w:t>
      </w:r>
      <w:r w:rsidRPr="001D19F6">
        <w:rPr>
          <w:rFonts w:ascii="Arial" w:eastAsia="굴림" w:hAnsi="Arial" w:cs="Arial"/>
          <w:b/>
          <w:sz w:val="22"/>
        </w:rPr>
        <w:t xml:space="preserve"> s</w:t>
      </w:r>
      <w:r w:rsidR="00624BD4" w:rsidRPr="001D19F6">
        <w:rPr>
          <w:rFonts w:ascii="Arial" w:eastAsia="굴림" w:hAnsi="Arial" w:cs="Arial"/>
          <w:b/>
          <w:sz w:val="22"/>
        </w:rPr>
        <w:t>elf-employed/</w:t>
      </w:r>
      <w:r w:rsidRPr="001D19F6">
        <w:rPr>
          <w:rFonts w:ascii="Arial" w:eastAsia="굴림" w:hAnsi="Arial" w:cs="Arial"/>
          <w:b/>
          <w:sz w:val="22"/>
        </w:rPr>
        <w:t>u</w:t>
      </w:r>
      <w:r w:rsidR="00624BD4" w:rsidRPr="001D19F6">
        <w:rPr>
          <w:rFonts w:ascii="Arial" w:eastAsia="굴림" w:hAnsi="Arial" w:cs="Arial"/>
          <w:b/>
          <w:sz w:val="22"/>
        </w:rPr>
        <w:t xml:space="preserve">npaid family </w:t>
      </w:r>
      <w:r w:rsidRPr="001D19F6">
        <w:rPr>
          <w:rFonts w:ascii="Arial" w:eastAsia="굴림" w:hAnsi="Arial" w:cs="Arial"/>
          <w:b/>
          <w:sz w:val="22"/>
        </w:rPr>
        <w:t>worker</w:t>
      </w:r>
      <w:r w:rsidR="00782B2D" w:rsidRPr="001D19F6">
        <w:rPr>
          <w:rFonts w:ascii="Arial" w:eastAsia="굴림" w:hAnsi="Arial" w:cs="Arial"/>
          <w:b/>
          <w:sz w:val="22"/>
        </w:rPr>
        <w:t xml:space="preserve"> </w:t>
      </w:r>
      <w:r w:rsidR="00BA70C0" w:rsidRPr="001D19F6">
        <w:rPr>
          <w:rFonts w:ascii="Arial" w:eastAsia="굴림" w:hAnsi="Arial" w:cs="Arial"/>
          <w:b/>
          <w:sz w:val="22"/>
        </w:rPr>
        <w:t>in the previous interview</w:t>
      </w:r>
      <w:r w:rsidR="00267B0D" w:rsidRPr="001D19F6">
        <w:rPr>
          <w:rFonts w:ascii="Arial" w:eastAsia="굴림" w:hAnsi="Arial" w:cs="Arial"/>
          <w:b/>
          <w:sz w:val="22"/>
        </w:rPr>
        <w:t xml:space="preserve"> or D009=</w:t>
      </w:r>
      <w:r w:rsidR="00267B0D" w:rsidRPr="001D19F6">
        <w:rPr>
          <w:rFonts w:ascii="굴림" w:eastAsia="굴림" w:hAnsi="굴림" w:cs="굴림" w:hint="eastAsia"/>
          <w:b/>
          <w:sz w:val="22"/>
        </w:rPr>
        <w:t>⑤</w:t>
      </w:r>
      <w:r w:rsidR="00624BD4" w:rsidRPr="001D19F6">
        <w:rPr>
          <w:rFonts w:ascii="Arial" w:eastAsia="굴림" w:hAnsi="Arial" w:cs="Arial"/>
          <w:b/>
          <w:sz w:val="22"/>
        </w:rPr>
        <w:t xml:space="preserve">, then </w:t>
      </w:r>
      <w:r w:rsidR="00782B2D" w:rsidRPr="001D19F6">
        <w:rPr>
          <w:rFonts w:ascii="Arial" w:eastAsia="굴림" w:hAnsi="Arial" w:cs="Arial"/>
          <w:b/>
          <w:sz w:val="22"/>
        </w:rPr>
        <w:t>ask</w:t>
      </w:r>
      <w:r w:rsidR="00624BD4" w:rsidRPr="001D19F6">
        <w:rPr>
          <w:rFonts w:ascii="Arial" w:eastAsia="굴림" w:hAnsi="Arial" w:cs="Arial"/>
          <w:b/>
          <w:sz w:val="22"/>
        </w:rPr>
        <w:t xml:space="preserve"> D033</w:t>
      </w:r>
      <w:r w:rsidR="006D352B" w:rsidRPr="001D19F6">
        <w:rPr>
          <w:rFonts w:ascii="Arial" w:eastAsia="굴림" w:hAnsi="Arial" w:cs="Arial"/>
          <w:b/>
          <w:sz w:val="22"/>
        </w:rPr>
        <w:t>.</w:t>
      </w:r>
    </w:p>
    <w:p w14:paraId="5BEB8F81" w14:textId="77777777" w:rsidR="00624BD4" w:rsidRPr="001D19F6" w:rsidRDefault="00624BD4" w:rsidP="00F14BA4">
      <w:pPr>
        <w:pStyle w:val="a6"/>
        <w:numPr>
          <w:ilvl w:val="0"/>
          <w:numId w:val="460"/>
        </w:numPr>
        <w:wordWrap/>
        <w:spacing w:line="276" w:lineRule="auto"/>
        <w:ind w:leftChars="0"/>
        <w:rPr>
          <w:rFonts w:ascii="Arial" w:eastAsia="굴림" w:hAnsi="Arial" w:cs="Arial"/>
          <w:b/>
          <w:sz w:val="22"/>
        </w:rPr>
      </w:pPr>
      <w:r w:rsidRPr="001D19F6">
        <w:rPr>
          <w:rFonts w:ascii="Arial" w:eastAsia="굴림" w:hAnsi="Arial" w:cs="Arial"/>
          <w:b/>
          <w:sz w:val="22"/>
        </w:rPr>
        <w:t>If D033=</w:t>
      </w:r>
      <w:r w:rsidRPr="001D19F6">
        <w:rPr>
          <w:rFonts w:ascii="굴림" w:eastAsia="굴림" w:hAnsi="굴림" w:cs="굴림" w:hint="eastAsia"/>
          <w:b/>
          <w:sz w:val="22"/>
        </w:rPr>
        <w:t>⑤</w:t>
      </w:r>
      <w:r w:rsidRPr="001D19F6">
        <w:rPr>
          <w:rFonts w:ascii="Arial" w:eastAsia="굴림" w:hAnsi="Arial" w:cs="Arial"/>
          <w:b/>
          <w:sz w:val="22"/>
        </w:rPr>
        <w:t xml:space="preserve">, then </w:t>
      </w:r>
      <w:r w:rsidR="006B14DB" w:rsidRPr="001D19F6">
        <w:rPr>
          <w:rFonts w:ascii="Arial" w:eastAsia="굴림" w:hAnsi="Arial" w:cs="Arial"/>
          <w:b/>
          <w:sz w:val="22"/>
        </w:rPr>
        <w:t>ask</w:t>
      </w:r>
      <w:r w:rsidRPr="001D19F6">
        <w:rPr>
          <w:rFonts w:ascii="Arial" w:eastAsia="굴림" w:hAnsi="Arial" w:cs="Arial"/>
          <w:b/>
          <w:sz w:val="22"/>
        </w:rPr>
        <w:t xml:space="preserve"> D711</w:t>
      </w:r>
      <w:r w:rsidR="006D352B" w:rsidRPr="001D19F6">
        <w:rPr>
          <w:rFonts w:ascii="Arial" w:eastAsia="굴림" w:hAnsi="Arial" w:cs="Arial"/>
          <w:b/>
          <w:sz w:val="22"/>
        </w:rPr>
        <w:t>.</w:t>
      </w:r>
    </w:p>
    <w:p w14:paraId="76ED4165" w14:textId="77777777" w:rsidR="00624BD4" w:rsidRPr="001D19F6" w:rsidRDefault="00624BD4" w:rsidP="00624BD4">
      <w:pPr>
        <w:wordWrap/>
        <w:spacing w:line="360" w:lineRule="auto"/>
        <w:rPr>
          <w:rFonts w:ascii="Arial" w:eastAsia="굴림" w:hAnsi="Arial" w:cs="Arial"/>
          <w:b/>
          <w:sz w:val="22"/>
        </w:rPr>
      </w:pPr>
    </w:p>
    <w:p w14:paraId="06F2B15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D033. (As loop=1)</w:t>
      </w:r>
      <w:r w:rsidR="006B14DB" w:rsidRPr="001D19F6">
        <w:rPr>
          <w:rFonts w:ascii="Arial" w:eastAsia="굴림" w:hAnsi="Arial" w:cs="Arial"/>
          <w:sz w:val="22"/>
        </w:rPr>
        <w:t xml:space="preserve"> </w:t>
      </w:r>
      <w:r w:rsidRPr="001D19F6">
        <w:rPr>
          <w:rFonts w:ascii="Arial" w:eastAsia="굴림" w:hAnsi="Arial" w:cs="Arial"/>
          <w:sz w:val="22"/>
        </w:rPr>
        <w:t xml:space="preserve">You responded </w:t>
      </w:r>
      <w:r w:rsidR="006D352B" w:rsidRPr="001D19F6">
        <w:rPr>
          <w:rFonts w:ascii="Arial" w:eastAsia="굴림" w:hAnsi="Arial" w:cs="Arial"/>
          <w:sz w:val="22"/>
        </w:rPr>
        <w:t>in the previous interview</w:t>
      </w:r>
      <w:r w:rsidR="006B14DB" w:rsidRPr="001D19F6">
        <w:rPr>
          <w:rFonts w:ascii="Arial" w:eastAsia="굴림" w:hAnsi="Arial" w:cs="Arial"/>
          <w:sz w:val="22"/>
        </w:rPr>
        <w:t xml:space="preserve"> </w:t>
      </w:r>
      <w:r w:rsidRPr="001D19F6">
        <w:rPr>
          <w:rFonts w:ascii="Arial" w:eastAsia="굴림" w:hAnsi="Arial" w:cs="Arial"/>
          <w:sz w:val="22"/>
        </w:rPr>
        <w:t>that your employment status was ______.</w:t>
      </w:r>
      <w:r w:rsidR="00957266" w:rsidRPr="001D19F6">
        <w:rPr>
          <w:rFonts w:ascii="Arial" w:eastAsia="굴림" w:hAnsi="Arial" w:cs="Arial"/>
          <w:sz w:val="22"/>
        </w:rPr>
        <w:t xml:space="preserve"> Did</w:t>
      </w:r>
      <w:r w:rsidRPr="001D19F6">
        <w:rPr>
          <w:rFonts w:ascii="Arial" w:eastAsia="굴림" w:hAnsi="Arial" w:cs="Arial"/>
          <w:sz w:val="22"/>
        </w:rPr>
        <w:t xml:space="preserve"> your employment status</w:t>
      </w:r>
      <w:r w:rsidR="00957266" w:rsidRPr="001D19F6">
        <w:rPr>
          <w:rFonts w:ascii="Arial" w:eastAsia="굴림" w:hAnsi="Arial" w:cs="Arial"/>
          <w:sz w:val="22"/>
        </w:rPr>
        <w:t xml:space="preserve"> change</w:t>
      </w:r>
      <w:r w:rsidRPr="001D19F6">
        <w:rPr>
          <w:rFonts w:ascii="Arial" w:eastAsia="굴림" w:hAnsi="Arial" w:cs="Arial"/>
          <w:sz w:val="22"/>
        </w:rPr>
        <w:t xml:space="preserve"> within the workplace since then? (</w:t>
      </w:r>
      <w:r w:rsidR="00940131" w:rsidRPr="001D19F6">
        <w:rPr>
          <w:rFonts w:ascii="Arial" w:eastAsia="굴림" w:hAnsi="Arial" w:cs="Arial"/>
          <w:sz w:val="22"/>
        </w:rPr>
        <w:t>Workplace</w:t>
      </w:r>
      <w:r w:rsidRPr="001D19F6">
        <w:rPr>
          <w:rFonts w:ascii="Arial" w:eastAsia="굴림" w:hAnsi="Arial" w:cs="Arial"/>
          <w:sz w:val="22"/>
        </w:rPr>
        <w:t xml:space="preserve"> in the previous </w:t>
      </w:r>
      <w:r w:rsidR="00940131" w:rsidRPr="001D19F6">
        <w:rPr>
          <w:rFonts w:ascii="Arial" w:eastAsia="굴림" w:hAnsi="Arial" w:cs="Arial"/>
          <w:sz w:val="22"/>
        </w:rPr>
        <w:t>interview</w:t>
      </w:r>
      <w:r w:rsidRPr="001D19F6">
        <w:rPr>
          <w:rFonts w:ascii="Arial" w:eastAsia="굴림" w:hAnsi="Arial" w:cs="Arial"/>
          <w:sz w:val="22"/>
        </w:rPr>
        <w:t>): [name of workplace, job title])</w:t>
      </w:r>
    </w:p>
    <w:p w14:paraId="278ADF0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(As loop&gt;=2)</w:t>
      </w:r>
      <w:r w:rsidR="00957266" w:rsidRPr="001D19F6">
        <w:rPr>
          <w:rFonts w:ascii="Arial" w:eastAsia="굴림" w:hAnsi="Arial" w:cs="Arial"/>
          <w:sz w:val="22"/>
        </w:rPr>
        <w:t xml:space="preserve"> Did</w:t>
      </w:r>
      <w:r w:rsidRPr="001D19F6">
        <w:rPr>
          <w:rFonts w:ascii="Arial" w:eastAsia="굴림" w:hAnsi="Arial" w:cs="Arial"/>
          <w:sz w:val="22"/>
        </w:rPr>
        <w:t xml:space="preserve"> your employment status</w:t>
      </w:r>
      <w:r w:rsidR="00957266" w:rsidRPr="001D19F6">
        <w:rPr>
          <w:rFonts w:ascii="Arial" w:eastAsia="굴림" w:hAnsi="Arial" w:cs="Arial"/>
          <w:sz w:val="22"/>
        </w:rPr>
        <w:t xml:space="preserve"> change</w:t>
      </w:r>
      <w:r w:rsidRPr="001D19F6">
        <w:rPr>
          <w:rFonts w:ascii="Arial" w:eastAsia="굴림" w:hAnsi="Arial" w:cs="Arial"/>
          <w:sz w:val="22"/>
        </w:rPr>
        <w:t xml:space="preserve"> again after that? (</w:t>
      </w:r>
      <w:r w:rsidR="00940131" w:rsidRPr="001D19F6">
        <w:rPr>
          <w:rFonts w:ascii="Arial" w:eastAsia="굴림" w:hAnsi="Arial" w:cs="Arial"/>
          <w:sz w:val="22"/>
        </w:rPr>
        <w:t>Workplace</w:t>
      </w:r>
      <w:r w:rsidRPr="001D19F6">
        <w:rPr>
          <w:rFonts w:ascii="Arial" w:eastAsia="굴림" w:hAnsi="Arial" w:cs="Arial"/>
          <w:sz w:val="22"/>
        </w:rPr>
        <w:t xml:space="preserve"> in the previous </w:t>
      </w:r>
      <w:r w:rsidR="00940131" w:rsidRPr="001D19F6">
        <w:rPr>
          <w:rFonts w:ascii="Arial" w:eastAsia="굴림" w:hAnsi="Arial" w:cs="Arial"/>
          <w:sz w:val="22"/>
        </w:rPr>
        <w:t>interview</w:t>
      </w:r>
      <w:r w:rsidRPr="001D19F6">
        <w:rPr>
          <w:rFonts w:ascii="Arial" w:eastAsia="굴림" w:hAnsi="Arial" w:cs="Arial"/>
          <w:sz w:val="22"/>
        </w:rPr>
        <w:t>): [name of workplace, job title])</w:t>
      </w:r>
    </w:p>
    <w:p w14:paraId="159AE9C2" w14:textId="77777777" w:rsidR="00624BD4" w:rsidRPr="001D19F6" w:rsidRDefault="00624BD4" w:rsidP="00624BD4">
      <w:pPr>
        <w:wordWrap/>
        <w:spacing w:line="360" w:lineRule="auto"/>
        <w:rPr>
          <w:rFonts w:ascii="Arial" w:eastAsia="굴림" w:hAnsi="Arial" w:cs="Arial"/>
          <w:bCs/>
          <w:sz w:val="22"/>
        </w:rPr>
      </w:pPr>
      <w:r w:rsidRPr="001D19F6">
        <w:rPr>
          <w:rFonts w:ascii="Arial" w:eastAsia="굴림" w:hAnsi="Arial" w:cs="Arial"/>
          <w:bCs/>
          <w:sz w:val="22"/>
        </w:rPr>
        <w:t>[IWER: Change in employment status</w:t>
      </w:r>
      <w:r w:rsidR="00653550" w:rsidRPr="001D19F6">
        <w:rPr>
          <w:rFonts w:ascii="Arial" w:eastAsia="굴림" w:hAnsi="Arial" w:cs="Arial"/>
          <w:bCs/>
          <w:sz w:val="22"/>
        </w:rPr>
        <w:t xml:space="preserve"> means a change from</w:t>
      </w:r>
      <w:r w:rsidR="006B14DB" w:rsidRPr="001D19F6">
        <w:rPr>
          <w:rFonts w:ascii="Arial" w:eastAsia="굴림" w:hAnsi="Arial" w:cs="Arial"/>
          <w:bCs/>
          <w:sz w:val="22"/>
        </w:rPr>
        <w:t xml:space="preserve"> </w:t>
      </w:r>
      <w:r w:rsidRPr="001D19F6">
        <w:rPr>
          <w:rFonts w:ascii="Arial" w:eastAsia="굴림" w:hAnsi="Arial" w:cs="Arial"/>
          <w:bCs/>
          <w:sz w:val="22"/>
        </w:rPr>
        <w:t>“</w:t>
      </w:r>
      <w:r w:rsidR="00B447E0" w:rsidRPr="001D19F6">
        <w:rPr>
          <w:rFonts w:ascii="Arial" w:eastAsia="굴림" w:hAnsi="Arial" w:cs="Arial"/>
          <w:sz w:val="22"/>
        </w:rPr>
        <w:t>s</w:t>
      </w:r>
      <w:r w:rsidRPr="001D19F6">
        <w:rPr>
          <w:rFonts w:ascii="Arial" w:eastAsia="굴림" w:hAnsi="Arial" w:cs="Arial"/>
          <w:sz w:val="22"/>
        </w:rPr>
        <w:t>elf-employed</w:t>
      </w:r>
      <w:r w:rsidR="006B14DB" w:rsidRPr="001D19F6">
        <w:rPr>
          <w:rFonts w:ascii="Arial" w:eastAsia="굴림" w:hAnsi="Arial" w:cs="Arial"/>
          <w:sz w:val="22"/>
        </w:rPr>
        <w:t xml:space="preserve"> </w:t>
      </w:r>
      <w:r w:rsidRPr="001D19F6">
        <w:rPr>
          <w:rFonts w:ascii="Arial" w:eastAsia="굴림" w:hAnsi="Arial" w:cs="Arial"/>
          <w:sz w:val="22"/>
        </w:rPr>
        <w:t>to unpaid family worker</w:t>
      </w:r>
      <w:r w:rsidRPr="001D19F6">
        <w:rPr>
          <w:rFonts w:ascii="Arial" w:eastAsia="굴림" w:hAnsi="Arial" w:cs="Arial"/>
          <w:bCs/>
          <w:sz w:val="22"/>
        </w:rPr>
        <w:t>”</w:t>
      </w:r>
      <w:r w:rsidR="00653550" w:rsidRPr="001D19F6">
        <w:rPr>
          <w:rFonts w:ascii="Arial" w:eastAsia="굴림" w:hAnsi="Arial" w:cs="Arial"/>
          <w:bCs/>
          <w:sz w:val="22"/>
        </w:rPr>
        <w:t xml:space="preserve"> or</w:t>
      </w:r>
      <w:r w:rsidR="006B14DB" w:rsidRPr="001D19F6">
        <w:rPr>
          <w:rFonts w:ascii="Arial" w:eastAsia="굴림" w:hAnsi="Arial" w:cs="Arial"/>
          <w:bCs/>
          <w:sz w:val="22"/>
        </w:rPr>
        <w:t xml:space="preserve"> </w:t>
      </w:r>
      <w:r w:rsidR="00653550" w:rsidRPr="001D19F6">
        <w:rPr>
          <w:rFonts w:ascii="Arial" w:eastAsia="굴림" w:hAnsi="Arial" w:cs="Arial"/>
          <w:bCs/>
          <w:sz w:val="22"/>
        </w:rPr>
        <w:t xml:space="preserve">a change from </w:t>
      </w:r>
      <w:r w:rsidRPr="001D19F6">
        <w:rPr>
          <w:rFonts w:ascii="Arial" w:eastAsia="굴림" w:hAnsi="Arial" w:cs="Arial"/>
          <w:bCs/>
          <w:sz w:val="22"/>
        </w:rPr>
        <w:t>“</w:t>
      </w:r>
      <w:r w:rsidR="00653550" w:rsidRPr="001D19F6">
        <w:rPr>
          <w:rFonts w:ascii="Arial" w:eastAsia="굴림" w:hAnsi="Arial" w:cs="Arial"/>
          <w:sz w:val="22"/>
        </w:rPr>
        <w:t>u</w:t>
      </w:r>
      <w:r w:rsidRPr="001D19F6">
        <w:rPr>
          <w:rFonts w:ascii="Arial" w:eastAsia="굴림" w:hAnsi="Arial" w:cs="Arial"/>
          <w:sz w:val="22"/>
        </w:rPr>
        <w:t>npaid family worker to self-employed (employer)</w:t>
      </w:r>
      <w:r w:rsidRPr="001D19F6">
        <w:rPr>
          <w:rFonts w:ascii="Arial" w:eastAsia="굴림" w:hAnsi="Arial" w:cs="Arial"/>
          <w:bCs/>
          <w:sz w:val="22"/>
        </w:rPr>
        <w:t>”.]</w:t>
      </w:r>
    </w:p>
    <w:p w14:paraId="730685A0" w14:textId="77777777" w:rsidR="006B14DB" w:rsidRPr="001D19F6" w:rsidRDefault="006B14DB" w:rsidP="00F14BA4">
      <w:pPr>
        <w:pStyle w:val="a6"/>
        <w:numPr>
          <w:ilvl w:val="0"/>
          <w:numId w:val="46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D711</w:t>
      </w:r>
    </w:p>
    <w:p w14:paraId="5C413645" w14:textId="77777777" w:rsidR="00624BD4" w:rsidRPr="001D19F6" w:rsidRDefault="00624BD4" w:rsidP="00624BD4">
      <w:pPr>
        <w:wordWrap/>
        <w:spacing w:line="360" w:lineRule="auto"/>
        <w:rPr>
          <w:rFonts w:ascii="Arial" w:eastAsia="굴림" w:hAnsi="Arial" w:cs="Arial"/>
          <w:sz w:val="22"/>
        </w:rPr>
      </w:pPr>
    </w:p>
    <w:p w14:paraId="4CCBEBA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D034. What</w:t>
      </w:r>
      <w:r w:rsidR="00957266" w:rsidRPr="001D19F6">
        <w:rPr>
          <w:rFonts w:ascii="Arial" w:eastAsia="굴림" w:hAnsi="Arial" w:cs="Arial"/>
          <w:sz w:val="22"/>
        </w:rPr>
        <w:t xml:space="preserve"> was</w:t>
      </w:r>
      <w:r w:rsidR="006B14DB" w:rsidRPr="001D19F6">
        <w:rPr>
          <w:rFonts w:ascii="Arial" w:eastAsia="굴림" w:hAnsi="Arial" w:cs="Arial"/>
          <w:sz w:val="22"/>
        </w:rPr>
        <w:t xml:space="preserve"> </w:t>
      </w:r>
      <w:r w:rsidRPr="001D19F6">
        <w:rPr>
          <w:rFonts w:ascii="Arial" w:eastAsia="굴림" w:hAnsi="Arial" w:cs="Arial"/>
          <w:sz w:val="22"/>
        </w:rPr>
        <w:t>your new employment status? (</w:t>
      </w:r>
      <w:r w:rsidR="00940131" w:rsidRPr="001D19F6">
        <w:rPr>
          <w:rFonts w:ascii="Arial" w:eastAsia="굴림" w:hAnsi="Arial" w:cs="Arial"/>
          <w:sz w:val="22"/>
        </w:rPr>
        <w:t>Workplace</w:t>
      </w:r>
      <w:r w:rsidRPr="001D19F6">
        <w:rPr>
          <w:rFonts w:ascii="Arial" w:eastAsia="굴림" w:hAnsi="Arial" w:cs="Arial"/>
          <w:sz w:val="22"/>
        </w:rPr>
        <w:t xml:space="preserv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461D3A4B" w14:textId="77777777" w:rsidR="00624BD4" w:rsidRPr="001D19F6" w:rsidRDefault="00624BD4" w:rsidP="00DE020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Self-employed (employer) to unpaid family worker</w:t>
      </w:r>
    </w:p>
    <w:p w14:paraId="6A521F0B" w14:textId="77777777" w:rsidR="00264E50" w:rsidRDefault="00624BD4" w:rsidP="00264E5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Unpaid family worker to self-employed (employer)</w:t>
      </w:r>
    </w:p>
    <w:p w14:paraId="6B7DD3FE" w14:textId="77777777" w:rsidR="00264E50" w:rsidRPr="00264E50" w:rsidRDefault="00264E50" w:rsidP="00264E50">
      <w:pPr>
        <w:wordWrap/>
        <w:spacing w:line="360" w:lineRule="auto"/>
        <w:ind w:leftChars="213" w:left="426"/>
        <w:rPr>
          <w:rFonts w:ascii="Arial" w:eastAsia="굴림" w:hAnsi="Arial" w:cs="Arial"/>
          <w:sz w:val="22"/>
        </w:rPr>
      </w:pPr>
    </w:p>
    <w:p w14:paraId="553A9FCC" w14:textId="77777777" w:rsidR="00624BD4" w:rsidRPr="001D19F6" w:rsidRDefault="00624BD4" w:rsidP="00E3332F">
      <w:pPr>
        <w:wordWrap/>
        <w:spacing w:line="360" w:lineRule="auto"/>
        <w:rPr>
          <w:rFonts w:ascii="Arial" w:eastAsia="굴림" w:hAnsi="Arial" w:cs="Arial"/>
          <w:sz w:val="22"/>
        </w:rPr>
      </w:pPr>
      <w:r w:rsidRPr="001D19F6">
        <w:rPr>
          <w:rFonts w:ascii="Arial" w:eastAsia="굴림" w:hAnsi="Arial" w:cs="Arial"/>
          <w:sz w:val="22"/>
        </w:rPr>
        <w:lastRenderedPageBreak/>
        <w:t xml:space="preserve">D035. When did your employment status change? (unit: year and month combined into 6 digits, workplace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45113DEF" w14:textId="1A3B33CE" w:rsidR="00624BD4" w:rsidRPr="001D19F6" w:rsidRDefault="00624BD4" w:rsidP="00E3332F">
      <w:pPr>
        <w:widowControl/>
        <w:wordWrap/>
        <w:autoSpaceDE/>
        <w:autoSpaceDN/>
        <w:spacing w:line="360" w:lineRule="auto"/>
        <w:jc w:val="left"/>
        <w:rPr>
          <w:rFonts w:ascii="Arial" w:eastAsia="굴림" w:hAnsi="Arial" w:cs="Arial"/>
          <w:kern w:val="0"/>
          <w:sz w:val="24"/>
          <w:szCs w:val="24"/>
        </w:rPr>
      </w:pPr>
      <w:r w:rsidRPr="001D19F6">
        <w:rPr>
          <w:rFonts w:ascii="Arial" w:eastAsia="굴림" w:hAnsi="Arial" w:cs="Arial"/>
          <w:sz w:val="22"/>
        </w:rPr>
        <w:t xml:space="preserve">[IWER: Enter the year and month using 6 digits. </w:t>
      </w:r>
      <w:r w:rsidR="003F7106" w:rsidRPr="001D19F6">
        <w:rPr>
          <w:rFonts w:ascii="Arial" w:eastAsia="굴림" w:hAnsi="Arial" w:cs="Arial"/>
          <w:kern w:val="0"/>
          <w:sz w:val="22"/>
        </w:rPr>
        <w:t>For exa</w:t>
      </w:r>
      <w:r w:rsidR="00267B0D" w:rsidRPr="001D19F6">
        <w:rPr>
          <w:rFonts w:ascii="Arial" w:eastAsia="굴림" w:hAnsi="Arial" w:cs="Arial"/>
          <w:kern w:val="0"/>
          <w:sz w:val="22"/>
        </w:rPr>
        <w:t xml:space="preserve">mple, mark </w:t>
      </w:r>
      <w:del w:id="2915" w:author="Keis" w:date="2024-09-06T10:18:00Z">
        <w:r w:rsidR="007C3E86" w:rsidDel="009F27DD">
          <w:rPr>
            <w:rFonts w:ascii="Arial" w:eastAsia="굴림" w:hAnsi="Arial" w:cs="Arial" w:hint="eastAsia"/>
            <w:color w:val="FF0000"/>
            <w:kern w:val="0"/>
            <w:sz w:val="22"/>
          </w:rPr>
          <w:delText>2019</w:delText>
        </w:r>
      </w:del>
      <w:ins w:id="2916" w:author="Keis" w:date="2024-09-06T10:18:00Z">
        <w:r w:rsidR="009F27DD" w:rsidRPr="009F27DD">
          <w:rPr>
            <w:rFonts w:ascii="Arial" w:eastAsia="굴림" w:hAnsi="Arial" w:cs="Arial" w:hint="eastAsia"/>
            <w:color w:val="00B050"/>
            <w:kern w:val="0"/>
            <w:sz w:val="22"/>
          </w:rPr>
          <w:t>2021</w:t>
        </w:r>
      </w:ins>
      <w:r w:rsidR="007C3E86" w:rsidRPr="00AC480C">
        <w:rPr>
          <w:rFonts w:ascii="Arial" w:eastAsia="굴림" w:hAnsi="Arial" w:cs="Arial"/>
          <w:color w:val="000000" w:themeColor="text1"/>
          <w:kern w:val="0"/>
          <w:sz w:val="22"/>
          <w:rPrChange w:id="2917" w:author="Keis" w:date="2024-09-13T13:10:00Z">
            <w:rPr>
              <w:rFonts w:ascii="Arial" w:eastAsia="굴림" w:hAnsi="Arial" w:cs="Arial"/>
              <w:color w:val="FF0000"/>
              <w:kern w:val="0"/>
              <w:sz w:val="22"/>
            </w:rPr>
          </w:rPrChange>
        </w:rPr>
        <w:t>01</w:t>
      </w:r>
      <w:r w:rsidR="00267B0D" w:rsidRPr="001D19F6">
        <w:rPr>
          <w:rFonts w:ascii="Arial" w:eastAsia="굴림" w:hAnsi="Arial" w:cs="Arial"/>
          <w:kern w:val="0"/>
          <w:sz w:val="22"/>
        </w:rPr>
        <w:t xml:space="preserve"> for January </w:t>
      </w:r>
      <w:del w:id="2918" w:author="Keis" w:date="2024-09-06T10:18:00Z">
        <w:r w:rsidR="007C3E86" w:rsidDel="009F27DD">
          <w:rPr>
            <w:rFonts w:ascii="Arial" w:eastAsia="굴림" w:hAnsi="Arial" w:cs="Arial" w:hint="eastAsia"/>
            <w:color w:val="FF0000"/>
            <w:kern w:val="0"/>
            <w:sz w:val="22"/>
          </w:rPr>
          <w:delText>2019</w:delText>
        </w:r>
      </w:del>
      <w:ins w:id="2919" w:author="Keis" w:date="2024-09-06T10:18:00Z">
        <w:r w:rsidR="009F27DD" w:rsidRPr="009F27DD">
          <w:rPr>
            <w:rFonts w:ascii="Arial" w:eastAsia="굴림" w:hAnsi="Arial" w:cs="Arial" w:hint="eastAsia"/>
            <w:color w:val="00B050"/>
            <w:kern w:val="0"/>
            <w:sz w:val="22"/>
          </w:rPr>
          <w:t>2021</w:t>
        </w:r>
      </w:ins>
      <w:r w:rsidR="00267B0D" w:rsidRPr="001D19F6">
        <w:rPr>
          <w:rFonts w:ascii="Arial" w:eastAsia="굴림" w:hAnsi="Arial" w:cs="Arial"/>
          <w:kern w:val="0"/>
          <w:sz w:val="22"/>
        </w:rPr>
        <w:t xml:space="preserve">. If the month is not clear, enter </w:t>
      </w:r>
      <w:del w:id="2920" w:author="Keis" w:date="2024-09-06T10:18:00Z">
        <w:r w:rsidR="007C3E86" w:rsidDel="009F27DD">
          <w:rPr>
            <w:rFonts w:ascii="Arial" w:eastAsia="굴림" w:hAnsi="Arial" w:cs="Arial" w:hint="eastAsia"/>
            <w:color w:val="FF0000"/>
            <w:kern w:val="0"/>
            <w:sz w:val="22"/>
          </w:rPr>
          <w:delText>2019</w:delText>
        </w:r>
      </w:del>
      <w:ins w:id="2921" w:author="Keis" w:date="2024-09-06T10:18:00Z">
        <w:r w:rsidR="009F27DD" w:rsidRPr="009F27DD">
          <w:rPr>
            <w:rFonts w:ascii="Arial" w:eastAsia="굴림" w:hAnsi="Arial" w:cs="Arial" w:hint="eastAsia"/>
            <w:color w:val="00B050"/>
            <w:kern w:val="0"/>
            <w:sz w:val="22"/>
          </w:rPr>
          <w:t>2021</w:t>
        </w:r>
      </w:ins>
      <w:r w:rsidR="007C3E86" w:rsidRPr="00AC480C">
        <w:rPr>
          <w:rFonts w:ascii="Arial" w:eastAsia="굴림" w:hAnsi="Arial" w:cs="Arial"/>
          <w:color w:val="000000" w:themeColor="text1"/>
          <w:kern w:val="0"/>
          <w:sz w:val="22"/>
          <w:rPrChange w:id="2922" w:author="Keis" w:date="2024-09-13T13:10:00Z">
            <w:rPr>
              <w:rFonts w:ascii="Arial" w:eastAsia="굴림" w:hAnsi="Arial" w:cs="Arial"/>
              <w:color w:val="FF0000"/>
              <w:kern w:val="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4181D816" w14:textId="77777777" w:rsidR="00DE0200" w:rsidRPr="001D19F6" w:rsidRDefault="00DE0200" w:rsidP="00E3332F">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2D4B8ACD" w14:textId="77777777" w:rsidR="00624BD4" w:rsidRPr="001D19F6" w:rsidRDefault="00624BD4" w:rsidP="00624BD4">
      <w:pPr>
        <w:wordWrap/>
        <w:spacing w:line="360" w:lineRule="auto"/>
        <w:rPr>
          <w:rFonts w:ascii="Arial" w:eastAsia="굴림" w:hAnsi="Arial" w:cs="Arial"/>
          <w:sz w:val="22"/>
        </w:rPr>
      </w:pPr>
    </w:p>
    <w:p w14:paraId="4618A6E6"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3AC7A9E2" w14:textId="77777777" w:rsidR="00624BD4" w:rsidRPr="001D19F6" w:rsidRDefault="00624BD4" w:rsidP="00F14BA4">
      <w:pPr>
        <w:pStyle w:val="a6"/>
        <w:numPr>
          <w:ilvl w:val="0"/>
          <w:numId w:val="462"/>
        </w:numPr>
        <w:wordWrap/>
        <w:spacing w:line="276" w:lineRule="auto"/>
        <w:ind w:leftChars="0"/>
        <w:rPr>
          <w:rFonts w:ascii="Arial" w:eastAsia="굴림" w:hAnsi="Arial" w:cs="Arial"/>
          <w:b/>
          <w:sz w:val="22"/>
        </w:rPr>
      </w:pPr>
      <w:r w:rsidRPr="001D19F6">
        <w:rPr>
          <w:rFonts w:ascii="Arial" w:eastAsia="굴림" w:hAnsi="Arial" w:cs="Arial"/>
          <w:b/>
          <w:sz w:val="22"/>
        </w:rPr>
        <w:t>If D711=</w:t>
      </w:r>
      <w:r w:rsidRPr="001D19F6">
        <w:rPr>
          <w:rFonts w:ascii="굴림" w:eastAsia="굴림" w:hAnsi="굴림" w:cs="굴림" w:hint="eastAsia"/>
          <w:b/>
          <w:sz w:val="22"/>
        </w:rPr>
        <w:t>⑤</w:t>
      </w:r>
      <w:r w:rsidRPr="001D19F6">
        <w:rPr>
          <w:rFonts w:ascii="Arial" w:eastAsia="굴림" w:hAnsi="Arial" w:cs="Arial"/>
          <w:b/>
          <w:sz w:val="22"/>
        </w:rPr>
        <w:t xml:space="preserve">, then </w:t>
      </w:r>
      <w:r w:rsidR="00DE0200" w:rsidRPr="001D19F6">
        <w:rPr>
          <w:rFonts w:ascii="Arial" w:eastAsia="굴림" w:hAnsi="Arial" w:cs="Arial"/>
          <w:b/>
          <w:sz w:val="22"/>
        </w:rPr>
        <w:t>ask</w:t>
      </w:r>
      <w:r w:rsidRPr="001D19F6">
        <w:rPr>
          <w:rFonts w:ascii="Arial" w:eastAsia="굴림" w:hAnsi="Arial" w:cs="Arial"/>
          <w:b/>
          <w:sz w:val="22"/>
        </w:rPr>
        <w:t xml:space="preserve"> D036</w:t>
      </w:r>
      <w:r w:rsidR="006D352B" w:rsidRPr="001D19F6">
        <w:rPr>
          <w:rFonts w:ascii="Arial" w:eastAsia="굴림" w:hAnsi="Arial" w:cs="Arial"/>
          <w:b/>
          <w:sz w:val="22"/>
        </w:rPr>
        <w:t>.</w:t>
      </w:r>
    </w:p>
    <w:p w14:paraId="18CD2543" w14:textId="77777777" w:rsidR="00624BD4" w:rsidRPr="001D19F6" w:rsidRDefault="00624BD4" w:rsidP="00624BD4">
      <w:pPr>
        <w:wordWrap/>
        <w:spacing w:line="360" w:lineRule="auto"/>
        <w:rPr>
          <w:rFonts w:ascii="Arial" w:eastAsia="굴림" w:hAnsi="Arial" w:cs="Arial"/>
          <w:b/>
          <w:sz w:val="22"/>
        </w:rPr>
      </w:pPr>
    </w:p>
    <w:p w14:paraId="111B2CD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D711. (As loop=1)</w:t>
      </w:r>
      <w:r w:rsidR="00DE0200" w:rsidRPr="001D19F6">
        <w:rPr>
          <w:rFonts w:ascii="Arial" w:eastAsia="굴림" w:hAnsi="Arial" w:cs="Arial"/>
          <w:sz w:val="22"/>
        </w:rPr>
        <w:t xml:space="preserve"> </w:t>
      </w:r>
      <w:r w:rsidRPr="001D19F6">
        <w:rPr>
          <w:rFonts w:ascii="Arial" w:eastAsia="굴림" w:hAnsi="Arial" w:cs="Arial"/>
          <w:sz w:val="22"/>
        </w:rPr>
        <w:t xml:space="preserve">You responded </w:t>
      </w:r>
      <w:r w:rsidR="006D352B" w:rsidRPr="001D19F6">
        <w:rPr>
          <w:rFonts w:ascii="Arial" w:eastAsia="굴림" w:hAnsi="Arial" w:cs="Arial"/>
          <w:sz w:val="22"/>
        </w:rPr>
        <w:t xml:space="preserve">in the previous interview </w:t>
      </w:r>
      <w:r w:rsidRPr="001D19F6">
        <w:rPr>
          <w:rFonts w:ascii="Arial" w:eastAsia="굴림" w:hAnsi="Arial" w:cs="Arial"/>
          <w:sz w:val="22"/>
        </w:rPr>
        <w:t xml:space="preserve">that the kind of work you </w:t>
      </w:r>
      <w:r w:rsidR="00653550" w:rsidRPr="001D19F6">
        <w:rPr>
          <w:rFonts w:ascii="Arial" w:eastAsia="굴림" w:hAnsi="Arial" w:cs="Arial"/>
          <w:sz w:val="22"/>
        </w:rPr>
        <w:t>did in the workplace was</w:t>
      </w:r>
      <w:r w:rsidRPr="001D19F6">
        <w:rPr>
          <w:rFonts w:ascii="Arial" w:eastAsia="굴림" w:hAnsi="Arial" w:cs="Arial"/>
          <w:sz w:val="22"/>
        </w:rPr>
        <w:t xml:space="preserve"> ___. </w:t>
      </w:r>
      <w:r w:rsidR="00957266" w:rsidRPr="001D19F6">
        <w:rPr>
          <w:rFonts w:ascii="Arial" w:eastAsia="굴림" w:hAnsi="Arial" w:cs="Arial"/>
          <w:sz w:val="22"/>
        </w:rPr>
        <w:t xml:space="preserve">Did </w:t>
      </w:r>
      <w:r w:rsidRPr="001D19F6">
        <w:rPr>
          <w:rFonts w:ascii="Arial" w:eastAsia="굴림" w:hAnsi="Arial" w:cs="Arial"/>
          <w:sz w:val="22"/>
        </w:rPr>
        <w:t>your work change within the workplace since then? (</w:t>
      </w:r>
      <w:r w:rsidR="0028175D" w:rsidRPr="001D19F6">
        <w:rPr>
          <w:rFonts w:ascii="Arial" w:eastAsia="굴림" w:hAnsi="Arial" w:cs="Arial"/>
          <w:sz w:val="22"/>
        </w:rPr>
        <w:t>Workplace</w:t>
      </w:r>
      <w:r w:rsidRPr="001D19F6">
        <w:rPr>
          <w:rFonts w:ascii="Arial" w:eastAsia="굴림" w:hAnsi="Arial" w:cs="Arial"/>
          <w:sz w:val="22"/>
        </w:rPr>
        <w:t xml:space="preserve"> in the previous </w:t>
      </w:r>
      <w:r w:rsidR="0028175D" w:rsidRPr="001D19F6">
        <w:rPr>
          <w:rFonts w:ascii="Arial" w:eastAsia="굴림" w:hAnsi="Arial" w:cs="Arial"/>
          <w:sz w:val="22"/>
        </w:rPr>
        <w:t>interview</w:t>
      </w:r>
      <w:r w:rsidRPr="001D19F6">
        <w:rPr>
          <w:rFonts w:ascii="Arial" w:eastAsia="굴림" w:hAnsi="Arial" w:cs="Arial"/>
          <w:sz w:val="22"/>
        </w:rPr>
        <w:t>): [name of workplace, job title])</w:t>
      </w:r>
    </w:p>
    <w:p w14:paraId="5A951CF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 (As loop&gt;=2)</w:t>
      </w:r>
      <w:r w:rsidR="00957266" w:rsidRPr="001D19F6">
        <w:rPr>
          <w:rFonts w:ascii="Arial" w:eastAsia="굴림" w:hAnsi="Arial" w:cs="Arial"/>
          <w:sz w:val="22"/>
        </w:rPr>
        <w:t xml:space="preserve"> Did</w:t>
      </w:r>
      <w:r w:rsidR="006452B5" w:rsidRPr="001D19F6">
        <w:rPr>
          <w:rFonts w:ascii="Arial" w:eastAsia="굴림" w:hAnsi="Arial" w:cs="Arial"/>
          <w:sz w:val="22"/>
        </w:rPr>
        <w:t xml:space="preserve"> </w:t>
      </w:r>
      <w:r w:rsidRPr="001D19F6">
        <w:rPr>
          <w:rFonts w:ascii="Arial" w:eastAsia="굴림" w:hAnsi="Arial" w:cs="Arial"/>
          <w:sz w:val="22"/>
        </w:rPr>
        <w:t>your work</w:t>
      </w:r>
      <w:r w:rsidR="00957266" w:rsidRPr="001D19F6">
        <w:rPr>
          <w:rFonts w:ascii="Arial" w:eastAsia="굴림" w:hAnsi="Arial" w:cs="Arial"/>
          <w:sz w:val="22"/>
        </w:rPr>
        <w:t xml:space="preserve"> change</w:t>
      </w:r>
      <w:r w:rsidRPr="001D19F6">
        <w:rPr>
          <w:rFonts w:ascii="Arial" w:eastAsia="굴림" w:hAnsi="Arial" w:cs="Arial"/>
          <w:sz w:val="22"/>
        </w:rPr>
        <w:t xml:space="preserve"> again after that? (</w:t>
      </w:r>
      <w:r w:rsidR="0028175D" w:rsidRPr="001D19F6">
        <w:rPr>
          <w:rFonts w:ascii="Arial" w:eastAsia="굴림" w:hAnsi="Arial" w:cs="Arial"/>
          <w:sz w:val="22"/>
        </w:rPr>
        <w:t>Workplace</w:t>
      </w:r>
      <w:r w:rsidRPr="001D19F6">
        <w:rPr>
          <w:rFonts w:ascii="Arial" w:eastAsia="굴림" w:hAnsi="Arial" w:cs="Arial"/>
          <w:sz w:val="22"/>
        </w:rPr>
        <w:t xml:space="preserve"> in the previous </w:t>
      </w:r>
      <w:r w:rsidR="0028175D" w:rsidRPr="001D19F6">
        <w:rPr>
          <w:rFonts w:ascii="Arial" w:eastAsia="굴림" w:hAnsi="Arial" w:cs="Arial"/>
          <w:sz w:val="22"/>
        </w:rPr>
        <w:t>interview</w:t>
      </w:r>
      <w:r w:rsidRPr="001D19F6">
        <w:rPr>
          <w:rFonts w:ascii="Arial" w:eastAsia="굴림" w:hAnsi="Arial" w:cs="Arial"/>
          <w:sz w:val="22"/>
        </w:rPr>
        <w:t>): [name of workplace, job title])</w:t>
      </w:r>
    </w:p>
    <w:p w14:paraId="2584DAD1" w14:textId="77777777" w:rsidR="0067667F" w:rsidRPr="001D19F6" w:rsidRDefault="00EB0662"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Pr="001D19F6">
        <w:rPr>
          <w:rFonts w:ascii="Arial" w:eastAsia="굴림" w:hAnsi="Arial" w:cs="Arial"/>
          <w:kern w:val="0"/>
          <w:sz w:val="22"/>
        </w:rPr>
        <w:t>Only change in major group of occupational classification is considered work change.</w:t>
      </w:r>
      <w:r w:rsidRPr="001D19F6">
        <w:rPr>
          <w:rFonts w:ascii="Arial" w:eastAsia="굴림" w:hAnsi="Arial" w:cs="Arial"/>
          <w:sz w:val="22"/>
        </w:rPr>
        <w:t>]</w:t>
      </w:r>
    </w:p>
    <w:p w14:paraId="74CB4868" w14:textId="77777777" w:rsidR="006452B5" w:rsidRPr="001D19F6" w:rsidRDefault="006452B5" w:rsidP="00F14BA4">
      <w:pPr>
        <w:pStyle w:val="a6"/>
        <w:numPr>
          <w:ilvl w:val="0"/>
          <w:numId w:val="46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D036</w:t>
      </w:r>
    </w:p>
    <w:p w14:paraId="35A5BEBC" w14:textId="77777777" w:rsidR="00624BD4" w:rsidRPr="001D19F6" w:rsidRDefault="00624BD4" w:rsidP="00624BD4">
      <w:pPr>
        <w:wordWrap/>
        <w:spacing w:line="360" w:lineRule="auto"/>
        <w:rPr>
          <w:rFonts w:ascii="Arial" w:eastAsia="굴림" w:hAnsi="Arial" w:cs="Arial"/>
          <w:sz w:val="22"/>
        </w:rPr>
      </w:pPr>
    </w:p>
    <w:p w14:paraId="3292FD00" w14:textId="77777777" w:rsidR="00624BD4" w:rsidRPr="004D020F"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D712. </w:t>
      </w:r>
      <w:r w:rsidR="00653550" w:rsidRPr="001D19F6">
        <w:rPr>
          <w:rFonts w:ascii="Arial" w:eastAsia="굴림" w:hAnsi="Arial" w:cs="Arial"/>
          <w:sz w:val="22"/>
        </w:rPr>
        <w:t>What</w:t>
      </w:r>
      <w:r w:rsidR="00957266" w:rsidRPr="001D19F6">
        <w:rPr>
          <w:rFonts w:ascii="Arial" w:eastAsia="굴림" w:hAnsi="Arial" w:cs="Arial"/>
          <w:sz w:val="22"/>
        </w:rPr>
        <w:t xml:space="preserve"> was</w:t>
      </w:r>
      <w:r w:rsidR="006452B5" w:rsidRPr="001D19F6">
        <w:rPr>
          <w:rFonts w:ascii="Arial" w:eastAsia="굴림" w:hAnsi="Arial" w:cs="Arial"/>
          <w:sz w:val="22"/>
        </w:rPr>
        <w:t xml:space="preserve"> </w:t>
      </w:r>
      <w:r w:rsidRPr="001D19F6">
        <w:rPr>
          <w:rFonts w:ascii="Arial" w:eastAsia="굴림" w:hAnsi="Arial" w:cs="Arial"/>
          <w:sz w:val="22"/>
        </w:rPr>
        <w:t>your new work? (</w:t>
      </w:r>
      <w:r w:rsidR="0028175D" w:rsidRPr="004D020F">
        <w:rPr>
          <w:rFonts w:ascii="Arial" w:eastAsia="굴림" w:hAnsi="Arial" w:cs="Arial"/>
          <w:sz w:val="22"/>
        </w:rPr>
        <w:t>Workplace</w:t>
      </w:r>
      <w:r w:rsidRPr="004D020F">
        <w:rPr>
          <w:rFonts w:ascii="Arial" w:eastAsia="굴림" w:hAnsi="Arial" w:cs="Arial"/>
          <w:sz w:val="22"/>
        </w:rPr>
        <w:t>: [name of workplace, job title])</w:t>
      </w:r>
    </w:p>
    <w:p w14:paraId="4C00C683"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Managers </w:t>
      </w:r>
      <w:r w:rsidRPr="004D020F">
        <w:rPr>
          <w:rFonts w:ascii="Arial" w:eastAsia="굴림" w:hAnsi="Arial" w:cs="Arial"/>
          <w:sz w:val="22"/>
        </w:rPr>
        <w:tab/>
      </w:r>
      <w:r w:rsidRPr="004D020F">
        <w:rPr>
          <w:rFonts w:ascii="Arial" w:eastAsia="굴림" w:hAnsi="Arial" w:cs="Arial"/>
          <w:sz w:val="22"/>
        </w:rPr>
        <w:tab/>
      </w:r>
      <w:r w:rsidRPr="004D020F">
        <w:rPr>
          <w:rFonts w:ascii="Arial" w:eastAsia="굴림" w:hAnsi="Arial" w:cs="Arial"/>
          <w:sz w:val="22"/>
        </w:rPr>
        <w:tab/>
      </w:r>
      <w:r w:rsidRPr="004D020F">
        <w:rPr>
          <w:rFonts w:ascii="Arial" w:eastAsia="굴림" w:hAnsi="Arial" w:cs="Arial" w:hint="eastAsia"/>
          <w:sz w:val="22"/>
          <w:rPrChange w:id="2923" w:author="Keis" w:date="2024-09-06T17:35:00Z">
            <w:rPr>
              <w:rFonts w:ascii="Arial" w:eastAsia="굴림" w:hAnsi="Arial" w:cs="Arial" w:hint="eastAsia"/>
              <w:color w:val="FF0000"/>
              <w:sz w:val="22"/>
            </w:rPr>
          </w:rPrChange>
        </w:rPr>
        <w:t>→</w:t>
      </w:r>
      <w:r w:rsidRPr="004D020F">
        <w:rPr>
          <w:rFonts w:ascii="Arial" w:eastAsia="굴림" w:hAnsi="Arial" w:cs="Arial"/>
          <w:sz w:val="22"/>
          <w:rPrChange w:id="2924"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25" w:author="Keis" w:date="2024-09-06T17:35:00Z">
            <w:rPr>
              <w:rFonts w:ascii="Arial" w:eastAsia="굴림" w:hAnsi="Arial" w:cs="Arial"/>
              <w:color w:val="FF0000"/>
              <w:sz w:val="22"/>
            </w:rPr>
          </w:rPrChange>
        </w:rPr>
        <w:t>2_1</w:t>
      </w:r>
    </w:p>
    <w:p w14:paraId="54CC5D70"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(Associate) Professionals </w:t>
      </w:r>
      <w:r w:rsidRPr="004D020F">
        <w:rPr>
          <w:rFonts w:ascii="Arial" w:eastAsia="굴림" w:hAnsi="Arial" w:cs="Arial"/>
          <w:sz w:val="22"/>
        </w:rPr>
        <w:tab/>
      </w:r>
      <w:r w:rsidRPr="004D020F">
        <w:rPr>
          <w:rFonts w:ascii="Arial" w:eastAsia="굴림" w:hAnsi="Arial" w:cs="Arial" w:hint="eastAsia"/>
          <w:sz w:val="22"/>
          <w:rPrChange w:id="2926" w:author="Keis" w:date="2024-09-06T17:35:00Z">
            <w:rPr>
              <w:rFonts w:ascii="Arial" w:eastAsia="굴림" w:hAnsi="Arial" w:cs="Arial" w:hint="eastAsia"/>
              <w:color w:val="FF0000"/>
              <w:sz w:val="22"/>
            </w:rPr>
          </w:rPrChange>
        </w:rPr>
        <w:t>→</w:t>
      </w:r>
      <w:r w:rsidRPr="004D020F">
        <w:rPr>
          <w:rFonts w:ascii="Arial" w:eastAsia="굴림" w:hAnsi="Arial" w:cs="Arial"/>
          <w:sz w:val="22"/>
          <w:rPrChange w:id="2927"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28" w:author="Keis" w:date="2024-09-06T17:35:00Z">
            <w:rPr>
              <w:rFonts w:ascii="Arial" w:eastAsia="굴림" w:hAnsi="Arial" w:cs="Arial"/>
              <w:color w:val="FF0000"/>
              <w:sz w:val="22"/>
            </w:rPr>
          </w:rPrChange>
        </w:rPr>
        <w:t>2_1</w:t>
      </w:r>
    </w:p>
    <w:p w14:paraId="3F298753" w14:textId="77777777" w:rsidR="006452B5" w:rsidRPr="004D020F" w:rsidRDefault="00360263"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Clerical support workers</w:t>
      </w:r>
      <w:r w:rsidR="006452B5" w:rsidRPr="004D020F">
        <w:rPr>
          <w:rFonts w:ascii="Arial" w:eastAsia="굴림" w:hAnsi="Arial" w:cs="Arial"/>
          <w:sz w:val="22"/>
        </w:rPr>
        <w:tab/>
      </w:r>
      <w:r w:rsidR="006452B5" w:rsidRPr="004D020F">
        <w:rPr>
          <w:rFonts w:ascii="Arial" w:eastAsia="굴림" w:hAnsi="Arial" w:cs="Arial"/>
          <w:sz w:val="22"/>
        </w:rPr>
        <w:tab/>
      </w:r>
      <w:r w:rsidR="006452B5" w:rsidRPr="004D020F">
        <w:rPr>
          <w:rFonts w:ascii="Arial" w:eastAsia="굴림" w:hAnsi="Arial" w:cs="Arial" w:hint="eastAsia"/>
          <w:kern w:val="0"/>
          <w:sz w:val="22"/>
        </w:rPr>
        <w:t>→</w:t>
      </w:r>
      <w:r w:rsidR="006452B5" w:rsidRPr="004D020F">
        <w:rPr>
          <w:rFonts w:ascii="Arial" w:eastAsia="굴림" w:hAnsi="Arial" w:cs="Arial" w:hint="eastAsia"/>
          <w:kern w:val="0"/>
          <w:sz w:val="22"/>
        </w:rPr>
        <w:t>Go</w:t>
      </w:r>
      <w:r w:rsidR="006452B5" w:rsidRPr="004D020F">
        <w:rPr>
          <w:rFonts w:ascii="Arial" w:eastAsia="굴림" w:hAnsi="Arial" w:cs="Arial"/>
          <w:kern w:val="0"/>
          <w:sz w:val="22"/>
        </w:rPr>
        <w:t xml:space="preserve"> to D713</w:t>
      </w:r>
    </w:p>
    <w:p w14:paraId="37395BBC"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Service workers </w:t>
      </w:r>
      <w:r w:rsidRPr="004D020F">
        <w:rPr>
          <w:rFonts w:ascii="Arial" w:eastAsia="굴림" w:hAnsi="Arial" w:cs="Arial"/>
          <w:sz w:val="22"/>
        </w:rPr>
        <w:tab/>
      </w:r>
      <w:r w:rsidRPr="004D020F">
        <w:rPr>
          <w:rFonts w:ascii="Arial" w:eastAsia="굴림" w:hAnsi="Arial" w:cs="Arial"/>
          <w:sz w:val="22"/>
        </w:rPr>
        <w:tab/>
      </w:r>
      <w:r w:rsidRPr="004D020F">
        <w:rPr>
          <w:rFonts w:ascii="Arial" w:eastAsia="굴림" w:hAnsi="Arial" w:cs="Arial" w:hint="eastAsia"/>
          <w:sz w:val="22"/>
        </w:rPr>
        <w:t>→</w:t>
      </w:r>
      <w:r w:rsidRPr="004D020F">
        <w:rPr>
          <w:rFonts w:ascii="Arial" w:eastAsia="굴림" w:hAnsi="Arial" w:cs="Arial" w:hint="eastAsia"/>
          <w:sz w:val="22"/>
        </w:rPr>
        <w:t>Go</w:t>
      </w:r>
      <w:r w:rsidRPr="004D020F">
        <w:rPr>
          <w:rFonts w:ascii="Arial" w:eastAsia="굴림" w:hAnsi="Arial" w:cs="Arial"/>
          <w:sz w:val="22"/>
        </w:rPr>
        <w:t xml:space="preserve"> to D714</w:t>
      </w:r>
    </w:p>
    <w:p w14:paraId="2E811A4F"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Sales workers </w:t>
      </w:r>
      <w:r w:rsidRPr="004D020F">
        <w:rPr>
          <w:rFonts w:ascii="Arial" w:eastAsia="굴림" w:hAnsi="Arial" w:cs="Arial"/>
          <w:sz w:val="22"/>
        </w:rPr>
        <w:tab/>
      </w:r>
      <w:r w:rsidRPr="004D020F">
        <w:rPr>
          <w:rFonts w:ascii="Arial" w:eastAsia="굴림" w:hAnsi="Arial" w:cs="Arial"/>
          <w:sz w:val="22"/>
        </w:rPr>
        <w:tab/>
      </w:r>
      <w:r w:rsidRPr="004D020F">
        <w:rPr>
          <w:rFonts w:ascii="Arial" w:eastAsia="굴림" w:hAnsi="Arial" w:cs="Arial"/>
          <w:sz w:val="22"/>
        </w:rPr>
        <w:tab/>
      </w:r>
      <w:r w:rsidRPr="004D020F">
        <w:rPr>
          <w:rFonts w:ascii="Arial" w:eastAsia="굴림" w:hAnsi="Arial" w:cs="Arial" w:hint="eastAsia"/>
          <w:sz w:val="22"/>
          <w:rPrChange w:id="2929" w:author="Keis" w:date="2024-09-06T17:35:00Z">
            <w:rPr>
              <w:rFonts w:ascii="Arial" w:eastAsia="굴림" w:hAnsi="Arial" w:cs="Arial" w:hint="eastAsia"/>
              <w:color w:val="FF0000"/>
              <w:sz w:val="22"/>
            </w:rPr>
          </w:rPrChange>
        </w:rPr>
        <w:t>→</w:t>
      </w:r>
      <w:r w:rsidRPr="004D020F">
        <w:rPr>
          <w:rFonts w:ascii="Arial" w:eastAsia="굴림" w:hAnsi="Arial" w:cs="Arial"/>
          <w:sz w:val="22"/>
          <w:rPrChange w:id="2930"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31" w:author="Keis" w:date="2024-09-06T17:35:00Z">
            <w:rPr>
              <w:rFonts w:ascii="Arial" w:eastAsia="굴림" w:hAnsi="Arial" w:cs="Arial"/>
              <w:color w:val="FF0000"/>
              <w:sz w:val="22"/>
            </w:rPr>
          </w:rPrChange>
        </w:rPr>
        <w:t>2_1</w:t>
      </w:r>
    </w:p>
    <w:p w14:paraId="29DB0877"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Skilled agricultural, forestry, and fishery workers </w:t>
      </w:r>
      <w:r w:rsidRPr="004D020F">
        <w:rPr>
          <w:rFonts w:ascii="Arial" w:eastAsia="굴림" w:hAnsi="Arial" w:cs="Arial" w:hint="eastAsia"/>
          <w:sz w:val="22"/>
        </w:rPr>
        <w:t>→</w:t>
      </w:r>
      <w:r w:rsidRPr="004D020F">
        <w:rPr>
          <w:rFonts w:ascii="Arial" w:eastAsia="굴림" w:hAnsi="Arial" w:cs="Arial" w:hint="eastAsia"/>
          <w:sz w:val="22"/>
        </w:rPr>
        <w:t>Go</w:t>
      </w:r>
      <w:r w:rsidRPr="004D020F">
        <w:rPr>
          <w:rFonts w:ascii="Arial" w:eastAsia="굴림" w:hAnsi="Arial" w:cs="Arial"/>
          <w:sz w:val="22"/>
        </w:rPr>
        <w:t xml:space="preserve"> to D715</w:t>
      </w:r>
    </w:p>
    <w:p w14:paraId="52E086CF" w14:textId="77777777" w:rsidR="006452B5" w:rsidRPr="004D020F" w:rsidRDefault="006452B5"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 xml:space="preserve">Craft and related trades </w:t>
      </w:r>
      <w:proofErr w:type="gramStart"/>
      <w:r w:rsidRPr="004D020F">
        <w:rPr>
          <w:rFonts w:ascii="Arial" w:eastAsia="굴림" w:hAnsi="Arial" w:cs="Arial"/>
          <w:sz w:val="22"/>
        </w:rPr>
        <w:t xml:space="preserve">workers </w:t>
      </w:r>
      <w:r w:rsidR="00EA255E" w:rsidRPr="004D020F">
        <w:rPr>
          <w:rFonts w:ascii="Arial" w:eastAsia="굴림" w:hAnsi="Arial" w:cs="Arial"/>
          <w:sz w:val="22"/>
        </w:rPr>
        <w:t xml:space="preserve"> </w:t>
      </w:r>
      <w:r w:rsidRPr="004D020F">
        <w:rPr>
          <w:rFonts w:ascii="Arial" w:eastAsia="굴림" w:hAnsi="Arial" w:cs="Arial" w:hint="eastAsia"/>
          <w:sz w:val="22"/>
          <w:rPrChange w:id="2932" w:author="Keis" w:date="2024-09-06T17:35:00Z">
            <w:rPr>
              <w:rFonts w:ascii="Arial" w:eastAsia="굴림" w:hAnsi="Arial" w:cs="Arial" w:hint="eastAsia"/>
              <w:color w:val="FF0000"/>
              <w:sz w:val="22"/>
            </w:rPr>
          </w:rPrChange>
        </w:rPr>
        <w:t>→</w:t>
      </w:r>
      <w:proofErr w:type="gramEnd"/>
      <w:r w:rsidRPr="004D020F">
        <w:rPr>
          <w:rFonts w:ascii="Arial" w:eastAsia="굴림" w:hAnsi="Arial" w:cs="Arial"/>
          <w:sz w:val="22"/>
          <w:rPrChange w:id="2933"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34" w:author="Keis" w:date="2024-09-06T17:35:00Z">
            <w:rPr>
              <w:rFonts w:ascii="Arial" w:eastAsia="굴림" w:hAnsi="Arial" w:cs="Arial"/>
              <w:color w:val="FF0000"/>
              <w:sz w:val="22"/>
            </w:rPr>
          </w:rPrChange>
        </w:rPr>
        <w:t>2_1</w:t>
      </w:r>
    </w:p>
    <w:p w14:paraId="0AA09B47" w14:textId="77777777" w:rsidR="006452B5" w:rsidRPr="004D020F" w:rsidRDefault="00360263"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Plant and machine operators, and assemblers</w:t>
      </w:r>
      <w:r w:rsidR="006452B5" w:rsidRPr="004D020F">
        <w:rPr>
          <w:rFonts w:ascii="Arial" w:eastAsia="굴림" w:hAnsi="Arial" w:cs="Arial"/>
          <w:sz w:val="22"/>
        </w:rPr>
        <w:t xml:space="preserve"> </w:t>
      </w:r>
      <w:r w:rsidR="006452B5" w:rsidRPr="004D020F">
        <w:rPr>
          <w:rFonts w:ascii="Arial" w:eastAsia="굴림" w:hAnsi="Arial" w:cs="Arial" w:hint="eastAsia"/>
          <w:sz w:val="22"/>
          <w:rPrChange w:id="2935" w:author="Keis" w:date="2024-09-06T17:35:00Z">
            <w:rPr>
              <w:rFonts w:ascii="Arial" w:eastAsia="굴림" w:hAnsi="Arial" w:cs="Arial" w:hint="eastAsia"/>
              <w:color w:val="FF0000"/>
              <w:sz w:val="22"/>
            </w:rPr>
          </w:rPrChange>
        </w:rPr>
        <w:t>→</w:t>
      </w:r>
      <w:r w:rsidR="006452B5" w:rsidRPr="004D020F">
        <w:rPr>
          <w:rFonts w:ascii="Arial" w:eastAsia="굴림" w:hAnsi="Arial" w:cs="Arial"/>
          <w:sz w:val="22"/>
          <w:rPrChange w:id="2936"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37" w:author="Keis" w:date="2024-09-06T17:35:00Z">
            <w:rPr>
              <w:rFonts w:ascii="Arial" w:eastAsia="굴림" w:hAnsi="Arial" w:cs="Arial"/>
              <w:color w:val="FF0000"/>
              <w:sz w:val="22"/>
            </w:rPr>
          </w:rPrChange>
        </w:rPr>
        <w:t>2_1</w:t>
      </w:r>
    </w:p>
    <w:p w14:paraId="4E71B1BB" w14:textId="77777777" w:rsidR="006452B5" w:rsidRPr="004D020F" w:rsidRDefault="00360263"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Elementary occupations</w:t>
      </w:r>
      <w:r w:rsidR="006452B5" w:rsidRPr="004D020F">
        <w:rPr>
          <w:rFonts w:ascii="Arial" w:eastAsia="굴림" w:hAnsi="Arial" w:cs="Arial"/>
          <w:sz w:val="22"/>
        </w:rPr>
        <w:tab/>
      </w:r>
      <w:r w:rsidR="006452B5" w:rsidRPr="004D020F">
        <w:rPr>
          <w:rFonts w:ascii="Arial" w:eastAsia="굴림" w:hAnsi="Arial" w:cs="Arial"/>
          <w:sz w:val="22"/>
        </w:rPr>
        <w:tab/>
      </w:r>
      <w:r w:rsidR="006452B5" w:rsidRPr="004D020F">
        <w:rPr>
          <w:rFonts w:ascii="Arial" w:eastAsia="굴림" w:hAnsi="Arial" w:cs="Arial" w:hint="eastAsia"/>
          <w:sz w:val="22"/>
        </w:rPr>
        <w:t>→</w:t>
      </w:r>
      <w:r w:rsidR="006452B5" w:rsidRPr="004D020F">
        <w:rPr>
          <w:rFonts w:ascii="Arial" w:eastAsia="굴림" w:hAnsi="Arial" w:cs="Arial" w:hint="eastAsia"/>
          <w:sz w:val="22"/>
        </w:rPr>
        <w:t>Go</w:t>
      </w:r>
      <w:r w:rsidR="006452B5" w:rsidRPr="004D020F">
        <w:rPr>
          <w:rFonts w:ascii="Arial" w:eastAsia="굴림" w:hAnsi="Arial" w:cs="Arial"/>
          <w:sz w:val="22"/>
        </w:rPr>
        <w:t xml:space="preserve"> to D716</w:t>
      </w:r>
    </w:p>
    <w:p w14:paraId="7ABC42F3" w14:textId="77777777" w:rsidR="006452B5" w:rsidRPr="004D020F" w:rsidRDefault="00360263" w:rsidP="00F14BA4">
      <w:pPr>
        <w:pStyle w:val="a6"/>
        <w:numPr>
          <w:ilvl w:val="0"/>
          <w:numId w:val="464"/>
        </w:numPr>
        <w:wordWrap/>
        <w:spacing w:line="360" w:lineRule="auto"/>
        <w:ind w:leftChars="0"/>
        <w:rPr>
          <w:rFonts w:ascii="Arial" w:eastAsia="굴림" w:hAnsi="Arial" w:cs="Arial"/>
          <w:sz w:val="22"/>
        </w:rPr>
      </w:pPr>
      <w:r w:rsidRPr="004D020F">
        <w:rPr>
          <w:rFonts w:ascii="Arial" w:eastAsia="굴림" w:hAnsi="Arial" w:cs="Arial"/>
          <w:sz w:val="22"/>
        </w:rPr>
        <w:t>Armed forces occupation</w:t>
      </w:r>
      <w:r w:rsidR="006452B5" w:rsidRPr="004D020F">
        <w:rPr>
          <w:rFonts w:ascii="Arial" w:eastAsia="굴림" w:hAnsi="Arial" w:cs="Arial"/>
          <w:sz w:val="22"/>
        </w:rPr>
        <w:tab/>
      </w:r>
      <w:r w:rsidR="006452B5" w:rsidRPr="004D020F">
        <w:rPr>
          <w:rFonts w:ascii="Arial" w:eastAsia="굴림" w:hAnsi="Arial" w:cs="Arial" w:hint="eastAsia"/>
          <w:sz w:val="22"/>
          <w:rPrChange w:id="2938" w:author="Keis" w:date="2024-09-06T17:35:00Z">
            <w:rPr>
              <w:rFonts w:ascii="Arial" w:eastAsia="굴림" w:hAnsi="Arial" w:cs="Arial" w:hint="eastAsia"/>
              <w:color w:val="FF0000"/>
              <w:sz w:val="22"/>
            </w:rPr>
          </w:rPrChange>
        </w:rPr>
        <w:t>→</w:t>
      </w:r>
      <w:r w:rsidR="006452B5" w:rsidRPr="004D020F">
        <w:rPr>
          <w:rFonts w:ascii="Arial" w:eastAsia="굴림" w:hAnsi="Arial" w:cs="Arial"/>
          <w:sz w:val="22"/>
          <w:rPrChange w:id="2939" w:author="Keis" w:date="2024-09-06T17:35:00Z">
            <w:rPr>
              <w:rFonts w:ascii="Arial" w:eastAsia="굴림" w:hAnsi="Arial" w:cs="Arial"/>
              <w:color w:val="FF0000"/>
              <w:sz w:val="22"/>
            </w:rPr>
          </w:rPrChange>
        </w:rPr>
        <w:t>Go to D71</w:t>
      </w:r>
      <w:r w:rsidR="007C3E86" w:rsidRPr="004D020F">
        <w:rPr>
          <w:rFonts w:ascii="Arial" w:eastAsia="굴림" w:hAnsi="Arial" w:cs="Arial"/>
          <w:sz w:val="22"/>
          <w:rPrChange w:id="2940" w:author="Keis" w:date="2024-09-06T17:35:00Z">
            <w:rPr>
              <w:rFonts w:ascii="Arial" w:eastAsia="굴림" w:hAnsi="Arial" w:cs="Arial"/>
              <w:color w:val="FF0000"/>
              <w:sz w:val="22"/>
            </w:rPr>
          </w:rPrChange>
        </w:rPr>
        <w:t>2_1</w:t>
      </w:r>
    </w:p>
    <w:p w14:paraId="23615353" w14:textId="77777777" w:rsidR="00624BD4" w:rsidRPr="001D19F6" w:rsidRDefault="00624BD4" w:rsidP="00624BD4">
      <w:pPr>
        <w:wordWrap/>
        <w:spacing w:line="360" w:lineRule="auto"/>
        <w:rPr>
          <w:rFonts w:ascii="Arial" w:eastAsia="굴림" w:hAnsi="Arial" w:cs="Arial"/>
          <w:sz w:val="22"/>
        </w:rPr>
      </w:pPr>
    </w:p>
    <w:p w14:paraId="67C6521E" w14:textId="77777777" w:rsidR="00624BD4" w:rsidRPr="004D020F"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D713. </w:t>
      </w:r>
      <w:r w:rsidR="001F2263" w:rsidRPr="001D19F6">
        <w:rPr>
          <w:rFonts w:ascii="Arial" w:eastAsia="굴림" w:hAnsi="Arial" w:cs="Arial"/>
          <w:sz w:val="22"/>
        </w:rPr>
        <w:t xml:space="preserve">To be </w:t>
      </w:r>
      <w:r w:rsidR="001F2263" w:rsidRPr="004D020F">
        <w:rPr>
          <w:rFonts w:ascii="Arial" w:eastAsia="굴림" w:hAnsi="Arial" w:cs="Arial"/>
          <w:sz w:val="22"/>
        </w:rPr>
        <w:t>specific, which occupational classification best describes your work?</w:t>
      </w:r>
    </w:p>
    <w:p w14:paraId="3E49473A" w14:textId="77777777" w:rsidR="00AE163F" w:rsidRPr="004D020F" w:rsidRDefault="00AE163F" w:rsidP="00F14BA4">
      <w:pPr>
        <w:pStyle w:val="a6"/>
        <w:numPr>
          <w:ilvl w:val="0"/>
          <w:numId w:val="465"/>
        </w:numPr>
        <w:wordWrap/>
        <w:spacing w:line="360" w:lineRule="auto"/>
        <w:ind w:leftChars="0"/>
        <w:rPr>
          <w:rFonts w:ascii="Arial" w:eastAsia="굴림" w:hAnsi="Arial" w:cs="Arial"/>
          <w:sz w:val="22"/>
        </w:rPr>
      </w:pPr>
      <w:r w:rsidRPr="004D020F">
        <w:rPr>
          <w:rFonts w:ascii="Arial" w:eastAsia="굴림" w:hAnsi="Arial" w:cs="Arial"/>
          <w:sz w:val="22"/>
        </w:rPr>
        <w:t>General office clerks</w:t>
      </w:r>
    </w:p>
    <w:p w14:paraId="1C3E5F5A" w14:textId="77777777" w:rsidR="00AE163F" w:rsidRPr="004D020F" w:rsidRDefault="00AE163F" w:rsidP="00F14BA4">
      <w:pPr>
        <w:pStyle w:val="a6"/>
        <w:numPr>
          <w:ilvl w:val="0"/>
          <w:numId w:val="465"/>
        </w:numPr>
        <w:wordWrap/>
        <w:spacing w:line="360" w:lineRule="auto"/>
        <w:ind w:leftChars="0"/>
        <w:rPr>
          <w:rFonts w:ascii="Arial" w:eastAsia="굴림" w:hAnsi="Arial" w:cs="Arial"/>
          <w:sz w:val="22"/>
        </w:rPr>
      </w:pPr>
      <w:r w:rsidRPr="004D020F">
        <w:rPr>
          <w:rFonts w:ascii="Arial" w:eastAsia="굴림" w:hAnsi="Arial" w:cs="Arial"/>
          <w:sz w:val="22"/>
        </w:rPr>
        <w:t>Customer services clerks</w:t>
      </w:r>
    </w:p>
    <w:p w14:paraId="1FDCCD06" w14:textId="77777777" w:rsidR="00624BD4" w:rsidRPr="004D020F" w:rsidRDefault="00EA255E" w:rsidP="00624BD4">
      <w:pPr>
        <w:wordWrap/>
        <w:spacing w:line="360" w:lineRule="auto"/>
        <w:rPr>
          <w:rFonts w:ascii="Arial" w:eastAsia="굴림" w:hAnsi="Arial" w:cs="Arial"/>
          <w:sz w:val="22"/>
        </w:rPr>
      </w:pPr>
      <w:r w:rsidRPr="004D020F">
        <w:rPr>
          <w:rFonts w:ascii="Arial" w:eastAsia="굴림" w:hAnsi="Arial" w:cs="Arial" w:hint="eastAsia"/>
          <w:sz w:val="22"/>
          <w:rPrChange w:id="2941" w:author="Keis" w:date="2024-09-06T17:36:00Z">
            <w:rPr>
              <w:rFonts w:ascii="Arial" w:eastAsia="굴림" w:hAnsi="Arial" w:cs="Arial" w:hint="eastAsia"/>
              <w:color w:val="FF0000"/>
              <w:sz w:val="22"/>
            </w:rPr>
          </w:rPrChange>
        </w:rPr>
        <w:t>→</w:t>
      </w:r>
      <w:r w:rsidRPr="004D020F">
        <w:rPr>
          <w:rFonts w:ascii="Arial" w:eastAsia="굴림" w:hAnsi="Arial" w:cs="Arial"/>
          <w:sz w:val="22"/>
          <w:rPrChange w:id="2942" w:author="Keis" w:date="2024-09-06T17:36:00Z">
            <w:rPr>
              <w:rFonts w:ascii="Arial" w:eastAsia="굴림" w:hAnsi="Arial" w:cs="Arial"/>
              <w:color w:val="FF0000"/>
              <w:sz w:val="22"/>
            </w:rPr>
          </w:rPrChange>
        </w:rPr>
        <w:t>Go to D712_1</w:t>
      </w:r>
    </w:p>
    <w:p w14:paraId="74B22409" w14:textId="77777777" w:rsidR="00EA255E" w:rsidRPr="004D020F" w:rsidRDefault="00EA255E" w:rsidP="00624BD4">
      <w:pPr>
        <w:wordWrap/>
        <w:spacing w:line="360" w:lineRule="auto"/>
        <w:rPr>
          <w:rFonts w:ascii="Arial" w:eastAsia="굴림" w:hAnsi="Arial" w:cs="Arial"/>
          <w:sz w:val="22"/>
        </w:rPr>
      </w:pPr>
    </w:p>
    <w:p w14:paraId="711D6AB2" w14:textId="77777777" w:rsidR="001F2263" w:rsidRPr="004D020F" w:rsidRDefault="00624BD4" w:rsidP="001F2263">
      <w:pPr>
        <w:wordWrap/>
        <w:spacing w:line="360" w:lineRule="auto"/>
        <w:rPr>
          <w:rFonts w:ascii="Arial" w:eastAsia="굴림" w:hAnsi="Arial" w:cs="Arial"/>
          <w:sz w:val="22"/>
        </w:rPr>
      </w:pPr>
      <w:r w:rsidRPr="004D020F">
        <w:rPr>
          <w:rFonts w:ascii="Arial" w:eastAsia="굴림" w:hAnsi="Arial" w:cs="Arial"/>
          <w:sz w:val="22"/>
        </w:rPr>
        <w:t xml:space="preserve">D714. </w:t>
      </w:r>
      <w:r w:rsidR="001F2263" w:rsidRPr="004D020F">
        <w:rPr>
          <w:rFonts w:ascii="Arial" w:eastAsia="굴림" w:hAnsi="Arial" w:cs="Arial"/>
          <w:sz w:val="22"/>
        </w:rPr>
        <w:t>To be specific, which occupational classification best describes your work?</w:t>
      </w:r>
    </w:p>
    <w:p w14:paraId="10933191" w14:textId="77777777" w:rsidR="00AE163F" w:rsidRPr="004D020F" w:rsidRDefault="00AE163F" w:rsidP="00F14BA4">
      <w:pPr>
        <w:pStyle w:val="a6"/>
        <w:numPr>
          <w:ilvl w:val="0"/>
          <w:numId w:val="466"/>
        </w:numPr>
        <w:wordWrap/>
        <w:spacing w:line="360" w:lineRule="auto"/>
        <w:ind w:leftChars="0"/>
        <w:rPr>
          <w:rFonts w:ascii="Arial" w:eastAsia="굴림" w:hAnsi="Arial" w:cs="Arial"/>
          <w:sz w:val="22"/>
        </w:rPr>
      </w:pPr>
      <w:r w:rsidRPr="004D020F">
        <w:rPr>
          <w:rFonts w:ascii="Arial" w:eastAsia="굴림" w:hAnsi="Arial" w:cs="Arial"/>
          <w:sz w:val="22"/>
        </w:rPr>
        <w:t>Personal services related workers</w:t>
      </w:r>
    </w:p>
    <w:p w14:paraId="79E147BC" w14:textId="77777777" w:rsidR="00AE163F" w:rsidRPr="004D020F" w:rsidRDefault="00AE163F" w:rsidP="00F14BA4">
      <w:pPr>
        <w:pStyle w:val="a6"/>
        <w:numPr>
          <w:ilvl w:val="0"/>
          <w:numId w:val="466"/>
        </w:numPr>
        <w:wordWrap/>
        <w:spacing w:line="360" w:lineRule="auto"/>
        <w:ind w:leftChars="0"/>
        <w:rPr>
          <w:rFonts w:ascii="Arial" w:eastAsia="굴림" w:hAnsi="Arial" w:cs="Arial"/>
          <w:sz w:val="22"/>
        </w:rPr>
      </w:pPr>
      <w:r w:rsidRPr="004D020F">
        <w:rPr>
          <w:rFonts w:ascii="Arial" w:eastAsia="굴림" w:hAnsi="Arial" w:cs="Arial"/>
          <w:sz w:val="22"/>
        </w:rPr>
        <w:lastRenderedPageBreak/>
        <w:t>Cooking and food service workers</w:t>
      </w:r>
    </w:p>
    <w:p w14:paraId="528A031D" w14:textId="77777777" w:rsidR="00AE163F" w:rsidRPr="004D020F" w:rsidRDefault="00AE163F" w:rsidP="00F14BA4">
      <w:pPr>
        <w:pStyle w:val="a6"/>
        <w:numPr>
          <w:ilvl w:val="0"/>
          <w:numId w:val="466"/>
        </w:numPr>
        <w:wordWrap/>
        <w:spacing w:line="360" w:lineRule="auto"/>
        <w:ind w:leftChars="0"/>
        <w:rPr>
          <w:rFonts w:ascii="Arial" w:eastAsia="굴림" w:hAnsi="Arial" w:cs="Arial"/>
          <w:sz w:val="22"/>
        </w:rPr>
      </w:pPr>
      <w:r w:rsidRPr="004D020F">
        <w:rPr>
          <w:rFonts w:ascii="Arial" w:eastAsia="굴림" w:hAnsi="Arial" w:cs="Arial"/>
          <w:sz w:val="22"/>
        </w:rPr>
        <w:t>Travel and transport related workers</w:t>
      </w:r>
    </w:p>
    <w:p w14:paraId="13A64747" w14:textId="77777777" w:rsidR="00AE163F" w:rsidRPr="004D020F" w:rsidRDefault="00AE163F" w:rsidP="00F14BA4">
      <w:pPr>
        <w:pStyle w:val="a6"/>
        <w:numPr>
          <w:ilvl w:val="0"/>
          <w:numId w:val="466"/>
        </w:numPr>
        <w:wordWrap/>
        <w:spacing w:line="360" w:lineRule="auto"/>
        <w:ind w:leftChars="0"/>
        <w:rPr>
          <w:rFonts w:ascii="Arial" w:eastAsia="굴림" w:hAnsi="Arial" w:cs="Arial"/>
          <w:sz w:val="22"/>
        </w:rPr>
      </w:pPr>
      <w:r w:rsidRPr="004D020F">
        <w:rPr>
          <w:rFonts w:ascii="Arial" w:eastAsia="굴림" w:hAnsi="Arial" w:cs="Arial"/>
          <w:sz w:val="22"/>
        </w:rPr>
        <w:t>Protective service workers</w:t>
      </w:r>
    </w:p>
    <w:p w14:paraId="6D093D2A" w14:textId="77777777" w:rsidR="00EA255E" w:rsidRPr="004D020F" w:rsidRDefault="00EA255E" w:rsidP="00624BD4">
      <w:pPr>
        <w:wordWrap/>
        <w:spacing w:line="360" w:lineRule="auto"/>
        <w:rPr>
          <w:rFonts w:ascii="Arial" w:eastAsia="굴림" w:hAnsi="Arial" w:cs="Arial"/>
          <w:sz w:val="22"/>
        </w:rPr>
      </w:pPr>
      <w:r w:rsidRPr="004D020F">
        <w:rPr>
          <w:rFonts w:ascii="Arial" w:eastAsia="굴림" w:hAnsi="Arial" w:cs="Arial" w:hint="eastAsia"/>
          <w:sz w:val="22"/>
          <w:rPrChange w:id="2943" w:author="Keis" w:date="2024-09-06T17:36:00Z">
            <w:rPr>
              <w:rFonts w:ascii="Arial" w:eastAsia="굴림" w:hAnsi="Arial" w:cs="Arial" w:hint="eastAsia"/>
              <w:color w:val="FF0000"/>
              <w:sz w:val="22"/>
            </w:rPr>
          </w:rPrChange>
        </w:rPr>
        <w:t>→</w:t>
      </w:r>
      <w:r w:rsidRPr="004D020F">
        <w:rPr>
          <w:rFonts w:ascii="Arial" w:eastAsia="굴림" w:hAnsi="Arial" w:cs="Arial"/>
          <w:sz w:val="22"/>
          <w:rPrChange w:id="2944" w:author="Keis" w:date="2024-09-06T17:36:00Z">
            <w:rPr>
              <w:rFonts w:ascii="Arial" w:eastAsia="굴림" w:hAnsi="Arial" w:cs="Arial"/>
              <w:color w:val="FF0000"/>
              <w:sz w:val="22"/>
            </w:rPr>
          </w:rPrChange>
        </w:rPr>
        <w:t>Go to D712_1</w:t>
      </w:r>
    </w:p>
    <w:p w14:paraId="167C7450" w14:textId="77777777" w:rsidR="00EA255E" w:rsidRPr="004D020F" w:rsidRDefault="00EA255E" w:rsidP="00624BD4">
      <w:pPr>
        <w:wordWrap/>
        <w:spacing w:line="360" w:lineRule="auto"/>
        <w:rPr>
          <w:rFonts w:ascii="Arial" w:eastAsia="굴림" w:hAnsi="Arial" w:cs="Arial"/>
          <w:sz w:val="22"/>
        </w:rPr>
      </w:pPr>
    </w:p>
    <w:p w14:paraId="3F86E4DF"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 xml:space="preserve">D715. </w:t>
      </w:r>
      <w:r w:rsidR="00282DA0" w:rsidRPr="004D020F">
        <w:rPr>
          <w:rFonts w:ascii="Arial" w:eastAsia="굴림" w:hAnsi="Arial" w:cs="Arial"/>
          <w:kern w:val="0"/>
          <w:sz w:val="22"/>
        </w:rPr>
        <w:t>To be specific, which occupational classification best describes your work?</w:t>
      </w:r>
    </w:p>
    <w:p w14:paraId="3507279D" w14:textId="77777777" w:rsidR="00AE163F" w:rsidRPr="004D020F" w:rsidRDefault="00AE163F" w:rsidP="00F14BA4">
      <w:pPr>
        <w:pStyle w:val="a6"/>
        <w:numPr>
          <w:ilvl w:val="0"/>
          <w:numId w:val="467"/>
        </w:numPr>
        <w:wordWrap/>
        <w:spacing w:line="360" w:lineRule="auto"/>
        <w:ind w:leftChars="0"/>
        <w:rPr>
          <w:rFonts w:ascii="Arial" w:eastAsia="굴림" w:hAnsi="Arial" w:cs="Arial"/>
          <w:sz w:val="22"/>
        </w:rPr>
      </w:pPr>
      <w:r w:rsidRPr="004D020F">
        <w:rPr>
          <w:rFonts w:ascii="Arial" w:eastAsia="굴림" w:hAnsi="Arial" w:cs="Arial"/>
          <w:sz w:val="22"/>
        </w:rPr>
        <w:t>Skilled agricultural and livestock workers</w:t>
      </w:r>
    </w:p>
    <w:p w14:paraId="6E877B63" w14:textId="77777777" w:rsidR="00AE163F" w:rsidRPr="004D020F" w:rsidRDefault="00AE163F" w:rsidP="00F14BA4">
      <w:pPr>
        <w:pStyle w:val="a6"/>
        <w:numPr>
          <w:ilvl w:val="0"/>
          <w:numId w:val="467"/>
        </w:numPr>
        <w:wordWrap/>
        <w:spacing w:line="360" w:lineRule="auto"/>
        <w:ind w:leftChars="0"/>
        <w:rPr>
          <w:rFonts w:ascii="Arial" w:eastAsia="굴림" w:hAnsi="Arial" w:cs="Arial"/>
          <w:sz w:val="22"/>
        </w:rPr>
      </w:pPr>
      <w:r w:rsidRPr="004D020F">
        <w:rPr>
          <w:rFonts w:ascii="Arial" w:eastAsia="굴림" w:hAnsi="Arial" w:cs="Arial"/>
          <w:sz w:val="22"/>
        </w:rPr>
        <w:t>Skilled forestry workers</w:t>
      </w:r>
    </w:p>
    <w:p w14:paraId="5E957E7F" w14:textId="77777777" w:rsidR="00AE163F" w:rsidRPr="004D020F" w:rsidRDefault="00AE163F" w:rsidP="00F14BA4">
      <w:pPr>
        <w:pStyle w:val="a6"/>
        <w:numPr>
          <w:ilvl w:val="0"/>
          <w:numId w:val="467"/>
        </w:numPr>
        <w:wordWrap/>
        <w:spacing w:line="360" w:lineRule="auto"/>
        <w:ind w:leftChars="0"/>
        <w:rPr>
          <w:rFonts w:ascii="Arial" w:eastAsia="굴림" w:hAnsi="Arial" w:cs="Arial"/>
          <w:sz w:val="22"/>
        </w:rPr>
      </w:pPr>
      <w:r w:rsidRPr="004D020F">
        <w:rPr>
          <w:rFonts w:ascii="Arial" w:eastAsia="굴림" w:hAnsi="Arial" w:cs="Arial"/>
          <w:sz w:val="22"/>
        </w:rPr>
        <w:t>Skilled fishery workers</w:t>
      </w:r>
    </w:p>
    <w:p w14:paraId="2822BFF4" w14:textId="77777777" w:rsidR="00624BD4" w:rsidRPr="004D020F" w:rsidRDefault="00EA255E" w:rsidP="00624BD4">
      <w:pPr>
        <w:wordWrap/>
        <w:spacing w:line="360" w:lineRule="auto"/>
        <w:rPr>
          <w:rFonts w:ascii="Arial" w:eastAsia="굴림" w:hAnsi="Arial" w:cs="Arial"/>
          <w:sz w:val="22"/>
        </w:rPr>
      </w:pPr>
      <w:r w:rsidRPr="004D020F">
        <w:rPr>
          <w:rFonts w:ascii="Arial" w:eastAsia="굴림" w:hAnsi="Arial" w:cs="Arial" w:hint="eastAsia"/>
          <w:sz w:val="22"/>
          <w:rPrChange w:id="2945" w:author="Keis" w:date="2024-09-06T17:36:00Z">
            <w:rPr>
              <w:rFonts w:ascii="Arial" w:eastAsia="굴림" w:hAnsi="Arial" w:cs="Arial" w:hint="eastAsia"/>
              <w:color w:val="FF0000"/>
              <w:sz w:val="22"/>
            </w:rPr>
          </w:rPrChange>
        </w:rPr>
        <w:t>→</w:t>
      </w:r>
      <w:r w:rsidRPr="004D020F">
        <w:rPr>
          <w:rFonts w:ascii="Arial" w:eastAsia="굴림" w:hAnsi="Arial" w:cs="Arial"/>
          <w:sz w:val="22"/>
          <w:rPrChange w:id="2946" w:author="Keis" w:date="2024-09-06T17:36:00Z">
            <w:rPr>
              <w:rFonts w:ascii="Arial" w:eastAsia="굴림" w:hAnsi="Arial" w:cs="Arial"/>
              <w:color w:val="FF0000"/>
              <w:sz w:val="22"/>
            </w:rPr>
          </w:rPrChange>
        </w:rPr>
        <w:t>Go to D712_1</w:t>
      </w:r>
    </w:p>
    <w:p w14:paraId="582ACA1B" w14:textId="77777777" w:rsidR="00EA255E" w:rsidRPr="004D020F" w:rsidRDefault="00EA255E" w:rsidP="00624BD4">
      <w:pPr>
        <w:wordWrap/>
        <w:spacing w:line="360" w:lineRule="auto"/>
        <w:rPr>
          <w:rFonts w:ascii="Arial" w:eastAsia="굴림" w:hAnsi="Arial" w:cs="Arial"/>
          <w:sz w:val="22"/>
        </w:rPr>
      </w:pPr>
    </w:p>
    <w:p w14:paraId="7C985F2C" w14:textId="77777777" w:rsidR="00624BD4" w:rsidRPr="004D020F" w:rsidRDefault="00624BD4" w:rsidP="00624BD4">
      <w:pPr>
        <w:wordWrap/>
        <w:spacing w:line="360" w:lineRule="auto"/>
        <w:rPr>
          <w:rFonts w:ascii="Arial" w:eastAsia="굴림" w:hAnsi="Arial" w:cs="Arial"/>
          <w:sz w:val="22"/>
        </w:rPr>
      </w:pPr>
      <w:r w:rsidRPr="004D020F">
        <w:rPr>
          <w:rFonts w:ascii="Arial" w:eastAsia="굴림" w:hAnsi="Arial" w:cs="Arial"/>
          <w:sz w:val="22"/>
        </w:rPr>
        <w:t xml:space="preserve">D716. </w:t>
      </w:r>
      <w:r w:rsidR="00282DA0" w:rsidRPr="004D020F">
        <w:rPr>
          <w:rFonts w:ascii="Arial" w:eastAsia="굴림" w:hAnsi="Arial" w:cs="Arial"/>
          <w:kern w:val="0"/>
          <w:sz w:val="22"/>
        </w:rPr>
        <w:t xml:space="preserve">To be specific, which occupational classification best describes your </w:t>
      </w:r>
      <w:r w:rsidR="003F251B" w:rsidRPr="004D020F">
        <w:rPr>
          <w:rFonts w:ascii="Arial" w:eastAsia="굴림" w:hAnsi="Arial" w:cs="Arial"/>
          <w:kern w:val="0"/>
          <w:sz w:val="22"/>
        </w:rPr>
        <w:t>work</w:t>
      </w:r>
      <w:r w:rsidR="00282DA0" w:rsidRPr="004D020F">
        <w:rPr>
          <w:rFonts w:ascii="Arial" w:eastAsia="굴림" w:hAnsi="Arial" w:cs="Arial"/>
          <w:kern w:val="0"/>
          <w:sz w:val="22"/>
        </w:rPr>
        <w:t>?</w:t>
      </w:r>
    </w:p>
    <w:p w14:paraId="7C88145D"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Housekeeping, cleaning, and laundry workers</w:t>
      </w:r>
    </w:p>
    <w:p w14:paraId="0B823DE2"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Building management and security related workers</w:t>
      </w:r>
    </w:p>
    <w:p w14:paraId="1E8CB197"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Delivery, moving, and meter reading workers</w:t>
      </w:r>
    </w:p>
    <w:p w14:paraId="1685A0F6"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Sanitation and cleaning environment related workers</w:t>
      </w:r>
    </w:p>
    <w:p w14:paraId="1F7CAC33"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 xml:space="preserve">Other services related </w:t>
      </w:r>
      <w:r w:rsidR="00360263" w:rsidRPr="004D020F">
        <w:rPr>
          <w:rFonts w:ascii="Arial" w:eastAsia="굴림" w:hAnsi="Arial" w:cs="Arial"/>
          <w:kern w:val="0"/>
          <w:sz w:val="22"/>
        </w:rPr>
        <w:t>elementary</w:t>
      </w:r>
      <w:r w:rsidRPr="004D020F">
        <w:rPr>
          <w:rFonts w:ascii="Arial" w:eastAsia="굴림" w:hAnsi="Arial" w:cs="Arial"/>
          <w:sz w:val="22"/>
        </w:rPr>
        <w:t xml:space="preserve"> workers</w:t>
      </w:r>
    </w:p>
    <w:p w14:paraId="0CE6E82A"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 xml:space="preserve">Agriculture, forestry, and fishery related </w:t>
      </w:r>
      <w:r w:rsidR="00360263" w:rsidRPr="004D020F">
        <w:rPr>
          <w:rFonts w:ascii="Arial" w:eastAsia="굴림" w:hAnsi="Arial" w:cs="Arial"/>
          <w:kern w:val="0"/>
          <w:sz w:val="22"/>
        </w:rPr>
        <w:t xml:space="preserve">elementary </w:t>
      </w:r>
      <w:r w:rsidRPr="004D020F">
        <w:rPr>
          <w:rFonts w:ascii="Arial" w:eastAsia="굴림" w:hAnsi="Arial" w:cs="Arial"/>
          <w:sz w:val="22"/>
        </w:rPr>
        <w:t>workers</w:t>
      </w:r>
    </w:p>
    <w:p w14:paraId="11653940"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 xml:space="preserve">Manufacturing related </w:t>
      </w:r>
      <w:r w:rsidR="00360263" w:rsidRPr="004D020F">
        <w:rPr>
          <w:rFonts w:ascii="Arial" w:eastAsia="굴림" w:hAnsi="Arial" w:cs="Arial"/>
          <w:kern w:val="0"/>
          <w:sz w:val="22"/>
        </w:rPr>
        <w:t xml:space="preserve">elementary </w:t>
      </w:r>
      <w:r w:rsidRPr="004D020F">
        <w:rPr>
          <w:rFonts w:ascii="Arial" w:eastAsia="굴림" w:hAnsi="Arial" w:cs="Arial"/>
          <w:sz w:val="22"/>
        </w:rPr>
        <w:t>workers</w:t>
      </w:r>
    </w:p>
    <w:p w14:paraId="7352033F"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 xml:space="preserve">Mining and construction related </w:t>
      </w:r>
      <w:r w:rsidR="00360263" w:rsidRPr="004D020F">
        <w:rPr>
          <w:rFonts w:ascii="Arial" w:eastAsia="굴림" w:hAnsi="Arial" w:cs="Arial"/>
          <w:kern w:val="0"/>
          <w:sz w:val="22"/>
        </w:rPr>
        <w:t xml:space="preserve">elementary </w:t>
      </w:r>
      <w:r w:rsidRPr="004D020F">
        <w:rPr>
          <w:rFonts w:ascii="Arial" w:eastAsia="굴림" w:hAnsi="Arial" w:cs="Arial"/>
          <w:sz w:val="22"/>
        </w:rPr>
        <w:t>workers</w:t>
      </w:r>
    </w:p>
    <w:p w14:paraId="2C536E2A" w14:textId="77777777" w:rsidR="00AE163F" w:rsidRPr="004D020F" w:rsidRDefault="00AE163F" w:rsidP="00F14BA4">
      <w:pPr>
        <w:pStyle w:val="a6"/>
        <w:numPr>
          <w:ilvl w:val="0"/>
          <w:numId w:val="468"/>
        </w:numPr>
        <w:wordWrap/>
        <w:spacing w:line="360" w:lineRule="auto"/>
        <w:ind w:leftChars="0"/>
        <w:rPr>
          <w:rFonts w:ascii="Arial" w:eastAsia="굴림" w:hAnsi="Arial" w:cs="Arial"/>
          <w:sz w:val="22"/>
        </w:rPr>
      </w:pPr>
      <w:r w:rsidRPr="004D020F">
        <w:rPr>
          <w:rFonts w:ascii="Arial" w:eastAsia="굴림" w:hAnsi="Arial" w:cs="Arial"/>
          <w:sz w:val="22"/>
        </w:rPr>
        <w:t xml:space="preserve">Transport related </w:t>
      </w:r>
      <w:r w:rsidR="00360263" w:rsidRPr="004D020F">
        <w:rPr>
          <w:rFonts w:ascii="Arial" w:eastAsia="굴림" w:hAnsi="Arial" w:cs="Arial"/>
          <w:kern w:val="0"/>
          <w:sz w:val="22"/>
        </w:rPr>
        <w:t xml:space="preserve">elementary </w:t>
      </w:r>
      <w:r w:rsidRPr="004D020F">
        <w:rPr>
          <w:rFonts w:ascii="Arial" w:eastAsia="굴림" w:hAnsi="Arial" w:cs="Arial"/>
          <w:sz w:val="22"/>
        </w:rPr>
        <w:t>workers</w:t>
      </w:r>
    </w:p>
    <w:p w14:paraId="17B618DA" w14:textId="77777777" w:rsidR="00FA02D7" w:rsidRPr="004D020F" w:rsidRDefault="00EA255E" w:rsidP="00EA255E">
      <w:pPr>
        <w:wordWrap/>
        <w:spacing w:line="360" w:lineRule="auto"/>
        <w:rPr>
          <w:rFonts w:ascii="Arial" w:eastAsia="굴림" w:hAnsi="Arial" w:cs="Arial"/>
          <w:sz w:val="22"/>
        </w:rPr>
      </w:pPr>
      <w:r w:rsidRPr="004D020F">
        <w:rPr>
          <w:rFonts w:ascii="Arial" w:eastAsia="굴림" w:hAnsi="Arial" w:cs="Arial" w:hint="eastAsia"/>
          <w:sz w:val="22"/>
          <w:rPrChange w:id="2947" w:author="Keis" w:date="2024-09-06T17:36:00Z">
            <w:rPr>
              <w:rFonts w:ascii="Arial" w:eastAsia="굴림" w:hAnsi="Arial" w:cs="Arial" w:hint="eastAsia"/>
              <w:color w:val="FF0000"/>
              <w:sz w:val="22"/>
            </w:rPr>
          </w:rPrChange>
        </w:rPr>
        <w:t>→</w:t>
      </w:r>
      <w:r w:rsidRPr="004D020F">
        <w:rPr>
          <w:rFonts w:ascii="Arial" w:eastAsia="굴림" w:hAnsi="Arial" w:cs="Arial"/>
          <w:sz w:val="22"/>
          <w:rPrChange w:id="2948" w:author="Keis" w:date="2024-09-06T17:36:00Z">
            <w:rPr>
              <w:rFonts w:ascii="Arial" w:eastAsia="굴림" w:hAnsi="Arial" w:cs="Arial"/>
              <w:color w:val="FF0000"/>
              <w:sz w:val="22"/>
            </w:rPr>
          </w:rPrChange>
        </w:rPr>
        <w:t>Go to D712_1</w:t>
      </w:r>
    </w:p>
    <w:p w14:paraId="3FE423A2" w14:textId="77777777" w:rsidR="00EA255E" w:rsidRPr="004D020F" w:rsidRDefault="00EA255E" w:rsidP="00EA255E">
      <w:pPr>
        <w:spacing w:line="384" w:lineRule="auto"/>
        <w:textAlignment w:val="baseline"/>
        <w:rPr>
          <w:rFonts w:ascii="Arial" w:eastAsia="나눔명조" w:hAnsi="Arial" w:cs="Arial"/>
          <w:spacing w:val="-2"/>
          <w:kern w:val="0"/>
          <w:szCs w:val="20"/>
          <w:rPrChange w:id="2949" w:author="Keis" w:date="2024-09-06T17:36:00Z">
            <w:rPr>
              <w:rFonts w:ascii="Arial" w:eastAsia="나눔명조" w:hAnsi="Arial" w:cs="Arial"/>
              <w:color w:val="FF0000"/>
              <w:spacing w:val="-2"/>
              <w:kern w:val="0"/>
              <w:szCs w:val="20"/>
            </w:rPr>
          </w:rPrChange>
        </w:rPr>
      </w:pPr>
    </w:p>
    <w:p w14:paraId="2E37DFC9" w14:textId="77777777" w:rsidR="00EA255E" w:rsidRPr="004D020F" w:rsidRDefault="00EA255E" w:rsidP="00EA255E">
      <w:pPr>
        <w:spacing w:line="384" w:lineRule="auto"/>
        <w:textAlignment w:val="baseline"/>
        <w:rPr>
          <w:rFonts w:ascii="Arial" w:eastAsia="굴림" w:hAnsi="Arial" w:cs="Arial"/>
          <w:kern w:val="0"/>
          <w:sz w:val="22"/>
          <w:rPrChange w:id="2950" w:author="Keis" w:date="2024-09-06T17:36:00Z">
            <w:rPr>
              <w:rFonts w:ascii="Arial" w:eastAsia="굴림" w:hAnsi="Arial" w:cs="Arial"/>
              <w:color w:val="FF0000"/>
              <w:kern w:val="0"/>
              <w:sz w:val="22"/>
            </w:rPr>
          </w:rPrChange>
        </w:rPr>
      </w:pPr>
      <w:r w:rsidRPr="004D020F">
        <w:rPr>
          <w:rFonts w:ascii="Arial" w:eastAsia="나눔명조" w:hAnsi="Arial" w:cs="Arial"/>
          <w:spacing w:val="-2"/>
          <w:kern w:val="0"/>
          <w:sz w:val="22"/>
          <w:rPrChange w:id="2951" w:author="Keis" w:date="2024-09-06T17:36:00Z">
            <w:rPr>
              <w:rFonts w:ascii="Arial" w:eastAsia="나눔명조" w:hAnsi="Arial" w:cs="Arial"/>
              <w:color w:val="FF0000"/>
              <w:spacing w:val="-2"/>
              <w:kern w:val="0"/>
              <w:sz w:val="22"/>
            </w:rPr>
          </w:rPrChange>
        </w:rPr>
        <w:t xml:space="preserve">D712_1. Tell the detail specifically what you changed at your job.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74"/>
      </w:tblGrid>
      <w:tr w:rsidR="00EA255E" w:rsidRPr="004D020F" w14:paraId="54DB8FF4" w14:textId="77777777" w:rsidTr="008F1407">
        <w:trPr>
          <w:trHeight w:val="56"/>
        </w:trPr>
        <w:tc>
          <w:tcPr>
            <w:tcW w:w="8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90E502" w14:textId="77777777" w:rsidR="00EA255E" w:rsidRPr="004D020F" w:rsidRDefault="00EA255E" w:rsidP="008F1407">
            <w:pPr>
              <w:spacing w:line="384" w:lineRule="auto"/>
              <w:ind w:left="948" w:hanging="948"/>
              <w:textAlignment w:val="baseline"/>
              <w:rPr>
                <w:rFonts w:ascii="Arial" w:eastAsia="함초롬바탕" w:hAnsi="Arial" w:cs="Arial"/>
                <w:spacing w:val="-4"/>
                <w:kern w:val="0"/>
                <w:szCs w:val="20"/>
                <w:rPrChange w:id="2952" w:author="Keis" w:date="2024-09-06T17:36: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953" w:author="Keis" w:date="2024-09-06T17:36:00Z">
                  <w:rPr>
                    <w:rFonts w:ascii="Arial" w:eastAsia="함초롬바탕" w:hAnsi="Arial" w:cs="Arial"/>
                    <w:b/>
                    <w:bCs/>
                    <w:color w:val="FF0000"/>
                    <w:kern w:val="0"/>
                    <w:szCs w:val="20"/>
                  </w:rPr>
                </w:rPrChange>
              </w:rPr>
              <w:t>Job description</w:t>
            </w:r>
            <w:r w:rsidRPr="004D020F">
              <w:rPr>
                <w:rFonts w:ascii="Arial" w:eastAsia="함초롬바탕" w:hAnsi="Arial" w:cs="Arial"/>
                <w:kern w:val="0"/>
                <w:szCs w:val="20"/>
                <w:rPrChange w:id="2954" w:author="Keis" w:date="2024-09-06T17:36:00Z">
                  <w:rPr>
                    <w:rFonts w:ascii="Arial" w:eastAsia="함초롬바탕" w:hAnsi="Arial" w:cs="Arial"/>
                    <w:color w:val="FF0000"/>
                    <w:kern w:val="0"/>
                    <w:szCs w:val="20"/>
                  </w:rPr>
                </w:rPrChange>
              </w:rPr>
              <w:t>: Please respond in as much detail as possible, recording the most important work you do.</w:t>
            </w:r>
          </w:p>
          <w:p w14:paraId="41AE400A" w14:textId="77777777" w:rsidR="00EA255E" w:rsidRPr="004D020F" w:rsidRDefault="00EA255E" w:rsidP="008F1407">
            <w:pPr>
              <w:spacing w:line="384" w:lineRule="auto"/>
              <w:ind w:left="948" w:hanging="948"/>
              <w:textAlignment w:val="baseline"/>
              <w:rPr>
                <w:rFonts w:ascii="Arial" w:eastAsia="함초롬바탕" w:hAnsi="Arial" w:cs="Arial"/>
                <w:spacing w:val="-4"/>
                <w:kern w:val="0"/>
                <w:szCs w:val="20"/>
                <w:rPrChange w:id="2955" w:author="Keis" w:date="2024-09-06T17:36:00Z">
                  <w:rPr>
                    <w:rFonts w:ascii="Arial" w:eastAsia="함초롬바탕" w:hAnsi="Arial" w:cs="Arial"/>
                    <w:color w:val="FF0000"/>
                    <w:spacing w:val="-4"/>
                    <w:kern w:val="0"/>
                    <w:szCs w:val="20"/>
                  </w:rPr>
                </w:rPrChange>
              </w:rPr>
            </w:pPr>
            <w:r w:rsidRPr="004D020F">
              <w:rPr>
                <w:rFonts w:ascii="Arial" w:eastAsia="함초롬바탕" w:hAnsi="Arial" w:cs="Arial"/>
                <w:b/>
                <w:bCs/>
                <w:kern w:val="0"/>
                <w:szCs w:val="20"/>
                <w:rPrChange w:id="2956" w:author="Keis" w:date="2024-09-06T17:36:00Z">
                  <w:rPr>
                    <w:rFonts w:ascii="Arial" w:eastAsia="함초롬바탕" w:hAnsi="Arial" w:cs="Arial"/>
                    <w:b/>
                    <w:bCs/>
                    <w:color w:val="FF0000"/>
                    <w:kern w:val="0"/>
                    <w:szCs w:val="20"/>
                  </w:rPr>
                </w:rPrChange>
              </w:rPr>
              <w:t>Equipment or tools used</w:t>
            </w:r>
            <w:r w:rsidRPr="004D020F">
              <w:rPr>
                <w:rFonts w:ascii="Arial" w:eastAsia="함초롬바탕" w:hAnsi="Arial" w:cs="Arial"/>
                <w:kern w:val="0"/>
                <w:szCs w:val="20"/>
                <w:rPrChange w:id="2957" w:author="Keis" w:date="2024-09-06T17:36:00Z">
                  <w:rPr>
                    <w:rFonts w:ascii="Arial" w:eastAsia="함초롬바탕" w:hAnsi="Arial" w:cs="Arial"/>
                    <w:color w:val="FF0000"/>
                    <w:kern w:val="0"/>
                    <w:szCs w:val="20"/>
                  </w:rPr>
                </w:rPrChange>
              </w:rPr>
              <w:t>: Please respond in as much detail as possible, recording the accurate equipment or tools and how to work &amp; what to make.</w:t>
            </w:r>
          </w:p>
        </w:tc>
      </w:tr>
    </w:tbl>
    <w:p w14:paraId="062E790F" w14:textId="77777777" w:rsidR="00EA255E" w:rsidRPr="004D020F" w:rsidRDefault="00EA255E" w:rsidP="00EA255E">
      <w:pPr>
        <w:spacing w:line="384" w:lineRule="auto"/>
        <w:textAlignment w:val="baseline"/>
        <w:rPr>
          <w:rFonts w:ascii="Arial" w:eastAsia="굴림" w:hAnsi="Arial" w:cs="Arial"/>
          <w:kern w:val="0"/>
          <w:szCs w:val="20"/>
          <w:rPrChange w:id="2958" w:author="Keis" w:date="2024-09-06T17:36:00Z">
            <w:rPr>
              <w:rFonts w:ascii="Arial" w:eastAsia="굴림" w:hAnsi="Arial" w:cs="Arial"/>
              <w:color w:val="FF0000"/>
              <w:kern w:val="0"/>
              <w:szCs w:val="20"/>
            </w:rPr>
          </w:rPrChange>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2027"/>
      </w:tblGrid>
      <w:tr w:rsidR="004D020F" w:rsidRPr="004D020F" w14:paraId="3C31719F"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3FE6D9C4"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59"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60" w:author="Keis" w:date="2024-09-06T17:36:00Z">
                  <w:rPr>
                    <w:rFonts w:ascii="Arial" w:eastAsia="함초롬바탕" w:hAnsi="Arial" w:cs="Arial"/>
                    <w:color w:val="FF0000"/>
                    <w:kern w:val="0"/>
                    <w:szCs w:val="20"/>
                  </w:rPr>
                </w:rPrChange>
              </w:rPr>
              <w:t>Business name</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3CF937"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61"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62" w:author="Keis" w:date="2024-09-06T17:36:00Z">
                  <w:rPr>
                    <w:rFonts w:ascii="Arial" w:eastAsia="함초롬바탕" w:hAnsi="Arial" w:cs="Arial"/>
                    <w:color w:val="FF0000"/>
                    <w:kern w:val="0"/>
                    <w:szCs w:val="20"/>
                  </w:rPr>
                </w:rPrChange>
              </w:rPr>
              <w:t>Private variable</w:t>
            </w:r>
          </w:p>
        </w:tc>
      </w:tr>
      <w:tr w:rsidR="004D020F" w:rsidRPr="004D020F" w14:paraId="75095218"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4FE0B4E8"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63"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64" w:author="Keis" w:date="2024-09-06T17:36:00Z">
                  <w:rPr>
                    <w:rFonts w:ascii="Arial" w:eastAsia="함초롬바탕" w:hAnsi="Arial" w:cs="Arial"/>
                    <w:color w:val="FF0000"/>
                    <w:kern w:val="0"/>
                    <w:szCs w:val="20"/>
                  </w:rPr>
                </w:rPrChange>
              </w:rPr>
              <w:t>Department</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890171"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65"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66" w:author="Keis" w:date="2024-09-06T17:36:00Z">
                  <w:rPr>
                    <w:rFonts w:ascii="Arial" w:eastAsia="함초롬바탕" w:hAnsi="Arial" w:cs="Arial"/>
                    <w:color w:val="FF0000"/>
                    <w:kern w:val="0"/>
                    <w:szCs w:val="20"/>
                  </w:rPr>
                </w:rPrChange>
              </w:rPr>
              <w:t>Private variable</w:t>
            </w:r>
          </w:p>
        </w:tc>
      </w:tr>
      <w:tr w:rsidR="004D020F" w:rsidRPr="004D020F" w14:paraId="380B3A73"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019F6147"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67"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68" w:author="Keis" w:date="2024-09-06T17:36:00Z">
                  <w:rPr>
                    <w:rFonts w:ascii="Arial" w:eastAsia="함초롬바탕" w:hAnsi="Arial" w:cs="Arial"/>
                    <w:color w:val="FF0000"/>
                    <w:kern w:val="0"/>
                    <w:szCs w:val="20"/>
                  </w:rPr>
                </w:rPrChange>
              </w:rPr>
              <w:t>Rank</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638C53"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69"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70" w:author="Keis" w:date="2024-09-06T17:36:00Z">
                  <w:rPr>
                    <w:rFonts w:ascii="Arial" w:eastAsia="함초롬바탕" w:hAnsi="Arial" w:cs="Arial"/>
                    <w:color w:val="FF0000"/>
                    <w:kern w:val="0"/>
                    <w:szCs w:val="20"/>
                  </w:rPr>
                </w:rPrChange>
              </w:rPr>
              <w:t>Private variable</w:t>
            </w:r>
          </w:p>
        </w:tc>
      </w:tr>
      <w:tr w:rsidR="004D020F" w:rsidRPr="004D020F" w14:paraId="48E43A30"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21CE1B1B"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71"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72" w:author="Keis" w:date="2024-09-06T17:36:00Z">
                  <w:rPr>
                    <w:rFonts w:ascii="Arial" w:eastAsia="함초롬바탕" w:hAnsi="Arial" w:cs="Arial"/>
                    <w:color w:val="FF0000"/>
                    <w:kern w:val="0"/>
                    <w:szCs w:val="20"/>
                  </w:rPr>
                </w:rPrChange>
              </w:rPr>
              <w:t>Job description</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29FAA"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73"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74" w:author="Keis" w:date="2024-09-06T17:36:00Z">
                  <w:rPr>
                    <w:rFonts w:ascii="Arial" w:eastAsia="함초롬바탕" w:hAnsi="Arial" w:cs="Arial"/>
                    <w:color w:val="FF0000"/>
                    <w:kern w:val="0"/>
                    <w:szCs w:val="20"/>
                  </w:rPr>
                </w:rPrChange>
              </w:rPr>
              <w:t>Private variable</w:t>
            </w:r>
          </w:p>
        </w:tc>
      </w:tr>
      <w:tr w:rsidR="004D020F" w:rsidRPr="004D020F" w14:paraId="3B89D8D6"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76991FF9"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75"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76" w:author="Keis" w:date="2024-09-06T17:36:00Z">
                  <w:rPr>
                    <w:rFonts w:ascii="Arial" w:eastAsia="함초롬바탕" w:hAnsi="Arial" w:cs="Arial"/>
                    <w:color w:val="FF0000"/>
                    <w:kern w:val="0"/>
                    <w:szCs w:val="20"/>
                  </w:rPr>
                </w:rPrChange>
              </w:rPr>
              <w:t>Equipment or tools used</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C79CF" w14:textId="77777777" w:rsidR="00EA255E" w:rsidRPr="004D020F" w:rsidRDefault="00EA255E" w:rsidP="008F1407">
            <w:pPr>
              <w:wordWrap/>
              <w:spacing w:line="56" w:lineRule="atLeast"/>
              <w:jc w:val="center"/>
              <w:textAlignment w:val="baseline"/>
              <w:rPr>
                <w:rFonts w:ascii="Arial" w:eastAsia="굴림" w:hAnsi="Arial" w:cs="Arial"/>
                <w:kern w:val="0"/>
                <w:szCs w:val="20"/>
                <w:rPrChange w:id="2977" w:author="Keis" w:date="2024-09-06T17:36:00Z">
                  <w:rPr>
                    <w:rFonts w:ascii="Arial" w:eastAsia="굴림" w:hAnsi="Arial" w:cs="Arial"/>
                    <w:color w:val="FF0000"/>
                    <w:kern w:val="0"/>
                    <w:szCs w:val="20"/>
                  </w:rPr>
                </w:rPrChange>
              </w:rPr>
            </w:pPr>
            <w:r w:rsidRPr="004D020F">
              <w:rPr>
                <w:rFonts w:ascii="Arial" w:eastAsia="함초롬바탕" w:hAnsi="Arial" w:cs="Arial"/>
                <w:kern w:val="0"/>
                <w:szCs w:val="20"/>
                <w:rPrChange w:id="2978" w:author="Keis" w:date="2024-09-06T17:36:00Z">
                  <w:rPr>
                    <w:rFonts w:ascii="Arial" w:eastAsia="함초롬바탕" w:hAnsi="Arial" w:cs="Arial"/>
                    <w:color w:val="FF0000"/>
                    <w:kern w:val="0"/>
                    <w:szCs w:val="20"/>
                  </w:rPr>
                </w:rPrChange>
              </w:rPr>
              <w:t>Private variable</w:t>
            </w:r>
          </w:p>
        </w:tc>
      </w:tr>
    </w:tbl>
    <w:tbl>
      <w:tblPr>
        <w:tblpPr w:leftFromText="142" w:rightFromText="142" w:vertAnchor="text" w:horzAnchor="page" w:tblpX="5797" w:tblpY="-850"/>
        <w:tblW w:w="0" w:type="auto"/>
        <w:tblCellMar>
          <w:top w:w="15" w:type="dxa"/>
          <w:left w:w="15" w:type="dxa"/>
          <w:bottom w:w="15" w:type="dxa"/>
          <w:right w:w="15" w:type="dxa"/>
        </w:tblCellMar>
        <w:tblLook w:val="04A0" w:firstRow="1" w:lastRow="0" w:firstColumn="1" w:lastColumn="0" w:noHBand="0" w:noVBand="1"/>
      </w:tblPr>
      <w:tblGrid>
        <w:gridCol w:w="1153"/>
        <w:gridCol w:w="457"/>
        <w:gridCol w:w="457"/>
        <w:gridCol w:w="457"/>
        <w:gridCol w:w="456"/>
      </w:tblGrid>
      <w:tr w:rsidR="004D020F" w:rsidRPr="004D020F" w14:paraId="59625835" w14:textId="77777777" w:rsidTr="008F1407">
        <w:trPr>
          <w:trHeight w:val="370"/>
          <w:ins w:id="2979" w:author="Keis" w:date="2024-09-06T17:36:00Z"/>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tcPr>
          <w:p w14:paraId="0CC87C6D" w14:textId="77777777" w:rsidR="004D020F" w:rsidRPr="004D020F" w:rsidRDefault="004D020F" w:rsidP="008F1407">
            <w:pPr>
              <w:spacing w:line="384" w:lineRule="auto"/>
              <w:textAlignment w:val="baseline"/>
              <w:rPr>
                <w:ins w:id="2980" w:author="Keis" w:date="2024-09-06T17:36:00Z"/>
                <w:rFonts w:ascii="Arial" w:eastAsia="나눔명조" w:hAnsi="Arial" w:cs="Arial"/>
                <w:bCs/>
                <w:spacing w:val="-2"/>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025A2543" w14:textId="77777777" w:rsidR="004D020F" w:rsidRPr="004D020F" w:rsidRDefault="004D020F" w:rsidP="008F1407">
            <w:pPr>
              <w:spacing w:line="384" w:lineRule="auto"/>
              <w:textAlignment w:val="baseline"/>
              <w:rPr>
                <w:ins w:id="2981" w:author="Keis" w:date="2024-09-06T17:36:00Z"/>
                <w:rFonts w:ascii="Arial" w:eastAsia="굴림" w:hAnsi="Arial" w:cs="Arial"/>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57542FA4" w14:textId="77777777" w:rsidR="004D020F" w:rsidRPr="004D020F" w:rsidRDefault="004D020F" w:rsidP="008F1407">
            <w:pPr>
              <w:spacing w:line="384" w:lineRule="auto"/>
              <w:textAlignment w:val="baseline"/>
              <w:rPr>
                <w:ins w:id="2982" w:author="Keis" w:date="2024-09-06T17:36:00Z"/>
                <w:rFonts w:ascii="Arial" w:eastAsia="굴림" w:hAnsi="Arial" w:cs="Arial"/>
                <w:kern w:val="0"/>
                <w:szCs w:val="20"/>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53B4782D" w14:textId="77777777" w:rsidR="004D020F" w:rsidRPr="004D020F" w:rsidRDefault="004D020F" w:rsidP="008F1407">
            <w:pPr>
              <w:spacing w:line="384" w:lineRule="auto"/>
              <w:textAlignment w:val="baseline"/>
              <w:rPr>
                <w:ins w:id="2983" w:author="Keis" w:date="2024-09-06T17:36:00Z"/>
                <w:rFonts w:ascii="Arial" w:eastAsia="굴림" w:hAnsi="Arial" w:cs="Arial"/>
                <w:kern w:val="0"/>
                <w:szCs w:val="20"/>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tcPr>
          <w:p w14:paraId="4D733FC5" w14:textId="77777777" w:rsidR="004D020F" w:rsidRPr="004D020F" w:rsidRDefault="004D020F" w:rsidP="008F1407">
            <w:pPr>
              <w:spacing w:line="384" w:lineRule="auto"/>
              <w:textAlignment w:val="baseline"/>
              <w:rPr>
                <w:ins w:id="2984" w:author="Keis" w:date="2024-09-06T17:36:00Z"/>
                <w:rFonts w:ascii="Arial" w:eastAsia="굴림" w:hAnsi="Arial" w:cs="Arial"/>
                <w:kern w:val="0"/>
                <w:szCs w:val="20"/>
              </w:rPr>
            </w:pPr>
          </w:p>
        </w:tc>
      </w:tr>
      <w:tr w:rsidR="004D020F" w:rsidRPr="004D020F" w14:paraId="27592A04" w14:textId="77777777" w:rsidTr="008F1407">
        <w:trPr>
          <w:trHeight w:val="370"/>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32504D1B" w14:textId="77777777" w:rsidR="00EA255E" w:rsidRPr="004D020F" w:rsidRDefault="00EA255E" w:rsidP="008F1407">
            <w:pPr>
              <w:spacing w:line="384" w:lineRule="auto"/>
              <w:textAlignment w:val="baseline"/>
              <w:rPr>
                <w:rFonts w:ascii="Arial" w:eastAsia="굴림" w:hAnsi="Arial" w:cs="Arial"/>
                <w:spacing w:val="-2"/>
                <w:kern w:val="0"/>
                <w:szCs w:val="20"/>
                <w:rPrChange w:id="2985" w:author="Keis" w:date="2024-09-06T17:36:00Z">
                  <w:rPr>
                    <w:rFonts w:ascii="Arial" w:eastAsia="굴림" w:hAnsi="Arial" w:cs="Arial"/>
                    <w:color w:val="FF0000"/>
                    <w:spacing w:val="-2"/>
                    <w:kern w:val="0"/>
                    <w:szCs w:val="20"/>
                  </w:rPr>
                </w:rPrChange>
              </w:rPr>
            </w:pPr>
            <w:r w:rsidRPr="004D020F">
              <w:rPr>
                <w:rFonts w:ascii="Arial" w:eastAsia="나눔명조" w:hAnsi="Arial" w:cs="Arial"/>
                <w:bCs/>
                <w:spacing w:val="-2"/>
                <w:kern w:val="0"/>
                <w:szCs w:val="20"/>
                <w:rPrChange w:id="2986" w:author="Keis" w:date="2024-09-06T17:36:00Z">
                  <w:rPr>
                    <w:rFonts w:ascii="Arial" w:eastAsia="나눔명조" w:hAnsi="Arial" w:cs="Arial"/>
                    <w:bCs/>
                    <w:color w:val="FF0000"/>
                    <w:spacing w:val="-2"/>
                    <w:kern w:val="0"/>
                    <w:szCs w:val="20"/>
                  </w:rPr>
                </w:rPrChange>
              </w:rPr>
              <w:t>JOB CODE</w:t>
            </w: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4DAAC399" w14:textId="77777777" w:rsidR="00EA255E" w:rsidRPr="004D020F" w:rsidRDefault="00EA255E" w:rsidP="008F1407">
            <w:pPr>
              <w:spacing w:line="384" w:lineRule="auto"/>
              <w:textAlignment w:val="baseline"/>
              <w:rPr>
                <w:rFonts w:ascii="Arial" w:eastAsia="굴림" w:hAnsi="Arial" w:cs="Arial"/>
                <w:kern w:val="0"/>
                <w:szCs w:val="20"/>
                <w:rPrChange w:id="2987" w:author="Keis" w:date="2024-09-06T17:36: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2B1EA6AA" w14:textId="77777777" w:rsidR="00EA255E" w:rsidRPr="004D020F" w:rsidRDefault="00EA255E" w:rsidP="008F1407">
            <w:pPr>
              <w:spacing w:line="384" w:lineRule="auto"/>
              <w:textAlignment w:val="baseline"/>
              <w:rPr>
                <w:rFonts w:ascii="Arial" w:eastAsia="굴림" w:hAnsi="Arial" w:cs="Arial"/>
                <w:kern w:val="0"/>
                <w:szCs w:val="20"/>
                <w:rPrChange w:id="2988" w:author="Keis" w:date="2024-09-06T17:36: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51EC98AE" w14:textId="77777777" w:rsidR="00EA255E" w:rsidRPr="004D020F" w:rsidRDefault="00EA255E" w:rsidP="008F1407">
            <w:pPr>
              <w:spacing w:line="384" w:lineRule="auto"/>
              <w:textAlignment w:val="baseline"/>
              <w:rPr>
                <w:rFonts w:ascii="Arial" w:eastAsia="굴림" w:hAnsi="Arial" w:cs="Arial"/>
                <w:kern w:val="0"/>
                <w:szCs w:val="20"/>
                <w:rPrChange w:id="2989" w:author="Keis" w:date="2024-09-06T17:36:00Z">
                  <w:rPr>
                    <w:rFonts w:ascii="Arial" w:eastAsia="굴림" w:hAnsi="Arial" w:cs="Arial"/>
                    <w:color w:val="FF0000"/>
                    <w:kern w:val="0"/>
                    <w:szCs w:val="20"/>
                  </w:rPr>
                </w:rPrChange>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7CAA2BA4" w14:textId="77777777" w:rsidR="00EA255E" w:rsidRPr="004D020F" w:rsidRDefault="00EA255E" w:rsidP="008F1407">
            <w:pPr>
              <w:spacing w:line="384" w:lineRule="auto"/>
              <w:textAlignment w:val="baseline"/>
              <w:rPr>
                <w:rFonts w:ascii="Arial" w:eastAsia="굴림" w:hAnsi="Arial" w:cs="Arial"/>
                <w:kern w:val="0"/>
                <w:szCs w:val="20"/>
                <w:rPrChange w:id="2990" w:author="Keis" w:date="2024-09-06T17:36:00Z">
                  <w:rPr>
                    <w:rFonts w:ascii="Arial" w:eastAsia="굴림" w:hAnsi="Arial" w:cs="Arial"/>
                    <w:color w:val="FF0000"/>
                    <w:kern w:val="0"/>
                    <w:szCs w:val="20"/>
                  </w:rPr>
                </w:rPrChange>
              </w:rPr>
            </w:pPr>
          </w:p>
        </w:tc>
      </w:tr>
    </w:tbl>
    <w:p w14:paraId="22ADA39C" w14:textId="77777777" w:rsidR="00EA255E" w:rsidRPr="004D020F" w:rsidRDefault="00EA255E" w:rsidP="00EA255E">
      <w:pPr>
        <w:spacing w:line="384" w:lineRule="auto"/>
        <w:textAlignment w:val="baseline"/>
        <w:rPr>
          <w:rFonts w:ascii="Arial" w:eastAsia="굴림" w:hAnsi="Arial" w:cs="Arial"/>
          <w:spacing w:val="-2"/>
          <w:kern w:val="0"/>
          <w:szCs w:val="20"/>
          <w:rPrChange w:id="2991" w:author="Keis" w:date="2024-09-06T17:36:00Z">
            <w:rPr>
              <w:rFonts w:ascii="Arial" w:eastAsia="굴림" w:hAnsi="Arial" w:cs="Arial"/>
              <w:color w:val="FF0000"/>
              <w:spacing w:val="-2"/>
              <w:kern w:val="0"/>
              <w:szCs w:val="20"/>
            </w:rPr>
          </w:rPrChange>
        </w:rPr>
      </w:pPr>
      <w:r w:rsidRPr="004D020F">
        <w:rPr>
          <w:rFonts w:ascii="Arial" w:eastAsia="나눔명조" w:hAnsi="Arial" w:cs="Arial" w:hint="eastAsia"/>
          <w:spacing w:val="-2"/>
          <w:kern w:val="0"/>
          <w:szCs w:val="20"/>
          <w:rPrChange w:id="2992" w:author="Keis" w:date="2024-09-06T17:36:00Z">
            <w:rPr>
              <w:rFonts w:ascii="Arial" w:eastAsia="나눔명조" w:hAnsi="Arial" w:cs="Arial" w:hint="eastAsia"/>
              <w:color w:val="FF0000"/>
              <w:spacing w:val="-2"/>
              <w:kern w:val="0"/>
              <w:szCs w:val="20"/>
            </w:rPr>
          </w:rPrChange>
        </w:rPr>
        <w:t>→</w:t>
      </w:r>
      <w:r w:rsidRPr="004D020F">
        <w:rPr>
          <w:rFonts w:ascii="Arial" w:eastAsia="나눔명조" w:hAnsi="Arial" w:cs="Arial"/>
          <w:spacing w:val="-2"/>
          <w:kern w:val="0"/>
          <w:szCs w:val="20"/>
          <w:rPrChange w:id="2993" w:author="Keis" w:date="2024-09-06T17:36:00Z">
            <w:rPr>
              <w:rFonts w:ascii="Arial" w:eastAsia="나눔명조" w:hAnsi="Arial" w:cs="Arial"/>
              <w:color w:val="FF0000"/>
              <w:spacing w:val="-2"/>
              <w:kern w:val="0"/>
              <w:szCs w:val="20"/>
            </w:rPr>
          </w:rPrChange>
        </w:rPr>
        <w:t xml:space="preserve"> D717</w:t>
      </w:r>
    </w:p>
    <w:p w14:paraId="7A6A6E70" w14:textId="77777777" w:rsidR="00EA255E" w:rsidRDefault="00EA255E" w:rsidP="003B1B4F">
      <w:pPr>
        <w:wordWrap/>
        <w:spacing w:line="360" w:lineRule="auto"/>
        <w:rPr>
          <w:rFonts w:ascii="Arial" w:eastAsia="굴림" w:hAnsi="Arial" w:cs="Arial"/>
          <w:sz w:val="22"/>
        </w:rPr>
      </w:pPr>
    </w:p>
    <w:p w14:paraId="601BA590" w14:textId="77777777" w:rsidR="00624BD4" w:rsidRPr="001D19F6" w:rsidRDefault="00624BD4" w:rsidP="003B1B4F">
      <w:pPr>
        <w:wordWrap/>
        <w:spacing w:line="360" w:lineRule="auto"/>
        <w:rPr>
          <w:rFonts w:ascii="Arial" w:eastAsia="굴림" w:hAnsi="Arial" w:cs="Arial"/>
          <w:sz w:val="22"/>
        </w:rPr>
      </w:pPr>
      <w:r w:rsidRPr="001D19F6">
        <w:rPr>
          <w:rFonts w:ascii="Arial" w:eastAsia="굴림" w:hAnsi="Arial" w:cs="Arial"/>
          <w:sz w:val="22"/>
        </w:rPr>
        <w:t xml:space="preserve">D717. When did your work change? (unit: year and month combined into 6 digits, workplace in the previous </w:t>
      </w:r>
      <w:r w:rsidR="002A01D1" w:rsidRPr="001D19F6">
        <w:rPr>
          <w:rFonts w:ascii="Arial" w:eastAsia="굴림" w:hAnsi="Arial" w:cs="Arial"/>
          <w:sz w:val="22"/>
        </w:rPr>
        <w:t>interview</w:t>
      </w:r>
      <w:r w:rsidRPr="001D19F6">
        <w:rPr>
          <w:rFonts w:ascii="Arial" w:eastAsia="굴림" w:hAnsi="Arial" w:cs="Arial"/>
          <w:sz w:val="22"/>
        </w:rPr>
        <w:t>): [name of workplace, job title])</w:t>
      </w:r>
    </w:p>
    <w:p w14:paraId="1FAB6E4A" w14:textId="40261B16" w:rsidR="00624BD4" w:rsidRPr="001D19F6" w:rsidRDefault="00624BD4" w:rsidP="003B1B4F">
      <w:pPr>
        <w:widowControl/>
        <w:wordWrap/>
        <w:autoSpaceDE/>
        <w:autoSpaceDN/>
        <w:spacing w:line="360" w:lineRule="auto"/>
        <w:jc w:val="left"/>
        <w:rPr>
          <w:rFonts w:ascii="Arial" w:eastAsia="굴림" w:hAnsi="Arial" w:cs="Arial"/>
          <w:kern w:val="0"/>
          <w:sz w:val="24"/>
          <w:szCs w:val="24"/>
        </w:rPr>
      </w:pPr>
      <w:r w:rsidRPr="001D19F6">
        <w:rPr>
          <w:rFonts w:ascii="Arial" w:eastAsia="굴림" w:hAnsi="Arial" w:cs="Arial"/>
          <w:sz w:val="22"/>
        </w:rPr>
        <w:t xml:space="preserve">[IWER: Enter the year and month using 6 digits. </w:t>
      </w:r>
      <w:r w:rsidR="00267B0D"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267B0D" w:rsidRPr="001D19F6">
        <w:rPr>
          <w:rFonts w:ascii="Arial" w:eastAsia="굴림" w:hAnsi="Arial" w:cs="Arial"/>
          <w:kern w:val="0"/>
          <w:sz w:val="22"/>
        </w:rPr>
        <w:t xml:space="preserve">, mark </w:t>
      </w:r>
      <w:del w:id="2994" w:author="Keis" w:date="2024-09-06T10:18:00Z">
        <w:r w:rsidR="00EA255E" w:rsidDel="009F27DD">
          <w:rPr>
            <w:rFonts w:ascii="Arial" w:eastAsia="굴림" w:hAnsi="Arial" w:cs="Arial" w:hint="eastAsia"/>
            <w:color w:val="FF0000"/>
            <w:kern w:val="0"/>
            <w:sz w:val="22"/>
          </w:rPr>
          <w:delText>2019</w:delText>
        </w:r>
      </w:del>
      <w:ins w:id="2995" w:author="Keis" w:date="2024-09-06T10:18:00Z">
        <w:r w:rsidR="009F27DD" w:rsidRPr="009F27DD">
          <w:rPr>
            <w:rFonts w:ascii="Arial" w:eastAsia="굴림" w:hAnsi="Arial" w:cs="Arial" w:hint="eastAsia"/>
            <w:color w:val="00B050"/>
            <w:kern w:val="0"/>
            <w:sz w:val="22"/>
          </w:rPr>
          <w:t>2021</w:t>
        </w:r>
      </w:ins>
      <w:r w:rsidR="00EA255E" w:rsidRPr="00AC480C">
        <w:rPr>
          <w:rFonts w:ascii="Arial" w:eastAsia="굴림" w:hAnsi="Arial" w:cs="Arial"/>
          <w:color w:val="000000" w:themeColor="text1"/>
          <w:kern w:val="0"/>
          <w:sz w:val="22"/>
          <w:rPrChange w:id="2996" w:author="Keis" w:date="2024-09-13T13:10:00Z">
            <w:rPr>
              <w:rFonts w:ascii="Arial" w:eastAsia="굴림" w:hAnsi="Arial" w:cs="Arial"/>
              <w:color w:val="FF0000"/>
              <w:kern w:val="0"/>
              <w:sz w:val="22"/>
            </w:rPr>
          </w:rPrChange>
        </w:rPr>
        <w:t>01</w:t>
      </w:r>
      <w:r w:rsidR="00267B0D" w:rsidRPr="001D19F6">
        <w:rPr>
          <w:rFonts w:ascii="Arial" w:eastAsia="굴림" w:hAnsi="Arial" w:cs="Arial"/>
          <w:kern w:val="0"/>
          <w:sz w:val="22"/>
        </w:rPr>
        <w:t xml:space="preserve"> for January </w:t>
      </w:r>
      <w:del w:id="2997" w:author="Keis" w:date="2024-09-06T10:18:00Z">
        <w:r w:rsidR="00EA255E" w:rsidDel="009F27DD">
          <w:rPr>
            <w:rFonts w:ascii="Arial" w:eastAsia="굴림" w:hAnsi="Arial" w:cs="Arial" w:hint="eastAsia"/>
            <w:color w:val="FF0000"/>
            <w:kern w:val="0"/>
            <w:sz w:val="22"/>
          </w:rPr>
          <w:delText>2019</w:delText>
        </w:r>
      </w:del>
      <w:ins w:id="2998" w:author="Keis" w:date="2024-09-06T10:18:00Z">
        <w:r w:rsidR="009F27DD" w:rsidRPr="009F27DD">
          <w:rPr>
            <w:rFonts w:ascii="Arial" w:eastAsia="굴림" w:hAnsi="Arial" w:cs="Arial" w:hint="eastAsia"/>
            <w:color w:val="00B050"/>
            <w:kern w:val="0"/>
            <w:sz w:val="22"/>
          </w:rPr>
          <w:t>2021</w:t>
        </w:r>
      </w:ins>
      <w:r w:rsidR="00267B0D" w:rsidRPr="001D19F6">
        <w:rPr>
          <w:rFonts w:ascii="Arial" w:eastAsia="굴림" w:hAnsi="Arial" w:cs="Arial"/>
          <w:kern w:val="0"/>
          <w:sz w:val="22"/>
        </w:rPr>
        <w:t xml:space="preserve">. If the month is not clear, enter </w:t>
      </w:r>
      <w:del w:id="2999" w:author="Keis" w:date="2024-09-06T10:18:00Z">
        <w:r w:rsidR="00EA255E" w:rsidDel="009F27DD">
          <w:rPr>
            <w:rFonts w:ascii="Arial" w:eastAsia="굴림" w:hAnsi="Arial" w:cs="Arial" w:hint="eastAsia"/>
            <w:color w:val="FF0000"/>
            <w:kern w:val="0"/>
            <w:sz w:val="22"/>
          </w:rPr>
          <w:delText>2019</w:delText>
        </w:r>
      </w:del>
      <w:ins w:id="3000" w:author="Keis" w:date="2024-09-06T10:18:00Z">
        <w:r w:rsidR="009F27DD" w:rsidRPr="009F27DD">
          <w:rPr>
            <w:rFonts w:ascii="Arial" w:eastAsia="굴림" w:hAnsi="Arial" w:cs="Arial" w:hint="eastAsia"/>
            <w:color w:val="00B050"/>
            <w:kern w:val="0"/>
            <w:sz w:val="22"/>
          </w:rPr>
          <w:t>2021</w:t>
        </w:r>
      </w:ins>
      <w:r w:rsidR="00EA255E" w:rsidRPr="00AC480C">
        <w:rPr>
          <w:rFonts w:ascii="Arial" w:eastAsia="굴림" w:hAnsi="Arial" w:cs="Arial"/>
          <w:color w:val="000000" w:themeColor="text1"/>
          <w:kern w:val="0"/>
          <w:sz w:val="22"/>
          <w:rPrChange w:id="3001" w:author="Keis" w:date="2024-09-13T13:10:00Z">
            <w:rPr>
              <w:rFonts w:ascii="Arial" w:eastAsia="굴림" w:hAnsi="Arial" w:cs="Arial"/>
              <w:color w:val="FF0000"/>
              <w:kern w:val="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0EB2D2B8" w14:textId="77777777" w:rsidR="00AE163F" w:rsidRPr="001D19F6" w:rsidRDefault="00AE163F" w:rsidP="003B1B4F">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7D4A9B68" w14:textId="77777777" w:rsidR="00624BD4" w:rsidRPr="001D19F6" w:rsidRDefault="00624BD4" w:rsidP="00624BD4">
      <w:pPr>
        <w:wordWrap/>
        <w:spacing w:line="360" w:lineRule="auto"/>
        <w:rPr>
          <w:rFonts w:ascii="Arial" w:eastAsia="굴림" w:hAnsi="Arial" w:cs="Arial"/>
          <w:sz w:val="22"/>
        </w:rPr>
      </w:pPr>
    </w:p>
    <w:p w14:paraId="3238D852" w14:textId="77777777" w:rsidR="00166CF9" w:rsidRPr="001D19F6" w:rsidRDefault="00166CF9" w:rsidP="00297F86">
      <w:pPr>
        <w:wordWrap/>
        <w:spacing w:line="276" w:lineRule="auto"/>
        <w:jc w:val="left"/>
        <w:rPr>
          <w:rFonts w:ascii="Arial" w:eastAsia="굴림" w:hAnsi="Arial" w:cs="Arial"/>
          <w:b/>
          <w:sz w:val="22"/>
        </w:rPr>
      </w:pPr>
      <w:r w:rsidRPr="001D19F6">
        <w:rPr>
          <w:rFonts w:ascii="Arial" w:eastAsia="굴림" w:hAnsi="Arial" w:cs="Arial"/>
          <w:b/>
          <w:sz w:val="22"/>
        </w:rPr>
        <w:t>Logic</w:t>
      </w:r>
    </w:p>
    <w:p w14:paraId="49CF9F39" w14:textId="77777777" w:rsidR="007E1E31" w:rsidRPr="001D19F6" w:rsidRDefault="00166CF9" w:rsidP="00F14BA4">
      <w:pPr>
        <w:pStyle w:val="a6"/>
        <w:numPr>
          <w:ilvl w:val="0"/>
          <w:numId w:val="469"/>
        </w:numPr>
        <w:wordWrap/>
        <w:spacing w:line="276" w:lineRule="auto"/>
        <w:ind w:leftChars="0"/>
        <w:rPr>
          <w:rFonts w:ascii="Arial" w:eastAsia="굴림" w:hAnsi="Arial" w:cs="Arial"/>
          <w:b/>
          <w:bCs/>
          <w:sz w:val="22"/>
        </w:rPr>
      </w:pPr>
      <w:r w:rsidRPr="001D19F6">
        <w:rPr>
          <w:rFonts w:ascii="Arial" w:eastAsia="굴림" w:hAnsi="Arial" w:cs="Arial"/>
          <w:b/>
          <w:bCs/>
          <w:sz w:val="22"/>
        </w:rPr>
        <w:t>R cannot answer ‘Don’t k</w:t>
      </w:r>
      <w:r w:rsidR="00DC7BC9" w:rsidRPr="001D19F6">
        <w:rPr>
          <w:rFonts w:ascii="Arial" w:eastAsia="굴림" w:hAnsi="Arial" w:cs="Arial"/>
          <w:b/>
          <w:bCs/>
          <w:sz w:val="22"/>
        </w:rPr>
        <w:t>now’ or’ Refuse to answer’ to D</w:t>
      </w:r>
      <w:r w:rsidRPr="001D19F6">
        <w:rPr>
          <w:rFonts w:ascii="Arial" w:eastAsia="굴림" w:hAnsi="Arial" w:cs="Arial"/>
          <w:b/>
          <w:bCs/>
          <w:sz w:val="22"/>
        </w:rPr>
        <w:t>036.</w:t>
      </w:r>
    </w:p>
    <w:p w14:paraId="3D1C3AF4" w14:textId="77777777" w:rsidR="00166CF9" w:rsidRPr="001D19F6" w:rsidRDefault="00166CF9" w:rsidP="00E3332F">
      <w:pPr>
        <w:wordWrap/>
        <w:spacing w:line="360" w:lineRule="auto"/>
        <w:rPr>
          <w:rFonts w:ascii="Arial" w:eastAsia="굴림" w:hAnsi="Arial" w:cs="Arial"/>
          <w:b/>
          <w:sz w:val="22"/>
        </w:rPr>
      </w:pPr>
    </w:p>
    <w:p w14:paraId="7F0E7608" w14:textId="77777777" w:rsidR="00624BD4" w:rsidRPr="001D19F6" w:rsidRDefault="00624BD4" w:rsidP="00E3332F">
      <w:pPr>
        <w:wordWrap/>
        <w:spacing w:line="360" w:lineRule="auto"/>
        <w:rPr>
          <w:rFonts w:ascii="Arial" w:eastAsia="굴림" w:hAnsi="Arial" w:cs="Arial"/>
          <w:sz w:val="22"/>
        </w:rPr>
      </w:pPr>
      <w:r w:rsidRPr="001D19F6">
        <w:rPr>
          <w:rFonts w:ascii="Arial" w:eastAsia="굴림" w:hAnsi="Arial" w:cs="Arial"/>
          <w:sz w:val="22"/>
        </w:rPr>
        <w:t>D036. Are you currently working i</w:t>
      </w:r>
      <w:r w:rsidR="009D23B1" w:rsidRPr="001D19F6">
        <w:rPr>
          <w:rFonts w:ascii="Arial" w:eastAsia="굴림" w:hAnsi="Arial" w:cs="Arial"/>
          <w:sz w:val="22"/>
        </w:rPr>
        <w:t>n the workplace you responded you were</w:t>
      </w:r>
      <w:r w:rsidRPr="001D19F6">
        <w:rPr>
          <w:rFonts w:ascii="Arial" w:eastAsia="굴림" w:hAnsi="Arial" w:cs="Arial"/>
          <w:sz w:val="22"/>
        </w:rPr>
        <w:t xml:space="preserve"> working in the previous interview? (workplace in the previous </w:t>
      </w:r>
      <w:r w:rsidR="002A01D1" w:rsidRPr="001D19F6">
        <w:rPr>
          <w:rFonts w:ascii="Arial" w:eastAsia="굴림" w:hAnsi="Arial" w:cs="Arial"/>
          <w:sz w:val="22"/>
        </w:rPr>
        <w:t>interview</w:t>
      </w:r>
      <w:r w:rsidR="0028175D" w:rsidRPr="001D19F6">
        <w:rPr>
          <w:rFonts w:ascii="Arial" w:eastAsia="굴림" w:hAnsi="Arial" w:cs="Arial"/>
          <w:sz w:val="22"/>
        </w:rPr>
        <w:t>)</w:t>
      </w:r>
      <w:r w:rsidRPr="001D19F6">
        <w:rPr>
          <w:rFonts w:ascii="Arial" w:eastAsia="굴림" w:hAnsi="Arial" w:cs="Arial"/>
          <w:sz w:val="22"/>
        </w:rPr>
        <w:t>: [name of workplace, job title])</w:t>
      </w:r>
    </w:p>
    <w:p w14:paraId="68D3177A" w14:textId="77777777" w:rsidR="00DF72AA" w:rsidRPr="001D19F6" w:rsidRDefault="00DF72AA" w:rsidP="00E3332F">
      <w:pPr>
        <w:wordWrap/>
        <w:spacing w:line="360" w:lineRule="auto"/>
        <w:rPr>
          <w:rFonts w:ascii="Arial" w:eastAsia="굴림" w:hAnsi="Arial" w:cs="Arial"/>
          <w:sz w:val="22"/>
        </w:rPr>
      </w:pPr>
      <w:r w:rsidRPr="001D19F6">
        <w:rPr>
          <w:rFonts w:ascii="Arial" w:eastAsia="굴림" w:hAnsi="Arial" w:cs="Arial"/>
          <w:sz w:val="22"/>
        </w:rPr>
        <w:t xml:space="preserve">[IWER: </w:t>
      </w:r>
      <w:r w:rsidR="006D352B" w:rsidRPr="001D19F6">
        <w:rPr>
          <w:rFonts w:ascii="Arial" w:eastAsia="굴림" w:hAnsi="Arial" w:cs="Arial"/>
          <w:sz w:val="22"/>
        </w:rPr>
        <w:t xml:space="preserve">If R moved to another workplace, he/she is </w:t>
      </w:r>
      <w:r w:rsidRPr="001D19F6">
        <w:rPr>
          <w:rFonts w:ascii="Arial" w:eastAsia="굴림" w:hAnsi="Arial" w:cs="Arial"/>
          <w:sz w:val="22"/>
        </w:rPr>
        <w:t xml:space="preserve">considered having a different job.] </w:t>
      </w:r>
    </w:p>
    <w:p w14:paraId="053885DB" w14:textId="77777777" w:rsidR="00CC7845" w:rsidRPr="001D19F6" w:rsidRDefault="00CC7845" w:rsidP="00F14BA4">
      <w:pPr>
        <w:pStyle w:val="a6"/>
        <w:numPr>
          <w:ilvl w:val="0"/>
          <w:numId w:val="47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kern w:val="0"/>
          <w:sz w:val="22"/>
        </w:rPr>
        <w:t>→Go to</w:t>
      </w:r>
      <w:r w:rsidRPr="001D19F6">
        <w:rPr>
          <w:rFonts w:ascii="Arial" w:eastAsia="굴림" w:hAnsi="Arial" w:cs="Arial"/>
          <w:sz w:val="22"/>
        </w:rPr>
        <w:t xml:space="preserve"> D085</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w:t>
      </w:r>
      <w:r w:rsidR="00577515" w:rsidRPr="001D19F6">
        <w:rPr>
          <w:rFonts w:ascii="Arial" w:eastAsia="굴림" w:hAnsi="Arial" w:cs="Arial"/>
          <w:sz w:val="22"/>
        </w:rPr>
        <w:t>, I quit working</w:t>
      </w:r>
      <w:r w:rsidRPr="001D19F6">
        <w:rPr>
          <w:rFonts w:ascii="Arial" w:eastAsia="굴림" w:hAnsi="Arial" w:cs="Arial"/>
          <w:sz w:val="22"/>
        </w:rPr>
        <w:t xml:space="preserve"> </w:t>
      </w:r>
    </w:p>
    <w:p w14:paraId="6473D090" w14:textId="77777777" w:rsidR="00624BD4" w:rsidRPr="001D19F6" w:rsidRDefault="00624BD4" w:rsidP="00E3332F">
      <w:pPr>
        <w:wordWrap/>
        <w:spacing w:line="360" w:lineRule="auto"/>
        <w:rPr>
          <w:rFonts w:ascii="Arial" w:eastAsia="굴림" w:hAnsi="Arial" w:cs="Arial"/>
          <w:sz w:val="22"/>
        </w:rPr>
      </w:pPr>
    </w:p>
    <w:p w14:paraId="4A151262" w14:textId="77777777" w:rsidR="00624BD4" w:rsidRPr="001D19F6" w:rsidRDefault="00624BD4" w:rsidP="00E3332F">
      <w:pPr>
        <w:wordWrap/>
        <w:spacing w:line="360" w:lineRule="auto"/>
        <w:rPr>
          <w:rFonts w:ascii="Arial" w:eastAsia="굴림" w:hAnsi="Arial" w:cs="Arial"/>
          <w:sz w:val="22"/>
        </w:rPr>
      </w:pPr>
      <w:r w:rsidRPr="001D19F6">
        <w:rPr>
          <w:rFonts w:ascii="Arial" w:eastAsia="굴림" w:hAnsi="Arial" w:cs="Arial"/>
          <w:sz w:val="22"/>
        </w:rPr>
        <w:t>D037.</w:t>
      </w:r>
      <w:r w:rsidR="00CC7845" w:rsidRPr="001D19F6">
        <w:rPr>
          <w:rFonts w:ascii="Arial" w:eastAsia="굴림" w:hAnsi="Arial" w:cs="Arial"/>
          <w:sz w:val="22"/>
        </w:rPr>
        <w:t xml:space="preserve"> </w:t>
      </w:r>
      <w:r w:rsidRPr="001D19F6">
        <w:rPr>
          <w:rFonts w:ascii="Arial" w:eastAsia="굴림" w:hAnsi="Arial" w:cs="Arial"/>
          <w:sz w:val="22"/>
        </w:rPr>
        <w:t>When did you quit this job? (unit: year and month combined into 6 digits)</w:t>
      </w:r>
    </w:p>
    <w:p w14:paraId="256F0CEC" w14:textId="7BB9F2F9" w:rsidR="00624BD4" w:rsidRPr="001D19F6" w:rsidRDefault="00624BD4" w:rsidP="00E3332F">
      <w:pPr>
        <w:widowControl/>
        <w:wordWrap/>
        <w:autoSpaceDE/>
        <w:autoSpaceDN/>
        <w:spacing w:line="360" w:lineRule="auto"/>
        <w:jc w:val="left"/>
        <w:rPr>
          <w:rFonts w:ascii="Arial" w:eastAsia="굴림" w:hAnsi="Arial" w:cs="Arial"/>
          <w:kern w:val="0"/>
          <w:sz w:val="24"/>
          <w:szCs w:val="24"/>
        </w:rPr>
      </w:pPr>
      <w:r w:rsidRPr="001D19F6">
        <w:rPr>
          <w:rFonts w:ascii="Arial" w:eastAsia="굴림" w:hAnsi="Arial" w:cs="Arial"/>
          <w:sz w:val="22"/>
        </w:rPr>
        <w:t xml:space="preserve">[IWER: Enter the year and month using 6 digits. </w:t>
      </w:r>
      <w:r w:rsidR="00E3332F"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E3332F" w:rsidRPr="001D19F6">
        <w:rPr>
          <w:rFonts w:ascii="Arial" w:eastAsia="굴림" w:hAnsi="Arial" w:cs="Arial"/>
          <w:kern w:val="0"/>
          <w:sz w:val="22"/>
        </w:rPr>
        <w:t xml:space="preserve">, mark </w:t>
      </w:r>
      <w:del w:id="3002" w:author="Keis" w:date="2024-09-06T10:18:00Z">
        <w:r w:rsidR="00F2212F" w:rsidDel="009F27DD">
          <w:rPr>
            <w:rFonts w:ascii="Arial" w:eastAsia="굴림" w:hAnsi="Arial" w:cs="Arial" w:hint="eastAsia"/>
            <w:color w:val="FF0000"/>
            <w:kern w:val="0"/>
            <w:sz w:val="22"/>
          </w:rPr>
          <w:delText>2019</w:delText>
        </w:r>
      </w:del>
      <w:ins w:id="3003" w:author="Keis" w:date="2024-09-06T10:18:00Z">
        <w:r w:rsidR="009F27DD" w:rsidRPr="009F27DD">
          <w:rPr>
            <w:rFonts w:ascii="Arial" w:eastAsia="굴림" w:hAnsi="Arial" w:cs="Arial" w:hint="eastAsia"/>
            <w:color w:val="00B050"/>
            <w:kern w:val="0"/>
            <w:sz w:val="22"/>
          </w:rPr>
          <w:t>2021</w:t>
        </w:r>
      </w:ins>
      <w:r w:rsidR="00F2212F" w:rsidRPr="00AC480C">
        <w:rPr>
          <w:rFonts w:ascii="Arial" w:eastAsia="굴림" w:hAnsi="Arial" w:cs="Arial"/>
          <w:color w:val="000000" w:themeColor="text1"/>
          <w:kern w:val="0"/>
          <w:sz w:val="22"/>
          <w:rPrChange w:id="3004" w:author="Keis" w:date="2024-09-13T13:10:00Z">
            <w:rPr>
              <w:rFonts w:ascii="Arial" w:eastAsia="굴림" w:hAnsi="Arial" w:cs="Arial"/>
              <w:color w:val="FF0000"/>
              <w:kern w:val="0"/>
              <w:sz w:val="22"/>
            </w:rPr>
          </w:rPrChange>
        </w:rPr>
        <w:t>01</w:t>
      </w:r>
      <w:r w:rsidR="00E3332F" w:rsidRPr="001D19F6">
        <w:rPr>
          <w:rFonts w:ascii="Arial" w:eastAsia="굴림" w:hAnsi="Arial" w:cs="Arial"/>
          <w:kern w:val="0"/>
          <w:sz w:val="22"/>
        </w:rPr>
        <w:t xml:space="preserve"> for January </w:t>
      </w:r>
      <w:del w:id="3005" w:author="Keis" w:date="2024-09-06T10:18:00Z">
        <w:r w:rsidR="00F2212F" w:rsidDel="009F27DD">
          <w:rPr>
            <w:rFonts w:ascii="Arial" w:eastAsia="굴림" w:hAnsi="Arial" w:cs="Arial" w:hint="eastAsia"/>
            <w:color w:val="FF0000"/>
            <w:kern w:val="0"/>
            <w:sz w:val="22"/>
          </w:rPr>
          <w:delText>2019</w:delText>
        </w:r>
      </w:del>
      <w:ins w:id="3006" w:author="Keis" w:date="2024-09-06T10:18:00Z">
        <w:r w:rsidR="009F27DD" w:rsidRPr="009F27DD">
          <w:rPr>
            <w:rFonts w:ascii="Arial" w:eastAsia="굴림" w:hAnsi="Arial" w:cs="Arial" w:hint="eastAsia"/>
            <w:color w:val="00B050"/>
            <w:kern w:val="0"/>
            <w:sz w:val="22"/>
          </w:rPr>
          <w:t>2021</w:t>
        </w:r>
      </w:ins>
      <w:r w:rsidR="00E3332F" w:rsidRPr="001D19F6">
        <w:rPr>
          <w:rFonts w:ascii="Arial" w:eastAsia="굴림" w:hAnsi="Arial" w:cs="Arial"/>
          <w:kern w:val="0"/>
          <w:sz w:val="22"/>
        </w:rPr>
        <w:t xml:space="preserve">. If the month is not clear, enter </w:t>
      </w:r>
      <w:del w:id="3007" w:author="Keis" w:date="2024-09-06T10:18:00Z">
        <w:r w:rsidR="00F2212F" w:rsidDel="009F27DD">
          <w:rPr>
            <w:rFonts w:ascii="Arial" w:eastAsia="굴림" w:hAnsi="Arial" w:cs="Arial" w:hint="eastAsia"/>
            <w:color w:val="FF0000"/>
            <w:kern w:val="0"/>
            <w:sz w:val="22"/>
          </w:rPr>
          <w:delText>2019</w:delText>
        </w:r>
      </w:del>
      <w:ins w:id="3008" w:author="Keis" w:date="2024-09-06T10:18:00Z">
        <w:r w:rsidR="009F27DD" w:rsidRPr="009F27DD">
          <w:rPr>
            <w:rFonts w:ascii="Arial" w:eastAsia="굴림" w:hAnsi="Arial" w:cs="Arial" w:hint="eastAsia"/>
            <w:color w:val="00B050"/>
            <w:kern w:val="0"/>
            <w:sz w:val="22"/>
          </w:rPr>
          <w:t>2021</w:t>
        </w:r>
      </w:ins>
      <w:r w:rsidR="00F2212F" w:rsidRPr="002B1E54">
        <w:rPr>
          <w:rFonts w:ascii="Arial" w:eastAsia="굴림" w:hAnsi="Arial" w:cs="Arial"/>
          <w:color w:val="000000" w:themeColor="text1"/>
          <w:kern w:val="0"/>
          <w:sz w:val="22"/>
          <w:rPrChange w:id="3009" w:author="Keis" w:date="2024-09-13T13:11:00Z">
            <w:rPr>
              <w:rFonts w:ascii="Arial" w:eastAsia="굴림" w:hAnsi="Arial" w:cs="Arial"/>
              <w:color w:val="FF0000"/>
              <w:kern w:val="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304F92FA" w14:textId="340C3832" w:rsidR="00624BD4" w:rsidRPr="001D19F6" w:rsidRDefault="00CC7845" w:rsidP="00E3332F">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28175D" w:rsidRPr="001D19F6">
        <w:rPr>
          <w:rFonts w:ascii="Arial" w:eastAsia="굴림" w:hAnsi="Arial" w:cs="Arial"/>
          <w:sz w:val="22"/>
        </w:rPr>
        <w:t xml:space="preserve">200600 ~ </w:t>
      </w:r>
      <w:del w:id="3010" w:author="Keis" w:date="2024-09-06T10:23:00Z">
        <w:r w:rsidR="00F2212F" w:rsidRPr="00F2212F" w:rsidDel="00817F07">
          <w:rPr>
            <w:rFonts w:ascii="Arial" w:eastAsia="굴림" w:hAnsi="Arial" w:cs="Arial" w:hint="eastAsia"/>
            <w:color w:val="FF0000"/>
            <w:sz w:val="22"/>
          </w:rPr>
          <w:delText>2020</w:delText>
        </w:r>
      </w:del>
      <w:ins w:id="3011" w:author="Keis" w:date="2024-09-06T10:23:00Z">
        <w:r w:rsidR="00817F07" w:rsidRPr="00817F07">
          <w:rPr>
            <w:rFonts w:ascii="Arial" w:eastAsia="굴림" w:hAnsi="Arial" w:cs="Arial" w:hint="eastAsia"/>
            <w:color w:val="00B050"/>
            <w:sz w:val="22"/>
          </w:rPr>
          <w:t>2022</w:t>
        </w:r>
      </w:ins>
      <w:r w:rsidR="00F2212F" w:rsidRPr="002B1E54">
        <w:rPr>
          <w:rFonts w:ascii="Arial" w:eastAsia="굴림" w:hAnsi="Arial" w:cs="Arial"/>
          <w:color w:val="000000" w:themeColor="text1"/>
          <w:sz w:val="22"/>
          <w:rPrChange w:id="3012" w:author="Keis" w:date="2024-09-13T13:11:00Z">
            <w:rPr>
              <w:rFonts w:ascii="Arial" w:eastAsia="굴림" w:hAnsi="Arial" w:cs="Arial"/>
              <w:color w:val="FF0000"/>
              <w:sz w:val="22"/>
            </w:rPr>
          </w:rPrChange>
        </w:rPr>
        <w:t>11</w:t>
      </w:r>
      <w:r w:rsidR="00624BD4" w:rsidRPr="001D19F6">
        <w:rPr>
          <w:rFonts w:ascii="Arial" w:eastAsia="굴림" w:hAnsi="Arial" w:cs="Arial"/>
          <w:sz w:val="22"/>
        </w:rPr>
        <w:t>]</w:t>
      </w:r>
    </w:p>
    <w:p w14:paraId="77C6411B" w14:textId="77777777" w:rsidR="00624BD4" w:rsidRPr="001D19F6" w:rsidRDefault="00624BD4" w:rsidP="00624BD4">
      <w:pPr>
        <w:wordWrap/>
        <w:spacing w:line="360" w:lineRule="auto"/>
        <w:rPr>
          <w:rFonts w:ascii="Arial" w:eastAsia="굴림" w:hAnsi="Arial" w:cs="Arial"/>
          <w:sz w:val="22"/>
        </w:rPr>
      </w:pPr>
    </w:p>
    <w:p w14:paraId="0BBCA32C" w14:textId="77777777" w:rsidR="00282DA0"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D038. Why did you quit?</w:t>
      </w:r>
      <w:r w:rsidR="003F251B" w:rsidRPr="001D19F6">
        <w:rPr>
          <w:rFonts w:ascii="Arial" w:eastAsia="굴림" w:hAnsi="Arial" w:cs="Arial"/>
          <w:sz w:val="22"/>
        </w:rPr>
        <w:t xml:space="preserve"> [IWER: Choices are different by wage workers and non-wage workers]</w:t>
      </w:r>
      <w:r w:rsidRPr="001D19F6">
        <w:rPr>
          <w:rFonts w:ascii="Arial" w:eastAsia="굴림" w:hAnsi="Arial" w:cs="Arial"/>
          <w:sz w:val="22"/>
        </w:rPr>
        <w:t xml:space="preserve"> </w:t>
      </w:r>
    </w:p>
    <w:p w14:paraId="5ECC73EC" w14:textId="77777777" w:rsidR="00624BD4" w:rsidRPr="001D19F6" w:rsidRDefault="003F251B" w:rsidP="00624BD4">
      <w:pPr>
        <w:wordWrap/>
        <w:spacing w:line="360" w:lineRule="auto"/>
        <w:rPr>
          <w:rFonts w:ascii="Arial" w:eastAsia="굴림" w:hAnsi="Arial" w:cs="Arial"/>
          <w:sz w:val="22"/>
        </w:rPr>
      </w:pPr>
      <w:r w:rsidRPr="001D19F6">
        <w:rPr>
          <w:rFonts w:ascii="Arial" w:eastAsia="굴림" w:hAnsi="Arial" w:cs="Arial"/>
          <w:sz w:val="22"/>
        </w:rPr>
        <w:t>(I</w:t>
      </w:r>
      <w:r w:rsidR="00624BD4" w:rsidRPr="001D19F6">
        <w:rPr>
          <w:rFonts w:ascii="Arial" w:eastAsia="굴림" w:hAnsi="Arial" w:cs="Arial"/>
          <w:sz w:val="22"/>
        </w:rPr>
        <w:t>n the case of wage workers)</w:t>
      </w:r>
    </w:p>
    <w:p w14:paraId="648813A0" w14:textId="77777777" w:rsidR="00624BD4" w:rsidRPr="001D19F6" w:rsidRDefault="00C435F1"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Bankruptcy, closure, temporary shutdown, etc. of business</w:t>
      </w:r>
    </w:p>
    <w:p w14:paraId="5365DABC"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 xml:space="preserve">Layoff, </w:t>
      </w:r>
      <w:r w:rsidR="003F251B" w:rsidRPr="001D19F6">
        <w:rPr>
          <w:rFonts w:ascii="Arial" w:eastAsia="굴림" w:hAnsi="Arial" w:cs="Arial"/>
          <w:sz w:val="22"/>
        </w:rPr>
        <w:t>recommended resignation</w:t>
      </w:r>
      <w:r w:rsidRPr="001D19F6">
        <w:rPr>
          <w:rFonts w:ascii="Arial" w:eastAsia="굴림" w:hAnsi="Arial" w:cs="Arial"/>
          <w:sz w:val="22"/>
        </w:rPr>
        <w:t>, voluntary</w:t>
      </w:r>
      <w:r w:rsidR="00C435F1" w:rsidRPr="001D19F6">
        <w:rPr>
          <w:rFonts w:ascii="Arial" w:eastAsia="굴림" w:hAnsi="Arial" w:cs="Arial"/>
          <w:sz w:val="22"/>
        </w:rPr>
        <w:t xml:space="preserve"> early</w:t>
      </w:r>
      <w:r w:rsidRPr="001D19F6">
        <w:rPr>
          <w:rFonts w:ascii="Arial" w:eastAsia="굴림" w:hAnsi="Arial" w:cs="Arial"/>
          <w:sz w:val="22"/>
        </w:rPr>
        <w:t xml:space="preserve"> retirement, etc.</w:t>
      </w:r>
    </w:p>
    <w:p w14:paraId="05853092" w14:textId="77777777" w:rsidR="00624BD4" w:rsidRPr="001D19F6" w:rsidRDefault="00C435F1"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Contract expired</w:t>
      </w:r>
    </w:p>
    <w:p w14:paraId="61A51572"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Retirement (at the mandatory retirement age)</w:t>
      </w:r>
    </w:p>
    <w:p w14:paraId="1534B066" w14:textId="77777777" w:rsidR="00624BD4" w:rsidRPr="001D19F6" w:rsidRDefault="00C435F1"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Too low wage</w:t>
      </w:r>
    </w:p>
    <w:p w14:paraId="216007CE" w14:textId="77777777" w:rsidR="00624BD4" w:rsidRPr="001D19F6" w:rsidRDefault="00F923A6"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Temporary job or no vision of work</w:t>
      </w:r>
    </w:p>
    <w:p w14:paraId="7C184000" w14:textId="77777777" w:rsidR="00624BD4" w:rsidRPr="00706C18" w:rsidRDefault="00624BD4" w:rsidP="00F14BA4">
      <w:pPr>
        <w:pStyle w:val="a6"/>
        <w:numPr>
          <w:ilvl w:val="0"/>
          <w:numId w:val="471"/>
        </w:numPr>
        <w:wordWrap/>
        <w:spacing w:line="360" w:lineRule="auto"/>
        <w:ind w:leftChars="0"/>
        <w:rPr>
          <w:rFonts w:ascii="Arial" w:eastAsia="굴림" w:hAnsi="Arial" w:cs="Arial"/>
          <w:sz w:val="22"/>
        </w:rPr>
      </w:pPr>
      <w:r w:rsidRPr="00706C18">
        <w:rPr>
          <w:rFonts w:ascii="Arial" w:eastAsia="굴림" w:hAnsi="Arial" w:cs="Arial"/>
          <w:sz w:val="22"/>
        </w:rPr>
        <w:t>Aptitude, knowledge, and skills did not match well</w:t>
      </w:r>
    </w:p>
    <w:p w14:paraId="495C3BDB" w14:textId="77777777" w:rsidR="00624BD4" w:rsidRPr="00706C18" w:rsidRDefault="00624BD4" w:rsidP="00F14BA4">
      <w:pPr>
        <w:pStyle w:val="a6"/>
        <w:numPr>
          <w:ilvl w:val="0"/>
          <w:numId w:val="471"/>
        </w:numPr>
        <w:wordWrap/>
        <w:spacing w:line="360" w:lineRule="auto"/>
        <w:ind w:leftChars="0"/>
        <w:rPr>
          <w:rFonts w:ascii="Arial" w:eastAsia="굴림" w:hAnsi="Arial" w:cs="Arial"/>
          <w:sz w:val="22"/>
        </w:rPr>
      </w:pPr>
      <w:r w:rsidRPr="00706C18">
        <w:rPr>
          <w:rFonts w:ascii="Arial" w:eastAsia="굴림" w:hAnsi="Arial" w:cs="Arial"/>
          <w:sz w:val="22"/>
        </w:rPr>
        <w:t>Long working hours/unfavorable working conditions</w:t>
      </w:r>
    </w:p>
    <w:p w14:paraId="72712423" w14:textId="77777777" w:rsidR="00624BD4" w:rsidRPr="00706C18" w:rsidRDefault="00624BD4" w:rsidP="00F14BA4">
      <w:pPr>
        <w:pStyle w:val="a6"/>
        <w:numPr>
          <w:ilvl w:val="0"/>
          <w:numId w:val="471"/>
        </w:numPr>
        <w:wordWrap/>
        <w:spacing w:line="360" w:lineRule="auto"/>
        <w:ind w:leftChars="0"/>
        <w:rPr>
          <w:rFonts w:ascii="Arial" w:eastAsia="굴림" w:hAnsi="Arial" w:cs="Arial"/>
          <w:sz w:val="22"/>
        </w:rPr>
      </w:pPr>
      <w:r w:rsidRPr="00706C18">
        <w:rPr>
          <w:rFonts w:ascii="Arial" w:eastAsia="굴림" w:hAnsi="Arial" w:cs="Arial"/>
          <w:sz w:val="22"/>
        </w:rPr>
        <w:t>Marriage, child</w:t>
      </w:r>
      <w:r w:rsidR="00E7792C" w:rsidRPr="00706C18">
        <w:rPr>
          <w:rFonts w:ascii="Arial" w:eastAsia="굴림" w:hAnsi="Arial" w:cs="Arial"/>
          <w:sz w:val="22"/>
        </w:rPr>
        <w:t>birth, childcare</w:t>
      </w:r>
      <w:r w:rsidRPr="00706C18">
        <w:rPr>
          <w:rFonts w:ascii="Arial" w:eastAsia="굴림" w:hAnsi="Arial" w:cs="Arial"/>
          <w:sz w:val="22"/>
        </w:rPr>
        <w:t>, etc.</w:t>
      </w:r>
    </w:p>
    <w:p w14:paraId="79843BE9" w14:textId="77777777" w:rsidR="00624BD4" w:rsidRPr="00706C18" w:rsidRDefault="00F2212F" w:rsidP="00F14BA4">
      <w:pPr>
        <w:pStyle w:val="a6"/>
        <w:numPr>
          <w:ilvl w:val="0"/>
          <w:numId w:val="471"/>
        </w:numPr>
        <w:wordWrap/>
        <w:spacing w:line="360" w:lineRule="auto"/>
        <w:ind w:leftChars="0"/>
        <w:rPr>
          <w:rFonts w:ascii="Arial" w:eastAsia="굴림" w:hAnsi="Arial" w:cs="Arial"/>
          <w:sz w:val="22"/>
        </w:rPr>
      </w:pPr>
      <w:r w:rsidRPr="00706C18">
        <w:rPr>
          <w:rFonts w:ascii="Arial" w:eastAsia="굴림" w:hAnsi="Arial" w:cs="Arial"/>
          <w:sz w:val="22"/>
          <w:rPrChange w:id="3013" w:author="Keis" w:date="2024-09-06T17:36:00Z">
            <w:rPr>
              <w:rFonts w:ascii="Arial" w:eastAsia="굴림" w:hAnsi="Arial" w:cs="Arial"/>
              <w:color w:val="FF0000"/>
              <w:sz w:val="22"/>
            </w:rPr>
          </w:rPrChange>
        </w:rPr>
        <w:t>Care for sick family member</w:t>
      </w:r>
    </w:p>
    <w:p w14:paraId="60FB5ABF"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706C18">
        <w:rPr>
          <w:rFonts w:ascii="Arial" w:eastAsia="굴림" w:hAnsi="Arial" w:cs="Arial"/>
          <w:sz w:val="22"/>
        </w:rPr>
        <w:t>Found a better job</w:t>
      </w:r>
      <w:r w:rsidR="00015C41" w:rsidRPr="00706C18">
        <w:rPr>
          <w:rFonts w:ascii="Arial" w:eastAsia="굴림" w:hAnsi="Arial" w:cs="Arial"/>
          <w:sz w:val="22"/>
        </w:rPr>
        <w:t xml:space="preserve"> with better </w:t>
      </w:r>
      <w:r w:rsidR="00015C41" w:rsidRPr="001D19F6">
        <w:rPr>
          <w:rFonts w:ascii="Arial" w:eastAsia="굴림" w:hAnsi="Arial" w:cs="Arial"/>
          <w:sz w:val="22"/>
        </w:rPr>
        <w:t>wage/ working condition</w:t>
      </w:r>
    </w:p>
    <w:p w14:paraId="25D52A07"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To start up a new business</w:t>
      </w:r>
      <w:r w:rsidR="00015C41" w:rsidRPr="001D19F6">
        <w:rPr>
          <w:rFonts w:ascii="Arial" w:eastAsia="굴림" w:hAnsi="Arial" w:cs="Arial"/>
          <w:sz w:val="22"/>
        </w:rPr>
        <w:t xml:space="preserve"> or to help family business</w:t>
      </w:r>
    </w:p>
    <w:p w14:paraId="7DBA23CF"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68FCB129"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41256090" w14:textId="77777777" w:rsidR="00624BD4" w:rsidRPr="001D19F6" w:rsidRDefault="00624BD4" w:rsidP="00F14BA4">
      <w:pPr>
        <w:pStyle w:val="a6"/>
        <w:numPr>
          <w:ilvl w:val="0"/>
          <w:numId w:val="471"/>
        </w:numPr>
        <w:wordWrap/>
        <w:spacing w:line="360" w:lineRule="auto"/>
        <w:ind w:leftChars="0"/>
        <w:rPr>
          <w:rFonts w:ascii="Arial" w:eastAsia="굴림" w:hAnsi="Arial" w:cs="Arial"/>
          <w:sz w:val="22"/>
        </w:rPr>
      </w:pPr>
      <w:r w:rsidRPr="001D19F6">
        <w:rPr>
          <w:rFonts w:ascii="Arial" w:eastAsia="굴림" w:hAnsi="Arial" w:cs="Arial"/>
          <w:sz w:val="22"/>
        </w:rPr>
        <w:lastRenderedPageBreak/>
        <w:t>Other</w:t>
      </w:r>
      <w:r w:rsidR="009D23B1" w:rsidRPr="001D19F6">
        <w:rPr>
          <w:rFonts w:ascii="Arial" w:eastAsia="굴림" w:hAnsi="Arial" w:cs="Arial"/>
          <w:sz w:val="22"/>
        </w:rPr>
        <w:t>s</w:t>
      </w:r>
    </w:p>
    <w:p w14:paraId="51F65904" w14:textId="77777777" w:rsidR="00577515" w:rsidRPr="001D19F6" w:rsidRDefault="00577515" w:rsidP="00624BD4">
      <w:pPr>
        <w:wordWrap/>
        <w:spacing w:line="360" w:lineRule="auto"/>
        <w:rPr>
          <w:rFonts w:ascii="Arial" w:eastAsia="굴림" w:hAnsi="Arial" w:cs="Arial"/>
          <w:sz w:val="22"/>
        </w:rPr>
      </w:pPr>
    </w:p>
    <w:p w14:paraId="72C1CD1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w:t>
      </w:r>
      <w:r w:rsidR="00C8357D" w:rsidRPr="001D19F6">
        <w:rPr>
          <w:rFonts w:ascii="Arial" w:eastAsia="굴림" w:hAnsi="Arial" w:cs="Arial"/>
          <w:sz w:val="22"/>
        </w:rPr>
        <w:t>I</w:t>
      </w:r>
      <w:r w:rsidRPr="001D19F6">
        <w:rPr>
          <w:rFonts w:ascii="Arial" w:eastAsia="굴림" w:hAnsi="Arial" w:cs="Arial"/>
          <w:sz w:val="22"/>
        </w:rPr>
        <w:t xml:space="preserve">n the case of </w:t>
      </w:r>
      <w:r w:rsidR="00282DA0" w:rsidRPr="001D19F6">
        <w:rPr>
          <w:rFonts w:ascii="Arial" w:eastAsia="굴림" w:hAnsi="Arial" w:cs="Arial"/>
          <w:sz w:val="22"/>
        </w:rPr>
        <w:t>non-wage worker</w:t>
      </w:r>
      <w:r w:rsidRPr="001D19F6">
        <w:rPr>
          <w:rFonts w:ascii="Arial" w:eastAsia="굴림" w:hAnsi="Arial" w:cs="Arial"/>
          <w:sz w:val="22"/>
        </w:rPr>
        <w:t>)</w:t>
      </w:r>
    </w:p>
    <w:p w14:paraId="0FE5AEA5"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 xml:space="preserve">Business was </w:t>
      </w:r>
      <w:r w:rsidR="00F923A6" w:rsidRPr="001D19F6">
        <w:rPr>
          <w:rFonts w:ascii="Arial" w:eastAsia="굴림" w:hAnsi="Arial" w:cs="Arial"/>
          <w:sz w:val="22"/>
        </w:rPr>
        <w:t xml:space="preserve">falling or </w:t>
      </w:r>
      <w:r w:rsidRPr="001D19F6">
        <w:rPr>
          <w:rFonts w:ascii="Arial" w:eastAsia="굴림" w:hAnsi="Arial" w:cs="Arial"/>
          <w:sz w:val="22"/>
        </w:rPr>
        <w:t>slow</w:t>
      </w:r>
    </w:p>
    <w:p w14:paraId="7969A7E9" w14:textId="77777777" w:rsidR="00624BD4" w:rsidRPr="001D19F6" w:rsidRDefault="00F923A6"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No vision of work</w:t>
      </w:r>
    </w:p>
    <w:p w14:paraId="655B89C8"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03C1AC7B"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38029099" w14:textId="77777777" w:rsidR="00624BD4" w:rsidRPr="001D19F6" w:rsidRDefault="00E7792C"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Marriage, childbirth, childcare,</w:t>
      </w:r>
      <w:r w:rsidR="00624BD4" w:rsidRPr="001D19F6">
        <w:rPr>
          <w:rFonts w:ascii="Arial" w:eastAsia="굴림" w:hAnsi="Arial" w:cs="Arial"/>
          <w:sz w:val="22"/>
        </w:rPr>
        <w:t xml:space="preserve"> etc.</w:t>
      </w:r>
    </w:p>
    <w:p w14:paraId="557213F9"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Moved house</w:t>
      </w:r>
    </w:p>
    <w:p w14:paraId="147521DC" w14:textId="77777777" w:rsidR="00624BD4" w:rsidRPr="001D19F6" w:rsidRDefault="006445E1"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Care for sick family member</w:t>
      </w:r>
    </w:p>
    <w:p w14:paraId="6CA0A5B3"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Found a</w:t>
      </w:r>
      <w:r w:rsidR="00C435F1" w:rsidRPr="001D19F6">
        <w:rPr>
          <w:rFonts w:ascii="Arial" w:eastAsia="굴림" w:hAnsi="Arial" w:cs="Arial"/>
          <w:sz w:val="22"/>
        </w:rPr>
        <w:t xml:space="preserve"> paid</w:t>
      </w:r>
      <w:r w:rsidRPr="001D19F6">
        <w:rPr>
          <w:rFonts w:ascii="Arial" w:eastAsia="굴림" w:hAnsi="Arial" w:cs="Arial"/>
          <w:sz w:val="22"/>
        </w:rPr>
        <w:t xml:space="preserve"> job </w:t>
      </w:r>
    </w:p>
    <w:p w14:paraId="6A01A761"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To start up a new business</w:t>
      </w:r>
    </w:p>
    <w:p w14:paraId="5C7F2F0B"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For unpaid assistance in family business</w:t>
      </w:r>
    </w:p>
    <w:p w14:paraId="163CAE09"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30ED5E78"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1D4DFB36" w14:textId="77777777" w:rsidR="00624BD4" w:rsidRPr="001D19F6" w:rsidRDefault="00624BD4" w:rsidP="00F14BA4">
      <w:pPr>
        <w:pStyle w:val="a6"/>
        <w:numPr>
          <w:ilvl w:val="0"/>
          <w:numId w:val="472"/>
        </w:numPr>
        <w:wordWrap/>
        <w:spacing w:line="360" w:lineRule="auto"/>
        <w:ind w:leftChars="0"/>
        <w:rPr>
          <w:rFonts w:ascii="Arial" w:eastAsia="굴림" w:hAnsi="Arial" w:cs="Arial"/>
          <w:sz w:val="22"/>
        </w:rPr>
      </w:pPr>
      <w:r w:rsidRPr="001D19F6">
        <w:rPr>
          <w:rFonts w:ascii="Arial" w:eastAsia="굴림" w:hAnsi="Arial" w:cs="Arial"/>
          <w:sz w:val="22"/>
        </w:rPr>
        <w:t>Other</w:t>
      </w:r>
      <w:r w:rsidR="009D23B1" w:rsidRPr="001D19F6">
        <w:rPr>
          <w:rFonts w:ascii="Arial" w:eastAsia="굴림" w:hAnsi="Arial" w:cs="Arial"/>
          <w:sz w:val="22"/>
        </w:rPr>
        <w:t>s</w:t>
      </w:r>
    </w:p>
    <w:p w14:paraId="53AB0362" w14:textId="77777777" w:rsidR="00624BD4" w:rsidRDefault="00624BD4" w:rsidP="00624BD4">
      <w:pPr>
        <w:wordWrap/>
        <w:spacing w:line="360" w:lineRule="auto"/>
        <w:rPr>
          <w:rFonts w:ascii="Arial" w:eastAsia="굴림" w:hAnsi="Arial" w:cs="Arial"/>
          <w:sz w:val="22"/>
        </w:rPr>
      </w:pPr>
    </w:p>
    <w:p w14:paraId="62ADAC5A" w14:textId="77777777" w:rsidR="0092474D" w:rsidRDefault="0092474D" w:rsidP="00624BD4">
      <w:pPr>
        <w:wordWrap/>
        <w:spacing w:line="360" w:lineRule="auto"/>
        <w:rPr>
          <w:rFonts w:ascii="Arial" w:eastAsia="굴림" w:hAnsi="Arial" w:cs="Arial"/>
          <w:sz w:val="22"/>
        </w:rPr>
      </w:pPr>
    </w:p>
    <w:p w14:paraId="3BB9EC29" w14:textId="77777777" w:rsidR="0092474D" w:rsidRPr="001D19F6" w:rsidRDefault="0092474D" w:rsidP="00624BD4">
      <w:pPr>
        <w:wordWrap/>
        <w:spacing w:line="360" w:lineRule="auto"/>
        <w:rPr>
          <w:rFonts w:ascii="Arial" w:eastAsia="굴림" w:hAnsi="Arial" w:cs="Arial"/>
          <w:sz w:val="22"/>
        </w:rPr>
      </w:pPr>
    </w:p>
    <w:p w14:paraId="66A5B736" w14:textId="77777777" w:rsidR="00624BD4" w:rsidRPr="001D19F6" w:rsidRDefault="00624BD4" w:rsidP="00297F86">
      <w:pPr>
        <w:wordWrap/>
        <w:spacing w:line="276" w:lineRule="auto"/>
        <w:outlineLvl w:val="0"/>
        <w:rPr>
          <w:rFonts w:ascii="Arial" w:eastAsia="굴림" w:hAnsi="Arial" w:cs="Arial"/>
          <w:b/>
          <w:sz w:val="22"/>
        </w:rPr>
      </w:pPr>
      <w:bookmarkStart w:id="3014" w:name="_Toc483216640"/>
      <w:bookmarkStart w:id="3015" w:name="_Toc487461352"/>
      <w:bookmarkStart w:id="3016" w:name="_Toc487647353"/>
      <w:r w:rsidRPr="001D19F6">
        <w:rPr>
          <w:rFonts w:ascii="Arial" w:eastAsia="굴림" w:hAnsi="Arial" w:cs="Arial"/>
          <w:b/>
          <w:sz w:val="22"/>
        </w:rPr>
        <w:t>Logic</w:t>
      </w:r>
      <w:bookmarkEnd w:id="3014"/>
      <w:bookmarkEnd w:id="3015"/>
      <w:bookmarkEnd w:id="3016"/>
    </w:p>
    <w:p w14:paraId="7E72760B" w14:textId="77777777" w:rsidR="00624BD4" w:rsidRPr="001D19F6" w:rsidRDefault="009D23B1" w:rsidP="00F14BA4">
      <w:pPr>
        <w:pStyle w:val="a6"/>
        <w:numPr>
          <w:ilvl w:val="0"/>
          <w:numId w:val="469"/>
        </w:numPr>
        <w:wordWrap/>
        <w:spacing w:line="276" w:lineRule="auto"/>
        <w:ind w:leftChars="0"/>
        <w:rPr>
          <w:rFonts w:ascii="Arial" w:eastAsia="굴림" w:hAnsi="Arial" w:cs="Arial"/>
          <w:b/>
          <w:sz w:val="22"/>
        </w:rPr>
      </w:pPr>
      <w:r w:rsidRPr="001D19F6">
        <w:rPr>
          <w:rFonts w:ascii="Arial" w:eastAsia="굴림" w:hAnsi="Arial" w:cs="Arial"/>
          <w:b/>
          <w:sz w:val="22"/>
        </w:rPr>
        <w:t>If R was identified as a w</w:t>
      </w:r>
      <w:r w:rsidR="00624BD4" w:rsidRPr="001D19F6">
        <w:rPr>
          <w:rFonts w:ascii="Arial" w:eastAsia="굴림" w:hAnsi="Arial" w:cs="Arial"/>
          <w:b/>
          <w:sz w:val="22"/>
        </w:rPr>
        <w:t xml:space="preserve">age </w:t>
      </w:r>
      <w:r w:rsidRPr="001D19F6">
        <w:rPr>
          <w:rFonts w:ascii="Arial" w:eastAsia="굴림" w:hAnsi="Arial" w:cs="Arial"/>
          <w:b/>
          <w:sz w:val="22"/>
        </w:rPr>
        <w:t>worker</w:t>
      </w:r>
      <w:r w:rsidR="00344D6E" w:rsidRPr="001D19F6">
        <w:rPr>
          <w:rFonts w:ascii="Arial" w:eastAsia="굴림" w:hAnsi="Arial" w:cs="Arial"/>
          <w:b/>
          <w:sz w:val="22"/>
        </w:rPr>
        <w:t xml:space="preserve"> </w:t>
      </w:r>
      <w:r w:rsidRPr="001D19F6">
        <w:rPr>
          <w:rFonts w:ascii="Arial" w:eastAsia="굴림" w:hAnsi="Arial" w:cs="Arial"/>
          <w:b/>
          <w:sz w:val="22"/>
        </w:rPr>
        <w:t>in the previous interview</w:t>
      </w:r>
      <w:r w:rsidR="006D352B" w:rsidRPr="001D19F6">
        <w:rPr>
          <w:rFonts w:ascii="Arial" w:eastAsia="굴림" w:hAnsi="Arial" w:cs="Arial"/>
          <w:b/>
          <w:sz w:val="22"/>
        </w:rPr>
        <w:t xml:space="preserve"> or</w:t>
      </w:r>
      <w:r w:rsidR="00624BD4" w:rsidRPr="001D19F6">
        <w:rPr>
          <w:rFonts w:ascii="Arial" w:eastAsia="굴림" w:hAnsi="Arial" w:cs="Arial"/>
          <w:b/>
          <w:sz w:val="22"/>
        </w:rPr>
        <w:t xml:space="preserve"> D009=</w:t>
      </w:r>
      <w:r w:rsidR="00624BD4" w:rsidRPr="001D19F6">
        <w:rPr>
          <w:rFonts w:ascii="굴림" w:eastAsia="굴림" w:hAnsi="굴림" w:cs="굴림" w:hint="eastAsia"/>
          <w:b/>
          <w:sz w:val="22"/>
        </w:rPr>
        <w:t>①</w:t>
      </w:r>
      <w:r w:rsidR="00624BD4" w:rsidRPr="001D19F6">
        <w:rPr>
          <w:rFonts w:ascii="Arial" w:eastAsia="굴림" w:hAnsi="Arial" w:cs="Arial"/>
          <w:b/>
          <w:sz w:val="22"/>
        </w:rPr>
        <w:t xml:space="preserve">, then </w:t>
      </w:r>
      <w:r w:rsidR="00344D6E" w:rsidRPr="001D19F6">
        <w:rPr>
          <w:rFonts w:ascii="Arial" w:eastAsia="굴림" w:hAnsi="Arial" w:cs="Arial"/>
          <w:b/>
          <w:sz w:val="22"/>
        </w:rPr>
        <w:t>ask</w:t>
      </w:r>
      <w:r w:rsidR="00624BD4" w:rsidRPr="001D19F6">
        <w:rPr>
          <w:rFonts w:ascii="Arial" w:eastAsia="굴림" w:hAnsi="Arial" w:cs="Arial"/>
          <w:b/>
          <w:sz w:val="22"/>
        </w:rPr>
        <w:t xml:space="preserve"> D039~D042</w:t>
      </w:r>
      <w:r w:rsidR="006D352B" w:rsidRPr="001D19F6">
        <w:rPr>
          <w:rFonts w:ascii="Arial" w:eastAsia="굴림" w:hAnsi="Arial" w:cs="Arial"/>
          <w:b/>
          <w:sz w:val="22"/>
        </w:rPr>
        <w:t>.</w:t>
      </w:r>
    </w:p>
    <w:p w14:paraId="082785A0" w14:textId="77777777" w:rsidR="00624BD4" w:rsidRPr="001D19F6" w:rsidRDefault="00624BD4" w:rsidP="00624BD4">
      <w:pPr>
        <w:wordWrap/>
        <w:spacing w:line="360" w:lineRule="auto"/>
        <w:rPr>
          <w:rFonts w:ascii="Arial" w:eastAsia="굴림" w:hAnsi="Arial" w:cs="Arial"/>
          <w:sz w:val="22"/>
        </w:rPr>
      </w:pPr>
    </w:p>
    <w:p w14:paraId="6F3E07E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D039. Did you receive or expect to receive legal retirement benefits (or benefits based on collective bargaining agreement, </w:t>
      </w:r>
      <w:r w:rsidR="007B0612" w:rsidRPr="001D19F6">
        <w:rPr>
          <w:rFonts w:ascii="Arial" w:eastAsia="굴림" w:hAnsi="Arial" w:cs="Arial"/>
          <w:sz w:val="22"/>
        </w:rPr>
        <w:t>employment rule</w:t>
      </w:r>
      <w:r w:rsidRPr="001D19F6">
        <w:rPr>
          <w:rFonts w:ascii="Arial" w:eastAsia="굴림" w:hAnsi="Arial" w:cs="Arial"/>
          <w:sz w:val="22"/>
        </w:rPr>
        <w:t>s, etc.) when you quit this job?</w:t>
      </w:r>
    </w:p>
    <w:p w14:paraId="39C19B95" w14:textId="77777777" w:rsidR="00624BD4" w:rsidRPr="001D19F6" w:rsidRDefault="00624BD4" w:rsidP="00F14BA4">
      <w:pPr>
        <w:pStyle w:val="a6"/>
        <w:numPr>
          <w:ilvl w:val="0"/>
          <w:numId w:val="473"/>
        </w:numPr>
        <w:wordWrap/>
        <w:spacing w:line="360" w:lineRule="auto"/>
        <w:ind w:leftChars="0"/>
        <w:rPr>
          <w:rFonts w:ascii="Arial" w:eastAsia="굴림" w:hAnsi="Arial" w:cs="Arial"/>
          <w:sz w:val="22"/>
        </w:rPr>
      </w:pPr>
      <w:r w:rsidRPr="001D19F6">
        <w:rPr>
          <w:rFonts w:ascii="Arial" w:eastAsia="굴림" w:hAnsi="Arial" w:cs="Arial"/>
          <w:sz w:val="22"/>
        </w:rPr>
        <w:t>Received or expected to receive</w:t>
      </w:r>
    </w:p>
    <w:p w14:paraId="537A7061" w14:textId="77777777" w:rsidR="00624BD4" w:rsidRPr="001D19F6" w:rsidRDefault="00344D6E" w:rsidP="00F14BA4">
      <w:pPr>
        <w:pStyle w:val="a6"/>
        <w:numPr>
          <w:ilvl w:val="0"/>
          <w:numId w:val="474"/>
        </w:numPr>
        <w:wordWrap/>
        <w:spacing w:line="360" w:lineRule="auto"/>
        <w:ind w:leftChars="0"/>
        <w:rPr>
          <w:rFonts w:ascii="Arial" w:eastAsia="굴림" w:hAnsi="Arial" w:cs="Arial"/>
          <w:sz w:val="22"/>
        </w:rPr>
      </w:pPr>
      <w:r w:rsidRPr="001D19F6">
        <w:rPr>
          <w:rFonts w:ascii="Arial" w:eastAsia="굴림" w:hAnsi="Arial" w:cs="Arial"/>
          <w:sz w:val="22"/>
        </w:rPr>
        <w:t>N</w:t>
      </w:r>
      <w:r w:rsidR="00624BD4" w:rsidRPr="001D19F6">
        <w:rPr>
          <w:rFonts w:ascii="Arial" w:eastAsia="굴림" w:hAnsi="Arial" w:cs="Arial"/>
          <w:sz w:val="22"/>
        </w:rPr>
        <w:t>ot applicable</w:t>
      </w:r>
      <w:r w:rsidRPr="001D19F6">
        <w:rPr>
          <w:rFonts w:ascii="Arial" w:eastAsia="굴림" w:hAnsi="Arial" w:cs="Arial"/>
          <w:sz w:val="22"/>
        </w:rPr>
        <w:tab/>
      </w:r>
      <w:r w:rsidR="00624BD4" w:rsidRPr="001D19F6">
        <w:rPr>
          <w:rFonts w:ascii="Arial" w:eastAsia="굴림" w:hAnsi="Arial" w:cs="Arial"/>
          <w:sz w:val="22"/>
        </w:rPr>
        <w:t>→Go to D041</w:t>
      </w:r>
    </w:p>
    <w:p w14:paraId="1B361D7F" w14:textId="77777777" w:rsidR="00624BD4" w:rsidRPr="001D19F6" w:rsidRDefault="00624BD4" w:rsidP="00624BD4">
      <w:pPr>
        <w:wordWrap/>
        <w:spacing w:line="360" w:lineRule="auto"/>
        <w:rPr>
          <w:rFonts w:ascii="Arial" w:eastAsia="굴림" w:hAnsi="Arial" w:cs="Arial"/>
          <w:sz w:val="22"/>
        </w:rPr>
      </w:pPr>
    </w:p>
    <w:p w14:paraId="061645F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D040.How much did you re</w:t>
      </w:r>
      <w:r w:rsidR="00742860" w:rsidRPr="001D19F6">
        <w:rPr>
          <w:rFonts w:ascii="Arial" w:eastAsia="굴림" w:hAnsi="Arial" w:cs="Arial"/>
          <w:sz w:val="22"/>
        </w:rPr>
        <w:t>ceive?</w:t>
      </w:r>
    </w:p>
    <w:p w14:paraId="1F86CA62" w14:textId="77777777" w:rsidR="00742860" w:rsidRPr="001D19F6" w:rsidRDefault="00742860" w:rsidP="00742860">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10EC72E" w14:textId="77777777" w:rsidR="00742860" w:rsidRPr="001D19F6" w:rsidRDefault="00742860" w:rsidP="00742860">
      <w:pPr>
        <w:wordWrap/>
        <w:spacing w:line="360" w:lineRule="auto"/>
        <w:rPr>
          <w:rFonts w:ascii="Arial" w:eastAsia="굴림" w:hAnsi="Arial" w:cs="Arial"/>
          <w:sz w:val="22"/>
        </w:rPr>
      </w:pPr>
      <w:r w:rsidRPr="001D19F6">
        <w:rPr>
          <w:rFonts w:ascii="Arial" w:eastAsia="굴림" w:hAnsi="Arial" w:cs="Arial"/>
          <w:kern w:val="0"/>
          <w:sz w:val="22"/>
        </w:rPr>
        <w:tab/>
      </w:r>
      <w:r w:rsidRPr="001D19F6">
        <w:rPr>
          <w:rFonts w:ascii="Arial" w:eastAsia="굴림" w:hAnsi="Arial" w:cs="Arial"/>
          <w:sz w:val="22"/>
        </w:rPr>
        <w:t>______</w:t>
      </w:r>
      <w:r w:rsidR="00B87B3B" w:rsidRPr="001D19F6">
        <w:rPr>
          <w:rFonts w:ascii="Arial" w:eastAsia="굴림" w:hAnsi="Arial" w:cs="Arial"/>
          <w:sz w:val="22"/>
        </w:rPr>
        <w:t>one hundred million won</w:t>
      </w:r>
      <w:r w:rsidRPr="001D19F6">
        <w:rPr>
          <w:rFonts w:ascii="Arial" w:eastAsia="굴림" w:hAnsi="Arial" w:cs="Arial"/>
          <w:sz w:val="22"/>
        </w:rPr>
        <w:t xml:space="preserve"> [Range: 1~99] ________ MW [Range: 0 ~ 9997]</w:t>
      </w:r>
    </w:p>
    <w:p w14:paraId="7EFBDE50" w14:textId="77777777" w:rsidR="00624BD4" w:rsidRPr="001D19F6" w:rsidRDefault="00624BD4" w:rsidP="00624BD4">
      <w:pPr>
        <w:wordWrap/>
        <w:spacing w:line="360" w:lineRule="auto"/>
        <w:rPr>
          <w:rFonts w:ascii="Arial" w:eastAsia="굴림" w:hAnsi="Arial" w:cs="Arial"/>
          <w:sz w:val="22"/>
        </w:rPr>
      </w:pPr>
    </w:p>
    <w:p w14:paraId="1F8CA28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D041. Did you receive </w:t>
      </w:r>
      <w:r w:rsidR="00B05757" w:rsidRPr="001D19F6">
        <w:rPr>
          <w:rFonts w:ascii="Arial" w:eastAsia="굴림" w:hAnsi="Arial" w:cs="Arial"/>
          <w:sz w:val="22"/>
        </w:rPr>
        <w:t xml:space="preserve">extra </w:t>
      </w:r>
      <w:r w:rsidRPr="001D19F6">
        <w:rPr>
          <w:rFonts w:ascii="Arial" w:eastAsia="굴림" w:hAnsi="Arial" w:cs="Arial"/>
          <w:sz w:val="22"/>
        </w:rPr>
        <w:t xml:space="preserve">retirement benefits (for </w:t>
      </w:r>
      <w:r w:rsidR="0060656D" w:rsidRPr="001D19F6">
        <w:rPr>
          <w:rFonts w:ascii="Arial" w:eastAsia="굴림" w:hAnsi="Arial" w:cs="Arial"/>
          <w:sz w:val="22"/>
        </w:rPr>
        <w:t>example</w:t>
      </w:r>
      <w:r w:rsidRPr="001D19F6">
        <w:rPr>
          <w:rFonts w:ascii="Arial" w:eastAsia="굴림" w:hAnsi="Arial" w:cs="Arial"/>
          <w:sz w:val="22"/>
        </w:rPr>
        <w:t xml:space="preserve">, </w:t>
      </w:r>
      <w:r w:rsidR="00B05757" w:rsidRPr="001D19F6">
        <w:rPr>
          <w:rFonts w:ascii="Arial" w:eastAsia="굴림" w:hAnsi="Arial" w:cs="Arial"/>
          <w:sz w:val="22"/>
        </w:rPr>
        <w:t>honorary retirement allowance or retirement bonus</w:t>
      </w:r>
      <w:proofErr w:type="gramStart"/>
      <w:r w:rsidR="00B05757" w:rsidRPr="001D19F6">
        <w:rPr>
          <w:rFonts w:ascii="Arial" w:eastAsia="굴림" w:hAnsi="Arial" w:cs="Arial"/>
          <w:sz w:val="22"/>
        </w:rPr>
        <w:t xml:space="preserve">) </w:t>
      </w:r>
      <w:r w:rsidRPr="001D19F6">
        <w:rPr>
          <w:rFonts w:ascii="Arial" w:eastAsia="굴림" w:hAnsi="Arial" w:cs="Arial"/>
          <w:sz w:val="22"/>
        </w:rPr>
        <w:t>?</w:t>
      </w:r>
      <w:proofErr w:type="gramEnd"/>
    </w:p>
    <w:p w14:paraId="71437ABE" w14:textId="77777777" w:rsidR="00344D6E" w:rsidRPr="001D19F6" w:rsidRDefault="00344D6E" w:rsidP="00F14BA4">
      <w:pPr>
        <w:pStyle w:val="a6"/>
        <w:numPr>
          <w:ilvl w:val="0"/>
          <w:numId w:val="47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D043</w:t>
      </w:r>
    </w:p>
    <w:p w14:paraId="44C8AE3B" w14:textId="77777777" w:rsidR="00624BD4" w:rsidRPr="001D19F6" w:rsidRDefault="00624BD4" w:rsidP="00624BD4">
      <w:pPr>
        <w:wordWrap/>
        <w:spacing w:line="360" w:lineRule="auto"/>
        <w:rPr>
          <w:rFonts w:ascii="Arial" w:eastAsia="굴림" w:hAnsi="Arial" w:cs="Arial"/>
          <w:sz w:val="22"/>
        </w:rPr>
      </w:pPr>
    </w:p>
    <w:p w14:paraId="61D0D3C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D042. How much did you re</w:t>
      </w:r>
      <w:r w:rsidR="004768EE" w:rsidRPr="001D19F6">
        <w:rPr>
          <w:rFonts w:ascii="Arial" w:eastAsia="굴림" w:hAnsi="Arial" w:cs="Arial"/>
          <w:sz w:val="22"/>
        </w:rPr>
        <w:t>ceive?</w:t>
      </w:r>
    </w:p>
    <w:p w14:paraId="2359DBBA" w14:textId="77777777" w:rsidR="004768EE" w:rsidRPr="001D19F6" w:rsidRDefault="004768EE" w:rsidP="004768EE">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94F4543" w14:textId="77777777" w:rsidR="004768EE" w:rsidRPr="001D19F6" w:rsidRDefault="004768EE" w:rsidP="004768E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w:t>
      </w:r>
    </w:p>
    <w:p w14:paraId="0120FB41" w14:textId="77777777" w:rsidR="00624BD4" w:rsidRPr="001D19F6" w:rsidRDefault="00624BD4" w:rsidP="00624BD4">
      <w:pPr>
        <w:wordWrap/>
        <w:spacing w:line="360" w:lineRule="auto"/>
        <w:rPr>
          <w:rFonts w:ascii="Arial" w:eastAsia="굴림" w:hAnsi="Arial" w:cs="Arial"/>
          <w:sz w:val="22"/>
        </w:rPr>
      </w:pPr>
    </w:p>
    <w:p w14:paraId="69538CE8"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45518523" w14:textId="77777777" w:rsidR="00166CF9" w:rsidRPr="001D19F6" w:rsidRDefault="00166CF9" w:rsidP="00F14BA4">
      <w:pPr>
        <w:pStyle w:val="a6"/>
        <w:numPr>
          <w:ilvl w:val="0"/>
          <w:numId w:val="469"/>
        </w:numPr>
        <w:wordWrap/>
        <w:spacing w:line="276" w:lineRule="auto"/>
        <w:ind w:leftChars="0"/>
        <w:rPr>
          <w:rFonts w:ascii="Arial" w:eastAsia="굴림" w:hAnsi="Arial" w:cs="Arial"/>
          <w:b/>
          <w:sz w:val="22"/>
        </w:rPr>
      </w:pPr>
      <w:r w:rsidRPr="001D19F6">
        <w:rPr>
          <w:rFonts w:ascii="Arial" w:eastAsia="굴림" w:hAnsi="Arial" w:cs="Arial"/>
          <w:b/>
          <w:bCs/>
          <w:sz w:val="22"/>
        </w:rPr>
        <w:t>R cannot answer ‘Don’t know’ or’ Refuse to answer’ to D043.</w:t>
      </w:r>
    </w:p>
    <w:p w14:paraId="636D6163" w14:textId="77777777" w:rsidR="00624BD4" w:rsidRPr="001D19F6" w:rsidRDefault="00624BD4" w:rsidP="00F14BA4">
      <w:pPr>
        <w:pStyle w:val="a6"/>
        <w:numPr>
          <w:ilvl w:val="0"/>
          <w:numId w:val="469"/>
        </w:numPr>
        <w:wordWrap/>
        <w:spacing w:line="276" w:lineRule="auto"/>
        <w:ind w:leftChars="0"/>
        <w:rPr>
          <w:rFonts w:ascii="Arial" w:eastAsia="굴림" w:hAnsi="Arial" w:cs="Arial"/>
          <w:b/>
          <w:sz w:val="22"/>
        </w:rPr>
      </w:pPr>
      <w:r w:rsidRPr="001D19F6">
        <w:rPr>
          <w:rFonts w:ascii="Arial" w:eastAsia="굴림" w:hAnsi="Arial" w:cs="Arial"/>
          <w:b/>
          <w:sz w:val="22"/>
        </w:rPr>
        <w:t>If D008=</w:t>
      </w:r>
      <w:r w:rsidRPr="001D19F6">
        <w:rPr>
          <w:rFonts w:ascii="굴림" w:eastAsia="굴림" w:hAnsi="굴림" w:cs="굴림" w:hint="eastAsia"/>
          <w:b/>
          <w:sz w:val="22"/>
        </w:rPr>
        <w:t>①</w:t>
      </w:r>
      <w:r w:rsidRPr="001D19F6">
        <w:rPr>
          <w:rFonts w:ascii="Arial" w:eastAsia="굴림" w:hAnsi="Arial" w:cs="Arial"/>
          <w:b/>
          <w:sz w:val="22"/>
        </w:rPr>
        <w:t xml:space="preserve"> or D036=</w:t>
      </w:r>
      <w:r w:rsidRPr="001D19F6">
        <w:rPr>
          <w:rFonts w:ascii="굴림" w:eastAsia="굴림" w:hAnsi="굴림" w:cs="굴림" w:hint="eastAsia"/>
          <w:b/>
          <w:sz w:val="22"/>
        </w:rPr>
        <w:t>⑤</w:t>
      </w:r>
      <w:r w:rsidRPr="001D19F6">
        <w:rPr>
          <w:rFonts w:ascii="Arial" w:eastAsia="굴림" w:hAnsi="Arial" w:cs="Arial"/>
          <w:b/>
          <w:sz w:val="22"/>
        </w:rPr>
        <w:t xml:space="preserve">, then </w:t>
      </w:r>
      <w:r w:rsidR="00344D6E" w:rsidRPr="001D19F6">
        <w:rPr>
          <w:rFonts w:ascii="Arial" w:eastAsia="굴림" w:hAnsi="Arial" w:cs="Arial"/>
          <w:b/>
          <w:sz w:val="22"/>
        </w:rPr>
        <w:t>ask</w:t>
      </w:r>
      <w:r w:rsidRPr="001D19F6">
        <w:rPr>
          <w:rFonts w:ascii="Arial" w:eastAsia="굴림" w:hAnsi="Arial" w:cs="Arial"/>
          <w:b/>
          <w:sz w:val="22"/>
        </w:rPr>
        <w:t xml:space="preserve"> D043</w:t>
      </w:r>
      <w:r w:rsidR="007B0612" w:rsidRPr="001D19F6">
        <w:rPr>
          <w:rFonts w:ascii="Arial" w:eastAsia="굴림" w:hAnsi="Arial" w:cs="Arial"/>
          <w:b/>
          <w:sz w:val="22"/>
        </w:rPr>
        <w:t>.</w:t>
      </w:r>
    </w:p>
    <w:p w14:paraId="763DEC5A" w14:textId="77777777" w:rsidR="00624BD4" w:rsidRPr="001D19F6" w:rsidRDefault="00624BD4" w:rsidP="00624BD4">
      <w:pPr>
        <w:wordWrap/>
        <w:spacing w:line="360" w:lineRule="auto"/>
        <w:rPr>
          <w:rFonts w:ascii="Arial" w:eastAsia="굴림" w:hAnsi="Arial" w:cs="Arial"/>
          <w:sz w:val="22"/>
        </w:rPr>
      </w:pPr>
    </w:p>
    <w:p w14:paraId="40A12D4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D043. </w:t>
      </w:r>
      <w:r w:rsidR="00957266" w:rsidRPr="001D19F6">
        <w:rPr>
          <w:rFonts w:ascii="Arial" w:eastAsia="굴림" w:hAnsi="Arial" w:cs="Arial"/>
          <w:sz w:val="22"/>
        </w:rPr>
        <w:t xml:space="preserve">Did </w:t>
      </w:r>
      <w:r w:rsidR="00481C63" w:rsidRPr="001D19F6">
        <w:rPr>
          <w:rFonts w:ascii="Arial" w:eastAsia="굴림" w:hAnsi="Arial" w:cs="Arial"/>
          <w:sz w:val="22"/>
        </w:rPr>
        <w:t>you f</w:t>
      </w:r>
      <w:r w:rsidR="00957266" w:rsidRPr="001D19F6">
        <w:rPr>
          <w:rFonts w:ascii="Arial" w:eastAsia="굴림" w:hAnsi="Arial" w:cs="Arial"/>
          <w:sz w:val="22"/>
        </w:rPr>
        <w:t>ind</w:t>
      </w:r>
      <w:r w:rsidRPr="001D19F6">
        <w:rPr>
          <w:rFonts w:ascii="Arial" w:eastAsia="굴림" w:hAnsi="Arial" w:cs="Arial"/>
          <w:sz w:val="22"/>
        </w:rPr>
        <w:t xml:space="preserve"> a new job since the previous interview?</w:t>
      </w:r>
    </w:p>
    <w:p w14:paraId="02531547" w14:textId="77777777" w:rsidR="002C71E3" w:rsidRPr="001D19F6" w:rsidRDefault="002C71E3" w:rsidP="00F14BA4">
      <w:pPr>
        <w:pStyle w:val="a6"/>
        <w:numPr>
          <w:ilvl w:val="0"/>
          <w:numId w:val="47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D085</w:t>
      </w:r>
    </w:p>
    <w:p w14:paraId="4863EA68" w14:textId="77777777" w:rsidR="00624BD4" w:rsidRPr="001D19F6" w:rsidRDefault="00624BD4" w:rsidP="00624BD4">
      <w:pPr>
        <w:wordWrap/>
        <w:spacing w:line="360" w:lineRule="auto"/>
        <w:rPr>
          <w:rFonts w:ascii="Arial" w:eastAsia="굴림" w:hAnsi="Arial" w:cs="Arial"/>
          <w:sz w:val="22"/>
        </w:rPr>
      </w:pPr>
    </w:p>
    <w:p w14:paraId="3C2478AB"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5E35FD47" w14:textId="77777777" w:rsidR="00624BD4" w:rsidRPr="001D19F6" w:rsidRDefault="00624BD4" w:rsidP="00F14BA4">
      <w:pPr>
        <w:pStyle w:val="a6"/>
        <w:numPr>
          <w:ilvl w:val="0"/>
          <w:numId w:val="477"/>
        </w:numPr>
        <w:wordWrap/>
        <w:spacing w:line="276" w:lineRule="auto"/>
        <w:ind w:leftChars="0"/>
        <w:rPr>
          <w:rFonts w:ascii="Arial" w:eastAsia="굴림" w:hAnsi="Arial" w:cs="Arial"/>
          <w:sz w:val="22"/>
        </w:rPr>
      </w:pPr>
      <w:r w:rsidRPr="001D19F6">
        <w:rPr>
          <w:rFonts w:ascii="Arial" w:eastAsia="굴림" w:hAnsi="Arial" w:cs="Arial"/>
          <w:b/>
          <w:sz w:val="22"/>
        </w:rPr>
        <w:t>Until D081=</w:t>
      </w:r>
      <w:r w:rsidRPr="001D19F6">
        <w:rPr>
          <w:rFonts w:ascii="굴림" w:eastAsia="굴림" w:hAnsi="굴림" w:cs="굴림" w:hint="eastAsia"/>
          <w:b/>
          <w:sz w:val="22"/>
        </w:rPr>
        <w:t>①</w:t>
      </w:r>
      <w:r w:rsidRPr="001D19F6">
        <w:rPr>
          <w:rFonts w:ascii="Arial" w:eastAsia="굴림" w:hAnsi="Arial" w:cs="Arial"/>
          <w:b/>
          <w:sz w:val="22"/>
        </w:rPr>
        <w:t xml:space="preserve"> or D084=</w:t>
      </w:r>
      <w:r w:rsidRPr="001D19F6">
        <w:rPr>
          <w:rFonts w:ascii="굴림" w:eastAsia="굴림" w:hAnsi="굴림" w:cs="굴림" w:hint="eastAsia"/>
          <w:b/>
          <w:sz w:val="22"/>
        </w:rPr>
        <w:t>⑤</w:t>
      </w:r>
      <w:r w:rsidRPr="001D19F6">
        <w:rPr>
          <w:rFonts w:ascii="Arial" w:eastAsia="굴림" w:hAnsi="Arial" w:cs="Arial"/>
          <w:b/>
          <w:sz w:val="22"/>
        </w:rPr>
        <w:t>, loop D044~D084</w:t>
      </w:r>
      <w:r w:rsidR="007B0612" w:rsidRPr="001D19F6">
        <w:rPr>
          <w:rFonts w:ascii="Arial" w:eastAsia="굴림" w:hAnsi="Arial" w:cs="Arial"/>
          <w:b/>
          <w:sz w:val="22"/>
        </w:rPr>
        <w:t>.</w:t>
      </w:r>
    </w:p>
    <w:p w14:paraId="58427FBB" w14:textId="77777777" w:rsidR="00454743" w:rsidRPr="001D19F6" w:rsidRDefault="00454743" w:rsidP="00624BD4">
      <w:pPr>
        <w:wordWrap/>
        <w:spacing w:line="360" w:lineRule="auto"/>
        <w:rPr>
          <w:rFonts w:ascii="Arial" w:eastAsia="굴림" w:hAnsi="Arial" w:cs="Arial"/>
          <w:sz w:val="22"/>
        </w:rPr>
      </w:pPr>
    </w:p>
    <w:p w14:paraId="0A2B1B3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D044. </w:t>
      </w:r>
      <w:r w:rsidR="002C71E3" w:rsidRPr="001D19F6">
        <w:rPr>
          <w:rFonts w:ascii="Arial" w:eastAsia="굴림" w:hAnsi="Arial" w:cs="Arial"/>
          <w:sz w:val="22"/>
        </w:rPr>
        <w:t>As for your ne</w:t>
      </w:r>
      <w:r w:rsidRPr="001D19F6">
        <w:rPr>
          <w:rFonts w:ascii="Arial" w:eastAsia="굴림" w:hAnsi="Arial" w:cs="Arial"/>
          <w:sz w:val="22"/>
        </w:rPr>
        <w:t>w job</w:t>
      </w:r>
      <w:r w:rsidR="002C71E3" w:rsidRPr="001D19F6">
        <w:rPr>
          <w:rFonts w:ascii="Arial" w:eastAsia="굴림" w:hAnsi="Arial" w:cs="Arial"/>
          <w:sz w:val="22"/>
        </w:rPr>
        <w:t xml:space="preserve">, were you employed by </w:t>
      </w:r>
      <w:r w:rsidRPr="001D19F6">
        <w:rPr>
          <w:rFonts w:ascii="Arial" w:eastAsia="굴림" w:hAnsi="Arial" w:cs="Arial"/>
          <w:sz w:val="22"/>
        </w:rPr>
        <w:t>another person</w:t>
      </w:r>
      <w:r w:rsidR="002C71E3" w:rsidRPr="001D19F6">
        <w:rPr>
          <w:rFonts w:ascii="Arial" w:eastAsia="굴림" w:hAnsi="Arial" w:cs="Arial"/>
          <w:sz w:val="22"/>
        </w:rPr>
        <w:t xml:space="preserve"> with wage? Or did you set-up your own business or help your </w:t>
      </w:r>
      <w:r w:rsidRPr="001D19F6">
        <w:rPr>
          <w:rFonts w:ascii="Arial" w:eastAsia="굴림" w:hAnsi="Arial" w:cs="Arial"/>
          <w:sz w:val="22"/>
        </w:rPr>
        <w:t>family business? (</w:t>
      </w:r>
      <w:r w:rsidR="00A14FD8" w:rsidRPr="001D19F6">
        <w:rPr>
          <w:rFonts w:ascii="Arial" w:eastAsia="굴림" w:hAnsi="Arial" w:cs="Arial"/>
          <w:sz w:val="22"/>
        </w:rPr>
        <w:t>Employment</w:t>
      </w:r>
      <w:r w:rsidRPr="001D19F6">
        <w:rPr>
          <w:rFonts w:ascii="Arial" w:eastAsia="굴림" w:hAnsi="Arial" w:cs="Arial"/>
          <w:sz w:val="22"/>
        </w:rPr>
        <w:t xml:space="preserve"> status)</w:t>
      </w:r>
    </w:p>
    <w:p w14:paraId="32BF4D71" w14:textId="6DB445A0" w:rsidR="00DF72AA" w:rsidRPr="001D19F6" w:rsidRDefault="00DF72AA" w:rsidP="00624BD4">
      <w:pPr>
        <w:wordWrap/>
        <w:spacing w:line="360" w:lineRule="auto"/>
        <w:rPr>
          <w:rFonts w:ascii="Arial" w:eastAsia="굴림" w:hAnsi="Arial" w:cs="Arial"/>
          <w:sz w:val="22"/>
        </w:rPr>
      </w:pPr>
      <w:r w:rsidRPr="001D19F6">
        <w:rPr>
          <w:rFonts w:ascii="Arial" w:eastAsia="굴림" w:hAnsi="Arial" w:cs="Arial"/>
          <w:sz w:val="22"/>
        </w:rPr>
        <w:t>[IWER:</w:t>
      </w:r>
      <w:r w:rsidR="002C71E3" w:rsidRPr="001D19F6">
        <w:rPr>
          <w:rFonts w:ascii="Arial" w:eastAsia="굴림" w:hAnsi="Arial" w:cs="Arial"/>
          <w:sz w:val="22"/>
        </w:rPr>
        <w:t xml:space="preserve"> Please list all the jobs in order R had s</w:t>
      </w:r>
      <w:r w:rsidR="00107646" w:rsidRPr="001D19F6">
        <w:rPr>
          <w:rFonts w:ascii="Arial" w:eastAsia="굴림" w:hAnsi="Arial" w:cs="Arial"/>
          <w:sz w:val="22"/>
        </w:rPr>
        <w:t>ince the previou</w:t>
      </w:r>
      <w:r w:rsidR="007B0612" w:rsidRPr="001D19F6">
        <w:rPr>
          <w:rFonts w:ascii="Arial" w:eastAsia="굴림" w:hAnsi="Arial" w:cs="Arial"/>
          <w:sz w:val="22"/>
        </w:rPr>
        <w:t xml:space="preserve">s interview. For </w:t>
      </w:r>
      <w:r w:rsidR="0060656D" w:rsidRPr="001D19F6">
        <w:rPr>
          <w:rFonts w:ascii="Arial" w:eastAsia="굴림" w:hAnsi="Arial" w:cs="Arial"/>
          <w:sz w:val="22"/>
        </w:rPr>
        <w:t>example</w:t>
      </w:r>
      <w:r w:rsidR="007B0612" w:rsidRPr="001D19F6">
        <w:rPr>
          <w:rFonts w:ascii="Arial" w:eastAsia="굴림" w:hAnsi="Arial" w:cs="Arial"/>
          <w:sz w:val="22"/>
        </w:rPr>
        <w:t xml:space="preserve">, if </w:t>
      </w:r>
      <w:r w:rsidR="002C71E3" w:rsidRPr="001D19F6">
        <w:rPr>
          <w:rFonts w:ascii="Arial" w:eastAsia="굴림" w:hAnsi="Arial" w:cs="Arial"/>
          <w:sz w:val="22"/>
        </w:rPr>
        <w:t>R was a wage worker b</w:t>
      </w:r>
      <w:r w:rsidR="00107646" w:rsidRPr="001D19F6">
        <w:rPr>
          <w:rFonts w:ascii="Arial" w:eastAsia="굴림" w:hAnsi="Arial" w:cs="Arial"/>
          <w:sz w:val="22"/>
        </w:rPr>
        <w:t xml:space="preserve">etween March and September </w:t>
      </w:r>
      <w:del w:id="3017" w:author="Keis" w:date="2024-09-06T10:18:00Z">
        <w:r w:rsidR="00BE24A9" w:rsidDel="009F27DD">
          <w:rPr>
            <w:rFonts w:ascii="Arial" w:eastAsia="굴림" w:hAnsi="Arial" w:cs="Arial" w:hint="eastAsia"/>
            <w:color w:val="FF0000"/>
            <w:sz w:val="22"/>
          </w:rPr>
          <w:delText>2019</w:delText>
        </w:r>
      </w:del>
      <w:ins w:id="3018" w:author="Keis" w:date="2024-09-06T10:18:00Z">
        <w:r w:rsidR="009F27DD" w:rsidRPr="009F27DD">
          <w:rPr>
            <w:rFonts w:ascii="Arial" w:eastAsia="굴림" w:hAnsi="Arial" w:cs="Arial" w:hint="eastAsia"/>
            <w:color w:val="00B050"/>
            <w:sz w:val="22"/>
          </w:rPr>
          <w:t>2021</w:t>
        </w:r>
      </w:ins>
      <w:r w:rsidR="00107646" w:rsidRPr="001D19F6">
        <w:rPr>
          <w:rFonts w:ascii="Arial" w:eastAsia="굴림" w:hAnsi="Arial" w:cs="Arial"/>
          <w:sz w:val="22"/>
        </w:rPr>
        <w:t>, and then became an unpaid family</w:t>
      </w:r>
      <w:r w:rsidR="009D5E5E" w:rsidRPr="001D19F6">
        <w:rPr>
          <w:rFonts w:ascii="Arial" w:eastAsia="굴림" w:hAnsi="Arial" w:cs="Arial"/>
          <w:sz w:val="22"/>
        </w:rPr>
        <w:t xml:space="preserve"> worker from October </w:t>
      </w:r>
      <w:del w:id="3019" w:author="Keis" w:date="2024-09-06T10:18:00Z">
        <w:r w:rsidR="00BE24A9" w:rsidDel="009F27DD">
          <w:rPr>
            <w:rFonts w:ascii="Arial" w:eastAsia="굴림" w:hAnsi="Arial" w:cs="Arial" w:hint="eastAsia"/>
            <w:color w:val="FF0000"/>
            <w:sz w:val="22"/>
          </w:rPr>
          <w:delText>2019</w:delText>
        </w:r>
      </w:del>
      <w:ins w:id="3020" w:author="Keis" w:date="2024-09-06T10:18:00Z">
        <w:r w:rsidR="009F27DD" w:rsidRPr="009F27DD">
          <w:rPr>
            <w:rFonts w:ascii="Arial" w:eastAsia="굴림" w:hAnsi="Arial" w:cs="Arial" w:hint="eastAsia"/>
            <w:color w:val="00B050"/>
            <w:sz w:val="22"/>
          </w:rPr>
          <w:t>2021</w:t>
        </w:r>
      </w:ins>
      <w:r w:rsidR="009D5E5E" w:rsidRPr="001D19F6">
        <w:rPr>
          <w:rFonts w:ascii="Arial" w:eastAsia="굴림" w:hAnsi="Arial" w:cs="Arial"/>
          <w:sz w:val="22"/>
        </w:rPr>
        <w:t xml:space="preserve">, </w:t>
      </w:r>
      <w:r w:rsidR="002C71E3" w:rsidRPr="001D19F6">
        <w:rPr>
          <w:rFonts w:ascii="Arial" w:eastAsia="굴림" w:hAnsi="Arial" w:cs="Arial"/>
          <w:sz w:val="22"/>
        </w:rPr>
        <w:t>the order is to be from ‘</w:t>
      </w:r>
      <w:r w:rsidR="00107646" w:rsidRPr="001D19F6">
        <w:rPr>
          <w:rFonts w:ascii="Arial" w:eastAsia="굴림" w:hAnsi="Arial" w:cs="Arial"/>
          <w:sz w:val="22"/>
        </w:rPr>
        <w:t>wage worker</w:t>
      </w:r>
      <w:r w:rsidR="002C71E3" w:rsidRPr="001D19F6">
        <w:rPr>
          <w:rFonts w:ascii="Arial" w:eastAsia="굴림" w:hAnsi="Arial" w:cs="Arial"/>
          <w:sz w:val="22"/>
        </w:rPr>
        <w:t>’ to ‘</w:t>
      </w:r>
      <w:r w:rsidR="00107646" w:rsidRPr="001D19F6">
        <w:rPr>
          <w:rFonts w:ascii="Arial" w:eastAsia="굴림" w:hAnsi="Arial" w:cs="Arial"/>
          <w:sz w:val="22"/>
        </w:rPr>
        <w:t>unpaid family worker</w:t>
      </w:r>
      <w:r w:rsidR="002C71E3" w:rsidRPr="001D19F6">
        <w:rPr>
          <w:rFonts w:ascii="Arial" w:eastAsia="굴림" w:hAnsi="Arial" w:cs="Arial"/>
          <w:sz w:val="22"/>
        </w:rPr>
        <w:t>’.]</w:t>
      </w:r>
    </w:p>
    <w:p w14:paraId="700AC0B0" w14:textId="77777777" w:rsidR="00624BD4" w:rsidRPr="001D19F6" w:rsidRDefault="00624BD4" w:rsidP="00F14BA4">
      <w:pPr>
        <w:pStyle w:val="a6"/>
        <w:numPr>
          <w:ilvl w:val="0"/>
          <w:numId w:val="478"/>
        </w:numPr>
        <w:wordWrap/>
        <w:spacing w:line="360" w:lineRule="auto"/>
        <w:ind w:leftChars="0"/>
        <w:rPr>
          <w:rFonts w:ascii="Arial" w:eastAsia="굴림" w:hAnsi="Arial" w:cs="Arial"/>
          <w:sz w:val="22"/>
        </w:rPr>
      </w:pPr>
      <w:r w:rsidRPr="001D19F6">
        <w:rPr>
          <w:rFonts w:ascii="Arial" w:eastAsia="굴림" w:hAnsi="Arial" w:cs="Arial"/>
          <w:sz w:val="22"/>
        </w:rPr>
        <w:t xml:space="preserve">Employed by </w:t>
      </w:r>
      <w:r w:rsidR="00481C63" w:rsidRPr="001D19F6">
        <w:rPr>
          <w:rFonts w:ascii="Arial" w:eastAsia="굴림" w:hAnsi="Arial" w:cs="Arial"/>
          <w:sz w:val="22"/>
        </w:rPr>
        <w:t xml:space="preserve">another person </w:t>
      </w:r>
      <w:r w:rsidRPr="001D19F6">
        <w:rPr>
          <w:rFonts w:ascii="Arial" w:eastAsia="굴림" w:hAnsi="Arial" w:cs="Arial"/>
          <w:sz w:val="22"/>
        </w:rPr>
        <w:t>or</w:t>
      </w:r>
      <w:r w:rsidR="00481C63" w:rsidRPr="001D19F6">
        <w:rPr>
          <w:rFonts w:ascii="Arial" w:eastAsia="굴림" w:hAnsi="Arial" w:cs="Arial"/>
          <w:sz w:val="22"/>
        </w:rPr>
        <w:t xml:space="preserve"> a company and receive</w:t>
      </w:r>
      <w:r w:rsidR="0044223B" w:rsidRPr="001D19F6">
        <w:rPr>
          <w:rFonts w:ascii="Arial" w:eastAsia="굴림" w:hAnsi="Arial" w:cs="Arial"/>
          <w:sz w:val="22"/>
        </w:rPr>
        <w:t>d</w:t>
      </w:r>
      <w:r w:rsidRPr="001D19F6">
        <w:rPr>
          <w:rFonts w:ascii="Arial" w:eastAsia="굴림" w:hAnsi="Arial" w:cs="Arial"/>
          <w:sz w:val="22"/>
        </w:rPr>
        <w:t xml:space="preserve"> wage</w:t>
      </w:r>
    </w:p>
    <w:p w14:paraId="678F1B91" w14:textId="77777777" w:rsidR="00624BD4" w:rsidRPr="001D19F6" w:rsidRDefault="00B64A20" w:rsidP="00B64A20">
      <w:pPr>
        <w:wordWrap/>
        <w:spacing w:line="360" w:lineRule="auto"/>
        <w:ind w:left="400"/>
        <w:rPr>
          <w:rFonts w:ascii="Arial" w:eastAsia="굴림" w:hAnsi="Arial" w:cs="Arial"/>
          <w:sz w:val="22"/>
        </w:rPr>
      </w:pPr>
      <w:proofErr w:type="gramStart"/>
      <w:r w:rsidRPr="001D19F6">
        <w:rPr>
          <w:rFonts w:ascii="굴림" w:eastAsia="굴림" w:hAnsi="굴림" w:cs="굴림" w:hint="eastAsia"/>
          <w:sz w:val="22"/>
        </w:rPr>
        <w:t>⑤</w:t>
      </w:r>
      <w:r w:rsidRPr="001D19F6">
        <w:rPr>
          <w:rFonts w:ascii="Arial" w:eastAsia="굴림" w:hAnsi="Arial" w:cs="Arial"/>
          <w:sz w:val="22"/>
        </w:rPr>
        <w:t xml:space="preserve">  </w:t>
      </w:r>
      <w:r w:rsidR="00624BD4" w:rsidRPr="001D19F6">
        <w:rPr>
          <w:rFonts w:ascii="Arial" w:eastAsia="굴림" w:hAnsi="Arial" w:cs="Arial"/>
          <w:sz w:val="22"/>
        </w:rPr>
        <w:t>Self</w:t>
      </w:r>
      <w:proofErr w:type="gramEnd"/>
      <w:r w:rsidR="00624BD4" w:rsidRPr="001D19F6">
        <w:rPr>
          <w:rFonts w:ascii="Arial" w:eastAsia="굴림" w:hAnsi="Arial" w:cs="Arial"/>
          <w:sz w:val="22"/>
        </w:rPr>
        <w:t>-employed or unpaid family worker</w:t>
      </w:r>
    </w:p>
    <w:p w14:paraId="78217EC9" w14:textId="77777777" w:rsidR="00624BD4" w:rsidRPr="001D19F6" w:rsidRDefault="00624BD4" w:rsidP="00624BD4">
      <w:pPr>
        <w:wordWrap/>
        <w:spacing w:line="360" w:lineRule="auto"/>
        <w:rPr>
          <w:rFonts w:ascii="Arial" w:eastAsia="굴림" w:hAnsi="Arial" w:cs="Arial"/>
          <w:sz w:val="22"/>
        </w:rPr>
      </w:pPr>
    </w:p>
    <w:p w14:paraId="3809E18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D045. When did you start this job? (unit: year and month combined into 6 digits)</w:t>
      </w:r>
    </w:p>
    <w:p w14:paraId="6E1EB3DD" w14:textId="064D084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3021" w:author="Keis" w:date="2024-09-06T10:18:00Z">
        <w:r w:rsidR="005B0E78" w:rsidDel="009F27DD">
          <w:rPr>
            <w:rFonts w:ascii="Arial" w:eastAsia="굴림" w:hAnsi="Arial" w:cs="Arial" w:hint="eastAsia"/>
            <w:color w:val="FF0000"/>
            <w:sz w:val="22"/>
          </w:rPr>
          <w:delText>2019</w:delText>
        </w:r>
      </w:del>
      <w:ins w:id="3022" w:author="Keis" w:date="2024-09-06T10:18:00Z">
        <w:r w:rsidR="009F27DD" w:rsidRPr="009F27DD">
          <w:rPr>
            <w:rFonts w:ascii="Arial" w:eastAsia="굴림" w:hAnsi="Arial" w:cs="Arial" w:hint="eastAsia"/>
            <w:color w:val="00B050"/>
            <w:sz w:val="22"/>
          </w:rPr>
          <w:t>2021</w:t>
        </w:r>
      </w:ins>
      <w:r w:rsidR="005B0E78" w:rsidRPr="002B1E54">
        <w:rPr>
          <w:rFonts w:ascii="Arial" w:eastAsia="굴림" w:hAnsi="Arial" w:cs="Arial"/>
          <w:color w:val="000000" w:themeColor="text1"/>
          <w:sz w:val="22"/>
          <w:rPrChange w:id="3023" w:author="Keis" w:date="2024-09-13T13:11:00Z">
            <w:rPr>
              <w:rFonts w:ascii="Arial" w:eastAsia="굴림" w:hAnsi="Arial" w:cs="Arial"/>
              <w:color w:val="FF0000"/>
              <w:sz w:val="22"/>
            </w:rPr>
          </w:rPrChange>
        </w:rPr>
        <w:t>01</w:t>
      </w:r>
      <w:r w:rsidR="00CB7C89" w:rsidRPr="001D19F6">
        <w:rPr>
          <w:rFonts w:ascii="Arial" w:eastAsia="굴림" w:hAnsi="Arial" w:cs="Arial"/>
          <w:sz w:val="22"/>
        </w:rPr>
        <w:t xml:space="preserve"> for January </w:t>
      </w:r>
      <w:del w:id="3024" w:author="Keis" w:date="2024-09-06T10:18:00Z">
        <w:r w:rsidR="005B0E78" w:rsidDel="009F27DD">
          <w:rPr>
            <w:rFonts w:ascii="Arial" w:eastAsia="굴림" w:hAnsi="Arial" w:cs="Arial" w:hint="eastAsia"/>
            <w:color w:val="FF0000"/>
            <w:sz w:val="22"/>
          </w:rPr>
          <w:delText>2019</w:delText>
        </w:r>
      </w:del>
      <w:ins w:id="3025" w:author="Keis" w:date="2024-09-06T10:18:00Z">
        <w:r w:rsidR="009F27DD" w:rsidRPr="009F27DD">
          <w:rPr>
            <w:rFonts w:ascii="Arial" w:eastAsia="굴림" w:hAnsi="Arial" w:cs="Arial" w:hint="eastAsia"/>
            <w:color w:val="00B050"/>
            <w:sz w:val="22"/>
          </w:rPr>
          <w:t>2021</w:t>
        </w:r>
      </w:ins>
      <w:r w:rsidR="00CB7C89" w:rsidRPr="001D19F6">
        <w:rPr>
          <w:rFonts w:ascii="Arial" w:eastAsia="굴림" w:hAnsi="Arial" w:cs="Arial"/>
          <w:sz w:val="22"/>
        </w:rPr>
        <w:t xml:space="preserve">. If the month is not clear, enter </w:t>
      </w:r>
      <w:del w:id="3026" w:author="Keis" w:date="2024-09-06T10:18:00Z">
        <w:r w:rsidR="005B0E78" w:rsidDel="009F27DD">
          <w:rPr>
            <w:rFonts w:ascii="Arial" w:eastAsia="굴림" w:hAnsi="Arial" w:cs="Arial" w:hint="eastAsia"/>
            <w:color w:val="FF0000"/>
            <w:sz w:val="22"/>
          </w:rPr>
          <w:delText>2019</w:delText>
        </w:r>
      </w:del>
      <w:ins w:id="3027" w:author="Keis" w:date="2024-09-06T10:18:00Z">
        <w:r w:rsidR="009F27DD" w:rsidRPr="009F27DD">
          <w:rPr>
            <w:rFonts w:ascii="Arial" w:eastAsia="굴림" w:hAnsi="Arial" w:cs="Arial" w:hint="eastAsia"/>
            <w:color w:val="00B050"/>
            <w:sz w:val="22"/>
          </w:rPr>
          <w:t>2021</w:t>
        </w:r>
      </w:ins>
      <w:r w:rsidR="005B0E78" w:rsidRPr="002B1E54">
        <w:rPr>
          <w:rFonts w:ascii="Arial" w:eastAsia="굴림" w:hAnsi="Arial" w:cs="Arial"/>
          <w:color w:val="000000" w:themeColor="text1"/>
          <w:sz w:val="22"/>
          <w:rPrChange w:id="3028" w:author="Keis" w:date="2024-09-13T13:11:00Z">
            <w:rPr>
              <w:rFonts w:ascii="Arial" w:eastAsia="굴림" w:hAnsi="Arial" w:cs="Arial"/>
              <w:color w:val="FF000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2AE716BA" w14:textId="53D49A6C" w:rsidR="00624BD4" w:rsidRPr="001D19F6" w:rsidRDefault="000968DF" w:rsidP="00624BD4">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200600 ~ </w:t>
      </w:r>
      <w:del w:id="3029" w:author="Keis" w:date="2024-09-06T10:23:00Z">
        <w:r w:rsidR="005B0E78" w:rsidDel="00817F07">
          <w:rPr>
            <w:rFonts w:ascii="Arial" w:eastAsia="굴림" w:hAnsi="Arial" w:cs="Arial" w:hint="eastAsia"/>
            <w:color w:val="FF0000"/>
            <w:sz w:val="22"/>
          </w:rPr>
          <w:delText>2020</w:delText>
        </w:r>
      </w:del>
      <w:ins w:id="3030" w:author="Keis" w:date="2024-09-06T10:23:00Z">
        <w:r w:rsidR="00817F07" w:rsidRPr="00817F07">
          <w:rPr>
            <w:rFonts w:ascii="Arial" w:eastAsia="굴림" w:hAnsi="Arial" w:cs="Arial" w:hint="eastAsia"/>
            <w:color w:val="00B050"/>
            <w:sz w:val="22"/>
          </w:rPr>
          <w:t>2022</w:t>
        </w:r>
      </w:ins>
      <w:r w:rsidR="005B0E78" w:rsidRPr="002B1E54">
        <w:rPr>
          <w:rFonts w:ascii="Arial" w:eastAsia="굴림" w:hAnsi="Arial" w:cs="Arial"/>
          <w:color w:val="000000" w:themeColor="text1"/>
          <w:sz w:val="22"/>
          <w:rPrChange w:id="3031" w:author="Keis" w:date="2024-09-13T13:11:00Z">
            <w:rPr>
              <w:rFonts w:ascii="Arial" w:eastAsia="굴림" w:hAnsi="Arial" w:cs="Arial"/>
              <w:color w:val="FF0000"/>
              <w:sz w:val="22"/>
            </w:rPr>
          </w:rPrChange>
        </w:rPr>
        <w:t>11</w:t>
      </w:r>
      <w:r w:rsidR="00624BD4" w:rsidRPr="001D19F6">
        <w:rPr>
          <w:rFonts w:ascii="Arial" w:eastAsia="굴림" w:hAnsi="Arial" w:cs="Arial"/>
          <w:sz w:val="22"/>
        </w:rPr>
        <w:t>]</w:t>
      </w:r>
    </w:p>
    <w:p w14:paraId="7E5FB7B5" w14:textId="77777777" w:rsidR="00624BD4" w:rsidRPr="00706C18" w:rsidRDefault="00624BD4" w:rsidP="00624BD4">
      <w:pPr>
        <w:wordWrap/>
        <w:spacing w:line="360" w:lineRule="auto"/>
        <w:rPr>
          <w:rFonts w:ascii="Arial" w:eastAsia="굴림" w:hAnsi="Arial" w:cs="Arial"/>
          <w:sz w:val="22"/>
        </w:rPr>
      </w:pPr>
    </w:p>
    <w:p w14:paraId="3917884D" w14:textId="77777777" w:rsidR="00137DE2" w:rsidRPr="00706C18" w:rsidRDefault="00624BD4" w:rsidP="00FA66F2">
      <w:pPr>
        <w:pStyle w:val="a4"/>
        <w:wordWrap/>
        <w:spacing w:line="360" w:lineRule="auto"/>
        <w:jc w:val="left"/>
        <w:outlineLvl w:val="0"/>
        <w:rPr>
          <w:rFonts w:ascii="Arial" w:hAnsi="Arial" w:cs="Arial"/>
          <w:color w:val="auto"/>
          <w:sz w:val="22"/>
          <w:szCs w:val="22"/>
        </w:rPr>
      </w:pPr>
      <w:bookmarkStart w:id="3032" w:name="_Toc483216641"/>
      <w:bookmarkStart w:id="3033" w:name="_Toc487461353"/>
      <w:bookmarkStart w:id="3034" w:name="_Toc487647354"/>
      <w:r w:rsidRPr="00706C18">
        <w:rPr>
          <w:rFonts w:ascii="Arial" w:hAnsi="Arial" w:cs="Arial"/>
          <w:color w:val="auto"/>
          <w:sz w:val="22"/>
        </w:rPr>
        <w:t xml:space="preserve">D046. </w:t>
      </w:r>
      <w:r w:rsidR="00FA66F2" w:rsidRPr="00706C18">
        <w:rPr>
          <w:rFonts w:ascii="Arial" w:hAnsi="Arial" w:cs="Arial"/>
          <w:color w:val="auto"/>
          <w:sz w:val="22"/>
          <w:szCs w:val="22"/>
        </w:rPr>
        <w:t>What does your workplace do?</w:t>
      </w:r>
      <w:bookmarkEnd w:id="3032"/>
      <w:bookmarkEnd w:id="3033"/>
      <w:bookmarkEnd w:id="3034"/>
    </w:p>
    <w:p w14:paraId="56D4BB07" w14:textId="77777777" w:rsidR="00A14FD8" w:rsidRPr="00706C18" w:rsidRDefault="00137DE2" w:rsidP="00FA66F2">
      <w:pPr>
        <w:pStyle w:val="a4"/>
        <w:wordWrap/>
        <w:spacing w:line="360" w:lineRule="auto"/>
        <w:jc w:val="left"/>
        <w:outlineLvl w:val="0"/>
        <w:rPr>
          <w:rFonts w:ascii="Arial" w:hAnsi="Arial" w:cs="Arial"/>
          <w:color w:val="auto"/>
          <w:sz w:val="22"/>
          <w:szCs w:val="22"/>
          <w:rPrChange w:id="3035" w:author="Keis" w:date="2024-09-06T17:36:00Z">
            <w:rPr>
              <w:rFonts w:ascii="Arial" w:hAnsi="Arial" w:cs="Arial"/>
              <w:color w:val="FF0000"/>
              <w:sz w:val="22"/>
              <w:szCs w:val="22"/>
            </w:rPr>
          </w:rPrChange>
        </w:rPr>
      </w:pPr>
      <w:r w:rsidRPr="00706C18">
        <w:rPr>
          <w:rFonts w:ascii="Arial" w:hAnsi="Arial" w:cs="Arial"/>
          <w:color w:val="auto"/>
          <w:sz w:val="22"/>
          <w:rPrChange w:id="3036" w:author="Keis" w:date="2024-09-06T17:36:00Z">
            <w:rPr>
              <w:rFonts w:ascii="Arial" w:hAnsi="Arial" w:cs="Arial"/>
              <w:color w:val="FF0000"/>
              <w:sz w:val="22"/>
            </w:rPr>
          </w:rPrChange>
        </w:rPr>
        <w:t>[IWER: Be sure to write down specific details using the memo function.]</w:t>
      </w:r>
    </w:p>
    <w:p w14:paraId="3A17D934" w14:textId="77777777" w:rsidR="00624BD4" w:rsidRPr="00706C18" w:rsidRDefault="00624BD4" w:rsidP="00F14BA4">
      <w:pPr>
        <w:pStyle w:val="a6"/>
        <w:numPr>
          <w:ilvl w:val="0"/>
          <w:numId w:val="479"/>
        </w:numPr>
        <w:wordWrap/>
        <w:spacing w:line="360" w:lineRule="auto"/>
        <w:ind w:leftChars="0"/>
        <w:rPr>
          <w:rFonts w:ascii="Arial" w:eastAsia="굴림" w:hAnsi="Arial" w:cs="Arial"/>
          <w:sz w:val="22"/>
        </w:rPr>
      </w:pPr>
      <w:r w:rsidRPr="00706C18">
        <w:rPr>
          <w:rFonts w:ascii="Arial" w:eastAsia="굴림" w:hAnsi="Arial" w:cs="Arial"/>
          <w:sz w:val="22"/>
        </w:rPr>
        <w:t>Agriculture/forestry</w:t>
      </w:r>
      <w:r w:rsidR="00FA66F2" w:rsidRPr="00706C18">
        <w:rPr>
          <w:rFonts w:ascii="Arial" w:eastAsia="굴림" w:hAnsi="Arial" w:cs="Arial"/>
          <w:sz w:val="22"/>
        </w:rPr>
        <w:tab/>
      </w:r>
      <w:r w:rsidR="00FA66F2"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3FF47BAE" w14:textId="77777777" w:rsidR="00624BD4" w:rsidRPr="00706C18" w:rsidRDefault="00624BD4" w:rsidP="00F14BA4">
      <w:pPr>
        <w:pStyle w:val="a6"/>
        <w:numPr>
          <w:ilvl w:val="0"/>
          <w:numId w:val="479"/>
        </w:numPr>
        <w:wordWrap/>
        <w:spacing w:line="360" w:lineRule="auto"/>
        <w:ind w:leftChars="0"/>
        <w:rPr>
          <w:rFonts w:ascii="Arial" w:eastAsia="굴림" w:hAnsi="Arial" w:cs="Arial"/>
          <w:sz w:val="22"/>
        </w:rPr>
      </w:pPr>
      <w:r w:rsidRPr="00706C18">
        <w:rPr>
          <w:rFonts w:ascii="Arial" w:eastAsia="굴림" w:hAnsi="Arial" w:cs="Arial"/>
          <w:sz w:val="22"/>
        </w:rPr>
        <w:t>Fishing</w:t>
      </w:r>
      <w:r w:rsidR="00FA66F2" w:rsidRPr="00706C18">
        <w:rPr>
          <w:rFonts w:ascii="Arial" w:eastAsia="굴림" w:hAnsi="Arial" w:cs="Arial"/>
          <w:sz w:val="22"/>
        </w:rPr>
        <w:tab/>
      </w:r>
      <w:r w:rsidR="00FA66F2" w:rsidRPr="00706C18">
        <w:rPr>
          <w:rFonts w:ascii="Arial" w:eastAsia="굴림" w:hAnsi="Arial" w:cs="Arial"/>
          <w:sz w:val="22"/>
        </w:rPr>
        <w:tab/>
      </w:r>
      <w:r w:rsidR="00FA66F2" w:rsidRPr="00706C18">
        <w:rPr>
          <w:rFonts w:ascii="Arial" w:eastAsia="굴림" w:hAnsi="Arial" w:cs="Arial"/>
          <w:sz w:val="22"/>
        </w:rPr>
        <w:tab/>
      </w:r>
      <w:r w:rsidR="00FA66F2"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2139893F"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Mining and quarrying</w:t>
      </w:r>
      <w:r w:rsidR="00FA66F2" w:rsidRPr="001D19F6">
        <w:rPr>
          <w:rFonts w:ascii="Arial" w:eastAsia="굴림" w:hAnsi="Arial" w:cs="Arial"/>
          <w:sz w:val="22"/>
        </w:rPr>
        <w:tab/>
      </w:r>
      <w:r w:rsidR="00FA66F2" w:rsidRPr="001D19F6">
        <w:rPr>
          <w:rFonts w:ascii="Arial" w:eastAsia="굴림" w:hAnsi="Arial" w:cs="Arial"/>
          <w:sz w:val="22"/>
        </w:rPr>
        <w:tab/>
      </w:r>
      <w:r w:rsidRPr="001D19F6">
        <w:rPr>
          <w:rFonts w:ascii="Arial" w:eastAsia="굴림" w:hAnsi="Arial" w:cs="Arial"/>
          <w:sz w:val="22"/>
        </w:rPr>
        <w:t>→Go to D051</w:t>
      </w:r>
    </w:p>
    <w:p w14:paraId="3752F0DB"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Manufacturing</w:t>
      </w:r>
    </w:p>
    <w:p w14:paraId="03EED987"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Electricity, gas, and water supply</w:t>
      </w:r>
      <w:r w:rsidR="00FA66F2" w:rsidRPr="001D19F6">
        <w:rPr>
          <w:rFonts w:ascii="Arial" w:eastAsia="굴림" w:hAnsi="Arial" w:cs="Arial"/>
          <w:sz w:val="22"/>
        </w:rPr>
        <w:tab/>
      </w:r>
      <w:r w:rsidRPr="001D19F6">
        <w:rPr>
          <w:rFonts w:ascii="Arial" w:eastAsia="굴림" w:hAnsi="Arial" w:cs="Arial"/>
          <w:sz w:val="22"/>
        </w:rPr>
        <w:t>→Go to D051</w:t>
      </w:r>
    </w:p>
    <w:p w14:paraId="7D1BCCF5"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Construction</w:t>
      </w:r>
      <w:r w:rsidR="00FA66F2" w:rsidRPr="001D19F6">
        <w:rPr>
          <w:rFonts w:ascii="Arial" w:eastAsia="굴림" w:hAnsi="Arial" w:cs="Arial"/>
          <w:sz w:val="22"/>
        </w:rPr>
        <w:tab/>
      </w:r>
      <w:r w:rsidR="00FA66F2" w:rsidRPr="001D19F6">
        <w:rPr>
          <w:rFonts w:ascii="Arial" w:eastAsia="굴림" w:hAnsi="Arial" w:cs="Arial"/>
          <w:sz w:val="22"/>
        </w:rPr>
        <w:tab/>
      </w:r>
      <w:r w:rsidR="00FA66F2" w:rsidRPr="001D19F6">
        <w:rPr>
          <w:rFonts w:ascii="Arial" w:eastAsia="굴림" w:hAnsi="Arial" w:cs="Arial"/>
          <w:sz w:val="22"/>
        </w:rPr>
        <w:tab/>
      </w:r>
      <w:r w:rsidRPr="001D19F6">
        <w:rPr>
          <w:rFonts w:ascii="Arial" w:eastAsia="굴림" w:hAnsi="Arial" w:cs="Arial"/>
          <w:sz w:val="22"/>
        </w:rPr>
        <w:t>→Go to D051</w:t>
      </w:r>
    </w:p>
    <w:p w14:paraId="2E92C6B2"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Wholesale and retail trade</w:t>
      </w:r>
      <w:r w:rsidR="00FA66F2" w:rsidRPr="001D19F6">
        <w:rPr>
          <w:rFonts w:ascii="Arial" w:eastAsia="굴림" w:hAnsi="Arial" w:cs="Arial"/>
          <w:sz w:val="22"/>
        </w:rPr>
        <w:tab/>
      </w:r>
      <w:r w:rsidRPr="001D19F6">
        <w:rPr>
          <w:rFonts w:ascii="Arial" w:eastAsia="굴림" w:hAnsi="Arial" w:cs="Arial"/>
          <w:sz w:val="22"/>
        </w:rPr>
        <w:t>→Go to D048</w:t>
      </w:r>
    </w:p>
    <w:p w14:paraId="4FDD5F86"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lastRenderedPageBreak/>
        <w:t>Hotels and restaurants</w:t>
      </w:r>
      <w:r w:rsidR="00FA66F2" w:rsidRPr="001D19F6">
        <w:rPr>
          <w:rFonts w:ascii="Arial" w:eastAsia="굴림" w:hAnsi="Arial" w:cs="Arial"/>
          <w:sz w:val="22"/>
        </w:rPr>
        <w:tab/>
      </w:r>
      <w:r w:rsidR="00FA66F2" w:rsidRPr="001D19F6">
        <w:rPr>
          <w:rFonts w:ascii="Arial" w:eastAsia="굴림" w:hAnsi="Arial" w:cs="Arial"/>
          <w:sz w:val="22"/>
        </w:rPr>
        <w:tab/>
      </w:r>
      <w:r w:rsidRPr="001D19F6">
        <w:rPr>
          <w:rFonts w:ascii="Arial" w:eastAsia="굴림" w:hAnsi="Arial" w:cs="Arial"/>
          <w:sz w:val="22"/>
        </w:rPr>
        <w:t>→Go to D049</w:t>
      </w:r>
    </w:p>
    <w:p w14:paraId="7AA66EBE"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Transport</w:t>
      </w:r>
      <w:r w:rsidR="00FA66F2" w:rsidRPr="001D19F6">
        <w:rPr>
          <w:rFonts w:ascii="Arial" w:eastAsia="굴림" w:hAnsi="Arial" w:cs="Arial"/>
          <w:sz w:val="22"/>
        </w:rPr>
        <w:tab/>
      </w:r>
      <w:r w:rsidR="00FA66F2" w:rsidRPr="001D19F6">
        <w:rPr>
          <w:rFonts w:ascii="Arial" w:eastAsia="굴림" w:hAnsi="Arial" w:cs="Arial"/>
          <w:sz w:val="22"/>
        </w:rPr>
        <w:tab/>
      </w:r>
      <w:r w:rsidR="00FA66F2" w:rsidRPr="001D19F6">
        <w:rPr>
          <w:rFonts w:ascii="Arial" w:eastAsia="굴림" w:hAnsi="Arial" w:cs="Arial"/>
          <w:sz w:val="22"/>
        </w:rPr>
        <w:tab/>
      </w:r>
      <w:r w:rsidRPr="001D19F6">
        <w:rPr>
          <w:rFonts w:ascii="Arial" w:eastAsia="굴림" w:hAnsi="Arial" w:cs="Arial"/>
          <w:sz w:val="22"/>
        </w:rPr>
        <w:t>→Go to D051</w:t>
      </w:r>
    </w:p>
    <w:p w14:paraId="5DF371C6" w14:textId="77777777" w:rsidR="00624BD4" w:rsidRPr="001D19F6" w:rsidRDefault="00FA66F2"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P</w:t>
      </w:r>
      <w:r w:rsidR="0067512B" w:rsidRPr="001D19F6">
        <w:rPr>
          <w:rFonts w:ascii="Arial" w:eastAsia="굴림" w:hAnsi="Arial" w:cs="Arial"/>
          <w:sz w:val="22"/>
        </w:rPr>
        <w:t>ost</w:t>
      </w:r>
      <w:r w:rsidR="00FF352F" w:rsidRPr="001D19F6">
        <w:rPr>
          <w:rFonts w:ascii="Arial" w:eastAsia="굴림" w:hAnsi="Arial" w:cs="Arial"/>
          <w:sz w:val="22"/>
        </w:rPr>
        <w:t xml:space="preserve"> and </w:t>
      </w:r>
      <w:r w:rsidR="0067512B" w:rsidRPr="001D19F6">
        <w:rPr>
          <w:rFonts w:ascii="Arial" w:eastAsia="굴림" w:hAnsi="Arial" w:cs="Arial"/>
          <w:sz w:val="22"/>
        </w:rPr>
        <w:t>tele</w:t>
      </w:r>
      <w:r w:rsidR="00FF352F" w:rsidRPr="001D19F6">
        <w:rPr>
          <w:rFonts w:ascii="Arial" w:eastAsia="굴림" w:hAnsi="Arial" w:cs="Arial"/>
          <w:sz w:val="22"/>
        </w:rPr>
        <w:t xml:space="preserve">communications </w:t>
      </w:r>
      <w:r w:rsidRPr="001D19F6">
        <w:rPr>
          <w:rFonts w:ascii="Arial" w:eastAsia="굴림" w:hAnsi="Arial" w:cs="Arial"/>
          <w:sz w:val="22"/>
        </w:rPr>
        <w:tab/>
      </w:r>
      <w:r w:rsidR="00624BD4" w:rsidRPr="001D19F6">
        <w:rPr>
          <w:rFonts w:ascii="Arial" w:eastAsia="굴림" w:hAnsi="Arial" w:cs="Arial"/>
          <w:sz w:val="22"/>
        </w:rPr>
        <w:t>→Go to D051</w:t>
      </w:r>
    </w:p>
    <w:p w14:paraId="5F60916B" w14:textId="77777777" w:rsidR="00624BD4" w:rsidRPr="001D19F6" w:rsidRDefault="00624BD4" w:rsidP="00F14BA4">
      <w:pPr>
        <w:pStyle w:val="a6"/>
        <w:numPr>
          <w:ilvl w:val="0"/>
          <w:numId w:val="479"/>
        </w:numPr>
        <w:wordWrap/>
        <w:spacing w:line="360" w:lineRule="auto"/>
        <w:ind w:leftChars="0"/>
        <w:rPr>
          <w:rFonts w:ascii="Arial" w:eastAsia="굴림" w:hAnsi="Arial" w:cs="Arial"/>
          <w:sz w:val="22"/>
        </w:rPr>
      </w:pPr>
      <w:r w:rsidRPr="001D19F6">
        <w:rPr>
          <w:rFonts w:ascii="Arial" w:eastAsia="굴림" w:hAnsi="Arial" w:cs="Arial"/>
          <w:sz w:val="22"/>
        </w:rPr>
        <w:t>Fina</w:t>
      </w:r>
      <w:r w:rsidR="00FF352F" w:rsidRPr="001D19F6">
        <w:rPr>
          <w:rFonts w:ascii="Arial" w:eastAsia="굴림" w:hAnsi="Arial" w:cs="Arial"/>
          <w:sz w:val="22"/>
        </w:rPr>
        <w:t>ncial and insurance activities</w:t>
      </w:r>
      <w:r w:rsidR="00FA66F2" w:rsidRPr="001D19F6">
        <w:rPr>
          <w:rFonts w:ascii="Arial" w:eastAsia="굴림" w:hAnsi="Arial" w:cs="Arial"/>
          <w:sz w:val="22"/>
        </w:rPr>
        <w:tab/>
      </w:r>
      <w:r w:rsidRPr="001D19F6">
        <w:rPr>
          <w:rFonts w:ascii="Arial" w:eastAsia="굴림" w:hAnsi="Arial" w:cs="Arial"/>
          <w:sz w:val="22"/>
        </w:rPr>
        <w:t>→Go to D051</w:t>
      </w:r>
    </w:p>
    <w:p w14:paraId="16B7A392" w14:textId="77777777" w:rsidR="00624BD4" w:rsidRPr="00706C18" w:rsidRDefault="00624BD4" w:rsidP="00F14BA4">
      <w:pPr>
        <w:pStyle w:val="a6"/>
        <w:numPr>
          <w:ilvl w:val="0"/>
          <w:numId w:val="479"/>
        </w:numPr>
        <w:wordWrap/>
        <w:spacing w:line="360" w:lineRule="auto"/>
        <w:ind w:leftChars="0"/>
        <w:rPr>
          <w:rFonts w:ascii="Arial" w:eastAsia="굴림" w:hAnsi="Arial" w:cs="Arial"/>
          <w:sz w:val="22"/>
        </w:rPr>
      </w:pPr>
      <w:r w:rsidRPr="00706C18">
        <w:rPr>
          <w:rFonts w:ascii="Arial" w:eastAsia="굴림" w:hAnsi="Arial" w:cs="Arial"/>
          <w:sz w:val="22"/>
        </w:rPr>
        <w:t>Real estate and renting and leasing</w:t>
      </w:r>
      <w:r w:rsidR="00FA66F2"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1E0AC885" w14:textId="77777777" w:rsidR="00624BD4" w:rsidRPr="00706C18" w:rsidRDefault="00624BD4" w:rsidP="00F14BA4">
      <w:pPr>
        <w:pStyle w:val="a6"/>
        <w:numPr>
          <w:ilvl w:val="0"/>
          <w:numId w:val="479"/>
        </w:numPr>
        <w:wordWrap/>
        <w:spacing w:line="360" w:lineRule="auto"/>
        <w:ind w:leftChars="0"/>
        <w:rPr>
          <w:rFonts w:ascii="Arial" w:eastAsia="굴림" w:hAnsi="Arial" w:cs="Arial"/>
          <w:sz w:val="22"/>
        </w:rPr>
      </w:pPr>
      <w:r w:rsidRPr="00706C18">
        <w:rPr>
          <w:rFonts w:ascii="Arial" w:eastAsia="굴림" w:hAnsi="Arial" w:cs="Arial"/>
          <w:sz w:val="22"/>
        </w:rPr>
        <w:t>Other activities</w:t>
      </w:r>
      <w:r w:rsidR="00FA66F2" w:rsidRPr="00706C18">
        <w:rPr>
          <w:rFonts w:ascii="Arial" w:eastAsia="굴림" w:hAnsi="Arial" w:cs="Arial"/>
          <w:sz w:val="22"/>
        </w:rPr>
        <w:tab/>
      </w:r>
      <w:r w:rsidR="00FA66F2" w:rsidRPr="00706C18">
        <w:rPr>
          <w:rFonts w:ascii="Arial" w:eastAsia="굴림" w:hAnsi="Arial" w:cs="Arial"/>
          <w:sz w:val="22"/>
        </w:rPr>
        <w:tab/>
      </w:r>
      <w:r w:rsidR="00FA66F2"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D050</w:t>
      </w:r>
    </w:p>
    <w:p w14:paraId="1EBB5DCD" w14:textId="77777777" w:rsidR="00FA66F2" w:rsidRPr="00706C18" w:rsidRDefault="00FA66F2" w:rsidP="00624BD4">
      <w:pPr>
        <w:wordWrap/>
        <w:spacing w:line="360" w:lineRule="auto"/>
        <w:rPr>
          <w:rFonts w:ascii="Arial" w:eastAsia="굴림" w:hAnsi="Arial" w:cs="Arial"/>
          <w:sz w:val="22"/>
        </w:rPr>
      </w:pPr>
    </w:p>
    <w:p w14:paraId="150A3FE4" w14:textId="77777777" w:rsidR="00E22B4E" w:rsidRPr="00706C18" w:rsidRDefault="00624BD4" w:rsidP="00E22B4E">
      <w:pPr>
        <w:wordWrap/>
        <w:spacing w:line="360" w:lineRule="auto"/>
        <w:rPr>
          <w:rFonts w:ascii="Arial" w:eastAsia="굴림" w:hAnsi="Arial" w:cs="Arial"/>
          <w:sz w:val="22"/>
        </w:rPr>
      </w:pPr>
      <w:r w:rsidRPr="00706C18">
        <w:rPr>
          <w:rFonts w:ascii="Arial" w:eastAsia="굴림" w:hAnsi="Arial" w:cs="Arial"/>
          <w:sz w:val="22"/>
        </w:rPr>
        <w:t xml:space="preserve">D047. </w:t>
      </w:r>
      <w:r w:rsidR="00E22B4E" w:rsidRPr="00706C18">
        <w:rPr>
          <w:rFonts w:ascii="Arial" w:eastAsia="굴림" w:hAnsi="Arial" w:cs="Arial"/>
          <w:sz w:val="22"/>
        </w:rPr>
        <w:t>To be specific, which industrial classification best describes your workplace?</w:t>
      </w:r>
    </w:p>
    <w:p w14:paraId="4541CD11"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37" w:author="Keis" w:date="2024-09-06T17:39:00Z">
            <w:rPr>
              <w:rFonts w:ascii="Arial" w:hAnsi="Arial" w:cs="Arial"/>
              <w:color w:val="FF0000"/>
              <w:sz w:val="22"/>
              <w:szCs w:val="22"/>
            </w:rPr>
          </w:rPrChange>
        </w:rPr>
      </w:pPr>
      <w:r w:rsidRPr="00706C18">
        <w:rPr>
          <w:rFonts w:ascii="Arial" w:hAnsi="Arial" w:cs="Arial"/>
          <w:color w:val="auto"/>
          <w:sz w:val="22"/>
          <w:rPrChange w:id="3038" w:author="Keis" w:date="2024-09-06T17:39:00Z">
            <w:rPr>
              <w:rFonts w:ascii="Arial" w:hAnsi="Arial" w:cs="Arial"/>
              <w:color w:val="FF0000"/>
              <w:sz w:val="22"/>
            </w:rPr>
          </w:rPrChange>
        </w:rPr>
        <w:t>[IWER: Be sure to write down specific details using the memo function.]</w:t>
      </w:r>
    </w:p>
    <w:p w14:paraId="0864EAB5"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①</w:t>
      </w:r>
      <w:r w:rsidRPr="00706C18">
        <w:rPr>
          <w:rFonts w:ascii="Arial" w:eastAsia="굴림" w:hAnsi="Arial" w:cs="Arial"/>
          <w:sz w:val="22"/>
        </w:rPr>
        <w:t xml:space="preserve"> Manufacture of food products and beverages</w:t>
      </w:r>
    </w:p>
    <w:p w14:paraId="228CD9F4"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②</w:t>
      </w:r>
      <w:r w:rsidRPr="00706C18">
        <w:rPr>
          <w:rFonts w:ascii="Arial" w:eastAsia="굴림" w:hAnsi="Arial" w:cs="Arial"/>
          <w:sz w:val="22"/>
        </w:rPr>
        <w:t xml:space="preserve"> Manufacture of textiles, wearing apparel, luggage, and footwear</w:t>
      </w:r>
    </w:p>
    <w:p w14:paraId="109221F6" w14:textId="77777777" w:rsidR="00D572A0" w:rsidRPr="001D19F6" w:rsidRDefault="00D572A0" w:rsidP="00D572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Manufacture of metal and machinery materials and products</w:t>
      </w:r>
    </w:p>
    <w:p w14:paraId="512D964F" w14:textId="77777777" w:rsidR="00D572A0" w:rsidRPr="001D19F6" w:rsidRDefault="00D572A0" w:rsidP="00D572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Manufacture of electronic and electric materials and products</w:t>
      </w:r>
    </w:p>
    <w:p w14:paraId="5CEC3A86" w14:textId="77777777" w:rsidR="00D572A0" w:rsidRPr="001D19F6" w:rsidRDefault="00D572A0" w:rsidP="00D572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Manufacture of motor vehicles and transport equipment products</w:t>
      </w:r>
    </w:p>
    <w:p w14:paraId="6D8E211C" w14:textId="77777777" w:rsidR="00D572A0" w:rsidRPr="001D19F6" w:rsidRDefault="00D572A0" w:rsidP="00D572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Manufacture of other products</w:t>
      </w:r>
    </w:p>
    <w:p w14:paraId="009927BC" w14:textId="77777777" w:rsidR="00624BD4" w:rsidRPr="001D19F6" w:rsidRDefault="00624BD4" w:rsidP="00F923A6">
      <w:pPr>
        <w:wordWrap/>
        <w:spacing w:line="360" w:lineRule="auto"/>
        <w:ind w:firstLine="426"/>
        <w:rPr>
          <w:rFonts w:ascii="Arial" w:eastAsia="굴림" w:hAnsi="Arial" w:cs="Arial"/>
          <w:sz w:val="22"/>
        </w:rPr>
      </w:pPr>
      <w:r w:rsidRPr="001D19F6">
        <w:rPr>
          <w:rFonts w:ascii="Arial" w:eastAsia="굴림" w:hAnsi="Arial" w:cs="Arial"/>
          <w:sz w:val="22"/>
        </w:rPr>
        <w:t>→Go to D051</w:t>
      </w:r>
    </w:p>
    <w:p w14:paraId="0E9614D1" w14:textId="77777777" w:rsidR="00624BD4" w:rsidRPr="00706C18" w:rsidRDefault="00624BD4" w:rsidP="00624BD4">
      <w:pPr>
        <w:wordWrap/>
        <w:spacing w:line="360" w:lineRule="auto"/>
        <w:rPr>
          <w:rFonts w:ascii="Arial" w:eastAsia="굴림" w:hAnsi="Arial" w:cs="Arial"/>
          <w:sz w:val="22"/>
        </w:rPr>
      </w:pPr>
    </w:p>
    <w:p w14:paraId="2EA94E46" w14:textId="77777777" w:rsidR="00E22B4E" w:rsidRPr="00706C18" w:rsidRDefault="00624BD4" w:rsidP="00E22B4E">
      <w:pPr>
        <w:wordWrap/>
        <w:spacing w:line="360" w:lineRule="auto"/>
        <w:rPr>
          <w:rFonts w:ascii="Arial" w:eastAsia="굴림" w:hAnsi="Arial" w:cs="Arial"/>
          <w:sz w:val="22"/>
        </w:rPr>
      </w:pPr>
      <w:r w:rsidRPr="00706C18">
        <w:rPr>
          <w:rFonts w:ascii="Arial" w:eastAsia="굴림" w:hAnsi="Arial" w:cs="Arial"/>
          <w:sz w:val="22"/>
        </w:rPr>
        <w:t xml:space="preserve">D048. </w:t>
      </w:r>
      <w:r w:rsidR="00E22B4E" w:rsidRPr="00706C18">
        <w:rPr>
          <w:rFonts w:ascii="Arial" w:eastAsia="굴림" w:hAnsi="Arial" w:cs="Arial"/>
          <w:sz w:val="22"/>
        </w:rPr>
        <w:t>To be specific, which industrial classification best describes your workplace?</w:t>
      </w:r>
    </w:p>
    <w:p w14:paraId="302CA930"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39" w:author="Keis" w:date="2024-09-06T17:39:00Z">
            <w:rPr>
              <w:rFonts w:ascii="Arial" w:hAnsi="Arial" w:cs="Arial"/>
              <w:color w:val="FF0000"/>
              <w:sz w:val="22"/>
              <w:szCs w:val="22"/>
            </w:rPr>
          </w:rPrChange>
        </w:rPr>
      </w:pPr>
      <w:r w:rsidRPr="00706C18">
        <w:rPr>
          <w:rFonts w:ascii="Arial" w:hAnsi="Arial" w:cs="Arial"/>
          <w:color w:val="auto"/>
          <w:sz w:val="22"/>
          <w:rPrChange w:id="3040" w:author="Keis" w:date="2024-09-06T17:39:00Z">
            <w:rPr>
              <w:rFonts w:ascii="Arial" w:hAnsi="Arial" w:cs="Arial"/>
              <w:color w:val="FF0000"/>
              <w:sz w:val="22"/>
            </w:rPr>
          </w:rPrChange>
        </w:rPr>
        <w:t>[IWER: Be sure to write down specific details using the memo function.]</w:t>
      </w:r>
    </w:p>
    <w:p w14:paraId="3C6358C9"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①</w:t>
      </w:r>
      <w:r w:rsidRPr="00706C18">
        <w:rPr>
          <w:rFonts w:ascii="Arial" w:eastAsia="굴림" w:hAnsi="Arial" w:cs="Arial"/>
          <w:sz w:val="22"/>
        </w:rPr>
        <w:t xml:space="preserve"> Sale of motor vehicles</w:t>
      </w:r>
    </w:p>
    <w:p w14:paraId="4A51FE02"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②</w:t>
      </w:r>
      <w:r w:rsidRPr="00706C18">
        <w:rPr>
          <w:rFonts w:ascii="Arial" w:eastAsia="굴림" w:hAnsi="Arial" w:cs="Arial"/>
          <w:sz w:val="22"/>
        </w:rPr>
        <w:t xml:space="preserve"> Wholesale</w:t>
      </w:r>
    </w:p>
    <w:p w14:paraId="468A72EF"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③</w:t>
      </w:r>
      <w:r w:rsidRPr="00706C18">
        <w:rPr>
          <w:rFonts w:ascii="Arial" w:eastAsia="굴림" w:hAnsi="Arial" w:cs="Arial"/>
          <w:sz w:val="22"/>
        </w:rPr>
        <w:t xml:space="preserve"> Retail trade</w:t>
      </w:r>
    </w:p>
    <w:p w14:paraId="48681D5B" w14:textId="77777777" w:rsidR="00624BD4" w:rsidRPr="00706C18" w:rsidRDefault="00624BD4" w:rsidP="00F923A6">
      <w:pPr>
        <w:wordWrap/>
        <w:spacing w:line="360" w:lineRule="auto"/>
        <w:ind w:firstLine="426"/>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5D3B006D" w14:textId="77777777" w:rsidR="00624BD4" w:rsidRPr="00706C18" w:rsidRDefault="00624BD4" w:rsidP="00624BD4">
      <w:pPr>
        <w:wordWrap/>
        <w:spacing w:line="360" w:lineRule="auto"/>
        <w:rPr>
          <w:rFonts w:ascii="Arial" w:eastAsia="굴림" w:hAnsi="Arial" w:cs="Arial"/>
          <w:sz w:val="22"/>
        </w:rPr>
      </w:pPr>
    </w:p>
    <w:p w14:paraId="3B8C43AB" w14:textId="77777777" w:rsidR="00E22B4E" w:rsidRPr="00706C18" w:rsidRDefault="00624BD4" w:rsidP="00E22B4E">
      <w:pPr>
        <w:wordWrap/>
        <w:spacing w:line="360" w:lineRule="auto"/>
        <w:rPr>
          <w:rFonts w:ascii="Arial" w:eastAsia="굴림" w:hAnsi="Arial" w:cs="Arial"/>
          <w:sz w:val="22"/>
        </w:rPr>
      </w:pPr>
      <w:r w:rsidRPr="00706C18">
        <w:rPr>
          <w:rFonts w:ascii="Arial" w:eastAsia="굴림" w:hAnsi="Arial" w:cs="Arial"/>
          <w:sz w:val="22"/>
        </w:rPr>
        <w:t xml:space="preserve">D049. </w:t>
      </w:r>
      <w:r w:rsidR="00E22B4E" w:rsidRPr="00706C18">
        <w:rPr>
          <w:rFonts w:ascii="Arial" w:eastAsia="굴림" w:hAnsi="Arial" w:cs="Arial"/>
          <w:sz w:val="22"/>
        </w:rPr>
        <w:t>To be specific, which industrial classification best describes your workplace?</w:t>
      </w:r>
    </w:p>
    <w:p w14:paraId="0F0CCA72"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41" w:author="Keis" w:date="2024-09-06T17:39:00Z">
            <w:rPr>
              <w:rFonts w:ascii="Arial" w:hAnsi="Arial" w:cs="Arial"/>
              <w:color w:val="FF0000"/>
              <w:sz w:val="22"/>
              <w:szCs w:val="22"/>
            </w:rPr>
          </w:rPrChange>
        </w:rPr>
      </w:pPr>
      <w:r w:rsidRPr="00706C18">
        <w:rPr>
          <w:rFonts w:ascii="Arial" w:hAnsi="Arial" w:cs="Arial"/>
          <w:color w:val="auto"/>
          <w:sz w:val="22"/>
          <w:rPrChange w:id="3042" w:author="Keis" w:date="2024-09-06T17:39:00Z">
            <w:rPr>
              <w:rFonts w:ascii="Arial" w:hAnsi="Arial" w:cs="Arial"/>
              <w:color w:val="FF0000"/>
              <w:sz w:val="22"/>
            </w:rPr>
          </w:rPrChange>
        </w:rPr>
        <w:t>[IWER: Be sure to write down specific details using the memo function.]</w:t>
      </w:r>
    </w:p>
    <w:p w14:paraId="78BF2A4A"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①</w:t>
      </w:r>
      <w:r w:rsidRPr="00706C18">
        <w:rPr>
          <w:rFonts w:ascii="Arial" w:eastAsia="굴림" w:hAnsi="Arial" w:cs="Arial"/>
          <w:sz w:val="22"/>
        </w:rPr>
        <w:t xml:space="preserve"> Hotels</w:t>
      </w:r>
    </w:p>
    <w:p w14:paraId="58C63F89"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②</w:t>
      </w:r>
      <w:r w:rsidRPr="00706C18">
        <w:rPr>
          <w:rFonts w:ascii="Arial" w:eastAsia="굴림" w:hAnsi="Arial" w:cs="Arial"/>
          <w:sz w:val="22"/>
        </w:rPr>
        <w:t xml:space="preserve"> Restaurants</w:t>
      </w:r>
    </w:p>
    <w:p w14:paraId="48803EEA" w14:textId="77777777" w:rsidR="00624BD4" w:rsidRPr="00706C18" w:rsidRDefault="00624BD4" w:rsidP="00F923A6">
      <w:pPr>
        <w:wordWrap/>
        <w:spacing w:line="360" w:lineRule="auto"/>
        <w:ind w:firstLine="426"/>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7AFA702B" w14:textId="77777777" w:rsidR="00624BD4" w:rsidRPr="00706C18" w:rsidRDefault="00624BD4" w:rsidP="00624BD4">
      <w:pPr>
        <w:wordWrap/>
        <w:spacing w:line="360" w:lineRule="auto"/>
        <w:rPr>
          <w:rFonts w:ascii="Arial" w:eastAsia="굴림" w:hAnsi="Arial" w:cs="Arial"/>
          <w:sz w:val="22"/>
        </w:rPr>
      </w:pPr>
    </w:p>
    <w:p w14:paraId="74AE27AA" w14:textId="77777777" w:rsidR="00E22B4E" w:rsidRPr="00706C18" w:rsidRDefault="00624BD4" w:rsidP="00E22B4E">
      <w:pPr>
        <w:wordWrap/>
        <w:spacing w:line="360" w:lineRule="auto"/>
        <w:rPr>
          <w:rFonts w:ascii="Arial" w:eastAsia="굴림" w:hAnsi="Arial" w:cs="Arial"/>
          <w:sz w:val="22"/>
        </w:rPr>
      </w:pPr>
      <w:r w:rsidRPr="00706C18">
        <w:rPr>
          <w:rFonts w:ascii="Arial" w:eastAsia="굴림" w:hAnsi="Arial" w:cs="Arial"/>
          <w:sz w:val="22"/>
        </w:rPr>
        <w:t xml:space="preserve">D050. </w:t>
      </w:r>
      <w:r w:rsidR="00E22B4E" w:rsidRPr="00706C18">
        <w:rPr>
          <w:rFonts w:ascii="Arial" w:eastAsia="굴림" w:hAnsi="Arial" w:cs="Arial"/>
          <w:sz w:val="22"/>
        </w:rPr>
        <w:t>To be specific, which industrial classification best describes your workplace?</w:t>
      </w:r>
    </w:p>
    <w:p w14:paraId="5834A350"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43" w:author="Keis" w:date="2024-09-06T17:39:00Z">
            <w:rPr>
              <w:rFonts w:ascii="Arial" w:hAnsi="Arial" w:cs="Arial"/>
              <w:color w:val="FF0000"/>
              <w:sz w:val="22"/>
              <w:szCs w:val="22"/>
            </w:rPr>
          </w:rPrChange>
        </w:rPr>
      </w:pPr>
      <w:r w:rsidRPr="00706C18">
        <w:rPr>
          <w:rFonts w:ascii="Arial" w:hAnsi="Arial" w:cs="Arial"/>
          <w:color w:val="auto"/>
          <w:sz w:val="22"/>
          <w:rPrChange w:id="3044" w:author="Keis" w:date="2024-09-06T17:39:00Z">
            <w:rPr>
              <w:rFonts w:ascii="Arial" w:hAnsi="Arial" w:cs="Arial"/>
              <w:color w:val="FF0000"/>
              <w:sz w:val="22"/>
            </w:rPr>
          </w:rPrChange>
        </w:rPr>
        <w:t>[IWER: Be sure to write down specific details using the memo function.]</w:t>
      </w:r>
    </w:p>
    <w:p w14:paraId="766A05F5"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①</w:t>
      </w:r>
      <w:r w:rsidRPr="00706C18">
        <w:rPr>
          <w:rFonts w:ascii="Arial" w:eastAsia="굴림" w:hAnsi="Arial" w:cs="Arial"/>
          <w:sz w:val="22"/>
        </w:rPr>
        <w:t xml:space="preserve"> Business services</w:t>
      </w:r>
    </w:p>
    <w:p w14:paraId="5C73764C"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②</w:t>
      </w:r>
      <w:r w:rsidRPr="00706C18">
        <w:rPr>
          <w:rFonts w:ascii="Arial" w:eastAsia="굴림" w:hAnsi="Arial" w:cs="Arial"/>
          <w:sz w:val="22"/>
        </w:rPr>
        <w:t xml:space="preserve"> Public administration, defense, and compulsory social security</w:t>
      </w:r>
    </w:p>
    <w:p w14:paraId="548E29D5"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③</w:t>
      </w:r>
      <w:r w:rsidRPr="00706C18">
        <w:rPr>
          <w:rFonts w:ascii="Arial" w:eastAsia="굴림" w:hAnsi="Arial" w:cs="Arial"/>
          <w:sz w:val="22"/>
        </w:rPr>
        <w:t xml:space="preserve"> Education</w:t>
      </w:r>
    </w:p>
    <w:p w14:paraId="6CE7C39E"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lastRenderedPageBreak/>
        <w:t>④</w:t>
      </w:r>
      <w:r w:rsidRPr="00706C18">
        <w:rPr>
          <w:rFonts w:ascii="Arial" w:eastAsia="굴림" w:hAnsi="Arial" w:cs="Arial"/>
          <w:sz w:val="22"/>
        </w:rPr>
        <w:t xml:space="preserve"> Health and social work</w:t>
      </w:r>
    </w:p>
    <w:p w14:paraId="12486C2D"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⑤</w:t>
      </w:r>
      <w:r w:rsidRPr="00706C18">
        <w:rPr>
          <w:rFonts w:ascii="Arial" w:eastAsia="굴림" w:hAnsi="Arial" w:cs="Arial"/>
          <w:sz w:val="22"/>
        </w:rPr>
        <w:t xml:space="preserve"> Recreation, culture, and sports related services</w:t>
      </w:r>
    </w:p>
    <w:p w14:paraId="7F6AC3D9"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⑥</w:t>
      </w:r>
      <w:r w:rsidRPr="00706C18">
        <w:rPr>
          <w:rFonts w:ascii="Arial" w:eastAsia="굴림" w:hAnsi="Arial" w:cs="Arial"/>
          <w:sz w:val="22"/>
        </w:rPr>
        <w:t xml:space="preserve"> Other community, repair, and personal services</w:t>
      </w:r>
    </w:p>
    <w:p w14:paraId="3DE8634E"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⑦</w:t>
      </w:r>
      <w:r w:rsidRPr="00706C18">
        <w:rPr>
          <w:rFonts w:ascii="Arial" w:eastAsia="굴림" w:hAnsi="Arial" w:cs="Arial"/>
          <w:sz w:val="22"/>
        </w:rPr>
        <w:t xml:space="preserve"> Housekeeping services</w:t>
      </w:r>
    </w:p>
    <w:p w14:paraId="17366A66" w14:textId="77777777" w:rsidR="00D572A0" w:rsidRPr="00706C18" w:rsidRDefault="00D572A0" w:rsidP="00D572A0">
      <w:pPr>
        <w:wordWrap/>
        <w:spacing w:line="360" w:lineRule="auto"/>
        <w:ind w:leftChars="213" w:left="426"/>
        <w:rPr>
          <w:rFonts w:ascii="Arial" w:eastAsia="굴림" w:hAnsi="Arial" w:cs="Arial"/>
          <w:sz w:val="22"/>
        </w:rPr>
      </w:pPr>
      <w:r w:rsidRPr="00706C18">
        <w:rPr>
          <w:rFonts w:ascii="굴림" w:eastAsia="굴림" w:hAnsi="굴림" w:cs="굴림" w:hint="eastAsia"/>
          <w:sz w:val="22"/>
        </w:rPr>
        <w:t>⑧</w:t>
      </w:r>
      <w:r w:rsidRPr="00706C18">
        <w:rPr>
          <w:rFonts w:ascii="Arial" w:eastAsia="굴림" w:hAnsi="Arial" w:cs="Arial"/>
          <w:sz w:val="22"/>
        </w:rPr>
        <w:t xml:space="preserve"> International organizations</w:t>
      </w:r>
    </w:p>
    <w:p w14:paraId="1D9C9456" w14:textId="77777777" w:rsidR="00624BD4" w:rsidRPr="00706C18" w:rsidRDefault="00624BD4" w:rsidP="00F923A6">
      <w:pPr>
        <w:wordWrap/>
        <w:spacing w:line="360" w:lineRule="auto"/>
        <w:ind w:firstLine="426"/>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D051</w:t>
      </w:r>
    </w:p>
    <w:p w14:paraId="1AF37372" w14:textId="77777777" w:rsidR="00F923A6" w:rsidRPr="00706C18" w:rsidRDefault="00F923A6">
      <w:pPr>
        <w:widowControl/>
        <w:wordWrap/>
        <w:autoSpaceDE/>
        <w:autoSpaceDN/>
        <w:jc w:val="left"/>
        <w:rPr>
          <w:rFonts w:ascii="Arial" w:eastAsia="굴림" w:hAnsi="Arial" w:cs="Arial"/>
          <w:sz w:val="22"/>
        </w:rPr>
      </w:pPr>
    </w:p>
    <w:p w14:paraId="08A0ABD7" w14:textId="77777777" w:rsidR="00624BD4" w:rsidRPr="00706C18" w:rsidRDefault="00624BD4" w:rsidP="00624BD4">
      <w:pPr>
        <w:wordWrap/>
        <w:spacing w:line="360" w:lineRule="auto"/>
        <w:rPr>
          <w:rFonts w:ascii="Arial" w:eastAsia="굴림" w:hAnsi="Arial" w:cs="Arial"/>
          <w:sz w:val="22"/>
        </w:rPr>
      </w:pPr>
      <w:r w:rsidRPr="00706C18">
        <w:rPr>
          <w:rFonts w:ascii="Arial" w:eastAsia="굴림" w:hAnsi="Arial" w:cs="Arial"/>
          <w:sz w:val="22"/>
        </w:rPr>
        <w:t xml:space="preserve">D051. What kind of work </w:t>
      </w:r>
      <w:r w:rsidR="003173AC" w:rsidRPr="00706C18">
        <w:rPr>
          <w:rFonts w:ascii="Arial" w:eastAsia="굴림" w:hAnsi="Arial" w:cs="Arial"/>
          <w:sz w:val="22"/>
        </w:rPr>
        <w:t>did</w:t>
      </w:r>
      <w:r w:rsidR="00282DA0" w:rsidRPr="00706C18">
        <w:rPr>
          <w:rFonts w:ascii="Arial" w:eastAsia="굴림" w:hAnsi="Arial" w:cs="Arial"/>
          <w:sz w:val="22"/>
        </w:rPr>
        <w:t xml:space="preserve"> </w:t>
      </w:r>
      <w:r w:rsidR="00FF352F" w:rsidRPr="00706C18">
        <w:rPr>
          <w:rFonts w:ascii="Arial" w:eastAsia="굴림" w:hAnsi="Arial" w:cs="Arial"/>
          <w:sz w:val="22"/>
        </w:rPr>
        <w:t>you do</w:t>
      </w:r>
      <w:r w:rsidRPr="00706C18">
        <w:rPr>
          <w:rFonts w:ascii="Arial" w:eastAsia="굴림" w:hAnsi="Arial" w:cs="Arial"/>
          <w:sz w:val="22"/>
        </w:rPr>
        <w:t xml:space="preserve"> in the workplace?</w:t>
      </w:r>
    </w:p>
    <w:p w14:paraId="16ED1F44"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45" w:author="Keis" w:date="2024-09-06T17:39:00Z">
            <w:rPr>
              <w:rFonts w:ascii="Arial" w:hAnsi="Arial" w:cs="Arial"/>
              <w:color w:val="FF0000"/>
              <w:sz w:val="22"/>
              <w:szCs w:val="22"/>
            </w:rPr>
          </w:rPrChange>
        </w:rPr>
      </w:pPr>
      <w:r w:rsidRPr="00706C18">
        <w:rPr>
          <w:rFonts w:ascii="Arial" w:hAnsi="Arial" w:cs="Arial"/>
          <w:color w:val="auto"/>
          <w:sz w:val="22"/>
          <w:rPrChange w:id="3046" w:author="Keis" w:date="2024-09-06T17:39:00Z">
            <w:rPr>
              <w:rFonts w:ascii="Arial" w:hAnsi="Arial" w:cs="Arial"/>
              <w:color w:val="FF0000"/>
              <w:sz w:val="22"/>
            </w:rPr>
          </w:rPrChange>
        </w:rPr>
        <w:t>[IWER: Be sure to write down specific details using the memo function.]</w:t>
      </w:r>
    </w:p>
    <w:p w14:paraId="21D5241C" w14:textId="77777777" w:rsidR="00624BD4"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Managers</w:t>
      </w:r>
      <w:r w:rsidR="00D572A0" w:rsidRPr="00706C18">
        <w:rPr>
          <w:rFonts w:ascii="Arial" w:eastAsia="굴림" w:hAnsi="Arial" w:cs="Arial"/>
          <w:sz w:val="22"/>
        </w:rPr>
        <w:tab/>
      </w:r>
      <w:r w:rsidR="00D572A0" w:rsidRPr="00706C18">
        <w:rPr>
          <w:rFonts w:ascii="Arial" w:eastAsia="굴림" w:hAnsi="Arial" w:cs="Arial"/>
          <w:sz w:val="22"/>
        </w:rPr>
        <w:tab/>
      </w:r>
      <w:r w:rsidRPr="00706C18">
        <w:rPr>
          <w:rFonts w:ascii="Arial" w:eastAsia="굴림" w:hAnsi="Arial" w:cs="Arial" w:hint="eastAsia"/>
          <w:sz w:val="22"/>
          <w:rPrChange w:id="3047" w:author="Keis" w:date="2024-09-06T17:39:00Z">
            <w:rPr>
              <w:rFonts w:ascii="Arial" w:eastAsia="굴림" w:hAnsi="Arial" w:cs="Arial" w:hint="eastAsia"/>
              <w:color w:val="FF0000"/>
              <w:sz w:val="22"/>
            </w:rPr>
          </w:rPrChange>
        </w:rPr>
        <w:t>→</w:t>
      </w:r>
      <w:r w:rsidRPr="00706C18">
        <w:rPr>
          <w:rFonts w:ascii="Arial" w:eastAsia="굴림" w:hAnsi="Arial" w:cs="Arial"/>
          <w:sz w:val="22"/>
          <w:rPrChange w:id="3048" w:author="Keis" w:date="2024-09-06T17:39:00Z">
            <w:rPr>
              <w:rFonts w:ascii="Arial" w:eastAsia="굴림" w:hAnsi="Arial" w:cs="Arial"/>
              <w:color w:val="FF0000"/>
              <w:sz w:val="22"/>
            </w:rPr>
          </w:rPrChange>
        </w:rPr>
        <w:t xml:space="preserve"> Go to D0</w:t>
      </w:r>
      <w:r w:rsidR="00137DE2" w:rsidRPr="00706C18">
        <w:rPr>
          <w:rFonts w:ascii="Arial" w:eastAsia="굴림" w:hAnsi="Arial" w:cs="Arial"/>
          <w:sz w:val="22"/>
          <w:rPrChange w:id="3049" w:author="Keis" w:date="2024-09-06T17:39:00Z">
            <w:rPr>
              <w:rFonts w:ascii="Arial" w:eastAsia="굴림" w:hAnsi="Arial" w:cs="Arial"/>
              <w:color w:val="FF0000"/>
              <w:sz w:val="22"/>
            </w:rPr>
          </w:rPrChange>
        </w:rPr>
        <w:t>5</w:t>
      </w:r>
      <w:r w:rsidRPr="00706C18">
        <w:rPr>
          <w:rFonts w:ascii="Arial" w:eastAsia="굴림" w:hAnsi="Arial" w:cs="Arial"/>
          <w:sz w:val="22"/>
          <w:rPrChange w:id="3050" w:author="Keis" w:date="2024-09-06T17:39:00Z">
            <w:rPr>
              <w:rFonts w:ascii="Arial" w:eastAsia="굴림" w:hAnsi="Arial" w:cs="Arial"/>
              <w:color w:val="FF0000"/>
              <w:sz w:val="22"/>
            </w:rPr>
          </w:rPrChange>
        </w:rPr>
        <w:t>1</w:t>
      </w:r>
      <w:r w:rsidR="00137DE2" w:rsidRPr="00706C18">
        <w:rPr>
          <w:rFonts w:ascii="Arial" w:eastAsia="굴림" w:hAnsi="Arial" w:cs="Arial"/>
          <w:sz w:val="22"/>
          <w:rPrChange w:id="3051" w:author="Keis" w:date="2024-09-06T17:39:00Z">
            <w:rPr>
              <w:rFonts w:ascii="Arial" w:eastAsia="굴림" w:hAnsi="Arial" w:cs="Arial"/>
              <w:color w:val="FF0000"/>
              <w:sz w:val="22"/>
            </w:rPr>
          </w:rPrChange>
        </w:rPr>
        <w:t>_1</w:t>
      </w:r>
    </w:p>
    <w:p w14:paraId="08D706B0" w14:textId="77777777" w:rsidR="00624BD4"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(Associate) Professionals</w:t>
      </w:r>
      <w:r w:rsidR="00137DE2" w:rsidRPr="00706C18">
        <w:rPr>
          <w:rFonts w:ascii="Arial" w:eastAsia="굴림" w:hAnsi="Arial" w:cs="Arial"/>
          <w:sz w:val="22"/>
        </w:rPr>
        <w:t xml:space="preserve"> </w:t>
      </w:r>
      <w:r w:rsidR="00137DE2" w:rsidRPr="00706C18">
        <w:rPr>
          <w:rFonts w:ascii="Arial" w:eastAsia="굴림" w:hAnsi="Arial" w:cs="Arial" w:hint="eastAsia"/>
          <w:sz w:val="22"/>
          <w:rPrChange w:id="3052"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53" w:author="Keis" w:date="2024-09-06T17:39:00Z">
            <w:rPr>
              <w:rFonts w:ascii="Arial" w:eastAsia="굴림" w:hAnsi="Arial" w:cs="Arial"/>
              <w:color w:val="FF0000"/>
              <w:sz w:val="22"/>
            </w:rPr>
          </w:rPrChange>
        </w:rPr>
        <w:t xml:space="preserve"> Go to D051_1</w:t>
      </w:r>
    </w:p>
    <w:p w14:paraId="3C285079" w14:textId="77777777" w:rsidR="00360263" w:rsidRPr="00706C18" w:rsidRDefault="00360263"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 xml:space="preserve">Clerical support workers </w:t>
      </w:r>
      <w:r w:rsidR="00137DE2" w:rsidRPr="00706C18">
        <w:rPr>
          <w:rFonts w:ascii="Arial" w:eastAsia="굴림" w:hAnsi="Arial" w:cs="Arial" w:hint="eastAsia"/>
          <w:sz w:val="22"/>
          <w:rPrChange w:id="3054"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55" w:author="Keis" w:date="2024-09-06T17:39:00Z">
            <w:rPr>
              <w:rFonts w:ascii="Arial" w:eastAsia="굴림" w:hAnsi="Arial" w:cs="Arial"/>
              <w:color w:val="FF0000"/>
              <w:sz w:val="22"/>
            </w:rPr>
          </w:rPrChange>
        </w:rPr>
        <w:t>Go to D052</w:t>
      </w:r>
    </w:p>
    <w:p w14:paraId="71A4172F" w14:textId="77777777" w:rsidR="00624BD4"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Service workers</w:t>
      </w:r>
      <w:r w:rsidR="00D572A0" w:rsidRPr="00706C18">
        <w:rPr>
          <w:rFonts w:ascii="Arial" w:eastAsia="굴림" w:hAnsi="Arial" w:cs="Arial"/>
          <w:sz w:val="22"/>
        </w:rPr>
        <w:tab/>
      </w:r>
      <w:r w:rsidR="00D572A0"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D053</w:t>
      </w:r>
    </w:p>
    <w:p w14:paraId="3F1A4F20" w14:textId="77777777" w:rsidR="00624BD4"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Sales workers</w:t>
      </w:r>
      <w:r w:rsidR="00D572A0" w:rsidRPr="00706C18">
        <w:rPr>
          <w:rFonts w:ascii="Arial" w:eastAsia="굴림" w:hAnsi="Arial" w:cs="Arial"/>
          <w:sz w:val="22"/>
        </w:rPr>
        <w:tab/>
      </w:r>
      <w:r w:rsidR="00D572A0" w:rsidRPr="00706C18">
        <w:rPr>
          <w:rFonts w:ascii="Arial" w:eastAsia="굴림" w:hAnsi="Arial" w:cs="Arial"/>
          <w:sz w:val="22"/>
        </w:rPr>
        <w:tab/>
      </w:r>
      <w:r w:rsidR="00137DE2" w:rsidRPr="00706C18">
        <w:rPr>
          <w:rFonts w:ascii="Arial" w:eastAsia="굴림" w:hAnsi="Arial" w:cs="Arial" w:hint="eastAsia"/>
          <w:sz w:val="22"/>
          <w:rPrChange w:id="3056"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57" w:author="Keis" w:date="2024-09-06T17:39:00Z">
            <w:rPr>
              <w:rFonts w:ascii="Arial" w:eastAsia="굴림" w:hAnsi="Arial" w:cs="Arial"/>
              <w:color w:val="FF0000"/>
              <w:sz w:val="22"/>
            </w:rPr>
          </w:rPrChange>
        </w:rPr>
        <w:t xml:space="preserve"> Go to D051_1</w:t>
      </w:r>
    </w:p>
    <w:p w14:paraId="6F5A4B93" w14:textId="77777777" w:rsidR="00624BD4"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Skilled agricultural, forestry, and fishery workers</w:t>
      </w:r>
      <w:r w:rsidR="00D572A0"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D054</w:t>
      </w:r>
    </w:p>
    <w:p w14:paraId="76123525" w14:textId="77777777" w:rsidR="00137DE2" w:rsidRPr="00706C18" w:rsidRDefault="00624BD4"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Craft and related trades workers</w:t>
      </w:r>
      <w:r w:rsidR="00D572A0" w:rsidRPr="00706C18">
        <w:rPr>
          <w:rFonts w:ascii="Arial" w:eastAsia="굴림" w:hAnsi="Arial" w:cs="Arial"/>
          <w:sz w:val="22"/>
        </w:rPr>
        <w:tab/>
      </w:r>
      <w:r w:rsidR="00137DE2" w:rsidRPr="00706C18">
        <w:rPr>
          <w:rFonts w:ascii="Arial" w:eastAsia="굴림" w:hAnsi="Arial" w:cs="Arial"/>
          <w:sz w:val="22"/>
        </w:rPr>
        <w:t xml:space="preserve"> </w:t>
      </w:r>
      <w:r w:rsidR="00137DE2" w:rsidRPr="00706C18">
        <w:rPr>
          <w:rFonts w:ascii="Arial" w:eastAsia="굴림" w:hAnsi="Arial" w:cs="Arial" w:hint="eastAsia"/>
          <w:sz w:val="22"/>
          <w:rPrChange w:id="3058"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59" w:author="Keis" w:date="2024-09-06T17:39:00Z">
            <w:rPr>
              <w:rFonts w:ascii="Arial" w:eastAsia="굴림" w:hAnsi="Arial" w:cs="Arial"/>
              <w:color w:val="FF0000"/>
              <w:sz w:val="22"/>
            </w:rPr>
          </w:rPrChange>
        </w:rPr>
        <w:t xml:space="preserve"> Go to D051_1</w:t>
      </w:r>
    </w:p>
    <w:p w14:paraId="338DB844" w14:textId="77777777" w:rsidR="00137DE2" w:rsidRPr="00706C18" w:rsidRDefault="00360263"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 xml:space="preserve">Plant and machine operators, and assemblers </w:t>
      </w:r>
      <w:r w:rsidR="00137DE2" w:rsidRPr="00706C18">
        <w:rPr>
          <w:rFonts w:ascii="Arial" w:eastAsia="굴림" w:hAnsi="Arial" w:cs="Arial" w:hint="eastAsia"/>
          <w:sz w:val="22"/>
          <w:rPrChange w:id="3060"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61" w:author="Keis" w:date="2024-09-06T17:39:00Z">
            <w:rPr>
              <w:rFonts w:ascii="Arial" w:eastAsia="굴림" w:hAnsi="Arial" w:cs="Arial"/>
              <w:color w:val="FF0000"/>
              <w:sz w:val="22"/>
            </w:rPr>
          </w:rPrChange>
        </w:rPr>
        <w:t xml:space="preserve"> Go to D051_1</w:t>
      </w:r>
    </w:p>
    <w:p w14:paraId="5EE2CADD" w14:textId="77777777" w:rsidR="00624BD4" w:rsidRPr="00706C18" w:rsidRDefault="00360263" w:rsidP="00F14BA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Elementary occupations</w:t>
      </w:r>
      <w:r w:rsidR="00F923A6" w:rsidRPr="00706C18">
        <w:rPr>
          <w:rFonts w:ascii="Arial" w:eastAsia="굴림" w:hAnsi="Arial" w:cs="Arial"/>
          <w:sz w:val="22"/>
        </w:rPr>
        <w:tab/>
      </w:r>
      <w:r w:rsidR="00624BD4" w:rsidRPr="00706C18">
        <w:rPr>
          <w:rFonts w:ascii="Arial" w:eastAsia="굴림" w:hAnsi="Arial" w:cs="Arial" w:hint="eastAsia"/>
          <w:sz w:val="22"/>
        </w:rPr>
        <w:t>→</w:t>
      </w:r>
      <w:r w:rsidR="00624BD4" w:rsidRPr="00706C18">
        <w:rPr>
          <w:rFonts w:ascii="Arial" w:eastAsia="굴림" w:hAnsi="Arial" w:cs="Arial" w:hint="eastAsia"/>
          <w:sz w:val="22"/>
        </w:rPr>
        <w:t>Go</w:t>
      </w:r>
      <w:r w:rsidR="00624BD4" w:rsidRPr="00706C18">
        <w:rPr>
          <w:rFonts w:ascii="Arial" w:eastAsia="굴림" w:hAnsi="Arial" w:cs="Arial"/>
          <w:sz w:val="22"/>
        </w:rPr>
        <w:t xml:space="preserve"> to D055</w:t>
      </w:r>
    </w:p>
    <w:p w14:paraId="3D8D6909" w14:textId="77777777" w:rsidR="00360263" w:rsidRPr="00706C18" w:rsidRDefault="00360263" w:rsidP="00624BD4">
      <w:pPr>
        <w:pStyle w:val="a6"/>
        <w:numPr>
          <w:ilvl w:val="0"/>
          <w:numId w:val="480"/>
        </w:numPr>
        <w:wordWrap/>
        <w:spacing w:line="360" w:lineRule="auto"/>
        <w:ind w:leftChars="0"/>
        <w:rPr>
          <w:rFonts w:ascii="Arial" w:eastAsia="굴림" w:hAnsi="Arial" w:cs="Arial"/>
          <w:sz w:val="22"/>
        </w:rPr>
      </w:pPr>
      <w:r w:rsidRPr="00706C18">
        <w:rPr>
          <w:rFonts w:ascii="Arial" w:eastAsia="굴림" w:hAnsi="Arial" w:cs="Arial"/>
          <w:sz w:val="22"/>
        </w:rPr>
        <w:t>Armed forces occupation</w:t>
      </w:r>
      <w:r w:rsidR="00137DE2" w:rsidRPr="00706C18">
        <w:rPr>
          <w:rFonts w:ascii="Arial" w:eastAsia="굴림" w:hAnsi="Arial" w:cs="Arial"/>
          <w:sz w:val="22"/>
        </w:rPr>
        <w:t xml:space="preserve"> </w:t>
      </w:r>
      <w:r w:rsidR="00137DE2" w:rsidRPr="00706C18">
        <w:rPr>
          <w:rFonts w:ascii="Arial" w:eastAsia="굴림" w:hAnsi="Arial" w:cs="Arial" w:hint="eastAsia"/>
          <w:sz w:val="22"/>
          <w:rPrChange w:id="3062" w:author="Keis" w:date="2024-09-06T17:39:00Z">
            <w:rPr>
              <w:rFonts w:ascii="Arial" w:eastAsia="굴림" w:hAnsi="Arial" w:cs="Arial" w:hint="eastAsia"/>
              <w:color w:val="FF0000"/>
              <w:sz w:val="22"/>
            </w:rPr>
          </w:rPrChange>
        </w:rPr>
        <w:t>→</w:t>
      </w:r>
      <w:r w:rsidR="00137DE2" w:rsidRPr="00706C18">
        <w:rPr>
          <w:rFonts w:ascii="Arial" w:eastAsia="굴림" w:hAnsi="Arial" w:cs="Arial"/>
          <w:sz w:val="22"/>
          <w:rPrChange w:id="3063" w:author="Keis" w:date="2024-09-06T17:39:00Z">
            <w:rPr>
              <w:rFonts w:ascii="Arial" w:eastAsia="굴림" w:hAnsi="Arial" w:cs="Arial"/>
              <w:color w:val="FF0000"/>
              <w:sz w:val="22"/>
            </w:rPr>
          </w:rPrChange>
        </w:rPr>
        <w:t xml:space="preserve"> Go to D051_1</w:t>
      </w:r>
    </w:p>
    <w:p w14:paraId="7503558F" w14:textId="77777777" w:rsidR="00137DE2" w:rsidRPr="00706C18" w:rsidRDefault="00137DE2" w:rsidP="00137DE2">
      <w:pPr>
        <w:wordWrap/>
        <w:spacing w:line="360" w:lineRule="auto"/>
        <w:rPr>
          <w:rFonts w:ascii="Arial" w:eastAsia="굴림" w:hAnsi="Arial" w:cs="Arial"/>
          <w:sz w:val="22"/>
        </w:rPr>
      </w:pPr>
    </w:p>
    <w:p w14:paraId="1BF6403E" w14:textId="77777777" w:rsidR="00624BD4" w:rsidRPr="00706C18" w:rsidRDefault="00624BD4" w:rsidP="00624BD4">
      <w:pPr>
        <w:wordWrap/>
        <w:spacing w:line="360" w:lineRule="auto"/>
        <w:rPr>
          <w:rFonts w:ascii="Arial" w:eastAsia="굴림" w:hAnsi="Arial" w:cs="Arial"/>
          <w:kern w:val="0"/>
          <w:sz w:val="22"/>
        </w:rPr>
      </w:pPr>
      <w:r w:rsidRPr="00706C18">
        <w:rPr>
          <w:rFonts w:ascii="Arial" w:eastAsia="굴림" w:hAnsi="Arial" w:cs="Arial"/>
          <w:sz w:val="22"/>
        </w:rPr>
        <w:t>D052.</w:t>
      </w:r>
      <w:r w:rsidR="00282DA0" w:rsidRPr="00706C18">
        <w:rPr>
          <w:rFonts w:ascii="Arial" w:eastAsia="굴림" w:hAnsi="Arial" w:cs="Arial"/>
          <w:sz w:val="22"/>
        </w:rPr>
        <w:t xml:space="preserve"> </w:t>
      </w:r>
      <w:r w:rsidR="00282DA0" w:rsidRPr="00706C18">
        <w:rPr>
          <w:rFonts w:ascii="Arial" w:eastAsia="굴림" w:hAnsi="Arial" w:cs="Arial"/>
          <w:kern w:val="0"/>
          <w:sz w:val="22"/>
        </w:rPr>
        <w:t>To be specific, which occupational classification best describes your work?</w:t>
      </w:r>
    </w:p>
    <w:p w14:paraId="510B5693" w14:textId="77777777" w:rsidR="00137DE2" w:rsidRPr="00706C18" w:rsidRDefault="00137DE2" w:rsidP="00137DE2">
      <w:pPr>
        <w:pStyle w:val="a4"/>
        <w:wordWrap/>
        <w:spacing w:line="360" w:lineRule="auto"/>
        <w:jc w:val="left"/>
        <w:outlineLvl w:val="0"/>
        <w:rPr>
          <w:rFonts w:ascii="Arial" w:hAnsi="Arial" w:cs="Arial"/>
          <w:color w:val="auto"/>
          <w:sz w:val="22"/>
          <w:szCs w:val="22"/>
          <w:rPrChange w:id="3064" w:author="Keis" w:date="2024-09-06T17:39:00Z">
            <w:rPr>
              <w:rFonts w:ascii="Arial" w:hAnsi="Arial" w:cs="Arial"/>
              <w:color w:val="FF0000"/>
              <w:sz w:val="22"/>
              <w:szCs w:val="22"/>
            </w:rPr>
          </w:rPrChange>
        </w:rPr>
      </w:pPr>
      <w:r w:rsidRPr="00706C18">
        <w:rPr>
          <w:rFonts w:ascii="Arial" w:hAnsi="Arial" w:cs="Arial"/>
          <w:color w:val="auto"/>
          <w:sz w:val="22"/>
          <w:rPrChange w:id="3065" w:author="Keis" w:date="2024-09-06T17:39:00Z">
            <w:rPr>
              <w:rFonts w:ascii="Arial" w:hAnsi="Arial" w:cs="Arial"/>
              <w:color w:val="FF0000"/>
              <w:sz w:val="22"/>
            </w:rPr>
          </w:rPrChange>
        </w:rPr>
        <w:t>[IWER: Be sure to write down specific details using the memo function.]</w:t>
      </w:r>
    </w:p>
    <w:p w14:paraId="3B052D41" w14:textId="77777777" w:rsidR="00F923A6" w:rsidRPr="00706C18" w:rsidRDefault="00F923A6" w:rsidP="00F14BA4">
      <w:pPr>
        <w:pStyle w:val="a6"/>
        <w:numPr>
          <w:ilvl w:val="0"/>
          <w:numId w:val="481"/>
        </w:numPr>
        <w:wordWrap/>
        <w:spacing w:line="360" w:lineRule="auto"/>
        <w:ind w:leftChars="0"/>
        <w:rPr>
          <w:rFonts w:ascii="Arial" w:eastAsia="굴림" w:hAnsi="Arial" w:cs="Arial"/>
          <w:sz w:val="22"/>
        </w:rPr>
      </w:pPr>
      <w:r w:rsidRPr="00706C18">
        <w:rPr>
          <w:rFonts w:ascii="Arial" w:eastAsia="굴림" w:hAnsi="Arial" w:cs="Arial"/>
          <w:sz w:val="22"/>
        </w:rPr>
        <w:t>General office clerks</w:t>
      </w:r>
    </w:p>
    <w:p w14:paraId="50A5E703" w14:textId="77777777" w:rsidR="00F923A6" w:rsidRPr="00706C18" w:rsidRDefault="00F923A6" w:rsidP="00F14BA4">
      <w:pPr>
        <w:pStyle w:val="a6"/>
        <w:numPr>
          <w:ilvl w:val="0"/>
          <w:numId w:val="481"/>
        </w:numPr>
        <w:wordWrap/>
        <w:spacing w:line="360" w:lineRule="auto"/>
        <w:ind w:leftChars="0"/>
        <w:rPr>
          <w:rFonts w:ascii="Arial" w:eastAsia="굴림" w:hAnsi="Arial" w:cs="Arial"/>
          <w:sz w:val="22"/>
        </w:rPr>
      </w:pPr>
      <w:r w:rsidRPr="00706C18">
        <w:rPr>
          <w:rFonts w:ascii="Arial" w:eastAsia="굴림" w:hAnsi="Arial" w:cs="Arial"/>
          <w:sz w:val="22"/>
        </w:rPr>
        <w:t>Customer services clerks</w:t>
      </w:r>
    </w:p>
    <w:p w14:paraId="079C341C" w14:textId="77777777" w:rsidR="00624BD4" w:rsidRPr="00706C18" w:rsidRDefault="00137DE2" w:rsidP="00137DE2">
      <w:pPr>
        <w:wordWrap/>
        <w:spacing w:line="360" w:lineRule="auto"/>
        <w:ind w:firstLine="400"/>
        <w:rPr>
          <w:rFonts w:ascii="Arial" w:eastAsia="굴림" w:hAnsi="Arial" w:cs="Arial"/>
          <w:sz w:val="22"/>
        </w:rPr>
      </w:pPr>
      <w:r w:rsidRPr="00706C18">
        <w:rPr>
          <w:rFonts w:ascii="Arial" w:eastAsia="굴림" w:hAnsi="Arial" w:cs="Arial" w:hint="eastAsia"/>
          <w:sz w:val="22"/>
          <w:rPrChange w:id="3066" w:author="Keis" w:date="2024-09-06T17:39:00Z">
            <w:rPr>
              <w:rFonts w:ascii="Arial" w:eastAsia="굴림" w:hAnsi="Arial" w:cs="Arial" w:hint="eastAsia"/>
              <w:color w:val="FF0000"/>
              <w:sz w:val="22"/>
            </w:rPr>
          </w:rPrChange>
        </w:rPr>
        <w:t>→</w:t>
      </w:r>
      <w:r w:rsidRPr="00706C18">
        <w:rPr>
          <w:rFonts w:ascii="Arial" w:eastAsia="굴림" w:hAnsi="Arial" w:cs="Arial"/>
          <w:sz w:val="22"/>
          <w:rPrChange w:id="3067" w:author="Keis" w:date="2024-09-06T17:39:00Z">
            <w:rPr>
              <w:rFonts w:ascii="Arial" w:eastAsia="굴림" w:hAnsi="Arial" w:cs="Arial"/>
              <w:color w:val="FF0000"/>
              <w:sz w:val="22"/>
            </w:rPr>
          </w:rPrChange>
        </w:rPr>
        <w:t xml:space="preserve"> Go to D051_1</w:t>
      </w:r>
    </w:p>
    <w:p w14:paraId="0E87DDBB" w14:textId="77777777" w:rsidR="00624BD4" w:rsidRPr="00706C18" w:rsidRDefault="00624BD4" w:rsidP="00624BD4">
      <w:pPr>
        <w:wordWrap/>
        <w:spacing w:line="360" w:lineRule="auto"/>
        <w:rPr>
          <w:rFonts w:ascii="Arial" w:eastAsia="굴림" w:hAnsi="Arial" w:cs="Arial"/>
          <w:kern w:val="0"/>
          <w:sz w:val="22"/>
        </w:rPr>
      </w:pPr>
      <w:r w:rsidRPr="00706C18">
        <w:rPr>
          <w:rFonts w:ascii="Arial" w:eastAsia="굴림" w:hAnsi="Arial" w:cs="Arial"/>
          <w:sz w:val="22"/>
        </w:rPr>
        <w:t xml:space="preserve">D053. </w:t>
      </w:r>
      <w:r w:rsidR="00282DA0" w:rsidRPr="00706C18">
        <w:rPr>
          <w:rFonts w:ascii="Arial" w:eastAsia="굴림" w:hAnsi="Arial" w:cs="Arial"/>
          <w:kern w:val="0"/>
          <w:sz w:val="22"/>
        </w:rPr>
        <w:t>To be specific, which occupational classification best describes your work?</w:t>
      </w:r>
    </w:p>
    <w:p w14:paraId="0D521452" w14:textId="77777777" w:rsidR="00137DE2" w:rsidRPr="00706C18" w:rsidRDefault="00137DE2" w:rsidP="00624BD4">
      <w:pPr>
        <w:wordWrap/>
        <w:spacing w:line="360" w:lineRule="auto"/>
        <w:rPr>
          <w:rFonts w:ascii="Arial" w:eastAsia="굴림" w:hAnsi="Arial" w:cs="Arial"/>
          <w:sz w:val="22"/>
        </w:rPr>
      </w:pPr>
      <w:r w:rsidRPr="00706C18">
        <w:rPr>
          <w:rFonts w:ascii="Arial" w:eastAsia="굴림" w:hAnsi="Arial" w:cs="Arial"/>
          <w:sz w:val="22"/>
          <w:rPrChange w:id="3068" w:author="Keis" w:date="2024-09-06T17:39:00Z">
            <w:rPr>
              <w:rFonts w:ascii="Arial" w:eastAsia="굴림" w:hAnsi="Arial" w:cs="Arial"/>
              <w:color w:val="FF0000"/>
              <w:sz w:val="22"/>
            </w:rPr>
          </w:rPrChange>
        </w:rPr>
        <w:t xml:space="preserve">[IWER: </w:t>
      </w:r>
      <w:r w:rsidRPr="00706C18">
        <w:rPr>
          <w:rFonts w:ascii="Arial" w:hAnsi="Arial" w:cs="Arial"/>
          <w:sz w:val="22"/>
          <w:rPrChange w:id="3069" w:author="Keis" w:date="2024-09-06T17:39:00Z">
            <w:rPr>
              <w:rFonts w:ascii="Arial" w:hAnsi="Arial" w:cs="Arial"/>
              <w:color w:val="FF0000"/>
              <w:sz w:val="22"/>
            </w:rPr>
          </w:rPrChange>
        </w:rPr>
        <w:t>Be sure to write down specific details using the memo function.]</w:t>
      </w:r>
    </w:p>
    <w:p w14:paraId="20E248E9" w14:textId="77777777" w:rsidR="00F923A6" w:rsidRPr="00706C18" w:rsidRDefault="00F923A6" w:rsidP="00F14BA4">
      <w:pPr>
        <w:pStyle w:val="a6"/>
        <w:numPr>
          <w:ilvl w:val="0"/>
          <w:numId w:val="482"/>
        </w:numPr>
        <w:wordWrap/>
        <w:spacing w:line="360" w:lineRule="auto"/>
        <w:ind w:leftChars="0"/>
        <w:rPr>
          <w:rFonts w:ascii="Arial" w:eastAsia="굴림" w:hAnsi="Arial" w:cs="Arial"/>
          <w:sz w:val="22"/>
        </w:rPr>
      </w:pPr>
      <w:r w:rsidRPr="00706C18">
        <w:rPr>
          <w:rFonts w:ascii="Arial" w:eastAsia="굴림" w:hAnsi="Arial" w:cs="Arial"/>
          <w:sz w:val="22"/>
        </w:rPr>
        <w:t>Personal services related workers</w:t>
      </w:r>
    </w:p>
    <w:p w14:paraId="2413D230" w14:textId="77777777" w:rsidR="00F923A6" w:rsidRPr="00706C18" w:rsidRDefault="00F923A6" w:rsidP="00F14BA4">
      <w:pPr>
        <w:pStyle w:val="a6"/>
        <w:numPr>
          <w:ilvl w:val="0"/>
          <w:numId w:val="482"/>
        </w:numPr>
        <w:wordWrap/>
        <w:spacing w:line="360" w:lineRule="auto"/>
        <w:ind w:leftChars="0"/>
        <w:rPr>
          <w:rFonts w:ascii="Arial" w:eastAsia="굴림" w:hAnsi="Arial" w:cs="Arial"/>
          <w:sz w:val="22"/>
        </w:rPr>
      </w:pPr>
      <w:r w:rsidRPr="00706C18">
        <w:rPr>
          <w:rFonts w:ascii="Arial" w:eastAsia="굴림" w:hAnsi="Arial" w:cs="Arial"/>
          <w:sz w:val="22"/>
        </w:rPr>
        <w:t>Cooking and food service workers</w:t>
      </w:r>
    </w:p>
    <w:p w14:paraId="2773301D" w14:textId="77777777" w:rsidR="00F923A6" w:rsidRPr="00706C18" w:rsidRDefault="00F923A6" w:rsidP="00F14BA4">
      <w:pPr>
        <w:pStyle w:val="a6"/>
        <w:numPr>
          <w:ilvl w:val="0"/>
          <w:numId w:val="482"/>
        </w:numPr>
        <w:wordWrap/>
        <w:spacing w:line="360" w:lineRule="auto"/>
        <w:ind w:leftChars="0"/>
        <w:rPr>
          <w:rFonts w:ascii="Arial" w:eastAsia="굴림" w:hAnsi="Arial" w:cs="Arial"/>
          <w:sz w:val="22"/>
        </w:rPr>
      </w:pPr>
      <w:r w:rsidRPr="00706C18">
        <w:rPr>
          <w:rFonts w:ascii="Arial" w:eastAsia="굴림" w:hAnsi="Arial" w:cs="Arial"/>
          <w:sz w:val="22"/>
        </w:rPr>
        <w:t>Travel and transport related workers</w:t>
      </w:r>
    </w:p>
    <w:p w14:paraId="0909969D" w14:textId="77777777" w:rsidR="00F923A6" w:rsidRPr="00706C18" w:rsidRDefault="00F923A6" w:rsidP="00F14BA4">
      <w:pPr>
        <w:pStyle w:val="a6"/>
        <w:numPr>
          <w:ilvl w:val="0"/>
          <w:numId w:val="482"/>
        </w:numPr>
        <w:wordWrap/>
        <w:spacing w:line="360" w:lineRule="auto"/>
        <w:ind w:leftChars="0"/>
        <w:rPr>
          <w:rFonts w:ascii="Arial" w:eastAsia="굴림" w:hAnsi="Arial" w:cs="Arial"/>
          <w:sz w:val="22"/>
        </w:rPr>
      </w:pPr>
      <w:r w:rsidRPr="00706C18">
        <w:rPr>
          <w:rFonts w:ascii="Arial" w:eastAsia="굴림" w:hAnsi="Arial" w:cs="Arial"/>
          <w:sz w:val="22"/>
        </w:rPr>
        <w:t>Protective service workers</w:t>
      </w:r>
    </w:p>
    <w:p w14:paraId="4FE3C2DA" w14:textId="77777777" w:rsidR="00624BD4" w:rsidRPr="00706C18" w:rsidRDefault="00137DE2" w:rsidP="00F923A6">
      <w:pPr>
        <w:wordWrap/>
        <w:spacing w:line="360" w:lineRule="auto"/>
        <w:ind w:firstLine="400"/>
        <w:rPr>
          <w:rFonts w:ascii="Arial" w:eastAsia="굴림" w:hAnsi="Arial" w:cs="Arial"/>
          <w:sz w:val="22"/>
        </w:rPr>
      </w:pPr>
      <w:r w:rsidRPr="00706C18">
        <w:rPr>
          <w:rFonts w:ascii="Arial" w:eastAsia="굴림" w:hAnsi="Arial" w:cs="Arial" w:hint="eastAsia"/>
          <w:sz w:val="22"/>
          <w:rPrChange w:id="3070" w:author="Keis" w:date="2024-09-06T17:39:00Z">
            <w:rPr>
              <w:rFonts w:ascii="Arial" w:eastAsia="굴림" w:hAnsi="Arial" w:cs="Arial" w:hint="eastAsia"/>
              <w:color w:val="FF0000"/>
              <w:sz w:val="22"/>
            </w:rPr>
          </w:rPrChange>
        </w:rPr>
        <w:t>→</w:t>
      </w:r>
      <w:r w:rsidRPr="00706C18">
        <w:rPr>
          <w:rFonts w:ascii="Arial" w:eastAsia="굴림" w:hAnsi="Arial" w:cs="Arial"/>
          <w:sz w:val="22"/>
          <w:rPrChange w:id="3071" w:author="Keis" w:date="2024-09-06T17:39:00Z">
            <w:rPr>
              <w:rFonts w:ascii="Arial" w:eastAsia="굴림" w:hAnsi="Arial" w:cs="Arial"/>
              <w:color w:val="FF0000"/>
              <w:sz w:val="22"/>
            </w:rPr>
          </w:rPrChange>
        </w:rPr>
        <w:t xml:space="preserve"> Go to D051_1</w:t>
      </w:r>
    </w:p>
    <w:p w14:paraId="6FB6F96A" w14:textId="77777777" w:rsidR="00624BD4" w:rsidRPr="00706C18" w:rsidRDefault="00624BD4" w:rsidP="00624BD4">
      <w:pPr>
        <w:wordWrap/>
        <w:spacing w:line="360" w:lineRule="auto"/>
        <w:rPr>
          <w:rFonts w:ascii="Arial" w:eastAsia="굴림" w:hAnsi="Arial" w:cs="Arial"/>
          <w:sz w:val="22"/>
        </w:rPr>
      </w:pPr>
    </w:p>
    <w:p w14:paraId="598B37A4" w14:textId="77777777" w:rsidR="00624BD4" w:rsidRPr="00706C18" w:rsidRDefault="00624BD4" w:rsidP="00624BD4">
      <w:pPr>
        <w:wordWrap/>
        <w:spacing w:line="360" w:lineRule="auto"/>
        <w:rPr>
          <w:rFonts w:ascii="Arial" w:eastAsia="굴림" w:hAnsi="Arial" w:cs="Arial"/>
          <w:kern w:val="0"/>
          <w:sz w:val="22"/>
        </w:rPr>
      </w:pPr>
      <w:r w:rsidRPr="00706C18">
        <w:rPr>
          <w:rFonts w:ascii="Arial" w:eastAsia="굴림" w:hAnsi="Arial" w:cs="Arial"/>
          <w:sz w:val="22"/>
        </w:rPr>
        <w:t xml:space="preserve">D054. </w:t>
      </w:r>
      <w:r w:rsidR="00282DA0" w:rsidRPr="00706C18">
        <w:rPr>
          <w:rFonts w:ascii="Arial" w:eastAsia="굴림" w:hAnsi="Arial" w:cs="Arial"/>
          <w:kern w:val="0"/>
          <w:sz w:val="22"/>
        </w:rPr>
        <w:t>To be specific, which occupational classification best describes your work?</w:t>
      </w:r>
    </w:p>
    <w:p w14:paraId="4CE26A37" w14:textId="77777777" w:rsidR="00137DE2" w:rsidRPr="00706C18" w:rsidRDefault="00137DE2" w:rsidP="00624BD4">
      <w:pPr>
        <w:wordWrap/>
        <w:spacing w:line="360" w:lineRule="auto"/>
        <w:rPr>
          <w:rFonts w:ascii="Arial" w:eastAsia="굴림" w:hAnsi="Arial" w:cs="Arial"/>
          <w:sz w:val="22"/>
        </w:rPr>
      </w:pPr>
      <w:r w:rsidRPr="00706C18">
        <w:rPr>
          <w:rFonts w:ascii="Arial" w:eastAsia="굴림" w:hAnsi="Arial" w:cs="Arial"/>
          <w:sz w:val="22"/>
          <w:rPrChange w:id="3072" w:author="Keis" w:date="2024-09-06T17:39:00Z">
            <w:rPr>
              <w:rFonts w:ascii="Arial" w:eastAsia="굴림" w:hAnsi="Arial" w:cs="Arial"/>
              <w:color w:val="FF0000"/>
              <w:sz w:val="22"/>
            </w:rPr>
          </w:rPrChange>
        </w:rPr>
        <w:t xml:space="preserve">[IWER: </w:t>
      </w:r>
      <w:r w:rsidRPr="00706C18">
        <w:rPr>
          <w:rFonts w:ascii="Arial" w:hAnsi="Arial" w:cs="Arial"/>
          <w:sz w:val="22"/>
          <w:rPrChange w:id="3073" w:author="Keis" w:date="2024-09-06T17:39:00Z">
            <w:rPr>
              <w:rFonts w:ascii="Arial" w:hAnsi="Arial" w:cs="Arial"/>
              <w:color w:val="FF0000"/>
              <w:sz w:val="22"/>
            </w:rPr>
          </w:rPrChange>
        </w:rPr>
        <w:t>Be sure to write down specific details using the memo function.]</w:t>
      </w:r>
    </w:p>
    <w:p w14:paraId="25119F71" w14:textId="77777777" w:rsidR="00F923A6" w:rsidRPr="00706C18" w:rsidRDefault="00F923A6" w:rsidP="00F14BA4">
      <w:pPr>
        <w:pStyle w:val="a6"/>
        <w:numPr>
          <w:ilvl w:val="0"/>
          <w:numId w:val="483"/>
        </w:numPr>
        <w:wordWrap/>
        <w:spacing w:line="360" w:lineRule="auto"/>
        <w:ind w:leftChars="0"/>
        <w:rPr>
          <w:rFonts w:ascii="Arial" w:eastAsia="굴림" w:hAnsi="Arial" w:cs="Arial"/>
          <w:sz w:val="22"/>
        </w:rPr>
      </w:pPr>
      <w:r w:rsidRPr="00706C18">
        <w:rPr>
          <w:rFonts w:ascii="Arial" w:eastAsia="굴림" w:hAnsi="Arial" w:cs="Arial"/>
          <w:sz w:val="22"/>
        </w:rPr>
        <w:lastRenderedPageBreak/>
        <w:t>Skilled agricultural and livestock workers</w:t>
      </w:r>
    </w:p>
    <w:p w14:paraId="301E7543" w14:textId="77777777" w:rsidR="00F923A6" w:rsidRPr="00706C18" w:rsidRDefault="00F923A6" w:rsidP="00F14BA4">
      <w:pPr>
        <w:pStyle w:val="a6"/>
        <w:numPr>
          <w:ilvl w:val="0"/>
          <w:numId w:val="483"/>
        </w:numPr>
        <w:wordWrap/>
        <w:spacing w:line="360" w:lineRule="auto"/>
        <w:ind w:leftChars="0"/>
        <w:rPr>
          <w:rFonts w:ascii="Arial" w:eastAsia="굴림" w:hAnsi="Arial" w:cs="Arial"/>
          <w:sz w:val="22"/>
        </w:rPr>
      </w:pPr>
      <w:r w:rsidRPr="00706C18">
        <w:rPr>
          <w:rFonts w:ascii="Arial" w:eastAsia="굴림" w:hAnsi="Arial" w:cs="Arial"/>
          <w:sz w:val="22"/>
        </w:rPr>
        <w:t>Skilled forestry workers</w:t>
      </w:r>
    </w:p>
    <w:p w14:paraId="1B85628F" w14:textId="77777777" w:rsidR="00F923A6" w:rsidRPr="00706C18" w:rsidRDefault="00F923A6" w:rsidP="00F14BA4">
      <w:pPr>
        <w:pStyle w:val="a6"/>
        <w:numPr>
          <w:ilvl w:val="0"/>
          <w:numId w:val="483"/>
        </w:numPr>
        <w:wordWrap/>
        <w:spacing w:line="360" w:lineRule="auto"/>
        <w:ind w:leftChars="0"/>
        <w:rPr>
          <w:rFonts w:ascii="Arial" w:eastAsia="굴림" w:hAnsi="Arial" w:cs="Arial"/>
          <w:sz w:val="22"/>
        </w:rPr>
      </w:pPr>
      <w:r w:rsidRPr="00706C18">
        <w:rPr>
          <w:rFonts w:ascii="Arial" w:eastAsia="굴림" w:hAnsi="Arial" w:cs="Arial"/>
          <w:sz w:val="22"/>
        </w:rPr>
        <w:t>Skilled fishery workers</w:t>
      </w:r>
    </w:p>
    <w:p w14:paraId="6722CBE8" w14:textId="77777777" w:rsidR="00624BD4" w:rsidRPr="00706C18" w:rsidRDefault="00137DE2" w:rsidP="00F923A6">
      <w:pPr>
        <w:wordWrap/>
        <w:spacing w:line="360" w:lineRule="auto"/>
        <w:ind w:firstLine="400"/>
        <w:rPr>
          <w:rFonts w:ascii="Arial" w:eastAsia="굴림" w:hAnsi="Arial" w:cs="Arial"/>
          <w:sz w:val="22"/>
        </w:rPr>
      </w:pPr>
      <w:r w:rsidRPr="00706C18">
        <w:rPr>
          <w:rFonts w:ascii="Arial" w:eastAsia="굴림" w:hAnsi="Arial" w:cs="Arial" w:hint="eastAsia"/>
          <w:sz w:val="22"/>
          <w:rPrChange w:id="3074" w:author="Keis" w:date="2024-09-06T17:39:00Z">
            <w:rPr>
              <w:rFonts w:ascii="Arial" w:eastAsia="굴림" w:hAnsi="Arial" w:cs="Arial" w:hint="eastAsia"/>
              <w:color w:val="FF0000"/>
              <w:sz w:val="22"/>
            </w:rPr>
          </w:rPrChange>
        </w:rPr>
        <w:t>→</w:t>
      </w:r>
      <w:r w:rsidRPr="00706C18">
        <w:rPr>
          <w:rFonts w:ascii="Arial" w:eastAsia="굴림" w:hAnsi="Arial" w:cs="Arial"/>
          <w:sz w:val="22"/>
          <w:rPrChange w:id="3075" w:author="Keis" w:date="2024-09-06T17:39:00Z">
            <w:rPr>
              <w:rFonts w:ascii="Arial" w:eastAsia="굴림" w:hAnsi="Arial" w:cs="Arial"/>
              <w:color w:val="FF0000"/>
              <w:sz w:val="22"/>
            </w:rPr>
          </w:rPrChange>
        </w:rPr>
        <w:t xml:space="preserve"> Go to D051_1</w:t>
      </w:r>
    </w:p>
    <w:p w14:paraId="3CF579D1" w14:textId="77777777" w:rsidR="00624BD4" w:rsidRPr="00706C18" w:rsidRDefault="00624BD4" w:rsidP="00624BD4">
      <w:pPr>
        <w:wordWrap/>
        <w:spacing w:line="360" w:lineRule="auto"/>
        <w:rPr>
          <w:rFonts w:ascii="Arial" w:eastAsia="굴림" w:hAnsi="Arial" w:cs="Arial"/>
          <w:sz w:val="22"/>
        </w:rPr>
      </w:pPr>
    </w:p>
    <w:p w14:paraId="304F2E67" w14:textId="77777777" w:rsidR="00624BD4" w:rsidRPr="00706C18" w:rsidRDefault="00624BD4" w:rsidP="00624BD4">
      <w:pPr>
        <w:wordWrap/>
        <w:spacing w:line="360" w:lineRule="auto"/>
        <w:rPr>
          <w:rFonts w:ascii="Arial" w:eastAsia="굴림" w:hAnsi="Arial" w:cs="Arial"/>
          <w:kern w:val="0"/>
          <w:sz w:val="22"/>
        </w:rPr>
      </w:pPr>
      <w:r w:rsidRPr="00706C18">
        <w:rPr>
          <w:rFonts w:ascii="Arial" w:eastAsia="굴림" w:hAnsi="Arial" w:cs="Arial"/>
          <w:sz w:val="22"/>
        </w:rPr>
        <w:t xml:space="preserve">D055. </w:t>
      </w:r>
      <w:r w:rsidR="00F923A6" w:rsidRPr="00706C18">
        <w:rPr>
          <w:rFonts w:ascii="Arial" w:eastAsia="굴림" w:hAnsi="Arial" w:cs="Arial"/>
          <w:kern w:val="0"/>
          <w:sz w:val="22"/>
        </w:rPr>
        <w:t>To be specific, which occupational classification best describes your work?</w:t>
      </w:r>
    </w:p>
    <w:p w14:paraId="68B3F956" w14:textId="77777777" w:rsidR="00137DE2" w:rsidRPr="00706C18" w:rsidRDefault="00137DE2" w:rsidP="00624BD4">
      <w:pPr>
        <w:wordWrap/>
        <w:spacing w:line="360" w:lineRule="auto"/>
        <w:rPr>
          <w:rFonts w:ascii="Arial" w:eastAsia="굴림" w:hAnsi="Arial" w:cs="Arial"/>
          <w:sz w:val="22"/>
        </w:rPr>
      </w:pPr>
      <w:r w:rsidRPr="00706C18">
        <w:rPr>
          <w:rFonts w:ascii="Arial" w:eastAsia="굴림" w:hAnsi="Arial" w:cs="Arial"/>
          <w:sz w:val="22"/>
          <w:rPrChange w:id="3076" w:author="Keis" w:date="2024-09-06T17:39:00Z">
            <w:rPr>
              <w:rFonts w:ascii="Arial" w:eastAsia="굴림" w:hAnsi="Arial" w:cs="Arial"/>
              <w:color w:val="FF0000"/>
              <w:sz w:val="22"/>
            </w:rPr>
          </w:rPrChange>
        </w:rPr>
        <w:t xml:space="preserve">[IWER: </w:t>
      </w:r>
      <w:r w:rsidRPr="00706C18">
        <w:rPr>
          <w:rFonts w:ascii="Arial" w:hAnsi="Arial" w:cs="Arial"/>
          <w:sz w:val="22"/>
          <w:rPrChange w:id="3077" w:author="Keis" w:date="2024-09-06T17:39:00Z">
            <w:rPr>
              <w:rFonts w:ascii="Arial" w:hAnsi="Arial" w:cs="Arial"/>
              <w:color w:val="FF0000"/>
              <w:sz w:val="22"/>
            </w:rPr>
          </w:rPrChange>
        </w:rPr>
        <w:t>Be sure to write down specific details using the memo function.]</w:t>
      </w:r>
    </w:p>
    <w:p w14:paraId="5B7142DD"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Housekeeping, cleaning, and laundry workers</w:t>
      </w:r>
    </w:p>
    <w:p w14:paraId="231F0455"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Building management and security related workers</w:t>
      </w:r>
    </w:p>
    <w:p w14:paraId="77F607DE"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Delivery, moving, and meter reading workers</w:t>
      </w:r>
    </w:p>
    <w:p w14:paraId="3498CB6E"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Sanitation and cleaning environment related workers</w:t>
      </w:r>
    </w:p>
    <w:p w14:paraId="64C1177F"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 xml:space="preserve">Other services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5EAF497D"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 xml:space="preserve">Agriculture, forestry, and fishery related </w:t>
      </w:r>
      <w:r w:rsidR="00360263" w:rsidRPr="00706C18">
        <w:rPr>
          <w:rFonts w:ascii="Arial" w:eastAsia="굴림" w:hAnsi="Arial" w:cs="Arial"/>
          <w:kern w:val="0"/>
          <w:sz w:val="22"/>
        </w:rPr>
        <w:t>elementary</w:t>
      </w:r>
      <w:r w:rsidRPr="00706C18">
        <w:rPr>
          <w:rFonts w:ascii="Arial" w:eastAsia="굴림" w:hAnsi="Arial" w:cs="Arial"/>
          <w:sz w:val="22"/>
        </w:rPr>
        <w:t xml:space="preserve"> workers</w:t>
      </w:r>
    </w:p>
    <w:p w14:paraId="05A31EE6"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 xml:space="preserve">Manufacturing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5DE512E7"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 xml:space="preserve">Mining and construction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38130E59" w14:textId="77777777" w:rsidR="00F923A6" w:rsidRPr="00706C18" w:rsidRDefault="00F923A6" w:rsidP="00F14BA4">
      <w:pPr>
        <w:pStyle w:val="a6"/>
        <w:numPr>
          <w:ilvl w:val="0"/>
          <w:numId w:val="484"/>
        </w:numPr>
        <w:wordWrap/>
        <w:spacing w:line="360" w:lineRule="auto"/>
        <w:ind w:leftChars="0"/>
        <w:rPr>
          <w:rFonts w:ascii="Arial" w:eastAsia="굴림" w:hAnsi="Arial" w:cs="Arial"/>
          <w:sz w:val="22"/>
        </w:rPr>
      </w:pPr>
      <w:r w:rsidRPr="00706C18">
        <w:rPr>
          <w:rFonts w:ascii="Arial" w:eastAsia="굴림" w:hAnsi="Arial" w:cs="Arial"/>
          <w:sz w:val="22"/>
        </w:rPr>
        <w:t xml:space="preserve">Transport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4E1A2B6C" w14:textId="77777777" w:rsidR="00624BD4" w:rsidRPr="00706C18" w:rsidRDefault="00137DE2" w:rsidP="00624BD4">
      <w:pPr>
        <w:wordWrap/>
        <w:spacing w:line="360" w:lineRule="auto"/>
        <w:rPr>
          <w:rFonts w:ascii="Arial" w:eastAsia="굴림" w:hAnsi="Arial" w:cs="Arial"/>
          <w:sz w:val="22"/>
          <w:rPrChange w:id="3078" w:author="Keis" w:date="2024-09-06T17:39:00Z">
            <w:rPr>
              <w:rFonts w:ascii="Arial" w:eastAsia="굴림" w:hAnsi="Arial" w:cs="Arial"/>
              <w:color w:val="FF0000"/>
              <w:sz w:val="22"/>
            </w:rPr>
          </w:rPrChange>
        </w:rPr>
      </w:pPr>
      <w:r w:rsidRPr="00706C18">
        <w:rPr>
          <w:rFonts w:ascii="Arial" w:eastAsia="굴림" w:hAnsi="Arial" w:cs="Arial" w:hint="eastAsia"/>
          <w:sz w:val="22"/>
          <w:rPrChange w:id="3079" w:author="Keis" w:date="2024-09-06T17:39:00Z">
            <w:rPr>
              <w:rFonts w:ascii="Arial" w:eastAsia="굴림" w:hAnsi="Arial" w:cs="Arial" w:hint="eastAsia"/>
              <w:color w:val="FF0000"/>
              <w:sz w:val="22"/>
            </w:rPr>
          </w:rPrChange>
        </w:rPr>
        <w:t>→</w:t>
      </w:r>
      <w:r w:rsidRPr="00706C18">
        <w:rPr>
          <w:rFonts w:ascii="Arial" w:eastAsia="굴림" w:hAnsi="Arial" w:cs="Arial"/>
          <w:sz w:val="22"/>
          <w:rPrChange w:id="3080" w:author="Keis" w:date="2024-09-06T17:39:00Z">
            <w:rPr>
              <w:rFonts w:ascii="Arial" w:eastAsia="굴림" w:hAnsi="Arial" w:cs="Arial"/>
              <w:color w:val="FF0000"/>
              <w:sz w:val="22"/>
            </w:rPr>
          </w:rPrChange>
        </w:rPr>
        <w:t xml:space="preserve"> Go to D051_1</w:t>
      </w:r>
    </w:p>
    <w:p w14:paraId="5D00A5D3" w14:textId="77777777" w:rsidR="008F1407" w:rsidRPr="00706C18" w:rsidRDefault="008F1407" w:rsidP="008F1407">
      <w:pPr>
        <w:spacing w:line="384" w:lineRule="auto"/>
        <w:textAlignment w:val="baseline"/>
        <w:rPr>
          <w:rFonts w:ascii="Arial" w:eastAsia="나눔명조" w:hAnsi="Arial" w:cs="Arial"/>
          <w:spacing w:val="-2"/>
          <w:kern w:val="0"/>
          <w:szCs w:val="20"/>
          <w:rPrChange w:id="3081" w:author="Keis" w:date="2024-09-06T17:39:00Z">
            <w:rPr>
              <w:rFonts w:ascii="Arial" w:eastAsia="나눔명조" w:hAnsi="Arial" w:cs="Arial"/>
              <w:color w:val="FF0000"/>
              <w:spacing w:val="-2"/>
              <w:kern w:val="0"/>
              <w:szCs w:val="20"/>
            </w:rPr>
          </w:rPrChange>
        </w:rPr>
      </w:pPr>
    </w:p>
    <w:p w14:paraId="7CE67673" w14:textId="77777777" w:rsidR="008F1407" w:rsidRPr="00706C18" w:rsidRDefault="008F1407" w:rsidP="008F1407">
      <w:pPr>
        <w:spacing w:line="384" w:lineRule="auto"/>
        <w:textAlignment w:val="baseline"/>
        <w:rPr>
          <w:rFonts w:ascii="Arial" w:eastAsia="굴림" w:hAnsi="Arial" w:cs="Arial"/>
          <w:kern w:val="0"/>
          <w:sz w:val="22"/>
          <w:rPrChange w:id="3082" w:author="Keis" w:date="2024-09-06T17:39:00Z">
            <w:rPr>
              <w:rFonts w:ascii="Arial" w:eastAsia="굴림" w:hAnsi="Arial" w:cs="Arial"/>
              <w:color w:val="FF0000"/>
              <w:kern w:val="0"/>
              <w:sz w:val="22"/>
            </w:rPr>
          </w:rPrChange>
        </w:rPr>
      </w:pPr>
      <w:r w:rsidRPr="00706C18">
        <w:rPr>
          <w:rFonts w:ascii="Arial" w:eastAsia="나눔명조" w:hAnsi="Arial" w:cs="Arial"/>
          <w:spacing w:val="-2"/>
          <w:kern w:val="0"/>
          <w:sz w:val="22"/>
          <w:rPrChange w:id="3083" w:author="Keis" w:date="2024-09-06T17:39:00Z">
            <w:rPr>
              <w:rFonts w:ascii="Arial" w:eastAsia="나눔명조" w:hAnsi="Arial" w:cs="Arial"/>
              <w:color w:val="FF0000"/>
              <w:spacing w:val="-2"/>
              <w:kern w:val="0"/>
              <w:sz w:val="22"/>
            </w:rPr>
          </w:rPrChange>
        </w:rPr>
        <w:t>D0</w:t>
      </w:r>
      <w:r w:rsidR="004961F5" w:rsidRPr="00706C18">
        <w:rPr>
          <w:rFonts w:ascii="Arial" w:eastAsia="나눔명조" w:hAnsi="Arial" w:cs="Arial"/>
          <w:spacing w:val="-2"/>
          <w:kern w:val="0"/>
          <w:sz w:val="22"/>
          <w:rPrChange w:id="3084" w:author="Keis" w:date="2024-09-06T17:39:00Z">
            <w:rPr>
              <w:rFonts w:ascii="Arial" w:eastAsia="나눔명조" w:hAnsi="Arial" w:cs="Arial"/>
              <w:color w:val="FF0000"/>
              <w:spacing w:val="-2"/>
              <w:kern w:val="0"/>
              <w:sz w:val="22"/>
            </w:rPr>
          </w:rPrChange>
        </w:rPr>
        <w:t>51_</w:t>
      </w:r>
      <w:r w:rsidRPr="00706C18">
        <w:rPr>
          <w:rFonts w:ascii="Arial" w:eastAsia="나눔명조" w:hAnsi="Arial" w:cs="Arial"/>
          <w:spacing w:val="-2"/>
          <w:kern w:val="0"/>
          <w:sz w:val="22"/>
          <w:rPrChange w:id="3085" w:author="Keis" w:date="2024-09-06T17:39:00Z">
            <w:rPr>
              <w:rFonts w:ascii="Arial" w:eastAsia="나눔명조" w:hAnsi="Arial" w:cs="Arial"/>
              <w:color w:val="FF0000"/>
              <w:spacing w:val="-2"/>
              <w:kern w:val="0"/>
              <w:sz w:val="22"/>
            </w:rPr>
          </w:rPrChange>
        </w:rPr>
        <w:t xml:space="preserve">1. Tell the detail specifically what you did </w:t>
      </w:r>
      <w:r w:rsidR="004961F5" w:rsidRPr="00706C18">
        <w:rPr>
          <w:rFonts w:ascii="Arial" w:eastAsia="나눔명조" w:hAnsi="Arial" w:cs="Arial"/>
          <w:spacing w:val="-2"/>
          <w:kern w:val="0"/>
          <w:sz w:val="22"/>
          <w:rPrChange w:id="3086" w:author="Keis" w:date="2024-09-06T17:39:00Z">
            <w:rPr>
              <w:rFonts w:ascii="Arial" w:eastAsia="나눔명조" w:hAnsi="Arial" w:cs="Arial"/>
              <w:color w:val="FF0000"/>
              <w:spacing w:val="-2"/>
              <w:kern w:val="0"/>
              <w:sz w:val="22"/>
            </w:rPr>
          </w:rPrChange>
        </w:rPr>
        <w:t xml:space="preserve">mainly </w:t>
      </w:r>
      <w:r w:rsidRPr="00706C18">
        <w:rPr>
          <w:rFonts w:ascii="Arial" w:eastAsia="나눔명조" w:hAnsi="Arial" w:cs="Arial"/>
          <w:spacing w:val="-2"/>
          <w:kern w:val="0"/>
          <w:sz w:val="22"/>
          <w:rPrChange w:id="3087" w:author="Keis" w:date="2024-09-06T17:39:00Z">
            <w:rPr>
              <w:rFonts w:ascii="Arial" w:eastAsia="나눔명조" w:hAnsi="Arial" w:cs="Arial"/>
              <w:color w:val="FF0000"/>
              <w:spacing w:val="-2"/>
              <w:kern w:val="0"/>
              <w:sz w:val="22"/>
            </w:rPr>
          </w:rPrChange>
        </w:rPr>
        <w:t xml:space="preserve">at your job.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74"/>
      </w:tblGrid>
      <w:tr w:rsidR="008F1407" w:rsidRPr="00706C18" w14:paraId="5E86CE02" w14:textId="77777777" w:rsidTr="008F1407">
        <w:trPr>
          <w:trHeight w:val="56"/>
        </w:trPr>
        <w:tc>
          <w:tcPr>
            <w:tcW w:w="8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B2213" w14:textId="77777777" w:rsidR="008F1407" w:rsidRPr="00706C18" w:rsidRDefault="008F1407" w:rsidP="008F1407">
            <w:pPr>
              <w:spacing w:line="384" w:lineRule="auto"/>
              <w:ind w:left="948" w:hanging="948"/>
              <w:textAlignment w:val="baseline"/>
              <w:rPr>
                <w:rFonts w:ascii="Arial" w:eastAsia="함초롬바탕" w:hAnsi="Arial" w:cs="Arial"/>
                <w:spacing w:val="-4"/>
                <w:kern w:val="0"/>
                <w:szCs w:val="20"/>
                <w:rPrChange w:id="3088" w:author="Keis" w:date="2024-09-06T17:39:00Z">
                  <w:rPr>
                    <w:rFonts w:ascii="Arial" w:eastAsia="함초롬바탕" w:hAnsi="Arial" w:cs="Arial"/>
                    <w:color w:val="FF0000"/>
                    <w:spacing w:val="-4"/>
                    <w:kern w:val="0"/>
                    <w:szCs w:val="20"/>
                  </w:rPr>
                </w:rPrChange>
              </w:rPr>
            </w:pPr>
            <w:r w:rsidRPr="00706C18">
              <w:rPr>
                <w:rFonts w:ascii="Arial" w:eastAsia="함초롬바탕" w:hAnsi="Arial" w:cs="Arial"/>
                <w:b/>
                <w:bCs/>
                <w:kern w:val="0"/>
                <w:szCs w:val="20"/>
                <w:rPrChange w:id="3089" w:author="Keis" w:date="2024-09-06T17:39:00Z">
                  <w:rPr>
                    <w:rFonts w:ascii="Arial" w:eastAsia="함초롬바탕" w:hAnsi="Arial" w:cs="Arial"/>
                    <w:b/>
                    <w:bCs/>
                    <w:color w:val="FF0000"/>
                    <w:kern w:val="0"/>
                    <w:szCs w:val="20"/>
                  </w:rPr>
                </w:rPrChange>
              </w:rPr>
              <w:t>Job description</w:t>
            </w:r>
            <w:r w:rsidRPr="00706C18">
              <w:rPr>
                <w:rFonts w:ascii="Arial" w:eastAsia="함초롬바탕" w:hAnsi="Arial" w:cs="Arial"/>
                <w:kern w:val="0"/>
                <w:szCs w:val="20"/>
                <w:rPrChange w:id="3090" w:author="Keis" w:date="2024-09-06T17:39:00Z">
                  <w:rPr>
                    <w:rFonts w:ascii="Arial" w:eastAsia="함초롬바탕" w:hAnsi="Arial" w:cs="Arial"/>
                    <w:color w:val="FF0000"/>
                    <w:kern w:val="0"/>
                    <w:szCs w:val="20"/>
                  </w:rPr>
                </w:rPrChange>
              </w:rPr>
              <w:t>: Please respond in as much detail as possible, recording the most important work you do</w:t>
            </w:r>
          </w:p>
          <w:p w14:paraId="3336F5F7" w14:textId="77777777" w:rsidR="008F1407" w:rsidRPr="00706C18" w:rsidRDefault="008F1407" w:rsidP="008F1407">
            <w:pPr>
              <w:spacing w:line="384" w:lineRule="auto"/>
              <w:ind w:left="948" w:hanging="948"/>
              <w:textAlignment w:val="baseline"/>
              <w:rPr>
                <w:rFonts w:ascii="Arial" w:eastAsia="함초롬바탕" w:hAnsi="Arial" w:cs="Arial"/>
                <w:spacing w:val="-4"/>
                <w:kern w:val="0"/>
                <w:szCs w:val="20"/>
                <w:rPrChange w:id="3091" w:author="Keis" w:date="2024-09-06T17:39:00Z">
                  <w:rPr>
                    <w:rFonts w:ascii="Arial" w:eastAsia="함초롬바탕" w:hAnsi="Arial" w:cs="Arial"/>
                    <w:color w:val="FF0000"/>
                    <w:spacing w:val="-4"/>
                    <w:kern w:val="0"/>
                    <w:szCs w:val="20"/>
                  </w:rPr>
                </w:rPrChange>
              </w:rPr>
            </w:pPr>
            <w:r w:rsidRPr="00706C18">
              <w:rPr>
                <w:rFonts w:ascii="Arial" w:eastAsia="함초롬바탕" w:hAnsi="Arial" w:cs="Arial"/>
                <w:b/>
                <w:bCs/>
                <w:kern w:val="0"/>
                <w:szCs w:val="20"/>
                <w:rPrChange w:id="3092" w:author="Keis" w:date="2024-09-06T17:39:00Z">
                  <w:rPr>
                    <w:rFonts w:ascii="Arial" w:eastAsia="함초롬바탕" w:hAnsi="Arial" w:cs="Arial"/>
                    <w:b/>
                    <w:bCs/>
                    <w:color w:val="FF0000"/>
                    <w:kern w:val="0"/>
                    <w:szCs w:val="20"/>
                  </w:rPr>
                </w:rPrChange>
              </w:rPr>
              <w:t>Equipment or tools used</w:t>
            </w:r>
            <w:r w:rsidRPr="00706C18">
              <w:rPr>
                <w:rFonts w:ascii="Arial" w:eastAsia="함초롬바탕" w:hAnsi="Arial" w:cs="Arial"/>
                <w:kern w:val="0"/>
                <w:szCs w:val="20"/>
                <w:rPrChange w:id="3093" w:author="Keis" w:date="2024-09-06T17:39:00Z">
                  <w:rPr>
                    <w:rFonts w:ascii="Arial" w:eastAsia="함초롬바탕" w:hAnsi="Arial" w:cs="Arial"/>
                    <w:color w:val="FF0000"/>
                    <w:kern w:val="0"/>
                    <w:szCs w:val="20"/>
                  </w:rPr>
                </w:rPrChange>
              </w:rPr>
              <w:t>: Please respond in as much detail as possible, recording the accurate equipment or tools and how to work &amp; what to make.</w:t>
            </w:r>
          </w:p>
        </w:tc>
      </w:tr>
    </w:tbl>
    <w:p w14:paraId="749A154A" w14:textId="77777777" w:rsidR="008F1407" w:rsidRPr="00706C18" w:rsidRDefault="008F1407" w:rsidP="008F1407">
      <w:pPr>
        <w:spacing w:line="384" w:lineRule="auto"/>
        <w:textAlignment w:val="baseline"/>
        <w:rPr>
          <w:rFonts w:ascii="Arial" w:eastAsia="굴림" w:hAnsi="Arial" w:cs="Arial"/>
          <w:kern w:val="0"/>
          <w:szCs w:val="20"/>
          <w:rPrChange w:id="3094" w:author="Keis" w:date="2024-09-06T17:39:00Z">
            <w:rPr>
              <w:rFonts w:ascii="Arial" w:eastAsia="굴림" w:hAnsi="Arial" w:cs="Arial"/>
              <w:color w:val="FF0000"/>
              <w:kern w:val="0"/>
              <w:szCs w:val="20"/>
            </w:rPr>
          </w:rPrChange>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2027"/>
      </w:tblGrid>
      <w:tr w:rsidR="008F1407" w:rsidRPr="00706C18" w14:paraId="2262D559"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562FADAB"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095"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096" w:author="Keis" w:date="2024-09-06T17:39:00Z">
                  <w:rPr>
                    <w:rFonts w:ascii="Arial" w:eastAsia="함초롬바탕" w:hAnsi="Arial" w:cs="Arial"/>
                    <w:color w:val="FF0000"/>
                    <w:kern w:val="0"/>
                    <w:szCs w:val="20"/>
                  </w:rPr>
                </w:rPrChange>
              </w:rPr>
              <w:t>Business name</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667A3"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097"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098" w:author="Keis" w:date="2024-09-06T17:39:00Z">
                  <w:rPr>
                    <w:rFonts w:ascii="Arial" w:eastAsia="함초롬바탕" w:hAnsi="Arial" w:cs="Arial"/>
                    <w:color w:val="FF0000"/>
                    <w:kern w:val="0"/>
                    <w:szCs w:val="20"/>
                  </w:rPr>
                </w:rPrChange>
              </w:rPr>
              <w:t>Private variable</w:t>
            </w:r>
          </w:p>
        </w:tc>
      </w:tr>
      <w:tr w:rsidR="008F1407" w:rsidRPr="00706C18" w14:paraId="74B40928"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449F77FF"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099"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00" w:author="Keis" w:date="2024-09-06T17:39:00Z">
                  <w:rPr>
                    <w:rFonts w:ascii="Arial" w:eastAsia="함초롬바탕" w:hAnsi="Arial" w:cs="Arial"/>
                    <w:color w:val="FF0000"/>
                    <w:kern w:val="0"/>
                    <w:szCs w:val="20"/>
                  </w:rPr>
                </w:rPrChange>
              </w:rPr>
              <w:t>Department</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421C"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01"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02" w:author="Keis" w:date="2024-09-06T17:39:00Z">
                  <w:rPr>
                    <w:rFonts w:ascii="Arial" w:eastAsia="함초롬바탕" w:hAnsi="Arial" w:cs="Arial"/>
                    <w:color w:val="FF0000"/>
                    <w:kern w:val="0"/>
                    <w:szCs w:val="20"/>
                  </w:rPr>
                </w:rPrChange>
              </w:rPr>
              <w:t>Private variable</w:t>
            </w:r>
          </w:p>
        </w:tc>
      </w:tr>
      <w:tr w:rsidR="008F1407" w:rsidRPr="00706C18" w14:paraId="6561DA2C"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39D02D55"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03"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04" w:author="Keis" w:date="2024-09-06T17:39:00Z">
                  <w:rPr>
                    <w:rFonts w:ascii="Arial" w:eastAsia="함초롬바탕" w:hAnsi="Arial" w:cs="Arial"/>
                    <w:color w:val="FF0000"/>
                    <w:kern w:val="0"/>
                    <w:szCs w:val="20"/>
                  </w:rPr>
                </w:rPrChange>
              </w:rPr>
              <w:t>Rank</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67DBA4"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05"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06" w:author="Keis" w:date="2024-09-06T17:39:00Z">
                  <w:rPr>
                    <w:rFonts w:ascii="Arial" w:eastAsia="함초롬바탕" w:hAnsi="Arial" w:cs="Arial"/>
                    <w:color w:val="FF0000"/>
                    <w:kern w:val="0"/>
                    <w:szCs w:val="20"/>
                  </w:rPr>
                </w:rPrChange>
              </w:rPr>
              <w:t>Private variable</w:t>
            </w:r>
          </w:p>
        </w:tc>
      </w:tr>
      <w:tr w:rsidR="008F1407" w:rsidRPr="00706C18" w14:paraId="0EB30D67"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75FBC1A5"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07"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08" w:author="Keis" w:date="2024-09-06T17:39:00Z">
                  <w:rPr>
                    <w:rFonts w:ascii="Arial" w:eastAsia="함초롬바탕" w:hAnsi="Arial" w:cs="Arial"/>
                    <w:color w:val="FF0000"/>
                    <w:kern w:val="0"/>
                    <w:szCs w:val="20"/>
                  </w:rPr>
                </w:rPrChange>
              </w:rPr>
              <w:t>Job description</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40CADB"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09"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10" w:author="Keis" w:date="2024-09-06T17:39:00Z">
                  <w:rPr>
                    <w:rFonts w:ascii="Arial" w:eastAsia="함초롬바탕" w:hAnsi="Arial" w:cs="Arial"/>
                    <w:color w:val="FF0000"/>
                    <w:kern w:val="0"/>
                    <w:szCs w:val="20"/>
                  </w:rPr>
                </w:rPrChange>
              </w:rPr>
              <w:t>Private variable</w:t>
            </w:r>
          </w:p>
        </w:tc>
      </w:tr>
      <w:tr w:rsidR="008F1407" w:rsidRPr="00706C18" w14:paraId="55362E97" w14:textId="77777777" w:rsidTr="008F1407">
        <w:trPr>
          <w:trHeight w:val="56"/>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0615D3BB"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11"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12" w:author="Keis" w:date="2024-09-06T17:39:00Z">
                  <w:rPr>
                    <w:rFonts w:ascii="Arial" w:eastAsia="함초롬바탕" w:hAnsi="Arial" w:cs="Arial"/>
                    <w:color w:val="FF0000"/>
                    <w:kern w:val="0"/>
                    <w:szCs w:val="20"/>
                  </w:rPr>
                </w:rPrChange>
              </w:rPr>
              <w:t>Equipment or tools used</w:t>
            </w:r>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85FF7" w14:textId="77777777" w:rsidR="008F1407" w:rsidRPr="00706C18" w:rsidRDefault="008F1407" w:rsidP="008F1407">
            <w:pPr>
              <w:wordWrap/>
              <w:spacing w:line="56" w:lineRule="atLeast"/>
              <w:jc w:val="center"/>
              <w:textAlignment w:val="baseline"/>
              <w:rPr>
                <w:rFonts w:ascii="Arial" w:eastAsia="굴림" w:hAnsi="Arial" w:cs="Arial"/>
                <w:kern w:val="0"/>
                <w:szCs w:val="20"/>
                <w:rPrChange w:id="3113" w:author="Keis" w:date="2024-09-06T17:39:00Z">
                  <w:rPr>
                    <w:rFonts w:ascii="Arial" w:eastAsia="굴림" w:hAnsi="Arial" w:cs="Arial"/>
                    <w:color w:val="FF0000"/>
                    <w:kern w:val="0"/>
                    <w:szCs w:val="20"/>
                  </w:rPr>
                </w:rPrChange>
              </w:rPr>
            </w:pPr>
            <w:r w:rsidRPr="00706C18">
              <w:rPr>
                <w:rFonts w:ascii="Arial" w:eastAsia="함초롬바탕" w:hAnsi="Arial" w:cs="Arial"/>
                <w:kern w:val="0"/>
                <w:szCs w:val="20"/>
                <w:rPrChange w:id="3114" w:author="Keis" w:date="2024-09-06T17:39:00Z">
                  <w:rPr>
                    <w:rFonts w:ascii="Arial" w:eastAsia="함초롬바탕" w:hAnsi="Arial" w:cs="Arial"/>
                    <w:color w:val="FF0000"/>
                    <w:kern w:val="0"/>
                    <w:szCs w:val="20"/>
                  </w:rPr>
                </w:rPrChange>
              </w:rPr>
              <w:t>Private variable</w:t>
            </w:r>
          </w:p>
        </w:tc>
      </w:tr>
    </w:tbl>
    <w:tbl>
      <w:tblPr>
        <w:tblpPr w:leftFromText="142" w:rightFromText="142" w:vertAnchor="text" w:horzAnchor="page" w:tblpX="5797" w:tblpY="-850"/>
        <w:tblW w:w="0" w:type="auto"/>
        <w:tblCellMar>
          <w:top w:w="15" w:type="dxa"/>
          <w:left w:w="15" w:type="dxa"/>
          <w:bottom w:w="15" w:type="dxa"/>
          <w:right w:w="15" w:type="dxa"/>
        </w:tblCellMar>
        <w:tblLook w:val="04A0" w:firstRow="1" w:lastRow="0" w:firstColumn="1" w:lastColumn="0" w:noHBand="0" w:noVBand="1"/>
      </w:tblPr>
      <w:tblGrid>
        <w:gridCol w:w="1153"/>
        <w:gridCol w:w="457"/>
        <w:gridCol w:w="457"/>
        <w:gridCol w:w="457"/>
        <w:gridCol w:w="456"/>
      </w:tblGrid>
      <w:tr w:rsidR="008F1407" w:rsidRPr="00706C18" w14:paraId="6FA8D95E" w14:textId="77777777" w:rsidTr="008F1407">
        <w:trPr>
          <w:trHeight w:val="370"/>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1AA648F9" w14:textId="77777777" w:rsidR="008F1407" w:rsidRPr="00706C18" w:rsidRDefault="008F1407" w:rsidP="008F1407">
            <w:pPr>
              <w:spacing w:line="384" w:lineRule="auto"/>
              <w:textAlignment w:val="baseline"/>
              <w:rPr>
                <w:rFonts w:ascii="Arial" w:eastAsia="굴림" w:hAnsi="Arial" w:cs="Arial"/>
                <w:spacing w:val="-2"/>
                <w:kern w:val="0"/>
                <w:szCs w:val="20"/>
                <w:rPrChange w:id="3115" w:author="Keis" w:date="2024-09-06T17:39:00Z">
                  <w:rPr>
                    <w:rFonts w:ascii="Arial" w:eastAsia="굴림" w:hAnsi="Arial" w:cs="Arial"/>
                    <w:color w:val="FF0000"/>
                    <w:spacing w:val="-2"/>
                    <w:kern w:val="0"/>
                    <w:szCs w:val="20"/>
                  </w:rPr>
                </w:rPrChange>
              </w:rPr>
            </w:pPr>
            <w:r w:rsidRPr="00706C18">
              <w:rPr>
                <w:rFonts w:ascii="Arial" w:eastAsia="나눔명조" w:hAnsi="Arial" w:cs="Arial"/>
                <w:bCs/>
                <w:spacing w:val="-2"/>
                <w:kern w:val="0"/>
                <w:szCs w:val="20"/>
                <w:rPrChange w:id="3116" w:author="Keis" w:date="2024-09-06T17:39:00Z">
                  <w:rPr>
                    <w:rFonts w:ascii="Arial" w:eastAsia="나눔명조" w:hAnsi="Arial" w:cs="Arial"/>
                    <w:bCs/>
                    <w:color w:val="FF0000"/>
                    <w:spacing w:val="-2"/>
                    <w:kern w:val="0"/>
                    <w:szCs w:val="20"/>
                  </w:rPr>
                </w:rPrChange>
              </w:rPr>
              <w:t>JOB CODE</w:t>
            </w: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784A446E" w14:textId="77777777" w:rsidR="008F1407" w:rsidRPr="00706C18" w:rsidRDefault="008F1407" w:rsidP="008F1407">
            <w:pPr>
              <w:spacing w:line="384" w:lineRule="auto"/>
              <w:textAlignment w:val="baseline"/>
              <w:rPr>
                <w:rFonts w:ascii="Arial" w:eastAsia="굴림" w:hAnsi="Arial" w:cs="Arial"/>
                <w:kern w:val="0"/>
                <w:szCs w:val="20"/>
                <w:rPrChange w:id="3117" w:author="Keis" w:date="2024-09-06T17:39: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54303735" w14:textId="77777777" w:rsidR="008F1407" w:rsidRPr="00706C18" w:rsidRDefault="008F1407" w:rsidP="008F1407">
            <w:pPr>
              <w:spacing w:line="384" w:lineRule="auto"/>
              <w:textAlignment w:val="baseline"/>
              <w:rPr>
                <w:rFonts w:ascii="Arial" w:eastAsia="굴림" w:hAnsi="Arial" w:cs="Arial"/>
                <w:kern w:val="0"/>
                <w:szCs w:val="20"/>
                <w:rPrChange w:id="3118" w:author="Keis" w:date="2024-09-06T17:39:00Z">
                  <w:rPr>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58C2C0D9" w14:textId="77777777" w:rsidR="008F1407" w:rsidRPr="00706C18" w:rsidRDefault="008F1407" w:rsidP="008F1407">
            <w:pPr>
              <w:spacing w:line="384" w:lineRule="auto"/>
              <w:textAlignment w:val="baseline"/>
              <w:rPr>
                <w:rFonts w:ascii="Arial" w:eastAsia="굴림" w:hAnsi="Arial" w:cs="Arial"/>
                <w:kern w:val="0"/>
                <w:szCs w:val="20"/>
                <w:rPrChange w:id="3119" w:author="Keis" w:date="2024-09-06T17:39:00Z">
                  <w:rPr>
                    <w:rFonts w:ascii="Arial" w:eastAsia="굴림" w:hAnsi="Arial" w:cs="Arial"/>
                    <w:color w:val="FF0000"/>
                    <w:kern w:val="0"/>
                    <w:szCs w:val="20"/>
                  </w:rPr>
                </w:rPrChange>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426D2172" w14:textId="77777777" w:rsidR="008F1407" w:rsidRPr="00706C18" w:rsidRDefault="008F1407" w:rsidP="008F1407">
            <w:pPr>
              <w:spacing w:line="384" w:lineRule="auto"/>
              <w:textAlignment w:val="baseline"/>
              <w:rPr>
                <w:rFonts w:ascii="Arial" w:eastAsia="굴림" w:hAnsi="Arial" w:cs="Arial"/>
                <w:kern w:val="0"/>
                <w:szCs w:val="20"/>
                <w:rPrChange w:id="3120" w:author="Keis" w:date="2024-09-06T17:39:00Z">
                  <w:rPr>
                    <w:rFonts w:ascii="Arial" w:eastAsia="굴림" w:hAnsi="Arial" w:cs="Arial"/>
                    <w:color w:val="FF0000"/>
                    <w:kern w:val="0"/>
                    <w:szCs w:val="20"/>
                  </w:rPr>
                </w:rPrChange>
              </w:rPr>
            </w:pPr>
          </w:p>
        </w:tc>
      </w:tr>
    </w:tbl>
    <w:p w14:paraId="3BA7EBE0" w14:textId="77777777" w:rsidR="008F1407" w:rsidRPr="00706C18" w:rsidRDefault="008F1407" w:rsidP="008F1407">
      <w:pPr>
        <w:spacing w:line="384" w:lineRule="auto"/>
        <w:textAlignment w:val="baseline"/>
        <w:rPr>
          <w:rFonts w:ascii="Arial" w:eastAsia="나눔명조" w:hAnsi="Arial" w:cs="Arial"/>
          <w:spacing w:val="-2"/>
          <w:kern w:val="0"/>
          <w:szCs w:val="20"/>
          <w:rPrChange w:id="3121" w:author="Keis" w:date="2024-09-06T17:39:00Z">
            <w:rPr>
              <w:rFonts w:ascii="Arial" w:eastAsia="나눔명조" w:hAnsi="Arial" w:cs="Arial"/>
              <w:color w:val="FF0000"/>
              <w:spacing w:val="-2"/>
              <w:kern w:val="0"/>
              <w:szCs w:val="20"/>
            </w:rPr>
          </w:rPrChange>
        </w:rPr>
      </w:pPr>
    </w:p>
    <w:p w14:paraId="3410CC9D" w14:textId="77777777" w:rsidR="008F1407" w:rsidRPr="00706C18" w:rsidRDefault="008F1407" w:rsidP="008F1407">
      <w:pPr>
        <w:spacing w:line="384" w:lineRule="auto"/>
        <w:textAlignment w:val="baseline"/>
        <w:rPr>
          <w:rFonts w:ascii="Arial" w:eastAsia="굴림" w:hAnsi="Arial" w:cs="Arial"/>
          <w:spacing w:val="-2"/>
          <w:kern w:val="0"/>
          <w:szCs w:val="20"/>
          <w:rPrChange w:id="3122" w:author="Keis" w:date="2024-09-06T17:39:00Z">
            <w:rPr>
              <w:rFonts w:ascii="Arial" w:eastAsia="굴림" w:hAnsi="Arial" w:cs="Arial"/>
              <w:color w:val="FF0000"/>
              <w:spacing w:val="-2"/>
              <w:kern w:val="0"/>
              <w:szCs w:val="20"/>
            </w:rPr>
          </w:rPrChange>
        </w:rPr>
      </w:pPr>
      <w:r w:rsidRPr="00706C18">
        <w:rPr>
          <w:rFonts w:ascii="Arial" w:eastAsia="나눔명조" w:hAnsi="Arial" w:cs="Arial" w:hint="eastAsia"/>
          <w:spacing w:val="-2"/>
          <w:kern w:val="0"/>
          <w:szCs w:val="20"/>
          <w:rPrChange w:id="3123" w:author="Keis" w:date="2024-09-06T17:39:00Z">
            <w:rPr>
              <w:rFonts w:ascii="Arial" w:eastAsia="나눔명조" w:hAnsi="Arial" w:cs="Arial" w:hint="eastAsia"/>
              <w:color w:val="FF0000"/>
              <w:spacing w:val="-2"/>
              <w:kern w:val="0"/>
              <w:szCs w:val="20"/>
            </w:rPr>
          </w:rPrChange>
        </w:rPr>
        <w:t>→</w:t>
      </w:r>
      <w:r w:rsidRPr="00706C18">
        <w:rPr>
          <w:rFonts w:ascii="Arial" w:eastAsia="나눔명조" w:hAnsi="Arial" w:cs="Arial"/>
          <w:spacing w:val="-2"/>
          <w:kern w:val="0"/>
          <w:szCs w:val="20"/>
          <w:rPrChange w:id="3124" w:author="Keis" w:date="2024-09-06T17:39:00Z">
            <w:rPr>
              <w:rFonts w:ascii="Arial" w:eastAsia="나눔명조" w:hAnsi="Arial" w:cs="Arial"/>
              <w:color w:val="FF0000"/>
              <w:spacing w:val="-2"/>
              <w:kern w:val="0"/>
              <w:szCs w:val="20"/>
            </w:rPr>
          </w:rPrChange>
        </w:rPr>
        <w:t xml:space="preserve"> (wage worker) D056, (self-employed/unpaid family worker) D0</w:t>
      </w:r>
      <w:r w:rsidR="00E73549" w:rsidRPr="00706C18">
        <w:rPr>
          <w:rFonts w:ascii="Arial" w:eastAsia="나눔명조" w:hAnsi="Arial" w:cs="Arial"/>
          <w:spacing w:val="-2"/>
          <w:kern w:val="0"/>
          <w:szCs w:val="20"/>
          <w:rPrChange w:id="3125" w:author="Keis" w:date="2024-09-06T17:39:00Z">
            <w:rPr>
              <w:rFonts w:ascii="Arial" w:eastAsia="나눔명조" w:hAnsi="Arial" w:cs="Arial"/>
              <w:color w:val="FF0000"/>
              <w:spacing w:val="-2"/>
              <w:kern w:val="0"/>
              <w:szCs w:val="20"/>
            </w:rPr>
          </w:rPrChange>
        </w:rPr>
        <w:t>71</w:t>
      </w:r>
    </w:p>
    <w:p w14:paraId="03866D85" w14:textId="77777777" w:rsidR="00137DE2" w:rsidRPr="00706C18" w:rsidRDefault="00137DE2" w:rsidP="00624BD4">
      <w:pPr>
        <w:wordWrap/>
        <w:spacing w:line="360" w:lineRule="auto"/>
        <w:rPr>
          <w:rFonts w:ascii="Arial" w:eastAsia="굴림" w:hAnsi="Arial" w:cs="Arial"/>
          <w:sz w:val="22"/>
        </w:rPr>
      </w:pPr>
    </w:p>
    <w:p w14:paraId="5724298F"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215B2D2A" w14:textId="77777777" w:rsidR="00624BD4" w:rsidRPr="001D19F6" w:rsidRDefault="00624BD4" w:rsidP="00F14BA4">
      <w:pPr>
        <w:pStyle w:val="a6"/>
        <w:numPr>
          <w:ilvl w:val="0"/>
          <w:numId w:val="477"/>
        </w:numPr>
        <w:wordWrap/>
        <w:spacing w:line="276" w:lineRule="auto"/>
        <w:ind w:leftChars="0"/>
        <w:rPr>
          <w:rFonts w:ascii="Arial" w:eastAsia="굴림" w:hAnsi="Arial" w:cs="Arial"/>
          <w:b/>
          <w:sz w:val="22"/>
        </w:rPr>
      </w:pPr>
      <w:r w:rsidRPr="001D19F6">
        <w:rPr>
          <w:rFonts w:ascii="Arial" w:eastAsia="굴림" w:hAnsi="Arial" w:cs="Arial"/>
          <w:b/>
          <w:sz w:val="22"/>
        </w:rPr>
        <w:t>If D044=</w:t>
      </w:r>
      <w:r w:rsidRPr="001D19F6">
        <w:rPr>
          <w:rFonts w:ascii="굴림" w:eastAsia="굴림" w:hAnsi="굴림" w:cs="굴림" w:hint="eastAsia"/>
          <w:b/>
          <w:sz w:val="22"/>
        </w:rPr>
        <w:t>①</w:t>
      </w:r>
      <w:r w:rsidR="00804B40" w:rsidRPr="001D19F6">
        <w:rPr>
          <w:rFonts w:ascii="Arial" w:eastAsia="굴림" w:hAnsi="Arial" w:cs="Arial"/>
          <w:b/>
          <w:sz w:val="22"/>
        </w:rPr>
        <w:t xml:space="preserve"> </w:t>
      </w:r>
      <w:r w:rsidRPr="001D19F6">
        <w:rPr>
          <w:rFonts w:ascii="Arial" w:eastAsia="굴림" w:hAnsi="Arial" w:cs="Arial"/>
          <w:b/>
          <w:sz w:val="22"/>
        </w:rPr>
        <w:t xml:space="preserve">(wage workers), then </w:t>
      </w:r>
      <w:r w:rsidR="00804B40" w:rsidRPr="001D19F6">
        <w:rPr>
          <w:rFonts w:ascii="Arial" w:eastAsia="굴림" w:hAnsi="Arial" w:cs="Arial"/>
          <w:b/>
          <w:sz w:val="22"/>
        </w:rPr>
        <w:t>ask</w:t>
      </w:r>
      <w:r w:rsidRPr="001D19F6">
        <w:rPr>
          <w:rFonts w:ascii="Arial" w:eastAsia="굴림" w:hAnsi="Arial" w:cs="Arial"/>
          <w:b/>
          <w:sz w:val="22"/>
        </w:rPr>
        <w:t xml:space="preserve"> D056~D070, D731~D734, D741~D747</w:t>
      </w:r>
      <w:r w:rsidR="007B0612" w:rsidRPr="001D19F6">
        <w:rPr>
          <w:rFonts w:ascii="Arial" w:eastAsia="굴림" w:hAnsi="Arial" w:cs="Arial"/>
          <w:b/>
          <w:sz w:val="22"/>
        </w:rPr>
        <w:t>.</w:t>
      </w:r>
    </w:p>
    <w:p w14:paraId="41E07269" w14:textId="77777777" w:rsidR="00624BD4" w:rsidRPr="001D19F6" w:rsidRDefault="00624BD4" w:rsidP="00624BD4">
      <w:pPr>
        <w:wordWrap/>
        <w:spacing w:line="360" w:lineRule="auto"/>
        <w:rPr>
          <w:rFonts w:ascii="Arial" w:eastAsia="굴림" w:hAnsi="Arial" w:cs="Arial"/>
          <w:b/>
          <w:sz w:val="22"/>
        </w:rPr>
      </w:pPr>
    </w:p>
    <w:p w14:paraId="5A91EAED" w14:textId="77777777" w:rsidR="00624BD4" w:rsidRPr="001D19F6" w:rsidRDefault="00624BD4" w:rsidP="00175275">
      <w:pPr>
        <w:wordWrap/>
        <w:spacing w:line="360" w:lineRule="auto"/>
        <w:rPr>
          <w:rFonts w:ascii="Arial" w:eastAsia="굴림" w:hAnsi="Arial" w:cs="Arial"/>
          <w:sz w:val="22"/>
        </w:rPr>
      </w:pPr>
      <w:r w:rsidRPr="001D19F6">
        <w:rPr>
          <w:rFonts w:ascii="Arial" w:eastAsia="굴림" w:hAnsi="Arial" w:cs="Arial"/>
          <w:sz w:val="22"/>
        </w:rPr>
        <w:t xml:space="preserve">D056. </w:t>
      </w:r>
      <w:r w:rsidR="00175275" w:rsidRPr="001D19F6">
        <w:rPr>
          <w:rFonts w:ascii="Arial" w:eastAsia="굴림" w:hAnsi="Arial" w:cs="Arial"/>
          <w:sz w:val="22"/>
        </w:rPr>
        <w:t xml:space="preserve">About how many employees work for your company or organization at all the locations </w:t>
      </w:r>
      <w:r w:rsidR="00175275" w:rsidRPr="001D19F6">
        <w:rPr>
          <w:rFonts w:ascii="Arial" w:eastAsia="굴림" w:hAnsi="Arial" w:cs="Arial"/>
          <w:kern w:val="0"/>
          <w:sz w:val="22"/>
        </w:rPr>
        <w:t xml:space="preserve">such as </w:t>
      </w:r>
      <w:r w:rsidR="003F29AB" w:rsidRPr="001D19F6">
        <w:rPr>
          <w:rFonts w:ascii="Arial" w:eastAsia="굴림" w:hAnsi="Arial" w:cs="Arial"/>
          <w:kern w:val="0"/>
          <w:sz w:val="22"/>
        </w:rPr>
        <w:t xml:space="preserve">a head office, branch offices, plants and all the other fields? </w:t>
      </w:r>
      <w:r w:rsidR="00A43CCD" w:rsidRPr="001D19F6">
        <w:rPr>
          <w:rFonts w:ascii="Arial" w:eastAsia="굴림" w:hAnsi="Arial" w:cs="Arial"/>
          <w:sz w:val="22"/>
        </w:rPr>
        <w:t>(unit: a person</w:t>
      </w:r>
      <w:r w:rsidRPr="001D19F6">
        <w:rPr>
          <w:rFonts w:ascii="Arial" w:eastAsia="굴림" w:hAnsi="Arial" w:cs="Arial"/>
          <w:sz w:val="22"/>
        </w:rPr>
        <w:t>, workplace since [D045]: [Industry D046] [Occupation D051])</w:t>
      </w:r>
    </w:p>
    <w:p w14:paraId="2AEE7C90" w14:textId="77777777" w:rsidR="00624BD4" w:rsidRPr="001D19F6" w:rsidRDefault="00804B40" w:rsidP="00624BD4">
      <w:pPr>
        <w:wordWrap/>
        <w:spacing w:line="360" w:lineRule="auto"/>
        <w:rPr>
          <w:rFonts w:ascii="Arial" w:eastAsia="굴림" w:hAnsi="Arial" w:cs="Arial"/>
          <w:sz w:val="22"/>
        </w:rPr>
      </w:pPr>
      <w:r w:rsidRPr="001D19F6">
        <w:rPr>
          <w:rFonts w:ascii="Arial" w:eastAsia="굴림" w:hAnsi="Arial" w:cs="Arial"/>
          <w:kern w:val="0"/>
          <w:sz w:val="22"/>
        </w:rPr>
        <w:lastRenderedPageBreak/>
        <w:tab/>
        <w:t xml:space="preserve">_______________________________ </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1~9</w:t>
      </w:r>
      <w:r w:rsidR="00664386" w:rsidRPr="001D19F6">
        <w:rPr>
          <w:rFonts w:ascii="Arial" w:eastAsia="굴림" w:hAnsi="Arial" w:cs="Arial"/>
          <w:sz w:val="22"/>
        </w:rPr>
        <w:t>9</w:t>
      </w:r>
      <w:r w:rsidR="00624BD4" w:rsidRPr="001D19F6">
        <w:rPr>
          <w:rFonts w:ascii="Arial" w:eastAsia="굴림" w:hAnsi="Arial" w:cs="Arial"/>
          <w:sz w:val="22"/>
        </w:rPr>
        <w:t>97] →Go to D721</w:t>
      </w:r>
    </w:p>
    <w:p w14:paraId="1A2D5A76" w14:textId="77777777" w:rsidR="00A14FD8" w:rsidRPr="001D19F6" w:rsidRDefault="00A14FD8" w:rsidP="00804B40">
      <w:pPr>
        <w:wordWrap/>
        <w:spacing w:line="360" w:lineRule="auto"/>
        <w:ind w:firstLine="800"/>
        <w:rPr>
          <w:rFonts w:ascii="Arial" w:eastAsia="굴림" w:hAnsi="Arial" w:cs="Arial"/>
          <w:sz w:val="22"/>
        </w:rPr>
      </w:pPr>
      <w:r w:rsidRPr="001D19F6">
        <w:rPr>
          <w:rFonts w:ascii="Arial" w:eastAsia="굴림" w:hAnsi="Arial" w:cs="Arial"/>
          <w:sz w:val="22"/>
        </w:rPr>
        <w:t>Don't know/</w:t>
      </w:r>
      <w:r w:rsidR="00624BD4" w:rsidRPr="001D19F6">
        <w:rPr>
          <w:rFonts w:ascii="Arial" w:eastAsia="굴림" w:hAnsi="Arial" w:cs="Arial"/>
          <w:sz w:val="22"/>
        </w:rPr>
        <w:t xml:space="preserve">Refuse to </w:t>
      </w:r>
      <w:proofErr w:type="gramStart"/>
      <w:r w:rsidR="00624BD4" w:rsidRPr="001D19F6">
        <w:rPr>
          <w:rFonts w:ascii="Arial" w:eastAsia="굴림" w:hAnsi="Arial" w:cs="Arial"/>
          <w:sz w:val="22"/>
        </w:rPr>
        <w:t>answer</w:t>
      </w:r>
      <w:r w:rsidR="004768EE" w:rsidRPr="001D19F6">
        <w:rPr>
          <w:rFonts w:ascii="Arial" w:eastAsia="굴림" w:hAnsi="Arial" w:cs="Arial"/>
          <w:sz w:val="22"/>
        </w:rPr>
        <w:t xml:space="preserve"> </w:t>
      </w:r>
      <w:r w:rsidR="004768EE" w:rsidRPr="001D19F6">
        <w:rPr>
          <w:rFonts w:ascii="Arial" w:eastAsia="굴림" w:hAnsi="Arial" w:cs="Arial"/>
          <w:kern w:val="0"/>
          <w:sz w:val="22"/>
        </w:rPr>
        <w:t xml:space="preserve"> →</w:t>
      </w:r>
      <w:proofErr w:type="gramEnd"/>
      <w:r w:rsidR="004768EE" w:rsidRPr="001D19F6">
        <w:rPr>
          <w:rFonts w:ascii="Arial" w:eastAsia="굴림" w:hAnsi="Arial" w:cs="Arial"/>
          <w:kern w:val="0"/>
          <w:sz w:val="22"/>
        </w:rPr>
        <w:t>Go to D057</w:t>
      </w:r>
    </w:p>
    <w:p w14:paraId="58F4128B" w14:textId="77777777" w:rsidR="00624BD4" w:rsidRPr="001D19F6" w:rsidRDefault="00624BD4" w:rsidP="00624BD4">
      <w:pPr>
        <w:wordWrap/>
        <w:spacing w:line="360" w:lineRule="auto"/>
        <w:rPr>
          <w:rFonts w:ascii="Arial" w:eastAsia="굴림" w:hAnsi="Arial" w:cs="Arial"/>
          <w:sz w:val="22"/>
        </w:rPr>
      </w:pPr>
    </w:p>
    <w:p w14:paraId="267848B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D057. </w:t>
      </w:r>
      <w:r w:rsidR="00804B40" w:rsidRPr="001D19F6">
        <w:rPr>
          <w:rFonts w:ascii="Arial" w:eastAsia="굴림" w:hAnsi="Arial" w:cs="Arial"/>
          <w:kern w:val="0"/>
          <w:sz w:val="22"/>
        </w:rPr>
        <w:t xml:space="preserve">Then what is the estimated number of employees that worked in your company in total including all the locations such as a head office, branch offices, plants and all the other fields? </w:t>
      </w:r>
      <w:r w:rsidRPr="001D19F6">
        <w:rPr>
          <w:rFonts w:ascii="Arial" w:eastAsia="굴림" w:hAnsi="Arial" w:cs="Arial"/>
          <w:sz w:val="22"/>
        </w:rPr>
        <w:t>(unit: number of people, workplace since [D045]: [Industry D046] [Occupation D051])</w:t>
      </w:r>
    </w:p>
    <w:p w14:paraId="6F8B9097"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5836DC74"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4BB421AF"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587D24B8"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53F68122"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32C4CA79"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4298449F"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668D583C"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577ED2C8" w14:textId="77777777" w:rsidR="00495E19" w:rsidRPr="001D19F6" w:rsidRDefault="00495E19" w:rsidP="00F14BA4">
      <w:pPr>
        <w:pStyle w:val="a6"/>
        <w:numPr>
          <w:ilvl w:val="0"/>
          <w:numId w:val="485"/>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37692C75" w14:textId="77777777" w:rsidR="00495E19" w:rsidRPr="001D19F6" w:rsidRDefault="00495E19" w:rsidP="00624BD4">
      <w:pPr>
        <w:wordWrap/>
        <w:spacing w:line="360" w:lineRule="auto"/>
        <w:rPr>
          <w:rFonts w:ascii="Arial" w:eastAsia="굴림" w:hAnsi="Arial" w:cs="Arial"/>
          <w:sz w:val="22"/>
        </w:rPr>
      </w:pPr>
    </w:p>
    <w:p w14:paraId="58DB4A43" w14:textId="77777777" w:rsidR="00175275" w:rsidRPr="001D19F6" w:rsidRDefault="00624BD4" w:rsidP="00175275">
      <w:pPr>
        <w:wordWrap/>
        <w:spacing w:line="360" w:lineRule="auto"/>
        <w:rPr>
          <w:rFonts w:ascii="Arial" w:eastAsia="굴림" w:hAnsi="Arial" w:cs="Arial"/>
          <w:sz w:val="22"/>
        </w:rPr>
      </w:pPr>
      <w:r w:rsidRPr="001D19F6">
        <w:rPr>
          <w:rFonts w:ascii="Arial" w:eastAsia="굴림" w:hAnsi="Arial" w:cs="Arial"/>
          <w:sz w:val="22"/>
        </w:rPr>
        <w:t>D721.</w:t>
      </w:r>
      <w:r w:rsidR="00175275" w:rsidRPr="001D19F6">
        <w:rPr>
          <w:rFonts w:ascii="Arial" w:hAnsi="Arial" w:cs="Arial"/>
        </w:rPr>
        <w:t xml:space="preserve"> </w:t>
      </w:r>
      <w:r w:rsidR="00175275" w:rsidRPr="001D19F6">
        <w:rPr>
          <w:rFonts w:ascii="Arial" w:eastAsia="굴림" w:hAnsi="Arial" w:cs="Arial"/>
          <w:sz w:val="22"/>
        </w:rPr>
        <w:t>About how many employees work for this company or organization at the location</w:t>
      </w:r>
    </w:p>
    <w:p w14:paraId="6FBCCA4C" w14:textId="77777777" w:rsidR="00624BD4" w:rsidRPr="001D19F6" w:rsidRDefault="00175275" w:rsidP="00175275">
      <w:pPr>
        <w:wordWrap/>
        <w:spacing w:line="360" w:lineRule="auto"/>
        <w:rPr>
          <w:rFonts w:ascii="Arial" w:eastAsia="굴림" w:hAnsi="Arial" w:cs="Arial"/>
          <w:sz w:val="22"/>
        </w:rPr>
      </w:pPr>
      <w:r w:rsidRPr="001D19F6">
        <w:rPr>
          <w:rFonts w:ascii="Arial" w:eastAsia="굴림" w:hAnsi="Arial" w:cs="Arial"/>
          <w:sz w:val="22"/>
        </w:rPr>
        <w:t>where you work</w:t>
      </w:r>
      <w:r w:rsidR="00495E19" w:rsidRPr="001D19F6">
        <w:rPr>
          <w:rFonts w:ascii="Arial" w:eastAsia="굴림" w:hAnsi="Arial" w:cs="Arial"/>
          <w:sz w:val="22"/>
        </w:rPr>
        <w:t xml:space="preserve"> including yourself</w:t>
      </w:r>
      <w:r w:rsidR="00624BD4" w:rsidRPr="001D19F6">
        <w:rPr>
          <w:rFonts w:ascii="Arial" w:eastAsia="굴림" w:hAnsi="Arial" w:cs="Arial"/>
          <w:sz w:val="22"/>
        </w:rPr>
        <w:t>?</w:t>
      </w:r>
    </w:p>
    <w:p w14:paraId="38A9BD45" w14:textId="77777777" w:rsidR="00624BD4" w:rsidRPr="001D19F6" w:rsidRDefault="00495E19"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1~9997] →Go to D058</w:t>
      </w:r>
    </w:p>
    <w:p w14:paraId="62CEDD0D" w14:textId="77777777" w:rsidR="004768EE" w:rsidRPr="001D19F6" w:rsidRDefault="004768EE" w:rsidP="004768EE">
      <w:pPr>
        <w:wordWrap/>
        <w:spacing w:line="360" w:lineRule="auto"/>
        <w:ind w:firstLine="800"/>
        <w:rPr>
          <w:rFonts w:ascii="Arial" w:eastAsia="굴림" w:hAnsi="Arial" w:cs="Arial"/>
          <w:sz w:val="22"/>
        </w:rPr>
      </w:pPr>
      <w:r w:rsidRPr="001D19F6">
        <w:rPr>
          <w:rFonts w:ascii="Arial" w:eastAsia="굴림" w:hAnsi="Arial" w:cs="Arial"/>
          <w:sz w:val="22"/>
        </w:rPr>
        <w:t xml:space="preserve">Don't know/Refuse to </w:t>
      </w:r>
      <w:proofErr w:type="gramStart"/>
      <w:r w:rsidRPr="001D19F6">
        <w:rPr>
          <w:rFonts w:ascii="Arial" w:eastAsia="굴림" w:hAnsi="Arial" w:cs="Arial"/>
          <w:sz w:val="22"/>
        </w:rPr>
        <w:t xml:space="preserve">answer </w:t>
      </w:r>
      <w:r w:rsidRPr="001D19F6">
        <w:rPr>
          <w:rFonts w:ascii="Arial" w:eastAsia="굴림" w:hAnsi="Arial" w:cs="Arial"/>
          <w:kern w:val="0"/>
          <w:sz w:val="22"/>
        </w:rPr>
        <w:t xml:space="preserve"> →</w:t>
      </w:r>
      <w:proofErr w:type="gramEnd"/>
      <w:r w:rsidRPr="001D19F6">
        <w:rPr>
          <w:rFonts w:ascii="Arial" w:eastAsia="굴림" w:hAnsi="Arial" w:cs="Arial"/>
          <w:kern w:val="0"/>
          <w:sz w:val="22"/>
        </w:rPr>
        <w:t>Go to D722</w:t>
      </w:r>
    </w:p>
    <w:p w14:paraId="35032586" w14:textId="77777777" w:rsidR="00624BD4" w:rsidRPr="001D19F6" w:rsidRDefault="00624BD4" w:rsidP="00624BD4">
      <w:pPr>
        <w:wordWrap/>
        <w:spacing w:line="360" w:lineRule="auto"/>
        <w:rPr>
          <w:rFonts w:ascii="Arial" w:eastAsia="굴림" w:hAnsi="Arial" w:cs="Arial"/>
          <w:sz w:val="22"/>
        </w:rPr>
      </w:pPr>
    </w:p>
    <w:p w14:paraId="54C34B7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D722. </w:t>
      </w:r>
      <w:r w:rsidR="000D07A7" w:rsidRPr="001D19F6">
        <w:rPr>
          <w:rFonts w:ascii="Arial" w:eastAsia="굴림" w:hAnsi="Arial" w:cs="Arial"/>
          <w:kern w:val="0"/>
          <w:sz w:val="22"/>
        </w:rPr>
        <w:t>Then what is the estimated number of employees that worked in the location</w:t>
      </w:r>
      <w:r w:rsidRPr="001D19F6">
        <w:rPr>
          <w:rFonts w:ascii="Arial" w:eastAsia="굴림" w:hAnsi="Arial" w:cs="Arial"/>
          <w:sz w:val="22"/>
        </w:rPr>
        <w:t xml:space="preserve"> where you work</w:t>
      </w:r>
      <w:r w:rsidR="003173AC" w:rsidRPr="001D19F6">
        <w:rPr>
          <w:rFonts w:ascii="Arial" w:eastAsia="굴림" w:hAnsi="Arial" w:cs="Arial"/>
          <w:sz w:val="22"/>
        </w:rPr>
        <w:t>ed</w:t>
      </w:r>
      <w:r w:rsidRPr="001D19F6">
        <w:rPr>
          <w:rFonts w:ascii="Arial" w:eastAsia="굴림" w:hAnsi="Arial" w:cs="Arial"/>
          <w:sz w:val="22"/>
        </w:rPr>
        <w:t>?</w:t>
      </w:r>
    </w:p>
    <w:p w14:paraId="6331E5A5"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0C43E29B"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23590ADC"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2A025664"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36B90435"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72E342D6"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138806ED"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647E7D40"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6397E135" w14:textId="77777777" w:rsidR="000D07A7" w:rsidRPr="001D19F6" w:rsidRDefault="000D07A7" w:rsidP="00F14BA4">
      <w:pPr>
        <w:pStyle w:val="a6"/>
        <w:numPr>
          <w:ilvl w:val="0"/>
          <w:numId w:val="486"/>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54A789BE" w14:textId="77777777" w:rsidR="00BC30C6" w:rsidRPr="001D19F6" w:rsidRDefault="00BC30C6" w:rsidP="00624BD4">
      <w:pPr>
        <w:wordWrap/>
        <w:spacing w:line="360" w:lineRule="auto"/>
        <w:rPr>
          <w:rFonts w:ascii="Arial" w:eastAsia="굴림" w:hAnsi="Arial" w:cs="Arial"/>
          <w:sz w:val="22"/>
        </w:rPr>
      </w:pPr>
    </w:p>
    <w:p w14:paraId="3A5C0F8C" w14:textId="77777777" w:rsidR="00BC30C6"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D058.</w:t>
      </w:r>
      <w:r w:rsidR="000D07A7" w:rsidRPr="001D19F6">
        <w:rPr>
          <w:rFonts w:ascii="Arial" w:eastAsia="굴림" w:hAnsi="Arial" w:cs="Arial"/>
          <w:sz w:val="22"/>
        </w:rPr>
        <w:t xml:space="preserve"> </w:t>
      </w:r>
      <w:r w:rsidR="003173AC" w:rsidRPr="001D19F6">
        <w:rPr>
          <w:rFonts w:ascii="Arial" w:eastAsia="굴림" w:hAnsi="Arial" w:cs="Arial"/>
          <w:sz w:val="22"/>
        </w:rPr>
        <w:t>What was</w:t>
      </w:r>
      <w:r w:rsidRPr="001D19F6">
        <w:rPr>
          <w:rFonts w:ascii="Arial" w:eastAsia="굴림" w:hAnsi="Arial" w:cs="Arial"/>
          <w:sz w:val="22"/>
        </w:rPr>
        <w:t xml:space="preserve"> your position or job title at the workplace? (</w:t>
      </w:r>
      <w:r w:rsidR="00BC30C6"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78CD394F"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w:t>
      </w:r>
      <w:r w:rsidRPr="001D19F6">
        <w:rPr>
          <w:rFonts w:ascii="Arial" w:eastAsia="굴림" w:hAnsi="Arial" w:cs="Arial"/>
          <w:sz w:val="22"/>
        </w:rPr>
        <w:t xml:space="preserve"> No position or job title</w:t>
      </w:r>
    </w:p>
    <w:p w14:paraId="741C8887"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Staff member</w:t>
      </w:r>
    </w:p>
    <w:p w14:paraId="05AE9490"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②</w:t>
      </w:r>
      <w:r w:rsidRPr="001D19F6">
        <w:rPr>
          <w:rFonts w:ascii="Arial" w:eastAsia="굴림" w:hAnsi="Arial" w:cs="Arial"/>
          <w:sz w:val="22"/>
        </w:rPr>
        <w:t xml:space="preserve"> Assistant foreman</w:t>
      </w:r>
    </w:p>
    <w:p w14:paraId="158612FC"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Foreman</w:t>
      </w:r>
    </w:p>
    <w:p w14:paraId="539309A3"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Assistant manager</w:t>
      </w:r>
    </w:p>
    <w:p w14:paraId="4AE5A5FB"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Manager</w:t>
      </w:r>
    </w:p>
    <w:p w14:paraId="671D5A02"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Deputy general manager</w:t>
      </w:r>
    </w:p>
    <w:p w14:paraId="6C12F808" w14:textId="77777777" w:rsidR="00624BD4" w:rsidRPr="001D19F6" w:rsidRDefault="00624BD4" w:rsidP="000D07A7">
      <w:pPr>
        <w:wordWrap/>
        <w:spacing w:line="360" w:lineRule="auto"/>
        <w:ind w:leftChars="213" w:left="426"/>
        <w:rPr>
          <w:rFonts w:ascii="Arial" w:eastAsia="굴림" w:hAnsi="Arial" w:cs="Arial"/>
          <w:sz w:val="22"/>
        </w:rPr>
      </w:pPr>
      <w:r w:rsidRPr="001D19F6">
        <w:rPr>
          <w:rFonts w:ascii="굴림" w:eastAsia="굴림" w:hAnsi="굴림" w:cs="굴림" w:hint="eastAsia"/>
          <w:sz w:val="22"/>
        </w:rPr>
        <w:t>⑦</w:t>
      </w:r>
      <w:r w:rsidRPr="001D19F6">
        <w:rPr>
          <w:rFonts w:ascii="Arial" w:eastAsia="굴림" w:hAnsi="Arial" w:cs="Arial"/>
          <w:sz w:val="22"/>
        </w:rPr>
        <w:t xml:space="preserve"> General manager</w:t>
      </w:r>
    </w:p>
    <w:p w14:paraId="2EC24E08" w14:textId="77777777" w:rsidR="00264E50" w:rsidRDefault="00624BD4" w:rsidP="00264E50">
      <w:pPr>
        <w:wordWrap/>
        <w:spacing w:line="360" w:lineRule="auto"/>
        <w:ind w:leftChars="213" w:left="426"/>
        <w:rPr>
          <w:rFonts w:ascii="Arial" w:eastAsia="굴림" w:hAnsi="Arial" w:cs="Arial"/>
          <w:sz w:val="22"/>
        </w:rPr>
      </w:pPr>
      <w:r w:rsidRPr="001D19F6">
        <w:rPr>
          <w:rFonts w:ascii="굴림" w:eastAsia="굴림" w:hAnsi="굴림" w:cs="굴림" w:hint="eastAsia"/>
          <w:sz w:val="22"/>
        </w:rPr>
        <w:t>⑧</w:t>
      </w:r>
      <w:r w:rsidRPr="001D19F6">
        <w:rPr>
          <w:rFonts w:ascii="Arial" w:eastAsia="굴림" w:hAnsi="Arial" w:cs="Arial"/>
          <w:sz w:val="22"/>
        </w:rPr>
        <w:t xml:space="preserve"> Board member</w:t>
      </w:r>
    </w:p>
    <w:p w14:paraId="6F385DF3" w14:textId="77777777" w:rsidR="0092474D" w:rsidRPr="001D19F6" w:rsidRDefault="0092474D" w:rsidP="00264E50">
      <w:pPr>
        <w:wordWrap/>
        <w:spacing w:line="360" w:lineRule="auto"/>
        <w:ind w:leftChars="213" w:left="426"/>
        <w:rPr>
          <w:rFonts w:ascii="Arial" w:eastAsia="굴림" w:hAnsi="Arial" w:cs="Arial"/>
          <w:sz w:val="22"/>
        </w:rPr>
      </w:pPr>
    </w:p>
    <w:p w14:paraId="60791355" w14:textId="77777777" w:rsidR="00624BD4" w:rsidRPr="001D19F6" w:rsidRDefault="00624BD4" w:rsidP="000D07A7">
      <w:pPr>
        <w:wordWrap/>
        <w:spacing w:line="360" w:lineRule="auto"/>
        <w:outlineLvl w:val="0"/>
        <w:rPr>
          <w:rFonts w:ascii="Arial" w:eastAsia="굴림" w:hAnsi="Arial" w:cs="Arial"/>
          <w:sz w:val="22"/>
        </w:rPr>
      </w:pPr>
      <w:bookmarkStart w:id="3126" w:name="_Toc483216642"/>
      <w:bookmarkStart w:id="3127" w:name="_Toc487461354"/>
      <w:bookmarkStart w:id="3128" w:name="_Toc487647355"/>
      <w:r w:rsidRPr="001D19F6">
        <w:rPr>
          <w:rFonts w:ascii="Arial" w:eastAsia="굴림" w:hAnsi="Arial" w:cs="Arial"/>
          <w:sz w:val="22"/>
        </w:rPr>
        <w:t>D059.</w:t>
      </w:r>
      <w:r w:rsidR="000D07A7" w:rsidRPr="001D19F6">
        <w:rPr>
          <w:rFonts w:ascii="Arial" w:eastAsia="굴림" w:hAnsi="Arial" w:cs="Arial"/>
          <w:sz w:val="22"/>
        </w:rPr>
        <w:t xml:space="preserve"> What was your current employment status? </w:t>
      </w:r>
      <w:r w:rsidRPr="001D19F6">
        <w:rPr>
          <w:rFonts w:ascii="Arial" w:eastAsia="굴림" w:hAnsi="Arial" w:cs="Arial"/>
          <w:sz w:val="22"/>
        </w:rPr>
        <w:t>(</w:t>
      </w:r>
      <w:r w:rsidR="00BC3958" w:rsidRPr="001D19F6">
        <w:rPr>
          <w:rFonts w:ascii="Arial" w:eastAsia="굴림" w:hAnsi="Arial" w:cs="Arial"/>
          <w:sz w:val="22"/>
        </w:rPr>
        <w:t>Workplace</w:t>
      </w:r>
      <w:r w:rsidRPr="001D19F6">
        <w:rPr>
          <w:rFonts w:ascii="Arial" w:eastAsia="굴림" w:hAnsi="Arial" w:cs="Arial"/>
          <w:sz w:val="22"/>
        </w:rPr>
        <w:t xml:space="preserve"> since [D045]: [Industry D046] [Occupation D051])</w:t>
      </w:r>
      <w:bookmarkEnd w:id="3126"/>
      <w:bookmarkEnd w:id="3127"/>
      <w:bookmarkEnd w:id="3128"/>
      <w:r w:rsidRPr="001D19F6">
        <w:rPr>
          <w:rFonts w:ascii="Arial" w:eastAsia="굴림" w:hAnsi="Arial" w:cs="Arial"/>
          <w:sz w:val="22"/>
        </w:rPr>
        <w:t xml:space="preserve"> </w:t>
      </w:r>
    </w:p>
    <w:tbl>
      <w:tblPr>
        <w:tblStyle w:val="a8"/>
        <w:tblW w:w="0" w:type="auto"/>
        <w:tblInd w:w="250" w:type="dxa"/>
        <w:tblLook w:val="04A0" w:firstRow="1" w:lastRow="0" w:firstColumn="1" w:lastColumn="0" w:noHBand="0" w:noVBand="1"/>
      </w:tblPr>
      <w:tblGrid>
        <w:gridCol w:w="9357"/>
      </w:tblGrid>
      <w:tr w:rsidR="00D063AA" w:rsidRPr="001D19F6" w14:paraId="21DC81C1" w14:textId="77777777" w:rsidTr="000D07A7">
        <w:trPr>
          <w:trHeight w:val="3181"/>
        </w:trPr>
        <w:tc>
          <w:tcPr>
            <w:tcW w:w="9357" w:type="dxa"/>
            <w:tcBorders>
              <w:top w:val="single" w:sz="4" w:space="0" w:color="auto"/>
              <w:left w:val="single" w:sz="4" w:space="0" w:color="auto"/>
              <w:bottom w:val="single" w:sz="4" w:space="0" w:color="auto"/>
              <w:right w:val="single" w:sz="4" w:space="0" w:color="auto"/>
            </w:tcBorders>
            <w:hideMark/>
          </w:tcPr>
          <w:p w14:paraId="1FE79EFD" w14:textId="77777777" w:rsidR="000D07A7" w:rsidRPr="001D19F6" w:rsidRDefault="000D07A7"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09838D5A" w14:textId="77777777" w:rsidR="00E42C64" w:rsidRPr="00FF1D2F" w:rsidRDefault="00E42C64" w:rsidP="00E42C64">
            <w:pPr>
              <w:pStyle w:val="a6"/>
              <w:numPr>
                <w:ilvl w:val="0"/>
                <w:numId w:val="488"/>
              </w:numPr>
              <w:spacing w:line="384" w:lineRule="auto"/>
              <w:ind w:leftChars="0"/>
              <w:textAlignment w:val="baseline"/>
              <w:rPr>
                <w:ins w:id="3129" w:author="Keis" w:date="2024-09-06T10:46:00Z"/>
                <w:rFonts w:ascii="나눔명조" w:eastAsia="굴림" w:hAnsi="굴림" w:cs="굴림"/>
                <w:color w:val="00B050"/>
                <w:spacing w:val="-2"/>
                <w:kern w:val="0"/>
                <w:szCs w:val="20"/>
              </w:rPr>
            </w:pPr>
            <w:ins w:id="3130" w:author="Keis" w:date="2024-09-06T10:46:00Z">
              <w:r w:rsidRPr="00FF1D2F">
                <w:rPr>
                  <w:rFonts w:ascii="나눔명조" w:eastAsia="나눔명조" w:hAnsi="굴림" w:cs="굴림"/>
                  <w:b/>
                  <w:bCs/>
                  <w:color w:val="00B050"/>
                  <w:spacing w:val="-2"/>
                  <w:kern w:val="0"/>
                  <w:sz w:val="18"/>
                  <w:szCs w:val="18"/>
                </w:rPr>
                <w:t>Permanent employees:</w:t>
              </w:r>
              <w:r w:rsidRPr="00FF1D2F">
                <w:rPr>
                  <w:rFonts w:ascii="나눔명조" w:eastAsia="나눔명조" w:hAnsi="굴림" w:cs="굴림"/>
                  <w:color w:val="00B050"/>
                  <w:spacing w:val="-2"/>
                  <w:kern w:val="0"/>
                  <w:sz w:val="18"/>
                  <w:szCs w:val="18"/>
                </w:rPr>
                <w:t xml:space="preserve"> Workers who have a retirement age or who are continuously or indefinitely employed without a fixed termination date or events for their employment.</w:t>
              </w:r>
            </w:ins>
          </w:p>
          <w:p w14:paraId="16D26D12" w14:textId="77777777" w:rsidR="00E42C64" w:rsidRPr="00FF1D2F" w:rsidRDefault="00E42C64" w:rsidP="00E42C64">
            <w:pPr>
              <w:pStyle w:val="a6"/>
              <w:numPr>
                <w:ilvl w:val="0"/>
                <w:numId w:val="488"/>
              </w:numPr>
              <w:spacing w:line="384" w:lineRule="auto"/>
              <w:ind w:leftChars="0"/>
              <w:textAlignment w:val="baseline"/>
              <w:rPr>
                <w:ins w:id="3131" w:author="Keis" w:date="2024-09-06T10:46:00Z"/>
                <w:rFonts w:ascii="나눔명조" w:eastAsia="굴림" w:hAnsi="굴림" w:cs="굴림"/>
                <w:color w:val="00B050"/>
                <w:spacing w:val="-2"/>
                <w:kern w:val="0"/>
                <w:szCs w:val="20"/>
              </w:rPr>
            </w:pPr>
            <w:ins w:id="3132" w:author="Keis" w:date="2024-09-06T10:46:00Z">
              <w:r w:rsidRPr="00FF1D2F">
                <w:rPr>
                  <w:rFonts w:ascii="나눔명조" w:eastAsia="나눔명조" w:hAnsi="굴림" w:cs="굴림"/>
                  <w:b/>
                  <w:bCs/>
                  <w:color w:val="00B050"/>
                  <w:spacing w:val="-2"/>
                  <w:kern w:val="0"/>
                  <w:sz w:val="18"/>
                  <w:szCs w:val="18"/>
                </w:rPr>
                <w:t>Long fixed-term employees (more than 1 year):</w:t>
              </w:r>
              <w:r w:rsidRPr="00FF1D2F">
                <w:rPr>
                  <w:rFonts w:ascii="나눔명조" w:eastAsia="나눔명조" w:hAnsi="굴림" w:cs="굴림"/>
                  <w:color w:val="00B050"/>
                  <w:spacing w:val="-2"/>
                  <w:kern w:val="0"/>
                  <w:sz w:val="18"/>
                  <w:szCs w:val="18"/>
                </w:rPr>
                <w:t xml:space="preserve"> Workers who have a fixed termination date or events for their employment except a retirement age and whose employment is expected to be for more than one year from the start date or events.</w:t>
              </w:r>
            </w:ins>
          </w:p>
          <w:p w14:paraId="21AF07EF" w14:textId="77777777" w:rsidR="00E42C64" w:rsidRPr="00FF1D2F" w:rsidRDefault="00E42C64" w:rsidP="00E42C64">
            <w:pPr>
              <w:pStyle w:val="a6"/>
              <w:numPr>
                <w:ilvl w:val="0"/>
                <w:numId w:val="488"/>
              </w:numPr>
              <w:spacing w:line="384" w:lineRule="auto"/>
              <w:ind w:leftChars="0"/>
              <w:textAlignment w:val="baseline"/>
              <w:rPr>
                <w:ins w:id="3133" w:author="Keis" w:date="2024-09-06T10:46:00Z"/>
                <w:rFonts w:ascii="나눔명조" w:eastAsia="굴림" w:hAnsi="굴림" w:cs="굴림"/>
                <w:b/>
                <w:bCs/>
                <w:color w:val="00B050"/>
                <w:spacing w:val="-2"/>
                <w:kern w:val="0"/>
                <w:szCs w:val="20"/>
              </w:rPr>
            </w:pPr>
            <w:ins w:id="3134" w:author="Keis" w:date="2024-09-06T10:46:00Z">
              <w:r w:rsidRPr="00FF1D2F">
                <w:rPr>
                  <w:rFonts w:ascii="나눔명조" w:eastAsia="나눔명조" w:hAnsi="굴림" w:cs="굴림"/>
                  <w:b/>
                  <w:bCs/>
                  <w:color w:val="00B050"/>
                  <w:spacing w:val="-2"/>
                  <w:kern w:val="0"/>
                  <w:sz w:val="18"/>
                  <w:szCs w:val="18"/>
                </w:rPr>
                <w:t xml:space="preserve">Short fixed-term employees (3 to 12 months): </w:t>
              </w:r>
              <w:r w:rsidRPr="00FF1D2F">
                <w:rPr>
                  <w:rFonts w:ascii="나눔명조" w:eastAsia="나눔명조" w:hAnsi="굴림" w:cs="굴림"/>
                  <w:color w:val="00B050"/>
                  <w:spacing w:val="-2"/>
                  <w:kern w:val="0"/>
                  <w:sz w:val="18"/>
                  <w:szCs w:val="18"/>
                </w:rPr>
                <w:t>Workers who have a fixed termination date or events for their employment and whose employment is expected to be for more than three months to less than one year.</w:t>
              </w:r>
            </w:ins>
          </w:p>
          <w:p w14:paraId="52D01EBC" w14:textId="77777777" w:rsidR="00E42C64" w:rsidRPr="00FF1D2F" w:rsidRDefault="00E42C64" w:rsidP="00E42C64">
            <w:pPr>
              <w:pStyle w:val="a6"/>
              <w:numPr>
                <w:ilvl w:val="0"/>
                <w:numId w:val="488"/>
              </w:numPr>
              <w:spacing w:line="384" w:lineRule="auto"/>
              <w:ind w:leftChars="0"/>
              <w:textAlignment w:val="baseline"/>
              <w:rPr>
                <w:ins w:id="3135" w:author="Keis" w:date="2024-09-06T10:46:00Z"/>
                <w:rFonts w:ascii="나눔명조" w:eastAsia="굴림" w:hAnsi="굴림" w:cs="굴림"/>
                <w:b/>
                <w:bCs/>
                <w:color w:val="00B050"/>
                <w:spacing w:val="-2"/>
                <w:kern w:val="0"/>
                <w:szCs w:val="20"/>
              </w:rPr>
            </w:pPr>
            <w:ins w:id="3136" w:author="Keis" w:date="2024-09-06T10:46:00Z">
              <w:r w:rsidRPr="00FF1D2F">
                <w:rPr>
                  <w:rFonts w:ascii="나눔명조" w:eastAsia="나눔명조" w:hAnsi="굴림" w:cs="굴림"/>
                  <w:b/>
                  <w:bCs/>
                  <w:color w:val="00B050"/>
                  <w:spacing w:val="-2"/>
                  <w:kern w:val="0"/>
                  <w:sz w:val="18"/>
                  <w:szCs w:val="18"/>
                </w:rPr>
                <w:t>Short-term and casual employees (less than 3 months):</w:t>
              </w:r>
              <w:r w:rsidRPr="00FF1D2F">
                <w:rPr>
                  <w:rFonts w:ascii="나눔명조" w:eastAsia="나눔명조" w:hAnsi="굴림" w:cs="굴림"/>
                  <w:color w:val="00B050"/>
                  <w:spacing w:val="-2"/>
                  <w:kern w:val="0"/>
                  <w:sz w:val="18"/>
                  <w:szCs w:val="18"/>
                </w:rPr>
                <w:t xml:space="preserve"> Workers with indefinite employment or without guaranteed minimum working hours per pay period, even if employed for more than three months, and daily workers and on-call workers who do not have a guarantee of work or work performance.</w:t>
              </w:r>
            </w:ins>
          </w:p>
          <w:p w14:paraId="3D0AC778" w14:textId="77777777" w:rsidR="0076353B" w:rsidRPr="00FF1D2F" w:rsidRDefault="0076353B" w:rsidP="0076353B">
            <w:pPr>
              <w:pStyle w:val="a6"/>
              <w:numPr>
                <w:ilvl w:val="0"/>
                <w:numId w:val="488"/>
              </w:numPr>
              <w:spacing w:line="384" w:lineRule="auto"/>
              <w:ind w:leftChars="0"/>
              <w:textAlignment w:val="baseline"/>
              <w:rPr>
                <w:ins w:id="3137" w:author="Keis" w:date="2024-09-06T11:27:00Z"/>
                <w:rFonts w:ascii="나눔명조" w:eastAsia="나눔명조" w:hAnsi="굴림" w:cs="굴림"/>
                <w:color w:val="00B050"/>
                <w:spacing w:val="-2"/>
                <w:kern w:val="0"/>
                <w:sz w:val="18"/>
                <w:szCs w:val="18"/>
              </w:rPr>
            </w:pPr>
            <w:ins w:id="3138" w:author="Keis" w:date="2024-09-06T11:27:00Z">
              <w:r w:rsidRPr="00FF1D2F">
                <w:rPr>
                  <w:rFonts w:ascii="나눔명조" w:eastAsia="나눔명조" w:hAnsi="굴림" w:cs="굴림"/>
                  <w:b/>
                  <w:bCs/>
                  <w:color w:val="00B050"/>
                  <w:spacing w:val="-2"/>
                  <w:kern w:val="0"/>
                  <w:sz w:val="18"/>
                  <w:szCs w:val="18"/>
                </w:rPr>
                <w:t>Paid apprentices, trainees, and interns:</w:t>
              </w:r>
              <w:r w:rsidRPr="0076353B">
                <w:rPr>
                  <w:rFonts w:ascii="나눔명조" w:eastAsia="굴림" w:hAnsi="굴림" w:cs="굴림"/>
                  <w:b/>
                  <w:bCs/>
                  <w:color w:val="00B050"/>
                  <w:spacing w:val="-2"/>
                  <w:kern w:val="0"/>
                  <w:szCs w:val="20"/>
                </w:rPr>
                <w:t xml:space="preserve"> </w:t>
              </w:r>
              <w:r w:rsidRPr="00FF1D2F">
                <w:rPr>
                  <w:rFonts w:ascii="나눔명조" w:eastAsia="나눔명조" w:hAnsi="굴림" w:cs="굴림"/>
                  <w:color w:val="00B050"/>
                  <w:spacing w:val="-2"/>
                  <w:kern w:val="0"/>
                  <w:sz w:val="18"/>
                  <w:szCs w:val="18"/>
                </w:rPr>
                <w:t>Workers who perform activities such as producing goods or providing services for others as part of on-the-job training to acquire professional skills or job expertise, and who receive compensation in return.</w:t>
              </w:r>
            </w:ins>
          </w:p>
          <w:p w14:paraId="13CB1419" w14:textId="219040C8" w:rsidR="000D07A7" w:rsidRPr="001D19F6" w:rsidDel="00E42C64" w:rsidRDefault="000D07A7">
            <w:pPr>
              <w:pStyle w:val="a6"/>
              <w:wordWrap/>
              <w:ind w:leftChars="0"/>
              <w:rPr>
                <w:del w:id="3139" w:author="Keis" w:date="2024-09-06T10:46:00Z"/>
                <w:rFonts w:ascii="Arial" w:eastAsia="굴림" w:hAnsi="Arial" w:cs="Arial"/>
                <w:szCs w:val="20"/>
              </w:rPr>
              <w:pPrChange w:id="3140" w:author="Keis" w:date="2024-09-06T10:47:00Z">
                <w:pPr>
                  <w:pStyle w:val="a6"/>
                  <w:numPr>
                    <w:numId w:val="488"/>
                  </w:numPr>
                  <w:wordWrap/>
                  <w:ind w:leftChars="0" w:hanging="400"/>
                </w:pPr>
              </w:pPrChange>
            </w:pPr>
            <w:del w:id="3141" w:author="Keis" w:date="2024-09-06T10:46:00Z">
              <w:r w:rsidRPr="001D19F6" w:rsidDel="00E42C64">
                <w:rPr>
                  <w:rFonts w:ascii="Arial" w:eastAsia="굴림" w:hAnsi="Arial" w:cs="Arial"/>
                  <w:b/>
                  <w:szCs w:val="20"/>
                </w:rPr>
                <w:delText>Regular worker</w:delText>
              </w:r>
              <w:r w:rsidRPr="001D19F6" w:rsidDel="00E42C64">
                <w:rPr>
                  <w:rFonts w:ascii="Arial" w:eastAsia="굴림" w:hAnsi="Arial" w:cs="Arial"/>
                  <w:szCs w:val="20"/>
                </w:rPr>
                <w:delText>: Workers with an employment contract of more than one year or workers who may continue work as long as they want without a predefined contract period</w:delText>
              </w:r>
            </w:del>
          </w:p>
          <w:p w14:paraId="70CEC1CB" w14:textId="10C6898B" w:rsidR="000D07A7" w:rsidRPr="001D19F6" w:rsidDel="00E42C64" w:rsidRDefault="000D07A7">
            <w:pPr>
              <w:pStyle w:val="a6"/>
              <w:wordWrap/>
              <w:ind w:leftChars="0"/>
              <w:rPr>
                <w:del w:id="3142" w:author="Keis" w:date="2024-09-06T10:46:00Z"/>
                <w:rFonts w:ascii="Arial" w:eastAsia="굴림" w:hAnsi="Arial" w:cs="Arial"/>
                <w:szCs w:val="20"/>
              </w:rPr>
              <w:pPrChange w:id="3143" w:author="Keis" w:date="2024-09-06T10:47:00Z">
                <w:pPr>
                  <w:pStyle w:val="a6"/>
                  <w:numPr>
                    <w:numId w:val="488"/>
                  </w:numPr>
                  <w:wordWrap/>
                  <w:ind w:leftChars="0" w:hanging="400"/>
                </w:pPr>
              </w:pPrChange>
            </w:pPr>
            <w:del w:id="3144" w:author="Keis" w:date="2024-09-06T10:46:00Z">
              <w:r w:rsidRPr="001D19F6" w:rsidDel="00E42C64">
                <w:rPr>
                  <w:rFonts w:ascii="Arial" w:eastAsia="굴림" w:hAnsi="Arial" w:cs="Arial"/>
                  <w:b/>
                  <w:szCs w:val="20"/>
                </w:rPr>
                <w:delText>Temporary worker</w:delText>
              </w:r>
              <w:r w:rsidRPr="001D19F6" w:rsidDel="00E42C64">
                <w:rPr>
                  <w:rFonts w:ascii="Arial" w:eastAsia="굴림" w:hAnsi="Arial" w:cs="Arial"/>
                  <w:szCs w:val="20"/>
                </w:rPr>
                <w:delText xml:space="preserve">: Workers with an employment contract of more than one month and less than one year or workers who expect the work to be terminated within one year despite of no predefined contract period (Even if he/ she has been working for the company for a long time and/ or expects to continue working in the future, as long as the contract period is less than 1 year, he/ she has to be considered as a temporary worker) </w:delText>
              </w:r>
            </w:del>
          </w:p>
          <w:p w14:paraId="46ED8A39" w14:textId="72DFA9D7" w:rsidR="000D07A7" w:rsidRPr="001D19F6" w:rsidRDefault="000D07A7">
            <w:pPr>
              <w:pStyle w:val="a6"/>
              <w:wordWrap/>
              <w:spacing w:after="240"/>
              <w:ind w:leftChars="0"/>
              <w:rPr>
                <w:rFonts w:ascii="Arial" w:eastAsia="굴림" w:hAnsi="Arial" w:cs="Arial"/>
                <w:sz w:val="22"/>
              </w:rPr>
              <w:pPrChange w:id="3145" w:author="Keis" w:date="2024-09-06T10:47:00Z">
                <w:pPr>
                  <w:pStyle w:val="a6"/>
                  <w:numPr>
                    <w:numId w:val="488"/>
                  </w:numPr>
                  <w:wordWrap/>
                  <w:spacing w:after="240"/>
                  <w:ind w:leftChars="0" w:hanging="400"/>
                </w:pPr>
              </w:pPrChange>
            </w:pPr>
            <w:del w:id="3146" w:author="Keis" w:date="2024-09-06T10:46:00Z">
              <w:r w:rsidRPr="001D19F6" w:rsidDel="00E42C64">
                <w:rPr>
                  <w:rFonts w:ascii="Arial" w:eastAsia="굴림" w:hAnsi="Arial" w:cs="Arial"/>
                  <w:b/>
                  <w:szCs w:val="20"/>
                </w:rPr>
                <w:delText>Daily worker</w:delText>
              </w:r>
              <w:r w:rsidRPr="001D19F6" w:rsidDel="00E42C64">
                <w:rPr>
                  <w:rFonts w:ascii="Arial" w:eastAsia="굴림" w:hAnsi="Arial" w:cs="Arial"/>
                  <w:szCs w:val="20"/>
                </w:rPr>
                <w:delText xml:space="preserve">: Workers with an employment contract of less than one month, or workers who are hired and paid on a daily basis, or workers who work in various places without any designated place </w:delText>
              </w:r>
            </w:del>
          </w:p>
        </w:tc>
      </w:tr>
    </w:tbl>
    <w:p w14:paraId="12FC3314" w14:textId="23C58B61" w:rsidR="0076353B" w:rsidRPr="0076353B" w:rsidRDefault="0076353B">
      <w:pPr>
        <w:pStyle w:val="a6"/>
        <w:numPr>
          <w:ilvl w:val="0"/>
          <w:numId w:val="1365"/>
        </w:numPr>
        <w:wordWrap/>
        <w:spacing w:line="360" w:lineRule="auto"/>
        <w:ind w:leftChars="0"/>
        <w:rPr>
          <w:ins w:id="3147" w:author="Keis" w:date="2024-09-06T11:28:00Z"/>
          <w:rFonts w:ascii="Arial" w:eastAsia="굴림" w:hAnsi="Arial" w:cs="Arial"/>
          <w:color w:val="00B050"/>
          <w:sz w:val="22"/>
          <w:rPrChange w:id="3148" w:author="Keis" w:date="2024-09-06T11:29:00Z">
            <w:rPr>
              <w:ins w:id="3149" w:author="Keis" w:date="2024-09-06T11:28:00Z"/>
            </w:rPr>
          </w:rPrChange>
        </w:rPr>
        <w:pPrChange w:id="3150" w:author="Keis" w:date="2024-09-06T11:29:00Z">
          <w:pPr>
            <w:wordWrap/>
            <w:spacing w:line="360" w:lineRule="auto"/>
            <w:ind w:leftChars="213" w:left="426"/>
          </w:pPr>
        </w:pPrChange>
      </w:pPr>
      <w:ins w:id="3151" w:author="Keis" w:date="2024-09-06T11:28:00Z">
        <w:r w:rsidRPr="0076353B">
          <w:rPr>
            <w:rFonts w:ascii="Arial" w:eastAsia="굴림" w:hAnsi="Arial" w:cs="Arial"/>
            <w:color w:val="00B050"/>
            <w:sz w:val="22"/>
            <w:rPrChange w:id="3152" w:author="Keis" w:date="2024-09-06T11:29:00Z">
              <w:rPr/>
            </w:rPrChange>
          </w:rPr>
          <w:t>Permanent employees</w:t>
        </w:r>
        <w:r w:rsidRPr="0076353B" w:rsidDel="00C20989">
          <w:rPr>
            <w:rFonts w:ascii="Arial" w:eastAsia="굴림" w:hAnsi="Arial" w:cs="Arial"/>
            <w:color w:val="00B050"/>
            <w:sz w:val="22"/>
            <w:rPrChange w:id="3153" w:author="Keis" w:date="2024-09-06T11:29:00Z">
              <w:rPr/>
            </w:rPrChange>
          </w:rPr>
          <w:t xml:space="preserve"> </w:t>
        </w:r>
      </w:ins>
    </w:p>
    <w:p w14:paraId="70403671" w14:textId="77777777" w:rsidR="0076353B" w:rsidRPr="0076353B" w:rsidRDefault="0076353B">
      <w:pPr>
        <w:pStyle w:val="a6"/>
        <w:numPr>
          <w:ilvl w:val="0"/>
          <w:numId w:val="1365"/>
        </w:numPr>
        <w:wordWrap/>
        <w:spacing w:line="360" w:lineRule="auto"/>
        <w:ind w:leftChars="0"/>
        <w:rPr>
          <w:ins w:id="3154" w:author="Keis" w:date="2024-09-06T11:28:00Z"/>
          <w:rFonts w:ascii="Arial" w:eastAsia="굴림" w:hAnsi="Arial" w:cs="Arial"/>
          <w:color w:val="00B050"/>
          <w:sz w:val="22"/>
          <w:rPrChange w:id="3155" w:author="Keis" w:date="2024-09-06T11:29:00Z">
            <w:rPr>
              <w:ins w:id="3156" w:author="Keis" w:date="2024-09-06T11:28:00Z"/>
            </w:rPr>
          </w:rPrChange>
        </w:rPr>
        <w:pPrChange w:id="3157" w:author="Keis" w:date="2024-09-06T11:29:00Z">
          <w:pPr>
            <w:pStyle w:val="a6"/>
            <w:numPr>
              <w:numId w:val="493"/>
            </w:numPr>
            <w:wordWrap/>
            <w:spacing w:line="360" w:lineRule="auto"/>
            <w:ind w:leftChars="0" w:left="760" w:hanging="360"/>
          </w:pPr>
        </w:pPrChange>
      </w:pPr>
      <w:ins w:id="3158" w:author="Keis" w:date="2024-09-06T11:28:00Z">
        <w:r w:rsidRPr="0076353B">
          <w:rPr>
            <w:rFonts w:ascii="Arial" w:eastAsia="굴림" w:hAnsi="Arial" w:cs="Arial"/>
            <w:color w:val="00B050"/>
            <w:sz w:val="22"/>
            <w:rPrChange w:id="3159" w:author="Keis" w:date="2024-09-06T11:29:00Z">
              <w:rPr/>
            </w:rPrChange>
          </w:rPr>
          <w:t>Long fixed-term employees (more than 1 year)</w:t>
        </w:r>
      </w:ins>
    </w:p>
    <w:p w14:paraId="6A758562" w14:textId="77777777" w:rsidR="0076353B" w:rsidRPr="0076353B" w:rsidRDefault="0076353B">
      <w:pPr>
        <w:pStyle w:val="a6"/>
        <w:numPr>
          <w:ilvl w:val="0"/>
          <w:numId w:val="1365"/>
        </w:numPr>
        <w:wordWrap/>
        <w:spacing w:line="360" w:lineRule="auto"/>
        <w:ind w:leftChars="0"/>
        <w:rPr>
          <w:ins w:id="3160" w:author="Keis" w:date="2024-09-06T11:28:00Z"/>
          <w:rFonts w:ascii="Arial" w:eastAsia="굴림" w:hAnsi="Arial" w:cs="Arial"/>
          <w:color w:val="00B050"/>
          <w:sz w:val="22"/>
          <w:rPrChange w:id="3161" w:author="Keis" w:date="2024-09-06T11:29:00Z">
            <w:rPr>
              <w:ins w:id="3162" w:author="Keis" w:date="2024-09-06T11:28:00Z"/>
            </w:rPr>
          </w:rPrChange>
        </w:rPr>
        <w:pPrChange w:id="3163" w:author="Keis" w:date="2024-09-06T11:29:00Z">
          <w:pPr>
            <w:pStyle w:val="a6"/>
            <w:numPr>
              <w:numId w:val="493"/>
            </w:numPr>
            <w:wordWrap/>
            <w:spacing w:line="360" w:lineRule="auto"/>
            <w:ind w:leftChars="0" w:left="760" w:hanging="360"/>
          </w:pPr>
        </w:pPrChange>
      </w:pPr>
      <w:ins w:id="3164" w:author="Keis" w:date="2024-09-06T11:28:00Z">
        <w:r w:rsidRPr="0076353B">
          <w:rPr>
            <w:rFonts w:ascii="Arial" w:eastAsia="굴림" w:hAnsi="Arial" w:cs="Arial"/>
            <w:color w:val="00B050"/>
            <w:sz w:val="22"/>
            <w:rPrChange w:id="3165" w:author="Keis" w:date="2024-09-06T11:29:00Z">
              <w:rPr/>
            </w:rPrChange>
          </w:rPr>
          <w:t>Short fixed-term employees (3 to 12 months)</w:t>
        </w:r>
      </w:ins>
    </w:p>
    <w:p w14:paraId="398AF604" w14:textId="77777777" w:rsidR="0076353B" w:rsidRPr="0076353B" w:rsidRDefault="0076353B">
      <w:pPr>
        <w:pStyle w:val="a6"/>
        <w:numPr>
          <w:ilvl w:val="0"/>
          <w:numId w:val="1365"/>
        </w:numPr>
        <w:wordWrap/>
        <w:spacing w:line="360" w:lineRule="auto"/>
        <w:ind w:leftChars="0"/>
        <w:rPr>
          <w:ins w:id="3166" w:author="Keis" w:date="2024-09-06T11:28:00Z"/>
          <w:rFonts w:ascii="Arial" w:eastAsia="굴림" w:hAnsi="Arial" w:cs="Arial"/>
          <w:color w:val="00B050"/>
          <w:sz w:val="22"/>
          <w:rPrChange w:id="3167" w:author="Keis" w:date="2024-09-06T11:29:00Z">
            <w:rPr>
              <w:ins w:id="3168" w:author="Keis" w:date="2024-09-06T11:28:00Z"/>
            </w:rPr>
          </w:rPrChange>
        </w:rPr>
        <w:pPrChange w:id="3169" w:author="Keis" w:date="2024-09-06T11:29:00Z">
          <w:pPr>
            <w:pStyle w:val="a6"/>
            <w:numPr>
              <w:numId w:val="493"/>
            </w:numPr>
            <w:wordWrap/>
            <w:spacing w:line="360" w:lineRule="auto"/>
            <w:ind w:leftChars="0" w:left="760" w:hanging="360"/>
          </w:pPr>
        </w:pPrChange>
      </w:pPr>
      <w:ins w:id="3170" w:author="Keis" w:date="2024-09-06T11:28:00Z">
        <w:r w:rsidRPr="0076353B">
          <w:rPr>
            <w:rFonts w:ascii="Arial" w:eastAsia="굴림" w:hAnsi="Arial" w:cs="Arial"/>
            <w:color w:val="00B050"/>
            <w:sz w:val="22"/>
            <w:rPrChange w:id="3171" w:author="Keis" w:date="2024-09-06T11:29:00Z">
              <w:rPr/>
            </w:rPrChange>
          </w:rPr>
          <w:t>Short-term and casual employees (less than 3 months)</w:t>
        </w:r>
      </w:ins>
    </w:p>
    <w:p w14:paraId="230CC322" w14:textId="77777777" w:rsidR="0076353B" w:rsidRPr="0076353B" w:rsidRDefault="0076353B">
      <w:pPr>
        <w:pStyle w:val="a6"/>
        <w:numPr>
          <w:ilvl w:val="0"/>
          <w:numId w:val="1365"/>
        </w:numPr>
        <w:wordWrap/>
        <w:spacing w:line="360" w:lineRule="auto"/>
        <w:ind w:leftChars="0"/>
        <w:rPr>
          <w:ins w:id="3172" w:author="Keis" w:date="2024-09-06T11:28:00Z"/>
          <w:rFonts w:ascii="Arial" w:eastAsia="굴림" w:hAnsi="Arial" w:cs="Arial"/>
          <w:color w:val="00B050"/>
          <w:sz w:val="22"/>
          <w:rPrChange w:id="3173" w:author="Keis" w:date="2024-09-06T11:29:00Z">
            <w:rPr>
              <w:ins w:id="3174" w:author="Keis" w:date="2024-09-06T11:28:00Z"/>
            </w:rPr>
          </w:rPrChange>
        </w:rPr>
        <w:pPrChange w:id="3175" w:author="Keis" w:date="2024-09-06T11:29:00Z">
          <w:pPr>
            <w:pStyle w:val="a6"/>
            <w:numPr>
              <w:numId w:val="493"/>
            </w:numPr>
            <w:wordWrap/>
            <w:spacing w:line="360" w:lineRule="auto"/>
            <w:ind w:leftChars="0" w:left="760" w:hanging="360"/>
          </w:pPr>
        </w:pPrChange>
      </w:pPr>
      <w:ins w:id="3176" w:author="Keis" w:date="2024-09-06T11:28:00Z">
        <w:r w:rsidRPr="0076353B">
          <w:rPr>
            <w:rFonts w:ascii="Arial" w:eastAsia="굴림" w:hAnsi="Arial" w:cs="Arial"/>
            <w:color w:val="00B050"/>
            <w:sz w:val="22"/>
            <w:rPrChange w:id="3177" w:author="Keis" w:date="2024-09-06T11:29:00Z">
              <w:rPr/>
            </w:rPrChange>
          </w:rPr>
          <w:t>Paid apprentices, trainees, and interns</w:t>
        </w:r>
      </w:ins>
    </w:p>
    <w:p w14:paraId="236A82CF" w14:textId="7B540BD6" w:rsidR="000D07A7" w:rsidRPr="00E42C64" w:rsidDel="00E42C64" w:rsidRDefault="000D07A7">
      <w:pPr>
        <w:ind w:left="400"/>
        <w:rPr>
          <w:del w:id="3178" w:author="Keis" w:date="2024-09-06T10:46:00Z"/>
          <w:rFonts w:ascii="Arial" w:eastAsia="굴림" w:hAnsi="Arial" w:cs="Arial"/>
          <w:sz w:val="22"/>
          <w:rPrChange w:id="3179" w:author="Keis" w:date="2024-09-06T10:47:00Z">
            <w:rPr>
              <w:del w:id="3180" w:author="Keis" w:date="2024-09-06T10:46:00Z"/>
            </w:rPr>
          </w:rPrChange>
        </w:rPr>
        <w:pPrChange w:id="3181" w:author="Keis" w:date="2024-09-06T10:47:00Z">
          <w:pPr>
            <w:wordWrap/>
            <w:spacing w:line="360" w:lineRule="auto"/>
            <w:ind w:leftChars="213" w:left="426"/>
          </w:pPr>
        </w:pPrChange>
      </w:pPr>
      <w:del w:id="3182" w:author="Keis" w:date="2024-09-06T10:46:00Z">
        <w:r w:rsidRPr="00E42C64" w:rsidDel="00E42C64">
          <w:rPr>
            <w:rFonts w:ascii="굴림" w:eastAsia="굴림" w:hAnsi="굴림" w:cs="굴림" w:hint="eastAsia"/>
            <w:sz w:val="22"/>
            <w:rPrChange w:id="3183" w:author="Keis" w:date="2024-09-06T10:47:00Z">
              <w:rPr>
                <w:rFonts w:ascii="굴림" w:hAnsi="굴림" w:cs="굴림" w:hint="eastAsia"/>
              </w:rPr>
            </w:rPrChange>
          </w:rPr>
          <w:delText>①</w:delText>
        </w:r>
        <w:r w:rsidRPr="00E42C64" w:rsidDel="00E42C64">
          <w:rPr>
            <w:rFonts w:ascii="Arial" w:eastAsia="굴림" w:hAnsi="Arial" w:cs="Arial"/>
            <w:sz w:val="22"/>
            <w:rPrChange w:id="3184" w:author="Keis" w:date="2024-09-06T10:47:00Z">
              <w:rPr/>
            </w:rPrChange>
          </w:rPr>
          <w:delText xml:space="preserve"> Regular worker</w:delText>
        </w:r>
      </w:del>
    </w:p>
    <w:p w14:paraId="482913CB" w14:textId="40576F7D" w:rsidR="000D07A7" w:rsidRPr="001D19F6" w:rsidDel="00E42C64" w:rsidRDefault="000D07A7">
      <w:pPr>
        <w:ind w:left="400"/>
        <w:rPr>
          <w:del w:id="3185" w:author="Keis" w:date="2024-09-06T10:46:00Z"/>
        </w:rPr>
        <w:pPrChange w:id="3186" w:author="Keis" w:date="2024-09-06T10:47:00Z">
          <w:pPr>
            <w:wordWrap/>
            <w:spacing w:line="360" w:lineRule="auto"/>
            <w:ind w:leftChars="213" w:left="426"/>
          </w:pPr>
        </w:pPrChange>
      </w:pPr>
      <w:del w:id="3187" w:author="Keis" w:date="2024-09-06T10:46:00Z">
        <w:r w:rsidRPr="001D19F6" w:rsidDel="00E42C64">
          <w:rPr>
            <w:rFonts w:ascii="굴림" w:hAnsi="굴림" w:cs="굴림" w:hint="eastAsia"/>
          </w:rPr>
          <w:delText>③</w:delText>
        </w:r>
        <w:r w:rsidRPr="001D19F6" w:rsidDel="00E42C64">
          <w:delText xml:space="preserve"> Temporary worker</w:delText>
        </w:r>
      </w:del>
    </w:p>
    <w:p w14:paraId="6AE92F5B" w14:textId="0A323AD0" w:rsidR="000D07A7" w:rsidRPr="001D19F6" w:rsidDel="00E42C64" w:rsidRDefault="000D07A7">
      <w:pPr>
        <w:ind w:left="400"/>
        <w:rPr>
          <w:del w:id="3188" w:author="Keis" w:date="2024-09-06T10:46:00Z"/>
        </w:rPr>
        <w:pPrChange w:id="3189" w:author="Keis" w:date="2024-09-06T10:47:00Z">
          <w:pPr>
            <w:wordWrap/>
            <w:spacing w:line="360" w:lineRule="auto"/>
            <w:ind w:leftChars="213" w:left="426"/>
          </w:pPr>
        </w:pPrChange>
      </w:pPr>
      <w:del w:id="3190" w:author="Keis" w:date="2024-09-06T10:46:00Z">
        <w:r w:rsidRPr="001D19F6" w:rsidDel="00E42C64">
          <w:rPr>
            <w:rFonts w:ascii="굴림" w:hAnsi="굴림" w:cs="굴림" w:hint="eastAsia"/>
          </w:rPr>
          <w:delText>⑤</w:delText>
        </w:r>
        <w:r w:rsidRPr="001D19F6" w:rsidDel="00E42C64">
          <w:delText xml:space="preserve"> Daily worker</w:delText>
        </w:r>
      </w:del>
    </w:p>
    <w:p w14:paraId="0ECAA362" w14:textId="77777777" w:rsidR="00624BD4" w:rsidRPr="001D19F6" w:rsidRDefault="00624BD4">
      <w:pPr>
        <w:ind w:left="400"/>
        <w:pPrChange w:id="3191" w:author="Keis" w:date="2024-09-06T10:47:00Z">
          <w:pPr>
            <w:wordWrap/>
            <w:spacing w:line="360" w:lineRule="auto"/>
          </w:pPr>
        </w:pPrChange>
      </w:pPr>
    </w:p>
    <w:p w14:paraId="0EEA9AAE" w14:textId="77777777" w:rsidR="00BC30C6" w:rsidRPr="001D19F6" w:rsidRDefault="00624BD4" w:rsidP="00624BD4">
      <w:pPr>
        <w:wordWrap/>
        <w:spacing w:line="360" w:lineRule="auto"/>
        <w:outlineLvl w:val="0"/>
        <w:rPr>
          <w:rFonts w:ascii="Arial" w:eastAsia="굴림" w:hAnsi="Arial" w:cs="Arial"/>
          <w:sz w:val="22"/>
        </w:rPr>
      </w:pPr>
      <w:bookmarkStart w:id="3192" w:name="_Toc483216643"/>
      <w:bookmarkStart w:id="3193" w:name="_Toc487461355"/>
      <w:bookmarkStart w:id="3194" w:name="_Toc487647356"/>
      <w:r w:rsidRPr="001D19F6">
        <w:rPr>
          <w:rFonts w:ascii="Arial" w:eastAsia="굴림" w:hAnsi="Arial" w:cs="Arial"/>
          <w:sz w:val="22"/>
        </w:rPr>
        <w:t xml:space="preserve">D060. </w:t>
      </w:r>
      <w:r w:rsidR="000D07A7" w:rsidRPr="001D19F6">
        <w:rPr>
          <w:rFonts w:ascii="Arial" w:eastAsia="굴림" w:hAnsi="Arial" w:cs="Arial"/>
          <w:kern w:val="0"/>
          <w:sz w:val="22"/>
        </w:rPr>
        <w:t>Did you work on a part-time basis or a full-time basis?</w:t>
      </w:r>
      <w:r w:rsidRPr="001D19F6">
        <w:rPr>
          <w:rFonts w:ascii="Arial" w:eastAsia="굴림" w:hAnsi="Arial" w:cs="Arial"/>
          <w:sz w:val="22"/>
        </w:rPr>
        <w:t xml:space="preserve"> (workplace since [D045]: [Ind</w:t>
      </w:r>
      <w:r w:rsidR="00A43CCD" w:rsidRPr="001D19F6">
        <w:rPr>
          <w:rFonts w:ascii="Arial" w:eastAsia="굴림" w:hAnsi="Arial" w:cs="Arial"/>
          <w:sz w:val="22"/>
        </w:rPr>
        <w:t>ustry D046] [Occupation D051])</w:t>
      </w:r>
      <w:bookmarkEnd w:id="3192"/>
      <w:bookmarkEnd w:id="3193"/>
      <w:bookmarkEnd w:id="3194"/>
      <w:r w:rsidR="00A43CCD" w:rsidRPr="001D19F6">
        <w:rPr>
          <w:rFonts w:ascii="Arial" w:eastAsia="굴림" w:hAnsi="Arial" w:cs="Arial"/>
          <w:sz w:val="22"/>
        </w:rPr>
        <w:t xml:space="preserve"> </w:t>
      </w:r>
    </w:p>
    <w:tbl>
      <w:tblPr>
        <w:tblStyle w:val="a8"/>
        <w:tblW w:w="0" w:type="auto"/>
        <w:tblInd w:w="250" w:type="dxa"/>
        <w:tblLook w:val="04A0" w:firstRow="1" w:lastRow="0" w:firstColumn="1" w:lastColumn="0" w:noHBand="0" w:noVBand="1"/>
      </w:tblPr>
      <w:tblGrid>
        <w:gridCol w:w="9356"/>
      </w:tblGrid>
      <w:tr w:rsidR="00D063AA" w:rsidRPr="001D19F6" w14:paraId="1360DFFB" w14:textId="77777777" w:rsidTr="000D07A7">
        <w:tc>
          <w:tcPr>
            <w:tcW w:w="9356" w:type="dxa"/>
            <w:tcBorders>
              <w:top w:val="single" w:sz="4" w:space="0" w:color="auto"/>
              <w:left w:val="single" w:sz="4" w:space="0" w:color="auto"/>
              <w:bottom w:val="single" w:sz="4" w:space="0" w:color="auto"/>
              <w:right w:val="single" w:sz="4" w:space="0" w:color="auto"/>
            </w:tcBorders>
            <w:hideMark/>
          </w:tcPr>
          <w:p w14:paraId="593CC1E7" w14:textId="77777777" w:rsidR="000D07A7" w:rsidRPr="001D19F6" w:rsidRDefault="000D07A7"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0AE799B5" w14:textId="77777777" w:rsidR="000D07A7" w:rsidRPr="001D19F6" w:rsidRDefault="000D07A7" w:rsidP="00F14BA4">
            <w:pPr>
              <w:pStyle w:val="a6"/>
              <w:numPr>
                <w:ilvl w:val="0"/>
                <w:numId w:val="487"/>
              </w:numPr>
              <w:wordWrap/>
              <w:ind w:leftChars="0"/>
              <w:rPr>
                <w:rFonts w:ascii="Arial" w:eastAsia="굴림" w:hAnsi="Arial" w:cs="Arial"/>
                <w:szCs w:val="20"/>
              </w:rPr>
            </w:pPr>
            <w:r w:rsidRPr="001D19F6">
              <w:rPr>
                <w:rFonts w:ascii="Arial" w:eastAsia="굴림" w:hAnsi="Arial" w:cs="Arial"/>
                <w:b/>
                <w:szCs w:val="20"/>
              </w:rPr>
              <w:lastRenderedPageBreak/>
              <w:t>Part-time</w:t>
            </w:r>
            <w:r w:rsidRPr="001D19F6">
              <w:rPr>
                <w:rFonts w:ascii="Arial" w:eastAsia="굴림" w:hAnsi="Arial" w:cs="Arial"/>
                <w:szCs w:val="20"/>
              </w:rPr>
              <w:t xml:space="preserve">: Working on a part-time basis or as a side job, workers who work less hours than others in the same job, or get paid on hourly basis </w:t>
            </w:r>
          </w:p>
          <w:p w14:paraId="72005F9C" w14:textId="77777777" w:rsidR="000D07A7" w:rsidRPr="001D19F6" w:rsidRDefault="000D07A7" w:rsidP="00F14BA4">
            <w:pPr>
              <w:pStyle w:val="a6"/>
              <w:numPr>
                <w:ilvl w:val="0"/>
                <w:numId w:val="487"/>
              </w:numPr>
              <w:wordWrap/>
              <w:spacing w:after="240"/>
              <w:ind w:leftChars="0"/>
              <w:rPr>
                <w:rFonts w:ascii="Arial" w:eastAsia="굴림" w:hAnsi="Arial" w:cs="Arial"/>
                <w:szCs w:val="20"/>
              </w:rPr>
            </w:pPr>
            <w:r w:rsidRPr="001D19F6">
              <w:rPr>
                <w:rFonts w:ascii="Arial" w:eastAsia="굴림" w:hAnsi="Arial" w:cs="Arial"/>
                <w:b/>
                <w:szCs w:val="20"/>
              </w:rPr>
              <w:t>Full-time</w:t>
            </w:r>
            <w:r w:rsidRPr="001D19F6">
              <w:rPr>
                <w:rFonts w:ascii="Arial" w:eastAsia="굴림" w:hAnsi="Arial" w:cs="Arial"/>
                <w:szCs w:val="20"/>
              </w:rPr>
              <w:t>: Working on a full-time basis, workers who work full-working days and full-hours, or not get paid on hourly basis</w:t>
            </w:r>
          </w:p>
        </w:tc>
      </w:tr>
    </w:tbl>
    <w:p w14:paraId="067D60DA" w14:textId="77777777" w:rsidR="000D07A7" w:rsidRPr="001D19F6" w:rsidRDefault="000D07A7" w:rsidP="00F14BA4">
      <w:pPr>
        <w:pStyle w:val="a6"/>
        <w:numPr>
          <w:ilvl w:val="0"/>
          <w:numId w:val="48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Part-time basis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Full-time basis</w:t>
      </w:r>
    </w:p>
    <w:p w14:paraId="12F9354F" w14:textId="77777777" w:rsidR="00624BD4" w:rsidRPr="001D19F6" w:rsidRDefault="00624BD4" w:rsidP="00624BD4">
      <w:pPr>
        <w:wordWrap/>
        <w:spacing w:line="360" w:lineRule="auto"/>
        <w:rPr>
          <w:rFonts w:ascii="Arial" w:eastAsia="굴림" w:hAnsi="Arial" w:cs="Arial"/>
          <w:sz w:val="22"/>
        </w:rPr>
      </w:pPr>
    </w:p>
    <w:p w14:paraId="7D7ECE5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D061. Did your position / job title, employment status, working hours, work, or location change at this workplace? (</w:t>
      </w:r>
      <w:r w:rsidR="00BC30C6"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04BE0997" w14:textId="77777777" w:rsidR="009D5E5E" w:rsidRPr="00706C18" w:rsidRDefault="009D5E5E" w:rsidP="00624BD4">
      <w:pPr>
        <w:wordWrap/>
        <w:spacing w:line="360" w:lineRule="auto"/>
        <w:rPr>
          <w:rFonts w:ascii="Arial" w:eastAsia="굴림" w:hAnsi="Arial" w:cs="Arial"/>
          <w:sz w:val="22"/>
        </w:rPr>
      </w:pPr>
      <w:r w:rsidRPr="001D19F6">
        <w:rPr>
          <w:rFonts w:ascii="Arial" w:eastAsia="굴림" w:hAnsi="Arial" w:cs="Arial"/>
          <w:sz w:val="22"/>
        </w:rPr>
        <w:t>[IWER: Enter ‘</w:t>
      </w:r>
      <w:r w:rsidRPr="00706C18">
        <w:rPr>
          <w:rFonts w:ascii="Arial" w:eastAsia="굴림" w:hAnsi="Arial" w:cs="Arial"/>
          <w:sz w:val="22"/>
        </w:rPr>
        <w:t xml:space="preserve">Yes’ if </w:t>
      </w:r>
      <w:r w:rsidR="00D03936" w:rsidRPr="00706C18">
        <w:rPr>
          <w:rFonts w:ascii="Arial" w:eastAsia="굴림" w:hAnsi="Arial" w:cs="Arial"/>
          <w:sz w:val="22"/>
        </w:rPr>
        <w:t>one</w:t>
      </w:r>
      <w:r w:rsidRPr="00706C18">
        <w:rPr>
          <w:rFonts w:ascii="Arial" w:eastAsia="굴림" w:hAnsi="Arial" w:cs="Arial"/>
          <w:sz w:val="22"/>
        </w:rPr>
        <w:t xml:space="preserve"> of the following changed: job position/title, employment status, working hours, work or location.]</w:t>
      </w:r>
    </w:p>
    <w:p w14:paraId="0982AB9E" w14:textId="77777777" w:rsidR="008D4B38" w:rsidRPr="00706C18" w:rsidRDefault="008D4B38" w:rsidP="00F14BA4">
      <w:pPr>
        <w:pStyle w:val="a6"/>
        <w:numPr>
          <w:ilvl w:val="0"/>
          <w:numId w:val="490"/>
        </w:numPr>
        <w:tabs>
          <w:tab w:val="left" w:pos="5245"/>
        </w:tabs>
        <w:wordWrap/>
        <w:spacing w:line="360" w:lineRule="auto"/>
        <w:ind w:leftChars="0"/>
        <w:rPr>
          <w:rFonts w:ascii="Arial" w:eastAsia="굴림" w:hAnsi="Arial" w:cs="Arial"/>
          <w:sz w:val="22"/>
        </w:rPr>
      </w:pPr>
      <w:r w:rsidRPr="00706C18">
        <w:rPr>
          <w:rFonts w:ascii="Arial" w:eastAsia="굴림" w:hAnsi="Arial" w:cs="Arial"/>
          <w:sz w:val="22"/>
        </w:rPr>
        <w:t>Yes</w:t>
      </w:r>
      <w:r w:rsidRPr="00706C18">
        <w:rPr>
          <w:rFonts w:ascii="Arial" w:eastAsia="굴림" w:hAnsi="Arial" w:cs="Arial"/>
          <w:kern w:val="0"/>
          <w:sz w:val="22"/>
        </w:rPr>
        <w:tab/>
      </w:r>
      <w:r w:rsidRPr="00706C18">
        <w:rPr>
          <w:rFonts w:ascii="굴림" w:eastAsia="굴림" w:hAnsi="굴림" w:cs="굴림" w:hint="eastAsia"/>
          <w:sz w:val="22"/>
        </w:rPr>
        <w:t>⑤</w:t>
      </w:r>
      <w:r w:rsidRPr="00706C18">
        <w:rPr>
          <w:rFonts w:ascii="Arial" w:eastAsia="굴림" w:hAnsi="Arial" w:cs="Arial" w:hint="eastAsia"/>
          <w:sz w:val="22"/>
        </w:rPr>
        <w:t xml:space="preserve"> No </w:t>
      </w:r>
      <w:r w:rsidRPr="00706C18">
        <w:rPr>
          <w:rFonts w:ascii="Arial" w:eastAsia="굴림" w:hAnsi="Arial" w:cs="Arial" w:hint="eastAsia"/>
          <w:sz w:val="22"/>
        </w:rPr>
        <w:t>→</w:t>
      </w:r>
      <w:r w:rsidR="00AE33FC" w:rsidRPr="00706C18">
        <w:rPr>
          <w:rFonts w:ascii="Arial" w:eastAsia="굴림" w:hAnsi="Arial" w:cs="Arial"/>
          <w:sz w:val="22"/>
        </w:rPr>
        <w:t xml:space="preserve"> Go to </w:t>
      </w:r>
      <w:r w:rsidR="005D4E74" w:rsidRPr="00706C18">
        <w:rPr>
          <w:rFonts w:ascii="Arial" w:eastAsia="굴림" w:hAnsi="Arial" w:cs="Arial"/>
          <w:sz w:val="22"/>
        </w:rPr>
        <w:t>D08</w:t>
      </w:r>
      <w:r w:rsidR="00195707" w:rsidRPr="00706C18">
        <w:rPr>
          <w:rFonts w:ascii="Arial" w:eastAsia="굴림" w:hAnsi="Arial" w:cs="Arial"/>
          <w:sz w:val="22"/>
        </w:rPr>
        <w:t>1</w:t>
      </w:r>
    </w:p>
    <w:p w14:paraId="74FE83FE" w14:textId="77777777" w:rsidR="00624BD4" w:rsidRPr="00706C18" w:rsidRDefault="00624BD4" w:rsidP="00624BD4">
      <w:pPr>
        <w:wordWrap/>
        <w:spacing w:line="360" w:lineRule="auto"/>
        <w:rPr>
          <w:rFonts w:ascii="Arial" w:eastAsia="굴림" w:hAnsi="Arial" w:cs="Arial"/>
          <w:sz w:val="22"/>
        </w:rPr>
      </w:pPr>
    </w:p>
    <w:p w14:paraId="631A9EEF" w14:textId="77777777" w:rsidR="00624BD4" w:rsidRPr="00706C18" w:rsidRDefault="00624BD4" w:rsidP="00297F86">
      <w:pPr>
        <w:wordWrap/>
        <w:spacing w:line="276" w:lineRule="auto"/>
        <w:rPr>
          <w:rFonts w:ascii="Arial" w:eastAsia="굴림" w:hAnsi="Arial" w:cs="Arial"/>
          <w:b/>
          <w:sz w:val="22"/>
          <w:rPrChange w:id="3195" w:author="Keis" w:date="2024-09-06T17:39:00Z">
            <w:rPr>
              <w:rFonts w:ascii="Arial" w:eastAsia="굴림" w:hAnsi="Arial" w:cs="Arial"/>
              <w:b/>
              <w:color w:val="FF0000"/>
              <w:sz w:val="22"/>
            </w:rPr>
          </w:rPrChange>
        </w:rPr>
      </w:pPr>
      <w:r w:rsidRPr="00706C18">
        <w:rPr>
          <w:rFonts w:ascii="Arial" w:eastAsia="굴림" w:hAnsi="Arial" w:cs="Arial"/>
          <w:b/>
          <w:sz w:val="22"/>
          <w:rPrChange w:id="3196" w:author="Keis" w:date="2024-09-06T17:39:00Z">
            <w:rPr>
              <w:rFonts w:ascii="Arial" w:eastAsia="굴림" w:hAnsi="Arial" w:cs="Arial"/>
              <w:b/>
              <w:color w:val="FF0000"/>
              <w:sz w:val="22"/>
            </w:rPr>
          </w:rPrChange>
        </w:rPr>
        <w:t>Logic</w:t>
      </w:r>
    </w:p>
    <w:p w14:paraId="0F5013D0" w14:textId="77777777" w:rsidR="00624BD4" w:rsidRPr="00706C18" w:rsidRDefault="00624BD4" w:rsidP="00F14BA4">
      <w:pPr>
        <w:pStyle w:val="a6"/>
        <w:numPr>
          <w:ilvl w:val="0"/>
          <w:numId w:val="491"/>
        </w:numPr>
        <w:wordWrap/>
        <w:spacing w:line="276" w:lineRule="auto"/>
        <w:ind w:leftChars="0"/>
        <w:rPr>
          <w:rFonts w:ascii="Arial" w:eastAsia="굴림" w:hAnsi="Arial" w:cs="Arial"/>
          <w:b/>
          <w:sz w:val="22"/>
          <w:rPrChange w:id="3197" w:author="Keis" w:date="2024-09-06T17:39:00Z">
            <w:rPr>
              <w:rFonts w:ascii="Arial" w:eastAsia="굴림" w:hAnsi="Arial" w:cs="Arial"/>
              <w:b/>
              <w:color w:val="FF0000"/>
              <w:sz w:val="22"/>
            </w:rPr>
          </w:rPrChange>
        </w:rPr>
      </w:pPr>
      <w:r w:rsidRPr="00706C18">
        <w:rPr>
          <w:rFonts w:ascii="Arial" w:eastAsia="굴림" w:hAnsi="Arial" w:cs="Arial"/>
          <w:b/>
          <w:sz w:val="22"/>
          <w:rPrChange w:id="3198" w:author="Keis" w:date="2024-09-06T17:39:00Z">
            <w:rPr>
              <w:rFonts w:ascii="Arial" w:eastAsia="굴림" w:hAnsi="Arial" w:cs="Arial"/>
              <w:b/>
              <w:color w:val="FF0000"/>
              <w:sz w:val="22"/>
            </w:rPr>
          </w:rPrChange>
        </w:rPr>
        <w:t>If D062=</w:t>
      </w:r>
      <w:r w:rsidRPr="00706C18">
        <w:rPr>
          <w:rFonts w:ascii="굴림" w:eastAsia="굴림" w:hAnsi="굴림" w:cs="굴림" w:hint="eastAsia"/>
          <w:b/>
          <w:sz w:val="22"/>
          <w:rPrChange w:id="3199" w:author="Keis" w:date="2024-09-06T17:39:00Z">
            <w:rPr>
              <w:rFonts w:ascii="굴림" w:eastAsia="굴림" w:hAnsi="굴림" w:cs="굴림" w:hint="eastAsia"/>
              <w:b/>
              <w:color w:val="FF0000"/>
              <w:sz w:val="22"/>
            </w:rPr>
          </w:rPrChange>
        </w:rPr>
        <w:t>⑤</w:t>
      </w:r>
      <w:r w:rsidRPr="00706C18">
        <w:rPr>
          <w:rFonts w:ascii="Arial" w:eastAsia="굴림" w:hAnsi="Arial" w:cs="Arial"/>
          <w:b/>
          <w:sz w:val="22"/>
          <w:rPrChange w:id="3200" w:author="Keis" w:date="2024-09-06T17:39:00Z">
            <w:rPr>
              <w:rFonts w:ascii="Arial" w:eastAsia="굴림" w:hAnsi="Arial" w:cs="Arial"/>
              <w:b/>
              <w:color w:val="FF0000"/>
              <w:sz w:val="22"/>
            </w:rPr>
          </w:rPrChange>
        </w:rPr>
        <w:t xml:space="preserve">, then </w:t>
      </w:r>
      <w:r w:rsidR="008D4B38" w:rsidRPr="00706C18">
        <w:rPr>
          <w:rFonts w:ascii="Arial" w:eastAsia="굴림" w:hAnsi="Arial" w:cs="Arial"/>
          <w:b/>
          <w:sz w:val="22"/>
          <w:rPrChange w:id="3201" w:author="Keis" w:date="2024-09-06T17:39:00Z">
            <w:rPr>
              <w:rFonts w:ascii="Arial" w:eastAsia="굴림" w:hAnsi="Arial" w:cs="Arial"/>
              <w:b/>
              <w:color w:val="FF0000"/>
              <w:sz w:val="22"/>
            </w:rPr>
          </w:rPrChange>
        </w:rPr>
        <w:t>ask</w:t>
      </w:r>
      <w:r w:rsidRPr="00706C18">
        <w:rPr>
          <w:rFonts w:ascii="Arial" w:eastAsia="굴림" w:hAnsi="Arial" w:cs="Arial"/>
          <w:b/>
          <w:sz w:val="22"/>
          <w:rPrChange w:id="3202" w:author="Keis" w:date="2024-09-06T17:39:00Z">
            <w:rPr>
              <w:rFonts w:ascii="Arial" w:eastAsia="굴림" w:hAnsi="Arial" w:cs="Arial"/>
              <w:b/>
              <w:color w:val="FF0000"/>
              <w:sz w:val="22"/>
            </w:rPr>
          </w:rPrChange>
        </w:rPr>
        <w:t xml:space="preserve"> D065</w:t>
      </w:r>
      <w:r w:rsidR="001E594E" w:rsidRPr="00706C18">
        <w:rPr>
          <w:rFonts w:ascii="Arial" w:eastAsia="굴림" w:hAnsi="Arial" w:cs="Arial"/>
          <w:b/>
          <w:sz w:val="22"/>
          <w:rPrChange w:id="3203" w:author="Keis" w:date="2024-09-06T17:39:00Z">
            <w:rPr>
              <w:rFonts w:ascii="Arial" w:eastAsia="굴림" w:hAnsi="Arial" w:cs="Arial"/>
              <w:b/>
              <w:color w:val="FF0000"/>
              <w:sz w:val="22"/>
            </w:rPr>
          </w:rPrChange>
        </w:rPr>
        <w:t>.</w:t>
      </w:r>
    </w:p>
    <w:p w14:paraId="0E14D600" w14:textId="77777777" w:rsidR="00624BD4" w:rsidRPr="00706C18" w:rsidRDefault="00624BD4" w:rsidP="00624BD4">
      <w:pPr>
        <w:wordWrap/>
        <w:spacing w:line="360" w:lineRule="auto"/>
        <w:rPr>
          <w:rFonts w:ascii="Arial" w:eastAsia="굴림" w:hAnsi="Arial" w:cs="Arial"/>
          <w:b/>
          <w:sz w:val="22"/>
          <w:rPrChange w:id="3204" w:author="Keis" w:date="2024-09-06T17:39:00Z">
            <w:rPr>
              <w:rFonts w:ascii="Arial" w:eastAsia="굴림" w:hAnsi="Arial" w:cs="Arial"/>
              <w:b/>
              <w:color w:val="FF0000"/>
              <w:sz w:val="22"/>
            </w:rPr>
          </w:rPrChange>
        </w:rPr>
      </w:pPr>
    </w:p>
    <w:p w14:paraId="506283C2" w14:textId="77777777" w:rsidR="00624BD4" w:rsidRPr="00706C18" w:rsidRDefault="00624BD4" w:rsidP="00624BD4">
      <w:pPr>
        <w:wordWrap/>
        <w:spacing w:line="360" w:lineRule="auto"/>
        <w:rPr>
          <w:rFonts w:ascii="Arial" w:eastAsia="굴림" w:hAnsi="Arial" w:cs="Arial"/>
          <w:sz w:val="22"/>
        </w:rPr>
      </w:pPr>
      <w:r w:rsidRPr="00706C18">
        <w:rPr>
          <w:rFonts w:ascii="Arial" w:eastAsia="굴림" w:hAnsi="Arial" w:cs="Arial"/>
          <w:sz w:val="22"/>
        </w:rPr>
        <w:t xml:space="preserve">D062. (As loop=1) You </w:t>
      </w:r>
      <w:r w:rsidR="001E594E" w:rsidRPr="00706C18">
        <w:rPr>
          <w:rFonts w:ascii="Arial" w:eastAsia="굴림" w:hAnsi="Arial" w:cs="Arial"/>
          <w:sz w:val="22"/>
        </w:rPr>
        <w:t xml:space="preserve">have </w:t>
      </w:r>
      <w:r w:rsidRPr="00706C18">
        <w:rPr>
          <w:rFonts w:ascii="Arial" w:eastAsia="굴림" w:hAnsi="Arial" w:cs="Arial"/>
          <w:sz w:val="22"/>
        </w:rPr>
        <w:t>responded th</w:t>
      </w:r>
      <w:r w:rsidR="003173AC" w:rsidRPr="00706C18">
        <w:rPr>
          <w:rFonts w:ascii="Arial" w:eastAsia="굴림" w:hAnsi="Arial" w:cs="Arial"/>
          <w:sz w:val="22"/>
        </w:rPr>
        <w:t>at your position or job title was</w:t>
      </w:r>
      <w:r w:rsidRPr="00706C18">
        <w:rPr>
          <w:rFonts w:ascii="Arial" w:eastAsia="굴림" w:hAnsi="Arial" w:cs="Arial"/>
          <w:sz w:val="22"/>
        </w:rPr>
        <w:t xml:space="preserve"> [D058]. Did your position or job title change since then? (workplace since [D045]: [Industry D046] [Occupation D051])</w:t>
      </w:r>
    </w:p>
    <w:p w14:paraId="6E65876F" w14:textId="77777777" w:rsidR="00624BD4" w:rsidRPr="001D19F6" w:rsidRDefault="00624BD4" w:rsidP="00624BD4">
      <w:pPr>
        <w:wordWrap/>
        <w:spacing w:line="360" w:lineRule="auto"/>
        <w:rPr>
          <w:rFonts w:ascii="Arial" w:eastAsia="굴림" w:hAnsi="Arial" w:cs="Arial"/>
          <w:sz w:val="22"/>
        </w:rPr>
      </w:pPr>
      <w:r w:rsidRPr="00706C18">
        <w:rPr>
          <w:rFonts w:ascii="Arial" w:eastAsia="굴림" w:hAnsi="Arial" w:cs="Arial"/>
          <w:sz w:val="22"/>
        </w:rPr>
        <w:t xml:space="preserve">(As loop&gt;=2) Did your position or job title change again after </w:t>
      </w:r>
      <w:r w:rsidRPr="001D19F6">
        <w:rPr>
          <w:rFonts w:ascii="Arial" w:eastAsia="굴림" w:hAnsi="Arial" w:cs="Arial"/>
          <w:sz w:val="22"/>
        </w:rPr>
        <w:t>that? (workplace since [D045]: [Industry D046] [Occupation D051])</w:t>
      </w:r>
    </w:p>
    <w:p w14:paraId="4809A4FC" w14:textId="77777777" w:rsidR="002F0E3A" w:rsidRPr="001D19F6" w:rsidRDefault="002F0E3A" w:rsidP="00F14BA4">
      <w:pPr>
        <w:pStyle w:val="a6"/>
        <w:numPr>
          <w:ilvl w:val="0"/>
          <w:numId w:val="49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D065</w:t>
      </w:r>
    </w:p>
    <w:p w14:paraId="350B3489" w14:textId="77777777" w:rsidR="00796A8D" w:rsidRPr="001D19F6" w:rsidRDefault="00796A8D">
      <w:pPr>
        <w:widowControl/>
        <w:wordWrap/>
        <w:autoSpaceDE/>
        <w:autoSpaceDN/>
        <w:jc w:val="left"/>
        <w:rPr>
          <w:rFonts w:ascii="Arial" w:eastAsia="굴림" w:hAnsi="Arial" w:cs="Arial"/>
          <w:sz w:val="22"/>
        </w:rPr>
      </w:pPr>
    </w:p>
    <w:p w14:paraId="09EB2F3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D063. What was your new position or job title? (workplace since [D045]: [Industry D046] [Occupation D051])</w:t>
      </w:r>
    </w:p>
    <w:p w14:paraId="1E7ECA04"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w:t>
      </w:r>
      <w:r w:rsidRPr="001D19F6">
        <w:rPr>
          <w:rFonts w:ascii="Arial" w:eastAsia="굴림" w:hAnsi="Arial" w:cs="Arial"/>
          <w:sz w:val="22"/>
        </w:rPr>
        <w:t xml:space="preserve"> No position or job title</w:t>
      </w:r>
    </w:p>
    <w:p w14:paraId="0118B30E"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Staff member</w:t>
      </w:r>
    </w:p>
    <w:p w14:paraId="2B99CB05"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Assistant foreman</w:t>
      </w:r>
    </w:p>
    <w:p w14:paraId="460E5BBB"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Foreman</w:t>
      </w:r>
    </w:p>
    <w:p w14:paraId="2FE1DCE7"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④</w:t>
      </w:r>
      <w:r w:rsidRPr="001D19F6">
        <w:rPr>
          <w:rFonts w:ascii="Arial" w:eastAsia="굴림" w:hAnsi="Arial" w:cs="Arial"/>
          <w:sz w:val="22"/>
        </w:rPr>
        <w:t xml:space="preserve"> Assistant manager</w:t>
      </w:r>
    </w:p>
    <w:p w14:paraId="06E4627D"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Manager</w:t>
      </w:r>
    </w:p>
    <w:p w14:paraId="02A2FD5A"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⑥</w:t>
      </w:r>
      <w:r w:rsidRPr="001D19F6">
        <w:rPr>
          <w:rFonts w:ascii="Arial" w:eastAsia="굴림" w:hAnsi="Arial" w:cs="Arial"/>
          <w:sz w:val="22"/>
        </w:rPr>
        <w:t xml:space="preserve"> Deputy general manager</w:t>
      </w:r>
    </w:p>
    <w:p w14:paraId="41DE120E"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⑦</w:t>
      </w:r>
      <w:r w:rsidRPr="001D19F6">
        <w:rPr>
          <w:rFonts w:ascii="Arial" w:eastAsia="굴림" w:hAnsi="Arial" w:cs="Arial"/>
          <w:sz w:val="22"/>
        </w:rPr>
        <w:t xml:space="preserve"> General manager</w:t>
      </w:r>
    </w:p>
    <w:p w14:paraId="7F676AF1" w14:textId="77777777" w:rsidR="00624BD4" w:rsidRPr="001D19F6" w:rsidRDefault="00624BD4" w:rsidP="002F0E3A">
      <w:pPr>
        <w:wordWrap/>
        <w:spacing w:line="360" w:lineRule="auto"/>
        <w:ind w:leftChars="213" w:left="426"/>
        <w:rPr>
          <w:rFonts w:ascii="Arial" w:eastAsia="굴림" w:hAnsi="Arial" w:cs="Arial"/>
          <w:sz w:val="22"/>
        </w:rPr>
      </w:pPr>
      <w:r w:rsidRPr="001D19F6">
        <w:rPr>
          <w:rFonts w:ascii="굴림" w:eastAsia="굴림" w:hAnsi="굴림" w:cs="굴림" w:hint="eastAsia"/>
          <w:sz w:val="22"/>
        </w:rPr>
        <w:t>⑧</w:t>
      </w:r>
      <w:r w:rsidRPr="001D19F6">
        <w:rPr>
          <w:rFonts w:ascii="Arial" w:eastAsia="굴림" w:hAnsi="Arial" w:cs="Arial"/>
          <w:sz w:val="22"/>
        </w:rPr>
        <w:t xml:space="preserve"> Board member</w:t>
      </w:r>
    </w:p>
    <w:p w14:paraId="3D7E97D0" w14:textId="77777777" w:rsidR="00624BD4" w:rsidRPr="001D19F6" w:rsidRDefault="00624BD4" w:rsidP="002F0E3A">
      <w:pPr>
        <w:wordWrap/>
        <w:spacing w:line="360" w:lineRule="auto"/>
        <w:ind w:leftChars="213" w:left="426"/>
        <w:rPr>
          <w:rFonts w:ascii="Arial" w:eastAsia="굴림" w:hAnsi="Arial" w:cs="Arial"/>
          <w:sz w:val="22"/>
        </w:rPr>
      </w:pPr>
    </w:p>
    <w:p w14:paraId="3C92CE92" w14:textId="77777777" w:rsidR="00EE21FC"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D064. When were you appointed to the new position or title? (unit: year and month combined into 6 digits, </w:t>
      </w:r>
      <w:r w:rsidR="00EE21FC" w:rsidRPr="001D19F6">
        <w:rPr>
          <w:rFonts w:ascii="Arial" w:eastAsia="굴림" w:hAnsi="Arial" w:cs="Arial"/>
          <w:sz w:val="22"/>
        </w:rPr>
        <w:t>workplace since [D045]: [Industry D046] [Occupation D051])</w:t>
      </w:r>
    </w:p>
    <w:p w14:paraId="670B7FDE" w14:textId="0910EBC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3205" w:author="Keis" w:date="2024-09-06T10:18:00Z">
        <w:r w:rsidR="000B64AD" w:rsidDel="009F27DD">
          <w:rPr>
            <w:rFonts w:ascii="Arial" w:eastAsia="굴림" w:hAnsi="Arial" w:cs="Arial" w:hint="eastAsia"/>
            <w:color w:val="FF0000"/>
            <w:sz w:val="22"/>
          </w:rPr>
          <w:delText>2019</w:delText>
        </w:r>
      </w:del>
      <w:ins w:id="3206" w:author="Keis" w:date="2024-09-06T10:18:00Z">
        <w:r w:rsidR="009F27DD" w:rsidRPr="009F27DD">
          <w:rPr>
            <w:rFonts w:ascii="Arial" w:eastAsia="굴림" w:hAnsi="Arial" w:cs="Arial" w:hint="eastAsia"/>
            <w:color w:val="00B050"/>
            <w:sz w:val="22"/>
          </w:rPr>
          <w:t>2021</w:t>
        </w:r>
      </w:ins>
      <w:r w:rsidR="000B64AD" w:rsidRPr="002B1E54">
        <w:rPr>
          <w:rFonts w:ascii="Arial" w:eastAsia="굴림" w:hAnsi="Arial" w:cs="Arial"/>
          <w:color w:val="000000" w:themeColor="text1"/>
          <w:sz w:val="22"/>
          <w:rPrChange w:id="3207" w:author="Keis" w:date="2024-09-13T13:11:00Z">
            <w:rPr>
              <w:rFonts w:ascii="Arial" w:eastAsia="굴림" w:hAnsi="Arial" w:cs="Arial"/>
              <w:color w:val="FF0000"/>
              <w:sz w:val="22"/>
            </w:rPr>
          </w:rPrChange>
        </w:rPr>
        <w:t>01</w:t>
      </w:r>
      <w:r w:rsidR="00CB7C89" w:rsidRPr="001D19F6">
        <w:rPr>
          <w:rFonts w:ascii="Arial" w:eastAsia="굴림" w:hAnsi="Arial" w:cs="Arial"/>
          <w:sz w:val="22"/>
        </w:rPr>
        <w:t xml:space="preserve"> for January </w:t>
      </w:r>
      <w:del w:id="3208" w:author="Keis" w:date="2024-09-06T10:18:00Z">
        <w:r w:rsidR="000B64AD" w:rsidDel="009F27DD">
          <w:rPr>
            <w:rFonts w:ascii="Arial" w:eastAsia="굴림" w:hAnsi="Arial" w:cs="Arial" w:hint="eastAsia"/>
            <w:color w:val="FF0000"/>
            <w:sz w:val="22"/>
          </w:rPr>
          <w:delText>2019</w:delText>
        </w:r>
      </w:del>
      <w:ins w:id="3209" w:author="Keis" w:date="2024-09-06T10:18:00Z">
        <w:r w:rsidR="009F27DD" w:rsidRPr="009F27DD">
          <w:rPr>
            <w:rFonts w:ascii="Arial" w:eastAsia="굴림" w:hAnsi="Arial" w:cs="Arial" w:hint="eastAsia"/>
            <w:color w:val="00B050"/>
            <w:sz w:val="22"/>
          </w:rPr>
          <w:t>2021</w:t>
        </w:r>
      </w:ins>
      <w:r w:rsidR="00CB7C89" w:rsidRPr="001D19F6">
        <w:rPr>
          <w:rFonts w:ascii="Arial" w:eastAsia="굴림" w:hAnsi="Arial" w:cs="Arial"/>
          <w:sz w:val="22"/>
        </w:rPr>
        <w:t xml:space="preserve">. If the month is not clear, enter </w:t>
      </w:r>
      <w:del w:id="3210" w:author="Keis" w:date="2024-09-06T10:18:00Z">
        <w:r w:rsidR="000B64AD" w:rsidDel="009F27DD">
          <w:rPr>
            <w:rFonts w:ascii="Arial" w:eastAsia="굴림" w:hAnsi="Arial" w:cs="Arial" w:hint="eastAsia"/>
            <w:color w:val="FF0000"/>
            <w:sz w:val="22"/>
          </w:rPr>
          <w:delText>2019</w:delText>
        </w:r>
      </w:del>
      <w:ins w:id="3211" w:author="Keis" w:date="2024-09-06T10:18:00Z">
        <w:r w:rsidR="009F27DD" w:rsidRPr="009F27DD">
          <w:rPr>
            <w:rFonts w:ascii="Arial" w:eastAsia="굴림" w:hAnsi="Arial" w:cs="Arial" w:hint="eastAsia"/>
            <w:color w:val="00B050"/>
            <w:sz w:val="22"/>
          </w:rPr>
          <w:t>2021</w:t>
        </w:r>
      </w:ins>
      <w:r w:rsidR="000B64AD" w:rsidRPr="002B1E54">
        <w:rPr>
          <w:rFonts w:ascii="Arial" w:eastAsia="굴림" w:hAnsi="Arial" w:cs="Arial"/>
          <w:color w:val="000000" w:themeColor="text1"/>
          <w:sz w:val="22"/>
          <w:rPrChange w:id="3212" w:author="Keis" w:date="2024-09-13T13:11:00Z">
            <w:rPr>
              <w:rFonts w:ascii="Arial" w:eastAsia="굴림" w:hAnsi="Arial" w:cs="Arial"/>
              <w:color w:val="FF000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3F3556C4" w14:textId="77777777" w:rsidR="002F0E3A" w:rsidRPr="001D19F6" w:rsidRDefault="002F0E3A" w:rsidP="002F0E3A">
      <w:pPr>
        <w:wordWrap/>
        <w:spacing w:line="360" w:lineRule="auto"/>
        <w:rPr>
          <w:rFonts w:ascii="Arial" w:eastAsia="굴림" w:hAnsi="Arial" w:cs="Arial"/>
          <w:sz w:val="22"/>
        </w:rPr>
      </w:pPr>
      <w:r w:rsidRPr="001D19F6">
        <w:rPr>
          <w:rFonts w:ascii="Arial" w:eastAsia="굴림" w:hAnsi="Arial" w:cs="Arial"/>
          <w:sz w:val="22"/>
        </w:rPr>
        <w:lastRenderedPageBreak/>
        <w:tab/>
        <w:t xml:space="preserve">_______________________________ </w:t>
      </w:r>
    </w:p>
    <w:p w14:paraId="7C4E855A" w14:textId="77777777" w:rsidR="00624BD4" w:rsidRPr="001D19F6" w:rsidRDefault="00624BD4" w:rsidP="00624BD4">
      <w:pPr>
        <w:wordWrap/>
        <w:spacing w:line="360" w:lineRule="auto"/>
        <w:rPr>
          <w:rFonts w:ascii="Arial" w:eastAsia="굴림" w:hAnsi="Arial" w:cs="Arial"/>
          <w:sz w:val="22"/>
        </w:rPr>
      </w:pPr>
    </w:p>
    <w:p w14:paraId="6B5EB9F7"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2C1124B4" w14:textId="77777777" w:rsidR="00624BD4" w:rsidRPr="001D19F6" w:rsidRDefault="00624BD4" w:rsidP="00F14BA4">
      <w:pPr>
        <w:pStyle w:val="a6"/>
        <w:numPr>
          <w:ilvl w:val="0"/>
          <w:numId w:val="491"/>
        </w:numPr>
        <w:wordWrap/>
        <w:spacing w:line="276" w:lineRule="auto"/>
        <w:ind w:leftChars="0"/>
        <w:rPr>
          <w:rFonts w:ascii="Arial" w:eastAsia="굴림" w:hAnsi="Arial" w:cs="Arial"/>
          <w:b/>
          <w:sz w:val="22"/>
        </w:rPr>
      </w:pPr>
      <w:r w:rsidRPr="001D19F6">
        <w:rPr>
          <w:rFonts w:ascii="Arial" w:eastAsia="굴림" w:hAnsi="Arial" w:cs="Arial"/>
          <w:b/>
          <w:sz w:val="22"/>
        </w:rPr>
        <w:t>If D065=</w:t>
      </w:r>
      <w:r w:rsidRPr="001D19F6">
        <w:rPr>
          <w:rFonts w:ascii="굴림" w:eastAsia="굴림" w:hAnsi="굴림" w:cs="굴림" w:hint="eastAsia"/>
          <w:b/>
          <w:sz w:val="22"/>
        </w:rPr>
        <w:t>⑤</w:t>
      </w:r>
      <w:r w:rsidRPr="001D19F6">
        <w:rPr>
          <w:rFonts w:ascii="Arial" w:eastAsia="굴림" w:hAnsi="Arial" w:cs="Arial"/>
          <w:b/>
          <w:sz w:val="22"/>
        </w:rPr>
        <w:t xml:space="preserve">, then </w:t>
      </w:r>
      <w:r w:rsidR="00EF6806" w:rsidRPr="001D19F6">
        <w:rPr>
          <w:rFonts w:ascii="Arial" w:eastAsia="굴림" w:hAnsi="Arial" w:cs="Arial"/>
          <w:b/>
          <w:sz w:val="22"/>
        </w:rPr>
        <w:t>ask</w:t>
      </w:r>
      <w:r w:rsidRPr="001D19F6">
        <w:rPr>
          <w:rFonts w:ascii="Arial" w:eastAsia="굴림" w:hAnsi="Arial" w:cs="Arial"/>
          <w:b/>
          <w:sz w:val="22"/>
        </w:rPr>
        <w:t xml:space="preserve"> D068</w:t>
      </w:r>
      <w:r w:rsidR="001E594E" w:rsidRPr="001D19F6">
        <w:rPr>
          <w:rFonts w:ascii="Arial" w:eastAsia="굴림" w:hAnsi="Arial" w:cs="Arial"/>
          <w:b/>
          <w:sz w:val="22"/>
        </w:rPr>
        <w:t>.</w:t>
      </w:r>
    </w:p>
    <w:p w14:paraId="28B9DD7E" w14:textId="77777777" w:rsidR="00624BD4" w:rsidRPr="001D19F6" w:rsidRDefault="00624BD4" w:rsidP="00624BD4">
      <w:pPr>
        <w:wordWrap/>
        <w:spacing w:line="360" w:lineRule="auto"/>
        <w:rPr>
          <w:rFonts w:ascii="Arial" w:eastAsia="굴림" w:hAnsi="Arial" w:cs="Arial"/>
          <w:b/>
          <w:sz w:val="22"/>
        </w:rPr>
      </w:pPr>
    </w:p>
    <w:p w14:paraId="7D72E4E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D065. (As loop=1) You </w:t>
      </w:r>
      <w:r w:rsidR="001E594E" w:rsidRPr="001D19F6">
        <w:rPr>
          <w:rFonts w:ascii="Arial" w:eastAsia="굴림" w:hAnsi="Arial" w:cs="Arial"/>
          <w:sz w:val="22"/>
        </w:rPr>
        <w:t xml:space="preserve">have </w:t>
      </w:r>
      <w:r w:rsidRPr="001D19F6">
        <w:rPr>
          <w:rFonts w:ascii="Arial" w:eastAsia="굴림" w:hAnsi="Arial" w:cs="Arial"/>
          <w:sz w:val="22"/>
        </w:rPr>
        <w:t>responded that your employment status was [D059]. Did your employment status change within the workplace since then? (workplace since [D045]: [Industry D046] [Occupation D051])</w:t>
      </w:r>
    </w:p>
    <w:p w14:paraId="3BC4E36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(As loop&gt;=2) Did your employment status change again after that? (workplace since [D045]: [Industry D046] [Occupation D051])</w:t>
      </w:r>
    </w:p>
    <w:p w14:paraId="0B551D79" w14:textId="77777777" w:rsidR="002F0E3A" w:rsidRPr="001D19F6" w:rsidRDefault="002F0E3A" w:rsidP="00F14BA4">
      <w:pPr>
        <w:pStyle w:val="a6"/>
        <w:numPr>
          <w:ilvl w:val="0"/>
          <w:numId w:val="49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D068</w:t>
      </w:r>
    </w:p>
    <w:p w14:paraId="5B5854C4" w14:textId="77777777" w:rsidR="00624BD4" w:rsidRPr="001D19F6" w:rsidRDefault="00624BD4" w:rsidP="00624BD4">
      <w:pPr>
        <w:wordWrap/>
        <w:spacing w:line="360" w:lineRule="auto"/>
        <w:rPr>
          <w:rFonts w:ascii="Arial" w:eastAsia="굴림" w:hAnsi="Arial" w:cs="Arial"/>
          <w:sz w:val="22"/>
        </w:rPr>
      </w:pPr>
    </w:p>
    <w:p w14:paraId="66B8CAAD" w14:textId="77777777" w:rsidR="002A01D1" w:rsidRPr="001D19F6" w:rsidRDefault="00624BD4" w:rsidP="00624BD4">
      <w:pPr>
        <w:wordWrap/>
        <w:spacing w:line="360" w:lineRule="auto"/>
        <w:outlineLvl w:val="0"/>
        <w:rPr>
          <w:rFonts w:ascii="Arial" w:eastAsia="굴림" w:hAnsi="Arial" w:cs="Arial"/>
          <w:sz w:val="22"/>
        </w:rPr>
      </w:pPr>
      <w:bookmarkStart w:id="3213" w:name="_Toc483216644"/>
      <w:bookmarkStart w:id="3214" w:name="_Toc487461356"/>
      <w:bookmarkStart w:id="3215" w:name="_Toc487647357"/>
      <w:r w:rsidRPr="001D19F6">
        <w:rPr>
          <w:rFonts w:ascii="Arial" w:eastAsia="굴림" w:hAnsi="Arial" w:cs="Arial"/>
          <w:sz w:val="22"/>
        </w:rPr>
        <w:t>D066. What was your new employment status? (</w:t>
      </w:r>
      <w:r w:rsidR="00BC3958" w:rsidRPr="001D19F6">
        <w:rPr>
          <w:rFonts w:ascii="Arial" w:eastAsia="굴림" w:hAnsi="Arial" w:cs="Arial"/>
          <w:sz w:val="22"/>
        </w:rPr>
        <w:t>Workplace</w:t>
      </w:r>
      <w:r w:rsidRPr="001D19F6">
        <w:rPr>
          <w:rFonts w:ascii="Arial" w:eastAsia="굴림" w:hAnsi="Arial" w:cs="Arial"/>
          <w:sz w:val="22"/>
        </w:rPr>
        <w:t xml:space="preserve"> since [D045]: [Industry D046] [Occupation D051])</w:t>
      </w:r>
      <w:bookmarkEnd w:id="3213"/>
      <w:bookmarkEnd w:id="3214"/>
      <w:bookmarkEnd w:id="3215"/>
      <w:r w:rsidRPr="001D19F6">
        <w:rPr>
          <w:rFonts w:ascii="Arial" w:eastAsia="굴림" w:hAnsi="Arial" w:cs="Arial"/>
          <w:sz w:val="22"/>
        </w:rPr>
        <w:t xml:space="preserve"> </w:t>
      </w:r>
    </w:p>
    <w:tbl>
      <w:tblPr>
        <w:tblStyle w:val="a8"/>
        <w:tblW w:w="0" w:type="auto"/>
        <w:tblInd w:w="250" w:type="dxa"/>
        <w:tblLook w:val="04A0" w:firstRow="1" w:lastRow="0" w:firstColumn="1" w:lastColumn="0" w:noHBand="0" w:noVBand="1"/>
      </w:tblPr>
      <w:tblGrid>
        <w:gridCol w:w="9357"/>
      </w:tblGrid>
      <w:tr w:rsidR="00D063AA" w:rsidRPr="001D19F6" w14:paraId="62649D29" w14:textId="77777777" w:rsidTr="00796A8D">
        <w:trPr>
          <w:trHeight w:val="2969"/>
        </w:trPr>
        <w:tc>
          <w:tcPr>
            <w:tcW w:w="9357" w:type="dxa"/>
            <w:tcBorders>
              <w:top w:val="single" w:sz="4" w:space="0" w:color="auto"/>
              <w:left w:val="single" w:sz="4" w:space="0" w:color="auto"/>
              <w:bottom w:val="single" w:sz="4" w:space="0" w:color="auto"/>
              <w:right w:val="single" w:sz="4" w:space="0" w:color="auto"/>
            </w:tcBorders>
            <w:hideMark/>
          </w:tcPr>
          <w:p w14:paraId="5A444921" w14:textId="77777777" w:rsidR="002F0E3A" w:rsidRPr="001D19F6" w:rsidRDefault="002F0E3A"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1F18FC65" w14:textId="77777777" w:rsidR="00E42C64" w:rsidRPr="00FF1D2F" w:rsidRDefault="00E42C64" w:rsidP="00E42C64">
            <w:pPr>
              <w:pStyle w:val="a6"/>
              <w:numPr>
                <w:ilvl w:val="0"/>
                <w:numId w:val="488"/>
              </w:numPr>
              <w:spacing w:line="384" w:lineRule="auto"/>
              <w:ind w:leftChars="0"/>
              <w:textAlignment w:val="baseline"/>
              <w:rPr>
                <w:ins w:id="3216" w:author="Keis" w:date="2024-09-06T10:48:00Z"/>
                <w:rFonts w:ascii="나눔명조" w:eastAsia="굴림" w:hAnsi="굴림" w:cs="굴림"/>
                <w:color w:val="00B050"/>
                <w:spacing w:val="-2"/>
                <w:kern w:val="0"/>
                <w:szCs w:val="20"/>
              </w:rPr>
            </w:pPr>
            <w:ins w:id="3217" w:author="Keis" w:date="2024-09-06T10:48:00Z">
              <w:r w:rsidRPr="00FF1D2F">
                <w:rPr>
                  <w:rFonts w:ascii="나눔명조" w:eastAsia="나눔명조" w:hAnsi="굴림" w:cs="굴림"/>
                  <w:b/>
                  <w:bCs/>
                  <w:color w:val="00B050"/>
                  <w:spacing w:val="-2"/>
                  <w:kern w:val="0"/>
                  <w:sz w:val="18"/>
                  <w:szCs w:val="18"/>
                </w:rPr>
                <w:t>Permanent employees:</w:t>
              </w:r>
              <w:r w:rsidRPr="00FF1D2F">
                <w:rPr>
                  <w:rFonts w:ascii="나눔명조" w:eastAsia="나눔명조" w:hAnsi="굴림" w:cs="굴림"/>
                  <w:color w:val="00B050"/>
                  <w:spacing w:val="-2"/>
                  <w:kern w:val="0"/>
                  <w:sz w:val="18"/>
                  <w:szCs w:val="18"/>
                </w:rPr>
                <w:t xml:space="preserve"> Workers who have a retirement age or who are continuously or indefinitely employed without a fixed termination date or events for their employment.</w:t>
              </w:r>
            </w:ins>
          </w:p>
          <w:p w14:paraId="1C978097" w14:textId="77777777" w:rsidR="00E42C64" w:rsidRPr="00FF1D2F" w:rsidRDefault="00E42C64" w:rsidP="00E42C64">
            <w:pPr>
              <w:pStyle w:val="a6"/>
              <w:numPr>
                <w:ilvl w:val="0"/>
                <w:numId w:val="488"/>
              </w:numPr>
              <w:spacing w:line="384" w:lineRule="auto"/>
              <w:ind w:leftChars="0"/>
              <w:textAlignment w:val="baseline"/>
              <w:rPr>
                <w:ins w:id="3218" w:author="Keis" w:date="2024-09-06T10:48:00Z"/>
                <w:rFonts w:ascii="나눔명조" w:eastAsia="굴림" w:hAnsi="굴림" w:cs="굴림"/>
                <w:color w:val="00B050"/>
                <w:spacing w:val="-2"/>
                <w:kern w:val="0"/>
                <w:szCs w:val="20"/>
              </w:rPr>
            </w:pPr>
            <w:ins w:id="3219" w:author="Keis" w:date="2024-09-06T10:48:00Z">
              <w:r w:rsidRPr="00FF1D2F">
                <w:rPr>
                  <w:rFonts w:ascii="나눔명조" w:eastAsia="나눔명조" w:hAnsi="굴림" w:cs="굴림"/>
                  <w:b/>
                  <w:bCs/>
                  <w:color w:val="00B050"/>
                  <w:spacing w:val="-2"/>
                  <w:kern w:val="0"/>
                  <w:sz w:val="18"/>
                  <w:szCs w:val="18"/>
                </w:rPr>
                <w:t>Long fixed-term employees (more than 1 year):</w:t>
              </w:r>
              <w:r w:rsidRPr="00FF1D2F">
                <w:rPr>
                  <w:rFonts w:ascii="나눔명조" w:eastAsia="나눔명조" w:hAnsi="굴림" w:cs="굴림"/>
                  <w:color w:val="00B050"/>
                  <w:spacing w:val="-2"/>
                  <w:kern w:val="0"/>
                  <w:sz w:val="18"/>
                  <w:szCs w:val="18"/>
                </w:rPr>
                <w:t xml:space="preserve"> Workers who have a fixed termination date or events for their employment except a retirement age and whose employment is expected to be for more than one year from the start date or events.</w:t>
              </w:r>
            </w:ins>
          </w:p>
          <w:p w14:paraId="7B2CE8C9" w14:textId="77777777" w:rsidR="00E42C64" w:rsidRPr="00FF1D2F" w:rsidRDefault="00E42C64" w:rsidP="00E42C64">
            <w:pPr>
              <w:pStyle w:val="a6"/>
              <w:numPr>
                <w:ilvl w:val="0"/>
                <w:numId w:val="488"/>
              </w:numPr>
              <w:spacing w:line="384" w:lineRule="auto"/>
              <w:ind w:leftChars="0"/>
              <w:textAlignment w:val="baseline"/>
              <w:rPr>
                <w:ins w:id="3220" w:author="Keis" w:date="2024-09-06T10:48:00Z"/>
                <w:rFonts w:ascii="나눔명조" w:eastAsia="굴림" w:hAnsi="굴림" w:cs="굴림"/>
                <w:b/>
                <w:bCs/>
                <w:color w:val="00B050"/>
                <w:spacing w:val="-2"/>
                <w:kern w:val="0"/>
                <w:szCs w:val="20"/>
              </w:rPr>
            </w:pPr>
            <w:ins w:id="3221" w:author="Keis" w:date="2024-09-06T10:48:00Z">
              <w:r w:rsidRPr="00FF1D2F">
                <w:rPr>
                  <w:rFonts w:ascii="나눔명조" w:eastAsia="나눔명조" w:hAnsi="굴림" w:cs="굴림"/>
                  <w:b/>
                  <w:bCs/>
                  <w:color w:val="00B050"/>
                  <w:spacing w:val="-2"/>
                  <w:kern w:val="0"/>
                  <w:sz w:val="18"/>
                  <w:szCs w:val="18"/>
                </w:rPr>
                <w:t xml:space="preserve">Short fixed-term employees (3 to 12 months): </w:t>
              </w:r>
              <w:r w:rsidRPr="00FF1D2F">
                <w:rPr>
                  <w:rFonts w:ascii="나눔명조" w:eastAsia="나눔명조" w:hAnsi="굴림" w:cs="굴림"/>
                  <w:color w:val="00B050"/>
                  <w:spacing w:val="-2"/>
                  <w:kern w:val="0"/>
                  <w:sz w:val="18"/>
                  <w:szCs w:val="18"/>
                </w:rPr>
                <w:t>Workers who have a fixed termination date or events for their employment and whose employment is expected to be for more than three months to less than one year.</w:t>
              </w:r>
            </w:ins>
          </w:p>
          <w:p w14:paraId="04EB4F40" w14:textId="1A7BD777" w:rsidR="00E42C64" w:rsidRPr="0076353B" w:rsidRDefault="00E42C64" w:rsidP="00E42C64">
            <w:pPr>
              <w:pStyle w:val="a6"/>
              <w:numPr>
                <w:ilvl w:val="0"/>
                <w:numId w:val="488"/>
              </w:numPr>
              <w:spacing w:line="384" w:lineRule="auto"/>
              <w:ind w:leftChars="0"/>
              <w:textAlignment w:val="baseline"/>
              <w:rPr>
                <w:ins w:id="3222" w:author="Keis" w:date="2024-09-06T11:26:00Z"/>
                <w:rFonts w:ascii="나눔명조" w:eastAsia="굴림" w:hAnsi="굴림" w:cs="굴림"/>
                <w:b/>
                <w:bCs/>
                <w:color w:val="00B050"/>
                <w:spacing w:val="-2"/>
                <w:kern w:val="0"/>
                <w:szCs w:val="20"/>
                <w:rPrChange w:id="3223" w:author="Keis" w:date="2024-09-06T11:26:00Z">
                  <w:rPr>
                    <w:ins w:id="3224" w:author="Keis" w:date="2024-09-06T11:26:00Z"/>
                    <w:rFonts w:ascii="나눔명조" w:eastAsia="나눔명조" w:hAnsi="굴림" w:cs="굴림"/>
                    <w:color w:val="00B050"/>
                    <w:spacing w:val="-2"/>
                    <w:kern w:val="0"/>
                    <w:sz w:val="18"/>
                    <w:szCs w:val="18"/>
                  </w:rPr>
                </w:rPrChange>
              </w:rPr>
            </w:pPr>
            <w:ins w:id="3225" w:author="Keis" w:date="2024-09-06T10:48:00Z">
              <w:r w:rsidRPr="00FF1D2F">
                <w:rPr>
                  <w:rFonts w:ascii="나눔명조" w:eastAsia="나눔명조" w:hAnsi="굴림" w:cs="굴림"/>
                  <w:b/>
                  <w:bCs/>
                  <w:color w:val="00B050"/>
                  <w:spacing w:val="-2"/>
                  <w:kern w:val="0"/>
                  <w:sz w:val="18"/>
                  <w:szCs w:val="18"/>
                </w:rPr>
                <w:t>Short-term and casual employees (less than 3 months):</w:t>
              </w:r>
              <w:r w:rsidRPr="00FF1D2F">
                <w:rPr>
                  <w:rFonts w:ascii="나눔명조" w:eastAsia="나눔명조" w:hAnsi="굴림" w:cs="굴림"/>
                  <w:color w:val="00B050"/>
                  <w:spacing w:val="-2"/>
                  <w:kern w:val="0"/>
                  <w:sz w:val="18"/>
                  <w:szCs w:val="18"/>
                </w:rPr>
                <w:t xml:space="preserve"> Workers with indefinite employment or without guaranteed minimum working hours per pay period, even if employed for more than three months, and daily workers and on-call workers who do not have a guarantee of work or work performance.</w:t>
              </w:r>
            </w:ins>
          </w:p>
          <w:p w14:paraId="1C05B518" w14:textId="1CF9ADA0" w:rsidR="0076353B" w:rsidRPr="0076353B" w:rsidRDefault="0076353B" w:rsidP="00E42C64">
            <w:pPr>
              <w:pStyle w:val="a6"/>
              <w:numPr>
                <w:ilvl w:val="0"/>
                <w:numId w:val="488"/>
              </w:numPr>
              <w:spacing w:line="384" w:lineRule="auto"/>
              <w:ind w:leftChars="0"/>
              <w:textAlignment w:val="baseline"/>
              <w:rPr>
                <w:ins w:id="3226" w:author="Keis" w:date="2024-09-06T10:48:00Z"/>
                <w:rFonts w:ascii="나눔명조" w:eastAsia="나눔명조" w:hAnsi="굴림" w:cs="굴림"/>
                <w:color w:val="00B050"/>
                <w:spacing w:val="-2"/>
                <w:kern w:val="0"/>
                <w:sz w:val="18"/>
                <w:szCs w:val="18"/>
                <w:rPrChange w:id="3227" w:author="Keis" w:date="2024-09-06T11:26:00Z">
                  <w:rPr>
                    <w:ins w:id="3228" w:author="Keis" w:date="2024-09-06T10:48:00Z"/>
                    <w:rFonts w:ascii="나눔명조" w:eastAsia="굴림" w:hAnsi="굴림" w:cs="굴림"/>
                    <w:b/>
                    <w:bCs/>
                    <w:color w:val="00B050"/>
                    <w:spacing w:val="-2"/>
                    <w:kern w:val="0"/>
                    <w:szCs w:val="20"/>
                  </w:rPr>
                </w:rPrChange>
              </w:rPr>
            </w:pPr>
            <w:ins w:id="3229" w:author="Keis" w:date="2024-09-06T11:26:00Z">
              <w:r w:rsidRPr="0076353B">
                <w:rPr>
                  <w:rFonts w:ascii="나눔명조" w:eastAsia="나눔명조" w:hAnsi="굴림" w:cs="굴림"/>
                  <w:b/>
                  <w:bCs/>
                  <w:color w:val="00B050"/>
                  <w:spacing w:val="-2"/>
                  <w:kern w:val="0"/>
                  <w:sz w:val="18"/>
                  <w:szCs w:val="18"/>
                  <w:rPrChange w:id="3230" w:author="Keis" w:date="2024-09-06T11:26:00Z">
                    <w:rPr>
                      <w:rFonts w:ascii="나눔명조" w:eastAsia="굴림" w:hAnsi="굴림" w:cs="굴림"/>
                      <w:b/>
                      <w:bCs/>
                      <w:color w:val="00B050"/>
                      <w:spacing w:val="-2"/>
                      <w:kern w:val="0"/>
                      <w:szCs w:val="20"/>
                    </w:rPr>
                  </w:rPrChange>
                </w:rPr>
                <w:t>Paid apprentices, trainees, and interns:</w:t>
              </w:r>
              <w:r w:rsidRPr="0076353B">
                <w:rPr>
                  <w:rFonts w:ascii="나눔명조" w:eastAsia="굴림" w:hAnsi="굴림" w:cs="굴림"/>
                  <w:b/>
                  <w:bCs/>
                  <w:color w:val="00B050"/>
                  <w:spacing w:val="-2"/>
                  <w:kern w:val="0"/>
                  <w:szCs w:val="20"/>
                </w:rPr>
                <w:t xml:space="preserve"> </w:t>
              </w:r>
              <w:r w:rsidRPr="0076353B">
                <w:rPr>
                  <w:rFonts w:ascii="나눔명조" w:eastAsia="나눔명조" w:hAnsi="굴림" w:cs="굴림"/>
                  <w:color w:val="00B050"/>
                  <w:spacing w:val="-2"/>
                  <w:kern w:val="0"/>
                  <w:sz w:val="18"/>
                  <w:szCs w:val="18"/>
                  <w:rPrChange w:id="3231" w:author="Keis" w:date="2024-09-06T11:26:00Z">
                    <w:rPr>
                      <w:rFonts w:ascii="나눔명조" w:eastAsia="굴림" w:hAnsi="굴림" w:cs="굴림"/>
                      <w:b/>
                      <w:bCs/>
                      <w:color w:val="00B050"/>
                      <w:spacing w:val="-2"/>
                      <w:kern w:val="0"/>
                      <w:szCs w:val="20"/>
                    </w:rPr>
                  </w:rPrChange>
                </w:rPr>
                <w:t>Workers who perform activities such as producing goods or providing services for others as part of on-the-job training to acquire professional skills or job expertise, and who receive compensation in return.</w:t>
              </w:r>
            </w:ins>
          </w:p>
          <w:p w14:paraId="08B6619D" w14:textId="18FD8ED2" w:rsidR="002F0E3A" w:rsidRPr="001D19F6" w:rsidDel="00E42C64" w:rsidRDefault="002F0E3A">
            <w:pPr>
              <w:pStyle w:val="a6"/>
              <w:wordWrap/>
              <w:ind w:leftChars="0"/>
              <w:rPr>
                <w:del w:id="3232" w:author="Keis" w:date="2024-09-06T10:48:00Z"/>
                <w:rFonts w:ascii="Arial" w:eastAsia="굴림" w:hAnsi="Arial" w:cs="Arial"/>
                <w:szCs w:val="20"/>
              </w:rPr>
              <w:pPrChange w:id="3233" w:author="Keis" w:date="2024-09-06T10:48:00Z">
                <w:pPr>
                  <w:pStyle w:val="a6"/>
                  <w:numPr>
                    <w:numId w:val="487"/>
                  </w:numPr>
                  <w:wordWrap/>
                  <w:ind w:leftChars="0" w:hanging="400"/>
                </w:pPr>
              </w:pPrChange>
            </w:pPr>
            <w:del w:id="3234" w:author="Keis" w:date="2024-09-06T10:48:00Z">
              <w:r w:rsidRPr="001D19F6" w:rsidDel="00E42C64">
                <w:rPr>
                  <w:rFonts w:ascii="Arial" w:eastAsia="굴림" w:hAnsi="Arial" w:cs="Arial"/>
                  <w:b/>
                  <w:szCs w:val="20"/>
                </w:rPr>
                <w:delText>Regular worker</w:delText>
              </w:r>
              <w:r w:rsidRPr="001D19F6" w:rsidDel="00E42C64">
                <w:rPr>
                  <w:rFonts w:ascii="Arial" w:eastAsia="굴림" w:hAnsi="Arial" w:cs="Arial"/>
                  <w:szCs w:val="20"/>
                </w:rPr>
                <w:delText>: Workers with an employment contract of more than one year or workers who may continue work as long as they want without a predefined contract period</w:delText>
              </w:r>
            </w:del>
          </w:p>
          <w:p w14:paraId="57CB89B8" w14:textId="79CB15B3" w:rsidR="002F0E3A" w:rsidRPr="001D19F6" w:rsidDel="00E42C64" w:rsidRDefault="002F0E3A">
            <w:pPr>
              <w:pStyle w:val="a6"/>
              <w:wordWrap/>
              <w:ind w:leftChars="0"/>
              <w:rPr>
                <w:del w:id="3235" w:author="Keis" w:date="2024-09-06T10:48:00Z"/>
                <w:rFonts w:ascii="Arial" w:eastAsia="굴림" w:hAnsi="Arial" w:cs="Arial"/>
                <w:szCs w:val="20"/>
              </w:rPr>
              <w:pPrChange w:id="3236" w:author="Keis" w:date="2024-09-06T10:48:00Z">
                <w:pPr>
                  <w:pStyle w:val="a6"/>
                  <w:numPr>
                    <w:numId w:val="487"/>
                  </w:numPr>
                  <w:wordWrap/>
                  <w:ind w:leftChars="0" w:hanging="400"/>
                </w:pPr>
              </w:pPrChange>
            </w:pPr>
            <w:del w:id="3237" w:author="Keis" w:date="2024-09-06T10:48:00Z">
              <w:r w:rsidRPr="001D19F6" w:rsidDel="00E42C64">
                <w:rPr>
                  <w:rFonts w:ascii="Arial" w:eastAsia="굴림" w:hAnsi="Arial" w:cs="Arial"/>
                  <w:b/>
                  <w:szCs w:val="20"/>
                </w:rPr>
                <w:delText>Temporary worker</w:delText>
              </w:r>
              <w:r w:rsidRPr="001D19F6" w:rsidDel="00E42C64">
                <w:rPr>
                  <w:rFonts w:ascii="Arial" w:eastAsia="굴림" w:hAnsi="Arial" w:cs="Arial"/>
                  <w:szCs w:val="20"/>
                </w:rPr>
                <w:delText xml:space="preserve">: Workers with an employment contract of more than one month and less than one year or workers who expect the work to be terminated within one year despite of no predefined contract period (Even if he/ she has been working for the company for a long time and/ or expects to continue working in the future, as long as the contract period is less than 1 year, he/ she has to be considered as a temporary worker) </w:delText>
              </w:r>
            </w:del>
          </w:p>
          <w:p w14:paraId="366F2ED6" w14:textId="2BBD7AB3" w:rsidR="002F0E3A" w:rsidRPr="001D19F6" w:rsidRDefault="002F0E3A">
            <w:pPr>
              <w:pStyle w:val="a6"/>
              <w:wordWrap/>
              <w:spacing w:after="240"/>
              <w:ind w:leftChars="0"/>
              <w:rPr>
                <w:rFonts w:ascii="Arial" w:eastAsia="굴림" w:hAnsi="Arial" w:cs="Arial"/>
                <w:sz w:val="22"/>
              </w:rPr>
              <w:pPrChange w:id="3238" w:author="Keis" w:date="2024-09-06T10:48:00Z">
                <w:pPr>
                  <w:pStyle w:val="a6"/>
                  <w:numPr>
                    <w:numId w:val="488"/>
                  </w:numPr>
                  <w:wordWrap/>
                  <w:spacing w:after="240"/>
                  <w:ind w:leftChars="0" w:hanging="400"/>
                </w:pPr>
              </w:pPrChange>
            </w:pPr>
            <w:del w:id="3239" w:author="Keis" w:date="2024-09-06T10:48:00Z">
              <w:r w:rsidRPr="001D19F6" w:rsidDel="00E42C64">
                <w:rPr>
                  <w:rFonts w:ascii="Arial" w:eastAsia="굴림" w:hAnsi="Arial" w:cs="Arial"/>
                  <w:b/>
                  <w:szCs w:val="20"/>
                </w:rPr>
                <w:delText>Daily worker</w:delText>
              </w:r>
              <w:r w:rsidRPr="001D19F6" w:rsidDel="00E42C64">
                <w:rPr>
                  <w:rFonts w:ascii="Arial" w:eastAsia="굴림" w:hAnsi="Arial" w:cs="Arial"/>
                  <w:szCs w:val="20"/>
                </w:rPr>
                <w:delText xml:space="preserve">: Workers with an employment contract of less than one month, or workers who are hired and paid on a daily basis, or workers who work in various places without any designated place </w:delText>
              </w:r>
            </w:del>
          </w:p>
        </w:tc>
      </w:tr>
    </w:tbl>
    <w:p w14:paraId="2E610DBA" w14:textId="77777777" w:rsidR="00E42C64" w:rsidRPr="00FF1D2F" w:rsidRDefault="00E42C64" w:rsidP="00E42C64">
      <w:pPr>
        <w:wordWrap/>
        <w:spacing w:line="360" w:lineRule="auto"/>
        <w:ind w:leftChars="213" w:left="426"/>
        <w:rPr>
          <w:ins w:id="3240" w:author="Keis" w:date="2024-09-06T10:48:00Z"/>
          <w:rFonts w:ascii="Arial" w:eastAsia="굴림" w:hAnsi="Arial" w:cs="Arial"/>
          <w:color w:val="00B050"/>
          <w:sz w:val="22"/>
        </w:rPr>
      </w:pPr>
      <w:ins w:id="3241" w:author="Keis" w:date="2024-09-06T10:48:00Z">
        <w:r w:rsidRPr="00FF1D2F">
          <w:rPr>
            <w:rFonts w:ascii="굴림" w:eastAsia="굴림" w:hAnsi="굴림" w:cs="굴림" w:hint="eastAsia"/>
            <w:color w:val="00B050"/>
            <w:sz w:val="22"/>
          </w:rPr>
          <w:t>①</w:t>
        </w:r>
        <w:r w:rsidRPr="00FF1D2F">
          <w:rPr>
            <w:rFonts w:ascii="Arial" w:eastAsia="굴림" w:hAnsi="Arial" w:cs="Arial"/>
            <w:color w:val="00B050"/>
            <w:sz w:val="22"/>
          </w:rPr>
          <w:t xml:space="preserve"> Permanent employees</w:t>
        </w:r>
        <w:r w:rsidRPr="00FF1D2F" w:rsidDel="00C20989">
          <w:rPr>
            <w:rFonts w:ascii="Arial" w:eastAsia="굴림" w:hAnsi="Arial" w:cs="Arial"/>
            <w:color w:val="00B050"/>
            <w:sz w:val="22"/>
          </w:rPr>
          <w:t xml:space="preserve"> </w:t>
        </w:r>
      </w:ins>
    </w:p>
    <w:p w14:paraId="5C585B7B" w14:textId="3B11BA31" w:rsidR="00E42C64" w:rsidRPr="00E42C64" w:rsidRDefault="00E42C64">
      <w:pPr>
        <w:pStyle w:val="a6"/>
        <w:numPr>
          <w:ilvl w:val="0"/>
          <w:numId w:val="493"/>
        </w:numPr>
        <w:wordWrap/>
        <w:spacing w:line="360" w:lineRule="auto"/>
        <w:ind w:leftChars="0"/>
        <w:rPr>
          <w:ins w:id="3242" w:author="Keis" w:date="2024-09-06T10:48:00Z"/>
          <w:rFonts w:ascii="Arial" w:eastAsia="굴림" w:hAnsi="Arial" w:cs="Arial"/>
          <w:color w:val="00B050"/>
          <w:sz w:val="22"/>
          <w:rPrChange w:id="3243" w:author="Keis" w:date="2024-09-06T10:48:00Z">
            <w:rPr>
              <w:ins w:id="3244" w:author="Keis" w:date="2024-09-06T10:48:00Z"/>
            </w:rPr>
          </w:rPrChange>
        </w:rPr>
        <w:pPrChange w:id="3245" w:author="Keis" w:date="2024-09-06T10:48:00Z">
          <w:pPr>
            <w:wordWrap/>
            <w:spacing w:line="360" w:lineRule="auto"/>
            <w:ind w:leftChars="213" w:left="426"/>
          </w:pPr>
        </w:pPrChange>
      </w:pPr>
      <w:ins w:id="3246" w:author="Keis" w:date="2024-09-06T10:48:00Z">
        <w:r w:rsidRPr="00E42C64">
          <w:rPr>
            <w:rFonts w:ascii="Arial" w:eastAsia="굴림" w:hAnsi="Arial" w:cs="Arial"/>
            <w:color w:val="00B050"/>
            <w:sz w:val="22"/>
            <w:rPrChange w:id="3247" w:author="Keis" w:date="2024-09-06T10:48:00Z">
              <w:rPr/>
            </w:rPrChange>
          </w:rPr>
          <w:t>Long fixed-term employees (more than 1 year)</w:t>
        </w:r>
      </w:ins>
    </w:p>
    <w:p w14:paraId="44BA5F64" w14:textId="3220CFDB" w:rsidR="00E42C64" w:rsidRDefault="00E42C64" w:rsidP="00E42C64">
      <w:pPr>
        <w:pStyle w:val="a6"/>
        <w:numPr>
          <w:ilvl w:val="0"/>
          <w:numId w:val="493"/>
        </w:numPr>
        <w:wordWrap/>
        <w:spacing w:line="360" w:lineRule="auto"/>
        <w:ind w:leftChars="0"/>
        <w:rPr>
          <w:ins w:id="3248" w:author="Keis" w:date="2024-09-06T10:48:00Z"/>
          <w:rFonts w:ascii="Arial" w:eastAsia="굴림" w:hAnsi="Arial" w:cs="Arial"/>
          <w:color w:val="00B050"/>
          <w:sz w:val="22"/>
        </w:rPr>
      </w:pPr>
      <w:ins w:id="3249" w:author="Keis" w:date="2024-09-06T10:48:00Z">
        <w:r w:rsidRPr="00E42C64">
          <w:rPr>
            <w:rFonts w:ascii="Arial" w:eastAsia="굴림" w:hAnsi="Arial" w:cs="Arial"/>
            <w:color w:val="00B050"/>
            <w:sz w:val="22"/>
            <w:rPrChange w:id="3250" w:author="Keis" w:date="2024-09-06T10:48:00Z">
              <w:rPr/>
            </w:rPrChange>
          </w:rPr>
          <w:t>Short fixed-term employees (3 to 12 months)</w:t>
        </w:r>
      </w:ins>
    </w:p>
    <w:p w14:paraId="26879B41" w14:textId="74C230D2" w:rsidR="00E42C64" w:rsidRDefault="00E42C64" w:rsidP="00E42C64">
      <w:pPr>
        <w:pStyle w:val="a6"/>
        <w:numPr>
          <w:ilvl w:val="0"/>
          <w:numId w:val="493"/>
        </w:numPr>
        <w:wordWrap/>
        <w:spacing w:line="360" w:lineRule="auto"/>
        <w:ind w:leftChars="0"/>
        <w:rPr>
          <w:ins w:id="3251" w:author="Keis" w:date="2024-09-06T11:22:00Z"/>
          <w:rFonts w:ascii="Arial" w:eastAsia="굴림" w:hAnsi="Arial" w:cs="Arial"/>
          <w:color w:val="00B050"/>
          <w:sz w:val="22"/>
        </w:rPr>
      </w:pPr>
      <w:ins w:id="3252" w:author="Keis" w:date="2024-09-06T10:48:00Z">
        <w:r w:rsidRPr="00FF1D2F">
          <w:rPr>
            <w:rFonts w:ascii="Arial" w:eastAsia="굴림" w:hAnsi="Arial" w:cs="Arial"/>
            <w:color w:val="00B050"/>
            <w:sz w:val="22"/>
          </w:rPr>
          <w:t>Short-term and casual employees (less than 3 months)</w:t>
        </w:r>
      </w:ins>
    </w:p>
    <w:p w14:paraId="58D7E591" w14:textId="66F29A27" w:rsidR="002F2B97" w:rsidRPr="00FF1D2F" w:rsidRDefault="0076353B" w:rsidP="00E42C64">
      <w:pPr>
        <w:pStyle w:val="a6"/>
        <w:numPr>
          <w:ilvl w:val="0"/>
          <w:numId w:val="493"/>
        </w:numPr>
        <w:wordWrap/>
        <w:spacing w:line="360" w:lineRule="auto"/>
        <w:ind w:leftChars="0"/>
        <w:rPr>
          <w:ins w:id="3253" w:author="Keis" w:date="2024-09-06T10:48:00Z"/>
          <w:rFonts w:ascii="Arial" w:eastAsia="굴림" w:hAnsi="Arial" w:cs="Arial"/>
          <w:color w:val="00B050"/>
          <w:sz w:val="22"/>
        </w:rPr>
      </w:pPr>
      <w:ins w:id="3254" w:author="Keis" w:date="2024-09-06T11:26:00Z">
        <w:r w:rsidRPr="0076353B">
          <w:rPr>
            <w:rFonts w:ascii="Arial" w:eastAsia="굴림" w:hAnsi="Arial" w:cs="Arial"/>
            <w:color w:val="00B050"/>
            <w:sz w:val="22"/>
            <w:rPrChange w:id="3255" w:author="Keis" w:date="2024-09-06T11:27:00Z">
              <w:rPr>
                <w:rFonts w:ascii="나눔명조" w:eastAsia="나눔명조" w:hAnsi="굴림" w:cs="굴림"/>
                <w:b/>
                <w:bCs/>
                <w:color w:val="00B050"/>
                <w:spacing w:val="-2"/>
                <w:kern w:val="0"/>
                <w:sz w:val="18"/>
                <w:szCs w:val="18"/>
              </w:rPr>
            </w:rPrChange>
          </w:rPr>
          <w:t>Paid apprentices, trainees, and interns</w:t>
        </w:r>
      </w:ins>
    </w:p>
    <w:p w14:paraId="779DE033" w14:textId="77777777" w:rsidR="00E42C64" w:rsidRPr="00E42C64" w:rsidRDefault="00E42C64">
      <w:pPr>
        <w:wordWrap/>
        <w:spacing w:line="360" w:lineRule="auto"/>
        <w:ind w:left="400"/>
        <w:rPr>
          <w:ins w:id="3256" w:author="Keis" w:date="2024-09-06T10:48:00Z"/>
          <w:rFonts w:ascii="Arial" w:eastAsia="굴림" w:hAnsi="Arial" w:cs="Arial"/>
          <w:color w:val="00B050"/>
          <w:sz w:val="22"/>
          <w:rPrChange w:id="3257" w:author="Keis" w:date="2024-09-06T10:48:00Z">
            <w:rPr>
              <w:ins w:id="3258" w:author="Keis" w:date="2024-09-06T10:48:00Z"/>
            </w:rPr>
          </w:rPrChange>
        </w:rPr>
        <w:pPrChange w:id="3259" w:author="Keis" w:date="2024-09-06T10:48:00Z">
          <w:pPr>
            <w:wordWrap/>
            <w:spacing w:line="360" w:lineRule="auto"/>
            <w:ind w:leftChars="213" w:left="426"/>
          </w:pPr>
        </w:pPrChange>
      </w:pPr>
    </w:p>
    <w:p w14:paraId="48EE0A6E" w14:textId="4B19B4CA" w:rsidR="002F0E3A" w:rsidRPr="001D19F6" w:rsidDel="00E42C64" w:rsidRDefault="002F0E3A" w:rsidP="00796A8D">
      <w:pPr>
        <w:wordWrap/>
        <w:spacing w:line="360" w:lineRule="auto"/>
        <w:ind w:leftChars="213" w:left="426"/>
        <w:rPr>
          <w:del w:id="3260" w:author="Keis" w:date="2024-09-06T10:48:00Z"/>
          <w:rFonts w:ascii="Arial" w:eastAsia="굴림" w:hAnsi="Arial" w:cs="Arial"/>
          <w:sz w:val="22"/>
        </w:rPr>
      </w:pPr>
      <w:del w:id="3261" w:author="Keis" w:date="2024-09-06T10:48:00Z">
        <w:r w:rsidRPr="001D19F6" w:rsidDel="00E42C64">
          <w:rPr>
            <w:rFonts w:ascii="굴림" w:eastAsia="굴림" w:hAnsi="굴림" w:cs="굴림" w:hint="eastAsia"/>
            <w:sz w:val="22"/>
          </w:rPr>
          <w:delText>①</w:delText>
        </w:r>
        <w:r w:rsidRPr="001D19F6" w:rsidDel="00E42C64">
          <w:rPr>
            <w:rFonts w:ascii="Arial" w:eastAsia="굴림" w:hAnsi="Arial" w:cs="Arial"/>
            <w:sz w:val="22"/>
          </w:rPr>
          <w:delText xml:space="preserve"> Regular worker</w:delText>
        </w:r>
      </w:del>
    </w:p>
    <w:p w14:paraId="6F13044F" w14:textId="1CBC9B45" w:rsidR="002F0E3A" w:rsidRPr="001D19F6" w:rsidDel="00E42C64" w:rsidRDefault="002F0E3A" w:rsidP="002F0E3A">
      <w:pPr>
        <w:wordWrap/>
        <w:spacing w:line="360" w:lineRule="auto"/>
        <w:ind w:leftChars="213" w:left="426"/>
        <w:rPr>
          <w:del w:id="3262" w:author="Keis" w:date="2024-09-06T10:48:00Z"/>
          <w:rFonts w:ascii="Arial" w:eastAsia="굴림" w:hAnsi="Arial" w:cs="Arial"/>
          <w:sz w:val="22"/>
        </w:rPr>
      </w:pPr>
      <w:del w:id="3263" w:author="Keis" w:date="2024-09-06T10:48:00Z">
        <w:r w:rsidRPr="001D19F6" w:rsidDel="00E42C64">
          <w:rPr>
            <w:rFonts w:ascii="굴림" w:eastAsia="굴림" w:hAnsi="굴림" w:cs="굴림" w:hint="eastAsia"/>
            <w:sz w:val="22"/>
          </w:rPr>
          <w:delText>③</w:delText>
        </w:r>
        <w:r w:rsidRPr="001D19F6" w:rsidDel="00E42C64">
          <w:rPr>
            <w:rFonts w:ascii="Arial" w:eastAsia="굴림" w:hAnsi="Arial" w:cs="Arial"/>
            <w:sz w:val="22"/>
          </w:rPr>
          <w:delText xml:space="preserve"> Temporary worker</w:delText>
        </w:r>
      </w:del>
    </w:p>
    <w:p w14:paraId="47994F8C" w14:textId="549D3758" w:rsidR="002F0E3A" w:rsidRPr="001D19F6" w:rsidDel="00E42C64" w:rsidRDefault="002F0E3A" w:rsidP="002F0E3A">
      <w:pPr>
        <w:wordWrap/>
        <w:spacing w:line="360" w:lineRule="auto"/>
        <w:ind w:leftChars="213" w:left="426"/>
        <w:rPr>
          <w:del w:id="3264" w:author="Keis" w:date="2024-09-06T10:48:00Z"/>
          <w:rFonts w:ascii="Arial" w:eastAsia="굴림" w:hAnsi="Arial" w:cs="Arial"/>
          <w:sz w:val="22"/>
        </w:rPr>
      </w:pPr>
      <w:del w:id="3265" w:author="Keis" w:date="2024-09-06T10:48:00Z">
        <w:r w:rsidRPr="001D19F6" w:rsidDel="00E42C64">
          <w:rPr>
            <w:rFonts w:ascii="굴림" w:eastAsia="굴림" w:hAnsi="굴림" w:cs="굴림" w:hint="eastAsia"/>
            <w:sz w:val="22"/>
          </w:rPr>
          <w:delText>⑤</w:delText>
        </w:r>
        <w:r w:rsidRPr="001D19F6" w:rsidDel="00E42C64">
          <w:rPr>
            <w:rFonts w:ascii="Arial" w:eastAsia="굴림" w:hAnsi="Arial" w:cs="Arial"/>
            <w:sz w:val="22"/>
          </w:rPr>
          <w:delText xml:space="preserve"> Daily worker</w:delText>
        </w:r>
      </w:del>
    </w:p>
    <w:p w14:paraId="5F8D89A5" w14:textId="77777777" w:rsidR="00BC30C6" w:rsidRPr="001D19F6" w:rsidRDefault="00BC30C6" w:rsidP="00BC30C6">
      <w:pPr>
        <w:wordWrap/>
        <w:spacing w:line="360" w:lineRule="auto"/>
        <w:rPr>
          <w:rFonts w:ascii="Arial" w:eastAsia="굴림" w:hAnsi="Arial" w:cs="Arial"/>
          <w:sz w:val="22"/>
        </w:rPr>
      </w:pPr>
    </w:p>
    <w:p w14:paraId="53E66C5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D067. When did your employment status change? (unit: year and month combined into 6 digits, workplace since [D045]: [Industry D046] [Occupation D051])</w:t>
      </w:r>
    </w:p>
    <w:p w14:paraId="49D70093" w14:textId="6168FAC9"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3266" w:author="Keis" w:date="2024-09-06T10:18:00Z">
        <w:r w:rsidR="000B64AD" w:rsidDel="009F27DD">
          <w:rPr>
            <w:rFonts w:ascii="Arial" w:eastAsia="굴림" w:hAnsi="Arial" w:cs="Arial" w:hint="eastAsia"/>
            <w:color w:val="FF0000"/>
            <w:sz w:val="22"/>
          </w:rPr>
          <w:delText>2019</w:delText>
        </w:r>
      </w:del>
      <w:ins w:id="3267" w:author="Keis" w:date="2024-09-06T10:18:00Z">
        <w:r w:rsidR="009F27DD" w:rsidRPr="009F27DD">
          <w:rPr>
            <w:rFonts w:ascii="Arial" w:eastAsia="굴림" w:hAnsi="Arial" w:cs="Arial" w:hint="eastAsia"/>
            <w:color w:val="00B050"/>
            <w:sz w:val="22"/>
          </w:rPr>
          <w:t>2021</w:t>
        </w:r>
      </w:ins>
      <w:r w:rsidR="000B64AD" w:rsidRPr="002B1E54">
        <w:rPr>
          <w:rFonts w:ascii="Arial" w:eastAsia="굴림" w:hAnsi="Arial" w:cs="Arial"/>
          <w:color w:val="000000" w:themeColor="text1"/>
          <w:sz w:val="22"/>
          <w:rPrChange w:id="3268" w:author="Keis" w:date="2024-09-13T13:11:00Z">
            <w:rPr>
              <w:rFonts w:ascii="Arial" w:eastAsia="굴림" w:hAnsi="Arial" w:cs="Arial"/>
              <w:color w:val="FF0000"/>
              <w:sz w:val="22"/>
            </w:rPr>
          </w:rPrChange>
        </w:rPr>
        <w:t>01</w:t>
      </w:r>
      <w:r w:rsidR="00CB7C89" w:rsidRPr="001D19F6">
        <w:rPr>
          <w:rFonts w:ascii="Arial" w:eastAsia="굴림" w:hAnsi="Arial" w:cs="Arial"/>
          <w:sz w:val="22"/>
        </w:rPr>
        <w:t xml:space="preserve"> for January </w:t>
      </w:r>
      <w:del w:id="3269" w:author="Keis" w:date="2024-09-06T10:18:00Z">
        <w:r w:rsidR="000B64AD" w:rsidDel="009F27DD">
          <w:rPr>
            <w:rFonts w:ascii="Arial" w:eastAsia="굴림" w:hAnsi="Arial" w:cs="Arial" w:hint="eastAsia"/>
            <w:color w:val="FF0000"/>
            <w:sz w:val="22"/>
          </w:rPr>
          <w:delText>2019</w:delText>
        </w:r>
      </w:del>
      <w:ins w:id="3270" w:author="Keis" w:date="2024-09-06T10:18:00Z">
        <w:r w:rsidR="009F27DD" w:rsidRPr="009F27DD">
          <w:rPr>
            <w:rFonts w:ascii="Arial" w:eastAsia="굴림" w:hAnsi="Arial" w:cs="Arial" w:hint="eastAsia"/>
            <w:color w:val="00B050"/>
            <w:sz w:val="22"/>
          </w:rPr>
          <w:t>2021</w:t>
        </w:r>
      </w:ins>
      <w:r w:rsidR="00CB7C89" w:rsidRPr="001D19F6">
        <w:rPr>
          <w:rFonts w:ascii="Arial" w:eastAsia="굴림" w:hAnsi="Arial" w:cs="Arial"/>
          <w:sz w:val="22"/>
        </w:rPr>
        <w:t xml:space="preserve">. If the month is not clear, enter </w:t>
      </w:r>
      <w:del w:id="3271" w:author="Keis" w:date="2024-09-06T10:18:00Z">
        <w:r w:rsidR="000B64AD" w:rsidRPr="000B64AD" w:rsidDel="009F27DD">
          <w:rPr>
            <w:rFonts w:ascii="Arial" w:eastAsia="굴림" w:hAnsi="Arial" w:cs="Arial" w:hint="eastAsia"/>
            <w:color w:val="FF0000"/>
            <w:sz w:val="22"/>
          </w:rPr>
          <w:delText>2019</w:delText>
        </w:r>
      </w:del>
      <w:ins w:id="3272" w:author="Keis" w:date="2024-09-06T10:18:00Z">
        <w:r w:rsidR="009F27DD" w:rsidRPr="009F27DD">
          <w:rPr>
            <w:rFonts w:ascii="Arial" w:eastAsia="굴림" w:hAnsi="Arial" w:cs="Arial" w:hint="eastAsia"/>
            <w:color w:val="00B050"/>
            <w:sz w:val="22"/>
          </w:rPr>
          <w:t>2021</w:t>
        </w:r>
      </w:ins>
      <w:r w:rsidR="000B64AD" w:rsidRPr="002B1E54">
        <w:rPr>
          <w:rFonts w:ascii="Arial" w:eastAsia="굴림" w:hAnsi="Arial" w:cs="Arial"/>
          <w:color w:val="000000" w:themeColor="text1"/>
          <w:sz w:val="22"/>
          <w:rPrChange w:id="3273" w:author="Keis" w:date="2024-09-13T13:11:00Z">
            <w:rPr>
              <w:rFonts w:ascii="Arial" w:eastAsia="굴림" w:hAnsi="Arial" w:cs="Arial"/>
              <w:color w:val="FF000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583DDF5E" w14:textId="77777777" w:rsidR="002F0E3A" w:rsidRPr="001D19F6" w:rsidRDefault="002F0E3A" w:rsidP="002F0E3A">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58AEFC6D" w14:textId="77777777" w:rsidR="002F0E3A" w:rsidRPr="001D19F6" w:rsidRDefault="002F0E3A" w:rsidP="00624BD4">
      <w:pPr>
        <w:wordWrap/>
        <w:spacing w:line="360" w:lineRule="auto"/>
        <w:rPr>
          <w:rFonts w:ascii="Arial" w:eastAsia="굴림" w:hAnsi="Arial" w:cs="Arial"/>
          <w:sz w:val="22"/>
        </w:rPr>
      </w:pPr>
    </w:p>
    <w:p w14:paraId="4C16D549" w14:textId="77777777" w:rsidR="00624BD4" w:rsidRPr="001D19F6" w:rsidRDefault="00624BD4" w:rsidP="00297F86">
      <w:pPr>
        <w:wordWrap/>
        <w:spacing w:line="276" w:lineRule="auto"/>
        <w:rPr>
          <w:rFonts w:ascii="Arial" w:eastAsia="굴림" w:hAnsi="Arial" w:cs="Arial"/>
          <w:b/>
          <w:sz w:val="22"/>
        </w:rPr>
      </w:pPr>
      <w:r w:rsidRPr="001D19F6">
        <w:rPr>
          <w:rFonts w:ascii="Arial" w:eastAsia="굴림" w:hAnsi="Arial" w:cs="Arial"/>
          <w:b/>
          <w:sz w:val="22"/>
        </w:rPr>
        <w:t>Logic</w:t>
      </w:r>
    </w:p>
    <w:p w14:paraId="23013CBE" w14:textId="77777777" w:rsidR="00624BD4" w:rsidRPr="001D19F6" w:rsidRDefault="00624BD4" w:rsidP="00F14BA4">
      <w:pPr>
        <w:pStyle w:val="a6"/>
        <w:numPr>
          <w:ilvl w:val="0"/>
          <w:numId w:val="488"/>
        </w:numPr>
        <w:wordWrap/>
        <w:spacing w:line="276" w:lineRule="auto"/>
        <w:ind w:leftChars="0"/>
        <w:rPr>
          <w:rFonts w:ascii="Arial" w:eastAsia="굴림" w:hAnsi="Arial" w:cs="Arial"/>
          <w:b/>
          <w:sz w:val="22"/>
        </w:rPr>
      </w:pPr>
      <w:r w:rsidRPr="001D19F6">
        <w:rPr>
          <w:rFonts w:ascii="Arial" w:eastAsia="굴림" w:hAnsi="Arial" w:cs="Arial"/>
          <w:b/>
          <w:sz w:val="22"/>
        </w:rPr>
        <w:t>If D068=</w:t>
      </w:r>
      <w:r w:rsidRPr="001D19F6">
        <w:rPr>
          <w:rFonts w:ascii="굴림" w:eastAsia="굴림" w:hAnsi="굴림" w:cs="굴림" w:hint="eastAsia"/>
          <w:b/>
          <w:sz w:val="22"/>
        </w:rPr>
        <w:t>⑤</w:t>
      </w:r>
      <w:r w:rsidRPr="001D19F6">
        <w:rPr>
          <w:rFonts w:ascii="Arial" w:eastAsia="굴림" w:hAnsi="Arial" w:cs="Arial"/>
          <w:b/>
          <w:sz w:val="22"/>
        </w:rPr>
        <w:t xml:space="preserve">, then </w:t>
      </w:r>
      <w:r w:rsidR="002F0E3A" w:rsidRPr="001D19F6">
        <w:rPr>
          <w:rFonts w:ascii="Arial" w:eastAsia="굴림" w:hAnsi="Arial" w:cs="Arial"/>
          <w:b/>
          <w:sz w:val="22"/>
        </w:rPr>
        <w:t xml:space="preserve">ask </w:t>
      </w:r>
      <w:r w:rsidRPr="001D19F6">
        <w:rPr>
          <w:rFonts w:ascii="Arial" w:eastAsia="굴림" w:hAnsi="Arial" w:cs="Arial"/>
          <w:b/>
          <w:sz w:val="22"/>
        </w:rPr>
        <w:t>D731</w:t>
      </w:r>
      <w:r w:rsidR="002677CE" w:rsidRPr="001D19F6">
        <w:rPr>
          <w:rFonts w:ascii="Arial" w:eastAsia="굴림" w:hAnsi="Arial" w:cs="Arial"/>
          <w:b/>
          <w:sz w:val="22"/>
        </w:rPr>
        <w:t>.</w:t>
      </w:r>
    </w:p>
    <w:p w14:paraId="01841C18" w14:textId="77777777" w:rsidR="00624BD4" w:rsidRPr="001D19F6" w:rsidRDefault="00624BD4" w:rsidP="00624BD4">
      <w:pPr>
        <w:wordWrap/>
        <w:spacing w:line="360" w:lineRule="auto"/>
        <w:rPr>
          <w:rFonts w:ascii="Arial" w:eastAsia="굴림" w:hAnsi="Arial" w:cs="Arial"/>
          <w:b/>
          <w:sz w:val="22"/>
        </w:rPr>
      </w:pPr>
    </w:p>
    <w:p w14:paraId="44367AB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D068. (As loop=1) You</w:t>
      </w:r>
      <w:r w:rsidR="002677CE" w:rsidRPr="001D19F6">
        <w:rPr>
          <w:rFonts w:ascii="Arial" w:eastAsia="굴림" w:hAnsi="Arial" w:cs="Arial"/>
          <w:sz w:val="22"/>
        </w:rPr>
        <w:t xml:space="preserve"> have</w:t>
      </w:r>
      <w:r w:rsidRPr="001D19F6">
        <w:rPr>
          <w:rFonts w:ascii="Arial" w:eastAsia="굴림" w:hAnsi="Arial" w:cs="Arial"/>
          <w:sz w:val="22"/>
        </w:rPr>
        <w:t xml:space="preserve"> responded that your working hours was [D060]. Did your working hours change since then? (workplace since [D045]: [Industry D046] [Occupation D051]) </w:t>
      </w:r>
    </w:p>
    <w:p w14:paraId="790FA37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(As loop&gt;=2) Did your working hours change again after that? (workplace since [D045]: [Industry D046] [Occupation D051])</w:t>
      </w:r>
    </w:p>
    <w:p w14:paraId="67FDF1E0" w14:textId="77777777" w:rsidR="002F0E3A" w:rsidRPr="001D19F6" w:rsidRDefault="002F0E3A" w:rsidP="00F14BA4">
      <w:pPr>
        <w:pStyle w:val="a6"/>
        <w:numPr>
          <w:ilvl w:val="0"/>
          <w:numId w:val="49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D731</w:t>
      </w:r>
    </w:p>
    <w:p w14:paraId="143517B0" w14:textId="77777777" w:rsidR="00624BD4" w:rsidRPr="001D19F6" w:rsidRDefault="00624BD4" w:rsidP="00624BD4">
      <w:pPr>
        <w:wordWrap/>
        <w:spacing w:line="360" w:lineRule="auto"/>
        <w:rPr>
          <w:rFonts w:ascii="Arial" w:eastAsia="굴림" w:hAnsi="Arial" w:cs="Arial"/>
          <w:sz w:val="22"/>
        </w:rPr>
      </w:pPr>
    </w:p>
    <w:p w14:paraId="53DA7156" w14:textId="77777777" w:rsidR="00624BD4" w:rsidRPr="001D19F6" w:rsidRDefault="00624BD4" w:rsidP="00624BD4">
      <w:pPr>
        <w:wordWrap/>
        <w:spacing w:line="360" w:lineRule="auto"/>
        <w:outlineLvl w:val="0"/>
        <w:rPr>
          <w:rFonts w:ascii="Arial" w:eastAsia="굴림" w:hAnsi="Arial" w:cs="Arial"/>
          <w:sz w:val="22"/>
        </w:rPr>
      </w:pPr>
      <w:bookmarkStart w:id="3274" w:name="_Toc483216645"/>
      <w:bookmarkStart w:id="3275" w:name="_Toc487461357"/>
      <w:bookmarkStart w:id="3276" w:name="_Toc487647358"/>
      <w:r w:rsidRPr="001D19F6">
        <w:rPr>
          <w:rFonts w:ascii="Arial" w:eastAsia="굴림" w:hAnsi="Arial" w:cs="Arial"/>
          <w:sz w:val="22"/>
        </w:rPr>
        <w:t xml:space="preserve">D069. </w:t>
      </w:r>
      <w:r w:rsidR="002F0E3A" w:rsidRPr="001D19F6">
        <w:rPr>
          <w:rFonts w:ascii="Arial" w:eastAsia="굴림" w:hAnsi="Arial" w:cs="Arial"/>
          <w:kern w:val="0"/>
          <w:sz w:val="22"/>
        </w:rPr>
        <w:t>Did you work on a part-time basis or a full-time basis?</w:t>
      </w:r>
      <w:r w:rsidRPr="001D19F6">
        <w:rPr>
          <w:rFonts w:ascii="Arial" w:eastAsia="굴림" w:hAnsi="Arial" w:cs="Arial"/>
          <w:sz w:val="22"/>
        </w:rPr>
        <w:t xml:space="preserve"> (workplace since [D045]: [Industry D046] [Occupation D051])</w:t>
      </w:r>
      <w:bookmarkEnd w:id="3274"/>
      <w:bookmarkEnd w:id="3275"/>
      <w:bookmarkEnd w:id="3276"/>
      <w:r w:rsidRPr="001D19F6">
        <w:rPr>
          <w:rFonts w:ascii="Arial" w:eastAsia="굴림" w:hAnsi="Arial" w:cs="Arial"/>
          <w:sz w:val="22"/>
        </w:rPr>
        <w:t xml:space="preserve"> </w:t>
      </w:r>
    </w:p>
    <w:tbl>
      <w:tblPr>
        <w:tblStyle w:val="a8"/>
        <w:tblW w:w="0" w:type="auto"/>
        <w:tblInd w:w="250" w:type="dxa"/>
        <w:tblLook w:val="04A0" w:firstRow="1" w:lastRow="0" w:firstColumn="1" w:lastColumn="0" w:noHBand="0" w:noVBand="1"/>
      </w:tblPr>
      <w:tblGrid>
        <w:gridCol w:w="9356"/>
      </w:tblGrid>
      <w:tr w:rsidR="00D063AA" w:rsidRPr="001D19F6" w14:paraId="6CD5E8A0" w14:textId="77777777" w:rsidTr="002F0E3A">
        <w:tc>
          <w:tcPr>
            <w:tcW w:w="9356" w:type="dxa"/>
            <w:tcBorders>
              <w:top w:val="single" w:sz="4" w:space="0" w:color="auto"/>
              <w:left w:val="single" w:sz="4" w:space="0" w:color="auto"/>
              <w:bottom w:val="single" w:sz="4" w:space="0" w:color="auto"/>
              <w:right w:val="single" w:sz="4" w:space="0" w:color="auto"/>
            </w:tcBorders>
            <w:hideMark/>
          </w:tcPr>
          <w:p w14:paraId="7E3AC522" w14:textId="77777777" w:rsidR="002F0E3A" w:rsidRPr="001D19F6" w:rsidRDefault="002F0E3A"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2FA9A1D6" w14:textId="77777777" w:rsidR="002F0E3A" w:rsidRPr="001D19F6" w:rsidRDefault="002F0E3A" w:rsidP="00F14BA4">
            <w:pPr>
              <w:pStyle w:val="a6"/>
              <w:numPr>
                <w:ilvl w:val="0"/>
                <w:numId w:val="487"/>
              </w:numPr>
              <w:wordWrap/>
              <w:ind w:leftChars="0"/>
              <w:rPr>
                <w:rFonts w:ascii="Arial" w:eastAsia="굴림" w:hAnsi="Arial" w:cs="Arial"/>
                <w:szCs w:val="20"/>
              </w:rPr>
            </w:pPr>
            <w:r w:rsidRPr="001D19F6">
              <w:rPr>
                <w:rFonts w:ascii="Arial" w:eastAsia="굴림" w:hAnsi="Arial" w:cs="Arial"/>
                <w:b/>
                <w:szCs w:val="20"/>
              </w:rPr>
              <w:t>Part-time</w:t>
            </w:r>
            <w:r w:rsidRPr="001D19F6">
              <w:rPr>
                <w:rFonts w:ascii="Arial" w:eastAsia="굴림" w:hAnsi="Arial" w:cs="Arial"/>
                <w:szCs w:val="20"/>
              </w:rPr>
              <w:t xml:space="preserve">: Working on a part-time basis or as a side job, workers who work less hours than others in the same job, or get paid on hourly basis </w:t>
            </w:r>
          </w:p>
          <w:p w14:paraId="19B26B95" w14:textId="77777777" w:rsidR="002F0E3A" w:rsidRPr="001D19F6" w:rsidRDefault="002F0E3A" w:rsidP="00F14BA4">
            <w:pPr>
              <w:pStyle w:val="a6"/>
              <w:numPr>
                <w:ilvl w:val="0"/>
                <w:numId w:val="487"/>
              </w:numPr>
              <w:wordWrap/>
              <w:spacing w:after="240"/>
              <w:ind w:leftChars="0"/>
              <w:rPr>
                <w:rFonts w:ascii="Arial" w:eastAsia="굴림" w:hAnsi="Arial" w:cs="Arial"/>
                <w:szCs w:val="20"/>
              </w:rPr>
            </w:pPr>
            <w:r w:rsidRPr="001D19F6">
              <w:rPr>
                <w:rFonts w:ascii="Arial" w:eastAsia="굴림" w:hAnsi="Arial" w:cs="Arial"/>
                <w:b/>
                <w:szCs w:val="20"/>
              </w:rPr>
              <w:t>Full-time</w:t>
            </w:r>
            <w:r w:rsidRPr="001D19F6">
              <w:rPr>
                <w:rFonts w:ascii="Arial" w:eastAsia="굴림" w:hAnsi="Arial" w:cs="Arial"/>
                <w:szCs w:val="20"/>
              </w:rPr>
              <w:t>: Working on a full-time basis, workers who work full-working days and full-hours, or not get paid on hourly basis</w:t>
            </w:r>
          </w:p>
        </w:tc>
      </w:tr>
    </w:tbl>
    <w:p w14:paraId="654A367D" w14:textId="77777777" w:rsidR="002F0E3A" w:rsidRPr="001D19F6" w:rsidRDefault="002F0E3A" w:rsidP="00F14BA4">
      <w:pPr>
        <w:pStyle w:val="a6"/>
        <w:numPr>
          <w:ilvl w:val="0"/>
          <w:numId w:val="49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Part-time basis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Full-time basis</w:t>
      </w:r>
    </w:p>
    <w:p w14:paraId="6B1936B2" w14:textId="77777777" w:rsidR="00624BD4" w:rsidRPr="001D19F6" w:rsidRDefault="00624BD4" w:rsidP="00624BD4">
      <w:pPr>
        <w:wordWrap/>
        <w:spacing w:line="360" w:lineRule="auto"/>
        <w:rPr>
          <w:rFonts w:ascii="Arial" w:eastAsia="굴림" w:hAnsi="Arial" w:cs="Arial"/>
          <w:sz w:val="22"/>
        </w:rPr>
      </w:pPr>
    </w:p>
    <w:p w14:paraId="415429F9" w14:textId="77777777" w:rsidR="00796A8D" w:rsidRPr="001D19F6" w:rsidRDefault="00796A8D">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54DB111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D070. When did your working hours change? (unit: year and month combined into 6 digits, workplace since [D045]: [Industry D046] [Occupation D051])</w:t>
      </w:r>
    </w:p>
    <w:p w14:paraId="732BA52D" w14:textId="7BCFF9BD"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526CA1" w:rsidRPr="001D19F6">
        <w:rPr>
          <w:rFonts w:ascii="Arial" w:eastAsia="굴림" w:hAnsi="Arial" w:cs="Arial"/>
          <w:sz w:val="22"/>
        </w:rPr>
        <w:t xml:space="preserve">For </w:t>
      </w:r>
      <w:r w:rsidR="0060656D" w:rsidRPr="001D19F6">
        <w:rPr>
          <w:rFonts w:ascii="Arial" w:eastAsia="굴림" w:hAnsi="Arial" w:cs="Arial"/>
          <w:sz w:val="22"/>
        </w:rPr>
        <w:t>example</w:t>
      </w:r>
      <w:r w:rsidR="00526CA1" w:rsidRPr="001D19F6">
        <w:rPr>
          <w:rFonts w:ascii="Arial" w:eastAsia="굴림" w:hAnsi="Arial" w:cs="Arial"/>
          <w:sz w:val="22"/>
        </w:rPr>
        <w:t xml:space="preserve">, mark </w:t>
      </w:r>
      <w:del w:id="3277" w:author="Keis" w:date="2024-09-06T10:18:00Z">
        <w:r w:rsidR="00C2584C" w:rsidDel="009F27DD">
          <w:rPr>
            <w:rFonts w:ascii="Arial" w:eastAsia="굴림" w:hAnsi="Arial" w:cs="Arial" w:hint="eastAsia"/>
            <w:color w:val="FF0000"/>
            <w:sz w:val="22"/>
          </w:rPr>
          <w:delText>2019</w:delText>
        </w:r>
      </w:del>
      <w:ins w:id="3278"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279" w:author="Keis" w:date="2024-09-13T13:11:00Z">
            <w:rPr>
              <w:rFonts w:ascii="Arial" w:eastAsia="굴림" w:hAnsi="Arial" w:cs="Arial"/>
              <w:color w:val="FF0000"/>
              <w:sz w:val="22"/>
            </w:rPr>
          </w:rPrChange>
        </w:rPr>
        <w:t>01</w:t>
      </w:r>
      <w:r w:rsidR="00526CA1" w:rsidRPr="001D19F6">
        <w:rPr>
          <w:rFonts w:ascii="Arial" w:eastAsia="굴림" w:hAnsi="Arial" w:cs="Arial"/>
          <w:sz w:val="22"/>
        </w:rPr>
        <w:t xml:space="preserve"> for January </w:t>
      </w:r>
      <w:del w:id="3280" w:author="Keis" w:date="2024-09-06T10:18:00Z">
        <w:r w:rsidR="00C2584C" w:rsidDel="009F27DD">
          <w:rPr>
            <w:rFonts w:ascii="Arial" w:eastAsia="굴림" w:hAnsi="Arial" w:cs="Arial" w:hint="eastAsia"/>
            <w:color w:val="FF0000"/>
            <w:sz w:val="22"/>
          </w:rPr>
          <w:delText>2019</w:delText>
        </w:r>
      </w:del>
      <w:ins w:id="3281" w:author="Keis" w:date="2024-09-06T10:18:00Z">
        <w:r w:rsidR="009F27DD" w:rsidRPr="009F27DD">
          <w:rPr>
            <w:rFonts w:ascii="Arial" w:eastAsia="굴림" w:hAnsi="Arial" w:cs="Arial" w:hint="eastAsia"/>
            <w:color w:val="00B050"/>
            <w:sz w:val="22"/>
          </w:rPr>
          <w:t>2021</w:t>
        </w:r>
      </w:ins>
      <w:r w:rsidR="00526CA1" w:rsidRPr="001D19F6">
        <w:rPr>
          <w:rFonts w:ascii="Arial" w:eastAsia="굴림" w:hAnsi="Arial" w:cs="Arial"/>
          <w:sz w:val="22"/>
        </w:rPr>
        <w:t xml:space="preserve">. If the month is not clear, enter </w:t>
      </w:r>
      <w:del w:id="3282" w:author="Keis" w:date="2024-09-06T10:18:00Z">
        <w:r w:rsidR="00C2584C" w:rsidDel="009F27DD">
          <w:rPr>
            <w:rFonts w:ascii="Arial" w:eastAsia="굴림" w:hAnsi="Arial" w:cs="Arial" w:hint="eastAsia"/>
            <w:color w:val="FF0000"/>
            <w:sz w:val="22"/>
          </w:rPr>
          <w:delText>2019</w:delText>
        </w:r>
      </w:del>
      <w:ins w:id="3283"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284" w:author="Keis" w:date="2024-09-13T13:11:00Z">
            <w:rPr>
              <w:rFonts w:ascii="Arial" w:eastAsia="굴림" w:hAnsi="Arial" w:cs="Arial"/>
              <w:color w:val="FF0000"/>
              <w:sz w:val="22"/>
            </w:rPr>
          </w:rPrChange>
        </w:rPr>
        <w:t>00</w:t>
      </w:r>
      <w:r w:rsidR="00526CA1" w:rsidRPr="001D19F6">
        <w:rPr>
          <w:rFonts w:ascii="Arial" w:eastAsia="굴림" w:hAnsi="Arial" w:cs="Arial"/>
          <w:sz w:val="22"/>
        </w:rPr>
        <w:t>.</w:t>
      </w:r>
      <w:r w:rsidRPr="001D19F6">
        <w:rPr>
          <w:rFonts w:ascii="Arial" w:eastAsia="굴림" w:hAnsi="Arial" w:cs="Arial"/>
          <w:sz w:val="22"/>
        </w:rPr>
        <w:t>]</w:t>
      </w:r>
    </w:p>
    <w:p w14:paraId="6C6C98EB" w14:textId="77777777" w:rsidR="002F0E3A" w:rsidRPr="001D19F6" w:rsidRDefault="002F0E3A" w:rsidP="002F0E3A">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1D336D07" w14:textId="77777777" w:rsidR="00624BD4" w:rsidRPr="001D19F6" w:rsidRDefault="00624BD4" w:rsidP="00624BD4">
      <w:pPr>
        <w:wordWrap/>
        <w:spacing w:line="360" w:lineRule="auto"/>
        <w:rPr>
          <w:rFonts w:ascii="Arial" w:eastAsia="굴림" w:hAnsi="Arial" w:cs="Arial"/>
          <w:sz w:val="22"/>
          <w:u w:val="single"/>
        </w:rPr>
      </w:pPr>
    </w:p>
    <w:p w14:paraId="58EA708C"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Logic</w:t>
      </w:r>
    </w:p>
    <w:p w14:paraId="34EC7DE2" w14:textId="77777777" w:rsidR="00624BD4" w:rsidRPr="001D19F6" w:rsidRDefault="00624BD4" w:rsidP="00F14BA4">
      <w:pPr>
        <w:pStyle w:val="a6"/>
        <w:numPr>
          <w:ilvl w:val="0"/>
          <w:numId w:val="496"/>
        </w:numPr>
        <w:wordWrap/>
        <w:spacing w:line="360" w:lineRule="auto"/>
        <w:ind w:leftChars="0"/>
        <w:rPr>
          <w:rFonts w:ascii="Arial" w:eastAsia="굴림" w:hAnsi="Arial" w:cs="Arial"/>
          <w:b/>
          <w:sz w:val="22"/>
        </w:rPr>
      </w:pPr>
      <w:r w:rsidRPr="001D19F6">
        <w:rPr>
          <w:rFonts w:ascii="Arial" w:eastAsia="굴림" w:hAnsi="Arial" w:cs="Arial"/>
          <w:b/>
          <w:sz w:val="22"/>
        </w:rPr>
        <w:t>If D731=</w:t>
      </w:r>
      <w:r w:rsidRPr="001D19F6">
        <w:rPr>
          <w:rFonts w:ascii="굴림" w:eastAsia="굴림" w:hAnsi="굴림" w:cs="굴림" w:hint="eastAsia"/>
          <w:b/>
          <w:sz w:val="22"/>
        </w:rPr>
        <w:t>⑤</w:t>
      </w:r>
      <w:r w:rsidRPr="001D19F6">
        <w:rPr>
          <w:rFonts w:ascii="Arial" w:eastAsia="굴림" w:hAnsi="Arial" w:cs="Arial"/>
          <w:b/>
          <w:sz w:val="22"/>
        </w:rPr>
        <w:t xml:space="preserve">, then </w:t>
      </w:r>
      <w:r w:rsidR="002F0E3A" w:rsidRPr="001D19F6">
        <w:rPr>
          <w:rFonts w:ascii="Arial" w:eastAsia="굴림" w:hAnsi="Arial" w:cs="Arial"/>
          <w:b/>
          <w:sz w:val="22"/>
        </w:rPr>
        <w:t>ask</w:t>
      </w:r>
      <w:r w:rsidRPr="001D19F6">
        <w:rPr>
          <w:rFonts w:ascii="Arial" w:eastAsia="굴림" w:hAnsi="Arial" w:cs="Arial"/>
          <w:b/>
          <w:sz w:val="22"/>
        </w:rPr>
        <w:t xml:space="preserve"> D741</w:t>
      </w:r>
      <w:r w:rsidR="002677CE" w:rsidRPr="001D19F6">
        <w:rPr>
          <w:rFonts w:ascii="Arial" w:eastAsia="굴림" w:hAnsi="Arial" w:cs="Arial"/>
          <w:b/>
          <w:sz w:val="22"/>
        </w:rPr>
        <w:t>.</w:t>
      </w:r>
    </w:p>
    <w:p w14:paraId="6FA60477" w14:textId="77777777" w:rsidR="00D04357" w:rsidRPr="001D19F6" w:rsidRDefault="00D04357" w:rsidP="00624BD4">
      <w:pPr>
        <w:wordWrap/>
        <w:spacing w:line="360" w:lineRule="auto"/>
        <w:rPr>
          <w:rFonts w:ascii="Arial" w:eastAsia="굴림" w:hAnsi="Arial" w:cs="Arial"/>
          <w:b/>
          <w:sz w:val="22"/>
        </w:rPr>
      </w:pPr>
    </w:p>
    <w:p w14:paraId="4F06405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D731. (As loop=1) </w:t>
      </w:r>
      <w:r w:rsidR="00294404" w:rsidRPr="001D19F6">
        <w:rPr>
          <w:rFonts w:ascii="Arial" w:eastAsia="굴림" w:hAnsi="Arial" w:cs="Arial"/>
          <w:sz w:val="22"/>
        </w:rPr>
        <w:t xml:space="preserve">Did you transfer to another team or to another location within the same workplace since the previous interview? </w:t>
      </w:r>
      <w:r w:rsidRPr="001D19F6">
        <w:rPr>
          <w:rFonts w:ascii="Arial" w:eastAsia="굴림" w:hAnsi="Arial" w:cs="Arial"/>
          <w:sz w:val="22"/>
        </w:rPr>
        <w:t>(</w:t>
      </w:r>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3DE028C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(As loop&gt;=2) Did you move again to a new location after that? (</w:t>
      </w:r>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5B89DAFF" w14:textId="77777777" w:rsidR="00294404" w:rsidRPr="001D19F6" w:rsidRDefault="00294404" w:rsidP="00F14BA4">
      <w:pPr>
        <w:pStyle w:val="a6"/>
        <w:numPr>
          <w:ilvl w:val="0"/>
          <w:numId w:val="49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D741</w:t>
      </w:r>
    </w:p>
    <w:p w14:paraId="52A34E04" w14:textId="77777777" w:rsidR="00294404" w:rsidRPr="001D19F6" w:rsidRDefault="00294404">
      <w:pPr>
        <w:widowControl/>
        <w:wordWrap/>
        <w:autoSpaceDE/>
        <w:autoSpaceDN/>
        <w:jc w:val="left"/>
        <w:rPr>
          <w:rFonts w:ascii="Arial" w:eastAsia="굴림" w:hAnsi="Arial" w:cs="Arial"/>
          <w:sz w:val="22"/>
        </w:rPr>
      </w:pPr>
    </w:p>
    <w:p w14:paraId="5DF4C01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D732. When did you </w:t>
      </w:r>
      <w:r w:rsidR="00941EA0" w:rsidRPr="001D19F6">
        <w:rPr>
          <w:rFonts w:ascii="Arial" w:eastAsia="굴림" w:hAnsi="Arial" w:cs="Arial"/>
          <w:sz w:val="22"/>
        </w:rPr>
        <w:t xml:space="preserve">transfer to a </w:t>
      </w:r>
      <w:r w:rsidRPr="001D19F6">
        <w:rPr>
          <w:rFonts w:ascii="Arial" w:eastAsia="굴림" w:hAnsi="Arial" w:cs="Arial"/>
          <w:sz w:val="22"/>
        </w:rPr>
        <w:t>new location? (unit: year and month combined into 6 digits, workplace since [D045]: [Industry D046] [Occupation D051])</w:t>
      </w:r>
    </w:p>
    <w:p w14:paraId="117983D4" w14:textId="54B2980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526CA1" w:rsidRPr="001D19F6">
        <w:rPr>
          <w:rFonts w:ascii="Arial" w:eastAsia="굴림" w:hAnsi="Arial" w:cs="Arial"/>
          <w:sz w:val="22"/>
        </w:rPr>
        <w:t xml:space="preserve">For </w:t>
      </w:r>
      <w:r w:rsidR="0060656D" w:rsidRPr="001D19F6">
        <w:rPr>
          <w:rFonts w:ascii="Arial" w:eastAsia="굴림" w:hAnsi="Arial" w:cs="Arial"/>
          <w:sz w:val="22"/>
        </w:rPr>
        <w:t>example</w:t>
      </w:r>
      <w:r w:rsidR="00526CA1" w:rsidRPr="001D19F6">
        <w:rPr>
          <w:rFonts w:ascii="Arial" w:eastAsia="굴림" w:hAnsi="Arial" w:cs="Arial"/>
          <w:sz w:val="22"/>
        </w:rPr>
        <w:t xml:space="preserve">, mark </w:t>
      </w:r>
      <w:del w:id="3285" w:author="Keis" w:date="2024-09-06T10:18:00Z">
        <w:r w:rsidR="00C2584C" w:rsidDel="009F27DD">
          <w:rPr>
            <w:rFonts w:ascii="Arial" w:eastAsia="굴림" w:hAnsi="Arial" w:cs="Arial" w:hint="eastAsia"/>
            <w:color w:val="FF0000"/>
            <w:sz w:val="22"/>
          </w:rPr>
          <w:delText>2019</w:delText>
        </w:r>
      </w:del>
      <w:ins w:id="3286"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287" w:author="Keis" w:date="2024-09-13T13:11:00Z">
            <w:rPr>
              <w:rFonts w:ascii="Arial" w:eastAsia="굴림" w:hAnsi="Arial" w:cs="Arial"/>
              <w:color w:val="FF0000"/>
              <w:sz w:val="22"/>
            </w:rPr>
          </w:rPrChange>
        </w:rPr>
        <w:t>01</w:t>
      </w:r>
      <w:r w:rsidR="00526CA1" w:rsidRPr="001D19F6">
        <w:rPr>
          <w:rFonts w:ascii="Arial" w:eastAsia="굴림" w:hAnsi="Arial" w:cs="Arial"/>
          <w:sz w:val="22"/>
        </w:rPr>
        <w:t xml:space="preserve"> for January </w:t>
      </w:r>
      <w:del w:id="3288" w:author="Keis" w:date="2024-09-06T10:18:00Z">
        <w:r w:rsidR="00C2584C" w:rsidDel="009F27DD">
          <w:rPr>
            <w:rFonts w:ascii="Arial" w:eastAsia="굴림" w:hAnsi="Arial" w:cs="Arial" w:hint="eastAsia"/>
            <w:color w:val="FF0000"/>
            <w:sz w:val="22"/>
          </w:rPr>
          <w:delText>2019</w:delText>
        </w:r>
      </w:del>
      <w:ins w:id="3289" w:author="Keis" w:date="2024-09-06T10:18:00Z">
        <w:r w:rsidR="009F27DD" w:rsidRPr="009F27DD">
          <w:rPr>
            <w:rFonts w:ascii="Arial" w:eastAsia="굴림" w:hAnsi="Arial" w:cs="Arial" w:hint="eastAsia"/>
            <w:color w:val="00B050"/>
            <w:sz w:val="22"/>
          </w:rPr>
          <w:t>2021</w:t>
        </w:r>
      </w:ins>
      <w:r w:rsidR="00526CA1" w:rsidRPr="001D19F6">
        <w:rPr>
          <w:rFonts w:ascii="Arial" w:eastAsia="굴림" w:hAnsi="Arial" w:cs="Arial"/>
          <w:sz w:val="22"/>
        </w:rPr>
        <w:t xml:space="preserve">. If the month is not clear, enter </w:t>
      </w:r>
      <w:del w:id="3290" w:author="Keis" w:date="2024-09-06T10:18:00Z">
        <w:r w:rsidR="00C2584C" w:rsidDel="009F27DD">
          <w:rPr>
            <w:rFonts w:ascii="Arial" w:eastAsia="굴림" w:hAnsi="Arial" w:cs="Arial" w:hint="eastAsia"/>
            <w:color w:val="FF0000"/>
            <w:sz w:val="22"/>
          </w:rPr>
          <w:delText>2019</w:delText>
        </w:r>
      </w:del>
      <w:ins w:id="3291"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292" w:author="Keis" w:date="2024-09-13T13:11:00Z">
            <w:rPr>
              <w:rFonts w:ascii="Arial" w:eastAsia="굴림" w:hAnsi="Arial" w:cs="Arial"/>
              <w:color w:val="FF0000"/>
              <w:sz w:val="22"/>
            </w:rPr>
          </w:rPrChange>
        </w:rPr>
        <w:t>00</w:t>
      </w:r>
      <w:r w:rsidR="00526CA1" w:rsidRPr="001D19F6">
        <w:rPr>
          <w:rFonts w:ascii="Arial" w:eastAsia="굴림" w:hAnsi="Arial" w:cs="Arial"/>
          <w:sz w:val="22"/>
        </w:rPr>
        <w:t>.</w:t>
      </w:r>
    </w:p>
    <w:p w14:paraId="7DC31735" w14:textId="77777777" w:rsidR="00941EA0" w:rsidRPr="001D19F6" w:rsidRDefault="00941EA0" w:rsidP="00941EA0">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405E3920" w14:textId="77777777" w:rsidR="00D04357" w:rsidRPr="001D19F6" w:rsidRDefault="00D04357" w:rsidP="00624BD4">
      <w:pPr>
        <w:wordWrap/>
        <w:spacing w:line="360" w:lineRule="auto"/>
        <w:rPr>
          <w:rFonts w:ascii="Arial" w:eastAsia="굴림" w:hAnsi="Arial" w:cs="Arial"/>
          <w:sz w:val="22"/>
        </w:rPr>
      </w:pPr>
    </w:p>
    <w:p w14:paraId="79C2579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D733. How many employees worked in the new location? (unit: </w:t>
      </w:r>
      <w:r w:rsidR="00A43CCD" w:rsidRPr="001D19F6">
        <w:rPr>
          <w:rFonts w:ascii="Arial" w:eastAsia="굴림" w:hAnsi="Arial" w:cs="Arial"/>
          <w:sz w:val="22"/>
        </w:rPr>
        <w:t>a person</w:t>
      </w:r>
      <w:r w:rsidRPr="001D19F6">
        <w:rPr>
          <w:rFonts w:ascii="Arial" w:eastAsia="굴림" w:hAnsi="Arial" w:cs="Arial"/>
          <w:sz w:val="22"/>
        </w:rPr>
        <w:t>)</w:t>
      </w:r>
    </w:p>
    <w:p w14:paraId="2FA81DD1" w14:textId="77777777" w:rsidR="00624BD4" w:rsidRPr="001D19F6" w:rsidRDefault="00941EA0"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1~9997]</w:t>
      </w:r>
    </w:p>
    <w:p w14:paraId="5F8CB776" w14:textId="77777777" w:rsidR="00CF2236" w:rsidRPr="001D19F6" w:rsidRDefault="00CF2236" w:rsidP="00CF2236">
      <w:pPr>
        <w:wordWrap/>
        <w:spacing w:line="360" w:lineRule="auto"/>
        <w:ind w:firstLine="800"/>
        <w:rPr>
          <w:rFonts w:ascii="Arial" w:eastAsia="굴림" w:hAnsi="Arial" w:cs="Arial"/>
          <w:kern w:val="0"/>
          <w:sz w:val="22"/>
        </w:rPr>
      </w:pPr>
      <w:r w:rsidRPr="001D19F6">
        <w:rPr>
          <w:rFonts w:ascii="Arial" w:eastAsia="굴림" w:hAnsi="Arial" w:cs="Arial"/>
          <w:sz w:val="22"/>
        </w:rPr>
        <w:t xml:space="preserve">Don't know/Refuse to </w:t>
      </w:r>
      <w:proofErr w:type="gramStart"/>
      <w:r w:rsidRPr="001D19F6">
        <w:rPr>
          <w:rFonts w:ascii="Arial" w:eastAsia="굴림" w:hAnsi="Arial" w:cs="Arial"/>
          <w:sz w:val="22"/>
        </w:rPr>
        <w:t xml:space="preserve">answer </w:t>
      </w:r>
      <w:r w:rsidRPr="001D19F6">
        <w:rPr>
          <w:rFonts w:ascii="Arial" w:eastAsia="굴림" w:hAnsi="Arial" w:cs="Arial"/>
          <w:kern w:val="0"/>
          <w:sz w:val="22"/>
        </w:rPr>
        <w:t xml:space="preserve"> →</w:t>
      </w:r>
      <w:proofErr w:type="gramEnd"/>
      <w:r w:rsidRPr="001D19F6">
        <w:rPr>
          <w:rFonts w:ascii="Arial" w:eastAsia="굴림" w:hAnsi="Arial" w:cs="Arial"/>
          <w:kern w:val="0"/>
          <w:sz w:val="22"/>
        </w:rPr>
        <w:t>Go to D734</w:t>
      </w:r>
    </w:p>
    <w:p w14:paraId="34671038" w14:textId="77777777" w:rsidR="00D04357" w:rsidRPr="001D19F6" w:rsidRDefault="00D04357" w:rsidP="00624BD4">
      <w:pPr>
        <w:wordWrap/>
        <w:spacing w:line="360" w:lineRule="auto"/>
        <w:rPr>
          <w:rFonts w:ascii="Arial" w:eastAsia="굴림" w:hAnsi="Arial" w:cs="Arial"/>
          <w:sz w:val="22"/>
        </w:rPr>
      </w:pPr>
    </w:p>
    <w:p w14:paraId="70E612D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D734. Then what is the closest approximation to the actual number of employees that worked in the new location?</w:t>
      </w:r>
    </w:p>
    <w:p w14:paraId="456D2ABA"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080D0800"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76F8A716"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3C2EF4F2"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7077CECA"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3F450448"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55C22362"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13D44FA7" w14:textId="77777777" w:rsidR="00941EA0" w:rsidRPr="001D19F6"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53008678" w14:textId="77777777" w:rsidR="00624BD4" w:rsidRPr="0092474D" w:rsidRDefault="00941EA0" w:rsidP="00F14BA4">
      <w:pPr>
        <w:pStyle w:val="a6"/>
        <w:numPr>
          <w:ilvl w:val="0"/>
          <w:numId w:val="498"/>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56338A66"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12515EF9" w14:textId="77777777" w:rsidR="00624BD4" w:rsidRPr="001D19F6" w:rsidRDefault="00624BD4"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lastRenderedPageBreak/>
        <w:t>If D044=</w:t>
      </w:r>
      <w:r w:rsidRPr="001D19F6">
        <w:rPr>
          <w:rFonts w:ascii="굴림" w:eastAsia="굴림" w:hAnsi="굴림" w:cs="굴림" w:hint="eastAsia"/>
          <w:b/>
          <w:sz w:val="22"/>
        </w:rPr>
        <w:t>⑤</w:t>
      </w:r>
      <w:r w:rsidRPr="001D19F6">
        <w:rPr>
          <w:rFonts w:ascii="Arial" w:eastAsia="굴림" w:hAnsi="Arial" w:cs="Arial"/>
          <w:b/>
          <w:sz w:val="22"/>
        </w:rPr>
        <w:t>(</w:t>
      </w:r>
      <w:r w:rsidR="00282DA0" w:rsidRPr="001D19F6">
        <w:rPr>
          <w:rFonts w:ascii="Arial" w:eastAsia="굴림" w:hAnsi="Arial" w:cs="Arial"/>
          <w:b/>
          <w:sz w:val="22"/>
        </w:rPr>
        <w:t>non-wage worker</w:t>
      </w:r>
      <w:r w:rsidRPr="001D19F6">
        <w:rPr>
          <w:rFonts w:ascii="Arial" w:eastAsia="굴림" w:hAnsi="Arial" w:cs="Arial"/>
          <w:b/>
          <w:sz w:val="22"/>
        </w:rPr>
        <w:t xml:space="preserve">), then </w:t>
      </w:r>
      <w:r w:rsidR="00941EA0" w:rsidRPr="001D19F6">
        <w:rPr>
          <w:rFonts w:ascii="Arial" w:eastAsia="굴림" w:hAnsi="Arial" w:cs="Arial"/>
          <w:b/>
          <w:sz w:val="22"/>
        </w:rPr>
        <w:t>ask</w:t>
      </w:r>
      <w:r w:rsidRPr="001D19F6">
        <w:rPr>
          <w:rFonts w:ascii="Arial" w:eastAsia="굴림" w:hAnsi="Arial" w:cs="Arial"/>
          <w:b/>
          <w:sz w:val="22"/>
        </w:rPr>
        <w:t xml:space="preserve"> D071~D080, D741~D747</w:t>
      </w:r>
      <w:r w:rsidR="002677CE" w:rsidRPr="001D19F6">
        <w:rPr>
          <w:rFonts w:ascii="Arial" w:eastAsia="굴림" w:hAnsi="Arial" w:cs="Arial"/>
          <w:b/>
          <w:sz w:val="22"/>
        </w:rPr>
        <w:t>.</w:t>
      </w:r>
    </w:p>
    <w:p w14:paraId="56B529DB" w14:textId="77777777" w:rsidR="00624BD4" w:rsidRPr="001D19F6" w:rsidRDefault="00624BD4" w:rsidP="00624BD4">
      <w:pPr>
        <w:wordWrap/>
        <w:spacing w:line="360" w:lineRule="auto"/>
        <w:rPr>
          <w:rFonts w:ascii="Arial" w:eastAsia="굴림" w:hAnsi="Arial" w:cs="Arial"/>
          <w:b/>
          <w:sz w:val="22"/>
        </w:rPr>
      </w:pPr>
    </w:p>
    <w:p w14:paraId="7F13A79F" w14:textId="1BAAD962" w:rsidR="00624BD4" w:rsidRDefault="00624BD4" w:rsidP="00624BD4">
      <w:pPr>
        <w:wordWrap/>
        <w:spacing w:line="360" w:lineRule="auto"/>
        <w:rPr>
          <w:ins w:id="3293" w:author="swcsmart000" w:date="2024-09-05T16:30:00Z"/>
          <w:rFonts w:ascii="Arial" w:eastAsia="굴림" w:hAnsi="Arial" w:cs="Arial"/>
          <w:sz w:val="22"/>
        </w:rPr>
      </w:pPr>
      <w:r w:rsidRPr="001D19F6">
        <w:rPr>
          <w:rFonts w:ascii="Arial" w:eastAsia="굴림" w:hAnsi="Arial" w:cs="Arial"/>
          <w:sz w:val="22"/>
        </w:rPr>
        <w:t>D071. Wh</w:t>
      </w:r>
      <w:r w:rsidR="00C65326" w:rsidRPr="001D19F6">
        <w:rPr>
          <w:rFonts w:ascii="Arial" w:eastAsia="굴림" w:hAnsi="Arial" w:cs="Arial"/>
          <w:sz w:val="22"/>
        </w:rPr>
        <w:t>at was</w:t>
      </w:r>
      <w:r w:rsidRPr="001D19F6">
        <w:rPr>
          <w:rFonts w:ascii="Arial" w:eastAsia="굴림" w:hAnsi="Arial" w:cs="Arial"/>
          <w:sz w:val="22"/>
        </w:rPr>
        <w:t xml:space="preserve"> your </w:t>
      </w:r>
      <w:r w:rsidR="00EF6806" w:rsidRPr="001D19F6">
        <w:rPr>
          <w:rFonts w:ascii="Arial" w:eastAsia="굴림" w:hAnsi="Arial" w:cs="Arial"/>
          <w:sz w:val="22"/>
        </w:rPr>
        <w:t xml:space="preserve">current </w:t>
      </w:r>
      <w:r w:rsidRPr="001D19F6">
        <w:rPr>
          <w:rFonts w:ascii="Arial" w:eastAsia="굴림" w:hAnsi="Arial" w:cs="Arial"/>
          <w:sz w:val="22"/>
        </w:rPr>
        <w:t>employment status? (workplace since [D045]: [Industry D046] [Occupation D051])</w:t>
      </w:r>
    </w:p>
    <w:p w14:paraId="0462462B" w14:textId="7962FA83" w:rsidR="00DC2849" w:rsidRPr="00DC2849" w:rsidRDefault="00DC2849">
      <w:pPr>
        <w:wordWrap/>
        <w:spacing w:line="360" w:lineRule="auto"/>
        <w:ind w:firstLineChars="200" w:firstLine="440"/>
        <w:rPr>
          <w:rFonts w:ascii="Arial" w:eastAsia="굴림" w:hAnsi="Arial" w:cs="Arial"/>
          <w:color w:val="00B050"/>
          <w:sz w:val="22"/>
          <w:rPrChange w:id="3294" w:author="swcsmart000" w:date="2024-09-05T16:31:00Z">
            <w:rPr/>
          </w:rPrChange>
        </w:rPr>
        <w:pPrChange w:id="3295" w:author="swcsmart000" w:date="2024-09-05T16:31:00Z">
          <w:pPr>
            <w:wordWrap/>
            <w:spacing w:line="360" w:lineRule="auto"/>
          </w:pPr>
        </w:pPrChange>
      </w:pPr>
      <w:ins w:id="3296" w:author="swcsmart000" w:date="2024-09-05T16:31:00Z">
        <w:r w:rsidRPr="00DC2849">
          <w:rPr>
            <w:rFonts w:ascii="굴림" w:eastAsia="굴림" w:hAnsi="굴림" w:cs="Arial" w:hint="eastAsia"/>
            <w:color w:val="00B050"/>
            <w:sz w:val="22"/>
            <w:rPrChange w:id="3297" w:author="swcsmart000" w:date="2024-09-05T16:31:00Z">
              <w:rPr>
                <w:rFonts w:ascii="굴림" w:eastAsia="굴림" w:hAnsi="굴림" w:cs="Arial" w:hint="eastAsia"/>
                <w:sz w:val="22"/>
              </w:rPr>
            </w:rPrChange>
          </w:rPr>
          <w:t>①</w:t>
        </w:r>
      </w:ins>
      <w:ins w:id="3298" w:author="swcsmart000" w:date="2024-09-05T16:30:00Z">
        <w:r w:rsidRPr="00DC2849">
          <w:rPr>
            <w:rFonts w:ascii="Arial" w:eastAsia="굴림" w:hAnsi="Arial" w:cs="Arial"/>
            <w:color w:val="00B050"/>
            <w:sz w:val="22"/>
            <w:rPrChange w:id="3299" w:author="swcsmart000" w:date="2024-09-05T16:31:00Z">
              <w:rPr/>
            </w:rPrChange>
          </w:rPr>
          <w:t xml:space="preserve"> Self-employed (employer) with employees</w:t>
        </w:r>
      </w:ins>
    </w:p>
    <w:p w14:paraId="3ADFB274" w14:textId="2BC1F880" w:rsidR="00DC2849" w:rsidRPr="00DC2849" w:rsidRDefault="00DC2849">
      <w:pPr>
        <w:wordWrap/>
        <w:spacing w:line="360" w:lineRule="auto"/>
        <w:ind w:left="426"/>
        <w:rPr>
          <w:rFonts w:ascii="Arial" w:eastAsia="굴림" w:hAnsi="Arial" w:cs="Arial"/>
          <w:color w:val="00B050"/>
          <w:sz w:val="22"/>
          <w:rPrChange w:id="3300" w:author="swcsmart000" w:date="2024-09-05T16:31:00Z">
            <w:rPr/>
          </w:rPrChange>
        </w:rPr>
        <w:pPrChange w:id="3301" w:author="swcsmart000" w:date="2024-09-05T16:31:00Z">
          <w:pPr>
            <w:wordWrap/>
            <w:spacing w:line="360" w:lineRule="auto"/>
            <w:ind w:leftChars="213" w:left="426"/>
          </w:pPr>
        </w:pPrChange>
      </w:pPr>
      <w:ins w:id="3302" w:author="swcsmart000" w:date="2024-09-05T16:29:00Z">
        <w:r w:rsidRPr="00DC2849">
          <w:rPr>
            <w:rFonts w:asciiTheme="minorEastAsia" w:eastAsia="굴림" w:hAnsiTheme="minorEastAsia" w:cs="Arial" w:hint="eastAsia"/>
            <w:color w:val="00B050"/>
            <w:sz w:val="22"/>
            <w:rPrChange w:id="3303" w:author="swcsmart000" w:date="2024-09-05T16:31:00Z">
              <w:rPr>
                <w:rFonts w:ascii="Arial" w:eastAsia="굴림" w:hAnsi="Arial" w:cs="Arial" w:hint="eastAsia"/>
                <w:sz w:val="22"/>
              </w:rPr>
            </w:rPrChange>
          </w:rPr>
          <w:t>③</w:t>
        </w:r>
      </w:ins>
      <w:del w:id="3304" w:author="swcsmart000" w:date="2024-09-05T16:28:00Z">
        <w:r w:rsidR="00EF6806" w:rsidRPr="00DC2849" w:rsidDel="00DC2849">
          <w:rPr>
            <w:rFonts w:ascii="Arial" w:eastAsia="굴림" w:hAnsi="Arial" w:cs="Arial" w:hint="eastAsia"/>
            <w:color w:val="00B050"/>
            <w:sz w:val="22"/>
            <w:rPrChange w:id="3305" w:author="swcsmart000" w:date="2024-09-05T16:31:00Z">
              <w:rPr>
                <w:rFonts w:ascii="굴림" w:hAnsi="굴림" w:cs="굴림" w:hint="eastAsia"/>
              </w:rPr>
            </w:rPrChange>
          </w:rPr>
          <w:delText>①</w:delText>
        </w:r>
      </w:del>
      <w:r w:rsidR="00EF6806" w:rsidRPr="00DC2849">
        <w:rPr>
          <w:rFonts w:ascii="Arial" w:eastAsia="굴림" w:hAnsi="Arial" w:cs="Arial"/>
          <w:color w:val="00B050"/>
          <w:sz w:val="22"/>
          <w:rPrChange w:id="3306" w:author="swcsmart000" w:date="2024-09-05T16:31:00Z">
            <w:rPr/>
          </w:rPrChange>
        </w:rPr>
        <w:t xml:space="preserve"> Self-employed (employer)</w:t>
      </w:r>
      <w:ins w:id="3307" w:author="swcsmart000" w:date="2024-09-05T16:30:00Z">
        <w:r w:rsidRPr="00DC2849">
          <w:rPr>
            <w:rFonts w:ascii="Arial" w:eastAsia="굴림" w:hAnsi="Arial" w:cs="Arial"/>
            <w:color w:val="00B050"/>
            <w:sz w:val="22"/>
            <w:rPrChange w:id="3308" w:author="swcsmart000" w:date="2024-09-05T16:31:00Z">
              <w:rPr/>
            </w:rPrChange>
          </w:rPr>
          <w:t xml:space="preserve"> without employees</w:t>
        </w:r>
      </w:ins>
    </w:p>
    <w:p w14:paraId="512A7511" w14:textId="77777777" w:rsidR="00EF6806" w:rsidRPr="001D19F6" w:rsidRDefault="00EF6806" w:rsidP="00EF680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Unpaid family worker</w:t>
      </w:r>
    </w:p>
    <w:p w14:paraId="64D9DC73" w14:textId="77777777" w:rsidR="00624BD4" w:rsidRPr="001D19F6" w:rsidRDefault="00624BD4" w:rsidP="00624BD4">
      <w:pPr>
        <w:wordWrap/>
        <w:spacing w:line="360" w:lineRule="auto"/>
        <w:rPr>
          <w:rFonts w:ascii="Arial" w:eastAsia="굴림" w:hAnsi="Arial" w:cs="Arial"/>
          <w:sz w:val="22"/>
        </w:rPr>
      </w:pPr>
    </w:p>
    <w:p w14:paraId="14EB085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D072. How m</w:t>
      </w:r>
      <w:r w:rsidR="00C65326" w:rsidRPr="001D19F6">
        <w:rPr>
          <w:rFonts w:ascii="Arial" w:eastAsia="굴림" w:hAnsi="Arial" w:cs="Arial"/>
          <w:sz w:val="22"/>
        </w:rPr>
        <w:t xml:space="preserve">any </w:t>
      </w:r>
      <w:r w:rsidR="00EF6806" w:rsidRPr="001D19F6">
        <w:rPr>
          <w:rFonts w:ascii="Arial" w:eastAsia="굴림" w:hAnsi="Arial" w:cs="Arial"/>
          <w:sz w:val="22"/>
        </w:rPr>
        <w:t xml:space="preserve">employees who are </w:t>
      </w:r>
      <w:r w:rsidR="00C65326" w:rsidRPr="001D19F6">
        <w:rPr>
          <w:rFonts w:ascii="Arial" w:eastAsia="굴림" w:hAnsi="Arial" w:cs="Arial"/>
          <w:sz w:val="22"/>
        </w:rPr>
        <w:t>officially</w:t>
      </w:r>
      <w:r w:rsidR="00EF6806" w:rsidRPr="001D19F6">
        <w:rPr>
          <w:rFonts w:ascii="Arial" w:eastAsia="굴림" w:hAnsi="Arial" w:cs="Arial"/>
          <w:sz w:val="22"/>
        </w:rPr>
        <w:t xml:space="preserve"> hired and</w:t>
      </w:r>
      <w:r w:rsidR="00C65326" w:rsidRPr="001D19F6">
        <w:rPr>
          <w:rFonts w:ascii="Arial" w:eastAsia="굴림" w:hAnsi="Arial" w:cs="Arial"/>
          <w:sz w:val="22"/>
        </w:rPr>
        <w:t xml:space="preserve"> paid </w:t>
      </w:r>
      <w:r w:rsidR="00EF6806" w:rsidRPr="001D19F6">
        <w:rPr>
          <w:rFonts w:ascii="Arial" w:eastAsia="굴림" w:hAnsi="Arial" w:cs="Arial"/>
          <w:sz w:val="22"/>
        </w:rPr>
        <w:t>do you have in your business</w:t>
      </w:r>
      <w:r w:rsidRPr="001D19F6">
        <w:rPr>
          <w:rFonts w:ascii="Arial" w:eastAsia="굴림" w:hAnsi="Arial" w:cs="Arial"/>
          <w:sz w:val="22"/>
        </w:rPr>
        <w:t xml:space="preserve">? Please </w:t>
      </w:r>
      <w:r w:rsidR="0052190D" w:rsidRPr="001D19F6">
        <w:rPr>
          <w:rFonts w:ascii="Arial" w:eastAsia="굴림" w:hAnsi="Arial" w:cs="Arial"/>
          <w:sz w:val="22"/>
        </w:rPr>
        <w:t>exc</w:t>
      </w:r>
      <w:r w:rsidRPr="001D19F6">
        <w:rPr>
          <w:rFonts w:ascii="Arial" w:eastAsia="굴림" w:hAnsi="Arial" w:cs="Arial"/>
          <w:sz w:val="22"/>
        </w:rPr>
        <w:t>lu</w:t>
      </w:r>
      <w:r w:rsidR="00C65326" w:rsidRPr="001D19F6">
        <w:rPr>
          <w:rFonts w:ascii="Arial" w:eastAsia="굴림" w:hAnsi="Arial" w:cs="Arial"/>
          <w:sz w:val="22"/>
        </w:rPr>
        <w:t xml:space="preserve">de temporary workers </w:t>
      </w:r>
      <w:r w:rsidR="00EF6806" w:rsidRPr="001D19F6">
        <w:rPr>
          <w:rFonts w:ascii="Arial" w:eastAsia="굴림" w:hAnsi="Arial" w:cs="Arial"/>
          <w:sz w:val="22"/>
        </w:rPr>
        <w:t xml:space="preserve">such as those </w:t>
      </w:r>
      <w:r w:rsidR="00C65326" w:rsidRPr="001D19F6">
        <w:rPr>
          <w:rFonts w:ascii="Arial" w:eastAsia="굴림" w:hAnsi="Arial" w:cs="Arial"/>
          <w:sz w:val="22"/>
        </w:rPr>
        <w:t>employed in</w:t>
      </w:r>
      <w:r w:rsidRPr="001D19F6">
        <w:rPr>
          <w:rFonts w:ascii="Arial" w:eastAsia="굴림" w:hAnsi="Arial" w:cs="Arial"/>
          <w:sz w:val="22"/>
        </w:rPr>
        <w:t xml:space="preserve"> farming seasons or bu</w:t>
      </w:r>
      <w:r w:rsidR="00A43CCD" w:rsidRPr="001D19F6">
        <w:rPr>
          <w:rFonts w:ascii="Arial" w:eastAsia="굴림" w:hAnsi="Arial" w:cs="Arial"/>
          <w:sz w:val="22"/>
        </w:rPr>
        <w:t>sy times (unit: a person</w:t>
      </w:r>
      <w:r w:rsidRPr="001D19F6">
        <w:rPr>
          <w:rFonts w:ascii="Arial" w:eastAsia="굴림" w:hAnsi="Arial" w:cs="Arial"/>
          <w:sz w:val="22"/>
        </w:rPr>
        <w:t>, workplace since [D045]: [Industry D046] [Occupation D051])</w:t>
      </w:r>
    </w:p>
    <w:p w14:paraId="17AC906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Mark 0 if there </w:t>
      </w:r>
      <w:r w:rsidR="00C65326" w:rsidRPr="001D19F6">
        <w:rPr>
          <w:rFonts w:ascii="Arial" w:eastAsia="굴림" w:hAnsi="Arial" w:cs="Arial"/>
          <w:sz w:val="22"/>
        </w:rPr>
        <w:t>was</w:t>
      </w:r>
      <w:r w:rsidR="0044223B" w:rsidRPr="001D19F6">
        <w:rPr>
          <w:rFonts w:ascii="Arial" w:eastAsia="굴림" w:hAnsi="Arial" w:cs="Arial"/>
          <w:sz w:val="22"/>
        </w:rPr>
        <w:t xml:space="preserve"> no employee</w:t>
      </w:r>
      <w:r w:rsidRPr="001D19F6">
        <w:rPr>
          <w:rFonts w:ascii="Arial" w:eastAsia="굴림" w:hAnsi="Arial" w:cs="Arial"/>
          <w:sz w:val="22"/>
        </w:rPr>
        <w:t>.]</w:t>
      </w:r>
    </w:p>
    <w:p w14:paraId="522DB216" w14:textId="77777777" w:rsidR="00624BD4" w:rsidRPr="001D19F6" w:rsidRDefault="00EF6806"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0~9997] →Go to D074</w:t>
      </w:r>
    </w:p>
    <w:p w14:paraId="3E15E5EF" w14:textId="77777777" w:rsidR="006246BE" w:rsidRPr="001D19F6" w:rsidRDefault="006246BE" w:rsidP="006246BE">
      <w:pPr>
        <w:wordWrap/>
        <w:spacing w:line="360" w:lineRule="auto"/>
        <w:ind w:firstLine="800"/>
        <w:rPr>
          <w:rFonts w:ascii="Arial" w:eastAsia="굴림" w:hAnsi="Arial" w:cs="Arial"/>
          <w:kern w:val="0"/>
          <w:sz w:val="22"/>
        </w:rPr>
      </w:pPr>
      <w:r w:rsidRPr="001D19F6">
        <w:rPr>
          <w:rFonts w:ascii="Arial" w:eastAsia="굴림" w:hAnsi="Arial" w:cs="Arial"/>
          <w:sz w:val="22"/>
        </w:rPr>
        <w:t xml:space="preserve">Don't know/Refuse to </w:t>
      </w:r>
      <w:proofErr w:type="gramStart"/>
      <w:r w:rsidRPr="001D19F6">
        <w:rPr>
          <w:rFonts w:ascii="Arial" w:eastAsia="굴림" w:hAnsi="Arial" w:cs="Arial"/>
          <w:sz w:val="22"/>
        </w:rPr>
        <w:t xml:space="preserve">answer </w:t>
      </w:r>
      <w:r w:rsidRPr="001D19F6">
        <w:rPr>
          <w:rFonts w:ascii="Arial" w:eastAsia="굴림" w:hAnsi="Arial" w:cs="Arial"/>
          <w:kern w:val="0"/>
          <w:sz w:val="22"/>
        </w:rPr>
        <w:t xml:space="preserve"> →</w:t>
      </w:r>
      <w:proofErr w:type="gramEnd"/>
      <w:r w:rsidRPr="001D19F6">
        <w:rPr>
          <w:rFonts w:ascii="Arial" w:eastAsia="굴림" w:hAnsi="Arial" w:cs="Arial"/>
          <w:kern w:val="0"/>
          <w:sz w:val="22"/>
        </w:rPr>
        <w:t>Go to D073</w:t>
      </w:r>
    </w:p>
    <w:p w14:paraId="6922E9E6" w14:textId="77777777" w:rsidR="00624BD4" w:rsidRPr="001D19F6" w:rsidRDefault="00624BD4" w:rsidP="00624BD4">
      <w:pPr>
        <w:wordWrap/>
        <w:spacing w:line="360" w:lineRule="auto"/>
        <w:rPr>
          <w:rFonts w:ascii="Arial" w:eastAsia="굴림" w:hAnsi="Arial" w:cs="Arial"/>
          <w:sz w:val="22"/>
        </w:rPr>
      </w:pPr>
    </w:p>
    <w:p w14:paraId="7B7401DB" w14:textId="77777777" w:rsidR="00EF6806"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D073. </w:t>
      </w:r>
      <w:r w:rsidR="00EF6806" w:rsidRPr="001D19F6">
        <w:rPr>
          <w:rFonts w:ascii="Arial" w:eastAsia="굴림" w:hAnsi="Arial" w:cs="Arial"/>
          <w:kern w:val="0"/>
          <w:sz w:val="22"/>
        </w:rPr>
        <w:t xml:space="preserve">Then what is the estimated number of employees that worked in </w:t>
      </w:r>
      <w:r w:rsidRPr="001D19F6">
        <w:rPr>
          <w:rFonts w:ascii="Arial" w:eastAsia="굴림" w:hAnsi="Arial" w:cs="Arial"/>
          <w:sz w:val="22"/>
        </w:rPr>
        <w:t xml:space="preserve">your business? </w:t>
      </w:r>
    </w:p>
    <w:p w14:paraId="2C781E9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w:t>
      </w:r>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1739DC86"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21CDC278"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6DAA3B80"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36B98966"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06D8D71D"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47C12AD5"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5895092A"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688D7DA7"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171A5101" w14:textId="77777777" w:rsidR="00EF6806" w:rsidRPr="001D19F6" w:rsidRDefault="00EF6806" w:rsidP="00F14BA4">
      <w:pPr>
        <w:pStyle w:val="a6"/>
        <w:numPr>
          <w:ilvl w:val="0"/>
          <w:numId w:val="499"/>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67A244F7" w14:textId="77777777" w:rsidR="00624BD4" w:rsidRPr="001D19F6" w:rsidRDefault="00624BD4" w:rsidP="00624BD4">
      <w:pPr>
        <w:wordWrap/>
        <w:spacing w:line="360" w:lineRule="auto"/>
        <w:rPr>
          <w:rFonts w:ascii="Arial" w:eastAsia="굴림" w:hAnsi="Arial" w:cs="Arial"/>
          <w:sz w:val="22"/>
        </w:rPr>
      </w:pPr>
    </w:p>
    <w:p w14:paraId="573C9B0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D074. </w:t>
      </w:r>
      <w:r w:rsidR="00DD3DD5" w:rsidRPr="001D19F6">
        <w:rPr>
          <w:rFonts w:ascii="Arial" w:eastAsia="굴림" w:hAnsi="Arial" w:cs="Arial"/>
          <w:sz w:val="22"/>
        </w:rPr>
        <w:t>Exc</w:t>
      </w:r>
      <w:r w:rsidR="004340EF" w:rsidRPr="001D19F6">
        <w:rPr>
          <w:rFonts w:ascii="Arial" w:eastAsia="굴림" w:hAnsi="Arial" w:cs="Arial"/>
          <w:sz w:val="22"/>
        </w:rPr>
        <w:t>ept those employees who are hired and paid officially, do you also have any unpaid family workers? If</w:t>
      </w:r>
      <w:r w:rsidRPr="001D19F6">
        <w:rPr>
          <w:rFonts w:ascii="Arial" w:eastAsia="굴림" w:hAnsi="Arial" w:cs="Arial"/>
          <w:sz w:val="22"/>
        </w:rPr>
        <w:t xml:space="preserve"> so, please state the number including y</w:t>
      </w:r>
      <w:r w:rsidR="00516280" w:rsidRPr="001D19F6">
        <w:rPr>
          <w:rFonts w:ascii="Arial" w:eastAsia="굴림" w:hAnsi="Arial" w:cs="Arial"/>
          <w:sz w:val="22"/>
        </w:rPr>
        <w:t>ourself. (unit: a person</w:t>
      </w:r>
      <w:r w:rsidRPr="001D19F6">
        <w:rPr>
          <w:rFonts w:ascii="Arial" w:eastAsia="굴림" w:hAnsi="Arial" w:cs="Arial"/>
          <w:sz w:val="22"/>
        </w:rPr>
        <w:t>, workplace since [D045]: [Industry D046] [Occupation D051])</w:t>
      </w:r>
    </w:p>
    <w:p w14:paraId="4B138F6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Mark 0 if there </w:t>
      </w:r>
      <w:r w:rsidR="00C65326" w:rsidRPr="001D19F6">
        <w:rPr>
          <w:rFonts w:ascii="Arial" w:eastAsia="굴림" w:hAnsi="Arial" w:cs="Arial"/>
          <w:sz w:val="22"/>
        </w:rPr>
        <w:t>was no employee</w:t>
      </w:r>
      <w:r w:rsidRPr="001D19F6">
        <w:rPr>
          <w:rFonts w:ascii="Arial" w:eastAsia="굴림" w:hAnsi="Arial" w:cs="Arial"/>
          <w:sz w:val="22"/>
        </w:rPr>
        <w:t>.]</w:t>
      </w:r>
    </w:p>
    <w:p w14:paraId="4871C0BB" w14:textId="77777777" w:rsidR="00624BD4" w:rsidRPr="001D19F6" w:rsidRDefault="004340EF"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0~20]</w:t>
      </w:r>
    </w:p>
    <w:p w14:paraId="4EFB9D00" w14:textId="77777777" w:rsidR="00624BD4" w:rsidRPr="001D19F6" w:rsidRDefault="00624BD4" w:rsidP="00624BD4">
      <w:pPr>
        <w:wordWrap/>
        <w:spacing w:line="360" w:lineRule="auto"/>
        <w:rPr>
          <w:rFonts w:ascii="Arial" w:eastAsia="굴림" w:hAnsi="Arial" w:cs="Arial"/>
          <w:sz w:val="22"/>
        </w:rPr>
      </w:pPr>
    </w:p>
    <w:p w14:paraId="25C2E563"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40E6DF61" w14:textId="5DF25546" w:rsidR="00624BD4" w:rsidRPr="001D19F6" w:rsidRDefault="00624BD4"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D071=</w:t>
      </w:r>
      <w:r w:rsidRPr="001D19F6">
        <w:rPr>
          <w:rFonts w:ascii="굴림" w:eastAsia="굴림" w:hAnsi="굴림" w:cs="굴림" w:hint="eastAsia"/>
          <w:b/>
          <w:sz w:val="22"/>
        </w:rPr>
        <w:t>①</w:t>
      </w:r>
      <w:ins w:id="3309" w:author="Keis" w:date="2024-09-06T10:51:00Z">
        <w:r w:rsidR="00CC2D0C">
          <w:rPr>
            <w:rFonts w:ascii="굴림" w:eastAsia="굴림" w:hAnsi="굴림" w:cs="굴림"/>
            <w:b/>
            <w:sz w:val="22"/>
          </w:rPr>
          <w:t xml:space="preserve">, </w:t>
        </w:r>
      </w:ins>
      <w:ins w:id="3310" w:author="Keis" w:date="2024-09-06T10:53:00Z">
        <w:r w:rsidR="00CC2D0C" w:rsidRPr="00CC2D0C">
          <w:rPr>
            <w:rFonts w:ascii="굴림" w:eastAsia="굴림" w:hAnsi="굴림" w:cs="굴림" w:hint="eastAsia"/>
            <w:b/>
            <w:color w:val="00B050"/>
            <w:sz w:val="22"/>
            <w:rPrChange w:id="3311" w:author="Keis" w:date="2024-09-06T10:53:00Z">
              <w:rPr>
                <w:rFonts w:ascii="굴림" w:eastAsia="굴림" w:hAnsi="굴림" w:cs="굴림" w:hint="eastAsia"/>
                <w:b/>
                <w:sz w:val="22"/>
              </w:rPr>
            </w:rPrChange>
          </w:rPr>
          <w:t>③</w:t>
        </w:r>
      </w:ins>
      <w:r w:rsidRPr="001D19F6">
        <w:rPr>
          <w:rFonts w:ascii="Arial" w:eastAsia="굴림" w:hAnsi="Arial" w:cs="Arial"/>
          <w:b/>
          <w:sz w:val="22"/>
        </w:rPr>
        <w:t xml:space="preserve">(self-employed workers), then </w:t>
      </w:r>
      <w:r w:rsidR="004340EF" w:rsidRPr="001D19F6">
        <w:rPr>
          <w:rFonts w:ascii="Arial" w:eastAsia="굴림" w:hAnsi="Arial" w:cs="Arial"/>
          <w:b/>
          <w:sz w:val="22"/>
        </w:rPr>
        <w:t>ask</w:t>
      </w:r>
      <w:r w:rsidRPr="001D19F6">
        <w:rPr>
          <w:rFonts w:ascii="Arial" w:eastAsia="굴림" w:hAnsi="Arial" w:cs="Arial"/>
          <w:b/>
          <w:sz w:val="22"/>
        </w:rPr>
        <w:t xml:space="preserve"> D075~D077</w:t>
      </w:r>
      <w:r w:rsidR="002677CE" w:rsidRPr="001D19F6">
        <w:rPr>
          <w:rFonts w:ascii="Arial" w:eastAsia="굴림" w:hAnsi="Arial" w:cs="Arial"/>
          <w:b/>
          <w:sz w:val="22"/>
        </w:rPr>
        <w:t>.</w:t>
      </w:r>
    </w:p>
    <w:p w14:paraId="741472F6" w14:textId="77777777" w:rsidR="00624BD4" w:rsidRPr="001D19F6" w:rsidRDefault="00624BD4" w:rsidP="00624BD4">
      <w:pPr>
        <w:wordWrap/>
        <w:spacing w:line="360" w:lineRule="auto"/>
        <w:rPr>
          <w:rFonts w:ascii="Arial" w:eastAsia="굴림" w:hAnsi="Arial" w:cs="Arial"/>
          <w:b/>
          <w:sz w:val="22"/>
        </w:rPr>
      </w:pPr>
    </w:p>
    <w:p w14:paraId="4F8B48B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D075. </w:t>
      </w:r>
      <w:r w:rsidR="00C65326" w:rsidRPr="001D19F6">
        <w:rPr>
          <w:rFonts w:ascii="Arial" w:eastAsia="굴림" w:hAnsi="Arial" w:cs="Arial"/>
          <w:sz w:val="22"/>
        </w:rPr>
        <w:t>Did</w:t>
      </w:r>
      <w:r w:rsidR="004340EF" w:rsidRPr="001D19F6">
        <w:rPr>
          <w:rFonts w:ascii="Arial" w:eastAsia="굴림" w:hAnsi="Arial" w:cs="Arial"/>
          <w:sz w:val="22"/>
        </w:rPr>
        <w:t xml:space="preserve"> </w:t>
      </w:r>
      <w:r w:rsidR="00C65326" w:rsidRPr="001D19F6">
        <w:rPr>
          <w:rFonts w:ascii="Arial" w:eastAsia="굴림" w:hAnsi="Arial" w:cs="Arial"/>
          <w:sz w:val="22"/>
        </w:rPr>
        <w:t>you have any business partner</w:t>
      </w:r>
      <w:r w:rsidR="00B36055" w:rsidRPr="001D19F6">
        <w:rPr>
          <w:rFonts w:ascii="Arial" w:eastAsia="굴림" w:hAnsi="Arial" w:cs="Arial"/>
          <w:sz w:val="22"/>
        </w:rPr>
        <w:t xml:space="preserve"> in your business</w:t>
      </w:r>
      <w:r w:rsidRPr="001D19F6">
        <w:rPr>
          <w:rFonts w:ascii="Arial" w:eastAsia="굴림" w:hAnsi="Arial" w:cs="Arial"/>
          <w:sz w:val="22"/>
        </w:rPr>
        <w:t>? (</w:t>
      </w:r>
      <w:r w:rsidR="00D04357" w:rsidRPr="001D19F6">
        <w:rPr>
          <w:rFonts w:ascii="Arial" w:eastAsia="굴림" w:hAnsi="Arial" w:cs="Arial"/>
          <w:sz w:val="22"/>
        </w:rPr>
        <w:t>Workplace</w:t>
      </w:r>
      <w:r w:rsidRPr="001D19F6">
        <w:rPr>
          <w:rFonts w:ascii="Arial" w:eastAsia="굴림" w:hAnsi="Arial" w:cs="Arial"/>
          <w:sz w:val="22"/>
        </w:rPr>
        <w:t xml:space="preserve"> since [D045]: [Industry D046] </w:t>
      </w:r>
      <w:r w:rsidRPr="001D19F6">
        <w:rPr>
          <w:rFonts w:ascii="Arial" w:eastAsia="굴림" w:hAnsi="Arial" w:cs="Arial"/>
          <w:sz w:val="22"/>
        </w:rPr>
        <w:lastRenderedPageBreak/>
        <w:t>[Occupation D051])</w:t>
      </w:r>
    </w:p>
    <w:p w14:paraId="2D709BEC" w14:textId="77777777" w:rsidR="00B36055" w:rsidRPr="001D19F6" w:rsidRDefault="00B36055" w:rsidP="00F14BA4">
      <w:pPr>
        <w:pStyle w:val="a6"/>
        <w:numPr>
          <w:ilvl w:val="0"/>
          <w:numId w:val="50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D078</w:t>
      </w:r>
    </w:p>
    <w:p w14:paraId="541A7C9B" w14:textId="77777777" w:rsidR="00B36055" w:rsidRPr="001D19F6" w:rsidRDefault="00B36055" w:rsidP="00624BD4">
      <w:pPr>
        <w:wordWrap/>
        <w:spacing w:line="360" w:lineRule="auto"/>
        <w:rPr>
          <w:rFonts w:ascii="Arial" w:eastAsia="굴림" w:hAnsi="Arial" w:cs="Arial"/>
          <w:sz w:val="22"/>
        </w:rPr>
      </w:pPr>
    </w:p>
    <w:p w14:paraId="172B384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D076. </w:t>
      </w:r>
      <w:r w:rsidR="00C65326" w:rsidRPr="001D19F6">
        <w:rPr>
          <w:rFonts w:ascii="Arial" w:eastAsia="굴림" w:hAnsi="Arial" w:cs="Arial"/>
          <w:sz w:val="22"/>
        </w:rPr>
        <w:t>How many partners did</w:t>
      </w:r>
      <w:r w:rsidRPr="001D19F6">
        <w:rPr>
          <w:rFonts w:ascii="Arial" w:eastAsia="굴림" w:hAnsi="Arial" w:cs="Arial"/>
          <w:sz w:val="22"/>
        </w:rPr>
        <w:t xml:space="preserve"> you have? Please state the number </w:t>
      </w:r>
      <w:r w:rsidR="0060656D" w:rsidRPr="001D19F6">
        <w:rPr>
          <w:rFonts w:ascii="Arial" w:eastAsia="굴림" w:hAnsi="Arial" w:cs="Arial"/>
          <w:sz w:val="22"/>
        </w:rPr>
        <w:t>including</w:t>
      </w:r>
      <w:r w:rsidRPr="001D19F6">
        <w:rPr>
          <w:rFonts w:ascii="Arial" w:eastAsia="굴림" w:hAnsi="Arial" w:cs="Arial"/>
          <w:sz w:val="22"/>
        </w:rPr>
        <w:t xml:space="preserve"> </w:t>
      </w:r>
      <w:r w:rsidR="0099161F" w:rsidRPr="001D19F6">
        <w:rPr>
          <w:rFonts w:ascii="Arial" w:eastAsia="굴림" w:hAnsi="Arial" w:cs="Arial"/>
          <w:sz w:val="22"/>
        </w:rPr>
        <w:t>you</w:t>
      </w:r>
      <w:r w:rsidRPr="001D19F6">
        <w:rPr>
          <w:rFonts w:ascii="Arial" w:eastAsia="굴림" w:hAnsi="Arial" w:cs="Arial"/>
          <w:sz w:val="22"/>
        </w:rPr>
        <w:t xml:space="preserve">. (unit: </w:t>
      </w:r>
      <w:r w:rsidR="00516280" w:rsidRPr="001D19F6">
        <w:rPr>
          <w:rFonts w:ascii="Arial" w:eastAsia="굴림" w:hAnsi="Arial" w:cs="Arial"/>
          <w:sz w:val="22"/>
        </w:rPr>
        <w:t>a person</w:t>
      </w:r>
      <w:r w:rsidRPr="001D19F6">
        <w:rPr>
          <w:rFonts w:ascii="Arial" w:eastAsia="굴림" w:hAnsi="Arial" w:cs="Arial"/>
          <w:sz w:val="22"/>
        </w:rPr>
        <w:t>, workplace since [D045]: [Industry D046] [Occupation D051])</w:t>
      </w:r>
    </w:p>
    <w:p w14:paraId="701AB9D5" w14:textId="77777777" w:rsidR="00624BD4" w:rsidRPr="001D19F6" w:rsidRDefault="0099161F"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1~20]</w:t>
      </w:r>
    </w:p>
    <w:p w14:paraId="4C580981" w14:textId="77777777" w:rsidR="00624BD4" w:rsidRPr="001D19F6" w:rsidRDefault="00624BD4" w:rsidP="00624BD4">
      <w:pPr>
        <w:wordWrap/>
        <w:spacing w:line="360" w:lineRule="auto"/>
        <w:rPr>
          <w:rFonts w:ascii="Arial" w:eastAsia="굴림" w:hAnsi="Arial" w:cs="Arial"/>
          <w:sz w:val="22"/>
        </w:rPr>
      </w:pPr>
    </w:p>
    <w:p w14:paraId="68716DB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D077. </w:t>
      </w:r>
      <w:r w:rsidR="00C65326" w:rsidRPr="001D19F6">
        <w:rPr>
          <w:rFonts w:ascii="Arial" w:eastAsia="굴림" w:hAnsi="Arial" w:cs="Arial"/>
          <w:sz w:val="22"/>
        </w:rPr>
        <w:t>What was</w:t>
      </w:r>
      <w:r w:rsidRPr="001D19F6">
        <w:rPr>
          <w:rFonts w:ascii="Arial" w:eastAsia="굴림" w:hAnsi="Arial" w:cs="Arial"/>
          <w:sz w:val="22"/>
        </w:rPr>
        <w:t xml:space="preserve"> your share of ownership in this business? (unit: %, workplace since [D045]: [Industry D046] [Occupation D051])</w:t>
      </w:r>
    </w:p>
    <w:p w14:paraId="628A9C68" w14:textId="77777777" w:rsidR="00624BD4" w:rsidRPr="001D19F6" w:rsidRDefault="0099161F"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7A9F31F2" w14:textId="77777777" w:rsidR="00624BD4" w:rsidRPr="001D19F6" w:rsidRDefault="00624BD4" w:rsidP="00624BD4">
      <w:pPr>
        <w:wordWrap/>
        <w:spacing w:line="360" w:lineRule="auto"/>
        <w:rPr>
          <w:rFonts w:ascii="Arial" w:eastAsia="굴림" w:hAnsi="Arial" w:cs="Arial"/>
          <w:sz w:val="22"/>
        </w:rPr>
      </w:pPr>
    </w:p>
    <w:p w14:paraId="484C0DE5"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8BDE322" w14:textId="77777777" w:rsidR="00624BD4" w:rsidRPr="001D19F6" w:rsidRDefault="00624BD4"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D078=</w:t>
      </w:r>
      <w:r w:rsidRPr="001D19F6">
        <w:rPr>
          <w:rFonts w:ascii="굴림" w:eastAsia="굴림" w:hAnsi="굴림" w:cs="굴림" w:hint="eastAsia"/>
          <w:b/>
          <w:sz w:val="22"/>
        </w:rPr>
        <w:t>⑤</w:t>
      </w:r>
      <w:r w:rsidRPr="001D19F6">
        <w:rPr>
          <w:rFonts w:ascii="Arial" w:eastAsia="굴림" w:hAnsi="Arial" w:cs="Arial"/>
          <w:b/>
          <w:sz w:val="22"/>
        </w:rPr>
        <w:t xml:space="preserve">, then </w:t>
      </w:r>
      <w:r w:rsidR="0099161F" w:rsidRPr="001D19F6">
        <w:rPr>
          <w:rFonts w:ascii="Arial" w:eastAsia="굴림" w:hAnsi="Arial" w:cs="Arial"/>
          <w:b/>
          <w:sz w:val="22"/>
        </w:rPr>
        <w:t>ask</w:t>
      </w:r>
      <w:r w:rsidRPr="001D19F6">
        <w:rPr>
          <w:rFonts w:ascii="Arial" w:eastAsia="굴림" w:hAnsi="Arial" w:cs="Arial"/>
          <w:b/>
          <w:sz w:val="22"/>
        </w:rPr>
        <w:t xml:space="preserve"> D741</w:t>
      </w:r>
      <w:r w:rsidR="002677CE" w:rsidRPr="001D19F6">
        <w:rPr>
          <w:rFonts w:ascii="Arial" w:eastAsia="굴림" w:hAnsi="Arial" w:cs="Arial"/>
          <w:b/>
          <w:sz w:val="22"/>
        </w:rPr>
        <w:t>.</w:t>
      </w:r>
    </w:p>
    <w:p w14:paraId="17BF5A22" w14:textId="77777777" w:rsidR="00624BD4" w:rsidRPr="001D19F6" w:rsidRDefault="00624BD4" w:rsidP="00624BD4">
      <w:pPr>
        <w:wordWrap/>
        <w:spacing w:line="360" w:lineRule="auto"/>
        <w:rPr>
          <w:rFonts w:ascii="Arial" w:eastAsia="굴림" w:hAnsi="Arial" w:cs="Arial"/>
          <w:b/>
          <w:sz w:val="22"/>
        </w:rPr>
      </w:pPr>
    </w:p>
    <w:p w14:paraId="22F1887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D078. (As loop=1) Did your employment status change within the workplace since then? (</w:t>
      </w:r>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 (As loop&gt;=2) Did your employment status change again after that? (</w:t>
      </w:r>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 </w:t>
      </w:r>
    </w:p>
    <w:p w14:paraId="270D2D53" w14:textId="77777777" w:rsidR="00624BD4" w:rsidRPr="001D19F6" w:rsidRDefault="00624BD4" w:rsidP="00624BD4">
      <w:pPr>
        <w:wordWrap/>
        <w:spacing w:line="360" w:lineRule="auto"/>
        <w:rPr>
          <w:rFonts w:ascii="Arial" w:eastAsia="굴림" w:hAnsi="Arial" w:cs="Arial"/>
          <w:bCs/>
          <w:sz w:val="22"/>
        </w:rPr>
      </w:pPr>
      <w:r w:rsidRPr="001D19F6">
        <w:rPr>
          <w:rFonts w:ascii="Arial" w:eastAsia="굴림" w:hAnsi="Arial" w:cs="Arial"/>
          <w:bCs/>
          <w:sz w:val="22"/>
        </w:rPr>
        <w:t>[IWER: Change in employment status</w:t>
      </w:r>
      <w:r w:rsidR="00C65326" w:rsidRPr="001D19F6">
        <w:rPr>
          <w:rFonts w:ascii="Arial" w:eastAsia="굴림" w:hAnsi="Arial" w:cs="Arial"/>
          <w:bCs/>
          <w:sz w:val="22"/>
        </w:rPr>
        <w:t xml:space="preserve"> means a change from </w:t>
      </w:r>
      <w:r w:rsidRPr="001D19F6">
        <w:rPr>
          <w:rFonts w:ascii="Arial" w:eastAsia="굴림" w:hAnsi="Arial" w:cs="Arial"/>
          <w:bCs/>
          <w:sz w:val="22"/>
        </w:rPr>
        <w:t>“</w:t>
      </w:r>
      <w:r w:rsidR="00C65326" w:rsidRPr="001D19F6">
        <w:rPr>
          <w:rFonts w:ascii="Arial" w:eastAsia="굴림" w:hAnsi="Arial" w:cs="Arial"/>
          <w:sz w:val="22"/>
        </w:rPr>
        <w:t>s</w:t>
      </w:r>
      <w:r w:rsidRPr="001D19F6">
        <w:rPr>
          <w:rFonts w:ascii="Arial" w:eastAsia="굴림" w:hAnsi="Arial" w:cs="Arial"/>
          <w:sz w:val="22"/>
        </w:rPr>
        <w:t>elf-employed</w:t>
      </w:r>
      <w:r w:rsidR="0099161F" w:rsidRPr="001D19F6">
        <w:rPr>
          <w:rFonts w:ascii="Arial" w:eastAsia="굴림" w:hAnsi="Arial" w:cs="Arial"/>
          <w:sz w:val="22"/>
        </w:rPr>
        <w:t xml:space="preserve"> </w:t>
      </w:r>
      <w:r w:rsidRPr="001D19F6">
        <w:rPr>
          <w:rFonts w:ascii="Arial" w:eastAsia="굴림" w:hAnsi="Arial" w:cs="Arial"/>
          <w:sz w:val="22"/>
        </w:rPr>
        <w:t>to unpaid family worker</w:t>
      </w:r>
      <w:r w:rsidRPr="001D19F6">
        <w:rPr>
          <w:rFonts w:ascii="Arial" w:eastAsia="굴림" w:hAnsi="Arial" w:cs="Arial"/>
          <w:bCs/>
          <w:sz w:val="22"/>
        </w:rPr>
        <w:t xml:space="preserve">” or </w:t>
      </w:r>
      <w:r w:rsidR="00C65326" w:rsidRPr="001D19F6">
        <w:rPr>
          <w:rFonts w:ascii="Arial" w:eastAsia="굴림" w:hAnsi="Arial" w:cs="Arial"/>
          <w:bCs/>
          <w:sz w:val="22"/>
        </w:rPr>
        <w:t>a change from</w:t>
      </w:r>
      <w:r w:rsidR="006824AC" w:rsidRPr="001D19F6">
        <w:rPr>
          <w:rFonts w:ascii="Arial" w:eastAsia="굴림" w:hAnsi="Arial" w:cs="Arial"/>
          <w:bCs/>
          <w:sz w:val="22"/>
        </w:rPr>
        <w:t xml:space="preserve"> </w:t>
      </w:r>
      <w:r w:rsidRPr="001D19F6">
        <w:rPr>
          <w:rFonts w:ascii="Arial" w:eastAsia="굴림" w:hAnsi="Arial" w:cs="Arial"/>
          <w:bCs/>
          <w:sz w:val="22"/>
        </w:rPr>
        <w:t>“</w:t>
      </w:r>
      <w:r w:rsidR="00C65326" w:rsidRPr="001D19F6">
        <w:rPr>
          <w:rFonts w:ascii="Arial" w:eastAsia="굴림" w:hAnsi="Arial" w:cs="Arial"/>
          <w:sz w:val="22"/>
        </w:rPr>
        <w:t>u</w:t>
      </w:r>
      <w:r w:rsidRPr="001D19F6">
        <w:rPr>
          <w:rFonts w:ascii="Arial" w:eastAsia="굴림" w:hAnsi="Arial" w:cs="Arial"/>
          <w:sz w:val="22"/>
        </w:rPr>
        <w:t>npaid family worker to self-employed (employer)</w:t>
      </w:r>
      <w:r w:rsidRPr="001D19F6">
        <w:rPr>
          <w:rFonts w:ascii="Arial" w:eastAsia="굴림" w:hAnsi="Arial" w:cs="Arial"/>
          <w:bCs/>
          <w:sz w:val="22"/>
        </w:rPr>
        <w:t>”.]</w:t>
      </w:r>
    </w:p>
    <w:p w14:paraId="3F9098CD" w14:textId="77777777" w:rsidR="00955DF6" w:rsidRPr="001D19F6" w:rsidRDefault="00955DF6" w:rsidP="00F14BA4">
      <w:pPr>
        <w:pStyle w:val="a6"/>
        <w:numPr>
          <w:ilvl w:val="0"/>
          <w:numId w:val="50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D741</w:t>
      </w:r>
    </w:p>
    <w:p w14:paraId="2942CD89" w14:textId="77777777" w:rsidR="00624BD4" w:rsidRPr="001D19F6" w:rsidRDefault="00624BD4" w:rsidP="00624BD4">
      <w:pPr>
        <w:wordWrap/>
        <w:spacing w:line="360" w:lineRule="auto"/>
        <w:rPr>
          <w:rFonts w:ascii="Arial" w:eastAsia="굴림" w:hAnsi="Arial" w:cs="Arial"/>
          <w:sz w:val="22"/>
        </w:rPr>
      </w:pPr>
    </w:p>
    <w:p w14:paraId="02D3CB2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D079. What was your new employment </w:t>
      </w:r>
      <w:proofErr w:type="gramStart"/>
      <w:r w:rsidRPr="001D19F6">
        <w:rPr>
          <w:rFonts w:ascii="Arial" w:eastAsia="굴림" w:hAnsi="Arial" w:cs="Arial"/>
          <w:sz w:val="22"/>
        </w:rPr>
        <w:t>status?(</w:t>
      </w:r>
      <w:proofErr w:type="gramEnd"/>
      <w:r w:rsidR="00D04357"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12263EFD" w14:textId="77777777" w:rsidR="001F688C" w:rsidRPr="001D19F6" w:rsidRDefault="001F688C" w:rsidP="001F688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Self-employed (employer) to unpaid family worker</w:t>
      </w:r>
    </w:p>
    <w:p w14:paraId="604B27E2" w14:textId="77777777" w:rsidR="001F688C" w:rsidRPr="001D19F6" w:rsidRDefault="001F688C" w:rsidP="001F688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Unpaid family worker to self-employed (employer)</w:t>
      </w:r>
    </w:p>
    <w:p w14:paraId="3E45EDE1" w14:textId="77777777" w:rsidR="00624BD4" w:rsidRPr="001D19F6" w:rsidRDefault="00624BD4" w:rsidP="00624BD4">
      <w:pPr>
        <w:wordWrap/>
        <w:spacing w:line="360" w:lineRule="auto"/>
        <w:rPr>
          <w:rFonts w:ascii="Arial" w:eastAsia="굴림" w:hAnsi="Arial" w:cs="Arial"/>
          <w:sz w:val="22"/>
        </w:rPr>
      </w:pPr>
    </w:p>
    <w:p w14:paraId="1BC3B65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D080. When did your employment status change? (unit: year and month combined into 6 digits, workplace since [D045]: [Industry D046] [Occupation D051])</w:t>
      </w:r>
    </w:p>
    <w:p w14:paraId="3E370D22" w14:textId="1D18D08E"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526CA1" w:rsidRPr="001D19F6">
        <w:rPr>
          <w:rFonts w:ascii="Arial" w:eastAsia="굴림" w:hAnsi="Arial" w:cs="Arial"/>
          <w:sz w:val="22"/>
        </w:rPr>
        <w:t xml:space="preserve">For </w:t>
      </w:r>
      <w:r w:rsidR="0060656D" w:rsidRPr="001D19F6">
        <w:rPr>
          <w:rFonts w:ascii="Arial" w:eastAsia="굴림" w:hAnsi="Arial" w:cs="Arial"/>
          <w:sz w:val="22"/>
        </w:rPr>
        <w:t>example</w:t>
      </w:r>
      <w:r w:rsidR="00526CA1" w:rsidRPr="001D19F6">
        <w:rPr>
          <w:rFonts w:ascii="Arial" w:eastAsia="굴림" w:hAnsi="Arial" w:cs="Arial"/>
          <w:sz w:val="22"/>
        </w:rPr>
        <w:t xml:space="preserve">, mark </w:t>
      </w:r>
      <w:del w:id="3312" w:author="Keis" w:date="2024-09-06T10:18:00Z">
        <w:r w:rsidR="00C2584C" w:rsidDel="009F27DD">
          <w:rPr>
            <w:rFonts w:ascii="Arial" w:eastAsia="굴림" w:hAnsi="Arial" w:cs="Arial" w:hint="eastAsia"/>
            <w:color w:val="FF0000"/>
            <w:sz w:val="22"/>
          </w:rPr>
          <w:delText>2019</w:delText>
        </w:r>
      </w:del>
      <w:ins w:id="3313"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314" w:author="Keis" w:date="2024-09-13T13:11:00Z">
            <w:rPr>
              <w:rFonts w:ascii="Arial" w:eastAsia="굴림" w:hAnsi="Arial" w:cs="Arial"/>
              <w:color w:val="FF0000"/>
              <w:sz w:val="22"/>
            </w:rPr>
          </w:rPrChange>
        </w:rPr>
        <w:t>01</w:t>
      </w:r>
      <w:r w:rsidR="00526CA1" w:rsidRPr="001D19F6">
        <w:rPr>
          <w:rFonts w:ascii="Arial" w:eastAsia="굴림" w:hAnsi="Arial" w:cs="Arial"/>
          <w:sz w:val="22"/>
        </w:rPr>
        <w:t xml:space="preserve"> for January </w:t>
      </w:r>
      <w:del w:id="3315" w:author="Keis" w:date="2024-09-06T10:18:00Z">
        <w:r w:rsidR="00C2584C" w:rsidDel="009F27DD">
          <w:rPr>
            <w:rFonts w:ascii="Arial" w:eastAsia="굴림" w:hAnsi="Arial" w:cs="Arial" w:hint="eastAsia"/>
            <w:color w:val="FF0000"/>
            <w:sz w:val="22"/>
          </w:rPr>
          <w:delText>2019</w:delText>
        </w:r>
      </w:del>
      <w:ins w:id="3316" w:author="Keis" w:date="2024-09-06T10:18:00Z">
        <w:r w:rsidR="009F27DD" w:rsidRPr="009F27DD">
          <w:rPr>
            <w:rFonts w:ascii="Arial" w:eastAsia="굴림" w:hAnsi="Arial" w:cs="Arial" w:hint="eastAsia"/>
            <w:color w:val="00B050"/>
            <w:sz w:val="22"/>
          </w:rPr>
          <w:t>2021</w:t>
        </w:r>
      </w:ins>
      <w:r w:rsidR="00526CA1" w:rsidRPr="001D19F6">
        <w:rPr>
          <w:rFonts w:ascii="Arial" w:eastAsia="굴림" w:hAnsi="Arial" w:cs="Arial"/>
          <w:sz w:val="22"/>
        </w:rPr>
        <w:t xml:space="preserve">. If the month is not clear, enter </w:t>
      </w:r>
      <w:del w:id="3317" w:author="Keis" w:date="2024-09-06T10:18:00Z">
        <w:r w:rsidR="00C2584C" w:rsidDel="009F27DD">
          <w:rPr>
            <w:rFonts w:ascii="Arial" w:eastAsia="굴림" w:hAnsi="Arial" w:cs="Arial" w:hint="eastAsia"/>
            <w:color w:val="FF0000"/>
            <w:sz w:val="22"/>
          </w:rPr>
          <w:delText>2019</w:delText>
        </w:r>
      </w:del>
      <w:ins w:id="3318" w:author="Keis" w:date="2024-09-06T10:18:00Z">
        <w:r w:rsidR="009F27DD" w:rsidRPr="009F27DD">
          <w:rPr>
            <w:rFonts w:ascii="Arial" w:eastAsia="굴림" w:hAnsi="Arial" w:cs="Arial" w:hint="eastAsia"/>
            <w:color w:val="00B050"/>
            <w:sz w:val="22"/>
          </w:rPr>
          <w:t>2021</w:t>
        </w:r>
      </w:ins>
      <w:r w:rsidR="00C2584C" w:rsidRPr="002B1E54">
        <w:rPr>
          <w:rFonts w:ascii="Arial" w:eastAsia="굴림" w:hAnsi="Arial" w:cs="Arial"/>
          <w:color w:val="000000" w:themeColor="text1"/>
          <w:sz w:val="22"/>
          <w:rPrChange w:id="3319" w:author="Keis" w:date="2024-09-13T13:11:00Z">
            <w:rPr>
              <w:rFonts w:ascii="Arial" w:eastAsia="굴림" w:hAnsi="Arial" w:cs="Arial"/>
              <w:color w:val="FF0000"/>
              <w:sz w:val="22"/>
            </w:rPr>
          </w:rPrChange>
        </w:rPr>
        <w:t>00</w:t>
      </w:r>
      <w:r w:rsidR="00526CA1" w:rsidRPr="001D19F6">
        <w:rPr>
          <w:rFonts w:ascii="Arial" w:eastAsia="굴림" w:hAnsi="Arial" w:cs="Arial"/>
          <w:sz w:val="22"/>
        </w:rPr>
        <w:t>.</w:t>
      </w:r>
      <w:r w:rsidRPr="001D19F6">
        <w:rPr>
          <w:rFonts w:ascii="Arial" w:eastAsia="굴림" w:hAnsi="Arial" w:cs="Arial"/>
          <w:sz w:val="22"/>
        </w:rPr>
        <w:t>]</w:t>
      </w:r>
    </w:p>
    <w:p w14:paraId="60FFAFE9" w14:textId="77777777" w:rsidR="007C5A4F" w:rsidRPr="001D19F6" w:rsidRDefault="007C5A4F" w:rsidP="007C5A4F">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4C0C6053" w14:textId="77777777" w:rsidR="00624BD4" w:rsidRPr="001D19F6" w:rsidRDefault="00624BD4" w:rsidP="00624BD4">
      <w:pPr>
        <w:wordWrap/>
        <w:spacing w:line="360" w:lineRule="auto"/>
        <w:rPr>
          <w:rFonts w:ascii="Arial" w:eastAsia="굴림" w:hAnsi="Arial" w:cs="Arial"/>
          <w:sz w:val="22"/>
        </w:rPr>
      </w:pPr>
    </w:p>
    <w:p w14:paraId="11D83276"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E149855" w14:textId="77777777" w:rsidR="00624BD4" w:rsidRPr="001D19F6" w:rsidRDefault="00624BD4" w:rsidP="00F14BA4">
      <w:pPr>
        <w:pStyle w:val="a6"/>
        <w:numPr>
          <w:ilvl w:val="0"/>
          <w:numId w:val="1135"/>
        </w:numPr>
        <w:wordWrap/>
        <w:spacing w:line="276" w:lineRule="auto"/>
        <w:ind w:leftChars="0"/>
        <w:rPr>
          <w:rFonts w:ascii="Arial" w:eastAsia="굴림" w:hAnsi="Arial" w:cs="Arial"/>
          <w:b/>
          <w:sz w:val="22"/>
        </w:rPr>
      </w:pPr>
      <w:r w:rsidRPr="001D19F6">
        <w:rPr>
          <w:rFonts w:ascii="Arial" w:eastAsia="굴림" w:hAnsi="Arial" w:cs="Arial"/>
          <w:b/>
          <w:sz w:val="22"/>
        </w:rPr>
        <w:t>If D741=</w:t>
      </w:r>
      <w:r w:rsidRPr="001D19F6">
        <w:rPr>
          <w:rFonts w:ascii="굴림" w:eastAsia="굴림" w:hAnsi="굴림" w:cs="굴림" w:hint="eastAsia"/>
          <w:b/>
          <w:sz w:val="22"/>
        </w:rPr>
        <w:t>⑤</w:t>
      </w:r>
      <w:r w:rsidR="00BC3958" w:rsidRPr="001D19F6">
        <w:rPr>
          <w:rFonts w:ascii="Arial" w:eastAsia="굴림" w:hAnsi="Arial" w:cs="Arial"/>
          <w:b/>
          <w:sz w:val="22"/>
        </w:rPr>
        <w:t>, then ask</w:t>
      </w:r>
      <w:r w:rsidRPr="001D19F6">
        <w:rPr>
          <w:rFonts w:ascii="Arial" w:eastAsia="굴림" w:hAnsi="Arial" w:cs="Arial"/>
          <w:b/>
          <w:sz w:val="22"/>
        </w:rPr>
        <w:t xml:space="preserve"> D081</w:t>
      </w:r>
      <w:r w:rsidR="002677CE" w:rsidRPr="001D19F6">
        <w:rPr>
          <w:rFonts w:ascii="Arial" w:eastAsia="굴림" w:hAnsi="Arial" w:cs="Arial"/>
          <w:b/>
          <w:sz w:val="22"/>
        </w:rPr>
        <w:t>.</w:t>
      </w:r>
    </w:p>
    <w:p w14:paraId="6724C8F2" w14:textId="77777777" w:rsidR="00624BD4" w:rsidRPr="001D19F6" w:rsidRDefault="00624BD4" w:rsidP="00624BD4">
      <w:pPr>
        <w:wordWrap/>
        <w:spacing w:line="360" w:lineRule="auto"/>
        <w:rPr>
          <w:rFonts w:ascii="Arial" w:eastAsia="굴림" w:hAnsi="Arial" w:cs="Arial"/>
          <w:b/>
          <w:sz w:val="22"/>
        </w:rPr>
      </w:pPr>
    </w:p>
    <w:p w14:paraId="093DE47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D741. (As loop=1) </w:t>
      </w:r>
      <w:r w:rsidR="00C65326" w:rsidRPr="001D19F6">
        <w:rPr>
          <w:rFonts w:ascii="Arial" w:eastAsia="굴림" w:hAnsi="Arial" w:cs="Arial"/>
          <w:sz w:val="22"/>
        </w:rPr>
        <w:t xml:space="preserve">You </w:t>
      </w:r>
      <w:r w:rsidR="002677CE" w:rsidRPr="001D19F6">
        <w:rPr>
          <w:rFonts w:ascii="Arial" w:eastAsia="굴림" w:hAnsi="Arial" w:cs="Arial"/>
          <w:sz w:val="22"/>
        </w:rPr>
        <w:t xml:space="preserve">have </w:t>
      </w:r>
      <w:r w:rsidR="00C65326" w:rsidRPr="001D19F6">
        <w:rPr>
          <w:rFonts w:ascii="Arial" w:eastAsia="굴림" w:hAnsi="Arial" w:cs="Arial"/>
          <w:sz w:val="22"/>
        </w:rPr>
        <w:t>responded that your job was</w:t>
      </w:r>
      <w:r w:rsidRPr="001D19F6">
        <w:rPr>
          <w:rFonts w:ascii="Arial" w:eastAsia="굴림" w:hAnsi="Arial" w:cs="Arial"/>
          <w:sz w:val="22"/>
        </w:rPr>
        <w:t xml:space="preserve"> [D051]. Did your work change within the workplace since then? (</w:t>
      </w:r>
      <w:r w:rsidR="00BC3958" w:rsidRPr="001D19F6">
        <w:rPr>
          <w:rFonts w:ascii="Arial" w:eastAsia="굴림" w:hAnsi="Arial" w:cs="Arial"/>
          <w:sz w:val="22"/>
        </w:rPr>
        <w:t>Workplace</w:t>
      </w:r>
      <w:r w:rsidRPr="001D19F6">
        <w:rPr>
          <w:rFonts w:ascii="Arial" w:eastAsia="굴림" w:hAnsi="Arial" w:cs="Arial"/>
          <w:sz w:val="22"/>
        </w:rPr>
        <w:t xml:space="preserve"> since [D045]: [Industry D046] [Occupation D051])/ (As loop&gt;=2) Did your work change within the workplace again after that?</w:t>
      </w:r>
    </w:p>
    <w:p w14:paraId="2672D9C3" w14:textId="77777777" w:rsidR="00DF72AA" w:rsidRPr="001D19F6" w:rsidRDefault="00DF72AA" w:rsidP="00624BD4">
      <w:pPr>
        <w:wordWrap/>
        <w:spacing w:line="360" w:lineRule="auto"/>
        <w:rPr>
          <w:rFonts w:ascii="Arial" w:eastAsia="굴림" w:hAnsi="Arial" w:cs="Arial"/>
          <w:sz w:val="22"/>
        </w:rPr>
      </w:pPr>
      <w:r w:rsidRPr="001D19F6">
        <w:rPr>
          <w:rFonts w:ascii="Arial" w:eastAsia="굴림" w:hAnsi="Arial" w:cs="Arial"/>
          <w:sz w:val="22"/>
        </w:rPr>
        <w:lastRenderedPageBreak/>
        <w:t>[</w:t>
      </w:r>
      <w:r w:rsidR="00EB0662" w:rsidRPr="001D19F6">
        <w:rPr>
          <w:rFonts w:ascii="Arial" w:eastAsia="굴림" w:hAnsi="Arial" w:cs="Arial"/>
          <w:sz w:val="22"/>
        </w:rPr>
        <w:t xml:space="preserve">IWER: </w:t>
      </w:r>
      <w:r w:rsidR="00EB0662" w:rsidRPr="001D19F6">
        <w:rPr>
          <w:rFonts w:ascii="Arial" w:eastAsia="굴림" w:hAnsi="Arial" w:cs="Arial"/>
          <w:kern w:val="0"/>
          <w:sz w:val="22"/>
        </w:rPr>
        <w:t>Only change in major group of occupational classification is considered work change.</w:t>
      </w:r>
      <w:r w:rsidR="00EB0662" w:rsidRPr="001D19F6">
        <w:rPr>
          <w:rFonts w:ascii="Arial" w:eastAsia="굴림" w:hAnsi="Arial" w:cs="Arial"/>
          <w:sz w:val="22"/>
        </w:rPr>
        <w:t>]</w:t>
      </w:r>
    </w:p>
    <w:p w14:paraId="1F18E595" w14:textId="77777777" w:rsidR="0099161F" w:rsidRPr="001D19F6" w:rsidRDefault="0099161F" w:rsidP="00F14BA4">
      <w:pPr>
        <w:pStyle w:val="a6"/>
        <w:numPr>
          <w:ilvl w:val="0"/>
          <w:numId w:val="50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D081</w:t>
      </w:r>
    </w:p>
    <w:p w14:paraId="192C5382" w14:textId="77777777" w:rsidR="00661FCD" w:rsidRPr="001D19F6" w:rsidRDefault="00661FCD" w:rsidP="00661FCD">
      <w:pPr>
        <w:wordWrap/>
        <w:spacing w:line="360" w:lineRule="auto"/>
        <w:rPr>
          <w:rFonts w:ascii="Arial" w:eastAsia="굴림" w:hAnsi="Arial" w:cs="Arial"/>
          <w:sz w:val="22"/>
        </w:rPr>
      </w:pPr>
    </w:p>
    <w:p w14:paraId="548C558D" w14:textId="77777777" w:rsidR="00624BD4" w:rsidRPr="00706C18"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D742. What was your new </w:t>
      </w:r>
      <w:r w:rsidRPr="00706C18">
        <w:rPr>
          <w:rFonts w:ascii="Arial" w:eastAsia="굴림" w:hAnsi="Arial" w:cs="Arial"/>
          <w:sz w:val="22"/>
        </w:rPr>
        <w:t>work?</w:t>
      </w:r>
      <w:r w:rsidR="00955DF6" w:rsidRPr="00706C18">
        <w:rPr>
          <w:rFonts w:ascii="Arial" w:eastAsia="굴림" w:hAnsi="Arial" w:cs="Arial"/>
          <w:sz w:val="22"/>
        </w:rPr>
        <w:t xml:space="preserve"> </w:t>
      </w:r>
      <w:r w:rsidRPr="00706C18">
        <w:rPr>
          <w:rFonts w:ascii="Arial" w:eastAsia="굴림" w:hAnsi="Arial" w:cs="Arial"/>
          <w:sz w:val="22"/>
        </w:rPr>
        <w:t>(</w:t>
      </w:r>
      <w:r w:rsidR="00BC3958" w:rsidRPr="00706C18">
        <w:rPr>
          <w:rFonts w:ascii="Arial" w:eastAsia="굴림" w:hAnsi="Arial" w:cs="Arial"/>
          <w:sz w:val="22"/>
        </w:rPr>
        <w:t>Workplace</w:t>
      </w:r>
      <w:r w:rsidRPr="00706C18">
        <w:rPr>
          <w:rFonts w:ascii="Arial" w:eastAsia="굴림" w:hAnsi="Arial" w:cs="Arial"/>
          <w:sz w:val="22"/>
        </w:rPr>
        <w:t xml:space="preserve"> since [D045]: [Industry D046] [Occupation D051])</w:t>
      </w:r>
    </w:p>
    <w:p w14:paraId="26BAEC53"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Managers </w:t>
      </w:r>
      <w:r w:rsidR="00955DF6" w:rsidRPr="00706C18">
        <w:rPr>
          <w:rFonts w:ascii="Arial" w:eastAsia="굴림" w:hAnsi="Arial" w:cs="Arial"/>
          <w:sz w:val="22"/>
        </w:rPr>
        <w:tab/>
      </w:r>
      <w:r w:rsidR="00955DF6" w:rsidRPr="00706C18">
        <w:rPr>
          <w:rFonts w:ascii="Arial" w:eastAsia="굴림" w:hAnsi="Arial" w:cs="Arial"/>
          <w:sz w:val="22"/>
        </w:rPr>
        <w:tab/>
      </w:r>
      <w:r w:rsidR="00955DF6" w:rsidRPr="00706C18">
        <w:rPr>
          <w:rFonts w:ascii="Arial" w:eastAsia="굴림" w:hAnsi="Arial" w:cs="Arial"/>
          <w:sz w:val="22"/>
        </w:rPr>
        <w:tab/>
      </w:r>
      <w:r w:rsidRPr="00706C18">
        <w:rPr>
          <w:rFonts w:ascii="Arial" w:eastAsia="굴림" w:hAnsi="Arial" w:cs="Arial" w:hint="eastAsia"/>
          <w:sz w:val="22"/>
          <w:rPrChange w:id="3320" w:author="Keis" w:date="2024-09-06T17:40:00Z">
            <w:rPr>
              <w:rFonts w:ascii="Arial" w:eastAsia="굴림" w:hAnsi="Arial" w:cs="Arial" w:hint="eastAsia"/>
              <w:color w:val="FF0000"/>
              <w:sz w:val="22"/>
            </w:rPr>
          </w:rPrChange>
        </w:rPr>
        <w:t>→</w:t>
      </w:r>
      <w:r w:rsidRPr="00706C18">
        <w:rPr>
          <w:rFonts w:ascii="Arial" w:eastAsia="굴림" w:hAnsi="Arial" w:cs="Arial"/>
          <w:sz w:val="22"/>
          <w:rPrChange w:id="3321"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22" w:author="Keis" w:date="2024-09-06T17:40:00Z">
            <w:rPr>
              <w:rFonts w:ascii="Arial" w:eastAsia="굴림" w:hAnsi="Arial" w:cs="Arial"/>
              <w:color w:val="FF0000"/>
              <w:sz w:val="22"/>
            </w:rPr>
          </w:rPrChange>
        </w:rPr>
        <w:t>2_1</w:t>
      </w:r>
    </w:p>
    <w:p w14:paraId="6C08E76B"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(Associate) Professionals </w:t>
      </w:r>
      <w:r w:rsidR="00955DF6" w:rsidRPr="00706C18">
        <w:rPr>
          <w:rFonts w:ascii="Arial" w:eastAsia="굴림" w:hAnsi="Arial" w:cs="Arial"/>
          <w:sz w:val="22"/>
        </w:rPr>
        <w:tab/>
      </w:r>
      <w:r w:rsidRPr="00706C18">
        <w:rPr>
          <w:rFonts w:ascii="Arial" w:eastAsia="굴림" w:hAnsi="Arial" w:cs="Arial" w:hint="eastAsia"/>
          <w:sz w:val="22"/>
          <w:rPrChange w:id="3323" w:author="Keis" w:date="2024-09-06T17:40:00Z">
            <w:rPr>
              <w:rFonts w:ascii="Arial" w:eastAsia="굴림" w:hAnsi="Arial" w:cs="Arial" w:hint="eastAsia"/>
              <w:color w:val="FF0000"/>
              <w:sz w:val="22"/>
            </w:rPr>
          </w:rPrChange>
        </w:rPr>
        <w:t>→</w:t>
      </w:r>
      <w:r w:rsidRPr="00706C18">
        <w:rPr>
          <w:rFonts w:ascii="Arial" w:eastAsia="굴림" w:hAnsi="Arial" w:cs="Arial"/>
          <w:sz w:val="22"/>
          <w:rPrChange w:id="3324"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25" w:author="Keis" w:date="2024-09-06T17:40:00Z">
            <w:rPr>
              <w:rFonts w:ascii="Arial" w:eastAsia="굴림" w:hAnsi="Arial" w:cs="Arial"/>
              <w:color w:val="FF0000"/>
              <w:sz w:val="22"/>
            </w:rPr>
          </w:rPrChange>
        </w:rPr>
        <w:t>2_1</w:t>
      </w:r>
    </w:p>
    <w:p w14:paraId="2CA2E7B6" w14:textId="77777777" w:rsidR="00624BD4" w:rsidRPr="00706C18" w:rsidRDefault="00360263"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Clerical support workers</w:t>
      </w:r>
      <w:r w:rsidR="00955DF6" w:rsidRPr="00706C18">
        <w:rPr>
          <w:rFonts w:ascii="Arial" w:eastAsia="굴림" w:hAnsi="Arial" w:cs="Arial"/>
          <w:sz w:val="22"/>
        </w:rPr>
        <w:tab/>
      </w:r>
      <w:r w:rsidR="00955DF6" w:rsidRPr="00706C18">
        <w:rPr>
          <w:rFonts w:ascii="Arial" w:eastAsia="굴림" w:hAnsi="Arial" w:cs="Arial"/>
          <w:sz w:val="22"/>
        </w:rPr>
        <w:tab/>
      </w:r>
      <w:r w:rsidR="00624BD4" w:rsidRPr="00706C18">
        <w:rPr>
          <w:rFonts w:ascii="Arial" w:eastAsia="굴림" w:hAnsi="Arial" w:cs="Arial" w:hint="eastAsia"/>
          <w:sz w:val="22"/>
        </w:rPr>
        <w:t>→</w:t>
      </w:r>
      <w:r w:rsidR="00624BD4" w:rsidRPr="00706C18">
        <w:rPr>
          <w:rFonts w:ascii="Arial" w:eastAsia="굴림" w:hAnsi="Arial" w:cs="Arial" w:hint="eastAsia"/>
          <w:sz w:val="22"/>
        </w:rPr>
        <w:t>Go</w:t>
      </w:r>
      <w:r w:rsidR="00624BD4" w:rsidRPr="00706C18">
        <w:rPr>
          <w:rFonts w:ascii="Arial" w:eastAsia="굴림" w:hAnsi="Arial" w:cs="Arial"/>
          <w:sz w:val="22"/>
        </w:rPr>
        <w:t xml:space="preserve"> to D743</w:t>
      </w:r>
    </w:p>
    <w:p w14:paraId="00A00411"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Service workers </w:t>
      </w:r>
      <w:r w:rsidR="00955DF6" w:rsidRPr="00706C18">
        <w:rPr>
          <w:rFonts w:ascii="Arial" w:eastAsia="굴림" w:hAnsi="Arial" w:cs="Arial"/>
          <w:sz w:val="22"/>
        </w:rPr>
        <w:tab/>
      </w:r>
      <w:r w:rsidR="00955DF6"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D744</w:t>
      </w:r>
    </w:p>
    <w:p w14:paraId="15C8B694"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Sales workers </w:t>
      </w:r>
      <w:r w:rsidR="00955DF6" w:rsidRPr="00706C18">
        <w:rPr>
          <w:rFonts w:ascii="Arial" w:eastAsia="굴림" w:hAnsi="Arial" w:cs="Arial"/>
          <w:sz w:val="22"/>
        </w:rPr>
        <w:tab/>
      </w:r>
      <w:r w:rsidR="00955DF6" w:rsidRPr="00706C18">
        <w:rPr>
          <w:rFonts w:ascii="Arial" w:eastAsia="굴림" w:hAnsi="Arial" w:cs="Arial"/>
          <w:sz w:val="22"/>
        </w:rPr>
        <w:tab/>
      </w:r>
      <w:r w:rsidR="00955DF6" w:rsidRPr="00706C18">
        <w:rPr>
          <w:rFonts w:ascii="Arial" w:eastAsia="굴림" w:hAnsi="Arial" w:cs="Arial"/>
          <w:sz w:val="22"/>
        </w:rPr>
        <w:tab/>
      </w:r>
      <w:r w:rsidRPr="00706C18">
        <w:rPr>
          <w:rFonts w:ascii="Arial" w:eastAsia="굴림" w:hAnsi="Arial" w:cs="Arial" w:hint="eastAsia"/>
          <w:sz w:val="22"/>
          <w:rPrChange w:id="3326" w:author="Keis" w:date="2024-09-06T17:40:00Z">
            <w:rPr>
              <w:rFonts w:ascii="Arial" w:eastAsia="굴림" w:hAnsi="Arial" w:cs="Arial" w:hint="eastAsia"/>
              <w:color w:val="FF0000"/>
              <w:sz w:val="22"/>
            </w:rPr>
          </w:rPrChange>
        </w:rPr>
        <w:t>→</w:t>
      </w:r>
      <w:r w:rsidRPr="00706C18">
        <w:rPr>
          <w:rFonts w:ascii="Arial" w:eastAsia="굴림" w:hAnsi="Arial" w:cs="Arial"/>
          <w:sz w:val="22"/>
          <w:rPrChange w:id="3327"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28" w:author="Keis" w:date="2024-09-06T17:40:00Z">
            <w:rPr>
              <w:rFonts w:ascii="Arial" w:eastAsia="굴림" w:hAnsi="Arial" w:cs="Arial"/>
              <w:color w:val="FF0000"/>
              <w:sz w:val="22"/>
            </w:rPr>
          </w:rPrChange>
        </w:rPr>
        <w:t>2_1</w:t>
      </w:r>
    </w:p>
    <w:p w14:paraId="5010FA4C"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Skilled agricultural, forestry, and fishery workers </w:t>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D745</w:t>
      </w:r>
    </w:p>
    <w:p w14:paraId="365F133C" w14:textId="77777777" w:rsidR="00624BD4" w:rsidRPr="00706C18" w:rsidRDefault="00624BD4"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 xml:space="preserve">Craft and related trades workers </w:t>
      </w:r>
      <w:r w:rsidRPr="00706C18">
        <w:rPr>
          <w:rFonts w:ascii="Arial" w:eastAsia="굴림" w:hAnsi="Arial" w:cs="Arial" w:hint="eastAsia"/>
          <w:sz w:val="22"/>
          <w:rPrChange w:id="3329" w:author="Keis" w:date="2024-09-06T17:40:00Z">
            <w:rPr>
              <w:rFonts w:ascii="Arial" w:eastAsia="굴림" w:hAnsi="Arial" w:cs="Arial" w:hint="eastAsia"/>
              <w:color w:val="FF0000"/>
              <w:sz w:val="22"/>
            </w:rPr>
          </w:rPrChange>
        </w:rPr>
        <w:t>→</w:t>
      </w:r>
      <w:r w:rsidRPr="00706C18">
        <w:rPr>
          <w:rFonts w:ascii="Arial" w:eastAsia="굴림" w:hAnsi="Arial" w:cs="Arial"/>
          <w:sz w:val="22"/>
          <w:rPrChange w:id="3330"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31" w:author="Keis" w:date="2024-09-06T17:40:00Z">
            <w:rPr>
              <w:rFonts w:ascii="Arial" w:eastAsia="굴림" w:hAnsi="Arial" w:cs="Arial"/>
              <w:color w:val="FF0000"/>
              <w:sz w:val="22"/>
            </w:rPr>
          </w:rPrChange>
        </w:rPr>
        <w:t>2_1</w:t>
      </w:r>
    </w:p>
    <w:p w14:paraId="7871A9E1" w14:textId="77777777" w:rsidR="00624BD4" w:rsidRPr="00706C18" w:rsidRDefault="00360263"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Plant and machine operators, and assemblers</w:t>
      </w:r>
      <w:r w:rsidR="00C65326" w:rsidRPr="00706C18">
        <w:rPr>
          <w:rFonts w:ascii="Arial" w:eastAsia="굴림" w:hAnsi="Arial" w:cs="Arial"/>
          <w:sz w:val="22"/>
        </w:rPr>
        <w:t xml:space="preserve"> </w:t>
      </w:r>
      <w:r w:rsidR="00624BD4" w:rsidRPr="00706C18">
        <w:rPr>
          <w:rFonts w:ascii="Arial" w:eastAsia="굴림" w:hAnsi="Arial" w:cs="Arial" w:hint="eastAsia"/>
          <w:sz w:val="22"/>
          <w:rPrChange w:id="3332" w:author="Keis" w:date="2024-09-06T17:40:00Z">
            <w:rPr>
              <w:rFonts w:ascii="Arial" w:eastAsia="굴림" w:hAnsi="Arial" w:cs="Arial" w:hint="eastAsia"/>
              <w:color w:val="FF0000"/>
              <w:sz w:val="22"/>
            </w:rPr>
          </w:rPrChange>
        </w:rPr>
        <w:t>→</w:t>
      </w:r>
      <w:r w:rsidR="00624BD4" w:rsidRPr="00706C18">
        <w:rPr>
          <w:rFonts w:ascii="Arial" w:eastAsia="굴림" w:hAnsi="Arial" w:cs="Arial"/>
          <w:sz w:val="22"/>
          <w:rPrChange w:id="3333"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34" w:author="Keis" w:date="2024-09-06T17:40:00Z">
            <w:rPr>
              <w:rFonts w:ascii="Arial" w:eastAsia="굴림" w:hAnsi="Arial" w:cs="Arial"/>
              <w:color w:val="FF0000"/>
              <w:sz w:val="22"/>
            </w:rPr>
          </w:rPrChange>
        </w:rPr>
        <w:t>2_1</w:t>
      </w:r>
    </w:p>
    <w:p w14:paraId="3B8F08B6" w14:textId="77777777" w:rsidR="00624BD4" w:rsidRPr="00706C18" w:rsidRDefault="00360263"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Elementary occupations</w:t>
      </w:r>
      <w:r w:rsidR="00955DF6" w:rsidRPr="00706C18">
        <w:rPr>
          <w:rFonts w:ascii="Arial" w:eastAsia="굴림" w:hAnsi="Arial" w:cs="Arial"/>
          <w:sz w:val="22"/>
        </w:rPr>
        <w:t xml:space="preserve"> </w:t>
      </w:r>
      <w:r w:rsidR="00955DF6" w:rsidRPr="00706C18">
        <w:rPr>
          <w:rFonts w:ascii="Arial" w:eastAsia="굴림" w:hAnsi="Arial" w:cs="Arial"/>
          <w:sz w:val="22"/>
        </w:rPr>
        <w:tab/>
      </w:r>
      <w:r w:rsidR="00955DF6" w:rsidRPr="00706C18">
        <w:rPr>
          <w:rFonts w:ascii="Arial" w:eastAsia="굴림" w:hAnsi="Arial" w:cs="Arial"/>
          <w:sz w:val="22"/>
        </w:rPr>
        <w:tab/>
      </w:r>
      <w:r w:rsidR="00624BD4" w:rsidRPr="00706C18">
        <w:rPr>
          <w:rFonts w:ascii="Arial" w:eastAsia="굴림" w:hAnsi="Arial" w:cs="Arial" w:hint="eastAsia"/>
          <w:sz w:val="22"/>
        </w:rPr>
        <w:t>→</w:t>
      </w:r>
      <w:r w:rsidR="00624BD4" w:rsidRPr="00706C18">
        <w:rPr>
          <w:rFonts w:ascii="Arial" w:eastAsia="굴림" w:hAnsi="Arial" w:cs="Arial" w:hint="eastAsia"/>
          <w:sz w:val="22"/>
        </w:rPr>
        <w:t>Go</w:t>
      </w:r>
      <w:r w:rsidR="00624BD4" w:rsidRPr="00706C18">
        <w:rPr>
          <w:rFonts w:ascii="Arial" w:eastAsia="굴림" w:hAnsi="Arial" w:cs="Arial"/>
          <w:sz w:val="22"/>
        </w:rPr>
        <w:t xml:space="preserve"> to D746</w:t>
      </w:r>
    </w:p>
    <w:p w14:paraId="794DFE36" w14:textId="77777777" w:rsidR="00624BD4" w:rsidRPr="00706C18" w:rsidRDefault="00360263" w:rsidP="00F14BA4">
      <w:pPr>
        <w:pStyle w:val="a6"/>
        <w:numPr>
          <w:ilvl w:val="0"/>
          <w:numId w:val="502"/>
        </w:numPr>
        <w:wordWrap/>
        <w:spacing w:line="360" w:lineRule="auto"/>
        <w:ind w:leftChars="0"/>
        <w:rPr>
          <w:rFonts w:ascii="Arial" w:eastAsia="굴림" w:hAnsi="Arial" w:cs="Arial"/>
          <w:sz w:val="22"/>
        </w:rPr>
      </w:pPr>
      <w:r w:rsidRPr="00706C18">
        <w:rPr>
          <w:rFonts w:ascii="Arial" w:eastAsia="굴림" w:hAnsi="Arial" w:cs="Arial"/>
          <w:sz w:val="22"/>
        </w:rPr>
        <w:t>Armed forces occupation</w:t>
      </w:r>
      <w:r w:rsidR="00955DF6" w:rsidRPr="00706C18">
        <w:rPr>
          <w:rFonts w:ascii="Arial" w:eastAsia="굴림" w:hAnsi="Arial" w:cs="Arial"/>
          <w:sz w:val="22"/>
        </w:rPr>
        <w:tab/>
      </w:r>
      <w:r w:rsidR="00955DF6" w:rsidRPr="00706C18">
        <w:rPr>
          <w:rFonts w:ascii="Arial" w:eastAsia="굴림" w:hAnsi="Arial" w:cs="Arial"/>
          <w:sz w:val="22"/>
        </w:rPr>
        <w:tab/>
      </w:r>
      <w:r w:rsidR="00624BD4" w:rsidRPr="00706C18">
        <w:rPr>
          <w:rFonts w:ascii="Arial" w:eastAsia="굴림" w:hAnsi="Arial" w:cs="Arial" w:hint="eastAsia"/>
          <w:sz w:val="22"/>
          <w:rPrChange w:id="3335" w:author="Keis" w:date="2024-09-06T17:40:00Z">
            <w:rPr>
              <w:rFonts w:ascii="Arial" w:eastAsia="굴림" w:hAnsi="Arial" w:cs="Arial" w:hint="eastAsia"/>
              <w:color w:val="FF0000"/>
              <w:sz w:val="22"/>
            </w:rPr>
          </w:rPrChange>
        </w:rPr>
        <w:t>→</w:t>
      </w:r>
      <w:r w:rsidR="00624BD4" w:rsidRPr="00706C18">
        <w:rPr>
          <w:rFonts w:ascii="Arial" w:eastAsia="굴림" w:hAnsi="Arial" w:cs="Arial"/>
          <w:sz w:val="22"/>
          <w:rPrChange w:id="3336"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37" w:author="Keis" w:date="2024-09-06T17:40:00Z">
            <w:rPr>
              <w:rFonts w:ascii="Arial" w:eastAsia="굴림" w:hAnsi="Arial" w:cs="Arial"/>
              <w:color w:val="FF0000"/>
              <w:sz w:val="22"/>
            </w:rPr>
          </w:rPrChange>
        </w:rPr>
        <w:t>2_1</w:t>
      </w:r>
    </w:p>
    <w:p w14:paraId="401E647D" w14:textId="77777777" w:rsidR="00360263" w:rsidRPr="00706C18" w:rsidRDefault="00360263" w:rsidP="00624BD4">
      <w:pPr>
        <w:wordWrap/>
        <w:spacing w:line="360" w:lineRule="auto"/>
        <w:rPr>
          <w:rFonts w:ascii="Arial" w:eastAsia="굴림" w:hAnsi="Arial" w:cs="Arial"/>
          <w:sz w:val="22"/>
        </w:rPr>
      </w:pPr>
    </w:p>
    <w:p w14:paraId="6901E773" w14:textId="77777777" w:rsidR="00624BD4" w:rsidRPr="00706C18" w:rsidRDefault="00624BD4" w:rsidP="00624BD4">
      <w:pPr>
        <w:wordWrap/>
        <w:spacing w:line="360" w:lineRule="auto"/>
        <w:rPr>
          <w:rFonts w:ascii="Arial" w:eastAsia="굴림" w:hAnsi="Arial" w:cs="Arial"/>
          <w:sz w:val="22"/>
        </w:rPr>
      </w:pPr>
      <w:r w:rsidRPr="00706C18">
        <w:rPr>
          <w:rFonts w:ascii="Arial" w:eastAsia="굴림" w:hAnsi="Arial" w:cs="Arial"/>
          <w:sz w:val="22"/>
        </w:rPr>
        <w:t>D743.</w:t>
      </w:r>
      <w:r w:rsidR="00955DF6" w:rsidRPr="00706C18">
        <w:rPr>
          <w:rFonts w:ascii="Arial" w:eastAsia="굴림" w:hAnsi="Arial" w:cs="Arial"/>
          <w:sz w:val="22"/>
        </w:rPr>
        <w:t xml:space="preserve"> </w:t>
      </w:r>
      <w:r w:rsidR="00955DF6" w:rsidRPr="00706C18">
        <w:rPr>
          <w:rFonts w:ascii="Arial" w:eastAsia="굴림" w:hAnsi="Arial" w:cs="Arial"/>
          <w:kern w:val="0"/>
          <w:sz w:val="22"/>
        </w:rPr>
        <w:t>To be specific, which occupational classification best describes your work?</w:t>
      </w:r>
    </w:p>
    <w:p w14:paraId="09191108" w14:textId="77777777" w:rsidR="00955DF6" w:rsidRPr="00706C18" w:rsidRDefault="00955DF6" w:rsidP="00F14BA4">
      <w:pPr>
        <w:pStyle w:val="a6"/>
        <w:numPr>
          <w:ilvl w:val="0"/>
          <w:numId w:val="503"/>
        </w:numPr>
        <w:wordWrap/>
        <w:spacing w:line="360" w:lineRule="auto"/>
        <w:ind w:leftChars="0"/>
        <w:rPr>
          <w:rFonts w:ascii="Arial" w:eastAsia="굴림" w:hAnsi="Arial" w:cs="Arial"/>
          <w:sz w:val="22"/>
        </w:rPr>
      </w:pPr>
      <w:r w:rsidRPr="00706C18">
        <w:rPr>
          <w:rFonts w:ascii="Arial" w:eastAsia="굴림" w:hAnsi="Arial" w:cs="Arial"/>
          <w:sz w:val="22"/>
        </w:rPr>
        <w:t>General office clerks</w:t>
      </w:r>
    </w:p>
    <w:p w14:paraId="21AF02C0" w14:textId="77777777" w:rsidR="00955DF6" w:rsidRPr="00706C18" w:rsidRDefault="00955DF6" w:rsidP="00F14BA4">
      <w:pPr>
        <w:pStyle w:val="a6"/>
        <w:numPr>
          <w:ilvl w:val="0"/>
          <w:numId w:val="503"/>
        </w:numPr>
        <w:wordWrap/>
        <w:spacing w:line="360" w:lineRule="auto"/>
        <w:ind w:leftChars="0"/>
        <w:rPr>
          <w:rFonts w:ascii="Arial" w:eastAsia="굴림" w:hAnsi="Arial" w:cs="Arial"/>
          <w:sz w:val="22"/>
        </w:rPr>
      </w:pPr>
      <w:r w:rsidRPr="00706C18">
        <w:rPr>
          <w:rFonts w:ascii="Arial" w:eastAsia="굴림" w:hAnsi="Arial" w:cs="Arial"/>
          <w:sz w:val="22"/>
        </w:rPr>
        <w:t>Customer services clerks</w:t>
      </w:r>
    </w:p>
    <w:p w14:paraId="520944FC" w14:textId="77777777" w:rsidR="00624BD4" w:rsidRPr="00706C18" w:rsidRDefault="00955DF6" w:rsidP="00955DF6">
      <w:pPr>
        <w:wordWrap/>
        <w:spacing w:line="360" w:lineRule="auto"/>
        <w:rPr>
          <w:rFonts w:ascii="Arial" w:eastAsia="굴림" w:hAnsi="Arial" w:cs="Arial"/>
          <w:sz w:val="22"/>
        </w:rPr>
      </w:pPr>
      <w:r w:rsidRPr="00706C18">
        <w:rPr>
          <w:rFonts w:ascii="Arial" w:eastAsia="굴림" w:hAnsi="Arial" w:cs="Arial"/>
          <w:sz w:val="22"/>
        </w:rPr>
        <w:t xml:space="preserve"> </w:t>
      </w:r>
      <w:r w:rsidR="00624BD4" w:rsidRPr="00706C18">
        <w:rPr>
          <w:rFonts w:ascii="Arial" w:eastAsia="굴림" w:hAnsi="Arial" w:cs="Arial" w:hint="eastAsia"/>
          <w:sz w:val="22"/>
          <w:rPrChange w:id="3338" w:author="Keis" w:date="2024-09-06T17:40:00Z">
            <w:rPr>
              <w:rFonts w:ascii="Arial" w:eastAsia="굴림" w:hAnsi="Arial" w:cs="Arial" w:hint="eastAsia"/>
              <w:color w:val="FF0000"/>
              <w:sz w:val="22"/>
            </w:rPr>
          </w:rPrChange>
        </w:rPr>
        <w:t>→</w:t>
      </w:r>
      <w:r w:rsidR="00624BD4" w:rsidRPr="00706C18">
        <w:rPr>
          <w:rFonts w:ascii="Arial" w:eastAsia="굴림" w:hAnsi="Arial" w:cs="Arial"/>
          <w:sz w:val="22"/>
          <w:rPrChange w:id="3339"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40" w:author="Keis" w:date="2024-09-06T17:40:00Z">
            <w:rPr>
              <w:rFonts w:ascii="Arial" w:eastAsia="굴림" w:hAnsi="Arial" w:cs="Arial"/>
              <w:color w:val="FF0000"/>
              <w:sz w:val="22"/>
            </w:rPr>
          </w:rPrChange>
        </w:rPr>
        <w:t>2_1</w:t>
      </w:r>
    </w:p>
    <w:p w14:paraId="48A84B17" w14:textId="77777777" w:rsidR="00955DF6" w:rsidRPr="00706C18" w:rsidRDefault="00955DF6" w:rsidP="00624BD4">
      <w:pPr>
        <w:wordWrap/>
        <w:spacing w:line="360" w:lineRule="auto"/>
        <w:rPr>
          <w:rFonts w:ascii="Arial" w:eastAsia="굴림" w:hAnsi="Arial" w:cs="Arial"/>
          <w:sz w:val="22"/>
        </w:rPr>
      </w:pPr>
    </w:p>
    <w:p w14:paraId="7B559F7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D744.</w:t>
      </w:r>
      <w:r w:rsidR="00955DF6" w:rsidRPr="001D19F6">
        <w:rPr>
          <w:rFonts w:ascii="Arial" w:eastAsia="굴림" w:hAnsi="Arial" w:cs="Arial"/>
          <w:sz w:val="22"/>
        </w:rPr>
        <w:t xml:space="preserve"> </w:t>
      </w:r>
      <w:r w:rsidR="00955DF6" w:rsidRPr="001D19F6">
        <w:rPr>
          <w:rFonts w:ascii="Arial" w:eastAsia="굴림" w:hAnsi="Arial" w:cs="Arial"/>
          <w:kern w:val="0"/>
          <w:sz w:val="22"/>
        </w:rPr>
        <w:t>To be specific, which occupational classification best describes your work?</w:t>
      </w:r>
    </w:p>
    <w:p w14:paraId="1ED4CBCA" w14:textId="77777777" w:rsidR="00955DF6" w:rsidRPr="001D19F6" w:rsidRDefault="00955DF6" w:rsidP="00F14BA4">
      <w:pPr>
        <w:pStyle w:val="a6"/>
        <w:numPr>
          <w:ilvl w:val="0"/>
          <w:numId w:val="504"/>
        </w:numPr>
        <w:wordWrap/>
        <w:spacing w:line="360" w:lineRule="auto"/>
        <w:ind w:leftChars="0"/>
        <w:rPr>
          <w:rFonts w:ascii="Arial" w:eastAsia="굴림" w:hAnsi="Arial" w:cs="Arial"/>
          <w:sz w:val="22"/>
        </w:rPr>
      </w:pPr>
      <w:r w:rsidRPr="001D19F6">
        <w:rPr>
          <w:rFonts w:ascii="Arial" w:eastAsia="굴림" w:hAnsi="Arial" w:cs="Arial"/>
          <w:sz w:val="22"/>
        </w:rPr>
        <w:t>Personal services related workers</w:t>
      </w:r>
    </w:p>
    <w:p w14:paraId="649AD993" w14:textId="77777777" w:rsidR="00955DF6" w:rsidRPr="001D19F6" w:rsidRDefault="00955DF6" w:rsidP="00F14BA4">
      <w:pPr>
        <w:pStyle w:val="a6"/>
        <w:numPr>
          <w:ilvl w:val="0"/>
          <w:numId w:val="504"/>
        </w:numPr>
        <w:wordWrap/>
        <w:spacing w:line="360" w:lineRule="auto"/>
        <w:ind w:leftChars="0"/>
        <w:rPr>
          <w:rFonts w:ascii="Arial" w:eastAsia="굴림" w:hAnsi="Arial" w:cs="Arial"/>
          <w:sz w:val="22"/>
        </w:rPr>
      </w:pPr>
      <w:r w:rsidRPr="001D19F6">
        <w:rPr>
          <w:rFonts w:ascii="Arial" w:eastAsia="굴림" w:hAnsi="Arial" w:cs="Arial"/>
          <w:sz w:val="22"/>
        </w:rPr>
        <w:t>Cooking and food service workers</w:t>
      </w:r>
    </w:p>
    <w:p w14:paraId="2399CA66" w14:textId="77777777" w:rsidR="00955DF6" w:rsidRPr="00706C18" w:rsidRDefault="00955DF6" w:rsidP="00F14BA4">
      <w:pPr>
        <w:pStyle w:val="a6"/>
        <w:numPr>
          <w:ilvl w:val="0"/>
          <w:numId w:val="504"/>
        </w:numPr>
        <w:wordWrap/>
        <w:spacing w:line="360" w:lineRule="auto"/>
        <w:ind w:leftChars="0"/>
        <w:rPr>
          <w:rFonts w:ascii="Arial" w:eastAsia="굴림" w:hAnsi="Arial" w:cs="Arial"/>
          <w:sz w:val="22"/>
        </w:rPr>
      </w:pPr>
      <w:r w:rsidRPr="001D19F6">
        <w:rPr>
          <w:rFonts w:ascii="Arial" w:eastAsia="굴림" w:hAnsi="Arial" w:cs="Arial"/>
          <w:sz w:val="22"/>
        </w:rPr>
        <w:t xml:space="preserve">Travel </w:t>
      </w:r>
      <w:r w:rsidRPr="00706C18">
        <w:rPr>
          <w:rFonts w:ascii="Arial" w:eastAsia="굴림" w:hAnsi="Arial" w:cs="Arial"/>
          <w:sz w:val="22"/>
        </w:rPr>
        <w:t>and transport related workers</w:t>
      </w:r>
    </w:p>
    <w:p w14:paraId="5DF67768" w14:textId="77777777" w:rsidR="00955DF6" w:rsidRPr="00706C18" w:rsidRDefault="00955DF6" w:rsidP="00F14BA4">
      <w:pPr>
        <w:pStyle w:val="a6"/>
        <w:numPr>
          <w:ilvl w:val="0"/>
          <w:numId w:val="504"/>
        </w:numPr>
        <w:wordWrap/>
        <w:spacing w:line="360" w:lineRule="auto"/>
        <w:ind w:leftChars="0"/>
        <w:rPr>
          <w:rFonts w:ascii="Arial" w:eastAsia="굴림" w:hAnsi="Arial" w:cs="Arial"/>
          <w:sz w:val="22"/>
        </w:rPr>
      </w:pPr>
      <w:r w:rsidRPr="00706C18">
        <w:rPr>
          <w:rFonts w:ascii="Arial" w:eastAsia="굴림" w:hAnsi="Arial" w:cs="Arial"/>
          <w:sz w:val="22"/>
        </w:rPr>
        <w:t>Protective service workers</w:t>
      </w:r>
    </w:p>
    <w:p w14:paraId="534FAE24" w14:textId="77777777" w:rsidR="00624BD4" w:rsidRPr="00706C18" w:rsidRDefault="00624BD4" w:rsidP="00624BD4">
      <w:pPr>
        <w:wordWrap/>
        <w:spacing w:line="360" w:lineRule="auto"/>
        <w:rPr>
          <w:rFonts w:ascii="Arial" w:eastAsia="굴림" w:hAnsi="Arial" w:cs="Arial"/>
          <w:sz w:val="22"/>
          <w:rPrChange w:id="3341" w:author="Keis" w:date="2024-09-06T17:40:00Z">
            <w:rPr>
              <w:rFonts w:ascii="Arial" w:eastAsia="굴림" w:hAnsi="Arial" w:cs="Arial"/>
              <w:color w:val="FF0000"/>
              <w:sz w:val="22"/>
            </w:rPr>
          </w:rPrChange>
        </w:rPr>
      </w:pPr>
      <w:r w:rsidRPr="00706C18">
        <w:rPr>
          <w:rFonts w:ascii="Arial" w:eastAsia="굴림" w:hAnsi="Arial" w:cs="Arial" w:hint="eastAsia"/>
          <w:sz w:val="22"/>
          <w:rPrChange w:id="3342" w:author="Keis" w:date="2024-09-06T17:40:00Z">
            <w:rPr>
              <w:rFonts w:ascii="Arial" w:eastAsia="굴림" w:hAnsi="Arial" w:cs="Arial" w:hint="eastAsia"/>
              <w:color w:val="FF0000"/>
              <w:sz w:val="22"/>
            </w:rPr>
          </w:rPrChange>
        </w:rPr>
        <w:t>→</w:t>
      </w:r>
      <w:r w:rsidRPr="00706C18">
        <w:rPr>
          <w:rFonts w:ascii="Arial" w:eastAsia="굴림" w:hAnsi="Arial" w:cs="Arial"/>
          <w:sz w:val="22"/>
          <w:rPrChange w:id="3343"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44" w:author="Keis" w:date="2024-09-06T17:40:00Z">
            <w:rPr>
              <w:rFonts w:ascii="Arial" w:eastAsia="굴림" w:hAnsi="Arial" w:cs="Arial"/>
              <w:color w:val="FF0000"/>
              <w:sz w:val="22"/>
            </w:rPr>
          </w:rPrChange>
        </w:rPr>
        <w:t>2_1</w:t>
      </w:r>
    </w:p>
    <w:p w14:paraId="32D8815B" w14:textId="77777777" w:rsidR="00624BD4" w:rsidRPr="00706C18" w:rsidRDefault="00624BD4" w:rsidP="00624BD4">
      <w:pPr>
        <w:wordWrap/>
        <w:spacing w:line="360" w:lineRule="auto"/>
        <w:rPr>
          <w:rFonts w:ascii="Arial" w:eastAsia="굴림" w:hAnsi="Arial" w:cs="Arial"/>
          <w:sz w:val="22"/>
        </w:rPr>
      </w:pPr>
    </w:p>
    <w:p w14:paraId="36E75793" w14:textId="77777777" w:rsidR="00624BD4" w:rsidRPr="00706C18" w:rsidRDefault="00624BD4" w:rsidP="00624BD4">
      <w:pPr>
        <w:wordWrap/>
        <w:spacing w:line="360" w:lineRule="auto"/>
        <w:rPr>
          <w:rFonts w:ascii="Arial" w:eastAsia="굴림" w:hAnsi="Arial" w:cs="Arial"/>
          <w:sz w:val="22"/>
        </w:rPr>
      </w:pPr>
      <w:r w:rsidRPr="00706C18">
        <w:rPr>
          <w:rFonts w:ascii="Arial" w:eastAsia="굴림" w:hAnsi="Arial" w:cs="Arial"/>
          <w:sz w:val="22"/>
        </w:rPr>
        <w:t>D745.</w:t>
      </w:r>
      <w:r w:rsidR="00955DF6" w:rsidRPr="00706C18">
        <w:rPr>
          <w:rFonts w:ascii="Arial" w:eastAsia="굴림" w:hAnsi="Arial" w:cs="Arial"/>
          <w:sz w:val="22"/>
        </w:rPr>
        <w:t xml:space="preserve"> </w:t>
      </w:r>
      <w:r w:rsidR="00955DF6" w:rsidRPr="00706C18">
        <w:rPr>
          <w:rFonts w:ascii="Arial" w:eastAsia="굴림" w:hAnsi="Arial" w:cs="Arial"/>
          <w:kern w:val="0"/>
          <w:sz w:val="22"/>
        </w:rPr>
        <w:t>To be specific, which occupational classification best describes your work?</w:t>
      </w:r>
    </w:p>
    <w:p w14:paraId="6417823C" w14:textId="77777777" w:rsidR="00955DF6" w:rsidRPr="00706C18" w:rsidRDefault="00955DF6" w:rsidP="00F14BA4">
      <w:pPr>
        <w:pStyle w:val="a6"/>
        <w:numPr>
          <w:ilvl w:val="0"/>
          <w:numId w:val="505"/>
        </w:numPr>
        <w:wordWrap/>
        <w:spacing w:line="360" w:lineRule="auto"/>
        <w:ind w:leftChars="0"/>
        <w:rPr>
          <w:rFonts w:ascii="Arial" w:eastAsia="굴림" w:hAnsi="Arial" w:cs="Arial"/>
          <w:sz w:val="22"/>
        </w:rPr>
      </w:pPr>
      <w:r w:rsidRPr="00706C18">
        <w:rPr>
          <w:rFonts w:ascii="Arial" w:eastAsia="굴림" w:hAnsi="Arial" w:cs="Arial"/>
          <w:sz w:val="22"/>
        </w:rPr>
        <w:t>Skilled agricultural and livestock workers</w:t>
      </w:r>
    </w:p>
    <w:p w14:paraId="74EC1DD9" w14:textId="77777777" w:rsidR="00955DF6" w:rsidRPr="00706C18" w:rsidRDefault="00955DF6" w:rsidP="00F14BA4">
      <w:pPr>
        <w:pStyle w:val="a6"/>
        <w:numPr>
          <w:ilvl w:val="0"/>
          <w:numId w:val="505"/>
        </w:numPr>
        <w:wordWrap/>
        <w:spacing w:line="360" w:lineRule="auto"/>
        <w:ind w:leftChars="0"/>
        <w:rPr>
          <w:rFonts w:ascii="Arial" w:eastAsia="굴림" w:hAnsi="Arial" w:cs="Arial"/>
          <w:sz w:val="22"/>
        </w:rPr>
      </w:pPr>
      <w:r w:rsidRPr="00706C18">
        <w:rPr>
          <w:rFonts w:ascii="Arial" w:eastAsia="굴림" w:hAnsi="Arial" w:cs="Arial"/>
          <w:sz w:val="22"/>
        </w:rPr>
        <w:t>Skilled forestry workers</w:t>
      </w:r>
    </w:p>
    <w:p w14:paraId="2141F6CF" w14:textId="77777777" w:rsidR="00955DF6" w:rsidRPr="00706C18" w:rsidRDefault="00955DF6" w:rsidP="00F14BA4">
      <w:pPr>
        <w:pStyle w:val="a6"/>
        <w:numPr>
          <w:ilvl w:val="0"/>
          <w:numId w:val="505"/>
        </w:numPr>
        <w:wordWrap/>
        <w:spacing w:line="360" w:lineRule="auto"/>
        <w:ind w:leftChars="0"/>
        <w:rPr>
          <w:rFonts w:ascii="Arial" w:eastAsia="굴림" w:hAnsi="Arial" w:cs="Arial"/>
          <w:sz w:val="22"/>
        </w:rPr>
      </w:pPr>
      <w:r w:rsidRPr="00706C18">
        <w:rPr>
          <w:rFonts w:ascii="Arial" w:eastAsia="굴림" w:hAnsi="Arial" w:cs="Arial"/>
          <w:sz w:val="22"/>
        </w:rPr>
        <w:t>Skilled fishery workers</w:t>
      </w:r>
    </w:p>
    <w:p w14:paraId="7AA6291B" w14:textId="77777777" w:rsidR="00624BD4" w:rsidRPr="00706C18" w:rsidRDefault="00955DF6" w:rsidP="00955DF6">
      <w:pPr>
        <w:wordWrap/>
        <w:spacing w:line="360" w:lineRule="auto"/>
        <w:rPr>
          <w:rFonts w:ascii="Arial" w:eastAsia="굴림" w:hAnsi="Arial" w:cs="Arial"/>
          <w:sz w:val="22"/>
        </w:rPr>
      </w:pPr>
      <w:r w:rsidRPr="00706C18">
        <w:rPr>
          <w:rFonts w:ascii="Arial" w:eastAsia="굴림" w:hAnsi="Arial" w:cs="Arial"/>
          <w:sz w:val="22"/>
        </w:rPr>
        <w:t xml:space="preserve"> </w:t>
      </w:r>
      <w:r w:rsidR="00624BD4" w:rsidRPr="00706C18">
        <w:rPr>
          <w:rFonts w:ascii="Arial" w:eastAsia="굴림" w:hAnsi="Arial" w:cs="Arial" w:hint="eastAsia"/>
          <w:sz w:val="22"/>
          <w:rPrChange w:id="3345" w:author="Keis" w:date="2024-09-06T17:40:00Z">
            <w:rPr>
              <w:rFonts w:ascii="Arial" w:eastAsia="굴림" w:hAnsi="Arial" w:cs="Arial" w:hint="eastAsia"/>
              <w:color w:val="FF0000"/>
              <w:sz w:val="22"/>
            </w:rPr>
          </w:rPrChange>
        </w:rPr>
        <w:t>→</w:t>
      </w:r>
      <w:r w:rsidR="00624BD4" w:rsidRPr="00706C18">
        <w:rPr>
          <w:rFonts w:ascii="Arial" w:eastAsia="굴림" w:hAnsi="Arial" w:cs="Arial"/>
          <w:sz w:val="22"/>
          <w:rPrChange w:id="3346"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47" w:author="Keis" w:date="2024-09-06T17:40:00Z">
            <w:rPr>
              <w:rFonts w:ascii="Arial" w:eastAsia="굴림" w:hAnsi="Arial" w:cs="Arial"/>
              <w:color w:val="FF0000"/>
              <w:sz w:val="22"/>
            </w:rPr>
          </w:rPrChange>
        </w:rPr>
        <w:t>2_1</w:t>
      </w:r>
    </w:p>
    <w:p w14:paraId="5383DCB4" w14:textId="77777777" w:rsidR="00624BD4" w:rsidRPr="00706C18" w:rsidRDefault="00624BD4" w:rsidP="00624BD4">
      <w:pPr>
        <w:wordWrap/>
        <w:spacing w:line="360" w:lineRule="auto"/>
        <w:rPr>
          <w:rFonts w:ascii="Arial" w:eastAsia="굴림" w:hAnsi="Arial" w:cs="Arial"/>
          <w:sz w:val="22"/>
        </w:rPr>
      </w:pPr>
    </w:p>
    <w:p w14:paraId="04B6D4D0" w14:textId="77777777" w:rsidR="00624BD4" w:rsidRPr="00706C18" w:rsidRDefault="00624BD4" w:rsidP="00624BD4">
      <w:pPr>
        <w:wordWrap/>
        <w:spacing w:line="360" w:lineRule="auto"/>
        <w:rPr>
          <w:rFonts w:ascii="Arial" w:eastAsia="굴림" w:hAnsi="Arial" w:cs="Arial"/>
          <w:sz w:val="22"/>
        </w:rPr>
      </w:pPr>
      <w:r w:rsidRPr="00706C18">
        <w:rPr>
          <w:rFonts w:ascii="Arial" w:eastAsia="굴림" w:hAnsi="Arial" w:cs="Arial"/>
          <w:sz w:val="22"/>
        </w:rPr>
        <w:t>D746.</w:t>
      </w:r>
      <w:r w:rsidR="00955DF6" w:rsidRPr="00706C18">
        <w:rPr>
          <w:rFonts w:ascii="Arial" w:eastAsia="굴림" w:hAnsi="Arial" w:cs="Arial"/>
          <w:sz w:val="22"/>
        </w:rPr>
        <w:t xml:space="preserve"> </w:t>
      </w:r>
      <w:r w:rsidR="00955DF6" w:rsidRPr="00706C18">
        <w:rPr>
          <w:rFonts w:ascii="Arial" w:eastAsia="굴림" w:hAnsi="Arial" w:cs="Arial"/>
          <w:kern w:val="0"/>
          <w:sz w:val="22"/>
        </w:rPr>
        <w:t>To be specific, which occupational classification best describes your work?</w:t>
      </w:r>
    </w:p>
    <w:p w14:paraId="750EE6DB"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Housekeeping, cleaning, and laundry workers</w:t>
      </w:r>
    </w:p>
    <w:p w14:paraId="57BB61B5"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lastRenderedPageBreak/>
        <w:t>Building management and security related workers</w:t>
      </w:r>
    </w:p>
    <w:p w14:paraId="4AA04A39"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Delivery, moving, and meter reading workers</w:t>
      </w:r>
    </w:p>
    <w:p w14:paraId="024C5503"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Sanitation and cleaning environment related workers</w:t>
      </w:r>
    </w:p>
    <w:p w14:paraId="45660192"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 xml:space="preserve">Other services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755721B1"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 xml:space="preserve">Agriculture, forestry, and fishery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2AB48A79"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 xml:space="preserve">Manufacturing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6B311181"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 xml:space="preserve">Mining and construction related </w:t>
      </w:r>
      <w:r w:rsidR="00360263" w:rsidRPr="00706C18">
        <w:rPr>
          <w:rFonts w:ascii="Arial" w:eastAsia="굴림" w:hAnsi="Arial" w:cs="Arial"/>
          <w:kern w:val="0"/>
          <w:sz w:val="22"/>
        </w:rPr>
        <w:t xml:space="preserve">elementary </w:t>
      </w:r>
      <w:r w:rsidRPr="00706C18">
        <w:rPr>
          <w:rFonts w:ascii="Arial" w:eastAsia="굴림" w:hAnsi="Arial" w:cs="Arial"/>
          <w:sz w:val="22"/>
        </w:rPr>
        <w:t>r workers</w:t>
      </w:r>
    </w:p>
    <w:p w14:paraId="547981FD" w14:textId="77777777" w:rsidR="00955DF6" w:rsidRPr="00706C18" w:rsidRDefault="00955DF6" w:rsidP="00F14BA4">
      <w:pPr>
        <w:pStyle w:val="a6"/>
        <w:numPr>
          <w:ilvl w:val="0"/>
          <w:numId w:val="506"/>
        </w:numPr>
        <w:wordWrap/>
        <w:spacing w:line="360" w:lineRule="auto"/>
        <w:ind w:leftChars="0"/>
        <w:rPr>
          <w:rFonts w:ascii="Arial" w:eastAsia="굴림" w:hAnsi="Arial" w:cs="Arial"/>
          <w:sz w:val="22"/>
        </w:rPr>
      </w:pPr>
      <w:r w:rsidRPr="00706C18">
        <w:rPr>
          <w:rFonts w:ascii="Arial" w:eastAsia="굴림" w:hAnsi="Arial" w:cs="Arial"/>
          <w:sz w:val="22"/>
        </w:rPr>
        <w:t xml:space="preserve">Transport related </w:t>
      </w:r>
      <w:r w:rsidR="00360263" w:rsidRPr="00706C18">
        <w:rPr>
          <w:rFonts w:ascii="Arial" w:eastAsia="굴림" w:hAnsi="Arial" w:cs="Arial"/>
          <w:kern w:val="0"/>
          <w:sz w:val="22"/>
        </w:rPr>
        <w:t xml:space="preserve">elementary </w:t>
      </w:r>
      <w:r w:rsidRPr="00706C18">
        <w:rPr>
          <w:rFonts w:ascii="Arial" w:eastAsia="굴림" w:hAnsi="Arial" w:cs="Arial"/>
          <w:sz w:val="22"/>
        </w:rPr>
        <w:t>workers</w:t>
      </w:r>
    </w:p>
    <w:p w14:paraId="547CB820" w14:textId="77777777" w:rsidR="00624BD4" w:rsidRPr="00706C18" w:rsidRDefault="00955DF6" w:rsidP="00955DF6">
      <w:pPr>
        <w:wordWrap/>
        <w:spacing w:line="360" w:lineRule="auto"/>
        <w:rPr>
          <w:rFonts w:ascii="Arial" w:eastAsia="굴림" w:hAnsi="Arial" w:cs="Arial"/>
          <w:sz w:val="22"/>
        </w:rPr>
      </w:pPr>
      <w:r w:rsidRPr="00706C18">
        <w:rPr>
          <w:rFonts w:ascii="Arial" w:eastAsia="굴림" w:hAnsi="Arial" w:cs="Arial"/>
          <w:sz w:val="22"/>
        </w:rPr>
        <w:t xml:space="preserve"> </w:t>
      </w:r>
      <w:r w:rsidR="00624BD4" w:rsidRPr="00706C18">
        <w:rPr>
          <w:rFonts w:ascii="Arial" w:eastAsia="굴림" w:hAnsi="Arial" w:cs="Arial" w:hint="eastAsia"/>
          <w:sz w:val="22"/>
          <w:rPrChange w:id="3348" w:author="Keis" w:date="2024-09-06T17:40:00Z">
            <w:rPr>
              <w:rFonts w:ascii="Arial" w:eastAsia="굴림" w:hAnsi="Arial" w:cs="Arial" w:hint="eastAsia"/>
              <w:color w:val="FF0000"/>
              <w:sz w:val="22"/>
            </w:rPr>
          </w:rPrChange>
        </w:rPr>
        <w:t>→</w:t>
      </w:r>
      <w:r w:rsidR="00624BD4" w:rsidRPr="00706C18">
        <w:rPr>
          <w:rFonts w:ascii="Arial" w:eastAsia="굴림" w:hAnsi="Arial" w:cs="Arial"/>
          <w:sz w:val="22"/>
          <w:rPrChange w:id="3349" w:author="Keis" w:date="2024-09-06T17:40:00Z">
            <w:rPr>
              <w:rFonts w:ascii="Arial" w:eastAsia="굴림" w:hAnsi="Arial" w:cs="Arial"/>
              <w:color w:val="FF0000"/>
              <w:sz w:val="22"/>
            </w:rPr>
          </w:rPrChange>
        </w:rPr>
        <w:t>Go to D74</w:t>
      </w:r>
      <w:r w:rsidR="00637AAF" w:rsidRPr="00706C18">
        <w:rPr>
          <w:rFonts w:ascii="Arial" w:eastAsia="굴림" w:hAnsi="Arial" w:cs="Arial"/>
          <w:sz w:val="22"/>
          <w:rPrChange w:id="3350" w:author="Keis" w:date="2024-09-06T17:40:00Z">
            <w:rPr>
              <w:rFonts w:ascii="Arial" w:eastAsia="굴림" w:hAnsi="Arial" w:cs="Arial"/>
              <w:color w:val="FF0000"/>
              <w:sz w:val="22"/>
            </w:rPr>
          </w:rPrChange>
        </w:rPr>
        <w:t>2_1</w:t>
      </w:r>
    </w:p>
    <w:p w14:paraId="4FB08F12" w14:textId="1ACC4EF4" w:rsidR="00360263" w:rsidRDefault="00360263">
      <w:pPr>
        <w:widowControl/>
        <w:wordWrap/>
        <w:autoSpaceDE/>
        <w:autoSpaceDN/>
        <w:jc w:val="left"/>
        <w:rPr>
          <w:ins w:id="3351" w:author="Keis" w:date="2024-09-06T15:54:00Z"/>
          <w:rFonts w:ascii="Arial" w:eastAsia="굴림" w:hAnsi="Arial" w:cs="Arial"/>
          <w:sz w:val="22"/>
        </w:rPr>
      </w:pPr>
    </w:p>
    <w:p w14:paraId="623012FA" w14:textId="2E715077" w:rsidR="002A67A6" w:rsidRPr="002A67A6" w:rsidRDefault="002A67A6" w:rsidP="002A67A6">
      <w:pPr>
        <w:spacing w:line="384" w:lineRule="auto"/>
        <w:textAlignment w:val="baseline"/>
        <w:rPr>
          <w:ins w:id="3352" w:author="Keis" w:date="2024-09-06T15:54:00Z"/>
          <w:rFonts w:ascii="Arial" w:eastAsia="굴림" w:hAnsi="Arial" w:cs="Arial"/>
          <w:color w:val="00B050"/>
          <w:kern w:val="0"/>
          <w:sz w:val="22"/>
          <w:rPrChange w:id="3353" w:author="Keis" w:date="2024-09-06T15:56:00Z">
            <w:rPr>
              <w:ins w:id="3354" w:author="Keis" w:date="2024-09-06T15:54:00Z"/>
              <w:rFonts w:ascii="Arial" w:eastAsia="굴림" w:hAnsi="Arial" w:cs="Arial"/>
              <w:color w:val="FF0000"/>
              <w:kern w:val="0"/>
              <w:sz w:val="22"/>
            </w:rPr>
          </w:rPrChange>
        </w:rPr>
      </w:pPr>
      <w:ins w:id="3355" w:author="Keis" w:date="2024-09-06T15:54:00Z">
        <w:r w:rsidRPr="002A67A6">
          <w:rPr>
            <w:rFonts w:ascii="Arial" w:eastAsia="나눔명조" w:hAnsi="Arial" w:cs="Arial"/>
            <w:color w:val="00B050"/>
            <w:spacing w:val="-2"/>
            <w:kern w:val="0"/>
            <w:sz w:val="22"/>
            <w:rPrChange w:id="3356" w:author="Keis" w:date="2024-09-06T15:56:00Z">
              <w:rPr>
                <w:rFonts w:ascii="Arial" w:eastAsia="나눔명조" w:hAnsi="Arial" w:cs="Arial"/>
                <w:color w:val="FF0000"/>
                <w:spacing w:val="-2"/>
                <w:kern w:val="0"/>
                <w:sz w:val="22"/>
              </w:rPr>
            </w:rPrChange>
          </w:rPr>
          <w:t xml:space="preserve">D742_1. Tell the detail specifically what </w:t>
        </w:r>
      </w:ins>
      <w:ins w:id="3357" w:author="Keis" w:date="2024-09-06T15:56:00Z">
        <w:r w:rsidRPr="002A67A6">
          <w:rPr>
            <w:rFonts w:ascii="Arial" w:eastAsia="나눔명조" w:hAnsi="Arial" w:cs="Arial"/>
            <w:color w:val="00B050"/>
            <w:spacing w:val="-2"/>
            <w:kern w:val="0"/>
            <w:sz w:val="22"/>
            <w:rPrChange w:id="3358" w:author="Keis" w:date="2024-09-06T15:56:00Z">
              <w:rPr>
                <w:rFonts w:ascii="Arial" w:eastAsia="나눔명조" w:hAnsi="Arial" w:cs="Arial"/>
                <w:color w:val="FF0000"/>
                <w:spacing w:val="-2"/>
                <w:kern w:val="0"/>
                <w:sz w:val="22"/>
              </w:rPr>
            </w:rPrChange>
          </w:rPr>
          <w:t xml:space="preserve">job </w:t>
        </w:r>
      </w:ins>
      <w:ins w:id="3359" w:author="Keis" w:date="2024-09-06T15:54:00Z">
        <w:r w:rsidRPr="002A67A6">
          <w:rPr>
            <w:rFonts w:ascii="Arial" w:eastAsia="나눔명조" w:hAnsi="Arial" w:cs="Arial"/>
            <w:color w:val="00B050"/>
            <w:spacing w:val="-2"/>
            <w:kern w:val="0"/>
            <w:sz w:val="22"/>
            <w:rPrChange w:id="3360" w:author="Keis" w:date="2024-09-06T15:56:00Z">
              <w:rPr>
                <w:rFonts w:ascii="Arial" w:eastAsia="나눔명조" w:hAnsi="Arial" w:cs="Arial"/>
                <w:color w:val="FF0000"/>
                <w:spacing w:val="-2"/>
                <w:kern w:val="0"/>
                <w:sz w:val="22"/>
              </w:rPr>
            </w:rPrChange>
          </w:rPr>
          <w:t xml:space="preserve">you </w:t>
        </w:r>
      </w:ins>
      <w:ins w:id="3361" w:author="Keis" w:date="2024-09-06T15:56:00Z">
        <w:r w:rsidRPr="002A67A6">
          <w:rPr>
            <w:rFonts w:ascii="Arial" w:eastAsia="나눔명조" w:hAnsi="Arial" w:cs="Arial"/>
            <w:color w:val="00B050"/>
            <w:spacing w:val="-2"/>
            <w:kern w:val="0"/>
            <w:sz w:val="22"/>
            <w:rPrChange w:id="3362" w:author="Keis" w:date="2024-09-06T15:56:00Z">
              <w:rPr>
                <w:rFonts w:ascii="Arial" w:eastAsia="나눔명조" w:hAnsi="Arial" w:cs="Arial"/>
                <w:color w:val="FF0000"/>
                <w:spacing w:val="-2"/>
                <w:kern w:val="0"/>
                <w:sz w:val="22"/>
              </w:rPr>
            </w:rPrChange>
          </w:rPr>
          <w:t>changed to</w:t>
        </w:r>
      </w:ins>
      <w:ins w:id="3363" w:author="Keis" w:date="2024-09-06T15:54:00Z">
        <w:r w:rsidRPr="002A67A6">
          <w:rPr>
            <w:rFonts w:ascii="Arial" w:eastAsia="나눔명조" w:hAnsi="Arial" w:cs="Arial"/>
            <w:color w:val="00B050"/>
            <w:spacing w:val="-2"/>
            <w:kern w:val="0"/>
            <w:sz w:val="22"/>
            <w:rPrChange w:id="3364" w:author="Keis" w:date="2024-09-06T15:56:00Z">
              <w:rPr>
                <w:rFonts w:ascii="Arial" w:eastAsia="나눔명조" w:hAnsi="Arial" w:cs="Arial"/>
                <w:color w:val="FF0000"/>
                <w:spacing w:val="-2"/>
                <w:kern w:val="0"/>
                <w:sz w:val="22"/>
              </w:rPr>
            </w:rPrChange>
          </w:rPr>
          <w:t xml:space="preserve">. </w:t>
        </w:r>
      </w:ins>
    </w:p>
    <w:tbl>
      <w:tblPr>
        <w:tblOverlap w:val="never"/>
        <w:tblW w:w="0" w:type="auto"/>
        <w:tblCellMar>
          <w:top w:w="15" w:type="dxa"/>
          <w:left w:w="15" w:type="dxa"/>
          <w:bottom w:w="15" w:type="dxa"/>
          <w:right w:w="15" w:type="dxa"/>
        </w:tblCellMar>
        <w:tblLook w:val="04A0" w:firstRow="1" w:lastRow="0" w:firstColumn="1" w:lastColumn="0" w:noHBand="0" w:noVBand="1"/>
      </w:tblPr>
      <w:tblGrid>
        <w:gridCol w:w="8074"/>
      </w:tblGrid>
      <w:tr w:rsidR="002A67A6" w:rsidRPr="002A67A6" w14:paraId="6C56CAFA" w14:textId="77777777" w:rsidTr="00E0029D">
        <w:trPr>
          <w:trHeight w:val="56"/>
          <w:ins w:id="3365" w:author="Keis" w:date="2024-09-06T15:54:00Z"/>
        </w:trPr>
        <w:tc>
          <w:tcPr>
            <w:tcW w:w="8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54EC31" w14:textId="77777777" w:rsidR="002A67A6" w:rsidRPr="002A67A6" w:rsidRDefault="002A67A6" w:rsidP="00E0029D">
            <w:pPr>
              <w:spacing w:line="384" w:lineRule="auto"/>
              <w:ind w:left="948" w:hanging="948"/>
              <w:textAlignment w:val="baseline"/>
              <w:rPr>
                <w:ins w:id="3366" w:author="Keis" w:date="2024-09-06T15:54:00Z"/>
                <w:rFonts w:ascii="Arial" w:eastAsia="함초롬바탕" w:hAnsi="Arial" w:cs="Arial"/>
                <w:color w:val="00B050"/>
                <w:spacing w:val="-4"/>
                <w:kern w:val="0"/>
                <w:szCs w:val="20"/>
                <w:rPrChange w:id="3367" w:author="Keis" w:date="2024-09-06T15:56:00Z">
                  <w:rPr>
                    <w:ins w:id="3368" w:author="Keis" w:date="2024-09-06T15:54:00Z"/>
                    <w:rFonts w:ascii="Arial" w:eastAsia="함초롬바탕" w:hAnsi="Arial" w:cs="Arial"/>
                    <w:color w:val="FF0000"/>
                    <w:spacing w:val="-4"/>
                    <w:kern w:val="0"/>
                    <w:szCs w:val="20"/>
                  </w:rPr>
                </w:rPrChange>
              </w:rPr>
            </w:pPr>
            <w:ins w:id="3369" w:author="Keis" w:date="2024-09-06T15:54:00Z">
              <w:r w:rsidRPr="002A67A6">
                <w:rPr>
                  <w:rFonts w:ascii="Arial" w:eastAsia="함초롬바탕" w:hAnsi="Arial" w:cs="Arial"/>
                  <w:b/>
                  <w:bCs/>
                  <w:color w:val="00B050"/>
                  <w:kern w:val="0"/>
                  <w:szCs w:val="20"/>
                  <w:rPrChange w:id="3370" w:author="Keis" w:date="2024-09-06T15:56:00Z">
                    <w:rPr>
                      <w:rFonts w:ascii="Arial" w:eastAsia="함초롬바탕" w:hAnsi="Arial" w:cs="Arial"/>
                      <w:b/>
                      <w:bCs/>
                      <w:color w:val="FF0000"/>
                      <w:kern w:val="0"/>
                      <w:szCs w:val="20"/>
                    </w:rPr>
                  </w:rPrChange>
                </w:rPr>
                <w:t>Job description</w:t>
              </w:r>
              <w:r w:rsidRPr="002A67A6">
                <w:rPr>
                  <w:rFonts w:ascii="Arial" w:eastAsia="함초롬바탕" w:hAnsi="Arial" w:cs="Arial"/>
                  <w:color w:val="00B050"/>
                  <w:kern w:val="0"/>
                  <w:szCs w:val="20"/>
                  <w:rPrChange w:id="3371" w:author="Keis" w:date="2024-09-06T15:56:00Z">
                    <w:rPr>
                      <w:rFonts w:ascii="Arial" w:eastAsia="함초롬바탕" w:hAnsi="Arial" w:cs="Arial"/>
                      <w:color w:val="FF0000"/>
                      <w:kern w:val="0"/>
                      <w:szCs w:val="20"/>
                    </w:rPr>
                  </w:rPrChange>
                </w:rPr>
                <w:t>: Please respond in as much detail as possible, recording the most important work you do</w:t>
              </w:r>
            </w:ins>
          </w:p>
          <w:p w14:paraId="79F5F8CD" w14:textId="77777777" w:rsidR="002A67A6" w:rsidRPr="002A67A6" w:rsidRDefault="002A67A6" w:rsidP="00E0029D">
            <w:pPr>
              <w:spacing w:line="384" w:lineRule="auto"/>
              <w:ind w:left="948" w:hanging="948"/>
              <w:textAlignment w:val="baseline"/>
              <w:rPr>
                <w:ins w:id="3372" w:author="Keis" w:date="2024-09-06T15:54:00Z"/>
                <w:rFonts w:ascii="Arial" w:eastAsia="함초롬바탕" w:hAnsi="Arial" w:cs="Arial"/>
                <w:color w:val="00B050"/>
                <w:spacing w:val="-4"/>
                <w:kern w:val="0"/>
                <w:szCs w:val="20"/>
                <w:rPrChange w:id="3373" w:author="Keis" w:date="2024-09-06T15:56:00Z">
                  <w:rPr>
                    <w:ins w:id="3374" w:author="Keis" w:date="2024-09-06T15:54:00Z"/>
                    <w:rFonts w:ascii="Arial" w:eastAsia="함초롬바탕" w:hAnsi="Arial" w:cs="Arial"/>
                    <w:color w:val="FF0000"/>
                    <w:spacing w:val="-4"/>
                    <w:kern w:val="0"/>
                    <w:szCs w:val="20"/>
                  </w:rPr>
                </w:rPrChange>
              </w:rPr>
            </w:pPr>
            <w:ins w:id="3375" w:author="Keis" w:date="2024-09-06T15:54:00Z">
              <w:r w:rsidRPr="002A67A6">
                <w:rPr>
                  <w:rFonts w:ascii="Arial" w:eastAsia="함초롬바탕" w:hAnsi="Arial" w:cs="Arial"/>
                  <w:b/>
                  <w:bCs/>
                  <w:color w:val="00B050"/>
                  <w:kern w:val="0"/>
                  <w:szCs w:val="20"/>
                  <w:rPrChange w:id="3376" w:author="Keis" w:date="2024-09-06T15:56:00Z">
                    <w:rPr>
                      <w:rFonts w:ascii="Arial" w:eastAsia="함초롬바탕" w:hAnsi="Arial" w:cs="Arial"/>
                      <w:b/>
                      <w:bCs/>
                      <w:color w:val="FF0000"/>
                      <w:kern w:val="0"/>
                      <w:szCs w:val="20"/>
                    </w:rPr>
                  </w:rPrChange>
                </w:rPr>
                <w:t>Equipment or tools used</w:t>
              </w:r>
              <w:r w:rsidRPr="002A67A6">
                <w:rPr>
                  <w:rFonts w:ascii="Arial" w:eastAsia="함초롬바탕" w:hAnsi="Arial" w:cs="Arial"/>
                  <w:color w:val="00B050"/>
                  <w:kern w:val="0"/>
                  <w:szCs w:val="20"/>
                  <w:rPrChange w:id="3377" w:author="Keis" w:date="2024-09-06T15:56:00Z">
                    <w:rPr>
                      <w:rFonts w:ascii="Arial" w:eastAsia="함초롬바탕" w:hAnsi="Arial" w:cs="Arial"/>
                      <w:color w:val="FF0000"/>
                      <w:kern w:val="0"/>
                      <w:szCs w:val="20"/>
                    </w:rPr>
                  </w:rPrChange>
                </w:rPr>
                <w:t>: Please respond in as much detail as possible, recording the accurate equipment or tools and how to work &amp; what to make.</w:t>
              </w:r>
            </w:ins>
          </w:p>
        </w:tc>
      </w:tr>
    </w:tbl>
    <w:p w14:paraId="58B5D86C" w14:textId="77777777" w:rsidR="002A67A6" w:rsidRPr="002A67A6" w:rsidRDefault="002A67A6" w:rsidP="002A67A6">
      <w:pPr>
        <w:spacing w:line="384" w:lineRule="auto"/>
        <w:textAlignment w:val="baseline"/>
        <w:rPr>
          <w:ins w:id="3378" w:author="Keis" w:date="2024-09-06T15:54:00Z"/>
          <w:rFonts w:ascii="Arial" w:eastAsia="굴림" w:hAnsi="Arial" w:cs="Arial"/>
          <w:color w:val="00B050"/>
          <w:kern w:val="0"/>
          <w:szCs w:val="20"/>
          <w:rPrChange w:id="3379" w:author="Keis" w:date="2024-09-06T15:56:00Z">
            <w:rPr>
              <w:ins w:id="3380" w:author="Keis" w:date="2024-09-06T15:54:00Z"/>
              <w:rFonts w:ascii="Arial" w:eastAsia="굴림" w:hAnsi="Arial" w:cs="Arial"/>
              <w:color w:val="FF0000"/>
              <w:kern w:val="0"/>
              <w:szCs w:val="20"/>
            </w:rPr>
          </w:rPrChange>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2027"/>
      </w:tblGrid>
      <w:tr w:rsidR="002A67A6" w:rsidRPr="002A67A6" w14:paraId="1F1D10FD" w14:textId="77777777" w:rsidTr="00E0029D">
        <w:trPr>
          <w:trHeight w:val="56"/>
          <w:ins w:id="3381" w:author="Keis" w:date="2024-09-06T15:54:00Z"/>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533C8DF6" w14:textId="77777777" w:rsidR="002A67A6" w:rsidRPr="002A67A6" w:rsidRDefault="002A67A6" w:rsidP="00E0029D">
            <w:pPr>
              <w:wordWrap/>
              <w:spacing w:line="56" w:lineRule="atLeast"/>
              <w:jc w:val="center"/>
              <w:textAlignment w:val="baseline"/>
              <w:rPr>
                <w:ins w:id="3382" w:author="Keis" w:date="2024-09-06T15:54:00Z"/>
                <w:rFonts w:ascii="Arial" w:eastAsia="굴림" w:hAnsi="Arial" w:cs="Arial"/>
                <w:color w:val="00B050"/>
                <w:kern w:val="0"/>
                <w:szCs w:val="20"/>
                <w:rPrChange w:id="3383" w:author="Keis" w:date="2024-09-06T15:56:00Z">
                  <w:rPr>
                    <w:ins w:id="3384" w:author="Keis" w:date="2024-09-06T15:54:00Z"/>
                    <w:rFonts w:ascii="Arial" w:eastAsia="굴림" w:hAnsi="Arial" w:cs="Arial"/>
                    <w:color w:val="FF0000"/>
                    <w:kern w:val="0"/>
                    <w:szCs w:val="20"/>
                  </w:rPr>
                </w:rPrChange>
              </w:rPr>
            </w:pPr>
            <w:ins w:id="3385" w:author="Keis" w:date="2024-09-06T15:54:00Z">
              <w:r w:rsidRPr="002A67A6">
                <w:rPr>
                  <w:rFonts w:ascii="Arial" w:eastAsia="함초롬바탕" w:hAnsi="Arial" w:cs="Arial"/>
                  <w:color w:val="00B050"/>
                  <w:kern w:val="0"/>
                  <w:szCs w:val="20"/>
                  <w:rPrChange w:id="3386" w:author="Keis" w:date="2024-09-06T15:56:00Z">
                    <w:rPr>
                      <w:rFonts w:ascii="Arial" w:eastAsia="함초롬바탕" w:hAnsi="Arial" w:cs="Arial"/>
                      <w:color w:val="FF0000"/>
                      <w:kern w:val="0"/>
                      <w:szCs w:val="20"/>
                    </w:rPr>
                  </w:rPrChange>
                </w:rPr>
                <w:t>Business name</w:t>
              </w:r>
            </w:ins>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EF154" w14:textId="77777777" w:rsidR="002A67A6" w:rsidRPr="002A67A6" w:rsidRDefault="002A67A6" w:rsidP="00E0029D">
            <w:pPr>
              <w:wordWrap/>
              <w:spacing w:line="56" w:lineRule="atLeast"/>
              <w:jc w:val="center"/>
              <w:textAlignment w:val="baseline"/>
              <w:rPr>
                <w:ins w:id="3387" w:author="Keis" w:date="2024-09-06T15:54:00Z"/>
                <w:rFonts w:ascii="Arial" w:eastAsia="굴림" w:hAnsi="Arial" w:cs="Arial"/>
                <w:color w:val="00B050"/>
                <w:kern w:val="0"/>
                <w:szCs w:val="20"/>
                <w:rPrChange w:id="3388" w:author="Keis" w:date="2024-09-06T15:56:00Z">
                  <w:rPr>
                    <w:ins w:id="3389" w:author="Keis" w:date="2024-09-06T15:54:00Z"/>
                    <w:rFonts w:ascii="Arial" w:eastAsia="굴림" w:hAnsi="Arial" w:cs="Arial"/>
                    <w:color w:val="FF0000"/>
                    <w:kern w:val="0"/>
                    <w:szCs w:val="20"/>
                  </w:rPr>
                </w:rPrChange>
              </w:rPr>
            </w:pPr>
            <w:ins w:id="3390" w:author="Keis" w:date="2024-09-06T15:54:00Z">
              <w:r w:rsidRPr="002A67A6">
                <w:rPr>
                  <w:rFonts w:ascii="Arial" w:eastAsia="함초롬바탕" w:hAnsi="Arial" w:cs="Arial"/>
                  <w:color w:val="00B050"/>
                  <w:kern w:val="0"/>
                  <w:szCs w:val="20"/>
                  <w:rPrChange w:id="3391" w:author="Keis" w:date="2024-09-06T15:56:00Z">
                    <w:rPr>
                      <w:rFonts w:ascii="Arial" w:eastAsia="함초롬바탕" w:hAnsi="Arial" w:cs="Arial"/>
                      <w:color w:val="FF0000"/>
                      <w:kern w:val="0"/>
                      <w:szCs w:val="20"/>
                    </w:rPr>
                  </w:rPrChange>
                </w:rPr>
                <w:t>Private variable</w:t>
              </w:r>
            </w:ins>
          </w:p>
        </w:tc>
      </w:tr>
      <w:tr w:rsidR="002A67A6" w:rsidRPr="002A67A6" w14:paraId="0DC85B81" w14:textId="77777777" w:rsidTr="00E0029D">
        <w:trPr>
          <w:trHeight w:val="56"/>
          <w:ins w:id="3392" w:author="Keis" w:date="2024-09-06T15:54:00Z"/>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39217BD9" w14:textId="77777777" w:rsidR="002A67A6" w:rsidRPr="002A67A6" w:rsidRDefault="002A67A6" w:rsidP="00E0029D">
            <w:pPr>
              <w:wordWrap/>
              <w:spacing w:line="56" w:lineRule="atLeast"/>
              <w:jc w:val="center"/>
              <w:textAlignment w:val="baseline"/>
              <w:rPr>
                <w:ins w:id="3393" w:author="Keis" w:date="2024-09-06T15:54:00Z"/>
                <w:rFonts w:ascii="Arial" w:eastAsia="굴림" w:hAnsi="Arial" w:cs="Arial"/>
                <w:color w:val="00B050"/>
                <w:kern w:val="0"/>
                <w:szCs w:val="20"/>
                <w:rPrChange w:id="3394" w:author="Keis" w:date="2024-09-06T15:56:00Z">
                  <w:rPr>
                    <w:ins w:id="3395" w:author="Keis" w:date="2024-09-06T15:54:00Z"/>
                    <w:rFonts w:ascii="Arial" w:eastAsia="굴림" w:hAnsi="Arial" w:cs="Arial"/>
                    <w:color w:val="FF0000"/>
                    <w:kern w:val="0"/>
                    <w:szCs w:val="20"/>
                  </w:rPr>
                </w:rPrChange>
              </w:rPr>
            </w:pPr>
            <w:ins w:id="3396" w:author="Keis" w:date="2024-09-06T15:54:00Z">
              <w:r w:rsidRPr="002A67A6">
                <w:rPr>
                  <w:rFonts w:ascii="Arial" w:eastAsia="함초롬바탕" w:hAnsi="Arial" w:cs="Arial"/>
                  <w:color w:val="00B050"/>
                  <w:kern w:val="0"/>
                  <w:szCs w:val="20"/>
                  <w:rPrChange w:id="3397" w:author="Keis" w:date="2024-09-06T15:56:00Z">
                    <w:rPr>
                      <w:rFonts w:ascii="Arial" w:eastAsia="함초롬바탕" w:hAnsi="Arial" w:cs="Arial"/>
                      <w:color w:val="FF0000"/>
                      <w:kern w:val="0"/>
                      <w:szCs w:val="20"/>
                    </w:rPr>
                  </w:rPrChange>
                </w:rPr>
                <w:t>Department</w:t>
              </w:r>
            </w:ins>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907AD" w14:textId="77777777" w:rsidR="002A67A6" w:rsidRPr="002A67A6" w:rsidRDefault="002A67A6" w:rsidP="00E0029D">
            <w:pPr>
              <w:wordWrap/>
              <w:spacing w:line="56" w:lineRule="atLeast"/>
              <w:jc w:val="center"/>
              <w:textAlignment w:val="baseline"/>
              <w:rPr>
                <w:ins w:id="3398" w:author="Keis" w:date="2024-09-06T15:54:00Z"/>
                <w:rFonts w:ascii="Arial" w:eastAsia="굴림" w:hAnsi="Arial" w:cs="Arial"/>
                <w:color w:val="00B050"/>
                <w:kern w:val="0"/>
                <w:szCs w:val="20"/>
                <w:rPrChange w:id="3399" w:author="Keis" w:date="2024-09-06T15:56:00Z">
                  <w:rPr>
                    <w:ins w:id="3400" w:author="Keis" w:date="2024-09-06T15:54:00Z"/>
                    <w:rFonts w:ascii="Arial" w:eastAsia="굴림" w:hAnsi="Arial" w:cs="Arial"/>
                    <w:color w:val="FF0000"/>
                    <w:kern w:val="0"/>
                    <w:szCs w:val="20"/>
                  </w:rPr>
                </w:rPrChange>
              </w:rPr>
            </w:pPr>
            <w:ins w:id="3401" w:author="Keis" w:date="2024-09-06T15:54:00Z">
              <w:r w:rsidRPr="002A67A6">
                <w:rPr>
                  <w:rFonts w:ascii="Arial" w:eastAsia="함초롬바탕" w:hAnsi="Arial" w:cs="Arial"/>
                  <w:color w:val="00B050"/>
                  <w:kern w:val="0"/>
                  <w:szCs w:val="20"/>
                  <w:rPrChange w:id="3402" w:author="Keis" w:date="2024-09-06T15:56:00Z">
                    <w:rPr>
                      <w:rFonts w:ascii="Arial" w:eastAsia="함초롬바탕" w:hAnsi="Arial" w:cs="Arial"/>
                      <w:color w:val="FF0000"/>
                      <w:kern w:val="0"/>
                      <w:szCs w:val="20"/>
                    </w:rPr>
                  </w:rPrChange>
                </w:rPr>
                <w:t>Private variable</w:t>
              </w:r>
            </w:ins>
          </w:p>
        </w:tc>
      </w:tr>
      <w:tr w:rsidR="002A67A6" w:rsidRPr="002A67A6" w14:paraId="5F055E99" w14:textId="77777777" w:rsidTr="00E0029D">
        <w:trPr>
          <w:trHeight w:val="56"/>
          <w:ins w:id="3403" w:author="Keis" w:date="2024-09-06T15:54:00Z"/>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5A6B2DAB" w14:textId="77777777" w:rsidR="002A67A6" w:rsidRPr="002A67A6" w:rsidRDefault="002A67A6" w:rsidP="00E0029D">
            <w:pPr>
              <w:wordWrap/>
              <w:spacing w:line="56" w:lineRule="atLeast"/>
              <w:jc w:val="center"/>
              <w:textAlignment w:val="baseline"/>
              <w:rPr>
                <w:ins w:id="3404" w:author="Keis" w:date="2024-09-06T15:54:00Z"/>
                <w:rFonts w:ascii="Arial" w:eastAsia="굴림" w:hAnsi="Arial" w:cs="Arial"/>
                <w:color w:val="00B050"/>
                <w:kern w:val="0"/>
                <w:szCs w:val="20"/>
                <w:rPrChange w:id="3405" w:author="Keis" w:date="2024-09-06T15:56:00Z">
                  <w:rPr>
                    <w:ins w:id="3406" w:author="Keis" w:date="2024-09-06T15:54:00Z"/>
                    <w:rFonts w:ascii="Arial" w:eastAsia="굴림" w:hAnsi="Arial" w:cs="Arial"/>
                    <w:color w:val="FF0000"/>
                    <w:kern w:val="0"/>
                    <w:szCs w:val="20"/>
                  </w:rPr>
                </w:rPrChange>
              </w:rPr>
            </w:pPr>
            <w:ins w:id="3407" w:author="Keis" w:date="2024-09-06T15:54:00Z">
              <w:r w:rsidRPr="002A67A6">
                <w:rPr>
                  <w:rFonts w:ascii="Arial" w:eastAsia="함초롬바탕" w:hAnsi="Arial" w:cs="Arial"/>
                  <w:color w:val="00B050"/>
                  <w:kern w:val="0"/>
                  <w:szCs w:val="20"/>
                  <w:rPrChange w:id="3408" w:author="Keis" w:date="2024-09-06T15:56:00Z">
                    <w:rPr>
                      <w:rFonts w:ascii="Arial" w:eastAsia="함초롬바탕" w:hAnsi="Arial" w:cs="Arial"/>
                      <w:color w:val="FF0000"/>
                      <w:kern w:val="0"/>
                      <w:szCs w:val="20"/>
                    </w:rPr>
                  </w:rPrChange>
                </w:rPr>
                <w:t>Rank</w:t>
              </w:r>
            </w:ins>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3CFBD" w14:textId="77777777" w:rsidR="002A67A6" w:rsidRPr="002A67A6" w:rsidRDefault="002A67A6" w:rsidP="00E0029D">
            <w:pPr>
              <w:wordWrap/>
              <w:spacing w:line="56" w:lineRule="atLeast"/>
              <w:jc w:val="center"/>
              <w:textAlignment w:val="baseline"/>
              <w:rPr>
                <w:ins w:id="3409" w:author="Keis" w:date="2024-09-06T15:54:00Z"/>
                <w:rFonts w:ascii="Arial" w:eastAsia="굴림" w:hAnsi="Arial" w:cs="Arial"/>
                <w:color w:val="00B050"/>
                <w:kern w:val="0"/>
                <w:szCs w:val="20"/>
                <w:rPrChange w:id="3410" w:author="Keis" w:date="2024-09-06T15:56:00Z">
                  <w:rPr>
                    <w:ins w:id="3411" w:author="Keis" w:date="2024-09-06T15:54:00Z"/>
                    <w:rFonts w:ascii="Arial" w:eastAsia="굴림" w:hAnsi="Arial" w:cs="Arial"/>
                    <w:color w:val="FF0000"/>
                    <w:kern w:val="0"/>
                    <w:szCs w:val="20"/>
                  </w:rPr>
                </w:rPrChange>
              </w:rPr>
            </w:pPr>
            <w:ins w:id="3412" w:author="Keis" w:date="2024-09-06T15:54:00Z">
              <w:r w:rsidRPr="002A67A6">
                <w:rPr>
                  <w:rFonts w:ascii="Arial" w:eastAsia="함초롬바탕" w:hAnsi="Arial" w:cs="Arial"/>
                  <w:color w:val="00B050"/>
                  <w:kern w:val="0"/>
                  <w:szCs w:val="20"/>
                  <w:rPrChange w:id="3413" w:author="Keis" w:date="2024-09-06T15:56:00Z">
                    <w:rPr>
                      <w:rFonts w:ascii="Arial" w:eastAsia="함초롬바탕" w:hAnsi="Arial" w:cs="Arial"/>
                      <w:color w:val="FF0000"/>
                      <w:kern w:val="0"/>
                      <w:szCs w:val="20"/>
                    </w:rPr>
                  </w:rPrChange>
                </w:rPr>
                <w:t>Private variable</w:t>
              </w:r>
            </w:ins>
          </w:p>
        </w:tc>
      </w:tr>
      <w:tr w:rsidR="002A67A6" w:rsidRPr="002A67A6" w14:paraId="72D056BD" w14:textId="77777777" w:rsidTr="00E0029D">
        <w:trPr>
          <w:trHeight w:val="56"/>
          <w:ins w:id="3414" w:author="Keis" w:date="2024-09-06T15:54:00Z"/>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6C0B04B9" w14:textId="77777777" w:rsidR="002A67A6" w:rsidRPr="002A67A6" w:rsidRDefault="002A67A6" w:rsidP="00E0029D">
            <w:pPr>
              <w:wordWrap/>
              <w:spacing w:line="56" w:lineRule="atLeast"/>
              <w:jc w:val="center"/>
              <w:textAlignment w:val="baseline"/>
              <w:rPr>
                <w:ins w:id="3415" w:author="Keis" w:date="2024-09-06T15:54:00Z"/>
                <w:rFonts w:ascii="Arial" w:eastAsia="굴림" w:hAnsi="Arial" w:cs="Arial"/>
                <w:color w:val="00B050"/>
                <w:kern w:val="0"/>
                <w:szCs w:val="20"/>
                <w:rPrChange w:id="3416" w:author="Keis" w:date="2024-09-06T15:56:00Z">
                  <w:rPr>
                    <w:ins w:id="3417" w:author="Keis" w:date="2024-09-06T15:54:00Z"/>
                    <w:rFonts w:ascii="Arial" w:eastAsia="굴림" w:hAnsi="Arial" w:cs="Arial"/>
                    <w:color w:val="FF0000"/>
                    <w:kern w:val="0"/>
                    <w:szCs w:val="20"/>
                  </w:rPr>
                </w:rPrChange>
              </w:rPr>
            </w:pPr>
            <w:ins w:id="3418" w:author="Keis" w:date="2024-09-06T15:54:00Z">
              <w:r w:rsidRPr="002A67A6">
                <w:rPr>
                  <w:rFonts w:ascii="Arial" w:eastAsia="함초롬바탕" w:hAnsi="Arial" w:cs="Arial"/>
                  <w:color w:val="00B050"/>
                  <w:kern w:val="0"/>
                  <w:szCs w:val="20"/>
                  <w:rPrChange w:id="3419" w:author="Keis" w:date="2024-09-06T15:56:00Z">
                    <w:rPr>
                      <w:rFonts w:ascii="Arial" w:eastAsia="함초롬바탕" w:hAnsi="Arial" w:cs="Arial"/>
                      <w:color w:val="FF0000"/>
                      <w:kern w:val="0"/>
                      <w:szCs w:val="20"/>
                    </w:rPr>
                  </w:rPrChange>
                </w:rPr>
                <w:t>Job description</w:t>
              </w:r>
            </w:ins>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111AF" w14:textId="77777777" w:rsidR="002A67A6" w:rsidRPr="002A67A6" w:rsidRDefault="002A67A6" w:rsidP="00E0029D">
            <w:pPr>
              <w:wordWrap/>
              <w:spacing w:line="56" w:lineRule="atLeast"/>
              <w:jc w:val="center"/>
              <w:textAlignment w:val="baseline"/>
              <w:rPr>
                <w:ins w:id="3420" w:author="Keis" w:date="2024-09-06T15:54:00Z"/>
                <w:rFonts w:ascii="Arial" w:eastAsia="굴림" w:hAnsi="Arial" w:cs="Arial"/>
                <w:color w:val="00B050"/>
                <w:kern w:val="0"/>
                <w:szCs w:val="20"/>
                <w:rPrChange w:id="3421" w:author="Keis" w:date="2024-09-06T15:56:00Z">
                  <w:rPr>
                    <w:ins w:id="3422" w:author="Keis" w:date="2024-09-06T15:54:00Z"/>
                    <w:rFonts w:ascii="Arial" w:eastAsia="굴림" w:hAnsi="Arial" w:cs="Arial"/>
                    <w:color w:val="FF0000"/>
                    <w:kern w:val="0"/>
                    <w:szCs w:val="20"/>
                  </w:rPr>
                </w:rPrChange>
              </w:rPr>
            </w:pPr>
            <w:ins w:id="3423" w:author="Keis" w:date="2024-09-06T15:54:00Z">
              <w:r w:rsidRPr="002A67A6">
                <w:rPr>
                  <w:rFonts w:ascii="Arial" w:eastAsia="함초롬바탕" w:hAnsi="Arial" w:cs="Arial"/>
                  <w:color w:val="00B050"/>
                  <w:kern w:val="0"/>
                  <w:szCs w:val="20"/>
                  <w:rPrChange w:id="3424" w:author="Keis" w:date="2024-09-06T15:56:00Z">
                    <w:rPr>
                      <w:rFonts w:ascii="Arial" w:eastAsia="함초롬바탕" w:hAnsi="Arial" w:cs="Arial"/>
                      <w:color w:val="FF0000"/>
                      <w:kern w:val="0"/>
                      <w:szCs w:val="20"/>
                    </w:rPr>
                  </w:rPrChange>
                </w:rPr>
                <w:t>Private variable</w:t>
              </w:r>
            </w:ins>
          </w:p>
        </w:tc>
      </w:tr>
      <w:tr w:rsidR="002A67A6" w:rsidRPr="002A67A6" w14:paraId="1B0DF3DC" w14:textId="77777777" w:rsidTr="00E0029D">
        <w:trPr>
          <w:trHeight w:val="56"/>
          <w:ins w:id="3425" w:author="Keis" w:date="2024-09-06T15:54:00Z"/>
        </w:trPr>
        <w:tc>
          <w:tcPr>
            <w:tcW w:w="2028" w:type="dxa"/>
            <w:tcBorders>
              <w:top w:val="single" w:sz="2" w:space="0" w:color="000000"/>
              <w:left w:val="single" w:sz="2" w:space="0" w:color="000000"/>
              <w:bottom w:val="single" w:sz="2" w:space="0" w:color="000000"/>
              <w:right w:val="single" w:sz="2" w:space="0" w:color="000000"/>
            </w:tcBorders>
            <w:shd w:val="clear" w:color="auto" w:fill="DDDDDD"/>
            <w:tcMar>
              <w:top w:w="28" w:type="dxa"/>
              <w:left w:w="102" w:type="dxa"/>
              <w:bottom w:w="28" w:type="dxa"/>
              <w:right w:w="102" w:type="dxa"/>
            </w:tcMar>
            <w:vAlign w:val="center"/>
            <w:hideMark/>
          </w:tcPr>
          <w:p w14:paraId="3D9C8DB7" w14:textId="77777777" w:rsidR="002A67A6" w:rsidRPr="002A67A6" w:rsidRDefault="002A67A6" w:rsidP="00E0029D">
            <w:pPr>
              <w:wordWrap/>
              <w:spacing w:line="56" w:lineRule="atLeast"/>
              <w:jc w:val="center"/>
              <w:textAlignment w:val="baseline"/>
              <w:rPr>
                <w:ins w:id="3426" w:author="Keis" w:date="2024-09-06T15:54:00Z"/>
                <w:rFonts w:ascii="Arial" w:eastAsia="굴림" w:hAnsi="Arial" w:cs="Arial"/>
                <w:color w:val="00B050"/>
                <w:kern w:val="0"/>
                <w:szCs w:val="20"/>
                <w:rPrChange w:id="3427" w:author="Keis" w:date="2024-09-06T15:56:00Z">
                  <w:rPr>
                    <w:ins w:id="3428" w:author="Keis" w:date="2024-09-06T15:54:00Z"/>
                    <w:rFonts w:ascii="Arial" w:eastAsia="굴림" w:hAnsi="Arial" w:cs="Arial"/>
                    <w:color w:val="FF0000"/>
                    <w:kern w:val="0"/>
                    <w:szCs w:val="20"/>
                  </w:rPr>
                </w:rPrChange>
              </w:rPr>
            </w:pPr>
            <w:ins w:id="3429" w:author="Keis" w:date="2024-09-06T15:54:00Z">
              <w:r w:rsidRPr="002A67A6">
                <w:rPr>
                  <w:rFonts w:ascii="Arial" w:eastAsia="함초롬바탕" w:hAnsi="Arial" w:cs="Arial"/>
                  <w:color w:val="00B050"/>
                  <w:kern w:val="0"/>
                  <w:szCs w:val="20"/>
                  <w:rPrChange w:id="3430" w:author="Keis" w:date="2024-09-06T15:56:00Z">
                    <w:rPr>
                      <w:rFonts w:ascii="Arial" w:eastAsia="함초롬바탕" w:hAnsi="Arial" w:cs="Arial"/>
                      <w:color w:val="FF0000"/>
                      <w:kern w:val="0"/>
                      <w:szCs w:val="20"/>
                    </w:rPr>
                  </w:rPrChange>
                </w:rPr>
                <w:t>Equipment or tools used</w:t>
              </w:r>
            </w:ins>
          </w:p>
        </w:tc>
        <w:tc>
          <w:tcPr>
            <w:tcW w:w="20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58577" w14:textId="77777777" w:rsidR="002A67A6" w:rsidRPr="002A67A6" w:rsidRDefault="002A67A6" w:rsidP="00E0029D">
            <w:pPr>
              <w:wordWrap/>
              <w:spacing w:line="56" w:lineRule="atLeast"/>
              <w:jc w:val="center"/>
              <w:textAlignment w:val="baseline"/>
              <w:rPr>
                <w:ins w:id="3431" w:author="Keis" w:date="2024-09-06T15:54:00Z"/>
                <w:rFonts w:ascii="Arial" w:eastAsia="굴림" w:hAnsi="Arial" w:cs="Arial"/>
                <w:color w:val="00B050"/>
                <w:kern w:val="0"/>
                <w:szCs w:val="20"/>
                <w:rPrChange w:id="3432" w:author="Keis" w:date="2024-09-06T15:56:00Z">
                  <w:rPr>
                    <w:ins w:id="3433" w:author="Keis" w:date="2024-09-06T15:54:00Z"/>
                    <w:rFonts w:ascii="Arial" w:eastAsia="굴림" w:hAnsi="Arial" w:cs="Arial"/>
                    <w:color w:val="FF0000"/>
                    <w:kern w:val="0"/>
                    <w:szCs w:val="20"/>
                  </w:rPr>
                </w:rPrChange>
              </w:rPr>
            </w:pPr>
            <w:ins w:id="3434" w:author="Keis" w:date="2024-09-06T15:54:00Z">
              <w:r w:rsidRPr="002A67A6">
                <w:rPr>
                  <w:rFonts w:ascii="Arial" w:eastAsia="함초롬바탕" w:hAnsi="Arial" w:cs="Arial"/>
                  <w:color w:val="00B050"/>
                  <w:kern w:val="0"/>
                  <w:szCs w:val="20"/>
                  <w:rPrChange w:id="3435" w:author="Keis" w:date="2024-09-06T15:56:00Z">
                    <w:rPr>
                      <w:rFonts w:ascii="Arial" w:eastAsia="함초롬바탕" w:hAnsi="Arial" w:cs="Arial"/>
                      <w:color w:val="FF0000"/>
                      <w:kern w:val="0"/>
                      <w:szCs w:val="20"/>
                    </w:rPr>
                  </w:rPrChange>
                </w:rPr>
                <w:t>Private variable</w:t>
              </w:r>
            </w:ins>
          </w:p>
        </w:tc>
      </w:tr>
    </w:tbl>
    <w:tbl>
      <w:tblPr>
        <w:tblpPr w:leftFromText="142" w:rightFromText="142" w:vertAnchor="text" w:horzAnchor="page" w:tblpX="5797" w:tblpY="-850"/>
        <w:tblW w:w="0" w:type="auto"/>
        <w:tblCellMar>
          <w:top w:w="15" w:type="dxa"/>
          <w:left w:w="15" w:type="dxa"/>
          <w:bottom w:w="15" w:type="dxa"/>
          <w:right w:w="15" w:type="dxa"/>
        </w:tblCellMar>
        <w:tblLook w:val="04A0" w:firstRow="1" w:lastRow="0" w:firstColumn="1" w:lastColumn="0" w:noHBand="0" w:noVBand="1"/>
      </w:tblPr>
      <w:tblGrid>
        <w:gridCol w:w="1153"/>
        <w:gridCol w:w="457"/>
        <w:gridCol w:w="457"/>
        <w:gridCol w:w="457"/>
        <w:gridCol w:w="456"/>
      </w:tblGrid>
      <w:tr w:rsidR="002A67A6" w:rsidRPr="002A67A6" w14:paraId="529BCF15" w14:textId="77777777" w:rsidTr="00E0029D">
        <w:trPr>
          <w:trHeight w:val="370"/>
          <w:ins w:id="3436" w:author="Keis" w:date="2024-09-06T15:54:00Z"/>
        </w:trPr>
        <w:tc>
          <w:tcPr>
            <w:tcW w:w="1153"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0150F94C" w14:textId="77777777" w:rsidR="002A67A6" w:rsidRPr="002A67A6" w:rsidRDefault="002A67A6" w:rsidP="00E0029D">
            <w:pPr>
              <w:spacing w:line="384" w:lineRule="auto"/>
              <w:textAlignment w:val="baseline"/>
              <w:rPr>
                <w:ins w:id="3437" w:author="Keis" w:date="2024-09-06T15:54:00Z"/>
                <w:rFonts w:ascii="Arial" w:eastAsia="굴림" w:hAnsi="Arial" w:cs="Arial"/>
                <w:color w:val="00B050"/>
                <w:spacing w:val="-2"/>
                <w:kern w:val="0"/>
                <w:szCs w:val="20"/>
                <w:rPrChange w:id="3438" w:author="Keis" w:date="2024-09-06T15:56:00Z">
                  <w:rPr>
                    <w:ins w:id="3439" w:author="Keis" w:date="2024-09-06T15:54:00Z"/>
                    <w:rFonts w:ascii="Arial" w:eastAsia="굴림" w:hAnsi="Arial" w:cs="Arial"/>
                    <w:color w:val="FF0000"/>
                    <w:spacing w:val="-2"/>
                    <w:kern w:val="0"/>
                    <w:szCs w:val="20"/>
                  </w:rPr>
                </w:rPrChange>
              </w:rPr>
            </w:pPr>
            <w:ins w:id="3440" w:author="Keis" w:date="2024-09-06T15:54:00Z">
              <w:r w:rsidRPr="002A67A6">
                <w:rPr>
                  <w:rFonts w:ascii="Arial" w:eastAsia="나눔명조" w:hAnsi="Arial" w:cs="Arial"/>
                  <w:bCs/>
                  <w:color w:val="00B050"/>
                  <w:spacing w:val="-2"/>
                  <w:kern w:val="0"/>
                  <w:szCs w:val="20"/>
                  <w:rPrChange w:id="3441" w:author="Keis" w:date="2024-09-06T15:56:00Z">
                    <w:rPr>
                      <w:rFonts w:ascii="Arial" w:eastAsia="나눔명조" w:hAnsi="Arial" w:cs="Arial"/>
                      <w:bCs/>
                      <w:color w:val="FF0000"/>
                      <w:spacing w:val="-2"/>
                      <w:kern w:val="0"/>
                      <w:szCs w:val="20"/>
                    </w:rPr>
                  </w:rPrChange>
                </w:rPr>
                <w:t>JOB CODE</w:t>
              </w:r>
            </w:ins>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1A7878D5" w14:textId="77777777" w:rsidR="002A67A6" w:rsidRPr="002A67A6" w:rsidRDefault="002A67A6" w:rsidP="00E0029D">
            <w:pPr>
              <w:spacing w:line="384" w:lineRule="auto"/>
              <w:textAlignment w:val="baseline"/>
              <w:rPr>
                <w:ins w:id="3442" w:author="Keis" w:date="2024-09-06T15:54:00Z"/>
                <w:rFonts w:ascii="Arial" w:eastAsia="굴림" w:hAnsi="Arial" w:cs="Arial"/>
                <w:color w:val="00B050"/>
                <w:kern w:val="0"/>
                <w:szCs w:val="20"/>
                <w:rPrChange w:id="3443" w:author="Keis" w:date="2024-09-06T15:56:00Z">
                  <w:rPr>
                    <w:ins w:id="3444" w:author="Keis" w:date="2024-09-06T15:54:00Z"/>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1AC03AE8" w14:textId="77777777" w:rsidR="002A67A6" w:rsidRPr="002A67A6" w:rsidRDefault="002A67A6" w:rsidP="00E0029D">
            <w:pPr>
              <w:spacing w:line="384" w:lineRule="auto"/>
              <w:textAlignment w:val="baseline"/>
              <w:rPr>
                <w:ins w:id="3445" w:author="Keis" w:date="2024-09-06T15:54:00Z"/>
                <w:rFonts w:ascii="Arial" w:eastAsia="굴림" w:hAnsi="Arial" w:cs="Arial"/>
                <w:color w:val="00B050"/>
                <w:kern w:val="0"/>
                <w:szCs w:val="20"/>
                <w:rPrChange w:id="3446" w:author="Keis" w:date="2024-09-06T15:56:00Z">
                  <w:rPr>
                    <w:ins w:id="3447" w:author="Keis" w:date="2024-09-06T15:54:00Z"/>
                    <w:rFonts w:ascii="Arial" w:eastAsia="굴림" w:hAnsi="Arial" w:cs="Arial"/>
                    <w:color w:val="FF0000"/>
                    <w:kern w:val="0"/>
                    <w:szCs w:val="20"/>
                  </w:rPr>
                </w:rPrChange>
              </w:rPr>
            </w:pPr>
          </w:p>
        </w:tc>
        <w:tc>
          <w:tcPr>
            <w:tcW w:w="457"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5BA085BF" w14:textId="77777777" w:rsidR="002A67A6" w:rsidRPr="002A67A6" w:rsidRDefault="002A67A6" w:rsidP="00E0029D">
            <w:pPr>
              <w:spacing w:line="384" w:lineRule="auto"/>
              <w:textAlignment w:val="baseline"/>
              <w:rPr>
                <w:ins w:id="3448" w:author="Keis" w:date="2024-09-06T15:54:00Z"/>
                <w:rFonts w:ascii="Arial" w:eastAsia="굴림" w:hAnsi="Arial" w:cs="Arial"/>
                <w:color w:val="00B050"/>
                <w:kern w:val="0"/>
                <w:szCs w:val="20"/>
                <w:rPrChange w:id="3449" w:author="Keis" w:date="2024-09-06T15:56:00Z">
                  <w:rPr>
                    <w:ins w:id="3450" w:author="Keis" w:date="2024-09-06T15:54:00Z"/>
                    <w:rFonts w:ascii="Arial" w:eastAsia="굴림" w:hAnsi="Arial" w:cs="Arial"/>
                    <w:color w:val="FF0000"/>
                    <w:kern w:val="0"/>
                    <w:szCs w:val="20"/>
                  </w:rPr>
                </w:rPrChange>
              </w:rPr>
            </w:pPr>
          </w:p>
        </w:tc>
        <w:tc>
          <w:tcPr>
            <w:tcW w:w="456" w:type="dxa"/>
            <w:tcBorders>
              <w:top w:val="single" w:sz="18"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3837E011" w14:textId="77777777" w:rsidR="002A67A6" w:rsidRPr="002A67A6" w:rsidRDefault="002A67A6" w:rsidP="00E0029D">
            <w:pPr>
              <w:spacing w:line="384" w:lineRule="auto"/>
              <w:textAlignment w:val="baseline"/>
              <w:rPr>
                <w:ins w:id="3451" w:author="Keis" w:date="2024-09-06T15:54:00Z"/>
                <w:rFonts w:ascii="Arial" w:eastAsia="굴림" w:hAnsi="Arial" w:cs="Arial"/>
                <w:color w:val="00B050"/>
                <w:kern w:val="0"/>
                <w:szCs w:val="20"/>
                <w:rPrChange w:id="3452" w:author="Keis" w:date="2024-09-06T15:56:00Z">
                  <w:rPr>
                    <w:ins w:id="3453" w:author="Keis" w:date="2024-09-06T15:54:00Z"/>
                    <w:rFonts w:ascii="Arial" w:eastAsia="굴림" w:hAnsi="Arial" w:cs="Arial"/>
                    <w:color w:val="FF0000"/>
                    <w:kern w:val="0"/>
                    <w:szCs w:val="20"/>
                  </w:rPr>
                </w:rPrChange>
              </w:rPr>
            </w:pPr>
          </w:p>
        </w:tc>
      </w:tr>
    </w:tbl>
    <w:p w14:paraId="3E64297A" w14:textId="77777777" w:rsidR="002A67A6" w:rsidRPr="002A67A6" w:rsidRDefault="002A67A6" w:rsidP="002A67A6">
      <w:pPr>
        <w:spacing w:line="384" w:lineRule="auto"/>
        <w:textAlignment w:val="baseline"/>
        <w:rPr>
          <w:ins w:id="3454" w:author="Keis" w:date="2024-09-06T15:54:00Z"/>
          <w:rFonts w:ascii="Arial" w:eastAsia="나눔명조" w:hAnsi="Arial" w:cs="Arial"/>
          <w:color w:val="00B050"/>
          <w:spacing w:val="-2"/>
          <w:kern w:val="0"/>
          <w:szCs w:val="20"/>
          <w:rPrChange w:id="3455" w:author="Keis" w:date="2024-09-06T15:56:00Z">
            <w:rPr>
              <w:ins w:id="3456" w:author="Keis" w:date="2024-09-06T15:54:00Z"/>
              <w:rFonts w:ascii="Arial" w:eastAsia="나눔명조" w:hAnsi="Arial" w:cs="Arial"/>
              <w:color w:val="FF0000"/>
              <w:spacing w:val="-2"/>
              <w:kern w:val="0"/>
              <w:szCs w:val="20"/>
            </w:rPr>
          </w:rPrChange>
        </w:rPr>
      </w:pPr>
    </w:p>
    <w:p w14:paraId="239806C9" w14:textId="1FE0B913" w:rsidR="002A67A6" w:rsidRPr="002A67A6" w:rsidRDefault="002A67A6" w:rsidP="002A67A6">
      <w:pPr>
        <w:spacing w:line="384" w:lineRule="auto"/>
        <w:textAlignment w:val="baseline"/>
        <w:rPr>
          <w:ins w:id="3457" w:author="Keis" w:date="2024-09-06T15:54:00Z"/>
          <w:rFonts w:ascii="Arial" w:eastAsia="굴림" w:hAnsi="Arial" w:cs="Arial"/>
          <w:color w:val="00B050"/>
          <w:spacing w:val="-2"/>
          <w:kern w:val="0"/>
          <w:szCs w:val="20"/>
          <w:rPrChange w:id="3458" w:author="Keis" w:date="2024-09-06T15:56:00Z">
            <w:rPr>
              <w:ins w:id="3459" w:author="Keis" w:date="2024-09-06T15:54:00Z"/>
              <w:rFonts w:ascii="Arial" w:eastAsia="굴림" w:hAnsi="Arial" w:cs="Arial"/>
              <w:color w:val="FF0000"/>
              <w:spacing w:val="-2"/>
              <w:kern w:val="0"/>
              <w:szCs w:val="20"/>
            </w:rPr>
          </w:rPrChange>
        </w:rPr>
      </w:pPr>
      <w:ins w:id="3460" w:author="Keis" w:date="2024-09-06T15:54:00Z">
        <w:r w:rsidRPr="002A67A6">
          <w:rPr>
            <w:rFonts w:ascii="Arial" w:eastAsia="나눔명조" w:hAnsi="Arial" w:cs="Arial" w:hint="eastAsia"/>
            <w:color w:val="00B050"/>
            <w:spacing w:val="-2"/>
            <w:kern w:val="0"/>
            <w:szCs w:val="20"/>
            <w:rPrChange w:id="3461" w:author="Keis" w:date="2024-09-06T15:56:00Z">
              <w:rPr>
                <w:rFonts w:ascii="Arial" w:eastAsia="나눔명조" w:hAnsi="Arial" w:cs="Arial" w:hint="eastAsia"/>
                <w:color w:val="FF0000"/>
                <w:spacing w:val="-2"/>
                <w:kern w:val="0"/>
                <w:szCs w:val="20"/>
              </w:rPr>
            </w:rPrChange>
          </w:rPr>
          <w:t>→</w:t>
        </w:r>
        <w:r w:rsidRPr="002A67A6">
          <w:rPr>
            <w:rFonts w:ascii="Arial" w:eastAsia="나눔명조" w:hAnsi="Arial" w:cs="Arial"/>
            <w:color w:val="00B050"/>
            <w:spacing w:val="-2"/>
            <w:kern w:val="0"/>
            <w:szCs w:val="20"/>
            <w:rPrChange w:id="3462" w:author="Keis" w:date="2024-09-06T15:56:00Z">
              <w:rPr>
                <w:rFonts w:ascii="Arial" w:eastAsia="나눔명조" w:hAnsi="Arial" w:cs="Arial"/>
                <w:color w:val="FF0000"/>
                <w:spacing w:val="-2"/>
                <w:kern w:val="0"/>
                <w:szCs w:val="20"/>
              </w:rPr>
            </w:rPrChange>
          </w:rPr>
          <w:t xml:space="preserve"> </w:t>
        </w:r>
      </w:ins>
      <w:ins w:id="3463" w:author="Keis" w:date="2024-09-06T15:56:00Z">
        <w:r>
          <w:rPr>
            <w:rFonts w:ascii="Arial" w:eastAsia="나눔명조" w:hAnsi="Arial" w:cs="Arial"/>
            <w:color w:val="00B050"/>
            <w:spacing w:val="-2"/>
            <w:kern w:val="0"/>
            <w:szCs w:val="20"/>
          </w:rPr>
          <w:t>D747</w:t>
        </w:r>
      </w:ins>
    </w:p>
    <w:p w14:paraId="6DEC3C25" w14:textId="77777777" w:rsidR="002A67A6" w:rsidRPr="001D19F6" w:rsidRDefault="002A67A6">
      <w:pPr>
        <w:widowControl/>
        <w:wordWrap/>
        <w:autoSpaceDE/>
        <w:autoSpaceDN/>
        <w:jc w:val="left"/>
        <w:rPr>
          <w:rFonts w:ascii="Arial" w:eastAsia="굴림" w:hAnsi="Arial" w:cs="Arial"/>
          <w:sz w:val="22"/>
        </w:rPr>
      </w:pPr>
    </w:p>
    <w:p w14:paraId="436D918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D747. When did your work change? (unit: year and month combined into 6 digits, workplace since [D045]: [Industry D046] [Occupation D051])</w:t>
      </w:r>
    </w:p>
    <w:p w14:paraId="5D741E9D" w14:textId="484C00C1"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526CA1" w:rsidRPr="001D19F6">
        <w:rPr>
          <w:rFonts w:ascii="Arial" w:eastAsia="굴림" w:hAnsi="Arial" w:cs="Arial"/>
          <w:sz w:val="22"/>
        </w:rPr>
        <w:t xml:space="preserve">For </w:t>
      </w:r>
      <w:r w:rsidR="0060656D" w:rsidRPr="001D19F6">
        <w:rPr>
          <w:rFonts w:ascii="Arial" w:eastAsia="굴림" w:hAnsi="Arial" w:cs="Arial"/>
          <w:sz w:val="22"/>
        </w:rPr>
        <w:t>example</w:t>
      </w:r>
      <w:r w:rsidR="00526CA1" w:rsidRPr="001D19F6">
        <w:rPr>
          <w:rFonts w:ascii="Arial" w:eastAsia="굴림" w:hAnsi="Arial" w:cs="Arial"/>
          <w:sz w:val="22"/>
        </w:rPr>
        <w:t xml:space="preserve">, mark </w:t>
      </w:r>
      <w:del w:id="3464" w:author="Keis" w:date="2024-09-06T10:18:00Z">
        <w:r w:rsidR="00637AAF" w:rsidDel="009F27DD">
          <w:rPr>
            <w:rFonts w:ascii="Arial" w:eastAsia="굴림" w:hAnsi="Arial" w:cs="Arial" w:hint="eastAsia"/>
            <w:color w:val="FF0000"/>
            <w:sz w:val="22"/>
          </w:rPr>
          <w:delText>2019</w:delText>
        </w:r>
      </w:del>
      <w:ins w:id="3465" w:author="Keis" w:date="2024-09-06T10:18:00Z">
        <w:r w:rsidR="009F27DD" w:rsidRPr="009F27DD">
          <w:rPr>
            <w:rFonts w:ascii="Arial" w:eastAsia="굴림" w:hAnsi="Arial" w:cs="Arial" w:hint="eastAsia"/>
            <w:color w:val="00B050"/>
            <w:sz w:val="22"/>
          </w:rPr>
          <w:t>2021</w:t>
        </w:r>
      </w:ins>
      <w:r w:rsidR="00637AAF" w:rsidRPr="002B1E54">
        <w:rPr>
          <w:rFonts w:ascii="Arial" w:eastAsia="굴림" w:hAnsi="Arial" w:cs="Arial"/>
          <w:color w:val="000000" w:themeColor="text1"/>
          <w:sz w:val="22"/>
          <w:rPrChange w:id="3466" w:author="Keis" w:date="2024-09-13T13:11:00Z">
            <w:rPr>
              <w:rFonts w:ascii="Arial" w:eastAsia="굴림" w:hAnsi="Arial" w:cs="Arial"/>
              <w:color w:val="FF0000"/>
              <w:sz w:val="22"/>
            </w:rPr>
          </w:rPrChange>
        </w:rPr>
        <w:t>01</w:t>
      </w:r>
      <w:r w:rsidR="00526CA1" w:rsidRPr="001D19F6">
        <w:rPr>
          <w:rFonts w:ascii="Arial" w:eastAsia="굴림" w:hAnsi="Arial" w:cs="Arial"/>
          <w:sz w:val="22"/>
        </w:rPr>
        <w:t xml:space="preserve"> for January </w:t>
      </w:r>
      <w:del w:id="3467" w:author="Keis" w:date="2024-09-06T10:18:00Z">
        <w:r w:rsidR="00637AAF" w:rsidDel="009F27DD">
          <w:rPr>
            <w:rFonts w:ascii="Arial" w:eastAsia="굴림" w:hAnsi="Arial" w:cs="Arial" w:hint="eastAsia"/>
            <w:color w:val="FF0000"/>
            <w:sz w:val="22"/>
          </w:rPr>
          <w:delText>2019</w:delText>
        </w:r>
      </w:del>
      <w:ins w:id="3468" w:author="Keis" w:date="2024-09-06T10:18:00Z">
        <w:r w:rsidR="009F27DD" w:rsidRPr="009F27DD">
          <w:rPr>
            <w:rFonts w:ascii="Arial" w:eastAsia="굴림" w:hAnsi="Arial" w:cs="Arial" w:hint="eastAsia"/>
            <w:color w:val="00B050"/>
            <w:sz w:val="22"/>
          </w:rPr>
          <w:t>2021</w:t>
        </w:r>
      </w:ins>
      <w:r w:rsidR="00526CA1" w:rsidRPr="001D19F6">
        <w:rPr>
          <w:rFonts w:ascii="Arial" w:eastAsia="굴림" w:hAnsi="Arial" w:cs="Arial"/>
          <w:sz w:val="22"/>
        </w:rPr>
        <w:t xml:space="preserve">. If the month is not clear, enter </w:t>
      </w:r>
      <w:del w:id="3469" w:author="Keis" w:date="2024-09-06T10:18:00Z">
        <w:r w:rsidR="00637AAF" w:rsidDel="009F27DD">
          <w:rPr>
            <w:rFonts w:ascii="Arial" w:eastAsia="굴림" w:hAnsi="Arial" w:cs="Arial" w:hint="eastAsia"/>
            <w:color w:val="FF0000"/>
            <w:sz w:val="22"/>
          </w:rPr>
          <w:delText>2019</w:delText>
        </w:r>
      </w:del>
      <w:ins w:id="3470" w:author="Keis" w:date="2024-09-06T10:18:00Z">
        <w:r w:rsidR="009F27DD" w:rsidRPr="009F27DD">
          <w:rPr>
            <w:rFonts w:ascii="Arial" w:eastAsia="굴림" w:hAnsi="Arial" w:cs="Arial" w:hint="eastAsia"/>
            <w:color w:val="00B050"/>
            <w:sz w:val="22"/>
          </w:rPr>
          <w:t>2021</w:t>
        </w:r>
      </w:ins>
      <w:r w:rsidR="00637AAF" w:rsidRPr="002B1E54">
        <w:rPr>
          <w:rFonts w:ascii="Arial" w:eastAsia="굴림" w:hAnsi="Arial" w:cs="Arial"/>
          <w:color w:val="000000" w:themeColor="text1"/>
          <w:sz w:val="22"/>
          <w:rPrChange w:id="3471" w:author="Keis" w:date="2024-09-13T13:11:00Z">
            <w:rPr>
              <w:rFonts w:ascii="Arial" w:eastAsia="굴림" w:hAnsi="Arial" w:cs="Arial"/>
              <w:color w:val="FF0000"/>
              <w:sz w:val="22"/>
            </w:rPr>
          </w:rPrChange>
        </w:rPr>
        <w:t>00</w:t>
      </w:r>
      <w:r w:rsidR="00526CA1" w:rsidRPr="001D19F6">
        <w:rPr>
          <w:rFonts w:ascii="Arial" w:eastAsia="굴림" w:hAnsi="Arial" w:cs="Arial"/>
          <w:sz w:val="22"/>
        </w:rPr>
        <w:t>.</w:t>
      </w:r>
      <w:r w:rsidRPr="001D19F6">
        <w:rPr>
          <w:rFonts w:ascii="Arial" w:eastAsia="굴림" w:hAnsi="Arial" w:cs="Arial"/>
          <w:sz w:val="22"/>
        </w:rPr>
        <w:t>]</w:t>
      </w:r>
    </w:p>
    <w:p w14:paraId="4AC74693" w14:textId="77777777" w:rsidR="00955DF6" w:rsidRPr="001D19F6" w:rsidRDefault="00955DF6" w:rsidP="00955DF6">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w:t>
      </w:r>
    </w:p>
    <w:p w14:paraId="59EB5190" w14:textId="77777777" w:rsidR="00932AD1" w:rsidRPr="001D19F6" w:rsidRDefault="00932AD1" w:rsidP="00166CF9">
      <w:pPr>
        <w:wordWrap/>
        <w:spacing w:line="360" w:lineRule="auto"/>
        <w:jc w:val="left"/>
        <w:rPr>
          <w:rFonts w:ascii="Arial" w:eastAsia="굴림" w:hAnsi="Arial" w:cs="Arial"/>
          <w:b/>
          <w:sz w:val="22"/>
        </w:rPr>
      </w:pPr>
    </w:p>
    <w:p w14:paraId="33A4EB30" w14:textId="77777777" w:rsidR="00166CF9" w:rsidRPr="001D19F6" w:rsidRDefault="00166CF9"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58DF5D2A" w14:textId="77777777" w:rsidR="00166CF9" w:rsidRPr="001D19F6" w:rsidRDefault="00166CF9" w:rsidP="00F14BA4">
      <w:pPr>
        <w:pStyle w:val="a6"/>
        <w:numPr>
          <w:ilvl w:val="0"/>
          <w:numId w:val="496"/>
        </w:numPr>
        <w:wordWrap/>
        <w:spacing w:line="276" w:lineRule="auto"/>
        <w:ind w:leftChars="0"/>
        <w:rPr>
          <w:rFonts w:ascii="Arial" w:eastAsia="굴림" w:hAnsi="Arial" w:cs="Arial"/>
          <w:b/>
          <w:bCs/>
          <w:sz w:val="22"/>
        </w:rPr>
      </w:pPr>
      <w:r w:rsidRPr="001D19F6">
        <w:rPr>
          <w:rFonts w:ascii="Arial" w:eastAsia="굴림" w:hAnsi="Arial" w:cs="Arial"/>
          <w:b/>
          <w:bCs/>
          <w:sz w:val="22"/>
        </w:rPr>
        <w:t>R cannot answer ‘Don’t know’ or’ Refuse to answer’ to D081.</w:t>
      </w:r>
    </w:p>
    <w:p w14:paraId="0C05EE1A" w14:textId="77777777" w:rsidR="00166CF9" w:rsidRPr="001D19F6" w:rsidRDefault="00166CF9" w:rsidP="00166CF9">
      <w:pPr>
        <w:wordWrap/>
        <w:spacing w:line="360" w:lineRule="auto"/>
        <w:rPr>
          <w:rFonts w:ascii="Arial" w:eastAsia="굴림" w:hAnsi="Arial" w:cs="Arial"/>
          <w:sz w:val="22"/>
        </w:rPr>
      </w:pPr>
    </w:p>
    <w:p w14:paraId="5A8C06C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D081. Are you currently working in this workplace? (</w:t>
      </w:r>
      <w:r w:rsidR="00661FCD" w:rsidRPr="001D19F6">
        <w:rPr>
          <w:rFonts w:ascii="Arial" w:eastAsia="굴림" w:hAnsi="Arial" w:cs="Arial"/>
          <w:sz w:val="22"/>
        </w:rPr>
        <w:t>Workplace</w:t>
      </w:r>
      <w:r w:rsidRPr="001D19F6">
        <w:rPr>
          <w:rFonts w:ascii="Arial" w:eastAsia="굴림" w:hAnsi="Arial" w:cs="Arial"/>
          <w:sz w:val="22"/>
        </w:rPr>
        <w:t xml:space="preserve"> since [D045]: [Industry D046] [Occupation D051])</w:t>
      </w:r>
    </w:p>
    <w:p w14:paraId="48EBF381" w14:textId="77777777" w:rsidR="00D03936" w:rsidRPr="001D19F6" w:rsidRDefault="00D03936" w:rsidP="00D03936">
      <w:pPr>
        <w:wordWrap/>
        <w:spacing w:line="360" w:lineRule="auto"/>
        <w:rPr>
          <w:rFonts w:ascii="Arial" w:eastAsia="굴림" w:hAnsi="Arial" w:cs="Arial"/>
          <w:sz w:val="22"/>
        </w:rPr>
      </w:pPr>
      <w:r w:rsidRPr="001D19F6">
        <w:rPr>
          <w:rFonts w:ascii="Arial" w:eastAsia="굴림" w:hAnsi="Arial" w:cs="Arial"/>
          <w:sz w:val="22"/>
        </w:rPr>
        <w:t xml:space="preserve">[IWER: </w:t>
      </w:r>
    </w:p>
    <w:p w14:paraId="1EE96A17" w14:textId="77777777" w:rsidR="00D03936" w:rsidRPr="001D19F6" w:rsidRDefault="00D03936" w:rsidP="00D03936">
      <w:pPr>
        <w:wordWrap/>
        <w:spacing w:line="360" w:lineRule="auto"/>
        <w:rPr>
          <w:rFonts w:ascii="Arial" w:eastAsia="굴림" w:hAnsi="Arial" w:cs="Arial"/>
          <w:sz w:val="22"/>
        </w:rPr>
      </w:pPr>
      <w:r w:rsidRPr="001D19F6">
        <w:rPr>
          <w:rFonts w:ascii="Arial" w:eastAsia="굴림" w:hAnsi="Arial" w:cs="Arial"/>
          <w:sz w:val="22"/>
        </w:rPr>
        <w:t xml:space="preserve">- </w:t>
      </w:r>
      <w:r w:rsidR="003A09B1" w:rsidRPr="001D19F6">
        <w:rPr>
          <w:rFonts w:ascii="Arial" w:eastAsia="굴림" w:hAnsi="Arial" w:cs="Arial"/>
          <w:sz w:val="22"/>
        </w:rPr>
        <w:t xml:space="preserve">In case of wage workers, moving to another workplace is </w:t>
      </w:r>
      <w:r w:rsidR="00770DA8" w:rsidRPr="001D19F6">
        <w:rPr>
          <w:rFonts w:ascii="Arial" w:eastAsia="굴림" w:hAnsi="Arial" w:cs="Arial"/>
          <w:sz w:val="22"/>
        </w:rPr>
        <w:t xml:space="preserve">regarded as </w:t>
      </w:r>
      <w:r w:rsidR="003A09B1" w:rsidRPr="001D19F6">
        <w:rPr>
          <w:rFonts w:ascii="Arial" w:eastAsia="굴림" w:hAnsi="Arial" w:cs="Arial"/>
          <w:sz w:val="22"/>
        </w:rPr>
        <w:t>having a different job.</w:t>
      </w:r>
    </w:p>
    <w:p w14:paraId="7B97C01B" w14:textId="77777777" w:rsidR="00D03936" w:rsidRPr="001D19F6" w:rsidRDefault="00D03936" w:rsidP="00D03936">
      <w:pPr>
        <w:wordWrap/>
        <w:spacing w:line="360" w:lineRule="auto"/>
        <w:rPr>
          <w:rFonts w:ascii="Arial" w:eastAsia="굴림" w:hAnsi="Arial" w:cs="Arial"/>
          <w:sz w:val="22"/>
        </w:rPr>
      </w:pPr>
      <w:r w:rsidRPr="001D19F6">
        <w:rPr>
          <w:rFonts w:ascii="Arial" w:eastAsia="굴림" w:hAnsi="Arial" w:cs="Arial"/>
          <w:sz w:val="22"/>
        </w:rPr>
        <w:t xml:space="preserve">- </w:t>
      </w:r>
      <w:r w:rsidR="003A09B1" w:rsidRPr="001D19F6">
        <w:rPr>
          <w:rFonts w:ascii="Arial" w:eastAsia="굴림" w:hAnsi="Arial" w:cs="Arial"/>
          <w:sz w:val="22"/>
        </w:rPr>
        <w:t xml:space="preserve">In case of </w:t>
      </w:r>
      <w:r w:rsidR="00282DA0" w:rsidRPr="001D19F6">
        <w:rPr>
          <w:rFonts w:ascii="Arial" w:eastAsia="굴림" w:hAnsi="Arial" w:cs="Arial"/>
          <w:sz w:val="22"/>
        </w:rPr>
        <w:t>non-wage worker</w:t>
      </w:r>
      <w:r w:rsidR="003A09B1" w:rsidRPr="001D19F6">
        <w:rPr>
          <w:rFonts w:ascii="Arial" w:eastAsia="굴림" w:hAnsi="Arial" w:cs="Arial"/>
          <w:sz w:val="22"/>
        </w:rPr>
        <w:t xml:space="preserve">, changing </w:t>
      </w:r>
      <w:r w:rsidR="00770DA8" w:rsidRPr="001D19F6">
        <w:rPr>
          <w:rFonts w:ascii="Arial" w:eastAsia="굴림" w:hAnsi="Arial" w:cs="Arial"/>
          <w:sz w:val="22"/>
        </w:rPr>
        <w:t xml:space="preserve">business content </w:t>
      </w:r>
      <w:r w:rsidR="003A09B1" w:rsidRPr="001D19F6">
        <w:rPr>
          <w:rFonts w:ascii="Arial" w:eastAsia="굴림" w:hAnsi="Arial" w:cs="Arial"/>
          <w:sz w:val="22"/>
        </w:rPr>
        <w:t xml:space="preserve">is </w:t>
      </w:r>
      <w:r w:rsidR="00770DA8" w:rsidRPr="001D19F6">
        <w:rPr>
          <w:rFonts w:ascii="Arial" w:eastAsia="굴림" w:hAnsi="Arial" w:cs="Arial"/>
          <w:sz w:val="22"/>
        </w:rPr>
        <w:t>regarded as</w:t>
      </w:r>
      <w:r w:rsidR="003A09B1" w:rsidRPr="001D19F6">
        <w:rPr>
          <w:rFonts w:ascii="Arial" w:eastAsia="굴림" w:hAnsi="Arial" w:cs="Arial"/>
          <w:sz w:val="22"/>
        </w:rPr>
        <w:t xml:space="preserve"> having a different job.</w:t>
      </w:r>
    </w:p>
    <w:p w14:paraId="07B1BE27" w14:textId="77777777" w:rsidR="00D03936" w:rsidRPr="001D19F6" w:rsidRDefault="00D03936" w:rsidP="00D03936">
      <w:pPr>
        <w:wordWrap/>
        <w:spacing w:line="360" w:lineRule="auto"/>
        <w:rPr>
          <w:rFonts w:ascii="Arial" w:eastAsia="굴림" w:hAnsi="Arial" w:cs="Arial"/>
          <w:sz w:val="22"/>
        </w:rPr>
      </w:pPr>
      <w:r w:rsidRPr="001D19F6">
        <w:rPr>
          <w:rFonts w:ascii="Arial" w:eastAsia="굴림" w:hAnsi="Arial" w:cs="Arial"/>
          <w:sz w:val="22"/>
        </w:rPr>
        <w:t xml:space="preserve">- </w:t>
      </w:r>
      <w:r w:rsidR="003A09B1" w:rsidRPr="001D19F6">
        <w:rPr>
          <w:rFonts w:ascii="Arial" w:eastAsia="굴림" w:hAnsi="Arial" w:cs="Arial"/>
          <w:sz w:val="22"/>
        </w:rPr>
        <w:t xml:space="preserve">Changing employment status from wage worker to non-wage worker or vice versa is </w:t>
      </w:r>
      <w:r w:rsidR="00770DA8" w:rsidRPr="001D19F6">
        <w:rPr>
          <w:rFonts w:ascii="Arial" w:eastAsia="굴림" w:hAnsi="Arial" w:cs="Arial"/>
          <w:sz w:val="22"/>
        </w:rPr>
        <w:t xml:space="preserve">regarded as </w:t>
      </w:r>
      <w:r w:rsidR="003A09B1" w:rsidRPr="001D19F6">
        <w:rPr>
          <w:rFonts w:ascii="Arial" w:eastAsia="굴림" w:hAnsi="Arial" w:cs="Arial"/>
          <w:sz w:val="22"/>
        </w:rPr>
        <w:lastRenderedPageBreak/>
        <w:t>having a different job.</w:t>
      </w:r>
      <w:r w:rsidRPr="001D19F6">
        <w:rPr>
          <w:rFonts w:ascii="Arial" w:eastAsia="굴림" w:hAnsi="Arial" w:cs="Arial"/>
          <w:sz w:val="22"/>
        </w:rPr>
        <w:t>]</w:t>
      </w:r>
    </w:p>
    <w:p w14:paraId="48D898D6" w14:textId="77777777" w:rsidR="00955DF6" w:rsidRPr="001D19F6" w:rsidRDefault="00955DF6" w:rsidP="00F14BA4">
      <w:pPr>
        <w:pStyle w:val="a6"/>
        <w:numPr>
          <w:ilvl w:val="0"/>
          <w:numId w:val="50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D085</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86C2C33" w14:textId="77777777" w:rsidR="00624BD4" w:rsidRPr="001D19F6" w:rsidRDefault="00624BD4" w:rsidP="00624BD4">
      <w:pPr>
        <w:wordWrap/>
        <w:spacing w:line="360" w:lineRule="auto"/>
        <w:rPr>
          <w:rFonts w:ascii="Arial" w:eastAsia="굴림" w:hAnsi="Arial" w:cs="Arial"/>
          <w:sz w:val="22"/>
        </w:rPr>
      </w:pPr>
    </w:p>
    <w:p w14:paraId="28E86DE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D751. </w:t>
      </w:r>
      <w:r w:rsidR="00C65326" w:rsidRPr="001D19F6">
        <w:rPr>
          <w:rFonts w:ascii="Arial" w:eastAsia="굴림" w:hAnsi="Arial" w:cs="Arial"/>
          <w:sz w:val="22"/>
        </w:rPr>
        <w:t>How many days per week did</w:t>
      </w:r>
      <w:r w:rsidRPr="001D19F6">
        <w:rPr>
          <w:rFonts w:ascii="Arial" w:eastAsia="굴림" w:hAnsi="Arial" w:cs="Arial"/>
          <w:sz w:val="22"/>
        </w:rPr>
        <w:t xml:space="preserve"> you work</w:t>
      </w:r>
      <w:r w:rsidR="00207DA7" w:rsidRPr="001D19F6">
        <w:rPr>
          <w:rFonts w:ascii="Arial" w:eastAsia="굴림" w:hAnsi="Arial" w:cs="Arial"/>
          <w:sz w:val="22"/>
        </w:rPr>
        <w:t xml:space="preserve"> on average</w:t>
      </w:r>
      <w:r w:rsidRPr="001D19F6">
        <w:rPr>
          <w:rFonts w:ascii="Arial" w:eastAsia="굴림" w:hAnsi="Arial" w:cs="Arial"/>
          <w:sz w:val="22"/>
        </w:rPr>
        <w:t>?</w:t>
      </w:r>
    </w:p>
    <w:p w14:paraId="77CE0F49" w14:textId="77777777" w:rsidR="00624BD4" w:rsidRPr="001D19F6" w:rsidRDefault="00955DF6"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days [</w:t>
      </w:r>
      <w:r w:rsidR="003608C0" w:rsidRPr="001D19F6">
        <w:rPr>
          <w:rFonts w:ascii="Arial" w:eastAsia="굴림" w:hAnsi="Arial" w:cs="Arial"/>
          <w:sz w:val="22"/>
        </w:rPr>
        <w:t xml:space="preserve">Range: </w:t>
      </w:r>
      <w:r w:rsidR="00624BD4" w:rsidRPr="001D19F6">
        <w:rPr>
          <w:rFonts w:ascii="Arial" w:eastAsia="굴림" w:hAnsi="Arial" w:cs="Arial"/>
          <w:sz w:val="22"/>
        </w:rPr>
        <w:t>1~7]</w:t>
      </w:r>
    </w:p>
    <w:p w14:paraId="372D5CD4" w14:textId="77777777" w:rsidR="00624BD4" w:rsidRPr="001D19F6" w:rsidRDefault="00624BD4" w:rsidP="00624BD4">
      <w:pPr>
        <w:wordWrap/>
        <w:spacing w:line="360" w:lineRule="auto"/>
        <w:rPr>
          <w:rFonts w:ascii="Arial" w:eastAsia="굴림" w:hAnsi="Arial" w:cs="Arial"/>
          <w:sz w:val="22"/>
        </w:rPr>
      </w:pPr>
    </w:p>
    <w:p w14:paraId="624F0DD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D752. </w:t>
      </w:r>
      <w:r w:rsidR="00C65326" w:rsidRPr="001D19F6">
        <w:rPr>
          <w:rFonts w:ascii="Arial" w:eastAsia="굴림" w:hAnsi="Arial" w:cs="Arial"/>
          <w:sz w:val="22"/>
        </w:rPr>
        <w:t>How many hours per week did</w:t>
      </w:r>
      <w:r w:rsidRPr="001D19F6">
        <w:rPr>
          <w:rFonts w:ascii="Arial" w:eastAsia="굴림" w:hAnsi="Arial" w:cs="Arial"/>
          <w:sz w:val="22"/>
        </w:rPr>
        <w:t xml:space="preserve"> you work </w:t>
      </w:r>
      <w:r w:rsidR="00207DA7" w:rsidRPr="001D19F6">
        <w:rPr>
          <w:rFonts w:ascii="Arial" w:eastAsia="굴림" w:hAnsi="Arial" w:cs="Arial"/>
          <w:sz w:val="22"/>
        </w:rPr>
        <w:t xml:space="preserve">on average </w:t>
      </w:r>
      <w:r w:rsidR="0060656D" w:rsidRPr="001D19F6">
        <w:rPr>
          <w:rFonts w:ascii="Arial" w:eastAsia="굴림" w:hAnsi="Arial" w:cs="Arial"/>
          <w:sz w:val="22"/>
        </w:rPr>
        <w:t>including</w:t>
      </w:r>
      <w:r w:rsidRPr="001D19F6">
        <w:rPr>
          <w:rFonts w:ascii="Arial" w:eastAsia="굴림" w:hAnsi="Arial" w:cs="Arial"/>
          <w:sz w:val="22"/>
        </w:rPr>
        <w:t xml:space="preserve"> lunch time, break, etc.?</w:t>
      </w:r>
    </w:p>
    <w:p w14:paraId="0DD34010" w14:textId="77777777" w:rsidR="00624BD4" w:rsidRPr="001D19F6" w:rsidRDefault="00955DF6"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hours [</w:t>
      </w:r>
      <w:r w:rsidR="003608C0" w:rsidRPr="001D19F6">
        <w:rPr>
          <w:rFonts w:ascii="Arial" w:eastAsia="굴림" w:hAnsi="Arial" w:cs="Arial"/>
          <w:sz w:val="22"/>
        </w:rPr>
        <w:t xml:space="preserve">Range: </w:t>
      </w:r>
      <w:r w:rsidR="00624BD4" w:rsidRPr="001D19F6">
        <w:rPr>
          <w:rFonts w:ascii="Arial" w:eastAsia="굴림" w:hAnsi="Arial" w:cs="Arial"/>
          <w:sz w:val="22"/>
        </w:rPr>
        <w:t>1~160]</w:t>
      </w:r>
    </w:p>
    <w:p w14:paraId="7C4D4D72" w14:textId="77777777" w:rsidR="00624BD4" w:rsidRPr="001D19F6" w:rsidRDefault="00624BD4" w:rsidP="00624BD4">
      <w:pPr>
        <w:wordWrap/>
        <w:spacing w:line="360" w:lineRule="auto"/>
        <w:rPr>
          <w:rFonts w:ascii="Arial" w:eastAsia="굴림" w:hAnsi="Arial" w:cs="Arial"/>
          <w:sz w:val="22"/>
        </w:rPr>
      </w:pPr>
    </w:p>
    <w:p w14:paraId="3CA111FD"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0A3BEF41" w14:textId="3BB5143D" w:rsidR="00624BD4" w:rsidRPr="001D19F6" w:rsidRDefault="00624BD4"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D044=</w:t>
      </w:r>
      <w:r w:rsidRPr="001D19F6">
        <w:rPr>
          <w:rFonts w:ascii="굴림" w:eastAsia="굴림" w:hAnsi="굴림" w:cs="굴림" w:hint="eastAsia"/>
          <w:b/>
          <w:sz w:val="22"/>
        </w:rPr>
        <w:t>①</w:t>
      </w:r>
      <w:r w:rsidRPr="001D19F6">
        <w:rPr>
          <w:rFonts w:ascii="Arial" w:eastAsia="굴림" w:hAnsi="Arial" w:cs="Arial"/>
          <w:b/>
          <w:sz w:val="22"/>
        </w:rPr>
        <w:t xml:space="preserve"> or D071=</w:t>
      </w:r>
      <w:r w:rsidRPr="001D19F6">
        <w:rPr>
          <w:rFonts w:ascii="굴림" w:eastAsia="굴림" w:hAnsi="굴림" w:cs="굴림" w:hint="eastAsia"/>
          <w:b/>
          <w:sz w:val="22"/>
        </w:rPr>
        <w:t>①</w:t>
      </w:r>
      <w:ins w:id="3472" w:author="Keis" w:date="2024-09-06T10:54:00Z">
        <w:r w:rsidR="00CC2D0C" w:rsidRPr="001D19F6">
          <w:rPr>
            <w:rFonts w:ascii="Arial" w:eastAsia="굴림" w:hAnsi="Arial" w:cs="Arial"/>
            <w:b/>
            <w:sz w:val="22"/>
          </w:rPr>
          <w:t>,</w:t>
        </w:r>
        <w:r w:rsidR="00CC2D0C">
          <w:rPr>
            <w:rFonts w:ascii="굴림" w:eastAsia="굴림" w:hAnsi="굴림" w:cs="굴림"/>
            <w:b/>
            <w:sz w:val="22"/>
          </w:rPr>
          <w:t xml:space="preserve"> </w:t>
        </w:r>
        <w:r w:rsidR="00CC2D0C" w:rsidRPr="00CC2D0C">
          <w:rPr>
            <w:rFonts w:ascii="굴림" w:eastAsia="굴림" w:hAnsi="굴림" w:cs="굴림" w:hint="eastAsia"/>
            <w:b/>
            <w:color w:val="00B050"/>
            <w:sz w:val="22"/>
            <w:rPrChange w:id="3473" w:author="Keis" w:date="2024-09-06T10:59:00Z">
              <w:rPr>
                <w:rFonts w:ascii="굴림" w:eastAsia="굴림" w:hAnsi="굴림" w:cs="굴림" w:hint="eastAsia"/>
                <w:b/>
                <w:sz w:val="22"/>
              </w:rPr>
            </w:rPrChange>
          </w:rPr>
          <w:t>③</w:t>
        </w:r>
      </w:ins>
      <w:del w:id="3474" w:author="Keis" w:date="2024-09-06T10:54:00Z">
        <w:r w:rsidRPr="001D19F6" w:rsidDel="00CC2D0C">
          <w:rPr>
            <w:rFonts w:ascii="Arial" w:eastAsia="굴림" w:hAnsi="Arial" w:cs="Arial"/>
            <w:b/>
            <w:sz w:val="22"/>
          </w:rPr>
          <w:delText>,</w:delText>
        </w:r>
      </w:del>
      <w:r w:rsidRPr="001D19F6">
        <w:rPr>
          <w:rFonts w:ascii="Arial" w:eastAsia="굴림" w:hAnsi="Arial" w:cs="Arial"/>
          <w:b/>
          <w:sz w:val="22"/>
        </w:rPr>
        <w:t xml:space="preserve"> then </w:t>
      </w:r>
      <w:r w:rsidR="00955DF6" w:rsidRPr="001D19F6">
        <w:rPr>
          <w:rFonts w:ascii="Arial" w:eastAsia="굴림" w:hAnsi="Arial" w:cs="Arial"/>
          <w:b/>
          <w:sz w:val="22"/>
        </w:rPr>
        <w:t>ask</w:t>
      </w:r>
      <w:r w:rsidRPr="001D19F6">
        <w:rPr>
          <w:rFonts w:ascii="Arial" w:eastAsia="굴림" w:hAnsi="Arial" w:cs="Arial"/>
          <w:b/>
          <w:sz w:val="22"/>
        </w:rPr>
        <w:t xml:space="preserve"> D753</w:t>
      </w:r>
      <w:r w:rsidR="002677CE" w:rsidRPr="001D19F6">
        <w:rPr>
          <w:rFonts w:ascii="Arial" w:eastAsia="굴림" w:hAnsi="Arial" w:cs="Arial"/>
          <w:b/>
          <w:sz w:val="22"/>
        </w:rPr>
        <w:t>. I</w:t>
      </w:r>
      <w:r w:rsidRPr="001D19F6">
        <w:rPr>
          <w:rFonts w:ascii="Arial" w:eastAsia="굴림" w:hAnsi="Arial" w:cs="Arial"/>
          <w:b/>
          <w:sz w:val="22"/>
        </w:rPr>
        <w:t>f D071=</w:t>
      </w:r>
      <w:r w:rsidRPr="001D19F6">
        <w:rPr>
          <w:rFonts w:ascii="굴림" w:eastAsia="굴림" w:hAnsi="굴림" w:cs="굴림" w:hint="eastAsia"/>
          <w:b/>
          <w:sz w:val="22"/>
        </w:rPr>
        <w:t>⑤</w:t>
      </w:r>
      <w:r w:rsidRPr="001D19F6">
        <w:rPr>
          <w:rFonts w:ascii="Arial" w:eastAsia="굴림" w:hAnsi="Arial" w:cs="Arial"/>
          <w:b/>
          <w:sz w:val="22"/>
        </w:rPr>
        <w:t xml:space="preserve"> (unpaid family workers), then </w:t>
      </w:r>
      <w:r w:rsidR="00207DA7" w:rsidRPr="001D19F6">
        <w:rPr>
          <w:rFonts w:ascii="Arial" w:eastAsia="굴림" w:hAnsi="Arial" w:cs="Arial"/>
          <w:b/>
          <w:sz w:val="22"/>
        </w:rPr>
        <w:t>ask</w:t>
      </w:r>
      <w:r w:rsidRPr="001D19F6">
        <w:rPr>
          <w:rFonts w:ascii="Arial" w:eastAsia="굴림" w:hAnsi="Arial" w:cs="Arial"/>
          <w:b/>
          <w:sz w:val="22"/>
        </w:rPr>
        <w:t xml:space="preserve"> D082</w:t>
      </w:r>
      <w:r w:rsidR="002677CE" w:rsidRPr="001D19F6">
        <w:rPr>
          <w:rFonts w:ascii="Arial" w:eastAsia="굴림" w:hAnsi="Arial" w:cs="Arial"/>
          <w:b/>
          <w:sz w:val="22"/>
        </w:rPr>
        <w:t>.</w:t>
      </w:r>
    </w:p>
    <w:p w14:paraId="38564A02" w14:textId="77777777" w:rsidR="00624BD4" w:rsidRPr="001D19F6" w:rsidRDefault="00624BD4" w:rsidP="00624BD4">
      <w:pPr>
        <w:wordWrap/>
        <w:spacing w:line="360" w:lineRule="auto"/>
        <w:rPr>
          <w:rFonts w:ascii="Arial" w:eastAsia="굴림" w:hAnsi="Arial" w:cs="Arial"/>
          <w:b/>
          <w:sz w:val="22"/>
        </w:rPr>
      </w:pPr>
    </w:p>
    <w:p w14:paraId="61620DCF" w14:textId="77777777" w:rsidR="00624BD4" w:rsidRPr="001D19F6" w:rsidRDefault="00624BD4" w:rsidP="00F00057">
      <w:pPr>
        <w:wordWrap/>
        <w:spacing w:line="360" w:lineRule="auto"/>
        <w:rPr>
          <w:rFonts w:ascii="Arial" w:eastAsia="굴림" w:hAnsi="Arial" w:cs="Arial"/>
          <w:sz w:val="22"/>
        </w:rPr>
      </w:pPr>
      <w:r w:rsidRPr="001D19F6">
        <w:rPr>
          <w:rFonts w:ascii="Arial" w:eastAsia="굴림" w:hAnsi="Arial" w:cs="Arial"/>
          <w:sz w:val="22"/>
        </w:rPr>
        <w:t xml:space="preserve">D753. </w:t>
      </w:r>
      <w:r w:rsidR="00F00057" w:rsidRPr="001D19F6">
        <w:rPr>
          <w:rFonts w:ascii="Arial" w:eastAsia="굴림" w:hAnsi="Arial" w:cs="Arial"/>
          <w:sz w:val="22"/>
        </w:rPr>
        <w:t xml:space="preserve">How much did you receive from monthly average net earnings or profits? </w:t>
      </w:r>
      <w:r w:rsidR="00207DA7" w:rsidRPr="001D19F6">
        <w:rPr>
          <w:rFonts w:ascii="Arial" w:eastAsia="굴림" w:hAnsi="Arial" w:cs="Arial"/>
          <w:sz w:val="22"/>
        </w:rPr>
        <w:t xml:space="preserve">As for a self-employer, please tell the net income </w:t>
      </w:r>
      <w:r w:rsidR="0060656D" w:rsidRPr="001D19F6">
        <w:rPr>
          <w:rFonts w:ascii="Arial" w:eastAsia="굴림" w:hAnsi="Arial" w:cs="Arial"/>
          <w:sz w:val="22"/>
        </w:rPr>
        <w:t>including</w:t>
      </w:r>
      <w:r w:rsidR="00207DA7" w:rsidRPr="001D19F6">
        <w:rPr>
          <w:rFonts w:ascii="Arial" w:eastAsia="굴림" w:hAnsi="Arial" w:cs="Arial"/>
          <w:sz w:val="22"/>
        </w:rPr>
        <w:t xml:space="preserve"> all the expenses for your business. </w:t>
      </w:r>
    </w:p>
    <w:p w14:paraId="09B8AB4C" w14:textId="77777777" w:rsidR="00770DA8" w:rsidRPr="001D19F6" w:rsidRDefault="00770DA8" w:rsidP="00770DA8">
      <w:pPr>
        <w:wordWrap/>
        <w:spacing w:line="360" w:lineRule="auto"/>
        <w:rPr>
          <w:rFonts w:ascii="Arial" w:eastAsia="굴림" w:hAnsi="Arial" w:cs="Arial"/>
          <w:sz w:val="22"/>
        </w:rPr>
      </w:pPr>
      <w:r w:rsidRPr="001D19F6">
        <w:rPr>
          <w:rFonts w:ascii="Arial" w:eastAsia="굴림" w:hAnsi="Arial" w:cs="Arial"/>
          <w:sz w:val="22"/>
        </w:rPr>
        <w:t>[IWER:</w:t>
      </w:r>
    </w:p>
    <w:p w14:paraId="0C904812" w14:textId="77777777" w:rsidR="00770DA8" w:rsidRPr="001D19F6" w:rsidRDefault="00770DA8" w:rsidP="00770DA8">
      <w:pPr>
        <w:wordWrap/>
        <w:spacing w:line="360" w:lineRule="auto"/>
        <w:rPr>
          <w:rFonts w:ascii="Arial" w:eastAsia="굴림" w:hAnsi="Arial" w:cs="Arial"/>
          <w:sz w:val="22"/>
        </w:rPr>
      </w:pPr>
      <w:r w:rsidRPr="001D19F6">
        <w:rPr>
          <w:rFonts w:ascii="Arial" w:eastAsia="굴림" w:hAnsi="Arial" w:cs="Arial"/>
          <w:sz w:val="22"/>
        </w:rPr>
        <w:t xml:space="preserve">- </w:t>
      </w:r>
      <w:r w:rsidR="009D4385" w:rsidRPr="001D19F6">
        <w:rPr>
          <w:rFonts w:ascii="Arial" w:eastAsia="굴림" w:hAnsi="Arial" w:cs="Arial"/>
          <w:sz w:val="22"/>
        </w:rPr>
        <w:t>“</w:t>
      </w:r>
      <w:r w:rsidRPr="001D19F6">
        <w:rPr>
          <w:rFonts w:ascii="Arial" w:eastAsia="굴림" w:hAnsi="Arial" w:cs="Arial"/>
          <w:sz w:val="22"/>
        </w:rPr>
        <w:t xml:space="preserve">Please </w:t>
      </w:r>
      <w:r w:rsidR="009D4385" w:rsidRPr="001D19F6">
        <w:rPr>
          <w:rFonts w:ascii="Arial" w:eastAsia="굴림" w:hAnsi="Arial" w:cs="Arial"/>
          <w:sz w:val="22"/>
        </w:rPr>
        <w:t>state</w:t>
      </w:r>
      <w:r w:rsidRPr="001D19F6">
        <w:rPr>
          <w:rFonts w:ascii="Arial" w:eastAsia="굴림" w:hAnsi="Arial" w:cs="Arial"/>
          <w:sz w:val="22"/>
        </w:rPr>
        <w:t xml:space="preserve"> profits </w:t>
      </w:r>
      <w:r w:rsidR="0060656D" w:rsidRPr="001D19F6">
        <w:rPr>
          <w:rFonts w:ascii="Arial" w:eastAsia="굴림" w:hAnsi="Arial" w:cs="Arial"/>
          <w:sz w:val="22"/>
        </w:rPr>
        <w:t>including</w:t>
      </w:r>
      <w:r w:rsidRPr="001D19F6">
        <w:rPr>
          <w:rFonts w:ascii="Arial" w:eastAsia="굴림" w:hAnsi="Arial" w:cs="Arial"/>
          <w:sz w:val="22"/>
        </w:rPr>
        <w:t xml:space="preserve"> legally re</w:t>
      </w:r>
      <w:r w:rsidR="00ED3B2D" w:rsidRPr="001D19F6">
        <w:rPr>
          <w:rFonts w:ascii="Arial" w:eastAsia="굴림" w:hAnsi="Arial" w:cs="Arial"/>
          <w:sz w:val="22"/>
        </w:rPr>
        <w:t>quired deductions, such as t</w:t>
      </w:r>
      <w:r w:rsidR="0052190D" w:rsidRPr="001D19F6">
        <w:rPr>
          <w:rFonts w:ascii="Arial" w:eastAsia="굴림" w:hAnsi="Arial" w:cs="Arial"/>
          <w:sz w:val="22"/>
        </w:rPr>
        <w:t>axe</w:t>
      </w:r>
      <w:r w:rsidR="00ED3B2D" w:rsidRPr="001D19F6">
        <w:rPr>
          <w:rFonts w:ascii="Arial" w:eastAsia="굴림" w:hAnsi="Arial" w:cs="Arial"/>
          <w:sz w:val="22"/>
        </w:rPr>
        <w:t>s</w:t>
      </w:r>
      <w:r w:rsidRPr="001D19F6">
        <w:rPr>
          <w:rFonts w:ascii="Arial" w:eastAsia="굴림" w:hAnsi="Arial" w:cs="Arial"/>
          <w:sz w:val="22"/>
        </w:rPr>
        <w:t xml:space="preserve">, </w:t>
      </w:r>
      <w:r w:rsidR="004A5999" w:rsidRPr="001D19F6">
        <w:rPr>
          <w:rFonts w:ascii="Arial" w:eastAsia="굴림" w:hAnsi="Arial" w:cs="Arial"/>
          <w:sz w:val="22"/>
        </w:rPr>
        <w:t xml:space="preserve">national </w:t>
      </w:r>
      <w:r w:rsidR="009C227C" w:rsidRPr="001D19F6">
        <w:rPr>
          <w:rFonts w:ascii="Arial" w:eastAsia="굴림" w:hAnsi="Arial" w:cs="Arial"/>
          <w:sz w:val="22"/>
        </w:rPr>
        <w:t>pension contributions</w:t>
      </w:r>
      <w:r w:rsidRPr="001D19F6">
        <w:rPr>
          <w:rFonts w:ascii="Arial" w:eastAsia="굴림" w:hAnsi="Arial" w:cs="Arial"/>
          <w:sz w:val="22"/>
        </w:rPr>
        <w:t>, health insurance</w:t>
      </w:r>
      <w:r w:rsidR="009C227C" w:rsidRPr="001D19F6">
        <w:rPr>
          <w:rFonts w:ascii="Arial" w:eastAsia="굴림" w:hAnsi="Arial" w:cs="Arial"/>
          <w:sz w:val="22"/>
        </w:rPr>
        <w:t xml:space="preserve"> premiums</w:t>
      </w:r>
      <w:r w:rsidRPr="001D19F6">
        <w:rPr>
          <w:rFonts w:ascii="Arial" w:eastAsia="굴림" w:hAnsi="Arial" w:cs="Arial"/>
          <w:sz w:val="22"/>
        </w:rPr>
        <w:t xml:space="preserve"> and employment insurance premiums.</w:t>
      </w:r>
      <w:r w:rsidR="009D4385" w:rsidRPr="001D19F6">
        <w:rPr>
          <w:rFonts w:ascii="Arial" w:eastAsia="굴림" w:hAnsi="Arial" w:cs="Arial"/>
          <w:sz w:val="22"/>
        </w:rPr>
        <w:t>”</w:t>
      </w:r>
    </w:p>
    <w:p w14:paraId="16299CA1" w14:textId="77777777" w:rsidR="00770DA8" w:rsidRPr="001D19F6" w:rsidRDefault="00770DA8" w:rsidP="00624BD4">
      <w:pPr>
        <w:wordWrap/>
        <w:spacing w:line="360" w:lineRule="auto"/>
        <w:rPr>
          <w:rFonts w:ascii="Arial" w:eastAsia="굴림" w:hAnsi="Arial" w:cs="Arial"/>
          <w:sz w:val="22"/>
        </w:rPr>
      </w:pPr>
      <w:r w:rsidRPr="001D19F6">
        <w:rPr>
          <w:rFonts w:ascii="Arial" w:eastAsia="굴림" w:hAnsi="Arial" w:cs="Arial"/>
          <w:sz w:val="22"/>
        </w:rPr>
        <w:t xml:space="preserve">- </w:t>
      </w:r>
      <w:r w:rsidR="009C227C" w:rsidRPr="001D19F6">
        <w:rPr>
          <w:rFonts w:ascii="Arial" w:eastAsia="굴림" w:hAnsi="Arial" w:cs="Arial"/>
          <w:sz w:val="22"/>
        </w:rPr>
        <w:t xml:space="preserve">Mark 0 if R was self-employed and made no net </w:t>
      </w:r>
      <w:r w:rsidR="0017396C" w:rsidRPr="001D19F6">
        <w:rPr>
          <w:rFonts w:ascii="Arial" w:eastAsia="굴림" w:hAnsi="Arial" w:cs="Arial"/>
          <w:sz w:val="22"/>
        </w:rPr>
        <w:t>income</w:t>
      </w:r>
      <w:r w:rsidR="009C227C" w:rsidRPr="001D19F6">
        <w:rPr>
          <w:rFonts w:ascii="Arial" w:eastAsia="굴림" w:hAnsi="Arial" w:cs="Arial"/>
          <w:sz w:val="22"/>
        </w:rPr>
        <w:t>, and ent</w:t>
      </w:r>
      <w:r w:rsidR="0017396C" w:rsidRPr="001D19F6">
        <w:rPr>
          <w:rFonts w:ascii="Arial" w:eastAsia="굴림" w:hAnsi="Arial" w:cs="Arial"/>
          <w:sz w:val="22"/>
        </w:rPr>
        <w:t>er 999997 if R’s business is deficit.</w:t>
      </w:r>
    </w:p>
    <w:p w14:paraId="556A87E8" w14:textId="77777777" w:rsidR="001F6D25" w:rsidRPr="001D19F6" w:rsidRDefault="005958F8" w:rsidP="001F6D25">
      <w:pPr>
        <w:wordWrap/>
        <w:spacing w:line="360" w:lineRule="auto"/>
        <w:rPr>
          <w:rFonts w:ascii="Arial" w:eastAsia="굴림" w:hAnsi="Arial" w:cs="Arial"/>
          <w:sz w:val="22"/>
        </w:rPr>
      </w:pPr>
      <w:r w:rsidRPr="001D19F6">
        <w:rPr>
          <w:rFonts w:ascii="Arial" w:eastAsia="굴림" w:hAnsi="Arial" w:cs="Arial"/>
          <w:sz w:val="22"/>
        </w:rPr>
        <w:t xml:space="preserve">- </w:t>
      </w:r>
      <w:r w:rsidR="001F6D25"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001F6D25" w:rsidRPr="001D19F6">
        <w:rPr>
          <w:rFonts w:ascii="Arial" w:eastAsia="굴림" w:hAnsi="Arial" w:cs="Arial"/>
          <w:sz w:val="22"/>
        </w:rPr>
        <w:t xml:space="preserve">)’ first then, </w:t>
      </w:r>
      <w:proofErr w:type="gramStart"/>
      <w:r w:rsidR="001F6D25" w:rsidRPr="001D19F6">
        <w:rPr>
          <w:rFonts w:ascii="Arial" w:eastAsia="굴림" w:hAnsi="Arial" w:cs="Arial"/>
          <w:sz w:val="22"/>
        </w:rPr>
        <w:t>enter ’</w:t>
      </w:r>
      <w:proofErr w:type="gramEnd"/>
      <w:r w:rsidR="001F6D25" w:rsidRPr="001D19F6">
        <w:rPr>
          <w:rFonts w:ascii="Arial" w:eastAsia="굴림" w:hAnsi="Arial" w:cs="Arial"/>
          <w:sz w:val="22"/>
        </w:rPr>
        <w:t>10,000 Korean won (MW)’.]</w:t>
      </w:r>
    </w:p>
    <w:p w14:paraId="72ECAAB1" w14:textId="77777777" w:rsidR="00624BD4" w:rsidRPr="001D19F6" w:rsidRDefault="001F6D25" w:rsidP="001F6D25">
      <w:pPr>
        <w:wordWrap/>
        <w:spacing w:line="360" w:lineRule="auto"/>
        <w:rPr>
          <w:rFonts w:ascii="Arial" w:eastAsia="굴림" w:hAnsi="Arial" w:cs="Arial"/>
          <w:kern w:val="0"/>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5958F8" w:rsidRPr="001D19F6">
        <w:rPr>
          <w:rFonts w:ascii="Arial" w:eastAsia="굴림" w:hAnsi="Arial" w:cs="Arial"/>
          <w:kern w:val="0"/>
          <w:sz w:val="22"/>
        </w:rPr>
        <w:t>9</w:t>
      </w:r>
      <w:r w:rsidRPr="001D19F6">
        <w:rPr>
          <w:rFonts w:ascii="Arial" w:eastAsia="굴림" w:hAnsi="Arial" w:cs="Arial"/>
          <w:kern w:val="0"/>
          <w:sz w:val="22"/>
        </w:rPr>
        <w:t>9] _________ MW [Range: 0 ~ 9997]</w:t>
      </w:r>
    </w:p>
    <w:p w14:paraId="7C5D3937" w14:textId="77777777" w:rsidR="001F6D25" w:rsidRPr="001D19F6" w:rsidRDefault="001F6D25" w:rsidP="001F6D25">
      <w:pPr>
        <w:wordWrap/>
        <w:spacing w:line="360" w:lineRule="auto"/>
        <w:rPr>
          <w:rFonts w:ascii="Arial" w:eastAsia="굴림" w:hAnsi="Arial" w:cs="Arial"/>
          <w:sz w:val="22"/>
        </w:rPr>
      </w:pPr>
    </w:p>
    <w:p w14:paraId="1F68E8F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D082. When did you quit this job? (unit: year and month combined into 6 digits, workplace since [D045]: [Industry D046] [Occupation D051])</w:t>
      </w:r>
    </w:p>
    <w:p w14:paraId="16BF356A" w14:textId="1D647DFB"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526CA1" w:rsidRPr="001D19F6">
        <w:rPr>
          <w:rFonts w:ascii="Arial" w:eastAsia="굴림" w:hAnsi="Arial" w:cs="Arial"/>
          <w:sz w:val="22"/>
        </w:rPr>
        <w:t xml:space="preserve">For </w:t>
      </w:r>
      <w:r w:rsidR="0060656D" w:rsidRPr="001D19F6">
        <w:rPr>
          <w:rFonts w:ascii="Arial" w:eastAsia="굴림" w:hAnsi="Arial" w:cs="Arial"/>
          <w:sz w:val="22"/>
        </w:rPr>
        <w:t>example</w:t>
      </w:r>
      <w:r w:rsidR="00526CA1" w:rsidRPr="001D19F6">
        <w:rPr>
          <w:rFonts w:ascii="Arial" w:eastAsia="굴림" w:hAnsi="Arial" w:cs="Arial"/>
          <w:sz w:val="22"/>
        </w:rPr>
        <w:t xml:space="preserve">, mark </w:t>
      </w:r>
      <w:del w:id="3475" w:author="Keis" w:date="2024-09-06T10:18:00Z">
        <w:r w:rsidR="00637AAF" w:rsidDel="009F27DD">
          <w:rPr>
            <w:rFonts w:ascii="Arial" w:eastAsia="굴림" w:hAnsi="Arial" w:cs="Arial" w:hint="eastAsia"/>
            <w:color w:val="FF0000"/>
            <w:sz w:val="22"/>
          </w:rPr>
          <w:delText>2019</w:delText>
        </w:r>
      </w:del>
      <w:ins w:id="3476" w:author="Keis" w:date="2024-09-06T10:18:00Z">
        <w:r w:rsidR="009F27DD" w:rsidRPr="009F27DD">
          <w:rPr>
            <w:rFonts w:ascii="Arial" w:eastAsia="굴림" w:hAnsi="Arial" w:cs="Arial" w:hint="eastAsia"/>
            <w:color w:val="00B050"/>
            <w:sz w:val="22"/>
          </w:rPr>
          <w:t>2021</w:t>
        </w:r>
      </w:ins>
      <w:r w:rsidR="00637AAF" w:rsidRPr="002B1E54">
        <w:rPr>
          <w:rFonts w:ascii="Arial" w:eastAsia="굴림" w:hAnsi="Arial" w:cs="Arial"/>
          <w:color w:val="000000" w:themeColor="text1"/>
          <w:sz w:val="22"/>
          <w:rPrChange w:id="3477" w:author="Keis" w:date="2024-09-13T13:11:00Z">
            <w:rPr>
              <w:rFonts w:ascii="Arial" w:eastAsia="굴림" w:hAnsi="Arial" w:cs="Arial"/>
              <w:color w:val="FF0000"/>
              <w:sz w:val="22"/>
            </w:rPr>
          </w:rPrChange>
        </w:rPr>
        <w:t>01</w:t>
      </w:r>
      <w:r w:rsidR="00526CA1" w:rsidRPr="001D19F6">
        <w:rPr>
          <w:rFonts w:ascii="Arial" w:eastAsia="굴림" w:hAnsi="Arial" w:cs="Arial"/>
          <w:sz w:val="22"/>
        </w:rPr>
        <w:t xml:space="preserve"> for January </w:t>
      </w:r>
      <w:del w:id="3478" w:author="Keis" w:date="2024-09-06T10:18:00Z">
        <w:r w:rsidR="00637AAF" w:rsidRPr="00637AAF" w:rsidDel="009F27DD">
          <w:rPr>
            <w:rFonts w:ascii="Arial" w:eastAsia="굴림" w:hAnsi="Arial" w:cs="Arial" w:hint="eastAsia"/>
            <w:color w:val="FF0000"/>
            <w:sz w:val="22"/>
          </w:rPr>
          <w:delText>2019</w:delText>
        </w:r>
      </w:del>
      <w:ins w:id="3479" w:author="Keis" w:date="2024-09-06T10:18:00Z">
        <w:r w:rsidR="009F27DD" w:rsidRPr="009F27DD">
          <w:rPr>
            <w:rFonts w:ascii="Arial" w:eastAsia="굴림" w:hAnsi="Arial" w:cs="Arial" w:hint="eastAsia"/>
            <w:color w:val="00B050"/>
            <w:sz w:val="22"/>
          </w:rPr>
          <w:t>2021</w:t>
        </w:r>
      </w:ins>
      <w:r w:rsidR="00526CA1" w:rsidRPr="001D19F6">
        <w:rPr>
          <w:rFonts w:ascii="Arial" w:eastAsia="굴림" w:hAnsi="Arial" w:cs="Arial"/>
          <w:sz w:val="22"/>
        </w:rPr>
        <w:t xml:space="preserve">. If the month is not clear, enter </w:t>
      </w:r>
      <w:del w:id="3480" w:author="Keis" w:date="2024-09-06T10:18:00Z">
        <w:r w:rsidR="00637AAF" w:rsidDel="009F27DD">
          <w:rPr>
            <w:rFonts w:ascii="Arial" w:eastAsia="굴림" w:hAnsi="Arial" w:cs="Arial" w:hint="eastAsia"/>
            <w:color w:val="FF0000"/>
            <w:sz w:val="22"/>
          </w:rPr>
          <w:delText>2019</w:delText>
        </w:r>
      </w:del>
      <w:ins w:id="3481" w:author="Keis" w:date="2024-09-06T10:18:00Z">
        <w:r w:rsidR="009F27DD" w:rsidRPr="009F27DD">
          <w:rPr>
            <w:rFonts w:ascii="Arial" w:eastAsia="굴림" w:hAnsi="Arial" w:cs="Arial" w:hint="eastAsia"/>
            <w:color w:val="00B050"/>
            <w:sz w:val="22"/>
          </w:rPr>
          <w:t>2021</w:t>
        </w:r>
      </w:ins>
      <w:r w:rsidR="00637AAF" w:rsidRPr="002B1E54">
        <w:rPr>
          <w:rFonts w:ascii="Arial" w:eastAsia="굴림" w:hAnsi="Arial" w:cs="Arial"/>
          <w:color w:val="000000" w:themeColor="text1"/>
          <w:sz w:val="22"/>
          <w:rPrChange w:id="3482" w:author="Keis" w:date="2024-09-13T13:11:00Z">
            <w:rPr>
              <w:rFonts w:ascii="Arial" w:eastAsia="굴림" w:hAnsi="Arial" w:cs="Arial"/>
              <w:color w:val="FF0000"/>
              <w:sz w:val="22"/>
            </w:rPr>
          </w:rPrChange>
        </w:rPr>
        <w:t>00</w:t>
      </w:r>
      <w:r w:rsidR="00526CA1" w:rsidRPr="001D19F6">
        <w:rPr>
          <w:rFonts w:ascii="Arial" w:eastAsia="굴림" w:hAnsi="Arial" w:cs="Arial"/>
          <w:sz w:val="22"/>
        </w:rPr>
        <w:t>.</w:t>
      </w:r>
      <w:r w:rsidRPr="001D19F6">
        <w:rPr>
          <w:rFonts w:ascii="Arial" w:eastAsia="굴림" w:hAnsi="Arial" w:cs="Arial"/>
          <w:sz w:val="22"/>
        </w:rPr>
        <w:t>]</w:t>
      </w:r>
    </w:p>
    <w:p w14:paraId="4070CE84" w14:textId="1E350D49" w:rsidR="0017396C" w:rsidRPr="001D19F6" w:rsidRDefault="0017396C" w:rsidP="0017396C">
      <w:pPr>
        <w:wordWrap/>
        <w:spacing w:line="360" w:lineRule="auto"/>
        <w:rPr>
          <w:rFonts w:ascii="Arial" w:eastAsia="굴림" w:hAnsi="Arial" w:cs="Arial"/>
          <w:sz w:val="22"/>
        </w:rPr>
      </w:pPr>
      <w:r w:rsidRPr="001D19F6">
        <w:rPr>
          <w:rFonts w:ascii="Arial" w:eastAsia="굴림" w:hAnsi="Arial" w:cs="Arial"/>
          <w:sz w:val="22"/>
        </w:rPr>
        <w:tab/>
        <w:t xml:space="preserve">_______________________________ [Range: 200600 ~ </w:t>
      </w:r>
      <w:del w:id="3483" w:author="Keis" w:date="2024-09-06T10:23:00Z">
        <w:r w:rsidR="00637AAF" w:rsidDel="00817F07">
          <w:rPr>
            <w:rFonts w:ascii="Arial" w:eastAsia="굴림" w:hAnsi="Arial" w:cs="Arial" w:hint="eastAsia"/>
            <w:color w:val="FF0000"/>
            <w:sz w:val="22"/>
          </w:rPr>
          <w:delText>2020</w:delText>
        </w:r>
      </w:del>
      <w:ins w:id="3484" w:author="Keis" w:date="2024-09-06T10:23:00Z">
        <w:r w:rsidR="00817F07" w:rsidRPr="00817F07">
          <w:rPr>
            <w:rFonts w:ascii="Arial" w:eastAsia="굴림" w:hAnsi="Arial" w:cs="Arial" w:hint="eastAsia"/>
            <w:color w:val="00B050"/>
            <w:sz w:val="22"/>
          </w:rPr>
          <w:t>2022</w:t>
        </w:r>
      </w:ins>
      <w:r w:rsidR="00637AAF" w:rsidRPr="002B1E54">
        <w:rPr>
          <w:rFonts w:ascii="Arial" w:eastAsia="굴림" w:hAnsi="Arial" w:cs="Arial"/>
          <w:color w:val="000000" w:themeColor="text1"/>
          <w:sz w:val="22"/>
          <w:rPrChange w:id="3485" w:author="Keis" w:date="2024-09-13T13:11:00Z">
            <w:rPr>
              <w:rFonts w:ascii="Arial" w:eastAsia="굴림" w:hAnsi="Arial" w:cs="Arial"/>
              <w:color w:val="FF0000"/>
              <w:sz w:val="22"/>
            </w:rPr>
          </w:rPrChange>
        </w:rPr>
        <w:t>11</w:t>
      </w:r>
      <w:r w:rsidR="00637AAF" w:rsidRPr="00637AAF">
        <w:rPr>
          <w:rFonts w:ascii="Arial" w:eastAsia="굴림" w:hAnsi="Arial" w:cs="Arial" w:hint="eastAsia"/>
          <w:color w:val="000000" w:themeColor="text1"/>
          <w:sz w:val="22"/>
        </w:rPr>
        <w:t>]</w:t>
      </w:r>
    </w:p>
    <w:p w14:paraId="42AF81D5" w14:textId="77777777" w:rsidR="00661FCD" w:rsidRPr="001D19F6" w:rsidRDefault="00661FCD" w:rsidP="00624BD4">
      <w:pPr>
        <w:wordWrap/>
        <w:spacing w:line="360" w:lineRule="auto"/>
        <w:rPr>
          <w:rFonts w:ascii="Arial" w:eastAsia="굴림" w:hAnsi="Arial" w:cs="Arial"/>
          <w:sz w:val="22"/>
        </w:rPr>
      </w:pPr>
    </w:p>
    <w:p w14:paraId="6214A71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D083. Why did you quit? (workplace since [D045]: [Industry D046] [Occupation D051]) </w:t>
      </w:r>
    </w:p>
    <w:p w14:paraId="4D5AE79C" w14:textId="77777777" w:rsidR="0017396C" w:rsidRPr="001D19F6" w:rsidRDefault="0017396C" w:rsidP="0017396C">
      <w:pPr>
        <w:wordWrap/>
        <w:spacing w:line="360" w:lineRule="auto"/>
        <w:rPr>
          <w:rFonts w:ascii="Arial" w:eastAsia="굴림" w:hAnsi="Arial" w:cs="Arial"/>
          <w:sz w:val="22"/>
        </w:rPr>
      </w:pPr>
      <w:r w:rsidRPr="001D19F6">
        <w:rPr>
          <w:rFonts w:ascii="Arial" w:eastAsia="굴림" w:hAnsi="Arial" w:cs="Arial"/>
          <w:sz w:val="22"/>
        </w:rPr>
        <w:t xml:space="preserve">[IWER: Choices are different by wage workers and non-wage workers] </w:t>
      </w:r>
    </w:p>
    <w:p w14:paraId="337425BD" w14:textId="77777777" w:rsidR="002D7A41" w:rsidRPr="001D19F6" w:rsidRDefault="002D7A41" w:rsidP="0017396C">
      <w:pPr>
        <w:wordWrap/>
        <w:spacing w:line="360" w:lineRule="auto"/>
        <w:rPr>
          <w:rFonts w:ascii="Arial" w:eastAsia="굴림" w:hAnsi="Arial" w:cs="Arial"/>
          <w:sz w:val="22"/>
        </w:rPr>
      </w:pPr>
    </w:p>
    <w:p w14:paraId="09D883E1" w14:textId="77777777" w:rsidR="0017396C" w:rsidRPr="001D19F6" w:rsidRDefault="0017396C" w:rsidP="0017396C">
      <w:pPr>
        <w:wordWrap/>
        <w:spacing w:line="360" w:lineRule="auto"/>
        <w:rPr>
          <w:rFonts w:ascii="Arial" w:eastAsia="굴림" w:hAnsi="Arial" w:cs="Arial"/>
          <w:sz w:val="22"/>
        </w:rPr>
      </w:pPr>
      <w:r w:rsidRPr="001D19F6">
        <w:rPr>
          <w:rFonts w:ascii="Arial" w:eastAsia="굴림" w:hAnsi="Arial" w:cs="Arial"/>
          <w:sz w:val="22"/>
        </w:rPr>
        <w:t>(In the case of wage workers)</w:t>
      </w:r>
    </w:p>
    <w:p w14:paraId="5247F567"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Bankruptcy, closure, temporary shutdown, etc. of business</w:t>
      </w:r>
    </w:p>
    <w:p w14:paraId="2D9E3FC5"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Layoff, recommended resignation, voluntary early retirement, etc.</w:t>
      </w:r>
    </w:p>
    <w:p w14:paraId="2B0129C1"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Contract expired</w:t>
      </w:r>
    </w:p>
    <w:p w14:paraId="66ABAC00"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Retirement (at the mandatory retirement age)</w:t>
      </w:r>
    </w:p>
    <w:p w14:paraId="62F26280"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Too low wage</w:t>
      </w:r>
    </w:p>
    <w:p w14:paraId="07B9B4ED"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lastRenderedPageBreak/>
        <w:t>Temporary job or no vision of work</w:t>
      </w:r>
    </w:p>
    <w:p w14:paraId="7A5E9534"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198ED312"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174411AA"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Marriage, childbirth, childcare, etc.</w:t>
      </w:r>
    </w:p>
    <w:p w14:paraId="29665C1C"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Further education or military service</w:t>
      </w:r>
    </w:p>
    <w:p w14:paraId="56E85E3C"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Found a better job with better wage/ working condition</w:t>
      </w:r>
    </w:p>
    <w:p w14:paraId="2B740940"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To start up a new business or to help family business</w:t>
      </w:r>
    </w:p>
    <w:p w14:paraId="1D93B3D8"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466725E8"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7E261736" w14:textId="77777777" w:rsidR="0017396C" w:rsidRPr="001D19F6" w:rsidRDefault="0017396C" w:rsidP="00F14BA4">
      <w:pPr>
        <w:pStyle w:val="a6"/>
        <w:numPr>
          <w:ilvl w:val="0"/>
          <w:numId w:val="509"/>
        </w:numPr>
        <w:wordWrap/>
        <w:spacing w:line="360" w:lineRule="auto"/>
        <w:ind w:leftChars="0"/>
        <w:rPr>
          <w:rFonts w:ascii="Arial" w:eastAsia="굴림" w:hAnsi="Arial" w:cs="Arial"/>
          <w:sz w:val="22"/>
        </w:rPr>
      </w:pPr>
      <w:r w:rsidRPr="001D19F6">
        <w:rPr>
          <w:rFonts w:ascii="Arial" w:eastAsia="굴림" w:hAnsi="Arial" w:cs="Arial"/>
          <w:sz w:val="22"/>
        </w:rPr>
        <w:t>Others</w:t>
      </w:r>
    </w:p>
    <w:p w14:paraId="16555BF8" w14:textId="77777777" w:rsidR="0017396C" w:rsidRPr="001D19F6" w:rsidRDefault="0017396C" w:rsidP="0017396C">
      <w:pPr>
        <w:wordWrap/>
        <w:spacing w:line="360" w:lineRule="auto"/>
        <w:rPr>
          <w:rFonts w:ascii="Arial" w:eastAsia="굴림" w:hAnsi="Arial" w:cs="Arial"/>
          <w:sz w:val="22"/>
        </w:rPr>
      </w:pPr>
    </w:p>
    <w:p w14:paraId="63B5FB8E" w14:textId="77777777" w:rsidR="0017396C" w:rsidRPr="001D19F6" w:rsidRDefault="0017396C" w:rsidP="0017396C">
      <w:pPr>
        <w:wordWrap/>
        <w:spacing w:line="360" w:lineRule="auto"/>
        <w:rPr>
          <w:rFonts w:ascii="Arial" w:eastAsia="굴림" w:hAnsi="Arial" w:cs="Arial"/>
          <w:sz w:val="22"/>
        </w:rPr>
      </w:pPr>
      <w:r w:rsidRPr="001D19F6">
        <w:rPr>
          <w:rFonts w:ascii="Arial" w:eastAsia="굴림" w:hAnsi="Arial" w:cs="Arial"/>
          <w:sz w:val="22"/>
        </w:rPr>
        <w:t>(In the case of non-wage worker)</w:t>
      </w:r>
    </w:p>
    <w:p w14:paraId="578054D8"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Business was falling or slow</w:t>
      </w:r>
    </w:p>
    <w:p w14:paraId="7143CFA3"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No vision of work</w:t>
      </w:r>
    </w:p>
    <w:p w14:paraId="51819301"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72F171B1"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33A37575"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Marriage, childbirth, childcare, etc.</w:t>
      </w:r>
    </w:p>
    <w:p w14:paraId="20DDE18C"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Moved house</w:t>
      </w:r>
    </w:p>
    <w:p w14:paraId="7B227BBE"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Care for sick family member</w:t>
      </w:r>
    </w:p>
    <w:p w14:paraId="74F21797"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 xml:space="preserve">Found a paid job </w:t>
      </w:r>
    </w:p>
    <w:p w14:paraId="067FE788"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To start up a new business</w:t>
      </w:r>
    </w:p>
    <w:p w14:paraId="73E200A1"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For unpaid assistance in family business</w:t>
      </w:r>
    </w:p>
    <w:p w14:paraId="403F117B"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4E8E723A"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49C0ED0B" w14:textId="77777777" w:rsidR="0017396C" w:rsidRPr="001D19F6" w:rsidRDefault="0017396C" w:rsidP="00F14BA4">
      <w:pPr>
        <w:pStyle w:val="a6"/>
        <w:numPr>
          <w:ilvl w:val="0"/>
          <w:numId w:val="510"/>
        </w:numPr>
        <w:wordWrap/>
        <w:spacing w:line="360" w:lineRule="auto"/>
        <w:ind w:leftChars="0"/>
        <w:rPr>
          <w:rFonts w:ascii="Arial" w:eastAsia="굴림" w:hAnsi="Arial" w:cs="Arial"/>
          <w:sz w:val="22"/>
        </w:rPr>
      </w:pPr>
      <w:r w:rsidRPr="001D19F6">
        <w:rPr>
          <w:rFonts w:ascii="Arial" w:eastAsia="굴림" w:hAnsi="Arial" w:cs="Arial"/>
          <w:sz w:val="22"/>
        </w:rPr>
        <w:t>Others</w:t>
      </w:r>
    </w:p>
    <w:p w14:paraId="09528DE6" w14:textId="77777777" w:rsidR="00624BD4" w:rsidRPr="001D19F6" w:rsidRDefault="00624BD4" w:rsidP="00624BD4">
      <w:pPr>
        <w:wordWrap/>
        <w:spacing w:line="360" w:lineRule="auto"/>
        <w:rPr>
          <w:rFonts w:ascii="Arial" w:eastAsia="굴림" w:hAnsi="Arial" w:cs="Arial"/>
          <w:sz w:val="22"/>
        </w:rPr>
      </w:pPr>
    </w:p>
    <w:p w14:paraId="3F1A6E4C" w14:textId="77777777" w:rsidR="00166CF9" w:rsidRPr="001D19F6" w:rsidRDefault="00166CF9"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740626DC" w14:textId="77777777" w:rsidR="00166CF9" w:rsidRPr="001D19F6" w:rsidRDefault="00166CF9" w:rsidP="00F14BA4">
      <w:pPr>
        <w:pStyle w:val="a6"/>
        <w:numPr>
          <w:ilvl w:val="0"/>
          <w:numId w:val="496"/>
        </w:numPr>
        <w:wordWrap/>
        <w:spacing w:line="276" w:lineRule="auto"/>
        <w:ind w:leftChars="0"/>
        <w:rPr>
          <w:rFonts w:ascii="Arial" w:eastAsia="굴림" w:hAnsi="Arial" w:cs="Arial"/>
          <w:b/>
          <w:bCs/>
          <w:sz w:val="22"/>
        </w:rPr>
      </w:pPr>
      <w:r w:rsidRPr="001D19F6">
        <w:rPr>
          <w:rFonts w:ascii="Arial" w:eastAsia="굴림" w:hAnsi="Arial" w:cs="Arial"/>
          <w:b/>
          <w:bCs/>
          <w:sz w:val="22"/>
        </w:rPr>
        <w:t>R cannot answer ‘Don’t know’ or’ Refuse to answer’ to D084.</w:t>
      </w:r>
    </w:p>
    <w:p w14:paraId="2B0DAA2D" w14:textId="77777777" w:rsidR="00166CF9" w:rsidRPr="001D19F6" w:rsidRDefault="00166CF9" w:rsidP="00166CF9">
      <w:pPr>
        <w:wordWrap/>
        <w:spacing w:line="360" w:lineRule="auto"/>
        <w:rPr>
          <w:rFonts w:ascii="Arial" w:eastAsia="굴림" w:hAnsi="Arial" w:cs="Arial"/>
          <w:sz w:val="22"/>
        </w:rPr>
      </w:pPr>
    </w:p>
    <w:p w14:paraId="46465BAF" w14:textId="77777777" w:rsidR="002A526F" w:rsidRPr="001D19F6" w:rsidRDefault="00624BD4" w:rsidP="002A526F">
      <w:pPr>
        <w:wordWrap/>
        <w:spacing w:line="360" w:lineRule="auto"/>
        <w:rPr>
          <w:rFonts w:ascii="Arial" w:eastAsia="굴림" w:hAnsi="Arial" w:cs="Arial"/>
          <w:sz w:val="22"/>
        </w:rPr>
      </w:pPr>
      <w:r w:rsidRPr="001D19F6">
        <w:rPr>
          <w:rFonts w:ascii="Arial" w:eastAsia="굴림" w:hAnsi="Arial" w:cs="Arial"/>
          <w:sz w:val="22"/>
        </w:rPr>
        <w:t xml:space="preserve">D084. Did you </w:t>
      </w:r>
      <w:r w:rsidR="0017396C" w:rsidRPr="001D19F6">
        <w:rPr>
          <w:rFonts w:ascii="Arial" w:eastAsia="굴림" w:hAnsi="Arial" w:cs="Arial"/>
          <w:sz w:val="22"/>
        </w:rPr>
        <w:t xml:space="preserve">get </w:t>
      </w:r>
      <w:r w:rsidRPr="001D19F6">
        <w:rPr>
          <w:rFonts w:ascii="Arial" w:eastAsia="굴림" w:hAnsi="Arial" w:cs="Arial"/>
          <w:sz w:val="22"/>
        </w:rPr>
        <w:t>a different job after you quit? (workplace since [D045]: [In</w:t>
      </w:r>
      <w:r w:rsidR="002A526F" w:rsidRPr="001D19F6">
        <w:rPr>
          <w:rFonts w:ascii="Arial" w:eastAsia="굴림" w:hAnsi="Arial" w:cs="Arial"/>
          <w:sz w:val="22"/>
        </w:rPr>
        <w:t>dustry D046] [Occupation D051])</w:t>
      </w:r>
    </w:p>
    <w:p w14:paraId="14383287" w14:textId="77777777" w:rsidR="0017396C" w:rsidRPr="001D19F6" w:rsidRDefault="0017396C" w:rsidP="00F14BA4">
      <w:pPr>
        <w:pStyle w:val="a6"/>
        <w:numPr>
          <w:ilvl w:val="0"/>
          <w:numId w:val="51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D044</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AF71260" w14:textId="77777777" w:rsidR="002A526F" w:rsidRPr="001D19F6" w:rsidRDefault="002A526F" w:rsidP="002A526F">
      <w:pPr>
        <w:wordWrap/>
        <w:spacing w:line="360" w:lineRule="auto"/>
        <w:rPr>
          <w:rFonts w:ascii="Arial" w:eastAsia="굴림" w:hAnsi="Arial" w:cs="Arial"/>
          <w:b/>
          <w:sz w:val="22"/>
        </w:rPr>
      </w:pPr>
    </w:p>
    <w:p w14:paraId="0388C299" w14:textId="77777777" w:rsidR="002D7A41" w:rsidRPr="001D19F6" w:rsidRDefault="002D7A41" w:rsidP="002A526F">
      <w:pPr>
        <w:wordWrap/>
        <w:spacing w:line="360" w:lineRule="auto"/>
        <w:rPr>
          <w:rFonts w:ascii="Arial" w:eastAsia="굴림" w:hAnsi="Arial" w:cs="Arial"/>
          <w:sz w:val="22"/>
        </w:rPr>
      </w:pPr>
      <w:r w:rsidRPr="001D19F6">
        <w:rPr>
          <w:rFonts w:ascii="Arial" w:eastAsia="굴림" w:hAnsi="Arial" w:cs="Arial"/>
          <w:sz w:val="22"/>
        </w:rPr>
        <w:t xml:space="preserve">D085. Your current employment status is (answer from the related question). Now, I will ask </w:t>
      </w:r>
      <w:r w:rsidR="00BD150A" w:rsidRPr="001D19F6">
        <w:rPr>
          <w:rFonts w:ascii="Arial" w:eastAsia="굴림" w:hAnsi="Arial" w:cs="Arial"/>
          <w:sz w:val="22"/>
        </w:rPr>
        <w:t>questions</w:t>
      </w:r>
      <w:r w:rsidRPr="001D19F6">
        <w:rPr>
          <w:rFonts w:ascii="Arial" w:eastAsia="굴림" w:hAnsi="Arial" w:cs="Arial"/>
          <w:sz w:val="22"/>
        </w:rPr>
        <w:t xml:space="preserve"> according to your current employment status (wage worker, self-employed worker, unpaid family worker, job seeker/ non-worker, etc.). </w:t>
      </w:r>
    </w:p>
    <w:p w14:paraId="309E1344" w14:textId="77777777" w:rsidR="002D7A41" w:rsidRPr="001D19F6" w:rsidRDefault="004F6C0D" w:rsidP="00D12299">
      <w:pPr>
        <w:pStyle w:val="a6"/>
        <w:widowControl/>
        <w:numPr>
          <w:ilvl w:val="0"/>
          <w:numId w:val="1315"/>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3B55ED92" w14:textId="77777777" w:rsidR="002D7A41" w:rsidRPr="001D19F6" w:rsidRDefault="002D7A41" w:rsidP="002A526F">
      <w:pPr>
        <w:wordWrap/>
        <w:spacing w:line="360" w:lineRule="auto"/>
        <w:rPr>
          <w:rFonts w:ascii="Arial" w:eastAsia="굴림" w:hAnsi="Arial" w:cs="Arial"/>
          <w:b/>
          <w:sz w:val="22"/>
        </w:rPr>
      </w:pPr>
    </w:p>
    <w:p w14:paraId="6A87DA05" w14:textId="77777777" w:rsidR="002A526F" w:rsidRPr="001D19F6" w:rsidRDefault="0017396C" w:rsidP="00B05F73">
      <w:pPr>
        <w:wordWrap/>
        <w:spacing w:line="276" w:lineRule="auto"/>
        <w:rPr>
          <w:rFonts w:ascii="Arial" w:eastAsia="굴림" w:hAnsi="Arial" w:cs="Arial"/>
          <w:b/>
          <w:sz w:val="22"/>
        </w:rPr>
      </w:pPr>
      <w:r w:rsidRPr="001D19F6">
        <w:rPr>
          <w:rFonts w:ascii="Arial" w:eastAsia="굴림" w:hAnsi="Arial" w:cs="Arial"/>
          <w:b/>
          <w:sz w:val="22"/>
        </w:rPr>
        <w:t>&lt;</w:t>
      </w:r>
      <w:r w:rsidR="002A526F" w:rsidRPr="001D19F6">
        <w:rPr>
          <w:rFonts w:ascii="Arial" w:eastAsia="굴림" w:hAnsi="Arial" w:cs="Arial"/>
          <w:b/>
          <w:sz w:val="22"/>
        </w:rPr>
        <w:t>Current job: Wage worker</w:t>
      </w:r>
      <w:r w:rsidRPr="001D19F6">
        <w:rPr>
          <w:rFonts w:ascii="Arial" w:eastAsia="굴림" w:hAnsi="Arial" w:cs="Arial"/>
          <w:b/>
          <w:sz w:val="22"/>
        </w:rPr>
        <w:t>&gt;</w:t>
      </w:r>
    </w:p>
    <w:p w14:paraId="78C3E5CD" w14:textId="77777777" w:rsidR="002A526F" w:rsidRPr="001D19F6" w:rsidRDefault="002A526F" w:rsidP="00B05F73">
      <w:pPr>
        <w:wordWrap/>
        <w:spacing w:line="276" w:lineRule="auto"/>
        <w:rPr>
          <w:rFonts w:ascii="Arial" w:eastAsia="굴림" w:hAnsi="Arial" w:cs="Arial"/>
          <w:b/>
          <w:sz w:val="22"/>
        </w:rPr>
      </w:pPr>
      <w:r w:rsidRPr="001D19F6">
        <w:rPr>
          <w:rFonts w:ascii="Arial" w:eastAsia="굴림" w:hAnsi="Arial" w:cs="Arial"/>
          <w:b/>
          <w:sz w:val="22"/>
        </w:rPr>
        <w:t>Logic</w:t>
      </w:r>
    </w:p>
    <w:p w14:paraId="0E53F092" w14:textId="77777777" w:rsidR="002A526F" w:rsidRPr="001D19F6" w:rsidRDefault="002A526F"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D002=</w:t>
      </w:r>
      <w:r w:rsidRPr="001D19F6">
        <w:rPr>
          <w:rFonts w:ascii="굴림" w:eastAsia="굴림" w:hAnsi="굴림" w:cs="굴림" w:hint="eastAsia"/>
          <w:b/>
          <w:sz w:val="22"/>
        </w:rPr>
        <w:t>①</w:t>
      </w:r>
      <w:r w:rsidRPr="001D19F6">
        <w:rPr>
          <w:rFonts w:ascii="Arial" w:eastAsia="굴림" w:hAnsi="Arial" w:cs="Arial"/>
          <w:b/>
          <w:sz w:val="22"/>
        </w:rPr>
        <w:t>, then go to a section of wage worker.</w:t>
      </w:r>
    </w:p>
    <w:p w14:paraId="4540D7B2" w14:textId="77777777" w:rsidR="00D5731A" w:rsidRPr="001D19F6" w:rsidRDefault="00D5731A" w:rsidP="00B05F73">
      <w:pPr>
        <w:wordWrap/>
        <w:spacing w:line="276" w:lineRule="auto"/>
        <w:rPr>
          <w:rFonts w:ascii="Arial" w:eastAsia="굴림" w:hAnsi="Arial" w:cs="Arial"/>
          <w:b/>
          <w:sz w:val="22"/>
        </w:rPr>
      </w:pPr>
    </w:p>
    <w:p w14:paraId="639FAC84" w14:textId="77777777" w:rsidR="00D5731A" w:rsidRPr="001D19F6" w:rsidRDefault="00D5731A" w:rsidP="00B05F73">
      <w:pPr>
        <w:wordWrap/>
        <w:spacing w:line="276" w:lineRule="auto"/>
        <w:rPr>
          <w:rFonts w:ascii="Arial" w:eastAsia="굴림" w:hAnsi="Arial" w:cs="Arial"/>
          <w:b/>
          <w:sz w:val="22"/>
        </w:rPr>
      </w:pPr>
      <w:r w:rsidRPr="001D19F6">
        <w:rPr>
          <w:rFonts w:ascii="Arial" w:eastAsia="굴림" w:hAnsi="Arial" w:cs="Arial"/>
          <w:b/>
          <w:sz w:val="22"/>
        </w:rPr>
        <w:t xml:space="preserve">&lt;Current job: </w:t>
      </w:r>
      <w:r w:rsidR="00814675" w:rsidRPr="001D19F6">
        <w:rPr>
          <w:rFonts w:ascii="Arial" w:eastAsia="굴림" w:hAnsi="Arial" w:cs="Arial"/>
          <w:b/>
          <w:sz w:val="22"/>
        </w:rPr>
        <w:t>A n</w:t>
      </w:r>
      <w:r w:rsidRPr="001D19F6">
        <w:rPr>
          <w:rFonts w:ascii="Arial" w:eastAsia="굴림" w:hAnsi="Arial" w:cs="Arial"/>
          <w:b/>
          <w:sz w:val="22"/>
        </w:rPr>
        <w:t xml:space="preserve">ew </w:t>
      </w:r>
      <w:r w:rsidR="00814675" w:rsidRPr="001D19F6">
        <w:rPr>
          <w:rFonts w:ascii="Arial" w:eastAsia="굴림" w:hAnsi="Arial" w:cs="Arial"/>
          <w:b/>
          <w:sz w:val="22"/>
        </w:rPr>
        <w:t>w</w:t>
      </w:r>
      <w:r w:rsidRPr="001D19F6">
        <w:rPr>
          <w:rFonts w:ascii="Arial" w:eastAsia="굴림" w:hAnsi="Arial" w:cs="Arial"/>
          <w:b/>
          <w:sz w:val="22"/>
        </w:rPr>
        <w:t>age worker&gt;</w:t>
      </w:r>
    </w:p>
    <w:p w14:paraId="7FAA3085"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3F146616" w14:textId="77777777" w:rsidR="00624BD4" w:rsidRPr="001D19F6" w:rsidRDefault="00624BD4"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D043=</w:t>
      </w:r>
      <w:r w:rsidRPr="001D19F6">
        <w:rPr>
          <w:rFonts w:ascii="굴림" w:eastAsia="굴림" w:hAnsi="굴림" w:cs="굴림" w:hint="eastAsia"/>
          <w:b/>
          <w:sz w:val="22"/>
        </w:rPr>
        <w:t>①</w:t>
      </w:r>
      <w:r w:rsidR="00D5731A" w:rsidRPr="001D19F6">
        <w:rPr>
          <w:rFonts w:ascii="Arial" w:eastAsia="굴림" w:hAnsi="Arial" w:cs="Arial"/>
          <w:b/>
          <w:sz w:val="22"/>
        </w:rPr>
        <w:t xml:space="preserve"> </w:t>
      </w:r>
      <w:r w:rsidR="002A526F" w:rsidRPr="001D19F6">
        <w:rPr>
          <w:rFonts w:ascii="Arial" w:eastAsia="굴림" w:hAnsi="Arial" w:cs="Arial"/>
          <w:b/>
          <w:sz w:val="22"/>
        </w:rPr>
        <w:t>(a new wage worker)</w:t>
      </w:r>
      <w:r w:rsidRPr="001D19F6">
        <w:rPr>
          <w:rFonts w:ascii="Arial" w:eastAsia="굴림" w:hAnsi="Arial" w:cs="Arial"/>
          <w:b/>
          <w:sz w:val="22"/>
        </w:rPr>
        <w:t xml:space="preserve">, then </w:t>
      </w:r>
      <w:r w:rsidR="00D5731A" w:rsidRPr="001D19F6">
        <w:rPr>
          <w:rFonts w:ascii="Arial" w:eastAsia="굴림" w:hAnsi="Arial" w:cs="Arial"/>
          <w:b/>
          <w:sz w:val="22"/>
        </w:rPr>
        <w:t>ask</w:t>
      </w:r>
      <w:r w:rsidRPr="001D19F6">
        <w:rPr>
          <w:rFonts w:ascii="Arial" w:eastAsia="굴림" w:hAnsi="Arial" w:cs="Arial"/>
          <w:b/>
          <w:sz w:val="22"/>
        </w:rPr>
        <w:t xml:space="preserve"> D101~D114</w:t>
      </w:r>
      <w:r w:rsidR="009D4385" w:rsidRPr="001D19F6">
        <w:rPr>
          <w:rFonts w:ascii="Arial" w:eastAsia="굴림" w:hAnsi="Arial" w:cs="Arial"/>
          <w:b/>
          <w:sz w:val="22"/>
        </w:rPr>
        <w:t>.</w:t>
      </w:r>
    </w:p>
    <w:p w14:paraId="0C9D38EE" w14:textId="77777777" w:rsidR="00624BD4" w:rsidRPr="001D19F6" w:rsidRDefault="00624BD4" w:rsidP="00624BD4">
      <w:pPr>
        <w:wordWrap/>
        <w:spacing w:line="360" w:lineRule="auto"/>
        <w:rPr>
          <w:rFonts w:ascii="Arial" w:eastAsia="굴림" w:hAnsi="Arial" w:cs="Arial"/>
          <w:b/>
          <w:sz w:val="22"/>
        </w:rPr>
      </w:pPr>
    </w:p>
    <w:p w14:paraId="069DBB43" w14:textId="77777777" w:rsidR="00624BD4" w:rsidRPr="001D19F6" w:rsidRDefault="00D5731A"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D101. Is the duration of the employment contract </w:t>
      </w:r>
      <w:r w:rsidR="001C6858" w:rsidRPr="001D19F6">
        <w:rPr>
          <w:rFonts w:ascii="Arial" w:eastAsia="굴림" w:hAnsi="Arial" w:cs="Arial"/>
          <w:sz w:val="22"/>
        </w:rPr>
        <w:t>fixed</w:t>
      </w:r>
      <w:r w:rsidRPr="001D19F6">
        <w:rPr>
          <w:rFonts w:ascii="Arial" w:eastAsia="굴림" w:hAnsi="Arial" w:cs="Arial"/>
          <w:sz w:val="22"/>
        </w:rPr>
        <w:t xml:space="preserve"> or non-</w:t>
      </w:r>
      <w:r w:rsidR="001C6858" w:rsidRPr="001D19F6">
        <w:rPr>
          <w:rFonts w:ascii="Arial" w:eastAsia="굴림" w:hAnsi="Arial" w:cs="Arial"/>
          <w:sz w:val="22"/>
        </w:rPr>
        <w:t>fixed</w:t>
      </w:r>
      <w:r w:rsidRPr="001D19F6">
        <w:rPr>
          <w:rFonts w:ascii="Arial" w:eastAsia="굴림" w:hAnsi="Arial" w:cs="Arial"/>
          <w:sz w:val="22"/>
        </w:rPr>
        <w:t xml:space="preserve"> at your current job? </w:t>
      </w:r>
    </w:p>
    <w:p w14:paraId="6C25A0AD" w14:textId="77777777" w:rsidR="00D5731A" w:rsidRPr="001D19F6" w:rsidRDefault="00D5731A" w:rsidP="00F14BA4">
      <w:pPr>
        <w:pStyle w:val="a6"/>
        <w:numPr>
          <w:ilvl w:val="0"/>
          <w:numId w:val="512"/>
        </w:numPr>
        <w:tabs>
          <w:tab w:val="left" w:pos="5245"/>
        </w:tabs>
        <w:wordWrap/>
        <w:spacing w:line="360" w:lineRule="auto"/>
        <w:ind w:leftChars="0"/>
        <w:rPr>
          <w:rFonts w:ascii="Arial" w:eastAsia="굴림" w:hAnsi="Arial" w:cs="Arial"/>
          <w:sz w:val="22"/>
        </w:rPr>
      </w:pPr>
      <w:r w:rsidRPr="001D19F6">
        <w:rPr>
          <w:rFonts w:ascii="Arial" w:eastAsia="굴림" w:hAnsi="Arial" w:cs="Arial"/>
          <w:kern w:val="0"/>
          <w:sz w:val="22"/>
        </w:rPr>
        <w:t>Fi</w:t>
      </w:r>
      <w:r w:rsidR="005340BB">
        <w:rPr>
          <w:rFonts w:ascii="Arial" w:eastAsia="굴림" w:hAnsi="Arial" w:cs="Arial" w:hint="eastAsia"/>
          <w:kern w:val="0"/>
          <w:sz w:val="22"/>
        </w:rPr>
        <w:t>xe</w:t>
      </w:r>
      <w:r w:rsidRPr="001D19F6">
        <w:rPr>
          <w:rFonts w:ascii="Arial" w:eastAsia="굴림" w:hAnsi="Arial" w:cs="Arial"/>
          <w:kern w:val="0"/>
          <w:sz w:val="22"/>
        </w:rPr>
        <w:t>d</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Pr="001D19F6">
        <w:rPr>
          <w:rFonts w:ascii="Arial" w:eastAsia="굴림" w:hAnsi="Arial" w:cs="Arial"/>
          <w:kern w:val="0"/>
          <w:sz w:val="22"/>
        </w:rPr>
        <w:t xml:space="preserve">Not </w:t>
      </w:r>
      <w:r w:rsidR="001C6858" w:rsidRPr="001D19F6">
        <w:rPr>
          <w:rFonts w:ascii="Arial" w:eastAsia="굴림" w:hAnsi="Arial" w:cs="Arial"/>
          <w:kern w:val="0"/>
          <w:sz w:val="22"/>
        </w:rPr>
        <w:t>fixed</w:t>
      </w:r>
      <w:r w:rsidRPr="001D19F6">
        <w:rPr>
          <w:rFonts w:ascii="Arial" w:eastAsia="굴림" w:hAnsi="Arial" w:cs="Arial"/>
          <w:kern w:val="0"/>
          <w:sz w:val="22"/>
        </w:rPr>
        <w:t xml:space="preserve"> →Go to D104</w:t>
      </w:r>
    </w:p>
    <w:p w14:paraId="7A91F48C" w14:textId="77777777" w:rsidR="00624BD4" w:rsidRPr="001D19F6" w:rsidRDefault="00624BD4" w:rsidP="00624BD4">
      <w:pPr>
        <w:pStyle w:val="a4"/>
        <w:wordWrap/>
        <w:spacing w:line="360" w:lineRule="auto"/>
        <w:rPr>
          <w:rFonts w:ascii="Arial" w:hAnsi="Arial" w:cs="Arial"/>
          <w:color w:val="auto"/>
          <w:sz w:val="22"/>
          <w:szCs w:val="22"/>
        </w:rPr>
      </w:pPr>
    </w:p>
    <w:p w14:paraId="4C5F87AF"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D102. How long is the </w:t>
      </w:r>
      <w:r w:rsidR="001C6858" w:rsidRPr="001D19F6">
        <w:rPr>
          <w:rFonts w:ascii="Arial" w:hAnsi="Arial" w:cs="Arial"/>
          <w:color w:val="auto"/>
          <w:sz w:val="22"/>
          <w:szCs w:val="22"/>
        </w:rPr>
        <w:t>fixed</w:t>
      </w:r>
      <w:r w:rsidR="008F52BD" w:rsidRPr="001D19F6">
        <w:rPr>
          <w:rFonts w:ascii="Arial" w:hAnsi="Arial" w:cs="Arial"/>
          <w:color w:val="auto"/>
          <w:sz w:val="22"/>
          <w:szCs w:val="22"/>
        </w:rPr>
        <w:t xml:space="preserve"> </w:t>
      </w:r>
      <w:r w:rsidR="00D5731A" w:rsidRPr="001D19F6">
        <w:rPr>
          <w:rFonts w:ascii="Arial" w:hAnsi="Arial" w:cs="Arial"/>
          <w:color w:val="auto"/>
          <w:sz w:val="22"/>
          <w:szCs w:val="22"/>
        </w:rPr>
        <w:t>duration</w:t>
      </w:r>
      <w:r w:rsidRPr="001D19F6">
        <w:rPr>
          <w:rFonts w:ascii="Arial" w:hAnsi="Arial" w:cs="Arial"/>
          <w:color w:val="auto"/>
          <w:sz w:val="22"/>
          <w:szCs w:val="22"/>
        </w:rPr>
        <w:t xml:space="preserve"> of</w:t>
      </w:r>
      <w:r w:rsidR="00D5731A" w:rsidRPr="001D19F6">
        <w:rPr>
          <w:rFonts w:ascii="Arial" w:hAnsi="Arial" w:cs="Arial"/>
          <w:color w:val="auto"/>
          <w:sz w:val="22"/>
          <w:szCs w:val="22"/>
        </w:rPr>
        <w:t xml:space="preserve"> your employment contract?</w:t>
      </w:r>
      <w:r w:rsidR="001A0BCF" w:rsidRPr="001D19F6">
        <w:rPr>
          <w:rFonts w:ascii="Arial" w:hAnsi="Arial" w:cs="Arial"/>
          <w:color w:val="auto"/>
          <w:sz w:val="22"/>
          <w:szCs w:val="22"/>
        </w:rPr>
        <w:t xml:space="preserve"> (unit: a month)</w:t>
      </w:r>
    </w:p>
    <w:p w14:paraId="07E522EA" w14:textId="77777777" w:rsidR="00D24B8A" w:rsidRPr="001D19F6" w:rsidRDefault="00D24B8A"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[IWER: If R answered a year, calculate to months]</w:t>
      </w:r>
    </w:p>
    <w:p w14:paraId="7C79126B" w14:textId="77777777" w:rsidR="00624BD4" w:rsidRPr="001D19F6" w:rsidRDefault="00D5731A" w:rsidP="00624BD4">
      <w:pPr>
        <w:pStyle w:val="a4"/>
        <w:wordWrap/>
        <w:spacing w:line="360" w:lineRule="auto"/>
        <w:rPr>
          <w:rFonts w:ascii="Arial" w:hAnsi="Arial" w:cs="Arial"/>
          <w:color w:val="auto"/>
          <w:sz w:val="22"/>
          <w:szCs w:val="22"/>
        </w:rPr>
      </w:pPr>
      <w:r w:rsidRPr="001D19F6">
        <w:rPr>
          <w:rFonts w:ascii="Arial" w:hAnsi="Arial" w:cs="Arial"/>
          <w:color w:val="auto"/>
          <w:sz w:val="22"/>
        </w:rPr>
        <w:tab/>
        <w:t>_______________________________</w:t>
      </w:r>
      <w:r w:rsidRPr="001D19F6">
        <w:rPr>
          <w:rFonts w:ascii="Arial" w:hAnsi="Arial" w:cs="Arial"/>
          <w:color w:val="auto"/>
          <w:sz w:val="22"/>
          <w:szCs w:val="22"/>
        </w:rPr>
        <w:t xml:space="preserve"> </w:t>
      </w:r>
      <w:r w:rsidR="00624BD4" w:rsidRPr="001D19F6">
        <w:rPr>
          <w:rFonts w:ascii="Arial" w:hAnsi="Arial" w:cs="Arial"/>
          <w:color w:val="auto"/>
          <w:sz w:val="22"/>
          <w:szCs w:val="22"/>
        </w:rPr>
        <w:t>months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1~60]</w:t>
      </w:r>
    </w:p>
    <w:p w14:paraId="4BC4818A" w14:textId="77777777" w:rsidR="00624BD4" w:rsidRPr="001D19F6" w:rsidRDefault="00624BD4" w:rsidP="00624BD4">
      <w:pPr>
        <w:pStyle w:val="a4"/>
        <w:wordWrap/>
        <w:spacing w:line="360" w:lineRule="auto"/>
        <w:rPr>
          <w:rFonts w:ascii="Arial" w:hAnsi="Arial" w:cs="Arial"/>
          <w:color w:val="auto"/>
          <w:sz w:val="22"/>
          <w:szCs w:val="22"/>
        </w:rPr>
      </w:pPr>
    </w:p>
    <w:p w14:paraId="4CAA6FE9"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D103. Has the current employment contract ever been renewed?</w:t>
      </w:r>
    </w:p>
    <w:p w14:paraId="4194233F" w14:textId="77777777" w:rsidR="00D5731A" w:rsidRPr="001D19F6" w:rsidRDefault="00D5731A" w:rsidP="00F14BA4">
      <w:pPr>
        <w:pStyle w:val="a6"/>
        <w:numPr>
          <w:ilvl w:val="0"/>
          <w:numId w:val="51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hAnsi="Arial" w:cs="Arial"/>
          <w:sz w:val="22"/>
        </w:rPr>
        <w:t>→Go to D105</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Pr="001D19F6">
        <w:rPr>
          <w:rFonts w:ascii="Arial" w:hAnsi="Arial" w:cs="Arial"/>
          <w:sz w:val="22"/>
        </w:rPr>
        <w:t>No (In case of first contract)→Go to D105</w:t>
      </w:r>
    </w:p>
    <w:p w14:paraId="6B190D6A" w14:textId="77777777" w:rsidR="00624BD4" w:rsidRPr="001D19F6" w:rsidRDefault="00624BD4" w:rsidP="00624BD4">
      <w:pPr>
        <w:pStyle w:val="a4"/>
        <w:wordWrap/>
        <w:spacing w:line="360" w:lineRule="auto"/>
        <w:rPr>
          <w:rFonts w:ascii="Arial" w:hAnsi="Arial" w:cs="Arial"/>
          <w:color w:val="auto"/>
          <w:sz w:val="22"/>
          <w:szCs w:val="22"/>
        </w:rPr>
      </w:pPr>
    </w:p>
    <w:p w14:paraId="3B247A11"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D104</w:t>
      </w:r>
      <w:r w:rsidR="008F52BD" w:rsidRPr="001D19F6">
        <w:rPr>
          <w:rFonts w:ascii="Arial" w:hAnsi="Arial" w:cs="Arial"/>
          <w:color w:val="auto"/>
          <w:sz w:val="22"/>
          <w:szCs w:val="22"/>
        </w:rPr>
        <w:t xml:space="preserve">. If the employment </w:t>
      </w:r>
      <w:r w:rsidR="00502F36" w:rsidRPr="001D19F6">
        <w:rPr>
          <w:rFonts w:ascii="Arial" w:hAnsi="Arial" w:cs="Arial"/>
          <w:color w:val="auto"/>
          <w:sz w:val="22"/>
          <w:szCs w:val="22"/>
        </w:rPr>
        <w:t>duration</w:t>
      </w:r>
      <w:r w:rsidR="008F52BD" w:rsidRPr="001D19F6">
        <w:rPr>
          <w:rFonts w:ascii="Arial" w:hAnsi="Arial" w:cs="Arial"/>
          <w:color w:val="auto"/>
          <w:sz w:val="22"/>
          <w:szCs w:val="22"/>
        </w:rPr>
        <w:t xml:space="preserve"> is</w:t>
      </w:r>
      <w:r w:rsidRPr="001D19F6">
        <w:rPr>
          <w:rFonts w:ascii="Arial" w:hAnsi="Arial" w:cs="Arial"/>
          <w:color w:val="auto"/>
          <w:sz w:val="22"/>
          <w:szCs w:val="22"/>
        </w:rPr>
        <w:t xml:space="preserve"> not</w:t>
      </w:r>
      <w:r w:rsidR="008F52BD" w:rsidRPr="001D19F6">
        <w:rPr>
          <w:rFonts w:ascii="Arial" w:hAnsi="Arial" w:cs="Arial"/>
          <w:color w:val="auto"/>
          <w:sz w:val="22"/>
          <w:szCs w:val="22"/>
        </w:rPr>
        <w:t xml:space="preserve"> </w:t>
      </w:r>
      <w:r w:rsidR="001C6858" w:rsidRPr="001D19F6">
        <w:rPr>
          <w:rFonts w:ascii="Arial" w:hAnsi="Arial" w:cs="Arial"/>
          <w:color w:val="auto"/>
          <w:sz w:val="22"/>
          <w:szCs w:val="22"/>
        </w:rPr>
        <w:t>fixed</w:t>
      </w:r>
      <w:r w:rsidRPr="001D19F6">
        <w:rPr>
          <w:rFonts w:ascii="Arial" w:hAnsi="Arial" w:cs="Arial"/>
          <w:color w:val="auto"/>
          <w:sz w:val="22"/>
          <w:szCs w:val="22"/>
        </w:rPr>
        <w:t xml:space="preserve">, do you work for a few days or a few weeks </w:t>
      </w:r>
      <w:r w:rsidR="008F52BD" w:rsidRPr="001D19F6">
        <w:rPr>
          <w:rFonts w:ascii="Arial" w:hAnsi="Arial" w:cs="Arial"/>
          <w:color w:val="auto"/>
          <w:sz w:val="22"/>
          <w:szCs w:val="22"/>
        </w:rPr>
        <w:t xml:space="preserve">when </w:t>
      </w:r>
      <w:r w:rsidRPr="001D19F6">
        <w:rPr>
          <w:rFonts w:ascii="Arial" w:hAnsi="Arial" w:cs="Arial"/>
          <w:color w:val="auto"/>
          <w:sz w:val="22"/>
          <w:szCs w:val="22"/>
        </w:rPr>
        <w:t>there is work available?</w:t>
      </w:r>
    </w:p>
    <w:p w14:paraId="016BC103"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[IWER: </w:t>
      </w:r>
      <w:r w:rsidR="00D93398" w:rsidRPr="001D19F6">
        <w:rPr>
          <w:rFonts w:ascii="Arial" w:hAnsi="Arial" w:cs="Arial"/>
          <w:color w:val="auto"/>
          <w:sz w:val="22"/>
          <w:szCs w:val="22"/>
        </w:rPr>
        <w:t xml:space="preserve">Mark </w:t>
      </w:r>
      <w:r w:rsidR="000F19CB" w:rsidRPr="001D19F6">
        <w:rPr>
          <w:rFonts w:ascii="Arial" w:hAnsi="Arial" w:cs="Arial"/>
          <w:color w:val="auto"/>
          <w:sz w:val="22"/>
          <w:szCs w:val="22"/>
        </w:rPr>
        <w:t>'N</w:t>
      </w:r>
      <w:r w:rsidRPr="001D19F6">
        <w:rPr>
          <w:rFonts w:ascii="Arial" w:hAnsi="Arial" w:cs="Arial"/>
          <w:color w:val="auto"/>
          <w:sz w:val="22"/>
          <w:szCs w:val="22"/>
        </w:rPr>
        <w:t>o' if R’s work lasts more than one month.]</w:t>
      </w:r>
    </w:p>
    <w:p w14:paraId="1DD8339C" w14:textId="77777777" w:rsidR="005B4C9F" w:rsidRPr="001D19F6" w:rsidRDefault="005B4C9F" w:rsidP="00F14BA4">
      <w:pPr>
        <w:pStyle w:val="a6"/>
        <w:numPr>
          <w:ilvl w:val="0"/>
          <w:numId w:val="51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A409EE6" w14:textId="77777777" w:rsidR="00624BD4" w:rsidRPr="001D19F6" w:rsidRDefault="00624BD4" w:rsidP="00624BD4">
      <w:pPr>
        <w:pStyle w:val="a4"/>
        <w:wordWrap/>
        <w:spacing w:line="360" w:lineRule="auto"/>
        <w:rPr>
          <w:rFonts w:ascii="Arial" w:hAnsi="Arial" w:cs="Arial"/>
          <w:color w:val="auto"/>
          <w:sz w:val="22"/>
          <w:szCs w:val="22"/>
        </w:rPr>
      </w:pPr>
    </w:p>
    <w:p w14:paraId="6C1C9782"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D105. Did you receive a written</w:t>
      </w:r>
      <w:r w:rsidR="008F52BD" w:rsidRPr="001D19F6">
        <w:rPr>
          <w:rFonts w:ascii="Arial" w:hAnsi="Arial" w:cs="Arial"/>
          <w:color w:val="auto"/>
          <w:sz w:val="22"/>
          <w:szCs w:val="22"/>
        </w:rPr>
        <w:t xml:space="preserve"> employment</w:t>
      </w:r>
      <w:r w:rsidRPr="001D19F6">
        <w:rPr>
          <w:rFonts w:ascii="Arial" w:hAnsi="Arial" w:cs="Arial"/>
          <w:color w:val="auto"/>
          <w:sz w:val="22"/>
          <w:szCs w:val="22"/>
        </w:rPr>
        <w:t xml:space="preserve"> contract from your current employer?</w:t>
      </w:r>
    </w:p>
    <w:p w14:paraId="1FED5665" w14:textId="77777777" w:rsidR="005B4C9F" w:rsidRPr="001D19F6" w:rsidRDefault="005B4C9F" w:rsidP="00F14BA4">
      <w:pPr>
        <w:pStyle w:val="a6"/>
        <w:numPr>
          <w:ilvl w:val="0"/>
          <w:numId w:val="51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F181BCF" w14:textId="77777777" w:rsidR="00624BD4" w:rsidRPr="001D19F6" w:rsidRDefault="00624BD4" w:rsidP="00624BD4">
      <w:pPr>
        <w:pStyle w:val="a4"/>
        <w:wordWrap/>
        <w:spacing w:line="360" w:lineRule="auto"/>
        <w:rPr>
          <w:rFonts w:ascii="Arial" w:hAnsi="Arial" w:cs="Arial"/>
          <w:color w:val="auto"/>
          <w:sz w:val="22"/>
          <w:szCs w:val="22"/>
        </w:rPr>
      </w:pPr>
    </w:p>
    <w:p w14:paraId="0AEFBA1B"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D106. Do you think you could </w:t>
      </w:r>
      <w:r w:rsidR="00123A19" w:rsidRPr="001D19F6">
        <w:rPr>
          <w:rFonts w:ascii="Arial" w:hAnsi="Arial" w:cs="Arial"/>
          <w:color w:val="auto"/>
          <w:sz w:val="22"/>
          <w:szCs w:val="22"/>
        </w:rPr>
        <w:t>continue</w:t>
      </w:r>
      <w:r w:rsidRPr="001D19F6">
        <w:rPr>
          <w:rFonts w:ascii="Arial" w:hAnsi="Arial" w:cs="Arial"/>
          <w:color w:val="auto"/>
          <w:sz w:val="22"/>
          <w:szCs w:val="22"/>
        </w:rPr>
        <w:t xml:space="preserve"> your current job unless the company closes down due to business difficulties or you are laid off?</w:t>
      </w:r>
    </w:p>
    <w:p w14:paraId="29C3527C" w14:textId="77777777" w:rsidR="00123A19" w:rsidRPr="001D19F6" w:rsidRDefault="00123A19" w:rsidP="00F14BA4">
      <w:pPr>
        <w:pStyle w:val="a6"/>
        <w:numPr>
          <w:ilvl w:val="0"/>
          <w:numId w:val="51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hAnsi="Arial" w:cs="Arial"/>
          <w:sz w:val="22"/>
        </w:rPr>
        <w:t xml:space="preserve"> →Go to D110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5402D1F" w14:textId="77777777" w:rsidR="00624BD4" w:rsidRPr="001D19F6" w:rsidRDefault="00624BD4" w:rsidP="00624BD4">
      <w:pPr>
        <w:pStyle w:val="a4"/>
        <w:wordWrap/>
        <w:spacing w:line="360" w:lineRule="auto"/>
        <w:rPr>
          <w:rFonts w:ascii="Arial" w:hAnsi="Arial" w:cs="Arial"/>
          <w:color w:val="auto"/>
          <w:sz w:val="22"/>
          <w:szCs w:val="22"/>
        </w:rPr>
      </w:pPr>
    </w:p>
    <w:p w14:paraId="4A0FE271"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D107. Ho</w:t>
      </w:r>
      <w:r w:rsidR="00D93398" w:rsidRPr="001D19F6">
        <w:rPr>
          <w:rFonts w:ascii="Arial" w:hAnsi="Arial" w:cs="Arial"/>
          <w:color w:val="auto"/>
          <w:sz w:val="22"/>
          <w:szCs w:val="22"/>
        </w:rPr>
        <w:t>w long do you expect to work at</w:t>
      </w:r>
      <w:r w:rsidRPr="001D19F6">
        <w:rPr>
          <w:rFonts w:ascii="Arial" w:hAnsi="Arial" w:cs="Arial"/>
          <w:color w:val="auto"/>
          <w:sz w:val="22"/>
          <w:szCs w:val="22"/>
        </w:rPr>
        <w:t xml:space="preserve"> you</w:t>
      </w:r>
      <w:r w:rsidR="00D93398" w:rsidRPr="001D19F6">
        <w:rPr>
          <w:rFonts w:ascii="Arial" w:hAnsi="Arial" w:cs="Arial"/>
          <w:color w:val="auto"/>
          <w:sz w:val="22"/>
          <w:szCs w:val="22"/>
        </w:rPr>
        <w:t>r current workplace</w:t>
      </w:r>
      <w:r w:rsidRPr="001D19F6">
        <w:rPr>
          <w:rFonts w:ascii="Arial" w:hAnsi="Arial" w:cs="Arial"/>
          <w:color w:val="auto"/>
          <w:sz w:val="22"/>
          <w:szCs w:val="22"/>
        </w:rPr>
        <w:t>?</w:t>
      </w:r>
    </w:p>
    <w:p w14:paraId="5E6EDD45" w14:textId="77777777" w:rsidR="00624BD4" w:rsidRPr="001D19F6" w:rsidRDefault="00624BD4" w:rsidP="00F14BA4">
      <w:pPr>
        <w:pStyle w:val="a4"/>
        <w:numPr>
          <w:ilvl w:val="0"/>
          <w:numId w:val="517"/>
        </w:numPr>
        <w:wordWrap/>
        <w:spacing w:line="360" w:lineRule="auto"/>
        <w:rPr>
          <w:rFonts w:ascii="Arial" w:hAnsi="Arial" w:cs="Arial"/>
          <w:color w:val="auto"/>
          <w:sz w:val="22"/>
          <w:szCs w:val="22"/>
        </w:rPr>
      </w:pPr>
      <w:r w:rsidRPr="001D19F6">
        <w:rPr>
          <w:rFonts w:ascii="Arial" w:hAnsi="Arial" w:cs="Arial"/>
          <w:color w:val="auto"/>
          <w:sz w:val="22"/>
          <w:szCs w:val="22"/>
        </w:rPr>
        <w:t>Less than one year</w:t>
      </w:r>
    </w:p>
    <w:p w14:paraId="5E2B8033" w14:textId="77777777" w:rsidR="00624BD4" w:rsidRPr="001D19F6" w:rsidRDefault="00624BD4" w:rsidP="00F14BA4">
      <w:pPr>
        <w:pStyle w:val="a4"/>
        <w:numPr>
          <w:ilvl w:val="0"/>
          <w:numId w:val="517"/>
        </w:numPr>
        <w:wordWrap/>
        <w:spacing w:line="360" w:lineRule="auto"/>
        <w:rPr>
          <w:rFonts w:ascii="Arial" w:hAnsi="Arial" w:cs="Arial"/>
          <w:color w:val="auto"/>
          <w:sz w:val="22"/>
          <w:szCs w:val="22"/>
        </w:rPr>
      </w:pPr>
      <w:r w:rsidRPr="001D19F6">
        <w:rPr>
          <w:rFonts w:ascii="Arial" w:hAnsi="Arial" w:cs="Arial"/>
          <w:color w:val="auto"/>
          <w:sz w:val="22"/>
          <w:szCs w:val="22"/>
        </w:rPr>
        <w:t>One to two years</w:t>
      </w:r>
    </w:p>
    <w:p w14:paraId="45E20017" w14:textId="77777777" w:rsidR="00624BD4" w:rsidRPr="001D19F6" w:rsidRDefault="00624BD4" w:rsidP="00F14BA4">
      <w:pPr>
        <w:pStyle w:val="a4"/>
        <w:numPr>
          <w:ilvl w:val="0"/>
          <w:numId w:val="517"/>
        </w:numPr>
        <w:wordWrap/>
        <w:spacing w:line="360" w:lineRule="auto"/>
        <w:rPr>
          <w:rFonts w:ascii="Arial" w:hAnsi="Arial" w:cs="Arial"/>
          <w:color w:val="auto"/>
          <w:sz w:val="22"/>
          <w:szCs w:val="22"/>
        </w:rPr>
      </w:pPr>
      <w:r w:rsidRPr="001D19F6">
        <w:rPr>
          <w:rFonts w:ascii="Arial" w:hAnsi="Arial" w:cs="Arial"/>
          <w:color w:val="auto"/>
          <w:sz w:val="22"/>
          <w:szCs w:val="22"/>
        </w:rPr>
        <w:t xml:space="preserve">Two to three years </w:t>
      </w:r>
      <w:r w:rsidR="00123A19" w:rsidRPr="001D19F6">
        <w:rPr>
          <w:rFonts w:ascii="Arial" w:hAnsi="Arial" w:cs="Arial"/>
          <w:color w:val="auto"/>
          <w:sz w:val="22"/>
          <w:szCs w:val="22"/>
        </w:rPr>
        <w:tab/>
      </w:r>
      <w:r w:rsidRPr="001D19F6">
        <w:rPr>
          <w:rFonts w:ascii="Arial" w:hAnsi="Arial" w:cs="Arial"/>
          <w:color w:val="auto"/>
          <w:sz w:val="22"/>
          <w:szCs w:val="22"/>
        </w:rPr>
        <w:t>→Go to D110</w:t>
      </w:r>
    </w:p>
    <w:p w14:paraId="0A2A4AD9" w14:textId="77777777" w:rsidR="00624BD4" w:rsidRPr="001D19F6" w:rsidRDefault="00624BD4" w:rsidP="00F14BA4">
      <w:pPr>
        <w:pStyle w:val="a4"/>
        <w:numPr>
          <w:ilvl w:val="0"/>
          <w:numId w:val="517"/>
        </w:numPr>
        <w:wordWrap/>
        <w:spacing w:line="360" w:lineRule="auto"/>
        <w:rPr>
          <w:rFonts w:ascii="Arial" w:hAnsi="Arial" w:cs="Arial"/>
          <w:color w:val="auto"/>
          <w:sz w:val="22"/>
          <w:szCs w:val="22"/>
        </w:rPr>
      </w:pPr>
      <w:r w:rsidRPr="001D19F6">
        <w:rPr>
          <w:rFonts w:ascii="Arial" w:hAnsi="Arial" w:cs="Arial"/>
          <w:color w:val="auto"/>
          <w:sz w:val="22"/>
          <w:szCs w:val="22"/>
        </w:rPr>
        <w:t xml:space="preserve">More than three years </w:t>
      </w:r>
      <w:r w:rsidR="00123A19" w:rsidRPr="001D19F6">
        <w:rPr>
          <w:rFonts w:ascii="Arial" w:hAnsi="Arial" w:cs="Arial"/>
          <w:color w:val="auto"/>
          <w:sz w:val="22"/>
          <w:szCs w:val="22"/>
        </w:rPr>
        <w:tab/>
      </w:r>
      <w:r w:rsidRPr="001D19F6">
        <w:rPr>
          <w:rFonts w:ascii="Arial" w:hAnsi="Arial" w:cs="Arial"/>
          <w:color w:val="auto"/>
          <w:sz w:val="22"/>
          <w:szCs w:val="22"/>
        </w:rPr>
        <w:t>→Go to D110</w:t>
      </w:r>
    </w:p>
    <w:p w14:paraId="13862E2B" w14:textId="77777777" w:rsidR="00624BD4" w:rsidRPr="001D19F6" w:rsidRDefault="00624BD4" w:rsidP="00624BD4">
      <w:pPr>
        <w:pStyle w:val="a4"/>
        <w:wordWrap/>
        <w:spacing w:line="360" w:lineRule="auto"/>
        <w:rPr>
          <w:rFonts w:ascii="Arial" w:hAnsi="Arial" w:cs="Arial"/>
          <w:color w:val="auto"/>
          <w:sz w:val="22"/>
          <w:szCs w:val="22"/>
        </w:rPr>
      </w:pPr>
    </w:p>
    <w:p w14:paraId="1DA5D81A"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D108. Why do you expect so?</w:t>
      </w:r>
    </w:p>
    <w:p w14:paraId="7E6024EC"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lastRenderedPageBreak/>
        <w:t xml:space="preserve">Because the </w:t>
      </w:r>
      <w:r w:rsidR="001C6858" w:rsidRPr="001D19F6">
        <w:rPr>
          <w:rFonts w:ascii="Arial" w:hAnsi="Arial" w:cs="Arial"/>
          <w:color w:val="auto"/>
          <w:sz w:val="22"/>
          <w:szCs w:val="22"/>
        </w:rPr>
        <w:t>fixed</w:t>
      </w:r>
      <w:r w:rsidR="008F52BD" w:rsidRPr="001D19F6">
        <w:rPr>
          <w:rFonts w:ascii="Arial" w:hAnsi="Arial" w:cs="Arial"/>
          <w:color w:val="auto"/>
          <w:sz w:val="22"/>
          <w:szCs w:val="22"/>
        </w:rPr>
        <w:t xml:space="preserve"> </w:t>
      </w:r>
      <w:r w:rsidRPr="001D19F6">
        <w:rPr>
          <w:rFonts w:ascii="Arial" w:hAnsi="Arial" w:cs="Arial"/>
          <w:color w:val="auto"/>
          <w:sz w:val="22"/>
          <w:szCs w:val="22"/>
        </w:rPr>
        <w:t xml:space="preserve">contract period will </w:t>
      </w:r>
      <w:r w:rsidR="00123A19" w:rsidRPr="001D19F6">
        <w:rPr>
          <w:rFonts w:ascii="Arial" w:hAnsi="Arial" w:cs="Arial"/>
          <w:color w:val="auto"/>
          <w:sz w:val="22"/>
          <w:szCs w:val="22"/>
        </w:rPr>
        <w:t xml:space="preserve">be expired </w:t>
      </w:r>
      <w:r w:rsidRPr="001D19F6">
        <w:rPr>
          <w:rFonts w:ascii="Arial" w:hAnsi="Arial" w:cs="Arial"/>
          <w:color w:val="auto"/>
          <w:sz w:val="22"/>
          <w:szCs w:val="22"/>
        </w:rPr>
        <w:t>→Go to D110</w:t>
      </w:r>
    </w:p>
    <w:p w14:paraId="49757CE0"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Because the contract</w:t>
      </w:r>
      <w:r w:rsidR="00123A19" w:rsidRPr="001D19F6">
        <w:rPr>
          <w:rFonts w:ascii="Arial" w:hAnsi="Arial" w:cs="Arial"/>
          <w:color w:val="auto"/>
          <w:sz w:val="22"/>
          <w:szCs w:val="22"/>
        </w:rPr>
        <w:t xml:space="preserve"> will be expired conventionally even if it’s not written </w:t>
      </w:r>
      <w:r w:rsidRPr="001D19F6">
        <w:rPr>
          <w:rFonts w:ascii="Arial" w:hAnsi="Arial" w:cs="Arial"/>
          <w:color w:val="auto"/>
          <w:sz w:val="22"/>
          <w:szCs w:val="22"/>
        </w:rPr>
        <w:t>→Go to D110</w:t>
      </w:r>
    </w:p>
    <w:p w14:paraId="3B44830E" w14:textId="77777777" w:rsidR="00233958" w:rsidRPr="001D19F6" w:rsidRDefault="00F07C3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 xml:space="preserve">Because my condition includes </w:t>
      </w:r>
      <w:r w:rsidR="00624BD4" w:rsidRPr="001D19F6">
        <w:rPr>
          <w:rFonts w:ascii="Arial" w:hAnsi="Arial" w:cs="Arial"/>
          <w:color w:val="auto"/>
          <w:sz w:val="22"/>
          <w:szCs w:val="22"/>
        </w:rPr>
        <w:t>that I w</w:t>
      </w:r>
      <w:r w:rsidR="00D93398" w:rsidRPr="001D19F6">
        <w:rPr>
          <w:rFonts w:ascii="Arial" w:hAnsi="Arial" w:cs="Arial"/>
          <w:color w:val="auto"/>
          <w:sz w:val="22"/>
          <w:szCs w:val="22"/>
        </w:rPr>
        <w:t>ill</w:t>
      </w:r>
      <w:r w:rsidR="00624BD4" w:rsidRPr="001D19F6">
        <w:rPr>
          <w:rFonts w:ascii="Arial" w:hAnsi="Arial" w:cs="Arial"/>
          <w:color w:val="auto"/>
          <w:sz w:val="22"/>
          <w:szCs w:val="22"/>
        </w:rPr>
        <w:t xml:space="preserve"> resign upon </w:t>
      </w:r>
      <w:r w:rsidRPr="001D19F6">
        <w:rPr>
          <w:rFonts w:ascii="Arial" w:hAnsi="Arial" w:cs="Arial"/>
          <w:color w:val="auto"/>
          <w:sz w:val="22"/>
          <w:szCs w:val="22"/>
        </w:rPr>
        <w:t xml:space="preserve">employer’s </w:t>
      </w:r>
      <w:r w:rsidR="00624BD4" w:rsidRPr="001D19F6">
        <w:rPr>
          <w:rFonts w:ascii="Arial" w:hAnsi="Arial" w:cs="Arial"/>
          <w:color w:val="auto"/>
          <w:sz w:val="22"/>
          <w:szCs w:val="22"/>
        </w:rPr>
        <w:t xml:space="preserve">request </w:t>
      </w:r>
      <w:r w:rsidR="00233958" w:rsidRPr="001D19F6">
        <w:rPr>
          <w:rFonts w:ascii="Arial" w:hAnsi="Arial" w:cs="Arial"/>
          <w:color w:val="auto"/>
          <w:sz w:val="22"/>
          <w:szCs w:val="22"/>
        </w:rPr>
        <w:t>→Go to</w:t>
      </w:r>
      <w:r w:rsidR="00664386" w:rsidRPr="001D19F6">
        <w:rPr>
          <w:rFonts w:ascii="Arial" w:hAnsi="Arial" w:cs="Arial"/>
          <w:color w:val="auto"/>
          <w:sz w:val="22"/>
          <w:szCs w:val="22"/>
        </w:rPr>
        <w:t xml:space="preserve"> </w:t>
      </w:r>
      <w:r w:rsidRPr="001D19F6">
        <w:rPr>
          <w:rFonts w:ascii="Arial" w:hAnsi="Arial" w:cs="Arial"/>
          <w:color w:val="auto"/>
          <w:sz w:val="22"/>
          <w:szCs w:val="22"/>
        </w:rPr>
        <w:t>D110</w:t>
      </w:r>
      <w:r w:rsidR="00233958" w:rsidRPr="001D19F6">
        <w:rPr>
          <w:rFonts w:ascii="Arial" w:hAnsi="Arial" w:cs="Arial"/>
          <w:color w:val="auto"/>
          <w:sz w:val="22"/>
          <w:szCs w:val="22"/>
        </w:rPr>
        <w:t xml:space="preserve"> </w:t>
      </w:r>
    </w:p>
    <w:p w14:paraId="4E647638"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Because the current job / project will be completed →Go to D110</w:t>
      </w:r>
    </w:p>
    <w:p w14:paraId="7F181CC7"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 xml:space="preserve">Because the person I am </w:t>
      </w:r>
      <w:r w:rsidR="00D93398" w:rsidRPr="001D19F6">
        <w:rPr>
          <w:rFonts w:ascii="Arial" w:hAnsi="Arial" w:cs="Arial"/>
          <w:color w:val="auto"/>
          <w:sz w:val="22"/>
          <w:szCs w:val="22"/>
        </w:rPr>
        <w:t xml:space="preserve">replacing </w:t>
      </w:r>
      <w:r w:rsidRPr="001D19F6">
        <w:rPr>
          <w:rFonts w:ascii="Arial" w:hAnsi="Arial" w:cs="Arial"/>
          <w:color w:val="auto"/>
          <w:sz w:val="22"/>
          <w:szCs w:val="22"/>
        </w:rPr>
        <w:t>will return to work →Go to D110</w:t>
      </w:r>
    </w:p>
    <w:p w14:paraId="5B1507B6"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Because I can only work during certain seasons →Go to D110</w:t>
      </w:r>
    </w:p>
    <w:p w14:paraId="50D5B00D" w14:textId="77777777" w:rsidR="00F07C3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 xml:space="preserve">Because I plan to find another job that better suits my job aptitude, ability, and preference </w:t>
      </w:r>
      <w:r w:rsidR="00233958" w:rsidRPr="001D19F6">
        <w:rPr>
          <w:rFonts w:ascii="Arial" w:hAnsi="Arial" w:cs="Arial"/>
          <w:color w:val="auto"/>
          <w:sz w:val="22"/>
          <w:szCs w:val="22"/>
        </w:rPr>
        <w:t xml:space="preserve">→Go to </w:t>
      </w:r>
      <w:r w:rsidR="00F07C34" w:rsidRPr="001D19F6">
        <w:rPr>
          <w:rFonts w:ascii="Arial" w:hAnsi="Arial" w:cs="Arial"/>
          <w:color w:val="auto"/>
          <w:sz w:val="22"/>
          <w:szCs w:val="22"/>
        </w:rPr>
        <w:t>D110</w:t>
      </w:r>
    </w:p>
    <w:p w14:paraId="30CFC1E2"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Because I wil</w:t>
      </w:r>
      <w:r w:rsidR="008F52BD" w:rsidRPr="001D19F6">
        <w:rPr>
          <w:rFonts w:ascii="Arial" w:hAnsi="Arial" w:cs="Arial"/>
          <w:color w:val="auto"/>
          <w:sz w:val="22"/>
          <w:szCs w:val="22"/>
        </w:rPr>
        <w:t xml:space="preserve">l reach </w:t>
      </w:r>
      <w:r w:rsidR="00F07C34" w:rsidRPr="001D19F6">
        <w:rPr>
          <w:rFonts w:ascii="Arial" w:hAnsi="Arial" w:cs="Arial"/>
          <w:color w:val="auto"/>
          <w:sz w:val="22"/>
          <w:szCs w:val="22"/>
        </w:rPr>
        <w:t>at retirement age s</w:t>
      </w:r>
      <w:r w:rsidRPr="001D19F6">
        <w:rPr>
          <w:rFonts w:ascii="Arial" w:hAnsi="Arial" w:cs="Arial"/>
          <w:color w:val="auto"/>
          <w:sz w:val="22"/>
          <w:szCs w:val="22"/>
        </w:rPr>
        <w:t>et by regulations / practice →Go to D110</w:t>
      </w:r>
    </w:p>
    <w:p w14:paraId="2D4DC8CE"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Because of family care responsibility, poor health, etc. →Go to D110</w:t>
      </w:r>
    </w:p>
    <w:p w14:paraId="1C1D482D" w14:textId="77777777" w:rsidR="00624BD4" w:rsidRPr="001D19F6" w:rsidRDefault="00624BD4" w:rsidP="00F14BA4">
      <w:pPr>
        <w:pStyle w:val="a4"/>
        <w:numPr>
          <w:ilvl w:val="0"/>
          <w:numId w:val="518"/>
        </w:numPr>
        <w:wordWrap/>
        <w:spacing w:line="360" w:lineRule="auto"/>
        <w:rPr>
          <w:rFonts w:ascii="Arial" w:hAnsi="Arial" w:cs="Arial"/>
          <w:color w:val="auto"/>
          <w:sz w:val="22"/>
          <w:szCs w:val="22"/>
        </w:rPr>
      </w:pPr>
      <w:r w:rsidRPr="001D19F6">
        <w:rPr>
          <w:rFonts w:ascii="Arial" w:hAnsi="Arial" w:cs="Arial"/>
          <w:color w:val="auto"/>
          <w:sz w:val="22"/>
          <w:szCs w:val="22"/>
        </w:rPr>
        <w:t>Other</w:t>
      </w:r>
      <w:r w:rsidR="008F52BD" w:rsidRPr="001D19F6">
        <w:rPr>
          <w:rFonts w:ascii="Arial" w:hAnsi="Arial" w:cs="Arial"/>
          <w:color w:val="auto"/>
          <w:sz w:val="22"/>
          <w:szCs w:val="22"/>
        </w:rPr>
        <w:t>s</w:t>
      </w:r>
    </w:p>
    <w:p w14:paraId="2A66A8D0" w14:textId="77777777" w:rsidR="00624BD4" w:rsidRDefault="00624BD4" w:rsidP="00624BD4">
      <w:pPr>
        <w:pStyle w:val="a4"/>
        <w:wordWrap/>
        <w:spacing w:line="360" w:lineRule="auto"/>
        <w:rPr>
          <w:rFonts w:ascii="Arial" w:hAnsi="Arial" w:cs="Arial"/>
          <w:color w:val="auto"/>
          <w:sz w:val="22"/>
          <w:szCs w:val="22"/>
        </w:rPr>
      </w:pPr>
    </w:p>
    <w:p w14:paraId="3F66EB76" w14:textId="77777777" w:rsidR="0092474D" w:rsidRDefault="0092474D" w:rsidP="00624BD4">
      <w:pPr>
        <w:pStyle w:val="a4"/>
        <w:wordWrap/>
        <w:spacing w:line="360" w:lineRule="auto"/>
        <w:rPr>
          <w:rFonts w:ascii="Arial" w:hAnsi="Arial" w:cs="Arial"/>
          <w:color w:val="auto"/>
          <w:sz w:val="22"/>
          <w:szCs w:val="22"/>
        </w:rPr>
      </w:pPr>
    </w:p>
    <w:p w14:paraId="6A63D4AC" w14:textId="77777777" w:rsidR="00264E50" w:rsidRPr="001D19F6" w:rsidRDefault="00264E50" w:rsidP="00624BD4">
      <w:pPr>
        <w:pStyle w:val="a4"/>
        <w:wordWrap/>
        <w:spacing w:line="360" w:lineRule="auto"/>
        <w:rPr>
          <w:rFonts w:ascii="Arial" w:hAnsi="Arial" w:cs="Arial"/>
          <w:color w:val="auto"/>
          <w:sz w:val="22"/>
          <w:szCs w:val="22"/>
        </w:rPr>
      </w:pPr>
    </w:p>
    <w:p w14:paraId="12E2BD47"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D109. </w:t>
      </w:r>
      <w:r w:rsidR="008F52BD" w:rsidRPr="001D19F6">
        <w:rPr>
          <w:rFonts w:ascii="Arial" w:hAnsi="Arial" w:cs="Arial"/>
          <w:color w:val="auto"/>
          <w:sz w:val="22"/>
          <w:szCs w:val="22"/>
        </w:rPr>
        <w:t>If others, please specify</w:t>
      </w:r>
      <w:r w:rsidRPr="001D19F6">
        <w:rPr>
          <w:rFonts w:ascii="Arial" w:hAnsi="Arial" w:cs="Arial"/>
          <w:color w:val="auto"/>
          <w:sz w:val="22"/>
          <w:szCs w:val="22"/>
        </w:rPr>
        <w:t>.</w:t>
      </w:r>
    </w:p>
    <w:p w14:paraId="1F840AC3" w14:textId="77777777" w:rsidR="00624BD4" w:rsidRPr="001D19F6" w:rsidRDefault="00123A19" w:rsidP="00624BD4">
      <w:pPr>
        <w:pStyle w:val="a4"/>
        <w:wordWrap/>
        <w:spacing w:line="360" w:lineRule="auto"/>
        <w:rPr>
          <w:rFonts w:ascii="Arial" w:hAnsi="Arial" w:cs="Arial"/>
          <w:color w:val="auto"/>
          <w:sz w:val="22"/>
          <w:szCs w:val="22"/>
        </w:rPr>
      </w:pPr>
      <w:r w:rsidRPr="001D19F6">
        <w:rPr>
          <w:rFonts w:ascii="Arial" w:hAnsi="Arial" w:cs="Arial"/>
          <w:color w:val="auto"/>
          <w:sz w:val="22"/>
        </w:rPr>
        <w:tab/>
        <w:t>_______________________________</w:t>
      </w:r>
    </w:p>
    <w:p w14:paraId="279D96A2" w14:textId="77777777" w:rsidR="00624BD4" w:rsidRPr="001D19F6" w:rsidRDefault="00624BD4" w:rsidP="00624BD4">
      <w:pPr>
        <w:pStyle w:val="a4"/>
        <w:wordWrap/>
        <w:spacing w:line="360" w:lineRule="auto"/>
        <w:rPr>
          <w:rFonts w:ascii="Arial" w:hAnsi="Arial" w:cs="Arial"/>
          <w:color w:val="auto"/>
          <w:sz w:val="22"/>
          <w:szCs w:val="22"/>
        </w:rPr>
      </w:pPr>
    </w:p>
    <w:p w14:paraId="63A89CBE" w14:textId="77777777" w:rsidR="002A01D1" w:rsidRPr="001D19F6" w:rsidRDefault="00624BD4" w:rsidP="00BC3958">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D110. Do you receive your </w:t>
      </w:r>
      <w:r w:rsidR="00FB3D5A" w:rsidRPr="001D19F6">
        <w:rPr>
          <w:rFonts w:ascii="Arial" w:hAnsi="Arial" w:cs="Arial"/>
          <w:color w:val="auto"/>
          <w:sz w:val="22"/>
          <w:szCs w:val="22"/>
        </w:rPr>
        <w:t>wages</w:t>
      </w:r>
      <w:r w:rsidRPr="001D19F6">
        <w:rPr>
          <w:rFonts w:ascii="Arial" w:hAnsi="Arial" w:cs="Arial"/>
          <w:color w:val="auto"/>
          <w:sz w:val="22"/>
          <w:szCs w:val="22"/>
        </w:rPr>
        <w:t xml:space="preserve"> from </w:t>
      </w:r>
      <w:r w:rsidR="0010177E" w:rsidRPr="001D19F6">
        <w:rPr>
          <w:rFonts w:ascii="Arial" w:hAnsi="Arial" w:cs="Arial"/>
          <w:color w:val="auto"/>
          <w:sz w:val="22"/>
          <w:szCs w:val="22"/>
        </w:rPr>
        <w:t>your current employer directly or from a dispatch company</w:t>
      </w:r>
      <w:r w:rsidR="00B65BBE" w:rsidRPr="001D19F6">
        <w:rPr>
          <w:rFonts w:ascii="Arial" w:hAnsi="Arial" w:cs="Arial"/>
          <w:color w:val="auto"/>
          <w:sz w:val="22"/>
          <w:szCs w:val="22"/>
        </w:rPr>
        <w:t xml:space="preserve"> or a service </w:t>
      </w:r>
      <w:r w:rsidR="001F688C" w:rsidRPr="001D19F6">
        <w:rPr>
          <w:rFonts w:ascii="Arial" w:hAnsi="Arial" w:cs="Arial"/>
          <w:color w:val="auto"/>
          <w:sz w:val="22"/>
          <w:szCs w:val="22"/>
        </w:rPr>
        <w:t xml:space="preserve">contract </w:t>
      </w:r>
      <w:r w:rsidR="00B65BBE" w:rsidRPr="001D19F6">
        <w:rPr>
          <w:rFonts w:ascii="Arial" w:hAnsi="Arial" w:cs="Arial"/>
          <w:color w:val="auto"/>
          <w:sz w:val="22"/>
          <w:szCs w:val="22"/>
        </w:rPr>
        <w:t>agency</w:t>
      </w:r>
      <w:r w:rsidR="0010177E" w:rsidRPr="001D19F6">
        <w:rPr>
          <w:rFonts w:ascii="Arial" w:hAnsi="Arial" w:cs="Arial"/>
          <w:color w:val="auto"/>
          <w:sz w:val="22"/>
          <w:szCs w:val="22"/>
        </w:rPr>
        <w:t xml:space="preserve">? </w:t>
      </w:r>
    </w:p>
    <w:tbl>
      <w:tblPr>
        <w:tblStyle w:val="a8"/>
        <w:tblW w:w="0" w:type="auto"/>
        <w:tblInd w:w="250" w:type="dxa"/>
        <w:tblLook w:val="04A0" w:firstRow="1" w:lastRow="0" w:firstColumn="1" w:lastColumn="0" w:noHBand="0" w:noVBand="1"/>
      </w:tblPr>
      <w:tblGrid>
        <w:gridCol w:w="9356"/>
      </w:tblGrid>
      <w:tr w:rsidR="00D063AA" w:rsidRPr="001D19F6" w14:paraId="6F21349B" w14:textId="77777777" w:rsidTr="00D518FF">
        <w:tc>
          <w:tcPr>
            <w:tcW w:w="9356" w:type="dxa"/>
          </w:tcPr>
          <w:p w14:paraId="56920156" w14:textId="77777777" w:rsidR="001F688C" w:rsidRPr="001D19F6" w:rsidRDefault="001F688C" w:rsidP="001F688C">
            <w:pPr>
              <w:wordWrap/>
              <w:spacing w:before="240"/>
              <w:rPr>
                <w:rFonts w:ascii="Arial" w:eastAsia="굴림" w:hAnsi="Arial" w:cs="Arial"/>
                <w:b/>
                <w:sz w:val="22"/>
              </w:rPr>
            </w:pPr>
            <w:r w:rsidRPr="001D19F6">
              <w:rPr>
                <w:rFonts w:ascii="Arial" w:eastAsia="굴림" w:hAnsi="Arial" w:cs="Arial"/>
                <w:b/>
                <w:sz w:val="22"/>
              </w:rPr>
              <w:t>[IWER]</w:t>
            </w:r>
          </w:p>
          <w:p w14:paraId="3A4A11B1" w14:textId="77777777" w:rsidR="00017277" w:rsidRPr="001D19F6" w:rsidRDefault="00017277" w:rsidP="00F14BA4">
            <w:pPr>
              <w:pStyle w:val="a6"/>
              <w:numPr>
                <w:ilvl w:val="0"/>
                <w:numId w:val="496"/>
              </w:numPr>
              <w:wordWrap/>
              <w:ind w:leftChars="0" w:left="459"/>
              <w:rPr>
                <w:rFonts w:ascii="Arial" w:eastAsia="굴림" w:hAnsi="Arial" w:cs="Arial"/>
                <w:szCs w:val="20"/>
              </w:rPr>
            </w:pPr>
            <w:r w:rsidRPr="001D19F6">
              <w:rPr>
                <w:rFonts w:ascii="Arial" w:eastAsia="굴림" w:hAnsi="Arial" w:cs="Arial"/>
                <w:b/>
                <w:szCs w:val="20"/>
              </w:rPr>
              <w:t>Dispatch company worker</w:t>
            </w:r>
            <w:r w:rsidR="00D93398" w:rsidRPr="001D19F6">
              <w:rPr>
                <w:rFonts w:ascii="Arial" w:eastAsia="굴림" w:hAnsi="Arial" w:cs="Arial"/>
                <w:szCs w:val="20"/>
              </w:rPr>
              <w:t xml:space="preserve">: </w:t>
            </w:r>
            <w:r w:rsidR="001F688C" w:rsidRPr="001D19F6">
              <w:rPr>
                <w:rFonts w:ascii="Arial" w:eastAsia="굴림" w:hAnsi="Arial" w:cs="Arial"/>
                <w:szCs w:val="20"/>
              </w:rPr>
              <w:t>Workers</w:t>
            </w:r>
            <w:r w:rsidR="004E0B70" w:rsidRPr="001D19F6">
              <w:rPr>
                <w:rFonts w:ascii="Arial" w:eastAsia="굴림" w:hAnsi="Arial" w:cs="Arial"/>
                <w:szCs w:val="20"/>
              </w:rPr>
              <w:t xml:space="preserve"> who are</w:t>
            </w:r>
            <w:r w:rsidRPr="001D19F6">
              <w:rPr>
                <w:rFonts w:ascii="Arial" w:eastAsia="굴림" w:hAnsi="Arial" w:cs="Arial"/>
                <w:szCs w:val="20"/>
              </w:rPr>
              <w:t xml:space="preserve"> employed by a dispatch company but </w:t>
            </w:r>
            <w:r w:rsidR="001F688C" w:rsidRPr="001D19F6">
              <w:rPr>
                <w:rFonts w:ascii="Arial" w:eastAsia="굴림" w:hAnsi="Arial" w:cs="Arial"/>
                <w:szCs w:val="20"/>
              </w:rPr>
              <w:t xml:space="preserve">work </w:t>
            </w:r>
            <w:r w:rsidRPr="001D19F6">
              <w:rPr>
                <w:rFonts w:ascii="Arial" w:eastAsia="굴림" w:hAnsi="Arial" w:cs="Arial"/>
                <w:szCs w:val="20"/>
              </w:rPr>
              <w:t>in the workplace of a person</w:t>
            </w:r>
            <w:r w:rsidR="004E0B70" w:rsidRPr="001D19F6">
              <w:rPr>
                <w:rFonts w:ascii="Arial" w:eastAsia="굴림" w:hAnsi="Arial" w:cs="Arial"/>
                <w:szCs w:val="20"/>
              </w:rPr>
              <w:t xml:space="preserve"> using their </w:t>
            </w:r>
            <w:r w:rsidRPr="001D19F6">
              <w:rPr>
                <w:rFonts w:ascii="Arial" w:eastAsia="굴림" w:hAnsi="Arial" w:cs="Arial"/>
                <w:szCs w:val="20"/>
              </w:rPr>
              <w:t xml:space="preserve">services, </w:t>
            </w:r>
            <w:r w:rsidR="001F688C" w:rsidRPr="001D19F6">
              <w:rPr>
                <w:rFonts w:ascii="Arial" w:eastAsia="굴림" w:hAnsi="Arial" w:cs="Arial"/>
                <w:szCs w:val="20"/>
              </w:rPr>
              <w:t xml:space="preserve">subject to </w:t>
            </w:r>
            <w:r w:rsidR="004E0B70" w:rsidRPr="001D19F6">
              <w:rPr>
                <w:rFonts w:ascii="Arial" w:eastAsia="굴림" w:hAnsi="Arial" w:cs="Arial"/>
                <w:szCs w:val="20"/>
              </w:rPr>
              <w:t>the Act on the Protection of Dispatched Workers. Their</w:t>
            </w:r>
            <w:r w:rsidRPr="001D19F6">
              <w:rPr>
                <w:rFonts w:ascii="Arial" w:eastAsia="굴림" w:hAnsi="Arial" w:cs="Arial"/>
                <w:szCs w:val="20"/>
              </w:rPr>
              <w:t xml:space="preserve"> </w:t>
            </w:r>
            <w:r w:rsidR="00FB3D5A" w:rsidRPr="001D19F6">
              <w:rPr>
                <w:rFonts w:ascii="Arial" w:eastAsia="굴림" w:hAnsi="Arial" w:cs="Arial"/>
                <w:szCs w:val="20"/>
              </w:rPr>
              <w:t>wages</w:t>
            </w:r>
            <w:r w:rsidRPr="001D19F6">
              <w:rPr>
                <w:rFonts w:ascii="Arial" w:eastAsia="굴림" w:hAnsi="Arial" w:cs="Arial"/>
                <w:szCs w:val="20"/>
              </w:rPr>
              <w:t xml:space="preserve"> and employment status are cont</w:t>
            </w:r>
            <w:r w:rsidR="001F688C" w:rsidRPr="001D19F6">
              <w:rPr>
                <w:rFonts w:ascii="Arial" w:eastAsia="굴림" w:hAnsi="Arial" w:cs="Arial"/>
                <w:szCs w:val="20"/>
              </w:rPr>
              <w:t xml:space="preserve">rolled by the dispatch company; </w:t>
            </w:r>
            <w:proofErr w:type="gramStart"/>
            <w:r w:rsidR="001F688C" w:rsidRPr="001D19F6">
              <w:rPr>
                <w:rFonts w:ascii="Arial" w:eastAsia="굴림" w:hAnsi="Arial" w:cs="Arial"/>
                <w:szCs w:val="20"/>
              </w:rPr>
              <w:t>however</w:t>
            </w:r>
            <w:proofErr w:type="gramEnd"/>
            <w:r w:rsidR="001F688C" w:rsidRPr="001D19F6">
              <w:rPr>
                <w:rFonts w:ascii="Arial" w:eastAsia="굴림" w:hAnsi="Arial" w:cs="Arial"/>
                <w:szCs w:val="20"/>
              </w:rPr>
              <w:t xml:space="preserve"> </w:t>
            </w:r>
            <w:r w:rsidR="00FE0A16" w:rsidRPr="001D19F6">
              <w:rPr>
                <w:rFonts w:ascii="Arial" w:eastAsia="굴림" w:hAnsi="Arial" w:cs="Arial"/>
                <w:szCs w:val="20"/>
              </w:rPr>
              <w:t xml:space="preserve">with regard to </w:t>
            </w:r>
            <w:r w:rsidR="0025066C" w:rsidRPr="001D19F6">
              <w:rPr>
                <w:rFonts w:ascii="Arial" w:eastAsia="굴림" w:hAnsi="Arial" w:cs="Arial"/>
                <w:szCs w:val="20"/>
              </w:rPr>
              <w:t>work-related instructions or work functions</w:t>
            </w:r>
            <w:r w:rsidRPr="001D19F6">
              <w:rPr>
                <w:rFonts w:ascii="Arial" w:eastAsia="굴림" w:hAnsi="Arial" w:cs="Arial"/>
                <w:szCs w:val="20"/>
              </w:rPr>
              <w:t xml:space="preserve">, </w:t>
            </w:r>
            <w:r w:rsidR="00FE0A16" w:rsidRPr="001D19F6">
              <w:rPr>
                <w:rFonts w:ascii="Arial" w:eastAsia="굴림" w:hAnsi="Arial" w:cs="Arial"/>
                <w:szCs w:val="20"/>
              </w:rPr>
              <w:t>they are</w:t>
            </w:r>
            <w:r w:rsidRPr="001D19F6">
              <w:rPr>
                <w:rFonts w:ascii="Arial" w:eastAsia="굴림" w:hAnsi="Arial" w:cs="Arial"/>
                <w:szCs w:val="20"/>
              </w:rPr>
              <w:t xml:space="preserve"> under the direction and supervision of the company</w:t>
            </w:r>
            <w:r w:rsidR="0025066C" w:rsidRPr="001D19F6">
              <w:rPr>
                <w:rFonts w:ascii="Arial" w:eastAsia="굴림" w:hAnsi="Arial" w:cs="Arial"/>
                <w:szCs w:val="20"/>
              </w:rPr>
              <w:t xml:space="preserve"> who uses the dispatch company</w:t>
            </w:r>
            <w:r w:rsidRPr="001D19F6">
              <w:rPr>
                <w:rFonts w:ascii="Arial" w:eastAsia="굴림" w:hAnsi="Arial" w:cs="Arial"/>
                <w:szCs w:val="20"/>
              </w:rPr>
              <w:t>.</w:t>
            </w:r>
          </w:p>
          <w:p w14:paraId="469577C9" w14:textId="77777777" w:rsidR="00624BD4" w:rsidRPr="001D19F6" w:rsidRDefault="001F688C" w:rsidP="00F14BA4">
            <w:pPr>
              <w:pStyle w:val="a6"/>
              <w:numPr>
                <w:ilvl w:val="1"/>
                <w:numId w:val="519"/>
              </w:numPr>
              <w:wordWrap/>
              <w:spacing w:after="240"/>
              <w:ind w:leftChars="0" w:left="459"/>
              <w:rPr>
                <w:rFonts w:ascii="Arial" w:eastAsia="굴림" w:hAnsi="Arial" w:cs="Arial"/>
                <w:sz w:val="22"/>
              </w:rPr>
            </w:pPr>
            <w:r w:rsidRPr="001D19F6">
              <w:rPr>
                <w:rFonts w:ascii="Arial" w:hAnsi="Arial" w:cs="Arial"/>
                <w:b/>
                <w:szCs w:val="20"/>
              </w:rPr>
              <w:t>Service contract agency worker</w:t>
            </w:r>
            <w:r w:rsidRPr="001D19F6">
              <w:rPr>
                <w:rFonts w:ascii="Arial" w:eastAsia="굴림" w:hAnsi="Arial" w:cs="Arial"/>
                <w:szCs w:val="20"/>
              </w:rPr>
              <w:t xml:space="preserve">: Workers who are employed by a service agency but work in the workplace who uses this service agency. </w:t>
            </w:r>
            <w:r w:rsidR="004E0B70" w:rsidRPr="001D19F6">
              <w:rPr>
                <w:rFonts w:ascii="Arial" w:eastAsia="굴림" w:hAnsi="Arial" w:cs="Arial"/>
                <w:szCs w:val="20"/>
              </w:rPr>
              <w:t>They are not subject to the Act on the Protection of Dispatched Workers</w:t>
            </w:r>
            <w:r w:rsidRPr="001D19F6">
              <w:rPr>
                <w:rFonts w:ascii="Arial" w:eastAsia="굴림" w:hAnsi="Arial" w:cs="Arial"/>
                <w:szCs w:val="20"/>
              </w:rPr>
              <w:t>. W</w:t>
            </w:r>
            <w:r w:rsidR="00FE0A16" w:rsidRPr="001D19F6">
              <w:rPr>
                <w:rFonts w:ascii="Arial" w:eastAsia="굴림" w:hAnsi="Arial" w:cs="Arial"/>
                <w:szCs w:val="20"/>
              </w:rPr>
              <w:t>ith regard to</w:t>
            </w:r>
            <w:r w:rsidR="004E0B70" w:rsidRPr="001D19F6">
              <w:rPr>
                <w:rFonts w:ascii="Arial" w:eastAsia="굴림" w:hAnsi="Arial" w:cs="Arial"/>
                <w:szCs w:val="20"/>
              </w:rPr>
              <w:t xml:space="preserve"> </w:t>
            </w:r>
            <w:r w:rsidR="00FB3D5A" w:rsidRPr="001D19F6">
              <w:rPr>
                <w:rFonts w:ascii="Arial" w:eastAsia="굴림" w:hAnsi="Arial" w:cs="Arial"/>
                <w:szCs w:val="20"/>
              </w:rPr>
              <w:t>wages</w:t>
            </w:r>
            <w:r w:rsidR="004E0B70" w:rsidRPr="001D19F6">
              <w:rPr>
                <w:rFonts w:ascii="Arial" w:eastAsia="굴림" w:hAnsi="Arial" w:cs="Arial"/>
                <w:szCs w:val="20"/>
              </w:rPr>
              <w:t>, employment status, work-related instructions, and so on</w:t>
            </w:r>
            <w:r w:rsidR="00FE0A16" w:rsidRPr="001D19F6">
              <w:rPr>
                <w:rFonts w:ascii="Arial" w:eastAsia="굴림" w:hAnsi="Arial" w:cs="Arial"/>
                <w:szCs w:val="20"/>
              </w:rPr>
              <w:t>, they are</w:t>
            </w:r>
            <w:r w:rsidR="004E0B70" w:rsidRPr="001D19F6">
              <w:rPr>
                <w:rFonts w:ascii="Arial" w:eastAsia="굴림" w:hAnsi="Arial" w:cs="Arial"/>
                <w:szCs w:val="20"/>
              </w:rPr>
              <w:t xml:space="preserve"> under the direction and supervision of the </w:t>
            </w:r>
            <w:r w:rsidRPr="001D19F6">
              <w:rPr>
                <w:rFonts w:ascii="Arial" w:eastAsia="굴림" w:hAnsi="Arial" w:cs="Arial"/>
                <w:szCs w:val="20"/>
              </w:rPr>
              <w:t>service agency</w:t>
            </w:r>
            <w:r w:rsidR="004E0B70" w:rsidRPr="001D19F6">
              <w:rPr>
                <w:rFonts w:ascii="Arial" w:eastAsia="굴림" w:hAnsi="Arial" w:cs="Arial"/>
                <w:szCs w:val="20"/>
              </w:rPr>
              <w:t xml:space="preserve">. </w:t>
            </w:r>
            <w:r w:rsidR="0060656D" w:rsidRPr="001D19F6">
              <w:rPr>
                <w:rFonts w:ascii="Arial" w:eastAsia="굴림" w:hAnsi="Arial" w:cs="Arial"/>
                <w:szCs w:val="20"/>
              </w:rPr>
              <w:t>Example</w:t>
            </w:r>
            <w:r w:rsidRPr="001D19F6">
              <w:rPr>
                <w:rFonts w:ascii="Arial" w:eastAsia="굴림" w:hAnsi="Arial" w:cs="Arial"/>
                <w:szCs w:val="20"/>
              </w:rPr>
              <w:t xml:space="preserve">s include contract </w:t>
            </w:r>
            <w:r w:rsidR="004E0B70" w:rsidRPr="001D19F6">
              <w:rPr>
                <w:rFonts w:ascii="Arial" w:eastAsia="굴림" w:hAnsi="Arial" w:cs="Arial"/>
                <w:szCs w:val="20"/>
              </w:rPr>
              <w:t>cleaning workers</w:t>
            </w:r>
            <w:r w:rsidR="00B2473A" w:rsidRPr="001D19F6">
              <w:rPr>
                <w:rFonts w:ascii="Arial" w:eastAsia="굴림" w:hAnsi="Arial" w:cs="Arial"/>
                <w:szCs w:val="20"/>
              </w:rPr>
              <w:t xml:space="preserve">, </w:t>
            </w:r>
            <w:r w:rsidR="004E0B70" w:rsidRPr="001D19F6">
              <w:rPr>
                <w:rFonts w:ascii="Arial" w:eastAsia="굴림" w:hAnsi="Arial" w:cs="Arial"/>
                <w:szCs w:val="20"/>
              </w:rPr>
              <w:t>contract security guards</w:t>
            </w:r>
            <w:r w:rsidR="00B2473A" w:rsidRPr="001D19F6">
              <w:rPr>
                <w:rFonts w:ascii="Arial" w:eastAsia="굴림" w:hAnsi="Arial" w:cs="Arial"/>
                <w:szCs w:val="20"/>
              </w:rPr>
              <w:t>, etc.</w:t>
            </w:r>
          </w:p>
        </w:tc>
      </w:tr>
    </w:tbl>
    <w:p w14:paraId="67EC0F4C" w14:textId="77777777" w:rsidR="00624BD4" w:rsidRPr="001D19F6" w:rsidRDefault="00624BD4" w:rsidP="00F14BA4">
      <w:pPr>
        <w:pStyle w:val="a4"/>
        <w:numPr>
          <w:ilvl w:val="0"/>
          <w:numId w:val="520"/>
        </w:numPr>
        <w:wordWrap/>
        <w:spacing w:line="360" w:lineRule="auto"/>
        <w:rPr>
          <w:rFonts w:ascii="Arial" w:hAnsi="Arial" w:cs="Arial"/>
          <w:color w:val="auto"/>
          <w:sz w:val="22"/>
          <w:szCs w:val="22"/>
        </w:rPr>
      </w:pPr>
      <w:r w:rsidRPr="001D19F6">
        <w:rPr>
          <w:rFonts w:ascii="Arial" w:hAnsi="Arial" w:cs="Arial"/>
          <w:color w:val="auto"/>
          <w:sz w:val="22"/>
          <w:szCs w:val="22"/>
        </w:rPr>
        <w:t>Employer</w:t>
      </w:r>
    </w:p>
    <w:p w14:paraId="6613D383" w14:textId="77777777" w:rsidR="00624BD4" w:rsidRPr="001D19F6" w:rsidRDefault="00624BD4" w:rsidP="00F14BA4">
      <w:pPr>
        <w:pStyle w:val="a4"/>
        <w:numPr>
          <w:ilvl w:val="0"/>
          <w:numId w:val="521"/>
        </w:numPr>
        <w:wordWrap/>
        <w:spacing w:line="360" w:lineRule="auto"/>
        <w:rPr>
          <w:rFonts w:ascii="Arial" w:hAnsi="Arial" w:cs="Arial"/>
          <w:color w:val="auto"/>
          <w:sz w:val="22"/>
          <w:szCs w:val="22"/>
        </w:rPr>
      </w:pPr>
      <w:r w:rsidRPr="001D19F6">
        <w:rPr>
          <w:rFonts w:ascii="Arial" w:hAnsi="Arial" w:cs="Arial"/>
          <w:color w:val="auto"/>
          <w:sz w:val="22"/>
          <w:szCs w:val="22"/>
        </w:rPr>
        <w:t>Dispatch Company</w:t>
      </w:r>
    </w:p>
    <w:p w14:paraId="21A640ED" w14:textId="77777777" w:rsidR="00624BD4" w:rsidRPr="001D19F6" w:rsidRDefault="00806BCF" w:rsidP="00F14BA4">
      <w:pPr>
        <w:pStyle w:val="a4"/>
        <w:numPr>
          <w:ilvl w:val="0"/>
          <w:numId w:val="522"/>
        </w:numPr>
        <w:wordWrap/>
        <w:spacing w:line="360" w:lineRule="auto"/>
        <w:rPr>
          <w:rFonts w:ascii="Arial" w:hAnsi="Arial" w:cs="Arial"/>
          <w:color w:val="auto"/>
          <w:sz w:val="22"/>
          <w:szCs w:val="22"/>
        </w:rPr>
      </w:pPr>
      <w:r w:rsidRPr="001D19F6">
        <w:rPr>
          <w:rFonts w:ascii="Arial" w:hAnsi="Arial" w:cs="Arial"/>
          <w:color w:val="auto"/>
          <w:sz w:val="22"/>
          <w:szCs w:val="22"/>
        </w:rPr>
        <w:t xml:space="preserve">Service </w:t>
      </w:r>
      <w:r w:rsidR="00624BD4" w:rsidRPr="001D19F6">
        <w:rPr>
          <w:rFonts w:ascii="Arial" w:hAnsi="Arial" w:cs="Arial"/>
          <w:color w:val="auto"/>
          <w:sz w:val="22"/>
          <w:szCs w:val="22"/>
        </w:rPr>
        <w:t xml:space="preserve">Contract </w:t>
      </w:r>
      <w:r w:rsidRPr="001D19F6">
        <w:rPr>
          <w:rFonts w:ascii="Arial" w:hAnsi="Arial" w:cs="Arial"/>
          <w:color w:val="auto"/>
          <w:sz w:val="22"/>
          <w:szCs w:val="22"/>
        </w:rPr>
        <w:t>Agency</w:t>
      </w:r>
    </w:p>
    <w:p w14:paraId="02159300" w14:textId="77777777" w:rsidR="00624BD4" w:rsidRPr="001D19F6" w:rsidRDefault="00624BD4" w:rsidP="00624BD4">
      <w:pPr>
        <w:pStyle w:val="a4"/>
        <w:wordWrap/>
        <w:spacing w:line="360" w:lineRule="auto"/>
        <w:rPr>
          <w:rFonts w:ascii="Arial" w:hAnsi="Arial" w:cs="Arial"/>
          <w:color w:val="auto"/>
          <w:sz w:val="22"/>
          <w:szCs w:val="22"/>
        </w:rPr>
      </w:pPr>
    </w:p>
    <w:p w14:paraId="10B524BE"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D111. Is there a mandatory retirement age at your current workplace?</w:t>
      </w:r>
    </w:p>
    <w:p w14:paraId="104F5A48" w14:textId="77777777" w:rsidR="00EB66DA" w:rsidRPr="001D19F6" w:rsidRDefault="00EB66DA" w:rsidP="00F14BA4">
      <w:pPr>
        <w:pStyle w:val="a6"/>
        <w:numPr>
          <w:ilvl w:val="0"/>
          <w:numId w:val="52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D113</w:t>
      </w:r>
    </w:p>
    <w:p w14:paraId="4F472AB0" w14:textId="77777777" w:rsidR="00624BD4" w:rsidRPr="001D19F6" w:rsidRDefault="00624BD4" w:rsidP="00624BD4">
      <w:pPr>
        <w:pStyle w:val="a4"/>
        <w:wordWrap/>
        <w:spacing w:line="360" w:lineRule="auto"/>
        <w:rPr>
          <w:rFonts w:ascii="Arial" w:hAnsi="Arial" w:cs="Arial"/>
          <w:color w:val="auto"/>
          <w:sz w:val="22"/>
          <w:szCs w:val="22"/>
        </w:rPr>
      </w:pPr>
    </w:p>
    <w:p w14:paraId="783D740E"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D112. What is the mandatory retirement age?</w:t>
      </w:r>
      <w:r w:rsidR="005D69B4" w:rsidRPr="001D19F6">
        <w:rPr>
          <w:rFonts w:ascii="Arial" w:hAnsi="Arial" w:cs="Arial"/>
          <w:color w:val="auto"/>
          <w:sz w:val="22"/>
          <w:szCs w:val="22"/>
        </w:rPr>
        <w:t xml:space="preserve"> (unit: an age)</w:t>
      </w:r>
    </w:p>
    <w:p w14:paraId="689A4049" w14:textId="77777777" w:rsidR="00E828B1" w:rsidRPr="001D19F6" w:rsidRDefault="00624BD4" w:rsidP="00DC2E2E">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[IWER: </w:t>
      </w:r>
      <w:r w:rsidR="00385CF4" w:rsidRPr="001D19F6">
        <w:rPr>
          <w:rFonts w:ascii="Arial" w:hAnsi="Arial" w:cs="Arial"/>
          <w:color w:val="auto"/>
          <w:sz w:val="22"/>
          <w:szCs w:val="22"/>
        </w:rPr>
        <w:t>Count</w:t>
      </w:r>
      <w:r w:rsidR="00721E9E" w:rsidRPr="001D19F6">
        <w:rPr>
          <w:rFonts w:ascii="Arial" w:hAnsi="Arial" w:cs="Arial"/>
          <w:color w:val="auto"/>
          <w:sz w:val="22"/>
          <w:szCs w:val="22"/>
        </w:rPr>
        <w:t xml:space="preserve"> a person’s age in full, not Korean age</w:t>
      </w:r>
      <w:r w:rsidR="00DC2E2E" w:rsidRPr="001D19F6">
        <w:rPr>
          <w:rFonts w:ascii="Arial" w:hAnsi="Arial" w:cs="Arial"/>
          <w:color w:val="auto"/>
          <w:sz w:val="22"/>
          <w:szCs w:val="22"/>
        </w:rPr>
        <w:t xml:space="preserve"> </w:t>
      </w:r>
      <w:r w:rsidR="00F8357F" w:rsidRPr="001D19F6">
        <w:rPr>
          <w:rFonts w:ascii="Arial" w:hAnsi="Arial" w:cs="Arial"/>
          <w:color w:val="auto"/>
          <w:sz w:val="22"/>
          <w:szCs w:val="22"/>
        </w:rPr>
        <w:t>(same as American age)</w:t>
      </w:r>
      <w:r w:rsidR="00721E9E" w:rsidRPr="001D19F6">
        <w:rPr>
          <w:rFonts w:ascii="Arial" w:hAnsi="Arial" w:cs="Arial"/>
          <w:color w:val="auto"/>
          <w:sz w:val="22"/>
          <w:szCs w:val="22"/>
        </w:rPr>
        <w:t>.</w:t>
      </w:r>
      <w:r w:rsidR="00DC2E2E" w:rsidRPr="001D19F6">
        <w:rPr>
          <w:rFonts w:ascii="Arial" w:hAnsi="Arial" w:cs="Arial"/>
          <w:color w:val="auto"/>
          <w:sz w:val="22"/>
          <w:szCs w:val="22"/>
        </w:rPr>
        <w:t>]</w:t>
      </w:r>
      <w:r w:rsidR="00721E9E" w:rsidRPr="001D19F6">
        <w:rPr>
          <w:rFonts w:ascii="Arial" w:hAnsi="Arial" w:cs="Arial"/>
          <w:color w:val="auto"/>
          <w:sz w:val="22"/>
          <w:szCs w:val="22"/>
        </w:rPr>
        <w:t xml:space="preserve"> </w:t>
      </w:r>
    </w:p>
    <w:p w14:paraId="00A10C76" w14:textId="77777777" w:rsidR="00624BD4" w:rsidRPr="001D19F6" w:rsidRDefault="00EB66DA" w:rsidP="00624BD4">
      <w:pPr>
        <w:pStyle w:val="a4"/>
        <w:wordWrap/>
        <w:spacing w:line="360" w:lineRule="auto"/>
        <w:rPr>
          <w:rFonts w:ascii="Arial" w:hAnsi="Arial" w:cs="Arial"/>
          <w:color w:val="auto"/>
          <w:sz w:val="22"/>
          <w:szCs w:val="22"/>
        </w:rPr>
      </w:pPr>
      <w:r w:rsidRPr="001D19F6">
        <w:rPr>
          <w:rFonts w:ascii="Arial" w:hAnsi="Arial" w:cs="Arial"/>
          <w:color w:val="auto"/>
          <w:sz w:val="22"/>
        </w:rPr>
        <w:tab/>
        <w:t xml:space="preserve">_______________________________ </w:t>
      </w:r>
      <w:r w:rsidR="00624BD4" w:rsidRPr="001D19F6">
        <w:rPr>
          <w:rFonts w:ascii="Arial" w:hAnsi="Arial" w:cs="Arial"/>
          <w:color w:val="auto"/>
          <w:sz w:val="22"/>
          <w:szCs w:val="22"/>
        </w:rPr>
        <w:t>years old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45~80</w:t>
      </w:r>
      <w:r w:rsidR="00D24B8A" w:rsidRPr="001D19F6">
        <w:rPr>
          <w:rFonts w:ascii="Arial" w:hAnsi="Arial" w:cs="Arial"/>
          <w:color w:val="auto"/>
          <w:sz w:val="22"/>
          <w:szCs w:val="22"/>
        </w:rPr>
        <w:t>]</w:t>
      </w:r>
    </w:p>
    <w:p w14:paraId="3D67B979" w14:textId="77777777" w:rsidR="00624BD4" w:rsidRPr="001D19F6" w:rsidRDefault="00624BD4" w:rsidP="00624BD4">
      <w:pPr>
        <w:pStyle w:val="a4"/>
        <w:wordWrap/>
        <w:spacing w:line="360" w:lineRule="auto"/>
        <w:rPr>
          <w:rFonts w:ascii="Arial" w:hAnsi="Arial" w:cs="Arial"/>
          <w:color w:val="auto"/>
          <w:sz w:val="22"/>
          <w:szCs w:val="22"/>
        </w:rPr>
      </w:pPr>
    </w:p>
    <w:p w14:paraId="4F43300C"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D113. Are there </w:t>
      </w:r>
      <w:r w:rsidR="00DC2E2E" w:rsidRPr="001D19F6">
        <w:rPr>
          <w:rFonts w:ascii="Arial" w:hAnsi="Arial" w:cs="Arial"/>
          <w:color w:val="auto"/>
          <w:sz w:val="22"/>
          <w:szCs w:val="22"/>
        </w:rPr>
        <w:t xml:space="preserve">any </w:t>
      </w:r>
      <w:r w:rsidRPr="001D19F6">
        <w:rPr>
          <w:rFonts w:ascii="Arial" w:hAnsi="Arial" w:cs="Arial"/>
          <w:color w:val="auto"/>
          <w:sz w:val="22"/>
          <w:szCs w:val="22"/>
        </w:rPr>
        <w:t xml:space="preserve">cases where employees retire </w:t>
      </w:r>
      <w:r w:rsidR="00DC2E2E" w:rsidRPr="001D19F6">
        <w:rPr>
          <w:rFonts w:ascii="Arial" w:hAnsi="Arial" w:cs="Arial"/>
          <w:color w:val="auto"/>
          <w:sz w:val="22"/>
          <w:szCs w:val="22"/>
        </w:rPr>
        <w:t xml:space="preserve">conventionally </w:t>
      </w:r>
      <w:r w:rsidRPr="001D19F6">
        <w:rPr>
          <w:rFonts w:ascii="Arial" w:hAnsi="Arial" w:cs="Arial"/>
          <w:color w:val="auto"/>
          <w:sz w:val="22"/>
          <w:szCs w:val="22"/>
        </w:rPr>
        <w:t xml:space="preserve">upon reaching </w:t>
      </w:r>
      <w:r w:rsidR="00DC2E2E" w:rsidRPr="001D19F6">
        <w:rPr>
          <w:rFonts w:ascii="Arial" w:hAnsi="Arial" w:cs="Arial"/>
          <w:color w:val="auto"/>
          <w:sz w:val="22"/>
          <w:szCs w:val="22"/>
        </w:rPr>
        <w:t xml:space="preserve">at </w:t>
      </w:r>
      <w:r w:rsidRPr="001D19F6">
        <w:rPr>
          <w:rFonts w:ascii="Arial" w:hAnsi="Arial" w:cs="Arial"/>
          <w:color w:val="auto"/>
          <w:sz w:val="22"/>
          <w:szCs w:val="22"/>
        </w:rPr>
        <w:t>a certain age regardless of regulations?</w:t>
      </w:r>
    </w:p>
    <w:p w14:paraId="5F972089" w14:textId="77777777" w:rsidR="007D5975" w:rsidRPr="001D19F6" w:rsidRDefault="007D5975" w:rsidP="00F14BA4">
      <w:pPr>
        <w:pStyle w:val="a6"/>
        <w:numPr>
          <w:ilvl w:val="0"/>
          <w:numId w:val="52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D115</w:t>
      </w:r>
    </w:p>
    <w:p w14:paraId="43C8225A" w14:textId="77777777" w:rsidR="00624BD4" w:rsidRPr="001D19F6" w:rsidRDefault="00624BD4" w:rsidP="00624BD4">
      <w:pPr>
        <w:pStyle w:val="a4"/>
        <w:wordWrap/>
        <w:spacing w:line="360" w:lineRule="auto"/>
        <w:rPr>
          <w:rFonts w:ascii="Arial" w:hAnsi="Arial" w:cs="Arial"/>
          <w:color w:val="auto"/>
          <w:sz w:val="22"/>
          <w:szCs w:val="22"/>
        </w:rPr>
      </w:pPr>
    </w:p>
    <w:p w14:paraId="6FDAB6D3"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D114. What is the </w:t>
      </w:r>
      <w:r w:rsidR="00C43EF5" w:rsidRPr="001D19F6">
        <w:rPr>
          <w:rFonts w:ascii="Arial" w:hAnsi="Arial" w:cs="Arial"/>
          <w:color w:val="auto"/>
          <w:sz w:val="22"/>
          <w:szCs w:val="22"/>
        </w:rPr>
        <w:t xml:space="preserve">age that employees retire conventionally? </w:t>
      </w:r>
      <w:r w:rsidR="005D69B4" w:rsidRPr="001D19F6">
        <w:rPr>
          <w:rFonts w:ascii="Arial" w:hAnsi="Arial" w:cs="Arial"/>
          <w:color w:val="auto"/>
          <w:sz w:val="22"/>
          <w:szCs w:val="22"/>
        </w:rPr>
        <w:t>(unit: an age)</w:t>
      </w:r>
    </w:p>
    <w:p w14:paraId="34A4BE94" w14:textId="77777777" w:rsidR="00C43EF5" w:rsidRPr="001D19F6" w:rsidRDefault="00C43EF5" w:rsidP="00C43EF5">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[IWER: Count a person’s age in full, not Korean age (same as American age).] </w:t>
      </w:r>
    </w:p>
    <w:p w14:paraId="2F300C68" w14:textId="77777777" w:rsidR="00624BD4" w:rsidRPr="001D19F6" w:rsidRDefault="00C43EF5" w:rsidP="00624BD4">
      <w:pPr>
        <w:pStyle w:val="a4"/>
        <w:wordWrap/>
        <w:spacing w:line="360" w:lineRule="auto"/>
        <w:rPr>
          <w:rFonts w:ascii="Arial" w:hAnsi="Arial" w:cs="Arial"/>
          <w:color w:val="auto"/>
          <w:sz w:val="22"/>
          <w:szCs w:val="22"/>
        </w:rPr>
      </w:pPr>
      <w:r w:rsidRPr="001D19F6">
        <w:rPr>
          <w:rFonts w:ascii="Arial" w:hAnsi="Arial" w:cs="Arial"/>
          <w:color w:val="auto"/>
          <w:sz w:val="22"/>
        </w:rPr>
        <w:tab/>
        <w:t xml:space="preserve">_______________________________ </w:t>
      </w:r>
      <w:r w:rsidR="00624BD4" w:rsidRPr="001D19F6">
        <w:rPr>
          <w:rFonts w:ascii="Arial" w:hAnsi="Arial" w:cs="Arial"/>
          <w:color w:val="auto"/>
          <w:sz w:val="22"/>
          <w:szCs w:val="22"/>
        </w:rPr>
        <w:t>years old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45~97]</w:t>
      </w:r>
    </w:p>
    <w:p w14:paraId="6158C70C" w14:textId="77777777" w:rsidR="00624BD4" w:rsidRPr="001D19F6" w:rsidRDefault="00624BD4" w:rsidP="00624BD4">
      <w:pPr>
        <w:pStyle w:val="a4"/>
        <w:wordWrap/>
        <w:spacing w:line="360" w:lineRule="auto"/>
        <w:rPr>
          <w:rFonts w:ascii="Arial" w:hAnsi="Arial" w:cs="Arial"/>
          <w:color w:val="auto"/>
          <w:sz w:val="22"/>
          <w:szCs w:val="22"/>
        </w:rPr>
      </w:pPr>
    </w:p>
    <w:p w14:paraId="25D90C53" w14:textId="77777777" w:rsidR="00385CF4" w:rsidRPr="001D19F6" w:rsidRDefault="00814675" w:rsidP="00814675">
      <w:pPr>
        <w:pStyle w:val="a4"/>
        <w:wordWrap/>
        <w:spacing w:line="360" w:lineRule="auto"/>
        <w:rPr>
          <w:rFonts w:ascii="Arial" w:hAnsi="Arial" w:cs="Arial"/>
          <w:b/>
          <w:color w:val="auto"/>
          <w:sz w:val="22"/>
          <w:szCs w:val="22"/>
        </w:rPr>
      </w:pPr>
      <w:r w:rsidRPr="001D19F6">
        <w:rPr>
          <w:rFonts w:ascii="Arial" w:hAnsi="Arial" w:cs="Arial"/>
          <w:b/>
          <w:color w:val="auto"/>
          <w:sz w:val="22"/>
          <w:szCs w:val="22"/>
        </w:rPr>
        <w:t>&lt;</w:t>
      </w:r>
      <w:r w:rsidR="009A0438" w:rsidRPr="001D19F6">
        <w:rPr>
          <w:rFonts w:ascii="Arial" w:hAnsi="Arial" w:cs="Arial"/>
          <w:b/>
          <w:color w:val="auto"/>
          <w:sz w:val="22"/>
          <w:szCs w:val="22"/>
        </w:rPr>
        <w:t xml:space="preserve"> </w:t>
      </w:r>
      <w:r w:rsidRPr="001D19F6">
        <w:rPr>
          <w:rFonts w:ascii="Arial" w:hAnsi="Arial" w:cs="Arial"/>
          <w:b/>
          <w:color w:val="auto"/>
          <w:sz w:val="22"/>
          <w:szCs w:val="22"/>
        </w:rPr>
        <w:t>Information on job: All wage worker</w:t>
      </w:r>
      <w:r w:rsidR="009A0438" w:rsidRPr="001D19F6">
        <w:rPr>
          <w:rFonts w:ascii="Arial" w:hAnsi="Arial" w:cs="Arial"/>
          <w:b/>
          <w:color w:val="auto"/>
          <w:sz w:val="22"/>
          <w:szCs w:val="22"/>
        </w:rPr>
        <w:t xml:space="preserve"> </w:t>
      </w:r>
      <w:r w:rsidRPr="001D19F6">
        <w:rPr>
          <w:rFonts w:ascii="Arial" w:hAnsi="Arial" w:cs="Arial"/>
          <w:b/>
          <w:color w:val="auto"/>
          <w:sz w:val="22"/>
          <w:szCs w:val="22"/>
        </w:rPr>
        <w:t xml:space="preserve">&gt; </w:t>
      </w:r>
    </w:p>
    <w:p w14:paraId="12BA9463"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D115</w:t>
      </w:r>
      <w:r w:rsidR="008F52BD" w:rsidRPr="001D19F6">
        <w:rPr>
          <w:rFonts w:ascii="Arial" w:hAnsi="Arial" w:cs="Arial"/>
          <w:color w:val="auto"/>
          <w:sz w:val="22"/>
          <w:szCs w:val="22"/>
        </w:rPr>
        <w:t>. Are you in</w:t>
      </w:r>
      <w:r w:rsidRPr="001D19F6">
        <w:rPr>
          <w:rFonts w:ascii="Arial" w:hAnsi="Arial" w:cs="Arial"/>
          <w:color w:val="auto"/>
          <w:sz w:val="22"/>
          <w:szCs w:val="22"/>
        </w:rPr>
        <w:t xml:space="preserve"> a position to supervise others?</w:t>
      </w:r>
    </w:p>
    <w:p w14:paraId="1ADB5157" w14:textId="77777777" w:rsidR="00814675" w:rsidRPr="001D19F6" w:rsidRDefault="00814675" w:rsidP="00F14BA4">
      <w:pPr>
        <w:pStyle w:val="a6"/>
        <w:numPr>
          <w:ilvl w:val="0"/>
          <w:numId w:val="52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Pr="001D19F6">
        <w:rPr>
          <w:rFonts w:ascii="Arial" w:hAnsi="Arial" w:cs="Arial"/>
          <w:sz w:val="22"/>
        </w:rPr>
        <w:t>D117</w:t>
      </w:r>
    </w:p>
    <w:p w14:paraId="6ACC32FF" w14:textId="77777777" w:rsidR="00624BD4" w:rsidRDefault="00624BD4" w:rsidP="00624BD4">
      <w:pPr>
        <w:pStyle w:val="a4"/>
        <w:wordWrap/>
        <w:spacing w:line="360" w:lineRule="auto"/>
        <w:rPr>
          <w:rFonts w:ascii="Arial" w:hAnsi="Arial" w:cs="Arial"/>
          <w:color w:val="auto"/>
          <w:sz w:val="22"/>
          <w:szCs w:val="22"/>
        </w:rPr>
      </w:pPr>
    </w:p>
    <w:p w14:paraId="36CD49E9" w14:textId="77777777" w:rsidR="00264E50" w:rsidRPr="001D19F6" w:rsidRDefault="00264E50" w:rsidP="00624BD4">
      <w:pPr>
        <w:pStyle w:val="a4"/>
        <w:wordWrap/>
        <w:spacing w:line="360" w:lineRule="auto"/>
        <w:rPr>
          <w:rFonts w:ascii="Arial" w:hAnsi="Arial" w:cs="Arial"/>
          <w:color w:val="auto"/>
          <w:sz w:val="22"/>
          <w:szCs w:val="22"/>
        </w:rPr>
      </w:pPr>
    </w:p>
    <w:p w14:paraId="7C99516C"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D116. How many people are there under your supervision?</w:t>
      </w:r>
    </w:p>
    <w:p w14:paraId="20D59E03" w14:textId="77777777" w:rsidR="00624BD4" w:rsidRPr="001D19F6" w:rsidRDefault="00814675"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1~</w:t>
      </w:r>
      <w:r w:rsidR="00AA133E" w:rsidRPr="001D19F6">
        <w:rPr>
          <w:rFonts w:ascii="Arial" w:hAnsi="Arial" w:cs="Arial"/>
          <w:color w:val="auto"/>
          <w:sz w:val="22"/>
          <w:szCs w:val="22"/>
        </w:rPr>
        <w:t>5</w:t>
      </w:r>
      <w:r w:rsidRPr="001D19F6">
        <w:rPr>
          <w:rFonts w:ascii="Arial" w:hAnsi="Arial" w:cs="Arial"/>
          <w:color w:val="auto"/>
          <w:sz w:val="22"/>
          <w:szCs w:val="22"/>
        </w:rPr>
        <w:t xml:space="preserve"> people</w:t>
      </w:r>
    </w:p>
    <w:p w14:paraId="3E1BA3A5" w14:textId="77777777" w:rsidR="00624BD4" w:rsidRPr="001D19F6" w:rsidRDefault="00624BD4"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6~10 people</w:t>
      </w:r>
    </w:p>
    <w:p w14:paraId="4561C084" w14:textId="77777777" w:rsidR="00624BD4" w:rsidRPr="001D19F6" w:rsidRDefault="00624BD4"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11~15 people</w:t>
      </w:r>
    </w:p>
    <w:p w14:paraId="52235E0C" w14:textId="77777777" w:rsidR="00624BD4" w:rsidRPr="001D19F6" w:rsidRDefault="00624BD4"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16~30 people</w:t>
      </w:r>
    </w:p>
    <w:p w14:paraId="31DBC0E3" w14:textId="77777777" w:rsidR="00624BD4" w:rsidRPr="001D19F6" w:rsidRDefault="00624BD4"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31~99 people</w:t>
      </w:r>
    </w:p>
    <w:p w14:paraId="568385BA" w14:textId="77777777" w:rsidR="00624BD4" w:rsidRPr="001D19F6" w:rsidRDefault="00814675" w:rsidP="00F14BA4">
      <w:pPr>
        <w:pStyle w:val="a4"/>
        <w:numPr>
          <w:ilvl w:val="0"/>
          <w:numId w:val="526"/>
        </w:numPr>
        <w:wordWrap/>
        <w:spacing w:line="360" w:lineRule="auto"/>
        <w:rPr>
          <w:rFonts w:ascii="Arial" w:hAnsi="Arial" w:cs="Arial"/>
          <w:color w:val="auto"/>
          <w:sz w:val="22"/>
          <w:szCs w:val="22"/>
        </w:rPr>
      </w:pPr>
      <w:r w:rsidRPr="001D19F6">
        <w:rPr>
          <w:rFonts w:ascii="Arial" w:hAnsi="Arial" w:cs="Arial"/>
          <w:color w:val="auto"/>
          <w:sz w:val="22"/>
          <w:szCs w:val="22"/>
        </w:rPr>
        <w:t>M</w:t>
      </w:r>
      <w:r w:rsidR="00624BD4" w:rsidRPr="001D19F6">
        <w:rPr>
          <w:rFonts w:ascii="Arial" w:hAnsi="Arial" w:cs="Arial"/>
          <w:color w:val="auto"/>
          <w:sz w:val="22"/>
          <w:szCs w:val="22"/>
        </w:rPr>
        <w:t>ore than 100 people</w:t>
      </w:r>
    </w:p>
    <w:p w14:paraId="0EAE126E" w14:textId="77777777" w:rsidR="00624BD4" w:rsidRPr="001D19F6" w:rsidRDefault="00624BD4" w:rsidP="00624BD4">
      <w:pPr>
        <w:pStyle w:val="a4"/>
        <w:wordWrap/>
        <w:spacing w:line="360" w:lineRule="auto"/>
        <w:rPr>
          <w:rFonts w:ascii="Arial" w:hAnsi="Arial" w:cs="Arial"/>
          <w:color w:val="auto"/>
          <w:sz w:val="22"/>
          <w:szCs w:val="22"/>
        </w:rPr>
      </w:pPr>
    </w:p>
    <w:p w14:paraId="4705C1FA"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D117.</w:t>
      </w:r>
      <w:r w:rsidR="00814675" w:rsidRPr="001D19F6">
        <w:rPr>
          <w:rFonts w:ascii="Arial" w:hAnsi="Arial" w:cs="Arial"/>
          <w:color w:val="auto"/>
          <w:sz w:val="22"/>
          <w:szCs w:val="22"/>
        </w:rPr>
        <w:t xml:space="preserve"> Do you work based on a </w:t>
      </w:r>
      <w:r w:rsidR="001C6858" w:rsidRPr="001D19F6">
        <w:rPr>
          <w:rFonts w:ascii="Arial" w:hAnsi="Arial" w:cs="Arial"/>
          <w:color w:val="auto"/>
          <w:sz w:val="22"/>
          <w:szCs w:val="22"/>
        </w:rPr>
        <w:t>fixed</w:t>
      </w:r>
      <w:r w:rsidR="00814675" w:rsidRPr="001D19F6">
        <w:rPr>
          <w:rFonts w:ascii="Arial" w:hAnsi="Arial" w:cs="Arial"/>
          <w:color w:val="auto"/>
          <w:sz w:val="22"/>
          <w:szCs w:val="22"/>
        </w:rPr>
        <w:t xml:space="preserve">-working hours </w:t>
      </w:r>
      <w:r w:rsidR="00BF677B" w:rsidRPr="001D19F6">
        <w:rPr>
          <w:rFonts w:ascii="Arial" w:hAnsi="Arial" w:cs="Arial"/>
          <w:color w:val="auto"/>
          <w:sz w:val="22"/>
          <w:szCs w:val="22"/>
        </w:rPr>
        <w:t>at</w:t>
      </w:r>
      <w:r w:rsidR="004F1086" w:rsidRPr="001D19F6">
        <w:rPr>
          <w:rFonts w:ascii="Arial" w:hAnsi="Arial" w:cs="Arial"/>
          <w:color w:val="auto"/>
          <w:sz w:val="22"/>
          <w:szCs w:val="22"/>
        </w:rPr>
        <w:t xml:space="preserve"> your current </w:t>
      </w:r>
      <w:r w:rsidR="00BF677B" w:rsidRPr="001D19F6">
        <w:rPr>
          <w:rFonts w:ascii="Arial" w:hAnsi="Arial" w:cs="Arial"/>
          <w:color w:val="auto"/>
          <w:sz w:val="22"/>
          <w:szCs w:val="22"/>
        </w:rPr>
        <w:t>workplace</w:t>
      </w:r>
      <w:r w:rsidRPr="001D19F6">
        <w:rPr>
          <w:rFonts w:ascii="Arial" w:hAnsi="Arial" w:cs="Arial"/>
          <w:color w:val="auto"/>
          <w:sz w:val="22"/>
          <w:szCs w:val="22"/>
        </w:rPr>
        <w:t>?</w:t>
      </w:r>
    </w:p>
    <w:p w14:paraId="42EF809E" w14:textId="77777777" w:rsidR="00814675" w:rsidRPr="001D19F6" w:rsidRDefault="00814675" w:rsidP="00F14BA4">
      <w:pPr>
        <w:pStyle w:val="a6"/>
        <w:numPr>
          <w:ilvl w:val="0"/>
          <w:numId w:val="52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925FD58" w14:textId="77777777" w:rsidR="00624BD4" w:rsidRPr="001D19F6" w:rsidRDefault="00624BD4" w:rsidP="00814675">
      <w:pPr>
        <w:pStyle w:val="a4"/>
        <w:wordWrap/>
        <w:spacing w:line="360" w:lineRule="auto"/>
        <w:rPr>
          <w:rFonts w:ascii="Arial" w:hAnsi="Arial" w:cs="Arial"/>
          <w:color w:val="auto"/>
          <w:sz w:val="22"/>
          <w:szCs w:val="22"/>
        </w:rPr>
      </w:pPr>
    </w:p>
    <w:p w14:paraId="417511E7" w14:textId="77777777" w:rsidR="00624BD4" w:rsidRPr="001D19F6" w:rsidRDefault="00624BD4" w:rsidP="00814675">
      <w:pPr>
        <w:wordWrap/>
        <w:spacing w:line="360" w:lineRule="auto"/>
        <w:rPr>
          <w:rFonts w:ascii="Arial" w:eastAsia="굴림" w:hAnsi="Arial" w:cs="Arial"/>
          <w:sz w:val="22"/>
        </w:rPr>
      </w:pPr>
      <w:r w:rsidRPr="001D19F6">
        <w:rPr>
          <w:rFonts w:ascii="Arial" w:hAnsi="Arial" w:cs="Arial"/>
          <w:sz w:val="22"/>
        </w:rPr>
        <w:t xml:space="preserve">D118. </w:t>
      </w:r>
      <w:r w:rsidR="00814675" w:rsidRPr="001D19F6">
        <w:rPr>
          <w:rFonts w:ascii="Arial" w:eastAsia="굴림" w:hAnsi="Arial" w:cs="Arial"/>
          <w:sz w:val="22"/>
        </w:rPr>
        <w:t>How many days per week did you work on average?</w:t>
      </w:r>
      <w:r w:rsidR="00814675" w:rsidRPr="001D19F6">
        <w:rPr>
          <w:rFonts w:ascii="Arial" w:hAnsi="Arial" w:cs="Arial"/>
          <w:sz w:val="22"/>
        </w:rPr>
        <w:t xml:space="preserve"> </w:t>
      </w:r>
      <w:r w:rsidR="00385CF4" w:rsidRPr="001D19F6">
        <w:rPr>
          <w:rFonts w:ascii="Arial" w:hAnsi="Arial" w:cs="Arial"/>
          <w:sz w:val="22"/>
        </w:rPr>
        <w:t>(unit: a day)</w:t>
      </w:r>
    </w:p>
    <w:p w14:paraId="433CAB5A" w14:textId="77777777" w:rsidR="00624BD4" w:rsidRPr="001D19F6" w:rsidRDefault="00814675" w:rsidP="00624BD4">
      <w:pPr>
        <w:pStyle w:val="a4"/>
        <w:wordWrap/>
        <w:spacing w:line="360" w:lineRule="auto"/>
        <w:rPr>
          <w:rFonts w:ascii="Arial" w:hAnsi="Arial" w:cs="Arial"/>
          <w:color w:val="auto"/>
          <w:sz w:val="22"/>
          <w:szCs w:val="22"/>
        </w:rPr>
      </w:pPr>
      <w:r w:rsidRPr="001D19F6">
        <w:rPr>
          <w:rFonts w:ascii="Arial" w:hAnsi="Arial" w:cs="Arial"/>
          <w:color w:val="auto"/>
          <w:sz w:val="22"/>
        </w:rPr>
        <w:tab/>
        <w:t xml:space="preserve">_______________________________ </w:t>
      </w:r>
      <w:r w:rsidR="00624BD4" w:rsidRPr="001D19F6">
        <w:rPr>
          <w:rFonts w:ascii="Arial" w:hAnsi="Arial" w:cs="Arial"/>
          <w:color w:val="auto"/>
          <w:sz w:val="22"/>
          <w:szCs w:val="22"/>
        </w:rPr>
        <w:t>days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1~7]</w:t>
      </w:r>
    </w:p>
    <w:p w14:paraId="09866CC5" w14:textId="77777777" w:rsidR="00624BD4" w:rsidRPr="001D19F6" w:rsidRDefault="00624BD4" w:rsidP="00624BD4">
      <w:pPr>
        <w:pStyle w:val="a4"/>
        <w:wordWrap/>
        <w:spacing w:line="360" w:lineRule="auto"/>
        <w:rPr>
          <w:rFonts w:ascii="Arial" w:hAnsi="Arial" w:cs="Arial"/>
          <w:color w:val="auto"/>
          <w:sz w:val="22"/>
          <w:szCs w:val="22"/>
        </w:rPr>
      </w:pPr>
    </w:p>
    <w:p w14:paraId="05078994" w14:textId="77777777" w:rsidR="00814675" w:rsidRPr="001D19F6" w:rsidRDefault="00624BD4" w:rsidP="00814675">
      <w:pPr>
        <w:wordWrap/>
        <w:spacing w:line="360" w:lineRule="auto"/>
        <w:rPr>
          <w:rFonts w:ascii="Arial" w:eastAsia="굴림" w:hAnsi="Arial" w:cs="Arial"/>
          <w:sz w:val="22"/>
        </w:rPr>
      </w:pPr>
      <w:r w:rsidRPr="001D19F6">
        <w:rPr>
          <w:rFonts w:ascii="Arial" w:hAnsi="Arial" w:cs="Arial"/>
          <w:sz w:val="22"/>
        </w:rPr>
        <w:t xml:space="preserve">D119. </w:t>
      </w:r>
      <w:r w:rsidR="00814675" w:rsidRPr="001D19F6">
        <w:rPr>
          <w:rFonts w:ascii="Arial" w:eastAsia="굴림" w:hAnsi="Arial" w:cs="Arial"/>
          <w:sz w:val="22"/>
        </w:rPr>
        <w:t xml:space="preserve">How many hours per week did you work on average </w:t>
      </w:r>
      <w:r w:rsidR="0060656D" w:rsidRPr="001D19F6">
        <w:rPr>
          <w:rFonts w:ascii="Arial" w:eastAsia="굴림" w:hAnsi="Arial" w:cs="Arial"/>
          <w:sz w:val="22"/>
        </w:rPr>
        <w:t>including</w:t>
      </w:r>
      <w:r w:rsidR="00814675" w:rsidRPr="001D19F6">
        <w:rPr>
          <w:rFonts w:ascii="Arial" w:eastAsia="굴림" w:hAnsi="Arial" w:cs="Arial"/>
          <w:sz w:val="22"/>
        </w:rPr>
        <w:t xml:space="preserve"> lunch time, break, etc.?</w:t>
      </w:r>
    </w:p>
    <w:p w14:paraId="0D35953C" w14:textId="77777777" w:rsidR="00624BD4" w:rsidRPr="001D19F6" w:rsidRDefault="00385CF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(unit: an hour/per week)</w:t>
      </w:r>
    </w:p>
    <w:p w14:paraId="5BAAE78D" w14:textId="77777777" w:rsidR="00624BD4" w:rsidRPr="001D19F6" w:rsidRDefault="00814675" w:rsidP="00624BD4">
      <w:pPr>
        <w:pStyle w:val="a4"/>
        <w:wordWrap/>
        <w:spacing w:line="360" w:lineRule="auto"/>
        <w:rPr>
          <w:rFonts w:ascii="Arial" w:hAnsi="Arial" w:cs="Arial"/>
          <w:color w:val="auto"/>
          <w:sz w:val="22"/>
          <w:szCs w:val="22"/>
        </w:rPr>
      </w:pPr>
      <w:r w:rsidRPr="001D19F6">
        <w:rPr>
          <w:rFonts w:ascii="Arial" w:hAnsi="Arial" w:cs="Arial"/>
          <w:color w:val="auto"/>
          <w:sz w:val="22"/>
        </w:rPr>
        <w:tab/>
        <w:t xml:space="preserve">_______________________________ </w:t>
      </w:r>
      <w:r w:rsidR="00624BD4" w:rsidRPr="001D19F6">
        <w:rPr>
          <w:rFonts w:ascii="Arial" w:hAnsi="Arial" w:cs="Arial"/>
          <w:color w:val="auto"/>
          <w:sz w:val="22"/>
          <w:szCs w:val="22"/>
        </w:rPr>
        <w:t>hours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1~160]</w:t>
      </w:r>
    </w:p>
    <w:p w14:paraId="4681F45F" w14:textId="77777777" w:rsidR="00624BD4" w:rsidRPr="001D19F6" w:rsidRDefault="00624BD4" w:rsidP="00624BD4">
      <w:pPr>
        <w:pStyle w:val="a4"/>
        <w:wordWrap/>
        <w:spacing w:line="360" w:lineRule="auto"/>
        <w:rPr>
          <w:rFonts w:ascii="Arial" w:hAnsi="Arial" w:cs="Arial"/>
          <w:color w:val="auto"/>
          <w:sz w:val="22"/>
          <w:szCs w:val="22"/>
        </w:rPr>
      </w:pPr>
    </w:p>
    <w:p w14:paraId="0288CCCA"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D120. </w:t>
      </w:r>
      <w:r w:rsidR="004F1086" w:rsidRPr="001D19F6">
        <w:rPr>
          <w:rFonts w:ascii="Arial" w:hAnsi="Arial" w:cs="Arial"/>
          <w:color w:val="auto"/>
          <w:sz w:val="22"/>
          <w:szCs w:val="22"/>
        </w:rPr>
        <w:t>What do you think of your current working hours</w:t>
      </w:r>
      <w:r w:rsidRPr="001D19F6">
        <w:rPr>
          <w:rFonts w:ascii="Arial" w:hAnsi="Arial" w:cs="Arial"/>
          <w:color w:val="auto"/>
          <w:sz w:val="22"/>
          <w:szCs w:val="22"/>
        </w:rPr>
        <w:t xml:space="preserve"> including regular and </w:t>
      </w:r>
      <w:r w:rsidR="008F52BD" w:rsidRPr="001D19F6">
        <w:rPr>
          <w:rFonts w:ascii="Arial" w:hAnsi="Arial" w:cs="Arial"/>
          <w:color w:val="auto"/>
          <w:sz w:val="22"/>
          <w:szCs w:val="22"/>
        </w:rPr>
        <w:t xml:space="preserve">overtime </w:t>
      </w:r>
      <w:r w:rsidRPr="001D19F6">
        <w:rPr>
          <w:rFonts w:ascii="Arial" w:hAnsi="Arial" w:cs="Arial"/>
          <w:color w:val="auto"/>
          <w:sz w:val="22"/>
          <w:szCs w:val="22"/>
        </w:rPr>
        <w:t>hours?</w:t>
      </w:r>
    </w:p>
    <w:p w14:paraId="5525008D" w14:textId="77777777" w:rsidR="00624BD4" w:rsidRPr="001D19F6" w:rsidRDefault="00624BD4" w:rsidP="00F14BA4">
      <w:pPr>
        <w:pStyle w:val="a4"/>
        <w:numPr>
          <w:ilvl w:val="0"/>
          <w:numId w:val="528"/>
        </w:numPr>
        <w:wordWrap/>
        <w:spacing w:line="360" w:lineRule="auto"/>
        <w:rPr>
          <w:rFonts w:ascii="Arial" w:hAnsi="Arial" w:cs="Arial"/>
          <w:color w:val="auto"/>
          <w:sz w:val="22"/>
          <w:szCs w:val="22"/>
        </w:rPr>
      </w:pPr>
      <w:r w:rsidRPr="001D19F6">
        <w:rPr>
          <w:rFonts w:ascii="Arial" w:hAnsi="Arial" w:cs="Arial"/>
          <w:color w:val="auto"/>
          <w:sz w:val="22"/>
          <w:szCs w:val="22"/>
        </w:rPr>
        <w:t>Too long</w:t>
      </w:r>
    </w:p>
    <w:p w14:paraId="079310A6" w14:textId="77777777" w:rsidR="00624BD4" w:rsidRPr="001D19F6" w:rsidRDefault="00624BD4" w:rsidP="00F14BA4">
      <w:pPr>
        <w:pStyle w:val="a4"/>
        <w:numPr>
          <w:ilvl w:val="0"/>
          <w:numId w:val="529"/>
        </w:numPr>
        <w:wordWrap/>
        <w:spacing w:line="360" w:lineRule="auto"/>
        <w:rPr>
          <w:rFonts w:ascii="Arial" w:hAnsi="Arial" w:cs="Arial"/>
          <w:color w:val="auto"/>
          <w:sz w:val="22"/>
          <w:szCs w:val="22"/>
        </w:rPr>
      </w:pPr>
      <w:r w:rsidRPr="001D19F6">
        <w:rPr>
          <w:rFonts w:ascii="Arial" w:hAnsi="Arial" w:cs="Arial"/>
          <w:color w:val="auto"/>
          <w:sz w:val="22"/>
          <w:szCs w:val="22"/>
        </w:rPr>
        <w:t xml:space="preserve">Appropriate </w:t>
      </w:r>
      <w:r w:rsidR="007F1069" w:rsidRPr="001D19F6">
        <w:rPr>
          <w:rFonts w:ascii="Arial" w:hAnsi="Arial" w:cs="Arial"/>
          <w:color w:val="auto"/>
          <w:sz w:val="22"/>
          <w:szCs w:val="22"/>
        </w:rPr>
        <w:tab/>
      </w:r>
      <w:r w:rsidRPr="001D19F6">
        <w:rPr>
          <w:rFonts w:ascii="Arial" w:hAnsi="Arial" w:cs="Arial"/>
          <w:color w:val="auto"/>
          <w:sz w:val="22"/>
          <w:szCs w:val="22"/>
        </w:rPr>
        <w:t>→Go to D127</w:t>
      </w:r>
    </w:p>
    <w:p w14:paraId="2FF2583E" w14:textId="77777777" w:rsidR="00624BD4" w:rsidRPr="001D19F6" w:rsidRDefault="00624BD4" w:rsidP="00F14BA4">
      <w:pPr>
        <w:pStyle w:val="a4"/>
        <w:numPr>
          <w:ilvl w:val="0"/>
          <w:numId w:val="530"/>
        </w:numPr>
        <w:wordWrap/>
        <w:spacing w:line="360" w:lineRule="auto"/>
        <w:rPr>
          <w:rFonts w:ascii="Arial" w:hAnsi="Arial" w:cs="Arial"/>
          <w:color w:val="auto"/>
          <w:sz w:val="22"/>
          <w:szCs w:val="22"/>
        </w:rPr>
      </w:pPr>
      <w:r w:rsidRPr="001D19F6">
        <w:rPr>
          <w:rFonts w:ascii="Arial" w:hAnsi="Arial" w:cs="Arial"/>
          <w:color w:val="auto"/>
          <w:sz w:val="22"/>
          <w:szCs w:val="22"/>
        </w:rPr>
        <w:t xml:space="preserve">Too short </w:t>
      </w:r>
      <w:r w:rsidR="007F1069" w:rsidRPr="001D19F6">
        <w:rPr>
          <w:rFonts w:ascii="Arial" w:hAnsi="Arial" w:cs="Arial"/>
          <w:color w:val="auto"/>
          <w:sz w:val="22"/>
          <w:szCs w:val="22"/>
        </w:rPr>
        <w:tab/>
      </w:r>
      <w:r w:rsidRPr="001D19F6">
        <w:rPr>
          <w:rFonts w:ascii="Arial" w:hAnsi="Arial" w:cs="Arial"/>
          <w:color w:val="auto"/>
          <w:sz w:val="22"/>
          <w:szCs w:val="22"/>
        </w:rPr>
        <w:t>→Go to D124</w:t>
      </w:r>
    </w:p>
    <w:p w14:paraId="7F30153E" w14:textId="77777777" w:rsidR="00624BD4" w:rsidRPr="001D19F6" w:rsidRDefault="00624BD4" w:rsidP="00624BD4">
      <w:pPr>
        <w:pStyle w:val="a4"/>
        <w:wordWrap/>
        <w:spacing w:line="360" w:lineRule="auto"/>
        <w:rPr>
          <w:rFonts w:ascii="Arial" w:hAnsi="Arial" w:cs="Arial"/>
          <w:color w:val="auto"/>
          <w:sz w:val="22"/>
          <w:szCs w:val="22"/>
        </w:rPr>
      </w:pPr>
    </w:p>
    <w:p w14:paraId="72ABD9BD"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lastRenderedPageBreak/>
        <w:t>D121</w:t>
      </w:r>
      <w:r w:rsidR="00A95A06" w:rsidRPr="001D19F6">
        <w:rPr>
          <w:rFonts w:ascii="Arial" w:hAnsi="Arial" w:cs="Arial"/>
          <w:color w:val="auto"/>
          <w:sz w:val="22"/>
          <w:szCs w:val="22"/>
        </w:rPr>
        <w:t>. If you consider your working hours</w:t>
      </w:r>
      <w:r w:rsidRPr="001D19F6">
        <w:rPr>
          <w:rFonts w:ascii="Arial" w:hAnsi="Arial" w:cs="Arial"/>
          <w:color w:val="auto"/>
          <w:sz w:val="22"/>
          <w:szCs w:val="22"/>
        </w:rPr>
        <w:t xml:space="preserve"> too long, would you like to redu</w:t>
      </w:r>
      <w:r w:rsidR="00A95A06" w:rsidRPr="001D19F6">
        <w:rPr>
          <w:rFonts w:ascii="Arial" w:hAnsi="Arial" w:cs="Arial"/>
          <w:color w:val="auto"/>
          <w:sz w:val="22"/>
          <w:szCs w:val="22"/>
        </w:rPr>
        <w:t>ce them</w:t>
      </w:r>
      <w:r w:rsidR="00AA3C1C" w:rsidRPr="001D19F6">
        <w:rPr>
          <w:rFonts w:ascii="Arial" w:hAnsi="Arial" w:cs="Arial"/>
          <w:color w:val="auto"/>
          <w:sz w:val="22"/>
          <w:szCs w:val="22"/>
        </w:rPr>
        <w:t xml:space="preserve"> even if your earnings are</w:t>
      </w:r>
      <w:r w:rsidRPr="001D19F6">
        <w:rPr>
          <w:rFonts w:ascii="Arial" w:hAnsi="Arial" w:cs="Arial"/>
          <w:color w:val="auto"/>
          <w:sz w:val="22"/>
          <w:szCs w:val="22"/>
        </w:rPr>
        <w:t xml:space="preserve"> reduced?</w:t>
      </w:r>
    </w:p>
    <w:p w14:paraId="45CD2F5B" w14:textId="77777777" w:rsidR="003712CC" w:rsidRPr="001D19F6" w:rsidRDefault="003712CC" w:rsidP="00F14BA4">
      <w:pPr>
        <w:pStyle w:val="a6"/>
        <w:numPr>
          <w:ilvl w:val="0"/>
          <w:numId w:val="53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Pr="001D19F6">
        <w:rPr>
          <w:rFonts w:ascii="Arial" w:hAnsi="Arial" w:cs="Arial"/>
          <w:sz w:val="22"/>
        </w:rPr>
        <w:t>D127</w:t>
      </w:r>
    </w:p>
    <w:p w14:paraId="6B9E8E19" w14:textId="77777777" w:rsidR="00624BD4" w:rsidRPr="001D19F6" w:rsidRDefault="00624BD4" w:rsidP="00624BD4">
      <w:pPr>
        <w:pStyle w:val="a4"/>
        <w:wordWrap/>
        <w:spacing w:line="360" w:lineRule="auto"/>
        <w:rPr>
          <w:rFonts w:ascii="Arial" w:hAnsi="Arial" w:cs="Arial"/>
          <w:color w:val="auto"/>
          <w:sz w:val="22"/>
          <w:szCs w:val="22"/>
        </w:rPr>
      </w:pPr>
    </w:p>
    <w:p w14:paraId="3CBE3F55"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D122. What % </w:t>
      </w:r>
      <w:r w:rsidR="004F1086" w:rsidRPr="001D19F6">
        <w:rPr>
          <w:rFonts w:ascii="Arial" w:hAnsi="Arial" w:cs="Arial"/>
          <w:color w:val="auto"/>
          <w:sz w:val="22"/>
          <w:szCs w:val="22"/>
        </w:rPr>
        <w:t>of your total working hours would you like to reduce</w:t>
      </w:r>
      <w:r w:rsidRPr="001D19F6">
        <w:rPr>
          <w:rFonts w:ascii="Arial" w:hAnsi="Arial" w:cs="Arial"/>
          <w:color w:val="auto"/>
          <w:sz w:val="22"/>
          <w:szCs w:val="22"/>
        </w:rPr>
        <w:t>?</w:t>
      </w:r>
      <w:r w:rsidR="00B4309C" w:rsidRPr="001D19F6">
        <w:rPr>
          <w:rFonts w:ascii="Arial" w:hAnsi="Arial" w:cs="Arial"/>
          <w:color w:val="auto"/>
          <w:sz w:val="22"/>
          <w:szCs w:val="22"/>
        </w:rPr>
        <w:t xml:space="preserve"> </w:t>
      </w:r>
      <w:r w:rsidR="00385CF4" w:rsidRPr="001D19F6">
        <w:rPr>
          <w:rFonts w:ascii="Arial" w:hAnsi="Arial" w:cs="Arial"/>
          <w:color w:val="auto"/>
          <w:sz w:val="22"/>
          <w:szCs w:val="22"/>
        </w:rPr>
        <w:t>(unit: %)</w:t>
      </w:r>
    </w:p>
    <w:p w14:paraId="6990693B" w14:textId="77777777" w:rsidR="00624BD4" w:rsidRPr="001D19F6" w:rsidRDefault="00B4309C" w:rsidP="00624BD4">
      <w:pPr>
        <w:pStyle w:val="a4"/>
        <w:wordWrap/>
        <w:spacing w:line="360" w:lineRule="auto"/>
        <w:rPr>
          <w:rFonts w:ascii="Arial" w:hAnsi="Arial" w:cs="Arial"/>
          <w:color w:val="auto"/>
          <w:sz w:val="22"/>
          <w:szCs w:val="22"/>
        </w:rPr>
      </w:pPr>
      <w:r w:rsidRPr="001D19F6">
        <w:rPr>
          <w:rFonts w:ascii="Arial" w:hAnsi="Arial" w:cs="Arial"/>
          <w:color w:val="auto"/>
          <w:sz w:val="22"/>
        </w:rPr>
        <w:tab/>
        <w:t>_______________________________</w:t>
      </w:r>
      <w:r w:rsidR="00624BD4" w:rsidRPr="001D19F6">
        <w:rPr>
          <w:rFonts w:ascii="Arial" w:hAnsi="Arial" w:cs="Arial"/>
          <w:color w:val="auto"/>
          <w:sz w:val="22"/>
          <w:szCs w:val="22"/>
        </w:rPr>
        <w:t>%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1~99]</w:t>
      </w:r>
    </w:p>
    <w:p w14:paraId="6421F5F7" w14:textId="77777777" w:rsidR="00624BD4" w:rsidRPr="001D19F6" w:rsidRDefault="00624BD4" w:rsidP="00624BD4">
      <w:pPr>
        <w:pStyle w:val="a4"/>
        <w:wordWrap/>
        <w:spacing w:line="360" w:lineRule="auto"/>
        <w:rPr>
          <w:rFonts w:ascii="Arial" w:hAnsi="Arial" w:cs="Arial"/>
          <w:color w:val="auto"/>
          <w:sz w:val="22"/>
          <w:szCs w:val="22"/>
        </w:rPr>
      </w:pPr>
    </w:p>
    <w:p w14:paraId="05E5F667"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D123. What % </w:t>
      </w:r>
      <w:r w:rsidR="00AA3C1C" w:rsidRPr="001D19F6">
        <w:rPr>
          <w:rFonts w:ascii="Arial" w:hAnsi="Arial" w:cs="Arial"/>
          <w:color w:val="auto"/>
          <w:sz w:val="22"/>
          <w:szCs w:val="22"/>
        </w:rPr>
        <w:t xml:space="preserve">cut from </w:t>
      </w:r>
      <w:r w:rsidRPr="001D19F6">
        <w:rPr>
          <w:rFonts w:ascii="Arial" w:hAnsi="Arial" w:cs="Arial"/>
          <w:color w:val="auto"/>
          <w:sz w:val="22"/>
          <w:szCs w:val="22"/>
        </w:rPr>
        <w:t xml:space="preserve">your total </w:t>
      </w:r>
      <w:r w:rsidR="00AA3C1C" w:rsidRPr="001D19F6">
        <w:rPr>
          <w:rFonts w:ascii="Arial" w:hAnsi="Arial" w:cs="Arial"/>
          <w:color w:val="auto"/>
          <w:sz w:val="22"/>
          <w:szCs w:val="22"/>
        </w:rPr>
        <w:t>earnings are you willing to accept</w:t>
      </w:r>
      <w:r w:rsidRPr="001D19F6">
        <w:rPr>
          <w:rFonts w:ascii="Arial" w:hAnsi="Arial" w:cs="Arial"/>
          <w:color w:val="auto"/>
          <w:sz w:val="22"/>
          <w:szCs w:val="22"/>
        </w:rPr>
        <w:t>?</w:t>
      </w:r>
      <w:r w:rsidR="00B4309C" w:rsidRPr="001D19F6">
        <w:rPr>
          <w:rFonts w:ascii="Arial" w:hAnsi="Arial" w:cs="Arial"/>
          <w:color w:val="auto"/>
          <w:sz w:val="22"/>
          <w:szCs w:val="22"/>
        </w:rPr>
        <w:t xml:space="preserve"> </w:t>
      </w:r>
      <w:r w:rsidR="00385CF4" w:rsidRPr="001D19F6">
        <w:rPr>
          <w:rFonts w:ascii="Arial" w:hAnsi="Arial" w:cs="Arial"/>
          <w:color w:val="auto"/>
          <w:sz w:val="22"/>
          <w:szCs w:val="22"/>
        </w:rPr>
        <w:t>(unit: %)</w:t>
      </w:r>
    </w:p>
    <w:p w14:paraId="622A6F95" w14:textId="77777777" w:rsidR="00624BD4" w:rsidRPr="001D19F6" w:rsidRDefault="00B4309C" w:rsidP="00624BD4">
      <w:pPr>
        <w:pStyle w:val="a4"/>
        <w:wordWrap/>
        <w:spacing w:line="360" w:lineRule="auto"/>
        <w:rPr>
          <w:rFonts w:ascii="Arial" w:hAnsi="Arial" w:cs="Arial"/>
          <w:color w:val="auto"/>
          <w:sz w:val="22"/>
          <w:szCs w:val="22"/>
        </w:rPr>
      </w:pPr>
      <w:r w:rsidRPr="001D19F6">
        <w:rPr>
          <w:rFonts w:ascii="Arial" w:hAnsi="Arial" w:cs="Arial"/>
          <w:color w:val="auto"/>
          <w:sz w:val="22"/>
        </w:rPr>
        <w:tab/>
        <w:t>_______________________________</w:t>
      </w:r>
      <w:r w:rsidR="00624BD4" w:rsidRPr="001D19F6">
        <w:rPr>
          <w:rFonts w:ascii="Arial" w:hAnsi="Arial" w:cs="Arial"/>
          <w:color w:val="auto"/>
          <w:sz w:val="22"/>
          <w:szCs w:val="22"/>
        </w:rPr>
        <w:t>% [</w:t>
      </w:r>
      <w:r w:rsidR="003608C0" w:rsidRPr="001D19F6">
        <w:rPr>
          <w:rFonts w:ascii="Arial" w:hAnsi="Arial" w:cs="Arial"/>
          <w:color w:val="auto"/>
          <w:sz w:val="22"/>
          <w:szCs w:val="22"/>
        </w:rPr>
        <w:t xml:space="preserve">Range: </w:t>
      </w:r>
      <w:r w:rsidR="00624BD4" w:rsidRPr="001D19F6">
        <w:rPr>
          <w:rFonts w:ascii="Arial" w:hAnsi="Arial" w:cs="Arial"/>
          <w:color w:val="auto"/>
          <w:sz w:val="22"/>
          <w:szCs w:val="22"/>
        </w:rPr>
        <w:t>1~99] →Go to D127</w:t>
      </w:r>
    </w:p>
    <w:p w14:paraId="1107A0BE" w14:textId="77777777" w:rsidR="00624BD4" w:rsidRPr="001D19F6" w:rsidRDefault="00624BD4" w:rsidP="00624BD4">
      <w:pPr>
        <w:pStyle w:val="a4"/>
        <w:wordWrap/>
        <w:spacing w:line="360" w:lineRule="auto"/>
        <w:rPr>
          <w:rFonts w:ascii="Arial" w:hAnsi="Arial" w:cs="Arial"/>
          <w:color w:val="auto"/>
          <w:sz w:val="22"/>
          <w:szCs w:val="22"/>
        </w:rPr>
      </w:pPr>
    </w:p>
    <w:p w14:paraId="6CAE44EE" w14:textId="77777777" w:rsidR="00624BD4" w:rsidRPr="001D19F6" w:rsidRDefault="00624BD4" w:rsidP="00624BD4">
      <w:pPr>
        <w:pStyle w:val="a4"/>
        <w:wordWrap/>
        <w:spacing w:line="360" w:lineRule="auto"/>
        <w:rPr>
          <w:rFonts w:ascii="Arial" w:hAnsi="Arial" w:cs="Arial"/>
          <w:color w:val="auto"/>
          <w:sz w:val="22"/>
          <w:szCs w:val="22"/>
        </w:rPr>
      </w:pPr>
      <w:r w:rsidRPr="001D19F6">
        <w:rPr>
          <w:rFonts w:ascii="Arial" w:hAnsi="Arial" w:cs="Arial"/>
          <w:color w:val="auto"/>
          <w:sz w:val="22"/>
          <w:szCs w:val="22"/>
        </w:rPr>
        <w:t>D124. If you consider your work</w:t>
      </w:r>
      <w:r w:rsidR="00AA3C1C" w:rsidRPr="001D19F6">
        <w:rPr>
          <w:rFonts w:ascii="Arial" w:hAnsi="Arial" w:cs="Arial"/>
          <w:color w:val="auto"/>
          <w:sz w:val="22"/>
          <w:szCs w:val="22"/>
        </w:rPr>
        <w:t>ing</w:t>
      </w:r>
      <w:r w:rsidRPr="001D19F6">
        <w:rPr>
          <w:rFonts w:ascii="Arial" w:hAnsi="Arial" w:cs="Arial"/>
          <w:color w:val="auto"/>
          <w:sz w:val="22"/>
          <w:szCs w:val="22"/>
        </w:rPr>
        <w:t xml:space="preserve"> hour</w:t>
      </w:r>
      <w:r w:rsidR="00AA3C1C" w:rsidRPr="001D19F6">
        <w:rPr>
          <w:rFonts w:ascii="Arial" w:hAnsi="Arial" w:cs="Arial"/>
          <w:color w:val="auto"/>
          <w:sz w:val="22"/>
          <w:szCs w:val="22"/>
        </w:rPr>
        <w:t xml:space="preserve">s </w:t>
      </w:r>
      <w:r w:rsidRPr="001D19F6">
        <w:rPr>
          <w:rFonts w:ascii="Arial" w:hAnsi="Arial" w:cs="Arial"/>
          <w:color w:val="auto"/>
          <w:sz w:val="22"/>
          <w:szCs w:val="22"/>
        </w:rPr>
        <w:t xml:space="preserve">too short, </w:t>
      </w:r>
      <w:r w:rsidR="00A95A06" w:rsidRPr="001D19F6">
        <w:rPr>
          <w:rFonts w:ascii="Arial" w:hAnsi="Arial" w:cs="Arial"/>
          <w:color w:val="auto"/>
          <w:sz w:val="22"/>
          <w:szCs w:val="22"/>
        </w:rPr>
        <w:t>are you willing to increase them</w:t>
      </w:r>
      <w:r w:rsidR="00B4309C" w:rsidRPr="001D19F6">
        <w:rPr>
          <w:rFonts w:ascii="Arial" w:hAnsi="Arial" w:cs="Arial"/>
          <w:color w:val="auto"/>
          <w:sz w:val="22"/>
          <w:szCs w:val="22"/>
        </w:rPr>
        <w:t xml:space="preserve"> </w:t>
      </w:r>
      <w:r w:rsidR="00B44BBF" w:rsidRPr="001D19F6">
        <w:rPr>
          <w:rFonts w:ascii="Arial" w:hAnsi="Arial" w:cs="Arial"/>
          <w:color w:val="auto"/>
          <w:sz w:val="22"/>
          <w:szCs w:val="22"/>
        </w:rPr>
        <w:t>if your earnings increase</w:t>
      </w:r>
      <w:r w:rsidR="00B4309C" w:rsidRPr="001D19F6">
        <w:rPr>
          <w:rFonts w:ascii="Arial" w:hAnsi="Arial" w:cs="Arial"/>
          <w:color w:val="auto"/>
          <w:sz w:val="22"/>
          <w:szCs w:val="22"/>
        </w:rPr>
        <w:t xml:space="preserve"> </w:t>
      </w:r>
      <w:r w:rsidR="00B44BBF" w:rsidRPr="001D19F6">
        <w:rPr>
          <w:rFonts w:ascii="Arial" w:hAnsi="Arial" w:cs="Arial"/>
          <w:color w:val="auto"/>
          <w:sz w:val="22"/>
          <w:szCs w:val="22"/>
        </w:rPr>
        <w:t>as a result</w:t>
      </w:r>
      <w:r w:rsidRPr="001D19F6">
        <w:rPr>
          <w:rFonts w:ascii="Arial" w:hAnsi="Arial" w:cs="Arial"/>
          <w:color w:val="auto"/>
          <w:sz w:val="22"/>
          <w:szCs w:val="22"/>
        </w:rPr>
        <w:t>?</w:t>
      </w:r>
    </w:p>
    <w:p w14:paraId="7497493B" w14:textId="77777777" w:rsidR="00B4309C" w:rsidRPr="001D19F6" w:rsidRDefault="00B4309C" w:rsidP="00F14BA4">
      <w:pPr>
        <w:pStyle w:val="a6"/>
        <w:numPr>
          <w:ilvl w:val="0"/>
          <w:numId w:val="53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hAnsi="Arial" w:cs="Arial"/>
          <w:sz w:val="22"/>
        </w:rPr>
        <w:t>→Go to D127</w:t>
      </w:r>
    </w:p>
    <w:p w14:paraId="6AE1567D" w14:textId="77777777" w:rsidR="00624BD4" w:rsidRPr="001D19F6" w:rsidRDefault="00624BD4" w:rsidP="00624BD4">
      <w:pPr>
        <w:pStyle w:val="a4"/>
        <w:wordWrap/>
        <w:spacing w:line="360" w:lineRule="auto"/>
        <w:rPr>
          <w:rFonts w:ascii="Arial" w:hAnsi="Arial" w:cs="Arial"/>
          <w:color w:val="auto"/>
          <w:sz w:val="22"/>
          <w:szCs w:val="22"/>
        </w:rPr>
      </w:pPr>
    </w:p>
    <w:p w14:paraId="61BFF59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D125. What % </w:t>
      </w:r>
      <w:r w:rsidR="00AA3C1C" w:rsidRPr="001D19F6">
        <w:rPr>
          <w:rFonts w:ascii="Arial" w:eastAsia="굴림" w:hAnsi="Arial" w:cs="Arial"/>
          <w:sz w:val="22"/>
        </w:rPr>
        <w:t xml:space="preserve">of </w:t>
      </w:r>
      <w:r w:rsidRPr="001D19F6">
        <w:rPr>
          <w:rFonts w:ascii="Arial" w:eastAsia="굴림" w:hAnsi="Arial" w:cs="Arial"/>
          <w:sz w:val="22"/>
        </w:rPr>
        <w:t>your total working hours would you</w:t>
      </w:r>
      <w:r w:rsidR="00AA3C1C" w:rsidRPr="001D19F6">
        <w:rPr>
          <w:rFonts w:ascii="Arial" w:eastAsia="굴림" w:hAnsi="Arial" w:cs="Arial"/>
          <w:sz w:val="22"/>
        </w:rPr>
        <w:t xml:space="preserve"> like to</w:t>
      </w:r>
      <w:r w:rsidRPr="001D19F6">
        <w:rPr>
          <w:rFonts w:ascii="Arial" w:eastAsia="굴림" w:hAnsi="Arial" w:cs="Arial"/>
          <w:sz w:val="22"/>
        </w:rPr>
        <w:t xml:space="preserve"> increase?</w:t>
      </w:r>
    </w:p>
    <w:p w14:paraId="1C3C94C5" w14:textId="77777777" w:rsidR="00385CF4" w:rsidRPr="001D19F6" w:rsidRDefault="00385CF4" w:rsidP="00624BD4">
      <w:pPr>
        <w:wordWrap/>
        <w:adjustRightInd w:val="0"/>
        <w:spacing w:line="360" w:lineRule="auto"/>
        <w:rPr>
          <w:rFonts w:ascii="Arial" w:eastAsia="굴림" w:hAnsi="Arial" w:cs="Arial"/>
          <w:sz w:val="22"/>
        </w:rPr>
      </w:pPr>
      <w:r w:rsidRPr="001D19F6">
        <w:rPr>
          <w:rFonts w:ascii="Arial" w:eastAsia="굴림" w:hAnsi="Arial" w:cs="Arial"/>
          <w:sz w:val="22"/>
        </w:rPr>
        <w:t>[IWER: Maximum is 100. if R answered up to 100%, just mark 100]</w:t>
      </w:r>
    </w:p>
    <w:p w14:paraId="5B23FBEB" w14:textId="77777777" w:rsidR="00624BD4" w:rsidRPr="001D19F6" w:rsidRDefault="005C7F8D"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1~100]</w:t>
      </w:r>
    </w:p>
    <w:p w14:paraId="0E84429C" w14:textId="77777777" w:rsidR="00624BD4" w:rsidRPr="001D19F6" w:rsidRDefault="00624BD4" w:rsidP="00624BD4">
      <w:pPr>
        <w:wordWrap/>
        <w:adjustRightInd w:val="0"/>
        <w:spacing w:line="360" w:lineRule="auto"/>
        <w:rPr>
          <w:rFonts w:ascii="Arial" w:eastAsia="굴림" w:hAnsi="Arial" w:cs="Arial"/>
          <w:sz w:val="22"/>
        </w:rPr>
      </w:pPr>
    </w:p>
    <w:p w14:paraId="02FC252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D126. Wh</w:t>
      </w:r>
      <w:r w:rsidR="00AA3C1C" w:rsidRPr="001D19F6">
        <w:rPr>
          <w:rFonts w:ascii="Arial" w:eastAsia="굴림" w:hAnsi="Arial" w:cs="Arial"/>
          <w:sz w:val="22"/>
        </w:rPr>
        <w:t>at % of your total earnings</w:t>
      </w:r>
      <w:r w:rsidRPr="001D19F6">
        <w:rPr>
          <w:rFonts w:ascii="Arial" w:eastAsia="굴림" w:hAnsi="Arial" w:cs="Arial"/>
          <w:sz w:val="22"/>
        </w:rPr>
        <w:t xml:space="preserve"> has to be increased?</w:t>
      </w:r>
    </w:p>
    <w:p w14:paraId="1E2A11C7" w14:textId="77777777" w:rsidR="00624BD4" w:rsidRPr="001D19F6" w:rsidRDefault="005C7F8D"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4EF8B325" w14:textId="77777777" w:rsidR="009200FA" w:rsidRPr="001D19F6" w:rsidRDefault="009200FA">
      <w:pPr>
        <w:widowControl/>
        <w:wordWrap/>
        <w:autoSpaceDE/>
        <w:autoSpaceDN/>
        <w:jc w:val="left"/>
        <w:rPr>
          <w:rFonts w:ascii="Arial" w:eastAsia="굴림" w:hAnsi="Arial" w:cs="Arial"/>
          <w:sz w:val="22"/>
        </w:rPr>
      </w:pPr>
    </w:p>
    <w:p w14:paraId="35FD779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D127. Do you have regularly scheduled</w:t>
      </w:r>
      <w:r w:rsidR="00AA3C1C" w:rsidRPr="001D19F6">
        <w:rPr>
          <w:rFonts w:ascii="Arial" w:eastAsia="굴림" w:hAnsi="Arial" w:cs="Arial"/>
          <w:sz w:val="22"/>
        </w:rPr>
        <w:t xml:space="preserve"> days off</w:t>
      </w:r>
      <w:r w:rsidRPr="001D19F6">
        <w:rPr>
          <w:rFonts w:ascii="Arial" w:eastAsia="굴림" w:hAnsi="Arial" w:cs="Arial"/>
          <w:sz w:val="22"/>
        </w:rPr>
        <w:t xml:space="preserve">? If you do, how many </w:t>
      </w:r>
      <w:r w:rsidR="00AA3C1C" w:rsidRPr="001D19F6">
        <w:rPr>
          <w:rFonts w:ascii="Arial" w:eastAsia="굴림" w:hAnsi="Arial" w:cs="Arial"/>
          <w:sz w:val="22"/>
        </w:rPr>
        <w:t xml:space="preserve">days off </w:t>
      </w:r>
      <w:r w:rsidRPr="001D19F6">
        <w:rPr>
          <w:rFonts w:ascii="Arial" w:eastAsia="굴림" w:hAnsi="Arial" w:cs="Arial"/>
          <w:sz w:val="22"/>
        </w:rPr>
        <w:t>do you have per month?</w:t>
      </w:r>
    </w:p>
    <w:p w14:paraId="57E1E44C" w14:textId="77777777" w:rsidR="00624BD4" w:rsidRPr="001D19F6" w:rsidRDefault="00624BD4"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None</w:t>
      </w:r>
    </w:p>
    <w:p w14:paraId="10002EE6" w14:textId="77777777" w:rsidR="00624BD4" w:rsidRPr="001D19F6" w:rsidRDefault="009200FA"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O</w:t>
      </w:r>
      <w:r w:rsidR="00624BD4" w:rsidRPr="001D19F6">
        <w:rPr>
          <w:rFonts w:ascii="Arial" w:eastAsia="굴림" w:hAnsi="Arial" w:cs="Arial"/>
          <w:sz w:val="22"/>
        </w:rPr>
        <w:t>ne day per month</w:t>
      </w:r>
    </w:p>
    <w:p w14:paraId="7213E79F" w14:textId="77777777" w:rsidR="00624BD4" w:rsidRPr="001D19F6" w:rsidRDefault="00624BD4"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2~3 days per month</w:t>
      </w:r>
    </w:p>
    <w:p w14:paraId="00A9B634" w14:textId="77777777" w:rsidR="00624BD4" w:rsidRPr="001D19F6" w:rsidRDefault="00624BD4"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4~5 days per month</w:t>
      </w:r>
    </w:p>
    <w:p w14:paraId="09BF8AB0" w14:textId="77777777" w:rsidR="00624BD4" w:rsidRPr="001D19F6" w:rsidRDefault="00624BD4"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6~7 days per month</w:t>
      </w:r>
    </w:p>
    <w:p w14:paraId="14383258" w14:textId="77777777" w:rsidR="00624BD4" w:rsidRPr="001D19F6" w:rsidRDefault="00624BD4" w:rsidP="00F14BA4">
      <w:pPr>
        <w:pStyle w:val="a6"/>
        <w:numPr>
          <w:ilvl w:val="0"/>
          <w:numId w:val="533"/>
        </w:numPr>
        <w:wordWrap/>
        <w:adjustRightInd w:val="0"/>
        <w:spacing w:line="360" w:lineRule="auto"/>
        <w:ind w:leftChars="0"/>
        <w:rPr>
          <w:rFonts w:ascii="Arial" w:eastAsia="굴림" w:hAnsi="Arial" w:cs="Arial"/>
          <w:sz w:val="22"/>
        </w:rPr>
      </w:pPr>
      <w:r w:rsidRPr="001D19F6">
        <w:rPr>
          <w:rFonts w:ascii="Arial" w:eastAsia="굴림" w:hAnsi="Arial" w:cs="Arial"/>
          <w:sz w:val="22"/>
        </w:rPr>
        <w:t>More than 8 days per month</w:t>
      </w:r>
    </w:p>
    <w:p w14:paraId="4AF025FC" w14:textId="77777777" w:rsidR="00B05F73" w:rsidRPr="001D19F6" w:rsidRDefault="00B05F73" w:rsidP="00B05F73">
      <w:pPr>
        <w:pStyle w:val="a6"/>
        <w:wordWrap/>
        <w:adjustRightInd w:val="0"/>
        <w:spacing w:line="360" w:lineRule="auto"/>
        <w:ind w:leftChars="0" w:left="760"/>
        <w:rPr>
          <w:rFonts w:ascii="Arial" w:eastAsia="굴림" w:hAnsi="Arial" w:cs="Arial"/>
          <w:sz w:val="22"/>
        </w:rPr>
      </w:pPr>
    </w:p>
    <w:p w14:paraId="79EE05BA"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D128. </w:t>
      </w:r>
      <w:r w:rsidR="00DD3DD5" w:rsidRPr="001D19F6">
        <w:rPr>
          <w:rFonts w:ascii="Arial" w:eastAsia="굴림" w:hAnsi="Arial" w:cs="Arial"/>
          <w:sz w:val="22"/>
        </w:rPr>
        <w:t>Exc</w:t>
      </w:r>
      <w:r w:rsidRPr="001D19F6">
        <w:rPr>
          <w:rFonts w:ascii="Arial" w:eastAsia="굴림" w:hAnsi="Arial" w:cs="Arial"/>
          <w:sz w:val="22"/>
        </w:rPr>
        <w:t>ept for national</w:t>
      </w:r>
      <w:r w:rsidR="009200FA" w:rsidRPr="001D19F6">
        <w:rPr>
          <w:rFonts w:ascii="Arial" w:eastAsia="굴림" w:hAnsi="Arial" w:cs="Arial"/>
          <w:sz w:val="22"/>
        </w:rPr>
        <w:t xml:space="preserve"> public</w:t>
      </w:r>
      <w:r w:rsidRPr="001D19F6">
        <w:rPr>
          <w:rFonts w:ascii="Arial" w:eastAsia="굴림" w:hAnsi="Arial" w:cs="Arial"/>
          <w:sz w:val="22"/>
        </w:rPr>
        <w:t xml:space="preserve"> holidays, how many days of paid </w:t>
      </w:r>
      <w:r w:rsidR="00AA3C1C" w:rsidRPr="001D19F6">
        <w:rPr>
          <w:rFonts w:ascii="Arial" w:eastAsia="굴림" w:hAnsi="Arial" w:cs="Arial"/>
          <w:sz w:val="22"/>
        </w:rPr>
        <w:t xml:space="preserve">leave </w:t>
      </w:r>
      <w:r w:rsidRPr="001D19F6">
        <w:rPr>
          <w:rFonts w:ascii="Arial" w:eastAsia="굴림" w:hAnsi="Arial" w:cs="Arial"/>
          <w:sz w:val="22"/>
        </w:rPr>
        <w:t>do you have this year at your current workplace?</w:t>
      </w:r>
      <w:r w:rsidR="001449A4" w:rsidRPr="001D19F6">
        <w:rPr>
          <w:rFonts w:ascii="Arial" w:eastAsia="굴림" w:hAnsi="Arial" w:cs="Arial"/>
          <w:sz w:val="22"/>
        </w:rPr>
        <w:t xml:space="preserve"> (unit: a day)</w:t>
      </w:r>
    </w:p>
    <w:p w14:paraId="3B5EBC8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[IWER: Mark 0 if there is no paid</w:t>
      </w:r>
      <w:r w:rsidR="00AA3C1C" w:rsidRPr="001D19F6">
        <w:rPr>
          <w:rFonts w:ascii="Arial" w:eastAsia="굴림" w:hAnsi="Arial" w:cs="Arial"/>
          <w:sz w:val="22"/>
        </w:rPr>
        <w:t xml:space="preserve"> leave</w:t>
      </w:r>
      <w:r w:rsidRPr="001D19F6">
        <w:rPr>
          <w:rFonts w:ascii="Arial" w:eastAsia="굴림" w:hAnsi="Arial" w:cs="Arial"/>
          <w:sz w:val="22"/>
        </w:rPr>
        <w:t>.]</w:t>
      </w:r>
    </w:p>
    <w:p w14:paraId="3C73B94C" w14:textId="77777777" w:rsidR="00624BD4" w:rsidRPr="001D19F6" w:rsidRDefault="009200FA"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days [</w:t>
      </w:r>
      <w:r w:rsidR="003608C0" w:rsidRPr="001D19F6">
        <w:rPr>
          <w:rFonts w:ascii="Arial" w:eastAsia="굴림" w:hAnsi="Arial" w:cs="Arial"/>
          <w:sz w:val="22"/>
        </w:rPr>
        <w:t xml:space="preserve">Range: </w:t>
      </w:r>
      <w:r w:rsidR="00624BD4" w:rsidRPr="001D19F6">
        <w:rPr>
          <w:rFonts w:ascii="Arial" w:eastAsia="굴림" w:hAnsi="Arial" w:cs="Arial"/>
          <w:sz w:val="22"/>
        </w:rPr>
        <w:t>0~365]</w:t>
      </w:r>
    </w:p>
    <w:p w14:paraId="3E98772B" w14:textId="77777777" w:rsidR="00624BD4" w:rsidRPr="001D19F6" w:rsidRDefault="00624BD4" w:rsidP="00624BD4">
      <w:pPr>
        <w:wordWrap/>
        <w:adjustRightInd w:val="0"/>
        <w:spacing w:line="360" w:lineRule="auto"/>
        <w:rPr>
          <w:rFonts w:ascii="Arial" w:eastAsia="굴림" w:hAnsi="Arial" w:cs="Arial"/>
          <w:sz w:val="22"/>
        </w:rPr>
      </w:pPr>
    </w:p>
    <w:p w14:paraId="7A208F4C"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D129. How many days of paid sick leave do you have this year at your current workplace?</w:t>
      </w:r>
    </w:p>
    <w:p w14:paraId="4E265F47" w14:textId="77777777" w:rsidR="00624BD4" w:rsidRPr="001D19F6" w:rsidRDefault="009200FA"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days [</w:t>
      </w:r>
      <w:r w:rsidR="003608C0" w:rsidRPr="001D19F6">
        <w:rPr>
          <w:rFonts w:ascii="Arial" w:eastAsia="굴림" w:hAnsi="Arial" w:cs="Arial"/>
          <w:sz w:val="22"/>
        </w:rPr>
        <w:t xml:space="preserve">Range: </w:t>
      </w:r>
      <w:r w:rsidR="00624BD4" w:rsidRPr="001D19F6">
        <w:rPr>
          <w:rFonts w:ascii="Arial" w:eastAsia="굴림" w:hAnsi="Arial" w:cs="Arial"/>
          <w:sz w:val="22"/>
        </w:rPr>
        <w:t>0~365]</w:t>
      </w:r>
    </w:p>
    <w:p w14:paraId="31220C9F" w14:textId="77777777" w:rsidR="00624BD4" w:rsidRPr="001D19F6" w:rsidRDefault="00624BD4" w:rsidP="00624BD4">
      <w:pPr>
        <w:wordWrap/>
        <w:adjustRightInd w:val="0"/>
        <w:spacing w:line="360" w:lineRule="auto"/>
        <w:rPr>
          <w:rFonts w:ascii="Arial" w:eastAsia="굴림" w:hAnsi="Arial" w:cs="Arial"/>
          <w:sz w:val="22"/>
        </w:rPr>
      </w:pPr>
    </w:p>
    <w:p w14:paraId="024B03D6" w14:textId="77777777" w:rsidR="00AA3C1C" w:rsidRPr="001D19F6" w:rsidRDefault="00AA3C1C" w:rsidP="00B05F73">
      <w:pPr>
        <w:wordWrap/>
        <w:adjustRightInd w:val="0"/>
        <w:spacing w:line="276" w:lineRule="auto"/>
        <w:rPr>
          <w:rFonts w:ascii="Arial" w:eastAsia="굴림" w:hAnsi="Arial" w:cs="Arial"/>
          <w:b/>
          <w:sz w:val="22"/>
        </w:rPr>
      </w:pPr>
      <w:r w:rsidRPr="001D19F6">
        <w:rPr>
          <w:rFonts w:ascii="Arial" w:eastAsia="굴림" w:hAnsi="Arial" w:cs="Arial"/>
          <w:b/>
          <w:sz w:val="22"/>
        </w:rPr>
        <w:lastRenderedPageBreak/>
        <w:t>Logic</w:t>
      </w:r>
    </w:p>
    <w:p w14:paraId="12DED494" w14:textId="1A18CF24" w:rsidR="009200FA" w:rsidRPr="001D19F6" w:rsidRDefault="00AA3C1C" w:rsidP="00F14BA4">
      <w:pPr>
        <w:pStyle w:val="a6"/>
        <w:numPr>
          <w:ilvl w:val="1"/>
          <w:numId w:val="534"/>
        </w:numPr>
        <w:wordWrap/>
        <w:adjustRightInd w:val="0"/>
        <w:spacing w:line="276" w:lineRule="auto"/>
        <w:ind w:leftChars="0" w:left="709"/>
        <w:rPr>
          <w:rFonts w:ascii="Arial" w:eastAsia="굴림" w:hAnsi="Arial" w:cs="Arial"/>
          <w:b/>
          <w:sz w:val="22"/>
        </w:rPr>
      </w:pPr>
      <w:r w:rsidRPr="001D19F6">
        <w:rPr>
          <w:rFonts w:ascii="Arial" w:eastAsia="굴림" w:hAnsi="Arial" w:cs="Arial"/>
          <w:b/>
          <w:sz w:val="22"/>
        </w:rPr>
        <w:t xml:space="preserve">If </w:t>
      </w:r>
      <w:r w:rsidR="00624BD4" w:rsidRPr="001D19F6">
        <w:rPr>
          <w:rFonts w:ascii="Arial" w:eastAsia="굴림" w:hAnsi="Arial" w:cs="Arial"/>
          <w:b/>
          <w:sz w:val="22"/>
        </w:rPr>
        <w:t xml:space="preserve">R started working </w:t>
      </w:r>
      <w:r w:rsidR="00FE0A16" w:rsidRPr="001D19F6">
        <w:rPr>
          <w:rFonts w:ascii="Arial" w:eastAsia="굴림" w:hAnsi="Arial" w:cs="Arial"/>
          <w:b/>
          <w:sz w:val="22"/>
        </w:rPr>
        <w:t xml:space="preserve">at his/her current workplace </w:t>
      </w:r>
      <w:r w:rsidR="00624BD4" w:rsidRPr="001D19F6">
        <w:rPr>
          <w:rFonts w:ascii="Arial" w:eastAsia="굴림" w:hAnsi="Arial" w:cs="Arial"/>
          <w:b/>
          <w:sz w:val="22"/>
        </w:rPr>
        <w:t>before JAN</w:t>
      </w:r>
      <w:r w:rsidR="009200FA" w:rsidRPr="001D19F6">
        <w:rPr>
          <w:rFonts w:ascii="Arial" w:eastAsia="굴림" w:hAnsi="Arial" w:cs="Arial"/>
          <w:b/>
          <w:sz w:val="22"/>
        </w:rPr>
        <w:t xml:space="preserve"> </w:t>
      </w:r>
      <w:del w:id="3486" w:author="Keis" w:date="2024-09-06T09:51:00Z">
        <w:r w:rsidR="003F7106" w:rsidRPr="009C53E5" w:rsidDel="009C53E5">
          <w:rPr>
            <w:rFonts w:ascii="Arial" w:eastAsia="굴림" w:hAnsi="Arial" w:cs="Arial"/>
            <w:b/>
            <w:color w:val="00B050"/>
            <w:sz w:val="22"/>
            <w:rPrChange w:id="3487" w:author="Keis" w:date="2024-09-06T09:51:00Z">
              <w:rPr>
                <w:rFonts w:ascii="Arial" w:eastAsia="굴림" w:hAnsi="Arial" w:cs="Arial"/>
                <w:b/>
                <w:sz w:val="22"/>
              </w:rPr>
            </w:rPrChange>
          </w:rPr>
          <w:delText>2017</w:delText>
        </w:r>
      </w:del>
      <w:ins w:id="3488" w:author="Keis" w:date="2024-09-06T09:51:00Z">
        <w:r w:rsidR="009C53E5" w:rsidRPr="009C53E5">
          <w:rPr>
            <w:rFonts w:ascii="Arial" w:eastAsia="굴림" w:hAnsi="Arial" w:cs="Arial"/>
            <w:b/>
            <w:color w:val="00B050"/>
            <w:sz w:val="22"/>
            <w:rPrChange w:id="3489" w:author="Keis" w:date="2024-09-06T09:51:00Z">
              <w:rPr>
                <w:rFonts w:ascii="Arial" w:eastAsia="굴림" w:hAnsi="Arial" w:cs="Arial"/>
                <w:b/>
                <w:sz w:val="22"/>
              </w:rPr>
            </w:rPrChange>
          </w:rPr>
          <w:t>2021</w:t>
        </w:r>
      </w:ins>
      <w:r w:rsidR="00624BD4" w:rsidRPr="001D19F6">
        <w:rPr>
          <w:rFonts w:ascii="Arial" w:eastAsia="굴림" w:hAnsi="Arial" w:cs="Arial"/>
          <w:b/>
          <w:sz w:val="22"/>
        </w:rPr>
        <w:t xml:space="preserve">, go to D130. </w:t>
      </w:r>
    </w:p>
    <w:p w14:paraId="098DEF36" w14:textId="77777777" w:rsidR="00624BD4" w:rsidRPr="001D19F6" w:rsidRDefault="00624BD4" w:rsidP="00B05F73">
      <w:pPr>
        <w:pStyle w:val="a6"/>
        <w:wordWrap/>
        <w:adjustRightInd w:val="0"/>
        <w:spacing w:line="276" w:lineRule="auto"/>
        <w:ind w:leftChars="0" w:left="709"/>
        <w:rPr>
          <w:rFonts w:ascii="Arial" w:eastAsia="굴림" w:hAnsi="Arial" w:cs="Arial"/>
          <w:b/>
          <w:sz w:val="22"/>
        </w:rPr>
      </w:pPr>
      <w:r w:rsidRPr="001D19F6">
        <w:rPr>
          <w:rFonts w:ascii="Arial" w:eastAsia="굴림" w:hAnsi="Arial" w:cs="Arial"/>
          <w:b/>
          <w:sz w:val="22"/>
        </w:rPr>
        <w:t xml:space="preserve">If not, </w:t>
      </w:r>
      <w:r w:rsidR="009200FA" w:rsidRPr="001D19F6">
        <w:rPr>
          <w:rFonts w:ascii="Arial" w:eastAsia="굴림" w:hAnsi="Arial" w:cs="Arial"/>
          <w:b/>
          <w:sz w:val="22"/>
        </w:rPr>
        <w:t>ask</w:t>
      </w:r>
      <w:r w:rsidRPr="001D19F6">
        <w:rPr>
          <w:rFonts w:ascii="Arial" w:eastAsia="굴림" w:hAnsi="Arial" w:cs="Arial"/>
          <w:b/>
          <w:sz w:val="22"/>
        </w:rPr>
        <w:t xml:space="preserve"> D131.</w:t>
      </w:r>
    </w:p>
    <w:p w14:paraId="251EB300" w14:textId="77777777" w:rsidR="00624BD4" w:rsidRPr="001D19F6" w:rsidRDefault="00624BD4" w:rsidP="00624BD4">
      <w:pPr>
        <w:wordWrap/>
        <w:adjustRightInd w:val="0"/>
        <w:spacing w:line="360" w:lineRule="auto"/>
        <w:rPr>
          <w:rFonts w:ascii="Arial" w:eastAsia="굴림" w:hAnsi="Arial" w:cs="Arial"/>
          <w:sz w:val="22"/>
        </w:rPr>
      </w:pPr>
    </w:p>
    <w:p w14:paraId="25C5CC5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D130.</w:t>
      </w:r>
      <w:r w:rsidR="00697DC0" w:rsidRPr="001D19F6">
        <w:rPr>
          <w:rFonts w:ascii="Arial" w:eastAsia="굴림" w:hAnsi="Arial" w:cs="Arial"/>
          <w:sz w:val="22"/>
        </w:rPr>
        <w:t xml:space="preserve"> In the last one year, how many days did you miss from your work because of your health</w:t>
      </w:r>
      <w:r w:rsidR="009200FA" w:rsidRPr="001D19F6">
        <w:rPr>
          <w:rFonts w:ascii="Arial" w:eastAsia="굴림" w:hAnsi="Arial" w:cs="Arial"/>
          <w:sz w:val="22"/>
        </w:rPr>
        <w:t xml:space="preserve">? </w:t>
      </w:r>
    </w:p>
    <w:p w14:paraId="303BCD37"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[IWER: Mark 0 if</w:t>
      </w:r>
      <w:r w:rsidR="00E36C5C" w:rsidRPr="001D19F6">
        <w:rPr>
          <w:rFonts w:ascii="Arial" w:eastAsia="굴림" w:hAnsi="Arial" w:cs="Arial"/>
          <w:sz w:val="22"/>
        </w:rPr>
        <w:t xml:space="preserve"> R didn’t miss </w:t>
      </w:r>
      <w:r w:rsidR="00DA231E" w:rsidRPr="001D19F6">
        <w:rPr>
          <w:rFonts w:ascii="Arial" w:eastAsia="굴림" w:hAnsi="Arial" w:cs="Arial"/>
          <w:sz w:val="22"/>
        </w:rPr>
        <w:t xml:space="preserve">any </w:t>
      </w:r>
      <w:r w:rsidR="00E36C5C" w:rsidRPr="001D19F6">
        <w:rPr>
          <w:rFonts w:ascii="Arial" w:eastAsia="굴림" w:hAnsi="Arial" w:cs="Arial"/>
          <w:sz w:val="22"/>
        </w:rPr>
        <w:t>work</w:t>
      </w:r>
      <w:r w:rsidR="00DA231E" w:rsidRPr="001D19F6">
        <w:rPr>
          <w:rFonts w:ascii="Arial" w:eastAsia="굴림" w:hAnsi="Arial" w:cs="Arial"/>
          <w:sz w:val="22"/>
        </w:rPr>
        <w:t xml:space="preserve"> day</w:t>
      </w:r>
      <w:r w:rsidRPr="001D19F6">
        <w:rPr>
          <w:rFonts w:ascii="Arial" w:eastAsia="굴림" w:hAnsi="Arial" w:cs="Arial"/>
          <w:sz w:val="22"/>
        </w:rPr>
        <w:t>.]</w:t>
      </w:r>
    </w:p>
    <w:p w14:paraId="013C7AA5" w14:textId="77777777" w:rsidR="00624BD4" w:rsidRPr="001D19F6" w:rsidRDefault="009200FA"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days [</w:t>
      </w:r>
      <w:r w:rsidR="003608C0" w:rsidRPr="001D19F6">
        <w:rPr>
          <w:rFonts w:ascii="Arial" w:eastAsia="굴림" w:hAnsi="Arial" w:cs="Arial"/>
          <w:sz w:val="22"/>
        </w:rPr>
        <w:t xml:space="preserve">Range: </w:t>
      </w:r>
      <w:r w:rsidR="00624BD4" w:rsidRPr="001D19F6">
        <w:rPr>
          <w:rFonts w:ascii="Arial" w:eastAsia="굴림" w:hAnsi="Arial" w:cs="Arial"/>
          <w:sz w:val="22"/>
        </w:rPr>
        <w:t>0~365]</w:t>
      </w:r>
    </w:p>
    <w:p w14:paraId="0839C03F" w14:textId="77777777" w:rsidR="00624BD4" w:rsidRPr="001D19F6" w:rsidRDefault="00624BD4" w:rsidP="00624BD4">
      <w:pPr>
        <w:wordWrap/>
        <w:adjustRightInd w:val="0"/>
        <w:spacing w:line="360" w:lineRule="auto"/>
        <w:rPr>
          <w:rFonts w:ascii="Arial" w:eastAsia="굴림" w:hAnsi="Arial" w:cs="Arial"/>
          <w:sz w:val="22"/>
        </w:rPr>
      </w:pPr>
    </w:p>
    <w:p w14:paraId="2A90DC2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D131</w:t>
      </w:r>
      <w:r w:rsidR="00AA3C1C" w:rsidRPr="001D19F6">
        <w:rPr>
          <w:rFonts w:ascii="Arial" w:eastAsia="굴림" w:hAnsi="Arial" w:cs="Arial"/>
          <w:sz w:val="22"/>
        </w:rPr>
        <w:t>.</w:t>
      </w:r>
      <w:r w:rsidR="00BD4321" w:rsidRPr="001D19F6">
        <w:rPr>
          <w:rFonts w:ascii="Arial" w:eastAsia="굴림" w:hAnsi="Arial" w:cs="Arial"/>
          <w:sz w:val="22"/>
        </w:rPr>
        <w:t xml:space="preserve"> </w:t>
      </w:r>
      <w:r w:rsidR="00697DC0" w:rsidRPr="001D19F6">
        <w:rPr>
          <w:rFonts w:ascii="Arial" w:eastAsia="굴림" w:hAnsi="Arial" w:cs="Arial"/>
          <w:sz w:val="22"/>
        </w:rPr>
        <w:t xml:space="preserve">How are you salaried on this job, paid by the hour, or what? </w:t>
      </w:r>
      <w:r w:rsidR="009F1E16" w:rsidRPr="001D19F6">
        <w:rPr>
          <w:rFonts w:ascii="Arial" w:eastAsia="굴림" w:hAnsi="Arial" w:cs="Arial"/>
          <w:sz w:val="22"/>
        </w:rPr>
        <w:t>Choose</w:t>
      </w:r>
      <w:r w:rsidR="00E7792C" w:rsidRPr="001D19F6">
        <w:rPr>
          <w:rFonts w:ascii="Arial" w:eastAsia="굴림" w:hAnsi="Arial" w:cs="Arial"/>
          <w:sz w:val="22"/>
        </w:rPr>
        <w:t xml:space="preserve"> the most important</w:t>
      </w:r>
      <w:r w:rsidR="00552A31" w:rsidRPr="001D19F6">
        <w:rPr>
          <w:rFonts w:ascii="Arial" w:eastAsia="굴림" w:hAnsi="Arial" w:cs="Arial"/>
          <w:sz w:val="22"/>
        </w:rPr>
        <w:t xml:space="preserve"> one. </w:t>
      </w:r>
    </w:p>
    <w:p w14:paraId="12596F30" w14:textId="77777777" w:rsidR="00624BD4" w:rsidRPr="001D19F6" w:rsidRDefault="00624BD4"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Yearly </w:t>
      </w:r>
      <w:r w:rsidR="00C63372" w:rsidRPr="001D19F6">
        <w:rPr>
          <w:rFonts w:ascii="Arial" w:eastAsia="굴림" w:hAnsi="Arial" w:cs="Arial"/>
          <w:sz w:val="22"/>
        </w:rPr>
        <w:t xml:space="preserve">basis </w:t>
      </w:r>
      <w:r w:rsidR="00BD4321" w:rsidRPr="001D19F6">
        <w:rPr>
          <w:rFonts w:ascii="Arial" w:eastAsia="굴림" w:hAnsi="Arial" w:cs="Arial"/>
          <w:sz w:val="22"/>
        </w:rPr>
        <w:tab/>
      </w:r>
      <w:r w:rsidRPr="001D19F6">
        <w:rPr>
          <w:rFonts w:ascii="Arial" w:eastAsia="굴림" w:hAnsi="Arial" w:cs="Arial"/>
          <w:sz w:val="22"/>
        </w:rPr>
        <w:t>→Go to D133</w:t>
      </w:r>
    </w:p>
    <w:p w14:paraId="0C0B3F13" w14:textId="77777777" w:rsidR="00624BD4" w:rsidRPr="001D19F6" w:rsidRDefault="00C63372"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Monthly basis</w:t>
      </w:r>
      <w:r w:rsidR="00624BD4" w:rsidRPr="001D19F6">
        <w:rPr>
          <w:rFonts w:ascii="Arial" w:eastAsia="굴림" w:hAnsi="Arial" w:cs="Arial"/>
          <w:sz w:val="22"/>
        </w:rPr>
        <w:t xml:space="preserve"> </w:t>
      </w:r>
      <w:r w:rsidR="00BD4321" w:rsidRPr="001D19F6">
        <w:rPr>
          <w:rFonts w:ascii="Arial" w:eastAsia="굴림" w:hAnsi="Arial" w:cs="Arial"/>
          <w:sz w:val="22"/>
        </w:rPr>
        <w:tab/>
      </w:r>
      <w:r w:rsidR="00624BD4" w:rsidRPr="001D19F6">
        <w:rPr>
          <w:rFonts w:ascii="Arial" w:eastAsia="굴림" w:hAnsi="Arial" w:cs="Arial"/>
          <w:sz w:val="22"/>
        </w:rPr>
        <w:t>→Go to D133</w:t>
      </w:r>
    </w:p>
    <w:p w14:paraId="267F6155" w14:textId="77777777" w:rsidR="00624BD4" w:rsidRPr="001D19F6" w:rsidRDefault="00E7792C"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Weekly basis</w:t>
      </w:r>
      <w:r w:rsidR="00624BD4" w:rsidRPr="001D19F6">
        <w:rPr>
          <w:rFonts w:ascii="Arial" w:eastAsia="굴림" w:hAnsi="Arial" w:cs="Arial"/>
          <w:sz w:val="22"/>
        </w:rPr>
        <w:t xml:space="preserve"> </w:t>
      </w:r>
      <w:r w:rsidR="00BD4321" w:rsidRPr="001D19F6">
        <w:rPr>
          <w:rFonts w:ascii="Arial" w:eastAsia="굴림" w:hAnsi="Arial" w:cs="Arial"/>
          <w:sz w:val="22"/>
        </w:rPr>
        <w:tab/>
      </w:r>
      <w:r w:rsidR="00624BD4" w:rsidRPr="001D19F6">
        <w:rPr>
          <w:rFonts w:ascii="Arial" w:eastAsia="굴림" w:hAnsi="Arial" w:cs="Arial"/>
          <w:sz w:val="22"/>
        </w:rPr>
        <w:t>→Go to D133</w:t>
      </w:r>
    </w:p>
    <w:p w14:paraId="7FC5B628" w14:textId="77777777" w:rsidR="00624BD4" w:rsidRPr="001D19F6" w:rsidRDefault="00E7792C"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Daily basis</w:t>
      </w:r>
      <w:r w:rsidR="00624BD4" w:rsidRPr="001D19F6">
        <w:rPr>
          <w:rFonts w:ascii="Arial" w:eastAsia="굴림" w:hAnsi="Arial" w:cs="Arial"/>
          <w:sz w:val="22"/>
        </w:rPr>
        <w:t xml:space="preserve"> </w:t>
      </w:r>
      <w:r w:rsidR="00BD4321" w:rsidRPr="001D19F6">
        <w:rPr>
          <w:rFonts w:ascii="Arial" w:eastAsia="굴림" w:hAnsi="Arial" w:cs="Arial"/>
          <w:sz w:val="22"/>
        </w:rPr>
        <w:tab/>
      </w:r>
      <w:r w:rsidR="00624BD4" w:rsidRPr="001D19F6">
        <w:rPr>
          <w:rFonts w:ascii="Arial" w:eastAsia="굴림" w:hAnsi="Arial" w:cs="Arial"/>
          <w:sz w:val="22"/>
        </w:rPr>
        <w:t>→Go to D133</w:t>
      </w:r>
    </w:p>
    <w:p w14:paraId="5EEA0E88" w14:textId="77777777" w:rsidR="00624BD4" w:rsidRPr="001D19F6" w:rsidRDefault="00E7792C"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Hourly basis</w:t>
      </w:r>
      <w:r w:rsidR="00624BD4" w:rsidRPr="001D19F6">
        <w:rPr>
          <w:rFonts w:ascii="Arial" w:eastAsia="굴림" w:hAnsi="Arial" w:cs="Arial"/>
          <w:sz w:val="22"/>
        </w:rPr>
        <w:t xml:space="preserve"> </w:t>
      </w:r>
      <w:r w:rsidR="00BD4321" w:rsidRPr="001D19F6">
        <w:rPr>
          <w:rFonts w:ascii="Arial" w:eastAsia="굴림" w:hAnsi="Arial" w:cs="Arial"/>
          <w:sz w:val="22"/>
        </w:rPr>
        <w:tab/>
      </w:r>
      <w:r w:rsidR="00624BD4" w:rsidRPr="001D19F6">
        <w:rPr>
          <w:rFonts w:ascii="Arial" w:eastAsia="굴림" w:hAnsi="Arial" w:cs="Arial"/>
          <w:sz w:val="22"/>
        </w:rPr>
        <w:t>→Go to D133</w:t>
      </w:r>
    </w:p>
    <w:p w14:paraId="543C7283" w14:textId="77777777" w:rsidR="00624BD4" w:rsidRPr="001D19F6" w:rsidRDefault="00BD4321"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Contract-based</w:t>
      </w:r>
      <w:r w:rsidRPr="001D19F6">
        <w:rPr>
          <w:rFonts w:ascii="Arial" w:eastAsia="굴림" w:hAnsi="Arial" w:cs="Arial"/>
          <w:sz w:val="22"/>
        </w:rPr>
        <w:tab/>
      </w:r>
      <w:r w:rsidR="00624BD4" w:rsidRPr="001D19F6">
        <w:rPr>
          <w:rFonts w:ascii="Arial" w:eastAsia="굴림" w:hAnsi="Arial" w:cs="Arial"/>
          <w:sz w:val="22"/>
        </w:rPr>
        <w:t>→Go to D133</w:t>
      </w:r>
    </w:p>
    <w:p w14:paraId="2E01F624" w14:textId="77777777" w:rsidR="00624BD4" w:rsidRPr="001D19F6" w:rsidRDefault="00624BD4"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Performance-based (no basic salary) →Go to D133</w:t>
      </w:r>
    </w:p>
    <w:p w14:paraId="1C4C81CC" w14:textId="77777777" w:rsidR="00624BD4" w:rsidRPr="001D19F6" w:rsidRDefault="00624BD4" w:rsidP="00F14BA4">
      <w:pPr>
        <w:pStyle w:val="a6"/>
        <w:numPr>
          <w:ilvl w:val="0"/>
          <w:numId w:val="535"/>
        </w:numPr>
        <w:wordWrap/>
        <w:adjustRightInd w:val="0"/>
        <w:spacing w:line="360" w:lineRule="auto"/>
        <w:ind w:leftChars="0"/>
        <w:rPr>
          <w:rFonts w:ascii="Arial" w:eastAsia="굴림" w:hAnsi="Arial" w:cs="Arial"/>
          <w:sz w:val="22"/>
        </w:rPr>
      </w:pPr>
      <w:r w:rsidRPr="001D19F6">
        <w:rPr>
          <w:rFonts w:ascii="Arial" w:eastAsia="굴림" w:hAnsi="Arial" w:cs="Arial"/>
          <w:sz w:val="22"/>
        </w:rPr>
        <w:t>Other</w:t>
      </w:r>
      <w:r w:rsidR="00AA3C1C" w:rsidRPr="001D19F6">
        <w:rPr>
          <w:rFonts w:ascii="Arial" w:eastAsia="굴림" w:hAnsi="Arial" w:cs="Arial"/>
          <w:sz w:val="22"/>
        </w:rPr>
        <w:t>s</w:t>
      </w:r>
    </w:p>
    <w:p w14:paraId="3E1C23DC" w14:textId="77777777" w:rsidR="00624BD4" w:rsidRPr="001D19F6" w:rsidRDefault="00624BD4" w:rsidP="00624BD4">
      <w:pPr>
        <w:wordWrap/>
        <w:adjustRightInd w:val="0"/>
        <w:spacing w:line="360" w:lineRule="auto"/>
        <w:rPr>
          <w:rFonts w:ascii="Arial" w:eastAsia="굴림" w:hAnsi="Arial" w:cs="Arial"/>
          <w:sz w:val="22"/>
        </w:rPr>
      </w:pPr>
    </w:p>
    <w:p w14:paraId="589883F7"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D132. </w:t>
      </w:r>
      <w:r w:rsidR="00AA3C1C" w:rsidRPr="001D19F6">
        <w:rPr>
          <w:rFonts w:ascii="Arial" w:eastAsia="굴림" w:hAnsi="Arial" w:cs="Arial"/>
          <w:sz w:val="22"/>
        </w:rPr>
        <w:t>If others, please specify</w:t>
      </w:r>
      <w:r w:rsidRPr="001D19F6">
        <w:rPr>
          <w:rFonts w:ascii="Arial" w:eastAsia="굴림" w:hAnsi="Arial" w:cs="Arial"/>
          <w:sz w:val="22"/>
        </w:rPr>
        <w:t>.</w:t>
      </w:r>
    </w:p>
    <w:p w14:paraId="6E0B7AC9" w14:textId="77777777" w:rsidR="00624BD4" w:rsidRPr="001D19F6" w:rsidRDefault="00BD4321"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49726BFA" w14:textId="77777777" w:rsidR="00624BD4" w:rsidRPr="001D19F6" w:rsidRDefault="00624BD4" w:rsidP="00624BD4">
      <w:pPr>
        <w:wordWrap/>
        <w:adjustRightInd w:val="0"/>
        <w:spacing w:line="360" w:lineRule="auto"/>
        <w:rPr>
          <w:rFonts w:ascii="Arial" w:eastAsia="굴림" w:hAnsi="Arial" w:cs="Arial"/>
          <w:sz w:val="22"/>
        </w:rPr>
      </w:pPr>
    </w:p>
    <w:p w14:paraId="45A53282"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D133</w:t>
      </w:r>
      <w:r w:rsidR="00AA3C1C" w:rsidRPr="001D19F6">
        <w:rPr>
          <w:rFonts w:ascii="Arial" w:eastAsia="굴림" w:hAnsi="Arial" w:cs="Arial"/>
          <w:sz w:val="22"/>
        </w:rPr>
        <w:t xml:space="preserve">. Is your wage </w:t>
      </w:r>
      <w:r w:rsidR="00961EB7" w:rsidRPr="001D19F6">
        <w:rPr>
          <w:rFonts w:ascii="Arial" w:eastAsia="굴림" w:hAnsi="Arial" w:cs="Arial"/>
          <w:sz w:val="22"/>
        </w:rPr>
        <w:t xml:space="preserve">automatically raised according to your career years? </w:t>
      </w:r>
    </w:p>
    <w:p w14:paraId="6D8F7326" w14:textId="77777777" w:rsidR="00961EB7" w:rsidRPr="001D19F6" w:rsidRDefault="00961EB7" w:rsidP="00D12299">
      <w:pPr>
        <w:pStyle w:val="a6"/>
        <w:numPr>
          <w:ilvl w:val="0"/>
          <w:numId w:val="11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3417569" w14:textId="77777777" w:rsidR="00624BD4" w:rsidRPr="001D19F6" w:rsidRDefault="00624BD4" w:rsidP="00624BD4">
      <w:pPr>
        <w:wordWrap/>
        <w:adjustRightInd w:val="0"/>
        <w:spacing w:line="360" w:lineRule="auto"/>
        <w:rPr>
          <w:rFonts w:ascii="Arial" w:eastAsia="굴림" w:hAnsi="Arial" w:cs="Arial"/>
          <w:sz w:val="22"/>
        </w:rPr>
      </w:pPr>
    </w:p>
    <w:p w14:paraId="714219AE"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D134. </w:t>
      </w:r>
      <w:r w:rsidR="00D334A3" w:rsidRPr="001D19F6">
        <w:rPr>
          <w:rFonts w:ascii="Arial" w:eastAsia="굴림" w:hAnsi="Arial" w:cs="Arial"/>
          <w:sz w:val="22"/>
        </w:rPr>
        <w:t xml:space="preserve">[Post-tax income] </w:t>
      </w:r>
      <w:r w:rsidRPr="001D19F6">
        <w:rPr>
          <w:rFonts w:ascii="Arial" w:eastAsia="굴림" w:hAnsi="Arial" w:cs="Arial"/>
          <w:sz w:val="22"/>
        </w:rPr>
        <w:t>How much are you paid per month? (</w:t>
      </w:r>
      <w:r w:rsidR="00C660A1" w:rsidRPr="001D19F6">
        <w:rPr>
          <w:rFonts w:ascii="Arial" w:eastAsia="굴림" w:hAnsi="Arial" w:cs="Arial"/>
          <w:sz w:val="22"/>
        </w:rPr>
        <w:t>u</w:t>
      </w:r>
      <w:r w:rsidRPr="001D19F6">
        <w:rPr>
          <w:rFonts w:ascii="Arial" w:eastAsia="굴림" w:hAnsi="Arial" w:cs="Arial"/>
          <w:sz w:val="22"/>
        </w:rPr>
        <w:t>nit: 10,000</w:t>
      </w:r>
      <w:r w:rsidR="00961EB7" w:rsidRPr="001D19F6">
        <w:rPr>
          <w:rFonts w:ascii="Arial" w:eastAsia="굴림" w:hAnsi="Arial" w:cs="Arial"/>
          <w:sz w:val="22"/>
        </w:rPr>
        <w:t xml:space="preserve"> </w:t>
      </w:r>
      <w:r w:rsidRPr="001D19F6">
        <w:rPr>
          <w:rFonts w:ascii="Arial" w:eastAsia="굴림" w:hAnsi="Arial" w:cs="Arial"/>
          <w:sz w:val="22"/>
        </w:rPr>
        <w:t>Korean won)</w:t>
      </w:r>
    </w:p>
    <w:p w14:paraId="0FE00E91" w14:textId="77777777" w:rsidR="00961EB7" w:rsidRPr="001D19F6" w:rsidRDefault="00624BD4" w:rsidP="00961EB7">
      <w:pPr>
        <w:wordWrap/>
        <w:adjustRightInd w:val="0"/>
        <w:spacing w:line="360" w:lineRule="auto"/>
        <w:rPr>
          <w:rFonts w:ascii="Arial" w:eastAsia="굴림" w:hAnsi="Arial" w:cs="Arial"/>
          <w:sz w:val="22"/>
        </w:rPr>
      </w:pPr>
      <w:r w:rsidRPr="001D19F6">
        <w:rPr>
          <w:rFonts w:ascii="Arial" w:eastAsia="굴림" w:hAnsi="Arial" w:cs="Arial"/>
          <w:sz w:val="22"/>
        </w:rPr>
        <w:t>[IWER:</w:t>
      </w:r>
      <w:r w:rsidR="00A900C1" w:rsidRPr="001D19F6">
        <w:rPr>
          <w:rFonts w:ascii="Arial" w:eastAsia="굴림" w:hAnsi="Arial" w:cs="Arial"/>
          <w:sz w:val="22"/>
        </w:rPr>
        <w:t xml:space="preserve"> </w:t>
      </w:r>
      <w:r w:rsidR="00DA46AB" w:rsidRPr="001D19F6">
        <w:rPr>
          <w:rFonts w:ascii="Arial" w:eastAsia="굴림" w:hAnsi="Arial" w:cs="Arial"/>
          <w:sz w:val="22"/>
        </w:rPr>
        <w:t>“</w:t>
      </w:r>
      <w:r w:rsidR="00961EB7" w:rsidRPr="001D19F6">
        <w:rPr>
          <w:rFonts w:ascii="Arial" w:eastAsia="굴림" w:hAnsi="Arial" w:cs="Arial"/>
          <w:sz w:val="22"/>
        </w:rPr>
        <w:t xml:space="preserve">Please state the total amount </w:t>
      </w:r>
      <w:r w:rsidR="0060656D" w:rsidRPr="001D19F6">
        <w:rPr>
          <w:rFonts w:ascii="Arial" w:eastAsia="굴림" w:hAnsi="Arial" w:cs="Arial"/>
          <w:b/>
          <w:sz w:val="22"/>
        </w:rPr>
        <w:t>including</w:t>
      </w:r>
      <w:r w:rsidR="00961EB7" w:rsidRPr="001D19F6">
        <w:rPr>
          <w:rFonts w:ascii="Arial" w:eastAsia="굴림" w:hAnsi="Arial" w:cs="Arial"/>
          <w:sz w:val="22"/>
        </w:rPr>
        <w:t xml:space="preserve"> legally required deductions, such as t</w:t>
      </w:r>
      <w:r w:rsidR="0052190D" w:rsidRPr="001D19F6">
        <w:rPr>
          <w:rFonts w:ascii="Arial" w:eastAsia="굴림" w:hAnsi="Arial" w:cs="Arial"/>
          <w:sz w:val="22"/>
        </w:rPr>
        <w:t>axe</w:t>
      </w:r>
      <w:r w:rsidR="00961EB7" w:rsidRPr="001D19F6">
        <w:rPr>
          <w:rFonts w:ascii="Arial" w:eastAsia="굴림" w:hAnsi="Arial" w:cs="Arial"/>
          <w:sz w:val="22"/>
        </w:rPr>
        <w:t>s, national pension contributions, health insurance premiums and employment insurance premiums.”</w:t>
      </w:r>
      <w:r w:rsidR="00DA46AB" w:rsidRPr="001D19F6">
        <w:rPr>
          <w:rFonts w:ascii="Arial" w:eastAsia="굴림" w:hAnsi="Arial" w:cs="Arial"/>
          <w:sz w:val="22"/>
        </w:rPr>
        <w:t>]</w:t>
      </w:r>
    </w:p>
    <w:p w14:paraId="219B88F3" w14:textId="77777777" w:rsidR="00624BD4" w:rsidRPr="001D19F6" w:rsidRDefault="00961EB7"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1~9997]</w:t>
      </w:r>
    </w:p>
    <w:p w14:paraId="66E19590" w14:textId="77777777" w:rsidR="00FA02D7" w:rsidRPr="001D19F6" w:rsidRDefault="00FA02D7" w:rsidP="00624BD4">
      <w:pPr>
        <w:wordWrap/>
        <w:adjustRightInd w:val="0"/>
        <w:spacing w:line="360" w:lineRule="auto"/>
        <w:rPr>
          <w:rFonts w:ascii="Arial" w:eastAsia="굴림" w:hAnsi="Arial" w:cs="Arial"/>
          <w:sz w:val="22"/>
        </w:rPr>
      </w:pPr>
    </w:p>
    <w:p w14:paraId="7733937F" w14:textId="77777777" w:rsidR="00D334A3" w:rsidRPr="001D19F6" w:rsidRDefault="00D334A3" w:rsidP="00D334A3">
      <w:pPr>
        <w:wordWrap/>
        <w:adjustRightInd w:val="0"/>
        <w:spacing w:line="360" w:lineRule="auto"/>
        <w:rPr>
          <w:rFonts w:ascii="Arial" w:eastAsia="굴림" w:hAnsi="Arial" w:cs="Arial"/>
          <w:sz w:val="22"/>
        </w:rPr>
      </w:pPr>
      <w:r w:rsidRPr="001D19F6">
        <w:rPr>
          <w:rFonts w:ascii="Arial" w:eastAsia="굴림" w:hAnsi="Arial" w:cs="Arial"/>
          <w:sz w:val="22"/>
        </w:rPr>
        <w:t>D134-</w:t>
      </w:r>
      <w:r w:rsidR="00DA46AB" w:rsidRPr="001D19F6">
        <w:rPr>
          <w:rFonts w:ascii="Arial" w:eastAsia="굴림" w:hAnsi="Arial" w:cs="Arial"/>
          <w:sz w:val="22"/>
        </w:rPr>
        <w:t>1</w:t>
      </w:r>
      <w:r w:rsidRPr="001D19F6">
        <w:rPr>
          <w:rFonts w:ascii="Arial" w:eastAsia="굴림" w:hAnsi="Arial" w:cs="Arial"/>
          <w:sz w:val="22"/>
        </w:rPr>
        <w:t>. [Pre-tax income] How much are you paid per month? (unit: 10,000 Korean won)</w:t>
      </w:r>
    </w:p>
    <w:p w14:paraId="10AE5558" w14:textId="77777777" w:rsidR="00D334A3" w:rsidRPr="001D19F6" w:rsidRDefault="00D334A3" w:rsidP="00D334A3">
      <w:pPr>
        <w:wordWrap/>
        <w:adjustRightInd w:val="0"/>
        <w:spacing w:line="360" w:lineRule="auto"/>
        <w:rPr>
          <w:rFonts w:ascii="Arial" w:eastAsia="굴림" w:hAnsi="Arial" w:cs="Arial"/>
          <w:sz w:val="22"/>
        </w:rPr>
      </w:pPr>
      <w:r w:rsidRPr="001D19F6">
        <w:rPr>
          <w:rFonts w:ascii="Arial" w:eastAsia="굴림" w:hAnsi="Arial" w:cs="Arial"/>
          <w:sz w:val="22"/>
        </w:rPr>
        <w:t xml:space="preserve">[IWER: Please state the total amount </w:t>
      </w:r>
      <w:r w:rsidRPr="001D19F6">
        <w:rPr>
          <w:rFonts w:ascii="Arial" w:eastAsia="굴림" w:hAnsi="Arial" w:cs="Arial"/>
          <w:b/>
          <w:sz w:val="22"/>
        </w:rPr>
        <w:t>including</w:t>
      </w:r>
      <w:r w:rsidRPr="001D19F6">
        <w:rPr>
          <w:rFonts w:ascii="Arial" w:eastAsia="굴림" w:hAnsi="Arial" w:cs="Arial"/>
          <w:sz w:val="22"/>
        </w:rPr>
        <w:t xml:space="preserve"> legally required deductions, such as t</w:t>
      </w:r>
      <w:r w:rsidR="0052190D" w:rsidRPr="001D19F6">
        <w:rPr>
          <w:rFonts w:ascii="Arial" w:eastAsia="굴림" w:hAnsi="Arial" w:cs="Arial"/>
          <w:sz w:val="22"/>
        </w:rPr>
        <w:t>axe</w:t>
      </w:r>
      <w:r w:rsidRPr="001D19F6">
        <w:rPr>
          <w:rFonts w:ascii="Arial" w:eastAsia="굴림" w:hAnsi="Arial" w:cs="Arial"/>
          <w:sz w:val="22"/>
        </w:rPr>
        <w:t>s, national pension contributions, health insurance premiums and employment insurance premiums.”</w:t>
      </w:r>
      <w:r w:rsidR="00DA46AB" w:rsidRPr="001D19F6">
        <w:rPr>
          <w:rFonts w:ascii="Arial" w:eastAsia="굴림" w:hAnsi="Arial" w:cs="Arial"/>
          <w:sz w:val="22"/>
        </w:rPr>
        <w:t>]</w:t>
      </w:r>
    </w:p>
    <w:p w14:paraId="0B0CBB28" w14:textId="77777777" w:rsidR="00D334A3" w:rsidRPr="001D19F6" w:rsidRDefault="00D334A3" w:rsidP="00D334A3">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MW [Range: 1~9997]</w:t>
      </w:r>
    </w:p>
    <w:p w14:paraId="0274AB20" w14:textId="77777777" w:rsidR="00DA46AB" w:rsidRPr="001D19F6" w:rsidRDefault="00DA46AB" w:rsidP="00DA46AB">
      <w:pPr>
        <w:wordWrap/>
        <w:spacing w:line="360" w:lineRule="auto"/>
        <w:rPr>
          <w:rFonts w:ascii="Arial" w:eastAsia="굴림" w:hAnsi="Arial" w:cs="Arial"/>
          <w:sz w:val="22"/>
        </w:rPr>
      </w:pPr>
    </w:p>
    <w:p w14:paraId="50D5A9F0" w14:textId="77777777" w:rsidR="00DA46AB" w:rsidRPr="001D19F6" w:rsidRDefault="00DA46AB" w:rsidP="00DA46AB">
      <w:pPr>
        <w:wordWrap/>
        <w:spacing w:line="360" w:lineRule="auto"/>
        <w:rPr>
          <w:rFonts w:ascii="Arial" w:eastAsia="굴림" w:hAnsi="Arial" w:cs="Arial"/>
          <w:sz w:val="22"/>
        </w:rPr>
      </w:pPr>
      <w:r w:rsidRPr="001D19F6">
        <w:rPr>
          <w:rFonts w:ascii="Arial" w:eastAsia="굴림" w:hAnsi="Arial" w:cs="Arial"/>
          <w:sz w:val="22"/>
        </w:rPr>
        <w:t xml:space="preserve">D134-2. </w:t>
      </w:r>
      <w:r w:rsidR="00BD150A" w:rsidRPr="001D19F6">
        <w:rPr>
          <w:rFonts w:ascii="Arial" w:eastAsia="굴림" w:hAnsi="Arial" w:cs="Arial"/>
          <w:sz w:val="22"/>
        </w:rPr>
        <w:t>Therefore</w:t>
      </w:r>
      <w:r w:rsidRPr="001D19F6">
        <w:rPr>
          <w:rFonts w:ascii="Arial" w:eastAsia="굴림" w:hAnsi="Arial" w:cs="Arial"/>
          <w:sz w:val="22"/>
        </w:rPr>
        <w:t xml:space="preserve">, your tax rate on earned income is to be ____ (%).  </w:t>
      </w:r>
    </w:p>
    <w:p w14:paraId="2FE548B0" w14:textId="77777777" w:rsidR="00DA46AB" w:rsidRPr="001D19F6" w:rsidRDefault="00DA46AB" w:rsidP="00D12299">
      <w:pPr>
        <w:pStyle w:val="a6"/>
        <w:widowControl/>
        <w:numPr>
          <w:ilvl w:val="0"/>
          <w:numId w:val="1178"/>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0A225305" w14:textId="77777777" w:rsidR="00D334A3" w:rsidRPr="001D19F6" w:rsidRDefault="00D334A3" w:rsidP="00624BD4">
      <w:pPr>
        <w:wordWrap/>
        <w:adjustRightInd w:val="0"/>
        <w:spacing w:line="360" w:lineRule="auto"/>
        <w:rPr>
          <w:rFonts w:ascii="Arial" w:eastAsia="굴림" w:hAnsi="Arial" w:cs="Arial"/>
          <w:sz w:val="22"/>
        </w:rPr>
      </w:pPr>
    </w:p>
    <w:p w14:paraId="61D79A7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D135. </w:t>
      </w:r>
      <w:r w:rsidR="00A900C1" w:rsidRPr="001D19F6">
        <w:rPr>
          <w:rFonts w:ascii="Arial" w:eastAsia="굴림" w:hAnsi="Arial" w:cs="Arial"/>
          <w:sz w:val="22"/>
        </w:rPr>
        <w:t xml:space="preserve">Now, I would like to ask </w:t>
      </w:r>
      <w:r w:rsidR="00480073" w:rsidRPr="001D19F6">
        <w:rPr>
          <w:rFonts w:ascii="Arial" w:eastAsia="굴림" w:hAnsi="Arial" w:cs="Arial"/>
          <w:sz w:val="22"/>
        </w:rPr>
        <w:t xml:space="preserve">you </w:t>
      </w:r>
      <w:r w:rsidR="00A900C1" w:rsidRPr="001D19F6">
        <w:rPr>
          <w:rFonts w:ascii="Arial" w:eastAsia="굴림" w:hAnsi="Arial" w:cs="Arial"/>
          <w:sz w:val="22"/>
        </w:rPr>
        <w:t xml:space="preserve">about your current state of insurance. </w:t>
      </w:r>
      <w:r w:rsidRPr="001D19F6">
        <w:rPr>
          <w:rFonts w:ascii="Arial" w:eastAsia="굴림" w:hAnsi="Arial" w:cs="Arial"/>
          <w:sz w:val="22"/>
        </w:rPr>
        <w:t xml:space="preserve">First, are you currently </w:t>
      </w:r>
      <w:r w:rsidRPr="001D19F6">
        <w:rPr>
          <w:rFonts w:ascii="Arial" w:eastAsia="굴림" w:hAnsi="Arial" w:cs="Arial"/>
          <w:sz w:val="22"/>
        </w:rPr>
        <w:lastRenderedPageBreak/>
        <w:t xml:space="preserve">enrolled </w:t>
      </w:r>
      <w:r w:rsidR="001900A5" w:rsidRPr="001D19F6">
        <w:rPr>
          <w:rFonts w:ascii="Arial" w:eastAsia="굴림" w:hAnsi="Arial" w:cs="Arial"/>
          <w:sz w:val="22"/>
        </w:rPr>
        <w:t xml:space="preserve">in the </w:t>
      </w:r>
      <w:r w:rsidR="0078506A" w:rsidRPr="001D19F6">
        <w:rPr>
          <w:rFonts w:ascii="Arial" w:eastAsia="굴림" w:hAnsi="Arial" w:cs="Arial"/>
          <w:sz w:val="22"/>
        </w:rPr>
        <w:t xml:space="preserve">Public </w:t>
      </w:r>
      <w:r w:rsidR="001900A5" w:rsidRPr="001D19F6">
        <w:rPr>
          <w:rFonts w:ascii="Arial" w:eastAsia="굴림" w:hAnsi="Arial" w:cs="Arial"/>
          <w:sz w:val="22"/>
        </w:rPr>
        <w:t>Pension S</w:t>
      </w:r>
      <w:r w:rsidRPr="001D19F6">
        <w:rPr>
          <w:rFonts w:ascii="Arial" w:eastAsia="굴림" w:hAnsi="Arial" w:cs="Arial"/>
          <w:sz w:val="22"/>
        </w:rPr>
        <w:t xml:space="preserve">ystem? </w:t>
      </w:r>
    </w:p>
    <w:p w14:paraId="274CC0A9" w14:textId="77777777" w:rsidR="00624BD4" w:rsidRPr="001D19F6" w:rsidRDefault="00624BD4" w:rsidP="00F14BA4">
      <w:pPr>
        <w:pStyle w:val="a6"/>
        <w:numPr>
          <w:ilvl w:val="0"/>
          <w:numId w:val="53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enrolled in the National Pension </w:t>
      </w:r>
      <w:r w:rsidR="00CA4D99" w:rsidRPr="001D19F6">
        <w:rPr>
          <w:rFonts w:ascii="Arial" w:eastAsia="굴림" w:hAnsi="Arial" w:cs="Arial"/>
          <w:sz w:val="22"/>
        </w:rPr>
        <w:t>by employee insured</w:t>
      </w:r>
    </w:p>
    <w:p w14:paraId="4687E48B" w14:textId="77777777" w:rsidR="00624BD4" w:rsidRPr="001D19F6" w:rsidRDefault="00624BD4" w:rsidP="00F14BA4">
      <w:pPr>
        <w:pStyle w:val="a6"/>
        <w:numPr>
          <w:ilvl w:val="0"/>
          <w:numId w:val="53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enrolled in </w:t>
      </w:r>
      <w:r w:rsidR="00CA4D99" w:rsidRPr="001D19F6">
        <w:rPr>
          <w:rFonts w:ascii="Arial" w:eastAsia="굴림" w:hAnsi="Arial" w:cs="Arial"/>
          <w:sz w:val="22"/>
        </w:rPr>
        <w:t xml:space="preserve">the Specific Corporate Pension </w:t>
      </w:r>
      <w:r w:rsidRPr="001D19F6">
        <w:rPr>
          <w:rFonts w:ascii="Arial" w:eastAsia="굴림" w:hAnsi="Arial" w:cs="Arial"/>
          <w:sz w:val="22"/>
        </w:rPr>
        <w:t>(</w:t>
      </w:r>
      <w:r w:rsidR="00CA4D99" w:rsidRPr="001D19F6">
        <w:rPr>
          <w:rFonts w:ascii="Arial" w:eastAsia="굴림" w:hAnsi="Arial" w:cs="Arial"/>
          <w:sz w:val="22"/>
        </w:rPr>
        <w:t xml:space="preserve">for </w:t>
      </w:r>
      <w:r w:rsidR="00CA4D99" w:rsidRPr="001D19F6">
        <w:rPr>
          <w:rFonts w:ascii="Arial" w:eastAsia="굴림" w:hAnsi="Arial" w:cs="Arial"/>
          <w:kern w:val="0"/>
          <w:sz w:val="22"/>
        </w:rPr>
        <w:t xml:space="preserve">private school teachers, government employees, military </w:t>
      </w:r>
      <w:r w:rsidR="00BD150A" w:rsidRPr="001D19F6">
        <w:rPr>
          <w:rFonts w:ascii="Arial" w:eastAsia="굴림" w:hAnsi="Arial" w:cs="Arial"/>
          <w:kern w:val="0"/>
          <w:sz w:val="22"/>
        </w:rPr>
        <w:t>personnel</w:t>
      </w:r>
      <w:r w:rsidR="00CA4D99" w:rsidRPr="001D19F6">
        <w:rPr>
          <w:rFonts w:ascii="Arial" w:eastAsia="굴림" w:hAnsi="Arial" w:cs="Arial"/>
          <w:kern w:val="0"/>
          <w:sz w:val="22"/>
        </w:rPr>
        <w:t>)</w:t>
      </w:r>
    </w:p>
    <w:p w14:paraId="66577778" w14:textId="77777777" w:rsidR="00624BD4" w:rsidRPr="001D19F6" w:rsidRDefault="00624BD4" w:rsidP="00F14BA4">
      <w:pPr>
        <w:pStyle w:val="a6"/>
        <w:numPr>
          <w:ilvl w:val="0"/>
          <w:numId w:val="536"/>
        </w:numPr>
        <w:wordWrap/>
        <w:adjustRightInd w:val="0"/>
        <w:spacing w:line="360" w:lineRule="auto"/>
        <w:ind w:leftChars="0"/>
        <w:rPr>
          <w:rFonts w:ascii="Arial" w:eastAsia="굴림" w:hAnsi="Arial" w:cs="Arial"/>
          <w:sz w:val="22"/>
        </w:rPr>
      </w:pPr>
      <w:r w:rsidRPr="001D19F6">
        <w:rPr>
          <w:rFonts w:ascii="Arial" w:eastAsia="굴림" w:hAnsi="Arial" w:cs="Arial"/>
          <w:sz w:val="22"/>
        </w:rPr>
        <w:t>Yes, enrolled in the National Pension</w:t>
      </w:r>
      <w:r w:rsidR="00CA4D99" w:rsidRPr="001D19F6">
        <w:rPr>
          <w:rFonts w:ascii="Arial" w:eastAsia="굴림" w:hAnsi="Arial" w:cs="Arial"/>
          <w:sz w:val="22"/>
        </w:rPr>
        <w:t xml:space="preserve"> by self-employed insured </w:t>
      </w:r>
    </w:p>
    <w:p w14:paraId="448F21AB" w14:textId="77777777" w:rsidR="00624BD4" w:rsidRPr="001D19F6" w:rsidRDefault="0052177C" w:rsidP="00F14BA4">
      <w:pPr>
        <w:pStyle w:val="a6"/>
        <w:numPr>
          <w:ilvl w:val="0"/>
          <w:numId w:val="536"/>
        </w:numPr>
        <w:wordWrap/>
        <w:adjustRightInd w:val="0"/>
        <w:spacing w:line="360" w:lineRule="auto"/>
        <w:ind w:leftChars="0"/>
        <w:rPr>
          <w:rFonts w:ascii="Arial" w:eastAsia="굴림" w:hAnsi="Arial" w:cs="Arial"/>
          <w:sz w:val="22"/>
        </w:rPr>
      </w:pPr>
      <w:r w:rsidRPr="001D19F6">
        <w:rPr>
          <w:rFonts w:ascii="Arial" w:eastAsia="굴림" w:hAnsi="Arial" w:cs="Arial"/>
          <w:sz w:val="22"/>
        </w:rPr>
        <w:t>No, not enrolled</w:t>
      </w:r>
    </w:p>
    <w:p w14:paraId="420B6640" w14:textId="77777777" w:rsidR="00624BD4" w:rsidRPr="001D19F6" w:rsidRDefault="00624BD4" w:rsidP="00624BD4">
      <w:pPr>
        <w:wordWrap/>
        <w:adjustRightInd w:val="0"/>
        <w:spacing w:line="360" w:lineRule="auto"/>
        <w:rPr>
          <w:rFonts w:ascii="Arial" w:eastAsia="굴림" w:hAnsi="Arial" w:cs="Arial"/>
          <w:sz w:val="22"/>
        </w:rPr>
      </w:pPr>
    </w:p>
    <w:p w14:paraId="4A5E89E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D136. Are you currently enrolled in </w:t>
      </w:r>
      <w:r w:rsidR="001900A5" w:rsidRPr="001D19F6">
        <w:rPr>
          <w:rFonts w:ascii="Arial" w:eastAsia="굴림" w:hAnsi="Arial" w:cs="Arial"/>
          <w:sz w:val="22"/>
        </w:rPr>
        <w:t xml:space="preserve">the </w:t>
      </w:r>
      <w:r w:rsidRPr="001D19F6">
        <w:rPr>
          <w:rFonts w:ascii="Arial" w:eastAsia="굴림" w:hAnsi="Arial" w:cs="Arial"/>
          <w:sz w:val="22"/>
        </w:rPr>
        <w:t>National Health Insurance?</w:t>
      </w:r>
    </w:p>
    <w:p w14:paraId="27DC5468" w14:textId="77777777" w:rsidR="00624BD4" w:rsidRPr="001D19F6" w:rsidRDefault="00624BD4" w:rsidP="00F14BA4">
      <w:pPr>
        <w:pStyle w:val="a6"/>
        <w:numPr>
          <w:ilvl w:val="0"/>
          <w:numId w:val="53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enrolled in the </w:t>
      </w:r>
      <w:r w:rsidR="00A26CCF" w:rsidRPr="001D19F6">
        <w:rPr>
          <w:rFonts w:ascii="Arial" w:eastAsia="굴림" w:hAnsi="Arial" w:cs="Arial"/>
          <w:sz w:val="22"/>
        </w:rPr>
        <w:t>National Health Insurance as employe</w:t>
      </w:r>
      <w:r w:rsidR="000D47B4" w:rsidRPr="001D19F6">
        <w:rPr>
          <w:rFonts w:ascii="Arial" w:eastAsia="굴림" w:hAnsi="Arial" w:cs="Arial"/>
          <w:sz w:val="22"/>
        </w:rPr>
        <w:t xml:space="preserve">e </w:t>
      </w:r>
      <w:r w:rsidR="00A26CCF" w:rsidRPr="001D19F6">
        <w:rPr>
          <w:rFonts w:ascii="Arial" w:eastAsia="굴림" w:hAnsi="Arial" w:cs="Arial"/>
          <w:sz w:val="22"/>
        </w:rPr>
        <w:t>insured</w:t>
      </w:r>
    </w:p>
    <w:p w14:paraId="4A9EE130" w14:textId="77777777" w:rsidR="00624BD4" w:rsidRPr="001D19F6" w:rsidRDefault="00624BD4" w:rsidP="00F14BA4">
      <w:pPr>
        <w:pStyle w:val="a6"/>
        <w:numPr>
          <w:ilvl w:val="0"/>
          <w:numId w:val="538"/>
        </w:numPr>
        <w:wordWrap/>
        <w:adjustRightInd w:val="0"/>
        <w:spacing w:line="360" w:lineRule="auto"/>
        <w:ind w:leftChars="0"/>
        <w:rPr>
          <w:rFonts w:ascii="Arial" w:eastAsia="굴림" w:hAnsi="Arial" w:cs="Arial"/>
          <w:sz w:val="22"/>
        </w:rPr>
      </w:pPr>
      <w:r w:rsidRPr="001D19F6">
        <w:rPr>
          <w:rFonts w:ascii="Arial" w:eastAsia="굴림" w:hAnsi="Arial" w:cs="Arial"/>
          <w:sz w:val="22"/>
        </w:rPr>
        <w:t>Yes, enrolled in the National Health Insurance</w:t>
      </w:r>
      <w:r w:rsidR="006A2041" w:rsidRPr="001D19F6">
        <w:rPr>
          <w:rFonts w:ascii="Arial" w:eastAsia="굴림" w:hAnsi="Arial" w:cs="Arial"/>
          <w:sz w:val="22"/>
        </w:rPr>
        <w:t xml:space="preserve"> </w:t>
      </w:r>
      <w:r w:rsidR="00A26CCF" w:rsidRPr="001D19F6">
        <w:rPr>
          <w:rFonts w:ascii="Arial" w:eastAsia="굴림" w:hAnsi="Arial" w:cs="Arial"/>
          <w:sz w:val="22"/>
        </w:rPr>
        <w:t>as self-employed insured</w:t>
      </w:r>
    </w:p>
    <w:p w14:paraId="4C31CC3F" w14:textId="77777777" w:rsidR="00624BD4" w:rsidRPr="001D19F6" w:rsidRDefault="006A2041" w:rsidP="00F14BA4">
      <w:pPr>
        <w:pStyle w:val="a6"/>
        <w:numPr>
          <w:ilvl w:val="0"/>
          <w:numId w:val="539"/>
        </w:numPr>
        <w:wordWrap/>
        <w:adjustRightInd w:val="0"/>
        <w:spacing w:line="360" w:lineRule="auto"/>
        <w:ind w:leftChars="0"/>
        <w:rPr>
          <w:rFonts w:ascii="Arial" w:eastAsia="굴림" w:hAnsi="Arial" w:cs="Arial"/>
          <w:sz w:val="22"/>
        </w:rPr>
      </w:pPr>
      <w:r w:rsidRPr="001D19F6">
        <w:rPr>
          <w:rFonts w:ascii="Arial" w:eastAsia="굴림" w:hAnsi="Arial" w:cs="Arial"/>
          <w:sz w:val="22"/>
        </w:rPr>
        <w:t>No, not enrolled</w:t>
      </w:r>
    </w:p>
    <w:p w14:paraId="2D75769D" w14:textId="77777777" w:rsidR="00624BD4" w:rsidRDefault="00624BD4" w:rsidP="00624BD4">
      <w:pPr>
        <w:wordWrap/>
        <w:adjustRightInd w:val="0"/>
        <w:spacing w:line="360" w:lineRule="auto"/>
        <w:rPr>
          <w:rFonts w:ascii="Arial" w:eastAsia="굴림" w:hAnsi="Arial" w:cs="Arial"/>
          <w:sz w:val="22"/>
        </w:rPr>
      </w:pPr>
    </w:p>
    <w:p w14:paraId="0E5423D4" w14:textId="77777777" w:rsidR="00264E50" w:rsidRPr="001D19F6" w:rsidRDefault="00264E50" w:rsidP="00624BD4">
      <w:pPr>
        <w:wordWrap/>
        <w:adjustRightInd w:val="0"/>
        <w:spacing w:line="360" w:lineRule="auto"/>
        <w:rPr>
          <w:rFonts w:ascii="Arial" w:eastAsia="굴림" w:hAnsi="Arial" w:cs="Arial"/>
          <w:sz w:val="22"/>
        </w:rPr>
      </w:pPr>
    </w:p>
    <w:p w14:paraId="4CEF37BC"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D137</w:t>
      </w:r>
      <w:r w:rsidR="00552A31" w:rsidRPr="001D19F6">
        <w:rPr>
          <w:rFonts w:ascii="Arial" w:eastAsia="굴림" w:hAnsi="Arial" w:cs="Arial"/>
          <w:sz w:val="22"/>
        </w:rPr>
        <w:t xml:space="preserve">. </w:t>
      </w:r>
      <w:r w:rsidR="00D51D3F" w:rsidRPr="001D19F6">
        <w:rPr>
          <w:rFonts w:ascii="Arial" w:eastAsia="굴림" w:hAnsi="Arial" w:cs="Arial"/>
          <w:sz w:val="22"/>
        </w:rPr>
        <w:t xml:space="preserve">Are you currently enrolled in the Unemployment </w:t>
      </w:r>
      <w:r w:rsidR="000D47B4" w:rsidRPr="001D19F6">
        <w:rPr>
          <w:rFonts w:ascii="Arial" w:eastAsia="굴림" w:hAnsi="Arial" w:cs="Arial"/>
          <w:sz w:val="22"/>
        </w:rPr>
        <w:t xml:space="preserve">Compensation </w:t>
      </w:r>
      <w:r w:rsidR="00D51D3F" w:rsidRPr="001D19F6">
        <w:rPr>
          <w:rFonts w:ascii="Arial" w:eastAsia="굴림" w:hAnsi="Arial" w:cs="Arial"/>
          <w:sz w:val="22"/>
        </w:rPr>
        <w:t xml:space="preserve">Insurance? </w:t>
      </w:r>
    </w:p>
    <w:p w14:paraId="1039F839" w14:textId="77777777" w:rsidR="00D51D3F" w:rsidRPr="001D19F6" w:rsidRDefault="00D51D3F" w:rsidP="00F14BA4">
      <w:pPr>
        <w:pStyle w:val="a6"/>
        <w:numPr>
          <w:ilvl w:val="0"/>
          <w:numId w:val="54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AF45CC7" w14:textId="77777777" w:rsidR="00FD40C9" w:rsidRPr="001D19F6" w:rsidRDefault="00FD40C9" w:rsidP="00FD40C9">
      <w:pPr>
        <w:wordWrap/>
        <w:adjustRightInd w:val="0"/>
        <w:spacing w:line="360" w:lineRule="auto"/>
        <w:rPr>
          <w:rFonts w:ascii="Arial" w:eastAsia="굴림" w:hAnsi="Arial" w:cs="Arial"/>
          <w:sz w:val="22"/>
        </w:rPr>
      </w:pPr>
    </w:p>
    <w:p w14:paraId="2B980F5E" w14:textId="77777777" w:rsidR="00624BD4" w:rsidRPr="001D19F6" w:rsidRDefault="00624BD4" w:rsidP="00FD40C9">
      <w:pPr>
        <w:wordWrap/>
        <w:adjustRightInd w:val="0"/>
        <w:spacing w:line="360" w:lineRule="auto"/>
        <w:rPr>
          <w:rFonts w:ascii="Arial" w:eastAsia="굴림" w:hAnsi="Arial" w:cs="Arial"/>
          <w:sz w:val="22"/>
        </w:rPr>
      </w:pPr>
      <w:r w:rsidRPr="001D19F6">
        <w:rPr>
          <w:rFonts w:ascii="Arial" w:eastAsia="굴림" w:hAnsi="Arial" w:cs="Arial"/>
          <w:sz w:val="22"/>
        </w:rPr>
        <w:t xml:space="preserve">D138. Does your employer </w:t>
      </w:r>
      <w:r w:rsidR="007B7AE4" w:rsidRPr="001D19F6">
        <w:rPr>
          <w:rFonts w:ascii="Arial" w:eastAsia="굴림" w:hAnsi="Arial" w:cs="Arial"/>
          <w:sz w:val="22"/>
        </w:rPr>
        <w:t xml:space="preserve">get the </w:t>
      </w:r>
      <w:r w:rsidR="003B5CC5" w:rsidRPr="001D19F6">
        <w:rPr>
          <w:rFonts w:ascii="Arial" w:eastAsia="굴림" w:hAnsi="Arial" w:cs="Arial"/>
          <w:sz w:val="22"/>
        </w:rPr>
        <w:t>Industrial Accident Compensation</w:t>
      </w:r>
      <w:r w:rsidR="000D47B4" w:rsidRPr="001D19F6">
        <w:rPr>
          <w:rFonts w:ascii="Arial" w:eastAsia="굴림" w:hAnsi="Arial" w:cs="Arial"/>
          <w:sz w:val="22"/>
        </w:rPr>
        <w:t xml:space="preserve"> </w:t>
      </w:r>
      <w:r w:rsidRPr="001D19F6">
        <w:rPr>
          <w:rFonts w:ascii="Arial" w:eastAsia="굴림" w:hAnsi="Arial" w:cs="Arial"/>
          <w:sz w:val="22"/>
        </w:rPr>
        <w:t xml:space="preserve">Insurance? </w:t>
      </w:r>
      <w:r w:rsidR="001900A5" w:rsidRPr="001D19F6">
        <w:rPr>
          <w:rFonts w:ascii="Arial" w:eastAsia="굴림" w:hAnsi="Arial" w:cs="Arial"/>
          <w:sz w:val="22"/>
        </w:rPr>
        <w:t xml:space="preserve">The </w:t>
      </w:r>
      <w:r w:rsidR="003B5CC5" w:rsidRPr="001D19F6">
        <w:rPr>
          <w:rFonts w:ascii="Arial" w:eastAsia="굴림" w:hAnsi="Arial" w:cs="Arial"/>
          <w:sz w:val="22"/>
        </w:rPr>
        <w:t>Industrial Accident Compensation</w:t>
      </w:r>
      <w:r w:rsidR="000D47B4" w:rsidRPr="001D19F6">
        <w:rPr>
          <w:rFonts w:ascii="Arial" w:eastAsia="굴림" w:hAnsi="Arial" w:cs="Arial"/>
          <w:sz w:val="22"/>
        </w:rPr>
        <w:t xml:space="preserve"> </w:t>
      </w:r>
      <w:r w:rsidR="001900A5" w:rsidRPr="001D19F6">
        <w:rPr>
          <w:rFonts w:ascii="Arial" w:eastAsia="굴림" w:hAnsi="Arial" w:cs="Arial"/>
          <w:sz w:val="22"/>
        </w:rPr>
        <w:t>Insurance</w:t>
      </w:r>
      <w:r w:rsidRPr="001D19F6">
        <w:rPr>
          <w:rFonts w:ascii="Arial" w:eastAsia="굴림" w:hAnsi="Arial" w:cs="Arial"/>
          <w:sz w:val="22"/>
        </w:rPr>
        <w:t xml:space="preserve"> provides protection against job-</w:t>
      </w:r>
      <w:r w:rsidR="001900A5" w:rsidRPr="001D19F6">
        <w:rPr>
          <w:rFonts w:ascii="Arial" w:eastAsia="굴림" w:hAnsi="Arial" w:cs="Arial"/>
          <w:sz w:val="22"/>
        </w:rPr>
        <w:t>related accidents and injuries</w:t>
      </w:r>
      <w:r w:rsidRPr="001D19F6">
        <w:rPr>
          <w:rFonts w:ascii="Arial" w:eastAsia="굴림" w:hAnsi="Arial" w:cs="Arial"/>
          <w:sz w:val="22"/>
        </w:rPr>
        <w:t>.</w:t>
      </w:r>
    </w:p>
    <w:p w14:paraId="03925129" w14:textId="77777777" w:rsidR="00D51D3F" w:rsidRPr="001D19F6" w:rsidRDefault="00D51D3F" w:rsidP="00F14BA4">
      <w:pPr>
        <w:pStyle w:val="a6"/>
        <w:numPr>
          <w:ilvl w:val="0"/>
          <w:numId w:val="54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F40345D" w14:textId="77777777" w:rsidR="00624BD4" w:rsidRPr="001D19F6" w:rsidRDefault="00624BD4" w:rsidP="00624BD4">
      <w:pPr>
        <w:wordWrap/>
        <w:adjustRightInd w:val="0"/>
        <w:spacing w:line="360" w:lineRule="auto"/>
        <w:rPr>
          <w:rFonts w:ascii="Arial" w:eastAsia="굴림" w:hAnsi="Arial" w:cs="Arial"/>
          <w:sz w:val="22"/>
        </w:rPr>
      </w:pPr>
    </w:p>
    <w:p w14:paraId="7D259C8A" w14:textId="77777777" w:rsidR="002A01D1" w:rsidRPr="001D19F6" w:rsidRDefault="00624BD4" w:rsidP="00624BD4">
      <w:pPr>
        <w:wordWrap/>
        <w:spacing w:line="360" w:lineRule="auto"/>
        <w:outlineLvl w:val="0"/>
        <w:rPr>
          <w:rFonts w:ascii="Arial" w:eastAsia="굴림" w:hAnsi="Arial" w:cs="Arial"/>
          <w:sz w:val="22"/>
        </w:rPr>
      </w:pPr>
      <w:bookmarkStart w:id="3490" w:name="_Toc483216646"/>
      <w:bookmarkStart w:id="3491" w:name="_Toc487461358"/>
      <w:bookmarkStart w:id="3492" w:name="_Toc487647359"/>
      <w:r w:rsidRPr="001D19F6">
        <w:rPr>
          <w:rFonts w:ascii="Arial" w:eastAsia="굴림" w:hAnsi="Arial" w:cs="Arial"/>
          <w:sz w:val="22"/>
        </w:rPr>
        <w:t xml:space="preserve">D139. </w:t>
      </w:r>
      <w:r w:rsidR="007B7AE4" w:rsidRPr="001D19F6">
        <w:rPr>
          <w:rFonts w:ascii="Arial" w:eastAsia="굴림" w:hAnsi="Arial" w:cs="Arial"/>
          <w:sz w:val="22"/>
        </w:rPr>
        <w:t xml:space="preserve">What is the current </w:t>
      </w:r>
      <w:r w:rsidR="00F00057" w:rsidRPr="001D19F6">
        <w:rPr>
          <w:rFonts w:ascii="Arial" w:eastAsia="굴림" w:hAnsi="Arial" w:cs="Arial"/>
          <w:sz w:val="22"/>
        </w:rPr>
        <w:t>pension or retirement plan in your company?</w:t>
      </w:r>
      <w:bookmarkEnd w:id="3490"/>
      <w:bookmarkEnd w:id="3491"/>
      <w:bookmarkEnd w:id="3492"/>
      <w:r w:rsidR="00F00057" w:rsidRPr="001D19F6">
        <w:rPr>
          <w:rFonts w:ascii="Arial" w:eastAsia="굴림" w:hAnsi="Arial" w:cs="Arial"/>
          <w:sz w:val="22"/>
        </w:rPr>
        <w:t xml:space="preserve"> </w:t>
      </w:r>
    </w:p>
    <w:tbl>
      <w:tblPr>
        <w:tblStyle w:val="a8"/>
        <w:tblW w:w="0" w:type="auto"/>
        <w:tblInd w:w="250" w:type="dxa"/>
        <w:tblLook w:val="04A0" w:firstRow="1" w:lastRow="0" w:firstColumn="1" w:lastColumn="0" w:noHBand="0" w:noVBand="1"/>
      </w:tblPr>
      <w:tblGrid>
        <w:gridCol w:w="9356"/>
      </w:tblGrid>
      <w:tr w:rsidR="00D063AA" w:rsidRPr="001D19F6" w14:paraId="6E3F71F8" w14:textId="77777777" w:rsidTr="00406011">
        <w:tc>
          <w:tcPr>
            <w:tcW w:w="9356" w:type="dxa"/>
          </w:tcPr>
          <w:p w14:paraId="26F34249" w14:textId="77777777" w:rsidR="00DB26B1" w:rsidRPr="001D19F6" w:rsidRDefault="00DB26B1" w:rsidP="00406011">
            <w:pPr>
              <w:wordWrap/>
              <w:spacing w:before="240"/>
              <w:rPr>
                <w:rFonts w:ascii="Arial" w:eastAsia="굴림" w:hAnsi="Arial" w:cs="Arial"/>
                <w:b/>
                <w:sz w:val="22"/>
              </w:rPr>
            </w:pPr>
            <w:r w:rsidRPr="001D19F6">
              <w:rPr>
                <w:rFonts w:ascii="Arial" w:eastAsia="굴림" w:hAnsi="Arial" w:cs="Arial"/>
                <w:b/>
                <w:sz w:val="22"/>
              </w:rPr>
              <w:t>[IWER]</w:t>
            </w:r>
          </w:p>
          <w:p w14:paraId="5D42B093" w14:textId="77777777" w:rsidR="00DB26B1" w:rsidRPr="001D19F6" w:rsidRDefault="00DB26B1" w:rsidP="00F14BA4">
            <w:pPr>
              <w:pStyle w:val="a6"/>
              <w:numPr>
                <w:ilvl w:val="1"/>
                <w:numId w:val="544"/>
              </w:numPr>
              <w:wordWrap/>
              <w:adjustRightInd w:val="0"/>
              <w:ind w:leftChars="0" w:left="601"/>
              <w:rPr>
                <w:rFonts w:ascii="Arial" w:eastAsia="굴림" w:hAnsi="Arial" w:cs="Arial"/>
                <w:szCs w:val="20"/>
              </w:rPr>
            </w:pPr>
            <w:r w:rsidRPr="001D19F6">
              <w:rPr>
                <w:rFonts w:ascii="Arial" w:eastAsia="굴림" w:hAnsi="Arial" w:cs="Arial"/>
                <w:b/>
                <w:szCs w:val="20"/>
              </w:rPr>
              <w:t>Retirement Insurance System</w:t>
            </w:r>
            <w:r w:rsidRPr="001D19F6">
              <w:rPr>
                <w:rFonts w:ascii="Arial" w:eastAsia="굴림" w:hAnsi="Arial" w:cs="Arial"/>
                <w:szCs w:val="20"/>
              </w:rPr>
              <w:t xml:space="preserve">: An employer deposit </w:t>
            </w:r>
            <w:r w:rsidR="00064936" w:rsidRPr="001D19F6">
              <w:rPr>
                <w:rFonts w:ascii="Arial" w:eastAsia="굴림" w:hAnsi="Arial" w:cs="Arial"/>
                <w:szCs w:val="20"/>
              </w:rPr>
              <w:t xml:space="preserve">retirement payment </w:t>
            </w:r>
            <w:r w:rsidRPr="001D19F6">
              <w:rPr>
                <w:rFonts w:ascii="Arial" w:eastAsia="굴림" w:hAnsi="Arial" w:cs="Arial"/>
                <w:szCs w:val="20"/>
              </w:rPr>
              <w:t xml:space="preserve">in an outside insurance company. When </w:t>
            </w:r>
            <w:r w:rsidR="00064936" w:rsidRPr="001D19F6">
              <w:rPr>
                <w:rFonts w:ascii="Arial" w:eastAsia="굴림" w:hAnsi="Arial" w:cs="Arial"/>
                <w:szCs w:val="20"/>
              </w:rPr>
              <w:t xml:space="preserve">an employee </w:t>
            </w:r>
            <w:r w:rsidRPr="001D19F6">
              <w:rPr>
                <w:rFonts w:ascii="Arial" w:eastAsia="굴림" w:hAnsi="Arial" w:cs="Arial"/>
                <w:szCs w:val="20"/>
              </w:rPr>
              <w:t xml:space="preserve">retires, this insurance company will </w:t>
            </w:r>
            <w:r w:rsidR="00064936" w:rsidRPr="001D19F6">
              <w:rPr>
                <w:rFonts w:ascii="Arial" w:eastAsia="굴림" w:hAnsi="Arial" w:cs="Arial"/>
                <w:szCs w:val="20"/>
              </w:rPr>
              <w:t xml:space="preserve">provide in </w:t>
            </w:r>
            <w:r w:rsidRPr="001D19F6">
              <w:rPr>
                <w:rFonts w:ascii="Arial" w:eastAsia="굴림" w:hAnsi="Arial" w:cs="Arial"/>
                <w:szCs w:val="20"/>
              </w:rPr>
              <w:t xml:space="preserve">annuity or lump-sum </w:t>
            </w:r>
            <w:r w:rsidR="00CE65C8" w:rsidRPr="001D19F6">
              <w:rPr>
                <w:rFonts w:ascii="Arial" w:eastAsia="굴림" w:hAnsi="Arial" w:cs="Arial"/>
                <w:szCs w:val="20"/>
              </w:rPr>
              <w:t>settlement</w:t>
            </w:r>
            <w:r w:rsidRPr="001D19F6">
              <w:rPr>
                <w:rFonts w:ascii="Arial" w:eastAsia="굴림" w:hAnsi="Arial" w:cs="Arial"/>
                <w:szCs w:val="20"/>
              </w:rPr>
              <w:t>.</w:t>
            </w:r>
          </w:p>
          <w:p w14:paraId="627CF13C" w14:textId="77777777" w:rsidR="00DB26B1" w:rsidRPr="001D19F6" w:rsidRDefault="00DB26B1" w:rsidP="00F14BA4">
            <w:pPr>
              <w:pStyle w:val="a6"/>
              <w:numPr>
                <w:ilvl w:val="1"/>
                <w:numId w:val="544"/>
              </w:numPr>
              <w:wordWrap/>
              <w:adjustRightInd w:val="0"/>
              <w:spacing w:after="240"/>
              <w:ind w:leftChars="0" w:left="601"/>
              <w:rPr>
                <w:rFonts w:ascii="Arial" w:eastAsia="굴림" w:hAnsi="Arial" w:cs="Arial"/>
                <w:sz w:val="22"/>
              </w:rPr>
            </w:pPr>
            <w:r w:rsidRPr="001D19F6">
              <w:rPr>
                <w:rFonts w:ascii="Arial" w:eastAsia="굴림" w:hAnsi="Arial" w:cs="Arial"/>
                <w:b/>
                <w:szCs w:val="20"/>
              </w:rPr>
              <w:t>Retirement Pension System</w:t>
            </w:r>
            <w:r w:rsidRPr="001D19F6">
              <w:rPr>
                <w:rFonts w:ascii="Arial" w:eastAsia="굴림" w:hAnsi="Arial" w:cs="Arial"/>
                <w:szCs w:val="20"/>
              </w:rPr>
              <w:t xml:space="preserve">: </w:t>
            </w:r>
            <w:r w:rsidR="00373536" w:rsidRPr="001D19F6">
              <w:rPr>
                <w:rFonts w:ascii="Arial" w:eastAsia="굴림" w:hAnsi="Arial" w:cs="Arial"/>
                <w:szCs w:val="20"/>
              </w:rPr>
              <w:t xml:space="preserve">As converting lump-sum payment into annuity, an employee </w:t>
            </w:r>
            <w:r w:rsidRPr="001D19F6">
              <w:rPr>
                <w:rFonts w:ascii="Arial" w:eastAsia="굴림" w:hAnsi="Arial" w:cs="Arial"/>
                <w:szCs w:val="20"/>
              </w:rPr>
              <w:t xml:space="preserve">will receive annuity payments after the retirement age (e.g. 55 </w:t>
            </w:r>
            <w:proofErr w:type="spellStart"/>
            <w:r w:rsidRPr="001D19F6">
              <w:rPr>
                <w:rFonts w:ascii="Arial" w:eastAsia="굴림" w:hAnsi="Arial" w:cs="Arial"/>
                <w:szCs w:val="20"/>
              </w:rPr>
              <w:t>y.o</w:t>
            </w:r>
            <w:proofErr w:type="spellEnd"/>
            <w:r w:rsidRPr="001D19F6">
              <w:rPr>
                <w:rFonts w:ascii="Arial" w:eastAsia="굴림" w:hAnsi="Arial" w:cs="Arial"/>
                <w:szCs w:val="20"/>
              </w:rPr>
              <w:t>.)</w:t>
            </w:r>
          </w:p>
        </w:tc>
      </w:tr>
    </w:tbl>
    <w:p w14:paraId="13043BDF" w14:textId="77777777" w:rsidR="00624BD4" w:rsidRPr="001D19F6" w:rsidRDefault="00624BD4" w:rsidP="00F14BA4">
      <w:pPr>
        <w:pStyle w:val="a6"/>
        <w:numPr>
          <w:ilvl w:val="0"/>
          <w:numId w:val="542"/>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Retirement Allowance </w:t>
      </w:r>
      <w:r w:rsidR="00DB26B1" w:rsidRPr="001D19F6">
        <w:rPr>
          <w:rFonts w:ascii="Arial" w:eastAsia="굴림" w:hAnsi="Arial" w:cs="Arial"/>
          <w:sz w:val="22"/>
        </w:rPr>
        <w:t>System</w:t>
      </w:r>
    </w:p>
    <w:p w14:paraId="24798865" w14:textId="77777777" w:rsidR="00624BD4" w:rsidRPr="001D19F6" w:rsidRDefault="00DB26B1" w:rsidP="00F14BA4">
      <w:pPr>
        <w:pStyle w:val="a6"/>
        <w:numPr>
          <w:ilvl w:val="0"/>
          <w:numId w:val="542"/>
        </w:numPr>
        <w:wordWrap/>
        <w:adjustRightInd w:val="0"/>
        <w:spacing w:line="360" w:lineRule="auto"/>
        <w:ind w:leftChars="0"/>
        <w:rPr>
          <w:rFonts w:ascii="Arial" w:eastAsia="굴림" w:hAnsi="Arial" w:cs="Arial"/>
          <w:sz w:val="22"/>
        </w:rPr>
      </w:pPr>
      <w:r w:rsidRPr="001D19F6">
        <w:rPr>
          <w:rFonts w:ascii="Arial" w:eastAsia="굴림" w:hAnsi="Arial" w:cs="Arial"/>
          <w:sz w:val="22"/>
        </w:rPr>
        <w:t>Yes, Retirement Insurance System</w:t>
      </w:r>
    </w:p>
    <w:p w14:paraId="65724EE0" w14:textId="77777777" w:rsidR="00624BD4" w:rsidRPr="001D19F6" w:rsidRDefault="00DB26B1" w:rsidP="00F14BA4">
      <w:pPr>
        <w:pStyle w:val="a6"/>
        <w:numPr>
          <w:ilvl w:val="0"/>
          <w:numId w:val="542"/>
        </w:numPr>
        <w:wordWrap/>
        <w:adjustRightInd w:val="0"/>
        <w:spacing w:line="360" w:lineRule="auto"/>
        <w:ind w:leftChars="0"/>
        <w:rPr>
          <w:rFonts w:ascii="Arial" w:eastAsia="굴림" w:hAnsi="Arial" w:cs="Arial"/>
          <w:sz w:val="22"/>
        </w:rPr>
      </w:pPr>
      <w:r w:rsidRPr="001D19F6">
        <w:rPr>
          <w:rFonts w:ascii="Arial" w:eastAsia="굴림" w:hAnsi="Arial" w:cs="Arial"/>
          <w:sz w:val="22"/>
        </w:rPr>
        <w:t>Yes, Retirement Pension System</w:t>
      </w:r>
      <w:r w:rsidR="00624BD4" w:rsidRPr="001D19F6">
        <w:rPr>
          <w:rFonts w:ascii="Arial" w:eastAsia="굴림" w:hAnsi="Arial" w:cs="Arial"/>
          <w:sz w:val="22"/>
        </w:rPr>
        <w:t xml:space="preserve"> →Go to D142</w:t>
      </w:r>
    </w:p>
    <w:p w14:paraId="6D48CC73" w14:textId="77777777" w:rsidR="00624BD4" w:rsidRPr="001D19F6" w:rsidRDefault="00624BD4" w:rsidP="00F14BA4">
      <w:pPr>
        <w:pStyle w:val="a6"/>
        <w:numPr>
          <w:ilvl w:val="0"/>
          <w:numId w:val="542"/>
        </w:numPr>
        <w:wordWrap/>
        <w:adjustRightInd w:val="0"/>
        <w:spacing w:line="360" w:lineRule="auto"/>
        <w:ind w:leftChars="0"/>
        <w:rPr>
          <w:rFonts w:ascii="Arial" w:eastAsia="굴림" w:hAnsi="Arial" w:cs="Arial"/>
          <w:sz w:val="22"/>
        </w:rPr>
      </w:pPr>
      <w:r w:rsidRPr="001D19F6">
        <w:rPr>
          <w:rFonts w:ascii="Arial" w:eastAsia="굴림" w:hAnsi="Arial" w:cs="Arial"/>
          <w:sz w:val="22"/>
        </w:rPr>
        <w:t>No, no retirement plan →Go to D143</w:t>
      </w:r>
    </w:p>
    <w:p w14:paraId="1CD85942" w14:textId="77777777" w:rsidR="00624BD4" w:rsidRPr="001D19F6" w:rsidRDefault="00624BD4" w:rsidP="00624BD4">
      <w:pPr>
        <w:wordWrap/>
        <w:adjustRightInd w:val="0"/>
        <w:spacing w:line="360" w:lineRule="auto"/>
        <w:rPr>
          <w:rFonts w:ascii="Arial" w:eastAsia="굴림" w:hAnsi="Arial" w:cs="Arial"/>
          <w:sz w:val="22"/>
        </w:rPr>
      </w:pPr>
    </w:p>
    <w:p w14:paraId="32E4E7A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D140. </w:t>
      </w:r>
      <w:r w:rsidR="00373536" w:rsidRPr="001D19F6">
        <w:rPr>
          <w:rFonts w:ascii="Arial" w:eastAsia="굴림" w:hAnsi="Arial" w:cs="Arial"/>
          <w:sz w:val="22"/>
        </w:rPr>
        <w:t xml:space="preserve">Did you withdraw retirement payment in the middle in your company? </w:t>
      </w:r>
    </w:p>
    <w:p w14:paraId="1297F818" w14:textId="77777777" w:rsidR="00C0446E" w:rsidRPr="001D19F6" w:rsidRDefault="00C0446E" w:rsidP="00F14BA4">
      <w:pPr>
        <w:pStyle w:val="a6"/>
        <w:numPr>
          <w:ilvl w:val="0"/>
          <w:numId w:val="54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D143</w:t>
      </w:r>
    </w:p>
    <w:p w14:paraId="6B155EF2" w14:textId="77777777" w:rsidR="00624BD4" w:rsidRPr="001D19F6" w:rsidRDefault="00624BD4" w:rsidP="00624BD4">
      <w:pPr>
        <w:wordWrap/>
        <w:adjustRightInd w:val="0"/>
        <w:spacing w:line="360" w:lineRule="auto"/>
        <w:rPr>
          <w:rFonts w:ascii="Arial" w:eastAsia="굴림" w:hAnsi="Arial" w:cs="Arial"/>
          <w:sz w:val="22"/>
        </w:rPr>
      </w:pPr>
    </w:p>
    <w:p w14:paraId="2DE86CE4" w14:textId="47B214C5"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D141. </w:t>
      </w:r>
      <w:r w:rsidR="004B362F" w:rsidRPr="001D19F6">
        <w:rPr>
          <w:rFonts w:ascii="Arial" w:eastAsia="굴림" w:hAnsi="Arial" w:cs="Arial"/>
          <w:sz w:val="22"/>
        </w:rPr>
        <w:t xml:space="preserve">When </w:t>
      </w:r>
      <w:r w:rsidR="00C0446E" w:rsidRPr="001D19F6">
        <w:rPr>
          <w:rFonts w:ascii="Arial" w:eastAsia="굴림" w:hAnsi="Arial" w:cs="Arial"/>
          <w:sz w:val="22"/>
        </w:rPr>
        <w:t xml:space="preserve">was it? </w:t>
      </w: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3493" w:author="Keis" w:date="2024-09-06T10:07:00Z">
        <w:r w:rsidR="00714734" w:rsidRPr="00B62844" w:rsidDel="00B62844">
          <w:rPr>
            <w:rFonts w:ascii="Arial" w:eastAsia="굴림" w:hAnsi="Arial" w:cs="Arial"/>
            <w:color w:val="00B050"/>
            <w:sz w:val="22"/>
            <w:rPrChange w:id="3494" w:author="Keis" w:date="2024-09-06T10:07:00Z">
              <w:rPr>
                <w:rFonts w:ascii="Arial" w:eastAsia="굴림" w:hAnsi="Arial" w:cs="Arial"/>
                <w:sz w:val="22"/>
              </w:rPr>
            </w:rPrChange>
          </w:rPr>
          <w:delText>2018</w:delText>
        </w:r>
        <w:r w:rsidR="00CB7C89" w:rsidRPr="00B62844" w:rsidDel="00B62844">
          <w:rPr>
            <w:rFonts w:ascii="Arial" w:eastAsia="굴림" w:hAnsi="Arial" w:cs="Arial"/>
            <w:color w:val="00B050"/>
            <w:sz w:val="22"/>
            <w:rPrChange w:id="3495" w:author="Keis" w:date="2024-09-06T10:07:00Z">
              <w:rPr>
                <w:rFonts w:ascii="Arial" w:eastAsia="굴림" w:hAnsi="Arial" w:cs="Arial"/>
                <w:sz w:val="22"/>
              </w:rPr>
            </w:rPrChange>
          </w:rPr>
          <w:delText xml:space="preserve">01 </w:delText>
        </w:r>
      </w:del>
      <w:ins w:id="3496" w:author="Keis" w:date="2024-09-06T10:07:00Z">
        <w:r w:rsidR="00B62844" w:rsidRPr="00B62844">
          <w:rPr>
            <w:rFonts w:ascii="Arial" w:eastAsia="굴림" w:hAnsi="Arial" w:cs="Arial"/>
            <w:color w:val="00B050"/>
            <w:sz w:val="22"/>
            <w:rPrChange w:id="3497" w:author="Keis" w:date="2024-09-06T10:07:00Z">
              <w:rPr>
                <w:rFonts w:ascii="Arial" w:eastAsia="굴림" w:hAnsi="Arial" w:cs="Arial"/>
                <w:sz w:val="22"/>
              </w:rPr>
            </w:rPrChange>
          </w:rPr>
          <w:t>2021</w:t>
        </w:r>
        <w:r w:rsidR="00B62844" w:rsidRPr="001D19F6">
          <w:rPr>
            <w:rFonts w:ascii="Arial" w:eastAsia="굴림" w:hAnsi="Arial" w:cs="Arial"/>
            <w:sz w:val="22"/>
          </w:rPr>
          <w:t xml:space="preserve">01 </w:t>
        </w:r>
      </w:ins>
      <w:r w:rsidR="00CB7C89" w:rsidRPr="001D19F6">
        <w:rPr>
          <w:rFonts w:ascii="Arial" w:eastAsia="굴림" w:hAnsi="Arial" w:cs="Arial"/>
          <w:sz w:val="22"/>
        </w:rPr>
        <w:t xml:space="preserve">for January </w:t>
      </w:r>
      <w:ins w:id="3498" w:author="Keis" w:date="2024-09-06T10:07:00Z">
        <w:r w:rsidR="00B62844" w:rsidRPr="00FF1D2F">
          <w:rPr>
            <w:rFonts w:ascii="Arial" w:eastAsia="굴림" w:hAnsi="Arial" w:cs="Arial"/>
            <w:color w:val="00B050"/>
            <w:sz w:val="22"/>
          </w:rPr>
          <w:t>2021</w:t>
        </w:r>
      </w:ins>
      <w:del w:id="3499" w:author="Keis" w:date="2024-09-06T10:07:00Z">
        <w:r w:rsidR="00714734" w:rsidRPr="001D19F6" w:rsidDel="00B62844">
          <w:rPr>
            <w:rFonts w:ascii="Arial" w:eastAsia="굴림" w:hAnsi="Arial" w:cs="Arial"/>
            <w:sz w:val="22"/>
          </w:rPr>
          <w:delText>2018</w:delText>
        </w:r>
      </w:del>
      <w:r w:rsidR="00CB7C89" w:rsidRPr="001D19F6">
        <w:rPr>
          <w:rFonts w:ascii="Arial" w:eastAsia="굴림" w:hAnsi="Arial" w:cs="Arial"/>
          <w:sz w:val="22"/>
        </w:rPr>
        <w:t xml:space="preserve">. If the month is not clear, enter </w:t>
      </w:r>
      <w:ins w:id="3500" w:author="Keis" w:date="2024-09-06T10:07:00Z">
        <w:r w:rsidR="00B62844" w:rsidRPr="00FF1D2F">
          <w:rPr>
            <w:rFonts w:ascii="Arial" w:eastAsia="굴림" w:hAnsi="Arial" w:cs="Arial"/>
            <w:color w:val="00B050"/>
            <w:sz w:val="22"/>
          </w:rPr>
          <w:t>2021</w:t>
        </w:r>
      </w:ins>
      <w:del w:id="3501" w:author="Keis" w:date="2024-09-06T10:07:00Z">
        <w:r w:rsidR="00714734" w:rsidRPr="001D19F6" w:rsidDel="00B62844">
          <w:rPr>
            <w:rFonts w:ascii="Arial" w:eastAsia="굴림" w:hAnsi="Arial" w:cs="Arial"/>
            <w:sz w:val="22"/>
          </w:rPr>
          <w:delText>2018</w:delText>
        </w:r>
      </w:del>
      <w:r w:rsidR="00CB7C89" w:rsidRPr="001D19F6">
        <w:rPr>
          <w:rFonts w:ascii="Arial" w:eastAsia="굴림" w:hAnsi="Arial" w:cs="Arial"/>
          <w:sz w:val="22"/>
        </w:rPr>
        <w:t>00.</w:t>
      </w:r>
      <w:r w:rsidRPr="001D19F6">
        <w:rPr>
          <w:rFonts w:ascii="Arial" w:eastAsia="굴림" w:hAnsi="Arial" w:cs="Arial"/>
          <w:sz w:val="22"/>
        </w:rPr>
        <w:t>]</w:t>
      </w:r>
    </w:p>
    <w:p w14:paraId="48A62DC9" w14:textId="7607DDBB" w:rsidR="00624BD4" w:rsidRPr="001D19F6" w:rsidRDefault="00C0446E" w:rsidP="00624BD4">
      <w:pPr>
        <w:wordWrap/>
        <w:adjustRightInd w:val="0"/>
        <w:spacing w:line="360" w:lineRule="auto"/>
        <w:rPr>
          <w:rFonts w:ascii="Arial" w:eastAsia="굴림" w:hAnsi="Arial" w:cs="Arial"/>
          <w:sz w:val="22"/>
        </w:rPr>
      </w:pPr>
      <w:r w:rsidRPr="001D19F6">
        <w:rPr>
          <w:rFonts w:ascii="Arial" w:eastAsia="굴림" w:hAnsi="Arial" w:cs="Arial"/>
          <w:kern w:val="0"/>
          <w:sz w:val="22"/>
        </w:rPr>
        <w:lastRenderedPageBreak/>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190000~</w:t>
      </w:r>
      <w:ins w:id="3502" w:author="Keis" w:date="2024-09-06T10:07:00Z">
        <w:r w:rsidR="00B62844" w:rsidRPr="00FF1D2F">
          <w:rPr>
            <w:rFonts w:ascii="Arial" w:eastAsia="굴림" w:hAnsi="Arial" w:cs="Arial"/>
            <w:color w:val="00B050"/>
            <w:sz w:val="22"/>
          </w:rPr>
          <w:t>2021</w:t>
        </w:r>
      </w:ins>
      <w:del w:id="3503" w:author="Keis" w:date="2024-09-06T10:07:00Z">
        <w:r w:rsidR="00714734" w:rsidRPr="001D19F6" w:rsidDel="00B62844">
          <w:rPr>
            <w:rFonts w:ascii="Arial" w:eastAsia="굴림" w:hAnsi="Arial" w:cs="Arial"/>
            <w:sz w:val="22"/>
          </w:rPr>
          <w:delText>2018</w:delText>
        </w:r>
      </w:del>
      <w:r w:rsidR="00E13BDE" w:rsidRPr="001D19F6">
        <w:rPr>
          <w:rFonts w:ascii="Arial" w:eastAsia="굴림" w:hAnsi="Arial" w:cs="Arial"/>
          <w:sz w:val="22"/>
        </w:rPr>
        <w:t>11</w:t>
      </w:r>
      <w:r w:rsidR="00C9251D" w:rsidRPr="001D19F6">
        <w:rPr>
          <w:rFonts w:ascii="Arial" w:eastAsia="굴림" w:hAnsi="Arial" w:cs="Arial"/>
          <w:sz w:val="22"/>
        </w:rPr>
        <w:t>]</w:t>
      </w:r>
      <w:r w:rsidR="00624BD4" w:rsidRPr="001D19F6">
        <w:rPr>
          <w:rFonts w:ascii="Arial" w:eastAsia="굴림" w:hAnsi="Arial" w:cs="Arial"/>
          <w:sz w:val="22"/>
        </w:rPr>
        <w:t xml:space="preserve"> →Go to D143</w:t>
      </w:r>
    </w:p>
    <w:p w14:paraId="2A375262" w14:textId="77777777" w:rsidR="00624BD4" w:rsidRPr="001D19F6" w:rsidRDefault="00624BD4" w:rsidP="00624BD4">
      <w:pPr>
        <w:wordWrap/>
        <w:adjustRightInd w:val="0"/>
        <w:spacing w:line="360" w:lineRule="auto"/>
        <w:rPr>
          <w:rFonts w:ascii="Arial" w:eastAsia="굴림" w:hAnsi="Arial" w:cs="Arial"/>
          <w:sz w:val="22"/>
        </w:rPr>
      </w:pPr>
    </w:p>
    <w:p w14:paraId="276055B1" w14:textId="77777777" w:rsidR="002A01D1"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D142. </w:t>
      </w:r>
      <w:r w:rsidR="00DB26B1" w:rsidRPr="001D19F6">
        <w:rPr>
          <w:rFonts w:ascii="Arial" w:eastAsia="굴림" w:hAnsi="Arial" w:cs="Arial"/>
          <w:sz w:val="22"/>
        </w:rPr>
        <w:t>What is the type of your retirement pension?</w:t>
      </w:r>
    </w:p>
    <w:tbl>
      <w:tblPr>
        <w:tblStyle w:val="a8"/>
        <w:tblW w:w="0" w:type="auto"/>
        <w:tblInd w:w="250" w:type="dxa"/>
        <w:tblLook w:val="04A0" w:firstRow="1" w:lastRow="0" w:firstColumn="1" w:lastColumn="0" w:noHBand="0" w:noVBand="1"/>
      </w:tblPr>
      <w:tblGrid>
        <w:gridCol w:w="9357"/>
      </w:tblGrid>
      <w:tr w:rsidR="00D063AA" w:rsidRPr="001D19F6" w14:paraId="0D042206" w14:textId="77777777" w:rsidTr="00DB26B1">
        <w:tc>
          <w:tcPr>
            <w:tcW w:w="9357" w:type="dxa"/>
          </w:tcPr>
          <w:p w14:paraId="35C423D8" w14:textId="77777777" w:rsidR="00DB26B1" w:rsidRPr="001D19F6" w:rsidRDefault="00DB26B1" w:rsidP="00406011">
            <w:pPr>
              <w:wordWrap/>
              <w:spacing w:before="240"/>
              <w:rPr>
                <w:rFonts w:ascii="Arial" w:eastAsia="굴림" w:hAnsi="Arial" w:cs="Arial"/>
                <w:b/>
                <w:sz w:val="22"/>
              </w:rPr>
            </w:pPr>
            <w:r w:rsidRPr="001D19F6">
              <w:rPr>
                <w:rFonts w:ascii="Arial" w:eastAsia="굴림" w:hAnsi="Arial" w:cs="Arial"/>
                <w:b/>
                <w:sz w:val="22"/>
              </w:rPr>
              <w:t>[IWER]</w:t>
            </w:r>
          </w:p>
          <w:p w14:paraId="409FE651" w14:textId="315BF617" w:rsidR="00DB26B1" w:rsidRDefault="00373536" w:rsidP="00F14BA4">
            <w:pPr>
              <w:pStyle w:val="a6"/>
              <w:numPr>
                <w:ilvl w:val="1"/>
                <w:numId w:val="544"/>
              </w:numPr>
              <w:wordWrap/>
              <w:adjustRightInd w:val="0"/>
              <w:ind w:leftChars="0" w:left="601"/>
              <w:rPr>
                <w:ins w:id="3504" w:author="swcsmart000" w:date="2024-09-05T17:20:00Z"/>
                <w:rFonts w:ascii="Arial" w:eastAsia="굴림" w:hAnsi="Arial" w:cs="Arial"/>
                <w:szCs w:val="20"/>
              </w:rPr>
            </w:pPr>
            <w:r w:rsidRPr="001D19F6">
              <w:rPr>
                <w:rFonts w:ascii="Arial" w:eastAsia="굴림" w:hAnsi="Arial" w:cs="Arial"/>
                <w:b/>
                <w:szCs w:val="20"/>
              </w:rPr>
              <w:t>Defined Benefit</w:t>
            </w:r>
            <w:r w:rsidR="00DB26B1" w:rsidRPr="001D19F6">
              <w:rPr>
                <w:rFonts w:ascii="Arial" w:eastAsia="굴림" w:hAnsi="Arial" w:cs="Arial"/>
                <w:szCs w:val="20"/>
              </w:rPr>
              <w:t xml:space="preserve">: </w:t>
            </w:r>
            <w:r w:rsidR="004E1DBB" w:rsidRPr="001D19F6">
              <w:rPr>
                <w:rFonts w:ascii="Arial" w:eastAsia="굴림" w:hAnsi="Arial" w:cs="Arial"/>
                <w:szCs w:val="20"/>
              </w:rPr>
              <w:t xml:space="preserve">Retirement payment </w:t>
            </w:r>
            <w:r w:rsidR="00DB26B1" w:rsidRPr="001D19F6">
              <w:rPr>
                <w:rFonts w:ascii="Arial" w:eastAsia="굴림" w:hAnsi="Arial" w:cs="Arial"/>
                <w:szCs w:val="20"/>
              </w:rPr>
              <w:t>is predetermined</w:t>
            </w:r>
            <w:r w:rsidR="004E1DBB" w:rsidRPr="001D19F6">
              <w:rPr>
                <w:rFonts w:ascii="Arial" w:eastAsia="굴림" w:hAnsi="Arial" w:cs="Arial"/>
                <w:szCs w:val="20"/>
              </w:rPr>
              <w:t xml:space="preserve"> and employer’s contribution fluctuate on the basis of investment earnings of reserve.</w:t>
            </w:r>
          </w:p>
          <w:p w14:paraId="2FFC9391" w14:textId="77777777" w:rsidR="00F3446F" w:rsidRPr="001D19F6" w:rsidRDefault="00F3446F">
            <w:pPr>
              <w:pStyle w:val="a6"/>
              <w:wordWrap/>
              <w:adjustRightInd w:val="0"/>
              <w:ind w:leftChars="0" w:left="601"/>
              <w:rPr>
                <w:rFonts w:ascii="Arial" w:eastAsia="굴림" w:hAnsi="Arial" w:cs="Arial"/>
                <w:szCs w:val="20"/>
              </w:rPr>
              <w:pPrChange w:id="3505" w:author="swcsmart000" w:date="2024-09-05T17:20:00Z">
                <w:pPr>
                  <w:pStyle w:val="a6"/>
                  <w:numPr>
                    <w:ilvl w:val="1"/>
                    <w:numId w:val="544"/>
                  </w:numPr>
                  <w:wordWrap/>
                  <w:adjustRightInd w:val="0"/>
                  <w:ind w:leftChars="0" w:left="601" w:hanging="400"/>
                </w:pPr>
              </w:pPrChange>
            </w:pPr>
          </w:p>
          <w:p w14:paraId="36BAA515" w14:textId="77777777" w:rsidR="00F3446F" w:rsidRPr="00F3446F" w:rsidRDefault="0041532B" w:rsidP="00F3446F">
            <w:pPr>
              <w:pStyle w:val="a6"/>
              <w:numPr>
                <w:ilvl w:val="1"/>
                <w:numId w:val="544"/>
              </w:numPr>
              <w:wordWrap/>
              <w:adjustRightInd w:val="0"/>
              <w:spacing w:after="240"/>
              <w:ind w:leftChars="0" w:left="601"/>
              <w:rPr>
                <w:ins w:id="3506" w:author="swcsmart000" w:date="2024-09-05T17:20:00Z"/>
                <w:rFonts w:ascii="Arial" w:eastAsia="굴림" w:hAnsi="Arial" w:cs="Arial"/>
                <w:sz w:val="22"/>
                <w:rPrChange w:id="3507" w:author="swcsmart000" w:date="2024-09-05T17:20:00Z">
                  <w:rPr>
                    <w:ins w:id="3508" w:author="swcsmart000" w:date="2024-09-05T17:20:00Z"/>
                    <w:rFonts w:ascii="Arial" w:eastAsia="굴림" w:hAnsi="Arial" w:cs="Arial"/>
                    <w:szCs w:val="20"/>
                  </w:rPr>
                </w:rPrChange>
              </w:rPr>
            </w:pPr>
            <w:r w:rsidRPr="001D19F6">
              <w:rPr>
                <w:rFonts w:ascii="Arial" w:eastAsia="굴림" w:hAnsi="Arial" w:cs="Arial"/>
                <w:b/>
                <w:szCs w:val="20"/>
              </w:rPr>
              <w:t>Defined Contribution</w:t>
            </w:r>
            <w:r w:rsidRPr="001D19F6">
              <w:rPr>
                <w:rFonts w:ascii="Arial" w:eastAsia="굴림" w:hAnsi="Arial" w:cs="Arial"/>
                <w:szCs w:val="20"/>
              </w:rPr>
              <w:t xml:space="preserve">: </w:t>
            </w:r>
            <w:r w:rsidR="00406011" w:rsidRPr="001D19F6">
              <w:rPr>
                <w:rFonts w:ascii="Arial" w:eastAsia="굴림" w:hAnsi="Arial" w:cs="Arial"/>
                <w:szCs w:val="20"/>
              </w:rPr>
              <w:t xml:space="preserve">Employer’s </w:t>
            </w:r>
            <w:r w:rsidR="000B7FC2" w:rsidRPr="001D19F6">
              <w:rPr>
                <w:rFonts w:ascii="Arial" w:eastAsia="굴림" w:hAnsi="Arial" w:cs="Arial"/>
                <w:szCs w:val="20"/>
              </w:rPr>
              <w:t>contributions</w:t>
            </w:r>
            <w:r w:rsidR="00406011" w:rsidRPr="001D19F6">
              <w:rPr>
                <w:rFonts w:ascii="Arial" w:eastAsia="굴림" w:hAnsi="Arial" w:cs="Arial"/>
                <w:szCs w:val="20"/>
              </w:rPr>
              <w:t xml:space="preserve"> are </w:t>
            </w:r>
            <w:proofErr w:type="gramStart"/>
            <w:r w:rsidR="00406011" w:rsidRPr="001D19F6">
              <w:rPr>
                <w:rFonts w:ascii="Arial" w:eastAsia="굴림" w:hAnsi="Arial" w:cs="Arial"/>
                <w:szCs w:val="20"/>
              </w:rPr>
              <w:t>pre set-up</w:t>
            </w:r>
            <w:proofErr w:type="gramEnd"/>
            <w:r w:rsidR="00406011" w:rsidRPr="001D19F6">
              <w:rPr>
                <w:rFonts w:ascii="Arial" w:eastAsia="굴림" w:hAnsi="Arial" w:cs="Arial"/>
                <w:szCs w:val="20"/>
              </w:rPr>
              <w:t xml:space="preserve"> while</w:t>
            </w:r>
            <w:r w:rsidR="000B7FC2" w:rsidRPr="001D19F6">
              <w:rPr>
                <w:rFonts w:ascii="Arial" w:eastAsia="굴림" w:hAnsi="Arial" w:cs="Arial"/>
                <w:szCs w:val="20"/>
              </w:rPr>
              <w:t xml:space="preserve"> employee’s </w:t>
            </w:r>
            <w:r w:rsidRPr="001D19F6">
              <w:rPr>
                <w:rFonts w:ascii="Arial" w:eastAsia="굴림" w:hAnsi="Arial" w:cs="Arial"/>
                <w:szCs w:val="20"/>
              </w:rPr>
              <w:t>future benefits fluctuate on the basis of investment earnings</w:t>
            </w:r>
            <w:r w:rsidR="004E1DBB" w:rsidRPr="001D19F6">
              <w:rPr>
                <w:rFonts w:ascii="Arial" w:eastAsia="굴림" w:hAnsi="Arial" w:cs="Arial"/>
                <w:szCs w:val="20"/>
              </w:rPr>
              <w:t xml:space="preserve"> of reserve</w:t>
            </w:r>
            <w:r w:rsidRPr="001D19F6">
              <w:rPr>
                <w:rFonts w:ascii="Arial" w:eastAsia="굴림" w:hAnsi="Arial" w:cs="Arial"/>
                <w:szCs w:val="20"/>
              </w:rPr>
              <w:t>.</w:t>
            </w:r>
          </w:p>
          <w:p w14:paraId="51538AE4" w14:textId="076B341B" w:rsidR="00A156EF" w:rsidRPr="00F3446F" w:rsidRDefault="00F3446F">
            <w:pPr>
              <w:pStyle w:val="a6"/>
              <w:numPr>
                <w:ilvl w:val="1"/>
                <w:numId w:val="544"/>
              </w:numPr>
              <w:wordWrap/>
              <w:adjustRightInd w:val="0"/>
              <w:spacing w:after="240"/>
              <w:ind w:leftChars="0" w:left="601"/>
              <w:rPr>
                <w:rFonts w:ascii="Arial" w:eastAsia="굴림" w:hAnsi="Arial" w:cs="Arial"/>
                <w:sz w:val="22"/>
                <w:rPrChange w:id="3509" w:author="swcsmart000" w:date="2024-09-05T17:20:00Z">
                  <w:rPr/>
                </w:rPrChange>
              </w:rPr>
            </w:pPr>
            <w:ins w:id="3510" w:author="swcsmart000" w:date="2024-09-05T17:20:00Z">
              <w:r w:rsidRPr="00F3446F">
                <w:rPr>
                  <w:rFonts w:ascii="Arial" w:eastAsia="굴림" w:hAnsi="Arial" w:cs="Arial"/>
                  <w:b/>
                  <w:color w:val="00B050"/>
                  <w:szCs w:val="20"/>
                  <w:rPrChange w:id="3511" w:author="swcsmart000" w:date="2024-09-05T17:20:00Z">
                    <w:rPr>
                      <w:rFonts w:ascii="Arial" w:eastAsia="굴림" w:hAnsi="Arial" w:cs="Arial"/>
                      <w:b/>
                      <w:szCs w:val="20"/>
                    </w:rPr>
                  </w:rPrChange>
                </w:rPr>
                <w:t xml:space="preserve">Individual Retirement </w:t>
              </w:r>
              <w:proofErr w:type="gramStart"/>
              <w:r w:rsidRPr="00F3446F">
                <w:rPr>
                  <w:rFonts w:ascii="Arial" w:eastAsia="굴림" w:hAnsi="Arial" w:cs="Arial"/>
                  <w:b/>
                  <w:color w:val="00B050"/>
                  <w:szCs w:val="20"/>
                  <w:rPrChange w:id="3512" w:author="swcsmart000" w:date="2024-09-05T17:20:00Z">
                    <w:rPr>
                      <w:rFonts w:ascii="Arial" w:eastAsia="굴림" w:hAnsi="Arial" w:cs="Arial"/>
                      <w:b/>
                      <w:szCs w:val="20"/>
                    </w:rPr>
                  </w:rPrChange>
                </w:rPr>
                <w:t>Pension(</w:t>
              </w:r>
              <w:proofErr w:type="gramEnd"/>
              <w:r w:rsidRPr="00F3446F">
                <w:rPr>
                  <w:rFonts w:ascii="Arial" w:eastAsia="굴림" w:hAnsi="Arial" w:cs="Arial"/>
                  <w:b/>
                  <w:color w:val="00B050"/>
                  <w:szCs w:val="20"/>
                  <w:rPrChange w:id="3513" w:author="swcsmart000" w:date="2024-09-05T17:20:00Z">
                    <w:rPr>
                      <w:rFonts w:ascii="Arial" w:eastAsia="굴림" w:hAnsi="Arial" w:cs="Arial"/>
                      <w:b/>
                      <w:szCs w:val="20"/>
                    </w:rPr>
                  </w:rPrChange>
                </w:rPr>
                <w:t xml:space="preserve">IRP): </w:t>
              </w:r>
              <w:r w:rsidRPr="00F3446F">
                <w:rPr>
                  <w:rFonts w:ascii="Arial" w:eastAsia="굴림" w:hAnsi="Arial" w:cs="Arial"/>
                  <w:bCs/>
                  <w:color w:val="00B050"/>
                  <w:szCs w:val="20"/>
                  <w:rPrChange w:id="3514" w:author="swcsmart000" w:date="2024-09-05T17:20:00Z">
                    <w:rPr>
                      <w:rFonts w:ascii="Arial" w:eastAsia="굴림" w:hAnsi="Arial" w:cs="Arial"/>
                      <w:bCs/>
                      <w:szCs w:val="20"/>
                    </w:rPr>
                  </w:rPrChange>
                </w:rPr>
                <w:t>Retirement plan that workers can enroll voluntarily while employed or continue saving and managing their retirement benefit after retirement.</w:t>
              </w:r>
            </w:ins>
          </w:p>
        </w:tc>
      </w:tr>
    </w:tbl>
    <w:p w14:paraId="729A07CF" w14:textId="07B5F8E5" w:rsidR="00624BD4" w:rsidRDefault="00624BD4" w:rsidP="00F14BA4">
      <w:pPr>
        <w:pStyle w:val="a6"/>
        <w:numPr>
          <w:ilvl w:val="0"/>
          <w:numId w:val="545"/>
        </w:numPr>
        <w:wordWrap/>
        <w:adjustRightInd w:val="0"/>
        <w:spacing w:line="360" w:lineRule="auto"/>
        <w:ind w:leftChars="0"/>
        <w:rPr>
          <w:ins w:id="3515" w:author="swcsmart000" w:date="2024-09-05T17:20:00Z"/>
          <w:rFonts w:ascii="Arial" w:eastAsia="굴림" w:hAnsi="Arial" w:cs="Arial"/>
          <w:sz w:val="22"/>
        </w:rPr>
      </w:pPr>
      <w:r w:rsidRPr="001D19F6">
        <w:rPr>
          <w:rFonts w:ascii="Arial" w:eastAsia="굴림" w:hAnsi="Arial" w:cs="Arial"/>
          <w:sz w:val="22"/>
        </w:rPr>
        <w:t>Defined Benefits (DB)</w:t>
      </w:r>
    </w:p>
    <w:p w14:paraId="6B1A2D26" w14:textId="21F7F020" w:rsidR="00F3446F" w:rsidRPr="00F3446F" w:rsidRDefault="00F3446F">
      <w:pPr>
        <w:wordWrap/>
        <w:adjustRightInd w:val="0"/>
        <w:spacing w:line="360" w:lineRule="auto"/>
        <w:ind w:left="400"/>
        <w:rPr>
          <w:rFonts w:ascii="Arial" w:eastAsia="굴림" w:hAnsi="Arial" w:cs="Arial"/>
          <w:color w:val="00B050"/>
          <w:sz w:val="22"/>
          <w:rPrChange w:id="3516" w:author="swcsmart000" w:date="2024-09-05T17:21:00Z">
            <w:rPr>
              <w:rFonts w:ascii="Arial" w:hAnsi="Arial"/>
            </w:rPr>
          </w:rPrChange>
        </w:rPr>
        <w:pPrChange w:id="3517" w:author="swcsmart000" w:date="2024-09-05T17:20:00Z">
          <w:pPr>
            <w:pStyle w:val="a6"/>
            <w:numPr>
              <w:numId w:val="545"/>
            </w:numPr>
            <w:wordWrap/>
            <w:adjustRightInd w:val="0"/>
            <w:spacing w:line="360" w:lineRule="auto"/>
            <w:ind w:leftChars="0" w:left="760" w:hanging="360"/>
          </w:pPr>
        </w:pPrChange>
      </w:pPr>
      <w:ins w:id="3518" w:author="swcsmart000" w:date="2024-09-05T17:22:00Z">
        <w:r>
          <w:rPr>
            <w:rFonts w:ascii="굴림" w:eastAsia="굴림" w:hAnsi="굴림" w:cs="Arial" w:hint="eastAsia"/>
            <w:color w:val="00B050"/>
            <w:sz w:val="22"/>
          </w:rPr>
          <w:t>②</w:t>
        </w:r>
        <w:r>
          <w:rPr>
            <w:rFonts w:ascii="Arial" w:eastAsia="굴림" w:hAnsi="Arial" w:cs="Arial"/>
            <w:color w:val="00B050"/>
            <w:sz w:val="22"/>
          </w:rPr>
          <w:t xml:space="preserve"> </w:t>
        </w:r>
      </w:ins>
      <w:ins w:id="3519" w:author="swcsmart000" w:date="2024-09-05T17:21:00Z">
        <w:r w:rsidRPr="00F3446F">
          <w:rPr>
            <w:rFonts w:ascii="Arial" w:eastAsia="굴림" w:hAnsi="Arial" w:cs="Arial"/>
            <w:color w:val="00B050"/>
            <w:sz w:val="22"/>
            <w:rPrChange w:id="3520" w:author="swcsmart000" w:date="2024-09-05T17:21:00Z">
              <w:rPr>
                <w:rFonts w:ascii="Arial" w:eastAsia="굴림" w:hAnsi="Arial" w:cs="Arial"/>
                <w:sz w:val="22"/>
              </w:rPr>
            </w:rPrChange>
          </w:rPr>
          <w:t>Defined Contributions (DC)</w:t>
        </w:r>
      </w:ins>
    </w:p>
    <w:p w14:paraId="1A2A82EB" w14:textId="0E2B1336" w:rsidR="00624BD4" w:rsidRPr="00F3446F" w:rsidRDefault="00F3446F" w:rsidP="00F3446F">
      <w:pPr>
        <w:wordWrap/>
        <w:adjustRightInd w:val="0"/>
        <w:spacing w:line="360" w:lineRule="auto"/>
        <w:ind w:left="400"/>
        <w:rPr>
          <w:rFonts w:ascii="Arial" w:eastAsia="굴림" w:hAnsi="Arial" w:cs="Arial"/>
          <w:sz w:val="22"/>
        </w:rPr>
      </w:pPr>
      <w:ins w:id="3521" w:author="swcsmart000" w:date="2024-09-05T17:22:00Z">
        <w:r w:rsidRPr="00DD76F4">
          <w:rPr>
            <w:rFonts w:ascii="굴림" w:eastAsia="굴림" w:hAnsi="굴림" w:cs="Arial" w:hint="eastAsia"/>
            <w:color w:val="00B050"/>
            <w:sz w:val="22"/>
          </w:rPr>
          <w:t>③</w:t>
        </w:r>
        <w:r>
          <w:rPr>
            <w:rFonts w:ascii="굴림" w:eastAsia="굴림" w:hAnsi="굴림" w:cs="Arial" w:hint="eastAsia"/>
            <w:color w:val="00B050"/>
            <w:sz w:val="22"/>
          </w:rPr>
          <w:t xml:space="preserve"> </w:t>
        </w:r>
      </w:ins>
      <w:ins w:id="3522" w:author="swcsmart000" w:date="2024-09-05T17:20:00Z">
        <w:r w:rsidRPr="00F3446F">
          <w:rPr>
            <w:rFonts w:ascii="Arial" w:eastAsia="굴림" w:hAnsi="Arial" w:cs="Arial"/>
            <w:color w:val="00B050"/>
            <w:sz w:val="22"/>
            <w:rPrChange w:id="3523" w:author="swcsmart000" w:date="2024-09-05T17:21:00Z">
              <w:rPr>
                <w:rFonts w:ascii="Arial" w:eastAsia="굴림" w:hAnsi="Arial" w:cs="Arial"/>
                <w:b/>
                <w:color w:val="00B050"/>
                <w:szCs w:val="20"/>
              </w:rPr>
            </w:rPrChange>
          </w:rPr>
          <w:t>Individual Retirement Pension(IRP)</w:t>
        </w:r>
      </w:ins>
      <w:del w:id="3524" w:author="swcsmart000" w:date="2024-09-05T17:21:00Z">
        <w:r w:rsidR="00624BD4" w:rsidRPr="00F3446F" w:rsidDel="00F3446F">
          <w:rPr>
            <w:rFonts w:ascii="Arial" w:eastAsia="굴림" w:hAnsi="Arial" w:cs="Arial"/>
            <w:sz w:val="22"/>
          </w:rPr>
          <w:delText>Defined Contributions (DC)</w:delText>
        </w:r>
      </w:del>
    </w:p>
    <w:p w14:paraId="6BED2871" w14:textId="77777777" w:rsidR="00624BD4" w:rsidRPr="001D19F6" w:rsidRDefault="00624BD4" w:rsidP="00624BD4">
      <w:pPr>
        <w:wordWrap/>
        <w:adjustRightInd w:val="0"/>
        <w:spacing w:line="360" w:lineRule="auto"/>
        <w:rPr>
          <w:rFonts w:ascii="Arial" w:eastAsia="굴림" w:hAnsi="Arial" w:cs="Arial"/>
          <w:sz w:val="22"/>
        </w:rPr>
      </w:pPr>
    </w:p>
    <w:p w14:paraId="0435644D"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D143. </w:t>
      </w:r>
      <w:r w:rsidR="00480073" w:rsidRPr="001D19F6">
        <w:rPr>
          <w:rFonts w:ascii="Arial" w:eastAsia="굴림" w:hAnsi="Arial" w:cs="Arial"/>
          <w:sz w:val="22"/>
        </w:rPr>
        <w:t xml:space="preserve">Now I would like to ask you about incentive or </w:t>
      </w:r>
      <w:r w:rsidR="00F00057" w:rsidRPr="001D19F6">
        <w:rPr>
          <w:rFonts w:ascii="Arial" w:eastAsia="굴림" w:hAnsi="Arial" w:cs="Arial"/>
          <w:sz w:val="22"/>
        </w:rPr>
        <w:t xml:space="preserve">fringe benefits at </w:t>
      </w:r>
      <w:r w:rsidR="00480073" w:rsidRPr="001D19F6">
        <w:rPr>
          <w:rFonts w:ascii="Arial" w:eastAsia="굴림" w:hAnsi="Arial" w:cs="Arial"/>
          <w:sz w:val="22"/>
        </w:rPr>
        <w:t xml:space="preserve">your company. Does your company provide </w:t>
      </w:r>
      <w:r w:rsidR="000E0F0E" w:rsidRPr="001D19F6">
        <w:rPr>
          <w:rFonts w:ascii="Arial" w:eastAsia="굴림" w:hAnsi="Arial" w:cs="Arial"/>
          <w:sz w:val="22"/>
        </w:rPr>
        <w:t>meal allowances</w:t>
      </w:r>
      <w:r w:rsidRPr="001D19F6">
        <w:rPr>
          <w:rFonts w:ascii="Arial" w:eastAsia="굴림" w:hAnsi="Arial" w:cs="Arial"/>
          <w:sz w:val="22"/>
        </w:rPr>
        <w:t>?</w:t>
      </w:r>
    </w:p>
    <w:p w14:paraId="0F558B28" w14:textId="77777777" w:rsidR="00624BD4" w:rsidRPr="00264E50" w:rsidRDefault="00480073" w:rsidP="00F14BA4">
      <w:pPr>
        <w:pStyle w:val="a6"/>
        <w:numPr>
          <w:ilvl w:val="0"/>
          <w:numId w:val="54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FC8455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D144. Does your </w:t>
      </w:r>
      <w:r w:rsidR="00480073" w:rsidRPr="001D19F6">
        <w:rPr>
          <w:rFonts w:ascii="Arial" w:eastAsia="굴림" w:hAnsi="Arial" w:cs="Arial"/>
          <w:sz w:val="22"/>
        </w:rPr>
        <w:t>company</w:t>
      </w:r>
      <w:r w:rsidRPr="001D19F6">
        <w:rPr>
          <w:rFonts w:ascii="Arial" w:eastAsia="굴림" w:hAnsi="Arial" w:cs="Arial"/>
          <w:sz w:val="22"/>
        </w:rPr>
        <w:t xml:space="preserve"> </w:t>
      </w:r>
      <w:r w:rsidR="000E0F0E" w:rsidRPr="001D19F6">
        <w:rPr>
          <w:rFonts w:ascii="Arial" w:eastAsia="굴림" w:hAnsi="Arial" w:cs="Arial"/>
          <w:sz w:val="22"/>
        </w:rPr>
        <w:t>support</w:t>
      </w:r>
      <w:r w:rsidRPr="001D19F6">
        <w:rPr>
          <w:rFonts w:ascii="Arial" w:eastAsia="굴림" w:hAnsi="Arial" w:cs="Arial"/>
          <w:sz w:val="22"/>
        </w:rPr>
        <w:t xml:space="preserve"> children</w:t>
      </w:r>
      <w:r w:rsidR="00A245D4" w:rsidRPr="001D19F6">
        <w:rPr>
          <w:rFonts w:ascii="Arial" w:eastAsia="굴림" w:hAnsi="Arial" w:cs="Arial"/>
          <w:sz w:val="22"/>
        </w:rPr>
        <w:t>’s school expenses</w:t>
      </w:r>
      <w:r w:rsidRPr="001D19F6">
        <w:rPr>
          <w:rFonts w:ascii="Arial" w:eastAsia="굴림" w:hAnsi="Arial" w:cs="Arial"/>
          <w:sz w:val="22"/>
        </w:rPr>
        <w:t>?</w:t>
      </w:r>
    </w:p>
    <w:p w14:paraId="2117E85A" w14:textId="77777777" w:rsidR="00480073" w:rsidRPr="001D19F6" w:rsidRDefault="00480073" w:rsidP="00F14BA4">
      <w:pPr>
        <w:pStyle w:val="a6"/>
        <w:numPr>
          <w:ilvl w:val="0"/>
          <w:numId w:val="54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D3999D1" w14:textId="77777777" w:rsidR="00624BD4" w:rsidRPr="001D19F6" w:rsidRDefault="00624BD4" w:rsidP="00624BD4">
      <w:pPr>
        <w:wordWrap/>
        <w:adjustRightInd w:val="0"/>
        <w:spacing w:line="360" w:lineRule="auto"/>
        <w:rPr>
          <w:rFonts w:ascii="Arial" w:eastAsia="굴림" w:hAnsi="Arial" w:cs="Arial"/>
          <w:sz w:val="22"/>
        </w:rPr>
      </w:pPr>
    </w:p>
    <w:p w14:paraId="15CEA79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D145. </w:t>
      </w:r>
      <w:r w:rsidR="00480073" w:rsidRPr="001D19F6">
        <w:rPr>
          <w:rFonts w:ascii="Arial" w:eastAsia="굴림" w:hAnsi="Arial" w:cs="Arial"/>
          <w:sz w:val="22"/>
        </w:rPr>
        <w:t xml:space="preserve">Does your company provide </w:t>
      </w:r>
      <w:r w:rsidRPr="001D19F6">
        <w:rPr>
          <w:rFonts w:ascii="Arial" w:eastAsia="굴림" w:hAnsi="Arial" w:cs="Arial"/>
          <w:sz w:val="22"/>
        </w:rPr>
        <w:t xml:space="preserve">a </w:t>
      </w:r>
      <w:r w:rsidR="00480073" w:rsidRPr="001D19F6">
        <w:rPr>
          <w:rFonts w:ascii="Arial" w:eastAsia="굴림" w:hAnsi="Arial" w:cs="Arial"/>
          <w:sz w:val="22"/>
        </w:rPr>
        <w:t>loan for housing purchase?</w:t>
      </w:r>
    </w:p>
    <w:p w14:paraId="34001C54" w14:textId="77777777" w:rsidR="00480073" w:rsidRPr="001D19F6" w:rsidRDefault="00480073" w:rsidP="00F14BA4">
      <w:pPr>
        <w:pStyle w:val="a6"/>
        <w:numPr>
          <w:ilvl w:val="0"/>
          <w:numId w:val="54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34B9F81" w14:textId="77777777" w:rsidR="00624BD4" w:rsidRPr="001D19F6" w:rsidRDefault="00624BD4" w:rsidP="00624BD4">
      <w:pPr>
        <w:wordWrap/>
        <w:adjustRightInd w:val="0"/>
        <w:spacing w:line="360" w:lineRule="auto"/>
        <w:rPr>
          <w:rFonts w:ascii="Arial" w:eastAsia="굴림" w:hAnsi="Arial" w:cs="Arial"/>
          <w:sz w:val="22"/>
        </w:rPr>
      </w:pPr>
    </w:p>
    <w:p w14:paraId="0732DB4D"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D146. Does your employer </w:t>
      </w:r>
      <w:r w:rsidR="00F87000" w:rsidRPr="001D19F6">
        <w:rPr>
          <w:rFonts w:ascii="Arial" w:eastAsia="굴림" w:hAnsi="Arial" w:cs="Arial"/>
          <w:sz w:val="22"/>
        </w:rPr>
        <w:t xml:space="preserve">compensate </w:t>
      </w:r>
      <w:r w:rsidRPr="001D19F6">
        <w:rPr>
          <w:rFonts w:ascii="Arial" w:eastAsia="굴림" w:hAnsi="Arial" w:cs="Arial"/>
          <w:sz w:val="22"/>
        </w:rPr>
        <w:t xml:space="preserve">for lost </w:t>
      </w:r>
      <w:r w:rsidR="00FB3D5A" w:rsidRPr="001D19F6">
        <w:rPr>
          <w:rFonts w:ascii="Arial" w:eastAsia="굴림" w:hAnsi="Arial" w:cs="Arial"/>
          <w:sz w:val="22"/>
        </w:rPr>
        <w:t>wages</w:t>
      </w:r>
      <w:r w:rsidRPr="001D19F6">
        <w:rPr>
          <w:rFonts w:ascii="Arial" w:eastAsia="굴림" w:hAnsi="Arial" w:cs="Arial"/>
          <w:sz w:val="22"/>
        </w:rPr>
        <w:t xml:space="preserve"> in the case of</w:t>
      </w:r>
      <w:r w:rsidR="00F87000" w:rsidRPr="001D19F6">
        <w:rPr>
          <w:rFonts w:ascii="Arial" w:eastAsia="굴림" w:hAnsi="Arial" w:cs="Arial"/>
          <w:sz w:val="22"/>
        </w:rPr>
        <w:t xml:space="preserve"> temporary shutdown</w:t>
      </w:r>
      <w:r w:rsidRPr="001D19F6">
        <w:rPr>
          <w:rFonts w:ascii="Arial" w:eastAsia="굴림" w:hAnsi="Arial" w:cs="Arial"/>
          <w:sz w:val="22"/>
        </w:rPr>
        <w:t>?</w:t>
      </w:r>
    </w:p>
    <w:p w14:paraId="4513DEBC" w14:textId="77777777" w:rsidR="00480073" w:rsidRPr="001D19F6" w:rsidRDefault="00480073" w:rsidP="00F14BA4">
      <w:pPr>
        <w:pStyle w:val="a6"/>
        <w:numPr>
          <w:ilvl w:val="0"/>
          <w:numId w:val="55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654A0E4" w14:textId="77777777" w:rsidR="00624BD4" w:rsidRPr="001D19F6" w:rsidRDefault="00624BD4" w:rsidP="00624BD4">
      <w:pPr>
        <w:wordWrap/>
        <w:adjustRightInd w:val="0"/>
        <w:spacing w:line="360" w:lineRule="auto"/>
        <w:rPr>
          <w:rFonts w:ascii="Arial" w:eastAsia="굴림" w:hAnsi="Arial" w:cs="Arial"/>
          <w:sz w:val="22"/>
        </w:rPr>
      </w:pPr>
    </w:p>
    <w:p w14:paraId="17AD03C7"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D147. Does your employer</w:t>
      </w:r>
      <w:r w:rsidR="00866346" w:rsidRPr="001D19F6">
        <w:rPr>
          <w:rFonts w:ascii="Arial" w:eastAsia="굴림" w:hAnsi="Arial" w:cs="Arial"/>
          <w:sz w:val="22"/>
        </w:rPr>
        <w:t xml:space="preserve"> pay insurance premiums for your personal pension plan</w:t>
      </w:r>
      <w:r w:rsidRPr="001D19F6">
        <w:rPr>
          <w:rFonts w:ascii="Arial" w:eastAsia="굴림" w:hAnsi="Arial" w:cs="Arial"/>
          <w:sz w:val="22"/>
        </w:rPr>
        <w:t>?</w:t>
      </w:r>
    </w:p>
    <w:p w14:paraId="63769E9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[IWER: Personal pension refers to privately owned retirement savings, not including </w:t>
      </w:r>
      <w:r w:rsidR="004A5999" w:rsidRPr="001D19F6">
        <w:rPr>
          <w:rFonts w:ascii="Arial" w:eastAsia="굴림" w:hAnsi="Arial" w:cs="Arial"/>
          <w:sz w:val="22"/>
        </w:rPr>
        <w:t xml:space="preserve">the </w:t>
      </w:r>
      <w:r w:rsidRPr="001D19F6">
        <w:rPr>
          <w:rFonts w:ascii="Arial" w:eastAsia="굴림" w:hAnsi="Arial" w:cs="Arial"/>
          <w:sz w:val="22"/>
        </w:rPr>
        <w:t>National Pension.]</w:t>
      </w:r>
    </w:p>
    <w:p w14:paraId="58AE0022" w14:textId="77777777" w:rsidR="00480073" w:rsidRPr="001D19F6" w:rsidRDefault="00480073" w:rsidP="00F14BA4">
      <w:pPr>
        <w:pStyle w:val="a6"/>
        <w:numPr>
          <w:ilvl w:val="0"/>
          <w:numId w:val="55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64801ED" w14:textId="77777777" w:rsidR="00624BD4" w:rsidRPr="001D19F6" w:rsidRDefault="00624BD4" w:rsidP="00624BD4">
      <w:pPr>
        <w:wordWrap/>
        <w:adjustRightInd w:val="0"/>
        <w:spacing w:line="360" w:lineRule="auto"/>
        <w:rPr>
          <w:rFonts w:ascii="Arial" w:eastAsia="굴림" w:hAnsi="Arial" w:cs="Arial"/>
          <w:sz w:val="22"/>
        </w:rPr>
      </w:pPr>
    </w:p>
    <w:p w14:paraId="337EB85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D148. Is there a labor union at your current workplace?</w:t>
      </w:r>
    </w:p>
    <w:p w14:paraId="1F71BF63" w14:textId="77777777" w:rsidR="00B00FA6" w:rsidRPr="001D19F6" w:rsidRDefault="00B00FA6" w:rsidP="00F14BA4">
      <w:pPr>
        <w:pStyle w:val="a6"/>
        <w:numPr>
          <w:ilvl w:val="0"/>
          <w:numId w:val="55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D154</w:t>
      </w:r>
    </w:p>
    <w:p w14:paraId="69C80923" w14:textId="77777777" w:rsidR="00624BD4" w:rsidRPr="001D19F6" w:rsidRDefault="00624BD4" w:rsidP="00624BD4">
      <w:pPr>
        <w:wordWrap/>
        <w:adjustRightInd w:val="0"/>
        <w:spacing w:line="360" w:lineRule="auto"/>
        <w:rPr>
          <w:rFonts w:ascii="Arial" w:eastAsia="굴림" w:hAnsi="Arial" w:cs="Arial"/>
          <w:sz w:val="22"/>
        </w:rPr>
      </w:pPr>
    </w:p>
    <w:p w14:paraId="3A136B3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D149. Are you </w:t>
      </w:r>
      <w:r w:rsidR="00B00FA6" w:rsidRPr="001D19F6">
        <w:rPr>
          <w:rFonts w:ascii="Arial" w:eastAsia="굴림" w:hAnsi="Arial" w:cs="Arial"/>
          <w:sz w:val="22"/>
        </w:rPr>
        <w:t xml:space="preserve">eligible to join a </w:t>
      </w:r>
      <w:r w:rsidRPr="001D19F6">
        <w:rPr>
          <w:rFonts w:ascii="Arial" w:eastAsia="굴림" w:hAnsi="Arial" w:cs="Arial"/>
          <w:sz w:val="22"/>
        </w:rPr>
        <w:t>labor union?</w:t>
      </w:r>
    </w:p>
    <w:p w14:paraId="16040AB9" w14:textId="77777777" w:rsidR="00B00FA6" w:rsidRPr="001D19F6" w:rsidRDefault="00B00FA6" w:rsidP="00F14BA4">
      <w:pPr>
        <w:pStyle w:val="a6"/>
        <w:numPr>
          <w:ilvl w:val="0"/>
          <w:numId w:val="55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D154</w:t>
      </w:r>
    </w:p>
    <w:p w14:paraId="341C1F78" w14:textId="77777777" w:rsidR="00624BD4" w:rsidRPr="001D19F6" w:rsidRDefault="00624BD4" w:rsidP="00624BD4">
      <w:pPr>
        <w:wordWrap/>
        <w:adjustRightInd w:val="0"/>
        <w:spacing w:line="360" w:lineRule="auto"/>
        <w:rPr>
          <w:rFonts w:ascii="Arial" w:eastAsia="굴림" w:hAnsi="Arial" w:cs="Arial"/>
          <w:sz w:val="22"/>
        </w:rPr>
      </w:pPr>
    </w:p>
    <w:p w14:paraId="35F00447"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D150. </w:t>
      </w:r>
      <w:r w:rsidR="00F87000" w:rsidRPr="001D19F6">
        <w:rPr>
          <w:rFonts w:ascii="Arial" w:eastAsia="굴림" w:hAnsi="Arial" w:cs="Arial"/>
          <w:sz w:val="22"/>
        </w:rPr>
        <w:t>Are you a member of a</w:t>
      </w:r>
      <w:r w:rsidRPr="001D19F6">
        <w:rPr>
          <w:rFonts w:ascii="Arial" w:eastAsia="굴림" w:hAnsi="Arial" w:cs="Arial"/>
          <w:sz w:val="22"/>
        </w:rPr>
        <w:t xml:space="preserve"> labor union?</w:t>
      </w:r>
    </w:p>
    <w:p w14:paraId="53E0EEC9" w14:textId="77777777" w:rsidR="00B00FA6" w:rsidRPr="001D19F6" w:rsidRDefault="00B00FA6" w:rsidP="00F14BA4">
      <w:pPr>
        <w:pStyle w:val="a6"/>
        <w:numPr>
          <w:ilvl w:val="0"/>
          <w:numId w:val="5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D152</w:t>
      </w:r>
    </w:p>
    <w:p w14:paraId="77356A6F" w14:textId="77777777" w:rsidR="00FA02D7" w:rsidRPr="001D19F6" w:rsidRDefault="00FA02D7" w:rsidP="00FA02D7">
      <w:pPr>
        <w:pStyle w:val="a6"/>
        <w:tabs>
          <w:tab w:val="left" w:pos="5245"/>
        </w:tabs>
        <w:wordWrap/>
        <w:spacing w:line="360" w:lineRule="auto"/>
        <w:ind w:leftChars="0" w:left="760"/>
        <w:rPr>
          <w:rFonts w:ascii="Arial" w:eastAsia="굴림" w:hAnsi="Arial" w:cs="Arial"/>
          <w:sz w:val="22"/>
        </w:rPr>
      </w:pPr>
    </w:p>
    <w:p w14:paraId="5741273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D151</w:t>
      </w:r>
      <w:r w:rsidR="00F87000" w:rsidRPr="001D19F6">
        <w:rPr>
          <w:rFonts w:ascii="Arial" w:eastAsia="굴림" w:hAnsi="Arial" w:cs="Arial"/>
          <w:sz w:val="22"/>
        </w:rPr>
        <w:t xml:space="preserve">. If you are a member, </w:t>
      </w:r>
      <w:r w:rsidR="00BF677B" w:rsidRPr="001D19F6">
        <w:rPr>
          <w:rFonts w:ascii="Arial" w:eastAsia="굴림" w:hAnsi="Arial" w:cs="Arial"/>
          <w:sz w:val="22"/>
        </w:rPr>
        <w:t>was</w:t>
      </w:r>
      <w:r w:rsidR="00F87000" w:rsidRPr="001D19F6">
        <w:rPr>
          <w:rFonts w:ascii="Arial" w:eastAsia="굴림" w:hAnsi="Arial" w:cs="Arial"/>
          <w:sz w:val="22"/>
        </w:rPr>
        <w:t xml:space="preserve"> me</w:t>
      </w:r>
      <w:r w:rsidRPr="001D19F6">
        <w:rPr>
          <w:rFonts w:ascii="Arial" w:eastAsia="굴림" w:hAnsi="Arial" w:cs="Arial"/>
          <w:sz w:val="22"/>
        </w:rPr>
        <w:t>mbership mandatory?</w:t>
      </w:r>
    </w:p>
    <w:p w14:paraId="798A9C21" w14:textId="77777777" w:rsidR="00B00FA6" w:rsidRPr="001D19F6" w:rsidRDefault="00B00FA6" w:rsidP="00F14BA4">
      <w:pPr>
        <w:pStyle w:val="a6"/>
        <w:numPr>
          <w:ilvl w:val="0"/>
          <w:numId w:val="5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D155</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D155</w:t>
      </w:r>
    </w:p>
    <w:p w14:paraId="5594A9CE" w14:textId="77777777" w:rsidR="00624BD4" w:rsidRPr="001D19F6" w:rsidRDefault="00624BD4" w:rsidP="00624BD4">
      <w:pPr>
        <w:wordWrap/>
        <w:adjustRightInd w:val="0"/>
        <w:spacing w:line="360" w:lineRule="auto"/>
        <w:rPr>
          <w:rFonts w:ascii="Arial" w:eastAsia="굴림" w:hAnsi="Arial" w:cs="Arial"/>
          <w:sz w:val="22"/>
        </w:rPr>
      </w:pPr>
    </w:p>
    <w:p w14:paraId="43431B94"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D152. </w:t>
      </w:r>
      <w:r w:rsidR="00F87000" w:rsidRPr="001D19F6">
        <w:rPr>
          <w:rFonts w:ascii="Arial" w:eastAsia="굴림" w:hAnsi="Arial" w:cs="Arial"/>
          <w:sz w:val="22"/>
        </w:rPr>
        <w:t xml:space="preserve">If you are not a member, </w:t>
      </w:r>
      <w:r w:rsidR="004B362F" w:rsidRPr="001D19F6">
        <w:rPr>
          <w:rFonts w:ascii="Arial" w:eastAsia="굴림" w:hAnsi="Arial" w:cs="Arial"/>
          <w:sz w:val="22"/>
        </w:rPr>
        <w:t xml:space="preserve">why did </w:t>
      </w:r>
      <w:r w:rsidR="00B00FA6" w:rsidRPr="001D19F6">
        <w:rPr>
          <w:rFonts w:ascii="Arial" w:eastAsia="굴림" w:hAnsi="Arial" w:cs="Arial"/>
          <w:sz w:val="22"/>
        </w:rPr>
        <w:t xml:space="preserve">not </w:t>
      </w:r>
      <w:r w:rsidR="004B362F" w:rsidRPr="001D19F6">
        <w:rPr>
          <w:rFonts w:ascii="Arial" w:eastAsia="굴림" w:hAnsi="Arial" w:cs="Arial"/>
          <w:sz w:val="22"/>
        </w:rPr>
        <w:t xml:space="preserve">you </w:t>
      </w:r>
      <w:r w:rsidR="00B00FA6" w:rsidRPr="001D19F6">
        <w:rPr>
          <w:rFonts w:ascii="Arial" w:eastAsia="굴림" w:hAnsi="Arial" w:cs="Arial"/>
          <w:sz w:val="22"/>
        </w:rPr>
        <w:t xml:space="preserve">join? </w:t>
      </w:r>
    </w:p>
    <w:p w14:paraId="0085CB25" w14:textId="77777777" w:rsidR="00624BD4" w:rsidRPr="001D19F6" w:rsidRDefault="00624BD4" w:rsidP="00F14BA4">
      <w:pPr>
        <w:pStyle w:val="a6"/>
        <w:numPr>
          <w:ilvl w:val="0"/>
          <w:numId w:val="55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Not satisfied with union activities </w:t>
      </w:r>
      <w:r w:rsidR="00E66E6F" w:rsidRPr="001D19F6">
        <w:rPr>
          <w:rFonts w:ascii="Arial" w:eastAsia="굴림" w:hAnsi="Arial" w:cs="Arial"/>
          <w:sz w:val="22"/>
        </w:rPr>
        <w:tab/>
      </w:r>
      <w:r w:rsidR="00E66E6F" w:rsidRPr="001D19F6">
        <w:rPr>
          <w:rFonts w:ascii="Arial" w:eastAsia="굴림" w:hAnsi="Arial" w:cs="Arial"/>
          <w:sz w:val="22"/>
        </w:rPr>
        <w:tab/>
      </w:r>
      <w:r w:rsidRPr="001D19F6">
        <w:rPr>
          <w:rFonts w:ascii="Arial" w:eastAsia="굴림" w:hAnsi="Arial" w:cs="Arial"/>
          <w:sz w:val="22"/>
        </w:rPr>
        <w:t>→Go to D155</w:t>
      </w:r>
    </w:p>
    <w:p w14:paraId="27CEFDC5" w14:textId="77777777" w:rsidR="00624BD4" w:rsidRPr="001D19F6" w:rsidRDefault="00624BD4" w:rsidP="00F14BA4">
      <w:pPr>
        <w:pStyle w:val="a6"/>
        <w:numPr>
          <w:ilvl w:val="0"/>
          <w:numId w:val="55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Dissuaded by </w:t>
      </w:r>
      <w:r w:rsidR="00B44BBF" w:rsidRPr="001D19F6">
        <w:rPr>
          <w:rFonts w:ascii="Arial" w:eastAsia="굴림" w:hAnsi="Arial" w:cs="Arial"/>
          <w:sz w:val="22"/>
        </w:rPr>
        <w:t xml:space="preserve">my </w:t>
      </w:r>
      <w:r w:rsidRPr="001D19F6">
        <w:rPr>
          <w:rFonts w:ascii="Arial" w:eastAsia="굴림" w:hAnsi="Arial" w:cs="Arial"/>
          <w:sz w:val="22"/>
        </w:rPr>
        <w:t>family, friends, colleagues, etc. →Go to D155</w:t>
      </w:r>
    </w:p>
    <w:p w14:paraId="4AEA324D" w14:textId="77777777" w:rsidR="00624BD4" w:rsidRPr="001D19F6" w:rsidRDefault="00624BD4" w:rsidP="00F14BA4">
      <w:pPr>
        <w:pStyle w:val="a6"/>
        <w:numPr>
          <w:ilvl w:val="0"/>
          <w:numId w:val="556"/>
        </w:numPr>
        <w:wordWrap/>
        <w:adjustRightInd w:val="0"/>
        <w:spacing w:line="360" w:lineRule="auto"/>
        <w:ind w:leftChars="0"/>
        <w:rPr>
          <w:rFonts w:ascii="Arial" w:eastAsia="굴림" w:hAnsi="Arial" w:cs="Arial"/>
          <w:sz w:val="22"/>
        </w:rPr>
      </w:pPr>
      <w:r w:rsidRPr="001D19F6">
        <w:rPr>
          <w:rFonts w:ascii="Arial" w:eastAsia="굴림" w:hAnsi="Arial" w:cs="Arial"/>
          <w:sz w:val="22"/>
        </w:rPr>
        <w:t>Dissuaded by</w:t>
      </w:r>
      <w:r w:rsidR="00B44BBF" w:rsidRPr="001D19F6">
        <w:rPr>
          <w:rFonts w:ascii="Arial" w:eastAsia="굴림" w:hAnsi="Arial" w:cs="Arial"/>
          <w:sz w:val="22"/>
        </w:rPr>
        <w:t xml:space="preserve"> my</w:t>
      </w:r>
      <w:r w:rsidRPr="001D19F6">
        <w:rPr>
          <w:rFonts w:ascii="Arial" w:eastAsia="굴림" w:hAnsi="Arial" w:cs="Arial"/>
          <w:sz w:val="22"/>
        </w:rPr>
        <w:t xml:space="preserve"> employer </w:t>
      </w:r>
      <w:r w:rsidR="00E66E6F" w:rsidRPr="001D19F6">
        <w:rPr>
          <w:rFonts w:ascii="Arial" w:eastAsia="굴림" w:hAnsi="Arial" w:cs="Arial"/>
          <w:sz w:val="22"/>
        </w:rPr>
        <w:tab/>
      </w:r>
      <w:r w:rsidR="00E66E6F" w:rsidRPr="001D19F6">
        <w:rPr>
          <w:rFonts w:ascii="Arial" w:eastAsia="굴림" w:hAnsi="Arial" w:cs="Arial"/>
          <w:sz w:val="22"/>
        </w:rPr>
        <w:tab/>
      </w:r>
      <w:r w:rsidR="00E66E6F" w:rsidRPr="001D19F6">
        <w:rPr>
          <w:rFonts w:ascii="Arial" w:eastAsia="굴림" w:hAnsi="Arial" w:cs="Arial"/>
          <w:sz w:val="22"/>
        </w:rPr>
        <w:tab/>
      </w:r>
      <w:r w:rsidRPr="001D19F6">
        <w:rPr>
          <w:rFonts w:ascii="Arial" w:eastAsia="굴림" w:hAnsi="Arial" w:cs="Arial"/>
          <w:sz w:val="22"/>
        </w:rPr>
        <w:t>→Go to D155</w:t>
      </w:r>
    </w:p>
    <w:p w14:paraId="1598A11C" w14:textId="77777777" w:rsidR="00624BD4" w:rsidRPr="001D19F6" w:rsidRDefault="00624BD4" w:rsidP="00F14BA4">
      <w:pPr>
        <w:pStyle w:val="a6"/>
        <w:numPr>
          <w:ilvl w:val="0"/>
          <w:numId w:val="55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Did not feel the need </w:t>
      </w:r>
      <w:r w:rsidR="00E66E6F" w:rsidRPr="001D19F6">
        <w:rPr>
          <w:rFonts w:ascii="Arial" w:eastAsia="굴림" w:hAnsi="Arial" w:cs="Arial"/>
          <w:sz w:val="22"/>
        </w:rPr>
        <w:tab/>
      </w:r>
      <w:r w:rsidR="00E66E6F" w:rsidRPr="001D19F6">
        <w:rPr>
          <w:rFonts w:ascii="Arial" w:eastAsia="굴림" w:hAnsi="Arial" w:cs="Arial"/>
          <w:sz w:val="22"/>
        </w:rPr>
        <w:tab/>
      </w:r>
      <w:r w:rsidR="00E66E6F" w:rsidRPr="001D19F6">
        <w:rPr>
          <w:rFonts w:ascii="Arial" w:eastAsia="굴림" w:hAnsi="Arial" w:cs="Arial"/>
          <w:sz w:val="22"/>
        </w:rPr>
        <w:tab/>
      </w:r>
      <w:r w:rsidR="00E66E6F" w:rsidRPr="001D19F6">
        <w:rPr>
          <w:rFonts w:ascii="Arial" w:eastAsia="굴림" w:hAnsi="Arial" w:cs="Arial"/>
          <w:sz w:val="22"/>
        </w:rPr>
        <w:tab/>
      </w:r>
      <w:r w:rsidRPr="001D19F6">
        <w:rPr>
          <w:rFonts w:ascii="Arial" w:eastAsia="굴림" w:hAnsi="Arial" w:cs="Arial"/>
          <w:sz w:val="22"/>
        </w:rPr>
        <w:t>→Go to D155</w:t>
      </w:r>
    </w:p>
    <w:p w14:paraId="1B6964F9" w14:textId="77777777" w:rsidR="00624BD4" w:rsidRPr="001D19F6" w:rsidRDefault="00624BD4" w:rsidP="00F14BA4">
      <w:pPr>
        <w:pStyle w:val="a6"/>
        <w:numPr>
          <w:ilvl w:val="0"/>
          <w:numId w:val="556"/>
        </w:numPr>
        <w:wordWrap/>
        <w:adjustRightInd w:val="0"/>
        <w:spacing w:line="360" w:lineRule="auto"/>
        <w:ind w:leftChars="0"/>
        <w:rPr>
          <w:rFonts w:ascii="Arial" w:eastAsia="굴림" w:hAnsi="Arial" w:cs="Arial"/>
          <w:sz w:val="22"/>
        </w:rPr>
      </w:pPr>
      <w:r w:rsidRPr="001D19F6">
        <w:rPr>
          <w:rFonts w:ascii="Arial" w:eastAsia="굴림" w:hAnsi="Arial" w:cs="Arial"/>
          <w:sz w:val="22"/>
        </w:rPr>
        <w:t>Other</w:t>
      </w:r>
      <w:r w:rsidR="00B44BBF" w:rsidRPr="001D19F6">
        <w:rPr>
          <w:rFonts w:ascii="Arial" w:eastAsia="굴림" w:hAnsi="Arial" w:cs="Arial"/>
          <w:sz w:val="22"/>
        </w:rPr>
        <w:t>s</w:t>
      </w:r>
    </w:p>
    <w:p w14:paraId="355367F8" w14:textId="77777777" w:rsidR="00624BD4" w:rsidRPr="001D19F6" w:rsidRDefault="00624BD4" w:rsidP="00624BD4">
      <w:pPr>
        <w:wordWrap/>
        <w:adjustRightInd w:val="0"/>
        <w:spacing w:line="360" w:lineRule="auto"/>
        <w:rPr>
          <w:rFonts w:ascii="Arial" w:eastAsia="굴림" w:hAnsi="Arial" w:cs="Arial"/>
          <w:sz w:val="22"/>
        </w:rPr>
      </w:pPr>
    </w:p>
    <w:p w14:paraId="5BC861D2"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D153. </w:t>
      </w:r>
      <w:r w:rsidR="00B44BBF" w:rsidRPr="001D19F6">
        <w:rPr>
          <w:rFonts w:ascii="Arial" w:eastAsia="굴림" w:hAnsi="Arial" w:cs="Arial"/>
          <w:sz w:val="22"/>
        </w:rPr>
        <w:t>If others, please specify</w:t>
      </w:r>
      <w:r w:rsidRPr="001D19F6">
        <w:rPr>
          <w:rFonts w:ascii="Arial" w:eastAsia="굴림" w:hAnsi="Arial" w:cs="Arial"/>
          <w:sz w:val="22"/>
        </w:rPr>
        <w:t>.</w:t>
      </w:r>
    </w:p>
    <w:p w14:paraId="315D8F21" w14:textId="77777777" w:rsidR="00624BD4" w:rsidRPr="001D19F6" w:rsidRDefault="00E66E6F" w:rsidP="00624BD4">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6D48B6A8" w14:textId="77777777" w:rsidR="00E66E6F" w:rsidRPr="001D19F6" w:rsidRDefault="00E66E6F" w:rsidP="00624BD4">
      <w:pPr>
        <w:wordWrap/>
        <w:adjustRightInd w:val="0"/>
        <w:spacing w:line="360" w:lineRule="auto"/>
        <w:rPr>
          <w:rFonts w:ascii="Arial" w:eastAsia="굴림" w:hAnsi="Arial" w:cs="Arial"/>
          <w:sz w:val="22"/>
        </w:rPr>
      </w:pPr>
    </w:p>
    <w:p w14:paraId="19944AC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D154. </w:t>
      </w:r>
      <w:r w:rsidR="00E66E6F" w:rsidRPr="001D19F6">
        <w:rPr>
          <w:rFonts w:ascii="Arial" w:eastAsia="굴림" w:hAnsi="Arial" w:cs="Arial"/>
          <w:sz w:val="22"/>
        </w:rPr>
        <w:t>If the company had a labor union</w:t>
      </w:r>
      <w:r w:rsidR="00FD21F3" w:rsidRPr="001D19F6">
        <w:rPr>
          <w:rFonts w:ascii="Arial" w:eastAsia="굴림" w:hAnsi="Arial" w:cs="Arial"/>
          <w:sz w:val="22"/>
        </w:rPr>
        <w:t xml:space="preserve"> or if you were eligible to join a labor </w:t>
      </w:r>
      <w:r w:rsidR="009A0438" w:rsidRPr="001D19F6">
        <w:rPr>
          <w:rFonts w:ascii="Arial" w:eastAsia="굴림" w:hAnsi="Arial" w:cs="Arial"/>
          <w:sz w:val="22"/>
        </w:rPr>
        <w:t>union</w:t>
      </w:r>
      <w:r w:rsidR="00E66E6F" w:rsidRPr="001D19F6">
        <w:rPr>
          <w:rFonts w:ascii="Arial" w:eastAsia="굴림" w:hAnsi="Arial" w:cs="Arial"/>
          <w:sz w:val="22"/>
        </w:rPr>
        <w:t xml:space="preserve">, would you join it? </w:t>
      </w:r>
    </w:p>
    <w:p w14:paraId="6905CF51" w14:textId="77777777" w:rsidR="00B46CD1" w:rsidRPr="001D19F6" w:rsidRDefault="00B46CD1" w:rsidP="00F14BA4">
      <w:pPr>
        <w:pStyle w:val="a6"/>
        <w:numPr>
          <w:ilvl w:val="0"/>
          <w:numId w:val="73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EEF4F83" w14:textId="77777777" w:rsidR="00624BD4" w:rsidRPr="001D19F6" w:rsidRDefault="00624BD4" w:rsidP="00624BD4">
      <w:pPr>
        <w:wordWrap/>
        <w:adjustRightInd w:val="0"/>
        <w:spacing w:line="360" w:lineRule="auto"/>
        <w:rPr>
          <w:rFonts w:ascii="Arial" w:eastAsia="굴림" w:hAnsi="Arial" w:cs="Arial"/>
          <w:sz w:val="22"/>
        </w:rPr>
      </w:pPr>
    </w:p>
    <w:p w14:paraId="5DCA1C72" w14:textId="77777777" w:rsidR="00547EC2"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D155. </w:t>
      </w:r>
      <w:r w:rsidR="00547EC2" w:rsidRPr="001D19F6">
        <w:rPr>
          <w:rFonts w:ascii="Arial" w:eastAsia="굴림" w:hAnsi="Arial" w:cs="Arial"/>
          <w:sz w:val="22"/>
        </w:rPr>
        <w:t xml:space="preserve">How much do you agree with the following descriptions for </w:t>
      </w:r>
      <w:r w:rsidRPr="001D19F6">
        <w:rPr>
          <w:rFonts w:ascii="Arial" w:eastAsia="굴림" w:hAnsi="Arial" w:cs="Arial"/>
          <w:sz w:val="22"/>
        </w:rPr>
        <w:t>your current job</w:t>
      </w:r>
      <w:r w:rsidR="00547EC2" w:rsidRPr="001D19F6">
        <w:rPr>
          <w:rFonts w:ascii="Arial" w:eastAsia="굴림" w:hAnsi="Arial" w:cs="Arial"/>
          <w:sz w:val="22"/>
        </w:rPr>
        <w:t>?</w:t>
      </w:r>
      <w:r w:rsidRPr="001D19F6">
        <w:rPr>
          <w:rFonts w:ascii="Arial" w:eastAsia="굴림" w:hAnsi="Arial" w:cs="Arial"/>
          <w:sz w:val="22"/>
        </w:rPr>
        <w:t xml:space="preserve"> </w:t>
      </w:r>
    </w:p>
    <w:p w14:paraId="2DB222AC" w14:textId="77777777" w:rsidR="00361345" w:rsidRPr="001D19F6" w:rsidRDefault="00361345" w:rsidP="00361345">
      <w:pPr>
        <w:wordWrap/>
        <w:adjustRightInd w:val="0"/>
        <w:spacing w:line="360" w:lineRule="auto"/>
        <w:rPr>
          <w:rFonts w:ascii="Arial" w:eastAsia="굴림" w:hAnsi="Arial" w:cs="Arial"/>
          <w:sz w:val="22"/>
        </w:rPr>
      </w:pPr>
      <w:r w:rsidRPr="001D19F6">
        <w:rPr>
          <w:rFonts w:ascii="Arial" w:eastAsia="굴림" w:hAnsi="Arial" w:cs="Arial"/>
          <w:sz w:val="22"/>
        </w:rPr>
        <w:t>My job requires lots of physical effort.</w:t>
      </w:r>
    </w:p>
    <w:p w14:paraId="25E8F17C" w14:textId="77777777" w:rsidR="00624BD4" w:rsidRPr="001D19F6" w:rsidRDefault="00624BD4" w:rsidP="00F14BA4">
      <w:pPr>
        <w:pStyle w:val="a6"/>
        <w:numPr>
          <w:ilvl w:val="0"/>
          <w:numId w:val="55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7484E315" w14:textId="77777777" w:rsidR="00624BD4" w:rsidRPr="001D19F6" w:rsidRDefault="00624BD4" w:rsidP="00F14BA4">
      <w:pPr>
        <w:pStyle w:val="a6"/>
        <w:numPr>
          <w:ilvl w:val="0"/>
          <w:numId w:val="557"/>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9088FF2" w14:textId="77777777" w:rsidR="00624BD4" w:rsidRPr="001D19F6" w:rsidRDefault="00624BD4" w:rsidP="00F14BA4">
      <w:pPr>
        <w:pStyle w:val="a6"/>
        <w:numPr>
          <w:ilvl w:val="0"/>
          <w:numId w:val="557"/>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886FF5F" w14:textId="77777777" w:rsidR="00624BD4" w:rsidRPr="001D19F6" w:rsidRDefault="00624BD4" w:rsidP="00F14BA4">
      <w:pPr>
        <w:pStyle w:val="a6"/>
        <w:numPr>
          <w:ilvl w:val="0"/>
          <w:numId w:val="55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DFFABC9" w14:textId="77777777" w:rsidR="00624BD4" w:rsidRPr="001D19F6" w:rsidRDefault="00624BD4" w:rsidP="00624BD4">
      <w:pPr>
        <w:wordWrap/>
        <w:adjustRightInd w:val="0"/>
        <w:spacing w:line="360" w:lineRule="auto"/>
        <w:rPr>
          <w:rFonts w:ascii="Arial" w:eastAsia="굴림" w:hAnsi="Arial" w:cs="Arial"/>
          <w:sz w:val="22"/>
        </w:rPr>
      </w:pPr>
    </w:p>
    <w:p w14:paraId="546E3AC6"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D156. My job requires lifting heavy loads.</w:t>
      </w:r>
    </w:p>
    <w:p w14:paraId="23D1A868" w14:textId="77777777" w:rsidR="00547EC2" w:rsidRPr="001D19F6" w:rsidRDefault="00547EC2" w:rsidP="00F14BA4">
      <w:pPr>
        <w:pStyle w:val="a6"/>
        <w:numPr>
          <w:ilvl w:val="0"/>
          <w:numId w:val="55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D365587" w14:textId="77777777" w:rsidR="00547EC2" w:rsidRPr="001D19F6" w:rsidRDefault="00547EC2" w:rsidP="00F14BA4">
      <w:pPr>
        <w:pStyle w:val="a6"/>
        <w:numPr>
          <w:ilvl w:val="0"/>
          <w:numId w:val="558"/>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87BFB46" w14:textId="77777777" w:rsidR="00547EC2" w:rsidRPr="001D19F6" w:rsidRDefault="00547EC2" w:rsidP="00F14BA4">
      <w:pPr>
        <w:pStyle w:val="a6"/>
        <w:numPr>
          <w:ilvl w:val="0"/>
          <w:numId w:val="558"/>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7763A775" w14:textId="77777777" w:rsidR="00547EC2" w:rsidRPr="001D19F6" w:rsidRDefault="00547EC2" w:rsidP="00F14BA4">
      <w:pPr>
        <w:pStyle w:val="a6"/>
        <w:numPr>
          <w:ilvl w:val="0"/>
          <w:numId w:val="55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51C3D72" w14:textId="77777777" w:rsidR="00624BD4" w:rsidRPr="001D19F6" w:rsidRDefault="00624BD4" w:rsidP="00624BD4">
      <w:pPr>
        <w:wordWrap/>
        <w:adjustRightInd w:val="0"/>
        <w:spacing w:line="360" w:lineRule="auto"/>
        <w:rPr>
          <w:rFonts w:ascii="Arial" w:eastAsia="굴림" w:hAnsi="Arial" w:cs="Arial"/>
          <w:sz w:val="22"/>
        </w:rPr>
      </w:pPr>
    </w:p>
    <w:p w14:paraId="676E27B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D157. My job requires stooping, kneeling, or crouching.</w:t>
      </w:r>
    </w:p>
    <w:p w14:paraId="07F56CA6" w14:textId="77777777" w:rsidR="00547EC2" w:rsidRPr="001D19F6" w:rsidRDefault="00547EC2" w:rsidP="00F14BA4">
      <w:pPr>
        <w:pStyle w:val="a6"/>
        <w:numPr>
          <w:ilvl w:val="0"/>
          <w:numId w:val="55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D55CA62" w14:textId="77777777" w:rsidR="00547EC2" w:rsidRPr="001D19F6" w:rsidRDefault="00547EC2" w:rsidP="00F14BA4">
      <w:pPr>
        <w:pStyle w:val="a6"/>
        <w:numPr>
          <w:ilvl w:val="0"/>
          <w:numId w:val="559"/>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F4206A5" w14:textId="77777777" w:rsidR="00547EC2" w:rsidRPr="001D19F6" w:rsidRDefault="00547EC2" w:rsidP="00F14BA4">
      <w:pPr>
        <w:pStyle w:val="a6"/>
        <w:numPr>
          <w:ilvl w:val="0"/>
          <w:numId w:val="559"/>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Disagree</w:t>
      </w:r>
    </w:p>
    <w:p w14:paraId="730590ED" w14:textId="77777777" w:rsidR="00547EC2" w:rsidRPr="001D19F6" w:rsidRDefault="00547EC2" w:rsidP="00F14BA4">
      <w:pPr>
        <w:pStyle w:val="a6"/>
        <w:numPr>
          <w:ilvl w:val="0"/>
          <w:numId w:val="55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3795BBA6" w14:textId="77777777" w:rsidR="00624BD4" w:rsidRPr="001D19F6" w:rsidRDefault="00624BD4" w:rsidP="00624BD4">
      <w:pPr>
        <w:wordWrap/>
        <w:adjustRightInd w:val="0"/>
        <w:spacing w:line="360" w:lineRule="auto"/>
        <w:rPr>
          <w:rFonts w:ascii="Arial" w:eastAsia="굴림" w:hAnsi="Arial" w:cs="Arial"/>
          <w:sz w:val="22"/>
        </w:rPr>
      </w:pPr>
    </w:p>
    <w:p w14:paraId="064CAA5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D158. My job requires good eyesight.</w:t>
      </w:r>
    </w:p>
    <w:p w14:paraId="462FC00B" w14:textId="77777777" w:rsidR="00547EC2" w:rsidRPr="001D19F6" w:rsidRDefault="00547EC2" w:rsidP="00F14BA4">
      <w:pPr>
        <w:pStyle w:val="a6"/>
        <w:numPr>
          <w:ilvl w:val="0"/>
          <w:numId w:val="56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0E74A2D" w14:textId="77777777" w:rsidR="00547EC2" w:rsidRPr="001D19F6" w:rsidRDefault="00547EC2" w:rsidP="00F14BA4">
      <w:pPr>
        <w:pStyle w:val="a6"/>
        <w:numPr>
          <w:ilvl w:val="0"/>
          <w:numId w:val="560"/>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34157491" w14:textId="77777777" w:rsidR="00547EC2" w:rsidRPr="001D19F6" w:rsidRDefault="00547EC2" w:rsidP="00F14BA4">
      <w:pPr>
        <w:pStyle w:val="a6"/>
        <w:numPr>
          <w:ilvl w:val="0"/>
          <w:numId w:val="560"/>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625BECF" w14:textId="77777777" w:rsidR="00547EC2" w:rsidRPr="001D19F6" w:rsidRDefault="00547EC2" w:rsidP="00F14BA4">
      <w:pPr>
        <w:pStyle w:val="a6"/>
        <w:numPr>
          <w:ilvl w:val="0"/>
          <w:numId w:val="56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115E6C3" w14:textId="77777777" w:rsidR="00624BD4" w:rsidRPr="001D19F6" w:rsidRDefault="00624BD4" w:rsidP="00624BD4">
      <w:pPr>
        <w:wordWrap/>
        <w:adjustRightInd w:val="0"/>
        <w:spacing w:line="360" w:lineRule="auto"/>
        <w:rPr>
          <w:rFonts w:ascii="Arial" w:eastAsia="굴림" w:hAnsi="Arial" w:cs="Arial"/>
          <w:sz w:val="22"/>
        </w:rPr>
      </w:pPr>
    </w:p>
    <w:p w14:paraId="20429F55"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D159. My job requires intense concentration and attention to details.</w:t>
      </w:r>
    </w:p>
    <w:p w14:paraId="36E74736" w14:textId="77777777" w:rsidR="00547EC2" w:rsidRPr="001D19F6" w:rsidRDefault="00547EC2" w:rsidP="00F14BA4">
      <w:pPr>
        <w:pStyle w:val="a6"/>
        <w:numPr>
          <w:ilvl w:val="0"/>
          <w:numId w:val="56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1A3B975" w14:textId="77777777" w:rsidR="00547EC2" w:rsidRPr="001D19F6" w:rsidRDefault="00547EC2" w:rsidP="00F14BA4">
      <w:pPr>
        <w:pStyle w:val="a6"/>
        <w:numPr>
          <w:ilvl w:val="0"/>
          <w:numId w:val="561"/>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10EAB59" w14:textId="77777777" w:rsidR="00547EC2" w:rsidRPr="001D19F6" w:rsidRDefault="00547EC2" w:rsidP="00F14BA4">
      <w:pPr>
        <w:pStyle w:val="a6"/>
        <w:numPr>
          <w:ilvl w:val="0"/>
          <w:numId w:val="561"/>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0AD05A1D" w14:textId="77777777" w:rsidR="00547EC2" w:rsidRPr="001D19F6" w:rsidRDefault="00547EC2" w:rsidP="00F14BA4">
      <w:pPr>
        <w:pStyle w:val="a6"/>
        <w:numPr>
          <w:ilvl w:val="0"/>
          <w:numId w:val="56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61DC9C6" w14:textId="77777777" w:rsidR="00624BD4" w:rsidRPr="001D19F6" w:rsidRDefault="00624BD4" w:rsidP="00624BD4">
      <w:pPr>
        <w:wordWrap/>
        <w:adjustRightInd w:val="0"/>
        <w:spacing w:line="360" w:lineRule="auto"/>
        <w:rPr>
          <w:rFonts w:ascii="Arial" w:eastAsia="굴림" w:hAnsi="Arial" w:cs="Arial"/>
          <w:sz w:val="22"/>
        </w:rPr>
      </w:pPr>
    </w:p>
    <w:p w14:paraId="6FD29674"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D160. My job requires skill</w:t>
      </w:r>
      <w:r w:rsidR="00B44BBF" w:rsidRPr="001D19F6">
        <w:rPr>
          <w:rFonts w:ascii="Arial" w:eastAsia="굴림" w:hAnsi="Arial" w:cs="Arial"/>
          <w:sz w:val="22"/>
        </w:rPr>
        <w:t>s</w:t>
      </w:r>
      <w:r w:rsidRPr="001D19F6">
        <w:rPr>
          <w:rFonts w:ascii="Arial" w:eastAsia="굴림" w:hAnsi="Arial" w:cs="Arial"/>
          <w:sz w:val="22"/>
        </w:rPr>
        <w:t xml:space="preserve"> in dealing with people.</w:t>
      </w:r>
    </w:p>
    <w:p w14:paraId="7CE2E523" w14:textId="77777777" w:rsidR="00547EC2" w:rsidRPr="001D19F6" w:rsidRDefault="00547EC2" w:rsidP="00F14BA4">
      <w:pPr>
        <w:pStyle w:val="a6"/>
        <w:numPr>
          <w:ilvl w:val="0"/>
          <w:numId w:val="56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277D5971" w14:textId="77777777" w:rsidR="00547EC2" w:rsidRPr="001D19F6" w:rsidRDefault="00547EC2" w:rsidP="00F14BA4">
      <w:pPr>
        <w:pStyle w:val="a6"/>
        <w:numPr>
          <w:ilvl w:val="0"/>
          <w:numId w:val="56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EDD02EB" w14:textId="77777777" w:rsidR="00547EC2" w:rsidRPr="001D19F6" w:rsidRDefault="00547EC2" w:rsidP="00F14BA4">
      <w:pPr>
        <w:pStyle w:val="a6"/>
        <w:numPr>
          <w:ilvl w:val="0"/>
          <w:numId w:val="56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FC5B40E" w14:textId="77777777" w:rsidR="00547EC2" w:rsidRPr="001D19F6" w:rsidRDefault="00547EC2" w:rsidP="00F14BA4">
      <w:pPr>
        <w:pStyle w:val="a6"/>
        <w:numPr>
          <w:ilvl w:val="0"/>
          <w:numId w:val="56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E997040" w14:textId="77777777" w:rsidR="00361345" w:rsidRPr="001D19F6" w:rsidRDefault="00361345" w:rsidP="00361345">
      <w:pPr>
        <w:pStyle w:val="a6"/>
        <w:wordWrap/>
        <w:adjustRightInd w:val="0"/>
        <w:spacing w:line="360" w:lineRule="auto"/>
        <w:ind w:leftChars="0"/>
        <w:rPr>
          <w:rFonts w:ascii="Arial" w:eastAsia="굴림" w:hAnsi="Arial" w:cs="Arial"/>
          <w:sz w:val="22"/>
        </w:rPr>
      </w:pPr>
    </w:p>
    <w:p w14:paraId="0F74281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D161. My job requires me to work with computers.</w:t>
      </w:r>
    </w:p>
    <w:p w14:paraId="763194FF" w14:textId="77777777" w:rsidR="00547EC2" w:rsidRPr="001D19F6" w:rsidRDefault="00547EC2" w:rsidP="00F14BA4">
      <w:pPr>
        <w:pStyle w:val="a6"/>
        <w:numPr>
          <w:ilvl w:val="0"/>
          <w:numId w:val="56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72DFAC3" w14:textId="77777777" w:rsidR="00547EC2" w:rsidRPr="001D19F6" w:rsidRDefault="00547EC2" w:rsidP="00F14BA4">
      <w:pPr>
        <w:pStyle w:val="a6"/>
        <w:numPr>
          <w:ilvl w:val="0"/>
          <w:numId w:val="563"/>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9F9FC0E" w14:textId="77777777" w:rsidR="00547EC2" w:rsidRPr="001D19F6" w:rsidRDefault="00547EC2" w:rsidP="00F14BA4">
      <w:pPr>
        <w:pStyle w:val="a6"/>
        <w:numPr>
          <w:ilvl w:val="0"/>
          <w:numId w:val="563"/>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6479089" w14:textId="77777777" w:rsidR="00547EC2" w:rsidRPr="001D19F6" w:rsidRDefault="00547EC2" w:rsidP="00F14BA4">
      <w:pPr>
        <w:pStyle w:val="a6"/>
        <w:numPr>
          <w:ilvl w:val="0"/>
          <w:numId w:val="56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2809D60" w14:textId="77777777" w:rsidR="00624BD4" w:rsidRPr="001D19F6" w:rsidRDefault="00624BD4" w:rsidP="00624BD4">
      <w:pPr>
        <w:wordWrap/>
        <w:adjustRightInd w:val="0"/>
        <w:spacing w:line="360" w:lineRule="auto"/>
        <w:rPr>
          <w:rFonts w:ascii="Arial" w:eastAsia="굴림" w:hAnsi="Arial" w:cs="Arial"/>
          <w:sz w:val="22"/>
        </w:rPr>
      </w:pPr>
    </w:p>
    <w:p w14:paraId="4B226243"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D162. </w:t>
      </w:r>
      <w:r w:rsidR="00361345" w:rsidRPr="001D19F6">
        <w:rPr>
          <w:rFonts w:ascii="Arial" w:eastAsia="굴림" w:hAnsi="Arial" w:cs="Arial"/>
          <w:sz w:val="22"/>
        </w:rPr>
        <w:t>My job requires me to do more difficult things that it used to.</w:t>
      </w:r>
    </w:p>
    <w:p w14:paraId="01207DE2" w14:textId="77777777" w:rsidR="00547EC2" w:rsidRPr="001D19F6" w:rsidRDefault="00547EC2" w:rsidP="00F14BA4">
      <w:pPr>
        <w:pStyle w:val="a6"/>
        <w:numPr>
          <w:ilvl w:val="0"/>
          <w:numId w:val="56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5689FCE6" w14:textId="77777777" w:rsidR="00547EC2" w:rsidRPr="001D19F6" w:rsidRDefault="00547EC2" w:rsidP="00F14BA4">
      <w:pPr>
        <w:pStyle w:val="a6"/>
        <w:numPr>
          <w:ilvl w:val="0"/>
          <w:numId w:val="564"/>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6B7ED6F" w14:textId="77777777" w:rsidR="00547EC2" w:rsidRPr="001D19F6" w:rsidRDefault="00547EC2" w:rsidP="00F14BA4">
      <w:pPr>
        <w:pStyle w:val="a6"/>
        <w:numPr>
          <w:ilvl w:val="0"/>
          <w:numId w:val="564"/>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591C6D26" w14:textId="77777777" w:rsidR="00547EC2" w:rsidRPr="001D19F6" w:rsidRDefault="00547EC2" w:rsidP="00F14BA4">
      <w:pPr>
        <w:pStyle w:val="a6"/>
        <w:numPr>
          <w:ilvl w:val="0"/>
          <w:numId w:val="56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329442FE" w14:textId="77777777" w:rsidR="00624BD4" w:rsidRPr="001D19F6" w:rsidRDefault="00624BD4" w:rsidP="00624BD4">
      <w:pPr>
        <w:wordWrap/>
        <w:adjustRightInd w:val="0"/>
        <w:spacing w:line="360" w:lineRule="auto"/>
        <w:rPr>
          <w:rFonts w:ascii="Arial" w:eastAsia="굴림" w:hAnsi="Arial" w:cs="Arial"/>
          <w:sz w:val="22"/>
        </w:rPr>
      </w:pPr>
    </w:p>
    <w:p w14:paraId="7CDACB3C"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D163. </w:t>
      </w:r>
      <w:r w:rsidR="00547EC2" w:rsidRPr="001D19F6">
        <w:rPr>
          <w:rFonts w:ascii="Arial" w:eastAsia="굴림" w:hAnsi="Arial" w:cs="Arial"/>
          <w:sz w:val="22"/>
        </w:rPr>
        <w:t xml:space="preserve">Promotion is done on the basis of seniority in my company. </w:t>
      </w:r>
    </w:p>
    <w:p w14:paraId="70B3A924" w14:textId="77777777" w:rsidR="00547EC2" w:rsidRPr="001D19F6" w:rsidRDefault="00547EC2" w:rsidP="00F14BA4">
      <w:pPr>
        <w:pStyle w:val="a6"/>
        <w:numPr>
          <w:ilvl w:val="0"/>
          <w:numId w:val="56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76CBD18" w14:textId="77777777" w:rsidR="00547EC2" w:rsidRPr="001D19F6" w:rsidRDefault="00547EC2" w:rsidP="00F14BA4">
      <w:pPr>
        <w:pStyle w:val="a6"/>
        <w:numPr>
          <w:ilvl w:val="0"/>
          <w:numId w:val="565"/>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19F14AA" w14:textId="77777777" w:rsidR="00547EC2" w:rsidRPr="001D19F6" w:rsidRDefault="00547EC2" w:rsidP="00F14BA4">
      <w:pPr>
        <w:pStyle w:val="a6"/>
        <w:numPr>
          <w:ilvl w:val="0"/>
          <w:numId w:val="565"/>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EE89A85" w14:textId="77777777" w:rsidR="00547EC2" w:rsidRPr="001D19F6" w:rsidRDefault="00547EC2" w:rsidP="00F14BA4">
      <w:pPr>
        <w:pStyle w:val="a6"/>
        <w:numPr>
          <w:ilvl w:val="0"/>
          <w:numId w:val="565"/>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Strongly disagree</w:t>
      </w:r>
    </w:p>
    <w:p w14:paraId="2C7CB536" w14:textId="77777777" w:rsidR="00624BD4" w:rsidRPr="001D19F6" w:rsidRDefault="00624BD4" w:rsidP="00624BD4">
      <w:pPr>
        <w:wordWrap/>
        <w:adjustRightInd w:val="0"/>
        <w:spacing w:line="360" w:lineRule="auto"/>
        <w:rPr>
          <w:rFonts w:ascii="Arial" w:eastAsia="굴림" w:hAnsi="Arial" w:cs="Arial"/>
          <w:sz w:val="22"/>
        </w:rPr>
      </w:pPr>
    </w:p>
    <w:p w14:paraId="4740AABD"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D164. My co-workers make older workers feel that they ought to retire before</w:t>
      </w:r>
      <w:r w:rsidR="00CD26FD" w:rsidRPr="001D19F6">
        <w:rPr>
          <w:rFonts w:ascii="Arial" w:eastAsia="굴림" w:hAnsi="Arial" w:cs="Arial"/>
          <w:sz w:val="22"/>
        </w:rPr>
        <w:t xml:space="preserve"> reaching at</w:t>
      </w:r>
      <w:r w:rsidRPr="001D19F6">
        <w:rPr>
          <w:rFonts w:ascii="Arial" w:eastAsia="굴림" w:hAnsi="Arial" w:cs="Arial"/>
          <w:sz w:val="22"/>
        </w:rPr>
        <w:t xml:space="preserve"> the retirement age.</w:t>
      </w:r>
    </w:p>
    <w:p w14:paraId="16E2F180" w14:textId="77777777" w:rsidR="00547EC2" w:rsidRPr="001D19F6" w:rsidRDefault="00547EC2" w:rsidP="00F14BA4">
      <w:pPr>
        <w:pStyle w:val="a6"/>
        <w:numPr>
          <w:ilvl w:val="0"/>
          <w:numId w:val="56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B577100" w14:textId="77777777" w:rsidR="00547EC2" w:rsidRPr="001D19F6" w:rsidRDefault="00547EC2" w:rsidP="00F14BA4">
      <w:pPr>
        <w:pStyle w:val="a6"/>
        <w:numPr>
          <w:ilvl w:val="0"/>
          <w:numId w:val="566"/>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496DB01" w14:textId="77777777" w:rsidR="00547EC2" w:rsidRPr="001D19F6" w:rsidRDefault="00547EC2" w:rsidP="00F14BA4">
      <w:pPr>
        <w:pStyle w:val="a6"/>
        <w:numPr>
          <w:ilvl w:val="0"/>
          <w:numId w:val="566"/>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A5C6C36" w14:textId="77777777" w:rsidR="00547EC2" w:rsidRPr="001D19F6" w:rsidRDefault="00547EC2" w:rsidP="00F14BA4">
      <w:pPr>
        <w:pStyle w:val="a6"/>
        <w:numPr>
          <w:ilvl w:val="0"/>
          <w:numId w:val="56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36B02BF5" w14:textId="77777777" w:rsidR="00624BD4" w:rsidRPr="001D19F6" w:rsidRDefault="00624BD4" w:rsidP="00624BD4">
      <w:pPr>
        <w:wordWrap/>
        <w:adjustRightInd w:val="0"/>
        <w:spacing w:line="360" w:lineRule="auto"/>
        <w:rPr>
          <w:rFonts w:ascii="Arial" w:eastAsia="굴림" w:hAnsi="Arial" w:cs="Arial"/>
          <w:sz w:val="22"/>
        </w:rPr>
      </w:pPr>
    </w:p>
    <w:p w14:paraId="1F9335C4" w14:textId="77777777" w:rsidR="00624BD4" w:rsidRPr="001D19F6" w:rsidRDefault="00624BD4" w:rsidP="00361345">
      <w:pPr>
        <w:wordWrap/>
        <w:adjustRightInd w:val="0"/>
        <w:spacing w:line="360" w:lineRule="auto"/>
        <w:rPr>
          <w:rFonts w:ascii="Arial" w:eastAsia="굴림" w:hAnsi="Arial" w:cs="Arial"/>
          <w:sz w:val="22"/>
        </w:rPr>
      </w:pPr>
      <w:r w:rsidRPr="001D19F6">
        <w:rPr>
          <w:rFonts w:ascii="Arial" w:eastAsia="굴림" w:hAnsi="Arial" w:cs="Arial"/>
          <w:sz w:val="22"/>
        </w:rPr>
        <w:t xml:space="preserve">D165. </w:t>
      </w:r>
      <w:r w:rsidR="00361345" w:rsidRPr="001D19F6">
        <w:rPr>
          <w:rFonts w:ascii="Arial" w:eastAsia="굴림" w:hAnsi="Arial" w:cs="Arial"/>
          <w:sz w:val="22"/>
        </w:rPr>
        <w:t>My employer would let older workers move to a less demanding job with less pay if they wanted to</w:t>
      </w:r>
      <w:r w:rsidRPr="001D19F6">
        <w:rPr>
          <w:rFonts w:ascii="Arial" w:eastAsia="굴림" w:hAnsi="Arial" w:cs="Arial"/>
          <w:sz w:val="22"/>
        </w:rPr>
        <w:t>.</w:t>
      </w:r>
    </w:p>
    <w:p w14:paraId="6D8258EC" w14:textId="77777777" w:rsidR="00547EC2" w:rsidRPr="001D19F6" w:rsidRDefault="00547EC2" w:rsidP="00F14BA4">
      <w:pPr>
        <w:pStyle w:val="a6"/>
        <w:numPr>
          <w:ilvl w:val="0"/>
          <w:numId w:val="56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C9A42D5" w14:textId="77777777" w:rsidR="00547EC2" w:rsidRPr="001D19F6" w:rsidRDefault="00547EC2" w:rsidP="00F14BA4">
      <w:pPr>
        <w:pStyle w:val="a6"/>
        <w:numPr>
          <w:ilvl w:val="0"/>
          <w:numId w:val="567"/>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502AAD7" w14:textId="77777777" w:rsidR="00547EC2" w:rsidRPr="001D19F6" w:rsidRDefault="00547EC2" w:rsidP="00F14BA4">
      <w:pPr>
        <w:pStyle w:val="a6"/>
        <w:numPr>
          <w:ilvl w:val="0"/>
          <w:numId w:val="567"/>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5260BC31" w14:textId="77777777" w:rsidR="00547EC2" w:rsidRPr="001D19F6" w:rsidRDefault="00547EC2" w:rsidP="00F14BA4">
      <w:pPr>
        <w:pStyle w:val="a6"/>
        <w:numPr>
          <w:ilvl w:val="0"/>
          <w:numId w:val="56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4208595" w14:textId="77777777" w:rsidR="00624BD4" w:rsidRDefault="00624BD4" w:rsidP="00624BD4">
      <w:pPr>
        <w:wordWrap/>
        <w:adjustRightInd w:val="0"/>
        <w:spacing w:line="360" w:lineRule="auto"/>
        <w:rPr>
          <w:rFonts w:ascii="Arial" w:eastAsia="굴림" w:hAnsi="Arial" w:cs="Arial"/>
          <w:sz w:val="22"/>
        </w:rPr>
      </w:pPr>
    </w:p>
    <w:p w14:paraId="4EB1808A" w14:textId="77777777" w:rsidR="0092474D" w:rsidRPr="001D19F6" w:rsidRDefault="0092474D" w:rsidP="00624BD4">
      <w:pPr>
        <w:wordWrap/>
        <w:adjustRightInd w:val="0"/>
        <w:spacing w:line="360" w:lineRule="auto"/>
        <w:rPr>
          <w:rFonts w:ascii="Arial" w:eastAsia="굴림" w:hAnsi="Arial" w:cs="Arial"/>
          <w:sz w:val="22"/>
        </w:rPr>
      </w:pPr>
    </w:p>
    <w:p w14:paraId="0A9D1F0E"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D166. </w:t>
      </w:r>
      <w:r w:rsidR="005025A2" w:rsidRPr="001D19F6">
        <w:rPr>
          <w:rFonts w:ascii="Arial" w:eastAsia="굴림" w:hAnsi="Arial" w:cs="Arial"/>
          <w:sz w:val="22"/>
        </w:rPr>
        <w:t xml:space="preserve">I am satisfied with current wage. </w:t>
      </w:r>
    </w:p>
    <w:p w14:paraId="48BD054C" w14:textId="77777777" w:rsidR="00547EC2" w:rsidRPr="001D19F6" w:rsidRDefault="00547EC2" w:rsidP="00F14BA4">
      <w:pPr>
        <w:pStyle w:val="a6"/>
        <w:numPr>
          <w:ilvl w:val="0"/>
          <w:numId w:val="56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6810AB4" w14:textId="77777777" w:rsidR="00547EC2" w:rsidRPr="001D19F6" w:rsidRDefault="00547EC2" w:rsidP="00F14BA4">
      <w:pPr>
        <w:pStyle w:val="a6"/>
        <w:numPr>
          <w:ilvl w:val="0"/>
          <w:numId w:val="568"/>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F8469EA" w14:textId="77777777" w:rsidR="00547EC2" w:rsidRPr="001D19F6" w:rsidRDefault="00547EC2" w:rsidP="00F14BA4">
      <w:pPr>
        <w:pStyle w:val="a6"/>
        <w:numPr>
          <w:ilvl w:val="0"/>
          <w:numId w:val="568"/>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5E01DA2" w14:textId="77777777" w:rsidR="00547EC2" w:rsidRPr="001D19F6" w:rsidRDefault="00547EC2" w:rsidP="00F14BA4">
      <w:pPr>
        <w:pStyle w:val="a6"/>
        <w:numPr>
          <w:ilvl w:val="0"/>
          <w:numId w:val="56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1DDB1C8" w14:textId="77777777" w:rsidR="00361345" w:rsidRPr="001D19F6" w:rsidRDefault="00361345" w:rsidP="00361345">
      <w:pPr>
        <w:pStyle w:val="a6"/>
        <w:wordWrap/>
        <w:adjustRightInd w:val="0"/>
        <w:spacing w:line="360" w:lineRule="auto"/>
        <w:ind w:leftChars="0"/>
        <w:rPr>
          <w:rFonts w:ascii="Arial" w:eastAsia="굴림" w:hAnsi="Arial" w:cs="Arial"/>
          <w:sz w:val="22"/>
        </w:rPr>
      </w:pPr>
    </w:p>
    <w:p w14:paraId="70FA2F0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D167. </w:t>
      </w:r>
      <w:r w:rsidR="005025A2" w:rsidRPr="001D19F6">
        <w:rPr>
          <w:rFonts w:ascii="Arial" w:eastAsia="굴림" w:hAnsi="Arial" w:cs="Arial"/>
          <w:sz w:val="22"/>
        </w:rPr>
        <w:t>I feel my job is secure</w:t>
      </w:r>
      <w:r w:rsidRPr="001D19F6">
        <w:rPr>
          <w:rFonts w:ascii="Arial" w:eastAsia="굴림" w:hAnsi="Arial" w:cs="Arial"/>
          <w:sz w:val="22"/>
        </w:rPr>
        <w:t>.</w:t>
      </w:r>
    </w:p>
    <w:p w14:paraId="48EA220A" w14:textId="77777777" w:rsidR="00547EC2" w:rsidRPr="001D19F6" w:rsidRDefault="00547EC2" w:rsidP="00F14BA4">
      <w:pPr>
        <w:pStyle w:val="a6"/>
        <w:numPr>
          <w:ilvl w:val="0"/>
          <w:numId w:val="56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5928AA08" w14:textId="77777777" w:rsidR="00547EC2" w:rsidRPr="001D19F6" w:rsidRDefault="00547EC2" w:rsidP="00F14BA4">
      <w:pPr>
        <w:pStyle w:val="a6"/>
        <w:numPr>
          <w:ilvl w:val="0"/>
          <w:numId w:val="569"/>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80FCAED" w14:textId="77777777" w:rsidR="00547EC2" w:rsidRPr="001D19F6" w:rsidRDefault="00547EC2" w:rsidP="00F14BA4">
      <w:pPr>
        <w:pStyle w:val="a6"/>
        <w:numPr>
          <w:ilvl w:val="0"/>
          <w:numId w:val="569"/>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0E8ADA7" w14:textId="77777777" w:rsidR="00547EC2" w:rsidRPr="001D19F6" w:rsidRDefault="00547EC2" w:rsidP="00F14BA4">
      <w:pPr>
        <w:pStyle w:val="a6"/>
        <w:numPr>
          <w:ilvl w:val="0"/>
          <w:numId w:val="56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595ACB6A" w14:textId="77777777" w:rsidR="00624BD4" w:rsidRPr="001D19F6" w:rsidRDefault="00624BD4" w:rsidP="00624BD4">
      <w:pPr>
        <w:wordWrap/>
        <w:adjustRightInd w:val="0"/>
        <w:spacing w:line="360" w:lineRule="auto"/>
        <w:rPr>
          <w:rFonts w:ascii="Arial" w:eastAsia="굴림" w:hAnsi="Arial" w:cs="Arial"/>
          <w:sz w:val="22"/>
        </w:rPr>
      </w:pPr>
    </w:p>
    <w:p w14:paraId="0B3A82FE"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D168. I am satisfied with the work environment of my job.</w:t>
      </w:r>
    </w:p>
    <w:p w14:paraId="5EC009D0" w14:textId="77777777" w:rsidR="00547EC2" w:rsidRPr="001D19F6" w:rsidRDefault="00547EC2" w:rsidP="00F14BA4">
      <w:pPr>
        <w:pStyle w:val="a6"/>
        <w:numPr>
          <w:ilvl w:val="0"/>
          <w:numId w:val="57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08454B9B" w14:textId="77777777" w:rsidR="00547EC2" w:rsidRPr="001D19F6" w:rsidRDefault="00547EC2" w:rsidP="00F14BA4">
      <w:pPr>
        <w:pStyle w:val="a6"/>
        <w:numPr>
          <w:ilvl w:val="0"/>
          <w:numId w:val="570"/>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5722105" w14:textId="77777777" w:rsidR="00547EC2" w:rsidRPr="001D19F6" w:rsidRDefault="00547EC2" w:rsidP="00F14BA4">
      <w:pPr>
        <w:pStyle w:val="a6"/>
        <w:numPr>
          <w:ilvl w:val="0"/>
          <w:numId w:val="570"/>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669A0FE" w14:textId="77777777" w:rsidR="00547EC2" w:rsidRPr="001D19F6" w:rsidRDefault="00547EC2" w:rsidP="00F14BA4">
      <w:pPr>
        <w:pStyle w:val="a6"/>
        <w:numPr>
          <w:ilvl w:val="0"/>
          <w:numId w:val="57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D522ADA" w14:textId="77777777" w:rsidR="00624BD4" w:rsidRPr="001D19F6" w:rsidRDefault="00624BD4" w:rsidP="00624BD4">
      <w:pPr>
        <w:wordWrap/>
        <w:adjustRightInd w:val="0"/>
        <w:spacing w:line="360" w:lineRule="auto"/>
        <w:rPr>
          <w:rFonts w:ascii="Arial" w:eastAsia="굴림" w:hAnsi="Arial" w:cs="Arial"/>
          <w:sz w:val="22"/>
        </w:rPr>
      </w:pPr>
    </w:p>
    <w:p w14:paraId="5442F3B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D169. I am</w:t>
      </w:r>
      <w:r w:rsidR="00B44BBF" w:rsidRPr="001D19F6">
        <w:rPr>
          <w:rFonts w:ascii="Arial" w:eastAsia="굴림" w:hAnsi="Arial" w:cs="Arial"/>
          <w:sz w:val="22"/>
        </w:rPr>
        <w:t xml:space="preserve"> satisfied with </w:t>
      </w:r>
      <w:r w:rsidR="005025A2" w:rsidRPr="001D19F6">
        <w:rPr>
          <w:rFonts w:ascii="Arial" w:eastAsia="굴림" w:hAnsi="Arial" w:cs="Arial"/>
          <w:sz w:val="22"/>
        </w:rPr>
        <w:t>my</w:t>
      </w:r>
      <w:r w:rsidR="00B44BBF" w:rsidRPr="001D19F6">
        <w:rPr>
          <w:rFonts w:ascii="Arial" w:eastAsia="굴림" w:hAnsi="Arial" w:cs="Arial"/>
          <w:sz w:val="22"/>
        </w:rPr>
        <w:t xml:space="preserve"> work </w:t>
      </w:r>
      <w:r w:rsidR="00084C38" w:rsidRPr="001D19F6">
        <w:rPr>
          <w:rFonts w:ascii="Arial" w:eastAsia="굴림" w:hAnsi="Arial" w:cs="Arial"/>
          <w:sz w:val="22"/>
        </w:rPr>
        <w:t xml:space="preserve">at </w:t>
      </w:r>
      <w:r w:rsidRPr="001D19F6">
        <w:rPr>
          <w:rFonts w:ascii="Arial" w:eastAsia="굴림" w:hAnsi="Arial" w:cs="Arial"/>
          <w:sz w:val="22"/>
        </w:rPr>
        <w:t>my current job.</w:t>
      </w:r>
    </w:p>
    <w:p w14:paraId="278BA8F1" w14:textId="77777777" w:rsidR="00547EC2" w:rsidRPr="001D19F6" w:rsidRDefault="00547EC2" w:rsidP="00F14BA4">
      <w:pPr>
        <w:pStyle w:val="a6"/>
        <w:numPr>
          <w:ilvl w:val="0"/>
          <w:numId w:val="57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3DCDEA6" w14:textId="77777777" w:rsidR="00547EC2" w:rsidRPr="001D19F6" w:rsidRDefault="00547EC2" w:rsidP="00F14BA4">
      <w:pPr>
        <w:pStyle w:val="a6"/>
        <w:numPr>
          <w:ilvl w:val="0"/>
          <w:numId w:val="571"/>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Agree</w:t>
      </w:r>
    </w:p>
    <w:p w14:paraId="3B564984" w14:textId="77777777" w:rsidR="00547EC2" w:rsidRPr="001D19F6" w:rsidRDefault="00547EC2" w:rsidP="00F14BA4">
      <w:pPr>
        <w:pStyle w:val="a6"/>
        <w:numPr>
          <w:ilvl w:val="0"/>
          <w:numId w:val="571"/>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784F242B" w14:textId="77777777" w:rsidR="00547EC2" w:rsidRPr="001D19F6" w:rsidRDefault="00547EC2" w:rsidP="00F14BA4">
      <w:pPr>
        <w:pStyle w:val="a6"/>
        <w:numPr>
          <w:ilvl w:val="0"/>
          <w:numId w:val="57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F2B6FF3" w14:textId="77777777" w:rsidR="00624BD4" w:rsidRPr="001D19F6" w:rsidRDefault="00624BD4" w:rsidP="00624BD4">
      <w:pPr>
        <w:wordWrap/>
        <w:adjustRightInd w:val="0"/>
        <w:spacing w:line="360" w:lineRule="auto"/>
        <w:rPr>
          <w:rFonts w:ascii="Arial" w:eastAsia="굴림" w:hAnsi="Arial" w:cs="Arial"/>
          <w:sz w:val="22"/>
        </w:rPr>
      </w:pPr>
    </w:p>
    <w:p w14:paraId="1072672A"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D170. </w:t>
      </w:r>
      <w:r w:rsidR="00361345" w:rsidRPr="001D19F6">
        <w:rPr>
          <w:rFonts w:ascii="Arial" w:eastAsia="굴림" w:hAnsi="Arial" w:cs="Arial"/>
          <w:kern w:val="0"/>
          <w:sz w:val="22"/>
        </w:rPr>
        <w:t>My job involves a lot of stress.</w:t>
      </w:r>
      <w:r w:rsidR="005025A2" w:rsidRPr="001D19F6">
        <w:rPr>
          <w:rFonts w:ascii="Arial" w:eastAsia="굴림" w:hAnsi="Arial" w:cs="Arial"/>
          <w:sz w:val="22"/>
        </w:rPr>
        <w:t xml:space="preserve"> </w:t>
      </w:r>
    </w:p>
    <w:p w14:paraId="0FEC7E58" w14:textId="77777777" w:rsidR="00547EC2" w:rsidRPr="001D19F6" w:rsidRDefault="00547EC2" w:rsidP="00F14BA4">
      <w:pPr>
        <w:pStyle w:val="a6"/>
        <w:numPr>
          <w:ilvl w:val="0"/>
          <w:numId w:val="57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7EB79F67" w14:textId="77777777" w:rsidR="00547EC2" w:rsidRPr="001D19F6" w:rsidRDefault="00547EC2" w:rsidP="00F14BA4">
      <w:pPr>
        <w:pStyle w:val="a6"/>
        <w:numPr>
          <w:ilvl w:val="0"/>
          <w:numId w:val="57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56B1D6A" w14:textId="77777777" w:rsidR="00547EC2" w:rsidRPr="001D19F6" w:rsidRDefault="00547EC2" w:rsidP="00F14BA4">
      <w:pPr>
        <w:pStyle w:val="a6"/>
        <w:numPr>
          <w:ilvl w:val="0"/>
          <w:numId w:val="57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59545408" w14:textId="77777777" w:rsidR="00547EC2" w:rsidRPr="001D19F6" w:rsidRDefault="00547EC2" w:rsidP="00F14BA4">
      <w:pPr>
        <w:pStyle w:val="a6"/>
        <w:numPr>
          <w:ilvl w:val="0"/>
          <w:numId w:val="57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13289FA9" w14:textId="77777777" w:rsidR="00624BD4" w:rsidRPr="001D19F6" w:rsidRDefault="00624BD4" w:rsidP="00624BD4">
      <w:pPr>
        <w:wordWrap/>
        <w:adjustRightInd w:val="0"/>
        <w:spacing w:line="360" w:lineRule="auto"/>
        <w:rPr>
          <w:rFonts w:ascii="Arial" w:eastAsia="굴림" w:hAnsi="Arial" w:cs="Arial"/>
          <w:sz w:val="22"/>
        </w:rPr>
      </w:pPr>
    </w:p>
    <w:p w14:paraId="1881C753"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D171. </w:t>
      </w:r>
      <w:r w:rsidR="005025A2" w:rsidRPr="001D19F6">
        <w:rPr>
          <w:rFonts w:ascii="Arial" w:eastAsia="굴림" w:hAnsi="Arial" w:cs="Arial"/>
          <w:sz w:val="22"/>
        </w:rPr>
        <w:t xml:space="preserve">In general, </w:t>
      </w:r>
      <w:r w:rsidRPr="001D19F6">
        <w:rPr>
          <w:rFonts w:ascii="Arial" w:eastAsia="굴림" w:hAnsi="Arial" w:cs="Arial"/>
          <w:sz w:val="22"/>
        </w:rPr>
        <w:t>I am satisfied with my current job.</w:t>
      </w:r>
    </w:p>
    <w:p w14:paraId="45C88615" w14:textId="77777777" w:rsidR="00547EC2" w:rsidRPr="001D19F6" w:rsidRDefault="00547EC2" w:rsidP="00F14BA4">
      <w:pPr>
        <w:pStyle w:val="a6"/>
        <w:numPr>
          <w:ilvl w:val="0"/>
          <w:numId w:val="57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8CC9FAF" w14:textId="77777777" w:rsidR="00547EC2" w:rsidRPr="001D19F6" w:rsidRDefault="00547EC2" w:rsidP="00F14BA4">
      <w:pPr>
        <w:pStyle w:val="a6"/>
        <w:numPr>
          <w:ilvl w:val="0"/>
          <w:numId w:val="573"/>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1D16BE10" w14:textId="77777777" w:rsidR="00547EC2" w:rsidRPr="001D19F6" w:rsidRDefault="00547EC2" w:rsidP="00F14BA4">
      <w:pPr>
        <w:pStyle w:val="a6"/>
        <w:numPr>
          <w:ilvl w:val="0"/>
          <w:numId w:val="573"/>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0C863C37" w14:textId="77777777" w:rsidR="00547EC2" w:rsidRPr="001D19F6" w:rsidRDefault="00547EC2" w:rsidP="00F14BA4">
      <w:pPr>
        <w:pStyle w:val="a6"/>
        <w:numPr>
          <w:ilvl w:val="0"/>
          <w:numId w:val="57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14C0B9A3" w14:textId="77777777" w:rsidR="00624BD4" w:rsidRDefault="00624BD4" w:rsidP="00624BD4">
      <w:pPr>
        <w:wordWrap/>
        <w:adjustRightInd w:val="0"/>
        <w:spacing w:line="360" w:lineRule="auto"/>
        <w:rPr>
          <w:rFonts w:ascii="Arial" w:eastAsia="굴림" w:hAnsi="Arial" w:cs="Arial"/>
          <w:sz w:val="22"/>
        </w:rPr>
      </w:pPr>
    </w:p>
    <w:p w14:paraId="409E69C6" w14:textId="77777777" w:rsidR="0092474D" w:rsidRPr="001D19F6" w:rsidRDefault="0092474D" w:rsidP="00624BD4">
      <w:pPr>
        <w:wordWrap/>
        <w:adjustRightInd w:val="0"/>
        <w:spacing w:line="360" w:lineRule="auto"/>
        <w:rPr>
          <w:rFonts w:ascii="Arial" w:eastAsia="굴림" w:hAnsi="Arial" w:cs="Arial"/>
          <w:sz w:val="22"/>
        </w:rPr>
      </w:pPr>
    </w:p>
    <w:p w14:paraId="184C965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D172. Considering my educational </w:t>
      </w:r>
      <w:r w:rsidR="005025A2" w:rsidRPr="001D19F6">
        <w:rPr>
          <w:rFonts w:ascii="Arial" w:eastAsia="굴림" w:hAnsi="Arial" w:cs="Arial"/>
          <w:sz w:val="22"/>
        </w:rPr>
        <w:t>background</w:t>
      </w:r>
      <w:r w:rsidRPr="001D19F6">
        <w:rPr>
          <w:rFonts w:ascii="Arial" w:eastAsia="굴림" w:hAnsi="Arial" w:cs="Arial"/>
          <w:sz w:val="22"/>
        </w:rPr>
        <w:t>, the level of my current job is</w:t>
      </w:r>
      <w:r w:rsidR="00FD21F3" w:rsidRPr="001D19F6">
        <w:rPr>
          <w:rFonts w:ascii="Arial" w:eastAsia="굴림" w:hAnsi="Arial" w:cs="Arial"/>
          <w:sz w:val="22"/>
        </w:rPr>
        <w:t>….</w:t>
      </w:r>
    </w:p>
    <w:p w14:paraId="4D2F5C8B" w14:textId="77777777" w:rsidR="00624BD4" w:rsidRPr="001D19F6" w:rsidRDefault="00624BD4" w:rsidP="00F14BA4">
      <w:pPr>
        <w:pStyle w:val="a6"/>
        <w:numPr>
          <w:ilvl w:val="0"/>
          <w:numId w:val="574"/>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2CFE2666" w14:textId="77777777" w:rsidR="00624BD4" w:rsidRPr="001D19F6" w:rsidRDefault="00624BD4" w:rsidP="00F14BA4">
      <w:pPr>
        <w:pStyle w:val="a6"/>
        <w:numPr>
          <w:ilvl w:val="0"/>
          <w:numId w:val="574"/>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2D13F218" w14:textId="77777777" w:rsidR="00624BD4" w:rsidRPr="001D19F6" w:rsidRDefault="00624BD4" w:rsidP="00F14BA4">
      <w:pPr>
        <w:pStyle w:val="a6"/>
        <w:numPr>
          <w:ilvl w:val="0"/>
          <w:numId w:val="574"/>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713B50CB" w14:textId="77777777" w:rsidR="00624BD4" w:rsidRPr="001D19F6" w:rsidRDefault="00624BD4" w:rsidP="00F14BA4">
      <w:pPr>
        <w:pStyle w:val="a6"/>
        <w:numPr>
          <w:ilvl w:val="0"/>
          <w:numId w:val="574"/>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0B975FEE" w14:textId="77777777" w:rsidR="00624BD4" w:rsidRPr="001D19F6" w:rsidRDefault="00624BD4" w:rsidP="00F14BA4">
      <w:pPr>
        <w:pStyle w:val="a6"/>
        <w:numPr>
          <w:ilvl w:val="0"/>
          <w:numId w:val="574"/>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4947DB64" w14:textId="77777777" w:rsidR="00624BD4" w:rsidRPr="001D19F6" w:rsidRDefault="00624BD4" w:rsidP="00624BD4">
      <w:pPr>
        <w:wordWrap/>
        <w:adjustRightInd w:val="0"/>
        <w:spacing w:line="360" w:lineRule="auto"/>
        <w:rPr>
          <w:rFonts w:ascii="Arial" w:eastAsia="굴림" w:hAnsi="Arial" w:cs="Arial"/>
          <w:sz w:val="22"/>
        </w:rPr>
      </w:pPr>
    </w:p>
    <w:p w14:paraId="64B8726D"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D173. Considering my skills and expertise, the level of my current job is</w:t>
      </w:r>
      <w:r w:rsidR="00FD21F3" w:rsidRPr="001D19F6">
        <w:rPr>
          <w:rFonts w:ascii="Arial" w:eastAsia="굴림" w:hAnsi="Arial" w:cs="Arial"/>
          <w:sz w:val="22"/>
        </w:rPr>
        <w:t>…</w:t>
      </w:r>
    </w:p>
    <w:p w14:paraId="130ABD68" w14:textId="77777777" w:rsidR="005025A2" w:rsidRPr="001D19F6" w:rsidRDefault="005025A2" w:rsidP="00F14BA4">
      <w:pPr>
        <w:pStyle w:val="a6"/>
        <w:numPr>
          <w:ilvl w:val="0"/>
          <w:numId w:val="575"/>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1E10F149" w14:textId="77777777" w:rsidR="005025A2" w:rsidRPr="001D19F6" w:rsidRDefault="005025A2" w:rsidP="00F14BA4">
      <w:pPr>
        <w:pStyle w:val="a6"/>
        <w:numPr>
          <w:ilvl w:val="0"/>
          <w:numId w:val="575"/>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0B054155" w14:textId="77777777" w:rsidR="005025A2" w:rsidRPr="001D19F6" w:rsidRDefault="005025A2" w:rsidP="00F14BA4">
      <w:pPr>
        <w:pStyle w:val="a6"/>
        <w:numPr>
          <w:ilvl w:val="0"/>
          <w:numId w:val="575"/>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63A81C1D" w14:textId="77777777" w:rsidR="005025A2" w:rsidRPr="001D19F6" w:rsidRDefault="005025A2" w:rsidP="00F14BA4">
      <w:pPr>
        <w:pStyle w:val="a6"/>
        <w:numPr>
          <w:ilvl w:val="0"/>
          <w:numId w:val="575"/>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434B7441" w14:textId="77777777" w:rsidR="005025A2" w:rsidRPr="001D19F6" w:rsidRDefault="005025A2" w:rsidP="00F14BA4">
      <w:pPr>
        <w:pStyle w:val="a6"/>
        <w:numPr>
          <w:ilvl w:val="0"/>
          <w:numId w:val="575"/>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40B7B4C9" w14:textId="77777777" w:rsidR="00624BD4" w:rsidRPr="001D19F6" w:rsidRDefault="00624BD4" w:rsidP="00624BD4">
      <w:pPr>
        <w:wordWrap/>
        <w:adjustRightInd w:val="0"/>
        <w:spacing w:line="360" w:lineRule="auto"/>
        <w:rPr>
          <w:rFonts w:ascii="Arial" w:eastAsia="굴림" w:hAnsi="Arial" w:cs="Arial"/>
          <w:sz w:val="22"/>
        </w:rPr>
      </w:pPr>
    </w:p>
    <w:p w14:paraId="629F4E52"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D174. </w:t>
      </w:r>
      <w:r w:rsidR="00211E14" w:rsidRPr="001D19F6">
        <w:rPr>
          <w:rFonts w:ascii="Arial" w:eastAsia="굴림" w:hAnsi="Arial" w:cs="Arial"/>
          <w:sz w:val="22"/>
        </w:rPr>
        <w:t xml:space="preserve">Would you like to </w:t>
      </w:r>
      <w:r w:rsidRPr="001D19F6">
        <w:rPr>
          <w:rFonts w:ascii="Arial" w:eastAsia="굴림" w:hAnsi="Arial" w:cs="Arial"/>
          <w:sz w:val="22"/>
        </w:rPr>
        <w:t xml:space="preserve">continue working at your current job? </w:t>
      </w:r>
    </w:p>
    <w:p w14:paraId="148C8EB0"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t>
      </w:r>
      <w:r w:rsidR="00211E14" w:rsidRPr="001D19F6">
        <w:rPr>
          <w:rFonts w:ascii="Arial" w:eastAsia="굴림" w:hAnsi="Arial" w:cs="Arial"/>
          <w:sz w:val="22"/>
        </w:rPr>
        <w:t>would like to co</w:t>
      </w:r>
      <w:r w:rsidRPr="001D19F6">
        <w:rPr>
          <w:rFonts w:ascii="Arial" w:eastAsia="굴림" w:hAnsi="Arial" w:cs="Arial"/>
          <w:sz w:val="22"/>
        </w:rPr>
        <w:t xml:space="preserve">ntinue my current job, as it is </w:t>
      </w:r>
      <w:r w:rsidR="00FF014F" w:rsidRPr="001D19F6">
        <w:rPr>
          <w:rFonts w:ascii="Arial" w:eastAsia="굴림" w:hAnsi="Arial" w:cs="Arial"/>
          <w:sz w:val="22"/>
        </w:rPr>
        <w:tab/>
      </w:r>
      <w:r w:rsidRPr="001D19F6">
        <w:rPr>
          <w:rFonts w:ascii="Arial" w:eastAsia="굴림" w:hAnsi="Arial" w:cs="Arial"/>
          <w:sz w:val="22"/>
        </w:rPr>
        <w:t>→D178</w:t>
      </w:r>
    </w:p>
    <w:p w14:paraId="6F4AA2D1"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t>
      </w:r>
      <w:r w:rsidR="00211E14" w:rsidRPr="001D19F6">
        <w:rPr>
          <w:rFonts w:ascii="Arial" w:eastAsia="굴림" w:hAnsi="Arial" w:cs="Arial"/>
          <w:sz w:val="22"/>
        </w:rPr>
        <w:t>would like to</w:t>
      </w:r>
      <w:r w:rsidRPr="001D19F6">
        <w:rPr>
          <w:rFonts w:ascii="Arial" w:eastAsia="굴림" w:hAnsi="Arial" w:cs="Arial"/>
          <w:sz w:val="22"/>
        </w:rPr>
        <w:t xml:space="preserve"> </w:t>
      </w:r>
      <w:r w:rsidR="00211E14" w:rsidRPr="001D19F6">
        <w:rPr>
          <w:rFonts w:ascii="Arial" w:eastAsia="굴림" w:hAnsi="Arial" w:cs="Arial"/>
          <w:sz w:val="22"/>
        </w:rPr>
        <w:t>i</w:t>
      </w:r>
      <w:r w:rsidRPr="001D19F6">
        <w:rPr>
          <w:rFonts w:ascii="Arial" w:eastAsia="굴림" w:hAnsi="Arial" w:cs="Arial"/>
          <w:sz w:val="22"/>
        </w:rPr>
        <w:t>ncrease work load</w:t>
      </w:r>
      <w:r w:rsidR="00211E14" w:rsidRPr="001D19F6">
        <w:rPr>
          <w:rFonts w:ascii="Arial" w:eastAsia="굴림" w:hAnsi="Arial" w:cs="Arial"/>
          <w:sz w:val="22"/>
        </w:rPr>
        <w:t xml:space="preserve"> at my current job</w:t>
      </w:r>
      <w:r w:rsidRPr="001D19F6">
        <w:rPr>
          <w:rFonts w:ascii="Arial" w:eastAsia="굴림" w:hAnsi="Arial" w:cs="Arial"/>
          <w:sz w:val="22"/>
        </w:rPr>
        <w:t xml:space="preserve"> </w:t>
      </w:r>
      <w:r w:rsidR="00FF014F" w:rsidRPr="001D19F6">
        <w:rPr>
          <w:rFonts w:ascii="Arial" w:eastAsia="굴림" w:hAnsi="Arial" w:cs="Arial"/>
          <w:sz w:val="22"/>
        </w:rPr>
        <w:tab/>
      </w:r>
      <w:r w:rsidRPr="001D19F6">
        <w:rPr>
          <w:rFonts w:ascii="Arial" w:eastAsia="굴림" w:hAnsi="Arial" w:cs="Arial"/>
          <w:sz w:val="22"/>
        </w:rPr>
        <w:t>→D178</w:t>
      </w:r>
    </w:p>
    <w:p w14:paraId="1D552490"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t>
      </w:r>
      <w:r w:rsidR="00211E14" w:rsidRPr="001D19F6">
        <w:rPr>
          <w:rFonts w:ascii="Arial" w:eastAsia="굴림" w:hAnsi="Arial" w:cs="Arial"/>
          <w:sz w:val="22"/>
        </w:rPr>
        <w:t>would like to</w:t>
      </w:r>
      <w:r w:rsidRPr="001D19F6">
        <w:rPr>
          <w:rFonts w:ascii="Arial" w:eastAsia="굴림" w:hAnsi="Arial" w:cs="Arial"/>
          <w:sz w:val="22"/>
        </w:rPr>
        <w:t xml:space="preserve"> </w:t>
      </w:r>
      <w:r w:rsidR="00FF014F" w:rsidRPr="001D19F6">
        <w:rPr>
          <w:rFonts w:ascii="Arial" w:eastAsia="굴림" w:hAnsi="Arial" w:cs="Arial"/>
          <w:sz w:val="22"/>
        </w:rPr>
        <w:t>transfer to add new work at m</w:t>
      </w:r>
      <w:r w:rsidRPr="001D19F6">
        <w:rPr>
          <w:rFonts w:ascii="Arial" w:eastAsia="굴림" w:hAnsi="Arial" w:cs="Arial"/>
          <w:sz w:val="22"/>
        </w:rPr>
        <w:t>y current job</w:t>
      </w:r>
    </w:p>
    <w:p w14:paraId="66686CDF"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t>
      </w:r>
      <w:r w:rsidR="00211E14" w:rsidRPr="001D19F6">
        <w:rPr>
          <w:rFonts w:ascii="Arial" w:eastAsia="굴림" w:hAnsi="Arial" w:cs="Arial"/>
          <w:sz w:val="22"/>
        </w:rPr>
        <w:t>would like to</w:t>
      </w:r>
      <w:r w:rsidRPr="001D19F6">
        <w:rPr>
          <w:rFonts w:ascii="Arial" w:eastAsia="굴림" w:hAnsi="Arial" w:cs="Arial"/>
          <w:sz w:val="22"/>
        </w:rPr>
        <w:t xml:space="preserve"> </w:t>
      </w:r>
      <w:r w:rsidR="00FF014F" w:rsidRPr="001D19F6">
        <w:rPr>
          <w:rFonts w:ascii="Arial" w:eastAsia="굴림" w:hAnsi="Arial" w:cs="Arial"/>
          <w:sz w:val="22"/>
        </w:rPr>
        <w:t>decrease work load at my current job</w:t>
      </w:r>
      <w:r w:rsidRPr="001D19F6">
        <w:rPr>
          <w:rFonts w:ascii="Arial" w:eastAsia="굴림" w:hAnsi="Arial" w:cs="Arial"/>
          <w:sz w:val="22"/>
        </w:rPr>
        <w:t xml:space="preserve"> </w:t>
      </w:r>
      <w:r w:rsidR="00FF014F" w:rsidRPr="001D19F6">
        <w:rPr>
          <w:rFonts w:ascii="Arial" w:eastAsia="굴림" w:hAnsi="Arial" w:cs="Arial"/>
          <w:sz w:val="22"/>
        </w:rPr>
        <w:tab/>
      </w:r>
      <w:r w:rsidRPr="001D19F6">
        <w:rPr>
          <w:rFonts w:ascii="Arial" w:eastAsia="굴림" w:hAnsi="Arial" w:cs="Arial"/>
          <w:sz w:val="22"/>
        </w:rPr>
        <w:t>→D178</w:t>
      </w:r>
    </w:p>
    <w:p w14:paraId="4F258891"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t>No, I</w:t>
      </w:r>
      <w:r w:rsidR="00084C38" w:rsidRPr="001D19F6">
        <w:rPr>
          <w:rFonts w:ascii="Arial" w:eastAsia="굴림" w:hAnsi="Arial" w:cs="Arial"/>
          <w:sz w:val="22"/>
        </w:rPr>
        <w:t xml:space="preserve"> would</w:t>
      </w:r>
      <w:r w:rsidRPr="001D19F6">
        <w:rPr>
          <w:rFonts w:ascii="Arial" w:eastAsia="굴림" w:hAnsi="Arial" w:cs="Arial"/>
          <w:sz w:val="22"/>
        </w:rPr>
        <w:t xml:space="preserve"> like to take a different job</w:t>
      </w:r>
    </w:p>
    <w:p w14:paraId="6DF50F8B" w14:textId="77777777" w:rsidR="00624BD4" w:rsidRPr="001D19F6" w:rsidRDefault="00624BD4" w:rsidP="00F14BA4">
      <w:pPr>
        <w:pStyle w:val="a6"/>
        <w:numPr>
          <w:ilvl w:val="0"/>
          <w:numId w:val="576"/>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 xml:space="preserve">No, I </w:t>
      </w:r>
      <w:r w:rsidR="00084C38" w:rsidRPr="001D19F6">
        <w:rPr>
          <w:rFonts w:ascii="Arial" w:eastAsia="굴림" w:hAnsi="Arial" w:cs="Arial"/>
          <w:sz w:val="22"/>
        </w:rPr>
        <w:t xml:space="preserve">would </w:t>
      </w:r>
      <w:r w:rsidRPr="001D19F6">
        <w:rPr>
          <w:rFonts w:ascii="Arial" w:eastAsia="굴림" w:hAnsi="Arial" w:cs="Arial"/>
          <w:sz w:val="22"/>
        </w:rPr>
        <w:t xml:space="preserve">like to </w:t>
      </w:r>
      <w:r w:rsidR="00FF014F" w:rsidRPr="001D19F6">
        <w:rPr>
          <w:rFonts w:ascii="Arial" w:eastAsia="굴림" w:hAnsi="Arial" w:cs="Arial"/>
          <w:sz w:val="22"/>
        </w:rPr>
        <w:t>quit</w:t>
      </w:r>
      <w:r w:rsidRPr="001D19F6">
        <w:rPr>
          <w:rFonts w:ascii="Arial" w:eastAsia="굴림" w:hAnsi="Arial" w:cs="Arial"/>
          <w:sz w:val="22"/>
        </w:rPr>
        <w:t xml:space="preserve"> working</w:t>
      </w:r>
      <w:r w:rsidR="00FF014F" w:rsidRPr="001D19F6">
        <w:rPr>
          <w:rFonts w:ascii="Arial" w:eastAsia="굴림" w:hAnsi="Arial" w:cs="Arial"/>
          <w:sz w:val="22"/>
        </w:rPr>
        <w:t xml:space="preserve"> completely</w:t>
      </w:r>
      <w:r w:rsidRPr="001D19F6">
        <w:rPr>
          <w:rFonts w:ascii="Arial" w:eastAsia="굴림" w:hAnsi="Arial" w:cs="Arial"/>
          <w:sz w:val="22"/>
        </w:rPr>
        <w:t xml:space="preserve"> </w:t>
      </w:r>
      <w:r w:rsidR="00FF014F" w:rsidRPr="001D19F6">
        <w:rPr>
          <w:rFonts w:ascii="Arial" w:eastAsia="굴림" w:hAnsi="Arial" w:cs="Arial"/>
          <w:sz w:val="22"/>
        </w:rPr>
        <w:tab/>
      </w:r>
      <w:r w:rsidR="00FF014F" w:rsidRPr="001D19F6">
        <w:rPr>
          <w:rFonts w:ascii="Arial" w:eastAsia="굴림" w:hAnsi="Arial" w:cs="Arial"/>
          <w:sz w:val="22"/>
        </w:rPr>
        <w:tab/>
      </w:r>
      <w:r w:rsidRPr="001D19F6">
        <w:rPr>
          <w:rFonts w:ascii="Arial" w:eastAsia="굴림" w:hAnsi="Arial" w:cs="Arial"/>
          <w:sz w:val="22"/>
        </w:rPr>
        <w:t>→D178</w:t>
      </w:r>
    </w:p>
    <w:p w14:paraId="6D6244C6" w14:textId="77777777" w:rsidR="00624BD4" w:rsidRPr="001D19F6" w:rsidRDefault="00624BD4" w:rsidP="00624BD4">
      <w:pPr>
        <w:wordWrap/>
        <w:adjustRightInd w:val="0"/>
        <w:spacing w:line="360" w:lineRule="auto"/>
        <w:rPr>
          <w:rFonts w:ascii="Arial" w:eastAsia="굴림" w:hAnsi="Arial" w:cs="Arial"/>
          <w:sz w:val="22"/>
        </w:rPr>
      </w:pPr>
    </w:p>
    <w:p w14:paraId="6DF554BE"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D175. What would be the ideal employment status for you?</w:t>
      </w:r>
    </w:p>
    <w:p w14:paraId="77C0DDC1" w14:textId="77777777" w:rsidR="00624BD4" w:rsidRPr="001D19F6" w:rsidRDefault="00084C38" w:rsidP="00F14BA4">
      <w:pPr>
        <w:pStyle w:val="a6"/>
        <w:numPr>
          <w:ilvl w:val="0"/>
          <w:numId w:val="577"/>
        </w:numPr>
        <w:wordWrap/>
        <w:adjustRightInd w:val="0"/>
        <w:spacing w:line="360" w:lineRule="auto"/>
        <w:ind w:leftChars="0"/>
        <w:rPr>
          <w:rFonts w:ascii="Arial" w:eastAsia="굴림" w:hAnsi="Arial" w:cs="Arial"/>
          <w:sz w:val="22"/>
        </w:rPr>
      </w:pPr>
      <w:r w:rsidRPr="001D19F6">
        <w:rPr>
          <w:rFonts w:ascii="Arial" w:eastAsia="굴림" w:hAnsi="Arial" w:cs="Arial"/>
          <w:sz w:val="22"/>
        </w:rPr>
        <w:t>Full-</w:t>
      </w:r>
      <w:r w:rsidR="00624BD4" w:rsidRPr="001D19F6">
        <w:rPr>
          <w:rFonts w:ascii="Arial" w:eastAsia="굴림" w:hAnsi="Arial" w:cs="Arial"/>
          <w:sz w:val="22"/>
        </w:rPr>
        <w:t>time wage worker</w:t>
      </w:r>
    </w:p>
    <w:p w14:paraId="3D082222" w14:textId="77777777" w:rsidR="00624BD4" w:rsidRPr="001D19F6" w:rsidRDefault="00084C38" w:rsidP="00F14BA4">
      <w:pPr>
        <w:pStyle w:val="a6"/>
        <w:numPr>
          <w:ilvl w:val="0"/>
          <w:numId w:val="578"/>
        </w:numPr>
        <w:wordWrap/>
        <w:adjustRightInd w:val="0"/>
        <w:spacing w:line="360" w:lineRule="auto"/>
        <w:ind w:leftChars="0"/>
        <w:rPr>
          <w:rFonts w:ascii="Arial" w:eastAsia="굴림" w:hAnsi="Arial" w:cs="Arial"/>
          <w:sz w:val="22"/>
        </w:rPr>
      </w:pPr>
      <w:r w:rsidRPr="001D19F6">
        <w:rPr>
          <w:rFonts w:ascii="Arial" w:eastAsia="굴림" w:hAnsi="Arial" w:cs="Arial"/>
          <w:sz w:val="22"/>
        </w:rPr>
        <w:t>Part-</w:t>
      </w:r>
      <w:r w:rsidR="00624BD4" w:rsidRPr="001D19F6">
        <w:rPr>
          <w:rFonts w:ascii="Arial" w:eastAsia="굴림" w:hAnsi="Arial" w:cs="Arial"/>
          <w:sz w:val="22"/>
        </w:rPr>
        <w:t>time wage worker</w:t>
      </w:r>
    </w:p>
    <w:p w14:paraId="7C125747" w14:textId="77777777" w:rsidR="00624BD4" w:rsidRPr="001D19F6" w:rsidRDefault="00624BD4" w:rsidP="00F14BA4">
      <w:pPr>
        <w:pStyle w:val="a6"/>
        <w:numPr>
          <w:ilvl w:val="0"/>
          <w:numId w:val="579"/>
        </w:numPr>
        <w:wordWrap/>
        <w:adjustRightInd w:val="0"/>
        <w:spacing w:line="360" w:lineRule="auto"/>
        <w:ind w:leftChars="0"/>
        <w:rPr>
          <w:rFonts w:ascii="Arial" w:eastAsia="굴림" w:hAnsi="Arial" w:cs="Arial"/>
          <w:sz w:val="22"/>
        </w:rPr>
      </w:pPr>
      <w:r w:rsidRPr="001D19F6">
        <w:rPr>
          <w:rFonts w:ascii="Arial" w:eastAsia="굴림" w:hAnsi="Arial" w:cs="Arial"/>
          <w:sz w:val="22"/>
        </w:rPr>
        <w:t>Self-employed</w:t>
      </w:r>
    </w:p>
    <w:p w14:paraId="66AB3255" w14:textId="77777777" w:rsidR="00B05F73" w:rsidRPr="001D19F6" w:rsidRDefault="00B05F73" w:rsidP="00B05F73">
      <w:pPr>
        <w:pStyle w:val="a6"/>
        <w:wordWrap/>
        <w:adjustRightInd w:val="0"/>
        <w:spacing w:line="360" w:lineRule="auto"/>
        <w:ind w:leftChars="0"/>
        <w:rPr>
          <w:rFonts w:ascii="Arial" w:eastAsia="굴림" w:hAnsi="Arial" w:cs="Arial"/>
          <w:sz w:val="22"/>
        </w:rPr>
      </w:pPr>
    </w:p>
    <w:p w14:paraId="50B6C45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D176. What do you want to do for your new job? </w:t>
      </w:r>
      <w:r w:rsidR="009F1E16" w:rsidRPr="001D19F6">
        <w:rPr>
          <w:rFonts w:ascii="Arial" w:eastAsia="굴림" w:hAnsi="Arial" w:cs="Arial"/>
          <w:sz w:val="22"/>
        </w:rPr>
        <w:t>Choose</w:t>
      </w:r>
      <w:r w:rsidRPr="001D19F6">
        <w:rPr>
          <w:rFonts w:ascii="Arial" w:eastAsia="굴림" w:hAnsi="Arial" w:cs="Arial"/>
          <w:sz w:val="22"/>
        </w:rPr>
        <w:t xml:space="preserve"> from below.</w:t>
      </w:r>
    </w:p>
    <w:p w14:paraId="0E961E50"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Managers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30159019"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(Associate) Professionals </w:t>
      </w:r>
      <w:r w:rsidRPr="001D19F6">
        <w:rPr>
          <w:rFonts w:ascii="Arial" w:eastAsia="굴림" w:hAnsi="Arial" w:cs="Arial"/>
          <w:sz w:val="22"/>
        </w:rPr>
        <w:tab/>
      </w:r>
    </w:p>
    <w:p w14:paraId="4645C8ED" w14:textId="77777777" w:rsidR="00FF014F" w:rsidRPr="001D19F6" w:rsidRDefault="00FE1FCD"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kern w:val="0"/>
          <w:sz w:val="22"/>
        </w:rPr>
        <w:t>Clerical support workers</w:t>
      </w:r>
      <w:r w:rsidR="00FF014F" w:rsidRPr="001D19F6">
        <w:rPr>
          <w:rFonts w:ascii="Arial" w:eastAsia="굴림" w:hAnsi="Arial" w:cs="Arial"/>
          <w:sz w:val="22"/>
        </w:rPr>
        <w:tab/>
      </w:r>
      <w:r w:rsidR="00FF014F" w:rsidRPr="001D19F6">
        <w:rPr>
          <w:rFonts w:ascii="Arial" w:eastAsia="굴림" w:hAnsi="Arial" w:cs="Arial"/>
          <w:sz w:val="22"/>
        </w:rPr>
        <w:tab/>
      </w:r>
      <w:r w:rsidR="00FF014F" w:rsidRPr="001D19F6">
        <w:rPr>
          <w:rFonts w:ascii="Arial" w:eastAsia="굴림" w:hAnsi="Arial" w:cs="Arial"/>
          <w:sz w:val="22"/>
        </w:rPr>
        <w:tab/>
      </w:r>
    </w:p>
    <w:p w14:paraId="7E3A0EA0"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Service workers </w:t>
      </w:r>
      <w:r w:rsidRPr="001D19F6">
        <w:rPr>
          <w:rFonts w:ascii="Arial" w:eastAsia="굴림" w:hAnsi="Arial" w:cs="Arial"/>
          <w:sz w:val="22"/>
        </w:rPr>
        <w:tab/>
      </w:r>
      <w:r w:rsidRPr="001D19F6">
        <w:rPr>
          <w:rFonts w:ascii="Arial" w:eastAsia="굴림" w:hAnsi="Arial" w:cs="Arial"/>
          <w:sz w:val="22"/>
        </w:rPr>
        <w:tab/>
      </w:r>
    </w:p>
    <w:p w14:paraId="14500ADC"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Sales workers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DBD61C7"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Skilled agricultural, forestry, and fishery workers </w:t>
      </w:r>
    </w:p>
    <w:p w14:paraId="455CF08D" w14:textId="77777777" w:rsidR="00FF014F" w:rsidRPr="001D19F6" w:rsidRDefault="00FF014F"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sz w:val="22"/>
        </w:rPr>
        <w:t xml:space="preserve">Craft and related trades workers </w:t>
      </w:r>
    </w:p>
    <w:p w14:paraId="19852239" w14:textId="77777777" w:rsidR="00FE1FCD" w:rsidRPr="001D19F6" w:rsidRDefault="00FE1FCD"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kern w:val="0"/>
          <w:sz w:val="22"/>
        </w:rPr>
        <w:t xml:space="preserve">Plant and machine operators, and assemblers </w:t>
      </w:r>
    </w:p>
    <w:p w14:paraId="237EA5BF" w14:textId="77777777" w:rsidR="00FF014F" w:rsidRPr="001D19F6" w:rsidRDefault="00FE1FCD"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kern w:val="0"/>
          <w:sz w:val="22"/>
        </w:rPr>
        <w:t>Elementary occupations</w:t>
      </w:r>
      <w:r w:rsidR="00FF014F" w:rsidRPr="001D19F6">
        <w:rPr>
          <w:rFonts w:ascii="Arial" w:eastAsia="굴림" w:hAnsi="Arial" w:cs="Arial"/>
          <w:sz w:val="22"/>
        </w:rPr>
        <w:t xml:space="preserve"> </w:t>
      </w:r>
      <w:r w:rsidR="00FF014F" w:rsidRPr="001D19F6">
        <w:rPr>
          <w:rFonts w:ascii="Arial" w:eastAsia="굴림" w:hAnsi="Arial" w:cs="Arial"/>
          <w:sz w:val="22"/>
        </w:rPr>
        <w:tab/>
      </w:r>
      <w:r w:rsidR="00FF014F" w:rsidRPr="001D19F6">
        <w:rPr>
          <w:rFonts w:ascii="Arial" w:eastAsia="굴림" w:hAnsi="Arial" w:cs="Arial"/>
          <w:sz w:val="22"/>
        </w:rPr>
        <w:tab/>
      </w:r>
    </w:p>
    <w:p w14:paraId="4CA95D56" w14:textId="77777777" w:rsidR="00FF014F" w:rsidRPr="001D19F6" w:rsidRDefault="00FE1FCD" w:rsidP="00F14BA4">
      <w:pPr>
        <w:pStyle w:val="a6"/>
        <w:numPr>
          <w:ilvl w:val="0"/>
          <w:numId w:val="580"/>
        </w:numPr>
        <w:wordWrap/>
        <w:spacing w:line="360" w:lineRule="auto"/>
        <w:ind w:leftChars="0"/>
        <w:rPr>
          <w:rFonts w:ascii="Arial" w:eastAsia="굴림" w:hAnsi="Arial" w:cs="Arial"/>
          <w:sz w:val="22"/>
        </w:rPr>
      </w:pPr>
      <w:r w:rsidRPr="001D19F6">
        <w:rPr>
          <w:rFonts w:ascii="Arial" w:eastAsia="굴림" w:hAnsi="Arial" w:cs="Arial"/>
          <w:kern w:val="0"/>
          <w:sz w:val="22"/>
        </w:rPr>
        <w:t>Armed forces occupation</w:t>
      </w:r>
      <w:r w:rsidR="00FF014F" w:rsidRPr="001D19F6">
        <w:rPr>
          <w:rFonts w:ascii="Arial" w:eastAsia="굴림" w:hAnsi="Arial" w:cs="Arial"/>
          <w:sz w:val="22"/>
        </w:rPr>
        <w:tab/>
      </w:r>
      <w:r w:rsidR="00FF014F" w:rsidRPr="001D19F6">
        <w:rPr>
          <w:rFonts w:ascii="Arial" w:eastAsia="굴림" w:hAnsi="Arial" w:cs="Arial"/>
          <w:sz w:val="22"/>
        </w:rPr>
        <w:tab/>
      </w:r>
    </w:p>
    <w:p w14:paraId="186E9AFD" w14:textId="77777777" w:rsidR="000F1414" w:rsidRPr="001D19F6" w:rsidRDefault="000F1414" w:rsidP="000F1414">
      <w:pPr>
        <w:pStyle w:val="a6"/>
        <w:wordWrap/>
        <w:adjustRightInd w:val="0"/>
        <w:spacing w:line="360" w:lineRule="auto"/>
        <w:ind w:leftChars="0" w:left="360"/>
        <w:rPr>
          <w:rFonts w:ascii="Arial" w:eastAsia="굴림" w:hAnsi="Arial" w:cs="Arial"/>
          <w:sz w:val="22"/>
        </w:rPr>
      </w:pPr>
    </w:p>
    <w:p w14:paraId="663CA13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D177. What would be the minimum </w:t>
      </w:r>
      <w:r w:rsidR="00FB3D5A" w:rsidRPr="001D19F6">
        <w:rPr>
          <w:rFonts w:ascii="Arial" w:eastAsia="굴림" w:hAnsi="Arial" w:cs="Arial"/>
          <w:sz w:val="22"/>
        </w:rPr>
        <w:t>wages</w:t>
      </w:r>
      <w:r w:rsidR="002047C1" w:rsidRPr="001D19F6">
        <w:rPr>
          <w:rFonts w:ascii="Arial" w:eastAsia="굴림" w:hAnsi="Arial" w:cs="Arial"/>
          <w:sz w:val="22"/>
        </w:rPr>
        <w:t xml:space="preserve"> or salaries</w:t>
      </w:r>
      <w:r w:rsidRPr="001D19F6">
        <w:rPr>
          <w:rFonts w:ascii="Arial" w:eastAsia="굴림" w:hAnsi="Arial" w:cs="Arial"/>
          <w:sz w:val="22"/>
        </w:rPr>
        <w:t xml:space="preserve"> per month? (Unit: 10,000 Korean won)</w:t>
      </w:r>
    </w:p>
    <w:p w14:paraId="3F01BBDC"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[IWER: Mark 0 if R does not matter.]</w:t>
      </w:r>
    </w:p>
    <w:p w14:paraId="4090AA95" w14:textId="77777777" w:rsidR="00624BD4" w:rsidRPr="001D19F6" w:rsidRDefault="00FF014F"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0~99997]</w:t>
      </w:r>
    </w:p>
    <w:p w14:paraId="08ECF0CC" w14:textId="77777777" w:rsidR="00624BD4" w:rsidRPr="001D19F6" w:rsidRDefault="00624BD4" w:rsidP="00624BD4">
      <w:pPr>
        <w:wordWrap/>
        <w:adjustRightInd w:val="0"/>
        <w:spacing w:line="360" w:lineRule="auto"/>
        <w:rPr>
          <w:rFonts w:ascii="Arial" w:eastAsia="굴림" w:hAnsi="Arial" w:cs="Arial"/>
          <w:sz w:val="22"/>
        </w:rPr>
      </w:pPr>
    </w:p>
    <w:p w14:paraId="04DE6D5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D178. Now I want to ask about your retirement plan. At what age do you plan to retire? </w:t>
      </w:r>
    </w:p>
    <w:p w14:paraId="64159B63" w14:textId="77777777" w:rsidR="00F8357F" w:rsidRPr="001D19F6" w:rsidRDefault="00624BD4" w:rsidP="00F8357F">
      <w:pPr>
        <w:wordWrap/>
        <w:adjustRightInd w:val="0"/>
        <w:spacing w:line="360" w:lineRule="auto"/>
        <w:rPr>
          <w:rFonts w:ascii="Arial" w:eastAsia="굴림" w:hAnsi="Arial" w:cs="Arial"/>
          <w:sz w:val="22"/>
        </w:rPr>
      </w:pPr>
      <w:r w:rsidRPr="001D19F6">
        <w:rPr>
          <w:rFonts w:ascii="Arial" w:eastAsia="굴림" w:hAnsi="Arial" w:cs="Arial"/>
          <w:sz w:val="22"/>
        </w:rPr>
        <w:t xml:space="preserve">[IWER: </w:t>
      </w:r>
    </w:p>
    <w:p w14:paraId="2BF71DAD" w14:textId="77777777" w:rsidR="00F8357F" w:rsidRPr="001D19F6" w:rsidRDefault="00F8357F" w:rsidP="00F8357F">
      <w:pPr>
        <w:pStyle w:val="a4"/>
        <w:wordWrap/>
        <w:spacing w:line="360" w:lineRule="auto"/>
        <w:rPr>
          <w:rFonts w:ascii="Arial" w:hAnsi="Arial" w:cs="Arial"/>
          <w:color w:val="auto"/>
          <w:sz w:val="22"/>
          <w:szCs w:val="22"/>
        </w:rPr>
      </w:pPr>
      <w:r w:rsidRPr="001D19F6">
        <w:rPr>
          <w:rFonts w:ascii="Arial" w:hAnsi="Arial" w:cs="Arial"/>
          <w:color w:val="auto"/>
          <w:sz w:val="22"/>
          <w:szCs w:val="22"/>
        </w:rPr>
        <w:t>- Count a person’s age in full, not Korean age</w:t>
      </w:r>
      <w:r w:rsidR="00FF014F" w:rsidRPr="001D19F6">
        <w:rPr>
          <w:rFonts w:ascii="Arial" w:hAnsi="Arial" w:cs="Arial"/>
          <w:color w:val="auto"/>
          <w:sz w:val="22"/>
          <w:szCs w:val="22"/>
        </w:rPr>
        <w:t xml:space="preserve"> </w:t>
      </w:r>
      <w:r w:rsidRPr="001D19F6">
        <w:rPr>
          <w:rFonts w:ascii="Arial" w:hAnsi="Arial" w:cs="Arial"/>
          <w:color w:val="auto"/>
          <w:sz w:val="22"/>
          <w:szCs w:val="22"/>
        </w:rPr>
        <w:t xml:space="preserve">(same as American age). </w:t>
      </w:r>
    </w:p>
    <w:p w14:paraId="423A413A"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Mark 0 if R plans to keep working as long as he/she is physically capable.</w:t>
      </w:r>
    </w:p>
    <w:p w14:paraId="4FE51D92" w14:textId="77777777" w:rsidR="00FF014F" w:rsidRPr="001D19F6" w:rsidRDefault="00FF014F" w:rsidP="00FF014F">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Retirement refers to having stopped income-earning activities and currently not working or engaging only in pastime work. Also, she/he doesn’t have intention to do anything more serious than pastime work as long as there is no special change in circumstances.]</w:t>
      </w:r>
    </w:p>
    <w:p w14:paraId="23AC392A" w14:textId="77777777" w:rsidR="00624BD4" w:rsidRPr="001D19F6" w:rsidRDefault="00FF014F"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years old [</w:t>
      </w:r>
      <w:r w:rsidR="003608C0" w:rsidRPr="001D19F6">
        <w:rPr>
          <w:rFonts w:ascii="Arial" w:eastAsia="굴림" w:hAnsi="Arial" w:cs="Arial"/>
          <w:sz w:val="22"/>
        </w:rPr>
        <w:t xml:space="preserve">Range: </w:t>
      </w:r>
      <w:r w:rsidR="00624BD4" w:rsidRPr="001D19F6">
        <w:rPr>
          <w:rFonts w:ascii="Arial" w:eastAsia="굴림" w:hAnsi="Arial" w:cs="Arial"/>
          <w:sz w:val="22"/>
        </w:rPr>
        <w:t>0~97]</w:t>
      </w:r>
    </w:p>
    <w:p w14:paraId="2119D2E8" w14:textId="77777777" w:rsidR="00624BD4" w:rsidRPr="001D19F6" w:rsidRDefault="00624BD4" w:rsidP="00624BD4">
      <w:pPr>
        <w:wordWrap/>
        <w:adjustRightInd w:val="0"/>
        <w:spacing w:line="360" w:lineRule="auto"/>
        <w:rPr>
          <w:rFonts w:ascii="Arial" w:eastAsia="굴림" w:hAnsi="Arial" w:cs="Arial"/>
          <w:sz w:val="22"/>
        </w:rPr>
      </w:pPr>
    </w:p>
    <w:p w14:paraId="76BCCF2B"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D179. </w:t>
      </w:r>
      <w:r w:rsidR="00D00C08" w:rsidRPr="001D19F6">
        <w:rPr>
          <w:rFonts w:ascii="Arial" w:eastAsia="굴림" w:hAnsi="Arial" w:cs="Arial"/>
          <w:sz w:val="22"/>
        </w:rPr>
        <w:t xml:space="preserve">Other than the main job you have been telling us, </w:t>
      </w:r>
      <w:r w:rsidR="00361345" w:rsidRPr="001D19F6">
        <w:rPr>
          <w:rFonts w:ascii="Arial" w:eastAsia="굴림" w:hAnsi="Arial" w:cs="Arial"/>
          <w:sz w:val="22"/>
        </w:rPr>
        <w:t xml:space="preserve">are you doing any other work for pay now such as a </w:t>
      </w:r>
      <w:r w:rsidR="00FD1FA9" w:rsidRPr="001D19F6">
        <w:rPr>
          <w:rFonts w:ascii="Arial" w:eastAsia="굴림" w:hAnsi="Arial" w:cs="Arial"/>
          <w:kern w:val="0"/>
          <w:sz w:val="22"/>
        </w:rPr>
        <w:t>second job</w:t>
      </w:r>
      <w:r w:rsidR="00361345" w:rsidRPr="001D19F6">
        <w:rPr>
          <w:rFonts w:ascii="Arial" w:eastAsia="굴림" w:hAnsi="Arial" w:cs="Arial"/>
          <w:sz w:val="22"/>
        </w:rPr>
        <w:t>?</w:t>
      </w:r>
    </w:p>
    <w:p w14:paraId="44648A00"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[IWER: </w:t>
      </w:r>
      <w:r w:rsidR="00D00C08" w:rsidRPr="001D19F6">
        <w:rPr>
          <w:rFonts w:ascii="Arial" w:eastAsia="굴림" w:hAnsi="Arial" w:cs="Arial"/>
          <w:sz w:val="22"/>
        </w:rPr>
        <w:t xml:space="preserve">Please include only paid-work as </w:t>
      </w:r>
      <w:r w:rsidR="0060656D" w:rsidRPr="001D19F6">
        <w:rPr>
          <w:rFonts w:ascii="Arial" w:eastAsia="굴림" w:hAnsi="Arial" w:cs="Arial"/>
          <w:sz w:val="22"/>
        </w:rPr>
        <w:t>including</w:t>
      </w:r>
      <w:r w:rsidR="00D00C08" w:rsidRPr="001D19F6">
        <w:rPr>
          <w:rFonts w:ascii="Arial" w:eastAsia="굴림" w:hAnsi="Arial" w:cs="Arial"/>
          <w:sz w:val="22"/>
        </w:rPr>
        <w:t xml:space="preserve"> non-paid activities such as community services</w:t>
      </w:r>
      <w:r w:rsidRPr="001D19F6">
        <w:rPr>
          <w:rFonts w:ascii="Arial" w:eastAsia="굴림" w:hAnsi="Arial" w:cs="Arial"/>
          <w:sz w:val="22"/>
        </w:rPr>
        <w:t>]</w:t>
      </w:r>
    </w:p>
    <w:p w14:paraId="600EF2B2" w14:textId="77777777" w:rsidR="00D00C08" w:rsidRPr="001D19F6" w:rsidRDefault="00D00C08" w:rsidP="00F14BA4">
      <w:pPr>
        <w:pStyle w:val="a6"/>
        <w:numPr>
          <w:ilvl w:val="0"/>
          <w:numId w:val="58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00AA0B46" w:rsidRPr="001D19F6">
        <w:rPr>
          <w:rFonts w:ascii="Arial" w:eastAsia="굴림" w:hAnsi="Arial" w:cs="Arial"/>
          <w:sz w:val="22"/>
        </w:rPr>
        <w:t>No →Go to D184_3</w:t>
      </w:r>
    </w:p>
    <w:p w14:paraId="3881888E" w14:textId="77777777" w:rsidR="00624BD4" w:rsidRPr="001D19F6" w:rsidRDefault="00624BD4" w:rsidP="00624BD4">
      <w:pPr>
        <w:wordWrap/>
        <w:adjustRightInd w:val="0"/>
        <w:spacing w:line="360" w:lineRule="auto"/>
        <w:rPr>
          <w:rFonts w:ascii="Arial" w:eastAsia="굴림" w:hAnsi="Arial" w:cs="Arial"/>
          <w:sz w:val="22"/>
        </w:rPr>
      </w:pPr>
    </w:p>
    <w:p w14:paraId="5C608D05"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lastRenderedPageBreak/>
        <w:t>D180. How many jobs do you currently have including the main job? (</w:t>
      </w:r>
      <w:r w:rsidR="00C660A1" w:rsidRPr="001D19F6">
        <w:rPr>
          <w:rFonts w:ascii="Arial" w:eastAsia="굴림" w:hAnsi="Arial" w:cs="Arial"/>
          <w:sz w:val="22"/>
        </w:rPr>
        <w:t>u</w:t>
      </w:r>
      <w:r w:rsidRPr="001D19F6">
        <w:rPr>
          <w:rFonts w:ascii="Arial" w:eastAsia="굴림" w:hAnsi="Arial" w:cs="Arial"/>
          <w:sz w:val="22"/>
        </w:rPr>
        <w:t xml:space="preserve">nit: </w:t>
      </w:r>
      <w:r w:rsidR="00C660A1" w:rsidRPr="001D19F6">
        <w:rPr>
          <w:rFonts w:ascii="Arial" w:eastAsia="굴림" w:hAnsi="Arial" w:cs="Arial"/>
          <w:sz w:val="22"/>
        </w:rPr>
        <w:t>n</w:t>
      </w:r>
      <w:r w:rsidRPr="001D19F6">
        <w:rPr>
          <w:rFonts w:ascii="Arial" w:eastAsia="굴림" w:hAnsi="Arial" w:cs="Arial"/>
          <w:sz w:val="22"/>
        </w:rPr>
        <w:t>umber)</w:t>
      </w:r>
    </w:p>
    <w:p w14:paraId="7F0EE60F" w14:textId="77777777" w:rsidR="00624BD4" w:rsidRPr="001D19F6" w:rsidRDefault="00D00C08"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w:t>
      </w:r>
      <w:proofErr w:type="gramStart"/>
      <w:r w:rsidRPr="001D19F6">
        <w:rPr>
          <w:rFonts w:ascii="Arial" w:eastAsia="굴림" w:hAnsi="Arial" w:cs="Arial"/>
          <w:kern w:val="0"/>
          <w:sz w:val="22"/>
        </w:rPr>
        <w:t xml:space="preserve">_ </w:t>
      </w:r>
      <w:r w:rsidR="00624BD4" w:rsidRPr="001D19F6">
        <w:rPr>
          <w:rFonts w:ascii="Arial" w:eastAsia="굴림" w:hAnsi="Arial" w:cs="Arial"/>
          <w:sz w:val="22"/>
        </w:rPr>
        <w:t xml:space="preserve"> [</w:t>
      </w:r>
      <w:proofErr w:type="gramEnd"/>
      <w:r w:rsidR="003608C0" w:rsidRPr="001D19F6">
        <w:rPr>
          <w:rFonts w:ascii="Arial" w:eastAsia="굴림" w:hAnsi="Arial" w:cs="Arial"/>
          <w:sz w:val="22"/>
        </w:rPr>
        <w:t xml:space="preserve">Range: </w:t>
      </w:r>
      <w:r w:rsidR="00624BD4" w:rsidRPr="001D19F6">
        <w:rPr>
          <w:rFonts w:ascii="Arial" w:eastAsia="굴림" w:hAnsi="Arial" w:cs="Arial"/>
          <w:sz w:val="22"/>
        </w:rPr>
        <w:t>2~7]</w:t>
      </w:r>
    </w:p>
    <w:p w14:paraId="799CC734" w14:textId="77777777" w:rsidR="00624BD4" w:rsidRPr="001D19F6" w:rsidRDefault="00624BD4" w:rsidP="00624BD4">
      <w:pPr>
        <w:wordWrap/>
        <w:adjustRightInd w:val="0"/>
        <w:spacing w:line="360" w:lineRule="auto"/>
        <w:rPr>
          <w:rFonts w:ascii="Arial" w:eastAsia="굴림" w:hAnsi="Arial" w:cs="Arial"/>
          <w:sz w:val="22"/>
        </w:rPr>
      </w:pPr>
    </w:p>
    <w:p w14:paraId="0E931C8A"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D181. What are the reasons for </w:t>
      </w:r>
      <w:r w:rsidR="00D00C08" w:rsidRPr="001D19F6">
        <w:rPr>
          <w:rFonts w:ascii="Arial" w:eastAsia="굴림" w:hAnsi="Arial" w:cs="Arial"/>
          <w:sz w:val="22"/>
        </w:rPr>
        <w:t xml:space="preserve">doing other </w:t>
      </w:r>
      <w:r w:rsidR="00EA6642" w:rsidRPr="001D19F6">
        <w:rPr>
          <w:rFonts w:ascii="Arial" w:eastAsia="굴림" w:hAnsi="Arial" w:cs="Arial"/>
          <w:sz w:val="22"/>
        </w:rPr>
        <w:t>work</w:t>
      </w:r>
      <w:r w:rsidR="00D00C08" w:rsidRPr="001D19F6">
        <w:rPr>
          <w:rFonts w:ascii="Arial" w:eastAsia="굴림" w:hAnsi="Arial" w:cs="Arial"/>
          <w:sz w:val="22"/>
        </w:rPr>
        <w:t xml:space="preserve"> </w:t>
      </w:r>
      <w:r w:rsidRPr="001D19F6">
        <w:rPr>
          <w:rFonts w:ascii="Arial" w:eastAsia="굴림" w:hAnsi="Arial" w:cs="Arial"/>
          <w:sz w:val="22"/>
        </w:rPr>
        <w:t>than your main job?</w:t>
      </w:r>
    </w:p>
    <w:p w14:paraId="3CBA9D58"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[IWER: Please state the most important reason only.]</w:t>
      </w:r>
    </w:p>
    <w:p w14:paraId="5E33102F" w14:textId="77777777" w:rsidR="00624BD4" w:rsidRPr="001D19F6" w:rsidRDefault="00624BD4"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To earn more money</w:t>
      </w:r>
      <w:r w:rsidR="00D00C08" w:rsidRPr="001D19F6">
        <w:rPr>
          <w:rFonts w:ascii="Arial" w:eastAsia="굴림" w:hAnsi="Arial" w:cs="Arial"/>
          <w:sz w:val="22"/>
        </w:rPr>
        <w:tab/>
      </w:r>
      <w:r w:rsidR="00D00C08" w:rsidRPr="001D19F6">
        <w:rPr>
          <w:rFonts w:ascii="Arial" w:eastAsia="굴림" w:hAnsi="Arial" w:cs="Arial"/>
          <w:sz w:val="22"/>
        </w:rPr>
        <w:tab/>
      </w:r>
      <w:r w:rsidRPr="001D19F6">
        <w:rPr>
          <w:rFonts w:ascii="Arial" w:eastAsia="굴림" w:hAnsi="Arial" w:cs="Arial"/>
          <w:sz w:val="22"/>
        </w:rPr>
        <w:t>→Go to D183</w:t>
      </w:r>
    </w:p>
    <w:p w14:paraId="6800C565" w14:textId="77777777" w:rsidR="00624BD4" w:rsidRPr="001D19F6" w:rsidRDefault="00624BD4"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For my health</w:t>
      </w:r>
      <w:r w:rsidR="00D00C08" w:rsidRPr="001D19F6">
        <w:rPr>
          <w:rFonts w:ascii="Arial" w:eastAsia="굴림" w:hAnsi="Arial" w:cs="Arial"/>
          <w:sz w:val="22"/>
        </w:rPr>
        <w:tab/>
      </w:r>
      <w:r w:rsidR="00D00C08" w:rsidRPr="001D19F6">
        <w:rPr>
          <w:rFonts w:ascii="Arial" w:eastAsia="굴림" w:hAnsi="Arial" w:cs="Arial"/>
          <w:sz w:val="22"/>
        </w:rPr>
        <w:tab/>
      </w:r>
      <w:r w:rsidR="00D00C08" w:rsidRPr="001D19F6">
        <w:rPr>
          <w:rFonts w:ascii="Arial" w:eastAsia="굴림" w:hAnsi="Arial" w:cs="Arial"/>
          <w:sz w:val="22"/>
        </w:rPr>
        <w:tab/>
      </w:r>
      <w:r w:rsidRPr="001D19F6">
        <w:rPr>
          <w:rFonts w:ascii="Arial" w:eastAsia="굴림" w:hAnsi="Arial" w:cs="Arial"/>
          <w:sz w:val="22"/>
        </w:rPr>
        <w:t>→Go to D183</w:t>
      </w:r>
    </w:p>
    <w:p w14:paraId="00A1AA3B" w14:textId="77777777" w:rsidR="00624BD4" w:rsidRPr="001D19F6" w:rsidRDefault="00624BD4"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Because it is the work I wanted to do</w:t>
      </w:r>
      <w:r w:rsidR="00D00C08" w:rsidRPr="001D19F6">
        <w:rPr>
          <w:rFonts w:ascii="Arial" w:eastAsia="굴림" w:hAnsi="Arial" w:cs="Arial"/>
          <w:sz w:val="22"/>
        </w:rPr>
        <w:tab/>
      </w:r>
      <w:r w:rsidRPr="001D19F6">
        <w:rPr>
          <w:rFonts w:ascii="Arial" w:eastAsia="굴림" w:hAnsi="Arial" w:cs="Arial"/>
          <w:sz w:val="22"/>
        </w:rPr>
        <w:t>→Go to D183</w:t>
      </w:r>
    </w:p>
    <w:p w14:paraId="550C5A8C" w14:textId="77777777" w:rsidR="00624BD4" w:rsidRPr="001D19F6" w:rsidRDefault="00624BD4"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For self-development</w:t>
      </w:r>
      <w:r w:rsidR="00D00C08" w:rsidRPr="001D19F6">
        <w:rPr>
          <w:rFonts w:ascii="Arial" w:eastAsia="굴림" w:hAnsi="Arial" w:cs="Arial"/>
          <w:sz w:val="22"/>
        </w:rPr>
        <w:tab/>
      </w:r>
      <w:r w:rsidR="00D00C08" w:rsidRPr="001D19F6">
        <w:rPr>
          <w:rFonts w:ascii="Arial" w:eastAsia="굴림" w:hAnsi="Arial" w:cs="Arial"/>
          <w:sz w:val="22"/>
        </w:rPr>
        <w:tab/>
      </w:r>
      <w:r w:rsidRPr="001D19F6">
        <w:rPr>
          <w:rFonts w:ascii="Arial" w:eastAsia="굴림" w:hAnsi="Arial" w:cs="Arial"/>
          <w:sz w:val="22"/>
        </w:rPr>
        <w:t>→Go to D183</w:t>
      </w:r>
    </w:p>
    <w:p w14:paraId="55FA80C7" w14:textId="77777777" w:rsidR="00624BD4" w:rsidRPr="001D19F6" w:rsidRDefault="00D00C08"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To utilize spare time</w:t>
      </w:r>
      <w:r w:rsidRPr="001D19F6">
        <w:rPr>
          <w:rFonts w:ascii="Arial" w:eastAsia="굴림" w:hAnsi="Arial" w:cs="Arial"/>
          <w:sz w:val="22"/>
        </w:rPr>
        <w:tab/>
      </w:r>
      <w:r w:rsidRPr="001D19F6">
        <w:rPr>
          <w:rFonts w:ascii="Arial" w:eastAsia="굴림" w:hAnsi="Arial" w:cs="Arial"/>
          <w:sz w:val="22"/>
        </w:rPr>
        <w:tab/>
        <w:t>→Go to D183</w:t>
      </w:r>
    </w:p>
    <w:p w14:paraId="062B4862" w14:textId="77777777" w:rsidR="00D00C08" w:rsidRPr="001D19F6" w:rsidRDefault="00D00C08"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To prepare myself when I quit my main job →Go to D183</w:t>
      </w:r>
    </w:p>
    <w:p w14:paraId="45849544" w14:textId="77777777" w:rsidR="00624BD4" w:rsidRPr="001D19F6" w:rsidRDefault="009100CB"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To help society or other people</w:t>
      </w:r>
      <w:r w:rsidR="00D00C08" w:rsidRPr="001D19F6">
        <w:rPr>
          <w:rFonts w:ascii="Arial" w:eastAsia="굴림" w:hAnsi="Arial" w:cs="Arial"/>
          <w:sz w:val="22"/>
        </w:rPr>
        <w:tab/>
      </w:r>
      <w:r w:rsidR="00624BD4" w:rsidRPr="001D19F6">
        <w:rPr>
          <w:rFonts w:ascii="Arial" w:eastAsia="굴림" w:hAnsi="Arial" w:cs="Arial"/>
          <w:sz w:val="22"/>
        </w:rPr>
        <w:t>→Go to D183</w:t>
      </w:r>
    </w:p>
    <w:p w14:paraId="0A5F3E5A" w14:textId="77777777" w:rsidR="00624BD4" w:rsidRPr="001D19F6" w:rsidRDefault="00624BD4" w:rsidP="00F14BA4">
      <w:pPr>
        <w:pStyle w:val="a6"/>
        <w:numPr>
          <w:ilvl w:val="0"/>
          <w:numId w:val="582"/>
        </w:numPr>
        <w:wordWrap/>
        <w:adjustRightInd w:val="0"/>
        <w:spacing w:line="360" w:lineRule="auto"/>
        <w:ind w:leftChars="0"/>
        <w:rPr>
          <w:rFonts w:ascii="Arial" w:eastAsia="굴림" w:hAnsi="Arial" w:cs="Arial"/>
          <w:sz w:val="22"/>
        </w:rPr>
      </w:pPr>
      <w:r w:rsidRPr="001D19F6">
        <w:rPr>
          <w:rFonts w:ascii="Arial" w:eastAsia="굴림" w:hAnsi="Arial" w:cs="Arial"/>
          <w:sz w:val="22"/>
        </w:rPr>
        <w:t>Other</w:t>
      </w:r>
      <w:r w:rsidR="009100CB" w:rsidRPr="001D19F6">
        <w:rPr>
          <w:rFonts w:ascii="Arial" w:eastAsia="굴림" w:hAnsi="Arial" w:cs="Arial"/>
          <w:sz w:val="22"/>
        </w:rPr>
        <w:t>s</w:t>
      </w:r>
    </w:p>
    <w:p w14:paraId="02E7C4B6" w14:textId="77777777" w:rsidR="00624BD4" w:rsidRPr="001D19F6" w:rsidRDefault="00624BD4" w:rsidP="00624BD4">
      <w:pPr>
        <w:wordWrap/>
        <w:adjustRightInd w:val="0"/>
        <w:spacing w:line="360" w:lineRule="auto"/>
        <w:rPr>
          <w:rFonts w:ascii="Arial" w:eastAsia="굴림" w:hAnsi="Arial" w:cs="Arial"/>
          <w:sz w:val="22"/>
        </w:rPr>
      </w:pPr>
    </w:p>
    <w:p w14:paraId="10722E92"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D182. </w:t>
      </w:r>
      <w:r w:rsidR="00AB0114" w:rsidRPr="001D19F6">
        <w:rPr>
          <w:rFonts w:ascii="Arial" w:eastAsia="굴림" w:hAnsi="Arial" w:cs="Arial"/>
          <w:sz w:val="22"/>
        </w:rPr>
        <w:t>If others, please specify</w:t>
      </w:r>
      <w:r w:rsidRPr="001D19F6">
        <w:rPr>
          <w:rFonts w:ascii="Arial" w:eastAsia="굴림" w:hAnsi="Arial" w:cs="Arial"/>
          <w:sz w:val="22"/>
        </w:rPr>
        <w:t>.</w:t>
      </w:r>
    </w:p>
    <w:p w14:paraId="07715037" w14:textId="77777777" w:rsidR="00624BD4" w:rsidRPr="001D19F6" w:rsidRDefault="00D00C08"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211F08CD" w14:textId="77777777" w:rsidR="00624BD4" w:rsidRPr="001D19F6" w:rsidRDefault="00624BD4" w:rsidP="00624BD4">
      <w:pPr>
        <w:wordWrap/>
        <w:adjustRightInd w:val="0"/>
        <w:spacing w:line="360" w:lineRule="auto"/>
        <w:rPr>
          <w:rFonts w:ascii="Arial" w:eastAsia="굴림" w:hAnsi="Arial" w:cs="Arial"/>
          <w:sz w:val="22"/>
        </w:rPr>
      </w:pPr>
    </w:p>
    <w:p w14:paraId="3EA16A8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D183. </w:t>
      </w:r>
      <w:r w:rsidR="00DD3DD5" w:rsidRPr="001D19F6">
        <w:rPr>
          <w:rFonts w:ascii="Arial" w:eastAsia="굴림" w:hAnsi="Arial" w:cs="Arial"/>
          <w:sz w:val="22"/>
        </w:rPr>
        <w:t>Exc</w:t>
      </w:r>
      <w:r w:rsidR="007F425B" w:rsidRPr="001D19F6">
        <w:rPr>
          <w:rFonts w:ascii="Arial" w:eastAsia="굴림" w:hAnsi="Arial" w:cs="Arial"/>
          <w:sz w:val="22"/>
        </w:rPr>
        <w:t>ept your main job, h</w:t>
      </w:r>
      <w:r w:rsidR="00DA70A1" w:rsidRPr="001D19F6">
        <w:rPr>
          <w:rFonts w:ascii="Arial" w:eastAsia="굴림" w:hAnsi="Arial" w:cs="Arial"/>
          <w:sz w:val="22"/>
        </w:rPr>
        <w:t xml:space="preserve">ow </w:t>
      </w:r>
      <w:r w:rsidRPr="001D19F6">
        <w:rPr>
          <w:rFonts w:ascii="Arial" w:eastAsia="굴림" w:hAnsi="Arial" w:cs="Arial"/>
          <w:sz w:val="22"/>
        </w:rPr>
        <w:t>many hours do you usually work on th</w:t>
      </w:r>
      <w:r w:rsidR="007F425B" w:rsidRPr="001D19F6">
        <w:rPr>
          <w:rFonts w:ascii="Arial" w:eastAsia="굴림" w:hAnsi="Arial" w:cs="Arial"/>
          <w:sz w:val="22"/>
        </w:rPr>
        <w:t xml:space="preserve">ese </w:t>
      </w:r>
      <w:r w:rsidR="00FD1FA9" w:rsidRPr="001D19F6">
        <w:rPr>
          <w:rFonts w:ascii="Arial" w:eastAsia="굴림" w:hAnsi="Arial" w:cs="Arial"/>
          <w:kern w:val="0"/>
          <w:sz w:val="22"/>
        </w:rPr>
        <w:t>second job</w:t>
      </w:r>
      <w:r w:rsidR="00FD1FA9" w:rsidRPr="001D19F6">
        <w:rPr>
          <w:rFonts w:ascii="Arial" w:eastAsia="굴림" w:hAnsi="Arial" w:cs="Arial"/>
          <w:sz w:val="22"/>
        </w:rPr>
        <w:t xml:space="preserve">s </w:t>
      </w:r>
      <w:r w:rsidR="007F425B" w:rsidRPr="001D19F6">
        <w:rPr>
          <w:rFonts w:ascii="Arial" w:eastAsia="굴림" w:hAnsi="Arial" w:cs="Arial"/>
          <w:sz w:val="22"/>
        </w:rPr>
        <w:t xml:space="preserve">per week? </w:t>
      </w:r>
      <w:r w:rsidRPr="001D19F6">
        <w:rPr>
          <w:rFonts w:ascii="Arial" w:eastAsia="굴림" w:hAnsi="Arial" w:cs="Arial"/>
          <w:sz w:val="22"/>
        </w:rPr>
        <w:t>(</w:t>
      </w:r>
      <w:r w:rsidR="00C660A1" w:rsidRPr="001D19F6">
        <w:rPr>
          <w:rFonts w:ascii="Arial" w:eastAsia="굴림" w:hAnsi="Arial" w:cs="Arial"/>
          <w:sz w:val="22"/>
        </w:rPr>
        <w:t>u</w:t>
      </w:r>
      <w:r w:rsidRPr="001D19F6">
        <w:rPr>
          <w:rFonts w:ascii="Arial" w:eastAsia="굴림" w:hAnsi="Arial" w:cs="Arial"/>
          <w:sz w:val="22"/>
        </w:rPr>
        <w:t xml:space="preserve">nit: </w:t>
      </w:r>
      <w:r w:rsidR="00F30AA3" w:rsidRPr="001D19F6">
        <w:rPr>
          <w:rFonts w:ascii="Arial" w:eastAsia="굴림" w:hAnsi="Arial" w:cs="Arial"/>
          <w:sz w:val="22"/>
        </w:rPr>
        <w:t xml:space="preserve">an </w:t>
      </w:r>
      <w:r w:rsidR="00F8357F" w:rsidRPr="001D19F6">
        <w:rPr>
          <w:rFonts w:ascii="Arial" w:eastAsia="굴림" w:hAnsi="Arial" w:cs="Arial"/>
          <w:sz w:val="22"/>
        </w:rPr>
        <w:t xml:space="preserve">average </w:t>
      </w:r>
      <w:r w:rsidRPr="001D19F6">
        <w:rPr>
          <w:rFonts w:ascii="Arial" w:eastAsia="굴림" w:hAnsi="Arial" w:cs="Arial"/>
          <w:sz w:val="22"/>
        </w:rPr>
        <w:t>hour</w:t>
      </w:r>
      <w:r w:rsidR="00F30AA3" w:rsidRPr="001D19F6">
        <w:rPr>
          <w:rFonts w:ascii="Arial" w:eastAsia="굴림" w:hAnsi="Arial" w:cs="Arial"/>
          <w:sz w:val="22"/>
        </w:rPr>
        <w:t xml:space="preserve"> per week</w:t>
      </w:r>
      <w:r w:rsidRPr="001D19F6">
        <w:rPr>
          <w:rFonts w:ascii="Arial" w:eastAsia="굴림" w:hAnsi="Arial" w:cs="Arial"/>
          <w:sz w:val="22"/>
        </w:rPr>
        <w:t>)</w:t>
      </w:r>
    </w:p>
    <w:p w14:paraId="517F9C05" w14:textId="77777777" w:rsidR="00624BD4" w:rsidRPr="001D19F6" w:rsidRDefault="007F425B" w:rsidP="00624BD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hours [</w:t>
      </w:r>
      <w:r w:rsidR="003608C0" w:rsidRPr="001D19F6">
        <w:rPr>
          <w:rFonts w:ascii="Arial" w:eastAsia="굴림" w:hAnsi="Arial" w:cs="Arial"/>
          <w:sz w:val="22"/>
        </w:rPr>
        <w:t xml:space="preserve">Range: </w:t>
      </w:r>
      <w:r w:rsidR="00624BD4" w:rsidRPr="001D19F6">
        <w:rPr>
          <w:rFonts w:ascii="Arial" w:eastAsia="굴림" w:hAnsi="Arial" w:cs="Arial"/>
          <w:sz w:val="22"/>
        </w:rPr>
        <w:t>1~97]</w:t>
      </w:r>
    </w:p>
    <w:p w14:paraId="27915EC2" w14:textId="77777777" w:rsidR="00624BD4" w:rsidRPr="001D19F6" w:rsidRDefault="00624BD4" w:rsidP="00624BD4">
      <w:pPr>
        <w:wordWrap/>
        <w:adjustRightInd w:val="0"/>
        <w:spacing w:line="360" w:lineRule="auto"/>
        <w:rPr>
          <w:rFonts w:ascii="Arial" w:eastAsia="굴림" w:hAnsi="Arial" w:cs="Arial"/>
          <w:sz w:val="22"/>
        </w:rPr>
      </w:pPr>
    </w:p>
    <w:p w14:paraId="0EED0462" w14:textId="77777777" w:rsidR="000F1414" w:rsidRPr="001D19F6" w:rsidRDefault="00624BD4" w:rsidP="000F1414">
      <w:pPr>
        <w:wordWrap/>
        <w:adjustRightInd w:val="0"/>
        <w:spacing w:line="360" w:lineRule="auto"/>
        <w:rPr>
          <w:rFonts w:ascii="Arial" w:eastAsia="굴림" w:hAnsi="Arial" w:cs="Arial"/>
          <w:sz w:val="22"/>
        </w:rPr>
      </w:pPr>
      <w:r w:rsidRPr="001D19F6">
        <w:rPr>
          <w:rFonts w:ascii="Arial" w:eastAsia="굴림" w:hAnsi="Arial" w:cs="Arial"/>
          <w:sz w:val="22"/>
        </w:rPr>
        <w:t>D184</w:t>
      </w:r>
      <w:r w:rsidR="000F1414" w:rsidRPr="001D19F6">
        <w:rPr>
          <w:rFonts w:ascii="Arial" w:eastAsia="굴림" w:hAnsi="Arial" w:cs="Arial"/>
          <w:sz w:val="22"/>
        </w:rPr>
        <w:t xml:space="preserve">. </w:t>
      </w:r>
      <w:r w:rsidR="00BF3085" w:rsidRPr="001D19F6">
        <w:rPr>
          <w:rFonts w:ascii="Arial" w:eastAsia="굴림" w:hAnsi="Arial" w:cs="Arial"/>
          <w:sz w:val="22"/>
        </w:rPr>
        <w:t xml:space="preserve">[Post-tax income] </w:t>
      </w:r>
      <w:r w:rsidR="00AB0114" w:rsidRPr="001D19F6">
        <w:rPr>
          <w:rFonts w:ascii="Arial" w:eastAsia="굴림" w:hAnsi="Arial" w:cs="Arial"/>
          <w:sz w:val="22"/>
        </w:rPr>
        <w:t xml:space="preserve">On average </w:t>
      </w:r>
      <w:r w:rsidRPr="001D19F6">
        <w:rPr>
          <w:rFonts w:ascii="Arial" w:eastAsia="굴림" w:hAnsi="Arial" w:cs="Arial"/>
          <w:sz w:val="22"/>
        </w:rPr>
        <w:t xml:space="preserve">how much do you earn from these </w:t>
      </w:r>
      <w:r w:rsidR="00FD1FA9" w:rsidRPr="001D19F6">
        <w:rPr>
          <w:rFonts w:ascii="Arial" w:eastAsia="굴림" w:hAnsi="Arial" w:cs="Arial"/>
          <w:kern w:val="0"/>
          <w:sz w:val="22"/>
        </w:rPr>
        <w:t>second jobs</w:t>
      </w:r>
      <w:r w:rsidR="007F425B" w:rsidRPr="001D19F6">
        <w:rPr>
          <w:rFonts w:ascii="Arial" w:eastAsia="굴림" w:hAnsi="Arial" w:cs="Arial"/>
          <w:sz w:val="22"/>
        </w:rPr>
        <w:t xml:space="preserve"> per month</w:t>
      </w:r>
      <w:r w:rsidRPr="001D19F6">
        <w:rPr>
          <w:rFonts w:ascii="Arial" w:eastAsia="굴림" w:hAnsi="Arial" w:cs="Arial"/>
          <w:sz w:val="22"/>
        </w:rPr>
        <w:t>?</w:t>
      </w:r>
      <w:r w:rsidR="007F425B" w:rsidRPr="001D19F6">
        <w:rPr>
          <w:rFonts w:ascii="Arial" w:eastAsia="굴림" w:hAnsi="Arial" w:cs="Arial"/>
          <w:sz w:val="22"/>
        </w:rPr>
        <w:t xml:space="preserve"> </w:t>
      </w:r>
      <w:r w:rsidRPr="001D19F6">
        <w:rPr>
          <w:rFonts w:ascii="Arial" w:eastAsia="굴림" w:hAnsi="Arial" w:cs="Arial"/>
          <w:sz w:val="22"/>
        </w:rPr>
        <w:t>(Unit: 10,000 Korean won)</w:t>
      </w:r>
    </w:p>
    <w:p w14:paraId="35CDD727" w14:textId="77777777" w:rsidR="00152ADD" w:rsidRPr="001D19F6" w:rsidRDefault="00152ADD" w:rsidP="00152ADD">
      <w:pPr>
        <w:wordWrap/>
        <w:adjustRightInd w:val="0"/>
        <w:spacing w:line="360" w:lineRule="auto"/>
        <w:rPr>
          <w:rFonts w:ascii="Arial" w:eastAsia="굴림" w:hAnsi="Arial" w:cs="Arial"/>
          <w:sz w:val="22"/>
        </w:rPr>
      </w:pPr>
      <w:r w:rsidRPr="001D19F6">
        <w:rPr>
          <w:rFonts w:ascii="Arial" w:eastAsia="굴림" w:hAnsi="Arial" w:cs="Arial"/>
          <w:sz w:val="22"/>
        </w:rPr>
        <w:t xml:space="preserve">[IWER: “Please state the total amount </w:t>
      </w:r>
      <w:r w:rsidR="0060656D" w:rsidRPr="001D19F6">
        <w:rPr>
          <w:rFonts w:ascii="Arial" w:eastAsia="굴림" w:hAnsi="Arial" w:cs="Arial"/>
          <w:b/>
          <w:sz w:val="22"/>
        </w:rPr>
        <w:t>including</w:t>
      </w:r>
      <w:r w:rsidRPr="001D19F6">
        <w:rPr>
          <w:rFonts w:ascii="Arial" w:eastAsia="굴림" w:hAnsi="Arial" w:cs="Arial"/>
          <w:sz w:val="22"/>
        </w:rPr>
        <w:t xml:space="preserve"> legally required deductions, such as t</w:t>
      </w:r>
      <w:r w:rsidR="0052190D" w:rsidRPr="001D19F6">
        <w:rPr>
          <w:rFonts w:ascii="Arial" w:eastAsia="굴림" w:hAnsi="Arial" w:cs="Arial"/>
          <w:sz w:val="22"/>
        </w:rPr>
        <w:t>axe</w:t>
      </w:r>
      <w:r w:rsidRPr="001D19F6">
        <w:rPr>
          <w:rFonts w:ascii="Arial" w:eastAsia="굴림" w:hAnsi="Arial" w:cs="Arial"/>
          <w:sz w:val="22"/>
        </w:rPr>
        <w:t>s, national pension contributions, health insurance premiums and employment insurance premiums.”]</w:t>
      </w:r>
    </w:p>
    <w:p w14:paraId="34C3CBCF" w14:textId="77777777" w:rsidR="00152ADD" w:rsidRPr="001D19F6" w:rsidRDefault="00152ADD" w:rsidP="000F1414">
      <w:pPr>
        <w:wordWrap/>
        <w:adjustRightInd w:val="0"/>
        <w:spacing w:line="360" w:lineRule="auto"/>
        <w:rPr>
          <w:rFonts w:ascii="Arial" w:eastAsia="굴림" w:hAnsi="Arial" w:cs="Arial"/>
          <w:sz w:val="22"/>
        </w:rPr>
      </w:pPr>
    </w:p>
    <w:p w14:paraId="566E9977" w14:textId="77777777" w:rsidR="00624BD4" w:rsidRPr="001D19F6" w:rsidRDefault="007F425B" w:rsidP="000F1414">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1~9997]</w:t>
      </w:r>
    </w:p>
    <w:p w14:paraId="6C025F31" w14:textId="77777777" w:rsidR="00BF3085" w:rsidRPr="001D19F6" w:rsidRDefault="00BF3085" w:rsidP="00BF3085">
      <w:pPr>
        <w:wordWrap/>
        <w:adjustRightInd w:val="0"/>
        <w:spacing w:line="360" w:lineRule="auto"/>
        <w:rPr>
          <w:rFonts w:ascii="Arial" w:eastAsia="굴림" w:hAnsi="Arial" w:cs="Arial"/>
          <w:sz w:val="22"/>
        </w:rPr>
      </w:pPr>
    </w:p>
    <w:p w14:paraId="320AC965" w14:textId="77777777" w:rsidR="00BF3085" w:rsidRPr="001D19F6" w:rsidRDefault="00BF3085" w:rsidP="00BF3085">
      <w:pPr>
        <w:wordWrap/>
        <w:adjustRightInd w:val="0"/>
        <w:spacing w:line="360" w:lineRule="auto"/>
        <w:rPr>
          <w:rFonts w:ascii="Arial" w:eastAsia="굴림" w:hAnsi="Arial" w:cs="Arial"/>
          <w:sz w:val="22"/>
        </w:rPr>
      </w:pPr>
      <w:r w:rsidRPr="001D19F6">
        <w:rPr>
          <w:rFonts w:ascii="Arial" w:eastAsia="굴림" w:hAnsi="Arial" w:cs="Arial"/>
          <w:sz w:val="22"/>
        </w:rPr>
        <w:t>D</w:t>
      </w:r>
      <w:r w:rsidR="000D1F0D" w:rsidRPr="001D19F6">
        <w:rPr>
          <w:rFonts w:ascii="Arial" w:eastAsia="굴림" w:hAnsi="Arial" w:cs="Arial"/>
          <w:sz w:val="22"/>
        </w:rPr>
        <w:t>184</w:t>
      </w:r>
      <w:r w:rsidR="001205D8" w:rsidRPr="001D19F6">
        <w:rPr>
          <w:rFonts w:ascii="Arial" w:eastAsia="굴림" w:hAnsi="Arial" w:cs="Arial"/>
          <w:sz w:val="22"/>
        </w:rPr>
        <w:t>_</w:t>
      </w:r>
      <w:r w:rsidRPr="001D19F6">
        <w:rPr>
          <w:rFonts w:ascii="Arial" w:eastAsia="굴림" w:hAnsi="Arial" w:cs="Arial"/>
          <w:sz w:val="22"/>
        </w:rPr>
        <w:t xml:space="preserve">1. [Pre-tax income] How much </w:t>
      </w:r>
      <w:r w:rsidR="00E14931" w:rsidRPr="001D19F6">
        <w:rPr>
          <w:rFonts w:ascii="Arial" w:eastAsia="굴림" w:hAnsi="Arial" w:cs="Arial"/>
          <w:sz w:val="22"/>
        </w:rPr>
        <w:t xml:space="preserve">do you earn from these second jobs per </w:t>
      </w:r>
      <w:r w:rsidRPr="001D19F6">
        <w:rPr>
          <w:rFonts w:ascii="Arial" w:eastAsia="굴림" w:hAnsi="Arial" w:cs="Arial"/>
          <w:sz w:val="22"/>
        </w:rPr>
        <w:t>month? (unit: 10,000 Korean won)</w:t>
      </w:r>
    </w:p>
    <w:p w14:paraId="62DD056D" w14:textId="77777777" w:rsidR="00BF3085" w:rsidRPr="001D19F6" w:rsidRDefault="00BF3085" w:rsidP="00BF3085">
      <w:pPr>
        <w:wordWrap/>
        <w:adjustRightInd w:val="0"/>
        <w:spacing w:line="360" w:lineRule="auto"/>
        <w:rPr>
          <w:rFonts w:ascii="Arial" w:eastAsia="굴림" w:hAnsi="Arial" w:cs="Arial"/>
          <w:sz w:val="22"/>
        </w:rPr>
      </w:pPr>
      <w:r w:rsidRPr="001D19F6">
        <w:rPr>
          <w:rFonts w:ascii="Arial" w:eastAsia="굴림" w:hAnsi="Arial" w:cs="Arial"/>
          <w:sz w:val="22"/>
        </w:rPr>
        <w:t xml:space="preserve">[IWER: Please state the total amount </w:t>
      </w:r>
      <w:r w:rsidRPr="001D19F6">
        <w:rPr>
          <w:rFonts w:ascii="Arial" w:eastAsia="굴림" w:hAnsi="Arial" w:cs="Arial"/>
          <w:b/>
          <w:sz w:val="22"/>
        </w:rPr>
        <w:t>including</w:t>
      </w:r>
      <w:r w:rsidRPr="001D19F6">
        <w:rPr>
          <w:rFonts w:ascii="Arial" w:eastAsia="굴림" w:hAnsi="Arial" w:cs="Arial"/>
          <w:sz w:val="22"/>
        </w:rPr>
        <w:t xml:space="preserve"> legally required deductions, such as t</w:t>
      </w:r>
      <w:r w:rsidR="0052190D" w:rsidRPr="001D19F6">
        <w:rPr>
          <w:rFonts w:ascii="Arial" w:eastAsia="굴림" w:hAnsi="Arial" w:cs="Arial"/>
          <w:sz w:val="22"/>
        </w:rPr>
        <w:t>axe</w:t>
      </w:r>
      <w:r w:rsidRPr="001D19F6">
        <w:rPr>
          <w:rFonts w:ascii="Arial" w:eastAsia="굴림" w:hAnsi="Arial" w:cs="Arial"/>
          <w:sz w:val="22"/>
        </w:rPr>
        <w:t>s, national pension contributions, health insurance premiums and employment insurance premiums.”]</w:t>
      </w:r>
    </w:p>
    <w:p w14:paraId="5426095A" w14:textId="77777777" w:rsidR="00BF3085" w:rsidRPr="001D19F6" w:rsidRDefault="00BF3085" w:rsidP="00BF3085">
      <w:pPr>
        <w:wordWrap/>
        <w:adjustRightInd w:val="0"/>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MW [Range: 1~9997]</w:t>
      </w:r>
    </w:p>
    <w:p w14:paraId="5241AAF8" w14:textId="77777777" w:rsidR="000D1F0D" w:rsidRPr="001D19F6" w:rsidRDefault="000D1F0D" w:rsidP="00BF3085">
      <w:pPr>
        <w:wordWrap/>
        <w:spacing w:line="360" w:lineRule="auto"/>
        <w:rPr>
          <w:rFonts w:ascii="Arial" w:eastAsia="굴림" w:hAnsi="Arial" w:cs="Arial"/>
          <w:sz w:val="22"/>
        </w:rPr>
      </w:pPr>
    </w:p>
    <w:p w14:paraId="3C48CDCD" w14:textId="77777777" w:rsidR="00BF3085" w:rsidRPr="001D19F6" w:rsidRDefault="000D1F0D" w:rsidP="00BF3085">
      <w:pPr>
        <w:wordWrap/>
        <w:spacing w:line="360" w:lineRule="auto"/>
        <w:rPr>
          <w:rFonts w:ascii="Arial" w:eastAsia="굴림" w:hAnsi="Arial" w:cs="Arial"/>
          <w:sz w:val="22"/>
        </w:rPr>
      </w:pPr>
      <w:r w:rsidRPr="001D19F6">
        <w:rPr>
          <w:rFonts w:ascii="Arial" w:eastAsia="굴림" w:hAnsi="Arial" w:cs="Arial"/>
          <w:sz w:val="22"/>
        </w:rPr>
        <w:t>D184</w:t>
      </w:r>
      <w:r w:rsidR="001205D8" w:rsidRPr="001D19F6">
        <w:rPr>
          <w:rFonts w:ascii="Arial" w:eastAsia="굴림" w:hAnsi="Arial" w:cs="Arial"/>
          <w:sz w:val="22"/>
        </w:rPr>
        <w:t>_</w:t>
      </w:r>
      <w:r w:rsidR="00BF3085" w:rsidRPr="001D19F6">
        <w:rPr>
          <w:rFonts w:ascii="Arial" w:eastAsia="굴림" w:hAnsi="Arial" w:cs="Arial"/>
          <w:sz w:val="22"/>
        </w:rPr>
        <w:t xml:space="preserve">2. </w:t>
      </w:r>
      <w:r w:rsidR="00BD150A" w:rsidRPr="001D19F6">
        <w:rPr>
          <w:rFonts w:ascii="Arial" w:eastAsia="굴림" w:hAnsi="Arial" w:cs="Arial"/>
          <w:sz w:val="22"/>
        </w:rPr>
        <w:t>Therefore</w:t>
      </w:r>
      <w:r w:rsidR="00BF3085" w:rsidRPr="001D19F6">
        <w:rPr>
          <w:rFonts w:ascii="Arial" w:eastAsia="굴림" w:hAnsi="Arial" w:cs="Arial"/>
          <w:sz w:val="22"/>
        </w:rPr>
        <w:t xml:space="preserve">, your tax rate on earned income is to be ____ (%).  </w:t>
      </w:r>
    </w:p>
    <w:p w14:paraId="500C05EB" w14:textId="77777777" w:rsidR="00BF3085" w:rsidRPr="001D19F6" w:rsidRDefault="00BF3085" w:rsidP="00D12299">
      <w:pPr>
        <w:pStyle w:val="a6"/>
        <w:widowControl/>
        <w:numPr>
          <w:ilvl w:val="0"/>
          <w:numId w:val="1179"/>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784BD70B" w14:textId="77777777" w:rsidR="00BF3085" w:rsidRPr="001D19F6" w:rsidRDefault="00BF3085" w:rsidP="00624BD4">
      <w:pPr>
        <w:wordWrap/>
        <w:adjustRightInd w:val="0"/>
        <w:spacing w:line="360" w:lineRule="auto"/>
        <w:rPr>
          <w:rFonts w:ascii="Arial" w:eastAsia="굴림" w:hAnsi="Arial" w:cs="Arial"/>
          <w:sz w:val="22"/>
        </w:rPr>
      </w:pPr>
    </w:p>
    <w:p w14:paraId="1085B690" w14:textId="77777777" w:rsidR="008E271F" w:rsidRPr="00E012AE" w:rsidRDefault="00EC02DF" w:rsidP="00042360">
      <w:pPr>
        <w:pStyle w:val="20"/>
        <w:rPr>
          <w:rFonts w:ascii="Arial" w:eastAsia="나눔명조" w:hAnsi="Arial" w:cs="Arial"/>
          <w:color w:val="auto"/>
          <w:spacing w:val="0"/>
          <w:sz w:val="22"/>
          <w:szCs w:val="22"/>
          <w:rPrChange w:id="3525" w:author="Keis" w:date="2024-09-13T11:08:00Z">
            <w:rPr>
              <w:rFonts w:ascii="Arial" w:eastAsia="나눔명조" w:hAnsi="Arial" w:cs="Arial"/>
              <w:color w:val="FF0000"/>
              <w:spacing w:val="0"/>
              <w:sz w:val="22"/>
              <w:szCs w:val="22"/>
            </w:rPr>
          </w:rPrChange>
        </w:rPr>
      </w:pPr>
      <w:r w:rsidRPr="001D19F6">
        <w:rPr>
          <w:rFonts w:ascii="Arial" w:hAnsi="Arial" w:cs="Arial"/>
          <w:color w:val="auto"/>
          <w:spacing w:val="0"/>
          <w:sz w:val="22"/>
          <w:szCs w:val="22"/>
        </w:rPr>
        <w:lastRenderedPageBreak/>
        <w:t>D184</w:t>
      </w:r>
      <w:r w:rsidR="001205D8" w:rsidRPr="001D19F6">
        <w:rPr>
          <w:rFonts w:ascii="Arial" w:hAnsi="Arial" w:cs="Arial"/>
          <w:spacing w:val="0"/>
          <w:sz w:val="22"/>
        </w:rPr>
        <w:t>_</w:t>
      </w:r>
      <w:r w:rsidR="008E271F" w:rsidRPr="001D19F6">
        <w:rPr>
          <w:rFonts w:ascii="Arial" w:hAnsi="Arial" w:cs="Arial"/>
          <w:color w:val="auto"/>
          <w:spacing w:val="0"/>
          <w:sz w:val="22"/>
          <w:szCs w:val="22"/>
        </w:rPr>
        <w:t>3. Wh</w:t>
      </w:r>
      <w:r w:rsidR="00202309" w:rsidRPr="001D19F6">
        <w:rPr>
          <w:rFonts w:ascii="Arial" w:hAnsi="Arial" w:cs="Arial"/>
          <w:color w:val="auto"/>
          <w:spacing w:val="0"/>
          <w:sz w:val="22"/>
          <w:szCs w:val="22"/>
        </w:rPr>
        <w:t>at are the reasons for you to keep working without retiring? Please choose two main reasons.</w:t>
      </w:r>
      <w:r w:rsidR="0047440E" w:rsidRPr="001D19F6">
        <w:rPr>
          <w:rFonts w:ascii="Arial" w:eastAsia="나눔명조" w:hAnsi="Arial" w:cs="Arial"/>
          <w:color w:val="auto"/>
          <w:spacing w:val="0"/>
          <w:sz w:val="22"/>
          <w:szCs w:val="22"/>
        </w:rPr>
        <w:t xml:space="preserve"> </w:t>
      </w:r>
      <w:proofErr w:type="gramStart"/>
      <w:r w:rsidR="007033BF" w:rsidRPr="00E012AE">
        <w:rPr>
          <w:rFonts w:ascii="Arial" w:eastAsia="나눔명조" w:hAnsi="Arial" w:cs="Arial"/>
          <w:color w:val="auto"/>
          <w:spacing w:val="0"/>
          <w:sz w:val="22"/>
          <w:szCs w:val="22"/>
          <w:rPrChange w:id="3526" w:author="Keis" w:date="2024-09-13T11:08:00Z">
            <w:rPr>
              <w:rFonts w:ascii="Arial" w:eastAsia="나눔명조" w:hAnsi="Arial" w:cs="Arial"/>
              <w:color w:val="FF0000"/>
              <w:spacing w:val="0"/>
              <w:sz w:val="22"/>
              <w:szCs w:val="22"/>
            </w:rPr>
          </w:rPrChange>
        </w:rPr>
        <w:t>First</w:t>
      </w:r>
      <w:r w:rsidR="0047440E" w:rsidRPr="00E012AE">
        <w:rPr>
          <w:rFonts w:ascii="Arial" w:eastAsia="나눔명조" w:hAnsi="Arial" w:cs="Arial"/>
          <w:color w:val="auto"/>
          <w:spacing w:val="0"/>
          <w:sz w:val="22"/>
          <w:szCs w:val="22"/>
          <w:rPrChange w:id="3527" w:author="Keis" w:date="2024-09-13T11:08:00Z">
            <w:rPr>
              <w:rFonts w:ascii="Arial" w:eastAsia="나눔명조" w:hAnsi="Arial" w:cs="Arial"/>
              <w:color w:val="FF0000"/>
              <w:spacing w:val="0"/>
              <w:sz w:val="22"/>
              <w:szCs w:val="22"/>
            </w:rPr>
          </w:rPrChange>
        </w:rPr>
        <w:t xml:space="preserve"> :</w:t>
      </w:r>
      <w:proofErr w:type="gramEnd"/>
      <w:r w:rsidR="0047440E" w:rsidRPr="00E012AE">
        <w:rPr>
          <w:rFonts w:ascii="Arial" w:eastAsia="나눔명조" w:hAnsi="Arial" w:cs="Arial"/>
          <w:color w:val="auto"/>
          <w:spacing w:val="0"/>
          <w:sz w:val="22"/>
          <w:szCs w:val="22"/>
          <w:rPrChange w:id="3528" w:author="Keis" w:date="2024-09-13T11:08:00Z">
            <w:rPr>
              <w:rFonts w:ascii="Arial" w:eastAsia="나눔명조" w:hAnsi="Arial" w:cs="Arial"/>
              <w:color w:val="FF0000"/>
              <w:spacing w:val="0"/>
              <w:sz w:val="22"/>
              <w:szCs w:val="22"/>
            </w:rPr>
          </w:rPrChange>
        </w:rPr>
        <w:t xml:space="preserve"> _________</w:t>
      </w:r>
      <w:r w:rsidR="00D36A42" w:rsidRPr="00E012AE">
        <w:rPr>
          <w:rFonts w:ascii="Arial" w:eastAsia="나눔명조" w:hAnsi="Arial" w:cs="Arial"/>
          <w:color w:val="auto"/>
          <w:spacing w:val="0"/>
          <w:sz w:val="22"/>
          <w:szCs w:val="22"/>
          <w:rPrChange w:id="3529" w:author="Keis" w:date="2024-09-13T11:08:00Z">
            <w:rPr>
              <w:rFonts w:ascii="Arial" w:eastAsia="나눔명조" w:hAnsi="Arial" w:cs="Arial"/>
              <w:color w:val="FF0000"/>
              <w:spacing w:val="0"/>
              <w:sz w:val="22"/>
              <w:szCs w:val="22"/>
            </w:rPr>
          </w:rPrChange>
        </w:rPr>
        <w:t xml:space="preserve"> </w:t>
      </w:r>
    </w:p>
    <w:p w14:paraId="74B965A3" w14:textId="77777777" w:rsidR="00202309" w:rsidRPr="001D19F6" w:rsidRDefault="00202309" w:rsidP="00D12299">
      <w:pPr>
        <w:pStyle w:val="a6"/>
        <w:numPr>
          <w:ilvl w:val="0"/>
          <w:numId w:val="1316"/>
        </w:numPr>
        <w:wordWrap/>
        <w:adjustRightInd w:val="0"/>
        <w:spacing w:line="360" w:lineRule="auto"/>
        <w:ind w:leftChars="0"/>
        <w:rPr>
          <w:rFonts w:ascii="Arial" w:eastAsia="굴림" w:hAnsi="Arial" w:cs="Arial"/>
          <w:color w:val="FF0000"/>
          <w:sz w:val="22"/>
        </w:rPr>
      </w:pPr>
      <w:r w:rsidRPr="001D19F6">
        <w:rPr>
          <w:rFonts w:ascii="Arial" w:eastAsia="굴림" w:hAnsi="Arial" w:cs="Arial"/>
          <w:sz w:val="22"/>
        </w:rPr>
        <w:t xml:space="preserve">(Finance) </w:t>
      </w:r>
      <w:r w:rsidR="00714609" w:rsidRPr="001D19F6">
        <w:rPr>
          <w:rFonts w:ascii="Arial" w:eastAsia="굴림" w:hAnsi="Arial" w:cs="Arial"/>
          <w:sz w:val="22"/>
        </w:rPr>
        <w:t>W</w:t>
      </w:r>
      <w:r w:rsidRPr="001D19F6">
        <w:rPr>
          <w:rFonts w:ascii="Arial" w:eastAsia="굴림" w:hAnsi="Arial" w:cs="Arial"/>
          <w:sz w:val="22"/>
        </w:rPr>
        <w:t xml:space="preserve">orking would help resolving economic problems after </w:t>
      </w:r>
      <w:r w:rsidR="00F44CE0" w:rsidRPr="001D19F6">
        <w:rPr>
          <w:rFonts w:ascii="Arial" w:eastAsia="굴림" w:hAnsi="Arial" w:cs="Arial"/>
          <w:sz w:val="22"/>
        </w:rPr>
        <w:t>retirement</w:t>
      </w:r>
      <w:r w:rsidRPr="001D19F6">
        <w:rPr>
          <w:rFonts w:ascii="Arial" w:eastAsia="굴림" w:hAnsi="Arial" w:cs="Arial"/>
          <w:sz w:val="22"/>
        </w:rPr>
        <w:t xml:space="preserve"> </w:t>
      </w:r>
    </w:p>
    <w:p w14:paraId="077D0851" w14:textId="77777777" w:rsidR="00471862" w:rsidRDefault="00202309" w:rsidP="00D12299">
      <w:pPr>
        <w:pStyle w:val="a6"/>
        <w:numPr>
          <w:ilvl w:val="0"/>
          <w:numId w:val="131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(Emotion) I am worried that I could overcome my sense of loss after </w:t>
      </w:r>
      <w:r w:rsidR="00F44CE0" w:rsidRPr="001D19F6">
        <w:rPr>
          <w:rFonts w:ascii="Arial" w:eastAsia="굴림" w:hAnsi="Arial" w:cs="Arial"/>
          <w:sz w:val="22"/>
        </w:rPr>
        <w:t>retirement</w:t>
      </w:r>
    </w:p>
    <w:p w14:paraId="62B4C6B1" w14:textId="77777777" w:rsidR="009112CF" w:rsidRPr="001D19F6" w:rsidRDefault="00C17916" w:rsidP="00D12299">
      <w:pPr>
        <w:pStyle w:val="a6"/>
        <w:numPr>
          <w:ilvl w:val="0"/>
          <w:numId w:val="131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(Interaction) </w:t>
      </w:r>
      <w:r w:rsidR="00714609" w:rsidRPr="001D19F6">
        <w:rPr>
          <w:rFonts w:ascii="Arial" w:eastAsia="굴림" w:hAnsi="Arial" w:cs="Arial"/>
          <w:sz w:val="22"/>
        </w:rPr>
        <w:t>W</w:t>
      </w:r>
      <w:r w:rsidRPr="001D19F6">
        <w:rPr>
          <w:rFonts w:ascii="Arial" w:eastAsia="굴림" w:hAnsi="Arial" w:cs="Arial"/>
          <w:sz w:val="22"/>
        </w:rPr>
        <w:t>orking would help my relationships with family, friends, neighbors, and the community</w:t>
      </w:r>
      <w:r w:rsidR="00EC02DF" w:rsidRPr="001D19F6">
        <w:rPr>
          <w:rFonts w:ascii="Arial" w:eastAsia="굴림" w:hAnsi="Arial" w:cs="Arial"/>
          <w:sz w:val="22"/>
        </w:rPr>
        <w:t xml:space="preserve"> </w:t>
      </w:r>
    </w:p>
    <w:p w14:paraId="4C376824" w14:textId="77777777" w:rsidR="009112CF" w:rsidRPr="001D19F6" w:rsidRDefault="00CA27DD" w:rsidP="00D12299">
      <w:pPr>
        <w:pStyle w:val="a6"/>
        <w:numPr>
          <w:ilvl w:val="0"/>
          <w:numId w:val="1316"/>
        </w:numPr>
        <w:wordWrap/>
        <w:adjustRightInd w:val="0"/>
        <w:spacing w:line="360" w:lineRule="auto"/>
        <w:ind w:leftChars="0"/>
        <w:rPr>
          <w:rFonts w:ascii="Arial" w:eastAsia="굴림" w:hAnsi="Arial" w:cs="Arial"/>
          <w:sz w:val="22"/>
        </w:rPr>
      </w:pPr>
      <w:r w:rsidRPr="001D19F6">
        <w:rPr>
          <w:rFonts w:ascii="Arial" w:eastAsia="굴림" w:hAnsi="Arial" w:cs="Arial"/>
          <w:sz w:val="22"/>
        </w:rPr>
        <w:t>(S</w:t>
      </w:r>
      <w:r w:rsidR="00311B93" w:rsidRPr="001D19F6">
        <w:rPr>
          <w:rFonts w:ascii="Arial" w:eastAsia="굴림" w:hAnsi="Arial" w:cs="Arial"/>
          <w:sz w:val="22"/>
        </w:rPr>
        <w:t>ocial) Because I think I can continue to contribute to society by working.</w:t>
      </w:r>
      <w:r w:rsidR="00EC02DF" w:rsidRPr="001D19F6">
        <w:rPr>
          <w:rFonts w:ascii="Arial" w:eastAsia="굴림" w:hAnsi="Arial" w:cs="Arial"/>
          <w:sz w:val="22"/>
        </w:rPr>
        <w:t xml:space="preserve"> </w:t>
      </w:r>
    </w:p>
    <w:p w14:paraId="04A2FFE1" w14:textId="77777777" w:rsidR="00714609" w:rsidRPr="001D19F6" w:rsidRDefault="00EB16F8" w:rsidP="00D12299">
      <w:pPr>
        <w:pStyle w:val="a6"/>
        <w:numPr>
          <w:ilvl w:val="0"/>
          <w:numId w:val="1316"/>
        </w:numPr>
        <w:wordWrap/>
        <w:adjustRightInd w:val="0"/>
        <w:spacing w:line="360" w:lineRule="auto"/>
        <w:ind w:leftChars="0"/>
        <w:rPr>
          <w:rFonts w:ascii="Arial" w:eastAsia="굴림" w:hAnsi="Arial" w:cs="Arial"/>
          <w:sz w:val="22"/>
        </w:rPr>
      </w:pPr>
      <w:r w:rsidRPr="001D19F6">
        <w:rPr>
          <w:rFonts w:ascii="Arial" w:eastAsia="굴림" w:hAnsi="Arial" w:cs="Arial"/>
          <w:sz w:val="22"/>
        </w:rPr>
        <w:t>(Health) Working would help me maintain my health</w:t>
      </w:r>
      <w:r w:rsidR="00EC02DF" w:rsidRPr="001D19F6">
        <w:rPr>
          <w:rFonts w:ascii="Arial" w:eastAsia="굴림" w:hAnsi="Arial" w:cs="Arial"/>
          <w:sz w:val="22"/>
        </w:rPr>
        <w:t xml:space="preserve"> </w:t>
      </w:r>
    </w:p>
    <w:p w14:paraId="7C3F0332" w14:textId="77777777" w:rsidR="00042360" w:rsidRPr="001D19F6" w:rsidRDefault="00EB16F8" w:rsidP="00D12299">
      <w:pPr>
        <w:pStyle w:val="a6"/>
        <w:numPr>
          <w:ilvl w:val="0"/>
          <w:numId w:val="131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186A98AA" w14:textId="77777777" w:rsidR="009112CF" w:rsidRPr="001D19F6" w:rsidRDefault="009112CF" w:rsidP="009112CF">
      <w:pPr>
        <w:wordWrap/>
        <w:adjustRightInd w:val="0"/>
        <w:spacing w:line="360" w:lineRule="auto"/>
        <w:rPr>
          <w:rFonts w:ascii="Arial" w:eastAsia="굴림" w:hAnsi="Arial" w:cs="Arial"/>
          <w:sz w:val="22"/>
        </w:rPr>
      </w:pPr>
      <w:r w:rsidRPr="001D19F6">
        <w:rPr>
          <w:rFonts w:ascii="Arial" w:eastAsia="굴림" w:hAnsi="Arial" w:cs="Arial"/>
          <w:sz w:val="22"/>
        </w:rPr>
        <w:t>→ From code 1~5, go to D184</w:t>
      </w:r>
      <w:r w:rsidR="001205D8" w:rsidRPr="001D19F6">
        <w:rPr>
          <w:rFonts w:ascii="Arial" w:eastAsia="굴림" w:hAnsi="Arial" w:cs="Arial"/>
          <w:sz w:val="22"/>
        </w:rPr>
        <w:t>_</w:t>
      </w:r>
      <w:r w:rsidRPr="001D19F6">
        <w:rPr>
          <w:rFonts w:ascii="Arial" w:eastAsia="굴림" w:hAnsi="Arial" w:cs="Arial"/>
          <w:sz w:val="22"/>
        </w:rPr>
        <w:t>3</w:t>
      </w:r>
      <w:r w:rsidR="001205D8" w:rsidRPr="001D19F6">
        <w:rPr>
          <w:rFonts w:ascii="Arial" w:eastAsia="굴림" w:hAnsi="Arial" w:cs="Arial"/>
          <w:sz w:val="22"/>
        </w:rPr>
        <w:t>_</w:t>
      </w:r>
      <w:r w:rsidRPr="001D19F6">
        <w:rPr>
          <w:rFonts w:ascii="Arial" w:eastAsia="굴림" w:hAnsi="Arial" w:cs="Arial"/>
          <w:sz w:val="22"/>
        </w:rPr>
        <w:t>1</w:t>
      </w:r>
    </w:p>
    <w:p w14:paraId="4C6F8334" w14:textId="77777777" w:rsidR="009112CF" w:rsidRPr="001D19F6" w:rsidRDefault="009112CF" w:rsidP="00624BD4">
      <w:pPr>
        <w:wordWrap/>
        <w:adjustRightInd w:val="0"/>
        <w:spacing w:line="360" w:lineRule="auto"/>
        <w:rPr>
          <w:rFonts w:ascii="Arial" w:eastAsia="굴림" w:hAnsi="Arial" w:cs="Arial"/>
          <w:sz w:val="22"/>
        </w:rPr>
      </w:pPr>
    </w:p>
    <w:p w14:paraId="6D094CBC" w14:textId="77777777" w:rsidR="008F4EDF" w:rsidRPr="001D19F6" w:rsidRDefault="00EC02DF" w:rsidP="008F4EDF">
      <w:pPr>
        <w:wordWrap/>
        <w:adjustRightInd w:val="0"/>
        <w:spacing w:line="360" w:lineRule="auto"/>
        <w:rPr>
          <w:rFonts w:ascii="Arial" w:eastAsia="굴림" w:hAnsi="Arial" w:cs="Arial"/>
          <w:sz w:val="22"/>
        </w:rPr>
      </w:pPr>
      <w:r w:rsidRPr="001D19F6">
        <w:rPr>
          <w:rFonts w:ascii="Arial" w:eastAsia="굴림" w:hAnsi="Arial" w:cs="Arial"/>
          <w:sz w:val="22"/>
        </w:rPr>
        <w:t>D184</w:t>
      </w:r>
      <w:r w:rsidR="001205D8" w:rsidRPr="001D19F6">
        <w:rPr>
          <w:rFonts w:ascii="Arial" w:eastAsia="굴림" w:hAnsi="Arial" w:cs="Arial"/>
          <w:sz w:val="22"/>
        </w:rPr>
        <w:t>_</w:t>
      </w:r>
      <w:r w:rsidR="008F4EDF" w:rsidRPr="001D19F6">
        <w:rPr>
          <w:rFonts w:ascii="Arial" w:eastAsia="굴림" w:hAnsi="Arial" w:cs="Arial"/>
          <w:sz w:val="22"/>
        </w:rPr>
        <w:t>4. If others, please specify.</w:t>
      </w:r>
    </w:p>
    <w:p w14:paraId="18D1C940" w14:textId="77777777" w:rsidR="008F4EDF" w:rsidRPr="001D19F6" w:rsidRDefault="008F4EDF" w:rsidP="008F4EDF">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432266F4" w14:textId="77777777" w:rsidR="008F4EDF" w:rsidRPr="001D19F6" w:rsidRDefault="008F4EDF" w:rsidP="00624BD4">
      <w:pPr>
        <w:wordWrap/>
        <w:adjustRightInd w:val="0"/>
        <w:spacing w:line="360" w:lineRule="auto"/>
        <w:rPr>
          <w:rFonts w:ascii="Arial" w:eastAsia="굴림" w:hAnsi="Arial" w:cs="Arial"/>
          <w:sz w:val="22"/>
        </w:rPr>
      </w:pPr>
    </w:p>
    <w:p w14:paraId="19D47C27" w14:textId="77777777" w:rsidR="001349C2" w:rsidRPr="001D19F6" w:rsidRDefault="00EA29DA" w:rsidP="00EA29DA">
      <w:pPr>
        <w:pStyle w:val="20"/>
        <w:rPr>
          <w:rFonts w:ascii="Arial" w:hAnsi="Arial" w:cs="Arial"/>
          <w:color w:val="auto"/>
          <w:spacing w:val="0"/>
          <w:sz w:val="22"/>
          <w:szCs w:val="22"/>
        </w:rPr>
      </w:pPr>
      <w:r w:rsidRPr="001D19F6">
        <w:rPr>
          <w:rFonts w:ascii="Arial" w:hAnsi="Arial" w:cs="Arial"/>
          <w:color w:val="auto"/>
          <w:spacing w:val="0"/>
          <w:sz w:val="22"/>
          <w:szCs w:val="22"/>
        </w:rPr>
        <w:t xml:space="preserve">D184_3_1. </w:t>
      </w:r>
      <w:r w:rsidR="00CA27DD" w:rsidRPr="001D19F6">
        <w:rPr>
          <w:rFonts w:ascii="Arial" w:hAnsi="Arial" w:cs="Arial"/>
          <w:color w:val="auto"/>
          <w:spacing w:val="0"/>
          <w:sz w:val="22"/>
          <w:szCs w:val="22"/>
        </w:rPr>
        <w:t>Why do you keep working without retiring?</w:t>
      </w:r>
      <w:r w:rsidRPr="001D19F6">
        <w:rPr>
          <w:rFonts w:ascii="Arial" w:hAnsi="Arial" w:cs="Arial"/>
          <w:color w:val="auto"/>
          <w:spacing w:val="0"/>
          <w:sz w:val="22"/>
          <w:szCs w:val="22"/>
        </w:rPr>
        <w:t xml:space="preserve"> </w:t>
      </w:r>
      <w:r w:rsidR="00CA27DD" w:rsidRPr="001D19F6">
        <w:rPr>
          <w:rFonts w:ascii="Arial" w:hAnsi="Arial" w:cs="Arial"/>
          <w:color w:val="auto"/>
          <w:spacing w:val="0"/>
          <w:sz w:val="22"/>
          <w:szCs w:val="22"/>
        </w:rPr>
        <w:t>Please choose two main reasons</w:t>
      </w:r>
      <w:r w:rsidRPr="001D19F6">
        <w:rPr>
          <w:rFonts w:ascii="Arial" w:hAnsi="Arial" w:cs="Arial"/>
          <w:color w:val="auto"/>
          <w:spacing w:val="0"/>
          <w:sz w:val="22"/>
          <w:szCs w:val="22"/>
        </w:rPr>
        <w:t xml:space="preserve">. </w:t>
      </w:r>
    </w:p>
    <w:p w14:paraId="07ABB206" w14:textId="77777777" w:rsidR="00EA29DA" w:rsidRPr="00E012AE" w:rsidRDefault="007033BF" w:rsidP="00EA29DA">
      <w:pPr>
        <w:pStyle w:val="20"/>
        <w:rPr>
          <w:rFonts w:ascii="Arial" w:hAnsi="Arial" w:cs="Arial"/>
          <w:color w:val="auto"/>
          <w:spacing w:val="0"/>
          <w:sz w:val="22"/>
          <w:szCs w:val="22"/>
          <w:rPrChange w:id="3530" w:author="Keis" w:date="2024-09-13T11:08:00Z">
            <w:rPr>
              <w:rFonts w:ascii="Arial" w:hAnsi="Arial" w:cs="Arial"/>
              <w:color w:val="FF0000"/>
              <w:spacing w:val="0"/>
              <w:sz w:val="22"/>
              <w:szCs w:val="22"/>
            </w:rPr>
          </w:rPrChange>
        </w:rPr>
      </w:pPr>
      <w:proofErr w:type="gramStart"/>
      <w:r w:rsidRPr="00E012AE">
        <w:rPr>
          <w:rFonts w:ascii="Arial" w:eastAsia="나눔명조" w:hAnsi="Arial" w:cs="Arial"/>
          <w:color w:val="auto"/>
          <w:spacing w:val="0"/>
          <w:sz w:val="22"/>
          <w:szCs w:val="22"/>
          <w:rPrChange w:id="3531" w:author="Keis" w:date="2024-09-13T11:08:00Z">
            <w:rPr>
              <w:rFonts w:ascii="Arial" w:eastAsia="나눔명조" w:hAnsi="Arial" w:cs="Arial"/>
              <w:color w:val="FF0000"/>
              <w:spacing w:val="0"/>
              <w:sz w:val="22"/>
              <w:szCs w:val="22"/>
            </w:rPr>
          </w:rPrChange>
        </w:rPr>
        <w:t>Second</w:t>
      </w:r>
      <w:r w:rsidR="00EA29DA" w:rsidRPr="00E012AE">
        <w:rPr>
          <w:rFonts w:ascii="Arial" w:eastAsia="나눔명조" w:hAnsi="Arial" w:cs="Arial"/>
          <w:color w:val="auto"/>
          <w:spacing w:val="0"/>
          <w:sz w:val="22"/>
          <w:szCs w:val="22"/>
          <w:rPrChange w:id="3532" w:author="Keis" w:date="2024-09-13T11:08:00Z">
            <w:rPr>
              <w:rFonts w:ascii="Arial" w:eastAsia="나눔명조" w:hAnsi="Arial" w:cs="Arial"/>
              <w:color w:val="FF0000"/>
              <w:spacing w:val="0"/>
              <w:sz w:val="22"/>
              <w:szCs w:val="22"/>
            </w:rPr>
          </w:rPrChange>
        </w:rPr>
        <w:t xml:space="preserve"> :</w:t>
      </w:r>
      <w:proofErr w:type="gramEnd"/>
      <w:r w:rsidR="00EA29DA" w:rsidRPr="00E012AE">
        <w:rPr>
          <w:rFonts w:ascii="Arial" w:eastAsia="나눔명조" w:hAnsi="Arial" w:cs="Arial"/>
          <w:color w:val="auto"/>
          <w:spacing w:val="0"/>
          <w:sz w:val="22"/>
          <w:szCs w:val="22"/>
          <w:rPrChange w:id="3533" w:author="Keis" w:date="2024-09-13T11:08:00Z">
            <w:rPr>
              <w:rFonts w:ascii="Arial" w:eastAsia="나눔명조" w:hAnsi="Arial" w:cs="Arial"/>
              <w:color w:val="FF0000"/>
              <w:spacing w:val="0"/>
              <w:sz w:val="22"/>
              <w:szCs w:val="22"/>
            </w:rPr>
          </w:rPrChange>
        </w:rPr>
        <w:t xml:space="preserve"> _________</w:t>
      </w:r>
    </w:p>
    <w:p w14:paraId="60D93917" w14:textId="77777777" w:rsidR="00E73043" w:rsidRPr="001D19F6" w:rsidRDefault="00E73043"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(Finance) Working would help resolving economic problems after retirement  </w:t>
      </w:r>
    </w:p>
    <w:p w14:paraId="087007F1" w14:textId="77777777" w:rsidR="00E73043" w:rsidRPr="001D19F6" w:rsidRDefault="00E73043"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(Emotion) I am worried that I could overcome my sense of loss after retirement</w:t>
      </w:r>
      <w:r w:rsidR="00430CA6" w:rsidRPr="001D19F6">
        <w:rPr>
          <w:rFonts w:ascii="Arial" w:eastAsia="굴림" w:hAnsi="Arial" w:cs="Arial"/>
          <w:sz w:val="22"/>
        </w:rPr>
        <w:t xml:space="preserve">  </w:t>
      </w:r>
    </w:p>
    <w:p w14:paraId="4CED6132" w14:textId="77777777" w:rsidR="00E73043" w:rsidRPr="001D19F6" w:rsidRDefault="00E73043"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(Interaction) Working would help my relationships with family, friends, neighbors, and the community</w:t>
      </w:r>
      <w:r w:rsidR="00430CA6" w:rsidRPr="001D19F6">
        <w:rPr>
          <w:rFonts w:ascii="Arial" w:eastAsia="굴림" w:hAnsi="Arial" w:cs="Arial"/>
          <w:sz w:val="22"/>
        </w:rPr>
        <w:t xml:space="preserve">  </w:t>
      </w:r>
    </w:p>
    <w:p w14:paraId="49B6A14B" w14:textId="77777777" w:rsidR="00CA27DD" w:rsidRPr="001D19F6" w:rsidRDefault="00CA27DD"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(Social) Because I think I can continue to contribute to society by working.</w:t>
      </w:r>
      <w:r w:rsidR="00430CA6" w:rsidRPr="001D19F6">
        <w:rPr>
          <w:rFonts w:ascii="Arial" w:eastAsia="굴림" w:hAnsi="Arial" w:cs="Arial"/>
          <w:sz w:val="22"/>
        </w:rPr>
        <w:t xml:space="preserve"> </w:t>
      </w:r>
    </w:p>
    <w:p w14:paraId="7E5683D2" w14:textId="77777777" w:rsidR="00E73043" w:rsidRPr="001D19F6" w:rsidRDefault="00E73043"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(Health) Working would help me maintain my health</w:t>
      </w:r>
      <w:r w:rsidR="00430CA6" w:rsidRPr="001D19F6">
        <w:rPr>
          <w:rFonts w:ascii="Arial" w:eastAsia="굴림" w:hAnsi="Arial" w:cs="Arial"/>
          <w:sz w:val="22"/>
        </w:rPr>
        <w:t xml:space="preserve"> </w:t>
      </w:r>
    </w:p>
    <w:p w14:paraId="580C1DBA" w14:textId="77777777" w:rsidR="00E73043" w:rsidRPr="001D19F6" w:rsidRDefault="00E73043" w:rsidP="00D12299">
      <w:pPr>
        <w:pStyle w:val="a6"/>
        <w:numPr>
          <w:ilvl w:val="0"/>
          <w:numId w:val="131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63DD4DF2" w14:textId="77777777" w:rsidR="009112CF" w:rsidRPr="001D19F6" w:rsidRDefault="009112CF" w:rsidP="009112CF">
      <w:pPr>
        <w:wordWrap/>
        <w:adjustRightInd w:val="0"/>
        <w:spacing w:line="360" w:lineRule="auto"/>
        <w:rPr>
          <w:rFonts w:ascii="Arial" w:eastAsia="굴림" w:hAnsi="Arial" w:cs="Arial"/>
          <w:sz w:val="22"/>
        </w:rPr>
      </w:pPr>
      <w:r w:rsidRPr="001D19F6">
        <w:rPr>
          <w:rFonts w:ascii="Arial" w:eastAsia="굴림" w:hAnsi="Arial" w:cs="Arial"/>
          <w:sz w:val="22"/>
        </w:rPr>
        <w:t>→ From code 1~5, go to D184</w:t>
      </w:r>
      <w:r w:rsidR="001205D8" w:rsidRPr="001D19F6">
        <w:rPr>
          <w:rFonts w:ascii="Arial" w:eastAsia="굴림" w:hAnsi="Arial" w:cs="Arial"/>
          <w:sz w:val="22"/>
        </w:rPr>
        <w:t>_</w:t>
      </w:r>
      <w:r w:rsidRPr="001D19F6">
        <w:rPr>
          <w:rFonts w:ascii="Arial" w:eastAsia="굴림" w:hAnsi="Arial" w:cs="Arial"/>
          <w:sz w:val="22"/>
        </w:rPr>
        <w:t>5</w:t>
      </w:r>
    </w:p>
    <w:p w14:paraId="3C0433E7" w14:textId="77777777" w:rsidR="009112CF" w:rsidRPr="001D19F6" w:rsidRDefault="009112CF" w:rsidP="00F949F8">
      <w:pPr>
        <w:wordWrap/>
        <w:adjustRightInd w:val="0"/>
        <w:spacing w:line="360" w:lineRule="auto"/>
        <w:rPr>
          <w:rFonts w:ascii="Arial" w:eastAsia="굴림" w:hAnsi="Arial" w:cs="Arial"/>
          <w:color w:val="FF0000"/>
          <w:sz w:val="22"/>
        </w:rPr>
      </w:pPr>
    </w:p>
    <w:p w14:paraId="0847E97B" w14:textId="77777777" w:rsidR="00F949F8" w:rsidRPr="001D19F6" w:rsidRDefault="00430CA6" w:rsidP="00F949F8">
      <w:pPr>
        <w:wordWrap/>
        <w:adjustRightInd w:val="0"/>
        <w:spacing w:line="360" w:lineRule="auto"/>
        <w:rPr>
          <w:rFonts w:ascii="Arial" w:eastAsia="굴림" w:hAnsi="Arial" w:cs="Arial"/>
          <w:sz w:val="22"/>
        </w:rPr>
      </w:pPr>
      <w:r w:rsidRPr="001D19F6">
        <w:rPr>
          <w:rFonts w:ascii="Arial" w:eastAsia="굴림" w:hAnsi="Arial" w:cs="Arial"/>
          <w:sz w:val="22"/>
        </w:rPr>
        <w:t>D184</w:t>
      </w:r>
      <w:r w:rsidR="001205D8" w:rsidRPr="001D19F6">
        <w:rPr>
          <w:rFonts w:ascii="Arial" w:eastAsia="굴림" w:hAnsi="Arial" w:cs="Arial"/>
          <w:sz w:val="22"/>
        </w:rPr>
        <w:t>_</w:t>
      </w:r>
      <w:r w:rsidR="00F949F8" w:rsidRPr="001D19F6">
        <w:rPr>
          <w:rFonts w:ascii="Arial" w:eastAsia="굴림" w:hAnsi="Arial" w:cs="Arial"/>
          <w:sz w:val="22"/>
        </w:rPr>
        <w:t>4</w:t>
      </w:r>
      <w:r w:rsidR="001205D8" w:rsidRPr="001D19F6">
        <w:rPr>
          <w:rFonts w:ascii="Arial" w:eastAsia="굴림" w:hAnsi="Arial" w:cs="Arial"/>
          <w:sz w:val="22"/>
        </w:rPr>
        <w:t>_</w:t>
      </w:r>
      <w:r w:rsidR="00F949F8" w:rsidRPr="001D19F6">
        <w:rPr>
          <w:rFonts w:ascii="Arial" w:eastAsia="굴림" w:hAnsi="Arial" w:cs="Arial"/>
          <w:sz w:val="22"/>
        </w:rPr>
        <w:t>1. If others, please specify.</w:t>
      </w:r>
    </w:p>
    <w:p w14:paraId="49D4CEE0" w14:textId="77777777" w:rsidR="00F949F8" w:rsidRPr="001D19F6" w:rsidRDefault="00F949F8" w:rsidP="00F949F8">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04115440" w14:textId="77777777" w:rsidR="00EA29DA" w:rsidRPr="001D19F6" w:rsidRDefault="00EA29DA" w:rsidP="00624BD4">
      <w:pPr>
        <w:wordWrap/>
        <w:adjustRightInd w:val="0"/>
        <w:spacing w:line="360" w:lineRule="auto"/>
        <w:rPr>
          <w:rFonts w:ascii="Arial" w:eastAsia="굴림" w:hAnsi="Arial" w:cs="Arial"/>
          <w:sz w:val="22"/>
        </w:rPr>
      </w:pPr>
    </w:p>
    <w:p w14:paraId="27D9CBCE" w14:textId="3341B89D" w:rsidR="008F4EDF" w:rsidRPr="00706C18" w:rsidRDefault="00430CA6" w:rsidP="008F4EDF">
      <w:pPr>
        <w:wordWrap/>
        <w:adjustRightInd w:val="0"/>
        <w:spacing w:line="360" w:lineRule="auto"/>
        <w:rPr>
          <w:rFonts w:ascii="Arial" w:eastAsia="굴림" w:hAnsi="Arial" w:cs="Arial"/>
          <w:sz w:val="22"/>
        </w:rPr>
      </w:pPr>
      <w:r w:rsidRPr="001D19F6">
        <w:rPr>
          <w:rFonts w:ascii="Arial" w:eastAsia="굴림" w:hAnsi="Arial" w:cs="Arial"/>
          <w:sz w:val="22"/>
        </w:rPr>
        <w:t>D184</w:t>
      </w:r>
      <w:r w:rsidR="001205D8" w:rsidRPr="001D19F6">
        <w:rPr>
          <w:rFonts w:ascii="Arial" w:eastAsia="굴림" w:hAnsi="Arial" w:cs="Arial"/>
          <w:sz w:val="22"/>
        </w:rPr>
        <w:t>_</w:t>
      </w:r>
      <w:r w:rsidR="008F4EDF" w:rsidRPr="001D19F6">
        <w:rPr>
          <w:rFonts w:ascii="Arial" w:eastAsia="굴림" w:hAnsi="Arial" w:cs="Arial"/>
          <w:sz w:val="22"/>
        </w:rPr>
        <w:t xml:space="preserve">5. </w:t>
      </w:r>
      <w:r w:rsidR="00BA0C01" w:rsidRPr="001D19F6">
        <w:rPr>
          <w:rFonts w:ascii="Arial" w:eastAsia="굴림" w:hAnsi="Arial" w:cs="Arial"/>
          <w:sz w:val="22"/>
        </w:rPr>
        <w:t xml:space="preserve">Have you ever attended any </w:t>
      </w:r>
      <w:r w:rsidR="00BD150A" w:rsidRPr="001D19F6">
        <w:rPr>
          <w:rFonts w:ascii="Arial" w:eastAsia="굴림" w:hAnsi="Arial" w:cs="Arial"/>
          <w:sz w:val="22"/>
        </w:rPr>
        <w:t>employment</w:t>
      </w:r>
      <w:r w:rsidR="007E22FB" w:rsidRPr="001D19F6">
        <w:rPr>
          <w:rFonts w:ascii="Arial" w:eastAsia="굴림" w:hAnsi="Arial" w:cs="Arial"/>
          <w:sz w:val="22"/>
        </w:rPr>
        <w:t xml:space="preserve"> programs </w:t>
      </w:r>
      <w:r w:rsidR="00BA0C01" w:rsidRPr="001D19F6">
        <w:rPr>
          <w:rFonts w:ascii="Arial" w:eastAsia="굴림" w:hAnsi="Arial" w:cs="Arial"/>
          <w:sz w:val="22"/>
        </w:rPr>
        <w:t>sponsored by the government or community last year (</w:t>
      </w:r>
      <w:del w:id="3534" w:author="Keis" w:date="2024-09-06T10:18:00Z">
        <w:r w:rsidR="00471862" w:rsidDel="009F27DD">
          <w:rPr>
            <w:rFonts w:ascii="Arial" w:eastAsia="굴림" w:hAnsi="Arial" w:cs="Arial" w:hint="eastAsia"/>
            <w:color w:val="FF0000"/>
            <w:sz w:val="22"/>
          </w:rPr>
          <w:delText>2019</w:delText>
        </w:r>
      </w:del>
      <w:ins w:id="3535" w:author="Keis" w:date="2024-09-06T10:18:00Z">
        <w:r w:rsidR="009F27DD" w:rsidRPr="009F27DD">
          <w:rPr>
            <w:rFonts w:ascii="Arial" w:eastAsia="굴림" w:hAnsi="Arial" w:cs="Arial" w:hint="eastAsia"/>
            <w:color w:val="00B050"/>
            <w:sz w:val="22"/>
          </w:rPr>
          <w:t>2021</w:t>
        </w:r>
      </w:ins>
      <w:r w:rsidR="00BA0C01" w:rsidRPr="001D19F6">
        <w:rPr>
          <w:rFonts w:ascii="Arial" w:eastAsia="굴림" w:hAnsi="Arial" w:cs="Arial"/>
          <w:sz w:val="22"/>
        </w:rPr>
        <w:t xml:space="preserve">)? </w:t>
      </w:r>
    </w:p>
    <w:p w14:paraId="696C6C49" w14:textId="77777777" w:rsidR="008F4EDF" w:rsidRPr="00706C18" w:rsidRDefault="008F4EDF" w:rsidP="00D12299">
      <w:pPr>
        <w:pStyle w:val="a6"/>
        <w:numPr>
          <w:ilvl w:val="0"/>
          <w:numId w:val="1261"/>
        </w:numPr>
        <w:tabs>
          <w:tab w:val="left" w:pos="5245"/>
        </w:tabs>
        <w:wordWrap/>
        <w:spacing w:line="360" w:lineRule="auto"/>
        <w:ind w:leftChars="0"/>
        <w:rPr>
          <w:rFonts w:ascii="Arial" w:eastAsia="굴림" w:hAnsi="Arial" w:cs="Arial"/>
          <w:sz w:val="22"/>
        </w:rPr>
      </w:pPr>
      <w:r w:rsidRPr="00706C18">
        <w:rPr>
          <w:rFonts w:ascii="Arial" w:eastAsia="굴림" w:hAnsi="Arial" w:cs="Arial"/>
          <w:sz w:val="22"/>
        </w:rPr>
        <w:t>Yes</w:t>
      </w:r>
      <w:r w:rsidRPr="00706C18">
        <w:rPr>
          <w:rFonts w:ascii="Arial" w:eastAsia="굴림" w:hAnsi="Arial" w:cs="Arial"/>
          <w:kern w:val="0"/>
          <w:sz w:val="22"/>
        </w:rPr>
        <w:tab/>
      </w:r>
      <w:r w:rsidRPr="00706C18">
        <w:rPr>
          <w:rFonts w:ascii="굴림" w:eastAsia="굴림" w:hAnsi="굴림" w:cs="굴림" w:hint="eastAsia"/>
          <w:sz w:val="22"/>
        </w:rPr>
        <w:t>⑤</w:t>
      </w:r>
      <w:r w:rsidRPr="00706C18">
        <w:rPr>
          <w:rFonts w:ascii="Arial" w:eastAsia="굴림" w:hAnsi="Arial" w:cs="Arial"/>
          <w:sz w:val="22"/>
        </w:rPr>
        <w:t xml:space="preserve"> No </w:t>
      </w:r>
      <w:r w:rsidRPr="00706C18">
        <w:rPr>
          <w:rFonts w:ascii="Arial" w:eastAsia="굴림" w:hAnsi="Arial" w:cs="Arial" w:hint="eastAsia"/>
          <w:sz w:val="22"/>
          <w:rPrChange w:id="3536" w:author="Keis" w:date="2024-09-06T17:40:00Z">
            <w:rPr>
              <w:rFonts w:ascii="Arial" w:eastAsia="굴림" w:hAnsi="Arial" w:cs="Arial" w:hint="eastAsia"/>
              <w:color w:val="FF0000"/>
              <w:sz w:val="22"/>
            </w:rPr>
          </w:rPrChange>
        </w:rPr>
        <w:t>→</w:t>
      </w:r>
      <w:r w:rsidRPr="00706C18">
        <w:rPr>
          <w:rFonts w:ascii="Arial" w:eastAsia="굴림" w:hAnsi="Arial" w:cs="Arial"/>
          <w:sz w:val="22"/>
          <w:rPrChange w:id="3537" w:author="Keis" w:date="2024-09-06T17:40:00Z">
            <w:rPr>
              <w:rFonts w:ascii="Arial" w:eastAsia="굴림" w:hAnsi="Arial" w:cs="Arial"/>
              <w:color w:val="FF0000"/>
              <w:sz w:val="22"/>
            </w:rPr>
          </w:rPrChange>
        </w:rPr>
        <w:t>Go to D</w:t>
      </w:r>
      <w:r w:rsidR="00471862" w:rsidRPr="00706C18">
        <w:rPr>
          <w:rFonts w:ascii="Arial" w:eastAsia="굴림" w:hAnsi="Arial" w:cs="Arial"/>
          <w:sz w:val="22"/>
          <w:rPrChange w:id="3538" w:author="Keis" w:date="2024-09-06T17:40:00Z">
            <w:rPr>
              <w:rFonts w:ascii="Arial" w:eastAsia="굴림" w:hAnsi="Arial" w:cs="Arial"/>
              <w:color w:val="FF0000"/>
              <w:sz w:val="22"/>
            </w:rPr>
          </w:rPrChange>
        </w:rPr>
        <w:t>add8a_1</w:t>
      </w:r>
    </w:p>
    <w:p w14:paraId="7F830D2C" w14:textId="77777777" w:rsidR="008F4EDF" w:rsidRPr="00706C18" w:rsidRDefault="008F4EDF" w:rsidP="00624BD4">
      <w:pPr>
        <w:wordWrap/>
        <w:adjustRightInd w:val="0"/>
        <w:spacing w:line="360" w:lineRule="auto"/>
        <w:rPr>
          <w:rFonts w:ascii="Arial" w:eastAsia="굴림" w:hAnsi="Arial" w:cs="Arial"/>
          <w:sz w:val="22"/>
        </w:rPr>
      </w:pPr>
    </w:p>
    <w:p w14:paraId="619D5D53" w14:textId="77777777" w:rsidR="00BA0C01" w:rsidRPr="00706C18" w:rsidRDefault="00430CA6" w:rsidP="00BA0C01">
      <w:pPr>
        <w:wordWrap/>
        <w:adjustRightInd w:val="0"/>
        <w:spacing w:line="360" w:lineRule="auto"/>
        <w:rPr>
          <w:rFonts w:ascii="Arial" w:eastAsia="굴림" w:hAnsi="Arial" w:cs="Arial"/>
          <w:sz w:val="22"/>
        </w:rPr>
      </w:pPr>
      <w:r w:rsidRPr="00706C18">
        <w:rPr>
          <w:rFonts w:ascii="Arial" w:eastAsia="굴림" w:hAnsi="Arial" w:cs="Arial"/>
          <w:sz w:val="22"/>
        </w:rPr>
        <w:t>D184</w:t>
      </w:r>
      <w:r w:rsidR="001205D8" w:rsidRPr="00706C18">
        <w:rPr>
          <w:rFonts w:ascii="Arial" w:eastAsia="굴림" w:hAnsi="Arial" w:cs="Arial"/>
          <w:sz w:val="22"/>
        </w:rPr>
        <w:t>_</w:t>
      </w:r>
      <w:r w:rsidR="00BA0C01" w:rsidRPr="00706C18">
        <w:rPr>
          <w:rFonts w:ascii="Arial" w:eastAsia="굴림" w:hAnsi="Arial" w:cs="Arial"/>
          <w:sz w:val="22"/>
        </w:rPr>
        <w:t xml:space="preserve">6. Among the </w:t>
      </w:r>
      <w:r w:rsidR="00502323" w:rsidRPr="00706C18">
        <w:rPr>
          <w:rFonts w:ascii="Arial" w:eastAsia="굴림" w:hAnsi="Arial" w:cs="Arial"/>
          <w:sz w:val="22"/>
        </w:rPr>
        <w:t>employ</w:t>
      </w:r>
      <w:r w:rsidR="007E22FB" w:rsidRPr="00706C18">
        <w:rPr>
          <w:rFonts w:ascii="Arial" w:eastAsia="굴림" w:hAnsi="Arial" w:cs="Arial"/>
          <w:sz w:val="22"/>
        </w:rPr>
        <w:t xml:space="preserve">ment programs </w:t>
      </w:r>
      <w:r w:rsidR="00BA0C01" w:rsidRPr="00706C18">
        <w:rPr>
          <w:rFonts w:ascii="Arial" w:eastAsia="굴림" w:hAnsi="Arial" w:cs="Arial"/>
          <w:sz w:val="22"/>
        </w:rPr>
        <w:t xml:space="preserve">you have attended last year, what is the most recent one? </w:t>
      </w:r>
    </w:p>
    <w:p w14:paraId="6D121B3B" w14:textId="77777777" w:rsidR="008358A0" w:rsidRPr="00706C18" w:rsidRDefault="007E22FB" w:rsidP="00F14BA4">
      <w:pPr>
        <w:pStyle w:val="a6"/>
        <w:numPr>
          <w:ilvl w:val="0"/>
          <w:numId w:val="583"/>
        </w:numPr>
        <w:wordWrap/>
        <w:adjustRightInd w:val="0"/>
        <w:spacing w:line="360" w:lineRule="auto"/>
        <w:ind w:leftChars="0"/>
        <w:rPr>
          <w:rFonts w:ascii="Arial" w:eastAsia="굴림" w:hAnsi="Arial" w:cs="Arial"/>
          <w:sz w:val="22"/>
        </w:rPr>
      </w:pPr>
      <w:r w:rsidRPr="00706C18">
        <w:rPr>
          <w:rFonts w:ascii="Arial" w:eastAsia="굴림" w:hAnsi="Arial" w:cs="Arial"/>
          <w:sz w:val="22"/>
        </w:rPr>
        <w:t>Elderly employment program</w:t>
      </w:r>
      <w:r w:rsidRPr="00706C18">
        <w:rPr>
          <w:rFonts w:ascii="Arial" w:eastAsia="굴림" w:hAnsi="Arial" w:cs="Arial"/>
          <w:sz w:val="22"/>
        </w:rPr>
        <w:tab/>
      </w:r>
      <w:r w:rsidRPr="00706C18">
        <w:rPr>
          <w:rFonts w:ascii="Arial" w:eastAsia="굴림" w:hAnsi="Arial" w:cs="Arial"/>
          <w:sz w:val="22"/>
        </w:rPr>
        <w:tab/>
      </w:r>
      <w:r w:rsidRPr="00706C18">
        <w:rPr>
          <w:rFonts w:ascii="Arial" w:eastAsia="굴림" w:hAnsi="Arial" w:cs="Arial" w:hint="eastAsia"/>
          <w:sz w:val="22"/>
          <w:rPrChange w:id="3539" w:author="Keis" w:date="2024-09-06T17:40:00Z">
            <w:rPr>
              <w:rFonts w:ascii="Arial" w:eastAsia="굴림" w:hAnsi="Arial" w:cs="Arial" w:hint="eastAsia"/>
              <w:color w:val="FF0000"/>
              <w:sz w:val="22"/>
            </w:rPr>
          </w:rPrChange>
        </w:rPr>
        <w:t>→</w:t>
      </w:r>
      <w:r w:rsidRPr="00706C18">
        <w:rPr>
          <w:rFonts w:ascii="Arial" w:eastAsia="굴림" w:hAnsi="Arial" w:cs="Arial"/>
          <w:sz w:val="22"/>
          <w:rPrChange w:id="3540" w:author="Keis" w:date="2024-09-06T17:40:00Z">
            <w:rPr>
              <w:rFonts w:ascii="Arial" w:eastAsia="굴림" w:hAnsi="Arial" w:cs="Arial"/>
              <w:color w:val="FF0000"/>
              <w:sz w:val="22"/>
            </w:rPr>
          </w:rPrChange>
        </w:rPr>
        <w:t>Go to D</w:t>
      </w:r>
      <w:r w:rsidR="00471862" w:rsidRPr="00706C18">
        <w:rPr>
          <w:rFonts w:ascii="Arial" w:eastAsia="굴림" w:hAnsi="Arial" w:cs="Arial"/>
          <w:sz w:val="22"/>
          <w:rPrChange w:id="3541" w:author="Keis" w:date="2024-09-06T17:40:00Z">
            <w:rPr>
              <w:rFonts w:ascii="Arial" w:eastAsia="굴림" w:hAnsi="Arial" w:cs="Arial"/>
              <w:color w:val="FF0000"/>
              <w:sz w:val="22"/>
            </w:rPr>
          </w:rPrChange>
        </w:rPr>
        <w:t>add8a_1</w:t>
      </w:r>
    </w:p>
    <w:p w14:paraId="6AAB9DB8" w14:textId="77777777" w:rsidR="007E22FB" w:rsidRPr="00706C18" w:rsidRDefault="007E22FB" w:rsidP="00F14BA4">
      <w:pPr>
        <w:pStyle w:val="a6"/>
        <w:numPr>
          <w:ilvl w:val="0"/>
          <w:numId w:val="583"/>
        </w:numPr>
        <w:wordWrap/>
        <w:adjustRightInd w:val="0"/>
        <w:spacing w:line="360" w:lineRule="auto"/>
        <w:ind w:leftChars="0"/>
        <w:rPr>
          <w:rFonts w:ascii="Arial" w:eastAsia="굴림" w:hAnsi="Arial" w:cs="Arial"/>
          <w:sz w:val="22"/>
        </w:rPr>
      </w:pPr>
      <w:r w:rsidRPr="00706C18">
        <w:rPr>
          <w:rFonts w:ascii="Arial" w:eastAsia="굴림" w:hAnsi="Arial" w:cs="Arial"/>
          <w:sz w:val="22"/>
        </w:rPr>
        <w:t>Public work employment program</w:t>
      </w:r>
      <w:r w:rsidRPr="00706C18">
        <w:rPr>
          <w:rFonts w:ascii="Arial" w:eastAsia="굴림" w:hAnsi="Arial" w:cs="Arial"/>
          <w:sz w:val="22"/>
        </w:rPr>
        <w:tab/>
      </w:r>
      <w:r w:rsidRPr="00706C18">
        <w:rPr>
          <w:rFonts w:ascii="Arial" w:eastAsia="굴림" w:hAnsi="Arial" w:cs="Arial" w:hint="eastAsia"/>
          <w:sz w:val="22"/>
          <w:rPrChange w:id="3542" w:author="Keis" w:date="2024-09-06T17:40:00Z">
            <w:rPr>
              <w:rFonts w:ascii="Arial" w:eastAsia="굴림" w:hAnsi="Arial" w:cs="Arial" w:hint="eastAsia"/>
              <w:color w:val="FF0000"/>
              <w:sz w:val="22"/>
            </w:rPr>
          </w:rPrChange>
        </w:rPr>
        <w:t>→</w:t>
      </w:r>
      <w:r w:rsidRPr="00706C18">
        <w:rPr>
          <w:rFonts w:ascii="Arial" w:eastAsia="굴림" w:hAnsi="Arial" w:cs="Arial"/>
          <w:sz w:val="22"/>
          <w:rPrChange w:id="3543" w:author="Keis" w:date="2024-09-06T17:40:00Z">
            <w:rPr>
              <w:rFonts w:ascii="Arial" w:eastAsia="굴림" w:hAnsi="Arial" w:cs="Arial"/>
              <w:color w:val="FF0000"/>
              <w:sz w:val="22"/>
            </w:rPr>
          </w:rPrChange>
        </w:rPr>
        <w:t>Go to D</w:t>
      </w:r>
      <w:r w:rsidR="00471862" w:rsidRPr="00706C18">
        <w:rPr>
          <w:rFonts w:ascii="Arial" w:eastAsia="굴림" w:hAnsi="Arial" w:cs="Arial"/>
          <w:sz w:val="22"/>
          <w:rPrChange w:id="3544" w:author="Keis" w:date="2024-09-06T17:40:00Z">
            <w:rPr>
              <w:rFonts w:ascii="Arial" w:eastAsia="굴림" w:hAnsi="Arial" w:cs="Arial"/>
              <w:color w:val="FF0000"/>
              <w:sz w:val="22"/>
            </w:rPr>
          </w:rPrChange>
        </w:rPr>
        <w:t>add8a_1</w:t>
      </w:r>
    </w:p>
    <w:p w14:paraId="54CE7C47" w14:textId="77777777" w:rsidR="007E22FB" w:rsidRPr="00706C18" w:rsidRDefault="007E22FB" w:rsidP="00F14BA4">
      <w:pPr>
        <w:pStyle w:val="a6"/>
        <w:numPr>
          <w:ilvl w:val="0"/>
          <w:numId w:val="583"/>
        </w:numPr>
        <w:wordWrap/>
        <w:adjustRightInd w:val="0"/>
        <w:spacing w:line="360" w:lineRule="auto"/>
        <w:ind w:leftChars="0"/>
        <w:rPr>
          <w:rFonts w:ascii="Arial" w:eastAsia="굴림" w:hAnsi="Arial" w:cs="Arial"/>
          <w:sz w:val="22"/>
        </w:rPr>
      </w:pPr>
      <w:r w:rsidRPr="00706C18">
        <w:rPr>
          <w:rFonts w:ascii="Arial" w:eastAsia="굴림" w:hAnsi="Arial" w:cs="Arial"/>
          <w:sz w:val="22"/>
        </w:rPr>
        <w:t>Community employment program</w:t>
      </w:r>
      <w:r w:rsidRPr="00706C18">
        <w:rPr>
          <w:rFonts w:ascii="Arial" w:eastAsia="굴림" w:hAnsi="Arial" w:cs="Arial"/>
          <w:sz w:val="22"/>
        </w:rPr>
        <w:tab/>
      </w:r>
      <w:r w:rsidRPr="00706C18">
        <w:rPr>
          <w:rFonts w:ascii="Arial" w:eastAsia="굴림" w:hAnsi="Arial" w:cs="Arial" w:hint="eastAsia"/>
          <w:sz w:val="22"/>
          <w:rPrChange w:id="3545" w:author="Keis" w:date="2024-09-06T17:40:00Z">
            <w:rPr>
              <w:rFonts w:ascii="Arial" w:eastAsia="굴림" w:hAnsi="Arial" w:cs="Arial" w:hint="eastAsia"/>
              <w:color w:val="FF0000"/>
              <w:sz w:val="22"/>
            </w:rPr>
          </w:rPrChange>
        </w:rPr>
        <w:t>→</w:t>
      </w:r>
      <w:r w:rsidRPr="00706C18">
        <w:rPr>
          <w:rFonts w:ascii="Arial" w:eastAsia="굴림" w:hAnsi="Arial" w:cs="Arial"/>
          <w:sz w:val="22"/>
          <w:rPrChange w:id="3546" w:author="Keis" w:date="2024-09-06T17:40:00Z">
            <w:rPr>
              <w:rFonts w:ascii="Arial" w:eastAsia="굴림" w:hAnsi="Arial" w:cs="Arial"/>
              <w:color w:val="FF0000"/>
              <w:sz w:val="22"/>
            </w:rPr>
          </w:rPrChange>
        </w:rPr>
        <w:t>Go to D</w:t>
      </w:r>
      <w:r w:rsidR="00471862" w:rsidRPr="00706C18">
        <w:rPr>
          <w:rFonts w:ascii="Arial" w:eastAsia="굴림" w:hAnsi="Arial" w:cs="Arial"/>
          <w:sz w:val="22"/>
          <w:rPrChange w:id="3547" w:author="Keis" w:date="2024-09-06T17:40:00Z">
            <w:rPr>
              <w:rFonts w:ascii="Arial" w:eastAsia="굴림" w:hAnsi="Arial" w:cs="Arial"/>
              <w:color w:val="FF0000"/>
              <w:sz w:val="22"/>
            </w:rPr>
          </w:rPrChange>
        </w:rPr>
        <w:t>add8a_1</w:t>
      </w:r>
    </w:p>
    <w:p w14:paraId="108280DE" w14:textId="77777777" w:rsidR="007E22FB" w:rsidRPr="001D19F6" w:rsidRDefault="007E22FB" w:rsidP="00F14BA4">
      <w:pPr>
        <w:pStyle w:val="a6"/>
        <w:numPr>
          <w:ilvl w:val="0"/>
          <w:numId w:val="583"/>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 xml:space="preserve">Others </w:t>
      </w:r>
    </w:p>
    <w:p w14:paraId="79968CA7" w14:textId="77777777" w:rsidR="00BA0C01" w:rsidRPr="001D19F6" w:rsidRDefault="00BA0C01" w:rsidP="00624BD4">
      <w:pPr>
        <w:wordWrap/>
        <w:adjustRightInd w:val="0"/>
        <w:spacing w:line="360" w:lineRule="auto"/>
        <w:rPr>
          <w:rFonts w:ascii="Arial" w:eastAsia="굴림" w:hAnsi="Arial" w:cs="Arial"/>
          <w:sz w:val="22"/>
        </w:rPr>
      </w:pPr>
    </w:p>
    <w:p w14:paraId="1F9ED1DD" w14:textId="77777777" w:rsidR="007E22FB" w:rsidRPr="001D19F6" w:rsidRDefault="00430CA6" w:rsidP="007E22FB">
      <w:pPr>
        <w:wordWrap/>
        <w:adjustRightInd w:val="0"/>
        <w:spacing w:line="360" w:lineRule="auto"/>
        <w:rPr>
          <w:rFonts w:ascii="Arial" w:eastAsia="굴림" w:hAnsi="Arial" w:cs="Arial"/>
          <w:sz w:val="22"/>
        </w:rPr>
      </w:pPr>
      <w:r w:rsidRPr="001D19F6">
        <w:rPr>
          <w:rFonts w:ascii="Arial" w:eastAsia="굴림" w:hAnsi="Arial" w:cs="Arial"/>
          <w:sz w:val="22"/>
        </w:rPr>
        <w:t>D184</w:t>
      </w:r>
      <w:r w:rsidR="001205D8" w:rsidRPr="001D19F6">
        <w:rPr>
          <w:rFonts w:ascii="Arial" w:eastAsia="굴림" w:hAnsi="Arial" w:cs="Arial"/>
          <w:sz w:val="22"/>
        </w:rPr>
        <w:t>_</w:t>
      </w:r>
      <w:r w:rsidR="007E22FB" w:rsidRPr="001D19F6">
        <w:rPr>
          <w:rFonts w:ascii="Arial" w:eastAsia="굴림" w:hAnsi="Arial" w:cs="Arial"/>
          <w:sz w:val="22"/>
        </w:rPr>
        <w:t>7. If others, please specify.</w:t>
      </w:r>
    </w:p>
    <w:p w14:paraId="2AE5D40B" w14:textId="77777777" w:rsidR="007E22FB" w:rsidRDefault="007E22FB" w:rsidP="007E22FB">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4E046BC8" w14:textId="77777777" w:rsidR="00B90D96" w:rsidRPr="001D19F6" w:rsidRDefault="00B90D96" w:rsidP="007E22FB">
      <w:pPr>
        <w:wordWrap/>
        <w:adjustRightInd w:val="0"/>
        <w:spacing w:line="360" w:lineRule="auto"/>
        <w:rPr>
          <w:rFonts w:ascii="Arial" w:eastAsia="굴림" w:hAnsi="Arial" w:cs="Arial"/>
          <w:kern w:val="0"/>
          <w:sz w:val="22"/>
        </w:rPr>
      </w:pPr>
    </w:p>
    <w:p w14:paraId="1AA7C3EE" w14:textId="77777777" w:rsidR="00800357" w:rsidRPr="00706C18" w:rsidRDefault="00800357" w:rsidP="00800357">
      <w:pPr>
        <w:spacing w:line="372" w:lineRule="auto"/>
        <w:textAlignment w:val="baseline"/>
        <w:rPr>
          <w:rFonts w:ascii="Arial" w:eastAsia="굴림" w:hAnsi="Arial" w:cs="Arial"/>
          <w:kern w:val="0"/>
          <w:sz w:val="22"/>
          <w:rPrChange w:id="3548" w:author="Keis" w:date="2024-09-06T17:40:00Z">
            <w:rPr>
              <w:rFonts w:ascii="Arial" w:eastAsia="굴림" w:hAnsi="Arial" w:cs="Arial"/>
              <w:color w:val="FF0000"/>
              <w:kern w:val="0"/>
              <w:sz w:val="22"/>
            </w:rPr>
          </w:rPrChange>
        </w:rPr>
      </w:pPr>
      <w:r w:rsidRPr="00706C18">
        <w:rPr>
          <w:rFonts w:ascii="Arial" w:eastAsia="굴림체" w:hAnsi="Arial" w:cs="Arial"/>
          <w:b/>
          <w:bCs/>
          <w:kern w:val="0"/>
          <w:sz w:val="22"/>
          <w:rPrChange w:id="3549" w:author="Keis" w:date="2024-09-06T17:40:00Z">
            <w:rPr>
              <w:rFonts w:ascii="Arial" w:eastAsia="굴림체" w:hAnsi="Arial" w:cs="Arial"/>
              <w:b/>
              <w:bCs/>
              <w:color w:val="FF0000"/>
              <w:kern w:val="0"/>
              <w:sz w:val="22"/>
            </w:rPr>
          </w:rPrChange>
        </w:rPr>
        <w:t xml:space="preserve">&lt;Peak wage system&gt; </w:t>
      </w:r>
    </w:p>
    <w:p w14:paraId="311446FF" w14:textId="77777777" w:rsidR="00B90D96" w:rsidRPr="00706C18" w:rsidRDefault="00B90D96" w:rsidP="00B90D96">
      <w:pPr>
        <w:spacing w:line="384" w:lineRule="auto"/>
        <w:textAlignment w:val="baseline"/>
        <w:rPr>
          <w:rFonts w:ascii="Arial" w:eastAsia="굴림" w:hAnsi="Arial" w:cs="Arial"/>
          <w:kern w:val="0"/>
          <w:sz w:val="22"/>
          <w:rPrChange w:id="3550"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551" w:author="Keis" w:date="2024-09-06T17:40:00Z">
            <w:rPr>
              <w:rFonts w:ascii="Arial" w:eastAsia="나눔명조" w:hAnsi="Arial" w:cs="Arial"/>
              <w:color w:val="FF0000"/>
              <w:spacing w:val="-2"/>
              <w:kern w:val="0"/>
              <w:sz w:val="22"/>
            </w:rPr>
          </w:rPrChange>
        </w:rPr>
        <w:t xml:space="preserve">Dadd8a_1. </w:t>
      </w:r>
      <w:r w:rsidR="00007953" w:rsidRPr="00706C18">
        <w:rPr>
          <w:rFonts w:ascii="Arial" w:eastAsia="나눔명조" w:hAnsi="Arial" w:cs="Arial"/>
          <w:spacing w:val="-2"/>
          <w:kern w:val="0"/>
          <w:sz w:val="22"/>
          <w:rPrChange w:id="3552" w:author="Keis" w:date="2024-09-06T17:40:00Z">
            <w:rPr>
              <w:rFonts w:ascii="Arial" w:eastAsia="나눔명조" w:hAnsi="Arial" w:cs="Arial"/>
              <w:color w:val="FF0000"/>
              <w:spacing w:val="-2"/>
              <w:kern w:val="0"/>
              <w:sz w:val="22"/>
            </w:rPr>
          </w:rPrChange>
        </w:rPr>
        <w:t>Have you ever heard of the</w:t>
      </w:r>
      <w:r w:rsidR="000F1E8D" w:rsidRPr="00706C18">
        <w:rPr>
          <w:rFonts w:ascii="Arial" w:eastAsia="나눔명조" w:hAnsi="Arial" w:cs="Arial"/>
          <w:spacing w:val="-2"/>
          <w:kern w:val="0"/>
          <w:sz w:val="22"/>
          <w:rPrChange w:id="3553" w:author="Keis" w:date="2024-09-06T17:40:00Z">
            <w:rPr>
              <w:rFonts w:ascii="Arial" w:eastAsia="나눔명조" w:hAnsi="Arial" w:cs="Arial"/>
              <w:color w:val="FF0000"/>
              <w:spacing w:val="-2"/>
              <w:kern w:val="0"/>
              <w:sz w:val="22"/>
            </w:rPr>
          </w:rPrChange>
        </w:rPr>
        <w:t xml:space="preserve"> wage</w:t>
      </w:r>
      <w:r w:rsidR="00476853" w:rsidRPr="00706C18">
        <w:rPr>
          <w:rFonts w:ascii="Arial" w:eastAsia="나눔명조" w:hAnsi="Arial" w:cs="Arial"/>
          <w:spacing w:val="-2"/>
          <w:kern w:val="0"/>
          <w:sz w:val="22"/>
          <w:rPrChange w:id="3554" w:author="Keis" w:date="2024-09-06T17:40:00Z">
            <w:rPr>
              <w:rFonts w:ascii="Arial" w:eastAsia="나눔명조" w:hAnsi="Arial" w:cs="Arial"/>
              <w:color w:val="FF0000"/>
              <w:spacing w:val="-2"/>
              <w:kern w:val="0"/>
              <w:sz w:val="22"/>
            </w:rPr>
          </w:rPrChange>
        </w:rPr>
        <w:t xml:space="preserve"> peak</w:t>
      </w:r>
      <w:r w:rsidR="000F1E8D" w:rsidRPr="00706C18">
        <w:rPr>
          <w:rFonts w:ascii="Arial" w:eastAsia="나눔명조" w:hAnsi="Arial" w:cs="Arial"/>
          <w:spacing w:val="-2"/>
          <w:kern w:val="0"/>
          <w:sz w:val="22"/>
          <w:rPrChange w:id="3555" w:author="Keis" w:date="2024-09-06T17:40:00Z">
            <w:rPr>
              <w:rFonts w:ascii="Arial" w:eastAsia="나눔명조" w:hAnsi="Arial" w:cs="Arial"/>
              <w:color w:val="FF0000"/>
              <w:spacing w:val="-2"/>
              <w:kern w:val="0"/>
              <w:sz w:val="22"/>
            </w:rPr>
          </w:rPrChange>
        </w:rPr>
        <w:t xml:space="preserve"> system</w:t>
      </w:r>
      <w:r w:rsidR="00476853" w:rsidRPr="00706C18">
        <w:rPr>
          <w:rFonts w:ascii="Arial" w:eastAsia="나눔명조" w:hAnsi="Arial" w:cs="Arial"/>
          <w:spacing w:val="-2"/>
          <w:kern w:val="0"/>
          <w:sz w:val="22"/>
          <w:rPrChange w:id="3556" w:author="Keis" w:date="2024-09-06T17:40:00Z">
            <w:rPr>
              <w:rFonts w:ascii="Arial" w:eastAsia="나눔명조" w:hAnsi="Arial" w:cs="Arial"/>
              <w:color w:val="FF0000"/>
              <w:spacing w:val="-2"/>
              <w:kern w:val="0"/>
              <w:sz w:val="22"/>
            </w:rPr>
          </w:rPrChange>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B90D96" w:rsidRPr="00B90D96" w14:paraId="4920FCF6" w14:textId="77777777" w:rsidTr="00B90D96">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0288E6" w14:textId="77777777" w:rsidR="00C20989" w:rsidRPr="00C20989" w:rsidRDefault="00C20989" w:rsidP="00C20989">
            <w:pPr>
              <w:spacing w:line="384" w:lineRule="auto"/>
              <w:textAlignment w:val="baseline"/>
              <w:rPr>
                <w:ins w:id="3557" w:author="swcsmart000" w:date="2024-09-05T16:41:00Z"/>
                <w:rFonts w:ascii="함초롬바탕" w:eastAsia="굴림" w:hAnsi="굴림" w:cs="굴림"/>
                <w:color w:val="00B050"/>
                <w:kern w:val="0"/>
                <w:szCs w:val="20"/>
                <w:rPrChange w:id="3558" w:author="swcsmart000" w:date="2024-09-05T16:41:00Z">
                  <w:rPr>
                    <w:ins w:id="3559" w:author="swcsmart000" w:date="2024-09-05T16:41:00Z"/>
                    <w:rFonts w:ascii="함초롬바탕" w:eastAsia="굴림" w:hAnsi="굴림" w:cs="굴림"/>
                    <w:color w:val="000000"/>
                    <w:kern w:val="0"/>
                    <w:szCs w:val="20"/>
                  </w:rPr>
                </w:rPrChange>
              </w:rPr>
            </w:pPr>
            <w:ins w:id="3560" w:author="swcsmart000" w:date="2024-09-05T16:41:00Z">
              <w:r w:rsidRPr="00C20989">
                <w:rPr>
                  <w:rFonts w:ascii="나눔명조" w:eastAsia="나눔명조" w:hAnsi="나눔명조" w:cs="굴림"/>
                  <w:b/>
                  <w:bCs/>
                  <w:color w:val="00B050"/>
                  <w:spacing w:val="-2"/>
                  <w:kern w:val="0"/>
                  <w:sz w:val="18"/>
                  <w:szCs w:val="18"/>
                  <w:rPrChange w:id="3561" w:author="swcsmart000" w:date="2024-09-05T16:41:00Z">
                    <w:rPr>
                      <w:rFonts w:ascii="나눔명조" w:eastAsia="나눔명조" w:hAnsi="나눔명조" w:cs="굴림"/>
                      <w:b/>
                      <w:bCs/>
                      <w:color w:val="000000"/>
                      <w:spacing w:val="-2"/>
                      <w:kern w:val="0"/>
                      <w:sz w:val="18"/>
                      <w:szCs w:val="18"/>
                    </w:rPr>
                  </w:rPrChange>
                </w:rPr>
                <w:t>What is the wage peak system?</w:t>
              </w:r>
              <w:r w:rsidRPr="00C20989">
                <w:rPr>
                  <w:rFonts w:ascii="함초롬바탕" w:eastAsia="나눔명조" w:hAnsi="굴림" w:cs="굴림"/>
                  <w:color w:val="00B050"/>
                  <w:spacing w:val="-2"/>
                  <w:kern w:val="0"/>
                  <w:sz w:val="18"/>
                  <w:szCs w:val="18"/>
                  <w:rPrChange w:id="3562" w:author="swcsmart000" w:date="2024-09-05T16:41:00Z">
                    <w:rPr>
                      <w:rFonts w:ascii="함초롬바탕" w:eastAsia="나눔명조" w:hAnsi="굴림" w:cs="굴림"/>
                      <w:color w:val="000000"/>
                      <w:spacing w:val="-2"/>
                      <w:kern w:val="0"/>
                      <w:sz w:val="18"/>
                      <w:szCs w:val="18"/>
                    </w:rPr>
                  </w:rPrChange>
                </w:rPr>
                <w:t xml:space="preserve"> </w:t>
              </w:r>
              <w:r w:rsidRPr="00C20989">
                <w:rPr>
                  <w:rFonts w:ascii="나눔명조" w:eastAsia="나눔명조" w:hAnsi="나눔명조" w:cs="굴림"/>
                  <w:color w:val="00B050"/>
                  <w:spacing w:val="-2"/>
                  <w:kern w:val="0"/>
                  <w:sz w:val="18"/>
                  <w:szCs w:val="18"/>
                  <w:rPrChange w:id="3563" w:author="swcsmart000" w:date="2024-09-05T16:41:00Z">
                    <w:rPr>
                      <w:rFonts w:ascii="나눔명조" w:eastAsia="나눔명조" w:hAnsi="나눔명조" w:cs="굴림"/>
                      <w:color w:val="000000"/>
                      <w:spacing w:val="-2"/>
                      <w:kern w:val="0"/>
                      <w:sz w:val="18"/>
                      <w:szCs w:val="18"/>
                    </w:rPr>
                  </w:rPrChange>
                </w:rPr>
                <w:t>The wage peak system is designed to ensure continuous employment for workers. Specifically, it revolves around lowering wages in return of extended employment after a certain age as determined by the labor-management agreement.</w:t>
              </w:r>
            </w:ins>
          </w:p>
          <w:p w14:paraId="71F46DB0" w14:textId="201984EF" w:rsidR="00B90D96" w:rsidRPr="00B90D96" w:rsidRDefault="00C20989">
            <w:pPr>
              <w:spacing w:line="384" w:lineRule="auto"/>
              <w:textAlignment w:val="baseline"/>
              <w:rPr>
                <w:rFonts w:ascii="Arial" w:eastAsia="굴림" w:hAnsi="Arial" w:cs="Arial"/>
                <w:color w:val="000000"/>
                <w:kern w:val="0"/>
                <w:sz w:val="22"/>
              </w:rPr>
              <w:pPrChange w:id="3564" w:author="swcsmart000" w:date="2024-09-05T16:41:00Z">
                <w:pPr>
                  <w:spacing w:line="56" w:lineRule="atLeast"/>
                  <w:textAlignment w:val="baseline"/>
                </w:pPr>
              </w:pPrChange>
            </w:pPr>
            <w:ins w:id="3565" w:author="swcsmart000" w:date="2024-09-05T16:41:00Z">
              <w:r w:rsidRPr="00C20989">
                <w:rPr>
                  <w:rFonts w:ascii="나눔명조" w:eastAsia="나눔명조" w:hAnsi="나눔명조" w:cs="굴림" w:hint="eastAsia"/>
                  <w:color w:val="00B050"/>
                  <w:spacing w:val="-2"/>
                  <w:kern w:val="0"/>
                  <w:sz w:val="18"/>
                  <w:szCs w:val="18"/>
                  <w:rPrChange w:id="3566" w:author="swcsmart000" w:date="2024-09-05T16:41:00Z">
                    <w:rPr>
                      <w:rFonts w:ascii="나눔명조" w:eastAsia="나눔명조" w:hAnsi="나눔명조" w:cs="굴림" w:hint="eastAsia"/>
                      <w:color w:val="FF0000"/>
                      <w:spacing w:val="-2"/>
                      <w:kern w:val="0"/>
                      <w:sz w:val="18"/>
                      <w:szCs w:val="18"/>
                    </w:rPr>
                  </w:rPrChange>
                </w:rPr>
                <w:t>※</w:t>
              </w:r>
              <w:r w:rsidRPr="00C20989">
                <w:rPr>
                  <w:rFonts w:ascii="나눔명조" w:eastAsia="나눔명조" w:hAnsi="나눔명조" w:cs="굴림"/>
                  <w:color w:val="00B050"/>
                  <w:spacing w:val="-2"/>
                  <w:kern w:val="0"/>
                  <w:sz w:val="18"/>
                  <w:szCs w:val="18"/>
                  <w:rPrChange w:id="3567" w:author="swcsmart000" w:date="2024-09-05T16:41:00Z">
                    <w:rPr>
                      <w:rFonts w:ascii="나눔명조" w:eastAsia="나눔명조" w:hAnsi="나눔명조" w:cs="굴림"/>
                      <w:color w:val="FF0000"/>
                      <w:spacing w:val="-2"/>
                      <w:kern w:val="0"/>
                      <w:sz w:val="18"/>
                      <w:szCs w:val="18"/>
                    </w:rPr>
                  </w:rPrChange>
                </w:rPr>
                <w:t xml:space="preserve"> Supreme Court ruled against ‘Maintaining Retirement-Age’ without extending it, but the Wage Peak System is valid to the extent that it is implemented in </w:t>
              </w:r>
              <w:proofErr w:type="spellStart"/>
              <w:r w:rsidRPr="00C20989">
                <w:rPr>
                  <w:rFonts w:ascii="나눔명조" w:eastAsia="나눔명조" w:hAnsi="나눔명조" w:cs="굴림"/>
                  <w:color w:val="00B050"/>
                  <w:spacing w:val="-2"/>
                  <w:kern w:val="0"/>
                  <w:sz w:val="18"/>
                  <w:szCs w:val="18"/>
                  <w:rPrChange w:id="3568" w:author="swcsmart000" w:date="2024-09-05T16:41:00Z">
                    <w:rPr>
                      <w:rFonts w:ascii="나눔명조" w:eastAsia="나눔명조" w:hAnsi="나눔명조" w:cs="굴림"/>
                      <w:color w:val="FF0000"/>
                      <w:spacing w:val="-2"/>
                      <w:kern w:val="0"/>
                      <w:sz w:val="18"/>
                      <w:szCs w:val="18"/>
                    </w:rPr>
                  </w:rPrChange>
                </w:rPr>
                <w:t>conjuction</w:t>
              </w:r>
              <w:proofErr w:type="spellEnd"/>
              <w:r w:rsidRPr="00C20989">
                <w:rPr>
                  <w:rFonts w:ascii="나눔명조" w:eastAsia="나눔명조" w:hAnsi="나눔명조" w:cs="굴림"/>
                  <w:color w:val="00B050"/>
                  <w:spacing w:val="-2"/>
                  <w:kern w:val="0"/>
                  <w:sz w:val="18"/>
                  <w:szCs w:val="18"/>
                  <w:rPrChange w:id="3569" w:author="swcsmart000" w:date="2024-09-05T16:41:00Z">
                    <w:rPr>
                      <w:rFonts w:ascii="나눔명조" w:eastAsia="나눔명조" w:hAnsi="나눔명조" w:cs="굴림"/>
                      <w:color w:val="FF0000"/>
                      <w:spacing w:val="-2"/>
                      <w:kern w:val="0"/>
                      <w:sz w:val="18"/>
                      <w:szCs w:val="18"/>
                    </w:rPr>
                  </w:rPrChange>
                </w:rPr>
                <w:t xml:space="preserve"> with extending the retirement age or rehiring workers in a different position after retirement.</w:t>
              </w:r>
            </w:ins>
            <w:del w:id="3570" w:author="swcsmart000" w:date="2024-09-05T16:41:00Z">
              <w:r w:rsidR="00007953" w:rsidRPr="00007953" w:rsidDel="00C20989">
                <w:rPr>
                  <w:rFonts w:ascii="Arial" w:eastAsia="나눔명조" w:hAnsi="Arial" w:cs="Arial" w:hint="eastAsia"/>
                  <w:b/>
                  <w:bCs/>
                  <w:color w:val="FF0000"/>
                  <w:spacing w:val="-2"/>
                  <w:kern w:val="0"/>
                  <w:sz w:val="22"/>
                </w:rPr>
                <w:delText>What is the wage peak system</w:delText>
              </w:r>
              <w:r w:rsidR="00007953" w:rsidRPr="00007953" w:rsidDel="00C20989">
                <w:rPr>
                  <w:rFonts w:ascii="Arial" w:eastAsia="나눔명조" w:hAnsi="Arial" w:cs="Arial"/>
                  <w:b/>
                  <w:bCs/>
                  <w:color w:val="FF0000"/>
                  <w:spacing w:val="-2"/>
                  <w:kern w:val="0"/>
                  <w:sz w:val="22"/>
                </w:rPr>
                <w:delText>?</w:delText>
              </w:r>
              <w:r w:rsidR="00007953" w:rsidRPr="00007953" w:rsidDel="00C20989">
                <w:rPr>
                  <w:rFonts w:ascii="Arial" w:eastAsia="나눔명조" w:hAnsi="Arial" w:cs="Arial"/>
                  <w:color w:val="FF0000"/>
                  <w:spacing w:val="-2"/>
                  <w:kern w:val="0"/>
                  <w:sz w:val="22"/>
                </w:rPr>
                <w:delText xml:space="preserve"> </w:delText>
              </w:r>
              <w:r w:rsidR="00007953" w:rsidRPr="00007953" w:rsidDel="00C20989">
                <w:rPr>
                  <w:rFonts w:ascii="Arial" w:eastAsia="나눔명조" w:hAnsi="Arial" w:cs="Arial" w:hint="eastAsia"/>
                  <w:color w:val="FF0000"/>
                  <w:spacing w:val="-2"/>
                  <w:kern w:val="0"/>
                  <w:sz w:val="22"/>
                </w:rPr>
                <w:delText xml:space="preserve">The wage peak system is </w:delText>
              </w:r>
              <w:r w:rsidR="00007953" w:rsidRPr="00007953" w:rsidDel="00C20989">
                <w:rPr>
                  <w:rFonts w:ascii="Arial" w:eastAsia="나눔명조" w:hAnsi="Arial" w:cs="Arial"/>
                  <w:color w:val="FF0000"/>
                  <w:spacing w:val="-2"/>
                  <w:kern w:val="0"/>
                  <w:sz w:val="22"/>
                </w:rPr>
                <w:delText>designed</w:delText>
              </w:r>
              <w:r w:rsidR="00007953" w:rsidRPr="00007953" w:rsidDel="00C20989">
                <w:rPr>
                  <w:rFonts w:ascii="Arial" w:eastAsia="나눔명조" w:hAnsi="Arial" w:cs="Arial" w:hint="eastAsia"/>
                  <w:color w:val="FF0000"/>
                  <w:spacing w:val="-2"/>
                  <w:kern w:val="0"/>
                  <w:sz w:val="22"/>
                </w:rPr>
                <w:delText xml:space="preserve"> to ensure continuous employment for workers. Specifically, it revolves around lowering wages in return of extended employment after a certain age as determined by the labor-management agreement.</w:delText>
              </w:r>
            </w:del>
          </w:p>
        </w:tc>
      </w:tr>
    </w:tbl>
    <w:p w14:paraId="1195454F" w14:textId="77777777" w:rsidR="00B90D96" w:rsidRPr="00706C18" w:rsidRDefault="00476853" w:rsidP="00D12299">
      <w:pPr>
        <w:pStyle w:val="a6"/>
        <w:numPr>
          <w:ilvl w:val="0"/>
          <w:numId w:val="1326"/>
        </w:numPr>
        <w:spacing w:line="384" w:lineRule="auto"/>
        <w:ind w:leftChars="0"/>
        <w:textAlignment w:val="baseline"/>
        <w:rPr>
          <w:rFonts w:ascii="Arial" w:eastAsia="굴림" w:hAnsi="Arial" w:cs="Arial"/>
          <w:spacing w:val="-2"/>
          <w:kern w:val="0"/>
          <w:sz w:val="22"/>
          <w:rPrChange w:id="3571"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572" w:author="Keis" w:date="2024-09-06T17:40:00Z">
            <w:rPr>
              <w:rFonts w:ascii="Arial" w:eastAsia="나눔명조" w:hAnsi="Arial" w:cs="Arial"/>
              <w:color w:val="FF0000"/>
              <w:spacing w:val="-2"/>
              <w:kern w:val="0"/>
              <w:sz w:val="22"/>
            </w:rPr>
          </w:rPrChange>
        </w:rPr>
        <w:t>yes</w:t>
      </w:r>
      <w:r w:rsidR="00B90D96" w:rsidRPr="00706C18">
        <w:rPr>
          <w:rFonts w:ascii="Arial" w:eastAsia="나눔명조" w:hAnsi="Arial" w:cs="Arial"/>
          <w:spacing w:val="-2"/>
          <w:kern w:val="0"/>
          <w:sz w:val="22"/>
          <w:rPrChange w:id="3573" w:author="Keis" w:date="2024-09-06T17:40:00Z">
            <w:rPr>
              <w:rFonts w:ascii="Arial" w:eastAsia="나눔명조" w:hAnsi="Arial" w:cs="Arial"/>
              <w:color w:val="FF0000"/>
              <w:spacing w:val="-2"/>
              <w:kern w:val="0"/>
              <w:sz w:val="22"/>
            </w:rPr>
          </w:rPrChange>
        </w:rPr>
        <w:t xml:space="preserve"> </w:t>
      </w:r>
    </w:p>
    <w:p w14:paraId="2690964E" w14:textId="77777777" w:rsidR="00B90D96" w:rsidRPr="00706C18" w:rsidRDefault="00476853" w:rsidP="00D12299">
      <w:pPr>
        <w:pStyle w:val="a6"/>
        <w:numPr>
          <w:ilvl w:val="0"/>
          <w:numId w:val="1326"/>
        </w:numPr>
        <w:spacing w:line="384" w:lineRule="auto"/>
        <w:ind w:leftChars="0"/>
        <w:textAlignment w:val="baseline"/>
        <w:rPr>
          <w:rFonts w:ascii="Arial" w:eastAsia="굴림" w:hAnsi="Arial" w:cs="Arial"/>
          <w:spacing w:val="-2"/>
          <w:kern w:val="0"/>
          <w:sz w:val="22"/>
          <w:rPrChange w:id="3574"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575" w:author="Keis" w:date="2024-09-06T17:40:00Z">
            <w:rPr>
              <w:rFonts w:ascii="Arial" w:eastAsia="나눔명조" w:hAnsi="Arial" w:cs="Arial"/>
              <w:color w:val="FF0000"/>
              <w:spacing w:val="-2"/>
              <w:kern w:val="0"/>
              <w:sz w:val="22"/>
            </w:rPr>
          </w:rPrChange>
        </w:rPr>
        <w:t>no</w:t>
      </w:r>
    </w:p>
    <w:p w14:paraId="13E3076E" w14:textId="77777777" w:rsidR="00B90D96" w:rsidRPr="00706C18" w:rsidRDefault="00B90D96" w:rsidP="00B90D96">
      <w:pPr>
        <w:spacing w:line="384" w:lineRule="auto"/>
        <w:textAlignment w:val="baseline"/>
        <w:rPr>
          <w:rFonts w:ascii="Arial" w:eastAsia="굴림" w:hAnsi="Arial" w:cs="Arial"/>
          <w:spacing w:val="-2"/>
          <w:kern w:val="0"/>
          <w:sz w:val="22"/>
          <w:rPrChange w:id="3576" w:author="Keis" w:date="2024-09-06T17:40:00Z">
            <w:rPr>
              <w:rFonts w:ascii="Arial" w:eastAsia="굴림" w:hAnsi="Arial" w:cs="Arial"/>
              <w:color w:val="FF0000"/>
              <w:spacing w:val="-2"/>
              <w:kern w:val="0"/>
              <w:sz w:val="22"/>
            </w:rPr>
          </w:rPrChange>
        </w:rPr>
      </w:pPr>
    </w:p>
    <w:p w14:paraId="07A0B951" w14:textId="77777777" w:rsidR="00B90D96" w:rsidRPr="00706C18" w:rsidRDefault="00B90D96" w:rsidP="00B90D96">
      <w:pPr>
        <w:spacing w:line="384" w:lineRule="auto"/>
        <w:textAlignment w:val="baseline"/>
        <w:rPr>
          <w:rFonts w:ascii="Arial" w:eastAsia="굴림" w:hAnsi="Arial" w:cs="Arial"/>
          <w:kern w:val="0"/>
          <w:sz w:val="22"/>
          <w:rPrChange w:id="3577"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578" w:author="Keis" w:date="2024-09-06T17:40:00Z">
            <w:rPr>
              <w:rFonts w:ascii="Arial" w:eastAsia="나눔명조" w:hAnsi="Arial" w:cs="Arial"/>
              <w:color w:val="FF0000"/>
              <w:spacing w:val="-2"/>
              <w:kern w:val="0"/>
              <w:sz w:val="22"/>
            </w:rPr>
          </w:rPrChange>
        </w:rPr>
        <w:t xml:space="preserve">Dadd8a_2. </w:t>
      </w:r>
      <w:r w:rsidR="00CC1E4C" w:rsidRPr="00706C18">
        <w:rPr>
          <w:rFonts w:ascii="Arial" w:eastAsia="나눔명조" w:hAnsi="Arial" w:cs="Arial"/>
          <w:spacing w:val="-2"/>
          <w:kern w:val="0"/>
          <w:sz w:val="22"/>
          <w:rPrChange w:id="3579" w:author="Keis" w:date="2024-09-06T17:40:00Z">
            <w:rPr>
              <w:rFonts w:ascii="Arial" w:eastAsia="나눔명조" w:hAnsi="Arial" w:cs="Arial"/>
              <w:color w:val="FF0000"/>
              <w:spacing w:val="-2"/>
              <w:kern w:val="0"/>
              <w:sz w:val="22"/>
            </w:rPr>
          </w:rPrChange>
        </w:rPr>
        <w:t xml:space="preserve">Do you have a </w:t>
      </w:r>
      <w:r w:rsidR="000F1E8D" w:rsidRPr="00706C18">
        <w:rPr>
          <w:rFonts w:ascii="Arial" w:eastAsia="나눔명조" w:hAnsi="Arial" w:cs="Arial"/>
          <w:spacing w:val="-2"/>
          <w:kern w:val="0"/>
          <w:sz w:val="22"/>
          <w:rPrChange w:id="3580" w:author="Keis" w:date="2024-09-06T17:40:00Z">
            <w:rPr>
              <w:rFonts w:ascii="Arial" w:eastAsia="나눔명조" w:hAnsi="Arial" w:cs="Arial"/>
              <w:color w:val="FF0000"/>
              <w:spacing w:val="-2"/>
              <w:kern w:val="0"/>
              <w:sz w:val="22"/>
            </w:rPr>
          </w:rPrChange>
        </w:rPr>
        <w:t>wage</w:t>
      </w:r>
      <w:r w:rsidR="00CC1E4C" w:rsidRPr="00706C18">
        <w:rPr>
          <w:rFonts w:ascii="Arial" w:eastAsia="나눔명조" w:hAnsi="Arial" w:cs="Arial"/>
          <w:spacing w:val="-2"/>
          <w:kern w:val="0"/>
          <w:sz w:val="22"/>
          <w:rPrChange w:id="3581" w:author="Keis" w:date="2024-09-06T17:40:00Z">
            <w:rPr>
              <w:rFonts w:ascii="Arial" w:eastAsia="나눔명조" w:hAnsi="Arial" w:cs="Arial"/>
              <w:color w:val="FF0000"/>
              <w:spacing w:val="-2"/>
              <w:kern w:val="0"/>
              <w:sz w:val="22"/>
            </w:rPr>
          </w:rPrChange>
        </w:rPr>
        <w:t xml:space="preserve"> peak </w:t>
      </w:r>
      <w:r w:rsidR="000F1E8D" w:rsidRPr="00706C18">
        <w:rPr>
          <w:rFonts w:ascii="Arial" w:eastAsia="나눔명조" w:hAnsi="Arial" w:cs="Arial"/>
          <w:spacing w:val="-2"/>
          <w:kern w:val="0"/>
          <w:sz w:val="22"/>
          <w:rPrChange w:id="3582" w:author="Keis" w:date="2024-09-06T17:40:00Z">
            <w:rPr>
              <w:rFonts w:ascii="Arial" w:eastAsia="나눔명조" w:hAnsi="Arial" w:cs="Arial"/>
              <w:color w:val="FF0000"/>
              <w:spacing w:val="-2"/>
              <w:kern w:val="0"/>
              <w:sz w:val="22"/>
            </w:rPr>
          </w:rPrChange>
        </w:rPr>
        <w:t xml:space="preserve">system </w:t>
      </w:r>
      <w:r w:rsidR="00CC1E4C" w:rsidRPr="00706C18">
        <w:rPr>
          <w:rFonts w:ascii="Arial" w:eastAsia="나눔명조" w:hAnsi="Arial" w:cs="Arial"/>
          <w:spacing w:val="-2"/>
          <w:kern w:val="0"/>
          <w:sz w:val="22"/>
          <w:rPrChange w:id="3583" w:author="Keis" w:date="2024-09-06T17:40:00Z">
            <w:rPr>
              <w:rFonts w:ascii="Arial" w:eastAsia="나눔명조" w:hAnsi="Arial" w:cs="Arial"/>
              <w:color w:val="FF0000"/>
              <w:spacing w:val="-2"/>
              <w:kern w:val="0"/>
              <w:sz w:val="22"/>
            </w:rPr>
          </w:rPrChange>
        </w:rPr>
        <w:t>at current job?</w:t>
      </w:r>
    </w:p>
    <w:p w14:paraId="3BF20E4D" w14:textId="77777777" w:rsidR="00B90D96" w:rsidRPr="00706C18" w:rsidRDefault="00CC1E4C" w:rsidP="00D12299">
      <w:pPr>
        <w:pStyle w:val="a6"/>
        <w:numPr>
          <w:ilvl w:val="0"/>
          <w:numId w:val="1327"/>
        </w:numPr>
        <w:spacing w:line="384" w:lineRule="auto"/>
        <w:ind w:leftChars="0"/>
        <w:textAlignment w:val="baseline"/>
        <w:rPr>
          <w:rFonts w:ascii="Arial" w:eastAsia="굴림" w:hAnsi="Arial" w:cs="Arial"/>
          <w:spacing w:val="-2"/>
          <w:kern w:val="0"/>
          <w:sz w:val="22"/>
          <w:rPrChange w:id="3584"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585" w:author="Keis" w:date="2024-09-06T17:40:00Z">
            <w:rPr>
              <w:rFonts w:ascii="Arial" w:eastAsia="나눔명조" w:hAnsi="Arial" w:cs="Arial"/>
              <w:color w:val="FF0000"/>
              <w:spacing w:val="-2"/>
              <w:kern w:val="0"/>
              <w:sz w:val="22"/>
            </w:rPr>
          </w:rPrChange>
        </w:rPr>
        <w:t>yes</w:t>
      </w:r>
      <w:r w:rsidR="00B90D96" w:rsidRPr="00706C18">
        <w:rPr>
          <w:rFonts w:ascii="Arial" w:eastAsia="나눔명조" w:hAnsi="Arial" w:cs="Arial"/>
          <w:spacing w:val="-2"/>
          <w:kern w:val="0"/>
          <w:sz w:val="22"/>
          <w:rPrChange w:id="3586" w:author="Keis" w:date="2024-09-06T17:40:00Z">
            <w:rPr>
              <w:rFonts w:ascii="Arial" w:eastAsia="나눔명조" w:hAnsi="Arial" w:cs="Arial"/>
              <w:color w:val="FF0000"/>
              <w:spacing w:val="-2"/>
              <w:kern w:val="0"/>
              <w:sz w:val="22"/>
            </w:rPr>
          </w:rPrChange>
        </w:rPr>
        <w:t xml:space="preserve"> </w:t>
      </w:r>
    </w:p>
    <w:p w14:paraId="501B6A73" w14:textId="77777777" w:rsidR="00B90D96" w:rsidRPr="00706C18" w:rsidRDefault="00CC1E4C" w:rsidP="00D12299">
      <w:pPr>
        <w:pStyle w:val="a6"/>
        <w:numPr>
          <w:ilvl w:val="0"/>
          <w:numId w:val="1327"/>
        </w:numPr>
        <w:spacing w:line="384" w:lineRule="auto"/>
        <w:ind w:leftChars="0"/>
        <w:textAlignment w:val="baseline"/>
        <w:rPr>
          <w:rFonts w:ascii="Arial" w:eastAsia="굴림" w:hAnsi="Arial" w:cs="Arial"/>
          <w:spacing w:val="-2"/>
          <w:kern w:val="0"/>
          <w:sz w:val="22"/>
          <w:rPrChange w:id="3587"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588" w:author="Keis" w:date="2024-09-06T17:40:00Z">
            <w:rPr>
              <w:rFonts w:ascii="Arial" w:eastAsia="나눔명조" w:hAnsi="Arial" w:cs="Arial"/>
              <w:color w:val="FF0000"/>
              <w:spacing w:val="-2"/>
              <w:kern w:val="0"/>
              <w:sz w:val="22"/>
            </w:rPr>
          </w:rPrChange>
        </w:rPr>
        <w:t>no</w:t>
      </w:r>
      <w:r w:rsidR="00B90D96" w:rsidRPr="00706C18">
        <w:rPr>
          <w:rFonts w:ascii="Arial" w:eastAsia="나눔명조" w:hAnsi="Arial" w:cs="Arial"/>
          <w:spacing w:val="-2"/>
          <w:kern w:val="0"/>
          <w:sz w:val="22"/>
          <w:rPrChange w:id="3589" w:author="Keis" w:date="2024-09-06T17:40:00Z">
            <w:rPr>
              <w:rFonts w:ascii="Arial" w:eastAsia="나눔명조" w:hAnsi="Arial" w:cs="Arial"/>
              <w:color w:val="FF0000"/>
              <w:spacing w:val="-2"/>
              <w:kern w:val="0"/>
              <w:sz w:val="22"/>
            </w:rPr>
          </w:rPrChange>
        </w:rPr>
        <w:t xml:space="preserve"> </w:t>
      </w:r>
      <w:r w:rsidR="00B90D96" w:rsidRPr="00706C18">
        <w:rPr>
          <w:rFonts w:ascii="Arial" w:eastAsia="나눔명조" w:hAnsi="Arial" w:cs="Arial" w:hint="eastAsia"/>
          <w:spacing w:val="-2"/>
          <w:kern w:val="0"/>
          <w:sz w:val="22"/>
          <w:rPrChange w:id="3590" w:author="Keis" w:date="2024-09-06T17:40:00Z">
            <w:rPr>
              <w:rFonts w:ascii="Arial" w:eastAsia="나눔명조" w:hAnsi="Arial" w:cs="Arial" w:hint="eastAsia"/>
              <w:color w:val="FF0000"/>
              <w:spacing w:val="-2"/>
              <w:kern w:val="0"/>
              <w:sz w:val="22"/>
            </w:rPr>
          </w:rPrChange>
        </w:rPr>
        <w:t>→</w:t>
      </w:r>
      <w:r w:rsidR="00B90D96" w:rsidRPr="00706C18">
        <w:rPr>
          <w:rFonts w:ascii="Arial" w:eastAsia="나눔명조" w:hAnsi="Arial" w:cs="Arial"/>
          <w:spacing w:val="-2"/>
          <w:kern w:val="0"/>
          <w:sz w:val="22"/>
          <w:rPrChange w:id="3591" w:author="Keis" w:date="2024-09-06T17:40:00Z">
            <w:rPr>
              <w:rFonts w:ascii="Arial" w:eastAsia="나눔명조" w:hAnsi="Arial" w:cs="Arial"/>
              <w:color w:val="FF0000"/>
              <w:spacing w:val="-2"/>
              <w:kern w:val="0"/>
              <w:sz w:val="22"/>
            </w:rPr>
          </w:rPrChange>
        </w:rPr>
        <w:t xml:space="preserve"> Dadd8a_10</w:t>
      </w:r>
    </w:p>
    <w:p w14:paraId="46CFACBF" w14:textId="77777777" w:rsidR="00B90D96" w:rsidRPr="00706C18" w:rsidRDefault="00B90D96" w:rsidP="00B90D96">
      <w:pPr>
        <w:spacing w:line="384" w:lineRule="auto"/>
        <w:textAlignment w:val="baseline"/>
        <w:rPr>
          <w:rFonts w:ascii="Arial" w:eastAsia="굴림" w:hAnsi="Arial" w:cs="Arial"/>
          <w:spacing w:val="-2"/>
          <w:kern w:val="0"/>
          <w:sz w:val="22"/>
          <w:rPrChange w:id="3592" w:author="Keis" w:date="2024-09-06T17:40:00Z">
            <w:rPr>
              <w:rFonts w:ascii="Arial" w:eastAsia="굴림" w:hAnsi="Arial" w:cs="Arial"/>
              <w:color w:val="FF0000"/>
              <w:spacing w:val="-2"/>
              <w:kern w:val="0"/>
              <w:sz w:val="22"/>
            </w:rPr>
          </w:rPrChange>
        </w:rPr>
      </w:pPr>
    </w:p>
    <w:p w14:paraId="2822F59A" w14:textId="77777777" w:rsidR="00B90D96" w:rsidRPr="00706C18" w:rsidRDefault="00B90D96" w:rsidP="00B90D96">
      <w:pPr>
        <w:spacing w:line="384" w:lineRule="auto"/>
        <w:textAlignment w:val="baseline"/>
        <w:rPr>
          <w:rFonts w:ascii="Arial" w:eastAsia="굴림" w:hAnsi="Arial" w:cs="Arial"/>
          <w:kern w:val="0"/>
          <w:sz w:val="22"/>
          <w:rPrChange w:id="3593"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594" w:author="Keis" w:date="2024-09-06T17:40:00Z">
            <w:rPr>
              <w:rFonts w:ascii="Arial" w:eastAsia="나눔명조" w:hAnsi="Arial" w:cs="Arial"/>
              <w:color w:val="FF0000"/>
              <w:spacing w:val="-2"/>
              <w:kern w:val="0"/>
              <w:sz w:val="22"/>
            </w:rPr>
          </w:rPrChange>
        </w:rPr>
        <w:t xml:space="preserve">Dadd8a_3. </w:t>
      </w:r>
      <w:r w:rsidR="00FE7503" w:rsidRPr="00706C18">
        <w:rPr>
          <w:rFonts w:ascii="Arial" w:eastAsia="나눔명조" w:hAnsi="Arial" w:cs="Arial"/>
          <w:spacing w:val="-2"/>
          <w:kern w:val="0"/>
          <w:sz w:val="22"/>
          <w:rPrChange w:id="3595" w:author="Keis" w:date="2024-09-06T17:40:00Z">
            <w:rPr>
              <w:rFonts w:ascii="Arial" w:eastAsia="나눔명조" w:hAnsi="Arial" w:cs="Arial"/>
              <w:color w:val="FF0000"/>
              <w:spacing w:val="-2"/>
              <w:kern w:val="0"/>
              <w:sz w:val="22"/>
            </w:rPr>
          </w:rPrChange>
        </w:rPr>
        <w:t xml:space="preserve">When did you introduce a </w:t>
      </w:r>
      <w:r w:rsidR="000F1E8D" w:rsidRPr="00706C18">
        <w:rPr>
          <w:rFonts w:ascii="Arial" w:eastAsia="나눔명조" w:hAnsi="Arial" w:cs="Arial"/>
          <w:spacing w:val="-2"/>
          <w:kern w:val="0"/>
          <w:sz w:val="22"/>
          <w:rPrChange w:id="3596" w:author="Keis" w:date="2024-09-06T17:40:00Z">
            <w:rPr>
              <w:rFonts w:ascii="Arial" w:eastAsia="나눔명조" w:hAnsi="Arial" w:cs="Arial"/>
              <w:color w:val="FF0000"/>
              <w:spacing w:val="-2"/>
              <w:kern w:val="0"/>
              <w:sz w:val="22"/>
            </w:rPr>
          </w:rPrChange>
        </w:rPr>
        <w:t>wage</w:t>
      </w:r>
      <w:r w:rsidR="00FE7503" w:rsidRPr="00706C18">
        <w:rPr>
          <w:rFonts w:ascii="Arial" w:eastAsia="나눔명조" w:hAnsi="Arial" w:cs="Arial"/>
          <w:spacing w:val="-2"/>
          <w:kern w:val="0"/>
          <w:sz w:val="22"/>
          <w:rPrChange w:id="3597" w:author="Keis" w:date="2024-09-06T17:40:00Z">
            <w:rPr>
              <w:rFonts w:ascii="Arial" w:eastAsia="나눔명조" w:hAnsi="Arial" w:cs="Arial"/>
              <w:color w:val="FF0000"/>
              <w:spacing w:val="-2"/>
              <w:kern w:val="0"/>
              <w:sz w:val="22"/>
            </w:rPr>
          </w:rPrChange>
        </w:rPr>
        <w:t xml:space="preserve"> peak</w:t>
      </w:r>
      <w:r w:rsidR="000F1E8D" w:rsidRPr="00706C18">
        <w:rPr>
          <w:rFonts w:ascii="Arial" w:eastAsia="나눔명조" w:hAnsi="Arial" w:cs="Arial"/>
          <w:spacing w:val="-2"/>
          <w:kern w:val="0"/>
          <w:sz w:val="22"/>
          <w:rPrChange w:id="3598" w:author="Keis" w:date="2024-09-06T17:40:00Z">
            <w:rPr>
              <w:rFonts w:ascii="Arial" w:eastAsia="나눔명조" w:hAnsi="Arial" w:cs="Arial"/>
              <w:color w:val="FF0000"/>
              <w:spacing w:val="-2"/>
              <w:kern w:val="0"/>
              <w:sz w:val="22"/>
            </w:rPr>
          </w:rPrChange>
        </w:rPr>
        <w:t xml:space="preserve"> system</w:t>
      </w:r>
      <w:r w:rsidR="00FE7503" w:rsidRPr="00706C18">
        <w:rPr>
          <w:rFonts w:ascii="Arial" w:eastAsia="나눔명조" w:hAnsi="Arial" w:cs="Arial"/>
          <w:spacing w:val="-2"/>
          <w:kern w:val="0"/>
          <w:sz w:val="22"/>
          <w:rPrChange w:id="3599" w:author="Keis" w:date="2024-09-06T17:40:00Z">
            <w:rPr>
              <w:rFonts w:ascii="Arial" w:eastAsia="나눔명조" w:hAnsi="Arial" w:cs="Arial"/>
              <w:color w:val="FF0000"/>
              <w:spacing w:val="-2"/>
              <w:kern w:val="0"/>
              <w:sz w:val="22"/>
            </w:rPr>
          </w:rPrChange>
        </w:rPr>
        <w:t xml:space="preserve"> at current job</w:t>
      </w:r>
      <w:r w:rsidRPr="00706C18">
        <w:rPr>
          <w:rFonts w:ascii="Arial" w:eastAsia="나눔명조" w:hAnsi="Arial" w:cs="Arial"/>
          <w:spacing w:val="-2"/>
          <w:kern w:val="0"/>
          <w:sz w:val="22"/>
          <w:rPrChange w:id="3600" w:author="Keis" w:date="2024-09-06T17:40:00Z">
            <w:rPr>
              <w:rFonts w:ascii="Arial" w:eastAsia="나눔명조" w:hAnsi="Arial" w:cs="Arial"/>
              <w:color w:val="FF0000"/>
              <w:spacing w:val="-2"/>
              <w:kern w:val="0"/>
              <w:sz w:val="22"/>
            </w:rPr>
          </w:rPrChange>
        </w:rPr>
        <w:t>?</w:t>
      </w:r>
    </w:p>
    <w:p w14:paraId="6034E318" w14:textId="77777777" w:rsidR="00B90D96" w:rsidRPr="00706C18" w:rsidRDefault="00FE7503" w:rsidP="00286812">
      <w:pPr>
        <w:spacing w:line="384" w:lineRule="auto"/>
        <w:ind w:firstLineChars="50" w:firstLine="108"/>
        <w:textAlignment w:val="baseline"/>
        <w:rPr>
          <w:rFonts w:ascii="Arial" w:eastAsia="굴림" w:hAnsi="Arial" w:cs="Arial"/>
          <w:spacing w:val="-2"/>
          <w:kern w:val="0"/>
          <w:sz w:val="22"/>
          <w:rPrChange w:id="3601"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602" w:author="Keis" w:date="2024-09-06T17:40:00Z">
            <w:rPr>
              <w:rFonts w:ascii="Arial" w:eastAsia="나눔명조" w:hAnsi="Arial" w:cs="Arial"/>
              <w:color w:val="FF0000"/>
              <w:spacing w:val="-2"/>
              <w:kern w:val="0"/>
              <w:sz w:val="22"/>
            </w:rPr>
          </w:rPrChange>
        </w:rPr>
        <w:t>____</w:t>
      </w:r>
      <w:proofErr w:type="gramStart"/>
      <w:r w:rsidRPr="00706C18">
        <w:rPr>
          <w:rFonts w:ascii="Arial" w:eastAsia="나눔명조" w:hAnsi="Arial" w:cs="Arial"/>
          <w:spacing w:val="-2"/>
          <w:kern w:val="0"/>
          <w:sz w:val="22"/>
          <w:rPrChange w:id="3603" w:author="Keis" w:date="2024-09-06T17:40:00Z">
            <w:rPr>
              <w:rFonts w:ascii="Arial" w:eastAsia="나눔명조" w:hAnsi="Arial" w:cs="Arial"/>
              <w:color w:val="FF0000"/>
              <w:spacing w:val="-2"/>
              <w:kern w:val="0"/>
              <w:sz w:val="22"/>
            </w:rPr>
          </w:rPrChange>
        </w:rPr>
        <w:t>_[</w:t>
      </w:r>
      <w:proofErr w:type="gramEnd"/>
      <w:r w:rsidRPr="00706C18">
        <w:rPr>
          <w:rFonts w:ascii="Arial" w:eastAsia="나눔명조" w:hAnsi="Arial" w:cs="Arial"/>
          <w:spacing w:val="-2"/>
          <w:kern w:val="0"/>
          <w:sz w:val="22"/>
          <w:rPrChange w:id="3604" w:author="Keis" w:date="2024-09-06T17:40:00Z">
            <w:rPr>
              <w:rFonts w:ascii="Arial" w:eastAsia="나눔명조" w:hAnsi="Arial" w:cs="Arial"/>
              <w:color w:val="FF0000"/>
              <w:spacing w:val="-2"/>
              <w:kern w:val="0"/>
              <w:sz w:val="22"/>
            </w:rPr>
          </w:rPrChange>
        </w:rPr>
        <w:t>unit : year]</w:t>
      </w:r>
    </w:p>
    <w:p w14:paraId="67F8FADD" w14:textId="77777777" w:rsidR="00B90D96" w:rsidRPr="00706C18" w:rsidRDefault="00B90D96" w:rsidP="00B90D96">
      <w:pPr>
        <w:spacing w:line="384" w:lineRule="auto"/>
        <w:textAlignment w:val="baseline"/>
        <w:rPr>
          <w:rFonts w:ascii="Arial" w:eastAsia="굴림" w:hAnsi="Arial" w:cs="Arial"/>
          <w:spacing w:val="-2"/>
          <w:kern w:val="0"/>
          <w:sz w:val="22"/>
          <w:rPrChange w:id="3605" w:author="Keis" w:date="2024-09-06T17:40:00Z">
            <w:rPr>
              <w:rFonts w:ascii="Arial" w:eastAsia="굴림" w:hAnsi="Arial" w:cs="Arial"/>
              <w:color w:val="FF0000"/>
              <w:spacing w:val="-2"/>
              <w:kern w:val="0"/>
              <w:sz w:val="22"/>
            </w:rPr>
          </w:rPrChange>
        </w:rPr>
      </w:pPr>
    </w:p>
    <w:p w14:paraId="55BCE6BF" w14:textId="77777777" w:rsidR="00B90D96" w:rsidRPr="00706C18" w:rsidRDefault="00B90D96" w:rsidP="00B90D96">
      <w:pPr>
        <w:spacing w:line="384" w:lineRule="auto"/>
        <w:textAlignment w:val="baseline"/>
        <w:rPr>
          <w:rFonts w:ascii="Arial" w:eastAsia="굴림" w:hAnsi="Arial" w:cs="Arial"/>
          <w:kern w:val="0"/>
          <w:sz w:val="22"/>
          <w:rPrChange w:id="3606"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607" w:author="Keis" w:date="2024-09-06T17:40:00Z">
            <w:rPr>
              <w:rFonts w:ascii="Arial" w:eastAsia="나눔명조" w:hAnsi="Arial" w:cs="Arial"/>
              <w:color w:val="FF0000"/>
              <w:spacing w:val="-2"/>
              <w:kern w:val="0"/>
              <w:sz w:val="22"/>
            </w:rPr>
          </w:rPrChange>
        </w:rPr>
        <w:t xml:space="preserve">Dadd8a_4. </w:t>
      </w:r>
      <w:r w:rsidR="000F1E8D" w:rsidRPr="00706C18">
        <w:rPr>
          <w:rFonts w:ascii="Arial" w:eastAsia="나눔명조" w:hAnsi="Arial" w:cs="Arial"/>
          <w:spacing w:val="-2"/>
          <w:kern w:val="0"/>
          <w:sz w:val="22"/>
          <w:rPrChange w:id="3608" w:author="Keis" w:date="2024-09-06T17:40:00Z">
            <w:rPr>
              <w:rFonts w:ascii="Arial" w:eastAsia="나눔명조" w:hAnsi="Arial" w:cs="Arial"/>
              <w:color w:val="FF0000"/>
              <w:spacing w:val="-2"/>
              <w:kern w:val="0"/>
              <w:sz w:val="22"/>
            </w:rPr>
          </w:rPrChange>
        </w:rPr>
        <w:t>Can individual workers choose whether to apply the peak system at the time of wage peak system</w:t>
      </w:r>
      <w:r w:rsidR="00B66808" w:rsidRPr="00706C18">
        <w:rPr>
          <w:rFonts w:ascii="Arial" w:eastAsia="나눔명조" w:hAnsi="Arial" w:cs="Arial"/>
          <w:spacing w:val="-2"/>
          <w:kern w:val="0"/>
          <w:sz w:val="22"/>
          <w:rPrChange w:id="3609" w:author="Keis" w:date="2024-09-06T17:40:00Z">
            <w:rPr>
              <w:rFonts w:ascii="Arial" w:eastAsia="나눔명조" w:hAnsi="Arial" w:cs="Arial"/>
              <w:color w:val="FF0000"/>
              <w:spacing w:val="-2"/>
              <w:kern w:val="0"/>
              <w:sz w:val="22"/>
            </w:rPr>
          </w:rPrChange>
        </w:rPr>
        <w:t>?</w:t>
      </w:r>
      <w:r w:rsidR="000F1E8D" w:rsidRPr="00706C18">
        <w:rPr>
          <w:rFonts w:ascii="Arial" w:eastAsia="나눔명조" w:hAnsi="Arial" w:cs="Arial"/>
          <w:spacing w:val="-2"/>
          <w:kern w:val="0"/>
          <w:sz w:val="22"/>
          <w:rPrChange w:id="3610" w:author="Keis" w:date="2024-09-06T17:40:00Z">
            <w:rPr>
              <w:rFonts w:ascii="Arial" w:eastAsia="나눔명조" w:hAnsi="Arial" w:cs="Arial"/>
              <w:color w:val="FF0000"/>
              <w:spacing w:val="-2"/>
              <w:kern w:val="0"/>
              <w:sz w:val="22"/>
            </w:rPr>
          </w:rPrChange>
        </w:rPr>
        <w:t xml:space="preserve"> </w:t>
      </w:r>
    </w:p>
    <w:p w14:paraId="4AED0DE5" w14:textId="77777777" w:rsidR="00B90D96" w:rsidRPr="00706C18" w:rsidRDefault="00B90D96" w:rsidP="00B90D96">
      <w:pPr>
        <w:spacing w:line="384" w:lineRule="auto"/>
        <w:textAlignment w:val="baseline"/>
        <w:rPr>
          <w:rFonts w:ascii="Arial" w:eastAsia="굴림" w:hAnsi="Arial" w:cs="Arial"/>
          <w:kern w:val="0"/>
          <w:sz w:val="22"/>
          <w:rPrChange w:id="3611" w:author="Keis" w:date="2024-09-06T17:40: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3612"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613" w:author="Keis" w:date="2024-09-06T17:40:00Z">
            <w:rPr>
              <w:rFonts w:ascii="Arial" w:eastAsia="나눔명조" w:hAnsi="Arial" w:cs="Arial"/>
              <w:color w:val="FF0000"/>
              <w:spacing w:val="-2"/>
              <w:kern w:val="0"/>
              <w:sz w:val="22"/>
            </w:rPr>
          </w:rPrChange>
        </w:rPr>
        <w:t xml:space="preserve"> </w:t>
      </w:r>
      <w:r w:rsidR="005F28AE" w:rsidRPr="00706C18">
        <w:rPr>
          <w:rFonts w:ascii="Arial" w:eastAsia="나눔명조" w:hAnsi="Arial" w:cs="Arial"/>
          <w:spacing w:val="-2"/>
          <w:kern w:val="0"/>
          <w:sz w:val="22"/>
          <w:rPrChange w:id="3614" w:author="Keis" w:date="2024-09-06T17:40:00Z">
            <w:rPr>
              <w:rFonts w:ascii="Arial" w:eastAsia="나눔명조" w:hAnsi="Arial" w:cs="Arial"/>
              <w:color w:val="FF0000"/>
              <w:spacing w:val="-2"/>
              <w:kern w:val="0"/>
              <w:sz w:val="22"/>
            </w:rPr>
          </w:rPrChange>
        </w:rPr>
        <w:t xml:space="preserve">Not </w:t>
      </w:r>
      <w:r w:rsidR="003A3F69" w:rsidRPr="00706C18">
        <w:rPr>
          <w:rFonts w:ascii="Arial" w:eastAsia="나눔명조" w:hAnsi="Arial" w:cs="Arial"/>
          <w:spacing w:val="-2"/>
          <w:kern w:val="0"/>
          <w:sz w:val="22"/>
          <w:rPrChange w:id="3615" w:author="Keis" w:date="2024-09-06T17:40:00Z">
            <w:rPr>
              <w:rFonts w:ascii="Arial" w:eastAsia="나눔명조" w:hAnsi="Arial" w:cs="Arial"/>
              <w:color w:val="FF0000"/>
              <w:spacing w:val="-2"/>
              <w:kern w:val="0"/>
              <w:sz w:val="22"/>
            </w:rPr>
          </w:rPrChange>
        </w:rPr>
        <w:t>selectable</w:t>
      </w:r>
      <w:r w:rsidRPr="00706C18">
        <w:rPr>
          <w:rFonts w:ascii="Arial" w:eastAsia="나눔명조" w:hAnsi="Arial" w:cs="Arial"/>
          <w:spacing w:val="-2"/>
          <w:kern w:val="0"/>
          <w:sz w:val="22"/>
          <w:rPrChange w:id="3616" w:author="Keis" w:date="2024-09-06T17:40:00Z">
            <w:rPr>
              <w:rFonts w:ascii="Arial" w:eastAsia="나눔명조" w:hAnsi="Arial" w:cs="Arial"/>
              <w:color w:val="FF0000"/>
              <w:spacing w:val="-2"/>
              <w:kern w:val="0"/>
              <w:sz w:val="22"/>
            </w:rPr>
          </w:rPrChange>
        </w:rPr>
        <w:t>(</w:t>
      </w:r>
      <w:r w:rsidR="00B66808" w:rsidRPr="00706C18">
        <w:rPr>
          <w:rFonts w:ascii="Arial" w:eastAsia="나눔명조" w:hAnsi="Arial" w:cs="Arial"/>
          <w:spacing w:val="-2"/>
          <w:kern w:val="0"/>
          <w:sz w:val="22"/>
          <w:rPrChange w:id="3617" w:author="Keis" w:date="2024-09-06T17:40:00Z">
            <w:rPr>
              <w:rFonts w:ascii="Arial" w:eastAsia="나눔명조" w:hAnsi="Arial" w:cs="Arial"/>
              <w:color w:val="FF0000"/>
              <w:spacing w:val="-2"/>
              <w:kern w:val="0"/>
              <w:sz w:val="22"/>
            </w:rPr>
          </w:rPrChange>
        </w:rPr>
        <w:t>The wage peak system applies to all workers.</w:t>
      </w:r>
      <w:r w:rsidRPr="00706C18">
        <w:rPr>
          <w:rFonts w:ascii="Arial" w:eastAsia="나눔명조" w:hAnsi="Arial" w:cs="Arial"/>
          <w:spacing w:val="-2"/>
          <w:kern w:val="0"/>
          <w:sz w:val="22"/>
          <w:rPrChange w:id="3618" w:author="Keis" w:date="2024-09-06T17:40:00Z">
            <w:rPr>
              <w:rFonts w:ascii="Arial" w:eastAsia="나눔명조" w:hAnsi="Arial" w:cs="Arial"/>
              <w:color w:val="FF0000"/>
              <w:spacing w:val="-2"/>
              <w:kern w:val="0"/>
              <w:sz w:val="22"/>
            </w:rPr>
          </w:rPrChange>
        </w:rPr>
        <w:t>)</w:t>
      </w:r>
    </w:p>
    <w:p w14:paraId="033AE23C" w14:textId="77777777" w:rsidR="00B90D96" w:rsidRPr="00706C18" w:rsidRDefault="00B90D96" w:rsidP="00B90D96">
      <w:pPr>
        <w:spacing w:line="384" w:lineRule="auto"/>
        <w:textAlignment w:val="baseline"/>
        <w:rPr>
          <w:rFonts w:ascii="Arial" w:eastAsia="굴림" w:hAnsi="Arial" w:cs="Arial"/>
          <w:kern w:val="0"/>
          <w:sz w:val="22"/>
          <w:rPrChange w:id="3619" w:author="Keis" w:date="2024-09-06T17:40: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3620" w:author="Keis" w:date="2024-09-06T17:40: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3621" w:author="Keis" w:date="2024-09-06T17:40:00Z">
            <w:rPr>
              <w:rFonts w:ascii="Arial" w:eastAsia="나눔명조" w:hAnsi="Arial" w:cs="Arial"/>
              <w:color w:val="FF0000"/>
              <w:spacing w:val="-2"/>
              <w:kern w:val="0"/>
              <w:sz w:val="22"/>
            </w:rPr>
          </w:rPrChange>
        </w:rPr>
        <w:t xml:space="preserve"> </w:t>
      </w:r>
      <w:r w:rsidR="003A3F69" w:rsidRPr="00706C18">
        <w:rPr>
          <w:rFonts w:ascii="Arial" w:eastAsia="나눔명조" w:hAnsi="Arial" w:cs="Arial"/>
          <w:spacing w:val="-2"/>
          <w:kern w:val="0"/>
          <w:sz w:val="22"/>
          <w:rPrChange w:id="3622" w:author="Keis" w:date="2024-09-06T17:40:00Z">
            <w:rPr>
              <w:rFonts w:ascii="Arial" w:eastAsia="나눔명조" w:hAnsi="Arial" w:cs="Arial"/>
              <w:color w:val="FF0000"/>
              <w:spacing w:val="-2"/>
              <w:kern w:val="0"/>
              <w:sz w:val="22"/>
            </w:rPr>
          </w:rPrChange>
        </w:rPr>
        <w:t>Selectable</w:t>
      </w:r>
      <w:r w:rsidRPr="00706C18">
        <w:rPr>
          <w:rFonts w:ascii="Arial" w:eastAsia="나눔명조" w:hAnsi="Arial" w:cs="Arial"/>
          <w:spacing w:val="-2"/>
          <w:kern w:val="0"/>
          <w:sz w:val="22"/>
          <w:rPrChange w:id="3623" w:author="Keis" w:date="2024-09-06T17:40:00Z">
            <w:rPr>
              <w:rFonts w:ascii="Arial" w:eastAsia="나눔명조" w:hAnsi="Arial" w:cs="Arial"/>
              <w:color w:val="FF0000"/>
              <w:spacing w:val="-2"/>
              <w:kern w:val="0"/>
              <w:sz w:val="22"/>
            </w:rPr>
          </w:rPrChange>
        </w:rPr>
        <w:t>(</w:t>
      </w:r>
      <w:r w:rsidR="00B66808" w:rsidRPr="00706C18">
        <w:rPr>
          <w:rFonts w:ascii="Arial" w:eastAsia="나눔명조" w:hAnsi="Arial" w:cs="Arial"/>
          <w:spacing w:val="-2"/>
          <w:kern w:val="0"/>
          <w:sz w:val="22"/>
          <w:rPrChange w:id="3624" w:author="Keis" w:date="2024-09-06T17:40:00Z">
            <w:rPr>
              <w:rFonts w:ascii="Arial" w:eastAsia="나눔명조" w:hAnsi="Arial" w:cs="Arial"/>
              <w:color w:val="FF0000"/>
              <w:spacing w:val="-2"/>
              <w:kern w:val="0"/>
              <w:sz w:val="22"/>
            </w:rPr>
          </w:rPrChange>
        </w:rPr>
        <w:t>The individual worker chooses whether to apply the wage peak system.</w:t>
      </w:r>
      <w:r w:rsidRPr="00706C18">
        <w:rPr>
          <w:rFonts w:ascii="Arial" w:eastAsia="나눔명조" w:hAnsi="Arial" w:cs="Arial"/>
          <w:spacing w:val="-2"/>
          <w:kern w:val="0"/>
          <w:sz w:val="22"/>
          <w:rPrChange w:id="3625" w:author="Keis" w:date="2024-09-06T17:40:00Z">
            <w:rPr>
              <w:rFonts w:ascii="Arial" w:eastAsia="나눔명조" w:hAnsi="Arial" w:cs="Arial"/>
              <w:color w:val="FF0000"/>
              <w:spacing w:val="-2"/>
              <w:kern w:val="0"/>
              <w:sz w:val="22"/>
            </w:rPr>
          </w:rPrChange>
        </w:rPr>
        <w:t>)</w:t>
      </w:r>
    </w:p>
    <w:p w14:paraId="0505DBB0" w14:textId="77777777" w:rsidR="00B90D96" w:rsidRPr="00706C18" w:rsidRDefault="00B90D96" w:rsidP="00007953">
      <w:pPr>
        <w:pStyle w:val="a6"/>
        <w:numPr>
          <w:ilvl w:val="0"/>
          <w:numId w:val="1327"/>
        </w:numPr>
        <w:spacing w:line="384" w:lineRule="auto"/>
        <w:ind w:leftChars="0"/>
        <w:textAlignment w:val="baseline"/>
        <w:rPr>
          <w:rFonts w:ascii="Arial" w:eastAsia="굴림" w:hAnsi="Arial" w:cs="Arial"/>
          <w:kern w:val="0"/>
          <w:sz w:val="22"/>
          <w:rPrChange w:id="3626"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627" w:author="Keis" w:date="2024-09-06T17:40:00Z">
            <w:rPr>
              <w:rFonts w:ascii="Arial" w:eastAsia="나눔명조" w:hAnsi="Arial" w:cs="Arial"/>
              <w:color w:val="FF0000"/>
              <w:spacing w:val="-2"/>
              <w:kern w:val="0"/>
              <w:sz w:val="22"/>
            </w:rPr>
          </w:rPrChange>
        </w:rPr>
        <w:t xml:space="preserve"> </w:t>
      </w:r>
      <w:r w:rsidR="005F28AE" w:rsidRPr="00706C18">
        <w:rPr>
          <w:rFonts w:ascii="Arial" w:eastAsia="나눔명조" w:hAnsi="Arial" w:cs="Arial"/>
          <w:spacing w:val="-2"/>
          <w:kern w:val="0"/>
          <w:sz w:val="22"/>
          <w:rPrChange w:id="3628" w:author="Keis" w:date="2024-09-06T17:40:00Z">
            <w:rPr>
              <w:rFonts w:ascii="Arial" w:eastAsia="나눔명조" w:hAnsi="Arial" w:cs="Arial"/>
              <w:color w:val="FF0000"/>
              <w:spacing w:val="-2"/>
              <w:kern w:val="0"/>
              <w:sz w:val="22"/>
            </w:rPr>
          </w:rPrChange>
        </w:rPr>
        <w:t xml:space="preserve">Company’s random </w:t>
      </w:r>
      <w:proofErr w:type="gramStart"/>
      <w:r w:rsidR="005F28AE" w:rsidRPr="00706C18">
        <w:rPr>
          <w:rFonts w:ascii="Arial" w:eastAsia="나눔명조" w:hAnsi="Arial" w:cs="Arial"/>
          <w:spacing w:val="-2"/>
          <w:kern w:val="0"/>
          <w:sz w:val="22"/>
          <w:rPrChange w:id="3629" w:author="Keis" w:date="2024-09-06T17:40:00Z">
            <w:rPr>
              <w:rFonts w:ascii="Arial" w:eastAsia="나눔명조" w:hAnsi="Arial" w:cs="Arial"/>
              <w:color w:val="FF0000"/>
              <w:spacing w:val="-2"/>
              <w:kern w:val="0"/>
              <w:sz w:val="22"/>
            </w:rPr>
          </w:rPrChange>
        </w:rPr>
        <w:t>choice(</w:t>
      </w:r>
      <w:proofErr w:type="gramEnd"/>
      <w:r w:rsidR="005A6EAF" w:rsidRPr="00706C18">
        <w:rPr>
          <w:rFonts w:ascii="Arial" w:eastAsia="나눔명조" w:hAnsi="Arial" w:cs="Arial"/>
          <w:spacing w:val="-2"/>
          <w:kern w:val="0"/>
          <w:sz w:val="22"/>
          <w:rPrChange w:id="3630" w:author="Keis" w:date="2024-09-06T17:40:00Z">
            <w:rPr>
              <w:rFonts w:ascii="Arial" w:eastAsia="나눔명조" w:hAnsi="Arial" w:cs="Arial"/>
              <w:color w:val="FF0000"/>
              <w:spacing w:val="-2"/>
              <w:kern w:val="0"/>
              <w:sz w:val="22"/>
            </w:rPr>
          </w:rPrChange>
        </w:rPr>
        <w:t xml:space="preserve">The wage peak system applies </w:t>
      </w:r>
      <w:r w:rsidRPr="00706C18">
        <w:rPr>
          <w:rFonts w:ascii="Arial" w:eastAsia="나눔명조" w:hAnsi="Arial" w:cs="Arial"/>
          <w:spacing w:val="-2"/>
          <w:kern w:val="0"/>
          <w:sz w:val="22"/>
          <w:rPrChange w:id="3631" w:author="Keis" w:date="2024-09-06T17:40:00Z">
            <w:rPr>
              <w:rFonts w:ascii="Arial" w:eastAsia="나눔명조" w:hAnsi="Arial" w:cs="Arial"/>
              <w:color w:val="FF0000"/>
              <w:spacing w:val="-2"/>
              <w:kern w:val="0"/>
              <w:sz w:val="22"/>
            </w:rPr>
          </w:rPrChange>
        </w:rPr>
        <w:t>)</w:t>
      </w:r>
    </w:p>
    <w:p w14:paraId="4CC991C8" w14:textId="77777777" w:rsidR="00B90D96" w:rsidRPr="00706C18" w:rsidRDefault="00B90D96" w:rsidP="00B90D96">
      <w:pPr>
        <w:spacing w:line="384" w:lineRule="auto"/>
        <w:textAlignment w:val="baseline"/>
        <w:rPr>
          <w:rFonts w:ascii="Arial" w:eastAsia="굴림" w:hAnsi="Arial" w:cs="Arial"/>
          <w:spacing w:val="-2"/>
          <w:kern w:val="0"/>
          <w:sz w:val="22"/>
          <w:rPrChange w:id="3632" w:author="Keis" w:date="2024-09-06T17:40:00Z">
            <w:rPr>
              <w:rFonts w:ascii="Arial" w:eastAsia="굴림" w:hAnsi="Arial" w:cs="Arial"/>
              <w:color w:val="FF0000"/>
              <w:spacing w:val="-2"/>
              <w:kern w:val="0"/>
              <w:sz w:val="22"/>
            </w:rPr>
          </w:rPrChange>
        </w:rPr>
      </w:pPr>
    </w:p>
    <w:p w14:paraId="6BEA81E2" w14:textId="77777777" w:rsidR="00B90D96" w:rsidRPr="00706C18" w:rsidRDefault="00B90D96" w:rsidP="00B90D96">
      <w:pPr>
        <w:spacing w:line="384" w:lineRule="auto"/>
        <w:textAlignment w:val="baseline"/>
        <w:rPr>
          <w:rFonts w:ascii="Arial" w:eastAsia="굴림" w:hAnsi="Arial" w:cs="Arial"/>
          <w:kern w:val="0"/>
          <w:sz w:val="22"/>
          <w:rPrChange w:id="3633"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634" w:author="Keis" w:date="2024-09-06T17:40:00Z">
            <w:rPr>
              <w:rFonts w:ascii="Arial" w:eastAsia="나눔명조" w:hAnsi="Arial" w:cs="Arial"/>
              <w:color w:val="FF0000"/>
              <w:spacing w:val="-2"/>
              <w:kern w:val="0"/>
              <w:sz w:val="22"/>
            </w:rPr>
          </w:rPrChange>
        </w:rPr>
        <w:t xml:space="preserve">Dadd8a_5. </w:t>
      </w:r>
      <w:r w:rsidR="00603823" w:rsidRPr="00706C18">
        <w:rPr>
          <w:rFonts w:ascii="Arial" w:eastAsia="나눔명조" w:hAnsi="Arial" w:cs="Arial"/>
          <w:spacing w:val="-2"/>
          <w:kern w:val="0"/>
          <w:sz w:val="22"/>
          <w:rPrChange w:id="3635" w:author="Keis" w:date="2024-09-06T17:40:00Z">
            <w:rPr>
              <w:rFonts w:ascii="Arial" w:eastAsia="나눔명조" w:hAnsi="Arial" w:cs="Arial"/>
              <w:color w:val="FF0000"/>
              <w:spacing w:val="-2"/>
              <w:kern w:val="0"/>
              <w:sz w:val="22"/>
            </w:rPr>
          </w:rPrChange>
        </w:rPr>
        <w:t>What type of</w:t>
      </w:r>
      <w:r w:rsidR="00007953" w:rsidRPr="00706C18">
        <w:rPr>
          <w:rFonts w:ascii="Arial" w:eastAsia="나눔명조" w:hAnsi="Arial" w:cs="Arial"/>
          <w:spacing w:val="-2"/>
          <w:kern w:val="0"/>
          <w:sz w:val="22"/>
          <w:rPrChange w:id="3636" w:author="Keis" w:date="2024-09-06T17:40:00Z">
            <w:rPr>
              <w:rFonts w:ascii="Arial" w:eastAsia="나눔명조" w:hAnsi="Arial" w:cs="Arial"/>
              <w:color w:val="FF0000"/>
              <w:spacing w:val="-2"/>
              <w:kern w:val="0"/>
              <w:sz w:val="22"/>
            </w:rPr>
          </w:rPrChange>
        </w:rPr>
        <w:t xml:space="preserve"> wage peak is currently implemented</w:t>
      </w:r>
      <w:r w:rsidR="00603823" w:rsidRPr="00706C18">
        <w:rPr>
          <w:rFonts w:ascii="Arial" w:eastAsia="나눔명조" w:hAnsi="Arial" w:cs="Arial"/>
          <w:spacing w:val="-2"/>
          <w:kern w:val="0"/>
          <w:sz w:val="22"/>
          <w:rPrChange w:id="3637" w:author="Keis" w:date="2024-09-06T17:40:00Z">
            <w:rPr>
              <w:rFonts w:ascii="Arial" w:eastAsia="나눔명조" w:hAnsi="Arial" w:cs="Arial"/>
              <w:color w:val="FF0000"/>
              <w:spacing w:val="-2"/>
              <w:kern w:val="0"/>
              <w:sz w:val="22"/>
            </w:rPr>
          </w:rPrChange>
        </w:rPr>
        <w:t xml:space="preserve"> at your work place?</w:t>
      </w:r>
      <w:r w:rsidRPr="00706C18">
        <w:rPr>
          <w:rFonts w:ascii="Arial" w:eastAsia="나눔명조" w:hAnsi="Arial" w:cs="Arial"/>
          <w:spacing w:val="-2"/>
          <w:kern w:val="0"/>
          <w:sz w:val="22"/>
          <w:rPrChange w:id="3638" w:author="Keis" w:date="2024-09-06T17:40:00Z">
            <w:rPr>
              <w:rFonts w:ascii="Arial" w:eastAsia="나눔명조" w:hAnsi="Arial" w:cs="Arial"/>
              <w:color w:val="FF0000"/>
              <w:spacing w:val="-2"/>
              <w:kern w:val="0"/>
              <w:sz w:val="22"/>
            </w:rPr>
          </w:rPrChange>
        </w:rPr>
        <w:t xml:space="preserve"> (</w:t>
      </w:r>
      <w:r w:rsidR="00007953" w:rsidRPr="00706C18">
        <w:rPr>
          <w:rFonts w:ascii="Arial" w:eastAsia="나눔명조" w:hAnsi="Arial" w:cs="Arial"/>
          <w:spacing w:val="-2"/>
          <w:kern w:val="0"/>
          <w:sz w:val="22"/>
          <w:rPrChange w:id="3639" w:author="Keis" w:date="2024-09-06T17:40:00Z">
            <w:rPr>
              <w:rFonts w:ascii="Arial" w:eastAsia="나눔명조" w:hAnsi="Arial" w:cs="Arial"/>
              <w:color w:val="FF0000"/>
              <w:spacing w:val="-2"/>
              <w:kern w:val="0"/>
              <w:sz w:val="22"/>
            </w:rPr>
          </w:rPrChange>
        </w:rPr>
        <w:t>Select multiple answers if necessary</w:t>
      </w:r>
      <w:r w:rsidRPr="00706C18">
        <w:rPr>
          <w:rFonts w:ascii="Arial" w:eastAsia="나눔명조" w:hAnsi="Arial" w:cs="Arial"/>
          <w:spacing w:val="-2"/>
          <w:kern w:val="0"/>
          <w:sz w:val="22"/>
          <w:rPrChange w:id="3640" w:author="Keis" w:date="2024-09-06T17:40:00Z">
            <w:rPr>
              <w:rFonts w:ascii="Arial" w:eastAsia="나눔명조" w:hAnsi="Arial" w:cs="Arial"/>
              <w:color w:val="FF0000"/>
              <w:spacing w:val="-2"/>
              <w:kern w:val="0"/>
              <w:sz w:val="22"/>
            </w:rPr>
          </w:rPrChange>
        </w:rPr>
        <w:t>)</w:t>
      </w:r>
    </w:p>
    <w:p w14:paraId="1E859CA9" w14:textId="2EC571B7" w:rsidR="00AC0C90" w:rsidRPr="00706C18" w:rsidDel="009D5803" w:rsidRDefault="00AC0C90">
      <w:pPr>
        <w:pStyle w:val="2"/>
        <w:rPr>
          <w:ins w:id="3641" w:author="swcsmart000" w:date="2024-09-05T16:42:00Z"/>
          <w:del w:id="3642" w:author="Keis" w:date="2024-09-06T16:08:00Z"/>
          <w:rFonts w:eastAsia="굴림"/>
          <w:color w:val="auto"/>
          <w:spacing w:val="0"/>
          <w:rPrChange w:id="3643" w:author="Keis" w:date="2024-09-06T17:40:00Z">
            <w:rPr>
              <w:ins w:id="3644" w:author="swcsmart000" w:date="2024-09-05T16:42:00Z"/>
              <w:del w:id="3645" w:author="Keis" w:date="2024-09-06T16:08:00Z"/>
              <w:rFonts w:ascii="Arial" w:eastAsia="나눔명조" w:hAnsi="Arial" w:cs="Arial"/>
              <w:color w:val="FF0000"/>
              <w:spacing w:val="-2"/>
              <w:kern w:val="0"/>
              <w:sz w:val="22"/>
            </w:rPr>
          </w:rPrChange>
        </w:rPr>
        <w:pPrChange w:id="3646" w:author="Keis" w:date="2024-09-06T13:25:00Z">
          <w:pPr>
            <w:pStyle w:val="a6"/>
            <w:numPr>
              <w:ilvl w:val="1"/>
              <w:numId w:val="1229"/>
            </w:numPr>
            <w:spacing w:line="384" w:lineRule="auto"/>
            <w:ind w:leftChars="0" w:left="1160" w:hanging="360"/>
            <w:textAlignment w:val="baseline"/>
          </w:pPr>
        </w:pPrChange>
      </w:pPr>
      <w:bookmarkStart w:id="3647" w:name="_Hlk176521541"/>
      <w:del w:id="3648" w:author="Keis" w:date="2024-09-06T16:08:00Z">
        <w:r w:rsidRPr="00720BEA" w:rsidDel="009D5803">
          <w:delText>Retirement-Age Guarantee: a company freezes or gradually reduces an employee’s wage over the years leading up to retirement without changing their retirement age.</w:delText>
        </w:r>
      </w:del>
    </w:p>
    <w:p w14:paraId="38E64FF4" w14:textId="3AD5B7CA" w:rsidR="00C20989" w:rsidRPr="00706C18" w:rsidDel="009D5803" w:rsidRDefault="00C20989">
      <w:pPr>
        <w:pStyle w:val="a6"/>
        <w:numPr>
          <w:ilvl w:val="2"/>
          <w:numId w:val="1229"/>
        </w:numPr>
        <w:spacing w:line="384" w:lineRule="auto"/>
        <w:ind w:leftChars="0"/>
        <w:textAlignment w:val="baseline"/>
        <w:rPr>
          <w:del w:id="3649" w:author="Keis" w:date="2024-09-06T16:08:00Z"/>
          <w:rFonts w:ascii="Arial" w:eastAsia="굴림" w:hAnsi="Arial" w:cs="Arial"/>
          <w:kern w:val="0"/>
          <w:sz w:val="22"/>
          <w:rPrChange w:id="3650" w:author="Keis" w:date="2024-09-06T17:40:00Z">
            <w:rPr>
              <w:del w:id="3651" w:author="Keis" w:date="2024-09-06T16:08:00Z"/>
              <w:rFonts w:ascii="Arial" w:eastAsia="굴림" w:hAnsi="Arial" w:cs="Arial"/>
              <w:color w:val="000000"/>
              <w:kern w:val="0"/>
              <w:sz w:val="22"/>
            </w:rPr>
          </w:rPrChange>
        </w:rPr>
        <w:pPrChange w:id="3652" w:author="swcsmart000" w:date="2024-09-05T16:43:00Z">
          <w:pPr>
            <w:pStyle w:val="a6"/>
            <w:numPr>
              <w:ilvl w:val="1"/>
              <w:numId w:val="1229"/>
            </w:numPr>
            <w:spacing w:line="384" w:lineRule="auto"/>
            <w:ind w:leftChars="0" w:left="1160" w:hanging="360"/>
            <w:textAlignment w:val="baseline"/>
          </w:pPr>
        </w:pPrChange>
      </w:pPr>
      <w:ins w:id="3653" w:author="swcsmart000" w:date="2024-09-05T16:42:00Z">
        <w:del w:id="3654" w:author="Keis" w:date="2024-09-06T16:08:00Z">
          <w:r w:rsidRPr="00706C18" w:rsidDel="009D5803">
            <w:rPr>
              <w:rFonts w:ascii="Arial" w:eastAsia="굴림" w:hAnsi="Arial" w:cs="Arial"/>
              <w:kern w:val="0"/>
              <w:sz w:val="22"/>
              <w:rPrChange w:id="3655" w:author="Keis" w:date="2024-09-06T17:40:00Z">
                <w:rPr>
                  <w:rFonts w:ascii="Arial" w:eastAsia="굴림" w:hAnsi="Arial" w:cs="Arial"/>
                  <w:color w:val="000000"/>
                  <w:kern w:val="0"/>
                  <w:sz w:val="22"/>
                </w:rPr>
              </w:rPrChange>
            </w:rPr>
            <w:delText xml:space="preserve"> Supreme Court ruled against the Retirement-Age Guarantee system, but you can choose this since it has been previously implemented.</w:delText>
          </w:r>
        </w:del>
      </w:ins>
    </w:p>
    <w:p w14:paraId="06D7C60E" w14:textId="0911CEE6" w:rsidR="00AC0C90" w:rsidRPr="00706C18" w:rsidDel="009D5803" w:rsidRDefault="00AC0C90">
      <w:pPr>
        <w:pStyle w:val="2"/>
        <w:rPr>
          <w:del w:id="3656" w:author="Keis" w:date="2024-09-06T16:08:00Z"/>
          <w:rFonts w:eastAsia="굴림"/>
          <w:color w:val="auto"/>
          <w:rPrChange w:id="3657" w:author="Keis" w:date="2024-09-06T17:40:00Z">
            <w:rPr>
              <w:del w:id="3658" w:author="Keis" w:date="2024-09-06T16:08:00Z"/>
              <w:rFonts w:eastAsia="굴림"/>
              <w:color w:val="000000"/>
            </w:rPr>
          </w:rPrChange>
        </w:rPr>
        <w:pPrChange w:id="3659" w:author="Keis" w:date="2024-09-06T13:25:00Z">
          <w:pPr>
            <w:pStyle w:val="a6"/>
            <w:numPr>
              <w:ilvl w:val="1"/>
              <w:numId w:val="1229"/>
            </w:numPr>
            <w:spacing w:line="384" w:lineRule="auto"/>
            <w:ind w:leftChars="0" w:left="1160" w:hanging="360"/>
            <w:textAlignment w:val="baseline"/>
          </w:pPr>
        </w:pPrChange>
      </w:pPr>
      <w:del w:id="3660" w:author="Keis" w:date="2024-09-06T16:08:00Z">
        <w:r w:rsidRPr="00720BEA" w:rsidDel="009D5803">
          <w:delText>Retirement-Age Extension: a company extends an employee’s retirement age in return for a lower wage.</w:delText>
        </w:r>
      </w:del>
    </w:p>
    <w:p w14:paraId="1ED5C594" w14:textId="4DA7C043" w:rsidR="00AC0C90" w:rsidRPr="00706C18" w:rsidDel="009D5803" w:rsidRDefault="00AC0C90">
      <w:pPr>
        <w:pStyle w:val="2"/>
        <w:rPr>
          <w:del w:id="3661" w:author="Keis" w:date="2024-09-06T16:08:00Z"/>
          <w:rFonts w:eastAsia="굴림"/>
          <w:color w:val="auto"/>
          <w:rPrChange w:id="3662" w:author="Keis" w:date="2024-09-06T17:40:00Z">
            <w:rPr>
              <w:del w:id="3663" w:author="Keis" w:date="2024-09-06T16:08:00Z"/>
              <w:rFonts w:eastAsia="굴림"/>
              <w:color w:val="000000"/>
            </w:rPr>
          </w:rPrChange>
        </w:rPr>
        <w:pPrChange w:id="3664" w:author="Keis" w:date="2024-09-06T13:25:00Z">
          <w:pPr>
            <w:pStyle w:val="a6"/>
            <w:numPr>
              <w:ilvl w:val="1"/>
              <w:numId w:val="1229"/>
            </w:numPr>
            <w:spacing w:line="384" w:lineRule="auto"/>
            <w:ind w:leftChars="0" w:left="1160" w:hanging="360"/>
            <w:textAlignment w:val="baseline"/>
          </w:pPr>
        </w:pPrChange>
      </w:pPr>
      <w:del w:id="3665" w:author="Keis" w:date="2024-09-06T16:08:00Z">
        <w:r w:rsidRPr="00720BEA" w:rsidDel="009D5803">
          <w:delText xml:space="preserve">Re-Employment: a company re-employs retirees as </w:delText>
        </w:r>
        <w:r w:rsidRPr="00BC68CA" w:rsidDel="009D5803">
          <w:delText>independent contractors or part-time workers at a reduced wage.</w:delText>
        </w:r>
      </w:del>
    </w:p>
    <w:p w14:paraId="0A0984FA" w14:textId="403E4A88" w:rsidR="00AC0C90" w:rsidRPr="00706C18" w:rsidDel="009D5803" w:rsidRDefault="00AC0C90">
      <w:pPr>
        <w:pStyle w:val="2"/>
        <w:rPr>
          <w:del w:id="3666" w:author="Keis" w:date="2024-09-06T16:08:00Z"/>
          <w:rFonts w:eastAsia="굴림"/>
          <w:color w:val="auto"/>
          <w:rPrChange w:id="3667" w:author="Keis" w:date="2024-09-06T17:40:00Z">
            <w:rPr>
              <w:del w:id="3668" w:author="Keis" w:date="2024-09-06T16:08:00Z"/>
              <w:rFonts w:eastAsia="굴림"/>
              <w:color w:val="000000"/>
            </w:rPr>
          </w:rPrChange>
        </w:rPr>
        <w:pPrChange w:id="3669" w:author="Keis" w:date="2024-09-06T13:25:00Z">
          <w:pPr>
            <w:pStyle w:val="a6"/>
            <w:numPr>
              <w:ilvl w:val="1"/>
              <w:numId w:val="1229"/>
            </w:numPr>
            <w:spacing w:line="384" w:lineRule="auto"/>
            <w:ind w:leftChars="0" w:left="1160" w:hanging="360"/>
            <w:textAlignment w:val="baseline"/>
          </w:pPr>
        </w:pPrChange>
      </w:pPr>
      <w:del w:id="3670" w:author="Keis" w:date="2024-09-06T16:08:00Z">
        <w:r w:rsidRPr="00720BEA" w:rsidDel="009D5803">
          <w:delText>Working Hour Reduction: a company reduces the working hours of middle-aged and older employees by more than half compared to their previous wages once their wages reached a peak.</w:delText>
        </w:r>
      </w:del>
    </w:p>
    <w:bookmarkEnd w:id="3647"/>
    <w:p w14:paraId="30BE1441" w14:textId="77777777" w:rsidR="009D5803" w:rsidRPr="00706C18" w:rsidRDefault="009D5803" w:rsidP="009D5803">
      <w:pPr>
        <w:pStyle w:val="3"/>
        <w:ind w:left="324" w:hangingChars="150" w:hanging="324"/>
        <w:rPr>
          <w:ins w:id="3671" w:author="Keis" w:date="2024-09-06T16:08:00Z"/>
          <w:color w:val="auto"/>
          <w:rPrChange w:id="3672" w:author="Keis" w:date="2024-09-06T17:40:00Z">
            <w:rPr>
              <w:ins w:id="3673" w:author="Keis" w:date="2024-09-06T16:08:00Z"/>
            </w:rPr>
          </w:rPrChange>
        </w:rPr>
      </w:pPr>
      <w:ins w:id="3674" w:author="Keis" w:date="2024-09-06T16:08:00Z">
        <w:r w:rsidRPr="00706C18">
          <w:rPr>
            <w:rFonts w:ascii="굴림" w:eastAsia="굴림" w:hAnsi="굴림" w:cs="굴림" w:hint="eastAsia"/>
            <w:color w:val="auto"/>
            <w:rPrChange w:id="3675" w:author="Keis" w:date="2024-09-06T17:40:00Z">
              <w:rPr>
                <w:rFonts w:ascii="굴림" w:eastAsia="굴림" w:hAnsi="굴림" w:cs="굴림" w:hint="eastAsia"/>
              </w:rPr>
            </w:rPrChange>
          </w:rPr>
          <w:t>①</w:t>
        </w:r>
        <w:r w:rsidRPr="00706C18">
          <w:rPr>
            <w:color w:val="auto"/>
            <w:rPrChange w:id="3676" w:author="Keis" w:date="2024-09-06T17:40:00Z">
              <w:rPr/>
            </w:rPrChange>
          </w:rPr>
          <w:t xml:space="preserve"> Retirement-Age Guarantee: a company freezes or gradually reduces an employee’s wage over the years leading up to retirement without changing their retirement age.</w:t>
        </w:r>
      </w:ins>
    </w:p>
    <w:p w14:paraId="071BDB15" w14:textId="77777777" w:rsidR="009D5803" w:rsidRPr="00377109" w:rsidRDefault="009D5803" w:rsidP="009D5803">
      <w:pPr>
        <w:pStyle w:val="a6"/>
        <w:numPr>
          <w:ilvl w:val="2"/>
          <w:numId w:val="1229"/>
        </w:numPr>
        <w:spacing w:line="384" w:lineRule="auto"/>
        <w:ind w:leftChars="0"/>
        <w:textAlignment w:val="baseline"/>
        <w:rPr>
          <w:ins w:id="3677" w:author="Keis" w:date="2024-09-06T16:08:00Z"/>
          <w:rFonts w:ascii="Arial" w:eastAsia="굴림" w:hAnsi="Arial" w:cs="Arial"/>
          <w:color w:val="000000"/>
          <w:kern w:val="0"/>
          <w:sz w:val="22"/>
        </w:rPr>
      </w:pPr>
      <w:ins w:id="3678" w:author="Keis" w:date="2024-09-06T16:08:00Z">
        <w:r w:rsidRPr="00FF1D2F">
          <w:rPr>
            <w:rFonts w:ascii="Arial" w:eastAsia="굴림" w:hAnsi="Arial" w:cs="Arial"/>
            <w:color w:val="00B050"/>
            <w:kern w:val="0"/>
            <w:sz w:val="22"/>
          </w:rPr>
          <w:t xml:space="preserve"> Supreme Court ruled against the Retirement-Age Guarantee system, but you can choose this since it has been previously implemented.</w:t>
        </w:r>
      </w:ins>
    </w:p>
    <w:p w14:paraId="52B06375" w14:textId="77777777" w:rsidR="009D5803" w:rsidRPr="00706C18" w:rsidRDefault="009D5803" w:rsidP="009D5803">
      <w:pPr>
        <w:pStyle w:val="3"/>
        <w:ind w:left="324" w:hangingChars="150" w:hanging="324"/>
        <w:rPr>
          <w:ins w:id="3679" w:author="Keis" w:date="2024-09-06T16:08:00Z"/>
          <w:color w:val="auto"/>
          <w:rPrChange w:id="3680" w:author="Keis" w:date="2024-09-06T17:40:00Z">
            <w:rPr>
              <w:ins w:id="3681" w:author="Keis" w:date="2024-09-06T16:08:00Z"/>
            </w:rPr>
          </w:rPrChange>
        </w:rPr>
      </w:pPr>
      <w:ins w:id="3682" w:author="Keis" w:date="2024-09-06T16:08:00Z">
        <w:r w:rsidRPr="00706C18">
          <w:rPr>
            <w:rFonts w:ascii="바탕" w:eastAsia="바탕" w:hAnsi="바탕" w:hint="eastAsia"/>
            <w:color w:val="auto"/>
            <w:rPrChange w:id="3683" w:author="Keis" w:date="2024-09-06T17:40:00Z">
              <w:rPr>
                <w:rFonts w:ascii="바탕" w:eastAsia="바탕" w:hAnsi="바탕" w:hint="eastAsia"/>
              </w:rPr>
            </w:rPrChange>
          </w:rPr>
          <w:lastRenderedPageBreak/>
          <w:t>②</w:t>
        </w:r>
        <w:r w:rsidRPr="00706C18">
          <w:rPr>
            <w:color w:val="auto"/>
            <w:rPrChange w:id="3684" w:author="Keis" w:date="2024-09-06T17:40:00Z">
              <w:rPr/>
            </w:rPrChange>
          </w:rPr>
          <w:t xml:space="preserve"> Retirement-Age Extension: a company extends an employee’s retirement age in return for a lower wage.</w:t>
        </w:r>
      </w:ins>
    </w:p>
    <w:p w14:paraId="53E46D7F" w14:textId="77777777" w:rsidR="009D5803" w:rsidRPr="00706C18" w:rsidRDefault="009D5803" w:rsidP="009D5803">
      <w:pPr>
        <w:pStyle w:val="3"/>
        <w:ind w:left="324" w:hangingChars="150" w:hanging="324"/>
        <w:rPr>
          <w:ins w:id="3685" w:author="Keis" w:date="2024-09-06T16:08:00Z"/>
          <w:color w:val="auto"/>
          <w:rPrChange w:id="3686" w:author="Keis" w:date="2024-09-06T17:40:00Z">
            <w:rPr>
              <w:ins w:id="3687" w:author="Keis" w:date="2024-09-06T16:08:00Z"/>
            </w:rPr>
          </w:rPrChange>
        </w:rPr>
      </w:pPr>
      <w:ins w:id="3688" w:author="Keis" w:date="2024-09-06T16:08:00Z">
        <w:r w:rsidRPr="00706C18">
          <w:rPr>
            <w:rFonts w:hint="eastAsia"/>
            <w:color w:val="auto"/>
            <w:rPrChange w:id="3689" w:author="Keis" w:date="2024-09-06T17:40:00Z">
              <w:rPr>
                <w:rFonts w:hint="eastAsia"/>
              </w:rPr>
            </w:rPrChange>
          </w:rPr>
          <w:t>③</w:t>
        </w:r>
        <w:r w:rsidRPr="00706C18">
          <w:rPr>
            <w:color w:val="auto"/>
            <w:rPrChange w:id="3690" w:author="Keis" w:date="2024-09-06T17:40:00Z">
              <w:rPr/>
            </w:rPrChange>
          </w:rPr>
          <w:t xml:space="preserve"> Re-Employment: a company re-employs retirees as independent contractors or part-time workers at a reduced wage.</w:t>
        </w:r>
      </w:ins>
    </w:p>
    <w:p w14:paraId="7D4993D9" w14:textId="77777777" w:rsidR="009D5803" w:rsidRPr="00706C18" w:rsidRDefault="009D5803" w:rsidP="009D5803">
      <w:pPr>
        <w:pStyle w:val="3"/>
        <w:ind w:left="324" w:hangingChars="150" w:hanging="324"/>
        <w:rPr>
          <w:ins w:id="3691" w:author="Keis" w:date="2024-09-06T16:08:00Z"/>
          <w:color w:val="auto"/>
          <w:rPrChange w:id="3692" w:author="Keis" w:date="2024-09-06T17:40:00Z">
            <w:rPr>
              <w:ins w:id="3693" w:author="Keis" w:date="2024-09-06T16:08:00Z"/>
            </w:rPr>
          </w:rPrChange>
        </w:rPr>
      </w:pPr>
      <w:ins w:id="3694" w:author="Keis" w:date="2024-09-06T16:08:00Z">
        <w:r w:rsidRPr="00706C18">
          <w:rPr>
            <w:rFonts w:hint="eastAsia"/>
            <w:color w:val="auto"/>
            <w:rPrChange w:id="3695" w:author="Keis" w:date="2024-09-06T17:40:00Z">
              <w:rPr>
                <w:rFonts w:hint="eastAsia"/>
              </w:rPr>
            </w:rPrChange>
          </w:rPr>
          <w:t>④</w:t>
        </w:r>
        <w:r w:rsidRPr="00706C18">
          <w:rPr>
            <w:color w:val="auto"/>
            <w:rPrChange w:id="3696" w:author="Keis" w:date="2024-09-06T17:40:00Z">
              <w:rPr/>
            </w:rPrChange>
          </w:rPr>
          <w:t xml:space="preserve"> Working Hour Reduction: a company reduces the working hours of middle-aged and older employees by more than half compared to their previous wages once their wages reached a peak.</w:t>
        </w:r>
      </w:ins>
    </w:p>
    <w:p w14:paraId="2A3F25DE" w14:textId="77777777" w:rsidR="00AC0C90" w:rsidRPr="00706C18" w:rsidRDefault="00AC0C90" w:rsidP="00AC0C90">
      <w:pPr>
        <w:spacing w:line="384" w:lineRule="auto"/>
        <w:textAlignment w:val="baseline"/>
        <w:rPr>
          <w:rFonts w:ascii="Arial" w:eastAsia="굴림" w:hAnsi="Arial" w:cs="Arial"/>
          <w:kern w:val="0"/>
          <w:sz w:val="22"/>
          <w:rPrChange w:id="3697" w:author="Keis" w:date="2024-09-06T17:40:00Z">
            <w:rPr>
              <w:rFonts w:ascii="Arial" w:eastAsia="굴림" w:hAnsi="Arial" w:cs="Arial"/>
              <w:color w:val="000000"/>
              <w:kern w:val="0"/>
              <w:sz w:val="22"/>
            </w:rPr>
          </w:rPrChange>
        </w:rPr>
      </w:pPr>
    </w:p>
    <w:p w14:paraId="539C6E38" w14:textId="77777777" w:rsidR="00B90D96" w:rsidRPr="00706C18" w:rsidRDefault="00B90D96" w:rsidP="00B90D96">
      <w:pPr>
        <w:spacing w:line="384" w:lineRule="auto"/>
        <w:textAlignment w:val="baseline"/>
        <w:rPr>
          <w:rFonts w:ascii="Arial" w:eastAsia="굴림" w:hAnsi="Arial" w:cs="Arial"/>
          <w:kern w:val="0"/>
          <w:sz w:val="22"/>
          <w:rPrChange w:id="3698"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699" w:author="Keis" w:date="2024-09-06T17:40:00Z">
            <w:rPr>
              <w:rFonts w:ascii="Arial" w:eastAsia="나눔명조" w:hAnsi="Arial" w:cs="Arial"/>
              <w:color w:val="FF0000"/>
              <w:spacing w:val="-2"/>
              <w:kern w:val="0"/>
              <w:sz w:val="22"/>
            </w:rPr>
          </w:rPrChange>
        </w:rPr>
        <w:t xml:space="preserve">Dadd8a_6. </w:t>
      </w:r>
      <w:r w:rsidR="001E19D6" w:rsidRPr="00706C18">
        <w:rPr>
          <w:rFonts w:ascii="Arial" w:eastAsia="나눔명조" w:hAnsi="Arial" w:cs="Arial"/>
          <w:spacing w:val="-2"/>
          <w:kern w:val="0"/>
          <w:sz w:val="22"/>
          <w:rPrChange w:id="3700" w:author="Keis" w:date="2024-09-06T17:40:00Z">
            <w:rPr>
              <w:rFonts w:ascii="Arial" w:eastAsia="나눔명조" w:hAnsi="Arial" w:cs="Arial"/>
              <w:color w:val="FF0000"/>
              <w:spacing w:val="-2"/>
              <w:kern w:val="0"/>
              <w:sz w:val="22"/>
            </w:rPr>
          </w:rPrChange>
        </w:rPr>
        <w:t>From what age does the wage peak system apply?</w:t>
      </w:r>
    </w:p>
    <w:p w14:paraId="333D3981" w14:textId="77777777" w:rsidR="00B90D96" w:rsidRPr="00706C18" w:rsidRDefault="00201CD9" w:rsidP="00B90D96">
      <w:pPr>
        <w:spacing w:line="384" w:lineRule="auto"/>
        <w:textAlignment w:val="baseline"/>
        <w:rPr>
          <w:rFonts w:ascii="Arial" w:eastAsia="굴림" w:hAnsi="Arial" w:cs="Arial"/>
          <w:spacing w:val="-2"/>
          <w:kern w:val="0"/>
          <w:sz w:val="22"/>
          <w:rPrChange w:id="3701"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702" w:author="Keis" w:date="2024-09-06T17:40:00Z">
            <w:rPr>
              <w:rFonts w:ascii="Arial" w:eastAsia="나눔명조" w:hAnsi="Arial" w:cs="Arial"/>
              <w:color w:val="FF0000"/>
              <w:spacing w:val="-2"/>
              <w:kern w:val="0"/>
              <w:sz w:val="22"/>
            </w:rPr>
          </w:rPrChange>
        </w:rPr>
        <w:t xml:space="preserve"> ___</w:t>
      </w:r>
      <w:proofErr w:type="gramStart"/>
      <w:r w:rsidRPr="00706C18">
        <w:rPr>
          <w:rFonts w:ascii="Arial" w:eastAsia="나눔명조" w:hAnsi="Arial" w:cs="Arial"/>
          <w:spacing w:val="-2"/>
          <w:kern w:val="0"/>
          <w:sz w:val="22"/>
          <w:rPrChange w:id="3703" w:author="Keis" w:date="2024-09-06T17:40:00Z">
            <w:rPr>
              <w:rFonts w:ascii="Arial" w:eastAsia="나눔명조" w:hAnsi="Arial" w:cs="Arial"/>
              <w:color w:val="FF0000"/>
              <w:spacing w:val="-2"/>
              <w:kern w:val="0"/>
              <w:sz w:val="22"/>
            </w:rPr>
          </w:rPrChange>
        </w:rPr>
        <w:t>_</w:t>
      </w:r>
      <w:r w:rsidR="001E19D6" w:rsidRPr="00706C18">
        <w:rPr>
          <w:rFonts w:ascii="Arial" w:eastAsia="나눔명조" w:hAnsi="Arial" w:cs="Arial"/>
          <w:spacing w:val="-2"/>
          <w:kern w:val="0"/>
          <w:sz w:val="22"/>
          <w:rPrChange w:id="3704" w:author="Keis" w:date="2024-09-06T17:40:00Z">
            <w:rPr>
              <w:rFonts w:ascii="Arial" w:eastAsia="나눔명조" w:hAnsi="Arial" w:cs="Arial"/>
              <w:color w:val="FF0000"/>
              <w:spacing w:val="-2"/>
              <w:kern w:val="0"/>
              <w:sz w:val="22"/>
            </w:rPr>
          </w:rPrChange>
        </w:rPr>
        <w:t>[</w:t>
      </w:r>
      <w:proofErr w:type="gramEnd"/>
      <w:r w:rsidR="001E19D6" w:rsidRPr="00706C18">
        <w:rPr>
          <w:rFonts w:ascii="Arial" w:eastAsia="나눔명조" w:hAnsi="Arial" w:cs="Arial"/>
          <w:spacing w:val="-2"/>
          <w:kern w:val="0"/>
          <w:sz w:val="22"/>
          <w:rPrChange w:id="3705" w:author="Keis" w:date="2024-09-06T17:40:00Z">
            <w:rPr>
              <w:rFonts w:ascii="Arial" w:eastAsia="나눔명조" w:hAnsi="Arial" w:cs="Arial"/>
              <w:color w:val="FF0000"/>
              <w:spacing w:val="-2"/>
              <w:kern w:val="0"/>
              <w:sz w:val="22"/>
            </w:rPr>
          </w:rPrChange>
        </w:rPr>
        <w:t>unit : age</w:t>
      </w:r>
      <w:r w:rsidRPr="00706C18">
        <w:rPr>
          <w:rFonts w:ascii="Arial" w:eastAsia="나눔명조" w:hAnsi="Arial" w:cs="Arial"/>
          <w:spacing w:val="-2"/>
          <w:kern w:val="0"/>
          <w:sz w:val="22"/>
          <w:rPrChange w:id="3706" w:author="Keis" w:date="2024-09-06T17:40:00Z">
            <w:rPr>
              <w:rFonts w:ascii="Arial" w:eastAsia="나눔명조" w:hAnsi="Arial" w:cs="Arial"/>
              <w:color w:val="FF0000"/>
              <w:spacing w:val="-2"/>
              <w:kern w:val="0"/>
              <w:sz w:val="22"/>
            </w:rPr>
          </w:rPrChange>
        </w:rPr>
        <w:t xml:space="preserve"> </w:t>
      </w:r>
      <w:r w:rsidR="001E19D6" w:rsidRPr="00706C18">
        <w:rPr>
          <w:rFonts w:ascii="Arial" w:eastAsia="나눔명조" w:hAnsi="Arial" w:cs="Arial"/>
          <w:spacing w:val="-2"/>
          <w:kern w:val="0"/>
          <w:sz w:val="22"/>
          <w:rPrChange w:id="3707" w:author="Keis" w:date="2024-09-06T17:40:00Z">
            <w:rPr>
              <w:rFonts w:ascii="Arial" w:eastAsia="나눔명조" w:hAnsi="Arial" w:cs="Arial"/>
              <w:color w:val="FF0000"/>
              <w:spacing w:val="-2"/>
              <w:kern w:val="0"/>
              <w:sz w:val="22"/>
            </w:rPr>
          </w:rPrChange>
        </w:rPr>
        <w:t>but not Korean age]</w:t>
      </w:r>
    </w:p>
    <w:p w14:paraId="4ED3D790" w14:textId="77777777" w:rsidR="00B90D96" w:rsidRPr="00706C18" w:rsidRDefault="00B90D96" w:rsidP="00B90D96">
      <w:pPr>
        <w:spacing w:line="384" w:lineRule="auto"/>
        <w:textAlignment w:val="baseline"/>
        <w:rPr>
          <w:rFonts w:ascii="Arial" w:eastAsia="굴림" w:hAnsi="Arial" w:cs="Arial"/>
          <w:spacing w:val="-2"/>
          <w:kern w:val="0"/>
          <w:sz w:val="22"/>
          <w:rPrChange w:id="3708" w:author="Keis" w:date="2024-09-06T17:40:00Z">
            <w:rPr>
              <w:rFonts w:ascii="Arial" w:eastAsia="굴림" w:hAnsi="Arial" w:cs="Arial"/>
              <w:color w:val="FF0000"/>
              <w:spacing w:val="-2"/>
              <w:kern w:val="0"/>
              <w:sz w:val="22"/>
            </w:rPr>
          </w:rPrChange>
        </w:rPr>
      </w:pPr>
    </w:p>
    <w:p w14:paraId="30019704" w14:textId="77777777" w:rsidR="00B90D96" w:rsidRPr="00706C18" w:rsidRDefault="00B90D96" w:rsidP="00B90D96">
      <w:pPr>
        <w:spacing w:line="384" w:lineRule="auto"/>
        <w:textAlignment w:val="baseline"/>
        <w:rPr>
          <w:rFonts w:ascii="Arial" w:eastAsia="굴림" w:hAnsi="Arial" w:cs="Arial"/>
          <w:kern w:val="0"/>
          <w:sz w:val="22"/>
          <w:rPrChange w:id="3709"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10" w:author="Keis" w:date="2024-09-06T17:40:00Z">
            <w:rPr>
              <w:rFonts w:ascii="Arial" w:eastAsia="나눔명조" w:hAnsi="Arial" w:cs="Arial"/>
              <w:color w:val="FF0000"/>
              <w:spacing w:val="-2"/>
              <w:kern w:val="0"/>
              <w:sz w:val="22"/>
            </w:rPr>
          </w:rPrChange>
        </w:rPr>
        <w:t xml:space="preserve">Dadd8a_7. </w:t>
      </w:r>
      <w:r w:rsidR="001A582C" w:rsidRPr="00706C18">
        <w:rPr>
          <w:rFonts w:ascii="Arial" w:eastAsia="나눔명조" w:hAnsi="Arial" w:cs="Arial"/>
          <w:spacing w:val="-2"/>
          <w:kern w:val="0"/>
          <w:sz w:val="22"/>
          <w:rPrChange w:id="3711" w:author="Keis" w:date="2024-09-06T17:40:00Z">
            <w:rPr>
              <w:rFonts w:ascii="Arial" w:eastAsia="나눔명조" w:hAnsi="Arial" w:cs="Arial"/>
              <w:color w:val="FF0000"/>
              <w:spacing w:val="-2"/>
              <w:kern w:val="0"/>
              <w:sz w:val="22"/>
            </w:rPr>
          </w:rPrChange>
        </w:rPr>
        <w:t>Are you directly subject to the wage peak system at work</w:t>
      </w:r>
      <w:r w:rsidRPr="00706C18">
        <w:rPr>
          <w:rFonts w:ascii="Arial" w:eastAsia="나눔명조" w:hAnsi="Arial" w:cs="Arial"/>
          <w:spacing w:val="-2"/>
          <w:kern w:val="0"/>
          <w:sz w:val="22"/>
          <w:rPrChange w:id="3712" w:author="Keis" w:date="2024-09-06T17:40:00Z">
            <w:rPr>
              <w:rFonts w:ascii="Arial" w:eastAsia="나눔명조" w:hAnsi="Arial" w:cs="Arial"/>
              <w:color w:val="FF0000"/>
              <w:spacing w:val="-2"/>
              <w:kern w:val="0"/>
              <w:sz w:val="22"/>
            </w:rPr>
          </w:rPrChange>
        </w:rPr>
        <w:t>?</w:t>
      </w:r>
    </w:p>
    <w:p w14:paraId="480B36EA" w14:textId="77777777" w:rsidR="00B90D96" w:rsidRPr="00706C18" w:rsidRDefault="00B90D96" w:rsidP="00B90D96">
      <w:pPr>
        <w:spacing w:line="384" w:lineRule="auto"/>
        <w:textAlignment w:val="baseline"/>
        <w:rPr>
          <w:rFonts w:ascii="Arial" w:eastAsia="굴림" w:hAnsi="Arial" w:cs="Arial"/>
          <w:spacing w:val="-2"/>
          <w:kern w:val="0"/>
          <w:sz w:val="22"/>
          <w:rPrChange w:id="3713"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14"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715"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16" w:author="Keis" w:date="2024-09-06T17:40:00Z">
            <w:rPr>
              <w:rFonts w:ascii="Arial" w:eastAsia="나눔명조" w:hAnsi="Arial" w:cs="Arial"/>
              <w:color w:val="FF0000"/>
              <w:spacing w:val="-2"/>
              <w:kern w:val="0"/>
              <w:sz w:val="22"/>
            </w:rPr>
          </w:rPrChange>
        </w:rPr>
        <w:t>yes</w:t>
      </w:r>
    </w:p>
    <w:p w14:paraId="71468D44" w14:textId="77777777" w:rsidR="00B90D96" w:rsidRPr="00706C18" w:rsidRDefault="00B90D96" w:rsidP="00B90D96">
      <w:pPr>
        <w:spacing w:line="384" w:lineRule="auto"/>
        <w:textAlignment w:val="baseline"/>
        <w:rPr>
          <w:rFonts w:ascii="Arial" w:eastAsia="굴림" w:hAnsi="Arial" w:cs="Arial"/>
          <w:spacing w:val="-2"/>
          <w:kern w:val="0"/>
          <w:sz w:val="22"/>
          <w:rPrChange w:id="3717"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18" w:author="Keis" w:date="2024-09-06T17:40: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3719"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20" w:author="Keis" w:date="2024-09-06T17:40:00Z">
            <w:rPr>
              <w:rFonts w:ascii="Arial" w:eastAsia="나눔명조" w:hAnsi="Arial" w:cs="Arial"/>
              <w:color w:val="FF0000"/>
              <w:spacing w:val="-2"/>
              <w:kern w:val="0"/>
              <w:sz w:val="22"/>
            </w:rPr>
          </w:rPrChange>
        </w:rPr>
        <w:t>no</w:t>
      </w:r>
    </w:p>
    <w:p w14:paraId="3AA656E0" w14:textId="77777777" w:rsidR="00B90D96" w:rsidRPr="00706C18" w:rsidRDefault="00B90D96" w:rsidP="00B90D96">
      <w:pPr>
        <w:spacing w:line="384" w:lineRule="auto"/>
        <w:textAlignment w:val="baseline"/>
        <w:rPr>
          <w:rFonts w:ascii="Arial" w:eastAsia="굴림" w:hAnsi="Arial" w:cs="Arial"/>
          <w:spacing w:val="-2"/>
          <w:kern w:val="0"/>
          <w:sz w:val="22"/>
          <w:rPrChange w:id="3721" w:author="Keis" w:date="2024-09-06T17:40:00Z">
            <w:rPr>
              <w:rFonts w:ascii="Arial" w:eastAsia="굴림" w:hAnsi="Arial" w:cs="Arial"/>
              <w:color w:val="FF0000"/>
              <w:spacing w:val="-2"/>
              <w:kern w:val="0"/>
              <w:sz w:val="22"/>
            </w:rPr>
          </w:rPrChange>
        </w:rPr>
      </w:pPr>
    </w:p>
    <w:p w14:paraId="1A5F9BE1" w14:textId="77777777" w:rsidR="00B90D96" w:rsidRPr="00706C18" w:rsidRDefault="00B90D96" w:rsidP="00B90D96">
      <w:pPr>
        <w:spacing w:line="384" w:lineRule="auto"/>
        <w:textAlignment w:val="baseline"/>
        <w:rPr>
          <w:rFonts w:ascii="Arial" w:eastAsia="굴림" w:hAnsi="Arial" w:cs="Arial"/>
          <w:kern w:val="0"/>
          <w:sz w:val="22"/>
          <w:rPrChange w:id="3722"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23" w:author="Keis" w:date="2024-09-06T17:40:00Z">
            <w:rPr>
              <w:rFonts w:ascii="Arial" w:eastAsia="나눔명조" w:hAnsi="Arial" w:cs="Arial"/>
              <w:color w:val="FF0000"/>
              <w:spacing w:val="-2"/>
              <w:kern w:val="0"/>
              <w:sz w:val="22"/>
            </w:rPr>
          </w:rPrChange>
        </w:rPr>
        <w:t xml:space="preserve">Dadd8a_8. </w:t>
      </w:r>
      <w:r w:rsidR="001A582C" w:rsidRPr="00706C18">
        <w:rPr>
          <w:rFonts w:ascii="Arial" w:eastAsia="나눔명조" w:hAnsi="Arial" w:cs="Arial"/>
          <w:spacing w:val="-2"/>
          <w:kern w:val="0"/>
          <w:sz w:val="22"/>
          <w:rPrChange w:id="3724" w:author="Keis" w:date="2024-09-06T17:40:00Z">
            <w:rPr>
              <w:rFonts w:ascii="Arial" w:eastAsia="나눔명조" w:hAnsi="Arial" w:cs="Arial"/>
              <w:color w:val="FF0000"/>
              <w:spacing w:val="-2"/>
              <w:kern w:val="0"/>
              <w:sz w:val="22"/>
            </w:rPr>
          </w:rPrChange>
        </w:rPr>
        <w:t xml:space="preserve">How many years has employment extended by the introduction </w:t>
      </w:r>
      <w:r w:rsidR="00C12584" w:rsidRPr="00706C18">
        <w:rPr>
          <w:rFonts w:ascii="Arial" w:eastAsia="나눔명조" w:hAnsi="Arial" w:cs="Arial"/>
          <w:spacing w:val="-2"/>
          <w:kern w:val="0"/>
          <w:sz w:val="22"/>
          <w:rPrChange w:id="3725" w:author="Keis" w:date="2024-09-06T17:40:00Z">
            <w:rPr>
              <w:rFonts w:ascii="Arial" w:eastAsia="나눔명조" w:hAnsi="Arial" w:cs="Arial"/>
              <w:color w:val="FF0000"/>
              <w:spacing w:val="-2"/>
              <w:kern w:val="0"/>
              <w:sz w:val="22"/>
            </w:rPr>
          </w:rPrChange>
        </w:rPr>
        <w:t>of the wage peak system</w:t>
      </w:r>
      <w:r w:rsidRPr="00706C18">
        <w:rPr>
          <w:rFonts w:ascii="Arial" w:eastAsia="나눔명조" w:hAnsi="Arial" w:cs="Arial"/>
          <w:spacing w:val="-2"/>
          <w:kern w:val="0"/>
          <w:sz w:val="22"/>
          <w:rPrChange w:id="3726" w:author="Keis" w:date="2024-09-06T17:40:00Z">
            <w:rPr>
              <w:rFonts w:ascii="Arial" w:eastAsia="나눔명조" w:hAnsi="Arial" w:cs="Arial"/>
              <w:color w:val="FF0000"/>
              <w:spacing w:val="-2"/>
              <w:kern w:val="0"/>
              <w:sz w:val="22"/>
            </w:rPr>
          </w:rPrChange>
        </w:rPr>
        <w:t>?</w:t>
      </w:r>
    </w:p>
    <w:p w14:paraId="60EBCBAC" w14:textId="77777777" w:rsidR="00B90D96" w:rsidRPr="00706C18" w:rsidRDefault="00B90D96" w:rsidP="00B90D96">
      <w:pPr>
        <w:spacing w:line="384" w:lineRule="auto"/>
        <w:textAlignment w:val="baseline"/>
        <w:rPr>
          <w:rFonts w:ascii="Arial" w:eastAsia="굴림" w:hAnsi="Arial" w:cs="Arial"/>
          <w:spacing w:val="-2"/>
          <w:kern w:val="0"/>
          <w:sz w:val="22"/>
          <w:rPrChange w:id="3727"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728" w:author="Keis" w:date="2024-09-06T17:40:00Z">
            <w:rPr>
              <w:rFonts w:ascii="Arial" w:eastAsia="나눔명조" w:hAnsi="Arial" w:cs="Arial"/>
              <w:color w:val="FF0000"/>
              <w:spacing w:val="-2"/>
              <w:kern w:val="0"/>
              <w:sz w:val="22"/>
            </w:rPr>
          </w:rPrChange>
        </w:rPr>
        <w:t>____</w:t>
      </w:r>
      <w:r w:rsidR="00201CD9" w:rsidRPr="00706C18">
        <w:rPr>
          <w:rFonts w:ascii="Arial" w:eastAsia="나눔명조" w:hAnsi="Arial" w:cs="Arial"/>
          <w:spacing w:val="-2"/>
          <w:kern w:val="0"/>
          <w:sz w:val="22"/>
          <w:rPrChange w:id="3729" w:author="Keis" w:date="2024-09-06T17:40:00Z">
            <w:rPr>
              <w:rFonts w:ascii="Arial" w:eastAsia="나눔명조" w:hAnsi="Arial" w:cs="Arial"/>
              <w:color w:val="FF0000"/>
              <w:spacing w:val="-2"/>
              <w:kern w:val="0"/>
              <w:sz w:val="22"/>
            </w:rPr>
          </w:rPrChange>
        </w:rPr>
        <w:t>year</w:t>
      </w:r>
      <w:r w:rsidRPr="00706C18">
        <w:rPr>
          <w:rFonts w:ascii="Arial" w:eastAsia="나눔명조" w:hAnsi="Arial" w:cs="Arial"/>
          <w:spacing w:val="-2"/>
          <w:kern w:val="0"/>
          <w:sz w:val="22"/>
          <w:rPrChange w:id="3730" w:author="Keis" w:date="2024-09-06T17:40:00Z">
            <w:rPr>
              <w:rFonts w:ascii="Arial" w:eastAsia="나눔명조" w:hAnsi="Arial" w:cs="Arial"/>
              <w:color w:val="FF0000"/>
              <w:spacing w:val="-2"/>
              <w:kern w:val="0"/>
              <w:sz w:val="22"/>
            </w:rPr>
          </w:rPrChange>
        </w:rPr>
        <w:t xml:space="preserve"> ____</w:t>
      </w:r>
      <w:r w:rsidR="00201CD9" w:rsidRPr="00706C18">
        <w:rPr>
          <w:rFonts w:ascii="Arial" w:eastAsia="나눔명조" w:hAnsi="Arial" w:cs="Arial"/>
          <w:spacing w:val="-2"/>
          <w:kern w:val="0"/>
          <w:sz w:val="22"/>
          <w:rPrChange w:id="3731" w:author="Keis" w:date="2024-09-06T17:40:00Z">
            <w:rPr>
              <w:rFonts w:ascii="Arial" w:eastAsia="나눔명조" w:hAnsi="Arial" w:cs="Arial"/>
              <w:color w:val="FF0000"/>
              <w:spacing w:val="-2"/>
              <w:kern w:val="0"/>
              <w:sz w:val="22"/>
            </w:rPr>
          </w:rPrChange>
        </w:rPr>
        <w:t>month</w:t>
      </w:r>
      <w:r w:rsidRPr="00706C18">
        <w:rPr>
          <w:rFonts w:ascii="Arial" w:eastAsia="나눔명조" w:hAnsi="Arial" w:cs="Arial"/>
          <w:spacing w:val="-2"/>
          <w:kern w:val="0"/>
          <w:sz w:val="22"/>
          <w:rPrChange w:id="3732" w:author="Keis" w:date="2024-09-06T17:40: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3733" w:author="Keis" w:date="2024-09-06T17:40:00Z">
            <w:rPr>
              <w:rFonts w:ascii="Arial" w:eastAsia="나눔명조" w:hAnsi="Arial" w:cs="Arial"/>
              <w:color w:val="FF0000"/>
              <w:spacing w:val="-2"/>
              <w:kern w:val="0"/>
              <w:sz w:val="22"/>
            </w:rPr>
          </w:rPrChange>
        </w:rPr>
        <w:t>Answer ‘0’, if you are in case of no extension</w:t>
      </w:r>
      <w:r w:rsidRPr="00706C18">
        <w:rPr>
          <w:rFonts w:ascii="Arial" w:eastAsia="나눔명조" w:hAnsi="Arial" w:cs="Arial"/>
          <w:spacing w:val="-2"/>
          <w:kern w:val="0"/>
          <w:sz w:val="22"/>
          <w:rPrChange w:id="3734" w:author="Keis" w:date="2024-09-06T17:40:00Z">
            <w:rPr>
              <w:rFonts w:ascii="Arial" w:eastAsia="나눔명조" w:hAnsi="Arial" w:cs="Arial"/>
              <w:color w:val="FF0000"/>
              <w:spacing w:val="-2"/>
              <w:kern w:val="0"/>
              <w:sz w:val="22"/>
            </w:rPr>
          </w:rPrChange>
        </w:rPr>
        <w:t>)</w:t>
      </w:r>
    </w:p>
    <w:p w14:paraId="50F16385" w14:textId="77777777" w:rsidR="00B90D96" w:rsidRPr="00706C18" w:rsidRDefault="00B90D96" w:rsidP="00B90D96">
      <w:pPr>
        <w:spacing w:line="384" w:lineRule="auto"/>
        <w:textAlignment w:val="baseline"/>
        <w:rPr>
          <w:rFonts w:ascii="Arial" w:eastAsia="굴림" w:hAnsi="Arial" w:cs="Arial"/>
          <w:spacing w:val="-2"/>
          <w:kern w:val="0"/>
          <w:sz w:val="22"/>
          <w:rPrChange w:id="3735" w:author="Keis" w:date="2024-09-06T17:40:00Z">
            <w:rPr>
              <w:rFonts w:ascii="Arial" w:eastAsia="굴림" w:hAnsi="Arial" w:cs="Arial"/>
              <w:color w:val="FF0000"/>
              <w:spacing w:val="-2"/>
              <w:kern w:val="0"/>
              <w:sz w:val="22"/>
            </w:rPr>
          </w:rPrChange>
        </w:rPr>
      </w:pPr>
    </w:p>
    <w:p w14:paraId="5783BD95" w14:textId="77777777" w:rsidR="00B90D96" w:rsidRPr="00706C18" w:rsidRDefault="00B90D96" w:rsidP="00B90D96">
      <w:pPr>
        <w:spacing w:line="384" w:lineRule="auto"/>
        <w:textAlignment w:val="baseline"/>
        <w:rPr>
          <w:rFonts w:ascii="Arial" w:eastAsia="굴림" w:hAnsi="Arial" w:cs="Arial"/>
          <w:kern w:val="0"/>
          <w:sz w:val="22"/>
          <w:rPrChange w:id="3736"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37" w:author="Keis" w:date="2024-09-06T17:40:00Z">
            <w:rPr>
              <w:rFonts w:ascii="Arial" w:eastAsia="나눔명조" w:hAnsi="Arial" w:cs="Arial"/>
              <w:color w:val="FF0000"/>
              <w:spacing w:val="-2"/>
              <w:kern w:val="0"/>
              <w:sz w:val="22"/>
            </w:rPr>
          </w:rPrChange>
        </w:rPr>
        <w:t xml:space="preserve">Dadd8a_9. </w:t>
      </w:r>
      <w:r w:rsidR="00573B8D" w:rsidRPr="00706C18">
        <w:rPr>
          <w:rFonts w:ascii="Arial" w:eastAsia="나눔명조" w:hAnsi="Arial" w:cs="Arial"/>
          <w:spacing w:val="-2"/>
          <w:kern w:val="0"/>
          <w:sz w:val="22"/>
          <w:rPrChange w:id="3738" w:author="Keis" w:date="2024-09-06T17:40:00Z">
            <w:rPr>
              <w:rFonts w:ascii="Arial" w:eastAsia="나눔명조" w:hAnsi="Arial" w:cs="Arial"/>
              <w:color w:val="FF0000"/>
              <w:spacing w:val="-2"/>
              <w:kern w:val="0"/>
              <w:sz w:val="22"/>
            </w:rPr>
          </w:rPrChange>
        </w:rPr>
        <w:t>How is you</w:t>
      </w:r>
      <w:r w:rsidR="00C12584" w:rsidRPr="00706C18">
        <w:rPr>
          <w:rFonts w:ascii="Arial" w:eastAsia="나눔명조" w:hAnsi="Arial" w:cs="Arial"/>
          <w:spacing w:val="-2"/>
          <w:kern w:val="0"/>
          <w:sz w:val="22"/>
          <w:rPrChange w:id="3739" w:author="Keis" w:date="2024-09-06T17:40:00Z">
            <w:rPr>
              <w:rFonts w:ascii="Arial" w:eastAsia="나눔명조" w:hAnsi="Arial" w:cs="Arial"/>
              <w:color w:val="FF0000"/>
              <w:spacing w:val="-2"/>
              <w:kern w:val="0"/>
              <w:sz w:val="22"/>
            </w:rPr>
          </w:rPrChange>
        </w:rPr>
        <w:t xml:space="preserve"> will to work compared to before the wage peak system?</w:t>
      </w:r>
    </w:p>
    <w:p w14:paraId="740CD5EB" w14:textId="77777777" w:rsidR="00B90D96" w:rsidRPr="00706C18" w:rsidRDefault="00B90D96" w:rsidP="00B90D96">
      <w:pPr>
        <w:spacing w:line="384" w:lineRule="auto"/>
        <w:textAlignment w:val="baseline"/>
        <w:rPr>
          <w:rFonts w:ascii="Arial" w:eastAsia="굴림" w:hAnsi="Arial" w:cs="Arial"/>
          <w:spacing w:val="-2"/>
          <w:kern w:val="0"/>
          <w:sz w:val="22"/>
          <w:rPrChange w:id="3740"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41"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742"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43" w:author="Keis" w:date="2024-09-06T17:40:00Z">
            <w:rPr>
              <w:rFonts w:ascii="Arial" w:eastAsia="나눔명조" w:hAnsi="Arial" w:cs="Arial"/>
              <w:color w:val="FF0000"/>
              <w:spacing w:val="-2"/>
              <w:kern w:val="0"/>
              <w:sz w:val="22"/>
            </w:rPr>
          </w:rPrChange>
        </w:rPr>
        <w:t>The will to work increases</w:t>
      </w:r>
      <w:r w:rsidRPr="00706C18">
        <w:rPr>
          <w:rFonts w:ascii="Arial" w:eastAsia="나눔명조" w:hAnsi="Arial" w:cs="Arial"/>
          <w:spacing w:val="-2"/>
          <w:kern w:val="0"/>
          <w:sz w:val="22"/>
          <w:rPrChange w:id="3744" w:author="Keis" w:date="2024-09-06T17:40: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3745"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746" w:author="Keis" w:date="2024-09-06T17:40:00Z">
            <w:rPr>
              <w:rFonts w:ascii="Arial" w:eastAsia="나눔명조" w:hAnsi="Arial" w:cs="Arial"/>
              <w:color w:val="FF0000"/>
              <w:spacing w:val="-2"/>
              <w:kern w:val="0"/>
              <w:sz w:val="22"/>
            </w:rPr>
          </w:rPrChange>
        </w:rPr>
        <w:t xml:space="preserve"> Dadd8a_11</w:t>
      </w:r>
    </w:p>
    <w:p w14:paraId="2B777B94" w14:textId="77777777" w:rsidR="00B90D96" w:rsidRPr="00706C18" w:rsidRDefault="00B90D96" w:rsidP="00B90D96">
      <w:pPr>
        <w:spacing w:line="384" w:lineRule="auto"/>
        <w:textAlignment w:val="baseline"/>
        <w:rPr>
          <w:rFonts w:ascii="Arial" w:eastAsia="굴림" w:hAnsi="Arial" w:cs="Arial"/>
          <w:spacing w:val="-2"/>
          <w:kern w:val="0"/>
          <w:sz w:val="22"/>
          <w:rPrChange w:id="3747"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48" w:author="Keis" w:date="2024-09-06T17:40: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3749"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50" w:author="Keis" w:date="2024-09-06T17:40:00Z">
            <w:rPr>
              <w:rFonts w:ascii="Arial" w:eastAsia="나눔명조" w:hAnsi="Arial" w:cs="Arial"/>
              <w:color w:val="FF0000"/>
              <w:spacing w:val="-2"/>
              <w:kern w:val="0"/>
              <w:sz w:val="22"/>
            </w:rPr>
          </w:rPrChange>
        </w:rPr>
        <w:t xml:space="preserve">Similar to before </w:t>
      </w:r>
      <w:r w:rsidRPr="00706C18">
        <w:rPr>
          <w:rFonts w:ascii="Arial" w:eastAsia="나눔명조" w:hAnsi="Arial" w:cs="Arial"/>
          <w:spacing w:val="-2"/>
          <w:kern w:val="0"/>
          <w:sz w:val="22"/>
          <w:rPrChange w:id="3751" w:author="Keis" w:date="2024-09-06T17:40:00Z">
            <w:rPr>
              <w:rFonts w:ascii="Arial" w:eastAsia="나눔명조" w:hAnsi="Arial" w:cs="Arial"/>
              <w:color w:val="FF0000"/>
              <w:spacing w:val="-2"/>
              <w:kern w:val="0"/>
              <w:sz w:val="22"/>
            </w:rPr>
          </w:rPrChange>
        </w:rPr>
        <w:t>(</w:t>
      </w:r>
      <w:r w:rsidR="00201CD9" w:rsidRPr="00706C18">
        <w:rPr>
          <w:rFonts w:ascii="Arial" w:eastAsia="나눔명조" w:hAnsi="Arial" w:cs="Arial"/>
          <w:spacing w:val="-2"/>
          <w:kern w:val="0"/>
          <w:sz w:val="22"/>
          <w:rPrChange w:id="3752" w:author="Keis" w:date="2024-09-06T17:40:00Z">
            <w:rPr>
              <w:rFonts w:ascii="Arial" w:eastAsia="나눔명조" w:hAnsi="Arial" w:cs="Arial"/>
              <w:color w:val="FF0000"/>
              <w:spacing w:val="-2"/>
              <w:kern w:val="0"/>
              <w:sz w:val="22"/>
            </w:rPr>
          </w:rPrChange>
        </w:rPr>
        <w:t>no difference</w:t>
      </w:r>
      <w:r w:rsidRPr="00706C18">
        <w:rPr>
          <w:rFonts w:ascii="Arial" w:eastAsia="나눔명조" w:hAnsi="Arial" w:cs="Arial"/>
          <w:spacing w:val="-2"/>
          <w:kern w:val="0"/>
          <w:sz w:val="22"/>
          <w:rPrChange w:id="3753" w:author="Keis" w:date="2024-09-06T17:40: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3754"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755" w:author="Keis" w:date="2024-09-06T17:40:00Z">
            <w:rPr>
              <w:rFonts w:ascii="Arial" w:eastAsia="나눔명조" w:hAnsi="Arial" w:cs="Arial"/>
              <w:color w:val="FF0000"/>
              <w:spacing w:val="-2"/>
              <w:kern w:val="0"/>
              <w:sz w:val="22"/>
            </w:rPr>
          </w:rPrChange>
        </w:rPr>
        <w:t xml:space="preserve"> Dadd8a_11</w:t>
      </w:r>
    </w:p>
    <w:p w14:paraId="21CCA320" w14:textId="77777777" w:rsidR="00B90D96" w:rsidRPr="00706C18" w:rsidRDefault="00B90D96" w:rsidP="00B90D96">
      <w:pPr>
        <w:spacing w:line="384" w:lineRule="auto"/>
        <w:textAlignment w:val="baseline"/>
        <w:rPr>
          <w:rFonts w:ascii="Arial" w:eastAsia="굴림" w:hAnsi="Arial" w:cs="Arial"/>
          <w:spacing w:val="-2"/>
          <w:kern w:val="0"/>
          <w:sz w:val="22"/>
          <w:rPrChange w:id="3756"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57" w:author="Keis" w:date="2024-09-06T17:40: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3758"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59" w:author="Keis" w:date="2024-09-06T17:40:00Z">
            <w:rPr>
              <w:rFonts w:ascii="Arial" w:eastAsia="나눔명조" w:hAnsi="Arial" w:cs="Arial"/>
              <w:color w:val="FF0000"/>
              <w:spacing w:val="-2"/>
              <w:kern w:val="0"/>
              <w:sz w:val="22"/>
            </w:rPr>
          </w:rPrChange>
        </w:rPr>
        <w:t>The will to work decreases</w:t>
      </w:r>
      <w:r w:rsidRPr="00706C18">
        <w:rPr>
          <w:rFonts w:ascii="Arial" w:eastAsia="나눔명조" w:hAnsi="Arial" w:cs="Arial"/>
          <w:spacing w:val="-2"/>
          <w:kern w:val="0"/>
          <w:sz w:val="22"/>
          <w:rPrChange w:id="3760" w:author="Keis" w:date="2024-09-06T17:40: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3761"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762" w:author="Keis" w:date="2024-09-06T17:40:00Z">
            <w:rPr>
              <w:rFonts w:ascii="Arial" w:eastAsia="나눔명조" w:hAnsi="Arial" w:cs="Arial"/>
              <w:color w:val="FF0000"/>
              <w:spacing w:val="-2"/>
              <w:kern w:val="0"/>
              <w:sz w:val="22"/>
            </w:rPr>
          </w:rPrChange>
        </w:rPr>
        <w:t xml:space="preserve"> Dadd8a_11</w:t>
      </w:r>
    </w:p>
    <w:p w14:paraId="429ACB9B" w14:textId="77777777" w:rsidR="00B90D96" w:rsidRPr="00706C18" w:rsidRDefault="00B90D96" w:rsidP="00B90D96">
      <w:pPr>
        <w:spacing w:line="384" w:lineRule="auto"/>
        <w:textAlignment w:val="baseline"/>
        <w:rPr>
          <w:rFonts w:ascii="Arial" w:eastAsia="굴림" w:hAnsi="Arial" w:cs="Arial"/>
          <w:spacing w:val="-2"/>
          <w:kern w:val="0"/>
          <w:sz w:val="22"/>
          <w:rPrChange w:id="3763" w:author="Keis" w:date="2024-09-06T17:40:00Z">
            <w:rPr>
              <w:rFonts w:ascii="Arial" w:eastAsia="굴림" w:hAnsi="Arial" w:cs="Arial"/>
              <w:color w:val="FF0000"/>
              <w:spacing w:val="-2"/>
              <w:kern w:val="0"/>
              <w:sz w:val="22"/>
            </w:rPr>
          </w:rPrChange>
        </w:rPr>
      </w:pPr>
    </w:p>
    <w:p w14:paraId="4781D000" w14:textId="77777777" w:rsidR="00B90D96" w:rsidRPr="00706C18" w:rsidRDefault="00B90D96" w:rsidP="00B90D96">
      <w:pPr>
        <w:spacing w:line="384" w:lineRule="auto"/>
        <w:textAlignment w:val="baseline"/>
        <w:rPr>
          <w:rFonts w:ascii="Arial" w:eastAsia="굴림" w:hAnsi="Arial" w:cs="Arial"/>
          <w:kern w:val="0"/>
          <w:sz w:val="22"/>
          <w:rPrChange w:id="3764"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65" w:author="Keis" w:date="2024-09-06T17:40:00Z">
            <w:rPr>
              <w:rFonts w:ascii="Arial" w:eastAsia="나눔명조" w:hAnsi="Arial" w:cs="Arial"/>
              <w:color w:val="FF0000"/>
              <w:spacing w:val="-2"/>
              <w:kern w:val="0"/>
              <w:sz w:val="22"/>
            </w:rPr>
          </w:rPrChange>
        </w:rPr>
        <w:t xml:space="preserve">Dadd8a_10. </w:t>
      </w:r>
      <w:r w:rsidR="0042748D" w:rsidRPr="00706C18">
        <w:rPr>
          <w:rFonts w:ascii="Arial" w:eastAsia="나눔명조" w:hAnsi="Arial" w:cs="Arial"/>
          <w:spacing w:val="-2"/>
          <w:kern w:val="0"/>
          <w:sz w:val="22"/>
          <w:rPrChange w:id="3766" w:author="Keis" w:date="2024-09-06T17:40:00Z">
            <w:rPr>
              <w:rFonts w:ascii="Arial" w:eastAsia="나눔명조" w:hAnsi="Arial" w:cs="Arial"/>
              <w:color w:val="FF0000"/>
              <w:spacing w:val="-2"/>
              <w:kern w:val="0"/>
              <w:sz w:val="22"/>
            </w:rPr>
          </w:rPrChange>
        </w:rPr>
        <w:t>Are you willing to continue working if the wage peak system is introduced in your current workplace</w:t>
      </w:r>
      <w:r w:rsidRPr="00706C18">
        <w:rPr>
          <w:rFonts w:ascii="Arial" w:eastAsia="나눔명조" w:hAnsi="Arial" w:cs="Arial"/>
          <w:spacing w:val="-2"/>
          <w:kern w:val="0"/>
          <w:sz w:val="22"/>
          <w:rPrChange w:id="3767" w:author="Keis" w:date="2024-09-06T17:40:00Z">
            <w:rPr>
              <w:rFonts w:ascii="Arial" w:eastAsia="나눔명조" w:hAnsi="Arial" w:cs="Arial"/>
              <w:color w:val="FF0000"/>
              <w:spacing w:val="-2"/>
              <w:kern w:val="0"/>
              <w:sz w:val="22"/>
            </w:rPr>
          </w:rPrChange>
        </w:rPr>
        <w:t>?</w:t>
      </w:r>
    </w:p>
    <w:p w14:paraId="5A156FE8" w14:textId="77777777" w:rsidR="00B90D96" w:rsidRPr="00706C18" w:rsidRDefault="00B90D96" w:rsidP="00B90D96">
      <w:pPr>
        <w:spacing w:line="384" w:lineRule="auto"/>
        <w:textAlignment w:val="baseline"/>
        <w:rPr>
          <w:rFonts w:ascii="Arial" w:eastAsia="굴림" w:hAnsi="Arial" w:cs="Arial"/>
          <w:kern w:val="0"/>
          <w:sz w:val="22"/>
          <w:rPrChange w:id="3768" w:author="Keis" w:date="2024-09-06T17:40: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3769"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770"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71" w:author="Keis" w:date="2024-09-06T17:40:00Z">
            <w:rPr>
              <w:rFonts w:ascii="Arial" w:eastAsia="나눔명조" w:hAnsi="Arial" w:cs="Arial"/>
              <w:color w:val="FF0000"/>
              <w:spacing w:val="-2"/>
              <w:kern w:val="0"/>
              <w:sz w:val="22"/>
            </w:rPr>
          </w:rPrChange>
        </w:rPr>
        <w:t>yes</w:t>
      </w:r>
    </w:p>
    <w:p w14:paraId="0373044E" w14:textId="77777777" w:rsidR="00B90D96" w:rsidRPr="00706C18" w:rsidRDefault="00B90D96" w:rsidP="00B90D96">
      <w:pPr>
        <w:spacing w:line="384" w:lineRule="auto"/>
        <w:textAlignment w:val="baseline"/>
        <w:rPr>
          <w:rFonts w:ascii="Arial" w:eastAsia="굴림" w:hAnsi="Arial" w:cs="Arial"/>
          <w:spacing w:val="-2"/>
          <w:kern w:val="0"/>
          <w:sz w:val="22"/>
          <w:rPrChange w:id="3772"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773" w:author="Keis" w:date="2024-09-06T17:40: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3774" w:author="Keis" w:date="2024-09-06T17:40:00Z">
            <w:rPr>
              <w:rFonts w:ascii="Arial" w:eastAsia="나눔명조" w:hAnsi="Arial" w:cs="Arial"/>
              <w:color w:val="FF0000"/>
              <w:spacing w:val="-2"/>
              <w:kern w:val="0"/>
              <w:sz w:val="22"/>
            </w:rPr>
          </w:rPrChange>
        </w:rPr>
        <w:t xml:space="preserve"> </w:t>
      </w:r>
      <w:r w:rsidR="00201CD9" w:rsidRPr="00706C18">
        <w:rPr>
          <w:rFonts w:ascii="Arial" w:eastAsia="나눔명조" w:hAnsi="Arial" w:cs="Arial"/>
          <w:spacing w:val="-2"/>
          <w:kern w:val="0"/>
          <w:sz w:val="22"/>
          <w:rPrChange w:id="3775" w:author="Keis" w:date="2024-09-06T17:40:00Z">
            <w:rPr>
              <w:rFonts w:ascii="Arial" w:eastAsia="나눔명조" w:hAnsi="Arial" w:cs="Arial"/>
              <w:color w:val="FF0000"/>
              <w:spacing w:val="-2"/>
              <w:kern w:val="0"/>
              <w:sz w:val="22"/>
            </w:rPr>
          </w:rPrChange>
        </w:rPr>
        <w:t>no</w:t>
      </w:r>
    </w:p>
    <w:p w14:paraId="6E78E2D3" w14:textId="77777777" w:rsidR="00B90D96" w:rsidRPr="00706C18" w:rsidRDefault="00B90D96" w:rsidP="00B90D96">
      <w:pPr>
        <w:spacing w:line="384" w:lineRule="auto"/>
        <w:textAlignment w:val="baseline"/>
        <w:rPr>
          <w:rFonts w:ascii="Arial" w:eastAsia="굴림" w:hAnsi="Arial" w:cs="Arial"/>
          <w:spacing w:val="-2"/>
          <w:kern w:val="0"/>
          <w:sz w:val="22"/>
          <w:rPrChange w:id="3776" w:author="Keis" w:date="2024-09-06T17:40:00Z">
            <w:rPr>
              <w:rFonts w:ascii="Arial" w:eastAsia="굴림" w:hAnsi="Arial" w:cs="Arial"/>
              <w:color w:val="FF0000"/>
              <w:spacing w:val="-2"/>
              <w:kern w:val="0"/>
              <w:sz w:val="22"/>
            </w:rPr>
          </w:rPrChange>
        </w:rPr>
      </w:pPr>
    </w:p>
    <w:p w14:paraId="2EA2A53A" w14:textId="77777777" w:rsidR="00B90D96" w:rsidRPr="00706C18" w:rsidRDefault="00B90D96" w:rsidP="00B90D96">
      <w:pPr>
        <w:spacing w:line="384" w:lineRule="auto"/>
        <w:textAlignment w:val="baseline"/>
        <w:rPr>
          <w:rFonts w:ascii="Arial" w:eastAsia="굴림" w:hAnsi="Arial" w:cs="Arial"/>
          <w:kern w:val="0"/>
          <w:sz w:val="22"/>
          <w:rPrChange w:id="3777"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78" w:author="Keis" w:date="2024-09-06T17:40:00Z">
            <w:rPr>
              <w:rFonts w:ascii="Arial" w:eastAsia="나눔명조" w:hAnsi="Arial" w:cs="Arial"/>
              <w:color w:val="FF0000"/>
              <w:spacing w:val="-2"/>
              <w:kern w:val="0"/>
              <w:sz w:val="22"/>
            </w:rPr>
          </w:rPrChange>
        </w:rPr>
        <w:t xml:space="preserve">Dadd8a_11. </w:t>
      </w:r>
      <w:r w:rsidR="00E4276F" w:rsidRPr="00706C18">
        <w:rPr>
          <w:rFonts w:ascii="Arial" w:eastAsia="나눔명조" w:hAnsi="Arial" w:cs="Arial"/>
          <w:spacing w:val="-2"/>
          <w:kern w:val="0"/>
          <w:sz w:val="22"/>
          <w:rPrChange w:id="3779" w:author="Keis" w:date="2024-09-06T17:40:00Z">
            <w:rPr>
              <w:rFonts w:ascii="Arial" w:eastAsia="나눔명조" w:hAnsi="Arial" w:cs="Arial"/>
              <w:color w:val="FF0000"/>
              <w:spacing w:val="-2"/>
              <w:kern w:val="0"/>
              <w:sz w:val="22"/>
            </w:rPr>
          </w:rPrChange>
        </w:rPr>
        <w:t>Do you think the wage peak system is helpful the elderly to create the jobs</w:t>
      </w:r>
      <w:r w:rsidR="00376EFD" w:rsidRPr="00706C18">
        <w:rPr>
          <w:rFonts w:ascii="Arial" w:eastAsia="나눔명조" w:hAnsi="Arial" w:cs="Arial"/>
          <w:spacing w:val="-2"/>
          <w:kern w:val="0"/>
          <w:sz w:val="22"/>
          <w:rPrChange w:id="3780" w:author="Keis" w:date="2024-09-06T17:40:00Z">
            <w:rPr>
              <w:rFonts w:ascii="Arial" w:eastAsia="나눔명조" w:hAnsi="Arial" w:cs="Arial"/>
              <w:color w:val="FF0000"/>
              <w:spacing w:val="-2"/>
              <w:kern w:val="0"/>
              <w:sz w:val="22"/>
            </w:rPr>
          </w:rPrChange>
        </w:rPr>
        <w:t xml:space="preserve"> and secure employment?</w:t>
      </w:r>
    </w:p>
    <w:p w14:paraId="30A95D31" w14:textId="77777777" w:rsidR="008E1170" w:rsidRPr="00706C18" w:rsidRDefault="008E1170" w:rsidP="00D12299">
      <w:pPr>
        <w:pStyle w:val="a6"/>
        <w:numPr>
          <w:ilvl w:val="0"/>
          <w:numId w:val="1328"/>
        </w:numPr>
        <w:wordWrap/>
        <w:adjustRightInd w:val="0"/>
        <w:spacing w:line="360" w:lineRule="auto"/>
        <w:ind w:leftChars="0"/>
        <w:jc w:val="left"/>
        <w:rPr>
          <w:rFonts w:ascii="Arial" w:eastAsia="굴림" w:hAnsi="Arial" w:cs="Arial"/>
          <w:kern w:val="0"/>
          <w:sz w:val="22"/>
          <w:rPrChange w:id="3781" w:author="Keis" w:date="2024-09-06T17:40:00Z">
            <w:rPr>
              <w:rFonts w:ascii="Arial" w:eastAsia="굴림" w:hAnsi="Arial" w:cs="Arial"/>
              <w:color w:val="FF0000"/>
              <w:kern w:val="0"/>
              <w:sz w:val="22"/>
            </w:rPr>
          </w:rPrChange>
        </w:rPr>
      </w:pPr>
      <w:r w:rsidRPr="00706C18">
        <w:rPr>
          <w:rFonts w:ascii="Arial" w:eastAsia="굴림" w:hAnsi="Arial" w:cs="Arial"/>
          <w:kern w:val="0"/>
          <w:sz w:val="22"/>
          <w:rPrChange w:id="3782" w:author="Keis" w:date="2024-09-06T17:40:00Z">
            <w:rPr>
              <w:rFonts w:ascii="Arial" w:eastAsia="굴림" w:hAnsi="Arial" w:cs="Arial"/>
              <w:color w:val="FF0000"/>
              <w:kern w:val="0"/>
              <w:sz w:val="22"/>
            </w:rPr>
          </w:rPrChange>
        </w:rPr>
        <w:t>Very good</w:t>
      </w:r>
    </w:p>
    <w:p w14:paraId="6C68E056" w14:textId="77777777" w:rsidR="008E1170" w:rsidRPr="00706C18" w:rsidRDefault="008E1170" w:rsidP="00D12299">
      <w:pPr>
        <w:pStyle w:val="a6"/>
        <w:numPr>
          <w:ilvl w:val="0"/>
          <w:numId w:val="1328"/>
        </w:numPr>
        <w:wordWrap/>
        <w:adjustRightInd w:val="0"/>
        <w:spacing w:line="360" w:lineRule="auto"/>
        <w:ind w:leftChars="0"/>
        <w:jc w:val="left"/>
        <w:rPr>
          <w:rFonts w:ascii="Arial" w:eastAsia="굴림" w:hAnsi="Arial" w:cs="Arial"/>
          <w:kern w:val="0"/>
          <w:sz w:val="22"/>
          <w:rPrChange w:id="3783" w:author="Keis" w:date="2024-09-06T17:40:00Z">
            <w:rPr>
              <w:rFonts w:ascii="Arial" w:eastAsia="굴림" w:hAnsi="Arial" w:cs="Arial"/>
              <w:color w:val="FF0000"/>
              <w:kern w:val="0"/>
              <w:sz w:val="22"/>
            </w:rPr>
          </w:rPrChange>
        </w:rPr>
      </w:pPr>
      <w:r w:rsidRPr="00706C18">
        <w:rPr>
          <w:rFonts w:ascii="Arial" w:eastAsia="굴림" w:hAnsi="Arial" w:cs="Arial"/>
          <w:kern w:val="0"/>
          <w:sz w:val="22"/>
          <w:rPrChange w:id="3784" w:author="Keis" w:date="2024-09-06T17:40:00Z">
            <w:rPr>
              <w:rFonts w:ascii="Arial" w:eastAsia="굴림" w:hAnsi="Arial" w:cs="Arial"/>
              <w:color w:val="FF0000"/>
              <w:kern w:val="0"/>
              <w:sz w:val="22"/>
            </w:rPr>
          </w:rPrChange>
        </w:rPr>
        <w:t>Good</w:t>
      </w:r>
    </w:p>
    <w:p w14:paraId="0E7344A6" w14:textId="77777777" w:rsidR="008E1170" w:rsidRPr="00706C18" w:rsidRDefault="008E1170" w:rsidP="00D12299">
      <w:pPr>
        <w:pStyle w:val="a6"/>
        <w:numPr>
          <w:ilvl w:val="0"/>
          <w:numId w:val="1328"/>
        </w:numPr>
        <w:wordWrap/>
        <w:adjustRightInd w:val="0"/>
        <w:spacing w:line="360" w:lineRule="auto"/>
        <w:ind w:leftChars="0"/>
        <w:jc w:val="left"/>
        <w:rPr>
          <w:rFonts w:ascii="Arial" w:eastAsia="굴림" w:hAnsi="Arial" w:cs="Arial"/>
          <w:kern w:val="0"/>
          <w:sz w:val="22"/>
          <w:rPrChange w:id="3785" w:author="Keis" w:date="2024-09-06T17:40:00Z">
            <w:rPr>
              <w:rFonts w:ascii="Arial" w:eastAsia="굴림" w:hAnsi="Arial" w:cs="Arial"/>
              <w:color w:val="FF0000"/>
              <w:kern w:val="0"/>
              <w:sz w:val="22"/>
            </w:rPr>
          </w:rPrChange>
        </w:rPr>
      </w:pPr>
      <w:r w:rsidRPr="00706C18">
        <w:rPr>
          <w:rFonts w:ascii="Arial" w:eastAsia="굴림" w:hAnsi="Arial" w:cs="Arial"/>
          <w:kern w:val="0"/>
          <w:sz w:val="22"/>
          <w:rPrChange w:id="3786" w:author="Keis" w:date="2024-09-06T17:40:00Z">
            <w:rPr>
              <w:rFonts w:ascii="Arial" w:eastAsia="굴림" w:hAnsi="Arial" w:cs="Arial"/>
              <w:color w:val="FF0000"/>
              <w:kern w:val="0"/>
              <w:sz w:val="22"/>
            </w:rPr>
          </w:rPrChange>
        </w:rPr>
        <w:t>Fair</w:t>
      </w:r>
    </w:p>
    <w:p w14:paraId="771D3C17" w14:textId="77777777" w:rsidR="008E1170" w:rsidRPr="00706C18" w:rsidRDefault="008E1170" w:rsidP="00D12299">
      <w:pPr>
        <w:pStyle w:val="a6"/>
        <w:numPr>
          <w:ilvl w:val="0"/>
          <w:numId w:val="1328"/>
        </w:numPr>
        <w:wordWrap/>
        <w:adjustRightInd w:val="0"/>
        <w:spacing w:line="360" w:lineRule="auto"/>
        <w:ind w:leftChars="0"/>
        <w:jc w:val="left"/>
        <w:rPr>
          <w:rFonts w:ascii="Arial" w:eastAsia="굴림" w:hAnsi="Arial" w:cs="Arial"/>
          <w:kern w:val="0"/>
          <w:sz w:val="22"/>
          <w:rPrChange w:id="3787" w:author="Keis" w:date="2024-09-06T17:40:00Z">
            <w:rPr>
              <w:rFonts w:ascii="Arial" w:eastAsia="굴림" w:hAnsi="Arial" w:cs="Arial"/>
              <w:color w:val="FF0000"/>
              <w:kern w:val="0"/>
              <w:sz w:val="22"/>
            </w:rPr>
          </w:rPrChange>
        </w:rPr>
      </w:pPr>
      <w:r w:rsidRPr="00706C18">
        <w:rPr>
          <w:rFonts w:ascii="Arial" w:eastAsia="굴림" w:hAnsi="Arial" w:cs="Arial"/>
          <w:kern w:val="0"/>
          <w:sz w:val="22"/>
          <w:rPrChange w:id="3788" w:author="Keis" w:date="2024-09-06T17:40:00Z">
            <w:rPr>
              <w:rFonts w:ascii="Arial" w:eastAsia="굴림" w:hAnsi="Arial" w:cs="Arial"/>
              <w:color w:val="FF0000"/>
              <w:kern w:val="0"/>
              <w:sz w:val="22"/>
            </w:rPr>
          </w:rPrChange>
        </w:rPr>
        <w:t>Bad</w:t>
      </w:r>
    </w:p>
    <w:p w14:paraId="37972981" w14:textId="77777777" w:rsidR="008E1170" w:rsidRPr="00706C18" w:rsidRDefault="008E1170" w:rsidP="00D12299">
      <w:pPr>
        <w:pStyle w:val="a6"/>
        <w:numPr>
          <w:ilvl w:val="0"/>
          <w:numId w:val="1328"/>
        </w:numPr>
        <w:wordWrap/>
        <w:adjustRightInd w:val="0"/>
        <w:spacing w:line="360" w:lineRule="auto"/>
        <w:ind w:leftChars="0"/>
        <w:jc w:val="left"/>
        <w:rPr>
          <w:rFonts w:ascii="Arial" w:eastAsia="굴림" w:hAnsi="Arial" w:cs="Arial"/>
          <w:kern w:val="0"/>
          <w:sz w:val="22"/>
          <w:rPrChange w:id="3789" w:author="Keis" w:date="2024-09-06T17:40:00Z">
            <w:rPr>
              <w:rFonts w:ascii="Arial" w:eastAsia="굴림" w:hAnsi="Arial" w:cs="Arial"/>
              <w:color w:val="FF0000"/>
              <w:kern w:val="0"/>
              <w:sz w:val="22"/>
            </w:rPr>
          </w:rPrChange>
        </w:rPr>
      </w:pPr>
      <w:r w:rsidRPr="00706C18">
        <w:rPr>
          <w:rFonts w:ascii="Arial" w:eastAsia="굴림" w:hAnsi="Arial" w:cs="Arial"/>
          <w:kern w:val="0"/>
          <w:sz w:val="22"/>
          <w:rPrChange w:id="3790" w:author="Keis" w:date="2024-09-06T17:40:00Z">
            <w:rPr>
              <w:rFonts w:ascii="Arial" w:eastAsia="굴림" w:hAnsi="Arial" w:cs="Arial"/>
              <w:color w:val="FF0000"/>
              <w:kern w:val="0"/>
              <w:sz w:val="22"/>
            </w:rPr>
          </w:rPrChange>
        </w:rPr>
        <w:t>Very bad</w:t>
      </w:r>
    </w:p>
    <w:p w14:paraId="3D200A1D" w14:textId="77777777" w:rsidR="00B90D96" w:rsidRPr="00706C18" w:rsidRDefault="00B90D96" w:rsidP="008E1170">
      <w:pPr>
        <w:spacing w:line="384" w:lineRule="auto"/>
        <w:textAlignment w:val="baseline"/>
        <w:rPr>
          <w:rFonts w:ascii="Arial" w:eastAsia="굴림" w:hAnsi="Arial" w:cs="Arial"/>
          <w:spacing w:val="-2"/>
          <w:kern w:val="0"/>
          <w:sz w:val="22"/>
          <w:rPrChange w:id="3791" w:author="Keis" w:date="2024-09-06T17:40:00Z">
            <w:rPr>
              <w:rFonts w:ascii="Arial" w:eastAsia="굴림" w:hAnsi="Arial" w:cs="Arial"/>
              <w:color w:val="FF0000"/>
              <w:spacing w:val="-2"/>
              <w:kern w:val="0"/>
              <w:sz w:val="22"/>
            </w:rPr>
          </w:rPrChange>
        </w:rPr>
      </w:pPr>
    </w:p>
    <w:p w14:paraId="1130C29F" w14:textId="77777777" w:rsidR="00B90D96" w:rsidRPr="00706C18" w:rsidRDefault="00D03564" w:rsidP="00D03564">
      <w:pPr>
        <w:spacing w:line="372" w:lineRule="auto"/>
        <w:textAlignment w:val="baseline"/>
        <w:rPr>
          <w:rFonts w:ascii="Arial" w:eastAsia="굴림" w:hAnsi="Arial" w:cs="Arial"/>
          <w:kern w:val="0"/>
          <w:sz w:val="22"/>
          <w:rPrChange w:id="3792" w:author="Keis" w:date="2024-09-06T17:40:00Z">
            <w:rPr>
              <w:rFonts w:ascii="Arial" w:eastAsia="굴림" w:hAnsi="Arial" w:cs="Arial"/>
              <w:color w:val="FF0000"/>
              <w:kern w:val="0"/>
              <w:sz w:val="22"/>
            </w:rPr>
          </w:rPrChange>
        </w:rPr>
      </w:pPr>
      <w:r w:rsidRPr="00706C18">
        <w:rPr>
          <w:rFonts w:ascii="Arial" w:eastAsia="굴림체" w:hAnsi="Arial" w:cs="Arial"/>
          <w:b/>
          <w:bCs/>
          <w:kern w:val="0"/>
          <w:sz w:val="22"/>
          <w:rPrChange w:id="3793" w:author="Keis" w:date="2024-09-06T17:40:00Z">
            <w:rPr>
              <w:rFonts w:ascii="Arial" w:eastAsia="굴림체" w:hAnsi="Arial" w:cs="Arial"/>
              <w:b/>
              <w:bCs/>
              <w:color w:val="FF0000"/>
              <w:kern w:val="0"/>
              <w:sz w:val="22"/>
            </w:rPr>
          </w:rPrChange>
        </w:rPr>
        <w:t>&lt;Continuous</w:t>
      </w:r>
      <w:r w:rsidR="00B511E3" w:rsidRPr="00706C18">
        <w:rPr>
          <w:rFonts w:ascii="Arial" w:eastAsia="굴림체" w:hAnsi="Arial" w:cs="Arial"/>
          <w:b/>
          <w:bCs/>
          <w:kern w:val="0"/>
          <w:sz w:val="22"/>
          <w:rPrChange w:id="3794" w:author="Keis" w:date="2024-09-06T17:40:00Z">
            <w:rPr>
              <w:rFonts w:ascii="Arial" w:eastAsia="굴림체" w:hAnsi="Arial" w:cs="Arial"/>
              <w:b/>
              <w:bCs/>
              <w:color w:val="FF0000"/>
              <w:kern w:val="0"/>
              <w:sz w:val="22"/>
            </w:rPr>
          </w:rPrChange>
        </w:rPr>
        <w:t xml:space="preserve"> employment system&gt;</w:t>
      </w:r>
    </w:p>
    <w:p w14:paraId="16A6F733" w14:textId="77777777" w:rsidR="00B90D96" w:rsidRPr="00706C18" w:rsidRDefault="00B90D96" w:rsidP="00B90D96">
      <w:pPr>
        <w:spacing w:line="384" w:lineRule="auto"/>
        <w:textAlignment w:val="baseline"/>
        <w:rPr>
          <w:rFonts w:ascii="Arial" w:eastAsia="굴림" w:hAnsi="Arial" w:cs="Arial"/>
          <w:kern w:val="0"/>
          <w:sz w:val="22"/>
          <w:rPrChange w:id="3795"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796" w:author="Keis" w:date="2024-09-06T17:40:00Z">
            <w:rPr>
              <w:rFonts w:ascii="Arial" w:eastAsia="나눔명조" w:hAnsi="Arial" w:cs="Arial"/>
              <w:color w:val="FF0000"/>
              <w:spacing w:val="-2"/>
              <w:kern w:val="0"/>
              <w:sz w:val="22"/>
            </w:rPr>
          </w:rPrChange>
        </w:rPr>
        <w:t xml:space="preserve">Dadd8a_12. </w:t>
      </w:r>
      <w:r w:rsidR="00B511E3" w:rsidRPr="00706C18">
        <w:rPr>
          <w:rFonts w:ascii="Arial" w:eastAsia="나눔명조" w:hAnsi="Arial" w:cs="Arial"/>
          <w:spacing w:val="-2"/>
          <w:kern w:val="0"/>
          <w:sz w:val="22"/>
          <w:rPrChange w:id="3797" w:author="Keis" w:date="2024-09-06T17:40:00Z">
            <w:rPr>
              <w:rFonts w:ascii="Arial" w:eastAsia="나눔명조" w:hAnsi="Arial" w:cs="Arial"/>
              <w:color w:val="FF0000"/>
              <w:spacing w:val="-2"/>
              <w:kern w:val="0"/>
              <w:sz w:val="22"/>
            </w:rPr>
          </w:rPrChange>
        </w:rPr>
        <w:t>Do you know about a continuous employment system</w:t>
      </w:r>
      <w:r w:rsidRPr="00706C18">
        <w:rPr>
          <w:rFonts w:ascii="Arial" w:eastAsia="나눔명조" w:hAnsi="Arial" w:cs="Arial"/>
          <w:spacing w:val="-2"/>
          <w:kern w:val="0"/>
          <w:sz w:val="22"/>
          <w:rPrChange w:id="3798" w:author="Keis" w:date="2024-09-06T17:40:00Z">
            <w:rPr>
              <w:rFonts w:ascii="Arial" w:eastAsia="나눔명조" w:hAnsi="Arial" w:cs="Arial"/>
              <w:color w:val="FF0000"/>
              <w:spacing w:val="-2"/>
              <w:kern w:val="0"/>
              <w:sz w:val="22"/>
            </w:rPr>
          </w:rPrChange>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B90D96" w:rsidRPr="00B90D96" w14:paraId="4F86216B" w14:textId="77777777" w:rsidTr="00B90D96">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2C853B" w14:textId="77777777" w:rsidR="000E1350" w:rsidRPr="000E1350" w:rsidRDefault="000E1350" w:rsidP="000E1350">
            <w:pPr>
              <w:spacing w:line="384" w:lineRule="auto"/>
              <w:textAlignment w:val="baseline"/>
              <w:rPr>
                <w:ins w:id="3799" w:author="swcsmart000" w:date="2024-09-05T16:50:00Z"/>
                <w:rFonts w:ascii="Arial" w:eastAsia="나눔명조" w:hAnsi="Arial" w:cs="Arial"/>
                <w:color w:val="00B050"/>
                <w:spacing w:val="-2"/>
                <w:kern w:val="0"/>
                <w:sz w:val="22"/>
                <w:rPrChange w:id="3800" w:author="swcsmart000" w:date="2024-09-05T16:51:00Z">
                  <w:rPr>
                    <w:ins w:id="3801" w:author="swcsmart000" w:date="2024-09-05T16:50:00Z"/>
                    <w:rFonts w:ascii="함초롬바탕" w:eastAsia="굴림" w:hAnsi="굴림" w:cs="굴림"/>
                    <w:color w:val="000000"/>
                    <w:kern w:val="0"/>
                    <w:szCs w:val="20"/>
                  </w:rPr>
                </w:rPrChange>
              </w:rPr>
            </w:pPr>
            <w:ins w:id="3802" w:author="swcsmart000" w:date="2024-09-05T16:50:00Z">
              <w:r w:rsidRPr="000E1350">
                <w:rPr>
                  <w:rFonts w:ascii="Arial" w:eastAsia="나눔명조" w:hAnsi="Arial" w:cs="Arial"/>
                  <w:b/>
                  <w:bCs/>
                  <w:color w:val="00B050"/>
                  <w:spacing w:val="-2"/>
                  <w:kern w:val="0"/>
                  <w:sz w:val="22"/>
                  <w:rPrChange w:id="3803" w:author="swcsmart000" w:date="2024-09-05T16:51:00Z">
                    <w:rPr>
                      <w:rFonts w:ascii="나눔명조" w:eastAsia="나눔명조" w:hAnsi="나눔명조" w:cs="굴림"/>
                      <w:b/>
                      <w:bCs/>
                      <w:color w:val="000000"/>
                      <w:spacing w:val="-2"/>
                      <w:kern w:val="0"/>
                      <w:sz w:val="18"/>
                      <w:szCs w:val="18"/>
                    </w:rPr>
                  </w:rPrChange>
                </w:rPr>
                <w:t>What is the Continuous Employment System?</w:t>
              </w:r>
              <w:r w:rsidRPr="000E1350">
                <w:rPr>
                  <w:rFonts w:ascii="Arial" w:eastAsia="나눔명조" w:hAnsi="Arial" w:cs="Arial"/>
                  <w:color w:val="00B050"/>
                  <w:spacing w:val="-2"/>
                  <w:kern w:val="0"/>
                  <w:sz w:val="22"/>
                  <w:rPrChange w:id="3804" w:author="swcsmart000" w:date="2024-09-05T16:51:00Z">
                    <w:rPr>
                      <w:rFonts w:ascii="나눔명조" w:eastAsia="나눔명조" w:hAnsi="나눔명조" w:cs="굴림"/>
                      <w:b/>
                      <w:bCs/>
                      <w:color w:val="000000"/>
                      <w:spacing w:val="-2"/>
                      <w:kern w:val="0"/>
                      <w:sz w:val="18"/>
                      <w:szCs w:val="18"/>
                    </w:rPr>
                  </w:rPrChange>
                </w:rPr>
                <w:t xml:space="preserve"> </w:t>
              </w:r>
              <w:r w:rsidRPr="000E1350">
                <w:rPr>
                  <w:rFonts w:ascii="Arial" w:eastAsia="나눔명조" w:hAnsi="Arial" w:cs="Arial"/>
                  <w:color w:val="00B050"/>
                  <w:spacing w:val="-2"/>
                  <w:kern w:val="0"/>
                  <w:sz w:val="22"/>
                  <w:rPrChange w:id="3805" w:author="swcsmart000" w:date="2024-09-05T16:51:00Z">
                    <w:rPr>
                      <w:rFonts w:ascii="나눔명조" w:eastAsia="나눔명조" w:hAnsi="나눔명조" w:cs="굴림"/>
                      <w:color w:val="000000"/>
                      <w:spacing w:val="-2"/>
                      <w:kern w:val="0"/>
                      <w:sz w:val="18"/>
                      <w:szCs w:val="18"/>
                    </w:rPr>
                  </w:rPrChange>
                </w:rPr>
                <w:t xml:space="preserve">Pursuant to Article 19 of the Act on Prohibition of Age Discrimination in Employment and Elderly Employment Promotion, employers must extend their retirement age to at least 60, or otherwise abolish it. </w:t>
              </w:r>
              <w:r w:rsidRPr="000E1350">
                <w:rPr>
                  <w:rFonts w:ascii="Arial" w:eastAsia="나눔명조" w:hAnsi="Arial" w:cs="Arial"/>
                  <w:color w:val="00B050"/>
                  <w:spacing w:val="-2"/>
                  <w:kern w:val="0"/>
                  <w:sz w:val="22"/>
                  <w:rPrChange w:id="3806" w:author="swcsmart000" w:date="2024-09-05T16:51:00Z">
                    <w:rPr>
                      <w:rFonts w:ascii="나눔명조" w:eastAsia="나눔명조" w:hAnsi="나눔명조" w:cs="굴림"/>
                      <w:color w:val="FF0000"/>
                      <w:spacing w:val="-2"/>
                      <w:kern w:val="0"/>
                      <w:sz w:val="18"/>
                      <w:szCs w:val="18"/>
                    </w:rPr>
                  </w:rPrChange>
                </w:rPr>
                <w:t>The Article also mentions that employers must include a rule in their employment rules to rehire workers who reach their retirement age within a period of 6 months.</w:t>
              </w:r>
            </w:ins>
          </w:p>
          <w:p w14:paraId="1E66242A" w14:textId="477B6708" w:rsidR="00B90D96" w:rsidRPr="000E1350" w:rsidRDefault="00CB113F" w:rsidP="00B90D96">
            <w:pPr>
              <w:spacing w:line="56" w:lineRule="atLeast"/>
              <w:textAlignment w:val="baseline"/>
              <w:rPr>
                <w:rFonts w:ascii="Arial" w:eastAsia="굴림" w:hAnsi="Arial" w:cs="Arial"/>
                <w:color w:val="000000"/>
                <w:kern w:val="0"/>
                <w:sz w:val="22"/>
              </w:rPr>
            </w:pPr>
            <w:del w:id="3807" w:author="swcsmart000" w:date="2024-09-05T16:50:00Z">
              <w:r w:rsidRPr="000E1350" w:rsidDel="000E1350">
                <w:rPr>
                  <w:rFonts w:ascii="Arial" w:eastAsia="나눔명조" w:hAnsi="Arial" w:cs="Arial"/>
                  <w:b/>
                  <w:bCs/>
                  <w:color w:val="FF0000"/>
                  <w:spacing w:val="-2"/>
                  <w:kern w:val="0"/>
                  <w:sz w:val="22"/>
                </w:rPr>
                <w:delText>What is the Continuous Employment System?</w:delText>
              </w:r>
              <w:r w:rsidRPr="000E1350" w:rsidDel="000E1350">
                <w:rPr>
                  <w:rFonts w:ascii="Arial" w:eastAsia="나눔명조" w:hAnsi="Arial" w:cs="Arial"/>
                  <w:bCs/>
                  <w:color w:val="FF0000"/>
                  <w:spacing w:val="-2"/>
                  <w:kern w:val="0"/>
                  <w:sz w:val="22"/>
                </w:rPr>
                <w:delText xml:space="preserve"> Pursuant to Article 19 of the Act on Prohibition of Age Discrimination in Employment and Elderly Employment Promotion, employers must extend their retirement age to at least 60, or otherwise abolish it. The Article also mentions that employers can retain those who reach their retirement age without changing the company’s retirement age, or re-employ the retired employees who wish to work at their company.</w:delText>
              </w:r>
            </w:del>
          </w:p>
        </w:tc>
      </w:tr>
    </w:tbl>
    <w:p w14:paraId="67BCEE9E" w14:textId="77777777" w:rsidR="00B90D96" w:rsidRPr="00706C18" w:rsidRDefault="00B90D96" w:rsidP="00B90D96">
      <w:pPr>
        <w:spacing w:line="384" w:lineRule="auto"/>
        <w:textAlignment w:val="baseline"/>
        <w:rPr>
          <w:rFonts w:ascii="Arial" w:eastAsia="굴림" w:hAnsi="Arial" w:cs="Arial"/>
          <w:spacing w:val="-2"/>
          <w:kern w:val="0"/>
          <w:sz w:val="22"/>
          <w:rPrChange w:id="3808"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809"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810" w:author="Keis" w:date="2024-09-06T17:40:00Z">
            <w:rPr>
              <w:rFonts w:ascii="Arial" w:eastAsia="나눔명조" w:hAnsi="Arial" w:cs="Arial"/>
              <w:color w:val="FF0000"/>
              <w:spacing w:val="-2"/>
              <w:kern w:val="0"/>
              <w:sz w:val="22"/>
            </w:rPr>
          </w:rPrChange>
        </w:rPr>
        <w:t xml:space="preserve"> </w:t>
      </w:r>
      <w:r w:rsidR="00B511E3" w:rsidRPr="00706C18">
        <w:rPr>
          <w:rFonts w:ascii="Arial" w:eastAsia="나눔명조" w:hAnsi="Arial" w:cs="Arial"/>
          <w:spacing w:val="-2"/>
          <w:kern w:val="0"/>
          <w:sz w:val="22"/>
          <w:rPrChange w:id="3811" w:author="Keis" w:date="2024-09-06T17:40:00Z">
            <w:rPr>
              <w:rFonts w:ascii="Arial" w:eastAsia="나눔명조" w:hAnsi="Arial" w:cs="Arial"/>
              <w:color w:val="FF0000"/>
              <w:spacing w:val="-2"/>
              <w:kern w:val="0"/>
              <w:sz w:val="22"/>
            </w:rPr>
          </w:rPrChange>
        </w:rPr>
        <w:t>Yes</w:t>
      </w:r>
      <w:r w:rsidRPr="00706C18">
        <w:rPr>
          <w:rFonts w:ascii="Arial" w:eastAsia="나눔명조" w:hAnsi="Arial" w:cs="Arial"/>
          <w:spacing w:val="-2"/>
          <w:kern w:val="0"/>
          <w:sz w:val="22"/>
          <w:rPrChange w:id="3812" w:author="Keis" w:date="2024-09-06T17:40:00Z">
            <w:rPr>
              <w:rFonts w:ascii="Arial" w:eastAsia="나눔명조" w:hAnsi="Arial" w:cs="Arial"/>
              <w:color w:val="FF0000"/>
              <w:spacing w:val="-2"/>
              <w:kern w:val="0"/>
              <w:sz w:val="22"/>
            </w:rPr>
          </w:rPrChange>
        </w:rPr>
        <w:t xml:space="preserve"> </w:t>
      </w:r>
    </w:p>
    <w:p w14:paraId="561B210D" w14:textId="77777777" w:rsidR="00B90D96" w:rsidRPr="00706C18" w:rsidRDefault="00B90D96" w:rsidP="00B90D96">
      <w:pPr>
        <w:spacing w:line="384" w:lineRule="auto"/>
        <w:textAlignment w:val="baseline"/>
        <w:rPr>
          <w:rFonts w:ascii="Arial" w:eastAsia="굴림" w:hAnsi="Arial" w:cs="Arial"/>
          <w:spacing w:val="-2"/>
          <w:kern w:val="0"/>
          <w:sz w:val="22"/>
          <w:rPrChange w:id="3813"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814" w:author="Keis" w:date="2024-09-06T17:40: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3815" w:author="Keis" w:date="2024-09-06T17:40:00Z">
            <w:rPr>
              <w:rFonts w:ascii="Arial" w:eastAsia="나눔명조" w:hAnsi="Arial" w:cs="Arial"/>
              <w:color w:val="FF0000"/>
              <w:spacing w:val="-2"/>
              <w:kern w:val="0"/>
              <w:sz w:val="22"/>
            </w:rPr>
          </w:rPrChange>
        </w:rPr>
        <w:t xml:space="preserve"> </w:t>
      </w:r>
      <w:r w:rsidR="00B511E3" w:rsidRPr="00706C18">
        <w:rPr>
          <w:rFonts w:ascii="Arial" w:eastAsia="나눔명조" w:hAnsi="Arial" w:cs="Arial"/>
          <w:spacing w:val="-2"/>
          <w:kern w:val="0"/>
          <w:sz w:val="22"/>
          <w:rPrChange w:id="3816" w:author="Keis" w:date="2024-09-06T17:40:00Z">
            <w:rPr>
              <w:rFonts w:ascii="Arial" w:eastAsia="나눔명조" w:hAnsi="Arial" w:cs="Arial"/>
              <w:color w:val="FF0000"/>
              <w:spacing w:val="-2"/>
              <w:kern w:val="0"/>
              <w:sz w:val="22"/>
            </w:rPr>
          </w:rPrChange>
        </w:rPr>
        <w:t>No</w:t>
      </w:r>
    </w:p>
    <w:p w14:paraId="69CFE103" w14:textId="77777777" w:rsidR="00B90D96" w:rsidRPr="00706C18" w:rsidRDefault="00B90D96" w:rsidP="00B90D96">
      <w:pPr>
        <w:spacing w:line="384" w:lineRule="auto"/>
        <w:textAlignment w:val="baseline"/>
        <w:rPr>
          <w:rFonts w:ascii="Arial" w:eastAsia="굴림" w:hAnsi="Arial" w:cs="Arial"/>
          <w:spacing w:val="-2"/>
          <w:kern w:val="0"/>
          <w:sz w:val="22"/>
          <w:rPrChange w:id="3817" w:author="Keis" w:date="2024-09-06T17:40:00Z">
            <w:rPr>
              <w:rFonts w:ascii="Arial" w:eastAsia="굴림" w:hAnsi="Arial" w:cs="Arial"/>
              <w:color w:val="FF0000"/>
              <w:spacing w:val="-2"/>
              <w:kern w:val="0"/>
              <w:sz w:val="22"/>
            </w:rPr>
          </w:rPrChange>
        </w:rPr>
      </w:pPr>
    </w:p>
    <w:p w14:paraId="66F82281" w14:textId="77777777" w:rsidR="00B90D96" w:rsidRPr="00706C18" w:rsidRDefault="00B90D96" w:rsidP="00B90D96">
      <w:pPr>
        <w:spacing w:line="384" w:lineRule="auto"/>
        <w:textAlignment w:val="baseline"/>
        <w:rPr>
          <w:rFonts w:ascii="Arial" w:eastAsia="굴림" w:hAnsi="Arial" w:cs="Arial"/>
          <w:kern w:val="0"/>
          <w:sz w:val="22"/>
          <w:rPrChange w:id="3818"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819" w:author="Keis" w:date="2024-09-06T17:40:00Z">
            <w:rPr>
              <w:rFonts w:ascii="Arial" w:eastAsia="나눔명조" w:hAnsi="Arial" w:cs="Arial"/>
              <w:color w:val="FF0000"/>
              <w:spacing w:val="-2"/>
              <w:kern w:val="0"/>
              <w:sz w:val="22"/>
            </w:rPr>
          </w:rPrChange>
        </w:rPr>
        <w:t xml:space="preserve">Dadd8a_13. </w:t>
      </w:r>
      <w:r w:rsidR="0042748D" w:rsidRPr="00706C18">
        <w:rPr>
          <w:rFonts w:ascii="Arial" w:eastAsia="나눔명조" w:hAnsi="Arial" w:cs="Arial"/>
          <w:spacing w:val="-2"/>
          <w:kern w:val="0"/>
          <w:sz w:val="22"/>
          <w:rPrChange w:id="3820" w:author="Keis" w:date="2024-09-06T17:40:00Z">
            <w:rPr>
              <w:rFonts w:ascii="Arial" w:eastAsia="나눔명조" w:hAnsi="Arial" w:cs="Arial"/>
              <w:color w:val="FF0000"/>
              <w:spacing w:val="-2"/>
              <w:kern w:val="0"/>
              <w:sz w:val="22"/>
            </w:rPr>
          </w:rPrChange>
        </w:rPr>
        <w:t>Do you have a continuous employment system at current job about old worker</w:t>
      </w:r>
      <w:r w:rsidRPr="00706C18">
        <w:rPr>
          <w:rFonts w:ascii="Arial" w:eastAsia="나눔명조" w:hAnsi="Arial" w:cs="Arial"/>
          <w:spacing w:val="-2"/>
          <w:kern w:val="0"/>
          <w:sz w:val="22"/>
          <w:rPrChange w:id="3821" w:author="Keis" w:date="2024-09-06T17:40:00Z">
            <w:rPr>
              <w:rFonts w:ascii="Arial" w:eastAsia="나눔명조" w:hAnsi="Arial" w:cs="Arial"/>
              <w:color w:val="FF0000"/>
              <w:spacing w:val="-2"/>
              <w:kern w:val="0"/>
              <w:sz w:val="22"/>
            </w:rPr>
          </w:rPrChange>
        </w:rPr>
        <w:t xml:space="preserve">? </w:t>
      </w:r>
    </w:p>
    <w:p w14:paraId="585096B6" w14:textId="77777777" w:rsidR="00B90D96" w:rsidRPr="00706C18" w:rsidRDefault="00B90D96" w:rsidP="00B90D96">
      <w:pPr>
        <w:spacing w:line="384" w:lineRule="auto"/>
        <w:textAlignment w:val="baseline"/>
        <w:rPr>
          <w:rFonts w:ascii="Arial" w:eastAsia="굴림" w:hAnsi="Arial" w:cs="Arial"/>
          <w:kern w:val="0"/>
          <w:sz w:val="22"/>
          <w:rPrChange w:id="3822" w:author="Keis" w:date="2024-09-06T17:40: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3823"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824" w:author="Keis" w:date="2024-09-06T17:40:00Z">
            <w:rPr>
              <w:rFonts w:ascii="Arial" w:eastAsia="나눔명조" w:hAnsi="Arial" w:cs="Arial"/>
              <w:color w:val="FF0000"/>
              <w:spacing w:val="-2"/>
              <w:kern w:val="0"/>
              <w:sz w:val="22"/>
            </w:rPr>
          </w:rPrChange>
        </w:rPr>
        <w:t xml:space="preserve"> </w:t>
      </w:r>
      <w:r w:rsidR="00B511E3" w:rsidRPr="00706C18">
        <w:rPr>
          <w:rFonts w:ascii="Arial" w:eastAsia="나눔명조" w:hAnsi="Arial" w:cs="Arial"/>
          <w:spacing w:val="-2"/>
          <w:kern w:val="0"/>
          <w:sz w:val="22"/>
          <w:rPrChange w:id="3825" w:author="Keis" w:date="2024-09-06T17:40:00Z">
            <w:rPr>
              <w:rFonts w:ascii="Arial" w:eastAsia="나눔명조" w:hAnsi="Arial" w:cs="Arial"/>
              <w:color w:val="FF0000"/>
              <w:spacing w:val="-2"/>
              <w:kern w:val="0"/>
              <w:sz w:val="22"/>
            </w:rPr>
          </w:rPrChange>
        </w:rPr>
        <w:t>Yes</w:t>
      </w:r>
      <w:r w:rsidRPr="00706C18">
        <w:rPr>
          <w:rFonts w:ascii="Arial" w:eastAsia="나눔명조" w:hAnsi="Arial" w:cs="Arial"/>
          <w:spacing w:val="-2"/>
          <w:kern w:val="0"/>
          <w:sz w:val="22"/>
          <w:rPrChange w:id="3826" w:author="Keis" w:date="2024-09-06T17:40:00Z">
            <w:rPr>
              <w:rFonts w:ascii="Arial" w:eastAsia="나눔명조" w:hAnsi="Arial" w:cs="Arial"/>
              <w:color w:val="FF0000"/>
              <w:spacing w:val="-2"/>
              <w:kern w:val="0"/>
              <w:sz w:val="22"/>
            </w:rPr>
          </w:rPrChange>
        </w:rPr>
        <w:t xml:space="preserve"> </w:t>
      </w:r>
    </w:p>
    <w:p w14:paraId="26B2BAE1" w14:textId="77777777" w:rsidR="00B90D96" w:rsidRPr="00706C18" w:rsidRDefault="00B90D96" w:rsidP="00B90D96">
      <w:pPr>
        <w:spacing w:line="384" w:lineRule="auto"/>
        <w:textAlignment w:val="baseline"/>
        <w:rPr>
          <w:rFonts w:ascii="Arial" w:eastAsia="굴림" w:hAnsi="Arial" w:cs="Arial"/>
          <w:kern w:val="0"/>
          <w:sz w:val="22"/>
          <w:rPrChange w:id="3827" w:author="Keis" w:date="2024-09-06T17:40: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3828" w:author="Keis" w:date="2024-09-06T17:40: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3829" w:author="Keis" w:date="2024-09-06T17:40:00Z">
            <w:rPr>
              <w:rFonts w:ascii="Arial" w:eastAsia="나눔명조" w:hAnsi="Arial" w:cs="Arial"/>
              <w:color w:val="FF0000"/>
              <w:spacing w:val="-2"/>
              <w:kern w:val="0"/>
              <w:sz w:val="22"/>
            </w:rPr>
          </w:rPrChange>
        </w:rPr>
        <w:t xml:space="preserve"> </w:t>
      </w:r>
      <w:r w:rsidR="00B511E3" w:rsidRPr="00706C18">
        <w:rPr>
          <w:rFonts w:ascii="Arial" w:eastAsia="나눔명조" w:hAnsi="Arial" w:cs="Arial"/>
          <w:spacing w:val="-2"/>
          <w:kern w:val="0"/>
          <w:sz w:val="22"/>
          <w:rPrChange w:id="3830" w:author="Keis" w:date="2024-09-06T17:40:00Z">
            <w:rPr>
              <w:rFonts w:ascii="Arial" w:eastAsia="나눔명조" w:hAnsi="Arial" w:cs="Arial"/>
              <w:color w:val="FF0000"/>
              <w:spacing w:val="-2"/>
              <w:kern w:val="0"/>
              <w:sz w:val="22"/>
            </w:rPr>
          </w:rPrChange>
        </w:rPr>
        <w:t>no</w:t>
      </w:r>
      <w:r w:rsidRPr="00706C18">
        <w:rPr>
          <w:rFonts w:ascii="Arial" w:eastAsia="나눔명조" w:hAnsi="Arial" w:cs="Arial"/>
          <w:spacing w:val="-2"/>
          <w:kern w:val="0"/>
          <w:sz w:val="22"/>
          <w:rPrChange w:id="3831" w:author="Keis" w:date="2024-09-06T17:40: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3832"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833" w:author="Keis" w:date="2024-09-06T17:40:00Z">
            <w:rPr>
              <w:rFonts w:ascii="Arial" w:eastAsia="나눔명조" w:hAnsi="Arial" w:cs="Arial"/>
              <w:color w:val="FF0000"/>
              <w:spacing w:val="-2"/>
              <w:kern w:val="0"/>
              <w:sz w:val="22"/>
            </w:rPr>
          </w:rPrChange>
        </w:rPr>
        <w:t xml:space="preserve"> Dadd8a_20</w:t>
      </w:r>
    </w:p>
    <w:p w14:paraId="31B81FC2" w14:textId="77777777" w:rsidR="00B90D96" w:rsidRPr="00706C18" w:rsidRDefault="00B90D96" w:rsidP="00B90D96">
      <w:pPr>
        <w:spacing w:line="384" w:lineRule="auto"/>
        <w:textAlignment w:val="baseline"/>
        <w:rPr>
          <w:rFonts w:ascii="Arial" w:eastAsia="굴림" w:hAnsi="Arial" w:cs="Arial"/>
          <w:spacing w:val="-2"/>
          <w:kern w:val="0"/>
          <w:sz w:val="22"/>
          <w:rPrChange w:id="3834" w:author="Keis" w:date="2024-09-06T17:40:00Z">
            <w:rPr>
              <w:rFonts w:ascii="Arial" w:eastAsia="굴림" w:hAnsi="Arial" w:cs="Arial"/>
              <w:color w:val="FF0000"/>
              <w:spacing w:val="-2"/>
              <w:kern w:val="0"/>
              <w:sz w:val="22"/>
            </w:rPr>
          </w:rPrChange>
        </w:rPr>
      </w:pPr>
    </w:p>
    <w:p w14:paraId="7FA71D08" w14:textId="77777777" w:rsidR="00B90D96" w:rsidRPr="00706C18" w:rsidRDefault="00B90D96" w:rsidP="00B90D96">
      <w:pPr>
        <w:spacing w:line="384" w:lineRule="auto"/>
        <w:textAlignment w:val="baseline"/>
        <w:rPr>
          <w:rFonts w:ascii="Arial" w:eastAsia="굴림" w:hAnsi="Arial" w:cs="Arial"/>
          <w:kern w:val="0"/>
          <w:sz w:val="22"/>
          <w:rPrChange w:id="3835"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836" w:author="Keis" w:date="2024-09-06T17:40:00Z">
            <w:rPr>
              <w:rFonts w:ascii="Arial" w:eastAsia="나눔명조" w:hAnsi="Arial" w:cs="Arial"/>
              <w:color w:val="FF0000"/>
              <w:spacing w:val="-2"/>
              <w:kern w:val="0"/>
              <w:sz w:val="22"/>
            </w:rPr>
          </w:rPrChange>
        </w:rPr>
        <w:t xml:space="preserve">Dadd8a_14. </w:t>
      </w:r>
      <w:r w:rsidR="0042748D" w:rsidRPr="00706C18">
        <w:rPr>
          <w:rFonts w:ascii="Arial" w:eastAsia="나눔명조" w:hAnsi="Arial" w:cs="Arial"/>
          <w:spacing w:val="-2"/>
          <w:kern w:val="0"/>
          <w:sz w:val="22"/>
          <w:rPrChange w:id="3837" w:author="Keis" w:date="2024-09-06T17:40:00Z">
            <w:rPr>
              <w:rFonts w:ascii="Arial" w:eastAsia="나눔명조" w:hAnsi="Arial" w:cs="Arial"/>
              <w:color w:val="FF0000"/>
              <w:spacing w:val="-2"/>
              <w:kern w:val="0"/>
              <w:sz w:val="22"/>
            </w:rPr>
          </w:rPrChange>
        </w:rPr>
        <w:t>When did you introduce a continuous employment system at current job</w:t>
      </w:r>
      <w:r w:rsidRPr="00706C18">
        <w:rPr>
          <w:rFonts w:ascii="Arial" w:eastAsia="나눔명조" w:hAnsi="Arial" w:cs="Arial"/>
          <w:spacing w:val="-2"/>
          <w:kern w:val="0"/>
          <w:sz w:val="22"/>
          <w:rPrChange w:id="3838" w:author="Keis" w:date="2024-09-06T17:40:00Z">
            <w:rPr>
              <w:rFonts w:ascii="Arial" w:eastAsia="나눔명조" w:hAnsi="Arial" w:cs="Arial"/>
              <w:color w:val="FF0000"/>
              <w:spacing w:val="-2"/>
              <w:kern w:val="0"/>
              <w:sz w:val="22"/>
            </w:rPr>
          </w:rPrChange>
        </w:rPr>
        <w:t>?</w:t>
      </w:r>
    </w:p>
    <w:p w14:paraId="4911A7A7" w14:textId="77777777" w:rsidR="00B90D96" w:rsidRPr="00706C18" w:rsidRDefault="00B90D96" w:rsidP="00B90D96">
      <w:pPr>
        <w:spacing w:line="384" w:lineRule="auto"/>
        <w:textAlignment w:val="baseline"/>
        <w:rPr>
          <w:rFonts w:ascii="Arial" w:eastAsia="굴림" w:hAnsi="Arial" w:cs="Arial"/>
          <w:spacing w:val="-2"/>
          <w:kern w:val="0"/>
          <w:sz w:val="22"/>
          <w:rPrChange w:id="3839" w:author="Keis" w:date="2024-09-06T17:40: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3840" w:author="Keis" w:date="2024-09-06T17:40:00Z">
            <w:rPr>
              <w:rFonts w:ascii="Arial" w:eastAsia="나눔명조" w:hAnsi="Arial" w:cs="Arial"/>
              <w:color w:val="FF0000"/>
              <w:spacing w:val="-2"/>
              <w:kern w:val="0"/>
              <w:sz w:val="22"/>
            </w:rPr>
          </w:rPrChange>
        </w:rPr>
        <w:t>______</w:t>
      </w:r>
      <w:r w:rsidR="00625959" w:rsidRPr="00706C18">
        <w:rPr>
          <w:rFonts w:ascii="Arial" w:eastAsia="나눔명조" w:hAnsi="Arial" w:cs="Arial"/>
          <w:spacing w:val="-2"/>
          <w:kern w:val="0"/>
          <w:sz w:val="22"/>
          <w:rPrChange w:id="3841" w:author="Keis" w:date="2024-09-06T17:40:00Z">
            <w:rPr>
              <w:rFonts w:ascii="Arial" w:eastAsia="나눔명조" w:hAnsi="Arial" w:cs="Arial"/>
              <w:color w:val="FF0000"/>
              <w:spacing w:val="-2"/>
              <w:kern w:val="0"/>
              <w:sz w:val="22"/>
            </w:rPr>
          </w:rPrChange>
        </w:rPr>
        <w:t>Year</w:t>
      </w:r>
    </w:p>
    <w:p w14:paraId="4559934D" w14:textId="77777777" w:rsidR="00B90D96" w:rsidRPr="00706C18" w:rsidRDefault="00B90D96" w:rsidP="00B90D96">
      <w:pPr>
        <w:spacing w:line="384" w:lineRule="auto"/>
        <w:textAlignment w:val="baseline"/>
        <w:rPr>
          <w:rFonts w:ascii="Arial" w:eastAsia="굴림" w:hAnsi="Arial" w:cs="Arial"/>
          <w:spacing w:val="-2"/>
          <w:kern w:val="0"/>
          <w:sz w:val="22"/>
          <w:rPrChange w:id="3842" w:author="Keis" w:date="2024-09-06T17:40:00Z">
            <w:rPr>
              <w:rFonts w:ascii="Arial" w:eastAsia="굴림" w:hAnsi="Arial" w:cs="Arial"/>
              <w:color w:val="FF0000"/>
              <w:spacing w:val="-2"/>
              <w:kern w:val="0"/>
              <w:sz w:val="22"/>
            </w:rPr>
          </w:rPrChange>
        </w:rPr>
      </w:pPr>
    </w:p>
    <w:p w14:paraId="1874BE74" w14:textId="77777777" w:rsidR="00B90D96" w:rsidRPr="00706C18" w:rsidRDefault="00B90D96" w:rsidP="00B90D96">
      <w:pPr>
        <w:spacing w:line="384" w:lineRule="auto"/>
        <w:textAlignment w:val="baseline"/>
        <w:rPr>
          <w:rFonts w:ascii="Arial" w:eastAsia="굴림" w:hAnsi="Arial" w:cs="Arial"/>
          <w:kern w:val="0"/>
          <w:sz w:val="22"/>
          <w:rPrChange w:id="3843" w:author="Keis" w:date="2024-09-06T17:40:00Z">
            <w:rPr>
              <w:rFonts w:ascii="Arial" w:eastAsia="굴림" w:hAnsi="Arial" w:cs="Arial"/>
              <w:color w:val="000000"/>
              <w:kern w:val="0"/>
              <w:sz w:val="22"/>
            </w:rPr>
          </w:rPrChange>
        </w:rPr>
      </w:pPr>
      <w:r w:rsidRPr="00706C18">
        <w:rPr>
          <w:rFonts w:ascii="Arial" w:eastAsia="나눔명조" w:hAnsi="Arial" w:cs="Arial"/>
          <w:spacing w:val="-2"/>
          <w:kern w:val="0"/>
          <w:sz w:val="22"/>
          <w:rPrChange w:id="3844" w:author="Keis" w:date="2024-09-06T17:40:00Z">
            <w:rPr>
              <w:rFonts w:ascii="Arial" w:eastAsia="나눔명조" w:hAnsi="Arial" w:cs="Arial"/>
              <w:color w:val="FF0000"/>
              <w:spacing w:val="-2"/>
              <w:kern w:val="0"/>
              <w:sz w:val="22"/>
            </w:rPr>
          </w:rPrChange>
        </w:rPr>
        <w:t xml:space="preserve">Dadd8a_15. </w:t>
      </w:r>
      <w:r w:rsidR="00E4276F" w:rsidRPr="00706C18">
        <w:rPr>
          <w:rFonts w:ascii="Arial" w:eastAsia="나눔명조" w:hAnsi="Arial" w:cs="Arial"/>
          <w:spacing w:val="-2"/>
          <w:kern w:val="0"/>
          <w:sz w:val="22"/>
          <w:rPrChange w:id="3845" w:author="Keis" w:date="2024-09-06T17:40:00Z">
            <w:rPr>
              <w:rFonts w:ascii="Arial" w:eastAsia="나눔명조" w:hAnsi="Arial" w:cs="Arial"/>
              <w:color w:val="FF0000"/>
              <w:spacing w:val="-2"/>
              <w:kern w:val="0"/>
              <w:sz w:val="22"/>
            </w:rPr>
          </w:rPrChange>
        </w:rPr>
        <w:t>What type of continuous employment system is currently in place at your work place</w:t>
      </w:r>
      <w:r w:rsidRPr="00706C18">
        <w:rPr>
          <w:rFonts w:ascii="Arial" w:eastAsia="나눔명조" w:hAnsi="Arial" w:cs="Arial"/>
          <w:spacing w:val="-2"/>
          <w:kern w:val="0"/>
          <w:sz w:val="22"/>
          <w:rPrChange w:id="3846" w:author="Keis" w:date="2024-09-06T17:40:00Z">
            <w:rPr>
              <w:rFonts w:ascii="Arial" w:eastAsia="나눔명조" w:hAnsi="Arial" w:cs="Arial"/>
              <w:color w:val="FF0000"/>
              <w:spacing w:val="-2"/>
              <w:kern w:val="0"/>
              <w:sz w:val="22"/>
            </w:rPr>
          </w:rPrChange>
        </w:rPr>
        <w:t>?</w:t>
      </w:r>
    </w:p>
    <w:p w14:paraId="51BB1493" w14:textId="77777777" w:rsidR="00B90D96" w:rsidRPr="00706C18" w:rsidRDefault="00B90D96" w:rsidP="00B90D96">
      <w:pPr>
        <w:spacing w:line="384" w:lineRule="auto"/>
        <w:textAlignment w:val="baseline"/>
        <w:rPr>
          <w:rFonts w:ascii="Arial" w:eastAsia="굴림" w:hAnsi="Arial" w:cs="Arial"/>
          <w:spacing w:val="-2"/>
          <w:kern w:val="0"/>
          <w:sz w:val="22"/>
          <w:rPrChange w:id="3847"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848" w:author="Keis" w:date="2024-09-06T17:40: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3849" w:author="Keis" w:date="2024-09-06T17:40:00Z">
            <w:rPr>
              <w:rFonts w:ascii="Arial" w:eastAsia="나눔명조" w:hAnsi="Arial" w:cs="Arial"/>
              <w:color w:val="FF0000"/>
              <w:spacing w:val="-2"/>
              <w:kern w:val="0"/>
              <w:sz w:val="22"/>
            </w:rPr>
          </w:rPrChange>
        </w:rPr>
        <w:t xml:space="preserve"> </w:t>
      </w:r>
      <w:r w:rsidR="0056362D" w:rsidRPr="00706C18">
        <w:rPr>
          <w:rFonts w:ascii="Arial" w:eastAsia="나눔명조" w:hAnsi="Arial" w:cs="Arial"/>
          <w:spacing w:val="-2"/>
          <w:kern w:val="0"/>
          <w:sz w:val="22"/>
          <w:rPrChange w:id="3850" w:author="Keis" w:date="2024-09-06T17:40:00Z">
            <w:rPr>
              <w:rFonts w:ascii="Arial" w:eastAsia="나눔명조" w:hAnsi="Arial" w:cs="Arial"/>
              <w:color w:val="FF0000"/>
              <w:spacing w:val="-2"/>
              <w:kern w:val="0"/>
              <w:sz w:val="22"/>
            </w:rPr>
          </w:rPrChange>
        </w:rPr>
        <w:t xml:space="preserve">Extension of retirement age </w:t>
      </w:r>
      <w:r w:rsidRPr="00706C18">
        <w:rPr>
          <w:rFonts w:ascii="Arial" w:eastAsia="나눔명조" w:hAnsi="Arial" w:cs="Arial" w:hint="eastAsia"/>
          <w:spacing w:val="-2"/>
          <w:kern w:val="0"/>
          <w:sz w:val="22"/>
          <w:rPrChange w:id="3851"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852" w:author="Keis" w:date="2024-09-06T17:40:00Z">
            <w:rPr>
              <w:rFonts w:ascii="Arial" w:eastAsia="나눔명조" w:hAnsi="Arial" w:cs="Arial"/>
              <w:color w:val="FF0000"/>
              <w:spacing w:val="-2"/>
              <w:kern w:val="0"/>
              <w:sz w:val="22"/>
            </w:rPr>
          </w:rPrChange>
        </w:rPr>
        <w:t xml:space="preserve"> Dadd8a_23 </w:t>
      </w:r>
    </w:p>
    <w:p w14:paraId="11111A3B" w14:textId="77777777" w:rsidR="00B90D96" w:rsidRPr="00706C18" w:rsidRDefault="00B90D96" w:rsidP="00B90D96">
      <w:pPr>
        <w:spacing w:line="384" w:lineRule="auto"/>
        <w:textAlignment w:val="baseline"/>
        <w:rPr>
          <w:rFonts w:ascii="Arial" w:eastAsia="굴림" w:hAnsi="Arial" w:cs="Arial"/>
          <w:spacing w:val="-2"/>
          <w:kern w:val="0"/>
          <w:sz w:val="22"/>
          <w:rPrChange w:id="3853" w:author="Keis" w:date="2024-09-06T17:40: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3854" w:author="Keis" w:date="2024-09-06T17:40: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3855" w:author="Keis" w:date="2024-09-06T17:40:00Z">
            <w:rPr>
              <w:rFonts w:ascii="Arial" w:eastAsia="나눔명조" w:hAnsi="Arial" w:cs="Arial"/>
              <w:color w:val="FF0000"/>
              <w:spacing w:val="-2"/>
              <w:kern w:val="0"/>
              <w:sz w:val="22"/>
            </w:rPr>
          </w:rPrChange>
        </w:rPr>
        <w:t xml:space="preserve"> </w:t>
      </w:r>
      <w:r w:rsidR="0056362D" w:rsidRPr="00706C18">
        <w:rPr>
          <w:rFonts w:ascii="Arial" w:eastAsia="나눔명조" w:hAnsi="Arial" w:cs="Arial"/>
          <w:spacing w:val="-2"/>
          <w:kern w:val="0"/>
          <w:sz w:val="22"/>
          <w:rPrChange w:id="3856" w:author="Keis" w:date="2024-09-06T17:40:00Z">
            <w:rPr>
              <w:rFonts w:ascii="Arial" w:eastAsia="나눔명조" w:hAnsi="Arial" w:cs="Arial"/>
              <w:color w:val="FF0000"/>
              <w:spacing w:val="-2"/>
              <w:kern w:val="0"/>
              <w:sz w:val="22"/>
            </w:rPr>
          </w:rPrChange>
        </w:rPr>
        <w:t>Abolition of retirement age</w:t>
      </w:r>
      <w:r w:rsidRPr="00706C18">
        <w:rPr>
          <w:rFonts w:ascii="Arial" w:eastAsia="나눔명조" w:hAnsi="Arial" w:cs="Arial"/>
          <w:spacing w:val="-2"/>
          <w:kern w:val="0"/>
          <w:sz w:val="22"/>
          <w:rPrChange w:id="3857" w:author="Keis" w:date="2024-09-06T17:40: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3858" w:author="Keis" w:date="2024-09-06T17:40: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3859" w:author="Keis" w:date="2024-09-06T17:40:00Z">
            <w:rPr>
              <w:rFonts w:ascii="Arial" w:eastAsia="나눔명조" w:hAnsi="Arial" w:cs="Arial"/>
              <w:color w:val="FF0000"/>
              <w:spacing w:val="-2"/>
              <w:kern w:val="0"/>
              <w:sz w:val="22"/>
            </w:rPr>
          </w:rPrChange>
        </w:rPr>
        <w:t xml:space="preserve"> Dadd8a_23</w:t>
      </w:r>
    </w:p>
    <w:p w14:paraId="7BBD9571" w14:textId="21EE09A7" w:rsidR="000E1350" w:rsidRPr="000E1350" w:rsidRDefault="000E1350">
      <w:pPr>
        <w:spacing w:line="384" w:lineRule="auto"/>
        <w:textAlignment w:val="baseline"/>
        <w:rPr>
          <w:ins w:id="3860" w:author="swcsmart000" w:date="2024-09-05T16:51:00Z"/>
          <w:rFonts w:ascii="Arial" w:eastAsia="나눔명조" w:hAnsi="Arial" w:cs="Arial"/>
          <w:color w:val="00B050"/>
          <w:spacing w:val="-2"/>
          <w:sz w:val="22"/>
          <w:rPrChange w:id="3861" w:author="swcsmart000" w:date="2024-09-05T16:52:00Z">
            <w:rPr>
              <w:ins w:id="3862" w:author="swcsmart000" w:date="2024-09-05T16:51:00Z"/>
              <w:rFonts w:ascii="함초롬바탕"/>
            </w:rPr>
          </w:rPrChange>
        </w:rPr>
        <w:pPrChange w:id="3863" w:author="swcsmart000" w:date="2024-09-05T16:52:00Z">
          <w:pPr>
            <w:pStyle w:val="a4"/>
          </w:pPr>
        </w:pPrChange>
      </w:pPr>
      <w:ins w:id="3864" w:author="swcsmart000" w:date="2024-09-05T16:51:00Z">
        <w:r w:rsidRPr="000E1350">
          <w:rPr>
            <w:rFonts w:ascii="Arial" w:eastAsia="나눔명조" w:hAnsi="Arial" w:cs="Arial" w:hint="eastAsia"/>
            <w:color w:val="00B050"/>
            <w:spacing w:val="-2"/>
            <w:kern w:val="0"/>
            <w:sz w:val="22"/>
            <w:rPrChange w:id="3865" w:author="swcsmart000" w:date="2024-09-05T16:52:00Z">
              <w:rPr>
                <w:rFonts w:hint="eastAsia"/>
                <w:color w:val="FF0000"/>
                <w:spacing w:val="-2"/>
                <w:sz w:val="22"/>
              </w:rPr>
            </w:rPrChange>
          </w:rPr>
          <w:t>⑤</w:t>
        </w:r>
        <w:r w:rsidRPr="000E1350">
          <w:rPr>
            <w:rFonts w:ascii="Arial" w:eastAsia="나눔명조" w:hAnsi="Arial" w:cs="Arial"/>
            <w:color w:val="00B050"/>
            <w:spacing w:val="-2"/>
            <w:kern w:val="0"/>
            <w:sz w:val="22"/>
            <w:rPrChange w:id="3866" w:author="swcsmart000" w:date="2024-09-05T16:52:00Z">
              <w:rPr>
                <w:rFonts w:ascii="Arial" w:eastAsia="나눔명조" w:hAnsi="Arial" w:cs="Arial"/>
                <w:color w:val="FF0000"/>
                <w:spacing w:val="-2"/>
                <w:sz w:val="22"/>
              </w:rPr>
            </w:rPrChange>
          </w:rPr>
          <w:t xml:space="preserve"> </w:t>
        </w:r>
      </w:ins>
      <w:del w:id="3867" w:author="swcsmart000" w:date="2024-09-05T16:51:00Z">
        <w:r w:rsidR="00B90D96" w:rsidRPr="000E1350" w:rsidDel="000E1350">
          <w:rPr>
            <w:rFonts w:ascii="Arial" w:eastAsia="나눔명조" w:hAnsi="Arial" w:cs="Arial"/>
            <w:color w:val="00B050"/>
            <w:spacing w:val="-2"/>
            <w:kern w:val="0"/>
            <w:sz w:val="22"/>
            <w:rPrChange w:id="3868" w:author="swcsmart000" w:date="2024-09-05T16:52:00Z">
              <w:rPr/>
            </w:rPrChange>
          </w:rPr>
          <w:delText xml:space="preserve"> </w:delText>
        </w:r>
        <w:r w:rsidR="0056362D" w:rsidRPr="000E1350" w:rsidDel="000E1350">
          <w:rPr>
            <w:rFonts w:ascii="Arial" w:eastAsia="나눔명조" w:hAnsi="Arial" w:cs="Arial"/>
            <w:color w:val="00B050"/>
            <w:spacing w:val="-2"/>
            <w:kern w:val="0"/>
            <w:sz w:val="22"/>
            <w:rPrChange w:id="3869" w:author="swcsmart000" w:date="2024-09-05T16:52:00Z">
              <w:rPr/>
            </w:rPrChange>
          </w:rPr>
          <w:delText>Re-employment or continuing employment after the retirement age.</w:delText>
        </w:r>
      </w:del>
      <w:ins w:id="3870" w:author="swcsmart000" w:date="2024-09-05T16:51:00Z">
        <w:r w:rsidRPr="000E1350">
          <w:rPr>
            <w:rFonts w:ascii="Arial" w:eastAsia="나눔명조" w:hAnsi="Arial" w:cs="Arial"/>
            <w:color w:val="00B050"/>
            <w:spacing w:val="-2"/>
            <w:kern w:val="0"/>
            <w:sz w:val="22"/>
            <w:rPrChange w:id="3871" w:author="swcsmart000" w:date="2024-09-05T16:52:00Z">
              <w:rPr>
                <w:rFonts w:ascii="나눔명조" w:eastAsia="나눔명조" w:hAnsi="나눔명조"/>
                <w:color w:val="FF0000"/>
                <w:spacing w:val="-2"/>
                <w:sz w:val="18"/>
                <w:szCs w:val="18"/>
              </w:rPr>
            </w:rPrChange>
          </w:rPr>
          <w:t>Re-employment after retirement age</w:t>
        </w:r>
      </w:ins>
    </w:p>
    <w:p w14:paraId="58280034" w14:textId="331AFCEC" w:rsidR="00B90D96" w:rsidRPr="000E1350" w:rsidRDefault="00B90D96">
      <w:pPr>
        <w:spacing w:line="384" w:lineRule="auto"/>
        <w:textAlignment w:val="baseline"/>
        <w:rPr>
          <w:rFonts w:ascii="Arial" w:eastAsia="굴림" w:hAnsi="Arial" w:cs="Arial"/>
          <w:color w:val="000000"/>
          <w:spacing w:val="-2"/>
          <w:kern w:val="0"/>
          <w:sz w:val="22"/>
          <w:rPrChange w:id="3872" w:author="swcsmart000" w:date="2024-09-05T16:51:00Z">
            <w:rPr>
              <w:rFonts w:eastAsia="굴림"/>
              <w:color w:val="000000"/>
            </w:rPr>
          </w:rPrChange>
        </w:rPr>
        <w:pPrChange w:id="3873" w:author="swcsmart000" w:date="2024-09-05T16:51:00Z">
          <w:pPr>
            <w:pStyle w:val="a6"/>
            <w:numPr>
              <w:numId w:val="1328"/>
            </w:numPr>
            <w:spacing w:line="384" w:lineRule="auto"/>
            <w:ind w:leftChars="0" w:hanging="400"/>
            <w:textAlignment w:val="baseline"/>
          </w:pPr>
        </w:pPrChange>
      </w:pPr>
    </w:p>
    <w:p w14:paraId="119CC2A1"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45E35801" w14:textId="4BB85E43" w:rsidR="00AC0C90" w:rsidRDefault="00B90D96" w:rsidP="00B90D96">
      <w:pPr>
        <w:spacing w:line="384" w:lineRule="auto"/>
        <w:textAlignment w:val="baseline"/>
        <w:rPr>
          <w:rFonts w:ascii="Arial" w:eastAsia="나눔명조" w:hAnsi="Arial" w:cs="Arial"/>
          <w:color w:val="FF0000"/>
          <w:spacing w:val="-2"/>
          <w:kern w:val="0"/>
          <w:sz w:val="22"/>
        </w:rPr>
      </w:pPr>
      <w:r w:rsidRPr="00597B60">
        <w:rPr>
          <w:rFonts w:ascii="Arial" w:eastAsia="나눔명조" w:hAnsi="Arial" w:cs="Arial"/>
          <w:spacing w:val="-2"/>
          <w:kern w:val="0"/>
          <w:sz w:val="22"/>
          <w:rPrChange w:id="3874" w:author="Keis" w:date="2024-09-13T11:10:00Z">
            <w:rPr>
              <w:rFonts w:ascii="Arial" w:eastAsia="나눔명조" w:hAnsi="Arial" w:cs="Arial"/>
              <w:color w:val="FF0000"/>
              <w:spacing w:val="-2"/>
              <w:kern w:val="0"/>
              <w:sz w:val="22"/>
            </w:rPr>
          </w:rPrChange>
        </w:rPr>
        <w:t xml:space="preserve">Dadd8a_16. </w:t>
      </w:r>
      <w:ins w:id="3875" w:author="swcsmart000" w:date="2024-09-05T16:52:00Z">
        <w:r w:rsidR="000E1350" w:rsidRPr="000E1350">
          <w:rPr>
            <w:rFonts w:ascii="Arial" w:eastAsia="나눔명조" w:hAnsi="Arial" w:cs="Arial"/>
            <w:color w:val="00B050"/>
            <w:spacing w:val="-2"/>
            <w:kern w:val="0"/>
            <w:sz w:val="22"/>
            <w:rPrChange w:id="3876" w:author="swcsmart000" w:date="2024-09-05T16:52:00Z">
              <w:rPr>
                <w:rFonts w:ascii="나눔명조" w:eastAsia="나눔명조" w:hAnsi="나눔명조"/>
                <w:color w:val="FF0000"/>
                <w:spacing w:val="-2"/>
                <w:sz w:val="18"/>
                <w:szCs w:val="18"/>
              </w:rPr>
            </w:rPrChange>
          </w:rPr>
          <w:t xml:space="preserve">What type of </w:t>
        </w:r>
        <w:r w:rsidR="000E1350" w:rsidRPr="000E1350">
          <w:rPr>
            <w:rFonts w:ascii="Arial" w:eastAsia="나눔명조" w:hAnsi="Arial" w:cs="Arial"/>
            <w:color w:val="00B050"/>
            <w:spacing w:val="-2"/>
            <w:kern w:val="0"/>
            <w:sz w:val="22"/>
            <w:rPrChange w:id="3877" w:author="swcsmart000" w:date="2024-09-05T16:53:00Z">
              <w:rPr>
                <w:rFonts w:ascii="나눔명조" w:eastAsia="나눔명조" w:hAnsi="나눔명조"/>
                <w:color w:val="FF0000"/>
                <w:spacing w:val="-2"/>
                <w:sz w:val="18"/>
                <w:szCs w:val="18"/>
              </w:rPr>
            </w:rPrChange>
          </w:rPr>
          <w:t>employment</w:t>
        </w:r>
        <w:r w:rsidR="000E1350" w:rsidRPr="000E1350">
          <w:rPr>
            <w:rFonts w:ascii="Arial" w:eastAsia="나눔명조" w:hAnsi="Arial" w:cs="Arial"/>
            <w:color w:val="00B050"/>
            <w:spacing w:val="-2"/>
            <w:kern w:val="0"/>
            <w:sz w:val="22"/>
            <w:rPrChange w:id="3878" w:author="swcsmart000" w:date="2024-09-05T16:52:00Z">
              <w:rPr>
                <w:rFonts w:ascii="나눔명조" w:eastAsia="나눔명조" w:hAnsi="나눔명조"/>
                <w:color w:val="FF0000"/>
                <w:spacing w:val="-2"/>
                <w:sz w:val="18"/>
                <w:szCs w:val="18"/>
              </w:rPr>
            </w:rPrChange>
          </w:rPr>
          <w:t xml:space="preserve"> is available for re-employment after retirement age at the current job? (Select multiple answers if necessary)</w:t>
        </w:r>
      </w:ins>
      <w:del w:id="3879" w:author="swcsmart000" w:date="2024-09-05T16:52:00Z">
        <w:r w:rsidR="00B246E9" w:rsidDel="000E1350">
          <w:rPr>
            <w:rFonts w:ascii="Arial" w:eastAsia="나눔명조" w:hAnsi="Arial" w:cs="Arial" w:hint="eastAsia"/>
            <w:color w:val="FF0000"/>
            <w:spacing w:val="-2"/>
            <w:kern w:val="0"/>
            <w:sz w:val="22"/>
          </w:rPr>
          <w:delText>What type of employment is</w:delText>
        </w:r>
        <w:r w:rsidR="00383A88" w:rsidDel="000E1350">
          <w:rPr>
            <w:rFonts w:ascii="Arial" w:eastAsia="나눔명조" w:hAnsi="Arial" w:cs="Arial" w:hint="eastAsia"/>
            <w:color w:val="FF0000"/>
            <w:spacing w:val="-2"/>
            <w:kern w:val="0"/>
            <w:sz w:val="22"/>
          </w:rPr>
          <w:delText xml:space="preserve"> available for </w:delText>
        </w:r>
        <w:r w:rsidR="0056362D" w:rsidDel="000E1350">
          <w:rPr>
            <w:rFonts w:ascii="Arial" w:eastAsia="나눔명조" w:hAnsi="Arial" w:cs="Arial" w:hint="eastAsia"/>
            <w:color w:val="FF0000"/>
            <w:spacing w:val="-2"/>
            <w:kern w:val="0"/>
            <w:sz w:val="22"/>
          </w:rPr>
          <w:delText>continuing employment</w:delText>
        </w:r>
        <w:r w:rsidRPr="00B90D96" w:rsidDel="000E1350">
          <w:rPr>
            <w:rFonts w:ascii="Arial" w:eastAsia="나눔명조" w:hAnsi="Arial" w:cs="Arial"/>
            <w:color w:val="FF0000"/>
            <w:spacing w:val="-2"/>
            <w:kern w:val="0"/>
            <w:sz w:val="22"/>
          </w:rPr>
          <w:delText xml:space="preserve"> </w:delText>
        </w:r>
        <w:r w:rsidR="00383A88" w:rsidDel="000E1350">
          <w:rPr>
            <w:rFonts w:ascii="Arial" w:eastAsia="나눔명조" w:hAnsi="Arial" w:cs="Arial" w:hint="eastAsia"/>
            <w:color w:val="FF0000"/>
            <w:spacing w:val="-2"/>
            <w:kern w:val="0"/>
            <w:sz w:val="22"/>
          </w:rPr>
          <w:delText>of re-employment after re</w:delText>
        </w:r>
        <w:r w:rsidR="00B246E9" w:rsidDel="000E1350">
          <w:rPr>
            <w:rFonts w:ascii="Arial" w:eastAsia="나눔명조" w:hAnsi="Arial" w:cs="Arial" w:hint="eastAsia"/>
            <w:color w:val="FF0000"/>
            <w:spacing w:val="-2"/>
            <w:kern w:val="0"/>
            <w:sz w:val="22"/>
          </w:rPr>
          <w:delText>tirement age at the current job</w:delText>
        </w:r>
        <w:r w:rsidRPr="00B90D96" w:rsidDel="000E1350">
          <w:rPr>
            <w:rFonts w:ascii="Arial" w:eastAsia="나눔명조" w:hAnsi="Arial" w:cs="Arial"/>
            <w:color w:val="FF0000"/>
            <w:spacing w:val="-2"/>
            <w:kern w:val="0"/>
            <w:sz w:val="22"/>
          </w:rPr>
          <w:delText xml:space="preserve">? </w:delText>
        </w:r>
        <w:r w:rsidR="00AC0C90" w:rsidDel="000E1350">
          <w:rPr>
            <w:rFonts w:ascii="Arial" w:eastAsia="나눔명조" w:hAnsi="Arial" w:cs="Arial" w:hint="eastAsia"/>
            <w:color w:val="FF0000"/>
            <w:spacing w:val="-2"/>
            <w:kern w:val="0"/>
            <w:sz w:val="22"/>
          </w:rPr>
          <w:delText>(Select multiple answers if necessary</w:delText>
        </w:r>
        <w:r w:rsidR="00AC0C90" w:rsidRPr="00B90D96" w:rsidDel="000E1350">
          <w:rPr>
            <w:rFonts w:ascii="Arial" w:eastAsia="나눔명조" w:hAnsi="Arial" w:cs="Arial"/>
            <w:color w:val="FF0000"/>
            <w:spacing w:val="-2"/>
            <w:kern w:val="0"/>
            <w:sz w:val="22"/>
          </w:rPr>
          <w:delText>)</w:delText>
        </w:r>
      </w:del>
    </w:p>
    <w:p w14:paraId="3DB3FD13" w14:textId="77777777" w:rsidR="00AC0C90" w:rsidRPr="002414F1" w:rsidRDefault="00AC0C90" w:rsidP="00AC0C90">
      <w:pPr>
        <w:pStyle w:val="a6"/>
        <w:numPr>
          <w:ilvl w:val="0"/>
          <w:numId w:val="1348"/>
        </w:numPr>
        <w:spacing w:line="384" w:lineRule="auto"/>
        <w:ind w:leftChars="0"/>
        <w:textAlignment w:val="baseline"/>
        <w:rPr>
          <w:rFonts w:ascii="Arial" w:eastAsia="굴림" w:hAnsi="Arial" w:cs="Arial"/>
          <w:spacing w:val="-2"/>
          <w:kern w:val="0"/>
          <w:sz w:val="22"/>
          <w:rPrChange w:id="3880" w:author="Keis" w:date="2024-09-13T11:11:00Z">
            <w:rPr>
              <w:rFonts w:ascii="Arial" w:eastAsia="굴림" w:hAnsi="Arial" w:cs="Arial"/>
              <w:color w:val="000000"/>
              <w:spacing w:val="-2"/>
              <w:kern w:val="0"/>
              <w:sz w:val="22"/>
            </w:rPr>
          </w:rPrChange>
        </w:rPr>
      </w:pPr>
      <w:r w:rsidRPr="002414F1">
        <w:rPr>
          <w:rFonts w:ascii="Arial" w:eastAsia="나눔명조" w:hAnsi="Arial" w:cs="Arial"/>
          <w:spacing w:val="-2"/>
          <w:kern w:val="0"/>
          <w:sz w:val="22"/>
          <w:rPrChange w:id="3881" w:author="Keis" w:date="2024-09-13T11:11:00Z">
            <w:rPr>
              <w:rFonts w:ascii="Arial" w:eastAsia="나눔명조" w:hAnsi="Arial" w:cs="Arial"/>
              <w:color w:val="FF0000"/>
              <w:spacing w:val="-2"/>
              <w:kern w:val="0"/>
              <w:sz w:val="22"/>
            </w:rPr>
          </w:rPrChange>
        </w:rPr>
        <w:t xml:space="preserve">Full time </w:t>
      </w:r>
      <w:r w:rsidRPr="002414F1">
        <w:rPr>
          <w:rFonts w:ascii="굴림" w:eastAsia="굴림" w:hAnsi="굴림" w:cs="굴림" w:hint="eastAsia"/>
          <w:spacing w:val="-2"/>
          <w:kern w:val="0"/>
          <w:sz w:val="22"/>
          <w:rPrChange w:id="3882" w:author="Keis" w:date="2024-09-13T11:11:00Z">
            <w:rPr>
              <w:rFonts w:ascii="굴림" w:eastAsia="굴림" w:hAnsi="굴림" w:cs="굴림" w:hint="eastAsia"/>
              <w:color w:val="FF0000"/>
              <w:spacing w:val="-2"/>
              <w:kern w:val="0"/>
              <w:sz w:val="22"/>
            </w:rPr>
          </w:rPrChange>
        </w:rPr>
        <w:t>②</w:t>
      </w:r>
      <w:r w:rsidRPr="002414F1">
        <w:rPr>
          <w:rFonts w:ascii="Arial" w:eastAsia="나눔명조" w:hAnsi="Arial" w:cs="Arial"/>
          <w:spacing w:val="-2"/>
          <w:kern w:val="0"/>
          <w:sz w:val="22"/>
          <w:rPrChange w:id="3883" w:author="Keis" w:date="2024-09-13T11:11:00Z">
            <w:rPr>
              <w:rFonts w:ascii="Arial" w:eastAsia="나눔명조" w:hAnsi="Arial" w:cs="Arial"/>
              <w:color w:val="FF0000"/>
              <w:spacing w:val="-2"/>
              <w:kern w:val="0"/>
              <w:sz w:val="22"/>
            </w:rPr>
          </w:rPrChange>
        </w:rPr>
        <w:t xml:space="preserve"> Part time </w:t>
      </w:r>
      <w:r w:rsidRPr="002414F1">
        <w:rPr>
          <w:rFonts w:ascii="굴림" w:eastAsia="굴림" w:hAnsi="굴림" w:cs="굴림" w:hint="eastAsia"/>
          <w:spacing w:val="-2"/>
          <w:kern w:val="0"/>
          <w:sz w:val="22"/>
          <w:rPrChange w:id="3884" w:author="Keis" w:date="2024-09-13T11:11:00Z">
            <w:rPr>
              <w:rFonts w:ascii="굴림" w:eastAsia="굴림" w:hAnsi="굴림" w:cs="굴림" w:hint="eastAsia"/>
              <w:color w:val="FF0000"/>
              <w:spacing w:val="-2"/>
              <w:kern w:val="0"/>
              <w:sz w:val="22"/>
            </w:rPr>
          </w:rPrChange>
        </w:rPr>
        <w:t>③</w:t>
      </w:r>
      <w:r w:rsidRPr="002414F1">
        <w:rPr>
          <w:rFonts w:ascii="Arial" w:eastAsia="나눔명조" w:hAnsi="Arial" w:cs="Arial"/>
          <w:spacing w:val="-2"/>
          <w:kern w:val="0"/>
          <w:sz w:val="22"/>
          <w:rPrChange w:id="3885" w:author="Keis" w:date="2024-09-13T11:11:00Z">
            <w:rPr>
              <w:rFonts w:ascii="Arial" w:eastAsia="나눔명조" w:hAnsi="Arial" w:cs="Arial"/>
              <w:color w:val="FF0000"/>
              <w:spacing w:val="-2"/>
              <w:kern w:val="0"/>
              <w:sz w:val="22"/>
            </w:rPr>
          </w:rPrChange>
        </w:rPr>
        <w:t xml:space="preserve"> Independent Contractor </w:t>
      </w:r>
      <w:r w:rsidRPr="002414F1">
        <w:rPr>
          <w:rFonts w:ascii="굴림" w:eastAsia="굴림" w:hAnsi="굴림" w:cs="굴림" w:hint="eastAsia"/>
          <w:spacing w:val="-2"/>
          <w:kern w:val="0"/>
          <w:sz w:val="22"/>
          <w:rPrChange w:id="3886" w:author="Keis" w:date="2024-09-13T11:11:00Z">
            <w:rPr>
              <w:rFonts w:ascii="굴림" w:eastAsia="굴림" w:hAnsi="굴림" w:cs="굴림" w:hint="eastAsia"/>
              <w:color w:val="FF0000"/>
              <w:spacing w:val="-2"/>
              <w:kern w:val="0"/>
              <w:sz w:val="22"/>
            </w:rPr>
          </w:rPrChange>
        </w:rPr>
        <w:t>④</w:t>
      </w:r>
      <w:r w:rsidRPr="002414F1">
        <w:rPr>
          <w:rFonts w:ascii="Arial" w:eastAsia="나눔명조" w:hAnsi="Arial" w:cs="Arial"/>
          <w:spacing w:val="-2"/>
          <w:kern w:val="0"/>
          <w:sz w:val="22"/>
          <w:rPrChange w:id="3887" w:author="Keis" w:date="2024-09-13T11:11:00Z">
            <w:rPr>
              <w:rFonts w:ascii="Arial" w:eastAsia="나눔명조" w:hAnsi="Arial" w:cs="Arial"/>
              <w:color w:val="FF0000"/>
              <w:spacing w:val="-2"/>
              <w:kern w:val="0"/>
              <w:sz w:val="22"/>
            </w:rPr>
          </w:rPrChange>
        </w:rPr>
        <w:t xml:space="preserve"> Others</w:t>
      </w:r>
    </w:p>
    <w:p w14:paraId="3D008C28" w14:textId="77777777" w:rsidR="00B90D96" w:rsidRPr="00AC0C90" w:rsidRDefault="00B90D96" w:rsidP="00B90D96">
      <w:pPr>
        <w:spacing w:line="384" w:lineRule="auto"/>
        <w:textAlignment w:val="baseline"/>
        <w:rPr>
          <w:rFonts w:ascii="Arial" w:eastAsia="굴림" w:hAnsi="Arial" w:cs="Arial"/>
          <w:color w:val="FF0000"/>
          <w:spacing w:val="-2"/>
          <w:kern w:val="0"/>
          <w:sz w:val="22"/>
        </w:rPr>
      </w:pPr>
    </w:p>
    <w:p w14:paraId="590DB498" w14:textId="021C3D1D" w:rsidR="00B90D96" w:rsidRPr="004856CD" w:rsidRDefault="00B90D96">
      <w:pPr>
        <w:pStyle w:val="a4"/>
        <w:rPr>
          <w:rFonts w:ascii="Arial" w:eastAsia="나눔명조" w:hAnsi="Arial" w:cs="Arial"/>
          <w:color w:val="00B050"/>
          <w:spacing w:val="-2"/>
          <w:sz w:val="22"/>
          <w:rPrChange w:id="3888" w:author="swcsmart000" w:date="2024-09-05T16:54:00Z">
            <w:rPr>
              <w:rFonts w:ascii="Arial" w:eastAsia="굴림" w:hAnsi="Arial" w:cs="Arial"/>
              <w:color w:val="000000"/>
              <w:kern w:val="0"/>
              <w:sz w:val="22"/>
            </w:rPr>
          </w:rPrChange>
        </w:rPr>
        <w:pPrChange w:id="3889" w:author="swcsmart000" w:date="2024-09-05T16:54:00Z">
          <w:pPr>
            <w:spacing w:line="384" w:lineRule="auto"/>
            <w:textAlignment w:val="baseline"/>
          </w:pPr>
        </w:pPrChange>
      </w:pPr>
      <w:r w:rsidRPr="002414F1">
        <w:rPr>
          <w:rFonts w:ascii="Arial" w:eastAsia="나눔명조" w:hAnsi="Arial" w:cs="Arial"/>
          <w:color w:val="auto"/>
          <w:spacing w:val="-2"/>
          <w:sz w:val="22"/>
          <w:rPrChange w:id="3890" w:author="Keis" w:date="2024-09-13T11:11:00Z">
            <w:rPr>
              <w:rFonts w:ascii="Arial" w:eastAsia="나눔명조" w:hAnsi="Arial" w:cs="Arial"/>
              <w:color w:val="FF0000"/>
              <w:spacing w:val="-2"/>
              <w:sz w:val="22"/>
            </w:rPr>
          </w:rPrChange>
        </w:rPr>
        <w:t>Dadd8a_17</w:t>
      </w:r>
      <w:r w:rsidRPr="000E1350">
        <w:rPr>
          <w:rFonts w:ascii="Arial" w:eastAsia="나눔명조" w:hAnsi="Arial" w:cs="Arial"/>
          <w:color w:val="00B050"/>
          <w:spacing w:val="-2"/>
          <w:sz w:val="22"/>
          <w:szCs w:val="22"/>
          <w:rPrChange w:id="3891" w:author="swcsmart000" w:date="2024-09-05T16:53:00Z">
            <w:rPr>
              <w:rFonts w:ascii="Arial" w:eastAsia="나눔명조" w:hAnsi="Arial" w:cs="Arial"/>
              <w:color w:val="FF0000"/>
              <w:spacing w:val="-2"/>
              <w:sz w:val="22"/>
            </w:rPr>
          </w:rPrChange>
        </w:rPr>
        <w:t xml:space="preserve">. </w:t>
      </w:r>
      <w:ins w:id="3892" w:author="swcsmart000" w:date="2024-09-05T16:53:00Z">
        <w:r w:rsidR="000E1350" w:rsidRPr="000E1350">
          <w:rPr>
            <w:rFonts w:ascii="Arial" w:eastAsia="나눔명조" w:hAnsi="Arial" w:cs="Arial"/>
            <w:color w:val="00B050"/>
            <w:spacing w:val="-2"/>
            <w:sz w:val="22"/>
            <w:szCs w:val="22"/>
            <w:rPrChange w:id="3893" w:author="swcsmart000" w:date="2024-09-05T16:53:00Z">
              <w:rPr>
                <w:rFonts w:ascii="나눔명조" w:eastAsia="나눔명조" w:hAnsi="나눔명조"/>
                <w:color w:val="FF0000"/>
                <w:spacing w:val="-2"/>
                <w:sz w:val="18"/>
                <w:szCs w:val="18"/>
              </w:rPr>
            </w:rPrChange>
          </w:rPr>
          <w:t>Are you currently re-employed at your company after retirement age?</w:t>
        </w:r>
      </w:ins>
      <w:del w:id="3894" w:author="swcsmart000" w:date="2024-09-05T16:53:00Z">
        <w:r w:rsidR="00573B8D" w:rsidDel="000E1350">
          <w:rPr>
            <w:rFonts w:ascii="Arial" w:eastAsia="나눔명조" w:hAnsi="Arial" w:cs="Arial" w:hint="eastAsia"/>
            <w:color w:val="FF0000"/>
            <w:spacing w:val="-2"/>
            <w:sz w:val="22"/>
          </w:rPr>
          <w:delText>Are you working at your current</w:delText>
        </w:r>
        <w:r w:rsidRPr="00B90D96" w:rsidDel="000E1350">
          <w:rPr>
            <w:rFonts w:ascii="Arial" w:eastAsia="나눔명조" w:hAnsi="Arial" w:cs="Arial"/>
            <w:color w:val="FF0000"/>
            <w:spacing w:val="-2"/>
            <w:sz w:val="22"/>
          </w:rPr>
          <w:delText>?</w:delText>
        </w:r>
      </w:del>
    </w:p>
    <w:p w14:paraId="7DD611CB" w14:textId="77777777" w:rsidR="00B90D96" w:rsidRPr="002414F1" w:rsidRDefault="00B90D96" w:rsidP="00B90D96">
      <w:pPr>
        <w:spacing w:line="384" w:lineRule="auto"/>
        <w:textAlignment w:val="baseline"/>
        <w:rPr>
          <w:rFonts w:ascii="Arial" w:eastAsia="굴림" w:hAnsi="Arial" w:cs="Arial"/>
          <w:kern w:val="0"/>
          <w:sz w:val="22"/>
          <w:rPrChange w:id="3895" w:author="Keis" w:date="2024-09-13T11:11:00Z">
            <w:rPr>
              <w:rFonts w:ascii="Arial" w:eastAsia="굴림" w:hAnsi="Arial" w:cs="Arial"/>
              <w:color w:val="000000"/>
              <w:kern w:val="0"/>
              <w:sz w:val="22"/>
            </w:rPr>
          </w:rPrChange>
        </w:rPr>
      </w:pPr>
      <w:r w:rsidRPr="002414F1">
        <w:rPr>
          <w:rFonts w:ascii="굴림" w:eastAsia="굴림" w:hAnsi="굴림" w:cs="굴림" w:hint="eastAsia"/>
          <w:spacing w:val="-2"/>
          <w:kern w:val="0"/>
          <w:sz w:val="22"/>
          <w:rPrChange w:id="3896" w:author="Keis" w:date="2024-09-13T11:11:00Z">
            <w:rPr>
              <w:rFonts w:ascii="굴림" w:eastAsia="굴림" w:hAnsi="굴림" w:cs="굴림" w:hint="eastAsia"/>
              <w:color w:val="FF0000"/>
              <w:spacing w:val="-2"/>
              <w:kern w:val="0"/>
              <w:sz w:val="22"/>
            </w:rPr>
          </w:rPrChange>
        </w:rPr>
        <w:t>①</w:t>
      </w:r>
      <w:r w:rsidRPr="002414F1">
        <w:rPr>
          <w:rFonts w:ascii="Arial" w:eastAsia="나눔명조" w:hAnsi="Arial" w:cs="Arial"/>
          <w:spacing w:val="-2"/>
          <w:kern w:val="0"/>
          <w:sz w:val="22"/>
          <w:rPrChange w:id="3897" w:author="Keis" w:date="2024-09-13T11:11:00Z">
            <w:rPr>
              <w:rFonts w:ascii="Arial" w:eastAsia="나눔명조" w:hAnsi="Arial" w:cs="Arial"/>
              <w:color w:val="FF0000"/>
              <w:spacing w:val="-2"/>
              <w:kern w:val="0"/>
              <w:sz w:val="22"/>
            </w:rPr>
          </w:rPrChange>
        </w:rPr>
        <w:t xml:space="preserve"> </w:t>
      </w:r>
      <w:r w:rsidR="00376EFD" w:rsidRPr="002414F1">
        <w:rPr>
          <w:rFonts w:ascii="Arial" w:eastAsia="나눔명조" w:hAnsi="Arial" w:cs="Arial"/>
          <w:spacing w:val="-2"/>
          <w:kern w:val="0"/>
          <w:sz w:val="22"/>
          <w:rPrChange w:id="3898" w:author="Keis" w:date="2024-09-13T11:11:00Z">
            <w:rPr>
              <w:rFonts w:ascii="Arial" w:eastAsia="나눔명조" w:hAnsi="Arial" w:cs="Arial"/>
              <w:color w:val="FF0000"/>
              <w:spacing w:val="-2"/>
              <w:kern w:val="0"/>
              <w:sz w:val="22"/>
            </w:rPr>
          </w:rPrChange>
        </w:rPr>
        <w:t>Yes</w:t>
      </w:r>
      <w:r w:rsidRPr="002414F1">
        <w:rPr>
          <w:rFonts w:ascii="Arial" w:eastAsia="나눔명조" w:hAnsi="Arial" w:cs="Arial"/>
          <w:spacing w:val="-2"/>
          <w:kern w:val="0"/>
          <w:sz w:val="22"/>
          <w:rPrChange w:id="3899" w:author="Keis" w:date="2024-09-13T11:11:00Z">
            <w:rPr>
              <w:rFonts w:ascii="Arial" w:eastAsia="나눔명조" w:hAnsi="Arial" w:cs="Arial"/>
              <w:color w:val="FF0000"/>
              <w:spacing w:val="-2"/>
              <w:kern w:val="0"/>
              <w:sz w:val="22"/>
            </w:rPr>
          </w:rPrChange>
        </w:rPr>
        <w:t xml:space="preserve"> </w:t>
      </w:r>
    </w:p>
    <w:p w14:paraId="18758C23" w14:textId="77777777" w:rsidR="00B90D96" w:rsidRPr="002414F1" w:rsidRDefault="00B90D96" w:rsidP="00B90D96">
      <w:pPr>
        <w:spacing w:line="384" w:lineRule="auto"/>
        <w:textAlignment w:val="baseline"/>
        <w:rPr>
          <w:rFonts w:ascii="Arial" w:eastAsia="굴림" w:hAnsi="Arial" w:cs="Arial"/>
          <w:kern w:val="0"/>
          <w:sz w:val="22"/>
          <w:rPrChange w:id="3900" w:author="Keis" w:date="2024-09-13T11:11:00Z">
            <w:rPr>
              <w:rFonts w:ascii="Arial" w:eastAsia="굴림" w:hAnsi="Arial" w:cs="Arial"/>
              <w:color w:val="000000"/>
              <w:kern w:val="0"/>
              <w:sz w:val="22"/>
            </w:rPr>
          </w:rPrChange>
        </w:rPr>
      </w:pPr>
      <w:r w:rsidRPr="002414F1">
        <w:rPr>
          <w:rFonts w:ascii="굴림" w:eastAsia="굴림" w:hAnsi="굴림" w:cs="굴림" w:hint="eastAsia"/>
          <w:spacing w:val="-2"/>
          <w:kern w:val="0"/>
          <w:sz w:val="22"/>
          <w:rPrChange w:id="3901" w:author="Keis" w:date="2024-09-13T11:11:00Z">
            <w:rPr>
              <w:rFonts w:ascii="굴림" w:eastAsia="굴림" w:hAnsi="굴림" w:cs="굴림" w:hint="eastAsia"/>
              <w:color w:val="FF0000"/>
              <w:spacing w:val="-2"/>
              <w:kern w:val="0"/>
              <w:sz w:val="22"/>
            </w:rPr>
          </w:rPrChange>
        </w:rPr>
        <w:t>⑤</w:t>
      </w:r>
      <w:r w:rsidRPr="002414F1">
        <w:rPr>
          <w:rFonts w:ascii="Arial" w:eastAsia="나눔명조" w:hAnsi="Arial" w:cs="Arial"/>
          <w:spacing w:val="-2"/>
          <w:kern w:val="0"/>
          <w:sz w:val="22"/>
          <w:rPrChange w:id="3902" w:author="Keis" w:date="2024-09-13T11:11:00Z">
            <w:rPr>
              <w:rFonts w:ascii="Arial" w:eastAsia="나눔명조" w:hAnsi="Arial" w:cs="Arial"/>
              <w:color w:val="FF0000"/>
              <w:spacing w:val="-2"/>
              <w:kern w:val="0"/>
              <w:sz w:val="22"/>
            </w:rPr>
          </w:rPrChange>
        </w:rPr>
        <w:t xml:space="preserve"> </w:t>
      </w:r>
      <w:r w:rsidR="00376EFD" w:rsidRPr="002414F1">
        <w:rPr>
          <w:rFonts w:ascii="Arial" w:eastAsia="나눔명조" w:hAnsi="Arial" w:cs="Arial"/>
          <w:spacing w:val="-2"/>
          <w:kern w:val="0"/>
          <w:sz w:val="22"/>
          <w:rPrChange w:id="3903" w:author="Keis" w:date="2024-09-13T11:11:00Z">
            <w:rPr>
              <w:rFonts w:ascii="Arial" w:eastAsia="나눔명조" w:hAnsi="Arial" w:cs="Arial"/>
              <w:color w:val="FF0000"/>
              <w:spacing w:val="-2"/>
              <w:kern w:val="0"/>
              <w:sz w:val="22"/>
            </w:rPr>
          </w:rPrChange>
        </w:rPr>
        <w:t>No</w:t>
      </w:r>
      <w:r w:rsidRPr="002414F1">
        <w:rPr>
          <w:rFonts w:ascii="Arial" w:eastAsia="나눔명조" w:hAnsi="Arial" w:cs="Arial"/>
          <w:spacing w:val="-2"/>
          <w:kern w:val="0"/>
          <w:sz w:val="22"/>
          <w:rPrChange w:id="3904" w:author="Keis" w:date="2024-09-13T11:11:00Z">
            <w:rPr>
              <w:rFonts w:ascii="Arial" w:eastAsia="나눔명조" w:hAnsi="Arial" w:cs="Arial"/>
              <w:color w:val="FF0000"/>
              <w:spacing w:val="-2"/>
              <w:kern w:val="0"/>
              <w:sz w:val="22"/>
            </w:rPr>
          </w:rPrChange>
        </w:rPr>
        <w:t xml:space="preserve"> </w:t>
      </w:r>
      <w:r w:rsidRPr="002414F1">
        <w:rPr>
          <w:rFonts w:ascii="Arial" w:eastAsia="나눔명조" w:hAnsi="Arial" w:cs="Arial" w:hint="eastAsia"/>
          <w:spacing w:val="-2"/>
          <w:kern w:val="0"/>
          <w:sz w:val="22"/>
          <w:rPrChange w:id="3905" w:author="Keis" w:date="2024-09-13T11:11:00Z">
            <w:rPr>
              <w:rFonts w:ascii="Arial" w:eastAsia="나눔명조" w:hAnsi="Arial" w:cs="Arial" w:hint="eastAsia"/>
              <w:color w:val="FF0000"/>
              <w:spacing w:val="-2"/>
              <w:kern w:val="0"/>
              <w:sz w:val="22"/>
            </w:rPr>
          </w:rPrChange>
        </w:rPr>
        <w:t>→</w:t>
      </w:r>
      <w:r w:rsidRPr="002414F1">
        <w:rPr>
          <w:rFonts w:ascii="Arial" w:eastAsia="나눔명조" w:hAnsi="Arial" w:cs="Arial"/>
          <w:spacing w:val="-2"/>
          <w:kern w:val="0"/>
          <w:sz w:val="22"/>
          <w:rPrChange w:id="3906" w:author="Keis" w:date="2024-09-13T11:11:00Z">
            <w:rPr>
              <w:rFonts w:ascii="Arial" w:eastAsia="나눔명조" w:hAnsi="Arial" w:cs="Arial"/>
              <w:color w:val="FF0000"/>
              <w:spacing w:val="-2"/>
              <w:kern w:val="0"/>
              <w:sz w:val="22"/>
            </w:rPr>
          </w:rPrChange>
        </w:rPr>
        <w:t xml:space="preserve"> Dadd8a_23</w:t>
      </w:r>
    </w:p>
    <w:p w14:paraId="708DEA10"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0F594F5E" w14:textId="64A036E9" w:rsidR="00B90D96" w:rsidRPr="00B90D96" w:rsidRDefault="00B90D96">
      <w:pPr>
        <w:pStyle w:val="a4"/>
        <w:rPr>
          <w:rFonts w:ascii="Arial" w:hAnsi="Arial" w:cs="Arial"/>
          <w:sz w:val="22"/>
        </w:rPr>
        <w:pPrChange w:id="3907" w:author="swcsmart000" w:date="2024-09-05T16:55:00Z">
          <w:pPr>
            <w:spacing w:line="384" w:lineRule="auto"/>
            <w:textAlignment w:val="baseline"/>
          </w:pPr>
        </w:pPrChange>
      </w:pPr>
      <w:r w:rsidRPr="002414F1">
        <w:rPr>
          <w:rFonts w:ascii="Arial" w:eastAsia="나눔명조" w:hAnsi="Arial" w:cs="Arial"/>
          <w:color w:val="auto"/>
          <w:spacing w:val="-2"/>
          <w:sz w:val="22"/>
          <w:rPrChange w:id="3908" w:author="Keis" w:date="2024-09-13T11:11:00Z">
            <w:rPr>
              <w:rFonts w:ascii="Arial" w:eastAsia="나눔명조" w:hAnsi="Arial" w:cs="Arial"/>
              <w:color w:val="FF0000"/>
              <w:spacing w:val="-2"/>
              <w:sz w:val="22"/>
            </w:rPr>
          </w:rPrChange>
        </w:rPr>
        <w:t>Dadd8a_18.</w:t>
      </w:r>
      <w:r w:rsidRPr="002B1E54">
        <w:rPr>
          <w:rFonts w:ascii="Arial" w:eastAsia="나눔명조" w:hAnsi="Arial" w:cs="Arial"/>
          <w:color w:val="000000" w:themeColor="text1"/>
          <w:spacing w:val="-2"/>
          <w:sz w:val="22"/>
          <w:rPrChange w:id="3909" w:author="Keis" w:date="2024-09-13T13:12:00Z">
            <w:rPr>
              <w:rFonts w:ascii="Arial" w:eastAsia="나눔명조" w:hAnsi="Arial" w:cs="Arial"/>
              <w:color w:val="FF0000"/>
              <w:spacing w:val="-2"/>
              <w:sz w:val="22"/>
            </w:rPr>
          </w:rPrChange>
        </w:rPr>
        <w:t xml:space="preserve"> </w:t>
      </w:r>
      <w:ins w:id="3910" w:author="swcsmart000" w:date="2024-09-05T16:55:00Z">
        <w:r w:rsidR="004856CD" w:rsidRPr="004856CD">
          <w:rPr>
            <w:rFonts w:ascii="나눔명조" w:eastAsia="나눔명조" w:hAnsi="나눔명조"/>
            <w:color w:val="00B050"/>
            <w:spacing w:val="-2"/>
            <w:sz w:val="18"/>
            <w:szCs w:val="18"/>
            <w:rPrChange w:id="3911" w:author="swcsmart000" w:date="2024-09-05T16:55:00Z">
              <w:rPr>
                <w:rFonts w:ascii="나눔명조" w:eastAsia="나눔명조" w:hAnsi="나눔명조"/>
                <w:color w:val="FF0000"/>
                <w:spacing w:val="-2"/>
                <w:sz w:val="18"/>
                <w:szCs w:val="18"/>
              </w:rPr>
            </w:rPrChange>
          </w:rPr>
          <w:t>(</w:t>
        </w:r>
      </w:ins>
      <w:ins w:id="3912" w:author="swcsmart000" w:date="2024-09-05T16:54:00Z">
        <w:r w:rsidR="004856CD" w:rsidRPr="004856CD">
          <w:rPr>
            <w:rFonts w:ascii="Arial" w:eastAsia="나눔명조" w:hAnsi="Arial" w:cs="Arial"/>
            <w:color w:val="00B050"/>
            <w:spacing w:val="-2"/>
            <w:sz w:val="22"/>
            <w:rPrChange w:id="3913" w:author="swcsmart000" w:date="2024-09-05T16:55:00Z">
              <w:rPr>
                <w:rFonts w:ascii="Arial" w:eastAsia="나눔명조" w:hAnsi="Arial" w:cs="Arial"/>
                <w:color w:val="FF0000"/>
                <w:spacing w:val="-2"/>
                <w:sz w:val="22"/>
              </w:rPr>
            </w:rPrChange>
          </w:rPr>
          <w:t>In case of re-employment after retirement age</w:t>
        </w:r>
      </w:ins>
      <w:del w:id="3914" w:author="swcsmart000" w:date="2024-09-05T16:54:00Z">
        <w:r w:rsidRPr="004856CD" w:rsidDel="004856CD">
          <w:rPr>
            <w:rFonts w:ascii="Arial" w:eastAsia="나눔명조" w:hAnsi="Arial" w:cs="Arial"/>
            <w:color w:val="00B050"/>
            <w:spacing w:val="-2"/>
            <w:sz w:val="22"/>
            <w:rPrChange w:id="3915" w:author="swcsmart000" w:date="2024-09-05T16:55:00Z">
              <w:rPr>
                <w:rFonts w:ascii="Arial" w:eastAsia="나눔명조" w:hAnsi="Arial" w:cs="Arial"/>
                <w:color w:val="FF0000"/>
                <w:spacing w:val="-2"/>
                <w:sz w:val="22"/>
              </w:rPr>
            </w:rPrChange>
          </w:rPr>
          <w:delText>(</w:delText>
        </w:r>
        <w:r w:rsidR="00383A88" w:rsidRPr="004856CD" w:rsidDel="004856CD">
          <w:rPr>
            <w:rFonts w:ascii="Arial" w:eastAsia="나눔명조" w:hAnsi="Arial" w:cs="Arial"/>
            <w:color w:val="00B050"/>
            <w:spacing w:val="-2"/>
            <w:sz w:val="22"/>
            <w:rPrChange w:id="3916" w:author="swcsmart000" w:date="2024-09-05T16:55:00Z">
              <w:rPr>
                <w:rFonts w:ascii="Arial" w:eastAsia="나눔명조" w:hAnsi="Arial" w:cs="Arial"/>
                <w:color w:val="FF0000"/>
                <w:spacing w:val="-2"/>
                <w:sz w:val="22"/>
              </w:rPr>
            </w:rPrChange>
          </w:rPr>
          <w:delText xml:space="preserve">In case of continuing </w:delText>
        </w:r>
        <w:r w:rsidR="00573B8D" w:rsidRPr="004856CD" w:rsidDel="004856CD">
          <w:rPr>
            <w:rFonts w:ascii="Arial" w:eastAsia="나눔명조" w:hAnsi="Arial" w:cs="Arial"/>
            <w:color w:val="00B050"/>
            <w:spacing w:val="-2"/>
            <w:sz w:val="22"/>
            <w:rPrChange w:id="3917" w:author="swcsmart000" w:date="2024-09-05T16:55:00Z">
              <w:rPr>
                <w:rFonts w:ascii="Arial" w:eastAsia="나눔명조" w:hAnsi="Arial" w:cs="Arial"/>
                <w:color w:val="FF0000"/>
                <w:spacing w:val="-2"/>
                <w:sz w:val="22"/>
              </w:rPr>
            </w:rPrChange>
          </w:rPr>
          <w:delText>employment or re-employment</w:delText>
        </w:r>
      </w:del>
      <w:r w:rsidRPr="004856CD">
        <w:rPr>
          <w:rFonts w:ascii="Arial" w:eastAsia="나눔명조" w:hAnsi="Arial" w:cs="Arial"/>
          <w:color w:val="00B050"/>
          <w:spacing w:val="-2"/>
          <w:sz w:val="22"/>
          <w:rPrChange w:id="3918" w:author="swcsmart000" w:date="2024-09-05T16:55:00Z">
            <w:rPr>
              <w:rFonts w:ascii="Arial" w:eastAsia="나눔명조" w:hAnsi="Arial" w:cs="Arial"/>
              <w:color w:val="FF0000"/>
              <w:spacing w:val="-2"/>
              <w:sz w:val="22"/>
            </w:rPr>
          </w:rPrChange>
        </w:rPr>
        <w:t xml:space="preserve">) </w:t>
      </w:r>
      <w:r w:rsidR="00573B8D" w:rsidRPr="002414F1">
        <w:rPr>
          <w:rFonts w:ascii="Arial" w:eastAsia="나눔명조" w:hAnsi="Arial" w:cs="Arial"/>
          <w:color w:val="auto"/>
          <w:spacing w:val="-2"/>
          <w:sz w:val="22"/>
          <w:rPrChange w:id="3919" w:author="Keis" w:date="2024-09-13T11:11:00Z">
            <w:rPr>
              <w:rFonts w:ascii="Arial" w:eastAsia="나눔명조" w:hAnsi="Arial" w:cs="Arial"/>
              <w:color w:val="FF0000"/>
              <w:spacing w:val="-2"/>
              <w:sz w:val="22"/>
            </w:rPr>
          </w:rPrChange>
        </w:rPr>
        <w:t>What is your employment type</w:t>
      </w:r>
      <w:r w:rsidRPr="002414F1">
        <w:rPr>
          <w:rFonts w:ascii="Arial" w:eastAsia="나눔명조" w:hAnsi="Arial" w:cs="Arial"/>
          <w:color w:val="auto"/>
          <w:spacing w:val="-2"/>
          <w:sz w:val="22"/>
          <w:rPrChange w:id="3920" w:author="Keis" w:date="2024-09-13T11:11:00Z">
            <w:rPr>
              <w:rFonts w:ascii="Arial" w:eastAsia="나눔명조" w:hAnsi="Arial" w:cs="Arial"/>
              <w:color w:val="FF0000"/>
              <w:spacing w:val="-2"/>
              <w:sz w:val="22"/>
            </w:rPr>
          </w:rPrChange>
        </w:rPr>
        <w:t>?</w:t>
      </w:r>
    </w:p>
    <w:p w14:paraId="70467DD2" w14:textId="77777777" w:rsidR="00AC0C90" w:rsidRPr="002417BE" w:rsidRDefault="00AC0C90" w:rsidP="00AC0C90">
      <w:pPr>
        <w:pStyle w:val="a6"/>
        <w:numPr>
          <w:ilvl w:val="0"/>
          <w:numId w:val="1354"/>
        </w:numPr>
        <w:spacing w:line="384" w:lineRule="auto"/>
        <w:ind w:leftChars="0"/>
        <w:textAlignment w:val="baseline"/>
        <w:rPr>
          <w:rFonts w:ascii="Arial" w:eastAsia="굴림" w:hAnsi="Arial" w:cs="Arial"/>
          <w:spacing w:val="-2"/>
          <w:kern w:val="0"/>
          <w:sz w:val="22"/>
          <w:rPrChange w:id="3921" w:author="Keis" w:date="2024-09-13T11:12:00Z">
            <w:rPr>
              <w:rFonts w:ascii="Arial" w:eastAsia="굴림" w:hAnsi="Arial" w:cs="Arial"/>
              <w:color w:val="000000"/>
              <w:spacing w:val="-2"/>
              <w:kern w:val="0"/>
              <w:sz w:val="22"/>
            </w:rPr>
          </w:rPrChange>
        </w:rPr>
      </w:pPr>
      <w:r w:rsidRPr="002417BE">
        <w:rPr>
          <w:rFonts w:ascii="Arial" w:eastAsia="나눔명조" w:hAnsi="Arial" w:cs="Arial"/>
          <w:spacing w:val="-2"/>
          <w:kern w:val="0"/>
          <w:sz w:val="22"/>
          <w:rPrChange w:id="3922" w:author="Keis" w:date="2024-09-13T11:12:00Z">
            <w:rPr>
              <w:rFonts w:ascii="Arial" w:eastAsia="나눔명조" w:hAnsi="Arial" w:cs="Arial"/>
              <w:color w:val="FF0000"/>
              <w:spacing w:val="-2"/>
              <w:kern w:val="0"/>
              <w:sz w:val="22"/>
            </w:rPr>
          </w:rPrChange>
        </w:rPr>
        <w:t xml:space="preserve">Full time </w:t>
      </w:r>
      <w:r w:rsidRPr="002417BE">
        <w:rPr>
          <w:rFonts w:ascii="굴림" w:eastAsia="굴림" w:hAnsi="굴림" w:cs="굴림" w:hint="eastAsia"/>
          <w:spacing w:val="-2"/>
          <w:kern w:val="0"/>
          <w:sz w:val="22"/>
          <w:rPrChange w:id="3923" w:author="Keis" w:date="2024-09-13T11:12:00Z">
            <w:rPr>
              <w:rFonts w:ascii="굴림" w:eastAsia="굴림" w:hAnsi="굴림" w:cs="굴림" w:hint="eastAsia"/>
              <w:color w:val="FF0000"/>
              <w:spacing w:val="-2"/>
              <w:kern w:val="0"/>
              <w:sz w:val="22"/>
            </w:rPr>
          </w:rPrChange>
        </w:rPr>
        <w:t>②</w:t>
      </w:r>
      <w:r w:rsidRPr="002417BE">
        <w:rPr>
          <w:rFonts w:ascii="Arial" w:eastAsia="나눔명조" w:hAnsi="Arial" w:cs="Arial"/>
          <w:spacing w:val="-2"/>
          <w:kern w:val="0"/>
          <w:sz w:val="22"/>
          <w:rPrChange w:id="3924" w:author="Keis" w:date="2024-09-13T11:12:00Z">
            <w:rPr>
              <w:rFonts w:ascii="Arial" w:eastAsia="나눔명조" w:hAnsi="Arial" w:cs="Arial"/>
              <w:color w:val="FF0000"/>
              <w:spacing w:val="-2"/>
              <w:kern w:val="0"/>
              <w:sz w:val="22"/>
            </w:rPr>
          </w:rPrChange>
        </w:rPr>
        <w:t xml:space="preserve"> Part time </w:t>
      </w:r>
      <w:r w:rsidRPr="002417BE">
        <w:rPr>
          <w:rFonts w:ascii="굴림" w:eastAsia="굴림" w:hAnsi="굴림" w:cs="굴림" w:hint="eastAsia"/>
          <w:spacing w:val="-2"/>
          <w:kern w:val="0"/>
          <w:sz w:val="22"/>
          <w:rPrChange w:id="3925" w:author="Keis" w:date="2024-09-13T11:12:00Z">
            <w:rPr>
              <w:rFonts w:ascii="굴림" w:eastAsia="굴림" w:hAnsi="굴림" w:cs="굴림" w:hint="eastAsia"/>
              <w:color w:val="FF0000"/>
              <w:spacing w:val="-2"/>
              <w:kern w:val="0"/>
              <w:sz w:val="22"/>
            </w:rPr>
          </w:rPrChange>
        </w:rPr>
        <w:t>③</w:t>
      </w:r>
      <w:r w:rsidRPr="002417BE">
        <w:rPr>
          <w:rFonts w:ascii="Arial" w:eastAsia="나눔명조" w:hAnsi="Arial" w:cs="Arial"/>
          <w:spacing w:val="-2"/>
          <w:kern w:val="0"/>
          <w:sz w:val="22"/>
          <w:rPrChange w:id="3926" w:author="Keis" w:date="2024-09-13T11:12:00Z">
            <w:rPr>
              <w:rFonts w:ascii="Arial" w:eastAsia="나눔명조" w:hAnsi="Arial" w:cs="Arial"/>
              <w:color w:val="FF0000"/>
              <w:spacing w:val="-2"/>
              <w:kern w:val="0"/>
              <w:sz w:val="22"/>
            </w:rPr>
          </w:rPrChange>
        </w:rPr>
        <w:t xml:space="preserve"> Independent Contractor </w:t>
      </w:r>
      <w:r w:rsidRPr="002417BE">
        <w:rPr>
          <w:rFonts w:ascii="굴림" w:eastAsia="굴림" w:hAnsi="굴림" w:cs="굴림" w:hint="eastAsia"/>
          <w:spacing w:val="-2"/>
          <w:kern w:val="0"/>
          <w:sz w:val="22"/>
          <w:rPrChange w:id="3927" w:author="Keis" w:date="2024-09-13T11:12:00Z">
            <w:rPr>
              <w:rFonts w:ascii="굴림" w:eastAsia="굴림" w:hAnsi="굴림" w:cs="굴림" w:hint="eastAsia"/>
              <w:color w:val="FF0000"/>
              <w:spacing w:val="-2"/>
              <w:kern w:val="0"/>
              <w:sz w:val="22"/>
            </w:rPr>
          </w:rPrChange>
        </w:rPr>
        <w:t>④</w:t>
      </w:r>
      <w:r w:rsidRPr="002417BE">
        <w:rPr>
          <w:rFonts w:ascii="Arial" w:eastAsia="나눔명조" w:hAnsi="Arial" w:cs="Arial"/>
          <w:spacing w:val="-2"/>
          <w:kern w:val="0"/>
          <w:sz w:val="22"/>
          <w:rPrChange w:id="3928" w:author="Keis" w:date="2024-09-13T11:12:00Z">
            <w:rPr>
              <w:rFonts w:ascii="Arial" w:eastAsia="나눔명조" w:hAnsi="Arial" w:cs="Arial"/>
              <w:color w:val="FF0000"/>
              <w:spacing w:val="-2"/>
              <w:kern w:val="0"/>
              <w:sz w:val="22"/>
            </w:rPr>
          </w:rPrChange>
        </w:rPr>
        <w:t xml:space="preserve"> Others</w:t>
      </w:r>
    </w:p>
    <w:p w14:paraId="5B55D5BA" w14:textId="77777777" w:rsidR="00B90D96" w:rsidRPr="00AC0C90" w:rsidRDefault="00B90D96" w:rsidP="00B90D96">
      <w:pPr>
        <w:spacing w:line="384" w:lineRule="auto"/>
        <w:textAlignment w:val="baseline"/>
        <w:rPr>
          <w:rFonts w:ascii="Arial" w:eastAsia="굴림" w:hAnsi="Arial" w:cs="Arial"/>
          <w:color w:val="FF0000"/>
          <w:spacing w:val="-2"/>
          <w:kern w:val="0"/>
          <w:sz w:val="22"/>
        </w:rPr>
      </w:pPr>
    </w:p>
    <w:p w14:paraId="06F524E7" w14:textId="039FF4FD" w:rsidR="00B90D96" w:rsidRPr="00B90D96" w:rsidRDefault="00B90D96" w:rsidP="00B90D96">
      <w:pPr>
        <w:spacing w:line="384" w:lineRule="auto"/>
        <w:textAlignment w:val="baseline"/>
        <w:rPr>
          <w:rFonts w:ascii="Arial" w:eastAsia="굴림" w:hAnsi="Arial" w:cs="Arial"/>
          <w:color w:val="000000"/>
          <w:kern w:val="0"/>
          <w:sz w:val="22"/>
        </w:rPr>
      </w:pPr>
      <w:r w:rsidRPr="002417BE">
        <w:rPr>
          <w:rFonts w:ascii="Arial" w:eastAsia="나눔명조" w:hAnsi="Arial" w:cs="Arial"/>
          <w:spacing w:val="-2"/>
          <w:kern w:val="0"/>
          <w:sz w:val="22"/>
          <w:rPrChange w:id="3929" w:author="Keis" w:date="2024-09-13T11:12:00Z">
            <w:rPr>
              <w:rFonts w:ascii="Arial" w:eastAsia="나눔명조" w:hAnsi="Arial" w:cs="Arial"/>
              <w:color w:val="FF0000"/>
              <w:spacing w:val="-2"/>
              <w:kern w:val="0"/>
              <w:sz w:val="22"/>
            </w:rPr>
          </w:rPrChange>
        </w:rPr>
        <w:t>Dadd8a_19</w:t>
      </w:r>
      <w:del w:id="3930" w:author="swcsmart000" w:date="2024-09-05T16:55:00Z">
        <w:r w:rsidRPr="002417BE" w:rsidDel="004856CD">
          <w:rPr>
            <w:rFonts w:ascii="Arial" w:eastAsia="나눔명조" w:hAnsi="Arial" w:cs="Arial"/>
            <w:spacing w:val="-2"/>
            <w:kern w:val="0"/>
            <w:sz w:val="22"/>
            <w:rPrChange w:id="3931" w:author="Keis" w:date="2024-09-13T11:12:00Z">
              <w:rPr>
                <w:rFonts w:ascii="Arial" w:eastAsia="나눔명조" w:hAnsi="Arial" w:cs="Arial"/>
                <w:color w:val="FF0000"/>
                <w:spacing w:val="-2"/>
                <w:kern w:val="0"/>
                <w:sz w:val="22"/>
              </w:rPr>
            </w:rPrChange>
          </w:rPr>
          <w:delText>. (</w:delText>
        </w:r>
        <w:r w:rsidR="00573B8D" w:rsidRPr="002417BE" w:rsidDel="004856CD">
          <w:rPr>
            <w:rFonts w:ascii="Arial" w:eastAsia="나눔명조" w:hAnsi="Arial" w:cs="Arial"/>
            <w:spacing w:val="-2"/>
            <w:kern w:val="0"/>
            <w:sz w:val="22"/>
            <w:rPrChange w:id="3932" w:author="Keis" w:date="2024-09-13T11:12:00Z">
              <w:rPr>
                <w:rFonts w:ascii="Arial" w:eastAsia="나눔명조" w:hAnsi="Arial" w:cs="Arial"/>
                <w:color w:val="FF0000"/>
                <w:spacing w:val="-2"/>
                <w:kern w:val="0"/>
                <w:sz w:val="22"/>
              </w:rPr>
            </w:rPrChange>
          </w:rPr>
          <w:delText>In case of continuing employment or re-employment</w:delText>
        </w:r>
        <w:r w:rsidRPr="002417BE" w:rsidDel="004856CD">
          <w:rPr>
            <w:rFonts w:ascii="Arial" w:eastAsia="나눔명조" w:hAnsi="Arial" w:cs="Arial"/>
            <w:spacing w:val="-2"/>
            <w:kern w:val="0"/>
            <w:sz w:val="22"/>
            <w:rPrChange w:id="3933" w:author="Keis" w:date="2024-09-13T11:12:00Z">
              <w:rPr>
                <w:rFonts w:ascii="Arial" w:eastAsia="나눔명조" w:hAnsi="Arial" w:cs="Arial"/>
                <w:color w:val="FF0000"/>
                <w:spacing w:val="-2"/>
                <w:kern w:val="0"/>
                <w:sz w:val="22"/>
              </w:rPr>
            </w:rPrChange>
          </w:rPr>
          <w:delText>)</w:delText>
        </w:r>
      </w:del>
      <w:ins w:id="3934" w:author="swcsmart000" w:date="2024-09-05T16:55:00Z">
        <w:r w:rsidR="004856CD" w:rsidRPr="002417BE">
          <w:rPr>
            <w:rFonts w:ascii="Arial" w:eastAsia="나눔명조" w:hAnsi="Arial" w:cs="Arial"/>
            <w:spacing w:val="-2"/>
            <w:kern w:val="0"/>
            <w:sz w:val="22"/>
            <w:rPrChange w:id="3935" w:author="Keis" w:date="2024-09-13T11:12:00Z">
              <w:rPr>
                <w:rFonts w:ascii="Arial" w:eastAsia="나눔명조" w:hAnsi="Arial" w:cs="Arial"/>
                <w:color w:val="FF0000"/>
                <w:spacing w:val="-2"/>
                <w:kern w:val="0"/>
                <w:sz w:val="22"/>
              </w:rPr>
            </w:rPrChange>
          </w:rPr>
          <w:t xml:space="preserve">. </w:t>
        </w:r>
        <w:r w:rsidR="004856CD" w:rsidRPr="00DD76F4">
          <w:rPr>
            <w:rFonts w:ascii="나눔명조" w:eastAsia="나눔명조" w:hAnsi="나눔명조"/>
            <w:color w:val="00B050"/>
            <w:spacing w:val="-2"/>
            <w:sz w:val="18"/>
            <w:szCs w:val="18"/>
          </w:rPr>
          <w:t>(</w:t>
        </w:r>
        <w:r w:rsidR="004856CD" w:rsidRPr="00DD76F4">
          <w:rPr>
            <w:rFonts w:ascii="Arial" w:eastAsia="나눔명조" w:hAnsi="Arial" w:cs="Arial"/>
            <w:color w:val="00B050"/>
            <w:spacing w:val="-2"/>
            <w:kern w:val="0"/>
            <w:sz w:val="22"/>
          </w:rPr>
          <w:t xml:space="preserve">In case of re-employment after retirement age) </w:t>
        </w:r>
      </w:ins>
      <w:del w:id="3936" w:author="swcsmart000" w:date="2024-09-05T16:55:00Z">
        <w:r w:rsidRPr="002417BE" w:rsidDel="004856CD">
          <w:rPr>
            <w:rFonts w:ascii="Arial" w:eastAsia="나눔명조" w:hAnsi="Arial" w:cs="Arial"/>
            <w:spacing w:val="-2"/>
            <w:kern w:val="0"/>
            <w:sz w:val="22"/>
            <w:rPrChange w:id="3937" w:author="Keis" w:date="2024-09-13T11:12:00Z">
              <w:rPr>
                <w:rFonts w:ascii="Arial" w:eastAsia="나눔명조" w:hAnsi="Arial" w:cs="Arial"/>
                <w:color w:val="FF0000"/>
                <w:spacing w:val="-2"/>
                <w:kern w:val="0"/>
                <w:sz w:val="22"/>
              </w:rPr>
            </w:rPrChange>
          </w:rPr>
          <w:delText xml:space="preserve"> </w:delText>
        </w:r>
      </w:del>
      <w:r w:rsidR="00610529" w:rsidRPr="002417BE">
        <w:rPr>
          <w:rFonts w:ascii="Arial" w:eastAsia="나눔명조" w:hAnsi="Arial" w:cs="Arial"/>
          <w:spacing w:val="-2"/>
          <w:kern w:val="0"/>
          <w:sz w:val="22"/>
          <w:rPrChange w:id="3938" w:author="Keis" w:date="2024-09-13T11:12:00Z">
            <w:rPr>
              <w:rFonts w:ascii="Arial" w:eastAsia="나눔명조" w:hAnsi="Arial" w:cs="Arial"/>
              <w:color w:val="FF0000"/>
              <w:spacing w:val="-2"/>
              <w:kern w:val="0"/>
              <w:sz w:val="22"/>
            </w:rPr>
          </w:rPrChange>
        </w:rPr>
        <w:t>How many more years do you expect to work at your current job</w:t>
      </w:r>
      <w:ins w:id="3939" w:author="swcsmart000" w:date="2024-09-05T16:55:00Z">
        <w:r w:rsidR="004856CD" w:rsidRPr="004856CD">
          <w:rPr>
            <w:rFonts w:ascii="Arial" w:eastAsia="나눔명조" w:hAnsi="Arial" w:cs="Arial"/>
            <w:color w:val="00B050"/>
            <w:spacing w:val="-2"/>
            <w:kern w:val="0"/>
            <w:sz w:val="22"/>
            <w:rPrChange w:id="3940" w:author="swcsmart000" w:date="2024-09-05T16:55:00Z">
              <w:rPr>
                <w:rFonts w:ascii="Arial" w:eastAsia="나눔명조" w:hAnsi="Arial" w:cs="Arial"/>
                <w:color w:val="FF0000"/>
                <w:spacing w:val="-2"/>
                <w:kern w:val="0"/>
                <w:sz w:val="22"/>
              </w:rPr>
            </w:rPrChange>
          </w:rPr>
          <w:t>?</w:t>
        </w:r>
      </w:ins>
    </w:p>
    <w:p w14:paraId="05956DB7"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2417BE">
        <w:rPr>
          <w:rFonts w:ascii="Arial" w:eastAsia="나눔명조" w:hAnsi="Arial" w:cs="Arial"/>
          <w:spacing w:val="-2"/>
          <w:kern w:val="0"/>
          <w:sz w:val="22"/>
          <w:rPrChange w:id="3941" w:author="Keis" w:date="2024-09-13T11:12:00Z">
            <w:rPr>
              <w:rFonts w:ascii="Arial" w:eastAsia="나눔명조" w:hAnsi="Arial" w:cs="Arial"/>
              <w:color w:val="FF0000"/>
              <w:spacing w:val="-2"/>
              <w:kern w:val="0"/>
              <w:sz w:val="22"/>
            </w:rPr>
          </w:rPrChange>
        </w:rPr>
        <w:t>____</w:t>
      </w:r>
      <w:r w:rsidR="00E4276F" w:rsidRPr="002417BE">
        <w:rPr>
          <w:rFonts w:ascii="Arial" w:eastAsia="나눔명조" w:hAnsi="Arial" w:cs="Arial"/>
          <w:spacing w:val="-2"/>
          <w:kern w:val="0"/>
          <w:sz w:val="22"/>
          <w:rPrChange w:id="3942" w:author="Keis" w:date="2024-09-13T11:12:00Z">
            <w:rPr>
              <w:rFonts w:ascii="Arial" w:eastAsia="나눔명조" w:hAnsi="Arial" w:cs="Arial"/>
              <w:color w:val="FF0000"/>
              <w:spacing w:val="-2"/>
              <w:kern w:val="0"/>
              <w:sz w:val="22"/>
            </w:rPr>
          </w:rPrChange>
        </w:rPr>
        <w:t>year</w:t>
      </w:r>
      <w:r w:rsidRPr="002417BE">
        <w:rPr>
          <w:rFonts w:ascii="Arial" w:eastAsia="나눔명조" w:hAnsi="Arial" w:cs="Arial"/>
          <w:spacing w:val="-2"/>
          <w:kern w:val="0"/>
          <w:sz w:val="22"/>
          <w:rPrChange w:id="3943" w:author="Keis" w:date="2024-09-13T11:12:00Z">
            <w:rPr>
              <w:rFonts w:ascii="Arial" w:eastAsia="나눔명조" w:hAnsi="Arial" w:cs="Arial"/>
              <w:color w:val="FF0000"/>
              <w:spacing w:val="-2"/>
              <w:kern w:val="0"/>
              <w:sz w:val="22"/>
            </w:rPr>
          </w:rPrChange>
        </w:rPr>
        <w:t xml:space="preserve"> ____</w:t>
      </w:r>
      <w:r w:rsidR="00E4276F" w:rsidRPr="002417BE">
        <w:rPr>
          <w:rFonts w:ascii="Arial" w:eastAsia="나눔명조" w:hAnsi="Arial" w:cs="Arial"/>
          <w:spacing w:val="-2"/>
          <w:kern w:val="0"/>
          <w:sz w:val="22"/>
          <w:rPrChange w:id="3944" w:author="Keis" w:date="2024-09-13T11:12:00Z">
            <w:rPr>
              <w:rFonts w:ascii="Arial" w:eastAsia="나눔명조" w:hAnsi="Arial" w:cs="Arial"/>
              <w:color w:val="FF0000"/>
              <w:spacing w:val="-2"/>
              <w:kern w:val="0"/>
              <w:sz w:val="22"/>
            </w:rPr>
          </w:rPrChange>
        </w:rPr>
        <w:t>month</w:t>
      </w:r>
      <w:r w:rsidRPr="002417BE">
        <w:rPr>
          <w:rFonts w:ascii="Arial" w:eastAsia="나눔명조" w:hAnsi="Arial" w:cs="Arial"/>
          <w:spacing w:val="-2"/>
          <w:kern w:val="0"/>
          <w:sz w:val="22"/>
          <w:rPrChange w:id="3945" w:author="Keis" w:date="2024-09-13T11:12:00Z">
            <w:rPr>
              <w:rFonts w:ascii="Arial" w:eastAsia="나눔명조" w:hAnsi="Arial" w:cs="Arial"/>
              <w:color w:val="FF0000"/>
              <w:spacing w:val="-2"/>
              <w:kern w:val="0"/>
              <w:sz w:val="22"/>
            </w:rPr>
          </w:rPrChange>
        </w:rPr>
        <w:t xml:space="preserve"> </w:t>
      </w:r>
      <w:r w:rsidRPr="002417BE">
        <w:rPr>
          <w:rFonts w:ascii="Arial" w:eastAsia="나눔명조" w:hAnsi="Arial" w:cs="Arial" w:hint="eastAsia"/>
          <w:spacing w:val="-2"/>
          <w:kern w:val="0"/>
          <w:sz w:val="22"/>
          <w:rPrChange w:id="3946" w:author="Keis" w:date="2024-09-13T11:12:00Z">
            <w:rPr>
              <w:rFonts w:ascii="Arial" w:eastAsia="나눔명조" w:hAnsi="Arial" w:cs="Arial" w:hint="eastAsia"/>
              <w:color w:val="FF0000"/>
              <w:spacing w:val="-2"/>
              <w:kern w:val="0"/>
              <w:sz w:val="22"/>
            </w:rPr>
          </w:rPrChange>
        </w:rPr>
        <w:t>→</w:t>
      </w:r>
      <w:r w:rsidRPr="002417BE">
        <w:rPr>
          <w:rFonts w:ascii="Arial" w:eastAsia="나눔명조" w:hAnsi="Arial" w:cs="Arial"/>
          <w:spacing w:val="-2"/>
          <w:kern w:val="0"/>
          <w:sz w:val="22"/>
          <w:rPrChange w:id="3947" w:author="Keis" w:date="2024-09-13T11:12:00Z">
            <w:rPr>
              <w:rFonts w:ascii="Arial" w:eastAsia="나눔명조" w:hAnsi="Arial" w:cs="Arial"/>
              <w:color w:val="FF0000"/>
              <w:spacing w:val="-2"/>
              <w:kern w:val="0"/>
              <w:sz w:val="22"/>
            </w:rPr>
          </w:rPrChange>
        </w:rPr>
        <w:t xml:space="preserve"> Dadd8a_23</w:t>
      </w:r>
    </w:p>
    <w:p w14:paraId="509EB702"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73DFA409" w14:textId="77777777" w:rsidR="00B90D96" w:rsidRPr="002417BE" w:rsidRDefault="00B90D96" w:rsidP="00B90D96">
      <w:pPr>
        <w:spacing w:line="384" w:lineRule="auto"/>
        <w:textAlignment w:val="baseline"/>
        <w:rPr>
          <w:rFonts w:ascii="Arial" w:eastAsia="굴림" w:hAnsi="Arial" w:cs="Arial"/>
          <w:spacing w:val="-2"/>
          <w:kern w:val="0"/>
          <w:sz w:val="22"/>
          <w:rPrChange w:id="3948" w:author="Keis" w:date="2024-09-13T11:12:00Z">
            <w:rPr>
              <w:rFonts w:ascii="Arial" w:eastAsia="굴림" w:hAnsi="Arial" w:cs="Arial"/>
              <w:color w:val="000000"/>
              <w:spacing w:val="-2"/>
              <w:kern w:val="0"/>
              <w:sz w:val="22"/>
            </w:rPr>
          </w:rPrChange>
        </w:rPr>
      </w:pPr>
      <w:r w:rsidRPr="002417BE">
        <w:rPr>
          <w:rFonts w:ascii="Arial" w:eastAsia="나눔명조" w:hAnsi="Arial" w:cs="Arial"/>
          <w:spacing w:val="-2"/>
          <w:kern w:val="0"/>
          <w:sz w:val="22"/>
          <w:rPrChange w:id="3949" w:author="Keis" w:date="2024-09-13T11:12:00Z">
            <w:rPr>
              <w:rFonts w:ascii="Arial" w:eastAsia="나눔명조" w:hAnsi="Arial" w:cs="Arial"/>
              <w:color w:val="FF0000"/>
              <w:spacing w:val="-2"/>
              <w:kern w:val="0"/>
              <w:sz w:val="22"/>
            </w:rPr>
          </w:rPrChange>
        </w:rPr>
        <w:t xml:space="preserve">Dadd8a_20. </w:t>
      </w:r>
      <w:r w:rsidR="001B303C" w:rsidRPr="002417BE">
        <w:rPr>
          <w:rFonts w:ascii="Arial" w:eastAsia="나눔명조" w:hAnsi="Arial" w:cs="Arial"/>
          <w:spacing w:val="-2"/>
          <w:kern w:val="0"/>
          <w:sz w:val="22"/>
          <w:rPrChange w:id="3950" w:author="Keis" w:date="2024-09-13T11:12:00Z">
            <w:rPr>
              <w:rFonts w:ascii="Arial" w:eastAsia="나눔명조" w:hAnsi="Arial" w:cs="Arial"/>
              <w:color w:val="FF0000"/>
              <w:spacing w:val="-2"/>
              <w:kern w:val="0"/>
              <w:sz w:val="22"/>
            </w:rPr>
          </w:rPrChange>
        </w:rPr>
        <w:t>What continuous employment system would you most like to introduce in the future</w:t>
      </w:r>
      <w:r w:rsidRPr="002417BE">
        <w:rPr>
          <w:rFonts w:ascii="Arial" w:eastAsia="나눔명조" w:hAnsi="Arial" w:cs="Arial"/>
          <w:spacing w:val="-2"/>
          <w:kern w:val="0"/>
          <w:sz w:val="22"/>
          <w:rPrChange w:id="3951" w:author="Keis" w:date="2024-09-13T11:12:00Z">
            <w:rPr>
              <w:rFonts w:ascii="Arial" w:eastAsia="나눔명조" w:hAnsi="Arial" w:cs="Arial"/>
              <w:color w:val="FF0000"/>
              <w:spacing w:val="-2"/>
              <w:kern w:val="0"/>
              <w:sz w:val="22"/>
            </w:rPr>
          </w:rPrChange>
        </w:rPr>
        <w:t>?</w:t>
      </w:r>
    </w:p>
    <w:p w14:paraId="65A4E514" w14:textId="77777777" w:rsidR="00B90D96" w:rsidRPr="002417BE" w:rsidRDefault="00B90D96" w:rsidP="00B90D96">
      <w:pPr>
        <w:spacing w:line="384" w:lineRule="auto"/>
        <w:textAlignment w:val="baseline"/>
        <w:rPr>
          <w:rFonts w:ascii="Arial" w:eastAsia="굴림" w:hAnsi="Arial" w:cs="Arial"/>
          <w:spacing w:val="-2"/>
          <w:kern w:val="0"/>
          <w:sz w:val="22"/>
          <w:rPrChange w:id="3952" w:author="Keis" w:date="2024-09-13T11:12: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3953" w:author="Keis" w:date="2024-09-13T11:12:00Z">
            <w:rPr>
              <w:rFonts w:ascii="굴림" w:eastAsia="굴림" w:hAnsi="굴림" w:cs="굴림" w:hint="eastAsia"/>
              <w:color w:val="FF0000"/>
              <w:spacing w:val="-2"/>
              <w:kern w:val="0"/>
              <w:sz w:val="22"/>
            </w:rPr>
          </w:rPrChange>
        </w:rPr>
        <w:t>①</w:t>
      </w:r>
      <w:r w:rsidRPr="002417BE">
        <w:rPr>
          <w:rFonts w:ascii="Arial" w:eastAsia="나눔명조" w:hAnsi="Arial" w:cs="Arial"/>
          <w:spacing w:val="-2"/>
          <w:kern w:val="0"/>
          <w:sz w:val="22"/>
          <w:rPrChange w:id="3954" w:author="Keis" w:date="2024-09-13T11:12:00Z">
            <w:rPr>
              <w:rFonts w:ascii="Arial" w:eastAsia="나눔명조" w:hAnsi="Arial" w:cs="Arial"/>
              <w:color w:val="FF0000"/>
              <w:spacing w:val="-2"/>
              <w:kern w:val="0"/>
              <w:sz w:val="22"/>
            </w:rPr>
          </w:rPrChange>
        </w:rPr>
        <w:t xml:space="preserve"> </w:t>
      </w:r>
      <w:r w:rsidR="00573B8D" w:rsidRPr="002417BE">
        <w:rPr>
          <w:rFonts w:ascii="Arial" w:eastAsia="나눔명조" w:hAnsi="Arial" w:cs="Arial"/>
          <w:spacing w:val="-2"/>
          <w:kern w:val="0"/>
          <w:sz w:val="22"/>
          <w:rPrChange w:id="3955" w:author="Keis" w:date="2024-09-13T11:12:00Z">
            <w:rPr>
              <w:rFonts w:ascii="Arial" w:eastAsia="나눔명조" w:hAnsi="Arial" w:cs="Arial"/>
              <w:color w:val="FF0000"/>
              <w:spacing w:val="-2"/>
              <w:kern w:val="0"/>
              <w:sz w:val="22"/>
            </w:rPr>
          </w:rPrChange>
        </w:rPr>
        <w:t>Extension of retirement age</w:t>
      </w:r>
    </w:p>
    <w:p w14:paraId="01F51B31"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2417BE">
        <w:rPr>
          <w:rFonts w:ascii="굴림" w:eastAsia="굴림" w:hAnsi="굴림" w:cs="굴림" w:hint="eastAsia"/>
          <w:spacing w:val="-2"/>
          <w:kern w:val="0"/>
          <w:sz w:val="22"/>
          <w:rPrChange w:id="3956" w:author="Keis" w:date="2024-09-13T11:12:00Z">
            <w:rPr>
              <w:rFonts w:ascii="굴림" w:eastAsia="굴림" w:hAnsi="굴림" w:cs="굴림" w:hint="eastAsia"/>
              <w:color w:val="FF0000"/>
              <w:spacing w:val="-2"/>
              <w:kern w:val="0"/>
              <w:sz w:val="22"/>
            </w:rPr>
          </w:rPrChange>
        </w:rPr>
        <w:t>③</w:t>
      </w:r>
      <w:r w:rsidRPr="002417BE">
        <w:rPr>
          <w:rFonts w:ascii="Arial" w:eastAsia="나눔명조" w:hAnsi="Arial" w:cs="Arial"/>
          <w:spacing w:val="-2"/>
          <w:kern w:val="0"/>
          <w:sz w:val="22"/>
          <w:rPrChange w:id="3957" w:author="Keis" w:date="2024-09-13T11:12:00Z">
            <w:rPr>
              <w:rFonts w:ascii="Arial" w:eastAsia="나눔명조" w:hAnsi="Arial" w:cs="Arial"/>
              <w:color w:val="FF0000"/>
              <w:spacing w:val="-2"/>
              <w:kern w:val="0"/>
              <w:sz w:val="22"/>
            </w:rPr>
          </w:rPrChange>
        </w:rPr>
        <w:t xml:space="preserve"> </w:t>
      </w:r>
      <w:r w:rsidR="00573B8D" w:rsidRPr="002417BE">
        <w:rPr>
          <w:rFonts w:ascii="Arial" w:eastAsia="나눔명조" w:hAnsi="Arial" w:cs="Arial"/>
          <w:spacing w:val="-2"/>
          <w:kern w:val="0"/>
          <w:sz w:val="22"/>
          <w:rPrChange w:id="3958" w:author="Keis" w:date="2024-09-13T11:12:00Z">
            <w:rPr>
              <w:rFonts w:ascii="Arial" w:eastAsia="나눔명조" w:hAnsi="Arial" w:cs="Arial"/>
              <w:color w:val="FF0000"/>
              <w:spacing w:val="-2"/>
              <w:kern w:val="0"/>
              <w:sz w:val="22"/>
            </w:rPr>
          </w:rPrChange>
        </w:rPr>
        <w:t>Abolition of retirement age</w:t>
      </w:r>
    </w:p>
    <w:p w14:paraId="0D69ECAA" w14:textId="77777777" w:rsidR="004856CD" w:rsidRPr="00DD76F4" w:rsidRDefault="004856CD" w:rsidP="004856CD">
      <w:pPr>
        <w:spacing w:line="384" w:lineRule="auto"/>
        <w:textAlignment w:val="baseline"/>
        <w:rPr>
          <w:ins w:id="3959" w:author="swcsmart000" w:date="2024-09-05T16:56:00Z"/>
          <w:rFonts w:ascii="Arial" w:eastAsia="나눔명조" w:hAnsi="Arial" w:cs="Arial"/>
          <w:color w:val="00B050"/>
          <w:spacing w:val="-2"/>
          <w:kern w:val="0"/>
          <w:sz w:val="22"/>
        </w:rPr>
      </w:pPr>
      <w:ins w:id="3960" w:author="swcsmart000" w:date="2024-09-05T16:56:00Z">
        <w:r w:rsidRPr="00DD76F4">
          <w:rPr>
            <w:rFonts w:ascii="Arial" w:eastAsia="나눔명조" w:hAnsi="Arial" w:cs="Arial" w:hint="eastAsia"/>
            <w:color w:val="00B050"/>
            <w:spacing w:val="-2"/>
            <w:kern w:val="0"/>
            <w:sz w:val="22"/>
          </w:rPr>
          <w:t>⑤</w:t>
        </w:r>
        <w:r w:rsidRPr="00DD76F4">
          <w:rPr>
            <w:rFonts w:ascii="Arial" w:eastAsia="나눔명조" w:hAnsi="Arial" w:cs="Arial"/>
            <w:color w:val="00B050"/>
            <w:spacing w:val="-2"/>
            <w:kern w:val="0"/>
            <w:sz w:val="22"/>
          </w:rPr>
          <w:t xml:space="preserve"> </w:t>
        </w:r>
        <w:r w:rsidRPr="00DD76F4">
          <w:rPr>
            <w:rFonts w:ascii="Arial" w:eastAsia="나눔명조" w:hAnsi="Arial" w:cs="Arial" w:hint="eastAsia"/>
            <w:color w:val="00B050"/>
            <w:spacing w:val="-2"/>
            <w:kern w:val="0"/>
            <w:sz w:val="22"/>
          </w:rPr>
          <w:t>Re-employment after retirement age</w:t>
        </w:r>
      </w:ins>
    </w:p>
    <w:p w14:paraId="3320E1FF" w14:textId="54A9B3F7" w:rsidR="00B90D96" w:rsidDel="004856CD" w:rsidRDefault="00B90D96" w:rsidP="00B90D96">
      <w:pPr>
        <w:spacing w:line="384" w:lineRule="auto"/>
        <w:textAlignment w:val="baseline"/>
        <w:rPr>
          <w:del w:id="3961" w:author="swcsmart000" w:date="2024-09-05T16:56:00Z"/>
          <w:rFonts w:ascii="Arial" w:eastAsia="나눔명조" w:hAnsi="Arial" w:cs="Arial"/>
          <w:color w:val="FF0000"/>
          <w:spacing w:val="-2"/>
          <w:kern w:val="0"/>
          <w:sz w:val="22"/>
        </w:rPr>
      </w:pPr>
      <w:del w:id="3962" w:author="swcsmart000" w:date="2024-09-05T16:56:00Z">
        <w:r w:rsidRPr="00B90D96" w:rsidDel="004856CD">
          <w:rPr>
            <w:rFonts w:ascii="굴림" w:eastAsia="굴림" w:hAnsi="굴림" w:cs="굴림" w:hint="eastAsia"/>
            <w:color w:val="FF0000"/>
            <w:spacing w:val="-2"/>
            <w:kern w:val="0"/>
            <w:sz w:val="22"/>
          </w:rPr>
          <w:delText>⑤</w:delText>
        </w:r>
        <w:r w:rsidRPr="00B90D96" w:rsidDel="004856CD">
          <w:rPr>
            <w:rFonts w:ascii="Arial" w:eastAsia="나눔명조" w:hAnsi="Arial" w:cs="Arial"/>
            <w:color w:val="FF0000"/>
            <w:spacing w:val="-2"/>
            <w:kern w:val="0"/>
            <w:sz w:val="22"/>
          </w:rPr>
          <w:delText xml:space="preserve"> </w:delText>
        </w:r>
        <w:r w:rsidR="00573B8D" w:rsidDel="004856CD">
          <w:rPr>
            <w:rFonts w:ascii="Arial" w:eastAsia="나눔명조" w:hAnsi="Arial" w:cs="Arial" w:hint="eastAsia"/>
            <w:color w:val="FF0000"/>
            <w:spacing w:val="-2"/>
            <w:kern w:val="0"/>
            <w:sz w:val="22"/>
          </w:rPr>
          <w:delText>Re-employment or continuing empl</w:delText>
        </w:r>
        <w:r w:rsidR="00C046E8" w:rsidDel="004856CD">
          <w:rPr>
            <w:rFonts w:ascii="Arial" w:eastAsia="나눔명조" w:hAnsi="Arial" w:cs="Arial" w:hint="eastAsia"/>
            <w:color w:val="FF0000"/>
            <w:spacing w:val="-2"/>
            <w:kern w:val="0"/>
            <w:sz w:val="22"/>
          </w:rPr>
          <w:delText>oyment after the retirement age</w:delText>
        </w:r>
      </w:del>
    </w:p>
    <w:p w14:paraId="0F8ABA26" w14:textId="77777777" w:rsidR="00573B8D" w:rsidRPr="00B90D96" w:rsidRDefault="00573B8D" w:rsidP="00B90D96">
      <w:pPr>
        <w:spacing w:line="384" w:lineRule="auto"/>
        <w:textAlignment w:val="baseline"/>
        <w:rPr>
          <w:rFonts w:ascii="Arial" w:eastAsia="굴림" w:hAnsi="Arial" w:cs="Arial"/>
          <w:color w:val="FF0000"/>
          <w:spacing w:val="-2"/>
          <w:kern w:val="0"/>
          <w:sz w:val="22"/>
        </w:rPr>
      </w:pPr>
    </w:p>
    <w:p w14:paraId="58140B5C" w14:textId="30E1FA49" w:rsidR="00E4276F" w:rsidRPr="002417BE" w:rsidRDefault="00B90D96" w:rsidP="00B90D96">
      <w:pPr>
        <w:spacing w:line="384" w:lineRule="auto"/>
        <w:textAlignment w:val="baseline"/>
        <w:rPr>
          <w:rFonts w:ascii="Arial" w:eastAsia="나눔명조" w:hAnsi="Arial" w:cs="Arial"/>
          <w:spacing w:val="-2"/>
          <w:kern w:val="0"/>
          <w:sz w:val="22"/>
          <w:rPrChange w:id="3963" w:author="Keis" w:date="2024-09-13T11:12:00Z">
            <w:rPr>
              <w:rFonts w:ascii="Arial" w:eastAsia="나눔명조" w:hAnsi="Arial" w:cs="Arial"/>
              <w:color w:val="FF0000"/>
              <w:spacing w:val="-2"/>
              <w:kern w:val="0"/>
              <w:sz w:val="22"/>
            </w:rPr>
          </w:rPrChange>
        </w:rPr>
      </w:pPr>
      <w:r w:rsidRPr="002417BE">
        <w:rPr>
          <w:rFonts w:ascii="Arial" w:eastAsia="나눔명조" w:hAnsi="Arial" w:cs="Arial"/>
          <w:spacing w:val="-2"/>
          <w:kern w:val="0"/>
          <w:sz w:val="22"/>
          <w:rPrChange w:id="3964" w:author="Keis" w:date="2024-09-13T11:12:00Z">
            <w:rPr>
              <w:rFonts w:ascii="Arial" w:eastAsia="나눔명조" w:hAnsi="Arial" w:cs="Arial"/>
              <w:color w:val="FF0000"/>
              <w:spacing w:val="-2"/>
              <w:kern w:val="0"/>
              <w:sz w:val="22"/>
            </w:rPr>
          </w:rPrChange>
        </w:rPr>
        <w:t xml:space="preserve">Dadd8a_21. </w:t>
      </w:r>
      <w:r w:rsidR="00E4276F" w:rsidRPr="002417BE">
        <w:rPr>
          <w:rFonts w:ascii="Arial" w:eastAsia="나눔명조" w:hAnsi="Arial" w:cs="Arial"/>
          <w:spacing w:val="-2"/>
          <w:kern w:val="0"/>
          <w:sz w:val="22"/>
          <w:rPrChange w:id="3965" w:author="Keis" w:date="2024-09-13T11:12:00Z">
            <w:rPr>
              <w:rFonts w:ascii="Arial" w:eastAsia="나눔명조" w:hAnsi="Arial" w:cs="Arial"/>
              <w:color w:val="FF0000"/>
              <w:spacing w:val="-2"/>
              <w:kern w:val="0"/>
              <w:sz w:val="22"/>
            </w:rPr>
          </w:rPrChange>
        </w:rPr>
        <w:t>Are you willing to continue working if the</w:t>
      </w:r>
      <w:r w:rsidR="00E4276F" w:rsidRPr="00DC0F5C">
        <w:rPr>
          <w:rFonts w:ascii="Arial" w:eastAsia="나눔명조" w:hAnsi="Arial" w:cs="Arial"/>
          <w:color w:val="000000" w:themeColor="text1"/>
          <w:spacing w:val="-2"/>
          <w:kern w:val="0"/>
          <w:sz w:val="22"/>
          <w:rPrChange w:id="3966" w:author="Keis" w:date="2024-09-13T13:34:00Z">
            <w:rPr>
              <w:rFonts w:ascii="Arial" w:eastAsia="나눔명조" w:hAnsi="Arial" w:cs="Arial"/>
              <w:color w:val="FF0000"/>
              <w:spacing w:val="-2"/>
              <w:kern w:val="0"/>
              <w:sz w:val="22"/>
            </w:rPr>
          </w:rPrChange>
        </w:rPr>
        <w:t xml:space="preserve"> </w:t>
      </w:r>
      <w:del w:id="3967" w:author="swcsmart000" w:date="2024-09-05T16:56:00Z">
        <w:r w:rsidR="00E4276F" w:rsidRPr="00CF2701" w:rsidDel="00CF2701">
          <w:rPr>
            <w:rFonts w:ascii="Arial" w:eastAsia="나눔명조" w:hAnsi="Arial" w:cs="Arial"/>
            <w:color w:val="00B050"/>
            <w:spacing w:val="-2"/>
            <w:kern w:val="0"/>
            <w:sz w:val="22"/>
            <w:rPrChange w:id="3968" w:author="swcsmart000" w:date="2024-09-05T16:57:00Z">
              <w:rPr>
                <w:rFonts w:ascii="Arial" w:eastAsia="나눔명조" w:hAnsi="Arial" w:cs="Arial"/>
                <w:color w:val="FF0000"/>
                <w:spacing w:val="-2"/>
                <w:kern w:val="0"/>
                <w:sz w:val="22"/>
              </w:rPr>
            </w:rPrChange>
          </w:rPr>
          <w:delText xml:space="preserve">continuous </w:delText>
        </w:r>
      </w:del>
      <w:ins w:id="3969" w:author="swcsmart000" w:date="2024-09-05T16:56:00Z">
        <w:r w:rsidR="00CF2701" w:rsidRPr="00CF2701">
          <w:rPr>
            <w:rFonts w:ascii="Arial" w:eastAsia="나눔명조" w:hAnsi="Arial" w:cs="Arial"/>
            <w:color w:val="00B050"/>
            <w:spacing w:val="-2"/>
            <w:kern w:val="0"/>
            <w:sz w:val="22"/>
            <w:rPrChange w:id="3970" w:author="swcsmart000" w:date="2024-09-05T16:57:00Z">
              <w:rPr>
                <w:rFonts w:ascii="Arial" w:eastAsia="나눔명조" w:hAnsi="Arial" w:cs="Arial"/>
                <w:color w:val="FF0000"/>
                <w:spacing w:val="-2"/>
                <w:kern w:val="0"/>
                <w:sz w:val="22"/>
              </w:rPr>
            </w:rPrChange>
          </w:rPr>
          <w:t>re-</w:t>
        </w:r>
      </w:ins>
      <w:r w:rsidR="00E4276F" w:rsidRPr="00CF2701">
        <w:rPr>
          <w:rFonts w:ascii="Arial" w:eastAsia="나눔명조" w:hAnsi="Arial" w:cs="Arial"/>
          <w:color w:val="00B050"/>
          <w:spacing w:val="-2"/>
          <w:kern w:val="0"/>
          <w:sz w:val="22"/>
          <w:rPrChange w:id="3971" w:author="swcsmart000" w:date="2024-09-05T16:57:00Z">
            <w:rPr>
              <w:rFonts w:ascii="Arial" w:eastAsia="나눔명조" w:hAnsi="Arial" w:cs="Arial"/>
              <w:color w:val="FF0000"/>
              <w:spacing w:val="-2"/>
              <w:kern w:val="0"/>
              <w:sz w:val="22"/>
            </w:rPr>
          </w:rPrChange>
        </w:rPr>
        <w:t>employment system</w:t>
      </w:r>
      <w:ins w:id="3972" w:author="swcsmart000" w:date="2024-09-05T16:57:00Z">
        <w:r w:rsidR="00CF2701" w:rsidRPr="00CF2701">
          <w:rPr>
            <w:rFonts w:ascii="Arial" w:eastAsia="나눔명조" w:hAnsi="Arial" w:cs="Arial"/>
            <w:color w:val="00B050"/>
            <w:spacing w:val="-2"/>
            <w:kern w:val="0"/>
            <w:sz w:val="22"/>
            <w:rPrChange w:id="3973" w:author="swcsmart000" w:date="2024-09-05T16:57:00Z">
              <w:rPr>
                <w:rFonts w:ascii="Arial" w:eastAsia="나눔명조" w:hAnsi="Arial" w:cs="Arial"/>
                <w:color w:val="FF0000"/>
                <w:spacing w:val="-2"/>
                <w:kern w:val="0"/>
                <w:sz w:val="22"/>
              </w:rPr>
            </w:rPrChange>
          </w:rPr>
          <w:t xml:space="preserve"> after retirement</w:t>
        </w:r>
        <w:r w:rsidR="00CF2701">
          <w:rPr>
            <w:rFonts w:ascii="Arial" w:eastAsia="나눔명조" w:hAnsi="Arial" w:cs="Arial"/>
            <w:color w:val="00B050"/>
            <w:spacing w:val="-2"/>
            <w:kern w:val="0"/>
            <w:sz w:val="22"/>
          </w:rPr>
          <w:t xml:space="preserve"> age</w:t>
        </w:r>
      </w:ins>
      <w:r w:rsidR="00E4276F" w:rsidRPr="00DC0F5C">
        <w:rPr>
          <w:rFonts w:ascii="Arial" w:eastAsia="나눔명조" w:hAnsi="Arial" w:cs="Arial"/>
          <w:color w:val="000000" w:themeColor="text1"/>
          <w:spacing w:val="-2"/>
          <w:kern w:val="0"/>
          <w:sz w:val="22"/>
          <w:rPrChange w:id="3974" w:author="Keis" w:date="2024-09-13T13:34:00Z">
            <w:rPr>
              <w:rFonts w:ascii="Arial" w:eastAsia="나눔명조" w:hAnsi="Arial" w:cs="Arial"/>
              <w:color w:val="FF0000"/>
              <w:spacing w:val="-2"/>
              <w:kern w:val="0"/>
              <w:sz w:val="22"/>
            </w:rPr>
          </w:rPrChange>
        </w:rPr>
        <w:t xml:space="preserve"> </w:t>
      </w:r>
      <w:r w:rsidR="00E4276F" w:rsidRPr="002417BE">
        <w:rPr>
          <w:rFonts w:ascii="Arial" w:eastAsia="나눔명조" w:hAnsi="Arial" w:cs="Arial"/>
          <w:spacing w:val="-2"/>
          <w:kern w:val="0"/>
          <w:sz w:val="22"/>
          <w:rPrChange w:id="3975" w:author="Keis" w:date="2024-09-13T11:12:00Z">
            <w:rPr>
              <w:rFonts w:ascii="Arial" w:eastAsia="나눔명조" w:hAnsi="Arial" w:cs="Arial"/>
              <w:color w:val="FF0000"/>
              <w:spacing w:val="-2"/>
              <w:kern w:val="0"/>
              <w:sz w:val="22"/>
            </w:rPr>
          </w:rPrChange>
        </w:rPr>
        <w:t>is introduced in your current workplace?</w:t>
      </w:r>
    </w:p>
    <w:p w14:paraId="1404B42C" w14:textId="77777777" w:rsidR="00B90D96" w:rsidRPr="002417BE" w:rsidRDefault="00B90D96" w:rsidP="00B90D96">
      <w:pPr>
        <w:spacing w:line="384" w:lineRule="auto"/>
        <w:textAlignment w:val="baseline"/>
        <w:rPr>
          <w:rFonts w:ascii="Arial" w:eastAsia="굴림" w:hAnsi="Arial" w:cs="Arial"/>
          <w:kern w:val="0"/>
          <w:sz w:val="22"/>
          <w:rPrChange w:id="3976" w:author="Keis" w:date="2024-09-13T11:12:00Z">
            <w:rPr>
              <w:rFonts w:ascii="Arial" w:eastAsia="굴림" w:hAnsi="Arial" w:cs="Arial"/>
              <w:color w:val="000000"/>
              <w:kern w:val="0"/>
              <w:sz w:val="22"/>
            </w:rPr>
          </w:rPrChange>
        </w:rPr>
      </w:pPr>
      <w:r w:rsidRPr="002417BE">
        <w:rPr>
          <w:rFonts w:ascii="굴림" w:eastAsia="굴림" w:hAnsi="굴림" w:cs="굴림" w:hint="eastAsia"/>
          <w:spacing w:val="-2"/>
          <w:kern w:val="0"/>
          <w:sz w:val="22"/>
          <w:rPrChange w:id="3977" w:author="Keis" w:date="2024-09-13T11:12:00Z">
            <w:rPr>
              <w:rFonts w:ascii="굴림" w:eastAsia="굴림" w:hAnsi="굴림" w:cs="굴림" w:hint="eastAsia"/>
              <w:color w:val="FF0000"/>
              <w:spacing w:val="-2"/>
              <w:kern w:val="0"/>
              <w:sz w:val="22"/>
            </w:rPr>
          </w:rPrChange>
        </w:rPr>
        <w:t>①</w:t>
      </w:r>
      <w:r w:rsidRPr="002417BE">
        <w:rPr>
          <w:rFonts w:ascii="Arial" w:eastAsia="나눔명조" w:hAnsi="Arial" w:cs="Arial"/>
          <w:spacing w:val="-2"/>
          <w:kern w:val="0"/>
          <w:sz w:val="22"/>
          <w:rPrChange w:id="3978" w:author="Keis" w:date="2024-09-13T11:12:00Z">
            <w:rPr>
              <w:rFonts w:ascii="Arial" w:eastAsia="나눔명조" w:hAnsi="Arial" w:cs="Arial"/>
              <w:color w:val="FF0000"/>
              <w:spacing w:val="-2"/>
              <w:kern w:val="0"/>
              <w:sz w:val="22"/>
            </w:rPr>
          </w:rPrChange>
        </w:rPr>
        <w:t xml:space="preserve"> </w:t>
      </w:r>
      <w:r w:rsidR="0013478A" w:rsidRPr="002417BE">
        <w:rPr>
          <w:rFonts w:ascii="Arial" w:eastAsia="나눔명조" w:hAnsi="Arial" w:cs="Arial"/>
          <w:spacing w:val="-2"/>
          <w:kern w:val="0"/>
          <w:sz w:val="22"/>
          <w:rPrChange w:id="3979" w:author="Keis" w:date="2024-09-13T11:12:00Z">
            <w:rPr>
              <w:rFonts w:ascii="Arial" w:eastAsia="나눔명조" w:hAnsi="Arial" w:cs="Arial"/>
              <w:color w:val="FF0000"/>
              <w:spacing w:val="-2"/>
              <w:kern w:val="0"/>
              <w:sz w:val="22"/>
            </w:rPr>
          </w:rPrChange>
        </w:rPr>
        <w:t>Yes</w:t>
      </w:r>
      <w:r w:rsidRPr="002417BE">
        <w:rPr>
          <w:rFonts w:ascii="Arial" w:eastAsia="나눔명조" w:hAnsi="Arial" w:cs="Arial"/>
          <w:spacing w:val="-2"/>
          <w:kern w:val="0"/>
          <w:sz w:val="22"/>
          <w:rPrChange w:id="3980" w:author="Keis" w:date="2024-09-13T11:12:00Z">
            <w:rPr>
              <w:rFonts w:ascii="Arial" w:eastAsia="나눔명조" w:hAnsi="Arial" w:cs="Arial"/>
              <w:color w:val="FF0000"/>
              <w:spacing w:val="-2"/>
              <w:kern w:val="0"/>
              <w:sz w:val="22"/>
            </w:rPr>
          </w:rPrChange>
        </w:rPr>
        <w:t xml:space="preserve"> </w:t>
      </w:r>
      <w:r w:rsidRPr="002417BE">
        <w:rPr>
          <w:rFonts w:ascii="Arial" w:eastAsia="나눔명조" w:hAnsi="Arial" w:cs="Arial" w:hint="eastAsia"/>
          <w:spacing w:val="-2"/>
          <w:kern w:val="0"/>
          <w:sz w:val="22"/>
          <w:rPrChange w:id="3981" w:author="Keis" w:date="2024-09-13T11:12:00Z">
            <w:rPr>
              <w:rFonts w:ascii="Arial" w:eastAsia="나눔명조" w:hAnsi="Arial" w:cs="Arial" w:hint="eastAsia"/>
              <w:color w:val="FF0000"/>
              <w:spacing w:val="-2"/>
              <w:kern w:val="0"/>
              <w:sz w:val="22"/>
            </w:rPr>
          </w:rPrChange>
        </w:rPr>
        <w:t>→</w:t>
      </w:r>
      <w:r w:rsidRPr="002417BE">
        <w:rPr>
          <w:rFonts w:ascii="Arial" w:eastAsia="나눔명조" w:hAnsi="Arial" w:cs="Arial"/>
          <w:spacing w:val="-2"/>
          <w:kern w:val="0"/>
          <w:sz w:val="22"/>
          <w:rPrChange w:id="3982" w:author="Keis" w:date="2024-09-13T11:12:00Z">
            <w:rPr>
              <w:rFonts w:ascii="Arial" w:eastAsia="나눔명조" w:hAnsi="Arial" w:cs="Arial"/>
              <w:color w:val="FF0000"/>
              <w:spacing w:val="-2"/>
              <w:kern w:val="0"/>
              <w:sz w:val="22"/>
            </w:rPr>
          </w:rPrChange>
        </w:rPr>
        <w:t xml:space="preserve"> Dadd8a_23</w:t>
      </w:r>
    </w:p>
    <w:p w14:paraId="1380B71B" w14:textId="77777777" w:rsidR="00B90D96" w:rsidRPr="002417BE" w:rsidRDefault="00B90D96" w:rsidP="00B90D96">
      <w:pPr>
        <w:spacing w:line="384" w:lineRule="auto"/>
        <w:textAlignment w:val="baseline"/>
        <w:rPr>
          <w:rFonts w:ascii="Arial" w:eastAsia="굴림" w:hAnsi="Arial" w:cs="Arial"/>
          <w:spacing w:val="-2"/>
          <w:kern w:val="0"/>
          <w:sz w:val="22"/>
          <w:rPrChange w:id="3983" w:author="Keis" w:date="2024-09-13T11:12: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3984" w:author="Keis" w:date="2024-09-13T11:12:00Z">
            <w:rPr>
              <w:rFonts w:ascii="굴림" w:eastAsia="굴림" w:hAnsi="굴림" w:cs="굴림" w:hint="eastAsia"/>
              <w:color w:val="FF0000"/>
              <w:spacing w:val="-2"/>
              <w:kern w:val="0"/>
              <w:sz w:val="22"/>
            </w:rPr>
          </w:rPrChange>
        </w:rPr>
        <w:t>⑤</w:t>
      </w:r>
      <w:r w:rsidR="0013478A" w:rsidRPr="002417BE">
        <w:rPr>
          <w:rFonts w:ascii="Arial" w:eastAsia="나눔명조" w:hAnsi="Arial" w:cs="Arial"/>
          <w:spacing w:val="-2"/>
          <w:kern w:val="0"/>
          <w:sz w:val="22"/>
          <w:rPrChange w:id="3985" w:author="Keis" w:date="2024-09-13T11:12:00Z">
            <w:rPr>
              <w:rFonts w:ascii="Arial" w:eastAsia="나눔명조" w:hAnsi="Arial" w:cs="Arial"/>
              <w:color w:val="FF0000"/>
              <w:spacing w:val="-2"/>
              <w:kern w:val="0"/>
              <w:sz w:val="22"/>
            </w:rPr>
          </w:rPrChange>
        </w:rPr>
        <w:t xml:space="preserve"> No</w:t>
      </w:r>
    </w:p>
    <w:p w14:paraId="4BFD4659"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4E809F5F" w14:textId="71840D7F" w:rsidR="00B90D96" w:rsidRPr="00B90D96" w:rsidRDefault="00B90D96" w:rsidP="00B90D96">
      <w:pPr>
        <w:spacing w:line="384" w:lineRule="auto"/>
        <w:textAlignment w:val="baseline"/>
        <w:rPr>
          <w:rFonts w:ascii="Arial" w:eastAsia="굴림" w:hAnsi="Arial" w:cs="Arial"/>
          <w:color w:val="000000"/>
          <w:spacing w:val="-2"/>
          <w:kern w:val="0"/>
          <w:sz w:val="22"/>
        </w:rPr>
      </w:pPr>
      <w:r w:rsidRPr="002417BE">
        <w:rPr>
          <w:rFonts w:ascii="Arial" w:eastAsia="나눔명조" w:hAnsi="Arial" w:cs="Arial"/>
          <w:spacing w:val="-2"/>
          <w:kern w:val="0"/>
          <w:sz w:val="22"/>
          <w:rPrChange w:id="3986" w:author="Keis" w:date="2024-09-13T11:12:00Z">
            <w:rPr>
              <w:rFonts w:ascii="Arial" w:eastAsia="나눔명조" w:hAnsi="Arial" w:cs="Arial"/>
              <w:color w:val="FF0000"/>
              <w:spacing w:val="-2"/>
              <w:kern w:val="0"/>
              <w:sz w:val="22"/>
            </w:rPr>
          </w:rPrChange>
        </w:rPr>
        <w:t xml:space="preserve">Dadd8a_22. </w:t>
      </w:r>
      <w:r w:rsidR="00E4276F" w:rsidRPr="002417BE">
        <w:rPr>
          <w:rFonts w:ascii="Arial" w:eastAsia="나눔명조" w:hAnsi="Arial" w:cs="Arial"/>
          <w:spacing w:val="-2"/>
          <w:kern w:val="0"/>
          <w:sz w:val="22"/>
          <w:rPrChange w:id="3987" w:author="Keis" w:date="2024-09-13T11:12:00Z">
            <w:rPr>
              <w:rFonts w:ascii="Arial" w:eastAsia="나눔명조" w:hAnsi="Arial" w:cs="Arial"/>
              <w:color w:val="FF0000"/>
              <w:spacing w:val="-2"/>
              <w:kern w:val="0"/>
              <w:sz w:val="22"/>
            </w:rPr>
          </w:rPrChange>
        </w:rPr>
        <w:t xml:space="preserve">Tell the major reason that you </w:t>
      </w:r>
      <w:del w:id="3988" w:author="swcsmart000" w:date="2024-09-05T16:58:00Z">
        <w:r w:rsidR="00E4276F" w:rsidRPr="00CF2701" w:rsidDel="00CF2701">
          <w:rPr>
            <w:rFonts w:ascii="Arial" w:eastAsia="나눔명조" w:hAnsi="Arial" w:cs="Arial"/>
            <w:color w:val="00B050"/>
            <w:spacing w:val="-2"/>
            <w:kern w:val="0"/>
            <w:sz w:val="22"/>
            <w:rPrChange w:id="3989" w:author="swcsmart000" w:date="2024-09-05T16:58:00Z">
              <w:rPr>
                <w:rFonts w:ascii="Arial" w:eastAsia="나눔명조" w:hAnsi="Arial" w:cs="Arial"/>
                <w:color w:val="FF0000"/>
                <w:spacing w:val="-2"/>
                <w:kern w:val="0"/>
                <w:sz w:val="22"/>
              </w:rPr>
            </w:rPrChange>
          </w:rPr>
          <w:delText>don’t want to continuous employment or</w:delText>
        </w:r>
      </w:del>
      <w:ins w:id="3990" w:author="swcsmart000" w:date="2024-09-05T16:58:00Z">
        <w:r w:rsidR="00CF2701" w:rsidRPr="00CF2701">
          <w:rPr>
            <w:rFonts w:ascii="Arial" w:eastAsia="나눔명조" w:hAnsi="Arial" w:cs="Arial"/>
            <w:color w:val="00B050"/>
            <w:spacing w:val="-2"/>
            <w:kern w:val="0"/>
            <w:sz w:val="22"/>
            <w:rPrChange w:id="3991" w:author="swcsmart000" w:date="2024-09-05T16:58:00Z">
              <w:rPr>
                <w:rFonts w:ascii="Arial" w:eastAsia="나눔명조" w:hAnsi="Arial" w:cs="Arial"/>
                <w:color w:val="FF0000"/>
                <w:spacing w:val="-2"/>
                <w:kern w:val="0"/>
                <w:sz w:val="22"/>
              </w:rPr>
            </w:rPrChange>
          </w:rPr>
          <w:t>won’t</w:t>
        </w:r>
      </w:ins>
      <w:r w:rsidR="00E4276F" w:rsidRPr="002B1E54">
        <w:rPr>
          <w:rFonts w:ascii="Arial" w:eastAsia="나눔명조" w:hAnsi="Arial" w:cs="Arial"/>
          <w:color w:val="000000" w:themeColor="text1"/>
          <w:spacing w:val="-2"/>
          <w:kern w:val="0"/>
          <w:sz w:val="22"/>
          <w:rPrChange w:id="3992" w:author="Keis" w:date="2024-09-13T13:12:00Z">
            <w:rPr>
              <w:rFonts w:ascii="Arial" w:eastAsia="나눔명조" w:hAnsi="Arial" w:cs="Arial"/>
              <w:color w:val="FF0000"/>
              <w:spacing w:val="-2"/>
              <w:kern w:val="0"/>
              <w:sz w:val="22"/>
            </w:rPr>
          </w:rPrChange>
        </w:rPr>
        <w:t xml:space="preserve"> </w:t>
      </w:r>
      <w:r w:rsidR="00E4276F" w:rsidRPr="002417BE">
        <w:rPr>
          <w:rFonts w:ascii="Arial" w:eastAsia="나눔명조" w:hAnsi="Arial" w:cs="Arial"/>
          <w:spacing w:val="-2"/>
          <w:kern w:val="0"/>
          <w:sz w:val="22"/>
          <w:rPrChange w:id="3993" w:author="Keis" w:date="2024-09-13T11:12:00Z">
            <w:rPr>
              <w:rFonts w:ascii="Arial" w:eastAsia="나눔명조" w:hAnsi="Arial" w:cs="Arial"/>
              <w:color w:val="FF0000"/>
              <w:spacing w:val="-2"/>
              <w:kern w:val="0"/>
              <w:sz w:val="22"/>
            </w:rPr>
          </w:rPrChange>
        </w:rPr>
        <w:t>re-employment after the retirement age.</w:t>
      </w:r>
    </w:p>
    <w:p w14:paraId="376ECD96" w14:textId="77777777" w:rsidR="00B90D96" w:rsidRPr="002417BE" w:rsidRDefault="00B90D96" w:rsidP="00B90D96">
      <w:pPr>
        <w:spacing w:line="384" w:lineRule="auto"/>
        <w:textAlignment w:val="baseline"/>
        <w:rPr>
          <w:rFonts w:ascii="Arial" w:eastAsia="굴림" w:hAnsi="Arial" w:cs="Arial"/>
          <w:kern w:val="0"/>
          <w:sz w:val="22"/>
          <w:rPrChange w:id="3994" w:author="Keis" w:date="2024-09-13T11:13:00Z">
            <w:rPr>
              <w:rFonts w:ascii="Arial" w:eastAsia="굴림" w:hAnsi="Arial" w:cs="Arial"/>
              <w:color w:val="000000"/>
              <w:kern w:val="0"/>
              <w:sz w:val="22"/>
            </w:rPr>
          </w:rPrChange>
        </w:rPr>
      </w:pPr>
      <w:r w:rsidRPr="002417BE">
        <w:rPr>
          <w:rFonts w:ascii="굴림" w:eastAsia="굴림" w:hAnsi="굴림" w:cs="굴림" w:hint="eastAsia"/>
          <w:spacing w:val="-2"/>
          <w:kern w:val="0"/>
          <w:sz w:val="22"/>
          <w:rPrChange w:id="3995" w:author="Keis" w:date="2024-09-13T11:13:00Z">
            <w:rPr>
              <w:rFonts w:ascii="굴림" w:eastAsia="굴림" w:hAnsi="굴림" w:cs="굴림" w:hint="eastAsia"/>
              <w:color w:val="FF0000"/>
              <w:spacing w:val="-2"/>
              <w:kern w:val="0"/>
              <w:sz w:val="22"/>
            </w:rPr>
          </w:rPrChange>
        </w:rPr>
        <w:t>①</w:t>
      </w:r>
      <w:r w:rsidRPr="002417BE">
        <w:rPr>
          <w:rFonts w:ascii="Arial" w:eastAsia="나눔명조" w:hAnsi="Arial" w:cs="Arial"/>
          <w:spacing w:val="-2"/>
          <w:kern w:val="0"/>
          <w:sz w:val="22"/>
          <w:rPrChange w:id="3996" w:author="Keis" w:date="2024-09-13T11:13:00Z">
            <w:rPr>
              <w:rFonts w:ascii="Arial" w:eastAsia="나눔명조" w:hAnsi="Arial" w:cs="Arial"/>
              <w:color w:val="FF0000"/>
              <w:spacing w:val="-2"/>
              <w:kern w:val="0"/>
              <w:sz w:val="22"/>
            </w:rPr>
          </w:rPrChange>
        </w:rPr>
        <w:t xml:space="preserve"> </w:t>
      </w:r>
      <w:r w:rsidR="00E65838" w:rsidRPr="002417BE">
        <w:rPr>
          <w:rFonts w:ascii="Arial" w:eastAsia="나눔명조" w:hAnsi="Arial" w:cs="Arial"/>
          <w:spacing w:val="-2"/>
          <w:kern w:val="0"/>
          <w:sz w:val="22"/>
          <w:rPrChange w:id="3997" w:author="Keis" w:date="2024-09-13T11:13:00Z">
            <w:rPr>
              <w:rFonts w:ascii="Arial" w:eastAsia="나눔명조" w:hAnsi="Arial" w:cs="Arial"/>
              <w:color w:val="FF0000"/>
              <w:spacing w:val="-2"/>
              <w:kern w:val="0"/>
              <w:sz w:val="22"/>
            </w:rPr>
          </w:rPrChange>
        </w:rPr>
        <w:t>Don’t want to work after retirement age</w:t>
      </w:r>
      <w:r w:rsidRPr="002417BE">
        <w:rPr>
          <w:rFonts w:ascii="Arial" w:eastAsia="나눔명조" w:hAnsi="Arial" w:cs="Arial"/>
          <w:spacing w:val="-2"/>
          <w:kern w:val="0"/>
          <w:sz w:val="22"/>
          <w:rPrChange w:id="3998" w:author="Keis" w:date="2024-09-13T11:13:00Z">
            <w:rPr>
              <w:rFonts w:ascii="Arial" w:eastAsia="나눔명조" w:hAnsi="Arial" w:cs="Arial"/>
              <w:color w:val="FF0000"/>
              <w:spacing w:val="-2"/>
              <w:kern w:val="0"/>
              <w:sz w:val="22"/>
            </w:rPr>
          </w:rPrChange>
        </w:rPr>
        <w:t>(</w:t>
      </w:r>
      <w:r w:rsidR="00610529" w:rsidRPr="002417BE">
        <w:rPr>
          <w:rFonts w:ascii="Arial" w:eastAsia="나눔명조" w:hAnsi="Arial" w:cs="Arial"/>
          <w:spacing w:val="-2"/>
          <w:kern w:val="0"/>
          <w:sz w:val="22"/>
          <w:rPrChange w:id="3999" w:author="Keis" w:date="2024-09-13T11:13:00Z">
            <w:rPr>
              <w:rFonts w:ascii="Arial" w:eastAsia="나눔명조" w:hAnsi="Arial" w:cs="Arial"/>
              <w:color w:val="FF0000"/>
              <w:spacing w:val="-2"/>
              <w:kern w:val="0"/>
              <w:sz w:val="22"/>
            </w:rPr>
          </w:rPrChange>
        </w:rPr>
        <w:t>Hope retirement</w:t>
      </w:r>
      <w:r w:rsidRPr="002417BE">
        <w:rPr>
          <w:rFonts w:ascii="Arial" w:eastAsia="나눔명조" w:hAnsi="Arial" w:cs="Arial"/>
          <w:spacing w:val="-2"/>
          <w:kern w:val="0"/>
          <w:sz w:val="22"/>
          <w:rPrChange w:id="4000" w:author="Keis" w:date="2024-09-13T11:13:00Z">
            <w:rPr>
              <w:rFonts w:ascii="Arial" w:eastAsia="나눔명조" w:hAnsi="Arial" w:cs="Arial"/>
              <w:color w:val="FF0000"/>
              <w:spacing w:val="-2"/>
              <w:kern w:val="0"/>
              <w:sz w:val="22"/>
            </w:rPr>
          </w:rPrChange>
        </w:rPr>
        <w:t xml:space="preserve">) </w:t>
      </w:r>
    </w:p>
    <w:p w14:paraId="30D1D7AC" w14:textId="77777777" w:rsidR="00B90D96" w:rsidRPr="002417BE" w:rsidRDefault="00B90D96" w:rsidP="00B90D96">
      <w:pPr>
        <w:spacing w:line="384" w:lineRule="auto"/>
        <w:textAlignment w:val="baseline"/>
        <w:rPr>
          <w:rFonts w:ascii="Arial" w:eastAsia="굴림" w:hAnsi="Arial" w:cs="Arial"/>
          <w:spacing w:val="-2"/>
          <w:kern w:val="0"/>
          <w:sz w:val="22"/>
          <w:rPrChange w:id="4001" w:author="Keis" w:date="2024-09-13T11:13: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4002" w:author="Keis" w:date="2024-09-13T11:13:00Z">
            <w:rPr>
              <w:rFonts w:ascii="굴림" w:eastAsia="굴림" w:hAnsi="굴림" w:cs="굴림" w:hint="eastAsia"/>
              <w:color w:val="FF0000"/>
              <w:spacing w:val="-2"/>
              <w:kern w:val="0"/>
              <w:sz w:val="22"/>
            </w:rPr>
          </w:rPrChange>
        </w:rPr>
        <w:t>②</w:t>
      </w:r>
      <w:r w:rsidRPr="002417BE">
        <w:rPr>
          <w:rFonts w:ascii="Arial" w:eastAsia="나눔명조" w:hAnsi="Arial" w:cs="Arial"/>
          <w:spacing w:val="-2"/>
          <w:kern w:val="0"/>
          <w:sz w:val="22"/>
          <w:rPrChange w:id="4003" w:author="Keis" w:date="2024-09-13T11:13:00Z">
            <w:rPr>
              <w:rFonts w:ascii="Arial" w:eastAsia="나눔명조" w:hAnsi="Arial" w:cs="Arial"/>
              <w:color w:val="FF0000"/>
              <w:spacing w:val="-2"/>
              <w:kern w:val="0"/>
              <w:sz w:val="22"/>
            </w:rPr>
          </w:rPrChange>
        </w:rPr>
        <w:t xml:space="preserve"> </w:t>
      </w:r>
      <w:r w:rsidR="00E65838" w:rsidRPr="002417BE">
        <w:rPr>
          <w:rFonts w:ascii="Arial" w:eastAsia="나눔명조" w:hAnsi="Arial" w:cs="Arial"/>
          <w:spacing w:val="-2"/>
          <w:kern w:val="0"/>
          <w:sz w:val="22"/>
          <w:rPrChange w:id="4004" w:author="Keis" w:date="2024-09-13T11:13:00Z">
            <w:rPr>
              <w:rFonts w:ascii="Arial" w:eastAsia="나눔명조" w:hAnsi="Arial" w:cs="Arial"/>
              <w:color w:val="FF0000"/>
              <w:spacing w:val="-2"/>
              <w:kern w:val="0"/>
              <w:sz w:val="22"/>
            </w:rPr>
          </w:rPrChange>
        </w:rPr>
        <w:t>Hope to move other job, work</w:t>
      </w:r>
      <w:r w:rsidRPr="002417BE">
        <w:rPr>
          <w:rFonts w:ascii="Arial" w:eastAsia="나눔명조" w:hAnsi="Arial" w:cs="Arial"/>
          <w:spacing w:val="-2"/>
          <w:kern w:val="0"/>
          <w:sz w:val="22"/>
          <w:rPrChange w:id="4005" w:author="Keis" w:date="2024-09-13T11:13:00Z">
            <w:rPr>
              <w:rFonts w:ascii="Arial" w:eastAsia="나눔명조" w:hAnsi="Arial" w:cs="Arial"/>
              <w:color w:val="FF0000"/>
              <w:spacing w:val="-2"/>
              <w:kern w:val="0"/>
              <w:sz w:val="22"/>
            </w:rPr>
          </w:rPrChange>
        </w:rPr>
        <w:t>(</w:t>
      </w:r>
      <w:r w:rsidR="00610529" w:rsidRPr="002417BE">
        <w:rPr>
          <w:rFonts w:ascii="Arial" w:eastAsia="나눔명조" w:hAnsi="Arial" w:cs="Arial"/>
          <w:spacing w:val="-2"/>
          <w:kern w:val="0"/>
          <w:sz w:val="22"/>
          <w:rPrChange w:id="4006" w:author="Keis" w:date="2024-09-13T11:13:00Z">
            <w:rPr>
              <w:rFonts w:ascii="Arial" w:eastAsia="나눔명조" w:hAnsi="Arial" w:cs="Arial"/>
              <w:color w:val="FF0000"/>
              <w:spacing w:val="-2"/>
              <w:kern w:val="0"/>
              <w:sz w:val="22"/>
            </w:rPr>
          </w:rPrChange>
        </w:rPr>
        <w:t xml:space="preserve">Hope </w:t>
      </w:r>
      <w:r w:rsidR="00E65838" w:rsidRPr="002417BE">
        <w:rPr>
          <w:rFonts w:ascii="Arial" w:eastAsia="나눔명조" w:hAnsi="Arial" w:cs="Arial"/>
          <w:spacing w:val="-2"/>
          <w:kern w:val="0"/>
          <w:sz w:val="22"/>
          <w:rPrChange w:id="4007" w:author="Keis" w:date="2024-09-13T11:13:00Z">
            <w:rPr>
              <w:rFonts w:ascii="Arial" w:eastAsia="나눔명조" w:hAnsi="Arial" w:cs="Arial"/>
              <w:color w:val="FF0000"/>
              <w:spacing w:val="-2"/>
              <w:kern w:val="0"/>
              <w:sz w:val="22"/>
            </w:rPr>
          </w:rPrChange>
        </w:rPr>
        <w:t>relocate</w:t>
      </w:r>
      <w:r w:rsidRPr="002417BE">
        <w:rPr>
          <w:rFonts w:ascii="Arial" w:eastAsia="나눔명조" w:hAnsi="Arial" w:cs="Arial"/>
          <w:spacing w:val="-2"/>
          <w:kern w:val="0"/>
          <w:sz w:val="22"/>
          <w:rPrChange w:id="4008" w:author="Keis" w:date="2024-09-13T11:13:00Z">
            <w:rPr>
              <w:rFonts w:ascii="Arial" w:eastAsia="나눔명조" w:hAnsi="Arial" w:cs="Arial"/>
              <w:color w:val="FF0000"/>
              <w:spacing w:val="-2"/>
              <w:kern w:val="0"/>
              <w:sz w:val="22"/>
            </w:rPr>
          </w:rPrChange>
        </w:rPr>
        <w:t>)</w:t>
      </w:r>
    </w:p>
    <w:p w14:paraId="7D4BB5B3" w14:textId="77777777" w:rsidR="00B90D96" w:rsidRPr="002417BE" w:rsidRDefault="00B90D96" w:rsidP="00B90D96">
      <w:pPr>
        <w:spacing w:line="384" w:lineRule="auto"/>
        <w:textAlignment w:val="baseline"/>
        <w:rPr>
          <w:rFonts w:ascii="Arial" w:eastAsia="굴림" w:hAnsi="Arial" w:cs="Arial"/>
          <w:spacing w:val="-2"/>
          <w:kern w:val="0"/>
          <w:sz w:val="22"/>
          <w:rPrChange w:id="4009" w:author="Keis" w:date="2024-09-13T11:13: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4010" w:author="Keis" w:date="2024-09-13T11:13:00Z">
            <w:rPr>
              <w:rFonts w:ascii="굴림" w:eastAsia="굴림" w:hAnsi="굴림" w:cs="굴림" w:hint="eastAsia"/>
              <w:color w:val="FF0000"/>
              <w:spacing w:val="-2"/>
              <w:kern w:val="0"/>
              <w:sz w:val="22"/>
            </w:rPr>
          </w:rPrChange>
        </w:rPr>
        <w:t>③</w:t>
      </w:r>
      <w:r w:rsidRPr="002417BE">
        <w:rPr>
          <w:rFonts w:ascii="Arial" w:eastAsia="나눔명조" w:hAnsi="Arial" w:cs="Arial"/>
          <w:spacing w:val="-2"/>
          <w:kern w:val="0"/>
          <w:sz w:val="22"/>
          <w:rPrChange w:id="4011" w:author="Keis" w:date="2024-09-13T11:13:00Z">
            <w:rPr>
              <w:rFonts w:ascii="Arial" w:eastAsia="나눔명조" w:hAnsi="Arial" w:cs="Arial"/>
              <w:color w:val="FF0000"/>
              <w:spacing w:val="-2"/>
              <w:kern w:val="0"/>
              <w:sz w:val="22"/>
            </w:rPr>
          </w:rPrChange>
        </w:rPr>
        <w:t xml:space="preserve"> </w:t>
      </w:r>
      <w:r w:rsidR="00E65838" w:rsidRPr="002417BE">
        <w:rPr>
          <w:rFonts w:ascii="Arial" w:eastAsia="나눔명조" w:hAnsi="Arial" w:cs="Arial"/>
          <w:spacing w:val="-2"/>
          <w:kern w:val="0"/>
          <w:sz w:val="22"/>
          <w:rPrChange w:id="4012" w:author="Keis" w:date="2024-09-13T11:13:00Z">
            <w:rPr>
              <w:rFonts w:ascii="Arial" w:eastAsia="나눔명조" w:hAnsi="Arial" w:cs="Arial"/>
              <w:color w:val="FF0000"/>
              <w:spacing w:val="-2"/>
              <w:kern w:val="0"/>
              <w:sz w:val="22"/>
            </w:rPr>
          </w:rPrChange>
        </w:rPr>
        <w:t>Because of the treatment is bad</w:t>
      </w:r>
      <w:r w:rsidRPr="002417BE">
        <w:rPr>
          <w:rFonts w:ascii="Arial" w:eastAsia="나눔명조" w:hAnsi="Arial" w:cs="Arial"/>
          <w:spacing w:val="-2"/>
          <w:kern w:val="0"/>
          <w:sz w:val="22"/>
          <w:rPrChange w:id="4013" w:author="Keis" w:date="2024-09-13T11:13:00Z">
            <w:rPr>
              <w:rFonts w:ascii="Arial" w:eastAsia="나눔명조" w:hAnsi="Arial" w:cs="Arial"/>
              <w:color w:val="FF0000"/>
              <w:spacing w:val="-2"/>
              <w:kern w:val="0"/>
              <w:sz w:val="22"/>
            </w:rPr>
          </w:rPrChange>
        </w:rPr>
        <w:t>(</w:t>
      </w:r>
      <w:r w:rsidR="00610529" w:rsidRPr="002417BE">
        <w:rPr>
          <w:rFonts w:ascii="Arial" w:eastAsia="나눔명조" w:hAnsi="Arial" w:cs="Arial"/>
          <w:spacing w:val="-2"/>
          <w:kern w:val="0"/>
          <w:sz w:val="22"/>
          <w:rPrChange w:id="4014" w:author="Keis" w:date="2024-09-13T11:13:00Z">
            <w:rPr>
              <w:rFonts w:ascii="Arial" w:eastAsia="나눔명조" w:hAnsi="Arial" w:cs="Arial"/>
              <w:color w:val="FF0000"/>
              <w:spacing w:val="-2"/>
              <w:kern w:val="0"/>
              <w:sz w:val="22"/>
            </w:rPr>
          </w:rPrChange>
        </w:rPr>
        <w:t>wage</w:t>
      </w:r>
      <w:r w:rsidRPr="002417BE">
        <w:rPr>
          <w:rFonts w:ascii="Arial" w:eastAsia="나눔명조" w:hAnsi="Arial" w:cs="Arial"/>
          <w:spacing w:val="-2"/>
          <w:kern w:val="0"/>
          <w:sz w:val="22"/>
          <w:rPrChange w:id="4015" w:author="Keis" w:date="2024-09-13T11:13:00Z">
            <w:rPr>
              <w:rFonts w:ascii="Arial" w:eastAsia="나눔명조" w:hAnsi="Arial" w:cs="Arial"/>
              <w:color w:val="FF0000"/>
              <w:spacing w:val="-2"/>
              <w:kern w:val="0"/>
              <w:sz w:val="22"/>
            </w:rPr>
          </w:rPrChange>
        </w:rPr>
        <w:t>,</w:t>
      </w:r>
      <w:r w:rsidR="00610529" w:rsidRPr="002417BE">
        <w:rPr>
          <w:rFonts w:ascii="Arial" w:eastAsia="나눔명조" w:hAnsi="Arial" w:cs="Arial"/>
          <w:spacing w:val="-2"/>
          <w:kern w:val="0"/>
          <w:sz w:val="22"/>
          <w:rPrChange w:id="4016" w:author="Keis" w:date="2024-09-13T11:13:00Z">
            <w:rPr>
              <w:rFonts w:ascii="Arial" w:eastAsia="나눔명조" w:hAnsi="Arial" w:cs="Arial"/>
              <w:color w:val="FF0000"/>
              <w:spacing w:val="-2"/>
              <w:kern w:val="0"/>
              <w:sz w:val="22"/>
            </w:rPr>
          </w:rPrChange>
        </w:rPr>
        <w:t xml:space="preserve"> employment type etc.</w:t>
      </w:r>
      <w:r w:rsidRPr="002417BE">
        <w:rPr>
          <w:rFonts w:ascii="Arial" w:eastAsia="나눔명조" w:hAnsi="Arial" w:cs="Arial"/>
          <w:spacing w:val="-2"/>
          <w:kern w:val="0"/>
          <w:sz w:val="22"/>
          <w:rPrChange w:id="4017" w:author="Keis" w:date="2024-09-13T11:13:00Z">
            <w:rPr>
              <w:rFonts w:ascii="Arial" w:eastAsia="나눔명조" w:hAnsi="Arial" w:cs="Arial"/>
              <w:color w:val="FF0000"/>
              <w:spacing w:val="-2"/>
              <w:kern w:val="0"/>
              <w:sz w:val="22"/>
            </w:rPr>
          </w:rPrChange>
        </w:rPr>
        <w:t xml:space="preserve">) </w:t>
      </w:r>
    </w:p>
    <w:p w14:paraId="5C869A86" w14:textId="77777777" w:rsidR="00B90D96" w:rsidRPr="002417BE" w:rsidRDefault="00B90D96" w:rsidP="00B90D96">
      <w:pPr>
        <w:spacing w:line="384" w:lineRule="auto"/>
        <w:textAlignment w:val="baseline"/>
        <w:rPr>
          <w:rFonts w:ascii="Arial" w:eastAsia="굴림" w:hAnsi="Arial" w:cs="Arial"/>
          <w:spacing w:val="-2"/>
          <w:kern w:val="0"/>
          <w:sz w:val="22"/>
          <w:rPrChange w:id="4018" w:author="Keis" w:date="2024-09-13T11:13: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4019" w:author="Keis" w:date="2024-09-13T11:13:00Z">
            <w:rPr>
              <w:rFonts w:ascii="굴림" w:eastAsia="굴림" w:hAnsi="굴림" w:cs="굴림" w:hint="eastAsia"/>
              <w:color w:val="FF0000"/>
              <w:spacing w:val="-2"/>
              <w:kern w:val="0"/>
              <w:sz w:val="22"/>
            </w:rPr>
          </w:rPrChange>
        </w:rPr>
        <w:t>④</w:t>
      </w:r>
      <w:r w:rsidRPr="002417BE">
        <w:rPr>
          <w:rFonts w:ascii="Arial" w:eastAsia="나눔명조" w:hAnsi="Arial" w:cs="Arial"/>
          <w:spacing w:val="-2"/>
          <w:kern w:val="0"/>
          <w:sz w:val="22"/>
          <w:rPrChange w:id="4020" w:author="Keis" w:date="2024-09-13T11:13:00Z">
            <w:rPr>
              <w:rFonts w:ascii="Arial" w:eastAsia="나눔명조" w:hAnsi="Arial" w:cs="Arial"/>
              <w:color w:val="FF0000"/>
              <w:spacing w:val="-2"/>
              <w:kern w:val="0"/>
              <w:sz w:val="22"/>
            </w:rPr>
          </w:rPrChange>
        </w:rPr>
        <w:t xml:space="preserve"> </w:t>
      </w:r>
      <w:r w:rsidR="00E65838" w:rsidRPr="002417BE">
        <w:rPr>
          <w:rFonts w:ascii="Arial" w:eastAsia="나눔명조" w:hAnsi="Arial" w:cs="Arial"/>
          <w:spacing w:val="-2"/>
          <w:kern w:val="0"/>
          <w:sz w:val="22"/>
          <w:rPrChange w:id="4021" w:author="Keis" w:date="2024-09-13T11:13:00Z">
            <w:rPr>
              <w:rFonts w:ascii="Arial" w:eastAsia="나눔명조" w:hAnsi="Arial" w:cs="Arial"/>
              <w:color w:val="FF0000"/>
              <w:spacing w:val="-2"/>
              <w:kern w:val="0"/>
              <w:sz w:val="22"/>
            </w:rPr>
          </w:rPrChange>
        </w:rPr>
        <w:t>Because what to do is different</w:t>
      </w:r>
      <w:r w:rsidRPr="002417BE">
        <w:rPr>
          <w:rFonts w:ascii="Arial" w:eastAsia="나눔명조" w:hAnsi="Arial" w:cs="Arial"/>
          <w:spacing w:val="-2"/>
          <w:kern w:val="0"/>
          <w:sz w:val="22"/>
          <w:rPrChange w:id="4022" w:author="Keis" w:date="2024-09-13T11:13:00Z">
            <w:rPr>
              <w:rFonts w:ascii="Arial" w:eastAsia="나눔명조" w:hAnsi="Arial" w:cs="Arial"/>
              <w:color w:val="FF0000"/>
              <w:spacing w:val="-2"/>
              <w:kern w:val="0"/>
              <w:sz w:val="22"/>
            </w:rPr>
          </w:rPrChange>
        </w:rPr>
        <w:t>(</w:t>
      </w:r>
      <w:r w:rsidR="00610529" w:rsidRPr="002417BE">
        <w:rPr>
          <w:rFonts w:ascii="Arial" w:eastAsia="나눔명조" w:hAnsi="Arial" w:cs="Arial"/>
          <w:spacing w:val="-2"/>
          <w:kern w:val="0"/>
          <w:sz w:val="22"/>
          <w:rPrChange w:id="4023" w:author="Keis" w:date="2024-09-13T11:13:00Z">
            <w:rPr>
              <w:rFonts w:ascii="Arial" w:eastAsia="나눔명조" w:hAnsi="Arial" w:cs="Arial"/>
              <w:color w:val="FF0000"/>
              <w:spacing w:val="-2"/>
              <w:kern w:val="0"/>
              <w:sz w:val="22"/>
            </w:rPr>
          </w:rPrChange>
        </w:rPr>
        <w:t>Job change</w:t>
      </w:r>
      <w:r w:rsidRPr="002417BE">
        <w:rPr>
          <w:rFonts w:ascii="Arial" w:eastAsia="나눔명조" w:hAnsi="Arial" w:cs="Arial"/>
          <w:spacing w:val="-2"/>
          <w:kern w:val="0"/>
          <w:sz w:val="22"/>
          <w:rPrChange w:id="4024" w:author="Keis" w:date="2024-09-13T11:13:00Z">
            <w:rPr>
              <w:rFonts w:ascii="Arial" w:eastAsia="나눔명조" w:hAnsi="Arial" w:cs="Arial"/>
              <w:color w:val="FF0000"/>
              <w:spacing w:val="-2"/>
              <w:kern w:val="0"/>
              <w:sz w:val="22"/>
            </w:rPr>
          </w:rPrChange>
        </w:rPr>
        <w:t xml:space="preserve">) </w:t>
      </w:r>
    </w:p>
    <w:p w14:paraId="32E2E251" w14:textId="77777777" w:rsidR="00B90D96" w:rsidRPr="002417BE" w:rsidRDefault="00B90D96" w:rsidP="00B90D96">
      <w:pPr>
        <w:spacing w:line="384" w:lineRule="auto"/>
        <w:textAlignment w:val="baseline"/>
        <w:rPr>
          <w:rFonts w:ascii="Arial" w:eastAsia="굴림" w:hAnsi="Arial" w:cs="Arial"/>
          <w:spacing w:val="-2"/>
          <w:kern w:val="0"/>
          <w:sz w:val="22"/>
          <w:rPrChange w:id="4025" w:author="Keis" w:date="2024-09-13T11:13:00Z">
            <w:rPr>
              <w:rFonts w:ascii="Arial" w:eastAsia="굴림" w:hAnsi="Arial" w:cs="Arial"/>
              <w:color w:val="000000"/>
              <w:spacing w:val="-2"/>
              <w:kern w:val="0"/>
              <w:sz w:val="22"/>
            </w:rPr>
          </w:rPrChange>
        </w:rPr>
      </w:pPr>
      <w:r w:rsidRPr="002417BE">
        <w:rPr>
          <w:rFonts w:ascii="굴림" w:eastAsia="굴림" w:hAnsi="굴림" w:cs="굴림" w:hint="eastAsia"/>
          <w:spacing w:val="-2"/>
          <w:kern w:val="0"/>
          <w:sz w:val="22"/>
          <w:rPrChange w:id="4026" w:author="Keis" w:date="2024-09-13T11:13:00Z">
            <w:rPr>
              <w:rFonts w:ascii="굴림" w:eastAsia="굴림" w:hAnsi="굴림" w:cs="굴림" w:hint="eastAsia"/>
              <w:color w:val="FF0000"/>
              <w:spacing w:val="-2"/>
              <w:kern w:val="0"/>
              <w:sz w:val="22"/>
            </w:rPr>
          </w:rPrChange>
        </w:rPr>
        <w:t>⑤</w:t>
      </w:r>
      <w:r w:rsidRPr="002417BE">
        <w:rPr>
          <w:rFonts w:ascii="Arial" w:eastAsia="나눔명조" w:hAnsi="Arial" w:cs="Arial"/>
          <w:spacing w:val="-2"/>
          <w:kern w:val="0"/>
          <w:sz w:val="22"/>
          <w:rPrChange w:id="4027" w:author="Keis" w:date="2024-09-13T11:13:00Z">
            <w:rPr>
              <w:rFonts w:ascii="Arial" w:eastAsia="나눔명조" w:hAnsi="Arial" w:cs="Arial"/>
              <w:color w:val="FF0000"/>
              <w:spacing w:val="-2"/>
              <w:kern w:val="0"/>
              <w:sz w:val="22"/>
            </w:rPr>
          </w:rPrChange>
        </w:rPr>
        <w:t xml:space="preserve"> </w:t>
      </w:r>
      <w:r w:rsidR="00E65838" w:rsidRPr="002417BE">
        <w:rPr>
          <w:rFonts w:ascii="Arial" w:eastAsia="나눔명조" w:hAnsi="Arial" w:cs="Arial"/>
          <w:spacing w:val="-2"/>
          <w:kern w:val="0"/>
          <w:sz w:val="22"/>
          <w:rPrChange w:id="4028" w:author="Keis" w:date="2024-09-13T11:13:00Z">
            <w:rPr>
              <w:rFonts w:ascii="Arial" w:eastAsia="나눔명조" w:hAnsi="Arial" w:cs="Arial"/>
              <w:color w:val="FF0000"/>
              <w:spacing w:val="-2"/>
              <w:kern w:val="0"/>
              <w:sz w:val="22"/>
            </w:rPr>
          </w:rPrChange>
        </w:rPr>
        <w:t>Hard to work because of bad health</w:t>
      </w:r>
      <w:r w:rsidRPr="002417BE">
        <w:rPr>
          <w:rFonts w:ascii="Arial" w:eastAsia="나눔명조" w:hAnsi="Arial" w:cs="Arial"/>
          <w:spacing w:val="-2"/>
          <w:kern w:val="0"/>
          <w:sz w:val="22"/>
          <w:rPrChange w:id="4029" w:author="Keis" w:date="2024-09-13T11:13:00Z">
            <w:rPr>
              <w:rFonts w:ascii="Arial" w:eastAsia="나눔명조" w:hAnsi="Arial" w:cs="Arial"/>
              <w:color w:val="FF0000"/>
              <w:spacing w:val="-2"/>
              <w:kern w:val="0"/>
              <w:sz w:val="22"/>
            </w:rPr>
          </w:rPrChange>
        </w:rPr>
        <w:t xml:space="preserve"> </w:t>
      </w:r>
    </w:p>
    <w:p w14:paraId="45111CE2"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2417BE">
        <w:rPr>
          <w:rFonts w:ascii="굴림" w:eastAsia="굴림" w:hAnsi="굴림" w:cs="굴림" w:hint="eastAsia"/>
          <w:spacing w:val="-2"/>
          <w:kern w:val="0"/>
          <w:sz w:val="22"/>
          <w:rPrChange w:id="4030" w:author="Keis" w:date="2024-09-13T11:13:00Z">
            <w:rPr>
              <w:rFonts w:ascii="굴림" w:eastAsia="굴림" w:hAnsi="굴림" w:cs="굴림" w:hint="eastAsia"/>
              <w:color w:val="FF0000"/>
              <w:spacing w:val="-2"/>
              <w:kern w:val="0"/>
              <w:sz w:val="22"/>
            </w:rPr>
          </w:rPrChange>
        </w:rPr>
        <w:t>⑥</w:t>
      </w:r>
      <w:r w:rsidRPr="002417BE">
        <w:rPr>
          <w:rFonts w:ascii="Arial" w:eastAsia="나눔명조" w:hAnsi="Arial" w:cs="Arial"/>
          <w:spacing w:val="-2"/>
          <w:kern w:val="0"/>
          <w:sz w:val="22"/>
          <w:rPrChange w:id="4031" w:author="Keis" w:date="2024-09-13T11:13:00Z">
            <w:rPr>
              <w:rFonts w:ascii="Arial" w:eastAsia="나눔명조" w:hAnsi="Arial" w:cs="Arial"/>
              <w:color w:val="FF0000"/>
              <w:spacing w:val="-2"/>
              <w:kern w:val="0"/>
              <w:sz w:val="22"/>
            </w:rPr>
          </w:rPrChange>
        </w:rPr>
        <w:t xml:space="preserve"> </w:t>
      </w:r>
      <w:r w:rsidR="00376EFD" w:rsidRPr="002417BE">
        <w:rPr>
          <w:rFonts w:ascii="Arial" w:eastAsia="나눔명조" w:hAnsi="Arial" w:cs="Arial"/>
          <w:spacing w:val="-2"/>
          <w:kern w:val="0"/>
          <w:sz w:val="22"/>
          <w:rPrChange w:id="4032" w:author="Keis" w:date="2024-09-13T11:13:00Z">
            <w:rPr>
              <w:rFonts w:ascii="Arial" w:eastAsia="나눔명조" w:hAnsi="Arial" w:cs="Arial"/>
              <w:color w:val="FF0000"/>
              <w:spacing w:val="-2"/>
              <w:kern w:val="0"/>
              <w:sz w:val="22"/>
            </w:rPr>
          </w:rPrChange>
        </w:rPr>
        <w:t>Others</w:t>
      </w:r>
    </w:p>
    <w:p w14:paraId="3C8DF3AD" w14:textId="77777777" w:rsidR="00B90D96" w:rsidRPr="00706C18" w:rsidRDefault="00B90D96" w:rsidP="00B90D96">
      <w:pPr>
        <w:spacing w:line="384" w:lineRule="auto"/>
        <w:textAlignment w:val="baseline"/>
        <w:rPr>
          <w:rFonts w:ascii="Arial" w:eastAsia="굴림" w:hAnsi="Arial" w:cs="Arial"/>
          <w:spacing w:val="-2"/>
          <w:kern w:val="0"/>
          <w:sz w:val="22"/>
          <w:rPrChange w:id="4033" w:author="Keis" w:date="2024-09-06T17:41:00Z">
            <w:rPr>
              <w:rFonts w:ascii="Arial" w:eastAsia="굴림" w:hAnsi="Arial" w:cs="Arial"/>
              <w:color w:val="FF0000"/>
              <w:spacing w:val="-2"/>
              <w:kern w:val="0"/>
              <w:sz w:val="22"/>
            </w:rPr>
          </w:rPrChange>
        </w:rPr>
      </w:pPr>
    </w:p>
    <w:p w14:paraId="2CCA0B11" w14:textId="77777777" w:rsidR="00B90D96" w:rsidRPr="00706C18" w:rsidRDefault="00B90D96" w:rsidP="00B90D96">
      <w:pPr>
        <w:spacing w:line="384" w:lineRule="auto"/>
        <w:textAlignment w:val="baseline"/>
        <w:rPr>
          <w:rFonts w:ascii="Arial" w:eastAsia="굴림" w:hAnsi="Arial" w:cs="Arial"/>
          <w:spacing w:val="-2"/>
          <w:kern w:val="0"/>
          <w:sz w:val="22"/>
          <w:rPrChange w:id="4034"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35" w:author="Keis" w:date="2024-09-06T17:41:00Z">
            <w:rPr>
              <w:rFonts w:ascii="Arial" w:eastAsia="나눔명조" w:hAnsi="Arial" w:cs="Arial"/>
              <w:color w:val="FF0000"/>
              <w:spacing w:val="-2"/>
              <w:kern w:val="0"/>
              <w:sz w:val="22"/>
            </w:rPr>
          </w:rPrChange>
        </w:rPr>
        <w:t xml:space="preserve">Dadd8a_23. </w:t>
      </w:r>
      <w:r w:rsidR="00376EFD" w:rsidRPr="00706C18">
        <w:rPr>
          <w:rFonts w:ascii="Arial" w:eastAsia="나눔명조" w:hAnsi="Arial" w:cs="Arial"/>
          <w:spacing w:val="-2"/>
          <w:kern w:val="0"/>
          <w:sz w:val="22"/>
          <w:rPrChange w:id="4036" w:author="Keis" w:date="2024-09-06T17:41:00Z">
            <w:rPr>
              <w:rFonts w:ascii="Arial" w:eastAsia="나눔명조" w:hAnsi="Arial" w:cs="Arial"/>
              <w:color w:val="FF0000"/>
              <w:spacing w:val="-2"/>
              <w:kern w:val="0"/>
              <w:sz w:val="22"/>
            </w:rPr>
          </w:rPrChange>
        </w:rPr>
        <w:t>Do you think the continuous employment system is helpful the elderly to create the jobs and secure employment</w:t>
      </w:r>
      <w:r w:rsidRPr="00706C18">
        <w:rPr>
          <w:rFonts w:ascii="Arial" w:eastAsia="나눔명조" w:hAnsi="Arial" w:cs="Arial"/>
          <w:spacing w:val="-2"/>
          <w:kern w:val="0"/>
          <w:sz w:val="22"/>
          <w:rPrChange w:id="4037" w:author="Keis" w:date="2024-09-06T17:41:00Z">
            <w:rPr>
              <w:rFonts w:ascii="Arial" w:eastAsia="나눔명조" w:hAnsi="Arial" w:cs="Arial"/>
              <w:color w:val="FF0000"/>
              <w:spacing w:val="-2"/>
              <w:kern w:val="0"/>
              <w:sz w:val="22"/>
            </w:rPr>
          </w:rPrChange>
        </w:rPr>
        <w:t>?</w:t>
      </w:r>
    </w:p>
    <w:p w14:paraId="5E174F22" w14:textId="77777777" w:rsidR="00A62A9F" w:rsidRPr="00706C18" w:rsidRDefault="00A62A9F" w:rsidP="00D12299">
      <w:pPr>
        <w:pStyle w:val="a6"/>
        <w:numPr>
          <w:ilvl w:val="0"/>
          <w:numId w:val="1329"/>
        </w:numPr>
        <w:wordWrap/>
        <w:adjustRightInd w:val="0"/>
        <w:spacing w:line="360" w:lineRule="auto"/>
        <w:ind w:leftChars="0"/>
        <w:jc w:val="left"/>
        <w:rPr>
          <w:rFonts w:ascii="Arial" w:eastAsia="굴림" w:hAnsi="Arial" w:cs="Arial"/>
          <w:kern w:val="0"/>
          <w:sz w:val="22"/>
          <w:rPrChange w:id="4038" w:author="Keis" w:date="2024-09-06T17:41:00Z">
            <w:rPr>
              <w:rFonts w:ascii="Arial" w:eastAsia="굴림" w:hAnsi="Arial" w:cs="Arial"/>
              <w:color w:val="FF0000"/>
              <w:kern w:val="0"/>
              <w:sz w:val="22"/>
            </w:rPr>
          </w:rPrChange>
        </w:rPr>
      </w:pPr>
      <w:r w:rsidRPr="00706C18">
        <w:rPr>
          <w:rFonts w:ascii="Arial" w:eastAsia="굴림" w:hAnsi="Arial" w:cs="Arial"/>
          <w:kern w:val="0"/>
          <w:sz w:val="22"/>
          <w:rPrChange w:id="4039" w:author="Keis" w:date="2024-09-06T17:41:00Z">
            <w:rPr>
              <w:rFonts w:ascii="Arial" w:eastAsia="굴림" w:hAnsi="Arial" w:cs="Arial"/>
              <w:color w:val="FF0000"/>
              <w:kern w:val="0"/>
              <w:sz w:val="22"/>
            </w:rPr>
          </w:rPrChange>
        </w:rPr>
        <w:t>Very good</w:t>
      </w:r>
    </w:p>
    <w:p w14:paraId="3F43C1E3" w14:textId="77777777" w:rsidR="00A62A9F" w:rsidRPr="00706C18" w:rsidRDefault="00A62A9F" w:rsidP="00D12299">
      <w:pPr>
        <w:pStyle w:val="a6"/>
        <w:numPr>
          <w:ilvl w:val="0"/>
          <w:numId w:val="1329"/>
        </w:numPr>
        <w:wordWrap/>
        <w:adjustRightInd w:val="0"/>
        <w:spacing w:line="360" w:lineRule="auto"/>
        <w:ind w:leftChars="0"/>
        <w:jc w:val="left"/>
        <w:rPr>
          <w:rFonts w:ascii="Arial" w:eastAsia="굴림" w:hAnsi="Arial" w:cs="Arial"/>
          <w:kern w:val="0"/>
          <w:sz w:val="22"/>
          <w:rPrChange w:id="4040" w:author="Keis" w:date="2024-09-06T17:41:00Z">
            <w:rPr>
              <w:rFonts w:ascii="Arial" w:eastAsia="굴림" w:hAnsi="Arial" w:cs="Arial"/>
              <w:color w:val="FF0000"/>
              <w:kern w:val="0"/>
              <w:sz w:val="22"/>
            </w:rPr>
          </w:rPrChange>
        </w:rPr>
      </w:pPr>
      <w:r w:rsidRPr="00706C18">
        <w:rPr>
          <w:rFonts w:ascii="Arial" w:eastAsia="굴림" w:hAnsi="Arial" w:cs="Arial"/>
          <w:kern w:val="0"/>
          <w:sz w:val="22"/>
          <w:rPrChange w:id="4041" w:author="Keis" w:date="2024-09-06T17:41:00Z">
            <w:rPr>
              <w:rFonts w:ascii="Arial" w:eastAsia="굴림" w:hAnsi="Arial" w:cs="Arial"/>
              <w:color w:val="FF0000"/>
              <w:kern w:val="0"/>
              <w:sz w:val="22"/>
            </w:rPr>
          </w:rPrChange>
        </w:rPr>
        <w:t>Good</w:t>
      </w:r>
    </w:p>
    <w:p w14:paraId="257208F1" w14:textId="77777777" w:rsidR="00A62A9F" w:rsidRPr="00706C18" w:rsidRDefault="00A62A9F" w:rsidP="00D12299">
      <w:pPr>
        <w:pStyle w:val="a6"/>
        <w:numPr>
          <w:ilvl w:val="0"/>
          <w:numId w:val="1329"/>
        </w:numPr>
        <w:wordWrap/>
        <w:adjustRightInd w:val="0"/>
        <w:spacing w:line="360" w:lineRule="auto"/>
        <w:ind w:leftChars="0"/>
        <w:jc w:val="left"/>
        <w:rPr>
          <w:rFonts w:ascii="Arial" w:eastAsia="굴림" w:hAnsi="Arial" w:cs="Arial"/>
          <w:kern w:val="0"/>
          <w:sz w:val="22"/>
          <w:rPrChange w:id="4042" w:author="Keis" w:date="2024-09-06T17:41:00Z">
            <w:rPr>
              <w:rFonts w:ascii="Arial" w:eastAsia="굴림" w:hAnsi="Arial" w:cs="Arial"/>
              <w:color w:val="FF0000"/>
              <w:kern w:val="0"/>
              <w:sz w:val="22"/>
            </w:rPr>
          </w:rPrChange>
        </w:rPr>
      </w:pPr>
      <w:r w:rsidRPr="00706C18">
        <w:rPr>
          <w:rFonts w:ascii="Arial" w:eastAsia="굴림" w:hAnsi="Arial" w:cs="Arial"/>
          <w:kern w:val="0"/>
          <w:sz w:val="22"/>
          <w:rPrChange w:id="4043" w:author="Keis" w:date="2024-09-06T17:41:00Z">
            <w:rPr>
              <w:rFonts w:ascii="Arial" w:eastAsia="굴림" w:hAnsi="Arial" w:cs="Arial"/>
              <w:color w:val="FF0000"/>
              <w:kern w:val="0"/>
              <w:sz w:val="22"/>
            </w:rPr>
          </w:rPrChange>
        </w:rPr>
        <w:t>Fair</w:t>
      </w:r>
    </w:p>
    <w:p w14:paraId="22CDD979" w14:textId="77777777" w:rsidR="00A62A9F" w:rsidRPr="00706C18" w:rsidRDefault="00A62A9F" w:rsidP="00D12299">
      <w:pPr>
        <w:pStyle w:val="a6"/>
        <w:numPr>
          <w:ilvl w:val="0"/>
          <w:numId w:val="1329"/>
        </w:numPr>
        <w:wordWrap/>
        <w:adjustRightInd w:val="0"/>
        <w:spacing w:line="360" w:lineRule="auto"/>
        <w:ind w:leftChars="0"/>
        <w:jc w:val="left"/>
        <w:rPr>
          <w:rFonts w:ascii="Arial" w:eastAsia="굴림" w:hAnsi="Arial" w:cs="Arial"/>
          <w:kern w:val="0"/>
          <w:sz w:val="22"/>
          <w:rPrChange w:id="4044" w:author="Keis" w:date="2024-09-06T17:41:00Z">
            <w:rPr>
              <w:rFonts w:ascii="Arial" w:eastAsia="굴림" w:hAnsi="Arial" w:cs="Arial"/>
              <w:color w:val="FF0000"/>
              <w:kern w:val="0"/>
              <w:sz w:val="22"/>
            </w:rPr>
          </w:rPrChange>
        </w:rPr>
      </w:pPr>
      <w:r w:rsidRPr="00706C18">
        <w:rPr>
          <w:rFonts w:ascii="Arial" w:eastAsia="굴림" w:hAnsi="Arial" w:cs="Arial"/>
          <w:kern w:val="0"/>
          <w:sz w:val="22"/>
          <w:rPrChange w:id="4045" w:author="Keis" w:date="2024-09-06T17:41:00Z">
            <w:rPr>
              <w:rFonts w:ascii="Arial" w:eastAsia="굴림" w:hAnsi="Arial" w:cs="Arial"/>
              <w:color w:val="FF0000"/>
              <w:kern w:val="0"/>
              <w:sz w:val="22"/>
            </w:rPr>
          </w:rPrChange>
        </w:rPr>
        <w:t>Bad</w:t>
      </w:r>
    </w:p>
    <w:p w14:paraId="4E1CBB37" w14:textId="77777777" w:rsidR="00A62A9F" w:rsidRPr="00706C18" w:rsidRDefault="00A62A9F" w:rsidP="00D12299">
      <w:pPr>
        <w:pStyle w:val="a6"/>
        <w:numPr>
          <w:ilvl w:val="0"/>
          <w:numId w:val="1329"/>
        </w:numPr>
        <w:wordWrap/>
        <w:adjustRightInd w:val="0"/>
        <w:spacing w:line="360" w:lineRule="auto"/>
        <w:ind w:leftChars="0"/>
        <w:jc w:val="left"/>
        <w:rPr>
          <w:rFonts w:ascii="Arial" w:eastAsia="굴림" w:hAnsi="Arial" w:cs="Arial"/>
          <w:kern w:val="0"/>
          <w:sz w:val="22"/>
          <w:rPrChange w:id="4046" w:author="Keis" w:date="2024-09-06T17:41:00Z">
            <w:rPr>
              <w:rFonts w:ascii="Arial" w:eastAsia="굴림" w:hAnsi="Arial" w:cs="Arial"/>
              <w:color w:val="FF0000"/>
              <w:kern w:val="0"/>
              <w:sz w:val="22"/>
            </w:rPr>
          </w:rPrChange>
        </w:rPr>
      </w:pPr>
      <w:r w:rsidRPr="00706C18">
        <w:rPr>
          <w:rFonts w:ascii="Arial" w:eastAsia="굴림" w:hAnsi="Arial" w:cs="Arial"/>
          <w:kern w:val="0"/>
          <w:sz w:val="22"/>
          <w:rPrChange w:id="4047" w:author="Keis" w:date="2024-09-06T17:41:00Z">
            <w:rPr>
              <w:rFonts w:ascii="Arial" w:eastAsia="굴림" w:hAnsi="Arial" w:cs="Arial"/>
              <w:color w:val="FF0000"/>
              <w:kern w:val="0"/>
              <w:sz w:val="22"/>
            </w:rPr>
          </w:rPrChange>
        </w:rPr>
        <w:t>Very bad</w:t>
      </w:r>
    </w:p>
    <w:p w14:paraId="3F471907" w14:textId="77777777" w:rsidR="00A62A9F" w:rsidRPr="00706C18" w:rsidRDefault="00A62A9F" w:rsidP="00B90D96">
      <w:pPr>
        <w:spacing w:line="384" w:lineRule="auto"/>
        <w:textAlignment w:val="baseline"/>
        <w:rPr>
          <w:rFonts w:ascii="Arial" w:eastAsia="굴림" w:hAnsi="Arial" w:cs="Arial"/>
          <w:spacing w:val="-2"/>
          <w:kern w:val="0"/>
          <w:sz w:val="22"/>
          <w:rPrChange w:id="4048" w:author="Keis" w:date="2024-09-06T17:41:00Z">
            <w:rPr>
              <w:rFonts w:ascii="Arial" w:eastAsia="굴림" w:hAnsi="Arial" w:cs="Arial"/>
              <w:color w:val="FF0000"/>
              <w:spacing w:val="-2"/>
              <w:kern w:val="0"/>
              <w:sz w:val="22"/>
            </w:rPr>
          </w:rPrChange>
        </w:rPr>
      </w:pPr>
    </w:p>
    <w:p w14:paraId="2597F889" w14:textId="77777777" w:rsidR="008A2117" w:rsidRPr="00706C18" w:rsidRDefault="008A2117" w:rsidP="00B90D96">
      <w:pPr>
        <w:spacing w:line="384" w:lineRule="auto"/>
        <w:textAlignment w:val="baseline"/>
        <w:rPr>
          <w:rFonts w:ascii="Arial" w:eastAsia="굴림체" w:hAnsi="Arial" w:cs="Arial"/>
          <w:b/>
          <w:bCs/>
          <w:kern w:val="0"/>
          <w:sz w:val="22"/>
          <w:rPrChange w:id="4049" w:author="Keis" w:date="2024-09-06T17:41:00Z">
            <w:rPr>
              <w:rFonts w:ascii="Arial" w:eastAsia="굴림체" w:hAnsi="Arial" w:cs="Arial"/>
              <w:b/>
              <w:bCs/>
              <w:color w:val="FF0000"/>
              <w:kern w:val="0"/>
              <w:sz w:val="22"/>
            </w:rPr>
          </w:rPrChange>
        </w:rPr>
      </w:pPr>
      <w:r w:rsidRPr="00706C18">
        <w:rPr>
          <w:rFonts w:ascii="Arial" w:eastAsia="굴림체" w:hAnsi="Arial" w:cs="Arial"/>
          <w:b/>
          <w:bCs/>
          <w:kern w:val="0"/>
          <w:sz w:val="22"/>
          <w:rPrChange w:id="4050" w:author="Keis" w:date="2024-09-06T17:41:00Z">
            <w:rPr>
              <w:rFonts w:ascii="Arial" w:eastAsia="굴림체" w:hAnsi="Arial" w:cs="Arial"/>
              <w:b/>
              <w:bCs/>
              <w:color w:val="FF0000"/>
              <w:kern w:val="0"/>
              <w:sz w:val="22"/>
            </w:rPr>
          </w:rPrChange>
        </w:rPr>
        <w:t>&lt;Elderly employment support&gt;</w:t>
      </w:r>
    </w:p>
    <w:p w14:paraId="52267530" w14:textId="77777777" w:rsidR="005537D5" w:rsidRPr="00706C18" w:rsidRDefault="008E4736" w:rsidP="005537D5">
      <w:pPr>
        <w:spacing w:line="384" w:lineRule="auto"/>
        <w:textAlignment w:val="baseline"/>
        <w:rPr>
          <w:rFonts w:ascii="Arial" w:eastAsia="나눔명조" w:hAnsi="Arial" w:cs="Arial"/>
          <w:spacing w:val="-2"/>
          <w:kern w:val="0"/>
          <w:sz w:val="22"/>
          <w:rPrChange w:id="4051" w:author="Keis" w:date="2024-09-06T17:41:00Z">
            <w:rPr>
              <w:rFonts w:ascii="Arial" w:eastAsia="나눔명조" w:hAnsi="Arial" w:cs="Arial"/>
              <w:color w:val="FF0000"/>
              <w:spacing w:val="-2"/>
              <w:kern w:val="0"/>
              <w:sz w:val="22"/>
            </w:rPr>
          </w:rPrChange>
        </w:rPr>
      </w:pPr>
      <w:r w:rsidRPr="00706C18">
        <w:rPr>
          <w:rFonts w:ascii="Arial" w:eastAsia="나눔명조" w:hAnsi="Arial" w:cs="Arial"/>
          <w:spacing w:val="-2"/>
          <w:kern w:val="0"/>
          <w:sz w:val="22"/>
          <w:rPrChange w:id="4052" w:author="Keis" w:date="2024-09-06T17:41:00Z">
            <w:rPr>
              <w:rFonts w:ascii="Arial" w:eastAsia="나눔명조" w:hAnsi="Arial" w:cs="Arial"/>
              <w:color w:val="FF0000"/>
              <w:spacing w:val="-2"/>
              <w:kern w:val="0"/>
              <w:sz w:val="22"/>
            </w:rPr>
          </w:rPrChange>
        </w:rPr>
        <w:t xml:space="preserve">Dadd8a_24. </w:t>
      </w:r>
      <w:r w:rsidR="005537D5" w:rsidRPr="00706C18">
        <w:rPr>
          <w:rFonts w:ascii="Arial" w:eastAsia="나눔명조" w:hAnsi="Arial" w:cs="Arial"/>
          <w:spacing w:val="-2"/>
          <w:kern w:val="0"/>
          <w:sz w:val="22"/>
          <w:rPrChange w:id="4053" w:author="Keis" w:date="2024-09-06T17:41:00Z">
            <w:rPr>
              <w:rFonts w:ascii="Arial" w:eastAsia="나눔명조" w:hAnsi="Arial" w:cs="Arial"/>
              <w:color w:val="FF0000"/>
              <w:spacing w:val="-2"/>
              <w:kern w:val="0"/>
              <w:sz w:val="22"/>
            </w:rPr>
          </w:rPrChange>
        </w:rPr>
        <w:t>What do you view as the most necessary policies to support elderly reemployment or continuing employment? Please select three answers and rank them in order of importance.</w:t>
      </w:r>
    </w:p>
    <w:p w14:paraId="286A8EFA" w14:textId="77777777" w:rsidR="005537D5" w:rsidRPr="00706C18" w:rsidRDefault="005537D5" w:rsidP="005537D5">
      <w:pPr>
        <w:spacing w:line="384" w:lineRule="auto"/>
        <w:textAlignment w:val="baseline"/>
        <w:rPr>
          <w:rFonts w:ascii="Arial" w:eastAsia="굴림" w:hAnsi="Arial" w:cs="Arial"/>
          <w:spacing w:val="-2"/>
          <w:kern w:val="0"/>
          <w:sz w:val="22"/>
          <w:rPrChange w:id="4054"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55" w:author="Keis" w:date="2024-09-06T17:41:00Z">
            <w:rPr>
              <w:rFonts w:ascii="Arial" w:eastAsia="나눔명조" w:hAnsi="Arial" w:cs="Arial"/>
              <w:color w:val="FF0000"/>
              <w:spacing w:val="-2"/>
              <w:kern w:val="0"/>
              <w:sz w:val="22"/>
            </w:rPr>
          </w:rPrChange>
        </w:rPr>
        <w:lastRenderedPageBreak/>
        <w:t>First: ________ Second: ________ Third: ________</w:t>
      </w:r>
    </w:p>
    <w:p w14:paraId="166182EE" w14:textId="336710EA" w:rsidR="00876FCF" w:rsidRPr="00706C18" w:rsidRDefault="00876FCF">
      <w:pPr>
        <w:pStyle w:val="a4"/>
        <w:divId w:val="1703634245"/>
        <w:rPr>
          <w:ins w:id="4056" w:author="swcsmart000" w:date="2024-09-05T16:43:00Z"/>
          <w:color w:val="auto"/>
          <w:rPrChange w:id="4057" w:author="Keis" w:date="2024-09-06T17:41:00Z">
            <w:rPr>
              <w:ins w:id="4058" w:author="swcsmart000" w:date="2024-09-05T16:43:00Z"/>
            </w:rPr>
          </w:rPrChange>
        </w:rPr>
      </w:pPr>
    </w:p>
    <w:p w14:paraId="1AFBCCD0" w14:textId="1400B442" w:rsidR="005537D5" w:rsidRPr="006E0CCD" w:rsidRDefault="002740C4" w:rsidP="005537D5">
      <w:pPr>
        <w:pStyle w:val="a6"/>
        <w:numPr>
          <w:ilvl w:val="0"/>
          <w:numId w:val="1358"/>
        </w:numPr>
        <w:spacing w:line="384" w:lineRule="auto"/>
        <w:ind w:leftChars="0"/>
        <w:textAlignment w:val="baseline"/>
        <w:rPr>
          <w:rFonts w:ascii="Arial" w:eastAsia="나눔명조" w:hAnsi="Arial" w:cs="Arial"/>
          <w:color w:val="00B050"/>
          <w:spacing w:val="-2"/>
          <w:kern w:val="0"/>
          <w:sz w:val="22"/>
          <w:rPrChange w:id="4059" w:author="swcsmart000" w:date="2024-09-05T17:47:00Z">
            <w:rPr>
              <w:rFonts w:ascii="Arial" w:eastAsia="굴림" w:hAnsi="Arial" w:cs="Arial"/>
              <w:color w:val="000000"/>
              <w:kern w:val="0"/>
              <w:sz w:val="22"/>
            </w:rPr>
          </w:rPrChange>
        </w:rPr>
      </w:pPr>
      <w:ins w:id="4060" w:author="swcsmart000" w:date="2024-09-05T16:44:00Z">
        <w:r w:rsidRPr="006E0CCD">
          <w:rPr>
            <w:rFonts w:ascii="Arial" w:eastAsia="나눔명조" w:hAnsi="Arial" w:cs="Arial"/>
            <w:color w:val="00B050"/>
            <w:spacing w:val="-2"/>
            <w:kern w:val="0"/>
            <w:sz w:val="22"/>
            <w:rPrChange w:id="4061" w:author="swcsmart000" w:date="2024-09-05T17:47:00Z">
              <w:rPr>
                <w:rFonts w:eastAsia="나눔명조"/>
                <w:color w:val="FF0000"/>
                <w:sz w:val="18"/>
                <w:szCs w:val="18"/>
              </w:rPr>
            </w:rPrChange>
          </w:rPr>
          <w:t xml:space="preserve">Supporting the restructuring of the wage systems (consulting </w:t>
        </w:r>
        <w:proofErr w:type="spellStart"/>
        <w:r w:rsidRPr="006E0CCD">
          <w:rPr>
            <w:rFonts w:ascii="Arial" w:eastAsia="나눔명조" w:hAnsi="Arial" w:cs="Arial"/>
            <w:color w:val="00B050"/>
            <w:spacing w:val="-2"/>
            <w:kern w:val="0"/>
            <w:sz w:val="22"/>
            <w:rPrChange w:id="4062" w:author="swcsmart000" w:date="2024-09-05T17:47:00Z">
              <w:rPr>
                <w:rFonts w:eastAsia="나눔명조"/>
                <w:color w:val="FF0000"/>
                <w:sz w:val="18"/>
                <w:szCs w:val="18"/>
              </w:rPr>
            </w:rPrChange>
          </w:rPr>
          <w:t>etc</w:t>
        </w:r>
        <w:proofErr w:type="spellEnd"/>
        <w:r w:rsidRPr="006E0CCD">
          <w:rPr>
            <w:rFonts w:ascii="Arial" w:eastAsia="나눔명조" w:hAnsi="Arial" w:cs="Arial"/>
            <w:color w:val="00B050"/>
            <w:spacing w:val="-2"/>
            <w:kern w:val="0"/>
            <w:sz w:val="22"/>
            <w:rPrChange w:id="4063" w:author="swcsmart000" w:date="2024-09-05T17:47:00Z">
              <w:rPr>
                <w:rFonts w:eastAsia="나눔명조"/>
                <w:color w:val="FF0000"/>
                <w:sz w:val="18"/>
                <w:szCs w:val="18"/>
              </w:rPr>
            </w:rPrChange>
          </w:rPr>
          <w:t>)</w:t>
        </w:r>
      </w:ins>
      <w:del w:id="4064" w:author="swcsmart000" w:date="2024-09-05T16:43:00Z">
        <w:r w:rsidR="005537D5" w:rsidRPr="006E0CCD" w:rsidDel="00876FCF">
          <w:rPr>
            <w:rFonts w:ascii="Arial" w:eastAsia="나눔명조" w:hAnsi="Arial" w:cs="Arial"/>
            <w:color w:val="00B050"/>
            <w:spacing w:val="-2"/>
            <w:kern w:val="0"/>
            <w:sz w:val="22"/>
            <w:rPrChange w:id="4065" w:author="swcsmart000" w:date="2024-09-05T17:47:00Z">
              <w:rPr>
                <w:rFonts w:ascii="Arial" w:eastAsia="나눔명조" w:hAnsi="Arial" w:cs="Arial"/>
                <w:color w:val="FF0000"/>
                <w:spacing w:val="-2"/>
                <w:kern w:val="0"/>
                <w:sz w:val="22"/>
              </w:rPr>
            </w:rPrChange>
          </w:rPr>
          <w:delText>Restructuring wage systems and implementing peak wage systems</w:delText>
        </w:r>
      </w:del>
    </w:p>
    <w:p w14:paraId="48ECFFAF"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66"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67" w:author="Keis" w:date="2024-09-06T17:41:00Z">
            <w:rPr>
              <w:rFonts w:ascii="Arial" w:eastAsia="나눔명조" w:hAnsi="Arial" w:cs="Arial"/>
              <w:color w:val="FF0000"/>
              <w:spacing w:val="-2"/>
              <w:kern w:val="0"/>
              <w:sz w:val="22"/>
            </w:rPr>
          </w:rPrChange>
        </w:rPr>
        <w:t>Providing consulting services on labor and employment for the elderly (e.g. introducing relevant policies on elderly labor employment)</w:t>
      </w:r>
    </w:p>
    <w:p w14:paraId="4719B849"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68"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69" w:author="Keis" w:date="2024-09-06T17:41:00Z">
            <w:rPr>
              <w:rFonts w:ascii="Arial" w:eastAsia="나눔명조" w:hAnsi="Arial" w:cs="Arial"/>
              <w:color w:val="FF0000"/>
              <w:spacing w:val="-2"/>
              <w:kern w:val="0"/>
              <w:sz w:val="22"/>
            </w:rPr>
          </w:rPrChange>
        </w:rPr>
        <w:t>Improving working conditions</w:t>
      </w:r>
    </w:p>
    <w:p w14:paraId="40BFAEF2"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70"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71" w:author="Keis" w:date="2024-09-06T17:41:00Z">
            <w:rPr>
              <w:rFonts w:ascii="Arial" w:eastAsia="나눔명조" w:hAnsi="Arial" w:cs="Arial"/>
              <w:color w:val="FF0000"/>
              <w:spacing w:val="-2"/>
              <w:kern w:val="0"/>
              <w:sz w:val="22"/>
            </w:rPr>
          </w:rPrChange>
        </w:rPr>
        <w:t xml:space="preserve">Delivering financial support to businesses for employment of the elderly, including subsidies, grants, </w:t>
      </w:r>
      <w:proofErr w:type="spellStart"/>
      <w:r w:rsidRPr="00706C18">
        <w:rPr>
          <w:rFonts w:ascii="Arial" w:eastAsia="나눔명조" w:hAnsi="Arial" w:cs="Arial"/>
          <w:spacing w:val="-2"/>
          <w:kern w:val="0"/>
          <w:sz w:val="22"/>
          <w:rPrChange w:id="4072" w:author="Keis" w:date="2024-09-06T17:41:00Z">
            <w:rPr>
              <w:rFonts w:ascii="Arial" w:eastAsia="나눔명조" w:hAnsi="Arial" w:cs="Arial"/>
              <w:color w:val="FF0000"/>
              <w:spacing w:val="-2"/>
              <w:kern w:val="0"/>
              <w:sz w:val="22"/>
            </w:rPr>
          </w:rPrChange>
        </w:rPr>
        <w:t>etc</w:t>
      </w:r>
      <w:proofErr w:type="spellEnd"/>
    </w:p>
    <w:p w14:paraId="14A75F5F"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kern w:val="0"/>
          <w:sz w:val="22"/>
          <w:rPrChange w:id="4073" w:author="Keis" w:date="2024-09-06T17:41:00Z">
            <w:rPr>
              <w:rFonts w:ascii="Arial" w:eastAsia="굴림" w:hAnsi="Arial" w:cs="Arial"/>
              <w:color w:val="000000"/>
              <w:kern w:val="0"/>
              <w:sz w:val="22"/>
            </w:rPr>
          </w:rPrChange>
        </w:rPr>
      </w:pPr>
      <w:r w:rsidRPr="00706C18">
        <w:rPr>
          <w:rFonts w:ascii="Arial" w:eastAsia="나눔명조" w:hAnsi="Arial" w:cs="Arial"/>
          <w:spacing w:val="-2"/>
          <w:kern w:val="0"/>
          <w:sz w:val="22"/>
          <w:rPrChange w:id="4074" w:author="Keis" w:date="2024-09-06T17:41:00Z">
            <w:rPr>
              <w:rFonts w:ascii="Arial" w:eastAsia="나눔명조" w:hAnsi="Arial" w:cs="Arial"/>
              <w:color w:val="FF0000"/>
              <w:spacing w:val="-2"/>
              <w:kern w:val="0"/>
              <w:sz w:val="22"/>
            </w:rPr>
          </w:rPrChange>
        </w:rPr>
        <w:t xml:space="preserve">Supporting educational training (vocational training) for the elderly </w:t>
      </w:r>
    </w:p>
    <w:p w14:paraId="740270BD"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75"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76" w:author="Keis" w:date="2024-09-06T17:41:00Z">
            <w:rPr>
              <w:rFonts w:ascii="Arial" w:eastAsia="나눔명조" w:hAnsi="Arial" w:cs="Arial"/>
              <w:color w:val="FF0000"/>
              <w:spacing w:val="-2"/>
              <w:kern w:val="0"/>
              <w:sz w:val="22"/>
            </w:rPr>
          </w:rPrChange>
        </w:rPr>
        <w:t>Supporting and developing fields of work suitable for the elderly</w:t>
      </w:r>
    </w:p>
    <w:p w14:paraId="1CABE977"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77"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78" w:author="Keis" w:date="2024-09-06T17:41:00Z">
            <w:rPr>
              <w:rFonts w:ascii="Arial" w:eastAsia="나눔명조" w:hAnsi="Arial" w:cs="Arial"/>
              <w:color w:val="FF0000"/>
              <w:spacing w:val="-2"/>
              <w:kern w:val="0"/>
              <w:sz w:val="22"/>
            </w:rPr>
          </w:rPrChange>
        </w:rPr>
        <w:t xml:space="preserve">Strengthening job transition support (supporting employment) for the elderly  </w:t>
      </w:r>
    </w:p>
    <w:p w14:paraId="0A2835CD" w14:textId="77777777" w:rsidR="005537D5" w:rsidRPr="00706C18" w:rsidRDefault="005537D5" w:rsidP="005537D5">
      <w:pPr>
        <w:pStyle w:val="a6"/>
        <w:numPr>
          <w:ilvl w:val="0"/>
          <w:numId w:val="1358"/>
        </w:numPr>
        <w:spacing w:line="384" w:lineRule="auto"/>
        <w:ind w:leftChars="0"/>
        <w:textAlignment w:val="baseline"/>
        <w:rPr>
          <w:rFonts w:ascii="Arial" w:eastAsia="굴림" w:hAnsi="Arial" w:cs="Arial"/>
          <w:spacing w:val="-2"/>
          <w:kern w:val="0"/>
          <w:sz w:val="22"/>
          <w:rPrChange w:id="4079"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80" w:author="Keis" w:date="2024-09-06T17:41:00Z">
            <w:rPr>
              <w:rFonts w:ascii="Arial" w:eastAsia="나눔명조" w:hAnsi="Arial" w:cs="Arial"/>
              <w:color w:val="FF0000"/>
              <w:spacing w:val="-2"/>
              <w:kern w:val="0"/>
              <w:sz w:val="22"/>
            </w:rPr>
          </w:rPrChange>
        </w:rPr>
        <w:t>Expanding social enterprises or corporate social responsibility</w:t>
      </w:r>
    </w:p>
    <w:p w14:paraId="43A4BC75" w14:textId="77777777" w:rsidR="00B90D96" w:rsidRPr="00706C18" w:rsidRDefault="00B90D96" w:rsidP="005537D5">
      <w:pPr>
        <w:spacing w:line="384" w:lineRule="auto"/>
        <w:textAlignment w:val="baseline"/>
        <w:rPr>
          <w:rFonts w:ascii="Arial" w:eastAsia="굴림" w:hAnsi="Arial" w:cs="Arial"/>
          <w:spacing w:val="-2"/>
          <w:kern w:val="0"/>
          <w:sz w:val="22"/>
          <w:rPrChange w:id="4081" w:author="Keis" w:date="2024-09-06T17:41:00Z">
            <w:rPr>
              <w:rFonts w:ascii="Arial" w:eastAsia="굴림" w:hAnsi="Arial" w:cs="Arial"/>
              <w:color w:val="FF0000"/>
              <w:spacing w:val="-2"/>
              <w:kern w:val="0"/>
              <w:sz w:val="22"/>
            </w:rPr>
          </w:rPrChange>
        </w:rPr>
      </w:pPr>
    </w:p>
    <w:p w14:paraId="21DEBD2E" w14:textId="77777777" w:rsidR="00B90D96" w:rsidRPr="00706C18" w:rsidRDefault="008A2117" w:rsidP="005537D5">
      <w:pPr>
        <w:spacing w:line="372" w:lineRule="auto"/>
        <w:textAlignment w:val="baseline"/>
        <w:rPr>
          <w:rFonts w:ascii="Arial" w:eastAsia="굴림" w:hAnsi="Arial" w:cs="Arial"/>
          <w:kern w:val="0"/>
          <w:sz w:val="22"/>
          <w:rPrChange w:id="4082" w:author="Keis" w:date="2024-09-06T17:41:00Z">
            <w:rPr>
              <w:rFonts w:ascii="Arial" w:eastAsia="굴림" w:hAnsi="Arial" w:cs="Arial"/>
              <w:color w:val="FF0000"/>
              <w:kern w:val="0"/>
              <w:sz w:val="22"/>
            </w:rPr>
          </w:rPrChange>
        </w:rPr>
      </w:pPr>
      <w:r w:rsidRPr="00706C18">
        <w:rPr>
          <w:rFonts w:ascii="Arial" w:eastAsia="굴림체" w:hAnsi="Arial" w:cs="Arial"/>
          <w:b/>
          <w:bCs/>
          <w:kern w:val="0"/>
          <w:sz w:val="22"/>
          <w:rPrChange w:id="4083" w:author="Keis" w:date="2024-09-06T17:41:00Z">
            <w:rPr>
              <w:rFonts w:ascii="Arial" w:eastAsia="굴림체" w:hAnsi="Arial" w:cs="Arial"/>
              <w:b/>
              <w:bCs/>
              <w:color w:val="FF0000"/>
              <w:kern w:val="0"/>
              <w:sz w:val="22"/>
            </w:rPr>
          </w:rPrChange>
        </w:rPr>
        <w:t>&lt;</w:t>
      </w:r>
      <w:r w:rsidR="00573B8D" w:rsidRPr="00706C18">
        <w:rPr>
          <w:rFonts w:ascii="Arial" w:eastAsia="굴림체" w:hAnsi="Arial" w:cs="Arial"/>
          <w:b/>
          <w:bCs/>
          <w:kern w:val="0"/>
          <w:sz w:val="22"/>
          <w:rPrChange w:id="4084" w:author="Keis" w:date="2024-09-06T17:41:00Z">
            <w:rPr>
              <w:rFonts w:ascii="Arial" w:eastAsia="굴림체" w:hAnsi="Arial" w:cs="Arial"/>
              <w:b/>
              <w:bCs/>
              <w:color w:val="FF0000"/>
              <w:kern w:val="0"/>
              <w:sz w:val="22"/>
            </w:rPr>
          </w:rPrChange>
        </w:rPr>
        <w:t>Re-</w:t>
      </w:r>
      <w:r w:rsidRPr="00706C18">
        <w:rPr>
          <w:rFonts w:ascii="Arial" w:eastAsia="굴림체" w:hAnsi="Arial" w:cs="Arial"/>
          <w:b/>
          <w:bCs/>
          <w:kern w:val="0"/>
          <w:sz w:val="22"/>
          <w:rPrChange w:id="4085" w:author="Keis" w:date="2024-09-06T17:41:00Z">
            <w:rPr>
              <w:rFonts w:ascii="Arial" w:eastAsia="굴림체" w:hAnsi="Arial" w:cs="Arial"/>
              <w:b/>
              <w:bCs/>
              <w:color w:val="FF0000"/>
              <w:kern w:val="0"/>
              <w:sz w:val="22"/>
            </w:rPr>
          </w:rPrChange>
        </w:rPr>
        <w:t>employment education and training&gt;</w:t>
      </w:r>
    </w:p>
    <w:p w14:paraId="790C5E08" w14:textId="77777777" w:rsidR="00B90D96" w:rsidRPr="00706C18" w:rsidRDefault="00B90D96" w:rsidP="00B90D96">
      <w:pPr>
        <w:spacing w:line="384" w:lineRule="auto"/>
        <w:textAlignment w:val="baseline"/>
        <w:rPr>
          <w:rFonts w:ascii="Arial" w:eastAsia="굴림" w:hAnsi="Arial" w:cs="Arial"/>
          <w:spacing w:val="-2"/>
          <w:kern w:val="0"/>
          <w:sz w:val="22"/>
          <w:rPrChange w:id="4086"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087" w:author="Keis" w:date="2024-09-06T17:41:00Z">
            <w:rPr>
              <w:rFonts w:ascii="Arial" w:eastAsia="나눔명조" w:hAnsi="Arial" w:cs="Arial"/>
              <w:color w:val="FF0000"/>
              <w:spacing w:val="-2"/>
              <w:kern w:val="0"/>
              <w:sz w:val="22"/>
            </w:rPr>
          </w:rPrChange>
        </w:rPr>
        <w:t>Dadd8a_25</w:t>
      </w:r>
      <w:r w:rsidR="00800357" w:rsidRPr="00706C18">
        <w:rPr>
          <w:rFonts w:ascii="Arial" w:eastAsia="나눔명조" w:hAnsi="Arial" w:cs="Arial"/>
          <w:spacing w:val="-2"/>
          <w:kern w:val="0"/>
          <w:sz w:val="22"/>
          <w:rPrChange w:id="4088" w:author="Keis" w:date="2024-09-06T17:41:00Z">
            <w:rPr>
              <w:rFonts w:ascii="Arial" w:eastAsia="나눔명조" w:hAnsi="Arial" w:cs="Arial"/>
              <w:color w:val="FF0000"/>
              <w:spacing w:val="-2"/>
              <w:kern w:val="0"/>
              <w:sz w:val="22"/>
            </w:rPr>
          </w:rPrChange>
        </w:rPr>
        <w:t xml:space="preserve"> The Korean government implemented a re-employment education and training program to help the elderly to land a job again. Have you ever heard of re-employment education and training?</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B90D96" w:rsidRPr="00706C18" w14:paraId="57496B8A" w14:textId="77777777" w:rsidTr="00B90D96">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04E51" w14:textId="77777777" w:rsidR="00AE3392" w:rsidRPr="00706C18" w:rsidRDefault="005170E6" w:rsidP="00357AFD">
            <w:pPr>
              <w:spacing w:line="56" w:lineRule="atLeast"/>
              <w:textAlignment w:val="baseline"/>
              <w:rPr>
                <w:rFonts w:ascii="Arial" w:eastAsia="굴림" w:hAnsi="Arial" w:cs="Arial"/>
                <w:kern w:val="0"/>
                <w:sz w:val="22"/>
                <w:rPrChange w:id="4089" w:author="Keis" w:date="2024-09-06T17:41:00Z">
                  <w:rPr>
                    <w:rFonts w:ascii="Arial" w:eastAsia="굴림" w:hAnsi="Arial" w:cs="Arial"/>
                    <w:color w:val="000000"/>
                    <w:kern w:val="0"/>
                    <w:sz w:val="22"/>
                  </w:rPr>
                </w:rPrChange>
              </w:rPr>
            </w:pPr>
            <w:r w:rsidRPr="00706C18">
              <w:rPr>
                <w:rFonts w:ascii="Arial" w:eastAsia="나눔명조" w:hAnsi="Arial" w:cs="Arial"/>
                <w:b/>
                <w:bCs/>
                <w:spacing w:val="-2"/>
                <w:kern w:val="0"/>
                <w:sz w:val="22"/>
                <w:rPrChange w:id="4090" w:author="Keis" w:date="2024-09-06T17:41:00Z">
                  <w:rPr>
                    <w:rFonts w:ascii="Arial" w:eastAsia="나눔명조" w:hAnsi="Arial" w:cs="Arial"/>
                    <w:b/>
                    <w:bCs/>
                    <w:color w:val="FF0000"/>
                    <w:spacing w:val="-2"/>
                    <w:kern w:val="0"/>
                    <w:sz w:val="22"/>
                  </w:rPr>
                </w:rPrChange>
              </w:rPr>
              <w:t>What is re-employment education and training</w:t>
            </w:r>
            <w:r w:rsidRPr="00706C18">
              <w:rPr>
                <w:rFonts w:ascii="Arial" w:eastAsia="나눔명조" w:hAnsi="Arial" w:cs="Arial"/>
                <w:spacing w:val="-2"/>
                <w:kern w:val="0"/>
                <w:sz w:val="22"/>
                <w:rPrChange w:id="4091" w:author="Keis" w:date="2024-09-06T17:41:00Z">
                  <w:rPr>
                    <w:rFonts w:ascii="Arial" w:eastAsia="나눔명조" w:hAnsi="Arial" w:cs="Arial"/>
                    <w:color w:val="FF0000"/>
                    <w:spacing w:val="-2"/>
                    <w:kern w:val="0"/>
                    <w:sz w:val="22"/>
                  </w:rPr>
                </w:rPrChange>
              </w:rPr>
              <w:t>? Re-employment education and training refers to a type of education and training that offers various re-employment services such as Successful Employment Service Package, the Tomorrow Learning Card, and Korea Polytechnics’ Non-Degree Vocational Training. These specialized services ultimately help the elderly obtain re-employment.</w:t>
            </w:r>
          </w:p>
        </w:tc>
      </w:tr>
    </w:tbl>
    <w:p w14:paraId="36AF7F79" w14:textId="77777777" w:rsidR="00B90D96" w:rsidRPr="00706C18" w:rsidRDefault="00B90D96" w:rsidP="00B90D96">
      <w:pPr>
        <w:spacing w:line="384" w:lineRule="auto"/>
        <w:textAlignment w:val="baseline"/>
        <w:rPr>
          <w:rFonts w:ascii="Arial" w:eastAsia="굴림" w:hAnsi="Arial" w:cs="Arial"/>
          <w:kern w:val="0"/>
          <w:sz w:val="22"/>
          <w:rPrChange w:id="4092" w:author="Keis" w:date="2024-09-06T17:41: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093" w:author="Keis" w:date="2024-09-06T17:41: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094" w:author="Keis" w:date="2024-09-06T17:41:00Z">
            <w:rPr>
              <w:rFonts w:ascii="Arial" w:eastAsia="나눔명조" w:hAnsi="Arial" w:cs="Arial"/>
              <w:color w:val="FF0000"/>
              <w:spacing w:val="-2"/>
              <w:kern w:val="0"/>
              <w:sz w:val="22"/>
            </w:rPr>
          </w:rPrChange>
        </w:rPr>
        <w:t xml:space="preserve"> </w:t>
      </w:r>
      <w:r w:rsidR="0013478A" w:rsidRPr="00706C18">
        <w:rPr>
          <w:rFonts w:ascii="Arial" w:eastAsia="나눔명조" w:hAnsi="Arial" w:cs="Arial"/>
          <w:spacing w:val="-2"/>
          <w:kern w:val="0"/>
          <w:sz w:val="22"/>
          <w:rPrChange w:id="4095" w:author="Keis" w:date="2024-09-06T17:41:00Z">
            <w:rPr>
              <w:rFonts w:ascii="Arial" w:eastAsia="나눔명조" w:hAnsi="Arial" w:cs="Arial"/>
              <w:color w:val="FF0000"/>
              <w:spacing w:val="-2"/>
              <w:kern w:val="0"/>
              <w:sz w:val="22"/>
            </w:rPr>
          </w:rPrChange>
        </w:rPr>
        <w:t>Yes</w:t>
      </w:r>
    </w:p>
    <w:p w14:paraId="05BA25D8" w14:textId="77777777" w:rsidR="00B90D96" w:rsidRPr="00706C18" w:rsidRDefault="00B90D96" w:rsidP="00B90D96">
      <w:pPr>
        <w:spacing w:line="384" w:lineRule="auto"/>
        <w:textAlignment w:val="baseline"/>
        <w:rPr>
          <w:rFonts w:ascii="Arial" w:eastAsia="굴림" w:hAnsi="Arial" w:cs="Arial"/>
          <w:kern w:val="0"/>
          <w:sz w:val="22"/>
          <w:rPrChange w:id="4096" w:author="Keis" w:date="2024-09-06T17:41: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097" w:author="Keis" w:date="2024-09-06T17:41: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4098" w:author="Keis" w:date="2024-09-06T17:41:00Z">
            <w:rPr>
              <w:rFonts w:ascii="Arial" w:eastAsia="나눔명조" w:hAnsi="Arial" w:cs="Arial"/>
              <w:color w:val="FF0000"/>
              <w:spacing w:val="-2"/>
              <w:kern w:val="0"/>
              <w:sz w:val="22"/>
            </w:rPr>
          </w:rPrChange>
        </w:rPr>
        <w:t xml:space="preserve"> </w:t>
      </w:r>
      <w:r w:rsidR="0013478A" w:rsidRPr="00706C18">
        <w:rPr>
          <w:rFonts w:ascii="Arial" w:eastAsia="나눔명조" w:hAnsi="Arial" w:cs="Arial"/>
          <w:spacing w:val="-2"/>
          <w:kern w:val="0"/>
          <w:sz w:val="22"/>
          <w:rPrChange w:id="4099" w:author="Keis" w:date="2024-09-06T17:41:00Z">
            <w:rPr>
              <w:rFonts w:ascii="Arial" w:eastAsia="나눔명조" w:hAnsi="Arial" w:cs="Arial"/>
              <w:color w:val="FF0000"/>
              <w:spacing w:val="-2"/>
              <w:kern w:val="0"/>
              <w:sz w:val="22"/>
            </w:rPr>
          </w:rPrChange>
        </w:rPr>
        <w:t>No</w:t>
      </w:r>
      <w:r w:rsidRPr="00706C18">
        <w:rPr>
          <w:rFonts w:ascii="Arial" w:eastAsia="나눔명조" w:hAnsi="Arial" w:cs="Arial"/>
          <w:spacing w:val="-2"/>
          <w:kern w:val="0"/>
          <w:sz w:val="22"/>
          <w:rPrChange w:id="4100" w:author="Keis" w:date="2024-09-06T17:41: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4101" w:author="Keis" w:date="2024-09-06T17:41: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4102" w:author="Keis" w:date="2024-09-06T17:41:00Z">
            <w:rPr>
              <w:rFonts w:ascii="Arial" w:eastAsia="나눔명조" w:hAnsi="Arial" w:cs="Arial"/>
              <w:color w:val="FF0000"/>
              <w:spacing w:val="-2"/>
              <w:kern w:val="0"/>
              <w:sz w:val="22"/>
            </w:rPr>
          </w:rPrChange>
        </w:rPr>
        <w:t xml:space="preserve"> Dadd8a_27</w:t>
      </w:r>
    </w:p>
    <w:p w14:paraId="514A7DA0" w14:textId="77777777" w:rsidR="00B90D96" w:rsidRPr="00706C18" w:rsidRDefault="00B90D96" w:rsidP="00B90D96">
      <w:pPr>
        <w:spacing w:line="384" w:lineRule="auto"/>
        <w:textAlignment w:val="baseline"/>
        <w:rPr>
          <w:rFonts w:ascii="Arial" w:eastAsia="굴림" w:hAnsi="Arial" w:cs="Arial"/>
          <w:spacing w:val="-2"/>
          <w:kern w:val="0"/>
          <w:sz w:val="22"/>
          <w:rPrChange w:id="4103" w:author="Keis" w:date="2024-09-06T17:41:00Z">
            <w:rPr>
              <w:rFonts w:ascii="Arial" w:eastAsia="굴림" w:hAnsi="Arial" w:cs="Arial"/>
              <w:color w:val="FF0000"/>
              <w:spacing w:val="-2"/>
              <w:kern w:val="0"/>
              <w:sz w:val="22"/>
            </w:rPr>
          </w:rPrChange>
        </w:rPr>
      </w:pPr>
    </w:p>
    <w:p w14:paraId="31C238C5" w14:textId="77777777" w:rsidR="00B90D96" w:rsidRPr="00706C18" w:rsidRDefault="00B90D96" w:rsidP="00B90D96">
      <w:pPr>
        <w:spacing w:line="384" w:lineRule="auto"/>
        <w:textAlignment w:val="baseline"/>
        <w:rPr>
          <w:rFonts w:ascii="Arial" w:eastAsia="굴림" w:hAnsi="Arial" w:cs="Arial"/>
          <w:spacing w:val="-2"/>
          <w:kern w:val="0"/>
          <w:sz w:val="22"/>
          <w:rPrChange w:id="4104" w:author="Keis" w:date="2024-09-06T17:41: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105" w:author="Keis" w:date="2024-09-06T17:41:00Z">
            <w:rPr>
              <w:rFonts w:ascii="Arial" w:eastAsia="나눔명조" w:hAnsi="Arial" w:cs="Arial"/>
              <w:color w:val="FF0000"/>
              <w:spacing w:val="-2"/>
              <w:kern w:val="0"/>
              <w:sz w:val="22"/>
            </w:rPr>
          </w:rPrChange>
        </w:rPr>
        <w:t xml:space="preserve">Dadd8a_26. </w:t>
      </w:r>
      <w:r w:rsidR="00B614C0" w:rsidRPr="00706C18">
        <w:rPr>
          <w:rFonts w:ascii="Arial" w:eastAsia="나눔명조" w:hAnsi="Arial" w:cs="Arial"/>
          <w:spacing w:val="-2"/>
          <w:kern w:val="0"/>
          <w:sz w:val="22"/>
          <w:rPrChange w:id="4106" w:author="Keis" w:date="2024-09-06T17:41:00Z">
            <w:rPr>
              <w:rFonts w:ascii="Arial" w:eastAsia="나눔명조" w:hAnsi="Arial" w:cs="Arial"/>
              <w:color w:val="FF0000"/>
              <w:spacing w:val="-2"/>
              <w:kern w:val="0"/>
              <w:sz w:val="22"/>
            </w:rPr>
          </w:rPrChange>
        </w:rPr>
        <w:t>If you know</w:t>
      </w:r>
      <w:r w:rsidRPr="00706C18">
        <w:rPr>
          <w:rFonts w:ascii="Arial" w:eastAsia="나눔명조" w:hAnsi="Arial" w:cs="Arial"/>
          <w:spacing w:val="-2"/>
          <w:kern w:val="0"/>
          <w:sz w:val="22"/>
          <w:rPrChange w:id="4107" w:author="Keis" w:date="2024-09-06T17:41:00Z">
            <w:rPr>
              <w:rFonts w:ascii="Arial" w:eastAsia="나눔명조" w:hAnsi="Arial" w:cs="Arial"/>
              <w:color w:val="FF0000"/>
              <w:spacing w:val="-2"/>
              <w:kern w:val="0"/>
              <w:sz w:val="22"/>
            </w:rPr>
          </w:rPrChange>
        </w:rPr>
        <w:t xml:space="preserve">, </w:t>
      </w:r>
      <w:r w:rsidR="00B614C0" w:rsidRPr="00706C18">
        <w:rPr>
          <w:rFonts w:ascii="Arial" w:eastAsia="나눔명조" w:hAnsi="Arial" w:cs="Arial"/>
          <w:spacing w:val="-2"/>
          <w:kern w:val="0"/>
          <w:sz w:val="22"/>
          <w:rPrChange w:id="4108" w:author="Keis" w:date="2024-09-06T17:41:00Z">
            <w:rPr>
              <w:rFonts w:ascii="Arial" w:eastAsia="나눔명조" w:hAnsi="Arial" w:cs="Arial"/>
              <w:color w:val="FF0000"/>
              <w:spacing w:val="-2"/>
              <w:kern w:val="0"/>
              <w:sz w:val="22"/>
            </w:rPr>
          </w:rPrChange>
        </w:rPr>
        <w:t>how did you get the information about this education training</w:t>
      </w:r>
      <w:r w:rsidRPr="00706C18">
        <w:rPr>
          <w:rFonts w:ascii="Arial" w:eastAsia="나눔명조" w:hAnsi="Arial" w:cs="Arial"/>
          <w:spacing w:val="-2"/>
          <w:kern w:val="0"/>
          <w:sz w:val="22"/>
          <w:rPrChange w:id="4109" w:author="Keis" w:date="2024-09-06T17:41:00Z">
            <w:rPr>
              <w:rFonts w:ascii="Arial" w:eastAsia="나눔명조" w:hAnsi="Arial" w:cs="Arial"/>
              <w:color w:val="FF0000"/>
              <w:spacing w:val="-2"/>
              <w:kern w:val="0"/>
              <w:sz w:val="22"/>
            </w:rPr>
          </w:rPrChange>
        </w:rPr>
        <w:t>?</w:t>
      </w:r>
    </w:p>
    <w:p w14:paraId="0308A8A6" w14:textId="77777777" w:rsidR="00B90D96" w:rsidRPr="00706C18" w:rsidRDefault="00B90D96" w:rsidP="00B90D96">
      <w:pPr>
        <w:spacing w:line="384" w:lineRule="auto"/>
        <w:textAlignment w:val="baseline"/>
        <w:rPr>
          <w:rFonts w:ascii="Arial" w:eastAsia="굴림" w:hAnsi="Arial" w:cs="Arial"/>
          <w:kern w:val="0"/>
          <w:sz w:val="22"/>
          <w:rPrChange w:id="4110" w:author="Keis" w:date="2024-09-06T17:41: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111" w:author="Keis" w:date="2024-09-06T17:41: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112" w:author="Keis" w:date="2024-09-06T17:41:00Z">
            <w:rPr>
              <w:rFonts w:ascii="Arial" w:eastAsia="나눔명조" w:hAnsi="Arial" w:cs="Arial"/>
              <w:color w:val="FF0000"/>
              <w:spacing w:val="-2"/>
              <w:kern w:val="0"/>
              <w:sz w:val="22"/>
            </w:rPr>
          </w:rPrChange>
        </w:rPr>
        <w:t xml:space="preserve"> </w:t>
      </w:r>
      <w:r w:rsidR="00376EFD" w:rsidRPr="00706C18">
        <w:rPr>
          <w:rFonts w:ascii="Arial" w:eastAsia="나눔명조" w:hAnsi="Arial" w:cs="Arial"/>
          <w:spacing w:val="-2"/>
          <w:kern w:val="0"/>
          <w:sz w:val="22"/>
          <w:rPrChange w:id="4113" w:author="Keis" w:date="2024-09-06T17:41:00Z">
            <w:rPr>
              <w:rFonts w:ascii="Arial" w:eastAsia="나눔명조" w:hAnsi="Arial" w:cs="Arial"/>
              <w:color w:val="FF0000"/>
              <w:spacing w:val="-2"/>
              <w:kern w:val="0"/>
              <w:sz w:val="22"/>
            </w:rPr>
          </w:rPrChange>
        </w:rPr>
        <w:t>through newspaper and magazine.</w:t>
      </w:r>
    </w:p>
    <w:p w14:paraId="7E3A9BED" w14:textId="77777777" w:rsidR="00B90D96" w:rsidRPr="00706C18" w:rsidRDefault="00B90D96" w:rsidP="00B90D96">
      <w:pPr>
        <w:spacing w:line="384" w:lineRule="auto"/>
        <w:textAlignment w:val="baseline"/>
        <w:rPr>
          <w:rFonts w:ascii="Arial" w:eastAsia="굴림" w:hAnsi="Arial" w:cs="Arial"/>
          <w:kern w:val="0"/>
          <w:sz w:val="22"/>
          <w:rPrChange w:id="4114" w:author="Keis" w:date="2024-09-06T17:41: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115" w:author="Keis" w:date="2024-09-06T17:41: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4116" w:author="Keis" w:date="2024-09-06T17:41:00Z">
            <w:rPr>
              <w:rFonts w:ascii="Arial" w:eastAsia="나눔명조" w:hAnsi="Arial" w:cs="Arial"/>
              <w:color w:val="FF0000"/>
              <w:spacing w:val="-2"/>
              <w:kern w:val="0"/>
              <w:sz w:val="22"/>
            </w:rPr>
          </w:rPrChange>
        </w:rPr>
        <w:t xml:space="preserve"> </w:t>
      </w:r>
      <w:r w:rsidR="00376EFD" w:rsidRPr="00706C18">
        <w:rPr>
          <w:rFonts w:ascii="Arial" w:eastAsia="나눔명조" w:hAnsi="Arial" w:cs="Arial"/>
          <w:spacing w:val="-2"/>
          <w:kern w:val="0"/>
          <w:sz w:val="22"/>
          <w:rPrChange w:id="4117" w:author="Keis" w:date="2024-09-06T17:41:00Z">
            <w:rPr>
              <w:rFonts w:ascii="Arial" w:eastAsia="나눔명조" w:hAnsi="Arial" w:cs="Arial"/>
              <w:color w:val="FF0000"/>
              <w:spacing w:val="-2"/>
              <w:kern w:val="0"/>
              <w:sz w:val="22"/>
            </w:rPr>
          </w:rPrChange>
        </w:rPr>
        <w:t>through radio and TV</w:t>
      </w:r>
    </w:p>
    <w:p w14:paraId="297CD913" w14:textId="77777777" w:rsidR="00B90D96" w:rsidRPr="00706C18" w:rsidRDefault="00B90D96" w:rsidP="00B90D96">
      <w:pPr>
        <w:spacing w:line="384" w:lineRule="auto"/>
        <w:textAlignment w:val="baseline"/>
        <w:rPr>
          <w:rFonts w:ascii="Arial" w:eastAsia="굴림" w:hAnsi="Arial" w:cs="Arial"/>
          <w:kern w:val="0"/>
          <w:sz w:val="22"/>
          <w:rPrChange w:id="4118" w:author="Keis" w:date="2024-09-06T17:41: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119" w:author="Keis" w:date="2024-09-06T17:41: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4120" w:author="Keis" w:date="2024-09-06T17:41:00Z">
            <w:rPr>
              <w:rFonts w:ascii="Arial" w:eastAsia="나눔명조" w:hAnsi="Arial" w:cs="Arial"/>
              <w:color w:val="FF0000"/>
              <w:spacing w:val="-2"/>
              <w:kern w:val="0"/>
              <w:sz w:val="22"/>
            </w:rPr>
          </w:rPrChange>
        </w:rPr>
        <w:t xml:space="preserve"> </w:t>
      </w:r>
      <w:r w:rsidR="00376EFD" w:rsidRPr="00706C18">
        <w:rPr>
          <w:rFonts w:ascii="Arial" w:eastAsia="나눔명조" w:hAnsi="Arial" w:cs="Arial"/>
          <w:spacing w:val="-2"/>
          <w:kern w:val="0"/>
          <w:sz w:val="22"/>
          <w:rPrChange w:id="4121" w:author="Keis" w:date="2024-09-06T17:41:00Z">
            <w:rPr>
              <w:rFonts w:ascii="Arial" w:eastAsia="나눔명조" w:hAnsi="Arial" w:cs="Arial"/>
              <w:color w:val="FF0000"/>
              <w:spacing w:val="-2"/>
              <w:kern w:val="0"/>
              <w:sz w:val="22"/>
            </w:rPr>
          </w:rPrChange>
        </w:rPr>
        <w:t>through family and friend</w:t>
      </w:r>
    </w:p>
    <w:p w14:paraId="35A06FC4" w14:textId="06CAB097" w:rsidR="00B90D96" w:rsidRPr="00322D2A" w:rsidRDefault="00B90D96">
      <w:pPr>
        <w:pStyle w:val="20"/>
        <w:rPr>
          <w:rFonts w:ascii="Arial" w:hAnsi="Arial" w:cs="Arial"/>
          <w:color w:val="00B050"/>
          <w:sz w:val="22"/>
          <w:rPrChange w:id="4122" w:author="swcsmart000" w:date="2024-09-05T16:59:00Z">
            <w:rPr>
              <w:rFonts w:ascii="Arial" w:eastAsia="굴림" w:hAnsi="Arial" w:cs="Arial"/>
              <w:color w:val="000000"/>
              <w:kern w:val="0"/>
              <w:sz w:val="22"/>
            </w:rPr>
          </w:rPrChange>
        </w:rPr>
        <w:pPrChange w:id="4123" w:author="swcsmart000" w:date="2024-09-05T16:59:00Z">
          <w:pPr>
            <w:spacing w:line="384" w:lineRule="auto"/>
            <w:textAlignment w:val="baseline"/>
          </w:pPr>
        </w:pPrChange>
      </w:pPr>
      <w:r w:rsidRPr="00322D2A">
        <w:rPr>
          <w:rFonts w:ascii="굴림" w:hint="eastAsia"/>
          <w:color w:val="00B050"/>
          <w:sz w:val="22"/>
          <w:rPrChange w:id="4124" w:author="swcsmart000" w:date="2024-09-05T16:59:00Z">
            <w:rPr>
              <w:rFonts w:ascii="굴림" w:hint="eastAsia"/>
              <w:color w:val="FF0000"/>
              <w:sz w:val="22"/>
            </w:rPr>
          </w:rPrChange>
        </w:rPr>
        <w:t>④</w:t>
      </w:r>
      <w:r w:rsidRPr="00322D2A">
        <w:rPr>
          <w:rFonts w:ascii="Arial" w:eastAsia="나눔명조" w:hAnsi="Arial" w:cs="Arial"/>
          <w:color w:val="00B050"/>
          <w:sz w:val="22"/>
          <w:rPrChange w:id="4125" w:author="swcsmart000" w:date="2024-09-05T16:59:00Z">
            <w:rPr>
              <w:rFonts w:ascii="Arial" w:eastAsia="나눔명조" w:hAnsi="Arial" w:cs="Arial"/>
              <w:color w:val="FF0000"/>
              <w:sz w:val="22"/>
            </w:rPr>
          </w:rPrChange>
        </w:rPr>
        <w:t xml:space="preserve"> </w:t>
      </w:r>
      <w:ins w:id="4126" w:author="swcsmart000" w:date="2024-09-05T16:58:00Z">
        <w:r w:rsidR="00CF2701" w:rsidRPr="00322D2A">
          <w:rPr>
            <w:rFonts w:ascii="Arial" w:eastAsia="나눔명조" w:hAnsi="Arial" w:cs="Arial"/>
            <w:color w:val="00B050"/>
            <w:sz w:val="22"/>
            <w:rPrChange w:id="4127" w:author="swcsmart000" w:date="2024-09-05T16:59:00Z">
              <w:rPr>
                <w:rFonts w:ascii="Arial" w:eastAsia="나눔명조" w:hAnsi="Arial" w:cs="Arial"/>
                <w:color w:val="FF0000"/>
                <w:sz w:val="22"/>
              </w:rPr>
            </w:rPrChange>
          </w:rPr>
          <w:t>through the website providing information on job-searching and training(</w:t>
        </w:r>
        <w:proofErr w:type="spellStart"/>
        <w:r w:rsidR="00CF2701" w:rsidRPr="00322D2A">
          <w:rPr>
            <w:rFonts w:ascii="Arial" w:eastAsia="나눔명조" w:hAnsi="Arial" w:cs="Arial"/>
            <w:color w:val="00B050"/>
            <w:sz w:val="22"/>
            <w:rPrChange w:id="4128" w:author="swcsmart000" w:date="2024-09-05T16:59:00Z">
              <w:rPr>
                <w:rFonts w:ascii="Arial" w:eastAsia="나눔명조" w:hAnsi="Arial" w:cs="Arial"/>
                <w:color w:val="FF0000"/>
                <w:sz w:val="22"/>
              </w:rPr>
            </w:rPrChange>
          </w:rPr>
          <w:t>Worknet</w:t>
        </w:r>
        <w:proofErr w:type="spellEnd"/>
        <w:r w:rsidR="00CF2701" w:rsidRPr="00322D2A">
          <w:rPr>
            <w:rFonts w:ascii="Arial" w:eastAsia="나눔명조" w:hAnsi="Arial" w:cs="Arial"/>
            <w:color w:val="00B050"/>
            <w:sz w:val="22"/>
            <w:rPrChange w:id="4129" w:author="swcsmart000" w:date="2024-09-05T16:59:00Z">
              <w:rPr>
                <w:rFonts w:ascii="Arial" w:eastAsia="나눔명조" w:hAnsi="Arial" w:cs="Arial"/>
                <w:color w:val="FF0000"/>
                <w:sz w:val="22"/>
              </w:rPr>
            </w:rPrChange>
          </w:rPr>
          <w:t xml:space="preserve">, HRD-Net </w:t>
        </w:r>
        <w:proofErr w:type="spellStart"/>
        <w:r w:rsidR="00CF2701" w:rsidRPr="00322D2A">
          <w:rPr>
            <w:rFonts w:ascii="Arial" w:eastAsia="나눔명조" w:hAnsi="Arial" w:cs="Arial"/>
            <w:color w:val="00B050"/>
            <w:sz w:val="22"/>
            <w:rPrChange w:id="4130" w:author="swcsmart000" w:date="2024-09-05T16:59:00Z">
              <w:rPr>
                <w:rFonts w:ascii="Arial" w:eastAsia="나눔명조" w:hAnsi="Arial" w:cs="Arial"/>
                <w:color w:val="FF0000"/>
                <w:sz w:val="22"/>
              </w:rPr>
            </w:rPrChange>
          </w:rPr>
          <w:t>etc</w:t>
        </w:r>
        <w:proofErr w:type="spellEnd"/>
        <w:r w:rsidR="00CF2701" w:rsidRPr="00322D2A">
          <w:rPr>
            <w:rFonts w:ascii="Arial" w:eastAsia="나눔명조" w:hAnsi="Arial" w:cs="Arial"/>
            <w:color w:val="00B050"/>
            <w:sz w:val="22"/>
            <w:rPrChange w:id="4131" w:author="swcsmart000" w:date="2024-09-05T16:59:00Z">
              <w:rPr>
                <w:rFonts w:ascii="Arial" w:eastAsia="나눔명조" w:hAnsi="Arial" w:cs="Arial"/>
                <w:color w:val="FF0000"/>
                <w:sz w:val="22"/>
              </w:rPr>
            </w:rPrChange>
          </w:rPr>
          <w:t>)</w:t>
        </w:r>
      </w:ins>
      <w:del w:id="4132" w:author="swcsmart000" w:date="2024-09-05T16:58:00Z">
        <w:r w:rsidR="00376EFD" w:rsidRPr="00322D2A" w:rsidDel="00CF2701">
          <w:rPr>
            <w:rFonts w:ascii="Arial" w:eastAsia="나눔명조" w:hAnsi="Arial" w:cs="Arial"/>
            <w:color w:val="00B050"/>
            <w:sz w:val="22"/>
            <w:rPrChange w:id="4133" w:author="swcsmart000" w:date="2024-09-05T16:59:00Z">
              <w:rPr>
                <w:rFonts w:ascii="Arial" w:eastAsia="나눔명조" w:hAnsi="Arial" w:cs="Arial"/>
                <w:color w:val="FF0000"/>
                <w:sz w:val="22"/>
              </w:rPr>
            </w:rPrChange>
          </w:rPr>
          <w:delText>through employment magazine</w:delText>
        </w:r>
      </w:del>
    </w:p>
    <w:p w14:paraId="66EC7F14" w14:textId="1C650D47" w:rsidR="00B90D96" w:rsidRPr="009F1378" w:rsidRDefault="00B90D96">
      <w:pPr>
        <w:pStyle w:val="20"/>
        <w:rPr>
          <w:rFonts w:ascii="Arial" w:eastAsia="나눔명조" w:hAnsi="Arial" w:cs="Arial"/>
          <w:color w:val="00B050"/>
          <w:sz w:val="22"/>
          <w:rPrChange w:id="4134" w:author="swcsmart000" w:date="2024-09-05T17:00:00Z">
            <w:rPr>
              <w:rFonts w:ascii="Arial" w:eastAsia="굴림" w:hAnsi="Arial" w:cs="Arial"/>
              <w:color w:val="000000"/>
              <w:kern w:val="0"/>
              <w:sz w:val="22"/>
            </w:rPr>
          </w:rPrChange>
        </w:rPr>
        <w:pPrChange w:id="4135" w:author="swcsmart000" w:date="2024-09-05T16:59:00Z">
          <w:pPr>
            <w:spacing w:line="384" w:lineRule="auto"/>
            <w:textAlignment w:val="baseline"/>
          </w:pPr>
        </w:pPrChange>
      </w:pPr>
      <w:r w:rsidRPr="009F1378">
        <w:rPr>
          <w:rFonts w:ascii="Arial" w:eastAsia="나눔명조" w:hAnsi="Arial" w:cs="Arial" w:hint="eastAsia"/>
          <w:color w:val="00B050"/>
          <w:sz w:val="22"/>
          <w:rPrChange w:id="4136" w:author="swcsmart000" w:date="2024-09-05T17:00:00Z">
            <w:rPr>
              <w:rFonts w:ascii="굴림" w:hint="eastAsia"/>
              <w:color w:val="FF0000"/>
              <w:sz w:val="22"/>
            </w:rPr>
          </w:rPrChange>
        </w:rPr>
        <w:t>⑤</w:t>
      </w:r>
      <w:r w:rsidRPr="009F1378">
        <w:rPr>
          <w:rFonts w:ascii="Arial" w:eastAsia="나눔명조" w:hAnsi="Arial" w:cs="Arial"/>
          <w:color w:val="00B050"/>
          <w:sz w:val="22"/>
          <w:rPrChange w:id="4137" w:author="swcsmart000" w:date="2024-09-05T17:00:00Z">
            <w:rPr>
              <w:rFonts w:ascii="Arial" w:eastAsia="나눔명조" w:hAnsi="Arial" w:cs="Arial"/>
              <w:color w:val="FF0000"/>
              <w:sz w:val="22"/>
            </w:rPr>
          </w:rPrChange>
        </w:rPr>
        <w:t xml:space="preserve"> </w:t>
      </w:r>
      <w:ins w:id="4138" w:author="swcsmart000" w:date="2024-09-05T16:59:00Z">
        <w:r w:rsidR="00322D2A" w:rsidRPr="009F1378">
          <w:rPr>
            <w:rFonts w:ascii="Arial" w:eastAsia="나눔명조" w:hAnsi="Arial" w:cs="Arial"/>
            <w:color w:val="00B050"/>
            <w:sz w:val="22"/>
            <w:rPrChange w:id="4139" w:author="swcsmart000" w:date="2024-09-05T17:00:00Z">
              <w:rPr>
                <w:rFonts w:eastAsia="나눔명조"/>
                <w:color w:val="FF0000"/>
                <w:sz w:val="18"/>
                <w:szCs w:val="18"/>
              </w:rPr>
            </w:rPrChange>
          </w:rPr>
          <w:t>through a public employment and training agency (Employment Welfare Plus Center, Senior’s job hope center, Korea Polytechnics college etc.)</w:t>
        </w:r>
      </w:ins>
      <w:del w:id="4140" w:author="swcsmart000" w:date="2024-09-05T16:59:00Z">
        <w:r w:rsidR="00376EFD" w:rsidRPr="009F1378" w:rsidDel="00322D2A">
          <w:rPr>
            <w:rFonts w:ascii="Arial" w:eastAsia="나눔명조" w:hAnsi="Arial" w:cs="Arial"/>
            <w:color w:val="00B050"/>
            <w:sz w:val="22"/>
            <w:rPrChange w:id="4141" w:author="swcsmart000" w:date="2024-09-05T17:00:00Z">
              <w:rPr>
                <w:rFonts w:ascii="Arial" w:eastAsia="나눔명조" w:hAnsi="Arial" w:cs="Arial"/>
                <w:color w:val="FF0000"/>
                <w:sz w:val="22"/>
              </w:rPr>
            </w:rPrChange>
          </w:rPr>
          <w:delText>through the workpluscenter</w:delText>
        </w:r>
      </w:del>
    </w:p>
    <w:p w14:paraId="52AEA1BA" w14:textId="076CA512" w:rsidR="009F1378" w:rsidRPr="009F1378" w:rsidRDefault="00B90D96">
      <w:pPr>
        <w:pStyle w:val="20"/>
        <w:rPr>
          <w:rFonts w:ascii="Arial" w:eastAsia="나눔명조" w:hAnsi="Arial" w:cs="Arial"/>
          <w:color w:val="00B050"/>
          <w:sz w:val="22"/>
          <w:rPrChange w:id="4142" w:author="swcsmart000" w:date="2024-09-05T17:00:00Z">
            <w:rPr>
              <w:rFonts w:ascii="Arial" w:eastAsia="굴림" w:hAnsi="Arial" w:cs="Arial"/>
              <w:color w:val="000000"/>
              <w:kern w:val="0"/>
              <w:sz w:val="22"/>
            </w:rPr>
          </w:rPrChange>
        </w:rPr>
        <w:pPrChange w:id="4143" w:author="swcsmart000" w:date="2024-09-05T16:59:00Z">
          <w:pPr>
            <w:spacing w:line="384" w:lineRule="auto"/>
            <w:textAlignment w:val="baseline"/>
          </w:pPr>
        </w:pPrChange>
      </w:pPr>
      <w:r w:rsidRPr="009F1378">
        <w:rPr>
          <w:rFonts w:ascii="Arial" w:eastAsia="나눔명조" w:hAnsi="Arial" w:cs="Arial" w:hint="eastAsia"/>
          <w:color w:val="00B050"/>
          <w:sz w:val="22"/>
          <w:rPrChange w:id="4144" w:author="swcsmart000" w:date="2024-09-05T17:00:00Z">
            <w:rPr>
              <w:rFonts w:ascii="굴림" w:hint="eastAsia"/>
              <w:color w:val="FF0000"/>
              <w:sz w:val="22"/>
            </w:rPr>
          </w:rPrChange>
        </w:rPr>
        <w:t>⑥</w:t>
      </w:r>
      <w:r w:rsidRPr="009F1378">
        <w:rPr>
          <w:rFonts w:ascii="Arial" w:eastAsia="나눔명조" w:hAnsi="Arial" w:cs="Arial"/>
          <w:color w:val="00B050"/>
          <w:sz w:val="22"/>
          <w:rPrChange w:id="4145" w:author="swcsmart000" w:date="2024-09-05T17:00:00Z">
            <w:rPr>
              <w:rFonts w:ascii="Arial" w:eastAsia="나눔명조" w:hAnsi="Arial" w:cs="Arial"/>
              <w:color w:val="FF0000"/>
              <w:sz w:val="22"/>
            </w:rPr>
          </w:rPrChange>
        </w:rPr>
        <w:t xml:space="preserve"> </w:t>
      </w:r>
      <w:ins w:id="4146" w:author="swcsmart000" w:date="2024-09-05T16:59:00Z">
        <w:r w:rsidR="009F1378" w:rsidRPr="009F1378">
          <w:rPr>
            <w:rFonts w:ascii="Arial" w:eastAsia="나눔명조" w:hAnsi="Arial" w:cs="Arial"/>
            <w:color w:val="00B050"/>
            <w:sz w:val="22"/>
            <w:rPrChange w:id="4147" w:author="swcsmart000" w:date="2024-09-05T17:00:00Z">
              <w:rPr>
                <w:rFonts w:eastAsia="나눔명조"/>
                <w:color w:val="FF0000"/>
                <w:sz w:val="18"/>
                <w:szCs w:val="18"/>
              </w:rPr>
            </w:rPrChange>
          </w:rPr>
          <w:t>through a private employment and training agency</w:t>
        </w:r>
      </w:ins>
      <w:del w:id="4148" w:author="swcsmart000" w:date="2024-09-05T16:59:00Z">
        <w:r w:rsidR="00376EFD" w:rsidRPr="009F1378" w:rsidDel="009F1378">
          <w:rPr>
            <w:rFonts w:ascii="Arial" w:eastAsia="나눔명조" w:hAnsi="Arial" w:cs="Arial"/>
            <w:color w:val="00B050"/>
            <w:sz w:val="22"/>
            <w:rPrChange w:id="4149" w:author="swcsmart000" w:date="2024-09-05T17:00:00Z">
              <w:rPr>
                <w:rFonts w:ascii="Arial" w:eastAsia="나눔명조" w:hAnsi="Arial" w:cs="Arial"/>
                <w:color w:val="FF0000"/>
                <w:sz w:val="22"/>
              </w:rPr>
            </w:rPrChange>
          </w:rPr>
          <w:delText xml:space="preserve">through the </w:delText>
        </w:r>
        <w:r w:rsidR="00B614C0" w:rsidRPr="009F1378" w:rsidDel="009F1378">
          <w:rPr>
            <w:rFonts w:ascii="Arial" w:eastAsia="나눔명조" w:hAnsi="Arial" w:cs="Arial"/>
            <w:color w:val="00B050"/>
            <w:sz w:val="22"/>
            <w:rPrChange w:id="4150" w:author="swcsmart000" w:date="2024-09-05T17:00:00Z">
              <w:rPr>
                <w:rFonts w:ascii="Arial" w:eastAsia="나눔명조" w:hAnsi="Arial" w:cs="Arial"/>
                <w:color w:val="FF0000"/>
                <w:sz w:val="22"/>
              </w:rPr>
            </w:rPrChange>
          </w:rPr>
          <w:delText>home page of education training in the internet.</w:delText>
        </w:r>
      </w:del>
    </w:p>
    <w:p w14:paraId="7BE1259B" w14:textId="6227FD46" w:rsidR="009F1378" w:rsidRPr="009F1378" w:rsidRDefault="009F1378">
      <w:pPr>
        <w:spacing w:line="384" w:lineRule="auto"/>
        <w:textAlignment w:val="baseline"/>
        <w:rPr>
          <w:rFonts w:ascii="Arial" w:eastAsia="나눔명조" w:hAnsi="Arial" w:cs="Arial"/>
          <w:color w:val="00B050"/>
          <w:spacing w:val="-2"/>
          <w:kern w:val="0"/>
          <w:sz w:val="22"/>
          <w:szCs w:val="20"/>
          <w:rPrChange w:id="4151" w:author="swcsmart000" w:date="2024-09-05T17:00:00Z">
            <w:rPr>
              <w:rFonts w:eastAsia="굴림"/>
              <w:color w:val="000000"/>
            </w:rPr>
          </w:rPrChange>
        </w:rPr>
        <w:pPrChange w:id="4152" w:author="swcsmart000" w:date="2024-09-05T17:00:00Z">
          <w:pPr>
            <w:pStyle w:val="a6"/>
            <w:numPr>
              <w:numId w:val="1329"/>
            </w:numPr>
            <w:spacing w:line="384" w:lineRule="auto"/>
            <w:ind w:leftChars="0" w:left="400" w:hanging="400"/>
            <w:textAlignment w:val="baseline"/>
          </w:pPr>
        </w:pPrChange>
      </w:pPr>
      <w:ins w:id="4153" w:author="swcsmart000" w:date="2024-09-05T17:00:00Z">
        <w:r w:rsidRPr="009F1378">
          <w:rPr>
            <w:rFonts w:ascii="Arial" w:eastAsia="나눔명조" w:hAnsi="Arial" w:cs="Arial" w:hint="eastAsia"/>
            <w:color w:val="00B050"/>
            <w:spacing w:val="-2"/>
            <w:kern w:val="0"/>
            <w:sz w:val="22"/>
            <w:szCs w:val="20"/>
            <w:rPrChange w:id="4154" w:author="swcsmart000" w:date="2024-09-05T17:00:00Z">
              <w:rPr>
                <w:rFonts w:ascii="바탕" w:eastAsia="바탕" w:hAnsi="바탕" w:hint="eastAsia"/>
              </w:rPr>
            </w:rPrChange>
          </w:rPr>
          <w:t>⑦</w:t>
        </w:r>
        <w:r w:rsidRPr="009F1378">
          <w:rPr>
            <w:rFonts w:ascii="Arial" w:eastAsia="나눔명조" w:hAnsi="Arial" w:cs="Arial"/>
            <w:color w:val="00B050"/>
            <w:spacing w:val="-2"/>
            <w:kern w:val="0"/>
            <w:sz w:val="22"/>
            <w:szCs w:val="20"/>
            <w:rPrChange w:id="4155" w:author="swcsmart000" w:date="2024-09-05T17:00:00Z">
              <w:rPr>
                <w:rFonts w:ascii="바탕" w:eastAsia="바탕" w:hAnsi="바탕" w:cs="Arial"/>
                <w:color w:val="FF0000"/>
                <w:spacing w:val="-2"/>
                <w:kern w:val="0"/>
                <w:sz w:val="22"/>
              </w:rPr>
            </w:rPrChange>
          </w:rPr>
          <w:t xml:space="preserve"> </w:t>
        </w:r>
      </w:ins>
      <w:del w:id="4156" w:author="swcsmart000" w:date="2024-09-05T17:00:00Z">
        <w:r w:rsidR="00B90D96" w:rsidRPr="009F1378" w:rsidDel="009F1378">
          <w:rPr>
            <w:rFonts w:ascii="Arial" w:eastAsia="나눔명조" w:hAnsi="Arial" w:cs="Arial"/>
            <w:color w:val="00B050"/>
            <w:spacing w:val="-2"/>
            <w:kern w:val="0"/>
            <w:sz w:val="22"/>
            <w:szCs w:val="20"/>
            <w:rPrChange w:id="4157" w:author="swcsmart000" w:date="2024-09-05T17:00:00Z">
              <w:rPr/>
            </w:rPrChange>
          </w:rPr>
          <w:delText xml:space="preserve"> </w:delText>
        </w:r>
        <w:r w:rsidR="00B614C0" w:rsidRPr="009F1378" w:rsidDel="009F1378">
          <w:rPr>
            <w:rFonts w:ascii="Arial" w:eastAsia="나눔명조" w:hAnsi="Arial" w:cs="Arial"/>
            <w:color w:val="00B050"/>
            <w:spacing w:val="-2"/>
            <w:kern w:val="0"/>
            <w:sz w:val="22"/>
            <w:szCs w:val="20"/>
            <w:rPrChange w:id="4158" w:author="swcsmart000" w:date="2024-09-05T17:00:00Z">
              <w:rPr/>
            </w:rPrChange>
          </w:rPr>
          <w:delText>others</w:delText>
        </w:r>
        <w:r w:rsidR="00B90D96" w:rsidRPr="009F1378" w:rsidDel="009F1378">
          <w:rPr>
            <w:rFonts w:ascii="Arial" w:eastAsia="나눔명조" w:hAnsi="Arial" w:cs="Arial"/>
            <w:color w:val="00B050"/>
            <w:spacing w:val="-2"/>
            <w:kern w:val="0"/>
            <w:sz w:val="22"/>
            <w:szCs w:val="20"/>
            <w:rPrChange w:id="4159" w:author="swcsmart000" w:date="2024-09-05T17:00:00Z">
              <w:rPr/>
            </w:rPrChange>
          </w:rPr>
          <w:delText>(_____________________________________)</w:delText>
        </w:r>
      </w:del>
      <w:ins w:id="4160" w:author="swcsmart000" w:date="2024-09-05T17:00:00Z">
        <w:r w:rsidRPr="009F1378">
          <w:rPr>
            <w:rFonts w:ascii="Arial" w:eastAsia="나눔명조" w:hAnsi="Arial" w:cs="Arial"/>
            <w:color w:val="00B050"/>
            <w:spacing w:val="-2"/>
            <w:kern w:val="0"/>
            <w:sz w:val="22"/>
            <w:szCs w:val="20"/>
            <w:rPrChange w:id="4161" w:author="swcsmart000" w:date="2024-09-05T17:00:00Z">
              <w:rPr/>
            </w:rPrChange>
          </w:rPr>
          <w:t>others(_____________________________________)</w:t>
        </w:r>
      </w:ins>
    </w:p>
    <w:p w14:paraId="5CB35CBC"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67F985EA" w14:textId="77777777" w:rsidR="00B90D96" w:rsidRPr="00706C18" w:rsidRDefault="00B90D96" w:rsidP="00B90D96">
      <w:pPr>
        <w:spacing w:line="384" w:lineRule="auto"/>
        <w:textAlignment w:val="baseline"/>
        <w:rPr>
          <w:rFonts w:ascii="Arial" w:eastAsia="굴림" w:hAnsi="Arial" w:cs="Arial"/>
          <w:spacing w:val="-2"/>
          <w:kern w:val="0"/>
          <w:sz w:val="22"/>
          <w:rPrChange w:id="4162" w:author="Keis" w:date="2024-09-06T17:42: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163" w:author="Keis" w:date="2024-09-06T17:42:00Z">
            <w:rPr>
              <w:rFonts w:ascii="Arial" w:eastAsia="나눔명조" w:hAnsi="Arial" w:cs="Arial"/>
              <w:color w:val="FF0000"/>
              <w:spacing w:val="-2"/>
              <w:kern w:val="0"/>
              <w:sz w:val="22"/>
            </w:rPr>
          </w:rPrChange>
        </w:rPr>
        <w:t xml:space="preserve">Dadd8a_27. </w:t>
      </w:r>
      <w:r w:rsidR="00B614C0" w:rsidRPr="00706C18">
        <w:rPr>
          <w:rFonts w:ascii="Arial" w:eastAsia="나눔명조" w:hAnsi="Arial" w:cs="Arial"/>
          <w:spacing w:val="-2"/>
          <w:kern w:val="0"/>
          <w:sz w:val="22"/>
          <w:rPrChange w:id="4164" w:author="Keis" w:date="2024-09-06T17:42:00Z">
            <w:rPr>
              <w:rFonts w:ascii="Arial" w:eastAsia="나눔명조" w:hAnsi="Arial" w:cs="Arial"/>
              <w:color w:val="FF0000"/>
              <w:spacing w:val="-2"/>
              <w:kern w:val="0"/>
              <w:sz w:val="22"/>
            </w:rPr>
          </w:rPrChange>
        </w:rPr>
        <w:t>Did you have the experience that you take this education</w:t>
      </w:r>
      <w:r w:rsidR="00357AFD" w:rsidRPr="00706C18">
        <w:rPr>
          <w:rFonts w:ascii="Arial" w:eastAsia="나눔명조" w:hAnsi="Arial" w:cs="Arial"/>
          <w:spacing w:val="-2"/>
          <w:kern w:val="0"/>
          <w:sz w:val="22"/>
          <w:rPrChange w:id="4165" w:author="Keis" w:date="2024-09-06T17:42:00Z">
            <w:rPr>
              <w:rFonts w:ascii="Arial" w:eastAsia="나눔명조" w:hAnsi="Arial" w:cs="Arial"/>
              <w:color w:val="FF0000"/>
              <w:spacing w:val="-2"/>
              <w:kern w:val="0"/>
              <w:sz w:val="22"/>
            </w:rPr>
          </w:rPrChange>
        </w:rPr>
        <w:t xml:space="preserve"> and</w:t>
      </w:r>
      <w:r w:rsidR="00B614C0" w:rsidRPr="00706C18">
        <w:rPr>
          <w:rFonts w:ascii="Arial" w:eastAsia="나눔명조" w:hAnsi="Arial" w:cs="Arial"/>
          <w:spacing w:val="-2"/>
          <w:kern w:val="0"/>
          <w:sz w:val="22"/>
          <w:rPrChange w:id="4166" w:author="Keis" w:date="2024-09-06T17:42:00Z">
            <w:rPr>
              <w:rFonts w:ascii="Arial" w:eastAsia="나눔명조" w:hAnsi="Arial" w:cs="Arial"/>
              <w:color w:val="FF0000"/>
              <w:spacing w:val="-2"/>
              <w:kern w:val="0"/>
              <w:sz w:val="22"/>
            </w:rPr>
          </w:rPrChange>
        </w:rPr>
        <w:t xml:space="preserve"> training program</w:t>
      </w:r>
      <w:r w:rsidRPr="00706C18">
        <w:rPr>
          <w:rFonts w:ascii="Arial" w:eastAsia="나눔명조" w:hAnsi="Arial" w:cs="Arial"/>
          <w:spacing w:val="-2"/>
          <w:kern w:val="0"/>
          <w:sz w:val="22"/>
          <w:rPrChange w:id="4167" w:author="Keis" w:date="2024-09-06T17:42:00Z">
            <w:rPr>
              <w:rFonts w:ascii="Arial" w:eastAsia="나눔명조" w:hAnsi="Arial" w:cs="Arial"/>
              <w:color w:val="FF0000"/>
              <w:spacing w:val="-2"/>
              <w:kern w:val="0"/>
              <w:sz w:val="22"/>
            </w:rPr>
          </w:rPrChange>
        </w:rPr>
        <w:t>?</w:t>
      </w:r>
    </w:p>
    <w:p w14:paraId="6A93583E" w14:textId="77777777" w:rsidR="00B90D96" w:rsidRPr="00706C18" w:rsidRDefault="00B90D96" w:rsidP="00B90D96">
      <w:pPr>
        <w:spacing w:line="384" w:lineRule="auto"/>
        <w:textAlignment w:val="baseline"/>
        <w:rPr>
          <w:rFonts w:ascii="Arial" w:eastAsia="굴림" w:hAnsi="Arial" w:cs="Arial"/>
          <w:kern w:val="0"/>
          <w:sz w:val="22"/>
          <w:rPrChange w:id="4168"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169"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170" w:author="Keis" w:date="2024-09-06T17:42:00Z">
            <w:rPr>
              <w:rFonts w:ascii="Arial" w:eastAsia="나눔명조" w:hAnsi="Arial" w:cs="Arial"/>
              <w:color w:val="FF0000"/>
              <w:spacing w:val="-2"/>
              <w:kern w:val="0"/>
              <w:sz w:val="22"/>
            </w:rPr>
          </w:rPrChange>
        </w:rPr>
        <w:t xml:space="preserve"> </w:t>
      </w:r>
      <w:r w:rsidR="0013478A" w:rsidRPr="00706C18">
        <w:rPr>
          <w:rFonts w:ascii="Arial" w:eastAsia="나눔명조" w:hAnsi="Arial" w:cs="Arial"/>
          <w:spacing w:val="-2"/>
          <w:kern w:val="0"/>
          <w:sz w:val="22"/>
          <w:rPrChange w:id="4171" w:author="Keis" w:date="2024-09-06T17:42:00Z">
            <w:rPr>
              <w:rFonts w:ascii="Arial" w:eastAsia="나눔명조" w:hAnsi="Arial" w:cs="Arial"/>
              <w:color w:val="FF0000"/>
              <w:spacing w:val="-2"/>
              <w:kern w:val="0"/>
              <w:sz w:val="22"/>
            </w:rPr>
          </w:rPrChange>
        </w:rPr>
        <w:t>Yes</w:t>
      </w:r>
    </w:p>
    <w:p w14:paraId="31AD347E" w14:textId="77777777" w:rsidR="00B90D96" w:rsidRPr="00BC68CA" w:rsidRDefault="00B90D96" w:rsidP="00B90D96">
      <w:pPr>
        <w:spacing w:line="384" w:lineRule="auto"/>
        <w:textAlignment w:val="baseline"/>
        <w:rPr>
          <w:rFonts w:ascii="Arial" w:eastAsia="굴림" w:hAnsi="Arial" w:cs="Arial"/>
          <w:kern w:val="0"/>
          <w:sz w:val="22"/>
          <w:rPrChange w:id="4172" w:author="Keis" w:date="2024-09-13T16:24: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173" w:author="Keis" w:date="2024-09-06T17:42:00Z">
            <w:rPr>
              <w:rFonts w:ascii="굴림" w:eastAsia="굴림" w:hAnsi="굴림" w:cs="굴림" w:hint="eastAsia"/>
              <w:color w:val="FF0000"/>
              <w:spacing w:val="-2"/>
              <w:kern w:val="0"/>
              <w:sz w:val="22"/>
            </w:rPr>
          </w:rPrChange>
        </w:rPr>
        <w:lastRenderedPageBreak/>
        <w:t>⑤</w:t>
      </w:r>
      <w:r w:rsidRPr="00706C18">
        <w:rPr>
          <w:rFonts w:ascii="Arial" w:eastAsia="나눔명조" w:hAnsi="Arial" w:cs="Arial"/>
          <w:spacing w:val="-2"/>
          <w:kern w:val="0"/>
          <w:sz w:val="22"/>
          <w:rPrChange w:id="4174" w:author="Keis" w:date="2024-09-06T17:42:00Z">
            <w:rPr>
              <w:rFonts w:ascii="Arial" w:eastAsia="나눔명조" w:hAnsi="Arial" w:cs="Arial"/>
              <w:color w:val="FF0000"/>
              <w:spacing w:val="-2"/>
              <w:kern w:val="0"/>
              <w:sz w:val="22"/>
            </w:rPr>
          </w:rPrChange>
        </w:rPr>
        <w:t xml:space="preserve"> </w:t>
      </w:r>
      <w:r w:rsidR="0013478A" w:rsidRPr="00706C18">
        <w:rPr>
          <w:rFonts w:ascii="Arial" w:eastAsia="나눔명조" w:hAnsi="Arial" w:cs="Arial"/>
          <w:spacing w:val="-2"/>
          <w:kern w:val="0"/>
          <w:sz w:val="22"/>
          <w:rPrChange w:id="4175" w:author="Keis" w:date="2024-09-06T17:42:00Z">
            <w:rPr>
              <w:rFonts w:ascii="Arial" w:eastAsia="나눔명조" w:hAnsi="Arial" w:cs="Arial"/>
              <w:color w:val="FF0000"/>
              <w:spacing w:val="-2"/>
              <w:kern w:val="0"/>
              <w:sz w:val="22"/>
            </w:rPr>
          </w:rPrChange>
        </w:rPr>
        <w:t>No</w:t>
      </w:r>
      <w:r w:rsidRPr="00706C18">
        <w:rPr>
          <w:rFonts w:ascii="Arial" w:eastAsia="나눔명조" w:hAnsi="Arial" w:cs="Arial"/>
          <w:spacing w:val="-2"/>
          <w:kern w:val="0"/>
          <w:sz w:val="22"/>
          <w:rPrChange w:id="4176" w:author="Keis" w:date="2024-09-06T17:42:00Z">
            <w:rPr>
              <w:rFonts w:ascii="Arial" w:eastAsia="나눔명조" w:hAnsi="Arial" w:cs="Arial"/>
              <w:color w:val="FF0000"/>
              <w:spacing w:val="-2"/>
              <w:kern w:val="0"/>
              <w:sz w:val="22"/>
            </w:rPr>
          </w:rPrChange>
        </w:rPr>
        <w:t xml:space="preserve"> </w:t>
      </w:r>
      <w:r w:rsidRPr="004E0172">
        <w:rPr>
          <w:rFonts w:ascii="Arial" w:eastAsia="나눔명조" w:hAnsi="Arial" w:cs="Arial" w:hint="eastAsia"/>
          <w:spacing w:val="-2"/>
          <w:kern w:val="0"/>
          <w:sz w:val="22"/>
          <w:rPrChange w:id="4177" w:author="Keis" w:date="2024-09-19T08:55: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4178" w:author="Keis" w:date="2024-09-19T08:55:00Z">
            <w:rPr>
              <w:rFonts w:ascii="Arial" w:eastAsia="나눔명조" w:hAnsi="Arial" w:cs="Arial"/>
              <w:b/>
              <w:bCs/>
              <w:color w:val="FF0000"/>
              <w:spacing w:val="-2"/>
              <w:kern w:val="0"/>
              <w:sz w:val="22"/>
            </w:rPr>
          </w:rPrChange>
        </w:rPr>
        <w:t xml:space="preserve"> Dadd8a_32</w:t>
      </w:r>
    </w:p>
    <w:p w14:paraId="5CC383D0" w14:textId="77777777" w:rsidR="00B90D96" w:rsidRPr="00706C18" w:rsidRDefault="00B90D96" w:rsidP="00B90D96">
      <w:pPr>
        <w:spacing w:line="384" w:lineRule="auto"/>
        <w:textAlignment w:val="baseline"/>
        <w:rPr>
          <w:rFonts w:ascii="Arial" w:eastAsia="굴림" w:hAnsi="Arial" w:cs="Arial"/>
          <w:spacing w:val="-2"/>
          <w:kern w:val="0"/>
          <w:sz w:val="22"/>
          <w:rPrChange w:id="4179" w:author="Keis" w:date="2024-09-06T17:42:00Z">
            <w:rPr>
              <w:rFonts w:ascii="Arial" w:eastAsia="굴림" w:hAnsi="Arial" w:cs="Arial"/>
              <w:color w:val="FF0000"/>
              <w:spacing w:val="-2"/>
              <w:kern w:val="0"/>
              <w:sz w:val="22"/>
            </w:rPr>
          </w:rPrChange>
        </w:rPr>
      </w:pPr>
    </w:p>
    <w:p w14:paraId="53A4ABB0" w14:textId="77777777" w:rsidR="00B90D96" w:rsidRPr="00706C18" w:rsidRDefault="00B90D96" w:rsidP="00B90D96">
      <w:pPr>
        <w:spacing w:line="384" w:lineRule="auto"/>
        <w:textAlignment w:val="baseline"/>
        <w:rPr>
          <w:rFonts w:ascii="Arial" w:eastAsia="굴림" w:hAnsi="Arial" w:cs="Arial"/>
          <w:spacing w:val="-2"/>
          <w:kern w:val="0"/>
          <w:sz w:val="22"/>
          <w:rPrChange w:id="4180" w:author="Keis" w:date="2024-09-06T17:42: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181" w:author="Keis" w:date="2024-09-06T17:42:00Z">
            <w:rPr>
              <w:rFonts w:ascii="Arial" w:eastAsia="나눔명조" w:hAnsi="Arial" w:cs="Arial"/>
              <w:color w:val="FF0000"/>
              <w:spacing w:val="-2"/>
              <w:kern w:val="0"/>
              <w:sz w:val="22"/>
            </w:rPr>
          </w:rPrChange>
        </w:rPr>
        <w:t xml:space="preserve">Dadd8a_28. </w:t>
      </w:r>
      <w:r w:rsidR="001B303C" w:rsidRPr="00706C18">
        <w:rPr>
          <w:rFonts w:ascii="Arial" w:eastAsia="나눔명조" w:hAnsi="Arial" w:cs="Arial"/>
          <w:spacing w:val="-2"/>
          <w:kern w:val="0"/>
          <w:sz w:val="22"/>
          <w:rPrChange w:id="4182" w:author="Keis" w:date="2024-09-06T17:42:00Z">
            <w:rPr>
              <w:rFonts w:ascii="Arial" w:eastAsia="나눔명조" w:hAnsi="Arial" w:cs="Arial"/>
              <w:color w:val="FF0000"/>
              <w:spacing w:val="-2"/>
              <w:kern w:val="0"/>
              <w:sz w:val="22"/>
            </w:rPr>
          </w:rPrChange>
        </w:rPr>
        <w:t>Then</w:t>
      </w:r>
      <w:r w:rsidRPr="00706C18">
        <w:rPr>
          <w:rFonts w:ascii="Arial" w:eastAsia="나눔명조" w:hAnsi="Arial" w:cs="Arial"/>
          <w:spacing w:val="-2"/>
          <w:kern w:val="0"/>
          <w:sz w:val="22"/>
          <w:rPrChange w:id="4183" w:author="Keis" w:date="2024-09-06T17:42:00Z">
            <w:rPr>
              <w:rFonts w:ascii="Arial" w:eastAsia="나눔명조" w:hAnsi="Arial" w:cs="Arial"/>
              <w:color w:val="FF0000"/>
              <w:spacing w:val="-2"/>
              <w:kern w:val="0"/>
              <w:sz w:val="22"/>
            </w:rPr>
          </w:rPrChange>
        </w:rPr>
        <w:t xml:space="preserve">, </w:t>
      </w:r>
      <w:r w:rsidR="001B303C" w:rsidRPr="00706C18">
        <w:rPr>
          <w:rFonts w:ascii="Arial" w:eastAsia="나눔명조" w:hAnsi="Arial" w:cs="Arial"/>
          <w:spacing w:val="-2"/>
          <w:kern w:val="0"/>
          <w:sz w:val="22"/>
          <w:rPrChange w:id="4184" w:author="Keis" w:date="2024-09-06T17:42:00Z">
            <w:rPr>
              <w:rFonts w:ascii="Arial" w:eastAsia="나눔명조" w:hAnsi="Arial" w:cs="Arial"/>
              <w:color w:val="FF0000"/>
              <w:spacing w:val="-2"/>
              <w:kern w:val="0"/>
              <w:sz w:val="22"/>
            </w:rPr>
          </w:rPrChange>
        </w:rPr>
        <w:t>how satisfied were you with the use of education and training programs?</w:t>
      </w:r>
      <w:r w:rsidRPr="00706C18">
        <w:rPr>
          <w:rFonts w:ascii="Arial" w:eastAsia="나눔명조" w:hAnsi="Arial" w:cs="Arial"/>
          <w:spacing w:val="-2"/>
          <w:kern w:val="0"/>
          <w:sz w:val="22"/>
          <w:rPrChange w:id="4185" w:author="Keis" w:date="2024-09-06T17:42:00Z">
            <w:rPr>
              <w:rFonts w:ascii="Arial" w:eastAsia="나눔명조" w:hAnsi="Arial" w:cs="Arial"/>
              <w:color w:val="FF0000"/>
              <w:spacing w:val="-2"/>
              <w:kern w:val="0"/>
              <w:sz w:val="22"/>
            </w:rPr>
          </w:rPrChange>
        </w:rPr>
        <w:t xml:space="preserve"> </w:t>
      </w:r>
    </w:p>
    <w:p w14:paraId="6F5B52B4" w14:textId="77777777" w:rsidR="00B90D96" w:rsidRPr="004E0172" w:rsidRDefault="00B90D96" w:rsidP="00B90D96">
      <w:pPr>
        <w:spacing w:line="384" w:lineRule="auto"/>
        <w:textAlignment w:val="baseline"/>
        <w:rPr>
          <w:rFonts w:ascii="Arial" w:eastAsia="굴림" w:hAnsi="Arial" w:cs="Arial"/>
          <w:kern w:val="0"/>
          <w:sz w:val="22"/>
          <w:rPrChange w:id="4186" w:author="Keis" w:date="2024-09-19T08:56: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4187" w:author="Keis" w:date="2024-09-19T08:56:00Z">
            <w:rPr>
              <w:rFonts w:ascii="굴림" w:eastAsia="굴림" w:hAnsi="굴림" w:cs="굴림" w:hint="eastAsia"/>
              <w:color w:val="FF0000"/>
              <w:spacing w:val="-2"/>
              <w:kern w:val="0"/>
              <w:sz w:val="22"/>
            </w:rPr>
          </w:rPrChange>
        </w:rPr>
        <w:t>①</w:t>
      </w:r>
      <w:r w:rsidRPr="004E0172">
        <w:rPr>
          <w:rFonts w:ascii="Arial" w:eastAsia="나눔명조" w:hAnsi="Arial" w:cs="Arial"/>
          <w:spacing w:val="-2"/>
          <w:kern w:val="0"/>
          <w:sz w:val="22"/>
          <w:rPrChange w:id="4188" w:author="Keis" w:date="2024-09-19T08:56:00Z">
            <w:rPr>
              <w:rFonts w:ascii="Arial" w:eastAsia="나눔명조" w:hAnsi="Arial" w:cs="Arial"/>
              <w:color w:val="FF0000"/>
              <w:spacing w:val="-2"/>
              <w:kern w:val="0"/>
              <w:sz w:val="22"/>
            </w:rPr>
          </w:rPrChange>
        </w:rPr>
        <w:t xml:space="preserve"> </w:t>
      </w:r>
      <w:r w:rsidR="00A62A9F" w:rsidRPr="004E0172">
        <w:rPr>
          <w:rFonts w:ascii="Arial" w:eastAsia="나눔명조" w:hAnsi="Arial" w:cs="Arial"/>
          <w:spacing w:val="-2"/>
          <w:kern w:val="0"/>
          <w:sz w:val="22"/>
          <w:rPrChange w:id="4189" w:author="Keis" w:date="2024-09-19T08:56:00Z">
            <w:rPr>
              <w:rFonts w:ascii="Arial" w:eastAsia="나눔명조" w:hAnsi="Arial" w:cs="Arial"/>
              <w:color w:val="FF0000"/>
              <w:spacing w:val="-2"/>
              <w:kern w:val="0"/>
              <w:sz w:val="22"/>
            </w:rPr>
          </w:rPrChange>
        </w:rPr>
        <w:t>Very good</w:t>
      </w:r>
      <w:r w:rsidRPr="004E0172">
        <w:rPr>
          <w:rFonts w:ascii="Arial" w:eastAsia="나눔명조" w:hAnsi="Arial" w:cs="Arial"/>
          <w:spacing w:val="-2"/>
          <w:kern w:val="0"/>
          <w:sz w:val="22"/>
          <w:rPrChange w:id="4190" w:author="Keis" w:date="2024-09-19T08:56:00Z">
            <w:rPr>
              <w:rFonts w:ascii="Arial" w:eastAsia="나눔명조" w:hAnsi="Arial" w:cs="Arial"/>
              <w:color w:val="FF0000"/>
              <w:spacing w:val="-2"/>
              <w:kern w:val="0"/>
              <w:sz w:val="22"/>
            </w:rPr>
          </w:rPrChange>
        </w:rPr>
        <w:t xml:space="preserve"> </w:t>
      </w:r>
      <w:r w:rsidRPr="004E0172">
        <w:rPr>
          <w:rFonts w:ascii="Arial" w:eastAsia="나눔명조" w:hAnsi="Arial" w:cs="Arial" w:hint="eastAsia"/>
          <w:spacing w:val="-2"/>
          <w:kern w:val="0"/>
          <w:sz w:val="22"/>
          <w:rPrChange w:id="4191" w:author="Keis" w:date="2024-09-19T08:56: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4192" w:author="Keis" w:date="2024-09-19T08:56:00Z">
            <w:rPr>
              <w:rFonts w:ascii="Arial" w:eastAsia="나눔명조" w:hAnsi="Arial" w:cs="Arial"/>
              <w:b/>
              <w:bCs/>
              <w:color w:val="FF0000"/>
              <w:spacing w:val="-2"/>
              <w:kern w:val="0"/>
              <w:sz w:val="22"/>
            </w:rPr>
          </w:rPrChange>
        </w:rPr>
        <w:t xml:space="preserve"> Dadd8a_30</w:t>
      </w:r>
    </w:p>
    <w:p w14:paraId="1D80C671" w14:textId="77777777" w:rsidR="00B90D96" w:rsidRPr="004E0172" w:rsidRDefault="00B90D96" w:rsidP="00B90D96">
      <w:pPr>
        <w:spacing w:line="384" w:lineRule="auto"/>
        <w:textAlignment w:val="baseline"/>
        <w:rPr>
          <w:rFonts w:ascii="Arial" w:eastAsia="굴림" w:hAnsi="Arial" w:cs="Arial"/>
          <w:kern w:val="0"/>
          <w:sz w:val="22"/>
          <w:rPrChange w:id="4193" w:author="Keis" w:date="2024-09-19T08:56: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4194" w:author="Keis" w:date="2024-09-19T08:56:00Z">
            <w:rPr>
              <w:rFonts w:ascii="굴림" w:eastAsia="굴림" w:hAnsi="굴림" w:cs="굴림" w:hint="eastAsia"/>
              <w:color w:val="FF0000"/>
              <w:spacing w:val="-2"/>
              <w:kern w:val="0"/>
              <w:sz w:val="22"/>
            </w:rPr>
          </w:rPrChange>
        </w:rPr>
        <w:t>②</w:t>
      </w:r>
      <w:r w:rsidRPr="004E0172">
        <w:rPr>
          <w:rFonts w:ascii="Arial" w:eastAsia="나눔명조" w:hAnsi="Arial" w:cs="Arial"/>
          <w:spacing w:val="-2"/>
          <w:kern w:val="0"/>
          <w:sz w:val="22"/>
          <w:rPrChange w:id="4195" w:author="Keis" w:date="2024-09-19T08:56:00Z">
            <w:rPr>
              <w:rFonts w:ascii="Arial" w:eastAsia="나눔명조" w:hAnsi="Arial" w:cs="Arial"/>
              <w:color w:val="FF0000"/>
              <w:spacing w:val="-2"/>
              <w:kern w:val="0"/>
              <w:sz w:val="22"/>
            </w:rPr>
          </w:rPrChange>
        </w:rPr>
        <w:t xml:space="preserve"> </w:t>
      </w:r>
      <w:r w:rsidR="00A62A9F" w:rsidRPr="004E0172">
        <w:rPr>
          <w:rFonts w:ascii="Arial" w:eastAsia="나눔명조" w:hAnsi="Arial" w:cs="Arial"/>
          <w:spacing w:val="-2"/>
          <w:kern w:val="0"/>
          <w:sz w:val="22"/>
          <w:rPrChange w:id="4196" w:author="Keis" w:date="2024-09-19T08:56:00Z">
            <w:rPr>
              <w:rFonts w:ascii="Arial" w:eastAsia="나눔명조" w:hAnsi="Arial" w:cs="Arial"/>
              <w:color w:val="FF0000"/>
              <w:spacing w:val="-2"/>
              <w:kern w:val="0"/>
              <w:sz w:val="22"/>
            </w:rPr>
          </w:rPrChange>
        </w:rPr>
        <w:t>Good</w:t>
      </w:r>
      <w:r w:rsidRPr="004E0172">
        <w:rPr>
          <w:rFonts w:ascii="Arial" w:eastAsia="나눔명조" w:hAnsi="Arial" w:cs="Arial"/>
          <w:spacing w:val="-2"/>
          <w:kern w:val="0"/>
          <w:sz w:val="22"/>
          <w:rPrChange w:id="4197" w:author="Keis" w:date="2024-09-19T08:56:00Z">
            <w:rPr>
              <w:rFonts w:ascii="Arial" w:eastAsia="나눔명조" w:hAnsi="Arial" w:cs="Arial"/>
              <w:color w:val="FF0000"/>
              <w:spacing w:val="-2"/>
              <w:kern w:val="0"/>
              <w:sz w:val="22"/>
            </w:rPr>
          </w:rPrChange>
        </w:rPr>
        <w:t xml:space="preserve"> </w:t>
      </w:r>
      <w:r w:rsidRPr="004E0172">
        <w:rPr>
          <w:rFonts w:ascii="Arial" w:eastAsia="나눔명조" w:hAnsi="Arial" w:cs="Arial" w:hint="eastAsia"/>
          <w:spacing w:val="-2"/>
          <w:kern w:val="0"/>
          <w:sz w:val="22"/>
          <w:rPrChange w:id="4198" w:author="Keis" w:date="2024-09-19T08:56: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4199" w:author="Keis" w:date="2024-09-19T08:56:00Z">
            <w:rPr>
              <w:rFonts w:ascii="Arial" w:eastAsia="나눔명조" w:hAnsi="Arial" w:cs="Arial"/>
              <w:b/>
              <w:bCs/>
              <w:color w:val="FF0000"/>
              <w:spacing w:val="-2"/>
              <w:kern w:val="0"/>
              <w:sz w:val="22"/>
            </w:rPr>
          </w:rPrChange>
        </w:rPr>
        <w:t xml:space="preserve"> Dadd8a_30</w:t>
      </w:r>
    </w:p>
    <w:p w14:paraId="7049AB0C" w14:textId="77777777" w:rsidR="00B90D96" w:rsidRPr="004E0172" w:rsidRDefault="00B90D96" w:rsidP="00B90D96">
      <w:pPr>
        <w:spacing w:line="384" w:lineRule="auto"/>
        <w:textAlignment w:val="baseline"/>
        <w:rPr>
          <w:rFonts w:ascii="Arial" w:eastAsia="굴림" w:hAnsi="Arial" w:cs="Arial"/>
          <w:kern w:val="0"/>
          <w:sz w:val="22"/>
          <w:rPrChange w:id="4200" w:author="Keis" w:date="2024-09-19T08:56: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4201" w:author="Keis" w:date="2024-09-19T08:56:00Z">
            <w:rPr>
              <w:rFonts w:ascii="굴림" w:eastAsia="굴림" w:hAnsi="굴림" w:cs="굴림" w:hint="eastAsia"/>
              <w:color w:val="FF0000"/>
              <w:spacing w:val="-2"/>
              <w:kern w:val="0"/>
              <w:sz w:val="22"/>
            </w:rPr>
          </w:rPrChange>
        </w:rPr>
        <w:t>③</w:t>
      </w:r>
      <w:r w:rsidRPr="004E0172">
        <w:rPr>
          <w:rFonts w:ascii="Arial" w:eastAsia="나눔명조" w:hAnsi="Arial" w:cs="Arial"/>
          <w:spacing w:val="-2"/>
          <w:kern w:val="0"/>
          <w:sz w:val="22"/>
          <w:rPrChange w:id="4202" w:author="Keis" w:date="2024-09-19T08:56:00Z">
            <w:rPr>
              <w:rFonts w:ascii="Arial" w:eastAsia="나눔명조" w:hAnsi="Arial" w:cs="Arial"/>
              <w:color w:val="FF0000"/>
              <w:spacing w:val="-2"/>
              <w:kern w:val="0"/>
              <w:sz w:val="22"/>
            </w:rPr>
          </w:rPrChange>
        </w:rPr>
        <w:t xml:space="preserve"> </w:t>
      </w:r>
      <w:r w:rsidR="00A62A9F" w:rsidRPr="004E0172">
        <w:rPr>
          <w:rFonts w:ascii="Arial" w:eastAsia="나눔명조" w:hAnsi="Arial" w:cs="Arial"/>
          <w:spacing w:val="-2"/>
          <w:kern w:val="0"/>
          <w:sz w:val="22"/>
          <w:rPrChange w:id="4203" w:author="Keis" w:date="2024-09-19T08:56:00Z">
            <w:rPr>
              <w:rFonts w:ascii="Arial" w:eastAsia="나눔명조" w:hAnsi="Arial" w:cs="Arial"/>
              <w:color w:val="FF0000"/>
              <w:spacing w:val="-2"/>
              <w:kern w:val="0"/>
              <w:sz w:val="22"/>
            </w:rPr>
          </w:rPrChange>
        </w:rPr>
        <w:t>Fair</w:t>
      </w:r>
      <w:r w:rsidRPr="004E0172">
        <w:rPr>
          <w:rFonts w:ascii="Arial" w:eastAsia="나눔명조" w:hAnsi="Arial" w:cs="Arial"/>
          <w:spacing w:val="-2"/>
          <w:kern w:val="0"/>
          <w:sz w:val="22"/>
          <w:rPrChange w:id="4204" w:author="Keis" w:date="2024-09-19T08:56:00Z">
            <w:rPr>
              <w:rFonts w:ascii="Arial" w:eastAsia="나눔명조" w:hAnsi="Arial" w:cs="Arial"/>
              <w:color w:val="FF0000"/>
              <w:spacing w:val="-2"/>
              <w:kern w:val="0"/>
              <w:sz w:val="22"/>
            </w:rPr>
          </w:rPrChange>
        </w:rPr>
        <w:t xml:space="preserve"> </w:t>
      </w:r>
      <w:r w:rsidRPr="004E0172">
        <w:rPr>
          <w:rFonts w:ascii="Arial" w:eastAsia="나눔명조" w:hAnsi="Arial" w:cs="Arial" w:hint="eastAsia"/>
          <w:spacing w:val="-2"/>
          <w:kern w:val="0"/>
          <w:sz w:val="22"/>
          <w:rPrChange w:id="4205" w:author="Keis" w:date="2024-09-19T08:56: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4206" w:author="Keis" w:date="2024-09-19T08:56:00Z">
            <w:rPr>
              <w:rFonts w:ascii="Arial" w:eastAsia="나눔명조" w:hAnsi="Arial" w:cs="Arial"/>
              <w:b/>
              <w:bCs/>
              <w:color w:val="FF0000"/>
              <w:spacing w:val="-2"/>
              <w:kern w:val="0"/>
              <w:sz w:val="22"/>
            </w:rPr>
          </w:rPrChange>
        </w:rPr>
        <w:t xml:space="preserve"> Dadd8a_30</w:t>
      </w:r>
    </w:p>
    <w:p w14:paraId="5533EEEF" w14:textId="77777777" w:rsidR="00B90D96" w:rsidRPr="004E0172" w:rsidRDefault="00B90D96" w:rsidP="00B90D96">
      <w:pPr>
        <w:spacing w:line="384" w:lineRule="auto"/>
        <w:textAlignment w:val="baseline"/>
        <w:rPr>
          <w:rFonts w:ascii="Arial" w:eastAsia="굴림" w:hAnsi="Arial" w:cs="Arial"/>
          <w:kern w:val="0"/>
          <w:sz w:val="22"/>
          <w:rPrChange w:id="4207" w:author="Keis" w:date="2024-09-19T08:56: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4208" w:author="Keis" w:date="2024-09-19T08:56:00Z">
            <w:rPr>
              <w:rFonts w:ascii="굴림" w:eastAsia="굴림" w:hAnsi="굴림" w:cs="굴림" w:hint="eastAsia"/>
              <w:color w:val="FF0000"/>
              <w:spacing w:val="-2"/>
              <w:kern w:val="0"/>
              <w:sz w:val="22"/>
            </w:rPr>
          </w:rPrChange>
        </w:rPr>
        <w:t>④</w:t>
      </w:r>
      <w:r w:rsidRPr="004E0172">
        <w:rPr>
          <w:rFonts w:ascii="Arial" w:eastAsia="나눔명조" w:hAnsi="Arial" w:cs="Arial"/>
          <w:spacing w:val="-2"/>
          <w:kern w:val="0"/>
          <w:sz w:val="22"/>
          <w:rPrChange w:id="4209" w:author="Keis" w:date="2024-09-19T08:56:00Z">
            <w:rPr>
              <w:rFonts w:ascii="Arial" w:eastAsia="나눔명조" w:hAnsi="Arial" w:cs="Arial"/>
              <w:color w:val="FF0000"/>
              <w:spacing w:val="-2"/>
              <w:kern w:val="0"/>
              <w:sz w:val="22"/>
            </w:rPr>
          </w:rPrChange>
        </w:rPr>
        <w:t xml:space="preserve"> </w:t>
      </w:r>
      <w:r w:rsidR="00A62A9F" w:rsidRPr="004E0172">
        <w:rPr>
          <w:rFonts w:ascii="Arial" w:eastAsia="나눔명조" w:hAnsi="Arial" w:cs="Arial"/>
          <w:spacing w:val="-2"/>
          <w:kern w:val="0"/>
          <w:sz w:val="22"/>
          <w:rPrChange w:id="4210" w:author="Keis" w:date="2024-09-19T08:56:00Z">
            <w:rPr>
              <w:rFonts w:ascii="Arial" w:eastAsia="나눔명조" w:hAnsi="Arial" w:cs="Arial"/>
              <w:color w:val="FF0000"/>
              <w:spacing w:val="-2"/>
              <w:kern w:val="0"/>
              <w:sz w:val="22"/>
            </w:rPr>
          </w:rPrChange>
        </w:rPr>
        <w:t>Bad</w:t>
      </w:r>
    </w:p>
    <w:p w14:paraId="44621F2A" w14:textId="77777777" w:rsidR="00B90D96" w:rsidRPr="004E0172" w:rsidRDefault="00B90D96" w:rsidP="00357AFD">
      <w:pPr>
        <w:pStyle w:val="a6"/>
        <w:numPr>
          <w:ilvl w:val="0"/>
          <w:numId w:val="1328"/>
        </w:numPr>
        <w:spacing w:line="384" w:lineRule="auto"/>
        <w:ind w:leftChars="0"/>
        <w:textAlignment w:val="baseline"/>
        <w:rPr>
          <w:rFonts w:ascii="Arial" w:eastAsia="굴림" w:hAnsi="Arial" w:cs="Arial"/>
          <w:kern w:val="0"/>
          <w:sz w:val="22"/>
          <w:rPrChange w:id="4211" w:author="Keis" w:date="2024-09-19T08:56:00Z">
            <w:rPr>
              <w:rFonts w:ascii="Arial" w:eastAsia="굴림" w:hAnsi="Arial" w:cs="Arial"/>
              <w:color w:val="000000"/>
              <w:kern w:val="0"/>
              <w:sz w:val="22"/>
            </w:rPr>
          </w:rPrChange>
        </w:rPr>
      </w:pPr>
      <w:r w:rsidRPr="004E0172">
        <w:rPr>
          <w:rFonts w:ascii="Arial" w:eastAsia="나눔명조" w:hAnsi="Arial" w:cs="Arial"/>
          <w:spacing w:val="-2"/>
          <w:kern w:val="0"/>
          <w:sz w:val="22"/>
          <w:rPrChange w:id="4212" w:author="Keis" w:date="2024-09-19T08:56:00Z">
            <w:rPr>
              <w:rFonts w:ascii="Arial" w:eastAsia="나눔명조" w:hAnsi="Arial" w:cs="Arial"/>
              <w:color w:val="FF0000"/>
              <w:spacing w:val="-2"/>
              <w:kern w:val="0"/>
              <w:sz w:val="22"/>
            </w:rPr>
          </w:rPrChange>
        </w:rPr>
        <w:t xml:space="preserve"> </w:t>
      </w:r>
      <w:r w:rsidR="00A62A9F" w:rsidRPr="004E0172">
        <w:rPr>
          <w:rFonts w:ascii="Arial" w:eastAsia="나눔명조" w:hAnsi="Arial" w:cs="Arial"/>
          <w:spacing w:val="-2"/>
          <w:kern w:val="0"/>
          <w:sz w:val="22"/>
          <w:rPrChange w:id="4213" w:author="Keis" w:date="2024-09-19T08:56:00Z">
            <w:rPr>
              <w:rFonts w:ascii="Arial" w:eastAsia="나눔명조" w:hAnsi="Arial" w:cs="Arial"/>
              <w:color w:val="FF0000"/>
              <w:spacing w:val="-2"/>
              <w:kern w:val="0"/>
              <w:sz w:val="22"/>
            </w:rPr>
          </w:rPrChange>
        </w:rPr>
        <w:t>Very bad</w:t>
      </w:r>
    </w:p>
    <w:p w14:paraId="31C0DC0E" w14:textId="77777777" w:rsidR="00BC68CA" w:rsidRPr="00706C18" w:rsidRDefault="00BC68CA" w:rsidP="00B90D96">
      <w:pPr>
        <w:spacing w:line="384" w:lineRule="auto"/>
        <w:textAlignment w:val="baseline"/>
        <w:rPr>
          <w:rFonts w:ascii="Arial" w:eastAsia="굴림" w:hAnsi="Arial" w:cs="Arial"/>
          <w:spacing w:val="-2"/>
          <w:kern w:val="0"/>
          <w:sz w:val="22"/>
          <w:rPrChange w:id="4214" w:author="Keis" w:date="2024-09-06T17:42:00Z">
            <w:rPr>
              <w:rFonts w:ascii="Arial" w:eastAsia="굴림" w:hAnsi="Arial" w:cs="Arial"/>
              <w:color w:val="FF0000"/>
              <w:spacing w:val="-2"/>
              <w:kern w:val="0"/>
              <w:sz w:val="22"/>
            </w:rPr>
          </w:rPrChange>
        </w:rPr>
      </w:pPr>
    </w:p>
    <w:p w14:paraId="0C536E8A" w14:textId="77777777" w:rsidR="00B90D96" w:rsidRPr="00706C18" w:rsidRDefault="00B90D96" w:rsidP="00B90D96">
      <w:pPr>
        <w:spacing w:line="384" w:lineRule="auto"/>
        <w:textAlignment w:val="baseline"/>
        <w:rPr>
          <w:rFonts w:ascii="Arial" w:eastAsia="굴림" w:hAnsi="Arial" w:cs="Arial"/>
          <w:spacing w:val="-2"/>
          <w:kern w:val="0"/>
          <w:sz w:val="22"/>
          <w:rPrChange w:id="4215" w:author="Keis" w:date="2024-09-06T17:42: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216" w:author="Keis" w:date="2024-09-06T17:42:00Z">
            <w:rPr>
              <w:rFonts w:ascii="Arial" w:eastAsia="나눔명조" w:hAnsi="Arial" w:cs="Arial"/>
              <w:color w:val="FF0000"/>
              <w:spacing w:val="-2"/>
              <w:kern w:val="0"/>
              <w:sz w:val="22"/>
            </w:rPr>
          </w:rPrChange>
        </w:rPr>
        <w:t xml:space="preserve">Dadd8a_29. </w:t>
      </w:r>
      <w:r w:rsidR="00A62A9F" w:rsidRPr="00706C18">
        <w:rPr>
          <w:rFonts w:ascii="Arial" w:eastAsia="나눔명조" w:hAnsi="Arial" w:cs="Arial"/>
          <w:spacing w:val="-2"/>
          <w:kern w:val="0"/>
          <w:sz w:val="22"/>
          <w:rPrChange w:id="4217" w:author="Keis" w:date="2024-09-06T17:42:00Z">
            <w:rPr>
              <w:rFonts w:ascii="Arial" w:eastAsia="나눔명조" w:hAnsi="Arial" w:cs="Arial"/>
              <w:color w:val="FF0000"/>
              <w:spacing w:val="-2"/>
              <w:kern w:val="0"/>
              <w:sz w:val="22"/>
            </w:rPr>
          </w:rPrChange>
        </w:rPr>
        <w:t xml:space="preserve">What is the reason that </w:t>
      </w:r>
      <w:r w:rsidR="00373CA0" w:rsidRPr="00706C18">
        <w:rPr>
          <w:rFonts w:ascii="Arial" w:eastAsia="나눔명조" w:hAnsi="Arial" w:cs="Arial"/>
          <w:spacing w:val="-2"/>
          <w:kern w:val="0"/>
          <w:sz w:val="22"/>
          <w:rPrChange w:id="4218" w:author="Keis" w:date="2024-09-06T17:42:00Z">
            <w:rPr>
              <w:rFonts w:ascii="Arial" w:eastAsia="나눔명조" w:hAnsi="Arial" w:cs="Arial"/>
              <w:color w:val="FF0000"/>
              <w:spacing w:val="-2"/>
              <w:kern w:val="0"/>
              <w:sz w:val="22"/>
            </w:rPr>
          </w:rPrChange>
        </w:rPr>
        <w:t>you are unsatisfied with</w:t>
      </w:r>
      <w:r w:rsidR="00A62A9F" w:rsidRPr="00706C18">
        <w:rPr>
          <w:rFonts w:ascii="Arial" w:eastAsia="나눔명조" w:hAnsi="Arial" w:cs="Arial"/>
          <w:spacing w:val="-2"/>
          <w:kern w:val="0"/>
          <w:sz w:val="22"/>
          <w:rPrChange w:id="4219" w:author="Keis" w:date="2024-09-06T17:42:00Z">
            <w:rPr>
              <w:rFonts w:ascii="Arial" w:eastAsia="나눔명조" w:hAnsi="Arial" w:cs="Arial"/>
              <w:color w:val="FF0000"/>
              <w:spacing w:val="-2"/>
              <w:kern w:val="0"/>
              <w:sz w:val="22"/>
            </w:rPr>
          </w:rPrChange>
        </w:rPr>
        <w:t>?</w:t>
      </w:r>
    </w:p>
    <w:p w14:paraId="77C46ADD" w14:textId="77777777" w:rsidR="00B90D96" w:rsidRPr="00706C18" w:rsidRDefault="00B90D96" w:rsidP="00B90D96">
      <w:pPr>
        <w:spacing w:line="384" w:lineRule="auto"/>
        <w:textAlignment w:val="baseline"/>
        <w:rPr>
          <w:rFonts w:ascii="Arial" w:eastAsia="굴림" w:hAnsi="Arial" w:cs="Arial"/>
          <w:kern w:val="0"/>
          <w:sz w:val="22"/>
          <w:rPrChange w:id="4220"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221"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222" w:author="Keis" w:date="2024-09-06T17:42:00Z">
            <w:rPr>
              <w:rFonts w:ascii="Arial" w:eastAsia="나눔명조" w:hAnsi="Arial" w:cs="Arial"/>
              <w:color w:val="FF0000"/>
              <w:spacing w:val="-2"/>
              <w:kern w:val="0"/>
              <w:sz w:val="22"/>
            </w:rPr>
          </w:rPrChange>
        </w:rPr>
        <w:t xml:space="preserve"> </w:t>
      </w:r>
      <w:r w:rsidR="008E4736" w:rsidRPr="00706C18">
        <w:rPr>
          <w:rFonts w:ascii="Arial" w:eastAsia="나눔명조" w:hAnsi="Arial" w:cs="Arial"/>
          <w:spacing w:val="-2"/>
          <w:kern w:val="0"/>
          <w:sz w:val="22"/>
          <w:rPrChange w:id="4223" w:author="Keis" w:date="2024-09-06T17:42:00Z">
            <w:rPr>
              <w:rFonts w:ascii="Arial" w:eastAsia="나눔명조" w:hAnsi="Arial" w:cs="Arial"/>
              <w:color w:val="FF0000"/>
              <w:spacing w:val="-2"/>
              <w:kern w:val="0"/>
              <w:sz w:val="22"/>
            </w:rPr>
          </w:rPrChange>
        </w:rPr>
        <w:t>Education training program doesn’t help me get a job</w:t>
      </w:r>
    </w:p>
    <w:p w14:paraId="4544A31A" w14:textId="77777777" w:rsidR="00B90D96" w:rsidRPr="00706C18" w:rsidRDefault="00B90D96" w:rsidP="00357AFD">
      <w:pPr>
        <w:pStyle w:val="a6"/>
        <w:numPr>
          <w:ilvl w:val="0"/>
          <w:numId w:val="1327"/>
        </w:numPr>
        <w:spacing w:line="384" w:lineRule="auto"/>
        <w:ind w:leftChars="0"/>
        <w:textAlignment w:val="baseline"/>
        <w:rPr>
          <w:rFonts w:ascii="Arial" w:eastAsia="굴림" w:hAnsi="Arial" w:cs="Arial"/>
          <w:kern w:val="0"/>
          <w:sz w:val="22"/>
          <w:rPrChange w:id="4224" w:author="Keis" w:date="2024-09-06T17:42:00Z">
            <w:rPr>
              <w:rFonts w:ascii="Arial" w:eastAsia="굴림" w:hAnsi="Arial" w:cs="Arial"/>
              <w:color w:val="000000"/>
              <w:kern w:val="0"/>
              <w:sz w:val="22"/>
            </w:rPr>
          </w:rPrChange>
        </w:rPr>
      </w:pPr>
      <w:r w:rsidRPr="00706C18">
        <w:rPr>
          <w:rFonts w:ascii="Arial" w:eastAsia="나눔명조" w:hAnsi="Arial" w:cs="Arial"/>
          <w:spacing w:val="-2"/>
          <w:kern w:val="0"/>
          <w:sz w:val="22"/>
          <w:rPrChange w:id="4225" w:author="Keis" w:date="2024-09-06T17:42:00Z">
            <w:rPr>
              <w:rFonts w:ascii="Arial" w:eastAsia="나눔명조" w:hAnsi="Arial" w:cs="Arial"/>
              <w:color w:val="FF0000"/>
              <w:spacing w:val="-2"/>
              <w:kern w:val="0"/>
              <w:sz w:val="22"/>
            </w:rPr>
          </w:rPrChange>
        </w:rPr>
        <w:t xml:space="preserve"> </w:t>
      </w:r>
      <w:r w:rsidR="008E4736" w:rsidRPr="00706C18">
        <w:rPr>
          <w:rFonts w:ascii="Arial" w:eastAsia="나눔명조" w:hAnsi="Arial" w:cs="Arial"/>
          <w:spacing w:val="-2"/>
          <w:kern w:val="0"/>
          <w:sz w:val="22"/>
          <w:rPrChange w:id="4226" w:author="Keis" w:date="2024-09-06T17:42:00Z">
            <w:rPr>
              <w:rFonts w:ascii="Arial" w:eastAsia="나눔명조" w:hAnsi="Arial" w:cs="Arial"/>
              <w:color w:val="FF0000"/>
              <w:spacing w:val="-2"/>
              <w:kern w:val="0"/>
              <w:sz w:val="22"/>
            </w:rPr>
          </w:rPrChange>
        </w:rPr>
        <w:t>Education training program</w:t>
      </w:r>
      <w:r w:rsidRPr="00706C18">
        <w:rPr>
          <w:rFonts w:ascii="Arial" w:eastAsia="나눔명조" w:hAnsi="Arial" w:cs="Arial"/>
          <w:spacing w:val="-2"/>
          <w:kern w:val="0"/>
          <w:sz w:val="22"/>
          <w:rPrChange w:id="4227" w:author="Keis" w:date="2024-09-06T17:42:00Z">
            <w:rPr>
              <w:rFonts w:ascii="Arial" w:eastAsia="나눔명조" w:hAnsi="Arial" w:cs="Arial"/>
              <w:color w:val="FF0000"/>
              <w:spacing w:val="-2"/>
              <w:kern w:val="0"/>
              <w:sz w:val="22"/>
            </w:rPr>
          </w:rPrChange>
        </w:rPr>
        <w:t xml:space="preserve"> </w:t>
      </w:r>
      <w:r w:rsidR="008E4736" w:rsidRPr="00706C18">
        <w:rPr>
          <w:rFonts w:ascii="Arial" w:eastAsia="나눔명조" w:hAnsi="Arial" w:cs="Arial"/>
          <w:spacing w:val="-2"/>
          <w:kern w:val="0"/>
          <w:sz w:val="22"/>
          <w:rPrChange w:id="4228" w:author="Keis" w:date="2024-09-06T17:42:00Z">
            <w:rPr>
              <w:rFonts w:ascii="Arial" w:eastAsia="나눔명조" w:hAnsi="Arial" w:cs="Arial"/>
              <w:color w:val="FF0000"/>
              <w:spacing w:val="-2"/>
              <w:kern w:val="0"/>
              <w:sz w:val="22"/>
            </w:rPr>
          </w:rPrChange>
        </w:rPr>
        <w:t>procedure is complicated</w:t>
      </w:r>
    </w:p>
    <w:p w14:paraId="7531ECB1" w14:textId="77777777" w:rsidR="00B90D96" w:rsidRPr="00706C18" w:rsidRDefault="008E4736" w:rsidP="00357AFD">
      <w:pPr>
        <w:pStyle w:val="a6"/>
        <w:numPr>
          <w:ilvl w:val="0"/>
          <w:numId w:val="1327"/>
        </w:numPr>
        <w:spacing w:line="384" w:lineRule="auto"/>
        <w:ind w:leftChars="0"/>
        <w:textAlignment w:val="baseline"/>
        <w:rPr>
          <w:rFonts w:ascii="Arial" w:eastAsia="굴림" w:hAnsi="Arial" w:cs="Arial"/>
          <w:kern w:val="0"/>
          <w:sz w:val="22"/>
          <w:rPrChange w:id="4229" w:author="Keis" w:date="2024-09-06T17:42:00Z">
            <w:rPr>
              <w:rFonts w:ascii="Arial" w:eastAsia="굴림" w:hAnsi="Arial" w:cs="Arial"/>
              <w:color w:val="000000"/>
              <w:kern w:val="0"/>
              <w:sz w:val="22"/>
            </w:rPr>
          </w:rPrChange>
        </w:rPr>
      </w:pPr>
      <w:r w:rsidRPr="00706C18">
        <w:rPr>
          <w:rFonts w:ascii="Arial" w:eastAsia="나눔명조" w:hAnsi="Arial" w:cs="Arial"/>
          <w:spacing w:val="-2"/>
          <w:kern w:val="0"/>
          <w:sz w:val="22"/>
          <w:rPrChange w:id="4230" w:author="Keis" w:date="2024-09-06T17:42:00Z">
            <w:rPr>
              <w:rFonts w:ascii="Arial" w:eastAsia="나눔명조" w:hAnsi="Arial" w:cs="Arial"/>
              <w:color w:val="FF0000"/>
              <w:spacing w:val="-2"/>
              <w:kern w:val="0"/>
              <w:sz w:val="22"/>
            </w:rPr>
          </w:rPrChange>
        </w:rPr>
        <w:t xml:space="preserve"> Got a good </w:t>
      </w:r>
      <w:r w:rsidR="00357AFD" w:rsidRPr="00706C18">
        <w:rPr>
          <w:rFonts w:ascii="Arial" w:eastAsia="나눔명조" w:hAnsi="Arial" w:cs="Arial"/>
          <w:spacing w:val="-2"/>
          <w:kern w:val="0"/>
          <w:sz w:val="22"/>
          <w:rPrChange w:id="4231" w:author="Keis" w:date="2024-09-06T17:42:00Z">
            <w:rPr>
              <w:rFonts w:ascii="Arial" w:eastAsia="나눔명조" w:hAnsi="Arial" w:cs="Arial"/>
              <w:color w:val="FF0000"/>
              <w:spacing w:val="-2"/>
              <w:kern w:val="0"/>
              <w:sz w:val="22"/>
            </w:rPr>
          </w:rPrChange>
        </w:rPr>
        <w:t>e</w:t>
      </w:r>
      <w:r w:rsidRPr="00706C18">
        <w:rPr>
          <w:rFonts w:ascii="Arial" w:eastAsia="나눔명조" w:hAnsi="Arial" w:cs="Arial"/>
          <w:spacing w:val="-2"/>
          <w:kern w:val="0"/>
          <w:sz w:val="22"/>
          <w:rPrChange w:id="4232" w:author="Keis" w:date="2024-09-06T17:42:00Z">
            <w:rPr>
              <w:rFonts w:ascii="Arial" w:eastAsia="나눔명조" w:hAnsi="Arial" w:cs="Arial"/>
              <w:color w:val="FF0000"/>
              <w:spacing w:val="-2"/>
              <w:kern w:val="0"/>
              <w:sz w:val="22"/>
            </w:rPr>
          </w:rPrChange>
        </w:rPr>
        <w:t xml:space="preserve">ducation but couldn’t find </w:t>
      </w:r>
      <w:r w:rsidR="00455F70" w:rsidRPr="00706C18">
        <w:rPr>
          <w:rFonts w:ascii="Arial" w:eastAsia="나눔명조" w:hAnsi="Arial" w:cs="Arial"/>
          <w:spacing w:val="-2"/>
          <w:kern w:val="0"/>
          <w:sz w:val="22"/>
          <w:rPrChange w:id="4233" w:author="Keis" w:date="2024-09-06T17:42:00Z">
            <w:rPr>
              <w:rFonts w:ascii="Arial" w:eastAsia="나눔명조" w:hAnsi="Arial" w:cs="Arial"/>
              <w:color w:val="FF0000"/>
              <w:spacing w:val="-2"/>
              <w:kern w:val="0"/>
              <w:sz w:val="22"/>
            </w:rPr>
          </w:rPrChange>
        </w:rPr>
        <w:t>a job where I want to</w:t>
      </w:r>
    </w:p>
    <w:p w14:paraId="175230BF" w14:textId="77777777" w:rsidR="00B90D96" w:rsidRPr="00706C18" w:rsidRDefault="00B90D96" w:rsidP="00357AFD">
      <w:pPr>
        <w:pStyle w:val="a6"/>
        <w:numPr>
          <w:ilvl w:val="0"/>
          <w:numId w:val="1327"/>
        </w:numPr>
        <w:spacing w:line="384" w:lineRule="auto"/>
        <w:ind w:leftChars="0"/>
        <w:textAlignment w:val="baseline"/>
        <w:rPr>
          <w:rFonts w:ascii="Arial" w:eastAsia="굴림" w:hAnsi="Arial" w:cs="Arial"/>
          <w:kern w:val="0"/>
          <w:sz w:val="22"/>
          <w:rPrChange w:id="4234" w:author="Keis" w:date="2024-09-06T17:42:00Z">
            <w:rPr>
              <w:rFonts w:ascii="Arial" w:eastAsia="굴림" w:hAnsi="Arial" w:cs="Arial"/>
              <w:color w:val="000000"/>
              <w:kern w:val="0"/>
              <w:sz w:val="22"/>
            </w:rPr>
          </w:rPrChange>
        </w:rPr>
      </w:pPr>
      <w:r w:rsidRPr="00706C18">
        <w:rPr>
          <w:rFonts w:ascii="Arial" w:eastAsia="나눔명조" w:hAnsi="Arial" w:cs="Arial"/>
          <w:spacing w:val="-2"/>
          <w:kern w:val="0"/>
          <w:sz w:val="22"/>
          <w:rPrChange w:id="4235" w:author="Keis" w:date="2024-09-06T17:42:00Z">
            <w:rPr>
              <w:rFonts w:ascii="Arial" w:eastAsia="나눔명조" w:hAnsi="Arial" w:cs="Arial"/>
              <w:color w:val="FF0000"/>
              <w:spacing w:val="-2"/>
              <w:kern w:val="0"/>
              <w:sz w:val="22"/>
            </w:rPr>
          </w:rPrChange>
        </w:rPr>
        <w:t xml:space="preserve"> </w:t>
      </w:r>
      <w:r w:rsidR="00455F70" w:rsidRPr="00706C18">
        <w:rPr>
          <w:rFonts w:ascii="Arial" w:eastAsia="나눔명조" w:hAnsi="Arial" w:cs="Arial"/>
          <w:spacing w:val="-2"/>
          <w:kern w:val="0"/>
          <w:sz w:val="22"/>
          <w:rPrChange w:id="4236" w:author="Keis" w:date="2024-09-06T17:42:00Z">
            <w:rPr>
              <w:rFonts w:ascii="Arial" w:eastAsia="나눔명조" w:hAnsi="Arial" w:cs="Arial"/>
              <w:color w:val="FF0000"/>
              <w:spacing w:val="-2"/>
              <w:kern w:val="0"/>
              <w:sz w:val="22"/>
            </w:rPr>
          </w:rPrChange>
        </w:rPr>
        <w:t>Others</w:t>
      </w:r>
    </w:p>
    <w:p w14:paraId="4724DF56" w14:textId="77777777" w:rsidR="00B90D96" w:rsidRPr="00706C18" w:rsidRDefault="00B90D96" w:rsidP="00B90D96">
      <w:pPr>
        <w:spacing w:line="384" w:lineRule="auto"/>
        <w:textAlignment w:val="baseline"/>
        <w:rPr>
          <w:rFonts w:ascii="Arial" w:eastAsia="굴림" w:hAnsi="Arial" w:cs="Arial"/>
          <w:spacing w:val="-2"/>
          <w:kern w:val="0"/>
          <w:sz w:val="22"/>
          <w:rPrChange w:id="4237" w:author="Keis" w:date="2024-09-06T17:42:00Z">
            <w:rPr>
              <w:rFonts w:ascii="Arial" w:eastAsia="굴림" w:hAnsi="Arial" w:cs="Arial"/>
              <w:color w:val="FF0000"/>
              <w:spacing w:val="-2"/>
              <w:kern w:val="0"/>
              <w:sz w:val="22"/>
            </w:rPr>
          </w:rPrChange>
        </w:rPr>
      </w:pPr>
    </w:p>
    <w:p w14:paraId="6C98B8D0" w14:textId="77777777" w:rsidR="00B90D96" w:rsidRPr="00706C18" w:rsidRDefault="00B90D96" w:rsidP="00B90D96">
      <w:pPr>
        <w:spacing w:line="384" w:lineRule="auto"/>
        <w:textAlignment w:val="baseline"/>
        <w:rPr>
          <w:rFonts w:ascii="Arial" w:eastAsia="굴림" w:hAnsi="Arial" w:cs="Arial"/>
          <w:spacing w:val="-2"/>
          <w:kern w:val="0"/>
          <w:sz w:val="22"/>
          <w:rPrChange w:id="4238" w:author="Keis" w:date="2024-09-06T17:42: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4239" w:author="Keis" w:date="2024-09-13T17:25:00Z">
            <w:rPr>
              <w:rFonts w:ascii="Arial" w:eastAsia="나눔명조" w:hAnsi="Arial" w:cs="Arial"/>
              <w:b/>
              <w:bCs/>
              <w:color w:val="FF0000"/>
              <w:spacing w:val="-2"/>
              <w:kern w:val="0"/>
              <w:sz w:val="22"/>
            </w:rPr>
          </w:rPrChange>
        </w:rPr>
        <w:t>Dadd8a_30.</w:t>
      </w:r>
      <w:r w:rsidR="00BC39FE" w:rsidRPr="00706C18">
        <w:rPr>
          <w:rFonts w:ascii="Arial" w:eastAsia="나눔명조" w:hAnsi="Arial" w:cs="Arial"/>
          <w:spacing w:val="-2"/>
          <w:kern w:val="0"/>
          <w:sz w:val="22"/>
          <w:rPrChange w:id="4240" w:author="Keis" w:date="2024-09-06T17:42:00Z">
            <w:rPr>
              <w:rFonts w:ascii="Arial" w:eastAsia="나눔명조" w:hAnsi="Arial" w:cs="Arial"/>
              <w:color w:val="FF0000"/>
              <w:spacing w:val="-2"/>
              <w:kern w:val="0"/>
              <w:sz w:val="22"/>
            </w:rPr>
          </w:rPrChange>
        </w:rPr>
        <w:t xml:space="preserve"> After receiving re-employment education </w:t>
      </w:r>
      <w:r w:rsidR="00357AFD" w:rsidRPr="00706C18">
        <w:rPr>
          <w:rFonts w:ascii="Arial" w:eastAsia="나눔명조" w:hAnsi="Arial" w:cs="Arial"/>
          <w:spacing w:val="-2"/>
          <w:kern w:val="0"/>
          <w:sz w:val="22"/>
          <w:rPrChange w:id="4241" w:author="Keis" w:date="2024-09-06T17:42:00Z">
            <w:rPr>
              <w:rFonts w:ascii="Arial" w:eastAsia="나눔명조" w:hAnsi="Arial" w:cs="Arial"/>
              <w:color w:val="FF0000"/>
              <w:spacing w:val="-2"/>
              <w:kern w:val="0"/>
              <w:sz w:val="22"/>
            </w:rPr>
          </w:rPrChange>
        </w:rPr>
        <w:t xml:space="preserve">and </w:t>
      </w:r>
      <w:r w:rsidR="00BC39FE" w:rsidRPr="00706C18">
        <w:rPr>
          <w:rFonts w:ascii="Arial" w:eastAsia="나눔명조" w:hAnsi="Arial" w:cs="Arial"/>
          <w:spacing w:val="-2"/>
          <w:kern w:val="0"/>
          <w:sz w:val="22"/>
          <w:rPrChange w:id="4242" w:author="Keis" w:date="2024-09-06T17:42:00Z">
            <w:rPr>
              <w:rFonts w:ascii="Arial" w:eastAsia="나눔명조" w:hAnsi="Arial" w:cs="Arial"/>
              <w:color w:val="FF0000"/>
              <w:spacing w:val="-2"/>
              <w:kern w:val="0"/>
              <w:sz w:val="22"/>
            </w:rPr>
          </w:rPrChange>
        </w:rPr>
        <w:t>training, did you find a related job?</w:t>
      </w:r>
    </w:p>
    <w:p w14:paraId="39F6E3D9" w14:textId="77777777" w:rsidR="00B90D96" w:rsidRPr="00706C18" w:rsidRDefault="00B90D96" w:rsidP="00B90D96">
      <w:pPr>
        <w:spacing w:line="384" w:lineRule="auto"/>
        <w:textAlignment w:val="baseline"/>
        <w:rPr>
          <w:rFonts w:ascii="Arial" w:eastAsia="굴림" w:hAnsi="Arial" w:cs="Arial"/>
          <w:spacing w:val="-2"/>
          <w:kern w:val="0"/>
          <w:sz w:val="22"/>
          <w:rPrChange w:id="4243" w:author="Keis" w:date="2024-09-06T17:42: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4244"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245" w:author="Keis" w:date="2024-09-06T17:42:00Z">
            <w:rPr>
              <w:rFonts w:ascii="Arial" w:eastAsia="나눔명조" w:hAnsi="Arial" w:cs="Arial"/>
              <w:color w:val="FF0000"/>
              <w:spacing w:val="-2"/>
              <w:kern w:val="0"/>
              <w:sz w:val="22"/>
            </w:rPr>
          </w:rPrChange>
        </w:rPr>
        <w:t xml:space="preserve"> </w:t>
      </w:r>
      <w:r w:rsidR="00BC39FE" w:rsidRPr="00706C18">
        <w:rPr>
          <w:rFonts w:ascii="Arial" w:eastAsia="나눔명조" w:hAnsi="Arial" w:cs="Arial"/>
          <w:spacing w:val="-2"/>
          <w:kern w:val="0"/>
          <w:sz w:val="22"/>
          <w:rPrChange w:id="4246" w:author="Keis" w:date="2024-09-06T17:42:00Z">
            <w:rPr>
              <w:rFonts w:ascii="Arial" w:eastAsia="나눔명조" w:hAnsi="Arial" w:cs="Arial"/>
              <w:color w:val="FF0000"/>
              <w:spacing w:val="-2"/>
              <w:kern w:val="0"/>
              <w:sz w:val="22"/>
            </w:rPr>
          </w:rPrChange>
        </w:rPr>
        <w:t>Got a related job</w:t>
      </w:r>
      <w:r w:rsidRPr="00706C18">
        <w:rPr>
          <w:rFonts w:ascii="Arial" w:eastAsia="나눔명조" w:hAnsi="Arial" w:cs="Arial"/>
          <w:spacing w:val="-2"/>
          <w:kern w:val="0"/>
          <w:sz w:val="22"/>
          <w:rPrChange w:id="4247" w:author="Keis" w:date="2024-09-06T17:42:00Z">
            <w:rPr>
              <w:rFonts w:ascii="Arial" w:eastAsia="나눔명조" w:hAnsi="Arial" w:cs="Arial"/>
              <w:color w:val="FF0000"/>
              <w:spacing w:val="-2"/>
              <w:kern w:val="0"/>
              <w:sz w:val="22"/>
            </w:rPr>
          </w:rPrChange>
        </w:rPr>
        <w:t xml:space="preserve"> </w:t>
      </w:r>
    </w:p>
    <w:p w14:paraId="4F8FBF0B" w14:textId="77777777" w:rsidR="00B90D96" w:rsidRPr="00706C18" w:rsidRDefault="00B90D96" w:rsidP="00B90D96">
      <w:pPr>
        <w:spacing w:line="384" w:lineRule="auto"/>
        <w:textAlignment w:val="baseline"/>
        <w:rPr>
          <w:rFonts w:ascii="Arial" w:eastAsia="굴림" w:hAnsi="Arial" w:cs="Arial"/>
          <w:spacing w:val="-2"/>
          <w:kern w:val="0"/>
          <w:sz w:val="22"/>
          <w:rPrChange w:id="4248" w:author="Keis" w:date="2024-09-06T17:42: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4249" w:author="Keis" w:date="2024-09-06T17:42: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4250" w:author="Keis" w:date="2024-09-06T17:42:00Z">
            <w:rPr>
              <w:rFonts w:ascii="Arial" w:eastAsia="나눔명조" w:hAnsi="Arial" w:cs="Arial"/>
              <w:color w:val="FF0000"/>
              <w:spacing w:val="-2"/>
              <w:kern w:val="0"/>
              <w:sz w:val="22"/>
            </w:rPr>
          </w:rPrChange>
        </w:rPr>
        <w:t xml:space="preserve"> </w:t>
      </w:r>
      <w:r w:rsidR="00BC39FE" w:rsidRPr="00706C18">
        <w:rPr>
          <w:rFonts w:ascii="Arial" w:eastAsia="나눔명조" w:hAnsi="Arial" w:cs="Arial"/>
          <w:spacing w:val="-2"/>
          <w:kern w:val="0"/>
          <w:sz w:val="22"/>
          <w:rPrChange w:id="4251" w:author="Keis" w:date="2024-09-06T17:42:00Z">
            <w:rPr>
              <w:rFonts w:ascii="Arial" w:eastAsia="나눔명조" w:hAnsi="Arial" w:cs="Arial"/>
              <w:color w:val="FF0000"/>
              <w:spacing w:val="-2"/>
              <w:kern w:val="0"/>
              <w:sz w:val="22"/>
            </w:rPr>
          </w:rPrChange>
        </w:rPr>
        <w:t>Got a job but not related to training</w:t>
      </w:r>
      <w:r w:rsidRPr="00706C18">
        <w:rPr>
          <w:rFonts w:ascii="Arial" w:eastAsia="나눔명조" w:hAnsi="Arial" w:cs="Arial"/>
          <w:spacing w:val="-2"/>
          <w:kern w:val="0"/>
          <w:sz w:val="22"/>
          <w:rPrChange w:id="4252" w:author="Keis" w:date="2024-09-06T17:42:00Z">
            <w:rPr>
              <w:rFonts w:ascii="Arial" w:eastAsia="나눔명조" w:hAnsi="Arial" w:cs="Arial"/>
              <w:color w:val="FF0000"/>
              <w:spacing w:val="-2"/>
              <w:kern w:val="0"/>
              <w:sz w:val="22"/>
            </w:rPr>
          </w:rPrChange>
        </w:rPr>
        <w:t xml:space="preserve"> </w:t>
      </w:r>
    </w:p>
    <w:p w14:paraId="58A0E036" w14:textId="77777777" w:rsidR="00B90D96" w:rsidRPr="00706C18" w:rsidRDefault="00B90D96" w:rsidP="00357AFD">
      <w:pPr>
        <w:pStyle w:val="a6"/>
        <w:numPr>
          <w:ilvl w:val="0"/>
          <w:numId w:val="1326"/>
        </w:numPr>
        <w:spacing w:line="384" w:lineRule="auto"/>
        <w:ind w:leftChars="0"/>
        <w:textAlignment w:val="baseline"/>
        <w:rPr>
          <w:rFonts w:ascii="Arial" w:eastAsia="굴림" w:hAnsi="Arial" w:cs="Arial"/>
          <w:spacing w:val="-2"/>
          <w:kern w:val="0"/>
          <w:sz w:val="22"/>
          <w:rPrChange w:id="4253" w:author="Keis" w:date="2024-09-06T17:42: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4254" w:author="Keis" w:date="2024-09-06T17:42:00Z">
            <w:rPr>
              <w:rFonts w:ascii="Arial" w:eastAsia="나눔명조" w:hAnsi="Arial" w:cs="Arial"/>
              <w:color w:val="FF0000"/>
              <w:spacing w:val="-2"/>
              <w:kern w:val="0"/>
              <w:sz w:val="22"/>
            </w:rPr>
          </w:rPrChange>
        </w:rPr>
        <w:t xml:space="preserve"> </w:t>
      </w:r>
      <w:r w:rsidR="00BC39FE" w:rsidRPr="00706C18">
        <w:rPr>
          <w:rFonts w:ascii="Arial" w:eastAsia="나눔명조" w:hAnsi="Arial" w:cs="Arial"/>
          <w:spacing w:val="-2"/>
          <w:kern w:val="0"/>
          <w:sz w:val="22"/>
          <w:rPrChange w:id="4255" w:author="Keis" w:date="2024-09-06T17:42:00Z">
            <w:rPr>
              <w:rFonts w:ascii="Arial" w:eastAsia="나눔명조" w:hAnsi="Arial" w:cs="Arial"/>
              <w:color w:val="FF0000"/>
              <w:spacing w:val="-2"/>
              <w:kern w:val="0"/>
              <w:sz w:val="22"/>
            </w:rPr>
          </w:rPrChange>
        </w:rPr>
        <w:t>Did not work</w:t>
      </w:r>
      <w:r w:rsidRPr="00706C18">
        <w:rPr>
          <w:rFonts w:ascii="Arial" w:eastAsia="나눔명조" w:hAnsi="Arial" w:cs="Arial"/>
          <w:spacing w:val="-2"/>
          <w:kern w:val="0"/>
          <w:sz w:val="22"/>
          <w:rPrChange w:id="4256" w:author="Keis" w:date="2024-09-06T17:42:00Z">
            <w:rPr>
              <w:rFonts w:ascii="Arial" w:eastAsia="나눔명조" w:hAnsi="Arial" w:cs="Arial"/>
              <w:color w:val="FF0000"/>
              <w:spacing w:val="-2"/>
              <w:kern w:val="0"/>
              <w:sz w:val="22"/>
            </w:rPr>
          </w:rPrChange>
        </w:rPr>
        <w:t xml:space="preserve"> </w:t>
      </w:r>
    </w:p>
    <w:p w14:paraId="2EC661F1" w14:textId="77777777" w:rsidR="00B90D96" w:rsidRPr="00706C18" w:rsidRDefault="00B90D96" w:rsidP="00B90D96">
      <w:pPr>
        <w:spacing w:line="384" w:lineRule="auto"/>
        <w:textAlignment w:val="baseline"/>
        <w:rPr>
          <w:rFonts w:ascii="Arial" w:eastAsia="굴림" w:hAnsi="Arial" w:cs="Arial"/>
          <w:b/>
          <w:bCs/>
          <w:spacing w:val="-2"/>
          <w:kern w:val="0"/>
          <w:sz w:val="22"/>
          <w:rPrChange w:id="4257" w:author="Keis" w:date="2024-09-06T17:42:00Z">
            <w:rPr>
              <w:rFonts w:ascii="Arial" w:eastAsia="굴림" w:hAnsi="Arial" w:cs="Arial"/>
              <w:b/>
              <w:bCs/>
              <w:color w:val="FF0000"/>
              <w:spacing w:val="-2"/>
              <w:kern w:val="0"/>
              <w:sz w:val="22"/>
            </w:rPr>
          </w:rPrChange>
        </w:rPr>
      </w:pPr>
    </w:p>
    <w:p w14:paraId="0BA82ABA" w14:textId="77777777" w:rsidR="00B90D96" w:rsidRPr="00706C18" w:rsidRDefault="00B90D96" w:rsidP="00B90D96">
      <w:pPr>
        <w:spacing w:line="384" w:lineRule="auto"/>
        <w:textAlignment w:val="baseline"/>
        <w:rPr>
          <w:rFonts w:ascii="Arial" w:eastAsia="굴림" w:hAnsi="Arial" w:cs="Arial"/>
          <w:spacing w:val="-2"/>
          <w:kern w:val="0"/>
          <w:sz w:val="22"/>
          <w:rPrChange w:id="4258" w:author="Keis" w:date="2024-09-06T17:42:00Z">
            <w:rPr>
              <w:rFonts w:ascii="Arial" w:eastAsia="굴림" w:hAnsi="Arial" w:cs="Arial"/>
              <w:color w:val="FF0000"/>
              <w:spacing w:val="-2"/>
              <w:kern w:val="0"/>
              <w:sz w:val="22"/>
            </w:rPr>
          </w:rPrChange>
        </w:rPr>
      </w:pPr>
      <w:r w:rsidRPr="006751C9">
        <w:rPr>
          <w:rFonts w:ascii="Arial" w:eastAsia="나눔명조" w:hAnsi="Arial" w:cs="Arial"/>
          <w:spacing w:val="-2"/>
          <w:kern w:val="0"/>
          <w:sz w:val="22"/>
          <w:rPrChange w:id="4259" w:author="Keis" w:date="2024-09-13T17:25:00Z">
            <w:rPr>
              <w:rFonts w:ascii="Arial" w:eastAsia="나눔명조" w:hAnsi="Arial" w:cs="Arial"/>
              <w:b/>
              <w:bCs/>
              <w:color w:val="FF0000"/>
              <w:spacing w:val="-2"/>
              <w:kern w:val="0"/>
              <w:sz w:val="22"/>
            </w:rPr>
          </w:rPrChange>
        </w:rPr>
        <w:t>Dadd8a_31.</w:t>
      </w:r>
      <w:r w:rsidRPr="00706C18">
        <w:rPr>
          <w:rFonts w:ascii="Arial" w:eastAsia="나눔명조" w:hAnsi="Arial" w:cs="Arial"/>
          <w:b/>
          <w:bCs/>
          <w:spacing w:val="-2"/>
          <w:kern w:val="0"/>
          <w:sz w:val="22"/>
          <w:rPrChange w:id="4260" w:author="Keis" w:date="2024-09-06T17:42:00Z">
            <w:rPr>
              <w:rFonts w:ascii="Arial" w:eastAsia="나눔명조" w:hAnsi="Arial" w:cs="Arial"/>
              <w:b/>
              <w:bCs/>
              <w:color w:val="FF0000"/>
              <w:spacing w:val="-2"/>
              <w:kern w:val="0"/>
              <w:sz w:val="22"/>
            </w:rPr>
          </w:rPrChange>
        </w:rPr>
        <w:t xml:space="preserve"> </w:t>
      </w:r>
      <w:r w:rsidR="00BC39FE" w:rsidRPr="00706C18">
        <w:rPr>
          <w:rFonts w:ascii="Arial" w:eastAsia="나눔명조" w:hAnsi="Arial" w:cs="Arial"/>
          <w:spacing w:val="-2"/>
          <w:kern w:val="0"/>
          <w:sz w:val="22"/>
          <w:rPrChange w:id="4261" w:author="Keis" w:date="2024-09-06T17:42:00Z">
            <w:rPr>
              <w:rFonts w:ascii="Arial" w:eastAsia="나눔명조" w:hAnsi="Arial" w:cs="Arial"/>
              <w:color w:val="FF0000"/>
              <w:spacing w:val="-2"/>
              <w:kern w:val="0"/>
              <w:sz w:val="22"/>
            </w:rPr>
          </w:rPrChange>
        </w:rPr>
        <w:t>How satisfied are you with the results after re-employment education</w:t>
      </w:r>
      <w:r w:rsidR="00357AFD" w:rsidRPr="00706C18">
        <w:rPr>
          <w:rFonts w:ascii="Arial" w:eastAsia="나눔명조" w:hAnsi="Arial" w:cs="Arial"/>
          <w:spacing w:val="-2"/>
          <w:kern w:val="0"/>
          <w:sz w:val="22"/>
          <w:rPrChange w:id="4262" w:author="Keis" w:date="2024-09-06T17:42:00Z">
            <w:rPr>
              <w:rFonts w:ascii="Arial" w:eastAsia="나눔명조" w:hAnsi="Arial" w:cs="Arial"/>
              <w:color w:val="FF0000"/>
              <w:spacing w:val="-2"/>
              <w:kern w:val="0"/>
              <w:sz w:val="22"/>
            </w:rPr>
          </w:rPrChange>
        </w:rPr>
        <w:t xml:space="preserve"> and</w:t>
      </w:r>
      <w:r w:rsidR="00BC39FE" w:rsidRPr="00706C18">
        <w:rPr>
          <w:rFonts w:ascii="Arial" w:eastAsia="나눔명조" w:hAnsi="Arial" w:cs="Arial"/>
          <w:spacing w:val="-2"/>
          <w:kern w:val="0"/>
          <w:sz w:val="22"/>
          <w:rPrChange w:id="4263" w:author="Keis" w:date="2024-09-06T17:42:00Z">
            <w:rPr>
              <w:rFonts w:ascii="Arial" w:eastAsia="나눔명조" w:hAnsi="Arial" w:cs="Arial"/>
              <w:color w:val="FF0000"/>
              <w:spacing w:val="-2"/>
              <w:kern w:val="0"/>
              <w:sz w:val="22"/>
            </w:rPr>
          </w:rPrChange>
        </w:rPr>
        <w:t xml:space="preserve"> training?</w:t>
      </w:r>
    </w:p>
    <w:p w14:paraId="4D7BE2AF" w14:textId="77777777" w:rsidR="0013478A" w:rsidRPr="00706C18" w:rsidRDefault="0013478A" w:rsidP="00D12299">
      <w:pPr>
        <w:pStyle w:val="a6"/>
        <w:numPr>
          <w:ilvl w:val="0"/>
          <w:numId w:val="1330"/>
        </w:numPr>
        <w:wordWrap/>
        <w:adjustRightInd w:val="0"/>
        <w:spacing w:line="360" w:lineRule="auto"/>
        <w:ind w:leftChars="0"/>
        <w:jc w:val="left"/>
        <w:rPr>
          <w:rFonts w:ascii="Arial" w:eastAsia="굴림" w:hAnsi="Arial" w:cs="Arial"/>
          <w:kern w:val="0"/>
          <w:sz w:val="22"/>
          <w:rPrChange w:id="4264" w:author="Keis" w:date="2024-09-06T17:42:00Z">
            <w:rPr>
              <w:rFonts w:ascii="Arial" w:eastAsia="굴림" w:hAnsi="Arial" w:cs="Arial"/>
              <w:color w:val="FF0000"/>
              <w:kern w:val="0"/>
              <w:sz w:val="22"/>
            </w:rPr>
          </w:rPrChange>
        </w:rPr>
      </w:pPr>
      <w:r w:rsidRPr="00706C18">
        <w:rPr>
          <w:rFonts w:ascii="Arial" w:eastAsia="굴림" w:hAnsi="Arial" w:cs="Arial"/>
          <w:kern w:val="0"/>
          <w:sz w:val="22"/>
          <w:rPrChange w:id="4265" w:author="Keis" w:date="2024-09-06T17:42:00Z">
            <w:rPr>
              <w:rFonts w:ascii="Arial" w:eastAsia="굴림" w:hAnsi="Arial" w:cs="Arial"/>
              <w:color w:val="FF0000"/>
              <w:kern w:val="0"/>
              <w:sz w:val="22"/>
            </w:rPr>
          </w:rPrChange>
        </w:rPr>
        <w:t>Very good</w:t>
      </w:r>
    </w:p>
    <w:p w14:paraId="24B4277F" w14:textId="77777777" w:rsidR="0013478A" w:rsidRPr="00706C18" w:rsidRDefault="0013478A" w:rsidP="00D12299">
      <w:pPr>
        <w:pStyle w:val="a6"/>
        <w:numPr>
          <w:ilvl w:val="0"/>
          <w:numId w:val="1330"/>
        </w:numPr>
        <w:wordWrap/>
        <w:adjustRightInd w:val="0"/>
        <w:spacing w:line="360" w:lineRule="auto"/>
        <w:ind w:leftChars="0"/>
        <w:jc w:val="left"/>
        <w:rPr>
          <w:rFonts w:ascii="Arial" w:eastAsia="굴림" w:hAnsi="Arial" w:cs="Arial"/>
          <w:kern w:val="0"/>
          <w:sz w:val="22"/>
          <w:rPrChange w:id="4266" w:author="Keis" w:date="2024-09-06T17:42:00Z">
            <w:rPr>
              <w:rFonts w:ascii="Arial" w:eastAsia="굴림" w:hAnsi="Arial" w:cs="Arial"/>
              <w:color w:val="FF0000"/>
              <w:kern w:val="0"/>
              <w:sz w:val="22"/>
            </w:rPr>
          </w:rPrChange>
        </w:rPr>
      </w:pPr>
      <w:r w:rsidRPr="00706C18">
        <w:rPr>
          <w:rFonts w:ascii="Arial" w:eastAsia="굴림" w:hAnsi="Arial" w:cs="Arial"/>
          <w:kern w:val="0"/>
          <w:sz w:val="22"/>
          <w:rPrChange w:id="4267" w:author="Keis" w:date="2024-09-06T17:42:00Z">
            <w:rPr>
              <w:rFonts w:ascii="Arial" w:eastAsia="굴림" w:hAnsi="Arial" w:cs="Arial"/>
              <w:color w:val="FF0000"/>
              <w:kern w:val="0"/>
              <w:sz w:val="22"/>
            </w:rPr>
          </w:rPrChange>
        </w:rPr>
        <w:t>Good</w:t>
      </w:r>
    </w:p>
    <w:p w14:paraId="2E5BF766" w14:textId="77777777" w:rsidR="0013478A" w:rsidRPr="00706C18" w:rsidRDefault="0013478A" w:rsidP="00D12299">
      <w:pPr>
        <w:pStyle w:val="a6"/>
        <w:numPr>
          <w:ilvl w:val="0"/>
          <w:numId w:val="1330"/>
        </w:numPr>
        <w:wordWrap/>
        <w:adjustRightInd w:val="0"/>
        <w:spacing w:line="360" w:lineRule="auto"/>
        <w:ind w:leftChars="0"/>
        <w:jc w:val="left"/>
        <w:rPr>
          <w:rFonts w:ascii="Arial" w:eastAsia="굴림" w:hAnsi="Arial" w:cs="Arial"/>
          <w:kern w:val="0"/>
          <w:sz w:val="22"/>
          <w:rPrChange w:id="4268" w:author="Keis" w:date="2024-09-06T17:42:00Z">
            <w:rPr>
              <w:rFonts w:ascii="Arial" w:eastAsia="굴림" w:hAnsi="Arial" w:cs="Arial"/>
              <w:color w:val="FF0000"/>
              <w:kern w:val="0"/>
              <w:sz w:val="22"/>
            </w:rPr>
          </w:rPrChange>
        </w:rPr>
      </w:pPr>
      <w:r w:rsidRPr="00706C18">
        <w:rPr>
          <w:rFonts w:ascii="Arial" w:eastAsia="굴림" w:hAnsi="Arial" w:cs="Arial"/>
          <w:kern w:val="0"/>
          <w:sz w:val="22"/>
          <w:rPrChange w:id="4269" w:author="Keis" w:date="2024-09-06T17:42:00Z">
            <w:rPr>
              <w:rFonts w:ascii="Arial" w:eastAsia="굴림" w:hAnsi="Arial" w:cs="Arial"/>
              <w:color w:val="FF0000"/>
              <w:kern w:val="0"/>
              <w:sz w:val="22"/>
            </w:rPr>
          </w:rPrChange>
        </w:rPr>
        <w:t>Fair</w:t>
      </w:r>
    </w:p>
    <w:p w14:paraId="192EC9BE" w14:textId="77777777" w:rsidR="0013478A" w:rsidRPr="00706C18" w:rsidRDefault="0013478A" w:rsidP="00D12299">
      <w:pPr>
        <w:pStyle w:val="a6"/>
        <w:numPr>
          <w:ilvl w:val="0"/>
          <w:numId w:val="1330"/>
        </w:numPr>
        <w:wordWrap/>
        <w:adjustRightInd w:val="0"/>
        <w:spacing w:line="360" w:lineRule="auto"/>
        <w:ind w:leftChars="0"/>
        <w:jc w:val="left"/>
        <w:rPr>
          <w:rFonts w:ascii="Arial" w:eastAsia="굴림" w:hAnsi="Arial" w:cs="Arial"/>
          <w:kern w:val="0"/>
          <w:sz w:val="22"/>
          <w:rPrChange w:id="4270" w:author="Keis" w:date="2024-09-06T17:42:00Z">
            <w:rPr>
              <w:rFonts w:ascii="Arial" w:eastAsia="굴림" w:hAnsi="Arial" w:cs="Arial"/>
              <w:color w:val="FF0000"/>
              <w:kern w:val="0"/>
              <w:sz w:val="22"/>
            </w:rPr>
          </w:rPrChange>
        </w:rPr>
      </w:pPr>
      <w:r w:rsidRPr="00706C18">
        <w:rPr>
          <w:rFonts w:ascii="Arial" w:eastAsia="굴림" w:hAnsi="Arial" w:cs="Arial"/>
          <w:kern w:val="0"/>
          <w:sz w:val="22"/>
          <w:rPrChange w:id="4271" w:author="Keis" w:date="2024-09-06T17:42:00Z">
            <w:rPr>
              <w:rFonts w:ascii="Arial" w:eastAsia="굴림" w:hAnsi="Arial" w:cs="Arial"/>
              <w:color w:val="FF0000"/>
              <w:kern w:val="0"/>
              <w:sz w:val="22"/>
            </w:rPr>
          </w:rPrChange>
        </w:rPr>
        <w:t>Bad</w:t>
      </w:r>
    </w:p>
    <w:p w14:paraId="32FE2EA7" w14:textId="77777777" w:rsidR="00E4276F" w:rsidRPr="00706C18" w:rsidRDefault="0013478A" w:rsidP="00D12299">
      <w:pPr>
        <w:pStyle w:val="a6"/>
        <w:numPr>
          <w:ilvl w:val="0"/>
          <w:numId w:val="1330"/>
        </w:numPr>
        <w:wordWrap/>
        <w:adjustRightInd w:val="0"/>
        <w:spacing w:line="360" w:lineRule="auto"/>
        <w:ind w:leftChars="0"/>
        <w:jc w:val="left"/>
        <w:rPr>
          <w:rFonts w:ascii="Arial" w:eastAsia="굴림" w:hAnsi="Arial" w:cs="Arial"/>
          <w:kern w:val="0"/>
          <w:sz w:val="22"/>
          <w:rPrChange w:id="4272" w:author="Keis" w:date="2024-09-06T17:42:00Z">
            <w:rPr>
              <w:rFonts w:ascii="Arial" w:eastAsia="굴림" w:hAnsi="Arial" w:cs="Arial"/>
              <w:color w:val="FF0000"/>
              <w:kern w:val="0"/>
              <w:sz w:val="22"/>
            </w:rPr>
          </w:rPrChange>
        </w:rPr>
      </w:pPr>
      <w:r w:rsidRPr="00706C18">
        <w:rPr>
          <w:rFonts w:ascii="Arial" w:eastAsia="굴림" w:hAnsi="Arial" w:cs="Arial"/>
          <w:kern w:val="0"/>
          <w:sz w:val="22"/>
          <w:rPrChange w:id="4273" w:author="Keis" w:date="2024-09-06T17:42:00Z">
            <w:rPr>
              <w:rFonts w:ascii="Arial" w:eastAsia="굴림" w:hAnsi="Arial" w:cs="Arial"/>
              <w:color w:val="FF0000"/>
              <w:kern w:val="0"/>
              <w:sz w:val="22"/>
            </w:rPr>
          </w:rPrChange>
        </w:rPr>
        <w:t>Very bad</w:t>
      </w:r>
    </w:p>
    <w:p w14:paraId="5C509216" w14:textId="77777777" w:rsidR="00E4276F" w:rsidRPr="00706C18" w:rsidRDefault="00E4276F" w:rsidP="00B90D96">
      <w:pPr>
        <w:spacing w:line="384" w:lineRule="auto"/>
        <w:textAlignment w:val="baseline"/>
        <w:rPr>
          <w:rFonts w:ascii="Arial" w:eastAsia="나눔명조" w:hAnsi="Arial" w:cs="Arial"/>
          <w:b/>
          <w:bCs/>
          <w:spacing w:val="-2"/>
          <w:kern w:val="0"/>
          <w:sz w:val="22"/>
          <w:rPrChange w:id="4274" w:author="Keis" w:date="2024-09-06T17:42:00Z">
            <w:rPr>
              <w:rFonts w:ascii="Arial" w:eastAsia="나눔명조" w:hAnsi="Arial" w:cs="Arial"/>
              <w:b/>
              <w:bCs/>
              <w:color w:val="FF0000"/>
              <w:spacing w:val="-2"/>
              <w:kern w:val="0"/>
              <w:sz w:val="22"/>
            </w:rPr>
          </w:rPrChange>
        </w:rPr>
      </w:pPr>
    </w:p>
    <w:p w14:paraId="1A013288" w14:textId="77777777" w:rsidR="00B90D96" w:rsidRPr="00706C18" w:rsidRDefault="00B90D96" w:rsidP="00B90D96">
      <w:pPr>
        <w:spacing w:line="384" w:lineRule="auto"/>
        <w:textAlignment w:val="baseline"/>
        <w:rPr>
          <w:rFonts w:ascii="Arial" w:eastAsia="굴림" w:hAnsi="Arial" w:cs="Arial"/>
          <w:spacing w:val="-2"/>
          <w:kern w:val="0"/>
          <w:sz w:val="22"/>
          <w:rPrChange w:id="4275" w:author="Keis" w:date="2024-09-06T17:42: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4276" w:author="Keis" w:date="2024-09-13T17:25:00Z">
            <w:rPr>
              <w:rFonts w:ascii="Arial" w:eastAsia="나눔명조" w:hAnsi="Arial" w:cs="Arial"/>
              <w:b/>
              <w:bCs/>
              <w:color w:val="FF0000"/>
              <w:spacing w:val="-2"/>
              <w:kern w:val="0"/>
              <w:sz w:val="22"/>
            </w:rPr>
          </w:rPrChange>
        </w:rPr>
        <w:t>Dadd8a_32.</w:t>
      </w:r>
      <w:r w:rsidRPr="00706C18">
        <w:rPr>
          <w:rFonts w:ascii="Arial" w:eastAsia="나눔명조" w:hAnsi="Arial" w:cs="Arial"/>
          <w:spacing w:val="-2"/>
          <w:kern w:val="0"/>
          <w:sz w:val="22"/>
          <w:rPrChange w:id="4277" w:author="Keis" w:date="2024-09-06T17:42:00Z">
            <w:rPr>
              <w:rFonts w:ascii="Arial" w:eastAsia="나눔명조" w:hAnsi="Arial" w:cs="Arial"/>
              <w:color w:val="FF0000"/>
              <w:spacing w:val="-2"/>
              <w:kern w:val="0"/>
              <w:sz w:val="22"/>
            </w:rPr>
          </w:rPrChange>
        </w:rPr>
        <w:t xml:space="preserve"> </w:t>
      </w:r>
      <w:r w:rsidR="00BC39FE" w:rsidRPr="00706C18">
        <w:rPr>
          <w:rFonts w:ascii="Arial" w:eastAsia="나눔명조" w:hAnsi="Arial" w:cs="Arial"/>
          <w:spacing w:val="-2"/>
          <w:kern w:val="0"/>
          <w:sz w:val="22"/>
          <w:rPrChange w:id="4278" w:author="Keis" w:date="2024-09-06T17:42:00Z">
            <w:rPr>
              <w:rFonts w:ascii="Arial" w:eastAsia="나눔명조" w:hAnsi="Arial" w:cs="Arial"/>
              <w:color w:val="FF0000"/>
              <w:spacing w:val="-2"/>
              <w:kern w:val="0"/>
              <w:sz w:val="22"/>
            </w:rPr>
          </w:rPrChange>
        </w:rPr>
        <w:t>What do you think th</w:t>
      </w:r>
      <w:r w:rsidR="004A480D" w:rsidRPr="00706C18">
        <w:rPr>
          <w:rFonts w:ascii="Arial" w:eastAsia="나눔명조" w:hAnsi="Arial" w:cs="Arial"/>
          <w:spacing w:val="-2"/>
          <w:kern w:val="0"/>
          <w:sz w:val="22"/>
          <w:rPrChange w:id="4279" w:author="Keis" w:date="2024-09-06T17:42:00Z">
            <w:rPr>
              <w:rFonts w:ascii="Arial" w:eastAsia="나눔명조" w:hAnsi="Arial" w:cs="Arial"/>
              <w:color w:val="FF0000"/>
              <w:spacing w:val="-2"/>
              <w:kern w:val="0"/>
              <w:sz w:val="22"/>
            </w:rPr>
          </w:rPrChange>
        </w:rPr>
        <w:t>e most important basic education training program th</w:t>
      </w:r>
      <w:r w:rsidR="00BC39FE" w:rsidRPr="00706C18">
        <w:rPr>
          <w:rFonts w:ascii="Arial" w:eastAsia="나눔명조" w:hAnsi="Arial" w:cs="Arial"/>
          <w:spacing w:val="-2"/>
          <w:kern w:val="0"/>
          <w:sz w:val="22"/>
          <w:rPrChange w:id="4280" w:author="Keis" w:date="2024-09-06T17:42:00Z">
            <w:rPr>
              <w:rFonts w:ascii="Arial" w:eastAsia="나눔명조" w:hAnsi="Arial" w:cs="Arial"/>
              <w:color w:val="FF0000"/>
              <w:spacing w:val="-2"/>
              <w:kern w:val="0"/>
              <w:sz w:val="22"/>
            </w:rPr>
          </w:rPrChange>
        </w:rPr>
        <w:t>at</w:t>
      </w:r>
      <w:r w:rsidR="004A480D" w:rsidRPr="00706C18">
        <w:rPr>
          <w:rFonts w:ascii="Arial" w:eastAsia="나눔명조" w:hAnsi="Arial" w:cs="Arial"/>
          <w:spacing w:val="-2"/>
          <w:kern w:val="0"/>
          <w:sz w:val="22"/>
          <w:rPrChange w:id="4281" w:author="Keis" w:date="2024-09-06T17:42:00Z">
            <w:rPr>
              <w:rFonts w:ascii="Arial" w:eastAsia="나눔명조" w:hAnsi="Arial" w:cs="Arial"/>
              <w:color w:val="FF0000"/>
              <w:spacing w:val="-2"/>
              <w:kern w:val="0"/>
              <w:sz w:val="22"/>
            </w:rPr>
          </w:rPrChange>
        </w:rPr>
        <w:t xml:space="preserve"> need for re-employment?</w:t>
      </w:r>
      <w:r w:rsidR="00BC39FE" w:rsidRPr="00706C18">
        <w:rPr>
          <w:rFonts w:ascii="Arial" w:eastAsia="나눔명조" w:hAnsi="Arial" w:cs="Arial"/>
          <w:spacing w:val="-2"/>
          <w:kern w:val="0"/>
          <w:sz w:val="22"/>
          <w:rPrChange w:id="4282" w:author="Keis" w:date="2024-09-06T17:42:00Z">
            <w:rPr>
              <w:rFonts w:ascii="Arial" w:eastAsia="나눔명조" w:hAnsi="Arial" w:cs="Arial"/>
              <w:color w:val="FF0000"/>
              <w:spacing w:val="-2"/>
              <w:kern w:val="0"/>
              <w:sz w:val="22"/>
            </w:rPr>
          </w:rPrChange>
        </w:rPr>
        <w:t xml:space="preserve"> </w:t>
      </w:r>
    </w:p>
    <w:p w14:paraId="3AFC4B65" w14:textId="77777777" w:rsidR="004A480D" w:rsidRPr="00706C18" w:rsidRDefault="00B90D96" w:rsidP="00B90D96">
      <w:pPr>
        <w:spacing w:line="384" w:lineRule="auto"/>
        <w:textAlignment w:val="baseline"/>
        <w:rPr>
          <w:rFonts w:ascii="Arial" w:eastAsia="나눔명조" w:hAnsi="Arial" w:cs="Arial"/>
          <w:spacing w:val="-2"/>
          <w:kern w:val="0"/>
          <w:sz w:val="22"/>
          <w:rPrChange w:id="4283" w:author="Keis" w:date="2024-09-06T17:42:00Z">
            <w:rPr>
              <w:rFonts w:ascii="Arial" w:eastAsia="나눔명조" w:hAnsi="Arial" w:cs="Arial"/>
              <w:color w:val="FF0000"/>
              <w:spacing w:val="-2"/>
              <w:kern w:val="0"/>
              <w:sz w:val="22"/>
            </w:rPr>
          </w:rPrChange>
        </w:rPr>
      </w:pPr>
      <w:r w:rsidRPr="00706C18">
        <w:rPr>
          <w:rFonts w:ascii="굴림" w:eastAsia="굴림" w:hAnsi="굴림" w:cs="굴림" w:hint="eastAsia"/>
          <w:spacing w:val="-2"/>
          <w:kern w:val="0"/>
          <w:sz w:val="22"/>
          <w:rPrChange w:id="4284"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285" w:author="Keis" w:date="2024-09-06T17:42:00Z">
            <w:rPr>
              <w:rFonts w:ascii="Arial" w:eastAsia="나눔명조" w:hAnsi="Arial" w:cs="Arial"/>
              <w:color w:val="FF0000"/>
              <w:spacing w:val="-2"/>
              <w:kern w:val="0"/>
              <w:sz w:val="22"/>
            </w:rPr>
          </w:rPrChange>
        </w:rPr>
        <w:t xml:space="preserve"> </w:t>
      </w:r>
      <w:r w:rsidR="004A480D" w:rsidRPr="00706C18">
        <w:rPr>
          <w:rFonts w:ascii="Arial" w:eastAsia="나눔명조" w:hAnsi="Arial" w:cs="Arial"/>
          <w:spacing w:val="-2"/>
          <w:kern w:val="0"/>
          <w:sz w:val="22"/>
          <w:rPrChange w:id="4286" w:author="Keis" w:date="2024-09-06T17:42:00Z">
            <w:rPr>
              <w:rFonts w:ascii="Arial" w:eastAsia="나눔명조" w:hAnsi="Arial" w:cs="Arial"/>
              <w:color w:val="FF0000"/>
              <w:spacing w:val="-2"/>
              <w:kern w:val="0"/>
              <w:sz w:val="22"/>
            </w:rPr>
          </w:rPrChange>
        </w:rPr>
        <w:t>Basic skill of computer and smartphone</w:t>
      </w:r>
    </w:p>
    <w:p w14:paraId="7BE5402C" w14:textId="77777777" w:rsidR="00B90D96" w:rsidRPr="00706C18" w:rsidRDefault="00B90D96" w:rsidP="00B90D96">
      <w:pPr>
        <w:spacing w:line="384" w:lineRule="auto"/>
        <w:textAlignment w:val="baseline"/>
        <w:rPr>
          <w:rFonts w:ascii="Arial" w:eastAsia="굴림" w:hAnsi="Arial" w:cs="Arial"/>
          <w:kern w:val="0"/>
          <w:sz w:val="22"/>
          <w:rPrChange w:id="4287"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288" w:author="Keis" w:date="2024-09-06T17:42: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4289" w:author="Keis" w:date="2024-09-06T17:42:00Z">
            <w:rPr>
              <w:rFonts w:ascii="Arial" w:eastAsia="나눔명조" w:hAnsi="Arial" w:cs="Arial"/>
              <w:color w:val="FF0000"/>
              <w:spacing w:val="-2"/>
              <w:kern w:val="0"/>
              <w:sz w:val="22"/>
            </w:rPr>
          </w:rPrChange>
        </w:rPr>
        <w:t xml:space="preserve"> </w:t>
      </w:r>
      <w:r w:rsidR="004A480D" w:rsidRPr="00706C18">
        <w:rPr>
          <w:rFonts w:ascii="Arial" w:eastAsia="나눔명조" w:hAnsi="Arial" w:cs="Arial"/>
          <w:spacing w:val="-2"/>
          <w:kern w:val="0"/>
          <w:sz w:val="22"/>
          <w:rPrChange w:id="4290" w:author="Keis" w:date="2024-09-06T17:42:00Z">
            <w:rPr>
              <w:rFonts w:ascii="Arial" w:eastAsia="나눔명조" w:hAnsi="Arial" w:cs="Arial"/>
              <w:color w:val="FF0000"/>
              <w:spacing w:val="-2"/>
              <w:kern w:val="0"/>
              <w:sz w:val="22"/>
            </w:rPr>
          </w:rPrChange>
        </w:rPr>
        <w:t>Communication skill and relationship with coworker</w:t>
      </w:r>
    </w:p>
    <w:p w14:paraId="24DBDA10" w14:textId="77777777" w:rsidR="007B7426" w:rsidRPr="00706C18" w:rsidRDefault="00B90D96" w:rsidP="00B90D96">
      <w:pPr>
        <w:spacing w:line="384" w:lineRule="auto"/>
        <w:textAlignment w:val="baseline"/>
        <w:rPr>
          <w:rFonts w:ascii="Arial" w:eastAsia="나눔명조" w:hAnsi="Arial" w:cs="Arial"/>
          <w:spacing w:val="-2"/>
          <w:kern w:val="0"/>
          <w:sz w:val="22"/>
          <w:rPrChange w:id="4291" w:author="Keis" w:date="2024-09-06T17:42:00Z">
            <w:rPr>
              <w:rFonts w:ascii="Arial" w:eastAsia="나눔명조" w:hAnsi="Arial" w:cs="Arial"/>
              <w:color w:val="FF0000"/>
              <w:spacing w:val="-2"/>
              <w:kern w:val="0"/>
              <w:sz w:val="22"/>
            </w:rPr>
          </w:rPrChange>
        </w:rPr>
      </w:pPr>
      <w:r w:rsidRPr="00706C18">
        <w:rPr>
          <w:rFonts w:ascii="굴림" w:eastAsia="굴림" w:hAnsi="굴림" w:cs="굴림" w:hint="eastAsia"/>
          <w:spacing w:val="-2"/>
          <w:kern w:val="0"/>
          <w:sz w:val="22"/>
          <w:rPrChange w:id="4292" w:author="Keis" w:date="2024-09-06T17:42: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4293" w:author="Keis" w:date="2024-09-06T17:42:00Z">
            <w:rPr>
              <w:rFonts w:ascii="Arial" w:eastAsia="나눔명조" w:hAnsi="Arial" w:cs="Arial"/>
              <w:color w:val="FF0000"/>
              <w:spacing w:val="-2"/>
              <w:kern w:val="0"/>
              <w:sz w:val="22"/>
            </w:rPr>
          </w:rPrChange>
        </w:rPr>
        <w:t xml:space="preserve"> </w:t>
      </w:r>
      <w:r w:rsidR="007B7426" w:rsidRPr="00706C18">
        <w:rPr>
          <w:rFonts w:ascii="Arial" w:eastAsia="나눔명조" w:hAnsi="Arial" w:cs="Arial"/>
          <w:spacing w:val="-2"/>
          <w:kern w:val="0"/>
          <w:sz w:val="22"/>
          <w:rPrChange w:id="4294" w:author="Keis" w:date="2024-09-06T17:42:00Z">
            <w:rPr>
              <w:rFonts w:ascii="Arial" w:eastAsia="나눔명조" w:hAnsi="Arial" w:cs="Arial"/>
              <w:color w:val="FF0000"/>
              <w:spacing w:val="-2"/>
              <w:kern w:val="0"/>
              <w:sz w:val="22"/>
            </w:rPr>
          </w:rPrChange>
        </w:rPr>
        <w:t>Attitude to occupation and general personality</w:t>
      </w:r>
    </w:p>
    <w:p w14:paraId="214957E1" w14:textId="77777777" w:rsidR="00B90D96" w:rsidRPr="00706C18" w:rsidRDefault="00B90D96" w:rsidP="00B90D96">
      <w:pPr>
        <w:spacing w:line="384" w:lineRule="auto"/>
        <w:textAlignment w:val="baseline"/>
        <w:rPr>
          <w:rFonts w:ascii="Arial" w:eastAsia="굴림" w:hAnsi="Arial" w:cs="Arial"/>
          <w:kern w:val="0"/>
          <w:sz w:val="22"/>
          <w:rPrChange w:id="4295"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296" w:author="Keis" w:date="2024-09-06T17:42: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4297" w:author="Keis" w:date="2024-09-06T17:42:00Z">
            <w:rPr>
              <w:rFonts w:ascii="Arial" w:eastAsia="나눔명조" w:hAnsi="Arial" w:cs="Arial"/>
              <w:color w:val="FF0000"/>
              <w:spacing w:val="-2"/>
              <w:kern w:val="0"/>
              <w:sz w:val="22"/>
            </w:rPr>
          </w:rPrChange>
        </w:rPr>
        <w:t xml:space="preserve"> </w:t>
      </w:r>
      <w:r w:rsidR="007B7426" w:rsidRPr="00706C18">
        <w:rPr>
          <w:rFonts w:ascii="Arial" w:eastAsia="나눔명조" w:hAnsi="Arial" w:cs="Arial"/>
          <w:spacing w:val="-2"/>
          <w:kern w:val="0"/>
          <w:sz w:val="22"/>
          <w:rPrChange w:id="4298" w:author="Keis" w:date="2024-09-06T17:42:00Z">
            <w:rPr>
              <w:rFonts w:ascii="Arial" w:eastAsia="나눔명조" w:hAnsi="Arial" w:cs="Arial"/>
              <w:color w:val="FF0000"/>
              <w:spacing w:val="-2"/>
              <w:kern w:val="0"/>
              <w:sz w:val="22"/>
            </w:rPr>
          </w:rPrChange>
        </w:rPr>
        <w:t>Others</w:t>
      </w:r>
      <w:r w:rsidRPr="00706C18">
        <w:rPr>
          <w:rFonts w:ascii="Arial" w:eastAsia="나눔명조" w:hAnsi="Arial" w:cs="Arial"/>
          <w:spacing w:val="-2"/>
          <w:kern w:val="0"/>
          <w:sz w:val="22"/>
          <w:rPrChange w:id="4299" w:author="Keis" w:date="2024-09-06T17:42:00Z">
            <w:rPr>
              <w:rFonts w:ascii="Arial" w:eastAsia="나눔명조" w:hAnsi="Arial" w:cs="Arial"/>
              <w:color w:val="FF0000"/>
              <w:spacing w:val="-2"/>
              <w:kern w:val="0"/>
              <w:sz w:val="22"/>
            </w:rPr>
          </w:rPrChange>
        </w:rPr>
        <w:t>(_____________________________________)</w:t>
      </w:r>
    </w:p>
    <w:p w14:paraId="15BD11D5" w14:textId="77777777" w:rsidR="00B90D96" w:rsidRPr="00706C18" w:rsidRDefault="00B90D96" w:rsidP="00B90D96">
      <w:pPr>
        <w:spacing w:line="384" w:lineRule="auto"/>
        <w:textAlignment w:val="baseline"/>
        <w:rPr>
          <w:rFonts w:ascii="Arial" w:eastAsia="굴림" w:hAnsi="Arial" w:cs="Arial"/>
          <w:spacing w:val="-2"/>
          <w:kern w:val="0"/>
          <w:sz w:val="22"/>
          <w:rPrChange w:id="4300" w:author="Keis" w:date="2024-09-06T17:42:00Z">
            <w:rPr>
              <w:rFonts w:ascii="Arial" w:eastAsia="굴림" w:hAnsi="Arial" w:cs="Arial"/>
              <w:color w:val="FF0000"/>
              <w:spacing w:val="-2"/>
              <w:kern w:val="0"/>
              <w:sz w:val="22"/>
            </w:rPr>
          </w:rPrChange>
        </w:rPr>
      </w:pPr>
    </w:p>
    <w:p w14:paraId="1161C99C" w14:textId="77777777" w:rsidR="0034281C" w:rsidRPr="00706C18" w:rsidRDefault="00B90D96" w:rsidP="00B90D96">
      <w:pPr>
        <w:spacing w:line="384" w:lineRule="auto"/>
        <w:textAlignment w:val="baseline"/>
        <w:rPr>
          <w:rFonts w:ascii="Arial" w:eastAsia="나눔명조" w:hAnsi="Arial" w:cs="Arial"/>
          <w:spacing w:val="-2"/>
          <w:kern w:val="0"/>
          <w:sz w:val="22"/>
          <w:rPrChange w:id="4301" w:author="Keis" w:date="2024-09-06T17:42:00Z">
            <w:rPr>
              <w:rFonts w:ascii="Arial" w:eastAsia="나눔명조" w:hAnsi="Arial" w:cs="Arial"/>
              <w:color w:val="FF0000"/>
              <w:spacing w:val="-2"/>
              <w:kern w:val="0"/>
              <w:sz w:val="22"/>
            </w:rPr>
          </w:rPrChange>
        </w:rPr>
      </w:pPr>
      <w:r w:rsidRPr="006751C9">
        <w:rPr>
          <w:rFonts w:ascii="Arial" w:eastAsia="나눔명조" w:hAnsi="Arial" w:cs="Arial"/>
          <w:spacing w:val="-2"/>
          <w:kern w:val="0"/>
          <w:sz w:val="22"/>
          <w:rPrChange w:id="4302" w:author="Keis" w:date="2024-09-13T17:25:00Z">
            <w:rPr>
              <w:rFonts w:ascii="Arial" w:eastAsia="나눔명조" w:hAnsi="Arial" w:cs="Arial"/>
              <w:b/>
              <w:bCs/>
              <w:color w:val="FF0000"/>
              <w:spacing w:val="-2"/>
              <w:kern w:val="0"/>
              <w:sz w:val="22"/>
            </w:rPr>
          </w:rPrChange>
        </w:rPr>
        <w:lastRenderedPageBreak/>
        <w:t>Dadd8a_33.</w:t>
      </w:r>
      <w:r w:rsidRPr="00706C18">
        <w:rPr>
          <w:rFonts w:ascii="Arial" w:eastAsia="나눔명조" w:hAnsi="Arial" w:cs="Arial"/>
          <w:b/>
          <w:bCs/>
          <w:spacing w:val="-2"/>
          <w:kern w:val="0"/>
          <w:sz w:val="22"/>
          <w:rPrChange w:id="4303" w:author="Keis" w:date="2024-09-06T17:42:00Z">
            <w:rPr>
              <w:rFonts w:ascii="Arial" w:eastAsia="나눔명조" w:hAnsi="Arial" w:cs="Arial"/>
              <w:b/>
              <w:bCs/>
              <w:color w:val="FF0000"/>
              <w:spacing w:val="-2"/>
              <w:kern w:val="0"/>
              <w:sz w:val="22"/>
            </w:rPr>
          </w:rPrChange>
        </w:rPr>
        <w:t xml:space="preserve"> </w:t>
      </w:r>
      <w:r w:rsidR="0034281C" w:rsidRPr="00706C18">
        <w:rPr>
          <w:rFonts w:ascii="Arial" w:eastAsia="나눔명조" w:hAnsi="Arial" w:cs="Arial"/>
          <w:spacing w:val="-2"/>
          <w:kern w:val="0"/>
          <w:sz w:val="22"/>
          <w:rPrChange w:id="4304" w:author="Keis" w:date="2024-09-06T17:42:00Z">
            <w:rPr>
              <w:rFonts w:ascii="Arial" w:eastAsia="나눔명조" w:hAnsi="Arial" w:cs="Arial"/>
              <w:color w:val="FF0000"/>
              <w:spacing w:val="-2"/>
              <w:kern w:val="0"/>
              <w:sz w:val="22"/>
            </w:rPr>
          </w:rPrChange>
        </w:rPr>
        <w:t xml:space="preserve">What do you think the most important professional education training program that need for re-employment? </w:t>
      </w:r>
    </w:p>
    <w:p w14:paraId="6F80261C" w14:textId="77777777" w:rsidR="00B90D96" w:rsidRPr="00706C18" w:rsidRDefault="00B90D96" w:rsidP="00B90D96">
      <w:pPr>
        <w:spacing w:line="384" w:lineRule="auto"/>
        <w:textAlignment w:val="baseline"/>
        <w:rPr>
          <w:rFonts w:ascii="Arial" w:eastAsia="굴림" w:hAnsi="Arial" w:cs="Arial"/>
          <w:kern w:val="0"/>
          <w:sz w:val="22"/>
          <w:rPrChange w:id="4305"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06"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307"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08" w:author="Keis" w:date="2024-09-06T17:42:00Z">
            <w:rPr>
              <w:rFonts w:ascii="Arial" w:eastAsia="나눔명조" w:hAnsi="Arial" w:cs="Arial"/>
              <w:color w:val="FF0000"/>
              <w:spacing w:val="-2"/>
              <w:kern w:val="0"/>
              <w:sz w:val="22"/>
            </w:rPr>
          </w:rPrChange>
        </w:rPr>
        <w:t>Course of management, accounting, administrative</w:t>
      </w:r>
    </w:p>
    <w:p w14:paraId="2242E21B" w14:textId="77777777" w:rsidR="00B90D96" w:rsidRPr="00706C18" w:rsidRDefault="00B90D96" w:rsidP="00B90D96">
      <w:pPr>
        <w:spacing w:line="384" w:lineRule="auto"/>
        <w:textAlignment w:val="baseline"/>
        <w:rPr>
          <w:rFonts w:ascii="Arial" w:eastAsia="굴림" w:hAnsi="Arial" w:cs="Arial"/>
          <w:kern w:val="0"/>
          <w:sz w:val="22"/>
          <w:rPrChange w:id="4309"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10" w:author="Keis" w:date="2024-09-06T17:42: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4311"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12" w:author="Keis" w:date="2024-09-06T17:42:00Z">
            <w:rPr>
              <w:rFonts w:ascii="Arial" w:eastAsia="나눔명조" w:hAnsi="Arial" w:cs="Arial"/>
              <w:color w:val="FF0000"/>
              <w:spacing w:val="-2"/>
              <w:kern w:val="0"/>
              <w:sz w:val="22"/>
            </w:rPr>
          </w:rPrChange>
        </w:rPr>
        <w:t>Course of agriculture, fishing</w:t>
      </w:r>
    </w:p>
    <w:p w14:paraId="7AE8E8DE" w14:textId="77777777" w:rsidR="00B90D96" w:rsidRPr="00706C18" w:rsidRDefault="00B90D96" w:rsidP="00B90D96">
      <w:pPr>
        <w:spacing w:line="384" w:lineRule="auto"/>
        <w:textAlignment w:val="baseline"/>
        <w:rPr>
          <w:rFonts w:ascii="Arial" w:eastAsia="굴림" w:hAnsi="Arial" w:cs="Arial"/>
          <w:kern w:val="0"/>
          <w:sz w:val="22"/>
          <w:rPrChange w:id="4313"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14" w:author="Keis" w:date="2024-09-06T17:42: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4315"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16" w:author="Keis" w:date="2024-09-06T17:42:00Z">
            <w:rPr>
              <w:rFonts w:ascii="Arial" w:eastAsia="나눔명조" w:hAnsi="Arial" w:cs="Arial"/>
              <w:color w:val="FF0000"/>
              <w:spacing w:val="-2"/>
              <w:kern w:val="0"/>
              <w:sz w:val="22"/>
            </w:rPr>
          </w:rPrChange>
        </w:rPr>
        <w:t>Course of social welfare, religion</w:t>
      </w:r>
    </w:p>
    <w:p w14:paraId="543A7C4A" w14:textId="77777777" w:rsidR="00B90D96" w:rsidRPr="00706C18" w:rsidRDefault="00B90D96" w:rsidP="00B90D96">
      <w:pPr>
        <w:spacing w:line="384" w:lineRule="auto"/>
        <w:textAlignment w:val="baseline"/>
        <w:rPr>
          <w:rFonts w:ascii="Arial" w:eastAsia="굴림" w:hAnsi="Arial" w:cs="Arial"/>
          <w:kern w:val="0"/>
          <w:sz w:val="22"/>
          <w:rPrChange w:id="4317"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18" w:author="Keis" w:date="2024-09-06T17:42: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4319"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20" w:author="Keis" w:date="2024-09-06T17:42:00Z">
            <w:rPr>
              <w:rFonts w:ascii="Arial" w:eastAsia="나눔명조" w:hAnsi="Arial" w:cs="Arial"/>
              <w:color w:val="FF0000"/>
              <w:spacing w:val="-2"/>
              <w:kern w:val="0"/>
              <w:sz w:val="22"/>
            </w:rPr>
          </w:rPrChange>
        </w:rPr>
        <w:t>Course of security, cleaning</w:t>
      </w:r>
      <w:r w:rsidRPr="00706C18">
        <w:rPr>
          <w:rFonts w:ascii="Arial" w:eastAsia="나눔명조" w:hAnsi="Arial" w:cs="Arial"/>
          <w:spacing w:val="-2"/>
          <w:kern w:val="0"/>
          <w:sz w:val="22"/>
          <w:rPrChange w:id="4321" w:author="Keis" w:date="2024-09-06T17:42:00Z">
            <w:rPr>
              <w:rFonts w:ascii="Arial" w:eastAsia="나눔명조" w:hAnsi="Arial" w:cs="Arial"/>
              <w:color w:val="FF0000"/>
              <w:spacing w:val="-2"/>
              <w:kern w:val="0"/>
              <w:sz w:val="22"/>
            </w:rPr>
          </w:rPrChange>
        </w:rPr>
        <w:t xml:space="preserve"> </w:t>
      </w:r>
    </w:p>
    <w:p w14:paraId="62BF1599" w14:textId="77777777" w:rsidR="00B90D96" w:rsidRPr="00706C18" w:rsidRDefault="00B90D96" w:rsidP="00B90D96">
      <w:pPr>
        <w:spacing w:line="384" w:lineRule="auto"/>
        <w:textAlignment w:val="baseline"/>
        <w:rPr>
          <w:rFonts w:ascii="Arial" w:eastAsia="굴림" w:hAnsi="Arial" w:cs="Arial"/>
          <w:kern w:val="0"/>
          <w:sz w:val="22"/>
          <w:rPrChange w:id="4322"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23" w:author="Keis" w:date="2024-09-06T17:42: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4324"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25" w:author="Keis" w:date="2024-09-06T17:42:00Z">
            <w:rPr>
              <w:rFonts w:ascii="Arial" w:eastAsia="나눔명조" w:hAnsi="Arial" w:cs="Arial"/>
              <w:color w:val="FF0000"/>
              <w:spacing w:val="-2"/>
              <w:kern w:val="0"/>
              <w:sz w:val="22"/>
            </w:rPr>
          </w:rPrChange>
        </w:rPr>
        <w:t>Course of skill</w:t>
      </w:r>
    </w:p>
    <w:p w14:paraId="57AC6BF1" w14:textId="77777777" w:rsidR="00B90D96" w:rsidRPr="00706C18" w:rsidRDefault="00B90D96" w:rsidP="00B90D96">
      <w:pPr>
        <w:spacing w:line="384" w:lineRule="auto"/>
        <w:textAlignment w:val="baseline"/>
        <w:rPr>
          <w:rFonts w:ascii="Arial" w:eastAsia="굴림" w:hAnsi="Arial" w:cs="Arial"/>
          <w:kern w:val="0"/>
          <w:sz w:val="22"/>
          <w:rPrChange w:id="4326"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27" w:author="Keis" w:date="2024-09-06T17:42:00Z">
            <w:rPr>
              <w:rFonts w:ascii="굴림" w:eastAsia="굴림" w:hAnsi="굴림" w:cs="굴림" w:hint="eastAsia"/>
              <w:color w:val="FF0000"/>
              <w:spacing w:val="-2"/>
              <w:kern w:val="0"/>
              <w:sz w:val="22"/>
            </w:rPr>
          </w:rPrChange>
        </w:rPr>
        <w:t>⑥</w:t>
      </w:r>
      <w:r w:rsidRPr="00706C18">
        <w:rPr>
          <w:rFonts w:ascii="Arial" w:eastAsia="나눔명조" w:hAnsi="Arial" w:cs="Arial"/>
          <w:spacing w:val="-2"/>
          <w:kern w:val="0"/>
          <w:sz w:val="22"/>
          <w:rPrChange w:id="4328"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29" w:author="Keis" w:date="2024-09-06T17:42:00Z">
            <w:rPr>
              <w:rFonts w:ascii="Arial" w:eastAsia="나눔명조" w:hAnsi="Arial" w:cs="Arial"/>
              <w:color w:val="FF0000"/>
              <w:spacing w:val="-2"/>
              <w:kern w:val="0"/>
              <w:sz w:val="22"/>
            </w:rPr>
          </w:rPrChange>
        </w:rPr>
        <w:t>Others</w:t>
      </w:r>
      <w:r w:rsidRPr="00706C18">
        <w:rPr>
          <w:rFonts w:ascii="Arial" w:eastAsia="나눔명조" w:hAnsi="Arial" w:cs="Arial"/>
          <w:spacing w:val="-2"/>
          <w:kern w:val="0"/>
          <w:sz w:val="22"/>
          <w:rPrChange w:id="4330" w:author="Keis" w:date="2024-09-06T17:42:00Z">
            <w:rPr>
              <w:rFonts w:ascii="Arial" w:eastAsia="나눔명조" w:hAnsi="Arial" w:cs="Arial"/>
              <w:color w:val="FF0000"/>
              <w:spacing w:val="-2"/>
              <w:kern w:val="0"/>
              <w:sz w:val="22"/>
            </w:rPr>
          </w:rPrChange>
        </w:rPr>
        <w:t>(_____________________________________)</w:t>
      </w:r>
    </w:p>
    <w:p w14:paraId="0CB5E2D5" w14:textId="77777777" w:rsidR="00B90D96" w:rsidRPr="00706C18" w:rsidRDefault="00B90D96" w:rsidP="00B90D96">
      <w:pPr>
        <w:spacing w:line="384" w:lineRule="auto"/>
        <w:textAlignment w:val="baseline"/>
        <w:rPr>
          <w:rFonts w:ascii="Arial" w:eastAsia="굴림" w:hAnsi="Arial" w:cs="Arial"/>
          <w:spacing w:val="-2"/>
          <w:kern w:val="0"/>
          <w:sz w:val="22"/>
          <w:rPrChange w:id="4331" w:author="Keis" w:date="2024-09-06T17:42:00Z">
            <w:rPr>
              <w:rFonts w:ascii="Arial" w:eastAsia="굴림" w:hAnsi="Arial" w:cs="Arial"/>
              <w:color w:val="FF0000"/>
              <w:spacing w:val="-2"/>
              <w:kern w:val="0"/>
              <w:sz w:val="22"/>
            </w:rPr>
          </w:rPrChange>
        </w:rPr>
      </w:pPr>
    </w:p>
    <w:p w14:paraId="38CBB688" w14:textId="77777777" w:rsidR="00B90D96" w:rsidRPr="00706C18" w:rsidRDefault="00B90D96" w:rsidP="00B90D96">
      <w:pPr>
        <w:spacing w:line="384" w:lineRule="auto"/>
        <w:textAlignment w:val="baseline"/>
        <w:rPr>
          <w:rFonts w:ascii="Arial" w:eastAsia="굴림" w:hAnsi="Arial" w:cs="Arial"/>
          <w:spacing w:val="-2"/>
          <w:kern w:val="0"/>
          <w:sz w:val="22"/>
          <w:rPrChange w:id="4332" w:author="Keis" w:date="2024-09-06T17:42: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4333" w:author="Keis" w:date="2024-09-13T17:25:00Z">
            <w:rPr>
              <w:rFonts w:ascii="Arial" w:eastAsia="나눔명조" w:hAnsi="Arial" w:cs="Arial"/>
              <w:b/>
              <w:bCs/>
              <w:color w:val="FF0000"/>
              <w:spacing w:val="-2"/>
              <w:kern w:val="0"/>
              <w:sz w:val="22"/>
            </w:rPr>
          </w:rPrChange>
        </w:rPr>
        <w:t>Dadd8a_34.</w:t>
      </w:r>
      <w:r w:rsidRPr="00706C18">
        <w:rPr>
          <w:rFonts w:ascii="Arial" w:eastAsia="나눔명조" w:hAnsi="Arial" w:cs="Arial"/>
          <w:spacing w:val="-2"/>
          <w:kern w:val="0"/>
          <w:sz w:val="22"/>
          <w:rPrChange w:id="4334" w:author="Keis" w:date="2024-09-06T17:42:00Z">
            <w:rPr>
              <w:rFonts w:ascii="Arial" w:eastAsia="나눔명조" w:hAnsi="Arial" w:cs="Arial"/>
              <w:color w:val="FF0000"/>
              <w:spacing w:val="-2"/>
              <w:kern w:val="0"/>
              <w:sz w:val="22"/>
            </w:rPr>
          </w:rPrChange>
        </w:rPr>
        <w:t xml:space="preserve"> </w:t>
      </w:r>
      <w:r w:rsidR="0034281C" w:rsidRPr="00706C18">
        <w:rPr>
          <w:rFonts w:ascii="Arial" w:eastAsia="나눔명조" w:hAnsi="Arial" w:cs="Arial"/>
          <w:spacing w:val="-2"/>
          <w:kern w:val="0"/>
          <w:sz w:val="22"/>
          <w:rPrChange w:id="4335" w:author="Keis" w:date="2024-09-06T17:42:00Z">
            <w:rPr>
              <w:rFonts w:ascii="Arial" w:eastAsia="나눔명조" w:hAnsi="Arial" w:cs="Arial"/>
              <w:color w:val="FF0000"/>
              <w:spacing w:val="-2"/>
              <w:kern w:val="0"/>
              <w:sz w:val="22"/>
            </w:rPr>
          </w:rPrChange>
        </w:rPr>
        <w:t>How long do you think the period of re-employment education and training is appropriate</w:t>
      </w:r>
      <w:r w:rsidRPr="00706C18">
        <w:rPr>
          <w:rFonts w:ascii="Arial" w:eastAsia="나눔명조" w:hAnsi="Arial" w:cs="Arial"/>
          <w:spacing w:val="-2"/>
          <w:kern w:val="0"/>
          <w:sz w:val="22"/>
          <w:rPrChange w:id="4336" w:author="Keis" w:date="2024-09-06T17:42:00Z">
            <w:rPr>
              <w:rFonts w:ascii="Arial" w:eastAsia="나눔명조" w:hAnsi="Arial" w:cs="Arial"/>
              <w:color w:val="FF0000"/>
              <w:spacing w:val="-2"/>
              <w:kern w:val="0"/>
              <w:sz w:val="22"/>
            </w:rPr>
          </w:rPrChange>
        </w:rPr>
        <w:t>?</w:t>
      </w:r>
    </w:p>
    <w:p w14:paraId="7A265F3C" w14:textId="77777777" w:rsidR="00B90D96" w:rsidRPr="00706C18" w:rsidRDefault="00B90D96" w:rsidP="00B90D96">
      <w:pPr>
        <w:spacing w:line="384" w:lineRule="auto"/>
        <w:textAlignment w:val="baseline"/>
        <w:rPr>
          <w:rFonts w:ascii="Arial" w:eastAsia="굴림" w:hAnsi="Arial" w:cs="Arial"/>
          <w:kern w:val="0"/>
          <w:sz w:val="22"/>
          <w:rPrChange w:id="4337" w:author="Keis" w:date="2024-09-06T17:42:00Z">
            <w:rPr>
              <w:rFonts w:ascii="Arial" w:eastAsia="굴림" w:hAnsi="Arial" w:cs="Arial"/>
              <w:color w:val="000000"/>
              <w:kern w:val="0"/>
              <w:sz w:val="22"/>
            </w:rPr>
          </w:rPrChange>
        </w:rPr>
      </w:pPr>
      <w:r w:rsidRPr="00706C18">
        <w:rPr>
          <w:rFonts w:ascii="Arial" w:eastAsia="나눔명조" w:hAnsi="Arial" w:cs="Arial"/>
          <w:spacing w:val="-2"/>
          <w:kern w:val="0"/>
          <w:sz w:val="22"/>
          <w:rPrChange w:id="4338" w:author="Keis" w:date="2024-09-06T17:42:00Z">
            <w:rPr>
              <w:rFonts w:ascii="Arial" w:eastAsia="나눔명조" w:hAnsi="Arial" w:cs="Arial"/>
              <w:color w:val="FF0000"/>
              <w:spacing w:val="-2"/>
              <w:kern w:val="0"/>
              <w:sz w:val="22"/>
            </w:rPr>
          </w:rPrChange>
        </w:rPr>
        <w:t>__________</w:t>
      </w:r>
      <w:r w:rsidR="00A273CF" w:rsidRPr="00706C18">
        <w:rPr>
          <w:rFonts w:ascii="Arial" w:eastAsia="나눔명조" w:hAnsi="Arial" w:cs="Arial"/>
          <w:spacing w:val="-2"/>
          <w:kern w:val="0"/>
          <w:sz w:val="22"/>
          <w:rPrChange w:id="4339" w:author="Keis" w:date="2024-09-06T17:42:00Z">
            <w:rPr>
              <w:rFonts w:ascii="Arial" w:eastAsia="나눔명조" w:hAnsi="Arial" w:cs="Arial"/>
              <w:color w:val="FF0000"/>
              <w:spacing w:val="-2"/>
              <w:kern w:val="0"/>
              <w:sz w:val="22"/>
            </w:rPr>
          </w:rPrChange>
        </w:rPr>
        <w:t>day</w:t>
      </w:r>
      <w:r w:rsidR="00E44579" w:rsidRPr="00706C18">
        <w:rPr>
          <w:rFonts w:ascii="Arial" w:eastAsia="나눔명조" w:hAnsi="Arial" w:cs="Arial"/>
          <w:spacing w:val="-2"/>
          <w:kern w:val="0"/>
          <w:sz w:val="22"/>
          <w:rPrChange w:id="4340" w:author="Keis" w:date="2024-09-06T17:42:00Z">
            <w:rPr>
              <w:rFonts w:ascii="Arial" w:eastAsia="나눔명조" w:hAnsi="Arial" w:cs="Arial"/>
              <w:color w:val="FF0000"/>
              <w:spacing w:val="-2"/>
              <w:kern w:val="0"/>
              <w:sz w:val="22"/>
            </w:rPr>
          </w:rPrChange>
        </w:rPr>
        <w:t>s</w:t>
      </w:r>
    </w:p>
    <w:p w14:paraId="2D208D37" w14:textId="77777777" w:rsidR="00B90D96" w:rsidRPr="00706C18" w:rsidRDefault="00B90D96" w:rsidP="00B90D96">
      <w:pPr>
        <w:spacing w:line="384" w:lineRule="auto"/>
        <w:textAlignment w:val="baseline"/>
        <w:rPr>
          <w:rFonts w:ascii="Arial" w:eastAsia="굴림" w:hAnsi="Arial" w:cs="Arial"/>
          <w:spacing w:val="-2"/>
          <w:kern w:val="0"/>
          <w:sz w:val="22"/>
          <w:rPrChange w:id="4341" w:author="Keis" w:date="2024-09-06T17:42:00Z">
            <w:rPr>
              <w:rFonts w:ascii="Arial" w:eastAsia="굴림" w:hAnsi="Arial" w:cs="Arial"/>
              <w:color w:val="FF0000"/>
              <w:spacing w:val="-2"/>
              <w:kern w:val="0"/>
              <w:sz w:val="22"/>
            </w:rPr>
          </w:rPrChange>
        </w:rPr>
      </w:pPr>
    </w:p>
    <w:p w14:paraId="54D639BE" w14:textId="77777777" w:rsidR="00B90D96" w:rsidRPr="00706C18" w:rsidRDefault="00B90D96" w:rsidP="00B90D96">
      <w:pPr>
        <w:spacing w:line="384" w:lineRule="auto"/>
        <w:textAlignment w:val="baseline"/>
        <w:rPr>
          <w:rFonts w:ascii="Arial" w:eastAsia="굴림" w:hAnsi="Arial" w:cs="Arial"/>
          <w:spacing w:val="-2"/>
          <w:kern w:val="0"/>
          <w:sz w:val="22"/>
          <w:rPrChange w:id="4342" w:author="Keis" w:date="2024-09-06T17:42: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4343" w:author="Keis" w:date="2024-09-13T17:25:00Z">
            <w:rPr>
              <w:rFonts w:ascii="Arial" w:eastAsia="나눔명조" w:hAnsi="Arial" w:cs="Arial"/>
              <w:b/>
              <w:bCs/>
              <w:color w:val="FF0000"/>
              <w:spacing w:val="-2"/>
              <w:kern w:val="0"/>
              <w:sz w:val="22"/>
            </w:rPr>
          </w:rPrChange>
        </w:rPr>
        <w:t>Dadd8a_35.</w:t>
      </w:r>
      <w:r w:rsidRPr="00706C18">
        <w:rPr>
          <w:rFonts w:ascii="Arial" w:eastAsia="나눔명조" w:hAnsi="Arial" w:cs="Arial"/>
          <w:b/>
          <w:bCs/>
          <w:spacing w:val="-2"/>
          <w:kern w:val="0"/>
          <w:sz w:val="22"/>
          <w:rPrChange w:id="4344" w:author="Keis" w:date="2024-09-06T17:42:00Z">
            <w:rPr>
              <w:rFonts w:ascii="Arial" w:eastAsia="나눔명조" w:hAnsi="Arial" w:cs="Arial"/>
              <w:b/>
              <w:bCs/>
              <w:color w:val="FF0000"/>
              <w:spacing w:val="-2"/>
              <w:kern w:val="0"/>
              <w:sz w:val="22"/>
            </w:rPr>
          </w:rPrChange>
        </w:rPr>
        <w:t xml:space="preserve"> </w:t>
      </w:r>
      <w:r w:rsidR="0034281C" w:rsidRPr="00706C18">
        <w:rPr>
          <w:rFonts w:ascii="Arial" w:eastAsia="나눔명조" w:hAnsi="Arial" w:cs="Arial"/>
          <w:spacing w:val="-4"/>
          <w:kern w:val="0"/>
          <w:sz w:val="22"/>
          <w:rPrChange w:id="4345" w:author="Keis" w:date="2024-09-06T17:42:00Z">
            <w:rPr>
              <w:rFonts w:ascii="Arial" w:eastAsia="나눔명조" w:hAnsi="Arial" w:cs="Arial"/>
              <w:color w:val="FF0000"/>
              <w:spacing w:val="-4"/>
              <w:kern w:val="0"/>
              <w:sz w:val="22"/>
            </w:rPr>
          </w:rPrChange>
        </w:rPr>
        <w:t>In the case of re-employment training how much training time per session do you think is appropriate?</w:t>
      </w:r>
    </w:p>
    <w:p w14:paraId="397201CB" w14:textId="77777777" w:rsidR="00B90D96" w:rsidRPr="00706C18" w:rsidRDefault="00B90D96" w:rsidP="00B90D96">
      <w:pPr>
        <w:spacing w:line="384" w:lineRule="auto"/>
        <w:textAlignment w:val="baseline"/>
        <w:rPr>
          <w:rFonts w:ascii="Arial" w:eastAsia="굴림" w:hAnsi="Arial" w:cs="Arial"/>
          <w:kern w:val="0"/>
          <w:sz w:val="22"/>
          <w:rPrChange w:id="4346"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47" w:author="Keis" w:date="2024-09-06T17:42: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4348" w:author="Keis" w:date="2024-09-06T17:42: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4349" w:author="Keis" w:date="2024-09-06T17:42:00Z">
            <w:rPr>
              <w:rFonts w:ascii="Arial" w:eastAsia="나눔명조" w:hAnsi="Arial" w:cs="Arial"/>
              <w:color w:val="FF0000"/>
              <w:spacing w:val="-2"/>
              <w:kern w:val="0"/>
              <w:sz w:val="22"/>
            </w:rPr>
          </w:rPrChange>
        </w:rPr>
        <w:t>one hour</w:t>
      </w:r>
      <w:r w:rsidRPr="00706C18">
        <w:rPr>
          <w:rFonts w:ascii="Arial" w:eastAsia="굴림" w:hAnsi="Arial" w:cs="Arial"/>
          <w:kern w:val="0"/>
          <w:sz w:val="22"/>
          <w:rPrChange w:id="4350"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51"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52" w:author="Keis" w:date="2024-09-06T17:42:00Z">
            <w:rPr>
              <w:rFonts w:ascii="Arial" w:eastAsia="굴림" w:hAnsi="Arial" w:cs="Arial"/>
              <w:color w:val="000000"/>
              <w:kern w:val="0"/>
              <w:sz w:val="22"/>
            </w:rPr>
          </w:rPrChange>
        </w:rPr>
        <w:tab/>
      </w:r>
    </w:p>
    <w:p w14:paraId="65BBA56E" w14:textId="77777777" w:rsidR="00B90D96" w:rsidRPr="00706C18" w:rsidRDefault="00B90D96" w:rsidP="00B90D96">
      <w:pPr>
        <w:spacing w:line="384" w:lineRule="auto"/>
        <w:textAlignment w:val="baseline"/>
        <w:rPr>
          <w:rFonts w:ascii="Arial" w:eastAsia="굴림" w:hAnsi="Arial" w:cs="Arial"/>
          <w:kern w:val="0"/>
          <w:sz w:val="22"/>
          <w:rPrChange w:id="4353"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54" w:author="Keis" w:date="2024-09-06T17:42: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4355" w:author="Keis" w:date="2024-09-06T17:42: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4356" w:author="Keis" w:date="2024-09-06T17:42:00Z">
            <w:rPr>
              <w:rFonts w:ascii="Arial" w:eastAsia="나눔명조" w:hAnsi="Arial" w:cs="Arial"/>
              <w:color w:val="FF0000"/>
              <w:spacing w:val="-2"/>
              <w:kern w:val="0"/>
              <w:sz w:val="22"/>
            </w:rPr>
          </w:rPrChange>
        </w:rPr>
        <w:t>two hours</w:t>
      </w:r>
      <w:r w:rsidRPr="00706C18">
        <w:rPr>
          <w:rFonts w:ascii="Arial" w:eastAsia="나눔명조" w:hAnsi="Arial" w:cs="Arial"/>
          <w:spacing w:val="-2"/>
          <w:kern w:val="0"/>
          <w:sz w:val="22"/>
          <w:rPrChange w:id="4357" w:author="Keis" w:date="2024-09-06T17:42:00Z">
            <w:rPr>
              <w:rFonts w:ascii="Arial" w:eastAsia="나눔명조" w:hAnsi="Arial" w:cs="Arial"/>
              <w:color w:val="FF0000"/>
              <w:spacing w:val="-2"/>
              <w:kern w:val="0"/>
              <w:sz w:val="22"/>
            </w:rPr>
          </w:rPrChange>
        </w:rPr>
        <w:t xml:space="preserve"> </w:t>
      </w:r>
      <w:r w:rsidRPr="00706C18">
        <w:rPr>
          <w:rFonts w:ascii="Arial" w:eastAsia="굴림" w:hAnsi="Arial" w:cs="Arial"/>
          <w:kern w:val="0"/>
          <w:sz w:val="22"/>
          <w:rPrChange w:id="4358"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59"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60" w:author="Keis" w:date="2024-09-06T17:42:00Z">
            <w:rPr>
              <w:rFonts w:ascii="Arial" w:eastAsia="굴림" w:hAnsi="Arial" w:cs="Arial"/>
              <w:color w:val="000000"/>
              <w:kern w:val="0"/>
              <w:sz w:val="22"/>
            </w:rPr>
          </w:rPrChange>
        </w:rPr>
        <w:tab/>
      </w:r>
    </w:p>
    <w:p w14:paraId="6AC6613F" w14:textId="77777777" w:rsidR="00B90D96" w:rsidRPr="00706C18" w:rsidRDefault="00B90D96" w:rsidP="00B90D96">
      <w:pPr>
        <w:spacing w:line="384" w:lineRule="auto"/>
        <w:textAlignment w:val="baseline"/>
        <w:rPr>
          <w:rFonts w:ascii="Arial" w:eastAsia="굴림" w:hAnsi="Arial" w:cs="Arial"/>
          <w:kern w:val="0"/>
          <w:sz w:val="22"/>
          <w:rPrChange w:id="4361"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62" w:author="Keis" w:date="2024-09-06T17:42: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4363" w:author="Keis" w:date="2024-09-06T17:42: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4364" w:author="Keis" w:date="2024-09-06T17:42:00Z">
            <w:rPr>
              <w:rFonts w:ascii="Arial" w:eastAsia="나눔명조" w:hAnsi="Arial" w:cs="Arial"/>
              <w:color w:val="FF0000"/>
              <w:spacing w:val="-2"/>
              <w:kern w:val="0"/>
              <w:sz w:val="22"/>
            </w:rPr>
          </w:rPrChange>
        </w:rPr>
        <w:t>three hours</w:t>
      </w:r>
    </w:p>
    <w:p w14:paraId="578DAA7E" w14:textId="77777777" w:rsidR="00B90D96" w:rsidRPr="00706C18" w:rsidRDefault="00B90D96" w:rsidP="00B90D96">
      <w:pPr>
        <w:spacing w:line="384" w:lineRule="auto"/>
        <w:textAlignment w:val="baseline"/>
        <w:rPr>
          <w:rFonts w:ascii="Arial" w:eastAsia="굴림" w:hAnsi="Arial" w:cs="Arial"/>
          <w:kern w:val="0"/>
          <w:sz w:val="22"/>
          <w:rPrChange w:id="4365"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66" w:author="Keis" w:date="2024-09-06T17:42: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4367" w:author="Keis" w:date="2024-09-06T17:42: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4368" w:author="Keis" w:date="2024-09-06T17:42:00Z">
            <w:rPr>
              <w:rFonts w:ascii="Arial" w:eastAsia="나눔명조" w:hAnsi="Arial" w:cs="Arial"/>
              <w:color w:val="FF0000"/>
              <w:spacing w:val="-2"/>
              <w:kern w:val="0"/>
              <w:sz w:val="22"/>
            </w:rPr>
          </w:rPrChange>
        </w:rPr>
        <w:t>four to six hours</w:t>
      </w:r>
      <w:r w:rsidRPr="00706C18">
        <w:rPr>
          <w:rFonts w:ascii="Arial" w:eastAsia="나눔명조" w:hAnsi="Arial" w:cs="Arial"/>
          <w:spacing w:val="-2"/>
          <w:kern w:val="0"/>
          <w:sz w:val="22"/>
          <w:rPrChange w:id="4369" w:author="Keis" w:date="2024-09-06T17:42:00Z">
            <w:rPr>
              <w:rFonts w:ascii="Arial" w:eastAsia="나눔명조" w:hAnsi="Arial" w:cs="Arial"/>
              <w:color w:val="FF0000"/>
              <w:spacing w:val="-2"/>
              <w:kern w:val="0"/>
              <w:sz w:val="22"/>
            </w:rPr>
          </w:rPrChange>
        </w:rPr>
        <w:t xml:space="preserve"> </w:t>
      </w:r>
      <w:r w:rsidRPr="00706C18">
        <w:rPr>
          <w:rFonts w:ascii="Arial" w:eastAsia="굴림" w:hAnsi="Arial" w:cs="Arial"/>
          <w:kern w:val="0"/>
          <w:sz w:val="22"/>
          <w:rPrChange w:id="4370"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71" w:author="Keis" w:date="2024-09-06T17:42:00Z">
            <w:rPr>
              <w:rFonts w:ascii="Arial" w:eastAsia="굴림" w:hAnsi="Arial" w:cs="Arial"/>
              <w:color w:val="000000"/>
              <w:kern w:val="0"/>
              <w:sz w:val="22"/>
            </w:rPr>
          </w:rPrChange>
        </w:rPr>
        <w:tab/>
      </w:r>
      <w:r w:rsidRPr="00706C18">
        <w:rPr>
          <w:rFonts w:ascii="Arial" w:eastAsia="굴림" w:hAnsi="Arial" w:cs="Arial"/>
          <w:kern w:val="0"/>
          <w:sz w:val="22"/>
          <w:rPrChange w:id="4372" w:author="Keis" w:date="2024-09-06T17:42:00Z">
            <w:rPr>
              <w:rFonts w:ascii="Arial" w:eastAsia="굴림" w:hAnsi="Arial" w:cs="Arial"/>
              <w:color w:val="000000"/>
              <w:kern w:val="0"/>
              <w:sz w:val="22"/>
            </w:rPr>
          </w:rPrChange>
        </w:rPr>
        <w:tab/>
      </w:r>
    </w:p>
    <w:p w14:paraId="70D2804F" w14:textId="77777777" w:rsidR="00B90D96" w:rsidRPr="00706C18" w:rsidRDefault="00B90D96" w:rsidP="00B90D96">
      <w:pPr>
        <w:spacing w:line="384" w:lineRule="auto"/>
        <w:textAlignment w:val="baseline"/>
        <w:rPr>
          <w:rFonts w:ascii="Arial" w:eastAsia="굴림" w:hAnsi="Arial" w:cs="Arial"/>
          <w:kern w:val="0"/>
          <w:sz w:val="22"/>
          <w:rPrChange w:id="4373" w:author="Keis" w:date="2024-09-06T17:42: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4374" w:author="Keis" w:date="2024-09-06T17:42: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4375" w:author="Keis" w:date="2024-09-06T17:42:00Z">
            <w:rPr>
              <w:rFonts w:ascii="Arial" w:eastAsia="나눔명조" w:hAnsi="Arial" w:cs="Arial"/>
              <w:color w:val="FF0000"/>
              <w:spacing w:val="-2"/>
              <w:kern w:val="0"/>
              <w:sz w:val="22"/>
            </w:rPr>
          </w:rPrChange>
        </w:rPr>
        <w:t xml:space="preserve"> </w:t>
      </w:r>
      <w:r w:rsidR="00C12584" w:rsidRPr="00706C18">
        <w:rPr>
          <w:rFonts w:ascii="Arial" w:eastAsia="나눔명조" w:hAnsi="Arial" w:cs="Arial"/>
          <w:spacing w:val="-2"/>
          <w:kern w:val="0"/>
          <w:sz w:val="22"/>
          <w:rPrChange w:id="4376" w:author="Keis" w:date="2024-09-06T17:42:00Z">
            <w:rPr>
              <w:rFonts w:ascii="Arial" w:eastAsia="나눔명조" w:hAnsi="Arial" w:cs="Arial"/>
              <w:color w:val="FF0000"/>
              <w:spacing w:val="-2"/>
              <w:kern w:val="0"/>
              <w:sz w:val="22"/>
            </w:rPr>
          </w:rPrChange>
        </w:rPr>
        <w:t>over six hours</w:t>
      </w:r>
    </w:p>
    <w:p w14:paraId="56913D0D" w14:textId="77777777" w:rsidR="00B90D96" w:rsidRPr="004E0172" w:rsidRDefault="00B90D96" w:rsidP="00B90D96">
      <w:pPr>
        <w:spacing w:line="384" w:lineRule="auto"/>
        <w:textAlignment w:val="baseline"/>
        <w:rPr>
          <w:rFonts w:ascii="Arial" w:eastAsia="굴림" w:hAnsi="Arial" w:cs="Arial"/>
          <w:spacing w:val="-2"/>
          <w:kern w:val="0"/>
          <w:sz w:val="22"/>
          <w:rPrChange w:id="4377" w:author="Keis" w:date="2024-09-19T08:56:00Z">
            <w:rPr>
              <w:rFonts w:ascii="Arial" w:eastAsia="굴림" w:hAnsi="Arial" w:cs="Arial"/>
              <w:color w:val="000000"/>
              <w:spacing w:val="-2"/>
              <w:kern w:val="0"/>
              <w:sz w:val="22"/>
            </w:rPr>
          </w:rPrChange>
        </w:rPr>
      </w:pPr>
      <w:r w:rsidRPr="004E0172">
        <w:rPr>
          <w:rFonts w:ascii="Arial" w:eastAsia="나눔명조" w:hAnsi="Arial" w:cs="Arial" w:hint="eastAsia"/>
          <w:spacing w:val="-2"/>
          <w:kern w:val="0"/>
          <w:sz w:val="22"/>
          <w:rPrChange w:id="4378" w:author="Keis" w:date="2024-09-19T08:56: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4379" w:author="Keis" w:date="2024-09-19T08:56:00Z">
            <w:rPr>
              <w:rFonts w:ascii="Arial" w:eastAsia="나눔명조" w:hAnsi="Arial" w:cs="Arial"/>
              <w:b/>
              <w:bCs/>
              <w:color w:val="FF0000"/>
              <w:spacing w:val="-2"/>
              <w:kern w:val="0"/>
              <w:sz w:val="22"/>
            </w:rPr>
          </w:rPrChange>
        </w:rPr>
        <w:t xml:space="preserve"> D185</w:t>
      </w:r>
    </w:p>
    <w:p w14:paraId="1CDFFA5C" w14:textId="77777777" w:rsidR="00C24E7D" w:rsidRPr="00706C18" w:rsidRDefault="00C24E7D" w:rsidP="008E136D">
      <w:pPr>
        <w:pStyle w:val="a6"/>
        <w:wordWrap/>
        <w:spacing w:line="276" w:lineRule="auto"/>
        <w:ind w:leftChars="0"/>
        <w:rPr>
          <w:rFonts w:ascii="Arial" w:eastAsia="굴림" w:hAnsi="Arial" w:cs="Arial"/>
          <w:b/>
          <w:sz w:val="22"/>
        </w:rPr>
      </w:pPr>
    </w:p>
    <w:p w14:paraId="57945EB5" w14:textId="77777777" w:rsidR="00C24E7D" w:rsidRPr="00706C18" w:rsidRDefault="00C24E7D" w:rsidP="00C24E7D">
      <w:pPr>
        <w:wordWrap/>
        <w:adjustRightInd w:val="0"/>
        <w:spacing w:line="360" w:lineRule="auto"/>
        <w:rPr>
          <w:rFonts w:ascii="Arial" w:eastAsia="굴림" w:hAnsi="Arial" w:cs="Arial"/>
          <w:sz w:val="22"/>
        </w:rPr>
      </w:pPr>
      <w:r w:rsidRPr="00706C18">
        <w:rPr>
          <w:rFonts w:ascii="Arial" w:eastAsia="굴림" w:hAnsi="Arial" w:cs="Arial"/>
          <w:sz w:val="22"/>
        </w:rPr>
        <w:t>D185. [IWER: How often did R receive assistance in answering section D-EMPLOYMENT?]</w:t>
      </w:r>
    </w:p>
    <w:p w14:paraId="720223F0" w14:textId="77777777" w:rsidR="00C24E7D" w:rsidRPr="00706C18" w:rsidRDefault="00C24E7D" w:rsidP="00D12299">
      <w:pPr>
        <w:pStyle w:val="a6"/>
        <w:numPr>
          <w:ilvl w:val="0"/>
          <w:numId w:val="1289"/>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Never </w:t>
      </w:r>
      <w:r w:rsidRPr="00706C18">
        <w:rPr>
          <w:rFonts w:ascii="Arial" w:eastAsia="굴림" w:hAnsi="Arial" w:cs="Arial"/>
          <w:sz w:val="22"/>
        </w:rPr>
        <w:tab/>
      </w:r>
      <w:r w:rsidRPr="00706C18">
        <w:rPr>
          <w:rFonts w:ascii="Arial" w:eastAsia="굴림" w:hAnsi="Arial" w:cs="Arial"/>
          <w:sz w:val="22"/>
        </w:rPr>
        <w:tab/>
      </w:r>
      <w:r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DC515.</w:t>
      </w:r>
    </w:p>
    <w:p w14:paraId="57299463" w14:textId="77777777" w:rsidR="00C24E7D" w:rsidRPr="00706C18" w:rsidRDefault="00C24E7D" w:rsidP="00D12299">
      <w:pPr>
        <w:pStyle w:val="a6"/>
        <w:numPr>
          <w:ilvl w:val="0"/>
          <w:numId w:val="1289"/>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A few times </w:t>
      </w:r>
      <w:r w:rsidRPr="00706C18">
        <w:rPr>
          <w:rFonts w:ascii="Arial" w:eastAsia="굴림" w:hAnsi="Arial" w:cs="Arial"/>
          <w:sz w:val="22"/>
        </w:rPr>
        <w:tab/>
      </w:r>
      <w:r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DC515.</w:t>
      </w:r>
    </w:p>
    <w:p w14:paraId="712E90E0" w14:textId="77777777" w:rsidR="00C24E7D" w:rsidRPr="00706C18" w:rsidRDefault="00C24E7D" w:rsidP="00D12299">
      <w:pPr>
        <w:pStyle w:val="a6"/>
        <w:numPr>
          <w:ilvl w:val="0"/>
          <w:numId w:val="1289"/>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Most or all of the time </w:t>
      </w:r>
      <w:r w:rsidRPr="00706C18">
        <w:rPr>
          <w:rFonts w:ascii="Arial" w:eastAsia="굴림" w:hAnsi="Arial" w:cs="Arial"/>
          <w:sz w:val="22"/>
        </w:rPr>
        <w:tab/>
      </w: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DC515.</w:t>
      </w:r>
    </w:p>
    <w:p w14:paraId="2278C555" w14:textId="77777777" w:rsidR="00C24E7D" w:rsidRPr="00706C18" w:rsidRDefault="00C24E7D" w:rsidP="00D12299">
      <w:pPr>
        <w:pStyle w:val="a6"/>
        <w:numPr>
          <w:ilvl w:val="0"/>
          <w:numId w:val="1289"/>
        </w:numPr>
        <w:wordWrap/>
        <w:adjustRightInd w:val="0"/>
        <w:spacing w:line="360" w:lineRule="auto"/>
        <w:ind w:leftChars="0"/>
        <w:rPr>
          <w:rFonts w:ascii="Arial" w:eastAsia="굴림" w:hAnsi="Arial" w:cs="Arial"/>
          <w:sz w:val="22"/>
        </w:rPr>
      </w:pPr>
      <w:r w:rsidRPr="00706C18">
        <w:rPr>
          <w:rFonts w:ascii="Arial" w:eastAsia="굴림" w:hAnsi="Arial" w:cs="Arial"/>
          <w:sz w:val="22"/>
        </w:rPr>
        <w:t>The section was done by a proxy respondent.</w:t>
      </w:r>
    </w:p>
    <w:p w14:paraId="0E370D59" w14:textId="77777777" w:rsidR="00C24E7D" w:rsidRPr="00706C18" w:rsidRDefault="00C24E7D" w:rsidP="00C24E7D">
      <w:pPr>
        <w:wordWrap/>
        <w:adjustRightInd w:val="0"/>
        <w:spacing w:line="360" w:lineRule="auto"/>
        <w:rPr>
          <w:rFonts w:ascii="Arial" w:eastAsia="굴림" w:hAnsi="Arial" w:cs="Arial"/>
          <w:sz w:val="22"/>
        </w:rPr>
      </w:pPr>
    </w:p>
    <w:p w14:paraId="7107BD09" w14:textId="77777777" w:rsidR="00C24E7D" w:rsidRPr="00706C18" w:rsidRDefault="00C24E7D" w:rsidP="00C24E7D">
      <w:pPr>
        <w:wordWrap/>
        <w:adjustRightInd w:val="0"/>
        <w:spacing w:line="360" w:lineRule="auto"/>
        <w:rPr>
          <w:rFonts w:ascii="Arial" w:eastAsia="굴림" w:hAnsi="Arial" w:cs="Arial"/>
          <w:sz w:val="22"/>
        </w:rPr>
      </w:pPr>
      <w:r w:rsidRPr="00706C18">
        <w:rPr>
          <w:rFonts w:ascii="Arial" w:eastAsia="굴림" w:hAnsi="Arial" w:cs="Arial"/>
          <w:sz w:val="22"/>
        </w:rPr>
        <w:t xml:space="preserve">D186. </w:t>
      </w:r>
      <w:r w:rsidRPr="00706C18">
        <w:rPr>
          <w:rFonts w:ascii="Arial" w:eastAsia="굴림" w:hAnsi="Arial" w:cs="Arial"/>
          <w:kern w:val="0"/>
          <w:sz w:val="22"/>
        </w:rPr>
        <w:t>If done by a proxy respondent, what is the proxy’s relationship to R? Please answer in view of the proxy.</w:t>
      </w:r>
    </w:p>
    <w:p w14:paraId="50EBFAD4"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Spouse</w:t>
      </w:r>
    </w:p>
    <w:p w14:paraId="08027AE6"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Mother</w:t>
      </w:r>
    </w:p>
    <w:p w14:paraId="623181E6"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Father</w:t>
      </w:r>
    </w:p>
    <w:p w14:paraId="2051452D"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Mother-in-law</w:t>
      </w:r>
    </w:p>
    <w:p w14:paraId="68D7830C"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Father-in-law</w:t>
      </w:r>
    </w:p>
    <w:p w14:paraId="2ECB49F0"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lastRenderedPageBreak/>
        <w:t>Brother/sister</w:t>
      </w:r>
    </w:p>
    <w:p w14:paraId="47E04937"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Brother-in-law/sister-in-law</w:t>
      </w:r>
    </w:p>
    <w:p w14:paraId="02659255"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Son/daughter</w:t>
      </w:r>
    </w:p>
    <w:p w14:paraId="0DAB8812"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Son-in-law/Daughter-in-law</w:t>
      </w:r>
    </w:p>
    <w:p w14:paraId="088FCF12"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Grandchild</w:t>
      </w:r>
    </w:p>
    <w:p w14:paraId="10079652"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Other relatives</w:t>
      </w:r>
    </w:p>
    <w:p w14:paraId="0E1E84C9" w14:textId="77777777" w:rsidR="00C24E7D" w:rsidRPr="00706C18" w:rsidRDefault="00C24E7D" w:rsidP="00D12299">
      <w:pPr>
        <w:pStyle w:val="a6"/>
        <w:numPr>
          <w:ilvl w:val="0"/>
          <w:numId w:val="1318"/>
        </w:numPr>
        <w:wordWrap/>
        <w:adjustRightInd w:val="0"/>
        <w:spacing w:line="360" w:lineRule="auto"/>
        <w:ind w:leftChars="0"/>
        <w:rPr>
          <w:rFonts w:ascii="Arial" w:eastAsia="굴림" w:hAnsi="Arial" w:cs="Arial"/>
          <w:sz w:val="22"/>
        </w:rPr>
      </w:pPr>
      <w:r w:rsidRPr="00706C18">
        <w:rPr>
          <w:rFonts w:ascii="Arial" w:eastAsia="굴림" w:hAnsi="Arial" w:cs="Arial"/>
          <w:sz w:val="22"/>
        </w:rPr>
        <w:t>Helper or other non-relatives</w:t>
      </w:r>
    </w:p>
    <w:p w14:paraId="43D8C0F3" w14:textId="77777777" w:rsidR="00C24E7D" w:rsidRPr="00706C18" w:rsidRDefault="00C24E7D" w:rsidP="00C24E7D">
      <w:pPr>
        <w:wordWrap/>
        <w:adjustRightInd w:val="0"/>
        <w:spacing w:line="360" w:lineRule="auto"/>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hint="eastAsia"/>
          <w:sz w:val="22"/>
        </w:rPr>
        <w:t>Go</w:t>
      </w:r>
      <w:r w:rsidRPr="00706C18">
        <w:rPr>
          <w:rFonts w:ascii="Arial" w:eastAsia="굴림" w:hAnsi="Arial" w:cs="Arial"/>
          <w:sz w:val="22"/>
        </w:rPr>
        <w:t xml:space="preserve"> to section DC515.</w:t>
      </w:r>
    </w:p>
    <w:p w14:paraId="6D6F1160" w14:textId="77777777" w:rsidR="00BB7133" w:rsidRPr="00706C18" w:rsidRDefault="00BB7133" w:rsidP="00C24E7D">
      <w:pPr>
        <w:wordWrap/>
        <w:adjustRightInd w:val="0"/>
        <w:spacing w:line="360" w:lineRule="auto"/>
        <w:rPr>
          <w:rFonts w:ascii="Arial" w:eastAsia="굴림" w:hAnsi="Arial" w:cs="Arial"/>
          <w:sz w:val="22"/>
        </w:rPr>
      </w:pPr>
    </w:p>
    <w:p w14:paraId="58FA8DAE" w14:textId="77777777" w:rsidR="008E136D" w:rsidRPr="00706C18" w:rsidRDefault="008E136D" w:rsidP="008E136D">
      <w:pPr>
        <w:wordWrap/>
        <w:spacing w:line="276" w:lineRule="auto"/>
        <w:rPr>
          <w:rFonts w:ascii="Arial" w:eastAsia="굴림" w:hAnsi="Arial" w:cs="Arial"/>
          <w:b/>
          <w:sz w:val="22"/>
        </w:rPr>
      </w:pPr>
      <w:r w:rsidRPr="00706C18">
        <w:rPr>
          <w:rFonts w:ascii="Arial" w:eastAsia="굴림" w:hAnsi="Arial" w:cs="Arial"/>
          <w:b/>
          <w:sz w:val="22"/>
        </w:rPr>
        <w:t>Logic</w:t>
      </w:r>
    </w:p>
    <w:p w14:paraId="1F1A2527" w14:textId="77777777" w:rsidR="008E136D" w:rsidRPr="001D19F6" w:rsidRDefault="008E136D" w:rsidP="00F14BA4">
      <w:pPr>
        <w:pStyle w:val="a6"/>
        <w:numPr>
          <w:ilvl w:val="0"/>
          <w:numId w:val="693"/>
        </w:numPr>
        <w:wordWrap/>
        <w:spacing w:line="276" w:lineRule="auto"/>
        <w:ind w:leftChars="0"/>
        <w:rPr>
          <w:rFonts w:ascii="Arial" w:eastAsia="굴림" w:hAnsi="Arial" w:cs="Arial"/>
          <w:b/>
          <w:sz w:val="22"/>
        </w:rPr>
      </w:pPr>
      <w:r w:rsidRPr="001D19F6">
        <w:rPr>
          <w:rFonts w:ascii="Arial" w:eastAsia="굴림" w:hAnsi="Arial" w:cs="Arial"/>
          <w:b/>
          <w:sz w:val="22"/>
        </w:rPr>
        <w:t>Ask below only if D001=</w:t>
      </w:r>
      <w:r w:rsidRPr="001D19F6">
        <w:rPr>
          <w:rFonts w:ascii="굴림" w:eastAsia="굴림" w:hAnsi="굴림" w:cs="굴림" w:hint="eastAsia"/>
          <w:b/>
          <w:sz w:val="22"/>
        </w:rPr>
        <w:t>①</w:t>
      </w:r>
    </w:p>
    <w:p w14:paraId="491013F2" w14:textId="77777777" w:rsidR="00607051" w:rsidRPr="001D19F6" w:rsidRDefault="00607051" w:rsidP="00607051">
      <w:pPr>
        <w:wordWrap/>
        <w:spacing w:line="360" w:lineRule="auto"/>
        <w:rPr>
          <w:rFonts w:ascii="Arial" w:eastAsia="굴림" w:hAnsi="Arial" w:cs="Arial"/>
          <w:sz w:val="22"/>
        </w:rPr>
      </w:pPr>
    </w:p>
    <w:p w14:paraId="08DA0F66" w14:textId="77777777" w:rsidR="00607051" w:rsidRPr="001D19F6" w:rsidRDefault="00E77309" w:rsidP="00607051">
      <w:pPr>
        <w:wordWrap/>
        <w:spacing w:line="360" w:lineRule="auto"/>
        <w:rPr>
          <w:rFonts w:ascii="Arial" w:eastAsia="굴림" w:hAnsi="Arial" w:cs="Arial"/>
          <w:sz w:val="22"/>
        </w:rPr>
      </w:pPr>
      <w:r w:rsidRPr="001D19F6">
        <w:rPr>
          <w:rFonts w:ascii="Arial" w:eastAsia="굴림" w:hAnsi="Arial" w:cs="Arial"/>
          <w:sz w:val="22"/>
        </w:rPr>
        <w:t>D</w:t>
      </w:r>
      <w:r w:rsidR="00607051" w:rsidRPr="001D19F6">
        <w:rPr>
          <w:rFonts w:ascii="Arial" w:eastAsia="굴림" w:hAnsi="Arial" w:cs="Arial"/>
          <w:sz w:val="22"/>
        </w:rPr>
        <w:t xml:space="preserve">C515. If the score ‘10’ is for the best state to work, how is the current state of your ability to work? Please indicate with the scale card where ‘0’ means ‘absolutely cannot work’ and ‘10’ means ‘the best state to work’. </w:t>
      </w:r>
    </w:p>
    <w:p w14:paraId="308D5F6C" w14:textId="77777777" w:rsidR="00607051" w:rsidRPr="001D19F6" w:rsidRDefault="00607051" w:rsidP="00607051">
      <w:pPr>
        <w:wordWrap/>
        <w:spacing w:line="360" w:lineRule="auto"/>
        <w:rPr>
          <w:rFonts w:ascii="Arial" w:eastAsia="굴림" w:hAnsi="Arial" w:cs="Arial"/>
          <w:sz w:val="22"/>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4"/>
        <w:gridCol w:w="450"/>
        <w:gridCol w:w="428"/>
        <w:gridCol w:w="452"/>
        <w:gridCol w:w="428"/>
        <w:gridCol w:w="452"/>
        <w:gridCol w:w="428"/>
        <w:gridCol w:w="453"/>
        <w:gridCol w:w="429"/>
        <w:gridCol w:w="453"/>
        <w:gridCol w:w="429"/>
        <w:gridCol w:w="453"/>
        <w:gridCol w:w="429"/>
        <w:gridCol w:w="453"/>
        <w:gridCol w:w="429"/>
        <w:gridCol w:w="453"/>
        <w:gridCol w:w="429"/>
        <w:gridCol w:w="453"/>
        <w:gridCol w:w="429"/>
        <w:gridCol w:w="453"/>
        <w:gridCol w:w="429"/>
        <w:gridCol w:w="452"/>
        <w:gridCol w:w="10"/>
      </w:tblGrid>
      <w:tr w:rsidR="00D063AA" w:rsidRPr="001D19F6" w14:paraId="5F9F9D2A" w14:textId="77777777" w:rsidTr="00284328">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A9281E2" w14:textId="77777777" w:rsidR="00607051" w:rsidRPr="001D19F6" w:rsidRDefault="00607051" w:rsidP="00284328">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18D982A"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0134DA9"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F973466"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6C1E507"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77C0B52"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CCB1117"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55BAA6D"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8A5CFDE"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C24614D"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AB57EF1"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FD3D7B0"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D06699C"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A0E4403"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05405BA"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26C73DB"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5A576BF"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7C93D39"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E3EAA9E"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524535B"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D9E895F" w14:textId="77777777" w:rsidR="00607051" w:rsidRPr="001D19F6" w:rsidRDefault="00607051" w:rsidP="00284328">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608EE02" w14:textId="77777777" w:rsidR="00607051" w:rsidRPr="001D19F6" w:rsidRDefault="00607051" w:rsidP="00284328">
            <w:pPr>
              <w:widowControl/>
              <w:wordWrap/>
              <w:autoSpaceDE/>
              <w:autoSpaceDN/>
              <w:jc w:val="left"/>
              <w:rPr>
                <w:rFonts w:ascii="Arial" w:eastAsia="굴림" w:hAnsi="Arial" w:cs="Arial"/>
                <w:kern w:val="0"/>
                <w:sz w:val="22"/>
              </w:rPr>
            </w:pPr>
          </w:p>
        </w:tc>
      </w:tr>
      <w:tr w:rsidR="00D063AA" w:rsidRPr="001D19F6" w14:paraId="2D060B1B" w14:textId="77777777" w:rsidTr="00284328">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095D3751" w14:textId="77777777" w:rsidR="00607051" w:rsidRPr="001D19F6" w:rsidRDefault="00607051" w:rsidP="00284328">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81FD6D8"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882140E"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1483308"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9DA7A7F"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D9A23A4"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D562BAF"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DD6C1FF"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2DD4348"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D6AED81"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A267197"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FE06DEB"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FE5B5D4"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A7D3764"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0C2EC11"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0E72204"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E10C51F"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4673603"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69005C0" w14:textId="77777777" w:rsidR="00607051" w:rsidRPr="001D19F6" w:rsidRDefault="00607051" w:rsidP="00284328">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E398FD6" w14:textId="77777777" w:rsidR="00607051" w:rsidRPr="001D19F6" w:rsidRDefault="00607051" w:rsidP="00284328">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14FCC99" w14:textId="77777777" w:rsidR="00607051" w:rsidRPr="001D19F6" w:rsidRDefault="00607051" w:rsidP="00284328">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2D68EAD7" w14:textId="77777777" w:rsidR="00607051" w:rsidRPr="001D19F6" w:rsidRDefault="00607051" w:rsidP="00284328">
            <w:pPr>
              <w:widowControl/>
              <w:wordWrap/>
              <w:autoSpaceDE/>
              <w:autoSpaceDN/>
              <w:jc w:val="left"/>
              <w:rPr>
                <w:rFonts w:ascii="Arial" w:eastAsia="굴림" w:hAnsi="Arial" w:cs="Arial"/>
                <w:kern w:val="0"/>
                <w:sz w:val="22"/>
              </w:rPr>
            </w:pPr>
          </w:p>
        </w:tc>
      </w:tr>
      <w:tr w:rsidR="00D063AA" w:rsidRPr="001D19F6" w14:paraId="2A12393C" w14:textId="77777777" w:rsidTr="00284328">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BE4CBD8"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736D10C8"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w:t>
            </w:r>
          </w:p>
        </w:tc>
        <w:tc>
          <w:tcPr>
            <w:tcW w:w="886" w:type="dxa"/>
            <w:gridSpan w:val="2"/>
            <w:tcBorders>
              <w:top w:val="nil"/>
              <w:left w:val="nil"/>
              <w:bottom w:val="nil"/>
              <w:right w:val="nil"/>
            </w:tcBorders>
            <w:tcMar>
              <w:top w:w="28" w:type="dxa"/>
              <w:left w:w="28" w:type="dxa"/>
              <w:bottom w:w="28" w:type="dxa"/>
              <w:right w:w="28" w:type="dxa"/>
            </w:tcMar>
            <w:hideMark/>
          </w:tcPr>
          <w:p w14:paraId="3A29B767"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w:t>
            </w:r>
          </w:p>
        </w:tc>
        <w:tc>
          <w:tcPr>
            <w:tcW w:w="886" w:type="dxa"/>
            <w:gridSpan w:val="2"/>
            <w:tcBorders>
              <w:top w:val="nil"/>
              <w:left w:val="nil"/>
              <w:bottom w:val="nil"/>
              <w:right w:val="nil"/>
            </w:tcBorders>
            <w:tcMar>
              <w:top w:w="28" w:type="dxa"/>
              <w:left w:w="28" w:type="dxa"/>
              <w:bottom w:w="28" w:type="dxa"/>
              <w:right w:w="28" w:type="dxa"/>
            </w:tcMar>
            <w:hideMark/>
          </w:tcPr>
          <w:p w14:paraId="6D6DAFE0"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w:t>
            </w:r>
          </w:p>
        </w:tc>
        <w:tc>
          <w:tcPr>
            <w:tcW w:w="886" w:type="dxa"/>
            <w:gridSpan w:val="2"/>
            <w:tcBorders>
              <w:top w:val="nil"/>
              <w:left w:val="nil"/>
              <w:bottom w:val="nil"/>
              <w:right w:val="nil"/>
            </w:tcBorders>
            <w:tcMar>
              <w:top w:w="28" w:type="dxa"/>
              <w:left w:w="28" w:type="dxa"/>
              <w:bottom w:w="28" w:type="dxa"/>
              <w:right w:w="28" w:type="dxa"/>
            </w:tcMar>
            <w:hideMark/>
          </w:tcPr>
          <w:p w14:paraId="24010CD4"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w:t>
            </w:r>
          </w:p>
        </w:tc>
        <w:tc>
          <w:tcPr>
            <w:tcW w:w="886" w:type="dxa"/>
            <w:gridSpan w:val="2"/>
            <w:tcBorders>
              <w:top w:val="nil"/>
              <w:left w:val="nil"/>
              <w:bottom w:val="nil"/>
              <w:right w:val="nil"/>
            </w:tcBorders>
            <w:tcMar>
              <w:top w:w="28" w:type="dxa"/>
              <w:left w:w="28" w:type="dxa"/>
              <w:bottom w:w="28" w:type="dxa"/>
              <w:right w:w="28" w:type="dxa"/>
            </w:tcMar>
            <w:hideMark/>
          </w:tcPr>
          <w:p w14:paraId="5755DC95"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w:t>
            </w:r>
          </w:p>
        </w:tc>
        <w:tc>
          <w:tcPr>
            <w:tcW w:w="886" w:type="dxa"/>
            <w:gridSpan w:val="2"/>
            <w:tcBorders>
              <w:top w:val="nil"/>
              <w:left w:val="nil"/>
              <w:bottom w:val="nil"/>
              <w:right w:val="nil"/>
            </w:tcBorders>
            <w:tcMar>
              <w:top w:w="28" w:type="dxa"/>
              <w:left w:w="28" w:type="dxa"/>
              <w:bottom w:w="28" w:type="dxa"/>
              <w:right w:w="28" w:type="dxa"/>
            </w:tcMar>
            <w:hideMark/>
          </w:tcPr>
          <w:p w14:paraId="13FC297B"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w:t>
            </w:r>
          </w:p>
        </w:tc>
        <w:tc>
          <w:tcPr>
            <w:tcW w:w="886" w:type="dxa"/>
            <w:gridSpan w:val="2"/>
            <w:tcBorders>
              <w:top w:val="nil"/>
              <w:left w:val="nil"/>
              <w:bottom w:val="nil"/>
              <w:right w:val="nil"/>
            </w:tcBorders>
            <w:tcMar>
              <w:top w:w="28" w:type="dxa"/>
              <w:left w:w="28" w:type="dxa"/>
              <w:bottom w:w="28" w:type="dxa"/>
              <w:right w:w="28" w:type="dxa"/>
            </w:tcMar>
            <w:hideMark/>
          </w:tcPr>
          <w:p w14:paraId="4BD015FF"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rPr>
              <w:t>7</w:t>
            </w:r>
          </w:p>
        </w:tc>
        <w:tc>
          <w:tcPr>
            <w:tcW w:w="886" w:type="dxa"/>
            <w:gridSpan w:val="2"/>
            <w:tcBorders>
              <w:top w:val="nil"/>
              <w:left w:val="nil"/>
              <w:bottom w:val="nil"/>
              <w:right w:val="nil"/>
            </w:tcBorders>
            <w:tcMar>
              <w:top w:w="28" w:type="dxa"/>
              <w:left w:w="28" w:type="dxa"/>
              <w:bottom w:w="28" w:type="dxa"/>
              <w:right w:w="28" w:type="dxa"/>
            </w:tcMar>
            <w:hideMark/>
          </w:tcPr>
          <w:p w14:paraId="08E8A7F7"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w:t>
            </w:r>
          </w:p>
        </w:tc>
        <w:tc>
          <w:tcPr>
            <w:tcW w:w="886" w:type="dxa"/>
            <w:gridSpan w:val="2"/>
            <w:tcBorders>
              <w:top w:val="nil"/>
              <w:left w:val="nil"/>
              <w:bottom w:val="nil"/>
              <w:right w:val="nil"/>
            </w:tcBorders>
            <w:tcMar>
              <w:top w:w="28" w:type="dxa"/>
              <w:left w:w="28" w:type="dxa"/>
              <w:bottom w:w="28" w:type="dxa"/>
              <w:right w:w="28" w:type="dxa"/>
            </w:tcMar>
            <w:hideMark/>
          </w:tcPr>
          <w:p w14:paraId="6080576A"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w:t>
            </w:r>
          </w:p>
        </w:tc>
        <w:tc>
          <w:tcPr>
            <w:tcW w:w="885" w:type="dxa"/>
            <w:gridSpan w:val="2"/>
            <w:tcBorders>
              <w:top w:val="nil"/>
              <w:left w:val="nil"/>
              <w:bottom w:val="nil"/>
              <w:right w:val="nil"/>
            </w:tcBorders>
            <w:tcMar>
              <w:top w:w="28" w:type="dxa"/>
              <w:left w:w="28" w:type="dxa"/>
              <w:bottom w:w="28" w:type="dxa"/>
              <w:right w:w="28" w:type="dxa"/>
            </w:tcMar>
            <w:hideMark/>
          </w:tcPr>
          <w:p w14:paraId="36A66F8D" w14:textId="77777777" w:rsidR="00607051" w:rsidRPr="001D19F6" w:rsidRDefault="00607051" w:rsidP="00284328">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r>
    </w:tbl>
    <w:p w14:paraId="182A7171" w14:textId="77777777" w:rsidR="00607051" w:rsidRPr="001D19F6" w:rsidRDefault="00607051" w:rsidP="00607051">
      <w:pPr>
        <w:wordWrap/>
        <w:spacing w:line="360" w:lineRule="auto"/>
        <w:rPr>
          <w:rFonts w:ascii="Arial" w:eastAsia="굴림" w:hAnsi="Arial" w:cs="Arial"/>
          <w:sz w:val="22"/>
        </w:rPr>
      </w:pPr>
    </w:p>
    <w:p w14:paraId="2F4EA9D5" w14:textId="77777777" w:rsidR="00607051" w:rsidRPr="001D19F6" w:rsidRDefault="00E77309" w:rsidP="00607051">
      <w:pPr>
        <w:wordWrap/>
        <w:spacing w:line="360" w:lineRule="auto"/>
        <w:rPr>
          <w:rFonts w:ascii="Arial" w:eastAsia="굴림" w:hAnsi="Arial" w:cs="Arial"/>
          <w:sz w:val="22"/>
        </w:rPr>
      </w:pPr>
      <w:r w:rsidRPr="001D19F6">
        <w:rPr>
          <w:rFonts w:ascii="Arial" w:eastAsia="굴림" w:hAnsi="Arial" w:cs="Arial"/>
          <w:sz w:val="22"/>
        </w:rPr>
        <w:t>D</w:t>
      </w:r>
      <w:r w:rsidR="00607051" w:rsidRPr="001D19F6">
        <w:rPr>
          <w:rFonts w:ascii="Arial" w:eastAsia="굴림" w:hAnsi="Arial" w:cs="Arial"/>
          <w:sz w:val="22"/>
        </w:rPr>
        <w:t xml:space="preserve">C516. As for your job tasks, how is your ability to work on physical tasks? </w:t>
      </w:r>
    </w:p>
    <w:p w14:paraId="77D6298A" w14:textId="77777777" w:rsidR="00607051" w:rsidRPr="001D19F6" w:rsidRDefault="00607051" w:rsidP="00F14BA4">
      <w:pPr>
        <w:pStyle w:val="a6"/>
        <w:numPr>
          <w:ilvl w:val="0"/>
          <w:numId w:val="1137"/>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6E04992D" w14:textId="77777777" w:rsidR="00607051" w:rsidRPr="001D19F6" w:rsidRDefault="00607051" w:rsidP="00F14BA4">
      <w:pPr>
        <w:pStyle w:val="a6"/>
        <w:numPr>
          <w:ilvl w:val="0"/>
          <w:numId w:val="1137"/>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417551E7" w14:textId="77777777" w:rsidR="00607051" w:rsidRPr="001D19F6" w:rsidRDefault="00607051" w:rsidP="00F14BA4">
      <w:pPr>
        <w:pStyle w:val="a6"/>
        <w:numPr>
          <w:ilvl w:val="0"/>
          <w:numId w:val="1137"/>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4CD3DCD0" w14:textId="77777777" w:rsidR="00607051" w:rsidRPr="001D19F6" w:rsidRDefault="00607051" w:rsidP="00F14BA4">
      <w:pPr>
        <w:pStyle w:val="a6"/>
        <w:numPr>
          <w:ilvl w:val="0"/>
          <w:numId w:val="1137"/>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76CB05DB" w14:textId="77777777" w:rsidR="00607051" w:rsidRPr="001D19F6" w:rsidRDefault="00607051" w:rsidP="00F14BA4">
      <w:pPr>
        <w:pStyle w:val="a6"/>
        <w:numPr>
          <w:ilvl w:val="0"/>
          <w:numId w:val="113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65AC8AC8" w14:textId="77777777" w:rsidR="00607051" w:rsidRPr="001D19F6" w:rsidRDefault="00607051" w:rsidP="00607051">
      <w:pPr>
        <w:wordWrap/>
        <w:spacing w:line="360" w:lineRule="auto"/>
        <w:rPr>
          <w:rFonts w:ascii="Arial" w:eastAsia="굴림" w:hAnsi="Arial" w:cs="Arial"/>
          <w:sz w:val="22"/>
          <w:u w:val="single"/>
        </w:rPr>
      </w:pPr>
    </w:p>
    <w:p w14:paraId="27550DF9" w14:textId="77777777" w:rsidR="00607051" w:rsidRPr="001D19F6" w:rsidRDefault="008F0C77" w:rsidP="00607051">
      <w:pPr>
        <w:wordWrap/>
        <w:spacing w:line="360" w:lineRule="auto"/>
        <w:rPr>
          <w:rFonts w:ascii="Arial" w:eastAsia="굴림" w:hAnsi="Arial" w:cs="Arial"/>
          <w:sz w:val="22"/>
        </w:rPr>
      </w:pPr>
      <w:r w:rsidRPr="001D19F6">
        <w:rPr>
          <w:rFonts w:ascii="Arial" w:eastAsia="굴림" w:hAnsi="Arial" w:cs="Arial"/>
          <w:sz w:val="22"/>
        </w:rPr>
        <w:t>D</w:t>
      </w:r>
      <w:r w:rsidR="00607051" w:rsidRPr="001D19F6">
        <w:rPr>
          <w:rFonts w:ascii="Arial" w:eastAsia="굴림" w:hAnsi="Arial" w:cs="Arial"/>
          <w:sz w:val="22"/>
        </w:rPr>
        <w:t xml:space="preserve">C517. As for your job tasks, how is your ability to work on mental tasks? </w:t>
      </w:r>
    </w:p>
    <w:p w14:paraId="0505D1D7" w14:textId="77777777" w:rsidR="00607051" w:rsidRPr="001D19F6" w:rsidRDefault="00607051" w:rsidP="00D12299">
      <w:pPr>
        <w:pStyle w:val="a6"/>
        <w:numPr>
          <w:ilvl w:val="0"/>
          <w:numId w:val="1251"/>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4B4FEA6A" w14:textId="77777777" w:rsidR="00607051" w:rsidRPr="001D19F6" w:rsidRDefault="00607051" w:rsidP="00D12299">
      <w:pPr>
        <w:pStyle w:val="a6"/>
        <w:numPr>
          <w:ilvl w:val="0"/>
          <w:numId w:val="1251"/>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53E0BF05" w14:textId="77777777" w:rsidR="00607051" w:rsidRPr="001D19F6" w:rsidRDefault="00607051" w:rsidP="00D12299">
      <w:pPr>
        <w:pStyle w:val="a6"/>
        <w:numPr>
          <w:ilvl w:val="0"/>
          <w:numId w:val="1251"/>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700D0CD6" w14:textId="77777777" w:rsidR="00607051" w:rsidRPr="001D19F6" w:rsidRDefault="00607051" w:rsidP="00D12299">
      <w:pPr>
        <w:pStyle w:val="a6"/>
        <w:numPr>
          <w:ilvl w:val="0"/>
          <w:numId w:val="1251"/>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3FB26EC5" w14:textId="77777777" w:rsidR="00607051" w:rsidRPr="001D19F6" w:rsidRDefault="00607051" w:rsidP="00D12299">
      <w:pPr>
        <w:pStyle w:val="a6"/>
        <w:numPr>
          <w:ilvl w:val="0"/>
          <w:numId w:val="1251"/>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3B504D50" w14:textId="77777777" w:rsidR="00101ABE" w:rsidRPr="001D19F6" w:rsidRDefault="00101ABE" w:rsidP="00101ABE">
      <w:pPr>
        <w:wordWrap/>
        <w:adjustRightInd w:val="0"/>
        <w:spacing w:line="360" w:lineRule="auto"/>
        <w:rPr>
          <w:rFonts w:ascii="Arial" w:eastAsia="굴림" w:hAnsi="Arial" w:cs="Arial"/>
          <w:sz w:val="22"/>
        </w:rPr>
      </w:pPr>
      <w:r w:rsidRPr="001D19F6">
        <w:rPr>
          <w:rFonts w:ascii="Arial" w:eastAsia="굴림" w:hAnsi="Arial" w:cs="Arial"/>
          <w:sz w:val="22"/>
        </w:rPr>
        <w:t>→Go to section E (E. INCOME AND CONSUMPTION)</w:t>
      </w:r>
    </w:p>
    <w:p w14:paraId="12B2D66C" w14:textId="77777777" w:rsidR="00CB3EF2" w:rsidRPr="001D19F6" w:rsidRDefault="00CB3EF2">
      <w:pPr>
        <w:widowControl/>
        <w:wordWrap/>
        <w:autoSpaceDE/>
        <w:autoSpaceDN/>
        <w:jc w:val="left"/>
        <w:rPr>
          <w:rFonts w:ascii="Arial" w:eastAsia="굴림" w:hAnsi="Arial" w:cs="Arial"/>
          <w:sz w:val="22"/>
        </w:rPr>
      </w:pPr>
    </w:p>
    <w:p w14:paraId="71D8B756" w14:textId="77777777" w:rsidR="00AE4FCB" w:rsidRPr="001D19F6" w:rsidRDefault="00B418AC" w:rsidP="00B05F73">
      <w:pPr>
        <w:wordWrap/>
        <w:spacing w:line="276" w:lineRule="auto"/>
        <w:rPr>
          <w:rFonts w:ascii="Arial" w:eastAsia="굴림" w:hAnsi="Arial" w:cs="Arial"/>
          <w:b/>
          <w:sz w:val="22"/>
        </w:rPr>
      </w:pPr>
      <w:r w:rsidRPr="001D19F6">
        <w:rPr>
          <w:rFonts w:ascii="Arial" w:eastAsia="굴림" w:hAnsi="Arial" w:cs="Arial"/>
          <w:b/>
          <w:sz w:val="22"/>
        </w:rPr>
        <w:t>&lt;</w:t>
      </w:r>
      <w:r w:rsidR="00AE4FCB" w:rsidRPr="001D19F6">
        <w:rPr>
          <w:rFonts w:ascii="Arial" w:eastAsia="굴림" w:hAnsi="Arial" w:cs="Arial"/>
          <w:b/>
          <w:sz w:val="22"/>
        </w:rPr>
        <w:t xml:space="preserve">Current job: </w:t>
      </w:r>
      <w:r w:rsidR="00687E5C" w:rsidRPr="001D19F6">
        <w:rPr>
          <w:rFonts w:ascii="Arial" w:eastAsia="굴림" w:hAnsi="Arial" w:cs="Arial"/>
          <w:b/>
          <w:sz w:val="22"/>
        </w:rPr>
        <w:t>Self-employed</w:t>
      </w:r>
      <w:r w:rsidR="00AE4FCB" w:rsidRPr="001D19F6">
        <w:rPr>
          <w:rFonts w:ascii="Arial" w:eastAsia="굴림" w:hAnsi="Arial" w:cs="Arial"/>
          <w:b/>
          <w:sz w:val="22"/>
        </w:rPr>
        <w:t xml:space="preserve"> worker</w:t>
      </w:r>
      <w:r w:rsidRPr="001D19F6">
        <w:rPr>
          <w:rFonts w:ascii="Arial" w:eastAsia="굴림" w:hAnsi="Arial" w:cs="Arial"/>
          <w:b/>
          <w:sz w:val="22"/>
        </w:rPr>
        <w:t>&gt;</w:t>
      </w:r>
    </w:p>
    <w:p w14:paraId="21FE50BC" w14:textId="77777777" w:rsidR="00AE4FCB" w:rsidRPr="001D19F6" w:rsidRDefault="00AE4FCB" w:rsidP="00B05F73">
      <w:pPr>
        <w:wordWrap/>
        <w:spacing w:line="276" w:lineRule="auto"/>
        <w:rPr>
          <w:rFonts w:ascii="Arial" w:eastAsia="굴림" w:hAnsi="Arial" w:cs="Arial"/>
          <w:b/>
          <w:sz w:val="22"/>
        </w:rPr>
      </w:pPr>
      <w:r w:rsidRPr="001D19F6">
        <w:rPr>
          <w:rFonts w:ascii="Arial" w:eastAsia="굴림" w:hAnsi="Arial" w:cs="Arial"/>
          <w:b/>
          <w:sz w:val="22"/>
        </w:rPr>
        <w:t>Logic</w:t>
      </w:r>
    </w:p>
    <w:p w14:paraId="346C04C1" w14:textId="3DD06C3F" w:rsidR="00B418AC" w:rsidRPr="001D19F6" w:rsidRDefault="00B418AC"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D002=</w:t>
      </w:r>
      <w:r w:rsidRPr="001D19F6">
        <w:rPr>
          <w:rFonts w:ascii="굴림" w:eastAsia="굴림" w:hAnsi="굴림" w:cs="굴림" w:hint="eastAsia"/>
          <w:b/>
          <w:sz w:val="22"/>
        </w:rPr>
        <w:t>②</w:t>
      </w:r>
      <w:r w:rsidRPr="001D19F6">
        <w:rPr>
          <w:rFonts w:ascii="Arial" w:eastAsia="굴림" w:hAnsi="Arial" w:cs="Arial"/>
          <w:b/>
          <w:sz w:val="22"/>
        </w:rPr>
        <w:t>,</w:t>
      </w:r>
      <w:ins w:id="4380" w:author="Keis" w:date="2024-09-06T11:02:00Z">
        <w:r w:rsidR="0060473A">
          <w:rPr>
            <w:rFonts w:ascii="Arial" w:eastAsia="굴림" w:hAnsi="Arial" w:cs="Arial"/>
            <w:b/>
            <w:sz w:val="22"/>
          </w:rPr>
          <w:t xml:space="preserve"> </w:t>
        </w:r>
        <w:r w:rsidR="0060473A" w:rsidRPr="0060473A">
          <w:rPr>
            <w:rFonts w:ascii="굴림" w:eastAsia="굴림" w:hAnsi="굴림" w:cs="Arial" w:hint="eastAsia"/>
            <w:b/>
            <w:color w:val="00B050"/>
            <w:sz w:val="22"/>
            <w:rPrChange w:id="4381" w:author="Keis" w:date="2024-09-06T11:02:00Z">
              <w:rPr>
                <w:rFonts w:ascii="굴림" w:eastAsia="굴림" w:hAnsi="굴림" w:cs="Arial" w:hint="eastAsia"/>
                <w:b/>
                <w:sz w:val="22"/>
              </w:rPr>
            </w:rPrChange>
          </w:rPr>
          <w:t>③</w:t>
        </w:r>
      </w:ins>
      <w:r w:rsidRPr="001D19F6">
        <w:rPr>
          <w:rFonts w:ascii="Arial" w:eastAsia="굴림" w:hAnsi="Arial" w:cs="Arial"/>
          <w:b/>
          <w:sz w:val="22"/>
        </w:rPr>
        <w:t xml:space="preserve"> then go to a section of self-employed worker.</w:t>
      </w:r>
    </w:p>
    <w:p w14:paraId="2EFF2C64" w14:textId="77777777" w:rsidR="00B418AC" w:rsidRPr="00706C18" w:rsidRDefault="00B418AC" w:rsidP="00F14BA4">
      <w:pPr>
        <w:pStyle w:val="a6"/>
        <w:numPr>
          <w:ilvl w:val="0"/>
          <w:numId w:val="496"/>
        </w:numPr>
        <w:wordWrap/>
        <w:spacing w:line="276" w:lineRule="auto"/>
        <w:ind w:leftChars="0"/>
        <w:rPr>
          <w:rFonts w:ascii="Arial" w:eastAsia="굴림" w:hAnsi="Arial" w:cs="Arial"/>
          <w:b/>
          <w:sz w:val="22"/>
          <w:rPrChange w:id="4382" w:author="Keis" w:date="2024-09-06T17:42:00Z">
            <w:rPr>
              <w:rFonts w:ascii="Arial" w:eastAsia="굴림" w:hAnsi="Arial" w:cs="Arial"/>
              <w:b/>
              <w:color w:val="FF0000"/>
              <w:sz w:val="22"/>
            </w:rPr>
          </w:rPrChange>
        </w:rPr>
      </w:pPr>
      <w:r w:rsidRPr="00706C18">
        <w:rPr>
          <w:rFonts w:ascii="Arial" w:eastAsia="굴림" w:hAnsi="Arial" w:cs="Arial"/>
          <w:b/>
          <w:sz w:val="22"/>
          <w:rPrChange w:id="4383" w:author="Keis" w:date="2024-09-06T17:42:00Z">
            <w:rPr>
              <w:rFonts w:ascii="Arial" w:eastAsia="굴림" w:hAnsi="Arial" w:cs="Arial"/>
              <w:b/>
              <w:color w:val="FF0000"/>
              <w:sz w:val="22"/>
            </w:rPr>
          </w:rPrChange>
        </w:rPr>
        <w:lastRenderedPageBreak/>
        <w:t>Only a new self-employed worker can answer this section.</w:t>
      </w:r>
    </w:p>
    <w:p w14:paraId="0E56CEB9" w14:textId="77777777" w:rsidR="00687E5C" w:rsidRPr="001D19F6" w:rsidRDefault="00687E5C" w:rsidP="00AE4FCB">
      <w:pPr>
        <w:wordWrap/>
        <w:spacing w:line="360" w:lineRule="auto"/>
        <w:rPr>
          <w:rFonts w:ascii="Arial" w:eastAsia="굴림" w:hAnsi="Arial" w:cs="Arial"/>
          <w:b/>
          <w:sz w:val="22"/>
        </w:rPr>
      </w:pPr>
    </w:p>
    <w:p w14:paraId="3345533E" w14:textId="77777777" w:rsidR="00AE4FCB" w:rsidRPr="001D19F6" w:rsidRDefault="00AE4FCB" w:rsidP="00B05F73">
      <w:pPr>
        <w:wordWrap/>
        <w:spacing w:line="276" w:lineRule="auto"/>
        <w:rPr>
          <w:rFonts w:ascii="Arial" w:eastAsia="굴림" w:hAnsi="Arial" w:cs="Arial"/>
          <w:b/>
          <w:sz w:val="22"/>
        </w:rPr>
      </w:pPr>
      <w:r w:rsidRPr="001D19F6">
        <w:rPr>
          <w:rFonts w:ascii="Arial" w:eastAsia="굴림" w:hAnsi="Arial" w:cs="Arial"/>
          <w:b/>
          <w:sz w:val="22"/>
        </w:rPr>
        <w:t>Logic</w:t>
      </w:r>
    </w:p>
    <w:p w14:paraId="059748AB" w14:textId="77777777" w:rsidR="00AE4FCB" w:rsidRPr="001D19F6" w:rsidRDefault="00AE4FCB"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D043=</w:t>
      </w:r>
      <w:r w:rsidRPr="001D19F6">
        <w:rPr>
          <w:rFonts w:ascii="굴림" w:eastAsia="굴림" w:hAnsi="굴림" w:cs="굴림" w:hint="eastAsia"/>
          <w:b/>
          <w:sz w:val="22"/>
        </w:rPr>
        <w:t>①</w:t>
      </w:r>
      <w:r w:rsidRPr="001D19F6">
        <w:rPr>
          <w:rFonts w:ascii="Arial" w:eastAsia="굴림" w:hAnsi="Arial" w:cs="Arial"/>
          <w:b/>
          <w:sz w:val="22"/>
        </w:rPr>
        <w:t xml:space="preserve">(a new </w:t>
      </w:r>
      <w:r w:rsidR="00687E5C" w:rsidRPr="001D19F6">
        <w:rPr>
          <w:rFonts w:ascii="Arial" w:eastAsia="굴림" w:hAnsi="Arial" w:cs="Arial"/>
          <w:b/>
          <w:sz w:val="22"/>
        </w:rPr>
        <w:t>self-employed worker</w:t>
      </w:r>
      <w:r w:rsidRPr="001D19F6">
        <w:rPr>
          <w:rFonts w:ascii="Arial" w:eastAsia="굴림" w:hAnsi="Arial" w:cs="Arial"/>
          <w:b/>
          <w:sz w:val="22"/>
        </w:rPr>
        <w:t xml:space="preserve">), then </w:t>
      </w:r>
      <w:r w:rsidR="00B418AC" w:rsidRPr="001D19F6">
        <w:rPr>
          <w:rFonts w:ascii="Arial" w:eastAsia="굴림" w:hAnsi="Arial" w:cs="Arial"/>
          <w:b/>
          <w:sz w:val="22"/>
        </w:rPr>
        <w:t>ask</w:t>
      </w:r>
      <w:r w:rsidRPr="001D19F6">
        <w:rPr>
          <w:rFonts w:ascii="Arial" w:eastAsia="굴림" w:hAnsi="Arial" w:cs="Arial"/>
          <w:b/>
          <w:sz w:val="22"/>
        </w:rPr>
        <w:t xml:space="preserve"> D</w:t>
      </w:r>
      <w:r w:rsidR="00687E5C" w:rsidRPr="001D19F6">
        <w:rPr>
          <w:rFonts w:ascii="Arial" w:eastAsia="굴림" w:hAnsi="Arial" w:cs="Arial"/>
          <w:b/>
          <w:sz w:val="22"/>
        </w:rPr>
        <w:t>201</w:t>
      </w:r>
      <w:r w:rsidRPr="001D19F6">
        <w:rPr>
          <w:rFonts w:ascii="Arial" w:eastAsia="굴림" w:hAnsi="Arial" w:cs="Arial"/>
          <w:b/>
          <w:sz w:val="22"/>
        </w:rPr>
        <w:t>~D</w:t>
      </w:r>
      <w:r w:rsidR="00687E5C" w:rsidRPr="001D19F6">
        <w:rPr>
          <w:rFonts w:ascii="Arial" w:eastAsia="굴림" w:hAnsi="Arial" w:cs="Arial"/>
          <w:b/>
          <w:sz w:val="22"/>
        </w:rPr>
        <w:t>21</w:t>
      </w:r>
      <w:r w:rsidR="008F6C1F" w:rsidRPr="001D19F6">
        <w:rPr>
          <w:rFonts w:ascii="Arial" w:eastAsia="굴림" w:hAnsi="Arial" w:cs="Arial"/>
          <w:b/>
          <w:sz w:val="22"/>
        </w:rPr>
        <w:t>1</w:t>
      </w:r>
      <w:r w:rsidRPr="001D19F6">
        <w:rPr>
          <w:rFonts w:ascii="Arial" w:eastAsia="굴림" w:hAnsi="Arial" w:cs="Arial"/>
          <w:b/>
          <w:sz w:val="22"/>
        </w:rPr>
        <w:t>.</w:t>
      </w:r>
    </w:p>
    <w:p w14:paraId="17CB851E" w14:textId="77777777" w:rsidR="00624BD4" w:rsidRPr="001D19F6" w:rsidRDefault="00624BD4" w:rsidP="00624BD4">
      <w:pPr>
        <w:wordWrap/>
        <w:spacing w:line="360" w:lineRule="auto"/>
        <w:rPr>
          <w:rFonts w:ascii="Arial" w:eastAsia="굴림" w:hAnsi="Arial" w:cs="Arial"/>
          <w:sz w:val="22"/>
        </w:rPr>
      </w:pPr>
    </w:p>
    <w:p w14:paraId="75BE7DD4" w14:textId="77777777" w:rsidR="00C26C87" w:rsidRPr="001D19F6" w:rsidRDefault="00C26C87" w:rsidP="00624BD4">
      <w:pPr>
        <w:wordWrap/>
        <w:spacing w:line="360" w:lineRule="auto"/>
        <w:rPr>
          <w:rFonts w:ascii="Arial" w:eastAsia="굴림" w:hAnsi="Arial" w:cs="Arial"/>
          <w:sz w:val="22"/>
        </w:rPr>
      </w:pPr>
    </w:p>
    <w:p w14:paraId="27EE151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D201. What is the most important reason for you to </w:t>
      </w:r>
      <w:r w:rsidR="00B418AC" w:rsidRPr="001D19F6">
        <w:rPr>
          <w:rFonts w:ascii="Arial" w:eastAsia="굴림" w:hAnsi="Arial" w:cs="Arial"/>
          <w:sz w:val="22"/>
        </w:rPr>
        <w:t xml:space="preserve">choose self-employed instead of another paid job? </w:t>
      </w:r>
      <w:r w:rsidRPr="001D19F6">
        <w:rPr>
          <w:rFonts w:ascii="Arial" w:eastAsia="굴림" w:hAnsi="Arial" w:cs="Arial"/>
          <w:sz w:val="22"/>
        </w:rPr>
        <w:t>Please choose the most important reason.</w:t>
      </w:r>
    </w:p>
    <w:p w14:paraId="73ACF756"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 xml:space="preserve">Because I can earn more money </w:t>
      </w:r>
      <w:r w:rsidR="00702DBD" w:rsidRPr="001D19F6">
        <w:rPr>
          <w:rFonts w:ascii="Arial" w:eastAsia="굴림" w:hAnsi="Arial" w:cs="Arial"/>
          <w:sz w:val="22"/>
        </w:rPr>
        <w:tab/>
      </w:r>
      <w:r w:rsidRPr="001D19F6">
        <w:rPr>
          <w:rFonts w:ascii="Arial" w:eastAsia="굴림" w:hAnsi="Arial" w:cs="Arial"/>
          <w:sz w:val="22"/>
        </w:rPr>
        <w:t>→Go to D203</w:t>
      </w:r>
    </w:p>
    <w:p w14:paraId="4D999D78"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 xml:space="preserve">Because it is the work I wanted to do </w:t>
      </w:r>
      <w:r w:rsidR="00702DBD" w:rsidRPr="001D19F6">
        <w:rPr>
          <w:rFonts w:ascii="Arial" w:eastAsia="굴림" w:hAnsi="Arial" w:cs="Arial"/>
          <w:sz w:val="22"/>
        </w:rPr>
        <w:tab/>
      </w:r>
      <w:r w:rsidRPr="001D19F6">
        <w:rPr>
          <w:rFonts w:ascii="Arial" w:eastAsia="굴림" w:hAnsi="Arial" w:cs="Arial"/>
          <w:sz w:val="22"/>
        </w:rPr>
        <w:t>→Go to D203</w:t>
      </w:r>
    </w:p>
    <w:p w14:paraId="193AEEEB"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 xml:space="preserve">Because it gives me more flexibility </w:t>
      </w:r>
      <w:r w:rsidR="00702DBD" w:rsidRPr="001D19F6">
        <w:rPr>
          <w:rFonts w:ascii="Arial" w:eastAsia="굴림" w:hAnsi="Arial" w:cs="Arial"/>
          <w:sz w:val="22"/>
        </w:rPr>
        <w:tab/>
      </w:r>
      <w:r w:rsidRPr="001D19F6">
        <w:rPr>
          <w:rFonts w:ascii="Arial" w:eastAsia="굴림" w:hAnsi="Arial" w:cs="Arial"/>
          <w:sz w:val="22"/>
        </w:rPr>
        <w:t>→Go to D203</w:t>
      </w:r>
    </w:p>
    <w:p w14:paraId="04EC7D8C"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 xml:space="preserve">Because of tax benefits </w:t>
      </w:r>
      <w:r w:rsidR="00702DBD" w:rsidRPr="001D19F6">
        <w:rPr>
          <w:rFonts w:ascii="Arial" w:eastAsia="굴림" w:hAnsi="Arial" w:cs="Arial"/>
          <w:sz w:val="22"/>
        </w:rPr>
        <w:tab/>
      </w:r>
      <w:r w:rsidR="00702DBD" w:rsidRPr="001D19F6">
        <w:rPr>
          <w:rFonts w:ascii="Arial" w:eastAsia="굴림" w:hAnsi="Arial" w:cs="Arial"/>
          <w:sz w:val="22"/>
        </w:rPr>
        <w:tab/>
      </w:r>
      <w:r w:rsidR="00702DBD" w:rsidRPr="001D19F6">
        <w:rPr>
          <w:rFonts w:ascii="Arial" w:eastAsia="굴림" w:hAnsi="Arial" w:cs="Arial"/>
          <w:sz w:val="22"/>
        </w:rPr>
        <w:tab/>
      </w:r>
      <w:r w:rsidRPr="001D19F6">
        <w:rPr>
          <w:rFonts w:ascii="Arial" w:eastAsia="굴림" w:hAnsi="Arial" w:cs="Arial"/>
          <w:sz w:val="22"/>
        </w:rPr>
        <w:t>→Go to D203</w:t>
      </w:r>
    </w:p>
    <w:p w14:paraId="7F9924F8"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Because I couldn’</w:t>
      </w:r>
      <w:r w:rsidR="004B58A3" w:rsidRPr="001D19F6">
        <w:rPr>
          <w:rFonts w:ascii="Arial" w:eastAsia="굴림" w:hAnsi="Arial" w:cs="Arial"/>
          <w:sz w:val="22"/>
        </w:rPr>
        <w:t xml:space="preserve">t get </w:t>
      </w:r>
      <w:r w:rsidR="008118BC" w:rsidRPr="001D19F6">
        <w:rPr>
          <w:rFonts w:ascii="Arial" w:eastAsia="굴림" w:hAnsi="Arial" w:cs="Arial"/>
          <w:sz w:val="22"/>
        </w:rPr>
        <w:t>the</w:t>
      </w:r>
      <w:r w:rsidR="00702DBD" w:rsidRPr="001D19F6">
        <w:rPr>
          <w:rFonts w:ascii="Arial" w:eastAsia="굴림" w:hAnsi="Arial" w:cs="Arial"/>
          <w:sz w:val="22"/>
        </w:rPr>
        <w:t xml:space="preserve"> </w:t>
      </w:r>
      <w:r w:rsidR="004B58A3" w:rsidRPr="001D19F6">
        <w:rPr>
          <w:rFonts w:ascii="Arial" w:eastAsia="굴림" w:hAnsi="Arial" w:cs="Arial"/>
          <w:sz w:val="22"/>
        </w:rPr>
        <w:t xml:space="preserve">job </w:t>
      </w:r>
      <w:r w:rsidR="00AB0114" w:rsidRPr="001D19F6">
        <w:rPr>
          <w:rFonts w:ascii="Arial" w:eastAsia="굴림" w:hAnsi="Arial" w:cs="Arial"/>
          <w:sz w:val="22"/>
        </w:rPr>
        <w:t>I wanted</w:t>
      </w:r>
      <w:r w:rsidR="00702DBD" w:rsidRPr="001D19F6">
        <w:rPr>
          <w:rFonts w:ascii="Arial" w:eastAsia="굴림" w:hAnsi="Arial" w:cs="Arial"/>
          <w:sz w:val="22"/>
        </w:rPr>
        <w:t xml:space="preserve"> in terms of </w:t>
      </w:r>
      <w:r w:rsidRPr="001D19F6">
        <w:rPr>
          <w:rFonts w:ascii="Arial" w:eastAsia="굴림" w:hAnsi="Arial" w:cs="Arial"/>
          <w:sz w:val="22"/>
        </w:rPr>
        <w:t>inadequate salary, work environment, etc</w:t>
      </w:r>
      <w:r w:rsidR="00702DBD" w:rsidRPr="001D19F6">
        <w:rPr>
          <w:rFonts w:ascii="Arial" w:eastAsia="굴림" w:hAnsi="Arial" w:cs="Arial"/>
          <w:sz w:val="22"/>
        </w:rPr>
        <w:t>.</w:t>
      </w:r>
      <w:r w:rsidRPr="001D19F6">
        <w:rPr>
          <w:rFonts w:ascii="Arial" w:eastAsia="굴림" w:hAnsi="Arial" w:cs="Arial"/>
          <w:sz w:val="22"/>
        </w:rPr>
        <w:t xml:space="preserve"> →Go to</w:t>
      </w:r>
      <w:r w:rsidR="00702DBD" w:rsidRPr="001D19F6">
        <w:rPr>
          <w:rFonts w:ascii="Arial" w:eastAsia="굴림" w:hAnsi="Arial" w:cs="Arial"/>
          <w:sz w:val="22"/>
        </w:rPr>
        <w:t xml:space="preserve"> D203</w:t>
      </w:r>
      <w:r w:rsidRPr="001D19F6">
        <w:rPr>
          <w:rFonts w:ascii="Arial" w:eastAsia="굴림" w:hAnsi="Arial" w:cs="Arial"/>
          <w:sz w:val="22"/>
        </w:rPr>
        <w:t xml:space="preserve"> </w:t>
      </w:r>
    </w:p>
    <w:p w14:paraId="312C3861"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 xml:space="preserve">Because it was difficult to get </w:t>
      </w:r>
      <w:r w:rsidR="00702DBD" w:rsidRPr="001D19F6">
        <w:rPr>
          <w:rFonts w:ascii="Arial" w:eastAsia="굴림" w:hAnsi="Arial" w:cs="Arial"/>
          <w:sz w:val="22"/>
        </w:rPr>
        <w:t>any</w:t>
      </w:r>
      <w:r w:rsidRPr="001D19F6">
        <w:rPr>
          <w:rFonts w:ascii="Arial" w:eastAsia="굴림" w:hAnsi="Arial" w:cs="Arial"/>
          <w:sz w:val="22"/>
        </w:rPr>
        <w:t xml:space="preserve"> </w:t>
      </w:r>
      <w:r w:rsidR="00564E9B" w:rsidRPr="001D19F6">
        <w:rPr>
          <w:rFonts w:ascii="Arial" w:eastAsia="굴림" w:hAnsi="Arial" w:cs="Arial"/>
          <w:sz w:val="22"/>
        </w:rPr>
        <w:t xml:space="preserve">paid </w:t>
      </w:r>
      <w:r w:rsidRPr="001D19F6">
        <w:rPr>
          <w:rFonts w:ascii="Arial" w:eastAsia="굴림" w:hAnsi="Arial" w:cs="Arial"/>
          <w:sz w:val="22"/>
        </w:rPr>
        <w:t>job →Go to D203</w:t>
      </w:r>
    </w:p>
    <w:p w14:paraId="087BA580" w14:textId="77777777" w:rsidR="00624BD4" w:rsidRPr="001D19F6" w:rsidRDefault="00624BD4" w:rsidP="00F14BA4">
      <w:pPr>
        <w:pStyle w:val="a6"/>
        <w:numPr>
          <w:ilvl w:val="0"/>
          <w:numId w:val="586"/>
        </w:numPr>
        <w:wordWrap/>
        <w:spacing w:line="360" w:lineRule="auto"/>
        <w:ind w:leftChars="0"/>
        <w:rPr>
          <w:rFonts w:ascii="Arial" w:eastAsia="굴림" w:hAnsi="Arial" w:cs="Arial"/>
          <w:sz w:val="22"/>
        </w:rPr>
      </w:pPr>
      <w:r w:rsidRPr="001D19F6">
        <w:rPr>
          <w:rFonts w:ascii="Arial" w:eastAsia="굴림" w:hAnsi="Arial" w:cs="Arial"/>
          <w:sz w:val="22"/>
        </w:rPr>
        <w:t>Other</w:t>
      </w:r>
      <w:r w:rsidR="00AB0114" w:rsidRPr="001D19F6">
        <w:rPr>
          <w:rFonts w:ascii="Arial" w:eastAsia="굴림" w:hAnsi="Arial" w:cs="Arial"/>
          <w:sz w:val="22"/>
        </w:rPr>
        <w:t>s</w:t>
      </w:r>
    </w:p>
    <w:p w14:paraId="0A88E530" w14:textId="77777777" w:rsidR="003A1F8E" w:rsidRPr="001D19F6" w:rsidRDefault="003A1F8E" w:rsidP="00624BD4">
      <w:pPr>
        <w:wordWrap/>
        <w:spacing w:line="360" w:lineRule="auto"/>
        <w:rPr>
          <w:rFonts w:ascii="Arial" w:eastAsia="굴림" w:hAnsi="Arial" w:cs="Arial"/>
          <w:b/>
          <w:sz w:val="22"/>
        </w:rPr>
      </w:pPr>
    </w:p>
    <w:p w14:paraId="40CD1311" w14:textId="77777777" w:rsidR="003F29A6" w:rsidRPr="001D19F6" w:rsidRDefault="003F29A6" w:rsidP="003F29A6">
      <w:pPr>
        <w:wordWrap/>
        <w:spacing w:line="360" w:lineRule="auto"/>
        <w:rPr>
          <w:rFonts w:ascii="Arial" w:eastAsia="굴림" w:hAnsi="Arial" w:cs="Arial"/>
          <w:sz w:val="22"/>
        </w:rPr>
      </w:pPr>
      <w:r w:rsidRPr="001D19F6">
        <w:rPr>
          <w:rFonts w:ascii="Arial" w:eastAsia="굴림" w:hAnsi="Arial" w:cs="Arial"/>
          <w:sz w:val="22"/>
        </w:rPr>
        <w:t>D202. If others, please specify.</w:t>
      </w:r>
    </w:p>
    <w:p w14:paraId="16614899" w14:textId="77777777" w:rsidR="003F29A6" w:rsidRPr="001D19F6" w:rsidRDefault="00702DBD" w:rsidP="003F29A6">
      <w:pPr>
        <w:wordWrap/>
        <w:spacing w:line="360" w:lineRule="auto"/>
        <w:rPr>
          <w:rFonts w:ascii="Arial" w:eastAsia="굴림" w:hAnsi="Arial" w:cs="Arial"/>
          <w:sz w:val="22"/>
          <w:u w:val="single"/>
        </w:rPr>
      </w:pPr>
      <w:r w:rsidRPr="001D19F6">
        <w:rPr>
          <w:rFonts w:ascii="Arial" w:eastAsia="굴림" w:hAnsi="Arial" w:cs="Arial"/>
          <w:kern w:val="0"/>
          <w:sz w:val="22"/>
        </w:rPr>
        <w:tab/>
        <w:t>_______________________________</w:t>
      </w:r>
    </w:p>
    <w:p w14:paraId="2D2ACBC2" w14:textId="77777777" w:rsidR="003A1F8E" w:rsidRPr="001D19F6" w:rsidRDefault="003A1F8E" w:rsidP="00624BD4">
      <w:pPr>
        <w:wordWrap/>
        <w:spacing w:line="360" w:lineRule="auto"/>
        <w:rPr>
          <w:rFonts w:ascii="Arial" w:eastAsia="굴림" w:hAnsi="Arial" w:cs="Arial"/>
          <w:b/>
          <w:sz w:val="22"/>
        </w:rPr>
      </w:pPr>
    </w:p>
    <w:p w14:paraId="5DD79177" w14:textId="77777777" w:rsidR="00194111" w:rsidRPr="001D19F6" w:rsidRDefault="00194111" w:rsidP="00B05F73">
      <w:pPr>
        <w:wordWrap/>
        <w:spacing w:line="276" w:lineRule="auto"/>
        <w:rPr>
          <w:rFonts w:ascii="Arial" w:eastAsia="굴림" w:hAnsi="Arial" w:cs="Arial"/>
          <w:b/>
          <w:sz w:val="22"/>
        </w:rPr>
      </w:pPr>
    </w:p>
    <w:p w14:paraId="31F460B7" w14:textId="77777777" w:rsidR="003F29A6" w:rsidRPr="001D19F6" w:rsidRDefault="003F29A6" w:rsidP="00B05F73">
      <w:pPr>
        <w:wordWrap/>
        <w:spacing w:line="276" w:lineRule="auto"/>
        <w:rPr>
          <w:rFonts w:ascii="Arial" w:eastAsia="굴림" w:hAnsi="Arial" w:cs="Arial"/>
          <w:b/>
          <w:sz w:val="22"/>
        </w:rPr>
      </w:pPr>
      <w:r w:rsidRPr="001D19F6">
        <w:rPr>
          <w:rFonts w:ascii="Arial" w:eastAsia="굴림" w:hAnsi="Arial" w:cs="Arial"/>
          <w:b/>
          <w:sz w:val="22"/>
        </w:rPr>
        <w:t>Logic</w:t>
      </w:r>
    </w:p>
    <w:p w14:paraId="072F2832" w14:textId="77777777" w:rsidR="003F29A6" w:rsidRPr="001D19F6" w:rsidRDefault="003F29A6" w:rsidP="00F14BA4">
      <w:pPr>
        <w:pStyle w:val="a6"/>
        <w:numPr>
          <w:ilvl w:val="0"/>
          <w:numId w:val="496"/>
        </w:numPr>
        <w:wordWrap/>
        <w:spacing w:line="276" w:lineRule="auto"/>
        <w:ind w:leftChars="0"/>
        <w:rPr>
          <w:rFonts w:ascii="Arial" w:eastAsia="굴림" w:hAnsi="Arial" w:cs="Arial"/>
          <w:b/>
          <w:sz w:val="22"/>
        </w:rPr>
      </w:pPr>
      <w:r w:rsidRPr="001D19F6">
        <w:rPr>
          <w:rFonts w:ascii="Arial" w:eastAsia="굴림" w:hAnsi="Arial" w:cs="Arial"/>
          <w:b/>
          <w:sz w:val="22"/>
        </w:rPr>
        <w:t>If D203=0</w:t>
      </w:r>
      <w:r w:rsidR="00702DBD" w:rsidRPr="001D19F6">
        <w:rPr>
          <w:rFonts w:ascii="Arial" w:eastAsia="굴림" w:hAnsi="Arial" w:cs="Arial"/>
          <w:b/>
          <w:sz w:val="22"/>
        </w:rPr>
        <w:t xml:space="preserve"> </w:t>
      </w:r>
      <w:r w:rsidRPr="001D19F6">
        <w:rPr>
          <w:rFonts w:ascii="Arial" w:eastAsia="굴림" w:hAnsi="Arial" w:cs="Arial"/>
          <w:b/>
          <w:sz w:val="22"/>
        </w:rPr>
        <w:t>(</w:t>
      </w:r>
      <w:r w:rsidR="00702DBD" w:rsidRPr="001D19F6">
        <w:rPr>
          <w:rFonts w:ascii="Arial" w:eastAsia="굴림" w:hAnsi="Arial" w:cs="Arial"/>
          <w:b/>
          <w:sz w:val="22"/>
        </w:rPr>
        <w:t>Startup expenses=zero)</w:t>
      </w:r>
      <w:r w:rsidRPr="001D19F6">
        <w:rPr>
          <w:rFonts w:ascii="Arial" w:eastAsia="굴림" w:hAnsi="Arial" w:cs="Arial"/>
          <w:b/>
          <w:sz w:val="22"/>
        </w:rPr>
        <w:t xml:space="preserve">, then </w:t>
      </w:r>
      <w:r w:rsidR="00702DBD" w:rsidRPr="001D19F6">
        <w:rPr>
          <w:rFonts w:ascii="Arial" w:eastAsia="굴림" w:hAnsi="Arial" w:cs="Arial"/>
          <w:b/>
          <w:sz w:val="22"/>
        </w:rPr>
        <w:t>ask</w:t>
      </w:r>
      <w:r w:rsidRPr="001D19F6">
        <w:rPr>
          <w:rFonts w:ascii="Arial" w:eastAsia="굴림" w:hAnsi="Arial" w:cs="Arial"/>
          <w:b/>
          <w:sz w:val="22"/>
        </w:rPr>
        <w:t xml:space="preserve"> D204, If D203&gt;0, then </w:t>
      </w:r>
      <w:r w:rsidR="00702DBD" w:rsidRPr="001D19F6">
        <w:rPr>
          <w:rFonts w:ascii="Arial" w:eastAsia="굴림" w:hAnsi="Arial" w:cs="Arial"/>
          <w:b/>
          <w:sz w:val="22"/>
        </w:rPr>
        <w:t>ask</w:t>
      </w:r>
      <w:r w:rsidRPr="001D19F6">
        <w:rPr>
          <w:rFonts w:ascii="Arial" w:eastAsia="굴림" w:hAnsi="Arial" w:cs="Arial"/>
          <w:b/>
          <w:sz w:val="22"/>
        </w:rPr>
        <w:t xml:space="preserve"> D205</w:t>
      </w:r>
      <w:r w:rsidR="00B05F73" w:rsidRPr="001D19F6">
        <w:rPr>
          <w:rFonts w:ascii="Arial" w:eastAsia="굴림" w:hAnsi="Arial" w:cs="Arial"/>
          <w:b/>
          <w:sz w:val="22"/>
        </w:rPr>
        <w:t>.</w:t>
      </w:r>
    </w:p>
    <w:p w14:paraId="3725C63B" w14:textId="77777777" w:rsidR="003F29A6" w:rsidRPr="001D19F6" w:rsidRDefault="003F29A6" w:rsidP="00624BD4">
      <w:pPr>
        <w:wordWrap/>
        <w:spacing w:line="360" w:lineRule="auto"/>
        <w:rPr>
          <w:rFonts w:ascii="Arial" w:eastAsia="굴림" w:hAnsi="Arial" w:cs="Arial"/>
          <w:b/>
          <w:sz w:val="22"/>
        </w:rPr>
      </w:pPr>
    </w:p>
    <w:p w14:paraId="3F32848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D203. </w:t>
      </w:r>
      <w:r w:rsidR="00F4444F" w:rsidRPr="001D19F6">
        <w:rPr>
          <w:rFonts w:ascii="Arial" w:eastAsia="굴림" w:hAnsi="Arial" w:cs="Arial"/>
          <w:sz w:val="22"/>
        </w:rPr>
        <w:t>How much did you spend or invest</w:t>
      </w:r>
      <w:r w:rsidR="00702DBD" w:rsidRPr="001D19F6">
        <w:rPr>
          <w:rFonts w:ascii="Arial" w:eastAsia="굴림" w:hAnsi="Arial" w:cs="Arial"/>
          <w:sz w:val="22"/>
        </w:rPr>
        <w:t xml:space="preserve"> </w:t>
      </w:r>
      <w:r w:rsidR="00F4444F" w:rsidRPr="001D19F6">
        <w:rPr>
          <w:rFonts w:ascii="Arial" w:eastAsia="굴림" w:hAnsi="Arial" w:cs="Arial"/>
          <w:sz w:val="22"/>
        </w:rPr>
        <w:t xml:space="preserve">to startup </w:t>
      </w:r>
      <w:r w:rsidR="004147F5" w:rsidRPr="001D19F6">
        <w:rPr>
          <w:rFonts w:ascii="Arial" w:eastAsia="굴림" w:hAnsi="Arial" w:cs="Arial"/>
          <w:sz w:val="22"/>
        </w:rPr>
        <w:t>this business?</w:t>
      </w:r>
    </w:p>
    <w:p w14:paraId="1012E046" w14:textId="77777777" w:rsidR="004147F5" w:rsidRPr="001D19F6" w:rsidRDefault="004147F5" w:rsidP="004147F5">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F329DDE" w14:textId="77777777" w:rsidR="004147F5" w:rsidRPr="001D19F6" w:rsidRDefault="004147F5" w:rsidP="004147F5">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337D07" w:rsidRPr="001D19F6">
        <w:rPr>
          <w:rFonts w:ascii="Arial" w:eastAsia="굴림" w:hAnsi="Arial" w:cs="Arial"/>
          <w:kern w:val="0"/>
          <w:sz w:val="22"/>
        </w:rPr>
        <w:t>9</w:t>
      </w:r>
      <w:r w:rsidRPr="001D19F6">
        <w:rPr>
          <w:rFonts w:ascii="Arial" w:eastAsia="굴림" w:hAnsi="Arial" w:cs="Arial"/>
          <w:kern w:val="0"/>
          <w:sz w:val="22"/>
        </w:rPr>
        <w:t>9] _________ MW [Range: 0 ~ 9997]</w:t>
      </w:r>
    </w:p>
    <w:p w14:paraId="13DF2F95" w14:textId="77777777" w:rsidR="00624BD4" w:rsidRPr="001D19F6" w:rsidRDefault="00624BD4" w:rsidP="00624BD4">
      <w:pPr>
        <w:wordWrap/>
        <w:spacing w:line="360" w:lineRule="auto"/>
        <w:rPr>
          <w:rFonts w:ascii="Arial" w:eastAsia="굴림" w:hAnsi="Arial" w:cs="Arial"/>
          <w:sz w:val="22"/>
        </w:rPr>
      </w:pPr>
    </w:p>
    <w:p w14:paraId="74312A1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D204. What is the reason </w:t>
      </w:r>
      <w:r w:rsidR="00702DBD" w:rsidRPr="001D19F6">
        <w:rPr>
          <w:rFonts w:ascii="Arial" w:eastAsia="굴림" w:hAnsi="Arial" w:cs="Arial"/>
          <w:sz w:val="22"/>
        </w:rPr>
        <w:t xml:space="preserve">that no startup expense is required? </w:t>
      </w:r>
    </w:p>
    <w:p w14:paraId="1D298336" w14:textId="77777777" w:rsidR="00337D07" w:rsidRPr="001D19F6" w:rsidRDefault="00337D07" w:rsidP="00D12299">
      <w:pPr>
        <w:pStyle w:val="a6"/>
        <w:numPr>
          <w:ilvl w:val="0"/>
          <w:numId w:val="1180"/>
        </w:numPr>
        <w:wordWrap/>
        <w:spacing w:line="360" w:lineRule="auto"/>
        <w:ind w:leftChars="0"/>
        <w:rPr>
          <w:rFonts w:ascii="Arial" w:eastAsia="굴림" w:hAnsi="Arial" w:cs="Arial"/>
          <w:sz w:val="22"/>
        </w:rPr>
      </w:pPr>
      <w:r w:rsidRPr="001D19F6">
        <w:rPr>
          <w:rFonts w:ascii="Arial" w:eastAsia="굴림" w:hAnsi="Arial" w:cs="Arial"/>
          <w:sz w:val="22"/>
        </w:rPr>
        <w:t xml:space="preserve">Because it is retail business without a store </w:t>
      </w:r>
      <w:r w:rsidRPr="001D19F6">
        <w:rPr>
          <w:rFonts w:ascii="Arial" w:eastAsia="굴림" w:hAnsi="Arial" w:cs="Arial"/>
          <w:sz w:val="22"/>
        </w:rPr>
        <w:tab/>
        <w:t>→Go to D206</w:t>
      </w:r>
    </w:p>
    <w:p w14:paraId="5C9B7F04" w14:textId="77777777" w:rsidR="00337D07" w:rsidRPr="001D19F6" w:rsidRDefault="00337D07" w:rsidP="00D12299">
      <w:pPr>
        <w:pStyle w:val="a6"/>
        <w:numPr>
          <w:ilvl w:val="0"/>
          <w:numId w:val="1180"/>
        </w:numPr>
        <w:wordWrap/>
        <w:spacing w:line="360" w:lineRule="auto"/>
        <w:ind w:leftChars="0"/>
        <w:rPr>
          <w:rFonts w:ascii="Arial" w:eastAsia="굴림" w:hAnsi="Arial" w:cs="Arial"/>
          <w:sz w:val="22"/>
        </w:rPr>
      </w:pPr>
      <w:r w:rsidRPr="001D19F6">
        <w:rPr>
          <w:rFonts w:ascii="Arial" w:eastAsia="굴림" w:hAnsi="Arial" w:cs="Arial"/>
          <w:sz w:val="22"/>
        </w:rPr>
        <w:t xml:space="preserve">Because it was taken over </w:t>
      </w:r>
      <w:r w:rsidR="00BD150A" w:rsidRPr="001D19F6">
        <w:rPr>
          <w:rFonts w:ascii="Arial" w:eastAsia="굴림" w:hAnsi="Arial" w:cs="Arial"/>
          <w:sz w:val="22"/>
        </w:rPr>
        <w:t>without</w:t>
      </w:r>
      <w:r w:rsidRPr="001D19F6">
        <w:rPr>
          <w:rFonts w:ascii="Arial" w:eastAsia="굴림" w:hAnsi="Arial" w:cs="Arial"/>
          <w:sz w:val="22"/>
        </w:rPr>
        <w:t xml:space="preserve"> any </w:t>
      </w:r>
      <w:proofErr w:type="gramStart"/>
      <w:r w:rsidRPr="001D19F6">
        <w:rPr>
          <w:rFonts w:ascii="Arial" w:eastAsia="굴림" w:hAnsi="Arial" w:cs="Arial"/>
          <w:sz w:val="22"/>
        </w:rPr>
        <w:t xml:space="preserve">cost  </w:t>
      </w:r>
      <w:r w:rsidRPr="001D19F6">
        <w:rPr>
          <w:rFonts w:ascii="Arial" w:eastAsia="굴림" w:hAnsi="Arial" w:cs="Arial"/>
          <w:sz w:val="22"/>
        </w:rPr>
        <w:tab/>
      </w:r>
      <w:proofErr w:type="gramEnd"/>
      <w:r w:rsidR="00290FFA" w:rsidRPr="001D19F6">
        <w:rPr>
          <w:rFonts w:ascii="Arial" w:eastAsia="굴림" w:hAnsi="Arial" w:cs="Arial"/>
          <w:sz w:val="22"/>
        </w:rPr>
        <w:t>→Go to D206</w:t>
      </w:r>
    </w:p>
    <w:p w14:paraId="54649278" w14:textId="77777777" w:rsidR="00337D07" w:rsidRPr="001D19F6" w:rsidRDefault="00337D07" w:rsidP="00D12299">
      <w:pPr>
        <w:pStyle w:val="a6"/>
        <w:numPr>
          <w:ilvl w:val="0"/>
          <w:numId w:val="1180"/>
        </w:numPr>
        <w:wordWrap/>
        <w:spacing w:line="360" w:lineRule="auto"/>
        <w:ind w:leftChars="0"/>
        <w:rPr>
          <w:rFonts w:ascii="Arial" w:eastAsia="굴림" w:hAnsi="Arial" w:cs="Arial"/>
          <w:sz w:val="22"/>
        </w:rPr>
      </w:pPr>
      <w:r w:rsidRPr="001D19F6">
        <w:rPr>
          <w:rFonts w:ascii="Arial" w:eastAsia="굴림" w:hAnsi="Arial" w:cs="Arial"/>
          <w:sz w:val="22"/>
        </w:rPr>
        <w:t xml:space="preserve">Because it </w:t>
      </w:r>
      <w:r w:rsidR="00290FFA" w:rsidRPr="001D19F6">
        <w:rPr>
          <w:rFonts w:ascii="Arial" w:eastAsia="굴림" w:hAnsi="Arial" w:cs="Arial"/>
          <w:sz w:val="22"/>
        </w:rPr>
        <w:t>is R’s own land or building</w:t>
      </w:r>
      <w:r w:rsidR="00290FFA" w:rsidRPr="001D19F6">
        <w:rPr>
          <w:rFonts w:ascii="Arial" w:eastAsia="굴림" w:hAnsi="Arial" w:cs="Arial"/>
          <w:sz w:val="22"/>
        </w:rPr>
        <w:tab/>
      </w:r>
      <w:r w:rsidRPr="001D19F6">
        <w:rPr>
          <w:rFonts w:ascii="Arial" w:eastAsia="굴림" w:hAnsi="Arial" w:cs="Arial"/>
          <w:sz w:val="22"/>
        </w:rPr>
        <w:t xml:space="preserve"> </w:t>
      </w:r>
      <w:r w:rsidRPr="001D19F6">
        <w:rPr>
          <w:rFonts w:ascii="Arial" w:eastAsia="굴림" w:hAnsi="Arial" w:cs="Arial"/>
          <w:sz w:val="22"/>
        </w:rPr>
        <w:tab/>
      </w:r>
      <w:r w:rsidR="00290FFA" w:rsidRPr="001D19F6">
        <w:rPr>
          <w:rFonts w:ascii="Arial" w:eastAsia="굴림" w:hAnsi="Arial" w:cs="Arial"/>
          <w:sz w:val="22"/>
        </w:rPr>
        <w:t>→Go to D206</w:t>
      </w:r>
    </w:p>
    <w:p w14:paraId="3153F384" w14:textId="77777777" w:rsidR="00337D07" w:rsidRPr="001D19F6" w:rsidRDefault="00290FFA" w:rsidP="00D12299">
      <w:pPr>
        <w:pStyle w:val="a6"/>
        <w:numPr>
          <w:ilvl w:val="0"/>
          <w:numId w:val="1180"/>
        </w:numPr>
        <w:wordWrap/>
        <w:spacing w:line="360" w:lineRule="auto"/>
        <w:ind w:leftChars="0"/>
        <w:rPr>
          <w:rFonts w:ascii="Arial" w:eastAsia="굴림" w:hAnsi="Arial" w:cs="Arial"/>
          <w:sz w:val="22"/>
        </w:rPr>
      </w:pPr>
      <w:r w:rsidRPr="001D19F6">
        <w:rPr>
          <w:rFonts w:ascii="Arial" w:eastAsia="굴림" w:hAnsi="Arial" w:cs="Arial"/>
          <w:sz w:val="22"/>
        </w:rPr>
        <w:t>Others</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00337D07" w:rsidRPr="001D19F6">
        <w:rPr>
          <w:rFonts w:ascii="Arial" w:eastAsia="굴림" w:hAnsi="Arial" w:cs="Arial"/>
          <w:sz w:val="22"/>
        </w:rPr>
        <w:tab/>
      </w:r>
      <w:r w:rsidR="00337D07" w:rsidRPr="001D19F6">
        <w:rPr>
          <w:rFonts w:ascii="Arial" w:eastAsia="굴림" w:hAnsi="Arial" w:cs="Arial"/>
          <w:sz w:val="22"/>
        </w:rPr>
        <w:tab/>
      </w:r>
      <w:r w:rsidR="00337D07" w:rsidRPr="001D19F6">
        <w:rPr>
          <w:rFonts w:ascii="Arial" w:eastAsia="굴림" w:hAnsi="Arial" w:cs="Arial"/>
          <w:sz w:val="22"/>
        </w:rPr>
        <w:tab/>
      </w:r>
      <w:r w:rsidRPr="001D19F6">
        <w:rPr>
          <w:rFonts w:ascii="Arial" w:eastAsia="굴림" w:hAnsi="Arial" w:cs="Arial"/>
          <w:sz w:val="22"/>
        </w:rPr>
        <w:t>→Go to D206</w:t>
      </w:r>
    </w:p>
    <w:p w14:paraId="7CB1D455" w14:textId="77777777" w:rsidR="005F65D5" w:rsidRPr="001D19F6" w:rsidRDefault="005F65D5" w:rsidP="005F65D5">
      <w:pPr>
        <w:wordWrap/>
        <w:spacing w:line="360" w:lineRule="auto"/>
        <w:rPr>
          <w:rFonts w:ascii="Arial" w:eastAsia="굴림" w:hAnsi="Arial" w:cs="Arial"/>
          <w:sz w:val="22"/>
        </w:rPr>
      </w:pPr>
    </w:p>
    <w:p w14:paraId="4D2BC8B9" w14:textId="77777777" w:rsidR="00337D07" w:rsidRPr="001D19F6" w:rsidRDefault="00337D07" w:rsidP="00337D07">
      <w:pPr>
        <w:wordWrap/>
        <w:spacing w:line="360" w:lineRule="auto"/>
        <w:rPr>
          <w:rFonts w:ascii="Arial" w:eastAsia="굴림" w:hAnsi="Arial" w:cs="Arial"/>
          <w:sz w:val="22"/>
        </w:rPr>
      </w:pPr>
    </w:p>
    <w:p w14:paraId="23C04730" w14:textId="77777777" w:rsidR="00290FFA" w:rsidRPr="001D19F6" w:rsidRDefault="00290FFA" w:rsidP="00290FFA">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D204-1. If others, please specify.</w:t>
      </w:r>
    </w:p>
    <w:p w14:paraId="2277B815" w14:textId="77777777" w:rsidR="00290FFA" w:rsidRPr="001D19F6" w:rsidRDefault="00290FFA" w:rsidP="00290FFA">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p>
    <w:p w14:paraId="65DDC795" w14:textId="77777777" w:rsidR="00290FFA" w:rsidRPr="001D19F6" w:rsidRDefault="00290FFA" w:rsidP="00337D07">
      <w:pPr>
        <w:wordWrap/>
        <w:spacing w:line="360" w:lineRule="auto"/>
        <w:rPr>
          <w:rFonts w:ascii="Arial" w:eastAsia="굴림" w:hAnsi="Arial" w:cs="Arial"/>
          <w:sz w:val="22"/>
        </w:rPr>
      </w:pPr>
    </w:p>
    <w:p w14:paraId="083E83B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D205. How did you finance your business</w:t>
      </w:r>
      <w:r w:rsidR="00DA70A1" w:rsidRPr="001D19F6">
        <w:rPr>
          <w:rFonts w:ascii="Arial" w:eastAsia="굴림" w:hAnsi="Arial" w:cs="Arial"/>
          <w:sz w:val="22"/>
        </w:rPr>
        <w:t xml:space="preserve"> expenses</w:t>
      </w:r>
      <w:r w:rsidRPr="001D19F6">
        <w:rPr>
          <w:rFonts w:ascii="Arial" w:eastAsia="굴림" w:hAnsi="Arial" w:cs="Arial"/>
          <w:sz w:val="22"/>
        </w:rPr>
        <w:t xml:space="preserve">? Please </w:t>
      </w:r>
      <w:r w:rsidR="00702DBD" w:rsidRPr="001D19F6">
        <w:rPr>
          <w:rFonts w:ascii="Arial" w:eastAsia="굴림" w:hAnsi="Arial" w:cs="Arial"/>
          <w:sz w:val="22"/>
        </w:rPr>
        <w:t>tell us how each of source</w:t>
      </w:r>
      <w:r w:rsidR="00E11DE3" w:rsidRPr="001D19F6">
        <w:rPr>
          <w:rFonts w:ascii="Arial" w:eastAsia="굴림" w:hAnsi="Arial" w:cs="Arial"/>
          <w:sz w:val="22"/>
        </w:rPr>
        <w:t>s</w:t>
      </w:r>
      <w:r w:rsidR="00702DBD" w:rsidRPr="001D19F6">
        <w:rPr>
          <w:rFonts w:ascii="Arial" w:eastAsia="굴림" w:hAnsi="Arial" w:cs="Arial"/>
          <w:sz w:val="22"/>
        </w:rPr>
        <w:t xml:space="preserve"> </w:t>
      </w:r>
      <w:r w:rsidR="00E11DE3" w:rsidRPr="001D19F6">
        <w:rPr>
          <w:rFonts w:ascii="Arial" w:eastAsia="굴림" w:hAnsi="Arial" w:cs="Arial"/>
          <w:sz w:val="22"/>
        </w:rPr>
        <w:t>accounts for</w:t>
      </w:r>
      <w:r w:rsidR="005A6C07" w:rsidRPr="001D19F6">
        <w:rPr>
          <w:rFonts w:ascii="Arial" w:eastAsia="굴림" w:hAnsi="Arial" w:cs="Arial"/>
          <w:sz w:val="22"/>
        </w:rPr>
        <w:t xml:space="preserve"> to finance</w:t>
      </w:r>
      <w:r w:rsidR="00E11DE3" w:rsidRPr="001D19F6">
        <w:rPr>
          <w:rFonts w:ascii="Arial" w:eastAsia="굴림" w:hAnsi="Arial" w:cs="Arial"/>
          <w:sz w:val="22"/>
        </w:rPr>
        <w:t xml:space="preserve">. </w:t>
      </w:r>
      <w:r w:rsidR="006258EC" w:rsidRPr="001D19F6">
        <w:rPr>
          <w:rFonts w:ascii="Arial" w:eastAsia="굴림" w:hAnsi="Arial" w:cs="Arial"/>
          <w:sz w:val="22"/>
        </w:rPr>
        <w:t>Please make sure the sum of all items should be same with D203.</w:t>
      </w:r>
      <w:r w:rsidR="009C5C61" w:rsidRPr="001D19F6">
        <w:rPr>
          <w:rFonts w:ascii="Arial" w:eastAsia="굴림" w:hAnsi="Arial" w:cs="Arial"/>
          <w:sz w:val="22"/>
        </w:rPr>
        <w:t xml:space="preserve"> </w:t>
      </w:r>
      <w:r w:rsidR="00A5611E" w:rsidRPr="001D19F6">
        <w:rPr>
          <w:rFonts w:ascii="Arial" w:eastAsia="굴림" w:hAnsi="Arial" w:cs="Arial"/>
          <w:sz w:val="22"/>
        </w:rPr>
        <w:t>(unit: 10,000 Korean won)</w:t>
      </w:r>
    </w:p>
    <w:p w14:paraId="614EA145" w14:textId="77777777" w:rsidR="00624BD4" w:rsidRPr="001D19F6" w:rsidRDefault="00624BD4" w:rsidP="00F4444F">
      <w:pPr>
        <w:wordWrap/>
        <w:spacing w:line="360" w:lineRule="auto"/>
        <w:rPr>
          <w:rFonts w:ascii="Arial" w:eastAsia="굴림" w:hAnsi="Arial" w:cs="Arial"/>
          <w:sz w:val="22"/>
        </w:rPr>
      </w:pPr>
      <w:r w:rsidRPr="001D19F6">
        <w:rPr>
          <w:rFonts w:ascii="Arial" w:eastAsia="굴림" w:hAnsi="Arial" w:cs="Arial"/>
          <w:sz w:val="22"/>
        </w:rPr>
        <w:t>[</w:t>
      </w:r>
      <w:proofErr w:type="gramStart"/>
      <w:r w:rsidRPr="001D19F6">
        <w:rPr>
          <w:rFonts w:ascii="Arial" w:eastAsia="굴림" w:hAnsi="Arial" w:cs="Arial"/>
          <w:sz w:val="22"/>
        </w:rPr>
        <w:t>IWER:</w:t>
      </w:r>
      <w:r w:rsidRPr="001D19F6">
        <w:rPr>
          <w:rFonts w:ascii="굴림" w:eastAsia="굴림" w:hAnsi="굴림" w:cs="굴림" w:hint="eastAsia"/>
          <w:sz w:val="22"/>
        </w:rPr>
        <w:t>①</w:t>
      </w:r>
      <w:proofErr w:type="gramEnd"/>
      <w:r w:rsidR="00702DBD" w:rsidRPr="001D19F6">
        <w:rPr>
          <w:rFonts w:ascii="Arial" w:eastAsia="굴림" w:hAnsi="Arial" w:cs="Arial"/>
          <w:sz w:val="22"/>
        </w:rPr>
        <w:t xml:space="preserve"> </w:t>
      </w:r>
      <w:r w:rsidR="00F4444F" w:rsidRPr="001D19F6">
        <w:rPr>
          <w:rFonts w:ascii="Arial" w:eastAsia="굴림" w:hAnsi="Arial" w:cs="Arial"/>
          <w:sz w:val="22"/>
        </w:rPr>
        <w:t>R’s and his/her spou</w:t>
      </w:r>
      <w:r w:rsidRPr="001D19F6">
        <w:rPr>
          <w:rFonts w:ascii="Arial" w:eastAsia="굴림" w:hAnsi="Arial" w:cs="Arial"/>
          <w:sz w:val="22"/>
        </w:rPr>
        <w:t xml:space="preserve">se's savings, </w:t>
      </w:r>
      <w:r w:rsidRPr="001D19F6">
        <w:rPr>
          <w:rFonts w:ascii="굴림" w:eastAsia="굴림" w:hAnsi="굴림" w:cs="굴림" w:hint="eastAsia"/>
          <w:sz w:val="22"/>
        </w:rPr>
        <w:t>②</w:t>
      </w:r>
      <w:r w:rsidR="00F4444F" w:rsidRPr="001D19F6">
        <w:rPr>
          <w:rFonts w:ascii="Arial" w:eastAsia="굴림" w:hAnsi="Arial" w:cs="Arial"/>
          <w:sz w:val="22"/>
        </w:rPr>
        <w:t>Help or borrowings from R’s and his/her spouse’s parents</w:t>
      </w:r>
      <w:r w:rsidRPr="001D19F6">
        <w:rPr>
          <w:rFonts w:ascii="Arial" w:eastAsia="굴림" w:hAnsi="Arial" w:cs="Arial"/>
          <w:sz w:val="22"/>
        </w:rPr>
        <w:t xml:space="preserve">, </w:t>
      </w:r>
      <w:r w:rsidRPr="001D19F6">
        <w:rPr>
          <w:rFonts w:ascii="굴림" w:eastAsia="굴림" w:hAnsi="굴림" w:cs="굴림" w:hint="eastAsia"/>
          <w:sz w:val="22"/>
        </w:rPr>
        <w:t>③</w:t>
      </w:r>
      <w:r w:rsidR="00F4444F" w:rsidRPr="001D19F6">
        <w:rPr>
          <w:rFonts w:ascii="Arial" w:eastAsia="굴림" w:hAnsi="Arial" w:cs="Arial"/>
          <w:sz w:val="22"/>
        </w:rPr>
        <w:t xml:space="preserve"> Help or borrowings from R’s children/grandchildren, </w:t>
      </w:r>
      <w:r w:rsidRPr="001D19F6">
        <w:rPr>
          <w:rFonts w:ascii="굴림" w:eastAsia="굴림" w:hAnsi="굴림" w:cs="굴림" w:hint="eastAsia"/>
          <w:sz w:val="22"/>
        </w:rPr>
        <w:t>④</w:t>
      </w:r>
      <w:r w:rsidRPr="001D19F6">
        <w:rPr>
          <w:rFonts w:ascii="Arial" w:eastAsia="굴림" w:hAnsi="Arial" w:cs="Arial"/>
          <w:sz w:val="22"/>
        </w:rPr>
        <w:t xml:space="preserve"> Borrow</w:t>
      </w:r>
      <w:r w:rsidR="00F4444F" w:rsidRPr="001D19F6">
        <w:rPr>
          <w:rFonts w:ascii="Arial" w:eastAsia="굴림" w:hAnsi="Arial" w:cs="Arial"/>
          <w:sz w:val="22"/>
        </w:rPr>
        <w:t>ings</w:t>
      </w:r>
      <w:r w:rsidRPr="001D19F6">
        <w:rPr>
          <w:rFonts w:ascii="Arial" w:eastAsia="굴림" w:hAnsi="Arial" w:cs="Arial"/>
          <w:sz w:val="22"/>
        </w:rPr>
        <w:t xml:space="preserve"> from </w:t>
      </w:r>
      <w:r w:rsidR="00F4444F" w:rsidRPr="001D19F6">
        <w:rPr>
          <w:rFonts w:ascii="Arial" w:eastAsia="굴림" w:hAnsi="Arial" w:cs="Arial"/>
          <w:sz w:val="22"/>
        </w:rPr>
        <w:t xml:space="preserve">R’s and his/her </w:t>
      </w:r>
      <w:r w:rsidRPr="001D19F6">
        <w:rPr>
          <w:rFonts w:ascii="Arial" w:eastAsia="굴림" w:hAnsi="Arial" w:cs="Arial"/>
          <w:sz w:val="22"/>
        </w:rPr>
        <w:t xml:space="preserve">relatives, </w:t>
      </w:r>
      <w:r w:rsidRPr="001D19F6">
        <w:rPr>
          <w:rFonts w:ascii="굴림" w:eastAsia="굴림" w:hAnsi="굴림" w:cs="굴림" w:hint="eastAsia"/>
          <w:sz w:val="22"/>
        </w:rPr>
        <w:t>⑤</w:t>
      </w:r>
      <w:r w:rsidRPr="001D19F6">
        <w:rPr>
          <w:rFonts w:ascii="Arial" w:eastAsia="굴림" w:hAnsi="Arial" w:cs="Arial"/>
          <w:sz w:val="22"/>
        </w:rPr>
        <w:t xml:space="preserve"> Borrow</w:t>
      </w:r>
      <w:r w:rsidR="00F4444F" w:rsidRPr="001D19F6">
        <w:rPr>
          <w:rFonts w:ascii="Arial" w:eastAsia="굴림" w:hAnsi="Arial" w:cs="Arial"/>
          <w:sz w:val="22"/>
        </w:rPr>
        <w:t>ings</w:t>
      </w:r>
      <w:r w:rsidRPr="001D19F6">
        <w:rPr>
          <w:rFonts w:ascii="Arial" w:eastAsia="굴림" w:hAnsi="Arial" w:cs="Arial"/>
          <w:sz w:val="22"/>
        </w:rPr>
        <w:t xml:space="preserve"> from other individuals, </w:t>
      </w:r>
      <w:r w:rsidRPr="001D19F6">
        <w:rPr>
          <w:rFonts w:ascii="굴림" w:eastAsia="굴림" w:hAnsi="굴림" w:cs="굴림" w:hint="eastAsia"/>
          <w:sz w:val="22"/>
        </w:rPr>
        <w:t>⑥</w:t>
      </w:r>
      <w:r w:rsidRPr="001D19F6">
        <w:rPr>
          <w:rFonts w:ascii="Arial" w:eastAsia="굴림" w:hAnsi="Arial" w:cs="Arial"/>
          <w:sz w:val="22"/>
        </w:rPr>
        <w:t xml:space="preserve"> Partner, </w:t>
      </w:r>
      <w:r w:rsidRPr="001D19F6">
        <w:rPr>
          <w:rFonts w:ascii="굴림" w:eastAsia="굴림" w:hAnsi="굴림" w:cs="굴림" w:hint="eastAsia"/>
          <w:sz w:val="22"/>
        </w:rPr>
        <w:t>⑦</w:t>
      </w:r>
      <w:r w:rsidRPr="001D19F6">
        <w:rPr>
          <w:rFonts w:ascii="Arial" w:eastAsia="굴림" w:hAnsi="Arial" w:cs="Arial"/>
          <w:sz w:val="22"/>
        </w:rPr>
        <w:t xml:space="preserve"> Loan</w:t>
      </w:r>
      <w:r w:rsidR="00F4444F" w:rsidRPr="001D19F6">
        <w:rPr>
          <w:rFonts w:ascii="Arial" w:eastAsia="굴림" w:hAnsi="Arial" w:cs="Arial"/>
          <w:sz w:val="22"/>
        </w:rPr>
        <w:t>s</w:t>
      </w:r>
      <w:r w:rsidRPr="001D19F6">
        <w:rPr>
          <w:rFonts w:ascii="Arial" w:eastAsia="굴림" w:hAnsi="Arial" w:cs="Arial"/>
          <w:sz w:val="22"/>
        </w:rPr>
        <w:t xml:space="preserve"> from bank</w:t>
      </w:r>
      <w:r w:rsidR="00F4444F" w:rsidRPr="001D19F6">
        <w:rPr>
          <w:rFonts w:ascii="Arial" w:eastAsia="굴림" w:hAnsi="Arial" w:cs="Arial"/>
          <w:sz w:val="22"/>
        </w:rPr>
        <w:t>s</w:t>
      </w:r>
      <w:r w:rsidRPr="001D19F6">
        <w:rPr>
          <w:rFonts w:ascii="Arial" w:eastAsia="굴림" w:hAnsi="Arial" w:cs="Arial"/>
          <w:sz w:val="22"/>
        </w:rPr>
        <w:t xml:space="preserve"> and other financial institutions, </w:t>
      </w:r>
      <w:r w:rsidRPr="001D19F6">
        <w:rPr>
          <w:rFonts w:ascii="굴림" w:eastAsia="굴림" w:hAnsi="굴림" w:cs="굴림" w:hint="eastAsia"/>
          <w:sz w:val="22"/>
        </w:rPr>
        <w:t>⑧</w:t>
      </w:r>
      <w:r w:rsidRPr="001D19F6">
        <w:rPr>
          <w:rFonts w:ascii="Arial" w:eastAsia="굴림" w:hAnsi="Arial" w:cs="Arial"/>
          <w:sz w:val="22"/>
        </w:rPr>
        <w:t xml:space="preserve"> Government subsidy, </w:t>
      </w:r>
      <w:r w:rsidRPr="001D19F6">
        <w:rPr>
          <w:rFonts w:ascii="굴림" w:eastAsia="굴림" w:hAnsi="굴림" w:cs="굴림" w:hint="eastAsia"/>
          <w:sz w:val="22"/>
        </w:rPr>
        <w:t>⑨</w:t>
      </w:r>
      <w:r w:rsidRPr="001D19F6">
        <w:rPr>
          <w:rFonts w:ascii="Arial" w:eastAsia="굴림" w:hAnsi="Arial" w:cs="Arial"/>
          <w:sz w:val="22"/>
        </w:rPr>
        <w:t xml:space="preserve"> Other</w:t>
      </w:r>
      <w:r w:rsidR="00F4444F" w:rsidRPr="001D19F6">
        <w:rPr>
          <w:rFonts w:ascii="Arial" w:eastAsia="굴림" w:hAnsi="Arial" w:cs="Arial"/>
          <w:sz w:val="22"/>
        </w:rPr>
        <w:t>s</w:t>
      </w:r>
      <w:r w:rsidRPr="001D19F6">
        <w:rPr>
          <w:rFonts w:ascii="Arial" w:eastAsia="굴림" w:hAnsi="Arial" w:cs="Arial"/>
          <w:sz w:val="22"/>
        </w:rPr>
        <w:t>]</w:t>
      </w:r>
    </w:p>
    <w:p w14:paraId="208DC5F6" w14:textId="77777777" w:rsidR="00702DBD" w:rsidRPr="001D19F6" w:rsidRDefault="00702DBD" w:rsidP="00F4444F">
      <w:pPr>
        <w:wordWrap/>
        <w:spacing w:line="360" w:lineRule="auto"/>
        <w:rPr>
          <w:rFonts w:ascii="Arial" w:eastAsia="굴림" w:hAnsi="Arial" w:cs="Arial"/>
          <w:sz w:val="22"/>
        </w:rPr>
      </w:pPr>
    </w:p>
    <w:tbl>
      <w:tblPr>
        <w:tblStyle w:val="a8"/>
        <w:tblW w:w="0" w:type="auto"/>
        <w:tblInd w:w="250" w:type="dxa"/>
        <w:tblLook w:val="04A0" w:firstRow="1" w:lastRow="0" w:firstColumn="1" w:lastColumn="0" w:noHBand="0" w:noVBand="1"/>
      </w:tblPr>
      <w:tblGrid>
        <w:gridCol w:w="985"/>
        <w:gridCol w:w="6295"/>
        <w:gridCol w:w="2098"/>
      </w:tblGrid>
      <w:tr w:rsidR="00D063AA" w:rsidRPr="001D19F6" w14:paraId="75AB6E4A" w14:textId="77777777" w:rsidTr="009A0438">
        <w:trPr>
          <w:trHeight w:val="367"/>
        </w:trPr>
        <w:tc>
          <w:tcPr>
            <w:tcW w:w="988" w:type="dxa"/>
            <w:vAlign w:val="center"/>
          </w:tcPr>
          <w:p w14:paraId="79F02570"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NO</w:t>
            </w:r>
          </w:p>
        </w:tc>
        <w:tc>
          <w:tcPr>
            <w:tcW w:w="6383" w:type="dxa"/>
            <w:vAlign w:val="center"/>
          </w:tcPr>
          <w:p w14:paraId="0CD926F0"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ITEMS</w:t>
            </w:r>
          </w:p>
        </w:tc>
        <w:tc>
          <w:tcPr>
            <w:tcW w:w="2126" w:type="dxa"/>
            <w:vAlign w:val="center"/>
          </w:tcPr>
          <w:p w14:paraId="01B77260" w14:textId="77777777" w:rsidR="00624BD4" w:rsidRPr="001D19F6" w:rsidRDefault="00A5611E" w:rsidP="00D518FF">
            <w:pPr>
              <w:wordWrap/>
              <w:jc w:val="center"/>
              <w:rPr>
                <w:rFonts w:ascii="Arial" w:eastAsia="굴림" w:hAnsi="Arial" w:cs="Arial"/>
                <w:sz w:val="22"/>
              </w:rPr>
            </w:pPr>
            <w:r w:rsidRPr="001D19F6">
              <w:rPr>
                <w:rFonts w:ascii="Arial" w:eastAsia="굴림" w:hAnsi="Arial" w:cs="Arial"/>
                <w:sz w:val="22"/>
              </w:rPr>
              <w:t>MW</w:t>
            </w:r>
          </w:p>
        </w:tc>
      </w:tr>
      <w:tr w:rsidR="00D063AA" w:rsidRPr="001D19F6" w14:paraId="5B428AAE" w14:textId="77777777" w:rsidTr="009A0438">
        <w:trPr>
          <w:trHeight w:val="367"/>
        </w:trPr>
        <w:tc>
          <w:tcPr>
            <w:tcW w:w="988" w:type="dxa"/>
            <w:vAlign w:val="center"/>
          </w:tcPr>
          <w:p w14:paraId="4CB30D89"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205a</w:t>
            </w:r>
          </w:p>
        </w:tc>
        <w:tc>
          <w:tcPr>
            <w:tcW w:w="6383" w:type="dxa"/>
            <w:vAlign w:val="center"/>
          </w:tcPr>
          <w:p w14:paraId="0C1B2CE5"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Own/spouse's savings</w:t>
            </w:r>
          </w:p>
        </w:tc>
        <w:tc>
          <w:tcPr>
            <w:tcW w:w="2126" w:type="dxa"/>
            <w:vAlign w:val="center"/>
          </w:tcPr>
          <w:p w14:paraId="099604CB" w14:textId="77777777" w:rsidR="00624BD4" w:rsidRPr="001D19F6" w:rsidRDefault="00624BD4" w:rsidP="00D518FF">
            <w:pPr>
              <w:wordWrap/>
              <w:rPr>
                <w:rFonts w:ascii="Arial" w:eastAsia="굴림" w:hAnsi="Arial" w:cs="Arial"/>
                <w:sz w:val="22"/>
              </w:rPr>
            </w:pPr>
          </w:p>
        </w:tc>
      </w:tr>
      <w:tr w:rsidR="00D063AA" w:rsidRPr="001D19F6" w14:paraId="52EA8751" w14:textId="77777777" w:rsidTr="009A0438">
        <w:trPr>
          <w:trHeight w:val="367"/>
        </w:trPr>
        <w:tc>
          <w:tcPr>
            <w:tcW w:w="988" w:type="dxa"/>
            <w:vAlign w:val="center"/>
          </w:tcPr>
          <w:p w14:paraId="22CF1220"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205b</w:t>
            </w:r>
          </w:p>
        </w:tc>
        <w:tc>
          <w:tcPr>
            <w:tcW w:w="6383" w:type="dxa"/>
            <w:vAlign w:val="center"/>
          </w:tcPr>
          <w:p w14:paraId="7CF71217" w14:textId="77777777" w:rsidR="00624BD4" w:rsidRPr="001D19F6" w:rsidRDefault="004F0DD4" w:rsidP="00702DBD">
            <w:pPr>
              <w:wordWrap/>
              <w:rPr>
                <w:rFonts w:ascii="Arial" w:eastAsia="굴림" w:hAnsi="Arial" w:cs="Arial"/>
                <w:sz w:val="22"/>
              </w:rPr>
            </w:pPr>
            <w:r w:rsidRPr="001D19F6">
              <w:rPr>
                <w:rFonts w:ascii="Arial" w:eastAsia="굴림" w:hAnsi="Arial" w:cs="Arial"/>
                <w:sz w:val="22"/>
              </w:rPr>
              <w:t>Help or borrowings from parents/spouse’s parents</w:t>
            </w:r>
          </w:p>
        </w:tc>
        <w:tc>
          <w:tcPr>
            <w:tcW w:w="2126" w:type="dxa"/>
            <w:vAlign w:val="center"/>
          </w:tcPr>
          <w:p w14:paraId="2D7DEC99" w14:textId="77777777" w:rsidR="00624BD4" w:rsidRPr="001D19F6" w:rsidRDefault="00624BD4" w:rsidP="00D518FF">
            <w:pPr>
              <w:wordWrap/>
              <w:rPr>
                <w:rFonts w:ascii="Arial" w:eastAsia="굴림" w:hAnsi="Arial" w:cs="Arial"/>
                <w:sz w:val="22"/>
              </w:rPr>
            </w:pPr>
          </w:p>
        </w:tc>
      </w:tr>
      <w:tr w:rsidR="00D063AA" w:rsidRPr="001D19F6" w14:paraId="48D5CD0F" w14:textId="77777777" w:rsidTr="009A0438">
        <w:trPr>
          <w:trHeight w:val="367"/>
        </w:trPr>
        <w:tc>
          <w:tcPr>
            <w:tcW w:w="988" w:type="dxa"/>
            <w:vAlign w:val="center"/>
          </w:tcPr>
          <w:p w14:paraId="0A56112F"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205c</w:t>
            </w:r>
          </w:p>
        </w:tc>
        <w:tc>
          <w:tcPr>
            <w:tcW w:w="6383" w:type="dxa"/>
            <w:vAlign w:val="center"/>
          </w:tcPr>
          <w:p w14:paraId="22DDFAFD"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Help or borrowings from children/grandchildren</w:t>
            </w:r>
          </w:p>
        </w:tc>
        <w:tc>
          <w:tcPr>
            <w:tcW w:w="2126" w:type="dxa"/>
            <w:vAlign w:val="center"/>
          </w:tcPr>
          <w:p w14:paraId="38F27741" w14:textId="77777777" w:rsidR="00624BD4" w:rsidRPr="001D19F6" w:rsidRDefault="00624BD4" w:rsidP="00D518FF">
            <w:pPr>
              <w:wordWrap/>
              <w:rPr>
                <w:rFonts w:ascii="Arial" w:eastAsia="굴림" w:hAnsi="Arial" w:cs="Arial"/>
                <w:sz w:val="22"/>
              </w:rPr>
            </w:pPr>
          </w:p>
        </w:tc>
      </w:tr>
      <w:tr w:rsidR="00D063AA" w:rsidRPr="001D19F6" w14:paraId="29D538D6" w14:textId="77777777" w:rsidTr="009A0438">
        <w:trPr>
          <w:trHeight w:val="367"/>
        </w:trPr>
        <w:tc>
          <w:tcPr>
            <w:tcW w:w="988" w:type="dxa"/>
            <w:vAlign w:val="center"/>
          </w:tcPr>
          <w:p w14:paraId="4D288720"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205d</w:t>
            </w:r>
          </w:p>
        </w:tc>
        <w:tc>
          <w:tcPr>
            <w:tcW w:w="6383" w:type="dxa"/>
            <w:vAlign w:val="center"/>
          </w:tcPr>
          <w:p w14:paraId="26D4A5D3" w14:textId="77777777" w:rsidR="00624BD4" w:rsidRPr="001D19F6" w:rsidRDefault="004F0DD4" w:rsidP="00702DBD">
            <w:pPr>
              <w:wordWrap/>
              <w:rPr>
                <w:rFonts w:ascii="Arial" w:eastAsia="굴림" w:hAnsi="Arial" w:cs="Arial"/>
                <w:sz w:val="22"/>
              </w:rPr>
            </w:pPr>
            <w:r w:rsidRPr="001D19F6">
              <w:rPr>
                <w:rFonts w:ascii="Arial" w:eastAsia="굴림" w:hAnsi="Arial" w:cs="Arial"/>
                <w:sz w:val="22"/>
              </w:rPr>
              <w:t>Borrowings from relatives/</w:t>
            </w:r>
            <w:r w:rsidR="00702DBD" w:rsidRPr="001D19F6">
              <w:rPr>
                <w:rFonts w:ascii="Arial" w:eastAsia="굴림" w:hAnsi="Arial" w:cs="Arial"/>
                <w:sz w:val="22"/>
              </w:rPr>
              <w:t>spouse ‘relatives</w:t>
            </w:r>
          </w:p>
        </w:tc>
        <w:tc>
          <w:tcPr>
            <w:tcW w:w="2126" w:type="dxa"/>
            <w:vAlign w:val="center"/>
          </w:tcPr>
          <w:p w14:paraId="46EA6944" w14:textId="77777777" w:rsidR="00624BD4" w:rsidRPr="001D19F6" w:rsidRDefault="00624BD4" w:rsidP="00D518FF">
            <w:pPr>
              <w:wordWrap/>
              <w:rPr>
                <w:rFonts w:ascii="Arial" w:eastAsia="굴림" w:hAnsi="Arial" w:cs="Arial"/>
                <w:sz w:val="22"/>
              </w:rPr>
            </w:pPr>
          </w:p>
        </w:tc>
      </w:tr>
      <w:tr w:rsidR="00D063AA" w:rsidRPr="001D19F6" w14:paraId="024C3DCF" w14:textId="77777777" w:rsidTr="009A0438">
        <w:trPr>
          <w:trHeight w:val="367"/>
        </w:trPr>
        <w:tc>
          <w:tcPr>
            <w:tcW w:w="988" w:type="dxa"/>
            <w:vAlign w:val="center"/>
          </w:tcPr>
          <w:p w14:paraId="73F22921"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205e</w:t>
            </w:r>
          </w:p>
        </w:tc>
        <w:tc>
          <w:tcPr>
            <w:tcW w:w="6383" w:type="dxa"/>
            <w:vAlign w:val="center"/>
          </w:tcPr>
          <w:p w14:paraId="2C20CA74"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Borrowings from other individuals</w:t>
            </w:r>
          </w:p>
        </w:tc>
        <w:tc>
          <w:tcPr>
            <w:tcW w:w="2126" w:type="dxa"/>
            <w:vAlign w:val="center"/>
          </w:tcPr>
          <w:p w14:paraId="01039A8A" w14:textId="77777777" w:rsidR="00624BD4" w:rsidRPr="001D19F6" w:rsidRDefault="00624BD4" w:rsidP="00D518FF">
            <w:pPr>
              <w:wordWrap/>
              <w:rPr>
                <w:rFonts w:ascii="Arial" w:eastAsia="굴림" w:hAnsi="Arial" w:cs="Arial"/>
                <w:sz w:val="22"/>
              </w:rPr>
            </w:pPr>
          </w:p>
        </w:tc>
      </w:tr>
      <w:tr w:rsidR="00D063AA" w:rsidRPr="001D19F6" w14:paraId="2ABAFA89" w14:textId="77777777" w:rsidTr="009A0438">
        <w:trPr>
          <w:trHeight w:val="367"/>
        </w:trPr>
        <w:tc>
          <w:tcPr>
            <w:tcW w:w="988" w:type="dxa"/>
            <w:vAlign w:val="center"/>
          </w:tcPr>
          <w:p w14:paraId="41EBDEFB"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250f</w:t>
            </w:r>
          </w:p>
        </w:tc>
        <w:tc>
          <w:tcPr>
            <w:tcW w:w="6383" w:type="dxa"/>
            <w:vAlign w:val="center"/>
          </w:tcPr>
          <w:p w14:paraId="10D60BAD"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Partner</w:t>
            </w:r>
          </w:p>
        </w:tc>
        <w:tc>
          <w:tcPr>
            <w:tcW w:w="2126" w:type="dxa"/>
            <w:vAlign w:val="center"/>
          </w:tcPr>
          <w:p w14:paraId="7E8AB7D2" w14:textId="77777777" w:rsidR="00624BD4" w:rsidRPr="001D19F6" w:rsidRDefault="00624BD4" w:rsidP="00D518FF">
            <w:pPr>
              <w:wordWrap/>
              <w:rPr>
                <w:rFonts w:ascii="Arial" w:eastAsia="굴림" w:hAnsi="Arial" w:cs="Arial"/>
                <w:sz w:val="22"/>
              </w:rPr>
            </w:pPr>
          </w:p>
        </w:tc>
      </w:tr>
      <w:tr w:rsidR="00D063AA" w:rsidRPr="001D19F6" w14:paraId="2C082F74" w14:textId="77777777" w:rsidTr="009A0438">
        <w:trPr>
          <w:trHeight w:val="367"/>
        </w:trPr>
        <w:tc>
          <w:tcPr>
            <w:tcW w:w="988" w:type="dxa"/>
            <w:vAlign w:val="center"/>
          </w:tcPr>
          <w:p w14:paraId="622A2E5D"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205g</w:t>
            </w:r>
          </w:p>
        </w:tc>
        <w:tc>
          <w:tcPr>
            <w:tcW w:w="6383" w:type="dxa"/>
            <w:vAlign w:val="center"/>
          </w:tcPr>
          <w:p w14:paraId="07418266"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Loans from banks and other financial institutions</w:t>
            </w:r>
          </w:p>
        </w:tc>
        <w:tc>
          <w:tcPr>
            <w:tcW w:w="2126" w:type="dxa"/>
            <w:vAlign w:val="center"/>
          </w:tcPr>
          <w:p w14:paraId="77344A02" w14:textId="77777777" w:rsidR="00624BD4" w:rsidRPr="001D19F6" w:rsidRDefault="00624BD4" w:rsidP="00D518FF">
            <w:pPr>
              <w:wordWrap/>
              <w:rPr>
                <w:rFonts w:ascii="Arial" w:eastAsia="굴림" w:hAnsi="Arial" w:cs="Arial"/>
                <w:sz w:val="22"/>
              </w:rPr>
            </w:pPr>
          </w:p>
        </w:tc>
      </w:tr>
      <w:tr w:rsidR="00D063AA" w:rsidRPr="001D19F6" w14:paraId="37A2E4FE" w14:textId="77777777" w:rsidTr="009A0438">
        <w:trPr>
          <w:trHeight w:val="367"/>
        </w:trPr>
        <w:tc>
          <w:tcPr>
            <w:tcW w:w="988" w:type="dxa"/>
            <w:vAlign w:val="center"/>
          </w:tcPr>
          <w:p w14:paraId="51115160"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205h</w:t>
            </w:r>
          </w:p>
        </w:tc>
        <w:tc>
          <w:tcPr>
            <w:tcW w:w="6383" w:type="dxa"/>
            <w:vAlign w:val="center"/>
          </w:tcPr>
          <w:p w14:paraId="206BC0B8"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Government subsidy</w:t>
            </w:r>
          </w:p>
        </w:tc>
        <w:tc>
          <w:tcPr>
            <w:tcW w:w="2126" w:type="dxa"/>
            <w:vAlign w:val="center"/>
          </w:tcPr>
          <w:p w14:paraId="60CD1B73" w14:textId="77777777" w:rsidR="00624BD4" w:rsidRPr="001D19F6" w:rsidRDefault="00624BD4" w:rsidP="00D518FF">
            <w:pPr>
              <w:wordWrap/>
              <w:rPr>
                <w:rFonts w:ascii="Arial" w:eastAsia="굴림" w:hAnsi="Arial" w:cs="Arial"/>
                <w:sz w:val="22"/>
              </w:rPr>
            </w:pPr>
          </w:p>
        </w:tc>
      </w:tr>
      <w:tr w:rsidR="00D063AA" w:rsidRPr="001D19F6" w14:paraId="6A367A46" w14:textId="77777777" w:rsidTr="009A0438">
        <w:trPr>
          <w:trHeight w:val="367"/>
        </w:trPr>
        <w:tc>
          <w:tcPr>
            <w:tcW w:w="988" w:type="dxa"/>
            <w:vAlign w:val="center"/>
          </w:tcPr>
          <w:p w14:paraId="7F37B26C" w14:textId="77777777" w:rsidR="00624BD4" w:rsidRPr="001D19F6" w:rsidRDefault="00702DBD" w:rsidP="00702DBD">
            <w:pPr>
              <w:wordWrap/>
              <w:jc w:val="center"/>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205i</w:t>
            </w:r>
          </w:p>
        </w:tc>
        <w:tc>
          <w:tcPr>
            <w:tcW w:w="6383" w:type="dxa"/>
            <w:vAlign w:val="center"/>
          </w:tcPr>
          <w:p w14:paraId="16C4C462" w14:textId="77777777" w:rsidR="00624BD4" w:rsidRPr="001D19F6" w:rsidRDefault="004F0DD4" w:rsidP="00D518FF">
            <w:pPr>
              <w:wordWrap/>
              <w:rPr>
                <w:rFonts w:ascii="Arial" w:eastAsia="굴림" w:hAnsi="Arial" w:cs="Arial"/>
                <w:sz w:val="22"/>
              </w:rPr>
            </w:pPr>
            <w:r w:rsidRPr="001D19F6">
              <w:rPr>
                <w:rFonts w:ascii="Arial" w:eastAsia="굴림" w:hAnsi="Arial" w:cs="Arial"/>
                <w:sz w:val="22"/>
              </w:rPr>
              <w:t>Others</w:t>
            </w:r>
          </w:p>
        </w:tc>
        <w:tc>
          <w:tcPr>
            <w:tcW w:w="2126" w:type="dxa"/>
            <w:vAlign w:val="center"/>
          </w:tcPr>
          <w:p w14:paraId="15AEB3DA" w14:textId="77777777" w:rsidR="00624BD4" w:rsidRPr="001D19F6" w:rsidRDefault="00624BD4" w:rsidP="00D518FF">
            <w:pPr>
              <w:wordWrap/>
              <w:rPr>
                <w:rFonts w:ascii="Arial" w:eastAsia="굴림" w:hAnsi="Arial" w:cs="Arial"/>
                <w:sz w:val="22"/>
              </w:rPr>
            </w:pPr>
          </w:p>
        </w:tc>
      </w:tr>
      <w:tr w:rsidR="00D063AA" w:rsidRPr="001D19F6" w14:paraId="03ECDE99" w14:textId="77777777" w:rsidTr="009A0438">
        <w:trPr>
          <w:trHeight w:val="367"/>
        </w:trPr>
        <w:tc>
          <w:tcPr>
            <w:tcW w:w="988" w:type="dxa"/>
            <w:vAlign w:val="center"/>
          </w:tcPr>
          <w:p w14:paraId="46FDC597" w14:textId="77777777" w:rsidR="00624BD4" w:rsidRPr="001D19F6" w:rsidRDefault="00624BD4" w:rsidP="00D518FF">
            <w:pPr>
              <w:wordWrap/>
              <w:rPr>
                <w:rFonts w:ascii="Arial" w:eastAsia="굴림" w:hAnsi="Arial" w:cs="Arial"/>
                <w:sz w:val="22"/>
              </w:rPr>
            </w:pPr>
          </w:p>
        </w:tc>
        <w:tc>
          <w:tcPr>
            <w:tcW w:w="6383" w:type="dxa"/>
            <w:vAlign w:val="center"/>
          </w:tcPr>
          <w:p w14:paraId="10921CDB" w14:textId="77777777" w:rsidR="00624BD4" w:rsidRPr="001D19F6" w:rsidRDefault="008E1845" w:rsidP="0086661D">
            <w:pPr>
              <w:wordWrap/>
              <w:ind w:firstLineChars="300" w:firstLine="660"/>
              <w:jc w:val="center"/>
              <w:rPr>
                <w:rFonts w:ascii="Arial" w:eastAsia="굴림" w:hAnsi="Arial" w:cs="Arial"/>
                <w:sz w:val="22"/>
              </w:rPr>
            </w:pPr>
            <w:r w:rsidRPr="001D19F6">
              <w:rPr>
                <w:rFonts w:ascii="Arial" w:eastAsia="굴림" w:hAnsi="Arial" w:cs="Arial"/>
                <w:sz w:val="22"/>
              </w:rPr>
              <w:t>T</w:t>
            </w:r>
            <w:r w:rsidR="00624BD4" w:rsidRPr="001D19F6">
              <w:rPr>
                <w:rFonts w:ascii="Arial" w:eastAsia="굴림" w:hAnsi="Arial" w:cs="Arial"/>
                <w:sz w:val="22"/>
              </w:rPr>
              <w:t>otal</w:t>
            </w:r>
          </w:p>
        </w:tc>
        <w:tc>
          <w:tcPr>
            <w:tcW w:w="2126" w:type="dxa"/>
            <w:vAlign w:val="center"/>
          </w:tcPr>
          <w:p w14:paraId="5069BFB8" w14:textId="77777777" w:rsidR="00624BD4" w:rsidRPr="001D19F6" w:rsidRDefault="00A5611E" w:rsidP="00D518FF">
            <w:pPr>
              <w:wordWrap/>
              <w:jc w:val="center"/>
              <w:rPr>
                <w:rFonts w:ascii="Arial" w:eastAsia="굴림" w:hAnsi="Arial" w:cs="Arial"/>
                <w:sz w:val="22"/>
              </w:rPr>
            </w:pPr>
            <w:r w:rsidRPr="001D19F6">
              <w:rPr>
                <w:rFonts w:ascii="Arial" w:eastAsia="굴림" w:hAnsi="Arial" w:cs="Arial"/>
                <w:sz w:val="22"/>
              </w:rPr>
              <w:t>[D203]</w:t>
            </w:r>
          </w:p>
        </w:tc>
      </w:tr>
    </w:tbl>
    <w:p w14:paraId="31244483" w14:textId="77777777" w:rsidR="00624BD4" w:rsidRPr="001D19F6" w:rsidRDefault="00624BD4" w:rsidP="00624BD4">
      <w:pPr>
        <w:wordWrap/>
        <w:spacing w:line="360" w:lineRule="auto"/>
        <w:rPr>
          <w:rFonts w:ascii="Arial" w:eastAsia="굴림" w:hAnsi="Arial" w:cs="Arial"/>
          <w:sz w:val="22"/>
        </w:rPr>
      </w:pPr>
    </w:p>
    <w:p w14:paraId="57652084" w14:textId="77777777" w:rsidR="00F96C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D206. </w:t>
      </w:r>
      <w:proofErr w:type="gramStart"/>
      <w:r w:rsidRPr="001D19F6">
        <w:rPr>
          <w:rFonts w:ascii="Arial" w:eastAsia="굴림" w:hAnsi="Arial" w:cs="Arial"/>
          <w:sz w:val="22"/>
        </w:rPr>
        <w:t>Next</w:t>
      </w:r>
      <w:proofErr w:type="gramEnd"/>
      <w:r w:rsidRPr="001D19F6">
        <w:rPr>
          <w:rFonts w:ascii="Arial" w:eastAsia="굴림" w:hAnsi="Arial" w:cs="Arial"/>
          <w:sz w:val="22"/>
        </w:rPr>
        <w:t xml:space="preserve"> I will ask you about </w:t>
      </w:r>
      <w:r w:rsidR="004F0DD4" w:rsidRPr="001D19F6">
        <w:rPr>
          <w:rFonts w:ascii="Arial" w:eastAsia="굴림" w:hAnsi="Arial" w:cs="Arial"/>
          <w:sz w:val="22"/>
        </w:rPr>
        <w:t xml:space="preserve">the general difficulties people may face in </w:t>
      </w:r>
      <w:r w:rsidRPr="001D19F6">
        <w:rPr>
          <w:rFonts w:ascii="Arial" w:eastAsia="굴림" w:hAnsi="Arial" w:cs="Arial"/>
          <w:sz w:val="22"/>
        </w:rPr>
        <w:t>starting a new b</w:t>
      </w:r>
      <w:r w:rsidR="004F0DD4" w:rsidRPr="001D19F6">
        <w:rPr>
          <w:rFonts w:ascii="Arial" w:eastAsia="굴림" w:hAnsi="Arial" w:cs="Arial"/>
          <w:sz w:val="22"/>
        </w:rPr>
        <w:t xml:space="preserve">usiness. Please </w:t>
      </w:r>
      <w:r w:rsidR="00DA70A1" w:rsidRPr="001D19F6">
        <w:rPr>
          <w:rFonts w:ascii="Arial" w:eastAsia="굴림" w:hAnsi="Arial" w:cs="Arial"/>
          <w:sz w:val="22"/>
        </w:rPr>
        <w:t xml:space="preserve">answer which one </w:t>
      </w:r>
      <w:r w:rsidRPr="001D19F6">
        <w:rPr>
          <w:rFonts w:ascii="Arial" w:eastAsia="굴림" w:hAnsi="Arial" w:cs="Arial"/>
          <w:sz w:val="22"/>
        </w:rPr>
        <w:t>you</w:t>
      </w:r>
      <w:r w:rsidR="00DA70A1" w:rsidRPr="001D19F6">
        <w:rPr>
          <w:rFonts w:ascii="Arial" w:eastAsia="굴림" w:hAnsi="Arial" w:cs="Arial"/>
          <w:sz w:val="22"/>
        </w:rPr>
        <w:t xml:space="preserve"> belonged to</w:t>
      </w:r>
      <w:r w:rsidRPr="001D19F6">
        <w:rPr>
          <w:rFonts w:ascii="Arial" w:eastAsia="굴림" w:hAnsi="Arial" w:cs="Arial"/>
          <w:sz w:val="22"/>
        </w:rPr>
        <w:t xml:space="preserve">. </w:t>
      </w:r>
    </w:p>
    <w:p w14:paraId="5D9D5A5E" w14:textId="77777777" w:rsidR="00F96CD4" w:rsidRPr="001D19F6" w:rsidRDefault="00F96CD4" w:rsidP="00624BD4">
      <w:pPr>
        <w:wordWrap/>
        <w:spacing w:line="360" w:lineRule="auto"/>
        <w:rPr>
          <w:rFonts w:ascii="Arial" w:eastAsia="굴림" w:hAnsi="Arial" w:cs="Arial"/>
          <w:sz w:val="22"/>
        </w:rPr>
      </w:pPr>
    </w:p>
    <w:p w14:paraId="78A0AFF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How difficult was it to secure sufficient financing?</w:t>
      </w:r>
    </w:p>
    <w:p w14:paraId="478CC066" w14:textId="77777777" w:rsidR="00624BD4" w:rsidRPr="001D19F6" w:rsidRDefault="00624BD4" w:rsidP="00F14BA4">
      <w:pPr>
        <w:pStyle w:val="a6"/>
        <w:numPr>
          <w:ilvl w:val="0"/>
          <w:numId w:val="587"/>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7DBDDF25" w14:textId="77777777" w:rsidR="00624BD4" w:rsidRPr="001D19F6" w:rsidRDefault="00624BD4" w:rsidP="00F14BA4">
      <w:pPr>
        <w:pStyle w:val="a6"/>
        <w:numPr>
          <w:ilvl w:val="0"/>
          <w:numId w:val="587"/>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78268354" w14:textId="77777777" w:rsidR="00624BD4" w:rsidRPr="001D19F6" w:rsidRDefault="00624BD4" w:rsidP="00F14BA4">
      <w:pPr>
        <w:pStyle w:val="a6"/>
        <w:numPr>
          <w:ilvl w:val="0"/>
          <w:numId w:val="587"/>
        </w:numPr>
        <w:wordWrap/>
        <w:spacing w:line="360" w:lineRule="auto"/>
        <w:ind w:leftChars="0"/>
        <w:rPr>
          <w:rFonts w:ascii="Arial" w:eastAsia="굴림" w:hAnsi="Arial" w:cs="Arial"/>
          <w:sz w:val="22"/>
        </w:rPr>
      </w:pPr>
      <w:r w:rsidRPr="001D19F6">
        <w:rPr>
          <w:rFonts w:ascii="Arial" w:eastAsia="굴림" w:hAnsi="Arial" w:cs="Arial"/>
          <w:sz w:val="22"/>
        </w:rPr>
        <w:t>Fair</w:t>
      </w:r>
    </w:p>
    <w:p w14:paraId="78891523" w14:textId="77777777" w:rsidR="00624BD4" w:rsidRPr="001D19F6" w:rsidRDefault="00624BD4" w:rsidP="00F14BA4">
      <w:pPr>
        <w:pStyle w:val="a6"/>
        <w:numPr>
          <w:ilvl w:val="0"/>
          <w:numId w:val="587"/>
        </w:numPr>
        <w:wordWrap/>
        <w:spacing w:line="360" w:lineRule="auto"/>
        <w:ind w:leftChars="0"/>
        <w:rPr>
          <w:rFonts w:ascii="Arial" w:eastAsia="굴림" w:hAnsi="Arial" w:cs="Arial"/>
          <w:sz w:val="22"/>
        </w:rPr>
      </w:pPr>
      <w:r w:rsidRPr="001D19F6">
        <w:rPr>
          <w:rFonts w:ascii="Arial" w:eastAsia="굴림" w:hAnsi="Arial" w:cs="Arial"/>
          <w:sz w:val="22"/>
        </w:rPr>
        <w:t>Easy</w:t>
      </w:r>
    </w:p>
    <w:p w14:paraId="3DFCE803" w14:textId="77777777" w:rsidR="00624BD4" w:rsidRPr="001D19F6" w:rsidRDefault="00624BD4" w:rsidP="00F14BA4">
      <w:pPr>
        <w:pStyle w:val="a6"/>
        <w:numPr>
          <w:ilvl w:val="0"/>
          <w:numId w:val="587"/>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2A5D7E27" w14:textId="77777777" w:rsidR="00624BD4" w:rsidRPr="001D19F6" w:rsidRDefault="00624BD4" w:rsidP="00624BD4">
      <w:pPr>
        <w:wordWrap/>
        <w:spacing w:line="360" w:lineRule="auto"/>
        <w:rPr>
          <w:rFonts w:ascii="Arial" w:eastAsia="굴림" w:hAnsi="Arial" w:cs="Arial"/>
          <w:sz w:val="22"/>
        </w:rPr>
      </w:pPr>
    </w:p>
    <w:p w14:paraId="5FBD677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D207. How difficult was it to secure technology?</w:t>
      </w:r>
    </w:p>
    <w:p w14:paraId="003672FC" w14:textId="77777777" w:rsidR="00F96CD4" w:rsidRPr="001D19F6" w:rsidRDefault="00F96CD4" w:rsidP="00F14BA4">
      <w:pPr>
        <w:pStyle w:val="a6"/>
        <w:numPr>
          <w:ilvl w:val="0"/>
          <w:numId w:val="588"/>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43E5D69C" w14:textId="77777777" w:rsidR="00F96CD4" w:rsidRPr="001D19F6" w:rsidRDefault="00F96CD4" w:rsidP="00F14BA4">
      <w:pPr>
        <w:pStyle w:val="a6"/>
        <w:numPr>
          <w:ilvl w:val="0"/>
          <w:numId w:val="588"/>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6366E6D4" w14:textId="77777777" w:rsidR="00F96CD4" w:rsidRPr="001D19F6" w:rsidRDefault="00F96CD4" w:rsidP="00F14BA4">
      <w:pPr>
        <w:pStyle w:val="a6"/>
        <w:numPr>
          <w:ilvl w:val="0"/>
          <w:numId w:val="588"/>
        </w:numPr>
        <w:wordWrap/>
        <w:spacing w:line="360" w:lineRule="auto"/>
        <w:ind w:leftChars="0"/>
        <w:rPr>
          <w:rFonts w:ascii="Arial" w:eastAsia="굴림" w:hAnsi="Arial" w:cs="Arial"/>
          <w:sz w:val="22"/>
        </w:rPr>
      </w:pPr>
      <w:r w:rsidRPr="001D19F6">
        <w:rPr>
          <w:rFonts w:ascii="Arial" w:eastAsia="굴림" w:hAnsi="Arial" w:cs="Arial"/>
          <w:sz w:val="22"/>
        </w:rPr>
        <w:t>Fair</w:t>
      </w:r>
    </w:p>
    <w:p w14:paraId="7DB2382A" w14:textId="77777777" w:rsidR="00F96CD4" w:rsidRPr="001D19F6" w:rsidRDefault="00F96CD4" w:rsidP="00F14BA4">
      <w:pPr>
        <w:pStyle w:val="a6"/>
        <w:numPr>
          <w:ilvl w:val="0"/>
          <w:numId w:val="588"/>
        </w:numPr>
        <w:wordWrap/>
        <w:spacing w:line="360" w:lineRule="auto"/>
        <w:ind w:leftChars="0"/>
        <w:rPr>
          <w:rFonts w:ascii="Arial" w:eastAsia="굴림" w:hAnsi="Arial" w:cs="Arial"/>
          <w:sz w:val="22"/>
        </w:rPr>
      </w:pPr>
      <w:r w:rsidRPr="001D19F6">
        <w:rPr>
          <w:rFonts w:ascii="Arial" w:eastAsia="굴림" w:hAnsi="Arial" w:cs="Arial"/>
          <w:sz w:val="22"/>
        </w:rPr>
        <w:t>Easy</w:t>
      </w:r>
    </w:p>
    <w:p w14:paraId="3921ABB4" w14:textId="77777777" w:rsidR="00F96CD4" w:rsidRPr="001D19F6" w:rsidRDefault="00F96CD4" w:rsidP="00F14BA4">
      <w:pPr>
        <w:pStyle w:val="a6"/>
        <w:numPr>
          <w:ilvl w:val="0"/>
          <w:numId w:val="588"/>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5BC4E963" w14:textId="77777777" w:rsidR="00F96CD4" w:rsidRPr="001D19F6" w:rsidRDefault="00F96CD4">
      <w:pPr>
        <w:widowControl/>
        <w:wordWrap/>
        <w:autoSpaceDE/>
        <w:autoSpaceDN/>
        <w:jc w:val="left"/>
        <w:rPr>
          <w:rFonts w:ascii="Arial" w:eastAsia="굴림" w:hAnsi="Arial" w:cs="Arial"/>
          <w:sz w:val="22"/>
        </w:rPr>
      </w:pPr>
    </w:p>
    <w:p w14:paraId="2C3A625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D208. How difficult was it to secure appropriate human resources?</w:t>
      </w:r>
    </w:p>
    <w:p w14:paraId="56DC7D19" w14:textId="77777777" w:rsidR="00F96CD4" w:rsidRPr="001D19F6" w:rsidRDefault="00F96CD4" w:rsidP="00F14BA4">
      <w:pPr>
        <w:pStyle w:val="a6"/>
        <w:numPr>
          <w:ilvl w:val="0"/>
          <w:numId w:val="589"/>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63B816D3" w14:textId="77777777" w:rsidR="00F96CD4" w:rsidRPr="001D19F6" w:rsidRDefault="00F96CD4" w:rsidP="00F14BA4">
      <w:pPr>
        <w:pStyle w:val="a6"/>
        <w:numPr>
          <w:ilvl w:val="0"/>
          <w:numId w:val="589"/>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28508853" w14:textId="77777777" w:rsidR="00F96CD4" w:rsidRPr="001D19F6" w:rsidRDefault="00F96CD4" w:rsidP="00F14BA4">
      <w:pPr>
        <w:pStyle w:val="a6"/>
        <w:numPr>
          <w:ilvl w:val="0"/>
          <w:numId w:val="589"/>
        </w:numPr>
        <w:wordWrap/>
        <w:spacing w:line="360" w:lineRule="auto"/>
        <w:ind w:leftChars="0"/>
        <w:rPr>
          <w:rFonts w:ascii="Arial" w:eastAsia="굴림" w:hAnsi="Arial" w:cs="Arial"/>
          <w:sz w:val="22"/>
        </w:rPr>
      </w:pPr>
      <w:r w:rsidRPr="001D19F6">
        <w:rPr>
          <w:rFonts w:ascii="Arial" w:eastAsia="굴림" w:hAnsi="Arial" w:cs="Arial"/>
          <w:sz w:val="22"/>
        </w:rPr>
        <w:t>Fair</w:t>
      </w:r>
    </w:p>
    <w:p w14:paraId="348AB2AB" w14:textId="77777777" w:rsidR="00F96CD4" w:rsidRPr="001D19F6" w:rsidRDefault="00F96CD4" w:rsidP="00F14BA4">
      <w:pPr>
        <w:pStyle w:val="a6"/>
        <w:numPr>
          <w:ilvl w:val="0"/>
          <w:numId w:val="589"/>
        </w:numPr>
        <w:wordWrap/>
        <w:spacing w:line="360" w:lineRule="auto"/>
        <w:ind w:leftChars="0"/>
        <w:rPr>
          <w:rFonts w:ascii="Arial" w:eastAsia="굴림" w:hAnsi="Arial" w:cs="Arial"/>
          <w:sz w:val="22"/>
        </w:rPr>
      </w:pPr>
      <w:r w:rsidRPr="001D19F6">
        <w:rPr>
          <w:rFonts w:ascii="Arial" w:eastAsia="굴림" w:hAnsi="Arial" w:cs="Arial"/>
          <w:sz w:val="22"/>
        </w:rPr>
        <w:t>Easy</w:t>
      </w:r>
    </w:p>
    <w:p w14:paraId="47F50DC8" w14:textId="77777777" w:rsidR="00F96CD4" w:rsidRPr="001D19F6" w:rsidRDefault="00F96CD4" w:rsidP="00F14BA4">
      <w:pPr>
        <w:pStyle w:val="a6"/>
        <w:numPr>
          <w:ilvl w:val="0"/>
          <w:numId w:val="589"/>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1F1E8C52" w14:textId="77777777" w:rsidR="00624BD4" w:rsidRPr="001D19F6" w:rsidRDefault="00624BD4" w:rsidP="00624BD4">
      <w:pPr>
        <w:wordWrap/>
        <w:spacing w:line="360" w:lineRule="auto"/>
        <w:rPr>
          <w:rFonts w:ascii="Arial" w:eastAsia="굴림" w:hAnsi="Arial" w:cs="Arial"/>
          <w:sz w:val="22"/>
        </w:rPr>
      </w:pPr>
    </w:p>
    <w:p w14:paraId="71F9F76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D209. How difficult was it to </w:t>
      </w:r>
      <w:r w:rsidR="004F0DD4" w:rsidRPr="001D19F6">
        <w:rPr>
          <w:rFonts w:ascii="Arial" w:eastAsia="굴림" w:hAnsi="Arial" w:cs="Arial"/>
          <w:sz w:val="22"/>
        </w:rPr>
        <w:t xml:space="preserve">deal with </w:t>
      </w:r>
      <w:r w:rsidRPr="001D19F6">
        <w:rPr>
          <w:rFonts w:ascii="Arial" w:eastAsia="굴림" w:hAnsi="Arial" w:cs="Arial"/>
          <w:sz w:val="22"/>
        </w:rPr>
        <w:t>administrative procedures (</w:t>
      </w:r>
      <w:r w:rsidR="00F96CD4" w:rsidRPr="001D19F6">
        <w:rPr>
          <w:rFonts w:ascii="Arial" w:eastAsia="굴림" w:hAnsi="Arial" w:cs="Arial"/>
          <w:sz w:val="22"/>
        </w:rPr>
        <w:t>licenses</w:t>
      </w:r>
      <w:r w:rsidRPr="001D19F6">
        <w:rPr>
          <w:rFonts w:ascii="Arial" w:eastAsia="굴림" w:hAnsi="Arial" w:cs="Arial"/>
          <w:sz w:val="22"/>
        </w:rPr>
        <w:t xml:space="preserve">, </w:t>
      </w:r>
      <w:r w:rsidR="004F0DD4" w:rsidRPr="001D19F6">
        <w:rPr>
          <w:rFonts w:ascii="Arial" w:eastAsia="굴림" w:hAnsi="Arial" w:cs="Arial"/>
          <w:sz w:val="22"/>
        </w:rPr>
        <w:t>start-up</w:t>
      </w:r>
      <w:r w:rsidR="00C87CF4" w:rsidRPr="001D19F6">
        <w:rPr>
          <w:rFonts w:ascii="Arial" w:eastAsia="굴림" w:hAnsi="Arial" w:cs="Arial"/>
          <w:sz w:val="22"/>
        </w:rPr>
        <w:t xml:space="preserve"> support</w:t>
      </w:r>
      <w:r w:rsidRPr="001D19F6">
        <w:rPr>
          <w:rFonts w:ascii="Arial" w:eastAsia="굴림" w:hAnsi="Arial" w:cs="Arial"/>
          <w:sz w:val="22"/>
        </w:rPr>
        <w:t>, etc.)?</w:t>
      </w:r>
    </w:p>
    <w:p w14:paraId="1D946363" w14:textId="77777777" w:rsidR="00F96CD4" w:rsidRPr="001D19F6" w:rsidRDefault="00F96CD4" w:rsidP="00F14BA4">
      <w:pPr>
        <w:pStyle w:val="a6"/>
        <w:numPr>
          <w:ilvl w:val="0"/>
          <w:numId w:val="590"/>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60B59F4F" w14:textId="77777777" w:rsidR="00F96CD4" w:rsidRPr="001D19F6" w:rsidRDefault="00F96CD4" w:rsidP="00F14BA4">
      <w:pPr>
        <w:pStyle w:val="a6"/>
        <w:numPr>
          <w:ilvl w:val="0"/>
          <w:numId w:val="590"/>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32AD8B71" w14:textId="77777777" w:rsidR="00F96CD4" w:rsidRPr="001D19F6" w:rsidRDefault="00F96CD4" w:rsidP="00F14BA4">
      <w:pPr>
        <w:pStyle w:val="a6"/>
        <w:numPr>
          <w:ilvl w:val="0"/>
          <w:numId w:val="590"/>
        </w:numPr>
        <w:wordWrap/>
        <w:spacing w:line="360" w:lineRule="auto"/>
        <w:ind w:leftChars="0"/>
        <w:rPr>
          <w:rFonts w:ascii="Arial" w:eastAsia="굴림" w:hAnsi="Arial" w:cs="Arial"/>
          <w:sz w:val="22"/>
        </w:rPr>
      </w:pPr>
      <w:r w:rsidRPr="001D19F6">
        <w:rPr>
          <w:rFonts w:ascii="Arial" w:eastAsia="굴림" w:hAnsi="Arial" w:cs="Arial"/>
          <w:sz w:val="22"/>
        </w:rPr>
        <w:t>Fair</w:t>
      </w:r>
    </w:p>
    <w:p w14:paraId="46CB3D8D" w14:textId="77777777" w:rsidR="00F96CD4" w:rsidRPr="001D19F6" w:rsidRDefault="00F96CD4" w:rsidP="00F14BA4">
      <w:pPr>
        <w:pStyle w:val="a6"/>
        <w:numPr>
          <w:ilvl w:val="0"/>
          <w:numId w:val="590"/>
        </w:numPr>
        <w:wordWrap/>
        <w:spacing w:line="360" w:lineRule="auto"/>
        <w:ind w:leftChars="0"/>
        <w:rPr>
          <w:rFonts w:ascii="Arial" w:eastAsia="굴림" w:hAnsi="Arial" w:cs="Arial"/>
          <w:sz w:val="22"/>
        </w:rPr>
      </w:pPr>
      <w:r w:rsidRPr="001D19F6">
        <w:rPr>
          <w:rFonts w:ascii="Arial" w:eastAsia="굴림" w:hAnsi="Arial" w:cs="Arial"/>
          <w:sz w:val="22"/>
        </w:rPr>
        <w:t>Easy</w:t>
      </w:r>
    </w:p>
    <w:p w14:paraId="7E051958" w14:textId="77777777" w:rsidR="00F96CD4" w:rsidRPr="001D19F6" w:rsidRDefault="00F96CD4" w:rsidP="00F14BA4">
      <w:pPr>
        <w:pStyle w:val="a6"/>
        <w:numPr>
          <w:ilvl w:val="0"/>
          <w:numId w:val="590"/>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24AA3DFB" w14:textId="77777777" w:rsidR="00624BD4" w:rsidRPr="001D19F6" w:rsidRDefault="00624BD4" w:rsidP="00624BD4">
      <w:pPr>
        <w:wordWrap/>
        <w:spacing w:line="360" w:lineRule="auto"/>
        <w:rPr>
          <w:rFonts w:ascii="Arial" w:eastAsia="굴림" w:hAnsi="Arial" w:cs="Arial"/>
          <w:sz w:val="22"/>
        </w:rPr>
      </w:pPr>
    </w:p>
    <w:p w14:paraId="3218872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D210. How difficult was it to choose the industry?</w:t>
      </w:r>
    </w:p>
    <w:p w14:paraId="720582C9" w14:textId="77777777" w:rsidR="00F96CD4" w:rsidRPr="001D19F6" w:rsidRDefault="00F96CD4" w:rsidP="00F14BA4">
      <w:pPr>
        <w:pStyle w:val="a6"/>
        <w:numPr>
          <w:ilvl w:val="0"/>
          <w:numId w:val="591"/>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58774BE2" w14:textId="77777777" w:rsidR="00F96CD4" w:rsidRPr="001D19F6" w:rsidRDefault="00F96CD4" w:rsidP="00F14BA4">
      <w:pPr>
        <w:pStyle w:val="a6"/>
        <w:numPr>
          <w:ilvl w:val="0"/>
          <w:numId w:val="591"/>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73A70879" w14:textId="77777777" w:rsidR="00F96CD4" w:rsidRPr="001D19F6" w:rsidRDefault="00F96CD4" w:rsidP="00F14BA4">
      <w:pPr>
        <w:pStyle w:val="a6"/>
        <w:numPr>
          <w:ilvl w:val="0"/>
          <w:numId w:val="591"/>
        </w:numPr>
        <w:wordWrap/>
        <w:spacing w:line="360" w:lineRule="auto"/>
        <w:ind w:leftChars="0"/>
        <w:rPr>
          <w:rFonts w:ascii="Arial" w:eastAsia="굴림" w:hAnsi="Arial" w:cs="Arial"/>
          <w:sz w:val="22"/>
        </w:rPr>
      </w:pPr>
      <w:r w:rsidRPr="001D19F6">
        <w:rPr>
          <w:rFonts w:ascii="Arial" w:eastAsia="굴림" w:hAnsi="Arial" w:cs="Arial"/>
          <w:sz w:val="22"/>
        </w:rPr>
        <w:t>Fair</w:t>
      </w:r>
    </w:p>
    <w:p w14:paraId="69FCEEF5" w14:textId="77777777" w:rsidR="00F96CD4" w:rsidRPr="001D19F6" w:rsidRDefault="00F96CD4" w:rsidP="00F14BA4">
      <w:pPr>
        <w:pStyle w:val="a6"/>
        <w:numPr>
          <w:ilvl w:val="0"/>
          <w:numId w:val="591"/>
        </w:numPr>
        <w:wordWrap/>
        <w:spacing w:line="360" w:lineRule="auto"/>
        <w:ind w:leftChars="0"/>
        <w:rPr>
          <w:rFonts w:ascii="Arial" w:eastAsia="굴림" w:hAnsi="Arial" w:cs="Arial"/>
          <w:sz w:val="22"/>
        </w:rPr>
      </w:pPr>
      <w:r w:rsidRPr="001D19F6">
        <w:rPr>
          <w:rFonts w:ascii="Arial" w:eastAsia="굴림" w:hAnsi="Arial" w:cs="Arial"/>
          <w:sz w:val="22"/>
        </w:rPr>
        <w:t>Easy</w:t>
      </w:r>
    </w:p>
    <w:p w14:paraId="27682783" w14:textId="77777777" w:rsidR="00F96CD4" w:rsidRPr="001D19F6" w:rsidRDefault="00F96CD4" w:rsidP="00F14BA4">
      <w:pPr>
        <w:pStyle w:val="a6"/>
        <w:numPr>
          <w:ilvl w:val="0"/>
          <w:numId w:val="591"/>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61C0A5C1" w14:textId="77777777" w:rsidR="00624BD4" w:rsidRPr="001D19F6" w:rsidRDefault="00624BD4" w:rsidP="00624BD4">
      <w:pPr>
        <w:wordWrap/>
        <w:spacing w:line="360" w:lineRule="auto"/>
        <w:rPr>
          <w:rFonts w:ascii="Arial" w:eastAsia="굴림" w:hAnsi="Arial" w:cs="Arial"/>
          <w:sz w:val="22"/>
        </w:rPr>
      </w:pPr>
    </w:p>
    <w:p w14:paraId="36A3BCC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D211. How difficult was it to choose the business location?</w:t>
      </w:r>
    </w:p>
    <w:p w14:paraId="428EB63A" w14:textId="77777777" w:rsidR="00F96CD4" w:rsidRPr="001D19F6" w:rsidRDefault="00F96CD4" w:rsidP="00F14BA4">
      <w:pPr>
        <w:pStyle w:val="a6"/>
        <w:numPr>
          <w:ilvl w:val="0"/>
          <w:numId w:val="592"/>
        </w:numPr>
        <w:wordWrap/>
        <w:spacing w:line="360" w:lineRule="auto"/>
        <w:ind w:leftChars="0"/>
        <w:rPr>
          <w:rFonts w:ascii="Arial" w:eastAsia="굴림" w:hAnsi="Arial" w:cs="Arial"/>
          <w:sz w:val="22"/>
        </w:rPr>
      </w:pPr>
      <w:r w:rsidRPr="001D19F6">
        <w:rPr>
          <w:rFonts w:ascii="Arial" w:eastAsia="굴림" w:hAnsi="Arial" w:cs="Arial"/>
          <w:sz w:val="22"/>
        </w:rPr>
        <w:t>Very difficult</w:t>
      </w:r>
    </w:p>
    <w:p w14:paraId="77F199EC" w14:textId="77777777" w:rsidR="00F96CD4" w:rsidRPr="001D19F6" w:rsidRDefault="00F96CD4" w:rsidP="00F14BA4">
      <w:pPr>
        <w:pStyle w:val="a6"/>
        <w:numPr>
          <w:ilvl w:val="0"/>
          <w:numId w:val="592"/>
        </w:numPr>
        <w:wordWrap/>
        <w:spacing w:line="360" w:lineRule="auto"/>
        <w:ind w:leftChars="0"/>
        <w:rPr>
          <w:rFonts w:ascii="Arial" w:eastAsia="굴림" w:hAnsi="Arial" w:cs="Arial"/>
          <w:sz w:val="22"/>
        </w:rPr>
      </w:pPr>
      <w:r w:rsidRPr="001D19F6">
        <w:rPr>
          <w:rFonts w:ascii="Arial" w:eastAsia="굴림" w:hAnsi="Arial" w:cs="Arial"/>
          <w:sz w:val="22"/>
        </w:rPr>
        <w:t>Difficult</w:t>
      </w:r>
    </w:p>
    <w:p w14:paraId="0AAADE2F" w14:textId="77777777" w:rsidR="00F96CD4" w:rsidRPr="001D19F6" w:rsidRDefault="00F96CD4" w:rsidP="00F14BA4">
      <w:pPr>
        <w:pStyle w:val="a6"/>
        <w:numPr>
          <w:ilvl w:val="0"/>
          <w:numId w:val="592"/>
        </w:numPr>
        <w:wordWrap/>
        <w:spacing w:line="360" w:lineRule="auto"/>
        <w:ind w:leftChars="0"/>
        <w:rPr>
          <w:rFonts w:ascii="Arial" w:eastAsia="굴림" w:hAnsi="Arial" w:cs="Arial"/>
          <w:sz w:val="22"/>
        </w:rPr>
      </w:pPr>
      <w:r w:rsidRPr="001D19F6">
        <w:rPr>
          <w:rFonts w:ascii="Arial" w:eastAsia="굴림" w:hAnsi="Arial" w:cs="Arial"/>
          <w:sz w:val="22"/>
        </w:rPr>
        <w:t>Fair</w:t>
      </w:r>
    </w:p>
    <w:p w14:paraId="581A76D5" w14:textId="77777777" w:rsidR="00F96CD4" w:rsidRPr="001D19F6" w:rsidRDefault="00F96CD4" w:rsidP="00F14BA4">
      <w:pPr>
        <w:pStyle w:val="a6"/>
        <w:numPr>
          <w:ilvl w:val="0"/>
          <w:numId w:val="592"/>
        </w:numPr>
        <w:wordWrap/>
        <w:spacing w:line="360" w:lineRule="auto"/>
        <w:ind w:leftChars="0"/>
        <w:rPr>
          <w:rFonts w:ascii="Arial" w:eastAsia="굴림" w:hAnsi="Arial" w:cs="Arial"/>
          <w:sz w:val="22"/>
        </w:rPr>
      </w:pPr>
      <w:r w:rsidRPr="001D19F6">
        <w:rPr>
          <w:rFonts w:ascii="Arial" w:eastAsia="굴림" w:hAnsi="Arial" w:cs="Arial"/>
          <w:sz w:val="22"/>
        </w:rPr>
        <w:t>Easy</w:t>
      </w:r>
    </w:p>
    <w:p w14:paraId="0A4DA758" w14:textId="77777777" w:rsidR="00F96CD4" w:rsidRPr="001D19F6" w:rsidRDefault="00F96CD4" w:rsidP="00F14BA4">
      <w:pPr>
        <w:pStyle w:val="a6"/>
        <w:numPr>
          <w:ilvl w:val="0"/>
          <w:numId w:val="592"/>
        </w:numPr>
        <w:wordWrap/>
        <w:spacing w:line="360" w:lineRule="auto"/>
        <w:ind w:leftChars="0"/>
        <w:rPr>
          <w:rFonts w:ascii="Arial" w:eastAsia="굴림" w:hAnsi="Arial" w:cs="Arial"/>
          <w:sz w:val="22"/>
        </w:rPr>
      </w:pPr>
      <w:r w:rsidRPr="001D19F6">
        <w:rPr>
          <w:rFonts w:ascii="Arial" w:eastAsia="굴림" w:hAnsi="Arial" w:cs="Arial"/>
          <w:sz w:val="22"/>
        </w:rPr>
        <w:t>Very easy</w:t>
      </w:r>
    </w:p>
    <w:p w14:paraId="601985E7" w14:textId="77777777" w:rsidR="00624BD4" w:rsidRPr="001D19F6" w:rsidRDefault="00624BD4" w:rsidP="00624BD4">
      <w:pPr>
        <w:wordWrap/>
        <w:spacing w:line="360" w:lineRule="auto"/>
        <w:rPr>
          <w:rFonts w:ascii="Arial" w:eastAsia="굴림" w:hAnsi="Arial" w:cs="Arial"/>
          <w:sz w:val="22"/>
        </w:rPr>
      </w:pPr>
    </w:p>
    <w:p w14:paraId="4E32CBD4" w14:textId="77777777" w:rsidR="00281C1B" w:rsidRPr="001D19F6" w:rsidRDefault="00BE1B15" w:rsidP="00BE1B15">
      <w:pPr>
        <w:wordWrap/>
        <w:spacing w:line="360" w:lineRule="auto"/>
        <w:rPr>
          <w:rFonts w:ascii="Arial" w:eastAsia="굴림" w:hAnsi="Arial" w:cs="Arial"/>
          <w:b/>
          <w:sz w:val="22"/>
        </w:rPr>
      </w:pPr>
      <w:r w:rsidRPr="001D19F6">
        <w:rPr>
          <w:rFonts w:ascii="Arial" w:eastAsia="굴림" w:hAnsi="Arial" w:cs="Arial"/>
          <w:b/>
          <w:sz w:val="22"/>
        </w:rPr>
        <w:t xml:space="preserve">&lt;Ask to all self-employed workers&gt; </w:t>
      </w:r>
    </w:p>
    <w:p w14:paraId="0DC266D9" w14:textId="77777777" w:rsidR="00AE4FCB"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D212. How much is the current monthly sales of your business? </w:t>
      </w:r>
      <w:r w:rsidR="00561231" w:rsidRPr="001D19F6">
        <w:rPr>
          <w:rFonts w:ascii="Arial" w:eastAsia="굴림" w:hAnsi="Arial" w:cs="Arial"/>
          <w:sz w:val="22"/>
        </w:rPr>
        <w:t xml:space="preserve">As for </w:t>
      </w:r>
      <w:r w:rsidRPr="001D19F6">
        <w:rPr>
          <w:rFonts w:ascii="Arial" w:eastAsia="굴림" w:hAnsi="Arial" w:cs="Arial"/>
          <w:sz w:val="22"/>
        </w:rPr>
        <w:t>agricultural and fisheries industr</w:t>
      </w:r>
      <w:r w:rsidR="00561231" w:rsidRPr="001D19F6">
        <w:rPr>
          <w:rFonts w:ascii="Arial" w:eastAsia="굴림" w:hAnsi="Arial" w:cs="Arial"/>
          <w:sz w:val="22"/>
        </w:rPr>
        <w:t>ies, please tell based on the revenue f</w:t>
      </w:r>
      <w:r w:rsidRPr="001D19F6">
        <w:rPr>
          <w:rFonts w:ascii="Arial" w:eastAsia="굴림" w:hAnsi="Arial" w:cs="Arial"/>
          <w:sz w:val="22"/>
        </w:rPr>
        <w:t xml:space="preserve">rom </w:t>
      </w:r>
      <w:r w:rsidR="00561231" w:rsidRPr="001D19F6">
        <w:rPr>
          <w:rFonts w:ascii="Arial" w:eastAsia="굴림" w:hAnsi="Arial" w:cs="Arial"/>
          <w:sz w:val="22"/>
        </w:rPr>
        <w:t xml:space="preserve">selling </w:t>
      </w:r>
      <w:r w:rsidRPr="001D19F6">
        <w:rPr>
          <w:rFonts w:ascii="Arial" w:eastAsia="굴림" w:hAnsi="Arial" w:cs="Arial"/>
          <w:sz w:val="22"/>
        </w:rPr>
        <w:t>agricultural and fisheries’ products</w:t>
      </w:r>
      <w:r w:rsidR="00561231" w:rsidRPr="001D19F6">
        <w:rPr>
          <w:rFonts w:ascii="Arial" w:eastAsia="굴림" w:hAnsi="Arial" w:cs="Arial"/>
          <w:sz w:val="22"/>
        </w:rPr>
        <w:t xml:space="preserve"> including expenses</w:t>
      </w:r>
      <w:r w:rsidRPr="001D19F6">
        <w:rPr>
          <w:rFonts w:ascii="Arial" w:eastAsia="굴림" w:hAnsi="Arial" w:cs="Arial"/>
          <w:sz w:val="22"/>
        </w:rPr>
        <w:t xml:space="preserve">. </w:t>
      </w:r>
    </w:p>
    <w:p w14:paraId="75F05CB5" w14:textId="77777777" w:rsidR="00B2473A" w:rsidRPr="001D19F6" w:rsidRDefault="00B2473A" w:rsidP="00561231">
      <w:pPr>
        <w:wordWrap/>
        <w:spacing w:line="360" w:lineRule="auto"/>
        <w:rPr>
          <w:rFonts w:ascii="Arial" w:eastAsia="굴림" w:hAnsi="Arial" w:cs="Arial"/>
          <w:sz w:val="22"/>
        </w:rPr>
      </w:pPr>
      <w:r w:rsidRPr="001D19F6">
        <w:rPr>
          <w:rFonts w:ascii="Arial" w:eastAsia="굴림" w:hAnsi="Arial" w:cs="Arial"/>
          <w:sz w:val="22"/>
        </w:rPr>
        <w:t>[</w:t>
      </w:r>
      <w:proofErr w:type="gramStart"/>
      <w:r w:rsidRPr="001D19F6">
        <w:rPr>
          <w:rFonts w:ascii="Arial" w:eastAsia="굴림" w:hAnsi="Arial" w:cs="Arial"/>
          <w:sz w:val="22"/>
        </w:rPr>
        <w:t>IWER:</w:t>
      </w:r>
      <w:r w:rsidR="009B1F95" w:rsidRPr="001D19F6">
        <w:rPr>
          <w:rFonts w:ascii="Arial" w:eastAsia="굴림" w:hAnsi="Arial" w:cs="Arial"/>
          <w:sz w:val="22"/>
        </w:rPr>
        <w:t>-</w:t>
      </w:r>
      <w:proofErr w:type="gramEnd"/>
      <w:r w:rsidR="009B1F95" w:rsidRPr="001D19F6">
        <w:rPr>
          <w:rFonts w:ascii="Arial" w:eastAsia="굴림" w:hAnsi="Arial" w:cs="Arial"/>
          <w:sz w:val="22"/>
        </w:rPr>
        <w:t xml:space="preserve"> E</w:t>
      </w:r>
      <w:r w:rsidR="00561231" w:rsidRPr="001D19F6">
        <w:rPr>
          <w:rFonts w:ascii="Arial" w:eastAsia="굴림" w:hAnsi="Arial" w:cs="Arial"/>
          <w:sz w:val="22"/>
        </w:rPr>
        <w:t>nter 0 if there is</w:t>
      </w:r>
      <w:r w:rsidRPr="001D19F6">
        <w:rPr>
          <w:rFonts w:ascii="Arial" w:eastAsia="굴림" w:hAnsi="Arial" w:cs="Arial"/>
          <w:sz w:val="22"/>
        </w:rPr>
        <w:t xml:space="preserve"> </w:t>
      </w:r>
      <w:r w:rsidR="00561231" w:rsidRPr="001D19F6">
        <w:rPr>
          <w:rFonts w:ascii="Arial" w:eastAsia="굴림" w:hAnsi="Arial" w:cs="Arial"/>
          <w:sz w:val="22"/>
        </w:rPr>
        <w:t xml:space="preserve">currently </w:t>
      </w:r>
      <w:r w:rsidRPr="001D19F6">
        <w:rPr>
          <w:rFonts w:ascii="Arial" w:eastAsia="굴림" w:hAnsi="Arial" w:cs="Arial"/>
          <w:sz w:val="22"/>
        </w:rPr>
        <w:t>no sales</w:t>
      </w:r>
      <w:r w:rsidR="009B1F95" w:rsidRPr="001D19F6">
        <w:rPr>
          <w:rFonts w:ascii="Arial" w:eastAsia="굴림" w:hAnsi="Arial" w:cs="Arial"/>
          <w:sz w:val="22"/>
        </w:rPr>
        <w:t>.</w:t>
      </w:r>
    </w:p>
    <w:p w14:paraId="21218FB4" w14:textId="77777777" w:rsidR="009B1F95" w:rsidRPr="001D19F6" w:rsidRDefault="009B1F95" w:rsidP="009B1F95">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F92C149" w14:textId="77777777" w:rsidR="009B1F95" w:rsidRPr="001D19F6" w:rsidRDefault="009B1F95" w:rsidP="009B1F95">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02489E" w:rsidRPr="001D19F6">
        <w:rPr>
          <w:rFonts w:ascii="Arial" w:eastAsia="굴림" w:hAnsi="Arial" w:cs="Arial"/>
          <w:kern w:val="0"/>
          <w:sz w:val="22"/>
        </w:rPr>
        <w:t>9</w:t>
      </w:r>
      <w:r w:rsidRPr="001D19F6">
        <w:rPr>
          <w:rFonts w:ascii="Arial" w:eastAsia="굴림" w:hAnsi="Arial" w:cs="Arial"/>
          <w:kern w:val="0"/>
          <w:sz w:val="22"/>
        </w:rPr>
        <w:t xml:space="preserve">9] ________ MW [Range: 0 ~ 9997] → </w:t>
      </w:r>
      <w:r w:rsidR="0002489E" w:rsidRPr="001D19F6">
        <w:rPr>
          <w:rFonts w:ascii="Arial" w:eastAsia="굴림" w:hAnsi="Arial" w:cs="Arial"/>
          <w:kern w:val="0"/>
          <w:sz w:val="22"/>
        </w:rPr>
        <w:t>D214</w:t>
      </w:r>
    </w:p>
    <w:p w14:paraId="5C0DDFA4" w14:textId="77777777" w:rsidR="00624BD4" w:rsidRPr="001D19F6" w:rsidRDefault="00624BD4" w:rsidP="00561231">
      <w:pPr>
        <w:wordWrap/>
        <w:spacing w:line="360" w:lineRule="auto"/>
        <w:ind w:firstLine="800"/>
        <w:rPr>
          <w:rFonts w:ascii="Arial" w:eastAsia="굴림" w:hAnsi="Arial" w:cs="Arial"/>
          <w:sz w:val="22"/>
        </w:rPr>
      </w:pPr>
      <w:r w:rsidRPr="001D19F6">
        <w:rPr>
          <w:rFonts w:ascii="Arial" w:eastAsia="굴림" w:hAnsi="Arial" w:cs="Arial"/>
          <w:sz w:val="22"/>
        </w:rPr>
        <w:lastRenderedPageBreak/>
        <w:t xml:space="preserve">Don’t know </w:t>
      </w:r>
      <w:r w:rsidR="00124D74" w:rsidRPr="001D19F6">
        <w:rPr>
          <w:rFonts w:ascii="Arial" w:eastAsia="굴림" w:hAnsi="Arial" w:cs="Arial"/>
          <w:sz w:val="22"/>
        </w:rPr>
        <w:tab/>
      </w:r>
      <w:r w:rsidR="00124D74" w:rsidRPr="001D19F6">
        <w:rPr>
          <w:rFonts w:ascii="Arial" w:eastAsia="굴림" w:hAnsi="Arial" w:cs="Arial"/>
          <w:sz w:val="22"/>
        </w:rPr>
        <w:tab/>
      </w:r>
      <w:r w:rsidRPr="001D19F6">
        <w:rPr>
          <w:rFonts w:ascii="Arial" w:eastAsia="굴림" w:hAnsi="Arial" w:cs="Arial"/>
          <w:sz w:val="22"/>
        </w:rPr>
        <w:t>→Go to D213</w:t>
      </w:r>
    </w:p>
    <w:p w14:paraId="1B49736B" w14:textId="77777777" w:rsidR="00624BD4" w:rsidRPr="001D19F6" w:rsidRDefault="00624BD4" w:rsidP="00561231">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w:t>
      </w:r>
      <w:r w:rsidR="00124D74" w:rsidRPr="001D19F6">
        <w:rPr>
          <w:rFonts w:ascii="Arial" w:eastAsia="굴림" w:hAnsi="Arial" w:cs="Arial"/>
          <w:sz w:val="22"/>
        </w:rPr>
        <w:tab/>
      </w:r>
      <w:r w:rsidRPr="001D19F6">
        <w:rPr>
          <w:rFonts w:ascii="Arial" w:eastAsia="굴림" w:hAnsi="Arial" w:cs="Arial"/>
          <w:sz w:val="22"/>
        </w:rPr>
        <w:t>→Go to D213</w:t>
      </w:r>
    </w:p>
    <w:p w14:paraId="6BDD855E" w14:textId="77777777" w:rsidR="00624BD4" w:rsidRPr="001D19F6" w:rsidRDefault="00624BD4" w:rsidP="00624BD4">
      <w:pPr>
        <w:wordWrap/>
        <w:spacing w:line="360" w:lineRule="auto"/>
        <w:rPr>
          <w:rFonts w:ascii="Arial" w:eastAsia="굴림" w:hAnsi="Arial" w:cs="Arial"/>
          <w:sz w:val="22"/>
        </w:rPr>
      </w:pPr>
    </w:p>
    <w:p w14:paraId="2C525B8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D213. What is the </w:t>
      </w:r>
      <w:r w:rsidR="00124D74" w:rsidRPr="001D19F6">
        <w:rPr>
          <w:rFonts w:ascii="Arial" w:eastAsia="굴림" w:hAnsi="Arial" w:cs="Arial"/>
          <w:sz w:val="22"/>
        </w:rPr>
        <w:t xml:space="preserve">estimated number of your </w:t>
      </w:r>
      <w:r w:rsidRPr="001D19F6">
        <w:rPr>
          <w:rFonts w:ascii="Arial" w:eastAsia="굴림" w:hAnsi="Arial" w:cs="Arial"/>
          <w:sz w:val="22"/>
        </w:rPr>
        <w:t>current monthly sales figure?</w:t>
      </w:r>
      <w:r w:rsidR="00124D74" w:rsidRPr="001D19F6">
        <w:rPr>
          <w:rFonts w:ascii="Arial" w:eastAsia="굴림" w:hAnsi="Arial" w:cs="Arial"/>
          <w:sz w:val="22"/>
        </w:rPr>
        <w:t xml:space="preserve"> (Unit: MW=10,000 Korean won)</w:t>
      </w:r>
    </w:p>
    <w:p w14:paraId="6E8D8DE0"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Less than 100 MW  </w:t>
      </w:r>
    </w:p>
    <w:p w14:paraId="4788A9AF"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100~300 MW  </w:t>
      </w:r>
    </w:p>
    <w:p w14:paraId="60E27A36"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300~500 MW  </w:t>
      </w:r>
    </w:p>
    <w:p w14:paraId="6B774913"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500~800 MW  </w:t>
      </w:r>
    </w:p>
    <w:p w14:paraId="5A3B477A"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800~1,000 MW  </w:t>
      </w:r>
    </w:p>
    <w:p w14:paraId="2F31EA9D"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1,000~3,000 MW  </w:t>
      </w:r>
    </w:p>
    <w:p w14:paraId="290253F7"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3,000~5,000 MW  </w:t>
      </w:r>
    </w:p>
    <w:p w14:paraId="595BF6C8"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 xml:space="preserve">5,000~10,000 MW  </w:t>
      </w:r>
    </w:p>
    <w:p w14:paraId="38173E82" w14:textId="77777777" w:rsidR="00624BD4" w:rsidRPr="001D19F6" w:rsidRDefault="00624BD4" w:rsidP="00F14BA4">
      <w:pPr>
        <w:pStyle w:val="a6"/>
        <w:numPr>
          <w:ilvl w:val="0"/>
          <w:numId w:val="593"/>
        </w:numPr>
        <w:wordWrap/>
        <w:spacing w:line="360" w:lineRule="auto"/>
        <w:ind w:leftChars="0"/>
        <w:rPr>
          <w:rFonts w:ascii="Arial" w:eastAsia="굴림" w:hAnsi="Arial" w:cs="Arial"/>
          <w:sz w:val="22"/>
        </w:rPr>
      </w:pPr>
      <w:r w:rsidRPr="001D19F6">
        <w:rPr>
          <w:rFonts w:ascii="Arial" w:eastAsia="굴림" w:hAnsi="Arial" w:cs="Arial"/>
          <w:sz w:val="22"/>
        </w:rPr>
        <w:t>10,000 MW or more</w:t>
      </w:r>
    </w:p>
    <w:p w14:paraId="6EC5D19F" w14:textId="77777777" w:rsidR="00624BD4" w:rsidRPr="001D19F6" w:rsidRDefault="00624BD4" w:rsidP="00624BD4">
      <w:pPr>
        <w:wordWrap/>
        <w:spacing w:line="360" w:lineRule="auto"/>
        <w:rPr>
          <w:rFonts w:ascii="Arial" w:eastAsia="굴림" w:hAnsi="Arial" w:cs="Arial"/>
          <w:sz w:val="22"/>
        </w:rPr>
      </w:pPr>
    </w:p>
    <w:p w14:paraId="3607BD2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D214</w:t>
      </w:r>
      <w:r w:rsidR="001C6DB6" w:rsidRPr="001D19F6">
        <w:rPr>
          <w:rFonts w:ascii="Arial" w:eastAsia="굴림" w:hAnsi="Arial" w:cs="Arial"/>
          <w:sz w:val="22"/>
        </w:rPr>
        <w:t>. How much</w:t>
      </w:r>
      <w:r w:rsidR="00056598" w:rsidRPr="001D19F6">
        <w:rPr>
          <w:rFonts w:ascii="Arial" w:eastAsia="굴림" w:hAnsi="Arial" w:cs="Arial"/>
          <w:sz w:val="22"/>
        </w:rPr>
        <w:t xml:space="preserve"> is your monthly income of your current business? </w:t>
      </w:r>
      <w:r w:rsidRPr="001D19F6">
        <w:rPr>
          <w:rFonts w:ascii="Arial" w:eastAsia="굴림" w:hAnsi="Arial" w:cs="Arial"/>
          <w:sz w:val="22"/>
        </w:rPr>
        <w:t xml:space="preserve">Please state </w:t>
      </w:r>
      <w:r w:rsidR="001C6DB6" w:rsidRPr="001D19F6">
        <w:rPr>
          <w:rFonts w:ascii="Arial" w:eastAsia="굴림" w:hAnsi="Arial" w:cs="Arial"/>
          <w:sz w:val="22"/>
        </w:rPr>
        <w:t xml:space="preserve">a </w:t>
      </w:r>
      <w:r w:rsidRPr="001D19F6">
        <w:rPr>
          <w:rFonts w:ascii="Arial" w:eastAsia="굴림" w:hAnsi="Arial" w:cs="Arial"/>
          <w:sz w:val="22"/>
        </w:rPr>
        <w:t>net</w:t>
      </w:r>
      <w:r w:rsidR="00056598" w:rsidRPr="001D19F6">
        <w:rPr>
          <w:rFonts w:ascii="Arial" w:eastAsia="굴림" w:hAnsi="Arial" w:cs="Arial"/>
          <w:sz w:val="22"/>
        </w:rPr>
        <w:t xml:space="preserve"> income </w:t>
      </w:r>
      <w:r w:rsidR="0060656D" w:rsidRPr="001D19F6">
        <w:rPr>
          <w:rFonts w:ascii="Arial" w:eastAsia="굴림" w:hAnsi="Arial" w:cs="Arial"/>
          <w:sz w:val="22"/>
        </w:rPr>
        <w:t>including</w:t>
      </w:r>
      <w:r w:rsidR="00056598" w:rsidRPr="001D19F6">
        <w:rPr>
          <w:rFonts w:ascii="Arial" w:eastAsia="굴림" w:hAnsi="Arial" w:cs="Arial"/>
          <w:sz w:val="22"/>
        </w:rPr>
        <w:t xml:space="preserve"> all the expenses.</w:t>
      </w:r>
      <w:r w:rsidRPr="001D19F6">
        <w:rPr>
          <w:rFonts w:ascii="Arial" w:eastAsia="굴림" w:hAnsi="Arial" w:cs="Arial"/>
          <w:sz w:val="22"/>
        </w:rPr>
        <w:t xml:space="preserve"> </w:t>
      </w:r>
    </w:p>
    <w:p w14:paraId="61EFFBFF" w14:textId="77777777" w:rsidR="00624BD4" w:rsidRPr="001D19F6" w:rsidRDefault="0002489E" w:rsidP="00056598">
      <w:pPr>
        <w:wordWrap/>
        <w:spacing w:line="360" w:lineRule="auto"/>
        <w:rPr>
          <w:rFonts w:ascii="Arial" w:eastAsia="굴림" w:hAnsi="Arial" w:cs="Arial"/>
          <w:sz w:val="22"/>
        </w:rPr>
      </w:pPr>
      <w:r w:rsidRPr="001D19F6">
        <w:rPr>
          <w:rFonts w:ascii="Arial" w:eastAsia="굴림" w:hAnsi="Arial" w:cs="Arial"/>
          <w:sz w:val="22"/>
        </w:rPr>
        <w:t>[IWER</w:t>
      </w:r>
      <w:r w:rsidR="00056598" w:rsidRPr="001D19F6">
        <w:rPr>
          <w:rFonts w:ascii="Arial" w:eastAsia="굴림" w:hAnsi="Arial" w:cs="Arial"/>
          <w:sz w:val="22"/>
        </w:rPr>
        <w:t xml:space="preserve"> </w:t>
      </w:r>
      <w:r w:rsidRPr="001D19F6">
        <w:rPr>
          <w:rFonts w:ascii="Arial" w:eastAsia="굴림" w:hAnsi="Arial" w:cs="Arial"/>
          <w:sz w:val="22"/>
        </w:rPr>
        <w:t xml:space="preserve">- </w:t>
      </w:r>
      <w:r w:rsidR="00624BD4" w:rsidRPr="001D19F6">
        <w:rPr>
          <w:rFonts w:ascii="Arial" w:eastAsia="굴림" w:hAnsi="Arial" w:cs="Arial"/>
          <w:sz w:val="22"/>
        </w:rPr>
        <w:t>Mark 0 if there is no net</w:t>
      </w:r>
      <w:r w:rsidR="001C6DB6" w:rsidRPr="001D19F6">
        <w:rPr>
          <w:rFonts w:ascii="Arial" w:eastAsia="굴림" w:hAnsi="Arial" w:cs="Arial"/>
          <w:sz w:val="22"/>
        </w:rPr>
        <w:t xml:space="preserve"> </w:t>
      </w:r>
      <w:r w:rsidR="00056598" w:rsidRPr="001D19F6">
        <w:rPr>
          <w:rFonts w:ascii="Arial" w:eastAsia="굴림" w:hAnsi="Arial" w:cs="Arial"/>
          <w:sz w:val="22"/>
        </w:rPr>
        <w:t>income</w:t>
      </w:r>
      <w:r w:rsidR="00624BD4" w:rsidRPr="001D19F6">
        <w:rPr>
          <w:rFonts w:ascii="Arial" w:eastAsia="굴림" w:hAnsi="Arial" w:cs="Arial"/>
          <w:sz w:val="22"/>
        </w:rPr>
        <w:t xml:space="preserve">, and mark 999997 if </w:t>
      </w:r>
      <w:r w:rsidR="001C6DB6" w:rsidRPr="001D19F6">
        <w:rPr>
          <w:rFonts w:ascii="Arial" w:eastAsia="굴림" w:hAnsi="Arial" w:cs="Arial"/>
          <w:sz w:val="22"/>
        </w:rPr>
        <w:t xml:space="preserve">R is </w:t>
      </w:r>
      <w:r w:rsidR="00624BD4" w:rsidRPr="001D19F6">
        <w:rPr>
          <w:rFonts w:ascii="Arial" w:eastAsia="굴림" w:hAnsi="Arial" w:cs="Arial"/>
          <w:sz w:val="22"/>
        </w:rPr>
        <w:t>running a deficit</w:t>
      </w:r>
    </w:p>
    <w:p w14:paraId="4EA35162" w14:textId="77777777" w:rsidR="0002489E" w:rsidRPr="001D19F6" w:rsidRDefault="0002489E" w:rsidP="0002489E">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6A75FE15" w14:textId="77777777" w:rsidR="0002489E" w:rsidRPr="001D19F6" w:rsidRDefault="0002489E" w:rsidP="0002489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w:t>
      </w:r>
      <w:r w:rsidR="00A909AC" w:rsidRPr="001D19F6">
        <w:rPr>
          <w:rFonts w:ascii="Arial" w:eastAsia="굴림" w:hAnsi="Arial" w:cs="Arial"/>
          <w:kern w:val="0"/>
          <w:sz w:val="22"/>
        </w:rPr>
        <w:t>] ________</w:t>
      </w:r>
      <w:r w:rsidRPr="001D19F6">
        <w:rPr>
          <w:rFonts w:ascii="Arial" w:eastAsia="굴림" w:hAnsi="Arial" w:cs="Arial"/>
          <w:kern w:val="0"/>
          <w:sz w:val="22"/>
        </w:rPr>
        <w:t xml:space="preserve"> MW [Range: 0 ~ 9997]</w:t>
      </w:r>
    </w:p>
    <w:p w14:paraId="4BA15188" w14:textId="77777777" w:rsidR="00624BD4" w:rsidRPr="001D19F6" w:rsidRDefault="00624BD4" w:rsidP="00624BD4">
      <w:pPr>
        <w:wordWrap/>
        <w:spacing w:line="360" w:lineRule="auto"/>
        <w:rPr>
          <w:rFonts w:ascii="Arial" w:eastAsia="굴림" w:hAnsi="Arial" w:cs="Arial"/>
          <w:sz w:val="22"/>
        </w:rPr>
      </w:pPr>
    </w:p>
    <w:p w14:paraId="06C1A97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D215. </w:t>
      </w:r>
      <w:r w:rsidR="00C3325A" w:rsidRPr="001D19F6">
        <w:rPr>
          <w:rFonts w:ascii="Arial" w:eastAsia="굴림" w:hAnsi="Arial" w:cs="Arial"/>
          <w:kern w:val="0"/>
          <w:sz w:val="22"/>
        </w:rPr>
        <w:t>How many days per week did you work on average?</w:t>
      </w:r>
      <w:r w:rsidR="00C3325A" w:rsidRPr="001D19F6">
        <w:rPr>
          <w:rFonts w:ascii="Arial" w:eastAsia="굴림" w:hAnsi="Arial" w:cs="Arial"/>
          <w:sz w:val="22"/>
        </w:rPr>
        <w:t xml:space="preserve"> </w:t>
      </w:r>
      <w:r w:rsidR="00AE4FCB" w:rsidRPr="001D19F6">
        <w:rPr>
          <w:rFonts w:ascii="Arial" w:eastAsia="굴림" w:hAnsi="Arial" w:cs="Arial"/>
          <w:sz w:val="22"/>
        </w:rPr>
        <w:t>(unit: a day)</w:t>
      </w:r>
    </w:p>
    <w:p w14:paraId="4E8E487D" w14:textId="77777777" w:rsidR="00624BD4" w:rsidRPr="001D19F6" w:rsidRDefault="00056598"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days [</w:t>
      </w:r>
      <w:r w:rsidR="003608C0" w:rsidRPr="001D19F6">
        <w:rPr>
          <w:rFonts w:ascii="Arial" w:eastAsia="굴림" w:hAnsi="Arial" w:cs="Arial"/>
          <w:sz w:val="22"/>
        </w:rPr>
        <w:t xml:space="preserve">Range: </w:t>
      </w:r>
      <w:r w:rsidR="00624BD4" w:rsidRPr="001D19F6">
        <w:rPr>
          <w:rFonts w:ascii="Arial" w:eastAsia="굴림" w:hAnsi="Arial" w:cs="Arial"/>
          <w:sz w:val="22"/>
        </w:rPr>
        <w:t>1~7]</w:t>
      </w:r>
    </w:p>
    <w:p w14:paraId="437FC797" w14:textId="77777777" w:rsidR="00624BD4" w:rsidRPr="001D19F6" w:rsidRDefault="00624BD4" w:rsidP="00624BD4">
      <w:pPr>
        <w:wordWrap/>
        <w:spacing w:line="360" w:lineRule="auto"/>
        <w:rPr>
          <w:rFonts w:ascii="Arial" w:eastAsia="굴림" w:hAnsi="Arial" w:cs="Arial"/>
          <w:sz w:val="22"/>
        </w:rPr>
      </w:pPr>
    </w:p>
    <w:p w14:paraId="1818C01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D216. </w:t>
      </w:r>
      <w:r w:rsidR="00C3325A" w:rsidRPr="001D19F6">
        <w:rPr>
          <w:rFonts w:ascii="Arial" w:eastAsia="굴림" w:hAnsi="Arial" w:cs="Arial"/>
          <w:kern w:val="0"/>
          <w:sz w:val="22"/>
        </w:rPr>
        <w:t xml:space="preserve">How many hours per week did you work on average </w:t>
      </w:r>
      <w:r w:rsidR="0060656D" w:rsidRPr="001D19F6">
        <w:rPr>
          <w:rFonts w:ascii="Arial" w:eastAsia="굴림" w:hAnsi="Arial" w:cs="Arial"/>
          <w:kern w:val="0"/>
          <w:sz w:val="22"/>
        </w:rPr>
        <w:t>including</w:t>
      </w:r>
      <w:r w:rsidR="00C3325A" w:rsidRPr="001D19F6">
        <w:rPr>
          <w:rFonts w:ascii="Arial" w:eastAsia="굴림" w:hAnsi="Arial" w:cs="Arial"/>
          <w:kern w:val="0"/>
          <w:sz w:val="22"/>
        </w:rPr>
        <w:t xml:space="preserve"> lunch time, break, etc.?</w:t>
      </w:r>
      <w:r w:rsidR="00C3325A" w:rsidRPr="001D19F6">
        <w:rPr>
          <w:rFonts w:ascii="Arial" w:eastAsia="굴림" w:hAnsi="Arial" w:cs="Arial"/>
          <w:sz w:val="22"/>
        </w:rPr>
        <w:t xml:space="preserve"> </w:t>
      </w:r>
      <w:r w:rsidR="00AE4FCB" w:rsidRPr="001D19F6">
        <w:rPr>
          <w:rFonts w:ascii="Arial" w:eastAsia="굴림" w:hAnsi="Arial" w:cs="Arial"/>
          <w:sz w:val="22"/>
        </w:rPr>
        <w:t>(unit: an hour per week)</w:t>
      </w:r>
    </w:p>
    <w:p w14:paraId="088D790A" w14:textId="77777777" w:rsidR="00624BD4" w:rsidRPr="001D19F6" w:rsidRDefault="00056598"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hours [</w:t>
      </w:r>
      <w:r w:rsidR="003608C0" w:rsidRPr="001D19F6">
        <w:rPr>
          <w:rFonts w:ascii="Arial" w:eastAsia="굴림" w:hAnsi="Arial" w:cs="Arial"/>
          <w:sz w:val="22"/>
        </w:rPr>
        <w:t xml:space="preserve">Range: </w:t>
      </w:r>
      <w:r w:rsidR="00624BD4" w:rsidRPr="001D19F6">
        <w:rPr>
          <w:rFonts w:ascii="Arial" w:eastAsia="굴림" w:hAnsi="Arial" w:cs="Arial"/>
          <w:sz w:val="22"/>
        </w:rPr>
        <w:t>1~160]</w:t>
      </w:r>
    </w:p>
    <w:p w14:paraId="366929D5" w14:textId="77777777" w:rsidR="00624BD4" w:rsidRPr="001D19F6" w:rsidRDefault="00624BD4" w:rsidP="00624BD4">
      <w:pPr>
        <w:wordWrap/>
        <w:spacing w:line="360" w:lineRule="auto"/>
        <w:rPr>
          <w:rFonts w:ascii="Arial" w:eastAsia="굴림" w:hAnsi="Arial" w:cs="Arial"/>
          <w:sz w:val="22"/>
        </w:rPr>
      </w:pPr>
    </w:p>
    <w:p w14:paraId="7B76A8DE" w14:textId="77777777" w:rsidR="00C3325A" w:rsidRPr="001D19F6" w:rsidRDefault="00624BD4" w:rsidP="00624BD4">
      <w:pPr>
        <w:wordWrap/>
        <w:spacing w:line="360" w:lineRule="auto"/>
        <w:rPr>
          <w:rFonts w:ascii="Arial" w:hAnsi="Arial" w:cs="Arial"/>
          <w:kern w:val="0"/>
          <w:sz w:val="22"/>
        </w:rPr>
      </w:pPr>
      <w:r w:rsidRPr="001D19F6">
        <w:rPr>
          <w:rFonts w:ascii="Arial" w:eastAsia="굴림" w:hAnsi="Arial" w:cs="Arial"/>
          <w:sz w:val="22"/>
        </w:rPr>
        <w:t>D217.</w:t>
      </w:r>
      <w:r w:rsidR="00C3325A" w:rsidRPr="001D19F6">
        <w:rPr>
          <w:rFonts w:ascii="Arial" w:hAnsi="Arial" w:cs="Arial"/>
          <w:kern w:val="0"/>
          <w:sz w:val="22"/>
        </w:rPr>
        <w:t xml:space="preserve"> Do you work based on a </w:t>
      </w:r>
      <w:r w:rsidR="001C6858" w:rsidRPr="001D19F6">
        <w:rPr>
          <w:rFonts w:ascii="Arial" w:hAnsi="Arial" w:cs="Arial"/>
          <w:kern w:val="0"/>
          <w:sz w:val="22"/>
        </w:rPr>
        <w:t>fixed</w:t>
      </w:r>
      <w:r w:rsidR="00C3325A" w:rsidRPr="001D19F6">
        <w:rPr>
          <w:rFonts w:ascii="Arial" w:hAnsi="Arial" w:cs="Arial"/>
          <w:kern w:val="0"/>
          <w:sz w:val="22"/>
        </w:rPr>
        <w:t>-working hours at your current workplace?</w:t>
      </w:r>
    </w:p>
    <w:p w14:paraId="12393A59" w14:textId="77777777" w:rsidR="00C3325A" w:rsidRPr="001D19F6" w:rsidRDefault="00C3325A" w:rsidP="00F14BA4">
      <w:pPr>
        <w:pStyle w:val="a6"/>
        <w:numPr>
          <w:ilvl w:val="0"/>
          <w:numId w:val="59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D220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88018D0" w14:textId="77777777" w:rsidR="00624BD4" w:rsidRPr="001D19F6" w:rsidRDefault="00624BD4" w:rsidP="00624BD4">
      <w:pPr>
        <w:wordWrap/>
        <w:spacing w:line="360" w:lineRule="auto"/>
        <w:rPr>
          <w:rFonts w:ascii="Arial" w:eastAsia="굴림" w:hAnsi="Arial" w:cs="Arial"/>
          <w:sz w:val="22"/>
        </w:rPr>
      </w:pPr>
    </w:p>
    <w:p w14:paraId="2544AB0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D218.</w:t>
      </w:r>
      <w:r w:rsidR="00C3325A" w:rsidRPr="001D19F6">
        <w:rPr>
          <w:rFonts w:ascii="Arial" w:eastAsia="굴림" w:hAnsi="Arial" w:cs="Arial"/>
          <w:sz w:val="22"/>
        </w:rPr>
        <w:t xml:space="preserve"> </w:t>
      </w:r>
      <w:r w:rsidRPr="001D19F6">
        <w:rPr>
          <w:rFonts w:ascii="Arial" w:eastAsia="굴림" w:hAnsi="Arial" w:cs="Arial"/>
          <w:sz w:val="22"/>
        </w:rPr>
        <w:t>How did you determine the working hours?</w:t>
      </w:r>
    </w:p>
    <w:p w14:paraId="5662A9C6" w14:textId="77777777" w:rsidR="00624BD4" w:rsidRPr="001D19F6" w:rsidRDefault="00CA2423" w:rsidP="00F14BA4">
      <w:pPr>
        <w:pStyle w:val="a6"/>
        <w:numPr>
          <w:ilvl w:val="0"/>
          <w:numId w:val="595"/>
        </w:numPr>
        <w:wordWrap/>
        <w:spacing w:line="360" w:lineRule="auto"/>
        <w:ind w:leftChars="0"/>
        <w:rPr>
          <w:rFonts w:ascii="Arial" w:eastAsia="굴림" w:hAnsi="Arial" w:cs="Arial"/>
          <w:sz w:val="22"/>
        </w:rPr>
      </w:pPr>
      <w:r w:rsidRPr="001D19F6">
        <w:rPr>
          <w:rFonts w:ascii="Arial" w:eastAsia="굴림" w:hAnsi="Arial" w:cs="Arial"/>
          <w:sz w:val="22"/>
        </w:rPr>
        <w:t>Working hours were determined given</w:t>
      </w:r>
      <w:r w:rsidR="00624BD4" w:rsidRPr="001D19F6">
        <w:rPr>
          <w:rFonts w:ascii="Arial" w:eastAsia="굴림" w:hAnsi="Arial" w:cs="Arial"/>
          <w:sz w:val="22"/>
        </w:rPr>
        <w:t xml:space="preserve"> the nature of the business →Go to D220</w:t>
      </w:r>
    </w:p>
    <w:p w14:paraId="2217F689" w14:textId="77777777" w:rsidR="00624BD4" w:rsidRPr="001D19F6" w:rsidRDefault="00CA2423" w:rsidP="00F14BA4">
      <w:pPr>
        <w:pStyle w:val="a6"/>
        <w:numPr>
          <w:ilvl w:val="0"/>
          <w:numId w:val="595"/>
        </w:numPr>
        <w:wordWrap/>
        <w:spacing w:line="360" w:lineRule="auto"/>
        <w:ind w:leftChars="0"/>
        <w:rPr>
          <w:rFonts w:ascii="Arial" w:eastAsia="굴림" w:hAnsi="Arial" w:cs="Arial"/>
          <w:sz w:val="22"/>
        </w:rPr>
      </w:pPr>
      <w:r w:rsidRPr="001D19F6">
        <w:rPr>
          <w:rFonts w:ascii="Arial" w:eastAsia="굴림" w:hAnsi="Arial" w:cs="Arial"/>
          <w:sz w:val="22"/>
        </w:rPr>
        <w:t>Working hours were determined depending on</w:t>
      </w:r>
      <w:r w:rsidR="00624BD4" w:rsidRPr="001D19F6">
        <w:rPr>
          <w:rFonts w:ascii="Arial" w:eastAsia="굴림" w:hAnsi="Arial" w:cs="Arial"/>
          <w:sz w:val="22"/>
        </w:rPr>
        <w:t xml:space="preserve"> workload</w:t>
      </w:r>
      <w:r w:rsidRPr="001D19F6">
        <w:rPr>
          <w:rFonts w:ascii="Arial" w:eastAsia="굴림" w:hAnsi="Arial" w:cs="Arial"/>
          <w:sz w:val="22"/>
        </w:rPr>
        <w:t>s</w:t>
      </w:r>
      <w:r w:rsidR="00624BD4" w:rsidRPr="001D19F6">
        <w:rPr>
          <w:rFonts w:ascii="Arial" w:eastAsia="굴림" w:hAnsi="Arial" w:cs="Arial"/>
          <w:sz w:val="22"/>
        </w:rPr>
        <w:t xml:space="preserve"> </w:t>
      </w:r>
      <w:r w:rsidR="00AE0C8D" w:rsidRPr="001D19F6">
        <w:rPr>
          <w:rFonts w:ascii="Arial" w:eastAsia="굴림" w:hAnsi="Arial" w:cs="Arial"/>
          <w:sz w:val="22"/>
        </w:rPr>
        <w:tab/>
      </w:r>
      <w:r w:rsidR="00624BD4" w:rsidRPr="001D19F6">
        <w:rPr>
          <w:rFonts w:ascii="Arial" w:eastAsia="굴림" w:hAnsi="Arial" w:cs="Arial"/>
          <w:sz w:val="22"/>
        </w:rPr>
        <w:t>→Go to D220</w:t>
      </w:r>
    </w:p>
    <w:p w14:paraId="0C59A4F0" w14:textId="77777777" w:rsidR="00624BD4" w:rsidRPr="001D19F6" w:rsidRDefault="00624BD4" w:rsidP="00F14BA4">
      <w:pPr>
        <w:pStyle w:val="a6"/>
        <w:numPr>
          <w:ilvl w:val="0"/>
          <w:numId w:val="595"/>
        </w:numPr>
        <w:wordWrap/>
        <w:spacing w:line="360" w:lineRule="auto"/>
        <w:ind w:leftChars="0"/>
        <w:rPr>
          <w:rFonts w:ascii="Arial" w:eastAsia="굴림" w:hAnsi="Arial" w:cs="Arial"/>
          <w:sz w:val="22"/>
        </w:rPr>
      </w:pPr>
      <w:r w:rsidRPr="001D19F6">
        <w:rPr>
          <w:rFonts w:ascii="Arial" w:eastAsia="굴림" w:hAnsi="Arial" w:cs="Arial"/>
          <w:sz w:val="22"/>
        </w:rPr>
        <w:t>Wor</w:t>
      </w:r>
      <w:r w:rsidR="00CA2423" w:rsidRPr="001D19F6">
        <w:rPr>
          <w:rFonts w:ascii="Arial" w:eastAsia="굴림" w:hAnsi="Arial" w:cs="Arial"/>
          <w:sz w:val="22"/>
        </w:rPr>
        <w:t>king hours were determined depending on</w:t>
      </w:r>
      <w:r w:rsidRPr="001D19F6">
        <w:rPr>
          <w:rFonts w:ascii="Arial" w:eastAsia="굴림" w:hAnsi="Arial" w:cs="Arial"/>
          <w:sz w:val="22"/>
        </w:rPr>
        <w:t xml:space="preserve"> sales figure</w:t>
      </w:r>
      <w:r w:rsidR="00CA2423" w:rsidRPr="001D19F6">
        <w:rPr>
          <w:rFonts w:ascii="Arial" w:eastAsia="굴림" w:hAnsi="Arial" w:cs="Arial"/>
          <w:sz w:val="22"/>
        </w:rPr>
        <w:t>s</w:t>
      </w:r>
      <w:r w:rsidRPr="001D19F6">
        <w:rPr>
          <w:rFonts w:ascii="Arial" w:eastAsia="굴림" w:hAnsi="Arial" w:cs="Arial"/>
          <w:sz w:val="22"/>
        </w:rPr>
        <w:t xml:space="preserve"> </w:t>
      </w:r>
      <w:r w:rsidR="00AE0C8D" w:rsidRPr="001D19F6">
        <w:rPr>
          <w:rFonts w:ascii="Arial" w:eastAsia="굴림" w:hAnsi="Arial" w:cs="Arial"/>
          <w:sz w:val="22"/>
        </w:rPr>
        <w:tab/>
      </w:r>
      <w:r w:rsidRPr="001D19F6">
        <w:rPr>
          <w:rFonts w:ascii="Arial" w:eastAsia="굴림" w:hAnsi="Arial" w:cs="Arial"/>
          <w:sz w:val="22"/>
        </w:rPr>
        <w:t>→Go to D220</w:t>
      </w:r>
    </w:p>
    <w:p w14:paraId="66194362" w14:textId="77777777" w:rsidR="00624BD4" w:rsidRPr="001D19F6" w:rsidRDefault="00624BD4" w:rsidP="00F14BA4">
      <w:pPr>
        <w:pStyle w:val="a6"/>
        <w:numPr>
          <w:ilvl w:val="0"/>
          <w:numId w:val="595"/>
        </w:numPr>
        <w:wordWrap/>
        <w:spacing w:line="360" w:lineRule="auto"/>
        <w:ind w:leftChars="0"/>
        <w:rPr>
          <w:rFonts w:ascii="Arial" w:eastAsia="굴림" w:hAnsi="Arial" w:cs="Arial"/>
          <w:sz w:val="22"/>
        </w:rPr>
      </w:pPr>
      <w:r w:rsidRPr="001D19F6">
        <w:rPr>
          <w:rFonts w:ascii="Arial" w:eastAsia="굴림" w:hAnsi="Arial" w:cs="Arial"/>
          <w:sz w:val="22"/>
        </w:rPr>
        <w:t>Other</w:t>
      </w:r>
      <w:r w:rsidR="005B7584" w:rsidRPr="001D19F6">
        <w:rPr>
          <w:rFonts w:ascii="Arial" w:eastAsia="굴림" w:hAnsi="Arial" w:cs="Arial"/>
          <w:sz w:val="22"/>
        </w:rPr>
        <w:t>s</w:t>
      </w:r>
    </w:p>
    <w:p w14:paraId="723AE948" w14:textId="77777777" w:rsidR="00DA2545" w:rsidRDefault="00DA2545" w:rsidP="00DA2545">
      <w:pPr>
        <w:pStyle w:val="a6"/>
        <w:wordWrap/>
        <w:spacing w:line="360" w:lineRule="auto"/>
        <w:ind w:leftChars="0" w:left="360"/>
        <w:rPr>
          <w:rFonts w:ascii="Arial" w:eastAsia="굴림" w:hAnsi="Arial" w:cs="Arial"/>
          <w:sz w:val="22"/>
        </w:rPr>
      </w:pPr>
    </w:p>
    <w:p w14:paraId="59145176" w14:textId="77777777" w:rsidR="00264E50" w:rsidRPr="001D19F6" w:rsidRDefault="00264E50" w:rsidP="00DA2545">
      <w:pPr>
        <w:pStyle w:val="a6"/>
        <w:wordWrap/>
        <w:spacing w:line="360" w:lineRule="auto"/>
        <w:ind w:leftChars="0" w:left="360"/>
        <w:rPr>
          <w:rFonts w:ascii="Arial" w:eastAsia="굴림" w:hAnsi="Arial" w:cs="Arial"/>
          <w:sz w:val="22"/>
        </w:rPr>
      </w:pPr>
    </w:p>
    <w:p w14:paraId="7B8601B1" w14:textId="77777777" w:rsidR="00624BD4" w:rsidRPr="001D19F6" w:rsidRDefault="00624BD4" w:rsidP="00DA2545">
      <w:pPr>
        <w:wordWrap/>
        <w:spacing w:line="360" w:lineRule="auto"/>
        <w:rPr>
          <w:rFonts w:ascii="Arial" w:eastAsia="굴림" w:hAnsi="Arial" w:cs="Arial"/>
          <w:sz w:val="22"/>
        </w:rPr>
      </w:pPr>
      <w:r w:rsidRPr="001D19F6">
        <w:rPr>
          <w:rFonts w:ascii="Arial" w:eastAsia="굴림" w:hAnsi="Arial" w:cs="Arial"/>
          <w:sz w:val="22"/>
        </w:rPr>
        <w:t xml:space="preserve">D219. </w:t>
      </w:r>
      <w:r w:rsidR="00AE0C8D" w:rsidRPr="001D19F6">
        <w:rPr>
          <w:rFonts w:ascii="Arial" w:eastAsia="굴림" w:hAnsi="Arial" w:cs="Arial"/>
          <w:sz w:val="22"/>
        </w:rPr>
        <w:t xml:space="preserve">To be specific, </w:t>
      </w:r>
      <w:r w:rsidRPr="001D19F6">
        <w:rPr>
          <w:rFonts w:ascii="Arial" w:eastAsia="굴림" w:hAnsi="Arial" w:cs="Arial"/>
          <w:sz w:val="22"/>
        </w:rPr>
        <w:t>what criteria did you use to determine the working hours?</w:t>
      </w:r>
    </w:p>
    <w:p w14:paraId="5EFBDDBB" w14:textId="77777777" w:rsidR="00AE0C8D" w:rsidRPr="001D19F6" w:rsidRDefault="00AE0C8D" w:rsidP="008A19F6">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7F7647A4" w14:textId="77777777" w:rsidR="00624BD4" w:rsidRPr="001D19F6" w:rsidRDefault="00624BD4" w:rsidP="00624BD4">
      <w:pPr>
        <w:wordWrap/>
        <w:spacing w:line="360" w:lineRule="auto"/>
        <w:rPr>
          <w:rFonts w:ascii="Arial" w:eastAsia="굴림" w:hAnsi="Arial" w:cs="Arial"/>
          <w:sz w:val="22"/>
        </w:rPr>
      </w:pPr>
    </w:p>
    <w:p w14:paraId="77A7505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D220</w:t>
      </w:r>
      <w:r w:rsidR="00CA2423" w:rsidRPr="001D19F6">
        <w:rPr>
          <w:rFonts w:ascii="Arial" w:eastAsia="굴림" w:hAnsi="Arial" w:cs="Arial"/>
          <w:sz w:val="22"/>
        </w:rPr>
        <w:t>. What do</w:t>
      </w:r>
      <w:r w:rsidRPr="001D19F6">
        <w:rPr>
          <w:rFonts w:ascii="Arial" w:eastAsia="굴림" w:hAnsi="Arial" w:cs="Arial"/>
          <w:sz w:val="22"/>
        </w:rPr>
        <w:t xml:space="preserve"> you think of your </w:t>
      </w:r>
      <w:r w:rsidR="00770F3F" w:rsidRPr="001D19F6">
        <w:rPr>
          <w:rFonts w:ascii="Arial" w:eastAsia="굴림" w:hAnsi="Arial" w:cs="Arial"/>
          <w:sz w:val="22"/>
        </w:rPr>
        <w:t xml:space="preserve">current </w:t>
      </w:r>
      <w:r w:rsidRPr="001D19F6">
        <w:rPr>
          <w:rFonts w:ascii="Arial" w:eastAsia="굴림" w:hAnsi="Arial" w:cs="Arial"/>
          <w:sz w:val="22"/>
        </w:rPr>
        <w:t>work</w:t>
      </w:r>
      <w:r w:rsidR="00CA2423" w:rsidRPr="001D19F6">
        <w:rPr>
          <w:rFonts w:ascii="Arial" w:eastAsia="굴림" w:hAnsi="Arial" w:cs="Arial"/>
          <w:sz w:val="22"/>
        </w:rPr>
        <w:t>ing</w:t>
      </w:r>
      <w:r w:rsidRPr="001D19F6">
        <w:rPr>
          <w:rFonts w:ascii="Arial" w:eastAsia="굴림" w:hAnsi="Arial" w:cs="Arial"/>
          <w:sz w:val="22"/>
        </w:rPr>
        <w:t xml:space="preserve"> hour</w:t>
      </w:r>
      <w:r w:rsidR="00CA2423" w:rsidRPr="001D19F6">
        <w:rPr>
          <w:rFonts w:ascii="Arial" w:eastAsia="굴림" w:hAnsi="Arial" w:cs="Arial"/>
          <w:sz w:val="22"/>
        </w:rPr>
        <w:t>s</w:t>
      </w:r>
      <w:r w:rsidRPr="001D19F6">
        <w:rPr>
          <w:rFonts w:ascii="Arial" w:eastAsia="굴림" w:hAnsi="Arial" w:cs="Arial"/>
          <w:sz w:val="22"/>
        </w:rPr>
        <w:t>? Is it too long, appropriate, or too short?</w:t>
      </w:r>
    </w:p>
    <w:p w14:paraId="68C12970" w14:textId="77777777" w:rsidR="00624BD4" w:rsidRPr="001D19F6" w:rsidRDefault="00624BD4" w:rsidP="00F14BA4">
      <w:pPr>
        <w:pStyle w:val="a6"/>
        <w:numPr>
          <w:ilvl w:val="0"/>
          <w:numId w:val="596"/>
        </w:numPr>
        <w:wordWrap/>
        <w:spacing w:line="360" w:lineRule="auto"/>
        <w:ind w:leftChars="0"/>
        <w:rPr>
          <w:rFonts w:ascii="Arial" w:eastAsia="굴림" w:hAnsi="Arial" w:cs="Arial"/>
          <w:sz w:val="22"/>
        </w:rPr>
      </w:pPr>
      <w:r w:rsidRPr="001D19F6">
        <w:rPr>
          <w:rFonts w:ascii="Arial" w:eastAsia="굴림" w:hAnsi="Arial" w:cs="Arial"/>
          <w:sz w:val="22"/>
        </w:rPr>
        <w:t>Too long</w:t>
      </w:r>
    </w:p>
    <w:p w14:paraId="555F8AD3" w14:textId="77777777" w:rsidR="00624BD4" w:rsidRPr="001D19F6" w:rsidRDefault="00624BD4" w:rsidP="00D12299">
      <w:pPr>
        <w:pStyle w:val="a6"/>
        <w:numPr>
          <w:ilvl w:val="0"/>
          <w:numId w:val="1181"/>
        </w:numPr>
        <w:wordWrap/>
        <w:spacing w:line="360" w:lineRule="auto"/>
        <w:ind w:leftChars="0"/>
        <w:rPr>
          <w:rFonts w:ascii="Arial" w:eastAsia="굴림" w:hAnsi="Arial" w:cs="Arial"/>
          <w:sz w:val="22"/>
        </w:rPr>
      </w:pPr>
      <w:r w:rsidRPr="001D19F6">
        <w:rPr>
          <w:rFonts w:ascii="Arial" w:eastAsia="굴림" w:hAnsi="Arial" w:cs="Arial"/>
          <w:sz w:val="22"/>
        </w:rPr>
        <w:t xml:space="preserve">Appropriate </w:t>
      </w:r>
      <w:r w:rsidR="0038289E" w:rsidRPr="001D19F6">
        <w:rPr>
          <w:rFonts w:ascii="Arial" w:eastAsia="굴림" w:hAnsi="Arial" w:cs="Arial"/>
          <w:sz w:val="22"/>
        </w:rPr>
        <w:tab/>
      </w:r>
      <w:r w:rsidRPr="001D19F6">
        <w:rPr>
          <w:rFonts w:ascii="Arial" w:eastAsia="굴림" w:hAnsi="Arial" w:cs="Arial"/>
          <w:sz w:val="22"/>
        </w:rPr>
        <w:t>→Go to D227</w:t>
      </w:r>
    </w:p>
    <w:p w14:paraId="4D5D9206" w14:textId="77777777" w:rsidR="00624BD4" w:rsidRPr="001D19F6" w:rsidRDefault="00624BD4" w:rsidP="00D12299">
      <w:pPr>
        <w:pStyle w:val="a6"/>
        <w:numPr>
          <w:ilvl w:val="0"/>
          <w:numId w:val="1182"/>
        </w:numPr>
        <w:wordWrap/>
        <w:spacing w:line="360" w:lineRule="auto"/>
        <w:ind w:leftChars="0"/>
        <w:rPr>
          <w:rFonts w:ascii="Arial" w:eastAsia="굴림" w:hAnsi="Arial" w:cs="Arial"/>
          <w:sz w:val="22"/>
        </w:rPr>
      </w:pPr>
      <w:r w:rsidRPr="001D19F6">
        <w:rPr>
          <w:rFonts w:ascii="Arial" w:eastAsia="굴림" w:hAnsi="Arial" w:cs="Arial"/>
          <w:sz w:val="22"/>
        </w:rPr>
        <w:t xml:space="preserve">Too short </w:t>
      </w:r>
      <w:r w:rsidR="0038289E" w:rsidRPr="001D19F6">
        <w:rPr>
          <w:rFonts w:ascii="Arial" w:eastAsia="굴림" w:hAnsi="Arial" w:cs="Arial"/>
          <w:sz w:val="22"/>
        </w:rPr>
        <w:tab/>
      </w:r>
      <w:r w:rsidRPr="001D19F6">
        <w:rPr>
          <w:rFonts w:ascii="Arial" w:eastAsia="굴림" w:hAnsi="Arial" w:cs="Arial"/>
          <w:sz w:val="22"/>
        </w:rPr>
        <w:t>→Go to D224</w:t>
      </w:r>
    </w:p>
    <w:p w14:paraId="19B7D410" w14:textId="77777777" w:rsidR="00624BD4" w:rsidRPr="001D19F6" w:rsidRDefault="00624BD4" w:rsidP="00624BD4">
      <w:pPr>
        <w:wordWrap/>
        <w:spacing w:line="360" w:lineRule="auto"/>
        <w:rPr>
          <w:rFonts w:ascii="Arial" w:eastAsia="굴림" w:hAnsi="Arial" w:cs="Arial"/>
          <w:sz w:val="22"/>
        </w:rPr>
      </w:pPr>
    </w:p>
    <w:p w14:paraId="3C4F222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D221. If you consider</w:t>
      </w:r>
      <w:r w:rsidR="00A95A06" w:rsidRPr="001D19F6">
        <w:rPr>
          <w:rFonts w:ascii="Arial" w:eastAsia="굴림" w:hAnsi="Arial" w:cs="Arial"/>
          <w:sz w:val="22"/>
        </w:rPr>
        <w:t xml:space="preserve"> your working hours</w:t>
      </w:r>
      <w:r w:rsidRPr="001D19F6">
        <w:rPr>
          <w:rFonts w:ascii="Arial" w:eastAsia="굴림" w:hAnsi="Arial" w:cs="Arial"/>
          <w:sz w:val="22"/>
        </w:rPr>
        <w:t xml:space="preserve"> too long, would you like to redu</w:t>
      </w:r>
      <w:r w:rsidR="00A95A06" w:rsidRPr="001D19F6">
        <w:rPr>
          <w:rFonts w:ascii="Arial" w:eastAsia="굴림" w:hAnsi="Arial" w:cs="Arial"/>
          <w:sz w:val="22"/>
        </w:rPr>
        <w:t>ce them</w:t>
      </w:r>
      <w:r w:rsidR="00CA2423" w:rsidRPr="001D19F6">
        <w:rPr>
          <w:rFonts w:ascii="Arial" w:eastAsia="굴림" w:hAnsi="Arial" w:cs="Arial"/>
          <w:sz w:val="22"/>
        </w:rPr>
        <w:t xml:space="preserve"> even if your earnings are</w:t>
      </w:r>
      <w:r w:rsidR="00674B21" w:rsidRPr="001D19F6">
        <w:rPr>
          <w:rFonts w:ascii="Arial" w:eastAsia="굴림" w:hAnsi="Arial" w:cs="Arial"/>
          <w:sz w:val="22"/>
        </w:rPr>
        <w:t xml:space="preserve"> </w:t>
      </w:r>
      <w:r w:rsidRPr="001D19F6">
        <w:rPr>
          <w:rFonts w:ascii="Arial" w:eastAsia="굴림" w:hAnsi="Arial" w:cs="Arial"/>
          <w:sz w:val="22"/>
        </w:rPr>
        <w:t>reduced?</w:t>
      </w:r>
    </w:p>
    <w:p w14:paraId="42DE4926" w14:textId="77777777" w:rsidR="00674B21" w:rsidRPr="001D19F6" w:rsidRDefault="00674B21" w:rsidP="00F14BA4">
      <w:pPr>
        <w:pStyle w:val="a6"/>
        <w:numPr>
          <w:ilvl w:val="0"/>
          <w:numId w:val="59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D227</w:t>
      </w:r>
    </w:p>
    <w:p w14:paraId="64A910DE" w14:textId="77777777" w:rsidR="00624BD4" w:rsidRPr="001D19F6" w:rsidRDefault="00624BD4" w:rsidP="00624BD4">
      <w:pPr>
        <w:wordWrap/>
        <w:spacing w:line="360" w:lineRule="auto"/>
        <w:rPr>
          <w:rFonts w:ascii="Arial" w:eastAsia="굴림" w:hAnsi="Arial" w:cs="Arial"/>
          <w:sz w:val="22"/>
        </w:rPr>
      </w:pPr>
    </w:p>
    <w:p w14:paraId="44F8FB3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D222. What % of </w:t>
      </w:r>
      <w:r w:rsidR="00CA2423" w:rsidRPr="001D19F6">
        <w:rPr>
          <w:rFonts w:ascii="Arial" w:eastAsia="굴림" w:hAnsi="Arial" w:cs="Arial"/>
          <w:sz w:val="22"/>
        </w:rPr>
        <w:t xml:space="preserve">your </w:t>
      </w:r>
      <w:r w:rsidRPr="001D19F6">
        <w:rPr>
          <w:rFonts w:ascii="Arial" w:eastAsia="굴림" w:hAnsi="Arial" w:cs="Arial"/>
          <w:sz w:val="22"/>
        </w:rPr>
        <w:t>total working hour</w:t>
      </w:r>
      <w:r w:rsidR="00CA2423" w:rsidRPr="001D19F6">
        <w:rPr>
          <w:rFonts w:ascii="Arial" w:eastAsia="굴림" w:hAnsi="Arial" w:cs="Arial"/>
          <w:sz w:val="22"/>
        </w:rPr>
        <w:t>s</w:t>
      </w:r>
      <w:r w:rsidRPr="001D19F6">
        <w:rPr>
          <w:rFonts w:ascii="Arial" w:eastAsia="굴림" w:hAnsi="Arial" w:cs="Arial"/>
          <w:sz w:val="22"/>
        </w:rPr>
        <w:t xml:space="preserve"> would you </w:t>
      </w:r>
      <w:r w:rsidR="00CA2423" w:rsidRPr="001D19F6">
        <w:rPr>
          <w:rFonts w:ascii="Arial" w:eastAsia="굴림" w:hAnsi="Arial" w:cs="Arial"/>
          <w:sz w:val="22"/>
        </w:rPr>
        <w:t xml:space="preserve">like to </w:t>
      </w:r>
      <w:r w:rsidRPr="001D19F6">
        <w:rPr>
          <w:rFonts w:ascii="Arial" w:eastAsia="굴림" w:hAnsi="Arial" w:cs="Arial"/>
          <w:sz w:val="22"/>
        </w:rPr>
        <w:t>reduce?</w:t>
      </w:r>
      <w:r w:rsidR="00AE4FCB" w:rsidRPr="001D19F6">
        <w:rPr>
          <w:rFonts w:ascii="Arial" w:eastAsia="굴림" w:hAnsi="Arial" w:cs="Arial"/>
          <w:sz w:val="22"/>
        </w:rPr>
        <w:t xml:space="preserve"> (unit: %)</w:t>
      </w:r>
    </w:p>
    <w:p w14:paraId="1ECAAD19" w14:textId="77777777" w:rsidR="00624BD4" w:rsidRPr="001D19F6" w:rsidRDefault="00674B21"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605F676E" w14:textId="77777777" w:rsidR="00624BD4" w:rsidRPr="001D19F6" w:rsidRDefault="00624BD4" w:rsidP="00624BD4">
      <w:pPr>
        <w:wordWrap/>
        <w:spacing w:line="360" w:lineRule="auto"/>
        <w:rPr>
          <w:rFonts w:ascii="Arial" w:eastAsia="굴림" w:hAnsi="Arial" w:cs="Arial"/>
          <w:sz w:val="22"/>
        </w:rPr>
      </w:pPr>
    </w:p>
    <w:p w14:paraId="470FCE8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D223. What %</w:t>
      </w:r>
      <w:r w:rsidR="00CA2423" w:rsidRPr="001D19F6">
        <w:rPr>
          <w:rFonts w:ascii="Arial" w:eastAsia="굴림" w:hAnsi="Arial" w:cs="Arial"/>
          <w:sz w:val="22"/>
        </w:rPr>
        <w:t xml:space="preserve"> cut from your total earnings</w:t>
      </w:r>
      <w:r w:rsidR="00674B21" w:rsidRPr="001D19F6">
        <w:rPr>
          <w:rFonts w:ascii="Arial" w:eastAsia="굴림" w:hAnsi="Arial" w:cs="Arial"/>
          <w:sz w:val="22"/>
        </w:rPr>
        <w:t xml:space="preserve"> </w:t>
      </w:r>
      <w:r w:rsidR="00CA2423" w:rsidRPr="001D19F6">
        <w:rPr>
          <w:rFonts w:ascii="Arial" w:eastAsia="굴림" w:hAnsi="Arial" w:cs="Arial"/>
          <w:sz w:val="22"/>
        </w:rPr>
        <w:t>are you willing to accept</w:t>
      </w:r>
      <w:r w:rsidRPr="001D19F6">
        <w:rPr>
          <w:rFonts w:ascii="Arial" w:eastAsia="굴림" w:hAnsi="Arial" w:cs="Arial"/>
          <w:sz w:val="22"/>
        </w:rPr>
        <w:t>?</w:t>
      </w:r>
      <w:r w:rsidR="00AE4FCB" w:rsidRPr="001D19F6">
        <w:rPr>
          <w:rFonts w:ascii="Arial" w:eastAsia="굴림" w:hAnsi="Arial" w:cs="Arial"/>
          <w:sz w:val="22"/>
        </w:rPr>
        <w:t xml:space="preserve"> (unit: %)</w:t>
      </w:r>
    </w:p>
    <w:p w14:paraId="4472527A" w14:textId="77777777" w:rsidR="00624BD4" w:rsidRPr="001D19F6" w:rsidRDefault="00674B21"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r w:rsidR="00C26C87" w:rsidRPr="001D19F6">
        <w:rPr>
          <w:rFonts w:ascii="Arial" w:eastAsia="굴림" w:hAnsi="Arial" w:cs="Arial"/>
          <w:sz w:val="22"/>
        </w:rPr>
        <w:t xml:space="preserve"> </w:t>
      </w:r>
      <w:r w:rsidR="00624BD4" w:rsidRPr="001D19F6">
        <w:rPr>
          <w:rFonts w:ascii="Arial" w:eastAsia="굴림" w:hAnsi="Arial" w:cs="Arial"/>
          <w:sz w:val="22"/>
        </w:rPr>
        <w:t>→Go to D227</w:t>
      </w:r>
    </w:p>
    <w:p w14:paraId="70D2F8D2" w14:textId="77777777" w:rsidR="00624BD4" w:rsidRPr="001D19F6" w:rsidRDefault="00624BD4" w:rsidP="00624BD4">
      <w:pPr>
        <w:wordWrap/>
        <w:spacing w:line="360" w:lineRule="auto"/>
        <w:rPr>
          <w:rFonts w:ascii="Arial" w:eastAsia="굴림" w:hAnsi="Arial" w:cs="Arial"/>
          <w:sz w:val="22"/>
        </w:rPr>
      </w:pPr>
    </w:p>
    <w:p w14:paraId="68A07CB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D224. If you consider your work</w:t>
      </w:r>
      <w:r w:rsidR="00CA2423" w:rsidRPr="001D19F6">
        <w:rPr>
          <w:rFonts w:ascii="Arial" w:eastAsia="굴림" w:hAnsi="Arial" w:cs="Arial"/>
          <w:sz w:val="22"/>
        </w:rPr>
        <w:t>ing</w:t>
      </w:r>
      <w:r w:rsidRPr="001D19F6">
        <w:rPr>
          <w:rFonts w:ascii="Arial" w:eastAsia="굴림" w:hAnsi="Arial" w:cs="Arial"/>
          <w:sz w:val="22"/>
        </w:rPr>
        <w:t xml:space="preserve"> hour</w:t>
      </w:r>
      <w:r w:rsidR="00CA2423" w:rsidRPr="001D19F6">
        <w:rPr>
          <w:rFonts w:ascii="Arial" w:eastAsia="굴림" w:hAnsi="Arial" w:cs="Arial"/>
          <w:sz w:val="22"/>
        </w:rPr>
        <w:t>s</w:t>
      </w:r>
      <w:r w:rsidR="00674B21" w:rsidRPr="001D19F6">
        <w:rPr>
          <w:rFonts w:ascii="Arial" w:eastAsia="굴림" w:hAnsi="Arial" w:cs="Arial"/>
          <w:sz w:val="22"/>
        </w:rPr>
        <w:t xml:space="preserve"> </w:t>
      </w:r>
      <w:r w:rsidRPr="001D19F6">
        <w:rPr>
          <w:rFonts w:ascii="Arial" w:eastAsia="굴림" w:hAnsi="Arial" w:cs="Arial"/>
          <w:sz w:val="22"/>
        </w:rPr>
        <w:t xml:space="preserve">too short, </w:t>
      </w:r>
      <w:r w:rsidR="00A95A06" w:rsidRPr="001D19F6">
        <w:rPr>
          <w:rFonts w:ascii="Arial" w:eastAsia="굴림" w:hAnsi="Arial" w:cs="Arial"/>
          <w:sz w:val="22"/>
        </w:rPr>
        <w:t>are you willing</w:t>
      </w:r>
      <w:r w:rsidRPr="001D19F6">
        <w:rPr>
          <w:rFonts w:ascii="Arial" w:eastAsia="굴림" w:hAnsi="Arial" w:cs="Arial"/>
          <w:sz w:val="22"/>
        </w:rPr>
        <w:t xml:space="preserve"> to increase </w:t>
      </w:r>
      <w:r w:rsidR="00A95A06" w:rsidRPr="001D19F6">
        <w:rPr>
          <w:rFonts w:ascii="Arial" w:eastAsia="굴림" w:hAnsi="Arial" w:cs="Arial"/>
          <w:sz w:val="22"/>
        </w:rPr>
        <w:t>them</w:t>
      </w:r>
      <w:r w:rsidR="00CA2423" w:rsidRPr="001D19F6">
        <w:rPr>
          <w:rFonts w:ascii="Arial" w:eastAsia="굴림" w:hAnsi="Arial" w:cs="Arial"/>
          <w:sz w:val="22"/>
        </w:rPr>
        <w:t xml:space="preserve"> if your earnings increase as a result</w:t>
      </w:r>
      <w:r w:rsidRPr="001D19F6">
        <w:rPr>
          <w:rFonts w:ascii="Arial" w:eastAsia="굴림" w:hAnsi="Arial" w:cs="Arial"/>
          <w:sz w:val="22"/>
        </w:rPr>
        <w:t>?</w:t>
      </w:r>
    </w:p>
    <w:p w14:paraId="6FDD25A9" w14:textId="77777777" w:rsidR="00674B21" w:rsidRPr="001D19F6" w:rsidRDefault="00674B21" w:rsidP="00F14BA4">
      <w:pPr>
        <w:pStyle w:val="a6"/>
        <w:numPr>
          <w:ilvl w:val="0"/>
          <w:numId w:val="59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D227</w:t>
      </w:r>
    </w:p>
    <w:p w14:paraId="11FAB28B" w14:textId="77777777" w:rsidR="00624BD4" w:rsidRPr="001D19F6" w:rsidRDefault="00624BD4" w:rsidP="00624BD4">
      <w:pPr>
        <w:wordWrap/>
        <w:spacing w:line="360" w:lineRule="auto"/>
        <w:rPr>
          <w:rFonts w:ascii="Arial" w:eastAsia="굴림" w:hAnsi="Arial" w:cs="Arial"/>
          <w:sz w:val="22"/>
        </w:rPr>
      </w:pPr>
    </w:p>
    <w:p w14:paraId="59A0329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D225</w:t>
      </w:r>
      <w:r w:rsidR="00CA2423" w:rsidRPr="001D19F6">
        <w:rPr>
          <w:rFonts w:ascii="Arial" w:eastAsia="굴림" w:hAnsi="Arial" w:cs="Arial"/>
          <w:sz w:val="22"/>
        </w:rPr>
        <w:t>. What % of</w:t>
      </w:r>
      <w:r w:rsidRPr="001D19F6">
        <w:rPr>
          <w:rFonts w:ascii="Arial" w:eastAsia="굴림" w:hAnsi="Arial" w:cs="Arial"/>
          <w:sz w:val="22"/>
        </w:rPr>
        <w:t xml:space="preserve"> your total working hour</w:t>
      </w:r>
      <w:r w:rsidR="00CA2423" w:rsidRPr="001D19F6">
        <w:rPr>
          <w:rFonts w:ascii="Arial" w:eastAsia="굴림" w:hAnsi="Arial" w:cs="Arial"/>
          <w:sz w:val="22"/>
        </w:rPr>
        <w:t>s</w:t>
      </w:r>
      <w:r w:rsidRPr="001D19F6">
        <w:rPr>
          <w:rFonts w:ascii="Arial" w:eastAsia="굴림" w:hAnsi="Arial" w:cs="Arial"/>
          <w:sz w:val="22"/>
        </w:rPr>
        <w:t xml:space="preserve"> would you</w:t>
      </w:r>
      <w:r w:rsidR="00CA2423" w:rsidRPr="001D19F6">
        <w:rPr>
          <w:rFonts w:ascii="Arial" w:eastAsia="굴림" w:hAnsi="Arial" w:cs="Arial"/>
          <w:sz w:val="22"/>
        </w:rPr>
        <w:t xml:space="preserve"> like to</w:t>
      </w:r>
      <w:r w:rsidRPr="001D19F6">
        <w:rPr>
          <w:rFonts w:ascii="Arial" w:eastAsia="굴림" w:hAnsi="Arial" w:cs="Arial"/>
          <w:sz w:val="22"/>
        </w:rPr>
        <w:t xml:space="preserve"> increase?</w:t>
      </w:r>
      <w:r w:rsidR="00AE4FCB" w:rsidRPr="001D19F6">
        <w:rPr>
          <w:rFonts w:ascii="Arial" w:eastAsia="굴림" w:hAnsi="Arial" w:cs="Arial"/>
          <w:sz w:val="22"/>
        </w:rPr>
        <w:t xml:space="preserve"> (unit: %)</w:t>
      </w:r>
    </w:p>
    <w:p w14:paraId="71C0EE17" w14:textId="77777777" w:rsidR="00624BD4" w:rsidRPr="001D19F6" w:rsidRDefault="00674B21"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117AED82" w14:textId="77777777" w:rsidR="00624BD4" w:rsidRPr="001D19F6" w:rsidRDefault="00624BD4" w:rsidP="00624BD4">
      <w:pPr>
        <w:wordWrap/>
        <w:spacing w:line="360" w:lineRule="auto"/>
        <w:rPr>
          <w:rFonts w:ascii="Arial" w:eastAsia="굴림" w:hAnsi="Arial" w:cs="Arial"/>
          <w:sz w:val="22"/>
        </w:rPr>
      </w:pPr>
    </w:p>
    <w:p w14:paraId="33F63F2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D226. What % of </w:t>
      </w:r>
      <w:r w:rsidR="00CA2423" w:rsidRPr="001D19F6">
        <w:rPr>
          <w:rFonts w:ascii="Arial" w:eastAsia="굴림" w:hAnsi="Arial" w:cs="Arial"/>
          <w:sz w:val="22"/>
        </w:rPr>
        <w:t xml:space="preserve">your total earnings </w:t>
      </w:r>
      <w:r w:rsidRPr="001D19F6">
        <w:rPr>
          <w:rFonts w:ascii="Arial" w:eastAsia="굴림" w:hAnsi="Arial" w:cs="Arial"/>
          <w:sz w:val="22"/>
        </w:rPr>
        <w:t>has to be increased?</w:t>
      </w:r>
      <w:r w:rsidR="00AE4FCB" w:rsidRPr="001D19F6">
        <w:rPr>
          <w:rFonts w:ascii="Arial" w:eastAsia="굴림" w:hAnsi="Arial" w:cs="Arial"/>
          <w:sz w:val="22"/>
        </w:rPr>
        <w:t xml:space="preserve"> (unit: %)</w:t>
      </w:r>
    </w:p>
    <w:p w14:paraId="08E1E4CF" w14:textId="77777777" w:rsidR="00624BD4" w:rsidRPr="001D19F6" w:rsidRDefault="00674B21"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5D1395AA" w14:textId="77777777" w:rsidR="00624BD4" w:rsidRPr="001D19F6" w:rsidRDefault="00624BD4" w:rsidP="00624BD4">
      <w:pPr>
        <w:wordWrap/>
        <w:spacing w:line="360" w:lineRule="auto"/>
        <w:rPr>
          <w:rFonts w:ascii="Arial" w:eastAsia="굴림" w:hAnsi="Arial" w:cs="Arial"/>
          <w:sz w:val="22"/>
        </w:rPr>
      </w:pPr>
    </w:p>
    <w:p w14:paraId="53618B00" w14:textId="77777777" w:rsidR="007713AE" w:rsidRPr="001D19F6" w:rsidRDefault="00624BD4" w:rsidP="007713AE">
      <w:pPr>
        <w:wordWrap/>
        <w:adjustRightInd w:val="0"/>
        <w:spacing w:line="360" w:lineRule="auto"/>
        <w:rPr>
          <w:rFonts w:ascii="Arial" w:eastAsia="굴림" w:hAnsi="Arial" w:cs="Arial"/>
          <w:sz w:val="22"/>
        </w:rPr>
      </w:pPr>
      <w:r w:rsidRPr="001D19F6">
        <w:rPr>
          <w:rFonts w:ascii="Arial" w:eastAsia="굴림" w:hAnsi="Arial" w:cs="Arial"/>
          <w:sz w:val="22"/>
        </w:rPr>
        <w:t xml:space="preserve">D227. </w:t>
      </w:r>
      <w:r w:rsidR="007713AE" w:rsidRPr="001D19F6">
        <w:rPr>
          <w:rFonts w:ascii="Arial" w:eastAsia="굴림" w:hAnsi="Arial" w:cs="Arial"/>
          <w:sz w:val="22"/>
        </w:rPr>
        <w:t>Do you have regularly scheduled days off? If you do, how many days off do you have per month?</w:t>
      </w:r>
    </w:p>
    <w:p w14:paraId="601E5C95"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t>None</w:t>
      </w:r>
    </w:p>
    <w:p w14:paraId="07D2BB51"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t>One day per month</w:t>
      </w:r>
    </w:p>
    <w:p w14:paraId="3A68B737"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t>2~3 days per month</w:t>
      </w:r>
    </w:p>
    <w:p w14:paraId="5E4999F0"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t>4~5 days per month</w:t>
      </w:r>
    </w:p>
    <w:p w14:paraId="48A367AD"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t>6~7 days per month</w:t>
      </w:r>
    </w:p>
    <w:p w14:paraId="3FCD295F" w14:textId="77777777" w:rsidR="007713AE" w:rsidRPr="001D19F6" w:rsidRDefault="007713AE" w:rsidP="00F14BA4">
      <w:pPr>
        <w:pStyle w:val="a6"/>
        <w:numPr>
          <w:ilvl w:val="0"/>
          <w:numId w:val="599"/>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More than 8 days per month</w:t>
      </w:r>
    </w:p>
    <w:p w14:paraId="3CB8ECF7" w14:textId="77777777" w:rsidR="007713AE" w:rsidRPr="001D19F6" w:rsidRDefault="007713AE">
      <w:pPr>
        <w:widowControl/>
        <w:wordWrap/>
        <w:autoSpaceDE/>
        <w:autoSpaceDN/>
        <w:jc w:val="left"/>
        <w:rPr>
          <w:rFonts w:ascii="Arial" w:eastAsia="굴림" w:hAnsi="Arial" w:cs="Arial"/>
          <w:b/>
          <w:sz w:val="22"/>
        </w:rPr>
      </w:pPr>
    </w:p>
    <w:p w14:paraId="1D679633" w14:textId="77777777" w:rsidR="00CA2423" w:rsidRPr="001D19F6" w:rsidRDefault="00CA2423" w:rsidP="00377045">
      <w:pPr>
        <w:wordWrap/>
        <w:spacing w:line="276" w:lineRule="auto"/>
        <w:rPr>
          <w:rFonts w:ascii="Arial" w:eastAsia="굴림" w:hAnsi="Arial" w:cs="Arial"/>
          <w:b/>
          <w:sz w:val="22"/>
        </w:rPr>
      </w:pPr>
      <w:r w:rsidRPr="001D19F6">
        <w:rPr>
          <w:rFonts w:ascii="Arial" w:eastAsia="굴림" w:hAnsi="Arial" w:cs="Arial"/>
          <w:b/>
          <w:sz w:val="22"/>
        </w:rPr>
        <w:t>Logic</w:t>
      </w:r>
    </w:p>
    <w:p w14:paraId="29F9ED88" w14:textId="53DF5330" w:rsidR="00377045" w:rsidRPr="001D19F6" w:rsidRDefault="00624BD4" w:rsidP="00F14BA4">
      <w:pPr>
        <w:pStyle w:val="a6"/>
        <w:numPr>
          <w:ilvl w:val="0"/>
          <w:numId w:val="600"/>
        </w:numPr>
        <w:wordWrap/>
        <w:spacing w:line="276" w:lineRule="auto"/>
        <w:ind w:leftChars="0"/>
        <w:rPr>
          <w:rFonts w:ascii="Arial" w:eastAsia="굴림" w:hAnsi="Arial" w:cs="Arial"/>
          <w:b/>
          <w:sz w:val="22"/>
        </w:rPr>
      </w:pPr>
      <w:r w:rsidRPr="001D19F6">
        <w:rPr>
          <w:rFonts w:ascii="Arial" w:eastAsia="굴림" w:hAnsi="Arial" w:cs="Arial"/>
          <w:b/>
          <w:sz w:val="22"/>
        </w:rPr>
        <w:t xml:space="preserve">If R started </w:t>
      </w:r>
      <w:r w:rsidR="0030543E" w:rsidRPr="001D19F6">
        <w:rPr>
          <w:rFonts w:ascii="Arial" w:eastAsia="굴림" w:hAnsi="Arial" w:cs="Arial"/>
          <w:b/>
          <w:sz w:val="22"/>
        </w:rPr>
        <w:t xml:space="preserve">his/her current business </w:t>
      </w:r>
      <w:r w:rsidRPr="001D19F6">
        <w:rPr>
          <w:rFonts w:ascii="Arial" w:eastAsia="굴림" w:hAnsi="Arial" w:cs="Arial"/>
          <w:b/>
          <w:sz w:val="22"/>
        </w:rPr>
        <w:t xml:space="preserve">before JAN </w:t>
      </w:r>
      <w:del w:id="4384" w:author="Keis" w:date="2024-09-06T09:51:00Z">
        <w:r w:rsidR="003F7106" w:rsidRPr="009C53E5" w:rsidDel="009C53E5">
          <w:rPr>
            <w:rFonts w:ascii="Arial" w:eastAsia="굴림" w:hAnsi="Arial" w:cs="Arial"/>
            <w:b/>
            <w:color w:val="00B050"/>
            <w:sz w:val="22"/>
            <w:rPrChange w:id="4385" w:author="Keis" w:date="2024-09-06T09:51:00Z">
              <w:rPr>
                <w:rFonts w:ascii="Arial" w:eastAsia="굴림" w:hAnsi="Arial" w:cs="Arial"/>
                <w:b/>
                <w:sz w:val="22"/>
              </w:rPr>
            </w:rPrChange>
          </w:rPr>
          <w:delText>2017</w:delText>
        </w:r>
      </w:del>
      <w:ins w:id="4386" w:author="Keis" w:date="2024-09-06T09:51:00Z">
        <w:r w:rsidR="009C53E5" w:rsidRPr="009C53E5">
          <w:rPr>
            <w:rFonts w:ascii="Arial" w:eastAsia="굴림" w:hAnsi="Arial" w:cs="Arial"/>
            <w:b/>
            <w:color w:val="00B050"/>
            <w:sz w:val="22"/>
            <w:rPrChange w:id="4387" w:author="Keis" w:date="2024-09-06T09:51:00Z">
              <w:rPr>
                <w:rFonts w:ascii="Arial" w:eastAsia="굴림" w:hAnsi="Arial" w:cs="Arial"/>
                <w:b/>
                <w:sz w:val="22"/>
              </w:rPr>
            </w:rPrChange>
          </w:rPr>
          <w:t>2021</w:t>
        </w:r>
      </w:ins>
      <w:r w:rsidRPr="001D19F6">
        <w:rPr>
          <w:rFonts w:ascii="Arial" w:eastAsia="굴림" w:hAnsi="Arial" w:cs="Arial"/>
          <w:b/>
          <w:sz w:val="22"/>
        </w:rPr>
        <w:t xml:space="preserve">, </w:t>
      </w:r>
      <w:r w:rsidR="00C85DC9" w:rsidRPr="001D19F6">
        <w:rPr>
          <w:rFonts w:ascii="Arial" w:eastAsia="굴림" w:hAnsi="Arial" w:cs="Arial"/>
          <w:b/>
          <w:sz w:val="22"/>
        </w:rPr>
        <w:t>ask</w:t>
      </w:r>
      <w:r w:rsidRPr="001D19F6">
        <w:rPr>
          <w:rFonts w:ascii="Arial" w:eastAsia="굴림" w:hAnsi="Arial" w:cs="Arial"/>
          <w:b/>
          <w:sz w:val="22"/>
        </w:rPr>
        <w:t xml:space="preserve"> D228.</w:t>
      </w:r>
    </w:p>
    <w:p w14:paraId="741A4D6D" w14:textId="77777777" w:rsidR="00624BD4" w:rsidRPr="001D19F6" w:rsidRDefault="00624BD4" w:rsidP="00F14BA4">
      <w:pPr>
        <w:pStyle w:val="a6"/>
        <w:numPr>
          <w:ilvl w:val="0"/>
          <w:numId w:val="600"/>
        </w:numPr>
        <w:wordWrap/>
        <w:spacing w:line="276" w:lineRule="auto"/>
        <w:ind w:leftChars="0"/>
        <w:rPr>
          <w:rFonts w:ascii="Arial" w:eastAsia="굴림" w:hAnsi="Arial" w:cs="Arial"/>
          <w:b/>
          <w:sz w:val="22"/>
        </w:rPr>
      </w:pPr>
      <w:r w:rsidRPr="001D19F6">
        <w:rPr>
          <w:rFonts w:ascii="Arial" w:eastAsia="굴림" w:hAnsi="Arial" w:cs="Arial"/>
          <w:b/>
          <w:sz w:val="22"/>
        </w:rPr>
        <w:t>If</w:t>
      </w:r>
      <w:r w:rsidR="00C85DC9" w:rsidRPr="001D19F6">
        <w:rPr>
          <w:rFonts w:ascii="Arial" w:eastAsia="굴림" w:hAnsi="Arial" w:cs="Arial"/>
          <w:b/>
          <w:sz w:val="22"/>
        </w:rPr>
        <w:t xml:space="preserve"> </w:t>
      </w:r>
      <w:r w:rsidRPr="001D19F6">
        <w:rPr>
          <w:rFonts w:ascii="Arial" w:eastAsia="굴림" w:hAnsi="Arial" w:cs="Arial"/>
          <w:b/>
          <w:sz w:val="22"/>
        </w:rPr>
        <w:t>not, go to D229</w:t>
      </w:r>
      <w:r w:rsidR="00824244" w:rsidRPr="001D19F6">
        <w:rPr>
          <w:rFonts w:ascii="Arial" w:eastAsia="굴림" w:hAnsi="Arial" w:cs="Arial"/>
          <w:b/>
          <w:sz w:val="22"/>
        </w:rPr>
        <w:t>.</w:t>
      </w:r>
    </w:p>
    <w:p w14:paraId="30193254" w14:textId="77777777" w:rsidR="00824244" w:rsidRPr="001D19F6" w:rsidRDefault="00824244" w:rsidP="00624BD4">
      <w:pPr>
        <w:wordWrap/>
        <w:spacing w:line="360" w:lineRule="auto"/>
        <w:rPr>
          <w:rFonts w:ascii="Arial" w:eastAsia="굴림" w:hAnsi="Arial" w:cs="Arial"/>
          <w:b/>
          <w:sz w:val="22"/>
        </w:rPr>
      </w:pPr>
    </w:p>
    <w:p w14:paraId="51AC915D" w14:textId="77777777" w:rsidR="00372099" w:rsidRPr="001D19F6" w:rsidRDefault="00624BD4" w:rsidP="00372099">
      <w:pPr>
        <w:wordWrap/>
        <w:adjustRightInd w:val="0"/>
        <w:spacing w:line="360" w:lineRule="auto"/>
        <w:rPr>
          <w:rFonts w:ascii="Arial" w:eastAsia="굴림" w:hAnsi="Arial" w:cs="Arial"/>
          <w:sz w:val="22"/>
        </w:rPr>
      </w:pPr>
      <w:r w:rsidRPr="001D19F6">
        <w:rPr>
          <w:rFonts w:ascii="Arial" w:eastAsia="굴림" w:hAnsi="Arial" w:cs="Arial"/>
          <w:sz w:val="22"/>
        </w:rPr>
        <w:t>D228</w:t>
      </w:r>
      <w:r w:rsidR="00CA2423" w:rsidRPr="001D19F6">
        <w:rPr>
          <w:rFonts w:ascii="Arial" w:eastAsia="굴림" w:hAnsi="Arial" w:cs="Arial"/>
          <w:sz w:val="22"/>
        </w:rPr>
        <w:t xml:space="preserve">. </w:t>
      </w:r>
      <w:r w:rsidR="00372099" w:rsidRPr="001D19F6">
        <w:rPr>
          <w:rFonts w:ascii="Arial" w:eastAsia="굴림" w:hAnsi="Arial" w:cs="Arial"/>
          <w:sz w:val="22"/>
        </w:rPr>
        <w:t xml:space="preserve">How many days off did you have for health problems during last one year? </w:t>
      </w:r>
    </w:p>
    <w:p w14:paraId="6451763F" w14:textId="77777777" w:rsidR="00372099" w:rsidRPr="001D19F6" w:rsidRDefault="00372099" w:rsidP="00372099">
      <w:pPr>
        <w:wordWrap/>
        <w:adjustRightInd w:val="0"/>
        <w:spacing w:line="360" w:lineRule="auto"/>
        <w:rPr>
          <w:rFonts w:ascii="Arial" w:eastAsia="굴림" w:hAnsi="Arial" w:cs="Arial"/>
          <w:sz w:val="22"/>
        </w:rPr>
      </w:pPr>
      <w:r w:rsidRPr="001D19F6">
        <w:rPr>
          <w:rFonts w:ascii="Arial" w:eastAsia="굴림" w:hAnsi="Arial" w:cs="Arial"/>
          <w:sz w:val="22"/>
        </w:rPr>
        <w:t>[IWER: Mark 0 if R didn’t miss any work day.]</w:t>
      </w:r>
    </w:p>
    <w:p w14:paraId="24324A72" w14:textId="77777777" w:rsidR="00372099" w:rsidRPr="001D19F6" w:rsidRDefault="00372099" w:rsidP="00372099">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 days [Range: 0~365]</w:t>
      </w:r>
    </w:p>
    <w:p w14:paraId="385EBF0C" w14:textId="77777777" w:rsidR="00624BD4" w:rsidRPr="001D19F6" w:rsidRDefault="00624BD4" w:rsidP="00624BD4">
      <w:pPr>
        <w:wordWrap/>
        <w:spacing w:line="360" w:lineRule="auto"/>
        <w:rPr>
          <w:rFonts w:ascii="Arial" w:eastAsia="굴림" w:hAnsi="Arial" w:cs="Arial"/>
          <w:sz w:val="22"/>
        </w:rPr>
      </w:pPr>
    </w:p>
    <w:p w14:paraId="25D3FBB7" w14:textId="77777777" w:rsidR="00495157" w:rsidRPr="001D19F6" w:rsidRDefault="00624BD4" w:rsidP="00495157">
      <w:pPr>
        <w:wordWrap/>
        <w:spacing w:line="360" w:lineRule="auto"/>
        <w:rPr>
          <w:rFonts w:ascii="Arial" w:eastAsia="굴림" w:hAnsi="Arial" w:cs="Arial"/>
          <w:sz w:val="22"/>
        </w:rPr>
      </w:pPr>
      <w:r w:rsidRPr="001D19F6">
        <w:rPr>
          <w:rFonts w:ascii="Arial" w:eastAsia="굴림" w:hAnsi="Arial" w:cs="Arial"/>
          <w:sz w:val="22"/>
        </w:rPr>
        <w:t xml:space="preserve">D229. </w:t>
      </w:r>
      <w:r w:rsidR="00495157" w:rsidRPr="001D19F6">
        <w:rPr>
          <w:rFonts w:ascii="Arial" w:eastAsia="굴림" w:hAnsi="Arial" w:cs="Arial"/>
          <w:kern w:val="0"/>
          <w:sz w:val="22"/>
        </w:rPr>
        <w:t>How much do you agree with the following descriptions for your current job?</w:t>
      </w:r>
      <w:r w:rsidR="00495157" w:rsidRPr="001D19F6">
        <w:rPr>
          <w:rFonts w:ascii="Arial" w:eastAsia="굴림" w:hAnsi="Arial" w:cs="Arial"/>
          <w:sz w:val="22"/>
        </w:rPr>
        <w:t xml:space="preserve"> </w:t>
      </w:r>
    </w:p>
    <w:p w14:paraId="506C527A" w14:textId="77777777" w:rsidR="00495157" w:rsidRPr="001D19F6" w:rsidRDefault="00CE65C8" w:rsidP="00CE65C8">
      <w:pPr>
        <w:wordWrap/>
        <w:adjustRightInd w:val="0"/>
        <w:spacing w:line="360" w:lineRule="auto"/>
        <w:rPr>
          <w:rFonts w:ascii="Arial" w:eastAsia="굴림" w:hAnsi="Arial" w:cs="Arial"/>
          <w:sz w:val="22"/>
        </w:rPr>
      </w:pPr>
      <w:r w:rsidRPr="001D19F6">
        <w:rPr>
          <w:rFonts w:ascii="Arial" w:eastAsia="굴림" w:hAnsi="Arial" w:cs="Arial"/>
          <w:sz w:val="22"/>
        </w:rPr>
        <w:t>My job requires lots of physical effort.</w:t>
      </w:r>
    </w:p>
    <w:p w14:paraId="66A4F898" w14:textId="77777777" w:rsidR="00495157" w:rsidRPr="001D19F6" w:rsidRDefault="00495157" w:rsidP="00F14BA4">
      <w:pPr>
        <w:pStyle w:val="a6"/>
        <w:numPr>
          <w:ilvl w:val="0"/>
          <w:numId w:val="61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1E1DD19" w14:textId="77777777" w:rsidR="00495157" w:rsidRPr="001D19F6" w:rsidRDefault="00495157" w:rsidP="00F14BA4">
      <w:pPr>
        <w:pStyle w:val="a6"/>
        <w:numPr>
          <w:ilvl w:val="0"/>
          <w:numId w:val="615"/>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30EBE7EB" w14:textId="77777777" w:rsidR="00495157" w:rsidRPr="001D19F6" w:rsidRDefault="00495157" w:rsidP="00F14BA4">
      <w:pPr>
        <w:pStyle w:val="a6"/>
        <w:numPr>
          <w:ilvl w:val="0"/>
          <w:numId w:val="615"/>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52CE20F" w14:textId="77777777" w:rsidR="00495157" w:rsidRPr="001D19F6" w:rsidRDefault="00495157" w:rsidP="00F14BA4">
      <w:pPr>
        <w:pStyle w:val="a6"/>
        <w:numPr>
          <w:ilvl w:val="0"/>
          <w:numId w:val="61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5E9426D" w14:textId="77777777" w:rsidR="00495157" w:rsidRPr="001D19F6" w:rsidRDefault="00495157" w:rsidP="00495157">
      <w:pPr>
        <w:wordWrap/>
        <w:adjustRightInd w:val="0"/>
        <w:spacing w:line="360" w:lineRule="auto"/>
        <w:rPr>
          <w:rFonts w:ascii="Arial" w:eastAsia="굴림" w:hAnsi="Arial" w:cs="Arial"/>
          <w:sz w:val="22"/>
        </w:rPr>
      </w:pPr>
    </w:p>
    <w:p w14:paraId="60A6156E" w14:textId="77777777" w:rsidR="00495157" w:rsidRPr="001D19F6" w:rsidRDefault="00495157" w:rsidP="00CE65C8">
      <w:pPr>
        <w:wordWrap/>
        <w:adjustRightInd w:val="0"/>
        <w:spacing w:line="360" w:lineRule="auto"/>
        <w:rPr>
          <w:rFonts w:ascii="Arial" w:eastAsia="굴림" w:hAnsi="Arial" w:cs="Arial"/>
          <w:sz w:val="22"/>
        </w:rPr>
      </w:pPr>
      <w:r w:rsidRPr="001D19F6">
        <w:rPr>
          <w:rFonts w:ascii="Arial" w:eastAsia="굴림" w:hAnsi="Arial" w:cs="Arial"/>
          <w:sz w:val="22"/>
        </w:rPr>
        <w:t xml:space="preserve">D230. </w:t>
      </w:r>
      <w:r w:rsidR="00CE65C8" w:rsidRPr="001D19F6">
        <w:rPr>
          <w:rFonts w:ascii="Arial" w:eastAsia="굴림" w:hAnsi="Arial" w:cs="Arial"/>
          <w:sz w:val="22"/>
        </w:rPr>
        <w:t xml:space="preserve">My </w:t>
      </w:r>
      <w:r w:rsidR="00B870D3" w:rsidRPr="001D19F6">
        <w:rPr>
          <w:rFonts w:ascii="Arial" w:eastAsia="굴림" w:hAnsi="Arial" w:cs="Arial"/>
          <w:sz w:val="22"/>
        </w:rPr>
        <w:t xml:space="preserve">job requires </w:t>
      </w:r>
      <w:r w:rsidR="00CE65C8" w:rsidRPr="001D19F6">
        <w:rPr>
          <w:rFonts w:ascii="Arial" w:eastAsia="굴림" w:hAnsi="Arial" w:cs="Arial"/>
          <w:sz w:val="22"/>
        </w:rPr>
        <w:t>lifting heavy loads.</w:t>
      </w:r>
    </w:p>
    <w:p w14:paraId="5E9101E3" w14:textId="77777777" w:rsidR="00495157" w:rsidRPr="001D19F6" w:rsidRDefault="00495157" w:rsidP="00F14BA4">
      <w:pPr>
        <w:pStyle w:val="a6"/>
        <w:numPr>
          <w:ilvl w:val="0"/>
          <w:numId w:val="61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7C025500" w14:textId="77777777" w:rsidR="00495157" w:rsidRPr="001D19F6" w:rsidRDefault="00495157" w:rsidP="00F14BA4">
      <w:pPr>
        <w:pStyle w:val="a6"/>
        <w:numPr>
          <w:ilvl w:val="0"/>
          <w:numId w:val="616"/>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083E4A7" w14:textId="77777777" w:rsidR="00495157" w:rsidRPr="001D19F6" w:rsidRDefault="00495157" w:rsidP="00F14BA4">
      <w:pPr>
        <w:pStyle w:val="a6"/>
        <w:numPr>
          <w:ilvl w:val="0"/>
          <w:numId w:val="616"/>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5EE793B0" w14:textId="77777777" w:rsidR="00495157" w:rsidRPr="001D19F6" w:rsidRDefault="00495157" w:rsidP="00F14BA4">
      <w:pPr>
        <w:pStyle w:val="a6"/>
        <w:numPr>
          <w:ilvl w:val="0"/>
          <w:numId w:val="61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519A98B" w14:textId="77777777" w:rsidR="00495157" w:rsidRPr="001D19F6" w:rsidRDefault="00495157" w:rsidP="00495157">
      <w:pPr>
        <w:wordWrap/>
        <w:adjustRightInd w:val="0"/>
        <w:spacing w:line="360" w:lineRule="auto"/>
        <w:rPr>
          <w:rFonts w:ascii="Arial" w:eastAsia="굴림" w:hAnsi="Arial" w:cs="Arial"/>
          <w:sz w:val="22"/>
        </w:rPr>
      </w:pPr>
    </w:p>
    <w:p w14:paraId="748A204B"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D231. My job requires stooping, kneeling, or crouching.</w:t>
      </w:r>
    </w:p>
    <w:p w14:paraId="7205E58A" w14:textId="77777777" w:rsidR="00495157" w:rsidRPr="001D19F6" w:rsidRDefault="00495157" w:rsidP="00F14BA4">
      <w:pPr>
        <w:pStyle w:val="a6"/>
        <w:numPr>
          <w:ilvl w:val="0"/>
          <w:numId w:val="60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743C88E" w14:textId="77777777" w:rsidR="00495157" w:rsidRPr="001D19F6" w:rsidRDefault="00495157" w:rsidP="00F14BA4">
      <w:pPr>
        <w:pStyle w:val="a6"/>
        <w:numPr>
          <w:ilvl w:val="0"/>
          <w:numId w:val="601"/>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E71DF4E" w14:textId="77777777" w:rsidR="00495157" w:rsidRPr="001D19F6" w:rsidRDefault="00495157" w:rsidP="00F14BA4">
      <w:pPr>
        <w:pStyle w:val="a6"/>
        <w:numPr>
          <w:ilvl w:val="0"/>
          <w:numId w:val="601"/>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1908681" w14:textId="77777777" w:rsidR="00495157" w:rsidRPr="001D19F6" w:rsidRDefault="00495157" w:rsidP="00F14BA4">
      <w:pPr>
        <w:pStyle w:val="a6"/>
        <w:numPr>
          <w:ilvl w:val="0"/>
          <w:numId w:val="60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084F489" w14:textId="77777777" w:rsidR="00495157" w:rsidRPr="001D19F6" w:rsidRDefault="00495157" w:rsidP="00495157">
      <w:pPr>
        <w:wordWrap/>
        <w:adjustRightInd w:val="0"/>
        <w:spacing w:line="360" w:lineRule="auto"/>
        <w:rPr>
          <w:rFonts w:ascii="Arial" w:eastAsia="굴림" w:hAnsi="Arial" w:cs="Arial"/>
          <w:sz w:val="22"/>
        </w:rPr>
      </w:pPr>
    </w:p>
    <w:p w14:paraId="07A5CDF1"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D232. My job requires good eyesight.</w:t>
      </w:r>
    </w:p>
    <w:p w14:paraId="7EDA436E" w14:textId="77777777" w:rsidR="00495157" w:rsidRPr="001D19F6" w:rsidRDefault="00495157" w:rsidP="00F14BA4">
      <w:pPr>
        <w:pStyle w:val="a6"/>
        <w:numPr>
          <w:ilvl w:val="0"/>
          <w:numId w:val="60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659D71A" w14:textId="77777777" w:rsidR="00495157" w:rsidRPr="001D19F6" w:rsidRDefault="00495157" w:rsidP="00F14BA4">
      <w:pPr>
        <w:pStyle w:val="a6"/>
        <w:numPr>
          <w:ilvl w:val="0"/>
          <w:numId w:val="60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F9DAD2E" w14:textId="77777777" w:rsidR="00495157" w:rsidRPr="001D19F6" w:rsidRDefault="00495157" w:rsidP="00F14BA4">
      <w:pPr>
        <w:pStyle w:val="a6"/>
        <w:numPr>
          <w:ilvl w:val="0"/>
          <w:numId w:val="60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F09820C" w14:textId="77777777" w:rsidR="00495157" w:rsidRPr="001D19F6" w:rsidRDefault="00495157" w:rsidP="00F14BA4">
      <w:pPr>
        <w:pStyle w:val="a6"/>
        <w:numPr>
          <w:ilvl w:val="0"/>
          <w:numId w:val="60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1ACED303" w14:textId="77777777" w:rsidR="00495157" w:rsidRPr="001D19F6" w:rsidRDefault="00495157" w:rsidP="00495157">
      <w:pPr>
        <w:wordWrap/>
        <w:adjustRightInd w:val="0"/>
        <w:spacing w:line="360" w:lineRule="auto"/>
        <w:rPr>
          <w:rFonts w:ascii="Arial" w:eastAsia="굴림" w:hAnsi="Arial" w:cs="Arial"/>
          <w:sz w:val="22"/>
        </w:rPr>
      </w:pPr>
    </w:p>
    <w:p w14:paraId="0B81ECF7"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D233. My job requires intense concentration and attention to details.</w:t>
      </w:r>
    </w:p>
    <w:p w14:paraId="126C6F2A" w14:textId="77777777" w:rsidR="00495157" w:rsidRPr="001D19F6" w:rsidRDefault="00495157" w:rsidP="00F14BA4">
      <w:pPr>
        <w:pStyle w:val="a6"/>
        <w:numPr>
          <w:ilvl w:val="0"/>
          <w:numId w:val="60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4F150E8" w14:textId="77777777" w:rsidR="00495157" w:rsidRPr="001D19F6" w:rsidRDefault="00495157" w:rsidP="00F14BA4">
      <w:pPr>
        <w:pStyle w:val="a6"/>
        <w:numPr>
          <w:ilvl w:val="0"/>
          <w:numId w:val="603"/>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18B9CC65" w14:textId="77777777" w:rsidR="00495157" w:rsidRPr="001D19F6" w:rsidRDefault="00495157" w:rsidP="00F14BA4">
      <w:pPr>
        <w:pStyle w:val="a6"/>
        <w:numPr>
          <w:ilvl w:val="0"/>
          <w:numId w:val="603"/>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Disagree</w:t>
      </w:r>
    </w:p>
    <w:p w14:paraId="2AE2F8B0" w14:textId="77777777" w:rsidR="00495157" w:rsidRPr="001D19F6" w:rsidRDefault="00495157" w:rsidP="00F14BA4">
      <w:pPr>
        <w:pStyle w:val="a6"/>
        <w:numPr>
          <w:ilvl w:val="0"/>
          <w:numId w:val="60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06B420A" w14:textId="77777777" w:rsidR="0001036C" w:rsidRPr="001D19F6" w:rsidRDefault="0001036C" w:rsidP="0001036C">
      <w:pPr>
        <w:pStyle w:val="a6"/>
        <w:wordWrap/>
        <w:adjustRightInd w:val="0"/>
        <w:spacing w:line="360" w:lineRule="auto"/>
        <w:ind w:leftChars="0"/>
        <w:rPr>
          <w:rFonts w:ascii="Arial" w:eastAsia="굴림" w:hAnsi="Arial" w:cs="Arial"/>
          <w:sz w:val="22"/>
        </w:rPr>
      </w:pPr>
    </w:p>
    <w:p w14:paraId="0DD16C20"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D234. My job requires skills in dealing with people.</w:t>
      </w:r>
    </w:p>
    <w:p w14:paraId="362DD015" w14:textId="77777777" w:rsidR="00495157" w:rsidRPr="001D19F6" w:rsidRDefault="00495157" w:rsidP="00F14BA4">
      <w:pPr>
        <w:pStyle w:val="a6"/>
        <w:numPr>
          <w:ilvl w:val="0"/>
          <w:numId w:val="60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69481E9" w14:textId="77777777" w:rsidR="00495157" w:rsidRPr="001D19F6" w:rsidRDefault="00495157" w:rsidP="00F14BA4">
      <w:pPr>
        <w:pStyle w:val="a6"/>
        <w:numPr>
          <w:ilvl w:val="0"/>
          <w:numId w:val="604"/>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5A4877AC" w14:textId="77777777" w:rsidR="00495157" w:rsidRPr="001D19F6" w:rsidRDefault="00495157" w:rsidP="00F14BA4">
      <w:pPr>
        <w:pStyle w:val="a6"/>
        <w:numPr>
          <w:ilvl w:val="0"/>
          <w:numId w:val="604"/>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923EBE2" w14:textId="77777777" w:rsidR="00495157" w:rsidRPr="001D19F6" w:rsidRDefault="00495157" w:rsidP="00F14BA4">
      <w:pPr>
        <w:pStyle w:val="a6"/>
        <w:numPr>
          <w:ilvl w:val="0"/>
          <w:numId w:val="60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21D143E" w14:textId="77777777" w:rsidR="00495157" w:rsidRPr="001D19F6" w:rsidRDefault="00495157" w:rsidP="00495157">
      <w:pPr>
        <w:pStyle w:val="a6"/>
        <w:wordWrap/>
        <w:adjustRightInd w:val="0"/>
        <w:spacing w:line="360" w:lineRule="auto"/>
        <w:ind w:leftChars="0"/>
        <w:rPr>
          <w:rFonts w:ascii="Arial" w:eastAsia="굴림" w:hAnsi="Arial" w:cs="Arial"/>
          <w:sz w:val="22"/>
        </w:rPr>
      </w:pPr>
    </w:p>
    <w:p w14:paraId="109E71E2"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D235. My job requires me to work with computers.</w:t>
      </w:r>
    </w:p>
    <w:p w14:paraId="29839909" w14:textId="77777777" w:rsidR="00495157" w:rsidRPr="001D19F6" w:rsidRDefault="00495157" w:rsidP="00F14BA4">
      <w:pPr>
        <w:pStyle w:val="a6"/>
        <w:numPr>
          <w:ilvl w:val="0"/>
          <w:numId w:val="60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892AF02" w14:textId="77777777" w:rsidR="00495157" w:rsidRPr="001D19F6" w:rsidRDefault="00495157" w:rsidP="00F14BA4">
      <w:pPr>
        <w:pStyle w:val="a6"/>
        <w:numPr>
          <w:ilvl w:val="0"/>
          <w:numId w:val="605"/>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E50B72A" w14:textId="77777777" w:rsidR="00495157" w:rsidRPr="001D19F6" w:rsidRDefault="00495157" w:rsidP="00F14BA4">
      <w:pPr>
        <w:pStyle w:val="a6"/>
        <w:numPr>
          <w:ilvl w:val="0"/>
          <w:numId w:val="605"/>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98FC57D" w14:textId="77777777" w:rsidR="00495157" w:rsidRPr="001D19F6" w:rsidRDefault="00495157" w:rsidP="00F14BA4">
      <w:pPr>
        <w:pStyle w:val="a6"/>
        <w:numPr>
          <w:ilvl w:val="0"/>
          <w:numId w:val="60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B981060" w14:textId="77777777" w:rsidR="00495157" w:rsidRPr="001D19F6" w:rsidRDefault="00495157" w:rsidP="00495157">
      <w:pPr>
        <w:wordWrap/>
        <w:adjustRightInd w:val="0"/>
        <w:spacing w:line="360" w:lineRule="auto"/>
        <w:rPr>
          <w:rFonts w:ascii="Arial" w:eastAsia="굴림" w:hAnsi="Arial" w:cs="Arial"/>
          <w:sz w:val="22"/>
        </w:rPr>
      </w:pPr>
    </w:p>
    <w:p w14:paraId="63B8DCAF"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 xml:space="preserve">D236. My job requires me to do more </w:t>
      </w:r>
      <w:r w:rsidR="00B870D3" w:rsidRPr="001D19F6">
        <w:rPr>
          <w:rFonts w:ascii="Arial" w:eastAsia="굴림" w:hAnsi="Arial" w:cs="Arial"/>
          <w:sz w:val="22"/>
        </w:rPr>
        <w:t>difficult things that it used to.</w:t>
      </w:r>
    </w:p>
    <w:p w14:paraId="45F70D0D" w14:textId="77777777" w:rsidR="00495157" w:rsidRPr="001D19F6" w:rsidRDefault="00495157" w:rsidP="00F14BA4">
      <w:pPr>
        <w:pStyle w:val="a6"/>
        <w:numPr>
          <w:ilvl w:val="0"/>
          <w:numId w:val="60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1BC7FA5" w14:textId="77777777" w:rsidR="00495157" w:rsidRPr="001D19F6" w:rsidRDefault="00495157" w:rsidP="00F14BA4">
      <w:pPr>
        <w:pStyle w:val="a6"/>
        <w:numPr>
          <w:ilvl w:val="0"/>
          <w:numId w:val="606"/>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779A134" w14:textId="77777777" w:rsidR="00495157" w:rsidRPr="001D19F6" w:rsidRDefault="00495157" w:rsidP="00F14BA4">
      <w:pPr>
        <w:pStyle w:val="a6"/>
        <w:numPr>
          <w:ilvl w:val="0"/>
          <w:numId w:val="606"/>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002A0D94" w14:textId="77777777" w:rsidR="00495157" w:rsidRPr="001D19F6" w:rsidRDefault="00495157" w:rsidP="00F14BA4">
      <w:pPr>
        <w:pStyle w:val="a6"/>
        <w:numPr>
          <w:ilvl w:val="0"/>
          <w:numId w:val="60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8579764" w14:textId="77777777" w:rsidR="00495157" w:rsidRPr="001D19F6" w:rsidRDefault="00495157" w:rsidP="00495157">
      <w:pPr>
        <w:wordWrap/>
        <w:adjustRightInd w:val="0"/>
        <w:spacing w:line="360" w:lineRule="auto"/>
        <w:rPr>
          <w:rFonts w:ascii="Arial" w:eastAsia="굴림" w:hAnsi="Arial" w:cs="Arial"/>
          <w:sz w:val="22"/>
        </w:rPr>
      </w:pPr>
    </w:p>
    <w:p w14:paraId="0357D31D"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 xml:space="preserve">D237. I am satisfied with current wage. </w:t>
      </w:r>
    </w:p>
    <w:p w14:paraId="5B4AC418" w14:textId="77777777" w:rsidR="00495157" w:rsidRPr="001D19F6" w:rsidRDefault="00495157" w:rsidP="00F14BA4">
      <w:pPr>
        <w:pStyle w:val="a6"/>
        <w:numPr>
          <w:ilvl w:val="0"/>
          <w:numId w:val="60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5E51AE46" w14:textId="77777777" w:rsidR="00495157" w:rsidRPr="001D19F6" w:rsidRDefault="00495157" w:rsidP="00F14BA4">
      <w:pPr>
        <w:pStyle w:val="a6"/>
        <w:numPr>
          <w:ilvl w:val="0"/>
          <w:numId w:val="607"/>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7E97A04C" w14:textId="77777777" w:rsidR="00495157" w:rsidRPr="001D19F6" w:rsidRDefault="00495157" w:rsidP="00F14BA4">
      <w:pPr>
        <w:pStyle w:val="a6"/>
        <w:numPr>
          <w:ilvl w:val="0"/>
          <w:numId w:val="607"/>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19ED80E4" w14:textId="77777777" w:rsidR="00495157" w:rsidRPr="001D19F6" w:rsidRDefault="00495157" w:rsidP="00F14BA4">
      <w:pPr>
        <w:pStyle w:val="a6"/>
        <w:numPr>
          <w:ilvl w:val="0"/>
          <w:numId w:val="60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7767947" w14:textId="77777777" w:rsidR="00495157" w:rsidRPr="001D19F6" w:rsidRDefault="00495157" w:rsidP="00495157">
      <w:pPr>
        <w:pStyle w:val="a6"/>
        <w:wordWrap/>
        <w:adjustRightInd w:val="0"/>
        <w:spacing w:line="360" w:lineRule="auto"/>
        <w:ind w:leftChars="0"/>
        <w:rPr>
          <w:rFonts w:ascii="Arial" w:eastAsia="굴림" w:hAnsi="Arial" w:cs="Arial"/>
          <w:sz w:val="22"/>
        </w:rPr>
      </w:pPr>
    </w:p>
    <w:p w14:paraId="27177974"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D238. I feel my job is secure.</w:t>
      </w:r>
    </w:p>
    <w:p w14:paraId="4A9B16C1" w14:textId="77777777" w:rsidR="00495157" w:rsidRPr="001D19F6" w:rsidRDefault="00495157" w:rsidP="00F14BA4">
      <w:pPr>
        <w:pStyle w:val="a6"/>
        <w:numPr>
          <w:ilvl w:val="0"/>
          <w:numId w:val="60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AC4CC1F" w14:textId="77777777" w:rsidR="00495157" w:rsidRPr="001D19F6" w:rsidRDefault="00495157" w:rsidP="00F14BA4">
      <w:pPr>
        <w:pStyle w:val="a6"/>
        <w:numPr>
          <w:ilvl w:val="0"/>
          <w:numId w:val="608"/>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AD78B38" w14:textId="77777777" w:rsidR="00495157" w:rsidRPr="001D19F6" w:rsidRDefault="00495157" w:rsidP="00F14BA4">
      <w:pPr>
        <w:pStyle w:val="a6"/>
        <w:numPr>
          <w:ilvl w:val="0"/>
          <w:numId w:val="608"/>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A04A189" w14:textId="77777777" w:rsidR="00495157" w:rsidRPr="001D19F6" w:rsidRDefault="00495157" w:rsidP="00F14BA4">
      <w:pPr>
        <w:pStyle w:val="a6"/>
        <w:numPr>
          <w:ilvl w:val="0"/>
          <w:numId w:val="60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EB5D578" w14:textId="77777777" w:rsidR="00495157" w:rsidRPr="001D19F6" w:rsidRDefault="00495157" w:rsidP="00495157">
      <w:pPr>
        <w:wordWrap/>
        <w:adjustRightInd w:val="0"/>
        <w:spacing w:line="360" w:lineRule="auto"/>
        <w:rPr>
          <w:rFonts w:ascii="Arial" w:eastAsia="굴림" w:hAnsi="Arial" w:cs="Arial"/>
          <w:sz w:val="22"/>
        </w:rPr>
      </w:pPr>
    </w:p>
    <w:p w14:paraId="70CB281E"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D239. I am satisfied with the work environment of my job.</w:t>
      </w:r>
    </w:p>
    <w:p w14:paraId="3CCF0AB3" w14:textId="77777777" w:rsidR="00495157" w:rsidRPr="001D19F6" w:rsidRDefault="00495157" w:rsidP="00F14BA4">
      <w:pPr>
        <w:pStyle w:val="a6"/>
        <w:numPr>
          <w:ilvl w:val="0"/>
          <w:numId w:val="60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DDA3BFB" w14:textId="77777777" w:rsidR="00495157" w:rsidRPr="001D19F6" w:rsidRDefault="00495157" w:rsidP="00F14BA4">
      <w:pPr>
        <w:pStyle w:val="a6"/>
        <w:numPr>
          <w:ilvl w:val="0"/>
          <w:numId w:val="609"/>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83C0CE9" w14:textId="77777777" w:rsidR="00495157" w:rsidRPr="001D19F6" w:rsidRDefault="00495157" w:rsidP="00F14BA4">
      <w:pPr>
        <w:pStyle w:val="a6"/>
        <w:numPr>
          <w:ilvl w:val="0"/>
          <w:numId w:val="609"/>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2C822E1" w14:textId="77777777" w:rsidR="00264E50" w:rsidRPr="00264E50" w:rsidRDefault="00495157" w:rsidP="00F14BA4">
      <w:pPr>
        <w:pStyle w:val="a6"/>
        <w:numPr>
          <w:ilvl w:val="0"/>
          <w:numId w:val="609"/>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Strongly disagree</w:t>
      </w:r>
    </w:p>
    <w:p w14:paraId="32EF0295"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D240. I am satisfied with my work at my current job.</w:t>
      </w:r>
    </w:p>
    <w:p w14:paraId="1642D6BD" w14:textId="77777777" w:rsidR="00495157" w:rsidRPr="001D19F6" w:rsidRDefault="00495157" w:rsidP="00F14BA4">
      <w:pPr>
        <w:pStyle w:val="a6"/>
        <w:numPr>
          <w:ilvl w:val="0"/>
          <w:numId w:val="61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D34C483" w14:textId="77777777" w:rsidR="00495157" w:rsidRPr="001D19F6" w:rsidRDefault="00495157" w:rsidP="00F14BA4">
      <w:pPr>
        <w:pStyle w:val="a6"/>
        <w:numPr>
          <w:ilvl w:val="0"/>
          <w:numId w:val="610"/>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C63A3BE" w14:textId="77777777" w:rsidR="00495157" w:rsidRPr="001D19F6" w:rsidRDefault="00495157" w:rsidP="00F14BA4">
      <w:pPr>
        <w:pStyle w:val="a6"/>
        <w:numPr>
          <w:ilvl w:val="0"/>
          <w:numId w:val="610"/>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658D74CE" w14:textId="77777777" w:rsidR="00495157" w:rsidRPr="001D19F6" w:rsidRDefault="00495157" w:rsidP="00F14BA4">
      <w:pPr>
        <w:pStyle w:val="a6"/>
        <w:numPr>
          <w:ilvl w:val="0"/>
          <w:numId w:val="61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EC6F94B" w14:textId="77777777" w:rsidR="00495157" w:rsidRPr="001D19F6" w:rsidRDefault="00495157" w:rsidP="00495157">
      <w:pPr>
        <w:wordWrap/>
        <w:adjustRightInd w:val="0"/>
        <w:spacing w:line="360" w:lineRule="auto"/>
        <w:rPr>
          <w:rFonts w:ascii="Arial" w:eastAsia="굴림" w:hAnsi="Arial" w:cs="Arial"/>
          <w:sz w:val="22"/>
        </w:rPr>
      </w:pPr>
    </w:p>
    <w:p w14:paraId="3256B91E" w14:textId="77777777" w:rsidR="00495157" w:rsidRPr="001D19F6" w:rsidRDefault="00495157" w:rsidP="00B870D3">
      <w:pPr>
        <w:wordWrap/>
        <w:adjustRightInd w:val="0"/>
        <w:spacing w:line="360" w:lineRule="auto"/>
        <w:rPr>
          <w:rFonts w:ascii="Arial" w:eastAsia="굴림" w:hAnsi="Arial" w:cs="Arial"/>
          <w:sz w:val="22"/>
        </w:rPr>
      </w:pPr>
      <w:r w:rsidRPr="001D19F6">
        <w:rPr>
          <w:rFonts w:ascii="Arial" w:eastAsia="굴림" w:hAnsi="Arial" w:cs="Arial"/>
          <w:sz w:val="22"/>
        </w:rPr>
        <w:t xml:space="preserve">D241. </w:t>
      </w:r>
      <w:r w:rsidR="00B870D3" w:rsidRPr="001D19F6">
        <w:rPr>
          <w:rFonts w:ascii="Arial" w:eastAsia="굴림" w:hAnsi="Arial" w:cs="Arial"/>
          <w:sz w:val="22"/>
        </w:rPr>
        <w:t>My job involves a lot of stress.</w:t>
      </w:r>
    </w:p>
    <w:p w14:paraId="44088BF0" w14:textId="77777777" w:rsidR="00495157" w:rsidRPr="001D19F6" w:rsidRDefault="00495157" w:rsidP="00F14BA4">
      <w:pPr>
        <w:pStyle w:val="a6"/>
        <w:numPr>
          <w:ilvl w:val="0"/>
          <w:numId w:val="61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6ED6070" w14:textId="77777777" w:rsidR="00495157" w:rsidRPr="001D19F6" w:rsidRDefault="00495157" w:rsidP="00F14BA4">
      <w:pPr>
        <w:pStyle w:val="a6"/>
        <w:numPr>
          <w:ilvl w:val="0"/>
          <w:numId w:val="611"/>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B9971E5" w14:textId="77777777" w:rsidR="00495157" w:rsidRPr="001D19F6" w:rsidRDefault="00495157" w:rsidP="00F14BA4">
      <w:pPr>
        <w:pStyle w:val="a6"/>
        <w:numPr>
          <w:ilvl w:val="0"/>
          <w:numId w:val="611"/>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8B3236D" w14:textId="77777777" w:rsidR="00495157" w:rsidRPr="001D19F6" w:rsidRDefault="00495157" w:rsidP="00F14BA4">
      <w:pPr>
        <w:pStyle w:val="a6"/>
        <w:numPr>
          <w:ilvl w:val="0"/>
          <w:numId w:val="61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B62E024" w14:textId="77777777" w:rsidR="00495157" w:rsidRPr="001D19F6" w:rsidRDefault="00495157" w:rsidP="00495157">
      <w:pPr>
        <w:wordWrap/>
        <w:adjustRightInd w:val="0"/>
        <w:spacing w:line="360" w:lineRule="auto"/>
        <w:rPr>
          <w:rFonts w:ascii="Arial" w:eastAsia="굴림" w:hAnsi="Arial" w:cs="Arial"/>
          <w:sz w:val="22"/>
        </w:rPr>
      </w:pPr>
    </w:p>
    <w:p w14:paraId="2B3DB339"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D242. In general, I am satisfied with my current job.</w:t>
      </w:r>
    </w:p>
    <w:p w14:paraId="79116BFE" w14:textId="77777777" w:rsidR="00495157" w:rsidRPr="001D19F6" w:rsidRDefault="00495157"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2C68EAC2" w14:textId="77777777" w:rsidR="00495157" w:rsidRPr="001D19F6" w:rsidRDefault="00495157"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5002D524" w14:textId="77777777" w:rsidR="00495157" w:rsidRPr="001D19F6" w:rsidRDefault="00495157"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17B7968E" w14:textId="77777777" w:rsidR="00495157" w:rsidRPr="001D19F6" w:rsidRDefault="00495157"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9177C35" w14:textId="77777777" w:rsidR="00495157" w:rsidRPr="001D19F6" w:rsidRDefault="00495157" w:rsidP="00495157">
      <w:pPr>
        <w:wordWrap/>
        <w:adjustRightInd w:val="0"/>
        <w:spacing w:line="360" w:lineRule="auto"/>
        <w:rPr>
          <w:rFonts w:ascii="Arial" w:eastAsia="굴림" w:hAnsi="Arial" w:cs="Arial"/>
          <w:sz w:val="22"/>
        </w:rPr>
      </w:pPr>
    </w:p>
    <w:p w14:paraId="1504E70E"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D243. Considering my educational background, the level of my current job is….</w:t>
      </w:r>
    </w:p>
    <w:p w14:paraId="7820C9D7" w14:textId="77777777" w:rsidR="00495157" w:rsidRPr="001D19F6" w:rsidRDefault="00495157" w:rsidP="00F14BA4">
      <w:pPr>
        <w:pStyle w:val="a6"/>
        <w:numPr>
          <w:ilvl w:val="0"/>
          <w:numId w:val="613"/>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1CEC416E" w14:textId="77777777" w:rsidR="00495157" w:rsidRPr="001D19F6" w:rsidRDefault="00495157" w:rsidP="00F14BA4">
      <w:pPr>
        <w:pStyle w:val="a6"/>
        <w:numPr>
          <w:ilvl w:val="0"/>
          <w:numId w:val="613"/>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2E96EA69" w14:textId="77777777" w:rsidR="00495157" w:rsidRPr="001D19F6" w:rsidRDefault="00495157" w:rsidP="00F14BA4">
      <w:pPr>
        <w:pStyle w:val="a6"/>
        <w:numPr>
          <w:ilvl w:val="0"/>
          <w:numId w:val="613"/>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6EAB82A0" w14:textId="77777777" w:rsidR="00495157" w:rsidRPr="001D19F6" w:rsidRDefault="00495157" w:rsidP="00F14BA4">
      <w:pPr>
        <w:pStyle w:val="a6"/>
        <w:numPr>
          <w:ilvl w:val="0"/>
          <w:numId w:val="613"/>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44BF3514" w14:textId="77777777" w:rsidR="00495157" w:rsidRPr="001D19F6" w:rsidRDefault="00495157" w:rsidP="00F14BA4">
      <w:pPr>
        <w:pStyle w:val="a6"/>
        <w:numPr>
          <w:ilvl w:val="0"/>
          <w:numId w:val="613"/>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76640AF7" w14:textId="77777777" w:rsidR="00495157" w:rsidRPr="001D19F6" w:rsidRDefault="00495157" w:rsidP="00495157">
      <w:pPr>
        <w:wordWrap/>
        <w:adjustRightInd w:val="0"/>
        <w:spacing w:line="360" w:lineRule="auto"/>
        <w:rPr>
          <w:rFonts w:ascii="Arial" w:eastAsia="굴림" w:hAnsi="Arial" w:cs="Arial"/>
          <w:sz w:val="22"/>
        </w:rPr>
      </w:pPr>
    </w:p>
    <w:p w14:paraId="7705A99A" w14:textId="77777777" w:rsidR="00495157" w:rsidRPr="001D19F6" w:rsidRDefault="00495157" w:rsidP="00495157">
      <w:pPr>
        <w:wordWrap/>
        <w:adjustRightInd w:val="0"/>
        <w:spacing w:line="360" w:lineRule="auto"/>
        <w:rPr>
          <w:rFonts w:ascii="Arial" w:eastAsia="굴림" w:hAnsi="Arial" w:cs="Arial"/>
          <w:sz w:val="22"/>
        </w:rPr>
      </w:pPr>
      <w:r w:rsidRPr="001D19F6">
        <w:rPr>
          <w:rFonts w:ascii="Arial" w:eastAsia="굴림" w:hAnsi="Arial" w:cs="Arial"/>
          <w:sz w:val="22"/>
        </w:rPr>
        <w:t>D244. Considering my skills and expertise, the level of my current job is…</w:t>
      </w:r>
    </w:p>
    <w:p w14:paraId="2F486D29" w14:textId="77777777" w:rsidR="00495157" w:rsidRPr="001D19F6" w:rsidRDefault="00495157" w:rsidP="00F14BA4">
      <w:pPr>
        <w:pStyle w:val="a6"/>
        <w:numPr>
          <w:ilvl w:val="0"/>
          <w:numId w:val="614"/>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08908D3F" w14:textId="77777777" w:rsidR="00495157" w:rsidRPr="001D19F6" w:rsidRDefault="00495157" w:rsidP="00F14BA4">
      <w:pPr>
        <w:pStyle w:val="a6"/>
        <w:numPr>
          <w:ilvl w:val="0"/>
          <w:numId w:val="614"/>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2C876B13" w14:textId="77777777" w:rsidR="00495157" w:rsidRPr="001D19F6" w:rsidRDefault="00495157" w:rsidP="00F14BA4">
      <w:pPr>
        <w:pStyle w:val="a6"/>
        <w:numPr>
          <w:ilvl w:val="0"/>
          <w:numId w:val="614"/>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622392CA" w14:textId="77777777" w:rsidR="00495157" w:rsidRPr="001D19F6" w:rsidRDefault="00495157" w:rsidP="00F14BA4">
      <w:pPr>
        <w:pStyle w:val="a6"/>
        <w:numPr>
          <w:ilvl w:val="0"/>
          <w:numId w:val="614"/>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09C335E3" w14:textId="77777777" w:rsidR="00495157" w:rsidRPr="001D19F6" w:rsidRDefault="00495157" w:rsidP="00F14BA4">
      <w:pPr>
        <w:pStyle w:val="a6"/>
        <w:numPr>
          <w:ilvl w:val="0"/>
          <w:numId w:val="614"/>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20F70B86" w14:textId="77777777" w:rsidR="00495157" w:rsidRPr="001D19F6" w:rsidRDefault="00495157" w:rsidP="00624BD4">
      <w:pPr>
        <w:wordWrap/>
        <w:spacing w:line="360" w:lineRule="auto"/>
        <w:rPr>
          <w:rFonts w:ascii="Arial" w:eastAsia="굴림" w:hAnsi="Arial" w:cs="Arial"/>
          <w:sz w:val="22"/>
        </w:rPr>
      </w:pPr>
    </w:p>
    <w:p w14:paraId="4081E726" w14:textId="77777777" w:rsidR="007120F7" w:rsidRPr="001D19F6" w:rsidRDefault="00624BD4" w:rsidP="007120F7">
      <w:pPr>
        <w:wordWrap/>
        <w:adjustRightInd w:val="0"/>
        <w:spacing w:line="360" w:lineRule="auto"/>
        <w:rPr>
          <w:rFonts w:ascii="Arial" w:eastAsia="굴림" w:hAnsi="Arial" w:cs="Arial"/>
          <w:sz w:val="22"/>
        </w:rPr>
      </w:pPr>
      <w:r w:rsidRPr="001D19F6">
        <w:rPr>
          <w:rFonts w:ascii="Arial" w:eastAsia="굴림" w:hAnsi="Arial" w:cs="Arial"/>
          <w:sz w:val="22"/>
        </w:rPr>
        <w:t xml:space="preserve">D245. </w:t>
      </w:r>
      <w:r w:rsidR="007120F7" w:rsidRPr="001D19F6">
        <w:rPr>
          <w:rFonts w:ascii="Arial" w:eastAsia="굴림" w:hAnsi="Arial" w:cs="Arial"/>
          <w:sz w:val="22"/>
        </w:rPr>
        <w:t xml:space="preserve">Would you like to continue working at your current job? </w:t>
      </w:r>
    </w:p>
    <w:p w14:paraId="528D83FB"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would like to continue my current job, as it is </w:t>
      </w:r>
      <w:r w:rsidRPr="001D19F6">
        <w:rPr>
          <w:rFonts w:ascii="Arial" w:eastAsia="굴림" w:hAnsi="Arial" w:cs="Arial"/>
          <w:sz w:val="22"/>
        </w:rPr>
        <w:tab/>
        <w:t>→D249</w:t>
      </w:r>
    </w:p>
    <w:p w14:paraId="1A0D1299"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would like to increase work load at my current job </w:t>
      </w:r>
      <w:r w:rsidRPr="001D19F6">
        <w:rPr>
          <w:rFonts w:ascii="Arial" w:eastAsia="굴림" w:hAnsi="Arial" w:cs="Arial"/>
          <w:sz w:val="22"/>
        </w:rPr>
        <w:tab/>
        <w:t>→D249</w:t>
      </w:r>
    </w:p>
    <w:p w14:paraId="028F25F7"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t>Yes, I would like to transfer to add new work at my current job</w:t>
      </w:r>
    </w:p>
    <w:p w14:paraId="48B038EA"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 xml:space="preserve">Yes, I would like to decrease work load at my current job </w:t>
      </w:r>
      <w:r w:rsidRPr="001D19F6">
        <w:rPr>
          <w:rFonts w:ascii="Arial" w:eastAsia="굴림" w:hAnsi="Arial" w:cs="Arial"/>
          <w:sz w:val="22"/>
        </w:rPr>
        <w:tab/>
        <w:t>→D249</w:t>
      </w:r>
    </w:p>
    <w:p w14:paraId="2B844E17"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t>No, I would like to take a different job</w:t>
      </w:r>
    </w:p>
    <w:p w14:paraId="0DB4941D" w14:textId="77777777" w:rsidR="007120F7" w:rsidRPr="001D19F6" w:rsidRDefault="007120F7" w:rsidP="00F14BA4">
      <w:pPr>
        <w:pStyle w:val="a6"/>
        <w:numPr>
          <w:ilvl w:val="0"/>
          <w:numId w:val="61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No, I would like to quit working completely </w:t>
      </w:r>
      <w:r w:rsidRPr="001D19F6">
        <w:rPr>
          <w:rFonts w:ascii="Arial" w:eastAsia="굴림" w:hAnsi="Arial" w:cs="Arial"/>
          <w:sz w:val="22"/>
        </w:rPr>
        <w:tab/>
      </w:r>
      <w:r w:rsidRPr="001D19F6">
        <w:rPr>
          <w:rFonts w:ascii="Arial" w:eastAsia="굴림" w:hAnsi="Arial" w:cs="Arial"/>
          <w:sz w:val="22"/>
        </w:rPr>
        <w:tab/>
        <w:t>→D249</w:t>
      </w:r>
    </w:p>
    <w:p w14:paraId="63A2C226" w14:textId="77777777" w:rsidR="00624BD4" w:rsidRPr="001D19F6" w:rsidRDefault="00624BD4" w:rsidP="00624BD4">
      <w:pPr>
        <w:wordWrap/>
        <w:spacing w:line="360" w:lineRule="auto"/>
        <w:rPr>
          <w:rFonts w:ascii="Arial" w:eastAsia="굴림" w:hAnsi="Arial" w:cs="Arial"/>
          <w:sz w:val="22"/>
        </w:rPr>
      </w:pPr>
    </w:p>
    <w:p w14:paraId="75FF0CAF" w14:textId="77777777" w:rsidR="001F5A41" w:rsidRPr="001D19F6" w:rsidRDefault="00624BD4" w:rsidP="001F5A41">
      <w:pPr>
        <w:wordWrap/>
        <w:adjustRightInd w:val="0"/>
        <w:spacing w:line="360" w:lineRule="auto"/>
        <w:rPr>
          <w:rFonts w:ascii="Arial" w:eastAsia="굴림" w:hAnsi="Arial" w:cs="Arial"/>
          <w:sz w:val="22"/>
        </w:rPr>
      </w:pPr>
      <w:r w:rsidRPr="001D19F6">
        <w:rPr>
          <w:rFonts w:ascii="Arial" w:eastAsia="굴림" w:hAnsi="Arial" w:cs="Arial"/>
          <w:sz w:val="22"/>
        </w:rPr>
        <w:t xml:space="preserve">D246. </w:t>
      </w:r>
      <w:r w:rsidR="001F5A41" w:rsidRPr="001D19F6">
        <w:rPr>
          <w:rFonts w:ascii="Arial" w:eastAsia="굴림" w:hAnsi="Arial" w:cs="Arial"/>
          <w:sz w:val="22"/>
        </w:rPr>
        <w:t>What would be the ideal employment status for you?</w:t>
      </w:r>
    </w:p>
    <w:p w14:paraId="54969075" w14:textId="77777777" w:rsidR="001F5A41" w:rsidRPr="001D19F6" w:rsidRDefault="001F5A41" w:rsidP="00F14BA4">
      <w:pPr>
        <w:pStyle w:val="a6"/>
        <w:numPr>
          <w:ilvl w:val="0"/>
          <w:numId w:val="618"/>
        </w:numPr>
        <w:wordWrap/>
        <w:adjustRightInd w:val="0"/>
        <w:spacing w:line="360" w:lineRule="auto"/>
        <w:ind w:leftChars="0"/>
        <w:rPr>
          <w:rFonts w:ascii="Arial" w:eastAsia="굴림" w:hAnsi="Arial" w:cs="Arial"/>
          <w:sz w:val="22"/>
        </w:rPr>
      </w:pPr>
      <w:r w:rsidRPr="001D19F6">
        <w:rPr>
          <w:rFonts w:ascii="Arial" w:eastAsia="굴림" w:hAnsi="Arial" w:cs="Arial"/>
          <w:sz w:val="22"/>
        </w:rPr>
        <w:t>Full-time wage worker</w:t>
      </w:r>
    </w:p>
    <w:p w14:paraId="2F30AE26" w14:textId="77777777" w:rsidR="001F5A41" w:rsidRPr="001D19F6" w:rsidRDefault="001F5A41" w:rsidP="00F14BA4">
      <w:pPr>
        <w:pStyle w:val="a6"/>
        <w:numPr>
          <w:ilvl w:val="0"/>
          <w:numId w:val="619"/>
        </w:numPr>
        <w:wordWrap/>
        <w:adjustRightInd w:val="0"/>
        <w:spacing w:line="360" w:lineRule="auto"/>
        <w:ind w:leftChars="0"/>
        <w:rPr>
          <w:rFonts w:ascii="Arial" w:eastAsia="굴림" w:hAnsi="Arial" w:cs="Arial"/>
          <w:sz w:val="22"/>
        </w:rPr>
      </w:pPr>
      <w:r w:rsidRPr="001D19F6">
        <w:rPr>
          <w:rFonts w:ascii="Arial" w:eastAsia="굴림" w:hAnsi="Arial" w:cs="Arial"/>
          <w:sz w:val="22"/>
        </w:rPr>
        <w:t>Part-time wage worker</w:t>
      </w:r>
    </w:p>
    <w:p w14:paraId="7995B2E1" w14:textId="77777777" w:rsidR="001F5A41" w:rsidRPr="001D19F6" w:rsidRDefault="001F5A41" w:rsidP="00F14BA4">
      <w:pPr>
        <w:pStyle w:val="a6"/>
        <w:numPr>
          <w:ilvl w:val="0"/>
          <w:numId w:val="620"/>
        </w:numPr>
        <w:wordWrap/>
        <w:adjustRightInd w:val="0"/>
        <w:spacing w:line="360" w:lineRule="auto"/>
        <w:ind w:leftChars="0"/>
        <w:rPr>
          <w:rFonts w:ascii="Arial" w:eastAsia="굴림" w:hAnsi="Arial" w:cs="Arial"/>
          <w:sz w:val="22"/>
        </w:rPr>
      </w:pPr>
      <w:r w:rsidRPr="001D19F6">
        <w:rPr>
          <w:rFonts w:ascii="Arial" w:eastAsia="굴림" w:hAnsi="Arial" w:cs="Arial"/>
          <w:sz w:val="22"/>
        </w:rPr>
        <w:t>Self-employed</w:t>
      </w:r>
    </w:p>
    <w:p w14:paraId="7EFC6216" w14:textId="77777777" w:rsidR="00624BD4" w:rsidRPr="001D19F6" w:rsidRDefault="00624BD4" w:rsidP="00624BD4">
      <w:pPr>
        <w:wordWrap/>
        <w:spacing w:line="360" w:lineRule="auto"/>
        <w:rPr>
          <w:rFonts w:ascii="Arial" w:eastAsia="굴림" w:hAnsi="Arial" w:cs="Arial"/>
          <w:sz w:val="22"/>
        </w:rPr>
      </w:pPr>
    </w:p>
    <w:p w14:paraId="334BEC0A" w14:textId="77777777" w:rsidR="001F5A41" w:rsidRPr="001D19F6" w:rsidRDefault="00624BD4" w:rsidP="001F5A41">
      <w:pPr>
        <w:wordWrap/>
        <w:adjustRightInd w:val="0"/>
        <w:spacing w:line="360" w:lineRule="auto"/>
        <w:rPr>
          <w:rFonts w:ascii="Arial" w:eastAsia="굴림" w:hAnsi="Arial" w:cs="Arial"/>
          <w:sz w:val="22"/>
        </w:rPr>
      </w:pPr>
      <w:r w:rsidRPr="001D19F6">
        <w:rPr>
          <w:rFonts w:ascii="Arial" w:eastAsia="굴림" w:hAnsi="Arial" w:cs="Arial"/>
          <w:sz w:val="22"/>
        </w:rPr>
        <w:t xml:space="preserve">D247. </w:t>
      </w:r>
      <w:r w:rsidR="001F5A41" w:rsidRPr="001D19F6">
        <w:rPr>
          <w:rFonts w:ascii="Arial" w:eastAsia="굴림" w:hAnsi="Arial" w:cs="Arial"/>
          <w:sz w:val="22"/>
        </w:rPr>
        <w:t xml:space="preserve">What do you want to do for your new job? </w:t>
      </w:r>
      <w:r w:rsidR="009F1E16" w:rsidRPr="001D19F6">
        <w:rPr>
          <w:rFonts w:ascii="Arial" w:eastAsia="굴림" w:hAnsi="Arial" w:cs="Arial"/>
          <w:sz w:val="22"/>
        </w:rPr>
        <w:t>Choose</w:t>
      </w:r>
      <w:r w:rsidR="001F5A41" w:rsidRPr="001D19F6">
        <w:rPr>
          <w:rFonts w:ascii="Arial" w:eastAsia="굴림" w:hAnsi="Arial" w:cs="Arial"/>
          <w:sz w:val="22"/>
        </w:rPr>
        <w:t xml:space="preserve"> from below.</w:t>
      </w:r>
    </w:p>
    <w:p w14:paraId="02AB13D4"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Managers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8245779"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(Associate) Professionals </w:t>
      </w:r>
      <w:r w:rsidRPr="001D19F6">
        <w:rPr>
          <w:rFonts w:ascii="Arial" w:eastAsia="굴림" w:hAnsi="Arial" w:cs="Arial"/>
          <w:sz w:val="22"/>
        </w:rPr>
        <w:tab/>
      </w:r>
    </w:p>
    <w:p w14:paraId="253CA44A" w14:textId="77777777" w:rsidR="001F5A41" w:rsidRPr="001D19F6" w:rsidRDefault="009A0438"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kern w:val="0"/>
          <w:sz w:val="22"/>
        </w:rPr>
        <w:t>Clerical support workers</w:t>
      </w:r>
      <w:r w:rsidR="001F5A41" w:rsidRPr="001D19F6">
        <w:rPr>
          <w:rFonts w:ascii="Arial" w:eastAsia="굴림" w:hAnsi="Arial" w:cs="Arial"/>
          <w:sz w:val="22"/>
        </w:rPr>
        <w:tab/>
      </w:r>
      <w:r w:rsidR="001F5A41" w:rsidRPr="001D19F6">
        <w:rPr>
          <w:rFonts w:ascii="Arial" w:eastAsia="굴림" w:hAnsi="Arial" w:cs="Arial"/>
          <w:sz w:val="22"/>
        </w:rPr>
        <w:tab/>
      </w:r>
      <w:r w:rsidR="001F5A41" w:rsidRPr="001D19F6">
        <w:rPr>
          <w:rFonts w:ascii="Arial" w:eastAsia="굴림" w:hAnsi="Arial" w:cs="Arial"/>
          <w:sz w:val="22"/>
        </w:rPr>
        <w:tab/>
      </w:r>
    </w:p>
    <w:p w14:paraId="22776182"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Service workers </w:t>
      </w:r>
      <w:r w:rsidRPr="001D19F6">
        <w:rPr>
          <w:rFonts w:ascii="Arial" w:eastAsia="굴림" w:hAnsi="Arial" w:cs="Arial"/>
          <w:sz w:val="22"/>
        </w:rPr>
        <w:tab/>
      </w:r>
      <w:r w:rsidRPr="001D19F6">
        <w:rPr>
          <w:rFonts w:ascii="Arial" w:eastAsia="굴림" w:hAnsi="Arial" w:cs="Arial"/>
          <w:sz w:val="22"/>
        </w:rPr>
        <w:tab/>
      </w:r>
    </w:p>
    <w:p w14:paraId="58E47BA9"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Sales workers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068EE84"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Skilled agricultural, forestry, and fishery workers </w:t>
      </w:r>
    </w:p>
    <w:p w14:paraId="64931BE9" w14:textId="77777777" w:rsidR="001F5A41" w:rsidRPr="001D19F6" w:rsidRDefault="001F5A41"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sz w:val="22"/>
        </w:rPr>
        <w:t xml:space="preserve">Craft and related trades workers </w:t>
      </w:r>
    </w:p>
    <w:p w14:paraId="7AA2B14D" w14:textId="77777777" w:rsidR="001F5A41" w:rsidRPr="001D19F6" w:rsidRDefault="009A0438"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kern w:val="0"/>
          <w:sz w:val="22"/>
        </w:rPr>
        <w:t>Plant and machine operators, and assemblers</w:t>
      </w:r>
      <w:r w:rsidR="001F5A41" w:rsidRPr="001D19F6">
        <w:rPr>
          <w:rFonts w:ascii="Arial" w:eastAsia="굴림" w:hAnsi="Arial" w:cs="Arial"/>
          <w:sz w:val="22"/>
        </w:rPr>
        <w:t xml:space="preserve"> </w:t>
      </w:r>
    </w:p>
    <w:p w14:paraId="4E78DA3F" w14:textId="77777777" w:rsidR="009A0438" w:rsidRPr="001D19F6" w:rsidRDefault="009A0438" w:rsidP="00F14BA4">
      <w:pPr>
        <w:pStyle w:val="a6"/>
        <w:numPr>
          <w:ilvl w:val="0"/>
          <w:numId w:val="621"/>
        </w:numPr>
        <w:wordWrap/>
        <w:spacing w:line="360" w:lineRule="auto"/>
        <w:ind w:leftChars="0"/>
        <w:rPr>
          <w:rFonts w:ascii="Arial" w:eastAsia="굴림" w:hAnsi="Arial" w:cs="Arial"/>
          <w:sz w:val="22"/>
        </w:rPr>
      </w:pPr>
      <w:r w:rsidRPr="001D19F6">
        <w:rPr>
          <w:rFonts w:ascii="Arial" w:eastAsia="굴림" w:hAnsi="Arial" w:cs="Arial"/>
          <w:kern w:val="0"/>
          <w:sz w:val="22"/>
        </w:rPr>
        <w:t>Elementary occupations</w:t>
      </w:r>
      <w:r w:rsidR="001F5A41" w:rsidRPr="001D19F6">
        <w:rPr>
          <w:rFonts w:ascii="Arial" w:eastAsia="굴림" w:hAnsi="Arial" w:cs="Arial"/>
          <w:sz w:val="22"/>
        </w:rPr>
        <w:t xml:space="preserve"> </w:t>
      </w:r>
      <w:r w:rsidR="001F5A41" w:rsidRPr="001D19F6">
        <w:rPr>
          <w:rFonts w:ascii="Arial" w:eastAsia="굴림" w:hAnsi="Arial" w:cs="Arial"/>
          <w:sz w:val="22"/>
        </w:rPr>
        <w:tab/>
      </w:r>
      <w:r w:rsidR="001F5A41" w:rsidRPr="001D19F6">
        <w:rPr>
          <w:rFonts w:ascii="Arial" w:eastAsia="굴림" w:hAnsi="Arial" w:cs="Arial"/>
          <w:sz w:val="22"/>
        </w:rPr>
        <w:tab/>
      </w:r>
    </w:p>
    <w:p w14:paraId="0D5985B8" w14:textId="77777777" w:rsidR="009A0438" w:rsidRPr="001D19F6" w:rsidRDefault="009A0438" w:rsidP="00624BD4">
      <w:pPr>
        <w:wordWrap/>
        <w:spacing w:line="360" w:lineRule="auto"/>
        <w:rPr>
          <w:rFonts w:ascii="Arial" w:eastAsia="굴림" w:hAnsi="Arial" w:cs="Arial"/>
          <w:sz w:val="22"/>
        </w:rPr>
      </w:pPr>
    </w:p>
    <w:p w14:paraId="3E6BADB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D248. What would be the minimum wage or income per month? (Unit:10,000 Korean won</w:t>
      </w:r>
      <w:r w:rsidR="00824244" w:rsidRPr="001D19F6">
        <w:rPr>
          <w:rFonts w:ascii="Arial" w:eastAsia="굴림" w:hAnsi="Arial" w:cs="Arial"/>
          <w:sz w:val="22"/>
        </w:rPr>
        <w:t>/average per month</w:t>
      </w:r>
      <w:r w:rsidRPr="001D19F6">
        <w:rPr>
          <w:rFonts w:ascii="Arial" w:eastAsia="굴림" w:hAnsi="Arial" w:cs="Arial"/>
          <w:sz w:val="22"/>
        </w:rPr>
        <w:t>)</w:t>
      </w:r>
    </w:p>
    <w:p w14:paraId="43F46FCB" w14:textId="77777777" w:rsidR="0001036C" w:rsidRPr="001D19F6" w:rsidRDefault="0001036C" w:rsidP="0001036C">
      <w:pPr>
        <w:wordWrap/>
        <w:spacing w:line="360" w:lineRule="auto"/>
        <w:rPr>
          <w:rFonts w:ascii="Arial" w:eastAsia="굴림" w:hAnsi="Arial" w:cs="Arial"/>
          <w:sz w:val="22"/>
        </w:rPr>
      </w:pPr>
      <w:r w:rsidRPr="001D19F6">
        <w:rPr>
          <w:rFonts w:ascii="Arial" w:eastAsia="굴림" w:hAnsi="Arial" w:cs="Arial"/>
          <w:sz w:val="22"/>
        </w:rPr>
        <w:t>[IWER -</w:t>
      </w:r>
      <w:r w:rsidR="001F5A41" w:rsidRPr="001D19F6">
        <w:rPr>
          <w:rFonts w:ascii="Arial" w:eastAsia="굴림" w:hAnsi="Arial" w:cs="Arial"/>
          <w:sz w:val="22"/>
        </w:rPr>
        <w:t xml:space="preserve"> </w:t>
      </w:r>
      <w:r w:rsidR="00624BD4" w:rsidRPr="001D19F6">
        <w:rPr>
          <w:rFonts w:ascii="Arial" w:eastAsia="굴림" w:hAnsi="Arial" w:cs="Arial"/>
          <w:sz w:val="22"/>
        </w:rPr>
        <w:t>Mark 0 if R says salary doesn’t matter.</w:t>
      </w:r>
    </w:p>
    <w:p w14:paraId="13719391" w14:textId="77777777" w:rsidR="0001036C" w:rsidRPr="001D19F6" w:rsidRDefault="0001036C" w:rsidP="0001036C">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736ECD5" w14:textId="77777777" w:rsidR="0001036C" w:rsidRPr="001D19F6" w:rsidRDefault="0001036C" w:rsidP="0001036C">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612861F9" w14:textId="77777777" w:rsidR="00624BD4" w:rsidRPr="001D19F6" w:rsidRDefault="00624BD4" w:rsidP="00624BD4">
      <w:pPr>
        <w:wordWrap/>
        <w:spacing w:line="360" w:lineRule="auto"/>
        <w:rPr>
          <w:rFonts w:ascii="Arial" w:eastAsia="굴림" w:hAnsi="Arial" w:cs="Arial"/>
          <w:sz w:val="22"/>
        </w:rPr>
      </w:pPr>
    </w:p>
    <w:p w14:paraId="654368F1" w14:textId="77777777" w:rsidR="0045628D" w:rsidRPr="001D19F6" w:rsidRDefault="00624BD4" w:rsidP="0045628D">
      <w:pPr>
        <w:wordWrap/>
        <w:adjustRightInd w:val="0"/>
        <w:spacing w:line="360" w:lineRule="auto"/>
        <w:rPr>
          <w:rFonts w:ascii="Arial" w:eastAsia="굴림" w:hAnsi="Arial" w:cs="Arial"/>
          <w:sz w:val="22"/>
        </w:rPr>
      </w:pPr>
      <w:r w:rsidRPr="001D19F6">
        <w:rPr>
          <w:rFonts w:ascii="Arial" w:eastAsia="굴림" w:hAnsi="Arial" w:cs="Arial"/>
          <w:sz w:val="22"/>
        </w:rPr>
        <w:t xml:space="preserve">D249. </w:t>
      </w:r>
      <w:r w:rsidR="0045628D" w:rsidRPr="001D19F6">
        <w:rPr>
          <w:rFonts w:ascii="Arial" w:eastAsia="굴림" w:hAnsi="Arial" w:cs="Arial"/>
          <w:sz w:val="22"/>
        </w:rPr>
        <w:t xml:space="preserve">Now I want to ask about your retirement plan. At what age do you plan to retire? </w:t>
      </w:r>
    </w:p>
    <w:p w14:paraId="661DDD6F" w14:textId="77777777" w:rsidR="0045628D" w:rsidRPr="001D19F6" w:rsidRDefault="0045628D" w:rsidP="0045628D">
      <w:pPr>
        <w:wordWrap/>
        <w:adjustRightInd w:val="0"/>
        <w:spacing w:line="360" w:lineRule="auto"/>
        <w:rPr>
          <w:rFonts w:ascii="Arial" w:eastAsia="굴림" w:hAnsi="Arial" w:cs="Arial"/>
          <w:sz w:val="22"/>
        </w:rPr>
      </w:pPr>
      <w:r w:rsidRPr="001D19F6">
        <w:rPr>
          <w:rFonts w:ascii="Arial" w:eastAsia="굴림" w:hAnsi="Arial" w:cs="Arial"/>
          <w:sz w:val="22"/>
        </w:rPr>
        <w:t xml:space="preserve">[IWER: </w:t>
      </w:r>
    </w:p>
    <w:p w14:paraId="22C4DD24" w14:textId="77777777" w:rsidR="0045628D" w:rsidRPr="001D19F6" w:rsidRDefault="0045628D" w:rsidP="0045628D">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 Count a person’s age in full, not Korean age (same as American age). </w:t>
      </w:r>
    </w:p>
    <w:p w14:paraId="7564848B" w14:textId="77777777" w:rsidR="0045628D" w:rsidRPr="001D19F6" w:rsidRDefault="0045628D" w:rsidP="0045628D">
      <w:pPr>
        <w:wordWrap/>
        <w:adjustRightInd w:val="0"/>
        <w:spacing w:line="360" w:lineRule="auto"/>
        <w:rPr>
          <w:rFonts w:ascii="Arial" w:eastAsia="굴림" w:hAnsi="Arial" w:cs="Arial"/>
          <w:sz w:val="22"/>
        </w:rPr>
      </w:pPr>
      <w:r w:rsidRPr="001D19F6">
        <w:rPr>
          <w:rFonts w:ascii="Arial" w:eastAsia="굴림" w:hAnsi="Arial" w:cs="Arial"/>
          <w:sz w:val="22"/>
        </w:rPr>
        <w:t>- Mark 0 if R plans to keep working as long as he/she is physically capable.</w:t>
      </w:r>
    </w:p>
    <w:p w14:paraId="2C3DB9DD" w14:textId="77777777" w:rsidR="0045628D" w:rsidRPr="001D19F6" w:rsidRDefault="0045628D" w:rsidP="0045628D">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Retirement refers to having stopped income-earning activities and currently not working or engaging only in pastime work. Also, she/he doesn’t have intention to do anything more serious than pastime work as long as there is no special change in circumstances.]</w:t>
      </w:r>
    </w:p>
    <w:p w14:paraId="57102661" w14:textId="77777777" w:rsidR="0045628D" w:rsidRPr="001D19F6" w:rsidRDefault="0045628D" w:rsidP="0045628D">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 years old [Range: 0~97]</w:t>
      </w:r>
    </w:p>
    <w:p w14:paraId="219D41F0" w14:textId="77777777" w:rsidR="00624BD4" w:rsidRPr="001D19F6" w:rsidRDefault="00624BD4" w:rsidP="00624BD4">
      <w:pPr>
        <w:wordWrap/>
        <w:spacing w:line="360" w:lineRule="auto"/>
        <w:rPr>
          <w:rFonts w:ascii="Arial" w:eastAsia="굴림" w:hAnsi="Arial" w:cs="Arial"/>
          <w:sz w:val="22"/>
        </w:rPr>
      </w:pPr>
    </w:p>
    <w:p w14:paraId="28F760D7" w14:textId="77777777" w:rsidR="00E24582" w:rsidRPr="001D19F6" w:rsidRDefault="00624BD4" w:rsidP="00E24582">
      <w:pPr>
        <w:wordWrap/>
        <w:adjustRightInd w:val="0"/>
        <w:spacing w:line="360" w:lineRule="auto"/>
        <w:rPr>
          <w:rFonts w:ascii="Arial" w:eastAsia="굴림" w:hAnsi="Arial" w:cs="Arial"/>
          <w:sz w:val="22"/>
        </w:rPr>
      </w:pPr>
      <w:r w:rsidRPr="001D19F6">
        <w:rPr>
          <w:rFonts w:ascii="Arial" w:eastAsia="굴림" w:hAnsi="Arial" w:cs="Arial"/>
          <w:sz w:val="22"/>
        </w:rPr>
        <w:t xml:space="preserve">D250. </w:t>
      </w:r>
      <w:r w:rsidR="00E24582" w:rsidRPr="001D19F6">
        <w:rPr>
          <w:rFonts w:ascii="Arial" w:eastAsia="굴림" w:hAnsi="Arial" w:cs="Arial"/>
          <w:sz w:val="22"/>
        </w:rPr>
        <w:t xml:space="preserve">Other than the main job you have been telling us, do you currently do any other work on the </w:t>
      </w:r>
      <w:r w:rsidR="00E24582" w:rsidRPr="001D19F6">
        <w:rPr>
          <w:rFonts w:ascii="Arial" w:eastAsia="굴림" w:hAnsi="Arial" w:cs="Arial"/>
          <w:sz w:val="22"/>
        </w:rPr>
        <w:lastRenderedPageBreak/>
        <w:t>side?</w:t>
      </w:r>
    </w:p>
    <w:p w14:paraId="354AEAFA" w14:textId="77777777" w:rsidR="00E24582" w:rsidRPr="001D19F6" w:rsidRDefault="00E24582" w:rsidP="00E24582">
      <w:pPr>
        <w:wordWrap/>
        <w:adjustRightInd w:val="0"/>
        <w:spacing w:line="360" w:lineRule="auto"/>
        <w:rPr>
          <w:rFonts w:ascii="Arial" w:eastAsia="굴림" w:hAnsi="Arial" w:cs="Arial"/>
          <w:sz w:val="22"/>
        </w:rPr>
      </w:pPr>
      <w:r w:rsidRPr="001D19F6">
        <w:rPr>
          <w:rFonts w:ascii="Arial" w:eastAsia="굴림" w:hAnsi="Arial" w:cs="Arial"/>
          <w:sz w:val="22"/>
        </w:rPr>
        <w:t xml:space="preserve">[IWER: Please include only paid-work as </w:t>
      </w:r>
      <w:r w:rsidR="0060656D" w:rsidRPr="001D19F6">
        <w:rPr>
          <w:rFonts w:ascii="Arial" w:eastAsia="굴림" w:hAnsi="Arial" w:cs="Arial"/>
          <w:sz w:val="22"/>
        </w:rPr>
        <w:t>including</w:t>
      </w:r>
      <w:r w:rsidRPr="001D19F6">
        <w:rPr>
          <w:rFonts w:ascii="Arial" w:eastAsia="굴림" w:hAnsi="Arial" w:cs="Arial"/>
          <w:sz w:val="22"/>
        </w:rPr>
        <w:t xml:space="preserve"> non-paid activities such as community services]</w:t>
      </w:r>
    </w:p>
    <w:p w14:paraId="16254E9E" w14:textId="77777777" w:rsidR="00624BD4" w:rsidRPr="001D19F6" w:rsidRDefault="00E24582" w:rsidP="00F14BA4">
      <w:pPr>
        <w:pStyle w:val="a6"/>
        <w:numPr>
          <w:ilvl w:val="0"/>
          <w:numId w:val="62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624BD4" w:rsidRPr="00D00459">
        <w:rPr>
          <w:rFonts w:ascii="Arial" w:eastAsia="굴림" w:hAnsi="Arial" w:cs="Arial" w:hint="eastAsia"/>
          <w:sz w:val="22"/>
          <w:rPrChange w:id="4388" w:author="Keis" w:date="2024-09-13T11:15:00Z">
            <w:rPr>
              <w:rFonts w:ascii="Arial" w:eastAsia="굴림" w:hAnsi="Arial" w:cs="Arial" w:hint="eastAsia"/>
              <w:color w:val="FF0000"/>
              <w:sz w:val="22"/>
            </w:rPr>
          </w:rPrChange>
        </w:rPr>
        <w:t>→</w:t>
      </w:r>
      <w:r w:rsidR="00624BD4" w:rsidRPr="00D00459">
        <w:rPr>
          <w:rFonts w:ascii="Arial" w:eastAsia="굴림" w:hAnsi="Arial" w:cs="Arial"/>
          <w:sz w:val="22"/>
          <w:rPrChange w:id="4389" w:author="Keis" w:date="2024-09-13T11:15:00Z">
            <w:rPr>
              <w:rFonts w:ascii="Arial" w:eastAsia="굴림" w:hAnsi="Arial" w:cs="Arial"/>
              <w:color w:val="FF0000"/>
              <w:sz w:val="22"/>
            </w:rPr>
          </w:rPrChange>
        </w:rPr>
        <w:t>Go to D25</w:t>
      </w:r>
      <w:r w:rsidR="00471862" w:rsidRPr="00D00459">
        <w:rPr>
          <w:rFonts w:ascii="Arial" w:eastAsia="굴림" w:hAnsi="Arial" w:cs="Arial"/>
          <w:sz w:val="22"/>
          <w:rPrChange w:id="4390" w:author="Keis" w:date="2024-09-13T11:15:00Z">
            <w:rPr>
              <w:rFonts w:ascii="Arial" w:eastAsia="굴림" w:hAnsi="Arial" w:cs="Arial"/>
              <w:color w:val="FF0000"/>
              <w:sz w:val="22"/>
            </w:rPr>
          </w:rPrChange>
        </w:rPr>
        <w:t>5_1</w:t>
      </w:r>
    </w:p>
    <w:p w14:paraId="3045B60D" w14:textId="77777777" w:rsidR="00377045" w:rsidRPr="001D19F6" w:rsidRDefault="00377045" w:rsidP="00377045">
      <w:pPr>
        <w:pStyle w:val="a6"/>
        <w:tabs>
          <w:tab w:val="left" w:pos="5245"/>
        </w:tabs>
        <w:wordWrap/>
        <w:spacing w:line="360" w:lineRule="auto"/>
        <w:ind w:leftChars="0" w:left="760"/>
        <w:rPr>
          <w:rFonts w:ascii="Arial" w:eastAsia="굴림" w:hAnsi="Arial" w:cs="Arial"/>
          <w:sz w:val="22"/>
        </w:rPr>
      </w:pPr>
    </w:p>
    <w:p w14:paraId="7D65E277" w14:textId="77777777" w:rsidR="00742D10" w:rsidRPr="001D19F6" w:rsidRDefault="00624BD4" w:rsidP="00742D10">
      <w:pPr>
        <w:wordWrap/>
        <w:spacing w:line="360" w:lineRule="auto"/>
        <w:rPr>
          <w:rFonts w:ascii="Arial" w:eastAsia="굴림" w:hAnsi="Arial" w:cs="Arial"/>
          <w:sz w:val="22"/>
        </w:rPr>
      </w:pPr>
      <w:r w:rsidRPr="001D19F6">
        <w:rPr>
          <w:rFonts w:ascii="Arial" w:eastAsia="굴림" w:hAnsi="Arial" w:cs="Arial"/>
          <w:sz w:val="22"/>
        </w:rPr>
        <w:t>D251. How many jobs do you have including your main job?</w:t>
      </w:r>
      <w:r w:rsidR="006914FB" w:rsidRPr="001D19F6">
        <w:rPr>
          <w:rFonts w:ascii="Arial" w:eastAsia="굴림" w:hAnsi="Arial" w:cs="Arial"/>
          <w:sz w:val="22"/>
        </w:rPr>
        <w:t xml:space="preserve"> (unit: number)</w:t>
      </w:r>
    </w:p>
    <w:p w14:paraId="48ADF5F4" w14:textId="77777777" w:rsidR="00624BD4" w:rsidRPr="001D19F6" w:rsidRDefault="00E24582"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2~7]</w:t>
      </w:r>
    </w:p>
    <w:p w14:paraId="54C15BE5" w14:textId="77777777" w:rsidR="00624BD4" w:rsidRPr="001D19F6" w:rsidRDefault="00624BD4" w:rsidP="00624BD4">
      <w:pPr>
        <w:wordWrap/>
        <w:spacing w:line="360" w:lineRule="auto"/>
        <w:rPr>
          <w:rFonts w:ascii="Arial" w:eastAsia="굴림" w:hAnsi="Arial" w:cs="Arial"/>
          <w:sz w:val="22"/>
        </w:rPr>
      </w:pPr>
    </w:p>
    <w:p w14:paraId="18EF3A4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D252. </w:t>
      </w:r>
      <w:r w:rsidR="003F606C" w:rsidRPr="001D19F6">
        <w:rPr>
          <w:rFonts w:ascii="Arial" w:eastAsia="굴림" w:hAnsi="Arial" w:cs="Arial"/>
          <w:kern w:val="0"/>
          <w:sz w:val="22"/>
        </w:rPr>
        <w:t>What are the reasons for doing other works on the side than your main job?</w:t>
      </w:r>
      <w:r w:rsidRPr="001D19F6">
        <w:rPr>
          <w:rFonts w:ascii="Arial" w:eastAsia="굴림" w:hAnsi="Arial" w:cs="Arial"/>
          <w:sz w:val="22"/>
        </w:rPr>
        <w:t xml:space="preserve"> Please state the main reason only.</w:t>
      </w:r>
    </w:p>
    <w:p w14:paraId="2C9AB631"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To earn more money</w:t>
      </w:r>
      <w:r w:rsidR="003F606C" w:rsidRPr="001D19F6">
        <w:rPr>
          <w:rFonts w:ascii="Arial" w:eastAsia="굴림" w:hAnsi="Arial" w:cs="Arial"/>
          <w:sz w:val="22"/>
        </w:rPr>
        <w:tab/>
      </w:r>
      <w:r w:rsidR="003F606C" w:rsidRPr="001D19F6">
        <w:rPr>
          <w:rFonts w:ascii="Arial" w:eastAsia="굴림" w:hAnsi="Arial" w:cs="Arial"/>
          <w:sz w:val="22"/>
        </w:rPr>
        <w:tab/>
      </w:r>
      <w:r w:rsidR="003F606C" w:rsidRPr="001D19F6">
        <w:rPr>
          <w:rFonts w:ascii="Arial" w:eastAsia="굴림" w:hAnsi="Arial" w:cs="Arial"/>
          <w:sz w:val="22"/>
        </w:rPr>
        <w:tab/>
      </w:r>
      <w:r w:rsidR="001509B9" w:rsidRPr="001D19F6">
        <w:rPr>
          <w:rFonts w:ascii="Arial" w:eastAsia="굴림" w:hAnsi="Arial" w:cs="Arial"/>
          <w:sz w:val="22"/>
        </w:rPr>
        <w:t>→Go to D254</w:t>
      </w:r>
    </w:p>
    <w:p w14:paraId="464C42D4"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For my health</w:t>
      </w:r>
      <w:r w:rsidR="003F606C" w:rsidRPr="001D19F6">
        <w:rPr>
          <w:rFonts w:ascii="Arial" w:eastAsia="굴림" w:hAnsi="Arial" w:cs="Arial"/>
          <w:sz w:val="22"/>
        </w:rPr>
        <w:tab/>
      </w:r>
      <w:r w:rsidR="003F606C" w:rsidRPr="001D19F6">
        <w:rPr>
          <w:rFonts w:ascii="Arial" w:eastAsia="굴림" w:hAnsi="Arial" w:cs="Arial"/>
          <w:sz w:val="22"/>
        </w:rPr>
        <w:tab/>
      </w:r>
      <w:r w:rsidR="003F606C" w:rsidRPr="001D19F6">
        <w:rPr>
          <w:rFonts w:ascii="Arial" w:eastAsia="굴림" w:hAnsi="Arial" w:cs="Arial"/>
          <w:sz w:val="22"/>
        </w:rPr>
        <w:tab/>
      </w:r>
      <w:r w:rsidR="003F606C" w:rsidRPr="001D19F6">
        <w:rPr>
          <w:rFonts w:ascii="Arial" w:eastAsia="굴림" w:hAnsi="Arial" w:cs="Arial"/>
          <w:sz w:val="22"/>
        </w:rPr>
        <w:tab/>
      </w:r>
      <w:r w:rsidR="001509B9" w:rsidRPr="001D19F6">
        <w:rPr>
          <w:rFonts w:ascii="Arial" w:eastAsia="굴림" w:hAnsi="Arial" w:cs="Arial"/>
          <w:sz w:val="22"/>
        </w:rPr>
        <w:t>→Go to D254</w:t>
      </w:r>
    </w:p>
    <w:p w14:paraId="76AC8E5D"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Because it is the work I wanted to do</w:t>
      </w:r>
      <w:r w:rsidR="003F606C" w:rsidRPr="001D19F6">
        <w:rPr>
          <w:rFonts w:ascii="Arial" w:eastAsia="굴림" w:hAnsi="Arial" w:cs="Arial"/>
          <w:sz w:val="22"/>
        </w:rPr>
        <w:tab/>
      </w:r>
      <w:r w:rsidR="001509B9" w:rsidRPr="001D19F6">
        <w:rPr>
          <w:rFonts w:ascii="Arial" w:eastAsia="굴림" w:hAnsi="Arial" w:cs="Arial"/>
          <w:sz w:val="22"/>
        </w:rPr>
        <w:t>→Go to D254</w:t>
      </w:r>
    </w:p>
    <w:p w14:paraId="54DE6D56"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For self-development</w:t>
      </w:r>
      <w:r w:rsidR="003F606C" w:rsidRPr="001D19F6">
        <w:rPr>
          <w:rFonts w:ascii="Arial" w:eastAsia="굴림" w:hAnsi="Arial" w:cs="Arial"/>
          <w:sz w:val="22"/>
        </w:rPr>
        <w:tab/>
      </w:r>
      <w:r w:rsidR="003F606C" w:rsidRPr="001D19F6">
        <w:rPr>
          <w:rFonts w:ascii="Arial" w:eastAsia="굴림" w:hAnsi="Arial" w:cs="Arial"/>
          <w:sz w:val="22"/>
        </w:rPr>
        <w:tab/>
      </w:r>
      <w:r w:rsidR="003F606C" w:rsidRPr="001D19F6">
        <w:rPr>
          <w:rFonts w:ascii="Arial" w:eastAsia="굴림" w:hAnsi="Arial" w:cs="Arial"/>
          <w:sz w:val="22"/>
        </w:rPr>
        <w:tab/>
      </w:r>
      <w:r w:rsidR="001509B9" w:rsidRPr="001D19F6">
        <w:rPr>
          <w:rFonts w:ascii="Arial" w:eastAsia="굴림" w:hAnsi="Arial" w:cs="Arial"/>
          <w:sz w:val="22"/>
        </w:rPr>
        <w:t>→Go to D254</w:t>
      </w:r>
    </w:p>
    <w:p w14:paraId="74155747"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To utilize spare time</w:t>
      </w:r>
      <w:r w:rsidR="003F606C" w:rsidRPr="001D19F6">
        <w:rPr>
          <w:rFonts w:ascii="Arial" w:eastAsia="굴림" w:hAnsi="Arial" w:cs="Arial"/>
          <w:sz w:val="22"/>
        </w:rPr>
        <w:tab/>
      </w:r>
      <w:r w:rsidR="003F606C" w:rsidRPr="001D19F6">
        <w:rPr>
          <w:rFonts w:ascii="Arial" w:eastAsia="굴림" w:hAnsi="Arial" w:cs="Arial"/>
          <w:sz w:val="22"/>
        </w:rPr>
        <w:tab/>
      </w:r>
      <w:r w:rsidR="003F606C" w:rsidRPr="001D19F6">
        <w:rPr>
          <w:rFonts w:ascii="Arial" w:eastAsia="굴림" w:hAnsi="Arial" w:cs="Arial"/>
          <w:sz w:val="22"/>
        </w:rPr>
        <w:tab/>
      </w:r>
      <w:r w:rsidR="001509B9" w:rsidRPr="001D19F6">
        <w:rPr>
          <w:rFonts w:ascii="Arial" w:eastAsia="굴림" w:hAnsi="Arial" w:cs="Arial"/>
          <w:sz w:val="22"/>
        </w:rPr>
        <w:t>→Go to D254</w:t>
      </w:r>
    </w:p>
    <w:p w14:paraId="71C2333B"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To prepare myself when I quit my main job</w:t>
      </w:r>
      <w:r w:rsidR="003F606C" w:rsidRPr="001D19F6">
        <w:rPr>
          <w:rFonts w:ascii="Arial" w:eastAsia="굴림" w:hAnsi="Arial" w:cs="Arial"/>
          <w:sz w:val="22"/>
        </w:rPr>
        <w:tab/>
      </w:r>
      <w:r w:rsidR="001509B9" w:rsidRPr="001D19F6">
        <w:rPr>
          <w:rFonts w:ascii="Arial" w:eastAsia="굴림" w:hAnsi="Arial" w:cs="Arial"/>
          <w:sz w:val="22"/>
        </w:rPr>
        <w:t>→Go to D254</w:t>
      </w:r>
    </w:p>
    <w:p w14:paraId="423442C3" w14:textId="77777777" w:rsidR="00624BD4" w:rsidRPr="001D19F6" w:rsidRDefault="001856CF"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To help society or other people</w:t>
      </w:r>
      <w:r w:rsidR="003F606C" w:rsidRPr="001D19F6">
        <w:rPr>
          <w:rFonts w:ascii="Arial" w:eastAsia="굴림" w:hAnsi="Arial" w:cs="Arial"/>
          <w:sz w:val="22"/>
        </w:rPr>
        <w:tab/>
      </w:r>
      <w:r w:rsidR="003F606C" w:rsidRPr="001D19F6">
        <w:rPr>
          <w:rFonts w:ascii="Arial" w:eastAsia="굴림" w:hAnsi="Arial" w:cs="Arial"/>
          <w:sz w:val="22"/>
        </w:rPr>
        <w:tab/>
      </w:r>
      <w:r w:rsidR="001509B9" w:rsidRPr="001D19F6">
        <w:rPr>
          <w:rFonts w:ascii="Arial" w:eastAsia="굴림" w:hAnsi="Arial" w:cs="Arial"/>
          <w:sz w:val="22"/>
        </w:rPr>
        <w:t>→Go to D254</w:t>
      </w:r>
    </w:p>
    <w:p w14:paraId="69F21512" w14:textId="77777777" w:rsidR="00624BD4" w:rsidRPr="001D19F6" w:rsidRDefault="00624BD4" w:rsidP="00F14BA4">
      <w:pPr>
        <w:pStyle w:val="a6"/>
        <w:numPr>
          <w:ilvl w:val="0"/>
          <w:numId w:val="623"/>
        </w:numPr>
        <w:wordWrap/>
        <w:spacing w:line="360" w:lineRule="auto"/>
        <w:ind w:leftChars="0"/>
        <w:rPr>
          <w:rFonts w:ascii="Arial" w:eastAsia="굴림" w:hAnsi="Arial" w:cs="Arial"/>
          <w:sz w:val="22"/>
        </w:rPr>
      </w:pPr>
      <w:r w:rsidRPr="001D19F6">
        <w:rPr>
          <w:rFonts w:ascii="Arial" w:eastAsia="굴림" w:hAnsi="Arial" w:cs="Arial"/>
          <w:sz w:val="22"/>
        </w:rPr>
        <w:t>Other</w:t>
      </w:r>
      <w:r w:rsidR="001856CF" w:rsidRPr="001D19F6">
        <w:rPr>
          <w:rFonts w:ascii="Arial" w:eastAsia="굴림" w:hAnsi="Arial" w:cs="Arial"/>
          <w:sz w:val="22"/>
        </w:rPr>
        <w:t>s</w:t>
      </w:r>
    </w:p>
    <w:p w14:paraId="071F3267" w14:textId="77777777" w:rsidR="00624BD4" w:rsidRPr="001D19F6" w:rsidRDefault="00624BD4" w:rsidP="00624BD4">
      <w:pPr>
        <w:wordWrap/>
        <w:spacing w:line="360" w:lineRule="auto"/>
        <w:rPr>
          <w:rFonts w:ascii="Arial" w:eastAsia="굴림" w:hAnsi="Arial" w:cs="Arial"/>
          <w:sz w:val="22"/>
        </w:rPr>
      </w:pPr>
    </w:p>
    <w:p w14:paraId="52DD4B3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D253. </w:t>
      </w:r>
      <w:r w:rsidR="004F09C8" w:rsidRPr="001D19F6">
        <w:rPr>
          <w:rFonts w:ascii="Arial" w:eastAsia="굴림" w:hAnsi="Arial" w:cs="Arial"/>
          <w:sz w:val="22"/>
        </w:rPr>
        <w:t>If others, p</w:t>
      </w:r>
      <w:r w:rsidRPr="001D19F6">
        <w:rPr>
          <w:rFonts w:ascii="Arial" w:eastAsia="굴림" w:hAnsi="Arial" w:cs="Arial"/>
          <w:sz w:val="22"/>
        </w:rPr>
        <w:t>lease specify.</w:t>
      </w:r>
    </w:p>
    <w:p w14:paraId="0E9C81B6" w14:textId="77777777" w:rsidR="00624BD4" w:rsidRPr="001D19F6" w:rsidRDefault="003F606C"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2528E415" w14:textId="77777777" w:rsidR="00624BD4" w:rsidRPr="001D19F6" w:rsidRDefault="00624BD4" w:rsidP="00624BD4">
      <w:pPr>
        <w:wordWrap/>
        <w:spacing w:line="360" w:lineRule="auto"/>
        <w:rPr>
          <w:rFonts w:ascii="Arial" w:eastAsia="굴림" w:hAnsi="Arial" w:cs="Arial"/>
          <w:sz w:val="22"/>
        </w:rPr>
      </w:pPr>
    </w:p>
    <w:p w14:paraId="2CC2BF9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D254. How many hours per week do you usually work on this </w:t>
      </w:r>
      <w:r w:rsidR="00DA231E" w:rsidRPr="001D19F6">
        <w:rPr>
          <w:rFonts w:ascii="Arial" w:eastAsia="굴림" w:hAnsi="Arial" w:cs="Arial"/>
          <w:sz w:val="22"/>
        </w:rPr>
        <w:t xml:space="preserve">other </w:t>
      </w:r>
      <w:r w:rsidRPr="001D19F6">
        <w:rPr>
          <w:rFonts w:ascii="Arial" w:eastAsia="굴림" w:hAnsi="Arial" w:cs="Arial"/>
          <w:sz w:val="22"/>
        </w:rPr>
        <w:t>job/these other jobs?</w:t>
      </w:r>
      <w:r w:rsidR="00CE199A" w:rsidRPr="001D19F6">
        <w:rPr>
          <w:rFonts w:ascii="Arial" w:eastAsia="굴림" w:hAnsi="Arial" w:cs="Arial"/>
          <w:sz w:val="22"/>
        </w:rPr>
        <w:t xml:space="preserve"> (unit: an hour)</w:t>
      </w:r>
    </w:p>
    <w:p w14:paraId="463DB689" w14:textId="77777777" w:rsidR="00624BD4" w:rsidRPr="001D19F6" w:rsidRDefault="003F606C"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hours [</w:t>
      </w:r>
      <w:r w:rsidR="003608C0" w:rsidRPr="001D19F6">
        <w:rPr>
          <w:rFonts w:ascii="Arial" w:eastAsia="굴림" w:hAnsi="Arial" w:cs="Arial"/>
          <w:sz w:val="22"/>
        </w:rPr>
        <w:t xml:space="preserve">Range: </w:t>
      </w:r>
      <w:r w:rsidR="00624BD4" w:rsidRPr="001D19F6">
        <w:rPr>
          <w:rFonts w:ascii="Arial" w:eastAsia="굴림" w:hAnsi="Arial" w:cs="Arial"/>
          <w:sz w:val="22"/>
        </w:rPr>
        <w:t>1~97]</w:t>
      </w:r>
    </w:p>
    <w:p w14:paraId="48909111" w14:textId="77777777" w:rsidR="00624BD4" w:rsidRPr="001D19F6" w:rsidRDefault="00624BD4" w:rsidP="00624BD4">
      <w:pPr>
        <w:wordWrap/>
        <w:spacing w:line="360" w:lineRule="auto"/>
        <w:rPr>
          <w:rFonts w:ascii="Arial" w:eastAsia="굴림" w:hAnsi="Arial" w:cs="Arial"/>
          <w:sz w:val="22"/>
        </w:rPr>
      </w:pPr>
    </w:p>
    <w:p w14:paraId="6D1A173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D255. </w:t>
      </w:r>
      <w:r w:rsidR="004F09C8" w:rsidRPr="001D19F6">
        <w:rPr>
          <w:rFonts w:ascii="Arial" w:eastAsia="굴림" w:hAnsi="Arial" w:cs="Arial"/>
          <w:sz w:val="22"/>
        </w:rPr>
        <w:t xml:space="preserve">On average </w:t>
      </w:r>
      <w:r w:rsidRPr="001D19F6">
        <w:rPr>
          <w:rFonts w:ascii="Arial" w:eastAsia="굴림" w:hAnsi="Arial" w:cs="Arial"/>
          <w:sz w:val="22"/>
        </w:rPr>
        <w:t xml:space="preserve">how much per month do you earn from this </w:t>
      </w:r>
      <w:r w:rsidR="00DA231E" w:rsidRPr="001D19F6">
        <w:rPr>
          <w:rFonts w:ascii="Arial" w:eastAsia="굴림" w:hAnsi="Arial" w:cs="Arial"/>
          <w:sz w:val="22"/>
        </w:rPr>
        <w:t xml:space="preserve">other </w:t>
      </w:r>
      <w:r w:rsidRPr="001D19F6">
        <w:rPr>
          <w:rFonts w:ascii="Arial" w:eastAsia="굴림" w:hAnsi="Arial" w:cs="Arial"/>
          <w:sz w:val="22"/>
        </w:rPr>
        <w:t>job/these other jobs? (Unit:10,000 Korean won)</w:t>
      </w:r>
    </w:p>
    <w:p w14:paraId="1CF94AE3" w14:textId="77777777" w:rsidR="00624BD4" w:rsidRPr="001D19F6" w:rsidRDefault="003F606C"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1~9997]</w:t>
      </w:r>
    </w:p>
    <w:p w14:paraId="22BA990B" w14:textId="77777777" w:rsidR="00624BD4" w:rsidRPr="001D19F6" w:rsidRDefault="00624BD4" w:rsidP="00624BD4">
      <w:pPr>
        <w:wordWrap/>
        <w:spacing w:line="360" w:lineRule="auto"/>
        <w:rPr>
          <w:rFonts w:ascii="Arial" w:eastAsia="굴림" w:hAnsi="Arial" w:cs="Arial"/>
          <w:sz w:val="22"/>
        </w:rPr>
      </w:pPr>
    </w:p>
    <w:p w14:paraId="6B8E05C6" w14:textId="77777777" w:rsidR="00C26C87" w:rsidRPr="00D00459" w:rsidRDefault="009030CB" w:rsidP="009030CB">
      <w:pPr>
        <w:pStyle w:val="20"/>
        <w:rPr>
          <w:rFonts w:ascii="Arial" w:hAnsi="Arial" w:cs="Arial"/>
          <w:color w:val="auto"/>
          <w:spacing w:val="0"/>
          <w:sz w:val="22"/>
          <w:szCs w:val="22"/>
          <w:rPrChange w:id="4391" w:author="Keis" w:date="2024-09-13T11:15:00Z">
            <w:rPr>
              <w:rFonts w:ascii="Arial" w:hAnsi="Arial" w:cs="Arial"/>
              <w:color w:val="FF0000"/>
              <w:spacing w:val="0"/>
              <w:sz w:val="22"/>
              <w:szCs w:val="22"/>
            </w:rPr>
          </w:rPrChange>
        </w:rPr>
      </w:pPr>
      <w:r w:rsidRPr="001D19F6">
        <w:rPr>
          <w:rFonts w:ascii="Arial" w:hAnsi="Arial" w:cs="Arial"/>
          <w:spacing w:val="0"/>
          <w:sz w:val="22"/>
        </w:rPr>
        <w:t>D255_</w:t>
      </w:r>
      <w:r w:rsidR="00C26C87" w:rsidRPr="001D19F6">
        <w:rPr>
          <w:rFonts w:ascii="Arial" w:hAnsi="Arial" w:cs="Arial"/>
          <w:spacing w:val="0"/>
          <w:sz w:val="22"/>
        </w:rPr>
        <w:t xml:space="preserve">1. What are the reasons for you to keep working without retiring? Please choose two main </w:t>
      </w:r>
      <w:r w:rsidR="00C26C87" w:rsidRPr="001D19F6">
        <w:rPr>
          <w:rFonts w:ascii="Arial" w:hAnsi="Arial" w:cs="Arial"/>
          <w:spacing w:val="0"/>
          <w:sz w:val="22"/>
          <w:szCs w:val="22"/>
        </w:rPr>
        <w:t>reasons.</w:t>
      </w:r>
      <w:r w:rsidRPr="00D00459">
        <w:rPr>
          <w:rFonts w:ascii="Arial" w:hAnsi="Arial" w:cs="Arial"/>
          <w:color w:val="auto"/>
          <w:spacing w:val="0"/>
          <w:sz w:val="22"/>
          <w:szCs w:val="22"/>
          <w:rPrChange w:id="4392" w:author="Keis" w:date="2024-09-13T11:15:00Z">
            <w:rPr>
              <w:rFonts w:ascii="Arial" w:hAnsi="Arial" w:cs="Arial"/>
              <w:color w:val="FF0000"/>
              <w:spacing w:val="0"/>
              <w:sz w:val="22"/>
              <w:szCs w:val="22"/>
            </w:rPr>
          </w:rPrChange>
        </w:rPr>
        <w:t xml:space="preserve"> </w:t>
      </w:r>
      <w:proofErr w:type="gramStart"/>
      <w:r w:rsidR="00E82873" w:rsidRPr="00D00459">
        <w:rPr>
          <w:rFonts w:ascii="Arial" w:eastAsia="나눔명조" w:hAnsi="Arial" w:cs="Arial"/>
          <w:color w:val="auto"/>
          <w:spacing w:val="0"/>
          <w:sz w:val="22"/>
          <w:szCs w:val="22"/>
          <w:rPrChange w:id="4393" w:author="Keis" w:date="2024-09-13T11:15:00Z">
            <w:rPr>
              <w:rFonts w:ascii="Arial" w:eastAsia="나눔명조" w:hAnsi="Arial" w:cs="Arial"/>
              <w:color w:val="FF0000"/>
              <w:spacing w:val="0"/>
              <w:sz w:val="22"/>
              <w:szCs w:val="22"/>
            </w:rPr>
          </w:rPrChange>
        </w:rPr>
        <w:t>First</w:t>
      </w:r>
      <w:r w:rsidRPr="00D00459">
        <w:rPr>
          <w:rFonts w:ascii="Arial" w:eastAsia="나눔명조" w:hAnsi="Arial" w:cs="Arial"/>
          <w:color w:val="auto"/>
          <w:spacing w:val="0"/>
          <w:sz w:val="22"/>
          <w:szCs w:val="22"/>
          <w:rPrChange w:id="4394" w:author="Keis" w:date="2024-09-13T11:15:00Z">
            <w:rPr>
              <w:rFonts w:ascii="Arial" w:eastAsia="나눔명조" w:hAnsi="Arial" w:cs="Arial"/>
              <w:color w:val="FF0000"/>
              <w:spacing w:val="0"/>
              <w:sz w:val="22"/>
              <w:szCs w:val="22"/>
            </w:rPr>
          </w:rPrChange>
        </w:rPr>
        <w:t xml:space="preserve"> :</w:t>
      </w:r>
      <w:proofErr w:type="gramEnd"/>
      <w:r w:rsidRPr="00D00459">
        <w:rPr>
          <w:rFonts w:ascii="Arial" w:eastAsia="나눔명조" w:hAnsi="Arial" w:cs="Arial"/>
          <w:color w:val="auto"/>
          <w:spacing w:val="0"/>
          <w:sz w:val="22"/>
          <w:szCs w:val="22"/>
          <w:rPrChange w:id="4395" w:author="Keis" w:date="2024-09-13T11:15:00Z">
            <w:rPr>
              <w:rFonts w:ascii="Arial" w:eastAsia="나눔명조" w:hAnsi="Arial" w:cs="Arial"/>
              <w:color w:val="FF0000"/>
              <w:spacing w:val="0"/>
              <w:sz w:val="22"/>
              <w:szCs w:val="22"/>
            </w:rPr>
          </w:rPrChange>
        </w:rPr>
        <w:t xml:space="preserve"> ______</w:t>
      </w:r>
      <w:r w:rsidR="008E0B66" w:rsidRPr="00D00459">
        <w:rPr>
          <w:rFonts w:ascii="Arial" w:eastAsia="나눔명조" w:hAnsi="Arial" w:cs="Arial"/>
          <w:color w:val="auto"/>
          <w:spacing w:val="0"/>
          <w:sz w:val="22"/>
          <w:szCs w:val="22"/>
          <w:rPrChange w:id="4396" w:author="Keis" w:date="2024-09-13T11:15:00Z">
            <w:rPr>
              <w:rFonts w:ascii="Arial" w:eastAsia="나눔명조" w:hAnsi="Arial" w:cs="Arial"/>
              <w:color w:val="FF0000"/>
              <w:spacing w:val="0"/>
              <w:sz w:val="22"/>
              <w:szCs w:val="22"/>
            </w:rPr>
          </w:rPrChange>
        </w:rPr>
        <w:t xml:space="preserve"> </w:t>
      </w:r>
    </w:p>
    <w:p w14:paraId="42806169" w14:textId="77777777" w:rsidR="00C26C87" w:rsidRPr="001D19F6" w:rsidRDefault="00C26C87" w:rsidP="00D12299">
      <w:pPr>
        <w:pStyle w:val="a6"/>
        <w:numPr>
          <w:ilvl w:val="0"/>
          <w:numId w:val="1262"/>
        </w:numPr>
        <w:wordWrap/>
        <w:adjustRightInd w:val="0"/>
        <w:spacing w:line="360" w:lineRule="auto"/>
        <w:ind w:leftChars="0"/>
        <w:rPr>
          <w:rFonts w:ascii="Arial" w:eastAsia="굴림" w:hAnsi="Arial" w:cs="Arial"/>
          <w:sz w:val="22"/>
        </w:rPr>
      </w:pPr>
      <w:r w:rsidRPr="001D19F6">
        <w:rPr>
          <w:rFonts w:ascii="Arial" w:eastAsia="굴림" w:hAnsi="Arial" w:cs="Arial"/>
          <w:sz w:val="22"/>
        </w:rPr>
        <w:t>(Finance) Working would help resolving economic problems after retir</w:t>
      </w:r>
      <w:r w:rsidR="00194111" w:rsidRPr="001D19F6">
        <w:rPr>
          <w:rFonts w:ascii="Arial" w:eastAsia="굴림" w:hAnsi="Arial" w:cs="Arial"/>
          <w:sz w:val="22"/>
        </w:rPr>
        <w:t>e</w:t>
      </w:r>
      <w:r w:rsidRPr="001D19F6">
        <w:rPr>
          <w:rFonts w:ascii="Arial" w:eastAsia="굴림" w:hAnsi="Arial" w:cs="Arial"/>
          <w:sz w:val="22"/>
        </w:rPr>
        <w:t xml:space="preserve">ment </w:t>
      </w:r>
      <w:r w:rsidRPr="001D19F6">
        <w:rPr>
          <w:rFonts w:ascii="Arial" w:eastAsia="굴림" w:hAnsi="Arial" w:cs="Arial"/>
          <w:sz w:val="22"/>
        </w:rPr>
        <w:tab/>
        <w:t xml:space="preserve"> </w:t>
      </w:r>
    </w:p>
    <w:p w14:paraId="5225C2F3" w14:textId="77777777" w:rsidR="00C26C87" w:rsidRPr="001D19F6" w:rsidRDefault="00C26C87" w:rsidP="00D12299">
      <w:pPr>
        <w:pStyle w:val="a6"/>
        <w:numPr>
          <w:ilvl w:val="0"/>
          <w:numId w:val="1262"/>
        </w:numPr>
        <w:wordWrap/>
        <w:adjustRightInd w:val="0"/>
        <w:spacing w:line="360" w:lineRule="auto"/>
        <w:ind w:leftChars="0"/>
        <w:rPr>
          <w:rFonts w:ascii="Arial" w:eastAsia="굴림" w:hAnsi="Arial" w:cs="Arial"/>
          <w:sz w:val="22"/>
        </w:rPr>
      </w:pPr>
      <w:r w:rsidRPr="001D19F6">
        <w:rPr>
          <w:rFonts w:ascii="Arial" w:eastAsia="굴림" w:hAnsi="Arial" w:cs="Arial"/>
          <w:sz w:val="22"/>
        </w:rPr>
        <w:t>(Emotion) I am worried that I could overcome my sense of loss after retir</w:t>
      </w:r>
      <w:r w:rsidR="00194111" w:rsidRPr="001D19F6">
        <w:rPr>
          <w:rFonts w:ascii="Arial" w:eastAsia="굴림" w:hAnsi="Arial" w:cs="Arial"/>
          <w:sz w:val="22"/>
        </w:rPr>
        <w:t>e</w:t>
      </w:r>
      <w:r w:rsidRPr="001D19F6">
        <w:rPr>
          <w:rFonts w:ascii="Arial" w:eastAsia="굴림" w:hAnsi="Arial" w:cs="Arial"/>
          <w:sz w:val="22"/>
        </w:rPr>
        <w:t>ment</w:t>
      </w:r>
    </w:p>
    <w:p w14:paraId="0DB4BAE6" w14:textId="77777777" w:rsidR="00C26C87" w:rsidRPr="001D19F6" w:rsidRDefault="00C26C87" w:rsidP="00D12299">
      <w:pPr>
        <w:pStyle w:val="a6"/>
        <w:numPr>
          <w:ilvl w:val="0"/>
          <w:numId w:val="1262"/>
        </w:numPr>
        <w:wordWrap/>
        <w:adjustRightInd w:val="0"/>
        <w:spacing w:line="360" w:lineRule="auto"/>
        <w:ind w:leftChars="0"/>
        <w:rPr>
          <w:rFonts w:ascii="Arial" w:eastAsia="굴림" w:hAnsi="Arial" w:cs="Arial"/>
          <w:sz w:val="22"/>
        </w:rPr>
      </w:pPr>
      <w:r w:rsidRPr="001D19F6">
        <w:rPr>
          <w:rFonts w:ascii="Arial" w:eastAsia="굴림" w:hAnsi="Arial" w:cs="Arial"/>
          <w:sz w:val="22"/>
        </w:rPr>
        <w:t>(Interaction) Working would help my relationships with family, friends, neighbors, and the community</w:t>
      </w:r>
    </w:p>
    <w:p w14:paraId="6972BC21" w14:textId="77777777" w:rsidR="009030CB" w:rsidRPr="00202B44" w:rsidRDefault="00E82873" w:rsidP="00D12299">
      <w:pPr>
        <w:pStyle w:val="a6"/>
        <w:numPr>
          <w:ilvl w:val="0"/>
          <w:numId w:val="1262"/>
        </w:numPr>
        <w:wordWrap/>
        <w:adjustRightInd w:val="0"/>
        <w:spacing w:line="384" w:lineRule="auto"/>
        <w:ind w:leftChars="0"/>
        <w:textAlignment w:val="baseline"/>
        <w:rPr>
          <w:rFonts w:ascii="Arial" w:eastAsia="굴림" w:hAnsi="Arial" w:cs="Arial"/>
          <w:kern w:val="0"/>
          <w:sz w:val="22"/>
          <w:rPrChange w:id="4397" w:author="Keis" w:date="2024-09-13T11:15:00Z">
            <w:rPr>
              <w:rFonts w:ascii="Arial" w:eastAsia="굴림" w:hAnsi="Arial" w:cs="Arial"/>
              <w:color w:val="FF0000"/>
              <w:kern w:val="0"/>
              <w:sz w:val="22"/>
            </w:rPr>
          </w:rPrChange>
        </w:rPr>
      </w:pPr>
      <w:r w:rsidRPr="00202B44">
        <w:rPr>
          <w:rFonts w:ascii="Arial" w:eastAsia="굴림" w:hAnsi="Arial" w:cs="Arial"/>
          <w:sz w:val="22"/>
          <w:rPrChange w:id="4398" w:author="Keis" w:date="2024-09-13T11:15:00Z">
            <w:rPr>
              <w:rFonts w:ascii="Arial" w:eastAsia="굴림" w:hAnsi="Arial" w:cs="Arial"/>
              <w:color w:val="FF0000"/>
              <w:sz w:val="22"/>
            </w:rPr>
          </w:rPrChange>
        </w:rPr>
        <w:t>(Social) Because I think I can continue to contribute to society by working.</w:t>
      </w:r>
    </w:p>
    <w:p w14:paraId="71A82F21" w14:textId="77777777" w:rsidR="00C26C87" w:rsidRPr="001D19F6" w:rsidRDefault="00C26C87" w:rsidP="00D12299">
      <w:pPr>
        <w:pStyle w:val="a6"/>
        <w:numPr>
          <w:ilvl w:val="0"/>
          <w:numId w:val="1262"/>
        </w:numPr>
        <w:wordWrap/>
        <w:adjustRightInd w:val="0"/>
        <w:spacing w:line="360" w:lineRule="auto"/>
        <w:ind w:leftChars="0"/>
        <w:rPr>
          <w:rFonts w:ascii="Arial" w:eastAsia="굴림" w:hAnsi="Arial" w:cs="Arial"/>
          <w:sz w:val="22"/>
        </w:rPr>
      </w:pPr>
      <w:r w:rsidRPr="001D19F6">
        <w:rPr>
          <w:rFonts w:ascii="Arial" w:eastAsia="굴림" w:hAnsi="Arial" w:cs="Arial"/>
          <w:sz w:val="22"/>
        </w:rPr>
        <w:t>(Health) Working would help me maintain my health</w:t>
      </w:r>
    </w:p>
    <w:p w14:paraId="5C24E977" w14:textId="77777777" w:rsidR="00C26C87" w:rsidRPr="001D19F6" w:rsidRDefault="00C26C87" w:rsidP="00D12299">
      <w:pPr>
        <w:pStyle w:val="a6"/>
        <w:numPr>
          <w:ilvl w:val="0"/>
          <w:numId w:val="1262"/>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 xml:space="preserve">Others </w:t>
      </w:r>
    </w:p>
    <w:p w14:paraId="0F1D6A67" w14:textId="77777777"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sz w:val="22"/>
        </w:rPr>
        <w:t xml:space="preserve">→ From code 1~5, go to </w:t>
      </w:r>
      <w:r w:rsidR="009030CB" w:rsidRPr="001D19F6">
        <w:rPr>
          <w:rFonts w:ascii="Arial" w:eastAsia="굴림" w:hAnsi="Arial" w:cs="Arial"/>
          <w:sz w:val="22"/>
        </w:rPr>
        <w:t>D255_1_1</w:t>
      </w:r>
    </w:p>
    <w:p w14:paraId="7687A1AB" w14:textId="77777777" w:rsidR="001349C2" w:rsidRPr="001D19F6" w:rsidRDefault="001349C2" w:rsidP="00C26C87">
      <w:pPr>
        <w:wordWrap/>
        <w:adjustRightInd w:val="0"/>
        <w:spacing w:line="360" w:lineRule="auto"/>
        <w:rPr>
          <w:rFonts w:ascii="Arial" w:eastAsia="굴림" w:hAnsi="Arial" w:cs="Arial"/>
          <w:sz w:val="22"/>
        </w:rPr>
      </w:pPr>
    </w:p>
    <w:p w14:paraId="4C521C6D" w14:textId="77777777"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sz w:val="22"/>
        </w:rPr>
        <w:t>D255</w:t>
      </w:r>
      <w:r w:rsidR="009030CB" w:rsidRPr="001D19F6">
        <w:rPr>
          <w:rFonts w:ascii="Arial" w:eastAsia="굴림" w:hAnsi="Arial" w:cs="Arial"/>
          <w:sz w:val="22"/>
        </w:rPr>
        <w:t>_</w:t>
      </w:r>
      <w:r w:rsidRPr="001D19F6">
        <w:rPr>
          <w:rFonts w:ascii="Arial" w:eastAsia="굴림" w:hAnsi="Arial" w:cs="Arial"/>
          <w:sz w:val="22"/>
        </w:rPr>
        <w:t>2. If others, please specify.</w:t>
      </w:r>
    </w:p>
    <w:p w14:paraId="05194C74" w14:textId="77777777"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3696C33A" w14:textId="77777777" w:rsidR="009030CB" w:rsidRPr="001D19F6" w:rsidRDefault="009030CB" w:rsidP="00C26C87">
      <w:pPr>
        <w:wordWrap/>
        <w:adjustRightInd w:val="0"/>
        <w:spacing w:line="360" w:lineRule="auto"/>
        <w:rPr>
          <w:rFonts w:ascii="Arial" w:eastAsia="굴림" w:hAnsi="Arial" w:cs="Arial"/>
          <w:sz w:val="22"/>
        </w:rPr>
      </w:pPr>
    </w:p>
    <w:p w14:paraId="50CC4DAE" w14:textId="77777777" w:rsidR="00553D8E" w:rsidRPr="001D19F6" w:rsidRDefault="00553D8E" w:rsidP="00553D8E">
      <w:pPr>
        <w:pStyle w:val="20"/>
        <w:rPr>
          <w:rFonts w:ascii="Arial" w:hAnsi="Arial" w:cs="Arial"/>
          <w:spacing w:val="0"/>
          <w:sz w:val="22"/>
          <w:szCs w:val="22"/>
        </w:rPr>
      </w:pPr>
      <w:r w:rsidRPr="001D19F6">
        <w:rPr>
          <w:rFonts w:ascii="Arial" w:hAnsi="Arial" w:cs="Arial"/>
          <w:color w:val="auto"/>
          <w:spacing w:val="0"/>
          <w:sz w:val="22"/>
          <w:szCs w:val="22"/>
        </w:rPr>
        <w:t>D255_1</w:t>
      </w:r>
      <w:r w:rsidR="001349C2" w:rsidRPr="001D19F6">
        <w:rPr>
          <w:rFonts w:ascii="Arial" w:hAnsi="Arial" w:cs="Arial"/>
          <w:color w:val="auto"/>
          <w:spacing w:val="0"/>
          <w:sz w:val="22"/>
          <w:szCs w:val="22"/>
        </w:rPr>
        <w:t>_1</w:t>
      </w:r>
      <w:r w:rsidRPr="001D19F6">
        <w:rPr>
          <w:rFonts w:ascii="Arial" w:hAnsi="Arial" w:cs="Arial"/>
          <w:color w:val="auto"/>
          <w:spacing w:val="0"/>
          <w:sz w:val="22"/>
          <w:szCs w:val="22"/>
        </w:rPr>
        <w:t>. What</w:t>
      </w:r>
      <w:r w:rsidRPr="001D19F6">
        <w:rPr>
          <w:rFonts w:ascii="Arial" w:hAnsi="Arial" w:cs="Arial"/>
          <w:spacing w:val="0"/>
          <w:sz w:val="22"/>
          <w:szCs w:val="22"/>
        </w:rPr>
        <w:t xml:space="preserve"> are the reasons for you to keep working without retiring? Please choose two main reasons. </w:t>
      </w:r>
      <w:proofErr w:type="gramStart"/>
      <w:r w:rsidR="00E82873" w:rsidRPr="00202B44">
        <w:rPr>
          <w:rFonts w:ascii="Arial" w:eastAsia="나눔명조" w:hAnsi="Arial" w:cs="Arial"/>
          <w:color w:val="auto"/>
          <w:spacing w:val="0"/>
          <w:sz w:val="22"/>
          <w:szCs w:val="22"/>
          <w:rPrChange w:id="4399" w:author="Keis" w:date="2024-09-13T11:15:00Z">
            <w:rPr>
              <w:rFonts w:ascii="Arial" w:eastAsia="나눔명조" w:hAnsi="Arial" w:cs="Arial"/>
              <w:color w:val="FF0000"/>
              <w:spacing w:val="0"/>
              <w:sz w:val="22"/>
              <w:szCs w:val="22"/>
            </w:rPr>
          </w:rPrChange>
        </w:rPr>
        <w:t>Second</w:t>
      </w:r>
      <w:r w:rsidRPr="00202B44">
        <w:rPr>
          <w:rFonts w:ascii="Arial" w:eastAsia="나눔명조" w:hAnsi="Arial" w:cs="Arial"/>
          <w:color w:val="auto"/>
          <w:spacing w:val="0"/>
          <w:sz w:val="22"/>
          <w:szCs w:val="22"/>
          <w:rPrChange w:id="4400" w:author="Keis" w:date="2024-09-13T11:15:00Z">
            <w:rPr>
              <w:rFonts w:ascii="Arial" w:eastAsia="나눔명조" w:hAnsi="Arial" w:cs="Arial"/>
              <w:color w:val="FF0000"/>
              <w:spacing w:val="0"/>
              <w:sz w:val="22"/>
              <w:szCs w:val="22"/>
            </w:rPr>
          </w:rPrChange>
        </w:rPr>
        <w:t xml:space="preserve"> :</w:t>
      </w:r>
      <w:proofErr w:type="gramEnd"/>
      <w:r w:rsidRPr="00202B44">
        <w:rPr>
          <w:rFonts w:ascii="Arial" w:eastAsia="나눔명조" w:hAnsi="Arial" w:cs="Arial"/>
          <w:color w:val="auto"/>
          <w:spacing w:val="0"/>
          <w:sz w:val="22"/>
          <w:szCs w:val="22"/>
          <w:rPrChange w:id="4401" w:author="Keis" w:date="2024-09-13T11:15:00Z">
            <w:rPr>
              <w:rFonts w:ascii="Arial" w:eastAsia="나눔명조" w:hAnsi="Arial" w:cs="Arial"/>
              <w:color w:val="FF0000"/>
              <w:spacing w:val="0"/>
              <w:sz w:val="22"/>
              <w:szCs w:val="22"/>
            </w:rPr>
          </w:rPrChange>
        </w:rPr>
        <w:t xml:space="preserve"> ______</w:t>
      </w:r>
    </w:p>
    <w:p w14:paraId="48CCDC3C" w14:textId="77777777" w:rsidR="00553D8E" w:rsidRPr="001D19F6" w:rsidRDefault="00553D8E" w:rsidP="00D12299">
      <w:pPr>
        <w:pStyle w:val="a6"/>
        <w:numPr>
          <w:ilvl w:val="0"/>
          <w:numId w:val="1319"/>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(Finance) Working would help resolving economic problems after retirement </w:t>
      </w:r>
      <w:r w:rsidRPr="001D19F6">
        <w:rPr>
          <w:rFonts w:ascii="Arial" w:eastAsia="굴림" w:hAnsi="Arial" w:cs="Arial"/>
          <w:sz w:val="22"/>
        </w:rPr>
        <w:tab/>
        <w:t xml:space="preserve"> </w:t>
      </w:r>
    </w:p>
    <w:p w14:paraId="7629C355" w14:textId="77777777" w:rsidR="00553D8E" w:rsidRPr="001D19F6" w:rsidRDefault="00553D8E" w:rsidP="00D12299">
      <w:pPr>
        <w:pStyle w:val="a6"/>
        <w:numPr>
          <w:ilvl w:val="0"/>
          <w:numId w:val="1319"/>
        </w:numPr>
        <w:wordWrap/>
        <w:adjustRightInd w:val="0"/>
        <w:spacing w:line="360" w:lineRule="auto"/>
        <w:ind w:leftChars="0"/>
        <w:rPr>
          <w:rFonts w:ascii="Arial" w:eastAsia="굴림" w:hAnsi="Arial" w:cs="Arial"/>
          <w:sz w:val="22"/>
        </w:rPr>
      </w:pPr>
      <w:r w:rsidRPr="001D19F6">
        <w:rPr>
          <w:rFonts w:ascii="Arial" w:eastAsia="굴림" w:hAnsi="Arial" w:cs="Arial"/>
          <w:sz w:val="22"/>
        </w:rPr>
        <w:t>(Emotion) I am worried that I could overcome my sense of loss after retirement</w:t>
      </w:r>
    </w:p>
    <w:p w14:paraId="3B379668" w14:textId="77777777" w:rsidR="00553D8E" w:rsidRPr="001D19F6" w:rsidRDefault="00553D8E" w:rsidP="00D12299">
      <w:pPr>
        <w:pStyle w:val="a6"/>
        <w:numPr>
          <w:ilvl w:val="0"/>
          <w:numId w:val="1319"/>
        </w:numPr>
        <w:wordWrap/>
        <w:adjustRightInd w:val="0"/>
        <w:spacing w:line="360" w:lineRule="auto"/>
        <w:ind w:leftChars="0"/>
        <w:rPr>
          <w:rFonts w:ascii="Arial" w:eastAsia="굴림" w:hAnsi="Arial" w:cs="Arial"/>
          <w:sz w:val="22"/>
        </w:rPr>
      </w:pPr>
      <w:r w:rsidRPr="001D19F6">
        <w:rPr>
          <w:rFonts w:ascii="Arial" w:eastAsia="굴림" w:hAnsi="Arial" w:cs="Arial"/>
          <w:sz w:val="22"/>
        </w:rPr>
        <w:t>(Interaction) Working would help my relationships with family, friends, neighbors, and the community</w:t>
      </w:r>
    </w:p>
    <w:p w14:paraId="5E91D771" w14:textId="77777777" w:rsidR="00553D8E" w:rsidRPr="00202B44" w:rsidRDefault="00E82873" w:rsidP="00D12299">
      <w:pPr>
        <w:pStyle w:val="a6"/>
        <w:numPr>
          <w:ilvl w:val="0"/>
          <w:numId w:val="1319"/>
        </w:numPr>
        <w:spacing w:line="384" w:lineRule="auto"/>
        <w:ind w:leftChars="0"/>
        <w:textAlignment w:val="baseline"/>
        <w:rPr>
          <w:rFonts w:ascii="Arial" w:eastAsia="굴림" w:hAnsi="Arial" w:cs="Arial"/>
          <w:kern w:val="0"/>
          <w:szCs w:val="20"/>
          <w:rPrChange w:id="4402" w:author="Keis" w:date="2024-09-13T11:16:00Z">
            <w:rPr>
              <w:rFonts w:ascii="Arial" w:eastAsia="굴림" w:hAnsi="Arial" w:cs="Arial"/>
              <w:color w:val="FF0000"/>
              <w:kern w:val="0"/>
              <w:szCs w:val="20"/>
            </w:rPr>
          </w:rPrChange>
        </w:rPr>
      </w:pPr>
      <w:r w:rsidRPr="00202B44">
        <w:rPr>
          <w:rFonts w:ascii="Arial" w:eastAsia="굴림" w:hAnsi="Arial" w:cs="Arial"/>
          <w:sz w:val="22"/>
          <w:rPrChange w:id="4403" w:author="Keis" w:date="2024-09-13T11:16:00Z">
            <w:rPr>
              <w:rFonts w:ascii="Arial" w:eastAsia="굴림" w:hAnsi="Arial" w:cs="Arial"/>
              <w:color w:val="FF0000"/>
              <w:sz w:val="22"/>
            </w:rPr>
          </w:rPrChange>
        </w:rPr>
        <w:t>(Social) Because I think I can continue to contribute to society by working.</w:t>
      </w:r>
    </w:p>
    <w:p w14:paraId="1C02E4B7" w14:textId="77777777" w:rsidR="00553D8E" w:rsidRPr="001D19F6" w:rsidRDefault="00553D8E" w:rsidP="00D12299">
      <w:pPr>
        <w:pStyle w:val="a6"/>
        <w:numPr>
          <w:ilvl w:val="0"/>
          <w:numId w:val="1319"/>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 (Health) Working would help me maintain my health</w:t>
      </w:r>
    </w:p>
    <w:p w14:paraId="360D1214" w14:textId="77777777" w:rsidR="00553D8E" w:rsidRPr="001D19F6" w:rsidRDefault="00553D8E" w:rsidP="00D12299">
      <w:pPr>
        <w:pStyle w:val="a6"/>
        <w:numPr>
          <w:ilvl w:val="0"/>
          <w:numId w:val="1319"/>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2E7B5BB0" w14:textId="77777777" w:rsidR="00553D8E" w:rsidRPr="001D19F6" w:rsidRDefault="00553D8E" w:rsidP="00553D8E">
      <w:pPr>
        <w:wordWrap/>
        <w:adjustRightInd w:val="0"/>
        <w:spacing w:line="360" w:lineRule="auto"/>
        <w:rPr>
          <w:rFonts w:ascii="Arial" w:eastAsia="굴림" w:hAnsi="Arial" w:cs="Arial"/>
          <w:sz w:val="22"/>
        </w:rPr>
      </w:pPr>
      <w:r w:rsidRPr="001D19F6">
        <w:rPr>
          <w:rFonts w:ascii="Arial" w:eastAsia="굴림" w:hAnsi="Arial" w:cs="Arial"/>
          <w:sz w:val="22"/>
        </w:rPr>
        <w:t>→ From code 1~5, go to D255_3</w:t>
      </w:r>
    </w:p>
    <w:p w14:paraId="4D794148" w14:textId="77777777" w:rsidR="009030CB" w:rsidRPr="001D19F6" w:rsidRDefault="009030CB" w:rsidP="009030CB">
      <w:pPr>
        <w:spacing w:line="384" w:lineRule="auto"/>
        <w:textAlignment w:val="baseline"/>
        <w:rPr>
          <w:rFonts w:ascii="Arial" w:eastAsia="굴림" w:hAnsi="Arial" w:cs="Arial"/>
          <w:color w:val="000000"/>
          <w:kern w:val="0"/>
          <w:szCs w:val="20"/>
        </w:rPr>
      </w:pPr>
    </w:p>
    <w:p w14:paraId="3FCA58E6" w14:textId="77777777" w:rsidR="009030CB" w:rsidRPr="001D19F6" w:rsidRDefault="009030CB" w:rsidP="009030CB">
      <w:pPr>
        <w:wordWrap/>
        <w:adjustRightInd w:val="0"/>
        <w:spacing w:line="360" w:lineRule="auto"/>
        <w:rPr>
          <w:rFonts w:ascii="Arial" w:eastAsia="굴림" w:hAnsi="Arial" w:cs="Arial"/>
          <w:sz w:val="22"/>
        </w:rPr>
      </w:pPr>
      <w:r w:rsidRPr="001D19F6">
        <w:rPr>
          <w:rFonts w:ascii="Arial" w:eastAsia="굴림" w:hAnsi="Arial" w:cs="Arial"/>
          <w:sz w:val="22"/>
        </w:rPr>
        <w:t>D255_2_1. If others, please specify.</w:t>
      </w:r>
    </w:p>
    <w:p w14:paraId="50C13F0E" w14:textId="77777777" w:rsidR="009030CB" w:rsidRPr="001D19F6" w:rsidRDefault="009030CB" w:rsidP="009030CB">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209CCB36" w14:textId="77777777" w:rsidR="009030CB" w:rsidRPr="001D19F6" w:rsidRDefault="009030CB" w:rsidP="009030CB">
      <w:pPr>
        <w:spacing w:line="384" w:lineRule="auto"/>
        <w:textAlignment w:val="baseline"/>
        <w:rPr>
          <w:rFonts w:ascii="Arial" w:eastAsia="굴림" w:hAnsi="Arial" w:cs="Arial"/>
          <w:sz w:val="22"/>
        </w:rPr>
      </w:pPr>
    </w:p>
    <w:p w14:paraId="3A2CA944" w14:textId="02674ACE"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sz w:val="22"/>
        </w:rPr>
        <w:t>D</w:t>
      </w:r>
      <w:r w:rsidR="009030CB" w:rsidRPr="001D19F6">
        <w:rPr>
          <w:rFonts w:ascii="Arial" w:eastAsia="굴림" w:hAnsi="Arial" w:cs="Arial"/>
          <w:sz w:val="22"/>
        </w:rPr>
        <w:t>255_</w:t>
      </w:r>
      <w:r w:rsidRPr="001D19F6">
        <w:rPr>
          <w:rFonts w:ascii="Arial" w:eastAsia="굴림" w:hAnsi="Arial" w:cs="Arial"/>
          <w:sz w:val="22"/>
        </w:rPr>
        <w:t xml:space="preserve">3. Have you ever attended any </w:t>
      </w:r>
      <w:r w:rsidR="00BD150A" w:rsidRPr="001D19F6">
        <w:rPr>
          <w:rFonts w:ascii="Arial" w:eastAsia="굴림" w:hAnsi="Arial" w:cs="Arial"/>
          <w:sz w:val="22"/>
        </w:rPr>
        <w:t>employment</w:t>
      </w:r>
      <w:r w:rsidRPr="001D19F6">
        <w:rPr>
          <w:rFonts w:ascii="Arial" w:eastAsia="굴림" w:hAnsi="Arial" w:cs="Arial"/>
          <w:sz w:val="22"/>
        </w:rPr>
        <w:t xml:space="preserve"> programs sponsored by the government or community last year (</w:t>
      </w:r>
      <w:del w:id="4404" w:author="Keis" w:date="2024-09-06T09:52:00Z">
        <w:r w:rsidR="003F7106" w:rsidRPr="009C53E5" w:rsidDel="009C53E5">
          <w:rPr>
            <w:rFonts w:ascii="Arial" w:eastAsia="굴림" w:hAnsi="Arial" w:cs="Arial"/>
            <w:color w:val="00B050"/>
            <w:sz w:val="22"/>
            <w:rPrChange w:id="4405" w:author="Keis" w:date="2024-09-06T09:52:00Z">
              <w:rPr>
                <w:rFonts w:ascii="Arial" w:eastAsia="굴림" w:hAnsi="Arial" w:cs="Arial"/>
                <w:sz w:val="22"/>
              </w:rPr>
            </w:rPrChange>
          </w:rPr>
          <w:delText>2017</w:delText>
        </w:r>
      </w:del>
      <w:ins w:id="4406" w:author="Keis" w:date="2024-09-06T09:52:00Z">
        <w:r w:rsidR="009C53E5" w:rsidRPr="009C53E5">
          <w:rPr>
            <w:rFonts w:ascii="Arial" w:eastAsia="굴림" w:hAnsi="Arial" w:cs="Arial"/>
            <w:color w:val="00B050"/>
            <w:sz w:val="22"/>
            <w:rPrChange w:id="4407" w:author="Keis" w:date="2024-09-06T09:52:00Z">
              <w:rPr>
                <w:rFonts w:ascii="Arial" w:eastAsia="굴림" w:hAnsi="Arial" w:cs="Arial"/>
                <w:sz w:val="22"/>
              </w:rPr>
            </w:rPrChange>
          </w:rPr>
          <w:t>2021</w:t>
        </w:r>
      </w:ins>
      <w:r w:rsidRPr="001D19F6">
        <w:rPr>
          <w:rFonts w:ascii="Arial" w:eastAsia="굴림" w:hAnsi="Arial" w:cs="Arial"/>
          <w:sz w:val="22"/>
        </w:rPr>
        <w:t xml:space="preserve">)? </w:t>
      </w:r>
    </w:p>
    <w:p w14:paraId="5E665697" w14:textId="77777777" w:rsidR="00C26C87" w:rsidRPr="001D19F6" w:rsidRDefault="00C26C87" w:rsidP="00D12299">
      <w:pPr>
        <w:pStyle w:val="a6"/>
        <w:numPr>
          <w:ilvl w:val="0"/>
          <w:numId w:val="126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202B44">
        <w:rPr>
          <w:rFonts w:ascii="Arial" w:eastAsia="굴림" w:hAnsi="Arial" w:cs="Arial" w:hint="eastAsia"/>
          <w:sz w:val="22"/>
          <w:rPrChange w:id="4408" w:author="Keis" w:date="2024-09-13T11:16:00Z">
            <w:rPr>
              <w:rFonts w:ascii="Arial" w:eastAsia="굴림" w:hAnsi="Arial" w:cs="Arial" w:hint="eastAsia"/>
              <w:color w:val="FF0000"/>
              <w:sz w:val="22"/>
            </w:rPr>
          </w:rPrChange>
        </w:rPr>
        <w:t>→</w:t>
      </w:r>
      <w:r w:rsidRPr="00202B44">
        <w:rPr>
          <w:rFonts w:ascii="Arial" w:eastAsia="굴림" w:hAnsi="Arial" w:cs="Arial"/>
          <w:sz w:val="22"/>
          <w:rPrChange w:id="4409" w:author="Keis" w:date="2024-09-13T11:16:00Z">
            <w:rPr>
              <w:rFonts w:ascii="Arial" w:eastAsia="굴림" w:hAnsi="Arial" w:cs="Arial"/>
              <w:color w:val="FF0000"/>
              <w:sz w:val="22"/>
            </w:rPr>
          </w:rPrChange>
        </w:rPr>
        <w:t>Go to D</w:t>
      </w:r>
      <w:r w:rsidR="00471862" w:rsidRPr="00202B44">
        <w:rPr>
          <w:rFonts w:ascii="Arial" w:eastAsia="굴림" w:hAnsi="Arial" w:cs="Arial"/>
          <w:sz w:val="22"/>
          <w:rPrChange w:id="4410" w:author="Keis" w:date="2024-09-13T11:16:00Z">
            <w:rPr>
              <w:rFonts w:ascii="Arial" w:eastAsia="굴림" w:hAnsi="Arial" w:cs="Arial"/>
              <w:color w:val="FF0000"/>
              <w:sz w:val="22"/>
            </w:rPr>
          </w:rPrChange>
        </w:rPr>
        <w:t>add8b_1</w:t>
      </w:r>
    </w:p>
    <w:p w14:paraId="1714C43C" w14:textId="77777777" w:rsidR="00C26C87" w:rsidRPr="001D19F6" w:rsidRDefault="00C26C87" w:rsidP="00C26C87">
      <w:pPr>
        <w:wordWrap/>
        <w:adjustRightInd w:val="0"/>
        <w:spacing w:line="360" w:lineRule="auto"/>
        <w:rPr>
          <w:rFonts w:ascii="Arial" w:eastAsia="굴림" w:hAnsi="Arial" w:cs="Arial"/>
          <w:sz w:val="22"/>
        </w:rPr>
      </w:pPr>
    </w:p>
    <w:p w14:paraId="12B9026C" w14:textId="77777777"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sz w:val="22"/>
        </w:rPr>
        <w:t>D</w:t>
      </w:r>
      <w:r w:rsidR="009030CB" w:rsidRPr="001D19F6">
        <w:rPr>
          <w:rFonts w:ascii="Arial" w:eastAsia="굴림" w:hAnsi="Arial" w:cs="Arial"/>
          <w:sz w:val="22"/>
        </w:rPr>
        <w:t>255_</w:t>
      </w:r>
      <w:r w:rsidRPr="001D19F6">
        <w:rPr>
          <w:rFonts w:ascii="Arial" w:eastAsia="굴림" w:hAnsi="Arial" w:cs="Arial"/>
          <w:sz w:val="22"/>
        </w:rPr>
        <w:t xml:space="preserve">4. Among the </w:t>
      </w:r>
      <w:r w:rsidR="00502323" w:rsidRPr="001D19F6">
        <w:rPr>
          <w:rFonts w:ascii="Arial" w:eastAsia="굴림" w:hAnsi="Arial" w:cs="Arial"/>
          <w:sz w:val="22"/>
        </w:rPr>
        <w:t>employment</w:t>
      </w:r>
      <w:r w:rsidRPr="001D19F6">
        <w:rPr>
          <w:rFonts w:ascii="Arial" w:eastAsia="굴림" w:hAnsi="Arial" w:cs="Arial"/>
          <w:sz w:val="22"/>
        </w:rPr>
        <w:t xml:space="preserve"> programs you have attended last year, what is the most recent one? </w:t>
      </w:r>
    </w:p>
    <w:p w14:paraId="5E9EADCB" w14:textId="77777777" w:rsidR="00C26C87" w:rsidRPr="001D19F6" w:rsidRDefault="00C26C87" w:rsidP="00D12299">
      <w:pPr>
        <w:pStyle w:val="a6"/>
        <w:numPr>
          <w:ilvl w:val="0"/>
          <w:numId w:val="1264"/>
        </w:numPr>
        <w:wordWrap/>
        <w:adjustRightInd w:val="0"/>
        <w:spacing w:line="360" w:lineRule="auto"/>
        <w:ind w:leftChars="0"/>
        <w:rPr>
          <w:rFonts w:ascii="Arial" w:eastAsia="굴림" w:hAnsi="Arial" w:cs="Arial"/>
          <w:sz w:val="22"/>
        </w:rPr>
      </w:pPr>
      <w:r w:rsidRPr="001D19F6">
        <w:rPr>
          <w:rFonts w:ascii="Arial" w:eastAsia="굴림" w:hAnsi="Arial" w:cs="Arial"/>
          <w:sz w:val="22"/>
        </w:rPr>
        <w:t>Elderly employment program</w:t>
      </w:r>
      <w:r w:rsidRPr="001D19F6">
        <w:rPr>
          <w:rFonts w:ascii="Arial" w:eastAsia="굴림" w:hAnsi="Arial" w:cs="Arial"/>
          <w:sz w:val="22"/>
        </w:rPr>
        <w:tab/>
      </w:r>
      <w:r w:rsidRPr="001D19F6">
        <w:rPr>
          <w:rFonts w:ascii="Arial" w:eastAsia="굴림" w:hAnsi="Arial" w:cs="Arial"/>
          <w:sz w:val="22"/>
        </w:rPr>
        <w:tab/>
      </w:r>
      <w:r w:rsidRPr="00202B44">
        <w:rPr>
          <w:rFonts w:ascii="Arial" w:eastAsia="굴림" w:hAnsi="Arial" w:cs="Arial" w:hint="eastAsia"/>
          <w:sz w:val="22"/>
          <w:rPrChange w:id="4411" w:author="Keis" w:date="2024-09-13T11:16:00Z">
            <w:rPr>
              <w:rFonts w:ascii="Arial" w:eastAsia="굴림" w:hAnsi="Arial" w:cs="Arial" w:hint="eastAsia"/>
              <w:color w:val="FF0000"/>
              <w:sz w:val="22"/>
            </w:rPr>
          </w:rPrChange>
        </w:rPr>
        <w:t>→</w:t>
      </w:r>
      <w:r w:rsidRPr="00202B44">
        <w:rPr>
          <w:rFonts w:ascii="Arial" w:eastAsia="굴림" w:hAnsi="Arial" w:cs="Arial"/>
          <w:sz w:val="22"/>
          <w:rPrChange w:id="4412" w:author="Keis" w:date="2024-09-13T11:16:00Z">
            <w:rPr>
              <w:rFonts w:ascii="Arial" w:eastAsia="굴림" w:hAnsi="Arial" w:cs="Arial"/>
              <w:color w:val="FF0000"/>
              <w:sz w:val="22"/>
            </w:rPr>
          </w:rPrChange>
        </w:rPr>
        <w:t>Go to D</w:t>
      </w:r>
      <w:r w:rsidR="00471862" w:rsidRPr="00202B44">
        <w:rPr>
          <w:rFonts w:ascii="Arial" w:eastAsia="굴림" w:hAnsi="Arial" w:cs="Arial"/>
          <w:sz w:val="22"/>
          <w:rPrChange w:id="4413" w:author="Keis" w:date="2024-09-13T11:16:00Z">
            <w:rPr>
              <w:rFonts w:ascii="Arial" w:eastAsia="굴림" w:hAnsi="Arial" w:cs="Arial"/>
              <w:color w:val="FF0000"/>
              <w:sz w:val="22"/>
            </w:rPr>
          </w:rPrChange>
        </w:rPr>
        <w:t>add8b_1</w:t>
      </w:r>
    </w:p>
    <w:p w14:paraId="087E264E" w14:textId="77777777" w:rsidR="00C26C87" w:rsidRPr="001D19F6" w:rsidRDefault="00C26C87" w:rsidP="00D12299">
      <w:pPr>
        <w:pStyle w:val="a6"/>
        <w:numPr>
          <w:ilvl w:val="0"/>
          <w:numId w:val="1264"/>
        </w:numPr>
        <w:wordWrap/>
        <w:adjustRightInd w:val="0"/>
        <w:spacing w:line="360" w:lineRule="auto"/>
        <w:ind w:leftChars="0"/>
        <w:rPr>
          <w:rFonts w:ascii="Arial" w:eastAsia="굴림" w:hAnsi="Arial" w:cs="Arial"/>
          <w:sz w:val="22"/>
        </w:rPr>
      </w:pPr>
      <w:r w:rsidRPr="001D19F6">
        <w:rPr>
          <w:rFonts w:ascii="Arial" w:eastAsia="굴림" w:hAnsi="Arial" w:cs="Arial"/>
          <w:sz w:val="22"/>
        </w:rPr>
        <w:t>Public work employment program</w:t>
      </w:r>
      <w:r w:rsidRPr="001D19F6">
        <w:rPr>
          <w:rFonts w:ascii="Arial" w:eastAsia="굴림" w:hAnsi="Arial" w:cs="Arial"/>
          <w:sz w:val="22"/>
        </w:rPr>
        <w:tab/>
      </w:r>
      <w:r w:rsidRPr="00202B44">
        <w:rPr>
          <w:rFonts w:ascii="Arial" w:eastAsia="굴림" w:hAnsi="Arial" w:cs="Arial" w:hint="eastAsia"/>
          <w:sz w:val="22"/>
          <w:rPrChange w:id="4414" w:author="Keis" w:date="2024-09-13T11:16:00Z">
            <w:rPr>
              <w:rFonts w:ascii="Arial" w:eastAsia="굴림" w:hAnsi="Arial" w:cs="Arial" w:hint="eastAsia"/>
              <w:color w:val="FF0000"/>
              <w:sz w:val="22"/>
            </w:rPr>
          </w:rPrChange>
        </w:rPr>
        <w:t>→</w:t>
      </w:r>
      <w:r w:rsidRPr="00202B44">
        <w:rPr>
          <w:rFonts w:ascii="Arial" w:eastAsia="굴림" w:hAnsi="Arial" w:cs="Arial"/>
          <w:sz w:val="22"/>
          <w:rPrChange w:id="4415" w:author="Keis" w:date="2024-09-13T11:16:00Z">
            <w:rPr>
              <w:rFonts w:ascii="Arial" w:eastAsia="굴림" w:hAnsi="Arial" w:cs="Arial"/>
              <w:color w:val="FF0000"/>
              <w:sz w:val="22"/>
            </w:rPr>
          </w:rPrChange>
        </w:rPr>
        <w:t>Go to D</w:t>
      </w:r>
      <w:r w:rsidR="00471862" w:rsidRPr="00202B44">
        <w:rPr>
          <w:rFonts w:ascii="Arial" w:eastAsia="굴림" w:hAnsi="Arial" w:cs="Arial"/>
          <w:sz w:val="22"/>
          <w:rPrChange w:id="4416" w:author="Keis" w:date="2024-09-13T11:16:00Z">
            <w:rPr>
              <w:rFonts w:ascii="Arial" w:eastAsia="굴림" w:hAnsi="Arial" w:cs="Arial"/>
              <w:color w:val="FF0000"/>
              <w:sz w:val="22"/>
            </w:rPr>
          </w:rPrChange>
        </w:rPr>
        <w:t>add8b_1</w:t>
      </w:r>
    </w:p>
    <w:p w14:paraId="6A9044D7" w14:textId="77777777" w:rsidR="00C26C87" w:rsidRPr="001D19F6" w:rsidRDefault="00C26C87" w:rsidP="00D12299">
      <w:pPr>
        <w:pStyle w:val="a6"/>
        <w:numPr>
          <w:ilvl w:val="0"/>
          <w:numId w:val="1264"/>
        </w:numPr>
        <w:wordWrap/>
        <w:adjustRightInd w:val="0"/>
        <w:spacing w:line="360" w:lineRule="auto"/>
        <w:ind w:leftChars="0"/>
        <w:rPr>
          <w:rFonts w:ascii="Arial" w:eastAsia="굴림" w:hAnsi="Arial" w:cs="Arial"/>
          <w:sz w:val="22"/>
        </w:rPr>
      </w:pPr>
      <w:r w:rsidRPr="001D19F6">
        <w:rPr>
          <w:rFonts w:ascii="Arial" w:eastAsia="굴림" w:hAnsi="Arial" w:cs="Arial"/>
          <w:sz w:val="22"/>
        </w:rPr>
        <w:t>Community employment program</w:t>
      </w:r>
      <w:r w:rsidRPr="001D19F6">
        <w:rPr>
          <w:rFonts w:ascii="Arial" w:eastAsia="굴림" w:hAnsi="Arial" w:cs="Arial"/>
          <w:sz w:val="22"/>
        </w:rPr>
        <w:tab/>
      </w:r>
      <w:r w:rsidRPr="00202B44">
        <w:rPr>
          <w:rFonts w:ascii="Arial" w:eastAsia="굴림" w:hAnsi="Arial" w:cs="Arial" w:hint="eastAsia"/>
          <w:sz w:val="22"/>
          <w:rPrChange w:id="4417" w:author="Keis" w:date="2024-09-13T11:17:00Z">
            <w:rPr>
              <w:rFonts w:ascii="Arial" w:eastAsia="굴림" w:hAnsi="Arial" w:cs="Arial" w:hint="eastAsia"/>
              <w:color w:val="FF0000"/>
              <w:sz w:val="22"/>
            </w:rPr>
          </w:rPrChange>
        </w:rPr>
        <w:t>→</w:t>
      </w:r>
      <w:r w:rsidRPr="00202B44">
        <w:rPr>
          <w:rFonts w:ascii="Arial" w:eastAsia="굴림" w:hAnsi="Arial" w:cs="Arial"/>
          <w:sz w:val="22"/>
          <w:rPrChange w:id="4418" w:author="Keis" w:date="2024-09-13T11:17:00Z">
            <w:rPr>
              <w:rFonts w:ascii="Arial" w:eastAsia="굴림" w:hAnsi="Arial" w:cs="Arial"/>
              <w:color w:val="FF0000"/>
              <w:sz w:val="22"/>
            </w:rPr>
          </w:rPrChange>
        </w:rPr>
        <w:t>Go to D</w:t>
      </w:r>
      <w:r w:rsidR="00471862" w:rsidRPr="00202B44">
        <w:rPr>
          <w:rFonts w:ascii="Arial" w:eastAsia="굴림" w:hAnsi="Arial" w:cs="Arial"/>
          <w:sz w:val="22"/>
          <w:rPrChange w:id="4419" w:author="Keis" w:date="2024-09-13T11:17:00Z">
            <w:rPr>
              <w:rFonts w:ascii="Arial" w:eastAsia="굴림" w:hAnsi="Arial" w:cs="Arial"/>
              <w:color w:val="FF0000"/>
              <w:sz w:val="22"/>
            </w:rPr>
          </w:rPrChange>
        </w:rPr>
        <w:t>add8b_1</w:t>
      </w:r>
    </w:p>
    <w:p w14:paraId="3BADE963" w14:textId="77777777" w:rsidR="00C26C87" w:rsidRPr="001D19F6" w:rsidRDefault="00C26C87" w:rsidP="00D12299">
      <w:pPr>
        <w:pStyle w:val="a6"/>
        <w:numPr>
          <w:ilvl w:val="0"/>
          <w:numId w:val="126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19DF496B" w14:textId="77777777" w:rsidR="00C26C87" w:rsidRPr="001D19F6" w:rsidRDefault="00C26C87" w:rsidP="00C26C87">
      <w:pPr>
        <w:wordWrap/>
        <w:adjustRightInd w:val="0"/>
        <w:spacing w:line="360" w:lineRule="auto"/>
        <w:rPr>
          <w:rFonts w:ascii="Arial" w:eastAsia="굴림" w:hAnsi="Arial" w:cs="Arial"/>
          <w:sz w:val="22"/>
        </w:rPr>
      </w:pPr>
    </w:p>
    <w:p w14:paraId="2610482B" w14:textId="77777777" w:rsidR="00C26C87" w:rsidRPr="001D19F6" w:rsidRDefault="00C26C87" w:rsidP="00C26C87">
      <w:pPr>
        <w:wordWrap/>
        <w:adjustRightInd w:val="0"/>
        <w:spacing w:line="360" w:lineRule="auto"/>
        <w:rPr>
          <w:rFonts w:ascii="Arial" w:eastAsia="굴림" w:hAnsi="Arial" w:cs="Arial"/>
          <w:sz w:val="22"/>
        </w:rPr>
      </w:pPr>
      <w:r w:rsidRPr="001D19F6">
        <w:rPr>
          <w:rFonts w:ascii="Arial" w:eastAsia="굴림" w:hAnsi="Arial" w:cs="Arial"/>
          <w:sz w:val="22"/>
        </w:rPr>
        <w:t>D</w:t>
      </w:r>
      <w:r w:rsidR="00BF6046" w:rsidRPr="001D19F6">
        <w:rPr>
          <w:rFonts w:ascii="Arial" w:eastAsia="굴림" w:hAnsi="Arial" w:cs="Arial"/>
          <w:sz w:val="22"/>
        </w:rPr>
        <w:t>255_</w:t>
      </w:r>
      <w:r w:rsidRPr="001D19F6">
        <w:rPr>
          <w:rFonts w:ascii="Arial" w:eastAsia="굴림" w:hAnsi="Arial" w:cs="Arial"/>
          <w:sz w:val="22"/>
        </w:rPr>
        <w:t>5. If others, please specify.</w:t>
      </w:r>
    </w:p>
    <w:p w14:paraId="59AD593C" w14:textId="77777777" w:rsidR="00C26C87" w:rsidRDefault="00C26C87" w:rsidP="00C26C87">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6A4534CD" w14:textId="77777777" w:rsidR="00414D79" w:rsidRDefault="00414D79" w:rsidP="00B90D96">
      <w:pPr>
        <w:spacing w:line="372" w:lineRule="auto"/>
        <w:textAlignment w:val="baseline"/>
        <w:rPr>
          <w:rFonts w:ascii="Arial" w:eastAsia="굴림" w:hAnsi="Arial" w:cs="Arial"/>
          <w:kern w:val="0"/>
          <w:sz w:val="22"/>
        </w:rPr>
      </w:pPr>
    </w:p>
    <w:p w14:paraId="7C078CC9" w14:textId="77777777" w:rsidR="00B90D96" w:rsidRPr="00202B44" w:rsidRDefault="00414D79" w:rsidP="00B90D96">
      <w:pPr>
        <w:spacing w:line="372" w:lineRule="auto"/>
        <w:textAlignment w:val="baseline"/>
        <w:rPr>
          <w:rFonts w:ascii="함초롬바탕" w:eastAsia="굴림" w:hAnsi="굴림" w:cs="굴림"/>
          <w:b/>
          <w:bCs/>
          <w:kern w:val="0"/>
          <w:sz w:val="22"/>
          <w:rPrChange w:id="4420" w:author="Keis" w:date="2024-09-13T11:17:00Z">
            <w:rPr>
              <w:rFonts w:ascii="함초롬바탕" w:eastAsia="굴림" w:hAnsi="굴림" w:cs="굴림"/>
              <w:b/>
              <w:bCs/>
              <w:color w:val="FF0000"/>
              <w:kern w:val="0"/>
              <w:sz w:val="22"/>
            </w:rPr>
          </w:rPrChange>
        </w:rPr>
      </w:pPr>
      <w:r w:rsidRPr="00202B44">
        <w:rPr>
          <w:rFonts w:ascii="Arial" w:eastAsia="굴림" w:hAnsi="Arial" w:cs="Arial"/>
          <w:b/>
          <w:kern w:val="0"/>
          <w:sz w:val="22"/>
          <w:rPrChange w:id="4421" w:author="Keis" w:date="2024-09-13T11:17:00Z">
            <w:rPr>
              <w:rFonts w:ascii="Arial" w:eastAsia="굴림" w:hAnsi="Arial" w:cs="Arial"/>
              <w:b/>
              <w:color w:val="FF0000"/>
              <w:kern w:val="0"/>
              <w:sz w:val="22"/>
            </w:rPr>
          </w:rPrChange>
        </w:rPr>
        <w:t>&lt;information of previous job&gt;</w:t>
      </w:r>
    </w:p>
    <w:p w14:paraId="48B105F0"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202B44">
        <w:rPr>
          <w:rFonts w:ascii="Arial" w:eastAsia="나눔명조" w:hAnsi="Arial" w:cs="Arial"/>
          <w:spacing w:val="-2"/>
          <w:kern w:val="0"/>
          <w:sz w:val="22"/>
          <w:rPrChange w:id="4422" w:author="Keis" w:date="2024-09-13T11:17:00Z">
            <w:rPr>
              <w:rFonts w:ascii="Arial" w:eastAsia="나눔명조" w:hAnsi="Arial" w:cs="Arial"/>
              <w:color w:val="FF0000"/>
              <w:spacing w:val="-2"/>
              <w:kern w:val="0"/>
              <w:sz w:val="22"/>
            </w:rPr>
          </w:rPrChange>
        </w:rPr>
        <w:t xml:space="preserve">Dadd8b_1. </w:t>
      </w:r>
      <w:r w:rsidR="001D0A80" w:rsidRPr="00202B44">
        <w:rPr>
          <w:rFonts w:ascii="Arial" w:eastAsia="나눔명조" w:hAnsi="Arial" w:cs="Arial"/>
          <w:spacing w:val="-2"/>
          <w:kern w:val="0"/>
          <w:sz w:val="22"/>
          <w:rPrChange w:id="4423" w:author="Keis" w:date="2024-09-13T11:17:00Z">
            <w:rPr>
              <w:rFonts w:ascii="Arial" w:eastAsia="나눔명조" w:hAnsi="Arial" w:cs="Arial"/>
              <w:color w:val="FF0000"/>
              <w:spacing w:val="-2"/>
              <w:kern w:val="0"/>
              <w:sz w:val="22"/>
            </w:rPr>
          </w:rPrChange>
        </w:rPr>
        <w:t>W</w:t>
      </w:r>
      <w:r w:rsidR="003C66B5" w:rsidRPr="00202B44">
        <w:rPr>
          <w:rFonts w:ascii="Arial" w:eastAsia="나눔명조" w:hAnsi="Arial" w:cs="Arial"/>
          <w:spacing w:val="-2"/>
          <w:kern w:val="0"/>
          <w:sz w:val="22"/>
          <w:rPrChange w:id="4424" w:author="Keis" w:date="2024-09-13T11:17:00Z">
            <w:rPr>
              <w:rFonts w:ascii="Arial" w:eastAsia="나눔명조" w:hAnsi="Arial" w:cs="Arial"/>
              <w:color w:val="FF0000"/>
              <w:spacing w:val="-2"/>
              <w:kern w:val="0"/>
              <w:sz w:val="22"/>
            </w:rPr>
          </w:rPrChange>
        </w:rPr>
        <w:t>hat was</w:t>
      </w:r>
      <w:r w:rsidR="001D0A80" w:rsidRPr="00202B44">
        <w:rPr>
          <w:rFonts w:ascii="Arial" w:eastAsia="나눔명조" w:hAnsi="Arial" w:cs="Arial"/>
          <w:spacing w:val="-2"/>
          <w:kern w:val="0"/>
          <w:sz w:val="22"/>
          <w:rPrChange w:id="4425" w:author="Keis" w:date="2024-09-13T11:17:00Z">
            <w:rPr>
              <w:rFonts w:ascii="Arial" w:eastAsia="나눔명조" w:hAnsi="Arial" w:cs="Arial"/>
              <w:color w:val="FF0000"/>
              <w:spacing w:val="-2"/>
              <w:kern w:val="0"/>
              <w:sz w:val="22"/>
            </w:rPr>
          </w:rPrChange>
        </w:rPr>
        <w:t xml:space="preserve"> the type of </w:t>
      </w:r>
      <w:r w:rsidR="00F17864" w:rsidRPr="00202B44">
        <w:rPr>
          <w:rFonts w:ascii="Arial" w:eastAsia="나눔명조" w:hAnsi="Arial" w:cs="Arial"/>
          <w:spacing w:val="-2"/>
          <w:kern w:val="0"/>
          <w:sz w:val="22"/>
          <w:rPrChange w:id="4426" w:author="Keis" w:date="2024-09-13T11:17:00Z">
            <w:rPr>
              <w:rFonts w:ascii="Arial" w:eastAsia="나눔명조" w:hAnsi="Arial" w:cs="Arial"/>
              <w:color w:val="FF0000"/>
              <w:spacing w:val="-2"/>
              <w:kern w:val="0"/>
              <w:sz w:val="22"/>
            </w:rPr>
          </w:rPrChange>
        </w:rPr>
        <w:t xml:space="preserve">the </w:t>
      </w:r>
      <w:r w:rsidR="001D0A80" w:rsidRPr="00202B44">
        <w:rPr>
          <w:rFonts w:ascii="Arial" w:eastAsia="나눔명조" w:hAnsi="Arial" w:cs="Arial"/>
          <w:spacing w:val="-2"/>
          <w:kern w:val="0"/>
          <w:sz w:val="22"/>
          <w:rPrChange w:id="4427" w:author="Keis" w:date="2024-09-13T11:17:00Z">
            <w:rPr>
              <w:rFonts w:ascii="Arial" w:eastAsia="나눔명조" w:hAnsi="Arial" w:cs="Arial"/>
              <w:color w:val="FF0000"/>
              <w:spacing w:val="-2"/>
              <w:kern w:val="0"/>
              <w:sz w:val="22"/>
            </w:rPr>
          </w:rPrChange>
        </w:rPr>
        <w:t>previous job that you worked for</w:t>
      </w:r>
      <w:r w:rsidRPr="00202B44">
        <w:rPr>
          <w:rFonts w:ascii="Arial" w:eastAsia="나눔명조" w:hAnsi="Arial" w:cs="Arial"/>
          <w:spacing w:val="-2"/>
          <w:kern w:val="0"/>
          <w:sz w:val="22"/>
          <w:rPrChange w:id="4428" w:author="Keis" w:date="2024-09-13T11:17:00Z">
            <w:rPr>
              <w:rFonts w:ascii="Arial" w:eastAsia="나눔명조" w:hAnsi="Arial" w:cs="Arial"/>
              <w:color w:val="FF0000"/>
              <w:spacing w:val="-2"/>
              <w:kern w:val="0"/>
              <w:sz w:val="22"/>
            </w:rPr>
          </w:rPrChange>
        </w:rPr>
        <w:t>?</w:t>
      </w:r>
    </w:p>
    <w:p w14:paraId="4A3D9909" w14:textId="77777777" w:rsidR="0088794D" w:rsidRPr="0088794D" w:rsidRDefault="0088794D" w:rsidP="0088794D">
      <w:pPr>
        <w:pStyle w:val="a6"/>
        <w:numPr>
          <w:ilvl w:val="0"/>
          <w:numId w:val="1360"/>
        </w:numPr>
        <w:spacing w:line="384" w:lineRule="auto"/>
        <w:ind w:leftChars="0"/>
        <w:textAlignment w:val="baseline"/>
        <w:rPr>
          <w:rFonts w:ascii="Arial" w:eastAsia="굴림" w:hAnsi="Arial" w:cs="Arial"/>
          <w:color w:val="000000"/>
          <w:spacing w:val="-2"/>
          <w:kern w:val="0"/>
          <w:sz w:val="22"/>
        </w:rPr>
      </w:pPr>
      <w:r w:rsidRPr="00202B44">
        <w:rPr>
          <w:rFonts w:ascii="Arial" w:eastAsia="나눔명조" w:hAnsi="Arial" w:cs="Arial"/>
          <w:spacing w:val="-2"/>
          <w:kern w:val="0"/>
          <w:sz w:val="22"/>
          <w:rPrChange w:id="4429" w:author="Keis" w:date="2024-09-13T11:17:00Z">
            <w:rPr>
              <w:rFonts w:ascii="Arial" w:eastAsia="나눔명조" w:hAnsi="Arial" w:cs="Arial"/>
              <w:color w:val="FF0000"/>
              <w:spacing w:val="-2"/>
              <w:kern w:val="0"/>
              <w:sz w:val="22"/>
            </w:rPr>
          </w:rPrChange>
        </w:rPr>
        <w:t>I was employed by another person or company and paid a wage.</w:t>
      </w:r>
    </w:p>
    <w:p w14:paraId="7852CFC7" w14:textId="055E6118" w:rsidR="006A4B8E" w:rsidRPr="006A4B8E" w:rsidRDefault="006A4B8E" w:rsidP="006A4B8E">
      <w:pPr>
        <w:pStyle w:val="a6"/>
        <w:numPr>
          <w:ilvl w:val="0"/>
          <w:numId w:val="1360"/>
        </w:numPr>
        <w:wordWrap/>
        <w:spacing w:line="360" w:lineRule="auto"/>
        <w:ind w:leftChars="0"/>
        <w:jc w:val="left"/>
        <w:outlineLvl w:val="0"/>
        <w:rPr>
          <w:ins w:id="4430" w:author="swcsmart000" w:date="2024-09-05T16:23:00Z"/>
          <w:rFonts w:ascii="Arial" w:eastAsia="굴림" w:hAnsi="Arial" w:cs="Arial"/>
          <w:color w:val="00B050"/>
          <w:sz w:val="22"/>
          <w:rPrChange w:id="4431" w:author="swcsmart000" w:date="2024-09-05T16:23:00Z">
            <w:rPr>
              <w:ins w:id="4432" w:author="swcsmart000" w:date="2024-09-05T16:23:00Z"/>
              <w:rFonts w:ascii="Arial" w:eastAsia="굴림" w:hAnsi="Arial" w:cs="Arial"/>
              <w:sz w:val="22"/>
            </w:rPr>
          </w:rPrChange>
        </w:rPr>
      </w:pPr>
      <w:ins w:id="4433" w:author="swcsmart000" w:date="2024-09-05T16:23:00Z">
        <w:r w:rsidRPr="006A4B8E">
          <w:rPr>
            <w:rFonts w:ascii="Arial" w:eastAsia="굴림" w:hAnsi="Arial" w:cs="Arial"/>
            <w:color w:val="00B050"/>
            <w:sz w:val="22"/>
            <w:rPrChange w:id="4434" w:author="swcsmart000" w:date="2024-09-05T16:23:00Z">
              <w:rPr>
                <w:rFonts w:ascii="Arial" w:eastAsia="굴림" w:hAnsi="Arial" w:cs="Arial"/>
                <w:sz w:val="22"/>
              </w:rPr>
            </w:rPrChange>
          </w:rPr>
          <w:lastRenderedPageBreak/>
          <w:t xml:space="preserve">I was self-employed </w:t>
        </w:r>
        <w:r w:rsidRPr="006A4B8E">
          <w:rPr>
            <w:rFonts w:ascii="Arial" w:eastAsia="굴림" w:hAnsi="Arial" w:cs="Arial"/>
            <w:color w:val="00B050"/>
            <w:sz w:val="22"/>
          </w:rPr>
          <w:t>with employees</w:t>
        </w:r>
        <w:r w:rsidRPr="006A4B8E">
          <w:rPr>
            <w:rFonts w:ascii="Arial" w:eastAsia="굴림" w:hAnsi="Arial" w:cs="Arial"/>
            <w:color w:val="00B050"/>
            <w:sz w:val="22"/>
            <w:rPrChange w:id="4435" w:author="swcsmart000" w:date="2024-09-05T16:23:00Z">
              <w:rPr>
                <w:rFonts w:ascii="Arial" w:eastAsia="굴림" w:hAnsi="Arial" w:cs="Arial"/>
                <w:sz w:val="22"/>
              </w:rPr>
            </w:rPrChange>
          </w:rPr>
          <w:t xml:space="preserve">. </w:t>
        </w:r>
      </w:ins>
    </w:p>
    <w:p w14:paraId="3824C7BC" w14:textId="1D1F0A70" w:rsidR="0088794D" w:rsidRPr="006A4B8E" w:rsidRDefault="006A4B8E" w:rsidP="006A4B8E">
      <w:pPr>
        <w:pStyle w:val="a6"/>
        <w:numPr>
          <w:ilvl w:val="0"/>
          <w:numId w:val="1360"/>
        </w:numPr>
        <w:spacing w:line="384" w:lineRule="auto"/>
        <w:ind w:leftChars="0"/>
        <w:textAlignment w:val="baseline"/>
        <w:rPr>
          <w:ins w:id="4436" w:author="swcsmart000" w:date="2024-09-05T16:24:00Z"/>
          <w:rFonts w:ascii="Arial" w:eastAsia="굴림" w:hAnsi="Arial" w:cs="Arial"/>
          <w:color w:val="000000"/>
          <w:spacing w:val="-2"/>
          <w:kern w:val="0"/>
          <w:sz w:val="22"/>
          <w:rPrChange w:id="4437" w:author="swcsmart000" w:date="2024-09-05T16:24:00Z">
            <w:rPr>
              <w:ins w:id="4438" w:author="swcsmart000" w:date="2024-09-05T16:24:00Z"/>
              <w:rFonts w:ascii="Arial" w:eastAsia="굴림" w:hAnsi="Arial" w:cs="Arial"/>
              <w:color w:val="00B050"/>
              <w:sz w:val="22"/>
            </w:rPr>
          </w:rPrChange>
        </w:rPr>
      </w:pPr>
      <w:ins w:id="4439" w:author="swcsmart000" w:date="2024-09-05T16:23:00Z">
        <w:r w:rsidRPr="00DD76F4">
          <w:rPr>
            <w:rFonts w:ascii="Arial" w:eastAsia="굴림" w:hAnsi="Arial" w:cs="Arial"/>
            <w:color w:val="00B050"/>
            <w:sz w:val="22"/>
          </w:rPr>
          <w:t xml:space="preserve">I </w:t>
        </w:r>
        <w:r>
          <w:rPr>
            <w:rFonts w:ascii="Arial" w:eastAsia="굴림" w:hAnsi="Arial" w:cs="Arial"/>
            <w:color w:val="00B050"/>
            <w:sz w:val="22"/>
          </w:rPr>
          <w:t>was</w:t>
        </w:r>
        <w:r w:rsidRPr="00DD76F4">
          <w:rPr>
            <w:rFonts w:ascii="Arial" w:eastAsia="굴림" w:hAnsi="Arial" w:cs="Arial"/>
            <w:color w:val="00B050"/>
            <w:sz w:val="22"/>
          </w:rPr>
          <w:t xml:space="preserve"> self-employed without employees. </w:t>
        </w:r>
      </w:ins>
      <w:del w:id="4440" w:author="swcsmart000" w:date="2024-09-05T16:23:00Z">
        <w:r w:rsidR="0088794D" w:rsidRPr="0088794D" w:rsidDel="006A4B8E">
          <w:rPr>
            <w:rFonts w:ascii="Arial" w:eastAsia="나눔명조" w:hAnsi="Arial" w:cs="Arial" w:hint="eastAsia"/>
            <w:color w:val="FF0000"/>
            <w:spacing w:val="-2"/>
            <w:kern w:val="0"/>
            <w:sz w:val="22"/>
          </w:rPr>
          <w:delText xml:space="preserve">I </w:delText>
        </w:r>
        <w:r w:rsidR="0088794D" w:rsidDel="006A4B8E">
          <w:rPr>
            <w:rFonts w:ascii="Arial" w:eastAsia="나눔명조" w:hAnsi="Arial" w:cs="Arial"/>
            <w:color w:val="FF0000"/>
            <w:spacing w:val="-2"/>
            <w:kern w:val="0"/>
            <w:sz w:val="22"/>
          </w:rPr>
          <w:delText>ran my own business.</w:delText>
        </w:r>
      </w:del>
    </w:p>
    <w:p w14:paraId="3EB50AEB" w14:textId="77777777" w:rsidR="006A4B8E" w:rsidRPr="0088794D" w:rsidRDefault="006A4B8E" w:rsidP="006A4B8E">
      <w:pPr>
        <w:pStyle w:val="a6"/>
        <w:numPr>
          <w:ilvl w:val="0"/>
          <w:numId w:val="1360"/>
        </w:numPr>
        <w:spacing w:line="384" w:lineRule="auto"/>
        <w:ind w:leftChars="0"/>
        <w:textAlignment w:val="baseline"/>
        <w:rPr>
          <w:ins w:id="4441" w:author="swcsmart000" w:date="2024-09-05T16:24:00Z"/>
          <w:rFonts w:ascii="Arial" w:eastAsia="굴림" w:hAnsi="Arial" w:cs="Arial"/>
          <w:color w:val="000000"/>
          <w:spacing w:val="-2"/>
          <w:kern w:val="0"/>
          <w:sz w:val="22"/>
        </w:rPr>
      </w:pPr>
      <w:ins w:id="4442" w:author="swcsmart000" w:date="2024-09-05T16:24:00Z">
        <w:r w:rsidRPr="00202B44">
          <w:rPr>
            <w:rFonts w:ascii="Arial" w:eastAsia="나눔명조" w:hAnsi="Arial" w:cs="Arial"/>
            <w:spacing w:val="-2"/>
            <w:kern w:val="0"/>
            <w:sz w:val="22"/>
            <w:rPrChange w:id="4443" w:author="Keis" w:date="2024-09-13T11:17:00Z">
              <w:rPr>
                <w:rFonts w:ascii="Arial" w:eastAsia="나눔명조" w:hAnsi="Arial" w:cs="Arial"/>
                <w:color w:val="FF0000"/>
                <w:spacing w:val="-2"/>
                <w:kern w:val="0"/>
                <w:sz w:val="22"/>
              </w:rPr>
            </w:rPrChange>
          </w:rPr>
          <w:t>I helped at my family’s business for over 18 hours a week without being paid</w:t>
        </w:r>
      </w:ins>
    </w:p>
    <w:p w14:paraId="4AE01B64" w14:textId="6D3E9A3B" w:rsidR="006A4B8E" w:rsidRPr="006A4B8E" w:rsidRDefault="006A4B8E">
      <w:pPr>
        <w:pStyle w:val="a6"/>
        <w:numPr>
          <w:ilvl w:val="0"/>
          <w:numId w:val="1360"/>
        </w:numPr>
        <w:spacing w:line="384" w:lineRule="auto"/>
        <w:ind w:leftChars="0"/>
        <w:textAlignment w:val="baseline"/>
        <w:rPr>
          <w:rFonts w:ascii="Arial" w:eastAsia="굴림" w:hAnsi="Arial" w:cs="Arial"/>
          <w:color w:val="000000"/>
          <w:spacing w:val="-2"/>
          <w:kern w:val="0"/>
          <w:sz w:val="22"/>
          <w:rPrChange w:id="4444" w:author="swcsmart000" w:date="2024-09-05T16:25:00Z">
            <w:rPr/>
          </w:rPrChange>
        </w:rPr>
      </w:pPr>
      <w:ins w:id="4445" w:author="swcsmart000" w:date="2024-09-05T16:25:00Z">
        <w:r w:rsidRPr="00202B44">
          <w:rPr>
            <w:rFonts w:ascii="Arial" w:eastAsia="나눔명조" w:hAnsi="Arial" w:cs="Arial"/>
            <w:spacing w:val="-2"/>
            <w:kern w:val="0"/>
            <w:sz w:val="22"/>
            <w:rPrChange w:id="4446" w:author="Keis" w:date="2024-09-13T11:17:00Z">
              <w:rPr>
                <w:rFonts w:ascii="Arial" w:eastAsia="나눔명조" w:hAnsi="Arial" w:cs="Arial"/>
                <w:color w:val="FF0000"/>
                <w:spacing w:val="-2"/>
                <w:kern w:val="0"/>
                <w:sz w:val="22"/>
              </w:rPr>
            </w:rPrChange>
          </w:rPr>
          <w:t xml:space="preserve">Others (case of doing something obvious) </w:t>
        </w:r>
      </w:ins>
    </w:p>
    <w:p w14:paraId="760F4C7D" w14:textId="116BF899" w:rsidR="0088794D" w:rsidRPr="0088794D" w:rsidDel="006A4B8E" w:rsidRDefault="0088794D" w:rsidP="0088794D">
      <w:pPr>
        <w:pStyle w:val="a6"/>
        <w:numPr>
          <w:ilvl w:val="0"/>
          <w:numId w:val="691"/>
        </w:numPr>
        <w:spacing w:line="384" w:lineRule="auto"/>
        <w:ind w:leftChars="0"/>
        <w:textAlignment w:val="baseline"/>
        <w:rPr>
          <w:del w:id="4447" w:author="swcsmart000" w:date="2024-09-05T16:25:00Z"/>
          <w:rFonts w:ascii="Arial" w:eastAsia="굴림" w:hAnsi="Arial" w:cs="Arial"/>
          <w:color w:val="000000"/>
          <w:spacing w:val="-2"/>
          <w:kern w:val="0"/>
          <w:sz w:val="22"/>
        </w:rPr>
      </w:pPr>
      <w:del w:id="4448" w:author="swcsmart000" w:date="2024-09-05T16:25:00Z">
        <w:r w:rsidRPr="0088794D" w:rsidDel="006A4B8E">
          <w:rPr>
            <w:rFonts w:ascii="Arial" w:eastAsia="나눔명조" w:hAnsi="Arial" w:cs="Arial" w:hint="eastAsia"/>
            <w:color w:val="FF0000"/>
            <w:spacing w:val="-2"/>
            <w:kern w:val="0"/>
            <w:sz w:val="22"/>
          </w:rPr>
          <w:delText xml:space="preserve">I helped </w:delText>
        </w:r>
        <w:r w:rsidDel="006A4B8E">
          <w:rPr>
            <w:rFonts w:ascii="Arial" w:eastAsia="나눔명조" w:hAnsi="Arial" w:cs="Arial"/>
            <w:color w:val="FF0000"/>
            <w:spacing w:val="-2"/>
            <w:kern w:val="0"/>
            <w:sz w:val="22"/>
          </w:rPr>
          <w:delText xml:space="preserve">at </w:delText>
        </w:r>
        <w:r w:rsidRPr="0088794D" w:rsidDel="006A4B8E">
          <w:rPr>
            <w:rFonts w:ascii="Arial" w:eastAsia="나눔명조" w:hAnsi="Arial" w:cs="Arial" w:hint="eastAsia"/>
            <w:color w:val="FF0000"/>
            <w:spacing w:val="-2"/>
            <w:kern w:val="0"/>
            <w:sz w:val="22"/>
          </w:rPr>
          <w:delText>my family</w:delText>
        </w:r>
        <w:r w:rsidDel="006A4B8E">
          <w:rPr>
            <w:rFonts w:ascii="Arial" w:eastAsia="나눔명조" w:hAnsi="Arial" w:cs="Arial"/>
            <w:color w:val="FF0000"/>
            <w:spacing w:val="-2"/>
            <w:kern w:val="0"/>
            <w:sz w:val="22"/>
          </w:rPr>
          <w:delText>’s business for</w:delText>
        </w:r>
        <w:r w:rsidRPr="0088794D" w:rsidDel="006A4B8E">
          <w:rPr>
            <w:rFonts w:ascii="Arial" w:eastAsia="나눔명조" w:hAnsi="Arial" w:cs="Arial" w:hint="eastAsia"/>
            <w:color w:val="FF0000"/>
            <w:spacing w:val="-2"/>
            <w:kern w:val="0"/>
            <w:sz w:val="22"/>
          </w:rPr>
          <w:delText xml:space="preserve"> over 18 hours a week </w:delText>
        </w:r>
        <w:r w:rsidRPr="0088794D" w:rsidDel="006A4B8E">
          <w:rPr>
            <w:rFonts w:ascii="Arial" w:eastAsia="나눔명조" w:hAnsi="Arial" w:cs="Arial"/>
            <w:color w:val="FF0000"/>
            <w:spacing w:val="-2"/>
            <w:kern w:val="0"/>
            <w:sz w:val="22"/>
          </w:rPr>
          <w:delText>without</w:delText>
        </w:r>
        <w:r w:rsidRPr="0088794D" w:rsidDel="006A4B8E">
          <w:rPr>
            <w:rFonts w:ascii="Arial" w:eastAsia="나눔명조" w:hAnsi="Arial" w:cs="Arial" w:hint="eastAsia"/>
            <w:color w:val="FF0000"/>
            <w:spacing w:val="-2"/>
            <w:kern w:val="0"/>
            <w:sz w:val="22"/>
          </w:rPr>
          <w:delText xml:space="preserve"> </w:delText>
        </w:r>
        <w:r w:rsidDel="006A4B8E">
          <w:rPr>
            <w:rFonts w:ascii="Arial" w:eastAsia="나눔명조" w:hAnsi="Arial" w:cs="Arial"/>
            <w:color w:val="FF0000"/>
            <w:spacing w:val="-2"/>
            <w:kern w:val="0"/>
            <w:sz w:val="22"/>
          </w:rPr>
          <w:delText>being paid</w:delText>
        </w:r>
      </w:del>
    </w:p>
    <w:p w14:paraId="43F64568" w14:textId="2EC39A49" w:rsidR="0088794D" w:rsidRPr="002C3FD8" w:rsidDel="006A4B8E" w:rsidRDefault="0088794D" w:rsidP="0088794D">
      <w:pPr>
        <w:pStyle w:val="a6"/>
        <w:numPr>
          <w:ilvl w:val="0"/>
          <w:numId w:val="691"/>
        </w:numPr>
        <w:spacing w:line="384" w:lineRule="auto"/>
        <w:ind w:leftChars="0"/>
        <w:textAlignment w:val="baseline"/>
        <w:rPr>
          <w:del w:id="4449" w:author="swcsmart000" w:date="2024-09-05T16:25:00Z"/>
          <w:rFonts w:ascii="Arial" w:eastAsia="굴림" w:hAnsi="Arial" w:cs="Arial"/>
          <w:color w:val="000000"/>
          <w:spacing w:val="-2"/>
          <w:kern w:val="0"/>
          <w:sz w:val="22"/>
        </w:rPr>
      </w:pPr>
      <w:del w:id="4450" w:author="swcsmart000" w:date="2024-09-05T16:25:00Z">
        <w:r w:rsidRPr="002C3FD8" w:rsidDel="006A4B8E">
          <w:rPr>
            <w:rFonts w:ascii="Arial" w:eastAsia="나눔명조" w:hAnsi="Arial" w:cs="Arial" w:hint="eastAsia"/>
            <w:color w:val="FF0000"/>
            <w:spacing w:val="-2"/>
            <w:kern w:val="0"/>
            <w:sz w:val="22"/>
          </w:rPr>
          <w:delText xml:space="preserve">Others </w:delText>
        </w:r>
        <w:r w:rsidRPr="002C3FD8" w:rsidDel="006A4B8E">
          <w:rPr>
            <w:rFonts w:ascii="Arial" w:eastAsia="나눔명조" w:hAnsi="Arial" w:cs="Arial"/>
            <w:color w:val="FF0000"/>
            <w:spacing w:val="-2"/>
            <w:kern w:val="0"/>
            <w:sz w:val="22"/>
          </w:rPr>
          <w:delText>(</w:delText>
        </w:r>
        <w:r w:rsidRPr="002C3FD8" w:rsidDel="006A4B8E">
          <w:rPr>
            <w:rFonts w:ascii="Arial" w:eastAsia="나눔명조" w:hAnsi="Arial" w:cs="Arial" w:hint="eastAsia"/>
            <w:color w:val="FF0000"/>
            <w:spacing w:val="-2"/>
            <w:kern w:val="0"/>
            <w:sz w:val="22"/>
          </w:rPr>
          <w:delText xml:space="preserve">case of doing </w:delText>
        </w:r>
        <w:r w:rsidRPr="002C3FD8" w:rsidDel="006A4B8E">
          <w:rPr>
            <w:rFonts w:ascii="Arial" w:eastAsia="나눔명조" w:hAnsi="Arial" w:cs="Arial"/>
            <w:color w:val="FF0000"/>
            <w:spacing w:val="-2"/>
            <w:kern w:val="0"/>
            <w:sz w:val="22"/>
          </w:rPr>
          <w:delText>something</w:delText>
        </w:r>
        <w:r w:rsidRPr="002C3FD8" w:rsidDel="006A4B8E">
          <w:rPr>
            <w:rFonts w:ascii="Arial" w:eastAsia="나눔명조" w:hAnsi="Arial" w:cs="Arial" w:hint="eastAsia"/>
            <w:color w:val="FF0000"/>
            <w:spacing w:val="-2"/>
            <w:kern w:val="0"/>
            <w:sz w:val="22"/>
          </w:rPr>
          <w:delText xml:space="preserve"> obvious</w:delText>
        </w:r>
        <w:r w:rsidRPr="002C3FD8" w:rsidDel="006A4B8E">
          <w:rPr>
            <w:rFonts w:ascii="Arial" w:eastAsia="나눔명조" w:hAnsi="Arial" w:cs="Arial"/>
            <w:color w:val="FF0000"/>
            <w:spacing w:val="-2"/>
            <w:kern w:val="0"/>
            <w:sz w:val="22"/>
          </w:rPr>
          <w:delText xml:space="preserve">) </w:delText>
        </w:r>
      </w:del>
    </w:p>
    <w:p w14:paraId="59D17322" w14:textId="77777777" w:rsidR="00B90D96" w:rsidRPr="00F17864" w:rsidRDefault="00B90D96" w:rsidP="00B90D96">
      <w:pPr>
        <w:spacing w:line="372" w:lineRule="auto"/>
        <w:textAlignment w:val="baseline"/>
        <w:rPr>
          <w:rFonts w:ascii="Arial" w:eastAsia="굴림" w:hAnsi="Arial" w:cs="Arial"/>
          <w:b/>
          <w:bCs/>
          <w:color w:val="0000FF"/>
          <w:kern w:val="0"/>
          <w:sz w:val="22"/>
        </w:rPr>
      </w:pPr>
    </w:p>
    <w:p w14:paraId="533ABCB6" w14:textId="77777777" w:rsidR="00800357" w:rsidRPr="00C577ED" w:rsidRDefault="00800357" w:rsidP="00800357">
      <w:pPr>
        <w:spacing w:line="372" w:lineRule="auto"/>
        <w:textAlignment w:val="baseline"/>
        <w:rPr>
          <w:rFonts w:ascii="Arial" w:eastAsia="굴림" w:hAnsi="Arial" w:cs="Arial"/>
          <w:b/>
          <w:bCs/>
          <w:kern w:val="0"/>
          <w:sz w:val="22"/>
          <w:rPrChange w:id="4451" w:author="Keis" w:date="2024-09-13T11:17:00Z">
            <w:rPr>
              <w:rFonts w:ascii="Arial" w:eastAsia="굴림" w:hAnsi="Arial" w:cs="Arial"/>
              <w:b/>
              <w:bCs/>
              <w:color w:val="FF0000"/>
              <w:kern w:val="0"/>
              <w:sz w:val="22"/>
            </w:rPr>
          </w:rPrChange>
        </w:rPr>
      </w:pPr>
      <w:r w:rsidRPr="00C577ED">
        <w:rPr>
          <w:rFonts w:ascii="Arial" w:eastAsia="굴림체" w:hAnsi="Arial" w:cs="Arial"/>
          <w:b/>
          <w:bCs/>
          <w:kern w:val="0"/>
          <w:sz w:val="22"/>
          <w:rPrChange w:id="4452" w:author="Keis" w:date="2024-09-13T11:17:00Z">
            <w:rPr>
              <w:rFonts w:ascii="Arial" w:eastAsia="굴림체" w:hAnsi="Arial" w:cs="Arial"/>
              <w:b/>
              <w:bCs/>
              <w:color w:val="FF0000"/>
              <w:kern w:val="0"/>
              <w:sz w:val="22"/>
            </w:rPr>
          </w:rPrChange>
        </w:rPr>
        <w:t>&lt;Wage Peak System&gt;</w:t>
      </w:r>
    </w:p>
    <w:p w14:paraId="0F667866" w14:textId="77777777" w:rsidR="00414D79" w:rsidRPr="00B90D96" w:rsidRDefault="00414D79" w:rsidP="00414D79">
      <w:pPr>
        <w:spacing w:line="384" w:lineRule="auto"/>
        <w:textAlignment w:val="baseline"/>
        <w:rPr>
          <w:rFonts w:ascii="Arial" w:eastAsia="굴림" w:hAnsi="Arial" w:cs="Arial"/>
          <w:color w:val="000000"/>
          <w:kern w:val="0"/>
          <w:sz w:val="22"/>
        </w:rPr>
      </w:pPr>
      <w:r w:rsidRPr="00C577ED">
        <w:rPr>
          <w:rFonts w:ascii="Arial" w:eastAsia="나눔명조" w:hAnsi="Arial" w:cs="Arial"/>
          <w:spacing w:val="-2"/>
          <w:kern w:val="0"/>
          <w:sz w:val="22"/>
          <w:rPrChange w:id="4453" w:author="Keis" w:date="2024-09-13T11:17:00Z">
            <w:rPr>
              <w:rFonts w:ascii="Arial" w:eastAsia="나눔명조" w:hAnsi="Arial" w:cs="Arial"/>
              <w:color w:val="FF0000"/>
              <w:spacing w:val="-2"/>
              <w:kern w:val="0"/>
              <w:sz w:val="22"/>
            </w:rPr>
          </w:rPrChange>
        </w:rPr>
        <w:t xml:space="preserve">Dadd8b_2. </w:t>
      </w:r>
      <w:r w:rsidR="00377109" w:rsidRPr="00C577ED">
        <w:rPr>
          <w:rFonts w:ascii="Arial" w:eastAsia="나눔명조" w:hAnsi="Arial" w:cs="Arial"/>
          <w:spacing w:val="-2"/>
          <w:kern w:val="0"/>
          <w:sz w:val="22"/>
          <w:rPrChange w:id="4454" w:author="Keis" w:date="2024-09-13T11:17:00Z">
            <w:rPr>
              <w:rFonts w:ascii="Arial" w:eastAsia="나눔명조" w:hAnsi="Arial" w:cs="Arial"/>
              <w:color w:val="FF0000"/>
              <w:spacing w:val="-2"/>
              <w:kern w:val="0"/>
              <w:sz w:val="22"/>
            </w:rPr>
          </w:rPrChange>
        </w:rPr>
        <w:t>Have you ever heard of a wage peak system</w:t>
      </w:r>
      <w:r w:rsidRPr="00C577ED">
        <w:rPr>
          <w:rFonts w:ascii="Arial" w:eastAsia="나눔명조" w:hAnsi="Arial" w:cs="Arial"/>
          <w:spacing w:val="-2"/>
          <w:kern w:val="0"/>
          <w:sz w:val="22"/>
          <w:rPrChange w:id="4455" w:author="Keis" w:date="2024-09-13T11:17:00Z">
            <w:rPr>
              <w:rFonts w:ascii="Arial" w:eastAsia="나눔명조" w:hAnsi="Arial" w:cs="Arial"/>
              <w:color w:val="FF0000"/>
              <w:spacing w:val="-2"/>
              <w:kern w:val="0"/>
              <w:sz w:val="22"/>
            </w:rPr>
          </w:rPrChange>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414D79" w:rsidRPr="00B90D96" w14:paraId="6166DB16" w14:textId="77777777" w:rsidTr="00414D7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690029" w14:textId="77777777" w:rsidR="00942E86" w:rsidRPr="00FF1D2F" w:rsidRDefault="00942E86" w:rsidP="00942E86">
            <w:pPr>
              <w:spacing w:line="384" w:lineRule="auto"/>
              <w:textAlignment w:val="baseline"/>
              <w:rPr>
                <w:ins w:id="4456" w:author="Keis" w:date="2024-09-06T13:04:00Z"/>
                <w:rFonts w:ascii="함초롬바탕" w:eastAsia="굴림" w:hAnsi="굴림" w:cs="굴림"/>
                <w:color w:val="00B050"/>
                <w:kern w:val="0"/>
                <w:szCs w:val="20"/>
              </w:rPr>
            </w:pPr>
            <w:ins w:id="4457" w:author="Keis" w:date="2024-09-06T13:04:00Z">
              <w:r w:rsidRPr="00FF1D2F">
                <w:rPr>
                  <w:rFonts w:ascii="나눔명조" w:eastAsia="나눔명조" w:hAnsi="나눔명조" w:cs="굴림"/>
                  <w:b/>
                  <w:bCs/>
                  <w:color w:val="00B050"/>
                  <w:spacing w:val="-2"/>
                  <w:kern w:val="0"/>
                  <w:sz w:val="18"/>
                  <w:szCs w:val="18"/>
                </w:rPr>
                <w:t>What is the wage peak system?</w:t>
              </w:r>
              <w:r w:rsidRPr="00FF1D2F">
                <w:rPr>
                  <w:rFonts w:ascii="함초롬바탕" w:eastAsia="나눔명조" w:hAnsi="굴림" w:cs="굴림"/>
                  <w:color w:val="00B050"/>
                  <w:spacing w:val="-2"/>
                  <w:kern w:val="0"/>
                  <w:sz w:val="18"/>
                  <w:szCs w:val="18"/>
                </w:rPr>
                <w:t xml:space="preserve"> </w:t>
              </w:r>
              <w:r w:rsidRPr="00FF1D2F">
                <w:rPr>
                  <w:rFonts w:ascii="나눔명조" w:eastAsia="나눔명조" w:hAnsi="나눔명조" w:cs="굴림"/>
                  <w:color w:val="00B050"/>
                  <w:spacing w:val="-2"/>
                  <w:kern w:val="0"/>
                  <w:sz w:val="18"/>
                  <w:szCs w:val="18"/>
                </w:rPr>
                <w:t>The wage peak system is designed to ensure continuous employment for workers. Specifically, it revolves around lowering wages in return of extended employment after a certain age as determined by the labor-management agreement.</w:t>
              </w:r>
            </w:ins>
          </w:p>
          <w:p w14:paraId="69259235" w14:textId="5C37F78A" w:rsidR="00414D79" w:rsidRPr="00B90D96" w:rsidRDefault="00942E86">
            <w:pPr>
              <w:spacing w:line="384" w:lineRule="auto"/>
              <w:textAlignment w:val="baseline"/>
              <w:rPr>
                <w:rFonts w:ascii="Arial" w:eastAsia="굴림" w:hAnsi="Arial" w:cs="Arial"/>
                <w:color w:val="000000"/>
                <w:kern w:val="0"/>
                <w:sz w:val="22"/>
              </w:rPr>
              <w:pPrChange w:id="4458" w:author="Keis" w:date="2024-09-06T13:04:00Z">
                <w:pPr>
                  <w:spacing w:line="56" w:lineRule="atLeast"/>
                  <w:textAlignment w:val="baseline"/>
                </w:pPr>
              </w:pPrChange>
            </w:pPr>
            <w:ins w:id="4459" w:author="Keis" w:date="2024-09-06T13:04:00Z">
              <w:r w:rsidRPr="00FF1D2F">
                <w:rPr>
                  <w:rFonts w:ascii="나눔명조" w:eastAsia="나눔명조" w:hAnsi="나눔명조" w:cs="굴림" w:hint="eastAsia"/>
                  <w:color w:val="00B050"/>
                  <w:spacing w:val="-2"/>
                  <w:kern w:val="0"/>
                  <w:sz w:val="18"/>
                  <w:szCs w:val="18"/>
                </w:rPr>
                <w:t>※</w:t>
              </w:r>
              <w:r w:rsidRPr="00FF1D2F">
                <w:rPr>
                  <w:rFonts w:ascii="나눔명조" w:eastAsia="나눔명조" w:hAnsi="나눔명조" w:cs="굴림"/>
                  <w:color w:val="00B050"/>
                  <w:spacing w:val="-2"/>
                  <w:kern w:val="0"/>
                  <w:sz w:val="18"/>
                  <w:szCs w:val="18"/>
                </w:rPr>
                <w:t xml:space="preserve"> Supreme Court ruled against ‘Maintaining Retirement-Age’ without extending it, but the Wage Peak System is valid to the extent that it is implemented in </w:t>
              </w:r>
              <w:proofErr w:type="spellStart"/>
              <w:r w:rsidRPr="00FF1D2F">
                <w:rPr>
                  <w:rFonts w:ascii="나눔명조" w:eastAsia="나눔명조" w:hAnsi="나눔명조" w:cs="굴림"/>
                  <w:color w:val="00B050"/>
                  <w:spacing w:val="-2"/>
                  <w:kern w:val="0"/>
                  <w:sz w:val="18"/>
                  <w:szCs w:val="18"/>
                </w:rPr>
                <w:t>conjuction</w:t>
              </w:r>
              <w:proofErr w:type="spellEnd"/>
              <w:r w:rsidRPr="00FF1D2F">
                <w:rPr>
                  <w:rFonts w:ascii="나눔명조" w:eastAsia="나눔명조" w:hAnsi="나눔명조" w:cs="굴림"/>
                  <w:color w:val="00B050"/>
                  <w:spacing w:val="-2"/>
                  <w:kern w:val="0"/>
                  <w:sz w:val="18"/>
                  <w:szCs w:val="18"/>
                </w:rPr>
                <w:t xml:space="preserve"> with extending the retirement age or rehiring workers in a different position after retirement.</w:t>
              </w:r>
            </w:ins>
            <w:del w:id="4460" w:author="Keis" w:date="2024-09-06T13:04:00Z">
              <w:r w:rsidR="00414D79" w:rsidRPr="00377109" w:rsidDel="00942E86">
                <w:rPr>
                  <w:rFonts w:ascii="Arial" w:eastAsia="나눔명조" w:hAnsi="Arial" w:cs="Arial" w:hint="eastAsia"/>
                  <w:b/>
                  <w:bCs/>
                  <w:color w:val="FF0000"/>
                  <w:spacing w:val="-2"/>
                  <w:kern w:val="0"/>
                  <w:sz w:val="22"/>
                </w:rPr>
                <w:delText>W</w:delText>
              </w:r>
              <w:r w:rsidR="00F56734" w:rsidRPr="00377109" w:rsidDel="00942E86">
                <w:rPr>
                  <w:rFonts w:ascii="Arial" w:eastAsia="나눔명조" w:hAnsi="Arial" w:cs="Arial" w:hint="eastAsia"/>
                  <w:b/>
                  <w:bCs/>
                  <w:color w:val="FF0000"/>
                  <w:spacing w:val="-2"/>
                  <w:kern w:val="0"/>
                  <w:sz w:val="22"/>
                </w:rPr>
                <w:delText>hat is the w</w:delText>
              </w:r>
              <w:r w:rsidR="00414D79" w:rsidRPr="00377109" w:rsidDel="00942E86">
                <w:rPr>
                  <w:rFonts w:ascii="Arial" w:eastAsia="나눔명조" w:hAnsi="Arial" w:cs="Arial" w:hint="eastAsia"/>
                  <w:b/>
                  <w:bCs/>
                  <w:color w:val="FF0000"/>
                  <w:spacing w:val="-2"/>
                  <w:kern w:val="0"/>
                  <w:sz w:val="22"/>
                </w:rPr>
                <w:delText>age peak system</w:delText>
              </w:r>
              <w:r w:rsidR="00414D79" w:rsidRPr="00377109" w:rsidDel="00942E86">
                <w:rPr>
                  <w:rFonts w:ascii="Arial" w:eastAsia="나눔명조" w:hAnsi="Arial" w:cs="Arial"/>
                  <w:b/>
                  <w:bCs/>
                  <w:color w:val="FF0000"/>
                  <w:spacing w:val="-2"/>
                  <w:kern w:val="0"/>
                  <w:sz w:val="22"/>
                </w:rPr>
                <w:delText>?</w:delText>
              </w:r>
              <w:r w:rsidR="00414D79" w:rsidRPr="00377109" w:rsidDel="00942E86">
                <w:rPr>
                  <w:rFonts w:ascii="Arial" w:eastAsia="나눔명조" w:hAnsi="Arial" w:cs="Arial"/>
                  <w:color w:val="FF0000"/>
                  <w:spacing w:val="-2"/>
                  <w:kern w:val="0"/>
                  <w:sz w:val="22"/>
                </w:rPr>
                <w:delText xml:space="preserve"> </w:delText>
              </w:r>
              <w:r w:rsidR="00F56734" w:rsidRPr="00377109" w:rsidDel="00942E86">
                <w:rPr>
                  <w:rFonts w:ascii="Arial" w:eastAsia="나눔명조" w:hAnsi="Arial" w:cs="Arial" w:hint="eastAsia"/>
                  <w:color w:val="FF0000"/>
                  <w:spacing w:val="-2"/>
                  <w:kern w:val="0"/>
                  <w:sz w:val="22"/>
                </w:rPr>
                <w:delText xml:space="preserve">The wage peak system is designed to ensure </w:delText>
              </w:r>
              <w:r w:rsidR="00377109" w:rsidRPr="00377109" w:rsidDel="00942E86">
                <w:rPr>
                  <w:rFonts w:ascii="Arial" w:eastAsia="나눔명조" w:hAnsi="Arial" w:cs="Arial" w:hint="eastAsia"/>
                  <w:color w:val="FF0000"/>
                  <w:spacing w:val="-2"/>
                  <w:kern w:val="0"/>
                  <w:sz w:val="22"/>
                </w:rPr>
                <w:delText>continuous employment for workers. Specifically, it revolves around lowering wages in return of extended employment after a certain age as determined by the labor-management agreement.</w:delText>
              </w:r>
            </w:del>
          </w:p>
        </w:tc>
      </w:tr>
    </w:tbl>
    <w:p w14:paraId="41EFC10B" w14:textId="32B25049" w:rsidR="00414D79" w:rsidRPr="007B2D20" w:rsidDel="007B2D20" w:rsidRDefault="00414D79">
      <w:pPr>
        <w:pStyle w:val="2"/>
        <w:rPr>
          <w:del w:id="4461" w:author="Keis" w:date="2024-09-06T14:39:00Z"/>
          <w:rFonts w:eastAsia="굴림"/>
          <w:color w:val="00B050"/>
          <w:rPrChange w:id="4462" w:author="Keis" w:date="2024-09-06T14:40:00Z">
            <w:rPr>
              <w:del w:id="4463" w:author="Keis" w:date="2024-09-06T14:39:00Z"/>
              <w:rFonts w:eastAsia="굴림"/>
              <w:color w:val="000000"/>
            </w:rPr>
          </w:rPrChange>
        </w:rPr>
        <w:pPrChange w:id="4464" w:author="Keis" w:date="2024-09-06T13:18:00Z">
          <w:pPr>
            <w:pStyle w:val="a6"/>
            <w:numPr>
              <w:numId w:val="1331"/>
            </w:numPr>
            <w:spacing w:line="384" w:lineRule="auto"/>
            <w:ind w:leftChars="0" w:hanging="400"/>
            <w:textAlignment w:val="baseline"/>
          </w:pPr>
        </w:pPrChange>
      </w:pPr>
      <w:del w:id="4465" w:author="Keis" w:date="2024-09-06T14:39:00Z">
        <w:r w:rsidRPr="007B2D20" w:rsidDel="007B2D20">
          <w:rPr>
            <w:color w:val="00B050"/>
            <w:rPrChange w:id="4466" w:author="Keis" w:date="2024-09-06T14:40:00Z">
              <w:rPr/>
            </w:rPrChange>
          </w:rPr>
          <w:delText xml:space="preserve">yes </w:delText>
        </w:r>
      </w:del>
    </w:p>
    <w:p w14:paraId="25CDABF9" w14:textId="198D3DFB" w:rsidR="00B90D96" w:rsidRPr="007B2D20" w:rsidDel="007B2D20" w:rsidRDefault="00414D79" w:rsidP="00D12299">
      <w:pPr>
        <w:pStyle w:val="a6"/>
        <w:numPr>
          <w:ilvl w:val="0"/>
          <w:numId w:val="1331"/>
        </w:numPr>
        <w:spacing w:line="384" w:lineRule="auto"/>
        <w:ind w:leftChars="0"/>
        <w:textAlignment w:val="baseline"/>
        <w:rPr>
          <w:del w:id="4467" w:author="Keis" w:date="2024-09-06T14:39:00Z"/>
          <w:rFonts w:ascii="Arial" w:eastAsia="굴림" w:hAnsi="Arial" w:cs="Arial"/>
          <w:color w:val="00B050"/>
          <w:spacing w:val="-2"/>
          <w:kern w:val="0"/>
          <w:sz w:val="22"/>
          <w:rPrChange w:id="4468" w:author="Keis" w:date="2024-09-06T14:40:00Z">
            <w:rPr>
              <w:del w:id="4469" w:author="Keis" w:date="2024-09-06T14:39:00Z"/>
              <w:rFonts w:ascii="Arial" w:eastAsia="굴림" w:hAnsi="Arial" w:cs="Arial"/>
              <w:color w:val="000000"/>
              <w:spacing w:val="-2"/>
              <w:kern w:val="0"/>
              <w:sz w:val="22"/>
            </w:rPr>
          </w:rPrChange>
        </w:rPr>
      </w:pPr>
      <w:del w:id="4470" w:author="Keis" w:date="2024-09-06T14:39:00Z">
        <w:r w:rsidRPr="007B2D20" w:rsidDel="007B2D20">
          <w:rPr>
            <w:rFonts w:ascii="Arial" w:eastAsia="나눔명조" w:hAnsi="Arial" w:cs="Arial"/>
            <w:color w:val="00B050"/>
            <w:spacing w:val="-2"/>
            <w:kern w:val="0"/>
            <w:sz w:val="22"/>
            <w:rPrChange w:id="4471" w:author="Keis" w:date="2024-09-06T14:40:00Z">
              <w:rPr>
                <w:rFonts w:ascii="Arial" w:eastAsia="나눔명조" w:hAnsi="Arial" w:cs="Arial"/>
                <w:color w:val="FF0000"/>
                <w:spacing w:val="-2"/>
                <w:kern w:val="0"/>
                <w:sz w:val="22"/>
              </w:rPr>
            </w:rPrChange>
          </w:rPr>
          <w:delText>no</w:delText>
        </w:r>
      </w:del>
    </w:p>
    <w:p w14:paraId="5A8F9070" w14:textId="77777777" w:rsidR="007B2D20" w:rsidRPr="007B2D20" w:rsidRDefault="007B2D20" w:rsidP="007B2D20">
      <w:pPr>
        <w:spacing w:line="384" w:lineRule="auto"/>
        <w:textAlignment w:val="baseline"/>
        <w:rPr>
          <w:ins w:id="4472" w:author="Keis" w:date="2024-09-06T14:39:00Z"/>
          <w:rFonts w:ascii="Arial" w:eastAsia="굴림" w:hAnsi="Arial" w:cs="Arial"/>
          <w:color w:val="00B050"/>
          <w:kern w:val="0"/>
          <w:sz w:val="22"/>
          <w:rPrChange w:id="4473" w:author="Keis" w:date="2024-09-06T14:40:00Z">
            <w:rPr>
              <w:ins w:id="4474" w:author="Keis" w:date="2024-09-06T14:39:00Z"/>
              <w:rFonts w:ascii="Arial" w:eastAsia="굴림" w:hAnsi="Arial" w:cs="Arial"/>
              <w:color w:val="000000"/>
              <w:kern w:val="0"/>
              <w:sz w:val="22"/>
            </w:rPr>
          </w:rPrChange>
        </w:rPr>
      </w:pPr>
      <w:ins w:id="4475" w:author="Keis" w:date="2024-09-06T14:39:00Z">
        <w:r w:rsidRPr="007B2D20">
          <w:rPr>
            <w:rFonts w:ascii="굴림" w:eastAsia="굴림" w:hAnsi="굴림" w:cs="굴림" w:hint="eastAsia"/>
            <w:color w:val="00B050"/>
            <w:spacing w:val="-2"/>
            <w:kern w:val="0"/>
            <w:sz w:val="22"/>
            <w:rPrChange w:id="4476" w:author="Keis" w:date="2024-09-06T14:40:00Z">
              <w:rPr>
                <w:rFonts w:ascii="굴림" w:eastAsia="굴림" w:hAnsi="굴림" w:cs="굴림" w:hint="eastAsia"/>
                <w:color w:val="FF0000"/>
                <w:spacing w:val="-2"/>
                <w:kern w:val="0"/>
                <w:sz w:val="22"/>
              </w:rPr>
            </w:rPrChange>
          </w:rPr>
          <w:t>①</w:t>
        </w:r>
        <w:r w:rsidRPr="007B2D20">
          <w:rPr>
            <w:rFonts w:ascii="Arial" w:eastAsia="나눔명조" w:hAnsi="Arial" w:cs="Arial"/>
            <w:color w:val="00B050"/>
            <w:spacing w:val="-2"/>
            <w:kern w:val="0"/>
            <w:sz w:val="22"/>
            <w:rPrChange w:id="4477" w:author="Keis" w:date="2024-09-06T14:40:00Z">
              <w:rPr>
                <w:rFonts w:ascii="Arial" w:eastAsia="나눔명조" w:hAnsi="Arial" w:cs="Arial"/>
                <w:color w:val="FF0000"/>
                <w:spacing w:val="-2"/>
                <w:kern w:val="0"/>
                <w:sz w:val="22"/>
              </w:rPr>
            </w:rPrChange>
          </w:rPr>
          <w:t xml:space="preserve"> Yes</w:t>
        </w:r>
      </w:ins>
    </w:p>
    <w:p w14:paraId="5E4B354A" w14:textId="50A4F2C0" w:rsidR="00414D79" w:rsidRPr="007B2D20" w:rsidRDefault="007B2D20" w:rsidP="007B2D20">
      <w:pPr>
        <w:spacing w:line="384" w:lineRule="auto"/>
        <w:textAlignment w:val="baseline"/>
        <w:rPr>
          <w:rFonts w:ascii="Arial" w:eastAsia="굴림" w:hAnsi="Arial" w:cs="Arial"/>
          <w:color w:val="00B050"/>
          <w:spacing w:val="-2"/>
          <w:kern w:val="0"/>
          <w:sz w:val="22"/>
          <w:rPrChange w:id="4478" w:author="Keis" w:date="2024-09-06T14:40:00Z">
            <w:rPr>
              <w:rFonts w:ascii="Arial" w:eastAsia="굴림" w:hAnsi="Arial" w:cs="Arial"/>
              <w:color w:val="000000"/>
              <w:spacing w:val="-2"/>
              <w:kern w:val="0"/>
              <w:sz w:val="22"/>
            </w:rPr>
          </w:rPrChange>
        </w:rPr>
      </w:pPr>
      <w:ins w:id="4479" w:author="Keis" w:date="2024-09-06T14:39:00Z">
        <w:r w:rsidRPr="007B2D20">
          <w:rPr>
            <w:rFonts w:ascii="굴림" w:eastAsia="굴림" w:hAnsi="굴림" w:cs="굴림" w:hint="eastAsia"/>
            <w:color w:val="00B050"/>
            <w:spacing w:val="-2"/>
            <w:kern w:val="0"/>
            <w:sz w:val="22"/>
            <w:rPrChange w:id="4480" w:author="Keis" w:date="2024-09-06T14:40:00Z">
              <w:rPr>
                <w:rFonts w:ascii="굴림" w:eastAsia="굴림" w:hAnsi="굴림" w:cs="굴림" w:hint="eastAsia"/>
                <w:color w:val="FF0000"/>
                <w:spacing w:val="-2"/>
                <w:kern w:val="0"/>
                <w:sz w:val="22"/>
              </w:rPr>
            </w:rPrChange>
          </w:rPr>
          <w:t>⑤</w:t>
        </w:r>
        <w:r w:rsidRPr="007B2D20">
          <w:rPr>
            <w:rFonts w:ascii="Arial" w:eastAsia="나눔명조" w:hAnsi="Arial" w:cs="Arial"/>
            <w:color w:val="00B050"/>
            <w:spacing w:val="-2"/>
            <w:kern w:val="0"/>
            <w:sz w:val="22"/>
            <w:rPrChange w:id="4481" w:author="Keis" w:date="2024-09-06T14:40:00Z">
              <w:rPr>
                <w:rFonts w:ascii="Arial" w:eastAsia="나눔명조" w:hAnsi="Arial" w:cs="Arial"/>
                <w:color w:val="FF0000"/>
                <w:spacing w:val="-2"/>
                <w:kern w:val="0"/>
                <w:sz w:val="22"/>
              </w:rPr>
            </w:rPrChange>
          </w:rPr>
          <w:t xml:space="preserve"> No</w:t>
        </w:r>
      </w:ins>
    </w:p>
    <w:p w14:paraId="06483CD1" w14:textId="77777777" w:rsidR="00B90D96" w:rsidRPr="00D20325" w:rsidRDefault="00414D79" w:rsidP="00B90D96">
      <w:pPr>
        <w:spacing w:line="384" w:lineRule="auto"/>
        <w:textAlignment w:val="baseline"/>
        <w:rPr>
          <w:rFonts w:ascii="Arial" w:eastAsia="굴림" w:hAnsi="Arial" w:cs="Arial"/>
          <w:color w:val="000000"/>
          <w:spacing w:val="-2"/>
          <w:kern w:val="0"/>
          <w:sz w:val="22"/>
        </w:rPr>
      </w:pPr>
      <w:r w:rsidRPr="00C577ED">
        <w:rPr>
          <w:rFonts w:ascii="Arial" w:eastAsia="나눔명조" w:hAnsi="Arial" w:cs="Arial"/>
          <w:iCs/>
          <w:spacing w:val="-2"/>
          <w:kern w:val="0"/>
          <w:sz w:val="22"/>
          <w:rPrChange w:id="4482" w:author="Keis" w:date="2024-09-13T11:17:00Z">
            <w:rPr>
              <w:rFonts w:ascii="Arial" w:eastAsia="나눔명조" w:hAnsi="Arial" w:cs="Arial"/>
              <w:iCs/>
              <w:color w:val="FF0000"/>
              <w:spacing w:val="-2"/>
              <w:kern w:val="0"/>
              <w:sz w:val="22"/>
            </w:rPr>
          </w:rPrChange>
        </w:rPr>
        <w:t>[Logic</w:t>
      </w:r>
      <w:r w:rsidR="00B90D96" w:rsidRPr="00C577ED">
        <w:rPr>
          <w:rFonts w:ascii="Arial" w:eastAsia="나눔명조" w:hAnsi="Arial" w:cs="Arial"/>
          <w:iCs/>
          <w:spacing w:val="-2"/>
          <w:kern w:val="0"/>
          <w:sz w:val="22"/>
          <w:rPrChange w:id="4483" w:author="Keis" w:date="2024-09-13T11:17:00Z">
            <w:rPr>
              <w:rFonts w:ascii="Arial" w:eastAsia="나눔명조" w:hAnsi="Arial" w:cs="Arial"/>
              <w:iCs/>
              <w:color w:val="FF0000"/>
              <w:spacing w:val="-2"/>
              <w:kern w:val="0"/>
              <w:sz w:val="22"/>
            </w:rPr>
          </w:rPrChange>
        </w:rPr>
        <w:t>] Dadd8b_1</w:t>
      </w:r>
      <w:r w:rsidR="00D20325" w:rsidRPr="00C577ED">
        <w:rPr>
          <w:rFonts w:ascii="Arial" w:eastAsia="나눔명조" w:hAnsi="Arial" w:cs="Arial"/>
          <w:iCs/>
          <w:spacing w:val="-2"/>
          <w:kern w:val="0"/>
          <w:sz w:val="22"/>
          <w:rPrChange w:id="4484" w:author="Keis" w:date="2024-09-13T11:17:00Z">
            <w:rPr>
              <w:rFonts w:ascii="Arial" w:eastAsia="나눔명조" w:hAnsi="Arial" w:cs="Arial"/>
              <w:iCs/>
              <w:color w:val="FF0000"/>
              <w:spacing w:val="-2"/>
              <w:kern w:val="0"/>
              <w:sz w:val="22"/>
            </w:rPr>
          </w:rPrChange>
        </w:rPr>
        <w:t xml:space="preserve"> Answer only </w:t>
      </w:r>
      <w:r w:rsidR="00B90D96" w:rsidRPr="00C577ED">
        <w:rPr>
          <w:rFonts w:ascii="Arial" w:eastAsia="나눔명조" w:hAnsi="Arial" w:cs="Arial"/>
          <w:iCs/>
          <w:spacing w:val="-2"/>
          <w:kern w:val="0"/>
          <w:sz w:val="22"/>
          <w:rPrChange w:id="4485" w:author="Keis" w:date="2024-09-13T11:17:00Z">
            <w:rPr>
              <w:rFonts w:ascii="Arial" w:eastAsia="나눔명조" w:hAnsi="Arial" w:cs="Arial"/>
              <w:iCs/>
              <w:color w:val="FF0000"/>
              <w:spacing w:val="-2"/>
              <w:kern w:val="0"/>
              <w:sz w:val="22"/>
            </w:rPr>
          </w:rPrChange>
        </w:rPr>
        <w:t>(</w:t>
      </w:r>
      <w:r w:rsidRPr="00C577ED">
        <w:rPr>
          <w:rFonts w:ascii="Arial" w:eastAsia="나눔명조" w:hAnsi="Arial" w:cs="Arial"/>
          <w:iCs/>
          <w:spacing w:val="-2"/>
          <w:kern w:val="0"/>
          <w:sz w:val="22"/>
          <w:rPrChange w:id="4486" w:author="Keis" w:date="2024-09-13T11:17:00Z">
            <w:rPr>
              <w:rFonts w:ascii="Arial" w:eastAsia="나눔명조" w:hAnsi="Arial" w:cs="Arial"/>
              <w:iCs/>
              <w:color w:val="FF0000"/>
              <w:spacing w:val="-2"/>
              <w:kern w:val="0"/>
              <w:sz w:val="22"/>
            </w:rPr>
          </w:rPrChange>
        </w:rPr>
        <w:t>previous job</w:t>
      </w:r>
      <w:r w:rsidR="00B90D96" w:rsidRPr="00C577ED">
        <w:rPr>
          <w:rFonts w:ascii="Arial" w:eastAsia="나눔명조" w:hAnsi="Arial" w:cs="Arial"/>
          <w:iCs/>
          <w:spacing w:val="-2"/>
          <w:kern w:val="0"/>
          <w:sz w:val="22"/>
          <w:rPrChange w:id="4487" w:author="Keis" w:date="2024-09-13T11:17:00Z">
            <w:rPr>
              <w:rFonts w:ascii="Arial" w:eastAsia="나눔명조" w:hAnsi="Arial" w:cs="Arial"/>
              <w:iCs/>
              <w:color w:val="FF0000"/>
              <w:spacing w:val="-2"/>
              <w:kern w:val="0"/>
              <w:sz w:val="22"/>
            </w:rPr>
          </w:rPrChange>
        </w:rPr>
        <w:t>)=</w:t>
      </w:r>
      <w:r w:rsidR="00B90D96" w:rsidRPr="00C577ED">
        <w:rPr>
          <w:rFonts w:ascii="굴림" w:eastAsia="굴림" w:hAnsi="굴림" w:cs="굴림" w:hint="eastAsia"/>
          <w:iCs/>
          <w:spacing w:val="-2"/>
          <w:kern w:val="0"/>
          <w:sz w:val="22"/>
          <w:rPrChange w:id="4488" w:author="Keis" w:date="2024-09-13T11:17:00Z">
            <w:rPr>
              <w:rFonts w:ascii="굴림" w:eastAsia="굴림" w:hAnsi="굴림" w:cs="굴림" w:hint="eastAsia"/>
              <w:iCs/>
              <w:color w:val="FF0000"/>
              <w:spacing w:val="-2"/>
              <w:kern w:val="0"/>
              <w:sz w:val="22"/>
            </w:rPr>
          </w:rPrChange>
        </w:rPr>
        <w:t>①</w:t>
      </w:r>
      <w:r w:rsidR="00B90D96" w:rsidRPr="00C577ED">
        <w:rPr>
          <w:rFonts w:ascii="Arial" w:eastAsia="나눔명조" w:hAnsi="Arial" w:cs="Arial"/>
          <w:iCs/>
          <w:spacing w:val="-2"/>
          <w:kern w:val="0"/>
          <w:sz w:val="22"/>
          <w:rPrChange w:id="4489" w:author="Keis" w:date="2024-09-13T11:17:00Z">
            <w:rPr>
              <w:rFonts w:ascii="Arial" w:eastAsia="나눔명조" w:hAnsi="Arial" w:cs="Arial"/>
              <w:iCs/>
              <w:color w:val="FF0000"/>
              <w:spacing w:val="-2"/>
              <w:kern w:val="0"/>
              <w:sz w:val="22"/>
            </w:rPr>
          </w:rPrChange>
        </w:rPr>
        <w:t>(</w:t>
      </w:r>
      <w:r w:rsidR="00D20325" w:rsidRPr="00C577ED">
        <w:rPr>
          <w:rFonts w:ascii="Arial" w:eastAsia="나눔명조" w:hAnsi="Arial" w:cs="Arial"/>
          <w:iCs/>
          <w:spacing w:val="-2"/>
          <w:kern w:val="0"/>
          <w:sz w:val="22"/>
          <w:rPrChange w:id="4490" w:author="Keis" w:date="2024-09-13T11:17:00Z">
            <w:rPr>
              <w:rFonts w:ascii="Arial" w:eastAsia="나눔명조" w:hAnsi="Arial" w:cs="Arial"/>
              <w:iCs/>
              <w:color w:val="FF0000"/>
              <w:spacing w:val="-2"/>
              <w:kern w:val="0"/>
              <w:sz w:val="22"/>
            </w:rPr>
          </w:rPrChange>
        </w:rPr>
        <w:t>wage worker</w:t>
      </w:r>
      <w:r w:rsidR="00B90D96" w:rsidRPr="00C577ED">
        <w:rPr>
          <w:rFonts w:ascii="Arial" w:eastAsia="나눔명조" w:hAnsi="Arial" w:cs="Arial"/>
          <w:iCs/>
          <w:spacing w:val="-2"/>
          <w:kern w:val="0"/>
          <w:sz w:val="22"/>
          <w:rPrChange w:id="4491" w:author="Keis" w:date="2024-09-13T11:17:00Z">
            <w:rPr>
              <w:rFonts w:ascii="Arial" w:eastAsia="나눔명조" w:hAnsi="Arial" w:cs="Arial"/>
              <w:iCs/>
              <w:color w:val="FF0000"/>
              <w:spacing w:val="-2"/>
              <w:kern w:val="0"/>
              <w:sz w:val="22"/>
            </w:rPr>
          </w:rPrChange>
        </w:rPr>
        <w:t xml:space="preserve">), </w:t>
      </w:r>
      <w:r w:rsidR="00B90D96" w:rsidRPr="00C577ED">
        <w:rPr>
          <w:rFonts w:ascii="굴림" w:eastAsia="굴림" w:hAnsi="굴림" w:cs="굴림" w:hint="eastAsia"/>
          <w:iCs/>
          <w:spacing w:val="-2"/>
          <w:kern w:val="0"/>
          <w:sz w:val="22"/>
          <w:rPrChange w:id="4492" w:author="Keis" w:date="2024-09-13T11:17:00Z">
            <w:rPr>
              <w:rFonts w:ascii="굴림" w:eastAsia="굴림" w:hAnsi="굴림" w:cs="굴림" w:hint="eastAsia"/>
              <w:iCs/>
              <w:color w:val="FF0000"/>
              <w:spacing w:val="-2"/>
              <w:kern w:val="0"/>
              <w:sz w:val="22"/>
            </w:rPr>
          </w:rPrChange>
        </w:rPr>
        <w:t>②③④</w:t>
      </w:r>
      <w:r w:rsidR="00D20325" w:rsidRPr="00C577ED">
        <w:rPr>
          <w:rFonts w:ascii="Arial" w:eastAsia="나눔명조" w:hAnsi="Arial" w:cs="Arial"/>
          <w:iCs/>
          <w:spacing w:val="-2"/>
          <w:kern w:val="0"/>
          <w:sz w:val="22"/>
          <w:rPrChange w:id="4493" w:author="Keis" w:date="2024-09-13T11:17:00Z">
            <w:rPr>
              <w:rFonts w:ascii="Arial" w:eastAsia="나눔명조" w:hAnsi="Arial" w:cs="Arial"/>
              <w:iCs/>
              <w:color w:val="FF0000"/>
              <w:spacing w:val="-2"/>
              <w:kern w:val="0"/>
              <w:sz w:val="22"/>
            </w:rPr>
          </w:rPrChange>
        </w:rPr>
        <w:t xml:space="preserve"> go to</w:t>
      </w:r>
      <w:r w:rsidR="00B90D96" w:rsidRPr="00C577ED">
        <w:rPr>
          <w:rFonts w:ascii="Arial" w:eastAsia="나눔명조" w:hAnsi="Arial" w:cs="Arial"/>
          <w:iCs/>
          <w:spacing w:val="-2"/>
          <w:kern w:val="0"/>
          <w:sz w:val="22"/>
          <w:rPrChange w:id="4494" w:author="Keis" w:date="2024-09-13T11:17:00Z">
            <w:rPr>
              <w:rFonts w:ascii="Arial" w:eastAsia="나눔명조" w:hAnsi="Arial" w:cs="Arial"/>
              <w:iCs/>
              <w:color w:val="FF0000"/>
              <w:spacing w:val="-2"/>
              <w:kern w:val="0"/>
              <w:sz w:val="22"/>
            </w:rPr>
          </w:rPrChange>
        </w:rPr>
        <w:t xml:space="preserve"> Dadd8b_12</w:t>
      </w:r>
    </w:p>
    <w:p w14:paraId="1C51C4BE" w14:textId="77777777" w:rsidR="00D20325" w:rsidRPr="00B90D96" w:rsidRDefault="00D20325" w:rsidP="00D20325">
      <w:pPr>
        <w:spacing w:line="384" w:lineRule="auto"/>
        <w:textAlignment w:val="baseline"/>
        <w:rPr>
          <w:rFonts w:ascii="Arial" w:eastAsia="굴림" w:hAnsi="Arial" w:cs="Arial"/>
          <w:color w:val="000000"/>
          <w:kern w:val="0"/>
          <w:sz w:val="22"/>
        </w:rPr>
      </w:pPr>
      <w:r w:rsidRPr="00C577ED">
        <w:rPr>
          <w:rFonts w:ascii="Arial" w:eastAsia="나눔명조" w:hAnsi="Arial" w:cs="Arial"/>
          <w:spacing w:val="-2"/>
          <w:kern w:val="0"/>
          <w:sz w:val="22"/>
          <w:rPrChange w:id="4495" w:author="Keis" w:date="2024-09-13T11:18:00Z">
            <w:rPr>
              <w:rFonts w:ascii="Arial" w:eastAsia="나눔명조" w:hAnsi="Arial" w:cs="Arial"/>
              <w:color w:val="FF0000"/>
              <w:spacing w:val="-2"/>
              <w:kern w:val="0"/>
              <w:sz w:val="22"/>
            </w:rPr>
          </w:rPrChange>
        </w:rPr>
        <w:t>Dadd8</w:t>
      </w:r>
      <w:r w:rsidR="001D0A80" w:rsidRPr="00C577ED">
        <w:rPr>
          <w:rFonts w:ascii="Arial" w:eastAsia="나눔명조" w:hAnsi="Arial" w:cs="Arial"/>
          <w:spacing w:val="-2"/>
          <w:kern w:val="0"/>
          <w:sz w:val="22"/>
          <w:rPrChange w:id="4496" w:author="Keis" w:date="2024-09-13T11:18:00Z">
            <w:rPr>
              <w:rFonts w:ascii="Arial" w:eastAsia="나눔명조" w:hAnsi="Arial" w:cs="Arial"/>
              <w:color w:val="FF0000"/>
              <w:spacing w:val="-2"/>
              <w:kern w:val="0"/>
              <w:sz w:val="22"/>
            </w:rPr>
          </w:rPrChange>
        </w:rPr>
        <w:t>b</w:t>
      </w:r>
      <w:r w:rsidRPr="00C577ED">
        <w:rPr>
          <w:rFonts w:ascii="Arial" w:eastAsia="나눔명조" w:hAnsi="Arial" w:cs="Arial"/>
          <w:spacing w:val="-2"/>
          <w:kern w:val="0"/>
          <w:sz w:val="22"/>
          <w:rPrChange w:id="4497" w:author="Keis" w:date="2024-09-13T11:18:00Z">
            <w:rPr>
              <w:rFonts w:ascii="Arial" w:eastAsia="나눔명조" w:hAnsi="Arial" w:cs="Arial"/>
              <w:color w:val="FF0000"/>
              <w:spacing w:val="-2"/>
              <w:kern w:val="0"/>
              <w:sz w:val="22"/>
            </w:rPr>
          </w:rPrChange>
        </w:rPr>
        <w:t>_</w:t>
      </w:r>
      <w:r w:rsidR="001D0A80" w:rsidRPr="00C577ED">
        <w:rPr>
          <w:rFonts w:ascii="Arial" w:eastAsia="나눔명조" w:hAnsi="Arial" w:cs="Arial"/>
          <w:spacing w:val="-2"/>
          <w:kern w:val="0"/>
          <w:sz w:val="22"/>
          <w:rPrChange w:id="4498" w:author="Keis" w:date="2024-09-13T11:18:00Z">
            <w:rPr>
              <w:rFonts w:ascii="Arial" w:eastAsia="나눔명조" w:hAnsi="Arial" w:cs="Arial"/>
              <w:color w:val="FF0000"/>
              <w:spacing w:val="-2"/>
              <w:kern w:val="0"/>
              <w:sz w:val="22"/>
            </w:rPr>
          </w:rPrChange>
        </w:rPr>
        <w:t>3</w:t>
      </w:r>
      <w:r w:rsidRPr="00C577ED">
        <w:rPr>
          <w:rFonts w:ascii="Arial" w:eastAsia="나눔명조" w:hAnsi="Arial" w:cs="Arial"/>
          <w:spacing w:val="-2"/>
          <w:kern w:val="0"/>
          <w:sz w:val="22"/>
          <w:rPrChange w:id="4499" w:author="Keis" w:date="2024-09-13T11:18:00Z">
            <w:rPr>
              <w:rFonts w:ascii="Arial" w:eastAsia="나눔명조" w:hAnsi="Arial" w:cs="Arial"/>
              <w:color w:val="FF0000"/>
              <w:spacing w:val="-2"/>
              <w:kern w:val="0"/>
              <w:sz w:val="22"/>
            </w:rPr>
          </w:rPrChange>
        </w:rPr>
        <w:t xml:space="preserve">. </w:t>
      </w:r>
      <w:r w:rsidR="001D0A80" w:rsidRPr="00C577ED">
        <w:rPr>
          <w:rFonts w:ascii="Arial" w:eastAsia="나눔명조" w:hAnsi="Arial" w:cs="Arial"/>
          <w:spacing w:val="-2"/>
          <w:kern w:val="0"/>
          <w:sz w:val="22"/>
          <w:rPrChange w:id="4500" w:author="Keis" w:date="2024-09-13T11:18:00Z">
            <w:rPr>
              <w:rFonts w:ascii="Arial" w:eastAsia="나눔명조" w:hAnsi="Arial" w:cs="Arial"/>
              <w:color w:val="FF0000"/>
              <w:spacing w:val="-2"/>
              <w:kern w:val="0"/>
              <w:sz w:val="22"/>
            </w:rPr>
          </w:rPrChange>
        </w:rPr>
        <w:t>Did</w:t>
      </w:r>
      <w:r w:rsidRPr="00C577ED">
        <w:rPr>
          <w:rFonts w:ascii="Arial" w:eastAsia="나눔명조" w:hAnsi="Arial" w:cs="Arial"/>
          <w:spacing w:val="-2"/>
          <w:kern w:val="0"/>
          <w:sz w:val="22"/>
          <w:rPrChange w:id="4501" w:author="Keis" w:date="2024-09-13T11:18:00Z">
            <w:rPr>
              <w:rFonts w:ascii="Arial" w:eastAsia="나눔명조" w:hAnsi="Arial" w:cs="Arial"/>
              <w:color w:val="FF0000"/>
              <w:spacing w:val="-2"/>
              <w:kern w:val="0"/>
              <w:sz w:val="22"/>
            </w:rPr>
          </w:rPrChange>
        </w:rPr>
        <w:t xml:space="preserve"> you have a wage peak system at </w:t>
      </w:r>
      <w:r w:rsidR="001D0A80" w:rsidRPr="00C577ED">
        <w:rPr>
          <w:rFonts w:ascii="Arial" w:eastAsia="나눔명조" w:hAnsi="Arial" w:cs="Arial"/>
          <w:spacing w:val="-2"/>
          <w:kern w:val="0"/>
          <w:sz w:val="22"/>
          <w:rPrChange w:id="4502" w:author="Keis" w:date="2024-09-13T11:18:00Z">
            <w:rPr>
              <w:rFonts w:ascii="Arial" w:eastAsia="나눔명조" w:hAnsi="Arial" w:cs="Arial"/>
              <w:color w:val="FF0000"/>
              <w:spacing w:val="-2"/>
              <w:kern w:val="0"/>
              <w:sz w:val="22"/>
            </w:rPr>
          </w:rPrChange>
        </w:rPr>
        <w:t>previous</w:t>
      </w:r>
      <w:r w:rsidRPr="00C577ED">
        <w:rPr>
          <w:rFonts w:ascii="Arial" w:eastAsia="나눔명조" w:hAnsi="Arial" w:cs="Arial"/>
          <w:spacing w:val="-2"/>
          <w:kern w:val="0"/>
          <w:sz w:val="22"/>
          <w:rPrChange w:id="4503" w:author="Keis" w:date="2024-09-13T11:18:00Z">
            <w:rPr>
              <w:rFonts w:ascii="Arial" w:eastAsia="나눔명조" w:hAnsi="Arial" w:cs="Arial"/>
              <w:color w:val="FF0000"/>
              <w:spacing w:val="-2"/>
              <w:kern w:val="0"/>
              <w:sz w:val="22"/>
            </w:rPr>
          </w:rPrChange>
        </w:rPr>
        <w:t xml:space="preserve"> job?</w:t>
      </w:r>
    </w:p>
    <w:p w14:paraId="47EA04B8" w14:textId="77777777" w:rsidR="00942E86" w:rsidRPr="00942E86" w:rsidRDefault="00942E86" w:rsidP="00942E86">
      <w:pPr>
        <w:pStyle w:val="a6"/>
        <w:numPr>
          <w:ilvl w:val="0"/>
          <w:numId w:val="1375"/>
        </w:numPr>
        <w:spacing w:line="384" w:lineRule="auto"/>
        <w:ind w:leftChars="0"/>
        <w:textAlignment w:val="baseline"/>
        <w:rPr>
          <w:ins w:id="4504" w:author="Keis" w:date="2024-09-06T13:09:00Z"/>
          <w:rFonts w:ascii="Arial" w:eastAsia="굴림" w:hAnsi="Arial" w:cs="Arial"/>
          <w:color w:val="00B050"/>
          <w:spacing w:val="-2"/>
          <w:kern w:val="0"/>
          <w:sz w:val="22"/>
          <w:rPrChange w:id="4505" w:author="Keis" w:date="2024-09-06T13:10:00Z">
            <w:rPr>
              <w:ins w:id="4506" w:author="Keis" w:date="2024-09-06T13:09:00Z"/>
              <w:rFonts w:ascii="Arial" w:eastAsia="굴림" w:hAnsi="Arial" w:cs="Arial"/>
              <w:color w:val="000000"/>
              <w:spacing w:val="-2"/>
              <w:kern w:val="0"/>
              <w:sz w:val="22"/>
            </w:rPr>
          </w:rPrChange>
        </w:rPr>
      </w:pPr>
      <w:ins w:id="4507" w:author="Keis" w:date="2024-09-06T13:09:00Z">
        <w:r w:rsidRPr="00942E86">
          <w:rPr>
            <w:rFonts w:ascii="Arial" w:eastAsia="나눔명조" w:hAnsi="Arial" w:cs="Arial"/>
            <w:color w:val="00B050"/>
            <w:spacing w:val="-2"/>
            <w:kern w:val="0"/>
            <w:sz w:val="22"/>
            <w:rPrChange w:id="4508" w:author="Keis" w:date="2024-09-06T13:10:00Z">
              <w:rPr>
                <w:rFonts w:ascii="Arial" w:eastAsia="나눔명조" w:hAnsi="Arial" w:cs="Arial"/>
                <w:color w:val="FF0000"/>
                <w:spacing w:val="-2"/>
                <w:kern w:val="0"/>
                <w:sz w:val="22"/>
              </w:rPr>
            </w:rPrChange>
          </w:rPr>
          <w:t xml:space="preserve">yes </w:t>
        </w:r>
      </w:ins>
    </w:p>
    <w:p w14:paraId="77C3F12A" w14:textId="0593DC16" w:rsidR="00942E86" w:rsidRPr="00942E86" w:rsidRDefault="00942E86" w:rsidP="00942E86">
      <w:pPr>
        <w:pStyle w:val="a6"/>
        <w:numPr>
          <w:ilvl w:val="0"/>
          <w:numId w:val="1375"/>
        </w:numPr>
        <w:spacing w:line="384" w:lineRule="auto"/>
        <w:ind w:leftChars="0"/>
        <w:textAlignment w:val="baseline"/>
        <w:rPr>
          <w:ins w:id="4509" w:author="Keis" w:date="2024-09-06T13:09:00Z"/>
          <w:rFonts w:ascii="Arial" w:eastAsia="굴림" w:hAnsi="Arial" w:cs="Arial"/>
          <w:color w:val="00B050"/>
          <w:spacing w:val="-2"/>
          <w:kern w:val="0"/>
          <w:sz w:val="22"/>
          <w:rPrChange w:id="4510" w:author="Keis" w:date="2024-09-06T13:10:00Z">
            <w:rPr>
              <w:ins w:id="4511" w:author="Keis" w:date="2024-09-06T13:09:00Z"/>
              <w:rFonts w:ascii="Arial" w:eastAsia="굴림" w:hAnsi="Arial" w:cs="Arial"/>
              <w:color w:val="000000"/>
              <w:spacing w:val="-2"/>
              <w:kern w:val="0"/>
              <w:sz w:val="22"/>
            </w:rPr>
          </w:rPrChange>
        </w:rPr>
      </w:pPr>
      <w:ins w:id="4512" w:author="Keis" w:date="2024-09-06T13:09:00Z">
        <w:r w:rsidRPr="00942E86">
          <w:rPr>
            <w:rFonts w:ascii="Arial" w:eastAsia="나눔명조" w:hAnsi="Arial" w:cs="Arial"/>
            <w:color w:val="00B050"/>
            <w:spacing w:val="-2"/>
            <w:kern w:val="0"/>
            <w:sz w:val="22"/>
            <w:rPrChange w:id="4513" w:author="Keis" w:date="2024-09-06T13:10:00Z">
              <w:rPr>
                <w:rFonts w:ascii="Arial" w:eastAsia="나눔명조" w:hAnsi="Arial" w:cs="Arial"/>
                <w:color w:val="FF0000"/>
                <w:spacing w:val="-2"/>
                <w:kern w:val="0"/>
                <w:sz w:val="22"/>
              </w:rPr>
            </w:rPrChange>
          </w:rPr>
          <w:t xml:space="preserve">no </w:t>
        </w:r>
        <w:r w:rsidRPr="00942E86">
          <w:rPr>
            <w:rFonts w:ascii="Arial" w:eastAsia="나눔명조" w:hAnsi="Arial" w:cs="Arial" w:hint="eastAsia"/>
            <w:color w:val="00B050"/>
            <w:spacing w:val="-2"/>
            <w:kern w:val="0"/>
            <w:sz w:val="22"/>
            <w:rPrChange w:id="4514" w:author="Keis" w:date="2024-09-06T13:10:00Z">
              <w:rPr>
                <w:rFonts w:ascii="Arial" w:eastAsia="나눔명조" w:hAnsi="Arial" w:cs="Arial" w:hint="eastAsia"/>
                <w:color w:val="FF0000"/>
                <w:spacing w:val="-2"/>
                <w:kern w:val="0"/>
                <w:sz w:val="22"/>
              </w:rPr>
            </w:rPrChange>
          </w:rPr>
          <w:t>→</w:t>
        </w:r>
        <w:r w:rsidRPr="00942E86">
          <w:rPr>
            <w:rFonts w:ascii="Arial" w:eastAsia="나눔명조" w:hAnsi="Arial" w:cs="Arial"/>
            <w:color w:val="00B050"/>
            <w:spacing w:val="-2"/>
            <w:kern w:val="0"/>
            <w:sz w:val="22"/>
            <w:rPrChange w:id="4515" w:author="Keis" w:date="2024-09-06T13:10:00Z">
              <w:rPr>
                <w:rFonts w:ascii="Arial" w:eastAsia="나눔명조" w:hAnsi="Arial" w:cs="Arial"/>
                <w:color w:val="FF0000"/>
                <w:spacing w:val="-2"/>
                <w:kern w:val="0"/>
                <w:sz w:val="22"/>
              </w:rPr>
            </w:rPrChange>
          </w:rPr>
          <w:t xml:space="preserve"> Dadd8b_11</w:t>
        </w:r>
      </w:ins>
    </w:p>
    <w:p w14:paraId="07F563F3" w14:textId="48D968F8" w:rsidR="00D20325" w:rsidRPr="00942E86" w:rsidDel="00942E86" w:rsidRDefault="00D20325">
      <w:pPr>
        <w:pStyle w:val="a6"/>
        <w:numPr>
          <w:ilvl w:val="0"/>
          <w:numId w:val="1374"/>
        </w:numPr>
        <w:spacing w:line="384" w:lineRule="auto"/>
        <w:ind w:leftChars="0"/>
        <w:textAlignment w:val="baseline"/>
        <w:rPr>
          <w:del w:id="4516" w:author="Keis" w:date="2024-09-06T13:09:00Z"/>
          <w:rFonts w:ascii="Arial" w:eastAsia="나눔명조" w:hAnsi="Arial" w:cs="Arial"/>
          <w:color w:val="FF0000"/>
          <w:spacing w:val="-2"/>
          <w:kern w:val="0"/>
          <w:sz w:val="22"/>
          <w:rPrChange w:id="4517" w:author="Keis" w:date="2024-09-06T13:08:00Z">
            <w:rPr>
              <w:del w:id="4518" w:author="Keis" w:date="2024-09-06T13:09:00Z"/>
              <w:rFonts w:eastAsia="굴림"/>
              <w:color w:val="000000"/>
            </w:rPr>
          </w:rPrChange>
        </w:rPr>
        <w:pPrChange w:id="4519" w:author="Keis" w:date="2024-09-06T13:08:00Z">
          <w:pPr>
            <w:pStyle w:val="a6"/>
            <w:numPr>
              <w:numId w:val="1327"/>
            </w:numPr>
            <w:spacing w:line="384" w:lineRule="auto"/>
            <w:ind w:leftChars="0" w:hanging="400"/>
            <w:textAlignment w:val="baseline"/>
          </w:pPr>
        </w:pPrChange>
      </w:pPr>
      <w:del w:id="4520" w:author="Keis" w:date="2024-09-06T13:09:00Z">
        <w:r w:rsidRPr="00942E86" w:rsidDel="00942E86">
          <w:rPr>
            <w:rFonts w:ascii="Arial" w:eastAsia="나눔명조" w:hAnsi="Arial" w:cs="Arial"/>
            <w:color w:val="FF0000"/>
            <w:spacing w:val="-2"/>
            <w:kern w:val="0"/>
            <w:sz w:val="22"/>
            <w:rPrChange w:id="4521" w:author="Keis" w:date="2024-09-06T13:08:00Z">
              <w:rPr/>
            </w:rPrChange>
          </w:rPr>
          <w:delText xml:space="preserve">yes </w:delText>
        </w:r>
      </w:del>
    </w:p>
    <w:p w14:paraId="6C081A38" w14:textId="6B020796" w:rsidR="00D20325" w:rsidRPr="00942E86" w:rsidDel="00942E86" w:rsidRDefault="00D20325">
      <w:pPr>
        <w:pStyle w:val="a6"/>
        <w:numPr>
          <w:ilvl w:val="0"/>
          <w:numId w:val="1374"/>
        </w:numPr>
        <w:spacing w:line="384" w:lineRule="auto"/>
        <w:ind w:leftChars="0"/>
        <w:textAlignment w:val="baseline"/>
        <w:rPr>
          <w:del w:id="4522" w:author="Keis" w:date="2024-09-06T13:09:00Z"/>
          <w:rFonts w:ascii="Arial" w:eastAsia="나눔명조" w:hAnsi="Arial" w:cs="Arial"/>
          <w:color w:val="FF0000"/>
          <w:spacing w:val="-2"/>
          <w:kern w:val="0"/>
          <w:sz w:val="22"/>
          <w:rPrChange w:id="4523" w:author="Keis" w:date="2024-09-06T13:08:00Z">
            <w:rPr>
              <w:del w:id="4524" w:author="Keis" w:date="2024-09-06T13:09:00Z"/>
              <w:rFonts w:eastAsia="굴림"/>
              <w:color w:val="000000"/>
            </w:rPr>
          </w:rPrChange>
        </w:rPr>
        <w:pPrChange w:id="4525" w:author="Keis" w:date="2024-09-06T13:08:00Z">
          <w:pPr>
            <w:pStyle w:val="a6"/>
            <w:numPr>
              <w:numId w:val="1327"/>
            </w:numPr>
            <w:spacing w:line="384" w:lineRule="auto"/>
            <w:ind w:leftChars="0" w:hanging="400"/>
            <w:textAlignment w:val="baseline"/>
          </w:pPr>
        </w:pPrChange>
      </w:pPr>
      <w:del w:id="4526" w:author="Keis" w:date="2024-09-06T13:09:00Z">
        <w:r w:rsidRPr="00942E86" w:rsidDel="00942E86">
          <w:rPr>
            <w:rFonts w:ascii="Arial" w:eastAsia="나눔명조" w:hAnsi="Arial" w:cs="Arial"/>
            <w:color w:val="FF0000"/>
            <w:spacing w:val="-2"/>
            <w:kern w:val="0"/>
            <w:sz w:val="22"/>
            <w:rPrChange w:id="4527" w:author="Keis" w:date="2024-09-06T13:08:00Z">
              <w:rPr/>
            </w:rPrChange>
          </w:rPr>
          <w:delText>no → Dadd8</w:delText>
        </w:r>
        <w:r w:rsidR="001D0A80" w:rsidRPr="00942E86" w:rsidDel="00942E86">
          <w:rPr>
            <w:rFonts w:ascii="Arial" w:eastAsia="나눔명조" w:hAnsi="Arial" w:cs="Arial"/>
            <w:color w:val="FF0000"/>
            <w:spacing w:val="-2"/>
            <w:kern w:val="0"/>
            <w:sz w:val="22"/>
            <w:rPrChange w:id="4528" w:author="Keis" w:date="2024-09-06T13:08:00Z">
              <w:rPr/>
            </w:rPrChange>
          </w:rPr>
          <w:delText>b</w:delText>
        </w:r>
        <w:r w:rsidRPr="00942E86" w:rsidDel="00942E86">
          <w:rPr>
            <w:rFonts w:ascii="Arial" w:eastAsia="나눔명조" w:hAnsi="Arial" w:cs="Arial"/>
            <w:color w:val="FF0000"/>
            <w:spacing w:val="-2"/>
            <w:kern w:val="0"/>
            <w:sz w:val="22"/>
            <w:rPrChange w:id="4529" w:author="Keis" w:date="2024-09-06T13:08:00Z">
              <w:rPr/>
            </w:rPrChange>
          </w:rPr>
          <w:delText>_1</w:delText>
        </w:r>
        <w:r w:rsidR="001D0A80" w:rsidRPr="00942E86" w:rsidDel="00942E86">
          <w:rPr>
            <w:rFonts w:ascii="Arial" w:eastAsia="나눔명조" w:hAnsi="Arial" w:cs="Arial"/>
            <w:color w:val="FF0000"/>
            <w:spacing w:val="-2"/>
            <w:kern w:val="0"/>
            <w:sz w:val="22"/>
            <w:rPrChange w:id="4530" w:author="Keis" w:date="2024-09-06T13:08:00Z">
              <w:rPr/>
            </w:rPrChange>
          </w:rPr>
          <w:delText>1</w:delText>
        </w:r>
      </w:del>
    </w:p>
    <w:p w14:paraId="0DE2D859"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52928780"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4C57">
        <w:rPr>
          <w:rFonts w:ascii="Arial" w:eastAsia="나눔명조" w:hAnsi="Arial" w:cs="Arial"/>
          <w:spacing w:val="-2"/>
          <w:kern w:val="0"/>
          <w:sz w:val="22"/>
          <w:rPrChange w:id="4531" w:author="Keis" w:date="2024-09-13T11:18:00Z">
            <w:rPr>
              <w:rFonts w:ascii="Arial" w:eastAsia="나눔명조" w:hAnsi="Arial" w:cs="Arial"/>
              <w:color w:val="FF0000"/>
              <w:spacing w:val="-2"/>
              <w:kern w:val="0"/>
              <w:sz w:val="22"/>
            </w:rPr>
          </w:rPrChange>
        </w:rPr>
        <w:t>Dadd8</w:t>
      </w:r>
      <w:r w:rsidR="001D0A80" w:rsidRPr="009B4C57">
        <w:rPr>
          <w:rFonts w:ascii="Arial" w:eastAsia="나눔명조" w:hAnsi="Arial" w:cs="Arial"/>
          <w:spacing w:val="-2"/>
          <w:kern w:val="0"/>
          <w:sz w:val="22"/>
          <w:rPrChange w:id="4532" w:author="Keis" w:date="2024-09-13T11:18:00Z">
            <w:rPr>
              <w:rFonts w:ascii="Arial" w:eastAsia="나눔명조" w:hAnsi="Arial" w:cs="Arial"/>
              <w:color w:val="FF0000"/>
              <w:spacing w:val="-2"/>
              <w:kern w:val="0"/>
              <w:sz w:val="22"/>
            </w:rPr>
          </w:rPrChange>
        </w:rPr>
        <w:t>b</w:t>
      </w:r>
      <w:r w:rsidRPr="009B4C57">
        <w:rPr>
          <w:rFonts w:ascii="Arial" w:eastAsia="나눔명조" w:hAnsi="Arial" w:cs="Arial"/>
          <w:spacing w:val="-2"/>
          <w:kern w:val="0"/>
          <w:sz w:val="22"/>
          <w:rPrChange w:id="4533" w:author="Keis" w:date="2024-09-13T11:18:00Z">
            <w:rPr>
              <w:rFonts w:ascii="Arial" w:eastAsia="나눔명조" w:hAnsi="Arial" w:cs="Arial"/>
              <w:color w:val="FF0000"/>
              <w:spacing w:val="-2"/>
              <w:kern w:val="0"/>
              <w:sz w:val="22"/>
            </w:rPr>
          </w:rPrChange>
        </w:rPr>
        <w:t>_</w:t>
      </w:r>
      <w:r w:rsidR="001D0A80" w:rsidRPr="009B4C57">
        <w:rPr>
          <w:rFonts w:ascii="Arial" w:eastAsia="나눔명조" w:hAnsi="Arial" w:cs="Arial"/>
          <w:spacing w:val="-2"/>
          <w:kern w:val="0"/>
          <w:sz w:val="22"/>
          <w:rPrChange w:id="4534" w:author="Keis" w:date="2024-09-13T11:18:00Z">
            <w:rPr>
              <w:rFonts w:ascii="Arial" w:eastAsia="나눔명조" w:hAnsi="Arial" w:cs="Arial"/>
              <w:color w:val="FF0000"/>
              <w:spacing w:val="-2"/>
              <w:kern w:val="0"/>
              <w:sz w:val="22"/>
            </w:rPr>
          </w:rPrChange>
        </w:rPr>
        <w:t>4</w:t>
      </w:r>
      <w:r w:rsidRPr="009B4C57">
        <w:rPr>
          <w:rFonts w:ascii="Arial" w:eastAsia="나눔명조" w:hAnsi="Arial" w:cs="Arial"/>
          <w:spacing w:val="-2"/>
          <w:kern w:val="0"/>
          <w:sz w:val="22"/>
          <w:rPrChange w:id="4535" w:author="Keis" w:date="2024-09-13T11:18:00Z">
            <w:rPr>
              <w:rFonts w:ascii="Arial" w:eastAsia="나눔명조" w:hAnsi="Arial" w:cs="Arial"/>
              <w:color w:val="FF0000"/>
              <w:spacing w:val="-2"/>
              <w:kern w:val="0"/>
              <w:sz w:val="22"/>
            </w:rPr>
          </w:rPrChange>
        </w:rPr>
        <w:t xml:space="preserve">. When did you introduce a wage peak system at </w:t>
      </w:r>
      <w:r w:rsidR="001D0A80" w:rsidRPr="009B4C57">
        <w:rPr>
          <w:rFonts w:ascii="Arial" w:eastAsia="나눔명조" w:hAnsi="Arial" w:cs="Arial"/>
          <w:spacing w:val="-2"/>
          <w:kern w:val="0"/>
          <w:sz w:val="22"/>
          <w:rPrChange w:id="4536" w:author="Keis" w:date="2024-09-13T11:18:00Z">
            <w:rPr>
              <w:rFonts w:ascii="Arial" w:eastAsia="나눔명조" w:hAnsi="Arial" w:cs="Arial"/>
              <w:color w:val="FF0000"/>
              <w:spacing w:val="-2"/>
              <w:kern w:val="0"/>
              <w:sz w:val="22"/>
            </w:rPr>
          </w:rPrChange>
        </w:rPr>
        <w:t>previous</w:t>
      </w:r>
      <w:r w:rsidRPr="009B4C57">
        <w:rPr>
          <w:rFonts w:ascii="Arial" w:eastAsia="나눔명조" w:hAnsi="Arial" w:cs="Arial"/>
          <w:spacing w:val="-2"/>
          <w:kern w:val="0"/>
          <w:sz w:val="22"/>
          <w:rPrChange w:id="4537" w:author="Keis" w:date="2024-09-13T11:18:00Z">
            <w:rPr>
              <w:rFonts w:ascii="Arial" w:eastAsia="나눔명조" w:hAnsi="Arial" w:cs="Arial"/>
              <w:color w:val="FF0000"/>
              <w:spacing w:val="-2"/>
              <w:kern w:val="0"/>
              <w:sz w:val="22"/>
            </w:rPr>
          </w:rPrChange>
        </w:rPr>
        <w:t xml:space="preserve"> job?</w:t>
      </w:r>
    </w:p>
    <w:p w14:paraId="5A652A0A" w14:textId="77777777" w:rsidR="00D20325" w:rsidRPr="00B90D96" w:rsidRDefault="00D20325" w:rsidP="00286812">
      <w:pPr>
        <w:spacing w:line="384" w:lineRule="auto"/>
        <w:ind w:firstLineChars="50" w:firstLine="108"/>
        <w:textAlignment w:val="baseline"/>
        <w:rPr>
          <w:rFonts w:ascii="Arial" w:eastAsia="굴림" w:hAnsi="Arial" w:cs="Arial"/>
          <w:color w:val="000000"/>
          <w:spacing w:val="-2"/>
          <w:kern w:val="0"/>
          <w:sz w:val="22"/>
        </w:rPr>
      </w:pPr>
      <w:r w:rsidRPr="009B4C57">
        <w:rPr>
          <w:rFonts w:ascii="Arial" w:eastAsia="나눔명조" w:hAnsi="Arial" w:cs="Arial"/>
          <w:spacing w:val="-2"/>
          <w:kern w:val="0"/>
          <w:sz w:val="22"/>
          <w:rPrChange w:id="4538" w:author="Keis" w:date="2024-09-13T11:18:00Z">
            <w:rPr>
              <w:rFonts w:ascii="Arial" w:eastAsia="나눔명조" w:hAnsi="Arial" w:cs="Arial"/>
              <w:color w:val="FF0000"/>
              <w:spacing w:val="-2"/>
              <w:kern w:val="0"/>
              <w:sz w:val="22"/>
            </w:rPr>
          </w:rPrChange>
        </w:rPr>
        <w:t>____</w:t>
      </w:r>
      <w:proofErr w:type="gramStart"/>
      <w:r w:rsidRPr="009B4C57">
        <w:rPr>
          <w:rFonts w:ascii="Arial" w:eastAsia="나눔명조" w:hAnsi="Arial" w:cs="Arial"/>
          <w:spacing w:val="-2"/>
          <w:kern w:val="0"/>
          <w:sz w:val="22"/>
          <w:rPrChange w:id="4539" w:author="Keis" w:date="2024-09-13T11:18:00Z">
            <w:rPr>
              <w:rFonts w:ascii="Arial" w:eastAsia="나눔명조" w:hAnsi="Arial" w:cs="Arial"/>
              <w:color w:val="FF0000"/>
              <w:spacing w:val="-2"/>
              <w:kern w:val="0"/>
              <w:sz w:val="22"/>
            </w:rPr>
          </w:rPrChange>
        </w:rPr>
        <w:t>_[</w:t>
      </w:r>
      <w:proofErr w:type="gramEnd"/>
      <w:r w:rsidRPr="009B4C57">
        <w:rPr>
          <w:rFonts w:ascii="Arial" w:eastAsia="나눔명조" w:hAnsi="Arial" w:cs="Arial"/>
          <w:spacing w:val="-2"/>
          <w:kern w:val="0"/>
          <w:sz w:val="22"/>
          <w:rPrChange w:id="4540" w:author="Keis" w:date="2024-09-13T11:18:00Z">
            <w:rPr>
              <w:rFonts w:ascii="Arial" w:eastAsia="나눔명조" w:hAnsi="Arial" w:cs="Arial"/>
              <w:color w:val="FF0000"/>
              <w:spacing w:val="-2"/>
              <w:kern w:val="0"/>
              <w:sz w:val="22"/>
            </w:rPr>
          </w:rPrChange>
        </w:rPr>
        <w:t>unit : year]</w:t>
      </w:r>
    </w:p>
    <w:p w14:paraId="760ABB17"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14B84C0E" w14:textId="3ED4404E" w:rsidR="00D20325" w:rsidRPr="009B4C57" w:rsidRDefault="00F17864" w:rsidP="00D20325">
      <w:pPr>
        <w:spacing w:line="384" w:lineRule="auto"/>
        <w:textAlignment w:val="baseline"/>
        <w:rPr>
          <w:ins w:id="4541" w:author="Keis" w:date="2024-09-06T13:22:00Z"/>
          <w:rFonts w:ascii="Arial" w:eastAsia="나눔명조" w:hAnsi="Arial" w:cs="Arial"/>
          <w:spacing w:val="-2"/>
          <w:kern w:val="0"/>
          <w:sz w:val="22"/>
          <w:rPrChange w:id="4542" w:author="Keis" w:date="2024-09-13T11:18:00Z">
            <w:rPr>
              <w:ins w:id="4543" w:author="Keis" w:date="2024-09-06T13:22:00Z"/>
              <w:rFonts w:ascii="Arial" w:eastAsia="나눔명조" w:hAnsi="Arial" w:cs="Arial"/>
              <w:color w:val="FF0000"/>
              <w:spacing w:val="-2"/>
              <w:kern w:val="0"/>
              <w:sz w:val="22"/>
            </w:rPr>
          </w:rPrChange>
        </w:rPr>
      </w:pPr>
      <w:r w:rsidRPr="009B4C57">
        <w:rPr>
          <w:rFonts w:ascii="Arial" w:eastAsia="나눔명조" w:hAnsi="Arial" w:cs="Arial"/>
          <w:spacing w:val="-2"/>
          <w:kern w:val="0"/>
          <w:sz w:val="22"/>
          <w:rPrChange w:id="4544" w:author="Keis" w:date="2024-09-13T11:18:00Z">
            <w:rPr>
              <w:rFonts w:ascii="Arial" w:eastAsia="나눔명조" w:hAnsi="Arial" w:cs="Arial"/>
              <w:color w:val="FF0000"/>
              <w:spacing w:val="-2"/>
              <w:kern w:val="0"/>
              <w:sz w:val="22"/>
            </w:rPr>
          </w:rPrChange>
        </w:rPr>
        <w:t>Dadd8b</w:t>
      </w:r>
      <w:r w:rsidR="00D20325" w:rsidRPr="009B4C57">
        <w:rPr>
          <w:rFonts w:ascii="Arial" w:eastAsia="나눔명조" w:hAnsi="Arial" w:cs="Arial"/>
          <w:spacing w:val="-2"/>
          <w:kern w:val="0"/>
          <w:sz w:val="22"/>
          <w:rPrChange w:id="4545" w:author="Keis" w:date="2024-09-13T11:18:00Z">
            <w:rPr>
              <w:rFonts w:ascii="Arial" w:eastAsia="나눔명조" w:hAnsi="Arial" w:cs="Arial"/>
              <w:color w:val="FF0000"/>
              <w:spacing w:val="-2"/>
              <w:kern w:val="0"/>
              <w:sz w:val="22"/>
            </w:rPr>
          </w:rPrChange>
        </w:rPr>
        <w:t>_</w:t>
      </w:r>
      <w:r w:rsidRPr="009B4C57">
        <w:rPr>
          <w:rFonts w:ascii="Arial" w:eastAsia="나눔명조" w:hAnsi="Arial" w:cs="Arial"/>
          <w:spacing w:val="-2"/>
          <w:kern w:val="0"/>
          <w:sz w:val="22"/>
          <w:rPrChange w:id="4546" w:author="Keis" w:date="2024-09-13T11:18:00Z">
            <w:rPr>
              <w:rFonts w:ascii="Arial" w:eastAsia="나눔명조" w:hAnsi="Arial" w:cs="Arial"/>
              <w:color w:val="FF0000"/>
              <w:spacing w:val="-2"/>
              <w:kern w:val="0"/>
              <w:sz w:val="22"/>
            </w:rPr>
          </w:rPrChange>
        </w:rPr>
        <w:t>5</w:t>
      </w:r>
      <w:r w:rsidR="00D20325" w:rsidRPr="009B4C57">
        <w:rPr>
          <w:rFonts w:ascii="Arial" w:eastAsia="나눔명조" w:hAnsi="Arial" w:cs="Arial"/>
          <w:spacing w:val="-2"/>
          <w:kern w:val="0"/>
          <w:sz w:val="22"/>
          <w:rPrChange w:id="4547" w:author="Keis" w:date="2024-09-13T11:18:00Z">
            <w:rPr>
              <w:rFonts w:ascii="Arial" w:eastAsia="나눔명조" w:hAnsi="Arial" w:cs="Arial"/>
              <w:color w:val="FF0000"/>
              <w:spacing w:val="-2"/>
              <w:kern w:val="0"/>
              <w:sz w:val="22"/>
            </w:rPr>
          </w:rPrChange>
        </w:rPr>
        <w:t xml:space="preserve">. Can individual workers choose whether to apply the peak system at the time of wage peak system? </w:t>
      </w:r>
    </w:p>
    <w:p w14:paraId="360746DB" w14:textId="50360FBB" w:rsidR="00E27D36" w:rsidRPr="00B90D96" w:rsidDel="00E27D36" w:rsidRDefault="00E27D36" w:rsidP="00D20325">
      <w:pPr>
        <w:spacing w:line="384" w:lineRule="auto"/>
        <w:textAlignment w:val="baseline"/>
        <w:rPr>
          <w:del w:id="4548" w:author="Keis" w:date="2024-09-06T13:22:00Z"/>
          <w:rFonts w:ascii="Arial" w:eastAsia="굴림" w:hAnsi="Arial" w:cs="Arial"/>
          <w:color w:val="000000"/>
          <w:kern w:val="0"/>
          <w:sz w:val="22"/>
        </w:rPr>
      </w:pPr>
    </w:p>
    <w:p w14:paraId="7D4A81BC" w14:textId="5416836D" w:rsidR="00D20325" w:rsidRPr="007B2D20" w:rsidDel="007B2D20" w:rsidRDefault="00D20325">
      <w:pPr>
        <w:rPr>
          <w:del w:id="4549" w:author="Keis" w:date="2024-09-06T14:43:00Z"/>
          <w:rPrChange w:id="4550" w:author="Keis" w:date="2024-09-06T14:42:00Z">
            <w:rPr>
              <w:del w:id="4551" w:author="Keis" w:date="2024-09-06T14:43:00Z"/>
              <w:rFonts w:eastAsia="굴림"/>
              <w:color w:val="000000"/>
            </w:rPr>
          </w:rPrChange>
        </w:rPr>
        <w:pPrChange w:id="4552" w:author="Keis" w:date="2024-09-06T14:42:00Z">
          <w:pPr>
            <w:spacing w:line="384" w:lineRule="auto"/>
            <w:textAlignment w:val="baseline"/>
          </w:pPr>
        </w:pPrChange>
      </w:pPr>
      <w:del w:id="4553" w:author="Keis" w:date="2024-09-06T13:13:00Z">
        <w:r w:rsidRPr="00E27D36" w:rsidDel="00942E86">
          <w:rPr>
            <w:rFonts w:ascii="Arial" w:eastAsia="나눔명조" w:hAnsi="Arial" w:cs="Arial" w:hint="eastAsia"/>
            <w:color w:val="FF0000"/>
            <w:spacing w:val="-2"/>
            <w:kern w:val="0"/>
            <w:sz w:val="22"/>
            <w:rPrChange w:id="4554" w:author="Keis" w:date="2024-09-06T13:21:00Z">
              <w:rPr>
                <w:rFonts w:ascii="굴림" w:eastAsia="굴림" w:hAnsi="굴림" w:cs="굴림" w:hint="eastAsia"/>
              </w:rPr>
            </w:rPrChange>
          </w:rPr>
          <w:delText>①</w:delText>
        </w:r>
        <w:r w:rsidRPr="00C034B6" w:rsidDel="00942E86">
          <w:delText xml:space="preserve"> </w:delText>
        </w:r>
      </w:del>
      <w:del w:id="4555" w:author="Keis" w:date="2024-09-06T14:43:00Z">
        <w:r w:rsidRPr="00C034B6" w:rsidDel="007B2D20">
          <w:delText xml:space="preserve">Not </w:delText>
        </w:r>
        <w:r w:rsidRPr="007B2D20" w:rsidDel="007B2D20">
          <w:delText>selectable(The wage peak system applies to all workers.)</w:delText>
        </w:r>
      </w:del>
    </w:p>
    <w:p w14:paraId="5A89BB08" w14:textId="5A6A8D46" w:rsidR="007B2D20" w:rsidRPr="00B90D96" w:rsidRDefault="00D20325">
      <w:pPr>
        <w:pStyle w:val="3"/>
        <w:rPr>
          <w:ins w:id="4556" w:author="Keis" w:date="2024-09-06T14:43:00Z"/>
          <w:rFonts w:eastAsia="굴림"/>
          <w:color w:val="000000"/>
        </w:rPr>
        <w:pPrChange w:id="4557" w:author="Keis" w:date="2024-09-06T14:45:00Z">
          <w:pPr>
            <w:spacing w:line="384" w:lineRule="auto"/>
            <w:textAlignment w:val="baseline"/>
          </w:pPr>
        </w:pPrChange>
      </w:pPr>
      <w:del w:id="4558" w:author="Keis" w:date="2024-09-06T13:13:00Z">
        <w:r w:rsidRPr="007B2D20" w:rsidDel="00942E86">
          <w:rPr>
            <w:rFonts w:hint="eastAsia"/>
            <w:rPrChange w:id="4559" w:author="Keis" w:date="2024-09-06T14:42:00Z">
              <w:rPr>
                <w:rFonts w:ascii="굴림" w:eastAsia="굴림" w:hAnsi="굴림" w:cs="굴림" w:hint="eastAsia"/>
              </w:rPr>
            </w:rPrChange>
          </w:rPr>
          <w:delText>②</w:delText>
        </w:r>
        <w:r w:rsidRPr="00BC68CA" w:rsidDel="00942E86">
          <w:delText xml:space="preserve"> </w:delText>
        </w:r>
      </w:del>
      <w:del w:id="4560" w:author="Keis" w:date="2024-09-06T14:43:00Z">
        <w:r w:rsidRPr="00BC68CA" w:rsidDel="007B2D20">
          <w:delText>Selectable(The individual worker chooses whether to apply the wage peak system.)</w:delText>
        </w:r>
      </w:del>
      <w:ins w:id="4561" w:author="Keis" w:date="2024-09-06T14:43:00Z">
        <w:r w:rsidR="007B2D20" w:rsidRPr="009B4C57">
          <w:rPr>
            <w:rFonts w:ascii="굴림" w:eastAsia="굴림" w:hAnsi="굴림" w:cs="굴림" w:hint="eastAsia"/>
            <w:color w:val="auto"/>
            <w:rPrChange w:id="4562" w:author="Keis" w:date="2024-09-13T11:18:00Z">
              <w:rPr>
                <w:rFonts w:ascii="굴림" w:eastAsia="굴림" w:hAnsi="굴림" w:cs="굴림" w:hint="eastAsia"/>
              </w:rPr>
            </w:rPrChange>
          </w:rPr>
          <w:t>①</w:t>
        </w:r>
        <w:r w:rsidR="007B2D20" w:rsidRPr="009B4C57">
          <w:rPr>
            <w:color w:val="auto"/>
            <w:rPrChange w:id="4563" w:author="Keis" w:date="2024-09-13T11:18:00Z">
              <w:rPr/>
            </w:rPrChange>
          </w:rPr>
          <w:t xml:space="preserve"> Not selectable(The wage peak system applies to all workers.)</w:t>
        </w:r>
      </w:ins>
    </w:p>
    <w:p w14:paraId="70D904A9" w14:textId="4FB29C01" w:rsidR="007B2D20" w:rsidRPr="007B2D20" w:rsidRDefault="007B2D20">
      <w:pPr>
        <w:spacing w:line="384" w:lineRule="auto"/>
        <w:textAlignment w:val="baseline"/>
        <w:rPr>
          <w:ins w:id="4564" w:author="Keis" w:date="2024-09-06T14:43:00Z"/>
          <w:rFonts w:ascii="Arial" w:eastAsia="굴림" w:hAnsi="Arial" w:cs="Arial"/>
          <w:color w:val="000000"/>
          <w:kern w:val="0"/>
          <w:sz w:val="22"/>
          <w:rPrChange w:id="4565" w:author="Keis" w:date="2024-09-06T14:43:00Z">
            <w:rPr>
              <w:ins w:id="4566" w:author="Keis" w:date="2024-09-06T14:43:00Z"/>
              <w:rFonts w:eastAsia="굴림"/>
              <w:color w:val="000000"/>
            </w:rPr>
          </w:rPrChange>
        </w:rPr>
      </w:pPr>
      <w:ins w:id="4567" w:author="Keis" w:date="2024-09-06T14:44:00Z">
        <w:r w:rsidRPr="009B4C57">
          <w:rPr>
            <w:rFonts w:ascii="바탕" w:eastAsia="바탕" w:hAnsi="바탕" w:cs="Arial" w:hint="eastAsia"/>
            <w:spacing w:val="-2"/>
            <w:kern w:val="0"/>
            <w:sz w:val="22"/>
            <w:rPrChange w:id="4568" w:author="Keis" w:date="2024-09-13T11:18:00Z">
              <w:rPr>
                <w:rFonts w:ascii="바탕" w:eastAsia="바탕" w:hAnsi="바탕" w:cs="Arial" w:hint="eastAsia"/>
                <w:color w:val="FF0000"/>
                <w:spacing w:val="-2"/>
                <w:kern w:val="0"/>
                <w:sz w:val="22"/>
              </w:rPr>
            </w:rPrChange>
          </w:rPr>
          <w:t>②</w:t>
        </w:r>
      </w:ins>
      <w:ins w:id="4569" w:author="Keis" w:date="2024-09-06T14:43:00Z">
        <w:r w:rsidRPr="009B4C57">
          <w:rPr>
            <w:rFonts w:ascii="Arial" w:eastAsia="나눔명조" w:hAnsi="Arial" w:cs="Arial"/>
            <w:spacing w:val="-2"/>
            <w:kern w:val="0"/>
            <w:sz w:val="22"/>
            <w:rPrChange w:id="4570" w:author="Keis" w:date="2024-09-13T11:18:00Z">
              <w:rPr/>
            </w:rPrChange>
          </w:rPr>
          <w:t xml:space="preserve"> Selectable(The individual worker chooses whether to apply the wage peak system.)</w:t>
        </w:r>
      </w:ins>
    </w:p>
    <w:p w14:paraId="315665BC" w14:textId="53261FF4" w:rsidR="007B2D20" w:rsidRPr="007B2D20" w:rsidRDefault="007B2D20">
      <w:pPr>
        <w:rPr>
          <w:rPrChange w:id="4571" w:author="Keis" w:date="2024-09-06T14:42:00Z">
            <w:rPr>
              <w:rFonts w:eastAsia="굴림"/>
              <w:color w:val="000000"/>
            </w:rPr>
          </w:rPrChange>
        </w:rPr>
        <w:pPrChange w:id="4572" w:author="Keis" w:date="2024-09-06T14:42:00Z">
          <w:pPr>
            <w:spacing w:line="384" w:lineRule="auto"/>
            <w:textAlignment w:val="baseline"/>
          </w:pPr>
        </w:pPrChange>
      </w:pPr>
      <w:ins w:id="4573" w:author="Keis" w:date="2024-09-06T14:43:00Z">
        <w:r w:rsidRPr="009B4C57">
          <w:rPr>
            <w:rFonts w:ascii="바탕" w:eastAsia="바탕" w:hAnsi="바탕" w:cs="Arial" w:hint="eastAsia"/>
            <w:spacing w:val="-2"/>
            <w:kern w:val="0"/>
            <w:sz w:val="22"/>
            <w:rPrChange w:id="4574" w:author="Keis" w:date="2024-09-13T11:18:00Z">
              <w:rPr>
                <w:rFonts w:ascii="바탕" w:eastAsia="바탕" w:hAnsi="바탕" w:cs="Arial" w:hint="eastAsia"/>
                <w:color w:val="FF0000"/>
                <w:spacing w:val="-2"/>
                <w:kern w:val="0"/>
                <w:sz w:val="22"/>
              </w:rPr>
            </w:rPrChange>
          </w:rPr>
          <w:t>③</w:t>
        </w:r>
        <w:r w:rsidRPr="009B4C57">
          <w:rPr>
            <w:rFonts w:ascii="Arial" w:eastAsia="나눔명조" w:hAnsi="Arial" w:cs="Arial"/>
            <w:spacing w:val="-2"/>
            <w:kern w:val="0"/>
            <w:sz w:val="22"/>
            <w:rPrChange w:id="4575" w:author="Keis" w:date="2024-09-13T11:18:00Z">
              <w:rPr>
                <w:rFonts w:ascii="Arial" w:eastAsia="나눔명조" w:hAnsi="Arial" w:cs="Arial"/>
                <w:color w:val="FF0000"/>
                <w:spacing w:val="-2"/>
                <w:kern w:val="0"/>
                <w:sz w:val="22"/>
              </w:rPr>
            </w:rPrChange>
          </w:rPr>
          <w:t xml:space="preserve"> Company’s random choice(The wage peak system </w:t>
        </w:r>
        <w:proofErr w:type="gramStart"/>
        <w:r w:rsidRPr="009B4C57">
          <w:rPr>
            <w:rFonts w:ascii="Arial" w:eastAsia="나눔명조" w:hAnsi="Arial" w:cs="Arial"/>
            <w:spacing w:val="-2"/>
            <w:kern w:val="0"/>
            <w:sz w:val="22"/>
            <w:rPrChange w:id="4576" w:author="Keis" w:date="2024-09-13T11:18:00Z">
              <w:rPr>
                <w:rFonts w:ascii="Arial" w:eastAsia="나눔명조" w:hAnsi="Arial" w:cs="Arial"/>
                <w:color w:val="FF0000"/>
                <w:spacing w:val="-2"/>
                <w:kern w:val="0"/>
                <w:sz w:val="22"/>
              </w:rPr>
            </w:rPrChange>
          </w:rPr>
          <w:t>applies )</w:t>
        </w:r>
      </w:ins>
      <w:proofErr w:type="gramEnd"/>
    </w:p>
    <w:p w14:paraId="344DF15A" w14:textId="5F58223B" w:rsidR="00D20325" w:rsidRPr="00E27D36" w:rsidDel="007B2D20" w:rsidRDefault="00D20325">
      <w:pPr>
        <w:rPr>
          <w:del w:id="4577" w:author="Keis" w:date="2024-09-06T14:43:00Z"/>
          <w:rFonts w:ascii="Arial" w:eastAsia="나눔명조" w:hAnsi="Arial" w:cs="Arial"/>
          <w:color w:val="FF0000"/>
          <w:spacing w:val="-2"/>
          <w:kern w:val="0"/>
          <w:sz w:val="22"/>
          <w:rPrChange w:id="4578" w:author="Keis" w:date="2024-09-06T13:21:00Z">
            <w:rPr>
              <w:del w:id="4579" w:author="Keis" w:date="2024-09-06T14:43:00Z"/>
              <w:rFonts w:eastAsia="굴림"/>
              <w:color w:val="000000"/>
            </w:rPr>
          </w:rPrChange>
        </w:rPr>
        <w:pPrChange w:id="4580" w:author="Keis" w:date="2024-09-06T14:42:00Z">
          <w:pPr>
            <w:pStyle w:val="a6"/>
            <w:numPr>
              <w:numId w:val="1375"/>
            </w:numPr>
            <w:spacing w:line="384" w:lineRule="auto"/>
            <w:ind w:leftChars="0" w:hanging="400"/>
            <w:textAlignment w:val="baseline"/>
          </w:pPr>
        </w:pPrChange>
      </w:pPr>
      <w:del w:id="4581" w:author="Keis" w:date="2024-09-06T13:13:00Z">
        <w:r w:rsidRPr="007B2D20" w:rsidDel="00942E86">
          <w:delText xml:space="preserve"> </w:delText>
        </w:r>
      </w:del>
      <w:del w:id="4582" w:author="Keis" w:date="2024-09-06T14:43:00Z">
        <w:r w:rsidRPr="007B2D20" w:rsidDel="007B2D20">
          <w:delText>Company’s random</w:delText>
        </w:r>
        <w:r w:rsidRPr="00C034B6" w:rsidDel="007B2D20">
          <w:delText xml:space="preserve"> choice(The wage peak system applies )</w:delText>
        </w:r>
      </w:del>
    </w:p>
    <w:p w14:paraId="2D30CA49" w14:textId="77777777" w:rsidR="00D20325" w:rsidRPr="009B4C57" w:rsidRDefault="00D20325" w:rsidP="00D20325">
      <w:pPr>
        <w:spacing w:line="384" w:lineRule="auto"/>
        <w:textAlignment w:val="baseline"/>
        <w:rPr>
          <w:rFonts w:ascii="Arial" w:eastAsia="굴림" w:hAnsi="Arial" w:cs="Arial"/>
          <w:spacing w:val="-2"/>
          <w:kern w:val="0"/>
          <w:sz w:val="22"/>
          <w:rPrChange w:id="4583" w:author="Keis" w:date="2024-09-13T11:18:00Z">
            <w:rPr>
              <w:rFonts w:ascii="Arial" w:eastAsia="굴림" w:hAnsi="Arial" w:cs="Arial"/>
              <w:color w:val="FF0000"/>
              <w:spacing w:val="-2"/>
              <w:kern w:val="0"/>
              <w:sz w:val="22"/>
            </w:rPr>
          </w:rPrChange>
        </w:rPr>
      </w:pPr>
    </w:p>
    <w:p w14:paraId="43CD1C06"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4C57">
        <w:rPr>
          <w:rFonts w:ascii="Arial" w:eastAsia="나눔명조" w:hAnsi="Arial" w:cs="Arial"/>
          <w:spacing w:val="-2"/>
          <w:kern w:val="0"/>
          <w:sz w:val="22"/>
          <w:rPrChange w:id="4584" w:author="Keis" w:date="2024-09-13T11:18:00Z">
            <w:rPr>
              <w:rFonts w:ascii="Arial" w:eastAsia="나눔명조" w:hAnsi="Arial" w:cs="Arial"/>
              <w:color w:val="FF0000"/>
              <w:spacing w:val="-2"/>
              <w:kern w:val="0"/>
              <w:sz w:val="22"/>
            </w:rPr>
          </w:rPrChange>
        </w:rPr>
        <w:t>Dadd8</w:t>
      </w:r>
      <w:r w:rsidR="00F17864" w:rsidRPr="009B4C57">
        <w:rPr>
          <w:rFonts w:ascii="Arial" w:eastAsia="나눔명조" w:hAnsi="Arial" w:cs="Arial"/>
          <w:spacing w:val="-2"/>
          <w:kern w:val="0"/>
          <w:sz w:val="22"/>
          <w:rPrChange w:id="4585" w:author="Keis" w:date="2024-09-13T11:18:00Z">
            <w:rPr>
              <w:rFonts w:ascii="Arial" w:eastAsia="나눔명조" w:hAnsi="Arial" w:cs="Arial"/>
              <w:color w:val="FF0000"/>
              <w:spacing w:val="-2"/>
              <w:kern w:val="0"/>
              <w:sz w:val="22"/>
            </w:rPr>
          </w:rPrChange>
        </w:rPr>
        <w:t>b</w:t>
      </w:r>
      <w:r w:rsidRPr="009B4C57">
        <w:rPr>
          <w:rFonts w:ascii="Arial" w:eastAsia="나눔명조" w:hAnsi="Arial" w:cs="Arial"/>
          <w:spacing w:val="-2"/>
          <w:kern w:val="0"/>
          <w:sz w:val="22"/>
          <w:rPrChange w:id="4586" w:author="Keis" w:date="2024-09-13T11:18:00Z">
            <w:rPr>
              <w:rFonts w:ascii="Arial" w:eastAsia="나눔명조" w:hAnsi="Arial" w:cs="Arial"/>
              <w:color w:val="FF0000"/>
              <w:spacing w:val="-2"/>
              <w:kern w:val="0"/>
              <w:sz w:val="22"/>
            </w:rPr>
          </w:rPrChange>
        </w:rPr>
        <w:t>_</w:t>
      </w:r>
      <w:r w:rsidR="00F17864" w:rsidRPr="009B4C57">
        <w:rPr>
          <w:rFonts w:ascii="Arial" w:eastAsia="나눔명조" w:hAnsi="Arial" w:cs="Arial"/>
          <w:spacing w:val="-2"/>
          <w:kern w:val="0"/>
          <w:sz w:val="22"/>
          <w:rPrChange w:id="4587" w:author="Keis" w:date="2024-09-13T11:18:00Z">
            <w:rPr>
              <w:rFonts w:ascii="Arial" w:eastAsia="나눔명조" w:hAnsi="Arial" w:cs="Arial"/>
              <w:color w:val="FF0000"/>
              <w:spacing w:val="-2"/>
              <w:kern w:val="0"/>
              <w:sz w:val="22"/>
            </w:rPr>
          </w:rPrChange>
        </w:rPr>
        <w:t>6</w:t>
      </w:r>
      <w:r w:rsidRPr="009B4C57">
        <w:rPr>
          <w:rFonts w:ascii="Arial" w:eastAsia="나눔명조" w:hAnsi="Arial" w:cs="Arial"/>
          <w:spacing w:val="-2"/>
          <w:kern w:val="0"/>
          <w:sz w:val="22"/>
          <w:rPrChange w:id="4588" w:author="Keis" w:date="2024-09-13T11:18:00Z">
            <w:rPr>
              <w:rFonts w:ascii="Arial" w:eastAsia="나눔명조" w:hAnsi="Arial" w:cs="Arial"/>
              <w:color w:val="FF0000"/>
              <w:spacing w:val="-2"/>
              <w:kern w:val="0"/>
              <w:sz w:val="22"/>
            </w:rPr>
          </w:rPrChange>
        </w:rPr>
        <w:t>. What type of wage peak is currently in place at your work place? (</w:t>
      </w:r>
      <w:r w:rsidR="00377109" w:rsidRPr="009B4C57">
        <w:rPr>
          <w:rFonts w:ascii="Arial" w:eastAsia="나눔명조" w:hAnsi="Arial" w:cs="Arial"/>
          <w:spacing w:val="-2"/>
          <w:kern w:val="0"/>
          <w:sz w:val="22"/>
          <w:rPrChange w:id="4589" w:author="Keis" w:date="2024-09-13T11:18:00Z">
            <w:rPr>
              <w:rFonts w:ascii="Arial" w:eastAsia="나눔명조" w:hAnsi="Arial" w:cs="Arial"/>
              <w:color w:val="FF0000"/>
              <w:spacing w:val="-2"/>
              <w:kern w:val="0"/>
              <w:sz w:val="22"/>
            </w:rPr>
          </w:rPrChange>
        </w:rPr>
        <w:t>Select multiple answers if necessary</w:t>
      </w:r>
      <w:r w:rsidRPr="009B4C57">
        <w:rPr>
          <w:rFonts w:ascii="Arial" w:eastAsia="나눔명조" w:hAnsi="Arial" w:cs="Arial"/>
          <w:spacing w:val="-2"/>
          <w:kern w:val="0"/>
          <w:sz w:val="22"/>
          <w:rPrChange w:id="4590" w:author="Keis" w:date="2024-09-13T11:18:00Z">
            <w:rPr>
              <w:rFonts w:ascii="Arial" w:eastAsia="나눔명조" w:hAnsi="Arial" w:cs="Arial"/>
              <w:color w:val="FF0000"/>
              <w:spacing w:val="-2"/>
              <w:kern w:val="0"/>
              <w:sz w:val="22"/>
            </w:rPr>
          </w:rPrChange>
        </w:rPr>
        <w:t>)</w:t>
      </w:r>
    </w:p>
    <w:p w14:paraId="2F0BBDB9" w14:textId="3F5B7682" w:rsidR="00942E86" w:rsidRPr="009B4C57" w:rsidRDefault="00DD5E10">
      <w:pPr>
        <w:pStyle w:val="3"/>
        <w:ind w:left="324" w:hangingChars="150" w:hanging="324"/>
        <w:rPr>
          <w:ins w:id="4591" w:author="Keis" w:date="2024-09-06T13:10:00Z"/>
          <w:color w:val="auto"/>
          <w:rPrChange w:id="4592" w:author="Keis" w:date="2024-09-13T11:18:00Z">
            <w:rPr>
              <w:ins w:id="4593" w:author="Keis" w:date="2024-09-06T13:10:00Z"/>
              <w:rFonts w:eastAsia="굴림"/>
              <w:color w:val="000000"/>
            </w:rPr>
          </w:rPrChange>
        </w:rPr>
        <w:pPrChange w:id="4594" w:author="Keis" w:date="2024-09-06T15:04:00Z">
          <w:pPr>
            <w:pStyle w:val="a6"/>
            <w:numPr>
              <w:numId w:val="1376"/>
            </w:numPr>
            <w:spacing w:line="384" w:lineRule="auto"/>
            <w:ind w:leftChars="0" w:left="1160" w:hanging="360"/>
            <w:textAlignment w:val="baseline"/>
          </w:pPr>
        </w:pPrChange>
      </w:pPr>
      <w:ins w:id="4595" w:author="Keis" w:date="2024-09-06T14:49:00Z">
        <w:r w:rsidRPr="009B4C57">
          <w:rPr>
            <w:rFonts w:ascii="굴림" w:eastAsia="굴림" w:hAnsi="굴림" w:cs="굴림" w:hint="eastAsia"/>
            <w:color w:val="auto"/>
            <w:rPrChange w:id="4596" w:author="Keis" w:date="2024-09-13T11:18:00Z">
              <w:rPr>
                <w:rFonts w:ascii="굴림" w:eastAsia="굴림" w:hAnsi="굴림" w:cs="굴림" w:hint="eastAsia"/>
              </w:rPr>
            </w:rPrChange>
          </w:rPr>
          <w:t>①</w:t>
        </w:r>
        <w:r w:rsidRPr="009B4C57">
          <w:rPr>
            <w:color w:val="auto"/>
            <w:rPrChange w:id="4597" w:author="Keis" w:date="2024-09-13T11:18:00Z">
              <w:rPr/>
            </w:rPrChange>
          </w:rPr>
          <w:t xml:space="preserve"> </w:t>
        </w:r>
      </w:ins>
      <w:ins w:id="4598" w:author="Keis" w:date="2024-09-06T13:10:00Z">
        <w:r w:rsidR="00942E86" w:rsidRPr="009B4C57">
          <w:rPr>
            <w:color w:val="auto"/>
            <w:rPrChange w:id="4599" w:author="Keis" w:date="2024-09-13T11:18:00Z">
              <w:rPr/>
            </w:rPrChange>
          </w:rPr>
          <w:t>Retirement-Age Guarantee: a company freezes or gradually reduces an employee’s wage over the years leading up to retirement without changing their retirement age.</w:t>
        </w:r>
      </w:ins>
    </w:p>
    <w:p w14:paraId="707A2591" w14:textId="77777777" w:rsidR="00942E86" w:rsidRPr="00377109" w:rsidRDefault="00942E86" w:rsidP="00942E86">
      <w:pPr>
        <w:pStyle w:val="a6"/>
        <w:numPr>
          <w:ilvl w:val="2"/>
          <w:numId w:val="1229"/>
        </w:numPr>
        <w:spacing w:line="384" w:lineRule="auto"/>
        <w:ind w:leftChars="0"/>
        <w:textAlignment w:val="baseline"/>
        <w:rPr>
          <w:ins w:id="4600" w:author="Keis" w:date="2024-09-06T13:10:00Z"/>
          <w:rFonts w:ascii="Arial" w:eastAsia="굴림" w:hAnsi="Arial" w:cs="Arial"/>
          <w:color w:val="000000"/>
          <w:kern w:val="0"/>
          <w:sz w:val="22"/>
        </w:rPr>
      </w:pPr>
      <w:ins w:id="4601" w:author="Keis" w:date="2024-09-06T13:10:00Z">
        <w:r w:rsidRPr="00FF1D2F">
          <w:rPr>
            <w:rFonts w:ascii="Arial" w:eastAsia="굴림" w:hAnsi="Arial" w:cs="Arial"/>
            <w:color w:val="00B050"/>
            <w:kern w:val="0"/>
            <w:sz w:val="22"/>
          </w:rPr>
          <w:t xml:space="preserve"> Supreme Court ruled against the Retirement-Age Guarantee system, but you can choose this since it has been previously implemented.</w:t>
        </w:r>
      </w:ins>
    </w:p>
    <w:p w14:paraId="19001C55" w14:textId="58CDA7DA" w:rsidR="00942E86" w:rsidRPr="009B6137" w:rsidRDefault="00DD5E10">
      <w:pPr>
        <w:pStyle w:val="3"/>
        <w:ind w:left="324" w:hangingChars="150" w:hanging="324"/>
        <w:rPr>
          <w:ins w:id="4602" w:author="Keis" w:date="2024-09-06T13:10:00Z"/>
          <w:color w:val="auto"/>
          <w:rPrChange w:id="4603" w:author="Keis" w:date="2024-09-13T11:18:00Z">
            <w:rPr>
              <w:ins w:id="4604" w:author="Keis" w:date="2024-09-06T13:10:00Z"/>
              <w:rFonts w:eastAsia="굴림"/>
              <w:color w:val="000000"/>
            </w:rPr>
          </w:rPrChange>
        </w:rPr>
        <w:pPrChange w:id="4605" w:author="Keis" w:date="2024-09-06T15:04:00Z">
          <w:pPr>
            <w:pStyle w:val="a6"/>
            <w:numPr>
              <w:numId w:val="1376"/>
            </w:numPr>
            <w:spacing w:line="384" w:lineRule="auto"/>
            <w:ind w:leftChars="0" w:left="1160" w:hanging="360"/>
            <w:textAlignment w:val="baseline"/>
          </w:pPr>
        </w:pPrChange>
      </w:pPr>
      <w:ins w:id="4606" w:author="Keis" w:date="2024-09-06T14:55:00Z">
        <w:r w:rsidRPr="009B6137">
          <w:rPr>
            <w:rFonts w:ascii="바탕" w:eastAsia="바탕" w:hAnsi="바탕" w:hint="eastAsia"/>
            <w:color w:val="auto"/>
            <w:rPrChange w:id="4607" w:author="Keis" w:date="2024-09-13T11:18:00Z">
              <w:rPr>
                <w:rFonts w:ascii="바탕" w:eastAsia="바탕" w:hAnsi="바탕" w:hint="eastAsia"/>
              </w:rPr>
            </w:rPrChange>
          </w:rPr>
          <w:lastRenderedPageBreak/>
          <w:t>②</w:t>
        </w:r>
      </w:ins>
      <w:ins w:id="4608" w:author="Keis" w:date="2024-09-06T14:50:00Z">
        <w:r w:rsidRPr="009B6137">
          <w:rPr>
            <w:color w:val="auto"/>
            <w:rPrChange w:id="4609" w:author="Keis" w:date="2024-09-13T11:18:00Z">
              <w:rPr/>
            </w:rPrChange>
          </w:rPr>
          <w:t xml:space="preserve"> </w:t>
        </w:r>
      </w:ins>
      <w:ins w:id="4610" w:author="Keis" w:date="2024-09-06T13:10:00Z">
        <w:r w:rsidR="00942E86" w:rsidRPr="009B6137">
          <w:rPr>
            <w:color w:val="auto"/>
            <w:rPrChange w:id="4611" w:author="Keis" w:date="2024-09-13T11:18:00Z">
              <w:rPr/>
            </w:rPrChange>
          </w:rPr>
          <w:t>Retirement-Age Extension: a company extends an employee’s retirement age in return for a lower wage.</w:t>
        </w:r>
      </w:ins>
    </w:p>
    <w:p w14:paraId="344BB349" w14:textId="32F408FA" w:rsidR="00942E86" w:rsidRPr="009B6137" w:rsidRDefault="00DD5E10">
      <w:pPr>
        <w:pStyle w:val="3"/>
        <w:ind w:left="324" w:hangingChars="150" w:hanging="324"/>
        <w:rPr>
          <w:ins w:id="4612" w:author="Keis" w:date="2024-09-06T13:10:00Z"/>
          <w:color w:val="auto"/>
          <w:rPrChange w:id="4613" w:author="Keis" w:date="2024-09-13T11:18:00Z">
            <w:rPr>
              <w:ins w:id="4614" w:author="Keis" w:date="2024-09-06T13:10:00Z"/>
              <w:rFonts w:eastAsia="굴림"/>
              <w:color w:val="000000"/>
            </w:rPr>
          </w:rPrChange>
        </w:rPr>
        <w:pPrChange w:id="4615" w:author="Keis" w:date="2024-09-06T15:04:00Z">
          <w:pPr>
            <w:pStyle w:val="a6"/>
            <w:numPr>
              <w:numId w:val="1376"/>
            </w:numPr>
            <w:spacing w:line="384" w:lineRule="auto"/>
            <w:ind w:leftChars="0" w:left="1160" w:hanging="360"/>
            <w:textAlignment w:val="baseline"/>
          </w:pPr>
        </w:pPrChange>
      </w:pPr>
      <w:ins w:id="4616" w:author="Keis" w:date="2024-09-06T14:58:00Z">
        <w:r w:rsidRPr="009B6137">
          <w:rPr>
            <w:rFonts w:hint="eastAsia"/>
            <w:color w:val="auto"/>
            <w:rPrChange w:id="4617" w:author="Keis" w:date="2024-09-13T11:18:00Z">
              <w:rPr>
                <w:rFonts w:ascii="바탕" w:eastAsia="바탕" w:hAnsi="바탕" w:hint="eastAsia"/>
              </w:rPr>
            </w:rPrChange>
          </w:rPr>
          <w:t>③</w:t>
        </w:r>
      </w:ins>
      <w:ins w:id="4618" w:author="Keis" w:date="2024-09-06T14:57:00Z">
        <w:r w:rsidRPr="009B6137">
          <w:rPr>
            <w:color w:val="auto"/>
            <w:rPrChange w:id="4619" w:author="Keis" w:date="2024-09-13T11:18:00Z">
              <w:rPr/>
            </w:rPrChange>
          </w:rPr>
          <w:t xml:space="preserve"> </w:t>
        </w:r>
      </w:ins>
      <w:ins w:id="4620" w:author="Keis" w:date="2024-09-06T13:10:00Z">
        <w:r w:rsidR="00942E86" w:rsidRPr="009B6137">
          <w:rPr>
            <w:color w:val="auto"/>
            <w:rPrChange w:id="4621" w:author="Keis" w:date="2024-09-13T11:18:00Z">
              <w:rPr/>
            </w:rPrChange>
          </w:rPr>
          <w:t>Re-Employment: a company re-employs retirees as independent contractors or part-time workers at a reduced wage.</w:t>
        </w:r>
      </w:ins>
    </w:p>
    <w:p w14:paraId="5729B928" w14:textId="57093A02" w:rsidR="00942E86" w:rsidRPr="009B6137" w:rsidRDefault="00DD5E10">
      <w:pPr>
        <w:pStyle w:val="3"/>
        <w:ind w:left="324" w:hangingChars="150" w:hanging="324"/>
        <w:rPr>
          <w:ins w:id="4622" w:author="Keis" w:date="2024-09-06T13:10:00Z"/>
          <w:color w:val="auto"/>
          <w:rPrChange w:id="4623" w:author="Keis" w:date="2024-09-13T11:19:00Z">
            <w:rPr>
              <w:ins w:id="4624" w:author="Keis" w:date="2024-09-06T13:10:00Z"/>
              <w:rFonts w:eastAsia="굴림"/>
              <w:color w:val="000000"/>
            </w:rPr>
          </w:rPrChange>
        </w:rPr>
        <w:pPrChange w:id="4625" w:author="Keis" w:date="2024-09-06T15:04:00Z">
          <w:pPr>
            <w:pStyle w:val="a6"/>
            <w:numPr>
              <w:numId w:val="1376"/>
            </w:numPr>
            <w:spacing w:line="384" w:lineRule="auto"/>
            <w:ind w:leftChars="0" w:left="1160" w:hanging="360"/>
            <w:textAlignment w:val="baseline"/>
          </w:pPr>
        </w:pPrChange>
      </w:pPr>
      <w:ins w:id="4626" w:author="Keis" w:date="2024-09-06T14:55:00Z">
        <w:r w:rsidRPr="009B6137">
          <w:rPr>
            <w:rFonts w:hint="eastAsia"/>
            <w:color w:val="auto"/>
            <w:rPrChange w:id="4627" w:author="Keis" w:date="2024-09-13T11:19:00Z">
              <w:rPr>
                <w:rFonts w:ascii="바탕" w:eastAsia="바탕" w:hAnsi="바탕" w:hint="eastAsia"/>
              </w:rPr>
            </w:rPrChange>
          </w:rPr>
          <w:t>④</w:t>
        </w:r>
      </w:ins>
      <w:ins w:id="4628" w:author="Keis" w:date="2024-09-06T14:58:00Z">
        <w:r w:rsidRPr="009B6137">
          <w:rPr>
            <w:color w:val="auto"/>
            <w:rPrChange w:id="4629" w:author="Keis" w:date="2024-09-13T11:19:00Z">
              <w:rPr/>
            </w:rPrChange>
          </w:rPr>
          <w:t xml:space="preserve"> </w:t>
        </w:r>
      </w:ins>
      <w:ins w:id="4630" w:author="Keis" w:date="2024-09-06T13:10:00Z">
        <w:r w:rsidR="00942E86" w:rsidRPr="009B6137">
          <w:rPr>
            <w:color w:val="auto"/>
            <w:rPrChange w:id="4631" w:author="Keis" w:date="2024-09-13T11:19:00Z">
              <w:rPr/>
            </w:rPrChange>
          </w:rPr>
          <w:t>Working Hour Reduction: a company reduces the working hours of middle-aged and older employees by more than half compare</w:t>
        </w:r>
        <w:bookmarkStart w:id="4632" w:name="_Hlk176525789"/>
        <w:r w:rsidR="00942E86" w:rsidRPr="009B6137">
          <w:rPr>
            <w:color w:val="auto"/>
            <w:rPrChange w:id="4633" w:author="Keis" w:date="2024-09-13T11:19:00Z">
              <w:rPr/>
            </w:rPrChange>
          </w:rPr>
          <w:t>d to their previous wages once their wages reached a peak.</w:t>
        </w:r>
        <w:bookmarkEnd w:id="4632"/>
      </w:ins>
    </w:p>
    <w:p w14:paraId="2EB8F34A" w14:textId="44DCF69F" w:rsidR="00D20325" w:rsidRPr="00377109" w:rsidDel="00942E86" w:rsidRDefault="00D20325" w:rsidP="00377109">
      <w:pPr>
        <w:pStyle w:val="a6"/>
        <w:numPr>
          <w:ilvl w:val="1"/>
          <w:numId w:val="1229"/>
        </w:numPr>
        <w:spacing w:line="384" w:lineRule="auto"/>
        <w:ind w:leftChars="0"/>
        <w:textAlignment w:val="baseline"/>
        <w:rPr>
          <w:del w:id="4634" w:author="Keis" w:date="2024-09-06T13:10:00Z"/>
          <w:rFonts w:ascii="Arial" w:eastAsia="굴림" w:hAnsi="Arial" w:cs="Arial"/>
          <w:color w:val="000000"/>
          <w:kern w:val="0"/>
          <w:sz w:val="22"/>
        </w:rPr>
      </w:pPr>
      <w:del w:id="4635" w:author="Keis" w:date="2024-09-06T13:10:00Z">
        <w:r w:rsidRPr="00377109" w:rsidDel="00942E86">
          <w:rPr>
            <w:rFonts w:ascii="Arial" w:eastAsia="나눔명조" w:hAnsi="Arial" w:cs="Arial" w:hint="eastAsia"/>
            <w:color w:val="FF0000"/>
            <w:spacing w:val="-2"/>
            <w:kern w:val="0"/>
            <w:sz w:val="22"/>
          </w:rPr>
          <w:delText>Retirement</w:delText>
        </w:r>
        <w:r w:rsidR="00377109" w:rsidDel="00942E86">
          <w:rPr>
            <w:rFonts w:ascii="Arial" w:eastAsia="나눔명조" w:hAnsi="Arial" w:cs="Arial" w:hint="eastAsia"/>
            <w:color w:val="FF0000"/>
            <w:spacing w:val="-2"/>
            <w:kern w:val="0"/>
            <w:sz w:val="22"/>
          </w:rPr>
          <w:delText xml:space="preserve">-Age Guarantee: a </w:delText>
        </w:r>
        <w:r w:rsidR="00377109" w:rsidDel="00942E86">
          <w:rPr>
            <w:rFonts w:ascii="Arial" w:eastAsia="나눔명조" w:hAnsi="Arial" w:cs="Arial"/>
            <w:color w:val="FF0000"/>
            <w:spacing w:val="-2"/>
            <w:kern w:val="0"/>
            <w:sz w:val="22"/>
          </w:rPr>
          <w:delText>company</w:delText>
        </w:r>
        <w:r w:rsidR="00377109" w:rsidDel="00942E86">
          <w:rPr>
            <w:rFonts w:ascii="Arial" w:eastAsia="나눔명조" w:hAnsi="Arial" w:cs="Arial" w:hint="eastAsia"/>
            <w:color w:val="FF0000"/>
            <w:spacing w:val="-2"/>
            <w:kern w:val="0"/>
            <w:sz w:val="22"/>
          </w:rPr>
          <w:delText xml:space="preserve"> freezes or gradually reduces an employee</w:delText>
        </w:r>
        <w:r w:rsidR="00377109" w:rsidDel="00942E86">
          <w:rPr>
            <w:rFonts w:ascii="Arial" w:eastAsia="나눔명조" w:hAnsi="Arial" w:cs="Arial"/>
            <w:color w:val="FF0000"/>
            <w:spacing w:val="-2"/>
            <w:kern w:val="0"/>
            <w:sz w:val="22"/>
          </w:rPr>
          <w:delText>’</w:delText>
        </w:r>
        <w:r w:rsidR="00377109" w:rsidDel="00942E86">
          <w:rPr>
            <w:rFonts w:ascii="Arial" w:eastAsia="나눔명조" w:hAnsi="Arial" w:cs="Arial" w:hint="eastAsia"/>
            <w:color w:val="FF0000"/>
            <w:spacing w:val="-2"/>
            <w:kern w:val="0"/>
            <w:sz w:val="22"/>
          </w:rPr>
          <w:delText>s wage over the years leading up to retirement without changing their retirement age.</w:delText>
        </w:r>
      </w:del>
    </w:p>
    <w:p w14:paraId="085A20F3" w14:textId="2A79C1AF" w:rsidR="00377109" w:rsidRPr="00377109" w:rsidDel="00942E86" w:rsidRDefault="00377109" w:rsidP="00377109">
      <w:pPr>
        <w:pStyle w:val="a6"/>
        <w:numPr>
          <w:ilvl w:val="1"/>
          <w:numId w:val="1229"/>
        </w:numPr>
        <w:spacing w:line="384" w:lineRule="auto"/>
        <w:ind w:leftChars="0"/>
        <w:textAlignment w:val="baseline"/>
        <w:rPr>
          <w:del w:id="4636" w:author="Keis" w:date="2024-09-06T13:10:00Z"/>
          <w:rFonts w:ascii="Arial" w:eastAsia="굴림" w:hAnsi="Arial" w:cs="Arial"/>
          <w:color w:val="000000"/>
          <w:kern w:val="0"/>
          <w:sz w:val="22"/>
        </w:rPr>
      </w:pPr>
      <w:del w:id="4637" w:author="Keis" w:date="2024-09-06T13:10:00Z">
        <w:r w:rsidRPr="00377109" w:rsidDel="00942E86">
          <w:rPr>
            <w:rFonts w:ascii="Arial" w:eastAsia="나눔명조" w:hAnsi="Arial" w:cs="Arial" w:hint="eastAsia"/>
            <w:color w:val="FF0000"/>
            <w:spacing w:val="-2"/>
            <w:kern w:val="0"/>
            <w:sz w:val="22"/>
          </w:rPr>
          <w:delText>R</w:delText>
        </w:r>
        <w:r w:rsidDel="00942E86">
          <w:rPr>
            <w:rFonts w:ascii="Arial" w:eastAsia="나눔명조" w:hAnsi="Arial" w:cs="Arial" w:hint="eastAsia"/>
            <w:color w:val="FF0000"/>
            <w:spacing w:val="-2"/>
            <w:kern w:val="0"/>
            <w:sz w:val="22"/>
          </w:rPr>
          <w:delText xml:space="preserve">etirement-Age </w:delText>
        </w:r>
        <w:r w:rsidR="00D20325" w:rsidRPr="00377109" w:rsidDel="00942E86">
          <w:rPr>
            <w:rFonts w:ascii="Arial" w:eastAsia="나눔명조" w:hAnsi="Arial" w:cs="Arial" w:hint="eastAsia"/>
            <w:color w:val="FF0000"/>
            <w:spacing w:val="-2"/>
            <w:kern w:val="0"/>
            <w:sz w:val="22"/>
          </w:rPr>
          <w:delText>Extension</w:delText>
        </w:r>
        <w:r w:rsidDel="00942E86">
          <w:rPr>
            <w:rFonts w:ascii="Arial" w:eastAsia="나눔명조" w:hAnsi="Arial" w:cs="Arial" w:hint="eastAsia"/>
            <w:color w:val="FF0000"/>
            <w:spacing w:val="-2"/>
            <w:kern w:val="0"/>
            <w:sz w:val="22"/>
          </w:rPr>
          <w:delText>: a company extends an employee</w:delText>
        </w:r>
        <w:r w:rsidDel="00942E86">
          <w:rPr>
            <w:rFonts w:ascii="Arial" w:eastAsia="나눔명조" w:hAnsi="Arial" w:cs="Arial"/>
            <w:color w:val="FF0000"/>
            <w:spacing w:val="-2"/>
            <w:kern w:val="0"/>
            <w:sz w:val="22"/>
          </w:rPr>
          <w:delText>’</w:delText>
        </w:r>
        <w:r w:rsidDel="00942E86">
          <w:rPr>
            <w:rFonts w:ascii="Arial" w:eastAsia="나눔명조" w:hAnsi="Arial" w:cs="Arial" w:hint="eastAsia"/>
            <w:color w:val="FF0000"/>
            <w:spacing w:val="-2"/>
            <w:kern w:val="0"/>
            <w:sz w:val="22"/>
          </w:rPr>
          <w:delText>s retirement age in return for a lower wage.</w:delText>
        </w:r>
      </w:del>
    </w:p>
    <w:p w14:paraId="04AEAD33" w14:textId="72BCEC52" w:rsidR="00377109" w:rsidRPr="00377109" w:rsidDel="00942E86" w:rsidRDefault="00377109" w:rsidP="00D20325">
      <w:pPr>
        <w:pStyle w:val="a6"/>
        <w:numPr>
          <w:ilvl w:val="1"/>
          <w:numId w:val="1229"/>
        </w:numPr>
        <w:spacing w:line="384" w:lineRule="auto"/>
        <w:ind w:leftChars="0"/>
        <w:textAlignment w:val="baseline"/>
        <w:rPr>
          <w:del w:id="4638" w:author="Keis" w:date="2024-09-06T13:10:00Z"/>
          <w:rFonts w:ascii="Arial" w:eastAsia="굴림" w:hAnsi="Arial" w:cs="Arial"/>
          <w:color w:val="000000"/>
          <w:kern w:val="0"/>
          <w:sz w:val="22"/>
        </w:rPr>
      </w:pPr>
      <w:del w:id="4639" w:author="Keis" w:date="2024-09-06T13:10:00Z">
        <w:r w:rsidRPr="00377109" w:rsidDel="00942E86">
          <w:rPr>
            <w:rFonts w:ascii="Arial" w:eastAsia="나눔명조" w:hAnsi="Arial" w:cs="Arial" w:hint="eastAsia"/>
            <w:color w:val="FF0000"/>
            <w:spacing w:val="-2"/>
            <w:kern w:val="0"/>
            <w:sz w:val="22"/>
          </w:rPr>
          <w:delText>Re-E</w:delText>
        </w:r>
        <w:r w:rsidR="00D20325" w:rsidRPr="00377109" w:rsidDel="00942E86">
          <w:rPr>
            <w:rFonts w:ascii="Arial" w:eastAsia="나눔명조" w:hAnsi="Arial" w:cs="Arial" w:hint="eastAsia"/>
            <w:color w:val="FF0000"/>
            <w:spacing w:val="-2"/>
            <w:kern w:val="0"/>
            <w:sz w:val="22"/>
          </w:rPr>
          <w:delText>mployment</w:delText>
        </w:r>
        <w:r w:rsidR="00D20325" w:rsidRPr="00377109" w:rsidDel="00942E86">
          <w:rPr>
            <w:rFonts w:ascii="Arial" w:eastAsia="나눔명조" w:hAnsi="Arial" w:cs="Arial"/>
            <w:color w:val="FF0000"/>
            <w:spacing w:val="-2"/>
            <w:kern w:val="0"/>
            <w:sz w:val="22"/>
          </w:rPr>
          <w:delText xml:space="preserve">: </w:delText>
        </w:r>
        <w:r w:rsidDel="00942E86">
          <w:rPr>
            <w:rFonts w:ascii="Arial" w:eastAsia="나눔명조" w:hAnsi="Arial" w:cs="Arial" w:hint="eastAsia"/>
            <w:color w:val="FF0000"/>
            <w:spacing w:val="-2"/>
            <w:kern w:val="0"/>
            <w:sz w:val="22"/>
          </w:rPr>
          <w:delText>a company re-employs retirees as independent contractors or part-time workers at a reduced wage.</w:delText>
        </w:r>
      </w:del>
    </w:p>
    <w:p w14:paraId="3C37235E" w14:textId="01016EFE" w:rsidR="00377109" w:rsidRPr="00377109" w:rsidDel="00942E86" w:rsidRDefault="00377109" w:rsidP="00377109">
      <w:pPr>
        <w:pStyle w:val="a6"/>
        <w:numPr>
          <w:ilvl w:val="1"/>
          <w:numId w:val="1229"/>
        </w:numPr>
        <w:spacing w:line="384" w:lineRule="auto"/>
        <w:ind w:leftChars="0"/>
        <w:textAlignment w:val="baseline"/>
        <w:rPr>
          <w:del w:id="4640" w:author="Keis" w:date="2024-09-06T13:10:00Z"/>
          <w:rFonts w:ascii="Arial" w:eastAsia="굴림" w:hAnsi="Arial" w:cs="Arial"/>
          <w:color w:val="000000"/>
          <w:kern w:val="0"/>
          <w:sz w:val="22"/>
        </w:rPr>
      </w:pPr>
      <w:del w:id="4641" w:author="Keis" w:date="2024-09-06T13:10:00Z">
        <w:r w:rsidRPr="00377109" w:rsidDel="00942E86">
          <w:rPr>
            <w:rFonts w:ascii="Arial" w:eastAsia="나눔명조" w:hAnsi="Arial" w:cs="Arial" w:hint="eastAsia"/>
            <w:color w:val="FF0000"/>
            <w:spacing w:val="-2"/>
            <w:kern w:val="0"/>
            <w:sz w:val="22"/>
          </w:rPr>
          <w:delText>W</w:delText>
        </w:r>
        <w:r w:rsidDel="00942E86">
          <w:rPr>
            <w:rFonts w:ascii="Arial" w:eastAsia="나눔명조" w:hAnsi="Arial" w:cs="Arial" w:hint="eastAsia"/>
            <w:color w:val="FF0000"/>
            <w:spacing w:val="-2"/>
            <w:kern w:val="0"/>
            <w:sz w:val="22"/>
          </w:rPr>
          <w:delText xml:space="preserve">orking Hour Reduction: a </w:delText>
        </w:r>
        <w:r w:rsidDel="00942E86">
          <w:rPr>
            <w:rFonts w:ascii="Arial" w:eastAsia="나눔명조" w:hAnsi="Arial" w:cs="Arial"/>
            <w:color w:val="FF0000"/>
            <w:spacing w:val="-2"/>
            <w:kern w:val="0"/>
            <w:sz w:val="22"/>
          </w:rPr>
          <w:delText>company</w:delText>
        </w:r>
        <w:r w:rsidDel="00942E86">
          <w:rPr>
            <w:rFonts w:ascii="Arial" w:eastAsia="나눔명조" w:hAnsi="Arial" w:cs="Arial" w:hint="eastAsia"/>
            <w:color w:val="FF0000"/>
            <w:spacing w:val="-2"/>
            <w:kern w:val="0"/>
            <w:sz w:val="22"/>
          </w:rPr>
          <w:delText xml:space="preserve"> reduces the working hours of middle-aged and older employees by more than half compared to their previous wages once their wages reached a peak.</w:delText>
        </w:r>
      </w:del>
    </w:p>
    <w:p w14:paraId="2A549C93" w14:textId="77777777" w:rsidR="00D20325" w:rsidRPr="00377109" w:rsidRDefault="00D20325" w:rsidP="00377109">
      <w:pPr>
        <w:spacing w:line="384" w:lineRule="auto"/>
        <w:textAlignment w:val="baseline"/>
        <w:rPr>
          <w:rFonts w:ascii="Arial" w:eastAsia="굴림" w:hAnsi="Arial" w:cs="Arial"/>
          <w:color w:val="000000"/>
          <w:kern w:val="0"/>
          <w:sz w:val="22"/>
        </w:rPr>
      </w:pPr>
    </w:p>
    <w:p w14:paraId="0B077B90"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642" w:author="Keis" w:date="2024-09-13T11:19:00Z">
            <w:rPr>
              <w:rFonts w:ascii="Arial" w:eastAsia="나눔명조" w:hAnsi="Arial" w:cs="Arial"/>
              <w:color w:val="FF0000"/>
              <w:spacing w:val="-2"/>
              <w:kern w:val="0"/>
              <w:sz w:val="22"/>
            </w:rPr>
          </w:rPrChange>
        </w:rPr>
        <w:t>Dadd8</w:t>
      </w:r>
      <w:r w:rsidR="00F17864" w:rsidRPr="009B6137">
        <w:rPr>
          <w:rFonts w:ascii="Arial" w:eastAsia="나눔명조" w:hAnsi="Arial" w:cs="Arial"/>
          <w:spacing w:val="-2"/>
          <w:kern w:val="0"/>
          <w:sz w:val="22"/>
          <w:rPrChange w:id="4643"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44" w:author="Keis" w:date="2024-09-13T11:19:00Z">
            <w:rPr>
              <w:rFonts w:ascii="Arial" w:eastAsia="나눔명조" w:hAnsi="Arial" w:cs="Arial"/>
              <w:color w:val="FF0000"/>
              <w:spacing w:val="-2"/>
              <w:kern w:val="0"/>
              <w:sz w:val="22"/>
            </w:rPr>
          </w:rPrChange>
        </w:rPr>
        <w:t>_</w:t>
      </w:r>
      <w:r w:rsidR="00F17864" w:rsidRPr="009B6137">
        <w:rPr>
          <w:rFonts w:ascii="Arial" w:eastAsia="나눔명조" w:hAnsi="Arial" w:cs="Arial"/>
          <w:spacing w:val="-2"/>
          <w:kern w:val="0"/>
          <w:sz w:val="22"/>
          <w:rPrChange w:id="4645" w:author="Keis" w:date="2024-09-13T11:19:00Z">
            <w:rPr>
              <w:rFonts w:ascii="Arial" w:eastAsia="나눔명조" w:hAnsi="Arial" w:cs="Arial"/>
              <w:color w:val="FF0000"/>
              <w:spacing w:val="-2"/>
              <w:kern w:val="0"/>
              <w:sz w:val="22"/>
            </w:rPr>
          </w:rPrChange>
        </w:rPr>
        <w:t>7</w:t>
      </w:r>
      <w:r w:rsidRPr="009B6137">
        <w:rPr>
          <w:rFonts w:ascii="Arial" w:eastAsia="나눔명조" w:hAnsi="Arial" w:cs="Arial"/>
          <w:spacing w:val="-2"/>
          <w:kern w:val="0"/>
          <w:sz w:val="22"/>
          <w:rPrChange w:id="4646" w:author="Keis" w:date="2024-09-13T11:19:00Z">
            <w:rPr>
              <w:rFonts w:ascii="Arial" w:eastAsia="나눔명조" w:hAnsi="Arial" w:cs="Arial"/>
              <w:color w:val="FF0000"/>
              <w:spacing w:val="-2"/>
              <w:kern w:val="0"/>
              <w:sz w:val="22"/>
            </w:rPr>
          </w:rPrChange>
        </w:rPr>
        <w:t>. From what age does the wage peak system apply?</w:t>
      </w:r>
    </w:p>
    <w:p w14:paraId="391BF3B8"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Arial" w:eastAsia="나눔명조" w:hAnsi="Arial" w:cs="Arial"/>
          <w:spacing w:val="-2"/>
          <w:kern w:val="0"/>
          <w:sz w:val="22"/>
          <w:rPrChange w:id="4647" w:author="Keis" w:date="2024-09-13T11:19:00Z">
            <w:rPr>
              <w:rFonts w:ascii="Arial" w:eastAsia="나눔명조" w:hAnsi="Arial" w:cs="Arial"/>
              <w:color w:val="FF0000"/>
              <w:spacing w:val="-2"/>
              <w:kern w:val="0"/>
              <w:sz w:val="22"/>
            </w:rPr>
          </w:rPrChange>
        </w:rPr>
        <w:t xml:space="preserve"> ___</w:t>
      </w:r>
      <w:proofErr w:type="gramStart"/>
      <w:r w:rsidRPr="009B6137">
        <w:rPr>
          <w:rFonts w:ascii="Arial" w:eastAsia="나눔명조" w:hAnsi="Arial" w:cs="Arial"/>
          <w:spacing w:val="-2"/>
          <w:kern w:val="0"/>
          <w:sz w:val="22"/>
          <w:rPrChange w:id="4648" w:author="Keis" w:date="2024-09-13T11:19:00Z">
            <w:rPr>
              <w:rFonts w:ascii="Arial" w:eastAsia="나눔명조" w:hAnsi="Arial" w:cs="Arial"/>
              <w:color w:val="FF0000"/>
              <w:spacing w:val="-2"/>
              <w:kern w:val="0"/>
              <w:sz w:val="22"/>
            </w:rPr>
          </w:rPrChange>
        </w:rPr>
        <w:t>_[</w:t>
      </w:r>
      <w:proofErr w:type="gramEnd"/>
      <w:r w:rsidRPr="009B6137">
        <w:rPr>
          <w:rFonts w:ascii="Arial" w:eastAsia="나눔명조" w:hAnsi="Arial" w:cs="Arial"/>
          <w:spacing w:val="-2"/>
          <w:kern w:val="0"/>
          <w:sz w:val="22"/>
          <w:rPrChange w:id="4649" w:author="Keis" w:date="2024-09-13T11:19:00Z">
            <w:rPr>
              <w:rFonts w:ascii="Arial" w:eastAsia="나눔명조" w:hAnsi="Arial" w:cs="Arial"/>
              <w:color w:val="FF0000"/>
              <w:spacing w:val="-2"/>
              <w:kern w:val="0"/>
              <w:sz w:val="22"/>
            </w:rPr>
          </w:rPrChange>
        </w:rPr>
        <w:t>unit : age but not Korean age]</w:t>
      </w:r>
    </w:p>
    <w:p w14:paraId="00619A5C" w14:textId="77777777" w:rsidR="00D20325" w:rsidRPr="001E19D6" w:rsidRDefault="00D20325" w:rsidP="00D20325">
      <w:pPr>
        <w:spacing w:line="384" w:lineRule="auto"/>
        <w:textAlignment w:val="baseline"/>
        <w:rPr>
          <w:rFonts w:ascii="Arial" w:eastAsia="굴림" w:hAnsi="Arial" w:cs="Arial"/>
          <w:color w:val="FF0000"/>
          <w:spacing w:val="-2"/>
          <w:kern w:val="0"/>
          <w:sz w:val="22"/>
        </w:rPr>
      </w:pPr>
    </w:p>
    <w:p w14:paraId="3B6B7DF5"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650" w:author="Keis" w:date="2024-09-13T11:19:00Z">
            <w:rPr>
              <w:rFonts w:ascii="Arial" w:eastAsia="나눔명조" w:hAnsi="Arial" w:cs="Arial"/>
              <w:color w:val="FF0000"/>
              <w:spacing w:val="-2"/>
              <w:kern w:val="0"/>
              <w:sz w:val="22"/>
            </w:rPr>
          </w:rPrChange>
        </w:rPr>
        <w:t>Dadd8</w:t>
      </w:r>
      <w:r w:rsidR="00F17864" w:rsidRPr="009B6137">
        <w:rPr>
          <w:rFonts w:ascii="Arial" w:eastAsia="나눔명조" w:hAnsi="Arial" w:cs="Arial"/>
          <w:spacing w:val="-2"/>
          <w:kern w:val="0"/>
          <w:sz w:val="22"/>
          <w:rPrChange w:id="4651"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52" w:author="Keis" w:date="2024-09-13T11:19:00Z">
            <w:rPr>
              <w:rFonts w:ascii="Arial" w:eastAsia="나눔명조" w:hAnsi="Arial" w:cs="Arial"/>
              <w:color w:val="FF0000"/>
              <w:spacing w:val="-2"/>
              <w:kern w:val="0"/>
              <w:sz w:val="22"/>
            </w:rPr>
          </w:rPrChange>
        </w:rPr>
        <w:t>_</w:t>
      </w:r>
      <w:r w:rsidR="00F17864" w:rsidRPr="009B6137">
        <w:rPr>
          <w:rFonts w:ascii="Arial" w:eastAsia="나눔명조" w:hAnsi="Arial" w:cs="Arial"/>
          <w:spacing w:val="-2"/>
          <w:kern w:val="0"/>
          <w:sz w:val="22"/>
          <w:rPrChange w:id="4653" w:author="Keis" w:date="2024-09-13T11:19:00Z">
            <w:rPr>
              <w:rFonts w:ascii="Arial" w:eastAsia="나눔명조" w:hAnsi="Arial" w:cs="Arial"/>
              <w:color w:val="FF0000"/>
              <w:spacing w:val="-2"/>
              <w:kern w:val="0"/>
              <w:sz w:val="22"/>
            </w:rPr>
          </w:rPrChange>
        </w:rPr>
        <w:t>8</w:t>
      </w:r>
      <w:r w:rsidRPr="009B6137">
        <w:rPr>
          <w:rFonts w:ascii="Arial" w:eastAsia="나눔명조" w:hAnsi="Arial" w:cs="Arial"/>
          <w:spacing w:val="-2"/>
          <w:kern w:val="0"/>
          <w:sz w:val="22"/>
          <w:rPrChange w:id="4654" w:author="Keis" w:date="2024-09-13T11:19:00Z">
            <w:rPr>
              <w:rFonts w:ascii="Arial" w:eastAsia="나눔명조" w:hAnsi="Arial" w:cs="Arial"/>
              <w:color w:val="FF0000"/>
              <w:spacing w:val="-2"/>
              <w:kern w:val="0"/>
              <w:sz w:val="22"/>
            </w:rPr>
          </w:rPrChange>
        </w:rPr>
        <w:t>. Are you directly subject to the wage peak system at work?</w:t>
      </w:r>
    </w:p>
    <w:p w14:paraId="25CC053C"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655" w:author="Keis" w:date="2024-09-13T11:19:00Z">
            <w:rPr>
              <w:rFonts w:ascii="굴림" w:eastAsia="굴림" w:hAnsi="굴림" w:cs="굴림" w:hint="eastAsia"/>
              <w:color w:val="FF0000"/>
              <w:spacing w:val="-2"/>
              <w:kern w:val="0"/>
              <w:sz w:val="22"/>
            </w:rPr>
          </w:rPrChange>
        </w:rPr>
        <w:t>①</w:t>
      </w:r>
      <w:r w:rsidRPr="009B6137">
        <w:rPr>
          <w:rFonts w:ascii="Arial" w:eastAsia="나눔명조" w:hAnsi="Arial" w:cs="Arial"/>
          <w:spacing w:val="-2"/>
          <w:kern w:val="0"/>
          <w:sz w:val="22"/>
          <w:rPrChange w:id="4656" w:author="Keis" w:date="2024-09-13T11:19:00Z">
            <w:rPr>
              <w:rFonts w:ascii="Arial" w:eastAsia="나눔명조" w:hAnsi="Arial" w:cs="Arial"/>
              <w:color w:val="FF0000"/>
              <w:spacing w:val="-2"/>
              <w:kern w:val="0"/>
              <w:sz w:val="22"/>
            </w:rPr>
          </w:rPrChange>
        </w:rPr>
        <w:t xml:space="preserve"> yes</w:t>
      </w:r>
    </w:p>
    <w:p w14:paraId="1EF19FDF"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657" w:author="Keis" w:date="2024-09-13T11:19:00Z">
            <w:rPr>
              <w:rFonts w:ascii="굴림" w:eastAsia="굴림" w:hAnsi="굴림" w:cs="굴림" w:hint="eastAsia"/>
              <w:color w:val="FF0000"/>
              <w:spacing w:val="-2"/>
              <w:kern w:val="0"/>
              <w:sz w:val="22"/>
            </w:rPr>
          </w:rPrChange>
        </w:rPr>
        <w:t>⑤</w:t>
      </w:r>
      <w:r w:rsidRPr="009B6137">
        <w:rPr>
          <w:rFonts w:ascii="Arial" w:eastAsia="나눔명조" w:hAnsi="Arial" w:cs="Arial"/>
          <w:spacing w:val="-2"/>
          <w:kern w:val="0"/>
          <w:sz w:val="22"/>
          <w:rPrChange w:id="4658" w:author="Keis" w:date="2024-09-13T11:19:00Z">
            <w:rPr>
              <w:rFonts w:ascii="Arial" w:eastAsia="나눔명조" w:hAnsi="Arial" w:cs="Arial"/>
              <w:color w:val="FF0000"/>
              <w:spacing w:val="-2"/>
              <w:kern w:val="0"/>
              <w:sz w:val="22"/>
            </w:rPr>
          </w:rPrChange>
        </w:rPr>
        <w:t xml:space="preserve"> no</w:t>
      </w:r>
    </w:p>
    <w:p w14:paraId="368EF605"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2580E6A6"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659" w:author="Keis" w:date="2024-09-13T11:19:00Z">
            <w:rPr>
              <w:rFonts w:ascii="Arial" w:eastAsia="나눔명조" w:hAnsi="Arial" w:cs="Arial"/>
              <w:color w:val="FF0000"/>
              <w:spacing w:val="-2"/>
              <w:kern w:val="0"/>
              <w:sz w:val="22"/>
            </w:rPr>
          </w:rPrChange>
        </w:rPr>
        <w:t>Dadd8</w:t>
      </w:r>
      <w:r w:rsidR="00F17864" w:rsidRPr="009B6137">
        <w:rPr>
          <w:rFonts w:ascii="Arial" w:eastAsia="나눔명조" w:hAnsi="Arial" w:cs="Arial"/>
          <w:spacing w:val="-2"/>
          <w:kern w:val="0"/>
          <w:sz w:val="22"/>
          <w:rPrChange w:id="4660"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61" w:author="Keis" w:date="2024-09-13T11:19:00Z">
            <w:rPr>
              <w:rFonts w:ascii="Arial" w:eastAsia="나눔명조" w:hAnsi="Arial" w:cs="Arial"/>
              <w:color w:val="FF0000"/>
              <w:spacing w:val="-2"/>
              <w:kern w:val="0"/>
              <w:sz w:val="22"/>
            </w:rPr>
          </w:rPrChange>
        </w:rPr>
        <w:t>_</w:t>
      </w:r>
      <w:r w:rsidR="00F17864" w:rsidRPr="009B6137">
        <w:rPr>
          <w:rFonts w:ascii="Arial" w:eastAsia="나눔명조" w:hAnsi="Arial" w:cs="Arial"/>
          <w:spacing w:val="-2"/>
          <w:kern w:val="0"/>
          <w:sz w:val="22"/>
          <w:rPrChange w:id="4662" w:author="Keis" w:date="2024-09-13T11:19:00Z">
            <w:rPr>
              <w:rFonts w:ascii="Arial" w:eastAsia="나눔명조" w:hAnsi="Arial" w:cs="Arial"/>
              <w:color w:val="FF0000"/>
              <w:spacing w:val="-2"/>
              <w:kern w:val="0"/>
              <w:sz w:val="22"/>
            </w:rPr>
          </w:rPrChange>
        </w:rPr>
        <w:t>9</w:t>
      </w:r>
      <w:r w:rsidRPr="009B6137">
        <w:rPr>
          <w:rFonts w:ascii="Arial" w:eastAsia="나눔명조" w:hAnsi="Arial" w:cs="Arial"/>
          <w:spacing w:val="-2"/>
          <w:kern w:val="0"/>
          <w:sz w:val="22"/>
          <w:rPrChange w:id="4663" w:author="Keis" w:date="2024-09-13T11:19:00Z">
            <w:rPr>
              <w:rFonts w:ascii="Arial" w:eastAsia="나눔명조" w:hAnsi="Arial" w:cs="Arial"/>
              <w:color w:val="FF0000"/>
              <w:spacing w:val="-2"/>
              <w:kern w:val="0"/>
              <w:sz w:val="22"/>
            </w:rPr>
          </w:rPrChange>
        </w:rPr>
        <w:t>. How many years has employment extended by the introduction of the wage peak system?</w:t>
      </w:r>
    </w:p>
    <w:p w14:paraId="5D1D370F"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Arial" w:eastAsia="나눔명조" w:hAnsi="Arial" w:cs="Arial"/>
          <w:spacing w:val="-2"/>
          <w:kern w:val="0"/>
          <w:sz w:val="22"/>
          <w:rPrChange w:id="4664" w:author="Keis" w:date="2024-09-13T11:19:00Z">
            <w:rPr>
              <w:rFonts w:ascii="Arial" w:eastAsia="나눔명조" w:hAnsi="Arial" w:cs="Arial"/>
              <w:color w:val="FF0000"/>
              <w:spacing w:val="-2"/>
              <w:kern w:val="0"/>
              <w:sz w:val="22"/>
            </w:rPr>
          </w:rPrChange>
        </w:rPr>
        <w:t>____year ____month (Answer ‘0’, if you are in case of no extension)</w:t>
      </w:r>
    </w:p>
    <w:p w14:paraId="44D62299"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65FA33DA"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665" w:author="Keis" w:date="2024-09-13T11:19:00Z">
            <w:rPr>
              <w:rFonts w:ascii="Arial" w:eastAsia="나눔명조" w:hAnsi="Arial" w:cs="Arial"/>
              <w:color w:val="FF0000"/>
              <w:spacing w:val="-2"/>
              <w:kern w:val="0"/>
              <w:sz w:val="22"/>
            </w:rPr>
          </w:rPrChange>
        </w:rPr>
        <w:t>Dadd8</w:t>
      </w:r>
      <w:r w:rsidR="00F17864" w:rsidRPr="009B6137">
        <w:rPr>
          <w:rFonts w:ascii="Arial" w:eastAsia="나눔명조" w:hAnsi="Arial" w:cs="Arial"/>
          <w:spacing w:val="-2"/>
          <w:kern w:val="0"/>
          <w:sz w:val="22"/>
          <w:rPrChange w:id="4666"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67" w:author="Keis" w:date="2024-09-13T11:19:00Z">
            <w:rPr>
              <w:rFonts w:ascii="Arial" w:eastAsia="나눔명조" w:hAnsi="Arial" w:cs="Arial"/>
              <w:color w:val="FF0000"/>
              <w:spacing w:val="-2"/>
              <w:kern w:val="0"/>
              <w:sz w:val="22"/>
            </w:rPr>
          </w:rPrChange>
        </w:rPr>
        <w:t>_</w:t>
      </w:r>
      <w:r w:rsidR="00F17864" w:rsidRPr="009B6137">
        <w:rPr>
          <w:rFonts w:ascii="Arial" w:eastAsia="나눔명조" w:hAnsi="Arial" w:cs="Arial"/>
          <w:spacing w:val="-2"/>
          <w:kern w:val="0"/>
          <w:sz w:val="22"/>
          <w:rPrChange w:id="4668" w:author="Keis" w:date="2024-09-13T11:19:00Z">
            <w:rPr>
              <w:rFonts w:ascii="Arial" w:eastAsia="나눔명조" w:hAnsi="Arial" w:cs="Arial"/>
              <w:color w:val="FF0000"/>
              <w:spacing w:val="-2"/>
              <w:kern w:val="0"/>
              <w:sz w:val="22"/>
            </w:rPr>
          </w:rPrChange>
        </w:rPr>
        <w:t>10</w:t>
      </w:r>
      <w:r w:rsidRPr="009B6137">
        <w:rPr>
          <w:rFonts w:ascii="Arial" w:eastAsia="나눔명조" w:hAnsi="Arial" w:cs="Arial"/>
          <w:spacing w:val="-2"/>
          <w:kern w:val="0"/>
          <w:sz w:val="22"/>
          <w:rPrChange w:id="4669" w:author="Keis" w:date="2024-09-13T11:19:00Z">
            <w:rPr>
              <w:rFonts w:ascii="Arial" w:eastAsia="나눔명조" w:hAnsi="Arial" w:cs="Arial"/>
              <w:color w:val="FF0000"/>
              <w:spacing w:val="-2"/>
              <w:kern w:val="0"/>
              <w:sz w:val="22"/>
            </w:rPr>
          </w:rPrChange>
        </w:rPr>
        <w:t xml:space="preserve">. </w:t>
      </w:r>
      <w:r w:rsidR="00B41D39" w:rsidRPr="009B6137">
        <w:rPr>
          <w:rFonts w:ascii="Arial" w:eastAsia="나눔명조" w:hAnsi="Arial" w:cs="Arial"/>
          <w:spacing w:val="-2"/>
          <w:kern w:val="0"/>
          <w:sz w:val="22"/>
          <w:rPrChange w:id="4670" w:author="Keis" w:date="2024-09-13T11:19:00Z">
            <w:rPr>
              <w:rFonts w:ascii="Arial" w:eastAsia="나눔명조" w:hAnsi="Arial" w:cs="Arial"/>
              <w:color w:val="FF0000"/>
              <w:spacing w:val="-2"/>
              <w:kern w:val="0"/>
              <w:sz w:val="22"/>
            </w:rPr>
          </w:rPrChange>
        </w:rPr>
        <w:t>How was</w:t>
      </w:r>
      <w:r w:rsidRPr="009B6137">
        <w:rPr>
          <w:rFonts w:ascii="Arial" w:eastAsia="나눔명조" w:hAnsi="Arial" w:cs="Arial"/>
          <w:spacing w:val="-2"/>
          <w:kern w:val="0"/>
          <w:sz w:val="22"/>
          <w:rPrChange w:id="4671" w:author="Keis" w:date="2024-09-13T11:19:00Z">
            <w:rPr>
              <w:rFonts w:ascii="Arial" w:eastAsia="나눔명조" w:hAnsi="Arial" w:cs="Arial"/>
              <w:color w:val="FF0000"/>
              <w:spacing w:val="-2"/>
              <w:kern w:val="0"/>
              <w:sz w:val="22"/>
            </w:rPr>
          </w:rPrChange>
        </w:rPr>
        <w:t xml:space="preserve"> your will to work compared to before the wage peak system?</w:t>
      </w:r>
    </w:p>
    <w:p w14:paraId="4AA41E17"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672" w:author="Keis" w:date="2024-09-13T11:19:00Z">
            <w:rPr>
              <w:rFonts w:ascii="굴림" w:eastAsia="굴림" w:hAnsi="굴림" w:cs="굴림" w:hint="eastAsia"/>
              <w:color w:val="FF0000"/>
              <w:spacing w:val="-2"/>
              <w:kern w:val="0"/>
              <w:sz w:val="22"/>
            </w:rPr>
          </w:rPrChange>
        </w:rPr>
        <w:t>①</w:t>
      </w:r>
      <w:r w:rsidRPr="009B6137">
        <w:rPr>
          <w:rFonts w:ascii="Arial" w:eastAsia="나눔명조" w:hAnsi="Arial" w:cs="Arial"/>
          <w:spacing w:val="-2"/>
          <w:kern w:val="0"/>
          <w:sz w:val="22"/>
          <w:rPrChange w:id="4673" w:author="Keis" w:date="2024-09-13T11:19:00Z">
            <w:rPr>
              <w:rFonts w:ascii="Arial" w:eastAsia="나눔명조" w:hAnsi="Arial" w:cs="Arial"/>
              <w:color w:val="FF0000"/>
              <w:spacing w:val="-2"/>
              <w:kern w:val="0"/>
              <w:sz w:val="22"/>
            </w:rPr>
          </w:rPrChange>
        </w:rPr>
        <w:t xml:space="preserve"> The will to work increases </w:t>
      </w:r>
      <w:r w:rsidRPr="009B6137">
        <w:rPr>
          <w:rFonts w:ascii="Arial" w:eastAsia="나눔명조" w:hAnsi="Arial" w:cs="Arial" w:hint="eastAsia"/>
          <w:spacing w:val="-2"/>
          <w:kern w:val="0"/>
          <w:sz w:val="22"/>
          <w:rPrChange w:id="4674" w:author="Keis" w:date="2024-09-13T11:19:00Z">
            <w:rPr>
              <w:rFonts w:ascii="Arial" w:eastAsia="나눔명조" w:hAnsi="Arial" w:cs="Arial" w:hint="eastAsia"/>
              <w:color w:val="FF0000"/>
              <w:spacing w:val="-2"/>
              <w:kern w:val="0"/>
              <w:sz w:val="22"/>
            </w:rPr>
          </w:rPrChange>
        </w:rPr>
        <w:t>→</w:t>
      </w:r>
      <w:r w:rsidRPr="009B6137">
        <w:rPr>
          <w:rFonts w:ascii="Arial" w:eastAsia="나눔명조" w:hAnsi="Arial" w:cs="Arial"/>
          <w:spacing w:val="-2"/>
          <w:kern w:val="0"/>
          <w:sz w:val="22"/>
          <w:rPrChange w:id="4675" w:author="Keis" w:date="2024-09-13T11:19:00Z">
            <w:rPr>
              <w:rFonts w:ascii="Arial" w:eastAsia="나눔명조" w:hAnsi="Arial" w:cs="Arial"/>
              <w:color w:val="FF0000"/>
              <w:spacing w:val="-2"/>
              <w:kern w:val="0"/>
              <w:sz w:val="22"/>
            </w:rPr>
          </w:rPrChange>
        </w:rPr>
        <w:t xml:space="preserve"> Dadd8</w:t>
      </w:r>
      <w:r w:rsidR="00E97C83" w:rsidRPr="009B6137">
        <w:rPr>
          <w:rFonts w:ascii="Arial" w:eastAsia="나눔명조" w:hAnsi="Arial" w:cs="Arial"/>
          <w:spacing w:val="-2"/>
          <w:kern w:val="0"/>
          <w:sz w:val="22"/>
          <w:rPrChange w:id="4676"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77" w:author="Keis" w:date="2024-09-13T11:19:00Z">
            <w:rPr>
              <w:rFonts w:ascii="Arial" w:eastAsia="나눔명조" w:hAnsi="Arial" w:cs="Arial"/>
              <w:color w:val="FF0000"/>
              <w:spacing w:val="-2"/>
              <w:kern w:val="0"/>
              <w:sz w:val="22"/>
            </w:rPr>
          </w:rPrChange>
        </w:rPr>
        <w:t>_1</w:t>
      </w:r>
      <w:r w:rsidR="00E97C83" w:rsidRPr="009B6137">
        <w:rPr>
          <w:rFonts w:ascii="Arial" w:eastAsia="나눔명조" w:hAnsi="Arial" w:cs="Arial"/>
          <w:spacing w:val="-2"/>
          <w:kern w:val="0"/>
          <w:sz w:val="22"/>
          <w:rPrChange w:id="4678" w:author="Keis" w:date="2024-09-13T11:19:00Z">
            <w:rPr>
              <w:rFonts w:ascii="Arial" w:eastAsia="나눔명조" w:hAnsi="Arial" w:cs="Arial"/>
              <w:color w:val="FF0000"/>
              <w:spacing w:val="-2"/>
              <w:kern w:val="0"/>
              <w:sz w:val="22"/>
            </w:rPr>
          </w:rPrChange>
        </w:rPr>
        <w:t>2</w:t>
      </w:r>
    </w:p>
    <w:p w14:paraId="152347C7"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679" w:author="Keis" w:date="2024-09-13T11:19:00Z">
            <w:rPr>
              <w:rFonts w:ascii="굴림" w:eastAsia="굴림" w:hAnsi="굴림" w:cs="굴림" w:hint="eastAsia"/>
              <w:color w:val="FF0000"/>
              <w:spacing w:val="-2"/>
              <w:kern w:val="0"/>
              <w:sz w:val="22"/>
            </w:rPr>
          </w:rPrChange>
        </w:rPr>
        <w:t>③</w:t>
      </w:r>
      <w:r w:rsidRPr="009B6137">
        <w:rPr>
          <w:rFonts w:ascii="Arial" w:eastAsia="나눔명조" w:hAnsi="Arial" w:cs="Arial"/>
          <w:spacing w:val="-2"/>
          <w:kern w:val="0"/>
          <w:sz w:val="22"/>
          <w:rPrChange w:id="4680" w:author="Keis" w:date="2024-09-13T11:19:00Z">
            <w:rPr>
              <w:rFonts w:ascii="Arial" w:eastAsia="나눔명조" w:hAnsi="Arial" w:cs="Arial"/>
              <w:color w:val="FF0000"/>
              <w:spacing w:val="-2"/>
              <w:kern w:val="0"/>
              <w:sz w:val="22"/>
            </w:rPr>
          </w:rPrChange>
        </w:rPr>
        <w:t xml:space="preserve"> Similar to before (no difference) </w:t>
      </w:r>
      <w:r w:rsidRPr="009B6137">
        <w:rPr>
          <w:rFonts w:ascii="Arial" w:eastAsia="나눔명조" w:hAnsi="Arial" w:cs="Arial" w:hint="eastAsia"/>
          <w:spacing w:val="-2"/>
          <w:kern w:val="0"/>
          <w:sz w:val="22"/>
          <w:rPrChange w:id="4681" w:author="Keis" w:date="2024-09-13T11:19:00Z">
            <w:rPr>
              <w:rFonts w:ascii="Arial" w:eastAsia="나눔명조" w:hAnsi="Arial" w:cs="Arial" w:hint="eastAsia"/>
              <w:color w:val="FF0000"/>
              <w:spacing w:val="-2"/>
              <w:kern w:val="0"/>
              <w:sz w:val="22"/>
            </w:rPr>
          </w:rPrChange>
        </w:rPr>
        <w:t>→</w:t>
      </w:r>
      <w:r w:rsidRPr="009B6137">
        <w:rPr>
          <w:rFonts w:ascii="Arial" w:eastAsia="나눔명조" w:hAnsi="Arial" w:cs="Arial"/>
          <w:spacing w:val="-2"/>
          <w:kern w:val="0"/>
          <w:sz w:val="22"/>
          <w:rPrChange w:id="4682" w:author="Keis" w:date="2024-09-13T11:19:00Z">
            <w:rPr>
              <w:rFonts w:ascii="Arial" w:eastAsia="나눔명조" w:hAnsi="Arial" w:cs="Arial"/>
              <w:color w:val="FF0000"/>
              <w:spacing w:val="-2"/>
              <w:kern w:val="0"/>
              <w:sz w:val="22"/>
            </w:rPr>
          </w:rPrChange>
        </w:rPr>
        <w:t xml:space="preserve"> Dadd8</w:t>
      </w:r>
      <w:r w:rsidR="00E97C83" w:rsidRPr="009B6137">
        <w:rPr>
          <w:rFonts w:ascii="Arial" w:eastAsia="나눔명조" w:hAnsi="Arial" w:cs="Arial"/>
          <w:spacing w:val="-2"/>
          <w:kern w:val="0"/>
          <w:sz w:val="22"/>
          <w:rPrChange w:id="4683"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84" w:author="Keis" w:date="2024-09-13T11:19:00Z">
            <w:rPr>
              <w:rFonts w:ascii="Arial" w:eastAsia="나눔명조" w:hAnsi="Arial" w:cs="Arial"/>
              <w:color w:val="FF0000"/>
              <w:spacing w:val="-2"/>
              <w:kern w:val="0"/>
              <w:sz w:val="22"/>
            </w:rPr>
          </w:rPrChange>
        </w:rPr>
        <w:t>_1</w:t>
      </w:r>
      <w:r w:rsidR="00E97C83" w:rsidRPr="009B6137">
        <w:rPr>
          <w:rFonts w:ascii="Arial" w:eastAsia="나눔명조" w:hAnsi="Arial" w:cs="Arial"/>
          <w:spacing w:val="-2"/>
          <w:kern w:val="0"/>
          <w:sz w:val="22"/>
          <w:rPrChange w:id="4685" w:author="Keis" w:date="2024-09-13T11:19:00Z">
            <w:rPr>
              <w:rFonts w:ascii="Arial" w:eastAsia="나눔명조" w:hAnsi="Arial" w:cs="Arial"/>
              <w:color w:val="FF0000"/>
              <w:spacing w:val="-2"/>
              <w:kern w:val="0"/>
              <w:sz w:val="22"/>
            </w:rPr>
          </w:rPrChange>
        </w:rPr>
        <w:t>2</w:t>
      </w:r>
    </w:p>
    <w:p w14:paraId="05855498"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686" w:author="Keis" w:date="2024-09-13T11:19:00Z">
            <w:rPr>
              <w:rFonts w:ascii="굴림" w:eastAsia="굴림" w:hAnsi="굴림" w:cs="굴림" w:hint="eastAsia"/>
              <w:color w:val="FF0000"/>
              <w:spacing w:val="-2"/>
              <w:kern w:val="0"/>
              <w:sz w:val="22"/>
            </w:rPr>
          </w:rPrChange>
        </w:rPr>
        <w:t>⑤</w:t>
      </w:r>
      <w:r w:rsidRPr="009B6137">
        <w:rPr>
          <w:rFonts w:ascii="Arial" w:eastAsia="나눔명조" w:hAnsi="Arial" w:cs="Arial"/>
          <w:spacing w:val="-2"/>
          <w:kern w:val="0"/>
          <w:sz w:val="22"/>
          <w:rPrChange w:id="4687" w:author="Keis" w:date="2024-09-13T11:19:00Z">
            <w:rPr>
              <w:rFonts w:ascii="Arial" w:eastAsia="나눔명조" w:hAnsi="Arial" w:cs="Arial"/>
              <w:color w:val="FF0000"/>
              <w:spacing w:val="-2"/>
              <w:kern w:val="0"/>
              <w:sz w:val="22"/>
            </w:rPr>
          </w:rPrChange>
        </w:rPr>
        <w:t xml:space="preserve"> The will to work decreases </w:t>
      </w:r>
      <w:r w:rsidRPr="009B6137">
        <w:rPr>
          <w:rFonts w:ascii="Arial" w:eastAsia="나눔명조" w:hAnsi="Arial" w:cs="Arial" w:hint="eastAsia"/>
          <w:spacing w:val="-2"/>
          <w:kern w:val="0"/>
          <w:sz w:val="22"/>
          <w:rPrChange w:id="4688" w:author="Keis" w:date="2024-09-13T11:19:00Z">
            <w:rPr>
              <w:rFonts w:ascii="Arial" w:eastAsia="나눔명조" w:hAnsi="Arial" w:cs="Arial" w:hint="eastAsia"/>
              <w:color w:val="FF0000"/>
              <w:spacing w:val="-2"/>
              <w:kern w:val="0"/>
              <w:sz w:val="22"/>
            </w:rPr>
          </w:rPrChange>
        </w:rPr>
        <w:t>→</w:t>
      </w:r>
      <w:r w:rsidRPr="009B6137">
        <w:rPr>
          <w:rFonts w:ascii="Arial" w:eastAsia="나눔명조" w:hAnsi="Arial" w:cs="Arial"/>
          <w:spacing w:val="-2"/>
          <w:kern w:val="0"/>
          <w:sz w:val="22"/>
          <w:rPrChange w:id="4689" w:author="Keis" w:date="2024-09-13T11:19:00Z">
            <w:rPr>
              <w:rFonts w:ascii="Arial" w:eastAsia="나눔명조" w:hAnsi="Arial" w:cs="Arial"/>
              <w:color w:val="FF0000"/>
              <w:spacing w:val="-2"/>
              <w:kern w:val="0"/>
              <w:sz w:val="22"/>
            </w:rPr>
          </w:rPrChange>
        </w:rPr>
        <w:t xml:space="preserve"> Dadd8</w:t>
      </w:r>
      <w:r w:rsidR="00E97C83" w:rsidRPr="009B6137">
        <w:rPr>
          <w:rFonts w:ascii="Arial" w:eastAsia="나눔명조" w:hAnsi="Arial" w:cs="Arial"/>
          <w:spacing w:val="-2"/>
          <w:kern w:val="0"/>
          <w:sz w:val="22"/>
          <w:rPrChange w:id="4690"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91" w:author="Keis" w:date="2024-09-13T11:19:00Z">
            <w:rPr>
              <w:rFonts w:ascii="Arial" w:eastAsia="나눔명조" w:hAnsi="Arial" w:cs="Arial"/>
              <w:color w:val="FF0000"/>
              <w:spacing w:val="-2"/>
              <w:kern w:val="0"/>
              <w:sz w:val="22"/>
            </w:rPr>
          </w:rPrChange>
        </w:rPr>
        <w:t>_1</w:t>
      </w:r>
      <w:r w:rsidR="00E97C83" w:rsidRPr="009B6137">
        <w:rPr>
          <w:rFonts w:ascii="Arial" w:eastAsia="나눔명조" w:hAnsi="Arial" w:cs="Arial"/>
          <w:spacing w:val="-2"/>
          <w:kern w:val="0"/>
          <w:sz w:val="22"/>
          <w:rPrChange w:id="4692" w:author="Keis" w:date="2024-09-13T11:19:00Z">
            <w:rPr>
              <w:rFonts w:ascii="Arial" w:eastAsia="나눔명조" w:hAnsi="Arial" w:cs="Arial"/>
              <w:color w:val="FF0000"/>
              <w:spacing w:val="-2"/>
              <w:kern w:val="0"/>
              <w:sz w:val="22"/>
            </w:rPr>
          </w:rPrChange>
        </w:rPr>
        <w:t>2</w:t>
      </w:r>
    </w:p>
    <w:p w14:paraId="670B00A4"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2C2480FA" w14:textId="77777777" w:rsidR="00B41D39" w:rsidRPr="009B6137" w:rsidRDefault="00D20325" w:rsidP="00D20325">
      <w:pPr>
        <w:spacing w:line="384" w:lineRule="auto"/>
        <w:textAlignment w:val="baseline"/>
        <w:rPr>
          <w:rFonts w:ascii="Arial" w:eastAsia="나눔명조" w:hAnsi="Arial" w:cs="Arial"/>
          <w:spacing w:val="-2"/>
          <w:kern w:val="0"/>
          <w:sz w:val="22"/>
          <w:rPrChange w:id="4693" w:author="Keis" w:date="2024-09-13T11:19:00Z">
            <w:rPr>
              <w:rFonts w:ascii="Arial" w:eastAsia="나눔명조" w:hAnsi="Arial" w:cs="Arial"/>
              <w:color w:val="FF0000"/>
              <w:spacing w:val="-2"/>
              <w:kern w:val="0"/>
              <w:sz w:val="22"/>
            </w:rPr>
          </w:rPrChange>
        </w:rPr>
      </w:pPr>
      <w:r w:rsidRPr="009B6137">
        <w:rPr>
          <w:rFonts w:ascii="Arial" w:eastAsia="나눔명조" w:hAnsi="Arial" w:cs="Arial"/>
          <w:spacing w:val="-2"/>
          <w:kern w:val="0"/>
          <w:sz w:val="22"/>
          <w:rPrChange w:id="4694" w:author="Keis" w:date="2024-09-13T11:19:00Z">
            <w:rPr>
              <w:rFonts w:ascii="Arial" w:eastAsia="나눔명조" w:hAnsi="Arial" w:cs="Arial"/>
              <w:color w:val="FF0000"/>
              <w:spacing w:val="-2"/>
              <w:kern w:val="0"/>
              <w:sz w:val="22"/>
            </w:rPr>
          </w:rPrChange>
        </w:rPr>
        <w:t>Dadd8</w:t>
      </w:r>
      <w:r w:rsidR="00F17864" w:rsidRPr="009B6137">
        <w:rPr>
          <w:rFonts w:ascii="Arial" w:eastAsia="나눔명조" w:hAnsi="Arial" w:cs="Arial"/>
          <w:spacing w:val="-2"/>
          <w:kern w:val="0"/>
          <w:sz w:val="22"/>
          <w:rPrChange w:id="4695"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696" w:author="Keis" w:date="2024-09-13T11:19:00Z">
            <w:rPr>
              <w:rFonts w:ascii="Arial" w:eastAsia="나눔명조" w:hAnsi="Arial" w:cs="Arial"/>
              <w:color w:val="FF0000"/>
              <w:spacing w:val="-2"/>
              <w:kern w:val="0"/>
              <w:sz w:val="22"/>
            </w:rPr>
          </w:rPrChange>
        </w:rPr>
        <w:t>_1</w:t>
      </w:r>
      <w:r w:rsidR="00F17864" w:rsidRPr="009B6137">
        <w:rPr>
          <w:rFonts w:ascii="Arial" w:eastAsia="나눔명조" w:hAnsi="Arial" w:cs="Arial"/>
          <w:spacing w:val="-2"/>
          <w:kern w:val="0"/>
          <w:sz w:val="22"/>
          <w:rPrChange w:id="4697" w:author="Keis" w:date="2024-09-13T11:19:00Z">
            <w:rPr>
              <w:rFonts w:ascii="Arial" w:eastAsia="나눔명조" w:hAnsi="Arial" w:cs="Arial"/>
              <w:color w:val="FF0000"/>
              <w:spacing w:val="-2"/>
              <w:kern w:val="0"/>
              <w:sz w:val="22"/>
            </w:rPr>
          </w:rPrChange>
        </w:rPr>
        <w:t>1</w:t>
      </w:r>
      <w:r w:rsidRPr="009B6137">
        <w:rPr>
          <w:rFonts w:ascii="Arial" w:eastAsia="나눔명조" w:hAnsi="Arial" w:cs="Arial"/>
          <w:spacing w:val="-2"/>
          <w:kern w:val="0"/>
          <w:sz w:val="22"/>
          <w:rPrChange w:id="4698" w:author="Keis" w:date="2024-09-13T11:19:00Z">
            <w:rPr>
              <w:rFonts w:ascii="Arial" w:eastAsia="나눔명조" w:hAnsi="Arial" w:cs="Arial"/>
              <w:color w:val="FF0000"/>
              <w:spacing w:val="-2"/>
              <w:kern w:val="0"/>
              <w:sz w:val="22"/>
            </w:rPr>
          </w:rPrChange>
        </w:rPr>
        <w:t xml:space="preserve">. </w:t>
      </w:r>
      <w:r w:rsidR="00B41D39" w:rsidRPr="009B6137">
        <w:rPr>
          <w:rFonts w:ascii="Arial" w:eastAsia="나눔명조" w:hAnsi="Arial" w:cs="Arial"/>
          <w:spacing w:val="-2"/>
          <w:kern w:val="0"/>
          <w:sz w:val="22"/>
          <w:rPrChange w:id="4699" w:author="Keis" w:date="2024-09-13T11:19:00Z">
            <w:rPr>
              <w:rFonts w:ascii="Arial" w:eastAsia="나눔명조" w:hAnsi="Arial" w:cs="Arial"/>
              <w:color w:val="FF0000"/>
              <w:spacing w:val="-2"/>
              <w:kern w:val="0"/>
              <w:sz w:val="22"/>
            </w:rPr>
          </w:rPrChange>
        </w:rPr>
        <w:t>Were you willing to continue working if the wage peak system was introduced in your previous workplace?</w:t>
      </w:r>
    </w:p>
    <w:p w14:paraId="0F74B1CB"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굴림" w:eastAsia="굴림" w:hAnsi="굴림" w:cs="굴림" w:hint="eastAsia"/>
          <w:spacing w:val="-2"/>
          <w:kern w:val="0"/>
          <w:sz w:val="22"/>
          <w:rPrChange w:id="4700" w:author="Keis" w:date="2024-09-13T11:19:00Z">
            <w:rPr>
              <w:rFonts w:ascii="굴림" w:eastAsia="굴림" w:hAnsi="굴림" w:cs="굴림" w:hint="eastAsia"/>
              <w:color w:val="FF0000"/>
              <w:spacing w:val="-2"/>
              <w:kern w:val="0"/>
              <w:sz w:val="22"/>
            </w:rPr>
          </w:rPrChange>
        </w:rPr>
        <w:t>①</w:t>
      </w:r>
      <w:r w:rsidRPr="009B6137">
        <w:rPr>
          <w:rFonts w:ascii="Arial" w:eastAsia="나눔명조" w:hAnsi="Arial" w:cs="Arial"/>
          <w:spacing w:val="-2"/>
          <w:kern w:val="0"/>
          <w:sz w:val="22"/>
          <w:rPrChange w:id="4701" w:author="Keis" w:date="2024-09-13T11:19:00Z">
            <w:rPr>
              <w:rFonts w:ascii="Arial" w:eastAsia="나눔명조" w:hAnsi="Arial" w:cs="Arial"/>
              <w:color w:val="FF0000"/>
              <w:spacing w:val="-2"/>
              <w:kern w:val="0"/>
              <w:sz w:val="22"/>
            </w:rPr>
          </w:rPrChange>
        </w:rPr>
        <w:t xml:space="preserve"> </w:t>
      </w:r>
      <w:r w:rsidR="00B41D39" w:rsidRPr="009B6137">
        <w:rPr>
          <w:rFonts w:ascii="Arial" w:eastAsia="나눔명조" w:hAnsi="Arial" w:cs="Arial"/>
          <w:spacing w:val="-2"/>
          <w:kern w:val="0"/>
          <w:sz w:val="22"/>
          <w:rPrChange w:id="4702" w:author="Keis" w:date="2024-09-13T11:19:00Z">
            <w:rPr>
              <w:rFonts w:ascii="Arial" w:eastAsia="나눔명조" w:hAnsi="Arial" w:cs="Arial"/>
              <w:color w:val="FF0000"/>
              <w:spacing w:val="-2"/>
              <w:kern w:val="0"/>
              <w:sz w:val="22"/>
            </w:rPr>
          </w:rPrChange>
        </w:rPr>
        <w:t>Y</w:t>
      </w:r>
      <w:r w:rsidRPr="009B6137">
        <w:rPr>
          <w:rFonts w:ascii="Arial" w:eastAsia="나눔명조" w:hAnsi="Arial" w:cs="Arial"/>
          <w:spacing w:val="-2"/>
          <w:kern w:val="0"/>
          <w:sz w:val="22"/>
          <w:rPrChange w:id="4703" w:author="Keis" w:date="2024-09-13T11:19:00Z">
            <w:rPr>
              <w:rFonts w:ascii="Arial" w:eastAsia="나눔명조" w:hAnsi="Arial" w:cs="Arial"/>
              <w:color w:val="FF0000"/>
              <w:spacing w:val="-2"/>
              <w:kern w:val="0"/>
              <w:sz w:val="22"/>
            </w:rPr>
          </w:rPrChange>
        </w:rPr>
        <w:t>es</w:t>
      </w:r>
    </w:p>
    <w:p w14:paraId="0AD56A5A" w14:textId="77777777" w:rsidR="00D20325" w:rsidRPr="00B90D96" w:rsidRDefault="00D20325" w:rsidP="00D20325">
      <w:pPr>
        <w:spacing w:line="384" w:lineRule="auto"/>
        <w:textAlignment w:val="baseline"/>
        <w:rPr>
          <w:rFonts w:ascii="Arial" w:eastAsia="굴림" w:hAnsi="Arial" w:cs="Arial"/>
          <w:color w:val="000000"/>
          <w:spacing w:val="-2"/>
          <w:kern w:val="0"/>
          <w:sz w:val="22"/>
        </w:rPr>
      </w:pPr>
      <w:r w:rsidRPr="009B6137">
        <w:rPr>
          <w:rFonts w:ascii="굴림" w:eastAsia="굴림" w:hAnsi="굴림" w:cs="굴림" w:hint="eastAsia"/>
          <w:spacing w:val="-2"/>
          <w:kern w:val="0"/>
          <w:sz w:val="22"/>
          <w:rPrChange w:id="4704" w:author="Keis" w:date="2024-09-13T11:19:00Z">
            <w:rPr>
              <w:rFonts w:ascii="굴림" w:eastAsia="굴림" w:hAnsi="굴림" w:cs="굴림" w:hint="eastAsia"/>
              <w:color w:val="FF0000"/>
              <w:spacing w:val="-2"/>
              <w:kern w:val="0"/>
              <w:sz w:val="22"/>
            </w:rPr>
          </w:rPrChange>
        </w:rPr>
        <w:t>⑤</w:t>
      </w:r>
      <w:r w:rsidRPr="009B6137">
        <w:rPr>
          <w:rFonts w:ascii="Arial" w:eastAsia="나눔명조" w:hAnsi="Arial" w:cs="Arial"/>
          <w:spacing w:val="-2"/>
          <w:kern w:val="0"/>
          <w:sz w:val="22"/>
          <w:rPrChange w:id="4705" w:author="Keis" w:date="2024-09-13T11:19:00Z">
            <w:rPr>
              <w:rFonts w:ascii="Arial" w:eastAsia="나눔명조" w:hAnsi="Arial" w:cs="Arial"/>
              <w:color w:val="FF0000"/>
              <w:spacing w:val="-2"/>
              <w:kern w:val="0"/>
              <w:sz w:val="22"/>
            </w:rPr>
          </w:rPrChange>
        </w:rPr>
        <w:t xml:space="preserve"> </w:t>
      </w:r>
      <w:r w:rsidR="00B41D39" w:rsidRPr="009B6137">
        <w:rPr>
          <w:rFonts w:ascii="Arial" w:eastAsia="나눔명조" w:hAnsi="Arial" w:cs="Arial"/>
          <w:spacing w:val="-2"/>
          <w:kern w:val="0"/>
          <w:sz w:val="22"/>
          <w:rPrChange w:id="4706" w:author="Keis" w:date="2024-09-13T11:19:00Z">
            <w:rPr>
              <w:rFonts w:ascii="Arial" w:eastAsia="나눔명조" w:hAnsi="Arial" w:cs="Arial"/>
              <w:color w:val="FF0000"/>
              <w:spacing w:val="-2"/>
              <w:kern w:val="0"/>
              <w:sz w:val="22"/>
            </w:rPr>
          </w:rPrChange>
        </w:rPr>
        <w:t>N</w:t>
      </w:r>
      <w:r w:rsidRPr="009B6137">
        <w:rPr>
          <w:rFonts w:ascii="Arial" w:eastAsia="나눔명조" w:hAnsi="Arial" w:cs="Arial"/>
          <w:spacing w:val="-2"/>
          <w:kern w:val="0"/>
          <w:sz w:val="22"/>
          <w:rPrChange w:id="4707" w:author="Keis" w:date="2024-09-13T11:19:00Z">
            <w:rPr>
              <w:rFonts w:ascii="Arial" w:eastAsia="나눔명조" w:hAnsi="Arial" w:cs="Arial"/>
              <w:color w:val="FF0000"/>
              <w:spacing w:val="-2"/>
              <w:kern w:val="0"/>
              <w:sz w:val="22"/>
            </w:rPr>
          </w:rPrChange>
        </w:rPr>
        <w:t>o</w:t>
      </w:r>
    </w:p>
    <w:p w14:paraId="385DBB9D"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7EF3435C" w14:textId="77777777" w:rsidR="00D20325" w:rsidRPr="00B90D96" w:rsidRDefault="00D20325" w:rsidP="00D20325">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708" w:author="Keis" w:date="2024-09-13T11:19:00Z">
            <w:rPr>
              <w:rFonts w:ascii="Arial" w:eastAsia="나눔명조" w:hAnsi="Arial" w:cs="Arial"/>
              <w:color w:val="FF0000"/>
              <w:spacing w:val="-2"/>
              <w:kern w:val="0"/>
              <w:sz w:val="22"/>
            </w:rPr>
          </w:rPrChange>
        </w:rPr>
        <w:t>Dadd8</w:t>
      </w:r>
      <w:r w:rsidR="0056362D" w:rsidRPr="009B6137">
        <w:rPr>
          <w:rFonts w:ascii="Arial" w:eastAsia="나눔명조" w:hAnsi="Arial" w:cs="Arial"/>
          <w:spacing w:val="-2"/>
          <w:kern w:val="0"/>
          <w:sz w:val="22"/>
          <w:rPrChange w:id="4709" w:author="Keis" w:date="2024-09-13T11:19:00Z">
            <w:rPr>
              <w:rFonts w:ascii="Arial" w:eastAsia="나눔명조" w:hAnsi="Arial" w:cs="Arial"/>
              <w:color w:val="FF0000"/>
              <w:spacing w:val="-2"/>
              <w:kern w:val="0"/>
              <w:sz w:val="22"/>
            </w:rPr>
          </w:rPrChange>
        </w:rPr>
        <w:t>b</w:t>
      </w:r>
      <w:r w:rsidRPr="009B6137">
        <w:rPr>
          <w:rFonts w:ascii="Arial" w:eastAsia="나눔명조" w:hAnsi="Arial" w:cs="Arial"/>
          <w:spacing w:val="-2"/>
          <w:kern w:val="0"/>
          <w:sz w:val="22"/>
          <w:rPrChange w:id="4710" w:author="Keis" w:date="2024-09-13T11:19:00Z">
            <w:rPr>
              <w:rFonts w:ascii="Arial" w:eastAsia="나눔명조" w:hAnsi="Arial" w:cs="Arial"/>
              <w:color w:val="FF0000"/>
              <w:spacing w:val="-2"/>
              <w:kern w:val="0"/>
              <w:sz w:val="22"/>
            </w:rPr>
          </w:rPrChange>
        </w:rPr>
        <w:t>_1</w:t>
      </w:r>
      <w:r w:rsidR="0056362D" w:rsidRPr="009B6137">
        <w:rPr>
          <w:rFonts w:ascii="Arial" w:eastAsia="나눔명조" w:hAnsi="Arial" w:cs="Arial"/>
          <w:spacing w:val="-2"/>
          <w:kern w:val="0"/>
          <w:sz w:val="22"/>
          <w:rPrChange w:id="4711" w:author="Keis" w:date="2024-09-13T11:19:00Z">
            <w:rPr>
              <w:rFonts w:ascii="Arial" w:eastAsia="나눔명조" w:hAnsi="Arial" w:cs="Arial"/>
              <w:color w:val="FF0000"/>
              <w:spacing w:val="-2"/>
              <w:kern w:val="0"/>
              <w:sz w:val="22"/>
            </w:rPr>
          </w:rPrChange>
        </w:rPr>
        <w:t>2</w:t>
      </w:r>
      <w:r w:rsidRPr="009B6137">
        <w:rPr>
          <w:rFonts w:ascii="Arial" w:eastAsia="나눔명조" w:hAnsi="Arial" w:cs="Arial"/>
          <w:spacing w:val="-2"/>
          <w:kern w:val="0"/>
          <w:sz w:val="22"/>
          <w:rPrChange w:id="4712" w:author="Keis" w:date="2024-09-13T11:19:00Z">
            <w:rPr>
              <w:rFonts w:ascii="Arial" w:eastAsia="나눔명조" w:hAnsi="Arial" w:cs="Arial"/>
              <w:color w:val="FF0000"/>
              <w:spacing w:val="-2"/>
              <w:kern w:val="0"/>
              <w:sz w:val="22"/>
            </w:rPr>
          </w:rPrChange>
        </w:rPr>
        <w:t>. Do you think the wage peak system is helpful the elderly to create the jobs and secure employment?</w:t>
      </w:r>
    </w:p>
    <w:p w14:paraId="556C0BA5" w14:textId="77777777" w:rsidR="00D20325" w:rsidRPr="009B6137" w:rsidRDefault="00D20325" w:rsidP="00D12299">
      <w:pPr>
        <w:pStyle w:val="a6"/>
        <w:numPr>
          <w:ilvl w:val="0"/>
          <w:numId w:val="1332"/>
        </w:numPr>
        <w:wordWrap/>
        <w:adjustRightInd w:val="0"/>
        <w:spacing w:line="360" w:lineRule="auto"/>
        <w:ind w:leftChars="0"/>
        <w:jc w:val="left"/>
        <w:rPr>
          <w:rFonts w:ascii="Arial" w:eastAsia="굴림" w:hAnsi="Arial" w:cs="Arial"/>
          <w:kern w:val="0"/>
          <w:sz w:val="22"/>
          <w:rPrChange w:id="4713" w:author="Keis" w:date="2024-09-13T11:19:00Z">
            <w:rPr>
              <w:rFonts w:ascii="Arial" w:eastAsia="굴림" w:hAnsi="Arial" w:cs="Arial"/>
              <w:color w:val="FF0000"/>
              <w:kern w:val="0"/>
              <w:sz w:val="22"/>
            </w:rPr>
          </w:rPrChange>
        </w:rPr>
      </w:pPr>
      <w:r w:rsidRPr="009B6137">
        <w:rPr>
          <w:rFonts w:ascii="Arial" w:eastAsia="굴림" w:hAnsi="Arial" w:cs="Arial"/>
          <w:kern w:val="0"/>
          <w:sz w:val="22"/>
          <w:rPrChange w:id="4714" w:author="Keis" w:date="2024-09-13T11:19:00Z">
            <w:rPr>
              <w:rFonts w:ascii="Arial" w:eastAsia="굴림" w:hAnsi="Arial" w:cs="Arial"/>
              <w:color w:val="FF0000"/>
              <w:kern w:val="0"/>
              <w:sz w:val="22"/>
            </w:rPr>
          </w:rPrChange>
        </w:rPr>
        <w:t>Very good</w:t>
      </w:r>
    </w:p>
    <w:p w14:paraId="2D079016" w14:textId="77777777" w:rsidR="00D20325" w:rsidRPr="009B6137" w:rsidRDefault="00D20325" w:rsidP="00D12299">
      <w:pPr>
        <w:pStyle w:val="a6"/>
        <w:numPr>
          <w:ilvl w:val="0"/>
          <w:numId w:val="1332"/>
        </w:numPr>
        <w:wordWrap/>
        <w:adjustRightInd w:val="0"/>
        <w:spacing w:line="360" w:lineRule="auto"/>
        <w:ind w:leftChars="0"/>
        <w:jc w:val="left"/>
        <w:rPr>
          <w:rFonts w:ascii="Arial" w:eastAsia="굴림" w:hAnsi="Arial" w:cs="Arial"/>
          <w:kern w:val="0"/>
          <w:sz w:val="22"/>
          <w:rPrChange w:id="4715" w:author="Keis" w:date="2024-09-13T11:19:00Z">
            <w:rPr>
              <w:rFonts w:ascii="Arial" w:eastAsia="굴림" w:hAnsi="Arial" w:cs="Arial"/>
              <w:color w:val="FF0000"/>
              <w:kern w:val="0"/>
              <w:sz w:val="22"/>
            </w:rPr>
          </w:rPrChange>
        </w:rPr>
      </w:pPr>
      <w:r w:rsidRPr="009B6137">
        <w:rPr>
          <w:rFonts w:ascii="Arial" w:eastAsia="굴림" w:hAnsi="Arial" w:cs="Arial"/>
          <w:kern w:val="0"/>
          <w:sz w:val="22"/>
          <w:rPrChange w:id="4716" w:author="Keis" w:date="2024-09-13T11:19:00Z">
            <w:rPr>
              <w:rFonts w:ascii="Arial" w:eastAsia="굴림" w:hAnsi="Arial" w:cs="Arial"/>
              <w:color w:val="FF0000"/>
              <w:kern w:val="0"/>
              <w:sz w:val="22"/>
            </w:rPr>
          </w:rPrChange>
        </w:rPr>
        <w:t>Good</w:t>
      </w:r>
    </w:p>
    <w:p w14:paraId="162F58FD" w14:textId="77777777" w:rsidR="00D20325" w:rsidRPr="009B6137" w:rsidRDefault="00D20325" w:rsidP="00D12299">
      <w:pPr>
        <w:pStyle w:val="a6"/>
        <w:numPr>
          <w:ilvl w:val="0"/>
          <w:numId w:val="1332"/>
        </w:numPr>
        <w:wordWrap/>
        <w:adjustRightInd w:val="0"/>
        <w:spacing w:line="360" w:lineRule="auto"/>
        <w:ind w:leftChars="0"/>
        <w:jc w:val="left"/>
        <w:rPr>
          <w:rFonts w:ascii="Arial" w:eastAsia="굴림" w:hAnsi="Arial" w:cs="Arial"/>
          <w:kern w:val="0"/>
          <w:sz w:val="22"/>
          <w:rPrChange w:id="4717" w:author="Keis" w:date="2024-09-13T11:20:00Z">
            <w:rPr>
              <w:rFonts w:ascii="Arial" w:eastAsia="굴림" w:hAnsi="Arial" w:cs="Arial"/>
              <w:color w:val="FF0000"/>
              <w:kern w:val="0"/>
              <w:sz w:val="22"/>
            </w:rPr>
          </w:rPrChange>
        </w:rPr>
      </w:pPr>
      <w:r w:rsidRPr="009B6137">
        <w:rPr>
          <w:rFonts w:ascii="Arial" w:eastAsia="굴림" w:hAnsi="Arial" w:cs="Arial"/>
          <w:kern w:val="0"/>
          <w:sz w:val="22"/>
          <w:rPrChange w:id="4718" w:author="Keis" w:date="2024-09-13T11:20:00Z">
            <w:rPr>
              <w:rFonts w:ascii="Arial" w:eastAsia="굴림" w:hAnsi="Arial" w:cs="Arial"/>
              <w:color w:val="FF0000"/>
              <w:kern w:val="0"/>
              <w:sz w:val="22"/>
            </w:rPr>
          </w:rPrChange>
        </w:rPr>
        <w:t>Fair</w:t>
      </w:r>
    </w:p>
    <w:p w14:paraId="31758FD8" w14:textId="77777777" w:rsidR="00D20325" w:rsidRPr="009B6137" w:rsidRDefault="00D20325" w:rsidP="00D12299">
      <w:pPr>
        <w:pStyle w:val="a6"/>
        <w:numPr>
          <w:ilvl w:val="0"/>
          <w:numId w:val="1332"/>
        </w:numPr>
        <w:wordWrap/>
        <w:adjustRightInd w:val="0"/>
        <w:spacing w:line="360" w:lineRule="auto"/>
        <w:ind w:leftChars="0"/>
        <w:jc w:val="left"/>
        <w:rPr>
          <w:rFonts w:ascii="Arial" w:eastAsia="굴림" w:hAnsi="Arial" w:cs="Arial"/>
          <w:kern w:val="0"/>
          <w:sz w:val="22"/>
          <w:rPrChange w:id="4719" w:author="Keis" w:date="2024-09-13T11:20:00Z">
            <w:rPr>
              <w:rFonts w:ascii="Arial" w:eastAsia="굴림" w:hAnsi="Arial" w:cs="Arial"/>
              <w:color w:val="FF0000"/>
              <w:kern w:val="0"/>
              <w:sz w:val="22"/>
            </w:rPr>
          </w:rPrChange>
        </w:rPr>
      </w:pPr>
      <w:r w:rsidRPr="009B6137">
        <w:rPr>
          <w:rFonts w:ascii="Arial" w:eastAsia="굴림" w:hAnsi="Arial" w:cs="Arial"/>
          <w:kern w:val="0"/>
          <w:sz w:val="22"/>
          <w:rPrChange w:id="4720" w:author="Keis" w:date="2024-09-13T11:20:00Z">
            <w:rPr>
              <w:rFonts w:ascii="Arial" w:eastAsia="굴림" w:hAnsi="Arial" w:cs="Arial"/>
              <w:color w:val="FF0000"/>
              <w:kern w:val="0"/>
              <w:sz w:val="22"/>
            </w:rPr>
          </w:rPrChange>
        </w:rPr>
        <w:t>Bad</w:t>
      </w:r>
    </w:p>
    <w:p w14:paraId="061C1236" w14:textId="77777777" w:rsidR="00D20325" w:rsidRPr="009B6137" w:rsidRDefault="00D20325" w:rsidP="00D12299">
      <w:pPr>
        <w:pStyle w:val="a6"/>
        <w:numPr>
          <w:ilvl w:val="0"/>
          <w:numId w:val="1332"/>
        </w:numPr>
        <w:wordWrap/>
        <w:adjustRightInd w:val="0"/>
        <w:spacing w:line="360" w:lineRule="auto"/>
        <w:ind w:leftChars="0"/>
        <w:jc w:val="left"/>
        <w:rPr>
          <w:rFonts w:ascii="Arial" w:eastAsia="굴림" w:hAnsi="Arial" w:cs="Arial"/>
          <w:kern w:val="0"/>
          <w:sz w:val="22"/>
          <w:rPrChange w:id="4721" w:author="Keis" w:date="2024-09-13T11:20:00Z">
            <w:rPr>
              <w:rFonts w:ascii="Arial" w:eastAsia="굴림" w:hAnsi="Arial" w:cs="Arial"/>
              <w:color w:val="FF0000"/>
              <w:kern w:val="0"/>
              <w:sz w:val="22"/>
            </w:rPr>
          </w:rPrChange>
        </w:rPr>
      </w:pPr>
      <w:r w:rsidRPr="009B6137">
        <w:rPr>
          <w:rFonts w:ascii="Arial" w:eastAsia="굴림" w:hAnsi="Arial" w:cs="Arial"/>
          <w:kern w:val="0"/>
          <w:sz w:val="22"/>
          <w:rPrChange w:id="4722" w:author="Keis" w:date="2024-09-13T11:20:00Z">
            <w:rPr>
              <w:rFonts w:ascii="Arial" w:eastAsia="굴림" w:hAnsi="Arial" w:cs="Arial"/>
              <w:color w:val="FF0000"/>
              <w:kern w:val="0"/>
              <w:sz w:val="22"/>
            </w:rPr>
          </w:rPrChange>
        </w:rPr>
        <w:t>Very bad</w:t>
      </w:r>
    </w:p>
    <w:p w14:paraId="7DF352B1" w14:textId="77777777" w:rsidR="00D20325" w:rsidRPr="00B90D96" w:rsidRDefault="00D20325" w:rsidP="00D20325">
      <w:pPr>
        <w:spacing w:line="384" w:lineRule="auto"/>
        <w:textAlignment w:val="baseline"/>
        <w:rPr>
          <w:rFonts w:ascii="Arial" w:eastAsia="굴림" w:hAnsi="Arial" w:cs="Arial"/>
          <w:color w:val="FF0000"/>
          <w:spacing w:val="-2"/>
          <w:kern w:val="0"/>
          <w:sz w:val="22"/>
        </w:rPr>
      </w:pPr>
    </w:p>
    <w:p w14:paraId="7AB84F87" w14:textId="77777777" w:rsidR="00B90D96" w:rsidRPr="009B6137" w:rsidRDefault="00D20325" w:rsidP="00B90D96">
      <w:pPr>
        <w:spacing w:line="372" w:lineRule="auto"/>
        <w:textAlignment w:val="baseline"/>
        <w:rPr>
          <w:rFonts w:ascii="Arial" w:eastAsia="굴림" w:hAnsi="Arial" w:cs="Arial"/>
          <w:kern w:val="0"/>
          <w:sz w:val="22"/>
          <w:rPrChange w:id="4723" w:author="Keis" w:date="2024-09-13T11:20:00Z">
            <w:rPr>
              <w:rFonts w:ascii="Arial" w:eastAsia="굴림" w:hAnsi="Arial" w:cs="Arial"/>
              <w:color w:val="FF0000"/>
              <w:kern w:val="0"/>
              <w:sz w:val="22"/>
            </w:rPr>
          </w:rPrChange>
        </w:rPr>
      </w:pPr>
      <w:r w:rsidRPr="009B6137">
        <w:rPr>
          <w:rFonts w:ascii="Arial" w:eastAsia="굴림체" w:hAnsi="Arial" w:cs="Arial"/>
          <w:b/>
          <w:bCs/>
          <w:kern w:val="0"/>
          <w:sz w:val="22"/>
          <w:rPrChange w:id="4724" w:author="Keis" w:date="2024-09-13T11:20:00Z">
            <w:rPr>
              <w:rFonts w:ascii="Arial" w:eastAsia="굴림체" w:hAnsi="Arial" w:cs="Arial"/>
              <w:b/>
              <w:bCs/>
              <w:color w:val="FF0000"/>
              <w:kern w:val="0"/>
              <w:sz w:val="22"/>
            </w:rPr>
          </w:rPrChange>
        </w:rPr>
        <w:t>&lt;Continuous employment system&gt;</w:t>
      </w:r>
    </w:p>
    <w:p w14:paraId="0BCFD85F" w14:textId="77777777" w:rsidR="00D20325" w:rsidRPr="00D20325" w:rsidRDefault="00D20325" w:rsidP="00B90D96">
      <w:pPr>
        <w:spacing w:line="372" w:lineRule="auto"/>
        <w:textAlignment w:val="baseline"/>
        <w:rPr>
          <w:rFonts w:ascii="Arial" w:eastAsia="굴림" w:hAnsi="Arial" w:cs="Arial"/>
          <w:color w:val="000000"/>
          <w:kern w:val="0"/>
          <w:sz w:val="22"/>
        </w:rPr>
      </w:pPr>
    </w:p>
    <w:p w14:paraId="3FAC5E66"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137">
        <w:rPr>
          <w:rFonts w:ascii="Arial" w:eastAsia="나눔명조" w:hAnsi="Arial" w:cs="Arial"/>
          <w:spacing w:val="-2"/>
          <w:kern w:val="0"/>
          <w:sz w:val="22"/>
          <w:rPrChange w:id="4725" w:author="Keis" w:date="2024-09-13T11:20:00Z">
            <w:rPr>
              <w:rFonts w:ascii="Arial" w:eastAsia="나눔명조" w:hAnsi="Arial" w:cs="Arial"/>
              <w:color w:val="FF0000"/>
              <w:spacing w:val="-2"/>
              <w:kern w:val="0"/>
              <w:sz w:val="22"/>
            </w:rPr>
          </w:rPrChange>
        </w:rPr>
        <w:t xml:space="preserve">Dadd8b_13. </w:t>
      </w:r>
      <w:r w:rsidR="00701E19" w:rsidRPr="009B6137">
        <w:rPr>
          <w:rFonts w:ascii="Arial" w:eastAsia="나눔명조" w:hAnsi="Arial" w:cs="Arial"/>
          <w:spacing w:val="-2"/>
          <w:kern w:val="0"/>
          <w:sz w:val="22"/>
          <w:rPrChange w:id="4726" w:author="Keis" w:date="2024-09-13T11:20:00Z">
            <w:rPr>
              <w:rFonts w:ascii="Arial" w:eastAsia="나눔명조" w:hAnsi="Arial" w:cs="Arial"/>
              <w:color w:val="FF0000"/>
              <w:spacing w:val="-2"/>
              <w:kern w:val="0"/>
              <w:sz w:val="22"/>
            </w:rPr>
          </w:rPrChange>
        </w:rPr>
        <w:t>Do you know about the continuous employment system</w:t>
      </w:r>
      <w:r w:rsidRPr="009B6137">
        <w:rPr>
          <w:rFonts w:ascii="Arial" w:eastAsia="나눔명조" w:hAnsi="Arial" w:cs="Arial"/>
          <w:spacing w:val="-2"/>
          <w:kern w:val="0"/>
          <w:sz w:val="22"/>
          <w:rPrChange w:id="4727" w:author="Keis" w:date="2024-09-13T11:20:00Z">
            <w:rPr>
              <w:rFonts w:ascii="Arial" w:eastAsia="나눔명조" w:hAnsi="Arial" w:cs="Arial"/>
              <w:color w:val="FF0000"/>
              <w:spacing w:val="-2"/>
              <w:kern w:val="0"/>
              <w:sz w:val="22"/>
            </w:rPr>
          </w:rPrChange>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B90D96" w:rsidRPr="00B90D96" w14:paraId="00860985" w14:textId="77777777" w:rsidTr="00B90D96">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AE3723" w14:textId="4DF5B332" w:rsidR="002544C8" w:rsidRPr="002544C8" w:rsidRDefault="00B61F62">
            <w:pPr>
              <w:spacing w:line="384" w:lineRule="auto"/>
              <w:textAlignment w:val="baseline"/>
              <w:rPr>
                <w:rFonts w:ascii="Arial" w:eastAsia="나눔명조" w:hAnsi="Arial" w:cs="Arial"/>
                <w:color w:val="00B050"/>
                <w:spacing w:val="-2"/>
                <w:kern w:val="0"/>
                <w:sz w:val="22"/>
                <w:rPrChange w:id="4728" w:author="Keis" w:date="2024-09-06T13:28:00Z">
                  <w:rPr>
                    <w:rFonts w:ascii="Arial" w:eastAsia="나눔명조" w:hAnsi="Arial" w:cs="Arial"/>
                    <w:bCs/>
                    <w:color w:val="FF0000"/>
                    <w:spacing w:val="-2"/>
                    <w:kern w:val="0"/>
                    <w:sz w:val="22"/>
                  </w:rPr>
                </w:rPrChange>
              </w:rPr>
              <w:pPrChange w:id="4729" w:author="Keis" w:date="2024-09-06T13:28:00Z">
                <w:pPr>
                  <w:spacing w:line="56" w:lineRule="atLeast"/>
                  <w:textAlignment w:val="baseline"/>
                </w:pPr>
              </w:pPrChange>
            </w:pPr>
            <w:del w:id="4730" w:author="Keis" w:date="2024-09-06T13:28:00Z">
              <w:r w:rsidRPr="00B61F62" w:rsidDel="002544C8">
                <w:rPr>
                  <w:rFonts w:ascii="Arial" w:eastAsia="나눔명조" w:hAnsi="Arial" w:cs="Arial"/>
                  <w:b/>
                  <w:bCs/>
                  <w:color w:val="FF0000"/>
                  <w:spacing w:val="-2"/>
                  <w:kern w:val="0"/>
                  <w:sz w:val="22"/>
                </w:rPr>
                <w:delText>What is the Continuous Employment System?</w:delText>
              </w:r>
              <w:r w:rsidRPr="00B61F62" w:rsidDel="002544C8">
                <w:rPr>
                  <w:rFonts w:ascii="Arial" w:eastAsia="나눔명조" w:hAnsi="Arial" w:cs="Arial"/>
                  <w:bCs/>
                  <w:color w:val="FF0000"/>
                  <w:spacing w:val="-2"/>
                  <w:kern w:val="0"/>
                  <w:sz w:val="22"/>
                </w:rPr>
                <w:delText xml:space="preserve"> Pursuant to Article 19 of the Act on Prohibition of Age Discrimination in Employment and Elderly Employment Promotion, employers must extend their retirement age to at least 60, or otherwise abolish it. The Article also mentions that employers can retain those who reach their retirement age without changing the company’s retirement age, or re-employ the retired employees who wish to work at their company.</w:delText>
              </w:r>
            </w:del>
            <w:ins w:id="4731" w:author="Keis" w:date="2024-09-06T13:28:00Z">
              <w:r w:rsidR="002544C8" w:rsidRPr="00FF1D2F">
                <w:rPr>
                  <w:rFonts w:ascii="Arial" w:eastAsia="나눔명조" w:hAnsi="Arial" w:cs="Arial"/>
                  <w:b/>
                  <w:bCs/>
                  <w:color w:val="00B050"/>
                  <w:spacing w:val="-2"/>
                  <w:kern w:val="0"/>
                  <w:sz w:val="22"/>
                </w:rPr>
                <w:t>What is the Continuous Employment System?</w:t>
              </w:r>
              <w:r w:rsidR="002544C8" w:rsidRPr="00FF1D2F">
                <w:rPr>
                  <w:rFonts w:ascii="Arial" w:eastAsia="나눔명조" w:hAnsi="Arial" w:cs="Arial"/>
                  <w:color w:val="00B050"/>
                  <w:spacing w:val="-2"/>
                  <w:kern w:val="0"/>
                  <w:sz w:val="22"/>
                </w:rPr>
                <w:t xml:space="preserve"> Pursuant to Article 19 of the Act on Prohibition of Age Discrimination in Employment and Elderly Employment Promotion, employers must extend their retirement age to at least 60, or otherwise abolish it. The Article also mentions that employers must include a rule in their employment rules to rehire workers who reach their retirement age within a period of 6 months.</w:t>
              </w:r>
            </w:ins>
          </w:p>
        </w:tc>
      </w:tr>
    </w:tbl>
    <w:p w14:paraId="632E21FF" w14:textId="77777777" w:rsidR="002544C8" w:rsidRPr="00B90D96" w:rsidRDefault="002544C8" w:rsidP="002544C8">
      <w:pPr>
        <w:spacing w:line="384" w:lineRule="auto"/>
        <w:textAlignment w:val="baseline"/>
        <w:rPr>
          <w:ins w:id="4732" w:author="Keis" w:date="2024-09-06T13:29:00Z"/>
          <w:rFonts w:ascii="Arial" w:eastAsia="굴림" w:hAnsi="Arial" w:cs="Arial"/>
          <w:color w:val="000000"/>
          <w:spacing w:val="-2"/>
          <w:kern w:val="0"/>
          <w:sz w:val="22"/>
        </w:rPr>
      </w:pPr>
      <w:ins w:id="4733" w:author="Keis" w:date="2024-09-06T13:29:00Z">
        <w:r w:rsidRPr="00332E70">
          <w:rPr>
            <w:rFonts w:ascii="굴림" w:eastAsia="굴림" w:hAnsi="굴림" w:cs="굴림" w:hint="eastAsia"/>
            <w:spacing w:val="-2"/>
            <w:kern w:val="0"/>
            <w:sz w:val="22"/>
            <w:rPrChange w:id="4734" w:author="Keis" w:date="2024-09-13T11:20:00Z">
              <w:rPr>
                <w:rFonts w:ascii="굴림" w:eastAsia="굴림" w:hAnsi="굴림" w:cs="굴림" w:hint="eastAsia"/>
                <w:color w:val="FF0000"/>
                <w:spacing w:val="-2"/>
                <w:kern w:val="0"/>
                <w:sz w:val="22"/>
              </w:rPr>
            </w:rPrChange>
          </w:rPr>
          <w:t>①</w:t>
        </w:r>
        <w:r w:rsidRPr="00332E70">
          <w:rPr>
            <w:rFonts w:ascii="Arial" w:eastAsia="나눔명조" w:hAnsi="Arial" w:cs="Arial"/>
            <w:spacing w:val="-2"/>
            <w:kern w:val="0"/>
            <w:sz w:val="22"/>
            <w:rPrChange w:id="4735" w:author="Keis" w:date="2024-09-13T11:20:00Z">
              <w:rPr>
                <w:rFonts w:ascii="Arial" w:eastAsia="나눔명조" w:hAnsi="Arial" w:cs="Arial"/>
                <w:color w:val="FF0000"/>
                <w:spacing w:val="-2"/>
                <w:kern w:val="0"/>
                <w:sz w:val="22"/>
              </w:rPr>
            </w:rPrChange>
          </w:rPr>
          <w:t xml:space="preserve"> Yes </w:t>
        </w:r>
      </w:ins>
    </w:p>
    <w:p w14:paraId="7BDB10D8" w14:textId="77777777" w:rsidR="002544C8" w:rsidRPr="00B90D96" w:rsidRDefault="002544C8" w:rsidP="002544C8">
      <w:pPr>
        <w:spacing w:line="384" w:lineRule="auto"/>
        <w:textAlignment w:val="baseline"/>
        <w:rPr>
          <w:ins w:id="4736" w:author="Keis" w:date="2024-09-06T13:29:00Z"/>
          <w:rFonts w:ascii="Arial" w:eastAsia="굴림" w:hAnsi="Arial" w:cs="Arial"/>
          <w:color w:val="000000"/>
          <w:spacing w:val="-2"/>
          <w:kern w:val="0"/>
          <w:sz w:val="22"/>
        </w:rPr>
      </w:pPr>
      <w:ins w:id="4737" w:author="Keis" w:date="2024-09-06T13:29:00Z">
        <w:r w:rsidRPr="00332E70">
          <w:rPr>
            <w:rFonts w:ascii="굴림" w:eastAsia="굴림" w:hAnsi="굴림" w:cs="굴림" w:hint="eastAsia"/>
            <w:spacing w:val="-2"/>
            <w:kern w:val="0"/>
            <w:sz w:val="22"/>
            <w:rPrChange w:id="4738" w:author="Keis" w:date="2024-09-13T11:20:00Z">
              <w:rPr>
                <w:rFonts w:ascii="굴림" w:eastAsia="굴림" w:hAnsi="굴림" w:cs="굴림" w:hint="eastAsia"/>
                <w:color w:val="FF0000"/>
                <w:spacing w:val="-2"/>
                <w:kern w:val="0"/>
                <w:sz w:val="22"/>
              </w:rPr>
            </w:rPrChange>
          </w:rPr>
          <w:t>⑤</w:t>
        </w:r>
        <w:r w:rsidRPr="00332E70">
          <w:rPr>
            <w:rFonts w:ascii="Arial" w:eastAsia="나눔명조" w:hAnsi="Arial" w:cs="Arial"/>
            <w:spacing w:val="-2"/>
            <w:kern w:val="0"/>
            <w:sz w:val="22"/>
            <w:rPrChange w:id="4739" w:author="Keis" w:date="2024-09-13T11:20:00Z">
              <w:rPr>
                <w:rFonts w:ascii="Arial" w:eastAsia="나눔명조" w:hAnsi="Arial" w:cs="Arial"/>
                <w:color w:val="FF0000"/>
                <w:spacing w:val="-2"/>
                <w:kern w:val="0"/>
                <w:sz w:val="22"/>
              </w:rPr>
            </w:rPrChange>
          </w:rPr>
          <w:t xml:space="preserve"> No</w:t>
        </w:r>
      </w:ins>
    </w:p>
    <w:p w14:paraId="3127D197" w14:textId="106CF968" w:rsidR="00B90D96" w:rsidRPr="002544C8" w:rsidDel="002544C8" w:rsidRDefault="00B90D96">
      <w:pPr>
        <w:pStyle w:val="a6"/>
        <w:numPr>
          <w:ilvl w:val="0"/>
          <w:numId w:val="1332"/>
        </w:numPr>
        <w:ind w:leftChars="0"/>
        <w:rPr>
          <w:del w:id="4740" w:author="Keis" w:date="2024-09-06T13:28:00Z"/>
          <w:rFonts w:ascii="Arial" w:eastAsia="굴림" w:hAnsi="Arial" w:cs="Arial"/>
          <w:color w:val="000000"/>
          <w:spacing w:val="-2"/>
          <w:kern w:val="0"/>
          <w:sz w:val="22"/>
          <w:rPrChange w:id="4741" w:author="Keis" w:date="2024-09-06T13:28:00Z">
            <w:rPr>
              <w:del w:id="4742" w:author="Keis" w:date="2024-09-06T13:28:00Z"/>
              <w:rFonts w:eastAsia="굴림"/>
              <w:color w:val="000000"/>
            </w:rPr>
          </w:rPrChange>
        </w:rPr>
        <w:pPrChange w:id="4743" w:author="Keis" w:date="2024-09-06T13:28:00Z">
          <w:pPr>
            <w:pStyle w:val="a6"/>
            <w:numPr>
              <w:numId w:val="1332"/>
            </w:numPr>
            <w:spacing w:line="384" w:lineRule="auto"/>
            <w:ind w:leftChars="0" w:left="400" w:hanging="400"/>
            <w:textAlignment w:val="baseline"/>
          </w:pPr>
        </w:pPrChange>
      </w:pPr>
      <w:del w:id="4744" w:author="Keis" w:date="2024-09-06T13:28:00Z">
        <w:r w:rsidRPr="002544C8" w:rsidDel="002544C8">
          <w:rPr>
            <w:rFonts w:ascii="Arial" w:eastAsia="나눔명조" w:hAnsi="Arial" w:cs="Arial"/>
            <w:color w:val="FF0000"/>
            <w:spacing w:val="-2"/>
            <w:kern w:val="0"/>
            <w:sz w:val="22"/>
            <w:rPrChange w:id="4745" w:author="Keis" w:date="2024-09-06T13:28:00Z">
              <w:rPr/>
            </w:rPrChange>
          </w:rPr>
          <w:delText xml:space="preserve"> </w:delText>
        </w:r>
        <w:r w:rsidR="00C046E8" w:rsidRPr="002544C8" w:rsidDel="002544C8">
          <w:rPr>
            <w:rFonts w:ascii="Arial" w:eastAsia="나눔명조" w:hAnsi="Arial" w:cs="Arial"/>
            <w:color w:val="FF0000"/>
            <w:spacing w:val="-2"/>
            <w:kern w:val="0"/>
            <w:sz w:val="22"/>
            <w:rPrChange w:id="4746" w:author="Keis" w:date="2024-09-06T13:28:00Z">
              <w:rPr/>
            </w:rPrChange>
          </w:rPr>
          <w:delText>Y</w:delText>
        </w:r>
        <w:r w:rsidR="00701E19" w:rsidRPr="002544C8" w:rsidDel="002544C8">
          <w:rPr>
            <w:rFonts w:ascii="Arial" w:eastAsia="나눔명조" w:hAnsi="Arial" w:cs="Arial"/>
            <w:color w:val="FF0000"/>
            <w:spacing w:val="-2"/>
            <w:kern w:val="0"/>
            <w:sz w:val="22"/>
            <w:rPrChange w:id="4747" w:author="Keis" w:date="2024-09-06T13:28:00Z">
              <w:rPr/>
            </w:rPrChange>
          </w:rPr>
          <w:delText>es</w:delText>
        </w:r>
        <w:r w:rsidRPr="002544C8" w:rsidDel="002544C8">
          <w:rPr>
            <w:rFonts w:ascii="Arial" w:eastAsia="나눔명조" w:hAnsi="Arial" w:cs="Arial"/>
            <w:color w:val="FF0000"/>
            <w:spacing w:val="-2"/>
            <w:kern w:val="0"/>
            <w:sz w:val="22"/>
            <w:rPrChange w:id="4748" w:author="Keis" w:date="2024-09-06T13:28:00Z">
              <w:rPr/>
            </w:rPrChange>
          </w:rPr>
          <w:delText xml:space="preserve"> </w:delText>
        </w:r>
      </w:del>
    </w:p>
    <w:p w14:paraId="5FA05004" w14:textId="6B8F32AB" w:rsidR="00B90D96" w:rsidRPr="00D630D3" w:rsidDel="002544C8" w:rsidRDefault="00B90D96">
      <w:pPr>
        <w:pStyle w:val="a6"/>
        <w:numPr>
          <w:ilvl w:val="0"/>
          <w:numId w:val="1332"/>
        </w:numPr>
        <w:ind w:leftChars="0"/>
        <w:rPr>
          <w:del w:id="4749" w:author="Keis" w:date="2024-09-06T13:28:00Z"/>
          <w:rFonts w:eastAsia="굴림"/>
          <w:color w:val="000000"/>
        </w:rPr>
        <w:pPrChange w:id="4750" w:author="Keis" w:date="2024-09-06T13:28:00Z">
          <w:pPr>
            <w:pStyle w:val="a6"/>
            <w:numPr>
              <w:numId w:val="1332"/>
            </w:numPr>
            <w:spacing w:line="384" w:lineRule="auto"/>
            <w:ind w:leftChars="0" w:left="400" w:hanging="400"/>
            <w:textAlignment w:val="baseline"/>
          </w:pPr>
        </w:pPrChange>
      </w:pPr>
      <w:del w:id="4751" w:author="Keis" w:date="2024-09-06T13:28:00Z">
        <w:r w:rsidRPr="00D630D3" w:rsidDel="002544C8">
          <w:delText xml:space="preserve"> </w:delText>
        </w:r>
        <w:r w:rsidR="00C046E8" w:rsidRPr="00D630D3" w:rsidDel="002544C8">
          <w:rPr>
            <w:rFonts w:hint="eastAsia"/>
          </w:rPr>
          <w:delText>N</w:delText>
        </w:r>
        <w:r w:rsidR="00701E19" w:rsidRPr="00D630D3" w:rsidDel="002544C8">
          <w:rPr>
            <w:rFonts w:hint="eastAsia"/>
          </w:rPr>
          <w:delText>o</w:delText>
        </w:r>
      </w:del>
    </w:p>
    <w:p w14:paraId="242A9DB5" w14:textId="4D87860B" w:rsidR="00D20325" w:rsidDel="002544C8" w:rsidRDefault="00D20325">
      <w:pPr>
        <w:pStyle w:val="a6"/>
        <w:numPr>
          <w:ilvl w:val="0"/>
          <w:numId w:val="1332"/>
        </w:numPr>
        <w:ind w:leftChars="0"/>
        <w:rPr>
          <w:del w:id="4752" w:author="Keis" w:date="2024-09-06T13:29:00Z"/>
          <w:iCs/>
        </w:rPr>
        <w:pPrChange w:id="4753" w:author="Keis" w:date="2024-09-06T13:28:00Z">
          <w:pPr>
            <w:spacing w:line="384" w:lineRule="auto"/>
            <w:textAlignment w:val="baseline"/>
          </w:pPr>
        </w:pPrChange>
      </w:pPr>
    </w:p>
    <w:p w14:paraId="11F0E84C" w14:textId="77777777" w:rsidR="00D20325" w:rsidRDefault="00D20325" w:rsidP="00B90D96">
      <w:pPr>
        <w:spacing w:line="384" w:lineRule="auto"/>
        <w:textAlignment w:val="baseline"/>
        <w:rPr>
          <w:rFonts w:ascii="Arial" w:eastAsia="굴림" w:hAnsi="Arial" w:cs="Arial"/>
          <w:color w:val="000000"/>
          <w:spacing w:val="-2"/>
          <w:kern w:val="0"/>
          <w:sz w:val="22"/>
        </w:rPr>
      </w:pPr>
      <w:r w:rsidRPr="00332E70">
        <w:rPr>
          <w:rFonts w:ascii="Arial" w:eastAsia="나눔명조" w:hAnsi="Arial" w:cs="Arial"/>
          <w:iCs/>
          <w:spacing w:val="-2"/>
          <w:kern w:val="0"/>
          <w:sz w:val="22"/>
          <w:rPrChange w:id="4754" w:author="Keis" w:date="2024-09-13T11:20:00Z">
            <w:rPr>
              <w:rFonts w:ascii="Arial" w:eastAsia="나눔명조" w:hAnsi="Arial" w:cs="Arial"/>
              <w:iCs/>
              <w:color w:val="FF0000"/>
              <w:spacing w:val="-2"/>
              <w:kern w:val="0"/>
              <w:sz w:val="22"/>
            </w:rPr>
          </w:rPrChange>
        </w:rPr>
        <w:t>[Logic] Dadd8b_1 Answer only (previous job)=</w:t>
      </w:r>
      <w:r w:rsidRPr="00332E70">
        <w:rPr>
          <w:rFonts w:ascii="굴림" w:eastAsia="굴림" w:hAnsi="굴림" w:cs="굴림" w:hint="eastAsia"/>
          <w:iCs/>
          <w:spacing w:val="-2"/>
          <w:kern w:val="0"/>
          <w:sz w:val="22"/>
          <w:rPrChange w:id="4755" w:author="Keis" w:date="2024-09-13T11:20:00Z">
            <w:rPr>
              <w:rFonts w:ascii="굴림" w:eastAsia="굴림" w:hAnsi="굴림" w:cs="굴림" w:hint="eastAsia"/>
              <w:iCs/>
              <w:color w:val="FF0000"/>
              <w:spacing w:val="-2"/>
              <w:kern w:val="0"/>
              <w:sz w:val="22"/>
            </w:rPr>
          </w:rPrChange>
        </w:rPr>
        <w:t>①</w:t>
      </w:r>
      <w:r w:rsidRPr="00332E70">
        <w:rPr>
          <w:rFonts w:ascii="Arial" w:eastAsia="나눔명조" w:hAnsi="Arial" w:cs="Arial"/>
          <w:iCs/>
          <w:spacing w:val="-2"/>
          <w:kern w:val="0"/>
          <w:sz w:val="22"/>
          <w:rPrChange w:id="4756" w:author="Keis" w:date="2024-09-13T11:20:00Z">
            <w:rPr>
              <w:rFonts w:ascii="Arial" w:eastAsia="나눔명조" w:hAnsi="Arial" w:cs="Arial"/>
              <w:iCs/>
              <w:color w:val="FF0000"/>
              <w:spacing w:val="-2"/>
              <w:kern w:val="0"/>
              <w:sz w:val="22"/>
            </w:rPr>
          </w:rPrChange>
        </w:rPr>
        <w:t xml:space="preserve">(wage worker), </w:t>
      </w:r>
      <w:r w:rsidRPr="00332E70">
        <w:rPr>
          <w:rFonts w:ascii="굴림" w:eastAsia="굴림" w:hAnsi="굴림" w:cs="굴림" w:hint="eastAsia"/>
          <w:iCs/>
          <w:spacing w:val="-2"/>
          <w:kern w:val="0"/>
          <w:sz w:val="22"/>
          <w:rPrChange w:id="4757" w:author="Keis" w:date="2024-09-13T11:20:00Z">
            <w:rPr>
              <w:rFonts w:ascii="굴림" w:eastAsia="굴림" w:hAnsi="굴림" w:cs="굴림" w:hint="eastAsia"/>
              <w:iCs/>
              <w:color w:val="FF0000"/>
              <w:spacing w:val="-2"/>
              <w:kern w:val="0"/>
              <w:sz w:val="22"/>
            </w:rPr>
          </w:rPrChange>
        </w:rPr>
        <w:t>②③④</w:t>
      </w:r>
      <w:r w:rsidRPr="00332E70">
        <w:rPr>
          <w:rFonts w:ascii="Arial" w:eastAsia="나눔명조" w:hAnsi="Arial" w:cs="Arial"/>
          <w:iCs/>
          <w:spacing w:val="-2"/>
          <w:kern w:val="0"/>
          <w:sz w:val="22"/>
          <w:rPrChange w:id="4758" w:author="Keis" w:date="2024-09-13T11:20:00Z">
            <w:rPr>
              <w:rFonts w:ascii="Arial" w:eastAsia="나눔명조" w:hAnsi="Arial" w:cs="Arial"/>
              <w:iCs/>
              <w:color w:val="FF0000"/>
              <w:spacing w:val="-2"/>
              <w:kern w:val="0"/>
              <w:sz w:val="22"/>
            </w:rPr>
          </w:rPrChange>
        </w:rPr>
        <w:t xml:space="preserve"> go to Dadd8b_24</w:t>
      </w:r>
    </w:p>
    <w:p w14:paraId="620C6048"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332E70">
        <w:rPr>
          <w:rFonts w:ascii="Arial" w:eastAsia="나눔명조" w:hAnsi="Arial" w:cs="Arial"/>
          <w:spacing w:val="-2"/>
          <w:kern w:val="0"/>
          <w:sz w:val="22"/>
          <w:rPrChange w:id="4759" w:author="Keis" w:date="2024-09-13T11:20:00Z">
            <w:rPr>
              <w:rFonts w:ascii="Arial" w:eastAsia="나눔명조" w:hAnsi="Arial" w:cs="Arial"/>
              <w:color w:val="FF0000"/>
              <w:spacing w:val="-2"/>
              <w:kern w:val="0"/>
              <w:sz w:val="22"/>
            </w:rPr>
          </w:rPrChange>
        </w:rPr>
        <w:t xml:space="preserve">Dadd8b_14. </w:t>
      </w:r>
      <w:r w:rsidR="00701E19" w:rsidRPr="00332E70">
        <w:rPr>
          <w:rFonts w:ascii="Arial" w:eastAsia="나눔명조" w:hAnsi="Arial" w:cs="Arial"/>
          <w:spacing w:val="-2"/>
          <w:kern w:val="0"/>
          <w:sz w:val="22"/>
          <w:rPrChange w:id="4760" w:author="Keis" w:date="2024-09-13T11:20:00Z">
            <w:rPr>
              <w:rFonts w:ascii="Arial" w:eastAsia="나눔명조" w:hAnsi="Arial" w:cs="Arial"/>
              <w:color w:val="FF0000"/>
              <w:spacing w:val="-2"/>
              <w:kern w:val="0"/>
              <w:sz w:val="22"/>
            </w:rPr>
          </w:rPrChange>
        </w:rPr>
        <w:t>Do you have a continuous employment system at previous job about old worker?</w:t>
      </w:r>
      <w:r w:rsidRPr="00332E70">
        <w:rPr>
          <w:rFonts w:ascii="Arial" w:eastAsia="나눔명조" w:hAnsi="Arial" w:cs="Arial"/>
          <w:spacing w:val="-2"/>
          <w:kern w:val="0"/>
          <w:sz w:val="22"/>
          <w:rPrChange w:id="4761" w:author="Keis" w:date="2024-09-13T11:20:00Z">
            <w:rPr>
              <w:rFonts w:ascii="Arial" w:eastAsia="나눔명조" w:hAnsi="Arial" w:cs="Arial"/>
              <w:color w:val="FF0000"/>
              <w:spacing w:val="-2"/>
              <w:kern w:val="0"/>
              <w:sz w:val="22"/>
            </w:rPr>
          </w:rPrChange>
        </w:rPr>
        <w:t>?</w:t>
      </w:r>
    </w:p>
    <w:p w14:paraId="0FD69E99" w14:textId="77777777" w:rsidR="00B90D96" w:rsidRPr="00B90D96" w:rsidRDefault="00B90D96" w:rsidP="00B90D96">
      <w:pPr>
        <w:spacing w:line="384" w:lineRule="auto"/>
        <w:textAlignment w:val="baseline"/>
        <w:rPr>
          <w:rFonts w:ascii="Arial" w:eastAsia="굴림" w:hAnsi="Arial" w:cs="Arial"/>
          <w:color w:val="000000"/>
          <w:kern w:val="0"/>
          <w:sz w:val="22"/>
        </w:rPr>
      </w:pPr>
      <w:r w:rsidRPr="00332E70">
        <w:rPr>
          <w:rFonts w:ascii="굴림" w:eastAsia="굴림" w:hAnsi="굴림" w:cs="굴림" w:hint="eastAsia"/>
          <w:spacing w:val="-2"/>
          <w:kern w:val="0"/>
          <w:sz w:val="22"/>
          <w:rPrChange w:id="4762" w:author="Keis" w:date="2024-09-13T11:20:00Z">
            <w:rPr>
              <w:rFonts w:ascii="굴림" w:eastAsia="굴림" w:hAnsi="굴림" w:cs="굴림" w:hint="eastAsia"/>
              <w:color w:val="FF0000"/>
              <w:spacing w:val="-2"/>
              <w:kern w:val="0"/>
              <w:sz w:val="22"/>
            </w:rPr>
          </w:rPrChange>
        </w:rPr>
        <w:t>①</w:t>
      </w:r>
      <w:r w:rsidRPr="00332E70">
        <w:rPr>
          <w:rFonts w:ascii="Arial" w:eastAsia="나눔명조" w:hAnsi="Arial" w:cs="Arial"/>
          <w:spacing w:val="-2"/>
          <w:kern w:val="0"/>
          <w:sz w:val="22"/>
          <w:rPrChange w:id="4763" w:author="Keis" w:date="2024-09-13T11:20:00Z">
            <w:rPr>
              <w:rFonts w:ascii="Arial" w:eastAsia="나눔명조" w:hAnsi="Arial" w:cs="Arial"/>
              <w:color w:val="FF0000"/>
              <w:spacing w:val="-2"/>
              <w:kern w:val="0"/>
              <w:sz w:val="22"/>
            </w:rPr>
          </w:rPrChange>
        </w:rPr>
        <w:t xml:space="preserve"> </w:t>
      </w:r>
      <w:r w:rsidR="00C046E8" w:rsidRPr="00332E70">
        <w:rPr>
          <w:rFonts w:ascii="Arial" w:eastAsia="나눔명조" w:hAnsi="Arial" w:cs="Arial"/>
          <w:spacing w:val="-2"/>
          <w:kern w:val="0"/>
          <w:sz w:val="22"/>
          <w:rPrChange w:id="4764" w:author="Keis" w:date="2024-09-13T11:20:00Z">
            <w:rPr>
              <w:rFonts w:ascii="Arial" w:eastAsia="나눔명조" w:hAnsi="Arial" w:cs="Arial"/>
              <w:color w:val="FF0000"/>
              <w:spacing w:val="-2"/>
              <w:kern w:val="0"/>
              <w:sz w:val="22"/>
            </w:rPr>
          </w:rPrChange>
        </w:rPr>
        <w:t>Y</w:t>
      </w:r>
      <w:r w:rsidR="00701E19" w:rsidRPr="00332E70">
        <w:rPr>
          <w:rFonts w:ascii="Arial" w:eastAsia="나눔명조" w:hAnsi="Arial" w:cs="Arial"/>
          <w:spacing w:val="-2"/>
          <w:kern w:val="0"/>
          <w:sz w:val="22"/>
          <w:rPrChange w:id="4765" w:author="Keis" w:date="2024-09-13T11:20:00Z">
            <w:rPr>
              <w:rFonts w:ascii="Arial" w:eastAsia="나눔명조" w:hAnsi="Arial" w:cs="Arial"/>
              <w:color w:val="FF0000"/>
              <w:spacing w:val="-2"/>
              <w:kern w:val="0"/>
              <w:sz w:val="22"/>
            </w:rPr>
          </w:rPrChange>
        </w:rPr>
        <w:t>es</w:t>
      </w:r>
      <w:r w:rsidRPr="00332E70">
        <w:rPr>
          <w:rFonts w:ascii="Arial" w:eastAsia="나눔명조" w:hAnsi="Arial" w:cs="Arial"/>
          <w:spacing w:val="-2"/>
          <w:kern w:val="0"/>
          <w:sz w:val="22"/>
          <w:rPrChange w:id="4766" w:author="Keis" w:date="2024-09-13T11:20:00Z">
            <w:rPr>
              <w:rFonts w:ascii="Arial" w:eastAsia="나눔명조" w:hAnsi="Arial" w:cs="Arial"/>
              <w:color w:val="FF0000"/>
              <w:spacing w:val="-2"/>
              <w:kern w:val="0"/>
              <w:sz w:val="22"/>
            </w:rPr>
          </w:rPrChange>
        </w:rPr>
        <w:t xml:space="preserve"> </w:t>
      </w:r>
    </w:p>
    <w:p w14:paraId="378F1166"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332E70">
        <w:rPr>
          <w:rFonts w:ascii="굴림" w:eastAsia="굴림" w:hAnsi="굴림" w:cs="굴림" w:hint="eastAsia"/>
          <w:spacing w:val="-2"/>
          <w:kern w:val="0"/>
          <w:sz w:val="22"/>
          <w:rPrChange w:id="4767" w:author="Keis" w:date="2024-09-13T11:20:00Z">
            <w:rPr>
              <w:rFonts w:ascii="굴림" w:eastAsia="굴림" w:hAnsi="굴림" w:cs="굴림" w:hint="eastAsia"/>
              <w:color w:val="FF0000"/>
              <w:spacing w:val="-2"/>
              <w:kern w:val="0"/>
              <w:sz w:val="22"/>
            </w:rPr>
          </w:rPrChange>
        </w:rPr>
        <w:t>⑤</w:t>
      </w:r>
      <w:r w:rsidRPr="00332E70">
        <w:rPr>
          <w:rFonts w:ascii="Arial" w:eastAsia="나눔명조" w:hAnsi="Arial" w:cs="Arial"/>
          <w:spacing w:val="-2"/>
          <w:kern w:val="0"/>
          <w:sz w:val="22"/>
          <w:rPrChange w:id="4768" w:author="Keis" w:date="2024-09-13T11:20:00Z">
            <w:rPr>
              <w:rFonts w:ascii="Arial" w:eastAsia="나눔명조" w:hAnsi="Arial" w:cs="Arial"/>
              <w:color w:val="FF0000"/>
              <w:spacing w:val="-2"/>
              <w:kern w:val="0"/>
              <w:sz w:val="22"/>
            </w:rPr>
          </w:rPrChange>
        </w:rPr>
        <w:t xml:space="preserve"> </w:t>
      </w:r>
      <w:r w:rsidR="00C046E8" w:rsidRPr="00332E70">
        <w:rPr>
          <w:rFonts w:ascii="Arial" w:eastAsia="나눔명조" w:hAnsi="Arial" w:cs="Arial"/>
          <w:spacing w:val="-2"/>
          <w:kern w:val="0"/>
          <w:sz w:val="22"/>
          <w:rPrChange w:id="4769" w:author="Keis" w:date="2024-09-13T11:20:00Z">
            <w:rPr>
              <w:rFonts w:ascii="Arial" w:eastAsia="나눔명조" w:hAnsi="Arial" w:cs="Arial"/>
              <w:color w:val="FF0000"/>
              <w:spacing w:val="-2"/>
              <w:kern w:val="0"/>
              <w:sz w:val="22"/>
            </w:rPr>
          </w:rPrChange>
        </w:rPr>
        <w:t>N</w:t>
      </w:r>
      <w:r w:rsidR="00701E19" w:rsidRPr="00332E70">
        <w:rPr>
          <w:rFonts w:ascii="Arial" w:eastAsia="나눔명조" w:hAnsi="Arial" w:cs="Arial"/>
          <w:spacing w:val="-2"/>
          <w:kern w:val="0"/>
          <w:sz w:val="22"/>
          <w:rPrChange w:id="4770" w:author="Keis" w:date="2024-09-13T11:20:00Z">
            <w:rPr>
              <w:rFonts w:ascii="Arial" w:eastAsia="나눔명조" w:hAnsi="Arial" w:cs="Arial"/>
              <w:color w:val="FF0000"/>
              <w:spacing w:val="-2"/>
              <w:kern w:val="0"/>
              <w:sz w:val="22"/>
            </w:rPr>
          </w:rPrChange>
        </w:rPr>
        <w:t>o</w:t>
      </w:r>
      <w:r w:rsidRPr="00332E70">
        <w:rPr>
          <w:rFonts w:ascii="Arial" w:eastAsia="나눔명조" w:hAnsi="Arial" w:cs="Arial"/>
          <w:spacing w:val="-2"/>
          <w:kern w:val="0"/>
          <w:sz w:val="22"/>
          <w:rPrChange w:id="4771" w:author="Keis" w:date="2024-09-13T11:20:00Z">
            <w:rPr>
              <w:rFonts w:ascii="Arial" w:eastAsia="나눔명조" w:hAnsi="Arial" w:cs="Arial"/>
              <w:color w:val="FF0000"/>
              <w:spacing w:val="-2"/>
              <w:kern w:val="0"/>
              <w:sz w:val="22"/>
            </w:rPr>
          </w:rPrChange>
        </w:rPr>
        <w:t xml:space="preserve"> </w:t>
      </w:r>
      <w:r w:rsidRPr="00332E70">
        <w:rPr>
          <w:rFonts w:ascii="Arial" w:eastAsia="나눔명조" w:hAnsi="Arial" w:cs="Arial" w:hint="eastAsia"/>
          <w:spacing w:val="-2"/>
          <w:kern w:val="0"/>
          <w:sz w:val="22"/>
          <w:rPrChange w:id="4772" w:author="Keis" w:date="2024-09-13T11:20:00Z">
            <w:rPr>
              <w:rFonts w:ascii="Arial" w:eastAsia="나눔명조" w:hAnsi="Arial" w:cs="Arial" w:hint="eastAsia"/>
              <w:color w:val="FF0000"/>
              <w:spacing w:val="-2"/>
              <w:kern w:val="0"/>
              <w:sz w:val="22"/>
            </w:rPr>
          </w:rPrChange>
        </w:rPr>
        <w:t>→</w:t>
      </w:r>
      <w:r w:rsidRPr="00332E70">
        <w:rPr>
          <w:rFonts w:ascii="Arial" w:eastAsia="나눔명조" w:hAnsi="Arial" w:cs="Arial"/>
          <w:spacing w:val="-2"/>
          <w:kern w:val="0"/>
          <w:sz w:val="22"/>
          <w:rPrChange w:id="4773" w:author="Keis" w:date="2024-09-13T11:20:00Z">
            <w:rPr>
              <w:rFonts w:ascii="Arial" w:eastAsia="나눔명조" w:hAnsi="Arial" w:cs="Arial"/>
              <w:color w:val="FF0000"/>
              <w:spacing w:val="-2"/>
              <w:kern w:val="0"/>
              <w:sz w:val="22"/>
            </w:rPr>
          </w:rPrChange>
        </w:rPr>
        <w:t>Dadd8b_21</w:t>
      </w:r>
    </w:p>
    <w:p w14:paraId="069B4A47"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0E7D3F91"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332E70">
        <w:rPr>
          <w:rFonts w:ascii="Arial" w:eastAsia="나눔명조" w:hAnsi="Arial" w:cs="Arial"/>
          <w:spacing w:val="-2"/>
          <w:kern w:val="0"/>
          <w:sz w:val="22"/>
          <w:rPrChange w:id="4774" w:author="Keis" w:date="2024-09-13T11:20:00Z">
            <w:rPr>
              <w:rFonts w:ascii="Arial" w:eastAsia="나눔명조" w:hAnsi="Arial" w:cs="Arial"/>
              <w:color w:val="FF0000"/>
              <w:spacing w:val="-2"/>
              <w:kern w:val="0"/>
              <w:sz w:val="22"/>
            </w:rPr>
          </w:rPrChange>
        </w:rPr>
        <w:t xml:space="preserve">Dadd8b_15. </w:t>
      </w:r>
      <w:r w:rsidR="00701E19" w:rsidRPr="00332E70">
        <w:rPr>
          <w:rFonts w:ascii="Arial" w:eastAsia="나눔명조" w:hAnsi="Arial" w:cs="Arial"/>
          <w:spacing w:val="-2"/>
          <w:kern w:val="0"/>
          <w:sz w:val="22"/>
          <w:rPrChange w:id="4775" w:author="Keis" w:date="2024-09-13T11:20:00Z">
            <w:rPr>
              <w:rFonts w:ascii="Arial" w:eastAsia="나눔명조" w:hAnsi="Arial" w:cs="Arial"/>
              <w:color w:val="FF0000"/>
              <w:spacing w:val="-2"/>
              <w:kern w:val="0"/>
              <w:sz w:val="22"/>
            </w:rPr>
          </w:rPrChange>
        </w:rPr>
        <w:t>When did you introduce a continuous employment system at previous job</w:t>
      </w:r>
      <w:r w:rsidRPr="00332E70">
        <w:rPr>
          <w:rFonts w:ascii="Arial" w:eastAsia="나눔명조" w:hAnsi="Arial" w:cs="Arial"/>
          <w:spacing w:val="-2"/>
          <w:kern w:val="0"/>
          <w:sz w:val="22"/>
          <w:rPrChange w:id="4776" w:author="Keis" w:date="2024-09-13T11:20:00Z">
            <w:rPr>
              <w:rFonts w:ascii="Arial" w:eastAsia="나눔명조" w:hAnsi="Arial" w:cs="Arial"/>
              <w:color w:val="FF0000"/>
              <w:spacing w:val="-2"/>
              <w:kern w:val="0"/>
              <w:sz w:val="22"/>
            </w:rPr>
          </w:rPrChange>
        </w:rPr>
        <w:t>?</w:t>
      </w:r>
    </w:p>
    <w:p w14:paraId="75FC52DF" w14:textId="77777777" w:rsidR="00625959" w:rsidRPr="00332E70" w:rsidRDefault="00B90D96" w:rsidP="00B90D96">
      <w:pPr>
        <w:spacing w:line="384" w:lineRule="auto"/>
        <w:textAlignment w:val="baseline"/>
        <w:rPr>
          <w:rFonts w:ascii="Arial" w:eastAsia="나눔명조" w:hAnsi="Arial" w:cs="Arial"/>
          <w:spacing w:val="-2"/>
          <w:kern w:val="0"/>
          <w:sz w:val="22"/>
          <w:rPrChange w:id="4777" w:author="Keis" w:date="2024-09-13T11:20:00Z">
            <w:rPr>
              <w:rFonts w:ascii="Arial" w:eastAsia="나눔명조" w:hAnsi="Arial" w:cs="Arial"/>
              <w:color w:val="FF0000"/>
              <w:spacing w:val="-2"/>
              <w:kern w:val="0"/>
              <w:sz w:val="22"/>
            </w:rPr>
          </w:rPrChange>
        </w:rPr>
      </w:pPr>
      <w:r w:rsidRPr="00332E70">
        <w:rPr>
          <w:rFonts w:ascii="Arial" w:eastAsia="나눔명조" w:hAnsi="Arial" w:cs="Arial"/>
          <w:spacing w:val="-2"/>
          <w:kern w:val="0"/>
          <w:sz w:val="22"/>
          <w:rPrChange w:id="4778" w:author="Keis" w:date="2024-09-13T11:20:00Z">
            <w:rPr>
              <w:rFonts w:ascii="Arial" w:eastAsia="나눔명조" w:hAnsi="Arial" w:cs="Arial"/>
              <w:color w:val="FF0000"/>
              <w:spacing w:val="-2"/>
              <w:kern w:val="0"/>
              <w:sz w:val="22"/>
            </w:rPr>
          </w:rPrChange>
        </w:rPr>
        <w:t>______</w:t>
      </w:r>
      <w:r w:rsidR="00625959" w:rsidRPr="00332E70">
        <w:rPr>
          <w:rFonts w:ascii="Arial" w:eastAsia="나눔명조" w:hAnsi="Arial" w:cs="Arial"/>
          <w:spacing w:val="-2"/>
          <w:kern w:val="0"/>
          <w:sz w:val="22"/>
          <w:rPrChange w:id="4779" w:author="Keis" w:date="2024-09-13T11:20:00Z">
            <w:rPr>
              <w:rFonts w:ascii="Arial" w:eastAsia="나눔명조" w:hAnsi="Arial" w:cs="Arial"/>
              <w:color w:val="FF0000"/>
              <w:spacing w:val="-2"/>
              <w:kern w:val="0"/>
              <w:sz w:val="22"/>
            </w:rPr>
          </w:rPrChange>
        </w:rPr>
        <w:t>Year</w:t>
      </w:r>
    </w:p>
    <w:p w14:paraId="6C0433DD" w14:textId="77777777" w:rsidR="00B90D96" w:rsidRPr="00B90D96" w:rsidRDefault="00625959" w:rsidP="00B90D96">
      <w:pPr>
        <w:spacing w:line="384" w:lineRule="auto"/>
        <w:textAlignment w:val="baseline"/>
        <w:rPr>
          <w:rFonts w:ascii="Arial" w:eastAsia="굴림" w:hAnsi="Arial" w:cs="Arial"/>
          <w:color w:val="FF0000"/>
          <w:spacing w:val="-2"/>
          <w:kern w:val="0"/>
          <w:sz w:val="22"/>
        </w:rPr>
      </w:pPr>
      <w:r w:rsidRPr="00B90D96">
        <w:rPr>
          <w:rFonts w:ascii="Arial" w:eastAsia="굴림" w:hAnsi="Arial" w:cs="Arial"/>
          <w:color w:val="FF0000"/>
          <w:spacing w:val="-2"/>
          <w:kern w:val="0"/>
          <w:sz w:val="22"/>
        </w:rPr>
        <w:t xml:space="preserve"> </w:t>
      </w:r>
    </w:p>
    <w:p w14:paraId="7846930D" w14:textId="77777777" w:rsidR="00B90D96" w:rsidRPr="00C046E8" w:rsidRDefault="00B90D96" w:rsidP="00B90D96">
      <w:pPr>
        <w:spacing w:line="384" w:lineRule="auto"/>
        <w:textAlignment w:val="baseline"/>
        <w:rPr>
          <w:rFonts w:ascii="Arial" w:eastAsia="굴림" w:hAnsi="Arial" w:cs="Arial"/>
          <w:color w:val="000000"/>
          <w:kern w:val="0"/>
          <w:sz w:val="22"/>
        </w:rPr>
      </w:pPr>
      <w:r w:rsidRPr="00332E70">
        <w:rPr>
          <w:rFonts w:ascii="Arial" w:eastAsia="나눔명조" w:hAnsi="Arial" w:cs="Arial"/>
          <w:spacing w:val="-2"/>
          <w:kern w:val="0"/>
          <w:sz w:val="22"/>
          <w:rPrChange w:id="4780" w:author="Keis" w:date="2024-09-13T11:20:00Z">
            <w:rPr>
              <w:rFonts w:ascii="Arial" w:eastAsia="나눔명조" w:hAnsi="Arial" w:cs="Arial"/>
              <w:color w:val="FF0000"/>
              <w:spacing w:val="-2"/>
              <w:kern w:val="0"/>
              <w:sz w:val="22"/>
            </w:rPr>
          </w:rPrChange>
        </w:rPr>
        <w:t xml:space="preserve">Dadd8b_16. </w:t>
      </w:r>
      <w:r w:rsidR="00C046E8" w:rsidRPr="00332E70">
        <w:rPr>
          <w:rFonts w:ascii="Arial" w:eastAsia="나눔명조" w:hAnsi="Arial" w:cs="Arial"/>
          <w:spacing w:val="-2"/>
          <w:kern w:val="0"/>
          <w:sz w:val="22"/>
          <w:rPrChange w:id="4781" w:author="Keis" w:date="2024-09-13T11:20:00Z">
            <w:rPr>
              <w:rFonts w:ascii="Arial" w:eastAsia="나눔명조" w:hAnsi="Arial" w:cs="Arial"/>
              <w:color w:val="FF0000"/>
              <w:spacing w:val="-2"/>
              <w:kern w:val="0"/>
              <w:sz w:val="22"/>
            </w:rPr>
          </w:rPrChange>
        </w:rPr>
        <w:t>What type o</w:t>
      </w:r>
      <w:r w:rsidR="00BA5A47" w:rsidRPr="00332E70">
        <w:rPr>
          <w:rFonts w:ascii="Arial" w:eastAsia="나눔명조" w:hAnsi="Arial" w:cs="Arial"/>
          <w:spacing w:val="-2"/>
          <w:kern w:val="0"/>
          <w:sz w:val="22"/>
          <w:rPrChange w:id="4782" w:author="Keis" w:date="2024-09-13T11:20:00Z">
            <w:rPr>
              <w:rFonts w:ascii="Arial" w:eastAsia="나눔명조" w:hAnsi="Arial" w:cs="Arial"/>
              <w:color w:val="FF0000"/>
              <w:spacing w:val="-2"/>
              <w:kern w:val="0"/>
              <w:sz w:val="22"/>
            </w:rPr>
          </w:rPrChange>
        </w:rPr>
        <w:t>f continuous employment system wa</w:t>
      </w:r>
      <w:r w:rsidR="00C046E8" w:rsidRPr="00332E70">
        <w:rPr>
          <w:rFonts w:ascii="Arial" w:eastAsia="나눔명조" w:hAnsi="Arial" w:cs="Arial"/>
          <w:spacing w:val="-2"/>
          <w:kern w:val="0"/>
          <w:sz w:val="22"/>
          <w:rPrChange w:id="4783" w:author="Keis" w:date="2024-09-13T11:20:00Z">
            <w:rPr>
              <w:rFonts w:ascii="Arial" w:eastAsia="나눔명조" w:hAnsi="Arial" w:cs="Arial"/>
              <w:color w:val="FF0000"/>
              <w:spacing w:val="-2"/>
              <w:kern w:val="0"/>
              <w:sz w:val="22"/>
            </w:rPr>
          </w:rPrChange>
        </w:rPr>
        <w:t>s previously in place at your work place</w:t>
      </w:r>
      <w:r w:rsidRPr="00332E70">
        <w:rPr>
          <w:rFonts w:ascii="Arial" w:eastAsia="나눔명조" w:hAnsi="Arial" w:cs="Arial"/>
          <w:spacing w:val="-2"/>
          <w:kern w:val="0"/>
          <w:sz w:val="22"/>
          <w:rPrChange w:id="4784" w:author="Keis" w:date="2024-09-13T11:20:00Z">
            <w:rPr>
              <w:rFonts w:ascii="Arial" w:eastAsia="나눔명조" w:hAnsi="Arial" w:cs="Arial"/>
              <w:color w:val="FF0000"/>
              <w:spacing w:val="-2"/>
              <w:kern w:val="0"/>
              <w:sz w:val="22"/>
            </w:rPr>
          </w:rPrChange>
        </w:rPr>
        <w:t>?</w:t>
      </w:r>
    </w:p>
    <w:p w14:paraId="46845DF9"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332E70">
        <w:rPr>
          <w:rFonts w:ascii="굴림" w:eastAsia="굴림" w:hAnsi="굴림" w:cs="굴림" w:hint="eastAsia"/>
          <w:spacing w:val="-2"/>
          <w:kern w:val="0"/>
          <w:sz w:val="22"/>
          <w:rPrChange w:id="4785" w:author="Keis" w:date="2024-09-13T11:20:00Z">
            <w:rPr>
              <w:rFonts w:ascii="굴림" w:eastAsia="굴림" w:hAnsi="굴림" w:cs="굴림" w:hint="eastAsia"/>
              <w:color w:val="FF0000"/>
              <w:spacing w:val="-2"/>
              <w:kern w:val="0"/>
              <w:sz w:val="22"/>
            </w:rPr>
          </w:rPrChange>
        </w:rPr>
        <w:t>①</w:t>
      </w:r>
      <w:r w:rsidRPr="00332E70">
        <w:rPr>
          <w:rFonts w:ascii="Arial" w:eastAsia="나눔명조" w:hAnsi="Arial" w:cs="Arial"/>
          <w:spacing w:val="-2"/>
          <w:kern w:val="0"/>
          <w:sz w:val="22"/>
          <w:rPrChange w:id="4786" w:author="Keis" w:date="2024-09-13T11:20:00Z">
            <w:rPr>
              <w:rFonts w:ascii="Arial" w:eastAsia="나눔명조" w:hAnsi="Arial" w:cs="Arial"/>
              <w:color w:val="FF0000"/>
              <w:spacing w:val="-2"/>
              <w:kern w:val="0"/>
              <w:sz w:val="22"/>
            </w:rPr>
          </w:rPrChange>
        </w:rPr>
        <w:t xml:space="preserve"> </w:t>
      </w:r>
      <w:r w:rsidR="000234B5" w:rsidRPr="00332E70">
        <w:rPr>
          <w:rFonts w:ascii="Arial" w:eastAsia="나눔명조" w:hAnsi="Arial" w:cs="Arial"/>
          <w:spacing w:val="-2"/>
          <w:kern w:val="0"/>
          <w:sz w:val="22"/>
          <w:rPrChange w:id="4787" w:author="Keis" w:date="2024-09-13T11:20:00Z">
            <w:rPr>
              <w:rFonts w:ascii="Arial" w:eastAsia="나눔명조" w:hAnsi="Arial" w:cs="Arial"/>
              <w:color w:val="FF0000"/>
              <w:spacing w:val="-2"/>
              <w:kern w:val="0"/>
              <w:sz w:val="22"/>
            </w:rPr>
          </w:rPrChange>
        </w:rPr>
        <w:t xml:space="preserve">Extension of retirement age </w:t>
      </w:r>
      <w:r w:rsidRPr="00332E70">
        <w:rPr>
          <w:rFonts w:ascii="Arial" w:eastAsia="나눔명조" w:hAnsi="Arial" w:cs="Arial" w:hint="eastAsia"/>
          <w:spacing w:val="-2"/>
          <w:kern w:val="0"/>
          <w:sz w:val="22"/>
          <w:rPrChange w:id="4788" w:author="Keis" w:date="2024-09-13T11:20:00Z">
            <w:rPr>
              <w:rFonts w:ascii="Arial" w:eastAsia="나눔명조" w:hAnsi="Arial" w:cs="Arial" w:hint="eastAsia"/>
              <w:color w:val="FF0000"/>
              <w:spacing w:val="-2"/>
              <w:kern w:val="0"/>
              <w:sz w:val="22"/>
            </w:rPr>
          </w:rPrChange>
        </w:rPr>
        <w:t>→</w:t>
      </w:r>
      <w:r w:rsidRPr="00332E70">
        <w:rPr>
          <w:rFonts w:ascii="Arial" w:eastAsia="나눔명조" w:hAnsi="Arial" w:cs="Arial"/>
          <w:spacing w:val="-2"/>
          <w:kern w:val="0"/>
          <w:sz w:val="22"/>
          <w:rPrChange w:id="4789" w:author="Keis" w:date="2024-09-13T11:20:00Z">
            <w:rPr>
              <w:rFonts w:ascii="Arial" w:eastAsia="나눔명조" w:hAnsi="Arial" w:cs="Arial"/>
              <w:color w:val="FF0000"/>
              <w:spacing w:val="-2"/>
              <w:kern w:val="0"/>
              <w:sz w:val="22"/>
            </w:rPr>
          </w:rPrChange>
        </w:rPr>
        <w:t xml:space="preserve">Dadd8b_24 </w:t>
      </w:r>
    </w:p>
    <w:p w14:paraId="5F15E3DC" w14:textId="77777777" w:rsidR="00B90D96" w:rsidRPr="00C046E8" w:rsidRDefault="00B90D96" w:rsidP="00B90D96">
      <w:pPr>
        <w:spacing w:line="384" w:lineRule="auto"/>
        <w:textAlignment w:val="baseline"/>
        <w:rPr>
          <w:rFonts w:ascii="Arial" w:eastAsia="굴림" w:hAnsi="Arial" w:cs="Arial"/>
          <w:color w:val="000000"/>
          <w:spacing w:val="-2"/>
          <w:kern w:val="0"/>
          <w:sz w:val="22"/>
        </w:rPr>
      </w:pPr>
      <w:r w:rsidRPr="00332E70">
        <w:rPr>
          <w:rFonts w:ascii="굴림" w:eastAsia="굴림" w:hAnsi="굴림" w:cs="굴림" w:hint="eastAsia"/>
          <w:spacing w:val="-2"/>
          <w:kern w:val="0"/>
          <w:sz w:val="22"/>
          <w:rPrChange w:id="4790" w:author="Keis" w:date="2024-09-13T11:20:00Z">
            <w:rPr>
              <w:rFonts w:ascii="굴림" w:eastAsia="굴림" w:hAnsi="굴림" w:cs="굴림" w:hint="eastAsia"/>
              <w:color w:val="FF0000"/>
              <w:spacing w:val="-2"/>
              <w:kern w:val="0"/>
              <w:sz w:val="22"/>
            </w:rPr>
          </w:rPrChange>
        </w:rPr>
        <w:t>③</w:t>
      </w:r>
      <w:r w:rsidRPr="00332E70">
        <w:rPr>
          <w:rFonts w:ascii="Arial" w:eastAsia="나눔명조" w:hAnsi="Arial" w:cs="Arial"/>
          <w:spacing w:val="-2"/>
          <w:kern w:val="0"/>
          <w:sz w:val="22"/>
          <w:rPrChange w:id="4791" w:author="Keis" w:date="2024-09-13T11:20:00Z">
            <w:rPr>
              <w:rFonts w:ascii="Arial" w:eastAsia="나눔명조" w:hAnsi="Arial" w:cs="Arial"/>
              <w:color w:val="FF0000"/>
              <w:spacing w:val="-2"/>
              <w:kern w:val="0"/>
              <w:sz w:val="22"/>
            </w:rPr>
          </w:rPrChange>
        </w:rPr>
        <w:t xml:space="preserve"> </w:t>
      </w:r>
      <w:r w:rsidR="00C046E8" w:rsidRPr="00332E70">
        <w:rPr>
          <w:rFonts w:ascii="Arial" w:eastAsia="나눔명조" w:hAnsi="Arial" w:cs="Arial"/>
          <w:spacing w:val="-2"/>
          <w:kern w:val="0"/>
          <w:sz w:val="22"/>
          <w:rPrChange w:id="4792" w:author="Keis" w:date="2024-09-13T11:20:00Z">
            <w:rPr>
              <w:rFonts w:ascii="Arial" w:eastAsia="나눔명조" w:hAnsi="Arial" w:cs="Arial"/>
              <w:color w:val="FF0000"/>
              <w:spacing w:val="-2"/>
              <w:kern w:val="0"/>
              <w:sz w:val="22"/>
            </w:rPr>
          </w:rPrChange>
        </w:rPr>
        <w:t>Abolition of retirement age</w:t>
      </w:r>
      <w:r w:rsidR="00C046E8">
        <w:rPr>
          <w:rFonts w:ascii="Arial" w:eastAsia="굴림" w:hAnsi="Arial" w:cs="Arial" w:hint="eastAsia"/>
          <w:color w:val="000000"/>
          <w:spacing w:val="-2"/>
          <w:kern w:val="0"/>
          <w:sz w:val="22"/>
        </w:rPr>
        <w:t xml:space="preserve"> </w:t>
      </w:r>
      <w:r w:rsidRPr="00332E70">
        <w:rPr>
          <w:rFonts w:ascii="Arial" w:eastAsia="나눔명조" w:hAnsi="Arial" w:cs="Arial" w:hint="eastAsia"/>
          <w:spacing w:val="-2"/>
          <w:kern w:val="0"/>
          <w:sz w:val="22"/>
          <w:rPrChange w:id="4793" w:author="Keis" w:date="2024-09-13T11:20:00Z">
            <w:rPr>
              <w:rFonts w:ascii="Arial" w:eastAsia="나눔명조" w:hAnsi="Arial" w:cs="Arial" w:hint="eastAsia"/>
              <w:color w:val="FF0000"/>
              <w:spacing w:val="-2"/>
              <w:kern w:val="0"/>
              <w:sz w:val="22"/>
            </w:rPr>
          </w:rPrChange>
        </w:rPr>
        <w:t>→</w:t>
      </w:r>
      <w:r w:rsidRPr="00332E70">
        <w:rPr>
          <w:rFonts w:ascii="Arial" w:eastAsia="나눔명조" w:hAnsi="Arial" w:cs="Arial"/>
          <w:spacing w:val="-2"/>
          <w:kern w:val="0"/>
          <w:sz w:val="22"/>
          <w:rPrChange w:id="4794" w:author="Keis" w:date="2024-09-13T11:20:00Z">
            <w:rPr>
              <w:rFonts w:ascii="Arial" w:eastAsia="나눔명조" w:hAnsi="Arial" w:cs="Arial"/>
              <w:color w:val="FF0000"/>
              <w:spacing w:val="-2"/>
              <w:kern w:val="0"/>
              <w:sz w:val="22"/>
            </w:rPr>
          </w:rPrChange>
        </w:rPr>
        <w:t xml:space="preserve">Dadd8b_24 </w:t>
      </w:r>
    </w:p>
    <w:p w14:paraId="7EDC4A0F" w14:textId="77777777" w:rsidR="002544C8" w:rsidRPr="00FF1D2F" w:rsidRDefault="002544C8" w:rsidP="002544C8">
      <w:pPr>
        <w:spacing w:line="384" w:lineRule="auto"/>
        <w:textAlignment w:val="baseline"/>
        <w:rPr>
          <w:ins w:id="4795" w:author="Keis" w:date="2024-09-06T13:29:00Z"/>
          <w:rFonts w:ascii="Arial" w:eastAsia="나눔명조" w:hAnsi="Arial" w:cs="Arial"/>
          <w:color w:val="00B050"/>
          <w:spacing w:val="-2"/>
          <w:sz w:val="22"/>
        </w:rPr>
      </w:pPr>
      <w:ins w:id="4796" w:author="Keis" w:date="2024-09-06T13:29: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65D356EC" w14:textId="6384F5F3" w:rsidR="00B90D96" w:rsidRPr="00AC0C90" w:rsidDel="002544C8" w:rsidRDefault="00C046E8" w:rsidP="00942E86">
      <w:pPr>
        <w:pStyle w:val="a6"/>
        <w:numPr>
          <w:ilvl w:val="0"/>
          <w:numId w:val="1375"/>
        </w:numPr>
        <w:spacing w:line="384" w:lineRule="auto"/>
        <w:ind w:leftChars="0"/>
        <w:textAlignment w:val="baseline"/>
        <w:rPr>
          <w:del w:id="4797" w:author="Keis" w:date="2024-09-06T13:29:00Z"/>
          <w:rFonts w:ascii="Arial" w:eastAsia="굴림" w:hAnsi="Arial" w:cs="Arial"/>
          <w:color w:val="000000"/>
          <w:spacing w:val="-2"/>
          <w:kern w:val="0"/>
          <w:sz w:val="22"/>
        </w:rPr>
      </w:pPr>
      <w:del w:id="4798" w:author="Keis" w:date="2024-09-06T13:29:00Z">
        <w:r w:rsidRPr="00AC0C90" w:rsidDel="002544C8">
          <w:rPr>
            <w:rFonts w:ascii="Arial" w:eastAsia="나눔명조" w:hAnsi="Arial" w:cs="Arial"/>
            <w:color w:val="FF0000"/>
            <w:spacing w:val="-2"/>
            <w:kern w:val="0"/>
            <w:sz w:val="22"/>
          </w:rPr>
          <w:delText xml:space="preserve"> </w:delText>
        </w:r>
        <w:r w:rsidRPr="00AC0C90" w:rsidDel="002544C8">
          <w:rPr>
            <w:rFonts w:ascii="Arial" w:eastAsia="나눔명조" w:hAnsi="Arial" w:cs="Arial" w:hint="eastAsia"/>
            <w:color w:val="FF0000"/>
            <w:spacing w:val="-2"/>
            <w:kern w:val="0"/>
            <w:sz w:val="22"/>
          </w:rPr>
          <w:delText>Re-employment or continuing employment after the retirement age</w:delText>
        </w:r>
      </w:del>
    </w:p>
    <w:p w14:paraId="77BA7A11"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4E1D89EA" w14:textId="77777777" w:rsidR="002544C8" w:rsidRDefault="00B90D96" w:rsidP="002544C8">
      <w:pPr>
        <w:spacing w:line="384" w:lineRule="auto"/>
        <w:textAlignment w:val="baseline"/>
        <w:rPr>
          <w:ins w:id="4799" w:author="Keis" w:date="2024-09-06T13:30:00Z"/>
          <w:rFonts w:ascii="Arial" w:eastAsia="나눔명조" w:hAnsi="Arial" w:cs="Arial"/>
          <w:color w:val="FF0000"/>
          <w:spacing w:val="-2"/>
          <w:kern w:val="0"/>
          <w:sz w:val="22"/>
        </w:rPr>
      </w:pPr>
      <w:r w:rsidRPr="00332E70">
        <w:rPr>
          <w:rFonts w:ascii="Arial" w:eastAsia="나눔명조" w:hAnsi="Arial" w:cs="Arial"/>
          <w:spacing w:val="-2"/>
          <w:kern w:val="0"/>
          <w:sz w:val="22"/>
          <w:rPrChange w:id="4800" w:author="Keis" w:date="2024-09-13T11:21:00Z">
            <w:rPr>
              <w:rFonts w:ascii="Arial" w:eastAsia="나눔명조" w:hAnsi="Arial" w:cs="Arial"/>
              <w:color w:val="FF0000"/>
              <w:spacing w:val="-2"/>
              <w:kern w:val="0"/>
              <w:sz w:val="22"/>
            </w:rPr>
          </w:rPrChange>
        </w:rPr>
        <w:t xml:space="preserve">Dadd8b_17. </w:t>
      </w:r>
      <w:ins w:id="4801" w:author="Keis" w:date="2024-09-06T13:30:00Z">
        <w:r w:rsidR="002544C8" w:rsidRPr="00FF1D2F">
          <w:rPr>
            <w:rFonts w:ascii="Arial" w:eastAsia="나눔명조" w:hAnsi="Arial" w:cs="Arial"/>
            <w:color w:val="00B050"/>
            <w:spacing w:val="-2"/>
            <w:kern w:val="0"/>
            <w:sz w:val="22"/>
          </w:rPr>
          <w:t>What type of employment is available for re-employment after retirement age at the current job? (Select multiple answers if necessary)</w:t>
        </w:r>
      </w:ins>
    </w:p>
    <w:p w14:paraId="04854F26" w14:textId="6E690624" w:rsidR="002544C8" w:rsidRPr="00B90D96" w:rsidRDefault="003B682A" w:rsidP="00B90D96">
      <w:pPr>
        <w:spacing w:line="384" w:lineRule="auto"/>
        <w:textAlignment w:val="baseline"/>
        <w:rPr>
          <w:rFonts w:ascii="Arial" w:eastAsia="굴림" w:hAnsi="Arial" w:cs="Arial"/>
          <w:color w:val="000000"/>
          <w:kern w:val="0"/>
          <w:sz w:val="22"/>
        </w:rPr>
      </w:pPr>
      <w:del w:id="4802" w:author="Keis" w:date="2024-09-06T13:30:00Z">
        <w:r w:rsidDel="002544C8">
          <w:rPr>
            <w:rFonts w:ascii="Arial" w:eastAsia="나눔명조" w:hAnsi="Arial" w:cs="Arial" w:hint="eastAsia"/>
            <w:color w:val="FF0000"/>
            <w:spacing w:val="-2"/>
            <w:kern w:val="0"/>
            <w:sz w:val="22"/>
          </w:rPr>
          <w:delText>What type of employment was</w:delText>
        </w:r>
        <w:r w:rsidR="00B246E9" w:rsidDel="002544C8">
          <w:rPr>
            <w:rFonts w:ascii="Arial" w:eastAsia="나눔명조" w:hAnsi="Arial" w:cs="Arial" w:hint="eastAsia"/>
            <w:color w:val="FF0000"/>
            <w:spacing w:val="-2"/>
            <w:kern w:val="0"/>
            <w:sz w:val="22"/>
          </w:rPr>
          <w:delText xml:space="preserve"> available for continuing employment</w:delText>
        </w:r>
        <w:r w:rsidR="00B246E9" w:rsidRPr="00B90D96" w:rsidDel="002544C8">
          <w:rPr>
            <w:rFonts w:ascii="Arial" w:eastAsia="나눔명조" w:hAnsi="Arial" w:cs="Arial"/>
            <w:color w:val="FF0000"/>
            <w:spacing w:val="-2"/>
            <w:kern w:val="0"/>
            <w:sz w:val="22"/>
          </w:rPr>
          <w:delText xml:space="preserve"> </w:delText>
        </w:r>
        <w:r w:rsidR="00B246E9" w:rsidDel="002544C8">
          <w:rPr>
            <w:rFonts w:ascii="Arial" w:eastAsia="나눔명조" w:hAnsi="Arial" w:cs="Arial" w:hint="eastAsia"/>
            <w:color w:val="FF0000"/>
            <w:spacing w:val="-2"/>
            <w:kern w:val="0"/>
            <w:sz w:val="22"/>
          </w:rPr>
          <w:delText>of re-employment after retirement age at the previous job</w:delText>
        </w:r>
        <w:r w:rsidR="00B246E9" w:rsidDel="002544C8">
          <w:rPr>
            <w:rFonts w:ascii="Arial" w:eastAsia="나눔명조" w:hAnsi="Arial" w:cs="Arial"/>
            <w:color w:val="FF0000"/>
            <w:spacing w:val="-2"/>
            <w:kern w:val="0"/>
            <w:sz w:val="22"/>
          </w:rPr>
          <w:delText>?</w:delText>
        </w:r>
        <w:r w:rsidR="00B90D96" w:rsidRPr="00B90D96" w:rsidDel="002544C8">
          <w:rPr>
            <w:rFonts w:ascii="Arial" w:eastAsia="나눔명조" w:hAnsi="Arial" w:cs="Arial"/>
            <w:color w:val="FF0000"/>
            <w:spacing w:val="-2"/>
            <w:kern w:val="0"/>
            <w:sz w:val="22"/>
          </w:rPr>
          <w:delText xml:space="preserve"> </w:delText>
        </w:r>
        <w:r w:rsidR="00AC0C90" w:rsidDel="002544C8">
          <w:rPr>
            <w:rFonts w:ascii="Arial" w:eastAsia="나눔명조" w:hAnsi="Arial" w:cs="Arial" w:hint="eastAsia"/>
            <w:color w:val="FF0000"/>
            <w:spacing w:val="-2"/>
            <w:kern w:val="0"/>
            <w:sz w:val="22"/>
          </w:rPr>
          <w:delText>(Select multiple answers if necessary</w:delText>
        </w:r>
        <w:r w:rsidR="00AC0C90" w:rsidRPr="00B90D96" w:rsidDel="002544C8">
          <w:rPr>
            <w:rFonts w:ascii="Arial" w:eastAsia="나눔명조" w:hAnsi="Arial" w:cs="Arial"/>
            <w:color w:val="FF0000"/>
            <w:spacing w:val="-2"/>
            <w:kern w:val="0"/>
            <w:sz w:val="22"/>
          </w:rPr>
          <w:delText>)</w:delText>
        </w:r>
      </w:del>
    </w:p>
    <w:p w14:paraId="703635E1" w14:textId="29A17166" w:rsidR="00B90D96" w:rsidRPr="00C034B6" w:rsidRDefault="00B90D96">
      <w:pPr>
        <w:pStyle w:val="2"/>
        <w:numPr>
          <w:ilvl w:val="0"/>
          <w:numId w:val="1379"/>
        </w:numPr>
        <w:rPr>
          <w:rFonts w:eastAsia="굴림"/>
          <w:color w:val="000000"/>
        </w:rPr>
        <w:pPrChange w:id="4803" w:author="Keis" w:date="2024-09-06T13:31:00Z">
          <w:pPr>
            <w:pStyle w:val="a6"/>
            <w:numPr>
              <w:numId w:val="1354"/>
            </w:numPr>
            <w:spacing w:line="384" w:lineRule="auto"/>
            <w:ind w:leftChars="0" w:left="760" w:hanging="360"/>
            <w:textAlignment w:val="baseline"/>
          </w:pPr>
        </w:pPrChange>
      </w:pPr>
      <w:del w:id="4804" w:author="Keis" w:date="2024-09-06T13:31:00Z">
        <w:r w:rsidRPr="00357AFD" w:rsidDel="002544C8">
          <w:delText xml:space="preserve"> </w:delText>
        </w:r>
      </w:del>
      <w:r w:rsidR="00C046E8" w:rsidRPr="00332E70">
        <w:rPr>
          <w:color w:val="auto"/>
          <w:rPrChange w:id="4805" w:author="Keis" w:date="2024-09-13T11:21:00Z">
            <w:rPr/>
          </w:rPrChange>
        </w:rPr>
        <w:t>Full time</w:t>
      </w:r>
      <w:r w:rsidRPr="00332E70">
        <w:rPr>
          <w:color w:val="auto"/>
          <w:rPrChange w:id="4806" w:author="Keis" w:date="2024-09-13T11:21:00Z">
            <w:rPr/>
          </w:rPrChange>
        </w:rPr>
        <w:t xml:space="preserve"> </w:t>
      </w:r>
      <w:r w:rsidRPr="00332E70">
        <w:rPr>
          <w:rFonts w:ascii="굴림" w:eastAsia="굴림" w:hAnsi="굴림" w:cs="굴림" w:hint="eastAsia"/>
          <w:color w:val="auto"/>
          <w:rPrChange w:id="4807" w:author="Keis" w:date="2024-09-13T11:21:00Z">
            <w:rPr>
              <w:rFonts w:ascii="굴림" w:eastAsia="굴림" w:hAnsi="굴림" w:cs="굴림" w:hint="eastAsia"/>
            </w:rPr>
          </w:rPrChange>
        </w:rPr>
        <w:t>②</w:t>
      </w:r>
      <w:r w:rsidRPr="00332E70">
        <w:rPr>
          <w:color w:val="auto"/>
          <w:rPrChange w:id="4808" w:author="Keis" w:date="2024-09-13T11:21:00Z">
            <w:rPr/>
          </w:rPrChange>
        </w:rPr>
        <w:t xml:space="preserve"> </w:t>
      </w:r>
      <w:r w:rsidR="00357AFD" w:rsidRPr="00332E70">
        <w:rPr>
          <w:color w:val="auto"/>
          <w:rPrChange w:id="4809" w:author="Keis" w:date="2024-09-13T11:21:00Z">
            <w:rPr/>
          </w:rPrChange>
        </w:rPr>
        <w:t>Part time</w:t>
      </w:r>
      <w:r w:rsidRPr="00332E70">
        <w:rPr>
          <w:color w:val="auto"/>
          <w:rPrChange w:id="4810" w:author="Keis" w:date="2024-09-13T11:21:00Z">
            <w:rPr/>
          </w:rPrChange>
        </w:rPr>
        <w:t xml:space="preserve"> </w:t>
      </w:r>
      <w:r w:rsidRPr="00332E70">
        <w:rPr>
          <w:rFonts w:ascii="굴림" w:eastAsia="굴림" w:hAnsi="굴림" w:cs="굴림" w:hint="eastAsia"/>
          <w:color w:val="auto"/>
          <w:rPrChange w:id="4811" w:author="Keis" w:date="2024-09-13T11:21:00Z">
            <w:rPr>
              <w:rFonts w:ascii="굴림" w:eastAsia="굴림" w:hAnsi="굴림" w:cs="굴림" w:hint="eastAsia"/>
            </w:rPr>
          </w:rPrChange>
        </w:rPr>
        <w:t>③</w:t>
      </w:r>
      <w:r w:rsidRPr="00332E70">
        <w:rPr>
          <w:color w:val="auto"/>
          <w:rPrChange w:id="4812" w:author="Keis" w:date="2024-09-13T11:21:00Z">
            <w:rPr/>
          </w:rPrChange>
        </w:rPr>
        <w:t xml:space="preserve"> </w:t>
      </w:r>
      <w:r w:rsidR="00357AFD" w:rsidRPr="00332E70">
        <w:rPr>
          <w:color w:val="auto"/>
          <w:rPrChange w:id="4813" w:author="Keis" w:date="2024-09-13T11:21:00Z">
            <w:rPr/>
          </w:rPrChange>
        </w:rPr>
        <w:t xml:space="preserve">Independent </w:t>
      </w:r>
      <w:r w:rsidR="00C046E8" w:rsidRPr="00332E70">
        <w:rPr>
          <w:color w:val="auto"/>
          <w:rPrChange w:id="4814" w:author="Keis" w:date="2024-09-13T11:21:00Z">
            <w:rPr/>
          </w:rPrChange>
        </w:rPr>
        <w:t>Contract</w:t>
      </w:r>
      <w:r w:rsidR="00357AFD" w:rsidRPr="00332E70">
        <w:rPr>
          <w:color w:val="auto"/>
          <w:rPrChange w:id="4815" w:author="Keis" w:date="2024-09-13T11:21:00Z">
            <w:rPr/>
          </w:rPrChange>
        </w:rPr>
        <w:t>or</w:t>
      </w:r>
      <w:r w:rsidRPr="00332E70">
        <w:rPr>
          <w:color w:val="auto"/>
          <w:rPrChange w:id="4816" w:author="Keis" w:date="2024-09-13T11:21:00Z">
            <w:rPr/>
          </w:rPrChange>
        </w:rPr>
        <w:t xml:space="preserve"> </w:t>
      </w:r>
      <w:r w:rsidRPr="00332E70">
        <w:rPr>
          <w:rFonts w:ascii="굴림" w:eastAsia="굴림" w:hAnsi="굴림" w:cs="굴림" w:hint="eastAsia"/>
          <w:color w:val="auto"/>
          <w:rPrChange w:id="4817" w:author="Keis" w:date="2024-09-13T11:21:00Z">
            <w:rPr>
              <w:rFonts w:ascii="굴림" w:eastAsia="굴림" w:hAnsi="굴림" w:cs="굴림" w:hint="eastAsia"/>
            </w:rPr>
          </w:rPrChange>
        </w:rPr>
        <w:t>④</w:t>
      </w:r>
      <w:r w:rsidRPr="00332E70">
        <w:rPr>
          <w:color w:val="auto"/>
          <w:rPrChange w:id="4818" w:author="Keis" w:date="2024-09-13T11:21:00Z">
            <w:rPr/>
          </w:rPrChange>
        </w:rPr>
        <w:t xml:space="preserve"> </w:t>
      </w:r>
      <w:r w:rsidR="00C046E8" w:rsidRPr="00332E70">
        <w:rPr>
          <w:color w:val="auto"/>
          <w:rPrChange w:id="4819" w:author="Keis" w:date="2024-09-13T11:21:00Z">
            <w:rPr/>
          </w:rPrChange>
        </w:rPr>
        <w:t>Others</w:t>
      </w:r>
    </w:p>
    <w:p w14:paraId="6ABDEB60"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12FBBEC9" w14:textId="50261F41" w:rsidR="00B90D96" w:rsidRDefault="00B90D96" w:rsidP="00B90D96">
      <w:pPr>
        <w:spacing w:line="384" w:lineRule="auto"/>
        <w:textAlignment w:val="baseline"/>
        <w:rPr>
          <w:ins w:id="4820" w:author="Keis" w:date="2024-09-06T13:32:00Z"/>
          <w:rFonts w:ascii="Arial" w:eastAsia="나눔명조" w:hAnsi="Arial" w:cs="Arial"/>
          <w:color w:val="FF0000"/>
          <w:spacing w:val="-2"/>
          <w:kern w:val="0"/>
          <w:sz w:val="22"/>
        </w:rPr>
      </w:pPr>
      <w:r w:rsidRPr="0090157A">
        <w:rPr>
          <w:rFonts w:ascii="Arial" w:eastAsia="나눔명조" w:hAnsi="Arial" w:cs="Arial"/>
          <w:spacing w:val="-2"/>
          <w:kern w:val="0"/>
          <w:sz w:val="22"/>
          <w:rPrChange w:id="4821" w:author="Keis" w:date="2024-09-13T11:21:00Z">
            <w:rPr>
              <w:rFonts w:ascii="Arial" w:eastAsia="나눔명조" w:hAnsi="Arial" w:cs="Arial"/>
              <w:color w:val="FF0000"/>
              <w:spacing w:val="-2"/>
              <w:kern w:val="0"/>
              <w:sz w:val="22"/>
            </w:rPr>
          </w:rPrChange>
        </w:rPr>
        <w:t xml:space="preserve">Dadd8b_18. </w:t>
      </w:r>
      <w:ins w:id="4822" w:author="Keis" w:date="2024-09-06T13:32:00Z">
        <w:r w:rsidR="002544C8" w:rsidRPr="00FF1D2F">
          <w:rPr>
            <w:rFonts w:ascii="Arial" w:eastAsia="나눔명조" w:hAnsi="Arial" w:cs="Arial"/>
            <w:color w:val="00B050"/>
            <w:spacing w:val="-2"/>
            <w:sz w:val="22"/>
          </w:rPr>
          <w:t>Are you currently re-employed at your company after retirement age?</w:t>
        </w:r>
      </w:ins>
      <w:del w:id="4823" w:author="Keis" w:date="2024-09-06T13:32:00Z">
        <w:r w:rsidR="007A7418" w:rsidDel="002544C8">
          <w:rPr>
            <w:rFonts w:ascii="Arial" w:eastAsia="나눔명조" w:hAnsi="Arial" w:cs="Arial" w:hint="eastAsia"/>
            <w:color w:val="FF0000"/>
            <w:spacing w:val="-2"/>
            <w:kern w:val="0"/>
            <w:sz w:val="22"/>
          </w:rPr>
          <w:delText>Have you been re-employed after retirement age</w:delText>
        </w:r>
        <w:r w:rsidRPr="00B90D96" w:rsidDel="002544C8">
          <w:rPr>
            <w:rFonts w:ascii="Arial" w:eastAsia="나눔명조" w:hAnsi="Arial" w:cs="Arial"/>
            <w:color w:val="FF0000"/>
            <w:spacing w:val="-2"/>
            <w:kern w:val="0"/>
            <w:sz w:val="22"/>
          </w:rPr>
          <w:delText>?</w:delText>
        </w:r>
      </w:del>
    </w:p>
    <w:p w14:paraId="7DA62C69" w14:textId="64DF364C" w:rsidR="002544C8" w:rsidRPr="00B90D96" w:rsidDel="002544C8" w:rsidRDefault="002544C8" w:rsidP="00B90D96">
      <w:pPr>
        <w:spacing w:line="384" w:lineRule="auto"/>
        <w:textAlignment w:val="baseline"/>
        <w:rPr>
          <w:del w:id="4824" w:author="Keis" w:date="2024-09-06T13:32:00Z"/>
          <w:rFonts w:ascii="Arial" w:eastAsia="굴림" w:hAnsi="Arial" w:cs="Arial"/>
          <w:color w:val="000000"/>
          <w:kern w:val="0"/>
          <w:sz w:val="22"/>
        </w:rPr>
      </w:pPr>
    </w:p>
    <w:p w14:paraId="5ED2D0A0"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0157A">
        <w:rPr>
          <w:rFonts w:ascii="굴림" w:eastAsia="굴림" w:hAnsi="굴림" w:cs="굴림" w:hint="eastAsia"/>
          <w:spacing w:val="-2"/>
          <w:kern w:val="0"/>
          <w:sz w:val="22"/>
          <w:rPrChange w:id="4825" w:author="Keis" w:date="2024-09-13T11:21:00Z">
            <w:rPr>
              <w:rFonts w:ascii="굴림" w:eastAsia="굴림" w:hAnsi="굴림" w:cs="굴림" w:hint="eastAsia"/>
              <w:color w:val="FF0000"/>
              <w:spacing w:val="-2"/>
              <w:kern w:val="0"/>
              <w:sz w:val="22"/>
            </w:rPr>
          </w:rPrChange>
        </w:rPr>
        <w:t>①</w:t>
      </w:r>
      <w:r w:rsidRPr="0090157A">
        <w:rPr>
          <w:rFonts w:ascii="Arial" w:eastAsia="나눔명조" w:hAnsi="Arial" w:cs="Arial"/>
          <w:spacing w:val="-2"/>
          <w:kern w:val="0"/>
          <w:sz w:val="22"/>
          <w:rPrChange w:id="4826" w:author="Keis" w:date="2024-09-13T11:21:00Z">
            <w:rPr>
              <w:rFonts w:ascii="Arial" w:eastAsia="나눔명조" w:hAnsi="Arial" w:cs="Arial"/>
              <w:color w:val="FF0000"/>
              <w:spacing w:val="-2"/>
              <w:kern w:val="0"/>
              <w:sz w:val="22"/>
            </w:rPr>
          </w:rPrChange>
        </w:rPr>
        <w:t xml:space="preserve"> </w:t>
      </w:r>
      <w:r w:rsidR="00C046E8" w:rsidRPr="0090157A">
        <w:rPr>
          <w:rFonts w:ascii="Arial" w:eastAsia="나눔명조" w:hAnsi="Arial" w:cs="Arial"/>
          <w:spacing w:val="-2"/>
          <w:kern w:val="0"/>
          <w:sz w:val="22"/>
          <w:rPrChange w:id="4827" w:author="Keis" w:date="2024-09-13T11:21:00Z">
            <w:rPr>
              <w:rFonts w:ascii="Arial" w:eastAsia="나눔명조" w:hAnsi="Arial" w:cs="Arial"/>
              <w:color w:val="FF0000"/>
              <w:spacing w:val="-2"/>
              <w:kern w:val="0"/>
              <w:sz w:val="22"/>
            </w:rPr>
          </w:rPrChange>
        </w:rPr>
        <w:t>Yes</w:t>
      </w:r>
      <w:r w:rsidRPr="0090157A">
        <w:rPr>
          <w:rFonts w:ascii="Arial" w:eastAsia="나눔명조" w:hAnsi="Arial" w:cs="Arial"/>
          <w:spacing w:val="-2"/>
          <w:kern w:val="0"/>
          <w:sz w:val="22"/>
          <w:rPrChange w:id="4828" w:author="Keis" w:date="2024-09-13T11:21:00Z">
            <w:rPr>
              <w:rFonts w:ascii="Arial" w:eastAsia="나눔명조" w:hAnsi="Arial" w:cs="Arial"/>
              <w:color w:val="FF0000"/>
              <w:spacing w:val="-2"/>
              <w:kern w:val="0"/>
              <w:sz w:val="22"/>
            </w:rPr>
          </w:rPrChange>
        </w:rPr>
        <w:t xml:space="preserve"> </w:t>
      </w:r>
    </w:p>
    <w:p w14:paraId="589A7F63"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0157A">
        <w:rPr>
          <w:rFonts w:ascii="굴림" w:eastAsia="굴림" w:hAnsi="굴림" w:cs="굴림" w:hint="eastAsia"/>
          <w:spacing w:val="-2"/>
          <w:kern w:val="0"/>
          <w:sz w:val="22"/>
          <w:rPrChange w:id="4829" w:author="Keis" w:date="2024-09-13T11:21:00Z">
            <w:rPr>
              <w:rFonts w:ascii="굴림" w:eastAsia="굴림" w:hAnsi="굴림" w:cs="굴림" w:hint="eastAsia"/>
              <w:color w:val="FF0000"/>
              <w:spacing w:val="-2"/>
              <w:kern w:val="0"/>
              <w:sz w:val="22"/>
            </w:rPr>
          </w:rPrChange>
        </w:rPr>
        <w:t>⑤</w:t>
      </w:r>
      <w:r w:rsidRPr="0090157A">
        <w:rPr>
          <w:rFonts w:ascii="Arial" w:eastAsia="나눔명조" w:hAnsi="Arial" w:cs="Arial"/>
          <w:spacing w:val="-2"/>
          <w:kern w:val="0"/>
          <w:sz w:val="22"/>
          <w:rPrChange w:id="4830" w:author="Keis" w:date="2024-09-13T11:21:00Z">
            <w:rPr>
              <w:rFonts w:ascii="Arial" w:eastAsia="나눔명조" w:hAnsi="Arial" w:cs="Arial"/>
              <w:color w:val="FF0000"/>
              <w:spacing w:val="-2"/>
              <w:kern w:val="0"/>
              <w:sz w:val="22"/>
            </w:rPr>
          </w:rPrChange>
        </w:rPr>
        <w:t xml:space="preserve"> </w:t>
      </w:r>
      <w:r w:rsidR="00C046E8" w:rsidRPr="0090157A">
        <w:rPr>
          <w:rFonts w:ascii="Arial" w:eastAsia="나눔명조" w:hAnsi="Arial" w:cs="Arial"/>
          <w:spacing w:val="-2"/>
          <w:kern w:val="0"/>
          <w:sz w:val="22"/>
          <w:rPrChange w:id="4831" w:author="Keis" w:date="2024-09-13T11:21:00Z">
            <w:rPr>
              <w:rFonts w:ascii="Arial" w:eastAsia="나눔명조" w:hAnsi="Arial" w:cs="Arial"/>
              <w:color w:val="FF0000"/>
              <w:spacing w:val="-2"/>
              <w:kern w:val="0"/>
              <w:sz w:val="22"/>
            </w:rPr>
          </w:rPrChange>
        </w:rPr>
        <w:t>No</w:t>
      </w:r>
      <w:r w:rsidRPr="0090157A">
        <w:rPr>
          <w:rFonts w:ascii="Arial" w:eastAsia="나눔명조" w:hAnsi="Arial" w:cs="Arial"/>
          <w:spacing w:val="-2"/>
          <w:kern w:val="0"/>
          <w:sz w:val="22"/>
          <w:rPrChange w:id="4832" w:author="Keis" w:date="2024-09-13T11:21:00Z">
            <w:rPr>
              <w:rFonts w:ascii="Arial" w:eastAsia="나눔명조" w:hAnsi="Arial" w:cs="Arial"/>
              <w:color w:val="FF0000"/>
              <w:spacing w:val="-2"/>
              <w:kern w:val="0"/>
              <w:sz w:val="22"/>
            </w:rPr>
          </w:rPrChange>
        </w:rPr>
        <w:t>(</w:t>
      </w:r>
      <w:r w:rsidR="00C046E8" w:rsidRPr="0090157A">
        <w:rPr>
          <w:rFonts w:ascii="Arial" w:eastAsia="나눔명조" w:hAnsi="Arial" w:cs="Arial"/>
          <w:spacing w:val="-2"/>
          <w:kern w:val="0"/>
          <w:sz w:val="22"/>
          <w:rPrChange w:id="4833" w:author="Keis" w:date="2024-09-13T11:21:00Z">
            <w:rPr>
              <w:rFonts w:ascii="Arial" w:eastAsia="나눔명조" w:hAnsi="Arial" w:cs="Arial"/>
              <w:color w:val="FF0000"/>
              <w:spacing w:val="-2"/>
              <w:kern w:val="0"/>
              <w:sz w:val="22"/>
            </w:rPr>
          </w:rPrChange>
        </w:rPr>
        <w:t>Not applicable</w:t>
      </w:r>
      <w:r w:rsidRPr="0090157A">
        <w:rPr>
          <w:rFonts w:ascii="Arial" w:eastAsia="나눔명조" w:hAnsi="Arial" w:cs="Arial"/>
          <w:spacing w:val="-2"/>
          <w:kern w:val="0"/>
          <w:sz w:val="22"/>
          <w:rPrChange w:id="4834" w:author="Keis" w:date="2024-09-13T11:21:00Z">
            <w:rPr>
              <w:rFonts w:ascii="Arial" w:eastAsia="나눔명조" w:hAnsi="Arial" w:cs="Arial"/>
              <w:color w:val="FF0000"/>
              <w:spacing w:val="-2"/>
              <w:kern w:val="0"/>
              <w:sz w:val="22"/>
            </w:rPr>
          </w:rPrChange>
        </w:rPr>
        <w:t xml:space="preserve">) </w:t>
      </w:r>
      <w:r w:rsidRPr="0090157A">
        <w:rPr>
          <w:rFonts w:ascii="Arial" w:eastAsia="나눔명조" w:hAnsi="Arial" w:cs="Arial" w:hint="eastAsia"/>
          <w:spacing w:val="-2"/>
          <w:kern w:val="0"/>
          <w:sz w:val="22"/>
          <w:rPrChange w:id="4835" w:author="Keis" w:date="2024-09-13T11:21:00Z">
            <w:rPr>
              <w:rFonts w:ascii="Arial" w:eastAsia="나눔명조" w:hAnsi="Arial" w:cs="Arial" w:hint="eastAsia"/>
              <w:color w:val="FF0000"/>
              <w:spacing w:val="-2"/>
              <w:kern w:val="0"/>
              <w:sz w:val="22"/>
            </w:rPr>
          </w:rPrChange>
        </w:rPr>
        <w:t>→</w:t>
      </w:r>
      <w:r w:rsidRPr="0090157A">
        <w:rPr>
          <w:rFonts w:ascii="Arial" w:eastAsia="나눔명조" w:hAnsi="Arial" w:cs="Arial"/>
          <w:spacing w:val="-2"/>
          <w:kern w:val="0"/>
          <w:sz w:val="22"/>
          <w:rPrChange w:id="4836" w:author="Keis" w:date="2024-09-13T11:21:00Z">
            <w:rPr>
              <w:rFonts w:ascii="Arial" w:eastAsia="나눔명조" w:hAnsi="Arial" w:cs="Arial"/>
              <w:color w:val="FF0000"/>
              <w:spacing w:val="-2"/>
              <w:kern w:val="0"/>
              <w:sz w:val="22"/>
            </w:rPr>
          </w:rPrChange>
        </w:rPr>
        <w:t>Dadd8b_24</w:t>
      </w:r>
    </w:p>
    <w:p w14:paraId="3A15DD12"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73CEC8CA" w14:textId="70108DAE" w:rsidR="00B90D96" w:rsidRPr="00B90D96" w:rsidRDefault="00B90D96" w:rsidP="00B90D96">
      <w:pPr>
        <w:spacing w:line="384" w:lineRule="auto"/>
        <w:textAlignment w:val="baseline"/>
        <w:rPr>
          <w:rFonts w:ascii="Arial" w:eastAsia="굴림" w:hAnsi="Arial" w:cs="Arial"/>
          <w:color w:val="000000"/>
          <w:kern w:val="0"/>
          <w:sz w:val="22"/>
        </w:rPr>
      </w:pPr>
      <w:r w:rsidRPr="0090157A">
        <w:rPr>
          <w:rFonts w:ascii="Arial" w:eastAsia="나눔명조" w:hAnsi="Arial" w:cs="Arial"/>
          <w:spacing w:val="-2"/>
          <w:kern w:val="0"/>
          <w:sz w:val="22"/>
          <w:rPrChange w:id="4837" w:author="Keis" w:date="2024-09-13T11:21:00Z">
            <w:rPr>
              <w:rFonts w:ascii="Arial" w:eastAsia="나눔명조" w:hAnsi="Arial" w:cs="Arial"/>
              <w:color w:val="FF0000"/>
              <w:spacing w:val="-2"/>
              <w:kern w:val="0"/>
              <w:sz w:val="22"/>
            </w:rPr>
          </w:rPrChange>
        </w:rPr>
        <w:t xml:space="preserve">Dadd8b_19. </w:t>
      </w:r>
      <w:ins w:id="4838" w:author="Keis" w:date="2024-09-06T13:32:00Z">
        <w:r w:rsidR="002544C8" w:rsidRPr="00FF1D2F">
          <w:rPr>
            <w:rFonts w:ascii="나눔명조" w:eastAsia="나눔명조" w:hAnsi="나눔명조"/>
            <w:color w:val="00B050"/>
            <w:spacing w:val="-2"/>
            <w:sz w:val="18"/>
            <w:szCs w:val="18"/>
          </w:rPr>
          <w:t>(</w:t>
        </w:r>
        <w:r w:rsidR="002544C8" w:rsidRPr="00FF1D2F">
          <w:rPr>
            <w:rFonts w:ascii="Arial" w:eastAsia="나눔명조" w:hAnsi="Arial" w:cs="Arial"/>
            <w:color w:val="00B050"/>
            <w:spacing w:val="-2"/>
            <w:sz w:val="22"/>
          </w:rPr>
          <w:t>In case of re-employment after retirement age)</w:t>
        </w:r>
        <w:r w:rsidR="002544C8" w:rsidRPr="0090157A" w:rsidDel="002544C8">
          <w:rPr>
            <w:rFonts w:ascii="Arial" w:eastAsia="나눔명조" w:hAnsi="Arial" w:cs="Arial"/>
            <w:spacing w:val="-2"/>
            <w:kern w:val="0"/>
            <w:sz w:val="22"/>
            <w:rPrChange w:id="4839" w:author="Keis" w:date="2024-09-13T11:21:00Z">
              <w:rPr>
                <w:rFonts w:ascii="Arial" w:eastAsia="나눔명조" w:hAnsi="Arial" w:cs="Arial"/>
                <w:color w:val="FF0000"/>
                <w:spacing w:val="-2"/>
                <w:kern w:val="0"/>
                <w:sz w:val="22"/>
              </w:rPr>
            </w:rPrChange>
          </w:rPr>
          <w:t xml:space="preserve"> </w:t>
        </w:r>
      </w:ins>
      <w:del w:id="4840" w:author="Keis" w:date="2024-09-06T13:32:00Z">
        <w:r w:rsidR="00C046E8" w:rsidRPr="0090157A" w:rsidDel="002544C8">
          <w:rPr>
            <w:rFonts w:ascii="Arial" w:eastAsia="나눔명조" w:hAnsi="Arial" w:cs="Arial"/>
            <w:spacing w:val="-2"/>
            <w:kern w:val="0"/>
            <w:sz w:val="22"/>
            <w:rPrChange w:id="4841" w:author="Keis" w:date="2024-09-13T11:21:00Z">
              <w:rPr>
                <w:rFonts w:ascii="Arial" w:eastAsia="나눔명조" w:hAnsi="Arial" w:cs="Arial"/>
                <w:color w:val="FF0000"/>
                <w:spacing w:val="-2"/>
                <w:kern w:val="0"/>
                <w:sz w:val="22"/>
              </w:rPr>
            </w:rPrChange>
          </w:rPr>
          <w:delText>(In case of continuing employment or re-employment)</w:delText>
        </w:r>
      </w:del>
      <w:r w:rsidR="00C046E8" w:rsidRPr="0090157A">
        <w:rPr>
          <w:rFonts w:ascii="Arial" w:eastAsia="나눔명조" w:hAnsi="Arial" w:cs="Arial"/>
          <w:spacing w:val="-2"/>
          <w:kern w:val="0"/>
          <w:sz w:val="22"/>
          <w:rPrChange w:id="4842" w:author="Keis" w:date="2024-09-13T11:21:00Z">
            <w:rPr>
              <w:rFonts w:ascii="Arial" w:eastAsia="나눔명조" w:hAnsi="Arial" w:cs="Arial"/>
              <w:color w:val="FF0000"/>
              <w:spacing w:val="-2"/>
              <w:kern w:val="0"/>
              <w:sz w:val="22"/>
            </w:rPr>
          </w:rPrChange>
        </w:rPr>
        <w:t xml:space="preserve"> What was your employment type?</w:t>
      </w:r>
    </w:p>
    <w:p w14:paraId="5EF9D1A3" w14:textId="77777777" w:rsidR="00B90D96" w:rsidRPr="00357AFD" w:rsidRDefault="00B90D96" w:rsidP="00357AFD">
      <w:pPr>
        <w:pStyle w:val="a6"/>
        <w:numPr>
          <w:ilvl w:val="0"/>
          <w:numId w:val="1349"/>
        </w:numPr>
        <w:spacing w:line="384" w:lineRule="auto"/>
        <w:ind w:leftChars="0"/>
        <w:textAlignment w:val="baseline"/>
        <w:rPr>
          <w:rFonts w:ascii="Arial" w:eastAsia="굴림" w:hAnsi="Arial" w:cs="Arial"/>
          <w:color w:val="000000"/>
          <w:spacing w:val="-2"/>
          <w:kern w:val="0"/>
          <w:sz w:val="22"/>
        </w:rPr>
      </w:pPr>
      <w:r w:rsidRPr="0090157A">
        <w:rPr>
          <w:rFonts w:ascii="Arial" w:eastAsia="나눔명조" w:hAnsi="Arial" w:cs="Arial"/>
          <w:spacing w:val="-2"/>
          <w:kern w:val="0"/>
          <w:sz w:val="22"/>
          <w:rPrChange w:id="4843" w:author="Keis" w:date="2024-09-13T11:21:00Z">
            <w:rPr>
              <w:rFonts w:ascii="Arial" w:eastAsia="나눔명조" w:hAnsi="Arial" w:cs="Arial"/>
              <w:color w:val="FF0000"/>
              <w:spacing w:val="-2"/>
              <w:kern w:val="0"/>
              <w:sz w:val="22"/>
            </w:rPr>
          </w:rPrChange>
        </w:rPr>
        <w:lastRenderedPageBreak/>
        <w:t xml:space="preserve"> </w:t>
      </w:r>
      <w:r w:rsidR="00C046E8" w:rsidRPr="0090157A">
        <w:rPr>
          <w:rFonts w:ascii="Arial" w:eastAsia="나눔명조" w:hAnsi="Arial" w:cs="Arial"/>
          <w:spacing w:val="-2"/>
          <w:kern w:val="0"/>
          <w:sz w:val="22"/>
          <w:rPrChange w:id="4844" w:author="Keis" w:date="2024-09-13T11:21:00Z">
            <w:rPr>
              <w:rFonts w:ascii="Arial" w:eastAsia="나눔명조" w:hAnsi="Arial" w:cs="Arial"/>
              <w:color w:val="FF0000"/>
              <w:spacing w:val="-2"/>
              <w:kern w:val="0"/>
              <w:sz w:val="22"/>
            </w:rPr>
          </w:rPrChange>
        </w:rPr>
        <w:t>Full time</w:t>
      </w:r>
      <w:r w:rsidRPr="0090157A">
        <w:rPr>
          <w:rFonts w:ascii="Arial" w:eastAsia="나눔명조" w:hAnsi="Arial" w:cs="Arial"/>
          <w:spacing w:val="-2"/>
          <w:kern w:val="0"/>
          <w:sz w:val="22"/>
          <w:rPrChange w:id="4845" w:author="Keis" w:date="2024-09-13T11:21:00Z">
            <w:rPr>
              <w:rFonts w:ascii="Arial" w:eastAsia="나눔명조" w:hAnsi="Arial" w:cs="Arial"/>
              <w:color w:val="FF0000"/>
              <w:spacing w:val="-2"/>
              <w:kern w:val="0"/>
              <w:sz w:val="22"/>
            </w:rPr>
          </w:rPrChange>
        </w:rPr>
        <w:t xml:space="preserve"> </w:t>
      </w:r>
      <w:r w:rsidRPr="0090157A">
        <w:rPr>
          <w:rFonts w:ascii="굴림" w:eastAsia="굴림" w:hAnsi="굴림" w:cs="굴림" w:hint="eastAsia"/>
          <w:spacing w:val="-2"/>
          <w:kern w:val="0"/>
          <w:sz w:val="22"/>
          <w:rPrChange w:id="4846" w:author="Keis" w:date="2024-09-13T11:21:00Z">
            <w:rPr>
              <w:rFonts w:ascii="굴림" w:eastAsia="굴림" w:hAnsi="굴림" w:cs="굴림" w:hint="eastAsia"/>
              <w:color w:val="FF0000"/>
              <w:spacing w:val="-2"/>
              <w:kern w:val="0"/>
              <w:sz w:val="22"/>
            </w:rPr>
          </w:rPrChange>
        </w:rPr>
        <w:t>②</w:t>
      </w:r>
      <w:r w:rsidRPr="0090157A">
        <w:rPr>
          <w:rFonts w:ascii="Arial" w:eastAsia="나눔명조" w:hAnsi="Arial" w:cs="Arial"/>
          <w:spacing w:val="-2"/>
          <w:kern w:val="0"/>
          <w:sz w:val="22"/>
          <w:rPrChange w:id="4847" w:author="Keis" w:date="2024-09-13T11:21:00Z">
            <w:rPr>
              <w:rFonts w:ascii="Arial" w:eastAsia="나눔명조" w:hAnsi="Arial" w:cs="Arial"/>
              <w:color w:val="FF0000"/>
              <w:spacing w:val="-2"/>
              <w:kern w:val="0"/>
              <w:sz w:val="22"/>
            </w:rPr>
          </w:rPrChange>
        </w:rPr>
        <w:t xml:space="preserve"> </w:t>
      </w:r>
      <w:r w:rsidR="00C046E8" w:rsidRPr="0090157A">
        <w:rPr>
          <w:rFonts w:ascii="Arial" w:eastAsia="나눔명조" w:hAnsi="Arial" w:cs="Arial"/>
          <w:spacing w:val="-2"/>
          <w:kern w:val="0"/>
          <w:sz w:val="22"/>
          <w:rPrChange w:id="4848" w:author="Keis" w:date="2024-09-13T11:21:00Z">
            <w:rPr>
              <w:rFonts w:ascii="Arial" w:eastAsia="나눔명조" w:hAnsi="Arial" w:cs="Arial"/>
              <w:color w:val="FF0000"/>
              <w:spacing w:val="-2"/>
              <w:kern w:val="0"/>
              <w:sz w:val="22"/>
            </w:rPr>
          </w:rPrChange>
        </w:rPr>
        <w:t>Part time</w:t>
      </w:r>
      <w:r w:rsidRPr="0090157A">
        <w:rPr>
          <w:rFonts w:ascii="Arial" w:eastAsia="나눔명조" w:hAnsi="Arial" w:cs="Arial"/>
          <w:spacing w:val="-2"/>
          <w:kern w:val="0"/>
          <w:sz w:val="22"/>
          <w:rPrChange w:id="4849" w:author="Keis" w:date="2024-09-13T11:21:00Z">
            <w:rPr>
              <w:rFonts w:ascii="Arial" w:eastAsia="나눔명조" w:hAnsi="Arial" w:cs="Arial"/>
              <w:color w:val="FF0000"/>
              <w:spacing w:val="-2"/>
              <w:kern w:val="0"/>
              <w:sz w:val="22"/>
            </w:rPr>
          </w:rPrChange>
        </w:rPr>
        <w:t xml:space="preserve"> </w:t>
      </w:r>
      <w:r w:rsidRPr="0090157A">
        <w:rPr>
          <w:rFonts w:ascii="굴림" w:eastAsia="굴림" w:hAnsi="굴림" w:cs="굴림" w:hint="eastAsia"/>
          <w:spacing w:val="-2"/>
          <w:kern w:val="0"/>
          <w:sz w:val="22"/>
          <w:rPrChange w:id="4850" w:author="Keis" w:date="2024-09-13T11:21:00Z">
            <w:rPr>
              <w:rFonts w:ascii="굴림" w:eastAsia="굴림" w:hAnsi="굴림" w:cs="굴림" w:hint="eastAsia"/>
              <w:color w:val="FF0000"/>
              <w:spacing w:val="-2"/>
              <w:kern w:val="0"/>
              <w:sz w:val="22"/>
            </w:rPr>
          </w:rPrChange>
        </w:rPr>
        <w:t>③</w:t>
      </w:r>
      <w:r w:rsidRPr="0090157A">
        <w:rPr>
          <w:rFonts w:ascii="Arial" w:eastAsia="나눔명조" w:hAnsi="Arial" w:cs="Arial"/>
          <w:spacing w:val="-2"/>
          <w:kern w:val="0"/>
          <w:sz w:val="22"/>
          <w:rPrChange w:id="4851" w:author="Keis" w:date="2024-09-13T11:21:00Z">
            <w:rPr>
              <w:rFonts w:ascii="Arial" w:eastAsia="나눔명조" w:hAnsi="Arial" w:cs="Arial"/>
              <w:color w:val="FF0000"/>
              <w:spacing w:val="-2"/>
              <w:kern w:val="0"/>
              <w:sz w:val="22"/>
            </w:rPr>
          </w:rPrChange>
        </w:rPr>
        <w:t xml:space="preserve"> </w:t>
      </w:r>
      <w:r w:rsidR="00357AFD" w:rsidRPr="0090157A">
        <w:rPr>
          <w:rFonts w:ascii="Arial" w:eastAsia="나눔명조" w:hAnsi="Arial" w:cs="Arial"/>
          <w:spacing w:val="-2"/>
          <w:kern w:val="0"/>
          <w:sz w:val="22"/>
          <w:rPrChange w:id="4852" w:author="Keis" w:date="2024-09-13T11:21:00Z">
            <w:rPr>
              <w:rFonts w:ascii="Arial" w:eastAsia="나눔명조" w:hAnsi="Arial" w:cs="Arial"/>
              <w:color w:val="FF0000"/>
              <w:spacing w:val="-2"/>
              <w:kern w:val="0"/>
              <w:sz w:val="22"/>
            </w:rPr>
          </w:rPrChange>
        </w:rPr>
        <w:t xml:space="preserve">Independent </w:t>
      </w:r>
      <w:r w:rsidR="00C046E8" w:rsidRPr="0090157A">
        <w:rPr>
          <w:rFonts w:ascii="Arial" w:eastAsia="나눔명조" w:hAnsi="Arial" w:cs="Arial"/>
          <w:spacing w:val="-2"/>
          <w:kern w:val="0"/>
          <w:sz w:val="22"/>
          <w:rPrChange w:id="4853" w:author="Keis" w:date="2024-09-13T11:21:00Z">
            <w:rPr>
              <w:rFonts w:ascii="Arial" w:eastAsia="나눔명조" w:hAnsi="Arial" w:cs="Arial"/>
              <w:color w:val="FF0000"/>
              <w:spacing w:val="-2"/>
              <w:kern w:val="0"/>
              <w:sz w:val="22"/>
            </w:rPr>
          </w:rPrChange>
        </w:rPr>
        <w:t>Contract</w:t>
      </w:r>
      <w:r w:rsidR="00357AFD" w:rsidRPr="0090157A">
        <w:rPr>
          <w:rFonts w:ascii="Arial" w:eastAsia="나눔명조" w:hAnsi="Arial" w:cs="Arial"/>
          <w:spacing w:val="-2"/>
          <w:kern w:val="0"/>
          <w:sz w:val="22"/>
          <w:rPrChange w:id="4854" w:author="Keis" w:date="2024-09-13T11:21:00Z">
            <w:rPr>
              <w:rFonts w:ascii="Arial" w:eastAsia="나눔명조" w:hAnsi="Arial" w:cs="Arial"/>
              <w:color w:val="FF0000"/>
              <w:spacing w:val="-2"/>
              <w:kern w:val="0"/>
              <w:sz w:val="22"/>
            </w:rPr>
          </w:rPrChange>
        </w:rPr>
        <w:t>or</w:t>
      </w:r>
      <w:r w:rsidR="00C046E8" w:rsidRPr="0090157A">
        <w:rPr>
          <w:rFonts w:ascii="Arial" w:eastAsia="나눔명조" w:hAnsi="Arial" w:cs="Arial"/>
          <w:spacing w:val="-2"/>
          <w:kern w:val="0"/>
          <w:sz w:val="22"/>
          <w:rPrChange w:id="4855" w:author="Keis" w:date="2024-09-13T11:21:00Z">
            <w:rPr>
              <w:rFonts w:ascii="Arial" w:eastAsia="나눔명조" w:hAnsi="Arial" w:cs="Arial"/>
              <w:color w:val="FF0000"/>
              <w:spacing w:val="-2"/>
              <w:kern w:val="0"/>
              <w:sz w:val="22"/>
            </w:rPr>
          </w:rPrChange>
        </w:rPr>
        <w:t xml:space="preserve"> </w:t>
      </w:r>
      <w:r w:rsidRPr="0090157A">
        <w:rPr>
          <w:rFonts w:ascii="굴림" w:eastAsia="굴림" w:hAnsi="굴림" w:cs="굴림" w:hint="eastAsia"/>
          <w:spacing w:val="-2"/>
          <w:kern w:val="0"/>
          <w:sz w:val="22"/>
          <w:rPrChange w:id="4856" w:author="Keis" w:date="2024-09-13T11:21:00Z">
            <w:rPr>
              <w:rFonts w:ascii="굴림" w:eastAsia="굴림" w:hAnsi="굴림" w:cs="굴림" w:hint="eastAsia"/>
              <w:color w:val="FF0000"/>
              <w:spacing w:val="-2"/>
              <w:kern w:val="0"/>
              <w:sz w:val="22"/>
            </w:rPr>
          </w:rPrChange>
        </w:rPr>
        <w:t>④</w:t>
      </w:r>
      <w:r w:rsidRPr="0090157A">
        <w:rPr>
          <w:rFonts w:ascii="Arial" w:eastAsia="나눔명조" w:hAnsi="Arial" w:cs="Arial"/>
          <w:spacing w:val="-2"/>
          <w:kern w:val="0"/>
          <w:sz w:val="22"/>
          <w:rPrChange w:id="4857" w:author="Keis" w:date="2024-09-13T11:21:00Z">
            <w:rPr>
              <w:rFonts w:ascii="Arial" w:eastAsia="나눔명조" w:hAnsi="Arial" w:cs="Arial"/>
              <w:color w:val="FF0000"/>
              <w:spacing w:val="-2"/>
              <w:kern w:val="0"/>
              <w:sz w:val="22"/>
            </w:rPr>
          </w:rPrChange>
        </w:rPr>
        <w:t xml:space="preserve"> </w:t>
      </w:r>
      <w:r w:rsidR="00C046E8" w:rsidRPr="0090157A">
        <w:rPr>
          <w:rFonts w:ascii="Arial" w:eastAsia="나눔명조" w:hAnsi="Arial" w:cs="Arial"/>
          <w:spacing w:val="-2"/>
          <w:kern w:val="0"/>
          <w:sz w:val="22"/>
          <w:rPrChange w:id="4858" w:author="Keis" w:date="2024-09-13T11:21:00Z">
            <w:rPr>
              <w:rFonts w:ascii="Arial" w:eastAsia="나눔명조" w:hAnsi="Arial" w:cs="Arial"/>
              <w:color w:val="FF0000"/>
              <w:spacing w:val="-2"/>
              <w:kern w:val="0"/>
              <w:sz w:val="22"/>
            </w:rPr>
          </w:rPrChange>
        </w:rPr>
        <w:t>Others</w:t>
      </w:r>
    </w:p>
    <w:p w14:paraId="30EC358E"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70CF4C2B" w14:textId="05712D27" w:rsidR="00B90D96" w:rsidRPr="00B90D96" w:rsidRDefault="00B90D96" w:rsidP="00B90D96">
      <w:pPr>
        <w:spacing w:line="384" w:lineRule="auto"/>
        <w:textAlignment w:val="baseline"/>
        <w:rPr>
          <w:rFonts w:ascii="Arial" w:eastAsia="굴림" w:hAnsi="Arial" w:cs="Arial"/>
          <w:color w:val="000000"/>
          <w:kern w:val="0"/>
          <w:sz w:val="22"/>
        </w:rPr>
      </w:pPr>
      <w:r w:rsidRPr="0090157A">
        <w:rPr>
          <w:rFonts w:ascii="Arial" w:eastAsia="나눔명조" w:hAnsi="Arial" w:cs="Arial"/>
          <w:spacing w:val="-2"/>
          <w:kern w:val="0"/>
          <w:sz w:val="22"/>
          <w:rPrChange w:id="4859" w:author="Keis" w:date="2024-09-13T11:21:00Z">
            <w:rPr>
              <w:rFonts w:ascii="Arial" w:eastAsia="나눔명조" w:hAnsi="Arial" w:cs="Arial"/>
              <w:color w:val="FF0000"/>
              <w:spacing w:val="-2"/>
              <w:kern w:val="0"/>
              <w:sz w:val="22"/>
            </w:rPr>
          </w:rPrChange>
        </w:rPr>
        <w:t xml:space="preserve">Dadd8b_20. </w:t>
      </w:r>
      <w:ins w:id="4860" w:author="Keis" w:date="2024-09-06T13:32:00Z">
        <w:r w:rsidR="002544C8" w:rsidRPr="00FF1D2F">
          <w:rPr>
            <w:rFonts w:ascii="나눔명조" w:eastAsia="나눔명조" w:hAnsi="나눔명조"/>
            <w:color w:val="00B050"/>
            <w:spacing w:val="-2"/>
            <w:sz w:val="18"/>
            <w:szCs w:val="18"/>
          </w:rPr>
          <w:t>(</w:t>
        </w:r>
        <w:r w:rsidR="002544C8" w:rsidRPr="00FF1D2F">
          <w:rPr>
            <w:rFonts w:ascii="Arial" w:eastAsia="나눔명조" w:hAnsi="Arial" w:cs="Arial"/>
            <w:color w:val="00B050"/>
            <w:spacing w:val="-2"/>
            <w:sz w:val="22"/>
          </w:rPr>
          <w:t>In case of re-employment after retirement age)</w:t>
        </w:r>
        <w:r w:rsidR="002544C8" w:rsidRPr="0090157A" w:rsidDel="002544C8">
          <w:rPr>
            <w:rFonts w:ascii="Arial" w:eastAsia="나눔명조" w:hAnsi="Arial" w:cs="Arial"/>
            <w:spacing w:val="-2"/>
            <w:kern w:val="0"/>
            <w:sz w:val="22"/>
            <w:rPrChange w:id="4861" w:author="Keis" w:date="2024-09-13T11:21:00Z">
              <w:rPr>
                <w:rFonts w:ascii="Arial" w:eastAsia="나눔명조" w:hAnsi="Arial" w:cs="Arial"/>
                <w:color w:val="FF0000"/>
                <w:spacing w:val="-2"/>
                <w:kern w:val="0"/>
                <w:sz w:val="22"/>
              </w:rPr>
            </w:rPrChange>
          </w:rPr>
          <w:t xml:space="preserve"> </w:t>
        </w:r>
      </w:ins>
      <w:del w:id="4862" w:author="Keis" w:date="2024-09-06T13:32:00Z">
        <w:r w:rsidR="00C046E8" w:rsidRPr="0090157A" w:rsidDel="002544C8">
          <w:rPr>
            <w:rFonts w:ascii="Arial" w:eastAsia="나눔명조" w:hAnsi="Arial" w:cs="Arial"/>
            <w:spacing w:val="-2"/>
            <w:kern w:val="0"/>
            <w:sz w:val="22"/>
            <w:rPrChange w:id="4863" w:author="Keis" w:date="2024-09-13T11:21:00Z">
              <w:rPr>
                <w:rFonts w:ascii="Arial" w:eastAsia="나눔명조" w:hAnsi="Arial" w:cs="Arial"/>
                <w:color w:val="FF0000"/>
                <w:spacing w:val="-2"/>
                <w:kern w:val="0"/>
                <w:sz w:val="22"/>
              </w:rPr>
            </w:rPrChange>
          </w:rPr>
          <w:delText>(In case of continuing employment or re-employment)</w:delText>
        </w:r>
      </w:del>
      <w:del w:id="4864" w:author="Keis" w:date="2024-09-06T13:36:00Z">
        <w:r w:rsidRPr="0090157A" w:rsidDel="002544C8">
          <w:rPr>
            <w:rFonts w:ascii="Arial" w:eastAsia="나눔명조" w:hAnsi="Arial" w:cs="Arial"/>
            <w:spacing w:val="-2"/>
            <w:kern w:val="0"/>
            <w:sz w:val="22"/>
            <w:rPrChange w:id="4865" w:author="Keis" w:date="2024-09-13T11:21:00Z">
              <w:rPr>
                <w:rFonts w:ascii="Arial" w:eastAsia="나눔명조" w:hAnsi="Arial" w:cs="Arial"/>
                <w:color w:val="FF0000"/>
                <w:spacing w:val="-2"/>
                <w:kern w:val="0"/>
                <w:sz w:val="22"/>
              </w:rPr>
            </w:rPrChange>
          </w:rPr>
          <w:delText xml:space="preserve"> </w:delText>
        </w:r>
      </w:del>
      <w:r w:rsidR="007A7418" w:rsidRPr="0090157A">
        <w:rPr>
          <w:rFonts w:ascii="Arial" w:eastAsia="나눔명조" w:hAnsi="Arial" w:cs="Arial"/>
          <w:spacing w:val="-2"/>
          <w:kern w:val="0"/>
          <w:sz w:val="22"/>
          <w:rPrChange w:id="4866" w:author="Keis" w:date="2024-09-13T11:21:00Z">
            <w:rPr>
              <w:rFonts w:ascii="Arial" w:eastAsia="나눔명조" w:hAnsi="Arial" w:cs="Arial"/>
              <w:color w:val="FF0000"/>
              <w:spacing w:val="-2"/>
              <w:kern w:val="0"/>
              <w:sz w:val="22"/>
            </w:rPr>
          </w:rPrChange>
        </w:rPr>
        <w:t>How many more years did you work for that job?</w:t>
      </w:r>
    </w:p>
    <w:p w14:paraId="5BAA07AE"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867" w:author="Keis" w:date="2024-09-13T11:21:00Z">
            <w:rPr>
              <w:rFonts w:ascii="Arial" w:eastAsia="나눔명조" w:hAnsi="Arial" w:cs="Arial"/>
              <w:color w:val="FF0000"/>
              <w:spacing w:val="-2"/>
              <w:kern w:val="0"/>
              <w:sz w:val="22"/>
            </w:rPr>
          </w:rPrChange>
        </w:rPr>
        <w:t>____</w:t>
      </w:r>
      <w:r w:rsidR="00B246E9" w:rsidRPr="00D63729">
        <w:rPr>
          <w:rFonts w:ascii="Arial" w:eastAsia="나눔명조" w:hAnsi="Arial" w:cs="Arial"/>
          <w:spacing w:val="-2"/>
          <w:kern w:val="0"/>
          <w:sz w:val="22"/>
          <w:rPrChange w:id="4868" w:author="Keis" w:date="2024-09-13T11:21:00Z">
            <w:rPr>
              <w:rFonts w:ascii="Arial" w:eastAsia="나눔명조" w:hAnsi="Arial" w:cs="Arial"/>
              <w:color w:val="FF0000"/>
              <w:spacing w:val="-2"/>
              <w:kern w:val="0"/>
              <w:sz w:val="22"/>
            </w:rPr>
          </w:rPrChange>
        </w:rPr>
        <w:t>year</w:t>
      </w:r>
      <w:r w:rsidRPr="00D63729">
        <w:rPr>
          <w:rFonts w:ascii="Arial" w:eastAsia="나눔명조" w:hAnsi="Arial" w:cs="Arial"/>
          <w:spacing w:val="-2"/>
          <w:kern w:val="0"/>
          <w:sz w:val="22"/>
          <w:rPrChange w:id="4869" w:author="Keis" w:date="2024-09-13T11:21:00Z">
            <w:rPr>
              <w:rFonts w:ascii="Arial" w:eastAsia="나눔명조" w:hAnsi="Arial" w:cs="Arial"/>
              <w:color w:val="FF0000"/>
              <w:spacing w:val="-2"/>
              <w:kern w:val="0"/>
              <w:sz w:val="22"/>
            </w:rPr>
          </w:rPrChange>
        </w:rPr>
        <w:t xml:space="preserve"> ____</w:t>
      </w:r>
      <w:r w:rsidR="00B246E9" w:rsidRPr="00D63729">
        <w:rPr>
          <w:rFonts w:ascii="Arial" w:eastAsia="나눔명조" w:hAnsi="Arial" w:cs="Arial"/>
          <w:spacing w:val="-2"/>
          <w:kern w:val="0"/>
          <w:sz w:val="22"/>
          <w:rPrChange w:id="4870" w:author="Keis" w:date="2024-09-13T11:21:00Z">
            <w:rPr>
              <w:rFonts w:ascii="Arial" w:eastAsia="나눔명조" w:hAnsi="Arial" w:cs="Arial"/>
              <w:color w:val="FF0000"/>
              <w:spacing w:val="-2"/>
              <w:kern w:val="0"/>
              <w:sz w:val="22"/>
            </w:rPr>
          </w:rPrChange>
        </w:rPr>
        <w:t>month</w:t>
      </w:r>
      <w:r w:rsidRPr="00D63729">
        <w:rPr>
          <w:rFonts w:ascii="Arial" w:eastAsia="나눔명조" w:hAnsi="Arial" w:cs="Arial"/>
          <w:spacing w:val="-2"/>
          <w:kern w:val="0"/>
          <w:sz w:val="22"/>
          <w:rPrChange w:id="4871" w:author="Keis" w:date="2024-09-13T11:21:00Z">
            <w:rPr>
              <w:rFonts w:ascii="Arial" w:eastAsia="나눔명조" w:hAnsi="Arial" w:cs="Arial"/>
              <w:color w:val="FF0000"/>
              <w:spacing w:val="-2"/>
              <w:kern w:val="0"/>
              <w:sz w:val="22"/>
            </w:rPr>
          </w:rPrChange>
        </w:rPr>
        <w:t xml:space="preserve"> </w:t>
      </w:r>
      <w:r w:rsidRPr="00D63729">
        <w:rPr>
          <w:rFonts w:ascii="Arial" w:eastAsia="나눔명조" w:hAnsi="Arial" w:cs="Arial" w:hint="eastAsia"/>
          <w:spacing w:val="-2"/>
          <w:kern w:val="0"/>
          <w:sz w:val="22"/>
          <w:rPrChange w:id="4872" w:author="Keis" w:date="2024-09-13T11:21:00Z">
            <w:rPr>
              <w:rFonts w:ascii="Arial" w:eastAsia="나눔명조" w:hAnsi="Arial" w:cs="Arial" w:hint="eastAsia"/>
              <w:color w:val="FF0000"/>
              <w:spacing w:val="-2"/>
              <w:kern w:val="0"/>
              <w:sz w:val="22"/>
            </w:rPr>
          </w:rPrChange>
        </w:rPr>
        <w:t>→</w:t>
      </w:r>
      <w:r w:rsidRPr="00D63729">
        <w:rPr>
          <w:rFonts w:ascii="Arial" w:eastAsia="나눔명조" w:hAnsi="Arial" w:cs="Arial"/>
          <w:spacing w:val="-2"/>
          <w:kern w:val="0"/>
          <w:sz w:val="22"/>
          <w:rPrChange w:id="4873" w:author="Keis" w:date="2024-09-13T11:21:00Z">
            <w:rPr>
              <w:rFonts w:ascii="Arial" w:eastAsia="나눔명조" w:hAnsi="Arial" w:cs="Arial"/>
              <w:color w:val="FF0000"/>
              <w:spacing w:val="-2"/>
              <w:kern w:val="0"/>
              <w:sz w:val="22"/>
            </w:rPr>
          </w:rPrChange>
        </w:rPr>
        <w:t>Dadd8b_24</w:t>
      </w:r>
    </w:p>
    <w:p w14:paraId="24F57401"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77702360"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874" w:author="Keis" w:date="2024-09-13T11:21:00Z">
            <w:rPr>
              <w:rFonts w:ascii="Arial" w:eastAsia="나눔명조" w:hAnsi="Arial" w:cs="Arial"/>
              <w:color w:val="FF0000"/>
              <w:spacing w:val="-2"/>
              <w:kern w:val="0"/>
              <w:sz w:val="22"/>
            </w:rPr>
          </w:rPrChange>
        </w:rPr>
        <w:t xml:space="preserve">Dadd8b_21. </w:t>
      </w:r>
      <w:r w:rsidR="007A7418" w:rsidRPr="00D63729">
        <w:rPr>
          <w:rFonts w:ascii="Arial" w:eastAsia="나눔명조" w:hAnsi="Arial" w:cs="Arial"/>
          <w:spacing w:val="-2"/>
          <w:kern w:val="0"/>
          <w:sz w:val="22"/>
          <w:rPrChange w:id="4875" w:author="Keis" w:date="2024-09-13T11:21:00Z">
            <w:rPr>
              <w:rFonts w:ascii="Arial" w:eastAsia="나눔명조" w:hAnsi="Arial" w:cs="Arial"/>
              <w:color w:val="FF0000"/>
              <w:spacing w:val="-2"/>
              <w:kern w:val="0"/>
              <w:sz w:val="22"/>
            </w:rPr>
          </w:rPrChange>
        </w:rPr>
        <w:t>What is the most desired continuous employment system in the future</w:t>
      </w:r>
      <w:r w:rsidRPr="00D63729">
        <w:rPr>
          <w:rFonts w:ascii="Arial" w:eastAsia="나눔명조" w:hAnsi="Arial" w:cs="Arial"/>
          <w:spacing w:val="-2"/>
          <w:kern w:val="0"/>
          <w:sz w:val="22"/>
          <w:rPrChange w:id="4876" w:author="Keis" w:date="2024-09-13T11:21:00Z">
            <w:rPr>
              <w:rFonts w:ascii="Arial" w:eastAsia="나눔명조" w:hAnsi="Arial" w:cs="Arial"/>
              <w:color w:val="FF0000"/>
              <w:spacing w:val="-2"/>
              <w:kern w:val="0"/>
              <w:sz w:val="22"/>
            </w:rPr>
          </w:rPrChange>
        </w:rPr>
        <w:t>?</w:t>
      </w:r>
    </w:p>
    <w:p w14:paraId="25E717CD" w14:textId="1FBCDAC9" w:rsidR="00E33B9E" w:rsidRPr="00B90D96" w:rsidRDefault="00E33B9E" w:rsidP="00E33B9E">
      <w:pPr>
        <w:spacing w:line="384" w:lineRule="auto"/>
        <w:textAlignment w:val="baseline"/>
        <w:rPr>
          <w:ins w:id="4877" w:author="Keis" w:date="2024-09-06T13:39:00Z"/>
          <w:rFonts w:ascii="Arial" w:eastAsia="굴림" w:hAnsi="Arial" w:cs="Arial"/>
          <w:color w:val="000000"/>
          <w:spacing w:val="-2"/>
          <w:kern w:val="0"/>
          <w:sz w:val="22"/>
        </w:rPr>
      </w:pPr>
      <w:ins w:id="4878" w:author="Keis" w:date="2024-09-06T13:39:00Z">
        <w:r w:rsidRPr="00D63729">
          <w:rPr>
            <w:rFonts w:ascii="굴림" w:eastAsia="굴림" w:hAnsi="굴림" w:cs="굴림" w:hint="eastAsia"/>
            <w:spacing w:val="-2"/>
            <w:kern w:val="0"/>
            <w:sz w:val="22"/>
            <w:rPrChange w:id="4879" w:author="Keis" w:date="2024-09-13T11:21:00Z">
              <w:rPr>
                <w:rFonts w:ascii="굴림" w:eastAsia="굴림" w:hAnsi="굴림" w:cs="굴림" w:hint="eastAsia"/>
                <w:color w:val="FF0000"/>
                <w:spacing w:val="-2"/>
                <w:kern w:val="0"/>
                <w:sz w:val="22"/>
              </w:rPr>
            </w:rPrChange>
          </w:rPr>
          <w:t>①</w:t>
        </w:r>
        <w:r w:rsidRPr="00D63729">
          <w:rPr>
            <w:rFonts w:ascii="Arial" w:eastAsia="나눔명조" w:hAnsi="Arial" w:cs="Arial"/>
            <w:spacing w:val="-2"/>
            <w:kern w:val="0"/>
            <w:sz w:val="22"/>
            <w:rPrChange w:id="4880" w:author="Keis" w:date="2024-09-13T11:21:00Z">
              <w:rPr>
                <w:rFonts w:ascii="Arial" w:eastAsia="나눔명조" w:hAnsi="Arial" w:cs="Arial"/>
                <w:color w:val="FF0000"/>
                <w:spacing w:val="-2"/>
                <w:kern w:val="0"/>
                <w:sz w:val="22"/>
              </w:rPr>
            </w:rPrChange>
          </w:rPr>
          <w:t xml:space="preserve"> Extension of retirement age</w:t>
        </w:r>
      </w:ins>
    </w:p>
    <w:p w14:paraId="2D88CD9E" w14:textId="2271AD9E" w:rsidR="00E33B9E" w:rsidRPr="00C046E8" w:rsidRDefault="00E33B9E" w:rsidP="00E33B9E">
      <w:pPr>
        <w:spacing w:line="384" w:lineRule="auto"/>
        <w:textAlignment w:val="baseline"/>
        <w:rPr>
          <w:ins w:id="4881" w:author="Keis" w:date="2024-09-06T13:39:00Z"/>
          <w:rFonts w:ascii="Arial" w:eastAsia="굴림" w:hAnsi="Arial" w:cs="Arial"/>
          <w:color w:val="000000"/>
          <w:spacing w:val="-2"/>
          <w:kern w:val="0"/>
          <w:sz w:val="22"/>
        </w:rPr>
      </w:pPr>
      <w:ins w:id="4882" w:author="Keis" w:date="2024-09-06T13:39:00Z">
        <w:r w:rsidRPr="00D63729">
          <w:rPr>
            <w:rFonts w:ascii="굴림" w:eastAsia="굴림" w:hAnsi="굴림" w:cs="굴림" w:hint="eastAsia"/>
            <w:spacing w:val="-2"/>
            <w:kern w:val="0"/>
            <w:sz w:val="22"/>
            <w:rPrChange w:id="4883" w:author="Keis" w:date="2024-09-13T11:22:00Z">
              <w:rPr>
                <w:rFonts w:ascii="굴림" w:eastAsia="굴림" w:hAnsi="굴림" w:cs="굴림" w:hint="eastAsia"/>
                <w:color w:val="FF0000"/>
                <w:spacing w:val="-2"/>
                <w:kern w:val="0"/>
                <w:sz w:val="22"/>
              </w:rPr>
            </w:rPrChange>
          </w:rPr>
          <w:t>③</w:t>
        </w:r>
        <w:r w:rsidRPr="00D63729">
          <w:rPr>
            <w:rFonts w:ascii="Arial" w:eastAsia="나눔명조" w:hAnsi="Arial" w:cs="Arial"/>
            <w:spacing w:val="-2"/>
            <w:kern w:val="0"/>
            <w:sz w:val="22"/>
            <w:rPrChange w:id="4884" w:author="Keis" w:date="2024-09-13T11:22:00Z">
              <w:rPr>
                <w:rFonts w:ascii="Arial" w:eastAsia="나눔명조" w:hAnsi="Arial" w:cs="Arial"/>
                <w:color w:val="FF0000"/>
                <w:spacing w:val="-2"/>
                <w:kern w:val="0"/>
                <w:sz w:val="22"/>
              </w:rPr>
            </w:rPrChange>
          </w:rPr>
          <w:t xml:space="preserve"> Abolition of retirement age</w:t>
        </w:r>
      </w:ins>
    </w:p>
    <w:p w14:paraId="7444FE70" w14:textId="77777777" w:rsidR="00E33B9E" w:rsidRPr="00FF1D2F" w:rsidRDefault="00E33B9E" w:rsidP="00E33B9E">
      <w:pPr>
        <w:spacing w:line="384" w:lineRule="auto"/>
        <w:textAlignment w:val="baseline"/>
        <w:rPr>
          <w:ins w:id="4885" w:author="Keis" w:date="2024-09-06T13:39:00Z"/>
          <w:rFonts w:ascii="Arial" w:eastAsia="나눔명조" w:hAnsi="Arial" w:cs="Arial"/>
          <w:color w:val="00B050"/>
          <w:spacing w:val="-2"/>
          <w:sz w:val="22"/>
        </w:rPr>
      </w:pPr>
      <w:ins w:id="4886" w:author="Keis" w:date="2024-09-06T13:39: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240A11FD" w14:textId="3B96CFC1" w:rsidR="00B90D96" w:rsidRPr="00B90D96" w:rsidDel="00E33B9E" w:rsidRDefault="00B90D96" w:rsidP="00B90D96">
      <w:pPr>
        <w:spacing w:line="384" w:lineRule="auto"/>
        <w:textAlignment w:val="baseline"/>
        <w:rPr>
          <w:del w:id="4887" w:author="Keis" w:date="2024-09-06T13:39:00Z"/>
          <w:rFonts w:ascii="Arial" w:eastAsia="굴림" w:hAnsi="Arial" w:cs="Arial"/>
          <w:color w:val="000000"/>
          <w:spacing w:val="-2"/>
          <w:kern w:val="0"/>
          <w:sz w:val="22"/>
        </w:rPr>
      </w:pPr>
      <w:del w:id="4888" w:author="Keis" w:date="2024-09-06T13:39:00Z">
        <w:r w:rsidRPr="00B90D96" w:rsidDel="00E33B9E">
          <w:rPr>
            <w:rFonts w:ascii="굴림" w:eastAsia="굴림" w:hAnsi="굴림" w:cs="굴림" w:hint="eastAsia"/>
            <w:color w:val="FF0000"/>
            <w:spacing w:val="-2"/>
            <w:kern w:val="0"/>
            <w:sz w:val="22"/>
          </w:rPr>
          <w:delText>①</w:delText>
        </w:r>
        <w:r w:rsidRPr="00B90D96" w:rsidDel="00E33B9E">
          <w:rPr>
            <w:rFonts w:ascii="Arial" w:eastAsia="나눔명조" w:hAnsi="Arial" w:cs="Arial"/>
            <w:color w:val="FF0000"/>
            <w:spacing w:val="-2"/>
            <w:kern w:val="0"/>
            <w:sz w:val="22"/>
          </w:rPr>
          <w:delText xml:space="preserve"> </w:delText>
        </w:r>
        <w:r w:rsidR="00C046E8" w:rsidDel="00E33B9E">
          <w:rPr>
            <w:rFonts w:ascii="Arial" w:eastAsia="나눔명조" w:hAnsi="Arial" w:cs="Arial" w:hint="eastAsia"/>
            <w:color w:val="FF0000"/>
            <w:spacing w:val="-2"/>
            <w:kern w:val="0"/>
            <w:sz w:val="22"/>
          </w:rPr>
          <w:delText>Extension of retirement age</w:delText>
        </w:r>
      </w:del>
    </w:p>
    <w:p w14:paraId="3160D0FB" w14:textId="47C73103" w:rsidR="00B90D96" w:rsidRPr="00B90D96" w:rsidDel="00E33B9E" w:rsidRDefault="00B90D96" w:rsidP="00B90D96">
      <w:pPr>
        <w:spacing w:line="384" w:lineRule="auto"/>
        <w:textAlignment w:val="baseline"/>
        <w:rPr>
          <w:del w:id="4889" w:author="Keis" w:date="2024-09-06T13:39:00Z"/>
          <w:rFonts w:ascii="Arial" w:eastAsia="굴림" w:hAnsi="Arial" w:cs="Arial"/>
          <w:color w:val="000000"/>
          <w:spacing w:val="-2"/>
          <w:kern w:val="0"/>
          <w:sz w:val="22"/>
        </w:rPr>
      </w:pPr>
      <w:del w:id="4890" w:author="Keis" w:date="2024-09-06T13:39:00Z">
        <w:r w:rsidRPr="00B90D96" w:rsidDel="00E33B9E">
          <w:rPr>
            <w:rFonts w:ascii="굴림" w:eastAsia="굴림" w:hAnsi="굴림" w:cs="굴림" w:hint="eastAsia"/>
            <w:color w:val="FF0000"/>
            <w:spacing w:val="-2"/>
            <w:kern w:val="0"/>
            <w:sz w:val="22"/>
          </w:rPr>
          <w:delText>③</w:delText>
        </w:r>
        <w:r w:rsidRPr="00B90D96" w:rsidDel="00E33B9E">
          <w:rPr>
            <w:rFonts w:ascii="Arial" w:eastAsia="나눔명조" w:hAnsi="Arial" w:cs="Arial"/>
            <w:color w:val="FF0000"/>
            <w:spacing w:val="-2"/>
            <w:kern w:val="0"/>
            <w:sz w:val="22"/>
          </w:rPr>
          <w:delText xml:space="preserve"> </w:delText>
        </w:r>
        <w:r w:rsidR="00C046E8" w:rsidDel="00E33B9E">
          <w:rPr>
            <w:rFonts w:ascii="Arial" w:eastAsia="나눔명조" w:hAnsi="Arial" w:cs="Arial" w:hint="eastAsia"/>
            <w:color w:val="FF0000"/>
            <w:spacing w:val="-2"/>
            <w:kern w:val="0"/>
            <w:sz w:val="22"/>
          </w:rPr>
          <w:delText>Abolition of retirement age</w:delText>
        </w:r>
      </w:del>
    </w:p>
    <w:p w14:paraId="6A3DFE41" w14:textId="09F8D87E" w:rsidR="00B90D96" w:rsidRPr="00E33B9E" w:rsidDel="00E33B9E" w:rsidRDefault="00B90D96">
      <w:pPr>
        <w:rPr>
          <w:del w:id="4891" w:author="Keis" w:date="2024-09-06T13:38:00Z"/>
          <w:rFonts w:ascii="Arial" w:eastAsia="굴림" w:hAnsi="Arial" w:cs="Arial"/>
          <w:color w:val="000000"/>
          <w:spacing w:val="-2"/>
          <w:kern w:val="0"/>
          <w:sz w:val="22"/>
          <w:rPrChange w:id="4892" w:author="Keis" w:date="2024-09-06T13:38:00Z">
            <w:rPr>
              <w:del w:id="4893" w:author="Keis" w:date="2024-09-06T13:38:00Z"/>
              <w:rFonts w:eastAsia="굴림"/>
              <w:color w:val="000000"/>
            </w:rPr>
          </w:rPrChange>
        </w:rPr>
        <w:pPrChange w:id="4894" w:author="Keis" w:date="2024-09-06T13:38:00Z">
          <w:pPr>
            <w:spacing w:line="384" w:lineRule="auto"/>
            <w:textAlignment w:val="baseline"/>
          </w:pPr>
        </w:pPrChange>
      </w:pPr>
      <w:del w:id="4895" w:author="Keis" w:date="2024-09-06T13:38:00Z">
        <w:r w:rsidRPr="00E33B9E" w:rsidDel="00E33B9E">
          <w:rPr>
            <w:rFonts w:ascii="굴림" w:eastAsia="굴림" w:hAnsi="굴림" w:cs="굴림" w:hint="eastAsia"/>
            <w:color w:val="FF0000"/>
            <w:spacing w:val="-2"/>
            <w:kern w:val="0"/>
            <w:sz w:val="22"/>
            <w:rPrChange w:id="4896" w:author="Keis" w:date="2024-09-06T13:38:00Z">
              <w:rPr>
                <w:rFonts w:ascii="굴림" w:eastAsia="굴림" w:hAnsi="굴림" w:cs="굴림" w:hint="eastAsia"/>
              </w:rPr>
            </w:rPrChange>
          </w:rPr>
          <w:delText>⑤</w:delText>
        </w:r>
        <w:r w:rsidRPr="00E33B9E" w:rsidDel="00E33B9E">
          <w:rPr>
            <w:rFonts w:ascii="Arial" w:eastAsia="나눔명조" w:hAnsi="Arial" w:cs="Arial"/>
            <w:color w:val="FF0000"/>
            <w:spacing w:val="-2"/>
            <w:kern w:val="0"/>
            <w:sz w:val="22"/>
            <w:rPrChange w:id="4897" w:author="Keis" w:date="2024-09-06T13:38:00Z">
              <w:rPr/>
            </w:rPrChange>
          </w:rPr>
          <w:delText xml:space="preserve"> </w:delText>
        </w:r>
        <w:r w:rsidR="00C046E8" w:rsidRPr="00E33B9E" w:rsidDel="00E33B9E">
          <w:rPr>
            <w:rFonts w:ascii="Arial" w:eastAsia="나눔명조" w:hAnsi="Arial" w:cs="Arial"/>
            <w:color w:val="FF0000"/>
            <w:spacing w:val="-2"/>
            <w:kern w:val="0"/>
            <w:sz w:val="22"/>
            <w:rPrChange w:id="4898" w:author="Keis" w:date="2024-09-06T13:38:00Z">
              <w:rPr/>
            </w:rPrChange>
          </w:rPr>
          <w:delText>Re-employment or continuing employment after the retirement age</w:delText>
        </w:r>
      </w:del>
    </w:p>
    <w:p w14:paraId="674FF1FB" w14:textId="77777777" w:rsidR="00B90D96" w:rsidRPr="00B90D96" w:rsidRDefault="00B90D96">
      <w:pPr>
        <w:rPr>
          <w:rFonts w:eastAsia="굴림"/>
        </w:rPr>
        <w:pPrChange w:id="4899" w:author="Keis" w:date="2024-09-06T13:38:00Z">
          <w:pPr>
            <w:spacing w:line="384" w:lineRule="auto"/>
            <w:textAlignment w:val="baseline"/>
          </w:pPr>
        </w:pPrChange>
      </w:pPr>
    </w:p>
    <w:p w14:paraId="01031962" w14:textId="6C2087A0"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900" w:author="Keis" w:date="2024-09-13T11:22:00Z">
            <w:rPr>
              <w:rFonts w:ascii="Arial" w:eastAsia="나눔명조" w:hAnsi="Arial" w:cs="Arial"/>
              <w:color w:val="FF0000"/>
              <w:spacing w:val="-2"/>
              <w:kern w:val="0"/>
              <w:sz w:val="22"/>
            </w:rPr>
          </w:rPrChange>
        </w:rPr>
        <w:t xml:space="preserve">Dadd8b_22. </w:t>
      </w:r>
      <w:r w:rsidR="00377F68" w:rsidRPr="00D63729">
        <w:rPr>
          <w:rFonts w:ascii="Arial" w:eastAsia="나눔명조" w:hAnsi="Arial" w:cs="Arial"/>
          <w:spacing w:val="-2"/>
          <w:kern w:val="0"/>
          <w:sz w:val="22"/>
          <w:rPrChange w:id="4901" w:author="Keis" w:date="2024-09-13T11:22:00Z">
            <w:rPr>
              <w:rFonts w:ascii="Arial" w:eastAsia="나눔명조" w:hAnsi="Arial" w:cs="Arial"/>
              <w:color w:val="FF0000"/>
              <w:spacing w:val="-2"/>
              <w:kern w:val="0"/>
              <w:sz w:val="22"/>
            </w:rPr>
          </w:rPrChange>
        </w:rPr>
        <w:t xml:space="preserve">Are you willing to continue working if the </w:t>
      </w:r>
      <w:ins w:id="4902" w:author="Keis" w:date="2024-09-06T13:40:00Z">
        <w:r w:rsidR="00E33B9E" w:rsidRPr="00FF1D2F">
          <w:rPr>
            <w:rFonts w:ascii="Arial" w:eastAsia="나눔명조" w:hAnsi="Arial" w:cs="Arial"/>
            <w:color w:val="00B050"/>
            <w:spacing w:val="-2"/>
            <w:kern w:val="0"/>
            <w:sz w:val="22"/>
          </w:rPr>
          <w:t>re-employment system after retirement</w:t>
        </w:r>
        <w:r w:rsidR="00E33B9E">
          <w:rPr>
            <w:rFonts w:ascii="Arial" w:eastAsia="나눔명조" w:hAnsi="Arial" w:cs="Arial"/>
            <w:color w:val="00B050"/>
            <w:spacing w:val="-2"/>
            <w:kern w:val="0"/>
            <w:sz w:val="22"/>
          </w:rPr>
          <w:t xml:space="preserve"> age</w:t>
        </w:r>
        <w:r w:rsidR="00E33B9E" w:rsidRPr="00D63729" w:rsidDel="00E33B9E">
          <w:rPr>
            <w:rFonts w:ascii="Arial" w:eastAsia="나눔명조" w:hAnsi="Arial" w:cs="Arial"/>
            <w:spacing w:val="-2"/>
            <w:kern w:val="0"/>
            <w:sz w:val="22"/>
            <w:rPrChange w:id="4903" w:author="Keis" w:date="2024-09-13T11:22:00Z">
              <w:rPr>
                <w:rFonts w:ascii="Arial" w:eastAsia="나눔명조" w:hAnsi="Arial" w:cs="Arial"/>
                <w:color w:val="FF0000"/>
                <w:spacing w:val="-2"/>
                <w:kern w:val="0"/>
                <w:sz w:val="22"/>
              </w:rPr>
            </w:rPrChange>
          </w:rPr>
          <w:t xml:space="preserve"> </w:t>
        </w:r>
      </w:ins>
      <w:del w:id="4904" w:author="Keis" w:date="2024-09-06T13:40:00Z">
        <w:r w:rsidR="00377F68" w:rsidRPr="00D63729" w:rsidDel="00E33B9E">
          <w:rPr>
            <w:rFonts w:ascii="Arial" w:eastAsia="나눔명조" w:hAnsi="Arial" w:cs="Arial"/>
            <w:spacing w:val="-2"/>
            <w:kern w:val="0"/>
            <w:sz w:val="22"/>
            <w:rPrChange w:id="4905" w:author="Keis" w:date="2024-09-13T11:22:00Z">
              <w:rPr>
                <w:rFonts w:ascii="Arial" w:eastAsia="나눔명조" w:hAnsi="Arial" w:cs="Arial"/>
                <w:color w:val="FF0000"/>
                <w:spacing w:val="-2"/>
                <w:kern w:val="0"/>
                <w:sz w:val="22"/>
              </w:rPr>
            </w:rPrChange>
          </w:rPr>
          <w:delText xml:space="preserve">continuous employment system </w:delText>
        </w:r>
      </w:del>
      <w:r w:rsidR="00377F68" w:rsidRPr="00D63729">
        <w:rPr>
          <w:rFonts w:ascii="Arial" w:eastAsia="나눔명조" w:hAnsi="Arial" w:cs="Arial"/>
          <w:spacing w:val="-2"/>
          <w:kern w:val="0"/>
          <w:sz w:val="22"/>
          <w:rPrChange w:id="4906" w:author="Keis" w:date="2024-09-13T11:22:00Z">
            <w:rPr>
              <w:rFonts w:ascii="Arial" w:eastAsia="나눔명조" w:hAnsi="Arial" w:cs="Arial"/>
              <w:color w:val="FF0000"/>
              <w:spacing w:val="-2"/>
              <w:kern w:val="0"/>
              <w:sz w:val="22"/>
            </w:rPr>
          </w:rPrChange>
        </w:rPr>
        <w:t>is possible in your previous workplace?</w:t>
      </w:r>
    </w:p>
    <w:p w14:paraId="6EF166FE" w14:textId="77777777" w:rsidR="00B90D96" w:rsidRPr="00B90D96" w:rsidRDefault="00B90D96" w:rsidP="00B90D96">
      <w:pPr>
        <w:spacing w:line="384" w:lineRule="auto"/>
        <w:textAlignment w:val="baseline"/>
        <w:rPr>
          <w:rFonts w:ascii="Arial" w:eastAsia="굴림" w:hAnsi="Arial" w:cs="Arial"/>
          <w:color w:val="000000"/>
          <w:kern w:val="0"/>
          <w:sz w:val="22"/>
        </w:rPr>
      </w:pPr>
      <w:r w:rsidRPr="00D63729">
        <w:rPr>
          <w:rFonts w:ascii="굴림" w:eastAsia="굴림" w:hAnsi="굴림" w:cs="굴림" w:hint="eastAsia"/>
          <w:spacing w:val="-2"/>
          <w:kern w:val="0"/>
          <w:sz w:val="22"/>
          <w:rPrChange w:id="4907" w:author="Keis" w:date="2024-09-13T11:22:00Z">
            <w:rPr>
              <w:rFonts w:ascii="굴림" w:eastAsia="굴림" w:hAnsi="굴림" w:cs="굴림" w:hint="eastAsia"/>
              <w:color w:val="FF0000"/>
              <w:spacing w:val="-2"/>
              <w:kern w:val="0"/>
              <w:sz w:val="22"/>
            </w:rPr>
          </w:rPrChange>
        </w:rPr>
        <w:t>①</w:t>
      </w:r>
      <w:r w:rsidRPr="00D63729">
        <w:rPr>
          <w:rFonts w:ascii="Arial" w:eastAsia="나눔명조" w:hAnsi="Arial" w:cs="Arial"/>
          <w:spacing w:val="-2"/>
          <w:kern w:val="0"/>
          <w:sz w:val="22"/>
          <w:rPrChange w:id="4908" w:author="Keis" w:date="2024-09-13T11:22:00Z">
            <w:rPr>
              <w:rFonts w:ascii="Arial" w:eastAsia="나눔명조" w:hAnsi="Arial" w:cs="Arial"/>
              <w:color w:val="FF0000"/>
              <w:spacing w:val="-2"/>
              <w:kern w:val="0"/>
              <w:sz w:val="22"/>
            </w:rPr>
          </w:rPrChange>
        </w:rPr>
        <w:t xml:space="preserve"> </w:t>
      </w:r>
      <w:r w:rsidR="00C046E8" w:rsidRPr="00D63729">
        <w:rPr>
          <w:rFonts w:ascii="Arial" w:eastAsia="나눔명조" w:hAnsi="Arial" w:cs="Arial"/>
          <w:spacing w:val="-2"/>
          <w:kern w:val="0"/>
          <w:sz w:val="22"/>
          <w:rPrChange w:id="4909" w:author="Keis" w:date="2024-09-13T11:22:00Z">
            <w:rPr>
              <w:rFonts w:ascii="Arial" w:eastAsia="나눔명조" w:hAnsi="Arial" w:cs="Arial"/>
              <w:color w:val="FF0000"/>
              <w:spacing w:val="-2"/>
              <w:kern w:val="0"/>
              <w:sz w:val="22"/>
            </w:rPr>
          </w:rPrChange>
        </w:rPr>
        <w:t>Yes</w:t>
      </w:r>
      <w:r w:rsidRPr="00D63729">
        <w:rPr>
          <w:rFonts w:ascii="Arial" w:eastAsia="나눔명조" w:hAnsi="Arial" w:cs="Arial"/>
          <w:spacing w:val="-2"/>
          <w:kern w:val="0"/>
          <w:sz w:val="22"/>
          <w:rPrChange w:id="4910" w:author="Keis" w:date="2024-09-13T11:22:00Z">
            <w:rPr>
              <w:rFonts w:ascii="Arial" w:eastAsia="나눔명조" w:hAnsi="Arial" w:cs="Arial"/>
              <w:color w:val="FF0000"/>
              <w:spacing w:val="-2"/>
              <w:kern w:val="0"/>
              <w:sz w:val="22"/>
            </w:rPr>
          </w:rPrChange>
        </w:rPr>
        <w:t xml:space="preserve"> </w:t>
      </w:r>
      <w:r w:rsidRPr="00D63729">
        <w:rPr>
          <w:rFonts w:ascii="Arial" w:eastAsia="나눔명조" w:hAnsi="Arial" w:cs="Arial" w:hint="eastAsia"/>
          <w:spacing w:val="-2"/>
          <w:kern w:val="0"/>
          <w:sz w:val="22"/>
          <w:rPrChange w:id="4911" w:author="Keis" w:date="2024-09-13T11:22:00Z">
            <w:rPr>
              <w:rFonts w:ascii="Arial" w:eastAsia="나눔명조" w:hAnsi="Arial" w:cs="Arial" w:hint="eastAsia"/>
              <w:color w:val="FF0000"/>
              <w:spacing w:val="-2"/>
              <w:kern w:val="0"/>
              <w:sz w:val="22"/>
            </w:rPr>
          </w:rPrChange>
        </w:rPr>
        <w:t>→</w:t>
      </w:r>
      <w:r w:rsidRPr="00D63729">
        <w:rPr>
          <w:rFonts w:ascii="Arial" w:eastAsia="나눔명조" w:hAnsi="Arial" w:cs="Arial"/>
          <w:spacing w:val="-2"/>
          <w:kern w:val="0"/>
          <w:sz w:val="22"/>
          <w:rPrChange w:id="4912" w:author="Keis" w:date="2024-09-13T11:22:00Z">
            <w:rPr>
              <w:rFonts w:ascii="Arial" w:eastAsia="나눔명조" w:hAnsi="Arial" w:cs="Arial"/>
              <w:color w:val="FF0000"/>
              <w:spacing w:val="-2"/>
              <w:kern w:val="0"/>
              <w:sz w:val="22"/>
            </w:rPr>
          </w:rPrChange>
        </w:rPr>
        <w:t>Dadd8b_24</w:t>
      </w:r>
    </w:p>
    <w:p w14:paraId="3E09066D"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13" w:author="Keis" w:date="2024-09-13T11:22:00Z">
            <w:rPr>
              <w:rFonts w:ascii="굴림" w:eastAsia="굴림" w:hAnsi="굴림" w:cs="굴림" w:hint="eastAsia"/>
              <w:color w:val="FF0000"/>
              <w:spacing w:val="-2"/>
              <w:kern w:val="0"/>
              <w:sz w:val="22"/>
            </w:rPr>
          </w:rPrChange>
        </w:rPr>
        <w:t>⑤</w:t>
      </w:r>
      <w:r w:rsidRPr="00D63729">
        <w:rPr>
          <w:rFonts w:ascii="Arial" w:eastAsia="나눔명조" w:hAnsi="Arial" w:cs="Arial"/>
          <w:spacing w:val="-2"/>
          <w:kern w:val="0"/>
          <w:sz w:val="22"/>
          <w:rPrChange w:id="4914" w:author="Keis" w:date="2024-09-13T11:22:00Z">
            <w:rPr>
              <w:rFonts w:ascii="Arial" w:eastAsia="나눔명조" w:hAnsi="Arial" w:cs="Arial"/>
              <w:color w:val="FF0000"/>
              <w:spacing w:val="-2"/>
              <w:kern w:val="0"/>
              <w:sz w:val="22"/>
            </w:rPr>
          </w:rPrChange>
        </w:rPr>
        <w:t xml:space="preserve"> </w:t>
      </w:r>
      <w:r w:rsidR="00C046E8" w:rsidRPr="00D63729">
        <w:rPr>
          <w:rFonts w:ascii="Arial" w:eastAsia="나눔명조" w:hAnsi="Arial" w:cs="Arial"/>
          <w:spacing w:val="-2"/>
          <w:kern w:val="0"/>
          <w:sz w:val="22"/>
          <w:rPrChange w:id="4915" w:author="Keis" w:date="2024-09-13T11:22:00Z">
            <w:rPr>
              <w:rFonts w:ascii="Arial" w:eastAsia="나눔명조" w:hAnsi="Arial" w:cs="Arial"/>
              <w:color w:val="FF0000"/>
              <w:spacing w:val="-2"/>
              <w:kern w:val="0"/>
              <w:sz w:val="22"/>
            </w:rPr>
          </w:rPrChange>
        </w:rPr>
        <w:t>No</w:t>
      </w:r>
    </w:p>
    <w:p w14:paraId="7B48550B"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20F371D9" w14:textId="7629663F"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916" w:author="Keis" w:date="2024-09-13T11:22:00Z">
            <w:rPr>
              <w:rFonts w:ascii="Arial" w:eastAsia="나눔명조" w:hAnsi="Arial" w:cs="Arial"/>
              <w:color w:val="FF0000"/>
              <w:spacing w:val="-2"/>
              <w:kern w:val="0"/>
              <w:sz w:val="22"/>
            </w:rPr>
          </w:rPrChange>
        </w:rPr>
        <w:t xml:space="preserve">Dadd8b_23. </w:t>
      </w:r>
      <w:r w:rsidR="00137B15" w:rsidRPr="00D63729">
        <w:rPr>
          <w:rFonts w:ascii="Arial" w:eastAsia="나눔명조" w:hAnsi="Arial" w:cs="Arial"/>
          <w:spacing w:val="-2"/>
          <w:kern w:val="0"/>
          <w:sz w:val="22"/>
          <w:rPrChange w:id="4917" w:author="Keis" w:date="2024-09-13T11:22:00Z">
            <w:rPr>
              <w:rFonts w:ascii="Arial" w:eastAsia="나눔명조" w:hAnsi="Arial" w:cs="Arial"/>
              <w:color w:val="FF0000"/>
              <w:spacing w:val="-2"/>
              <w:kern w:val="0"/>
              <w:sz w:val="22"/>
            </w:rPr>
          </w:rPrChange>
        </w:rPr>
        <w:t xml:space="preserve">Tell the major reason that you don’t want to </w:t>
      </w:r>
      <w:del w:id="4918" w:author="Keis" w:date="2024-09-06T13:42:00Z">
        <w:r w:rsidR="00137B15" w:rsidDel="00E33B9E">
          <w:rPr>
            <w:rFonts w:ascii="Arial" w:eastAsia="나눔명조" w:hAnsi="Arial" w:cs="Arial" w:hint="eastAsia"/>
            <w:color w:val="FF0000"/>
            <w:spacing w:val="-2"/>
            <w:kern w:val="0"/>
            <w:sz w:val="22"/>
          </w:rPr>
          <w:delText xml:space="preserve">continuous employment or </w:delText>
        </w:r>
      </w:del>
      <w:r w:rsidR="00137B15" w:rsidRPr="00E33B9E">
        <w:rPr>
          <w:rFonts w:ascii="Arial" w:eastAsia="나눔명조" w:hAnsi="Arial" w:cs="Arial"/>
          <w:color w:val="00B050"/>
          <w:spacing w:val="-2"/>
          <w:kern w:val="0"/>
          <w:sz w:val="22"/>
          <w:rPrChange w:id="4919" w:author="Keis" w:date="2024-09-06T13:42:00Z">
            <w:rPr>
              <w:rFonts w:ascii="Arial" w:eastAsia="나눔명조" w:hAnsi="Arial" w:cs="Arial"/>
              <w:color w:val="FF0000"/>
              <w:spacing w:val="-2"/>
              <w:kern w:val="0"/>
              <w:sz w:val="22"/>
            </w:rPr>
          </w:rPrChange>
        </w:rPr>
        <w:t>re-employment after the retirement age</w:t>
      </w:r>
      <w:r w:rsidRPr="00D63729">
        <w:rPr>
          <w:rFonts w:ascii="Arial" w:eastAsia="나눔명조" w:hAnsi="Arial" w:cs="Arial"/>
          <w:spacing w:val="-2"/>
          <w:kern w:val="0"/>
          <w:sz w:val="22"/>
          <w:rPrChange w:id="4920" w:author="Keis" w:date="2024-09-13T11:22:00Z">
            <w:rPr>
              <w:rFonts w:ascii="Arial" w:eastAsia="나눔명조" w:hAnsi="Arial" w:cs="Arial"/>
              <w:color w:val="FF0000"/>
              <w:spacing w:val="-2"/>
              <w:kern w:val="0"/>
              <w:sz w:val="22"/>
            </w:rPr>
          </w:rPrChange>
        </w:rPr>
        <w:t>.</w:t>
      </w:r>
    </w:p>
    <w:p w14:paraId="36634635" w14:textId="77777777" w:rsidR="00B90D96" w:rsidRPr="00B90D96" w:rsidRDefault="00B90D96" w:rsidP="00B90D96">
      <w:pPr>
        <w:spacing w:line="384" w:lineRule="auto"/>
        <w:textAlignment w:val="baseline"/>
        <w:rPr>
          <w:rFonts w:ascii="Arial" w:eastAsia="굴림" w:hAnsi="Arial" w:cs="Arial"/>
          <w:color w:val="000000"/>
          <w:kern w:val="0"/>
          <w:sz w:val="22"/>
        </w:rPr>
      </w:pPr>
      <w:r w:rsidRPr="00D63729">
        <w:rPr>
          <w:rFonts w:ascii="굴림" w:eastAsia="굴림" w:hAnsi="굴림" w:cs="굴림" w:hint="eastAsia"/>
          <w:spacing w:val="-2"/>
          <w:kern w:val="0"/>
          <w:sz w:val="22"/>
          <w:rPrChange w:id="4921" w:author="Keis" w:date="2024-09-13T11:22:00Z">
            <w:rPr>
              <w:rFonts w:ascii="굴림" w:eastAsia="굴림" w:hAnsi="굴림" w:cs="굴림" w:hint="eastAsia"/>
              <w:color w:val="FF0000"/>
              <w:spacing w:val="-2"/>
              <w:kern w:val="0"/>
              <w:sz w:val="22"/>
            </w:rPr>
          </w:rPrChange>
        </w:rPr>
        <w:t>①</w:t>
      </w:r>
      <w:r w:rsidRPr="00D63729">
        <w:rPr>
          <w:rFonts w:ascii="Arial" w:eastAsia="나눔명조" w:hAnsi="Arial" w:cs="Arial"/>
          <w:spacing w:val="-2"/>
          <w:kern w:val="0"/>
          <w:sz w:val="22"/>
          <w:rPrChange w:id="4922" w:author="Keis" w:date="2024-09-13T11:22:00Z">
            <w:rPr>
              <w:rFonts w:ascii="Arial" w:eastAsia="나눔명조" w:hAnsi="Arial" w:cs="Arial"/>
              <w:color w:val="FF0000"/>
              <w:spacing w:val="-2"/>
              <w:kern w:val="0"/>
              <w:sz w:val="22"/>
            </w:rPr>
          </w:rPrChange>
        </w:rPr>
        <w:t xml:space="preserve"> </w:t>
      </w:r>
      <w:r w:rsidR="00137B15" w:rsidRPr="00D63729">
        <w:rPr>
          <w:rFonts w:ascii="Arial" w:eastAsia="나눔명조" w:hAnsi="Arial" w:cs="Arial"/>
          <w:spacing w:val="-2"/>
          <w:kern w:val="0"/>
          <w:sz w:val="22"/>
          <w:rPrChange w:id="4923" w:author="Keis" w:date="2024-09-13T11:22:00Z">
            <w:rPr>
              <w:rFonts w:ascii="Arial" w:eastAsia="나눔명조" w:hAnsi="Arial" w:cs="Arial"/>
              <w:color w:val="FF0000"/>
              <w:spacing w:val="-2"/>
              <w:kern w:val="0"/>
              <w:sz w:val="22"/>
            </w:rPr>
          </w:rPrChange>
        </w:rPr>
        <w:t>Don’t want to work after retirement age(Hope retirement)</w:t>
      </w:r>
    </w:p>
    <w:p w14:paraId="198937D2"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24" w:author="Keis" w:date="2024-09-13T11:22:00Z">
            <w:rPr>
              <w:rFonts w:ascii="굴림" w:eastAsia="굴림" w:hAnsi="굴림" w:cs="굴림" w:hint="eastAsia"/>
              <w:color w:val="FF0000"/>
              <w:spacing w:val="-2"/>
              <w:kern w:val="0"/>
              <w:sz w:val="22"/>
            </w:rPr>
          </w:rPrChange>
        </w:rPr>
        <w:t>②</w:t>
      </w:r>
      <w:r w:rsidRPr="00D63729">
        <w:rPr>
          <w:rFonts w:ascii="Arial" w:eastAsia="나눔명조" w:hAnsi="Arial" w:cs="Arial"/>
          <w:spacing w:val="-2"/>
          <w:kern w:val="0"/>
          <w:sz w:val="22"/>
          <w:rPrChange w:id="4925" w:author="Keis" w:date="2024-09-13T11:22:00Z">
            <w:rPr>
              <w:rFonts w:ascii="Arial" w:eastAsia="나눔명조" w:hAnsi="Arial" w:cs="Arial"/>
              <w:color w:val="FF0000"/>
              <w:spacing w:val="-2"/>
              <w:kern w:val="0"/>
              <w:sz w:val="22"/>
            </w:rPr>
          </w:rPrChange>
        </w:rPr>
        <w:t xml:space="preserve"> </w:t>
      </w:r>
      <w:r w:rsidR="00137B15" w:rsidRPr="00D63729">
        <w:rPr>
          <w:rFonts w:ascii="Arial" w:eastAsia="나눔명조" w:hAnsi="Arial" w:cs="Arial"/>
          <w:spacing w:val="-2"/>
          <w:kern w:val="0"/>
          <w:sz w:val="22"/>
          <w:rPrChange w:id="4926" w:author="Keis" w:date="2024-09-13T11:22:00Z">
            <w:rPr>
              <w:rFonts w:ascii="Arial" w:eastAsia="나눔명조" w:hAnsi="Arial" w:cs="Arial"/>
              <w:color w:val="FF0000"/>
              <w:spacing w:val="-2"/>
              <w:kern w:val="0"/>
              <w:sz w:val="22"/>
            </w:rPr>
          </w:rPrChange>
        </w:rPr>
        <w:t>Hope to move other job, work(Hope relocate)</w:t>
      </w:r>
    </w:p>
    <w:p w14:paraId="402F4197"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27" w:author="Keis" w:date="2024-09-13T11:22:00Z">
            <w:rPr>
              <w:rFonts w:ascii="굴림" w:eastAsia="굴림" w:hAnsi="굴림" w:cs="굴림" w:hint="eastAsia"/>
              <w:color w:val="FF0000"/>
              <w:spacing w:val="-2"/>
              <w:kern w:val="0"/>
              <w:sz w:val="22"/>
            </w:rPr>
          </w:rPrChange>
        </w:rPr>
        <w:t>③</w:t>
      </w:r>
      <w:r w:rsidRPr="00D63729">
        <w:rPr>
          <w:rFonts w:ascii="Arial" w:eastAsia="나눔명조" w:hAnsi="Arial" w:cs="Arial"/>
          <w:spacing w:val="-2"/>
          <w:kern w:val="0"/>
          <w:sz w:val="22"/>
          <w:rPrChange w:id="4928" w:author="Keis" w:date="2024-09-13T11:22:00Z">
            <w:rPr>
              <w:rFonts w:ascii="Arial" w:eastAsia="나눔명조" w:hAnsi="Arial" w:cs="Arial"/>
              <w:color w:val="FF0000"/>
              <w:spacing w:val="-2"/>
              <w:kern w:val="0"/>
              <w:sz w:val="22"/>
            </w:rPr>
          </w:rPrChange>
        </w:rPr>
        <w:t xml:space="preserve"> </w:t>
      </w:r>
      <w:r w:rsidR="00137B15" w:rsidRPr="00D63729">
        <w:rPr>
          <w:rFonts w:ascii="Arial" w:eastAsia="나눔명조" w:hAnsi="Arial" w:cs="Arial"/>
          <w:spacing w:val="-2"/>
          <w:kern w:val="0"/>
          <w:sz w:val="22"/>
          <w:rPrChange w:id="4929" w:author="Keis" w:date="2024-09-13T11:22:00Z">
            <w:rPr>
              <w:rFonts w:ascii="Arial" w:eastAsia="나눔명조" w:hAnsi="Arial" w:cs="Arial"/>
              <w:color w:val="FF0000"/>
              <w:spacing w:val="-2"/>
              <w:kern w:val="0"/>
              <w:sz w:val="22"/>
            </w:rPr>
          </w:rPrChange>
        </w:rPr>
        <w:t>Because of the treatment is bad(wage, employment type etc.)</w:t>
      </w:r>
    </w:p>
    <w:p w14:paraId="6FF41093" w14:textId="77777777" w:rsidR="00B90D96" w:rsidRPr="00137B15"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30" w:author="Keis" w:date="2024-09-13T11:23:00Z">
            <w:rPr>
              <w:rFonts w:ascii="굴림" w:eastAsia="굴림" w:hAnsi="굴림" w:cs="굴림" w:hint="eastAsia"/>
              <w:color w:val="FF0000"/>
              <w:spacing w:val="-2"/>
              <w:kern w:val="0"/>
              <w:sz w:val="22"/>
            </w:rPr>
          </w:rPrChange>
        </w:rPr>
        <w:t>④</w:t>
      </w:r>
      <w:r w:rsidRPr="00D63729">
        <w:rPr>
          <w:rFonts w:ascii="Arial" w:eastAsia="나눔명조" w:hAnsi="Arial" w:cs="Arial"/>
          <w:spacing w:val="-2"/>
          <w:kern w:val="0"/>
          <w:sz w:val="22"/>
          <w:rPrChange w:id="4931" w:author="Keis" w:date="2024-09-13T11:23:00Z">
            <w:rPr>
              <w:rFonts w:ascii="Arial" w:eastAsia="나눔명조" w:hAnsi="Arial" w:cs="Arial"/>
              <w:color w:val="FF0000"/>
              <w:spacing w:val="-2"/>
              <w:kern w:val="0"/>
              <w:sz w:val="22"/>
            </w:rPr>
          </w:rPrChange>
        </w:rPr>
        <w:t xml:space="preserve"> </w:t>
      </w:r>
      <w:r w:rsidR="00137B15" w:rsidRPr="00D63729">
        <w:rPr>
          <w:rFonts w:ascii="Arial" w:eastAsia="나눔명조" w:hAnsi="Arial" w:cs="Arial"/>
          <w:spacing w:val="-2"/>
          <w:kern w:val="0"/>
          <w:sz w:val="22"/>
          <w:rPrChange w:id="4932" w:author="Keis" w:date="2024-09-13T11:23:00Z">
            <w:rPr>
              <w:rFonts w:ascii="Arial" w:eastAsia="나눔명조" w:hAnsi="Arial" w:cs="Arial"/>
              <w:color w:val="FF0000"/>
              <w:spacing w:val="-2"/>
              <w:kern w:val="0"/>
              <w:sz w:val="22"/>
            </w:rPr>
          </w:rPrChange>
        </w:rPr>
        <w:t xml:space="preserve">Because what to do is different(Job change) </w:t>
      </w:r>
    </w:p>
    <w:p w14:paraId="012CC5A0" w14:textId="77777777" w:rsidR="00B90D96" w:rsidRPr="00137B15"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33" w:author="Keis" w:date="2024-09-13T11:23:00Z">
            <w:rPr>
              <w:rFonts w:ascii="굴림" w:eastAsia="굴림" w:hAnsi="굴림" w:cs="굴림" w:hint="eastAsia"/>
              <w:color w:val="FF0000"/>
              <w:spacing w:val="-2"/>
              <w:kern w:val="0"/>
              <w:sz w:val="22"/>
            </w:rPr>
          </w:rPrChange>
        </w:rPr>
        <w:t>⑤</w:t>
      </w:r>
      <w:r w:rsidRPr="00D63729">
        <w:rPr>
          <w:rFonts w:ascii="Arial" w:eastAsia="나눔명조" w:hAnsi="Arial" w:cs="Arial"/>
          <w:spacing w:val="-2"/>
          <w:kern w:val="0"/>
          <w:sz w:val="22"/>
          <w:rPrChange w:id="4934" w:author="Keis" w:date="2024-09-13T11:23:00Z">
            <w:rPr>
              <w:rFonts w:ascii="Arial" w:eastAsia="나눔명조" w:hAnsi="Arial" w:cs="Arial"/>
              <w:color w:val="FF0000"/>
              <w:spacing w:val="-2"/>
              <w:kern w:val="0"/>
              <w:sz w:val="22"/>
            </w:rPr>
          </w:rPrChange>
        </w:rPr>
        <w:t xml:space="preserve"> </w:t>
      </w:r>
      <w:r w:rsidR="00137B15" w:rsidRPr="00D63729">
        <w:rPr>
          <w:rFonts w:ascii="Arial" w:eastAsia="나눔명조" w:hAnsi="Arial" w:cs="Arial"/>
          <w:spacing w:val="-2"/>
          <w:kern w:val="0"/>
          <w:sz w:val="22"/>
          <w:rPrChange w:id="4935" w:author="Keis" w:date="2024-09-13T11:23:00Z">
            <w:rPr>
              <w:rFonts w:ascii="Arial" w:eastAsia="나눔명조" w:hAnsi="Arial" w:cs="Arial"/>
              <w:color w:val="FF0000"/>
              <w:spacing w:val="-2"/>
              <w:kern w:val="0"/>
              <w:sz w:val="22"/>
            </w:rPr>
          </w:rPrChange>
        </w:rPr>
        <w:t xml:space="preserve">Hard to work because of bad health </w:t>
      </w:r>
    </w:p>
    <w:p w14:paraId="2DA64618"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굴림" w:eastAsia="굴림" w:hAnsi="굴림" w:cs="굴림" w:hint="eastAsia"/>
          <w:spacing w:val="-2"/>
          <w:kern w:val="0"/>
          <w:sz w:val="22"/>
          <w:rPrChange w:id="4936" w:author="Keis" w:date="2024-09-13T11:23:00Z">
            <w:rPr>
              <w:rFonts w:ascii="굴림" w:eastAsia="굴림" w:hAnsi="굴림" w:cs="굴림" w:hint="eastAsia"/>
              <w:color w:val="FF0000"/>
              <w:spacing w:val="-2"/>
              <w:kern w:val="0"/>
              <w:sz w:val="22"/>
            </w:rPr>
          </w:rPrChange>
        </w:rPr>
        <w:t>⑥</w:t>
      </w:r>
      <w:r w:rsidRPr="00D63729">
        <w:rPr>
          <w:rFonts w:ascii="Arial" w:eastAsia="나눔명조" w:hAnsi="Arial" w:cs="Arial"/>
          <w:spacing w:val="-2"/>
          <w:kern w:val="0"/>
          <w:sz w:val="22"/>
          <w:rPrChange w:id="4937" w:author="Keis" w:date="2024-09-13T11:23:00Z">
            <w:rPr>
              <w:rFonts w:ascii="Arial" w:eastAsia="나눔명조" w:hAnsi="Arial" w:cs="Arial"/>
              <w:color w:val="FF0000"/>
              <w:spacing w:val="-2"/>
              <w:kern w:val="0"/>
              <w:sz w:val="22"/>
            </w:rPr>
          </w:rPrChange>
        </w:rPr>
        <w:t xml:space="preserve"> </w:t>
      </w:r>
      <w:r w:rsidR="00C046E8" w:rsidRPr="00D63729">
        <w:rPr>
          <w:rFonts w:ascii="Arial" w:eastAsia="나눔명조" w:hAnsi="Arial" w:cs="Arial"/>
          <w:spacing w:val="-2"/>
          <w:kern w:val="0"/>
          <w:sz w:val="22"/>
          <w:rPrChange w:id="4938" w:author="Keis" w:date="2024-09-13T11:23:00Z">
            <w:rPr>
              <w:rFonts w:ascii="Arial" w:eastAsia="나눔명조" w:hAnsi="Arial" w:cs="Arial"/>
              <w:color w:val="FF0000"/>
              <w:spacing w:val="-2"/>
              <w:kern w:val="0"/>
              <w:sz w:val="22"/>
            </w:rPr>
          </w:rPrChange>
        </w:rPr>
        <w:t>Others</w:t>
      </w:r>
      <w:r w:rsidRPr="00D63729">
        <w:rPr>
          <w:rFonts w:ascii="Arial" w:eastAsia="나눔명조" w:hAnsi="Arial" w:cs="Arial"/>
          <w:spacing w:val="-2"/>
          <w:kern w:val="0"/>
          <w:sz w:val="22"/>
          <w:rPrChange w:id="4939" w:author="Keis" w:date="2024-09-13T11:23:00Z">
            <w:rPr>
              <w:rFonts w:ascii="Arial" w:eastAsia="나눔명조" w:hAnsi="Arial" w:cs="Arial"/>
              <w:color w:val="FF0000"/>
              <w:spacing w:val="-2"/>
              <w:kern w:val="0"/>
              <w:sz w:val="22"/>
            </w:rPr>
          </w:rPrChange>
        </w:rPr>
        <w:t xml:space="preserve"> </w:t>
      </w:r>
    </w:p>
    <w:p w14:paraId="5EDBDEAF"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33FACE5B"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940" w:author="Keis" w:date="2024-09-13T11:23:00Z">
            <w:rPr>
              <w:rFonts w:ascii="Arial" w:eastAsia="나눔명조" w:hAnsi="Arial" w:cs="Arial"/>
              <w:color w:val="FF0000"/>
              <w:spacing w:val="-2"/>
              <w:kern w:val="0"/>
              <w:sz w:val="22"/>
            </w:rPr>
          </w:rPrChange>
        </w:rPr>
        <w:t xml:space="preserve">Dadd8b_24. </w:t>
      </w:r>
      <w:r w:rsidR="00137B15" w:rsidRPr="00D63729">
        <w:rPr>
          <w:rFonts w:ascii="Arial" w:eastAsia="나눔명조" w:hAnsi="Arial" w:cs="Arial"/>
          <w:spacing w:val="-2"/>
          <w:kern w:val="0"/>
          <w:sz w:val="22"/>
          <w:rPrChange w:id="4941" w:author="Keis" w:date="2024-09-13T11:23:00Z">
            <w:rPr>
              <w:rFonts w:ascii="Arial" w:eastAsia="나눔명조" w:hAnsi="Arial" w:cs="Arial"/>
              <w:color w:val="FF0000"/>
              <w:spacing w:val="-2"/>
              <w:kern w:val="0"/>
              <w:sz w:val="22"/>
            </w:rPr>
          </w:rPrChange>
        </w:rPr>
        <w:t>Do you think the continuous employment system is helpful the elderly to create the jobs and secure employment?</w:t>
      </w:r>
    </w:p>
    <w:p w14:paraId="37CB5512" w14:textId="77777777" w:rsidR="00137B15" w:rsidRPr="00D63729" w:rsidRDefault="00137B15" w:rsidP="00D12299">
      <w:pPr>
        <w:pStyle w:val="a6"/>
        <w:numPr>
          <w:ilvl w:val="0"/>
          <w:numId w:val="1333"/>
        </w:numPr>
        <w:wordWrap/>
        <w:adjustRightInd w:val="0"/>
        <w:spacing w:line="360" w:lineRule="auto"/>
        <w:ind w:leftChars="0"/>
        <w:jc w:val="left"/>
        <w:rPr>
          <w:rFonts w:ascii="Arial" w:eastAsia="굴림" w:hAnsi="Arial" w:cs="Arial"/>
          <w:kern w:val="0"/>
          <w:sz w:val="22"/>
          <w:rPrChange w:id="4942" w:author="Keis" w:date="2024-09-13T11:23:00Z">
            <w:rPr>
              <w:rFonts w:ascii="Arial" w:eastAsia="굴림" w:hAnsi="Arial" w:cs="Arial"/>
              <w:color w:val="FF0000"/>
              <w:kern w:val="0"/>
              <w:sz w:val="22"/>
            </w:rPr>
          </w:rPrChange>
        </w:rPr>
      </w:pPr>
      <w:r w:rsidRPr="00D63729">
        <w:rPr>
          <w:rFonts w:ascii="Arial" w:eastAsia="굴림" w:hAnsi="Arial" w:cs="Arial"/>
          <w:kern w:val="0"/>
          <w:sz w:val="22"/>
          <w:rPrChange w:id="4943" w:author="Keis" w:date="2024-09-13T11:23:00Z">
            <w:rPr>
              <w:rFonts w:ascii="Arial" w:eastAsia="굴림" w:hAnsi="Arial" w:cs="Arial"/>
              <w:color w:val="FF0000"/>
              <w:kern w:val="0"/>
              <w:sz w:val="22"/>
            </w:rPr>
          </w:rPrChange>
        </w:rPr>
        <w:t>Very good</w:t>
      </w:r>
    </w:p>
    <w:p w14:paraId="0E8B6F7B" w14:textId="77777777" w:rsidR="00137B15" w:rsidRPr="00D63729" w:rsidRDefault="00137B15" w:rsidP="00D12299">
      <w:pPr>
        <w:pStyle w:val="a6"/>
        <w:numPr>
          <w:ilvl w:val="0"/>
          <w:numId w:val="1333"/>
        </w:numPr>
        <w:wordWrap/>
        <w:adjustRightInd w:val="0"/>
        <w:spacing w:line="360" w:lineRule="auto"/>
        <w:ind w:leftChars="0"/>
        <w:jc w:val="left"/>
        <w:rPr>
          <w:rFonts w:ascii="Arial" w:eastAsia="굴림" w:hAnsi="Arial" w:cs="Arial"/>
          <w:kern w:val="0"/>
          <w:sz w:val="22"/>
          <w:rPrChange w:id="4944" w:author="Keis" w:date="2024-09-13T11:23:00Z">
            <w:rPr>
              <w:rFonts w:ascii="Arial" w:eastAsia="굴림" w:hAnsi="Arial" w:cs="Arial"/>
              <w:color w:val="FF0000"/>
              <w:kern w:val="0"/>
              <w:sz w:val="22"/>
            </w:rPr>
          </w:rPrChange>
        </w:rPr>
      </w:pPr>
      <w:r w:rsidRPr="00D63729">
        <w:rPr>
          <w:rFonts w:ascii="Arial" w:eastAsia="굴림" w:hAnsi="Arial" w:cs="Arial"/>
          <w:kern w:val="0"/>
          <w:sz w:val="22"/>
          <w:rPrChange w:id="4945" w:author="Keis" w:date="2024-09-13T11:23:00Z">
            <w:rPr>
              <w:rFonts w:ascii="Arial" w:eastAsia="굴림" w:hAnsi="Arial" w:cs="Arial"/>
              <w:color w:val="FF0000"/>
              <w:kern w:val="0"/>
              <w:sz w:val="22"/>
            </w:rPr>
          </w:rPrChange>
        </w:rPr>
        <w:t>Good</w:t>
      </w:r>
    </w:p>
    <w:p w14:paraId="1640704B" w14:textId="77777777" w:rsidR="00137B15" w:rsidRPr="00D63729" w:rsidRDefault="00137B15" w:rsidP="00D12299">
      <w:pPr>
        <w:pStyle w:val="a6"/>
        <w:numPr>
          <w:ilvl w:val="0"/>
          <w:numId w:val="1333"/>
        </w:numPr>
        <w:wordWrap/>
        <w:adjustRightInd w:val="0"/>
        <w:spacing w:line="360" w:lineRule="auto"/>
        <w:ind w:leftChars="0"/>
        <w:jc w:val="left"/>
        <w:rPr>
          <w:rFonts w:ascii="Arial" w:eastAsia="굴림" w:hAnsi="Arial" w:cs="Arial"/>
          <w:kern w:val="0"/>
          <w:sz w:val="22"/>
          <w:rPrChange w:id="4946" w:author="Keis" w:date="2024-09-13T11:23:00Z">
            <w:rPr>
              <w:rFonts w:ascii="Arial" w:eastAsia="굴림" w:hAnsi="Arial" w:cs="Arial"/>
              <w:color w:val="FF0000"/>
              <w:kern w:val="0"/>
              <w:sz w:val="22"/>
            </w:rPr>
          </w:rPrChange>
        </w:rPr>
      </w:pPr>
      <w:r w:rsidRPr="00D63729">
        <w:rPr>
          <w:rFonts w:ascii="Arial" w:eastAsia="굴림" w:hAnsi="Arial" w:cs="Arial"/>
          <w:kern w:val="0"/>
          <w:sz w:val="22"/>
          <w:rPrChange w:id="4947" w:author="Keis" w:date="2024-09-13T11:23:00Z">
            <w:rPr>
              <w:rFonts w:ascii="Arial" w:eastAsia="굴림" w:hAnsi="Arial" w:cs="Arial"/>
              <w:color w:val="FF0000"/>
              <w:kern w:val="0"/>
              <w:sz w:val="22"/>
            </w:rPr>
          </w:rPrChange>
        </w:rPr>
        <w:t>Fair</w:t>
      </w:r>
    </w:p>
    <w:p w14:paraId="41209FF9" w14:textId="77777777" w:rsidR="00137B15" w:rsidRPr="00D63729" w:rsidRDefault="00137B15" w:rsidP="00D12299">
      <w:pPr>
        <w:pStyle w:val="a6"/>
        <w:numPr>
          <w:ilvl w:val="0"/>
          <w:numId w:val="1333"/>
        </w:numPr>
        <w:wordWrap/>
        <w:adjustRightInd w:val="0"/>
        <w:spacing w:line="360" w:lineRule="auto"/>
        <w:ind w:leftChars="0"/>
        <w:jc w:val="left"/>
        <w:rPr>
          <w:rFonts w:ascii="Arial" w:eastAsia="굴림" w:hAnsi="Arial" w:cs="Arial"/>
          <w:kern w:val="0"/>
          <w:sz w:val="22"/>
          <w:rPrChange w:id="4948" w:author="Keis" w:date="2024-09-13T11:23:00Z">
            <w:rPr>
              <w:rFonts w:ascii="Arial" w:eastAsia="굴림" w:hAnsi="Arial" w:cs="Arial"/>
              <w:color w:val="FF0000"/>
              <w:kern w:val="0"/>
              <w:sz w:val="22"/>
            </w:rPr>
          </w:rPrChange>
        </w:rPr>
      </w:pPr>
      <w:r w:rsidRPr="00D63729">
        <w:rPr>
          <w:rFonts w:ascii="Arial" w:eastAsia="굴림" w:hAnsi="Arial" w:cs="Arial"/>
          <w:kern w:val="0"/>
          <w:sz w:val="22"/>
          <w:rPrChange w:id="4949" w:author="Keis" w:date="2024-09-13T11:23:00Z">
            <w:rPr>
              <w:rFonts w:ascii="Arial" w:eastAsia="굴림" w:hAnsi="Arial" w:cs="Arial"/>
              <w:color w:val="FF0000"/>
              <w:kern w:val="0"/>
              <w:sz w:val="22"/>
            </w:rPr>
          </w:rPrChange>
        </w:rPr>
        <w:t>Bad</w:t>
      </w:r>
    </w:p>
    <w:p w14:paraId="1BA5EC2D" w14:textId="77777777" w:rsidR="00137B15" w:rsidRPr="00D63729" w:rsidRDefault="00137B15" w:rsidP="00D12299">
      <w:pPr>
        <w:pStyle w:val="a6"/>
        <w:numPr>
          <w:ilvl w:val="0"/>
          <w:numId w:val="1333"/>
        </w:numPr>
        <w:wordWrap/>
        <w:adjustRightInd w:val="0"/>
        <w:spacing w:line="360" w:lineRule="auto"/>
        <w:ind w:leftChars="0"/>
        <w:jc w:val="left"/>
        <w:rPr>
          <w:rFonts w:ascii="Arial" w:eastAsia="굴림" w:hAnsi="Arial" w:cs="Arial"/>
          <w:kern w:val="0"/>
          <w:sz w:val="22"/>
          <w:rPrChange w:id="4950" w:author="Keis" w:date="2024-09-13T11:23:00Z">
            <w:rPr>
              <w:rFonts w:ascii="Arial" w:eastAsia="굴림" w:hAnsi="Arial" w:cs="Arial"/>
              <w:color w:val="FF0000"/>
              <w:kern w:val="0"/>
              <w:sz w:val="22"/>
            </w:rPr>
          </w:rPrChange>
        </w:rPr>
      </w:pPr>
      <w:r w:rsidRPr="00D63729">
        <w:rPr>
          <w:rFonts w:ascii="Arial" w:eastAsia="굴림" w:hAnsi="Arial" w:cs="Arial"/>
          <w:kern w:val="0"/>
          <w:sz w:val="22"/>
          <w:rPrChange w:id="4951" w:author="Keis" w:date="2024-09-13T11:23:00Z">
            <w:rPr>
              <w:rFonts w:ascii="Arial" w:eastAsia="굴림" w:hAnsi="Arial" w:cs="Arial"/>
              <w:color w:val="FF0000"/>
              <w:kern w:val="0"/>
              <w:sz w:val="22"/>
            </w:rPr>
          </w:rPrChange>
        </w:rPr>
        <w:t>Very bad</w:t>
      </w:r>
    </w:p>
    <w:p w14:paraId="47623039" w14:textId="77777777" w:rsidR="00B90D96" w:rsidRPr="00B90D96" w:rsidRDefault="00B90D96" w:rsidP="00B90D96">
      <w:pPr>
        <w:spacing w:line="384" w:lineRule="auto"/>
        <w:textAlignment w:val="baseline"/>
        <w:rPr>
          <w:rFonts w:ascii="Arial" w:eastAsia="굴림" w:hAnsi="Arial" w:cs="Arial"/>
          <w:color w:val="000000"/>
          <w:kern w:val="0"/>
          <w:sz w:val="22"/>
        </w:rPr>
      </w:pPr>
    </w:p>
    <w:p w14:paraId="1CE0C530" w14:textId="77777777" w:rsidR="00B90D96" w:rsidRPr="00D63729" w:rsidRDefault="00C24468" w:rsidP="00B90D96">
      <w:pPr>
        <w:spacing w:line="384" w:lineRule="auto"/>
        <w:textAlignment w:val="baseline"/>
        <w:rPr>
          <w:rFonts w:ascii="Arial" w:eastAsia="굴림" w:hAnsi="Arial" w:cs="Arial"/>
          <w:b/>
          <w:spacing w:val="-2"/>
          <w:kern w:val="0"/>
          <w:sz w:val="22"/>
          <w:rPrChange w:id="4952" w:author="Keis" w:date="2024-09-13T11:23:00Z">
            <w:rPr>
              <w:rFonts w:ascii="Arial" w:eastAsia="굴림" w:hAnsi="Arial" w:cs="Arial"/>
              <w:b/>
              <w:color w:val="FF0000"/>
              <w:spacing w:val="-2"/>
              <w:kern w:val="0"/>
              <w:sz w:val="22"/>
            </w:rPr>
          </w:rPrChange>
        </w:rPr>
      </w:pPr>
      <w:r w:rsidRPr="00D63729">
        <w:rPr>
          <w:rFonts w:ascii="Arial" w:eastAsia="굴림체" w:hAnsi="Arial" w:cs="Arial"/>
          <w:b/>
          <w:bCs/>
          <w:kern w:val="0"/>
          <w:sz w:val="22"/>
          <w:rPrChange w:id="4953" w:author="Keis" w:date="2024-09-13T11:23:00Z">
            <w:rPr>
              <w:rFonts w:ascii="Arial" w:eastAsia="굴림체" w:hAnsi="Arial" w:cs="Arial"/>
              <w:b/>
              <w:bCs/>
              <w:color w:val="FF0000"/>
              <w:kern w:val="0"/>
              <w:sz w:val="22"/>
            </w:rPr>
          </w:rPrChange>
        </w:rPr>
        <w:t xml:space="preserve">&lt;Elderly employment support&gt; </w:t>
      </w:r>
    </w:p>
    <w:p w14:paraId="75F98B0A" w14:textId="77777777" w:rsidR="00E971CA" w:rsidRPr="00D63729" w:rsidRDefault="00B90D96" w:rsidP="00B90D96">
      <w:pPr>
        <w:spacing w:line="384" w:lineRule="auto"/>
        <w:textAlignment w:val="baseline"/>
        <w:rPr>
          <w:rFonts w:ascii="Arial" w:eastAsia="나눔명조" w:hAnsi="Arial" w:cs="Arial"/>
          <w:spacing w:val="-2"/>
          <w:kern w:val="0"/>
          <w:sz w:val="22"/>
          <w:rPrChange w:id="4954" w:author="Keis" w:date="2024-09-13T11:23:00Z">
            <w:rPr>
              <w:rFonts w:ascii="Arial" w:eastAsia="나눔명조" w:hAnsi="Arial" w:cs="Arial"/>
              <w:color w:val="FF0000"/>
              <w:spacing w:val="-2"/>
              <w:kern w:val="0"/>
              <w:sz w:val="22"/>
            </w:rPr>
          </w:rPrChange>
        </w:rPr>
      </w:pPr>
      <w:r w:rsidRPr="00D63729">
        <w:rPr>
          <w:rFonts w:ascii="Arial" w:eastAsia="나눔명조" w:hAnsi="Arial" w:cs="Arial"/>
          <w:spacing w:val="-2"/>
          <w:kern w:val="0"/>
          <w:sz w:val="22"/>
          <w:rPrChange w:id="4955" w:author="Keis" w:date="2024-09-13T11:23:00Z">
            <w:rPr>
              <w:rFonts w:ascii="Arial" w:eastAsia="나눔명조" w:hAnsi="Arial" w:cs="Arial"/>
              <w:color w:val="FF0000"/>
              <w:spacing w:val="-2"/>
              <w:kern w:val="0"/>
              <w:sz w:val="22"/>
            </w:rPr>
          </w:rPrChange>
        </w:rPr>
        <w:t xml:space="preserve">Dadd8b_25. </w:t>
      </w:r>
      <w:r w:rsidR="00137B15" w:rsidRPr="00D63729">
        <w:rPr>
          <w:rFonts w:ascii="Arial" w:eastAsia="나눔명조" w:hAnsi="Arial" w:cs="Arial"/>
          <w:spacing w:val="-2"/>
          <w:kern w:val="0"/>
          <w:sz w:val="22"/>
          <w:rPrChange w:id="4956" w:author="Keis" w:date="2024-09-13T11:23:00Z">
            <w:rPr>
              <w:rFonts w:ascii="Arial" w:eastAsia="나눔명조" w:hAnsi="Arial" w:cs="Arial"/>
              <w:color w:val="FF0000"/>
              <w:spacing w:val="-2"/>
              <w:kern w:val="0"/>
              <w:sz w:val="22"/>
            </w:rPr>
          </w:rPrChange>
        </w:rPr>
        <w:t>W</w:t>
      </w:r>
      <w:r w:rsidR="00E971CA" w:rsidRPr="00D63729">
        <w:rPr>
          <w:rFonts w:ascii="Arial" w:eastAsia="나눔명조" w:hAnsi="Arial" w:cs="Arial"/>
          <w:spacing w:val="-2"/>
          <w:kern w:val="0"/>
          <w:sz w:val="22"/>
          <w:rPrChange w:id="4957" w:author="Keis" w:date="2024-09-13T11:23:00Z">
            <w:rPr>
              <w:rFonts w:ascii="Arial" w:eastAsia="나눔명조" w:hAnsi="Arial" w:cs="Arial"/>
              <w:color w:val="FF0000"/>
              <w:spacing w:val="-2"/>
              <w:kern w:val="0"/>
              <w:sz w:val="22"/>
            </w:rPr>
          </w:rPrChange>
        </w:rPr>
        <w:t xml:space="preserve">hich types of social policies do you think are most supportive of elderly re-employment </w:t>
      </w:r>
      <w:r w:rsidR="00E971CA" w:rsidRPr="00D63729">
        <w:rPr>
          <w:rFonts w:ascii="Arial" w:eastAsia="나눔명조" w:hAnsi="Arial" w:cs="Arial"/>
          <w:spacing w:val="-2"/>
          <w:kern w:val="0"/>
          <w:sz w:val="22"/>
          <w:rPrChange w:id="4958" w:author="Keis" w:date="2024-09-13T11:23:00Z">
            <w:rPr>
              <w:rFonts w:ascii="Arial" w:eastAsia="나눔명조" w:hAnsi="Arial" w:cs="Arial"/>
              <w:color w:val="FF0000"/>
              <w:spacing w:val="-2"/>
              <w:kern w:val="0"/>
              <w:sz w:val="22"/>
            </w:rPr>
          </w:rPrChange>
        </w:rPr>
        <w:lastRenderedPageBreak/>
        <w:t>and continuing employment for the elderly? Please list up to three in order of importance.</w:t>
      </w:r>
    </w:p>
    <w:p w14:paraId="0157FF37" w14:textId="77777777" w:rsidR="00B90D96" w:rsidRPr="00B90D96" w:rsidRDefault="00137B15" w:rsidP="00B90D96">
      <w:pPr>
        <w:spacing w:line="384" w:lineRule="auto"/>
        <w:textAlignment w:val="baseline"/>
        <w:rPr>
          <w:rFonts w:ascii="Arial" w:eastAsia="굴림" w:hAnsi="Arial" w:cs="Arial"/>
          <w:color w:val="000000"/>
          <w:spacing w:val="-2"/>
          <w:kern w:val="0"/>
          <w:sz w:val="22"/>
        </w:rPr>
      </w:pPr>
      <w:r w:rsidRPr="00D63729">
        <w:rPr>
          <w:rFonts w:ascii="Arial" w:eastAsia="나눔명조" w:hAnsi="Arial" w:cs="Arial"/>
          <w:spacing w:val="-2"/>
          <w:kern w:val="0"/>
          <w:sz w:val="22"/>
          <w:rPrChange w:id="4959" w:author="Keis" w:date="2024-09-13T11:23:00Z">
            <w:rPr>
              <w:rFonts w:ascii="Arial" w:eastAsia="나눔명조" w:hAnsi="Arial" w:cs="Arial"/>
              <w:color w:val="FF0000"/>
              <w:spacing w:val="-2"/>
              <w:kern w:val="0"/>
              <w:sz w:val="22"/>
            </w:rPr>
          </w:rPrChange>
        </w:rPr>
        <w:t>First</w:t>
      </w:r>
      <w:r w:rsidR="00B90D96" w:rsidRPr="00D63729">
        <w:rPr>
          <w:rFonts w:ascii="Arial" w:eastAsia="나눔명조" w:hAnsi="Arial" w:cs="Arial"/>
          <w:spacing w:val="-2"/>
          <w:kern w:val="0"/>
          <w:sz w:val="22"/>
          <w:rPrChange w:id="4960" w:author="Keis" w:date="2024-09-13T11:23:00Z">
            <w:rPr>
              <w:rFonts w:ascii="Arial" w:eastAsia="나눔명조" w:hAnsi="Arial" w:cs="Arial"/>
              <w:color w:val="FF0000"/>
              <w:spacing w:val="-2"/>
              <w:kern w:val="0"/>
              <w:sz w:val="22"/>
            </w:rPr>
          </w:rPrChange>
        </w:rPr>
        <w:t xml:space="preserve">: ________ </w:t>
      </w:r>
      <w:r w:rsidRPr="00D63729">
        <w:rPr>
          <w:rFonts w:ascii="Arial" w:eastAsia="나눔명조" w:hAnsi="Arial" w:cs="Arial"/>
          <w:spacing w:val="-2"/>
          <w:kern w:val="0"/>
          <w:sz w:val="22"/>
          <w:rPrChange w:id="4961" w:author="Keis" w:date="2024-09-13T11:23:00Z">
            <w:rPr>
              <w:rFonts w:ascii="Arial" w:eastAsia="나눔명조" w:hAnsi="Arial" w:cs="Arial"/>
              <w:color w:val="FF0000"/>
              <w:spacing w:val="-2"/>
              <w:kern w:val="0"/>
              <w:sz w:val="22"/>
            </w:rPr>
          </w:rPrChange>
        </w:rPr>
        <w:t>Second</w:t>
      </w:r>
      <w:r w:rsidR="00B90D96" w:rsidRPr="00D63729">
        <w:rPr>
          <w:rFonts w:ascii="Arial" w:eastAsia="나눔명조" w:hAnsi="Arial" w:cs="Arial"/>
          <w:spacing w:val="-2"/>
          <w:kern w:val="0"/>
          <w:sz w:val="22"/>
          <w:rPrChange w:id="4962" w:author="Keis" w:date="2024-09-13T11:23:00Z">
            <w:rPr>
              <w:rFonts w:ascii="Arial" w:eastAsia="나눔명조" w:hAnsi="Arial" w:cs="Arial"/>
              <w:color w:val="FF0000"/>
              <w:spacing w:val="-2"/>
              <w:kern w:val="0"/>
              <w:sz w:val="22"/>
            </w:rPr>
          </w:rPrChange>
        </w:rPr>
        <w:t xml:space="preserve">: ________ </w:t>
      </w:r>
      <w:r w:rsidRPr="00D63729">
        <w:rPr>
          <w:rFonts w:ascii="Arial" w:eastAsia="나눔명조" w:hAnsi="Arial" w:cs="Arial"/>
          <w:spacing w:val="-2"/>
          <w:kern w:val="0"/>
          <w:sz w:val="22"/>
          <w:rPrChange w:id="4963" w:author="Keis" w:date="2024-09-13T11:23:00Z">
            <w:rPr>
              <w:rFonts w:ascii="Arial" w:eastAsia="나눔명조" w:hAnsi="Arial" w:cs="Arial"/>
              <w:color w:val="FF0000"/>
              <w:spacing w:val="-2"/>
              <w:kern w:val="0"/>
              <w:sz w:val="22"/>
            </w:rPr>
          </w:rPrChange>
        </w:rPr>
        <w:t>Third</w:t>
      </w:r>
      <w:r w:rsidR="00B90D96" w:rsidRPr="00D63729">
        <w:rPr>
          <w:rFonts w:ascii="Arial" w:eastAsia="나눔명조" w:hAnsi="Arial" w:cs="Arial"/>
          <w:spacing w:val="-2"/>
          <w:kern w:val="0"/>
          <w:sz w:val="22"/>
          <w:rPrChange w:id="4964" w:author="Keis" w:date="2024-09-13T11:23:00Z">
            <w:rPr>
              <w:rFonts w:ascii="Arial" w:eastAsia="나눔명조" w:hAnsi="Arial" w:cs="Arial"/>
              <w:color w:val="FF0000"/>
              <w:spacing w:val="-2"/>
              <w:kern w:val="0"/>
              <w:sz w:val="22"/>
            </w:rPr>
          </w:rPrChange>
        </w:rPr>
        <w:t>: ________</w:t>
      </w:r>
    </w:p>
    <w:p w14:paraId="432F89DF" w14:textId="77777777" w:rsidR="00E33B9E" w:rsidRPr="00FF1D2F" w:rsidRDefault="00E33B9E" w:rsidP="00E33B9E">
      <w:pPr>
        <w:pStyle w:val="a6"/>
        <w:numPr>
          <w:ilvl w:val="0"/>
          <w:numId w:val="1380"/>
        </w:numPr>
        <w:spacing w:line="384" w:lineRule="auto"/>
        <w:ind w:leftChars="0"/>
        <w:textAlignment w:val="baseline"/>
        <w:rPr>
          <w:ins w:id="4965" w:author="Keis" w:date="2024-09-06T13:44:00Z"/>
          <w:rFonts w:ascii="Arial" w:eastAsia="나눔명조" w:hAnsi="Arial" w:cs="Arial"/>
          <w:color w:val="00B050"/>
          <w:spacing w:val="-2"/>
          <w:kern w:val="0"/>
          <w:sz w:val="22"/>
        </w:rPr>
      </w:pPr>
      <w:ins w:id="4966" w:author="Keis" w:date="2024-09-06T13:44:00Z">
        <w:r w:rsidRPr="00FF1D2F">
          <w:rPr>
            <w:rFonts w:ascii="Arial" w:eastAsia="나눔명조" w:hAnsi="Arial" w:cs="Arial"/>
            <w:color w:val="00B050"/>
            <w:spacing w:val="-2"/>
            <w:kern w:val="0"/>
            <w:sz w:val="22"/>
          </w:rPr>
          <w:t xml:space="preserve">Supporting the restructuring of the wage systems (consulting </w:t>
        </w:r>
        <w:proofErr w:type="spellStart"/>
        <w:r w:rsidRPr="00FF1D2F">
          <w:rPr>
            <w:rFonts w:ascii="Arial" w:eastAsia="나눔명조" w:hAnsi="Arial" w:cs="Arial"/>
            <w:color w:val="00B050"/>
            <w:spacing w:val="-2"/>
            <w:kern w:val="0"/>
            <w:sz w:val="22"/>
          </w:rPr>
          <w:t>etc</w:t>
        </w:r>
        <w:proofErr w:type="spellEnd"/>
        <w:r w:rsidRPr="00FF1D2F">
          <w:rPr>
            <w:rFonts w:ascii="Arial" w:eastAsia="나눔명조" w:hAnsi="Arial" w:cs="Arial"/>
            <w:color w:val="00B050"/>
            <w:spacing w:val="-2"/>
            <w:kern w:val="0"/>
            <w:sz w:val="22"/>
          </w:rPr>
          <w:t>)</w:t>
        </w:r>
      </w:ins>
    </w:p>
    <w:p w14:paraId="11C9182A" w14:textId="77777777" w:rsidR="00E33B9E" w:rsidRPr="005537D5" w:rsidRDefault="00E33B9E" w:rsidP="00E33B9E">
      <w:pPr>
        <w:pStyle w:val="a6"/>
        <w:numPr>
          <w:ilvl w:val="0"/>
          <w:numId w:val="1380"/>
        </w:numPr>
        <w:spacing w:line="384" w:lineRule="auto"/>
        <w:ind w:leftChars="0"/>
        <w:textAlignment w:val="baseline"/>
        <w:rPr>
          <w:ins w:id="4967" w:author="Keis" w:date="2024-09-06T13:44:00Z"/>
          <w:rFonts w:ascii="Arial" w:eastAsia="굴림" w:hAnsi="Arial" w:cs="Arial"/>
          <w:color w:val="000000"/>
          <w:spacing w:val="-2"/>
          <w:kern w:val="0"/>
          <w:sz w:val="22"/>
        </w:rPr>
      </w:pPr>
      <w:ins w:id="4968" w:author="Keis" w:date="2024-09-06T13:44:00Z">
        <w:r w:rsidRPr="00D63729">
          <w:rPr>
            <w:rFonts w:ascii="Arial" w:eastAsia="나눔명조" w:hAnsi="Arial" w:cs="Arial"/>
            <w:spacing w:val="-2"/>
            <w:kern w:val="0"/>
            <w:sz w:val="22"/>
            <w:rPrChange w:id="4969" w:author="Keis" w:date="2024-09-13T11:23:00Z">
              <w:rPr>
                <w:rFonts w:ascii="Arial" w:eastAsia="나눔명조" w:hAnsi="Arial" w:cs="Arial"/>
                <w:color w:val="FF0000"/>
                <w:spacing w:val="-2"/>
                <w:kern w:val="0"/>
                <w:sz w:val="22"/>
              </w:rPr>
            </w:rPrChange>
          </w:rPr>
          <w:t>Providing consulting services on labor and employment for the elderly (e.g. introducing relevant policies on elderly labor employment)</w:t>
        </w:r>
      </w:ins>
    </w:p>
    <w:p w14:paraId="6AB0C92A" w14:textId="77777777" w:rsidR="00E33B9E" w:rsidRPr="005537D5" w:rsidRDefault="00E33B9E" w:rsidP="00E33B9E">
      <w:pPr>
        <w:pStyle w:val="a6"/>
        <w:numPr>
          <w:ilvl w:val="0"/>
          <w:numId w:val="1380"/>
        </w:numPr>
        <w:spacing w:line="384" w:lineRule="auto"/>
        <w:ind w:leftChars="0"/>
        <w:textAlignment w:val="baseline"/>
        <w:rPr>
          <w:ins w:id="4970" w:author="Keis" w:date="2024-09-06T13:44:00Z"/>
          <w:rFonts w:ascii="Arial" w:eastAsia="굴림" w:hAnsi="Arial" w:cs="Arial"/>
          <w:color w:val="000000"/>
          <w:spacing w:val="-2"/>
          <w:kern w:val="0"/>
          <w:sz w:val="22"/>
        </w:rPr>
      </w:pPr>
      <w:ins w:id="4971" w:author="Keis" w:date="2024-09-06T13:44:00Z">
        <w:r w:rsidRPr="009B6A5C">
          <w:rPr>
            <w:rFonts w:ascii="Arial" w:eastAsia="나눔명조" w:hAnsi="Arial" w:cs="Arial"/>
            <w:spacing w:val="-2"/>
            <w:kern w:val="0"/>
            <w:sz w:val="22"/>
            <w:rPrChange w:id="4972" w:author="Keis" w:date="2024-09-13T11:24:00Z">
              <w:rPr>
                <w:rFonts w:ascii="Arial" w:eastAsia="나눔명조" w:hAnsi="Arial" w:cs="Arial"/>
                <w:color w:val="FF0000"/>
                <w:spacing w:val="-2"/>
                <w:kern w:val="0"/>
                <w:sz w:val="22"/>
              </w:rPr>
            </w:rPrChange>
          </w:rPr>
          <w:t>Improving working conditions</w:t>
        </w:r>
      </w:ins>
    </w:p>
    <w:p w14:paraId="1B223C28" w14:textId="77777777" w:rsidR="00E33B9E" w:rsidRPr="005537D5" w:rsidRDefault="00E33B9E" w:rsidP="00E33B9E">
      <w:pPr>
        <w:pStyle w:val="a6"/>
        <w:numPr>
          <w:ilvl w:val="0"/>
          <w:numId w:val="1380"/>
        </w:numPr>
        <w:spacing w:line="384" w:lineRule="auto"/>
        <w:ind w:leftChars="0"/>
        <w:textAlignment w:val="baseline"/>
        <w:rPr>
          <w:ins w:id="4973" w:author="Keis" w:date="2024-09-06T13:44:00Z"/>
          <w:rFonts w:ascii="Arial" w:eastAsia="굴림" w:hAnsi="Arial" w:cs="Arial"/>
          <w:color w:val="000000"/>
          <w:spacing w:val="-2"/>
          <w:kern w:val="0"/>
          <w:sz w:val="22"/>
        </w:rPr>
      </w:pPr>
      <w:ins w:id="4974" w:author="Keis" w:date="2024-09-06T13:44:00Z">
        <w:r w:rsidRPr="009B6A5C">
          <w:rPr>
            <w:rFonts w:ascii="Arial" w:eastAsia="나눔명조" w:hAnsi="Arial" w:cs="Arial"/>
            <w:spacing w:val="-2"/>
            <w:kern w:val="0"/>
            <w:sz w:val="22"/>
            <w:rPrChange w:id="4975" w:author="Keis" w:date="2024-09-13T11:24:00Z">
              <w:rPr>
                <w:rFonts w:ascii="Arial" w:eastAsia="나눔명조" w:hAnsi="Arial" w:cs="Arial"/>
                <w:color w:val="FF0000"/>
                <w:spacing w:val="-2"/>
                <w:kern w:val="0"/>
                <w:sz w:val="22"/>
              </w:rPr>
            </w:rPrChange>
          </w:rPr>
          <w:t xml:space="preserve">Delivering financial support to businesses for employment of the elderly, including subsidies, grants, </w:t>
        </w:r>
        <w:proofErr w:type="spellStart"/>
        <w:r w:rsidRPr="009B6A5C">
          <w:rPr>
            <w:rFonts w:ascii="Arial" w:eastAsia="나눔명조" w:hAnsi="Arial" w:cs="Arial"/>
            <w:spacing w:val="-2"/>
            <w:kern w:val="0"/>
            <w:sz w:val="22"/>
            <w:rPrChange w:id="4976" w:author="Keis" w:date="2024-09-13T11:24:00Z">
              <w:rPr>
                <w:rFonts w:ascii="Arial" w:eastAsia="나눔명조" w:hAnsi="Arial" w:cs="Arial"/>
                <w:color w:val="FF0000"/>
                <w:spacing w:val="-2"/>
                <w:kern w:val="0"/>
                <w:sz w:val="22"/>
              </w:rPr>
            </w:rPrChange>
          </w:rPr>
          <w:t>etc</w:t>
        </w:r>
        <w:proofErr w:type="spellEnd"/>
      </w:ins>
    </w:p>
    <w:p w14:paraId="0B6A9397" w14:textId="77777777" w:rsidR="00E33B9E" w:rsidRPr="005537D5" w:rsidRDefault="00E33B9E" w:rsidP="00E33B9E">
      <w:pPr>
        <w:pStyle w:val="a6"/>
        <w:numPr>
          <w:ilvl w:val="0"/>
          <w:numId w:val="1380"/>
        </w:numPr>
        <w:spacing w:line="384" w:lineRule="auto"/>
        <w:ind w:leftChars="0"/>
        <w:textAlignment w:val="baseline"/>
        <w:rPr>
          <w:ins w:id="4977" w:author="Keis" w:date="2024-09-06T13:44:00Z"/>
          <w:rFonts w:ascii="Arial" w:eastAsia="굴림" w:hAnsi="Arial" w:cs="Arial"/>
          <w:color w:val="000000"/>
          <w:kern w:val="0"/>
          <w:sz w:val="22"/>
        </w:rPr>
      </w:pPr>
      <w:ins w:id="4978" w:author="Keis" w:date="2024-09-06T13:44:00Z">
        <w:r w:rsidRPr="009B6A5C">
          <w:rPr>
            <w:rFonts w:ascii="Arial" w:eastAsia="나눔명조" w:hAnsi="Arial" w:cs="Arial"/>
            <w:spacing w:val="-2"/>
            <w:kern w:val="0"/>
            <w:sz w:val="22"/>
            <w:rPrChange w:id="4979" w:author="Keis" w:date="2024-09-13T11:24:00Z">
              <w:rPr>
                <w:rFonts w:ascii="Arial" w:eastAsia="나눔명조" w:hAnsi="Arial" w:cs="Arial"/>
                <w:color w:val="FF0000"/>
                <w:spacing w:val="-2"/>
                <w:kern w:val="0"/>
                <w:sz w:val="22"/>
              </w:rPr>
            </w:rPrChange>
          </w:rPr>
          <w:t xml:space="preserve">Supporting educational training (vocational training) for the elderly </w:t>
        </w:r>
      </w:ins>
    </w:p>
    <w:p w14:paraId="12ACBF28" w14:textId="77777777" w:rsidR="00E33B9E" w:rsidRPr="005537D5" w:rsidRDefault="00E33B9E" w:rsidP="00E33B9E">
      <w:pPr>
        <w:pStyle w:val="a6"/>
        <w:numPr>
          <w:ilvl w:val="0"/>
          <w:numId w:val="1380"/>
        </w:numPr>
        <w:spacing w:line="384" w:lineRule="auto"/>
        <w:ind w:leftChars="0"/>
        <w:textAlignment w:val="baseline"/>
        <w:rPr>
          <w:ins w:id="4980" w:author="Keis" w:date="2024-09-06T13:44:00Z"/>
          <w:rFonts w:ascii="Arial" w:eastAsia="굴림" w:hAnsi="Arial" w:cs="Arial"/>
          <w:color w:val="000000"/>
          <w:spacing w:val="-2"/>
          <w:kern w:val="0"/>
          <w:sz w:val="22"/>
        </w:rPr>
      </w:pPr>
      <w:ins w:id="4981" w:author="Keis" w:date="2024-09-06T13:44:00Z">
        <w:r w:rsidRPr="009B6A5C">
          <w:rPr>
            <w:rFonts w:ascii="Arial" w:eastAsia="나눔명조" w:hAnsi="Arial" w:cs="Arial"/>
            <w:spacing w:val="-2"/>
            <w:kern w:val="0"/>
            <w:sz w:val="22"/>
            <w:rPrChange w:id="4982" w:author="Keis" w:date="2024-09-13T11:24:00Z">
              <w:rPr>
                <w:rFonts w:ascii="Arial" w:eastAsia="나눔명조" w:hAnsi="Arial" w:cs="Arial"/>
                <w:color w:val="FF0000"/>
                <w:spacing w:val="-2"/>
                <w:kern w:val="0"/>
                <w:sz w:val="22"/>
              </w:rPr>
            </w:rPrChange>
          </w:rPr>
          <w:t>Supporting and developing fields of work suitable for the elderly</w:t>
        </w:r>
      </w:ins>
    </w:p>
    <w:p w14:paraId="082E16F5" w14:textId="77777777" w:rsidR="00E33B9E" w:rsidRPr="005537D5" w:rsidRDefault="00E33B9E" w:rsidP="00E33B9E">
      <w:pPr>
        <w:pStyle w:val="a6"/>
        <w:numPr>
          <w:ilvl w:val="0"/>
          <w:numId w:val="1380"/>
        </w:numPr>
        <w:spacing w:line="384" w:lineRule="auto"/>
        <w:ind w:leftChars="0"/>
        <w:textAlignment w:val="baseline"/>
        <w:rPr>
          <w:ins w:id="4983" w:author="Keis" w:date="2024-09-06T13:44:00Z"/>
          <w:rFonts w:ascii="Arial" w:eastAsia="굴림" w:hAnsi="Arial" w:cs="Arial"/>
          <w:color w:val="000000"/>
          <w:spacing w:val="-2"/>
          <w:kern w:val="0"/>
          <w:sz w:val="22"/>
        </w:rPr>
      </w:pPr>
      <w:ins w:id="4984" w:author="Keis" w:date="2024-09-06T13:44:00Z">
        <w:r w:rsidRPr="009B6A5C">
          <w:rPr>
            <w:rFonts w:ascii="Arial" w:eastAsia="나눔명조" w:hAnsi="Arial" w:cs="Arial"/>
            <w:spacing w:val="-2"/>
            <w:kern w:val="0"/>
            <w:sz w:val="22"/>
            <w:rPrChange w:id="4985" w:author="Keis" w:date="2024-09-13T11:24:00Z">
              <w:rPr>
                <w:rFonts w:ascii="Arial" w:eastAsia="나눔명조" w:hAnsi="Arial" w:cs="Arial"/>
                <w:color w:val="FF0000"/>
                <w:spacing w:val="-2"/>
                <w:kern w:val="0"/>
                <w:sz w:val="22"/>
              </w:rPr>
            </w:rPrChange>
          </w:rPr>
          <w:t xml:space="preserve">Strengthening job transition support (supporting employment) for the elderly  </w:t>
        </w:r>
      </w:ins>
    </w:p>
    <w:p w14:paraId="6B337C09" w14:textId="77777777" w:rsidR="00E33B9E" w:rsidRPr="005537D5" w:rsidRDefault="00E33B9E" w:rsidP="00E33B9E">
      <w:pPr>
        <w:pStyle w:val="a6"/>
        <w:numPr>
          <w:ilvl w:val="0"/>
          <w:numId w:val="1380"/>
        </w:numPr>
        <w:spacing w:line="384" w:lineRule="auto"/>
        <w:ind w:leftChars="0"/>
        <w:textAlignment w:val="baseline"/>
        <w:rPr>
          <w:ins w:id="4986" w:author="Keis" w:date="2024-09-06T13:44:00Z"/>
          <w:rFonts w:ascii="Arial" w:eastAsia="굴림" w:hAnsi="Arial" w:cs="Arial"/>
          <w:color w:val="000000"/>
          <w:spacing w:val="-2"/>
          <w:kern w:val="0"/>
          <w:sz w:val="22"/>
        </w:rPr>
      </w:pPr>
      <w:ins w:id="4987" w:author="Keis" w:date="2024-09-06T13:44:00Z">
        <w:r w:rsidRPr="009B6A5C">
          <w:rPr>
            <w:rFonts w:ascii="Arial" w:eastAsia="나눔명조" w:hAnsi="Arial" w:cs="Arial"/>
            <w:spacing w:val="-2"/>
            <w:kern w:val="0"/>
            <w:sz w:val="22"/>
            <w:rPrChange w:id="4988" w:author="Keis" w:date="2024-09-13T11:24:00Z">
              <w:rPr>
                <w:rFonts w:ascii="Arial" w:eastAsia="나눔명조" w:hAnsi="Arial" w:cs="Arial"/>
                <w:color w:val="FF0000"/>
                <w:spacing w:val="-2"/>
                <w:kern w:val="0"/>
                <w:sz w:val="22"/>
              </w:rPr>
            </w:rPrChange>
          </w:rPr>
          <w:t>Expanding social enterprises or corporate social responsibility</w:t>
        </w:r>
      </w:ins>
    </w:p>
    <w:p w14:paraId="27E688C5" w14:textId="6A4A8F1F" w:rsidR="00B90D96" w:rsidRPr="00E971CA" w:rsidDel="00E33B9E" w:rsidRDefault="00B90D96" w:rsidP="00E971CA">
      <w:pPr>
        <w:pStyle w:val="a6"/>
        <w:numPr>
          <w:ilvl w:val="0"/>
          <w:numId w:val="1355"/>
        </w:numPr>
        <w:spacing w:line="384" w:lineRule="auto"/>
        <w:ind w:leftChars="0"/>
        <w:textAlignment w:val="baseline"/>
        <w:rPr>
          <w:del w:id="4989" w:author="Keis" w:date="2024-09-06T13:44:00Z"/>
          <w:rFonts w:ascii="Arial" w:eastAsia="굴림" w:hAnsi="Arial" w:cs="Arial"/>
          <w:color w:val="000000"/>
          <w:kern w:val="0"/>
          <w:sz w:val="22"/>
        </w:rPr>
      </w:pPr>
      <w:del w:id="4990" w:author="Keis" w:date="2024-09-06T13:44:00Z">
        <w:r w:rsidRPr="00E971CA" w:rsidDel="00E33B9E">
          <w:rPr>
            <w:rFonts w:ascii="Arial" w:eastAsia="나눔명조" w:hAnsi="Arial" w:cs="Arial"/>
            <w:color w:val="FF0000"/>
            <w:spacing w:val="-2"/>
            <w:kern w:val="0"/>
            <w:sz w:val="22"/>
          </w:rPr>
          <w:delText xml:space="preserve"> </w:delText>
        </w:r>
        <w:r w:rsidR="00E971CA" w:rsidRPr="00E971CA" w:rsidDel="00E33B9E">
          <w:rPr>
            <w:rFonts w:ascii="Arial" w:eastAsia="나눔명조" w:hAnsi="Arial" w:cs="Arial" w:hint="eastAsia"/>
            <w:color w:val="FF0000"/>
            <w:spacing w:val="-2"/>
            <w:kern w:val="0"/>
            <w:sz w:val="22"/>
          </w:rPr>
          <w:delText>R</w:delText>
        </w:r>
        <w:r w:rsidR="00E971CA" w:rsidDel="00E33B9E">
          <w:rPr>
            <w:rFonts w:ascii="Arial" w:eastAsia="나눔명조" w:hAnsi="Arial" w:cs="Arial"/>
            <w:color w:val="FF0000"/>
            <w:spacing w:val="-2"/>
            <w:kern w:val="0"/>
            <w:sz w:val="22"/>
          </w:rPr>
          <w:delText>estructuring wage systems and implementing peak wage systems following an extension of the retirement age</w:delText>
        </w:r>
      </w:del>
    </w:p>
    <w:p w14:paraId="5219B25A" w14:textId="360C9659" w:rsidR="00B90D96" w:rsidRPr="00E971CA" w:rsidDel="00E33B9E" w:rsidRDefault="00B90D96" w:rsidP="00E971CA">
      <w:pPr>
        <w:pStyle w:val="a6"/>
        <w:numPr>
          <w:ilvl w:val="0"/>
          <w:numId w:val="1355"/>
        </w:numPr>
        <w:spacing w:line="384" w:lineRule="auto"/>
        <w:ind w:leftChars="0"/>
        <w:textAlignment w:val="baseline"/>
        <w:rPr>
          <w:del w:id="4991" w:author="Keis" w:date="2024-09-06T13:44:00Z"/>
          <w:rFonts w:ascii="Arial" w:eastAsia="굴림" w:hAnsi="Arial" w:cs="Arial"/>
          <w:color w:val="000000"/>
          <w:spacing w:val="-2"/>
          <w:kern w:val="0"/>
          <w:sz w:val="22"/>
        </w:rPr>
      </w:pPr>
      <w:del w:id="4992" w:author="Keis" w:date="2024-09-06T13:44:00Z">
        <w:r w:rsidRPr="00E971CA" w:rsidDel="00E33B9E">
          <w:rPr>
            <w:rFonts w:ascii="Arial" w:eastAsia="나눔명조" w:hAnsi="Arial" w:cs="Arial"/>
            <w:color w:val="FF0000"/>
            <w:spacing w:val="-2"/>
            <w:kern w:val="0"/>
            <w:sz w:val="22"/>
          </w:rPr>
          <w:delText xml:space="preserve"> </w:delText>
        </w:r>
        <w:r w:rsidR="00E971CA" w:rsidRPr="00E971CA" w:rsidDel="00E33B9E">
          <w:rPr>
            <w:rFonts w:ascii="Arial" w:eastAsia="나눔명조" w:hAnsi="Arial" w:cs="Arial" w:hint="eastAsia"/>
            <w:color w:val="FF0000"/>
            <w:spacing w:val="-2"/>
            <w:kern w:val="0"/>
            <w:sz w:val="22"/>
          </w:rPr>
          <w:delText>C</w:delText>
        </w:r>
        <w:r w:rsidR="00E971CA" w:rsidDel="00E33B9E">
          <w:rPr>
            <w:rFonts w:ascii="Arial" w:eastAsia="나눔명조" w:hAnsi="Arial" w:cs="Arial"/>
            <w:color w:val="FF0000"/>
            <w:spacing w:val="-2"/>
            <w:kern w:val="0"/>
            <w:sz w:val="22"/>
          </w:rPr>
          <w:delText>onsulting elderly people on labor and employment (which can include introducing relevant elderly labor policies)</w:delText>
        </w:r>
      </w:del>
    </w:p>
    <w:p w14:paraId="3EDC024C" w14:textId="7471A557" w:rsidR="00B90D96" w:rsidRPr="00E971CA" w:rsidDel="00E33B9E" w:rsidRDefault="00B90D96" w:rsidP="00E971CA">
      <w:pPr>
        <w:pStyle w:val="a6"/>
        <w:numPr>
          <w:ilvl w:val="0"/>
          <w:numId w:val="1355"/>
        </w:numPr>
        <w:spacing w:line="384" w:lineRule="auto"/>
        <w:ind w:leftChars="0"/>
        <w:textAlignment w:val="baseline"/>
        <w:rPr>
          <w:del w:id="4993" w:author="Keis" w:date="2024-09-06T13:44:00Z"/>
          <w:rFonts w:ascii="Arial" w:eastAsia="굴림" w:hAnsi="Arial" w:cs="Arial"/>
          <w:color w:val="000000"/>
          <w:spacing w:val="-2"/>
          <w:kern w:val="0"/>
          <w:sz w:val="22"/>
        </w:rPr>
      </w:pPr>
      <w:del w:id="4994" w:author="Keis" w:date="2024-09-06T13:44:00Z">
        <w:r w:rsidRPr="00E971CA" w:rsidDel="00E33B9E">
          <w:rPr>
            <w:rFonts w:ascii="Arial" w:eastAsia="나눔명조" w:hAnsi="Arial" w:cs="Arial"/>
            <w:color w:val="FF0000"/>
            <w:spacing w:val="-2"/>
            <w:kern w:val="0"/>
            <w:sz w:val="22"/>
          </w:rPr>
          <w:delText xml:space="preserve"> </w:delText>
        </w:r>
        <w:r w:rsidR="00E971CA" w:rsidDel="00E33B9E">
          <w:rPr>
            <w:rFonts w:ascii="Arial" w:eastAsia="나눔명조" w:hAnsi="Arial" w:cs="Arial"/>
            <w:color w:val="FF0000"/>
            <w:spacing w:val="-2"/>
            <w:kern w:val="0"/>
            <w:sz w:val="22"/>
          </w:rPr>
          <w:delText>Improving work environments</w:delText>
        </w:r>
      </w:del>
    </w:p>
    <w:p w14:paraId="1950E671" w14:textId="21E430C2" w:rsidR="00B90D96" w:rsidRPr="00B0760E" w:rsidDel="00E33B9E" w:rsidRDefault="00B90D96" w:rsidP="00B0760E">
      <w:pPr>
        <w:pStyle w:val="a6"/>
        <w:numPr>
          <w:ilvl w:val="0"/>
          <w:numId w:val="1355"/>
        </w:numPr>
        <w:spacing w:line="384" w:lineRule="auto"/>
        <w:ind w:leftChars="0"/>
        <w:textAlignment w:val="baseline"/>
        <w:rPr>
          <w:del w:id="4995" w:author="Keis" w:date="2024-09-06T13:44:00Z"/>
          <w:rFonts w:ascii="Arial" w:eastAsia="굴림" w:hAnsi="Arial" w:cs="Arial"/>
          <w:color w:val="000000"/>
          <w:spacing w:val="-2"/>
          <w:kern w:val="0"/>
          <w:sz w:val="22"/>
        </w:rPr>
      </w:pPr>
      <w:del w:id="4996" w:author="Keis" w:date="2024-09-06T13:44:00Z">
        <w:r w:rsidRPr="00B0760E" w:rsidDel="00E33B9E">
          <w:rPr>
            <w:rFonts w:ascii="Arial" w:eastAsia="나눔명조" w:hAnsi="Arial" w:cs="Arial"/>
            <w:color w:val="FF0000"/>
            <w:spacing w:val="-2"/>
            <w:kern w:val="0"/>
            <w:sz w:val="22"/>
          </w:rPr>
          <w:delText xml:space="preserve"> </w:delText>
        </w:r>
        <w:r w:rsidR="00B0760E" w:rsidRPr="00B0760E" w:rsidDel="00E33B9E">
          <w:rPr>
            <w:rFonts w:ascii="Arial" w:eastAsia="나눔명조" w:hAnsi="Arial" w:cs="Arial" w:hint="eastAsia"/>
            <w:color w:val="FF0000"/>
            <w:spacing w:val="-2"/>
            <w:kern w:val="0"/>
            <w:sz w:val="22"/>
          </w:rPr>
          <w:delText>P</w:delText>
        </w:r>
        <w:r w:rsidR="00B0760E" w:rsidDel="00E33B9E">
          <w:rPr>
            <w:rFonts w:ascii="Arial" w:eastAsia="나눔명조" w:hAnsi="Arial" w:cs="Arial"/>
            <w:color w:val="FF0000"/>
            <w:spacing w:val="-2"/>
            <w:kern w:val="0"/>
            <w:sz w:val="22"/>
          </w:rPr>
          <w:delText>roviding subsidies, grants, or funds for employing the elderly</w:delText>
        </w:r>
      </w:del>
    </w:p>
    <w:p w14:paraId="4FA545CE" w14:textId="2D67F9AA" w:rsidR="00B90D96" w:rsidRPr="00B0760E" w:rsidDel="00E33B9E" w:rsidRDefault="00B90D96" w:rsidP="00B0760E">
      <w:pPr>
        <w:pStyle w:val="a6"/>
        <w:numPr>
          <w:ilvl w:val="0"/>
          <w:numId w:val="1355"/>
        </w:numPr>
        <w:spacing w:line="384" w:lineRule="auto"/>
        <w:ind w:leftChars="0"/>
        <w:textAlignment w:val="baseline"/>
        <w:rPr>
          <w:del w:id="4997" w:author="Keis" w:date="2024-09-06T13:44:00Z"/>
          <w:rFonts w:ascii="Arial" w:eastAsia="굴림" w:hAnsi="Arial" w:cs="Arial"/>
          <w:color w:val="000000"/>
          <w:kern w:val="0"/>
          <w:sz w:val="22"/>
        </w:rPr>
      </w:pPr>
      <w:del w:id="4998" w:author="Keis" w:date="2024-09-06T13:44:00Z">
        <w:r w:rsidRPr="00B0760E" w:rsidDel="00E33B9E">
          <w:rPr>
            <w:rFonts w:ascii="Arial" w:eastAsia="나눔명조" w:hAnsi="Arial" w:cs="Arial"/>
            <w:color w:val="FF0000"/>
            <w:spacing w:val="-2"/>
            <w:kern w:val="0"/>
            <w:sz w:val="22"/>
          </w:rPr>
          <w:delText xml:space="preserve"> </w:delText>
        </w:r>
        <w:r w:rsidR="00B0760E" w:rsidRPr="00B0760E" w:rsidDel="00E33B9E">
          <w:rPr>
            <w:rFonts w:ascii="Arial" w:eastAsia="나눔명조" w:hAnsi="Arial" w:cs="Arial"/>
            <w:color w:val="FF0000"/>
            <w:spacing w:val="-2"/>
            <w:kern w:val="0"/>
            <w:sz w:val="22"/>
          </w:rPr>
          <w:delText>V</w:delText>
        </w:r>
        <w:r w:rsidR="00B0760E" w:rsidDel="00E33B9E">
          <w:rPr>
            <w:rFonts w:ascii="Arial" w:eastAsia="나눔명조" w:hAnsi="Arial" w:cs="Arial"/>
            <w:color w:val="FF0000"/>
            <w:spacing w:val="-2"/>
            <w:kern w:val="0"/>
            <w:sz w:val="22"/>
          </w:rPr>
          <w:delText>ocational training for the elderly</w:delText>
        </w:r>
      </w:del>
    </w:p>
    <w:p w14:paraId="1273D7FD" w14:textId="2BB563F9" w:rsidR="00B90D96" w:rsidRPr="00B0760E" w:rsidDel="00E33B9E" w:rsidRDefault="00B90D96" w:rsidP="00B0760E">
      <w:pPr>
        <w:pStyle w:val="a6"/>
        <w:numPr>
          <w:ilvl w:val="0"/>
          <w:numId w:val="1355"/>
        </w:numPr>
        <w:spacing w:line="384" w:lineRule="auto"/>
        <w:ind w:leftChars="0"/>
        <w:textAlignment w:val="baseline"/>
        <w:rPr>
          <w:del w:id="4999" w:author="Keis" w:date="2024-09-06T13:44:00Z"/>
          <w:rFonts w:ascii="Arial" w:eastAsia="굴림" w:hAnsi="Arial" w:cs="Arial"/>
          <w:color w:val="000000"/>
          <w:spacing w:val="-2"/>
          <w:kern w:val="0"/>
          <w:sz w:val="22"/>
        </w:rPr>
      </w:pPr>
      <w:del w:id="5000" w:author="Keis" w:date="2024-09-06T13:44:00Z">
        <w:r w:rsidRPr="00B0760E" w:rsidDel="00E33B9E">
          <w:rPr>
            <w:rFonts w:ascii="Arial" w:eastAsia="나눔명조" w:hAnsi="Arial" w:cs="Arial"/>
            <w:color w:val="FF0000"/>
            <w:spacing w:val="-2"/>
            <w:kern w:val="0"/>
            <w:sz w:val="22"/>
          </w:rPr>
          <w:delText xml:space="preserve"> </w:delText>
        </w:r>
        <w:r w:rsidR="00B0760E" w:rsidRPr="00B0760E" w:rsidDel="00E33B9E">
          <w:rPr>
            <w:rFonts w:ascii="Arial" w:eastAsia="나눔명조" w:hAnsi="Arial" w:cs="Arial" w:hint="eastAsia"/>
            <w:color w:val="FF0000"/>
            <w:spacing w:val="-2"/>
            <w:kern w:val="0"/>
            <w:sz w:val="22"/>
          </w:rPr>
          <w:delText>S</w:delText>
        </w:r>
        <w:r w:rsidR="00B0760E" w:rsidDel="00E33B9E">
          <w:rPr>
            <w:rFonts w:ascii="Arial" w:eastAsia="나눔명조" w:hAnsi="Arial" w:cs="Arial"/>
            <w:color w:val="FF0000"/>
            <w:spacing w:val="-2"/>
            <w:kern w:val="0"/>
            <w:sz w:val="22"/>
          </w:rPr>
          <w:delText>upporting and developing jobs particularly suitable for the elderly</w:delText>
        </w:r>
      </w:del>
    </w:p>
    <w:p w14:paraId="0131CAD3" w14:textId="28544542" w:rsidR="00B90D96" w:rsidRPr="00B0760E" w:rsidDel="00E33B9E" w:rsidRDefault="00B90D96" w:rsidP="00B0760E">
      <w:pPr>
        <w:pStyle w:val="a6"/>
        <w:numPr>
          <w:ilvl w:val="0"/>
          <w:numId w:val="1355"/>
        </w:numPr>
        <w:spacing w:line="384" w:lineRule="auto"/>
        <w:ind w:leftChars="0"/>
        <w:textAlignment w:val="baseline"/>
        <w:rPr>
          <w:del w:id="5001" w:author="Keis" w:date="2024-09-06T13:44:00Z"/>
          <w:rFonts w:ascii="Arial" w:eastAsia="굴림" w:hAnsi="Arial" w:cs="Arial"/>
          <w:color w:val="000000"/>
          <w:spacing w:val="-2"/>
          <w:kern w:val="0"/>
          <w:sz w:val="22"/>
        </w:rPr>
      </w:pPr>
      <w:del w:id="5002" w:author="Keis" w:date="2024-09-06T13:44:00Z">
        <w:r w:rsidRPr="00B0760E" w:rsidDel="00E33B9E">
          <w:rPr>
            <w:rFonts w:ascii="Arial" w:eastAsia="나눔명조" w:hAnsi="Arial" w:cs="Arial"/>
            <w:color w:val="FF0000"/>
            <w:spacing w:val="-2"/>
            <w:kern w:val="0"/>
            <w:sz w:val="22"/>
          </w:rPr>
          <w:delText xml:space="preserve"> </w:delText>
        </w:r>
        <w:r w:rsidR="00B0760E" w:rsidRPr="00B0760E" w:rsidDel="00E33B9E">
          <w:rPr>
            <w:rFonts w:ascii="Arial" w:eastAsia="나눔명조" w:hAnsi="Arial" w:cs="Arial" w:hint="eastAsia"/>
            <w:color w:val="FF0000"/>
            <w:spacing w:val="-2"/>
            <w:kern w:val="0"/>
            <w:sz w:val="22"/>
          </w:rPr>
          <w:delText>S</w:delText>
        </w:r>
        <w:r w:rsidR="00B0760E" w:rsidDel="00E33B9E">
          <w:rPr>
            <w:rFonts w:ascii="Arial" w:eastAsia="나눔명조" w:hAnsi="Arial" w:cs="Arial"/>
            <w:color w:val="FF0000"/>
            <w:spacing w:val="-2"/>
            <w:kern w:val="0"/>
            <w:sz w:val="22"/>
          </w:rPr>
          <w:delText>trengthening outplacement services for the elderly</w:delText>
        </w:r>
      </w:del>
    </w:p>
    <w:p w14:paraId="6E3E9FD2" w14:textId="5F57B7B5" w:rsidR="00B90D96" w:rsidRPr="00B0760E" w:rsidDel="00E33B9E" w:rsidRDefault="00B90D96" w:rsidP="00B0760E">
      <w:pPr>
        <w:pStyle w:val="a6"/>
        <w:numPr>
          <w:ilvl w:val="0"/>
          <w:numId w:val="1355"/>
        </w:numPr>
        <w:spacing w:line="384" w:lineRule="auto"/>
        <w:ind w:leftChars="0"/>
        <w:textAlignment w:val="baseline"/>
        <w:rPr>
          <w:del w:id="5003" w:author="Keis" w:date="2024-09-06T13:44:00Z"/>
          <w:rFonts w:ascii="Arial" w:eastAsia="굴림" w:hAnsi="Arial" w:cs="Arial"/>
          <w:color w:val="000000"/>
          <w:spacing w:val="-2"/>
          <w:kern w:val="0"/>
          <w:sz w:val="22"/>
        </w:rPr>
      </w:pPr>
      <w:del w:id="5004" w:author="Keis" w:date="2024-09-06T13:44:00Z">
        <w:r w:rsidRPr="00B0760E" w:rsidDel="00E33B9E">
          <w:rPr>
            <w:rFonts w:ascii="Arial" w:eastAsia="나눔명조" w:hAnsi="Arial" w:cs="Arial"/>
            <w:color w:val="FF0000"/>
            <w:spacing w:val="-2"/>
            <w:kern w:val="0"/>
            <w:sz w:val="22"/>
          </w:rPr>
          <w:delText xml:space="preserve"> </w:delText>
        </w:r>
        <w:r w:rsidR="00B0760E" w:rsidRPr="00B0760E" w:rsidDel="00E33B9E">
          <w:rPr>
            <w:rFonts w:ascii="Arial" w:eastAsia="나눔명조" w:hAnsi="Arial" w:cs="Arial" w:hint="eastAsia"/>
            <w:color w:val="FF0000"/>
            <w:spacing w:val="-2"/>
            <w:kern w:val="0"/>
            <w:sz w:val="22"/>
          </w:rPr>
          <w:delText>E</w:delText>
        </w:r>
        <w:r w:rsidR="00B0760E" w:rsidDel="00E33B9E">
          <w:rPr>
            <w:rFonts w:ascii="Arial" w:eastAsia="나눔명조" w:hAnsi="Arial" w:cs="Arial"/>
            <w:color w:val="FF0000"/>
            <w:spacing w:val="-2"/>
            <w:kern w:val="0"/>
            <w:sz w:val="22"/>
          </w:rPr>
          <w:delText>xpanding sustainable or social enterprises</w:delText>
        </w:r>
      </w:del>
    </w:p>
    <w:p w14:paraId="73862AB5"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p>
    <w:p w14:paraId="7D214B06" w14:textId="77777777" w:rsidR="00B90D96" w:rsidRPr="009B6A5C" w:rsidRDefault="00137B15" w:rsidP="00B90D96">
      <w:pPr>
        <w:spacing w:line="384" w:lineRule="auto"/>
        <w:textAlignment w:val="baseline"/>
        <w:rPr>
          <w:rFonts w:ascii="Arial" w:eastAsia="굴림" w:hAnsi="Arial" w:cs="Arial"/>
          <w:b/>
          <w:spacing w:val="-2"/>
          <w:kern w:val="0"/>
          <w:sz w:val="22"/>
          <w:rPrChange w:id="5005" w:author="Keis" w:date="2024-09-13T11:24:00Z">
            <w:rPr>
              <w:rFonts w:ascii="Arial" w:eastAsia="굴림" w:hAnsi="Arial" w:cs="Arial"/>
              <w:b/>
              <w:color w:val="FF0000"/>
              <w:spacing w:val="-2"/>
              <w:kern w:val="0"/>
              <w:sz w:val="22"/>
            </w:rPr>
          </w:rPrChange>
        </w:rPr>
      </w:pPr>
      <w:r w:rsidRPr="009B6A5C">
        <w:rPr>
          <w:rFonts w:ascii="Arial" w:eastAsia="굴림" w:hAnsi="Arial" w:cs="Arial"/>
          <w:b/>
          <w:kern w:val="0"/>
          <w:sz w:val="22"/>
          <w:rPrChange w:id="5006" w:author="Keis" w:date="2024-09-13T11:24:00Z">
            <w:rPr>
              <w:rFonts w:ascii="Arial" w:eastAsia="굴림" w:hAnsi="Arial" w:cs="Arial"/>
              <w:b/>
              <w:color w:val="FF0000"/>
              <w:kern w:val="0"/>
              <w:sz w:val="22"/>
            </w:rPr>
          </w:rPrChange>
        </w:rPr>
        <w:t>&lt;Re-employment education and training&gt;</w:t>
      </w:r>
    </w:p>
    <w:p w14:paraId="01482D54"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9B6A5C">
        <w:rPr>
          <w:rFonts w:ascii="Arial" w:eastAsia="나눔명조" w:hAnsi="Arial" w:cs="Arial"/>
          <w:spacing w:val="-2"/>
          <w:kern w:val="0"/>
          <w:sz w:val="22"/>
          <w:rPrChange w:id="5007" w:author="Keis" w:date="2024-09-13T11:24:00Z">
            <w:rPr>
              <w:rFonts w:ascii="Arial" w:eastAsia="나눔명조" w:hAnsi="Arial" w:cs="Arial"/>
              <w:color w:val="FF0000"/>
              <w:spacing w:val="-2"/>
              <w:kern w:val="0"/>
              <w:sz w:val="22"/>
            </w:rPr>
          </w:rPrChange>
        </w:rPr>
        <w:t xml:space="preserve">Dadd8b_26. </w:t>
      </w:r>
      <w:r w:rsidR="00800357" w:rsidRPr="009B6A5C">
        <w:rPr>
          <w:rFonts w:ascii="Arial" w:eastAsia="나눔명조" w:hAnsi="Arial" w:cs="Arial"/>
          <w:spacing w:val="-2"/>
          <w:kern w:val="0"/>
          <w:sz w:val="22"/>
          <w:rPrChange w:id="5008" w:author="Keis" w:date="2024-09-13T11:24:00Z">
            <w:rPr>
              <w:rFonts w:ascii="Arial" w:eastAsia="나눔명조" w:hAnsi="Arial" w:cs="Arial"/>
              <w:color w:val="FF0000"/>
              <w:spacing w:val="-2"/>
              <w:kern w:val="0"/>
              <w:sz w:val="22"/>
            </w:rPr>
          </w:rPrChange>
        </w:rPr>
        <w:t>The Korean government implemented a re-employment education and training program to help the elderly to land a job again. Have you ever heard of re-employment education and training?</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B90D96" w:rsidRPr="00B90D96" w14:paraId="125BF91B" w14:textId="77777777" w:rsidTr="00B90D96">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FA4A4" w14:textId="77777777" w:rsidR="00B90D96" w:rsidRPr="00B90D96" w:rsidRDefault="00357AFD" w:rsidP="00B90D96">
            <w:pPr>
              <w:spacing w:line="56" w:lineRule="atLeast"/>
              <w:textAlignment w:val="baseline"/>
              <w:rPr>
                <w:rFonts w:ascii="Arial" w:eastAsia="굴림" w:hAnsi="Arial" w:cs="Arial"/>
                <w:color w:val="000000"/>
                <w:kern w:val="0"/>
                <w:sz w:val="22"/>
              </w:rPr>
            </w:pPr>
            <w:r w:rsidRPr="009B6A5C">
              <w:rPr>
                <w:rFonts w:ascii="Arial" w:eastAsia="나눔명조" w:hAnsi="Arial" w:cs="Arial"/>
                <w:b/>
                <w:bCs/>
                <w:spacing w:val="-2"/>
                <w:kern w:val="0"/>
                <w:sz w:val="22"/>
                <w:rPrChange w:id="5009" w:author="Keis" w:date="2024-09-13T11:24:00Z">
                  <w:rPr>
                    <w:rFonts w:ascii="Arial" w:eastAsia="나눔명조" w:hAnsi="Arial" w:cs="Arial"/>
                    <w:b/>
                    <w:bCs/>
                    <w:color w:val="FF0000"/>
                    <w:spacing w:val="-2"/>
                    <w:kern w:val="0"/>
                    <w:sz w:val="22"/>
                  </w:rPr>
                </w:rPrChange>
              </w:rPr>
              <w:t>What is Re-employment education and training</w:t>
            </w:r>
            <w:r w:rsidRPr="009B6A5C">
              <w:rPr>
                <w:rFonts w:ascii="Arial" w:eastAsia="나눔명조" w:hAnsi="Arial" w:cs="Arial"/>
                <w:spacing w:val="-2"/>
                <w:kern w:val="0"/>
                <w:sz w:val="22"/>
                <w:rPrChange w:id="5010" w:author="Keis" w:date="2024-09-13T11:24:00Z">
                  <w:rPr>
                    <w:rFonts w:ascii="Arial" w:eastAsia="나눔명조" w:hAnsi="Arial" w:cs="Arial"/>
                    <w:color w:val="FF0000"/>
                    <w:spacing w:val="-2"/>
                    <w:kern w:val="0"/>
                    <w:sz w:val="22"/>
                  </w:rPr>
                </w:rPrChange>
              </w:rPr>
              <w:t>? Re-employment education and training refers to a type of education and training that offers various re-employment services such as Successful Employment Service Package, the Tomorrow Learning Card, and Korea Polytechnics’ Non-Degree Vocational Training. These specialized services ultimately help the elderly obtain re-employment.</w:t>
            </w:r>
          </w:p>
        </w:tc>
      </w:tr>
    </w:tbl>
    <w:p w14:paraId="6D70315C"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11" w:author="Keis" w:date="2024-09-13T11:24: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012" w:author="Keis" w:date="2024-09-13T11:24: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13" w:author="Keis" w:date="2024-09-13T11:24:00Z">
            <w:rPr>
              <w:rFonts w:ascii="Arial" w:eastAsia="나눔명조" w:hAnsi="Arial" w:cs="Arial"/>
              <w:color w:val="FF0000"/>
              <w:spacing w:val="-2"/>
              <w:kern w:val="0"/>
              <w:sz w:val="22"/>
            </w:rPr>
          </w:rPrChange>
        </w:rPr>
        <w:t>Yes</w:t>
      </w:r>
    </w:p>
    <w:p w14:paraId="04228B3D"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14" w:author="Keis" w:date="2024-09-13T11:24:00Z">
            <w:rPr>
              <w:rFonts w:ascii="굴림" w:eastAsia="굴림" w:hAnsi="굴림" w:cs="굴림" w:hint="eastAsia"/>
              <w:color w:val="FF0000"/>
              <w:spacing w:val="-2"/>
              <w:kern w:val="0"/>
              <w:sz w:val="22"/>
            </w:rPr>
          </w:rPrChange>
        </w:rPr>
        <w:t>⑤</w:t>
      </w:r>
      <w:r w:rsidRPr="009B6A5C">
        <w:rPr>
          <w:rFonts w:ascii="Arial" w:eastAsia="나눔명조" w:hAnsi="Arial" w:cs="Arial"/>
          <w:spacing w:val="-2"/>
          <w:kern w:val="0"/>
          <w:sz w:val="22"/>
          <w:rPrChange w:id="5015" w:author="Keis" w:date="2024-09-13T11:24: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16" w:author="Keis" w:date="2024-09-13T11:24:00Z">
            <w:rPr>
              <w:rFonts w:ascii="Arial" w:eastAsia="나눔명조" w:hAnsi="Arial" w:cs="Arial"/>
              <w:color w:val="FF0000"/>
              <w:spacing w:val="-2"/>
              <w:kern w:val="0"/>
              <w:sz w:val="22"/>
            </w:rPr>
          </w:rPrChange>
        </w:rPr>
        <w:t>No</w:t>
      </w:r>
      <w:r w:rsidRPr="009B6A5C">
        <w:rPr>
          <w:rFonts w:ascii="Arial" w:eastAsia="나눔명조" w:hAnsi="Arial" w:cs="Arial"/>
          <w:spacing w:val="-2"/>
          <w:kern w:val="0"/>
          <w:sz w:val="22"/>
          <w:rPrChange w:id="5017" w:author="Keis" w:date="2024-09-13T11:24:00Z">
            <w:rPr>
              <w:rFonts w:ascii="Arial" w:eastAsia="나눔명조" w:hAnsi="Arial" w:cs="Arial"/>
              <w:color w:val="FF0000"/>
              <w:spacing w:val="-2"/>
              <w:kern w:val="0"/>
              <w:sz w:val="22"/>
            </w:rPr>
          </w:rPrChange>
        </w:rPr>
        <w:t xml:space="preserve"> </w:t>
      </w:r>
      <w:r w:rsidRPr="009B6A5C">
        <w:rPr>
          <w:rFonts w:ascii="Arial" w:eastAsia="나눔명조" w:hAnsi="Arial" w:cs="Arial" w:hint="eastAsia"/>
          <w:spacing w:val="-2"/>
          <w:kern w:val="0"/>
          <w:sz w:val="22"/>
          <w:rPrChange w:id="5018" w:author="Keis" w:date="2024-09-13T11:24:00Z">
            <w:rPr>
              <w:rFonts w:ascii="Arial" w:eastAsia="나눔명조" w:hAnsi="Arial" w:cs="Arial" w:hint="eastAsia"/>
              <w:color w:val="FF0000"/>
              <w:spacing w:val="-2"/>
              <w:kern w:val="0"/>
              <w:sz w:val="22"/>
            </w:rPr>
          </w:rPrChange>
        </w:rPr>
        <w:t>→</w:t>
      </w:r>
      <w:r w:rsidRPr="009B6A5C">
        <w:rPr>
          <w:rFonts w:ascii="Arial" w:eastAsia="나눔명조" w:hAnsi="Arial" w:cs="Arial"/>
          <w:spacing w:val="-2"/>
          <w:kern w:val="0"/>
          <w:sz w:val="22"/>
          <w:rPrChange w:id="5019" w:author="Keis" w:date="2024-09-13T11:24:00Z">
            <w:rPr>
              <w:rFonts w:ascii="Arial" w:eastAsia="나눔명조" w:hAnsi="Arial" w:cs="Arial"/>
              <w:color w:val="FF0000"/>
              <w:spacing w:val="-2"/>
              <w:kern w:val="0"/>
              <w:sz w:val="22"/>
            </w:rPr>
          </w:rPrChange>
        </w:rPr>
        <w:t xml:space="preserve"> Dadd8b_28</w:t>
      </w:r>
    </w:p>
    <w:p w14:paraId="3C445D88"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25C4F0FE" w14:textId="77777777" w:rsidR="00137B15" w:rsidRPr="00B90D96" w:rsidRDefault="00B90D96" w:rsidP="00137B15">
      <w:pPr>
        <w:spacing w:line="384" w:lineRule="auto"/>
        <w:textAlignment w:val="baseline"/>
        <w:rPr>
          <w:rFonts w:ascii="Arial" w:eastAsia="굴림" w:hAnsi="Arial" w:cs="Arial"/>
          <w:color w:val="000000"/>
          <w:spacing w:val="-2"/>
          <w:kern w:val="0"/>
          <w:sz w:val="22"/>
        </w:rPr>
      </w:pPr>
      <w:r w:rsidRPr="009B6A5C">
        <w:rPr>
          <w:rFonts w:ascii="Arial" w:eastAsia="나눔명조" w:hAnsi="Arial" w:cs="Arial"/>
          <w:spacing w:val="-2"/>
          <w:kern w:val="0"/>
          <w:sz w:val="22"/>
          <w:rPrChange w:id="5020" w:author="Keis" w:date="2024-09-13T11:24:00Z">
            <w:rPr>
              <w:rFonts w:ascii="Arial" w:eastAsia="나눔명조" w:hAnsi="Arial" w:cs="Arial"/>
              <w:color w:val="FF0000"/>
              <w:spacing w:val="-2"/>
              <w:kern w:val="0"/>
              <w:sz w:val="22"/>
            </w:rPr>
          </w:rPrChange>
        </w:rPr>
        <w:t xml:space="preserve">Dadd8b_27. </w:t>
      </w:r>
      <w:r w:rsidR="00137B15" w:rsidRPr="009B6A5C">
        <w:rPr>
          <w:rFonts w:ascii="Arial" w:eastAsia="나눔명조" w:hAnsi="Arial" w:cs="Arial"/>
          <w:spacing w:val="-2"/>
          <w:kern w:val="0"/>
          <w:sz w:val="22"/>
          <w:rPrChange w:id="5021" w:author="Keis" w:date="2024-09-13T11:24:00Z">
            <w:rPr>
              <w:rFonts w:ascii="Arial" w:eastAsia="나눔명조" w:hAnsi="Arial" w:cs="Arial"/>
              <w:color w:val="FF0000"/>
              <w:spacing w:val="-2"/>
              <w:kern w:val="0"/>
              <w:sz w:val="22"/>
            </w:rPr>
          </w:rPrChange>
        </w:rPr>
        <w:t>If you know, how did you get the information about this education training?</w:t>
      </w:r>
    </w:p>
    <w:p w14:paraId="0F5DF7CC"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22" w:author="Keis" w:date="2024-09-13T11:24: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023" w:author="Keis" w:date="2024-09-13T11:24:00Z">
            <w:rPr>
              <w:rFonts w:ascii="Arial" w:eastAsia="나눔명조" w:hAnsi="Arial" w:cs="Arial"/>
              <w:color w:val="FF0000"/>
              <w:spacing w:val="-2"/>
              <w:kern w:val="0"/>
              <w:sz w:val="22"/>
            </w:rPr>
          </w:rPrChange>
        </w:rPr>
        <w:t xml:space="preserve"> through newspaper and magazine.</w:t>
      </w:r>
    </w:p>
    <w:p w14:paraId="22F81771"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24" w:author="Keis" w:date="2024-09-13T11:24:00Z">
            <w:rPr>
              <w:rFonts w:ascii="굴림" w:eastAsia="굴림" w:hAnsi="굴림" w:cs="굴림" w:hint="eastAsia"/>
              <w:color w:val="FF0000"/>
              <w:spacing w:val="-2"/>
              <w:kern w:val="0"/>
              <w:sz w:val="22"/>
            </w:rPr>
          </w:rPrChange>
        </w:rPr>
        <w:t>②</w:t>
      </w:r>
      <w:r w:rsidRPr="009B6A5C">
        <w:rPr>
          <w:rFonts w:ascii="Arial" w:eastAsia="나눔명조" w:hAnsi="Arial" w:cs="Arial"/>
          <w:spacing w:val="-2"/>
          <w:kern w:val="0"/>
          <w:sz w:val="22"/>
          <w:rPrChange w:id="5025" w:author="Keis" w:date="2024-09-13T11:24:00Z">
            <w:rPr>
              <w:rFonts w:ascii="Arial" w:eastAsia="나눔명조" w:hAnsi="Arial" w:cs="Arial"/>
              <w:color w:val="FF0000"/>
              <w:spacing w:val="-2"/>
              <w:kern w:val="0"/>
              <w:sz w:val="22"/>
            </w:rPr>
          </w:rPrChange>
        </w:rPr>
        <w:t xml:space="preserve"> through radio and TV</w:t>
      </w:r>
    </w:p>
    <w:p w14:paraId="22A804B9"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26" w:author="Keis" w:date="2024-09-13T11:24:00Z">
            <w:rPr>
              <w:rFonts w:ascii="굴림" w:eastAsia="굴림" w:hAnsi="굴림" w:cs="굴림" w:hint="eastAsia"/>
              <w:color w:val="FF0000"/>
              <w:spacing w:val="-2"/>
              <w:kern w:val="0"/>
              <w:sz w:val="22"/>
            </w:rPr>
          </w:rPrChange>
        </w:rPr>
        <w:t>③</w:t>
      </w:r>
      <w:r w:rsidRPr="009B6A5C">
        <w:rPr>
          <w:rFonts w:ascii="Arial" w:eastAsia="나눔명조" w:hAnsi="Arial" w:cs="Arial"/>
          <w:spacing w:val="-2"/>
          <w:kern w:val="0"/>
          <w:sz w:val="22"/>
          <w:rPrChange w:id="5027" w:author="Keis" w:date="2024-09-13T11:24:00Z">
            <w:rPr>
              <w:rFonts w:ascii="Arial" w:eastAsia="나눔명조" w:hAnsi="Arial" w:cs="Arial"/>
              <w:color w:val="FF0000"/>
              <w:spacing w:val="-2"/>
              <w:kern w:val="0"/>
              <w:sz w:val="22"/>
            </w:rPr>
          </w:rPrChange>
        </w:rPr>
        <w:t xml:space="preserve"> through family and friend</w:t>
      </w:r>
    </w:p>
    <w:p w14:paraId="14318ACF" w14:textId="77777777" w:rsidR="00E33B9E" w:rsidRPr="00FF1D2F" w:rsidRDefault="00E33B9E" w:rsidP="00E33B9E">
      <w:pPr>
        <w:pStyle w:val="20"/>
        <w:rPr>
          <w:ins w:id="5028" w:author="Keis" w:date="2024-09-06T13:45:00Z"/>
          <w:rFonts w:ascii="Arial" w:hAnsi="Arial" w:cs="Arial"/>
          <w:color w:val="00B050"/>
          <w:sz w:val="22"/>
        </w:rPr>
      </w:pPr>
      <w:ins w:id="5029" w:author="Keis" w:date="2024-09-06T13:45:00Z">
        <w:r w:rsidRPr="00FF1D2F">
          <w:rPr>
            <w:rFonts w:ascii="굴림" w:hint="eastAsia"/>
            <w:color w:val="00B050"/>
            <w:sz w:val="22"/>
          </w:rPr>
          <w:t>④</w:t>
        </w:r>
        <w:r w:rsidRPr="00FF1D2F">
          <w:rPr>
            <w:rFonts w:ascii="Arial" w:eastAsia="나눔명조" w:hAnsi="Arial" w:cs="Arial"/>
            <w:color w:val="00B050"/>
            <w:sz w:val="22"/>
          </w:rPr>
          <w:t xml:space="preserve"> through the website providing information on job-searching and training(</w:t>
        </w:r>
        <w:proofErr w:type="spellStart"/>
        <w:r w:rsidRPr="00FF1D2F">
          <w:rPr>
            <w:rFonts w:ascii="Arial" w:eastAsia="나눔명조" w:hAnsi="Arial" w:cs="Arial"/>
            <w:color w:val="00B050"/>
            <w:sz w:val="22"/>
          </w:rPr>
          <w:t>Worknet</w:t>
        </w:r>
        <w:proofErr w:type="spellEnd"/>
        <w:r w:rsidRPr="00FF1D2F">
          <w:rPr>
            <w:rFonts w:ascii="Arial" w:eastAsia="나눔명조" w:hAnsi="Arial" w:cs="Arial"/>
            <w:color w:val="00B050"/>
            <w:sz w:val="22"/>
          </w:rPr>
          <w:t xml:space="preserve">, HRD-Net </w:t>
        </w:r>
        <w:proofErr w:type="spellStart"/>
        <w:r w:rsidRPr="00FF1D2F">
          <w:rPr>
            <w:rFonts w:ascii="Arial" w:eastAsia="나눔명조" w:hAnsi="Arial" w:cs="Arial"/>
            <w:color w:val="00B050"/>
            <w:sz w:val="22"/>
          </w:rPr>
          <w:t>etc</w:t>
        </w:r>
        <w:proofErr w:type="spellEnd"/>
        <w:r w:rsidRPr="00FF1D2F">
          <w:rPr>
            <w:rFonts w:ascii="Arial" w:eastAsia="나눔명조" w:hAnsi="Arial" w:cs="Arial"/>
            <w:color w:val="00B050"/>
            <w:sz w:val="22"/>
          </w:rPr>
          <w:t>)</w:t>
        </w:r>
      </w:ins>
    </w:p>
    <w:p w14:paraId="4BA6F221" w14:textId="77777777" w:rsidR="00E33B9E" w:rsidRPr="00FF1D2F" w:rsidRDefault="00E33B9E" w:rsidP="00E33B9E">
      <w:pPr>
        <w:pStyle w:val="20"/>
        <w:rPr>
          <w:ins w:id="5030" w:author="Keis" w:date="2024-09-06T13:45:00Z"/>
          <w:rFonts w:ascii="Arial" w:eastAsia="나눔명조" w:hAnsi="Arial" w:cs="Arial"/>
          <w:color w:val="00B050"/>
          <w:sz w:val="22"/>
        </w:rPr>
      </w:pPr>
      <w:ins w:id="5031" w:author="Keis" w:date="2024-09-06T13:45:00Z">
        <w:r w:rsidRPr="00FF1D2F">
          <w:rPr>
            <w:rFonts w:ascii="Arial" w:eastAsia="나눔명조" w:hAnsi="Arial" w:cs="Arial" w:hint="eastAsia"/>
            <w:color w:val="00B050"/>
            <w:sz w:val="22"/>
          </w:rPr>
          <w:t>⑤</w:t>
        </w:r>
        <w:r w:rsidRPr="00FF1D2F">
          <w:rPr>
            <w:rFonts w:ascii="Arial" w:eastAsia="나눔명조" w:hAnsi="Arial" w:cs="Arial"/>
            <w:color w:val="00B050"/>
            <w:sz w:val="22"/>
          </w:rPr>
          <w:t xml:space="preserve"> through a public employment and training agency (Employment Welfare Plus Center, Senior’s job hope center, Korea Polytechnics college etc.)</w:t>
        </w:r>
      </w:ins>
    </w:p>
    <w:p w14:paraId="5EA3A80A" w14:textId="77777777" w:rsidR="00E33B9E" w:rsidRPr="00FF1D2F" w:rsidRDefault="00E33B9E" w:rsidP="00E33B9E">
      <w:pPr>
        <w:pStyle w:val="20"/>
        <w:rPr>
          <w:ins w:id="5032" w:author="Keis" w:date="2024-09-06T13:45:00Z"/>
          <w:rFonts w:ascii="Arial" w:eastAsia="나눔명조" w:hAnsi="Arial" w:cs="Arial"/>
          <w:color w:val="00B050"/>
          <w:sz w:val="22"/>
        </w:rPr>
      </w:pPr>
      <w:ins w:id="5033" w:author="Keis" w:date="2024-09-06T13:45:00Z">
        <w:r w:rsidRPr="00FF1D2F">
          <w:rPr>
            <w:rFonts w:ascii="Arial" w:eastAsia="나눔명조" w:hAnsi="Arial" w:cs="Arial" w:hint="eastAsia"/>
            <w:color w:val="00B050"/>
            <w:sz w:val="22"/>
          </w:rPr>
          <w:t>⑥</w:t>
        </w:r>
        <w:r w:rsidRPr="00FF1D2F">
          <w:rPr>
            <w:rFonts w:ascii="Arial" w:eastAsia="나눔명조" w:hAnsi="Arial" w:cs="Arial"/>
            <w:color w:val="00B050"/>
            <w:sz w:val="22"/>
          </w:rPr>
          <w:t xml:space="preserve"> through a private employment and training agency</w:t>
        </w:r>
      </w:ins>
    </w:p>
    <w:p w14:paraId="47726F7C" w14:textId="77777777" w:rsidR="00E33B9E" w:rsidRPr="00FF1D2F" w:rsidRDefault="00E33B9E" w:rsidP="00E33B9E">
      <w:pPr>
        <w:spacing w:line="384" w:lineRule="auto"/>
        <w:textAlignment w:val="baseline"/>
        <w:rPr>
          <w:ins w:id="5034" w:author="Keis" w:date="2024-09-06T13:45:00Z"/>
          <w:rFonts w:ascii="Arial" w:eastAsia="나눔명조" w:hAnsi="Arial" w:cs="Arial"/>
          <w:color w:val="00B050"/>
          <w:spacing w:val="-2"/>
          <w:kern w:val="0"/>
          <w:sz w:val="22"/>
          <w:szCs w:val="20"/>
        </w:rPr>
      </w:pPr>
      <w:ins w:id="5035" w:author="Keis" w:date="2024-09-06T13:45:00Z">
        <w:r w:rsidRPr="00FF1D2F">
          <w:rPr>
            <w:rFonts w:ascii="Arial" w:eastAsia="나눔명조" w:hAnsi="Arial" w:cs="Arial" w:hint="eastAsia"/>
            <w:color w:val="00B050"/>
            <w:spacing w:val="-2"/>
            <w:kern w:val="0"/>
            <w:sz w:val="22"/>
            <w:szCs w:val="20"/>
          </w:rPr>
          <w:t>⑦</w:t>
        </w:r>
        <w:r w:rsidRPr="00FF1D2F">
          <w:rPr>
            <w:rFonts w:ascii="Arial" w:eastAsia="나눔명조" w:hAnsi="Arial" w:cs="Arial"/>
            <w:color w:val="00B050"/>
            <w:spacing w:val="-2"/>
            <w:kern w:val="0"/>
            <w:sz w:val="22"/>
            <w:szCs w:val="20"/>
          </w:rPr>
          <w:t xml:space="preserve"> others(_____________________________________)</w:t>
        </w:r>
      </w:ins>
    </w:p>
    <w:p w14:paraId="22C9E94D" w14:textId="7F62FB9E" w:rsidR="00137B15" w:rsidRPr="00B90D96" w:rsidDel="00E33B9E" w:rsidRDefault="00137B15" w:rsidP="00137B15">
      <w:pPr>
        <w:spacing w:line="384" w:lineRule="auto"/>
        <w:textAlignment w:val="baseline"/>
        <w:rPr>
          <w:del w:id="5036" w:author="Keis" w:date="2024-09-06T13:45:00Z"/>
          <w:rFonts w:ascii="Arial" w:eastAsia="굴림" w:hAnsi="Arial" w:cs="Arial"/>
          <w:color w:val="000000"/>
          <w:kern w:val="0"/>
          <w:sz w:val="22"/>
        </w:rPr>
      </w:pPr>
      <w:del w:id="5037" w:author="Keis" w:date="2024-09-06T13:45:00Z">
        <w:r w:rsidRPr="00B90D96" w:rsidDel="00E33B9E">
          <w:rPr>
            <w:rFonts w:ascii="굴림" w:eastAsia="굴림" w:hAnsi="굴림" w:cs="굴림" w:hint="eastAsia"/>
            <w:color w:val="FF0000"/>
            <w:spacing w:val="-2"/>
            <w:kern w:val="0"/>
            <w:sz w:val="22"/>
          </w:rPr>
          <w:delText>④</w:delText>
        </w:r>
        <w:r w:rsidRPr="00B90D96" w:rsidDel="00E33B9E">
          <w:rPr>
            <w:rFonts w:ascii="Arial" w:eastAsia="나눔명조" w:hAnsi="Arial" w:cs="Arial"/>
            <w:color w:val="FF0000"/>
            <w:spacing w:val="-2"/>
            <w:kern w:val="0"/>
            <w:sz w:val="22"/>
          </w:rPr>
          <w:delText xml:space="preserve"> </w:delText>
        </w:r>
        <w:r w:rsidDel="00E33B9E">
          <w:rPr>
            <w:rFonts w:ascii="Arial" w:eastAsia="나눔명조" w:hAnsi="Arial" w:cs="Arial" w:hint="eastAsia"/>
            <w:color w:val="FF0000"/>
            <w:spacing w:val="-2"/>
            <w:kern w:val="0"/>
            <w:sz w:val="22"/>
          </w:rPr>
          <w:delText>through employment magazine</w:delText>
        </w:r>
      </w:del>
    </w:p>
    <w:p w14:paraId="3707FC60" w14:textId="255954EA" w:rsidR="00137B15" w:rsidRPr="00B90D96" w:rsidDel="00E33B9E" w:rsidRDefault="00137B15" w:rsidP="00137B15">
      <w:pPr>
        <w:spacing w:line="384" w:lineRule="auto"/>
        <w:textAlignment w:val="baseline"/>
        <w:rPr>
          <w:del w:id="5038" w:author="Keis" w:date="2024-09-06T13:45:00Z"/>
          <w:rFonts w:ascii="Arial" w:eastAsia="굴림" w:hAnsi="Arial" w:cs="Arial"/>
          <w:color w:val="000000"/>
          <w:kern w:val="0"/>
          <w:sz w:val="22"/>
        </w:rPr>
      </w:pPr>
      <w:del w:id="5039" w:author="Keis" w:date="2024-09-06T13:45:00Z">
        <w:r w:rsidRPr="00B90D96" w:rsidDel="00E33B9E">
          <w:rPr>
            <w:rFonts w:ascii="굴림" w:eastAsia="굴림" w:hAnsi="굴림" w:cs="굴림" w:hint="eastAsia"/>
            <w:color w:val="FF0000"/>
            <w:spacing w:val="-2"/>
            <w:kern w:val="0"/>
            <w:sz w:val="22"/>
          </w:rPr>
          <w:delText>⑤</w:delText>
        </w:r>
        <w:r w:rsidRPr="00B90D96" w:rsidDel="00E33B9E">
          <w:rPr>
            <w:rFonts w:ascii="Arial" w:eastAsia="나눔명조" w:hAnsi="Arial" w:cs="Arial"/>
            <w:color w:val="FF0000"/>
            <w:spacing w:val="-2"/>
            <w:kern w:val="0"/>
            <w:sz w:val="22"/>
          </w:rPr>
          <w:delText xml:space="preserve"> </w:delText>
        </w:r>
        <w:r w:rsidDel="00E33B9E">
          <w:rPr>
            <w:rFonts w:ascii="Arial" w:eastAsia="나눔명조" w:hAnsi="Arial" w:cs="Arial" w:hint="eastAsia"/>
            <w:color w:val="FF0000"/>
            <w:spacing w:val="-2"/>
            <w:kern w:val="0"/>
            <w:sz w:val="22"/>
          </w:rPr>
          <w:delText>through the workpluscenter</w:delText>
        </w:r>
      </w:del>
    </w:p>
    <w:p w14:paraId="4869BAB4" w14:textId="61026523" w:rsidR="00137B15" w:rsidRPr="00B90D96" w:rsidDel="00E33B9E" w:rsidRDefault="00137B15" w:rsidP="00137B15">
      <w:pPr>
        <w:spacing w:line="384" w:lineRule="auto"/>
        <w:textAlignment w:val="baseline"/>
        <w:rPr>
          <w:del w:id="5040" w:author="Keis" w:date="2024-09-06T13:45:00Z"/>
          <w:rFonts w:ascii="Arial" w:eastAsia="굴림" w:hAnsi="Arial" w:cs="Arial"/>
          <w:color w:val="000000"/>
          <w:kern w:val="0"/>
          <w:sz w:val="22"/>
        </w:rPr>
      </w:pPr>
      <w:del w:id="5041" w:author="Keis" w:date="2024-09-06T13:45:00Z">
        <w:r w:rsidRPr="00B90D96" w:rsidDel="00E33B9E">
          <w:rPr>
            <w:rFonts w:ascii="굴림" w:eastAsia="굴림" w:hAnsi="굴림" w:cs="굴림" w:hint="eastAsia"/>
            <w:color w:val="FF0000"/>
            <w:spacing w:val="-2"/>
            <w:kern w:val="0"/>
            <w:sz w:val="22"/>
          </w:rPr>
          <w:delText>⑥</w:delText>
        </w:r>
        <w:r w:rsidRPr="00B90D96" w:rsidDel="00E33B9E">
          <w:rPr>
            <w:rFonts w:ascii="Arial" w:eastAsia="나눔명조" w:hAnsi="Arial" w:cs="Arial"/>
            <w:color w:val="FF0000"/>
            <w:spacing w:val="-2"/>
            <w:kern w:val="0"/>
            <w:sz w:val="22"/>
          </w:rPr>
          <w:delText xml:space="preserve"> </w:delText>
        </w:r>
        <w:r w:rsidDel="00E33B9E">
          <w:rPr>
            <w:rFonts w:ascii="Arial" w:eastAsia="나눔명조" w:hAnsi="Arial" w:cs="Arial" w:hint="eastAsia"/>
            <w:color w:val="FF0000"/>
            <w:spacing w:val="-2"/>
            <w:kern w:val="0"/>
            <w:sz w:val="22"/>
          </w:rPr>
          <w:delText>through the home page of education training in the internet.</w:delText>
        </w:r>
      </w:del>
    </w:p>
    <w:p w14:paraId="1B2C5E57" w14:textId="321CC154" w:rsidR="00B90D96" w:rsidRPr="00B90D96" w:rsidDel="00E33B9E" w:rsidRDefault="00B90D96" w:rsidP="00137B15">
      <w:pPr>
        <w:spacing w:line="384" w:lineRule="auto"/>
        <w:textAlignment w:val="baseline"/>
        <w:rPr>
          <w:del w:id="5042" w:author="Keis" w:date="2024-09-06T13:45:00Z"/>
          <w:rFonts w:ascii="Arial" w:eastAsia="굴림" w:hAnsi="Arial" w:cs="Arial"/>
          <w:color w:val="000000"/>
          <w:kern w:val="0"/>
          <w:sz w:val="22"/>
        </w:rPr>
      </w:pPr>
      <w:del w:id="5043" w:author="Keis" w:date="2024-09-06T13:45:00Z">
        <w:r w:rsidRPr="00B90D96" w:rsidDel="00E33B9E">
          <w:rPr>
            <w:rFonts w:ascii="굴림" w:eastAsia="굴림" w:hAnsi="굴림" w:cs="굴림" w:hint="eastAsia"/>
            <w:color w:val="FF0000"/>
            <w:spacing w:val="-2"/>
            <w:kern w:val="0"/>
            <w:sz w:val="22"/>
          </w:rPr>
          <w:delText>⑦</w:delText>
        </w:r>
        <w:r w:rsidRPr="00B90D96" w:rsidDel="00E33B9E">
          <w:rPr>
            <w:rFonts w:ascii="Arial" w:eastAsia="나눔명조" w:hAnsi="Arial" w:cs="Arial"/>
            <w:color w:val="FF0000"/>
            <w:spacing w:val="-2"/>
            <w:kern w:val="0"/>
            <w:sz w:val="22"/>
          </w:rPr>
          <w:delText xml:space="preserve"> </w:delText>
        </w:r>
        <w:r w:rsidR="00137B15" w:rsidDel="00E33B9E">
          <w:rPr>
            <w:rFonts w:ascii="Arial" w:eastAsia="나눔명조" w:hAnsi="Arial" w:cs="Arial" w:hint="eastAsia"/>
            <w:color w:val="FF0000"/>
            <w:spacing w:val="-2"/>
            <w:kern w:val="0"/>
            <w:sz w:val="22"/>
          </w:rPr>
          <w:delText>Others</w:delText>
        </w:r>
        <w:r w:rsidRPr="00B90D96" w:rsidDel="00E33B9E">
          <w:rPr>
            <w:rFonts w:ascii="Arial" w:eastAsia="나눔명조" w:hAnsi="Arial" w:cs="Arial"/>
            <w:color w:val="FF0000"/>
            <w:spacing w:val="-2"/>
            <w:kern w:val="0"/>
            <w:sz w:val="22"/>
          </w:rPr>
          <w:delText>(_____________________________________)</w:delText>
        </w:r>
      </w:del>
    </w:p>
    <w:p w14:paraId="102BE602"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p>
    <w:p w14:paraId="7F238941" w14:textId="77777777" w:rsidR="00B90D96" w:rsidRPr="00137B15" w:rsidRDefault="00B90D96" w:rsidP="00B90D96">
      <w:pPr>
        <w:spacing w:line="384" w:lineRule="auto"/>
        <w:textAlignment w:val="baseline"/>
        <w:rPr>
          <w:rFonts w:ascii="Arial" w:eastAsia="굴림" w:hAnsi="Arial" w:cs="Arial"/>
          <w:color w:val="000000"/>
          <w:spacing w:val="-2"/>
          <w:kern w:val="0"/>
          <w:sz w:val="22"/>
        </w:rPr>
      </w:pPr>
      <w:r w:rsidRPr="009B6A5C">
        <w:rPr>
          <w:rFonts w:ascii="Arial" w:eastAsia="나눔명조" w:hAnsi="Arial" w:cs="Arial"/>
          <w:spacing w:val="-2"/>
          <w:kern w:val="0"/>
          <w:sz w:val="22"/>
          <w:rPrChange w:id="5044" w:author="Keis" w:date="2024-09-13T11:24:00Z">
            <w:rPr>
              <w:rFonts w:ascii="Arial" w:eastAsia="나눔명조" w:hAnsi="Arial" w:cs="Arial"/>
              <w:color w:val="FF0000"/>
              <w:spacing w:val="-2"/>
              <w:kern w:val="0"/>
              <w:sz w:val="22"/>
            </w:rPr>
          </w:rPrChange>
        </w:rPr>
        <w:t xml:space="preserve">Dadd8b_28. </w:t>
      </w:r>
      <w:r w:rsidR="00137B15" w:rsidRPr="009B6A5C">
        <w:rPr>
          <w:rFonts w:ascii="Arial" w:eastAsia="나눔명조" w:hAnsi="Arial" w:cs="Arial"/>
          <w:spacing w:val="-2"/>
          <w:kern w:val="0"/>
          <w:sz w:val="22"/>
          <w:rPrChange w:id="5045" w:author="Keis" w:date="2024-09-13T11:24:00Z">
            <w:rPr>
              <w:rFonts w:ascii="Arial" w:eastAsia="나눔명조" w:hAnsi="Arial" w:cs="Arial"/>
              <w:color w:val="FF0000"/>
              <w:spacing w:val="-2"/>
              <w:kern w:val="0"/>
              <w:sz w:val="22"/>
            </w:rPr>
          </w:rPrChange>
        </w:rPr>
        <w:t>Did you have the experience that you take this education training program?</w:t>
      </w:r>
    </w:p>
    <w:p w14:paraId="11557B1A"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46" w:author="Keis" w:date="2024-09-13T11:24: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047" w:author="Keis" w:date="2024-09-13T11:24: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48" w:author="Keis" w:date="2024-09-13T11:24:00Z">
            <w:rPr>
              <w:rFonts w:ascii="Arial" w:eastAsia="나눔명조" w:hAnsi="Arial" w:cs="Arial"/>
              <w:color w:val="FF0000"/>
              <w:spacing w:val="-2"/>
              <w:kern w:val="0"/>
              <w:sz w:val="22"/>
            </w:rPr>
          </w:rPrChange>
        </w:rPr>
        <w:t>Yes</w:t>
      </w:r>
    </w:p>
    <w:p w14:paraId="17604AEC"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49" w:author="Keis" w:date="2024-09-13T11:24:00Z">
            <w:rPr>
              <w:rFonts w:ascii="굴림" w:eastAsia="굴림" w:hAnsi="굴림" w:cs="굴림" w:hint="eastAsia"/>
              <w:color w:val="FF0000"/>
              <w:spacing w:val="-2"/>
              <w:kern w:val="0"/>
              <w:sz w:val="22"/>
            </w:rPr>
          </w:rPrChange>
        </w:rPr>
        <w:lastRenderedPageBreak/>
        <w:t>⑤</w:t>
      </w:r>
      <w:r w:rsidRPr="009B6A5C">
        <w:rPr>
          <w:rFonts w:ascii="Arial" w:eastAsia="나눔명조" w:hAnsi="Arial" w:cs="Arial"/>
          <w:spacing w:val="-2"/>
          <w:kern w:val="0"/>
          <w:sz w:val="22"/>
          <w:rPrChange w:id="5050" w:author="Keis" w:date="2024-09-13T11:24: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51" w:author="Keis" w:date="2024-09-13T11:24:00Z">
            <w:rPr>
              <w:rFonts w:ascii="Arial" w:eastAsia="나눔명조" w:hAnsi="Arial" w:cs="Arial"/>
              <w:color w:val="FF0000"/>
              <w:spacing w:val="-2"/>
              <w:kern w:val="0"/>
              <w:sz w:val="22"/>
            </w:rPr>
          </w:rPrChange>
        </w:rPr>
        <w:t>No</w:t>
      </w:r>
      <w:r w:rsidRPr="009B6A5C">
        <w:rPr>
          <w:rFonts w:ascii="Arial" w:eastAsia="나눔명조" w:hAnsi="Arial" w:cs="Arial"/>
          <w:spacing w:val="-2"/>
          <w:kern w:val="0"/>
          <w:sz w:val="22"/>
          <w:rPrChange w:id="5052" w:author="Keis" w:date="2024-09-13T11:24:00Z">
            <w:rPr>
              <w:rFonts w:ascii="Arial" w:eastAsia="나눔명조" w:hAnsi="Arial" w:cs="Arial"/>
              <w:color w:val="FF0000"/>
              <w:spacing w:val="-2"/>
              <w:kern w:val="0"/>
              <w:sz w:val="22"/>
            </w:rPr>
          </w:rPrChange>
        </w:rPr>
        <w:t xml:space="preserve"> </w:t>
      </w:r>
      <w:r w:rsidRPr="004E0172">
        <w:rPr>
          <w:rFonts w:ascii="Arial" w:eastAsia="나눔명조" w:hAnsi="Arial" w:cs="Arial" w:hint="eastAsia"/>
          <w:spacing w:val="-2"/>
          <w:kern w:val="0"/>
          <w:sz w:val="22"/>
          <w:rPrChange w:id="5053" w:author="Keis" w:date="2024-09-19T08:57: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5054" w:author="Keis" w:date="2024-09-19T08:57:00Z">
            <w:rPr>
              <w:rFonts w:ascii="Arial" w:eastAsia="나눔명조" w:hAnsi="Arial" w:cs="Arial"/>
              <w:b/>
              <w:bCs/>
              <w:color w:val="FF0000"/>
              <w:spacing w:val="-2"/>
              <w:kern w:val="0"/>
              <w:sz w:val="22"/>
            </w:rPr>
          </w:rPrChange>
        </w:rPr>
        <w:t xml:space="preserve"> Dadd8b_33</w:t>
      </w:r>
    </w:p>
    <w:p w14:paraId="6426F53B"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459ACCCC"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9B6A5C">
        <w:rPr>
          <w:rFonts w:ascii="Arial" w:eastAsia="나눔명조" w:hAnsi="Arial" w:cs="Arial"/>
          <w:spacing w:val="-2"/>
          <w:kern w:val="0"/>
          <w:sz w:val="22"/>
          <w:rPrChange w:id="5055" w:author="Keis" w:date="2024-09-13T11:26:00Z">
            <w:rPr>
              <w:rFonts w:ascii="Arial" w:eastAsia="나눔명조" w:hAnsi="Arial" w:cs="Arial"/>
              <w:color w:val="FF0000"/>
              <w:spacing w:val="-2"/>
              <w:kern w:val="0"/>
              <w:sz w:val="22"/>
            </w:rPr>
          </w:rPrChange>
        </w:rPr>
        <w:t xml:space="preserve">Dadd8b_29. </w:t>
      </w:r>
      <w:r w:rsidR="00137B15" w:rsidRPr="009B6A5C">
        <w:rPr>
          <w:rFonts w:ascii="Arial" w:eastAsia="나눔명조" w:hAnsi="Arial" w:cs="Arial"/>
          <w:spacing w:val="-2"/>
          <w:kern w:val="0"/>
          <w:sz w:val="22"/>
          <w:rPrChange w:id="5056" w:author="Keis" w:date="2024-09-13T11:26:00Z">
            <w:rPr>
              <w:rFonts w:ascii="Arial" w:eastAsia="나눔명조" w:hAnsi="Arial" w:cs="Arial"/>
              <w:color w:val="FF0000"/>
              <w:spacing w:val="-2"/>
              <w:kern w:val="0"/>
              <w:sz w:val="22"/>
            </w:rPr>
          </w:rPrChange>
        </w:rPr>
        <w:t>Then, how satisfied were you with the use of education and training programs?</w:t>
      </w:r>
    </w:p>
    <w:p w14:paraId="5EAF8B52" w14:textId="77777777" w:rsidR="00B90D96" w:rsidRPr="006751C9"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57" w:author="Keis" w:date="2024-09-13T11:26: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058" w:author="Keis" w:date="2024-09-13T11:26: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59" w:author="Keis" w:date="2024-09-13T11:26:00Z">
            <w:rPr>
              <w:rFonts w:ascii="Arial" w:eastAsia="나눔명조" w:hAnsi="Arial" w:cs="Arial"/>
              <w:color w:val="FF0000"/>
              <w:spacing w:val="-2"/>
              <w:kern w:val="0"/>
              <w:sz w:val="22"/>
            </w:rPr>
          </w:rPrChange>
        </w:rPr>
        <w:t xml:space="preserve">Very good </w:t>
      </w:r>
      <w:r w:rsidRPr="006751C9">
        <w:rPr>
          <w:rFonts w:ascii="Arial" w:eastAsia="나눔명조" w:hAnsi="Arial" w:cs="Arial" w:hint="eastAsia"/>
          <w:spacing w:val="-2"/>
          <w:kern w:val="0"/>
          <w:sz w:val="22"/>
          <w:rPrChange w:id="5060" w:author="Keis" w:date="2024-09-13T17:28:00Z">
            <w:rPr>
              <w:rFonts w:ascii="Arial" w:eastAsia="나눔명조" w:hAnsi="Arial" w:cs="Arial" w:hint="eastAsia"/>
              <w:b/>
              <w:bCs/>
              <w:color w:val="FF0000"/>
              <w:spacing w:val="-2"/>
              <w:kern w:val="0"/>
              <w:sz w:val="22"/>
            </w:rPr>
          </w:rPrChange>
        </w:rPr>
        <w:t>→</w:t>
      </w:r>
      <w:r w:rsidRPr="006751C9">
        <w:rPr>
          <w:rFonts w:ascii="Arial" w:eastAsia="나눔명조" w:hAnsi="Arial" w:cs="Arial"/>
          <w:spacing w:val="-2"/>
          <w:kern w:val="0"/>
          <w:sz w:val="22"/>
          <w:rPrChange w:id="5061" w:author="Keis" w:date="2024-09-13T17:28:00Z">
            <w:rPr>
              <w:rFonts w:ascii="Arial" w:eastAsia="나눔명조" w:hAnsi="Arial" w:cs="Arial"/>
              <w:b/>
              <w:bCs/>
              <w:color w:val="FF0000"/>
              <w:spacing w:val="-2"/>
              <w:kern w:val="0"/>
              <w:sz w:val="22"/>
            </w:rPr>
          </w:rPrChange>
        </w:rPr>
        <w:t xml:space="preserve"> Dadd8b_31</w:t>
      </w:r>
    </w:p>
    <w:p w14:paraId="0F80A122"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62" w:author="Keis" w:date="2024-09-13T11:26:00Z">
            <w:rPr>
              <w:rFonts w:ascii="굴림" w:eastAsia="굴림" w:hAnsi="굴림" w:cs="굴림" w:hint="eastAsia"/>
              <w:color w:val="FF0000"/>
              <w:spacing w:val="-2"/>
              <w:kern w:val="0"/>
              <w:sz w:val="22"/>
            </w:rPr>
          </w:rPrChange>
        </w:rPr>
        <w:t>②</w:t>
      </w:r>
      <w:r w:rsidRPr="009B6A5C">
        <w:rPr>
          <w:rFonts w:ascii="Arial" w:eastAsia="나눔명조" w:hAnsi="Arial" w:cs="Arial"/>
          <w:spacing w:val="-2"/>
          <w:kern w:val="0"/>
          <w:sz w:val="22"/>
          <w:rPrChange w:id="5063" w:author="Keis" w:date="2024-09-13T11:26: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64" w:author="Keis" w:date="2024-09-13T11:26:00Z">
            <w:rPr>
              <w:rFonts w:ascii="Arial" w:eastAsia="나눔명조" w:hAnsi="Arial" w:cs="Arial"/>
              <w:color w:val="FF0000"/>
              <w:spacing w:val="-2"/>
              <w:kern w:val="0"/>
              <w:sz w:val="22"/>
            </w:rPr>
          </w:rPrChange>
        </w:rPr>
        <w:t>Good</w:t>
      </w:r>
      <w:r w:rsidRPr="009B6A5C">
        <w:rPr>
          <w:rFonts w:ascii="Arial" w:eastAsia="나눔명조" w:hAnsi="Arial" w:cs="Arial"/>
          <w:spacing w:val="-2"/>
          <w:kern w:val="0"/>
          <w:sz w:val="22"/>
          <w:rPrChange w:id="5065" w:author="Keis" w:date="2024-09-13T11:26:00Z">
            <w:rPr>
              <w:rFonts w:ascii="Arial" w:eastAsia="나눔명조" w:hAnsi="Arial" w:cs="Arial"/>
              <w:color w:val="FF0000"/>
              <w:spacing w:val="-2"/>
              <w:kern w:val="0"/>
              <w:sz w:val="22"/>
            </w:rPr>
          </w:rPrChange>
        </w:rPr>
        <w:t xml:space="preserve"> </w:t>
      </w:r>
      <w:r w:rsidRPr="009B6A5C">
        <w:rPr>
          <w:rFonts w:ascii="Arial" w:eastAsia="나눔명조" w:hAnsi="Arial" w:cs="Arial" w:hint="eastAsia"/>
          <w:b/>
          <w:bCs/>
          <w:spacing w:val="-2"/>
          <w:kern w:val="0"/>
          <w:sz w:val="22"/>
          <w:rPrChange w:id="5066" w:author="Keis" w:date="2024-09-13T11:26:00Z">
            <w:rPr>
              <w:rFonts w:ascii="Arial" w:eastAsia="나눔명조" w:hAnsi="Arial" w:cs="Arial" w:hint="eastAsia"/>
              <w:b/>
              <w:bCs/>
              <w:color w:val="FF0000"/>
              <w:spacing w:val="-2"/>
              <w:kern w:val="0"/>
              <w:sz w:val="22"/>
            </w:rPr>
          </w:rPrChange>
        </w:rPr>
        <w:t>→</w:t>
      </w:r>
      <w:r w:rsidRPr="009B6A5C">
        <w:rPr>
          <w:rFonts w:ascii="Arial" w:eastAsia="나눔명조" w:hAnsi="Arial" w:cs="Arial"/>
          <w:b/>
          <w:bCs/>
          <w:spacing w:val="-2"/>
          <w:kern w:val="0"/>
          <w:sz w:val="22"/>
          <w:rPrChange w:id="5067" w:author="Keis" w:date="2024-09-13T11:26:00Z">
            <w:rPr>
              <w:rFonts w:ascii="Arial" w:eastAsia="나눔명조" w:hAnsi="Arial" w:cs="Arial"/>
              <w:b/>
              <w:bCs/>
              <w:color w:val="FF0000"/>
              <w:spacing w:val="-2"/>
              <w:kern w:val="0"/>
              <w:sz w:val="22"/>
            </w:rPr>
          </w:rPrChange>
        </w:rPr>
        <w:t xml:space="preserve"> </w:t>
      </w:r>
      <w:r w:rsidRPr="006751C9">
        <w:rPr>
          <w:rFonts w:ascii="Arial" w:eastAsia="나눔명조" w:hAnsi="Arial" w:cs="Arial"/>
          <w:spacing w:val="-2"/>
          <w:kern w:val="0"/>
          <w:sz w:val="22"/>
          <w:rPrChange w:id="5068" w:author="Keis" w:date="2024-09-13T17:27:00Z">
            <w:rPr>
              <w:rFonts w:ascii="Arial" w:eastAsia="나눔명조" w:hAnsi="Arial" w:cs="Arial"/>
              <w:b/>
              <w:bCs/>
              <w:color w:val="FF0000"/>
              <w:spacing w:val="-2"/>
              <w:kern w:val="0"/>
              <w:sz w:val="22"/>
            </w:rPr>
          </w:rPrChange>
        </w:rPr>
        <w:t>Dadd8b_31</w:t>
      </w:r>
    </w:p>
    <w:p w14:paraId="54B24EBF"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69" w:author="Keis" w:date="2024-09-13T11:27:00Z">
            <w:rPr>
              <w:rFonts w:ascii="굴림" w:eastAsia="굴림" w:hAnsi="굴림" w:cs="굴림" w:hint="eastAsia"/>
              <w:color w:val="FF0000"/>
              <w:spacing w:val="-2"/>
              <w:kern w:val="0"/>
              <w:sz w:val="22"/>
            </w:rPr>
          </w:rPrChange>
        </w:rPr>
        <w:t>③</w:t>
      </w:r>
      <w:r w:rsidRPr="009B6A5C">
        <w:rPr>
          <w:rFonts w:ascii="Arial" w:eastAsia="나눔명조" w:hAnsi="Arial" w:cs="Arial"/>
          <w:spacing w:val="-2"/>
          <w:kern w:val="0"/>
          <w:sz w:val="22"/>
          <w:rPrChange w:id="5070" w:author="Keis" w:date="2024-09-13T11:27: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71" w:author="Keis" w:date="2024-09-13T11:27:00Z">
            <w:rPr>
              <w:rFonts w:ascii="Arial" w:eastAsia="나눔명조" w:hAnsi="Arial" w:cs="Arial"/>
              <w:color w:val="FF0000"/>
              <w:spacing w:val="-2"/>
              <w:kern w:val="0"/>
              <w:sz w:val="22"/>
            </w:rPr>
          </w:rPrChange>
        </w:rPr>
        <w:t>Fair</w:t>
      </w:r>
      <w:r w:rsidRPr="009B6A5C">
        <w:rPr>
          <w:rFonts w:ascii="Arial" w:eastAsia="나눔명조" w:hAnsi="Arial" w:cs="Arial"/>
          <w:spacing w:val="-2"/>
          <w:kern w:val="0"/>
          <w:sz w:val="22"/>
          <w:rPrChange w:id="5072" w:author="Keis" w:date="2024-09-13T11:27:00Z">
            <w:rPr>
              <w:rFonts w:ascii="Arial" w:eastAsia="나눔명조" w:hAnsi="Arial" w:cs="Arial"/>
              <w:color w:val="FF0000"/>
              <w:spacing w:val="-2"/>
              <w:kern w:val="0"/>
              <w:sz w:val="22"/>
            </w:rPr>
          </w:rPrChange>
        </w:rPr>
        <w:t xml:space="preserve"> </w:t>
      </w:r>
      <w:r w:rsidRPr="009B6A5C">
        <w:rPr>
          <w:rFonts w:ascii="Arial" w:eastAsia="나눔명조" w:hAnsi="Arial" w:cs="Arial" w:hint="eastAsia"/>
          <w:b/>
          <w:bCs/>
          <w:spacing w:val="-2"/>
          <w:kern w:val="0"/>
          <w:sz w:val="22"/>
          <w:rPrChange w:id="5073" w:author="Keis" w:date="2024-09-13T11:27:00Z">
            <w:rPr>
              <w:rFonts w:ascii="Arial" w:eastAsia="나눔명조" w:hAnsi="Arial" w:cs="Arial" w:hint="eastAsia"/>
              <w:b/>
              <w:bCs/>
              <w:color w:val="FF0000"/>
              <w:spacing w:val="-2"/>
              <w:kern w:val="0"/>
              <w:sz w:val="22"/>
            </w:rPr>
          </w:rPrChange>
        </w:rPr>
        <w:t>→</w:t>
      </w:r>
      <w:r w:rsidRPr="009B6A5C">
        <w:rPr>
          <w:rFonts w:ascii="Arial" w:eastAsia="나눔명조" w:hAnsi="Arial" w:cs="Arial"/>
          <w:b/>
          <w:bCs/>
          <w:spacing w:val="-2"/>
          <w:kern w:val="0"/>
          <w:sz w:val="22"/>
          <w:rPrChange w:id="5074" w:author="Keis" w:date="2024-09-13T11:27:00Z">
            <w:rPr>
              <w:rFonts w:ascii="Arial" w:eastAsia="나눔명조" w:hAnsi="Arial" w:cs="Arial"/>
              <w:b/>
              <w:bCs/>
              <w:color w:val="FF0000"/>
              <w:spacing w:val="-2"/>
              <w:kern w:val="0"/>
              <w:sz w:val="22"/>
            </w:rPr>
          </w:rPrChange>
        </w:rPr>
        <w:t xml:space="preserve"> </w:t>
      </w:r>
      <w:r w:rsidRPr="006751C9">
        <w:rPr>
          <w:rFonts w:ascii="Arial" w:eastAsia="나눔명조" w:hAnsi="Arial" w:cs="Arial"/>
          <w:spacing w:val="-2"/>
          <w:kern w:val="0"/>
          <w:sz w:val="22"/>
          <w:rPrChange w:id="5075" w:author="Keis" w:date="2024-09-13T17:27:00Z">
            <w:rPr>
              <w:rFonts w:ascii="Arial" w:eastAsia="나눔명조" w:hAnsi="Arial" w:cs="Arial"/>
              <w:b/>
              <w:bCs/>
              <w:color w:val="FF0000"/>
              <w:spacing w:val="-2"/>
              <w:kern w:val="0"/>
              <w:sz w:val="22"/>
            </w:rPr>
          </w:rPrChange>
        </w:rPr>
        <w:t>Dadd8b_31</w:t>
      </w:r>
    </w:p>
    <w:p w14:paraId="5783D478"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76" w:author="Keis" w:date="2024-09-13T11:27:00Z">
            <w:rPr>
              <w:rFonts w:ascii="굴림" w:eastAsia="굴림" w:hAnsi="굴림" w:cs="굴림" w:hint="eastAsia"/>
              <w:color w:val="FF0000"/>
              <w:spacing w:val="-2"/>
              <w:kern w:val="0"/>
              <w:sz w:val="22"/>
            </w:rPr>
          </w:rPrChange>
        </w:rPr>
        <w:t>④</w:t>
      </w:r>
      <w:r w:rsidRPr="009B6A5C">
        <w:rPr>
          <w:rFonts w:ascii="Arial" w:eastAsia="나눔명조" w:hAnsi="Arial" w:cs="Arial"/>
          <w:spacing w:val="-2"/>
          <w:kern w:val="0"/>
          <w:sz w:val="22"/>
          <w:rPrChange w:id="5077" w:author="Keis" w:date="2024-09-13T11:27:00Z">
            <w:rPr>
              <w:rFonts w:ascii="Arial" w:eastAsia="나눔명조" w:hAnsi="Arial" w:cs="Arial"/>
              <w:color w:val="FF0000"/>
              <w:spacing w:val="-2"/>
              <w:kern w:val="0"/>
              <w:sz w:val="22"/>
            </w:rPr>
          </w:rPrChange>
        </w:rPr>
        <w:t xml:space="preserve"> </w:t>
      </w:r>
      <w:r w:rsidR="00137B15" w:rsidRPr="009B6A5C">
        <w:rPr>
          <w:rFonts w:ascii="Arial" w:eastAsia="나눔명조" w:hAnsi="Arial" w:cs="Arial"/>
          <w:spacing w:val="-2"/>
          <w:kern w:val="0"/>
          <w:sz w:val="22"/>
          <w:rPrChange w:id="5078" w:author="Keis" w:date="2024-09-13T11:27:00Z">
            <w:rPr>
              <w:rFonts w:ascii="Arial" w:eastAsia="나눔명조" w:hAnsi="Arial" w:cs="Arial"/>
              <w:color w:val="FF0000"/>
              <w:spacing w:val="-2"/>
              <w:kern w:val="0"/>
              <w:sz w:val="22"/>
            </w:rPr>
          </w:rPrChange>
        </w:rPr>
        <w:t>Bad</w:t>
      </w:r>
    </w:p>
    <w:p w14:paraId="19437E91" w14:textId="77777777" w:rsidR="00C034B6" w:rsidRPr="00007953" w:rsidRDefault="00C034B6" w:rsidP="00C034B6">
      <w:pPr>
        <w:spacing w:line="384" w:lineRule="auto"/>
        <w:textAlignment w:val="baseline"/>
        <w:rPr>
          <w:ins w:id="5079" w:author="Keis" w:date="2024-09-06T14:30:00Z"/>
          <w:rFonts w:ascii="Arial" w:eastAsia="굴림" w:hAnsi="Arial" w:cs="Arial"/>
          <w:color w:val="000000"/>
          <w:kern w:val="0"/>
          <w:sz w:val="22"/>
        </w:rPr>
      </w:pPr>
      <w:ins w:id="5080" w:author="Keis" w:date="2024-09-06T14:30:00Z">
        <w:r w:rsidRPr="009B6A5C">
          <w:rPr>
            <w:rFonts w:ascii="바탕" w:eastAsia="바탕" w:hAnsi="바탕" w:cs="Arial" w:hint="eastAsia"/>
            <w:spacing w:val="-2"/>
            <w:kern w:val="0"/>
            <w:sz w:val="22"/>
            <w:rPrChange w:id="5081" w:author="Keis" w:date="2024-09-13T11:27:00Z">
              <w:rPr>
                <w:rFonts w:ascii="바탕" w:eastAsia="바탕" w:hAnsi="바탕" w:cs="Arial" w:hint="eastAsia"/>
                <w:color w:val="FF0000"/>
                <w:spacing w:val="-2"/>
                <w:kern w:val="0"/>
                <w:sz w:val="22"/>
              </w:rPr>
            </w:rPrChange>
          </w:rPr>
          <w:t>⑤</w:t>
        </w:r>
        <w:r w:rsidRPr="009B6A5C">
          <w:rPr>
            <w:rFonts w:ascii="Arial" w:eastAsia="나눔명조" w:hAnsi="Arial" w:cs="Arial"/>
            <w:spacing w:val="-2"/>
            <w:kern w:val="0"/>
            <w:sz w:val="22"/>
            <w:rPrChange w:id="5082" w:author="Keis" w:date="2024-09-13T11:27:00Z">
              <w:rPr>
                <w:rFonts w:ascii="Arial" w:eastAsia="나눔명조" w:hAnsi="Arial" w:cs="Arial"/>
                <w:color w:val="FF0000"/>
                <w:spacing w:val="-2"/>
                <w:kern w:val="0"/>
                <w:sz w:val="22"/>
              </w:rPr>
            </w:rPrChange>
          </w:rPr>
          <w:t xml:space="preserve"> Very bad</w:t>
        </w:r>
      </w:ins>
    </w:p>
    <w:p w14:paraId="777AECB0" w14:textId="26BC1A23" w:rsidR="00B90D96" w:rsidRPr="00357AFD" w:rsidDel="00C034B6" w:rsidRDefault="00B90D96" w:rsidP="00357AFD">
      <w:pPr>
        <w:pStyle w:val="a6"/>
        <w:numPr>
          <w:ilvl w:val="0"/>
          <w:numId w:val="1333"/>
        </w:numPr>
        <w:spacing w:line="384" w:lineRule="auto"/>
        <w:ind w:leftChars="0"/>
        <w:textAlignment w:val="baseline"/>
        <w:rPr>
          <w:del w:id="5083" w:author="Keis" w:date="2024-09-06T14:30:00Z"/>
          <w:rFonts w:ascii="Arial" w:eastAsia="굴림" w:hAnsi="Arial" w:cs="Arial"/>
          <w:color w:val="000000"/>
          <w:kern w:val="0"/>
          <w:sz w:val="22"/>
        </w:rPr>
      </w:pPr>
      <w:del w:id="5084" w:author="Keis" w:date="2024-09-06T14:30:00Z">
        <w:r w:rsidRPr="00357AFD" w:rsidDel="00C034B6">
          <w:rPr>
            <w:rFonts w:ascii="Arial" w:eastAsia="나눔명조" w:hAnsi="Arial" w:cs="Arial"/>
            <w:color w:val="FF0000"/>
            <w:spacing w:val="-2"/>
            <w:kern w:val="0"/>
            <w:sz w:val="22"/>
          </w:rPr>
          <w:delText xml:space="preserve"> </w:delText>
        </w:r>
        <w:r w:rsidR="00137B15" w:rsidRPr="00357AFD" w:rsidDel="00C034B6">
          <w:rPr>
            <w:rFonts w:ascii="Arial" w:eastAsia="나눔명조" w:hAnsi="Arial" w:cs="Arial" w:hint="eastAsia"/>
            <w:color w:val="FF0000"/>
            <w:spacing w:val="-2"/>
            <w:kern w:val="0"/>
            <w:sz w:val="22"/>
          </w:rPr>
          <w:delText>Very bad</w:delText>
        </w:r>
      </w:del>
    </w:p>
    <w:p w14:paraId="41D707C2" w14:textId="77777777" w:rsidR="00B90D96" w:rsidRPr="00B90D96" w:rsidRDefault="00B90D96" w:rsidP="00137B15">
      <w:pPr>
        <w:spacing w:line="384" w:lineRule="auto"/>
        <w:textAlignment w:val="baseline"/>
        <w:rPr>
          <w:rFonts w:ascii="Arial" w:eastAsia="굴림" w:hAnsi="Arial" w:cs="Arial"/>
          <w:color w:val="FF0000"/>
          <w:spacing w:val="-2"/>
          <w:kern w:val="0"/>
          <w:sz w:val="22"/>
        </w:rPr>
      </w:pPr>
    </w:p>
    <w:p w14:paraId="71518600" w14:textId="77777777" w:rsidR="00B90D96" w:rsidRPr="00B90D96" w:rsidRDefault="00B90D96" w:rsidP="00B90D96">
      <w:pPr>
        <w:spacing w:line="384" w:lineRule="auto"/>
        <w:textAlignment w:val="baseline"/>
        <w:rPr>
          <w:rFonts w:ascii="Arial" w:eastAsia="굴림" w:hAnsi="Arial" w:cs="Arial"/>
          <w:color w:val="000000"/>
          <w:spacing w:val="-2"/>
          <w:kern w:val="0"/>
          <w:sz w:val="22"/>
        </w:rPr>
      </w:pPr>
      <w:r w:rsidRPr="009B6A5C">
        <w:rPr>
          <w:rFonts w:ascii="Arial" w:eastAsia="나눔명조" w:hAnsi="Arial" w:cs="Arial"/>
          <w:spacing w:val="-2"/>
          <w:kern w:val="0"/>
          <w:sz w:val="22"/>
          <w:rPrChange w:id="5085" w:author="Keis" w:date="2024-09-13T11:27:00Z">
            <w:rPr>
              <w:rFonts w:ascii="Arial" w:eastAsia="나눔명조" w:hAnsi="Arial" w:cs="Arial"/>
              <w:color w:val="FF0000"/>
              <w:spacing w:val="-2"/>
              <w:kern w:val="0"/>
              <w:sz w:val="22"/>
            </w:rPr>
          </w:rPrChange>
        </w:rPr>
        <w:t xml:space="preserve">Dadd8b_30. </w:t>
      </w:r>
      <w:r w:rsidR="00137B15" w:rsidRPr="009B6A5C">
        <w:rPr>
          <w:rFonts w:ascii="Arial" w:eastAsia="나눔명조" w:hAnsi="Arial" w:cs="Arial"/>
          <w:spacing w:val="-2"/>
          <w:kern w:val="0"/>
          <w:sz w:val="22"/>
          <w:rPrChange w:id="5086" w:author="Keis" w:date="2024-09-13T11:27:00Z">
            <w:rPr>
              <w:rFonts w:ascii="Arial" w:eastAsia="나눔명조" w:hAnsi="Arial" w:cs="Arial"/>
              <w:color w:val="FF0000"/>
              <w:spacing w:val="-2"/>
              <w:kern w:val="0"/>
              <w:sz w:val="22"/>
            </w:rPr>
          </w:rPrChange>
        </w:rPr>
        <w:t xml:space="preserve">What is the reason that you </w:t>
      </w:r>
      <w:r w:rsidR="00373CA0" w:rsidRPr="009B6A5C">
        <w:rPr>
          <w:rFonts w:ascii="Arial" w:eastAsia="나눔명조" w:hAnsi="Arial" w:cs="Arial"/>
          <w:spacing w:val="-2"/>
          <w:kern w:val="0"/>
          <w:sz w:val="22"/>
          <w:rPrChange w:id="5087" w:author="Keis" w:date="2024-09-13T11:27:00Z">
            <w:rPr>
              <w:rFonts w:ascii="Arial" w:eastAsia="나눔명조" w:hAnsi="Arial" w:cs="Arial"/>
              <w:color w:val="FF0000"/>
              <w:spacing w:val="-2"/>
              <w:kern w:val="0"/>
              <w:sz w:val="22"/>
            </w:rPr>
          </w:rPrChange>
        </w:rPr>
        <w:t xml:space="preserve">are </w:t>
      </w:r>
      <w:r w:rsidR="00137B15" w:rsidRPr="009B6A5C">
        <w:rPr>
          <w:rFonts w:ascii="Arial" w:eastAsia="나눔명조" w:hAnsi="Arial" w:cs="Arial"/>
          <w:spacing w:val="-2"/>
          <w:kern w:val="0"/>
          <w:sz w:val="22"/>
          <w:rPrChange w:id="5088" w:author="Keis" w:date="2024-09-13T11:27:00Z">
            <w:rPr>
              <w:rFonts w:ascii="Arial" w:eastAsia="나눔명조" w:hAnsi="Arial" w:cs="Arial"/>
              <w:color w:val="FF0000"/>
              <w:spacing w:val="-2"/>
              <w:kern w:val="0"/>
              <w:sz w:val="22"/>
            </w:rPr>
          </w:rPrChange>
        </w:rPr>
        <w:t>unsatisfied</w:t>
      </w:r>
      <w:r w:rsidR="00357AFD" w:rsidRPr="009B6A5C">
        <w:rPr>
          <w:rFonts w:ascii="Arial" w:eastAsia="나눔명조" w:hAnsi="Arial" w:cs="Arial"/>
          <w:spacing w:val="-2"/>
          <w:kern w:val="0"/>
          <w:sz w:val="22"/>
          <w:rPrChange w:id="5089" w:author="Keis" w:date="2024-09-13T11:27:00Z">
            <w:rPr>
              <w:rFonts w:ascii="Arial" w:eastAsia="나눔명조" w:hAnsi="Arial" w:cs="Arial"/>
              <w:color w:val="FF0000"/>
              <w:spacing w:val="-2"/>
              <w:kern w:val="0"/>
              <w:sz w:val="22"/>
            </w:rPr>
          </w:rPrChange>
        </w:rPr>
        <w:t xml:space="preserve"> with</w:t>
      </w:r>
      <w:r w:rsidR="00137B15" w:rsidRPr="009B6A5C">
        <w:rPr>
          <w:rFonts w:ascii="Arial" w:eastAsia="나눔명조" w:hAnsi="Arial" w:cs="Arial"/>
          <w:spacing w:val="-2"/>
          <w:kern w:val="0"/>
          <w:sz w:val="22"/>
          <w:rPrChange w:id="5090" w:author="Keis" w:date="2024-09-13T11:27:00Z">
            <w:rPr>
              <w:rFonts w:ascii="Arial" w:eastAsia="나눔명조" w:hAnsi="Arial" w:cs="Arial"/>
              <w:color w:val="FF0000"/>
              <w:spacing w:val="-2"/>
              <w:kern w:val="0"/>
              <w:sz w:val="22"/>
            </w:rPr>
          </w:rPrChange>
        </w:rPr>
        <w:t>?</w:t>
      </w:r>
    </w:p>
    <w:p w14:paraId="5F8E96C0"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91" w:author="Keis" w:date="2024-09-13T11:27: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092" w:author="Keis" w:date="2024-09-13T11:27:00Z">
            <w:rPr>
              <w:rFonts w:ascii="Arial" w:eastAsia="나눔명조" w:hAnsi="Arial" w:cs="Arial"/>
              <w:color w:val="FF0000"/>
              <w:spacing w:val="-2"/>
              <w:kern w:val="0"/>
              <w:sz w:val="22"/>
            </w:rPr>
          </w:rPrChange>
        </w:rPr>
        <w:t xml:space="preserve"> Education training program doesn’t help me get a job</w:t>
      </w:r>
    </w:p>
    <w:p w14:paraId="7C3A1B30"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93" w:author="Keis" w:date="2024-09-13T11:27:00Z">
            <w:rPr>
              <w:rFonts w:ascii="굴림" w:eastAsia="굴림" w:hAnsi="굴림" w:cs="굴림" w:hint="eastAsia"/>
              <w:color w:val="FF0000"/>
              <w:spacing w:val="-2"/>
              <w:kern w:val="0"/>
              <w:sz w:val="22"/>
            </w:rPr>
          </w:rPrChange>
        </w:rPr>
        <w:t>②</w:t>
      </w:r>
      <w:r w:rsidRPr="009B6A5C">
        <w:rPr>
          <w:rFonts w:ascii="Arial" w:eastAsia="나눔명조" w:hAnsi="Arial" w:cs="Arial"/>
          <w:spacing w:val="-2"/>
          <w:kern w:val="0"/>
          <w:sz w:val="22"/>
          <w:rPrChange w:id="5094" w:author="Keis" w:date="2024-09-13T11:27:00Z">
            <w:rPr>
              <w:rFonts w:ascii="Arial" w:eastAsia="나눔명조" w:hAnsi="Arial" w:cs="Arial"/>
              <w:color w:val="FF0000"/>
              <w:spacing w:val="-2"/>
              <w:kern w:val="0"/>
              <w:sz w:val="22"/>
            </w:rPr>
          </w:rPrChange>
        </w:rPr>
        <w:t xml:space="preserve"> Education training program procedure is complicated</w:t>
      </w:r>
    </w:p>
    <w:p w14:paraId="5C31FFAA"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B6A5C">
        <w:rPr>
          <w:rFonts w:ascii="굴림" w:eastAsia="굴림" w:hAnsi="굴림" w:cs="굴림" w:hint="eastAsia"/>
          <w:spacing w:val="-2"/>
          <w:kern w:val="0"/>
          <w:sz w:val="22"/>
          <w:rPrChange w:id="5095" w:author="Keis" w:date="2024-09-13T11:27:00Z">
            <w:rPr>
              <w:rFonts w:ascii="굴림" w:eastAsia="굴림" w:hAnsi="굴림" w:cs="굴림" w:hint="eastAsia"/>
              <w:color w:val="FF0000"/>
              <w:spacing w:val="-2"/>
              <w:kern w:val="0"/>
              <w:sz w:val="22"/>
            </w:rPr>
          </w:rPrChange>
        </w:rPr>
        <w:t>③</w:t>
      </w:r>
      <w:r w:rsidRPr="009B6A5C">
        <w:rPr>
          <w:rFonts w:ascii="Arial" w:eastAsia="나눔명조" w:hAnsi="Arial" w:cs="Arial"/>
          <w:spacing w:val="-2"/>
          <w:kern w:val="0"/>
          <w:sz w:val="22"/>
          <w:rPrChange w:id="5096" w:author="Keis" w:date="2024-09-13T11:27:00Z">
            <w:rPr>
              <w:rFonts w:ascii="Arial" w:eastAsia="나눔명조" w:hAnsi="Arial" w:cs="Arial"/>
              <w:color w:val="FF0000"/>
              <w:spacing w:val="-2"/>
              <w:kern w:val="0"/>
              <w:sz w:val="22"/>
            </w:rPr>
          </w:rPrChange>
        </w:rPr>
        <w:t xml:space="preserve"> Got a good Education but couldn’t find a job where I want to</w:t>
      </w:r>
    </w:p>
    <w:p w14:paraId="052A0716" w14:textId="77777777" w:rsidR="00137B15" w:rsidRPr="009B6A5C" w:rsidRDefault="00137B15" w:rsidP="00137B15">
      <w:pPr>
        <w:spacing w:line="384" w:lineRule="auto"/>
        <w:textAlignment w:val="baseline"/>
        <w:rPr>
          <w:rFonts w:ascii="Arial" w:eastAsia="나눔명조" w:hAnsi="Arial" w:cs="Arial"/>
          <w:spacing w:val="-2"/>
          <w:kern w:val="0"/>
          <w:sz w:val="22"/>
          <w:rPrChange w:id="5097" w:author="Keis" w:date="2024-09-13T11:27:00Z">
            <w:rPr>
              <w:rFonts w:ascii="Arial" w:eastAsia="나눔명조" w:hAnsi="Arial" w:cs="Arial"/>
              <w:color w:val="FF0000"/>
              <w:spacing w:val="-2"/>
              <w:kern w:val="0"/>
              <w:sz w:val="22"/>
            </w:rPr>
          </w:rPrChange>
        </w:rPr>
      </w:pPr>
      <w:r w:rsidRPr="009B6A5C">
        <w:rPr>
          <w:rFonts w:ascii="굴림" w:eastAsia="굴림" w:hAnsi="굴림" w:cs="굴림" w:hint="eastAsia"/>
          <w:spacing w:val="-2"/>
          <w:kern w:val="0"/>
          <w:sz w:val="22"/>
          <w:rPrChange w:id="5098" w:author="Keis" w:date="2024-09-13T11:27:00Z">
            <w:rPr>
              <w:rFonts w:ascii="굴림" w:eastAsia="굴림" w:hAnsi="굴림" w:cs="굴림" w:hint="eastAsia"/>
              <w:color w:val="FF0000"/>
              <w:spacing w:val="-2"/>
              <w:kern w:val="0"/>
              <w:sz w:val="22"/>
            </w:rPr>
          </w:rPrChange>
        </w:rPr>
        <w:t>④</w:t>
      </w:r>
      <w:r w:rsidRPr="009B6A5C">
        <w:rPr>
          <w:rFonts w:ascii="Arial" w:eastAsia="나눔명조" w:hAnsi="Arial" w:cs="Arial"/>
          <w:spacing w:val="-2"/>
          <w:kern w:val="0"/>
          <w:sz w:val="22"/>
          <w:rPrChange w:id="5099" w:author="Keis" w:date="2024-09-13T11:27:00Z">
            <w:rPr>
              <w:rFonts w:ascii="Arial" w:eastAsia="나눔명조" w:hAnsi="Arial" w:cs="Arial"/>
              <w:color w:val="FF0000"/>
              <w:spacing w:val="-2"/>
              <w:kern w:val="0"/>
              <w:sz w:val="22"/>
            </w:rPr>
          </w:rPrChange>
        </w:rPr>
        <w:t xml:space="preserve"> Others</w:t>
      </w:r>
    </w:p>
    <w:p w14:paraId="385E80CE" w14:textId="77777777" w:rsidR="00137B15" w:rsidRPr="00B90D96" w:rsidRDefault="00137B15" w:rsidP="00137B15">
      <w:pPr>
        <w:spacing w:line="384" w:lineRule="auto"/>
        <w:textAlignment w:val="baseline"/>
        <w:rPr>
          <w:rFonts w:ascii="Arial" w:eastAsia="굴림" w:hAnsi="Arial" w:cs="Arial"/>
          <w:color w:val="000000"/>
          <w:kern w:val="0"/>
          <w:sz w:val="22"/>
        </w:rPr>
      </w:pPr>
    </w:p>
    <w:p w14:paraId="1C801FF3" w14:textId="77777777" w:rsidR="00137B15" w:rsidRPr="00B90D96" w:rsidRDefault="00B90D96" w:rsidP="00137B15">
      <w:pPr>
        <w:spacing w:line="384" w:lineRule="auto"/>
        <w:textAlignment w:val="baseline"/>
        <w:rPr>
          <w:rFonts w:ascii="Arial" w:eastAsia="굴림" w:hAnsi="Arial" w:cs="Arial"/>
          <w:color w:val="000000"/>
          <w:spacing w:val="-2"/>
          <w:kern w:val="0"/>
          <w:sz w:val="22"/>
        </w:rPr>
      </w:pPr>
      <w:r w:rsidRPr="006751C9">
        <w:rPr>
          <w:rFonts w:ascii="Arial" w:eastAsia="나눔명조" w:hAnsi="Arial" w:cs="Arial"/>
          <w:spacing w:val="-2"/>
          <w:kern w:val="0"/>
          <w:sz w:val="22"/>
          <w:rPrChange w:id="5100" w:author="Keis" w:date="2024-09-13T17:27:00Z">
            <w:rPr>
              <w:rFonts w:ascii="Arial" w:eastAsia="나눔명조" w:hAnsi="Arial" w:cs="Arial"/>
              <w:b/>
              <w:bCs/>
              <w:color w:val="FF0000"/>
              <w:spacing w:val="-2"/>
              <w:kern w:val="0"/>
              <w:sz w:val="22"/>
            </w:rPr>
          </w:rPrChange>
        </w:rPr>
        <w:t>Dadd8b_31.</w:t>
      </w:r>
      <w:r w:rsidRPr="009B6A5C">
        <w:rPr>
          <w:rFonts w:ascii="Arial" w:eastAsia="나눔명조" w:hAnsi="Arial" w:cs="Arial"/>
          <w:b/>
          <w:bCs/>
          <w:spacing w:val="-2"/>
          <w:kern w:val="0"/>
          <w:sz w:val="22"/>
          <w:rPrChange w:id="5101" w:author="Keis" w:date="2024-09-13T11:27:00Z">
            <w:rPr>
              <w:rFonts w:ascii="Arial" w:eastAsia="나눔명조" w:hAnsi="Arial" w:cs="Arial"/>
              <w:b/>
              <w:bCs/>
              <w:color w:val="FF0000"/>
              <w:spacing w:val="-2"/>
              <w:kern w:val="0"/>
              <w:sz w:val="22"/>
            </w:rPr>
          </w:rPrChange>
        </w:rPr>
        <w:t xml:space="preserve"> </w:t>
      </w:r>
      <w:r w:rsidR="00137B15" w:rsidRPr="009B6A5C">
        <w:rPr>
          <w:rFonts w:ascii="Arial" w:eastAsia="나눔명조" w:hAnsi="Arial" w:cs="Arial"/>
          <w:spacing w:val="-2"/>
          <w:kern w:val="0"/>
          <w:sz w:val="22"/>
          <w:rPrChange w:id="5102" w:author="Keis" w:date="2024-09-13T11:27:00Z">
            <w:rPr>
              <w:rFonts w:ascii="Arial" w:eastAsia="나눔명조" w:hAnsi="Arial" w:cs="Arial"/>
              <w:color w:val="FF0000"/>
              <w:spacing w:val="-2"/>
              <w:kern w:val="0"/>
              <w:sz w:val="22"/>
            </w:rPr>
          </w:rPrChange>
        </w:rPr>
        <w:t>After receiving re-employment education training, did you find a related job?</w:t>
      </w:r>
    </w:p>
    <w:p w14:paraId="7A568132" w14:textId="77777777" w:rsidR="00137B15" w:rsidRPr="00B90D96" w:rsidRDefault="00137B15" w:rsidP="00137B15">
      <w:pPr>
        <w:spacing w:line="384" w:lineRule="auto"/>
        <w:textAlignment w:val="baseline"/>
        <w:rPr>
          <w:rFonts w:ascii="Arial" w:eastAsia="굴림" w:hAnsi="Arial" w:cs="Arial"/>
          <w:color w:val="000000"/>
          <w:spacing w:val="-2"/>
          <w:kern w:val="0"/>
          <w:sz w:val="22"/>
        </w:rPr>
      </w:pPr>
      <w:r w:rsidRPr="009B6A5C">
        <w:rPr>
          <w:rFonts w:ascii="굴림" w:eastAsia="굴림" w:hAnsi="굴림" w:cs="굴림" w:hint="eastAsia"/>
          <w:spacing w:val="-2"/>
          <w:kern w:val="0"/>
          <w:sz w:val="22"/>
          <w:rPrChange w:id="5103" w:author="Keis" w:date="2024-09-13T11:28:00Z">
            <w:rPr>
              <w:rFonts w:ascii="굴림" w:eastAsia="굴림" w:hAnsi="굴림" w:cs="굴림" w:hint="eastAsia"/>
              <w:color w:val="FF0000"/>
              <w:spacing w:val="-2"/>
              <w:kern w:val="0"/>
              <w:sz w:val="22"/>
            </w:rPr>
          </w:rPrChange>
        </w:rPr>
        <w:t>①</w:t>
      </w:r>
      <w:r w:rsidRPr="009B6A5C">
        <w:rPr>
          <w:rFonts w:ascii="Arial" w:eastAsia="나눔명조" w:hAnsi="Arial" w:cs="Arial"/>
          <w:spacing w:val="-2"/>
          <w:kern w:val="0"/>
          <w:sz w:val="22"/>
          <w:rPrChange w:id="5104" w:author="Keis" w:date="2024-09-13T11:28:00Z">
            <w:rPr>
              <w:rFonts w:ascii="Arial" w:eastAsia="나눔명조" w:hAnsi="Arial" w:cs="Arial"/>
              <w:color w:val="FF0000"/>
              <w:spacing w:val="-2"/>
              <w:kern w:val="0"/>
              <w:sz w:val="22"/>
            </w:rPr>
          </w:rPrChange>
        </w:rPr>
        <w:t xml:space="preserve"> Got a related job </w:t>
      </w:r>
    </w:p>
    <w:p w14:paraId="63A745C9" w14:textId="77777777" w:rsidR="00137B15" w:rsidRPr="00B90D96" w:rsidRDefault="00137B15" w:rsidP="00137B15">
      <w:pPr>
        <w:spacing w:line="384" w:lineRule="auto"/>
        <w:textAlignment w:val="baseline"/>
        <w:rPr>
          <w:rFonts w:ascii="Arial" w:eastAsia="굴림" w:hAnsi="Arial" w:cs="Arial"/>
          <w:color w:val="000000"/>
          <w:spacing w:val="-2"/>
          <w:kern w:val="0"/>
          <w:sz w:val="22"/>
        </w:rPr>
      </w:pPr>
      <w:r w:rsidRPr="009B6A5C">
        <w:rPr>
          <w:rFonts w:ascii="굴림" w:eastAsia="굴림" w:hAnsi="굴림" w:cs="굴림" w:hint="eastAsia"/>
          <w:spacing w:val="-2"/>
          <w:kern w:val="0"/>
          <w:sz w:val="22"/>
          <w:rPrChange w:id="5105" w:author="Keis" w:date="2024-09-13T11:28:00Z">
            <w:rPr>
              <w:rFonts w:ascii="굴림" w:eastAsia="굴림" w:hAnsi="굴림" w:cs="굴림" w:hint="eastAsia"/>
              <w:color w:val="FF0000"/>
              <w:spacing w:val="-2"/>
              <w:kern w:val="0"/>
              <w:sz w:val="22"/>
            </w:rPr>
          </w:rPrChange>
        </w:rPr>
        <w:t>②</w:t>
      </w:r>
      <w:r w:rsidRPr="009B6A5C">
        <w:rPr>
          <w:rFonts w:ascii="Arial" w:eastAsia="나눔명조" w:hAnsi="Arial" w:cs="Arial"/>
          <w:spacing w:val="-2"/>
          <w:kern w:val="0"/>
          <w:sz w:val="22"/>
          <w:rPrChange w:id="5106" w:author="Keis" w:date="2024-09-13T11:28:00Z">
            <w:rPr>
              <w:rFonts w:ascii="Arial" w:eastAsia="나눔명조" w:hAnsi="Arial" w:cs="Arial"/>
              <w:color w:val="FF0000"/>
              <w:spacing w:val="-2"/>
              <w:kern w:val="0"/>
              <w:sz w:val="22"/>
            </w:rPr>
          </w:rPrChange>
        </w:rPr>
        <w:t xml:space="preserve"> Got a job but not related to training </w:t>
      </w:r>
    </w:p>
    <w:p w14:paraId="232D1C25" w14:textId="77777777" w:rsidR="00B90D96" w:rsidRPr="00B90D96" w:rsidRDefault="00137B15" w:rsidP="00137B15">
      <w:pPr>
        <w:spacing w:line="384" w:lineRule="auto"/>
        <w:textAlignment w:val="baseline"/>
        <w:rPr>
          <w:rFonts w:ascii="Arial" w:eastAsia="굴림" w:hAnsi="Arial" w:cs="Arial"/>
          <w:color w:val="000000"/>
          <w:spacing w:val="-2"/>
          <w:kern w:val="0"/>
          <w:sz w:val="22"/>
        </w:rPr>
      </w:pPr>
      <w:r w:rsidRPr="009B6A5C">
        <w:rPr>
          <w:rFonts w:ascii="굴림" w:eastAsia="굴림" w:hAnsi="굴림" w:cs="굴림" w:hint="eastAsia"/>
          <w:spacing w:val="-2"/>
          <w:kern w:val="0"/>
          <w:sz w:val="22"/>
          <w:rPrChange w:id="5107" w:author="Keis" w:date="2024-09-13T11:28:00Z">
            <w:rPr>
              <w:rFonts w:ascii="굴림" w:eastAsia="굴림" w:hAnsi="굴림" w:cs="굴림" w:hint="eastAsia"/>
              <w:color w:val="FF0000"/>
              <w:spacing w:val="-2"/>
              <w:kern w:val="0"/>
              <w:sz w:val="22"/>
            </w:rPr>
          </w:rPrChange>
        </w:rPr>
        <w:t>③</w:t>
      </w:r>
      <w:r w:rsidRPr="009B6A5C">
        <w:rPr>
          <w:rFonts w:ascii="Arial" w:eastAsia="나눔명조" w:hAnsi="Arial" w:cs="Arial"/>
          <w:spacing w:val="-2"/>
          <w:kern w:val="0"/>
          <w:sz w:val="22"/>
          <w:rPrChange w:id="5108" w:author="Keis" w:date="2024-09-13T11:28:00Z">
            <w:rPr>
              <w:rFonts w:ascii="Arial" w:eastAsia="나눔명조" w:hAnsi="Arial" w:cs="Arial"/>
              <w:color w:val="FF0000"/>
              <w:spacing w:val="-2"/>
              <w:kern w:val="0"/>
              <w:sz w:val="22"/>
            </w:rPr>
          </w:rPrChange>
        </w:rPr>
        <w:t xml:space="preserve"> Did not work </w:t>
      </w:r>
    </w:p>
    <w:p w14:paraId="149D6F0B" w14:textId="77777777" w:rsidR="00B90D96" w:rsidRPr="00B90D96" w:rsidRDefault="00B90D96" w:rsidP="00B90D96">
      <w:pPr>
        <w:spacing w:line="384" w:lineRule="auto"/>
        <w:textAlignment w:val="baseline"/>
        <w:rPr>
          <w:rFonts w:ascii="Arial" w:eastAsia="굴림" w:hAnsi="Arial" w:cs="Arial"/>
          <w:b/>
          <w:bCs/>
          <w:color w:val="FF0000"/>
          <w:spacing w:val="-2"/>
          <w:kern w:val="0"/>
          <w:sz w:val="22"/>
        </w:rPr>
      </w:pPr>
    </w:p>
    <w:p w14:paraId="76B9A3ED" w14:textId="77777777" w:rsidR="00137B15" w:rsidRPr="009B6A5C" w:rsidRDefault="00B90D96" w:rsidP="00137B15">
      <w:pPr>
        <w:spacing w:line="384" w:lineRule="auto"/>
        <w:textAlignment w:val="baseline"/>
        <w:rPr>
          <w:rFonts w:ascii="Arial" w:eastAsia="굴림" w:hAnsi="Arial" w:cs="Arial"/>
          <w:spacing w:val="-2"/>
          <w:kern w:val="0"/>
          <w:sz w:val="22"/>
          <w:rPrChange w:id="5109" w:author="Keis" w:date="2024-09-13T11:28:00Z">
            <w:rPr>
              <w:rFonts w:ascii="Arial" w:eastAsia="굴림" w:hAnsi="Arial" w:cs="Arial"/>
              <w:color w:val="FF0000"/>
              <w:spacing w:val="-2"/>
              <w:kern w:val="0"/>
              <w:sz w:val="22"/>
            </w:rPr>
          </w:rPrChange>
        </w:rPr>
      </w:pPr>
      <w:r w:rsidRPr="006751C9">
        <w:rPr>
          <w:rFonts w:ascii="Arial" w:eastAsia="나눔명조" w:hAnsi="Arial" w:cs="Arial"/>
          <w:spacing w:val="-2"/>
          <w:kern w:val="0"/>
          <w:sz w:val="22"/>
          <w:rPrChange w:id="5110" w:author="Keis" w:date="2024-09-13T17:27:00Z">
            <w:rPr>
              <w:rFonts w:ascii="Arial" w:eastAsia="나눔명조" w:hAnsi="Arial" w:cs="Arial"/>
              <w:b/>
              <w:bCs/>
              <w:color w:val="FF0000"/>
              <w:spacing w:val="-2"/>
              <w:kern w:val="0"/>
              <w:sz w:val="22"/>
            </w:rPr>
          </w:rPrChange>
        </w:rPr>
        <w:t>Dadd8b_32.</w:t>
      </w:r>
      <w:r w:rsidRPr="009B6A5C">
        <w:rPr>
          <w:rFonts w:ascii="Arial" w:eastAsia="나눔명조" w:hAnsi="Arial" w:cs="Arial"/>
          <w:b/>
          <w:bCs/>
          <w:spacing w:val="-2"/>
          <w:kern w:val="0"/>
          <w:sz w:val="22"/>
          <w:rPrChange w:id="5111" w:author="Keis" w:date="2024-09-13T11:28:00Z">
            <w:rPr>
              <w:rFonts w:ascii="Arial" w:eastAsia="나눔명조" w:hAnsi="Arial" w:cs="Arial"/>
              <w:b/>
              <w:bCs/>
              <w:color w:val="FF0000"/>
              <w:spacing w:val="-2"/>
              <w:kern w:val="0"/>
              <w:sz w:val="22"/>
            </w:rPr>
          </w:rPrChange>
        </w:rPr>
        <w:t xml:space="preserve"> </w:t>
      </w:r>
      <w:r w:rsidR="00137B15" w:rsidRPr="009B6A5C">
        <w:rPr>
          <w:rFonts w:ascii="Arial" w:eastAsia="나눔명조" w:hAnsi="Arial" w:cs="Arial"/>
          <w:spacing w:val="-2"/>
          <w:kern w:val="0"/>
          <w:sz w:val="22"/>
          <w:rPrChange w:id="5112" w:author="Keis" w:date="2024-09-13T11:28:00Z">
            <w:rPr>
              <w:rFonts w:ascii="Arial" w:eastAsia="나눔명조" w:hAnsi="Arial" w:cs="Arial"/>
              <w:color w:val="FF0000"/>
              <w:spacing w:val="-2"/>
              <w:kern w:val="0"/>
              <w:sz w:val="22"/>
            </w:rPr>
          </w:rPrChange>
        </w:rPr>
        <w:t>How satisfied are you with the results after re-employment education training?</w:t>
      </w:r>
    </w:p>
    <w:p w14:paraId="4AD2BE5F" w14:textId="77777777" w:rsidR="00137B15" w:rsidRPr="009B6A5C" w:rsidRDefault="00137B15" w:rsidP="00D12299">
      <w:pPr>
        <w:pStyle w:val="a6"/>
        <w:numPr>
          <w:ilvl w:val="0"/>
          <w:numId w:val="1334"/>
        </w:numPr>
        <w:wordWrap/>
        <w:adjustRightInd w:val="0"/>
        <w:spacing w:line="360" w:lineRule="auto"/>
        <w:ind w:leftChars="0"/>
        <w:jc w:val="left"/>
        <w:rPr>
          <w:rFonts w:ascii="Arial" w:eastAsia="굴림" w:hAnsi="Arial" w:cs="Arial"/>
          <w:kern w:val="0"/>
          <w:sz w:val="22"/>
          <w:rPrChange w:id="5113" w:author="Keis" w:date="2024-09-13T11:28:00Z">
            <w:rPr>
              <w:rFonts w:ascii="Arial" w:eastAsia="굴림" w:hAnsi="Arial" w:cs="Arial"/>
              <w:color w:val="FF0000"/>
              <w:kern w:val="0"/>
              <w:sz w:val="22"/>
            </w:rPr>
          </w:rPrChange>
        </w:rPr>
      </w:pPr>
      <w:r w:rsidRPr="009B6A5C">
        <w:rPr>
          <w:rFonts w:ascii="Arial" w:eastAsia="굴림" w:hAnsi="Arial" w:cs="Arial"/>
          <w:kern w:val="0"/>
          <w:sz w:val="22"/>
          <w:rPrChange w:id="5114" w:author="Keis" w:date="2024-09-13T11:28:00Z">
            <w:rPr>
              <w:rFonts w:ascii="Arial" w:eastAsia="굴림" w:hAnsi="Arial" w:cs="Arial"/>
              <w:color w:val="FF0000"/>
              <w:kern w:val="0"/>
              <w:sz w:val="22"/>
            </w:rPr>
          </w:rPrChange>
        </w:rPr>
        <w:t>Very good</w:t>
      </w:r>
    </w:p>
    <w:p w14:paraId="11DE2558" w14:textId="77777777" w:rsidR="00137B15" w:rsidRPr="009B6A5C" w:rsidRDefault="00137B15" w:rsidP="00D12299">
      <w:pPr>
        <w:pStyle w:val="a6"/>
        <w:numPr>
          <w:ilvl w:val="0"/>
          <w:numId w:val="1334"/>
        </w:numPr>
        <w:wordWrap/>
        <w:adjustRightInd w:val="0"/>
        <w:spacing w:line="360" w:lineRule="auto"/>
        <w:ind w:leftChars="0"/>
        <w:jc w:val="left"/>
        <w:rPr>
          <w:rFonts w:ascii="Arial" w:eastAsia="굴림" w:hAnsi="Arial" w:cs="Arial"/>
          <w:kern w:val="0"/>
          <w:sz w:val="22"/>
          <w:rPrChange w:id="5115" w:author="Keis" w:date="2024-09-13T11:28:00Z">
            <w:rPr>
              <w:rFonts w:ascii="Arial" w:eastAsia="굴림" w:hAnsi="Arial" w:cs="Arial"/>
              <w:color w:val="FF0000"/>
              <w:kern w:val="0"/>
              <w:sz w:val="22"/>
            </w:rPr>
          </w:rPrChange>
        </w:rPr>
      </w:pPr>
      <w:r w:rsidRPr="009B6A5C">
        <w:rPr>
          <w:rFonts w:ascii="Arial" w:eastAsia="굴림" w:hAnsi="Arial" w:cs="Arial"/>
          <w:kern w:val="0"/>
          <w:sz w:val="22"/>
          <w:rPrChange w:id="5116" w:author="Keis" w:date="2024-09-13T11:28:00Z">
            <w:rPr>
              <w:rFonts w:ascii="Arial" w:eastAsia="굴림" w:hAnsi="Arial" w:cs="Arial"/>
              <w:color w:val="FF0000"/>
              <w:kern w:val="0"/>
              <w:sz w:val="22"/>
            </w:rPr>
          </w:rPrChange>
        </w:rPr>
        <w:t>Good</w:t>
      </w:r>
    </w:p>
    <w:p w14:paraId="124B6ADA" w14:textId="77777777" w:rsidR="00137B15" w:rsidRPr="009B6A5C" w:rsidRDefault="00137B15" w:rsidP="00D12299">
      <w:pPr>
        <w:pStyle w:val="a6"/>
        <w:numPr>
          <w:ilvl w:val="0"/>
          <w:numId w:val="1334"/>
        </w:numPr>
        <w:wordWrap/>
        <w:adjustRightInd w:val="0"/>
        <w:spacing w:line="360" w:lineRule="auto"/>
        <w:ind w:leftChars="0"/>
        <w:jc w:val="left"/>
        <w:rPr>
          <w:rFonts w:ascii="Arial" w:eastAsia="굴림" w:hAnsi="Arial" w:cs="Arial"/>
          <w:kern w:val="0"/>
          <w:sz w:val="22"/>
          <w:rPrChange w:id="5117" w:author="Keis" w:date="2024-09-13T11:28:00Z">
            <w:rPr>
              <w:rFonts w:ascii="Arial" w:eastAsia="굴림" w:hAnsi="Arial" w:cs="Arial"/>
              <w:color w:val="FF0000"/>
              <w:kern w:val="0"/>
              <w:sz w:val="22"/>
            </w:rPr>
          </w:rPrChange>
        </w:rPr>
      </w:pPr>
      <w:r w:rsidRPr="009B6A5C">
        <w:rPr>
          <w:rFonts w:ascii="Arial" w:eastAsia="굴림" w:hAnsi="Arial" w:cs="Arial"/>
          <w:kern w:val="0"/>
          <w:sz w:val="22"/>
          <w:rPrChange w:id="5118" w:author="Keis" w:date="2024-09-13T11:28:00Z">
            <w:rPr>
              <w:rFonts w:ascii="Arial" w:eastAsia="굴림" w:hAnsi="Arial" w:cs="Arial"/>
              <w:color w:val="FF0000"/>
              <w:kern w:val="0"/>
              <w:sz w:val="22"/>
            </w:rPr>
          </w:rPrChange>
        </w:rPr>
        <w:t>Fair</w:t>
      </w:r>
    </w:p>
    <w:p w14:paraId="724EE46A" w14:textId="77777777" w:rsidR="00137B15" w:rsidRPr="009B6A5C" w:rsidRDefault="00137B15" w:rsidP="00D12299">
      <w:pPr>
        <w:pStyle w:val="a6"/>
        <w:numPr>
          <w:ilvl w:val="0"/>
          <w:numId w:val="1334"/>
        </w:numPr>
        <w:wordWrap/>
        <w:adjustRightInd w:val="0"/>
        <w:spacing w:line="360" w:lineRule="auto"/>
        <w:ind w:leftChars="0"/>
        <w:jc w:val="left"/>
        <w:rPr>
          <w:rFonts w:ascii="Arial" w:eastAsia="굴림" w:hAnsi="Arial" w:cs="Arial"/>
          <w:kern w:val="0"/>
          <w:sz w:val="22"/>
          <w:rPrChange w:id="5119" w:author="Keis" w:date="2024-09-13T11:28:00Z">
            <w:rPr>
              <w:rFonts w:ascii="Arial" w:eastAsia="굴림" w:hAnsi="Arial" w:cs="Arial"/>
              <w:color w:val="FF0000"/>
              <w:kern w:val="0"/>
              <w:sz w:val="22"/>
            </w:rPr>
          </w:rPrChange>
        </w:rPr>
      </w:pPr>
      <w:r w:rsidRPr="009B6A5C">
        <w:rPr>
          <w:rFonts w:ascii="Arial" w:eastAsia="굴림" w:hAnsi="Arial" w:cs="Arial"/>
          <w:kern w:val="0"/>
          <w:sz w:val="22"/>
          <w:rPrChange w:id="5120" w:author="Keis" w:date="2024-09-13T11:28:00Z">
            <w:rPr>
              <w:rFonts w:ascii="Arial" w:eastAsia="굴림" w:hAnsi="Arial" w:cs="Arial"/>
              <w:color w:val="FF0000"/>
              <w:kern w:val="0"/>
              <w:sz w:val="22"/>
            </w:rPr>
          </w:rPrChange>
        </w:rPr>
        <w:t>Bad</w:t>
      </w:r>
    </w:p>
    <w:p w14:paraId="579DB1B0" w14:textId="77777777" w:rsidR="00137B15" w:rsidRPr="009B6A5C" w:rsidRDefault="00137B15" w:rsidP="00D12299">
      <w:pPr>
        <w:pStyle w:val="a6"/>
        <w:numPr>
          <w:ilvl w:val="0"/>
          <w:numId w:val="1334"/>
        </w:numPr>
        <w:wordWrap/>
        <w:adjustRightInd w:val="0"/>
        <w:spacing w:line="360" w:lineRule="auto"/>
        <w:ind w:leftChars="0"/>
        <w:jc w:val="left"/>
        <w:rPr>
          <w:rFonts w:ascii="Arial" w:eastAsia="굴림" w:hAnsi="Arial" w:cs="Arial"/>
          <w:kern w:val="0"/>
          <w:sz w:val="22"/>
          <w:rPrChange w:id="5121" w:author="Keis" w:date="2024-09-13T11:29:00Z">
            <w:rPr>
              <w:rFonts w:ascii="Arial" w:eastAsia="굴림" w:hAnsi="Arial" w:cs="Arial"/>
              <w:color w:val="FF0000"/>
              <w:kern w:val="0"/>
              <w:sz w:val="22"/>
            </w:rPr>
          </w:rPrChange>
        </w:rPr>
      </w:pPr>
      <w:r w:rsidRPr="009B6A5C">
        <w:rPr>
          <w:rFonts w:ascii="Arial" w:eastAsia="굴림" w:hAnsi="Arial" w:cs="Arial"/>
          <w:kern w:val="0"/>
          <w:sz w:val="22"/>
          <w:rPrChange w:id="5122" w:author="Keis" w:date="2024-09-13T11:29:00Z">
            <w:rPr>
              <w:rFonts w:ascii="Arial" w:eastAsia="굴림" w:hAnsi="Arial" w:cs="Arial"/>
              <w:color w:val="FF0000"/>
              <w:kern w:val="0"/>
              <w:sz w:val="22"/>
            </w:rPr>
          </w:rPrChange>
        </w:rPr>
        <w:t>Very bad</w:t>
      </w:r>
    </w:p>
    <w:p w14:paraId="57B69E74" w14:textId="77777777" w:rsidR="00B90D96" w:rsidRPr="00B90D96" w:rsidRDefault="00B90D96" w:rsidP="00137B15">
      <w:pPr>
        <w:spacing w:line="384" w:lineRule="auto"/>
        <w:textAlignment w:val="baseline"/>
        <w:rPr>
          <w:rFonts w:ascii="Arial" w:eastAsia="굴림" w:hAnsi="Arial" w:cs="Arial"/>
          <w:color w:val="FF0000"/>
          <w:spacing w:val="-2"/>
          <w:kern w:val="0"/>
          <w:sz w:val="22"/>
        </w:rPr>
      </w:pPr>
    </w:p>
    <w:p w14:paraId="13E9A91A" w14:textId="77777777" w:rsidR="00137B15" w:rsidRPr="00B90D96" w:rsidRDefault="00B90D96" w:rsidP="00137B15">
      <w:pPr>
        <w:spacing w:line="384" w:lineRule="auto"/>
        <w:textAlignment w:val="baseline"/>
        <w:rPr>
          <w:rFonts w:ascii="Arial" w:eastAsia="굴림" w:hAnsi="Arial" w:cs="Arial"/>
          <w:color w:val="000000"/>
          <w:spacing w:val="-2"/>
          <w:kern w:val="0"/>
          <w:sz w:val="22"/>
        </w:rPr>
      </w:pPr>
      <w:r w:rsidRPr="006751C9">
        <w:rPr>
          <w:rFonts w:ascii="Arial" w:eastAsia="나눔명조" w:hAnsi="Arial" w:cs="Arial"/>
          <w:spacing w:val="-2"/>
          <w:kern w:val="0"/>
          <w:sz w:val="22"/>
          <w:rPrChange w:id="5123" w:author="Keis" w:date="2024-09-13T17:27:00Z">
            <w:rPr>
              <w:rFonts w:ascii="Arial" w:eastAsia="나눔명조" w:hAnsi="Arial" w:cs="Arial"/>
              <w:b/>
              <w:bCs/>
              <w:color w:val="FF0000"/>
              <w:spacing w:val="-2"/>
              <w:kern w:val="0"/>
              <w:sz w:val="22"/>
            </w:rPr>
          </w:rPrChange>
        </w:rPr>
        <w:t>Dadd8b_33.</w:t>
      </w:r>
      <w:r w:rsidRPr="00B3775E">
        <w:rPr>
          <w:rFonts w:ascii="Arial" w:eastAsia="나눔명조" w:hAnsi="Arial" w:cs="Arial"/>
          <w:spacing w:val="-2"/>
          <w:kern w:val="0"/>
          <w:sz w:val="22"/>
          <w:rPrChange w:id="5124" w:author="Keis" w:date="2024-09-13T11:29:00Z">
            <w:rPr>
              <w:rFonts w:ascii="Arial" w:eastAsia="나눔명조" w:hAnsi="Arial" w:cs="Arial"/>
              <w:color w:val="FF0000"/>
              <w:spacing w:val="-2"/>
              <w:kern w:val="0"/>
              <w:sz w:val="22"/>
            </w:rPr>
          </w:rPrChange>
        </w:rPr>
        <w:t xml:space="preserve"> </w:t>
      </w:r>
      <w:r w:rsidR="00137B15" w:rsidRPr="00B3775E">
        <w:rPr>
          <w:rFonts w:ascii="Arial" w:eastAsia="나눔명조" w:hAnsi="Arial" w:cs="Arial"/>
          <w:spacing w:val="-2"/>
          <w:kern w:val="0"/>
          <w:sz w:val="22"/>
          <w:rPrChange w:id="5125" w:author="Keis" w:date="2024-09-13T11:29:00Z">
            <w:rPr>
              <w:rFonts w:ascii="Arial" w:eastAsia="나눔명조" w:hAnsi="Arial" w:cs="Arial"/>
              <w:color w:val="FF0000"/>
              <w:spacing w:val="-2"/>
              <w:kern w:val="0"/>
              <w:sz w:val="22"/>
            </w:rPr>
          </w:rPrChange>
        </w:rPr>
        <w:t xml:space="preserve">What do you think the most important basic education training program that need for re-employment? </w:t>
      </w:r>
    </w:p>
    <w:p w14:paraId="0608FF93" w14:textId="77777777" w:rsidR="00137B15" w:rsidRPr="00B3775E" w:rsidRDefault="00137B15" w:rsidP="00137B15">
      <w:pPr>
        <w:spacing w:line="384" w:lineRule="auto"/>
        <w:textAlignment w:val="baseline"/>
        <w:rPr>
          <w:rFonts w:ascii="Arial" w:eastAsia="나눔명조" w:hAnsi="Arial" w:cs="Arial"/>
          <w:spacing w:val="-2"/>
          <w:kern w:val="0"/>
          <w:sz w:val="22"/>
          <w:rPrChange w:id="5126" w:author="Keis" w:date="2024-09-13T11:29:00Z">
            <w:rPr>
              <w:rFonts w:ascii="Arial" w:eastAsia="나눔명조" w:hAnsi="Arial" w:cs="Arial"/>
              <w:color w:val="FF0000"/>
              <w:spacing w:val="-2"/>
              <w:kern w:val="0"/>
              <w:sz w:val="22"/>
            </w:rPr>
          </w:rPrChange>
        </w:rPr>
      </w:pPr>
      <w:r w:rsidRPr="00B3775E">
        <w:rPr>
          <w:rFonts w:ascii="굴림" w:eastAsia="굴림" w:hAnsi="굴림" w:cs="굴림" w:hint="eastAsia"/>
          <w:spacing w:val="-2"/>
          <w:kern w:val="0"/>
          <w:sz w:val="22"/>
          <w:rPrChange w:id="5127" w:author="Keis" w:date="2024-09-13T11:29:00Z">
            <w:rPr>
              <w:rFonts w:ascii="굴림" w:eastAsia="굴림" w:hAnsi="굴림" w:cs="굴림" w:hint="eastAsia"/>
              <w:color w:val="FF0000"/>
              <w:spacing w:val="-2"/>
              <w:kern w:val="0"/>
              <w:sz w:val="22"/>
            </w:rPr>
          </w:rPrChange>
        </w:rPr>
        <w:t>①</w:t>
      </w:r>
      <w:r w:rsidRPr="00B3775E">
        <w:rPr>
          <w:rFonts w:ascii="Arial" w:eastAsia="나눔명조" w:hAnsi="Arial" w:cs="Arial"/>
          <w:spacing w:val="-2"/>
          <w:kern w:val="0"/>
          <w:sz w:val="22"/>
          <w:rPrChange w:id="5128" w:author="Keis" w:date="2024-09-13T11:29:00Z">
            <w:rPr>
              <w:rFonts w:ascii="Arial" w:eastAsia="나눔명조" w:hAnsi="Arial" w:cs="Arial"/>
              <w:color w:val="FF0000"/>
              <w:spacing w:val="-2"/>
              <w:kern w:val="0"/>
              <w:sz w:val="22"/>
            </w:rPr>
          </w:rPrChange>
        </w:rPr>
        <w:t xml:space="preserve"> Basic skill of computer and smartphone</w:t>
      </w:r>
    </w:p>
    <w:p w14:paraId="22415590" w14:textId="77777777" w:rsidR="00137B15" w:rsidRPr="00B90D96" w:rsidRDefault="00137B15" w:rsidP="00137B15">
      <w:pPr>
        <w:spacing w:line="384" w:lineRule="auto"/>
        <w:textAlignment w:val="baseline"/>
        <w:rPr>
          <w:rFonts w:ascii="Arial" w:eastAsia="굴림" w:hAnsi="Arial" w:cs="Arial"/>
          <w:color w:val="000000"/>
          <w:kern w:val="0"/>
          <w:sz w:val="22"/>
        </w:rPr>
      </w:pPr>
      <w:r w:rsidRPr="00B3775E">
        <w:rPr>
          <w:rFonts w:ascii="굴림" w:eastAsia="굴림" w:hAnsi="굴림" w:cs="굴림" w:hint="eastAsia"/>
          <w:spacing w:val="-2"/>
          <w:kern w:val="0"/>
          <w:sz w:val="22"/>
          <w:rPrChange w:id="5129" w:author="Keis" w:date="2024-09-13T11:29:00Z">
            <w:rPr>
              <w:rFonts w:ascii="굴림" w:eastAsia="굴림" w:hAnsi="굴림" w:cs="굴림" w:hint="eastAsia"/>
              <w:color w:val="FF0000"/>
              <w:spacing w:val="-2"/>
              <w:kern w:val="0"/>
              <w:sz w:val="22"/>
            </w:rPr>
          </w:rPrChange>
        </w:rPr>
        <w:t>②</w:t>
      </w:r>
      <w:r w:rsidRPr="00B3775E">
        <w:rPr>
          <w:rFonts w:ascii="Arial" w:eastAsia="나눔명조" w:hAnsi="Arial" w:cs="Arial"/>
          <w:spacing w:val="-2"/>
          <w:kern w:val="0"/>
          <w:sz w:val="22"/>
          <w:rPrChange w:id="5130" w:author="Keis" w:date="2024-09-13T11:29:00Z">
            <w:rPr>
              <w:rFonts w:ascii="Arial" w:eastAsia="나눔명조" w:hAnsi="Arial" w:cs="Arial"/>
              <w:color w:val="FF0000"/>
              <w:spacing w:val="-2"/>
              <w:kern w:val="0"/>
              <w:sz w:val="22"/>
            </w:rPr>
          </w:rPrChange>
        </w:rPr>
        <w:t xml:space="preserve"> Communication skill and relationship with coworker</w:t>
      </w:r>
    </w:p>
    <w:p w14:paraId="3F7C40C4" w14:textId="77777777" w:rsidR="00137B15" w:rsidRPr="00B3775E" w:rsidRDefault="00137B15" w:rsidP="00137B15">
      <w:pPr>
        <w:spacing w:line="384" w:lineRule="auto"/>
        <w:textAlignment w:val="baseline"/>
        <w:rPr>
          <w:rFonts w:ascii="Arial" w:eastAsia="나눔명조" w:hAnsi="Arial" w:cs="Arial"/>
          <w:spacing w:val="-2"/>
          <w:kern w:val="0"/>
          <w:sz w:val="22"/>
          <w:rPrChange w:id="5131" w:author="Keis" w:date="2024-09-13T11:29:00Z">
            <w:rPr>
              <w:rFonts w:ascii="Arial" w:eastAsia="나눔명조" w:hAnsi="Arial" w:cs="Arial"/>
              <w:color w:val="FF0000"/>
              <w:spacing w:val="-2"/>
              <w:kern w:val="0"/>
              <w:sz w:val="22"/>
            </w:rPr>
          </w:rPrChange>
        </w:rPr>
      </w:pPr>
      <w:r w:rsidRPr="00B3775E">
        <w:rPr>
          <w:rFonts w:ascii="굴림" w:eastAsia="굴림" w:hAnsi="굴림" w:cs="굴림" w:hint="eastAsia"/>
          <w:spacing w:val="-2"/>
          <w:kern w:val="0"/>
          <w:sz w:val="22"/>
          <w:rPrChange w:id="5132" w:author="Keis" w:date="2024-09-13T11:29:00Z">
            <w:rPr>
              <w:rFonts w:ascii="굴림" w:eastAsia="굴림" w:hAnsi="굴림" w:cs="굴림" w:hint="eastAsia"/>
              <w:color w:val="FF0000"/>
              <w:spacing w:val="-2"/>
              <w:kern w:val="0"/>
              <w:sz w:val="22"/>
            </w:rPr>
          </w:rPrChange>
        </w:rPr>
        <w:t>③</w:t>
      </w:r>
      <w:r w:rsidRPr="00B3775E">
        <w:rPr>
          <w:rFonts w:ascii="Arial" w:eastAsia="나눔명조" w:hAnsi="Arial" w:cs="Arial"/>
          <w:spacing w:val="-2"/>
          <w:kern w:val="0"/>
          <w:sz w:val="22"/>
          <w:rPrChange w:id="5133" w:author="Keis" w:date="2024-09-13T11:29:00Z">
            <w:rPr>
              <w:rFonts w:ascii="Arial" w:eastAsia="나눔명조" w:hAnsi="Arial" w:cs="Arial"/>
              <w:color w:val="FF0000"/>
              <w:spacing w:val="-2"/>
              <w:kern w:val="0"/>
              <w:sz w:val="22"/>
            </w:rPr>
          </w:rPrChange>
        </w:rPr>
        <w:t xml:space="preserve"> Attitude to occupation and general personality</w:t>
      </w:r>
    </w:p>
    <w:p w14:paraId="1CCD75AC" w14:textId="77777777" w:rsidR="00B90D96" w:rsidRDefault="00137B15" w:rsidP="00137B15">
      <w:pPr>
        <w:spacing w:line="384" w:lineRule="auto"/>
        <w:textAlignment w:val="baseline"/>
        <w:rPr>
          <w:rFonts w:ascii="Arial" w:eastAsia="굴림" w:hAnsi="Arial" w:cs="Arial"/>
          <w:color w:val="000000"/>
          <w:kern w:val="0"/>
          <w:sz w:val="22"/>
        </w:rPr>
      </w:pPr>
      <w:r w:rsidRPr="00B3775E">
        <w:rPr>
          <w:rFonts w:ascii="굴림" w:eastAsia="굴림" w:hAnsi="굴림" w:cs="굴림" w:hint="eastAsia"/>
          <w:spacing w:val="-2"/>
          <w:kern w:val="0"/>
          <w:sz w:val="22"/>
          <w:rPrChange w:id="5134" w:author="Keis" w:date="2024-09-13T11:29:00Z">
            <w:rPr>
              <w:rFonts w:ascii="굴림" w:eastAsia="굴림" w:hAnsi="굴림" w:cs="굴림" w:hint="eastAsia"/>
              <w:color w:val="FF0000"/>
              <w:spacing w:val="-2"/>
              <w:kern w:val="0"/>
              <w:sz w:val="22"/>
            </w:rPr>
          </w:rPrChange>
        </w:rPr>
        <w:t>④</w:t>
      </w:r>
      <w:r w:rsidRPr="00B3775E">
        <w:rPr>
          <w:rFonts w:ascii="Arial" w:eastAsia="나눔명조" w:hAnsi="Arial" w:cs="Arial"/>
          <w:spacing w:val="-2"/>
          <w:kern w:val="0"/>
          <w:sz w:val="22"/>
          <w:rPrChange w:id="5135" w:author="Keis" w:date="2024-09-13T11:29:00Z">
            <w:rPr>
              <w:rFonts w:ascii="Arial" w:eastAsia="나눔명조" w:hAnsi="Arial" w:cs="Arial"/>
              <w:color w:val="FF0000"/>
              <w:spacing w:val="-2"/>
              <w:kern w:val="0"/>
              <w:sz w:val="22"/>
            </w:rPr>
          </w:rPrChange>
        </w:rPr>
        <w:t xml:space="preserve"> Others(_____________________________________)</w:t>
      </w:r>
    </w:p>
    <w:p w14:paraId="1128127E" w14:textId="77777777" w:rsidR="00137B15" w:rsidRPr="00137B15" w:rsidRDefault="00137B15" w:rsidP="00137B15">
      <w:pPr>
        <w:spacing w:line="384" w:lineRule="auto"/>
        <w:textAlignment w:val="baseline"/>
        <w:rPr>
          <w:rFonts w:ascii="Arial" w:eastAsia="굴림" w:hAnsi="Arial" w:cs="Arial"/>
          <w:color w:val="000000"/>
          <w:kern w:val="0"/>
          <w:sz w:val="22"/>
        </w:rPr>
      </w:pPr>
    </w:p>
    <w:p w14:paraId="495A186E" w14:textId="77777777" w:rsidR="00137B15" w:rsidRPr="009E6C50" w:rsidRDefault="00B90D96" w:rsidP="00137B15">
      <w:pPr>
        <w:spacing w:line="384" w:lineRule="auto"/>
        <w:textAlignment w:val="baseline"/>
        <w:rPr>
          <w:rFonts w:ascii="Arial" w:eastAsia="나눔명조" w:hAnsi="Arial" w:cs="Arial"/>
          <w:spacing w:val="-2"/>
          <w:kern w:val="0"/>
          <w:sz w:val="22"/>
          <w:rPrChange w:id="5136" w:author="Keis" w:date="2024-09-13T12:52:00Z">
            <w:rPr>
              <w:rFonts w:ascii="Arial" w:eastAsia="나눔명조" w:hAnsi="Arial" w:cs="Arial"/>
              <w:color w:val="FF0000"/>
              <w:spacing w:val="-2"/>
              <w:kern w:val="0"/>
              <w:sz w:val="22"/>
            </w:rPr>
          </w:rPrChange>
        </w:rPr>
      </w:pPr>
      <w:r w:rsidRPr="006751C9">
        <w:rPr>
          <w:rFonts w:ascii="Arial" w:eastAsia="나눔명조" w:hAnsi="Arial" w:cs="Arial"/>
          <w:spacing w:val="-2"/>
          <w:kern w:val="0"/>
          <w:sz w:val="22"/>
          <w:rPrChange w:id="5137" w:author="Keis" w:date="2024-09-13T17:27:00Z">
            <w:rPr>
              <w:rFonts w:ascii="Arial" w:eastAsia="나눔명조" w:hAnsi="Arial" w:cs="Arial"/>
              <w:b/>
              <w:bCs/>
              <w:color w:val="FF0000"/>
              <w:spacing w:val="-2"/>
              <w:kern w:val="0"/>
              <w:sz w:val="22"/>
            </w:rPr>
          </w:rPrChange>
        </w:rPr>
        <w:t>Dadd8b_34.</w:t>
      </w:r>
      <w:r w:rsidRPr="009E6C50">
        <w:rPr>
          <w:rFonts w:ascii="Arial" w:eastAsia="나눔명조" w:hAnsi="Arial" w:cs="Arial"/>
          <w:b/>
          <w:bCs/>
          <w:spacing w:val="-2"/>
          <w:kern w:val="0"/>
          <w:sz w:val="22"/>
          <w:rPrChange w:id="5138" w:author="Keis" w:date="2024-09-13T12:52:00Z">
            <w:rPr>
              <w:rFonts w:ascii="Arial" w:eastAsia="나눔명조" w:hAnsi="Arial" w:cs="Arial"/>
              <w:b/>
              <w:bCs/>
              <w:color w:val="FF0000"/>
              <w:spacing w:val="-2"/>
              <w:kern w:val="0"/>
              <w:sz w:val="22"/>
            </w:rPr>
          </w:rPrChange>
        </w:rPr>
        <w:t xml:space="preserve"> </w:t>
      </w:r>
      <w:r w:rsidR="00137B15" w:rsidRPr="009E6C50">
        <w:rPr>
          <w:rFonts w:ascii="Arial" w:eastAsia="나눔명조" w:hAnsi="Arial" w:cs="Arial"/>
          <w:spacing w:val="-2"/>
          <w:kern w:val="0"/>
          <w:sz w:val="22"/>
          <w:rPrChange w:id="5139" w:author="Keis" w:date="2024-09-13T12:52:00Z">
            <w:rPr>
              <w:rFonts w:ascii="Arial" w:eastAsia="나눔명조" w:hAnsi="Arial" w:cs="Arial"/>
              <w:color w:val="FF0000"/>
              <w:spacing w:val="-2"/>
              <w:kern w:val="0"/>
              <w:sz w:val="22"/>
            </w:rPr>
          </w:rPrChange>
        </w:rPr>
        <w:t xml:space="preserve">What do you think the most important professional education training program that need for re-employment? </w:t>
      </w:r>
    </w:p>
    <w:p w14:paraId="206817B1"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40" w:author="Keis" w:date="2024-09-13T12:52:00Z">
            <w:rPr>
              <w:rFonts w:ascii="굴림" w:eastAsia="굴림" w:hAnsi="굴림" w:cs="굴림" w:hint="eastAsia"/>
              <w:color w:val="FF0000"/>
              <w:spacing w:val="-2"/>
              <w:kern w:val="0"/>
              <w:sz w:val="22"/>
            </w:rPr>
          </w:rPrChange>
        </w:rPr>
        <w:t>①</w:t>
      </w:r>
      <w:r w:rsidRPr="009E6C50">
        <w:rPr>
          <w:rFonts w:ascii="Arial" w:eastAsia="나눔명조" w:hAnsi="Arial" w:cs="Arial"/>
          <w:spacing w:val="-2"/>
          <w:kern w:val="0"/>
          <w:sz w:val="22"/>
          <w:rPrChange w:id="5141" w:author="Keis" w:date="2024-09-13T12:52:00Z">
            <w:rPr>
              <w:rFonts w:ascii="Arial" w:eastAsia="나눔명조" w:hAnsi="Arial" w:cs="Arial"/>
              <w:color w:val="FF0000"/>
              <w:spacing w:val="-2"/>
              <w:kern w:val="0"/>
              <w:sz w:val="22"/>
            </w:rPr>
          </w:rPrChange>
        </w:rPr>
        <w:t xml:space="preserve"> Course of management, accounting, administrative</w:t>
      </w:r>
    </w:p>
    <w:p w14:paraId="5461B213"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42" w:author="Keis" w:date="2024-09-13T12:52:00Z">
            <w:rPr>
              <w:rFonts w:ascii="굴림" w:eastAsia="굴림" w:hAnsi="굴림" w:cs="굴림" w:hint="eastAsia"/>
              <w:color w:val="FF0000"/>
              <w:spacing w:val="-2"/>
              <w:kern w:val="0"/>
              <w:sz w:val="22"/>
            </w:rPr>
          </w:rPrChange>
        </w:rPr>
        <w:t>②</w:t>
      </w:r>
      <w:r w:rsidRPr="009E6C50">
        <w:rPr>
          <w:rFonts w:ascii="Arial" w:eastAsia="나눔명조" w:hAnsi="Arial" w:cs="Arial"/>
          <w:spacing w:val="-2"/>
          <w:kern w:val="0"/>
          <w:sz w:val="22"/>
          <w:rPrChange w:id="5143" w:author="Keis" w:date="2024-09-13T12:52:00Z">
            <w:rPr>
              <w:rFonts w:ascii="Arial" w:eastAsia="나눔명조" w:hAnsi="Arial" w:cs="Arial"/>
              <w:color w:val="FF0000"/>
              <w:spacing w:val="-2"/>
              <w:kern w:val="0"/>
              <w:sz w:val="22"/>
            </w:rPr>
          </w:rPrChange>
        </w:rPr>
        <w:t xml:space="preserve"> Course of agriculture, fishing</w:t>
      </w:r>
    </w:p>
    <w:p w14:paraId="42F95566"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44" w:author="Keis" w:date="2024-09-13T12:52:00Z">
            <w:rPr>
              <w:rFonts w:ascii="굴림" w:eastAsia="굴림" w:hAnsi="굴림" w:cs="굴림" w:hint="eastAsia"/>
              <w:color w:val="FF0000"/>
              <w:spacing w:val="-2"/>
              <w:kern w:val="0"/>
              <w:sz w:val="22"/>
            </w:rPr>
          </w:rPrChange>
        </w:rPr>
        <w:t>③</w:t>
      </w:r>
      <w:r w:rsidRPr="009E6C50">
        <w:rPr>
          <w:rFonts w:ascii="Arial" w:eastAsia="나눔명조" w:hAnsi="Arial" w:cs="Arial"/>
          <w:spacing w:val="-2"/>
          <w:kern w:val="0"/>
          <w:sz w:val="22"/>
          <w:rPrChange w:id="5145" w:author="Keis" w:date="2024-09-13T12:52:00Z">
            <w:rPr>
              <w:rFonts w:ascii="Arial" w:eastAsia="나눔명조" w:hAnsi="Arial" w:cs="Arial"/>
              <w:color w:val="FF0000"/>
              <w:spacing w:val="-2"/>
              <w:kern w:val="0"/>
              <w:sz w:val="22"/>
            </w:rPr>
          </w:rPrChange>
        </w:rPr>
        <w:t xml:space="preserve"> Course of social welfare, religion</w:t>
      </w:r>
    </w:p>
    <w:p w14:paraId="724E035E"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46" w:author="Keis" w:date="2024-09-13T12:52:00Z">
            <w:rPr>
              <w:rFonts w:ascii="굴림" w:eastAsia="굴림" w:hAnsi="굴림" w:cs="굴림" w:hint="eastAsia"/>
              <w:color w:val="FF0000"/>
              <w:spacing w:val="-2"/>
              <w:kern w:val="0"/>
              <w:sz w:val="22"/>
            </w:rPr>
          </w:rPrChange>
        </w:rPr>
        <w:t>④</w:t>
      </w:r>
      <w:r w:rsidRPr="009E6C50">
        <w:rPr>
          <w:rFonts w:ascii="Arial" w:eastAsia="나눔명조" w:hAnsi="Arial" w:cs="Arial"/>
          <w:spacing w:val="-2"/>
          <w:kern w:val="0"/>
          <w:sz w:val="22"/>
          <w:rPrChange w:id="5147" w:author="Keis" w:date="2024-09-13T12:52:00Z">
            <w:rPr>
              <w:rFonts w:ascii="Arial" w:eastAsia="나눔명조" w:hAnsi="Arial" w:cs="Arial"/>
              <w:color w:val="FF0000"/>
              <w:spacing w:val="-2"/>
              <w:kern w:val="0"/>
              <w:sz w:val="22"/>
            </w:rPr>
          </w:rPrChange>
        </w:rPr>
        <w:t xml:space="preserve"> Course of security, cleaning </w:t>
      </w:r>
    </w:p>
    <w:p w14:paraId="35E41AC5"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48" w:author="Keis" w:date="2024-09-13T12:52:00Z">
            <w:rPr>
              <w:rFonts w:ascii="굴림" w:eastAsia="굴림" w:hAnsi="굴림" w:cs="굴림" w:hint="eastAsia"/>
              <w:color w:val="FF0000"/>
              <w:spacing w:val="-2"/>
              <w:kern w:val="0"/>
              <w:sz w:val="22"/>
            </w:rPr>
          </w:rPrChange>
        </w:rPr>
        <w:t>⑤</w:t>
      </w:r>
      <w:r w:rsidRPr="009E6C50">
        <w:rPr>
          <w:rFonts w:ascii="Arial" w:eastAsia="나눔명조" w:hAnsi="Arial" w:cs="Arial"/>
          <w:spacing w:val="-2"/>
          <w:kern w:val="0"/>
          <w:sz w:val="22"/>
          <w:rPrChange w:id="5149" w:author="Keis" w:date="2024-09-13T12:52:00Z">
            <w:rPr>
              <w:rFonts w:ascii="Arial" w:eastAsia="나눔명조" w:hAnsi="Arial" w:cs="Arial"/>
              <w:color w:val="FF0000"/>
              <w:spacing w:val="-2"/>
              <w:kern w:val="0"/>
              <w:sz w:val="22"/>
            </w:rPr>
          </w:rPrChange>
        </w:rPr>
        <w:t xml:space="preserve"> Course of skill</w:t>
      </w:r>
    </w:p>
    <w:p w14:paraId="0AE3C785"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50" w:author="Keis" w:date="2024-09-13T12:52:00Z">
            <w:rPr>
              <w:rFonts w:ascii="굴림" w:eastAsia="굴림" w:hAnsi="굴림" w:cs="굴림" w:hint="eastAsia"/>
              <w:color w:val="FF0000"/>
              <w:spacing w:val="-2"/>
              <w:kern w:val="0"/>
              <w:sz w:val="22"/>
            </w:rPr>
          </w:rPrChange>
        </w:rPr>
        <w:t>⑥</w:t>
      </w:r>
      <w:r w:rsidRPr="009E6C50">
        <w:rPr>
          <w:rFonts w:ascii="Arial" w:eastAsia="나눔명조" w:hAnsi="Arial" w:cs="Arial"/>
          <w:spacing w:val="-2"/>
          <w:kern w:val="0"/>
          <w:sz w:val="22"/>
          <w:rPrChange w:id="5151" w:author="Keis" w:date="2024-09-13T12:52:00Z">
            <w:rPr>
              <w:rFonts w:ascii="Arial" w:eastAsia="나눔명조" w:hAnsi="Arial" w:cs="Arial"/>
              <w:color w:val="FF0000"/>
              <w:spacing w:val="-2"/>
              <w:kern w:val="0"/>
              <w:sz w:val="22"/>
            </w:rPr>
          </w:rPrChange>
        </w:rPr>
        <w:t xml:space="preserve"> Others(_____________________________________)</w:t>
      </w:r>
    </w:p>
    <w:p w14:paraId="5F69E586" w14:textId="77777777" w:rsidR="00B90D96" w:rsidRPr="00B90D96" w:rsidRDefault="00B90D96" w:rsidP="00137B15">
      <w:pPr>
        <w:spacing w:line="384" w:lineRule="auto"/>
        <w:textAlignment w:val="baseline"/>
        <w:rPr>
          <w:rFonts w:ascii="Arial" w:eastAsia="굴림" w:hAnsi="Arial" w:cs="Arial"/>
          <w:color w:val="FF0000"/>
          <w:spacing w:val="-2"/>
          <w:kern w:val="0"/>
          <w:sz w:val="22"/>
        </w:rPr>
      </w:pPr>
    </w:p>
    <w:p w14:paraId="7C9725F6" w14:textId="77777777" w:rsidR="00B90D96" w:rsidRPr="00137B15" w:rsidRDefault="00B90D96" w:rsidP="00B90D96">
      <w:pPr>
        <w:spacing w:line="384" w:lineRule="auto"/>
        <w:textAlignment w:val="baseline"/>
        <w:rPr>
          <w:rFonts w:ascii="Arial" w:eastAsia="굴림" w:hAnsi="Arial" w:cs="Arial"/>
          <w:color w:val="000000"/>
          <w:spacing w:val="-2"/>
          <w:kern w:val="0"/>
          <w:sz w:val="22"/>
        </w:rPr>
      </w:pPr>
      <w:r w:rsidRPr="006751C9">
        <w:rPr>
          <w:rFonts w:ascii="Arial" w:eastAsia="나눔명조" w:hAnsi="Arial" w:cs="Arial"/>
          <w:spacing w:val="-2"/>
          <w:kern w:val="0"/>
          <w:sz w:val="22"/>
          <w:rPrChange w:id="5152" w:author="Keis" w:date="2024-09-13T17:27:00Z">
            <w:rPr>
              <w:rFonts w:ascii="Arial" w:eastAsia="나눔명조" w:hAnsi="Arial" w:cs="Arial"/>
              <w:b/>
              <w:bCs/>
              <w:color w:val="FF0000"/>
              <w:spacing w:val="-2"/>
              <w:kern w:val="0"/>
              <w:sz w:val="22"/>
            </w:rPr>
          </w:rPrChange>
        </w:rPr>
        <w:t>Dadd8b_35.</w:t>
      </w:r>
      <w:r w:rsidRPr="009E6C50">
        <w:rPr>
          <w:rFonts w:ascii="Arial" w:eastAsia="나눔명조" w:hAnsi="Arial" w:cs="Arial"/>
          <w:spacing w:val="-2"/>
          <w:kern w:val="0"/>
          <w:sz w:val="22"/>
          <w:rPrChange w:id="5153" w:author="Keis" w:date="2024-09-13T12:52:00Z">
            <w:rPr>
              <w:rFonts w:ascii="Arial" w:eastAsia="나눔명조" w:hAnsi="Arial" w:cs="Arial"/>
              <w:color w:val="FF0000"/>
              <w:spacing w:val="-2"/>
              <w:kern w:val="0"/>
              <w:sz w:val="22"/>
            </w:rPr>
          </w:rPrChange>
        </w:rPr>
        <w:t xml:space="preserve"> </w:t>
      </w:r>
      <w:r w:rsidR="00137B15" w:rsidRPr="009E6C50">
        <w:rPr>
          <w:rFonts w:ascii="Arial" w:eastAsia="나눔명조" w:hAnsi="Arial" w:cs="Arial"/>
          <w:spacing w:val="-2"/>
          <w:kern w:val="0"/>
          <w:sz w:val="22"/>
          <w:rPrChange w:id="5154" w:author="Keis" w:date="2024-09-13T12:52:00Z">
            <w:rPr>
              <w:rFonts w:ascii="Arial" w:eastAsia="나눔명조" w:hAnsi="Arial" w:cs="Arial"/>
              <w:color w:val="FF0000"/>
              <w:spacing w:val="-2"/>
              <w:kern w:val="0"/>
              <w:sz w:val="22"/>
            </w:rPr>
          </w:rPrChange>
        </w:rPr>
        <w:t>How long do you think the period of re-employment education and training is appropriate?</w:t>
      </w:r>
    </w:p>
    <w:p w14:paraId="4D9837DE" w14:textId="77777777" w:rsidR="00B90D96" w:rsidRPr="00B90D96" w:rsidRDefault="00B90D96" w:rsidP="00B90D96">
      <w:pPr>
        <w:spacing w:line="384" w:lineRule="auto"/>
        <w:textAlignment w:val="baseline"/>
        <w:rPr>
          <w:rFonts w:ascii="Arial" w:eastAsia="굴림" w:hAnsi="Arial" w:cs="Arial"/>
          <w:color w:val="000000"/>
          <w:kern w:val="0"/>
          <w:sz w:val="22"/>
        </w:rPr>
      </w:pPr>
      <w:r w:rsidRPr="009E6C50">
        <w:rPr>
          <w:rFonts w:ascii="Arial" w:eastAsia="나눔명조" w:hAnsi="Arial" w:cs="Arial"/>
          <w:spacing w:val="-2"/>
          <w:kern w:val="0"/>
          <w:sz w:val="22"/>
          <w:rPrChange w:id="5155" w:author="Keis" w:date="2024-09-13T12:52:00Z">
            <w:rPr>
              <w:rFonts w:ascii="Arial" w:eastAsia="나눔명조" w:hAnsi="Arial" w:cs="Arial"/>
              <w:color w:val="FF0000"/>
              <w:spacing w:val="-2"/>
              <w:kern w:val="0"/>
              <w:sz w:val="22"/>
            </w:rPr>
          </w:rPrChange>
        </w:rPr>
        <w:t>__________</w:t>
      </w:r>
      <w:r w:rsidR="00137B15" w:rsidRPr="009E6C50">
        <w:rPr>
          <w:rFonts w:ascii="Arial" w:eastAsia="나눔명조" w:hAnsi="Arial" w:cs="Arial"/>
          <w:spacing w:val="-2"/>
          <w:kern w:val="0"/>
          <w:sz w:val="22"/>
          <w:rPrChange w:id="5156" w:author="Keis" w:date="2024-09-13T12:52:00Z">
            <w:rPr>
              <w:rFonts w:ascii="Arial" w:eastAsia="나눔명조" w:hAnsi="Arial" w:cs="Arial"/>
              <w:color w:val="FF0000"/>
              <w:spacing w:val="-2"/>
              <w:kern w:val="0"/>
              <w:sz w:val="22"/>
            </w:rPr>
          </w:rPrChange>
        </w:rPr>
        <w:t>day</w:t>
      </w:r>
    </w:p>
    <w:p w14:paraId="63A40FE5" w14:textId="77777777" w:rsidR="00B90D96" w:rsidRPr="00B90D96" w:rsidRDefault="00B90D96" w:rsidP="00B90D96">
      <w:pPr>
        <w:spacing w:line="384" w:lineRule="auto"/>
        <w:textAlignment w:val="baseline"/>
        <w:rPr>
          <w:rFonts w:ascii="Arial" w:eastAsia="굴림" w:hAnsi="Arial" w:cs="Arial"/>
          <w:color w:val="FF0000"/>
          <w:spacing w:val="-2"/>
          <w:kern w:val="0"/>
          <w:sz w:val="22"/>
        </w:rPr>
      </w:pPr>
    </w:p>
    <w:p w14:paraId="2802B2A3" w14:textId="77777777" w:rsidR="00137B15" w:rsidRPr="00B90D96" w:rsidRDefault="00B90D96" w:rsidP="00137B15">
      <w:pPr>
        <w:spacing w:line="384" w:lineRule="auto"/>
        <w:textAlignment w:val="baseline"/>
        <w:rPr>
          <w:rFonts w:ascii="Arial" w:eastAsia="굴림" w:hAnsi="Arial" w:cs="Arial"/>
          <w:color w:val="000000"/>
          <w:spacing w:val="-2"/>
          <w:kern w:val="0"/>
          <w:sz w:val="22"/>
        </w:rPr>
      </w:pPr>
      <w:r w:rsidRPr="006751C9">
        <w:rPr>
          <w:rFonts w:ascii="Arial" w:eastAsia="나눔명조" w:hAnsi="Arial" w:cs="Arial"/>
          <w:spacing w:val="-2"/>
          <w:kern w:val="0"/>
          <w:sz w:val="22"/>
          <w:rPrChange w:id="5157" w:author="Keis" w:date="2024-09-13T17:28:00Z">
            <w:rPr>
              <w:rFonts w:ascii="Arial" w:eastAsia="나눔명조" w:hAnsi="Arial" w:cs="Arial"/>
              <w:b/>
              <w:bCs/>
              <w:color w:val="FF0000"/>
              <w:spacing w:val="-2"/>
              <w:kern w:val="0"/>
              <w:sz w:val="22"/>
            </w:rPr>
          </w:rPrChange>
        </w:rPr>
        <w:t xml:space="preserve">Dadd8b_36. </w:t>
      </w:r>
      <w:r w:rsidR="00137B15" w:rsidRPr="009E6C50">
        <w:rPr>
          <w:rFonts w:ascii="Arial" w:eastAsia="나눔명조" w:hAnsi="Arial" w:cs="Arial"/>
          <w:spacing w:val="-4"/>
          <w:kern w:val="0"/>
          <w:sz w:val="22"/>
          <w:rPrChange w:id="5158" w:author="Keis" w:date="2024-09-13T12:52:00Z">
            <w:rPr>
              <w:rFonts w:ascii="Arial" w:eastAsia="나눔명조" w:hAnsi="Arial" w:cs="Arial"/>
              <w:color w:val="FF0000"/>
              <w:spacing w:val="-4"/>
              <w:kern w:val="0"/>
              <w:sz w:val="22"/>
            </w:rPr>
          </w:rPrChange>
        </w:rPr>
        <w:t>In the case of re-employment training how much training time per session do you think is appropriate?</w:t>
      </w:r>
    </w:p>
    <w:p w14:paraId="0A8BE704"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59" w:author="Keis" w:date="2024-09-13T12:52:00Z">
            <w:rPr>
              <w:rFonts w:ascii="굴림" w:eastAsia="굴림" w:hAnsi="굴림" w:cs="굴림" w:hint="eastAsia"/>
              <w:color w:val="FF0000"/>
              <w:spacing w:val="-2"/>
              <w:kern w:val="0"/>
              <w:sz w:val="22"/>
            </w:rPr>
          </w:rPrChange>
        </w:rPr>
        <w:t>①</w:t>
      </w:r>
      <w:r w:rsidRPr="009E6C50">
        <w:rPr>
          <w:rFonts w:ascii="Arial" w:eastAsia="나눔명조" w:hAnsi="Arial" w:cs="Arial"/>
          <w:spacing w:val="-2"/>
          <w:kern w:val="0"/>
          <w:sz w:val="22"/>
          <w:rPrChange w:id="5160" w:author="Keis" w:date="2024-09-13T12:52:00Z">
            <w:rPr>
              <w:rFonts w:ascii="Arial" w:eastAsia="나눔명조" w:hAnsi="Arial" w:cs="Arial"/>
              <w:color w:val="FF0000"/>
              <w:spacing w:val="-2"/>
              <w:kern w:val="0"/>
              <w:sz w:val="22"/>
            </w:rPr>
          </w:rPrChange>
        </w:rPr>
        <w:t xml:space="preserve"> one hour</w:t>
      </w:r>
      <w:r w:rsidRPr="00B90D96">
        <w:rPr>
          <w:rFonts w:ascii="Arial" w:eastAsia="굴림" w:hAnsi="Arial" w:cs="Arial"/>
          <w:color w:val="000000"/>
          <w:kern w:val="0"/>
          <w:sz w:val="22"/>
        </w:rPr>
        <w:tab/>
      </w:r>
      <w:r w:rsidRPr="00B90D96">
        <w:rPr>
          <w:rFonts w:ascii="Arial" w:eastAsia="굴림" w:hAnsi="Arial" w:cs="Arial"/>
          <w:color w:val="000000"/>
          <w:kern w:val="0"/>
          <w:sz w:val="22"/>
        </w:rPr>
        <w:tab/>
      </w:r>
      <w:r w:rsidRPr="00B90D96">
        <w:rPr>
          <w:rFonts w:ascii="Arial" w:eastAsia="굴림" w:hAnsi="Arial" w:cs="Arial"/>
          <w:color w:val="000000"/>
          <w:kern w:val="0"/>
          <w:sz w:val="22"/>
        </w:rPr>
        <w:tab/>
      </w:r>
    </w:p>
    <w:p w14:paraId="342A4917"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61" w:author="Keis" w:date="2024-09-13T12:52:00Z">
            <w:rPr>
              <w:rFonts w:ascii="굴림" w:eastAsia="굴림" w:hAnsi="굴림" w:cs="굴림" w:hint="eastAsia"/>
              <w:color w:val="FF0000"/>
              <w:spacing w:val="-2"/>
              <w:kern w:val="0"/>
              <w:sz w:val="22"/>
            </w:rPr>
          </w:rPrChange>
        </w:rPr>
        <w:t>②</w:t>
      </w:r>
      <w:r w:rsidRPr="009E6C50">
        <w:rPr>
          <w:rFonts w:ascii="Arial" w:eastAsia="나눔명조" w:hAnsi="Arial" w:cs="Arial"/>
          <w:spacing w:val="-2"/>
          <w:kern w:val="0"/>
          <w:sz w:val="22"/>
          <w:rPrChange w:id="5162" w:author="Keis" w:date="2024-09-13T12:52:00Z">
            <w:rPr>
              <w:rFonts w:ascii="Arial" w:eastAsia="나눔명조" w:hAnsi="Arial" w:cs="Arial"/>
              <w:color w:val="FF0000"/>
              <w:spacing w:val="-2"/>
              <w:kern w:val="0"/>
              <w:sz w:val="22"/>
            </w:rPr>
          </w:rPrChange>
        </w:rPr>
        <w:t xml:space="preserve"> two hours </w:t>
      </w:r>
      <w:r w:rsidRPr="00B90D96">
        <w:rPr>
          <w:rFonts w:ascii="Arial" w:eastAsia="굴림" w:hAnsi="Arial" w:cs="Arial"/>
          <w:color w:val="000000"/>
          <w:kern w:val="0"/>
          <w:sz w:val="22"/>
        </w:rPr>
        <w:tab/>
      </w:r>
      <w:r w:rsidRPr="00B90D96">
        <w:rPr>
          <w:rFonts w:ascii="Arial" w:eastAsia="굴림" w:hAnsi="Arial" w:cs="Arial"/>
          <w:color w:val="000000"/>
          <w:kern w:val="0"/>
          <w:sz w:val="22"/>
        </w:rPr>
        <w:tab/>
      </w:r>
      <w:r w:rsidRPr="00B90D96">
        <w:rPr>
          <w:rFonts w:ascii="Arial" w:eastAsia="굴림" w:hAnsi="Arial" w:cs="Arial"/>
          <w:color w:val="000000"/>
          <w:kern w:val="0"/>
          <w:sz w:val="22"/>
        </w:rPr>
        <w:tab/>
      </w:r>
    </w:p>
    <w:p w14:paraId="5542B984"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63" w:author="Keis" w:date="2024-09-13T12:52:00Z">
            <w:rPr>
              <w:rFonts w:ascii="굴림" w:eastAsia="굴림" w:hAnsi="굴림" w:cs="굴림" w:hint="eastAsia"/>
              <w:color w:val="FF0000"/>
              <w:spacing w:val="-2"/>
              <w:kern w:val="0"/>
              <w:sz w:val="22"/>
            </w:rPr>
          </w:rPrChange>
        </w:rPr>
        <w:t>③</w:t>
      </w:r>
      <w:r w:rsidRPr="009E6C50">
        <w:rPr>
          <w:rFonts w:ascii="Arial" w:eastAsia="나눔명조" w:hAnsi="Arial" w:cs="Arial"/>
          <w:spacing w:val="-2"/>
          <w:kern w:val="0"/>
          <w:sz w:val="22"/>
          <w:rPrChange w:id="5164" w:author="Keis" w:date="2024-09-13T12:52:00Z">
            <w:rPr>
              <w:rFonts w:ascii="Arial" w:eastAsia="나눔명조" w:hAnsi="Arial" w:cs="Arial"/>
              <w:color w:val="FF0000"/>
              <w:spacing w:val="-2"/>
              <w:kern w:val="0"/>
              <w:sz w:val="22"/>
            </w:rPr>
          </w:rPrChange>
        </w:rPr>
        <w:t xml:space="preserve"> three hours</w:t>
      </w:r>
    </w:p>
    <w:p w14:paraId="7BD3E5B3"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65" w:author="Keis" w:date="2024-09-13T12:52:00Z">
            <w:rPr>
              <w:rFonts w:ascii="굴림" w:eastAsia="굴림" w:hAnsi="굴림" w:cs="굴림" w:hint="eastAsia"/>
              <w:color w:val="FF0000"/>
              <w:spacing w:val="-2"/>
              <w:kern w:val="0"/>
              <w:sz w:val="22"/>
            </w:rPr>
          </w:rPrChange>
        </w:rPr>
        <w:t>④</w:t>
      </w:r>
      <w:r w:rsidRPr="009E6C50">
        <w:rPr>
          <w:rFonts w:ascii="Arial" w:eastAsia="나눔명조" w:hAnsi="Arial" w:cs="Arial"/>
          <w:spacing w:val="-2"/>
          <w:kern w:val="0"/>
          <w:sz w:val="22"/>
          <w:rPrChange w:id="5166" w:author="Keis" w:date="2024-09-13T12:52:00Z">
            <w:rPr>
              <w:rFonts w:ascii="Arial" w:eastAsia="나눔명조" w:hAnsi="Arial" w:cs="Arial"/>
              <w:color w:val="FF0000"/>
              <w:spacing w:val="-2"/>
              <w:kern w:val="0"/>
              <w:sz w:val="22"/>
            </w:rPr>
          </w:rPrChange>
        </w:rPr>
        <w:t xml:space="preserve"> four to six hours </w:t>
      </w:r>
      <w:r w:rsidRPr="00B90D96">
        <w:rPr>
          <w:rFonts w:ascii="Arial" w:eastAsia="굴림" w:hAnsi="Arial" w:cs="Arial"/>
          <w:color w:val="000000"/>
          <w:kern w:val="0"/>
          <w:sz w:val="22"/>
        </w:rPr>
        <w:tab/>
      </w:r>
      <w:r w:rsidRPr="00B90D96">
        <w:rPr>
          <w:rFonts w:ascii="Arial" w:eastAsia="굴림" w:hAnsi="Arial" w:cs="Arial"/>
          <w:color w:val="000000"/>
          <w:kern w:val="0"/>
          <w:sz w:val="22"/>
        </w:rPr>
        <w:tab/>
      </w:r>
      <w:r w:rsidRPr="00B90D96">
        <w:rPr>
          <w:rFonts w:ascii="Arial" w:eastAsia="굴림" w:hAnsi="Arial" w:cs="Arial"/>
          <w:color w:val="000000"/>
          <w:kern w:val="0"/>
          <w:sz w:val="22"/>
        </w:rPr>
        <w:tab/>
      </w:r>
    </w:p>
    <w:p w14:paraId="0B2001B0" w14:textId="77777777" w:rsidR="00137B15" w:rsidRPr="00B90D96" w:rsidRDefault="00137B15" w:rsidP="00137B15">
      <w:pPr>
        <w:spacing w:line="384" w:lineRule="auto"/>
        <w:textAlignment w:val="baseline"/>
        <w:rPr>
          <w:rFonts w:ascii="Arial" w:eastAsia="굴림" w:hAnsi="Arial" w:cs="Arial"/>
          <w:color w:val="000000"/>
          <w:kern w:val="0"/>
          <w:sz w:val="22"/>
        </w:rPr>
      </w:pPr>
      <w:r w:rsidRPr="009E6C50">
        <w:rPr>
          <w:rFonts w:ascii="굴림" w:eastAsia="굴림" w:hAnsi="굴림" w:cs="굴림" w:hint="eastAsia"/>
          <w:spacing w:val="-2"/>
          <w:kern w:val="0"/>
          <w:sz w:val="22"/>
          <w:rPrChange w:id="5167" w:author="Keis" w:date="2024-09-13T12:52:00Z">
            <w:rPr>
              <w:rFonts w:ascii="굴림" w:eastAsia="굴림" w:hAnsi="굴림" w:cs="굴림" w:hint="eastAsia"/>
              <w:color w:val="FF0000"/>
              <w:spacing w:val="-2"/>
              <w:kern w:val="0"/>
              <w:sz w:val="22"/>
            </w:rPr>
          </w:rPrChange>
        </w:rPr>
        <w:t>⑤</w:t>
      </w:r>
      <w:r w:rsidRPr="009E6C50">
        <w:rPr>
          <w:rFonts w:ascii="Arial" w:eastAsia="나눔명조" w:hAnsi="Arial" w:cs="Arial"/>
          <w:spacing w:val="-2"/>
          <w:kern w:val="0"/>
          <w:sz w:val="22"/>
          <w:rPrChange w:id="5168" w:author="Keis" w:date="2024-09-13T12:52:00Z">
            <w:rPr>
              <w:rFonts w:ascii="Arial" w:eastAsia="나눔명조" w:hAnsi="Arial" w:cs="Arial"/>
              <w:color w:val="FF0000"/>
              <w:spacing w:val="-2"/>
              <w:kern w:val="0"/>
              <w:sz w:val="22"/>
            </w:rPr>
          </w:rPrChange>
        </w:rPr>
        <w:t xml:space="preserve"> over six hours</w:t>
      </w:r>
    </w:p>
    <w:p w14:paraId="65ED6193" w14:textId="77777777" w:rsidR="00B90D96" w:rsidRPr="006751C9" w:rsidRDefault="00B90D96" w:rsidP="00137B15">
      <w:pPr>
        <w:spacing w:line="384" w:lineRule="auto"/>
        <w:textAlignment w:val="baseline"/>
        <w:rPr>
          <w:rFonts w:ascii="Arial" w:eastAsia="굴림" w:hAnsi="Arial" w:cs="Arial"/>
          <w:color w:val="000000"/>
          <w:spacing w:val="-2"/>
          <w:kern w:val="0"/>
          <w:sz w:val="22"/>
        </w:rPr>
      </w:pPr>
      <w:r w:rsidRPr="006751C9">
        <w:rPr>
          <w:rFonts w:ascii="Arial" w:eastAsia="나눔명조" w:hAnsi="Arial" w:cs="Arial" w:hint="eastAsia"/>
          <w:spacing w:val="-2"/>
          <w:kern w:val="0"/>
          <w:sz w:val="22"/>
          <w:rPrChange w:id="5169" w:author="Keis" w:date="2024-09-13T17:28:00Z">
            <w:rPr>
              <w:rFonts w:ascii="Arial" w:eastAsia="나눔명조" w:hAnsi="Arial" w:cs="Arial" w:hint="eastAsia"/>
              <w:b/>
              <w:bCs/>
              <w:color w:val="FF0000"/>
              <w:spacing w:val="-2"/>
              <w:kern w:val="0"/>
              <w:sz w:val="22"/>
            </w:rPr>
          </w:rPrChange>
        </w:rPr>
        <w:t>→</w:t>
      </w:r>
      <w:r w:rsidRPr="006751C9">
        <w:rPr>
          <w:rFonts w:ascii="Arial" w:eastAsia="나눔명조" w:hAnsi="Arial" w:cs="Arial"/>
          <w:spacing w:val="-2"/>
          <w:kern w:val="0"/>
          <w:sz w:val="22"/>
          <w:rPrChange w:id="5170" w:author="Keis" w:date="2024-09-13T17:28:00Z">
            <w:rPr>
              <w:rFonts w:ascii="Arial" w:eastAsia="나눔명조" w:hAnsi="Arial" w:cs="Arial"/>
              <w:b/>
              <w:bCs/>
              <w:color w:val="FF0000"/>
              <w:spacing w:val="-2"/>
              <w:kern w:val="0"/>
              <w:sz w:val="22"/>
            </w:rPr>
          </w:rPrChange>
        </w:rPr>
        <w:t xml:space="preserve"> D256</w:t>
      </w:r>
    </w:p>
    <w:p w14:paraId="5EC53DC9" w14:textId="406AD945" w:rsidR="00867D6A" w:rsidRDefault="00867D6A" w:rsidP="00624BD4">
      <w:pPr>
        <w:wordWrap/>
        <w:spacing w:line="360" w:lineRule="auto"/>
        <w:rPr>
          <w:ins w:id="5171" w:author="swcsmart000" w:date="2024-09-05T17:02:00Z"/>
          <w:rFonts w:ascii="Arial" w:eastAsia="굴림" w:hAnsi="Arial" w:cs="Arial"/>
          <w:sz w:val="22"/>
        </w:rPr>
      </w:pPr>
    </w:p>
    <w:p w14:paraId="5E1E0E5F" w14:textId="77777777" w:rsidR="009F1378" w:rsidRDefault="009F1378" w:rsidP="00624BD4">
      <w:pPr>
        <w:wordWrap/>
        <w:spacing w:line="360" w:lineRule="auto"/>
        <w:rPr>
          <w:rFonts w:ascii="Arial" w:eastAsia="굴림" w:hAnsi="Arial" w:cs="Arial"/>
          <w:sz w:val="22"/>
        </w:rPr>
      </w:pPr>
    </w:p>
    <w:p w14:paraId="4FE02BC0" w14:textId="77777777" w:rsidR="00867D6A" w:rsidRPr="001D19F6" w:rsidRDefault="00867D6A" w:rsidP="00624BD4">
      <w:pPr>
        <w:wordWrap/>
        <w:spacing w:line="360" w:lineRule="auto"/>
        <w:rPr>
          <w:rFonts w:ascii="Arial" w:eastAsia="굴림" w:hAnsi="Arial" w:cs="Arial"/>
          <w:sz w:val="22"/>
        </w:rPr>
      </w:pPr>
    </w:p>
    <w:p w14:paraId="65FB3585"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D256. [IWER: How often did R receive assistance </w:t>
      </w:r>
      <w:r w:rsidR="004F09C8" w:rsidRPr="001D19F6">
        <w:rPr>
          <w:rFonts w:ascii="Arial" w:eastAsia="굴림" w:hAnsi="Arial" w:cs="Arial"/>
          <w:sz w:val="22"/>
        </w:rPr>
        <w:t>in answering</w:t>
      </w:r>
      <w:r w:rsidRPr="001D19F6">
        <w:rPr>
          <w:rFonts w:ascii="Arial" w:eastAsia="굴림" w:hAnsi="Arial" w:cs="Arial"/>
          <w:sz w:val="22"/>
        </w:rPr>
        <w:t xml:space="preserve"> section D-EMPLOYMENT?]</w:t>
      </w:r>
    </w:p>
    <w:p w14:paraId="7141282C" w14:textId="77777777" w:rsidR="00624BD4" w:rsidRPr="001D19F6" w:rsidRDefault="00624BD4" w:rsidP="00F14BA4">
      <w:pPr>
        <w:pStyle w:val="a6"/>
        <w:numPr>
          <w:ilvl w:val="0"/>
          <w:numId w:val="62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Never </w:t>
      </w:r>
      <w:r w:rsidR="00377045" w:rsidRPr="001D19F6">
        <w:rPr>
          <w:rFonts w:ascii="Arial" w:eastAsia="굴림" w:hAnsi="Arial" w:cs="Arial"/>
          <w:sz w:val="22"/>
        </w:rPr>
        <w:tab/>
      </w:r>
      <w:r w:rsidR="00377045" w:rsidRPr="001D19F6">
        <w:rPr>
          <w:rFonts w:ascii="Arial" w:eastAsia="굴림" w:hAnsi="Arial" w:cs="Arial"/>
          <w:sz w:val="22"/>
        </w:rPr>
        <w:tab/>
      </w:r>
      <w:r w:rsidR="00377045" w:rsidRPr="001D19F6">
        <w:rPr>
          <w:rFonts w:ascii="Arial" w:eastAsia="굴림" w:hAnsi="Arial" w:cs="Arial"/>
          <w:sz w:val="22"/>
        </w:rPr>
        <w:tab/>
      </w:r>
      <w:r w:rsidR="003F1343" w:rsidRPr="001D19F6">
        <w:rPr>
          <w:rFonts w:ascii="Arial" w:eastAsia="굴림" w:hAnsi="Arial" w:cs="Arial"/>
          <w:sz w:val="22"/>
        </w:rPr>
        <w:t>→Go to DC515</w:t>
      </w:r>
      <w:r w:rsidR="009051B0" w:rsidRPr="001D19F6">
        <w:rPr>
          <w:rFonts w:ascii="Arial" w:eastAsia="굴림" w:hAnsi="Arial" w:cs="Arial"/>
          <w:sz w:val="22"/>
        </w:rPr>
        <w:t>.</w:t>
      </w:r>
    </w:p>
    <w:p w14:paraId="6BAF1FA9" w14:textId="77777777" w:rsidR="00624BD4" w:rsidRPr="001D19F6" w:rsidRDefault="00624BD4" w:rsidP="00F14BA4">
      <w:pPr>
        <w:pStyle w:val="a6"/>
        <w:numPr>
          <w:ilvl w:val="0"/>
          <w:numId w:val="62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A few times </w:t>
      </w:r>
      <w:r w:rsidR="00377045" w:rsidRPr="001D19F6">
        <w:rPr>
          <w:rFonts w:ascii="Arial" w:eastAsia="굴림" w:hAnsi="Arial" w:cs="Arial"/>
          <w:sz w:val="22"/>
        </w:rPr>
        <w:tab/>
      </w:r>
      <w:r w:rsidR="00377045" w:rsidRPr="001D19F6">
        <w:rPr>
          <w:rFonts w:ascii="Arial" w:eastAsia="굴림" w:hAnsi="Arial" w:cs="Arial"/>
          <w:sz w:val="22"/>
        </w:rPr>
        <w:tab/>
      </w:r>
      <w:r w:rsidR="003F1343" w:rsidRPr="001D19F6">
        <w:rPr>
          <w:rFonts w:ascii="Arial" w:eastAsia="굴림" w:hAnsi="Arial" w:cs="Arial"/>
          <w:sz w:val="22"/>
        </w:rPr>
        <w:t>→Go to DC515</w:t>
      </w:r>
      <w:r w:rsidR="009051B0" w:rsidRPr="001D19F6">
        <w:rPr>
          <w:rFonts w:ascii="Arial" w:eastAsia="굴림" w:hAnsi="Arial" w:cs="Arial"/>
          <w:sz w:val="22"/>
        </w:rPr>
        <w:t>.</w:t>
      </w:r>
    </w:p>
    <w:p w14:paraId="385E8404" w14:textId="77777777" w:rsidR="00624BD4" w:rsidRPr="001D19F6" w:rsidRDefault="00624BD4" w:rsidP="00F14BA4">
      <w:pPr>
        <w:pStyle w:val="a6"/>
        <w:numPr>
          <w:ilvl w:val="0"/>
          <w:numId w:val="62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Most or all </w:t>
      </w:r>
      <w:r w:rsidR="004F09C8" w:rsidRPr="001D19F6">
        <w:rPr>
          <w:rFonts w:ascii="Arial" w:eastAsia="굴림" w:hAnsi="Arial" w:cs="Arial"/>
          <w:sz w:val="22"/>
        </w:rPr>
        <w:t xml:space="preserve">of </w:t>
      </w:r>
      <w:r w:rsidRPr="001D19F6">
        <w:rPr>
          <w:rFonts w:ascii="Arial" w:eastAsia="굴림" w:hAnsi="Arial" w:cs="Arial"/>
          <w:sz w:val="22"/>
        </w:rPr>
        <w:t xml:space="preserve">the time </w:t>
      </w:r>
      <w:r w:rsidR="00377045" w:rsidRPr="001D19F6">
        <w:rPr>
          <w:rFonts w:ascii="Arial" w:eastAsia="굴림" w:hAnsi="Arial" w:cs="Arial"/>
          <w:sz w:val="22"/>
        </w:rPr>
        <w:tab/>
      </w:r>
      <w:r w:rsidR="003F1343" w:rsidRPr="001D19F6">
        <w:rPr>
          <w:rFonts w:ascii="Arial" w:eastAsia="굴림" w:hAnsi="Arial" w:cs="Arial"/>
          <w:sz w:val="22"/>
        </w:rPr>
        <w:t>→Go to DC515</w:t>
      </w:r>
      <w:r w:rsidR="009051B0" w:rsidRPr="001D19F6">
        <w:rPr>
          <w:rFonts w:ascii="Arial" w:eastAsia="굴림" w:hAnsi="Arial" w:cs="Arial"/>
          <w:sz w:val="22"/>
        </w:rPr>
        <w:t>.</w:t>
      </w:r>
    </w:p>
    <w:p w14:paraId="1CFB5D67" w14:textId="77777777" w:rsidR="00624BD4" w:rsidRPr="001D19F6" w:rsidRDefault="00624BD4" w:rsidP="00F14BA4">
      <w:pPr>
        <w:pStyle w:val="a6"/>
        <w:numPr>
          <w:ilvl w:val="0"/>
          <w:numId w:val="62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The </w:t>
      </w:r>
      <w:r w:rsidR="000F10FB" w:rsidRPr="001D19F6">
        <w:rPr>
          <w:rFonts w:ascii="Arial" w:eastAsia="굴림" w:hAnsi="Arial" w:cs="Arial"/>
          <w:sz w:val="22"/>
        </w:rPr>
        <w:t>s</w:t>
      </w:r>
      <w:r w:rsidRPr="001D19F6">
        <w:rPr>
          <w:rFonts w:ascii="Arial" w:eastAsia="굴림" w:hAnsi="Arial" w:cs="Arial"/>
          <w:sz w:val="22"/>
        </w:rPr>
        <w:t>ect</w:t>
      </w:r>
      <w:r w:rsidR="004F09C8" w:rsidRPr="001D19F6">
        <w:rPr>
          <w:rFonts w:ascii="Arial" w:eastAsia="굴림" w:hAnsi="Arial" w:cs="Arial"/>
          <w:sz w:val="22"/>
        </w:rPr>
        <w:t>ion was done by a proxy respondent</w:t>
      </w:r>
      <w:r w:rsidRPr="001D19F6">
        <w:rPr>
          <w:rFonts w:ascii="Arial" w:eastAsia="굴림" w:hAnsi="Arial" w:cs="Arial"/>
          <w:sz w:val="22"/>
        </w:rPr>
        <w:t>.</w:t>
      </w:r>
    </w:p>
    <w:p w14:paraId="723B0AFC" w14:textId="77777777" w:rsidR="00624BD4" w:rsidRPr="001D19F6" w:rsidRDefault="00624BD4" w:rsidP="00624BD4">
      <w:pPr>
        <w:wordWrap/>
        <w:adjustRightInd w:val="0"/>
        <w:spacing w:line="360" w:lineRule="auto"/>
        <w:rPr>
          <w:rFonts w:ascii="Arial" w:eastAsia="굴림" w:hAnsi="Arial" w:cs="Arial"/>
          <w:sz w:val="22"/>
        </w:rPr>
      </w:pPr>
    </w:p>
    <w:p w14:paraId="5E216C3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D257. </w:t>
      </w:r>
      <w:r w:rsidR="003F606C" w:rsidRPr="001D19F6">
        <w:rPr>
          <w:rFonts w:ascii="Arial" w:eastAsia="굴림" w:hAnsi="Arial" w:cs="Arial"/>
          <w:kern w:val="0"/>
          <w:sz w:val="22"/>
        </w:rPr>
        <w:t>If done by a proxy respondent, what is the proxy’s relationship to R? Please answer in view of the proxy.</w:t>
      </w:r>
    </w:p>
    <w:p w14:paraId="43407D60"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1C16A318"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2B7B93AE"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Father</w:t>
      </w:r>
    </w:p>
    <w:p w14:paraId="3EDD4A62"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4A7B7914"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7DE0C82F" w14:textId="77777777" w:rsidR="00624BD4" w:rsidRPr="001D19F6" w:rsidRDefault="004F09C8"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336C9DB3"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w:t>
      </w:r>
      <w:r w:rsidR="00DA231E" w:rsidRPr="001D19F6">
        <w:rPr>
          <w:rFonts w:ascii="Arial" w:eastAsia="굴림" w:hAnsi="Arial" w:cs="Arial"/>
          <w:sz w:val="22"/>
        </w:rPr>
        <w:t>law/</w:t>
      </w:r>
      <w:r w:rsidRPr="001D19F6">
        <w:rPr>
          <w:rFonts w:ascii="Arial" w:eastAsia="굴림" w:hAnsi="Arial" w:cs="Arial"/>
          <w:sz w:val="22"/>
        </w:rPr>
        <w:t>sister-in-law</w:t>
      </w:r>
    </w:p>
    <w:p w14:paraId="68EAA1C9" w14:textId="77777777" w:rsidR="00624BD4" w:rsidRPr="001D19F6" w:rsidRDefault="00102F0E"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0C4D79FC" w14:textId="77777777" w:rsidR="00624BD4" w:rsidRPr="001D19F6" w:rsidRDefault="00FB5F8F"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134D637C"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1AEE4299"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w:t>
      </w:r>
      <w:r w:rsidR="004F09C8" w:rsidRPr="001D19F6">
        <w:rPr>
          <w:rFonts w:ascii="Arial" w:eastAsia="굴림" w:hAnsi="Arial" w:cs="Arial"/>
          <w:sz w:val="22"/>
        </w:rPr>
        <w:t>s</w:t>
      </w:r>
    </w:p>
    <w:p w14:paraId="417DA40D" w14:textId="77777777" w:rsidR="00624BD4" w:rsidRPr="001D19F6" w:rsidRDefault="00624BD4" w:rsidP="00F14BA4">
      <w:pPr>
        <w:pStyle w:val="a6"/>
        <w:numPr>
          <w:ilvl w:val="0"/>
          <w:numId w:val="625"/>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w:t>
      </w:r>
      <w:r w:rsidR="004F09C8" w:rsidRPr="001D19F6">
        <w:rPr>
          <w:rFonts w:ascii="Arial" w:eastAsia="굴림" w:hAnsi="Arial" w:cs="Arial"/>
          <w:sz w:val="22"/>
        </w:rPr>
        <w:t>s</w:t>
      </w:r>
    </w:p>
    <w:p w14:paraId="0C0B509B" w14:textId="77777777" w:rsidR="00624BD4" w:rsidRPr="001D19F6" w:rsidRDefault="003F1343" w:rsidP="00624BD4">
      <w:pPr>
        <w:wordWrap/>
        <w:adjustRightInd w:val="0"/>
        <w:spacing w:line="360" w:lineRule="auto"/>
        <w:rPr>
          <w:rFonts w:ascii="Arial" w:eastAsia="굴림" w:hAnsi="Arial" w:cs="Arial"/>
          <w:sz w:val="22"/>
        </w:rPr>
      </w:pPr>
      <w:r w:rsidRPr="001D19F6">
        <w:rPr>
          <w:rFonts w:ascii="Arial" w:eastAsia="굴림" w:hAnsi="Arial" w:cs="Arial"/>
          <w:sz w:val="22"/>
        </w:rPr>
        <w:t>→Go to DC515</w:t>
      </w:r>
      <w:r w:rsidR="009051B0" w:rsidRPr="001D19F6">
        <w:rPr>
          <w:rFonts w:ascii="Arial" w:eastAsia="굴림" w:hAnsi="Arial" w:cs="Arial"/>
          <w:sz w:val="22"/>
        </w:rPr>
        <w:t>.</w:t>
      </w:r>
    </w:p>
    <w:p w14:paraId="29200188" w14:textId="77777777" w:rsidR="00BB7133" w:rsidRPr="001D19F6" w:rsidRDefault="00BB7133" w:rsidP="00624BD4">
      <w:pPr>
        <w:wordWrap/>
        <w:adjustRightInd w:val="0"/>
        <w:spacing w:line="360" w:lineRule="auto"/>
        <w:rPr>
          <w:rFonts w:ascii="Arial" w:eastAsia="굴림" w:hAnsi="Arial" w:cs="Arial"/>
          <w:sz w:val="22"/>
        </w:rPr>
      </w:pPr>
    </w:p>
    <w:p w14:paraId="4BE7933A" w14:textId="77777777" w:rsidR="001205D8" w:rsidRPr="001D19F6" w:rsidRDefault="001205D8" w:rsidP="001205D8">
      <w:pPr>
        <w:wordWrap/>
        <w:spacing w:line="276" w:lineRule="auto"/>
        <w:rPr>
          <w:rFonts w:ascii="Arial" w:eastAsia="굴림" w:hAnsi="Arial" w:cs="Arial"/>
          <w:b/>
          <w:sz w:val="22"/>
        </w:rPr>
      </w:pPr>
      <w:r w:rsidRPr="001D19F6">
        <w:rPr>
          <w:rFonts w:ascii="Arial" w:eastAsia="굴림" w:hAnsi="Arial" w:cs="Arial"/>
          <w:b/>
          <w:sz w:val="22"/>
        </w:rPr>
        <w:t>Logic</w:t>
      </w:r>
    </w:p>
    <w:p w14:paraId="0E07E33A" w14:textId="77777777" w:rsidR="00BB7133" w:rsidRPr="001D19F6" w:rsidRDefault="001205D8" w:rsidP="00F14BA4">
      <w:pPr>
        <w:pStyle w:val="a6"/>
        <w:numPr>
          <w:ilvl w:val="0"/>
          <w:numId w:val="626"/>
        </w:numPr>
        <w:wordWrap/>
        <w:spacing w:line="276" w:lineRule="auto"/>
        <w:ind w:leftChars="0"/>
        <w:rPr>
          <w:rFonts w:ascii="Arial" w:eastAsia="굴림" w:hAnsi="Arial" w:cs="Arial"/>
          <w:b/>
          <w:sz w:val="22"/>
        </w:rPr>
      </w:pPr>
      <w:r w:rsidRPr="001D19F6">
        <w:rPr>
          <w:rFonts w:ascii="Arial" w:eastAsia="굴림" w:hAnsi="Arial" w:cs="Arial"/>
          <w:b/>
          <w:sz w:val="22"/>
        </w:rPr>
        <w:t>Ask below only if D001=</w:t>
      </w:r>
      <w:r w:rsidRPr="001D19F6">
        <w:rPr>
          <w:rFonts w:ascii="굴림" w:eastAsia="굴림" w:hAnsi="굴림" w:cs="굴림" w:hint="eastAsia"/>
          <w:b/>
          <w:sz w:val="22"/>
        </w:rPr>
        <w:t>①</w:t>
      </w:r>
      <w:r w:rsidR="008A5CD4">
        <w:rPr>
          <w:rFonts w:ascii="굴림" w:eastAsia="굴림" w:hAnsi="굴림" w:cs="굴림" w:hint="eastAsia"/>
          <w:b/>
          <w:sz w:val="22"/>
        </w:rPr>
        <w:t xml:space="preserve"> </w:t>
      </w:r>
    </w:p>
    <w:p w14:paraId="5FA4E2AA" w14:textId="77777777" w:rsidR="00CE199A" w:rsidRPr="001D19F6" w:rsidRDefault="00CE199A" w:rsidP="00624BD4">
      <w:pPr>
        <w:wordWrap/>
        <w:spacing w:line="360" w:lineRule="auto"/>
        <w:rPr>
          <w:rFonts w:ascii="Arial" w:eastAsia="굴림" w:hAnsi="Arial" w:cs="Arial"/>
          <w:sz w:val="22"/>
        </w:rPr>
      </w:pPr>
    </w:p>
    <w:p w14:paraId="53986F3F" w14:textId="77777777" w:rsidR="000B2FDE" w:rsidRPr="001D19F6" w:rsidRDefault="000B2FDE" w:rsidP="000B2FDE">
      <w:pPr>
        <w:wordWrap/>
        <w:spacing w:line="360" w:lineRule="auto"/>
        <w:rPr>
          <w:rFonts w:ascii="Arial" w:eastAsia="굴림" w:hAnsi="Arial" w:cs="Arial"/>
          <w:sz w:val="22"/>
        </w:rPr>
      </w:pPr>
      <w:r w:rsidRPr="009E6C50">
        <w:rPr>
          <w:rFonts w:ascii="Arial" w:eastAsia="굴림" w:hAnsi="Arial" w:cs="Arial"/>
          <w:sz w:val="22"/>
          <w:rPrChange w:id="5172" w:author="Keis" w:date="2024-09-13T12:52:00Z">
            <w:rPr>
              <w:rFonts w:ascii="Arial" w:eastAsia="굴림" w:hAnsi="Arial" w:cs="Arial"/>
              <w:color w:val="FF0000"/>
              <w:sz w:val="22"/>
            </w:rPr>
          </w:rPrChange>
        </w:rPr>
        <w:t xml:space="preserve">DC515. </w:t>
      </w:r>
      <w:r w:rsidRPr="001D19F6">
        <w:rPr>
          <w:rFonts w:ascii="Arial" w:eastAsia="굴림" w:hAnsi="Arial" w:cs="Arial"/>
          <w:sz w:val="22"/>
        </w:rPr>
        <w:t xml:space="preserve">If the score ‘10’ is for the best state to work, how is the current state of your ability to work? Please indicate with the scale card where ‘0’ means ‘absolutely cannot work’ and ‘10’ means ‘the best state to work’. </w:t>
      </w:r>
    </w:p>
    <w:p w14:paraId="19F09569" w14:textId="77777777" w:rsidR="000B2FDE" w:rsidRPr="001D19F6" w:rsidRDefault="000B2FDE" w:rsidP="000B2FDE">
      <w:pPr>
        <w:wordWrap/>
        <w:spacing w:line="360" w:lineRule="auto"/>
        <w:rPr>
          <w:rFonts w:ascii="Arial" w:eastAsia="굴림" w:hAnsi="Arial" w:cs="Arial"/>
          <w:sz w:val="22"/>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4"/>
        <w:gridCol w:w="450"/>
        <w:gridCol w:w="428"/>
        <w:gridCol w:w="452"/>
        <w:gridCol w:w="428"/>
        <w:gridCol w:w="452"/>
        <w:gridCol w:w="428"/>
        <w:gridCol w:w="453"/>
        <w:gridCol w:w="429"/>
        <w:gridCol w:w="453"/>
        <w:gridCol w:w="429"/>
        <w:gridCol w:w="453"/>
        <w:gridCol w:w="429"/>
        <w:gridCol w:w="453"/>
        <w:gridCol w:w="429"/>
        <w:gridCol w:w="453"/>
        <w:gridCol w:w="429"/>
        <w:gridCol w:w="453"/>
        <w:gridCol w:w="429"/>
        <w:gridCol w:w="453"/>
        <w:gridCol w:w="429"/>
        <w:gridCol w:w="452"/>
        <w:gridCol w:w="10"/>
      </w:tblGrid>
      <w:tr w:rsidR="00445530" w:rsidRPr="001D19F6" w14:paraId="74862E80" w14:textId="77777777" w:rsidTr="00BB7133">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DA0A899" w14:textId="77777777" w:rsidR="000B2FDE" w:rsidRPr="001D19F6" w:rsidRDefault="000B2FDE" w:rsidP="00BB7133">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770CC0C"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D50D9BA"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1BD8797"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F078F96"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1C3E45"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68D8933"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ED542D9"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6722E1D"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55FD99E"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92C3606"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02163CA"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BFE0D87"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C59E962"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05B194F"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1E6DB32"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073CB6E"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55012A0"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BE771E5"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9093C01"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24FB5B9" w14:textId="77777777" w:rsidR="000B2FDE" w:rsidRPr="001D19F6" w:rsidRDefault="000B2FDE" w:rsidP="00BB7133">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6FB5F5D" w14:textId="77777777" w:rsidR="000B2FDE" w:rsidRPr="001D19F6" w:rsidRDefault="000B2FDE" w:rsidP="00BB7133">
            <w:pPr>
              <w:widowControl/>
              <w:wordWrap/>
              <w:autoSpaceDE/>
              <w:autoSpaceDN/>
              <w:jc w:val="left"/>
              <w:rPr>
                <w:rFonts w:ascii="Arial" w:eastAsia="굴림" w:hAnsi="Arial" w:cs="Arial"/>
                <w:kern w:val="0"/>
                <w:sz w:val="22"/>
              </w:rPr>
            </w:pPr>
          </w:p>
        </w:tc>
      </w:tr>
      <w:tr w:rsidR="00445530" w:rsidRPr="001D19F6" w14:paraId="434E87D4" w14:textId="77777777" w:rsidTr="00BB7133">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AB2DBC9" w14:textId="77777777" w:rsidR="000B2FDE" w:rsidRPr="001D19F6" w:rsidRDefault="000B2FDE" w:rsidP="00BB7133">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AA68E74"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2B3C938"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3B0AFD"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22154BE"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BCDCC8"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F6EC3BD"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75816C2"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6DD5EF"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5B51A46"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FBDD135"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00FE007"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C125D75"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7984771"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7F99025"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C1BA9F7"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C54505B"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99B94FD"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0AF9742" w14:textId="77777777" w:rsidR="000B2FDE" w:rsidRPr="001D19F6" w:rsidRDefault="000B2FDE" w:rsidP="00BB713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B4AA7A7" w14:textId="77777777" w:rsidR="000B2FDE" w:rsidRPr="001D19F6" w:rsidRDefault="000B2FDE" w:rsidP="00BB713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A0E81FD" w14:textId="77777777" w:rsidR="000B2FDE" w:rsidRPr="001D19F6" w:rsidRDefault="000B2FDE" w:rsidP="00BB7133">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99DBC53" w14:textId="77777777" w:rsidR="000B2FDE" w:rsidRPr="001D19F6" w:rsidRDefault="000B2FDE" w:rsidP="00BB7133">
            <w:pPr>
              <w:widowControl/>
              <w:wordWrap/>
              <w:autoSpaceDE/>
              <w:autoSpaceDN/>
              <w:jc w:val="left"/>
              <w:rPr>
                <w:rFonts w:ascii="Arial" w:eastAsia="굴림" w:hAnsi="Arial" w:cs="Arial"/>
                <w:kern w:val="0"/>
                <w:sz w:val="22"/>
              </w:rPr>
            </w:pPr>
          </w:p>
        </w:tc>
      </w:tr>
      <w:tr w:rsidR="00445530" w:rsidRPr="001D19F6" w14:paraId="4EF52F22" w14:textId="77777777" w:rsidTr="00BB7133">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36BDBB64"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27CAA9F8"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w:t>
            </w:r>
          </w:p>
        </w:tc>
        <w:tc>
          <w:tcPr>
            <w:tcW w:w="886" w:type="dxa"/>
            <w:gridSpan w:val="2"/>
            <w:tcBorders>
              <w:top w:val="nil"/>
              <w:left w:val="nil"/>
              <w:bottom w:val="nil"/>
              <w:right w:val="nil"/>
            </w:tcBorders>
            <w:tcMar>
              <w:top w:w="28" w:type="dxa"/>
              <w:left w:w="28" w:type="dxa"/>
              <w:bottom w:w="28" w:type="dxa"/>
              <w:right w:w="28" w:type="dxa"/>
            </w:tcMar>
            <w:hideMark/>
          </w:tcPr>
          <w:p w14:paraId="24E7633D"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w:t>
            </w:r>
          </w:p>
        </w:tc>
        <w:tc>
          <w:tcPr>
            <w:tcW w:w="886" w:type="dxa"/>
            <w:gridSpan w:val="2"/>
            <w:tcBorders>
              <w:top w:val="nil"/>
              <w:left w:val="nil"/>
              <w:bottom w:val="nil"/>
              <w:right w:val="nil"/>
            </w:tcBorders>
            <w:tcMar>
              <w:top w:w="28" w:type="dxa"/>
              <w:left w:w="28" w:type="dxa"/>
              <w:bottom w:w="28" w:type="dxa"/>
              <w:right w:w="28" w:type="dxa"/>
            </w:tcMar>
            <w:hideMark/>
          </w:tcPr>
          <w:p w14:paraId="5BD6F453"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w:t>
            </w:r>
          </w:p>
        </w:tc>
        <w:tc>
          <w:tcPr>
            <w:tcW w:w="886" w:type="dxa"/>
            <w:gridSpan w:val="2"/>
            <w:tcBorders>
              <w:top w:val="nil"/>
              <w:left w:val="nil"/>
              <w:bottom w:val="nil"/>
              <w:right w:val="nil"/>
            </w:tcBorders>
            <w:tcMar>
              <w:top w:w="28" w:type="dxa"/>
              <w:left w:w="28" w:type="dxa"/>
              <w:bottom w:w="28" w:type="dxa"/>
              <w:right w:w="28" w:type="dxa"/>
            </w:tcMar>
            <w:hideMark/>
          </w:tcPr>
          <w:p w14:paraId="6067F3D6"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w:t>
            </w:r>
          </w:p>
        </w:tc>
        <w:tc>
          <w:tcPr>
            <w:tcW w:w="886" w:type="dxa"/>
            <w:gridSpan w:val="2"/>
            <w:tcBorders>
              <w:top w:val="nil"/>
              <w:left w:val="nil"/>
              <w:bottom w:val="nil"/>
              <w:right w:val="nil"/>
            </w:tcBorders>
            <w:tcMar>
              <w:top w:w="28" w:type="dxa"/>
              <w:left w:w="28" w:type="dxa"/>
              <w:bottom w:w="28" w:type="dxa"/>
              <w:right w:w="28" w:type="dxa"/>
            </w:tcMar>
            <w:hideMark/>
          </w:tcPr>
          <w:p w14:paraId="0F0230DC"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w:t>
            </w:r>
          </w:p>
        </w:tc>
        <w:tc>
          <w:tcPr>
            <w:tcW w:w="886" w:type="dxa"/>
            <w:gridSpan w:val="2"/>
            <w:tcBorders>
              <w:top w:val="nil"/>
              <w:left w:val="nil"/>
              <w:bottom w:val="nil"/>
              <w:right w:val="nil"/>
            </w:tcBorders>
            <w:tcMar>
              <w:top w:w="28" w:type="dxa"/>
              <w:left w:w="28" w:type="dxa"/>
              <w:bottom w:w="28" w:type="dxa"/>
              <w:right w:w="28" w:type="dxa"/>
            </w:tcMar>
            <w:hideMark/>
          </w:tcPr>
          <w:p w14:paraId="621932C6"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w:t>
            </w:r>
          </w:p>
        </w:tc>
        <w:tc>
          <w:tcPr>
            <w:tcW w:w="886" w:type="dxa"/>
            <w:gridSpan w:val="2"/>
            <w:tcBorders>
              <w:top w:val="nil"/>
              <w:left w:val="nil"/>
              <w:bottom w:val="nil"/>
              <w:right w:val="nil"/>
            </w:tcBorders>
            <w:tcMar>
              <w:top w:w="28" w:type="dxa"/>
              <w:left w:w="28" w:type="dxa"/>
              <w:bottom w:w="28" w:type="dxa"/>
              <w:right w:w="28" w:type="dxa"/>
            </w:tcMar>
            <w:hideMark/>
          </w:tcPr>
          <w:p w14:paraId="7BBDC160"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rPr>
              <w:t>7</w:t>
            </w:r>
          </w:p>
        </w:tc>
        <w:tc>
          <w:tcPr>
            <w:tcW w:w="886" w:type="dxa"/>
            <w:gridSpan w:val="2"/>
            <w:tcBorders>
              <w:top w:val="nil"/>
              <w:left w:val="nil"/>
              <w:bottom w:val="nil"/>
              <w:right w:val="nil"/>
            </w:tcBorders>
            <w:tcMar>
              <w:top w:w="28" w:type="dxa"/>
              <w:left w:w="28" w:type="dxa"/>
              <w:bottom w:w="28" w:type="dxa"/>
              <w:right w:w="28" w:type="dxa"/>
            </w:tcMar>
            <w:hideMark/>
          </w:tcPr>
          <w:p w14:paraId="39B06BD9"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w:t>
            </w:r>
          </w:p>
        </w:tc>
        <w:tc>
          <w:tcPr>
            <w:tcW w:w="886" w:type="dxa"/>
            <w:gridSpan w:val="2"/>
            <w:tcBorders>
              <w:top w:val="nil"/>
              <w:left w:val="nil"/>
              <w:bottom w:val="nil"/>
              <w:right w:val="nil"/>
            </w:tcBorders>
            <w:tcMar>
              <w:top w:w="28" w:type="dxa"/>
              <w:left w:w="28" w:type="dxa"/>
              <w:bottom w:w="28" w:type="dxa"/>
              <w:right w:w="28" w:type="dxa"/>
            </w:tcMar>
            <w:hideMark/>
          </w:tcPr>
          <w:p w14:paraId="402633EE"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w:t>
            </w:r>
          </w:p>
        </w:tc>
        <w:tc>
          <w:tcPr>
            <w:tcW w:w="885" w:type="dxa"/>
            <w:gridSpan w:val="2"/>
            <w:tcBorders>
              <w:top w:val="nil"/>
              <w:left w:val="nil"/>
              <w:bottom w:val="nil"/>
              <w:right w:val="nil"/>
            </w:tcBorders>
            <w:tcMar>
              <w:top w:w="28" w:type="dxa"/>
              <w:left w:w="28" w:type="dxa"/>
              <w:bottom w:w="28" w:type="dxa"/>
              <w:right w:w="28" w:type="dxa"/>
            </w:tcMar>
            <w:hideMark/>
          </w:tcPr>
          <w:p w14:paraId="14A311F9" w14:textId="77777777" w:rsidR="000B2FDE" w:rsidRPr="001D19F6" w:rsidRDefault="000B2FDE" w:rsidP="00BB713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r>
    </w:tbl>
    <w:p w14:paraId="2F1E159A" w14:textId="77777777" w:rsidR="000B2FDE" w:rsidRPr="001D19F6" w:rsidRDefault="000B2FDE" w:rsidP="000B2FDE">
      <w:pPr>
        <w:wordWrap/>
        <w:spacing w:line="360" w:lineRule="auto"/>
        <w:rPr>
          <w:rFonts w:ascii="Arial" w:eastAsia="굴림" w:hAnsi="Arial" w:cs="Arial"/>
          <w:sz w:val="22"/>
        </w:rPr>
      </w:pPr>
    </w:p>
    <w:p w14:paraId="302F7E27" w14:textId="77777777" w:rsidR="000B2FDE" w:rsidRPr="001D19F6" w:rsidRDefault="000B2FDE" w:rsidP="000B2FDE">
      <w:pPr>
        <w:wordWrap/>
        <w:spacing w:line="360" w:lineRule="auto"/>
        <w:rPr>
          <w:rFonts w:ascii="Arial" w:eastAsia="굴림" w:hAnsi="Arial" w:cs="Arial"/>
          <w:sz w:val="22"/>
        </w:rPr>
      </w:pPr>
      <w:r w:rsidRPr="009E6C50">
        <w:rPr>
          <w:rFonts w:ascii="Arial" w:eastAsia="굴림" w:hAnsi="Arial" w:cs="Arial"/>
          <w:sz w:val="22"/>
          <w:rPrChange w:id="5173" w:author="Keis" w:date="2024-09-13T12:53:00Z">
            <w:rPr>
              <w:rFonts w:ascii="Arial" w:eastAsia="굴림" w:hAnsi="Arial" w:cs="Arial"/>
              <w:color w:val="FF0000"/>
              <w:sz w:val="22"/>
            </w:rPr>
          </w:rPrChange>
        </w:rPr>
        <w:t xml:space="preserve">DC516. </w:t>
      </w:r>
      <w:r w:rsidRPr="001D19F6">
        <w:rPr>
          <w:rFonts w:ascii="Arial" w:eastAsia="굴림" w:hAnsi="Arial" w:cs="Arial"/>
          <w:sz w:val="22"/>
        </w:rPr>
        <w:t xml:space="preserve">As for your job tasks, how is your ability to work on physical tasks? </w:t>
      </w:r>
    </w:p>
    <w:p w14:paraId="29076367" w14:textId="77777777" w:rsidR="000B2FDE" w:rsidRPr="001D19F6" w:rsidRDefault="000B2FDE"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1B7D39F7" w14:textId="77777777" w:rsidR="000B2FDE" w:rsidRPr="001D19F6" w:rsidRDefault="000B2FDE"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2E258083" w14:textId="77777777" w:rsidR="000B2FDE" w:rsidRPr="001D19F6" w:rsidRDefault="000B2FDE"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6FBFFBE0" w14:textId="77777777" w:rsidR="000B2FDE" w:rsidRPr="001D19F6" w:rsidRDefault="000B2FDE"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332EBBDC" w14:textId="77777777" w:rsidR="000B2FDE" w:rsidRPr="001D19F6" w:rsidRDefault="000B2FDE"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22E9A796" w14:textId="77777777" w:rsidR="000B2FDE" w:rsidRPr="001D19F6" w:rsidRDefault="000B2FDE" w:rsidP="000B2FDE">
      <w:pPr>
        <w:wordWrap/>
        <w:spacing w:line="360" w:lineRule="auto"/>
        <w:rPr>
          <w:rFonts w:ascii="Arial" w:eastAsia="굴림" w:hAnsi="Arial" w:cs="Arial"/>
          <w:color w:val="FF0000"/>
          <w:sz w:val="22"/>
          <w:u w:val="single"/>
        </w:rPr>
      </w:pPr>
    </w:p>
    <w:p w14:paraId="78CEF5F6" w14:textId="77777777" w:rsidR="000B2FDE" w:rsidRPr="001D19F6" w:rsidRDefault="000B2FDE" w:rsidP="000B2FDE">
      <w:pPr>
        <w:wordWrap/>
        <w:spacing w:line="360" w:lineRule="auto"/>
        <w:rPr>
          <w:rFonts w:ascii="Arial" w:eastAsia="굴림" w:hAnsi="Arial" w:cs="Arial"/>
          <w:sz w:val="22"/>
        </w:rPr>
      </w:pPr>
      <w:r w:rsidRPr="009E6C50">
        <w:rPr>
          <w:rFonts w:ascii="Arial" w:eastAsia="굴림" w:hAnsi="Arial" w:cs="Arial"/>
          <w:sz w:val="22"/>
          <w:rPrChange w:id="5174" w:author="Keis" w:date="2024-09-13T12:53:00Z">
            <w:rPr>
              <w:rFonts w:ascii="Arial" w:eastAsia="굴림" w:hAnsi="Arial" w:cs="Arial"/>
              <w:color w:val="FF0000"/>
              <w:sz w:val="22"/>
            </w:rPr>
          </w:rPrChange>
        </w:rPr>
        <w:t xml:space="preserve">DC517. </w:t>
      </w:r>
      <w:r w:rsidRPr="001D19F6">
        <w:rPr>
          <w:rFonts w:ascii="Arial" w:eastAsia="굴림" w:hAnsi="Arial" w:cs="Arial"/>
          <w:sz w:val="22"/>
        </w:rPr>
        <w:t xml:space="preserve">As for your job tasks, how is your ability to work on mental tasks? </w:t>
      </w:r>
    </w:p>
    <w:p w14:paraId="36BEE1B8" w14:textId="77777777" w:rsidR="000B2FDE" w:rsidRPr="001D19F6" w:rsidRDefault="000B2FDE"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53E6135A" w14:textId="77777777" w:rsidR="000B2FDE" w:rsidRPr="001D19F6" w:rsidRDefault="000B2FDE"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3C8156C9" w14:textId="77777777" w:rsidR="000B2FDE" w:rsidRPr="001D19F6" w:rsidRDefault="000B2FDE"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48EB36DC" w14:textId="77777777" w:rsidR="000B2FDE" w:rsidRPr="001D19F6" w:rsidRDefault="000B2FDE"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02A46799" w14:textId="77777777" w:rsidR="000B2FDE" w:rsidRPr="001D19F6" w:rsidRDefault="000B2FDE"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78270B9B" w14:textId="77777777" w:rsidR="000B2FDE" w:rsidRPr="001D19F6" w:rsidRDefault="000B2FDE" w:rsidP="000B2FDE">
      <w:pPr>
        <w:wordWrap/>
        <w:adjustRightInd w:val="0"/>
        <w:spacing w:line="360" w:lineRule="auto"/>
        <w:rPr>
          <w:rFonts w:ascii="Arial" w:eastAsia="굴림" w:hAnsi="Arial" w:cs="Arial"/>
          <w:sz w:val="22"/>
        </w:rPr>
      </w:pPr>
      <w:r w:rsidRPr="001D19F6">
        <w:rPr>
          <w:rFonts w:ascii="Arial" w:eastAsia="굴림" w:hAnsi="Arial" w:cs="Arial"/>
          <w:sz w:val="22"/>
        </w:rPr>
        <w:t>→Go to section E (E. INCOME AND CONSUMPTION)</w:t>
      </w:r>
    </w:p>
    <w:p w14:paraId="0CF52DE7" w14:textId="77777777" w:rsidR="000B2FDE" w:rsidRPr="001D19F6" w:rsidRDefault="000B2FDE" w:rsidP="00624BD4">
      <w:pPr>
        <w:wordWrap/>
        <w:spacing w:line="360" w:lineRule="auto"/>
        <w:rPr>
          <w:rFonts w:ascii="Arial" w:eastAsia="굴림" w:hAnsi="Arial" w:cs="Arial"/>
          <w:sz w:val="22"/>
        </w:rPr>
      </w:pPr>
    </w:p>
    <w:p w14:paraId="34EEB363" w14:textId="77777777" w:rsidR="00624BD4" w:rsidRPr="001D19F6" w:rsidRDefault="00AE19EE" w:rsidP="00B05F73">
      <w:pPr>
        <w:wordWrap/>
        <w:spacing w:line="276" w:lineRule="auto"/>
        <w:rPr>
          <w:rFonts w:ascii="Arial" w:eastAsia="굴림" w:hAnsi="Arial" w:cs="Arial"/>
          <w:b/>
          <w:sz w:val="22"/>
        </w:rPr>
      </w:pPr>
      <w:r w:rsidRPr="001D19F6">
        <w:rPr>
          <w:rFonts w:ascii="Arial" w:eastAsia="굴림" w:hAnsi="Arial" w:cs="Arial"/>
          <w:b/>
          <w:sz w:val="22"/>
        </w:rPr>
        <w:t>&lt;</w:t>
      </w:r>
      <w:r w:rsidR="00CE199A" w:rsidRPr="001D19F6">
        <w:rPr>
          <w:rFonts w:ascii="Arial" w:eastAsia="굴림" w:hAnsi="Arial" w:cs="Arial"/>
          <w:b/>
          <w:sz w:val="22"/>
        </w:rPr>
        <w:t xml:space="preserve">Current </w:t>
      </w:r>
      <w:proofErr w:type="gramStart"/>
      <w:r w:rsidR="00CE199A" w:rsidRPr="001D19F6">
        <w:rPr>
          <w:rFonts w:ascii="Arial" w:eastAsia="굴림" w:hAnsi="Arial" w:cs="Arial"/>
          <w:b/>
          <w:sz w:val="22"/>
        </w:rPr>
        <w:t>job :</w:t>
      </w:r>
      <w:proofErr w:type="gramEnd"/>
      <w:r w:rsidR="00CE199A" w:rsidRPr="001D19F6">
        <w:rPr>
          <w:rFonts w:ascii="Arial" w:eastAsia="굴림" w:hAnsi="Arial" w:cs="Arial"/>
          <w:b/>
          <w:sz w:val="22"/>
        </w:rPr>
        <w:t xml:space="preserve"> Unpaid family worker</w:t>
      </w:r>
      <w:r w:rsidRPr="001D19F6">
        <w:rPr>
          <w:rFonts w:ascii="Arial" w:eastAsia="굴림" w:hAnsi="Arial" w:cs="Arial"/>
          <w:b/>
          <w:sz w:val="22"/>
        </w:rPr>
        <w:t>&gt;</w:t>
      </w:r>
    </w:p>
    <w:p w14:paraId="4464A6D8"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4618A0D" w14:textId="6FDE909C" w:rsidR="00CE199A" w:rsidRPr="001D19F6" w:rsidRDefault="00CE199A" w:rsidP="00F14BA4">
      <w:pPr>
        <w:pStyle w:val="a6"/>
        <w:numPr>
          <w:ilvl w:val="0"/>
          <w:numId w:val="600"/>
        </w:numPr>
        <w:wordWrap/>
        <w:spacing w:line="276" w:lineRule="auto"/>
        <w:ind w:leftChars="0"/>
        <w:rPr>
          <w:rFonts w:ascii="Arial" w:eastAsia="굴림" w:hAnsi="Arial" w:cs="Arial"/>
          <w:b/>
          <w:sz w:val="22"/>
        </w:rPr>
      </w:pPr>
      <w:r w:rsidRPr="001D19F6">
        <w:rPr>
          <w:rFonts w:ascii="Arial" w:eastAsia="굴림" w:hAnsi="Arial" w:cs="Arial"/>
          <w:b/>
          <w:sz w:val="22"/>
        </w:rPr>
        <w:t>If D002=</w:t>
      </w:r>
      <w:ins w:id="5175" w:author="Keis" w:date="2024-09-06T13:47:00Z">
        <w:r w:rsidR="005F7FAF" w:rsidRPr="005F7FAF">
          <w:rPr>
            <w:rFonts w:ascii="굴림" w:eastAsia="굴림" w:hAnsi="굴림" w:cs="Arial" w:hint="eastAsia"/>
            <w:b/>
            <w:color w:val="00B050"/>
            <w:sz w:val="22"/>
            <w:rPrChange w:id="5176" w:author="Keis" w:date="2024-09-06T13:47:00Z">
              <w:rPr>
                <w:rFonts w:ascii="굴림" w:eastAsia="굴림" w:hAnsi="굴림" w:cs="Arial" w:hint="eastAsia"/>
                <w:b/>
                <w:sz w:val="22"/>
              </w:rPr>
            </w:rPrChange>
          </w:rPr>
          <w:t>④</w:t>
        </w:r>
      </w:ins>
      <w:del w:id="5177" w:author="Keis" w:date="2024-09-06T13:47:00Z">
        <w:r w:rsidRPr="001D19F6" w:rsidDel="005F7FAF">
          <w:rPr>
            <w:rFonts w:ascii="굴림" w:eastAsia="굴림" w:hAnsi="굴림" w:cs="굴림" w:hint="eastAsia"/>
            <w:b/>
            <w:sz w:val="22"/>
          </w:rPr>
          <w:delText>③</w:delText>
        </w:r>
      </w:del>
      <w:r w:rsidRPr="001D19F6">
        <w:rPr>
          <w:rFonts w:ascii="Arial" w:eastAsia="굴림" w:hAnsi="Arial" w:cs="Arial"/>
          <w:b/>
          <w:sz w:val="22"/>
        </w:rPr>
        <w:t>, then go to a section of unpaid family worker.</w:t>
      </w:r>
    </w:p>
    <w:p w14:paraId="0CFA0FE9" w14:textId="77777777" w:rsidR="00CE199A" w:rsidRPr="001D19F6" w:rsidRDefault="00CE199A" w:rsidP="00F14BA4">
      <w:pPr>
        <w:pStyle w:val="a6"/>
        <w:numPr>
          <w:ilvl w:val="0"/>
          <w:numId w:val="600"/>
        </w:numPr>
        <w:wordWrap/>
        <w:spacing w:line="276" w:lineRule="auto"/>
        <w:ind w:leftChars="0"/>
        <w:rPr>
          <w:rFonts w:ascii="Arial" w:eastAsia="굴림" w:hAnsi="Arial" w:cs="Arial"/>
          <w:b/>
          <w:sz w:val="22"/>
        </w:rPr>
      </w:pPr>
      <w:r w:rsidRPr="001D19F6">
        <w:rPr>
          <w:rFonts w:ascii="Arial" w:eastAsia="굴림" w:hAnsi="Arial" w:cs="Arial"/>
          <w:b/>
          <w:sz w:val="22"/>
        </w:rPr>
        <w:t>Only a new unpaid family worker can answer this section.</w:t>
      </w:r>
    </w:p>
    <w:p w14:paraId="7041026F" w14:textId="77777777" w:rsidR="00CE199A" w:rsidRPr="001D19F6" w:rsidRDefault="00CE199A" w:rsidP="00CE199A">
      <w:pPr>
        <w:wordWrap/>
        <w:spacing w:line="360" w:lineRule="auto"/>
        <w:rPr>
          <w:rFonts w:ascii="Arial" w:eastAsia="굴림" w:hAnsi="Arial" w:cs="Arial"/>
          <w:b/>
          <w:sz w:val="22"/>
        </w:rPr>
      </w:pPr>
    </w:p>
    <w:p w14:paraId="09073D49" w14:textId="77777777" w:rsidR="00CE199A" w:rsidRPr="001D19F6" w:rsidRDefault="00CE199A" w:rsidP="00B05F73">
      <w:pPr>
        <w:wordWrap/>
        <w:spacing w:line="276" w:lineRule="auto"/>
        <w:rPr>
          <w:rFonts w:ascii="Arial" w:eastAsia="굴림" w:hAnsi="Arial" w:cs="Arial"/>
          <w:b/>
          <w:sz w:val="22"/>
        </w:rPr>
      </w:pPr>
      <w:r w:rsidRPr="001D19F6">
        <w:rPr>
          <w:rFonts w:ascii="Arial" w:eastAsia="굴림" w:hAnsi="Arial" w:cs="Arial"/>
          <w:b/>
          <w:sz w:val="22"/>
        </w:rPr>
        <w:t>Logic</w:t>
      </w:r>
    </w:p>
    <w:p w14:paraId="75C6CECA" w14:textId="77777777" w:rsidR="00624BD4" w:rsidRPr="001D19F6" w:rsidRDefault="00624BD4" w:rsidP="00F14BA4">
      <w:pPr>
        <w:pStyle w:val="a6"/>
        <w:numPr>
          <w:ilvl w:val="0"/>
          <w:numId w:val="626"/>
        </w:numPr>
        <w:wordWrap/>
        <w:spacing w:line="276" w:lineRule="auto"/>
        <w:ind w:leftChars="0"/>
        <w:rPr>
          <w:rFonts w:ascii="Arial" w:eastAsia="굴림" w:hAnsi="Arial" w:cs="Arial"/>
          <w:b/>
          <w:sz w:val="22"/>
        </w:rPr>
      </w:pPr>
      <w:r w:rsidRPr="001D19F6">
        <w:rPr>
          <w:rFonts w:ascii="Arial" w:eastAsia="굴림" w:hAnsi="Arial" w:cs="Arial"/>
          <w:b/>
          <w:sz w:val="22"/>
        </w:rPr>
        <w:t>If D043=</w:t>
      </w:r>
      <w:r w:rsidRPr="001D19F6">
        <w:rPr>
          <w:rFonts w:ascii="굴림" w:eastAsia="굴림" w:hAnsi="굴림" w:cs="굴림" w:hint="eastAsia"/>
          <w:b/>
          <w:sz w:val="22"/>
        </w:rPr>
        <w:t>①</w:t>
      </w:r>
      <w:r w:rsidR="00CE199A" w:rsidRPr="001D19F6">
        <w:rPr>
          <w:rFonts w:ascii="Arial" w:eastAsia="굴림" w:hAnsi="Arial" w:cs="Arial"/>
          <w:b/>
          <w:sz w:val="22"/>
        </w:rPr>
        <w:t>(a new unpaid family worker)</w:t>
      </w:r>
      <w:r w:rsidRPr="001D19F6">
        <w:rPr>
          <w:rFonts w:ascii="Arial" w:eastAsia="굴림" w:hAnsi="Arial" w:cs="Arial"/>
          <w:b/>
          <w:sz w:val="22"/>
        </w:rPr>
        <w:t>, then go to D301~D302</w:t>
      </w:r>
      <w:r w:rsidR="00DA231E" w:rsidRPr="001D19F6">
        <w:rPr>
          <w:rFonts w:ascii="Arial" w:eastAsia="굴림" w:hAnsi="Arial" w:cs="Arial"/>
          <w:b/>
          <w:sz w:val="22"/>
        </w:rPr>
        <w:t>.</w:t>
      </w:r>
    </w:p>
    <w:p w14:paraId="66F82134" w14:textId="77777777" w:rsidR="00624BD4" w:rsidRPr="001D19F6" w:rsidRDefault="00624BD4" w:rsidP="00624BD4">
      <w:pPr>
        <w:wordWrap/>
        <w:spacing w:line="360" w:lineRule="auto"/>
        <w:rPr>
          <w:rFonts w:ascii="Arial" w:eastAsia="굴림" w:hAnsi="Arial" w:cs="Arial"/>
          <w:sz w:val="22"/>
        </w:rPr>
      </w:pPr>
    </w:p>
    <w:p w14:paraId="581EB19D" w14:textId="77777777" w:rsidR="0045458C" w:rsidRPr="001D19F6" w:rsidRDefault="00624BD4" w:rsidP="0045458C">
      <w:pPr>
        <w:wordWrap/>
        <w:spacing w:line="360" w:lineRule="auto"/>
        <w:rPr>
          <w:rFonts w:ascii="Arial" w:eastAsia="굴림" w:hAnsi="Arial" w:cs="Arial"/>
          <w:sz w:val="22"/>
        </w:rPr>
      </w:pPr>
      <w:r w:rsidRPr="001D19F6">
        <w:rPr>
          <w:rFonts w:ascii="Arial" w:eastAsia="굴림" w:hAnsi="Arial" w:cs="Arial"/>
          <w:sz w:val="22"/>
        </w:rPr>
        <w:t xml:space="preserve">D301. </w:t>
      </w:r>
      <w:r w:rsidR="0045458C" w:rsidRPr="001D19F6">
        <w:rPr>
          <w:rFonts w:ascii="Arial" w:eastAsia="굴림" w:hAnsi="Arial" w:cs="Arial"/>
          <w:sz w:val="22"/>
        </w:rPr>
        <w:t>What is the most important reason for you to choose unpaid family worker instead of another paid job? Please choose the most important reason.</w:t>
      </w:r>
    </w:p>
    <w:p w14:paraId="2C90B931"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 xml:space="preserve">Because I can earn more money </w:t>
      </w:r>
      <w:r w:rsidR="0045458C" w:rsidRPr="001D19F6">
        <w:rPr>
          <w:rFonts w:ascii="Arial" w:eastAsia="굴림" w:hAnsi="Arial" w:cs="Arial"/>
          <w:sz w:val="22"/>
        </w:rPr>
        <w:tab/>
      </w:r>
      <w:r w:rsidRPr="001D19F6">
        <w:rPr>
          <w:rFonts w:ascii="Arial" w:eastAsia="굴림" w:hAnsi="Arial" w:cs="Arial"/>
          <w:sz w:val="22"/>
        </w:rPr>
        <w:t>→Go to D303</w:t>
      </w:r>
    </w:p>
    <w:p w14:paraId="471D4885"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 xml:space="preserve">Because it is the work I wanted to do </w:t>
      </w:r>
      <w:r w:rsidR="0045458C" w:rsidRPr="001D19F6">
        <w:rPr>
          <w:rFonts w:ascii="Arial" w:eastAsia="굴림" w:hAnsi="Arial" w:cs="Arial"/>
          <w:sz w:val="22"/>
        </w:rPr>
        <w:tab/>
      </w:r>
      <w:r w:rsidRPr="001D19F6">
        <w:rPr>
          <w:rFonts w:ascii="Arial" w:eastAsia="굴림" w:hAnsi="Arial" w:cs="Arial"/>
          <w:sz w:val="22"/>
        </w:rPr>
        <w:t>→Go to D303</w:t>
      </w:r>
    </w:p>
    <w:p w14:paraId="4973E73D"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 xml:space="preserve">Because it gives me more flexibility </w:t>
      </w:r>
      <w:r w:rsidR="0045458C" w:rsidRPr="001D19F6">
        <w:rPr>
          <w:rFonts w:ascii="Arial" w:eastAsia="굴림" w:hAnsi="Arial" w:cs="Arial"/>
          <w:sz w:val="22"/>
        </w:rPr>
        <w:tab/>
      </w:r>
      <w:r w:rsidRPr="001D19F6">
        <w:rPr>
          <w:rFonts w:ascii="Arial" w:eastAsia="굴림" w:hAnsi="Arial" w:cs="Arial"/>
          <w:sz w:val="22"/>
        </w:rPr>
        <w:t>→Go to D303</w:t>
      </w:r>
    </w:p>
    <w:p w14:paraId="7E7AEF97"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Because I coul</w:t>
      </w:r>
      <w:r w:rsidR="004B58A3" w:rsidRPr="001D19F6">
        <w:rPr>
          <w:rFonts w:ascii="Arial" w:eastAsia="굴림" w:hAnsi="Arial" w:cs="Arial"/>
          <w:sz w:val="22"/>
        </w:rPr>
        <w:t>dn’t get the job I wanted (e.g.</w:t>
      </w:r>
      <w:r w:rsidRPr="001D19F6">
        <w:rPr>
          <w:rFonts w:ascii="Arial" w:eastAsia="굴림" w:hAnsi="Arial" w:cs="Arial"/>
          <w:sz w:val="22"/>
        </w:rPr>
        <w:t xml:space="preserve"> salary and work environment) →Go to D303</w:t>
      </w:r>
    </w:p>
    <w:p w14:paraId="4D466B4A"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 xml:space="preserve">Because it was difficult to get a </w:t>
      </w:r>
      <w:r w:rsidR="00564E9B" w:rsidRPr="001D19F6">
        <w:rPr>
          <w:rFonts w:ascii="Arial" w:eastAsia="굴림" w:hAnsi="Arial" w:cs="Arial"/>
          <w:sz w:val="22"/>
        </w:rPr>
        <w:t xml:space="preserve">paid </w:t>
      </w:r>
      <w:r w:rsidRPr="001D19F6">
        <w:rPr>
          <w:rFonts w:ascii="Arial" w:eastAsia="굴림" w:hAnsi="Arial" w:cs="Arial"/>
          <w:sz w:val="22"/>
        </w:rPr>
        <w:t xml:space="preserve">job </w:t>
      </w:r>
      <w:r w:rsidR="0045458C" w:rsidRPr="001D19F6">
        <w:rPr>
          <w:rFonts w:ascii="Arial" w:eastAsia="굴림" w:hAnsi="Arial" w:cs="Arial"/>
          <w:sz w:val="22"/>
        </w:rPr>
        <w:tab/>
      </w:r>
      <w:r w:rsidRPr="001D19F6">
        <w:rPr>
          <w:rFonts w:ascii="Arial" w:eastAsia="굴림" w:hAnsi="Arial" w:cs="Arial"/>
          <w:sz w:val="22"/>
        </w:rPr>
        <w:t>→Go to D303</w:t>
      </w:r>
    </w:p>
    <w:p w14:paraId="218EE467" w14:textId="77777777" w:rsidR="00624BD4" w:rsidRPr="001D19F6" w:rsidRDefault="00624BD4" w:rsidP="00F14BA4">
      <w:pPr>
        <w:pStyle w:val="a6"/>
        <w:numPr>
          <w:ilvl w:val="0"/>
          <w:numId w:val="627"/>
        </w:numPr>
        <w:wordWrap/>
        <w:spacing w:line="360" w:lineRule="auto"/>
        <w:ind w:leftChars="0"/>
        <w:rPr>
          <w:rFonts w:ascii="Arial" w:eastAsia="굴림" w:hAnsi="Arial" w:cs="Arial"/>
          <w:sz w:val="22"/>
        </w:rPr>
      </w:pPr>
      <w:r w:rsidRPr="001D19F6">
        <w:rPr>
          <w:rFonts w:ascii="Arial" w:eastAsia="굴림" w:hAnsi="Arial" w:cs="Arial"/>
          <w:sz w:val="22"/>
        </w:rPr>
        <w:t>Other</w:t>
      </w:r>
      <w:r w:rsidR="008118BC" w:rsidRPr="001D19F6">
        <w:rPr>
          <w:rFonts w:ascii="Arial" w:eastAsia="굴림" w:hAnsi="Arial" w:cs="Arial"/>
          <w:sz w:val="22"/>
        </w:rPr>
        <w:t>s</w:t>
      </w:r>
    </w:p>
    <w:p w14:paraId="01DD1A30" w14:textId="77777777" w:rsidR="00624BD4" w:rsidRPr="001D19F6" w:rsidRDefault="00624BD4" w:rsidP="00624BD4">
      <w:pPr>
        <w:wordWrap/>
        <w:spacing w:line="360" w:lineRule="auto"/>
        <w:rPr>
          <w:rFonts w:ascii="Arial" w:eastAsia="굴림" w:hAnsi="Arial" w:cs="Arial"/>
          <w:sz w:val="22"/>
        </w:rPr>
      </w:pPr>
    </w:p>
    <w:p w14:paraId="1A4263F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D302.</w:t>
      </w:r>
      <w:r w:rsidR="00770F3F" w:rsidRPr="001D19F6">
        <w:rPr>
          <w:rFonts w:ascii="Arial" w:eastAsia="굴림" w:hAnsi="Arial" w:cs="Arial"/>
          <w:sz w:val="22"/>
        </w:rPr>
        <w:t xml:space="preserve"> If others,</w:t>
      </w:r>
      <w:r w:rsidR="0045458C" w:rsidRPr="001D19F6">
        <w:rPr>
          <w:rFonts w:ascii="Arial" w:eastAsia="굴림" w:hAnsi="Arial" w:cs="Arial"/>
          <w:sz w:val="22"/>
        </w:rPr>
        <w:t xml:space="preserve"> </w:t>
      </w:r>
      <w:r w:rsidR="00770F3F" w:rsidRPr="001D19F6">
        <w:rPr>
          <w:rFonts w:ascii="Arial" w:eastAsia="굴림" w:hAnsi="Arial" w:cs="Arial"/>
          <w:sz w:val="22"/>
        </w:rPr>
        <w:t>please specify</w:t>
      </w:r>
      <w:r w:rsidRPr="001D19F6">
        <w:rPr>
          <w:rFonts w:ascii="Arial" w:eastAsia="굴림" w:hAnsi="Arial" w:cs="Arial"/>
          <w:sz w:val="22"/>
        </w:rPr>
        <w:t>.</w:t>
      </w:r>
    </w:p>
    <w:p w14:paraId="00014A2F" w14:textId="77777777" w:rsidR="00624BD4" w:rsidRPr="001D19F6" w:rsidRDefault="0045458C" w:rsidP="00624BD4">
      <w:pPr>
        <w:wordWrap/>
        <w:spacing w:line="360" w:lineRule="auto"/>
        <w:rPr>
          <w:rFonts w:ascii="Arial" w:eastAsia="굴림" w:hAnsi="Arial" w:cs="Arial"/>
          <w:sz w:val="22"/>
          <w:u w:val="single"/>
        </w:rPr>
      </w:pPr>
      <w:r w:rsidRPr="001D19F6">
        <w:rPr>
          <w:rFonts w:ascii="Arial" w:eastAsia="굴림" w:hAnsi="Arial" w:cs="Arial"/>
          <w:kern w:val="0"/>
          <w:sz w:val="22"/>
        </w:rPr>
        <w:tab/>
        <w:t>_______________________________</w:t>
      </w:r>
    </w:p>
    <w:p w14:paraId="4C879C94" w14:textId="77777777" w:rsidR="00624BD4" w:rsidRPr="001D19F6" w:rsidRDefault="00624BD4" w:rsidP="00624BD4">
      <w:pPr>
        <w:wordWrap/>
        <w:spacing w:line="360" w:lineRule="auto"/>
        <w:rPr>
          <w:rFonts w:ascii="Arial" w:eastAsia="굴림" w:hAnsi="Arial" w:cs="Arial"/>
          <w:sz w:val="22"/>
        </w:rPr>
      </w:pPr>
    </w:p>
    <w:p w14:paraId="098EB9C1" w14:textId="77777777" w:rsidR="00742D10" w:rsidRPr="001D19F6" w:rsidRDefault="0045458C" w:rsidP="00742D10">
      <w:pPr>
        <w:wordWrap/>
        <w:spacing w:line="360" w:lineRule="auto"/>
        <w:rPr>
          <w:rFonts w:ascii="Arial" w:eastAsia="굴림" w:hAnsi="Arial" w:cs="Arial"/>
          <w:b/>
          <w:sz w:val="22"/>
        </w:rPr>
      </w:pPr>
      <w:r w:rsidRPr="001D19F6">
        <w:rPr>
          <w:rFonts w:ascii="Arial" w:eastAsia="굴림" w:hAnsi="Arial" w:cs="Arial"/>
          <w:b/>
          <w:sz w:val="22"/>
        </w:rPr>
        <w:t>&lt;Ask to all u</w:t>
      </w:r>
      <w:r w:rsidR="00CE199A" w:rsidRPr="001D19F6">
        <w:rPr>
          <w:rFonts w:ascii="Arial" w:eastAsia="굴림" w:hAnsi="Arial" w:cs="Arial"/>
          <w:b/>
          <w:sz w:val="22"/>
        </w:rPr>
        <w:t>npaid family workers</w:t>
      </w:r>
      <w:r w:rsidRPr="001D19F6">
        <w:rPr>
          <w:rFonts w:ascii="Arial" w:eastAsia="굴림" w:hAnsi="Arial" w:cs="Arial"/>
          <w:b/>
          <w:sz w:val="22"/>
        </w:rPr>
        <w:t xml:space="preserve">&gt; </w:t>
      </w:r>
    </w:p>
    <w:p w14:paraId="4378D63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D303. Who is the representative of your current workplace?</w:t>
      </w:r>
    </w:p>
    <w:p w14:paraId="0DBFB3AF" w14:textId="77777777" w:rsidR="00624BD4" w:rsidRPr="001D19F6" w:rsidRDefault="00F30AA3"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 xml:space="preserve">Spouse </w:t>
      </w:r>
      <w:r w:rsidR="0051666F" w:rsidRPr="001D19F6">
        <w:rPr>
          <w:rFonts w:ascii="Arial" w:eastAsia="굴림" w:hAnsi="Arial" w:cs="Arial"/>
          <w:sz w:val="22"/>
        </w:rPr>
        <w:tab/>
      </w:r>
      <w:r w:rsidRPr="001D19F6">
        <w:rPr>
          <w:rFonts w:ascii="Arial" w:eastAsia="굴림" w:hAnsi="Arial" w:cs="Arial"/>
          <w:sz w:val="22"/>
        </w:rPr>
        <w:t>→Go to D305</w:t>
      </w:r>
    </w:p>
    <w:p w14:paraId="0E5D0C08" w14:textId="77777777" w:rsidR="00624BD4"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Parents</w:t>
      </w:r>
      <w:r w:rsidR="0051666F" w:rsidRPr="001D19F6">
        <w:rPr>
          <w:rFonts w:ascii="Arial" w:eastAsia="굴림" w:hAnsi="Arial" w:cs="Arial"/>
          <w:sz w:val="22"/>
        </w:rPr>
        <w:tab/>
      </w:r>
      <w:r w:rsidR="0051666F" w:rsidRPr="001D19F6">
        <w:rPr>
          <w:rFonts w:ascii="Arial" w:eastAsia="굴림" w:hAnsi="Arial" w:cs="Arial"/>
          <w:sz w:val="22"/>
        </w:rPr>
        <w:tab/>
      </w:r>
      <w:r w:rsidR="00CE199A" w:rsidRPr="001D19F6">
        <w:rPr>
          <w:rFonts w:ascii="Arial" w:eastAsia="굴림" w:hAnsi="Arial" w:cs="Arial"/>
          <w:sz w:val="22"/>
        </w:rPr>
        <w:t>→Go to D305</w:t>
      </w:r>
    </w:p>
    <w:p w14:paraId="22A33F03" w14:textId="77777777" w:rsidR="00624BD4"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Parents-in-law</w:t>
      </w:r>
      <w:r w:rsidR="0051666F" w:rsidRPr="001D19F6">
        <w:rPr>
          <w:rFonts w:ascii="Arial" w:eastAsia="굴림" w:hAnsi="Arial" w:cs="Arial"/>
          <w:sz w:val="22"/>
        </w:rPr>
        <w:tab/>
      </w:r>
      <w:r w:rsidR="00CE199A" w:rsidRPr="001D19F6">
        <w:rPr>
          <w:rFonts w:ascii="Arial" w:eastAsia="굴림" w:hAnsi="Arial" w:cs="Arial"/>
          <w:sz w:val="22"/>
        </w:rPr>
        <w:t>→Go to D305</w:t>
      </w:r>
    </w:p>
    <w:p w14:paraId="6BB52117" w14:textId="77777777" w:rsidR="00624BD4" w:rsidRPr="001D19F6" w:rsidRDefault="00770F3F"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Brother/sister</w:t>
      </w:r>
      <w:r w:rsidR="0051666F" w:rsidRPr="001D19F6">
        <w:rPr>
          <w:rFonts w:ascii="Arial" w:eastAsia="굴림" w:hAnsi="Arial" w:cs="Arial"/>
          <w:sz w:val="22"/>
        </w:rPr>
        <w:tab/>
      </w:r>
      <w:r w:rsidR="00CE199A" w:rsidRPr="001D19F6">
        <w:rPr>
          <w:rFonts w:ascii="Arial" w:eastAsia="굴림" w:hAnsi="Arial" w:cs="Arial"/>
          <w:sz w:val="22"/>
        </w:rPr>
        <w:t>→Go to D305</w:t>
      </w:r>
    </w:p>
    <w:p w14:paraId="1EC368BE" w14:textId="77777777" w:rsidR="00624BD4"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Brother</w:t>
      </w:r>
      <w:r w:rsidR="00DA231E" w:rsidRPr="001D19F6">
        <w:rPr>
          <w:rFonts w:ascii="Arial" w:eastAsia="굴림" w:hAnsi="Arial" w:cs="Arial"/>
          <w:sz w:val="22"/>
        </w:rPr>
        <w:t>-in-law</w:t>
      </w:r>
      <w:r w:rsidRPr="001D19F6">
        <w:rPr>
          <w:rFonts w:ascii="Arial" w:eastAsia="굴림" w:hAnsi="Arial" w:cs="Arial"/>
          <w:sz w:val="22"/>
        </w:rPr>
        <w:t>/sister-in-law</w:t>
      </w:r>
      <w:r w:rsidR="0051666F" w:rsidRPr="001D19F6">
        <w:rPr>
          <w:rFonts w:ascii="Arial" w:eastAsia="굴림" w:hAnsi="Arial" w:cs="Arial"/>
          <w:sz w:val="22"/>
        </w:rPr>
        <w:tab/>
      </w:r>
      <w:r w:rsidR="00CE199A" w:rsidRPr="001D19F6">
        <w:rPr>
          <w:rFonts w:ascii="Arial" w:eastAsia="굴림" w:hAnsi="Arial" w:cs="Arial"/>
          <w:sz w:val="22"/>
        </w:rPr>
        <w:t>→Go to D305</w:t>
      </w:r>
    </w:p>
    <w:p w14:paraId="4995FE64" w14:textId="77777777" w:rsidR="00624BD4"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Children and grandchildren</w:t>
      </w:r>
      <w:r w:rsidR="0051666F" w:rsidRPr="001D19F6">
        <w:rPr>
          <w:rFonts w:ascii="Arial" w:eastAsia="굴림" w:hAnsi="Arial" w:cs="Arial"/>
          <w:sz w:val="22"/>
        </w:rPr>
        <w:tab/>
      </w:r>
      <w:r w:rsidR="00CE199A" w:rsidRPr="001D19F6">
        <w:rPr>
          <w:rFonts w:ascii="Arial" w:eastAsia="굴림" w:hAnsi="Arial" w:cs="Arial"/>
          <w:sz w:val="22"/>
        </w:rPr>
        <w:t>→Go to D305</w:t>
      </w:r>
    </w:p>
    <w:p w14:paraId="1A4D131A" w14:textId="77777777" w:rsidR="0051666F"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Other relatives</w:t>
      </w:r>
      <w:r w:rsidR="0051666F" w:rsidRPr="001D19F6">
        <w:rPr>
          <w:rFonts w:ascii="Arial" w:eastAsia="굴림" w:hAnsi="Arial" w:cs="Arial"/>
          <w:sz w:val="22"/>
        </w:rPr>
        <w:tab/>
      </w:r>
      <w:r w:rsidR="00CE199A" w:rsidRPr="001D19F6">
        <w:rPr>
          <w:rFonts w:ascii="Arial" w:eastAsia="굴림" w:hAnsi="Arial" w:cs="Arial"/>
          <w:sz w:val="22"/>
        </w:rPr>
        <w:t>→Go to D305</w:t>
      </w:r>
    </w:p>
    <w:p w14:paraId="19E29EF2" w14:textId="77777777" w:rsidR="00624BD4" w:rsidRPr="001D19F6" w:rsidRDefault="00624BD4" w:rsidP="00F14BA4">
      <w:pPr>
        <w:pStyle w:val="a6"/>
        <w:numPr>
          <w:ilvl w:val="0"/>
          <w:numId w:val="628"/>
        </w:numPr>
        <w:wordWrap/>
        <w:spacing w:line="360" w:lineRule="auto"/>
        <w:ind w:leftChars="0"/>
        <w:rPr>
          <w:rFonts w:ascii="Arial" w:eastAsia="굴림" w:hAnsi="Arial" w:cs="Arial"/>
          <w:sz w:val="22"/>
        </w:rPr>
      </w:pPr>
      <w:r w:rsidRPr="001D19F6">
        <w:rPr>
          <w:rFonts w:ascii="Arial" w:eastAsia="굴림" w:hAnsi="Arial" w:cs="Arial"/>
          <w:sz w:val="22"/>
        </w:rPr>
        <w:t>Other</w:t>
      </w:r>
      <w:r w:rsidR="00770F3F" w:rsidRPr="001D19F6">
        <w:rPr>
          <w:rFonts w:ascii="Arial" w:eastAsia="굴림" w:hAnsi="Arial" w:cs="Arial"/>
          <w:sz w:val="22"/>
        </w:rPr>
        <w:t>s</w:t>
      </w:r>
    </w:p>
    <w:p w14:paraId="25F85CDE" w14:textId="77777777" w:rsidR="00624BD4" w:rsidRPr="001D19F6" w:rsidRDefault="00624BD4" w:rsidP="00624BD4">
      <w:pPr>
        <w:wordWrap/>
        <w:spacing w:line="360" w:lineRule="auto"/>
        <w:rPr>
          <w:rFonts w:ascii="Arial" w:eastAsia="굴림" w:hAnsi="Arial" w:cs="Arial"/>
          <w:sz w:val="22"/>
        </w:rPr>
      </w:pPr>
    </w:p>
    <w:p w14:paraId="440F77E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D304. </w:t>
      </w:r>
      <w:r w:rsidR="0051666F" w:rsidRPr="001D19F6">
        <w:rPr>
          <w:rFonts w:ascii="Arial" w:eastAsia="굴림" w:hAnsi="Arial" w:cs="Arial"/>
          <w:sz w:val="22"/>
        </w:rPr>
        <w:t xml:space="preserve">To be specific, </w:t>
      </w:r>
      <w:r w:rsidRPr="001D19F6">
        <w:rPr>
          <w:rFonts w:ascii="Arial" w:eastAsia="굴림" w:hAnsi="Arial" w:cs="Arial"/>
          <w:sz w:val="22"/>
        </w:rPr>
        <w:t>who is the representative of your current workplace?</w:t>
      </w:r>
    </w:p>
    <w:p w14:paraId="2077CF28" w14:textId="77777777" w:rsidR="00624BD4" w:rsidRPr="001D19F6" w:rsidRDefault="0051666F" w:rsidP="00624BD4">
      <w:pPr>
        <w:wordWrap/>
        <w:spacing w:line="360" w:lineRule="auto"/>
        <w:rPr>
          <w:rFonts w:ascii="Arial" w:eastAsia="굴림" w:hAnsi="Arial" w:cs="Arial"/>
          <w:sz w:val="22"/>
          <w:u w:val="single"/>
        </w:rPr>
      </w:pPr>
      <w:r w:rsidRPr="001D19F6">
        <w:rPr>
          <w:rFonts w:ascii="Arial" w:eastAsia="굴림" w:hAnsi="Arial" w:cs="Arial"/>
          <w:kern w:val="0"/>
          <w:sz w:val="22"/>
        </w:rPr>
        <w:tab/>
        <w:t>_______________________________</w:t>
      </w:r>
    </w:p>
    <w:p w14:paraId="2F52FD23" w14:textId="77777777" w:rsidR="00F30AA3" w:rsidRPr="001D19F6" w:rsidRDefault="00F30AA3" w:rsidP="00624BD4">
      <w:pPr>
        <w:wordWrap/>
        <w:spacing w:line="360" w:lineRule="auto"/>
        <w:rPr>
          <w:rFonts w:ascii="Arial" w:eastAsia="굴림" w:hAnsi="Arial" w:cs="Arial"/>
          <w:sz w:val="22"/>
        </w:rPr>
      </w:pPr>
    </w:p>
    <w:p w14:paraId="1DC5E5C2" w14:textId="77777777" w:rsidR="00372099" w:rsidRPr="001D19F6" w:rsidRDefault="00624BD4" w:rsidP="00372099">
      <w:pPr>
        <w:wordWrap/>
        <w:spacing w:line="360" w:lineRule="auto"/>
        <w:rPr>
          <w:rFonts w:ascii="Arial" w:eastAsia="굴림" w:hAnsi="Arial" w:cs="Arial"/>
          <w:sz w:val="22"/>
        </w:rPr>
      </w:pPr>
      <w:r w:rsidRPr="001D19F6">
        <w:rPr>
          <w:rFonts w:ascii="Arial" w:eastAsia="굴림" w:hAnsi="Arial" w:cs="Arial"/>
          <w:sz w:val="22"/>
        </w:rPr>
        <w:t xml:space="preserve">D305. </w:t>
      </w:r>
      <w:r w:rsidR="00372099" w:rsidRPr="001D19F6">
        <w:rPr>
          <w:rFonts w:ascii="Arial" w:eastAsia="굴림" w:hAnsi="Arial" w:cs="Arial"/>
          <w:sz w:val="22"/>
        </w:rPr>
        <w:t>How much is the current monthly sales of your business? As for agricultural and fisheries industries, please tell based on the revenue from selling agricultural and fisheries’ products including expenses. (Unit: 10,000 Korean won)</w:t>
      </w:r>
    </w:p>
    <w:p w14:paraId="4C0C063D" w14:textId="77777777" w:rsidR="00372099" w:rsidRPr="001D19F6" w:rsidRDefault="00372099" w:rsidP="00372099">
      <w:pPr>
        <w:wordWrap/>
        <w:spacing w:line="360" w:lineRule="auto"/>
        <w:rPr>
          <w:rFonts w:ascii="Arial" w:eastAsia="굴림" w:hAnsi="Arial" w:cs="Arial"/>
          <w:sz w:val="22"/>
        </w:rPr>
      </w:pPr>
      <w:r w:rsidRPr="001D19F6">
        <w:rPr>
          <w:rFonts w:ascii="Arial" w:eastAsia="굴림" w:hAnsi="Arial" w:cs="Arial"/>
          <w:sz w:val="22"/>
        </w:rPr>
        <w:lastRenderedPageBreak/>
        <w:t xml:space="preserve">[IWER: Enter 0 if there </w:t>
      </w:r>
      <w:proofErr w:type="gramStart"/>
      <w:r w:rsidRPr="001D19F6">
        <w:rPr>
          <w:rFonts w:ascii="Arial" w:eastAsia="굴림" w:hAnsi="Arial" w:cs="Arial"/>
          <w:sz w:val="22"/>
        </w:rPr>
        <w:t>is</w:t>
      </w:r>
      <w:proofErr w:type="gramEnd"/>
      <w:r w:rsidRPr="001D19F6">
        <w:rPr>
          <w:rFonts w:ascii="Arial" w:eastAsia="굴림" w:hAnsi="Arial" w:cs="Arial"/>
          <w:sz w:val="22"/>
        </w:rPr>
        <w:t xml:space="preserve"> currently no sales]</w:t>
      </w:r>
    </w:p>
    <w:p w14:paraId="045825EF" w14:textId="77777777" w:rsidR="00624BD4" w:rsidRPr="001D19F6" w:rsidRDefault="00372099"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0~</w:t>
      </w:r>
      <w:r w:rsidR="00624BD4" w:rsidRPr="009E6C50">
        <w:rPr>
          <w:rFonts w:ascii="Arial" w:eastAsia="굴림" w:hAnsi="Arial" w:cs="Arial"/>
          <w:sz w:val="22"/>
          <w:rPrChange w:id="5178" w:author="Keis" w:date="2024-09-13T12:53:00Z">
            <w:rPr>
              <w:rFonts w:ascii="Arial" w:eastAsia="굴림" w:hAnsi="Arial" w:cs="Arial"/>
              <w:color w:val="FF0000"/>
              <w:sz w:val="22"/>
            </w:rPr>
          </w:rPrChange>
        </w:rPr>
        <w:t>999</w:t>
      </w:r>
      <w:r w:rsidR="00D3637B" w:rsidRPr="009E6C50">
        <w:rPr>
          <w:rFonts w:ascii="Arial" w:eastAsia="굴림" w:hAnsi="Arial" w:cs="Arial"/>
          <w:sz w:val="22"/>
          <w:rPrChange w:id="5179" w:author="Keis" w:date="2024-09-13T12:53:00Z">
            <w:rPr>
              <w:rFonts w:ascii="Arial" w:eastAsia="굴림" w:hAnsi="Arial" w:cs="Arial"/>
              <w:color w:val="FF0000"/>
              <w:sz w:val="22"/>
            </w:rPr>
          </w:rPrChange>
        </w:rPr>
        <w:t>9</w:t>
      </w:r>
      <w:r w:rsidR="00624BD4" w:rsidRPr="009E6C50">
        <w:rPr>
          <w:rFonts w:ascii="Arial" w:eastAsia="굴림" w:hAnsi="Arial" w:cs="Arial"/>
          <w:sz w:val="22"/>
          <w:rPrChange w:id="5180" w:author="Keis" w:date="2024-09-13T12:53:00Z">
            <w:rPr>
              <w:rFonts w:ascii="Arial" w:eastAsia="굴림" w:hAnsi="Arial" w:cs="Arial"/>
              <w:color w:val="FF0000"/>
              <w:sz w:val="22"/>
            </w:rPr>
          </w:rPrChange>
        </w:rPr>
        <w:t>99</w:t>
      </w:r>
      <w:r w:rsidR="00624BD4" w:rsidRPr="001D19F6">
        <w:rPr>
          <w:rFonts w:ascii="Arial" w:eastAsia="굴림" w:hAnsi="Arial" w:cs="Arial"/>
          <w:sz w:val="22"/>
        </w:rPr>
        <w:t>] →Go to D307</w:t>
      </w:r>
    </w:p>
    <w:p w14:paraId="44B3F826" w14:textId="77777777" w:rsidR="00624BD4" w:rsidRPr="001D19F6" w:rsidRDefault="00624BD4" w:rsidP="00372099">
      <w:pPr>
        <w:wordWrap/>
        <w:spacing w:line="360" w:lineRule="auto"/>
        <w:ind w:firstLine="800"/>
        <w:rPr>
          <w:rFonts w:ascii="Arial" w:eastAsia="굴림" w:hAnsi="Arial" w:cs="Arial"/>
          <w:sz w:val="22"/>
        </w:rPr>
      </w:pPr>
      <w:r w:rsidRPr="001D19F6">
        <w:rPr>
          <w:rFonts w:ascii="Arial" w:eastAsia="굴림" w:hAnsi="Arial" w:cs="Arial"/>
          <w:sz w:val="22"/>
        </w:rPr>
        <w:t>Don’t know →Go to D306</w:t>
      </w:r>
    </w:p>
    <w:p w14:paraId="474397BB" w14:textId="77777777" w:rsidR="00624BD4" w:rsidRPr="001D19F6" w:rsidRDefault="00624BD4" w:rsidP="00372099">
      <w:pPr>
        <w:wordWrap/>
        <w:spacing w:line="360" w:lineRule="auto"/>
        <w:ind w:firstLine="800"/>
        <w:rPr>
          <w:rFonts w:ascii="Arial" w:eastAsia="굴림" w:hAnsi="Arial" w:cs="Arial"/>
          <w:sz w:val="22"/>
        </w:rPr>
      </w:pPr>
      <w:r w:rsidRPr="001D19F6">
        <w:rPr>
          <w:rFonts w:ascii="Arial" w:eastAsia="굴림" w:hAnsi="Arial" w:cs="Arial"/>
          <w:sz w:val="22"/>
        </w:rPr>
        <w:t>Refuse to answer →Go to D306</w:t>
      </w:r>
    </w:p>
    <w:p w14:paraId="0720B72E" w14:textId="77777777" w:rsidR="00624BD4" w:rsidRPr="001D19F6" w:rsidRDefault="00624BD4" w:rsidP="00624BD4">
      <w:pPr>
        <w:wordWrap/>
        <w:spacing w:line="360" w:lineRule="auto"/>
        <w:rPr>
          <w:rFonts w:ascii="Arial" w:eastAsia="굴림" w:hAnsi="Arial" w:cs="Arial"/>
          <w:sz w:val="22"/>
        </w:rPr>
      </w:pPr>
    </w:p>
    <w:p w14:paraId="0D2015D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D306. </w:t>
      </w:r>
      <w:r w:rsidR="00372099" w:rsidRPr="001D19F6">
        <w:rPr>
          <w:rFonts w:ascii="Arial" w:eastAsia="굴림" w:hAnsi="Arial" w:cs="Arial"/>
          <w:kern w:val="0"/>
          <w:sz w:val="22"/>
        </w:rPr>
        <w:t>What is the estimated number of your current monthly sales figure? (Unit: MW=10,000 Korean won)</w:t>
      </w:r>
    </w:p>
    <w:p w14:paraId="22F18596"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Less than 100 MW  </w:t>
      </w:r>
    </w:p>
    <w:p w14:paraId="269E87BD"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100~300 MW  </w:t>
      </w:r>
    </w:p>
    <w:p w14:paraId="2ACA12A3"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300~500 MW  </w:t>
      </w:r>
    </w:p>
    <w:p w14:paraId="2539BACD"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500~800 MW  </w:t>
      </w:r>
    </w:p>
    <w:p w14:paraId="32C01E2B"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800~1,000 MW  </w:t>
      </w:r>
    </w:p>
    <w:p w14:paraId="0F522D58"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1,000~3,000 MW  </w:t>
      </w:r>
    </w:p>
    <w:p w14:paraId="5EA234A7"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3,000~5,000 MW  </w:t>
      </w:r>
    </w:p>
    <w:p w14:paraId="0FCAC08A"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 xml:space="preserve">5,000~10,000 MW  </w:t>
      </w:r>
    </w:p>
    <w:p w14:paraId="704927C0" w14:textId="77777777" w:rsidR="00624BD4" w:rsidRPr="001D19F6" w:rsidRDefault="00624BD4" w:rsidP="00F14BA4">
      <w:pPr>
        <w:pStyle w:val="a6"/>
        <w:numPr>
          <w:ilvl w:val="0"/>
          <w:numId w:val="629"/>
        </w:numPr>
        <w:wordWrap/>
        <w:spacing w:line="360" w:lineRule="auto"/>
        <w:ind w:leftChars="0"/>
        <w:rPr>
          <w:rFonts w:ascii="Arial" w:eastAsia="굴림" w:hAnsi="Arial" w:cs="Arial"/>
          <w:sz w:val="22"/>
        </w:rPr>
      </w:pPr>
      <w:r w:rsidRPr="001D19F6">
        <w:rPr>
          <w:rFonts w:ascii="Arial" w:eastAsia="굴림" w:hAnsi="Arial" w:cs="Arial"/>
          <w:sz w:val="22"/>
        </w:rPr>
        <w:t>10,000 MW or more</w:t>
      </w:r>
    </w:p>
    <w:p w14:paraId="4186E4BD" w14:textId="77777777" w:rsidR="00624BD4" w:rsidRPr="001D19F6" w:rsidRDefault="00624BD4" w:rsidP="00624BD4">
      <w:pPr>
        <w:wordWrap/>
        <w:spacing w:line="360" w:lineRule="auto"/>
        <w:rPr>
          <w:rFonts w:ascii="Arial" w:eastAsia="굴림" w:hAnsi="Arial" w:cs="Arial"/>
          <w:sz w:val="22"/>
        </w:rPr>
      </w:pPr>
    </w:p>
    <w:p w14:paraId="6F02076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D307. </w:t>
      </w:r>
      <w:r w:rsidR="00372099" w:rsidRPr="001D19F6">
        <w:rPr>
          <w:rFonts w:ascii="Arial" w:eastAsia="굴림" w:hAnsi="Arial" w:cs="Arial"/>
          <w:kern w:val="0"/>
          <w:sz w:val="22"/>
        </w:rPr>
        <w:t xml:space="preserve">How many hours per week did you work on average </w:t>
      </w:r>
      <w:r w:rsidR="0060656D" w:rsidRPr="001D19F6">
        <w:rPr>
          <w:rFonts w:ascii="Arial" w:eastAsia="굴림" w:hAnsi="Arial" w:cs="Arial"/>
          <w:kern w:val="0"/>
          <w:sz w:val="22"/>
        </w:rPr>
        <w:t>including</w:t>
      </w:r>
      <w:r w:rsidR="00372099" w:rsidRPr="001D19F6">
        <w:rPr>
          <w:rFonts w:ascii="Arial" w:eastAsia="굴림" w:hAnsi="Arial" w:cs="Arial"/>
          <w:kern w:val="0"/>
          <w:sz w:val="22"/>
        </w:rPr>
        <w:t xml:space="preserve"> lunch time, break, etc.?</w:t>
      </w:r>
      <w:r w:rsidR="00372099" w:rsidRPr="001D19F6">
        <w:rPr>
          <w:rFonts w:ascii="Arial" w:eastAsia="굴림" w:hAnsi="Arial" w:cs="Arial"/>
          <w:sz w:val="22"/>
        </w:rPr>
        <w:t xml:space="preserve"> </w:t>
      </w:r>
      <w:r w:rsidR="00F30AA3" w:rsidRPr="001D19F6">
        <w:rPr>
          <w:rFonts w:ascii="Arial" w:eastAsia="굴림" w:hAnsi="Arial" w:cs="Arial"/>
          <w:sz w:val="22"/>
        </w:rPr>
        <w:t>(unit: an average hour per week)</w:t>
      </w:r>
    </w:p>
    <w:p w14:paraId="3BE27446" w14:textId="77777777" w:rsidR="00B2473A" w:rsidRPr="001D19F6" w:rsidRDefault="00B2473A" w:rsidP="00624BD4">
      <w:pPr>
        <w:wordWrap/>
        <w:spacing w:line="360" w:lineRule="auto"/>
        <w:rPr>
          <w:rFonts w:ascii="Arial" w:eastAsia="굴림" w:hAnsi="Arial" w:cs="Arial"/>
          <w:sz w:val="22"/>
        </w:rPr>
      </w:pPr>
      <w:r w:rsidRPr="001D19F6">
        <w:rPr>
          <w:rFonts w:ascii="Arial" w:eastAsia="굴림" w:hAnsi="Arial" w:cs="Arial"/>
          <w:sz w:val="22"/>
        </w:rPr>
        <w:t xml:space="preserve">[IWER: It is possible to enter 18 hours or more. If R </w:t>
      </w:r>
      <w:r w:rsidR="00915B2B" w:rsidRPr="001D19F6">
        <w:rPr>
          <w:rFonts w:ascii="Arial" w:eastAsia="굴림" w:hAnsi="Arial" w:cs="Arial"/>
          <w:sz w:val="22"/>
        </w:rPr>
        <w:t>says</w:t>
      </w:r>
      <w:r w:rsidRPr="001D19F6">
        <w:rPr>
          <w:rFonts w:ascii="Arial" w:eastAsia="굴림" w:hAnsi="Arial" w:cs="Arial"/>
          <w:sz w:val="22"/>
        </w:rPr>
        <w:t xml:space="preserve"> 17 hours or less, go back to D002 and </w:t>
      </w:r>
      <w:r w:rsidR="00915B2B" w:rsidRPr="001D19F6">
        <w:rPr>
          <w:rFonts w:ascii="Arial" w:eastAsia="굴림" w:hAnsi="Arial" w:cs="Arial"/>
          <w:sz w:val="22"/>
        </w:rPr>
        <w:t>mark ‘I help my family / relative’s business without pay for less than 18 hours a week’.</w:t>
      </w:r>
      <w:r w:rsidRPr="001D19F6">
        <w:rPr>
          <w:rFonts w:ascii="Arial" w:eastAsia="굴림" w:hAnsi="Arial" w:cs="Arial"/>
          <w:sz w:val="22"/>
        </w:rPr>
        <w:t>]</w:t>
      </w:r>
    </w:p>
    <w:p w14:paraId="79937F76" w14:textId="77777777" w:rsidR="00624BD4" w:rsidRPr="001D19F6" w:rsidRDefault="00372099"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hours / week [</w:t>
      </w:r>
      <w:r w:rsidR="003608C0" w:rsidRPr="001D19F6">
        <w:rPr>
          <w:rFonts w:ascii="Arial" w:eastAsia="굴림" w:hAnsi="Arial" w:cs="Arial"/>
          <w:sz w:val="22"/>
        </w:rPr>
        <w:t xml:space="preserve">Range: </w:t>
      </w:r>
      <w:r w:rsidR="00624BD4" w:rsidRPr="001D19F6">
        <w:rPr>
          <w:rFonts w:ascii="Arial" w:eastAsia="굴림" w:hAnsi="Arial" w:cs="Arial"/>
          <w:sz w:val="22"/>
        </w:rPr>
        <w:t>18~160]</w:t>
      </w:r>
    </w:p>
    <w:p w14:paraId="2A8DD07F" w14:textId="77777777" w:rsidR="00624BD4" w:rsidRPr="001D19F6" w:rsidRDefault="00624BD4" w:rsidP="00624BD4">
      <w:pPr>
        <w:wordWrap/>
        <w:spacing w:line="360" w:lineRule="auto"/>
        <w:rPr>
          <w:rFonts w:ascii="Arial" w:eastAsia="굴림" w:hAnsi="Arial" w:cs="Arial"/>
          <w:sz w:val="22"/>
        </w:rPr>
      </w:pPr>
    </w:p>
    <w:p w14:paraId="1D847114" w14:textId="77777777" w:rsidR="00624BD4" w:rsidRPr="001D19F6" w:rsidRDefault="00624BD4" w:rsidP="00624BD4">
      <w:pPr>
        <w:wordWrap/>
        <w:spacing w:line="360" w:lineRule="auto"/>
        <w:rPr>
          <w:rFonts w:ascii="Arial" w:hAnsi="Arial" w:cs="Arial"/>
          <w:kern w:val="0"/>
          <w:sz w:val="22"/>
        </w:rPr>
      </w:pPr>
      <w:r w:rsidRPr="001D19F6">
        <w:rPr>
          <w:rFonts w:ascii="Arial" w:eastAsia="굴림" w:hAnsi="Arial" w:cs="Arial"/>
          <w:sz w:val="22"/>
        </w:rPr>
        <w:t>D308.</w:t>
      </w:r>
      <w:r w:rsidR="00770F3F" w:rsidRPr="001D19F6">
        <w:rPr>
          <w:rFonts w:ascii="Arial" w:eastAsia="굴림" w:hAnsi="Arial" w:cs="Arial"/>
          <w:sz w:val="22"/>
        </w:rPr>
        <w:t xml:space="preserve"> </w:t>
      </w:r>
      <w:r w:rsidR="00372099" w:rsidRPr="001D19F6">
        <w:rPr>
          <w:rFonts w:ascii="Arial" w:hAnsi="Arial" w:cs="Arial"/>
          <w:kern w:val="0"/>
          <w:sz w:val="22"/>
        </w:rPr>
        <w:t xml:space="preserve">Do you work based on a </w:t>
      </w:r>
      <w:r w:rsidR="001C6858" w:rsidRPr="001D19F6">
        <w:rPr>
          <w:rFonts w:ascii="Arial" w:hAnsi="Arial" w:cs="Arial"/>
          <w:kern w:val="0"/>
          <w:sz w:val="22"/>
        </w:rPr>
        <w:t>fixed</w:t>
      </w:r>
      <w:r w:rsidR="00372099" w:rsidRPr="001D19F6">
        <w:rPr>
          <w:rFonts w:ascii="Arial" w:hAnsi="Arial" w:cs="Arial"/>
          <w:kern w:val="0"/>
          <w:sz w:val="22"/>
        </w:rPr>
        <w:t>-working hours at your current workplace?</w:t>
      </w:r>
    </w:p>
    <w:p w14:paraId="7CF2D70A" w14:textId="77777777" w:rsidR="00372099" w:rsidRPr="001D19F6" w:rsidRDefault="00372099" w:rsidP="00F14BA4">
      <w:pPr>
        <w:pStyle w:val="a6"/>
        <w:numPr>
          <w:ilvl w:val="0"/>
          <w:numId w:val="6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D311</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B30A57A" w14:textId="77777777" w:rsidR="00624BD4" w:rsidRPr="001D19F6" w:rsidRDefault="00624BD4" w:rsidP="00624BD4">
      <w:pPr>
        <w:wordWrap/>
        <w:spacing w:line="360" w:lineRule="auto"/>
        <w:rPr>
          <w:rFonts w:ascii="Arial" w:eastAsia="굴림" w:hAnsi="Arial" w:cs="Arial"/>
          <w:sz w:val="22"/>
        </w:rPr>
      </w:pPr>
    </w:p>
    <w:p w14:paraId="6449031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D309. How did you determine the working hours?</w:t>
      </w:r>
    </w:p>
    <w:p w14:paraId="6009B93E" w14:textId="77777777" w:rsidR="00624BD4" w:rsidRPr="001D19F6" w:rsidRDefault="00624BD4" w:rsidP="00F14BA4">
      <w:pPr>
        <w:pStyle w:val="a6"/>
        <w:numPr>
          <w:ilvl w:val="0"/>
          <w:numId w:val="631"/>
        </w:numPr>
        <w:wordWrap/>
        <w:spacing w:line="360" w:lineRule="auto"/>
        <w:ind w:leftChars="0"/>
        <w:rPr>
          <w:rFonts w:ascii="Arial" w:eastAsia="굴림" w:hAnsi="Arial" w:cs="Arial"/>
          <w:sz w:val="22"/>
        </w:rPr>
      </w:pPr>
      <w:r w:rsidRPr="001D19F6">
        <w:rPr>
          <w:rFonts w:ascii="Arial" w:eastAsia="굴림" w:hAnsi="Arial" w:cs="Arial"/>
          <w:sz w:val="22"/>
        </w:rPr>
        <w:t>Wo</w:t>
      </w:r>
      <w:r w:rsidR="00770F3F" w:rsidRPr="001D19F6">
        <w:rPr>
          <w:rFonts w:ascii="Arial" w:eastAsia="굴림" w:hAnsi="Arial" w:cs="Arial"/>
          <w:sz w:val="22"/>
        </w:rPr>
        <w:t>rking hours were determined given</w:t>
      </w:r>
      <w:r w:rsidRPr="001D19F6">
        <w:rPr>
          <w:rFonts w:ascii="Arial" w:eastAsia="굴림" w:hAnsi="Arial" w:cs="Arial"/>
          <w:sz w:val="22"/>
        </w:rPr>
        <w:t xml:space="preserve"> the nature of the business →Go to D311</w:t>
      </w:r>
    </w:p>
    <w:p w14:paraId="70145876" w14:textId="77777777" w:rsidR="00624BD4" w:rsidRPr="001D19F6" w:rsidRDefault="00770F3F" w:rsidP="00F14BA4">
      <w:pPr>
        <w:pStyle w:val="a6"/>
        <w:numPr>
          <w:ilvl w:val="0"/>
          <w:numId w:val="631"/>
        </w:numPr>
        <w:wordWrap/>
        <w:spacing w:line="360" w:lineRule="auto"/>
        <w:ind w:leftChars="0"/>
        <w:rPr>
          <w:rFonts w:ascii="Arial" w:eastAsia="굴림" w:hAnsi="Arial" w:cs="Arial"/>
          <w:sz w:val="22"/>
        </w:rPr>
      </w:pPr>
      <w:r w:rsidRPr="001D19F6">
        <w:rPr>
          <w:rFonts w:ascii="Arial" w:eastAsia="굴림" w:hAnsi="Arial" w:cs="Arial"/>
          <w:sz w:val="22"/>
        </w:rPr>
        <w:t>Working hours were determined depending on</w:t>
      </w:r>
      <w:r w:rsidR="00624BD4" w:rsidRPr="001D19F6">
        <w:rPr>
          <w:rFonts w:ascii="Arial" w:eastAsia="굴림" w:hAnsi="Arial" w:cs="Arial"/>
          <w:sz w:val="22"/>
        </w:rPr>
        <w:t xml:space="preserve"> workload</w:t>
      </w:r>
      <w:r w:rsidRPr="001D19F6">
        <w:rPr>
          <w:rFonts w:ascii="Arial" w:eastAsia="굴림" w:hAnsi="Arial" w:cs="Arial"/>
          <w:sz w:val="22"/>
        </w:rPr>
        <w:t>s</w:t>
      </w:r>
      <w:r w:rsidR="00624BD4" w:rsidRPr="001D19F6">
        <w:rPr>
          <w:rFonts w:ascii="Arial" w:eastAsia="굴림" w:hAnsi="Arial" w:cs="Arial"/>
          <w:sz w:val="22"/>
        </w:rPr>
        <w:t xml:space="preserve"> →Go to D311</w:t>
      </w:r>
    </w:p>
    <w:p w14:paraId="57929802" w14:textId="77777777" w:rsidR="00624BD4" w:rsidRPr="001D19F6" w:rsidRDefault="00624BD4" w:rsidP="00F14BA4">
      <w:pPr>
        <w:pStyle w:val="a6"/>
        <w:numPr>
          <w:ilvl w:val="0"/>
          <w:numId w:val="631"/>
        </w:numPr>
        <w:wordWrap/>
        <w:spacing w:line="360" w:lineRule="auto"/>
        <w:ind w:leftChars="0"/>
        <w:rPr>
          <w:rFonts w:ascii="Arial" w:eastAsia="굴림" w:hAnsi="Arial" w:cs="Arial"/>
          <w:sz w:val="22"/>
        </w:rPr>
      </w:pPr>
      <w:r w:rsidRPr="001D19F6">
        <w:rPr>
          <w:rFonts w:ascii="Arial" w:eastAsia="굴림" w:hAnsi="Arial" w:cs="Arial"/>
          <w:sz w:val="22"/>
        </w:rPr>
        <w:t>Wor</w:t>
      </w:r>
      <w:r w:rsidR="00770F3F" w:rsidRPr="001D19F6">
        <w:rPr>
          <w:rFonts w:ascii="Arial" w:eastAsia="굴림" w:hAnsi="Arial" w:cs="Arial"/>
          <w:sz w:val="22"/>
        </w:rPr>
        <w:t>king hours were determined depending on</w:t>
      </w:r>
      <w:r w:rsidRPr="001D19F6">
        <w:rPr>
          <w:rFonts w:ascii="Arial" w:eastAsia="굴림" w:hAnsi="Arial" w:cs="Arial"/>
          <w:sz w:val="22"/>
        </w:rPr>
        <w:t xml:space="preserve"> sales figure</w:t>
      </w:r>
      <w:r w:rsidR="00770F3F" w:rsidRPr="001D19F6">
        <w:rPr>
          <w:rFonts w:ascii="Arial" w:eastAsia="굴림" w:hAnsi="Arial" w:cs="Arial"/>
          <w:sz w:val="22"/>
        </w:rPr>
        <w:t>s</w:t>
      </w:r>
      <w:r w:rsidRPr="001D19F6">
        <w:rPr>
          <w:rFonts w:ascii="Arial" w:eastAsia="굴림" w:hAnsi="Arial" w:cs="Arial"/>
          <w:sz w:val="22"/>
        </w:rPr>
        <w:t xml:space="preserve"> →Go to D311</w:t>
      </w:r>
    </w:p>
    <w:p w14:paraId="2DDE695B" w14:textId="77777777" w:rsidR="00624BD4" w:rsidRPr="001D19F6" w:rsidRDefault="00624BD4" w:rsidP="00F14BA4">
      <w:pPr>
        <w:pStyle w:val="a6"/>
        <w:numPr>
          <w:ilvl w:val="0"/>
          <w:numId w:val="631"/>
        </w:numPr>
        <w:wordWrap/>
        <w:spacing w:line="360" w:lineRule="auto"/>
        <w:ind w:leftChars="0"/>
        <w:rPr>
          <w:rFonts w:ascii="Arial" w:eastAsia="굴림" w:hAnsi="Arial" w:cs="Arial"/>
          <w:sz w:val="22"/>
        </w:rPr>
      </w:pPr>
      <w:r w:rsidRPr="001D19F6">
        <w:rPr>
          <w:rFonts w:ascii="Arial" w:eastAsia="굴림" w:hAnsi="Arial" w:cs="Arial"/>
          <w:sz w:val="22"/>
        </w:rPr>
        <w:t>Other</w:t>
      </w:r>
      <w:r w:rsidR="00770F3F" w:rsidRPr="001D19F6">
        <w:rPr>
          <w:rFonts w:ascii="Arial" w:eastAsia="굴림" w:hAnsi="Arial" w:cs="Arial"/>
          <w:sz w:val="22"/>
        </w:rPr>
        <w:t>s</w:t>
      </w:r>
    </w:p>
    <w:p w14:paraId="487C9FB9" w14:textId="77777777" w:rsidR="00624BD4" w:rsidRPr="001D19F6" w:rsidRDefault="00624BD4" w:rsidP="00624BD4">
      <w:pPr>
        <w:wordWrap/>
        <w:spacing w:line="360" w:lineRule="auto"/>
        <w:rPr>
          <w:rFonts w:ascii="Arial" w:eastAsia="굴림" w:hAnsi="Arial" w:cs="Arial"/>
          <w:sz w:val="22"/>
        </w:rPr>
      </w:pPr>
    </w:p>
    <w:p w14:paraId="700869F9" w14:textId="77777777" w:rsidR="00624BD4" w:rsidRPr="001D19F6" w:rsidRDefault="00624BD4" w:rsidP="00624BD4">
      <w:pPr>
        <w:widowControl/>
        <w:wordWrap/>
        <w:autoSpaceDE/>
        <w:autoSpaceDN/>
        <w:spacing w:line="360" w:lineRule="auto"/>
        <w:rPr>
          <w:rFonts w:ascii="Arial" w:eastAsia="돋움" w:hAnsi="Arial" w:cs="Arial"/>
          <w:kern w:val="0"/>
          <w:sz w:val="22"/>
        </w:rPr>
      </w:pPr>
      <w:r w:rsidRPr="001D19F6">
        <w:rPr>
          <w:rFonts w:ascii="Arial" w:eastAsia="돋움" w:hAnsi="Arial" w:cs="Arial"/>
          <w:kern w:val="0"/>
          <w:sz w:val="22"/>
        </w:rPr>
        <w:t xml:space="preserve">D310. </w:t>
      </w:r>
      <w:r w:rsidR="00372099" w:rsidRPr="001D19F6">
        <w:rPr>
          <w:rFonts w:ascii="Arial" w:eastAsia="돋움" w:hAnsi="Arial" w:cs="Arial"/>
          <w:kern w:val="0"/>
          <w:sz w:val="22"/>
        </w:rPr>
        <w:t xml:space="preserve">To be specific, </w:t>
      </w:r>
      <w:r w:rsidRPr="001D19F6">
        <w:rPr>
          <w:rFonts w:ascii="Arial" w:eastAsia="돋움" w:hAnsi="Arial" w:cs="Arial"/>
          <w:kern w:val="0"/>
          <w:sz w:val="22"/>
        </w:rPr>
        <w:t>what criteria did you use to determine the working hours?</w:t>
      </w:r>
    </w:p>
    <w:p w14:paraId="0DD679A2" w14:textId="77777777" w:rsidR="00624BD4" w:rsidRPr="001D19F6" w:rsidRDefault="00372099" w:rsidP="00624BD4">
      <w:pPr>
        <w:widowControl/>
        <w:wordWrap/>
        <w:autoSpaceDE/>
        <w:autoSpaceDN/>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7804FF36" w14:textId="77777777" w:rsidR="00AB6FCF" w:rsidRPr="001D19F6" w:rsidRDefault="00AB6FCF" w:rsidP="00624BD4">
      <w:pPr>
        <w:wordWrap/>
        <w:spacing w:line="360" w:lineRule="auto"/>
        <w:rPr>
          <w:rFonts w:ascii="Arial" w:eastAsia="굴림" w:hAnsi="Arial" w:cs="Arial"/>
          <w:sz w:val="22"/>
        </w:rPr>
      </w:pPr>
    </w:p>
    <w:p w14:paraId="72BF9FC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D311. </w:t>
      </w:r>
      <w:r w:rsidR="00372099" w:rsidRPr="001D19F6">
        <w:rPr>
          <w:rFonts w:ascii="Arial" w:eastAsia="굴림" w:hAnsi="Arial" w:cs="Arial"/>
          <w:kern w:val="0"/>
          <w:sz w:val="22"/>
        </w:rPr>
        <w:t xml:space="preserve">How many days per week did you work on average? </w:t>
      </w:r>
      <w:r w:rsidR="00F30AA3" w:rsidRPr="001D19F6">
        <w:rPr>
          <w:rFonts w:ascii="Arial" w:eastAsia="굴림" w:hAnsi="Arial" w:cs="Arial"/>
          <w:sz w:val="22"/>
        </w:rPr>
        <w:t>(unit: a day)</w:t>
      </w:r>
    </w:p>
    <w:p w14:paraId="3C612ACC" w14:textId="77777777" w:rsidR="00624BD4" w:rsidRPr="001D19F6" w:rsidRDefault="00372099"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AB6FCF" w:rsidRPr="001D19F6">
        <w:rPr>
          <w:rFonts w:ascii="Arial" w:eastAsia="굴림" w:hAnsi="Arial" w:cs="Arial"/>
          <w:sz w:val="22"/>
        </w:rPr>
        <w:t>Average</w:t>
      </w:r>
      <w:r w:rsidRPr="001D19F6">
        <w:rPr>
          <w:rFonts w:ascii="Arial" w:eastAsia="굴림" w:hAnsi="Arial" w:cs="Arial"/>
          <w:sz w:val="22"/>
        </w:rPr>
        <w:t xml:space="preserve"> </w:t>
      </w:r>
      <w:r w:rsidR="00624BD4" w:rsidRPr="001D19F6">
        <w:rPr>
          <w:rFonts w:ascii="Arial" w:eastAsia="굴림" w:hAnsi="Arial" w:cs="Arial"/>
          <w:sz w:val="22"/>
        </w:rPr>
        <w:t xml:space="preserve">days / </w:t>
      </w:r>
      <w:r w:rsidR="00F30AA3" w:rsidRPr="001D19F6">
        <w:rPr>
          <w:rFonts w:ascii="Arial" w:eastAsia="굴림" w:hAnsi="Arial" w:cs="Arial"/>
          <w:sz w:val="22"/>
        </w:rPr>
        <w:t xml:space="preserve">per </w:t>
      </w:r>
      <w:r w:rsidR="00624BD4" w:rsidRPr="001D19F6">
        <w:rPr>
          <w:rFonts w:ascii="Arial" w:eastAsia="굴림" w:hAnsi="Arial" w:cs="Arial"/>
          <w:sz w:val="22"/>
        </w:rPr>
        <w:t>week [</w:t>
      </w:r>
      <w:r w:rsidR="003608C0" w:rsidRPr="001D19F6">
        <w:rPr>
          <w:rFonts w:ascii="Arial" w:eastAsia="굴림" w:hAnsi="Arial" w:cs="Arial"/>
          <w:sz w:val="22"/>
        </w:rPr>
        <w:t xml:space="preserve">Range: </w:t>
      </w:r>
      <w:r w:rsidR="00624BD4" w:rsidRPr="001D19F6">
        <w:rPr>
          <w:rFonts w:ascii="Arial" w:eastAsia="굴림" w:hAnsi="Arial" w:cs="Arial"/>
          <w:sz w:val="22"/>
        </w:rPr>
        <w:t>1~7]</w:t>
      </w:r>
    </w:p>
    <w:p w14:paraId="76B3B30A" w14:textId="77777777" w:rsidR="00624BD4" w:rsidRPr="001D19F6" w:rsidRDefault="00624BD4" w:rsidP="00624BD4">
      <w:pPr>
        <w:wordWrap/>
        <w:spacing w:line="360" w:lineRule="auto"/>
        <w:rPr>
          <w:rFonts w:ascii="Arial" w:eastAsia="굴림" w:hAnsi="Arial" w:cs="Arial"/>
          <w:sz w:val="22"/>
        </w:rPr>
      </w:pPr>
    </w:p>
    <w:p w14:paraId="66E88C27" w14:textId="77777777" w:rsidR="00372099" w:rsidRPr="001D19F6" w:rsidRDefault="00624BD4" w:rsidP="00372099">
      <w:pPr>
        <w:wordWrap/>
        <w:spacing w:line="360" w:lineRule="auto"/>
        <w:rPr>
          <w:rFonts w:ascii="Arial" w:eastAsia="굴림" w:hAnsi="Arial" w:cs="Arial"/>
          <w:sz w:val="22"/>
        </w:rPr>
      </w:pPr>
      <w:r w:rsidRPr="001D19F6">
        <w:rPr>
          <w:rFonts w:ascii="Arial" w:eastAsia="굴림" w:hAnsi="Arial" w:cs="Arial"/>
          <w:sz w:val="22"/>
        </w:rPr>
        <w:t>D312.</w:t>
      </w:r>
      <w:r w:rsidR="00372099" w:rsidRPr="001D19F6">
        <w:rPr>
          <w:rFonts w:ascii="Arial" w:eastAsia="굴림" w:hAnsi="Arial" w:cs="Arial"/>
          <w:sz w:val="22"/>
        </w:rPr>
        <w:t xml:space="preserve"> What do you think of your current working hours? Is it too long, appropriate, or too short?</w:t>
      </w:r>
    </w:p>
    <w:p w14:paraId="0255A863" w14:textId="77777777" w:rsidR="00372099" w:rsidRPr="001D19F6" w:rsidRDefault="00372099" w:rsidP="00F14BA4">
      <w:pPr>
        <w:pStyle w:val="a6"/>
        <w:numPr>
          <w:ilvl w:val="0"/>
          <w:numId w:val="632"/>
        </w:numPr>
        <w:wordWrap/>
        <w:spacing w:line="360" w:lineRule="auto"/>
        <w:ind w:leftChars="0"/>
        <w:rPr>
          <w:rFonts w:ascii="Arial" w:eastAsia="굴림" w:hAnsi="Arial" w:cs="Arial"/>
          <w:sz w:val="22"/>
        </w:rPr>
      </w:pPr>
      <w:r w:rsidRPr="001D19F6">
        <w:rPr>
          <w:rFonts w:ascii="Arial" w:eastAsia="굴림" w:hAnsi="Arial" w:cs="Arial"/>
          <w:sz w:val="22"/>
        </w:rPr>
        <w:t>Too long</w:t>
      </w:r>
    </w:p>
    <w:p w14:paraId="2B2986E1" w14:textId="77777777" w:rsidR="00372099" w:rsidRPr="001D19F6" w:rsidRDefault="00372099" w:rsidP="00D12299">
      <w:pPr>
        <w:pStyle w:val="a6"/>
        <w:numPr>
          <w:ilvl w:val="0"/>
          <w:numId w:val="1183"/>
        </w:numPr>
        <w:wordWrap/>
        <w:spacing w:line="360" w:lineRule="auto"/>
        <w:ind w:leftChars="0"/>
        <w:rPr>
          <w:rFonts w:ascii="Arial" w:eastAsia="굴림" w:hAnsi="Arial" w:cs="Arial"/>
          <w:sz w:val="22"/>
        </w:rPr>
      </w:pPr>
      <w:r w:rsidRPr="001D19F6">
        <w:rPr>
          <w:rFonts w:ascii="Arial" w:eastAsia="굴림" w:hAnsi="Arial" w:cs="Arial"/>
          <w:sz w:val="22"/>
        </w:rPr>
        <w:t xml:space="preserve">Appropriate </w:t>
      </w:r>
      <w:r w:rsidRPr="001D19F6">
        <w:rPr>
          <w:rFonts w:ascii="Arial" w:eastAsia="굴림" w:hAnsi="Arial" w:cs="Arial"/>
          <w:sz w:val="22"/>
        </w:rPr>
        <w:tab/>
        <w:t>→Go to D317</w:t>
      </w:r>
    </w:p>
    <w:p w14:paraId="73281FF5" w14:textId="77777777" w:rsidR="00372099" w:rsidRPr="001D19F6" w:rsidRDefault="00372099" w:rsidP="00D12299">
      <w:pPr>
        <w:pStyle w:val="a6"/>
        <w:numPr>
          <w:ilvl w:val="0"/>
          <w:numId w:val="1184"/>
        </w:numPr>
        <w:wordWrap/>
        <w:spacing w:line="360" w:lineRule="auto"/>
        <w:ind w:leftChars="0"/>
        <w:rPr>
          <w:rFonts w:ascii="Arial" w:eastAsia="굴림" w:hAnsi="Arial" w:cs="Arial"/>
          <w:sz w:val="22"/>
        </w:rPr>
      </w:pPr>
      <w:r w:rsidRPr="001D19F6">
        <w:rPr>
          <w:rFonts w:ascii="Arial" w:eastAsia="굴림" w:hAnsi="Arial" w:cs="Arial"/>
          <w:sz w:val="22"/>
        </w:rPr>
        <w:t xml:space="preserve">Too short </w:t>
      </w:r>
      <w:r w:rsidRPr="001D19F6">
        <w:rPr>
          <w:rFonts w:ascii="Arial" w:eastAsia="굴림" w:hAnsi="Arial" w:cs="Arial"/>
          <w:sz w:val="22"/>
        </w:rPr>
        <w:tab/>
        <w:t>→Go to D315</w:t>
      </w:r>
    </w:p>
    <w:p w14:paraId="655EF004" w14:textId="77777777" w:rsidR="00372099" w:rsidRPr="001D19F6" w:rsidRDefault="00372099" w:rsidP="00624BD4">
      <w:pPr>
        <w:wordWrap/>
        <w:spacing w:line="360" w:lineRule="auto"/>
        <w:rPr>
          <w:rFonts w:ascii="Arial" w:eastAsia="굴림" w:hAnsi="Arial" w:cs="Arial"/>
          <w:sz w:val="22"/>
        </w:rPr>
      </w:pPr>
    </w:p>
    <w:p w14:paraId="062AA69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D313</w:t>
      </w:r>
      <w:r w:rsidR="00A95A06" w:rsidRPr="001D19F6">
        <w:rPr>
          <w:rFonts w:ascii="Arial" w:eastAsia="굴림" w:hAnsi="Arial" w:cs="Arial"/>
          <w:sz w:val="22"/>
        </w:rPr>
        <w:t>. If you consider your working hours</w:t>
      </w:r>
      <w:r w:rsidRPr="001D19F6">
        <w:rPr>
          <w:rFonts w:ascii="Arial" w:eastAsia="굴림" w:hAnsi="Arial" w:cs="Arial"/>
          <w:sz w:val="22"/>
        </w:rPr>
        <w:t xml:space="preserve"> too long, would you like to reduce</w:t>
      </w:r>
      <w:r w:rsidR="00372099" w:rsidRPr="001D19F6">
        <w:rPr>
          <w:rFonts w:ascii="Arial" w:eastAsia="굴림" w:hAnsi="Arial" w:cs="Arial"/>
          <w:sz w:val="22"/>
        </w:rPr>
        <w:t xml:space="preserve"> </w:t>
      </w:r>
      <w:r w:rsidR="00A95A06" w:rsidRPr="001D19F6">
        <w:rPr>
          <w:rFonts w:ascii="Arial" w:eastAsia="굴림" w:hAnsi="Arial" w:cs="Arial"/>
          <w:sz w:val="22"/>
        </w:rPr>
        <w:t>them</w:t>
      </w:r>
      <w:r w:rsidRPr="001D19F6">
        <w:rPr>
          <w:rFonts w:ascii="Arial" w:eastAsia="굴림" w:hAnsi="Arial" w:cs="Arial"/>
          <w:sz w:val="22"/>
        </w:rPr>
        <w:t>?</w:t>
      </w:r>
    </w:p>
    <w:p w14:paraId="2D45C03B" w14:textId="77777777" w:rsidR="00372099" w:rsidRPr="001D19F6" w:rsidRDefault="00372099" w:rsidP="00F14BA4">
      <w:pPr>
        <w:pStyle w:val="a6"/>
        <w:numPr>
          <w:ilvl w:val="0"/>
          <w:numId w:val="63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D317</w:t>
      </w:r>
    </w:p>
    <w:p w14:paraId="67EC54F3" w14:textId="77777777" w:rsidR="00624BD4" w:rsidRPr="001D19F6" w:rsidRDefault="00624BD4" w:rsidP="00624BD4">
      <w:pPr>
        <w:wordWrap/>
        <w:spacing w:line="360" w:lineRule="auto"/>
        <w:rPr>
          <w:rFonts w:ascii="Arial" w:eastAsia="굴림" w:hAnsi="Arial" w:cs="Arial"/>
          <w:sz w:val="22"/>
        </w:rPr>
      </w:pPr>
    </w:p>
    <w:p w14:paraId="7083CCF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D314. What % </w:t>
      </w:r>
      <w:r w:rsidR="00770F3F" w:rsidRPr="001D19F6">
        <w:rPr>
          <w:rFonts w:ascii="Arial" w:eastAsia="굴림" w:hAnsi="Arial" w:cs="Arial"/>
          <w:sz w:val="22"/>
        </w:rPr>
        <w:t xml:space="preserve">of your total working hours </w:t>
      </w:r>
      <w:r w:rsidRPr="001D19F6">
        <w:rPr>
          <w:rFonts w:ascii="Arial" w:eastAsia="굴림" w:hAnsi="Arial" w:cs="Arial"/>
          <w:sz w:val="22"/>
        </w:rPr>
        <w:t xml:space="preserve">would </w:t>
      </w:r>
      <w:r w:rsidR="00770F3F" w:rsidRPr="001D19F6">
        <w:rPr>
          <w:rFonts w:ascii="Arial" w:eastAsia="굴림" w:hAnsi="Arial" w:cs="Arial"/>
          <w:sz w:val="22"/>
        </w:rPr>
        <w:t xml:space="preserve">you like to </w:t>
      </w:r>
      <w:r w:rsidRPr="001D19F6">
        <w:rPr>
          <w:rFonts w:ascii="Arial" w:eastAsia="굴림" w:hAnsi="Arial" w:cs="Arial"/>
          <w:sz w:val="22"/>
        </w:rPr>
        <w:t>reduce?</w:t>
      </w:r>
      <w:r w:rsidR="00F30AA3" w:rsidRPr="001D19F6">
        <w:rPr>
          <w:rFonts w:ascii="Arial" w:eastAsia="굴림" w:hAnsi="Arial" w:cs="Arial"/>
          <w:sz w:val="22"/>
        </w:rPr>
        <w:t xml:space="preserve"> (</w:t>
      </w:r>
      <w:proofErr w:type="gramStart"/>
      <w:r w:rsidR="00F30AA3" w:rsidRPr="001D19F6">
        <w:rPr>
          <w:rFonts w:ascii="Arial" w:eastAsia="굴림" w:hAnsi="Arial" w:cs="Arial"/>
          <w:sz w:val="22"/>
        </w:rPr>
        <w:t>unit :</w:t>
      </w:r>
      <w:proofErr w:type="gramEnd"/>
      <w:r w:rsidR="00F30AA3" w:rsidRPr="001D19F6">
        <w:rPr>
          <w:rFonts w:ascii="Arial" w:eastAsia="굴림" w:hAnsi="Arial" w:cs="Arial"/>
          <w:sz w:val="22"/>
        </w:rPr>
        <w:t xml:space="preserve"> %)</w:t>
      </w:r>
    </w:p>
    <w:p w14:paraId="0B5BD02B" w14:textId="77777777" w:rsidR="00624BD4" w:rsidRPr="001D19F6" w:rsidRDefault="00372099" w:rsidP="0037209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r w:rsidRPr="001D19F6">
        <w:rPr>
          <w:rFonts w:ascii="Arial" w:eastAsia="굴림" w:hAnsi="Arial" w:cs="Arial"/>
          <w:sz w:val="22"/>
        </w:rPr>
        <w:t xml:space="preserve"> </w:t>
      </w:r>
      <w:r w:rsidR="00624BD4" w:rsidRPr="001D19F6">
        <w:rPr>
          <w:rFonts w:ascii="Arial" w:eastAsia="굴림" w:hAnsi="Arial" w:cs="Arial"/>
          <w:sz w:val="22"/>
        </w:rPr>
        <w:t>→Go to D317</w:t>
      </w:r>
    </w:p>
    <w:p w14:paraId="5C4DB565" w14:textId="77777777" w:rsidR="00AB6FCF" w:rsidRPr="001D19F6" w:rsidRDefault="00AB6FCF" w:rsidP="00624BD4">
      <w:pPr>
        <w:wordWrap/>
        <w:spacing w:line="360" w:lineRule="auto"/>
        <w:rPr>
          <w:rFonts w:ascii="Arial" w:eastAsia="굴림" w:hAnsi="Arial" w:cs="Arial"/>
          <w:sz w:val="22"/>
        </w:rPr>
      </w:pPr>
    </w:p>
    <w:p w14:paraId="2C34D13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D315. If you consider </w:t>
      </w:r>
      <w:r w:rsidR="00770F3F" w:rsidRPr="001D19F6">
        <w:rPr>
          <w:rFonts w:ascii="Arial" w:eastAsia="굴림" w:hAnsi="Arial" w:cs="Arial"/>
          <w:sz w:val="22"/>
        </w:rPr>
        <w:t xml:space="preserve">your working hours </w:t>
      </w:r>
      <w:r w:rsidRPr="001D19F6">
        <w:rPr>
          <w:rFonts w:ascii="Arial" w:eastAsia="굴림" w:hAnsi="Arial" w:cs="Arial"/>
          <w:sz w:val="22"/>
        </w:rPr>
        <w:t xml:space="preserve">too short, </w:t>
      </w:r>
      <w:r w:rsidR="00A95A06" w:rsidRPr="001D19F6">
        <w:rPr>
          <w:rFonts w:ascii="Arial" w:eastAsia="굴림" w:hAnsi="Arial" w:cs="Arial"/>
          <w:sz w:val="22"/>
        </w:rPr>
        <w:t xml:space="preserve">are </w:t>
      </w:r>
      <w:r w:rsidRPr="001D19F6">
        <w:rPr>
          <w:rFonts w:ascii="Arial" w:eastAsia="굴림" w:hAnsi="Arial" w:cs="Arial"/>
          <w:sz w:val="22"/>
        </w:rPr>
        <w:t>y</w:t>
      </w:r>
      <w:r w:rsidR="00A95A06" w:rsidRPr="001D19F6">
        <w:rPr>
          <w:rFonts w:ascii="Arial" w:eastAsia="굴림" w:hAnsi="Arial" w:cs="Arial"/>
          <w:sz w:val="22"/>
        </w:rPr>
        <w:t>ou willing to increase them</w:t>
      </w:r>
      <w:r w:rsidRPr="001D19F6">
        <w:rPr>
          <w:rFonts w:ascii="Arial" w:eastAsia="굴림" w:hAnsi="Arial" w:cs="Arial"/>
          <w:sz w:val="22"/>
        </w:rPr>
        <w:t>?</w:t>
      </w:r>
    </w:p>
    <w:p w14:paraId="014BDA12" w14:textId="77777777" w:rsidR="00372099" w:rsidRPr="001D19F6" w:rsidRDefault="00372099" w:rsidP="00F14BA4">
      <w:pPr>
        <w:pStyle w:val="a6"/>
        <w:numPr>
          <w:ilvl w:val="0"/>
          <w:numId w:val="63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D317</w:t>
      </w:r>
    </w:p>
    <w:p w14:paraId="55F98DE6" w14:textId="77777777" w:rsidR="00624BD4" w:rsidRPr="001D19F6" w:rsidRDefault="00624BD4" w:rsidP="00624BD4">
      <w:pPr>
        <w:wordWrap/>
        <w:spacing w:line="360" w:lineRule="auto"/>
        <w:rPr>
          <w:rFonts w:ascii="Arial" w:eastAsia="굴림" w:hAnsi="Arial" w:cs="Arial"/>
          <w:sz w:val="22"/>
        </w:rPr>
      </w:pPr>
    </w:p>
    <w:p w14:paraId="61C5949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D316. What % </w:t>
      </w:r>
      <w:r w:rsidR="00A95A06" w:rsidRPr="001D19F6">
        <w:rPr>
          <w:rFonts w:ascii="Arial" w:eastAsia="굴림" w:hAnsi="Arial" w:cs="Arial"/>
          <w:sz w:val="22"/>
        </w:rPr>
        <w:t xml:space="preserve">of </w:t>
      </w:r>
      <w:r w:rsidRPr="001D19F6">
        <w:rPr>
          <w:rFonts w:ascii="Arial" w:eastAsia="굴림" w:hAnsi="Arial" w:cs="Arial"/>
          <w:sz w:val="22"/>
        </w:rPr>
        <w:t>your total working hours would you like to increase?</w:t>
      </w:r>
      <w:r w:rsidR="00F30AA3" w:rsidRPr="001D19F6">
        <w:rPr>
          <w:rFonts w:ascii="Arial" w:eastAsia="굴림" w:hAnsi="Arial" w:cs="Arial"/>
          <w:sz w:val="22"/>
        </w:rPr>
        <w:t xml:space="preserve"> (</w:t>
      </w:r>
      <w:proofErr w:type="gramStart"/>
      <w:r w:rsidR="00F30AA3" w:rsidRPr="001D19F6">
        <w:rPr>
          <w:rFonts w:ascii="Arial" w:eastAsia="굴림" w:hAnsi="Arial" w:cs="Arial"/>
          <w:sz w:val="22"/>
        </w:rPr>
        <w:t>unit :</w:t>
      </w:r>
      <w:proofErr w:type="gramEnd"/>
      <w:r w:rsidR="00F30AA3" w:rsidRPr="001D19F6">
        <w:rPr>
          <w:rFonts w:ascii="Arial" w:eastAsia="굴림" w:hAnsi="Arial" w:cs="Arial"/>
          <w:sz w:val="22"/>
        </w:rPr>
        <w:t xml:space="preserve"> %)</w:t>
      </w:r>
    </w:p>
    <w:p w14:paraId="73E2103C" w14:textId="77777777" w:rsidR="00624BD4" w:rsidRPr="001D19F6" w:rsidRDefault="00372099" w:rsidP="0037209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4295D485" w14:textId="77777777" w:rsidR="00624BD4" w:rsidRPr="001D19F6" w:rsidRDefault="00624BD4" w:rsidP="00624BD4">
      <w:pPr>
        <w:wordWrap/>
        <w:spacing w:line="360" w:lineRule="auto"/>
        <w:rPr>
          <w:rFonts w:ascii="Arial" w:eastAsia="굴림" w:hAnsi="Arial" w:cs="Arial"/>
          <w:sz w:val="22"/>
        </w:rPr>
      </w:pPr>
    </w:p>
    <w:p w14:paraId="0906BC93" w14:textId="77777777" w:rsidR="00372099" w:rsidRPr="001D19F6" w:rsidRDefault="00624BD4" w:rsidP="00372099">
      <w:pPr>
        <w:wordWrap/>
        <w:adjustRightInd w:val="0"/>
        <w:spacing w:line="360" w:lineRule="auto"/>
        <w:rPr>
          <w:rFonts w:ascii="Arial" w:eastAsia="굴림" w:hAnsi="Arial" w:cs="Arial"/>
          <w:sz w:val="22"/>
        </w:rPr>
      </w:pPr>
      <w:r w:rsidRPr="001D19F6">
        <w:rPr>
          <w:rFonts w:ascii="Arial" w:eastAsia="굴림" w:hAnsi="Arial" w:cs="Arial"/>
          <w:sz w:val="22"/>
        </w:rPr>
        <w:t>D317.</w:t>
      </w:r>
      <w:r w:rsidR="00372099" w:rsidRPr="001D19F6">
        <w:rPr>
          <w:rFonts w:ascii="Arial" w:eastAsia="굴림" w:hAnsi="Arial" w:cs="Arial"/>
          <w:sz w:val="22"/>
        </w:rPr>
        <w:t xml:space="preserve"> Do you have regularly scheduled days off? If you do, how many days off do you have per month?</w:t>
      </w:r>
    </w:p>
    <w:p w14:paraId="627D071A"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None</w:t>
      </w:r>
    </w:p>
    <w:p w14:paraId="71865705"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One day per month</w:t>
      </w:r>
    </w:p>
    <w:p w14:paraId="49C54E35"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2~3 days per month</w:t>
      </w:r>
    </w:p>
    <w:p w14:paraId="3156169B"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4~5 days per month</w:t>
      </w:r>
    </w:p>
    <w:p w14:paraId="4EADF97F"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6~7 days per month</w:t>
      </w:r>
    </w:p>
    <w:p w14:paraId="03495807" w14:textId="77777777" w:rsidR="00372099" w:rsidRPr="001D19F6" w:rsidRDefault="00372099" w:rsidP="00F14BA4">
      <w:pPr>
        <w:pStyle w:val="a6"/>
        <w:numPr>
          <w:ilvl w:val="0"/>
          <w:numId w:val="635"/>
        </w:numPr>
        <w:wordWrap/>
        <w:adjustRightInd w:val="0"/>
        <w:spacing w:line="360" w:lineRule="auto"/>
        <w:ind w:leftChars="0"/>
        <w:rPr>
          <w:rFonts w:ascii="Arial" w:eastAsia="굴림" w:hAnsi="Arial" w:cs="Arial"/>
          <w:sz w:val="22"/>
        </w:rPr>
      </w:pPr>
      <w:r w:rsidRPr="001D19F6">
        <w:rPr>
          <w:rFonts w:ascii="Arial" w:eastAsia="굴림" w:hAnsi="Arial" w:cs="Arial"/>
          <w:sz w:val="22"/>
        </w:rPr>
        <w:t>More than 8 days per month</w:t>
      </w:r>
    </w:p>
    <w:p w14:paraId="2FC2C4AF" w14:textId="77777777" w:rsidR="00460845" w:rsidRPr="001D19F6" w:rsidRDefault="00460845" w:rsidP="00460845">
      <w:pPr>
        <w:pStyle w:val="a6"/>
        <w:wordWrap/>
        <w:adjustRightInd w:val="0"/>
        <w:spacing w:line="360" w:lineRule="auto"/>
        <w:ind w:leftChars="0" w:left="760"/>
        <w:rPr>
          <w:rFonts w:ascii="Arial" w:eastAsia="굴림" w:hAnsi="Arial" w:cs="Arial"/>
          <w:sz w:val="22"/>
        </w:rPr>
      </w:pPr>
    </w:p>
    <w:p w14:paraId="5E0033A2" w14:textId="77777777" w:rsidR="00372099" w:rsidRPr="001D19F6" w:rsidRDefault="00624BD4" w:rsidP="00372099">
      <w:pPr>
        <w:wordWrap/>
        <w:adjustRightInd w:val="0"/>
        <w:spacing w:line="360" w:lineRule="auto"/>
        <w:rPr>
          <w:rFonts w:ascii="Arial" w:eastAsia="굴림" w:hAnsi="Arial" w:cs="Arial"/>
          <w:sz w:val="22"/>
        </w:rPr>
      </w:pPr>
      <w:r w:rsidRPr="001D19F6">
        <w:rPr>
          <w:rFonts w:ascii="Arial" w:eastAsia="굴림" w:hAnsi="Arial" w:cs="Arial"/>
          <w:sz w:val="22"/>
        </w:rPr>
        <w:t xml:space="preserve">D318. </w:t>
      </w:r>
      <w:r w:rsidR="00372099" w:rsidRPr="001D19F6">
        <w:rPr>
          <w:rFonts w:ascii="Arial" w:eastAsia="굴림" w:hAnsi="Arial" w:cs="Arial"/>
          <w:sz w:val="22"/>
        </w:rPr>
        <w:t xml:space="preserve">How many days off did you have for health problems during last one year? </w:t>
      </w:r>
    </w:p>
    <w:p w14:paraId="48C9B853" w14:textId="77777777" w:rsidR="00372099" w:rsidRPr="001D19F6" w:rsidRDefault="00372099" w:rsidP="00372099">
      <w:pPr>
        <w:wordWrap/>
        <w:adjustRightInd w:val="0"/>
        <w:spacing w:line="360" w:lineRule="auto"/>
        <w:rPr>
          <w:rFonts w:ascii="Arial" w:eastAsia="굴림" w:hAnsi="Arial" w:cs="Arial"/>
          <w:sz w:val="22"/>
        </w:rPr>
      </w:pPr>
      <w:r w:rsidRPr="001D19F6">
        <w:rPr>
          <w:rFonts w:ascii="Arial" w:eastAsia="굴림" w:hAnsi="Arial" w:cs="Arial"/>
          <w:sz w:val="22"/>
        </w:rPr>
        <w:t>[IWER: Mark 0 if R didn’t miss any work day.]</w:t>
      </w:r>
    </w:p>
    <w:p w14:paraId="7DB12642" w14:textId="77777777" w:rsidR="00372099" w:rsidRPr="001D19F6" w:rsidRDefault="00372099" w:rsidP="00372099">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 days [Range: 0~365]</w:t>
      </w:r>
    </w:p>
    <w:p w14:paraId="1015B794" w14:textId="77777777" w:rsidR="00624BD4" w:rsidRPr="001D19F6" w:rsidRDefault="00624BD4" w:rsidP="00624BD4">
      <w:pPr>
        <w:wordWrap/>
        <w:spacing w:line="360" w:lineRule="auto"/>
        <w:rPr>
          <w:rFonts w:ascii="Arial" w:eastAsia="굴림" w:hAnsi="Arial" w:cs="Arial"/>
          <w:sz w:val="22"/>
        </w:rPr>
      </w:pPr>
    </w:p>
    <w:p w14:paraId="2C305726" w14:textId="77777777" w:rsidR="001F7C61" w:rsidRPr="001D19F6" w:rsidRDefault="00624BD4" w:rsidP="00624BD4">
      <w:pPr>
        <w:wordWrap/>
        <w:spacing w:line="360" w:lineRule="auto"/>
        <w:rPr>
          <w:rFonts w:ascii="Arial" w:eastAsia="굴림" w:hAnsi="Arial" w:cs="Arial"/>
          <w:kern w:val="0"/>
          <w:sz w:val="22"/>
        </w:rPr>
      </w:pPr>
      <w:r w:rsidRPr="001D19F6">
        <w:rPr>
          <w:rFonts w:ascii="Arial" w:eastAsia="굴림" w:hAnsi="Arial" w:cs="Arial"/>
          <w:sz w:val="22"/>
        </w:rPr>
        <w:t xml:space="preserve">D319. </w:t>
      </w:r>
      <w:r w:rsidR="001F7C61" w:rsidRPr="001D19F6">
        <w:rPr>
          <w:rFonts w:ascii="Arial" w:eastAsia="굴림" w:hAnsi="Arial" w:cs="Arial"/>
          <w:kern w:val="0"/>
          <w:sz w:val="22"/>
        </w:rPr>
        <w:t>How much do you agree with the following descriptions for your current job?</w:t>
      </w:r>
    </w:p>
    <w:p w14:paraId="558C10FD"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My job requires lots of physical effort.</w:t>
      </w:r>
    </w:p>
    <w:p w14:paraId="79749EFC" w14:textId="77777777" w:rsidR="001F7C61" w:rsidRPr="001D19F6" w:rsidRDefault="001F7C61" w:rsidP="00F14BA4">
      <w:pPr>
        <w:pStyle w:val="a6"/>
        <w:numPr>
          <w:ilvl w:val="0"/>
          <w:numId w:val="63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0A042B07" w14:textId="77777777" w:rsidR="001F7C61" w:rsidRPr="001D19F6" w:rsidRDefault="001F7C61" w:rsidP="00F14BA4">
      <w:pPr>
        <w:pStyle w:val="a6"/>
        <w:numPr>
          <w:ilvl w:val="0"/>
          <w:numId w:val="636"/>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5CF35A39" w14:textId="77777777" w:rsidR="001F7C61" w:rsidRPr="001D19F6" w:rsidRDefault="001F7C61" w:rsidP="00F14BA4">
      <w:pPr>
        <w:pStyle w:val="a6"/>
        <w:numPr>
          <w:ilvl w:val="0"/>
          <w:numId w:val="636"/>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7ED91CC3" w14:textId="77777777" w:rsidR="001F7C61" w:rsidRPr="001D19F6" w:rsidRDefault="001F7C61" w:rsidP="00F14BA4">
      <w:pPr>
        <w:pStyle w:val="a6"/>
        <w:numPr>
          <w:ilvl w:val="0"/>
          <w:numId w:val="63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A315FCC" w14:textId="77777777" w:rsidR="001F7C61" w:rsidRPr="001D19F6" w:rsidRDefault="001F7C61" w:rsidP="001F7C61">
      <w:pPr>
        <w:wordWrap/>
        <w:adjustRightInd w:val="0"/>
        <w:spacing w:line="360" w:lineRule="auto"/>
        <w:rPr>
          <w:rFonts w:ascii="Arial" w:eastAsia="굴림" w:hAnsi="Arial" w:cs="Arial"/>
          <w:sz w:val="22"/>
        </w:rPr>
      </w:pPr>
    </w:p>
    <w:p w14:paraId="0334F1CD"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D320. My job requires lifting heavy loads.</w:t>
      </w:r>
    </w:p>
    <w:p w14:paraId="212CED09" w14:textId="77777777" w:rsidR="001F7C61" w:rsidRPr="001D19F6" w:rsidRDefault="001F7C61" w:rsidP="00F14BA4">
      <w:pPr>
        <w:pStyle w:val="a6"/>
        <w:numPr>
          <w:ilvl w:val="0"/>
          <w:numId w:val="63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538E4883" w14:textId="77777777" w:rsidR="001F7C61" w:rsidRPr="001D19F6" w:rsidRDefault="001F7C61" w:rsidP="00F14BA4">
      <w:pPr>
        <w:pStyle w:val="a6"/>
        <w:numPr>
          <w:ilvl w:val="0"/>
          <w:numId w:val="637"/>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1480BD0F" w14:textId="77777777" w:rsidR="001F7C61" w:rsidRPr="001D19F6" w:rsidRDefault="001F7C61" w:rsidP="00F14BA4">
      <w:pPr>
        <w:pStyle w:val="a6"/>
        <w:numPr>
          <w:ilvl w:val="0"/>
          <w:numId w:val="637"/>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9E19868" w14:textId="77777777" w:rsidR="001F7C61" w:rsidRPr="001D19F6" w:rsidRDefault="001F7C61" w:rsidP="00F14BA4">
      <w:pPr>
        <w:pStyle w:val="a6"/>
        <w:numPr>
          <w:ilvl w:val="0"/>
          <w:numId w:val="637"/>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EA08AD9" w14:textId="77777777" w:rsidR="001F7C61" w:rsidRPr="001D19F6" w:rsidRDefault="001F7C61" w:rsidP="001F7C61">
      <w:pPr>
        <w:wordWrap/>
        <w:adjustRightInd w:val="0"/>
        <w:spacing w:line="360" w:lineRule="auto"/>
        <w:rPr>
          <w:rFonts w:ascii="Arial" w:eastAsia="굴림" w:hAnsi="Arial" w:cs="Arial"/>
          <w:sz w:val="22"/>
        </w:rPr>
      </w:pPr>
    </w:p>
    <w:p w14:paraId="7FFB8217"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D321. My job requires stooping, kneeling, or crouching.</w:t>
      </w:r>
    </w:p>
    <w:p w14:paraId="6EBAB5B2" w14:textId="77777777" w:rsidR="001F7C61" w:rsidRPr="001D19F6" w:rsidRDefault="001F7C61" w:rsidP="00F14BA4">
      <w:pPr>
        <w:pStyle w:val="a6"/>
        <w:numPr>
          <w:ilvl w:val="0"/>
          <w:numId w:val="63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0BD96BEC" w14:textId="77777777" w:rsidR="001F7C61" w:rsidRPr="001D19F6" w:rsidRDefault="001F7C61" w:rsidP="00F14BA4">
      <w:pPr>
        <w:pStyle w:val="a6"/>
        <w:numPr>
          <w:ilvl w:val="0"/>
          <w:numId w:val="638"/>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F0DF2C2" w14:textId="77777777" w:rsidR="001F7C61" w:rsidRPr="001D19F6" w:rsidRDefault="001F7C61" w:rsidP="00F14BA4">
      <w:pPr>
        <w:pStyle w:val="a6"/>
        <w:numPr>
          <w:ilvl w:val="0"/>
          <w:numId w:val="638"/>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526D4E4" w14:textId="77777777" w:rsidR="001F7C61" w:rsidRPr="001D19F6" w:rsidRDefault="001F7C61" w:rsidP="00F14BA4">
      <w:pPr>
        <w:pStyle w:val="a6"/>
        <w:numPr>
          <w:ilvl w:val="0"/>
          <w:numId w:val="638"/>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DC2158D" w14:textId="77777777" w:rsidR="001F7C61" w:rsidRPr="001D19F6" w:rsidRDefault="001F7C61" w:rsidP="001F7C61">
      <w:pPr>
        <w:wordWrap/>
        <w:adjustRightInd w:val="0"/>
        <w:spacing w:line="360" w:lineRule="auto"/>
        <w:rPr>
          <w:rFonts w:ascii="Arial" w:eastAsia="굴림" w:hAnsi="Arial" w:cs="Arial"/>
          <w:sz w:val="22"/>
        </w:rPr>
      </w:pPr>
    </w:p>
    <w:p w14:paraId="19C1C38D"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D322. My job requires good eyesight.</w:t>
      </w:r>
    </w:p>
    <w:p w14:paraId="3977BF7B" w14:textId="77777777" w:rsidR="001F7C61" w:rsidRPr="001D19F6" w:rsidRDefault="001F7C61" w:rsidP="00F14BA4">
      <w:pPr>
        <w:pStyle w:val="a6"/>
        <w:numPr>
          <w:ilvl w:val="0"/>
          <w:numId w:val="63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41F9A18F" w14:textId="77777777" w:rsidR="001F7C61" w:rsidRPr="001D19F6" w:rsidRDefault="001F7C61" w:rsidP="00F14BA4">
      <w:pPr>
        <w:pStyle w:val="a6"/>
        <w:numPr>
          <w:ilvl w:val="0"/>
          <w:numId w:val="639"/>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20B7B68E" w14:textId="77777777" w:rsidR="001F7C61" w:rsidRPr="001D19F6" w:rsidRDefault="001F7C61" w:rsidP="00F14BA4">
      <w:pPr>
        <w:pStyle w:val="a6"/>
        <w:numPr>
          <w:ilvl w:val="0"/>
          <w:numId w:val="639"/>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2E323A0" w14:textId="77777777" w:rsidR="001F7C61" w:rsidRPr="001D19F6" w:rsidRDefault="001F7C61" w:rsidP="00F14BA4">
      <w:pPr>
        <w:pStyle w:val="a6"/>
        <w:numPr>
          <w:ilvl w:val="0"/>
          <w:numId w:val="639"/>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1EDA9A40" w14:textId="77777777" w:rsidR="001F7C61" w:rsidRPr="001D19F6" w:rsidRDefault="001F7C61" w:rsidP="001F7C61">
      <w:pPr>
        <w:wordWrap/>
        <w:adjustRightInd w:val="0"/>
        <w:spacing w:line="360" w:lineRule="auto"/>
        <w:rPr>
          <w:rFonts w:ascii="Arial" w:eastAsia="굴림" w:hAnsi="Arial" w:cs="Arial"/>
          <w:sz w:val="22"/>
        </w:rPr>
      </w:pPr>
    </w:p>
    <w:p w14:paraId="435C5D05"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D323. My job requires intense concentration and attention to details.</w:t>
      </w:r>
    </w:p>
    <w:p w14:paraId="49696581" w14:textId="77777777" w:rsidR="001F7C61" w:rsidRPr="001D19F6" w:rsidRDefault="001F7C61" w:rsidP="00F14BA4">
      <w:pPr>
        <w:pStyle w:val="a6"/>
        <w:numPr>
          <w:ilvl w:val="0"/>
          <w:numId w:val="64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B67D3C9" w14:textId="77777777" w:rsidR="001F7C61" w:rsidRPr="001D19F6" w:rsidRDefault="001F7C61" w:rsidP="00F14BA4">
      <w:pPr>
        <w:pStyle w:val="a6"/>
        <w:numPr>
          <w:ilvl w:val="0"/>
          <w:numId w:val="640"/>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934C2A1" w14:textId="77777777" w:rsidR="001F7C61" w:rsidRPr="001D19F6" w:rsidRDefault="001F7C61" w:rsidP="00F14BA4">
      <w:pPr>
        <w:pStyle w:val="a6"/>
        <w:numPr>
          <w:ilvl w:val="0"/>
          <w:numId w:val="640"/>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481B50A9" w14:textId="77777777" w:rsidR="001F7C61" w:rsidRPr="001D19F6" w:rsidRDefault="001F7C61" w:rsidP="00F14BA4">
      <w:pPr>
        <w:pStyle w:val="a6"/>
        <w:numPr>
          <w:ilvl w:val="0"/>
          <w:numId w:val="640"/>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5AF249BF" w14:textId="77777777" w:rsidR="001F7C61" w:rsidRPr="001D19F6" w:rsidRDefault="001F7C61" w:rsidP="001F7C61">
      <w:pPr>
        <w:wordWrap/>
        <w:adjustRightInd w:val="0"/>
        <w:spacing w:line="360" w:lineRule="auto"/>
        <w:rPr>
          <w:rFonts w:ascii="Arial" w:eastAsia="굴림" w:hAnsi="Arial" w:cs="Arial"/>
          <w:sz w:val="22"/>
        </w:rPr>
      </w:pPr>
    </w:p>
    <w:p w14:paraId="1C0402E0"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D324. My job requires skills in dealing with people.</w:t>
      </w:r>
    </w:p>
    <w:p w14:paraId="60EF00B9" w14:textId="77777777" w:rsidR="001F7C61" w:rsidRPr="001D19F6" w:rsidRDefault="001F7C61" w:rsidP="00F14BA4">
      <w:pPr>
        <w:pStyle w:val="a6"/>
        <w:numPr>
          <w:ilvl w:val="0"/>
          <w:numId w:val="64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4BFB9FA2" w14:textId="77777777" w:rsidR="001F7C61" w:rsidRPr="001D19F6" w:rsidRDefault="001F7C61" w:rsidP="00F14BA4">
      <w:pPr>
        <w:pStyle w:val="a6"/>
        <w:numPr>
          <w:ilvl w:val="0"/>
          <w:numId w:val="641"/>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F27EF4F" w14:textId="77777777" w:rsidR="001F7C61" w:rsidRPr="001D19F6" w:rsidRDefault="001F7C61" w:rsidP="00F14BA4">
      <w:pPr>
        <w:pStyle w:val="a6"/>
        <w:numPr>
          <w:ilvl w:val="0"/>
          <w:numId w:val="641"/>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0A145AEE" w14:textId="77777777" w:rsidR="001F7C61" w:rsidRPr="001D19F6" w:rsidRDefault="001F7C61" w:rsidP="00F14BA4">
      <w:pPr>
        <w:pStyle w:val="a6"/>
        <w:numPr>
          <w:ilvl w:val="0"/>
          <w:numId w:val="641"/>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49F11CE6" w14:textId="77777777" w:rsidR="001F7C61" w:rsidRPr="001D19F6" w:rsidRDefault="001F7C61" w:rsidP="001F7C61">
      <w:pPr>
        <w:pStyle w:val="a6"/>
        <w:wordWrap/>
        <w:adjustRightInd w:val="0"/>
        <w:spacing w:line="360" w:lineRule="auto"/>
        <w:ind w:leftChars="0"/>
        <w:rPr>
          <w:rFonts w:ascii="Arial" w:eastAsia="굴림" w:hAnsi="Arial" w:cs="Arial"/>
          <w:sz w:val="22"/>
        </w:rPr>
      </w:pPr>
    </w:p>
    <w:p w14:paraId="41EE857C"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D325. My job requires me to work with computers.</w:t>
      </w:r>
    </w:p>
    <w:p w14:paraId="7683CF65" w14:textId="77777777" w:rsidR="001F7C61" w:rsidRPr="001D19F6" w:rsidRDefault="001F7C61" w:rsidP="00F14BA4">
      <w:pPr>
        <w:pStyle w:val="a6"/>
        <w:numPr>
          <w:ilvl w:val="0"/>
          <w:numId w:val="64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9B83E5E" w14:textId="77777777" w:rsidR="001F7C61" w:rsidRPr="001D19F6" w:rsidRDefault="001F7C61" w:rsidP="00F14BA4">
      <w:pPr>
        <w:pStyle w:val="a6"/>
        <w:numPr>
          <w:ilvl w:val="0"/>
          <w:numId w:val="64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6C3D6C8B" w14:textId="77777777" w:rsidR="001F7C61" w:rsidRPr="001D19F6" w:rsidRDefault="001F7C61" w:rsidP="00F14BA4">
      <w:pPr>
        <w:pStyle w:val="a6"/>
        <w:numPr>
          <w:ilvl w:val="0"/>
          <w:numId w:val="64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0B7A0CE1" w14:textId="77777777" w:rsidR="001F7C61" w:rsidRPr="001D19F6" w:rsidRDefault="001F7C61" w:rsidP="00F14BA4">
      <w:pPr>
        <w:pStyle w:val="a6"/>
        <w:numPr>
          <w:ilvl w:val="0"/>
          <w:numId w:val="64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644CDB4B" w14:textId="77777777" w:rsidR="001F7C61" w:rsidRPr="001D19F6" w:rsidRDefault="001F7C61" w:rsidP="001F7C61">
      <w:pPr>
        <w:wordWrap/>
        <w:adjustRightInd w:val="0"/>
        <w:spacing w:line="360" w:lineRule="auto"/>
        <w:rPr>
          <w:rFonts w:ascii="Arial" w:eastAsia="굴림" w:hAnsi="Arial" w:cs="Arial"/>
          <w:sz w:val="22"/>
        </w:rPr>
      </w:pPr>
    </w:p>
    <w:p w14:paraId="7385B7FD"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lastRenderedPageBreak/>
        <w:t xml:space="preserve">D326. </w:t>
      </w:r>
      <w:r w:rsidR="00FE1FCD" w:rsidRPr="001D19F6">
        <w:rPr>
          <w:rFonts w:ascii="Arial" w:eastAsia="굴림" w:hAnsi="Arial" w:cs="Arial"/>
          <w:sz w:val="22"/>
        </w:rPr>
        <w:t>My job requires me to do more difficult things that it used to.</w:t>
      </w:r>
    </w:p>
    <w:p w14:paraId="6BF06CC1" w14:textId="77777777" w:rsidR="001F7C61" w:rsidRPr="001D19F6" w:rsidRDefault="001F7C61" w:rsidP="00F14BA4">
      <w:pPr>
        <w:pStyle w:val="a6"/>
        <w:numPr>
          <w:ilvl w:val="0"/>
          <w:numId w:val="64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01890E18" w14:textId="77777777" w:rsidR="001F7C61" w:rsidRPr="001D19F6" w:rsidRDefault="001F7C61" w:rsidP="00F14BA4">
      <w:pPr>
        <w:pStyle w:val="a6"/>
        <w:numPr>
          <w:ilvl w:val="0"/>
          <w:numId w:val="643"/>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1EE6A71" w14:textId="77777777" w:rsidR="001F7C61" w:rsidRPr="001D19F6" w:rsidRDefault="001F7C61" w:rsidP="00F14BA4">
      <w:pPr>
        <w:pStyle w:val="a6"/>
        <w:numPr>
          <w:ilvl w:val="0"/>
          <w:numId w:val="643"/>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2761B9D" w14:textId="77777777" w:rsidR="001F7C61" w:rsidRPr="001D19F6" w:rsidRDefault="001F7C61" w:rsidP="00F14BA4">
      <w:pPr>
        <w:pStyle w:val="a6"/>
        <w:numPr>
          <w:ilvl w:val="0"/>
          <w:numId w:val="643"/>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80E1B9A" w14:textId="77777777" w:rsidR="001F7C61" w:rsidRPr="001D19F6" w:rsidRDefault="001F7C61" w:rsidP="001F7C61">
      <w:pPr>
        <w:wordWrap/>
        <w:adjustRightInd w:val="0"/>
        <w:spacing w:line="360" w:lineRule="auto"/>
        <w:rPr>
          <w:rFonts w:ascii="Arial" w:eastAsia="굴림" w:hAnsi="Arial" w:cs="Arial"/>
          <w:sz w:val="22"/>
        </w:rPr>
      </w:pPr>
    </w:p>
    <w:p w14:paraId="5045D207"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D327. I am satisfied with the work environment of my job.</w:t>
      </w:r>
    </w:p>
    <w:p w14:paraId="21972824" w14:textId="77777777" w:rsidR="001F7C61" w:rsidRPr="001D19F6" w:rsidRDefault="001F7C61" w:rsidP="00F14BA4">
      <w:pPr>
        <w:pStyle w:val="a6"/>
        <w:numPr>
          <w:ilvl w:val="0"/>
          <w:numId w:val="64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3EEBBF80" w14:textId="77777777" w:rsidR="001F7C61" w:rsidRPr="001D19F6" w:rsidRDefault="001F7C61" w:rsidP="00F14BA4">
      <w:pPr>
        <w:pStyle w:val="a6"/>
        <w:numPr>
          <w:ilvl w:val="0"/>
          <w:numId w:val="644"/>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751E63D8" w14:textId="77777777" w:rsidR="001F7C61" w:rsidRPr="001D19F6" w:rsidRDefault="001F7C61" w:rsidP="00F14BA4">
      <w:pPr>
        <w:pStyle w:val="a6"/>
        <w:numPr>
          <w:ilvl w:val="0"/>
          <w:numId w:val="644"/>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29E94736" w14:textId="77777777" w:rsidR="001F7C61" w:rsidRPr="001D19F6" w:rsidRDefault="001F7C61" w:rsidP="00F14BA4">
      <w:pPr>
        <w:pStyle w:val="a6"/>
        <w:numPr>
          <w:ilvl w:val="0"/>
          <w:numId w:val="644"/>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55DB243" w14:textId="77777777" w:rsidR="001F7C61" w:rsidRPr="001D19F6" w:rsidRDefault="001F7C61" w:rsidP="001F7C61">
      <w:pPr>
        <w:wordWrap/>
        <w:adjustRightInd w:val="0"/>
        <w:spacing w:line="360" w:lineRule="auto"/>
        <w:rPr>
          <w:rFonts w:ascii="Arial" w:eastAsia="굴림" w:hAnsi="Arial" w:cs="Arial"/>
          <w:sz w:val="22"/>
        </w:rPr>
      </w:pPr>
    </w:p>
    <w:p w14:paraId="268CB7C4"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D328. I am satisfied with my work at my current job.</w:t>
      </w:r>
    </w:p>
    <w:p w14:paraId="7F72A4C1" w14:textId="77777777" w:rsidR="001F7C61" w:rsidRPr="001D19F6" w:rsidRDefault="001F7C61" w:rsidP="00F14BA4">
      <w:pPr>
        <w:pStyle w:val="a6"/>
        <w:numPr>
          <w:ilvl w:val="0"/>
          <w:numId w:val="64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6C27760C" w14:textId="77777777" w:rsidR="001F7C61" w:rsidRPr="001D19F6" w:rsidRDefault="001F7C61" w:rsidP="00F14BA4">
      <w:pPr>
        <w:pStyle w:val="a6"/>
        <w:numPr>
          <w:ilvl w:val="0"/>
          <w:numId w:val="645"/>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40E8A6F7" w14:textId="77777777" w:rsidR="001F7C61" w:rsidRPr="001D19F6" w:rsidRDefault="001F7C61" w:rsidP="00F14BA4">
      <w:pPr>
        <w:pStyle w:val="a6"/>
        <w:numPr>
          <w:ilvl w:val="0"/>
          <w:numId w:val="645"/>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85A2E45" w14:textId="77777777" w:rsidR="001F7C61" w:rsidRPr="001D19F6" w:rsidRDefault="001F7C61" w:rsidP="00F14BA4">
      <w:pPr>
        <w:pStyle w:val="a6"/>
        <w:numPr>
          <w:ilvl w:val="0"/>
          <w:numId w:val="645"/>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76ADCD0D" w14:textId="77777777" w:rsidR="001F7C61" w:rsidRPr="001D19F6" w:rsidRDefault="001F7C61" w:rsidP="001F7C61">
      <w:pPr>
        <w:wordWrap/>
        <w:adjustRightInd w:val="0"/>
        <w:spacing w:line="360" w:lineRule="auto"/>
        <w:rPr>
          <w:rFonts w:ascii="Arial" w:eastAsia="굴림" w:hAnsi="Arial" w:cs="Arial"/>
          <w:sz w:val="22"/>
        </w:rPr>
      </w:pPr>
    </w:p>
    <w:p w14:paraId="04A07093"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 xml:space="preserve">D329. </w:t>
      </w:r>
      <w:r w:rsidR="00FE1FCD" w:rsidRPr="001D19F6">
        <w:rPr>
          <w:rFonts w:ascii="Arial" w:eastAsia="굴림" w:hAnsi="Arial" w:cs="Arial"/>
          <w:sz w:val="22"/>
        </w:rPr>
        <w:t>My job involves a lot of stress.</w:t>
      </w:r>
      <w:r w:rsidRPr="001D19F6">
        <w:rPr>
          <w:rFonts w:ascii="Arial" w:eastAsia="굴림" w:hAnsi="Arial" w:cs="Arial"/>
          <w:sz w:val="22"/>
        </w:rPr>
        <w:t xml:space="preserve"> </w:t>
      </w:r>
    </w:p>
    <w:p w14:paraId="1A0B6CD4" w14:textId="77777777" w:rsidR="001F7C61" w:rsidRPr="001D19F6" w:rsidRDefault="001F7C61" w:rsidP="00F14BA4">
      <w:pPr>
        <w:pStyle w:val="a6"/>
        <w:numPr>
          <w:ilvl w:val="0"/>
          <w:numId w:val="64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435AC80C" w14:textId="77777777" w:rsidR="001F7C61" w:rsidRPr="001D19F6" w:rsidRDefault="001F7C61" w:rsidP="00F14BA4">
      <w:pPr>
        <w:pStyle w:val="a6"/>
        <w:numPr>
          <w:ilvl w:val="0"/>
          <w:numId w:val="646"/>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0CB955B2" w14:textId="77777777" w:rsidR="001F7C61" w:rsidRPr="001D19F6" w:rsidRDefault="001F7C61" w:rsidP="00F14BA4">
      <w:pPr>
        <w:pStyle w:val="a6"/>
        <w:numPr>
          <w:ilvl w:val="0"/>
          <w:numId w:val="646"/>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3D193F44" w14:textId="77777777" w:rsidR="001F7C61" w:rsidRPr="001D19F6" w:rsidRDefault="001F7C61" w:rsidP="00F14BA4">
      <w:pPr>
        <w:pStyle w:val="a6"/>
        <w:numPr>
          <w:ilvl w:val="0"/>
          <w:numId w:val="646"/>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0C9CF6FD" w14:textId="77777777" w:rsidR="001F7C61" w:rsidRPr="001D19F6" w:rsidRDefault="001F7C61" w:rsidP="001F7C61">
      <w:pPr>
        <w:wordWrap/>
        <w:adjustRightInd w:val="0"/>
        <w:spacing w:line="360" w:lineRule="auto"/>
        <w:rPr>
          <w:rFonts w:ascii="Arial" w:eastAsia="굴림" w:hAnsi="Arial" w:cs="Arial"/>
          <w:sz w:val="22"/>
        </w:rPr>
      </w:pPr>
    </w:p>
    <w:p w14:paraId="7CBBEEDF" w14:textId="77777777" w:rsidR="001F7C61" w:rsidRPr="001D19F6" w:rsidRDefault="001F7C61" w:rsidP="001F7C61">
      <w:pPr>
        <w:wordWrap/>
        <w:adjustRightInd w:val="0"/>
        <w:spacing w:line="360" w:lineRule="auto"/>
        <w:rPr>
          <w:rFonts w:ascii="Arial" w:eastAsia="굴림" w:hAnsi="Arial" w:cs="Arial"/>
          <w:sz w:val="22"/>
        </w:rPr>
      </w:pPr>
      <w:r w:rsidRPr="001D19F6">
        <w:rPr>
          <w:rFonts w:ascii="Arial" w:eastAsia="굴림" w:hAnsi="Arial" w:cs="Arial"/>
          <w:sz w:val="22"/>
        </w:rPr>
        <w:t>D330. In general, I am satisfied with my current job.</w:t>
      </w:r>
    </w:p>
    <w:p w14:paraId="50C7CC3C" w14:textId="77777777" w:rsidR="001F7C61" w:rsidRPr="001D19F6" w:rsidRDefault="001F7C61"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agree</w:t>
      </w:r>
    </w:p>
    <w:p w14:paraId="1BF2F0F1" w14:textId="77777777" w:rsidR="001F7C61" w:rsidRPr="001D19F6" w:rsidRDefault="001F7C61"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Agree</w:t>
      </w:r>
    </w:p>
    <w:p w14:paraId="52120A8B" w14:textId="77777777" w:rsidR="001F7C61" w:rsidRPr="001D19F6" w:rsidRDefault="001F7C61"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Disagree</w:t>
      </w:r>
    </w:p>
    <w:p w14:paraId="192B4ACB" w14:textId="77777777" w:rsidR="001F7C61" w:rsidRPr="001D19F6" w:rsidRDefault="001F7C61" w:rsidP="00F14BA4">
      <w:pPr>
        <w:pStyle w:val="a6"/>
        <w:numPr>
          <w:ilvl w:val="0"/>
          <w:numId w:val="612"/>
        </w:numPr>
        <w:wordWrap/>
        <w:adjustRightInd w:val="0"/>
        <w:spacing w:line="360" w:lineRule="auto"/>
        <w:ind w:leftChars="0"/>
        <w:rPr>
          <w:rFonts w:ascii="Arial" w:eastAsia="굴림" w:hAnsi="Arial" w:cs="Arial"/>
          <w:sz w:val="22"/>
        </w:rPr>
      </w:pPr>
      <w:r w:rsidRPr="001D19F6">
        <w:rPr>
          <w:rFonts w:ascii="Arial" w:eastAsia="굴림" w:hAnsi="Arial" w:cs="Arial"/>
          <w:sz w:val="22"/>
        </w:rPr>
        <w:t>Strongly disagree</w:t>
      </w:r>
    </w:p>
    <w:p w14:paraId="2CE10E7C" w14:textId="77777777" w:rsidR="00624BD4" w:rsidRPr="001D19F6" w:rsidRDefault="00624BD4" w:rsidP="00624BD4">
      <w:pPr>
        <w:wordWrap/>
        <w:spacing w:line="360" w:lineRule="auto"/>
        <w:rPr>
          <w:rFonts w:ascii="Arial" w:eastAsia="굴림" w:hAnsi="Arial" w:cs="Arial"/>
          <w:sz w:val="22"/>
        </w:rPr>
      </w:pPr>
    </w:p>
    <w:p w14:paraId="50F5827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D331. How helpful do you think </w:t>
      </w:r>
      <w:proofErr w:type="spellStart"/>
      <w:r w:rsidRPr="001D19F6">
        <w:rPr>
          <w:rFonts w:ascii="Arial" w:eastAsia="굴림" w:hAnsi="Arial" w:cs="Arial"/>
          <w:sz w:val="22"/>
        </w:rPr>
        <w:t>your</w:t>
      </w:r>
      <w:proofErr w:type="spellEnd"/>
      <w:r w:rsidRPr="001D19F6">
        <w:rPr>
          <w:rFonts w:ascii="Arial" w:eastAsia="굴림" w:hAnsi="Arial" w:cs="Arial"/>
          <w:sz w:val="22"/>
        </w:rPr>
        <w:t xml:space="preserve"> working as an unpaid family worker</w:t>
      </w:r>
      <w:r w:rsidR="00A95A06" w:rsidRPr="001D19F6">
        <w:rPr>
          <w:rFonts w:ascii="Arial" w:eastAsia="굴림" w:hAnsi="Arial" w:cs="Arial"/>
          <w:sz w:val="22"/>
        </w:rPr>
        <w:t xml:space="preserve"> is</w:t>
      </w:r>
      <w:r w:rsidRPr="001D19F6">
        <w:rPr>
          <w:rFonts w:ascii="Arial" w:eastAsia="굴림" w:hAnsi="Arial" w:cs="Arial"/>
          <w:sz w:val="22"/>
        </w:rPr>
        <w:t xml:space="preserve"> to your household</w:t>
      </w:r>
      <w:r w:rsidR="00EB0F8E" w:rsidRPr="001D19F6">
        <w:rPr>
          <w:rFonts w:ascii="Arial" w:eastAsia="굴림" w:hAnsi="Arial" w:cs="Arial"/>
          <w:sz w:val="22"/>
        </w:rPr>
        <w:t xml:space="preserve"> </w:t>
      </w:r>
      <w:r w:rsidRPr="001D19F6">
        <w:rPr>
          <w:rFonts w:ascii="Arial" w:eastAsia="굴림" w:hAnsi="Arial" w:cs="Arial"/>
          <w:sz w:val="22"/>
        </w:rPr>
        <w:t>income?</w:t>
      </w:r>
    </w:p>
    <w:p w14:paraId="759BCE46" w14:textId="77777777" w:rsidR="00624BD4" w:rsidRPr="001D19F6" w:rsidRDefault="00624BD4" w:rsidP="00F14BA4">
      <w:pPr>
        <w:pStyle w:val="a6"/>
        <w:numPr>
          <w:ilvl w:val="0"/>
          <w:numId w:val="647"/>
        </w:numPr>
        <w:wordWrap/>
        <w:spacing w:line="360" w:lineRule="auto"/>
        <w:ind w:leftChars="0"/>
        <w:rPr>
          <w:rFonts w:ascii="Arial" w:eastAsia="굴림" w:hAnsi="Arial" w:cs="Arial"/>
          <w:sz w:val="22"/>
        </w:rPr>
      </w:pPr>
      <w:r w:rsidRPr="001D19F6">
        <w:rPr>
          <w:rFonts w:ascii="Arial" w:eastAsia="굴림" w:hAnsi="Arial" w:cs="Arial"/>
          <w:sz w:val="22"/>
        </w:rPr>
        <w:t>Very helpful</w:t>
      </w:r>
    </w:p>
    <w:p w14:paraId="75453D9A" w14:textId="77777777" w:rsidR="00624BD4" w:rsidRPr="001D19F6" w:rsidRDefault="00624BD4" w:rsidP="00F14BA4">
      <w:pPr>
        <w:pStyle w:val="a6"/>
        <w:numPr>
          <w:ilvl w:val="0"/>
          <w:numId w:val="647"/>
        </w:numPr>
        <w:wordWrap/>
        <w:spacing w:line="360" w:lineRule="auto"/>
        <w:ind w:leftChars="0"/>
        <w:rPr>
          <w:rFonts w:ascii="Arial" w:eastAsia="굴림" w:hAnsi="Arial" w:cs="Arial"/>
          <w:sz w:val="22"/>
        </w:rPr>
      </w:pPr>
      <w:r w:rsidRPr="001D19F6">
        <w:rPr>
          <w:rFonts w:ascii="Arial" w:eastAsia="굴림" w:hAnsi="Arial" w:cs="Arial"/>
          <w:sz w:val="22"/>
        </w:rPr>
        <w:t>Somewhat helpful</w:t>
      </w:r>
    </w:p>
    <w:p w14:paraId="7C59259E" w14:textId="77777777" w:rsidR="00624BD4" w:rsidRPr="001D19F6" w:rsidRDefault="00624BD4" w:rsidP="00F14BA4">
      <w:pPr>
        <w:pStyle w:val="a6"/>
        <w:numPr>
          <w:ilvl w:val="0"/>
          <w:numId w:val="647"/>
        </w:numPr>
        <w:wordWrap/>
        <w:spacing w:line="360" w:lineRule="auto"/>
        <w:ind w:leftChars="0"/>
        <w:rPr>
          <w:rFonts w:ascii="Arial" w:eastAsia="굴림" w:hAnsi="Arial" w:cs="Arial"/>
          <w:sz w:val="22"/>
        </w:rPr>
      </w:pPr>
      <w:r w:rsidRPr="001D19F6">
        <w:rPr>
          <w:rFonts w:ascii="Arial" w:eastAsia="굴림" w:hAnsi="Arial" w:cs="Arial"/>
          <w:sz w:val="22"/>
        </w:rPr>
        <w:t>Fair</w:t>
      </w:r>
    </w:p>
    <w:p w14:paraId="0305152A" w14:textId="77777777" w:rsidR="00624BD4" w:rsidRPr="001D19F6" w:rsidRDefault="00624BD4" w:rsidP="00F14BA4">
      <w:pPr>
        <w:pStyle w:val="a6"/>
        <w:numPr>
          <w:ilvl w:val="0"/>
          <w:numId w:val="647"/>
        </w:numPr>
        <w:wordWrap/>
        <w:spacing w:line="360" w:lineRule="auto"/>
        <w:ind w:leftChars="0"/>
        <w:rPr>
          <w:rFonts w:ascii="Arial" w:eastAsia="굴림" w:hAnsi="Arial" w:cs="Arial"/>
          <w:sz w:val="22"/>
        </w:rPr>
      </w:pPr>
      <w:r w:rsidRPr="001D19F6">
        <w:rPr>
          <w:rFonts w:ascii="Arial" w:eastAsia="굴림" w:hAnsi="Arial" w:cs="Arial"/>
          <w:sz w:val="22"/>
        </w:rPr>
        <w:t>Not helpful</w:t>
      </w:r>
    </w:p>
    <w:p w14:paraId="75099BFC" w14:textId="77777777" w:rsidR="00624BD4" w:rsidRPr="001D19F6" w:rsidRDefault="00624BD4" w:rsidP="00F14BA4">
      <w:pPr>
        <w:pStyle w:val="a6"/>
        <w:numPr>
          <w:ilvl w:val="0"/>
          <w:numId w:val="647"/>
        </w:numPr>
        <w:wordWrap/>
        <w:spacing w:line="360" w:lineRule="auto"/>
        <w:ind w:leftChars="0"/>
        <w:rPr>
          <w:rFonts w:ascii="Arial" w:eastAsia="굴림" w:hAnsi="Arial" w:cs="Arial"/>
          <w:sz w:val="22"/>
        </w:rPr>
      </w:pPr>
      <w:r w:rsidRPr="001D19F6">
        <w:rPr>
          <w:rFonts w:ascii="Arial" w:eastAsia="굴림" w:hAnsi="Arial" w:cs="Arial"/>
          <w:sz w:val="22"/>
        </w:rPr>
        <w:t>Not at all helpful</w:t>
      </w:r>
    </w:p>
    <w:p w14:paraId="0CB20771" w14:textId="77777777" w:rsidR="00624BD4" w:rsidRPr="001D19F6" w:rsidRDefault="00624BD4" w:rsidP="00624BD4">
      <w:pPr>
        <w:wordWrap/>
        <w:spacing w:line="360" w:lineRule="auto"/>
        <w:rPr>
          <w:rFonts w:ascii="Arial" w:eastAsia="굴림" w:hAnsi="Arial" w:cs="Arial"/>
          <w:sz w:val="22"/>
        </w:rPr>
      </w:pPr>
    </w:p>
    <w:p w14:paraId="24D42C08" w14:textId="77777777" w:rsidR="00EB0F8E" w:rsidRPr="001D19F6" w:rsidRDefault="00624BD4" w:rsidP="00EB0F8E">
      <w:pPr>
        <w:wordWrap/>
        <w:spacing w:line="360" w:lineRule="auto"/>
        <w:rPr>
          <w:rFonts w:ascii="Arial" w:eastAsia="굴림" w:hAnsi="Arial" w:cs="Arial"/>
          <w:sz w:val="22"/>
        </w:rPr>
      </w:pPr>
      <w:r w:rsidRPr="001D19F6">
        <w:rPr>
          <w:rFonts w:ascii="Arial" w:eastAsia="굴림" w:hAnsi="Arial" w:cs="Arial"/>
          <w:sz w:val="22"/>
        </w:rPr>
        <w:lastRenderedPageBreak/>
        <w:t xml:space="preserve">D332. </w:t>
      </w:r>
      <w:r w:rsidR="00EB0F8E" w:rsidRPr="001D19F6">
        <w:rPr>
          <w:rFonts w:ascii="Arial" w:eastAsia="굴림" w:hAnsi="Arial" w:cs="Arial"/>
          <w:sz w:val="22"/>
        </w:rPr>
        <w:t>Considering my educational background, the level of my current job is….</w:t>
      </w:r>
    </w:p>
    <w:p w14:paraId="7AA9E84C" w14:textId="77777777" w:rsidR="00EB0F8E" w:rsidRPr="001D19F6" w:rsidRDefault="00EB0F8E" w:rsidP="00F14BA4">
      <w:pPr>
        <w:pStyle w:val="a6"/>
        <w:numPr>
          <w:ilvl w:val="0"/>
          <w:numId w:val="648"/>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6341B10E" w14:textId="77777777" w:rsidR="00EB0F8E" w:rsidRPr="001D19F6" w:rsidRDefault="00EB0F8E" w:rsidP="00F14BA4">
      <w:pPr>
        <w:pStyle w:val="a6"/>
        <w:numPr>
          <w:ilvl w:val="0"/>
          <w:numId w:val="648"/>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6A325341" w14:textId="77777777" w:rsidR="00EB0F8E" w:rsidRPr="001D19F6" w:rsidRDefault="00EB0F8E" w:rsidP="00F14BA4">
      <w:pPr>
        <w:pStyle w:val="a6"/>
        <w:numPr>
          <w:ilvl w:val="0"/>
          <w:numId w:val="648"/>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27B0D768" w14:textId="77777777" w:rsidR="00EB0F8E" w:rsidRPr="001D19F6" w:rsidRDefault="00EB0F8E" w:rsidP="00F14BA4">
      <w:pPr>
        <w:pStyle w:val="a6"/>
        <w:numPr>
          <w:ilvl w:val="0"/>
          <w:numId w:val="648"/>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46446EBF" w14:textId="77777777" w:rsidR="00EB0F8E" w:rsidRPr="001D19F6" w:rsidRDefault="00EB0F8E" w:rsidP="00F14BA4">
      <w:pPr>
        <w:pStyle w:val="a6"/>
        <w:numPr>
          <w:ilvl w:val="0"/>
          <w:numId w:val="648"/>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4A59778B" w14:textId="77777777" w:rsidR="00EB0F8E" w:rsidRPr="001D19F6" w:rsidRDefault="00EB0F8E" w:rsidP="00EB0F8E">
      <w:pPr>
        <w:wordWrap/>
        <w:adjustRightInd w:val="0"/>
        <w:spacing w:line="360" w:lineRule="auto"/>
        <w:rPr>
          <w:rFonts w:ascii="Arial" w:eastAsia="굴림" w:hAnsi="Arial" w:cs="Arial"/>
          <w:sz w:val="22"/>
        </w:rPr>
      </w:pPr>
    </w:p>
    <w:p w14:paraId="654BE763" w14:textId="77777777" w:rsidR="00EB0F8E" w:rsidRPr="001D19F6" w:rsidRDefault="00EB0F8E" w:rsidP="00EB0F8E">
      <w:pPr>
        <w:wordWrap/>
        <w:adjustRightInd w:val="0"/>
        <w:spacing w:line="360" w:lineRule="auto"/>
        <w:rPr>
          <w:rFonts w:ascii="Arial" w:eastAsia="굴림" w:hAnsi="Arial" w:cs="Arial"/>
          <w:sz w:val="22"/>
        </w:rPr>
      </w:pPr>
      <w:r w:rsidRPr="001D19F6">
        <w:rPr>
          <w:rFonts w:ascii="Arial" w:eastAsia="굴림" w:hAnsi="Arial" w:cs="Arial"/>
          <w:sz w:val="22"/>
        </w:rPr>
        <w:t>D333. Considering my skills and expertise, the level of my current job is…</w:t>
      </w:r>
    </w:p>
    <w:p w14:paraId="2BF89D47" w14:textId="77777777" w:rsidR="00EB0F8E" w:rsidRPr="001D19F6" w:rsidRDefault="00EB0F8E" w:rsidP="00F14BA4">
      <w:pPr>
        <w:pStyle w:val="a6"/>
        <w:numPr>
          <w:ilvl w:val="0"/>
          <w:numId w:val="649"/>
        </w:numPr>
        <w:wordWrap/>
        <w:adjustRightInd w:val="0"/>
        <w:spacing w:line="360" w:lineRule="auto"/>
        <w:ind w:leftChars="0"/>
        <w:rPr>
          <w:rFonts w:ascii="Arial" w:eastAsia="굴림" w:hAnsi="Arial" w:cs="Arial"/>
          <w:sz w:val="22"/>
        </w:rPr>
      </w:pPr>
      <w:r w:rsidRPr="001D19F6">
        <w:rPr>
          <w:rFonts w:ascii="Arial" w:eastAsia="굴림" w:hAnsi="Arial" w:cs="Arial"/>
          <w:sz w:val="22"/>
        </w:rPr>
        <w:t>Very low</w:t>
      </w:r>
    </w:p>
    <w:p w14:paraId="7BB67E3D" w14:textId="77777777" w:rsidR="00EB0F8E" w:rsidRPr="001D19F6" w:rsidRDefault="00EB0F8E" w:rsidP="00F14BA4">
      <w:pPr>
        <w:pStyle w:val="a6"/>
        <w:numPr>
          <w:ilvl w:val="0"/>
          <w:numId w:val="649"/>
        </w:numPr>
        <w:wordWrap/>
        <w:adjustRightInd w:val="0"/>
        <w:spacing w:line="360" w:lineRule="auto"/>
        <w:ind w:leftChars="0"/>
        <w:rPr>
          <w:rFonts w:ascii="Arial" w:eastAsia="굴림" w:hAnsi="Arial" w:cs="Arial"/>
          <w:sz w:val="22"/>
        </w:rPr>
      </w:pPr>
      <w:r w:rsidRPr="001D19F6">
        <w:rPr>
          <w:rFonts w:ascii="Arial" w:eastAsia="굴림" w:hAnsi="Arial" w:cs="Arial"/>
          <w:sz w:val="22"/>
        </w:rPr>
        <w:t>Low</w:t>
      </w:r>
    </w:p>
    <w:p w14:paraId="2315D503" w14:textId="77777777" w:rsidR="00EB0F8E" w:rsidRPr="001D19F6" w:rsidRDefault="00EB0F8E" w:rsidP="00F14BA4">
      <w:pPr>
        <w:pStyle w:val="a6"/>
        <w:numPr>
          <w:ilvl w:val="0"/>
          <w:numId w:val="649"/>
        </w:numPr>
        <w:wordWrap/>
        <w:adjustRightInd w:val="0"/>
        <w:spacing w:line="360" w:lineRule="auto"/>
        <w:ind w:leftChars="0"/>
        <w:rPr>
          <w:rFonts w:ascii="Arial" w:eastAsia="굴림" w:hAnsi="Arial" w:cs="Arial"/>
          <w:sz w:val="22"/>
        </w:rPr>
      </w:pPr>
      <w:r w:rsidRPr="001D19F6">
        <w:rPr>
          <w:rFonts w:ascii="Arial" w:eastAsia="굴림" w:hAnsi="Arial" w:cs="Arial"/>
          <w:sz w:val="22"/>
        </w:rPr>
        <w:t>Appropriate</w:t>
      </w:r>
    </w:p>
    <w:p w14:paraId="17998878" w14:textId="77777777" w:rsidR="00EB0F8E" w:rsidRPr="001D19F6" w:rsidRDefault="00EB0F8E" w:rsidP="00F14BA4">
      <w:pPr>
        <w:pStyle w:val="a6"/>
        <w:numPr>
          <w:ilvl w:val="0"/>
          <w:numId w:val="649"/>
        </w:numPr>
        <w:wordWrap/>
        <w:adjustRightInd w:val="0"/>
        <w:spacing w:line="360" w:lineRule="auto"/>
        <w:ind w:leftChars="0"/>
        <w:rPr>
          <w:rFonts w:ascii="Arial" w:eastAsia="굴림" w:hAnsi="Arial" w:cs="Arial"/>
          <w:sz w:val="22"/>
        </w:rPr>
      </w:pPr>
      <w:r w:rsidRPr="001D19F6">
        <w:rPr>
          <w:rFonts w:ascii="Arial" w:eastAsia="굴림" w:hAnsi="Arial" w:cs="Arial"/>
          <w:sz w:val="22"/>
        </w:rPr>
        <w:t>High</w:t>
      </w:r>
    </w:p>
    <w:p w14:paraId="781515CB" w14:textId="77777777" w:rsidR="00EB0F8E" w:rsidRPr="001D19F6" w:rsidRDefault="00EB0F8E" w:rsidP="00F14BA4">
      <w:pPr>
        <w:pStyle w:val="a6"/>
        <w:numPr>
          <w:ilvl w:val="0"/>
          <w:numId w:val="649"/>
        </w:numPr>
        <w:wordWrap/>
        <w:adjustRightInd w:val="0"/>
        <w:spacing w:line="360" w:lineRule="auto"/>
        <w:ind w:leftChars="0"/>
        <w:rPr>
          <w:rFonts w:ascii="Arial" w:eastAsia="굴림" w:hAnsi="Arial" w:cs="Arial"/>
          <w:sz w:val="22"/>
        </w:rPr>
      </w:pPr>
      <w:r w:rsidRPr="001D19F6">
        <w:rPr>
          <w:rFonts w:ascii="Arial" w:eastAsia="굴림" w:hAnsi="Arial" w:cs="Arial"/>
          <w:sz w:val="22"/>
        </w:rPr>
        <w:t>Very high</w:t>
      </w:r>
    </w:p>
    <w:p w14:paraId="5BF20168" w14:textId="77777777" w:rsidR="00624BD4" w:rsidRPr="001D19F6" w:rsidRDefault="00624BD4" w:rsidP="00624BD4">
      <w:pPr>
        <w:wordWrap/>
        <w:spacing w:line="360" w:lineRule="auto"/>
        <w:rPr>
          <w:rFonts w:ascii="Arial" w:eastAsia="굴림" w:hAnsi="Arial" w:cs="Arial"/>
          <w:sz w:val="22"/>
        </w:rPr>
      </w:pPr>
    </w:p>
    <w:p w14:paraId="6E2CEBF0" w14:textId="77777777" w:rsidR="00EB0F8E" w:rsidRPr="001D19F6" w:rsidRDefault="00624BD4" w:rsidP="00EB0F8E">
      <w:pPr>
        <w:wordWrap/>
        <w:adjustRightInd w:val="0"/>
        <w:spacing w:line="360" w:lineRule="auto"/>
        <w:rPr>
          <w:rFonts w:ascii="Arial" w:eastAsia="굴림" w:hAnsi="Arial" w:cs="Arial"/>
          <w:sz w:val="22"/>
        </w:rPr>
      </w:pPr>
      <w:r w:rsidRPr="001D19F6">
        <w:rPr>
          <w:rFonts w:ascii="Arial" w:eastAsia="굴림" w:hAnsi="Arial" w:cs="Arial"/>
          <w:sz w:val="22"/>
        </w:rPr>
        <w:t xml:space="preserve">D334. </w:t>
      </w:r>
      <w:r w:rsidR="00EB0F8E" w:rsidRPr="001D19F6">
        <w:rPr>
          <w:rFonts w:ascii="Arial" w:eastAsia="굴림" w:hAnsi="Arial" w:cs="Arial"/>
          <w:sz w:val="22"/>
        </w:rPr>
        <w:t xml:space="preserve">Would you like to continue working at your current job? </w:t>
      </w:r>
    </w:p>
    <w:p w14:paraId="4C644B60"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would like to continue my current job, as it is </w:t>
      </w:r>
      <w:r w:rsidRPr="001D19F6">
        <w:rPr>
          <w:rFonts w:ascii="Arial" w:eastAsia="굴림" w:hAnsi="Arial" w:cs="Arial"/>
          <w:sz w:val="22"/>
        </w:rPr>
        <w:tab/>
        <w:t>→D338</w:t>
      </w:r>
    </w:p>
    <w:p w14:paraId="3EAC7F03"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would like to increase work load at my current job </w:t>
      </w:r>
      <w:r w:rsidRPr="001D19F6">
        <w:rPr>
          <w:rFonts w:ascii="Arial" w:eastAsia="굴림" w:hAnsi="Arial" w:cs="Arial"/>
          <w:sz w:val="22"/>
        </w:rPr>
        <w:tab/>
        <w:t>→D338</w:t>
      </w:r>
    </w:p>
    <w:p w14:paraId="7A916775"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Yes, I would like to transfer to add new work at my current job</w:t>
      </w:r>
    </w:p>
    <w:p w14:paraId="373AFDBF"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Yes, I would like to decrease work load at my current job </w:t>
      </w:r>
      <w:r w:rsidRPr="001D19F6">
        <w:rPr>
          <w:rFonts w:ascii="Arial" w:eastAsia="굴림" w:hAnsi="Arial" w:cs="Arial"/>
          <w:sz w:val="22"/>
        </w:rPr>
        <w:tab/>
        <w:t>→D338</w:t>
      </w:r>
    </w:p>
    <w:p w14:paraId="6D25672B"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No, I would like to take a different job</w:t>
      </w:r>
    </w:p>
    <w:p w14:paraId="4EF3D435" w14:textId="77777777" w:rsidR="00EB0F8E" w:rsidRPr="001D19F6" w:rsidRDefault="00EB0F8E" w:rsidP="00F14BA4">
      <w:pPr>
        <w:pStyle w:val="a6"/>
        <w:numPr>
          <w:ilvl w:val="0"/>
          <w:numId w:val="650"/>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No, I would like to quit working completely </w:t>
      </w:r>
      <w:r w:rsidRPr="001D19F6">
        <w:rPr>
          <w:rFonts w:ascii="Arial" w:eastAsia="굴림" w:hAnsi="Arial" w:cs="Arial"/>
          <w:sz w:val="22"/>
        </w:rPr>
        <w:tab/>
      </w:r>
      <w:r w:rsidRPr="001D19F6">
        <w:rPr>
          <w:rFonts w:ascii="Arial" w:eastAsia="굴림" w:hAnsi="Arial" w:cs="Arial"/>
          <w:sz w:val="22"/>
        </w:rPr>
        <w:tab/>
        <w:t>→D338</w:t>
      </w:r>
    </w:p>
    <w:p w14:paraId="7B20CB32" w14:textId="77777777" w:rsidR="00624BD4" w:rsidRPr="001D19F6" w:rsidRDefault="00624BD4" w:rsidP="00EB0F8E">
      <w:pPr>
        <w:wordWrap/>
        <w:spacing w:line="360" w:lineRule="auto"/>
        <w:ind w:firstLine="400"/>
        <w:rPr>
          <w:rFonts w:ascii="Arial" w:eastAsia="굴림" w:hAnsi="Arial" w:cs="Arial"/>
          <w:sz w:val="22"/>
        </w:rPr>
      </w:pPr>
      <w:r w:rsidRPr="001D19F6">
        <w:rPr>
          <w:rFonts w:ascii="Arial" w:eastAsia="굴림" w:hAnsi="Arial" w:cs="Arial"/>
          <w:sz w:val="22"/>
        </w:rPr>
        <w:t>Don’t know →Go to D338</w:t>
      </w:r>
    </w:p>
    <w:p w14:paraId="3420241E" w14:textId="77777777" w:rsidR="00624BD4" w:rsidRPr="001D19F6" w:rsidRDefault="00624BD4" w:rsidP="00EB0F8E">
      <w:pPr>
        <w:wordWrap/>
        <w:spacing w:line="360" w:lineRule="auto"/>
        <w:ind w:firstLine="400"/>
        <w:rPr>
          <w:rFonts w:ascii="Arial" w:eastAsia="굴림" w:hAnsi="Arial" w:cs="Arial"/>
          <w:sz w:val="22"/>
        </w:rPr>
      </w:pPr>
      <w:r w:rsidRPr="001D19F6">
        <w:rPr>
          <w:rFonts w:ascii="Arial" w:eastAsia="굴림" w:hAnsi="Arial" w:cs="Arial"/>
          <w:sz w:val="22"/>
        </w:rPr>
        <w:t>Refuse to answer →Go to D338</w:t>
      </w:r>
    </w:p>
    <w:p w14:paraId="50165C8D" w14:textId="77777777" w:rsidR="00624BD4" w:rsidRPr="001D19F6" w:rsidRDefault="00624BD4" w:rsidP="00624BD4">
      <w:pPr>
        <w:wordWrap/>
        <w:spacing w:line="360" w:lineRule="auto"/>
        <w:rPr>
          <w:rFonts w:ascii="Arial" w:eastAsia="굴림" w:hAnsi="Arial" w:cs="Arial"/>
          <w:sz w:val="22"/>
        </w:rPr>
      </w:pPr>
    </w:p>
    <w:p w14:paraId="04E97C4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D335. What would be the ideal employment status for your new job?</w:t>
      </w:r>
    </w:p>
    <w:p w14:paraId="0C511DE3" w14:textId="77777777" w:rsidR="00624BD4" w:rsidRPr="001D19F6" w:rsidRDefault="00624BD4" w:rsidP="00EB0F8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Full time wage worker</w:t>
      </w:r>
    </w:p>
    <w:p w14:paraId="1EF4577F" w14:textId="77777777" w:rsidR="00624BD4" w:rsidRPr="001D19F6" w:rsidRDefault="00624BD4" w:rsidP="00EB0F8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Part time wage worker</w:t>
      </w:r>
    </w:p>
    <w:p w14:paraId="1ECD684C" w14:textId="77777777" w:rsidR="00624BD4" w:rsidRPr="001D19F6" w:rsidRDefault="00624BD4" w:rsidP="00EB0F8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Self-employed</w:t>
      </w:r>
    </w:p>
    <w:p w14:paraId="4926F830" w14:textId="77777777" w:rsidR="00624BD4" w:rsidRPr="001D19F6" w:rsidRDefault="00624BD4" w:rsidP="00624BD4">
      <w:pPr>
        <w:wordWrap/>
        <w:spacing w:line="360" w:lineRule="auto"/>
        <w:rPr>
          <w:rFonts w:ascii="Arial" w:eastAsia="굴림" w:hAnsi="Arial" w:cs="Arial"/>
          <w:sz w:val="22"/>
        </w:rPr>
      </w:pPr>
    </w:p>
    <w:p w14:paraId="770C1556" w14:textId="77777777" w:rsidR="00EB0F8E" w:rsidRPr="001D19F6" w:rsidRDefault="00624BD4" w:rsidP="00EB0F8E">
      <w:pPr>
        <w:wordWrap/>
        <w:adjustRightInd w:val="0"/>
        <w:spacing w:line="360" w:lineRule="auto"/>
        <w:rPr>
          <w:rFonts w:ascii="Arial" w:eastAsia="굴림" w:hAnsi="Arial" w:cs="Arial"/>
          <w:sz w:val="22"/>
        </w:rPr>
      </w:pPr>
      <w:r w:rsidRPr="001D19F6">
        <w:rPr>
          <w:rFonts w:ascii="Arial" w:eastAsia="굴림" w:hAnsi="Arial" w:cs="Arial"/>
          <w:sz w:val="22"/>
        </w:rPr>
        <w:t xml:space="preserve">D336. </w:t>
      </w:r>
      <w:r w:rsidR="00EB0F8E" w:rsidRPr="001D19F6">
        <w:rPr>
          <w:rFonts w:ascii="Arial" w:eastAsia="굴림" w:hAnsi="Arial" w:cs="Arial"/>
          <w:sz w:val="22"/>
        </w:rPr>
        <w:t xml:space="preserve">What do you want to do for your new job? </w:t>
      </w:r>
      <w:r w:rsidR="009F1E16" w:rsidRPr="001D19F6">
        <w:rPr>
          <w:rFonts w:ascii="Arial" w:eastAsia="굴림" w:hAnsi="Arial" w:cs="Arial"/>
          <w:sz w:val="22"/>
        </w:rPr>
        <w:t>Choose</w:t>
      </w:r>
      <w:r w:rsidR="00EB0F8E" w:rsidRPr="001D19F6">
        <w:rPr>
          <w:rFonts w:ascii="Arial" w:eastAsia="굴림" w:hAnsi="Arial" w:cs="Arial"/>
          <w:sz w:val="22"/>
        </w:rPr>
        <w:t xml:space="preserve"> from below.</w:t>
      </w:r>
    </w:p>
    <w:p w14:paraId="259B8485"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t xml:space="preserve">Managers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A37BAF5"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t xml:space="preserve">(Associate) Professionals </w:t>
      </w:r>
      <w:r w:rsidRPr="001D19F6">
        <w:rPr>
          <w:rFonts w:ascii="Arial" w:eastAsia="굴림" w:hAnsi="Arial" w:cs="Arial"/>
          <w:sz w:val="22"/>
        </w:rPr>
        <w:tab/>
      </w:r>
    </w:p>
    <w:p w14:paraId="270C1E46" w14:textId="77777777" w:rsidR="00EB0F8E" w:rsidRPr="001D19F6" w:rsidRDefault="003502F2"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kern w:val="0"/>
          <w:sz w:val="22"/>
        </w:rPr>
        <w:t>Clerical support workers</w:t>
      </w:r>
      <w:r w:rsidR="00EB0F8E" w:rsidRPr="001D19F6">
        <w:rPr>
          <w:rFonts w:ascii="Arial" w:eastAsia="굴림" w:hAnsi="Arial" w:cs="Arial"/>
          <w:sz w:val="22"/>
        </w:rPr>
        <w:tab/>
      </w:r>
      <w:r w:rsidR="00EB0F8E" w:rsidRPr="001D19F6">
        <w:rPr>
          <w:rFonts w:ascii="Arial" w:eastAsia="굴림" w:hAnsi="Arial" w:cs="Arial"/>
          <w:sz w:val="22"/>
        </w:rPr>
        <w:tab/>
      </w:r>
      <w:r w:rsidR="00EB0F8E" w:rsidRPr="001D19F6">
        <w:rPr>
          <w:rFonts w:ascii="Arial" w:eastAsia="굴림" w:hAnsi="Arial" w:cs="Arial"/>
          <w:sz w:val="22"/>
        </w:rPr>
        <w:tab/>
      </w:r>
    </w:p>
    <w:p w14:paraId="16F23208"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t xml:space="preserve">Service workers </w:t>
      </w:r>
      <w:r w:rsidRPr="001D19F6">
        <w:rPr>
          <w:rFonts w:ascii="Arial" w:eastAsia="굴림" w:hAnsi="Arial" w:cs="Arial"/>
          <w:sz w:val="22"/>
        </w:rPr>
        <w:tab/>
      </w:r>
      <w:r w:rsidRPr="001D19F6">
        <w:rPr>
          <w:rFonts w:ascii="Arial" w:eastAsia="굴림" w:hAnsi="Arial" w:cs="Arial"/>
          <w:sz w:val="22"/>
        </w:rPr>
        <w:tab/>
      </w:r>
    </w:p>
    <w:p w14:paraId="64762523"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t xml:space="preserve">Sales workers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237B8D74"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t xml:space="preserve">Skilled agricultural, forestry, and fishery workers </w:t>
      </w:r>
    </w:p>
    <w:p w14:paraId="55EE5788" w14:textId="77777777" w:rsidR="00EB0F8E" w:rsidRPr="001D19F6" w:rsidRDefault="00EB0F8E"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Craft and related trades workers </w:t>
      </w:r>
    </w:p>
    <w:p w14:paraId="33A0E5AE" w14:textId="77777777" w:rsidR="00EB0F8E" w:rsidRPr="001D19F6" w:rsidRDefault="003502F2"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kern w:val="0"/>
          <w:sz w:val="22"/>
        </w:rPr>
        <w:t xml:space="preserve">Plant and machine operators, and assemblers </w:t>
      </w:r>
      <w:r w:rsidR="00EB0F8E" w:rsidRPr="001D19F6">
        <w:rPr>
          <w:rFonts w:ascii="Arial" w:eastAsia="굴림" w:hAnsi="Arial" w:cs="Arial"/>
          <w:sz w:val="22"/>
        </w:rPr>
        <w:t xml:space="preserve"> </w:t>
      </w:r>
    </w:p>
    <w:p w14:paraId="3E9825EB" w14:textId="77777777" w:rsidR="003502F2" w:rsidRPr="001D19F6" w:rsidRDefault="003502F2" w:rsidP="00F14BA4">
      <w:pPr>
        <w:pStyle w:val="a6"/>
        <w:numPr>
          <w:ilvl w:val="0"/>
          <w:numId w:val="651"/>
        </w:numPr>
        <w:wordWrap/>
        <w:spacing w:line="360" w:lineRule="auto"/>
        <w:ind w:leftChars="0"/>
        <w:rPr>
          <w:rFonts w:ascii="Arial" w:eastAsia="굴림" w:hAnsi="Arial" w:cs="Arial"/>
          <w:sz w:val="22"/>
        </w:rPr>
      </w:pPr>
      <w:r w:rsidRPr="001D19F6">
        <w:rPr>
          <w:rFonts w:ascii="Arial" w:eastAsia="굴림" w:hAnsi="Arial" w:cs="Arial"/>
          <w:kern w:val="0"/>
          <w:sz w:val="22"/>
        </w:rPr>
        <w:t>Elementary occupations</w:t>
      </w:r>
    </w:p>
    <w:p w14:paraId="6DF37CD0" w14:textId="77777777" w:rsidR="003502F2" w:rsidRPr="001D19F6" w:rsidRDefault="003502F2" w:rsidP="003502F2">
      <w:pPr>
        <w:pStyle w:val="a6"/>
        <w:wordWrap/>
        <w:spacing w:line="360" w:lineRule="auto"/>
        <w:ind w:leftChars="0"/>
        <w:rPr>
          <w:rFonts w:ascii="Arial" w:eastAsia="굴림" w:hAnsi="Arial" w:cs="Arial"/>
          <w:sz w:val="22"/>
        </w:rPr>
      </w:pPr>
    </w:p>
    <w:p w14:paraId="31082C9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D337. What would be the minimum wage or income per month for this job?</w:t>
      </w:r>
    </w:p>
    <w:p w14:paraId="21A3DF4C" w14:textId="77777777" w:rsidR="008B36D2" w:rsidRPr="001D19F6" w:rsidRDefault="003A17C4" w:rsidP="0021079A">
      <w:pPr>
        <w:wordWrap/>
        <w:spacing w:line="360" w:lineRule="auto"/>
        <w:rPr>
          <w:rFonts w:ascii="Arial" w:eastAsia="굴림" w:hAnsi="Arial" w:cs="Arial"/>
          <w:sz w:val="22"/>
        </w:rPr>
      </w:pPr>
      <w:r w:rsidRPr="001D19F6">
        <w:rPr>
          <w:rFonts w:ascii="Arial" w:eastAsia="굴림" w:hAnsi="Arial" w:cs="Arial"/>
          <w:sz w:val="22"/>
        </w:rPr>
        <w:t>[IWER -</w:t>
      </w:r>
      <w:r w:rsidR="0021079A" w:rsidRPr="001D19F6">
        <w:rPr>
          <w:rFonts w:ascii="Arial" w:eastAsia="굴림" w:hAnsi="Arial" w:cs="Arial"/>
          <w:sz w:val="22"/>
        </w:rPr>
        <w:t xml:space="preserve"> </w:t>
      </w:r>
      <w:r w:rsidR="00BC58C6" w:rsidRPr="001D19F6">
        <w:rPr>
          <w:rFonts w:ascii="Arial" w:eastAsia="굴림" w:hAnsi="Arial" w:cs="Arial"/>
          <w:sz w:val="22"/>
        </w:rPr>
        <w:t>Mark 0 if R says</w:t>
      </w:r>
      <w:r w:rsidR="00624BD4" w:rsidRPr="001D19F6">
        <w:rPr>
          <w:rFonts w:ascii="Arial" w:eastAsia="굴림" w:hAnsi="Arial" w:cs="Arial"/>
          <w:sz w:val="22"/>
        </w:rPr>
        <w:t xml:space="preserve"> salary doesn’t matter.</w:t>
      </w:r>
    </w:p>
    <w:p w14:paraId="26BA27CD" w14:textId="77777777" w:rsidR="003A17C4" w:rsidRPr="001D19F6" w:rsidRDefault="003A17C4" w:rsidP="003A17C4">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E9597FF" w14:textId="77777777" w:rsidR="003A17C4" w:rsidRPr="001D19F6" w:rsidRDefault="003A17C4" w:rsidP="003A17C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00A909AC" w:rsidRPr="001D19F6">
        <w:rPr>
          <w:rFonts w:ascii="Arial" w:eastAsia="굴림" w:hAnsi="Arial" w:cs="Arial"/>
          <w:kern w:val="0"/>
          <w:sz w:val="22"/>
        </w:rPr>
        <w:t xml:space="preserve"> [Range: 1~9] ________</w:t>
      </w:r>
      <w:r w:rsidRPr="001D19F6">
        <w:rPr>
          <w:rFonts w:ascii="Arial" w:eastAsia="굴림" w:hAnsi="Arial" w:cs="Arial"/>
          <w:kern w:val="0"/>
          <w:sz w:val="22"/>
        </w:rPr>
        <w:t xml:space="preserve"> MW [Range: 0 ~ 9997] </w:t>
      </w:r>
    </w:p>
    <w:p w14:paraId="5BF4F823" w14:textId="77777777" w:rsidR="00624BD4" w:rsidRPr="001D19F6" w:rsidRDefault="00624BD4" w:rsidP="00624BD4">
      <w:pPr>
        <w:wordWrap/>
        <w:spacing w:line="360" w:lineRule="auto"/>
        <w:rPr>
          <w:rFonts w:ascii="Arial" w:eastAsia="굴림" w:hAnsi="Arial" w:cs="Arial"/>
          <w:sz w:val="22"/>
        </w:rPr>
      </w:pPr>
    </w:p>
    <w:p w14:paraId="5FE04322" w14:textId="77777777" w:rsidR="0021079A" w:rsidRPr="001D19F6" w:rsidRDefault="001546C1" w:rsidP="0021079A">
      <w:pPr>
        <w:wordWrap/>
        <w:adjustRightInd w:val="0"/>
        <w:spacing w:line="360" w:lineRule="auto"/>
        <w:rPr>
          <w:rFonts w:ascii="Arial" w:eastAsia="굴림" w:hAnsi="Arial" w:cs="Arial"/>
          <w:sz w:val="22"/>
        </w:rPr>
      </w:pPr>
      <w:r w:rsidRPr="001D19F6">
        <w:rPr>
          <w:rFonts w:ascii="Arial" w:eastAsia="굴림" w:hAnsi="Arial" w:cs="Arial"/>
          <w:sz w:val="22"/>
        </w:rPr>
        <w:t>D338</w:t>
      </w:r>
      <w:r w:rsidR="00624BD4" w:rsidRPr="001D19F6">
        <w:rPr>
          <w:rFonts w:ascii="Arial" w:eastAsia="굴림" w:hAnsi="Arial" w:cs="Arial"/>
          <w:sz w:val="22"/>
        </w:rPr>
        <w:t xml:space="preserve">. </w:t>
      </w:r>
      <w:r w:rsidR="0021079A" w:rsidRPr="001D19F6">
        <w:rPr>
          <w:rFonts w:ascii="Arial" w:eastAsia="굴림" w:hAnsi="Arial" w:cs="Arial"/>
          <w:sz w:val="22"/>
        </w:rPr>
        <w:t xml:space="preserve">Now I want to ask about your retirement plan. At what age do you plan to retire? </w:t>
      </w:r>
    </w:p>
    <w:p w14:paraId="397C6930" w14:textId="77777777" w:rsidR="0021079A" w:rsidRPr="001D19F6" w:rsidRDefault="0021079A" w:rsidP="0021079A">
      <w:pPr>
        <w:wordWrap/>
        <w:adjustRightInd w:val="0"/>
        <w:spacing w:line="360" w:lineRule="auto"/>
        <w:rPr>
          <w:rFonts w:ascii="Arial" w:eastAsia="굴림" w:hAnsi="Arial" w:cs="Arial"/>
          <w:sz w:val="22"/>
        </w:rPr>
      </w:pPr>
      <w:r w:rsidRPr="001D19F6">
        <w:rPr>
          <w:rFonts w:ascii="Arial" w:eastAsia="굴림" w:hAnsi="Arial" w:cs="Arial"/>
          <w:sz w:val="22"/>
        </w:rPr>
        <w:t xml:space="preserve">[IWER: </w:t>
      </w:r>
    </w:p>
    <w:p w14:paraId="74DC173F" w14:textId="77777777" w:rsidR="0021079A" w:rsidRPr="001D19F6" w:rsidRDefault="0021079A" w:rsidP="0021079A">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 Count a person’s age in full, not Korean age (same as American age). </w:t>
      </w:r>
    </w:p>
    <w:p w14:paraId="3A74D0A9" w14:textId="77777777" w:rsidR="0021079A" w:rsidRPr="001D19F6" w:rsidRDefault="0021079A" w:rsidP="0021079A">
      <w:pPr>
        <w:wordWrap/>
        <w:adjustRightInd w:val="0"/>
        <w:spacing w:line="360" w:lineRule="auto"/>
        <w:rPr>
          <w:rFonts w:ascii="Arial" w:eastAsia="굴림" w:hAnsi="Arial" w:cs="Arial"/>
          <w:sz w:val="22"/>
        </w:rPr>
      </w:pPr>
      <w:r w:rsidRPr="001D19F6">
        <w:rPr>
          <w:rFonts w:ascii="Arial" w:eastAsia="굴림" w:hAnsi="Arial" w:cs="Arial"/>
          <w:sz w:val="22"/>
        </w:rPr>
        <w:t>- Mark 0 if R plans to keep working as long as he/she is physically capable.</w:t>
      </w:r>
    </w:p>
    <w:p w14:paraId="2E75B824" w14:textId="77777777" w:rsidR="0021079A" w:rsidRPr="001D19F6" w:rsidRDefault="0021079A" w:rsidP="0021079A">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Retirement refers to having stopped income-earning activities and currently not working or engaging only in pastime work. Also, she/he doesn’t have intention to do anything more serious than pastime work as long as there is no special change in circumstances.]</w:t>
      </w:r>
    </w:p>
    <w:p w14:paraId="75260143" w14:textId="77777777" w:rsidR="0021079A" w:rsidRPr="001D19F6" w:rsidRDefault="0021079A" w:rsidP="0021079A">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 years old [Range: 0~97]</w:t>
      </w:r>
    </w:p>
    <w:p w14:paraId="4E0B4C6B" w14:textId="77777777" w:rsidR="00624BD4" w:rsidRPr="001D19F6" w:rsidRDefault="00624BD4" w:rsidP="00624BD4">
      <w:pPr>
        <w:wordWrap/>
        <w:spacing w:line="360" w:lineRule="auto"/>
        <w:rPr>
          <w:rFonts w:ascii="Arial" w:eastAsia="굴림" w:hAnsi="Arial" w:cs="Arial"/>
          <w:sz w:val="22"/>
        </w:rPr>
      </w:pPr>
    </w:p>
    <w:p w14:paraId="227F8010" w14:textId="77777777" w:rsidR="0021079A" w:rsidRPr="001D19F6" w:rsidRDefault="00624BD4" w:rsidP="0021079A">
      <w:pPr>
        <w:wordWrap/>
        <w:adjustRightInd w:val="0"/>
        <w:spacing w:line="360" w:lineRule="auto"/>
        <w:rPr>
          <w:rFonts w:ascii="Arial" w:eastAsia="굴림" w:hAnsi="Arial" w:cs="Arial"/>
          <w:sz w:val="22"/>
        </w:rPr>
      </w:pPr>
      <w:r w:rsidRPr="001D19F6">
        <w:rPr>
          <w:rFonts w:ascii="Arial" w:eastAsia="굴림" w:hAnsi="Arial" w:cs="Arial"/>
          <w:sz w:val="22"/>
        </w:rPr>
        <w:t xml:space="preserve">D339. </w:t>
      </w:r>
      <w:r w:rsidR="0021079A" w:rsidRPr="001D19F6">
        <w:rPr>
          <w:rFonts w:ascii="Arial" w:eastAsia="굴림" w:hAnsi="Arial" w:cs="Arial"/>
          <w:sz w:val="22"/>
        </w:rPr>
        <w:t>Other than the main job you have been telling us, do you currently do any other work on the side?</w:t>
      </w:r>
    </w:p>
    <w:p w14:paraId="10609B77" w14:textId="77777777" w:rsidR="0021079A" w:rsidRPr="001D19F6" w:rsidRDefault="0021079A" w:rsidP="0021079A">
      <w:pPr>
        <w:wordWrap/>
        <w:adjustRightInd w:val="0"/>
        <w:spacing w:line="360" w:lineRule="auto"/>
        <w:rPr>
          <w:rFonts w:ascii="Arial" w:eastAsia="굴림" w:hAnsi="Arial" w:cs="Arial"/>
          <w:sz w:val="22"/>
        </w:rPr>
      </w:pPr>
      <w:r w:rsidRPr="001D19F6">
        <w:rPr>
          <w:rFonts w:ascii="Arial" w:eastAsia="굴림" w:hAnsi="Arial" w:cs="Arial"/>
          <w:sz w:val="22"/>
        </w:rPr>
        <w:t xml:space="preserve">[IWER: Please include only paid-work as </w:t>
      </w:r>
      <w:r w:rsidR="0060656D" w:rsidRPr="001D19F6">
        <w:rPr>
          <w:rFonts w:ascii="Arial" w:eastAsia="굴림" w:hAnsi="Arial" w:cs="Arial"/>
          <w:sz w:val="22"/>
        </w:rPr>
        <w:t>including</w:t>
      </w:r>
      <w:r w:rsidRPr="001D19F6">
        <w:rPr>
          <w:rFonts w:ascii="Arial" w:eastAsia="굴림" w:hAnsi="Arial" w:cs="Arial"/>
          <w:sz w:val="22"/>
        </w:rPr>
        <w:t xml:space="preserve"> non-paid activities such as community services]</w:t>
      </w:r>
    </w:p>
    <w:p w14:paraId="6538D9CD" w14:textId="77777777" w:rsidR="00624BD4" w:rsidRPr="0004756D" w:rsidRDefault="0021079A" w:rsidP="00F14BA4">
      <w:pPr>
        <w:pStyle w:val="a6"/>
        <w:numPr>
          <w:ilvl w:val="0"/>
          <w:numId w:val="652"/>
        </w:numPr>
        <w:tabs>
          <w:tab w:val="left" w:pos="5245"/>
        </w:tabs>
        <w:wordWrap/>
        <w:spacing w:line="360" w:lineRule="auto"/>
        <w:ind w:leftChars="0"/>
        <w:rPr>
          <w:rFonts w:ascii="Arial" w:eastAsia="굴림" w:hAnsi="Arial" w:cs="Arial"/>
          <w:sz w:val="22"/>
        </w:rPr>
      </w:pPr>
      <w:r w:rsidRPr="0004756D">
        <w:rPr>
          <w:rFonts w:ascii="Arial" w:eastAsia="굴림" w:hAnsi="Arial" w:cs="Arial"/>
          <w:sz w:val="22"/>
        </w:rPr>
        <w:t>Yes</w:t>
      </w:r>
      <w:r w:rsidRPr="0004756D">
        <w:rPr>
          <w:rFonts w:ascii="Arial" w:eastAsia="굴림" w:hAnsi="Arial" w:cs="Arial"/>
          <w:kern w:val="0"/>
          <w:sz w:val="22"/>
        </w:rPr>
        <w:tab/>
      </w:r>
      <w:r w:rsidRPr="0004756D">
        <w:rPr>
          <w:rFonts w:ascii="굴림" w:eastAsia="굴림" w:hAnsi="굴림" w:cs="굴림" w:hint="eastAsia"/>
          <w:sz w:val="22"/>
        </w:rPr>
        <w:t>⑤</w:t>
      </w:r>
      <w:r w:rsidRPr="0004756D">
        <w:rPr>
          <w:rFonts w:ascii="Arial" w:eastAsia="굴림" w:hAnsi="Arial" w:cs="Arial"/>
          <w:sz w:val="22"/>
        </w:rPr>
        <w:t xml:space="preserve"> No </w:t>
      </w:r>
      <w:r w:rsidR="00624BD4" w:rsidRPr="0004756D">
        <w:rPr>
          <w:rFonts w:ascii="Arial" w:eastAsia="굴림" w:hAnsi="Arial" w:cs="Arial"/>
          <w:sz w:val="22"/>
        </w:rPr>
        <w:t>→Go to D34</w:t>
      </w:r>
      <w:r w:rsidR="00395742" w:rsidRPr="0004756D">
        <w:rPr>
          <w:rFonts w:ascii="Arial" w:eastAsia="굴림" w:hAnsi="Arial" w:cs="Arial"/>
          <w:sz w:val="22"/>
        </w:rPr>
        <w:t>4</w:t>
      </w:r>
      <w:r w:rsidR="00BB7133" w:rsidRPr="0004756D">
        <w:rPr>
          <w:rFonts w:ascii="Arial" w:eastAsia="굴림" w:hAnsi="Arial" w:cs="Arial"/>
          <w:sz w:val="22"/>
        </w:rPr>
        <w:t>_</w:t>
      </w:r>
      <w:r w:rsidR="00395742" w:rsidRPr="0004756D">
        <w:rPr>
          <w:rFonts w:ascii="Arial" w:eastAsia="굴림" w:hAnsi="Arial" w:cs="Arial"/>
          <w:sz w:val="22"/>
        </w:rPr>
        <w:t>1</w:t>
      </w:r>
      <w:r w:rsidR="00526CA1" w:rsidRPr="0004756D">
        <w:rPr>
          <w:rFonts w:ascii="Arial" w:eastAsia="굴림" w:hAnsi="Arial" w:cs="Arial"/>
          <w:sz w:val="22"/>
        </w:rPr>
        <w:t xml:space="preserve"> </w:t>
      </w:r>
    </w:p>
    <w:p w14:paraId="510888CE" w14:textId="77777777" w:rsidR="00624BD4" w:rsidRPr="001D19F6" w:rsidRDefault="00624BD4" w:rsidP="00624BD4">
      <w:pPr>
        <w:wordWrap/>
        <w:spacing w:line="360" w:lineRule="auto"/>
        <w:rPr>
          <w:rFonts w:ascii="Arial" w:eastAsia="굴림" w:hAnsi="Arial" w:cs="Arial"/>
          <w:sz w:val="22"/>
        </w:rPr>
      </w:pPr>
    </w:p>
    <w:p w14:paraId="4F751FE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D340. How many jobs do you have including your main job? Please include paid </w:t>
      </w:r>
      <w:r w:rsidR="00AE00F1" w:rsidRPr="001D19F6">
        <w:rPr>
          <w:rFonts w:ascii="Arial" w:eastAsia="굴림" w:hAnsi="Arial" w:cs="Arial"/>
          <w:sz w:val="22"/>
        </w:rPr>
        <w:t xml:space="preserve">jobs </w:t>
      </w:r>
      <w:r w:rsidRPr="001D19F6">
        <w:rPr>
          <w:rFonts w:ascii="Arial" w:eastAsia="굴림" w:hAnsi="Arial" w:cs="Arial"/>
          <w:sz w:val="22"/>
        </w:rPr>
        <w:t>only.</w:t>
      </w:r>
      <w:r w:rsidR="007B207D" w:rsidRPr="001D19F6">
        <w:rPr>
          <w:rFonts w:ascii="Arial" w:eastAsia="굴림" w:hAnsi="Arial" w:cs="Arial"/>
          <w:sz w:val="22"/>
        </w:rPr>
        <w:t xml:space="preserve"> (unit: number)</w:t>
      </w:r>
    </w:p>
    <w:p w14:paraId="5B569FD0" w14:textId="77777777" w:rsidR="00624BD4" w:rsidRPr="001D19F6" w:rsidRDefault="0021079A" w:rsidP="0021079A">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2~7]</w:t>
      </w:r>
    </w:p>
    <w:p w14:paraId="253DCACD" w14:textId="77777777" w:rsidR="00624BD4" w:rsidRPr="001D19F6" w:rsidRDefault="00624BD4" w:rsidP="00624BD4">
      <w:pPr>
        <w:wordWrap/>
        <w:spacing w:line="360" w:lineRule="auto"/>
        <w:rPr>
          <w:rFonts w:ascii="Arial" w:eastAsia="굴림" w:hAnsi="Arial" w:cs="Arial"/>
          <w:sz w:val="22"/>
        </w:rPr>
      </w:pPr>
    </w:p>
    <w:p w14:paraId="4E99E4F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D341. </w:t>
      </w:r>
      <w:r w:rsidR="0021079A" w:rsidRPr="001D19F6">
        <w:rPr>
          <w:rFonts w:ascii="Arial" w:eastAsia="굴림" w:hAnsi="Arial" w:cs="Arial"/>
          <w:kern w:val="0"/>
          <w:sz w:val="22"/>
        </w:rPr>
        <w:t xml:space="preserve">What are the reasons for doing other works on the side than your main </w:t>
      </w:r>
      <w:proofErr w:type="gramStart"/>
      <w:r w:rsidR="0021079A" w:rsidRPr="001D19F6">
        <w:rPr>
          <w:rFonts w:ascii="Arial" w:eastAsia="굴림" w:hAnsi="Arial" w:cs="Arial"/>
          <w:kern w:val="0"/>
          <w:sz w:val="22"/>
        </w:rPr>
        <w:t>job?</w:t>
      </w:r>
      <w:r w:rsidRPr="001D19F6">
        <w:rPr>
          <w:rFonts w:ascii="Arial" w:eastAsia="굴림" w:hAnsi="Arial" w:cs="Arial"/>
          <w:sz w:val="22"/>
        </w:rPr>
        <w:t>.</w:t>
      </w:r>
      <w:proofErr w:type="gramEnd"/>
    </w:p>
    <w:p w14:paraId="00F12D40"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To earn more money</w:t>
      </w:r>
      <w:r w:rsidR="0021079A" w:rsidRPr="001D19F6">
        <w:rPr>
          <w:rFonts w:ascii="Arial" w:eastAsia="굴림" w:hAnsi="Arial" w:cs="Arial"/>
          <w:sz w:val="22"/>
        </w:rPr>
        <w:tab/>
      </w:r>
      <w:r w:rsidR="0021079A" w:rsidRPr="001D19F6">
        <w:rPr>
          <w:rFonts w:ascii="Arial" w:eastAsia="굴림" w:hAnsi="Arial" w:cs="Arial"/>
          <w:sz w:val="22"/>
        </w:rPr>
        <w:tab/>
      </w:r>
      <w:r w:rsidR="001546C1" w:rsidRPr="001D19F6">
        <w:rPr>
          <w:rFonts w:ascii="Arial" w:eastAsia="굴림" w:hAnsi="Arial" w:cs="Arial"/>
          <w:sz w:val="22"/>
        </w:rPr>
        <w:t>→Go to D343</w:t>
      </w:r>
    </w:p>
    <w:p w14:paraId="3F61A41A"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For my health</w:t>
      </w:r>
      <w:r w:rsidR="0021079A" w:rsidRPr="001D19F6">
        <w:rPr>
          <w:rFonts w:ascii="Arial" w:eastAsia="굴림" w:hAnsi="Arial" w:cs="Arial"/>
          <w:sz w:val="22"/>
        </w:rPr>
        <w:tab/>
      </w:r>
      <w:r w:rsidR="0021079A" w:rsidRPr="001D19F6">
        <w:rPr>
          <w:rFonts w:ascii="Arial" w:eastAsia="굴림" w:hAnsi="Arial" w:cs="Arial"/>
          <w:sz w:val="22"/>
        </w:rPr>
        <w:tab/>
      </w:r>
      <w:r w:rsidR="0021079A" w:rsidRPr="001D19F6">
        <w:rPr>
          <w:rFonts w:ascii="Arial" w:eastAsia="굴림" w:hAnsi="Arial" w:cs="Arial"/>
          <w:sz w:val="22"/>
        </w:rPr>
        <w:tab/>
      </w:r>
      <w:r w:rsidR="001546C1" w:rsidRPr="001D19F6">
        <w:rPr>
          <w:rFonts w:ascii="Arial" w:eastAsia="굴림" w:hAnsi="Arial" w:cs="Arial"/>
          <w:sz w:val="22"/>
        </w:rPr>
        <w:t>→Go to D343</w:t>
      </w:r>
    </w:p>
    <w:p w14:paraId="1FE14799"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Because it is the work I wanted to do</w:t>
      </w:r>
      <w:r w:rsidR="0021079A" w:rsidRPr="001D19F6">
        <w:rPr>
          <w:rFonts w:ascii="Arial" w:eastAsia="굴림" w:hAnsi="Arial" w:cs="Arial"/>
          <w:sz w:val="22"/>
        </w:rPr>
        <w:tab/>
      </w:r>
      <w:r w:rsidR="001546C1" w:rsidRPr="001D19F6">
        <w:rPr>
          <w:rFonts w:ascii="Arial" w:eastAsia="굴림" w:hAnsi="Arial" w:cs="Arial"/>
          <w:sz w:val="22"/>
        </w:rPr>
        <w:t>→Go to D343</w:t>
      </w:r>
    </w:p>
    <w:p w14:paraId="208488D5"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For self-development</w:t>
      </w:r>
      <w:r w:rsidR="0021079A" w:rsidRPr="001D19F6">
        <w:rPr>
          <w:rFonts w:ascii="Arial" w:eastAsia="굴림" w:hAnsi="Arial" w:cs="Arial"/>
          <w:sz w:val="22"/>
        </w:rPr>
        <w:tab/>
      </w:r>
      <w:r w:rsidR="0021079A" w:rsidRPr="001D19F6">
        <w:rPr>
          <w:rFonts w:ascii="Arial" w:eastAsia="굴림" w:hAnsi="Arial" w:cs="Arial"/>
          <w:sz w:val="22"/>
        </w:rPr>
        <w:tab/>
      </w:r>
      <w:r w:rsidR="001546C1" w:rsidRPr="001D19F6">
        <w:rPr>
          <w:rFonts w:ascii="Arial" w:eastAsia="굴림" w:hAnsi="Arial" w:cs="Arial"/>
          <w:sz w:val="22"/>
        </w:rPr>
        <w:t>→Go to D343</w:t>
      </w:r>
    </w:p>
    <w:p w14:paraId="17821B76"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To utilize spare time</w:t>
      </w:r>
      <w:r w:rsidR="0021079A" w:rsidRPr="001D19F6">
        <w:rPr>
          <w:rFonts w:ascii="Arial" w:eastAsia="굴림" w:hAnsi="Arial" w:cs="Arial"/>
          <w:sz w:val="22"/>
        </w:rPr>
        <w:tab/>
      </w:r>
      <w:r w:rsidR="0021079A" w:rsidRPr="001D19F6">
        <w:rPr>
          <w:rFonts w:ascii="Arial" w:eastAsia="굴림" w:hAnsi="Arial" w:cs="Arial"/>
          <w:sz w:val="22"/>
        </w:rPr>
        <w:tab/>
      </w:r>
      <w:r w:rsidR="001546C1" w:rsidRPr="001D19F6">
        <w:rPr>
          <w:rFonts w:ascii="Arial" w:eastAsia="굴림" w:hAnsi="Arial" w:cs="Arial"/>
          <w:sz w:val="22"/>
        </w:rPr>
        <w:t>→Go to D343</w:t>
      </w:r>
    </w:p>
    <w:p w14:paraId="75644DAA"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To prepare myself when I quit my main job</w:t>
      </w:r>
      <w:r w:rsidR="0021079A" w:rsidRPr="001D19F6">
        <w:rPr>
          <w:rFonts w:ascii="Arial" w:eastAsia="굴림" w:hAnsi="Arial" w:cs="Arial"/>
          <w:sz w:val="22"/>
        </w:rPr>
        <w:tab/>
      </w:r>
      <w:r w:rsidR="001546C1" w:rsidRPr="001D19F6">
        <w:rPr>
          <w:rFonts w:ascii="Arial" w:eastAsia="굴림" w:hAnsi="Arial" w:cs="Arial"/>
          <w:sz w:val="22"/>
        </w:rPr>
        <w:t>→Go to D343</w:t>
      </w:r>
    </w:p>
    <w:p w14:paraId="24045DC2"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To help society or o</w:t>
      </w:r>
      <w:r w:rsidR="00BC58C6" w:rsidRPr="001D19F6">
        <w:rPr>
          <w:rFonts w:ascii="Arial" w:eastAsia="굴림" w:hAnsi="Arial" w:cs="Arial"/>
          <w:sz w:val="22"/>
        </w:rPr>
        <w:t>ther people</w:t>
      </w:r>
      <w:r w:rsidR="0021079A" w:rsidRPr="001D19F6">
        <w:rPr>
          <w:rFonts w:ascii="Arial" w:eastAsia="굴림" w:hAnsi="Arial" w:cs="Arial"/>
          <w:sz w:val="22"/>
        </w:rPr>
        <w:tab/>
      </w:r>
      <w:r w:rsidR="001546C1" w:rsidRPr="001D19F6">
        <w:rPr>
          <w:rFonts w:ascii="Arial" w:eastAsia="굴림" w:hAnsi="Arial" w:cs="Arial"/>
          <w:sz w:val="22"/>
        </w:rPr>
        <w:t>→Go to D343</w:t>
      </w:r>
    </w:p>
    <w:p w14:paraId="568D9DA3" w14:textId="77777777" w:rsidR="00624BD4" w:rsidRPr="001D19F6" w:rsidRDefault="00624BD4" w:rsidP="00F14BA4">
      <w:pPr>
        <w:pStyle w:val="a6"/>
        <w:numPr>
          <w:ilvl w:val="0"/>
          <w:numId w:val="653"/>
        </w:numPr>
        <w:wordWrap/>
        <w:spacing w:line="360" w:lineRule="auto"/>
        <w:ind w:leftChars="0"/>
        <w:rPr>
          <w:rFonts w:ascii="Arial" w:eastAsia="굴림" w:hAnsi="Arial" w:cs="Arial"/>
          <w:sz w:val="22"/>
        </w:rPr>
      </w:pPr>
      <w:r w:rsidRPr="001D19F6">
        <w:rPr>
          <w:rFonts w:ascii="Arial" w:eastAsia="굴림" w:hAnsi="Arial" w:cs="Arial"/>
          <w:sz w:val="22"/>
        </w:rPr>
        <w:t>Other</w:t>
      </w:r>
      <w:r w:rsidR="00BC58C6" w:rsidRPr="001D19F6">
        <w:rPr>
          <w:rFonts w:ascii="Arial" w:eastAsia="굴림" w:hAnsi="Arial" w:cs="Arial"/>
          <w:sz w:val="22"/>
        </w:rPr>
        <w:t>s</w:t>
      </w:r>
    </w:p>
    <w:p w14:paraId="11E55EF8" w14:textId="77777777" w:rsidR="00624BD4" w:rsidRPr="001D19F6" w:rsidRDefault="00624BD4" w:rsidP="00624BD4">
      <w:pPr>
        <w:wordWrap/>
        <w:spacing w:line="360" w:lineRule="auto"/>
        <w:rPr>
          <w:rFonts w:ascii="Arial" w:eastAsia="굴림" w:hAnsi="Arial" w:cs="Arial"/>
          <w:sz w:val="22"/>
        </w:rPr>
      </w:pPr>
    </w:p>
    <w:p w14:paraId="27790106" w14:textId="77777777" w:rsidR="00624BD4" w:rsidRPr="001D19F6" w:rsidRDefault="001546C1" w:rsidP="00624BD4">
      <w:pPr>
        <w:wordWrap/>
        <w:spacing w:line="360" w:lineRule="auto"/>
        <w:rPr>
          <w:rFonts w:ascii="Arial" w:eastAsia="굴림" w:hAnsi="Arial" w:cs="Arial"/>
          <w:sz w:val="22"/>
        </w:rPr>
      </w:pPr>
      <w:r w:rsidRPr="001D19F6">
        <w:rPr>
          <w:rFonts w:ascii="Arial" w:eastAsia="굴림" w:hAnsi="Arial" w:cs="Arial"/>
          <w:sz w:val="22"/>
        </w:rPr>
        <w:t>D342</w:t>
      </w:r>
      <w:r w:rsidR="00624BD4" w:rsidRPr="001D19F6">
        <w:rPr>
          <w:rFonts w:ascii="Arial" w:eastAsia="굴림" w:hAnsi="Arial" w:cs="Arial"/>
          <w:sz w:val="22"/>
        </w:rPr>
        <w:t xml:space="preserve">. </w:t>
      </w:r>
      <w:r w:rsidR="00BC58C6" w:rsidRPr="001D19F6">
        <w:rPr>
          <w:rFonts w:ascii="Arial" w:eastAsia="굴림" w:hAnsi="Arial" w:cs="Arial"/>
          <w:sz w:val="22"/>
        </w:rPr>
        <w:t>If others, please specify</w:t>
      </w:r>
      <w:r w:rsidR="00624BD4" w:rsidRPr="001D19F6">
        <w:rPr>
          <w:rFonts w:ascii="Arial" w:eastAsia="굴림" w:hAnsi="Arial" w:cs="Arial"/>
          <w:sz w:val="22"/>
        </w:rPr>
        <w:t>.</w:t>
      </w:r>
    </w:p>
    <w:p w14:paraId="68290E1B" w14:textId="77777777" w:rsidR="00727F21" w:rsidRPr="001D19F6" w:rsidRDefault="00727F21" w:rsidP="00727F21">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0A0F143A" w14:textId="77777777" w:rsidR="00624BD4" w:rsidRPr="001D19F6" w:rsidRDefault="00624BD4" w:rsidP="00624BD4">
      <w:pPr>
        <w:wordWrap/>
        <w:spacing w:line="360" w:lineRule="auto"/>
        <w:rPr>
          <w:rFonts w:ascii="Arial" w:eastAsia="굴림" w:hAnsi="Arial" w:cs="Arial"/>
          <w:sz w:val="22"/>
        </w:rPr>
      </w:pPr>
    </w:p>
    <w:p w14:paraId="7F87B68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D343. How many hours a week do you usually work on this</w:t>
      </w:r>
      <w:r w:rsidR="00AE00F1" w:rsidRPr="001D19F6">
        <w:rPr>
          <w:rFonts w:ascii="Arial" w:eastAsia="굴림" w:hAnsi="Arial" w:cs="Arial"/>
          <w:sz w:val="22"/>
        </w:rPr>
        <w:t xml:space="preserve"> other </w:t>
      </w:r>
      <w:r w:rsidRPr="001D19F6">
        <w:rPr>
          <w:rFonts w:ascii="Arial" w:eastAsia="굴림" w:hAnsi="Arial" w:cs="Arial"/>
          <w:sz w:val="22"/>
        </w:rPr>
        <w:t>job / these other jobs? (</w:t>
      </w:r>
      <w:r w:rsidR="00AB6FCF" w:rsidRPr="001D19F6">
        <w:rPr>
          <w:rFonts w:ascii="Arial" w:eastAsia="굴림" w:hAnsi="Arial" w:cs="Arial"/>
          <w:sz w:val="22"/>
        </w:rPr>
        <w:t>u</w:t>
      </w:r>
      <w:r w:rsidRPr="001D19F6">
        <w:rPr>
          <w:rFonts w:ascii="Arial" w:eastAsia="굴림" w:hAnsi="Arial" w:cs="Arial"/>
          <w:sz w:val="22"/>
        </w:rPr>
        <w:t xml:space="preserve">nit: </w:t>
      </w:r>
      <w:r w:rsidR="008B36D2" w:rsidRPr="001D19F6">
        <w:rPr>
          <w:rFonts w:ascii="Arial" w:eastAsia="굴림" w:hAnsi="Arial" w:cs="Arial"/>
          <w:sz w:val="22"/>
        </w:rPr>
        <w:t xml:space="preserve">an average </w:t>
      </w:r>
      <w:r w:rsidRPr="001D19F6">
        <w:rPr>
          <w:rFonts w:ascii="Arial" w:eastAsia="굴림" w:hAnsi="Arial" w:cs="Arial"/>
          <w:sz w:val="22"/>
        </w:rPr>
        <w:t>hour per week)</w:t>
      </w:r>
    </w:p>
    <w:p w14:paraId="14735C5A" w14:textId="77777777" w:rsidR="00624BD4" w:rsidRPr="001D19F6" w:rsidRDefault="007B207D" w:rsidP="007B207D">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hours / week [</w:t>
      </w:r>
      <w:r w:rsidR="003608C0" w:rsidRPr="001D19F6">
        <w:rPr>
          <w:rFonts w:ascii="Arial" w:eastAsia="굴림" w:hAnsi="Arial" w:cs="Arial"/>
          <w:sz w:val="22"/>
        </w:rPr>
        <w:t xml:space="preserve">Range: </w:t>
      </w:r>
      <w:r w:rsidR="00624BD4" w:rsidRPr="001D19F6">
        <w:rPr>
          <w:rFonts w:ascii="Arial" w:eastAsia="굴림" w:hAnsi="Arial" w:cs="Arial"/>
          <w:sz w:val="22"/>
        </w:rPr>
        <w:t>1~97]</w:t>
      </w:r>
    </w:p>
    <w:p w14:paraId="28AA986D" w14:textId="77777777" w:rsidR="00624BD4" w:rsidRPr="001D19F6" w:rsidRDefault="00624BD4" w:rsidP="00624BD4">
      <w:pPr>
        <w:wordWrap/>
        <w:spacing w:line="360" w:lineRule="auto"/>
        <w:rPr>
          <w:rFonts w:ascii="Arial" w:eastAsia="굴림" w:hAnsi="Arial" w:cs="Arial"/>
          <w:sz w:val="22"/>
        </w:rPr>
      </w:pPr>
    </w:p>
    <w:p w14:paraId="33A65C2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D344. </w:t>
      </w:r>
      <w:r w:rsidR="00BC58C6" w:rsidRPr="001D19F6">
        <w:rPr>
          <w:rFonts w:ascii="Arial" w:eastAsia="굴림" w:hAnsi="Arial" w:cs="Arial"/>
          <w:sz w:val="22"/>
        </w:rPr>
        <w:t xml:space="preserve">How </w:t>
      </w:r>
      <w:r w:rsidRPr="001D19F6">
        <w:rPr>
          <w:rFonts w:ascii="Arial" w:eastAsia="굴림" w:hAnsi="Arial" w:cs="Arial"/>
          <w:sz w:val="22"/>
        </w:rPr>
        <w:t xml:space="preserve">much do you earn per month on average from this </w:t>
      </w:r>
      <w:r w:rsidR="00AE00F1" w:rsidRPr="001D19F6">
        <w:rPr>
          <w:rFonts w:ascii="Arial" w:eastAsia="굴림" w:hAnsi="Arial" w:cs="Arial"/>
          <w:sz w:val="22"/>
        </w:rPr>
        <w:t xml:space="preserve">other </w:t>
      </w:r>
      <w:r w:rsidRPr="001D19F6">
        <w:rPr>
          <w:rFonts w:ascii="Arial" w:eastAsia="굴림" w:hAnsi="Arial" w:cs="Arial"/>
          <w:sz w:val="22"/>
        </w:rPr>
        <w:t>job / these other jobs? (Unit: 10,000 Korean won)</w:t>
      </w:r>
    </w:p>
    <w:p w14:paraId="1028F8E4" w14:textId="77777777" w:rsidR="00624BD4" w:rsidRPr="001D19F6" w:rsidRDefault="007B207D" w:rsidP="007B207D">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1~9997]</w:t>
      </w:r>
    </w:p>
    <w:p w14:paraId="0EE0FE53" w14:textId="77777777" w:rsidR="00E65487" w:rsidRPr="001D19F6" w:rsidRDefault="00E65487" w:rsidP="00624BD4">
      <w:pPr>
        <w:wordWrap/>
        <w:spacing w:line="360" w:lineRule="auto"/>
        <w:rPr>
          <w:rFonts w:ascii="Arial" w:eastAsia="굴림" w:hAnsi="Arial" w:cs="Arial"/>
          <w:sz w:val="22"/>
        </w:rPr>
      </w:pPr>
    </w:p>
    <w:p w14:paraId="6889722B" w14:textId="77777777" w:rsidR="00E87397" w:rsidRPr="00706C18" w:rsidRDefault="00E87397" w:rsidP="00BB7133">
      <w:pPr>
        <w:pStyle w:val="20"/>
        <w:rPr>
          <w:rFonts w:ascii="Arial" w:hAnsi="Arial" w:cs="Arial"/>
          <w:color w:val="auto"/>
          <w:spacing w:val="0"/>
          <w:sz w:val="22"/>
          <w:szCs w:val="22"/>
          <w:rPrChange w:id="5181" w:author="Keis" w:date="2024-09-06T17:43:00Z">
            <w:rPr>
              <w:rFonts w:ascii="Arial" w:hAnsi="Arial" w:cs="Arial"/>
              <w:color w:val="FF0000"/>
              <w:spacing w:val="0"/>
              <w:sz w:val="22"/>
              <w:szCs w:val="22"/>
            </w:rPr>
          </w:rPrChange>
        </w:rPr>
      </w:pPr>
      <w:r w:rsidRPr="001D19F6">
        <w:rPr>
          <w:rFonts w:ascii="Arial" w:hAnsi="Arial" w:cs="Arial"/>
          <w:color w:val="auto"/>
          <w:spacing w:val="0"/>
          <w:sz w:val="22"/>
        </w:rPr>
        <w:t>D</w:t>
      </w:r>
      <w:r w:rsidR="00BB7133" w:rsidRPr="001D19F6">
        <w:rPr>
          <w:rFonts w:ascii="Arial" w:hAnsi="Arial" w:cs="Arial"/>
          <w:color w:val="auto"/>
          <w:spacing w:val="0"/>
          <w:sz w:val="22"/>
        </w:rPr>
        <w:t>344_</w:t>
      </w:r>
      <w:r w:rsidRPr="001D19F6">
        <w:rPr>
          <w:rFonts w:ascii="Arial" w:hAnsi="Arial" w:cs="Arial"/>
          <w:color w:val="auto"/>
          <w:spacing w:val="0"/>
          <w:sz w:val="22"/>
        </w:rPr>
        <w:t>1. What</w:t>
      </w:r>
      <w:r w:rsidRPr="001D19F6">
        <w:rPr>
          <w:rFonts w:ascii="Arial" w:hAnsi="Arial" w:cs="Arial"/>
          <w:spacing w:val="0"/>
          <w:sz w:val="22"/>
        </w:rPr>
        <w:t xml:space="preserve"> are the reasons for you to keep working without retiring? Please choose two main </w:t>
      </w:r>
      <w:r w:rsidRPr="00706C18">
        <w:rPr>
          <w:rFonts w:ascii="Arial" w:hAnsi="Arial" w:cs="Arial"/>
          <w:color w:val="auto"/>
          <w:spacing w:val="0"/>
          <w:sz w:val="22"/>
          <w:rPrChange w:id="5182" w:author="Keis" w:date="2024-09-06T17:43:00Z">
            <w:rPr>
              <w:rFonts w:ascii="Arial" w:hAnsi="Arial" w:cs="Arial"/>
              <w:spacing w:val="0"/>
              <w:sz w:val="22"/>
            </w:rPr>
          </w:rPrChange>
        </w:rPr>
        <w:t>reasons.</w:t>
      </w:r>
      <w:r w:rsidR="00BB7133" w:rsidRPr="00706C18">
        <w:rPr>
          <w:rFonts w:ascii="Arial" w:hAnsi="Arial" w:cs="Arial"/>
          <w:color w:val="auto"/>
          <w:spacing w:val="0"/>
          <w:sz w:val="22"/>
          <w:rPrChange w:id="5183" w:author="Keis" w:date="2024-09-06T17:43:00Z">
            <w:rPr>
              <w:rFonts w:ascii="Arial" w:hAnsi="Arial" w:cs="Arial"/>
              <w:spacing w:val="0"/>
              <w:sz w:val="22"/>
            </w:rPr>
          </w:rPrChange>
        </w:rPr>
        <w:t xml:space="preserve"> </w:t>
      </w:r>
      <w:proofErr w:type="gramStart"/>
      <w:r w:rsidR="00BB7133" w:rsidRPr="00706C18">
        <w:rPr>
          <w:rFonts w:ascii="Arial" w:eastAsia="나눔명조" w:hAnsi="Arial" w:cs="Arial"/>
          <w:color w:val="auto"/>
          <w:spacing w:val="0"/>
          <w:sz w:val="22"/>
          <w:szCs w:val="22"/>
          <w:rPrChange w:id="5184" w:author="Keis" w:date="2024-09-06T17:43:00Z">
            <w:rPr>
              <w:rFonts w:ascii="Arial" w:eastAsia="나눔명조" w:hAnsi="Arial" w:cs="Arial"/>
              <w:color w:val="FF0000"/>
              <w:spacing w:val="0"/>
              <w:sz w:val="22"/>
              <w:szCs w:val="22"/>
            </w:rPr>
          </w:rPrChange>
        </w:rPr>
        <w:t>First :</w:t>
      </w:r>
      <w:proofErr w:type="gramEnd"/>
      <w:r w:rsidR="00BB7133" w:rsidRPr="00706C18">
        <w:rPr>
          <w:rFonts w:ascii="Arial" w:eastAsia="나눔명조" w:hAnsi="Arial" w:cs="Arial"/>
          <w:color w:val="auto"/>
          <w:spacing w:val="0"/>
          <w:sz w:val="22"/>
          <w:szCs w:val="22"/>
          <w:rPrChange w:id="5185" w:author="Keis" w:date="2024-09-06T17:43:00Z">
            <w:rPr>
              <w:rFonts w:ascii="Arial" w:eastAsia="나눔명조" w:hAnsi="Arial" w:cs="Arial"/>
              <w:color w:val="FF0000"/>
              <w:spacing w:val="0"/>
              <w:sz w:val="22"/>
              <w:szCs w:val="22"/>
            </w:rPr>
          </w:rPrChange>
        </w:rPr>
        <w:t xml:space="preserve"> _________</w:t>
      </w:r>
    </w:p>
    <w:p w14:paraId="7BEDC86A"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(Finance) Working would help resolving economic problems after retirement </w:t>
      </w:r>
      <w:r w:rsidRPr="00706C18">
        <w:rPr>
          <w:rFonts w:ascii="Arial" w:eastAsia="굴림" w:hAnsi="Arial" w:cs="Arial"/>
          <w:sz w:val="22"/>
        </w:rPr>
        <w:tab/>
        <w:t xml:space="preserve"> </w:t>
      </w:r>
    </w:p>
    <w:p w14:paraId="6C2E80D1"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
      </w:pPr>
      <w:r w:rsidRPr="00706C18">
        <w:rPr>
          <w:rFonts w:ascii="Arial" w:eastAsia="굴림" w:hAnsi="Arial" w:cs="Arial"/>
          <w:sz w:val="22"/>
        </w:rPr>
        <w:t>(Emotion) I am worried that I could overcome my sense of loss after retirement</w:t>
      </w:r>
    </w:p>
    <w:p w14:paraId="4F10CAEF"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
      </w:pPr>
      <w:r w:rsidRPr="00706C18">
        <w:rPr>
          <w:rFonts w:ascii="Arial" w:eastAsia="굴림" w:hAnsi="Arial" w:cs="Arial"/>
          <w:sz w:val="22"/>
        </w:rPr>
        <w:t>(Interaction) Working would help my relationships with family, friends, neighbors, and the community</w:t>
      </w:r>
    </w:p>
    <w:p w14:paraId="52461A26"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Change w:id="5186" w:author="Keis" w:date="2024-09-06T17:43:00Z">
            <w:rPr>
              <w:rFonts w:ascii="Arial" w:eastAsia="굴림" w:hAnsi="Arial" w:cs="Arial"/>
              <w:color w:val="FF0000"/>
              <w:sz w:val="22"/>
            </w:rPr>
          </w:rPrChange>
        </w:rPr>
      </w:pPr>
      <w:r w:rsidRPr="00706C18">
        <w:rPr>
          <w:rFonts w:ascii="Arial" w:eastAsia="굴림" w:hAnsi="Arial" w:cs="Arial"/>
          <w:sz w:val="22"/>
          <w:rPrChange w:id="5187" w:author="Keis" w:date="2024-09-06T17:43:00Z">
            <w:rPr>
              <w:rFonts w:ascii="Arial" w:eastAsia="굴림" w:hAnsi="Arial" w:cs="Arial"/>
              <w:color w:val="FF0000"/>
              <w:sz w:val="22"/>
            </w:rPr>
          </w:rPrChange>
        </w:rPr>
        <w:t>(Social) Because I think I can continue to contribute to society by working.</w:t>
      </w:r>
    </w:p>
    <w:p w14:paraId="66661026"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
      </w:pPr>
      <w:r w:rsidRPr="00706C18">
        <w:rPr>
          <w:rFonts w:ascii="Arial" w:eastAsia="굴림" w:hAnsi="Arial" w:cs="Arial"/>
          <w:sz w:val="22"/>
        </w:rPr>
        <w:t>(Health) Working would help me maintain my health</w:t>
      </w:r>
    </w:p>
    <w:p w14:paraId="748674AB" w14:textId="77777777" w:rsidR="005925B4" w:rsidRPr="00706C18" w:rsidRDefault="005925B4" w:rsidP="00D12299">
      <w:pPr>
        <w:pStyle w:val="a6"/>
        <w:numPr>
          <w:ilvl w:val="0"/>
          <w:numId w:val="1265"/>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Others </w:t>
      </w:r>
    </w:p>
    <w:p w14:paraId="6536AF6B" w14:textId="77777777" w:rsidR="00BF6046" w:rsidRPr="00706C18" w:rsidRDefault="00BF6046" w:rsidP="00BF6046">
      <w:pPr>
        <w:wordWrap/>
        <w:adjustRightInd w:val="0"/>
        <w:spacing w:line="360" w:lineRule="auto"/>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sz w:val="22"/>
        </w:rPr>
        <w:t xml:space="preserve"> From code 1~5, go to D344_1_1</w:t>
      </w:r>
    </w:p>
    <w:p w14:paraId="7DF479E7" w14:textId="77777777" w:rsidR="00E87397" w:rsidRPr="00706C18" w:rsidRDefault="00E87397" w:rsidP="00E87397">
      <w:pPr>
        <w:wordWrap/>
        <w:adjustRightInd w:val="0"/>
        <w:spacing w:line="360" w:lineRule="auto"/>
        <w:rPr>
          <w:rFonts w:ascii="Arial" w:eastAsia="굴림" w:hAnsi="Arial" w:cs="Arial"/>
          <w:sz w:val="22"/>
        </w:rPr>
      </w:pPr>
    </w:p>
    <w:p w14:paraId="26F5918C" w14:textId="77777777" w:rsidR="00E87397" w:rsidRPr="00706C18" w:rsidRDefault="00E87397" w:rsidP="00E87397">
      <w:pPr>
        <w:wordWrap/>
        <w:adjustRightInd w:val="0"/>
        <w:spacing w:line="360" w:lineRule="auto"/>
        <w:rPr>
          <w:rFonts w:ascii="Arial" w:eastAsia="굴림" w:hAnsi="Arial" w:cs="Arial"/>
          <w:sz w:val="22"/>
        </w:rPr>
      </w:pPr>
      <w:r w:rsidRPr="00706C18">
        <w:rPr>
          <w:rFonts w:ascii="Arial" w:eastAsia="굴림" w:hAnsi="Arial" w:cs="Arial"/>
          <w:sz w:val="22"/>
        </w:rPr>
        <w:t>D344</w:t>
      </w:r>
      <w:r w:rsidR="00BB7133" w:rsidRPr="00706C18">
        <w:rPr>
          <w:rFonts w:ascii="Arial" w:eastAsia="굴림" w:hAnsi="Arial" w:cs="Arial"/>
          <w:sz w:val="22"/>
        </w:rPr>
        <w:t>_</w:t>
      </w:r>
      <w:r w:rsidRPr="00706C18">
        <w:rPr>
          <w:rFonts w:ascii="Arial" w:eastAsia="굴림" w:hAnsi="Arial" w:cs="Arial"/>
          <w:sz w:val="22"/>
        </w:rPr>
        <w:t>2. If others, please specify.</w:t>
      </w:r>
    </w:p>
    <w:p w14:paraId="35DD80CD" w14:textId="77777777" w:rsidR="00E87397" w:rsidRPr="00706C18" w:rsidRDefault="00E87397" w:rsidP="00E87397">
      <w:pPr>
        <w:wordWrap/>
        <w:adjustRightInd w:val="0"/>
        <w:spacing w:line="360" w:lineRule="auto"/>
        <w:rPr>
          <w:rFonts w:ascii="Arial" w:eastAsia="굴림" w:hAnsi="Arial" w:cs="Arial"/>
          <w:sz w:val="22"/>
        </w:rPr>
      </w:pPr>
      <w:r w:rsidRPr="00706C18">
        <w:rPr>
          <w:rFonts w:ascii="Arial" w:eastAsia="굴림" w:hAnsi="Arial" w:cs="Arial"/>
          <w:kern w:val="0"/>
          <w:sz w:val="22"/>
        </w:rPr>
        <w:tab/>
        <w:t>_______________________________</w:t>
      </w:r>
    </w:p>
    <w:p w14:paraId="0DA30341" w14:textId="77777777" w:rsidR="00E87397" w:rsidRPr="00706C18" w:rsidRDefault="00E87397" w:rsidP="00E87397">
      <w:pPr>
        <w:wordWrap/>
        <w:adjustRightInd w:val="0"/>
        <w:spacing w:line="360" w:lineRule="auto"/>
        <w:rPr>
          <w:rFonts w:ascii="Arial" w:eastAsia="굴림" w:hAnsi="Arial" w:cs="Arial"/>
          <w:sz w:val="22"/>
        </w:rPr>
      </w:pPr>
    </w:p>
    <w:p w14:paraId="41C092BB" w14:textId="77777777" w:rsidR="005925B4" w:rsidRPr="00706C18" w:rsidRDefault="005925B4" w:rsidP="005925B4">
      <w:pPr>
        <w:pStyle w:val="20"/>
        <w:rPr>
          <w:rFonts w:ascii="Arial" w:hAnsi="Arial" w:cs="Arial"/>
          <w:color w:val="auto"/>
          <w:spacing w:val="0"/>
          <w:sz w:val="22"/>
          <w:szCs w:val="22"/>
          <w:rPrChange w:id="5188" w:author="Keis" w:date="2024-09-06T17:43:00Z">
            <w:rPr>
              <w:rFonts w:ascii="Arial" w:hAnsi="Arial" w:cs="Arial"/>
              <w:color w:val="FF0000"/>
              <w:spacing w:val="0"/>
              <w:sz w:val="22"/>
              <w:szCs w:val="22"/>
            </w:rPr>
          </w:rPrChange>
        </w:rPr>
      </w:pPr>
      <w:r w:rsidRPr="00706C18">
        <w:rPr>
          <w:rFonts w:ascii="Arial" w:hAnsi="Arial" w:cs="Arial"/>
          <w:color w:val="auto"/>
          <w:spacing w:val="0"/>
          <w:sz w:val="22"/>
        </w:rPr>
        <w:t>D344_1_1. What are the</w:t>
      </w:r>
      <w:r w:rsidRPr="00706C18">
        <w:rPr>
          <w:rFonts w:ascii="Arial" w:hAnsi="Arial" w:cs="Arial"/>
          <w:color w:val="auto"/>
          <w:spacing w:val="0"/>
          <w:sz w:val="22"/>
          <w:rPrChange w:id="5189" w:author="Keis" w:date="2024-09-06T17:43:00Z">
            <w:rPr>
              <w:rFonts w:ascii="Arial" w:hAnsi="Arial" w:cs="Arial"/>
              <w:spacing w:val="0"/>
              <w:sz w:val="22"/>
            </w:rPr>
          </w:rPrChange>
        </w:rPr>
        <w:t xml:space="preserve"> reasons for you to keep working without retiring? Please choose two main reasons. </w:t>
      </w:r>
      <w:proofErr w:type="gramStart"/>
      <w:r w:rsidRPr="00706C18">
        <w:rPr>
          <w:rFonts w:ascii="Arial" w:eastAsia="나눔명조" w:hAnsi="Arial" w:cs="Arial"/>
          <w:color w:val="auto"/>
          <w:spacing w:val="0"/>
          <w:sz w:val="22"/>
          <w:szCs w:val="22"/>
          <w:rPrChange w:id="5190" w:author="Keis" w:date="2024-09-06T17:43:00Z">
            <w:rPr>
              <w:rFonts w:ascii="Arial" w:eastAsia="나눔명조" w:hAnsi="Arial" w:cs="Arial"/>
              <w:color w:val="FF0000"/>
              <w:spacing w:val="0"/>
              <w:sz w:val="22"/>
              <w:szCs w:val="22"/>
            </w:rPr>
          </w:rPrChange>
        </w:rPr>
        <w:t>Second :</w:t>
      </w:r>
      <w:proofErr w:type="gramEnd"/>
      <w:r w:rsidRPr="00706C18">
        <w:rPr>
          <w:rFonts w:ascii="Arial" w:eastAsia="나눔명조" w:hAnsi="Arial" w:cs="Arial"/>
          <w:color w:val="auto"/>
          <w:spacing w:val="0"/>
          <w:sz w:val="22"/>
          <w:szCs w:val="22"/>
          <w:rPrChange w:id="5191" w:author="Keis" w:date="2024-09-06T17:43:00Z">
            <w:rPr>
              <w:rFonts w:ascii="Arial" w:eastAsia="나눔명조" w:hAnsi="Arial" w:cs="Arial"/>
              <w:color w:val="FF0000"/>
              <w:spacing w:val="0"/>
              <w:sz w:val="22"/>
              <w:szCs w:val="22"/>
            </w:rPr>
          </w:rPrChange>
        </w:rPr>
        <w:t xml:space="preserve"> _________</w:t>
      </w:r>
    </w:p>
    <w:p w14:paraId="13C9D9AB"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(Finance) Working would help resolving economic problems after retirement </w:t>
      </w:r>
      <w:r w:rsidRPr="00706C18">
        <w:rPr>
          <w:rFonts w:ascii="Arial" w:eastAsia="굴림" w:hAnsi="Arial" w:cs="Arial"/>
          <w:sz w:val="22"/>
        </w:rPr>
        <w:tab/>
        <w:t xml:space="preserve"> </w:t>
      </w:r>
    </w:p>
    <w:p w14:paraId="41B01E68"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
      </w:pPr>
      <w:r w:rsidRPr="00706C18">
        <w:rPr>
          <w:rFonts w:ascii="Arial" w:eastAsia="굴림" w:hAnsi="Arial" w:cs="Arial"/>
          <w:sz w:val="22"/>
        </w:rPr>
        <w:t>(Emotion) I am worried that I could overcome my sense of loss after retirement</w:t>
      </w:r>
    </w:p>
    <w:p w14:paraId="1C8B58D8"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
      </w:pPr>
      <w:r w:rsidRPr="00706C18">
        <w:rPr>
          <w:rFonts w:ascii="Arial" w:eastAsia="굴림" w:hAnsi="Arial" w:cs="Arial"/>
          <w:sz w:val="22"/>
        </w:rPr>
        <w:t>(Interaction) Working would help my relationships with family, friends, neighbors, and the community</w:t>
      </w:r>
    </w:p>
    <w:p w14:paraId="28DC20E0"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Change w:id="5192" w:author="Keis" w:date="2024-09-06T17:43:00Z">
            <w:rPr>
              <w:rFonts w:ascii="Arial" w:eastAsia="굴림" w:hAnsi="Arial" w:cs="Arial"/>
              <w:color w:val="FF0000"/>
              <w:sz w:val="22"/>
            </w:rPr>
          </w:rPrChange>
        </w:rPr>
      </w:pPr>
      <w:r w:rsidRPr="00706C18">
        <w:rPr>
          <w:rFonts w:ascii="Arial" w:eastAsia="굴림" w:hAnsi="Arial" w:cs="Arial"/>
          <w:sz w:val="22"/>
          <w:rPrChange w:id="5193" w:author="Keis" w:date="2024-09-06T17:43:00Z">
            <w:rPr>
              <w:rFonts w:ascii="Arial" w:eastAsia="굴림" w:hAnsi="Arial" w:cs="Arial"/>
              <w:color w:val="FF0000"/>
              <w:sz w:val="22"/>
            </w:rPr>
          </w:rPrChange>
        </w:rPr>
        <w:t>(Social) Because I think I can continue to contribute to society by working.</w:t>
      </w:r>
    </w:p>
    <w:p w14:paraId="1FE5F304"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
      </w:pPr>
      <w:r w:rsidRPr="00706C18">
        <w:rPr>
          <w:rFonts w:ascii="Arial" w:eastAsia="굴림" w:hAnsi="Arial" w:cs="Arial"/>
          <w:sz w:val="22"/>
        </w:rPr>
        <w:t>(Health) Working would help me maintain my health</w:t>
      </w:r>
    </w:p>
    <w:p w14:paraId="53A8986C" w14:textId="77777777" w:rsidR="005925B4" w:rsidRPr="00706C18" w:rsidRDefault="005925B4" w:rsidP="00D12299">
      <w:pPr>
        <w:pStyle w:val="a6"/>
        <w:numPr>
          <w:ilvl w:val="0"/>
          <w:numId w:val="1288"/>
        </w:numPr>
        <w:wordWrap/>
        <w:adjustRightInd w:val="0"/>
        <w:spacing w:line="360" w:lineRule="auto"/>
        <w:ind w:leftChars="0"/>
        <w:rPr>
          <w:rFonts w:ascii="Arial" w:eastAsia="굴림" w:hAnsi="Arial" w:cs="Arial"/>
          <w:sz w:val="22"/>
        </w:rPr>
      </w:pPr>
      <w:r w:rsidRPr="00706C18">
        <w:rPr>
          <w:rFonts w:ascii="Arial" w:eastAsia="굴림" w:hAnsi="Arial" w:cs="Arial"/>
          <w:sz w:val="22"/>
        </w:rPr>
        <w:t xml:space="preserve">Others </w:t>
      </w:r>
    </w:p>
    <w:p w14:paraId="05EC5B61" w14:textId="77777777" w:rsidR="00BF6046" w:rsidRPr="00706C18" w:rsidRDefault="00BF6046" w:rsidP="00BF6046">
      <w:pPr>
        <w:wordWrap/>
        <w:adjustRightInd w:val="0"/>
        <w:spacing w:line="360" w:lineRule="auto"/>
        <w:rPr>
          <w:rFonts w:ascii="Arial" w:eastAsia="굴림" w:hAnsi="Arial" w:cs="Arial"/>
          <w:sz w:val="22"/>
        </w:rPr>
      </w:pPr>
      <w:r w:rsidRPr="00706C18">
        <w:rPr>
          <w:rFonts w:ascii="Arial" w:eastAsia="굴림" w:hAnsi="Arial" w:cs="Arial" w:hint="eastAsia"/>
          <w:sz w:val="22"/>
        </w:rPr>
        <w:t>→</w:t>
      </w:r>
      <w:r w:rsidRPr="00706C18">
        <w:rPr>
          <w:rFonts w:ascii="Arial" w:eastAsia="굴림" w:hAnsi="Arial" w:cs="Arial"/>
          <w:sz w:val="22"/>
        </w:rPr>
        <w:t xml:space="preserve"> From code 1~5, go to D344_3</w:t>
      </w:r>
    </w:p>
    <w:p w14:paraId="577A3A2E" w14:textId="77777777" w:rsidR="005925B4" w:rsidRPr="001D19F6" w:rsidRDefault="005925B4" w:rsidP="005925B4">
      <w:pPr>
        <w:wordWrap/>
        <w:adjustRightInd w:val="0"/>
        <w:spacing w:line="360" w:lineRule="auto"/>
        <w:rPr>
          <w:rFonts w:ascii="Arial" w:eastAsia="굴림" w:hAnsi="Arial" w:cs="Arial"/>
          <w:sz w:val="22"/>
        </w:rPr>
      </w:pPr>
    </w:p>
    <w:p w14:paraId="0716DB6B" w14:textId="77777777" w:rsidR="005925B4" w:rsidRPr="001D19F6" w:rsidRDefault="005925B4" w:rsidP="005925B4">
      <w:pPr>
        <w:wordWrap/>
        <w:adjustRightInd w:val="0"/>
        <w:spacing w:line="360" w:lineRule="auto"/>
        <w:rPr>
          <w:rFonts w:ascii="Arial" w:eastAsia="굴림" w:hAnsi="Arial" w:cs="Arial"/>
          <w:sz w:val="22"/>
        </w:rPr>
      </w:pPr>
      <w:r w:rsidRPr="001D19F6">
        <w:rPr>
          <w:rFonts w:ascii="Arial" w:eastAsia="굴림" w:hAnsi="Arial" w:cs="Arial"/>
          <w:sz w:val="22"/>
        </w:rPr>
        <w:lastRenderedPageBreak/>
        <w:t>D344_2_1. If others, please specify.</w:t>
      </w:r>
    </w:p>
    <w:p w14:paraId="12EC5025" w14:textId="77777777" w:rsidR="005925B4" w:rsidRPr="001D19F6" w:rsidRDefault="005925B4" w:rsidP="005925B4">
      <w:pPr>
        <w:wordWrap/>
        <w:adjustRightInd w:val="0"/>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0ECB5EBB" w14:textId="77777777" w:rsidR="005925B4" w:rsidRPr="001D19F6" w:rsidRDefault="005925B4" w:rsidP="00E87397">
      <w:pPr>
        <w:wordWrap/>
        <w:adjustRightInd w:val="0"/>
        <w:spacing w:line="360" w:lineRule="auto"/>
        <w:rPr>
          <w:rFonts w:ascii="Arial" w:eastAsia="굴림" w:hAnsi="Arial" w:cs="Arial"/>
          <w:sz w:val="22"/>
        </w:rPr>
      </w:pPr>
    </w:p>
    <w:p w14:paraId="2AFDE3C2" w14:textId="7B541BE0" w:rsidR="00E87397" w:rsidRPr="001D19F6" w:rsidRDefault="00E87397" w:rsidP="00E87397">
      <w:pPr>
        <w:wordWrap/>
        <w:adjustRightInd w:val="0"/>
        <w:spacing w:line="360" w:lineRule="auto"/>
        <w:rPr>
          <w:rFonts w:ascii="Arial" w:eastAsia="굴림" w:hAnsi="Arial" w:cs="Arial"/>
          <w:sz w:val="22"/>
        </w:rPr>
      </w:pPr>
      <w:r w:rsidRPr="001D19F6">
        <w:rPr>
          <w:rFonts w:ascii="Arial" w:eastAsia="굴림" w:hAnsi="Arial" w:cs="Arial"/>
          <w:sz w:val="22"/>
        </w:rPr>
        <w:t>D344</w:t>
      </w:r>
      <w:r w:rsidR="00BB7133" w:rsidRPr="001D19F6">
        <w:rPr>
          <w:rFonts w:ascii="Arial" w:eastAsia="굴림" w:hAnsi="Arial" w:cs="Arial"/>
          <w:sz w:val="22"/>
        </w:rPr>
        <w:t>_</w:t>
      </w:r>
      <w:r w:rsidRPr="001D19F6">
        <w:rPr>
          <w:rFonts w:ascii="Arial" w:eastAsia="굴림" w:hAnsi="Arial" w:cs="Arial"/>
          <w:sz w:val="22"/>
        </w:rPr>
        <w:t xml:space="preserve">3. Have you ever attended any </w:t>
      </w:r>
      <w:r w:rsidR="00BD150A" w:rsidRPr="001D19F6">
        <w:rPr>
          <w:rFonts w:ascii="Arial" w:eastAsia="굴림" w:hAnsi="Arial" w:cs="Arial"/>
          <w:sz w:val="22"/>
        </w:rPr>
        <w:t>employment</w:t>
      </w:r>
      <w:r w:rsidRPr="001D19F6">
        <w:rPr>
          <w:rFonts w:ascii="Arial" w:eastAsia="굴림" w:hAnsi="Arial" w:cs="Arial"/>
          <w:sz w:val="22"/>
        </w:rPr>
        <w:t xml:space="preserve"> programs sponsored by the government or community last year (</w:t>
      </w:r>
      <w:del w:id="5194" w:author="Keis" w:date="2024-09-06T10:18:00Z">
        <w:r w:rsidR="005A3AD9" w:rsidDel="009F27DD">
          <w:rPr>
            <w:rFonts w:ascii="Arial" w:eastAsia="굴림" w:hAnsi="Arial" w:cs="Arial" w:hint="eastAsia"/>
            <w:color w:val="FF0000"/>
            <w:sz w:val="22"/>
          </w:rPr>
          <w:delText>2019</w:delText>
        </w:r>
      </w:del>
      <w:proofErr w:type="gramStart"/>
      <w:ins w:id="5195" w:author="Keis" w:date="2024-09-06T10:18:00Z">
        <w:r w:rsidR="009F27DD" w:rsidRPr="009F27DD">
          <w:rPr>
            <w:rFonts w:ascii="Arial" w:eastAsia="굴림" w:hAnsi="Arial" w:cs="Arial" w:hint="eastAsia"/>
            <w:color w:val="00B050"/>
            <w:sz w:val="22"/>
          </w:rPr>
          <w:t>2021</w:t>
        </w:r>
      </w:ins>
      <w:r w:rsidR="005A3AD9" w:rsidRPr="005A3AD9">
        <w:rPr>
          <w:rFonts w:ascii="Arial" w:eastAsia="굴림" w:hAnsi="Arial" w:cs="Arial" w:hint="eastAsia"/>
          <w:sz w:val="22"/>
        </w:rPr>
        <w:t>)</w:t>
      </w:r>
      <w:proofErr w:type="gramEnd"/>
    </w:p>
    <w:p w14:paraId="69174950" w14:textId="77777777" w:rsidR="00E87397" w:rsidRPr="00706C18" w:rsidRDefault="00E87397" w:rsidP="00D12299">
      <w:pPr>
        <w:pStyle w:val="a6"/>
        <w:numPr>
          <w:ilvl w:val="0"/>
          <w:numId w:val="126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706C18">
        <w:rPr>
          <w:rFonts w:ascii="굴림" w:eastAsia="굴림" w:hAnsi="굴림" w:cs="굴림" w:hint="eastAsia"/>
          <w:sz w:val="22"/>
        </w:rPr>
        <w:t>⑤</w:t>
      </w:r>
      <w:r w:rsidRPr="00706C18">
        <w:rPr>
          <w:rFonts w:ascii="Arial" w:eastAsia="굴림" w:hAnsi="Arial" w:cs="Arial"/>
          <w:sz w:val="22"/>
        </w:rPr>
        <w:t xml:space="preserve"> No </w:t>
      </w:r>
      <w:r w:rsidRPr="00706C18">
        <w:rPr>
          <w:rFonts w:ascii="Arial" w:eastAsia="굴림" w:hAnsi="Arial" w:cs="Arial" w:hint="eastAsia"/>
          <w:sz w:val="22"/>
          <w:rPrChange w:id="5196" w:author="Keis" w:date="2024-09-06T17:43:00Z">
            <w:rPr>
              <w:rFonts w:ascii="Arial" w:eastAsia="굴림" w:hAnsi="Arial" w:cs="Arial" w:hint="eastAsia"/>
              <w:color w:val="FF0000"/>
              <w:sz w:val="22"/>
            </w:rPr>
          </w:rPrChange>
        </w:rPr>
        <w:t>→</w:t>
      </w:r>
      <w:r w:rsidRPr="00706C18">
        <w:rPr>
          <w:rFonts w:ascii="Arial" w:eastAsia="굴림" w:hAnsi="Arial" w:cs="Arial"/>
          <w:sz w:val="22"/>
          <w:rPrChange w:id="5197" w:author="Keis" w:date="2024-09-06T17:43:00Z">
            <w:rPr>
              <w:rFonts w:ascii="Arial" w:eastAsia="굴림" w:hAnsi="Arial" w:cs="Arial"/>
              <w:color w:val="FF0000"/>
              <w:sz w:val="22"/>
            </w:rPr>
          </w:rPrChange>
        </w:rPr>
        <w:t>Go to D</w:t>
      </w:r>
      <w:r w:rsidR="005A3AD9" w:rsidRPr="00706C18">
        <w:rPr>
          <w:rFonts w:ascii="Arial" w:eastAsia="굴림" w:hAnsi="Arial" w:cs="Arial"/>
          <w:sz w:val="22"/>
          <w:rPrChange w:id="5198" w:author="Keis" w:date="2024-09-06T17:43:00Z">
            <w:rPr>
              <w:rFonts w:ascii="Arial" w:eastAsia="굴림" w:hAnsi="Arial" w:cs="Arial"/>
              <w:color w:val="FF0000"/>
              <w:sz w:val="22"/>
            </w:rPr>
          </w:rPrChange>
        </w:rPr>
        <w:t>add8c_1</w:t>
      </w:r>
    </w:p>
    <w:p w14:paraId="3D6478F9" w14:textId="77777777" w:rsidR="00E87397" w:rsidRPr="00706C18" w:rsidRDefault="00E87397" w:rsidP="00E87397">
      <w:pPr>
        <w:wordWrap/>
        <w:adjustRightInd w:val="0"/>
        <w:spacing w:line="360" w:lineRule="auto"/>
        <w:rPr>
          <w:rFonts w:ascii="Arial" w:eastAsia="굴림" w:hAnsi="Arial" w:cs="Arial"/>
          <w:sz w:val="22"/>
        </w:rPr>
      </w:pPr>
    </w:p>
    <w:p w14:paraId="5281CC69" w14:textId="77777777" w:rsidR="00E87397" w:rsidRPr="00706C18" w:rsidRDefault="00E87397" w:rsidP="00E87397">
      <w:pPr>
        <w:wordWrap/>
        <w:adjustRightInd w:val="0"/>
        <w:spacing w:line="360" w:lineRule="auto"/>
        <w:rPr>
          <w:rFonts w:ascii="Arial" w:eastAsia="굴림" w:hAnsi="Arial" w:cs="Arial"/>
          <w:sz w:val="22"/>
        </w:rPr>
      </w:pPr>
      <w:r w:rsidRPr="00706C18">
        <w:rPr>
          <w:rFonts w:ascii="Arial" w:eastAsia="굴림" w:hAnsi="Arial" w:cs="Arial"/>
          <w:sz w:val="22"/>
        </w:rPr>
        <w:t>D344</w:t>
      </w:r>
      <w:r w:rsidR="00BB7133" w:rsidRPr="00706C18">
        <w:rPr>
          <w:rFonts w:ascii="Arial" w:eastAsia="굴림" w:hAnsi="Arial" w:cs="Arial"/>
          <w:sz w:val="22"/>
        </w:rPr>
        <w:t>_</w:t>
      </w:r>
      <w:r w:rsidRPr="00706C18">
        <w:rPr>
          <w:rFonts w:ascii="Arial" w:eastAsia="굴림" w:hAnsi="Arial" w:cs="Arial"/>
          <w:sz w:val="22"/>
        </w:rPr>
        <w:t>4</w:t>
      </w:r>
      <w:r w:rsidR="00502323" w:rsidRPr="00706C18">
        <w:rPr>
          <w:rFonts w:ascii="Arial" w:eastAsia="굴림" w:hAnsi="Arial" w:cs="Arial"/>
          <w:sz w:val="22"/>
        </w:rPr>
        <w:t>. Among the employ</w:t>
      </w:r>
      <w:r w:rsidRPr="00706C18">
        <w:rPr>
          <w:rFonts w:ascii="Arial" w:eastAsia="굴림" w:hAnsi="Arial" w:cs="Arial"/>
          <w:sz w:val="22"/>
        </w:rPr>
        <w:t xml:space="preserve">ment programs you have attended last year, what is the most recent one? </w:t>
      </w:r>
    </w:p>
    <w:p w14:paraId="588BBDD2" w14:textId="77777777" w:rsidR="00E87397" w:rsidRPr="00706C18" w:rsidRDefault="00E87397" w:rsidP="00D12299">
      <w:pPr>
        <w:pStyle w:val="a6"/>
        <w:numPr>
          <w:ilvl w:val="0"/>
          <w:numId w:val="1267"/>
        </w:numPr>
        <w:wordWrap/>
        <w:adjustRightInd w:val="0"/>
        <w:spacing w:line="360" w:lineRule="auto"/>
        <w:ind w:leftChars="0"/>
        <w:rPr>
          <w:rFonts w:ascii="Arial" w:eastAsia="굴림" w:hAnsi="Arial" w:cs="Arial"/>
          <w:sz w:val="22"/>
        </w:rPr>
      </w:pPr>
      <w:r w:rsidRPr="00706C18">
        <w:rPr>
          <w:rFonts w:ascii="Arial" w:eastAsia="굴림" w:hAnsi="Arial" w:cs="Arial"/>
          <w:sz w:val="22"/>
        </w:rPr>
        <w:t>Elderly employment program</w:t>
      </w:r>
      <w:r w:rsidRPr="00706C18">
        <w:rPr>
          <w:rFonts w:ascii="Arial" w:eastAsia="굴림" w:hAnsi="Arial" w:cs="Arial"/>
          <w:sz w:val="22"/>
        </w:rPr>
        <w:tab/>
      </w:r>
      <w:r w:rsidRPr="00706C18">
        <w:rPr>
          <w:rFonts w:ascii="Arial" w:eastAsia="굴림" w:hAnsi="Arial" w:cs="Arial"/>
          <w:sz w:val="22"/>
        </w:rPr>
        <w:tab/>
      </w:r>
      <w:r w:rsidRPr="00706C18">
        <w:rPr>
          <w:rFonts w:ascii="Arial" w:eastAsia="굴림" w:hAnsi="Arial" w:cs="Arial" w:hint="eastAsia"/>
          <w:sz w:val="22"/>
          <w:rPrChange w:id="5199" w:author="Keis" w:date="2024-09-06T17:43:00Z">
            <w:rPr>
              <w:rFonts w:ascii="Arial" w:eastAsia="굴림" w:hAnsi="Arial" w:cs="Arial" w:hint="eastAsia"/>
              <w:color w:val="FF0000"/>
              <w:sz w:val="22"/>
            </w:rPr>
          </w:rPrChange>
        </w:rPr>
        <w:t>→</w:t>
      </w:r>
      <w:r w:rsidRPr="00706C18">
        <w:rPr>
          <w:rFonts w:ascii="Arial" w:eastAsia="굴림" w:hAnsi="Arial" w:cs="Arial"/>
          <w:sz w:val="22"/>
          <w:rPrChange w:id="5200" w:author="Keis" w:date="2024-09-06T17:43:00Z">
            <w:rPr>
              <w:rFonts w:ascii="Arial" w:eastAsia="굴림" w:hAnsi="Arial" w:cs="Arial"/>
              <w:color w:val="FF0000"/>
              <w:sz w:val="22"/>
            </w:rPr>
          </w:rPrChange>
        </w:rPr>
        <w:t>Go to D</w:t>
      </w:r>
      <w:r w:rsidR="005A3AD9" w:rsidRPr="00706C18">
        <w:rPr>
          <w:rFonts w:ascii="Arial" w:eastAsia="굴림" w:hAnsi="Arial" w:cs="Arial"/>
          <w:sz w:val="22"/>
          <w:rPrChange w:id="5201" w:author="Keis" w:date="2024-09-06T17:43:00Z">
            <w:rPr>
              <w:rFonts w:ascii="Arial" w:eastAsia="굴림" w:hAnsi="Arial" w:cs="Arial"/>
              <w:color w:val="FF0000"/>
              <w:sz w:val="22"/>
            </w:rPr>
          </w:rPrChange>
        </w:rPr>
        <w:t>add8c_1</w:t>
      </w:r>
    </w:p>
    <w:p w14:paraId="03FE0DCA" w14:textId="77777777" w:rsidR="00E87397" w:rsidRPr="00706C18" w:rsidRDefault="00E87397" w:rsidP="00D12299">
      <w:pPr>
        <w:pStyle w:val="a6"/>
        <w:numPr>
          <w:ilvl w:val="0"/>
          <w:numId w:val="1267"/>
        </w:numPr>
        <w:wordWrap/>
        <w:adjustRightInd w:val="0"/>
        <w:spacing w:line="360" w:lineRule="auto"/>
        <w:ind w:leftChars="0"/>
        <w:rPr>
          <w:rFonts w:ascii="Arial" w:eastAsia="굴림" w:hAnsi="Arial" w:cs="Arial"/>
          <w:sz w:val="22"/>
        </w:rPr>
      </w:pPr>
      <w:r w:rsidRPr="00706C18">
        <w:rPr>
          <w:rFonts w:ascii="Arial" w:eastAsia="굴림" w:hAnsi="Arial" w:cs="Arial"/>
          <w:sz w:val="22"/>
        </w:rPr>
        <w:t>Public work employment program</w:t>
      </w:r>
      <w:r w:rsidRPr="00706C18">
        <w:rPr>
          <w:rFonts w:ascii="Arial" w:eastAsia="굴림" w:hAnsi="Arial" w:cs="Arial"/>
          <w:sz w:val="22"/>
        </w:rPr>
        <w:tab/>
      </w:r>
      <w:r w:rsidRPr="00706C18">
        <w:rPr>
          <w:rFonts w:ascii="Arial" w:eastAsia="굴림" w:hAnsi="Arial" w:cs="Arial" w:hint="eastAsia"/>
          <w:sz w:val="22"/>
          <w:rPrChange w:id="5202" w:author="Keis" w:date="2024-09-06T17:43:00Z">
            <w:rPr>
              <w:rFonts w:ascii="Arial" w:eastAsia="굴림" w:hAnsi="Arial" w:cs="Arial" w:hint="eastAsia"/>
              <w:color w:val="FF0000"/>
              <w:sz w:val="22"/>
            </w:rPr>
          </w:rPrChange>
        </w:rPr>
        <w:t>→</w:t>
      </w:r>
      <w:r w:rsidRPr="00706C18">
        <w:rPr>
          <w:rFonts w:ascii="Arial" w:eastAsia="굴림" w:hAnsi="Arial" w:cs="Arial"/>
          <w:sz w:val="22"/>
          <w:rPrChange w:id="5203" w:author="Keis" w:date="2024-09-06T17:43:00Z">
            <w:rPr>
              <w:rFonts w:ascii="Arial" w:eastAsia="굴림" w:hAnsi="Arial" w:cs="Arial"/>
              <w:color w:val="FF0000"/>
              <w:sz w:val="22"/>
            </w:rPr>
          </w:rPrChange>
        </w:rPr>
        <w:t>Go to D</w:t>
      </w:r>
      <w:r w:rsidR="005A3AD9" w:rsidRPr="00706C18">
        <w:rPr>
          <w:rFonts w:ascii="Arial" w:eastAsia="굴림" w:hAnsi="Arial" w:cs="Arial"/>
          <w:sz w:val="22"/>
          <w:rPrChange w:id="5204" w:author="Keis" w:date="2024-09-06T17:43:00Z">
            <w:rPr>
              <w:rFonts w:ascii="Arial" w:eastAsia="굴림" w:hAnsi="Arial" w:cs="Arial"/>
              <w:color w:val="FF0000"/>
              <w:sz w:val="22"/>
            </w:rPr>
          </w:rPrChange>
        </w:rPr>
        <w:t>add8c_1</w:t>
      </w:r>
    </w:p>
    <w:p w14:paraId="4463B275" w14:textId="77777777" w:rsidR="00E87397" w:rsidRPr="00706C18" w:rsidRDefault="00E87397" w:rsidP="00D12299">
      <w:pPr>
        <w:pStyle w:val="a6"/>
        <w:numPr>
          <w:ilvl w:val="0"/>
          <w:numId w:val="1267"/>
        </w:numPr>
        <w:wordWrap/>
        <w:adjustRightInd w:val="0"/>
        <w:spacing w:line="360" w:lineRule="auto"/>
        <w:ind w:leftChars="0"/>
        <w:rPr>
          <w:rFonts w:ascii="Arial" w:eastAsia="굴림" w:hAnsi="Arial" w:cs="Arial"/>
          <w:sz w:val="22"/>
        </w:rPr>
      </w:pPr>
      <w:r w:rsidRPr="00706C18">
        <w:rPr>
          <w:rFonts w:ascii="Arial" w:eastAsia="굴림" w:hAnsi="Arial" w:cs="Arial"/>
          <w:sz w:val="22"/>
        </w:rPr>
        <w:t>Community employment program</w:t>
      </w:r>
      <w:r w:rsidRPr="00706C18">
        <w:rPr>
          <w:rFonts w:ascii="Arial" w:eastAsia="굴림" w:hAnsi="Arial" w:cs="Arial"/>
          <w:sz w:val="22"/>
        </w:rPr>
        <w:tab/>
      </w:r>
      <w:r w:rsidRPr="00706C18">
        <w:rPr>
          <w:rFonts w:ascii="Arial" w:eastAsia="굴림" w:hAnsi="Arial" w:cs="Arial" w:hint="eastAsia"/>
          <w:sz w:val="22"/>
          <w:rPrChange w:id="5205" w:author="Keis" w:date="2024-09-06T17:43:00Z">
            <w:rPr>
              <w:rFonts w:ascii="Arial" w:eastAsia="굴림" w:hAnsi="Arial" w:cs="Arial" w:hint="eastAsia"/>
              <w:color w:val="FF0000"/>
              <w:sz w:val="22"/>
            </w:rPr>
          </w:rPrChange>
        </w:rPr>
        <w:t>→</w:t>
      </w:r>
      <w:r w:rsidRPr="00706C18">
        <w:rPr>
          <w:rFonts w:ascii="Arial" w:eastAsia="굴림" w:hAnsi="Arial" w:cs="Arial"/>
          <w:sz w:val="22"/>
          <w:rPrChange w:id="5206" w:author="Keis" w:date="2024-09-06T17:43:00Z">
            <w:rPr>
              <w:rFonts w:ascii="Arial" w:eastAsia="굴림" w:hAnsi="Arial" w:cs="Arial"/>
              <w:color w:val="FF0000"/>
              <w:sz w:val="22"/>
            </w:rPr>
          </w:rPrChange>
        </w:rPr>
        <w:t>Go to D</w:t>
      </w:r>
      <w:r w:rsidR="005A3AD9" w:rsidRPr="00706C18">
        <w:rPr>
          <w:rFonts w:ascii="Arial" w:eastAsia="굴림" w:hAnsi="Arial" w:cs="Arial"/>
          <w:sz w:val="22"/>
          <w:rPrChange w:id="5207" w:author="Keis" w:date="2024-09-06T17:43:00Z">
            <w:rPr>
              <w:rFonts w:ascii="Arial" w:eastAsia="굴림" w:hAnsi="Arial" w:cs="Arial"/>
              <w:color w:val="FF0000"/>
              <w:sz w:val="22"/>
            </w:rPr>
          </w:rPrChange>
        </w:rPr>
        <w:t>add8c_1</w:t>
      </w:r>
    </w:p>
    <w:p w14:paraId="3FC2158F" w14:textId="77777777" w:rsidR="00E87397" w:rsidRPr="001D19F6" w:rsidRDefault="00E87397" w:rsidP="00D12299">
      <w:pPr>
        <w:pStyle w:val="a6"/>
        <w:numPr>
          <w:ilvl w:val="0"/>
          <w:numId w:val="126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13C1EDBD" w14:textId="77777777" w:rsidR="00E87397" w:rsidRPr="001D19F6" w:rsidRDefault="00E87397" w:rsidP="00E87397">
      <w:pPr>
        <w:wordWrap/>
        <w:adjustRightInd w:val="0"/>
        <w:spacing w:line="360" w:lineRule="auto"/>
        <w:rPr>
          <w:rFonts w:ascii="Arial" w:eastAsia="굴림" w:hAnsi="Arial" w:cs="Arial"/>
          <w:sz w:val="22"/>
        </w:rPr>
      </w:pPr>
    </w:p>
    <w:p w14:paraId="11CA1686" w14:textId="77777777" w:rsidR="00E87397" w:rsidRPr="001D19F6" w:rsidRDefault="00E87397" w:rsidP="00E87397">
      <w:pPr>
        <w:wordWrap/>
        <w:adjustRightInd w:val="0"/>
        <w:spacing w:line="360" w:lineRule="auto"/>
        <w:rPr>
          <w:rFonts w:ascii="Arial" w:eastAsia="굴림" w:hAnsi="Arial" w:cs="Arial"/>
          <w:sz w:val="22"/>
        </w:rPr>
      </w:pPr>
      <w:r w:rsidRPr="001D19F6">
        <w:rPr>
          <w:rFonts w:ascii="Arial" w:eastAsia="굴림" w:hAnsi="Arial" w:cs="Arial"/>
          <w:sz w:val="22"/>
        </w:rPr>
        <w:t>D344</w:t>
      </w:r>
      <w:r w:rsidR="00BB7133" w:rsidRPr="001D19F6">
        <w:rPr>
          <w:rFonts w:ascii="Arial" w:eastAsia="굴림" w:hAnsi="Arial" w:cs="Arial"/>
          <w:sz w:val="22"/>
        </w:rPr>
        <w:t>_</w:t>
      </w:r>
      <w:r w:rsidRPr="001D19F6">
        <w:rPr>
          <w:rFonts w:ascii="Arial" w:eastAsia="굴림" w:hAnsi="Arial" w:cs="Arial"/>
          <w:sz w:val="22"/>
        </w:rPr>
        <w:t>5. If others, please specify.</w:t>
      </w:r>
    </w:p>
    <w:p w14:paraId="10CEC243" w14:textId="77777777" w:rsidR="00E87397" w:rsidRDefault="00E87397" w:rsidP="00E87397">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66FF44ED" w14:textId="77777777" w:rsidR="005A3AD9" w:rsidRPr="001D19F6" w:rsidRDefault="005A3AD9" w:rsidP="00E87397">
      <w:pPr>
        <w:wordWrap/>
        <w:adjustRightInd w:val="0"/>
        <w:spacing w:line="360" w:lineRule="auto"/>
        <w:rPr>
          <w:rFonts w:ascii="Arial" w:eastAsia="굴림" w:hAnsi="Arial" w:cs="Arial"/>
          <w:kern w:val="0"/>
          <w:sz w:val="22"/>
        </w:rPr>
      </w:pPr>
    </w:p>
    <w:p w14:paraId="6A0427F7" w14:textId="77777777" w:rsidR="005A3AD9" w:rsidRPr="00706C18" w:rsidRDefault="003C66B5" w:rsidP="005A3AD9">
      <w:pPr>
        <w:spacing w:line="372" w:lineRule="auto"/>
        <w:textAlignment w:val="baseline"/>
        <w:rPr>
          <w:rFonts w:ascii="함초롬바탕" w:eastAsia="굴림" w:hAnsi="굴림" w:cs="굴림"/>
          <w:b/>
          <w:bCs/>
          <w:kern w:val="0"/>
          <w:sz w:val="22"/>
          <w:rPrChange w:id="5208" w:author="Keis" w:date="2024-09-06T17:43:00Z">
            <w:rPr>
              <w:rFonts w:ascii="함초롬바탕" w:eastAsia="굴림" w:hAnsi="굴림" w:cs="굴림"/>
              <w:b/>
              <w:bCs/>
              <w:color w:val="FF0000"/>
              <w:kern w:val="0"/>
              <w:sz w:val="22"/>
            </w:rPr>
          </w:rPrChange>
        </w:rPr>
      </w:pPr>
      <w:r w:rsidRPr="00706C18">
        <w:rPr>
          <w:rFonts w:ascii="Arial" w:eastAsia="굴림" w:hAnsi="Arial" w:cs="Arial"/>
          <w:b/>
          <w:kern w:val="0"/>
          <w:sz w:val="22"/>
          <w:rPrChange w:id="5209" w:author="Keis" w:date="2024-09-06T17:43:00Z">
            <w:rPr>
              <w:rFonts w:ascii="Arial" w:eastAsia="굴림" w:hAnsi="Arial" w:cs="Arial"/>
              <w:b/>
              <w:color w:val="FF0000"/>
              <w:kern w:val="0"/>
              <w:sz w:val="22"/>
            </w:rPr>
          </w:rPrChange>
        </w:rPr>
        <w:t>&lt;information of previous job&gt;</w:t>
      </w:r>
    </w:p>
    <w:p w14:paraId="3C7E0FD7" w14:textId="77777777" w:rsidR="005A3AD9" w:rsidRPr="00706C18" w:rsidRDefault="005A3AD9" w:rsidP="005A3AD9">
      <w:pPr>
        <w:spacing w:line="384" w:lineRule="auto"/>
        <w:textAlignment w:val="baseline"/>
        <w:rPr>
          <w:rFonts w:ascii="Arial" w:eastAsia="굴림" w:hAnsi="Arial" w:cs="Arial"/>
          <w:spacing w:val="-2"/>
          <w:kern w:val="0"/>
          <w:sz w:val="22"/>
          <w:rPrChange w:id="5210" w:author="Keis" w:date="2024-09-06T17:43: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211" w:author="Keis" w:date="2024-09-06T17:43:00Z">
            <w:rPr>
              <w:rFonts w:ascii="Arial" w:eastAsia="나눔명조" w:hAnsi="Arial" w:cs="Arial"/>
              <w:color w:val="FF0000"/>
              <w:spacing w:val="-2"/>
              <w:kern w:val="0"/>
              <w:sz w:val="22"/>
            </w:rPr>
          </w:rPrChange>
        </w:rPr>
        <w:t xml:space="preserve">Dadd8c_1. </w:t>
      </w:r>
      <w:r w:rsidR="003C66B5" w:rsidRPr="00706C18">
        <w:rPr>
          <w:rFonts w:ascii="Arial" w:eastAsia="나눔명조" w:hAnsi="Arial" w:cs="Arial"/>
          <w:spacing w:val="-2"/>
          <w:kern w:val="0"/>
          <w:sz w:val="22"/>
          <w:rPrChange w:id="5212" w:author="Keis" w:date="2024-09-06T17:43:00Z">
            <w:rPr>
              <w:rFonts w:ascii="Arial" w:eastAsia="나눔명조" w:hAnsi="Arial" w:cs="Arial"/>
              <w:color w:val="FF0000"/>
              <w:spacing w:val="-2"/>
              <w:kern w:val="0"/>
              <w:sz w:val="22"/>
            </w:rPr>
          </w:rPrChange>
        </w:rPr>
        <w:t>What was the type of the previous job that you worked for?</w:t>
      </w:r>
    </w:p>
    <w:p w14:paraId="7E519E0D" w14:textId="77777777" w:rsidR="005F7FAF" w:rsidRPr="00706C18" w:rsidRDefault="005F7FAF" w:rsidP="005F7FAF">
      <w:pPr>
        <w:pStyle w:val="a6"/>
        <w:numPr>
          <w:ilvl w:val="0"/>
          <w:numId w:val="1381"/>
        </w:numPr>
        <w:spacing w:line="384" w:lineRule="auto"/>
        <w:ind w:leftChars="0"/>
        <w:textAlignment w:val="baseline"/>
        <w:rPr>
          <w:ins w:id="5213" w:author="Keis" w:date="2024-09-06T13:50:00Z"/>
          <w:rFonts w:ascii="Arial" w:eastAsia="굴림" w:hAnsi="Arial" w:cs="Arial"/>
          <w:spacing w:val="-2"/>
          <w:kern w:val="0"/>
          <w:sz w:val="22"/>
          <w:rPrChange w:id="5214" w:author="Keis" w:date="2024-09-06T17:43:00Z">
            <w:rPr>
              <w:ins w:id="5215" w:author="Keis" w:date="2024-09-06T13:50:00Z"/>
              <w:rFonts w:ascii="Arial" w:eastAsia="굴림" w:hAnsi="Arial" w:cs="Arial"/>
              <w:color w:val="000000"/>
              <w:spacing w:val="-2"/>
              <w:kern w:val="0"/>
              <w:sz w:val="22"/>
            </w:rPr>
          </w:rPrChange>
        </w:rPr>
      </w:pPr>
      <w:ins w:id="5216" w:author="Keis" w:date="2024-09-06T13:50:00Z">
        <w:r w:rsidRPr="00706C18">
          <w:rPr>
            <w:rFonts w:ascii="Arial" w:eastAsia="나눔명조" w:hAnsi="Arial" w:cs="Arial"/>
            <w:spacing w:val="-2"/>
            <w:kern w:val="0"/>
            <w:sz w:val="22"/>
            <w:rPrChange w:id="5217" w:author="Keis" w:date="2024-09-06T17:43:00Z">
              <w:rPr>
                <w:rFonts w:ascii="Arial" w:eastAsia="나눔명조" w:hAnsi="Arial" w:cs="Arial"/>
                <w:color w:val="FF0000"/>
                <w:spacing w:val="-2"/>
                <w:kern w:val="0"/>
                <w:sz w:val="22"/>
              </w:rPr>
            </w:rPrChange>
          </w:rPr>
          <w:t>I was employed by another person or company and paid a wage.</w:t>
        </w:r>
      </w:ins>
    </w:p>
    <w:p w14:paraId="1C295FE5" w14:textId="77777777" w:rsidR="005F7FAF" w:rsidRPr="00FF1D2F" w:rsidRDefault="005F7FAF" w:rsidP="005F7FAF">
      <w:pPr>
        <w:pStyle w:val="a6"/>
        <w:numPr>
          <w:ilvl w:val="0"/>
          <w:numId w:val="1381"/>
        </w:numPr>
        <w:wordWrap/>
        <w:spacing w:line="360" w:lineRule="auto"/>
        <w:ind w:leftChars="0"/>
        <w:jc w:val="left"/>
        <w:outlineLvl w:val="0"/>
        <w:rPr>
          <w:ins w:id="5218" w:author="Keis" w:date="2024-09-06T13:50:00Z"/>
          <w:rFonts w:ascii="Arial" w:eastAsia="굴림" w:hAnsi="Arial" w:cs="Arial"/>
          <w:color w:val="00B050"/>
          <w:sz w:val="22"/>
        </w:rPr>
      </w:pPr>
      <w:ins w:id="5219" w:author="Keis" w:date="2024-09-06T13:50:00Z">
        <w:r w:rsidRPr="00FF1D2F">
          <w:rPr>
            <w:rFonts w:ascii="Arial" w:eastAsia="굴림" w:hAnsi="Arial" w:cs="Arial"/>
            <w:color w:val="00B050"/>
            <w:sz w:val="22"/>
          </w:rPr>
          <w:t xml:space="preserve">I was self-employed </w:t>
        </w:r>
        <w:r w:rsidRPr="006A4B8E">
          <w:rPr>
            <w:rFonts w:ascii="Arial" w:eastAsia="굴림" w:hAnsi="Arial" w:cs="Arial"/>
            <w:color w:val="00B050"/>
            <w:sz w:val="22"/>
          </w:rPr>
          <w:t>with employees</w:t>
        </w:r>
        <w:r w:rsidRPr="00FF1D2F">
          <w:rPr>
            <w:rFonts w:ascii="Arial" w:eastAsia="굴림" w:hAnsi="Arial" w:cs="Arial"/>
            <w:color w:val="00B050"/>
            <w:sz w:val="22"/>
          </w:rPr>
          <w:t xml:space="preserve">. </w:t>
        </w:r>
      </w:ins>
    </w:p>
    <w:p w14:paraId="7A50A1BD" w14:textId="77777777" w:rsidR="005F7FAF" w:rsidRPr="00FF1D2F" w:rsidRDefault="005F7FAF" w:rsidP="005F7FAF">
      <w:pPr>
        <w:pStyle w:val="a6"/>
        <w:numPr>
          <w:ilvl w:val="0"/>
          <w:numId w:val="1381"/>
        </w:numPr>
        <w:spacing w:line="384" w:lineRule="auto"/>
        <w:ind w:leftChars="0"/>
        <w:textAlignment w:val="baseline"/>
        <w:rPr>
          <w:ins w:id="5220" w:author="Keis" w:date="2024-09-06T13:50:00Z"/>
          <w:rFonts w:ascii="Arial" w:eastAsia="굴림" w:hAnsi="Arial" w:cs="Arial"/>
          <w:color w:val="000000"/>
          <w:spacing w:val="-2"/>
          <w:kern w:val="0"/>
          <w:sz w:val="22"/>
        </w:rPr>
      </w:pPr>
      <w:ins w:id="5221" w:author="Keis" w:date="2024-09-06T13:50:00Z">
        <w:r w:rsidRPr="00DD76F4">
          <w:rPr>
            <w:rFonts w:ascii="Arial" w:eastAsia="굴림" w:hAnsi="Arial" w:cs="Arial"/>
            <w:color w:val="00B050"/>
            <w:sz w:val="22"/>
          </w:rPr>
          <w:t xml:space="preserve">I </w:t>
        </w:r>
        <w:r>
          <w:rPr>
            <w:rFonts w:ascii="Arial" w:eastAsia="굴림" w:hAnsi="Arial" w:cs="Arial"/>
            <w:color w:val="00B050"/>
            <w:sz w:val="22"/>
          </w:rPr>
          <w:t>was</w:t>
        </w:r>
        <w:r w:rsidRPr="00DD76F4">
          <w:rPr>
            <w:rFonts w:ascii="Arial" w:eastAsia="굴림" w:hAnsi="Arial" w:cs="Arial"/>
            <w:color w:val="00B050"/>
            <w:sz w:val="22"/>
          </w:rPr>
          <w:t xml:space="preserve"> self-employed without employees. </w:t>
        </w:r>
      </w:ins>
    </w:p>
    <w:p w14:paraId="0259CFCB" w14:textId="77777777" w:rsidR="005F7FAF" w:rsidRPr="00706C18" w:rsidRDefault="005F7FAF" w:rsidP="005F7FAF">
      <w:pPr>
        <w:pStyle w:val="a6"/>
        <w:numPr>
          <w:ilvl w:val="0"/>
          <w:numId w:val="1381"/>
        </w:numPr>
        <w:spacing w:line="384" w:lineRule="auto"/>
        <w:ind w:leftChars="0"/>
        <w:textAlignment w:val="baseline"/>
        <w:rPr>
          <w:ins w:id="5222" w:author="Keis" w:date="2024-09-06T13:50:00Z"/>
          <w:rFonts w:ascii="Arial" w:eastAsia="굴림" w:hAnsi="Arial" w:cs="Arial"/>
          <w:spacing w:val="-2"/>
          <w:kern w:val="0"/>
          <w:sz w:val="22"/>
          <w:rPrChange w:id="5223" w:author="Keis" w:date="2024-09-06T17:43:00Z">
            <w:rPr>
              <w:ins w:id="5224" w:author="Keis" w:date="2024-09-06T13:50:00Z"/>
              <w:rFonts w:ascii="Arial" w:eastAsia="굴림" w:hAnsi="Arial" w:cs="Arial"/>
              <w:color w:val="000000"/>
              <w:spacing w:val="-2"/>
              <w:kern w:val="0"/>
              <w:sz w:val="22"/>
            </w:rPr>
          </w:rPrChange>
        </w:rPr>
      </w:pPr>
      <w:ins w:id="5225" w:author="Keis" w:date="2024-09-06T13:50:00Z">
        <w:r w:rsidRPr="00706C18">
          <w:rPr>
            <w:rFonts w:ascii="Arial" w:eastAsia="나눔명조" w:hAnsi="Arial" w:cs="Arial"/>
            <w:spacing w:val="-2"/>
            <w:kern w:val="0"/>
            <w:sz w:val="22"/>
            <w:rPrChange w:id="5226" w:author="Keis" w:date="2024-09-06T17:43:00Z">
              <w:rPr>
                <w:rFonts w:ascii="Arial" w:eastAsia="나눔명조" w:hAnsi="Arial" w:cs="Arial"/>
                <w:color w:val="FF0000"/>
                <w:spacing w:val="-2"/>
                <w:kern w:val="0"/>
                <w:sz w:val="22"/>
              </w:rPr>
            </w:rPrChange>
          </w:rPr>
          <w:t>I helped at my family’s business for over 18 hours a week without being paid</w:t>
        </w:r>
      </w:ins>
    </w:p>
    <w:p w14:paraId="4A85433C" w14:textId="77777777" w:rsidR="005F7FAF" w:rsidRPr="00706C18" w:rsidRDefault="005F7FAF" w:rsidP="005F7FAF">
      <w:pPr>
        <w:pStyle w:val="a6"/>
        <w:numPr>
          <w:ilvl w:val="0"/>
          <w:numId w:val="1381"/>
        </w:numPr>
        <w:spacing w:line="384" w:lineRule="auto"/>
        <w:ind w:leftChars="0"/>
        <w:textAlignment w:val="baseline"/>
        <w:rPr>
          <w:ins w:id="5227" w:author="Keis" w:date="2024-09-06T13:50:00Z"/>
          <w:rFonts w:ascii="Arial" w:eastAsia="굴림" w:hAnsi="Arial" w:cs="Arial"/>
          <w:spacing w:val="-2"/>
          <w:kern w:val="0"/>
          <w:sz w:val="22"/>
          <w:rPrChange w:id="5228" w:author="Keis" w:date="2024-09-06T17:43:00Z">
            <w:rPr>
              <w:ins w:id="5229" w:author="Keis" w:date="2024-09-06T13:50:00Z"/>
              <w:rFonts w:ascii="Arial" w:eastAsia="굴림" w:hAnsi="Arial" w:cs="Arial"/>
              <w:color w:val="000000"/>
              <w:spacing w:val="-2"/>
              <w:kern w:val="0"/>
              <w:sz w:val="22"/>
            </w:rPr>
          </w:rPrChange>
        </w:rPr>
      </w:pPr>
      <w:ins w:id="5230" w:author="Keis" w:date="2024-09-06T13:50:00Z">
        <w:r w:rsidRPr="00706C18">
          <w:rPr>
            <w:rFonts w:ascii="Arial" w:eastAsia="나눔명조" w:hAnsi="Arial" w:cs="Arial"/>
            <w:spacing w:val="-2"/>
            <w:kern w:val="0"/>
            <w:sz w:val="22"/>
            <w:rPrChange w:id="5231" w:author="Keis" w:date="2024-09-06T17:43:00Z">
              <w:rPr>
                <w:rFonts w:ascii="Arial" w:eastAsia="나눔명조" w:hAnsi="Arial" w:cs="Arial"/>
                <w:color w:val="FF0000"/>
                <w:spacing w:val="-2"/>
                <w:kern w:val="0"/>
                <w:sz w:val="22"/>
              </w:rPr>
            </w:rPrChange>
          </w:rPr>
          <w:t xml:space="preserve">Others (case of doing something obvious) </w:t>
        </w:r>
      </w:ins>
    </w:p>
    <w:p w14:paraId="4B326E2A" w14:textId="7F95456A" w:rsidR="0088794D" w:rsidRPr="00706C18" w:rsidDel="005F7FAF" w:rsidRDefault="0088794D" w:rsidP="0088794D">
      <w:pPr>
        <w:pStyle w:val="a6"/>
        <w:numPr>
          <w:ilvl w:val="0"/>
          <w:numId w:val="1360"/>
        </w:numPr>
        <w:spacing w:line="384" w:lineRule="auto"/>
        <w:ind w:leftChars="0"/>
        <w:textAlignment w:val="baseline"/>
        <w:rPr>
          <w:del w:id="5232" w:author="Keis" w:date="2024-09-06T13:50:00Z"/>
          <w:rFonts w:ascii="Arial" w:eastAsia="굴림" w:hAnsi="Arial" w:cs="Arial"/>
          <w:spacing w:val="-2"/>
          <w:kern w:val="0"/>
          <w:sz w:val="22"/>
          <w:rPrChange w:id="5233" w:author="Keis" w:date="2024-09-06T17:43:00Z">
            <w:rPr>
              <w:del w:id="5234" w:author="Keis" w:date="2024-09-06T13:50:00Z"/>
              <w:rFonts w:ascii="Arial" w:eastAsia="굴림" w:hAnsi="Arial" w:cs="Arial"/>
              <w:color w:val="000000"/>
              <w:spacing w:val="-2"/>
              <w:kern w:val="0"/>
              <w:sz w:val="22"/>
            </w:rPr>
          </w:rPrChange>
        </w:rPr>
      </w:pPr>
      <w:del w:id="5235" w:author="Keis" w:date="2024-09-06T13:50:00Z">
        <w:r w:rsidRPr="00706C18" w:rsidDel="005F7FAF">
          <w:rPr>
            <w:rFonts w:ascii="Arial" w:eastAsia="나눔명조" w:hAnsi="Arial" w:cs="Arial"/>
            <w:spacing w:val="-2"/>
            <w:kern w:val="0"/>
            <w:sz w:val="22"/>
            <w:rPrChange w:id="5236" w:author="Keis" w:date="2024-09-06T17:43:00Z">
              <w:rPr>
                <w:rFonts w:ascii="Arial" w:eastAsia="나눔명조" w:hAnsi="Arial" w:cs="Arial"/>
                <w:color w:val="FF0000"/>
                <w:spacing w:val="-2"/>
                <w:kern w:val="0"/>
                <w:sz w:val="22"/>
              </w:rPr>
            </w:rPrChange>
          </w:rPr>
          <w:delText>I was employed by another person or company and paid a wage.</w:delText>
        </w:r>
      </w:del>
    </w:p>
    <w:p w14:paraId="68B930E6" w14:textId="62D5CDDD" w:rsidR="0088794D" w:rsidRPr="00706C18" w:rsidDel="005F7FAF" w:rsidRDefault="0088794D" w:rsidP="0088794D">
      <w:pPr>
        <w:pStyle w:val="a6"/>
        <w:numPr>
          <w:ilvl w:val="0"/>
          <w:numId w:val="1360"/>
        </w:numPr>
        <w:spacing w:line="384" w:lineRule="auto"/>
        <w:ind w:leftChars="0"/>
        <w:textAlignment w:val="baseline"/>
        <w:rPr>
          <w:del w:id="5237" w:author="Keis" w:date="2024-09-06T13:50:00Z"/>
          <w:rFonts w:ascii="Arial" w:eastAsia="굴림" w:hAnsi="Arial" w:cs="Arial"/>
          <w:spacing w:val="-2"/>
          <w:kern w:val="0"/>
          <w:sz w:val="22"/>
          <w:rPrChange w:id="5238" w:author="Keis" w:date="2024-09-06T17:43:00Z">
            <w:rPr>
              <w:del w:id="5239" w:author="Keis" w:date="2024-09-06T13:50:00Z"/>
              <w:rFonts w:ascii="Arial" w:eastAsia="굴림" w:hAnsi="Arial" w:cs="Arial"/>
              <w:color w:val="000000"/>
              <w:spacing w:val="-2"/>
              <w:kern w:val="0"/>
              <w:sz w:val="22"/>
            </w:rPr>
          </w:rPrChange>
        </w:rPr>
      </w:pPr>
      <w:del w:id="5240" w:author="Keis" w:date="2024-09-06T13:50:00Z">
        <w:r w:rsidRPr="00706C18" w:rsidDel="005F7FAF">
          <w:rPr>
            <w:rFonts w:ascii="Arial" w:eastAsia="나눔명조" w:hAnsi="Arial" w:cs="Arial"/>
            <w:spacing w:val="-2"/>
            <w:kern w:val="0"/>
            <w:sz w:val="22"/>
            <w:rPrChange w:id="5241" w:author="Keis" w:date="2024-09-06T17:43:00Z">
              <w:rPr>
                <w:rFonts w:ascii="Arial" w:eastAsia="나눔명조" w:hAnsi="Arial" w:cs="Arial"/>
                <w:color w:val="FF0000"/>
                <w:spacing w:val="-2"/>
                <w:kern w:val="0"/>
                <w:sz w:val="22"/>
              </w:rPr>
            </w:rPrChange>
          </w:rPr>
          <w:delText>I ran my own business.</w:delText>
        </w:r>
      </w:del>
    </w:p>
    <w:p w14:paraId="2395DA1F" w14:textId="719E6782" w:rsidR="0088794D" w:rsidRPr="00706C18" w:rsidDel="005F7FAF" w:rsidRDefault="0088794D" w:rsidP="0088794D">
      <w:pPr>
        <w:pStyle w:val="a6"/>
        <w:numPr>
          <w:ilvl w:val="0"/>
          <w:numId w:val="691"/>
        </w:numPr>
        <w:spacing w:line="384" w:lineRule="auto"/>
        <w:ind w:leftChars="0"/>
        <w:textAlignment w:val="baseline"/>
        <w:rPr>
          <w:del w:id="5242" w:author="Keis" w:date="2024-09-06T13:50:00Z"/>
          <w:rFonts w:ascii="Arial" w:eastAsia="굴림" w:hAnsi="Arial" w:cs="Arial"/>
          <w:spacing w:val="-2"/>
          <w:kern w:val="0"/>
          <w:sz w:val="22"/>
          <w:rPrChange w:id="5243" w:author="Keis" w:date="2024-09-06T17:43:00Z">
            <w:rPr>
              <w:del w:id="5244" w:author="Keis" w:date="2024-09-06T13:50:00Z"/>
              <w:rFonts w:ascii="Arial" w:eastAsia="굴림" w:hAnsi="Arial" w:cs="Arial"/>
              <w:color w:val="000000"/>
              <w:spacing w:val="-2"/>
              <w:kern w:val="0"/>
              <w:sz w:val="22"/>
            </w:rPr>
          </w:rPrChange>
        </w:rPr>
      </w:pPr>
      <w:del w:id="5245" w:author="Keis" w:date="2024-09-06T13:50:00Z">
        <w:r w:rsidRPr="00706C18" w:rsidDel="005F7FAF">
          <w:rPr>
            <w:rFonts w:ascii="Arial" w:eastAsia="나눔명조" w:hAnsi="Arial" w:cs="Arial"/>
            <w:spacing w:val="-2"/>
            <w:kern w:val="0"/>
            <w:sz w:val="22"/>
            <w:rPrChange w:id="5246" w:author="Keis" w:date="2024-09-06T17:43:00Z">
              <w:rPr>
                <w:rFonts w:ascii="Arial" w:eastAsia="나눔명조" w:hAnsi="Arial" w:cs="Arial"/>
                <w:color w:val="FF0000"/>
                <w:spacing w:val="-2"/>
                <w:kern w:val="0"/>
                <w:sz w:val="22"/>
              </w:rPr>
            </w:rPrChange>
          </w:rPr>
          <w:delText>I helped at my family’s business for over 18 hours a week without being paid</w:delText>
        </w:r>
      </w:del>
    </w:p>
    <w:p w14:paraId="46DDA6B0" w14:textId="66A26034" w:rsidR="0088794D" w:rsidRPr="00706C18" w:rsidDel="005F7FAF" w:rsidRDefault="0088794D" w:rsidP="0088794D">
      <w:pPr>
        <w:pStyle w:val="a6"/>
        <w:numPr>
          <w:ilvl w:val="0"/>
          <w:numId w:val="691"/>
        </w:numPr>
        <w:spacing w:line="384" w:lineRule="auto"/>
        <w:ind w:leftChars="0"/>
        <w:textAlignment w:val="baseline"/>
        <w:rPr>
          <w:del w:id="5247" w:author="Keis" w:date="2024-09-06T13:50:00Z"/>
          <w:rFonts w:ascii="Arial" w:eastAsia="굴림" w:hAnsi="Arial" w:cs="Arial"/>
          <w:spacing w:val="-2"/>
          <w:kern w:val="0"/>
          <w:sz w:val="22"/>
          <w:rPrChange w:id="5248" w:author="Keis" w:date="2024-09-06T17:43:00Z">
            <w:rPr>
              <w:del w:id="5249" w:author="Keis" w:date="2024-09-06T13:50:00Z"/>
              <w:rFonts w:ascii="Arial" w:eastAsia="굴림" w:hAnsi="Arial" w:cs="Arial"/>
              <w:color w:val="000000"/>
              <w:spacing w:val="-2"/>
              <w:kern w:val="0"/>
              <w:sz w:val="22"/>
            </w:rPr>
          </w:rPrChange>
        </w:rPr>
      </w:pPr>
      <w:del w:id="5250" w:author="Keis" w:date="2024-09-06T13:50:00Z">
        <w:r w:rsidRPr="00706C18" w:rsidDel="005F7FAF">
          <w:rPr>
            <w:rFonts w:ascii="Arial" w:eastAsia="나눔명조" w:hAnsi="Arial" w:cs="Arial"/>
            <w:spacing w:val="-2"/>
            <w:kern w:val="0"/>
            <w:sz w:val="22"/>
            <w:rPrChange w:id="5251" w:author="Keis" w:date="2024-09-06T17:43:00Z">
              <w:rPr>
                <w:rFonts w:ascii="Arial" w:eastAsia="나눔명조" w:hAnsi="Arial" w:cs="Arial"/>
                <w:color w:val="FF0000"/>
                <w:spacing w:val="-2"/>
                <w:kern w:val="0"/>
                <w:sz w:val="22"/>
              </w:rPr>
            </w:rPrChange>
          </w:rPr>
          <w:delText xml:space="preserve">Others (case of doing something obvious) </w:delText>
        </w:r>
      </w:del>
    </w:p>
    <w:p w14:paraId="40507618" w14:textId="77777777" w:rsidR="005A3AD9" w:rsidRPr="00706C18" w:rsidRDefault="005A3AD9" w:rsidP="005A3AD9">
      <w:pPr>
        <w:spacing w:line="372" w:lineRule="auto"/>
        <w:textAlignment w:val="baseline"/>
        <w:rPr>
          <w:rFonts w:ascii="Arial" w:eastAsia="굴림" w:hAnsi="Arial" w:cs="Arial"/>
          <w:b/>
          <w:bCs/>
          <w:kern w:val="0"/>
          <w:sz w:val="22"/>
          <w:rPrChange w:id="5252" w:author="Keis" w:date="2024-09-06T17:43:00Z">
            <w:rPr>
              <w:rFonts w:ascii="Arial" w:eastAsia="굴림" w:hAnsi="Arial" w:cs="Arial"/>
              <w:b/>
              <w:bCs/>
              <w:color w:val="0000FF"/>
              <w:kern w:val="0"/>
              <w:sz w:val="22"/>
            </w:rPr>
          </w:rPrChange>
        </w:rPr>
      </w:pPr>
    </w:p>
    <w:p w14:paraId="69CF4D7C" w14:textId="77777777" w:rsidR="00800357" w:rsidRPr="00706C18" w:rsidRDefault="00800357" w:rsidP="00800357">
      <w:pPr>
        <w:spacing w:line="372" w:lineRule="auto"/>
        <w:textAlignment w:val="baseline"/>
        <w:rPr>
          <w:rFonts w:ascii="Arial" w:eastAsia="굴림" w:hAnsi="Arial" w:cs="Arial"/>
          <w:b/>
          <w:bCs/>
          <w:kern w:val="0"/>
          <w:sz w:val="22"/>
          <w:rPrChange w:id="5253" w:author="Keis" w:date="2024-09-06T17:43:00Z">
            <w:rPr>
              <w:rFonts w:ascii="Arial" w:eastAsia="굴림" w:hAnsi="Arial" w:cs="Arial"/>
              <w:b/>
              <w:bCs/>
              <w:color w:val="FF0000"/>
              <w:kern w:val="0"/>
              <w:sz w:val="22"/>
            </w:rPr>
          </w:rPrChange>
        </w:rPr>
      </w:pPr>
      <w:r w:rsidRPr="00706C18">
        <w:rPr>
          <w:rFonts w:ascii="Arial" w:eastAsia="굴림체" w:hAnsi="Arial" w:cs="Arial"/>
          <w:b/>
          <w:bCs/>
          <w:kern w:val="0"/>
          <w:sz w:val="22"/>
          <w:rPrChange w:id="5254" w:author="Keis" w:date="2024-09-06T17:43:00Z">
            <w:rPr>
              <w:rFonts w:ascii="Arial" w:eastAsia="굴림체" w:hAnsi="Arial" w:cs="Arial"/>
              <w:b/>
              <w:bCs/>
              <w:color w:val="FF0000"/>
              <w:kern w:val="0"/>
              <w:sz w:val="22"/>
            </w:rPr>
          </w:rPrChange>
        </w:rPr>
        <w:t>&lt;Wage Peak System&gt;</w:t>
      </w:r>
    </w:p>
    <w:p w14:paraId="50DC74EC" w14:textId="77777777" w:rsidR="005A3AD9" w:rsidRPr="00706C18" w:rsidRDefault="005A3AD9" w:rsidP="005A3AD9">
      <w:pPr>
        <w:spacing w:line="384" w:lineRule="auto"/>
        <w:textAlignment w:val="baseline"/>
        <w:rPr>
          <w:rFonts w:ascii="Arial" w:eastAsia="굴림" w:hAnsi="Arial" w:cs="Arial"/>
          <w:kern w:val="0"/>
          <w:sz w:val="22"/>
          <w:rPrChange w:id="5255" w:author="Keis" w:date="2024-09-06T17:43:00Z">
            <w:rPr>
              <w:rFonts w:ascii="Arial" w:eastAsia="굴림" w:hAnsi="Arial" w:cs="Arial"/>
              <w:color w:val="000000"/>
              <w:kern w:val="0"/>
              <w:sz w:val="22"/>
            </w:rPr>
          </w:rPrChange>
        </w:rPr>
      </w:pPr>
      <w:r w:rsidRPr="00706C18">
        <w:rPr>
          <w:rFonts w:ascii="Arial" w:eastAsia="나눔명조" w:hAnsi="Arial" w:cs="Arial"/>
          <w:spacing w:val="-2"/>
          <w:kern w:val="0"/>
          <w:sz w:val="22"/>
          <w:rPrChange w:id="5256" w:author="Keis" w:date="2024-09-06T17:43:00Z">
            <w:rPr>
              <w:rFonts w:ascii="Arial" w:eastAsia="나눔명조" w:hAnsi="Arial" w:cs="Arial"/>
              <w:color w:val="FF0000"/>
              <w:spacing w:val="-2"/>
              <w:kern w:val="0"/>
              <w:sz w:val="22"/>
            </w:rPr>
          </w:rPrChange>
        </w:rPr>
        <w:t xml:space="preserve">Dadd8c_2. </w:t>
      </w:r>
      <w:r w:rsidR="00357AFD" w:rsidRPr="00706C18">
        <w:rPr>
          <w:rFonts w:ascii="Arial" w:eastAsia="나눔명조" w:hAnsi="Arial" w:cs="Arial"/>
          <w:spacing w:val="-2"/>
          <w:kern w:val="0"/>
          <w:sz w:val="22"/>
          <w:rPrChange w:id="5257" w:author="Keis" w:date="2024-09-06T17:43:00Z">
            <w:rPr>
              <w:rFonts w:ascii="Arial" w:eastAsia="나눔명조" w:hAnsi="Arial" w:cs="Arial"/>
              <w:color w:val="FF0000"/>
              <w:spacing w:val="-2"/>
              <w:kern w:val="0"/>
              <w:sz w:val="22"/>
            </w:rPr>
          </w:rPrChange>
        </w:rPr>
        <w:t>Have you ever heard of the wage peak system?</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5A3AD9" w:rsidRPr="005A3AD9" w14:paraId="70CDAE14" w14:textId="77777777" w:rsidTr="005A3AD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EE7700" w14:textId="77777777" w:rsidR="005F7FAF" w:rsidRPr="00FF1D2F" w:rsidRDefault="005F7FAF" w:rsidP="005F7FAF">
            <w:pPr>
              <w:spacing w:line="384" w:lineRule="auto"/>
              <w:textAlignment w:val="baseline"/>
              <w:rPr>
                <w:ins w:id="5258" w:author="Keis" w:date="2024-09-06T13:51:00Z"/>
                <w:rFonts w:ascii="함초롬바탕" w:eastAsia="굴림" w:hAnsi="굴림" w:cs="굴림"/>
                <w:color w:val="00B050"/>
                <w:kern w:val="0"/>
                <w:szCs w:val="20"/>
              </w:rPr>
            </w:pPr>
            <w:ins w:id="5259" w:author="Keis" w:date="2024-09-06T13:51:00Z">
              <w:r w:rsidRPr="00FF1D2F">
                <w:rPr>
                  <w:rFonts w:ascii="나눔명조" w:eastAsia="나눔명조" w:hAnsi="나눔명조" w:cs="굴림"/>
                  <w:b/>
                  <w:bCs/>
                  <w:color w:val="00B050"/>
                  <w:spacing w:val="-2"/>
                  <w:kern w:val="0"/>
                  <w:sz w:val="18"/>
                  <w:szCs w:val="18"/>
                </w:rPr>
                <w:t>What is the wage peak system?</w:t>
              </w:r>
              <w:r w:rsidRPr="00FF1D2F">
                <w:rPr>
                  <w:rFonts w:ascii="함초롬바탕" w:eastAsia="나눔명조" w:hAnsi="굴림" w:cs="굴림"/>
                  <w:color w:val="00B050"/>
                  <w:spacing w:val="-2"/>
                  <w:kern w:val="0"/>
                  <w:sz w:val="18"/>
                  <w:szCs w:val="18"/>
                </w:rPr>
                <w:t xml:space="preserve"> </w:t>
              </w:r>
              <w:r w:rsidRPr="00FF1D2F">
                <w:rPr>
                  <w:rFonts w:ascii="나눔명조" w:eastAsia="나눔명조" w:hAnsi="나눔명조" w:cs="굴림"/>
                  <w:color w:val="00B050"/>
                  <w:spacing w:val="-2"/>
                  <w:kern w:val="0"/>
                  <w:sz w:val="18"/>
                  <w:szCs w:val="18"/>
                </w:rPr>
                <w:t>The wage peak system is designed to ensure continuous employment for workers. Specifically, it revolves around lowering wages in return of extended employment after a certain age as determined by the labor-management agreement.</w:t>
              </w:r>
            </w:ins>
          </w:p>
          <w:p w14:paraId="347E6AA3" w14:textId="20582F24" w:rsidR="005A3AD9" w:rsidRPr="005A3AD9" w:rsidRDefault="005F7FAF">
            <w:pPr>
              <w:spacing w:line="384" w:lineRule="auto"/>
              <w:textAlignment w:val="baseline"/>
              <w:rPr>
                <w:rFonts w:ascii="Arial" w:eastAsia="굴림" w:hAnsi="Arial" w:cs="Arial"/>
                <w:color w:val="000000"/>
                <w:kern w:val="0"/>
                <w:sz w:val="22"/>
              </w:rPr>
              <w:pPrChange w:id="5260" w:author="Keis" w:date="2024-09-06T13:51:00Z">
                <w:pPr>
                  <w:spacing w:line="56" w:lineRule="atLeast"/>
                  <w:textAlignment w:val="baseline"/>
                </w:pPr>
              </w:pPrChange>
            </w:pPr>
            <w:ins w:id="5261" w:author="Keis" w:date="2024-09-06T13:51:00Z">
              <w:r w:rsidRPr="00FF1D2F">
                <w:rPr>
                  <w:rFonts w:ascii="나눔명조" w:eastAsia="나눔명조" w:hAnsi="나눔명조" w:cs="굴림" w:hint="eastAsia"/>
                  <w:color w:val="00B050"/>
                  <w:spacing w:val="-2"/>
                  <w:kern w:val="0"/>
                  <w:sz w:val="18"/>
                  <w:szCs w:val="18"/>
                </w:rPr>
                <w:t>※</w:t>
              </w:r>
              <w:r w:rsidRPr="00FF1D2F">
                <w:rPr>
                  <w:rFonts w:ascii="나눔명조" w:eastAsia="나눔명조" w:hAnsi="나눔명조" w:cs="굴림"/>
                  <w:color w:val="00B050"/>
                  <w:spacing w:val="-2"/>
                  <w:kern w:val="0"/>
                  <w:sz w:val="18"/>
                  <w:szCs w:val="18"/>
                </w:rPr>
                <w:t xml:space="preserve"> Supreme Court ruled against ‘Maintaining Retirement-Age’ without extending it, but the Wage Peak System is valid to the extent that it is implemented in </w:t>
              </w:r>
              <w:proofErr w:type="spellStart"/>
              <w:r w:rsidRPr="00FF1D2F">
                <w:rPr>
                  <w:rFonts w:ascii="나눔명조" w:eastAsia="나눔명조" w:hAnsi="나눔명조" w:cs="굴림"/>
                  <w:color w:val="00B050"/>
                  <w:spacing w:val="-2"/>
                  <w:kern w:val="0"/>
                  <w:sz w:val="18"/>
                  <w:szCs w:val="18"/>
                </w:rPr>
                <w:t>conjuction</w:t>
              </w:r>
              <w:proofErr w:type="spellEnd"/>
              <w:r w:rsidRPr="00FF1D2F">
                <w:rPr>
                  <w:rFonts w:ascii="나눔명조" w:eastAsia="나눔명조" w:hAnsi="나눔명조" w:cs="굴림"/>
                  <w:color w:val="00B050"/>
                  <w:spacing w:val="-2"/>
                  <w:kern w:val="0"/>
                  <w:sz w:val="18"/>
                  <w:szCs w:val="18"/>
                </w:rPr>
                <w:t xml:space="preserve"> with extending the retirement age or rehiring workers in a different position after retirement.</w:t>
              </w:r>
            </w:ins>
            <w:del w:id="5262" w:author="Keis" w:date="2024-09-06T13:51:00Z">
              <w:r w:rsidR="00357AFD" w:rsidRPr="005170E6" w:rsidDel="005F7FAF">
                <w:rPr>
                  <w:rFonts w:ascii="Arial" w:eastAsia="나눔명조" w:hAnsi="Arial" w:cs="Arial" w:hint="eastAsia"/>
                  <w:b/>
                  <w:bCs/>
                  <w:color w:val="FF0000"/>
                  <w:spacing w:val="-2"/>
                  <w:kern w:val="0"/>
                  <w:sz w:val="22"/>
                </w:rPr>
                <w:delText>What is the w</w:delText>
              </w:r>
              <w:r w:rsidR="00C6055F" w:rsidRPr="005170E6" w:rsidDel="005F7FAF">
                <w:rPr>
                  <w:rFonts w:ascii="Arial" w:eastAsia="나눔명조" w:hAnsi="Arial" w:cs="Arial" w:hint="eastAsia"/>
                  <w:b/>
                  <w:bCs/>
                  <w:color w:val="FF0000"/>
                  <w:spacing w:val="-2"/>
                  <w:kern w:val="0"/>
                  <w:sz w:val="22"/>
                </w:rPr>
                <w:delText>age peak system</w:delText>
              </w:r>
              <w:r w:rsidR="00C6055F" w:rsidRPr="005170E6" w:rsidDel="005F7FAF">
                <w:rPr>
                  <w:rFonts w:ascii="Arial" w:eastAsia="나눔명조" w:hAnsi="Arial" w:cs="Arial"/>
                  <w:b/>
                  <w:bCs/>
                  <w:color w:val="FF0000"/>
                  <w:spacing w:val="-2"/>
                  <w:kern w:val="0"/>
                  <w:sz w:val="22"/>
                </w:rPr>
                <w:delText>?</w:delText>
              </w:r>
              <w:r w:rsidR="00C6055F" w:rsidRPr="005170E6" w:rsidDel="005F7FAF">
                <w:rPr>
                  <w:rFonts w:ascii="Arial" w:eastAsia="나눔명조" w:hAnsi="Arial" w:cs="Arial"/>
                  <w:color w:val="FF0000"/>
                  <w:spacing w:val="-2"/>
                  <w:kern w:val="0"/>
                  <w:sz w:val="22"/>
                </w:rPr>
                <w:delText xml:space="preserve"> </w:delText>
              </w:r>
              <w:r w:rsidR="00357AFD" w:rsidRPr="005170E6" w:rsidDel="005F7FAF">
                <w:rPr>
                  <w:rFonts w:ascii="Arial" w:eastAsia="나눔명조" w:hAnsi="Arial" w:cs="Arial" w:hint="eastAsia"/>
                  <w:color w:val="FF0000"/>
                  <w:spacing w:val="-2"/>
                  <w:kern w:val="0"/>
                  <w:sz w:val="22"/>
                </w:rPr>
                <w:delText xml:space="preserve">The wage peak system is </w:delText>
              </w:r>
              <w:r w:rsidR="00357AFD" w:rsidRPr="005170E6" w:rsidDel="005F7FAF">
                <w:rPr>
                  <w:rFonts w:ascii="Arial" w:eastAsia="나눔명조" w:hAnsi="Arial" w:cs="Arial"/>
                  <w:color w:val="FF0000"/>
                  <w:spacing w:val="-2"/>
                  <w:kern w:val="0"/>
                  <w:sz w:val="22"/>
                </w:rPr>
                <w:delText>designed</w:delText>
              </w:r>
              <w:r w:rsidR="00357AFD" w:rsidRPr="005170E6" w:rsidDel="005F7FAF">
                <w:rPr>
                  <w:rFonts w:ascii="Arial" w:eastAsia="나눔명조" w:hAnsi="Arial" w:cs="Arial" w:hint="eastAsia"/>
                  <w:color w:val="FF0000"/>
                  <w:spacing w:val="-2"/>
                  <w:kern w:val="0"/>
                  <w:sz w:val="22"/>
                </w:rPr>
                <w:delText xml:space="preserve"> to ensure continuous</w:delText>
              </w:r>
              <w:r w:rsidR="005170E6" w:rsidRPr="005170E6" w:rsidDel="005F7FAF">
                <w:rPr>
                  <w:rFonts w:ascii="Arial" w:eastAsia="나눔명조" w:hAnsi="Arial" w:cs="Arial" w:hint="eastAsia"/>
                  <w:color w:val="FF0000"/>
                  <w:spacing w:val="-2"/>
                  <w:kern w:val="0"/>
                  <w:sz w:val="22"/>
                </w:rPr>
                <w:delText xml:space="preserve"> employment for workers. Specifically, it revolves around lowering wages in return of extended </w:delText>
              </w:r>
              <w:r w:rsidR="005170E6" w:rsidRPr="005170E6" w:rsidDel="005F7FAF">
                <w:rPr>
                  <w:rFonts w:ascii="Arial" w:eastAsia="나눔명조" w:hAnsi="Arial" w:cs="Arial"/>
                  <w:color w:val="FF0000"/>
                  <w:spacing w:val="-2"/>
                  <w:kern w:val="0"/>
                  <w:sz w:val="22"/>
                </w:rPr>
                <w:delText>employ</w:delText>
              </w:r>
              <w:r w:rsidR="005170E6" w:rsidRPr="005170E6" w:rsidDel="005F7FAF">
                <w:rPr>
                  <w:rFonts w:ascii="Arial" w:eastAsia="나눔명조" w:hAnsi="Arial" w:cs="Arial" w:hint="eastAsia"/>
                  <w:color w:val="FF0000"/>
                  <w:spacing w:val="-2"/>
                  <w:kern w:val="0"/>
                  <w:sz w:val="22"/>
                </w:rPr>
                <w:delText>ment after a certain age as determined by the labor-management agreement.</w:delText>
              </w:r>
            </w:del>
          </w:p>
        </w:tc>
      </w:tr>
    </w:tbl>
    <w:p w14:paraId="1D9C1E51" w14:textId="77777777" w:rsidR="005A3AD9" w:rsidRPr="00706C18" w:rsidRDefault="005A3AD9" w:rsidP="005A3AD9">
      <w:pPr>
        <w:spacing w:line="384" w:lineRule="auto"/>
        <w:textAlignment w:val="baseline"/>
        <w:rPr>
          <w:rFonts w:ascii="Arial" w:eastAsia="굴림" w:hAnsi="Arial" w:cs="Arial"/>
          <w:spacing w:val="-2"/>
          <w:kern w:val="0"/>
          <w:sz w:val="22"/>
          <w:rPrChange w:id="5263"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264"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265" w:author="Keis" w:date="2024-09-06T17:44:00Z">
            <w:rPr>
              <w:rFonts w:ascii="Arial" w:eastAsia="나눔명조" w:hAnsi="Arial" w:cs="Arial"/>
              <w:color w:val="FF0000"/>
              <w:spacing w:val="-2"/>
              <w:kern w:val="0"/>
              <w:sz w:val="22"/>
            </w:rPr>
          </w:rPrChange>
        </w:rPr>
        <w:t xml:space="preserve"> </w:t>
      </w:r>
      <w:r w:rsidR="00C6055F" w:rsidRPr="00706C18">
        <w:rPr>
          <w:rFonts w:ascii="Arial" w:eastAsia="나눔명조" w:hAnsi="Arial" w:cs="Arial"/>
          <w:spacing w:val="-2"/>
          <w:kern w:val="0"/>
          <w:sz w:val="22"/>
          <w:rPrChange w:id="5266" w:author="Keis" w:date="2024-09-06T17:44:00Z">
            <w:rPr>
              <w:rFonts w:ascii="Arial" w:eastAsia="나눔명조" w:hAnsi="Arial" w:cs="Arial"/>
              <w:color w:val="FF0000"/>
              <w:spacing w:val="-2"/>
              <w:kern w:val="0"/>
              <w:sz w:val="22"/>
            </w:rPr>
          </w:rPrChange>
        </w:rPr>
        <w:t>Yes</w:t>
      </w:r>
      <w:r w:rsidRPr="00706C18">
        <w:rPr>
          <w:rFonts w:ascii="Arial" w:eastAsia="나눔명조" w:hAnsi="Arial" w:cs="Arial"/>
          <w:spacing w:val="-2"/>
          <w:kern w:val="0"/>
          <w:sz w:val="22"/>
          <w:rPrChange w:id="5267" w:author="Keis" w:date="2024-09-06T17:44:00Z">
            <w:rPr>
              <w:rFonts w:ascii="Arial" w:eastAsia="나눔명조" w:hAnsi="Arial" w:cs="Arial"/>
              <w:color w:val="FF0000"/>
              <w:spacing w:val="-2"/>
              <w:kern w:val="0"/>
              <w:sz w:val="22"/>
            </w:rPr>
          </w:rPrChange>
        </w:rPr>
        <w:t xml:space="preserve"> </w:t>
      </w:r>
    </w:p>
    <w:p w14:paraId="0943D661" w14:textId="77777777" w:rsidR="005A3AD9" w:rsidRPr="00706C18" w:rsidRDefault="005A3AD9" w:rsidP="005A3AD9">
      <w:pPr>
        <w:spacing w:line="384" w:lineRule="auto"/>
        <w:textAlignment w:val="baseline"/>
        <w:rPr>
          <w:rFonts w:ascii="Arial" w:eastAsia="굴림" w:hAnsi="Arial" w:cs="Arial"/>
          <w:spacing w:val="-2"/>
          <w:kern w:val="0"/>
          <w:sz w:val="22"/>
          <w:rPrChange w:id="5268"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269"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270" w:author="Keis" w:date="2024-09-06T17:44:00Z">
            <w:rPr>
              <w:rFonts w:ascii="Arial" w:eastAsia="나눔명조" w:hAnsi="Arial" w:cs="Arial"/>
              <w:color w:val="FF0000"/>
              <w:spacing w:val="-2"/>
              <w:kern w:val="0"/>
              <w:sz w:val="22"/>
            </w:rPr>
          </w:rPrChange>
        </w:rPr>
        <w:t xml:space="preserve"> </w:t>
      </w:r>
      <w:r w:rsidR="00C6055F" w:rsidRPr="00706C18">
        <w:rPr>
          <w:rFonts w:ascii="Arial" w:eastAsia="나눔명조" w:hAnsi="Arial" w:cs="Arial"/>
          <w:spacing w:val="-2"/>
          <w:kern w:val="0"/>
          <w:sz w:val="22"/>
          <w:rPrChange w:id="5271" w:author="Keis" w:date="2024-09-06T17:44:00Z">
            <w:rPr>
              <w:rFonts w:ascii="Arial" w:eastAsia="나눔명조" w:hAnsi="Arial" w:cs="Arial"/>
              <w:color w:val="FF0000"/>
              <w:spacing w:val="-2"/>
              <w:kern w:val="0"/>
              <w:sz w:val="22"/>
            </w:rPr>
          </w:rPrChange>
        </w:rPr>
        <w:t>No</w:t>
      </w:r>
    </w:p>
    <w:p w14:paraId="0A840F9F" w14:textId="77777777" w:rsidR="005A3AD9" w:rsidRPr="00706C18" w:rsidRDefault="005A3AD9" w:rsidP="005A3AD9">
      <w:pPr>
        <w:spacing w:line="384" w:lineRule="auto"/>
        <w:textAlignment w:val="baseline"/>
        <w:rPr>
          <w:rFonts w:ascii="Arial" w:eastAsia="굴림" w:hAnsi="Arial" w:cs="Arial"/>
          <w:spacing w:val="-2"/>
          <w:kern w:val="0"/>
          <w:sz w:val="22"/>
          <w:rPrChange w:id="5272" w:author="Keis" w:date="2024-09-06T17:44:00Z">
            <w:rPr>
              <w:rFonts w:ascii="Arial" w:eastAsia="굴림" w:hAnsi="Arial" w:cs="Arial"/>
              <w:color w:val="FF0000"/>
              <w:spacing w:val="-2"/>
              <w:kern w:val="0"/>
              <w:sz w:val="22"/>
            </w:rPr>
          </w:rPrChange>
        </w:rPr>
      </w:pPr>
    </w:p>
    <w:p w14:paraId="07580C13" w14:textId="77777777" w:rsidR="005A3AD9" w:rsidRPr="00706C18" w:rsidRDefault="005A3AD9" w:rsidP="005A3AD9">
      <w:pPr>
        <w:spacing w:line="384" w:lineRule="auto"/>
        <w:textAlignment w:val="baseline"/>
        <w:rPr>
          <w:rFonts w:ascii="Arial" w:eastAsia="굴림" w:hAnsi="Arial" w:cs="Arial"/>
          <w:b/>
          <w:spacing w:val="-2"/>
          <w:kern w:val="0"/>
          <w:sz w:val="22"/>
          <w:rPrChange w:id="5273" w:author="Keis" w:date="2024-09-06T17:44:00Z">
            <w:rPr>
              <w:rFonts w:ascii="Arial" w:eastAsia="굴림" w:hAnsi="Arial" w:cs="Arial"/>
              <w:b/>
              <w:color w:val="000000"/>
              <w:spacing w:val="-2"/>
              <w:kern w:val="0"/>
              <w:sz w:val="22"/>
            </w:rPr>
          </w:rPrChange>
        </w:rPr>
      </w:pPr>
      <w:r w:rsidRPr="00706C18">
        <w:rPr>
          <w:rFonts w:ascii="Arial" w:eastAsia="나눔명조" w:hAnsi="Arial" w:cs="Arial"/>
          <w:b/>
          <w:iCs/>
          <w:spacing w:val="-2"/>
          <w:kern w:val="0"/>
          <w:sz w:val="22"/>
          <w:rPrChange w:id="5274" w:author="Keis" w:date="2024-09-06T17:44:00Z">
            <w:rPr>
              <w:rFonts w:ascii="Arial" w:eastAsia="나눔명조" w:hAnsi="Arial" w:cs="Arial"/>
              <w:b/>
              <w:iCs/>
              <w:color w:val="FF0000"/>
              <w:spacing w:val="-2"/>
              <w:kern w:val="0"/>
              <w:sz w:val="22"/>
            </w:rPr>
          </w:rPrChange>
        </w:rPr>
        <w:t>[</w:t>
      </w:r>
      <w:r w:rsidR="00C6055F" w:rsidRPr="00706C18">
        <w:rPr>
          <w:rFonts w:ascii="Arial" w:eastAsia="나눔명조" w:hAnsi="Arial" w:cs="Arial"/>
          <w:b/>
          <w:iCs/>
          <w:spacing w:val="-2"/>
          <w:kern w:val="0"/>
          <w:sz w:val="22"/>
          <w:rPrChange w:id="5275" w:author="Keis" w:date="2024-09-06T17:44:00Z">
            <w:rPr>
              <w:rFonts w:ascii="Arial" w:eastAsia="나눔명조" w:hAnsi="Arial" w:cs="Arial"/>
              <w:b/>
              <w:iCs/>
              <w:color w:val="FF0000"/>
              <w:spacing w:val="-2"/>
              <w:kern w:val="0"/>
              <w:sz w:val="22"/>
            </w:rPr>
          </w:rPrChange>
        </w:rPr>
        <w:t>Logic</w:t>
      </w:r>
      <w:r w:rsidRPr="00706C18">
        <w:rPr>
          <w:rFonts w:ascii="Arial" w:eastAsia="나눔명조" w:hAnsi="Arial" w:cs="Arial"/>
          <w:b/>
          <w:iCs/>
          <w:spacing w:val="-2"/>
          <w:kern w:val="0"/>
          <w:sz w:val="22"/>
          <w:rPrChange w:id="5276" w:author="Keis" w:date="2024-09-06T17:44:00Z">
            <w:rPr>
              <w:rFonts w:ascii="Arial" w:eastAsia="나눔명조" w:hAnsi="Arial" w:cs="Arial"/>
              <w:b/>
              <w:iCs/>
              <w:color w:val="FF0000"/>
              <w:spacing w:val="-2"/>
              <w:kern w:val="0"/>
              <w:sz w:val="22"/>
            </w:rPr>
          </w:rPrChange>
        </w:rPr>
        <w:t>] Dadd8c_1</w:t>
      </w:r>
      <w:r w:rsidR="00C6055F" w:rsidRPr="00706C18">
        <w:rPr>
          <w:rFonts w:ascii="Arial" w:eastAsia="나눔명조" w:hAnsi="Arial" w:cs="Arial"/>
          <w:b/>
          <w:iCs/>
          <w:spacing w:val="-2"/>
          <w:kern w:val="0"/>
          <w:sz w:val="22"/>
          <w:rPrChange w:id="5277" w:author="Keis" w:date="2024-09-06T17:44:00Z">
            <w:rPr>
              <w:rFonts w:ascii="Arial" w:eastAsia="나눔명조" w:hAnsi="Arial" w:cs="Arial"/>
              <w:b/>
              <w:iCs/>
              <w:color w:val="FF0000"/>
              <w:spacing w:val="-2"/>
              <w:kern w:val="0"/>
              <w:sz w:val="22"/>
            </w:rPr>
          </w:rPrChange>
        </w:rPr>
        <w:t xml:space="preserve"> Answer only </w:t>
      </w:r>
      <w:r w:rsidRPr="00706C18">
        <w:rPr>
          <w:rFonts w:ascii="Arial" w:eastAsia="나눔명조" w:hAnsi="Arial" w:cs="Arial"/>
          <w:b/>
          <w:iCs/>
          <w:spacing w:val="-2"/>
          <w:kern w:val="0"/>
          <w:sz w:val="22"/>
          <w:rPrChange w:id="5278" w:author="Keis" w:date="2024-09-06T17:44:00Z">
            <w:rPr>
              <w:rFonts w:ascii="Arial" w:eastAsia="나눔명조" w:hAnsi="Arial" w:cs="Arial"/>
              <w:b/>
              <w:iCs/>
              <w:color w:val="FF0000"/>
              <w:spacing w:val="-2"/>
              <w:kern w:val="0"/>
              <w:sz w:val="22"/>
            </w:rPr>
          </w:rPrChange>
        </w:rPr>
        <w:t>(</w:t>
      </w:r>
      <w:r w:rsidR="00C6055F" w:rsidRPr="00706C18">
        <w:rPr>
          <w:rFonts w:ascii="Arial" w:eastAsia="나눔명조" w:hAnsi="Arial" w:cs="Arial"/>
          <w:b/>
          <w:iCs/>
          <w:spacing w:val="-2"/>
          <w:kern w:val="0"/>
          <w:sz w:val="22"/>
          <w:rPrChange w:id="5279" w:author="Keis" w:date="2024-09-06T17:44:00Z">
            <w:rPr>
              <w:rFonts w:ascii="Arial" w:eastAsia="나눔명조" w:hAnsi="Arial" w:cs="Arial"/>
              <w:b/>
              <w:iCs/>
              <w:color w:val="FF0000"/>
              <w:spacing w:val="-2"/>
              <w:kern w:val="0"/>
              <w:sz w:val="22"/>
            </w:rPr>
          </w:rPrChange>
        </w:rPr>
        <w:t>Previous job</w:t>
      </w:r>
      <w:r w:rsidRPr="00706C18">
        <w:rPr>
          <w:rFonts w:ascii="Arial" w:eastAsia="나눔명조" w:hAnsi="Arial" w:cs="Arial"/>
          <w:b/>
          <w:iCs/>
          <w:spacing w:val="-2"/>
          <w:kern w:val="0"/>
          <w:sz w:val="22"/>
          <w:rPrChange w:id="5280" w:author="Keis" w:date="2024-09-06T17:44:00Z">
            <w:rPr>
              <w:rFonts w:ascii="Arial" w:eastAsia="나눔명조" w:hAnsi="Arial" w:cs="Arial"/>
              <w:b/>
              <w:iCs/>
              <w:color w:val="FF0000"/>
              <w:spacing w:val="-2"/>
              <w:kern w:val="0"/>
              <w:sz w:val="22"/>
            </w:rPr>
          </w:rPrChange>
        </w:rPr>
        <w:t>)=</w:t>
      </w:r>
      <w:r w:rsidRPr="00706C18">
        <w:rPr>
          <w:rFonts w:ascii="굴림" w:eastAsia="굴림" w:hAnsi="굴림" w:cs="굴림" w:hint="eastAsia"/>
          <w:b/>
          <w:iCs/>
          <w:spacing w:val="-2"/>
          <w:kern w:val="0"/>
          <w:sz w:val="22"/>
          <w:rPrChange w:id="5281" w:author="Keis" w:date="2024-09-06T17:44:00Z">
            <w:rPr>
              <w:rFonts w:ascii="굴림" w:eastAsia="굴림" w:hAnsi="굴림" w:cs="굴림" w:hint="eastAsia"/>
              <w:b/>
              <w:iCs/>
              <w:color w:val="FF0000"/>
              <w:spacing w:val="-2"/>
              <w:kern w:val="0"/>
              <w:sz w:val="22"/>
            </w:rPr>
          </w:rPrChange>
        </w:rPr>
        <w:t>①</w:t>
      </w:r>
      <w:r w:rsidRPr="00706C18">
        <w:rPr>
          <w:rFonts w:ascii="Arial" w:eastAsia="나눔명조" w:hAnsi="Arial" w:cs="Arial"/>
          <w:b/>
          <w:iCs/>
          <w:spacing w:val="-2"/>
          <w:kern w:val="0"/>
          <w:sz w:val="22"/>
          <w:rPrChange w:id="5282" w:author="Keis" w:date="2024-09-06T17:44:00Z">
            <w:rPr>
              <w:rFonts w:ascii="Arial" w:eastAsia="나눔명조" w:hAnsi="Arial" w:cs="Arial"/>
              <w:b/>
              <w:iCs/>
              <w:color w:val="FF0000"/>
              <w:spacing w:val="-2"/>
              <w:kern w:val="0"/>
              <w:sz w:val="22"/>
            </w:rPr>
          </w:rPrChange>
        </w:rPr>
        <w:t>(</w:t>
      </w:r>
      <w:r w:rsidR="00C6055F" w:rsidRPr="00706C18">
        <w:rPr>
          <w:rFonts w:ascii="Arial" w:eastAsia="나눔명조" w:hAnsi="Arial" w:cs="Arial"/>
          <w:b/>
          <w:iCs/>
          <w:spacing w:val="-2"/>
          <w:kern w:val="0"/>
          <w:sz w:val="22"/>
          <w:rPrChange w:id="5283" w:author="Keis" w:date="2024-09-06T17:44:00Z">
            <w:rPr>
              <w:rFonts w:ascii="Arial" w:eastAsia="나눔명조" w:hAnsi="Arial" w:cs="Arial"/>
              <w:b/>
              <w:iCs/>
              <w:color w:val="FF0000"/>
              <w:spacing w:val="-2"/>
              <w:kern w:val="0"/>
              <w:sz w:val="22"/>
            </w:rPr>
          </w:rPrChange>
        </w:rPr>
        <w:t>wage worker</w:t>
      </w:r>
      <w:r w:rsidRPr="00706C18">
        <w:rPr>
          <w:rFonts w:ascii="Arial" w:eastAsia="나눔명조" w:hAnsi="Arial" w:cs="Arial"/>
          <w:b/>
          <w:iCs/>
          <w:spacing w:val="-2"/>
          <w:kern w:val="0"/>
          <w:sz w:val="22"/>
          <w:rPrChange w:id="5284" w:author="Keis" w:date="2024-09-06T17:44:00Z">
            <w:rPr>
              <w:rFonts w:ascii="Arial" w:eastAsia="나눔명조" w:hAnsi="Arial" w:cs="Arial"/>
              <w:b/>
              <w:iCs/>
              <w:color w:val="FF0000"/>
              <w:spacing w:val="-2"/>
              <w:kern w:val="0"/>
              <w:sz w:val="22"/>
            </w:rPr>
          </w:rPrChange>
        </w:rPr>
        <w:t xml:space="preserve">), </w:t>
      </w:r>
      <w:r w:rsidRPr="00706C18">
        <w:rPr>
          <w:rFonts w:ascii="굴림" w:eastAsia="굴림" w:hAnsi="굴림" w:cs="굴림" w:hint="eastAsia"/>
          <w:b/>
          <w:iCs/>
          <w:spacing w:val="-2"/>
          <w:kern w:val="0"/>
          <w:sz w:val="22"/>
          <w:rPrChange w:id="5285" w:author="Keis" w:date="2024-09-06T17:44:00Z">
            <w:rPr>
              <w:rFonts w:ascii="굴림" w:eastAsia="굴림" w:hAnsi="굴림" w:cs="굴림" w:hint="eastAsia"/>
              <w:b/>
              <w:iCs/>
              <w:color w:val="FF0000"/>
              <w:spacing w:val="-2"/>
              <w:kern w:val="0"/>
              <w:sz w:val="22"/>
            </w:rPr>
          </w:rPrChange>
        </w:rPr>
        <w:t>②③④</w:t>
      </w:r>
      <w:r w:rsidR="00C6055F" w:rsidRPr="00706C18">
        <w:rPr>
          <w:rFonts w:ascii="Arial" w:eastAsia="나눔명조" w:hAnsi="Arial" w:cs="Arial"/>
          <w:b/>
          <w:iCs/>
          <w:spacing w:val="-2"/>
          <w:kern w:val="0"/>
          <w:sz w:val="22"/>
          <w:rPrChange w:id="5286" w:author="Keis" w:date="2024-09-06T17:44:00Z">
            <w:rPr>
              <w:rFonts w:ascii="Arial" w:eastAsia="나눔명조" w:hAnsi="Arial" w:cs="Arial"/>
              <w:b/>
              <w:iCs/>
              <w:color w:val="FF0000"/>
              <w:spacing w:val="-2"/>
              <w:kern w:val="0"/>
              <w:sz w:val="22"/>
            </w:rPr>
          </w:rPrChange>
        </w:rPr>
        <w:t xml:space="preserve"> go to</w:t>
      </w:r>
      <w:r w:rsidRPr="00706C18">
        <w:rPr>
          <w:rFonts w:ascii="Arial" w:eastAsia="나눔명조" w:hAnsi="Arial" w:cs="Arial"/>
          <w:b/>
          <w:iCs/>
          <w:spacing w:val="-2"/>
          <w:kern w:val="0"/>
          <w:sz w:val="22"/>
          <w:rPrChange w:id="5287" w:author="Keis" w:date="2024-09-06T17:44:00Z">
            <w:rPr>
              <w:rFonts w:ascii="Arial" w:eastAsia="나눔명조" w:hAnsi="Arial" w:cs="Arial"/>
              <w:b/>
              <w:iCs/>
              <w:color w:val="FF0000"/>
              <w:spacing w:val="-2"/>
              <w:kern w:val="0"/>
              <w:sz w:val="22"/>
            </w:rPr>
          </w:rPrChange>
        </w:rPr>
        <w:t xml:space="preserve"> Dadd8c_12</w:t>
      </w:r>
    </w:p>
    <w:p w14:paraId="57D3E90D" w14:textId="77777777" w:rsidR="00C6055F" w:rsidRPr="00706C18" w:rsidRDefault="005A3AD9" w:rsidP="00C6055F">
      <w:pPr>
        <w:spacing w:line="384" w:lineRule="auto"/>
        <w:textAlignment w:val="baseline"/>
        <w:rPr>
          <w:rFonts w:ascii="Arial" w:eastAsia="굴림" w:hAnsi="Arial" w:cs="Arial"/>
          <w:kern w:val="0"/>
          <w:sz w:val="22"/>
          <w:rPrChange w:id="5288"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289" w:author="Keis" w:date="2024-09-06T17:44:00Z">
            <w:rPr>
              <w:rFonts w:ascii="Arial" w:eastAsia="나눔명조" w:hAnsi="Arial" w:cs="Arial"/>
              <w:color w:val="FF0000"/>
              <w:spacing w:val="-2"/>
              <w:kern w:val="0"/>
              <w:sz w:val="22"/>
            </w:rPr>
          </w:rPrChange>
        </w:rPr>
        <w:lastRenderedPageBreak/>
        <w:t xml:space="preserve">Dadd8c_3. </w:t>
      </w:r>
      <w:r w:rsidR="00C6055F" w:rsidRPr="00706C18">
        <w:rPr>
          <w:rFonts w:ascii="Arial" w:eastAsia="나눔명조" w:hAnsi="Arial" w:cs="Arial"/>
          <w:spacing w:val="-2"/>
          <w:kern w:val="0"/>
          <w:sz w:val="22"/>
          <w:rPrChange w:id="5290" w:author="Keis" w:date="2024-09-06T17:44:00Z">
            <w:rPr>
              <w:rFonts w:ascii="Arial" w:eastAsia="나눔명조" w:hAnsi="Arial" w:cs="Arial"/>
              <w:color w:val="FF0000"/>
              <w:spacing w:val="-2"/>
              <w:kern w:val="0"/>
              <w:sz w:val="22"/>
            </w:rPr>
          </w:rPrChange>
        </w:rPr>
        <w:t>Did you have a wage peak system at previous job?</w:t>
      </w:r>
    </w:p>
    <w:p w14:paraId="77A081BE" w14:textId="77777777" w:rsidR="005A3AD9" w:rsidRPr="00706C18" w:rsidRDefault="005A3AD9" w:rsidP="005A3AD9">
      <w:pPr>
        <w:spacing w:line="384" w:lineRule="auto"/>
        <w:textAlignment w:val="baseline"/>
        <w:rPr>
          <w:rFonts w:ascii="Arial" w:eastAsia="굴림" w:hAnsi="Arial" w:cs="Arial"/>
          <w:spacing w:val="-2"/>
          <w:kern w:val="0"/>
          <w:sz w:val="22"/>
          <w:rPrChange w:id="5291"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292"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293" w:author="Keis" w:date="2024-09-06T17:44:00Z">
            <w:rPr>
              <w:rFonts w:ascii="Arial" w:eastAsia="나눔명조" w:hAnsi="Arial" w:cs="Arial"/>
              <w:color w:val="FF0000"/>
              <w:spacing w:val="-2"/>
              <w:kern w:val="0"/>
              <w:sz w:val="22"/>
            </w:rPr>
          </w:rPrChange>
        </w:rPr>
        <w:t xml:space="preserve"> </w:t>
      </w:r>
      <w:r w:rsidR="00C6055F" w:rsidRPr="00706C18">
        <w:rPr>
          <w:rFonts w:ascii="Arial" w:eastAsia="나눔명조" w:hAnsi="Arial" w:cs="Arial"/>
          <w:spacing w:val="-2"/>
          <w:kern w:val="0"/>
          <w:sz w:val="22"/>
          <w:rPrChange w:id="5294" w:author="Keis" w:date="2024-09-06T17:44:00Z">
            <w:rPr>
              <w:rFonts w:ascii="Arial" w:eastAsia="나눔명조" w:hAnsi="Arial" w:cs="Arial"/>
              <w:color w:val="FF0000"/>
              <w:spacing w:val="-2"/>
              <w:kern w:val="0"/>
              <w:sz w:val="22"/>
            </w:rPr>
          </w:rPrChange>
        </w:rPr>
        <w:t>Yes</w:t>
      </w:r>
      <w:r w:rsidRPr="00706C18">
        <w:rPr>
          <w:rFonts w:ascii="Arial" w:eastAsia="나눔명조" w:hAnsi="Arial" w:cs="Arial"/>
          <w:spacing w:val="-2"/>
          <w:kern w:val="0"/>
          <w:sz w:val="22"/>
          <w:rPrChange w:id="5295" w:author="Keis" w:date="2024-09-06T17:44:00Z">
            <w:rPr>
              <w:rFonts w:ascii="Arial" w:eastAsia="나눔명조" w:hAnsi="Arial" w:cs="Arial"/>
              <w:color w:val="FF0000"/>
              <w:spacing w:val="-2"/>
              <w:kern w:val="0"/>
              <w:sz w:val="22"/>
            </w:rPr>
          </w:rPrChange>
        </w:rPr>
        <w:t xml:space="preserve"> </w:t>
      </w:r>
    </w:p>
    <w:p w14:paraId="639E570C" w14:textId="77777777" w:rsidR="005A3AD9" w:rsidRPr="00706C18" w:rsidRDefault="005A3AD9" w:rsidP="005A3AD9">
      <w:pPr>
        <w:spacing w:line="384" w:lineRule="auto"/>
        <w:textAlignment w:val="baseline"/>
        <w:rPr>
          <w:rFonts w:ascii="Arial" w:eastAsia="굴림" w:hAnsi="Arial" w:cs="Arial"/>
          <w:spacing w:val="-2"/>
          <w:kern w:val="0"/>
          <w:sz w:val="22"/>
          <w:rPrChange w:id="5296"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297"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298" w:author="Keis" w:date="2024-09-06T17:44:00Z">
            <w:rPr>
              <w:rFonts w:ascii="Arial" w:eastAsia="나눔명조" w:hAnsi="Arial" w:cs="Arial"/>
              <w:color w:val="FF0000"/>
              <w:spacing w:val="-2"/>
              <w:kern w:val="0"/>
              <w:sz w:val="22"/>
            </w:rPr>
          </w:rPrChange>
        </w:rPr>
        <w:t xml:space="preserve"> </w:t>
      </w:r>
      <w:r w:rsidR="00C6055F" w:rsidRPr="00706C18">
        <w:rPr>
          <w:rFonts w:ascii="Arial" w:eastAsia="나눔명조" w:hAnsi="Arial" w:cs="Arial"/>
          <w:spacing w:val="-2"/>
          <w:kern w:val="0"/>
          <w:sz w:val="22"/>
          <w:rPrChange w:id="5299" w:author="Keis" w:date="2024-09-06T17:44:00Z">
            <w:rPr>
              <w:rFonts w:ascii="Arial" w:eastAsia="나눔명조" w:hAnsi="Arial" w:cs="Arial"/>
              <w:color w:val="FF0000"/>
              <w:spacing w:val="-2"/>
              <w:kern w:val="0"/>
              <w:sz w:val="22"/>
            </w:rPr>
          </w:rPrChange>
        </w:rPr>
        <w:t>No</w:t>
      </w:r>
      <w:r w:rsidRPr="00706C18">
        <w:rPr>
          <w:rFonts w:ascii="Arial" w:eastAsia="나눔명조" w:hAnsi="Arial" w:cs="Arial"/>
          <w:spacing w:val="-2"/>
          <w:kern w:val="0"/>
          <w:sz w:val="22"/>
          <w:rPrChange w:id="5300" w:author="Keis" w:date="2024-09-06T17:44:00Z">
            <w:rPr>
              <w:rFonts w:ascii="Arial" w:eastAsia="나눔명조" w:hAnsi="Arial" w:cs="Arial"/>
              <w:color w:val="FF0000"/>
              <w:spacing w:val="-2"/>
              <w:kern w:val="0"/>
              <w:sz w:val="22"/>
            </w:rPr>
          </w:rPrChange>
        </w:rPr>
        <w:t xml:space="preserve"> </w:t>
      </w:r>
      <w:r w:rsidRPr="00706C18">
        <w:rPr>
          <w:rFonts w:ascii="Arial" w:eastAsia="나눔명조" w:hAnsi="Arial" w:cs="Arial" w:hint="eastAsia"/>
          <w:spacing w:val="-2"/>
          <w:kern w:val="0"/>
          <w:sz w:val="22"/>
          <w:rPrChange w:id="5301"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302" w:author="Keis" w:date="2024-09-06T17:44:00Z">
            <w:rPr>
              <w:rFonts w:ascii="Arial" w:eastAsia="나눔명조" w:hAnsi="Arial" w:cs="Arial"/>
              <w:color w:val="FF0000"/>
              <w:spacing w:val="-2"/>
              <w:kern w:val="0"/>
              <w:sz w:val="22"/>
            </w:rPr>
          </w:rPrChange>
        </w:rPr>
        <w:t>Dadd8c_11</w:t>
      </w:r>
    </w:p>
    <w:p w14:paraId="4C7E5F78" w14:textId="77777777" w:rsidR="005A3AD9" w:rsidRPr="00706C18" w:rsidRDefault="005A3AD9" w:rsidP="005A3AD9">
      <w:pPr>
        <w:spacing w:line="384" w:lineRule="auto"/>
        <w:textAlignment w:val="baseline"/>
        <w:rPr>
          <w:rFonts w:ascii="Arial" w:eastAsia="굴림" w:hAnsi="Arial" w:cs="Arial"/>
          <w:spacing w:val="-2"/>
          <w:kern w:val="0"/>
          <w:sz w:val="22"/>
          <w:rPrChange w:id="5303" w:author="Keis" w:date="2024-09-06T17:44:00Z">
            <w:rPr>
              <w:rFonts w:ascii="Arial" w:eastAsia="굴림" w:hAnsi="Arial" w:cs="Arial"/>
              <w:color w:val="FF0000"/>
              <w:spacing w:val="-2"/>
              <w:kern w:val="0"/>
              <w:sz w:val="22"/>
            </w:rPr>
          </w:rPrChange>
        </w:rPr>
      </w:pPr>
    </w:p>
    <w:p w14:paraId="27215EF4" w14:textId="77777777" w:rsidR="005A3AD9" w:rsidRPr="00706C18" w:rsidRDefault="005A3AD9" w:rsidP="005A3AD9">
      <w:pPr>
        <w:spacing w:line="384" w:lineRule="auto"/>
        <w:textAlignment w:val="baseline"/>
        <w:rPr>
          <w:rFonts w:ascii="Arial" w:eastAsia="굴림" w:hAnsi="Arial" w:cs="Arial"/>
          <w:spacing w:val="-2"/>
          <w:kern w:val="0"/>
          <w:sz w:val="22"/>
          <w:rPrChange w:id="5304"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305" w:author="Keis" w:date="2024-09-06T17:44:00Z">
            <w:rPr>
              <w:rFonts w:ascii="Arial" w:eastAsia="나눔명조" w:hAnsi="Arial" w:cs="Arial"/>
              <w:color w:val="FF0000"/>
              <w:spacing w:val="-2"/>
              <w:kern w:val="0"/>
              <w:sz w:val="22"/>
            </w:rPr>
          </w:rPrChange>
        </w:rPr>
        <w:t xml:space="preserve">Dadd8c_4. </w:t>
      </w:r>
      <w:r w:rsidR="00C6055F" w:rsidRPr="00706C18">
        <w:rPr>
          <w:rFonts w:ascii="Arial" w:eastAsia="나눔명조" w:hAnsi="Arial" w:cs="Arial"/>
          <w:spacing w:val="-2"/>
          <w:kern w:val="0"/>
          <w:sz w:val="22"/>
          <w:rPrChange w:id="5306" w:author="Keis" w:date="2024-09-06T17:44:00Z">
            <w:rPr>
              <w:rFonts w:ascii="Arial" w:eastAsia="나눔명조" w:hAnsi="Arial" w:cs="Arial"/>
              <w:color w:val="FF0000"/>
              <w:spacing w:val="-2"/>
              <w:kern w:val="0"/>
              <w:sz w:val="22"/>
            </w:rPr>
          </w:rPrChange>
        </w:rPr>
        <w:t>When did you introduce a wage peak system at previous job?</w:t>
      </w:r>
    </w:p>
    <w:p w14:paraId="464480BF" w14:textId="77777777" w:rsidR="005A3AD9" w:rsidRPr="00706C18" w:rsidRDefault="005A3AD9" w:rsidP="00286812">
      <w:pPr>
        <w:spacing w:line="384" w:lineRule="auto"/>
        <w:ind w:firstLineChars="50" w:firstLine="108"/>
        <w:textAlignment w:val="baseline"/>
        <w:rPr>
          <w:rFonts w:ascii="Arial" w:eastAsia="굴림" w:hAnsi="Arial" w:cs="Arial"/>
          <w:spacing w:val="-2"/>
          <w:kern w:val="0"/>
          <w:sz w:val="22"/>
          <w:rPrChange w:id="5307"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308" w:author="Keis" w:date="2024-09-06T17:44:00Z">
            <w:rPr>
              <w:rFonts w:ascii="Arial" w:eastAsia="나눔명조" w:hAnsi="Arial" w:cs="Arial"/>
              <w:color w:val="FF0000"/>
              <w:spacing w:val="-2"/>
              <w:kern w:val="0"/>
              <w:sz w:val="22"/>
            </w:rPr>
          </w:rPrChange>
        </w:rPr>
        <w:t>_____</w:t>
      </w:r>
      <w:proofErr w:type="gramStart"/>
      <w:r w:rsidRPr="00706C18">
        <w:rPr>
          <w:rFonts w:ascii="Arial" w:eastAsia="나눔명조" w:hAnsi="Arial" w:cs="Arial"/>
          <w:spacing w:val="-2"/>
          <w:kern w:val="0"/>
          <w:sz w:val="22"/>
          <w:rPrChange w:id="5309" w:author="Keis" w:date="2024-09-06T17:44:00Z">
            <w:rPr>
              <w:rFonts w:ascii="Arial" w:eastAsia="나눔명조" w:hAnsi="Arial" w:cs="Arial"/>
              <w:color w:val="FF0000"/>
              <w:spacing w:val="-2"/>
              <w:kern w:val="0"/>
              <w:sz w:val="22"/>
            </w:rPr>
          </w:rPrChange>
        </w:rPr>
        <w:t>_</w:t>
      </w:r>
      <w:r w:rsidR="002037EB" w:rsidRPr="00706C18">
        <w:rPr>
          <w:rFonts w:ascii="Arial" w:eastAsia="나눔명조" w:hAnsi="Arial" w:cs="Arial"/>
          <w:spacing w:val="-2"/>
          <w:kern w:val="0"/>
          <w:sz w:val="22"/>
          <w:rPrChange w:id="5310" w:author="Keis" w:date="2024-09-06T17:44:00Z">
            <w:rPr>
              <w:rFonts w:ascii="Arial" w:eastAsia="나눔명조" w:hAnsi="Arial" w:cs="Arial"/>
              <w:color w:val="FF0000"/>
              <w:spacing w:val="-2"/>
              <w:kern w:val="0"/>
              <w:sz w:val="22"/>
            </w:rPr>
          </w:rPrChange>
        </w:rPr>
        <w:t>[</w:t>
      </w:r>
      <w:proofErr w:type="gramEnd"/>
      <w:r w:rsidR="002037EB" w:rsidRPr="00706C18">
        <w:rPr>
          <w:rFonts w:ascii="Arial" w:eastAsia="나눔명조" w:hAnsi="Arial" w:cs="Arial"/>
          <w:spacing w:val="-2"/>
          <w:kern w:val="0"/>
          <w:sz w:val="22"/>
          <w:rPrChange w:id="5311" w:author="Keis" w:date="2024-09-06T17:44:00Z">
            <w:rPr>
              <w:rFonts w:ascii="Arial" w:eastAsia="나눔명조" w:hAnsi="Arial" w:cs="Arial"/>
              <w:color w:val="FF0000"/>
              <w:spacing w:val="-2"/>
              <w:kern w:val="0"/>
              <w:sz w:val="22"/>
            </w:rPr>
          </w:rPrChange>
        </w:rPr>
        <w:t>unit : year]</w:t>
      </w:r>
    </w:p>
    <w:p w14:paraId="4D0BEB83" w14:textId="77777777" w:rsidR="005A3AD9" w:rsidRPr="00706C18" w:rsidRDefault="005A3AD9" w:rsidP="005A3AD9">
      <w:pPr>
        <w:spacing w:line="384" w:lineRule="auto"/>
        <w:textAlignment w:val="baseline"/>
        <w:rPr>
          <w:rFonts w:ascii="Arial" w:eastAsia="굴림" w:hAnsi="Arial" w:cs="Arial"/>
          <w:spacing w:val="-2"/>
          <w:kern w:val="0"/>
          <w:sz w:val="22"/>
          <w:rPrChange w:id="5312" w:author="Keis" w:date="2024-09-06T17:44:00Z">
            <w:rPr>
              <w:rFonts w:ascii="Arial" w:eastAsia="굴림" w:hAnsi="Arial" w:cs="Arial"/>
              <w:color w:val="FF0000"/>
              <w:spacing w:val="-2"/>
              <w:kern w:val="0"/>
              <w:sz w:val="22"/>
            </w:rPr>
          </w:rPrChange>
        </w:rPr>
      </w:pPr>
    </w:p>
    <w:p w14:paraId="5D56EF68" w14:textId="77777777" w:rsidR="00C6055F" w:rsidRPr="00706C18" w:rsidRDefault="005A3AD9" w:rsidP="00C6055F">
      <w:pPr>
        <w:spacing w:line="384" w:lineRule="auto"/>
        <w:textAlignment w:val="baseline"/>
        <w:rPr>
          <w:rFonts w:ascii="Arial" w:eastAsia="굴림" w:hAnsi="Arial" w:cs="Arial"/>
          <w:kern w:val="0"/>
          <w:sz w:val="22"/>
          <w:rPrChange w:id="5313"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314" w:author="Keis" w:date="2024-09-06T17:44:00Z">
            <w:rPr>
              <w:rFonts w:ascii="Arial" w:eastAsia="나눔명조" w:hAnsi="Arial" w:cs="Arial"/>
              <w:color w:val="FF0000"/>
              <w:spacing w:val="-2"/>
              <w:kern w:val="0"/>
              <w:sz w:val="22"/>
            </w:rPr>
          </w:rPrChange>
        </w:rPr>
        <w:t xml:space="preserve">Dadd8c_5. </w:t>
      </w:r>
      <w:r w:rsidR="00C6055F" w:rsidRPr="00706C18">
        <w:rPr>
          <w:rFonts w:ascii="Arial" w:eastAsia="나눔명조" w:hAnsi="Arial" w:cs="Arial"/>
          <w:spacing w:val="-2"/>
          <w:kern w:val="0"/>
          <w:sz w:val="22"/>
          <w:rPrChange w:id="5315" w:author="Keis" w:date="2024-09-06T17:44:00Z">
            <w:rPr>
              <w:rFonts w:ascii="Arial" w:eastAsia="나눔명조" w:hAnsi="Arial" w:cs="Arial"/>
              <w:color w:val="FF0000"/>
              <w:spacing w:val="-2"/>
              <w:kern w:val="0"/>
              <w:sz w:val="22"/>
            </w:rPr>
          </w:rPrChange>
        </w:rPr>
        <w:t xml:space="preserve">Can individual workers choose whether to apply the peak system at the time of wage peak system? </w:t>
      </w:r>
    </w:p>
    <w:p w14:paraId="4DD27422" w14:textId="77777777" w:rsidR="005F7FAF" w:rsidRPr="00706C18" w:rsidRDefault="005F7FAF">
      <w:pPr>
        <w:pStyle w:val="2"/>
        <w:numPr>
          <w:ilvl w:val="0"/>
          <w:numId w:val="1382"/>
        </w:numPr>
        <w:rPr>
          <w:ins w:id="5316" w:author="Keis" w:date="2024-09-06T13:52:00Z"/>
          <w:color w:val="auto"/>
          <w:rPrChange w:id="5317" w:author="Keis" w:date="2024-09-06T17:44:00Z">
            <w:rPr>
              <w:ins w:id="5318" w:author="Keis" w:date="2024-09-06T13:52:00Z"/>
            </w:rPr>
          </w:rPrChange>
        </w:rPr>
        <w:pPrChange w:id="5319" w:author="Keis" w:date="2024-09-06T13:52:00Z">
          <w:pPr>
            <w:pStyle w:val="2"/>
          </w:pPr>
        </w:pPrChange>
      </w:pPr>
      <w:ins w:id="5320" w:author="Keis" w:date="2024-09-06T13:52:00Z">
        <w:r w:rsidRPr="00706C18">
          <w:rPr>
            <w:color w:val="auto"/>
            <w:rPrChange w:id="5321" w:author="Keis" w:date="2024-09-06T17:44:00Z">
              <w:rPr/>
            </w:rPrChange>
          </w:rPr>
          <w:t xml:space="preserve">Not </w:t>
        </w:r>
        <w:proofErr w:type="gramStart"/>
        <w:r w:rsidRPr="00706C18">
          <w:rPr>
            <w:color w:val="auto"/>
            <w:rPrChange w:id="5322" w:author="Keis" w:date="2024-09-06T17:44:00Z">
              <w:rPr/>
            </w:rPrChange>
          </w:rPr>
          <w:t>selectable(</w:t>
        </w:r>
        <w:proofErr w:type="gramEnd"/>
        <w:r w:rsidRPr="00706C18">
          <w:rPr>
            <w:color w:val="auto"/>
            <w:rPrChange w:id="5323" w:author="Keis" w:date="2024-09-06T17:44:00Z">
              <w:rPr/>
            </w:rPrChange>
          </w:rPr>
          <w:t>The wage peak system applies to all workers.)</w:t>
        </w:r>
      </w:ins>
    </w:p>
    <w:p w14:paraId="1DBE2C72" w14:textId="77777777" w:rsidR="005F7FAF" w:rsidRPr="00706C18" w:rsidRDefault="005F7FAF">
      <w:pPr>
        <w:pStyle w:val="2"/>
        <w:numPr>
          <w:ilvl w:val="0"/>
          <w:numId w:val="1382"/>
        </w:numPr>
        <w:rPr>
          <w:ins w:id="5324" w:author="Keis" w:date="2024-09-06T13:52:00Z"/>
          <w:color w:val="auto"/>
          <w:rPrChange w:id="5325" w:author="Keis" w:date="2024-09-06T17:44:00Z">
            <w:rPr>
              <w:ins w:id="5326" w:author="Keis" w:date="2024-09-06T13:52:00Z"/>
            </w:rPr>
          </w:rPrChange>
        </w:rPr>
        <w:pPrChange w:id="5327" w:author="Keis" w:date="2024-09-06T14:20:00Z">
          <w:pPr>
            <w:pStyle w:val="2"/>
          </w:pPr>
        </w:pPrChange>
      </w:pPr>
      <w:proofErr w:type="gramStart"/>
      <w:ins w:id="5328" w:author="Keis" w:date="2024-09-06T13:52:00Z">
        <w:r w:rsidRPr="00706C18">
          <w:rPr>
            <w:color w:val="auto"/>
            <w:rPrChange w:id="5329" w:author="Keis" w:date="2024-09-06T17:44:00Z">
              <w:rPr/>
            </w:rPrChange>
          </w:rPr>
          <w:t>Selectable(</w:t>
        </w:r>
        <w:proofErr w:type="gramEnd"/>
        <w:r w:rsidRPr="00706C18">
          <w:rPr>
            <w:color w:val="auto"/>
            <w:rPrChange w:id="5330" w:author="Keis" w:date="2024-09-06T17:44:00Z">
              <w:rPr/>
            </w:rPrChange>
          </w:rPr>
          <w:t>The individual worker chooses whether to apply the wage peak system.)</w:t>
        </w:r>
      </w:ins>
    </w:p>
    <w:p w14:paraId="23BBE111" w14:textId="77777777" w:rsidR="005F7FAF" w:rsidRPr="00706C18" w:rsidRDefault="005F7FAF">
      <w:pPr>
        <w:pStyle w:val="2"/>
        <w:numPr>
          <w:ilvl w:val="0"/>
          <w:numId w:val="1382"/>
        </w:numPr>
        <w:rPr>
          <w:ins w:id="5331" w:author="Keis" w:date="2024-09-06T13:52:00Z"/>
          <w:color w:val="auto"/>
          <w:rPrChange w:id="5332" w:author="Keis" w:date="2024-09-06T17:44:00Z">
            <w:rPr>
              <w:ins w:id="5333" w:author="Keis" w:date="2024-09-06T13:52:00Z"/>
            </w:rPr>
          </w:rPrChange>
        </w:rPr>
        <w:pPrChange w:id="5334" w:author="Keis" w:date="2024-09-06T14:20:00Z">
          <w:pPr>
            <w:pStyle w:val="2"/>
          </w:pPr>
        </w:pPrChange>
      </w:pPr>
      <w:ins w:id="5335" w:author="Keis" w:date="2024-09-06T13:52:00Z">
        <w:r w:rsidRPr="00706C18">
          <w:rPr>
            <w:color w:val="auto"/>
            <w:rPrChange w:id="5336" w:author="Keis" w:date="2024-09-06T17:44:00Z">
              <w:rPr/>
            </w:rPrChange>
          </w:rPr>
          <w:t xml:space="preserve">Company’s random </w:t>
        </w:r>
        <w:proofErr w:type="gramStart"/>
        <w:r w:rsidRPr="00706C18">
          <w:rPr>
            <w:color w:val="auto"/>
            <w:rPrChange w:id="5337" w:author="Keis" w:date="2024-09-06T17:44:00Z">
              <w:rPr/>
            </w:rPrChange>
          </w:rPr>
          <w:t>choice(</w:t>
        </w:r>
        <w:proofErr w:type="gramEnd"/>
        <w:r w:rsidRPr="00706C18">
          <w:rPr>
            <w:color w:val="auto"/>
            <w:rPrChange w:id="5338" w:author="Keis" w:date="2024-09-06T17:44:00Z">
              <w:rPr/>
            </w:rPrChange>
          </w:rPr>
          <w:t>The wage peak system applies )</w:t>
        </w:r>
      </w:ins>
    </w:p>
    <w:p w14:paraId="6B2B5B6B" w14:textId="70790718" w:rsidR="00C6055F" w:rsidRPr="00706C18" w:rsidDel="005F7FAF" w:rsidRDefault="00C6055F" w:rsidP="00C6055F">
      <w:pPr>
        <w:spacing w:line="384" w:lineRule="auto"/>
        <w:textAlignment w:val="baseline"/>
        <w:rPr>
          <w:del w:id="5339" w:author="Keis" w:date="2024-09-06T13:52:00Z"/>
          <w:rFonts w:ascii="Arial" w:eastAsia="굴림" w:hAnsi="Arial" w:cs="Arial"/>
          <w:kern w:val="0"/>
          <w:sz w:val="22"/>
          <w:rPrChange w:id="5340" w:author="Keis" w:date="2024-09-06T17:44:00Z">
            <w:rPr>
              <w:del w:id="5341" w:author="Keis" w:date="2024-09-06T13:52:00Z"/>
              <w:rFonts w:ascii="Arial" w:eastAsia="굴림" w:hAnsi="Arial" w:cs="Arial"/>
              <w:color w:val="000000"/>
              <w:kern w:val="0"/>
              <w:sz w:val="22"/>
            </w:rPr>
          </w:rPrChange>
        </w:rPr>
      </w:pPr>
      <w:del w:id="5342" w:author="Keis" w:date="2024-09-06T13:52:00Z">
        <w:r w:rsidRPr="00706C18" w:rsidDel="005F7FAF">
          <w:rPr>
            <w:rFonts w:ascii="굴림" w:eastAsia="굴림" w:hAnsi="굴림" w:cs="굴림" w:hint="eastAsia"/>
            <w:spacing w:val="-2"/>
            <w:kern w:val="0"/>
            <w:sz w:val="22"/>
            <w:rPrChange w:id="5343" w:author="Keis" w:date="2024-09-06T17:44:00Z">
              <w:rPr>
                <w:rFonts w:ascii="굴림" w:eastAsia="굴림" w:hAnsi="굴림" w:cs="굴림" w:hint="eastAsia"/>
                <w:color w:val="FF0000"/>
                <w:spacing w:val="-2"/>
                <w:kern w:val="0"/>
                <w:sz w:val="22"/>
              </w:rPr>
            </w:rPrChange>
          </w:rPr>
          <w:delText>①</w:delText>
        </w:r>
        <w:r w:rsidRPr="00706C18" w:rsidDel="005F7FAF">
          <w:rPr>
            <w:rFonts w:ascii="Arial" w:eastAsia="나눔명조" w:hAnsi="Arial" w:cs="Arial"/>
            <w:spacing w:val="-2"/>
            <w:kern w:val="0"/>
            <w:sz w:val="22"/>
            <w:rPrChange w:id="5344" w:author="Keis" w:date="2024-09-06T17:44:00Z">
              <w:rPr>
                <w:rFonts w:ascii="Arial" w:eastAsia="나눔명조" w:hAnsi="Arial" w:cs="Arial"/>
                <w:color w:val="FF0000"/>
                <w:spacing w:val="-2"/>
                <w:kern w:val="0"/>
                <w:sz w:val="22"/>
              </w:rPr>
            </w:rPrChange>
          </w:rPr>
          <w:delText xml:space="preserve"> Not selectable(The wage peak system applies to all workers.)</w:delText>
        </w:r>
      </w:del>
    </w:p>
    <w:p w14:paraId="795F14A0" w14:textId="13B6AE4C" w:rsidR="00C6055F" w:rsidRPr="00706C18" w:rsidDel="005F7FAF" w:rsidRDefault="00C6055F" w:rsidP="005170E6">
      <w:pPr>
        <w:pStyle w:val="a6"/>
        <w:numPr>
          <w:ilvl w:val="0"/>
          <w:numId w:val="1266"/>
        </w:numPr>
        <w:spacing w:line="384" w:lineRule="auto"/>
        <w:ind w:leftChars="0"/>
        <w:textAlignment w:val="baseline"/>
        <w:rPr>
          <w:del w:id="5345" w:author="Keis" w:date="2024-09-06T13:52:00Z"/>
          <w:rFonts w:ascii="Arial" w:eastAsia="굴림" w:hAnsi="Arial" w:cs="Arial"/>
          <w:kern w:val="0"/>
          <w:sz w:val="22"/>
          <w:rPrChange w:id="5346" w:author="Keis" w:date="2024-09-06T17:44:00Z">
            <w:rPr>
              <w:del w:id="5347" w:author="Keis" w:date="2024-09-06T13:52:00Z"/>
              <w:rFonts w:ascii="Arial" w:eastAsia="굴림" w:hAnsi="Arial" w:cs="Arial"/>
              <w:color w:val="000000"/>
              <w:kern w:val="0"/>
              <w:sz w:val="22"/>
            </w:rPr>
          </w:rPrChange>
        </w:rPr>
      </w:pPr>
      <w:del w:id="5348" w:author="Keis" w:date="2024-09-06T13:52:00Z">
        <w:r w:rsidRPr="00706C18" w:rsidDel="005F7FAF">
          <w:rPr>
            <w:rFonts w:ascii="Arial" w:eastAsia="나눔명조" w:hAnsi="Arial" w:cs="Arial"/>
            <w:spacing w:val="-2"/>
            <w:kern w:val="0"/>
            <w:sz w:val="22"/>
            <w:rPrChange w:id="5349" w:author="Keis" w:date="2024-09-06T17:44:00Z">
              <w:rPr>
                <w:rFonts w:ascii="Arial" w:eastAsia="나눔명조" w:hAnsi="Arial" w:cs="Arial"/>
                <w:color w:val="FF0000"/>
                <w:spacing w:val="-2"/>
                <w:kern w:val="0"/>
                <w:sz w:val="22"/>
              </w:rPr>
            </w:rPrChange>
          </w:rPr>
          <w:delText xml:space="preserve"> Selectable(The individual worker chooses whether to apply the wage peak system.)</w:delText>
        </w:r>
      </w:del>
    </w:p>
    <w:p w14:paraId="4FA72899" w14:textId="5EBE83C8" w:rsidR="00C6055F" w:rsidRPr="00706C18" w:rsidDel="005F7FAF" w:rsidRDefault="00C6055F" w:rsidP="005170E6">
      <w:pPr>
        <w:pStyle w:val="a6"/>
        <w:numPr>
          <w:ilvl w:val="0"/>
          <w:numId w:val="1266"/>
        </w:numPr>
        <w:spacing w:line="384" w:lineRule="auto"/>
        <w:ind w:leftChars="0"/>
        <w:textAlignment w:val="baseline"/>
        <w:rPr>
          <w:del w:id="5350" w:author="Keis" w:date="2024-09-06T13:52:00Z"/>
          <w:rFonts w:ascii="Arial" w:eastAsia="굴림" w:hAnsi="Arial" w:cs="Arial"/>
          <w:kern w:val="0"/>
          <w:sz w:val="22"/>
          <w:rPrChange w:id="5351" w:author="Keis" w:date="2024-09-06T17:44:00Z">
            <w:rPr>
              <w:del w:id="5352" w:author="Keis" w:date="2024-09-06T13:52:00Z"/>
              <w:rFonts w:ascii="Arial" w:eastAsia="굴림" w:hAnsi="Arial" w:cs="Arial"/>
              <w:color w:val="000000"/>
              <w:kern w:val="0"/>
              <w:sz w:val="22"/>
            </w:rPr>
          </w:rPrChange>
        </w:rPr>
      </w:pPr>
      <w:del w:id="5353" w:author="Keis" w:date="2024-09-06T13:52:00Z">
        <w:r w:rsidRPr="00706C18" w:rsidDel="005F7FAF">
          <w:rPr>
            <w:rFonts w:ascii="Arial" w:eastAsia="나눔명조" w:hAnsi="Arial" w:cs="Arial"/>
            <w:spacing w:val="-2"/>
            <w:kern w:val="0"/>
            <w:sz w:val="22"/>
            <w:rPrChange w:id="5354" w:author="Keis" w:date="2024-09-06T17:44:00Z">
              <w:rPr>
                <w:rFonts w:ascii="Arial" w:eastAsia="나눔명조" w:hAnsi="Arial" w:cs="Arial"/>
                <w:color w:val="FF0000"/>
                <w:spacing w:val="-2"/>
                <w:kern w:val="0"/>
                <w:sz w:val="22"/>
              </w:rPr>
            </w:rPrChange>
          </w:rPr>
          <w:delText xml:space="preserve"> Company’s random choice(The wage peak system applies</w:delText>
        </w:r>
        <w:r w:rsidR="005170E6" w:rsidRPr="00706C18" w:rsidDel="005F7FAF">
          <w:rPr>
            <w:rFonts w:ascii="Arial" w:eastAsia="나눔명조" w:hAnsi="Arial" w:cs="Arial"/>
            <w:spacing w:val="-2"/>
            <w:kern w:val="0"/>
            <w:sz w:val="22"/>
            <w:rPrChange w:id="5355" w:author="Keis" w:date="2024-09-06T17:44:00Z">
              <w:rPr>
                <w:rFonts w:ascii="Arial" w:eastAsia="나눔명조" w:hAnsi="Arial" w:cs="Arial"/>
                <w:color w:val="FF0000"/>
                <w:spacing w:val="-2"/>
                <w:kern w:val="0"/>
                <w:sz w:val="22"/>
              </w:rPr>
            </w:rPrChange>
          </w:rPr>
          <w:delText>.</w:delText>
        </w:r>
        <w:r w:rsidRPr="00706C18" w:rsidDel="005F7FAF">
          <w:rPr>
            <w:rFonts w:ascii="Arial" w:eastAsia="나눔명조" w:hAnsi="Arial" w:cs="Arial"/>
            <w:spacing w:val="-2"/>
            <w:kern w:val="0"/>
            <w:sz w:val="22"/>
            <w:rPrChange w:id="5356" w:author="Keis" w:date="2024-09-06T17:44:00Z">
              <w:rPr>
                <w:rFonts w:ascii="Arial" w:eastAsia="나눔명조" w:hAnsi="Arial" w:cs="Arial"/>
                <w:color w:val="FF0000"/>
                <w:spacing w:val="-2"/>
                <w:kern w:val="0"/>
                <w:sz w:val="22"/>
              </w:rPr>
            </w:rPrChange>
          </w:rPr>
          <w:delText>)</w:delText>
        </w:r>
      </w:del>
    </w:p>
    <w:p w14:paraId="5ACD53C4" w14:textId="77777777" w:rsidR="005A3AD9" w:rsidRPr="00706C18" w:rsidRDefault="005A3AD9" w:rsidP="005A3AD9">
      <w:pPr>
        <w:spacing w:line="384" w:lineRule="auto"/>
        <w:textAlignment w:val="baseline"/>
        <w:rPr>
          <w:rFonts w:ascii="Arial" w:eastAsia="굴림" w:hAnsi="Arial" w:cs="Arial"/>
          <w:spacing w:val="-2"/>
          <w:kern w:val="0"/>
          <w:sz w:val="22"/>
          <w:rPrChange w:id="5357" w:author="Keis" w:date="2024-09-06T17:44:00Z">
            <w:rPr>
              <w:rFonts w:ascii="Arial" w:eastAsia="굴림" w:hAnsi="Arial" w:cs="Arial"/>
              <w:color w:val="FF0000"/>
              <w:spacing w:val="-2"/>
              <w:kern w:val="0"/>
              <w:sz w:val="22"/>
            </w:rPr>
          </w:rPrChange>
        </w:rPr>
      </w:pPr>
    </w:p>
    <w:p w14:paraId="12136C69" w14:textId="77777777" w:rsidR="00400899" w:rsidRPr="00706C18" w:rsidRDefault="00400899" w:rsidP="00400899">
      <w:pPr>
        <w:spacing w:line="384" w:lineRule="auto"/>
        <w:textAlignment w:val="baseline"/>
        <w:rPr>
          <w:rFonts w:ascii="Arial" w:eastAsia="굴림" w:hAnsi="Arial" w:cs="Arial"/>
          <w:kern w:val="0"/>
          <w:sz w:val="22"/>
          <w:rPrChange w:id="5358"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359" w:author="Keis" w:date="2024-09-06T17:44:00Z">
            <w:rPr>
              <w:rFonts w:ascii="Arial" w:eastAsia="나눔명조" w:hAnsi="Arial" w:cs="Arial"/>
              <w:color w:val="FF0000"/>
              <w:spacing w:val="-2"/>
              <w:kern w:val="0"/>
              <w:sz w:val="22"/>
            </w:rPr>
          </w:rPrChange>
        </w:rPr>
        <w:t xml:space="preserve">Dadd8c_6. What type of wage peak is currently </w:t>
      </w:r>
      <w:r w:rsidR="005170E6" w:rsidRPr="00706C18">
        <w:rPr>
          <w:rFonts w:ascii="Arial" w:eastAsia="나눔명조" w:hAnsi="Arial" w:cs="Arial"/>
          <w:spacing w:val="-2"/>
          <w:kern w:val="0"/>
          <w:sz w:val="22"/>
          <w:rPrChange w:id="5360" w:author="Keis" w:date="2024-09-06T17:44:00Z">
            <w:rPr>
              <w:rFonts w:ascii="Arial" w:eastAsia="나눔명조" w:hAnsi="Arial" w:cs="Arial"/>
              <w:color w:val="FF0000"/>
              <w:spacing w:val="-2"/>
              <w:kern w:val="0"/>
              <w:sz w:val="22"/>
            </w:rPr>
          </w:rPrChange>
        </w:rPr>
        <w:t xml:space="preserve">implemented </w:t>
      </w:r>
      <w:r w:rsidRPr="00706C18">
        <w:rPr>
          <w:rFonts w:ascii="Arial" w:eastAsia="나눔명조" w:hAnsi="Arial" w:cs="Arial"/>
          <w:spacing w:val="-2"/>
          <w:kern w:val="0"/>
          <w:sz w:val="22"/>
          <w:rPrChange w:id="5361" w:author="Keis" w:date="2024-09-06T17:44:00Z">
            <w:rPr>
              <w:rFonts w:ascii="Arial" w:eastAsia="나눔명조" w:hAnsi="Arial" w:cs="Arial"/>
              <w:color w:val="FF0000"/>
              <w:spacing w:val="-2"/>
              <w:kern w:val="0"/>
              <w:sz w:val="22"/>
            </w:rPr>
          </w:rPrChange>
        </w:rPr>
        <w:t>at your work place? (</w:t>
      </w:r>
      <w:r w:rsidR="005170E6" w:rsidRPr="00706C18">
        <w:rPr>
          <w:rFonts w:ascii="Arial" w:eastAsia="나눔명조" w:hAnsi="Arial" w:cs="Arial"/>
          <w:spacing w:val="-2"/>
          <w:kern w:val="0"/>
          <w:sz w:val="22"/>
          <w:rPrChange w:id="5362" w:author="Keis" w:date="2024-09-06T17:44:00Z">
            <w:rPr>
              <w:rFonts w:ascii="Arial" w:eastAsia="나눔명조" w:hAnsi="Arial" w:cs="Arial"/>
              <w:color w:val="FF0000"/>
              <w:spacing w:val="-2"/>
              <w:kern w:val="0"/>
              <w:sz w:val="22"/>
            </w:rPr>
          </w:rPrChange>
        </w:rPr>
        <w:t>Select multiple answers if necessary</w:t>
      </w:r>
      <w:r w:rsidRPr="00706C18">
        <w:rPr>
          <w:rFonts w:ascii="Arial" w:eastAsia="나눔명조" w:hAnsi="Arial" w:cs="Arial"/>
          <w:spacing w:val="-2"/>
          <w:kern w:val="0"/>
          <w:sz w:val="22"/>
          <w:rPrChange w:id="5363" w:author="Keis" w:date="2024-09-06T17:44:00Z">
            <w:rPr>
              <w:rFonts w:ascii="Arial" w:eastAsia="나눔명조" w:hAnsi="Arial" w:cs="Arial"/>
              <w:color w:val="FF0000"/>
              <w:spacing w:val="-2"/>
              <w:kern w:val="0"/>
              <w:sz w:val="22"/>
            </w:rPr>
          </w:rPrChange>
        </w:rPr>
        <w:t>)</w:t>
      </w:r>
    </w:p>
    <w:p w14:paraId="4B739378" w14:textId="77777777" w:rsidR="00471D96" w:rsidRPr="00706C18" w:rsidRDefault="00471D96" w:rsidP="00471D96">
      <w:pPr>
        <w:pStyle w:val="3"/>
        <w:ind w:left="324" w:hangingChars="150" w:hanging="324"/>
        <w:rPr>
          <w:ins w:id="5364" w:author="Keis" w:date="2024-09-06T15:05:00Z"/>
          <w:color w:val="auto"/>
          <w:rPrChange w:id="5365" w:author="Keis" w:date="2024-09-06T17:44:00Z">
            <w:rPr>
              <w:ins w:id="5366" w:author="Keis" w:date="2024-09-06T15:05:00Z"/>
            </w:rPr>
          </w:rPrChange>
        </w:rPr>
      </w:pPr>
      <w:ins w:id="5367" w:author="Keis" w:date="2024-09-06T15:05:00Z">
        <w:r w:rsidRPr="00706C18">
          <w:rPr>
            <w:rFonts w:ascii="굴림" w:eastAsia="굴림" w:hAnsi="굴림" w:cs="굴림" w:hint="eastAsia"/>
            <w:color w:val="auto"/>
            <w:rPrChange w:id="5368" w:author="Keis" w:date="2024-09-06T17:44:00Z">
              <w:rPr>
                <w:rFonts w:ascii="굴림" w:eastAsia="굴림" w:hAnsi="굴림" w:cs="굴림" w:hint="eastAsia"/>
              </w:rPr>
            </w:rPrChange>
          </w:rPr>
          <w:t>①</w:t>
        </w:r>
        <w:r w:rsidRPr="00706C18">
          <w:rPr>
            <w:color w:val="auto"/>
            <w:rPrChange w:id="5369" w:author="Keis" w:date="2024-09-06T17:44:00Z">
              <w:rPr/>
            </w:rPrChange>
          </w:rPr>
          <w:t xml:space="preserve"> Retirement-Age Guarantee: a company freezes or gradually reduces an employee’s wage over the years leading up to retirement without changing their retirement age.</w:t>
        </w:r>
      </w:ins>
    </w:p>
    <w:p w14:paraId="2BED4F8B" w14:textId="77777777" w:rsidR="00471D96" w:rsidRPr="00377109" w:rsidRDefault="00471D96" w:rsidP="00471D96">
      <w:pPr>
        <w:pStyle w:val="a6"/>
        <w:numPr>
          <w:ilvl w:val="2"/>
          <w:numId w:val="1229"/>
        </w:numPr>
        <w:spacing w:line="384" w:lineRule="auto"/>
        <w:ind w:leftChars="0"/>
        <w:textAlignment w:val="baseline"/>
        <w:rPr>
          <w:ins w:id="5370" w:author="Keis" w:date="2024-09-06T15:05:00Z"/>
          <w:rFonts w:ascii="Arial" w:eastAsia="굴림" w:hAnsi="Arial" w:cs="Arial"/>
          <w:color w:val="000000"/>
          <w:kern w:val="0"/>
          <w:sz w:val="22"/>
        </w:rPr>
      </w:pPr>
      <w:ins w:id="5371" w:author="Keis" w:date="2024-09-06T15:05:00Z">
        <w:r w:rsidRPr="00FF1D2F">
          <w:rPr>
            <w:rFonts w:ascii="Arial" w:eastAsia="굴림" w:hAnsi="Arial" w:cs="Arial"/>
            <w:color w:val="00B050"/>
            <w:kern w:val="0"/>
            <w:sz w:val="22"/>
          </w:rPr>
          <w:t xml:space="preserve"> Supreme Court ruled against the Retirement-Age Guarantee system, but you can choose this since it has been previously implemented.</w:t>
        </w:r>
      </w:ins>
    </w:p>
    <w:p w14:paraId="4A113F05" w14:textId="77777777" w:rsidR="00471D96" w:rsidRPr="00706C18" w:rsidRDefault="00471D96" w:rsidP="00471D96">
      <w:pPr>
        <w:pStyle w:val="3"/>
        <w:ind w:left="324" w:hangingChars="150" w:hanging="324"/>
        <w:rPr>
          <w:ins w:id="5372" w:author="Keis" w:date="2024-09-06T15:05:00Z"/>
          <w:color w:val="auto"/>
          <w:rPrChange w:id="5373" w:author="Keis" w:date="2024-09-06T17:44:00Z">
            <w:rPr>
              <w:ins w:id="5374" w:author="Keis" w:date="2024-09-06T15:05:00Z"/>
            </w:rPr>
          </w:rPrChange>
        </w:rPr>
      </w:pPr>
      <w:ins w:id="5375" w:author="Keis" w:date="2024-09-06T15:05:00Z">
        <w:r w:rsidRPr="00706C18">
          <w:rPr>
            <w:rFonts w:ascii="바탕" w:eastAsia="바탕" w:hAnsi="바탕" w:hint="eastAsia"/>
            <w:color w:val="auto"/>
            <w:rPrChange w:id="5376" w:author="Keis" w:date="2024-09-06T17:44:00Z">
              <w:rPr>
                <w:rFonts w:ascii="바탕" w:eastAsia="바탕" w:hAnsi="바탕" w:hint="eastAsia"/>
              </w:rPr>
            </w:rPrChange>
          </w:rPr>
          <w:t>②</w:t>
        </w:r>
        <w:r w:rsidRPr="00706C18">
          <w:rPr>
            <w:color w:val="auto"/>
            <w:rPrChange w:id="5377" w:author="Keis" w:date="2024-09-06T17:44:00Z">
              <w:rPr/>
            </w:rPrChange>
          </w:rPr>
          <w:t xml:space="preserve"> Retirement-Age Extension: a company extends an employee’s retirement age in return for a lower wage.</w:t>
        </w:r>
      </w:ins>
    </w:p>
    <w:p w14:paraId="12AB6D26" w14:textId="77777777" w:rsidR="00471D96" w:rsidRPr="00706C18" w:rsidRDefault="00471D96" w:rsidP="00471D96">
      <w:pPr>
        <w:pStyle w:val="3"/>
        <w:ind w:left="324" w:hangingChars="150" w:hanging="324"/>
        <w:rPr>
          <w:ins w:id="5378" w:author="Keis" w:date="2024-09-06T15:05:00Z"/>
          <w:color w:val="auto"/>
          <w:rPrChange w:id="5379" w:author="Keis" w:date="2024-09-06T17:44:00Z">
            <w:rPr>
              <w:ins w:id="5380" w:author="Keis" w:date="2024-09-06T15:05:00Z"/>
            </w:rPr>
          </w:rPrChange>
        </w:rPr>
      </w:pPr>
      <w:ins w:id="5381" w:author="Keis" w:date="2024-09-06T15:05:00Z">
        <w:r w:rsidRPr="00706C18">
          <w:rPr>
            <w:rFonts w:hint="eastAsia"/>
            <w:color w:val="auto"/>
            <w:rPrChange w:id="5382" w:author="Keis" w:date="2024-09-06T17:44:00Z">
              <w:rPr>
                <w:rFonts w:hint="eastAsia"/>
              </w:rPr>
            </w:rPrChange>
          </w:rPr>
          <w:t>③</w:t>
        </w:r>
        <w:r w:rsidRPr="00706C18">
          <w:rPr>
            <w:color w:val="auto"/>
            <w:rPrChange w:id="5383" w:author="Keis" w:date="2024-09-06T17:44:00Z">
              <w:rPr/>
            </w:rPrChange>
          </w:rPr>
          <w:t xml:space="preserve"> Re-Employment: a company re-employs retirees as independent contractors or part-time workers at a reduced wage.</w:t>
        </w:r>
      </w:ins>
    </w:p>
    <w:p w14:paraId="55870579" w14:textId="77777777" w:rsidR="00471D96" w:rsidRPr="00706C18" w:rsidRDefault="00471D96" w:rsidP="00471D96">
      <w:pPr>
        <w:pStyle w:val="3"/>
        <w:ind w:left="324" w:hangingChars="150" w:hanging="324"/>
        <w:rPr>
          <w:ins w:id="5384" w:author="Keis" w:date="2024-09-06T15:05:00Z"/>
          <w:color w:val="auto"/>
          <w:rPrChange w:id="5385" w:author="Keis" w:date="2024-09-06T17:44:00Z">
            <w:rPr>
              <w:ins w:id="5386" w:author="Keis" w:date="2024-09-06T15:05:00Z"/>
            </w:rPr>
          </w:rPrChange>
        </w:rPr>
      </w:pPr>
      <w:ins w:id="5387" w:author="Keis" w:date="2024-09-06T15:05:00Z">
        <w:r w:rsidRPr="00706C18">
          <w:rPr>
            <w:rFonts w:hint="eastAsia"/>
            <w:color w:val="auto"/>
            <w:rPrChange w:id="5388" w:author="Keis" w:date="2024-09-06T17:44:00Z">
              <w:rPr>
                <w:rFonts w:hint="eastAsia"/>
              </w:rPr>
            </w:rPrChange>
          </w:rPr>
          <w:t>④</w:t>
        </w:r>
        <w:r w:rsidRPr="00706C18">
          <w:rPr>
            <w:color w:val="auto"/>
            <w:rPrChange w:id="5389" w:author="Keis" w:date="2024-09-06T17:44:00Z">
              <w:rPr/>
            </w:rPrChange>
          </w:rPr>
          <w:t xml:space="preserve"> Working Hour Reduction: a company reduces the working hours of middle-aged and older employees by more than half compared to their previous wages once their wages reached a peak.</w:t>
        </w:r>
      </w:ins>
    </w:p>
    <w:p w14:paraId="0E32A255" w14:textId="07D2F06E" w:rsidR="005170E6" w:rsidRPr="00706C18" w:rsidDel="005F7FAF" w:rsidRDefault="00400899" w:rsidP="005170E6">
      <w:pPr>
        <w:pStyle w:val="a6"/>
        <w:numPr>
          <w:ilvl w:val="0"/>
          <w:numId w:val="1350"/>
        </w:numPr>
        <w:spacing w:line="384" w:lineRule="auto"/>
        <w:ind w:leftChars="0"/>
        <w:textAlignment w:val="baseline"/>
        <w:rPr>
          <w:del w:id="5390" w:author="Keis" w:date="2024-09-06T13:51:00Z"/>
          <w:rFonts w:ascii="Arial" w:eastAsia="굴림" w:hAnsi="Arial" w:cs="Arial"/>
          <w:kern w:val="0"/>
          <w:sz w:val="22"/>
          <w:rPrChange w:id="5391" w:author="Keis" w:date="2024-09-06T17:44:00Z">
            <w:rPr>
              <w:del w:id="5392" w:author="Keis" w:date="2024-09-06T13:51:00Z"/>
              <w:rFonts w:ascii="Arial" w:eastAsia="굴림" w:hAnsi="Arial" w:cs="Arial"/>
              <w:color w:val="000000"/>
              <w:kern w:val="0"/>
              <w:sz w:val="22"/>
            </w:rPr>
          </w:rPrChange>
        </w:rPr>
      </w:pPr>
      <w:del w:id="5393" w:author="Keis" w:date="2024-09-06T13:51:00Z">
        <w:r w:rsidRPr="00706C18" w:rsidDel="005F7FAF">
          <w:rPr>
            <w:rFonts w:ascii="Arial" w:eastAsia="나눔명조" w:hAnsi="Arial" w:cs="Arial"/>
            <w:spacing w:val="-2"/>
            <w:kern w:val="0"/>
            <w:sz w:val="22"/>
            <w:rPrChange w:id="5394" w:author="Keis" w:date="2024-09-06T17:44:00Z">
              <w:rPr>
                <w:rFonts w:ascii="Arial" w:eastAsia="나눔명조" w:hAnsi="Arial" w:cs="Arial"/>
                <w:color w:val="FF0000"/>
                <w:spacing w:val="-2"/>
                <w:kern w:val="0"/>
                <w:sz w:val="22"/>
              </w:rPr>
            </w:rPrChange>
          </w:rPr>
          <w:delText>Retirement</w:delText>
        </w:r>
        <w:r w:rsidR="005170E6" w:rsidRPr="00706C18" w:rsidDel="005F7FAF">
          <w:rPr>
            <w:rFonts w:ascii="Arial" w:eastAsia="나눔명조" w:hAnsi="Arial" w:cs="Arial"/>
            <w:spacing w:val="-2"/>
            <w:kern w:val="0"/>
            <w:sz w:val="22"/>
            <w:rPrChange w:id="5395" w:author="Keis" w:date="2024-09-06T17:44:00Z">
              <w:rPr>
                <w:rFonts w:ascii="Arial" w:eastAsia="나눔명조" w:hAnsi="Arial" w:cs="Arial"/>
                <w:color w:val="FF0000"/>
                <w:spacing w:val="-2"/>
                <w:kern w:val="0"/>
                <w:sz w:val="22"/>
              </w:rPr>
            </w:rPrChange>
          </w:rPr>
          <w:delText>-Age G</w:delText>
        </w:r>
        <w:r w:rsidRPr="00706C18" w:rsidDel="005F7FAF">
          <w:rPr>
            <w:rFonts w:ascii="Arial" w:eastAsia="나눔명조" w:hAnsi="Arial" w:cs="Arial"/>
            <w:spacing w:val="-2"/>
            <w:kern w:val="0"/>
            <w:sz w:val="22"/>
            <w:rPrChange w:id="5396" w:author="Keis" w:date="2024-09-06T17:44:00Z">
              <w:rPr>
                <w:rFonts w:ascii="Arial" w:eastAsia="나눔명조" w:hAnsi="Arial" w:cs="Arial"/>
                <w:color w:val="FF0000"/>
                <w:spacing w:val="-2"/>
                <w:kern w:val="0"/>
                <w:sz w:val="22"/>
              </w:rPr>
            </w:rPrChange>
          </w:rPr>
          <w:delText xml:space="preserve">uarantee: </w:delText>
        </w:r>
        <w:r w:rsidR="005170E6" w:rsidRPr="00706C18" w:rsidDel="005F7FAF">
          <w:rPr>
            <w:rFonts w:ascii="Arial" w:eastAsia="나눔명조" w:hAnsi="Arial" w:cs="Arial"/>
            <w:spacing w:val="-2"/>
            <w:kern w:val="0"/>
            <w:sz w:val="22"/>
            <w:rPrChange w:id="5397" w:author="Keis" w:date="2024-09-06T17:44:00Z">
              <w:rPr>
                <w:rFonts w:ascii="Arial" w:eastAsia="나눔명조" w:hAnsi="Arial" w:cs="Arial"/>
                <w:color w:val="FF0000"/>
                <w:spacing w:val="-2"/>
                <w:kern w:val="0"/>
                <w:sz w:val="22"/>
              </w:rPr>
            </w:rPrChange>
          </w:rPr>
          <w:delText>a company freezes or gradually reduces an employee’s wage over the years leading up to retirement without changing their retirement age.</w:delText>
        </w:r>
      </w:del>
    </w:p>
    <w:p w14:paraId="478A5478" w14:textId="246C0A47" w:rsidR="005170E6" w:rsidRPr="00706C18" w:rsidDel="005F7FAF" w:rsidRDefault="005170E6" w:rsidP="00400899">
      <w:pPr>
        <w:pStyle w:val="a6"/>
        <w:numPr>
          <w:ilvl w:val="0"/>
          <w:numId w:val="1350"/>
        </w:numPr>
        <w:spacing w:line="384" w:lineRule="auto"/>
        <w:ind w:leftChars="0"/>
        <w:textAlignment w:val="baseline"/>
        <w:rPr>
          <w:del w:id="5398" w:author="Keis" w:date="2024-09-06T13:51:00Z"/>
          <w:rFonts w:ascii="Arial" w:eastAsia="굴림" w:hAnsi="Arial" w:cs="Arial"/>
          <w:kern w:val="0"/>
          <w:sz w:val="22"/>
          <w:rPrChange w:id="5399" w:author="Keis" w:date="2024-09-06T17:44:00Z">
            <w:rPr>
              <w:del w:id="5400" w:author="Keis" w:date="2024-09-06T13:51:00Z"/>
              <w:rFonts w:ascii="Arial" w:eastAsia="굴림" w:hAnsi="Arial" w:cs="Arial"/>
              <w:color w:val="000000"/>
              <w:kern w:val="0"/>
              <w:sz w:val="22"/>
            </w:rPr>
          </w:rPrChange>
        </w:rPr>
      </w:pPr>
      <w:del w:id="5401" w:author="Keis" w:date="2024-09-06T13:51:00Z">
        <w:r w:rsidRPr="00706C18" w:rsidDel="005F7FAF">
          <w:rPr>
            <w:rFonts w:ascii="Arial" w:eastAsia="나눔명조" w:hAnsi="Arial" w:cs="Arial"/>
            <w:spacing w:val="-2"/>
            <w:kern w:val="0"/>
            <w:sz w:val="22"/>
            <w:rPrChange w:id="5402" w:author="Keis" w:date="2024-09-06T17:44:00Z">
              <w:rPr>
                <w:rFonts w:ascii="Arial" w:eastAsia="나눔명조" w:hAnsi="Arial" w:cs="Arial"/>
                <w:color w:val="FF0000"/>
                <w:spacing w:val="-2"/>
                <w:kern w:val="0"/>
                <w:sz w:val="22"/>
              </w:rPr>
            </w:rPrChange>
          </w:rPr>
          <w:delText xml:space="preserve">Retirement-Age </w:delText>
        </w:r>
        <w:r w:rsidR="00400899" w:rsidRPr="00706C18" w:rsidDel="005F7FAF">
          <w:rPr>
            <w:rFonts w:ascii="Arial" w:eastAsia="나눔명조" w:hAnsi="Arial" w:cs="Arial"/>
            <w:spacing w:val="-2"/>
            <w:kern w:val="0"/>
            <w:sz w:val="22"/>
            <w:rPrChange w:id="5403" w:author="Keis" w:date="2024-09-06T17:44:00Z">
              <w:rPr>
                <w:rFonts w:ascii="Arial" w:eastAsia="나눔명조" w:hAnsi="Arial" w:cs="Arial"/>
                <w:color w:val="FF0000"/>
                <w:spacing w:val="-2"/>
                <w:kern w:val="0"/>
                <w:sz w:val="22"/>
              </w:rPr>
            </w:rPrChange>
          </w:rPr>
          <w:delText>Extension</w:delText>
        </w:r>
        <w:r w:rsidRPr="00706C18" w:rsidDel="005F7FAF">
          <w:rPr>
            <w:rFonts w:ascii="Arial" w:eastAsia="나눔명조" w:hAnsi="Arial" w:cs="Arial"/>
            <w:spacing w:val="-2"/>
            <w:kern w:val="0"/>
            <w:sz w:val="22"/>
            <w:rPrChange w:id="5404" w:author="Keis" w:date="2024-09-06T17:44:00Z">
              <w:rPr>
                <w:rFonts w:ascii="Arial" w:eastAsia="나눔명조" w:hAnsi="Arial" w:cs="Arial"/>
                <w:color w:val="FF0000"/>
                <w:spacing w:val="-2"/>
                <w:kern w:val="0"/>
                <w:sz w:val="22"/>
              </w:rPr>
            </w:rPrChange>
          </w:rPr>
          <w:delText>: a company re-employs retirees as independent contractors or part-time workers at a reduced wage.</w:delText>
        </w:r>
      </w:del>
    </w:p>
    <w:p w14:paraId="20D76546" w14:textId="50F776DC" w:rsidR="005170E6" w:rsidRPr="00706C18" w:rsidDel="005F7FAF" w:rsidRDefault="005170E6" w:rsidP="005170E6">
      <w:pPr>
        <w:pStyle w:val="a6"/>
        <w:numPr>
          <w:ilvl w:val="0"/>
          <w:numId w:val="1350"/>
        </w:numPr>
        <w:spacing w:line="384" w:lineRule="auto"/>
        <w:ind w:leftChars="0"/>
        <w:textAlignment w:val="baseline"/>
        <w:rPr>
          <w:del w:id="5405" w:author="Keis" w:date="2024-09-06T13:51:00Z"/>
          <w:rFonts w:ascii="Arial" w:eastAsia="굴림" w:hAnsi="Arial" w:cs="Arial"/>
          <w:kern w:val="0"/>
          <w:sz w:val="22"/>
          <w:rPrChange w:id="5406" w:author="Keis" w:date="2024-09-06T17:44:00Z">
            <w:rPr>
              <w:del w:id="5407" w:author="Keis" w:date="2024-09-06T13:51:00Z"/>
              <w:rFonts w:ascii="Arial" w:eastAsia="굴림" w:hAnsi="Arial" w:cs="Arial"/>
              <w:color w:val="000000"/>
              <w:kern w:val="0"/>
              <w:sz w:val="22"/>
            </w:rPr>
          </w:rPrChange>
        </w:rPr>
      </w:pPr>
      <w:del w:id="5408" w:author="Keis" w:date="2024-09-06T13:51:00Z">
        <w:r w:rsidRPr="00706C18" w:rsidDel="005F7FAF">
          <w:rPr>
            <w:rFonts w:ascii="Arial" w:eastAsia="나눔명조" w:hAnsi="Arial" w:cs="Arial"/>
            <w:spacing w:val="-2"/>
            <w:kern w:val="0"/>
            <w:sz w:val="22"/>
            <w:rPrChange w:id="5409" w:author="Keis" w:date="2024-09-06T17:44:00Z">
              <w:rPr>
                <w:rFonts w:ascii="Arial" w:eastAsia="나눔명조" w:hAnsi="Arial" w:cs="Arial"/>
                <w:color w:val="FF0000"/>
                <w:spacing w:val="-2"/>
                <w:kern w:val="0"/>
                <w:sz w:val="22"/>
              </w:rPr>
            </w:rPrChange>
          </w:rPr>
          <w:delText>R</w:delText>
        </w:r>
        <w:r w:rsidR="00400899" w:rsidRPr="00706C18" w:rsidDel="005F7FAF">
          <w:rPr>
            <w:rFonts w:ascii="Arial" w:eastAsia="나눔명조" w:hAnsi="Arial" w:cs="Arial"/>
            <w:spacing w:val="-2"/>
            <w:kern w:val="0"/>
            <w:sz w:val="22"/>
            <w:rPrChange w:id="5410" w:author="Keis" w:date="2024-09-06T17:44:00Z">
              <w:rPr>
                <w:rFonts w:ascii="Arial" w:eastAsia="나눔명조" w:hAnsi="Arial" w:cs="Arial"/>
                <w:color w:val="FF0000"/>
                <w:spacing w:val="-2"/>
                <w:kern w:val="0"/>
                <w:sz w:val="22"/>
              </w:rPr>
            </w:rPrChange>
          </w:rPr>
          <w:delText xml:space="preserve">e-employment: </w:delText>
        </w:r>
        <w:r w:rsidRPr="00706C18" w:rsidDel="005F7FAF">
          <w:rPr>
            <w:rFonts w:ascii="Arial" w:eastAsia="나눔명조" w:hAnsi="Arial" w:cs="Arial"/>
            <w:spacing w:val="-2"/>
            <w:kern w:val="0"/>
            <w:sz w:val="22"/>
            <w:rPrChange w:id="5411" w:author="Keis" w:date="2024-09-06T17:44:00Z">
              <w:rPr>
                <w:rFonts w:ascii="Arial" w:eastAsia="나눔명조" w:hAnsi="Arial" w:cs="Arial"/>
                <w:color w:val="FF0000"/>
                <w:spacing w:val="-2"/>
                <w:kern w:val="0"/>
                <w:sz w:val="22"/>
              </w:rPr>
            </w:rPrChange>
          </w:rPr>
          <w:delText>a company re-employs retirees as independent contractors or part-time workers at a reduced wage.</w:delText>
        </w:r>
      </w:del>
    </w:p>
    <w:p w14:paraId="0254F491" w14:textId="616F96AA" w:rsidR="00400899" w:rsidRPr="00706C18" w:rsidDel="005F7FAF" w:rsidRDefault="005170E6" w:rsidP="005170E6">
      <w:pPr>
        <w:pStyle w:val="a6"/>
        <w:numPr>
          <w:ilvl w:val="0"/>
          <w:numId w:val="1350"/>
        </w:numPr>
        <w:spacing w:line="384" w:lineRule="auto"/>
        <w:ind w:leftChars="0"/>
        <w:textAlignment w:val="baseline"/>
        <w:rPr>
          <w:del w:id="5412" w:author="Keis" w:date="2024-09-06T13:51:00Z"/>
          <w:rFonts w:ascii="Arial" w:eastAsia="굴림" w:hAnsi="Arial" w:cs="Arial"/>
          <w:kern w:val="0"/>
          <w:sz w:val="22"/>
          <w:rPrChange w:id="5413" w:author="Keis" w:date="2024-09-06T17:44:00Z">
            <w:rPr>
              <w:del w:id="5414" w:author="Keis" w:date="2024-09-06T13:51:00Z"/>
              <w:rFonts w:ascii="Arial" w:eastAsia="굴림" w:hAnsi="Arial" w:cs="Arial"/>
              <w:color w:val="000000"/>
              <w:kern w:val="0"/>
              <w:sz w:val="22"/>
            </w:rPr>
          </w:rPrChange>
        </w:rPr>
      </w:pPr>
      <w:del w:id="5415" w:author="Keis" w:date="2024-09-06T13:51:00Z">
        <w:r w:rsidRPr="00706C18" w:rsidDel="005F7FAF">
          <w:rPr>
            <w:rFonts w:ascii="Arial" w:eastAsia="나눔명조" w:hAnsi="Arial" w:cs="Arial"/>
            <w:spacing w:val="-2"/>
            <w:kern w:val="0"/>
            <w:sz w:val="22"/>
            <w:rPrChange w:id="5416" w:author="Keis" w:date="2024-09-06T17:44:00Z">
              <w:rPr>
                <w:rFonts w:ascii="Arial" w:eastAsia="나눔명조" w:hAnsi="Arial" w:cs="Arial"/>
                <w:color w:val="FF0000"/>
                <w:spacing w:val="-2"/>
                <w:kern w:val="0"/>
                <w:sz w:val="22"/>
              </w:rPr>
            </w:rPrChange>
          </w:rPr>
          <w:delText>Working Hour Reduction: a company reduces the working hours of middle-aged and older employees by more than half compared to their previous wages once their wages reached a peak.</w:delText>
        </w:r>
      </w:del>
    </w:p>
    <w:p w14:paraId="103712C1" w14:textId="77777777" w:rsidR="00C6055F" w:rsidRPr="00706C18" w:rsidRDefault="00C6055F" w:rsidP="00C6055F">
      <w:pPr>
        <w:spacing w:line="384" w:lineRule="auto"/>
        <w:textAlignment w:val="baseline"/>
        <w:rPr>
          <w:rFonts w:ascii="Arial" w:eastAsia="굴림" w:hAnsi="Arial" w:cs="Arial"/>
          <w:kern w:val="0"/>
          <w:sz w:val="22"/>
          <w:rPrChange w:id="5417" w:author="Keis" w:date="2024-09-06T17:44:00Z">
            <w:rPr>
              <w:rFonts w:ascii="Arial" w:eastAsia="굴림" w:hAnsi="Arial" w:cs="Arial"/>
              <w:color w:val="000000"/>
              <w:kern w:val="0"/>
              <w:sz w:val="22"/>
            </w:rPr>
          </w:rPrChange>
        </w:rPr>
      </w:pPr>
    </w:p>
    <w:p w14:paraId="2BD732CF" w14:textId="77777777" w:rsidR="00C6055F" w:rsidRPr="00706C18" w:rsidRDefault="005A3AD9" w:rsidP="00C6055F">
      <w:pPr>
        <w:spacing w:line="384" w:lineRule="auto"/>
        <w:textAlignment w:val="baseline"/>
        <w:rPr>
          <w:rFonts w:ascii="Arial" w:eastAsia="굴림" w:hAnsi="Arial" w:cs="Arial"/>
          <w:kern w:val="0"/>
          <w:sz w:val="22"/>
          <w:rPrChange w:id="5418"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419" w:author="Keis" w:date="2024-09-06T17:44:00Z">
            <w:rPr>
              <w:rFonts w:ascii="Arial" w:eastAsia="나눔명조" w:hAnsi="Arial" w:cs="Arial"/>
              <w:color w:val="FF0000"/>
              <w:spacing w:val="-2"/>
              <w:kern w:val="0"/>
              <w:sz w:val="22"/>
            </w:rPr>
          </w:rPrChange>
        </w:rPr>
        <w:t xml:space="preserve">Dadd8c_7. </w:t>
      </w:r>
      <w:r w:rsidR="00C6055F" w:rsidRPr="00706C18">
        <w:rPr>
          <w:rFonts w:ascii="Arial" w:eastAsia="나눔명조" w:hAnsi="Arial" w:cs="Arial"/>
          <w:spacing w:val="-2"/>
          <w:kern w:val="0"/>
          <w:sz w:val="22"/>
          <w:rPrChange w:id="5420" w:author="Keis" w:date="2024-09-06T17:44:00Z">
            <w:rPr>
              <w:rFonts w:ascii="Arial" w:eastAsia="나눔명조" w:hAnsi="Arial" w:cs="Arial"/>
              <w:color w:val="FF0000"/>
              <w:spacing w:val="-2"/>
              <w:kern w:val="0"/>
              <w:sz w:val="22"/>
            </w:rPr>
          </w:rPrChange>
        </w:rPr>
        <w:t>From what age does the wage peak system apply?</w:t>
      </w:r>
    </w:p>
    <w:p w14:paraId="79C4FE9F" w14:textId="77777777" w:rsidR="00C6055F" w:rsidRPr="00706C18" w:rsidRDefault="00C6055F" w:rsidP="00C6055F">
      <w:pPr>
        <w:spacing w:line="384" w:lineRule="auto"/>
        <w:textAlignment w:val="baseline"/>
        <w:rPr>
          <w:rFonts w:ascii="Arial" w:eastAsia="굴림" w:hAnsi="Arial" w:cs="Arial"/>
          <w:spacing w:val="-2"/>
          <w:kern w:val="0"/>
          <w:sz w:val="22"/>
          <w:rPrChange w:id="5421"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422" w:author="Keis" w:date="2024-09-06T17:44:00Z">
            <w:rPr>
              <w:rFonts w:ascii="Arial" w:eastAsia="나눔명조" w:hAnsi="Arial" w:cs="Arial"/>
              <w:color w:val="FF0000"/>
              <w:spacing w:val="-2"/>
              <w:kern w:val="0"/>
              <w:sz w:val="22"/>
            </w:rPr>
          </w:rPrChange>
        </w:rPr>
        <w:t xml:space="preserve"> ___</w:t>
      </w:r>
      <w:proofErr w:type="gramStart"/>
      <w:r w:rsidRPr="00706C18">
        <w:rPr>
          <w:rFonts w:ascii="Arial" w:eastAsia="나눔명조" w:hAnsi="Arial" w:cs="Arial"/>
          <w:spacing w:val="-2"/>
          <w:kern w:val="0"/>
          <w:sz w:val="22"/>
          <w:rPrChange w:id="5423" w:author="Keis" w:date="2024-09-06T17:44:00Z">
            <w:rPr>
              <w:rFonts w:ascii="Arial" w:eastAsia="나눔명조" w:hAnsi="Arial" w:cs="Arial"/>
              <w:color w:val="FF0000"/>
              <w:spacing w:val="-2"/>
              <w:kern w:val="0"/>
              <w:sz w:val="22"/>
            </w:rPr>
          </w:rPrChange>
        </w:rPr>
        <w:t>_[</w:t>
      </w:r>
      <w:proofErr w:type="gramEnd"/>
      <w:r w:rsidRPr="00706C18">
        <w:rPr>
          <w:rFonts w:ascii="Arial" w:eastAsia="나눔명조" w:hAnsi="Arial" w:cs="Arial"/>
          <w:spacing w:val="-2"/>
          <w:kern w:val="0"/>
          <w:sz w:val="22"/>
          <w:rPrChange w:id="5424" w:author="Keis" w:date="2024-09-06T17:44:00Z">
            <w:rPr>
              <w:rFonts w:ascii="Arial" w:eastAsia="나눔명조" w:hAnsi="Arial" w:cs="Arial"/>
              <w:color w:val="FF0000"/>
              <w:spacing w:val="-2"/>
              <w:kern w:val="0"/>
              <w:sz w:val="22"/>
            </w:rPr>
          </w:rPrChange>
        </w:rPr>
        <w:t>unit : age but not Korean age]</w:t>
      </w:r>
    </w:p>
    <w:p w14:paraId="15690849" w14:textId="77777777" w:rsidR="00C6055F" w:rsidRPr="00706C18" w:rsidRDefault="00C6055F" w:rsidP="00C6055F">
      <w:pPr>
        <w:spacing w:line="384" w:lineRule="auto"/>
        <w:textAlignment w:val="baseline"/>
        <w:rPr>
          <w:rFonts w:ascii="Arial" w:eastAsia="나눔명조" w:hAnsi="Arial" w:cs="Arial"/>
          <w:spacing w:val="-2"/>
          <w:kern w:val="0"/>
          <w:sz w:val="22"/>
          <w:rPrChange w:id="5425" w:author="Keis" w:date="2024-09-06T17:44:00Z">
            <w:rPr>
              <w:rFonts w:ascii="Arial" w:eastAsia="나눔명조" w:hAnsi="Arial" w:cs="Arial"/>
              <w:color w:val="FF0000"/>
              <w:spacing w:val="-2"/>
              <w:kern w:val="0"/>
              <w:sz w:val="22"/>
            </w:rPr>
          </w:rPrChange>
        </w:rPr>
      </w:pPr>
    </w:p>
    <w:p w14:paraId="796F88FF" w14:textId="77777777" w:rsidR="00C6055F" w:rsidRPr="00706C18" w:rsidRDefault="005A3AD9" w:rsidP="00C6055F">
      <w:pPr>
        <w:spacing w:line="384" w:lineRule="auto"/>
        <w:textAlignment w:val="baseline"/>
        <w:rPr>
          <w:rFonts w:ascii="Arial" w:eastAsia="굴림" w:hAnsi="Arial" w:cs="Arial"/>
          <w:kern w:val="0"/>
          <w:sz w:val="22"/>
          <w:rPrChange w:id="5426"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427" w:author="Keis" w:date="2024-09-06T17:44:00Z">
            <w:rPr>
              <w:rFonts w:ascii="Arial" w:eastAsia="나눔명조" w:hAnsi="Arial" w:cs="Arial"/>
              <w:color w:val="FF0000"/>
              <w:spacing w:val="-2"/>
              <w:kern w:val="0"/>
              <w:sz w:val="22"/>
            </w:rPr>
          </w:rPrChange>
        </w:rPr>
        <w:t xml:space="preserve">Dadd8c_8. </w:t>
      </w:r>
      <w:r w:rsidR="00C6055F" w:rsidRPr="00706C18">
        <w:rPr>
          <w:rFonts w:ascii="Arial" w:eastAsia="나눔명조" w:hAnsi="Arial" w:cs="Arial"/>
          <w:spacing w:val="-2"/>
          <w:kern w:val="0"/>
          <w:sz w:val="22"/>
          <w:rPrChange w:id="5428" w:author="Keis" w:date="2024-09-06T17:44:00Z">
            <w:rPr>
              <w:rFonts w:ascii="Arial" w:eastAsia="나눔명조" w:hAnsi="Arial" w:cs="Arial"/>
              <w:color w:val="FF0000"/>
              <w:spacing w:val="-2"/>
              <w:kern w:val="0"/>
              <w:sz w:val="22"/>
            </w:rPr>
          </w:rPrChange>
        </w:rPr>
        <w:t>Are you directly subject to the wage peak system at work?</w:t>
      </w:r>
    </w:p>
    <w:p w14:paraId="46E78C7B" w14:textId="77777777" w:rsidR="00C6055F" w:rsidRPr="00706C18" w:rsidRDefault="00C6055F" w:rsidP="00C6055F">
      <w:pPr>
        <w:spacing w:line="384" w:lineRule="auto"/>
        <w:textAlignment w:val="baseline"/>
        <w:rPr>
          <w:rFonts w:ascii="Arial" w:eastAsia="굴림" w:hAnsi="Arial" w:cs="Arial"/>
          <w:spacing w:val="-2"/>
          <w:kern w:val="0"/>
          <w:sz w:val="22"/>
          <w:rPrChange w:id="5429"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30"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431" w:author="Keis" w:date="2024-09-06T17:44:00Z">
            <w:rPr>
              <w:rFonts w:ascii="Arial" w:eastAsia="나눔명조" w:hAnsi="Arial" w:cs="Arial"/>
              <w:color w:val="FF0000"/>
              <w:spacing w:val="-2"/>
              <w:kern w:val="0"/>
              <w:sz w:val="22"/>
            </w:rPr>
          </w:rPrChange>
        </w:rPr>
        <w:t xml:space="preserve"> yes</w:t>
      </w:r>
    </w:p>
    <w:p w14:paraId="3C052F9D" w14:textId="77777777" w:rsidR="00C6055F" w:rsidRPr="00706C18" w:rsidRDefault="00C6055F" w:rsidP="00C6055F">
      <w:pPr>
        <w:spacing w:line="384" w:lineRule="auto"/>
        <w:textAlignment w:val="baseline"/>
        <w:rPr>
          <w:rFonts w:ascii="Arial" w:eastAsia="굴림" w:hAnsi="Arial" w:cs="Arial"/>
          <w:spacing w:val="-2"/>
          <w:kern w:val="0"/>
          <w:sz w:val="22"/>
          <w:rPrChange w:id="5432"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33"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434" w:author="Keis" w:date="2024-09-06T17:44:00Z">
            <w:rPr>
              <w:rFonts w:ascii="Arial" w:eastAsia="나눔명조" w:hAnsi="Arial" w:cs="Arial"/>
              <w:color w:val="FF0000"/>
              <w:spacing w:val="-2"/>
              <w:kern w:val="0"/>
              <w:sz w:val="22"/>
            </w:rPr>
          </w:rPrChange>
        </w:rPr>
        <w:t xml:space="preserve"> no</w:t>
      </w:r>
    </w:p>
    <w:p w14:paraId="2E006736" w14:textId="77777777" w:rsidR="005A3AD9" w:rsidRPr="00706C18" w:rsidRDefault="005A3AD9" w:rsidP="00C6055F">
      <w:pPr>
        <w:spacing w:line="384" w:lineRule="auto"/>
        <w:textAlignment w:val="baseline"/>
        <w:rPr>
          <w:rFonts w:ascii="Arial" w:eastAsia="굴림" w:hAnsi="Arial" w:cs="Arial"/>
          <w:spacing w:val="-2"/>
          <w:kern w:val="0"/>
          <w:sz w:val="22"/>
          <w:rPrChange w:id="5435" w:author="Keis" w:date="2024-09-06T17:44:00Z">
            <w:rPr>
              <w:rFonts w:ascii="Arial" w:eastAsia="굴림" w:hAnsi="Arial" w:cs="Arial"/>
              <w:color w:val="FF0000"/>
              <w:spacing w:val="-2"/>
              <w:kern w:val="0"/>
              <w:sz w:val="22"/>
            </w:rPr>
          </w:rPrChange>
        </w:rPr>
      </w:pPr>
    </w:p>
    <w:p w14:paraId="60845FE7" w14:textId="77777777" w:rsidR="00C6055F" w:rsidRPr="00706C18" w:rsidRDefault="005A3AD9" w:rsidP="00C6055F">
      <w:pPr>
        <w:spacing w:line="384" w:lineRule="auto"/>
        <w:textAlignment w:val="baseline"/>
        <w:rPr>
          <w:rFonts w:ascii="Arial" w:eastAsia="굴림" w:hAnsi="Arial" w:cs="Arial"/>
          <w:kern w:val="0"/>
          <w:sz w:val="22"/>
          <w:rPrChange w:id="5436"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437" w:author="Keis" w:date="2024-09-06T17:44:00Z">
            <w:rPr>
              <w:rFonts w:ascii="Arial" w:eastAsia="나눔명조" w:hAnsi="Arial" w:cs="Arial"/>
              <w:color w:val="FF0000"/>
              <w:spacing w:val="-2"/>
              <w:kern w:val="0"/>
              <w:sz w:val="22"/>
            </w:rPr>
          </w:rPrChange>
        </w:rPr>
        <w:t xml:space="preserve">Dadd8c_9. </w:t>
      </w:r>
      <w:r w:rsidR="00C6055F" w:rsidRPr="00706C18">
        <w:rPr>
          <w:rFonts w:ascii="Arial" w:eastAsia="나눔명조" w:hAnsi="Arial" w:cs="Arial"/>
          <w:spacing w:val="-2"/>
          <w:kern w:val="0"/>
          <w:sz w:val="22"/>
          <w:rPrChange w:id="5438" w:author="Keis" w:date="2024-09-06T17:44:00Z">
            <w:rPr>
              <w:rFonts w:ascii="Arial" w:eastAsia="나눔명조" w:hAnsi="Arial" w:cs="Arial"/>
              <w:color w:val="FF0000"/>
              <w:spacing w:val="-2"/>
              <w:kern w:val="0"/>
              <w:sz w:val="22"/>
            </w:rPr>
          </w:rPrChange>
        </w:rPr>
        <w:t>How many years has employment extended by the introduction of the wage peak system?</w:t>
      </w:r>
    </w:p>
    <w:p w14:paraId="5160003A" w14:textId="77777777" w:rsidR="00C6055F" w:rsidRPr="00706C18" w:rsidRDefault="00C6055F" w:rsidP="00C6055F">
      <w:pPr>
        <w:spacing w:line="384" w:lineRule="auto"/>
        <w:textAlignment w:val="baseline"/>
        <w:rPr>
          <w:rFonts w:ascii="Arial" w:eastAsia="굴림" w:hAnsi="Arial" w:cs="Arial"/>
          <w:spacing w:val="-2"/>
          <w:kern w:val="0"/>
          <w:sz w:val="22"/>
          <w:rPrChange w:id="5439"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440" w:author="Keis" w:date="2024-09-06T17:44:00Z">
            <w:rPr>
              <w:rFonts w:ascii="Arial" w:eastAsia="나눔명조" w:hAnsi="Arial" w:cs="Arial"/>
              <w:color w:val="FF0000"/>
              <w:spacing w:val="-2"/>
              <w:kern w:val="0"/>
              <w:sz w:val="22"/>
            </w:rPr>
          </w:rPrChange>
        </w:rPr>
        <w:lastRenderedPageBreak/>
        <w:t>____year ____</w:t>
      </w:r>
      <w:proofErr w:type="gramStart"/>
      <w:r w:rsidRPr="00706C18">
        <w:rPr>
          <w:rFonts w:ascii="Arial" w:eastAsia="나눔명조" w:hAnsi="Arial" w:cs="Arial"/>
          <w:spacing w:val="-2"/>
          <w:kern w:val="0"/>
          <w:sz w:val="22"/>
          <w:rPrChange w:id="5441" w:author="Keis" w:date="2024-09-06T17:44:00Z">
            <w:rPr>
              <w:rFonts w:ascii="Arial" w:eastAsia="나눔명조" w:hAnsi="Arial" w:cs="Arial"/>
              <w:color w:val="FF0000"/>
              <w:spacing w:val="-2"/>
              <w:kern w:val="0"/>
              <w:sz w:val="22"/>
            </w:rPr>
          </w:rPrChange>
        </w:rPr>
        <w:t>month  (</w:t>
      </w:r>
      <w:proofErr w:type="gramEnd"/>
      <w:r w:rsidRPr="00706C18">
        <w:rPr>
          <w:rFonts w:ascii="Arial" w:eastAsia="나눔명조" w:hAnsi="Arial" w:cs="Arial"/>
          <w:spacing w:val="-2"/>
          <w:kern w:val="0"/>
          <w:sz w:val="22"/>
          <w:rPrChange w:id="5442" w:author="Keis" w:date="2024-09-06T17:44:00Z">
            <w:rPr>
              <w:rFonts w:ascii="Arial" w:eastAsia="나눔명조" w:hAnsi="Arial" w:cs="Arial"/>
              <w:color w:val="FF0000"/>
              <w:spacing w:val="-2"/>
              <w:kern w:val="0"/>
              <w:sz w:val="22"/>
            </w:rPr>
          </w:rPrChange>
        </w:rPr>
        <w:t>Answer ‘0’, if you are in case of no extension)</w:t>
      </w:r>
    </w:p>
    <w:p w14:paraId="6AF58CB5" w14:textId="77777777" w:rsidR="005A3AD9" w:rsidRPr="00706C18" w:rsidRDefault="005A3AD9" w:rsidP="00C6055F">
      <w:pPr>
        <w:spacing w:line="384" w:lineRule="auto"/>
        <w:textAlignment w:val="baseline"/>
        <w:rPr>
          <w:rFonts w:ascii="Arial" w:eastAsia="굴림" w:hAnsi="Arial" w:cs="Arial"/>
          <w:spacing w:val="-2"/>
          <w:kern w:val="0"/>
          <w:sz w:val="22"/>
          <w:rPrChange w:id="5443" w:author="Keis" w:date="2024-09-06T17:44:00Z">
            <w:rPr>
              <w:rFonts w:ascii="Arial" w:eastAsia="굴림" w:hAnsi="Arial" w:cs="Arial"/>
              <w:color w:val="FF0000"/>
              <w:spacing w:val="-2"/>
              <w:kern w:val="0"/>
              <w:sz w:val="22"/>
            </w:rPr>
          </w:rPrChange>
        </w:rPr>
      </w:pPr>
    </w:p>
    <w:p w14:paraId="6923DB36" w14:textId="77777777" w:rsidR="00B41D39" w:rsidRPr="00706C18" w:rsidRDefault="005A3AD9" w:rsidP="00B41D39">
      <w:pPr>
        <w:spacing w:line="384" w:lineRule="auto"/>
        <w:textAlignment w:val="baseline"/>
        <w:rPr>
          <w:rFonts w:ascii="Arial" w:eastAsia="굴림" w:hAnsi="Arial" w:cs="Arial"/>
          <w:kern w:val="0"/>
          <w:sz w:val="22"/>
          <w:rPrChange w:id="5444"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445" w:author="Keis" w:date="2024-09-06T17:44:00Z">
            <w:rPr>
              <w:rFonts w:ascii="Arial" w:eastAsia="나눔명조" w:hAnsi="Arial" w:cs="Arial"/>
              <w:color w:val="FF0000"/>
              <w:spacing w:val="-2"/>
              <w:kern w:val="0"/>
              <w:sz w:val="22"/>
            </w:rPr>
          </w:rPrChange>
        </w:rPr>
        <w:t xml:space="preserve">Dadd8c_10. </w:t>
      </w:r>
      <w:r w:rsidR="00B41D39" w:rsidRPr="00706C18">
        <w:rPr>
          <w:rFonts w:ascii="Arial" w:eastAsia="나눔명조" w:hAnsi="Arial" w:cs="Arial"/>
          <w:spacing w:val="-2"/>
          <w:kern w:val="0"/>
          <w:sz w:val="22"/>
          <w:rPrChange w:id="5446" w:author="Keis" w:date="2024-09-06T17:44:00Z">
            <w:rPr>
              <w:rFonts w:ascii="Arial" w:eastAsia="나눔명조" w:hAnsi="Arial" w:cs="Arial"/>
              <w:color w:val="FF0000"/>
              <w:spacing w:val="-2"/>
              <w:kern w:val="0"/>
              <w:sz w:val="22"/>
            </w:rPr>
          </w:rPrChange>
        </w:rPr>
        <w:t>How was your will to work compared to before the wage peak system?</w:t>
      </w:r>
    </w:p>
    <w:p w14:paraId="1F9D9058" w14:textId="77777777" w:rsidR="00B41D39" w:rsidRPr="00706C18" w:rsidRDefault="00B41D39" w:rsidP="00B41D39">
      <w:pPr>
        <w:spacing w:line="384" w:lineRule="auto"/>
        <w:textAlignment w:val="baseline"/>
        <w:rPr>
          <w:rFonts w:ascii="Arial" w:eastAsia="굴림" w:hAnsi="Arial" w:cs="Arial"/>
          <w:spacing w:val="-2"/>
          <w:kern w:val="0"/>
          <w:sz w:val="22"/>
          <w:rPrChange w:id="5447"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48"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449" w:author="Keis" w:date="2024-09-06T17:44:00Z">
            <w:rPr>
              <w:rFonts w:ascii="Arial" w:eastAsia="나눔명조" w:hAnsi="Arial" w:cs="Arial"/>
              <w:color w:val="FF0000"/>
              <w:spacing w:val="-2"/>
              <w:kern w:val="0"/>
              <w:sz w:val="22"/>
            </w:rPr>
          </w:rPrChange>
        </w:rPr>
        <w:t xml:space="preserve"> The will to work increases </w:t>
      </w:r>
      <w:r w:rsidRPr="00706C18">
        <w:rPr>
          <w:rFonts w:ascii="Arial" w:eastAsia="나눔명조" w:hAnsi="Arial" w:cs="Arial" w:hint="eastAsia"/>
          <w:spacing w:val="-2"/>
          <w:kern w:val="0"/>
          <w:sz w:val="22"/>
          <w:rPrChange w:id="5450"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451" w:author="Keis" w:date="2024-09-06T17:44:00Z">
            <w:rPr>
              <w:rFonts w:ascii="Arial" w:eastAsia="나눔명조" w:hAnsi="Arial" w:cs="Arial"/>
              <w:color w:val="FF0000"/>
              <w:spacing w:val="-2"/>
              <w:kern w:val="0"/>
              <w:sz w:val="22"/>
            </w:rPr>
          </w:rPrChange>
        </w:rPr>
        <w:t xml:space="preserve"> Dadd8c_12</w:t>
      </w:r>
    </w:p>
    <w:p w14:paraId="7AB73EC1" w14:textId="77777777" w:rsidR="00B41D39" w:rsidRPr="00706C18" w:rsidRDefault="00B41D39" w:rsidP="00B41D39">
      <w:pPr>
        <w:spacing w:line="384" w:lineRule="auto"/>
        <w:textAlignment w:val="baseline"/>
        <w:rPr>
          <w:rFonts w:ascii="Arial" w:eastAsia="굴림" w:hAnsi="Arial" w:cs="Arial"/>
          <w:spacing w:val="-2"/>
          <w:kern w:val="0"/>
          <w:sz w:val="22"/>
          <w:rPrChange w:id="5452"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53"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454" w:author="Keis" w:date="2024-09-06T17:44:00Z">
            <w:rPr>
              <w:rFonts w:ascii="Arial" w:eastAsia="나눔명조" w:hAnsi="Arial" w:cs="Arial"/>
              <w:color w:val="FF0000"/>
              <w:spacing w:val="-2"/>
              <w:kern w:val="0"/>
              <w:sz w:val="22"/>
            </w:rPr>
          </w:rPrChange>
        </w:rPr>
        <w:t xml:space="preserve"> Similar to before (no difference) </w:t>
      </w:r>
      <w:r w:rsidRPr="00706C18">
        <w:rPr>
          <w:rFonts w:ascii="Arial" w:eastAsia="나눔명조" w:hAnsi="Arial" w:cs="Arial" w:hint="eastAsia"/>
          <w:spacing w:val="-2"/>
          <w:kern w:val="0"/>
          <w:sz w:val="22"/>
          <w:rPrChange w:id="5455"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456" w:author="Keis" w:date="2024-09-06T17:44:00Z">
            <w:rPr>
              <w:rFonts w:ascii="Arial" w:eastAsia="나눔명조" w:hAnsi="Arial" w:cs="Arial"/>
              <w:color w:val="FF0000"/>
              <w:spacing w:val="-2"/>
              <w:kern w:val="0"/>
              <w:sz w:val="22"/>
            </w:rPr>
          </w:rPrChange>
        </w:rPr>
        <w:t xml:space="preserve"> Dadd8c_12</w:t>
      </w:r>
    </w:p>
    <w:p w14:paraId="62EF7A8E" w14:textId="77777777" w:rsidR="00B41D39" w:rsidRPr="00706C18" w:rsidRDefault="00B41D39" w:rsidP="00B41D39">
      <w:pPr>
        <w:spacing w:line="384" w:lineRule="auto"/>
        <w:textAlignment w:val="baseline"/>
        <w:rPr>
          <w:rFonts w:ascii="Arial" w:eastAsia="굴림" w:hAnsi="Arial" w:cs="Arial"/>
          <w:spacing w:val="-2"/>
          <w:kern w:val="0"/>
          <w:sz w:val="22"/>
          <w:rPrChange w:id="5457"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58"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459" w:author="Keis" w:date="2024-09-06T17:44:00Z">
            <w:rPr>
              <w:rFonts w:ascii="Arial" w:eastAsia="나눔명조" w:hAnsi="Arial" w:cs="Arial"/>
              <w:color w:val="FF0000"/>
              <w:spacing w:val="-2"/>
              <w:kern w:val="0"/>
              <w:sz w:val="22"/>
            </w:rPr>
          </w:rPrChange>
        </w:rPr>
        <w:t xml:space="preserve"> The will to work decreases </w:t>
      </w:r>
      <w:r w:rsidRPr="00706C18">
        <w:rPr>
          <w:rFonts w:ascii="Arial" w:eastAsia="나눔명조" w:hAnsi="Arial" w:cs="Arial" w:hint="eastAsia"/>
          <w:spacing w:val="-2"/>
          <w:kern w:val="0"/>
          <w:sz w:val="22"/>
          <w:rPrChange w:id="5460"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461" w:author="Keis" w:date="2024-09-06T17:44:00Z">
            <w:rPr>
              <w:rFonts w:ascii="Arial" w:eastAsia="나눔명조" w:hAnsi="Arial" w:cs="Arial"/>
              <w:color w:val="FF0000"/>
              <w:spacing w:val="-2"/>
              <w:kern w:val="0"/>
              <w:sz w:val="22"/>
            </w:rPr>
          </w:rPrChange>
        </w:rPr>
        <w:t xml:space="preserve"> Dadd8c_12</w:t>
      </w:r>
    </w:p>
    <w:p w14:paraId="183D90F3" w14:textId="77777777" w:rsidR="005A3AD9" w:rsidRPr="00706C18" w:rsidRDefault="005A3AD9" w:rsidP="00B41D39">
      <w:pPr>
        <w:spacing w:line="384" w:lineRule="auto"/>
        <w:textAlignment w:val="baseline"/>
        <w:rPr>
          <w:rFonts w:ascii="Arial" w:eastAsia="굴림" w:hAnsi="Arial" w:cs="Arial"/>
          <w:spacing w:val="-2"/>
          <w:kern w:val="0"/>
          <w:sz w:val="22"/>
          <w:rPrChange w:id="5462" w:author="Keis" w:date="2024-09-06T17:44:00Z">
            <w:rPr>
              <w:rFonts w:ascii="Arial" w:eastAsia="굴림" w:hAnsi="Arial" w:cs="Arial"/>
              <w:color w:val="FF0000"/>
              <w:spacing w:val="-2"/>
              <w:kern w:val="0"/>
              <w:sz w:val="22"/>
            </w:rPr>
          </w:rPrChange>
        </w:rPr>
      </w:pPr>
    </w:p>
    <w:p w14:paraId="0CEE7B52" w14:textId="77777777" w:rsidR="005A3AD9" w:rsidRPr="00706C18" w:rsidRDefault="005A3AD9" w:rsidP="005A3AD9">
      <w:pPr>
        <w:spacing w:line="384" w:lineRule="auto"/>
        <w:textAlignment w:val="baseline"/>
        <w:rPr>
          <w:rFonts w:ascii="Arial" w:eastAsia="굴림" w:hAnsi="Arial" w:cs="Arial"/>
          <w:spacing w:val="-2"/>
          <w:kern w:val="0"/>
          <w:sz w:val="22"/>
          <w:rPrChange w:id="5463"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464" w:author="Keis" w:date="2024-09-06T17:44:00Z">
            <w:rPr>
              <w:rFonts w:ascii="Arial" w:eastAsia="나눔명조" w:hAnsi="Arial" w:cs="Arial"/>
              <w:color w:val="FF0000"/>
              <w:spacing w:val="-2"/>
              <w:kern w:val="0"/>
              <w:sz w:val="22"/>
            </w:rPr>
          </w:rPrChange>
        </w:rPr>
        <w:t xml:space="preserve">Dadd8c_11. </w:t>
      </w:r>
      <w:r w:rsidR="00B41D39" w:rsidRPr="00706C18">
        <w:rPr>
          <w:rFonts w:ascii="Arial" w:eastAsia="나눔명조" w:hAnsi="Arial" w:cs="Arial"/>
          <w:spacing w:val="-2"/>
          <w:kern w:val="0"/>
          <w:sz w:val="22"/>
          <w:rPrChange w:id="5465" w:author="Keis" w:date="2024-09-06T17:44:00Z">
            <w:rPr>
              <w:rFonts w:ascii="Arial" w:eastAsia="나눔명조" w:hAnsi="Arial" w:cs="Arial"/>
              <w:color w:val="FF0000"/>
              <w:spacing w:val="-2"/>
              <w:kern w:val="0"/>
              <w:sz w:val="22"/>
            </w:rPr>
          </w:rPrChange>
        </w:rPr>
        <w:t>Were you willing to continue working if the wage peak system was introduced in your previous workplace?</w:t>
      </w:r>
    </w:p>
    <w:p w14:paraId="33FD9F61" w14:textId="77777777" w:rsidR="005A3AD9" w:rsidRPr="00706C18" w:rsidRDefault="005A3AD9" w:rsidP="005A3AD9">
      <w:pPr>
        <w:spacing w:line="384" w:lineRule="auto"/>
        <w:textAlignment w:val="baseline"/>
        <w:rPr>
          <w:rFonts w:ascii="Arial" w:eastAsia="굴림" w:hAnsi="Arial" w:cs="Arial"/>
          <w:spacing w:val="-2"/>
          <w:kern w:val="0"/>
          <w:sz w:val="22"/>
          <w:rPrChange w:id="5466"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67"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468" w:author="Keis" w:date="2024-09-06T17:44:00Z">
            <w:rPr>
              <w:rFonts w:ascii="Arial" w:eastAsia="나눔명조" w:hAnsi="Arial" w:cs="Arial"/>
              <w:color w:val="FF0000"/>
              <w:spacing w:val="-2"/>
              <w:kern w:val="0"/>
              <w:sz w:val="22"/>
            </w:rPr>
          </w:rPrChange>
        </w:rPr>
        <w:t xml:space="preserve"> </w:t>
      </w:r>
      <w:r w:rsidR="00B41D39" w:rsidRPr="00706C18">
        <w:rPr>
          <w:rFonts w:ascii="Arial" w:eastAsia="나눔명조" w:hAnsi="Arial" w:cs="Arial"/>
          <w:spacing w:val="-2"/>
          <w:kern w:val="0"/>
          <w:sz w:val="22"/>
          <w:rPrChange w:id="5469" w:author="Keis" w:date="2024-09-06T17:44:00Z">
            <w:rPr>
              <w:rFonts w:ascii="Arial" w:eastAsia="나눔명조" w:hAnsi="Arial" w:cs="Arial"/>
              <w:color w:val="FF0000"/>
              <w:spacing w:val="-2"/>
              <w:kern w:val="0"/>
              <w:sz w:val="22"/>
            </w:rPr>
          </w:rPrChange>
        </w:rPr>
        <w:t>Yes</w:t>
      </w:r>
      <w:r w:rsidRPr="00706C18">
        <w:rPr>
          <w:rFonts w:ascii="Arial" w:eastAsia="나눔명조" w:hAnsi="Arial" w:cs="Arial"/>
          <w:spacing w:val="-2"/>
          <w:kern w:val="0"/>
          <w:sz w:val="22"/>
          <w:rPrChange w:id="5470" w:author="Keis" w:date="2024-09-06T17:44:00Z">
            <w:rPr>
              <w:rFonts w:ascii="Arial" w:eastAsia="나눔명조" w:hAnsi="Arial" w:cs="Arial"/>
              <w:color w:val="FF0000"/>
              <w:spacing w:val="-2"/>
              <w:kern w:val="0"/>
              <w:sz w:val="22"/>
            </w:rPr>
          </w:rPrChange>
        </w:rPr>
        <w:t xml:space="preserve"> </w:t>
      </w:r>
    </w:p>
    <w:p w14:paraId="23D8149F" w14:textId="77777777" w:rsidR="005A3AD9" w:rsidRPr="00706C18" w:rsidRDefault="005A3AD9" w:rsidP="005A3AD9">
      <w:pPr>
        <w:spacing w:line="384" w:lineRule="auto"/>
        <w:textAlignment w:val="baseline"/>
        <w:rPr>
          <w:rFonts w:ascii="Arial" w:eastAsia="굴림" w:hAnsi="Arial" w:cs="Arial"/>
          <w:spacing w:val="-2"/>
          <w:kern w:val="0"/>
          <w:sz w:val="22"/>
          <w:rPrChange w:id="5471"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72"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473" w:author="Keis" w:date="2024-09-06T17:44:00Z">
            <w:rPr>
              <w:rFonts w:ascii="Arial" w:eastAsia="나눔명조" w:hAnsi="Arial" w:cs="Arial"/>
              <w:color w:val="FF0000"/>
              <w:spacing w:val="-2"/>
              <w:kern w:val="0"/>
              <w:sz w:val="22"/>
            </w:rPr>
          </w:rPrChange>
        </w:rPr>
        <w:t xml:space="preserve"> </w:t>
      </w:r>
      <w:r w:rsidR="00B41D39" w:rsidRPr="00706C18">
        <w:rPr>
          <w:rFonts w:ascii="Arial" w:eastAsia="나눔명조" w:hAnsi="Arial" w:cs="Arial"/>
          <w:spacing w:val="-2"/>
          <w:kern w:val="0"/>
          <w:sz w:val="22"/>
          <w:rPrChange w:id="5474" w:author="Keis" w:date="2024-09-06T17:44:00Z">
            <w:rPr>
              <w:rFonts w:ascii="Arial" w:eastAsia="나눔명조" w:hAnsi="Arial" w:cs="Arial"/>
              <w:color w:val="FF0000"/>
              <w:spacing w:val="-2"/>
              <w:kern w:val="0"/>
              <w:sz w:val="22"/>
            </w:rPr>
          </w:rPrChange>
        </w:rPr>
        <w:t>No</w:t>
      </w:r>
    </w:p>
    <w:p w14:paraId="339BDD12" w14:textId="77777777" w:rsidR="005A3AD9" w:rsidRPr="00706C18" w:rsidRDefault="005A3AD9" w:rsidP="005A3AD9">
      <w:pPr>
        <w:spacing w:line="384" w:lineRule="auto"/>
        <w:textAlignment w:val="baseline"/>
        <w:rPr>
          <w:rFonts w:ascii="Arial" w:eastAsia="굴림" w:hAnsi="Arial" w:cs="Arial"/>
          <w:spacing w:val="-2"/>
          <w:kern w:val="0"/>
          <w:sz w:val="22"/>
          <w:rPrChange w:id="5475" w:author="Keis" w:date="2024-09-06T17:44:00Z">
            <w:rPr>
              <w:rFonts w:ascii="Arial" w:eastAsia="굴림" w:hAnsi="Arial" w:cs="Arial"/>
              <w:color w:val="FF0000"/>
              <w:spacing w:val="-2"/>
              <w:kern w:val="0"/>
              <w:sz w:val="22"/>
            </w:rPr>
          </w:rPrChange>
        </w:rPr>
      </w:pPr>
    </w:p>
    <w:p w14:paraId="7D7CD60D" w14:textId="77777777" w:rsidR="005A3AD9" w:rsidRPr="00706C18" w:rsidRDefault="005A3AD9" w:rsidP="005A3AD9">
      <w:pPr>
        <w:spacing w:line="384" w:lineRule="auto"/>
        <w:textAlignment w:val="baseline"/>
        <w:rPr>
          <w:rFonts w:ascii="Arial" w:eastAsia="굴림" w:hAnsi="Arial" w:cs="Arial"/>
          <w:spacing w:val="-2"/>
          <w:kern w:val="0"/>
          <w:sz w:val="22"/>
          <w:rPrChange w:id="5476"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477" w:author="Keis" w:date="2024-09-06T17:44:00Z">
            <w:rPr>
              <w:rFonts w:ascii="Arial" w:eastAsia="나눔명조" w:hAnsi="Arial" w:cs="Arial"/>
              <w:color w:val="FF0000"/>
              <w:spacing w:val="-2"/>
              <w:kern w:val="0"/>
              <w:sz w:val="22"/>
            </w:rPr>
          </w:rPrChange>
        </w:rPr>
        <w:t xml:space="preserve">Dadd8c_12. </w:t>
      </w:r>
      <w:r w:rsidR="005372D8" w:rsidRPr="00706C18">
        <w:rPr>
          <w:rFonts w:ascii="Arial" w:eastAsia="나눔명조" w:hAnsi="Arial" w:cs="Arial"/>
          <w:spacing w:val="-2"/>
          <w:kern w:val="0"/>
          <w:sz w:val="22"/>
          <w:rPrChange w:id="5478" w:author="Keis" w:date="2024-09-06T17:44:00Z">
            <w:rPr>
              <w:rFonts w:ascii="Arial" w:eastAsia="나눔명조" w:hAnsi="Arial" w:cs="Arial"/>
              <w:color w:val="FF0000"/>
              <w:spacing w:val="-2"/>
              <w:kern w:val="0"/>
              <w:sz w:val="22"/>
            </w:rPr>
          </w:rPrChange>
        </w:rPr>
        <w:t>Do you think the wage peak system is helpful the elderly to create the jobs and secure employment?</w:t>
      </w:r>
    </w:p>
    <w:p w14:paraId="392C9ABF" w14:textId="77777777" w:rsidR="005372D8" w:rsidRPr="00706C18" w:rsidRDefault="005372D8" w:rsidP="00D12299">
      <w:pPr>
        <w:pStyle w:val="a6"/>
        <w:numPr>
          <w:ilvl w:val="0"/>
          <w:numId w:val="1335"/>
        </w:numPr>
        <w:wordWrap/>
        <w:adjustRightInd w:val="0"/>
        <w:spacing w:line="360" w:lineRule="auto"/>
        <w:ind w:leftChars="0"/>
        <w:jc w:val="left"/>
        <w:rPr>
          <w:rFonts w:ascii="Arial" w:eastAsia="굴림" w:hAnsi="Arial" w:cs="Arial"/>
          <w:kern w:val="0"/>
          <w:sz w:val="22"/>
          <w:rPrChange w:id="5479"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480" w:author="Keis" w:date="2024-09-06T17:44:00Z">
            <w:rPr>
              <w:rFonts w:ascii="Arial" w:eastAsia="굴림" w:hAnsi="Arial" w:cs="Arial"/>
              <w:color w:val="FF0000"/>
              <w:kern w:val="0"/>
              <w:sz w:val="22"/>
            </w:rPr>
          </w:rPrChange>
        </w:rPr>
        <w:t>Very good</w:t>
      </w:r>
    </w:p>
    <w:p w14:paraId="7F396C1F" w14:textId="77777777" w:rsidR="005372D8" w:rsidRPr="00706C18" w:rsidRDefault="005372D8" w:rsidP="00D12299">
      <w:pPr>
        <w:pStyle w:val="a6"/>
        <w:numPr>
          <w:ilvl w:val="0"/>
          <w:numId w:val="1335"/>
        </w:numPr>
        <w:wordWrap/>
        <w:adjustRightInd w:val="0"/>
        <w:spacing w:line="360" w:lineRule="auto"/>
        <w:ind w:leftChars="0"/>
        <w:jc w:val="left"/>
        <w:rPr>
          <w:rFonts w:ascii="Arial" w:eastAsia="굴림" w:hAnsi="Arial" w:cs="Arial"/>
          <w:kern w:val="0"/>
          <w:sz w:val="22"/>
          <w:rPrChange w:id="5481"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482" w:author="Keis" w:date="2024-09-06T17:44:00Z">
            <w:rPr>
              <w:rFonts w:ascii="Arial" w:eastAsia="굴림" w:hAnsi="Arial" w:cs="Arial"/>
              <w:color w:val="FF0000"/>
              <w:kern w:val="0"/>
              <w:sz w:val="22"/>
            </w:rPr>
          </w:rPrChange>
        </w:rPr>
        <w:t>Good</w:t>
      </w:r>
    </w:p>
    <w:p w14:paraId="58F5E030" w14:textId="77777777" w:rsidR="005372D8" w:rsidRPr="00706C18" w:rsidRDefault="005372D8" w:rsidP="00D12299">
      <w:pPr>
        <w:pStyle w:val="a6"/>
        <w:numPr>
          <w:ilvl w:val="0"/>
          <w:numId w:val="1335"/>
        </w:numPr>
        <w:wordWrap/>
        <w:adjustRightInd w:val="0"/>
        <w:spacing w:line="360" w:lineRule="auto"/>
        <w:ind w:leftChars="0"/>
        <w:jc w:val="left"/>
        <w:rPr>
          <w:rFonts w:ascii="Arial" w:eastAsia="굴림" w:hAnsi="Arial" w:cs="Arial"/>
          <w:kern w:val="0"/>
          <w:sz w:val="22"/>
          <w:rPrChange w:id="5483"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484" w:author="Keis" w:date="2024-09-06T17:44:00Z">
            <w:rPr>
              <w:rFonts w:ascii="Arial" w:eastAsia="굴림" w:hAnsi="Arial" w:cs="Arial"/>
              <w:color w:val="FF0000"/>
              <w:kern w:val="0"/>
              <w:sz w:val="22"/>
            </w:rPr>
          </w:rPrChange>
        </w:rPr>
        <w:t>Fair</w:t>
      </w:r>
    </w:p>
    <w:p w14:paraId="6BA68640" w14:textId="77777777" w:rsidR="005372D8" w:rsidRPr="00706C18" w:rsidRDefault="005372D8" w:rsidP="00D12299">
      <w:pPr>
        <w:pStyle w:val="a6"/>
        <w:numPr>
          <w:ilvl w:val="0"/>
          <w:numId w:val="1335"/>
        </w:numPr>
        <w:wordWrap/>
        <w:adjustRightInd w:val="0"/>
        <w:spacing w:line="360" w:lineRule="auto"/>
        <w:ind w:leftChars="0"/>
        <w:jc w:val="left"/>
        <w:rPr>
          <w:rFonts w:ascii="Arial" w:eastAsia="굴림" w:hAnsi="Arial" w:cs="Arial"/>
          <w:kern w:val="0"/>
          <w:sz w:val="22"/>
          <w:rPrChange w:id="5485"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486" w:author="Keis" w:date="2024-09-06T17:44:00Z">
            <w:rPr>
              <w:rFonts w:ascii="Arial" w:eastAsia="굴림" w:hAnsi="Arial" w:cs="Arial"/>
              <w:color w:val="FF0000"/>
              <w:kern w:val="0"/>
              <w:sz w:val="22"/>
            </w:rPr>
          </w:rPrChange>
        </w:rPr>
        <w:t>Bad</w:t>
      </w:r>
    </w:p>
    <w:p w14:paraId="6E7925E8" w14:textId="77777777" w:rsidR="005372D8" w:rsidRPr="00706C18" w:rsidRDefault="005372D8" w:rsidP="00D12299">
      <w:pPr>
        <w:pStyle w:val="a6"/>
        <w:numPr>
          <w:ilvl w:val="0"/>
          <w:numId w:val="1335"/>
        </w:numPr>
        <w:wordWrap/>
        <w:adjustRightInd w:val="0"/>
        <w:spacing w:line="360" w:lineRule="auto"/>
        <w:ind w:leftChars="0"/>
        <w:jc w:val="left"/>
        <w:rPr>
          <w:rFonts w:ascii="Arial" w:eastAsia="굴림" w:hAnsi="Arial" w:cs="Arial"/>
          <w:kern w:val="0"/>
          <w:sz w:val="22"/>
          <w:rPrChange w:id="5487"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488" w:author="Keis" w:date="2024-09-06T17:44:00Z">
            <w:rPr>
              <w:rFonts w:ascii="Arial" w:eastAsia="굴림" w:hAnsi="Arial" w:cs="Arial"/>
              <w:color w:val="FF0000"/>
              <w:kern w:val="0"/>
              <w:sz w:val="22"/>
            </w:rPr>
          </w:rPrChange>
        </w:rPr>
        <w:t>Very bad</w:t>
      </w:r>
    </w:p>
    <w:p w14:paraId="38B01B69" w14:textId="77777777" w:rsidR="005A3AD9" w:rsidRPr="00706C18" w:rsidRDefault="005A3AD9" w:rsidP="005A3AD9">
      <w:pPr>
        <w:spacing w:line="384" w:lineRule="auto"/>
        <w:textAlignment w:val="baseline"/>
        <w:rPr>
          <w:rFonts w:ascii="Arial" w:eastAsia="굴림" w:hAnsi="Arial" w:cs="Arial"/>
          <w:spacing w:val="-2"/>
          <w:kern w:val="0"/>
          <w:sz w:val="22"/>
          <w:rPrChange w:id="5489" w:author="Keis" w:date="2024-09-06T17:44:00Z">
            <w:rPr>
              <w:rFonts w:ascii="Arial" w:eastAsia="굴림" w:hAnsi="Arial" w:cs="Arial"/>
              <w:color w:val="000000"/>
              <w:spacing w:val="-2"/>
              <w:kern w:val="0"/>
              <w:sz w:val="22"/>
            </w:rPr>
          </w:rPrChange>
        </w:rPr>
      </w:pPr>
    </w:p>
    <w:p w14:paraId="571854CC" w14:textId="77777777" w:rsidR="005A3AD9" w:rsidRPr="00706C18" w:rsidRDefault="005372D8" w:rsidP="005A3AD9">
      <w:pPr>
        <w:spacing w:line="372" w:lineRule="auto"/>
        <w:textAlignment w:val="baseline"/>
        <w:rPr>
          <w:rFonts w:ascii="Arial" w:eastAsia="굴림" w:hAnsi="Arial" w:cs="Arial"/>
          <w:b/>
          <w:bCs/>
          <w:kern w:val="0"/>
          <w:sz w:val="22"/>
          <w:rPrChange w:id="5490" w:author="Keis" w:date="2024-09-06T17:44:00Z">
            <w:rPr>
              <w:rFonts w:ascii="Arial" w:eastAsia="굴림" w:hAnsi="Arial" w:cs="Arial"/>
              <w:b/>
              <w:bCs/>
              <w:color w:val="FF0000"/>
              <w:kern w:val="0"/>
              <w:sz w:val="22"/>
            </w:rPr>
          </w:rPrChange>
        </w:rPr>
      </w:pPr>
      <w:r w:rsidRPr="00706C18">
        <w:rPr>
          <w:rFonts w:ascii="Arial" w:eastAsia="굴림체" w:hAnsi="Arial" w:cs="Arial"/>
          <w:b/>
          <w:bCs/>
          <w:kern w:val="0"/>
          <w:sz w:val="22"/>
          <w:rPrChange w:id="5491" w:author="Keis" w:date="2024-09-06T17:44:00Z">
            <w:rPr>
              <w:rFonts w:ascii="Arial" w:eastAsia="굴림체" w:hAnsi="Arial" w:cs="Arial"/>
              <w:b/>
              <w:bCs/>
              <w:color w:val="FF0000"/>
              <w:kern w:val="0"/>
              <w:sz w:val="22"/>
            </w:rPr>
          </w:rPrChange>
        </w:rPr>
        <w:t>&lt;Continuous employment system&gt;</w:t>
      </w:r>
    </w:p>
    <w:p w14:paraId="5B7A0527" w14:textId="77777777" w:rsidR="005A3AD9" w:rsidRPr="00706C18" w:rsidRDefault="005A3AD9" w:rsidP="005A3AD9">
      <w:pPr>
        <w:spacing w:line="384" w:lineRule="auto"/>
        <w:textAlignment w:val="baseline"/>
        <w:rPr>
          <w:rFonts w:ascii="Arial" w:eastAsia="굴림" w:hAnsi="Arial" w:cs="Arial"/>
          <w:kern w:val="0"/>
          <w:sz w:val="22"/>
          <w:rPrChange w:id="5492"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493" w:author="Keis" w:date="2024-09-06T17:44:00Z">
            <w:rPr>
              <w:rFonts w:ascii="Arial" w:eastAsia="나눔명조" w:hAnsi="Arial" w:cs="Arial"/>
              <w:color w:val="FF0000"/>
              <w:spacing w:val="-2"/>
              <w:kern w:val="0"/>
              <w:sz w:val="22"/>
            </w:rPr>
          </w:rPrChange>
        </w:rPr>
        <w:t xml:space="preserve">Dadd8c_13. </w:t>
      </w:r>
      <w:r w:rsidR="005372D8" w:rsidRPr="00706C18">
        <w:rPr>
          <w:rFonts w:ascii="Arial" w:eastAsia="나눔명조" w:hAnsi="Arial" w:cs="Arial"/>
          <w:spacing w:val="-2"/>
          <w:kern w:val="0"/>
          <w:sz w:val="22"/>
          <w:rPrChange w:id="5494" w:author="Keis" w:date="2024-09-06T17:44:00Z">
            <w:rPr>
              <w:rFonts w:ascii="Arial" w:eastAsia="나눔명조" w:hAnsi="Arial" w:cs="Arial"/>
              <w:color w:val="FF0000"/>
              <w:spacing w:val="-2"/>
              <w:kern w:val="0"/>
              <w:sz w:val="22"/>
            </w:rPr>
          </w:rPrChange>
        </w:rPr>
        <w:t>Do you know about the continuous employment system?</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5A3AD9" w:rsidRPr="005A3AD9" w14:paraId="5BDC68B9" w14:textId="77777777" w:rsidTr="005A3AD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48A59" w14:textId="25B7D55F" w:rsidR="00CB113F" w:rsidRPr="005A3AD9" w:rsidRDefault="00E27EDE">
            <w:pPr>
              <w:spacing w:line="384" w:lineRule="auto"/>
              <w:textAlignment w:val="baseline"/>
              <w:rPr>
                <w:rFonts w:ascii="Arial" w:eastAsia="굴림" w:hAnsi="Arial" w:cs="Arial"/>
                <w:color w:val="000000"/>
                <w:kern w:val="0"/>
                <w:sz w:val="22"/>
              </w:rPr>
              <w:pPrChange w:id="5495" w:author="Keis" w:date="2024-09-06T14:21:00Z">
                <w:pPr>
                  <w:spacing w:line="56" w:lineRule="atLeast"/>
                  <w:textAlignment w:val="baseline"/>
                </w:pPr>
              </w:pPrChange>
            </w:pPr>
            <w:ins w:id="5496" w:author="Keis" w:date="2024-09-06T14:21:00Z">
              <w:r w:rsidRPr="00FF1D2F">
                <w:rPr>
                  <w:rFonts w:ascii="Arial" w:eastAsia="나눔명조" w:hAnsi="Arial" w:cs="Arial"/>
                  <w:b/>
                  <w:bCs/>
                  <w:color w:val="00B050"/>
                  <w:spacing w:val="-2"/>
                  <w:kern w:val="0"/>
                  <w:sz w:val="22"/>
                </w:rPr>
                <w:t>What is the Continuous Employment System?</w:t>
              </w:r>
              <w:r w:rsidRPr="00FF1D2F">
                <w:rPr>
                  <w:rFonts w:ascii="Arial" w:eastAsia="나눔명조" w:hAnsi="Arial" w:cs="Arial"/>
                  <w:color w:val="00B050"/>
                  <w:spacing w:val="-2"/>
                  <w:kern w:val="0"/>
                  <w:sz w:val="22"/>
                </w:rPr>
                <w:t xml:space="preserve"> Pursuant to Article 19 of the Act on Prohibition of Age Discrimination in Employment and Elderly Employment Promotion, employers must extend their retirement age to at least 60, or otherwise abolish it. The Article also mentions that employers must include a rule in their employment rules to rehire workers who reach their retirement age within a period of 6 months.</w:t>
              </w:r>
            </w:ins>
            <w:del w:id="5497" w:author="Keis" w:date="2024-09-06T14:21:00Z">
              <w:r w:rsidR="00CB113F" w:rsidRPr="00B61F62" w:rsidDel="00E27EDE">
                <w:rPr>
                  <w:rFonts w:ascii="Arial" w:eastAsia="나눔명조" w:hAnsi="Arial" w:cs="Arial"/>
                  <w:b/>
                  <w:bCs/>
                  <w:color w:val="FF0000"/>
                  <w:spacing w:val="-2"/>
                  <w:kern w:val="0"/>
                  <w:sz w:val="22"/>
                </w:rPr>
                <w:delText>What is the Continuous Employment System?</w:delText>
              </w:r>
              <w:r w:rsidR="00CB113F" w:rsidRPr="00B61F62" w:rsidDel="00E27EDE">
                <w:rPr>
                  <w:rFonts w:ascii="Arial" w:eastAsia="나눔명조" w:hAnsi="Arial" w:cs="Arial"/>
                  <w:bCs/>
                  <w:color w:val="FF0000"/>
                  <w:spacing w:val="-2"/>
                  <w:kern w:val="0"/>
                  <w:sz w:val="22"/>
                </w:rPr>
                <w:delText xml:space="preserve"> Pursuant to Article 19 of the Act on Prohibition of Age Discrimination in Employment and Elderly Employment Promotion, employers must extend their retirement age to at least 60, or otherwise abolish it. The Article also mentions that employers can retain those who reach their retirement age without changing the company’s retirement age, or re-employ the retired employees who wish to work at their company.</w:delText>
              </w:r>
            </w:del>
          </w:p>
        </w:tc>
      </w:tr>
    </w:tbl>
    <w:p w14:paraId="31AA6CBB" w14:textId="77777777" w:rsidR="005A3AD9" w:rsidRPr="00706C18" w:rsidRDefault="005A3AD9" w:rsidP="005A3AD9">
      <w:pPr>
        <w:spacing w:line="384" w:lineRule="auto"/>
        <w:textAlignment w:val="baseline"/>
        <w:rPr>
          <w:rFonts w:ascii="Arial" w:eastAsia="굴림" w:hAnsi="Arial" w:cs="Arial"/>
          <w:spacing w:val="-2"/>
          <w:kern w:val="0"/>
          <w:sz w:val="22"/>
          <w:rPrChange w:id="5498"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499"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500" w:author="Keis" w:date="2024-09-06T17:44:00Z">
            <w:rPr>
              <w:rFonts w:ascii="Arial" w:eastAsia="나눔명조" w:hAnsi="Arial" w:cs="Arial"/>
              <w:color w:val="FF0000"/>
              <w:spacing w:val="-2"/>
              <w:kern w:val="0"/>
              <w:sz w:val="22"/>
            </w:rPr>
          </w:rPrChange>
        </w:rPr>
        <w:t xml:space="preserve"> </w:t>
      </w:r>
      <w:r w:rsidR="005372D8" w:rsidRPr="00706C18">
        <w:rPr>
          <w:rFonts w:ascii="Arial" w:eastAsia="나눔명조" w:hAnsi="Arial" w:cs="Arial"/>
          <w:spacing w:val="-2"/>
          <w:kern w:val="0"/>
          <w:sz w:val="22"/>
          <w:rPrChange w:id="5501" w:author="Keis" w:date="2024-09-06T17:44:00Z">
            <w:rPr>
              <w:rFonts w:ascii="Arial" w:eastAsia="나눔명조" w:hAnsi="Arial" w:cs="Arial"/>
              <w:color w:val="FF0000"/>
              <w:spacing w:val="-2"/>
              <w:kern w:val="0"/>
              <w:sz w:val="22"/>
            </w:rPr>
          </w:rPrChange>
        </w:rPr>
        <w:t>Yes</w:t>
      </w:r>
    </w:p>
    <w:p w14:paraId="721A0E82" w14:textId="77777777" w:rsidR="005A3AD9" w:rsidRPr="00706C18" w:rsidRDefault="005A3AD9" w:rsidP="005A3AD9">
      <w:pPr>
        <w:spacing w:line="384" w:lineRule="auto"/>
        <w:textAlignment w:val="baseline"/>
        <w:rPr>
          <w:rFonts w:ascii="Arial" w:eastAsia="굴림" w:hAnsi="Arial" w:cs="Arial"/>
          <w:spacing w:val="-2"/>
          <w:kern w:val="0"/>
          <w:sz w:val="22"/>
          <w:rPrChange w:id="5502"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503"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504" w:author="Keis" w:date="2024-09-06T17:44:00Z">
            <w:rPr>
              <w:rFonts w:ascii="Arial" w:eastAsia="나눔명조" w:hAnsi="Arial" w:cs="Arial"/>
              <w:color w:val="FF0000"/>
              <w:spacing w:val="-2"/>
              <w:kern w:val="0"/>
              <w:sz w:val="22"/>
            </w:rPr>
          </w:rPrChange>
        </w:rPr>
        <w:t xml:space="preserve"> </w:t>
      </w:r>
      <w:r w:rsidR="005372D8" w:rsidRPr="00706C18">
        <w:rPr>
          <w:rFonts w:ascii="Arial" w:eastAsia="나눔명조" w:hAnsi="Arial" w:cs="Arial"/>
          <w:spacing w:val="-2"/>
          <w:kern w:val="0"/>
          <w:sz w:val="22"/>
          <w:rPrChange w:id="5505" w:author="Keis" w:date="2024-09-06T17:44:00Z">
            <w:rPr>
              <w:rFonts w:ascii="Arial" w:eastAsia="나눔명조" w:hAnsi="Arial" w:cs="Arial"/>
              <w:color w:val="FF0000"/>
              <w:spacing w:val="-2"/>
              <w:kern w:val="0"/>
              <w:sz w:val="22"/>
            </w:rPr>
          </w:rPrChange>
        </w:rPr>
        <w:t>No</w:t>
      </w:r>
    </w:p>
    <w:p w14:paraId="6CAB837D" w14:textId="77777777" w:rsidR="005A3AD9" w:rsidRPr="00706C18" w:rsidRDefault="005A3AD9" w:rsidP="005A3AD9">
      <w:pPr>
        <w:spacing w:line="384" w:lineRule="auto"/>
        <w:textAlignment w:val="baseline"/>
        <w:rPr>
          <w:rFonts w:ascii="Arial" w:eastAsia="굴림" w:hAnsi="Arial" w:cs="Arial"/>
          <w:spacing w:val="-2"/>
          <w:kern w:val="0"/>
          <w:sz w:val="22"/>
          <w:rPrChange w:id="5506" w:author="Keis" w:date="2024-09-06T17:44:00Z">
            <w:rPr>
              <w:rFonts w:ascii="Arial" w:eastAsia="굴림" w:hAnsi="Arial" w:cs="Arial"/>
              <w:color w:val="FF0000"/>
              <w:spacing w:val="-2"/>
              <w:kern w:val="0"/>
              <w:sz w:val="22"/>
            </w:rPr>
          </w:rPrChange>
        </w:rPr>
      </w:pPr>
    </w:p>
    <w:p w14:paraId="0AE052C4" w14:textId="77777777" w:rsidR="005A3AD9" w:rsidRPr="00706C18" w:rsidRDefault="005A3AD9" w:rsidP="005A3AD9">
      <w:pPr>
        <w:spacing w:line="384" w:lineRule="auto"/>
        <w:textAlignment w:val="baseline"/>
        <w:rPr>
          <w:rFonts w:ascii="Arial" w:eastAsia="굴림" w:hAnsi="Arial" w:cs="Arial"/>
          <w:spacing w:val="-2"/>
          <w:kern w:val="0"/>
          <w:sz w:val="22"/>
          <w:rPrChange w:id="5507" w:author="Keis" w:date="2024-09-06T17:44:00Z">
            <w:rPr>
              <w:rFonts w:ascii="Arial" w:eastAsia="굴림" w:hAnsi="Arial" w:cs="Arial"/>
              <w:color w:val="000000"/>
              <w:spacing w:val="-2"/>
              <w:kern w:val="0"/>
              <w:sz w:val="22"/>
            </w:rPr>
          </w:rPrChange>
        </w:rPr>
      </w:pPr>
      <w:r w:rsidRPr="00706C18">
        <w:rPr>
          <w:rFonts w:ascii="Arial" w:eastAsia="나눔명조" w:hAnsi="Arial" w:cs="Arial"/>
          <w:b/>
          <w:iCs/>
          <w:spacing w:val="-2"/>
          <w:kern w:val="0"/>
          <w:sz w:val="22"/>
          <w:rPrChange w:id="5508" w:author="Keis" w:date="2024-09-06T17:44:00Z">
            <w:rPr>
              <w:rFonts w:ascii="Arial" w:eastAsia="나눔명조" w:hAnsi="Arial" w:cs="Arial"/>
              <w:b/>
              <w:iCs/>
              <w:color w:val="FF0000"/>
              <w:spacing w:val="-2"/>
              <w:kern w:val="0"/>
              <w:sz w:val="22"/>
            </w:rPr>
          </w:rPrChange>
        </w:rPr>
        <w:t>[</w:t>
      </w:r>
      <w:r w:rsidR="005372D8" w:rsidRPr="00706C18">
        <w:rPr>
          <w:rFonts w:ascii="Arial" w:eastAsia="나눔명조" w:hAnsi="Arial" w:cs="Arial"/>
          <w:b/>
          <w:iCs/>
          <w:spacing w:val="-2"/>
          <w:kern w:val="0"/>
          <w:sz w:val="22"/>
          <w:rPrChange w:id="5509" w:author="Keis" w:date="2024-09-06T17:44:00Z">
            <w:rPr>
              <w:rFonts w:ascii="Arial" w:eastAsia="나눔명조" w:hAnsi="Arial" w:cs="Arial"/>
              <w:b/>
              <w:iCs/>
              <w:color w:val="FF0000"/>
              <w:spacing w:val="-2"/>
              <w:kern w:val="0"/>
              <w:sz w:val="22"/>
            </w:rPr>
          </w:rPrChange>
        </w:rPr>
        <w:t>Logic</w:t>
      </w:r>
      <w:r w:rsidRPr="00706C18">
        <w:rPr>
          <w:rFonts w:ascii="Arial" w:eastAsia="나눔명조" w:hAnsi="Arial" w:cs="Arial"/>
          <w:b/>
          <w:iCs/>
          <w:spacing w:val="-2"/>
          <w:kern w:val="0"/>
          <w:sz w:val="22"/>
          <w:rPrChange w:id="5510" w:author="Keis" w:date="2024-09-06T17:44:00Z">
            <w:rPr>
              <w:rFonts w:ascii="Arial" w:eastAsia="나눔명조" w:hAnsi="Arial" w:cs="Arial"/>
              <w:b/>
              <w:iCs/>
              <w:color w:val="FF0000"/>
              <w:spacing w:val="-2"/>
              <w:kern w:val="0"/>
              <w:sz w:val="22"/>
            </w:rPr>
          </w:rPrChange>
        </w:rPr>
        <w:t>]</w:t>
      </w:r>
      <w:r w:rsidRPr="00706C18">
        <w:rPr>
          <w:rFonts w:ascii="Arial" w:eastAsia="나눔명조" w:hAnsi="Arial" w:cs="Arial"/>
          <w:i/>
          <w:iCs/>
          <w:spacing w:val="-2"/>
          <w:kern w:val="0"/>
          <w:sz w:val="22"/>
          <w:rPrChange w:id="5511" w:author="Keis" w:date="2024-09-06T17:44:00Z">
            <w:rPr>
              <w:rFonts w:ascii="Arial" w:eastAsia="나눔명조" w:hAnsi="Arial" w:cs="Arial"/>
              <w:i/>
              <w:iCs/>
              <w:color w:val="FF0000"/>
              <w:spacing w:val="-2"/>
              <w:kern w:val="0"/>
              <w:sz w:val="22"/>
            </w:rPr>
          </w:rPrChange>
        </w:rPr>
        <w:t xml:space="preserve"> </w:t>
      </w:r>
      <w:r w:rsidR="005372D8" w:rsidRPr="00706C18">
        <w:rPr>
          <w:rFonts w:ascii="Arial" w:eastAsia="나눔명조" w:hAnsi="Arial" w:cs="Arial"/>
          <w:b/>
          <w:iCs/>
          <w:spacing w:val="-2"/>
          <w:kern w:val="0"/>
          <w:sz w:val="22"/>
          <w:rPrChange w:id="5512" w:author="Keis" w:date="2024-09-06T17:44:00Z">
            <w:rPr>
              <w:rFonts w:ascii="Arial" w:eastAsia="나눔명조" w:hAnsi="Arial" w:cs="Arial"/>
              <w:b/>
              <w:iCs/>
              <w:color w:val="FF0000"/>
              <w:spacing w:val="-2"/>
              <w:kern w:val="0"/>
              <w:sz w:val="22"/>
            </w:rPr>
          </w:rPrChange>
        </w:rPr>
        <w:t>Answer only (Previous job)=</w:t>
      </w:r>
      <w:r w:rsidR="005372D8" w:rsidRPr="00706C18">
        <w:rPr>
          <w:rFonts w:ascii="굴림" w:eastAsia="굴림" w:hAnsi="굴림" w:cs="굴림" w:hint="eastAsia"/>
          <w:b/>
          <w:iCs/>
          <w:spacing w:val="-2"/>
          <w:kern w:val="0"/>
          <w:sz w:val="22"/>
          <w:rPrChange w:id="5513" w:author="Keis" w:date="2024-09-06T17:44:00Z">
            <w:rPr>
              <w:rFonts w:ascii="굴림" w:eastAsia="굴림" w:hAnsi="굴림" w:cs="굴림" w:hint="eastAsia"/>
              <w:b/>
              <w:iCs/>
              <w:color w:val="FF0000"/>
              <w:spacing w:val="-2"/>
              <w:kern w:val="0"/>
              <w:sz w:val="22"/>
            </w:rPr>
          </w:rPrChange>
        </w:rPr>
        <w:t>①</w:t>
      </w:r>
      <w:r w:rsidR="005372D8" w:rsidRPr="00706C18">
        <w:rPr>
          <w:rFonts w:ascii="Arial" w:eastAsia="나눔명조" w:hAnsi="Arial" w:cs="Arial"/>
          <w:b/>
          <w:iCs/>
          <w:spacing w:val="-2"/>
          <w:kern w:val="0"/>
          <w:sz w:val="22"/>
          <w:rPrChange w:id="5514" w:author="Keis" w:date="2024-09-06T17:44:00Z">
            <w:rPr>
              <w:rFonts w:ascii="Arial" w:eastAsia="나눔명조" w:hAnsi="Arial" w:cs="Arial"/>
              <w:b/>
              <w:iCs/>
              <w:color w:val="FF0000"/>
              <w:spacing w:val="-2"/>
              <w:kern w:val="0"/>
              <w:sz w:val="22"/>
            </w:rPr>
          </w:rPrChange>
        </w:rPr>
        <w:t xml:space="preserve">(wage worker), </w:t>
      </w:r>
      <w:r w:rsidR="005372D8" w:rsidRPr="00706C18">
        <w:rPr>
          <w:rFonts w:ascii="굴림" w:eastAsia="굴림" w:hAnsi="굴림" w:cs="굴림" w:hint="eastAsia"/>
          <w:b/>
          <w:iCs/>
          <w:spacing w:val="-2"/>
          <w:kern w:val="0"/>
          <w:sz w:val="22"/>
          <w:rPrChange w:id="5515" w:author="Keis" w:date="2024-09-06T17:44:00Z">
            <w:rPr>
              <w:rFonts w:ascii="굴림" w:eastAsia="굴림" w:hAnsi="굴림" w:cs="굴림" w:hint="eastAsia"/>
              <w:b/>
              <w:iCs/>
              <w:color w:val="FF0000"/>
              <w:spacing w:val="-2"/>
              <w:kern w:val="0"/>
              <w:sz w:val="22"/>
            </w:rPr>
          </w:rPrChange>
        </w:rPr>
        <w:t>②③④</w:t>
      </w:r>
      <w:r w:rsidR="005372D8" w:rsidRPr="00706C18">
        <w:rPr>
          <w:rFonts w:ascii="Arial" w:eastAsia="나눔명조" w:hAnsi="Arial" w:cs="Arial"/>
          <w:b/>
          <w:iCs/>
          <w:spacing w:val="-2"/>
          <w:kern w:val="0"/>
          <w:sz w:val="22"/>
          <w:rPrChange w:id="5516" w:author="Keis" w:date="2024-09-06T17:44:00Z">
            <w:rPr>
              <w:rFonts w:ascii="Arial" w:eastAsia="나눔명조" w:hAnsi="Arial" w:cs="Arial"/>
              <w:b/>
              <w:iCs/>
              <w:color w:val="FF0000"/>
              <w:spacing w:val="-2"/>
              <w:kern w:val="0"/>
              <w:sz w:val="22"/>
            </w:rPr>
          </w:rPrChange>
        </w:rPr>
        <w:t xml:space="preserve"> go to Dadd8c_24</w:t>
      </w:r>
    </w:p>
    <w:p w14:paraId="5AD3E286" w14:textId="77777777" w:rsidR="005372D8" w:rsidRPr="00706C18" w:rsidRDefault="005A3AD9" w:rsidP="005372D8">
      <w:pPr>
        <w:spacing w:line="384" w:lineRule="auto"/>
        <w:textAlignment w:val="baseline"/>
        <w:rPr>
          <w:rFonts w:ascii="Arial" w:eastAsia="굴림" w:hAnsi="Arial" w:cs="Arial"/>
          <w:spacing w:val="-2"/>
          <w:kern w:val="0"/>
          <w:sz w:val="22"/>
          <w:rPrChange w:id="5517"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518" w:author="Keis" w:date="2024-09-06T17:44:00Z">
            <w:rPr>
              <w:rFonts w:ascii="Arial" w:eastAsia="나눔명조" w:hAnsi="Arial" w:cs="Arial"/>
              <w:color w:val="FF0000"/>
              <w:spacing w:val="-2"/>
              <w:kern w:val="0"/>
              <w:sz w:val="22"/>
            </w:rPr>
          </w:rPrChange>
        </w:rPr>
        <w:t>Dadd8c_14</w:t>
      </w:r>
      <w:r w:rsidR="005372D8" w:rsidRPr="00706C18">
        <w:rPr>
          <w:rFonts w:ascii="Arial" w:eastAsia="나눔명조" w:hAnsi="Arial" w:cs="Arial"/>
          <w:spacing w:val="-2"/>
          <w:kern w:val="0"/>
          <w:sz w:val="22"/>
          <w:rPrChange w:id="5519" w:author="Keis" w:date="2024-09-06T17:44:00Z">
            <w:rPr>
              <w:rFonts w:ascii="Arial" w:eastAsia="나눔명조" w:hAnsi="Arial" w:cs="Arial"/>
              <w:color w:val="FF0000"/>
              <w:spacing w:val="-2"/>
              <w:kern w:val="0"/>
              <w:sz w:val="22"/>
            </w:rPr>
          </w:rPrChange>
        </w:rPr>
        <w:t>. Do you have a continuous employment system at previous job about old worker??</w:t>
      </w:r>
    </w:p>
    <w:p w14:paraId="0DA606CC" w14:textId="77777777" w:rsidR="005372D8" w:rsidRPr="00706C18" w:rsidRDefault="005372D8" w:rsidP="005372D8">
      <w:pPr>
        <w:spacing w:line="384" w:lineRule="auto"/>
        <w:textAlignment w:val="baseline"/>
        <w:rPr>
          <w:rFonts w:ascii="Arial" w:eastAsia="굴림" w:hAnsi="Arial" w:cs="Arial"/>
          <w:kern w:val="0"/>
          <w:sz w:val="22"/>
          <w:rPrChange w:id="5520" w:author="Keis" w:date="2024-09-06T17:44: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521"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522" w:author="Keis" w:date="2024-09-06T17:44:00Z">
            <w:rPr>
              <w:rFonts w:ascii="Arial" w:eastAsia="나눔명조" w:hAnsi="Arial" w:cs="Arial"/>
              <w:color w:val="FF0000"/>
              <w:spacing w:val="-2"/>
              <w:kern w:val="0"/>
              <w:sz w:val="22"/>
            </w:rPr>
          </w:rPrChange>
        </w:rPr>
        <w:t xml:space="preserve"> Yes </w:t>
      </w:r>
    </w:p>
    <w:p w14:paraId="355F8AF7" w14:textId="77777777" w:rsidR="005372D8" w:rsidRPr="00706C18" w:rsidRDefault="005372D8" w:rsidP="005372D8">
      <w:pPr>
        <w:spacing w:line="384" w:lineRule="auto"/>
        <w:textAlignment w:val="baseline"/>
        <w:rPr>
          <w:rFonts w:ascii="Arial" w:eastAsia="굴림" w:hAnsi="Arial" w:cs="Arial"/>
          <w:spacing w:val="-2"/>
          <w:kern w:val="0"/>
          <w:sz w:val="22"/>
          <w:rPrChange w:id="5523"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524"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525" w:author="Keis" w:date="2024-09-06T17:44:00Z">
            <w:rPr>
              <w:rFonts w:ascii="Arial" w:eastAsia="나눔명조" w:hAnsi="Arial" w:cs="Arial"/>
              <w:color w:val="FF0000"/>
              <w:spacing w:val="-2"/>
              <w:kern w:val="0"/>
              <w:sz w:val="22"/>
            </w:rPr>
          </w:rPrChange>
        </w:rPr>
        <w:t xml:space="preserve"> No </w:t>
      </w:r>
      <w:r w:rsidRPr="00706C18">
        <w:rPr>
          <w:rFonts w:ascii="Arial" w:eastAsia="나눔명조" w:hAnsi="Arial" w:cs="Arial" w:hint="eastAsia"/>
          <w:spacing w:val="-2"/>
          <w:kern w:val="0"/>
          <w:sz w:val="22"/>
          <w:rPrChange w:id="5526"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527" w:author="Keis" w:date="2024-09-06T17:44:00Z">
            <w:rPr>
              <w:rFonts w:ascii="Arial" w:eastAsia="나눔명조" w:hAnsi="Arial" w:cs="Arial"/>
              <w:color w:val="FF0000"/>
              <w:spacing w:val="-2"/>
              <w:kern w:val="0"/>
              <w:sz w:val="22"/>
            </w:rPr>
          </w:rPrChange>
        </w:rPr>
        <w:t>Dadd8c_21</w:t>
      </w:r>
    </w:p>
    <w:p w14:paraId="2D62EAD1" w14:textId="77777777" w:rsidR="005A3AD9" w:rsidRPr="00706C18" w:rsidRDefault="005A3AD9" w:rsidP="005372D8">
      <w:pPr>
        <w:spacing w:line="384" w:lineRule="auto"/>
        <w:textAlignment w:val="baseline"/>
        <w:rPr>
          <w:rFonts w:ascii="Arial" w:eastAsia="굴림" w:hAnsi="Arial" w:cs="Arial"/>
          <w:spacing w:val="-2"/>
          <w:kern w:val="0"/>
          <w:sz w:val="22"/>
          <w:rPrChange w:id="5528" w:author="Keis" w:date="2024-09-06T17:44:00Z">
            <w:rPr>
              <w:rFonts w:ascii="Arial" w:eastAsia="굴림" w:hAnsi="Arial" w:cs="Arial"/>
              <w:color w:val="FF0000"/>
              <w:spacing w:val="-2"/>
              <w:kern w:val="0"/>
              <w:sz w:val="22"/>
            </w:rPr>
          </w:rPrChange>
        </w:rPr>
      </w:pPr>
    </w:p>
    <w:p w14:paraId="46D71989" w14:textId="77777777" w:rsidR="005372D8" w:rsidRPr="00706C18" w:rsidRDefault="005A3AD9" w:rsidP="005A3AD9">
      <w:pPr>
        <w:spacing w:line="384" w:lineRule="auto"/>
        <w:textAlignment w:val="baseline"/>
        <w:rPr>
          <w:rFonts w:ascii="Arial" w:eastAsia="나눔명조" w:hAnsi="Arial" w:cs="Arial"/>
          <w:spacing w:val="-2"/>
          <w:kern w:val="0"/>
          <w:sz w:val="22"/>
          <w:rPrChange w:id="5529" w:author="Keis" w:date="2024-09-06T17:44:00Z">
            <w:rPr>
              <w:rFonts w:ascii="Arial" w:eastAsia="나눔명조" w:hAnsi="Arial" w:cs="Arial"/>
              <w:color w:val="FF0000"/>
              <w:spacing w:val="-2"/>
              <w:kern w:val="0"/>
              <w:sz w:val="22"/>
            </w:rPr>
          </w:rPrChange>
        </w:rPr>
      </w:pPr>
      <w:r w:rsidRPr="00706C18">
        <w:rPr>
          <w:rFonts w:ascii="Arial" w:eastAsia="나눔명조" w:hAnsi="Arial" w:cs="Arial"/>
          <w:spacing w:val="-2"/>
          <w:kern w:val="0"/>
          <w:sz w:val="22"/>
          <w:rPrChange w:id="5530" w:author="Keis" w:date="2024-09-06T17:44:00Z">
            <w:rPr>
              <w:rFonts w:ascii="Arial" w:eastAsia="나눔명조" w:hAnsi="Arial" w:cs="Arial"/>
              <w:color w:val="FF0000"/>
              <w:spacing w:val="-2"/>
              <w:kern w:val="0"/>
              <w:sz w:val="22"/>
            </w:rPr>
          </w:rPrChange>
        </w:rPr>
        <w:t xml:space="preserve">Dadd8c_15. </w:t>
      </w:r>
      <w:r w:rsidR="005372D8" w:rsidRPr="00706C18">
        <w:rPr>
          <w:rFonts w:ascii="Arial" w:eastAsia="나눔명조" w:hAnsi="Arial" w:cs="Arial"/>
          <w:spacing w:val="-2"/>
          <w:kern w:val="0"/>
          <w:sz w:val="22"/>
          <w:rPrChange w:id="5531" w:author="Keis" w:date="2024-09-06T17:44:00Z">
            <w:rPr>
              <w:rFonts w:ascii="Arial" w:eastAsia="나눔명조" w:hAnsi="Arial" w:cs="Arial"/>
              <w:color w:val="FF0000"/>
              <w:spacing w:val="-2"/>
              <w:kern w:val="0"/>
              <w:sz w:val="22"/>
            </w:rPr>
          </w:rPrChange>
        </w:rPr>
        <w:t>When did you introduce a continuous employment system at previous job?</w:t>
      </w:r>
    </w:p>
    <w:p w14:paraId="44FB6CCB" w14:textId="77777777" w:rsidR="005A3AD9" w:rsidRPr="00706C18" w:rsidRDefault="005A3AD9" w:rsidP="005A3AD9">
      <w:pPr>
        <w:spacing w:line="384" w:lineRule="auto"/>
        <w:textAlignment w:val="baseline"/>
        <w:rPr>
          <w:rFonts w:ascii="Arial" w:eastAsia="굴림" w:hAnsi="Arial" w:cs="Arial"/>
          <w:spacing w:val="-2"/>
          <w:kern w:val="0"/>
          <w:sz w:val="22"/>
          <w:rPrChange w:id="5532"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533" w:author="Keis" w:date="2024-09-06T17:44:00Z">
            <w:rPr>
              <w:rFonts w:ascii="Arial" w:eastAsia="나눔명조" w:hAnsi="Arial" w:cs="Arial"/>
              <w:color w:val="FF0000"/>
              <w:spacing w:val="-2"/>
              <w:kern w:val="0"/>
              <w:sz w:val="22"/>
            </w:rPr>
          </w:rPrChange>
        </w:rPr>
        <w:t>______</w:t>
      </w:r>
      <w:r w:rsidR="005372D8" w:rsidRPr="00706C18">
        <w:rPr>
          <w:rFonts w:ascii="Arial" w:eastAsia="나눔명조" w:hAnsi="Arial" w:cs="Arial"/>
          <w:spacing w:val="-2"/>
          <w:kern w:val="0"/>
          <w:sz w:val="22"/>
          <w:rPrChange w:id="5534" w:author="Keis" w:date="2024-09-06T17:44:00Z">
            <w:rPr>
              <w:rFonts w:ascii="Arial" w:eastAsia="나눔명조" w:hAnsi="Arial" w:cs="Arial"/>
              <w:color w:val="FF0000"/>
              <w:spacing w:val="-2"/>
              <w:kern w:val="0"/>
              <w:sz w:val="22"/>
            </w:rPr>
          </w:rPrChange>
        </w:rPr>
        <w:t>Year</w:t>
      </w:r>
    </w:p>
    <w:p w14:paraId="7C898148" w14:textId="77777777" w:rsidR="005A3AD9" w:rsidRPr="00706C18" w:rsidRDefault="005A3AD9" w:rsidP="005A3AD9">
      <w:pPr>
        <w:spacing w:line="384" w:lineRule="auto"/>
        <w:textAlignment w:val="baseline"/>
        <w:rPr>
          <w:rFonts w:ascii="Arial" w:eastAsia="굴림" w:hAnsi="Arial" w:cs="Arial"/>
          <w:spacing w:val="-2"/>
          <w:kern w:val="0"/>
          <w:sz w:val="22"/>
          <w:rPrChange w:id="5535" w:author="Keis" w:date="2024-09-06T17:44:00Z">
            <w:rPr>
              <w:rFonts w:ascii="Arial" w:eastAsia="굴림" w:hAnsi="Arial" w:cs="Arial"/>
              <w:color w:val="FF0000"/>
              <w:spacing w:val="-2"/>
              <w:kern w:val="0"/>
              <w:sz w:val="22"/>
            </w:rPr>
          </w:rPrChange>
        </w:rPr>
      </w:pPr>
    </w:p>
    <w:p w14:paraId="4231A9AE" w14:textId="77777777" w:rsidR="005372D8" w:rsidRPr="00706C18" w:rsidRDefault="005A3AD9" w:rsidP="005372D8">
      <w:pPr>
        <w:spacing w:line="384" w:lineRule="auto"/>
        <w:textAlignment w:val="baseline"/>
        <w:rPr>
          <w:rFonts w:ascii="Arial" w:eastAsia="굴림" w:hAnsi="Arial" w:cs="Arial"/>
          <w:kern w:val="0"/>
          <w:sz w:val="22"/>
          <w:rPrChange w:id="5536"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537" w:author="Keis" w:date="2024-09-06T17:44:00Z">
            <w:rPr>
              <w:rFonts w:ascii="Arial" w:eastAsia="나눔명조" w:hAnsi="Arial" w:cs="Arial"/>
              <w:color w:val="FF0000"/>
              <w:spacing w:val="-2"/>
              <w:kern w:val="0"/>
              <w:sz w:val="22"/>
            </w:rPr>
          </w:rPrChange>
        </w:rPr>
        <w:t xml:space="preserve">Dadd8c_16. </w:t>
      </w:r>
      <w:r w:rsidR="005372D8" w:rsidRPr="00706C18">
        <w:rPr>
          <w:rFonts w:ascii="Arial" w:eastAsia="나눔명조" w:hAnsi="Arial" w:cs="Arial"/>
          <w:spacing w:val="-2"/>
          <w:kern w:val="0"/>
          <w:sz w:val="22"/>
          <w:rPrChange w:id="5538" w:author="Keis" w:date="2024-09-06T17:44:00Z">
            <w:rPr>
              <w:rFonts w:ascii="Arial" w:eastAsia="나눔명조" w:hAnsi="Arial" w:cs="Arial"/>
              <w:color w:val="FF0000"/>
              <w:spacing w:val="-2"/>
              <w:kern w:val="0"/>
              <w:sz w:val="22"/>
            </w:rPr>
          </w:rPrChange>
        </w:rPr>
        <w:t>What type of continuous employment system was previously in place at your work place?</w:t>
      </w:r>
    </w:p>
    <w:p w14:paraId="0647623D" w14:textId="77777777" w:rsidR="005372D8" w:rsidRPr="00706C18" w:rsidRDefault="005372D8" w:rsidP="005372D8">
      <w:pPr>
        <w:spacing w:line="384" w:lineRule="auto"/>
        <w:textAlignment w:val="baseline"/>
        <w:rPr>
          <w:rFonts w:ascii="Arial" w:eastAsia="굴림" w:hAnsi="Arial" w:cs="Arial"/>
          <w:spacing w:val="-2"/>
          <w:kern w:val="0"/>
          <w:sz w:val="22"/>
          <w:rPrChange w:id="5539"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540"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541" w:author="Keis" w:date="2024-09-06T17:44:00Z">
            <w:rPr>
              <w:rFonts w:ascii="Arial" w:eastAsia="나눔명조" w:hAnsi="Arial" w:cs="Arial"/>
              <w:color w:val="FF0000"/>
              <w:spacing w:val="-2"/>
              <w:kern w:val="0"/>
              <w:sz w:val="22"/>
            </w:rPr>
          </w:rPrChange>
        </w:rPr>
        <w:t xml:space="preserve"> Extension of retirement age </w:t>
      </w:r>
      <w:r w:rsidRPr="00706C18">
        <w:rPr>
          <w:rFonts w:ascii="Arial" w:eastAsia="나눔명조" w:hAnsi="Arial" w:cs="Arial" w:hint="eastAsia"/>
          <w:spacing w:val="-2"/>
          <w:kern w:val="0"/>
          <w:sz w:val="22"/>
          <w:rPrChange w:id="5542"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543" w:author="Keis" w:date="2024-09-06T17:44:00Z">
            <w:rPr>
              <w:rFonts w:ascii="Arial" w:eastAsia="나눔명조" w:hAnsi="Arial" w:cs="Arial"/>
              <w:color w:val="FF0000"/>
              <w:spacing w:val="-2"/>
              <w:kern w:val="0"/>
              <w:sz w:val="22"/>
            </w:rPr>
          </w:rPrChange>
        </w:rPr>
        <w:t xml:space="preserve">Dadd8c24 </w:t>
      </w:r>
    </w:p>
    <w:p w14:paraId="7B907275" w14:textId="77777777" w:rsidR="005372D8" w:rsidRPr="00C046E8" w:rsidRDefault="005372D8" w:rsidP="005372D8">
      <w:pPr>
        <w:spacing w:line="384" w:lineRule="auto"/>
        <w:textAlignment w:val="baseline"/>
        <w:rPr>
          <w:rFonts w:ascii="Arial" w:eastAsia="굴림" w:hAnsi="Arial" w:cs="Arial"/>
          <w:color w:val="000000"/>
          <w:spacing w:val="-2"/>
          <w:kern w:val="0"/>
          <w:sz w:val="22"/>
        </w:rPr>
      </w:pPr>
      <w:r w:rsidRPr="00706C18">
        <w:rPr>
          <w:rFonts w:ascii="굴림" w:eastAsia="굴림" w:hAnsi="굴림" w:cs="굴림" w:hint="eastAsia"/>
          <w:spacing w:val="-2"/>
          <w:kern w:val="0"/>
          <w:sz w:val="22"/>
          <w:rPrChange w:id="5544"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545" w:author="Keis" w:date="2024-09-06T17:44:00Z">
            <w:rPr>
              <w:rFonts w:ascii="Arial" w:eastAsia="나눔명조" w:hAnsi="Arial" w:cs="Arial"/>
              <w:color w:val="FF0000"/>
              <w:spacing w:val="-2"/>
              <w:kern w:val="0"/>
              <w:sz w:val="22"/>
            </w:rPr>
          </w:rPrChange>
        </w:rPr>
        <w:t xml:space="preserve"> Abolition of retirement age</w:t>
      </w:r>
      <w:r w:rsidRPr="00706C18">
        <w:rPr>
          <w:rFonts w:ascii="Arial" w:eastAsia="굴림" w:hAnsi="Arial" w:cs="Arial"/>
          <w:spacing w:val="-2"/>
          <w:kern w:val="0"/>
          <w:sz w:val="22"/>
          <w:rPrChange w:id="5546" w:author="Keis" w:date="2024-09-06T17:44:00Z">
            <w:rPr>
              <w:rFonts w:ascii="Arial" w:eastAsia="굴림" w:hAnsi="Arial" w:cs="Arial"/>
              <w:color w:val="000000"/>
              <w:spacing w:val="-2"/>
              <w:kern w:val="0"/>
              <w:sz w:val="22"/>
            </w:rPr>
          </w:rPrChange>
        </w:rPr>
        <w:t xml:space="preserve"> </w:t>
      </w:r>
      <w:r w:rsidRPr="00706C18">
        <w:rPr>
          <w:rFonts w:ascii="Arial" w:eastAsia="나눔명조" w:hAnsi="Arial" w:cs="Arial" w:hint="eastAsia"/>
          <w:spacing w:val="-2"/>
          <w:kern w:val="0"/>
          <w:sz w:val="22"/>
          <w:rPrChange w:id="5547"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548" w:author="Keis" w:date="2024-09-06T17:44:00Z">
            <w:rPr>
              <w:rFonts w:ascii="Arial" w:eastAsia="나눔명조" w:hAnsi="Arial" w:cs="Arial"/>
              <w:color w:val="FF0000"/>
              <w:spacing w:val="-2"/>
              <w:kern w:val="0"/>
              <w:sz w:val="22"/>
            </w:rPr>
          </w:rPrChange>
        </w:rPr>
        <w:t xml:space="preserve">Dadd8c24 </w:t>
      </w:r>
    </w:p>
    <w:p w14:paraId="55E83670" w14:textId="77777777" w:rsidR="00E27EDE" w:rsidRPr="00FF1D2F" w:rsidRDefault="00E27EDE" w:rsidP="00E27EDE">
      <w:pPr>
        <w:spacing w:line="384" w:lineRule="auto"/>
        <w:textAlignment w:val="baseline"/>
        <w:rPr>
          <w:ins w:id="5549" w:author="Keis" w:date="2024-09-06T14:21:00Z"/>
          <w:rFonts w:ascii="Arial" w:eastAsia="나눔명조" w:hAnsi="Arial" w:cs="Arial"/>
          <w:color w:val="00B050"/>
          <w:spacing w:val="-2"/>
          <w:sz w:val="22"/>
        </w:rPr>
      </w:pPr>
      <w:ins w:id="5550" w:author="Keis" w:date="2024-09-06T14:21: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6F83EA76" w14:textId="76668423" w:rsidR="005372D8" w:rsidRPr="005170E6" w:rsidDel="00E27EDE" w:rsidRDefault="005372D8" w:rsidP="005170E6">
      <w:pPr>
        <w:pStyle w:val="a6"/>
        <w:numPr>
          <w:ilvl w:val="0"/>
          <w:numId w:val="1335"/>
        </w:numPr>
        <w:spacing w:line="384" w:lineRule="auto"/>
        <w:ind w:leftChars="0"/>
        <w:textAlignment w:val="baseline"/>
        <w:rPr>
          <w:del w:id="5551" w:author="Keis" w:date="2024-09-06T14:21:00Z"/>
          <w:rFonts w:ascii="Arial" w:eastAsia="굴림" w:hAnsi="Arial" w:cs="Arial"/>
          <w:color w:val="000000"/>
          <w:spacing w:val="-2"/>
          <w:kern w:val="0"/>
          <w:sz w:val="22"/>
        </w:rPr>
      </w:pPr>
      <w:del w:id="5552" w:author="Keis" w:date="2024-09-06T14:21:00Z">
        <w:r w:rsidRPr="005170E6" w:rsidDel="00E27EDE">
          <w:rPr>
            <w:rFonts w:ascii="Arial" w:eastAsia="나눔명조" w:hAnsi="Arial" w:cs="Arial"/>
            <w:color w:val="FF0000"/>
            <w:spacing w:val="-2"/>
            <w:kern w:val="0"/>
            <w:sz w:val="22"/>
          </w:rPr>
          <w:delText xml:space="preserve"> </w:delText>
        </w:r>
        <w:r w:rsidRPr="005170E6" w:rsidDel="00E27EDE">
          <w:rPr>
            <w:rFonts w:ascii="Arial" w:eastAsia="나눔명조" w:hAnsi="Arial" w:cs="Arial" w:hint="eastAsia"/>
            <w:color w:val="FF0000"/>
            <w:spacing w:val="-2"/>
            <w:kern w:val="0"/>
            <w:sz w:val="22"/>
          </w:rPr>
          <w:delText>Re-employment or continuing employment after the retirement age</w:delText>
        </w:r>
      </w:del>
    </w:p>
    <w:p w14:paraId="32C6A9BA" w14:textId="77777777" w:rsidR="005A3AD9" w:rsidRPr="005372D8" w:rsidRDefault="005A3AD9" w:rsidP="005372D8">
      <w:pPr>
        <w:spacing w:line="384" w:lineRule="auto"/>
        <w:textAlignment w:val="baseline"/>
        <w:rPr>
          <w:rFonts w:ascii="Arial" w:eastAsia="굴림" w:hAnsi="Arial" w:cs="Arial"/>
          <w:color w:val="FF0000"/>
          <w:spacing w:val="-2"/>
          <w:kern w:val="0"/>
          <w:sz w:val="22"/>
        </w:rPr>
      </w:pPr>
    </w:p>
    <w:p w14:paraId="0A6A1DF7" w14:textId="5074DBCD" w:rsidR="005372D8" w:rsidRPr="00B90D96" w:rsidRDefault="005A3AD9" w:rsidP="005372D8">
      <w:pPr>
        <w:spacing w:line="384" w:lineRule="auto"/>
        <w:textAlignment w:val="baseline"/>
        <w:rPr>
          <w:rFonts w:ascii="Arial" w:eastAsia="굴림" w:hAnsi="Arial" w:cs="Arial"/>
          <w:color w:val="000000"/>
          <w:kern w:val="0"/>
          <w:sz w:val="22"/>
        </w:rPr>
      </w:pPr>
      <w:r w:rsidRPr="00706C18">
        <w:rPr>
          <w:rFonts w:ascii="Arial" w:eastAsia="나눔명조" w:hAnsi="Arial" w:cs="Arial"/>
          <w:spacing w:val="-2"/>
          <w:kern w:val="0"/>
          <w:sz w:val="22"/>
          <w:rPrChange w:id="5553" w:author="Keis" w:date="2024-09-06T17:44:00Z">
            <w:rPr>
              <w:rFonts w:ascii="Arial" w:eastAsia="나눔명조" w:hAnsi="Arial" w:cs="Arial"/>
              <w:color w:val="FF0000"/>
              <w:spacing w:val="-2"/>
              <w:kern w:val="0"/>
              <w:sz w:val="22"/>
            </w:rPr>
          </w:rPrChange>
        </w:rPr>
        <w:t>Dadd8c_17</w:t>
      </w:r>
      <w:r w:rsidRPr="009E6C50">
        <w:rPr>
          <w:rFonts w:ascii="Arial" w:eastAsia="나눔명조" w:hAnsi="Arial" w:cs="Arial"/>
          <w:spacing w:val="-2"/>
          <w:kern w:val="0"/>
          <w:sz w:val="22"/>
          <w:rPrChange w:id="5554" w:author="Keis" w:date="2024-09-13T12:53:00Z">
            <w:rPr>
              <w:rFonts w:ascii="Arial" w:eastAsia="나눔명조" w:hAnsi="Arial" w:cs="Arial"/>
              <w:color w:val="FF0000"/>
              <w:spacing w:val="-2"/>
              <w:kern w:val="0"/>
              <w:sz w:val="22"/>
            </w:rPr>
          </w:rPrChange>
        </w:rPr>
        <w:t xml:space="preserve">. </w:t>
      </w:r>
      <w:ins w:id="5555" w:author="Keis" w:date="2024-09-06T14:22:00Z">
        <w:r w:rsidR="00E27EDE" w:rsidRPr="00FF1D2F">
          <w:rPr>
            <w:rFonts w:ascii="Arial" w:eastAsia="나눔명조" w:hAnsi="Arial" w:cs="Arial"/>
            <w:color w:val="00B050"/>
            <w:spacing w:val="-2"/>
            <w:kern w:val="0"/>
            <w:sz w:val="22"/>
          </w:rPr>
          <w:t>What type of employment is available for re-employment after retirement age at the current job? (Select multiple answers if necessary)</w:t>
        </w:r>
      </w:ins>
      <w:del w:id="5556" w:author="Keis" w:date="2024-09-06T14:22:00Z">
        <w:r w:rsidR="005372D8" w:rsidDel="00E27EDE">
          <w:rPr>
            <w:rFonts w:ascii="Arial" w:eastAsia="나눔명조" w:hAnsi="Arial" w:cs="Arial" w:hint="eastAsia"/>
            <w:color w:val="FF0000"/>
            <w:spacing w:val="-2"/>
            <w:kern w:val="0"/>
            <w:sz w:val="22"/>
          </w:rPr>
          <w:delText>What type of employment was available for continuing employment</w:delText>
        </w:r>
        <w:r w:rsidR="005372D8" w:rsidRPr="00B90D96" w:rsidDel="00E27EDE">
          <w:rPr>
            <w:rFonts w:ascii="Arial" w:eastAsia="나눔명조" w:hAnsi="Arial" w:cs="Arial"/>
            <w:color w:val="FF0000"/>
            <w:spacing w:val="-2"/>
            <w:kern w:val="0"/>
            <w:sz w:val="22"/>
          </w:rPr>
          <w:delText xml:space="preserve"> </w:delText>
        </w:r>
        <w:r w:rsidR="005372D8" w:rsidDel="00E27EDE">
          <w:rPr>
            <w:rFonts w:ascii="Arial" w:eastAsia="나눔명조" w:hAnsi="Arial" w:cs="Arial" w:hint="eastAsia"/>
            <w:color w:val="FF0000"/>
            <w:spacing w:val="-2"/>
            <w:kern w:val="0"/>
            <w:sz w:val="22"/>
          </w:rPr>
          <w:delText>of re-employment after retirement age at the previous job</w:delText>
        </w:r>
        <w:r w:rsidR="005372D8" w:rsidDel="00E27EDE">
          <w:rPr>
            <w:rFonts w:ascii="Arial" w:eastAsia="나눔명조" w:hAnsi="Arial" w:cs="Arial"/>
            <w:color w:val="FF0000"/>
            <w:spacing w:val="-2"/>
            <w:kern w:val="0"/>
            <w:sz w:val="22"/>
          </w:rPr>
          <w:delText>?</w:delText>
        </w:r>
        <w:r w:rsidR="005372D8" w:rsidRPr="00B90D96" w:rsidDel="00E27EDE">
          <w:rPr>
            <w:rFonts w:ascii="Arial" w:eastAsia="나눔명조" w:hAnsi="Arial" w:cs="Arial"/>
            <w:color w:val="FF0000"/>
            <w:spacing w:val="-2"/>
            <w:kern w:val="0"/>
            <w:sz w:val="22"/>
          </w:rPr>
          <w:delText xml:space="preserve"> (</w:delText>
        </w:r>
        <w:r w:rsidR="005170E6" w:rsidDel="00E27EDE">
          <w:rPr>
            <w:rFonts w:ascii="Arial" w:eastAsia="나눔명조" w:hAnsi="Arial" w:cs="Arial" w:hint="eastAsia"/>
            <w:color w:val="FF0000"/>
            <w:spacing w:val="-2"/>
            <w:kern w:val="0"/>
            <w:sz w:val="22"/>
          </w:rPr>
          <w:delText>Select multiple answers if necessary)</w:delText>
        </w:r>
      </w:del>
    </w:p>
    <w:p w14:paraId="240C3498" w14:textId="77777777" w:rsidR="005372D8" w:rsidRPr="00706C18" w:rsidRDefault="005372D8" w:rsidP="005170E6">
      <w:pPr>
        <w:pStyle w:val="a6"/>
        <w:numPr>
          <w:ilvl w:val="0"/>
          <w:numId w:val="1351"/>
        </w:numPr>
        <w:spacing w:line="384" w:lineRule="auto"/>
        <w:ind w:leftChars="0"/>
        <w:textAlignment w:val="baseline"/>
        <w:rPr>
          <w:rFonts w:ascii="Arial" w:eastAsia="굴림" w:hAnsi="Arial" w:cs="Arial"/>
          <w:spacing w:val="-2"/>
          <w:kern w:val="0"/>
          <w:sz w:val="22"/>
          <w:rPrChange w:id="5557"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558" w:author="Keis" w:date="2024-09-06T17:44:00Z">
            <w:rPr>
              <w:rFonts w:ascii="Arial" w:eastAsia="나눔명조" w:hAnsi="Arial" w:cs="Arial"/>
              <w:color w:val="FF0000"/>
              <w:spacing w:val="-2"/>
              <w:kern w:val="0"/>
              <w:sz w:val="22"/>
            </w:rPr>
          </w:rPrChange>
        </w:rPr>
        <w:t xml:space="preserve"> Full time </w:t>
      </w:r>
      <w:r w:rsidRPr="00706C18">
        <w:rPr>
          <w:rFonts w:ascii="굴림" w:eastAsia="굴림" w:hAnsi="굴림" w:cs="굴림" w:hint="eastAsia"/>
          <w:spacing w:val="-2"/>
          <w:kern w:val="0"/>
          <w:sz w:val="22"/>
          <w:rPrChange w:id="5559" w:author="Keis" w:date="2024-09-06T17:44: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560" w:author="Keis" w:date="2024-09-06T17:44:00Z">
            <w:rPr>
              <w:rFonts w:ascii="Arial" w:eastAsia="나눔명조" w:hAnsi="Arial" w:cs="Arial"/>
              <w:color w:val="FF0000"/>
              <w:spacing w:val="-2"/>
              <w:kern w:val="0"/>
              <w:sz w:val="22"/>
            </w:rPr>
          </w:rPrChange>
        </w:rPr>
        <w:t xml:space="preserve"> Part time </w:t>
      </w:r>
      <w:r w:rsidRPr="00706C18">
        <w:rPr>
          <w:rFonts w:ascii="굴림" w:eastAsia="굴림" w:hAnsi="굴림" w:cs="굴림" w:hint="eastAsia"/>
          <w:spacing w:val="-2"/>
          <w:kern w:val="0"/>
          <w:sz w:val="22"/>
          <w:rPrChange w:id="5561"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562" w:author="Keis" w:date="2024-09-06T17:44:00Z">
            <w:rPr>
              <w:rFonts w:ascii="Arial" w:eastAsia="나눔명조" w:hAnsi="Arial" w:cs="Arial"/>
              <w:color w:val="FF0000"/>
              <w:spacing w:val="-2"/>
              <w:kern w:val="0"/>
              <w:sz w:val="22"/>
            </w:rPr>
          </w:rPrChange>
        </w:rPr>
        <w:t xml:space="preserve"> </w:t>
      </w:r>
      <w:r w:rsidR="005170E6" w:rsidRPr="00706C18">
        <w:rPr>
          <w:rFonts w:ascii="Arial" w:eastAsia="나눔명조" w:hAnsi="Arial" w:cs="Arial"/>
          <w:spacing w:val="-2"/>
          <w:kern w:val="0"/>
          <w:sz w:val="22"/>
          <w:rPrChange w:id="5563" w:author="Keis" w:date="2024-09-06T17:44:00Z">
            <w:rPr>
              <w:rFonts w:ascii="Arial" w:eastAsia="나눔명조" w:hAnsi="Arial" w:cs="Arial"/>
              <w:color w:val="FF0000"/>
              <w:spacing w:val="-2"/>
              <w:kern w:val="0"/>
              <w:sz w:val="22"/>
            </w:rPr>
          </w:rPrChange>
        </w:rPr>
        <w:t xml:space="preserve">Independent </w:t>
      </w:r>
      <w:r w:rsidRPr="00706C18">
        <w:rPr>
          <w:rFonts w:ascii="Arial" w:eastAsia="나눔명조" w:hAnsi="Arial" w:cs="Arial"/>
          <w:spacing w:val="-2"/>
          <w:kern w:val="0"/>
          <w:sz w:val="22"/>
          <w:rPrChange w:id="5564" w:author="Keis" w:date="2024-09-06T17:44:00Z">
            <w:rPr>
              <w:rFonts w:ascii="Arial" w:eastAsia="나눔명조" w:hAnsi="Arial" w:cs="Arial"/>
              <w:color w:val="FF0000"/>
              <w:spacing w:val="-2"/>
              <w:kern w:val="0"/>
              <w:sz w:val="22"/>
            </w:rPr>
          </w:rPrChange>
        </w:rPr>
        <w:t>Contract</w:t>
      </w:r>
      <w:r w:rsidR="005170E6" w:rsidRPr="00706C18">
        <w:rPr>
          <w:rFonts w:ascii="Arial" w:eastAsia="나눔명조" w:hAnsi="Arial" w:cs="Arial"/>
          <w:spacing w:val="-2"/>
          <w:kern w:val="0"/>
          <w:sz w:val="22"/>
          <w:rPrChange w:id="5565" w:author="Keis" w:date="2024-09-06T17:44:00Z">
            <w:rPr>
              <w:rFonts w:ascii="Arial" w:eastAsia="나눔명조" w:hAnsi="Arial" w:cs="Arial"/>
              <w:color w:val="FF0000"/>
              <w:spacing w:val="-2"/>
              <w:kern w:val="0"/>
              <w:sz w:val="22"/>
            </w:rPr>
          </w:rPrChange>
        </w:rPr>
        <w:t xml:space="preserve">or </w:t>
      </w:r>
      <w:r w:rsidRPr="00706C18">
        <w:rPr>
          <w:rFonts w:ascii="굴림" w:eastAsia="굴림" w:hAnsi="굴림" w:cs="굴림" w:hint="eastAsia"/>
          <w:spacing w:val="-2"/>
          <w:kern w:val="0"/>
          <w:sz w:val="22"/>
          <w:rPrChange w:id="5566" w:author="Keis" w:date="2024-09-06T17:44: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567" w:author="Keis" w:date="2024-09-06T17:44:00Z">
            <w:rPr>
              <w:rFonts w:ascii="Arial" w:eastAsia="나눔명조" w:hAnsi="Arial" w:cs="Arial"/>
              <w:color w:val="FF0000"/>
              <w:spacing w:val="-2"/>
              <w:kern w:val="0"/>
              <w:sz w:val="22"/>
            </w:rPr>
          </w:rPrChange>
        </w:rPr>
        <w:t xml:space="preserve"> Others</w:t>
      </w:r>
    </w:p>
    <w:p w14:paraId="034A76FA" w14:textId="77777777" w:rsidR="005A3AD9" w:rsidRPr="005A3AD9" w:rsidRDefault="005A3AD9" w:rsidP="005372D8">
      <w:pPr>
        <w:spacing w:line="384" w:lineRule="auto"/>
        <w:textAlignment w:val="baseline"/>
        <w:rPr>
          <w:rFonts w:ascii="Arial" w:eastAsia="굴림" w:hAnsi="Arial" w:cs="Arial"/>
          <w:color w:val="FF0000"/>
          <w:spacing w:val="-2"/>
          <w:kern w:val="0"/>
          <w:sz w:val="22"/>
        </w:rPr>
      </w:pPr>
    </w:p>
    <w:p w14:paraId="5AC2FA6F" w14:textId="27E67883" w:rsidR="005372D8" w:rsidRPr="00B90D96" w:rsidRDefault="005A3AD9" w:rsidP="005372D8">
      <w:pPr>
        <w:spacing w:line="384" w:lineRule="auto"/>
        <w:textAlignment w:val="baseline"/>
        <w:rPr>
          <w:rFonts w:ascii="Arial" w:eastAsia="굴림" w:hAnsi="Arial" w:cs="Arial"/>
          <w:color w:val="000000"/>
          <w:kern w:val="0"/>
          <w:sz w:val="22"/>
        </w:rPr>
      </w:pPr>
      <w:r w:rsidRPr="00706C18">
        <w:rPr>
          <w:rFonts w:ascii="Arial" w:eastAsia="나눔명조" w:hAnsi="Arial" w:cs="Arial"/>
          <w:spacing w:val="-2"/>
          <w:kern w:val="0"/>
          <w:sz w:val="22"/>
          <w:rPrChange w:id="5568" w:author="Keis" w:date="2024-09-06T17:44:00Z">
            <w:rPr>
              <w:rFonts w:ascii="Arial" w:eastAsia="나눔명조" w:hAnsi="Arial" w:cs="Arial"/>
              <w:color w:val="FF0000"/>
              <w:spacing w:val="-2"/>
              <w:kern w:val="0"/>
              <w:sz w:val="22"/>
            </w:rPr>
          </w:rPrChange>
        </w:rPr>
        <w:t>Dadd8c_18</w:t>
      </w:r>
      <w:r w:rsidRPr="002B1E54">
        <w:rPr>
          <w:rFonts w:ascii="Arial" w:eastAsia="나눔명조" w:hAnsi="Arial" w:cs="Arial"/>
          <w:color w:val="000000" w:themeColor="text1"/>
          <w:spacing w:val="-2"/>
          <w:kern w:val="0"/>
          <w:sz w:val="22"/>
          <w:rPrChange w:id="5569" w:author="Keis" w:date="2024-09-13T13:12:00Z">
            <w:rPr>
              <w:rFonts w:ascii="Arial" w:eastAsia="나눔명조" w:hAnsi="Arial" w:cs="Arial"/>
              <w:color w:val="FF0000"/>
              <w:spacing w:val="-2"/>
              <w:kern w:val="0"/>
              <w:sz w:val="22"/>
            </w:rPr>
          </w:rPrChange>
        </w:rPr>
        <w:t xml:space="preserve">. </w:t>
      </w:r>
      <w:ins w:id="5570" w:author="Keis" w:date="2024-09-06T14:22:00Z">
        <w:r w:rsidR="00E27EDE" w:rsidRPr="00FF1D2F">
          <w:rPr>
            <w:rFonts w:ascii="Arial" w:eastAsia="나눔명조" w:hAnsi="Arial" w:cs="Arial"/>
            <w:color w:val="00B050"/>
            <w:spacing w:val="-2"/>
            <w:sz w:val="22"/>
          </w:rPr>
          <w:t>Are you currently re-employed at your company after retirement age?</w:t>
        </w:r>
      </w:ins>
      <w:del w:id="5571" w:author="Keis" w:date="2024-09-06T14:22:00Z">
        <w:r w:rsidR="005372D8" w:rsidDel="00E27EDE">
          <w:rPr>
            <w:rFonts w:ascii="Arial" w:eastAsia="나눔명조" w:hAnsi="Arial" w:cs="Arial" w:hint="eastAsia"/>
            <w:color w:val="FF0000"/>
            <w:spacing w:val="-2"/>
            <w:kern w:val="0"/>
            <w:sz w:val="22"/>
          </w:rPr>
          <w:delText>Have you been re-employed after retirement age</w:delText>
        </w:r>
        <w:r w:rsidR="005372D8" w:rsidRPr="00B90D96" w:rsidDel="00E27EDE">
          <w:rPr>
            <w:rFonts w:ascii="Arial" w:eastAsia="나눔명조" w:hAnsi="Arial" w:cs="Arial"/>
            <w:color w:val="FF0000"/>
            <w:spacing w:val="-2"/>
            <w:kern w:val="0"/>
            <w:sz w:val="22"/>
          </w:rPr>
          <w:delText>?</w:delText>
        </w:r>
      </w:del>
    </w:p>
    <w:p w14:paraId="050E5536" w14:textId="26A11481" w:rsidR="005372D8" w:rsidRPr="00706C18" w:rsidRDefault="00706C18">
      <w:pPr>
        <w:spacing w:line="384" w:lineRule="auto"/>
        <w:textAlignment w:val="baseline"/>
        <w:rPr>
          <w:rFonts w:ascii="Arial" w:eastAsia="굴림" w:hAnsi="Arial" w:cs="Arial"/>
          <w:kern w:val="0"/>
          <w:sz w:val="22"/>
          <w:rPrChange w:id="5572" w:author="Keis" w:date="2024-09-06T17:46:00Z">
            <w:rPr>
              <w:rFonts w:ascii="Arial" w:eastAsia="굴림" w:hAnsi="Arial" w:cs="Arial"/>
              <w:color w:val="000000"/>
              <w:kern w:val="0"/>
              <w:sz w:val="22"/>
            </w:rPr>
          </w:rPrChange>
        </w:rPr>
      </w:pPr>
      <w:ins w:id="5573" w:author="Keis" w:date="2024-09-06T17:47:00Z">
        <w:r>
          <w:rPr>
            <w:rFonts w:ascii="맑은 고딕" w:eastAsia="맑은 고딕" w:hAnsi="맑은 고딕" w:cs="굴림" w:hint="eastAsia"/>
            <w:color w:val="00B050"/>
            <w:spacing w:val="-2"/>
            <w:kern w:val="0"/>
            <w:sz w:val="22"/>
          </w:rPr>
          <w:t>①</w:t>
        </w:r>
      </w:ins>
      <w:ins w:id="5574" w:author="Keis" w:date="2024-09-06T17:46:00Z">
        <w:del w:id="5575" w:author="Keis" w:date="2024-09-06T14:24:00Z">
          <w:r w:rsidRPr="00706C18">
            <w:rPr>
              <w:rFonts w:ascii="굴림" w:eastAsia="굴림" w:hAnsi="굴림" w:cs="굴림" w:hint="eastAsia"/>
              <w:color w:val="00B050"/>
              <w:spacing w:val="-2"/>
              <w:kern w:val="0"/>
              <w:sz w:val="22"/>
              <w:rPrChange w:id="5576" w:author="Keis" w:date="2024-09-06T17:46:00Z">
                <w:rPr>
                  <w:rFonts w:ascii="Arial" w:eastAsia="나눔명조" w:hAnsi="Arial" w:cs="Arial" w:hint="eastAsia"/>
                  <w:color w:val="00B050"/>
                  <w:spacing w:val="-2"/>
                  <w:kern w:val="0"/>
                  <w:sz w:val="22"/>
                </w:rPr>
              </w:rPrChange>
            </w:rPr>
            <w:delText>⑤</w:delText>
          </w:r>
        </w:del>
        <w:del w:id="5577" w:author="Keis" w:date="2024-09-06T17:46:00Z">
          <w:r w:rsidR="005372D8" w:rsidRPr="00706C18" w:rsidDel="00706C18">
            <w:rPr>
              <w:rFonts w:ascii="Arial" w:eastAsia="나눔명조" w:hAnsi="Arial" w:cs="Arial" w:hint="eastAsia"/>
              <w:color w:val="00B050"/>
              <w:spacing w:val="-2"/>
              <w:kern w:val="0"/>
              <w:sz w:val="22"/>
              <w:rPrChange w:id="5578" w:author="Keis" w:date="2024-09-06T17:46:00Z">
                <w:rPr>
                  <w:rFonts w:ascii="굴림" w:eastAsia="굴림" w:hAnsi="굴림" w:cs="굴림" w:hint="eastAsia"/>
                  <w:color w:val="FF0000"/>
                  <w:spacing w:val="-2"/>
                  <w:kern w:val="0"/>
                  <w:sz w:val="22"/>
                </w:rPr>
              </w:rPrChange>
            </w:rPr>
            <w:delText>①</w:delText>
          </w:r>
        </w:del>
      </w:ins>
      <w:r w:rsidR="005372D8" w:rsidRPr="00706C18">
        <w:rPr>
          <w:rFonts w:ascii="Arial" w:eastAsia="나눔명조" w:hAnsi="Arial" w:cs="Arial"/>
          <w:spacing w:val="-2"/>
          <w:kern w:val="0"/>
          <w:sz w:val="22"/>
          <w:rPrChange w:id="5579" w:author="Keis" w:date="2024-09-06T17:46:00Z">
            <w:rPr>
              <w:rFonts w:ascii="Arial" w:eastAsia="나눔명조" w:hAnsi="Arial" w:cs="Arial"/>
              <w:color w:val="FF0000"/>
              <w:spacing w:val="-2"/>
              <w:kern w:val="0"/>
              <w:sz w:val="22"/>
            </w:rPr>
          </w:rPrChange>
        </w:rPr>
        <w:t xml:space="preserve"> Yes </w:t>
      </w:r>
    </w:p>
    <w:p w14:paraId="11E7BDC7" w14:textId="0A8B8CB1" w:rsidR="005372D8" w:rsidRPr="00706C18" w:rsidRDefault="00706C18">
      <w:pPr>
        <w:rPr>
          <w:rFonts w:eastAsia="굴림"/>
          <w:rPrChange w:id="5580" w:author="Keis" w:date="2024-09-06T17:46:00Z">
            <w:rPr>
              <w:rFonts w:eastAsia="굴림"/>
              <w:color w:val="000000"/>
            </w:rPr>
          </w:rPrChange>
        </w:rPr>
        <w:pPrChange w:id="5581" w:author="Keis" w:date="2024-09-06T17:46:00Z">
          <w:pPr>
            <w:spacing w:line="384" w:lineRule="auto"/>
            <w:textAlignment w:val="baseline"/>
          </w:pPr>
        </w:pPrChange>
      </w:pPr>
      <w:ins w:id="5582" w:author="Keis" w:date="2024-09-06T17:46:00Z">
        <w:r w:rsidRPr="00706C18">
          <w:rPr>
            <w:rFonts w:ascii="Arial" w:eastAsia="나눔명조" w:hAnsi="Arial" w:cs="Arial" w:hint="eastAsia"/>
            <w:color w:val="00B050"/>
            <w:spacing w:val="-2"/>
            <w:kern w:val="0"/>
            <w:sz w:val="22"/>
            <w:rPrChange w:id="5583" w:author="Keis" w:date="2024-09-06T17:46:00Z">
              <w:rPr>
                <w:rFonts w:ascii="굴림" w:eastAsia="굴림" w:hAnsi="굴림" w:cs="굴림" w:hint="eastAsia"/>
              </w:rPr>
            </w:rPrChange>
          </w:rPr>
          <w:t>⑤</w:t>
        </w:r>
      </w:ins>
      <w:del w:id="5584" w:author="Keis" w:date="2024-09-06T14:24:00Z">
        <w:r w:rsidR="005372D8" w:rsidRPr="00706C18" w:rsidDel="00E27EDE">
          <w:rPr>
            <w:rFonts w:ascii="굴림" w:eastAsia="굴림" w:hAnsi="굴림" w:cs="굴림" w:hint="eastAsia"/>
          </w:rPr>
          <w:delText>⑤</w:delText>
        </w:r>
      </w:del>
      <w:r w:rsidR="005372D8" w:rsidRPr="00706C18">
        <w:t xml:space="preserve"> No(Not applicable) →Dadd8c24</w:t>
      </w:r>
    </w:p>
    <w:p w14:paraId="026847E0" w14:textId="77777777" w:rsidR="005A3AD9" w:rsidRPr="00706C18" w:rsidRDefault="005A3AD9" w:rsidP="005372D8">
      <w:pPr>
        <w:spacing w:line="384" w:lineRule="auto"/>
        <w:textAlignment w:val="baseline"/>
        <w:rPr>
          <w:rFonts w:ascii="Arial" w:eastAsia="굴림" w:hAnsi="Arial" w:cs="Arial"/>
          <w:spacing w:val="-2"/>
          <w:kern w:val="0"/>
          <w:sz w:val="22"/>
          <w:rPrChange w:id="5585" w:author="Keis" w:date="2024-09-06T17:44:00Z">
            <w:rPr>
              <w:rFonts w:ascii="Arial" w:eastAsia="굴림" w:hAnsi="Arial" w:cs="Arial"/>
              <w:color w:val="FF0000"/>
              <w:spacing w:val="-2"/>
              <w:kern w:val="0"/>
              <w:sz w:val="22"/>
            </w:rPr>
          </w:rPrChange>
        </w:rPr>
      </w:pPr>
    </w:p>
    <w:p w14:paraId="759A01E9" w14:textId="20876D81" w:rsidR="005372D8" w:rsidRPr="00706C18" w:rsidRDefault="005A3AD9" w:rsidP="005372D8">
      <w:pPr>
        <w:spacing w:line="384" w:lineRule="auto"/>
        <w:textAlignment w:val="baseline"/>
        <w:rPr>
          <w:rFonts w:ascii="Arial" w:eastAsia="굴림" w:hAnsi="Arial" w:cs="Arial"/>
          <w:kern w:val="0"/>
          <w:sz w:val="22"/>
          <w:rPrChange w:id="5586"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587" w:author="Keis" w:date="2024-09-06T17:44:00Z">
            <w:rPr>
              <w:rFonts w:ascii="Arial" w:eastAsia="나눔명조" w:hAnsi="Arial" w:cs="Arial"/>
              <w:color w:val="FF0000"/>
              <w:spacing w:val="-2"/>
              <w:kern w:val="0"/>
              <w:sz w:val="22"/>
            </w:rPr>
          </w:rPrChange>
        </w:rPr>
        <w:t xml:space="preserve">Dadd8c_19. </w:t>
      </w:r>
      <w:ins w:id="5588" w:author="Keis" w:date="2024-09-06T14:24:00Z">
        <w:r w:rsidR="00E27EDE" w:rsidRPr="00FF1D2F">
          <w:rPr>
            <w:rFonts w:ascii="나눔명조" w:eastAsia="나눔명조" w:hAnsi="나눔명조"/>
            <w:color w:val="00B050"/>
            <w:spacing w:val="-2"/>
            <w:sz w:val="18"/>
            <w:szCs w:val="18"/>
          </w:rPr>
          <w:t>(</w:t>
        </w:r>
        <w:r w:rsidR="00E27EDE" w:rsidRPr="00FF1D2F">
          <w:rPr>
            <w:rFonts w:ascii="Arial" w:eastAsia="나눔명조" w:hAnsi="Arial" w:cs="Arial"/>
            <w:color w:val="00B050"/>
            <w:spacing w:val="-2"/>
            <w:sz w:val="22"/>
          </w:rPr>
          <w:t>In case of re-employment after retirement age</w:t>
        </w:r>
        <w:r w:rsidR="00E27EDE" w:rsidRPr="00706C18">
          <w:rPr>
            <w:rFonts w:ascii="Arial" w:eastAsia="나눔명조" w:hAnsi="Arial" w:cs="Arial"/>
            <w:spacing w:val="-2"/>
            <w:sz w:val="22"/>
            <w:rPrChange w:id="5589" w:author="Keis" w:date="2024-09-06T17:44:00Z">
              <w:rPr>
                <w:rFonts w:ascii="Arial" w:eastAsia="나눔명조" w:hAnsi="Arial" w:cs="Arial"/>
                <w:color w:val="00B050"/>
                <w:spacing w:val="-2"/>
                <w:sz w:val="22"/>
              </w:rPr>
            </w:rPrChange>
          </w:rPr>
          <w:t>)</w:t>
        </w:r>
        <w:r w:rsidR="00E27EDE" w:rsidRPr="00706C18" w:rsidDel="00E27EDE">
          <w:rPr>
            <w:rFonts w:ascii="Arial" w:eastAsia="나눔명조" w:hAnsi="Arial" w:cs="Arial"/>
            <w:spacing w:val="-2"/>
            <w:kern w:val="0"/>
            <w:sz w:val="22"/>
            <w:rPrChange w:id="5590" w:author="Keis" w:date="2024-09-06T17:44:00Z">
              <w:rPr>
                <w:rFonts w:ascii="Arial" w:eastAsia="나눔명조" w:hAnsi="Arial" w:cs="Arial"/>
                <w:color w:val="FF0000"/>
                <w:spacing w:val="-2"/>
                <w:kern w:val="0"/>
                <w:sz w:val="22"/>
              </w:rPr>
            </w:rPrChange>
          </w:rPr>
          <w:t xml:space="preserve"> </w:t>
        </w:r>
      </w:ins>
      <w:del w:id="5591" w:author="Keis" w:date="2024-09-06T14:24:00Z">
        <w:r w:rsidR="005372D8" w:rsidRPr="00706C18" w:rsidDel="00E27EDE">
          <w:rPr>
            <w:rFonts w:ascii="Arial" w:eastAsia="나눔명조" w:hAnsi="Arial" w:cs="Arial"/>
            <w:spacing w:val="-2"/>
            <w:kern w:val="0"/>
            <w:sz w:val="22"/>
            <w:rPrChange w:id="5592" w:author="Keis" w:date="2024-09-06T17:44:00Z">
              <w:rPr>
                <w:rFonts w:ascii="Arial" w:eastAsia="나눔명조" w:hAnsi="Arial" w:cs="Arial"/>
                <w:color w:val="FF0000"/>
                <w:spacing w:val="-2"/>
                <w:kern w:val="0"/>
                <w:sz w:val="22"/>
              </w:rPr>
            </w:rPrChange>
          </w:rPr>
          <w:delText>(In case of continuing employment or re-employment)</w:delText>
        </w:r>
      </w:del>
      <w:r w:rsidR="005372D8" w:rsidRPr="00706C18">
        <w:rPr>
          <w:rFonts w:ascii="Arial" w:eastAsia="나눔명조" w:hAnsi="Arial" w:cs="Arial"/>
          <w:spacing w:val="-2"/>
          <w:kern w:val="0"/>
          <w:sz w:val="22"/>
          <w:rPrChange w:id="5593" w:author="Keis" w:date="2024-09-06T17:44:00Z">
            <w:rPr>
              <w:rFonts w:ascii="Arial" w:eastAsia="나눔명조" w:hAnsi="Arial" w:cs="Arial"/>
              <w:color w:val="FF0000"/>
              <w:spacing w:val="-2"/>
              <w:kern w:val="0"/>
              <w:sz w:val="22"/>
            </w:rPr>
          </w:rPrChange>
        </w:rPr>
        <w:t xml:space="preserve"> What was your employment type?</w:t>
      </w:r>
    </w:p>
    <w:p w14:paraId="304847ED" w14:textId="77777777" w:rsidR="005372D8" w:rsidRPr="00706C18" w:rsidRDefault="005372D8" w:rsidP="005170E6">
      <w:pPr>
        <w:pStyle w:val="a6"/>
        <w:numPr>
          <w:ilvl w:val="0"/>
          <w:numId w:val="1352"/>
        </w:numPr>
        <w:spacing w:line="384" w:lineRule="auto"/>
        <w:ind w:leftChars="0"/>
        <w:textAlignment w:val="baseline"/>
        <w:rPr>
          <w:rFonts w:ascii="Arial" w:eastAsia="굴림" w:hAnsi="Arial" w:cs="Arial"/>
          <w:spacing w:val="-2"/>
          <w:kern w:val="0"/>
          <w:sz w:val="22"/>
          <w:rPrChange w:id="5594"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595" w:author="Keis" w:date="2024-09-06T17:44:00Z">
            <w:rPr>
              <w:rFonts w:ascii="Arial" w:eastAsia="나눔명조" w:hAnsi="Arial" w:cs="Arial"/>
              <w:color w:val="FF0000"/>
              <w:spacing w:val="-2"/>
              <w:kern w:val="0"/>
              <w:sz w:val="22"/>
            </w:rPr>
          </w:rPrChange>
        </w:rPr>
        <w:t xml:space="preserve"> Full time </w:t>
      </w:r>
      <w:r w:rsidRPr="00706C18">
        <w:rPr>
          <w:rFonts w:ascii="굴림" w:eastAsia="굴림" w:hAnsi="굴림" w:cs="굴림" w:hint="eastAsia"/>
          <w:spacing w:val="-2"/>
          <w:kern w:val="0"/>
          <w:sz w:val="22"/>
          <w:rPrChange w:id="5596" w:author="Keis" w:date="2024-09-06T17:44: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597" w:author="Keis" w:date="2024-09-06T17:44:00Z">
            <w:rPr>
              <w:rFonts w:ascii="Arial" w:eastAsia="나눔명조" w:hAnsi="Arial" w:cs="Arial"/>
              <w:color w:val="FF0000"/>
              <w:spacing w:val="-2"/>
              <w:kern w:val="0"/>
              <w:sz w:val="22"/>
            </w:rPr>
          </w:rPrChange>
        </w:rPr>
        <w:t xml:space="preserve"> Part time </w:t>
      </w:r>
      <w:r w:rsidRPr="00706C18">
        <w:rPr>
          <w:rFonts w:ascii="굴림" w:eastAsia="굴림" w:hAnsi="굴림" w:cs="굴림" w:hint="eastAsia"/>
          <w:spacing w:val="-2"/>
          <w:kern w:val="0"/>
          <w:sz w:val="22"/>
          <w:rPrChange w:id="5598"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599" w:author="Keis" w:date="2024-09-06T17:44:00Z">
            <w:rPr>
              <w:rFonts w:ascii="Arial" w:eastAsia="나눔명조" w:hAnsi="Arial" w:cs="Arial"/>
              <w:color w:val="FF0000"/>
              <w:spacing w:val="-2"/>
              <w:kern w:val="0"/>
              <w:sz w:val="22"/>
            </w:rPr>
          </w:rPrChange>
        </w:rPr>
        <w:t xml:space="preserve"> </w:t>
      </w:r>
      <w:r w:rsidR="005170E6" w:rsidRPr="00706C18">
        <w:rPr>
          <w:rFonts w:ascii="Arial" w:eastAsia="나눔명조" w:hAnsi="Arial" w:cs="Arial"/>
          <w:spacing w:val="-2"/>
          <w:kern w:val="0"/>
          <w:sz w:val="22"/>
          <w:rPrChange w:id="5600" w:author="Keis" w:date="2024-09-06T17:44:00Z">
            <w:rPr>
              <w:rFonts w:ascii="Arial" w:eastAsia="나눔명조" w:hAnsi="Arial" w:cs="Arial"/>
              <w:color w:val="FF0000"/>
              <w:spacing w:val="-2"/>
              <w:kern w:val="0"/>
              <w:sz w:val="22"/>
            </w:rPr>
          </w:rPrChange>
        </w:rPr>
        <w:t xml:space="preserve">Independent </w:t>
      </w:r>
      <w:r w:rsidRPr="00706C18">
        <w:rPr>
          <w:rFonts w:ascii="Arial" w:eastAsia="나눔명조" w:hAnsi="Arial" w:cs="Arial"/>
          <w:spacing w:val="-2"/>
          <w:kern w:val="0"/>
          <w:sz w:val="22"/>
          <w:rPrChange w:id="5601" w:author="Keis" w:date="2024-09-06T17:44:00Z">
            <w:rPr>
              <w:rFonts w:ascii="Arial" w:eastAsia="나눔명조" w:hAnsi="Arial" w:cs="Arial"/>
              <w:color w:val="FF0000"/>
              <w:spacing w:val="-2"/>
              <w:kern w:val="0"/>
              <w:sz w:val="22"/>
            </w:rPr>
          </w:rPrChange>
        </w:rPr>
        <w:t>Contract</w:t>
      </w:r>
      <w:r w:rsidR="005170E6" w:rsidRPr="00706C18">
        <w:rPr>
          <w:rFonts w:ascii="Arial" w:eastAsia="나눔명조" w:hAnsi="Arial" w:cs="Arial"/>
          <w:spacing w:val="-2"/>
          <w:kern w:val="0"/>
          <w:sz w:val="22"/>
          <w:rPrChange w:id="5602" w:author="Keis" w:date="2024-09-06T17:44:00Z">
            <w:rPr>
              <w:rFonts w:ascii="Arial" w:eastAsia="나눔명조" w:hAnsi="Arial" w:cs="Arial"/>
              <w:color w:val="FF0000"/>
              <w:spacing w:val="-2"/>
              <w:kern w:val="0"/>
              <w:sz w:val="22"/>
            </w:rPr>
          </w:rPrChange>
        </w:rPr>
        <w:t xml:space="preserve">or </w:t>
      </w:r>
      <w:r w:rsidRPr="00706C18">
        <w:rPr>
          <w:rFonts w:ascii="굴림" w:eastAsia="굴림" w:hAnsi="굴림" w:cs="굴림" w:hint="eastAsia"/>
          <w:spacing w:val="-2"/>
          <w:kern w:val="0"/>
          <w:sz w:val="22"/>
          <w:rPrChange w:id="5603" w:author="Keis" w:date="2024-09-06T17:44: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604" w:author="Keis" w:date="2024-09-06T17:44:00Z">
            <w:rPr>
              <w:rFonts w:ascii="Arial" w:eastAsia="나눔명조" w:hAnsi="Arial" w:cs="Arial"/>
              <w:color w:val="FF0000"/>
              <w:spacing w:val="-2"/>
              <w:kern w:val="0"/>
              <w:sz w:val="22"/>
            </w:rPr>
          </w:rPrChange>
        </w:rPr>
        <w:t xml:space="preserve"> Others</w:t>
      </w:r>
    </w:p>
    <w:p w14:paraId="5FFC1873" w14:textId="77777777" w:rsidR="005A3AD9" w:rsidRPr="00706C18" w:rsidRDefault="005A3AD9" w:rsidP="005372D8">
      <w:pPr>
        <w:spacing w:line="384" w:lineRule="auto"/>
        <w:textAlignment w:val="baseline"/>
        <w:rPr>
          <w:rFonts w:ascii="Arial" w:eastAsia="굴림" w:hAnsi="Arial" w:cs="Arial"/>
          <w:spacing w:val="-2"/>
          <w:kern w:val="0"/>
          <w:sz w:val="22"/>
          <w:rPrChange w:id="5605" w:author="Keis" w:date="2024-09-06T17:44:00Z">
            <w:rPr>
              <w:rFonts w:ascii="Arial" w:eastAsia="굴림" w:hAnsi="Arial" w:cs="Arial"/>
              <w:color w:val="FF0000"/>
              <w:spacing w:val="-2"/>
              <w:kern w:val="0"/>
              <w:sz w:val="22"/>
            </w:rPr>
          </w:rPrChange>
        </w:rPr>
      </w:pPr>
    </w:p>
    <w:p w14:paraId="6542ED4F" w14:textId="56AE1920" w:rsidR="005372D8" w:rsidRPr="00706C18" w:rsidRDefault="005A3AD9" w:rsidP="005372D8">
      <w:pPr>
        <w:spacing w:line="384" w:lineRule="auto"/>
        <w:textAlignment w:val="baseline"/>
        <w:rPr>
          <w:rFonts w:ascii="Arial" w:eastAsia="굴림" w:hAnsi="Arial" w:cs="Arial"/>
          <w:kern w:val="0"/>
          <w:sz w:val="22"/>
          <w:rPrChange w:id="5606" w:author="Keis" w:date="2024-09-06T17:44:00Z">
            <w:rPr>
              <w:rFonts w:ascii="Arial" w:eastAsia="굴림" w:hAnsi="Arial" w:cs="Arial"/>
              <w:color w:val="000000"/>
              <w:kern w:val="0"/>
              <w:sz w:val="22"/>
            </w:rPr>
          </w:rPrChange>
        </w:rPr>
      </w:pPr>
      <w:r w:rsidRPr="00706C18">
        <w:rPr>
          <w:rFonts w:ascii="Arial" w:eastAsia="나눔명조" w:hAnsi="Arial" w:cs="Arial"/>
          <w:spacing w:val="-2"/>
          <w:kern w:val="0"/>
          <w:sz w:val="22"/>
          <w:rPrChange w:id="5607" w:author="Keis" w:date="2024-09-06T17:44:00Z">
            <w:rPr>
              <w:rFonts w:ascii="Arial" w:eastAsia="나눔명조" w:hAnsi="Arial" w:cs="Arial"/>
              <w:color w:val="FF0000"/>
              <w:spacing w:val="-2"/>
              <w:kern w:val="0"/>
              <w:sz w:val="22"/>
            </w:rPr>
          </w:rPrChange>
        </w:rPr>
        <w:t>Dadd8c_20</w:t>
      </w:r>
      <w:r w:rsidRPr="0080679D">
        <w:rPr>
          <w:rFonts w:ascii="Arial" w:eastAsia="나눔명조" w:hAnsi="Arial" w:cs="Arial"/>
          <w:spacing w:val="-2"/>
          <w:kern w:val="0"/>
          <w:sz w:val="22"/>
          <w:rPrChange w:id="5608" w:author="Keis" w:date="2024-09-13T12:53:00Z">
            <w:rPr>
              <w:rFonts w:ascii="Arial" w:eastAsia="나눔명조" w:hAnsi="Arial" w:cs="Arial"/>
              <w:color w:val="FF0000"/>
              <w:spacing w:val="-2"/>
              <w:kern w:val="0"/>
              <w:sz w:val="22"/>
            </w:rPr>
          </w:rPrChange>
        </w:rPr>
        <w:t xml:space="preserve">. </w:t>
      </w:r>
      <w:ins w:id="5609" w:author="Keis" w:date="2024-09-06T14:24:00Z">
        <w:r w:rsidR="00E27EDE" w:rsidRPr="00FF1D2F">
          <w:rPr>
            <w:rFonts w:ascii="나눔명조" w:eastAsia="나눔명조" w:hAnsi="나눔명조"/>
            <w:color w:val="00B050"/>
            <w:spacing w:val="-2"/>
            <w:sz w:val="18"/>
            <w:szCs w:val="18"/>
          </w:rPr>
          <w:t>(</w:t>
        </w:r>
        <w:r w:rsidR="00E27EDE" w:rsidRPr="00FF1D2F">
          <w:rPr>
            <w:rFonts w:ascii="Arial" w:eastAsia="나눔명조" w:hAnsi="Arial" w:cs="Arial"/>
            <w:color w:val="00B050"/>
            <w:spacing w:val="-2"/>
            <w:sz w:val="22"/>
          </w:rPr>
          <w:t>In case of re-employment after retirement age)</w:t>
        </w:r>
        <w:r w:rsidR="00E27EDE" w:rsidRPr="0080679D" w:rsidDel="00E27EDE">
          <w:rPr>
            <w:rFonts w:ascii="Arial" w:eastAsia="나눔명조" w:hAnsi="Arial" w:cs="Arial"/>
            <w:spacing w:val="-2"/>
            <w:kern w:val="0"/>
            <w:sz w:val="22"/>
            <w:rPrChange w:id="5610" w:author="Keis" w:date="2024-09-13T12:54:00Z">
              <w:rPr>
                <w:rFonts w:ascii="Arial" w:eastAsia="나눔명조" w:hAnsi="Arial" w:cs="Arial"/>
                <w:color w:val="FF0000"/>
                <w:spacing w:val="-2"/>
                <w:kern w:val="0"/>
                <w:sz w:val="22"/>
              </w:rPr>
            </w:rPrChange>
          </w:rPr>
          <w:t xml:space="preserve"> </w:t>
        </w:r>
      </w:ins>
      <w:del w:id="5611" w:author="Keis" w:date="2024-09-06T14:24:00Z">
        <w:r w:rsidR="005372D8" w:rsidRPr="00706C18" w:rsidDel="00E27EDE">
          <w:rPr>
            <w:rFonts w:ascii="Arial" w:eastAsia="나눔명조" w:hAnsi="Arial" w:cs="Arial"/>
            <w:spacing w:val="-2"/>
            <w:kern w:val="0"/>
            <w:sz w:val="22"/>
            <w:rPrChange w:id="5612" w:author="Keis" w:date="2024-09-06T17:44:00Z">
              <w:rPr>
                <w:rFonts w:ascii="Arial" w:eastAsia="나눔명조" w:hAnsi="Arial" w:cs="Arial"/>
                <w:color w:val="FF0000"/>
                <w:spacing w:val="-2"/>
                <w:kern w:val="0"/>
                <w:sz w:val="22"/>
              </w:rPr>
            </w:rPrChange>
          </w:rPr>
          <w:delText xml:space="preserve">(In case of continuing employment or re-employment) </w:delText>
        </w:r>
      </w:del>
      <w:r w:rsidR="005372D8" w:rsidRPr="00706C18">
        <w:rPr>
          <w:rFonts w:ascii="Arial" w:eastAsia="나눔명조" w:hAnsi="Arial" w:cs="Arial"/>
          <w:spacing w:val="-2"/>
          <w:kern w:val="0"/>
          <w:sz w:val="22"/>
          <w:rPrChange w:id="5613" w:author="Keis" w:date="2024-09-06T17:44:00Z">
            <w:rPr>
              <w:rFonts w:ascii="Arial" w:eastAsia="나눔명조" w:hAnsi="Arial" w:cs="Arial"/>
              <w:color w:val="FF0000"/>
              <w:spacing w:val="-2"/>
              <w:kern w:val="0"/>
              <w:sz w:val="22"/>
            </w:rPr>
          </w:rPrChange>
        </w:rPr>
        <w:t>How many more years did you work for that job?</w:t>
      </w:r>
    </w:p>
    <w:p w14:paraId="5396E15D" w14:textId="77777777" w:rsidR="005372D8" w:rsidRPr="00706C18" w:rsidRDefault="005372D8" w:rsidP="005372D8">
      <w:pPr>
        <w:spacing w:line="384" w:lineRule="auto"/>
        <w:textAlignment w:val="baseline"/>
        <w:rPr>
          <w:rFonts w:ascii="Arial" w:eastAsia="굴림" w:hAnsi="Arial" w:cs="Arial"/>
          <w:spacing w:val="-2"/>
          <w:kern w:val="0"/>
          <w:sz w:val="22"/>
          <w:rPrChange w:id="5614"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615" w:author="Keis" w:date="2024-09-06T17:44:00Z">
            <w:rPr>
              <w:rFonts w:ascii="Arial" w:eastAsia="나눔명조" w:hAnsi="Arial" w:cs="Arial"/>
              <w:color w:val="FF0000"/>
              <w:spacing w:val="-2"/>
              <w:kern w:val="0"/>
              <w:sz w:val="22"/>
            </w:rPr>
          </w:rPrChange>
        </w:rPr>
        <w:t xml:space="preserve">____year ____month </w:t>
      </w:r>
      <w:r w:rsidRPr="00706C18">
        <w:rPr>
          <w:rFonts w:ascii="Arial" w:eastAsia="나눔명조" w:hAnsi="Arial" w:cs="Arial" w:hint="eastAsia"/>
          <w:spacing w:val="-2"/>
          <w:kern w:val="0"/>
          <w:sz w:val="22"/>
          <w:rPrChange w:id="5616" w:author="Keis" w:date="2024-09-06T17:44: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617" w:author="Keis" w:date="2024-09-06T17:44:00Z">
            <w:rPr>
              <w:rFonts w:ascii="Arial" w:eastAsia="나눔명조" w:hAnsi="Arial" w:cs="Arial"/>
              <w:color w:val="FF0000"/>
              <w:spacing w:val="-2"/>
              <w:kern w:val="0"/>
              <w:sz w:val="22"/>
            </w:rPr>
          </w:rPrChange>
        </w:rPr>
        <w:t>Dadd8c24</w:t>
      </w:r>
    </w:p>
    <w:p w14:paraId="5E509BAD" w14:textId="77777777" w:rsidR="005A3AD9" w:rsidRPr="005A3AD9" w:rsidRDefault="005A3AD9" w:rsidP="005372D8">
      <w:pPr>
        <w:spacing w:line="384" w:lineRule="auto"/>
        <w:textAlignment w:val="baseline"/>
        <w:rPr>
          <w:rFonts w:ascii="Arial" w:eastAsia="굴림" w:hAnsi="Arial" w:cs="Arial"/>
          <w:color w:val="FF0000"/>
          <w:spacing w:val="-2"/>
          <w:kern w:val="0"/>
          <w:sz w:val="22"/>
        </w:rPr>
      </w:pPr>
    </w:p>
    <w:p w14:paraId="55713575" w14:textId="77777777" w:rsidR="00433DC4" w:rsidRPr="00706C18" w:rsidRDefault="005A3AD9" w:rsidP="00433DC4">
      <w:pPr>
        <w:spacing w:line="384" w:lineRule="auto"/>
        <w:textAlignment w:val="baseline"/>
        <w:rPr>
          <w:rFonts w:ascii="Arial" w:eastAsia="굴림" w:hAnsi="Arial" w:cs="Arial"/>
          <w:spacing w:val="-2"/>
          <w:kern w:val="0"/>
          <w:sz w:val="22"/>
          <w:rPrChange w:id="5618"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619" w:author="Keis" w:date="2024-09-06T17:44:00Z">
            <w:rPr>
              <w:rFonts w:ascii="Arial" w:eastAsia="나눔명조" w:hAnsi="Arial" w:cs="Arial"/>
              <w:color w:val="FF0000"/>
              <w:spacing w:val="-2"/>
              <w:kern w:val="0"/>
              <w:sz w:val="22"/>
            </w:rPr>
          </w:rPrChange>
        </w:rPr>
        <w:t xml:space="preserve">Dadd8c_21. </w:t>
      </w:r>
      <w:r w:rsidR="00433DC4" w:rsidRPr="00706C18">
        <w:rPr>
          <w:rFonts w:ascii="Arial" w:eastAsia="나눔명조" w:hAnsi="Arial" w:cs="Arial"/>
          <w:spacing w:val="-2"/>
          <w:kern w:val="0"/>
          <w:sz w:val="22"/>
          <w:rPrChange w:id="5620" w:author="Keis" w:date="2024-09-06T17:44:00Z">
            <w:rPr>
              <w:rFonts w:ascii="Arial" w:eastAsia="나눔명조" w:hAnsi="Arial" w:cs="Arial"/>
              <w:color w:val="FF0000"/>
              <w:spacing w:val="-2"/>
              <w:kern w:val="0"/>
              <w:sz w:val="22"/>
            </w:rPr>
          </w:rPrChange>
        </w:rPr>
        <w:t>What is the most desired continuous employment system in the future?</w:t>
      </w:r>
    </w:p>
    <w:p w14:paraId="7C02A58C" w14:textId="77777777" w:rsidR="00E27EDE" w:rsidRPr="00706C18" w:rsidRDefault="00E27EDE" w:rsidP="00E27EDE">
      <w:pPr>
        <w:spacing w:line="384" w:lineRule="auto"/>
        <w:textAlignment w:val="baseline"/>
        <w:rPr>
          <w:ins w:id="5621" w:author="Keis" w:date="2024-09-06T14:26:00Z"/>
          <w:rFonts w:ascii="Arial" w:eastAsia="굴림" w:hAnsi="Arial" w:cs="Arial"/>
          <w:spacing w:val="-2"/>
          <w:kern w:val="0"/>
          <w:sz w:val="22"/>
          <w:rPrChange w:id="5622" w:author="Keis" w:date="2024-09-06T17:44:00Z">
            <w:rPr>
              <w:ins w:id="5623" w:author="Keis" w:date="2024-09-06T14:26:00Z"/>
              <w:rFonts w:ascii="Arial" w:eastAsia="굴림" w:hAnsi="Arial" w:cs="Arial"/>
              <w:color w:val="000000"/>
              <w:spacing w:val="-2"/>
              <w:kern w:val="0"/>
              <w:sz w:val="22"/>
            </w:rPr>
          </w:rPrChange>
        </w:rPr>
      </w:pPr>
      <w:ins w:id="5624" w:author="Keis" w:date="2024-09-06T14:26:00Z">
        <w:r w:rsidRPr="00706C18">
          <w:rPr>
            <w:rFonts w:ascii="굴림" w:eastAsia="굴림" w:hAnsi="굴림" w:cs="굴림" w:hint="eastAsia"/>
            <w:spacing w:val="-2"/>
            <w:kern w:val="0"/>
            <w:sz w:val="22"/>
            <w:rPrChange w:id="5625"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626" w:author="Keis" w:date="2024-09-06T17:44:00Z">
              <w:rPr>
                <w:rFonts w:ascii="Arial" w:eastAsia="나눔명조" w:hAnsi="Arial" w:cs="Arial"/>
                <w:color w:val="FF0000"/>
                <w:spacing w:val="-2"/>
                <w:kern w:val="0"/>
                <w:sz w:val="22"/>
              </w:rPr>
            </w:rPrChange>
          </w:rPr>
          <w:t xml:space="preserve"> Extension of retirement age</w:t>
        </w:r>
      </w:ins>
    </w:p>
    <w:p w14:paraId="0C95E7A5" w14:textId="77777777" w:rsidR="00E27EDE" w:rsidRPr="00706C18" w:rsidRDefault="00E27EDE" w:rsidP="00E27EDE">
      <w:pPr>
        <w:spacing w:line="384" w:lineRule="auto"/>
        <w:textAlignment w:val="baseline"/>
        <w:rPr>
          <w:ins w:id="5627" w:author="Keis" w:date="2024-09-06T14:26:00Z"/>
          <w:rFonts w:ascii="Arial" w:eastAsia="굴림" w:hAnsi="Arial" w:cs="Arial"/>
          <w:spacing w:val="-2"/>
          <w:kern w:val="0"/>
          <w:sz w:val="22"/>
          <w:rPrChange w:id="5628" w:author="Keis" w:date="2024-09-06T17:44:00Z">
            <w:rPr>
              <w:ins w:id="5629" w:author="Keis" w:date="2024-09-06T14:26:00Z"/>
              <w:rFonts w:ascii="Arial" w:eastAsia="굴림" w:hAnsi="Arial" w:cs="Arial"/>
              <w:color w:val="000000"/>
              <w:spacing w:val="-2"/>
              <w:kern w:val="0"/>
              <w:sz w:val="22"/>
            </w:rPr>
          </w:rPrChange>
        </w:rPr>
      </w:pPr>
      <w:ins w:id="5630" w:author="Keis" w:date="2024-09-06T14:26:00Z">
        <w:r w:rsidRPr="00706C18">
          <w:rPr>
            <w:rFonts w:ascii="굴림" w:eastAsia="굴림" w:hAnsi="굴림" w:cs="굴림" w:hint="eastAsia"/>
            <w:spacing w:val="-2"/>
            <w:kern w:val="0"/>
            <w:sz w:val="22"/>
            <w:rPrChange w:id="5631"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632" w:author="Keis" w:date="2024-09-06T17:44:00Z">
              <w:rPr>
                <w:rFonts w:ascii="Arial" w:eastAsia="나눔명조" w:hAnsi="Arial" w:cs="Arial"/>
                <w:color w:val="FF0000"/>
                <w:spacing w:val="-2"/>
                <w:kern w:val="0"/>
                <w:sz w:val="22"/>
              </w:rPr>
            </w:rPrChange>
          </w:rPr>
          <w:t xml:space="preserve"> Abolition of retirement age</w:t>
        </w:r>
      </w:ins>
    </w:p>
    <w:p w14:paraId="6DE45B1D" w14:textId="77777777" w:rsidR="00E27EDE" w:rsidRPr="00FF1D2F" w:rsidRDefault="00E27EDE" w:rsidP="00E27EDE">
      <w:pPr>
        <w:spacing w:line="384" w:lineRule="auto"/>
        <w:textAlignment w:val="baseline"/>
        <w:rPr>
          <w:ins w:id="5633" w:author="Keis" w:date="2024-09-06T14:26:00Z"/>
          <w:rFonts w:ascii="Arial" w:eastAsia="나눔명조" w:hAnsi="Arial" w:cs="Arial"/>
          <w:color w:val="00B050"/>
          <w:spacing w:val="-2"/>
          <w:sz w:val="22"/>
        </w:rPr>
      </w:pPr>
      <w:ins w:id="5634" w:author="Keis" w:date="2024-09-06T14:26: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731C9BC6" w14:textId="1F76BAB6" w:rsidR="00433DC4" w:rsidRPr="00B90D96" w:rsidDel="00E27EDE" w:rsidRDefault="00433DC4" w:rsidP="00433DC4">
      <w:pPr>
        <w:spacing w:line="384" w:lineRule="auto"/>
        <w:textAlignment w:val="baseline"/>
        <w:rPr>
          <w:del w:id="5635" w:author="Keis" w:date="2024-09-06T14:26:00Z"/>
          <w:rFonts w:ascii="Arial" w:eastAsia="굴림" w:hAnsi="Arial" w:cs="Arial"/>
          <w:color w:val="000000"/>
          <w:spacing w:val="-2"/>
          <w:kern w:val="0"/>
          <w:sz w:val="22"/>
        </w:rPr>
      </w:pPr>
      <w:del w:id="5636" w:author="Keis" w:date="2024-09-06T14:26:00Z">
        <w:r w:rsidRPr="00B90D96" w:rsidDel="00E27EDE">
          <w:rPr>
            <w:rFonts w:ascii="굴림" w:eastAsia="굴림" w:hAnsi="굴림" w:cs="굴림" w:hint="eastAsia"/>
            <w:color w:val="FF0000"/>
            <w:spacing w:val="-2"/>
            <w:kern w:val="0"/>
            <w:sz w:val="22"/>
          </w:rPr>
          <w:delText>①</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Extension of retirement age</w:delText>
        </w:r>
      </w:del>
    </w:p>
    <w:p w14:paraId="2B90E5B4" w14:textId="57276504" w:rsidR="00433DC4" w:rsidRPr="00B90D96" w:rsidDel="00E27EDE" w:rsidRDefault="00433DC4">
      <w:pPr>
        <w:pStyle w:val="2"/>
        <w:rPr>
          <w:del w:id="5637" w:author="Keis" w:date="2024-09-06T14:26:00Z"/>
          <w:rFonts w:eastAsia="굴림"/>
          <w:color w:val="000000"/>
        </w:rPr>
        <w:pPrChange w:id="5638" w:author="Keis" w:date="2024-09-06T14:26:00Z">
          <w:pPr>
            <w:spacing w:line="384" w:lineRule="auto"/>
            <w:textAlignment w:val="baseline"/>
          </w:pPr>
        </w:pPrChange>
      </w:pPr>
      <w:del w:id="5639" w:author="Keis" w:date="2024-09-06T14:26:00Z">
        <w:r w:rsidRPr="00B90D96" w:rsidDel="00E27EDE">
          <w:rPr>
            <w:rFonts w:ascii="굴림" w:eastAsia="굴림" w:hAnsi="굴림" w:cs="굴림" w:hint="eastAsia"/>
          </w:rPr>
          <w:delText>③</w:delText>
        </w:r>
        <w:r w:rsidRPr="00B90D96" w:rsidDel="00E27EDE">
          <w:delText xml:space="preserve"> </w:delText>
        </w:r>
        <w:r w:rsidDel="00E27EDE">
          <w:rPr>
            <w:rFonts w:hint="eastAsia"/>
          </w:rPr>
          <w:delText>Abolition of retirement age</w:delText>
        </w:r>
      </w:del>
    </w:p>
    <w:p w14:paraId="70C8FE15" w14:textId="673F21DA" w:rsidR="00433DC4" w:rsidRPr="00B90D96" w:rsidDel="00E27EDE" w:rsidRDefault="00433DC4">
      <w:pPr>
        <w:pStyle w:val="2"/>
        <w:rPr>
          <w:del w:id="5640" w:author="Keis" w:date="2024-09-06T14:26:00Z"/>
          <w:rFonts w:eastAsia="굴림"/>
          <w:color w:val="000000"/>
        </w:rPr>
        <w:pPrChange w:id="5641" w:author="Keis" w:date="2024-09-06T14:26:00Z">
          <w:pPr>
            <w:spacing w:line="384" w:lineRule="auto"/>
            <w:textAlignment w:val="baseline"/>
          </w:pPr>
        </w:pPrChange>
      </w:pPr>
      <w:del w:id="5642" w:author="Keis" w:date="2024-09-06T14:26:00Z">
        <w:r w:rsidRPr="00B90D96" w:rsidDel="00E27EDE">
          <w:rPr>
            <w:rFonts w:ascii="굴림" w:eastAsia="굴림" w:hAnsi="굴림" w:cs="굴림" w:hint="eastAsia"/>
          </w:rPr>
          <w:delText>⑤</w:delText>
        </w:r>
        <w:r w:rsidRPr="00B90D96" w:rsidDel="00E27EDE">
          <w:delText xml:space="preserve"> </w:delText>
        </w:r>
        <w:r w:rsidDel="00E27EDE">
          <w:rPr>
            <w:rFonts w:hint="eastAsia"/>
          </w:rPr>
          <w:delText xml:space="preserve">Re-employment </w:delText>
        </w:r>
      </w:del>
      <w:del w:id="5643" w:author="Keis" w:date="2024-09-06T14:25:00Z">
        <w:r w:rsidDel="00E27EDE">
          <w:rPr>
            <w:rFonts w:hint="eastAsia"/>
          </w:rPr>
          <w:delText xml:space="preserve">or continuing employment after </w:delText>
        </w:r>
      </w:del>
      <w:del w:id="5644" w:author="Keis" w:date="2024-09-06T14:26:00Z">
        <w:r w:rsidDel="00E27EDE">
          <w:rPr>
            <w:rFonts w:hint="eastAsia"/>
          </w:rPr>
          <w:delText>the retirement age</w:delText>
        </w:r>
      </w:del>
    </w:p>
    <w:p w14:paraId="69C867B5" w14:textId="77777777" w:rsidR="005A3AD9" w:rsidRPr="00433DC4" w:rsidRDefault="005A3AD9" w:rsidP="00433DC4">
      <w:pPr>
        <w:spacing w:line="384" w:lineRule="auto"/>
        <w:textAlignment w:val="baseline"/>
        <w:rPr>
          <w:rFonts w:ascii="Arial" w:eastAsia="굴림" w:hAnsi="Arial" w:cs="Arial"/>
          <w:color w:val="FF0000"/>
          <w:spacing w:val="-2"/>
          <w:kern w:val="0"/>
          <w:sz w:val="22"/>
        </w:rPr>
      </w:pPr>
    </w:p>
    <w:p w14:paraId="483F832A" w14:textId="3F904AC7" w:rsidR="00E44579" w:rsidRPr="00706C18" w:rsidRDefault="005A3AD9" w:rsidP="00E44579">
      <w:pPr>
        <w:spacing w:line="384" w:lineRule="auto"/>
        <w:textAlignment w:val="baseline"/>
        <w:rPr>
          <w:rFonts w:ascii="Arial" w:eastAsia="굴림" w:hAnsi="Arial" w:cs="Arial"/>
          <w:spacing w:val="-2"/>
          <w:kern w:val="0"/>
          <w:sz w:val="22"/>
          <w:rPrChange w:id="5645"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646" w:author="Keis" w:date="2024-09-06T17:44:00Z">
            <w:rPr>
              <w:rFonts w:ascii="Arial" w:eastAsia="나눔명조" w:hAnsi="Arial" w:cs="Arial"/>
              <w:color w:val="FF0000"/>
              <w:spacing w:val="-2"/>
              <w:kern w:val="0"/>
              <w:sz w:val="22"/>
            </w:rPr>
          </w:rPrChange>
        </w:rPr>
        <w:t xml:space="preserve">Dadd8c_22. </w:t>
      </w:r>
      <w:r w:rsidR="00E44579" w:rsidRPr="00706C18">
        <w:rPr>
          <w:rFonts w:ascii="Arial" w:eastAsia="나눔명조" w:hAnsi="Arial" w:cs="Arial"/>
          <w:spacing w:val="-2"/>
          <w:kern w:val="0"/>
          <w:sz w:val="22"/>
          <w:rPrChange w:id="5647" w:author="Keis" w:date="2024-09-06T17:44:00Z">
            <w:rPr>
              <w:rFonts w:ascii="Arial" w:eastAsia="나눔명조" w:hAnsi="Arial" w:cs="Arial"/>
              <w:color w:val="FF0000"/>
              <w:spacing w:val="-2"/>
              <w:kern w:val="0"/>
              <w:sz w:val="22"/>
            </w:rPr>
          </w:rPrChange>
        </w:rPr>
        <w:t xml:space="preserve">Are you willing to continue working if the </w:t>
      </w:r>
      <w:ins w:id="5648" w:author="Keis" w:date="2024-09-06T14:27:00Z">
        <w:r w:rsidR="00E27EDE" w:rsidRPr="00FF1D2F">
          <w:rPr>
            <w:rFonts w:ascii="Arial" w:eastAsia="나눔명조" w:hAnsi="Arial" w:cs="Arial"/>
            <w:color w:val="00B050"/>
            <w:spacing w:val="-2"/>
            <w:kern w:val="0"/>
            <w:sz w:val="22"/>
          </w:rPr>
          <w:t>re-employment system after retirement</w:t>
        </w:r>
        <w:r w:rsidR="00E27EDE">
          <w:rPr>
            <w:rFonts w:ascii="Arial" w:eastAsia="나눔명조" w:hAnsi="Arial" w:cs="Arial"/>
            <w:color w:val="00B050"/>
            <w:spacing w:val="-2"/>
            <w:kern w:val="0"/>
            <w:sz w:val="22"/>
          </w:rPr>
          <w:t xml:space="preserve"> age</w:t>
        </w:r>
        <w:r w:rsidR="00E27EDE" w:rsidRPr="0080679D" w:rsidDel="00E27EDE">
          <w:rPr>
            <w:rFonts w:ascii="Arial" w:eastAsia="나눔명조" w:hAnsi="Arial" w:cs="Arial"/>
            <w:spacing w:val="-2"/>
            <w:kern w:val="0"/>
            <w:sz w:val="22"/>
            <w:rPrChange w:id="5649" w:author="Keis" w:date="2024-09-13T12:54:00Z">
              <w:rPr>
                <w:rFonts w:ascii="Arial" w:eastAsia="나눔명조" w:hAnsi="Arial" w:cs="Arial"/>
                <w:color w:val="FF0000"/>
                <w:spacing w:val="-2"/>
                <w:kern w:val="0"/>
                <w:sz w:val="22"/>
              </w:rPr>
            </w:rPrChange>
          </w:rPr>
          <w:t xml:space="preserve"> </w:t>
        </w:r>
      </w:ins>
      <w:del w:id="5650" w:author="Keis" w:date="2024-09-06T14:27:00Z">
        <w:r w:rsidR="00E44579" w:rsidRPr="0080679D" w:rsidDel="00E27EDE">
          <w:rPr>
            <w:rFonts w:ascii="Arial" w:eastAsia="나눔명조" w:hAnsi="Arial" w:cs="Arial"/>
            <w:spacing w:val="-2"/>
            <w:kern w:val="0"/>
            <w:sz w:val="22"/>
            <w:rPrChange w:id="5651" w:author="Keis" w:date="2024-09-13T12:54:00Z">
              <w:rPr>
                <w:rFonts w:ascii="Arial" w:eastAsia="나눔명조" w:hAnsi="Arial" w:cs="Arial"/>
                <w:color w:val="FF0000"/>
                <w:spacing w:val="-2"/>
                <w:kern w:val="0"/>
                <w:sz w:val="22"/>
              </w:rPr>
            </w:rPrChange>
          </w:rPr>
          <w:delText xml:space="preserve">continuous employment system </w:delText>
        </w:r>
      </w:del>
      <w:r w:rsidR="00E44579" w:rsidRPr="0080679D">
        <w:rPr>
          <w:rFonts w:ascii="Arial" w:eastAsia="나눔명조" w:hAnsi="Arial" w:cs="Arial"/>
          <w:spacing w:val="-2"/>
          <w:kern w:val="0"/>
          <w:sz w:val="22"/>
          <w:rPrChange w:id="5652" w:author="Keis" w:date="2024-09-13T12:54:00Z">
            <w:rPr>
              <w:rFonts w:ascii="Arial" w:eastAsia="나눔명조" w:hAnsi="Arial" w:cs="Arial"/>
              <w:color w:val="FF0000"/>
              <w:spacing w:val="-2"/>
              <w:kern w:val="0"/>
              <w:sz w:val="22"/>
            </w:rPr>
          </w:rPrChange>
        </w:rPr>
        <w:t xml:space="preserve">is </w:t>
      </w:r>
      <w:r w:rsidR="00E44579" w:rsidRPr="00706C18">
        <w:rPr>
          <w:rFonts w:ascii="Arial" w:eastAsia="나눔명조" w:hAnsi="Arial" w:cs="Arial"/>
          <w:spacing w:val="-2"/>
          <w:kern w:val="0"/>
          <w:sz w:val="22"/>
          <w:rPrChange w:id="5653" w:author="Keis" w:date="2024-09-06T17:44:00Z">
            <w:rPr>
              <w:rFonts w:ascii="Arial" w:eastAsia="나눔명조" w:hAnsi="Arial" w:cs="Arial"/>
              <w:color w:val="FF0000"/>
              <w:spacing w:val="-2"/>
              <w:kern w:val="0"/>
              <w:sz w:val="22"/>
            </w:rPr>
          </w:rPrChange>
        </w:rPr>
        <w:t>possible in your previous workplace?</w:t>
      </w:r>
    </w:p>
    <w:p w14:paraId="4797B820" w14:textId="1D5DE00E" w:rsidR="00E44579" w:rsidRPr="00706C18" w:rsidRDefault="00E44579">
      <w:pPr>
        <w:pStyle w:val="a6"/>
        <w:numPr>
          <w:ilvl w:val="0"/>
          <w:numId w:val="1397"/>
        </w:numPr>
        <w:spacing w:line="384" w:lineRule="auto"/>
        <w:ind w:leftChars="0"/>
        <w:textAlignment w:val="baseline"/>
        <w:rPr>
          <w:rFonts w:ascii="Arial" w:eastAsia="굴림" w:hAnsi="Arial" w:cs="Arial"/>
          <w:kern w:val="0"/>
          <w:sz w:val="22"/>
          <w:rPrChange w:id="5654" w:author="Keis" w:date="2024-09-06T17:46:00Z">
            <w:rPr>
              <w:rFonts w:ascii="Arial" w:eastAsia="굴림" w:hAnsi="Arial" w:cs="Arial"/>
              <w:color w:val="000000"/>
              <w:kern w:val="0"/>
              <w:sz w:val="22"/>
            </w:rPr>
          </w:rPrChange>
        </w:rPr>
        <w:pPrChange w:id="5655" w:author="Keis" w:date="2024-09-06T17:46:00Z">
          <w:pPr>
            <w:spacing w:line="384" w:lineRule="auto"/>
            <w:textAlignment w:val="baseline"/>
          </w:pPr>
        </w:pPrChange>
      </w:pPr>
      <w:del w:id="5656" w:author="Keis" w:date="2024-09-06T17:46:00Z">
        <w:r w:rsidRPr="00706C18" w:rsidDel="00706C18">
          <w:rPr>
            <w:rFonts w:ascii="굴림" w:eastAsia="굴림" w:hAnsi="굴림" w:cs="굴림" w:hint="eastAsia"/>
            <w:spacing w:val="-2"/>
            <w:kern w:val="0"/>
            <w:sz w:val="22"/>
            <w:rPrChange w:id="5657" w:author="Keis" w:date="2024-09-06T17:46:00Z">
              <w:rPr>
                <w:rFonts w:ascii="굴림" w:eastAsia="굴림" w:hAnsi="굴림" w:cs="굴림" w:hint="eastAsia"/>
                <w:color w:val="FF0000"/>
                <w:spacing w:val="-2"/>
                <w:kern w:val="0"/>
                <w:sz w:val="22"/>
              </w:rPr>
            </w:rPrChange>
          </w:rPr>
          <w:delText>①</w:delText>
        </w:r>
      </w:del>
      <w:r w:rsidRPr="00706C18">
        <w:rPr>
          <w:rFonts w:ascii="Arial" w:eastAsia="나눔명조" w:hAnsi="Arial" w:cs="Arial"/>
          <w:spacing w:val="-2"/>
          <w:kern w:val="0"/>
          <w:sz w:val="22"/>
          <w:rPrChange w:id="5658" w:author="Keis" w:date="2024-09-06T17:46:00Z">
            <w:rPr>
              <w:rFonts w:ascii="Arial" w:eastAsia="나눔명조" w:hAnsi="Arial" w:cs="Arial"/>
              <w:color w:val="FF0000"/>
              <w:spacing w:val="-2"/>
              <w:kern w:val="0"/>
              <w:sz w:val="22"/>
            </w:rPr>
          </w:rPrChange>
        </w:rPr>
        <w:t xml:space="preserve"> Yes </w:t>
      </w:r>
      <w:r w:rsidRPr="00706C18">
        <w:rPr>
          <w:rFonts w:ascii="Arial" w:eastAsia="나눔명조" w:hAnsi="Arial" w:cs="Arial" w:hint="eastAsia"/>
          <w:spacing w:val="-2"/>
          <w:kern w:val="0"/>
          <w:sz w:val="22"/>
          <w:rPrChange w:id="5659" w:author="Keis" w:date="2024-09-06T17:46: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660" w:author="Keis" w:date="2024-09-06T17:46:00Z">
            <w:rPr>
              <w:rFonts w:ascii="Arial" w:eastAsia="나눔명조" w:hAnsi="Arial" w:cs="Arial"/>
              <w:color w:val="FF0000"/>
              <w:spacing w:val="-2"/>
              <w:kern w:val="0"/>
              <w:sz w:val="22"/>
            </w:rPr>
          </w:rPrChange>
        </w:rPr>
        <w:t>Dadd8c24</w:t>
      </w:r>
    </w:p>
    <w:p w14:paraId="227F839C" w14:textId="57520729" w:rsidR="00E44579" w:rsidRPr="00706C18" w:rsidRDefault="00706C18">
      <w:pPr>
        <w:pStyle w:val="2"/>
        <w:numPr>
          <w:ilvl w:val="0"/>
          <w:numId w:val="0"/>
        </w:numPr>
        <w:ind w:left="400"/>
        <w:rPr>
          <w:rFonts w:eastAsia="굴림"/>
          <w:color w:val="auto"/>
          <w:rPrChange w:id="5661" w:author="Keis" w:date="2024-09-06T17:44:00Z">
            <w:rPr>
              <w:rFonts w:eastAsia="굴림"/>
              <w:color w:val="000000"/>
            </w:rPr>
          </w:rPrChange>
        </w:rPr>
        <w:pPrChange w:id="5662" w:author="Keis" w:date="2024-09-06T17:46:00Z">
          <w:pPr>
            <w:spacing w:line="384" w:lineRule="auto"/>
            <w:textAlignment w:val="baseline"/>
          </w:pPr>
        </w:pPrChange>
      </w:pPr>
      <w:ins w:id="5663" w:author="Keis" w:date="2024-09-06T17:46:00Z">
        <w:r w:rsidRPr="00A508B9">
          <w:rPr>
            <w:rFonts w:ascii="굴림" w:eastAsia="굴림" w:hAnsi="굴림" w:cs="굴림" w:hint="eastAsia"/>
            <w:color w:val="00B050"/>
          </w:rPr>
          <w:t>⑤</w:t>
        </w:r>
        <w:r w:rsidRPr="00A508B9">
          <w:rPr>
            <w:color w:val="00B050"/>
          </w:rPr>
          <w:t xml:space="preserve"> </w:t>
        </w:r>
      </w:ins>
      <w:del w:id="5664" w:author="Keis" w:date="2024-09-06T14:27:00Z">
        <w:r w:rsidR="00E44579" w:rsidRPr="00706C18" w:rsidDel="00E27EDE">
          <w:rPr>
            <w:rFonts w:ascii="굴림" w:eastAsia="굴림" w:hAnsi="굴림" w:cs="굴림" w:hint="eastAsia"/>
            <w:color w:val="auto"/>
            <w:rPrChange w:id="5665" w:author="Keis" w:date="2024-09-06T17:44:00Z">
              <w:rPr>
                <w:rFonts w:ascii="굴림" w:eastAsia="굴림" w:hAnsi="굴림" w:cs="굴림" w:hint="eastAsia"/>
              </w:rPr>
            </w:rPrChange>
          </w:rPr>
          <w:delText>⑤</w:delText>
        </w:r>
      </w:del>
      <w:r w:rsidR="00E44579" w:rsidRPr="00706C18">
        <w:rPr>
          <w:color w:val="auto"/>
          <w:rPrChange w:id="5666" w:author="Keis" w:date="2024-09-06T17:44:00Z">
            <w:rPr/>
          </w:rPrChange>
        </w:rPr>
        <w:t xml:space="preserve"> No</w:t>
      </w:r>
    </w:p>
    <w:p w14:paraId="10E8C54D" w14:textId="77777777" w:rsidR="005A3AD9" w:rsidRPr="00706C18" w:rsidRDefault="005A3AD9" w:rsidP="00E44579">
      <w:pPr>
        <w:spacing w:line="384" w:lineRule="auto"/>
        <w:textAlignment w:val="baseline"/>
        <w:rPr>
          <w:rFonts w:ascii="Arial" w:eastAsia="굴림" w:hAnsi="Arial" w:cs="Arial"/>
          <w:spacing w:val="-2"/>
          <w:kern w:val="0"/>
          <w:sz w:val="22"/>
          <w:rPrChange w:id="5667" w:author="Keis" w:date="2024-09-06T17:44:00Z">
            <w:rPr>
              <w:rFonts w:ascii="Arial" w:eastAsia="굴림" w:hAnsi="Arial" w:cs="Arial"/>
              <w:color w:val="FF0000"/>
              <w:spacing w:val="-2"/>
              <w:kern w:val="0"/>
              <w:sz w:val="22"/>
            </w:rPr>
          </w:rPrChange>
        </w:rPr>
      </w:pPr>
    </w:p>
    <w:p w14:paraId="4CE5D557" w14:textId="58D6D92E" w:rsidR="00E44579" w:rsidRPr="00B90D96" w:rsidRDefault="005A3AD9" w:rsidP="00E44579">
      <w:pPr>
        <w:spacing w:line="384" w:lineRule="auto"/>
        <w:textAlignment w:val="baseline"/>
        <w:rPr>
          <w:rFonts w:ascii="Arial" w:eastAsia="굴림" w:hAnsi="Arial" w:cs="Arial"/>
          <w:color w:val="000000"/>
          <w:spacing w:val="-2"/>
          <w:kern w:val="0"/>
          <w:sz w:val="22"/>
        </w:rPr>
      </w:pPr>
      <w:r w:rsidRPr="00706C18">
        <w:rPr>
          <w:rFonts w:ascii="Arial" w:eastAsia="나눔명조" w:hAnsi="Arial" w:cs="Arial"/>
          <w:spacing w:val="-2"/>
          <w:kern w:val="0"/>
          <w:sz w:val="22"/>
          <w:rPrChange w:id="5668" w:author="Keis" w:date="2024-09-06T17:44:00Z">
            <w:rPr>
              <w:rFonts w:ascii="Arial" w:eastAsia="나눔명조" w:hAnsi="Arial" w:cs="Arial"/>
              <w:color w:val="FF0000"/>
              <w:spacing w:val="-2"/>
              <w:kern w:val="0"/>
              <w:sz w:val="22"/>
            </w:rPr>
          </w:rPrChange>
        </w:rPr>
        <w:lastRenderedPageBreak/>
        <w:t xml:space="preserve">Dadd8c_23. </w:t>
      </w:r>
      <w:r w:rsidR="00E44579" w:rsidRPr="00706C18">
        <w:rPr>
          <w:rFonts w:ascii="Arial" w:eastAsia="나눔명조" w:hAnsi="Arial" w:cs="Arial"/>
          <w:spacing w:val="-2"/>
          <w:kern w:val="0"/>
          <w:sz w:val="22"/>
          <w:rPrChange w:id="5669" w:author="Keis" w:date="2024-09-06T17:44:00Z">
            <w:rPr>
              <w:rFonts w:ascii="Arial" w:eastAsia="나눔명조" w:hAnsi="Arial" w:cs="Arial"/>
              <w:color w:val="FF0000"/>
              <w:spacing w:val="-2"/>
              <w:kern w:val="0"/>
              <w:sz w:val="22"/>
            </w:rPr>
          </w:rPrChange>
        </w:rPr>
        <w:t xml:space="preserve">Tell the major reason that you don’t want to </w:t>
      </w:r>
      <w:ins w:id="5670" w:author="Keis" w:date="2024-09-06T14:27:00Z">
        <w:r w:rsidR="00E27EDE" w:rsidRPr="00AD562B">
          <w:rPr>
            <w:rFonts w:ascii="Arial" w:eastAsia="나눔명조" w:hAnsi="Arial" w:cs="Arial"/>
            <w:color w:val="00B050"/>
            <w:spacing w:val="-2"/>
            <w:kern w:val="0"/>
            <w:sz w:val="22"/>
          </w:rPr>
          <w:t>re-employment after the retirement age</w:t>
        </w:r>
      </w:ins>
      <w:del w:id="5671" w:author="Keis" w:date="2024-09-06T14:27:00Z">
        <w:r w:rsidR="00E44579" w:rsidDel="00E27EDE">
          <w:rPr>
            <w:rFonts w:ascii="Arial" w:eastAsia="나눔명조" w:hAnsi="Arial" w:cs="Arial" w:hint="eastAsia"/>
            <w:color w:val="FF0000"/>
            <w:spacing w:val="-2"/>
            <w:kern w:val="0"/>
            <w:sz w:val="22"/>
          </w:rPr>
          <w:delText xml:space="preserve">continuous employment or re-employment after the </w:delText>
        </w:r>
        <w:r w:rsidR="00E44579" w:rsidDel="00E27EDE">
          <w:rPr>
            <w:rFonts w:ascii="Arial" w:eastAsia="나눔명조" w:hAnsi="Arial" w:cs="Arial"/>
            <w:color w:val="FF0000"/>
            <w:spacing w:val="-2"/>
            <w:kern w:val="0"/>
            <w:sz w:val="22"/>
          </w:rPr>
          <w:delText>retirement</w:delText>
        </w:r>
        <w:r w:rsidR="00E44579" w:rsidDel="00E27EDE">
          <w:rPr>
            <w:rFonts w:ascii="Arial" w:eastAsia="나눔명조" w:hAnsi="Arial" w:cs="Arial" w:hint="eastAsia"/>
            <w:color w:val="FF0000"/>
            <w:spacing w:val="-2"/>
            <w:kern w:val="0"/>
            <w:sz w:val="22"/>
          </w:rPr>
          <w:delText xml:space="preserve"> age</w:delText>
        </w:r>
      </w:del>
      <w:r w:rsidR="00E44579" w:rsidRPr="0080679D">
        <w:rPr>
          <w:rFonts w:ascii="Arial" w:eastAsia="나눔명조" w:hAnsi="Arial" w:cs="Arial"/>
          <w:spacing w:val="-2"/>
          <w:kern w:val="0"/>
          <w:sz w:val="22"/>
          <w:rPrChange w:id="5672" w:author="Keis" w:date="2024-09-13T12:54:00Z">
            <w:rPr>
              <w:rFonts w:ascii="Arial" w:eastAsia="나눔명조" w:hAnsi="Arial" w:cs="Arial"/>
              <w:color w:val="FF0000"/>
              <w:spacing w:val="-2"/>
              <w:kern w:val="0"/>
              <w:sz w:val="22"/>
            </w:rPr>
          </w:rPrChange>
        </w:rPr>
        <w:t>.</w:t>
      </w:r>
    </w:p>
    <w:p w14:paraId="2836578E" w14:textId="77777777" w:rsidR="00E44579" w:rsidRPr="00706C18" w:rsidRDefault="00E44579" w:rsidP="00E44579">
      <w:pPr>
        <w:spacing w:line="384" w:lineRule="auto"/>
        <w:textAlignment w:val="baseline"/>
        <w:rPr>
          <w:rFonts w:ascii="Arial" w:eastAsia="굴림" w:hAnsi="Arial" w:cs="Arial"/>
          <w:kern w:val="0"/>
          <w:sz w:val="22"/>
          <w:rPrChange w:id="5673" w:author="Keis" w:date="2024-09-06T17:44: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674" w:author="Keis" w:date="2024-09-06T17:44: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675" w:author="Keis" w:date="2024-09-06T17:44:00Z">
            <w:rPr>
              <w:rFonts w:ascii="Arial" w:eastAsia="나눔명조" w:hAnsi="Arial" w:cs="Arial"/>
              <w:color w:val="FF0000"/>
              <w:spacing w:val="-2"/>
              <w:kern w:val="0"/>
              <w:sz w:val="22"/>
            </w:rPr>
          </w:rPrChange>
        </w:rPr>
        <w:t xml:space="preserve"> Don’t want to work after retirement age(Hope retirement)</w:t>
      </w:r>
    </w:p>
    <w:p w14:paraId="47C99A1C" w14:textId="77777777" w:rsidR="00E44579" w:rsidRPr="00706C18" w:rsidRDefault="00E44579" w:rsidP="00E44579">
      <w:pPr>
        <w:spacing w:line="384" w:lineRule="auto"/>
        <w:textAlignment w:val="baseline"/>
        <w:rPr>
          <w:rFonts w:ascii="Arial" w:eastAsia="굴림" w:hAnsi="Arial" w:cs="Arial"/>
          <w:spacing w:val="-2"/>
          <w:kern w:val="0"/>
          <w:sz w:val="22"/>
          <w:rPrChange w:id="5676"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677" w:author="Keis" w:date="2024-09-06T17:44: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678" w:author="Keis" w:date="2024-09-06T17:44:00Z">
            <w:rPr>
              <w:rFonts w:ascii="Arial" w:eastAsia="나눔명조" w:hAnsi="Arial" w:cs="Arial"/>
              <w:color w:val="FF0000"/>
              <w:spacing w:val="-2"/>
              <w:kern w:val="0"/>
              <w:sz w:val="22"/>
            </w:rPr>
          </w:rPrChange>
        </w:rPr>
        <w:t xml:space="preserve"> Hope to move other job, work(Hope relocate)</w:t>
      </w:r>
    </w:p>
    <w:p w14:paraId="1C29EE81" w14:textId="77777777" w:rsidR="00E44579" w:rsidRPr="00706C18" w:rsidRDefault="00E44579" w:rsidP="00E44579">
      <w:pPr>
        <w:spacing w:line="384" w:lineRule="auto"/>
        <w:textAlignment w:val="baseline"/>
        <w:rPr>
          <w:rFonts w:ascii="Arial" w:eastAsia="굴림" w:hAnsi="Arial" w:cs="Arial"/>
          <w:spacing w:val="-2"/>
          <w:kern w:val="0"/>
          <w:sz w:val="22"/>
          <w:rPrChange w:id="5679"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680" w:author="Keis" w:date="2024-09-06T17:44: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681" w:author="Keis" w:date="2024-09-06T17:44:00Z">
            <w:rPr>
              <w:rFonts w:ascii="Arial" w:eastAsia="나눔명조" w:hAnsi="Arial" w:cs="Arial"/>
              <w:color w:val="FF0000"/>
              <w:spacing w:val="-2"/>
              <w:kern w:val="0"/>
              <w:sz w:val="22"/>
            </w:rPr>
          </w:rPrChange>
        </w:rPr>
        <w:t xml:space="preserve"> Because of the treatment is bad(wage, employment type etc.)</w:t>
      </w:r>
    </w:p>
    <w:p w14:paraId="0FAF8589" w14:textId="77777777" w:rsidR="00E44579" w:rsidRPr="00706C18" w:rsidRDefault="00E44579" w:rsidP="00E44579">
      <w:pPr>
        <w:spacing w:line="384" w:lineRule="auto"/>
        <w:textAlignment w:val="baseline"/>
        <w:rPr>
          <w:rFonts w:ascii="Arial" w:eastAsia="굴림" w:hAnsi="Arial" w:cs="Arial"/>
          <w:spacing w:val="-2"/>
          <w:kern w:val="0"/>
          <w:sz w:val="22"/>
          <w:rPrChange w:id="5682"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683" w:author="Keis" w:date="2024-09-06T17:44: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684" w:author="Keis" w:date="2024-09-06T17:44:00Z">
            <w:rPr>
              <w:rFonts w:ascii="Arial" w:eastAsia="나눔명조" w:hAnsi="Arial" w:cs="Arial"/>
              <w:color w:val="FF0000"/>
              <w:spacing w:val="-2"/>
              <w:kern w:val="0"/>
              <w:sz w:val="22"/>
            </w:rPr>
          </w:rPrChange>
        </w:rPr>
        <w:t xml:space="preserve"> Because what to do is different(Job change) </w:t>
      </w:r>
    </w:p>
    <w:p w14:paraId="5BA294DC" w14:textId="77777777" w:rsidR="00E44579" w:rsidRPr="00706C18" w:rsidRDefault="00E44579" w:rsidP="00E44579">
      <w:pPr>
        <w:spacing w:line="384" w:lineRule="auto"/>
        <w:textAlignment w:val="baseline"/>
        <w:rPr>
          <w:rFonts w:ascii="Arial" w:eastAsia="굴림" w:hAnsi="Arial" w:cs="Arial"/>
          <w:spacing w:val="-2"/>
          <w:kern w:val="0"/>
          <w:sz w:val="22"/>
          <w:rPrChange w:id="5685"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686" w:author="Keis" w:date="2024-09-06T17:44: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687" w:author="Keis" w:date="2024-09-06T17:44:00Z">
            <w:rPr>
              <w:rFonts w:ascii="Arial" w:eastAsia="나눔명조" w:hAnsi="Arial" w:cs="Arial"/>
              <w:color w:val="FF0000"/>
              <w:spacing w:val="-2"/>
              <w:kern w:val="0"/>
              <w:sz w:val="22"/>
            </w:rPr>
          </w:rPrChange>
        </w:rPr>
        <w:t xml:space="preserve"> Hard to work because of bad health </w:t>
      </w:r>
    </w:p>
    <w:p w14:paraId="0735AFB1" w14:textId="77777777" w:rsidR="00E44579" w:rsidRPr="00706C18" w:rsidRDefault="00E44579" w:rsidP="00E44579">
      <w:pPr>
        <w:spacing w:line="384" w:lineRule="auto"/>
        <w:textAlignment w:val="baseline"/>
        <w:rPr>
          <w:rFonts w:ascii="Arial" w:eastAsia="굴림" w:hAnsi="Arial" w:cs="Arial"/>
          <w:spacing w:val="-2"/>
          <w:kern w:val="0"/>
          <w:sz w:val="22"/>
          <w:rPrChange w:id="5688" w:author="Keis" w:date="2024-09-06T17:44: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689" w:author="Keis" w:date="2024-09-06T17:44:00Z">
            <w:rPr>
              <w:rFonts w:ascii="굴림" w:eastAsia="굴림" w:hAnsi="굴림" w:cs="굴림" w:hint="eastAsia"/>
              <w:color w:val="FF0000"/>
              <w:spacing w:val="-2"/>
              <w:kern w:val="0"/>
              <w:sz w:val="22"/>
            </w:rPr>
          </w:rPrChange>
        </w:rPr>
        <w:t>⑥</w:t>
      </w:r>
      <w:r w:rsidRPr="00706C18">
        <w:rPr>
          <w:rFonts w:ascii="Arial" w:eastAsia="나눔명조" w:hAnsi="Arial" w:cs="Arial"/>
          <w:spacing w:val="-2"/>
          <w:kern w:val="0"/>
          <w:sz w:val="22"/>
          <w:rPrChange w:id="5690" w:author="Keis" w:date="2024-09-06T17:44:00Z">
            <w:rPr>
              <w:rFonts w:ascii="Arial" w:eastAsia="나눔명조" w:hAnsi="Arial" w:cs="Arial"/>
              <w:color w:val="FF0000"/>
              <w:spacing w:val="-2"/>
              <w:kern w:val="0"/>
              <w:sz w:val="22"/>
            </w:rPr>
          </w:rPrChange>
        </w:rPr>
        <w:t xml:space="preserve"> Others </w:t>
      </w:r>
    </w:p>
    <w:p w14:paraId="31A1BEC4" w14:textId="77777777" w:rsidR="005A3AD9" w:rsidRPr="00706C18" w:rsidRDefault="005A3AD9" w:rsidP="00E44579">
      <w:pPr>
        <w:spacing w:line="384" w:lineRule="auto"/>
        <w:textAlignment w:val="baseline"/>
        <w:rPr>
          <w:rFonts w:ascii="Arial" w:eastAsia="굴림" w:hAnsi="Arial" w:cs="Arial"/>
          <w:spacing w:val="-2"/>
          <w:kern w:val="0"/>
          <w:sz w:val="22"/>
          <w:rPrChange w:id="5691" w:author="Keis" w:date="2024-09-06T17:44:00Z">
            <w:rPr>
              <w:rFonts w:ascii="Arial" w:eastAsia="굴림" w:hAnsi="Arial" w:cs="Arial"/>
              <w:color w:val="FF0000"/>
              <w:spacing w:val="-2"/>
              <w:kern w:val="0"/>
              <w:sz w:val="22"/>
            </w:rPr>
          </w:rPrChange>
        </w:rPr>
      </w:pPr>
    </w:p>
    <w:p w14:paraId="25203827" w14:textId="77777777" w:rsidR="00E44579" w:rsidRPr="00706C18" w:rsidRDefault="005A3AD9" w:rsidP="00E44579">
      <w:pPr>
        <w:spacing w:line="384" w:lineRule="auto"/>
        <w:textAlignment w:val="baseline"/>
        <w:rPr>
          <w:rFonts w:ascii="Arial" w:eastAsia="굴림" w:hAnsi="Arial" w:cs="Arial"/>
          <w:spacing w:val="-2"/>
          <w:kern w:val="0"/>
          <w:sz w:val="22"/>
          <w:rPrChange w:id="5692"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693" w:author="Keis" w:date="2024-09-06T17:44:00Z">
            <w:rPr>
              <w:rFonts w:ascii="Arial" w:eastAsia="나눔명조" w:hAnsi="Arial" w:cs="Arial"/>
              <w:color w:val="FF0000"/>
              <w:spacing w:val="-2"/>
              <w:kern w:val="0"/>
              <w:sz w:val="22"/>
            </w:rPr>
          </w:rPrChange>
        </w:rPr>
        <w:t xml:space="preserve">Dadd8c_24. </w:t>
      </w:r>
      <w:r w:rsidR="00E44579" w:rsidRPr="00706C18">
        <w:rPr>
          <w:rFonts w:ascii="Arial" w:eastAsia="나눔명조" w:hAnsi="Arial" w:cs="Arial"/>
          <w:spacing w:val="-2"/>
          <w:kern w:val="0"/>
          <w:sz w:val="22"/>
          <w:rPrChange w:id="5694" w:author="Keis" w:date="2024-09-06T17:44:00Z">
            <w:rPr>
              <w:rFonts w:ascii="Arial" w:eastAsia="나눔명조" w:hAnsi="Arial" w:cs="Arial"/>
              <w:color w:val="FF0000"/>
              <w:spacing w:val="-2"/>
              <w:kern w:val="0"/>
              <w:sz w:val="22"/>
            </w:rPr>
          </w:rPrChange>
        </w:rPr>
        <w:t>Do you think the continuous employment system is helpful the elderly to create the jobs and secure employment?</w:t>
      </w:r>
    </w:p>
    <w:p w14:paraId="6016E690" w14:textId="77777777" w:rsidR="00E44579" w:rsidRPr="00706C18" w:rsidRDefault="00E44579" w:rsidP="00D12299">
      <w:pPr>
        <w:pStyle w:val="a6"/>
        <w:numPr>
          <w:ilvl w:val="0"/>
          <w:numId w:val="1336"/>
        </w:numPr>
        <w:wordWrap/>
        <w:adjustRightInd w:val="0"/>
        <w:spacing w:line="360" w:lineRule="auto"/>
        <w:ind w:leftChars="0"/>
        <w:jc w:val="left"/>
        <w:rPr>
          <w:rFonts w:ascii="Arial" w:eastAsia="굴림" w:hAnsi="Arial" w:cs="Arial"/>
          <w:kern w:val="0"/>
          <w:sz w:val="22"/>
          <w:rPrChange w:id="5695"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696" w:author="Keis" w:date="2024-09-06T17:44:00Z">
            <w:rPr>
              <w:rFonts w:ascii="Arial" w:eastAsia="굴림" w:hAnsi="Arial" w:cs="Arial"/>
              <w:color w:val="FF0000"/>
              <w:kern w:val="0"/>
              <w:sz w:val="22"/>
            </w:rPr>
          </w:rPrChange>
        </w:rPr>
        <w:t>Very good</w:t>
      </w:r>
    </w:p>
    <w:p w14:paraId="69981D91" w14:textId="77777777" w:rsidR="00E44579" w:rsidRPr="00706C18" w:rsidRDefault="00E44579" w:rsidP="00D12299">
      <w:pPr>
        <w:pStyle w:val="a6"/>
        <w:numPr>
          <w:ilvl w:val="0"/>
          <w:numId w:val="1336"/>
        </w:numPr>
        <w:wordWrap/>
        <w:adjustRightInd w:val="0"/>
        <w:spacing w:line="360" w:lineRule="auto"/>
        <w:ind w:leftChars="0"/>
        <w:jc w:val="left"/>
        <w:rPr>
          <w:rFonts w:ascii="Arial" w:eastAsia="굴림" w:hAnsi="Arial" w:cs="Arial"/>
          <w:kern w:val="0"/>
          <w:sz w:val="22"/>
          <w:rPrChange w:id="5697"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698" w:author="Keis" w:date="2024-09-06T17:44:00Z">
            <w:rPr>
              <w:rFonts w:ascii="Arial" w:eastAsia="굴림" w:hAnsi="Arial" w:cs="Arial"/>
              <w:color w:val="FF0000"/>
              <w:kern w:val="0"/>
              <w:sz w:val="22"/>
            </w:rPr>
          </w:rPrChange>
        </w:rPr>
        <w:t>Good</w:t>
      </w:r>
    </w:p>
    <w:p w14:paraId="0BB33C2A" w14:textId="77777777" w:rsidR="00E44579" w:rsidRPr="00706C18" w:rsidRDefault="00E44579" w:rsidP="00D12299">
      <w:pPr>
        <w:pStyle w:val="a6"/>
        <w:numPr>
          <w:ilvl w:val="0"/>
          <w:numId w:val="1336"/>
        </w:numPr>
        <w:wordWrap/>
        <w:adjustRightInd w:val="0"/>
        <w:spacing w:line="360" w:lineRule="auto"/>
        <w:ind w:leftChars="0"/>
        <w:jc w:val="left"/>
        <w:rPr>
          <w:rFonts w:ascii="Arial" w:eastAsia="굴림" w:hAnsi="Arial" w:cs="Arial"/>
          <w:kern w:val="0"/>
          <w:sz w:val="22"/>
          <w:rPrChange w:id="5699"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700" w:author="Keis" w:date="2024-09-06T17:44:00Z">
            <w:rPr>
              <w:rFonts w:ascii="Arial" w:eastAsia="굴림" w:hAnsi="Arial" w:cs="Arial"/>
              <w:color w:val="FF0000"/>
              <w:kern w:val="0"/>
              <w:sz w:val="22"/>
            </w:rPr>
          </w:rPrChange>
        </w:rPr>
        <w:t>Fair</w:t>
      </w:r>
    </w:p>
    <w:p w14:paraId="7617CDBA" w14:textId="77777777" w:rsidR="00E44579" w:rsidRPr="00706C18" w:rsidRDefault="00E44579" w:rsidP="00D12299">
      <w:pPr>
        <w:pStyle w:val="a6"/>
        <w:numPr>
          <w:ilvl w:val="0"/>
          <w:numId w:val="1336"/>
        </w:numPr>
        <w:wordWrap/>
        <w:adjustRightInd w:val="0"/>
        <w:spacing w:line="360" w:lineRule="auto"/>
        <w:ind w:leftChars="0"/>
        <w:jc w:val="left"/>
        <w:rPr>
          <w:rFonts w:ascii="Arial" w:eastAsia="굴림" w:hAnsi="Arial" w:cs="Arial"/>
          <w:kern w:val="0"/>
          <w:sz w:val="22"/>
          <w:rPrChange w:id="5701"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702" w:author="Keis" w:date="2024-09-06T17:44:00Z">
            <w:rPr>
              <w:rFonts w:ascii="Arial" w:eastAsia="굴림" w:hAnsi="Arial" w:cs="Arial"/>
              <w:color w:val="FF0000"/>
              <w:kern w:val="0"/>
              <w:sz w:val="22"/>
            </w:rPr>
          </w:rPrChange>
        </w:rPr>
        <w:t>Bad</w:t>
      </w:r>
    </w:p>
    <w:p w14:paraId="0A3C5ACD" w14:textId="77777777" w:rsidR="00E44579" w:rsidRPr="00706C18" w:rsidRDefault="00E44579" w:rsidP="00D12299">
      <w:pPr>
        <w:pStyle w:val="a6"/>
        <w:numPr>
          <w:ilvl w:val="0"/>
          <w:numId w:val="1336"/>
        </w:numPr>
        <w:wordWrap/>
        <w:adjustRightInd w:val="0"/>
        <w:spacing w:line="360" w:lineRule="auto"/>
        <w:ind w:leftChars="0"/>
        <w:jc w:val="left"/>
        <w:rPr>
          <w:rFonts w:ascii="Arial" w:eastAsia="굴림" w:hAnsi="Arial" w:cs="Arial"/>
          <w:kern w:val="0"/>
          <w:sz w:val="22"/>
          <w:rPrChange w:id="5703" w:author="Keis" w:date="2024-09-06T17:44:00Z">
            <w:rPr>
              <w:rFonts w:ascii="Arial" w:eastAsia="굴림" w:hAnsi="Arial" w:cs="Arial"/>
              <w:color w:val="FF0000"/>
              <w:kern w:val="0"/>
              <w:sz w:val="22"/>
            </w:rPr>
          </w:rPrChange>
        </w:rPr>
      </w:pPr>
      <w:r w:rsidRPr="00706C18">
        <w:rPr>
          <w:rFonts w:ascii="Arial" w:eastAsia="굴림" w:hAnsi="Arial" w:cs="Arial"/>
          <w:kern w:val="0"/>
          <w:sz w:val="22"/>
          <w:rPrChange w:id="5704" w:author="Keis" w:date="2024-09-06T17:44:00Z">
            <w:rPr>
              <w:rFonts w:ascii="Arial" w:eastAsia="굴림" w:hAnsi="Arial" w:cs="Arial"/>
              <w:color w:val="FF0000"/>
              <w:kern w:val="0"/>
              <w:sz w:val="22"/>
            </w:rPr>
          </w:rPrChange>
        </w:rPr>
        <w:t>Very bad</w:t>
      </w:r>
    </w:p>
    <w:p w14:paraId="48741242" w14:textId="77777777" w:rsidR="005A3AD9" w:rsidRPr="00706C18" w:rsidRDefault="005A3AD9" w:rsidP="00E44579">
      <w:pPr>
        <w:spacing w:line="384" w:lineRule="auto"/>
        <w:textAlignment w:val="baseline"/>
        <w:rPr>
          <w:rFonts w:ascii="Arial" w:eastAsia="굴림" w:hAnsi="Arial" w:cs="Arial"/>
          <w:spacing w:val="-2"/>
          <w:kern w:val="0"/>
          <w:sz w:val="22"/>
          <w:rPrChange w:id="5705" w:author="Keis" w:date="2024-09-06T17:44:00Z">
            <w:rPr>
              <w:rFonts w:ascii="Arial" w:eastAsia="굴림" w:hAnsi="Arial" w:cs="Arial"/>
              <w:color w:val="000000"/>
              <w:spacing w:val="-2"/>
              <w:kern w:val="0"/>
              <w:sz w:val="22"/>
            </w:rPr>
          </w:rPrChange>
        </w:rPr>
      </w:pPr>
    </w:p>
    <w:p w14:paraId="27ED5920" w14:textId="77777777" w:rsidR="005A3AD9" w:rsidRPr="00706C18" w:rsidRDefault="005A3AD9" w:rsidP="005A3AD9">
      <w:pPr>
        <w:spacing w:line="384" w:lineRule="auto"/>
        <w:textAlignment w:val="baseline"/>
        <w:rPr>
          <w:rFonts w:ascii="Arial" w:eastAsia="굴림" w:hAnsi="Arial" w:cs="Arial"/>
          <w:spacing w:val="-2"/>
          <w:kern w:val="0"/>
          <w:sz w:val="22"/>
          <w:rPrChange w:id="5706" w:author="Keis" w:date="2024-09-06T17:44:00Z">
            <w:rPr>
              <w:rFonts w:ascii="Arial" w:eastAsia="굴림" w:hAnsi="Arial" w:cs="Arial"/>
              <w:color w:val="000000"/>
              <w:spacing w:val="-2"/>
              <w:kern w:val="0"/>
              <w:sz w:val="22"/>
            </w:rPr>
          </w:rPrChange>
        </w:rPr>
      </w:pPr>
    </w:p>
    <w:p w14:paraId="5780F0B9" w14:textId="77777777" w:rsidR="005A3AD9" w:rsidRPr="00706C18" w:rsidRDefault="005A3AD9" w:rsidP="005A3AD9">
      <w:pPr>
        <w:spacing w:line="384" w:lineRule="auto"/>
        <w:textAlignment w:val="baseline"/>
        <w:rPr>
          <w:rFonts w:ascii="Arial" w:eastAsia="굴림" w:hAnsi="Arial" w:cs="Arial"/>
          <w:kern w:val="0"/>
          <w:sz w:val="22"/>
          <w:rPrChange w:id="5707" w:author="Keis" w:date="2024-09-06T17:44:00Z">
            <w:rPr>
              <w:rFonts w:ascii="Arial" w:eastAsia="굴림" w:hAnsi="Arial" w:cs="Arial"/>
              <w:color w:val="000000"/>
              <w:kern w:val="0"/>
              <w:sz w:val="22"/>
            </w:rPr>
          </w:rPrChange>
        </w:rPr>
      </w:pPr>
    </w:p>
    <w:p w14:paraId="089FC9B8" w14:textId="77777777" w:rsidR="005A3AD9" w:rsidRPr="00706C18" w:rsidRDefault="00E44579" w:rsidP="005A3AD9">
      <w:pPr>
        <w:spacing w:line="384" w:lineRule="auto"/>
        <w:textAlignment w:val="baseline"/>
        <w:rPr>
          <w:rFonts w:ascii="Arial" w:eastAsia="굴림" w:hAnsi="Arial" w:cs="Arial"/>
          <w:b/>
          <w:spacing w:val="-2"/>
          <w:kern w:val="0"/>
          <w:sz w:val="22"/>
          <w:rPrChange w:id="5708" w:author="Keis" w:date="2024-09-06T17:44:00Z">
            <w:rPr>
              <w:rFonts w:ascii="Arial" w:eastAsia="굴림" w:hAnsi="Arial" w:cs="Arial"/>
              <w:b/>
              <w:color w:val="FF0000"/>
              <w:spacing w:val="-2"/>
              <w:kern w:val="0"/>
              <w:sz w:val="22"/>
            </w:rPr>
          </w:rPrChange>
        </w:rPr>
      </w:pPr>
      <w:r w:rsidRPr="00706C18">
        <w:rPr>
          <w:rFonts w:ascii="Arial" w:eastAsia="굴림체" w:hAnsi="Arial" w:cs="Arial"/>
          <w:b/>
          <w:bCs/>
          <w:kern w:val="0"/>
          <w:sz w:val="22"/>
          <w:rPrChange w:id="5709" w:author="Keis" w:date="2024-09-06T17:44:00Z">
            <w:rPr>
              <w:rFonts w:ascii="Arial" w:eastAsia="굴림체" w:hAnsi="Arial" w:cs="Arial"/>
              <w:b/>
              <w:bCs/>
              <w:color w:val="FF0000"/>
              <w:kern w:val="0"/>
              <w:sz w:val="22"/>
            </w:rPr>
          </w:rPrChange>
        </w:rPr>
        <w:t xml:space="preserve">&lt;Elderly employment support&gt; </w:t>
      </w:r>
    </w:p>
    <w:p w14:paraId="750A4985" w14:textId="77777777" w:rsidR="005537D5" w:rsidRPr="00706C18" w:rsidRDefault="005A3AD9" w:rsidP="005537D5">
      <w:pPr>
        <w:spacing w:line="384" w:lineRule="auto"/>
        <w:textAlignment w:val="baseline"/>
        <w:rPr>
          <w:rFonts w:ascii="Arial" w:eastAsia="나눔명조" w:hAnsi="Arial" w:cs="Arial"/>
          <w:spacing w:val="-2"/>
          <w:kern w:val="0"/>
          <w:sz w:val="22"/>
          <w:rPrChange w:id="5710" w:author="Keis" w:date="2024-09-06T17:44:00Z">
            <w:rPr>
              <w:rFonts w:ascii="Arial" w:eastAsia="나눔명조" w:hAnsi="Arial" w:cs="Arial"/>
              <w:color w:val="FF0000"/>
              <w:spacing w:val="-2"/>
              <w:kern w:val="0"/>
              <w:sz w:val="22"/>
            </w:rPr>
          </w:rPrChange>
        </w:rPr>
      </w:pPr>
      <w:r w:rsidRPr="00706C18">
        <w:rPr>
          <w:rFonts w:ascii="Arial" w:eastAsia="나눔명조" w:hAnsi="Arial" w:cs="Arial"/>
          <w:spacing w:val="-2"/>
          <w:kern w:val="0"/>
          <w:sz w:val="22"/>
          <w:rPrChange w:id="5711" w:author="Keis" w:date="2024-09-06T17:44:00Z">
            <w:rPr>
              <w:rFonts w:ascii="Arial" w:eastAsia="나눔명조" w:hAnsi="Arial" w:cs="Arial"/>
              <w:color w:val="FF0000"/>
              <w:spacing w:val="-2"/>
              <w:kern w:val="0"/>
              <w:sz w:val="22"/>
            </w:rPr>
          </w:rPrChange>
        </w:rPr>
        <w:t xml:space="preserve">Dadd8c_25. </w:t>
      </w:r>
      <w:r w:rsidR="005537D5" w:rsidRPr="00706C18">
        <w:rPr>
          <w:rFonts w:ascii="Arial" w:eastAsia="나눔명조" w:hAnsi="Arial" w:cs="Arial"/>
          <w:spacing w:val="-2"/>
          <w:kern w:val="0"/>
          <w:sz w:val="22"/>
          <w:rPrChange w:id="5712" w:author="Keis" w:date="2024-09-06T17:44:00Z">
            <w:rPr>
              <w:rFonts w:ascii="Arial" w:eastAsia="나눔명조" w:hAnsi="Arial" w:cs="Arial"/>
              <w:color w:val="FF0000"/>
              <w:spacing w:val="-2"/>
              <w:kern w:val="0"/>
              <w:sz w:val="22"/>
            </w:rPr>
          </w:rPrChange>
        </w:rPr>
        <w:t>What do you view as the most necessary policies to support elderly reemployment or continuing employment? Please select three answers and rank them in order of importance.</w:t>
      </w:r>
    </w:p>
    <w:p w14:paraId="26B35D91" w14:textId="77777777" w:rsidR="005537D5" w:rsidRPr="00706C18" w:rsidRDefault="005537D5" w:rsidP="005537D5">
      <w:pPr>
        <w:spacing w:line="384" w:lineRule="auto"/>
        <w:textAlignment w:val="baseline"/>
        <w:rPr>
          <w:rFonts w:ascii="Arial" w:eastAsia="굴림" w:hAnsi="Arial" w:cs="Arial"/>
          <w:spacing w:val="-2"/>
          <w:kern w:val="0"/>
          <w:sz w:val="22"/>
          <w:rPrChange w:id="5713" w:author="Keis" w:date="2024-09-06T17:44: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714" w:author="Keis" w:date="2024-09-06T17:44:00Z">
            <w:rPr>
              <w:rFonts w:ascii="Arial" w:eastAsia="나눔명조" w:hAnsi="Arial" w:cs="Arial"/>
              <w:color w:val="FF0000"/>
              <w:spacing w:val="-2"/>
              <w:kern w:val="0"/>
              <w:sz w:val="22"/>
            </w:rPr>
          </w:rPrChange>
        </w:rPr>
        <w:t>First: ________ Second: ________ Third: ________</w:t>
      </w:r>
    </w:p>
    <w:p w14:paraId="2BA01235" w14:textId="77777777" w:rsidR="00E27EDE" w:rsidRPr="00FF1D2F" w:rsidRDefault="00E27EDE" w:rsidP="00E27EDE">
      <w:pPr>
        <w:pStyle w:val="a6"/>
        <w:numPr>
          <w:ilvl w:val="0"/>
          <w:numId w:val="1385"/>
        </w:numPr>
        <w:spacing w:line="384" w:lineRule="auto"/>
        <w:ind w:leftChars="0"/>
        <w:textAlignment w:val="baseline"/>
        <w:rPr>
          <w:ins w:id="5715" w:author="Keis" w:date="2024-09-06T14:28:00Z"/>
          <w:rFonts w:ascii="Arial" w:eastAsia="나눔명조" w:hAnsi="Arial" w:cs="Arial"/>
          <w:color w:val="00B050"/>
          <w:spacing w:val="-2"/>
          <w:kern w:val="0"/>
          <w:sz w:val="22"/>
        </w:rPr>
      </w:pPr>
      <w:ins w:id="5716" w:author="Keis" w:date="2024-09-06T14:28:00Z">
        <w:r w:rsidRPr="00FF1D2F">
          <w:rPr>
            <w:rFonts w:ascii="Arial" w:eastAsia="나눔명조" w:hAnsi="Arial" w:cs="Arial"/>
            <w:color w:val="00B050"/>
            <w:spacing w:val="-2"/>
            <w:kern w:val="0"/>
            <w:sz w:val="22"/>
          </w:rPr>
          <w:t xml:space="preserve">Supporting the restructuring of the wage systems (consulting </w:t>
        </w:r>
        <w:proofErr w:type="spellStart"/>
        <w:r w:rsidRPr="00FF1D2F">
          <w:rPr>
            <w:rFonts w:ascii="Arial" w:eastAsia="나눔명조" w:hAnsi="Arial" w:cs="Arial"/>
            <w:color w:val="00B050"/>
            <w:spacing w:val="-2"/>
            <w:kern w:val="0"/>
            <w:sz w:val="22"/>
          </w:rPr>
          <w:t>etc</w:t>
        </w:r>
        <w:proofErr w:type="spellEnd"/>
        <w:r w:rsidRPr="00FF1D2F">
          <w:rPr>
            <w:rFonts w:ascii="Arial" w:eastAsia="나눔명조" w:hAnsi="Arial" w:cs="Arial"/>
            <w:color w:val="00B050"/>
            <w:spacing w:val="-2"/>
            <w:kern w:val="0"/>
            <w:sz w:val="22"/>
          </w:rPr>
          <w:t>)</w:t>
        </w:r>
      </w:ins>
    </w:p>
    <w:p w14:paraId="36E738D9" w14:textId="77777777" w:rsidR="00E27EDE" w:rsidRPr="00706C18" w:rsidRDefault="00E27EDE" w:rsidP="00E27EDE">
      <w:pPr>
        <w:pStyle w:val="a6"/>
        <w:numPr>
          <w:ilvl w:val="0"/>
          <w:numId w:val="1385"/>
        </w:numPr>
        <w:spacing w:line="384" w:lineRule="auto"/>
        <w:ind w:leftChars="0"/>
        <w:textAlignment w:val="baseline"/>
        <w:rPr>
          <w:ins w:id="5717" w:author="Keis" w:date="2024-09-06T14:28:00Z"/>
          <w:rFonts w:ascii="Arial" w:eastAsia="굴림" w:hAnsi="Arial" w:cs="Arial"/>
          <w:spacing w:val="-2"/>
          <w:kern w:val="0"/>
          <w:sz w:val="22"/>
          <w:rPrChange w:id="5718" w:author="Keis" w:date="2024-09-06T17:45:00Z">
            <w:rPr>
              <w:ins w:id="5719" w:author="Keis" w:date="2024-09-06T14:28:00Z"/>
              <w:rFonts w:ascii="Arial" w:eastAsia="굴림" w:hAnsi="Arial" w:cs="Arial"/>
              <w:color w:val="000000"/>
              <w:spacing w:val="-2"/>
              <w:kern w:val="0"/>
              <w:sz w:val="22"/>
            </w:rPr>
          </w:rPrChange>
        </w:rPr>
      </w:pPr>
      <w:ins w:id="5720" w:author="Keis" w:date="2024-09-06T14:28:00Z">
        <w:r w:rsidRPr="00706C18">
          <w:rPr>
            <w:rFonts w:ascii="Arial" w:eastAsia="나눔명조" w:hAnsi="Arial" w:cs="Arial"/>
            <w:spacing w:val="-2"/>
            <w:kern w:val="0"/>
            <w:sz w:val="22"/>
            <w:rPrChange w:id="5721" w:author="Keis" w:date="2024-09-06T17:45:00Z">
              <w:rPr>
                <w:rFonts w:ascii="Arial" w:eastAsia="나눔명조" w:hAnsi="Arial" w:cs="Arial"/>
                <w:color w:val="FF0000"/>
                <w:spacing w:val="-2"/>
                <w:kern w:val="0"/>
                <w:sz w:val="22"/>
              </w:rPr>
            </w:rPrChange>
          </w:rPr>
          <w:t>Providing consulting services on labor and employment for the elderly (e.g. introducing relevant policies on elderly labor employment)</w:t>
        </w:r>
      </w:ins>
    </w:p>
    <w:p w14:paraId="5F7C9C25" w14:textId="77777777" w:rsidR="00E27EDE" w:rsidRPr="00706C18" w:rsidRDefault="00E27EDE" w:rsidP="00E27EDE">
      <w:pPr>
        <w:pStyle w:val="a6"/>
        <w:numPr>
          <w:ilvl w:val="0"/>
          <w:numId w:val="1385"/>
        </w:numPr>
        <w:spacing w:line="384" w:lineRule="auto"/>
        <w:ind w:leftChars="0"/>
        <w:textAlignment w:val="baseline"/>
        <w:rPr>
          <w:ins w:id="5722" w:author="Keis" w:date="2024-09-06T14:28:00Z"/>
          <w:rFonts w:ascii="Arial" w:eastAsia="굴림" w:hAnsi="Arial" w:cs="Arial"/>
          <w:spacing w:val="-2"/>
          <w:kern w:val="0"/>
          <w:sz w:val="22"/>
          <w:rPrChange w:id="5723" w:author="Keis" w:date="2024-09-06T17:45:00Z">
            <w:rPr>
              <w:ins w:id="5724" w:author="Keis" w:date="2024-09-06T14:28:00Z"/>
              <w:rFonts w:ascii="Arial" w:eastAsia="굴림" w:hAnsi="Arial" w:cs="Arial"/>
              <w:color w:val="000000"/>
              <w:spacing w:val="-2"/>
              <w:kern w:val="0"/>
              <w:sz w:val="22"/>
            </w:rPr>
          </w:rPrChange>
        </w:rPr>
      </w:pPr>
      <w:ins w:id="5725" w:author="Keis" w:date="2024-09-06T14:28:00Z">
        <w:r w:rsidRPr="00706C18">
          <w:rPr>
            <w:rFonts w:ascii="Arial" w:eastAsia="나눔명조" w:hAnsi="Arial" w:cs="Arial"/>
            <w:spacing w:val="-2"/>
            <w:kern w:val="0"/>
            <w:sz w:val="22"/>
            <w:rPrChange w:id="5726" w:author="Keis" w:date="2024-09-06T17:45:00Z">
              <w:rPr>
                <w:rFonts w:ascii="Arial" w:eastAsia="나눔명조" w:hAnsi="Arial" w:cs="Arial"/>
                <w:color w:val="FF0000"/>
                <w:spacing w:val="-2"/>
                <w:kern w:val="0"/>
                <w:sz w:val="22"/>
              </w:rPr>
            </w:rPrChange>
          </w:rPr>
          <w:t>Improving working conditions</w:t>
        </w:r>
      </w:ins>
    </w:p>
    <w:p w14:paraId="4A7F23F0" w14:textId="77777777" w:rsidR="00E27EDE" w:rsidRPr="00706C18" w:rsidRDefault="00E27EDE" w:rsidP="00E27EDE">
      <w:pPr>
        <w:pStyle w:val="a6"/>
        <w:numPr>
          <w:ilvl w:val="0"/>
          <w:numId w:val="1385"/>
        </w:numPr>
        <w:spacing w:line="384" w:lineRule="auto"/>
        <w:ind w:leftChars="0"/>
        <w:textAlignment w:val="baseline"/>
        <w:rPr>
          <w:ins w:id="5727" w:author="Keis" w:date="2024-09-06T14:28:00Z"/>
          <w:rFonts w:ascii="Arial" w:eastAsia="굴림" w:hAnsi="Arial" w:cs="Arial"/>
          <w:spacing w:val="-2"/>
          <w:kern w:val="0"/>
          <w:sz w:val="22"/>
          <w:rPrChange w:id="5728" w:author="Keis" w:date="2024-09-06T17:45:00Z">
            <w:rPr>
              <w:ins w:id="5729" w:author="Keis" w:date="2024-09-06T14:28:00Z"/>
              <w:rFonts w:ascii="Arial" w:eastAsia="굴림" w:hAnsi="Arial" w:cs="Arial"/>
              <w:color w:val="000000"/>
              <w:spacing w:val="-2"/>
              <w:kern w:val="0"/>
              <w:sz w:val="22"/>
            </w:rPr>
          </w:rPrChange>
        </w:rPr>
      </w:pPr>
      <w:ins w:id="5730" w:author="Keis" w:date="2024-09-06T14:28:00Z">
        <w:r w:rsidRPr="00706C18">
          <w:rPr>
            <w:rFonts w:ascii="Arial" w:eastAsia="나눔명조" w:hAnsi="Arial" w:cs="Arial"/>
            <w:spacing w:val="-2"/>
            <w:kern w:val="0"/>
            <w:sz w:val="22"/>
            <w:rPrChange w:id="5731" w:author="Keis" w:date="2024-09-06T17:45:00Z">
              <w:rPr>
                <w:rFonts w:ascii="Arial" w:eastAsia="나눔명조" w:hAnsi="Arial" w:cs="Arial"/>
                <w:color w:val="FF0000"/>
                <w:spacing w:val="-2"/>
                <w:kern w:val="0"/>
                <w:sz w:val="22"/>
              </w:rPr>
            </w:rPrChange>
          </w:rPr>
          <w:t xml:space="preserve">Delivering financial support to businesses for employment of the elderly, including subsidies, grants, </w:t>
        </w:r>
        <w:proofErr w:type="spellStart"/>
        <w:r w:rsidRPr="00706C18">
          <w:rPr>
            <w:rFonts w:ascii="Arial" w:eastAsia="나눔명조" w:hAnsi="Arial" w:cs="Arial"/>
            <w:spacing w:val="-2"/>
            <w:kern w:val="0"/>
            <w:sz w:val="22"/>
            <w:rPrChange w:id="5732" w:author="Keis" w:date="2024-09-06T17:45:00Z">
              <w:rPr>
                <w:rFonts w:ascii="Arial" w:eastAsia="나눔명조" w:hAnsi="Arial" w:cs="Arial"/>
                <w:color w:val="FF0000"/>
                <w:spacing w:val="-2"/>
                <w:kern w:val="0"/>
                <w:sz w:val="22"/>
              </w:rPr>
            </w:rPrChange>
          </w:rPr>
          <w:t>etc</w:t>
        </w:r>
        <w:proofErr w:type="spellEnd"/>
      </w:ins>
    </w:p>
    <w:p w14:paraId="0A9288A1" w14:textId="77777777" w:rsidR="00E27EDE" w:rsidRPr="00706C18" w:rsidRDefault="00E27EDE" w:rsidP="00E27EDE">
      <w:pPr>
        <w:pStyle w:val="a6"/>
        <w:numPr>
          <w:ilvl w:val="0"/>
          <w:numId w:val="1385"/>
        </w:numPr>
        <w:spacing w:line="384" w:lineRule="auto"/>
        <w:ind w:leftChars="0"/>
        <w:textAlignment w:val="baseline"/>
        <w:rPr>
          <w:ins w:id="5733" w:author="Keis" w:date="2024-09-06T14:28:00Z"/>
          <w:rFonts w:ascii="Arial" w:eastAsia="굴림" w:hAnsi="Arial" w:cs="Arial"/>
          <w:kern w:val="0"/>
          <w:sz w:val="22"/>
          <w:rPrChange w:id="5734" w:author="Keis" w:date="2024-09-06T17:45:00Z">
            <w:rPr>
              <w:ins w:id="5735" w:author="Keis" w:date="2024-09-06T14:28:00Z"/>
              <w:rFonts w:ascii="Arial" w:eastAsia="굴림" w:hAnsi="Arial" w:cs="Arial"/>
              <w:color w:val="000000"/>
              <w:kern w:val="0"/>
              <w:sz w:val="22"/>
            </w:rPr>
          </w:rPrChange>
        </w:rPr>
      </w:pPr>
      <w:ins w:id="5736" w:author="Keis" w:date="2024-09-06T14:28:00Z">
        <w:r w:rsidRPr="00706C18">
          <w:rPr>
            <w:rFonts w:ascii="Arial" w:eastAsia="나눔명조" w:hAnsi="Arial" w:cs="Arial"/>
            <w:spacing w:val="-2"/>
            <w:kern w:val="0"/>
            <w:sz w:val="22"/>
            <w:rPrChange w:id="5737" w:author="Keis" w:date="2024-09-06T17:45:00Z">
              <w:rPr>
                <w:rFonts w:ascii="Arial" w:eastAsia="나눔명조" w:hAnsi="Arial" w:cs="Arial"/>
                <w:color w:val="FF0000"/>
                <w:spacing w:val="-2"/>
                <w:kern w:val="0"/>
                <w:sz w:val="22"/>
              </w:rPr>
            </w:rPrChange>
          </w:rPr>
          <w:t xml:space="preserve">Supporting educational training (vocational training) for the elderly </w:t>
        </w:r>
      </w:ins>
    </w:p>
    <w:p w14:paraId="3290452E" w14:textId="77777777" w:rsidR="00E27EDE" w:rsidRPr="00706C18" w:rsidRDefault="00E27EDE" w:rsidP="00E27EDE">
      <w:pPr>
        <w:pStyle w:val="a6"/>
        <w:numPr>
          <w:ilvl w:val="0"/>
          <w:numId w:val="1385"/>
        </w:numPr>
        <w:spacing w:line="384" w:lineRule="auto"/>
        <w:ind w:leftChars="0"/>
        <w:textAlignment w:val="baseline"/>
        <w:rPr>
          <w:ins w:id="5738" w:author="Keis" w:date="2024-09-06T14:28:00Z"/>
          <w:rFonts w:ascii="Arial" w:eastAsia="굴림" w:hAnsi="Arial" w:cs="Arial"/>
          <w:spacing w:val="-2"/>
          <w:kern w:val="0"/>
          <w:sz w:val="22"/>
          <w:rPrChange w:id="5739" w:author="Keis" w:date="2024-09-06T17:45:00Z">
            <w:rPr>
              <w:ins w:id="5740" w:author="Keis" w:date="2024-09-06T14:28:00Z"/>
              <w:rFonts w:ascii="Arial" w:eastAsia="굴림" w:hAnsi="Arial" w:cs="Arial"/>
              <w:color w:val="000000"/>
              <w:spacing w:val="-2"/>
              <w:kern w:val="0"/>
              <w:sz w:val="22"/>
            </w:rPr>
          </w:rPrChange>
        </w:rPr>
      </w:pPr>
      <w:ins w:id="5741" w:author="Keis" w:date="2024-09-06T14:28:00Z">
        <w:r w:rsidRPr="00706C18">
          <w:rPr>
            <w:rFonts w:ascii="Arial" w:eastAsia="나눔명조" w:hAnsi="Arial" w:cs="Arial"/>
            <w:spacing w:val="-2"/>
            <w:kern w:val="0"/>
            <w:sz w:val="22"/>
            <w:rPrChange w:id="5742" w:author="Keis" w:date="2024-09-06T17:45:00Z">
              <w:rPr>
                <w:rFonts w:ascii="Arial" w:eastAsia="나눔명조" w:hAnsi="Arial" w:cs="Arial"/>
                <w:color w:val="FF0000"/>
                <w:spacing w:val="-2"/>
                <w:kern w:val="0"/>
                <w:sz w:val="22"/>
              </w:rPr>
            </w:rPrChange>
          </w:rPr>
          <w:t>Supporting and developing fields of work suitable for the elderly</w:t>
        </w:r>
      </w:ins>
    </w:p>
    <w:p w14:paraId="63BAD47E" w14:textId="77777777" w:rsidR="00E27EDE" w:rsidRPr="00706C18" w:rsidRDefault="00E27EDE" w:rsidP="00E27EDE">
      <w:pPr>
        <w:pStyle w:val="a6"/>
        <w:numPr>
          <w:ilvl w:val="0"/>
          <w:numId w:val="1385"/>
        </w:numPr>
        <w:spacing w:line="384" w:lineRule="auto"/>
        <w:ind w:leftChars="0"/>
        <w:textAlignment w:val="baseline"/>
        <w:rPr>
          <w:ins w:id="5743" w:author="Keis" w:date="2024-09-06T14:28:00Z"/>
          <w:rFonts w:ascii="Arial" w:eastAsia="굴림" w:hAnsi="Arial" w:cs="Arial"/>
          <w:spacing w:val="-2"/>
          <w:kern w:val="0"/>
          <w:sz w:val="22"/>
          <w:rPrChange w:id="5744" w:author="Keis" w:date="2024-09-06T17:45:00Z">
            <w:rPr>
              <w:ins w:id="5745" w:author="Keis" w:date="2024-09-06T14:28:00Z"/>
              <w:rFonts w:ascii="Arial" w:eastAsia="굴림" w:hAnsi="Arial" w:cs="Arial"/>
              <w:color w:val="000000"/>
              <w:spacing w:val="-2"/>
              <w:kern w:val="0"/>
              <w:sz w:val="22"/>
            </w:rPr>
          </w:rPrChange>
        </w:rPr>
      </w:pPr>
      <w:ins w:id="5746" w:author="Keis" w:date="2024-09-06T14:28:00Z">
        <w:r w:rsidRPr="00706C18">
          <w:rPr>
            <w:rFonts w:ascii="Arial" w:eastAsia="나눔명조" w:hAnsi="Arial" w:cs="Arial"/>
            <w:spacing w:val="-2"/>
            <w:kern w:val="0"/>
            <w:sz w:val="22"/>
            <w:rPrChange w:id="5747" w:author="Keis" w:date="2024-09-06T17:45:00Z">
              <w:rPr>
                <w:rFonts w:ascii="Arial" w:eastAsia="나눔명조" w:hAnsi="Arial" w:cs="Arial"/>
                <w:color w:val="FF0000"/>
                <w:spacing w:val="-2"/>
                <w:kern w:val="0"/>
                <w:sz w:val="22"/>
              </w:rPr>
            </w:rPrChange>
          </w:rPr>
          <w:t xml:space="preserve">Strengthening job transition support (supporting employment) for the elderly  </w:t>
        </w:r>
      </w:ins>
    </w:p>
    <w:p w14:paraId="1176DD5D" w14:textId="77777777" w:rsidR="00E27EDE" w:rsidRPr="00706C18" w:rsidRDefault="00E27EDE" w:rsidP="00E27EDE">
      <w:pPr>
        <w:pStyle w:val="a6"/>
        <w:numPr>
          <w:ilvl w:val="0"/>
          <w:numId w:val="1385"/>
        </w:numPr>
        <w:spacing w:line="384" w:lineRule="auto"/>
        <w:ind w:leftChars="0"/>
        <w:textAlignment w:val="baseline"/>
        <w:rPr>
          <w:ins w:id="5748" w:author="Keis" w:date="2024-09-06T14:28:00Z"/>
          <w:rFonts w:ascii="Arial" w:eastAsia="굴림" w:hAnsi="Arial" w:cs="Arial"/>
          <w:spacing w:val="-2"/>
          <w:kern w:val="0"/>
          <w:sz w:val="22"/>
          <w:rPrChange w:id="5749" w:author="Keis" w:date="2024-09-06T17:45:00Z">
            <w:rPr>
              <w:ins w:id="5750" w:author="Keis" w:date="2024-09-06T14:28:00Z"/>
              <w:rFonts w:ascii="Arial" w:eastAsia="굴림" w:hAnsi="Arial" w:cs="Arial"/>
              <w:color w:val="000000"/>
              <w:spacing w:val="-2"/>
              <w:kern w:val="0"/>
              <w:sz w:val="22"/>
            </w:rPr>
          </w:rPrChange>
        </w:rPr>
      </w:pPr>
      <w:ins w:id="5751" w:author="Keis" w:date="2024-09-06T14:28:00Z">
        <w:r w:rsidRPr="00706C18">
          <w:rPr>
            <w:rFonts w:ascii="Arial" w:eastAsia="나눔명조" w:hAnsi="Arial" w:cs="Arial"/>
            <w:spacing w:val="-2"/>
            <w:kern w:val="0"/>
            <w:sz w:val="22"/>
            <w:rPrChange w:id="5752" w:author="Keis" w:date="2024-09-06T17:45:00Z">
              <w:rPr>
                <w:rFonts w:ascii="Arial" w:eastAsia="나눔명조" w:hAnsi="Arial" w:cs="Arial"/>
                <w:color w:val="FF0000"/>
                <w:spacing w:val="-2"/>
                <w:kern w:val="0"/>
                <w:sz w:val="22"/>
              </w:rPr>
            </w:rPrChange>
          </w:rPr>
          <w:t>Expanding social enterprises or corporate social responsibility</w:t>
        </w:r>
      </w:ins>
    </w:p>
    <w:p w14:paraId="4A194D08" w14:textId="3125AECA" w:rsidR="005537D5" w:rsidRPr="00706C18" w:rsidDel="00E27EDE" w:rsidRDefault="005537D5" w:rsidP="005537D5">
      <w:pPr>
        <w:pStyle w:val="a6"/>
        <w:numPr>
          <w:ilvl w:val="0"/>
          <w:numId w:val="1359"/>
        </w:numPr>
        <w:spacing w:line="384" w:lineRule="auto"/>
        <w:ind w:leftChars="0"/>
        <w:textAlignment w:val="baseline"/>
        <w:rPr>
          <w:del w:id="5753" w:author="Keis" w:date="2024-09-06T14:28:00Z"/>
          <w:rFonts w:ascii="Arial" w:eastAsia="굴림" w:hAnsi="Arial" w:cs="Arial"/>
          <w:kern w:val="0"/>
          <w:sz w:val="22"/>
          <w:rPrChange w:id="5754" w:author="Keis" w:date="2024-09-06T17:45:00Z">
            <w:rPr>
              <w:del w:id="5755" w:author="Keis" w:date="2024-09-06T14:28:00Z"/>
              <w:rFonts w:ascii="Arial" w:eastAsia="굴림" w:hAnsi="Arial" w:cs="Arial"/>
              <w:color w:val="000000"/>
              <w:kern w:val="0"/>
              <w:sz w:val="22"/>
            </w:rPr>
          </w:rPrChange>
        </w:rPr>
      </w:pPr>
      <w:del w:id="5756" w:author="Keis" w:date="2024-09-06T14:28:00Z">
        <w:r w:rsidRPr="00706C18" w:rsidDel="00E27EDE">
          <w:rPr>
            <w:rFonts w:ascii="Arial" w:eastAsia="나눔명조" w:hAnsi="Arial" w:cs="Arial"/>
            <w:spacing w:val="-2"/>
            <w:kern w:val="0"/>
            <w:sz w:val="22"/>
            <w:rPrChange w:id="5757" w:author="Keis" w:date="2024-09-06T17:45:00Z">
              <w:rPr>
                <w:rFonts w:ascii="Arial" w:eastAsia="나눔명조" w:hAnsi="Arial" w:cs="Arial"/>
                <w:color w:val="FF0000"/>
                <w:spacing w:val="-2"/>
                <w:kern w:val="0"/>
                <w:sz w:val="22"/>
              </w:rPr>
            </w:rPrChange>
          </w:rPr>
          <w:delText>Restructuring wage systems and implementing peak wage systems</w:delText>
        </w:r>
      </w:del>
    </w:p>
    <w:p w14:paraId="47ACFF14" w14:textId="10E76E8C" w:rsidR="005537D5" w:rsidRPr="00706C18" w:rsidDel="00E27EDE" w:rsidRDefault="005537D5" w:rsidP="005537D5">
      <w:pPr>
        <w:pStyle w:val="a6"/>
        <w:numPr>
          <w:ilvl w:val="0"/>
          <w:numId w:val="1359"/>
        </w:numPr>
        <w:spacing w:line="384" w:lineRule="auto"/>
        <w:ind w:leftChars="0"/>
        <w:textAlignment w:val="baseline"/>
        <w:rPr>
          <w:del w:id="5758" w:author="Keis" w:date="2024-09-06T14:28:00Z"/>
          <w:rFonts w:ascii="Arial" w:eastAsia="굴림" w:hAnsi="Arial" w:cs="Arial"/>
          <w:spacing w:val="-2"/>
          <w:kern w:val="0"/>
          <w:sz w:val="22"/>
          <w:rPrChange w:id="5759" w:author="Keis" w:date="2024-09-06T17:45:00Z">
            <w:rPr>
              <w:del w:id="5760" w:author="Keis" w:date="2024-09-06T14:28:00Z"/>
              <w:rFonts w:ascii="Arial" w:eastAsia="굴림" w:hAnsi="Arial" w:cs="Arial"/>
              <w:color w:val="000000"/>
              <w:spacing w:val="-2"/>
              <w:kern w:val="0"/>
              <w:sz w:val="22"/>
            </w:rPr>
          </w:rPrChange>
        </w:rPr>
      </w:pPr>
      <w:del w:id="5761" w:author="Keis" w:date="2024-09-06T14:28:00Z">
        <w:r w:rsidRPr="00706C18" w:rsidDel="00E27EDE">
          <w:rPr>
            <w:rFonts w:ascii="Arial" w:eastAsia="나눔명조" w:hAnsi="Arial" w:cs="Arial"/>
            <w:spacing w:val="-2"/>
            <w:kern w:val="0"/>
            <w:sz w:val="22"/>
            <w:rPrChange w:id="5762" w:author="Keis" w:date="2024-09-06T17:45:00Z">
              <w:rPr>
                <w:rFonts w:ascii="Arial" w:eastAsia="나눔명조" w:hAnsi="Arial" w:cs="Arial"/>
                <w:color w:val="FF0000"/>
                <w:spacing w:val="-2"/>
                <w:kern w:val="0"/>
                <w:sz w:val="22"/>
              </w:rPr>
            </w:rPrChange>
          </w:rPr>
          <w:delText>Providing consulting services on labor and employment for the elderly (e.g. introducing relevant policies on elderly labor employment)</w:delText>
        </w:r>
      </w:del>
    </w:p>
    <w:p w14:paraId="52C26D91" w14:textId="7FCE6185" w:rsidR="005537D5" w:rsidRPr="00706C18" w:rsidDel="00E27EDE" w:rsidRDefault="005537D5" w:rsidP="005537D5">
      <w:pPr>
        <w:pStyle w:val="a6"/>
        <w:numPr>
          <w:ilvl w:val="0"/>
          <w:numId w:val="1359"/>
        </w:numPr>
        <w:spacing w:line="384" w:lineRule="auto"/>
        <w:ind w:leftChars="0"/>
        <w:textAlignment w:val="baseline"/>
        <w:rPr>
          <w:del w:id="5763" w:author="Keis" w:date="2024-09-06T14:28:00Z"/>
          <w:rFonts w:ascii="Arial" w:eastAsia="굴림" w:hAnsi="Arial" w:cs="Arial"/>
          <w:spacing w:val="-2"/>
          <w:kern w:val="0"/>
          <w:sz w:val="22"/>
          <w:rPrChange w:id="5764" w:author="Keis" w:date="2024-09-06T17:45:00Z">
            <w:rPr>
              <w:del w:id="5765" w:author="Keis" w:date="2024-09-06T14:28:00Z"/>
              <w:rFonts w:ascii="Arial" w:eastAsia="굴림" w:hAnsi="Arial" w:cs="Arial"/>
              <w:color w:val="000000"/>
              <w:spacing w:val="-2"/>
              <w:kern w:val="0"/>
              <w:sz w:val="22"/>
            </w:rPr>
          </w:rPrChange>
        </w:rPr>
      </w:pPr>
      <w:del w:id="5766" w:author="Keis" w:date="2024-09-06T14:28:00Z">
        <w:r w:rsidRPr="00706C18" w:rsidDel="00E27EDE">
          <w:rPr>
            <w:rFonts w:ascii="Arial" w:eastAsia="나눔명조" w:hAnsi="Arial" w:cs="Arial"/>
            <w:spacing w:val="-2"/>
            <w:kern w:val="0"/>
            <w:sz w:val="22"/>
            <w:rPrChange w:id="5767" w:author="Keis" w:date="2024-09-06T17:45:00Z">
              <w:rPr>
                <w:rFonts w:ascii="Arial" w:eastAsia="나눔명조" w:hAnsi="Arial" w:cs="Arial"/>
                <w:color w:val="FF0000"/>
                <w:spacing w:val="-2"/>
                <w:kern w:val="0"/>
                <w:sz w:val="22"/>
              </w:rPr>
            </w:rPrChange>
          </w:rPr>
          <w:delText>Improving working conditions</w:delText>
        </w:r>
      </w:del>
    </w:p>
    <w:p w14:paraId="07F24293" w14:textId="253157E0" w:rsidR="005537D5" w:rsidRPr="00706C18" w:rsidDel="00E27EDE" w:rsidRDefault="005537D5" w:rsidP="005537D5">
      <w:pPr>
        <w:pStyle w:val="a6"/>
        <w:numPr>
          <w:ilvl w:val="0"/>
          <w:numId w:val="1359"/>
        </w:numPr>
        <w:spacing w:line="384" w:lineRule="auto"/>
        <w:ind w:leftChars="0"/>
        <w:textAlignment w:val="baseline"/>
        <w:rPr>
          <w:del w:id="5768" w:author="Keis" w:date="2024-09-06T14:28:00Z"/>
          <w:rFonts w:ascii="Arial" w:eastAsia="굴림" w:hAnsi="Arial" w:cs="Arial"/>
          <w:spacing w:val="-2"/>
          <w:kern w:val="0"/>
          <w:sz w:val="22"/>
          <w:rPrChange w:id="5769" w:author="Keis" w:date="2024-09-06T17:45:00Z">
            <w:rPr>
              <w:del w:id="5770" w:author="Keis" w:date="2024-09-06T14:28:00Z"/>
              <w:rFonts w:ascii="Arial" w:eastAsia="굴림" w:hAnsi="Arial" w:cs="Arial"/>
              <w:color w:val="000000"/>
              <w:spacing w:val="-2"/>
              <w:kern w:val="0"/>
              <w:sz w:val="22"/>
            </w:rPr>
          </w:rPrChange>
        </w:rPr>
      </w:pPr>
      <w:del w:id="5771" w:author="Keis" w:date="2024-09-06T14:28:00Z">
        <w:r w:rsidRPr="00706C18" w:rsidDel="00E27EDE">
          <w:rPr>
            <w:rFonts w:ascii="Arial" w:eastAsia="나눔명조" w:hAnsi="Arial" w:cs="Arial"/>
            <w:spacing w:val="-2"/>
            <w:kern w:val="0"/>
            <w:sz w:val="22"/>
            <w:rPrChange w:id="5772" w:author="Keis" w:date="2024-09-06T17:45:00Z">
              <w:rPr>
                <w:rFonts w:ascii="Arial" w:eastAsia="나눔명조" w:hAnsi="Arial" w:cs="Arial"/>
                <w:color w:val="FF0000"/>
                <w:spacing w:val="-2"/>
                <w:kern w:val="0"/>
                <w:sz w:val="22"/>
              </w:rPr>
            </w:rPrChange>
          </w:rPr>
          <w:delText>Delivering financial support to businesses for employment of the elderly, including subsidies, grants, etc</w:delText>
        </w:r>
      </w:del>
    </w:p>
    <w:p w14:paraId="73F0AE48" w14:textId="6318669E" w:rsidR="005537D5" w:rsidRPr="00706C18" w:rsidDel="00E27EDE" w:rsidRDefault="005537D5" w:rsidP="005537D5">
      <w:pPr>
        <w:pStyle w:val="a6"/>
        <w:numPr>
          <w:ilvl w:val="0"/>
          <w:numId w:val="1359"/>
        </w:numPr>
        <w:spacing w:line="384" w:lineRule="auto"/>
        <w:ind w:leftChars="0"/>
        <w:textAlignment w:val="baseline"/>
        <w:rPr>
          <w:del w:id="5773" w:author="Keis" w:date="2024-09-06T14:28:00Z"/>
          <w:rFonts w:ascii="Arial" w:eastAsia="굴림" w:hAnsi="Arial" w:cs="Arial"/>
          <w:kern w:val="0"/>
          <w:sz w:val="22"/>
          <w:rPrChange w:id="5774" w:author="Keis" w:date="2024-09-06T17:45:00Z">
            <w:rPr>
              <w:del w:id="5775" w:author="Keis" w:date="2024-09-06T14:28:00Z"/>
              <w:rFonts w:ascii="Arial" w:eastAsia="굴림" w:hAnsi="Arial" w:cs="Arial"/>
              <w:color w:val="000000"/>
              <w:kern w:val="0"/>
              <w:sz w:val="22"/>
            </w:rPr>
          </w:rPrChange>
        </w:rPr>
      </w:pPr>
      <w:del w:id="5776" w:author="Keis" w:date="2024-09-06T14:28:00Z">
        <w:r w:rsidRPr="00706C18" w:rsidDel="00E27EDE">
          <w:rPr>
            <w:rFonts w:ascii="Arial" w:eastAsia="나눔명조" w:hAnsi="Arial" w:cs="Arial"/>
            <w:spacing w:val="-2"/>
            <w:kern w:val="0"/>
            <w:sz w:val="22"/>
            <w:rPrChange w:id="5777" w:author="Keis" w:date="2024-09-06T17:45:00Z">
              <w:rPr>
                <w:rFonts w:ascii="Arial" w:eastAsia="나눔명조" w:hAnsi="Arial" w:cs="Arial"/>
                <w:color w:val="FF0000"/>
                <w:spacing w:val="-2"/>
                <w:kern w:val="0"/>
                <w:sz w:val="22"/>
              </w:rPr>
            </w:rPrChange>
          </w:rPr>
          <w:delText xml:space="preserve">Supporting educational training (vocational training) for the elderly </w:delText>
        </w:r>
      </w:del>
    </w:p>
    <w:p w14:paraId="735AF8CA" w14:textId="504B0647" w:rsidR="005537D5" w:rsidRPr="00706C18" w:rsidDel="00E27EDE" w:rsidRDefault="005537D5" w:rsidP="005537D5">
      <w:pPr>
        <w:pStyle w:val="a6"/>
        <w:numPr>
          <w:ilvl w:val="0"/>
          <w:numId w:val="1359"/>
        </w:numPr>
        <w:spacing w:line="384" w:lineRule="auto"/>
        <w:ind w:leftChars="0"/>
        <w:textAlignment w:val="baseline"/>
        <w:rPr>
          <w:del w:id="5778" w:author="Keis" w:date="2024-09-06T14:28:00Z"/>
          <w:rFonts w:ascii="Arial" w:eastAsia="굴림" w:hAnsi="Arial" w:cs="Arial"/>
          <w:spacing w:val="-2"/>
          <w:kern w:val="0"/>
          <w:sz w:val="22"/>
          <w:rPrChange w:id="5779" w:author="Keis" w:date="2024-09-06T17:45:00Z">
            <w:rPr>
              <w:del w:id="5780" w:author="Keis" w:date="2024-09-06T14:28:00Z"/>
              <w:rFonts w:ascii="Arial" w:eastAsia="굴림" w:hAnsi="Arial" w:cs="Arial"/>
              <w:color w:val="000000"/>
              <w:spacing w:val="-2"/>
              <w:kern w:val="0"/>
              <w:sz w:val="22"/>
            </w:rPr>
          </w:rPrChange>
        </w:rPr>
      </w:pPr>
      <w:del w:id="5781" w:author="Keis" w:date="2024-09-06T14:28:00Z">
        <w:r w:rsidRPr="00706C18" w:rsidDel="00E27EDE">
          <w:rPr>
            <w:rFonts w:ascii="Arial" w:eastAsia="나눔명조" w:hAnsi="Arial" w:cs="Arial"/>
            <w:spacing w:val="-2"/>
            <w:kern w:val="0"/>
            <w:sz w:val="22"/>
            <w:rPrChange w:id="5782" w:author="Keis" w:date="2024-09-06T17:45:00Z">
              <w:rPr>
                <w:rFonts w:ascii="Arial" w:eastAsia="나눔명조" w:hAnsi="Arial" w:cs="Arial"/>
                <w:color w:val="FF0000"/>
                <w:spacing w:val="-2"/>
                <w:kern w:val="0"/>
                <w:sz w:val="22"/>
              </w:rPr>
            </w:rPrChange>
          </w:rPr>
          <w:delText>Supporting and developing fields of work suitable for the elderly</w:delText>
        </w:r>
      </w:del>
    </w:p>
    <w:p w14:paraId="0407484F" w14:textId="069A5FBC" w:rsidR="005537D5" w:rsidRPr="00706C18" w:rsidDel="00E27EDE" w:rsidRDefault="005537D5" w:rsidP="005537D5">
      <w:pPr>
        <w:pStyle w:val="a6"/>
        <w:numPr>
          <w:ilvl w:val="0"/>
          <w:numId w:val="1359"/>
        </w:numPr>
        <w:spacing w:line="384" w:lineRule="auto"/>
        <w:ind w:leftChars="0"/>
        <w:textAlignment w:val="baseline"/>
        <w:rPr>
          <w:del w:id="5783" w:author="Keis" w:date="2024-09-06T14:28:00Z"/>
          <w:rFonts w:ascii="Arial" w:eastAsia="굴림" w:hAnsi="Arial" w:cs="Arial"/>
          <w:spacing w:val="-2"/>
          <w:kern w:val="0"/>
          <w:sz w:val="22"/>
          <w:rPrChange w:id="5784" w:author="Keis" w:date="2024-09-06T17:45:00Z">
            <w:rPr>
              <w:del w:id="5785" w:author="Keis" w:date="2024-09-06T14:28:00Z"/>
              <w:rFonts w:ascii="Arial" w:eastAsia="굴림" w:hAnsi="Arial" w:cs="Arial"/>
              <w:color w:val="000000"/>
              <w:spacing w:val="-2"/>
              <w:kern w:val="0"/>
              <w:sz w:val="22"/>
            </w:rPr>
          </w:rPrChange>
        </w:rPr>
      </w:pPr>
      <w:del w:id="5786" w:author="Keis" w:date="2024-09-06T14:28:00Z">
        <w:r w:rsidRPr="00706C18" w:rsidDel="00E27EDE">
          <w:rPr>
            <w:rFonts w:ascii="Arial" w:eastAsia="나눔명조" w:hAnsi="Arial" w:cs="Arial"/>
            <w:spacing w:val="-2"/>
            <w:kern w:val="0"/>
            <w:sz w:val="22"/>
            <w:rPrChange w:id="5787" w:author="Keis" w:date="2024-09-06T17:45:00Z">
              <w:rPr>
                <w:rFonts w:ascii="Arial" w:eastAsia="나눔명조" w:hAnsi="Arial" w:cs="Arial"/>
                <w:color w:val="FF0000"/>
                <w:spacing w:val="-2"/>
                <w:kern w:val="0"/>
                <w:sz w:val="22"/>
              </w:rPr>
            </w:rPrChange>
          </w:rPr>
          <w:delText xml:space="preserve">Strengthening job transition support (supporting employment) for the elderly  </w:delText>
        </w:r>
      </w:del>
    </w:p>
    <w:p w14:paraId="266DB9F8" w14:textId="2943DDC8" w:rsidR="005537D5" w:rsidRPr="00706C18" w:rsidDel="00E27EDE" w:rsidRDefault="005537D5" w:rsidP="005537D5">
      <w:pPr>
        <w:pStyle w:val="a6"/>
        <w:numPr>
          <w:ilvl w:val="0"/>
          <w:numId w:val="1359"/>
        </w:numPr>
        <w:spacing w:line="384" w:lineRule="auto"/>
        <w:ind w:leftChars="0"/>
        <w:textAlignment w:val="baseline"/>
        <w:rPr>
          <w:del w:id="5788" w:author="Keis" w:date="2024-09-06T14:28:00Z"/>
          <w:rFonts w:ascii="Arial" w:eastAsia="굴림" w:hAnsi="Arial" w:cs="Arial"/>
          <w:spacing w:val="-2"/>
          <w:kern w:val="0"/>
          <w:sz w:val="22"/>
          <w:rPrChange w:id="5789" w:author="Keis" w:date="2024-09-06T17:45:00Z">
            <w:rPr>
              <w:del w:id="5790" w:author="Keis" w:date="2024-09-06T14:28:00Z"/>
              <w:rFonts w:ascii="Arial" w:eastAsia="굴림" w:hAnsi="Arial" w:cs="Arial"/>
              <w:color w:val="000000"/>
              <w:spacing w:val="-2"/>
              <w:kern w:val="0"/>
              <w:sz w:val="22"/>
            </w:rPr>
          </w:rPrChange>
        </w:rPr>
      </w:pPr>
      <w:del w:id="5791" w:author="Keis" w:date="2024-09-06T14:28:00Z">
        <w:r w:rsidRPr="00706C18" w:rsidDel="00E27EDE">
          <w:rPr>
            <w:rFonts w:ascii="Arial" w:eastAsia="나눔명조" w:hAnsi="Arial" w:cs="Arial"/>
            <w:spacing w:val="-2"/>
            <w:kern w:val="0"/>
            <w:sz w:val="22"/>
            <w:rPrChange w:id="5792" w:author="Keis" w:date="2024-09-06T17:45:00Z">
              <w:rPr>
                <w:rFonts w:ascii="Arial" w:eastAsia="나눔명조" w:hAnsi="Arial" w:cs="Arial"/>
                <w:color w:val="FF0000"/>
                <w:spacing w:val="-2"/>
                <w:kern w:val="0"/>
                <w:sz w:val="22"/>
              </w:rPr>
            </w:rPrChange>
          </w:rPr>
          <w:delText>Expanding social enterprises or corporate social responsibility</w:delText>
        </w:r>
      </w:del>
    </w:p>
    <w:p w14:paraId="5A842C91" w14:textId="77777777" w:rsidR="005A3AD9" w:rsidRPr="00706C18" w:rsidRDefault="005A3AD9" w:rsidP="005537D5">
      <w:pPr>
        <w:spacing w:line="384" w:lineRule="auto"/>
        <w:textAlignment w:val="baseline"/>
        <w:rPr>
          <w:rFonts w:ascii="Arial" w:eastAsia="굴림" w:hAnsi="Arial" w:cs="Arial"/>
          <w:spacing w:val="-2"/>
          <w:kern w:val="0"/>
          <w:sz w:val="22"/>
          <w:rPrChange w:id="5793" w:author="Keis" w:date="2024-09-06T17:45:00Z">
            <w:rPr>
              <w:rFonts w:ascii="Arial" w:eastAsia="굴림" w:hAnsi="Arial" w:cs="Arial"/>
              <w:color w:val="000000"/>
              <w:spacing w:val="-2"/>
              <w:kern w:val="0"/>
              <w:sz w:val="22"/>
            </w:rPr>
          </w:rPrChange>
        </w:rPr>
      </w:pPr>
    </w:p>
    <w:p w14:paraId="1BAEAFD6" w14:textId="77777777" w:rsidR="00AC188D" w:rsidRPr="00706C18" w:rsidRDefault="00AC188D" w:rsidP="00AC188D">
      <w:pPr>
        <w:spacing w:line="384" w:lineRule="auto"/>
        <w:textAlignment w:val="baseline"/>
        <w:rPr>
          <w:rFonts w:ascii="Arial" w:eastAsia="굴림" w:hAnsi="Arial" w:cs="Arial"/>
          <w:spacing w:val="-2"/>
          <w:kern w:val="0"/>
          <w:sz w:val="22"/>
          <w:rPrChange w:id="5794" w:author="Keis" w:date="2024-09-06T17:45:00Z">
            <w:rPr>
              <w:rFonts w:ascii="Arial" w:eastAsia="굴림" w:hAnsi="Arial" w:cs="Arial"/>
              <w:color w:val="000000"/>
              <w:spacing w:val="-2"/>
              <w:kern w:val="0"/>
              <w:sz w:val="22"/>
            </w:rPr>
          </w:rPrChange>
        </w:rPr>
      </w:pPr>
      <w:bookmarkStart w:id="5795" w:name="_Hlk81991215"/>
    </w:p>
    <w:p w14:paraId="179C7392" w14:textId="77777777" w:rsidR="00E44579" w:rsidRPr="00706C18" w:rsidRDefault="00E44579" w:rsidP="004C7DA7">
      <w:pPr>
        <w:spacing w:line="384" w:lineRule="auto"/>
        <w:textAlignment w:val="baseline"/>
        <w:rPr>
          <w:rFonts w:ascii="Arial" w:eastAsia="굴림" w:hAnsi="Arial" w:cs="Arial"/>
          <w:b/>
          <w:spacing w:val="-2"/>
          <w:kern w:val="0"/>
          <w:sz w:val="22"/>
          <w:rPrChange w:id="5796" w:author="Keis" w:date="2024-09-06T17:45:00Z">
            <w:rPr>
              <w:rFonts w:ascii="Arial" w:eastAsia="굴림" w:hAnsi="Arial" w:cs="Arial"/>
              <w:b/>
              <w:color w:val="FF0000"/>
              <w:spacing w:val="-2"/>
              <w:kern w:val="0"/>
              <w:sz w:val="22"/>
            </w:rPr>
          </w:rPrChange>
        </w:rPr>
      </w:pPr>
      <w:r w:rsidRPr="00706C18">
        <w:rPr>
          <w:rFonts w:ascii="Arial" w:eastAsia="굴림" w:hAnsi="Arial" w:cs="Arial"/>
          <w:b/>
          <w:kern w:val="0"/>
          <w:sz w:val="22"/>
          <w:rPrChange w:id="5797" w:author="Keis" w:date="2024-09-06T17:45:00Z">
            <w:rPr>
              <w:rFonts w:ascii="Arial" w:eastAsia="굴림" w:hAnsi="Arial" w:cs="Arial"/>
              <w:b/>
              <w:color w:val="FF0000"/>
              <w:kern w:val="0"/>
              <w:sz w:val="22"/>
            </w:rPr>
          </w:rPrChange>
        </w:rPr>
        <w:lastRenderedPageBreak/>
        <w:t>&lt;Re-employment education and training&gt;</w:t>
      </w:r>
    </w:p>
    <w:p w14:paraId="680A5ECF" w14:textId="77777777" w:rsidR="00E44579" w:rsidRPr="00706C18" w:rsidRDefault="00E44579" w:rsidP="00E44579">
      <w:pPr>
        <w:spacing w:line="384" w:lineRule="auto"/>
        <w:textAlignment w:val="baseline"/>
        <w:rPr>
          <w:rFonts w:ascii="Arial" w:eastAsia="나눔명조" w:hAnsi="Arial" w:cs="Arial"/>
          <w:spacing w:val="-2"/>
          <w:kern w:val="0"/>
          <w:sz w:val="22"/>
          <w:rPrChange w:id="5798" w:author="Keis" w:date="2024-09-06T17:45:00Z">
            <w:rPr>
              <w:rFonts w:ascii="Arial" w:eastAsia="나눔명조" w:hAnsi="Arial" w:cs="Arial"/>
              <w:color w:val="FF0000"/>
              <w:spacing w:val="-2"/>
              <w:kern w:val="0"/>
              <w:sz w:val="22"/>
            </w:rPr>
          </w:rPrChange>
        </w:rPr>
      </w:pPr>
      <w:r w:rsidRPr="00706C18">
        <w:rPr>
          <w:rFonts w:ascii="Arial" w:eastAsia="나눔명조" w:hAnsi="Arial" w:cs="Arial"/>
          <w:spacing w:val="-2"/>
          <w:kern w:val="0"/>
          <w:sz w:val="22"/>
          <w:rPrChange w:id="5799" w:author="Keis" w:date="2024-09-06T17:45:00Z">
            <w:rPr>
              <w:rFonts w:ascii="Arial" w:eastAsia="나눔명조" w:hAnsi="Arial" w:cs="Arial"/>
              <w:color w:val="FF0000"/>
              <w:spacing w:val="-2"/>
              <w:kern w:val="0"/>
              <w:sz w:val="22"/>
            </w:rPr>
          </w:rPrChange>
        </w:rPr>
        <w:t xml:space="preserve">Dadd8c26. </w:t>
      </w:r>
      <w:r w:rsidR="00AB54D7" w:rsidRPr="00706C18">
        <w:rPr>
          <w:rFonts w:ascii="Arial" w:eastAsia="나눔명조" w:hAnsi="Arial" w:cs="Arial"/>
          <w:spacing w:val="-2"/>
          <w:kern w:val="0"/>
          <w:sz w:val="22"/>
          <w:rPrChange w:id="5800" w:author="Keis" w:date="2024-09-06T17:45:00Z">
            <w:rPr>
              <w:rFonts w:ascii="Arial" w:eastAsia="나눔명조" w:hAnsi="Arial" w:cs="Arial"/>
              <w:color w:val="FF0000"/>
              <w:spacing w:val="-2"/>
              <w:kern w:val="0"/>
              <w:sz w:val="22"/>
            </w:rPr>
          </w:rPrChange>
        </w:rPr>
        <w:t>The K</w:t>
      </w:r>
      <w:r w:rsidR="00B0760E" w:rsidRPr="00706C18">
        <w:rPr>
          <w:rFonts w:ascii="Arial" w:eastAsia="나눔명조" w:hAnsi="Arial" w:cs="Arial"/>
          <w:spacing w:val="-2"/>
          <w:kern w:val="0"/>
          <w:sz w:val="22"/>
          <w:rPrChange w:id="5801" w:author="Keis" w:date="2024-09-06T17:45:00Z">
            <w:rPr>
              <w:rFonts w:ascii="Arial" w:eastAsia="나눔명조" w:hAnsi="Arial" w:cs="Arial"/>
              <w:color w:val="FF0000"/>
              <w:spacing w:val="-2"/>
              <w:kern w:val="0"/>
              <w:sz w:val="22"/>
            </w:rPr>
          </w:rPrChange>
        </w:rPr>
        <w:t xml:space="preserve">orean government implemented </w:t>
      </w:r>
      <w:r w:rsidR="00AB54D7" w:rsidRPr="00706C18">
        <w:rPr>
          <w:rFonts w:ascii="Arial" w:eastAsia="나눔명조" w:hAnsi="Arial" w:cs="Arial"/>
          <w:spacing w:val="-2"/>
          <w:kern w:val="0"/>
          <w:sz w:val="22"/>
          <w:rPrChange w:id="5802" w:author="Keis" w:date="2024-09-06T17:45:00Z">
            <w:rPr>
              <w:rFonts w:ascii="Arial" w:eastAsia="나눔명조" w:hAnsi="Arial" w:cs="Arial"/>
              <w:color w:val="FF0000"/>
              <w:spacing w:val="-2"/>
              <w:kern w:val="0"/>
              <w:sz w:val="22"/>
            </w:rPr>
          </w:rPrChange>
        </w:rPr>
        <w:t xml:space="preserve">a </w:t>
      </w:r>
      <w:r w:rsidR="00B0760E" w:rsidRPr="00706C18">
        <w:rPr>
          <w:rFonts w:ascii="Arial" w:eastAsia="나눔명조" w:hAnsi="Arial" w:cs="Arial"/>
          <w:spacing w:val="-2"/>
          <w:kern w:val="0"/>
          <w:sz w:val="22"/>
          <w:rPrChange w:id="5803" w:author="Keis" w:date="2024-09-06T17:45:00Z">
            <w:rPr>
              <w:rFonts w:ascii="Arial" w:eastAsia="나눔명조" w:hAnsi="Arial" w:cs="Arial"/>
              <w:color w:val="FF0000"/>
              <w:spacing w:val="-2"/>
              <w:kern w:val="0"/>
              <w:sz w:val="22"/>
            </w:rPr>
          </w:rPrChange>
        </w:rPr>
        <w:t xml:space="preserve">re-employment education and training program to help the elderly </w:t>
      </w:r>
      <w:r w:rsidR="00981214" w:rsidRPr="00706C18">
        <w:rPr>
          <w:rFonts w:ascii="Arial" w:eastAsia="나눔명조" w:hAnsi="Arial" w:cs="Arial"/>
          <w:spacing w:val="-2"/>
          <w:kern w:val="0"/>
          <w:sz w:val="22"/>
          <w:rPrChange w:id="5804" w:author="Keis" w:date="2024-09-06T17:45:00Z">
            <w:rPr>
              <w:rFonts w:ascii="Arial" w:eastAsia="나눔명조" w:hAnsi="Arial" w:cs="Arial"/>
              <w:color w:val="FF0000"/>
              <w:spacing w:val="-2"/>
              <w:kern w:val="0"/>
              <w:sz w:val="22"/>
            </w:rPr>
          </w:rPrChange>
        </w:rPr>
        <w:t>to land a job again. Have you ever heard of re-employment education and training?</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5A3AD9" w:rsidRPr="00706C18" w14:paraId="7B1D0EB3" w14:textId="77777777" w:rsidTr="005A3AD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bookmarkEnd w:id="5795"/>
          <w:p w14:paraId="70E422EF" w14:textId="77777777" w:rsidR="005A3AD9" w:rsidRPr="00706C18" w:rsidRDefault="005170E6" w:rsidP="005A3AD9">
            <w:pPr>
              <w:spacing w:line="56" w:lineRule="atLeast"/>
              <w:textAlignment w:val="baseline"/>
              <w:rPr>
                <w:rFonts w:ascii="Arial" w:eastAsia="굴림" w:hAnsi="Arial" w:cs="Arial"/>
                <w:kern w:val="0"/>
                <w:sz w:val="22"/>
                <w:rPrChange w:id="5805" w:author="Keis" w:date="2024-09-06T17:45:00Z">
                  <w:rPr>
                    <w:rFonts w:ascii="Arial" w:eastAsia="굴림" w:hAnsi="Arial" w:cs="Arial"/>
                    <w:color w:val="000000"/>
                    <w:kern w:val="0"/>
                    <w:sz w:val="22"/>
                  </w:rPr>
                </w:rPrChange>
              </w:rPr>
            </w:pPr>
            <w:r w:rsidRPr="00706C18">
              <w:rPr>
                <w:rFonts w:ascii="Arial" w:eastAsia="나눔명조" w:hAnsi="Arial" w:cs="Arial"/>
                <w:b/>
                <w:bCs/>
                <w:spacing w:val="-2"/>
                <w:kern w:val="0"/>
                <w:sz w:val="22"/>
                <w:rPrChange w:id="5806" w:author="Keis" w:date="2024-09-06T17:45:00Z">
                  <w:rPr>
                    <w:rFonts w:ascii="Arial" w:eastAsia="나눔명조" w:hAnsi="Arial" w:cs="Arial"/>
                    <w:b/>
                    <w:bCs/>
                    <w:color w:val="FF0000"/>
                    <w:spacing w:val="-2"/>
                    <w:kern w:val="0"/>
                    <w:sz w:val="22"/>
                  </w:rPr>
                </w:rPrChange>
              </w:rPr>
              <w:t>What is re-employment education and training</w:t>
            </w:r>
            <w:r w:rsidRPr="00706C18">
              <w:rPr>
                <w:rFonts w:ascii="Arial" w:eastAsia="나눔명조" w:hAnsi="Arial" w:cs="Arial"/>
                <w:spacing w:val="-2"/>
                <w:kern w:val="0"/>
                <w:sz w:val="22"/>
                <w:rPrChange w:id="5807" w:author="Keis" w:date="2024-09-06T17:45:00Z">
                  <w:rPr>
                    <w:rFonts w:ascii="Arial" w:eastAsia="나눔명조" w:hAnsi="Arial" w:cs="Arial"/>
                    <w:color w:val="FF0000"/>
                    <w:spacing w:val="-2"/>
                    <w:kern w:val="0"/>
                    <w:sz w:val="22"/>
                  </w:rPr>
                </w:rPrChange>
              </w:rPr>
              <w:t>? Re-employment education and training refers to a type of education and training that offers various re-employment services such as Successful Employment Service Package, the Tomorrow Learning Card, and Korea Polytechnics’ Non-Degree Vocational Training. These specialized services ultimately help the elderly obtain re-employment.</w:t>
            </w:r>
            <w:r w:rsidR="005A3AD9" w:rsidRPr="00706C18">
              <w:rPr>
                <w:rFonts w:ascii="Arial" w:eastAsia="나눔명조" w:hAnsi="Arial" w:cs="Arial"/>
                <w:spacing w:val="-2"/>
                <w:kern w:val="0"/>
                <w:sz w:val="22"/>
                <w:rPrChange w:id="5808" w:author="Keis" w:date="2024-09-06T17:45:00Z">
                  <w:rPr>
                    <w:rFonts w:ascii="Arial" w:eastAsia="나눔명조" w:hAnsi="Arial" w:cs="Arial"/>
                    <w:color w:val="000000"/>
                    <w:spacing w:val="-2"/>
                    <w:kern w:val="0"/>
                    <w:sz w:val="22"/>
                  </w:rPr>
                </w:rPrChange>
              </w:rPr>
              <w:t xml:space="preserve"> </w:t>
            </w:r>
          </w:p>
        </w:tc>
      </w:tr>
    </w:tbl>
    <w:p w14:paraId="24C9EE2D" w14:textId="77777777" w:rsidR="005A3AD9" w:rsidRPr="00706C18" w:rsidRDefault="005A3AD9" w:rsidP="005A3AD9">
      <w:pPr>
        <w:spacing w:line="384" w:lineRule="auto"/>
        <w:textAlignment w:val="baseline"/>
        <w:rPr>
          <w:rFonts w:ascii="Arial" w:eastAsia="굴림" w:hAnsi="Arial" w:cs="Arial"/>
          <w:kern w:val="0"/>
          <w:sz w:val="22"/>
          <w:rPrChange w:id="5809" w:author="Keis" w:date="2024-09-06T17:45: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810" w:author="Keis" w:date="2024-09-06T17:45: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811" w:author="Keis" w:date="2024-09-06T17:45:00Z">
            <w:rPr>
              <w:rFonts w:ascii="Arial" w:eastAsia="나눔명조" w:hAnsi="Arial" w:cs="Arial"/>
              <w:color w:val="FF0000"/>
              <w:spacing w:val="-2"/>
              <w:kern w:val="0"/>
              <w:sz w:val="22"/>
            </w:rPr>
          </w:rPrChange>
        </w:rPr>
        <w:t xml:space="preserve"> </w:t>
      </w:r>
      <w:r w:rsidR="00E44579" w:rsidRPr="00706C18">
        <w:rPr>
          <w:rFonts w:ascii="Arial" w:eastAsia="나눔명조" w:hAnsi="Arial" w:cs="Arial"/>
          <w:spacing w:val="-2"/>
          <w:kern w:val="0"/>
          <w:sz w:val="22"/>
          <w:rPrChange w:id="5812" w:author="Keis" w:date="2024-09-06T17:45:00Z">
            <w:rPr>
              <w:rFonts w:ascii="Arial" w:eastAsia="나눔명조" w:hAnsi="Arial" w:cs="Arial"/>
              <w:color w:val="FF0000"/>
              <w:spacing w:val="-2"/>
              <w:kern w:val="0"/>
              <w:sz w:val="22"/>
            </w:rPr>
          </w:rPrChange>
        </w:rPr>
        <w:t>Yes</w:t>
      </w:r>
    </w:p>
    <w:p w14:paraId="71C305A4" w14:textId="77777777" w:rsidR="005A3AD9" w:rsidRPr="00706C18" w:rsidRDefault="005A3AD9" w:rsidP="005A3AD9">
      <w:pPr>
        <w:spacing w:line="384" w:lineRule="auto"/>
        <w:textAlignment w:val="baseline"/>
        <w:rPr>
          <w:rFonts w:ascii="Arial" w:eastAsia="굴림" w:hAnsi="Arial" w:cs="Arial"/>
          <w:kern w:val="0"/>
          <w:sz w:val="22"/>
          <w:rPrChange w:id="5813" w:author="Keis" w:date="2024-09-06T17:45: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814" w:author="Keis" w:date="2024-09-06T17:45: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815" w:author="Keis" w:date="2024-09-06T17:45:00Z">
            <w:rPr>
              <w:rFonts w:ascii="Arial" w:eastAsia="나눔명조" w:hAnsi="Arial" w:cs="Arial"/>
              <w:color w:val="FF0000"/>
              <w:spacing w:val="-2"/>
              <w:kern w:val="0"/>
              <w:sz w:val="22"/>
            </w:rPr>
          </w:rPrChange>
        </w:rPr>
        <w:t xml:space="preserve"> </w:t>
      </w:r>
      <w:r w:rsidR="00E44579" w:rsidRPr="00706C18">
        <w:rPr>
          <w:rFonts w:ascii="Arial" w:eastAsia="나눔명조" w:hAnsi="Arial" w:cs="Arial"/>
          <w:spacing w:val="-2"/>
          <w:kern w:val="0"/>
          <w:sz w:val="22"/>
          <w:rPrChange w:id="5816" w:author="Keis" w:date="2024-09-06T17:45:00Z">
            <w:rPr>
              <w:rFonts w:ascii="Arial" w:eastAsia="나눔명조" w:hAnsi="Arial" w:cs="Arial"/>
              <w:color w:val="FF0000"/>
              <w:spacing w:val="-2"/>
              <w:kern w:val="0"/>
              <w:sz w:val="22"/>
            </w:rPr>
          </w:rPrChange>
        </w:rPr>
        <w:t xml:space="preserve">No </w:t>
      </w:r>
      <w:r w:rsidRPr="00706C18">
        <w:rPr>
          <w:rFonts w:ascii="Arial" w:eastAsia="나눔명조" w:hAnsi="Arial" w:cs="Arial" w:hint="eastAsia"/>
          <w:spacing w:val="-2"/>
          <w:kern w:val="0"/>
          <w:sz w:val="22"/>
          <w:rPrChange w:id="5817" w:author="Keis" w:date="2024-09-06T17:45: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5818" w:author="Keis" w:date="2024-09-06T17:45:00Z">
            <w:rPr>
              <w:rFonts w:ascii="Arial" w:eastAsia="나눔명조" w:hAnsi="Arial" w:cs="Arial"/>
              <w:color w:val="FF0000"/>
              <w:spacing w:val="-2"/>
              <w:kern w:val="0"/>
              <w:sz w:val="22"/>
            </w:rPr>
          </w:rPrChange>
        </w:rPr>
        <w:t xml:space="preserve"> Dadd8c_28</w:t>
      </w:r>
    </w:p>
    <w:p w14:paraId="61BC67DA" w14:textId="77777777" w:rsidR="005A3AD9" w:rsidRPr="00706C18" w:rsidRDefault="005A3AD9" w:rsidP="005A3AD9">
      <w:pPr>
        <w:spacing w:line="384" w:lineRule="auto"/>
        <w:textAlignment w:val="baseline"/>
        <w:rPr>
          <w:rFonts w:ascii="Arial" w:eastAsia="굴림" w:hAnsi="Arial" w:cs="Arial"/>
          <w:spacing w:val="-2"/>
          <w:kern w:val="0"/>
          <w:sz w:val="22"/>
          <w:rPrChange w:id="5819" w:author="Keis" w:date="2024-09-06T17:45:00Z">
            <w:rPr>
              <w:rFonts w:ascii="Arial" w:eastAsia="굴림" w:hAnsi="Arial" w:cs="Arial"/>
              <w:color w:val="FF0000"/>
              <w:spacing w:val="-2"/>
              <w:kern w:val="0"/>
              <w:sz w:val="22"/>
            </w:rPr>
          </w:rPrChange>
        </w:rPr>
      </w:pPr>
    </w:p>
    <w:p w14:paraId="13E8F907" w14:textId="77777777" w:rsidR="00E44579" w:rsidRPr="00706C18" w:rsidRDefault="005A3AD9" w:rsidP="00E44579">
      <w:pPr>
        <w:spacing w:line="384" w:lineRule="auto"/>
        <w:textAlignment w:val="baseline"/>
        <w:rPr>
          <w:rFonts w:ascii="Arial" w:eastAsia="굴림" w:hAnsi="Arial" w:cs="Arial"/>
          <w:spacing w:val="-2"/>
          <w:kern w:val="0"/>
          <w:sz w:val="22"/>
          <w:rPrChange w:id="5820" w:author="Keis" w:date="2024-09-06T17:45: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821" w:author="Keis" w:date="2024-09-06T17:45:00Z">
            <w:rPr>
              <w:rFonts w:ascii="Arial" w:eastAsia="나눔명조" w:hAnsi="Arial" w:cs="Arial"/>
              <w:color w:val="FF0000"/>
              <w:spacing w:val="-2"/>
              <w:kern w:val="0"/>
              <w:sz w:val="22"/>
            </w:rPr>
          </w:rPrChange>
        </w:rPr>
        <w:t xml:space="preserve">Dadd8c_27. </w:t>
      </w:r>
      <w:r w:rsidR="00E44579" w:rsidRPr="00706C18">
        <w:rPr>
          <w:rFonts w:ascii="Arial" w:eastAsia="나눔명조" w:hAnsi="Arial" w:cs="Arial"/>
          <w:spacing w:val="-2"/>
          <w:kern w:val="0"/>
          <w:sz w:val="22"/>
          <w:rPrChange w:id="5822" w:author="Keis" w:date="2024-09-06T17:45:00Z">
            <w:rPr>
              <w:rFonts w:ascii="Arial" w:eastAsia="나눔명조" w:hAnsi="Arial" w:cs="Arial"/>
              <w:color w:val="FF0000"/>
              <w:spacing w:val="-2"/>
              <w:kern w:val="0"/>
              <w:sz w:val="22"/>
            </w:rPr>
          </w:rPrChange>
        </w:rPr>
        <w:t>If you know, how did you get the information about this education training?</w:t>
      </w:r>
    </w:p>
    <w:p w14:paraId="0547689F" w14:textId="77777777" w:rsidR="00E27EDE" w:rsidRPr="00706C18" w:rsidRDefault="00E27EDE" w:rsidP="00E27EDE">
      <w:pPr>
        <w:spacing w:line="384" w:lineRule="auto"/>
        <w:textAlignment w:val="baseline"/>
        <w:rPr>
          <w:ins w:id="5823" w:author="Keis" w:date="2024-09-06T14:28:00Z"/>
          <w:rFonts w:ascii="Arial" w:eastAsia="굴림" w:hAnsi="Arial" w:cs="Arial"/>
          <w:kern w:val="0"/>
          <w:sz w:val="22"/>
          <w:rPrChange w:id="5824" w:author="Keis" w:date="2024-09-06T17:45:00Z">
            <w:rPr>
              <w:ins w:id="5825" w:author="Keis" w:date="2024-09-06T14:28:00Z"/>
              <w:rFonts w:ascii="Arial" w:eastAsia="굴림" w:hAnsi="Arial" w:cs="Arial"/>
              <w:color w:val="000000"/>
              <w:kern w:val="0"/>
              <w:sz w:val="22"/>
            </w:rPr>
          </w:rPrChange>
        </w:rPr>
      </w:pPr>
      <w:ins w:id="5826" w:author="Keis" w:date="2024-09-06T14:28:00Z">
        <w:r w:rsidRPr="00706C18">
          <w:rPr>
            <w:rFonts w:ascii="굴림" w:eastAsia="굴림" w:hAnsi="굴림" w:cs="굴림" w:hint="eastAsia"/>
            <w:spacing w:val="-2"/>
            <w:kern w:val="0"/>
            <w:sz w:val="22"/>
            <w:rPrChange w:id="5827" w:author="Keis" w:date="2024-09-06T17:45: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828" w:author="Keis" w:date="2024-09-06T17:45:00Z">
              <w:rPr>
                <w:rFonts w:ascii="Arial" w:eastAsia="나눔명조" w:hAnsi="Arial" w:cs="Arial"/>
                <w:color w:val="FF0000"/>
                <w:spacing w:val="-2"/>
                <w:kern w:val="0"/>
                <w:sz w:val="22"/>
              </w:rPr>
            </w:rPrChange>
          </w:rPr>
          <w:t xml:space="preserve"> through newspaper and magazine.</w:t>
        </w:r>
      </w:ins>
    </w:p>
    <w:p w14:paraId="1F8561F9" w14:textId="77777777" w:rsidR="00E27EDE" w:rsidRPr="00706C18" w:rsidRDefault="00E27EDE" w:rsidP="00E27EDE">
      <w:pPr>
        <w:spacing w:line="384" w:lineRule="auto"/>
        <w:textAlignment w:val="baseline"/>
        <w:rPr>
          <w:ins w:id="5829" w:author="Keis" w:date="2024-09-06T14:28:00Z"/>
          <w:rFonts w:ascii="Arial" w:eastAsia="굴림" w:hAnsi="Arial" w:cs="Arial"/>
          <w:kern w:val="0"/>
          <w:sz w:val="22"/>
          <w:rPrChange w:id="5830" w:author="Keis" w:date="2024-09-06T17:45:00Z">
            <w:rPr>
              <w:ins w:id="5831" w:author="Keis" w:date="2024-09-06T14:28:00Z"/>
              <w:rFonts w:ascii="Arial" w:eastAsia="굴림" w:hAnsi="Arial" w:cs="Arial"/>
              <w:color w:val="000000"/>
              <w:kern w:val="0"/>
              <w:sz w:val="22"/>
            </w:rPr>
          </w:rPrChange>
        </w:rPr>
      </w:pPr>
      <w:ins w:id="5832" w:author="Keis" w:date="2024-09-06T14:28:00Z">
        <w:r w:rsidRPr="00706C18">
          <w:rPr>
            <w:rFonts w:ascii="굴림" w:eastAsia="굴림" w:hAnsi="굴림" w:cs="굴림" w:hint="eastAsia"/>
            <w:spacing w:val="-2"/>
            <w:kern w:val="0"/>
            <w:sz w:val="22"/>
            <w:rPrChange w:id="5833" w:author="Keis" w:date="2024-09-06T17:45: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834" w:author="Keis" w:date="2024-09-06T17:45:00Z">
              <w:rPr>
                <w:rFonts w:ascii="Arial" w:eastAsia="나눔명조" w:hAnsi="Arial" w:cs="Arial"/>
                <w:color w:val="FF0000"/>
                <w:spacing w:val="-2"/>
                <w:kern w:val="0"/>
                <w:sz w:val="22"/>
              </w:rPr>
            </w:rPrChange>
          </w:rPr>
          <w:t xml:space="preserve"> through radio and TV</w:t>
        </w:r>
      </w:ins>
    </w:p>
    <w:p w14:paraId="5B0C4880" w14:textId="77777777" w:rsidR="00E27EDE" w:rsidRPr="00706C18" w:rsidRDefault="00E27EDE" w:rsidP="00E27EDE">
      <w:pPr>
        <w:spacing w:line="384" w:lineRule="auto"/>
        <w:textAlignment w:val="baseline"/>
        <w:rPr>
          <w:ins w:id="5835" w:author="Keis" w:date="2024-09-06T14:28:00Z"/>
          <w:rFonts w:ascii="Arial" w:eastAsia="굴림" w:hAnsi="Arial" w:cs="Arial"/>
          <w:kern w:val="0"/>
          <w:sz w:val="22"/>
          <w:rPrChange w:id="5836" w:author="Keis" w:date="2024-09-06T17:45:00Z">
            <w:rPr>
              <w:ins w:id="5837" w:author="Keis" w:date="2024-09-06T14:28:00Z"/>
              <w:rFonts w:ascii="Arial" w:eastAsia="굴림" w:hAnsi="Arial" w:cs="Arial"/>
              <w:color w:val="000000"/>
              <w:kern w:val="0"/>
              <w:sz w:val="22"/>
            </w:rPr>
          </w:rPrChange>
        </w:rPr>
      </w:pPr>
      <w:ins w:id="5838" w:author="Keis" w:date="2024-09-06T14:28:00Z">
        <w:r w:rsidRPr="00706C18">
          <w:rPr>
            <w:rFonts w:ascii="굴림" w:eastAsia="굴림" w:hAnsi="굴림" w:cs="굴림" w:hint="eastAsia"/>
            <w:spacing w:val="-2"/>
            <w:kern w:val="0"/>
            <w:sz w:val="22"/>
            <w:rPrChange w:id="5839" w:author="Keis" w:date="2024-09-06T17:45: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840" w:author="Keis" w:date="2024-09-06T17:45:00Z">
              <w:rPr>
                <w:rFonts w:ascii="Arial" w:eastAsia="나눔명조" w:hAnsi="Arial" w:cs="Arial"/>
                <w:color w:val="FF0000"/>
                <w:spacing w:val="-2"/>
                <w:kern w:val="0"/>
                <w:sz w:val="22"/>
              </w:rPr>
            </w:rPrChange>
          </w:rPr>
          <w:t xml:space="preserve"> through family and friend</w:t>
        </w:r>
      </w:ins>
    </w:p>
    <w:p w14:paraId="01463570" w14:textId="77777777" w:rsidR="00E27EDE" w:rsidRPr="00FF1D2F" w:rsidRDefault="00E27EDE" w:rsidP="00E27EDE">
      <w:pPr>
        <w:pStyle w:val="20"/>
        <w:rPr>
          <w:ins w:id="5841" w:author="Keis" w:date="2024-09-06T14:28:00Z"/>
          <w:rFonts w:ascii="Arial" w:hAnsi="Arial" w:cs="Arial"/>
          <w:color w:val="00B050"/>
          <w:sz w:val="22"/>
        </w:rPr>
      </w:pPr>
      <w:ins w:id="5842" w:author="Keis" w:date="2024-09-06T14:28:00Z">
        <w:r w:rsidRPr="00FF1D2F">
          <w:rPr>
            <w:rFonts w:ascii="굴림" w:hint="eastAsia"/>
            <w:color w:val="00B050"/>
            <w:sz w:val="22"/>
          </w:rPr>
          <w:t>④</w:t>
        </w:r>
        <w:r w:rsidRPr="00FF1D2F">
          <w:rPr>
            <w:rFonts w:ascii="Arial" w:eastAsia="나눔명조" w:hAnsi="Arial" w:cs="Arial"/>
            <w:color w:val="00B050"/>
            <w:sz w:val="22"/>
          </w:rPr>
          <w:t xml:space="preserve"> through the website providing information on job-searching and training(</w:t>
        </w:r>
        <w:proofErr w:type="spellStart"/>
        <w:r w:rsidRPr="00FF1D2F">
          <w:rPr>
            <w:rFonts w:ascii="Arial" w:eastAsia="나눔명조" w:hAnsi="Arial" w:cs="Arial"/>
            <w:color w:val="00B050"/>
            <w:sz w:val="22"/>
          </w:rPr>
          <w:t>Worknet</w:t>
        </w:r>
        <w:proofErr w:type="spellEnd"/>
        <w:r w:rsidRPr="00FF1D2F">
          <w:rPr>
            <w:rFonts w:ascii="Arial" w:eastAsia="나눔명조" w:hAnsi="Arial" w:cs="Arial"/>
            <w:color w:val="00B050"/>
            <w:sz w:val="22"/>
          </w:rPr>
          <w:t xml:space="preserve">, HRD-Net </w:t>
        </w:r>
        <w:proofErr w:type="spellStart"/>
        <w:r w:rsidRPr="00FF1D2F">
          <w:rPr>
            <w:rFonts w:ascii="Arial" w:eastAsia="나눔명조" w:hAnsi="Arial" w:cs="Arial"/>
            <w:color w:val="00B050"/>
            <w:sz w:val="22"/>
          </w:rPr>
          <w:t>etc</w:t>
        </w:r>
        <w:proofErr w:type="spellEnd"/>
        <w:r w:rsidRPr="00FF1D2F">
          <w:rPr>
            <w:rFonts w:ascii="Arial" w:eastAsia="나눔명조" w:hAnsi="Arial" w:cs="Arial"/>
            <w:color w:val="00B050"/>
            <w:sz w:val="22"/>
          </w:rPr>
          <w:t>)</w:t>
        </w:r>
      </w:ins>
    </w:p>
    <w:p w14:paraId="7D7CC27B" w14:textId="77777777" w:rsidR="00E27EDE" w:rsidRPr="00FF1D2F" w:rsidRDefault="00E27EDE" w:rsidP="00E27EDE">
      <w:pPr>
        <w:pStyle w:val="20"/>
        <w:rPr>
          <w:ins w:id="5843" w:author="Keis" w:date="2024-09-06T14:28:00Z"/>
          <w:rFonts w:ascii="Arial" w:eastAsia="나눔명조" w:hAnsi="Arial" w:cs="Arial"/>
          <w:color w:val="00B050"/>
          <w:sz w:val="22"/>
        </w:rPr>
      </w:pPr>
      <w:ins w:id="5844" w:author="Keis" w:date="2024-09-06T14:28:00Z">
        <w:r w:rsidRPr="00FF1D2F">
          <w:rPr>
            <w:rFonts w:ascii="Arial" w:eastAsia="나눔명조" w:hAnsi="Arial" w:cs="Arial" w:hint="eastAsia"/>
            <w:color w:val="00B050"/>
            <w:sz w:val="22"/>
          </w:rPr>
          <w:t>⑤</w:t>
        </w:r>
        <w:r w:rsidRPr="00FF1D2F">
          <w:rPr>
            <w:rFonts w:ascii="Arial" w:eastAsia="나눔명조" w:hAnsi="Arial" w:cs="Arial"/>
            <w:color w:val="00B050"/>
            <w:sz w:val="22"/>
          </w:rPr>
          <w:t xml:space="preserve"> through a public employment and training agency (Employment Welfare Plus Center, Senior’s job hope center, Korea Polytechnics college etc.)</w:t>
        </w:r>
      </w:ins>
    </w:p>
    <w:p w14:paraId="363DDCC0" w14:textId="77777777" w:rsidR="00E27EDE" w:rsidRPr="00FF1D2F" w:rsidRDefault="00E27EDE" w:rsidP="00E27EDE">
      <w:pPr>
        <w:pStyle w:val="20"/>
        <w:rPr>
          <w:ins w:id="5845" w:author="Keis" w:date="2024-09-06T14:28:00Z"/>
          <w:rFonts w:ascii="Arial" w:eastAsia="나눔명조" w:hAnsi="Arial" w:cs="Arial"/>
          <w:color w:val="00B050"/>
          <w:sz w:val="22"/>
        </w:rPr>
      </w:pPr>
      <w:ins w:id="5846" w:author="Keis" w:date="2024-09-06T14:28:00Z">
        <w:r w:rsidRPr="00FF1D2F">
          <w:rPr>
            <w:rFonts w:ascii="Arial" w:eastAsia="나눔명조" w:hAnsi="Arial" w:cs="Arial" w:hint="eastAsia"/>
            <w:color w:val="00B050"/>
            <w:sz w:val="22"/>
          </w:rPr>
          <w:t>⑥</w:t>
        </w:r>
        <w:r w:rsidRPr="00FF1D2F">
          <w:rPr>
            <w:rFonts w:ascii="Arial" w:eastAsia="나눔명조" w:hAnsi="Arial" w:cs="Arial"/>
            <w:color w:val="00B050"/>
            <w:sz w:val="22"/>
          </w:rPr>
          <w:t xml:space="preserve"> through a private employment and training agency</w:t>
        </w:r>
      </w:ins>
    </w:p>
    <w:p w14:paraId="7E4A7EB3" w14:textId="77777777" w:rsidR="00E27EDE" w:rsidRPr="00FF1D2F" w:rsidRDefault="00E27EDE" w:rsidP="00E27EDE">
      <w:pPr>
        <w:spacing w:line="384" w:lineRule="auto"/>
        <w:textAlignment w:val="baseline"/>
        <w:rPr>
          <w:ins w:id="5847" w:author="Keis" w:date="2024-09-06T14:28:00Z"/>
          <w:rFonts w:ascii="Arial" w:eastAsia="나눔명조" w:hAnsi="Arial" w:cs="Arial"/>
          <w:color w:val="00B050"/>
          <w:spacing w:val="-2"/>
          <w:kern w:val="0"/>
          <w:sz w:val="22"/>
          <w:szCs w:val="20"/>
        </w:rPr>
      </w:pPr>
      <w:ins w:id="5848" w:author="Keis" w:date="2024-09-06T14:28:00Z">
        <w:r w:rsidRPr="00FF1D2F">
          <w:rPr>
            <w:rFonts w:ascii="Arial" w:eastAsia="나눔명조" w:hAnsi="Arial" w:cs="Arial" w:hint="eastAsia"/>
            <w:color w:val="00B050"/>
            <w:spacing w:val="-2"/>
            <w:kern w:val="0"/>
            <w:sz w:val="22"/>
            <w:szCs w:val="20"/>
          </w:rPr>
          <w:t>⑦</w:t>
        </w:r>
        <w:r w:rsidRPr="00FF1D2F">
          <w:rPr>
            <w:rFonts w:ascii="Arial" w:eastAsia="나눔명조" w:hAnsi="Arial" w:cs="Arial"/>
            <w:color w:val="00B050"/>
            <w:spacing w:val="-2"/>
            <w:kern w:val="0"/>
            <w:sz w:val="22"/>
            <w:szCs w:val="20"/>
          </w:rPr>
          <w:t xml:space="preserve"> others(_____________________________________)</w:t>
        </w:r>
      </w:ins>
    </w:p>
    <w:p w14:paraId="6BA64B6C" w14:textId="729A18AC" w:rsidR="00E44579" w:rsidRPr="00B90D96" w:rsidDel="00E27EDE" w:rsidRDefault="00E44579" w:rsidP="00E44579">
      <w:pPr>
        <w:spacing w:line="384" w:lineRule="auto"/>
        <w:textAlignment w:val="baseline"/>
        <w:rPr>
          <w:del w:id="5849" w:author="Keis" w:date="2024-09-06T14:28:00Z"/>
          <w:rFonts w:ascii="Arial" w:eastAsia="굴림" w:hAnsi="Arial" w:cs="Arial"/>
          <w:color w:val="000000"/>
          <w:kern w:val="0"/>
          <w:sz w:val="22"/>
        </w:rPr>
      </w:pPr>
      <w:del w:id="5850" w:author="Keis" w:date="2024-09-06T14:28:00Z">
        <w:r w:rsidRPr="00B90D96" w:rsidDel="00E27EDE">
          <w:rPr>
            <w:rFonts w:ascii="굴림" w:eastAsia="굴림" w:hAnsi="굴림" w:cs="굴림" w:hint="eastAsia"/>
            <w:color w:val="FF0000"/>
            <w:spacing w:val="-2"/>
            <w:kern w:val="0"/>
            <w:sz w:val="22"/>
          </w:rPr>
          <w:delText>①</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newspaper and magazine.</w:delText>
        </w:r>
      </w:del>
    </w:p>
    <w:p w14:paraId="65A84BD1" w14:textId="38664F8E" w:rsidR="00E44579" w:rsidRPr="00B90D96" w:rsidDel="00E27EDE" w:rsidRDefault="00E44579" w:rsidP="00E44579">
      <w:pPr>
        <w:spacing w:line="384" w:lineRule="auto"/>
        <w:textAlignment w:val="baseline"/>
        <w:rPr>
          <w:del w:id="5851" w:author="Keis" w:date="2024-09-06T14:28:00Z"/>
          <w:rFonts w:ascii="Arial" w:eastAsia="굴림" w:hAnsi="Arial" w:cs="Arial"/>
          <w:color w:val="000000"/>
          <w:kern w:val="0"/>
          <w:sz w:val="22"/>
        </w:rPr>
      </w:pPr>
      <w:del w:id="5852" w:author="Keis" w:date="2024-09-06T14:28:00Z">
        <w:r w:rsidRPr="00B90D96" w:rsidDel="00E27EDE">
          <w:rPr>
            <w:rFonts w:ascii="굴림" w:eastAsia="굴림" w:hAnsi="굴림" w:cs="굴림" w:hint="eastAsia"/>
            <w:color w:val="FF0000"/>
            <w:spacing w:val="-2"/>
            <w:kern w:val="0"/>
            <w:sz w:val="22"/>
          </w:rPr>
          <w:delText>②</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radio and TV</w:delText>
        </w:r>
      </w:del>
    </w:p>
    <w:p w14:paraId="04718C30" w14:textId="08B205B2" w:rsidR="00E44579" w:rsidRPr="00B90D96" w:rsidDel="00E27EDE" w:rsidRDefault="00E44579" w:rsidP="00E44579">
      <w:pPr>
        <w:spacing w:line="384" w:lineRule="auto"/>
        <w:textAlignment w:val="baseline"/>
        <w:rPr>
          <w:del w:id="5853" w:author="Keis" w:date="2024-09-06T14:28:00Z"/>
          <w:rFonts w:ascii="Arial" w:eastAsia="굴림" w:hAnsi="Arial" w:cs="Arial"/>
          <w:color w:val="000000"/>
          <w:kern w:val="0"/>
          <w:sz w:val="22"/>
        </w:rPr>
      </w:pPr>
      <w:del w:id="5854" w:author="Keis" w:date="2024-09-06T14:28:00Z">
        <w:r w:rsidRPr="00B90D96" w:rsidDel="00E27EDE">
          <w:rPr>
            <w:rFonts w:ascii="굴림" w:eastAsia="굴림" w:hAnsi="굴림" w:cs="굴림" w:hint="eastAsia"/>
            <w:color w:val="FF0000"/>
            <w:spacing w:val="-2"/>
            <w:kern w:val="0"/>
            <w:sz w:val="22"/>
          </w:rPr>
          <w:delText>③</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family and friend</w:delText>
        </w:r>
      </w:del>
    </w:p>
    <w:p w14:paraId="131BB933" w14:textId="59766803" w:rsidR="00E44579" w:rsidRPr="00B90D96" w:rsidDel="00E27EDE" w:rsidRDefault="00E44579" w:rsidP="00E44579">
      <w:pPr>
        <w:spacing w:line="384" w:lineRule="auto"/>
        <w:textAlignment w:val="baseline"/>
        <w:rPr>
          <w:del w:id="5855" w:author="Keis" w:date="2024-09-06T14:28:00Z"/>
          <w:rFonts w:ascii="Arial" w:eastAsia="굴림" w:hAnsi="Arial" w:cs="Arial"/>
          <w:color w:val="000000"/>
          <w:kern w:val="0"/>
          <w:sz w:val="22"/>
        </w:rPr>
      </w:pPr>
      <w:del w:id="5856" w:author="Keis" w:date="2024-09-06T14:28:00Z">
        <w:r w:rsidRPr="00B90D96" w:rsidDel="00E27EDE">
          <w:rPr>
            <w:rFonts w:ascii="굴림" w:eastAsia="굴림" w:hAnsi="굴림" w:cs="굴림" w:hint="eastAsia"/>
            <w:color w:val="FF0000"/>
            <w:spacing w:val="-2"/>
            <w:kern w:val="0"/>
            <w:sz w:val="22"/>
          </w:rPr>
          <w:delText>④</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employment magazine</w:delText>
        </w:r>
      </w:del>
    </w:p>
    <w:p w14:paraId="299C9000" w14:textId="50DEF8BF" w:rsidR="00E44579" w:rsidRPr="00B90D96" w:rsidDel="00E27EDE" w:rsidRDefault="00E44579" w:rsidP="00E44579">
      <w:pPr>
        <w:spacing w:line="384" w:lineRule="auto"/>
        <w:textAlignment w:val="baseline"/>
        <w:rPr>
          <w:del w:id="5857" w:author="Keis" w:date="2024-09-06T14:28:00Z"/>
          <w:rFonts w:ascii="Arial" w:eastAsia="굴림" w:hAnsi="Arial" w:cs="Arial"/>
          <w:color w:val="000000"/>
          <w:kern w:val="0"/>
          <w:sz w:val="22"/>
        </w:rPr>
      </w:pPr>
      <w:del w:id="5858" w:author="Keis" w:date="2024-09-06T14:28:00Z">
        <w:r w:rsidRPr="00B90D96" w:rsidDel="00E27EDE">
          <w:rPr>
            <w:rFonts w:ascii="굴림" w:eastAsia="굴림" w:hAnsi="굴림" w:cs="굴림" w:hint="eastAsia"/>
            <w:color w:val="FF0000"/>
            <w:spacing w:val="-2"/>
            <w:kern w:val="0"/>
            <w:sz w:val="22"/>
          </w:rPr>
          <w:delText>⑤</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the workpluscenter</w:delText>
        </w:r>
      </w:del>
    </w:p>
    <w:p w14:paraId="764D2BDC" w14:textId="5C01ED16" w:rsidR="00E44579" w:rsidRPr="00B90D96" w:rsidDel="00E27EDE" w:rsidRDefault="00E44579" w:rsidP="00E44579">
      <w:pPr>
        <w:spacing w:line="384" w:lineRule="auto"/>
        <w:textAlignment w:val="baseline"/>
        <w:rPr>
          <w:del w:id="5859" w:author="Keis" w:date="2024-09-06T14:28:00Z"/>
          <w:rFonts w:ascii="Arial" w:eastAsia="굴림" w:hAnsi="Arial" w:cs="Arial"/>
          <w:color w:val="000000"/>
          <w:kern w:val="0"/>
          <w:sz w:val="22"/>
        </w:rPr>
      </w:pPr>
      <w:del w:id="5860" w:author="Keis" w:date="2024-09-06T14:28:00Z">
        <w:r w:rsidRPr="00B90D96" w:rsidDel="00E27EDE">
          <w:rPr>
            <w:rFonts w:ascii="굴림" w:eastAsia="굴림" w:hAnsi="굴림" w:cs="굴림" w:hint="eastAsia"/>
            <w:color w:val="FF0000"/>
            <w:spacing w:val="-2"/>
            <w:kern w:val="0"/>
            <w:sz w:val="22"/>
          </w:rPr>
          <w:delText>⑥</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through the home page of education training in the internet.</w:delText>
        </w:r>
      </w:del>
    </w:p>
    <w:p w14:paraId="09988B4A" w14:textId="09044E95" w:rsidR="00E44579" w:rsidRPr="00B90D96" w:rsidDel="00E27EDE" w:rsidRDefault="00E44579" w:rsidP="00E44579">
      <w:pPr>
        <w:spacing w:line="384" w:lineRule="auto"/>
        <w:textAlignment w:val="baseline"/>
        <w:rPr>
          <w:del w:id="5861" w:author="Keis" w:date="2024-09-06T14:28:00Z"/>
          <w:rFonts w:ascii="Arial" w:eastAsia="굴림" w:hAnsi="Arial" w:cs="Arial"/>
          <w:color w:val="000000"/>
          <w:kern w:val="0"/>
          <w:sz w:val="22"/>
        </w:rPr>
      </w:pPr>
      <w:del w:id="5862" w:author="Keis" w:date="2024-09-06T14:28:00Z">
        <w:r w:rsidRPr="00B90D96" w:rsidDel="00E27EDE">
          <w:rPr>
            <w:rFonts w:ascii="굴림" w:eastAsia="굴림" w:hAnsi="굴림" w:cs="굴림" w:hint="eastAsia"/>
            <w:color w:val="FF0000"/>
            <w:spacing w:val="-2"/>
            <w:kern w:val="0"/>
            <w:sz w:val="22"/>
          </w:rPr>
          <w:delText>⑦</w:delText>
        </w:r>
        <w:r w:rsidRPr="00B90D96" w:rsidDel="00E27EDE">
          <w:rPr>
            <w:rFonts w:ascii="Arial" w:eastAsia="나눔명조" w:hAnsi="Arial" w:cs="Arial"/>
            <w:color w:val="FF0000"/>
            <w:spacing w:val="-2"/>
            <w:kern w:val="0"/>
            <w:sz w:val="22"/>
          </w:rPr>
          <w:delText xml:space="preserve"> </w:delText>
        </w:r>
        <w:r w:rsidDel="00E27EDE">
          <w:rPr>
            <w:rFonts w:ascii="Arial" w:eastAsia="나눔명조" w:hAnsi="Arial" w:cs="Arial" w:hint="eastAsia"/>
            <w:color w:val="FF0000"/>
            <w:spacing w:val="-2"/>
            <w:kern w:val="0"/>
            <w:sz w:val="22"/>
          </w:rPr>
          <w:delText>Others</w:delText>
        </w:r>
        <w:r w:rsidRPr="00B90D96" w:rsidDel="00E27EDE">
          <w:rPr>
            <w:rFonts w:ascii="Arial" w:eastAsia="나눔명조" w:hAnsi="Arial" w:cs="Arial"/>
            <w:color w:val="FF0000"/>
            <w:spacing w:val="-2"/>
            <w:kern w:val="0"/>
            <w:sz w:val="22"/>
          </w:rPr>
          <w:delText>(_____________________________________)</w:delText>
        </w:r>
      </w:del>
    </w:p>
    <w:p w14:paraId="3C244CCE" w14:textId="77777777" w:rsidR="005A3AD9" w:rsidRPr="005A3AD9" w:rsidRDefault="005A3AD9" w:rsidP="00E44579">
      <w:pPr>
        <w:spacing w:line="384" w:lineRule="auto"/>
        <w:textAlignment w:val="baseline"/>
        <w:rPr>
          <w:rFonts w:ascii="Arial" w:eastAsia="굴림" w:hAnsi="Arial" w:cs="Arial"/>
          <w:color w:val="FF0000"/>
          <w:spacing w:val="-2"/>
          <w:kern w:val="0"/>
          <w:sz w:val="22"/>
        </w:rPr>
      </w:pPr>
    </w:p>
    <w:p w14:paraId="57A35A25" w14:textId="77777777" w:rsidR="00E44579" w:rsidRPr="00706C18" w:rsidRDefault="005A3AD9" w:rsidP="00E44579">
      <w:pPr>
        <w:spacing w:line="384" w:lineRule="auto"/>
        <w:textAlignment w:val="baseline"/>
        <w:rPr>
          <w:rFonts w:ascii="Arial" w:eastAsia="굴림" w:hAnsi="Arial" w:cs="Arial"/>
          <w:spacing w:val="-2"/>
          <w:kern w:val="0"/>
          <w:sz w:val="22"/>
          <w:rPrChange w:id="5863" w:author="Keis" w:date="2024-09-06T17:45: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864" w:author="Keis" w:date="2024-09-06T17:45:00Z">
            <w:rPr>
              <w:rFonts w:ascii="Arial" w:eastAsia="나눔명조" w:hAnsi="Arial" w:cs="Arial"/>
              <w:color w:val="FF0000"/>
              <w:spacing w:val="-2"/>
              <w:kern w:val="0"/>
              <w:sz w:val="22"/>
            </w:rPr>
          </w:rPrChange>
        </w:rPr>
        <w:t xml:space="preserve">Dadd8c_28. </w:t>
      </w:r>
      <w:r w:rsidR="00E44579" w:rsidRPr="00706C18">
        <w:rPr>
          <w:rFonts w:ascii="Arial" w:eastAsia="나눔명조" w:hAnsi="Arial" w:cs="Arial"/>
          <w:spacing w:val="-2"/>
          <w:kern w:val="0"/>
          <w:sz w:val="22"/>
          <w:rPrChange w:id="5865" w:author="Keis" w:date="2024-09-06T17:45:00Z">
            <w:rPr>
              <w:rFonts w:ascii="Arial" w:eastAsia="나눔명조" w:hAnsi="Arial" w:cs="Arial"/>
              <w:color w:val="FF0000"/>
              <w:spacing w:val="-2"/>
              <w:kern w:val="0"/>
              <w:sz w:val="22"/>
            </w:rPr>
          </w:rPrChange>
        </w:rPr>
        <w:t>Did you have the experience that you take this education training program?</w:t>
      </w:r>
    </w:p>
    <w:p w14:paraId="647A4834" w14:textId="77777777" w:rsidR="00C034B6" w:rsidRPr="00C034B6" w:rsidRDefault="00C034B6" w:rsidP="00C034B6">
      <w:pPr>
        <w:spacing w:line="384" w:lineRule="auto"/>
        <w:textAlignment w:val="baseline"/>
        <w:rPr>
          <w:ins w:id="5866" w:author="Keis" w:date="2024-09-06T14:32:00Z"/>
          <w:rFonts w:ascii="Arial" w:eastAsia="굴림" w:hAnsi="Arial" w:cs="Arial"/>
          <w:color w:val="00B050"/>
          <w:kern w:val="0"/>
          <w:sz w:val="22"/>
          <w:rPrChange w:id="5867" w:author="Keis" w:date="2024-09-06T14:32:00Z">
            <w:rPr>
              <w:ins w:id="5868" w:author="Keis" w:date="2024-09-06T14:32:00Z"/>
              <w:rFonts w:ascii="Arial" w:eastAsia="굴림" w:hAnsi="Arial" w:cs="Arial"/>
              <w:color w:val="000000"/>
              <w:kern w:val="0"/>
              <w:sz w:val="22"/>
            </w:rPr>
          </w:rPrChange>
        </w:rPr>
      </w:pPr>
      <w:ins w:id="5869" w:author="Keis" w:date="2024-09-06T14:32:00Z">
        <w:r w:rsidRPr="00C034B6">
          <w:rPr>
            <w:rFonts w:ascii="굴림" w:eastAsia="굴림" w:hAnsi="굴림" w:cs="굴림" w:hint="eastAsia"/>
            <w:color w:val="00B050"/>
            <w:spacing w:val="-2"/>
            <w:kern w:val="0"/>
            <w:sz w:val="22"/>
            <w:rPrChange w:id="5870" w:author="Keis" w:date="2024-09-06T14:32:00Z">
              <w:rPr>
                <w:rFonts w:ascii="굴림" w:eastAsia="굴림" w:hAnsi="굴림" w:cs="굴림" w:hint="eastAsia"/>
                <w:color w:val="FF0000"/>
                <w:spacing w:val="-2"/>
                <w:kern w:val="0"/>
                <w:sz w:val="22"/>
              </w:rPr>
            </w:rPrChange>
          </w:rPr>
          <w:t>①</w:t>
        </w:r>
        <w:r w:rsidRPr="00C034B6">
          <w:rPr>
            <w:rFonts w:ascii="Arial" w:eastAsia="나눔명조" w:hAnsi="Arial" w:cs="Arial"/>
            <w:color w:val="00B050"/>
            <w:spacing w:val="-2"/>
            <w:kern w:val="0"/>
            <w:sz w:val="22"/>
            <w:rPrChange w:id="5871" w:author="Keis" w:date="2024-09-06T14:32:00Z">
              <w:rPr>
                <w:rFonts w:ascii="Arial" w:eastAsia="나눔명조" w:hAnsi="Arial" w:cs="Arial"/>
                <w:color w:val="FF0000"/>
                <w:spacing w:val="-2"/>
                <w:kern w:val="0"/>
                <w:sz w:val="22"/>
              </w:rPr>
            </w:rPrChange>
          </w:rPr>
          <w:t xml:space="preserve"> Yes</w:t>
        </w:r>
      </w:ins>
    </w:p>
    <w:p w14:paraId="4230D2E0" w14:textId="5BB0A1BC" w:rsidR="00C034B6" w:rsidRPr="00C034B6" w:rsidRDefault="00C034B6" w:rsidP="00C034B6">
      <w:pPr>
        <w:spacing w:line="384" w:lineRule="auto"/>
        <w:textAlignment w:val="baseline"/>
        <w:rPr>
          <w:ins w:id="5872" w:author="Keis" w:date="2024-09-06T14:32:00Z"/>
          <w:rFonts w:ascii="Arial" w:eastAsia="굴림" w:hAnsi="Arial" w:cs="Arial"/>
          <w:color w:val="00B050"/>
          <w:kern w:val="0"/>
          <w:sz w:val="22"/>
          <w:rPrChange w:id="5873" w:author="Keis" w:date="2024-09-06T14:32:00Z">
            <w:rPr>
              <w:ins w:id="5874" w:author="Keis" w:date="2024-09-06T14:32:00Z"/>
              <w:rFonts w:ascii="Arial" w:eastAsia="굴림" w:hAnsi="Arial" w:cs="Arial"/>
              <w:color w:val="000000"/>
              <w:kern w:val="0"/>
              <w:sz w:val="22"/>
            </w:rPr>
          </w:rPrChange>
        </w:rPr>
      </w:pPr>
      <w:ins w:id="5875" w:author="Keis" w:date="2024-09-06T14:32:00Z">
        <w:r w:rsidRPr="00C034B6">
          <w:rPr>
            <w:rFonts w:ascii="굴림" w:eastAsia="굴림" w:hAnsi="굴림" w:cs="굴림" w:hint="eastAsia"/>
            <w:color w:val="00B050"/>
            <w:spacing w:val="-2"/>
            <w:kern w:val="0"/>
            <w:sz w:val="22"/>
            <w:rPrChange w:id="5876" w:author="Keis" w:date="2024-09-06T14:32:00Z">
              <w:rPr>
                <w:rFonts w:ascii="굴림" w:eastAsia="굴림" w:hAnsi="굴림" w:cs="굴림" w:hint="eastAsia"/>
                <w:color w:val="FF0000"/>
                <w:spacing w:val="-2"/>
                <w:kern w:val="0"/>
                <w:sz w:val="22"/>
              </w:rPr>
            </w:rPrChange>
          </w:rPr>
          <w:t>⑤</w:t>
        </w:r>
        <w:r w:rsidRPr="00C034B6">
          <w:rPr>
            <w:rFonts w:ascii="Arial" w:eastAsia="나눔명조" w:hAnsi="Arial" w:cs="Arial"/>
            <w:color w:val="00B050"/>
            <w:spacing w:val="-2"/>
            <w:kern w:val="0"/>
            <w:sz w:val="22"/>
            <w:rPrChange w:id="5877" w:author="Keis" w:date="2024-09-06T14:32:00Z">
              <w:rPr>
                <w:rFonts w:ascii="Arial" w:eastAsia="나눔명조" w:hAnsi="Arial" w:cs="Arial"/>
                <w:color w:val="FF0000"/>
                <w:spacing w:val="-2"/>
                <w:kern w:val="0"/>
                <w:sz w:val="22"/>
              </w:rPr>
            </w:rPrChange>
          </w:rPr>
          <w:t xml:space="preserve"> No </w:t>
        </w:r>
        <w:r w:rsidRPr="00C034B6">
          <w:rPr>
            <w:rFonts w:ascii="Arial" w:eastAsia="나눔명조" w:hAnsi="Arial" w:cs="Arial" w:hint="eastAsia"/>
            <w:b/>
            <w:bCs/>
            <w:color w:val="00B050"/>
            <w:spacing w:val="-2"/>
            <w:kern w:val="0"/>
            <w:sz w:val="22"/>
            <w:rPrChange w:id="5878" w:author="Keis" w:date="2024-09-06T14:32:00Z">
              <w:rPr>
                <w:rFonts w:ascii="Arial" w:eastAsia="나눔명조" w:hAnsi="Arial" w:cs="Arial" w:hint="eastAsia"/>
                <w:b/>
                <w:bCs/>
                <w:color w:val="FF0000"/>
                <w:spacing w:val="-2"/>
                <w:kern w:val="0"/>
                <w:sz w:val="22"/>
              </w:rPr>
            </w:rPrChange>
          </w:rPr>
          <w:t>→</w:t>
        </w:r>
        <w:r w:rsidRPr="00C034B6">
          <w:rPr>
            <w:rFonts w:ascii="Arial" w:eastAsia="나눔명조" w:hAnsi="Arial" w:cs="Arial"/>
            <w:b/>
            <w:bCs/>
            <w:color w:val="00B050"/>
            <w:spacing w:val="-2"/>
            <w:kern w:val="0"/>
            <w:sz w:val="22"/>
            <w:rPrChange w:id="5879" w:author="Keis" w:date="2024-09-06T14:32:00Z">
              <w:rPr>
                <w:rFonts w:ascii="Arial" w:eastAsia="나눔명조" w:hAnsi="Arial" w:cs="Arial"/>
                <w:b/>
                <w:bCs/>
                <w:color w:val="FF0000"/>
                <w:spacing w:val="-2"/>
                <w:kern w:val="0"/>
                <w:sz w:val="22"/>
              </w:rPr>
            </w:rPrChange>
          </w:rPr>
          <w:t xml:space="preserve"> Dadd8c_33</w:t>
        </w:r>
      </w:ins>
    </w:p>
    <w:p w14:paraId="30C61914" w14:textId="76DB54D1" w:rsidR="00E44579" w:rsidRPr="00007953" w:rsidDel="00C034B6" w:rsidRDefault="00E44579">
      <w:pPr>
        <w:rPr>
          <w:del w:id="5880" w:author="Keis" w:date="2024-09-06T14:32:00Z"/>
          <w:rFonts w:eastAsia="굴림"/>
          <w:color w:val="000000"/>
        </w:rPr>
        <w:pPrChange w:id="5881" w:author="Keis" w:date="2024-09-06T14:31:00Z">
          <w:pPr>
            <w:pStyle w:val="a6"/>
            <w:numPr>
              <w:numId w:val="1336"/>
            </w:numPr>
            <w:spacing w:line="384" w:lineRule="auto"/>
            <w:ind w:leftChars="0" w:left="400" w:hanging="400"/>
            <w:textAlignment w:val="baseline"/>
          </w:pPr>
        </w:pPrChange>
      </w:pPr>
      <w:del w:id="5882" w:author="Keis" w:date="2024-09-06T14:32:00Z">
        <w:r w:rsidRPr="00007953" w:rsidDel="00C034B6">
          <w:delText xml:space="preserve"> </w:delText>
        </w:r>
        <w:r w:rsidRPr="00C034B6" w:rsidDel="00C034B6">
          <w:rPr>
            <w:rFonts w:hint="eastAsia"/>
          </w:rPr>
          <w:delText>Yes</w:delText>
        </w:r>
      </w:del>
    </w:p>
    <w:p w14:paraId="3ABCF3BA" w14:textId="2108AA4E" w:rsidR="005A3AD9" w:rsidRPr="00C034B6" w:rsidDel="00C034B6" w:rsidRDefault="00E44579">
      <w:pPr>
        <w:rPr>
          <w:del w:id="5883" w:author="Keis" w:date="2024-09-06T14:32:00Z"/>
          <w:rPrChange w:id="5884" w:author="Keis" w:date="2024-09-06T14:31:00Z">
            <w:rPr>
              <w:del w:id="5885" w:author="Keis" w:date="2024-09-06T14:32:00Z"/>
              <w:rFonts w:eastAsia="굴림"/>
            </w:rPr>
          </w:rPrChange>
        </w:rPr>
        <w:pPrChange w:id="5886" w:author="Keis" w:date="2024-09-06T14:31:00Z">
          <w:pPr>
            <w:pStyle w:val="a6"/>
            <w:numPr>
              <w:numId w:val="1336"/>
            </w:numPr>
            <w:spacing w:line="384" w:lineRule="auto"/>
            <w:ind w:leftChars="0" w:left="400" w:hanging="400"/>
            <w:textAlignment w:val="baseline"/>
          </w:pPr>
        </w:pPrChange>
      </w:pPr>
      <w:del w:id="5887" w:author="Keis" w:date="2024-09-06T14:32:00Z">
        <w:r w:rsidRPr="00C034B6" w:rsidDel="00C034B6">
          <w:delText xml:space="preserve"> </w:delText>
        </w:r>
        <w:r w:rsidRPr="00C034B6" w:rsidDel="00C034B6">
          <w:rPr>
            <w:rFonts w:hint="eastAsia"/>
          </w:rPr>
          <w:delText>No</w:delText>
        </w:r>
        <w:r w:rsidRPr="00C034B6" w:rsidDel="00C034B6">
          <w:delText xml:space="preserve"> → Dadd8</w:delText>
        </w:r>
        <w:r w:rsidRPr="00C034B6" w:rsidDel="00C034B6">
          <w:rPr>
            <w:rFonts w:hint="eastAsia"/>
          </w:rPr>
          <w:delText>c</w:delText>
        </w:r>
        <w:r w:rsidRPr="00C034B6" w:rsidDel="00C034B6">
          <w:delText>_33</w:delText>
        </w:r>
      </w:del>
    </w:p>
    <w:p w14:paraId="7DDEE9C7" w14:textId="77777777" w:rsidR="00007953" w:rsidRPr="00706C18" w:rsidRDefault="00007953" w:rsidP="00007953">
      <w:pPr>
        <w:spacing w:line="384" w:lineRule="auto"/>
        <w:textAlignment w:val="baseline"/>
        <w:rPr>
          <w:rFonts w:ascii="Arial" w:eastAsia="굴림" w:hAnsi="Arial" w:cs="Arial"/>
          <w:spacing w:val="-2"/>
          <w:kern w:val="0"/>
          <w:sz w:val="22"/>
          <w:rPrChange w:id="5888" w:author="Keis" w:date="2024-09-06T17:47:00Z">
            <w:rPr>
              <w:rFonts w:ascii="Arial" w:eastAsia="굴림" w:hAnsi="Arial" w:cs="Arial"/>
              <w:color w:val="FF0000"/>
              <w:spacing w:val="-2"/>
              <w:kern w:val="0"/>
              <w:sz w:val="22"/>
            </w:rPr>
          </w:rPrChange>
        </w:rPr>
      </w:pPr>
    </w:p>
    <w:p w14:paraId="6BBB74DF" w14:textId="77777777" w:rsidR="00E44579" w:rsidRPr="00706C18" w:rsidRDefault="005A3AD9" w:rsidP="00E44579">
      <w:pPr>
        <w:spacing w:line="384" w:lineRule="auto"/>
        <w:textAlignment w:val="baseline"/>
        <w:rPr>
          <w:rFonts w:ascii="Arial" w:eastAsia="굴림" w:hAnsi="Arial" w:cs="Arial"/>
          <w:spacing w:val="-2"/>
          <w:kern w:val="0"/>
          <w:sz w:val="22"/>
          <w:rPrChange w:id="5889" w:author="Keis" w:date="2024-09-06T17:47: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890" w:author="Keis" w:date="2024-09-06T17:47:00Z">
            <w:rPr>
              <w:rFonts w:ascii="Arial" w:eastAsia="나눔명조" w:hAnsi="Arial" w:cs="Arial"/>
              <w:color w:val="FF0000"/>
              <w:spacing w:val="-2"/>
              <w:kern w:val="0"/>
              <w:sz w:val="22"/>
            </w:rPr>
          </w:rPrChange>
        </w:rPr>
        <w:t xml:space="preserve">Dadd8c_29. </w:t>
      </w:r>
      <w:r w:rsidR="00E44579" w:rsidRPr="00706C18">
        <w:rPr>
          <w:rFonts w:ascii="Arial" w:eastAsia="나눔명조" w:hAnsi="Arial" w:cs="Arial"/>
          <w:spacing w:val="-2"/>
          <w:kern w:val="0"/>
          <w:sz w:val="22"/>
          <w:rPrChange w:id="5891" w:author="Keis" w:date="2024-09-06T17:47:00Z">
            <w:rPr>
              <w:rFonts w:ascii="Arial" w:eastAsia="나눔명조" w:hAnsi="Arial" w:cs="Arial"/>
              <w:color w:val="FF0000"/>
              <w:spacing w:val="-2"/>
              <w:kern w:val="0"/>
              <w:sz w:val="22"/>
            </w:rPr>
          </w:rPrChange>
        </w:rPr>
        <w:t>Then, how satisfied were you with the use of education and training programs?</w:t>
      </w:r>
    </w:p>
    <w:p w14:paraId="117F7957" w14:textId="77777777" w:rsidR="00E44579" w:rsidRPr="00706C18" w:rsidRDefault="00E44579" w:rsidP="00E44579">
      <w:pPr>
        <w:spacing w:line="384" w:lineRule="auto"/>
        <w:textAlignment w:val="baseline"/>
        <w:rPr>
          <w:rFonts w:ascii="Arial" w:eastAsia="굴림" w:hAnsi="Arial" w:cs="Arial"/>
          <w:kern w:val="0"/>
          <w:sz w:val="22"/>
          <w:rPrChange w:id="5892"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893"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894" w:author="Keis" w:date="2024-09-06T17:47:00Z">
            <w:rPr>
              <w:rFonts w:ascii="Arial" w:eastAsia="나눔명조" w:hAnsi="Arial" w:cs="Arial"/>
              <w:color w:val="FF0000"/>
              <w:spacing w:val="-2"/>
              <w:kern w:val="0"/>
              <w:sz w:val="22"/>
            </w:rPr>
          </w:rPrChange>
        </w:rPr>
        <w:t xml:space="preserve"> Very good </w:t>
      </w:r>
      <w:r w:rsidRPr="00706C18">
        <w:rPr>
          <w:rFonts w:ascii="Arial" w:eastAsia="나눔명조" w:hAnsi="Arial" w:cs="Arial" w:hint="eastAsia"/>
          <w:b/>
          <w:bCs/>
          <w:spacing w:val="-2"/>
          <w:kern w:val="0"/>
          <w:sz w:val="22"/>
          <w:rPrChange w:id="5895" w:author="Keis" w:date="2024-09-06T17:47:00Z">
            <w:rPr>
              <w:rFonts w:ascii="Arial" w:eastAsia="나눔명조" w:hAnsi="Arial" w:cs="Arial" w:hint="eastAsia"/>
              <w:b/>
              <w:bCs/>
              <w:color w:val="FF0000"/>
              <w:spacing w:val="-2"/>
              <w:kern w:val="0"/>
              <w:sz w:val="22"/>
            </w:rPr>
          </w:rPrChange>
        </w:rPr>
        <w:t>→</w:t>
      </w:r>
      <w:r w:rsidRPr="00706C18">
        <w:rPr>
          <w:rFonts w:ascii="Arial" w:eastAsia="나눔명조" w:hAnsi="Arial" w:cs="Arial"/>
          <w:b/>
          <w:bCs/>
          <w:spacing w:val="-2"/>
          <w:kern w:val="0"/>
          <w:sz w:val="22"/>
          <w:rPrChange w:id="5896" w:author="Keis" w:date="2024-09-06T17:47:00Z">
            <w:rPr>
              <w:rFonts w:ascii="Arial" w:eastAsia="나눔명조" w:hAnsi="Arial" w:cs="Arial"/>
              <w:b/>
              <w:bCs/>
              <w:color w:val="FF0000"/>
              <w:spacing w:val="-2"/>
              <w:kern w:val="0"/>
              <w:sz w:val="22"/>
            </w:rPr>
          </w:rPrChange>
        </w:rPr>
        <w:t xml:space="preserve"> Dadd8c_31</w:t>
      </w:r>
    </w:p>
    <w:p w14:paraId="625EA87D" w14:textId="77777777" w:rsidR="00E44579" w:rsidRPr="00706C18" w:rsidRDefault="00E44579" w:rsidP="00E44579">
      <w:pPr>
        <w:spacing w:line="384" w:lineRule="auto"/>
        <w:textAlignment w:val="baseline"/>
        <w:rPr>
          <w:rFonts w:ascii="Arial" w:eastAsia="굴림" w:hAnsi="Arial" w:cs="Arial"/>
          <w:kern w:val="0"/>
          <w:sz w:val="22"/>
          <w:rPrChange w:id="5897"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898"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899" w:author="Keis" w:date="2024-09-06T17:47:00Z">
            <w:rPr>
              <w:rFonts w:ascii="Arial" w:eastAsia="나눔명조" w:hAnsi="Arial" w:cs="Arial"/>
              <w:color w:val="FF0000"/>
              <w:spacing w:val="-2"/>
              <w:kern w:val="0"/>
              <w:sz w:val="22"/>
            </w:rPr>
          </w:rPrChange>
        </w:rPr>
        <w:t xml:space="preserve"> Good </w:t>
      </w:r>
      <w:r w:rsidRPr="00706C18">
        <w:rPr>
          <w:rFonts w:ascii="Arial" w:eastAsia="나눔명조" w:hAnsi="Arial" w:cs="Arial" w:hint="eastAsia"/>
          <w:b/>
          <w:bCs/>
          <w:spacing w:val="-2"/>
          <w:kern w:val="0"/>
          <w:sz w:val="22"/>
          <w:rPrChange w:id="5900" w:author="Keis" w:date="2024-09-06T17:47:00Z">
            <w:rPr>
              <w:rFonts w:ascii="Arial" w:eastAsia="나눔명조" w:hAnsi="Arial" w:cs="Arial" w:hint="eastAsia"/>
              <w:b/>
              <w:bCs/>
              <w:color w:val="FF0000"/>
              <w:spacing w:val="-2"/>
              <w:kern w:val="0"/>
              <w:sz w:val="22"/>
            </w:rPr>
          </w:rPrChange>
        </w:rPr>
        <w:t>→</w:t>
      </w:r>
      <w:r w:rsidRPr="00706C18">
        <w:rPr>
          <w:rFonts w:ascii="Arial" w:eastAsia="나눔명조" w:hAnsi="Arial" w:cs="Arial"/>
          <w:b/>
          <w:bCs/>
          <w:spacing w:val="-2"/>
          <w:kern w:val="0"/>
          <w:sz w:val="22"/>
          <w:rPrChange w:id="5901" w:author="Keis" w:date="2024-09-06T17:47:00Z">
            <w:rPr>
              <w:rFonts w:ascii="Arial" w:eastAsia="나눔명조" w:hAnsi="Arial" w:cs="Arial"/>
              <w:b/>
              <w:bCs/>
              <w:color w:val="FF0000"/>
              <w:spacing w:val="-2"/>
              <w:kern w:val="0"/>
              <w:sz w:val="22"/>
            </w:rPr>
          </w:rPrChange>
        </w:rPr>
        <w:t xml:space="preserve"> Dadd8c_31</w:t>
      </w:r>
    </w:p>
    <w:p w14:paraId="6472B1DA" w14:textId="77777777" w:rsidR="00E44579" w:rsidRPr="00706C18" w:rsidRDefault="00E44579" w:rsidP="00E44579">
      <w:pPr>
        <w:spacing w:line="384" w:lineRule="auto"/>
        <w:textAlignment w:val="baseline"/>
        <w:rPr>
          <w:rFonts w:ascii="Arial" w:eastAsia="굴림" w:hAnsi="Arial" w:cs="Arial"/>
          <w:kern w:val="0"/>
          <w:sz w:val="22"/>
          <w:rPrChange w:id="5902"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03" w:author="Keis" w:date="2024-09-06T17:47: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904" w:author="Keis" w:date="2024-09-06T17:47:00Z">
            <w:rPr>
              <w:rFonts w:ascii="Arial" w:eastAsia="나눔명조" w:hAnsi="Arial" w:cs="Arial"/>
              <w:color w:val="FF0000"/>
              <w:spacing w:val="-2"/>
              <w:kern w:val="0"/>
              <w:sz w:val="22"/>
            </w:rPr>
          </w:rPrChange>
        </w:rPr>
        <w:t xml:space="preserve"> Fair </w:t>
      </w:r>
      <w:r w:rsidRPr="00706C18">
        <w:rPr>
          <w:rFonts w:ascii="Arial" w:eastAsia="나눔명조" w:hAnsi="Arial" w:cs="Arial" w:hint="eastAsia"/>
          <w:b/>
          <w:bCs/>
          <w:spacing w:val="-2"/>
          <w:kern w:val="0"/>
          <w:sz w:val="22"/>
          <w:rPrChange w:id="5905" w:author="Keis" w:date="2024-09-06T17:47:00Z">
            <w:rPr>
              <w:rFonts w:ascii="Arial" w:eastAsia="나눔명조" w:hAnsi="Arial" w:cs="Arial" w:hint="eastAsia"/>
              <w:b/>
              <w:bCs/>
              <w:color w:val="FF0000"/>
              <w:spacing w:val="-2"/>
              <w:kern w:val="0"/>
              <w:sz w:val="22"/>
            </w:rPr>
          </w:rPrChange>
        </w:rPr>
        <w:t>→</w:t>
      </w:r>
      <w:r w:rsidRPr="00706C18">
        <w:rPr>
          <w:rFonts w:ascii="Arial" w:eastAsia="나눔명조" w:hAnsi="Arial" w:cs="Arial"/>
          <w:b/>
          <w:bCs/>
          <w:spacing w:val="-2"/>
          <w:kern w:val="0"/>
          <w:sz w:val="22"/>
          <w:rPrChange w:id="5906" w:author="Keis" w:date="2024-09-06T17:47:00Z">
            <w:rPr>
              <w:rFonts w:ascii="Arial" w:eastAsia="나눔명조" w:hAnsi="Arial" w:cs="Arial"/>
              <w:b/>
              <w:bCs/>
              <w:color w:val="FF0000"/>
              <w:spacing w:val="-2"/>
              <w:kern w:val="0"/>
              <w:sz w:val="22"/>
            </w:rPr>
          </w:rPrChange>
        </w:rPr>
        <w:t xml:space="preserve"> Dadd8c_31</w:t>
      </w:r>
    </w:p>
    <w:p w14:paraId="1F1DEE5C" w14:textId="77777777" w:rsidR="00E44579" w:rsidRPr="00706C18" w:rsidRDefault="00E44579" w:rsidP="00E44579">
      <w:pPr>
        <w:spacing w:line="384" w:lineRule="auto"/>
        <w:textAlignment w:val="baseline"/>
        <w:rPr>
          <w:rFonts w:ascii="Arial" w:eastAsia="굴림" w:hAnsi="Arial" w:cs="Arial"/>
          <w:kern w:val="0"/>
          <w:sz w:val="22"/>
          <w:rPrChange w:id="5907"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08" w:author="Keis" w:date="2024-09-06T17:47: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909" w:author="Keis" w:date="2024-09-06T17:47:00Z">
            <w:rPr>
              <w:rFonts w:ascii="Arial" w:eastAsia="나눔명조" w:hAnsi="Arial" w:cs="Arial"/>
              <w:color w:val="FF0000"/>
              <w:spacing w:val="-2"/>
              <w:kern w:val="0"/>
              <w:sz w:val="22"/>
            </w:rPr>
          </w:rPrChange>
        </w:rPr>
        <w:t xml:space="preserve"> Bad</w:t>
      </w:r>
    </w:p>
    <w:p w14:paraId="5A4E040E" w14:textId="21A875F6" w:rsidR="00E44579" w:rsidRPr="00C034B6" w:rsidRDefault="00E27EDE">
      <w:pPr>
        <w:spacing w:line="384" w:lineRule="auto"/>
        <w:textAlignment w:val="baseline"/>
        <w:rPr>
          <w:rFonts w:ascii="Arial" w:eastAsia="굴림" w:hAnsi="Arial" w:cs="Arial"/>
          <w:color w:val="00B050"/>
          <w:kern w:val="0"/>
          <w:sz w:val="22"/>
          <w:rPrChange w:id="5910" w:author="Keis" w:date="2024-09-06T14:31:00Z">
            <w:rPr>
              <w:rFonts w:ascii="Arial" w:eastAsia="굴림" w:hAnsi="Arial" w:cs="Arial"/>
              <w:color w:val="000000"/>
              <w:kern w:val="0"/>
              <w:sz w:val="22"/>
            </w:rPr>
          </w:rPrChange>
        </w:rPr>
        <w:pPrChange w:id="5911" w:author="Keis" w:date="2024-09-06T14:28:00Z">
          <w:pPr>
            <w:pStyle w:val="a6"/>
            <w:numPr>
              <w:numId w:val="1350"/>
            </w:numPr>
            <w:spacing w:line="384" w:lineRule="auto"/>
            <w:ind w:leftChars="0" w:left="760" w:hanging="360"/>
            <w:textAlignment w:val="baseline"/>
          </w:pPr>
        </w:pPrChange>
      </w:pPr>
      <w:bookmarkStart w:id="5912" w:name="_Hlk176525482"/>
      <w:ins w:id="5913" w:author="Keis" w:date="2024-09-06T14:28:00Z">
        <w:r w:rsidRPr="00C034B6">
          <w:rPr>
            <w:rFonts w:ascii="바탕" w:eastAsia="바탕" w:hAnsi="바탕" w:cs="Arial" w:hint="eastAsia"/>
            <w:color w:val="00B050"/>
            <w:spacing w:val="-2"/>
            <w:kern w:val="0"/>
            <w:sz w:val="22"/>
            <w:rPrChange w:id="5914" w:author="Keis" w:date="2024-09-06T14:31:00Z">
              <w:rPr>
                <w:rFonts w:ascii="바탕" w:eastAsia="바탕" w:hAnsi="바탕" w:cs="Arial" w:hint="eastAsia"/>
                <w:color w:val="FF0000"/>
                <w:spacing w:val="-2"/>
                <w:kern w:val="0"/>
                <w:sz w:val="22"/>
              </w:rPr>
            </w:rPrChange>
          </w:rPr>
          <w:t>⑤</w:t>
        </w:r>
      </w:ins>
      <w:r w:rsidR="00E44579" w:rsidRPr="00C034B6">
        <w:rPr>
          <w:rFonts w:ascii="Arial" w:eastAsia="나눔명조" w:hAnsi="Arial" w:cs="Arial"/>
          <w:color w:val="00B050"/>
          <w:spacing w:val="-2"/>
          <w:kern w:val="0"/>
          <w:sz w:val="22"/>
          <w:rPrChange w:id="5915" w:author="Keis" w:date="2024-09-06T14:31:00Z">
            <w:rPr>
              <w:rFonts w:ascii="Arial" w:eastAsia="나눔명조" w:hAnsi="Arial" w:cs="Arial"/>
              <w:color w:val="FF0000"/>
              <w:spacing w:val="-2"/>
              <w:kern w:val="0"/>
              <w:sz w:val="22"/>
            </w:rPr>
          </w:rPrChange>
        </w:rPr>
        <w:t xml:space="preserve"> Very bad</w:t>
      </w:r>
    </w:p>
    <w:bookmarkEnd w:id="5912"/>
    <w:p w14:paraId="7DFE759C" w14:textId="77777777" w:rsidR="005A3AD9" w:rsidRPr="00706C18" w:rsidRDefault="005A3AD9" w:rsidP="00E44579">
      <w:pPr>
        <w:spacing w:line="384" w:lineRule="auto"/>
        <w:textAlignment w:val="baseline"/>
        <w:rPr>
          <w:rFonts w:ascii="Arial" w:eastAsia="굴림" w:hAnsi="Arial" w:cs="Arial"/>
          <w:spacing w:val="-2"/>
          <w:kern w:val="0"/>
          <w:sz w:val="22"/>
          <w:rPrChange w:id="5916" w:author="Keis" w:date="2024-09-06T17:47:00Z">
            <w:rPr>
              <w:rFonts w:ascii="Arial" w:eastAsia="굴림" w:hAnsi="Arial" w:cs="Arial"/>
              <w:color w:val="FF0000"/>
              <w:spacing w:val="-2"/>
              <w:kern w:val="0"/>
              <w:sz w:val="22"/>
            </w:rPr>
          </w:rPrChange>
        </w:rPr>
      </w:pPr>
    </w:p>
    <w:p w14:paraId="25F2CA6C" w14:textId="77777777" w:rsidR="00E44579" w:rsidRPr="00706C18" w:rsidRDefault="005A3AD9" w:rsidP="00E44579">
      <w:pPr>
        <w:spacing w:line="384" w:lineRule="auto"/>
        <w:textAlignment w:val="baseline"/>
        <w:rPr>
          <w:rFonts w:ascii="Arial" w:eastAsia="굴림" w:hAnsi="Arial" w:cs="Arial"/>
          <w:spacing w:val="-2"/>
          <w:kern w:val="0"/>
          <w:sz w:val="22"/>
          <w:rPrChange w:id="5917" w:author="Keis" w:date="2024-09-06T17:47: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5918" w:author="Keis" w:date="2024-09-06T17:47:00Z">
            <w:rPr>
              <w:rFonts w:ascii="Arial" w:eastAsia="나눔명조" w:hAnsi="Arial" w:cs="Arial"/>
              <w:color w:val="FF0000"/>
              <w:spacing w:val="-2"/>
              <w:kern w:val="0"/>
              <w:sz w:val="22"/>
            </w:rPr>
          </w:rPrChange>
        </w:rPr>
        <w:t xml:space="preserve">Dadd8c_30. </w:t>
      </w:r>
      <w:r w:rsidR="00E44579" w:rsidRPr="00706C18">
        <w:rPr>
          <w:rFonts w:ascii="Arial" w:eastAsia="나눔명조" w:hAnsi="Arial" w:cs="Arial"/>
          <w:spacing w:val="-2"/>
          <w:kern w:val="0"/>
          <w:sz w:val="22"/>
          <w:rPrChange w:id="5919" w:author="Keis" w:date="2024-09-06T17:47:00Z">
            <w:rPr>
              <w:rFonts w:ascii="Arial" w:eastAsia="나눔명조" w:hAnsi="Arial" w:cs="Arial"/>
              <w:color w:val="FF0000"/>
              <w:spacing w:val="-2"/>
              <w:kern w:val="0"/>
              <w:sz w:val="22"/>
            </w:rPr>
          </w:rPrChange>
        </w:rPr>
        <w:t>What is the reason that you</w:t>
      </w:r>
      <w:r w:rsidR="00373CA0" w:rsidRPr="00706C18">
        <w:rPr>
          <w:rFonts w:ascii="Arial" w:eastAsia="나눔명조" w:hAnsi="Arial" w:cs="Arial"/>
          <w:spacing w:val="-2"/>
          <w:kern w:val="0"/>
          <w:sz w:val="22"/>
          <w:rPrChange w:id="5920" w:author="Keis" w:date="2024-09-06T17:47:00Z">
            <w:rPr>
              <w:rFonts w:ascii="Arial" w:eastAsia="나눔명조" w:hAnsi="Arial" w:cs="Arial"/>
              <w:color w:val="FF0000"/>
              <w:spacing w:val="-2"/>
              <w:kern w:val="0"/>
              <w:sz w:val="22"/>
            </w:rPr>
          </w:rPrChange>
        </w:rPr>
        <w:t xml:space="preserve"> are</w:t>
      </w:r>
      <w:r w:rsidR="00E44579" w:rsidRPr="00706C18">
        <w:rPr>
          <w:rFonts w:ascii="Arial" w:eastAsia="나눔명조" w:hAnsi="Arial" w:cs="Arial"/>
          <w:spacing w:val="-2"/>
          <w:kern w:val="0"/>
          <w:sz w:val="22"/>
          <w:rPrChange w:id="5921" w:author="Keis" w:date="2024-09-06T17:47:00Z">
            <w:rPr>
              <w:rFonts w:ascii="Arial" w:eastAsia="나눔명조" w:hAnsi="Arial" w:cs="Arial"/>
              <w:color w:val="FF0000"/>
              <w:spacing w:val="-2"/>
              <w:kern w:val="0"/>
              <w:sz w:val="22"/>
            </w:rPr>
          </w:rPrChange>
        </w:rPr>
        <w:t xml:space="preserve"> unsatisfied</w:t>
      </w:r>
      <w:r w:rsidR="00007953" w:rsidRPr="00706C18">
        <w:rPr>
          <w:rFonts w:ascii="Arial" w:eastAsia="나눔명조" w:hAnsi="Arial" w:cs="Arial"/>
          <w:spacing w:val="-2"/>
          <w:kern w:val="0"/>
          <w:sz w:val="22"/>
          <w:rPrChange w:id="5922" w:author="Keis" w:date="2024-09-06T17:47:00Z">
            <w:rPr>
              <w:rFonts w:ascii="Arial" w:eastAsia="나눔명조" w:hAnsi="Arial" w:cs="Arial"/>
              <w:color w:val="FF0000"/>
              <w:spacing w:val="-2"/>
              <w:kern w:val="0"/>
              <w:sz w:val="22"/>
            </w:rPr>
          </w:rPrChange>
        </w:rPr>
        <w:t xml:space="preserve"> with</w:t>
      </w:r>
      <w:r w:rsidR="00E44579" w:rsidRPr="00706C18">
        <w:rPr>
          <w:rFonts w:ascii="Arial" w:eastAsia="나눔명조" w:hAnsi="Arial" w:cs="Arial"/>
          <w:spacing w:val="-2"/>
          <w:kern w:val="0"/>
          <w:sz w:val="22"/>
          <w:rPrChange w:id="5923" w:author="Keis" w:date="2024-09-06T17:47:00Z">
            <w:rPr>
              <w:rFonts w:ascii="Arial" w:eastAsia="나눔명조" w:hAnsi="Arial" w:cs="Arial"/>
              <w:color w:val="FF0000"/>
              <w:spacing w:val="-2"/>
              <w:kern w:val="0"/>
              <w:sz w:val="22"/>
            </w:rPr>
          </w:rPrChange>
        </w:rPr>
        <w:t>?</w:t>
      </w:r>
    </w:p>
    <w:p w14:paraId="6E4C68AC" w14:textId="77777777" w:rsidR="00E44579" w:rsidRPr="00706C18" w:rsidRDefault="00E44579" w:rsidP="00E44579">
      <w:pPr>
        <w:spacing w:line="384" w:lineRule="auto"/>
        <w:textAlignment w:val="baseline"/>
        <w:rPr>
          <w:rFonts w:ascii="Arial" w:eastAsia="굴림" w:hAnsi="Arial" w:cs="Arial"/>
          <w:kern w:val="0"/>
          <w:sz w:val="22"/>
          <w:rPrChange w:id="5924"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25"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926" w:author="Keis" w:date="2024-09-06T17:47:00Z">
            <w:rPr>
              <w:rFonts w:ascii="Arial" w:eastAsia="나눔명조" w:hAnsi="Arial" w:cs="Arial"/>
              <w:color w:val="FF0000"/>
              <w:spacing w:val="-2"/>
              <w:kern w:val="0"/>
              <w:sz w:val="22"/>
            </w:rPr>
          </w:rPrChange>
        </w:rPr>
        <w:t xml:space="preserve"> Education training program doesn’t help me get a job</w:t>
      </w:r>
    </w:p>
    <w:p w14:paraId="04588DB7" w14:textId="77777777" w:rsidR="00E44579" w:rsidRPr="00706C18" w:rsidRDefault="00E44579" w:rsidP="00E44579">
      <w:pPr>
        <w:spacing w:line="384" w:lineRule="auto"/>
        <w:textAlignment w:val="baseline"/>
        <w:rPr>
          <w:rFonts w:ascii="Arial" w:eastAsia="굴림" w:hAnsi="Arial" w:cs="Arial"/>
          <w:kern w:val="0"/>
          <w:sz w:val="22"/>
          <w:rPrChange w:id="5927"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28"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929" w:author="Keis" w:date="2024-09-06T17:47:00Z">
            <w:rPr>
              <w:rFonts w:ascii="Arial" w:eastAsia="나눔명조" w:hAnsi="Arial" w:cs="Arial"/>
              <w:color w:val="FF0000"/>
              <w:spacing w:val="-2"/>
              <w:kern w:val="0"/>
              <w:sz w:val="22"/>
            </w:rPr>
          </w:rPrChange>
        </w:rPr>
        <w:t xml:space="preserve"> Education training program procedure is complicated</w:t>
      </w:r>
    </w:p>
    <w:p w14:paraId="54416971" w14:textId="77777777" w:rsidR="00E44579" w:rsidRPr="00706C18" w:rsidRDefault="00E44579" w:rsidP="00E44579">
      <w:pPr>
        <w:spacing w:line="384" w:lineRule="auto"/>
        <w:textAlignment w:val="baseline"/>
        <w:rPr>
          <w:rFonts w:ascii="Arial" w:eastAsia="굴림" w:hAnsi="Arial" w:cs="Arial"/>
          <w:kern w:val="0"/>
          <w:sz w:val="22"/>
          <w:rPrChange w:id="5930"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31" w:author="Keis" w:date="2024-09-06T17:47:00Z">
            <w:rPr>
              <w:rFonts w:ascii="굴림" w:eastAsia="굴림" w:hAnsi="굴림" w:cs="굴림" w:hint="eastAsia"/>
              <w:color w:val="FF0000"/>
              <w:spacing w:val="-2"/>
              <w:kern w:val="0"/>
              <w:sz w:val="22"/>
            </w:rPr>
          </w:rPrChange>
        </w:rPr>
        <w:lastRenderedPageBreak/>
        <w:t>③</w:t>
      </w:r>
      <w:r w:rsidRPr="00706C18">
        <w:rPr>
          <w:rFonts w:ascii="Arial" w:eastAsia="나눔명조" w:hAnsi="Arial" w:cs="Arial"/>
          <w:spacing w:val="-2"/>
          <w:kern w:val="0"/>
          <w:sz w:val="22"/>
          <w:rPrChange w:id="5932" w:author="Keis" w:date="2024-09-06T17:47:00Z">
            <w:rPr>
              <w:rFonts w:ascii="Arial" w:eastAsia="나눔명조" w:hAnsi="Arial" w:cs="Arial"/>
              <w:color w:val="FF0000"/>
              <w:spacing w:val="-2"/>
              <w:kern w:val="0"/>
              <w:sz w:val="22"/>
            </w:rPr>
          </w:rPrChange>
        </w:rPr>
        <w:t xml:space="preserve"> Got a good Education but couldn’t find a job where I want to</w:t>
      </w:r>
    </w:p>
    <w:p w14:paraId="6C76E439" w14:textId="77777777" w:rsidR="00E44579" w:rsidRPr="00706C18" w:rsidRDefault="00E44579" w:rsidP="00E44579">
      <w:pPr>
        <w:spacing w:line="384" w:lineRule="auto"/>
        <w:textAlignment w:val="baseline"/>
        <w:rPr>
          <w:rFonts w:ascii="Arial" w:eastAsia="나눔명조" w:hAnsi="Arial" w:cs="Arial"/>
          <w:spacing w:val="-2"/>
          <w:kern w:val="0"/>
          <w:sz w:val="22"/>
          <w:rPrChange w:id="5933" w:author="Keis" w:date="2024-09-06T17:47:00Z">
            <w:rPr>
              <w:rFonts w:ascii="Arial" w:eastAsia="나눔명조" w:hAnsi="Arial" w:cs="Arial"/>
              <w:color w:val="FF0000"/>
              <w:spacing w:val="-2"/>
              <w:kern w:val="0"/>
              <w:sz w:val="22"/>
            </w:rPr>
          </w:rPrChange>
        </w:rPr>
      </w:pPr>
      <w:r w:rsidRPr="00706C18">
        <w:rPr>
          <w:rFonts w:ascii="굴림" w:eastAsia="굴림" w:hAnsi="굴림" w:cs="굴림" w:hint="eastAsia"/>
          <w:spacing w:val="-2"/>
          <w:kern w:val="0"/>
          <w:sz w:val="22"/>
          <w:rPrChange w:id="5934" w:author="Keis" w:date="2024-09-06T17:47: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935" w:author="Keis" w:date="2024-09-06T17:47:00Z">
            <w:rPr>
              <w:rFonts w:ascii="Arial" w:eastAsia="나눔명조" w:hAnsi="Arial" w:cs="Arial"/>
              <w:color w:val="FF0000"/>
              <w:spacing w:val="-2"/>
              <w:kern w:val="0"/>
              <w:sz w:val="22"/>
            </w:rPr>
          </w:rPrChange>
        </w:rPr>
        <w:t xml:space="preserve"> Others</w:t>
      </w:r>
    </w:p>
    <w:p w14:paraId="281E462F" w14:textId="77777777" w:rsidR="00E44579" w:rsidRPr="00706C18" w:rsidRDefault="00E44579" w:rsidP="00E44579">
      <w:pPr>
        <w:spacing w:line="384" w:lineRule="auto"/>
        <w:textAlignment w:val="baseline"/>
        <w:rPr>
          <w:rFonts w:ascii="Arial" w:eastAsia="나눔명조" w:hAnsi="Arial" w:cs="Arial"/>
          <w:spacing w:val="-2"/>
          <w:kern w:val="0"/>
          <w:sz w:val="22"/>
          <w:rPrChange w:id="5936" w:author="Keis" w:date="2024-09-06T17:47:00Z">
            <w:rPr>
              <w:rFonts w:ascii="Arial" w:eastAsia="나눔명조" w:hAnsi="Arial" w:cs="Arial"/>
              <w:color w:val="FF0000"/>
              <w:spacing w:val="-2"/>
              <w:kern w:val="0"/>
              <w:sz w:val="22"/>
            </w:rPr>
          </w:rPrChange>
        </w:rPr>
      </w:pPr>
    </w:p>
    <w:p w14:paraId="2C774D12" w14:textId="77777777" w:rsidR="00E44579" w:rsidRPr="00706C18" w:rsidRDefault="005A3AD9" w:rsidP="00E44579">
      <w:pPr>
        <w:spacing w:line="384" w:lineRule="auto"/>
        <w:textAlignment w:val="baseline"/>
        <w:rPr>
          <w:rFonts w:ascii="Arial" w:eastAsia="굴림" w:hAnsi="Arial" w:cs="Arial"/>
          <w:spacing w:val="-2"/>
          <w:kern w:val="0"/>
          <w:sz w:val="22"/>
          <w:rPrChange w:id="5937" w:author="Keis" w:date="2024-09-06T17:47:00Z">
            <w:rPr>
              <w:rFonts w:ascii="Arial" w:eastAsia="굴림" w:hAnsi="Arial" w:cs="Arial"/>
              <w:color w:val="000000"/>
              <w:spacing w:val="-2"/>
              <w:kern w:val="0"/>
              <w:sz w:val="22"/>
            </w:rPr>
          </w:rPrChange>
        </w:rPr>
      </w:pPr>
      <w:r w:rsidRPr="00706C18">
        <w:rPr>
          <w:rFonts w:ascii="Arial" w:eastAsia="나눔명조" w:hAnsi="Arial" w:cs="Arial"/>
          <w:b/>
          <w:bCs/>
          <w:spacing w:val="-2"/>
          <w:kern w:val="0"/>
          <w:sz w:val="22"/>
          <w:rPrChange w:id="5938" w:author="Keis" w:date="2024-09-06T17:47:00Z">
            <w:rPr>
              <w:rFonts w:ascii="Arial" w:eastAsia="나눔명조" w:hAnsi="Arial" w:cs="Arial"/>
              <w:b/>
              <w:bCs/>
              <w:color w:val="FF0000"/>
              <w:spacing w:val="-2"/>
              <w:kern w:val="0"/>
              <w:sz w:val="22"/>
            </w:rPr>
          </w:rPrChange>
        </w:rPr>
        <w:t xml:space="preserve">Dadd8c_31. </w:t>
      </w:r>
      <w:r w:rsidR="00E44579" w:rsidRPr="00706C18">
        <w:rPr>
          <w:rFonts w:ascii="Arial" w:eastAsia="나눔명조" w:hAnsi="Arial" w:cs="Arial"/>
          <w:spacing w:val="-2"/>
          <w:kern w:val="0"/>
          <w:sz w:val="22"/>
          <w:rPrChange w:id="5939" w:author="Keis" w:date="2024-09-06T17:47:00Z">
            <w:rPr>
              <w:rFonts w:ascii="Arial" w:eastAsia="나눔명조" w:hAnsi="Arial" w:cs="Arial"/>
              <w:color w:val="FF0000"/>
              <w:spacing w:val="-2"/>
              <w:kern w:val="0"/>
              <w:sz w:val="22"/>
            </w:rPr>
          </w:rPrChange>
        </w:rPr>
        <w:t>After receiving re-employment education training, did you find a related job?</w:t>
      </w:r>
    </w:p>
    <w:p w14:paraId="77D476C4" w14:textId="77777777" w:rsidR="00E44579" w:rsidRPr="00706C18" w:rsidRDefault="00E44579" w:rsidP="00E44579">
      <w:pPr>
        <w:spacing w:line="384" w:lineRule="auto"/>
        <w:textAlignment w:val="baseline"/>
        <w:rPr>
          <w:rFonts w:ascii="Arial" w:eastAsia="굴림" w:hAnsi="Arial" w:cs="Arial"/>
          <w:spacing w:val="-2"/>
          <w:kern w:val="0"/>
          <w:sz w:val="22"/>
          <w:rPrChange w:id="5940"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941"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942" w:author="Keis" w:date="2024-09-06T17:47:00Z">
            <w:rPr>
              <w:rFonts w:ascii="Arial" w:eastAsia="나눔명조" w:hAnsi="Arial" w:cs="Arial"/>
              <w:color w:val="FF0000"/>
              <w:spacing w:val="-2"/>
              <w:kern w:val="0"/>
              <w:sz w:val="22"/>
            </w:rPr>
          </w:rPrChange>
        </w:rPr>
        <w:t xml:space="preserve"> Got a related job </w:t>
      </w:r>
    </w:p>
    <w:p w14:paraId="2CDD2521" w14:textId="77777777" w:rsidR="00E44579" w:rsidRPr="00706C18" w:rsidRDefault="00E44579" w:rsidP="00E44579">
      <w:pPr>
        <w:spacing w:line="384" w:lineRule="auto"/>
        <w:textAlignment w:val="baseline"/>
        <w:rPr>
          <w:rFonts w:ascii="Arial" w:eastAsia="굴림" w:hAnsi="Arial" w:cs="Arial"/>
          <w:spacing w:val="-2"/>
          <w:kern w:val="0"/>
          <w:sz w:val="22"/>
          <w:rPrChange w:id="5943"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944"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945" w:author="Keis" w:date="2024-09-06T17:47:00Z">
            <w:rPr>
              <w:rFonts w:ascii="Arial" w:eastAsia="나눔명조" w:hAnsi="Arial" w:cs="Arial"/>
              <w:color w:val="FF0000"/>
              <w:spacing w:val="-2"/>
              <w:kern w:val="0"/>
              <w:sz w:val="22"/>
            </w:rPr>
          </w:rPrChange>
        </w:rPr>
        <w:t xml:space="preserve"> Got a job but not related to training </w:t>
      </w:r>
    </w:p>
    <w:p w14:paraId="3AE63A6E" w14:textId="77777777" w:rsidR="005A3AD9" w:rsidRPr="00706C18" w:rsidRDefault="00E44579" w:rsidP="00E44579">
      <w:pPr>
        <w:spacing w:line="384" w:lineRule="auto"/>
        <w:textAlignment w:val="baseline"/>
        <w:rPr>
          <w:rFonts w:ascii="Arial" w:eastAsia="굴림" w:hAnsi="Arial" w:cs="Arial"/>
          <w:spacing w:val="-2"/>
          <w:kern w:val="0"/>
          <w:sz w:val="22"/>
          <w:rPrChange w:id="5946"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5947" w:author="Keis" w:date="2024-09-06T17:47: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948" w:author="Keis" w:date="2024-09-06T17:47:00Z">
            <w:rPr>
              <w:rFonts w:ascii="Arial" w:eastAsia="나눔명조" w:hAnsi="Arial" w:cs="Arial"/>
              <w:color w:val="FF0000"/>
              <w:spacing w:val="-2"/>
              <w:kern w:val="0"/>
              <w:sz w:val="22"/>
            </w:rPr>
          </w:rPrChange>
        </w:rPr>
        <w:t xml:space="preserve"> Did not work </w:t>
      </w:r>
    </w:p>
    <w:p w14:paraId="2D5C66D4" w14:textId="77777777" w:rsidR="005A3AD9" w:rsidRPr="00706C18" w:rsidRDefault="005A3AD9" w:rsidP="005A3AD9">
      <w:pPr>
        <w:spacing w:line="384" w:lineRule="auto"/>
        <w:textAlignment w:val="baseline"/>
        <w:rPr>
          <w:rFonts w:ascii="Arial" w:eastAsia="굴림" w:hAnsi="Arial" w:cs="Arial"/>
          <w:b/>
          <w:bCs/>
          <w:spacing w:val="-2"/>
          <w:kern w:val="0"/>
          <w:sz w:val="22"/>
          <w:rPrChange w:id="5949" w:author="Keis" w:date="2024-09-06T17:47:00Z">
            <w:rPr>
              <w:rFonts w:ascii="Arial" w:eastAsia="굴림" w:hAnsi="Arial" w:cs="Arial"/>
              <w:b/>
              <w:bCs/>
              <w:color w:val="FF0000"/>
              <w:spacing w:val="-2"/>
              <w:kern w:val="0"/>
              <w:sz w:val="22"/>
            </w:rPr>
          </w:rPrChange>
        </w:rPr>
      </w:pPr>
    </w:p>
    <w:p w14:paraId="4CE196D3" w14:textId="77777777" w:rsidR="00E44579" w:rsidRPr="00706C18" w:rsidRDefault="005A3AD9" w:rsidP="00E44579">
      <w:pPr>
        <w:spacing w:line="384" w:lineRule="auto"/>
        <w:textAlignment w:val="baseline"/>
        <w:rPr>
          <w:rFonts w:ascii="Arial" w:eastAsia="굴림" w:hAnsi="Arial" w:cs="Arial"/>
          <w:spacing w:val="-2"/>
          <w:kern w:val="0"/>
          <w:sz w:val="22"/>
          <w:rPrChange w:id="5950" w:author="Keis" w:date="2024-09-06T17:47:00Z">
            <w:rPr>
              <w:rFonts w:ascii="Arial" w:eastAsia="굴림" w:hAnsi="Arial" w:cs="Arial"/>
              <w:color w:val="FF0000"/>
              <w:spacing w:val="-2"/>
              <w:kern w:val="0"/>
              <w:sz w:val="22"/>
            </w:rPr>
          </w:rPrChange>
        </w:rPr>
      </w:pPr>
      <w:r w:rsidRPr="00706C18">
        <w:rPr>
          <w:rFonts w:ascii="Arial" w:eastAsia="나눔명조" w:hAnsi="Arial" w:cs="Arial"/>
          <w:b/>
          <w:bCs/>
          <w:spacing w:val="-2"/>
          <w:kern w:val="0"/>
          <w:sz w:val="22"/>
          <w:rPrChange w:id="5951" w:author="Keis" w:date="2024-09-06T17:47:00Z">
            <w:rPr>
              <w:rFonts w:ascii="Arial" w:eastAsia="나눔명조" w:hAnsi="Arial" w:cs="Arial"/>
              <w:b/>
              <w:bCs/>
              <w:color w:val="FF0000"/>
              <w:spacing w:val="-2"/>
              <w:kern w:val="0"/>
              <w:sz w:val="22"/>
            </w:rPr>
          </w:rPrChange>
        </w:rPr>
        <w:t xml:space="preserve">Dadd8c_32. </w:t>
      </w:r>
      <w:r w:rsidR="00E44579" w:rsidRPr="00706C18">
        <w:rPr>
          <w:rFonts w:ascii="Arial" w:eastAsia="나눔명조" w:hAnsi="Arial" w:cs="Arial"/>
          <w:spacing w:val="-2"/>
          <w:kern w:val="0"/>
          <w:sz w:val="22"/>
          <w:rPrChange w:id="5952" w:author="Keis" w:date="2024-09-06T17:47:00Z">
            <w:rPr>
              <w:rFonts w:ascii="Arial" w:eastAsia="나눔명조" w:hAnsi="Arial" w:cs="Arial"/>
              <w:color w:val="FF0000"/>
              <w:spacing w:val="-2"/>
              <w:kern w:val="0"/>
              <w:sz w:val="22"/>
            </w:rPr>
          </w:rPrChange>
        </w:rPr>
        <w:t>How satisfied are you with the results after re-employment education training?</w:t>
      </w:r>
    </w:p>
    <w:p w14:paraId="05640542" w14:textId="77777777" w:rsidR="00E44579" w:rsidRPr="00706C18" w:rsidRDefault="00E44579" w:rsidP="00D12299">
      <w:pPr>
        <w:pStyle w:val="a6"/>
        <w:numPr>
          <w:ilvl w:val="0"/>
          <w:numId w:val="1337"/>
        </w:numPr>
        <w:wordWrap/>
        <w:adjustRightInd w:val="0"/>
        <w:spacing w:line="360" w:lineRule="auto"/>
        <w:ind w:leftChars="0"/>
        <w:jc w:val="left"/>
        <w:rPr>
          <w:rFonts w:ascii="Arial" w:eastAsia="굴림" w:hAnsi="Arial" w:cs="Arial"/>
          <w:kern w:val="0"/>
          <w:sz w:val="22"/>
          <w:rPrChange w:id="5953"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5954" w:author="Keis" w:date="2024-09-06T17:47:00Z">
            <w:rPr>
              <w:rFonts w:ascii="Arial" w:eastAsia="굴림" w:hAnsi="Arial" w:cs="Arial"/>
              <w:color w:val="FF0000"/>
              <w:kern w:val="0"/>
              <w:sz w:val="22"/>
            </w:rPr>
          </w:rPrChange>
        </w:rPr>
        <w:t>Very good</w:t>
      </w:r>
    </w:p>
    <w:p w14:paraId="692A57F7" w14:textId="77777777" w:rsidR="00E44579" w:rsidRPr="00706C18" w:rsidRDefault="00E44579" w:rsidP="00D12299">
      <w:pPr>
        <w:pStyle w:val="a6"/>
        <w:numPr>
          <w:ilvl w:val="0"/>
          <w:numId w:val="1337"/>
        </w:numPr>
        <w:wordWrap/>
        <w:adjustRightInd w:val="0"/>
        <w:spacing w:line="360" w:lineRule="auto"/>
        <w:ind w:leftChars="0"/>
        <w:jc w:val="left"/>
        <w:rPr>
          <w:rFonts w:ascii="Arial" w:eastAsia="굴림" w:hAnsi="Arial" w:cs="Arial"/>
          <w:kern w:val="0"/>
          <w:sz w:val="22"/>
          <w:rPrChange w:id="5955"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5956" w:author="Keis" w:date="2024-09-06T17:47:00Z">
            <w:rPr>
              <w:rFonts w:ascii="Arial" w:eastAsia="굴림" w:hAnsi="Arial" w:cs="Arial"/>
              <w:color w:val="FF0000"/>
              <w:kern w:val="0"/>
              <w:sz w:val="22"/>
            </w:rPr>
          </w:rPrChange>
        </w:rPr>
        <w:t>Good</w:t>
      </w:r>
    </w:p>
    <w:p w14:paraId="187D9844" w14:textId="77777777" w:rsidR="00E44579" w:rsidRPr="00706C18" w:rsidRDefault="00E44579" w:rsidP="00D12299">
      <w:pPr>
        <w:pStyle w:val="a6"/>
        <w:numPr>
          <w:ilvl w:val="0"/>
          <w:numId w:val="1337"/>
        </w:numPr>
        <w:wordWrap/>
        <w:adjustRightInd w:val="0"/>
        <w:spacing w:line="360" w:lineRule="auto"/>
        <w:ind w:leftChars="0"/>
        <w:jc w:val="left"/>
        <w:rPr>
          <w:rFonts w:ascii="Arial" w:eastAsia="굴림" w:hAnsi="Arial" w:cs="Arial"/>
          <w:kern w:val="0"/>
          <w:sz w:val="22"/>
          <w:rPrChange w:id="5957"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5958" w:author="Keis" w:date="2024-09-06T17:47:00Z">
            <w:rPr>
              <w:rFonts w:ascii="Arial" w:eastAsia="굴림" w:hAnsi="Arial" w:cs="Arial"/>
              <w:color w:val="FF0000"/>
              <w:kern w:val="0"/>
              <w:sz w:val="22"/>
            </w:rPr>
          </w:rPrChange>
        </w:rPr>
        <w:t>Fair</w:t>
      </w:r>
    </w:p>
    <w:p w14:paraId="25473402" w14:textId="77777777" w:rsidR="00E44579" w:rsidRPr="00706C18" w:rsidRDefault="00E44579" w:rsidP="00D12299">
      <w:pPr>
        <w:pStyle w:val="a6"/>
        <w:numPr>
          <w:ilvl w:val="0"/>
          <w:numId w:val="1337"/>
        </w:numPr>
        <w:wordWrap/>
        <w:adjustRightInd w:val="0"/>
        <w:spacing w:line="360" w:lineRule="auto"/>
        <w:ind w:leftChars="0"/>
        <w:jc w:val="left"/>
        <w:rPr>
          <w:rFonts w:ascii="Arial" w:eastAsia="굴림" w:hAnsi="Arial" w:cs="Arial"/>
          <w:kern w:val="0"/>
          <w:sz w:val="22"/>
          <w:rPrChange w:id="5959"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5960" w:author="Keis" w:date="2024-09-06T17:47:00Z">
            <w:rPr>
              <w:rFonts w:ascii="Arial" w:eastAsia="굴림" w:hAnsi="Arial" w:cs="Arial"/>
              <w:color w:val="FF0000"/>
              <w:kern w:val="0"/>
              <w:sz w:val="22"/>
            </w:rPr>
          </w:rPrChange>
        </w:rPr>
        <w:t>Bad</w:t>
      </w:r>
    </w:p>
    <w:p w14:paraId="37A2F942" w14:textId="77777777" w:rsidR="00E44579" w:rsidRPr="00706C18" w:rsidRDefault="00E44579" w:rsidP="00D12299">
      <w:pPr>
        <w:pStyle w:val="a6"/>
        <w:numPr>
          <w:ilvl w:val="0"/>
          <w:numId w:val="1337"/>
        </w:numPr>
        <w:wordWrap/>
        <w:adjustRightInd w:val="0"/>
        <w:spacing w:line="360" w:lineRule="auto"/>
        <w:ind w:leftChars="0"/>
        <w:jc w:val="left"/>
        <w:rPr>
          <w:rFonts w:ascii="Arial" w:eastAsia="굴림" w:hAnsi="Arial" w:cs="Arial"/>
          <w:kern w:val="0"/>
          <w:sz w:val="22"/>
          <w:rPrChange w:id="5961"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5962" w:author="Keis" w:date="2024-09-06T17:47:00Z">
            <w:rPr>
              <w:rFonts w:ascii="Arial" w:eastAsia="굴림" w:hAnsi="Arial" w:cs="Arial"/>
              <w:color w:val="FF0000"/>
              <w:kern w:val="0"/>
              <w:sz w:val="22"/>
            </w:rPr>
          </w:rPrChange>
        </w:rPr>
        <w:t>Very bad</w:t>
      </w:r>
    </w:p>
    <w:p w14:paraId="02412C3A" w14:textId="77777777" w:rsidR="005A3AD9" w:rsidRPr="00706C18" w:rsidRDefault="005A3AD9" w:rsidP="00E44579">
      <w:pPr>
        <w:spacing w:line="384" w:lineRule="auto"/>
        <w:textAlignment w:val="baseline"/>
        <w:rPr>
          <w:rFonts w:ascii="Arial" w:eastAsia="굴림" w:hAnsi="Arial" w:cs="Arial"/>
          <w:spacing w:val="-2"/>
          <w:kern w:val="0"/>
          <w:sz w:val="22"/>
          <w:rPrChange w:id="5963" w:author="Keis" w:date="2024-09-06T17:47:00Z">
            <w:rPr>
              <w:rFonts w:ascii="Arial" w:eastAsia="굴림" w:hAnsi="Arial" w:cs="Arial"/>
              <w:color w:val="FF0000"/>
              <w:spacing w:val="-2"/>
              <w:kern w:val="0"/>
              <w:sz w:val="22"/>
            </w:rPr>
          </w:rPrChange>
        </w:rPr>
      </w:pPr>
    </w:p>
    <w:p w14:paraId="194A58FB" w14:textId="77777777" w:rsidR="00E44579" w:rsidRPr="00706C18" w:rsidRDefault="005A3AD9" w:rsidP="00E44579">
      <w:pPr>
        <w:spacing w:line="384" w:lineRule="auto"/>
        <w:textAlignment w:val="baseline"/>
        <w:rPr>
          <w:rFonts w:ascii="Arial" w:eastAsia="굴림" w:hAnsi="Arial" w:cs="Arial"/>
          <w:spacing w:val="-2"/>
          <w:kern w:val="0"/>
          <w:sz w:val="22"/>
          <w:rPrChange w:id="5964" w:author="Keis" w:date="2024-09-06T17:47:00Z">
            <w:rPr>
              <w:rFonts w:ascii="Arial" w:eastAsia="굴림" w:hAnsi="Arial" w:cs="Arial"/>
              <w:color w:val="000000"/>
              <w:spacing w:val="-2"/>
              <w:kern w:val="0"/>
              <w:sz w:val="22"/>
            </w:rPr>
          </w:rPrChange>
        </w:rPr>
      </w:pPr>
      <w:r w:rsidRPr="00706C18">
        <w:rPr>
          <w:rFonts w:ascii="Arial" w:eastAsia="나눔명조" w:hAnsi="Arial" w:cs="Arial"/>
          <w:b/>
          <w:bCs/>
          <w:spacing w:val="-2"/>
          <w:kern w:val="0"/>
          <w:sz w:val="22"/>
          <w:rPrChange w:id="5965" w:author="Keis" w:date="2024-09-06T17:47:00Z">
            <w:rPr>
              <w:rFonts w:ascii="Arial" w:eastAsia="나눔명조" w:hAnsi="Arial" w:cs="Arial"/>
              <w:b/>
              <w:bCs/>
              <w:color w:val="FF0000"/>
              <w:spacing w:val="-2"/>
              <w:kern w:val="0"/>
              <w:sz w:val="22"/>
            </w:rPr>
          </w:rPrChange>
        </w:rPr>
        <w:t>Dadd8c_33.</w:t>
      </w:r>
      <w:r w:rsidRPr="00706C18">
        <w:rPr>
          <w:rFonts w:ascii="Arial" w:eastAsia="나눔명조" w:hAnsi="Arial" w:cs="Arial"/>
          <w:spacing w:val="-2"/>
          <w:kern w:val="0"/>
          <w:sz w:val="22"/>
          <w:rPrChange w:id="5966" w:author="Keis" w:date="2024-09-06T17:47:00Z">
            <w:rPr>
              <w:rFonts w:ascii="Arial" w:eastAsia="나눔명조" w:hAnsi="Arial" w:cs="Arial"/>
              <w:color w:val="FF0000"/>
              <w:spacing w:val="-2"/>
              <w:kern w:val="0"/>
              <w:sz w:val="22"/>
            </w:rPr>
          </w:rPrChange>
        </w:rPr>
        <w:t xml:space="preserve"> </w:t>
      </w:r>
      <w:r w:rsidR="00E44579" w:rsidRPr="00706C18">
        <w:rPr>
          <w:rFonts w:ascii="Arial" w:eastAsia="나눔명조" w:hAnsi="Arial" w:cs="Arial"/>
          <w:spacing w:val="-2"/>
          <w:kern w:val="0"/>
          <w:sz w:val="22"/>
          <w:rPrChange w:id="5967" w:author="Keis" w:date="2024-09-06T17:47:00Z">
            <w:rPr>
              <w:rFonts w:ascii="Arial" w:eastAsia="나눔명조" w:hAnsi="Arial" w:cs="Arial"/>
              <w:color w:val="FF0000"/>
              <w:spacing w:val="-2"/>
              <w:kern w:val="0"/>
              <w:sz w:val="22"/>
            </w:rPr>
          </w:rPrChange>
        </w:rPr>
        <w:t xml:space="preserve">What do you think the most important basic education training program that need for re-employment? </w:t>
      </w:r>
    </w:p>
    <w:p w14:paraId="54445998" w14:textId="77777777" w:rsidR="00E44579" w:rsidRPr="00706C18" w:rsidRDefault="00E44579" w:rsidP="00E44579">
      <w:pPr>
        <w:spacing w:line="384" w:lineRule="auto"/>
        <w:textAlignment w:val="baseline"/>
        <w:rPr>
          <w:rFonts w:ascii="Arial" w:eastAsia="나눔명조" w:hAnsi="Arial" w:cs="Arial"/>
          <w:spacing w:val="-2"/>
          <w:kern w:val="0"/>
          <w:sz w:val="22"/>
          <w:rPrChange w:id="5968" w:author="Keis" w:date="2024-09-06T17:47:00Z">
            <w:rPr>
              <w:rFonts w:ascii="Arial" w:eastAsia="나눔명조" w:hAnsi="Arial" w:cs="Arial"/>
              <w:color w:val="FF0000"/>
              <w:spacing w:val="-2"/>
              <w:kern w:val="0"/>
              <w:sz w:val="22"/>
            </w:rPr>
          </w:rPrChange>
        </w:rPr>
      </w:pPr>
      <w:r w:rsidRPr="00706C18">
        <w:rPr>
          <w:rFonts w:ascii="굴림" w:eastAsia="굴림" w:hAnsi="굴림" w:cs="굴림" w:hint="eastAsia"/>
          <w:spacing w:val="-2"/>
          <w:kern w:val="0"/>
          <w:sz w:val="22"/>
          <w:rPrChange w:id="5969"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970" w:author="Keis" w:date="2024-09-06T17:47:00Z">
            <w:rPr>
              <w:rFonts w:ascii="Arial" w:eastAsia="나눔명조" w:hAnsi="Arial" w:cs="Arial"/>
              <w:color w:val="FF0000"/>
              <w:spacing w:val="-2"/>
              <w:kern w:val="0"/>
              <w:sz w:val="22"/>
            </w:rPr>
          </w:rPrChange>
        </w:rPr>
        <w:t xml:space="preserve"> Basic skill of computer and smartphone</w:t>
      </w:r>
    </w:p>
    <w:p w14:paraId="5D2E06D7" w14:textId="77777777" w:rsidR="00E44579" w:rsidRPr="00706C18" w:rsidRDefault="00E44579" w:rsidP="00E44579">
      <w:pPr>
        <w:spacing w:line="384" w:lineRule="auto"/>
        <w:textAlignment w:val="baseline"/>
        <w:rPr>
          <w:rFonts w:ascii="Arial" w:eastAsia="굴림" w:hAnsi="Arial" w:cs="Arial"/>
          <w:kern w:val="0"/>
          <w:sz w:val="22"/>
          <w:rPrChange w:id="5971"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72"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973" w:author="Keis" w:date="2024-09-06T17:47:00Z">
            <w:rPr>
              <w:rFonts w:ascii="Arial" w:eastAsia="나눔명조" w:hAnsi="Arial" w:cs="Arial"/>
              <w:color w:val="FF0000"/>
              <w:spacing w:val="-2"/>
              <w:kern w:val="0"/>
              <w:sz w:val="22"/>
            </w:rPr>
          </w:rPrChange>
        </w:rPr>
        <w:t xml:space="preserve"> Communication skill and relationship with coworker</w:t>
      </w:r>
    </w:p>
    <w:p w14:paraId="49C95227" w14:textId="77777777" w:rsidR="00E44579" w:rsidRPr="00706C18" w:rsidRDefault="00E44579" w:rsidP="00E44579">
      <w:pPr>
        <w:spacing w:line="384" w:lineRule="auto"/>
        <w:textAlignment w:val="baseline"/>
        <w:rPr>
          <w:rFonts w:ascii="Arial" w:eastAsia="나눔명조" w:hAnsi="Arial" w:cs="Arial"/>
          <w:spacing w:val="-2"/>
          <w:kern w:val="0"/>
          <w:sz w:val="22"/>
          <w:rPrChange w:id="5974" w:author="Keis" w:date="2024-09-06T17:47:00Z">
            <w:rPr>
              <w:rFonts w:ascii="Arial" w:eastAsia="나눔명조" w:hAnsi="Arial" w:cs="Arial"/>
              <w:color w:val="FF0000"/>
              <w:spacing w:val="-2"/>
              <w:kern w:val="0"/>
              <w:sz w:val="22"/>
            </w:rPr>
          </w:rPrChange>
        </w:rPr>
      </w:pPr>
      <w:r w:rsidRPr="00706C18">
        <w:rPr>
          <w:rFonts w:ascii="굴림" w:eastAsia="굴림" w:hAnsi="굴림" w:cs="굴림" w:hint="eastAsia"/>
          <w:spacing w:val="-2"/>
          <w:kern w:val="0"/>
          <w:sz w:val="22"/>
          <w:rPrChange w:id="5975" w:author="Keis" w:date="2024-09-06T17:47: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976" w:author="Keis" w:date="2024-09-06T17:47:00Z">
            <w:rPr>
              <w:rFonts w:ascii="Arial" w:eastAsia="나눔명조" w:hAnsi="Arial" w:cs="Arial"/>
              <w:color w:val="FF0000"/>
              <w:spacing w:val="-2"/>
              <w:kern w:val="0"/>
              <w:sz w:val="22"/>
            </w:rPr>
          </w:rPrChange>
        </w:rPr>
        <w:t xml:space="preserve"> Attitude to occupation and general personality</w:t>
      </w:r>
    </w:p>
    <w:p w14:paraId="4B617929" w14:textId="77777777" w:rsidR="00E44579" w:rsidRPr="00706C18" w:rsidRDefault="00E44579" w:rsidP="00E44579">
      <w:pPr>
        <w:spacing w:line="384" w:lineRule="auto"/>
        <w:textAlignment w:val="baseline"/>
        <w:rPr>
          <w:rFonts w:ascii="Arial" w:eastAsia="굴림" w:hAnsi="Arial" w:cs="Arial"/>
          <w:kern w:val="0"/>
          <w:sz w:val="22"/>
          <w:rPrChange w:id="5977"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78" w:author="Keis" w:date="2024-09-06T17:47: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979" w:author="Keis" w:date="2024-09-06T17:47:00Z">
            <w:rPr>
              <w:rFonts w:ascii="Arial" w:eastAsia="나눔명조" w:hAnsi="Arial" w:cs="Arial"/>
              <w:color w:val="FF0000"/>
              <w:spacing w:val="-2"/>
              <w:kern w:val="0"/>
              <w:sz w:val="22"/>
            </w:rPr>
          </w:rPrChange>
        </w:rPr>
        <w:t xml:space="preserve"> Others(_____________________________________)</w:t>
      </w:r>
    </w:p>
    <w:p w14:paraId="7571EF4F" w14:textId="77777777" w:rsidR="005A3AD9" w:rsidRPr="00706C18" w:rsidRDefault="005A3AD9" w:rsidP="00E44579">
      <w:pPr>
        <w:spacing w:line="384" w:lineRule="auto"/>
        <w:textAlignment w:val="baseline"/>
        <w:rPr>
          <w:rFonts w:ascii="Arial" w:eastAsia="굴림" w:hAnsi="Arial" w:cs="Arial"/>
          <w:spacing w:val="-2"/>
          <w:kern w:val="0"/>
          <w:sz w:val="22"/>
          <w:rPrChange w:id="5980" w:author="Keis" w:date="2024-09-06T17:47:00Z">
            <w:rPr>
              <w:rFonts w:ascii="Arial" w:eastAsia="굴림" w:hAnsi="Arial" w:cs="Arial"/>
              <w:color w:val="FF0000"/>
              <w:spacing w:val="-2"/>
              <w:kern w:val="0"/>
              <w:sz w:val="22"/>
            </w:rPr>
          </w:rPrChange>
        </w:rPr>
      </w:pPr>
    </w:p>
    <w:p w14:paraId="2EF6AC9A" w14:textId="77777777" w:rsidR="00E44579" w:rsidRPr="00706C18" w:rsidRDefault="005A3AD9" w:rsidP="00E44579">
      <w:pPr>
        <w:spacing w:line="384" w:lineRule="auto"/>
        <w:textAlignment w:val="baseline"/>
        <w:rPr>
          <w:rFonts w:ascii="Arial" w:eastAsia="나눔명조" w:hAnsi="Arial" w:cs="Arial"/>
          <w:spacing w:val="-2"/>
          <w:kern w:val="0"/>
          <w:sz w:val="22"/>
          <w:rPrChange w:id="5981" w:author="Keis" w:date="2024-09-06T17:47:00Z">
            <w:rPr>
              <w:rFonts w:ascii="Arial" w:eastAsia="나눔명조" w:hAnsi="Arial" w:cs="Arial"/>
              <w:color w:val="FF0000"/>
              <w:spacing w:val="-2"/>
              <w:kern w:val="0"/>
              <w:sz w:val="22"/>
            </w:rPr>
          </w:rPrChange>
        </w:rPr>
      </w:pPr>
      <w:r w:rsidRPr="00706C18">
        <w:rPr>
          <w:rFonts w:ascii="Arial" w:eastAsia="나눔명조" w:hAnsi="Arial" w:cs="Arial"/>
          <w:b/>
          <w:bCs/>
          <w:spacing w:val="-2"/>
          <w:kern w:val="0"/>
          <w:sz w:val="22"/>
          <w:rPrChange w:id="5982" w:author="Keis" w:date="2024-09-06T17:47:00Z">
            <w:rPr>
              <w:rFonts w:ascii="Arial" w:eastAsia="나눔명조" w:hAnsi="Arial" w:cs="Arial"/>
              <w:b/>
              <w:bCs/>
              <w:color w:val="FF0000"/>
              <w:spacing w:val="-2"/>
              <w:kern w:val="0"/>
              <w:sz w:val="22"/>
            </w:rPr>
          </w:rPrChange>
        </w:rPr>
        <w:t xml:space="preserve">Dadd8c_34. </w:t>
      </w:r>
      <w:r w:rsidR="00E44579" w:rsidRPr="00706C18">
        <w:rPr>
          <w:rFonts w:ascii="Arial" w:eastAsia="나눔명조" w:hAnsi="Arial" w:cs="Arial"/>
          <w:spacing w:val="-2"/>
          <w:kern w:val="0"/>
          <w:sz w:val="22"/>
          <w:rPrChange w:id="5983" w:author="Keis" w:date="2024-09-06T17:47:00Z">
            <w:rPr>
              <w:rFonts w:ascii="Arial" w:eastAsia="나눔명조" w:hAnsi="Arial" w:cs="Arial"/>
              <w:color w:val="FF0000"/>
              <w:spacing w:val="-2"/>
              <w:kern w:val="0"/>
              <w:sz w:val="22"/>
            </w:rPr>
          </w:rPrChange>
        </w:rPr>
        <w:t xml:space="preserve">What do you think the most important professional education training program that need for re-employment? </w:t>
      </w:r>
    </w:p>
    <w:p w14:paraId="48485002" w14:textId="77777777" w:rsidR="00E44579" w:rsidRPr="00706C18" w:rsidRDefault="00E44579" w:rsidP="00E44579">
      <w:pPr>
        <w:spacing w:line="384" w:lineRule="auto"/>
        <w:textAlignment w:val="baseline"/>
        <w:rPr>
          <w:rFonts w:ascii="Arial" w:eastAsia="굴림" w:hAnsi="Arial" w:cs="Arial"/>
          <w:kern w:val="0"/>
          <w:sz w:val="22"/>
          <w:rPrChange w:id="5984"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85"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5986" w:author="Keis" w:date="2024-09-06T17:47:00Z">
            <w:rPr>
              <w:rFonts w:ascii="Arial" w:eastAsia="나눔명조" w:hAnsi="Arial" w:cs="Arial"/>
              <w:color w:val="FF0000"/>
              <w:spacing w:val="-2"/>
              <w:kern w:val="0"/>
              <w:sz w:val="22"/>
            </w:rPr>
          </w:rPrChange>
        </w:rPr>
        <w:t xml:space="preserve"> Course of management, accounting, administrative</w:t>
      </w:r>
    </w:p>
    <w:p w14:paraId="1932422F" w14:textId="77777777" w:rsidR="00E44579" w:rsidRPr="00706C18" w:rsidRDefault="00E44579" w:rsidP="00E44579">
      <w:pPr>
        <w:spacing w:line="384" w:lineRule="auto"/>
        <w:textAlignment w:val="baseline"/>
        <w:rPr>
          <w:rFonts w:ascii="Arial" w:eastAsia="굴림" w:hAnsi="Arial" w:cs="Arial"/>
          <w:kern w:val="0"/>
          <w:sz w:val="22"/>
          <w:rPrChange w:id="5987"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88"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5989" w:author="Keis" w:date="2024-09-06T17:47:00Z">
            <w:rPr>
              <w:rFonts w:ascii="Arial" w:eastAsia="나눔명조" w:hAnsi="Arial" w:cs="Arial"/>
              <w:color w:val="FF0000"/>
              <w:spacing w:val="-2"/>
              <w:kern w:val="0"/>
              <w:sz w:val="22"/>
            </w:rPr>
          </w:rPrChange>
        </w:rPr>
        <w:t xml:space="preserve"> Course of agriculture, fishing</w:t>
      </w:r>
    </w:p>
    <w:p w14:paraId="3821B64E" w14:textId="77777777" w:rsidR="00E44579" w:rsidRPr="00706C18" w:rsidRDefault="00E44579" w:rsidP="00E44579">
      <w:pPr>
        <w:spacing w:line="384" w:lineRule="auto"/>
        <w:textAlignment w:val="baseline"/>
        <w:rPr>
          <w:rFonts w:ascii="Arial" w:eastAsia="굴림" w:hAnsi="Arial" w:cs="Arial"/>
          <w:kern w:val="0"/>
          <w:sz w:val="22"/>
          <w:rPrChange w:id="5990"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91" w:author="Keis" w:date="2024-09-06T17:47: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5992" w:author="Keis" w:date="2024-09-06T17:47:00Z">
            <w:rPr>
              <w:rFonts w:ascii="Arial" w:eastAsia="나눔명조" w:hAnsi="Arial" w:cs="Arial"/>
              <w:color w:val="FF0000"/>
              <w:spacing w:val="-2"/>
              <w:kern w:val="0"/>
              <w:sz w:val="22"/>
            </w:rPr>
          </w:rPrChange>
        </w:rPr>
        <w:t xml:space="preserve"> Course of social welfare, religion</w:t>
      </w:r>
    </w:p>
    <w:p w14:paraId="005B8EC7" w14:textId="77777777" w:rsidR="00E44579" w:rsidRPr="00706C18" w:rsidRDefault="00E44579" w:rsidP="00E44579">
      <w:pPr>
        <w:spacing w:line="384" w:lineRule="auto"/>
        <w:textAlignment w:val="baseline"/>
        <w:rPr>
          <w:rFonts w:ascii="Arial" w:eastAsia="굴림" w:hAnsi="Arial" w:cs="Arial"/>
          <w:kern w:val="0"/>
          <w:sz w:val="22"/>
          <w:rPrChange w:id="5993"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94" w:author="Keis" w:date="2024-09-06T17:47: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5995" w:author="Keis" w:date="2024-09-06T17:47:00Z">
            <w:rPr>
              <w:rFonts w:ascii="Arial" w:eastAsia="나눔명조" w:hAnsi="Arial" w:cs="Arial"/>
              <w:color w:val="FF0000"/>
              <w:spacing w:val="-2"/>
              <w:kern w:val="0"/>
              <w:sz w:val="22"/>
            </w:rPr>
          </w:rPrChange>
        </w:rPr>
        <w:t xml:space="preserve"> Course of security, cleaning </w:t>
      </w:r>
    </w:p>
    <w:p w14:paraId="538123DC" w14:textId="77777777" w:rsidR="00E44579" w:rsidRPr="00706C18" w:rsidRDefault="00E44579" w:rsidP="00E44579">
      <w:pPr>
        <w:spacing w:line="384" w:lineRule="auto"/>
        <w:textAlignment w:val="baseline"/>
        <w:rPr>
          <w:rFonts w:ascii="Arial" w:eastAsia="굴림" w:hAnsi="Arial" w:cs="Arial"/>
          <w:kern w:val="0"/>
          <w:sz w:val="22"/>
          <w:rPrChange w:id="5996"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5997" w:author="Keis" w:date="2024-09-06T17:47: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5998" w:author="Keis" w:date="2024-09-06T17:47:00Z">
            <w:rPr>
              <w:rFonts w:ascii="Arial" w:eastAsia="나눔명조" w:hAnsi="Arial" w:cs="Arial"/>
              <w:color w:val="FF0000"/>
              <w:spacing w:val="-2"/>
              <w:kern w:val="0"/>
              <w:sz w:val="22"/>
            </w:rPr>
          </w:rPrChange>
        </w:rPr>
        <w:t xml:space="preserve"> Course of skill</w:t>
      </w:r>
    </w:p>
    <w:p w14:paraId="1C499846" w14:textId="77777777" w:rsidR="005A3AD9" w:rsidRPr="00706C18" w:rsidRDefault="00E44579" w:rsidP="00E44579">
      <w:pPr>
        <w:spacing w:line="384" w:lineRule="auto"/>
        <w:textAlignment w:val="baseline"/>
        <w:rPr>
          <w:rFonts w:ascii="Arial" w:eastAsia="굴림" w:hAnsi="Arial" w:cs="Arial"/>
          <w:kern w:val="0"/>
          <w:sz w:val="22"/>
          <w:rPrChange w:id="5999"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000" w:author="Keis" w:date="2024-09-06T17:47:00Z">
            <w:rPr>
              <w:rFonts w:ascii="굴림" w:eastAsia="굴림" w:hAnsi="굴림" w:cs="굴림" w:hint="eastAsia"/>
              <w:color w:val="FF0000"/>
              <w:spacing w:val="-2"/>
              <w:kern w:val="0"/>
              <w:sz w:val="22"/>
            </w:rPr>
          </w:rPrChange>
        </w:rPr>
        <w:t>⑥</w:t>
      </w:r>
      <w:r w:rsidRPr="00706C18">
        <w:rPr>
          <w:rFonts w:ascii="Arial" w:eastAsia="나눔명조" w:hAnsi="Arial" w:cs="Arial"/>
          <w:spacing w:val="-2"/>
          <w:kern w:val="0"/>
          <w:sz w:val="22"/>
          <w:rPrChange w:id="6001" w:author="Keis" w:date="2024-09-06T17:47:00Z">
            <w:rPr>
              <w:rFonts w:ascii="Arial" w:eastAsia="나눔명조" w:hAnsi="Arial" w:cs="Arial"/>
              <w:color w:val="FF0000"/>
              <w:spacing w:val="-2"/>
              <w:kern w:val="0"/>
              <w:sz w:val="22"/>
            </w:rPr>
          </w:rPrChange>
        </w:rPr>
        <w:t xml:space="preserve"> Others(_____________________________________)</w:t>
      </w:r>
    </w:p>
    <w:p w14:paraId="4E638620" w14:textId="77777777" w:rsidR="005A3AD9" w:rsidRPr="00706C18" w:rsidRDefault="005A3AD9" w:rsidP="005A3AD9">
      <w:pPr>
        <w:spacing w:line="384" w:lineRule="auto"/>
        <w:textAlignment w:val="baseline"/>
        <w:rPr>
          <w:rFonts w:ascii="Arial" w:eastAsia="굴림" w:hAnsi="Arial" w:cs="Arial"/>
          <w:spacing w:val="-2"/>
          <w:kern w:val="0"/>
          <w:sz w:val="22"/>
          <w:rPrChange w:id="6002" w:author="Keis" w:date="2024-09-06T17:47:00Z">
            <w:rPr>
              <w:rFonts w:ascii="Arial" w:eastAsia="굴림" w:hAnsi="Arial" w:cs="Arial"/>
              <w:color w:val="FF0000"/>
              <w:spacing w:val="-2"/>
              <w:kern w:val="0"/>
              <w:sz w:val="22"/>
            </w:rPr>
          </w:rPrChange>
        </w:rPr>
      </w:pPr>
    </w:p>
    <w:p w14:paraId="5B1D6B84" w14:textId="77777777" w:rsidR="00E44579" w:rsidRPr="00706C18" w:rsidRDefault="005A3AD9" w:rsidP="00E44579">
      <w:pPr>
        <w:spacing w:line="384" w:lineRule="auto"/>
        <w:textAlignment w:val="baseline"/>
        <w:rPr>
          <w:rFonts w:ascii="Arial" w:eastAsia="굴림" w:hAnsi="Arial" w:cs="Arial"/>
          <w:spacing w:val="-2"/>
          <w:kern w:val="0"/>
          <w:sz w:val="22"/>
          <w:rPrChange w:id="6003" w:author="Keis" w:date="2024-09-06T17:47:00Z">
            <w:rPr>
              <w:rFonts w:ascii="Arial" w:eastAsia="굴림" w:hAnsi="Arial" w:cs="Arial"/>
              <w:color w:val="000000"/>
              <w:spacing w:val="-2"/>
              <w:kern w:val="0"/>
              <w:sz w:val="22"/>
            </w:rPr>
          </w:rPrChange>
        </w:rPr>
      </w:pPr>
      <w:r w:rsidRPr="00706C18">
        <w:rPr>
          <w:rFonts w:ascii="Arial" w:eastAsia="나눔명조" w:hAnsi="Arial" w:cs="Arial"/>
          <w:b/>
          <w:bCs/>
          <w:spacing w:val="-2"/>
          <w:kern w:val="0"/>
          <w:sz w:val="22"/>
          <w:rPrChange w:id="6004" w:author="Keis" w:date="2024-09-06T17:47:00Z">
            <w:rPr>
              <w:rFonts w:ascii="Arial" w:eastAsia="나눔명조" w:hAnsi="Arial" w:cs="Arial"/>
              <w:b/>
              <w:bCs/>
              <w:color w:val="FF0000"/>
              <w:spacing w:val="-2"/>
              <w:kern w:val="0"/>
              <w:sz w:val="22"/>
            </w:rPr>
          </w:rPrChange>
        </w:rPr>
        <w:t>Dadd8c_35.</w:t>
      </w:r>
      <w:r w:rsidRPr="00706C18">
        <w:rPr>
          <w:rFonts w:ascii="Arial" w:eastAsia="나눔명조" w:hAnsi="Arial" w:cs="Arial"/>
          <w:spacing w:val="-2"/>
          <w:kern w:val="0"/>
          <w:sz w:val="22"/>
          <w:rPrChange w:id="6005" w:author="Keis" w:date="2024-09-06T17:47:00Z">
            <w:rPr>
              <w:rFonts w:ascii="Arial" w:eastAsia="나눔명조" w:hAnsi="Arial" w:cs="Arial"/>
              <w:color w:val="FF0000"/>
              <w:spacing w:val="-2"/>
              <w:kern w:val="0"/>
              <w:sz w:val="22"/>
            </w:rPr>
          </w:rPrChange>
        </w:rPr>
        <w:t xml:space="preserve"> </w:t>
      </w:r>
      <w:r w:rsidR="00E44579" w:rsidRPr="00706C18">
        <w:rPr>
          <w:rFonts w:ascii="Arial" w:eastAsia="나눔명조" w:hAnsi="Arial" w:cs="Arial"/>
          <w:spacing w:val="-2"/>
          <w:kern w:val="0"/>
          <w:sz w:val="22"/>
          <w:rPrChange w:id="6006" w:author="Keis" w:date="2024-09-06T17:47:00Z">
            <w:rPr>
              <w:rFonts w:ascii="Arial" w:eastAsia="나눔명조" w:hAnsi="Arial" w:cs="Arial"/>
              <w:color w:val="FF0000"/>
              <w:spacing w:val="-2"/>
              <w:kern w:val="0"/>
              <w:sz w:val="22"/>
            </w:rPr>
          </w:rPrChange>
        </w:rPr>
        <w:t>How long do you think the period of re-employment education and training is appropriate?</w:t>
      </w:r>
    </w:p>
    <w:p w14:paraId="12B28464" w14:textId="77777777" w:rsidR="00E44579" w:rsidRPr="00706C18" w:rsidRDefault="00E44579" w:rsidP="00E44579">
      <w:pPr>
        <w:spacing w:line="384" w:lineRule="auto"/>
        <w:textAlignment w:val="baseline"/>
        <w:rPr>
          <w:rFonts w:ascii="Arial" w:eastAsia="굴림" w:hAnsi="Arial" w:cs="Arial"/>
          <w:kern w:val="0"/>
          <w:sz w:val="22"/>
          <w:rPrChange w:id="6007" w:author="Keis" w:date="2024-09-06T17:47:00Z">
            <w:rPr>
              <w:rFonts w:ascii="Arial" w:eastAsia="굴림" w:hAnsi="Arial" w:cs="Arial"/>
              <w:color w:val="000000"/>
              <w:kern w:val="0"/>
              <w:sz w:val="22"/>
            </w:rPr>
          </w:rPrChange>
        </w:rPr>
      </w:pPr>
      <w:r w:rsidRPr="00706C18">
        <w:rPr>
          <w:rFonts w:ascii="Arial" w:eastAsia="나눔명조" w:hAnsi="Arial" w:cs="Arial"/>
          <w:spacing w:val="-2"/>
          <w:kern w:val="0"/>
          <w:sz w:val="22"/>
          <w:rPrChange w:id="6008" w:author="Keis" w:date="2024-09-06T17:47:00Z">
            <w:rPr>
              <w:rFonts w:ascii="Arial" w:eastAsia="나눔명조" w:hAnsi="Arial" w:cs="Arial"/>
              <w:color w:val="FF0000"/>
              <w:spacing w:val="-2"/>
              <w:kern w:val="0"/>
              <w:sz w:val="22"/>
            </w:rPr>
          </w:rPrChange>
        </w:rPr>
        <w:t>__________days</w:t>
      </w:r>
    </w:p>
    <w:p w14:paraId="658DB735" w14:textId="77777777" w:rsidR="005A3AD9" w:rsidRPr="00706C18" w:rsidRDefault="005A3AD9" w:rsidP="005A3AD9">
      <w:pPr>
        <w:spacing w:line="384" w:lineRule="auto"/>
        <w:textAlignment w:val="baseline"/>
        <w:rPr>
          <w:rFonts w:ascii="Arial" w:eastAsia="굴림" w:hAnsi="Arial" w:cs="Arial"/>
          <w:spacing w:val="-2"/>
          <w:kern w:val="0"/>
          <w:sz w:val="22"/>
          <w:rPrChange w:id="6009" w:author="Keis" w:date="2024-09-06T17:47:00Z">
            <w:rPr>
              <w:rFonts w:ascii="Arial" w:eastAsia="굴림" w:hAnsi="Arial" w:cs="Arial"/>
              <w:color w:val="FF0000"/>
              <w:spacing w:val="-2"/>
              <w:kern w:val="0"/>
              <w:sz w:val="22"/>
            </w:rPr>
          </w:rPrChange>
        </w:rPr>
      </w:pPr>
    </w:p>
    <w:p w14:paraId="08BA6604" w14:textId="77777777" w:rsidR="00E44579" w:rsidRPr="00706C18" w:rsidRDefault="005A3AD9" w:rsidP="00E44579">
      <w:pPr>
        <w:spacing w:line="384" w:lineRule="auto"/>
        <w:textAlignment w:val="baseline"/>
        <w:rPr>
          <w:rFonts w:ascii="Arial" w:eastAsia="굴림" w:hAnsi="Arial" w:cs="Arial"/>
          <w:spacing w:val="-2"/>
          <w:kern w:val="0"/>
          <w:sz w:val="22"/>
          <w:rPrChange w:id="6010" w:author="Keis" w:date="2024-09-06T17:47:00Z">
            <w:rPr>
              <w:rFonts w:ascii="Arial" w:eastAsia="굴림" w:hAnsi="Arial" w:cs="Arial"/>
              <w:color w:val="000000"/>
              <w:spacing w:val="-2"/>
              <w:kern w:val="0"/>
              <w:sz w:val="22"/>
            </w:rPr>
          </w:rPrChange>
        </w:rPr>
      </w:pPr>
      <w:r w:rsidRPr="00706C18">
        <w:rPr>
          <w:rFonts w:ascii="Arial" w:eastAsia="나눔명조" w:hAnsi="Arial" w:cs="Arial"/>
          <w:b/>
          <w:bCs/>
          <w:spacing w:val="-2"/>
          <w:kern w:val="0"/>
          <w:sz w:val="22"/>
          <w:rPrChange w:id="6011" w:author="Keis" w:date="2024-09-06T17:47:00Z">
            <w:rPr>
              <w:rFonts w:ascii="Arial" w:eastAsia="나눔명조" w:hAnsi="Arial" w:cs="Arial"/>
              <w:b/>
              <w:bCs/>
              <w:color w:val="FF0000"/>
              <w:spacing w:val="-2"/>
              <w:kern w:val="0"/>
              <w:sz w:val="22"/>
            </w:rPr>
          </w:rPrChange>
        </w:rPr>
        <w:lastRenderedPageBreak/>
        <w:t xml:space="preserve">Dadd8c_36. </w:t>
      </w:r>
      <w:r w:rsidR="00E44579" w:rsidRPr="00706C18">
        <w:rPr>
          <w:rFonts w:ascii="Arial" w:eastAsia="나눔명조" w:hAnsi="Arial" w:cs="Arial"/>
          <w:spacing w:val="-4"/>
          <w:kern w:val="0"/>
          <w:sz w:val="22"/>
          <w:rPrChange w:id="6012" w:author="Keis" w:date="2024-09-06T17:47:00Z">
            <w:rPr>
              <w:rFonts w:ascii="Arial" w:eastAsia="나눔명조" w:hAnsi="Arial" w:cs="Arial"/>
              <w:color w:val="FF0000"/>
              <w:spacing w:val="-4"/>
              <w:kern w:val="0"/>
              <w:sz w:val="22"/>
            </w:rPr>
          </w:rPrChange>
        </w:rPr>
        <w:t>In the case of re-employment training how much training time per session do you think is appropriate?</w:t>
      </w:r>
    </w:p>
    <w:p w14:paraId="71E8614C" w14:textId="77777777" w:rsidR="00E44579" w:rsidRPr="00706C18" w:rsidRDefault="00E44579" w:rsidP="00E44579">
      <w:pPr>
        <w:spacing w:line="384" w:lineRule="auto"/>
        <w:textAlignment w:val="baseline"/>
        <w:rPr>
          <w:rFonts w:ascii="Arial" w:eastAsia="굴림" w:hAnsi="Arial" w:cs="Arial"/>
          <w:kern w:val="0"/>
          <w:sz w:val="22"/>
          <w:rPrChange w:id="6013"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014"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015" w:author="Keis" w:date="2024-09-06T17:47:00Z">
            <w:rPr>
              <w:rFonts w:ascii="Arial" w:eastAsia="나눔명조" w:hAnsi="Arial" w:cs="Arial"/>
              <w:color w:val="FF0000"/>
              <w:spacing w:val="-2"/>
              <w:kern w:val="0"/>
              <w:sz w:val="22"/>
            </w:rPr>
          </w:rPrChange>
        </w:rPr>
        <w:t xml:space="preserve"> one hour</w:t>
      </w:r>
      <w:r w:rsidRPr="00706C18">
        <w:rPr>
          <w:rFonts w:ascii="Arial" w:eastAsia="굴림" w:hAnsi="Arial" w:cs="Arial"/>
          <w:kern w:val="0"/>
          <w:sz w:val="22"/>
          <w:rPrChange w:id="6016"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17"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18" w:author="Keis" w:date="2024-09-06T17:47:00Z">
            <w:rPr>
              <w:rFonts w:ascii="Arial" w:eastAsia="굴림" w:hAnsi="Arial" w:cs="Arial"/>
              <w:color w:val="000000"/>
              <w:kern w:val="0"/>
              <w:sz w:val="22"/>
            </w:rPr>
          </w:rPrChange>
        </w:rPr>
        <w:tab/>
      </w:r>
    </w:p>
    <w:p w14:paraId="7AE98323" w14:textId="77777777" w:rsidR="00E44579" w:rsidRPr="00706C18" w:rsidRDefault="00E44579" w:rsidP="00E44579">
      <w:pPr>
        <w:spacing w:line="384" w:lineRule="auto"/>
        <w:textAlignment w:val="baseline"/>
        <w:rPr>
          <w:rFonts w:ascii="Arial" w:eastAsia="굴림" w:hAnsi="Arial" w:cs="Arial"/>
          <w:kern w:val="0"/>
          <w:sz w:val="22"/>
          <w:rPrChange w:id="6019"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020"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6021" w:author="Keis" w:date="2024-09-06T17:47:00Z">
            <w:rPr>
              <w:rFonts w:ascii="Arial" w:eastAsia="나눔명조" w:hAnsi="Arial" w:cs="Arial"/>
              <w:color w:val="FF0000"/>
              <w:spacing w:val="-2"/>
              <w:kern w:val="0"/>
              <w:sz w:val="22"/>
            </w:rPr>
          </w:rPrChange>
        </w:rPr>
        <w:t xml:space="preserve"> two hours </w:t>
      </w:r>
      <w:r w:rsidRPr="00706C18">
        <w:rPr>
          <w:rFonts w:ascii="Arial" w:eastAsia="굴림" w:hAnsi="Arial" w:cs="Arial"/>
          <w:kern w:val="0"/>
          <w:sz w:val="22"/>
          <w:rPrChange w:id="6022"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23"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24" w:author="Keis" w:date="2024-09-06T17:47:00Z">
            <w:rPr>
              <w:rFonts w:ascii="Arial" w:eastAsia="굴림" w:hAnsi="Arial" w:cs="Arial"/>
              <w:color w:val="000000"/>
              <w:kern w:val="0"/>
              <w:sz w:val="22"/>
            </w:rPr>
          </w:rPrChange>
        </w:rPr>
        <w:tab/>
      </w:r>
    </w:p>
    <w:p w14:paraId="6B58D085" w14:textId="77777777" w:rsidR="00E44579" w:rsidRPr="00706C18" w:rsidRDefault="00E44579" w:rsidP="00E44579">
      <w:pPr>
        <w:spacing w:line="384" w:lineRule="auto"/>
        <w:textAlignment w:val="baseline"/>
        <w:rPr>
          <w:rFonts w:ascii="Arial" w:eastAsia="굴림" w:hAnsi="Arial" w:cs="Arial"/>
          <w:kern w:val="0"/>
          <w:sz w:val="22"/>
          <w:rPrChange w:id="6025"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026" w:author="Keis" w:date="2024-09-06T17:47: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6027" w:author="Keis" w:date="2024-09-06T17:47:00Z">
            <w:rPr>
              <w:rFonts w:ascii="Arial" w:eastAsia="나눔명조" w:hAnsi="Arial" w:cs="Arial"/>
              <w:color w:val="FF0000"/>
              <w:spacing w:val="-2"/>
              <w:kern w:val="0"/>
              <w:sz w:val="22"/>
            </w:rPr>
          </w:rPrChange>
        </w:rPr>
        <w:t xml:space="preserve"> three hours</w:t>
      </w:r>
    </w:p>
    <w:p w14:paraId="4944736E" w14:textId="77777777" w:rsidR="00E44579" w:rsidRPr="00706C18" w:rsidRDefault="00E44579" w:rsidP="00E44579">
      <w:pPr>
        <w:spacing w:line="384" w:lineRule="auto"/>
        <w:textAlignment w:val="baseline"/>
        <w:rPr>
          <w:rFonts w:ascii="Arial" w:eastAsia="굴림" w:hAnsi="Arial" w:cs="Arial"/>
          <w:kern w:val="0"/>
          <w:sz w:val="22"/>
          <w:rPrChange w:id="6028"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029" w:author="Keis" w:date="2024-09-06T17:47:00Z">
            <w:rPr>
              <w:rFonts w:ascii="굴림" w:eastAsia="굴림" w:hAnsi="굴림" w:cs="굴림" w:hint="eastAsia"/>
              <w:color w:val="FF0000"/>
              <w:spacing w:val="-2"/>
              <w:kern w:val="0"/>
              <w:sz w:val="22"/>
            </w:rPr>
          </w:rPrChange>
        </w:rPr>
        <w:t>④</w:t>
      </w:r>
      <w:r w:rsidRPr="00706C18">
        <w:rPr>
          <w:rFonts w:ascii="Arial" w:eastAsia="나눔명조" w:hAnsi="Arial" w:cs="Arial"/>
          <w:spacing w:val="-2"/>
          <w:kern w:val="0"/>
          <w:sz w:val="22"/>
          <w:rPrChange w:id="6030" w:author="Keis" w:date="2024-09-06T17:47:00Z">
            <w:rPr>
              <w:rFonts w:ascii="Arial" w:eastAsia="나눔명조" w:hAnsi="Arial" w:cs="Arial"/>
              <w:color w:val="FF0000"/>
              <w:spacing w:val="-2"/>
              <w:kern w:val="0"/>
              <w:sz w:val="22"/>
            </w:rPr>
          </w:rPrChange>
        </w:rPr>
        <w:t xml:space="preserve"> four to six hours </w:t>
      </w:r>
      <w:r w:rsidRPr="00706C18">
        <w:rPr>
          <w:rFonts w:ascii="Arial" w:eastAsia="굴림" w:hAnsi="Arial" w:cs="Arial"/>
          <w:kern w:val="0"/>
          <w:sz w:val="22"/>
          <w:rPrChange w:id="6031"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32" w:author="Keis" w:date="2024-09-06T17:47:00Z">
            <w:rPr>
              <w:rFonts w:ascii="Arial" w:eastAsia="굴림" w:hAnsi="Arial" w:cs="Arial"/>
              <w:color w:val="000000"/>
              <w:kern w:val="0"/>
              <w:sz w:val="22"/>
            </w:rPr>
          </w:rPrChange>
        </w:rPr>
        <w:tab/>
      </w:r>
      <w:r w:rsidRPr="00706C18">
        <w:rPr>
          <w:rFonts w:ascii="Arial" w:eastAsia="굴림" w:hAnsi="Arial" w:cs="Arial"/>
          <w:kern w:val="0"/>
          <w:sz w:val="22"/>
          <w:rPrChange w:id="6033" w:author="Keis" w:date="2024-09-06T17:47:00Z">
            <w:rPr>
              <w:rFonts w:ascii="Arial" w:eastAsia="굴림" w:hAnsi="Arial" w:cs="Arial"/>
              <w:color w:val="000000"/>
              <w:kern w:val="0"/>
              <w:sz w:val="22"/>
            </w:rPr>
          </w:rPrChange>
        </w:rPr>
        <w:tab/>
      </w:r>
    </w:p>
    <w:p w14:paraId="620D1934" w14:textId="77777777" w:rsidR="00E44579" w:rsidRPr="00706C18" w:rsidRDefault="00E44579" w:rsidP="00E44579">
      <w:pPr>
        <w:spacing w:line="384" w:lineRule="auto"/>
        <w:textAlignment w:val="baseline"/>
        <w:rPr>
          <w:rFonts w:ascii="Arial" w:eastAsia="나눔명조" w:hAnsi="Arial" w:cs="Arial"/>
          <w:b/>
          <w:bCs/>
          <w:sz w:val="22"/>
          <w:rPrChange w:id="6034" w:author="Keis" w:date="2024-09-06T17:47:00Z">
            <w:rPr>
              <w:rFonts w:ascii="Arial" w:eastAsia="나눔명조" w:hAnsi="Arial" w:cs="Arial"/>
              <w:b/>
              <w:bCs/>
              <w:color w:val="FF0000"/>
              <w:sz w:val="22"/>
            </w:rPr>
          </w:rPrChange>
        </w:rPr>
      </w:pPr>
      <w:r w:rsidRPr="00706C18">
        <w:rPr>
          <w:rFonts w:ascii="굴림" w:eastAsia="굴림" w:hAnsi="굴림" w:cs="굴림" w:hint="eastAsia"/>
          <w:spacing w:val="-2"/>
          <w:kern w:val="0"/>
          <w:sz w:val="22"/>
          <w:rPrChange w:id="6035" w:author="Keis" w:date="2024-09-06T17:47: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036" w:author="Keis" w:date="2024-09-06T17:47:00Z">
            <w:rPr>
              <w:rFonts w:ascii="Arial" w:eastAsia="나눔명조" w:hAnsi="Arial" w:cs="Arial"/>
              <w:color w:val="FF0000"/>
              <w:spacing w:val="-2"/>
              <w:kern w:val="0"/>
              <w:sz w:val="22"/>
            </w:rPr>
          </w:rPrChange>
        </w:rPr>
        <w:t xml:space="preserve"> over six hours</w:t>
      </w:r>
      <w:r w:rsidRPr="00706C18">
        <w:rPr>
          <w:rFonts w:ascii="Arial" w:eastAsia="나눔명조" w:hAnsi="Arial" w:cs="Arial"/>
          <w:b/>
          <w:bCs/>
          <w:sz w:val="22"/>
          <w:rPrChange w:id="6037" w:author="Keis" w:date="2024-09-06T17:47:00Z">
            <w:rPr>
              <w:rFonts w:ascii="Arial" w:eastAsia="나눔명조" w:hAnsi="Arial" w:cs="Arial"/>
              <w:b/>
              <w:bCs/>
              <w:color w:val="FF0000"/>
              <w:sz w:val="22"/>
            </w:rPr>
          </w:rPrChange>
        </w:rPr>
        <w:t xml:space="preserve"> </w:t>
      </w:r>
    </w:p>
    <w:p w14:paraId="2B8CBC5B" w14:textId="77777777" w:rsidR="005A3AD9" w:rsidRPr="00706C18" w:rsidRDefault="005A3AD9" w:rsidP="00E44579">
      <w:pPr>
        <w:spacing w:line="384" w:lineRule="auto"/>
        <w:textAlignment w:val="baseline"/>
        <w:rPr>
          <w:rFonts w:ascii="Arial" w:hAnsi="Arial" w:cs="Arial"/>
          <w:sz w:val="22"/>
        </w:rPr>
      </w:pPr>
      <w:r w:rsidRPr="00706C18">
        <w:rPr>
          <w:rFonts w:ascii="Arial" w:eastAsia="나눔명조" w:hAnsi="Arial" w:cs="Arial" w:hint="eastAsia"/>
          <w:b/>
          <w:bCs/>
          <w:sz w:val="22"/>
          <w:rPrChange w:id="6038" w:author="Keis" w:date="2024-09-06T17:47:00Z">
            <w:rPr>
              <w:rFonts w:ascii="Arial" w:eastAsia="나눔명조" w:hAnsi="Arial" w:cs="Arial" w:hint="eastAsia"/>
              <w:b/>
              <w:bCs/>
              <w:color w:val="FF0000"/>
              <w:sz w:val="22"/>
            </w:rPr>
          </w:rPrChange>
        </w:rPr>
        <w:t>→</w:t>
      </w:r>
      <w:r w:rsidRPr="00706C18">
        <w:rPr>
          <w:rFonts w:ascii="Arial" w:eastAsia="나눔명조" w:hAnsi="Arial" w:cs="Arial"/>
          <w:b/>
          <w:bCs/>
          <w:sz w:val="22"/>
          <w:rPrChange w:id="6039" w:author="Keis" w:date="2024-09-06T17:47:00Z">
            <w:rPr>
              <w:rFonts w:ascii="Arial" w:eastAsia="나눔명조" w:hAnsi="Arial" w:cs="Arial"/>
              <w:b/>
              <w:bCs/>
              <w:color w:val="FF0000"/>
              <w:sz w:val="22"/>
            </w:rPr>
          </w:rPrChange>
        </w:rPr>
        <w:t xml:space="preserve"> D345</w:t>
      </w:r>
    </w:p>
    <w:p w14:paraId="5122A814" w14:textId="77777777" w:rsidR="00E87397" w:rsidRPr="00706C18" w:rsidRDefault="00E87397" w:rsidP="00624BD4">
      <w:pPr>
        <w:wordWrap/>
        <w:spacing w:line="360" w:lineRule="auto"/>
        <w:rPr>
          <w:rFonts w:ascii="Arial" w:eastAsia="굴림" w:hAnsi="Arial" w:cs="Arial"/>
          <w:sz w:val="22"/>
        </w:rPr>
      </w:pPr>
    </w:p>
    <w:p w14:paraId="3996E9DF"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D345. [IWER: How often did R receive assistance </w:t>
      </w:r>
      <w:r w:rsidR="00BC58C6" w:rsidRPr="001D19F6">
        <w:rPr>
          <w:rFonts w:ascii="Arial" w:eastAsia="굴림" w:hAnsi="Arial" w:cs="Arial"/>
          <w:sz w:val="22"/>
        </w:rPr>
        <w:t xml:space="preserve">in answering </w:t>
      </w:r>
      <w:r w:rsidRPr="001D19F6">
        <w:rPr>
          <w:rFonts w:ascii="Arial" w:eastAsia="굴림" w:hAnsi="Arial" w:cs="Arial"/>
          <w:sz w:val="22"/>
        </w:rPr>
        <w:t>section D-EMPLOYMENT?]</w:t>
      </w:r>
    </w:p>
    <w:p w14:paraId="6D96EB59" w14:textId="77777777" w:rsidR="00624BD4" w:rsidRPr="001D19F6" w:rsidRDefault="00624BD4" w:rsidP="00F14BA4">
      <w:pPr>
        <w:pStyle w:val="a6"/>
        <w:numPr>
          <w:ilvl w:val="0"/>
          <w:numId w:val="654"/>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Never </w:t>
      </w:r>
      <w:r w:rsidR="00396916" w:rsidRPr="001D19F6">
        <w:rPr>
          <w:rFonts w:ascii="Arial" w:eastAsia="굴림" w:hAnsi="Arial" w:cs="Arial"/>
          <w:sz w:val="22"/>
        </w:rPr>
        <w:tab/>
      </w:r>
      <w:r w:rsidR="00396916" w:rsidRPr="001D19F6">
        <w:rPr>
          <w:rFonts w:ascii="Arial" w:eastAsia="굴림" w:hAnsi="Arial" w:cs="Arial"/>
          <w:sz w:val="22"/>
        </w:rPr>
        <w:tab/>
      </w:r>
      <w:r w:rsidR="00396916" w:rsidRPr="001D19F6">
        <w:rPr>
          <w:rFonts w:ascii="Arial" w:eastAsia="굴림" w:hAnsi="Arial" w:cs="Arial"/>
          <w:sz w:val="22"/>
        </w:rPr>
        <w:tab/>
      </w:r>
      <w:r w:rsidRPr="001D19F6">
        <w:rPr>
          <w:rFonts w:ascii="Arial" w:eastAsia="굴림" w:hAnsi="Arial" w:cs="Arial"/>
          <w:sz w:val="22"/>
        </w:rPr>
        <w:t xml:space="preserve">→Go to </w:t>
      </w:r>
      <w:r w:rsidR="00F20F43" w:rsidRPr="001D19F6">
        <w:rPr>
          <w:rFonts w:ascii="Arial" w:eastAsia="굴림" w:hAnsi="Arial" w:cs="Arial"/>
          <w:sz w:val="22"/>
        </w:rPr>
        <w:t>DC515.</w:t>
      </w:r>
    </w:p>
    <w:p w14:paraId="51CF9F48" w14:textId="77777777" w:rsidR="00624BD4" w:rsidRPr="001D19F6" w:rsidRDefault="00624BD4" w:rsidP="00F14BA4">
      <w:pPr>
        <w:pStyle w:val="a6"/>
        <w:numPr>
          <w:ilvl w:val="0"/>
          <w:numId w:val="654"/>
        </w:numPr>
        <w:wordWrap/>
        <w:adjustRightInd w:val="0"/>
        <w:spacing w:line="360" w:lineRule="auto"/>
        <w:ind w:leftChars="0"/>
        <w:rPr>
          <w:rFonts w:ascii="Arial" w:eastAsia="굴림" w:hAnsi="Arial" w:cs="Arial"/>
          <w:sz w:val="22"/>
        </w:rPr>
      </w:pPr>
      <w:r w:rsidRPr="001D19F6">
        <w:rPr>
          <w:rFonts w:ascii="Arial" w:eastAsia="굴림" w:hAnsi="Arial" w:cs="Arial"/>
          <w:sz w:val="22"/>
        </w:rPr>
        <w:t>A few times</w:t>
      </w:r>
      <w:r w:rsidR="00396916" w:rsidRPr="001D19F6">
        <w:rPr>
          <w:rFonts w:ascii="Arial" w:eastAsia="굴림" w:hAnsi="Arial" w:cs="Arial"/>
          <w:sz w:val="22"/>
        </w:rPr>
        <w:tab/>
      </w:r>
      <w:r w:rsidR="00396916" w:rsidRPr="001D19F6">
        <w:rPr>
          <w:rFonts w:ascii="Arial" w:eastAsia="굴림" w:hAnsi="Arial" w:cs="Arial"/>
          <w:sz w:val="22"/>
        </w:rPr>
        <w:tab/>
      </w:r>
      <w:r w:rsidR="00F20F43" w:rsidRPr="001D19F6">
        <w:rPr>
          <w:rFonts w:ascii="Arial" w:eastAsia="굴림" w:hAnsi="Arial" w:cs="Arial"/>
          <w:sz w:val="22"/>
        </w:rPr>
        <w:t>→Go to DC515</w:t>
      </w:r>
      <w:r w:rsidR="009051B0" w:rsidRPr="001D19F6">
        <w:rPr>
          <w:rFonts w:ascii="Arial" w:eastAsia="굴림" w:hAnsi="Arial" w:cs="Arial"/>
          <w:sz w:val="22"/>
        </w:rPr>
        <w:t>.</w:t>
      </w:r>
    </w:p>
    <w:p w14:paraId="251E6101" w14:textId="77777777" w:rsidR="00624BD4" w:rsidRPr="001D19F6" w:rsidRDefault="00624BD4" w:rsidP="00F14BA4">
      <w:pPr>
        <w:pStyle w:val="a6"/>
        <w:numPr>
          <w:ilvl w:val="0"/>
          <w:numId w:val="654"/>
        </w:numPr>
        <w:wordWrap/>
        <w:adjustRightInd w:val="0"/>
        <w:spacing w:line="360" w:lineRule="auto"/>
        <w:ind w:leftChars="0"/>
        <w:rPr>
          <w:rFonts w:ascii="Arial" w:eastAsia="굴림" w:hAnsi="Arial" w:cs="Arial"/>
          <w:sz w:val="22"/>
        </w:rPr>
      </w:pPr>
      <w:r w:rsidRPr="001D19F6">
        <w:rPr>
          <w:rFonts w:ascii="Arial" w:eastAsia="굴림" w:hAnsi="Arial" w:cs="Arial"/>
          <w:sz w:val="22"/>
        </w:rPr>
        <w:t>Most or all</w:t>
      </w:r>
      <w:r w:rsidR="00BC58C6" w:rsidRPr="001D19F6">
        <w:rPr>
          <w:rFonts w:ascii="Arial" w:eastAsia="굴림" w:hAnsi="Arial" w:cs="Arial"/>
          <w:sz w:val="22"/>
        </w:rPr>
        <w:t xml:space="preserve"> of</w:t>
      </w:r>
      <w:r w:rsidRPr="001D19F6">
        <w:rPr>
          <w:rFonts w:ascii="Arial" w:eastAsia="굴림" w:hAnsi="Arial" w:cs="Arial"/>
          <w:sz w:val="22"/>
        </w:rPr>
        <w:t xml:space="preserve"> the time </w:t>
      </w:r>
      <w:r w:rsidR="00396916" w:rsidRPr="001D19F6">
        <w:rPr>
          <w:rFonts w:ascii="Arial" w:eastAsia="굴림" w:hAnsi="Arial" w:cs="Arial"/>
          <w:sz w:val="22"/>
        </w:rPr>
        <w:tab/>
      </w:r>
      <w:r w:rsidRPr="001D19F6">
        <w:rPr>
          <w:rFonts w:ascii="Arial" w:eastAsia="굴림" w:hAnsi="Arial" w:cs="Arial"/>
          <w:sz w:val="22"/>
        </w:rPr>
        <w:t xml:space="preserve">→Go to </w:t>
      </w:r>
      <w:r w:rsidR="00F20F43" w:rsidRPr="001D19F6">
        <w:rPr>
          <w:rFonts w:ascii="Arial" w:eastAsia="굴림" w:hAnsi="Arial" w:cs="Arial"/>
          <w:sz w:val="22"/>
        </w:rPr>
        <w:t>DC515</w:t>
      </w:r>
      <w:r w:rsidR="009051B0" w:rsidRPr="001D19F6">
        <w:rPr>
          <w:rFonts w:ascii="Arial" w:eastAsia="굴림" w:hAnsi="Arial" w:cs="Arial"/>
          <w:sz w:val="22"/>
        </w:rPr>
        <w:t>.</w:t>
      </w:r>
    </w:p>
    <w:p w14:paraId="197C20A8" w14:textId="77777777" w:rsidR="00624BD4" w:rsidRPr="001D19F6" w:rsidRDefault="000F10FB" w:rsidP="00F14BA4">
      <w:pPr>
        <w:pStyle w:val="a6"/>
        <w:numPr>
          <w:ilvl w:val="0"/>
          <w:numId w:val="654"/>
        </w:numPr>
        <w:wordWrap/>
        <w:adjustRightInd w:val="0"/>
        <w:spacing w:line="360" w:lineRule="auto"/>
        <w:ind w:leftChars="0"/>
        <w:rPr>
          <w:rFonts w:ascii="Arial" w:eastAsia="굴림" w:hAnsi="Arial" w:cs="Arial"/>
          <w:sz w:val="22"/>
        </w:rPr>
      </w:pPr>
      <w:r w:rsidRPr="001D19F6">
        <w:rPr>
          <w:rFonts w:ascii="Arial" w:eastAsia="굴림" w:hAnsi="Arial" w:cs="Arial"/>
          <w:sz w:val="22"/>
        </w:rPr>
        <w:t>The s</w:t>
      </w:r>
      <w:r w:rsidR="00624BD4" w:rsidRPr="001D19F6">
        <w:rPr>
          <w:rFonts w:ascii="Arial" w:eastAsia="굴림" w:hAnsi="Arial" w:cs="Arial"/>
          <w:sz w:val="22"/>
        </w:rPr>
        <w:t>ect</w:t>
      </w:r>
      <w:r w:rsidR="00BC58C6" w:rsidRPr="001D19F6">
        <w:rPr>
          <w:rFonts w:ascii="Arial" w:eastAsia="굴림" w:hAnsi="Arial" w:cs="Arial"/>
          <w:sz w:val="22"/>
        </w:rPr>
        <w:t>ion was done by a proxy respondent</w:t>
      </w:r>
      <w:r w:rsidR="00624BD4" w:rsidRPr="001D19F6">
        <w:rPr>
          <w:rFonts w:ascii="Arial" w:eastAsia="굴림" w:hAnsi="Arial" w:cs="Arial"/>
          <w:sz w:val="22"/>
        </w:rPr>
        <w:t>.</w:t>
      </w:r>
    </w:p>
    <w:p w14:paraId="49FD96D6" w14:textId="77777777" w:rsidR="00624BD4" w:rsidRPr="001D19F6" w:rsidRDefault="00624BD4" w:rsidP="00624BD4">
      <w:pPr>
        <w:wordWrap/>
        <w:adjustRightInd w:val="0"/>
        <w:spacing w:line="360" w:lineRule="auto"/>
        <w:rPr>
          <w:rFonts w:ascii="Arial" w:eastAsia="굴림" w:hAnsi="Arial" w:cs="Arial"/>
          <w:sz w:val="22"/>
        </w:rPr>
      </w:pPr>
    </w:p>
    <w:p w14:paraId="2090665D"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D346. </w:t>
      </w:r>
      <w:r w:rsidR="007B207D" w:rsidRPr="001D19F6">
        <w:rPr>
          <w:rFonts w:ascii="Arial" w:eastAsia="굴림" w:hAnsi="Arial" w:cs="Arial"/>
          <w:kern w:val="0"/>
          <w:sz w:val="22"/>
        </w:rPr>
        <w:t>If done by a proxy respondent, what is the proxy’s relationship to R? Please answer in view of the proxy.</w:t>
      </w:r>
    </w:p>
    <w:p w14:paraId="5EB3B05C"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2E81AA91"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3F793ACB"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28D1477A"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7FAFE2F7"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19A32128" w14:textId="77777777" w:rsidR="00624BD4" w:rsidRPr="001D19F6" w:rsidRDefault="00BC58C6"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223BC616"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w:t>
      </w:r>
      <w:r w:rsidR="00BC58C6" w:rsidRPr="001D19F6">
        <w:rPr>
          <w:rFonts w:ascii="Arial" w:eastAsia="굴림" w:hAnsi="Arial" w:cs="Arial"/>
          <w:sz w:val="22"/>
        </w:rPr>
        <w:t>law/</w:t>
      </w:r>
      <w:r w:rsidRPr="001D19F6">
        <w:rPr>
          <w:rFonts w:ascii="Arial" w:eastAsia="굴림" w:hAnsi="Arial" w:cs="Arial"/>
          <w:sz w:val="22"/>
        </w:rPr>
        <w:t>sister-in-law</w:t>
      </w:r>
    </w:p>
    <w:p w14:paraId="6A2B0990" w14:textId="77777777" w:rsidR="00624BD4" w:rsidRPr="001D19F6" w:rsidRDefault="00102F0E"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101AD5C6" w14:textId="77777777" w:rsidR="00624BD4" w:rsidRPr="001D19F6" w:rsidRDefault="00FB5F8F"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7087B517"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213B1AFC"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w:t>
      </w:r>
      <w:r w:rsidR="00BC58C6" w:rsidRPr="001D19F6">
        <w:rPr>
          <w:rFonts w:ascii="Arial" w:eastAsia="굴림" w:hAnsi="Arial" w:cs="Arial"/>
          <w:sz w:val="22"/>
        </w:rPr>
        <w:t>s</w:t>
      </w:r>
    </w:p>
    <w:p w14:paraId="7386F11D" w14:textId="77777777" w:rsidR="00624BD4" w:rsidRPr="001D19F6" w:rsidRDefault="00624BD4" w:rsidP="00F14BA4">
      <w:pPr>
        <w:pStyle w:val="a6"/>
        <w:numPr>
          <w:ilvl w:val="0"/>
          <w:numId w:val="655"/>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w:t>
      </w:r>
      <w:r w:rsidR="00BC58C6" w:rsidRPr="001D19F6">
        <w:rPr>
          <w:rFonts w:ascii="Arial" w:eastAsia="굴림" w:hAnsi="Arial" w:cs="Arial"/>
          <w:sz w:val="22"/>
        </w:rPr>
        <w:t>s</w:t>
      </w:r>
    </w:p>
    <w:p w14:paraId="1ADCCEE3" w14:textId="77777777" w:rsidR="00624BD4" w:rsidRPr="001D19F6" w:rsidRDefault="00F20F43" w:rsidP="00624BD4">
      <w:pPr>
        <w:wordWrap/>
        <w:adjustRightInd w:val="0"/>
        <w:spacing w:line="360" w:lineRule="auto"/>
        <w:rPr>
          <w:rFonts w:ascii="Arial" w:eastAsia="굴림" w:hAnsi="Arial" w:cs="Arial"/>
          <w:sz w:val="22"/>
        </w:rPr>
      </w:pPr>
      <w:r w:rsidRPr="001D19F6">
        <w:rPr>
          <w:rFonts w:ascii="Arial" w:eastAsia="굴림" w:hAnsi="Arial" w:cs="Arial"/>
          <w:sz w:val="22"/>
        </w:rPr>
        <w:t>→Go to DC515</w:t>
      </w:r>
      <w:r w:rsidR="009051B0" w:rsidRPr="001D19F6">
        <w:rPr>
          <w:rFonts w:ascii="Arial" w:eastAsia="굴림" w:hAnsi="Arial" w:cs="Arial"/>
          <w:sz w:val="22"/>
        </w:rPr>
        <w:t>.</w:t>
      </w:r>
    </w:p>
    <w:p w14:paraId="23F99CEE" w14:textId="77777777" w:rsidR="00BB7133" w:rsidRPr="001D19F6" w:rsidRDefault="00BB7133" w:rsidP="00624BD4">
      <w:pPr>
        <w:wordWrap/>
        <w:adjustRightInd w:val="0"/>
        <w:spacing w:line="360" w:lineRule="auto"/>
        <w:rPr>
          <w:rFonts w:ascii="Arial" w:eastAsia="굴림" w:hAnsi="Arial" w:cs="Arial"/>
          <w:sz w:val="22"/>
        </w:rPr>
      </w:pPr>
    </w:p>
    <w:p w14:paraId="3A060E5C" w14:textId="77777777" w:rsidR="00854E65" w:rsidRPr="001D19F6" w:rsidRDefault="00854E65" w:rsidP="00854E65">
      <w:pPr>
        <w:wordWrap/>
        <w:spacing w:line="276" w:lineRule="auto"/>
        <w:rPr>
          <w:rFonts w:ascii="Arial" w:eastAsia="굴림" w:hAnsi="Arial" w:cs="Arial"/>
          <w:b/>
          <w:sz w:val="22"/>
        </w:rPr>
      </w:pPr>
      <w:r w:rsidRPr="001D19F6">
        <w:rPr>
          <w:rFonts w:ascii="Arial" w:eastAsia="굴림" w:hAnsi="Arial" w:cs="Arial"/>
          <w:b/>
          <w:sz w:val="22"/>
        </w:rPr>
        <w:t>Logic</w:t>
      </w:r>
    </w:p>
    <w:p w14:paraId="1561A63B" w14:textId="77777777" w:rsidR="00854E65" w:rsidRPr="001D19F6" w:rsidRDefault="00854E65" w:rsidP="00F14BA4">
      <w:pPr>
        <w:pStyle w:val="a6"/>
        <w:numPr>
          <w:ilvl w:val="0"/>
          <w:numId w:val="626"/>
        </w:numPr>
        <w:wordWrap/>
        <w:spacing w:line="276" w:lineRule="auto"/>
        <w:ind w:leftChars="0"/>
        <w:rPr>
          <w:rFonts w:ascii="Arial" w:eastAsia="굴림" w:hAnsi="Arial" w:cs="Arial"/>
          <w:b/>
          <w:sz w:val="22"/>
        </w:rPr>
      </w:pPr>
      <w:r w:rsidRPr="001D19F6">
        <w:rPr>
          <w:rFonts w:ascii="Arial" w:eastAsia="굴림" w:hAnsi="Arial" w:cs="Arial"/>
          <w:b/>
          <w:sz w:val="22"/>
        </w:rPr>
        <w:t>Ask below only if D001=</w:t>
      </w:r>
      <w:r w:rsidRPr="001D19F6">
        <w:rPr>
          <w:rFonts w:ascii="굴림" w:eastAsia="굴림" w:hAnsi="굴림" w:cs="굴림" w:hint="eastAsia"/>
          <w:b/>
          <w:sz w:val="22"/>
        </w:rPr>
        <w:t>①</w:t>
      </w:r>
    </w:p>
    <w:p w14:paraId="5E32F1DC" w14:textId="77777777" w:rsidR="00624BD4" w:rsidRPr="001D19F6" w:rsidRDefault="00624BD4" w:rsidP="009A0438">
      <w:pPr>
        <w:widowControl/>
        <w:wordWrap/>
        <w:autoSpaceDE/>
        <w:autoSpaceDN/>
        <w:jc w:val="left"/>
        <w:rPr>
          <w:rFonts w:ascii="Arial" w:eastAsia="굴림" w:hAnsi="Arial" w:cs="Arial"/>
          <w:sz w:val="22"/>
        </w:rPr>
      </w:pPr>
    </w:p>
    <w:p w14:paraId="63756940" w14:textId="77777777" w:rsidR="00F20F43" w:rsidRPr="001D19F6" w:rsidRDefault="00F20F43" w:rsidP="00F20F43">
      <w:pPr>
        <w:wordWrap/>
        <w:spacing w:line="360" w:lineRule="auto"/>
        <w:rPr>
          <w:rFonts w:ascii="Arial" w:eastAsia="굴림" w:hAnsi="Arial" w:cs="Arial"/>
          <w:sz w:val="22"/>
        </w:rPr>
      </w:pPr>
      <w:r w:rsidRPr="001D19F6">
        <w:rPr>
          <w:rFonts w:ascii="Arial" w:eastAsia="굴림" w:hAnsi="Arial" w:cs="Arial"/>
          <w:sz w:val="22"/>
        </w:rPr>
        <w:t xml:space="preserve">DC515. If the score ‘10’ is for the best state to work, how is the current state of your ability to work? Please indicate with the scale card where ‘0’ means ‘absolutely cannot work’ and ‘10’ means ‘the </w:t>
      </w:r>
      <w:r w:rsidRPr="001D19F6">
        <w:rPr>
          <w:rFonts w:ascii="Arial" w:eastAsia="굴림" w:hAnsi="Arial" w:cs="Arial"/>
          <w:sz w:val="22"/>
        </w:rPr>
        <w:lastRenderedPageBreak/>
        <w:t xml:space="preserve">best state to work’. </w:t>
      </w:r>
    </w:p>
    <w:p w14:paraId="2A539E68" w14:textId="77777777" w:rsidR="00F20F43" w:rsidRPr="001D19F6" w:rsidRDefault="00F20F43" w:rsidP="00F20F43">
      <w:pPr>
        <w:wordWrap/>
        <w:spacing w:line="360" w:lineRule="auto"/>
        <w:rPr>
          <w:rFonts w:ascii="Arial" w:eastAsia="굴림" w:hAnsi="Arial" w:cs="Arial"/>
          <w:sz w:val="22"/>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4"/>
        <w:gridCol w:w="450"/>
        <w:gridCol w:w="428"/>
        <w:gridCol w:w="452"/>
        <w:gridCol w:w="428"/>
        <w:gridCol w:w="452"/>
        <w:gridCol w:w="428"/>
        <w:gridCol w:w="453"/>
        <w:gridCol w:w="429"/>
        <w:gridCol w:w="453"/>
        <w:gridCol w:w="429"/>
        <w:gridCol w:w="453"/>
        <w:gridCol w:w="429"/>
        <w:gridCol w:w="453"/>
        <w:gridCol w:w="429"/>
        <w:gridCol w:w="453"/>
        <w:gridCol w:w="429"/>
        <w:gridCol w:w="453"/>
        <w:gridCol w:w="429"/>
        <w:gridCol w:w="453"/>
        <w:gridCol w:w="429"/>
        <w:gridCol w:w="452"/>
        <w:gridCol w:w="10"/>
      </w:tblGrid>
      <w:tr w:rsidR="00F20F43" w:rsidRPr="001D19F6" w14:paraId="0D29032B" w14:textId="77777777" w:rsidTr="00311B93">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64F0D3AC" w14:textId="77777777" w:rsidR="00F20F43" w:rsidRPr="001D19F6" w:rsidRDefault="00F20F43" w:rsidP="00311B93">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5F549CD"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E1CE88F"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6127A70"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DEFCEEA"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E1B1A2"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46890C1"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A863473"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996EEAE"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4F46F4"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61CBE4"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CD7CE15"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E09D6D1"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A82EBF0"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BA23220"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869CA98"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D8E024E"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BFB696A"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707E3C0"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4B8E0DD"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3976D41" w14:textId="77777777" w:rsidR="00F20F43" w:rsidRPr="001D19F6" w:rsidRDefault="00F20F43" w:rsidP="00311B93">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34730D3" w14:textId="77777777" w:rsidR="00F20F43" w:rsidRPr="001D19F6" w:rsidRDefault="00F20F43" w:rsidP="00311B93">
            <w:pPr>
              <w:widowControl/>
              <w:wordWrap/>
              <w:autoSpaceDE/>
              <w:autoSpaceDN/>
              <w:jc w:val="left"/>
              <w:rPr>
                <w:rFonts w:ascii="Arial" w:eastAsia="굴림" w:hAnsi="Arial" w:cs="Arial"/>
                <w:kern w:val="0"/>
                <w:sz w:val="22"/>
              </w:rPr>
            </w:pPr>
          </w:p>
        </w:tc>
      </w:tr>
      <w:tr w:rsidR="00F20F43" w:rsidRPr="001D19F6" w14:paraId="13CED4CE" w14:textId="77777777" w:rsidTr="00311B93">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96B4D7A" w14:textId="77777777" w:rsidR="00F20F43" w:rsidRPr="001D19F6" w:rsidRDefault="00F20F43" w:rsidP="00311B93">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4883EC1"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9DC284A"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E025EDF"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BFE6F7F"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B0836D9"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52D0942"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BC90E6F"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B3B698D"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14D2D06"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C5211D"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D941898"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5806EDD"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B29E0A4"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09BAA94"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EEBAFAE"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2BF7DBB"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472867"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FE5DD78" w14:textId="77777777" w:rsidR="00F20F43" w:rsidRPr="001D19F6" w:rsidRDefault="00F20F43" w:rsidP="00311B93">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06E2D92" w14:textId="77777777" w:rsidR="00F20F43" w:rsidRPr="001D19F6" w:rsidRDefault="00F20F43" w:rsidP="00311B93">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D6FFDF" w14:textId="77777777" w:rsidR="00F20F43" w:rsidRPr="001D19F6" w:rsidRDefault="00F20F43" w:rsidP="00311B93">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C22F2F0" w14:textId="77777777" w:rsidR="00F20F43" w:rsidRPr="001D19F6" w:rsidRDefault="00F20F43" w:rsidP="00311B93">
            <w:pPr>
              <w:widowControl/>
              <w:wordWrap/>
              <w:autoSpaceDE/>
              <w:autoSpaceDN/>
              <w:jc w:val="left"/>
              <w:rPr>
                <w:rFonts w:ascii="Arial" w:eastAsia="굴림" w:hAnsi="Arial" w:cs="Arial"/>
                <w:kern w:val="0"/>
                <w:sz w:val="22"/>
              </w:rPr>
            </w:pPr>
          </w:p>
        </w:tc>
      </w:tr>
      <w:tr w:rsidR="00F20F43" w:rsidRPr="001D19F6" w14:paraId="2C424C66" w14:textId="77777777" w:rsidTr="00311B93">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00C6A0CE"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5F13BAA1"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w:t>
            </w:r>
          </w:p>
        </w:tc>
        <w:tc>
          <w:tcPr>
            <w:tcW w:w="886" w:type="dxa"/>
            <w:gridSpan w:val="2"/>
            <w:tcBorders>
              <w:top w:val="nil"/>
              <w:left w:val="nil"/>
              <w:bottom w:val="nil"/>
              <w:right w:val="nil"/>
            </w:tcBorders>
            <w:tcMar>
              <w:top w:w="28" w:type="dxa"/>
              <w:left w:w="28" w:type="dxa"/>
              <w:bottom w:w="28" w:type="dxa"/>
              <w:right w:w="28" w:type="dxa"/>
            </w:tcMar>
            <w:hideMark/>
          </w:tcPr>
          <w:p w14:paraId="12EB8A62"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w:t>
            </w:r>
          </w:p>
        </w:tc>
        <w:tc>
          <w:tcPr>
            <w:tcW w:w="886" w:type="dxa"/>
            <w:gridSpan w:val="2"/>
            <w:tcBorders>
              <w:top w:val="nil"/>
              <w:left w:val="nil"/>
              <w:bottom w:val="nil"/>
              <w:right w:val="nil"/>
            </w:tcBorders>
            <w:tcMar>
              <w:top w:w="28" w:type="dxa"/>
              <w:left w:w="28" w:type="dxa"/>
              <w:bottom w:w="28" w:type="dxa"/>
              <w:right w:w="28" w:type="dxa"/>
            </w:tcMar>
            <w:hideMark/>
          </w:tcPr>
          <w:p w14:paraId="71289303"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w:t>
            </w:r>
          </w:p>
        </w:tc>
        <w:tc>
          <w:tcPr>
            <w:tcW w:w="886" w:type="dxa"/>
            <w:gridSpan w:val="2"/>
            <w:tcBorders>
              <w:top w:val="nil"/>
              <w:left w:val="nil"/>
              <w:bottom w:val="nil"/>
              <w:right w:val="nil"/>
            </w:tcBorders>
            <w:tcMar>
              <w:top w:w="28" w:type="dxa"/>
              <w:left w:w="28" w:type="dxa"/>
              <w:bottom w:w="28" w:type="dxa"/>
              <w:right w:w="28" w:type="dxa"/>
            </w:tcMar>
            <w:hideMark/>
          </w:tcPr>
          <w:p w14:paraId="3C9CC9E2"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w:t>
            </w:r>
          </w:p>
        </w:tc>
        <w:tc>
          <w:tcPr>
            <w:tcW w:w="886" w:type="dxa"/>
            <w:gridSpan w:val="2"/>
            <w:tcBorders>
              <w:top w:val="nil"/>
              <w:left w:val="nil"/>
              <w:bottom w:val="nil"/>
              <w:right w:val="nil"/>
            </w:tcBorders>
            <w:tcMar>
              <w:top w:w="28" w:type="dxa"/>
              <w:left w:w="28" w:type="dxa"/>
              <w:bottom w:w="28" w:type="dxa"/>
              <w:right w:w="28" w:type="dxa"/>
            </w:tcMar>
            <w:hideMark/>
          </w:tcPr>
          <w:p w14:paraId="65F9BD3D"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w:t>
            </w:r>
          </w:p>
        </w:tc>
        <w:tc>
          <w:tcPr>
            <w:tcW w:w="886" w:type="dxa"/>
            <w:gridSpan w:val="2"/>
            <w:tcBorders>
              <w:top w:val="nil"/>
              <w:left w:val="nil"/>
              <w:bottom w:val="nil"/>
              <w:right w:val="nil"/>
            </w:tcBorders>
            <w:tcMar>
              <w:top w:w="28" w:type="dxa"/>
              <w:left w:w="28" w:type="dxa"/>
              <w:bottom w:w="28" w:type="dxa"/>
              <w:right w:w="28" w:type="dxa"/>
            </w:tcMar>
            <w:hideMark/>
          </w:tcPr>
          <w:p w14:paraId="38DDBAB5"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w:t>
            </w:r>
          </w:p>
        </w:tc>
        <w:tc>
          <w:tcPr>
            <w:tcW w:w="886" w:type="dxa"/>
            <w:gridSpan w:val="2"/>
            <w:tcBorders>
              <w:top w:val="nil"/>
              <w:left w:val="nil"/>
              <w:bottom w:val="nil"/>
              <w:right w:val="nil"/>
            </w:tcBorders>
            <w:tcMar>
              <w:top w:w="28" w:type="dxa"/>
              <w:left w:w="28" w:type="dxa"/>
              <w:bottom w:w="28" w:type="dxa"/>
              <w:right w:w="28" w:type="dxa"/>
            </w:tcMar>
            <w:hideMark/>
          </w:tcPr>
          <w:p w14:paraId="2D507AA9"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rPr>
              <w:t>7</w:t>
            </w:r>
          </w:p>
        </w:tc>
        <w:tc>
          <w:tcPr>
            <w:tcW w:w="886" w:type="dxa"/>
            <w:gridSpan w:val="2"/>
            <w:tcBorders>
              <w:top w:val="nil"/>
              <w:left w:val="nil"/>
              <w:bottom w:val="nil"/>
              <w:right w:val="nil"/>
            </w:tcBorders>
            <w:tcMar>
              <w:top w:w="28" w:type="dxa"/>
              <w:left w:w="28" w:type="dxa"/>
              <w:bottom w:w="28" w:type="dxa"/>
              <w:right w:w="28" w:type="dxa"/>
            </w:tcMar>
            <w:hideMark/>
          </w:tcPr>
          <w:p w14:paraId="037E751F"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w:t>
            </w:r>
          </w:p>
        </w:tc>
        <w:tc>
          <w:tcPr>
            <w:tcW w:w="886" w:type="dxa"/>
            <w:gridSpan w:val="2"/>
            <w:tcBorders>
              <w:top w:val="nil"/>
              <w:left w:val="nil"/>
              <w:bottom w:val="nil"/>
              <w:right w:val="nil"/>
            </w:tcBorders>
            <w:tcMar>
              <w:top w:w="28" w:type="dxa"/>
              <w:left w:w="28" w:type="dxa"/>
              <w:bottom w:w="28" w:type="dxa"/>
              <w:right w:w="28" w:type="dxa"/>
            </w:tcMar>
            <w:hideMark/>
          </w:tcPr>
          <w:p w14:paraId="255FE3EE"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w:t>
            </w:r>
          </w:p>
        </w:tc>
        <w:tc>
          <w:tcPr>
            <w:tcW w:w="885" w:type="dxa"/>
            <w:gridSpan w:val="2"/>
            <w:tcBorders>
              <w:top w:val="nil"/>
              <w:left w:val="nil"/>
              <w:bottom w:val="nil"/>
              <w:right w:val="nil"/>
            </w:tcBorders>
            <w:tcMar>
              <w:top w:w="28" w:type="dxa"/>
              <w:left w:w="28" w:type="dxa"/>
              <w:bottom w:w="28" w:type="dxa"/>
              <w:right w:w="28" w:type="dxa"/>
            </w:tcMar>
            <w:hideMark/>
          </w:tcPr>
          <w:p w14:paraId="6AB7E7BE" w14:textId="77777777" w:rsidR="00F20F43" w:rsidRPr="001D19F6" w:rsidRDefault="00F20F43" w:rsidP="00311B93">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r>
    </w:tbl>
    <w:p w14:paraId="0679BFDF" w14:textId="77777777" w:rsidR="00F20F43" w:rsidRPr="001D19F6" w:rsidRDefault="00F20F43" w:rsidP="00F20F43">
      <w:pPr>
        <w:wordWrap/>
        <w:spacing w:line="360" w:lineRule="auto"/>
        <w:rPr>
          <w:rFonts w:ascii="Arial" w:eastAsia="굴림" w:hAnsi="Arial" w:cs="Arial"/>
          <w:sz w:val="22"/>
        </w:rPr>
      </w:pPr>
    </w:p>
    <w:p w14:paraId="07C28730" w14:textId="77777777" w:rsidR="00F20F43" w:rsidRPr="001D19F6" w:rsidRDefault="00F20F43" w:rsidP="00F20F43">
      <w:pPr>
        <w:wordWrap/>
        <w:spacing w:line="360" w:lineRule="auto"/>
        <w:rPr>
          <w:rFonts w:ascii="Arial" w:eastAsia="굴림" w:hAnsi="Arial" w:cs="Arial"/>
          <w:sz w:val="22"/>
        </w:rPr>
      </w:pPr>
      <w:r w:rsidRPr="001D19F6">
        <w:rPr>
          <w:rFonts w:ascii="Arial" w:eastAsia="굴림" w:hAnsi="Arial" w:cs="Arial"/>
          <w:sz w:val="22"/>
        </w:rPr>
        <w:t xml:space="preserve">DC516. As for your job tasks, how is your ability to work on physical tasks? </w:t>
      </w:r>
    </w:p>
    <w:p w14:paraId="4CC8E041" w14:textId="77777777" w:rsidR="00F20F43" w:rsidRPr="001D19F6" w:rsidRDefault="00F20F43"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514FF0B5" w14:textId="77777777" w:rsidR="00F20F43" w:rsidRPr="001D19F6" w:rsidRDefault="00F20F43"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02D23A75" w14:textId="77777777" w:rsidR="00F20F43" w:rsidRPr="001D19F6" w:rsidRDefault="00F20F43"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561940CB" w14:textId="77777777" w:rsidR="00F20F43" w:rsidRPr="001D19F6" w:rsidRDefault="00F20F43"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21D77E9F" w14:textId="77777777" w:rsidR="00F20F43" w:rsidRPr="001D19F6" w:rsidRDefault="00F20F43" w:rsidP="00D12299">
      <w:pPr>
        <w:pStyle w:val="a6"/>
        <w:numPr>
          <w:ilvl w:val="0"/>
          <w:numId w:val="128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63216031" w14:textId="77777777" w:rsidR="00F20F43" w:rsidRPr="001D19F6" w:rsidRDefault="00F20F43" w:rsidP="00F20F43">
      <w:pPr>
        <w:wordWrap/>
        <w:spacing w:line="360" w:lineRule="auto"/>
        <w:rPr>
          <w:rFonts w:ascii="Arial" w:eastAsia="굴림" w:hAnsi="Arial" w:cs="Arial"/>
          <w:sz w:val="22"/>
          <w:u w:val="single"/>
        </w:rPr>
      </w:pPr>
    </w:p>
    <w:p w14:paraId="12742E1E" w14:textId="77777777" w:rsidR="00F20F43" w:rsidRPr="001D19F6" w:rsidRDefault="00F20F43" w:rsidP="00F20F43">
      <w:pPr>
        <w:wordWrap/>
        <w:spacing w:line="360" w:lineRule="auto"/>
        <w:rPr>
          <w:rFonts w:ascii="Arial" w:eastAsia="굴림" w:hAnsi="Arial" w:cs="Arial"/>
          <w:sz w:val="22"/>
        </w:rPr>
      </w:pPr>
      <w:r w:rsidRPr="001D19F6">
        <w:rPr>
          <w:rFonts w:ascii="Arial" w:eastAsia="굴림" w:hAnsi="Arial" w:cs="Arial"/>
          <w:sz w:val="22"/>
        </w:rPr>
        <w:t xml:space="preserve">DC517. As for your job tasks, how is your ability to work on mental tasks? </w:t>
      </w:r>
    </w:p>
    <w:p w14:paraId="0E19E11C" w14:textId="77777777" w:rsidR="00F20F43" w:rsidRPr="001D19F6" w:rsidRDefault="00F20F43"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Very bad</w:t>
      </w:r>
    </w:p>
    <w:p w14:paraId="11DDA918" w14:textId="77777777" w:rsidR="00F20F43" w:rsidRPr="001D19F6" w:rsidRDefault="00F20F43"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Bad</w:t>
      </w:r>
    </w:p>
    <w:p w14:paraId="7FACC0DA" w14:textId="77777777" w:rsidR="00F20F43" w:rsidRPr="001D19F6" w:rsidRDefault="00F20F43"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Fair</w:t>
      </w:r>
    </w:p>
    <w:p w14:paraId="216F61CF" w14:textId="77777777" w:rsidR="00F20F43" w:rsidRPr="001D19F6" w:rsidRDefault="00F20F43"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Good</w:t>
      </w:r>
    </w:p>
    <w:p w14:paraId="49080A5B" w14:textId="77777777" w:rsidR="00F20F43" w:rsidRPr="001D19F6" w:rsidRDefault="00F20F43" w:rsidP="00D12299">
      <w:pPr>
        <w:pStyle w:val="a6"/>
        <w:numPr>
          <w:ilvl w:val="0"/>
          <w:numId w:val="1287"/>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Very good </w:t>
      </w:r>
    </w:p>
    <w:p w14:paraId="54821BD3" w14:textId="77777777" w:rsidR="00F20F43" w:rsidRPr="001D19F6" w:rsidRDefault="00F20F43" w:rsidP="00F20F43">
      <w:pPr>
        <w:wordWrap/>
        <w:adjustRightInd w:val="0"/>
        <w:spacing w:line="360" w:lineRule="auto"/>
        <w:rPr>
          <w:rFonts w:ascii="Arial" w:eastAsia="굴림" w:hAnsi="Arial" w:cs="Arial"/>
          <w:sz w:val="22"/>
        </w:rPr>
      </w:pPr>
      <w:r w:rsidRPr="001D19F6">
        <w:rPr>
          <w:rFonts w:ascii="Arial" w:eastAsia="굴림" w:hAnsi="Arial" w:cs="Arial"/>
          <w:sz w:val="22"/>
        </w:rPr>
        <w:t>→Go to section E (E. INCOME AND CONSUMPTION)</w:t>
      </w:r>
    </w:p>
    <w:p w14:paraId="1E725488" w14:textId="77777777" w:rsidR="00F20F43" w:rsidRPr="001D19F6" w:rsidRDefault="00F20F43" w:rsidP="009A0438">
      <w:pPr>
        <w:widowControl/>
        <w:wordWrap/>
        <w:autoSpaceDE/>
        <w:autoSpaceDN/>
        <w:jc w:val="left"/>
        <w:rPr>
          <w:rFonts w:ascii="Arial" w:eastAsia="굴림" w:hAnsi="Arial" w:cs="Arial"/>
          <w:sz w:val="22"/>
        </w:rPr>
      </w:pPr>
    </w:p>
    <w:p w14:paraId="2321A7F2" w14:textId="77777777" w:rsidR="008B36D2" w:rsidRPr="001D19F6" w:rsidRDefault="00624F9A" w:rsidP="00B05F73">
      <w:pPr>
        <w:wordWrap/>
        <w:spacing w:line="276" w:lineRule="auto"/>
        <w:rPr>
          <w:rFonts w:ascii="Arial" w:eastAsia="굴림" w:hAnsi="Arial" w:cs="Arial"/>
          <w:b/>
          <w:sz w:val="22"/>
        </w:rPr>
      </w:pPr>
      <w:r w:rsidRPr="001D19F6">
        <w:rPr>
          <w:rFonts w:ascii="Arial" w:eastAsia="굴림" w:hAnsi="Arial" w:cs="Arial"/>
          <w:b/>
          <w:sz w:val="22"/>
        </w:rPr>
        <w:t>&lt;</w:t>
      </w:r>
      <w:r w:rsidR="00E83279" w:rsidRPr="001D19F6">
        <w:rPr>
          <w:rFonts w:ascii="Arial" w:eastAsia="굴림" w:hAnsi="Arial" w:cs="Arial"/>
          <w:b/>
          <w:sz w:val="22"/>
        </w:rPr>
        <w:t>Current job: a job seeker/an unemployed person</w:t>
      </w:r>
      <w:r w:rsidRPr="001D19F6">
        <w:rPr>
          <w:rFonts w:ascii="Arial" w:eastAsia="굴림" w:hAnsi="Arial" w:cs="Arial"/>
          <w:b/>
          <w:sz w:val="22"/>
        </w:rPr>
        <w:t>&gt;</w:t>
      </w:r>
    </w:p>
    <w:p w14:paraId="5D34ADC7" w14:textId="77777777" w:rsidR="008B36D2" w:rsidRPr="001D19F6" w:rsidRDefault="008B36D2"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48FB9458" w14:textId="77777777" w:rsidR="008B36D2" w:rsidRPr="001D19F6" w:rsidRDefault="008B36D2" w:rsidP="00F14BA4">
      <w:pPr>
        <w:pStyle w:val="a6"/>
        <w:numPr>
          <w:ilvl w:val="0"/>
          <w:numId w:val="626"/>
        </w:numPr>
        <w:wordWrap/>
        <w:spacing w:line="276" w:lineRule="auto"/>
        <w:ind w:leftChars="0"/>
        <w:rPr>
          <w:rFonts w:ascii="Arial" w:eastAsia="굴림" w:hAnsi="Arial" w:cs="Arial"/>
          <w:b/>
          <w:bCs/>
          <w:sz w:val="22"/>
        </w:rPr>
      </w:pPr>
      <w:r w:rsidRPr="001D19F6">
        <w:rPr>
          <w:rFonts w:ascii="Arial" w:eastAsia="굴림" w:hAnsi="Arial" w:cs="Arial"/>
          <w:b/>
          <w:bCs/>
          <w:sz w:val="22"/>
        </w:rPr>
        <w:t xml:space="preserve">If R has answered D006, </w:t>
      </w:r>
      <w:r w:rsidR="00502323" w:rsidRPr="001D19F6">
        <w:rPr>
          <w:rFonts w:ascii="Arial" w:eastAsia="굴림" w:hAnsi="Arial" w:cs="Arial"/>
          <w:b/>
          <w:bCs/>
          <w:sz w:val="22"/>
        </w:rPr>
        <w:t xml:space="preserve">ask </w:t>
      </w:r>
      <w:r w:rsidRPr="001D19F6">
        <w:rPr>
          <w:rFonts w:ascii="Arial" w:eastAsia="굴림" w:hAnsi="Arial" w:cs="Arial"/>
          <w:b/>
          <w:bCs/>
          <w:sz w:val="22"/>
        </w:rPr>
        <w:t>D</w:t>
      </w:r>
      <w:r w:rsidR="00E65487" w:rsidRPr="001D19F6">
        <w:rPr>
          <w:rFonts w:ascii="Arial" w:eastAsia="굴림" w:hAnsi="Arial" w:cs="Arial"/>
          <w:b/>
          <w:bCs/>
          <w:sz w:val="22"/>
        </w:rPr>
        <w:t>401</w:t>
      </w:r>
      <w:r w:rsidR="00B05F73" w:rsidRPr="001D19F6">
        <w:rPr>
          <w:rFonts w:ascii="Arial" w:eastAsia="굴림" w:hAnsi="Arial" w:cs="Arial"/>
          <w:b/>
          <w:bCs/>
          <w:sz w:val="22"/>
        </w:rPr>
        <w:t>.</w:t>
      </w:r>
    </w:p>
    <w:p w14:paraId="7676C0C4" w14:textId="77777777" w:rsidR="007F7362" w:rsidRDefault="007F7362" w:rsidP="00624BD4">
      <w:pPr>
        <w:wordWrap/>
        <w:spacing w:line="360" w:lineRule="auto"/>
        <w:rPr>
          <w:rFonts w:ascii="Arial" w:eastAsia="굴림" w:hAnsi="Arial" w:cs="Arial"/>
          <w:sz w:val="22"/>
        </w:rPr>
      </w:pPr>
    </w:p>
    <w:p w14:paraId="44CE266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D401.</w:t>
      </w:r>
      <w:r w:rsidR="002E0F5F" w:rsidRPr="001D19F6">
        <w:rPr>
          <w:rFonts w:ascii="Arial" w:eastAsia="굴림" w:hAnsi="Arial" w:cs="Arial"/>
          <w:sz w:val="22"/>
        </w:rPr>
        <w:t xml:space="preserve"> </w:t>
      </w:r>
      <w:r w:rsidR="00421986" w:rsidRPr="001D19F6">
        <w:rPr>
          <w:rFonts w:ascii="Arial" w:eastAsia="굴림" w:hAnsi="Arial" w:cs="Arial"/>
          <w:sz w:val="22"/>
        </w:rPr>
        <w:t xml:space="preserve">Did you </w:t>
      </w:r>
      <w:r w:rsidR="002E0F5F" w:rsidRPr="001D19F6">
        <w:rPr>
          <w:rFonts w:ascii="Arial" w:eastAsia="굴림" w:hAnsi="Arial" w:cs="Arial"/>
          <w:sz w:val="22"/>
        </w:rPr>
        <w:t xml:space="preserve">look for a job or other work to earn money </w:t>
      </w:r>
      <w:r w:rsidR="00936A30" w:rsidRPr="001D19F6">
        <w:rPr>
          <w:rFonts w:ascii="Arial" w:eastAsia="굴림" w:hAnsi="Arial" w:cs="Arial"/>
          <w:sz w:val="22"/>
        </w:rPr>
        <w:t>in the past week</w:t>
      </w:r>
      <w:r w:rsidRPr="001D19F6">
        <w:rPr>
          <w:rFonts w:ascii="Arial" w:eastAsia="굴림" w:hAnsi="Arial" w:cs="Arial"/>
          <w:sz w:val="22"/>
        </w:rPr>
        <w:t>?</w:t>
      </w:r>
    </w:p>
    <w:p w14:paraId="33A2FE6D" w14:textId="77777777" w:rsidR="002E0F5F" w:rsidRPr="001D19F6" w:rsidRDefault="002E0F5F" w:rsidP="00F14BA4">
      <w:pPr>
        <w:pStyle w:val="a6"/>
        <w:numPr>
          <w:ilvl w:val="0"/>
          <w:numId w:val="65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D403</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F07755D" w14:textId="77777777" w:rsidR="00624BD4" w:rsidRPr="001D19F6" w:rsidRDefault="00624BD4" w:rsidP="00624BD4">
      <w:pPr>
        <w:wordWrap/>
        <w:spacing w:line="360" w:lineRule="auto"/>
        <w:rPr>
          <w:rFonts w:ascii="Arial" w:eastAsia="굴림" w:hAnsi="Arial" w:cs="Arial"/>
          <w:sz w:val="22"/>
        </w:rPr>
      </w:pPr>
    </w:p>
    <w:p w14:paraId="2C2E3B7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D402. </w:t>
      </w:r>
      <w:r w:rsidR="002E0F5F" w:rsidRPr="001D19F6">
        <w:rPr>
          <w:rFonts w:ascii="Arial" w:eastAsia="굴림" w:hAnsi="Arial" w:cs="Arial"/>
          <w:sz w:val="22"/>
        </w:rPr>
        <w:t xml:space="preserve">Did you look for a job or other work to earn money </w:t>
      </w:r>
      <w:r w:rsidR="00936A30" w:rsidRPr="001D19F6">
        <w:rPr>
          <w:rFonts w:ascii="Arial" w:eastAsia="굴림" w:hAnsi="Arial" w:cs="Arial"/>
          <w:sz w:val="22"/>
        </w:rPr>
        <w:t>in the past</w:t>
      </w:r>
      <w:r w:rsidRPr="001D19F6">
        <w:rPr>
          <w:rFonts w:ascii="Arial" w:eastAsia="굴림" w:hAnsi="Arial" w:cs="Arial"/>
          <w:sz w:val="22"/>
        </w:rPr>
        <w:t xml:space="preserve"> four weeks?</w:t>
      </w:r>
    </w:p>
    <w:p w14:paraId="04AD07ED" w14:textId="77777777" w:rsidR="002E0F5F" w:rsidRPr="001D19F6" w:rsidRDefault="002E0F5F" w:rsidP="00F14BA4">
      <w:pPr>
        <w:pStyle w:val="a6"/>
        <w:numPr>
          <w:ilvl w:val="0"/>
          <w:numId w:val="65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D404</w:t>
      </w:r>
    </w:p>
    <w:p w14:paraId="7D15B695" w14:textId="77777777" w:rsidR="00624BD4" w:rsidRPr="001D19F6" w:rsidRDefault="00624BD4" w:rsidP="00624BD4">
      <w:pPr>
        <w:wordWrap/>
        <w:spacing w:line="360" w:lineRule="auto"/>
        <w:rPr>
          <w:rFonts w:ascii="Arial" w:eastAsia="굴림" w:hAnsi="Arial" w:cs="Arial"/>
          <w:sz w:val="22"/>
        </w:rPr>
      </w:pPr>
    </w:p>
    <w:p w14:paraId="450A67C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D403. Would you have been abl</w:t>
      </w:r>
      <w:r w:rsidR="00936A30" w:rsidRPr="001D19F6">
        <w:rPr>
          <w:rFonts w:ascii="Arial" w:eastAsia="굴림" w:hAnsi="Arial" w:cs="Arial"/>
          <w:sz w:val="22"/>
        </w:rPr>
        <w:t>e to work last week if there had been</w:t>
      </w:r>
      <w:r w:rsidRPr="001D19F6">
        <w:rPr>
          <w:rFonts w:ascii="Arial" w:eastAsia="굴림" w:hAnsi="Arial" w:cs="Arial"/>
          <w:sz w:val="22"/>
        </w:rPr>
        <w:t xml:space="preserve"> an appropriate job or work?</w:t>
      </w:r>
    </w:p>
    <w:p w14:paraId="3B3BAAF0" w14:textId="77777777" w:rsidR="002E0F5F" w:rsidRPr="001D19F6" w:rsidRDefault="002E0F5F" w:rsidP="00F14BA4">
      <w:pPr>
        <w:pStyle w:val="a6"/>
        <w:numPr>
          <w:ilvl w:val="0"/>
          <w:numId w:val="65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D410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D405</w:t>
      </w:r>
    </w:p>
    <w:p w14:paraId="7B197FC4" w14:textId="77777777" w:rsidR="00624BD4" w:rsidRPr="001D19F6" w:rsidRDefault="00624BD4" w:rsidP="00624BD4">
      <w:pPr>
        <w:wordWrap/>
        <w:spacing w:line="360" w:lineRule="auto"/>
        <w:rPr>
          <w:rFonts w:ascii="Arial" w:eastAsia="굴림" w:hAnsi="Arial" w:cs="Arial"/>
          <w:sz w:val="22"/>
        </w:rPr>
      </w:pPr>
    </w:p>
    <w:p w14:paraId="1C47867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D404. </w:t>
      </w:r>
      <w:r w:rsidR="00936A30" w:rsidRPr="001D19F6">
        <w:rPr>
          <w:rFonts w:ascii="Arial" w:eastAsia="굴림" w:hAnsi="Arial" w:cs="Arial"/>
          <w:sz w:val="22"/>
        </w:rPr>
        <w:t>Are you</w:t>
      </w:r>
      <w:r w:rsidRPr="001D19F6">
        <w:rPr>
          <w:rFonts w:ascii="Arial" w:eastAsia="굴림" w:hAnsi="Arial" w:cs="Arial"/>
          <w:sz w:val="22"/>
        </w:rPr>
        <w:t xml:space="preserve"> willing to work if there is an appropriate job?</w:t>
      </w:r>
    </w:p>
    <w:p w14:paraId="7EFDDA8A" w14:textId="77777777" w:rsidR="002E0F5F" w:rsidRPr="001D19F6" w:rsidRDefault="002E0F5F" w:rsidP="00F14BA4">
      <w:pPr>
        <w:pStyle w:val="a6"/>
        <w:numPr>
          <w:ilvl w:val="0"/>
          <w:numId w:val="65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D407</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BB5EE7F" w14:textId="77777777" w:rsidR="00624BD4" w:rsidRPr="001D19F6" w:rsidRDefault="00624BD4" w:rsidP="00624BD4">
      <w:pPr>
        <w:wordWrap/>
        <w:spacing w:line="360" w:lineRule="auto"/>
        <w:rPr>
          <w:rFonts w:ascii="Arial" w:eastAsia="굴림" w:hAnsi="Arial" w:cs="Arial"/>
          <w:sz w:val="22"/>
        </w:rPr>
      </w:pPr>
    </w:p>
    <w:p w14:paraId="3D8B5C79" w14:textId="77777777" w:rsidR="00532606" w:rsidRDefault="002E0F5F" w:rsidP="00B05F73">
      <w:pPr>
        <w:wordWrap/>
        <w:spacing w:line="276" w:lineRule="auto"/>
        <w:rPr>
          <w:rFonts w:ascii="Arial" w:eastAsia="굴림" w:hAnsi="Arial" w:cs="Arial"/>
          <w:b/>
          <w:sz w:val="22"/>
        </w:rPr>
      </w:pPr>
      <w:r w:rsidRPr="001D19F6">
        <w:rPr>
          <w:rFonts w:ascii="Arial" w:eastAsia="굴림" w:hAnsi="Arial" w:cs="Arial"/>
          <w:b/>
          <w:sz w:val="22"/>
        </w:rPr>
        <w:t>Logic:</w:t>
      </w:r>
    </w:p>
    <w:p w14:paraId="26675BCF" w14:textId="77777777" w:rsidR="002E0F5F" w:rsidRPr="00532606" w:rsidRDefault="002E0F5F" w:rsidP="00532606">
      <w:pPr>
        <w:pStyle w:val="a6"/>
        <w:numPr>
          <w:ilvl w:val="0"/>
          <w:numId w:val="626"/>
        </w:numPr>
        <w:wordWrap/>
        <w:spacing w:line="276" w:lineRule="auto"/>
        <w:ind w:leftChars="0"/>
        <w:rPr>
          <w:rFonts w:ascii="Arial" w:eastAsia="굴림" w:hAnsi="Arial" w:cs="Arial"/>
          <w:b/>
          <w:sz w:val="22"/>
        </w:rPr>
      </w:pPr>
      <w:r w:rsidRPr="0080679D">
        <w:rPr>
          <w:rFonts w:ascii="Arial" w:eastAsia="굴림" w:hAnsi="Arial" w:cs="Arial"/>
          <w:b/>
          <w:sz w:val="22"/>
          <w:rPrChange w:id="6040" w:author="Keis" w:date="2024-09-13T12:54:00Z">
            <w:rPr>
              <w:rFonts w:ascii="Arial" w:eastAsia="굴림" w:hAnsi="Arial" w:cs="Arial"/>
              <w:b/>
              <w:color w:val="FF0000"/>
              <w:sz w:val="22"/>
            </w:rPr>
          </w:rPrChange>
        </w:rPr>
        <w:lastRenderedPageBreak/>
        <w:t xml:space="preserve">After R has answered D405, only </w:t>
      </w:r>
      <w:r w:rsidR="0052190D" w:rsidRPr="0080679D">
        <w:rPr>
          <w:rFonts w:ascii="Arial" w:eastAsia="굴림" w:hAnsi="Arial" w:cs="Arial"/>
          <w:b/>
          <w:sz w:val="22"/>
          <w:rPrChange w:id="6041" w:author="Keis" w:date="2024-09-13T12:54:00Z">
            <w:rPr>
              <w:rFonts w:ascii="Arial" w:eastAsia="굴림" w:hAnsi="Arial" w:cs="Arial"/>
              <w:b/>
              <w:color w:val="FF0000"/>
              <w:sz w:val="22"/>
            </w:rPr>
          </w:rPrChange>
        </w:rPr>
        <w:t>exc</w:t>
      </w:r>
      <w:r w:rsidRPr="0080679D">
        <w:rPr>
          <w:rFonts w:ascii="Arial" w:eastAsia="굴림" w:hAnsi="Arial" w:cs="Arial"/>
          <w:b/>
          <w:sz w:val="22"/>
          <w:rPrChange w:id="6042" w:author="Keis" w:date="2024-09-13T12:54:00Z">
            <w:rPr>
              <w:rFonts w:ascii="Arial" w:eastAsia="굴림" w:hAnsi="Arial" w:cs="Arial"/>
              <w:b/>
              <w:color w:val="FF0000"/>
              <w:sz w:val="22"/>
            </w:rPr>
          </w:rPrChange>
        </w:rPr>
        <w:t>ept D405=</w:t>
      </w:r>
      <w:r w:rsidRPr="0080679D">
        <w:rPr>
          <w:rFonts w:ascii="굴림" w:eastAsia="굴림" w:hAnsi="굴림" w:cs="굴림" w:hint="eastAsia"/>
          <w:b/>
          <w:sz w:val="22"/>
          <w:rPrChange w:id="6043" w:author="Keis" w:date="2024-09-13T12:54:00Z">
            <w:rPr>
              <w:rFonts w:ascii="굴림" w:eastAsia="굴림" w:hAnsi="굴림" w:cs="굴림" w:hint="eastAsia"/>
              <w:b/>
              <w:color w:val="FF0000"/>
              <w:sz w:val="22"/>
            </w:rPr>
          </w:rPrChange>
        </w:rPr>
        <w:t>⑧</w:t>
      </w:r>
    </w:p>
    <w:p w14:paraId="6639E379" w14:textId="77777777" w:rsidR="002E0F5F" w:rsidRPr="00532606" w:rsidRDefault="002E0F5F" w:rsidP="00532606">
      <w:pPr>
        <w:pStyle w:val="a6"/>
        <w:numPr>
          <w:ilvl w:val="0"/>
          <w:numId w:val="626"/>
        </w:numPr>
        <w:wordWrap/>
        <w:spacing w:line="276" w:lineRule="auto"/>
        <w:ind w:leftChars="0"/>
        <w:rPr>
          <w:rFonts w:ascii="Arial" w:eastAsia="굴림" w:hAnsi="Arial" w:cs="Arial"/>
          <w:b/>
          <w:sz w:val="22"/>
        </w:rPr>
      </w:pPr>
      <w:r w:rsidRPr="00532606">
        <w:rPr>
          <w:rFonts w:ascii="Arial" w:eastAsia="굴림" w:hAnsi="Arial" w:cs="Arial"/>
          <w:b/>
          <w:sz w:val="22"/>
        </w:rPr>
        <w:t>If D006=</w:t>
      </w:r>
      <w:r w:rsidRPr="00532606">
        <w:rPr>
          <w:rFonts w:ascii="굴림" w:eastAsia="굴림" w:hAnsi="굴림" w:cs="굴림" w:hint="eastAsia"/>
          <w:b/>
          <w:sz w:val="22"/>
        </w:rPr>
        <w:t>①</w:t>
      </w:r>
      <w:r w:rsidRPr="00532606">
        <w:rPr>
          <w:rFonts w:ascii="Arial" w:eastAsia="굴림" w:hAnsi="Arial" w:cs="Arial"/>
          <w:b/>
          <w:sz w:val="22"/>
        </w:rPr>
        <w:t>,</w:t>
      </w:r>
      <w:r w:rsidR="0059055A" w:rsidRPr="00532606">
        <w:rPr>
          <w:rFonts w:ascii="Arial" w:eastAsia="굴림" w:hAnsi="Arial" w:cs="Arial"/>
          <w:b/>
          <w:sz w:val="22"/>
        </w:rPr>
        <w:t xml:space="preserve"> </w:t>
      </w:r>
      <w:r w:rsidR="0059055A" w:rsidRPr="00532606">
        <w:rPr>
          <w:rFonts w:ascii="굴림" w:eastAsia="굴림" w:hAnsi="굴림" w:cs="굴림" w:hint="eastAsia"/>
          <w:b/>
          <w:sz w:val="22"/>
        </w:rPr>
        <w:t>③</w:t>
      </w:r>
      <w:r w:rsidR="0059055A" w:rsidRPr="00532606">
        <w:rPr>
          <w:rFonts w:ascii="Arial" w:eastAsia="굴림" w:hAnsi="Arial" w:cs="Arial"/>
          <w:b/>
          <w:sz w:val="22"/>
        </w:rPr>
        <w:t>,</w:t>
      </w:r>
      <w:r w:rsidRPr="00532606">
        <w:rPr>
          <w:rFonts w:ascii="Arial" w:eastAsia="굴림" w:hAnsi="Arial" w:cs="Arial"/>
          <w:b/>
          <w:sz w:val="22"/>
        </w:rPr>
        <w:t xml:space="preserve"> then go to D601~D613</w:t>
      </w:r>
    </w:p>
    <w:p w14:paraId="55D8798A" w14:textId="77777777" w:rsidR="002E0F5F" w:rsidRPr="00532606" w:rsidRDefault="002E0F5F" w:rsidP="00532606">
      <w:pPr>
        <w:pStyle w:val="a6"/>
        <w:numPr>
          <w:ilvl w:val="0"/>
          <w:numId w:val="626"/>
        </w:numPr>
        <w:wordWrap/>
        <w:spacing w:line="276" w:lineRule="auto"/>
        <w:ind w:leftChars="0"/>
        <w:rPr>
          <w:rFonts w:ascii="Arial" w:eastAsia="굴림" w:hAnsi="Arial" w:cs="Arial"/>
          <w:b/>
          <w:sz w:val="22"/>
        </w:rPr>
      </w:pPr>
      <w:r w:rsidRPr="00532606">
        <w:rPr>
          <w:rFonts w:ascii="Arial" w:eastAsia="굴림" w:hAnsi="Arial" w:cs="Arial"/>
          <w:b/>
          <w:sz w:val="22"/>
        </w:rPr>
        <w:t>If D006=</w:t>
      </w:r>
      <w:r w:rsidR="0059055A" w:rsidRPr="00532606">
        <w:rPr>
          <w:rFonts w:ascii="굴림" w:eastAsia="굴림" w:hAnsi="굴림" w:cs="굴림" w:hint="eastAsia"/>
          <w:b/>
          <w:sz w:val="22"/>
        </w:rPr>
        <w:t>⑤</w:t>
      </w:r>
      <w:r w:rsidRPr="00532606">
        <w:rPr>
          <w:rFonts w:ascii="Arial" w:eastAsia="굴림" w:hAnsi="Arial" w:cs="Arial"/>
          <w:b/>
          <w:sz w:val="22"/>
        </w:rPr>
        <w:t>, then go to D501~D510</w:t>
      </w:r>
    </w:p>
    <w:p w14:paraId="6CBB8224" w14:textId="77777777" w:rsidR="002E0F5F" w:rsidRPr="00532606" w:rsidRDefault="002E0F5F" w:rsidP="00532606">
      <w:pPr>
        <w:pStyle w:val="a6"/>
        <w:numPr>
          <w:ilvl w:val="0"/>
          <w:numId w:val="626"/>
        </w:numPr>
        <w:wordWrap/>
        <w:spacing w:line="276" w:lineRule="auto"/>
        <w:ind w:leftChars="0"/>
        <w:rPr>
          <w:rFonts w:ascii="Arial" w:eastAsia="굴림" w:hAnsi="Arial" w:cs="Arial"/>
          <w:b/>
          <w:sz w:val="22"/>
        </w:rPr>
      </w:pPr>
      <w:r w:rsidRPr="00532606">
        <w:rPr>
          <w:rFonts w:ascii="Arial" w:eastAsia="굴림" w:hAnsi="Arial" w:cs="Arial"/>
          <w:b/>
          <w:sz w:val="22"/>
        </w:rPr>
        <w:t>If D006=</w:t>
      </w:r>
      <w:r w:rsidRPr="00532606">
        <w:rPr>
          <w:rFonts w:ascii="굴림" w:eastAsia="굴림" w:hAnsi="굴림" w:cs="굴림" w:hint="eastAsia"/>
          <w:b/>
          <w:sz w:val="22"/>
        </w:rPr>
        <w:t>⑦</w:t>
      </w:r>
      <w:r w:rsidR="0059055A" w:rsidRPr="00532606">
        <w:rPr>
          <w:rFonts w:ascii="Arial" w:eastAsia="굴림" w:hAnsi="Arial" w:cs="Arial"/>
          <w:b/>
          <w:sz w:val="22"/>
        </w:rPr>
        <w:t xml:space="preserve">, </w:t>
      </w:r>
      <w:r w:rsidRPr="00532606">
        <w:rPr>
          <w:rFonts w:ascii="굴림" w:eastAsia="굴림" w:hAnsi="굴림" w:cs="굴림" w:hint="eastAsia"/>
          <w:b/>
          <w:sz w:val="22"/>
        </w:rPr>
        <w:t>⑨</w:t>
      </w:r>
      <w:r w:rsidRPr="00532606">
        <w:rPr>
          <w:rFonts w:ascii="Arial" w:eastAsia="굴림" w:hAnsi="Arial" w:cs="Arial"/>
          <w:b/>
          <w:sz w:val="22"/>
        </w:rPr>
        <w:t xml:space="preserve">, </w:t>
      </w:r>
      <w:r w:rsidR="0059055A" w:rsidRPr="00532606">
        <w:rPr>
          <w:rFonts w:ascii="굴림" w:eastAsia="굴림" w:hAnsi="굴림" w:cs="굴림" w:hint="eastAsia"/>
          <w:b/>
          <w:sz w:val="22"/>
        </w:rPr>
        <w:t>⑪</w:t>
      </w:r>
      <w:r w:rsidR="0059055A" w:rsidRPr="00532606">
        <w:rPr>
          <w:rFonts w:ascii="Arial" w:eastAsia="굴림" w:hAnsi="Arial" w:cs="Arial"/>
          <w:b/>
          <w:sz w:val="22"/>
        </w:rPr>
        <w:t xml:space="preserve">, </w:t>
      </w:r>
      <w:r w:rsidRPr="00532606">
        <w:rPr>
          <w:rFonts w:ascii="Arial" w:eastAsia="굴림" w:hAnsi="Arial" w:cs="Arial"/>
          <w:b/>
          <w:sz w:val="22"/>
        </w:rPr>
        <w:t>then go to D422</w:t>
      </w:r>
    </w:p>
    <w:p w14:paraId="707C8534" w14:textId="77777777" w:rsidR="002E0F5F" w:rsidRPr="001D19F6" w:rsidRDefault="002E0F5F" w:rsidP="00624BD4">
      <w:pPr>
        <w:wordWrap/>
        <w:spacing w:line="360" w:lineRule="auto"/>
        <w:rPr>
          <w:rFonts w:ascii="Arial" w:eastAsia="굴림" w:hAnsi="Arial" w:cs="Arial"/>
          <w:sz w:val="22"/>
        </w:rPr>
      </w:pPr>
    </w:p>
    <w:p w14:paraId="740F0BE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D405. What is the main reason you </w:t>
      </w:r>
      <w:r w:rsidR="003502F2" w:rsidRPr="001D19F6">
        <w:rPr>
          <w:rFonts w:ascii="Arial" w:eastAsia="굴림" w:hAnsi="Arial" w:cs="Arial"/>
          <w:sz w:val="22"/>
        </w:rPr>
        <w:t xml:space="preserve">were </w:t>
      </w:r>
      <w:r w:rsidR="00936A30" w:rsidRPr="001D19F6">
        <w:rPr>
          <w:rFonts w:ascii="Arial" w:eastAsia="굴림" w:hAnsi="Arial" w:cs="Arial"/>
          <w:sz w:val="22"/>
        </w:rPr>
        <w:t>not willing to work even if there is a job</w:t>
      </w:r>
      <w:r w:rsidRPr="001D19F6">
        <w:rPr>
          <w:rFonts w:ascii="Arial" w:eastAsia="굴림" w:hAnsi="Arial" w:cs="Arial"/>
          <w:sz w:val="22"/>
        </w:rPr>
        <w:t xml:space="preserve">? </w:t>
      </w:r>
      <w:r w:rsidR="009F1E16" w:rsidRPr="001D19F6">
        <w:rPr>
          <w:rFonts w:ascii="Arial" w:eastAsia="굴림" w:hAnsi="Arial" w:cs="Arial"/>
          <w:sz w:val="22"/>
        </w:rPr>
        <w:t>Choose</w:t>
      </w:r>
      <w:r w:rsidRPr="001D19F6">
        <w:rPr>
          <w:rFonts w:ascii="Arial" w:eastAsia="굴림" w:hAnsi="Arial" w:cs="Arial"/>
          <w:sz w:val="22"/>
        </w:rPr>
        <w:t xml:space="preserve"> the main reason only.</w:t>
      </w:r>
    </w:p>
    <w:p w14:paraId="0048B267" w14:textId="77777777" w:rsidR="00624BD4" w:rsidRPr="001D19F6" w:rsidRDefault="003502F2" w:rsidP="00F14BA4">
      <w:pPr>
        <w:pStyle w:val="a6"/>
        <w:numPr>
          <w:ilvl w:val="0"/>
          <w:numId w:val="660"/>
        </w:numPr>
        <w:wordWrap/>
        <w:spacing w:line="360" w:lineRule="auto"/>
        <w:ind w:leftChars="0"/>
        <w:jc w:val="left"/>
        <w:rPr>
          <w:rFonts w:ascii="Arial" w:eastAsia="굴림" w:hAnsi="Arial" w:cs="Arial"/>
          <w:sz w:val="22"/>
        </w:rPr>
      </w:pPr>
      <w:r w:rsidRPr="001D19F6">
        <w:rPr>
          <w:rFonts w:ascii="Arial" w:eastAsia="굴림" w:hAnsi="Arial" w:cs="Arial"/>
          <w:sz w:val="22"/>
        </w:rPr>
        <w:t>Family responsibility/ Child responsibility</w:t>
      </w:r>
    </w:p>
    <w:p w14:paraId="7FF0DB47" w14:textId="77777777" w:rsidR="00624BD4" w:rsidRPr="001D19F6" w:rsidRDefault="00624BD4"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House</w:t>
      </w:r>
      <w:r w:rsidR="003502F2" w:rsidRPr="001D19F6">
        <w:rPr>
          <w:rFonts w:ascii="Arial" w:eastAsia="굴림" w:hAnsi="Arial" w:cs="Arial"/>
          <w:sz w:val="22"/>
        </w:rPr>
        <w:t>hold chores</w:t>
      </w:r>
      <w:r w:rsidRPr="001D19F6">
        <w:rPr>
          <w:rFonts w:ascii="Arial" w:eastAsia="굴림" w:hAnsi="Arial" w:cs="Arial"/>
          <w:sz w:val="22"/>
        </w:rPr>
        <w:t xml:space="preserve">  </w:t>
      </w:r>
    </w:p>
    <w:p w14:paraId="56192608" w14:textId="77777777" w:rsidR="00624BD4" w:rsidRPr="001D19F6" w:rsidRDefault="00624BD4"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No financial need</w:t>
      </w:r>
      <w:r w:rsidR="002E0F5F" w:rsidRPr="001D19F6">
        <w:rPr>
          <w:rFonts w:ascii="Arial" w:eastAsia="굴림" w:hAnsi="Arial" w:cs="Arial"/>
          <w:sz w:val="22"/>
        </w:rPr>
        <w:t>/ Affordable</w:t>
      </w:r>
      <w:r w:rsidRPr="001D19F6">
        <w:rPr>
          <w:rFonts w:ascii="Arial" w:eastAsia="굴림" w:hAnsi="Arial" w:cs="Arial"/>
          <w:sz w:val="22"/>
        </w:rPr>
        <w:t xml:space="preserve">   </w:t>
      </w:r>
    </w:p>
    <w:p w14:paraId="1DD4F712" w14:textId="77777777" w:rsidR="00624BD4" w:rsidRPr="001D19F6" w:rsidRDefault="003502F2"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Too old</w:t>
      </w:r>
      <w:r w:rsidR="00624BD4" w:rsidRPr="001D19F6">
        <w:rPr>
          <w:rFonts w:ascii="Arial" w:eastAsia="굴림" w:hAnsi="Arial" w:cs="Arial"/>
          <w:sz w:val="22"/>
        </w:rPr>
        <w:t xml:space="preserve">  </w:t>
      </w:r>
    </w:p>
    <w:p w14:paraId="0E17322D" w14:textId="77777777" w:rsidR="00624BD4" w:rsidRPr="001D19F6" w:rsidRDefault="00936A30"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Poor health</w:t>
      </w:r>
      <w:r w:rsidR="003502F2" w:rsidRPr="001D19F6">
        <w:rPr>
          <w:rFonts w:ascii="Arial" w:eastAsia="굴림" w:hAnsi="Arial" w:cs="Arial"/>
          <w:sz w:val="22"/>
        </w:rPr>
        <w:t xml:space="preserve">/ Disability </w:t>
      </w:r>
    </w:p>
    <w:p w14:paraId="2AECAA83" w14:textId="77777777" w:rsidR="00624BD4" w:rsidRPr="001D19F6" w:rsidRDefault="00624BD4"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 xml:space="preserve">Wish to take a break   </w:t>
      </w:r>
    </w:p>
    <w:p w14:paraId="545625FA" w14:textId="77777777" w:rsidR="00624BD4" w:rsidRPr="001D19F6" w:rsidRDefault="00A67EB4"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(A</w:t>
      </w:r>
      <w:r w:rsidR="0054752A" w:rsidRPr="001D19F6">
        <w:rPr>
          <w:rFonts w:ascii="Arial" w:eastAsia="굴림" w:hAnsi="Arial" w:cs="Arial"/>
          <w:sz w:val="22"/>
        </w:rPr>
        <w:t>fter</w:t>
      </w:r>
      <w:r w:rsidR="002E0F5F" w:rsidRPr="001D19F6">
        <w:rPr>
          <w:rFonts w:ascii="Arial" w:eastAsia="굴림" w:hAnsi="Arial" w:cs="Arial"/>
          <w:sz w:val="22"/>
        </w:rPr>
        <w:t xml:space="preserve"> </w:t>
      </w:r>
      <w:r w:rsidR="00624BD4" w:rsidRPr="001D19F6">
        <w:rPr>
          <w:rFonts w:ascii="Arial" w:eastAsia="굴림" w:hAnsi="Arial" w:cs="Arial"/>
          <w:sz w:val="22"/>
        </w:rPr>
        <w:t>retirement</w:t>
      </w:r>
      <w:r w:rsidR="0054752A" w:rsidRPr="001D19F6">
        <w:rPr>
          <w:rFonts w:ascii="Arial" w:eastAsia="굴림" w:hAnsi="Arial" w:cs="Arial"/>
          <w:sz w:val="22"/>
        </w:rPr>
        <w:t>/quitting a job</w:t>
      </w:r>
      <w:r w:rsidR="00624BD4" w:rsidRPr="001D19F6">
        <w:rPr>
          <w:rFonts w:ascii="Arial" w:eastAsia="굴림" w:hAnsi="Arial" w:cs="Arial"/>
          <w:sz w:val="22"/>
        </w:rPr>
        <w:t>) Do not want to work</w:t>
      </w:r>
    </w:p>
    <w:p w14:paraId="07FBBF1E" w14:textId="77777777" w:rsidR="00624BD4" w:rsidRPr="001D19F6" w:rsidRDefault="00624BD4" w:rsidP="00F14BA4">
      <w:pPr>
        <w:pStyle w:val="a6"/>
        <w:numPr>
          <w:ilvl w:val="0"/>
          <w:numId w:val="660"/>
        </w:numPr>
        <w:wordWrap/>
        <w:spacing w:line="360" w:lineRule="auto"/>
        <w:ind w:leftChars="0"/>
        <w:rPr>
          <w:rFonts w:ascii="Arial" w:eastAsia="굴림" w:hAnsi="Arial" w:cs="Arial"/>
          <w:sz w:val="22"/>
        </w:rPr>
      </w:pPr>
      <w:r w:rsidRPr="001D19F6">
        <w:rPr>
          <w:rFonts w:ascii="Arial" w:eastAsia="굴림" w:hAnsi="Arial" w:cs="Arial"/>
          <w:sz w:val="22"/>
        </w:rPr>
        <w:t>Other</w:t>
      </w:r>
      <w:r w:rsidR="00936A30" w:rsidRPr="001D19F6">
        <w:rPr>
          <w:rFonts w:ascii="Arial" w:eastAsia="굴림" w:hAnsi="Arial" w:cs="Arial"/>
          <w:sz w:val="22"/>
        </w:rPr>
        <w:t>s</w:t>
      </w:r>
    </w:p>
    <w:p w14:paraId="5FDF8676" w14:textId="77777777" w:rsidR="00624BD4" w:rsidRPr="001D19F6" w:rsidRDefault="00624BD4" w:rsidP="00624BD4">
      <w:pPr>
        <w:wordWrap/>
        <w:spacing w:line="360" w:lineRule="auto"/>
        <w:rPr>
          <w:rFonts w:ascii="Arial" w:eastAsia="굴림" w:hAnsi="Arial" w:cs="Arial"/>
          <w:sz w:val="22"/>
        </w:rPr>
      </w:pPr>
    </w:p>
    <w:p w14:paraId="1D364F4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D406. </w:t>
      </w:r>
      <w:r w:rsidR="00936A30" w:rsidRPr="001D19F6">
        <w:rPr>
          <w:rFonts w:ascii="Arial" w:eastAsia="굴림" w:hAnsi="Arial" w:cs="Arial"/>
          <w:sz w:val="22"/>
        </w:rPr>
        <w:t>If others, please specify</w:t>
      </w:r>
      <w:r w:rsidRPr="001D19F6">
        <w:rPr>
          <w:rFonts w:ascii="Arial" w:eastAsia="굴림" w:hAnsi="Arial" w:cs="Arial"/>
          <w:sz w:val="22"/>
        </w:rPr>
        <w:t>.</w:t>
      </w:r>
    </w:p>
    <w:p w14:paraId="478C6502" w14:textId="77777777" w:rsidR="002E0F5F" w:rsidRPr="001D19F6" w:rsidRDefault="002E0F5F" w:rsidP="002E0F5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700BCE1F" w14:textId="77777777" w:rsidR="00624BD4" w:rsidRPr="001D19F6" w:rsidRDefault="00624BD4" w:rsidP="00624BD4">
      <w:pPr>
        <w:wordWrap/>
        <w:spacing w:line="360" w:lineRule="auto"/>
        <w:rPr>
          <w:rFonts w:ascii="Arial" w:eastAsia="굴림" w:hAnsi="Arial" w:cs="Arial"/>
          <w:sz w:val="22"/>
          <w:u w:val="single"/>
        </w:rPr>
      </w:pPr>
    </w:p>
    <w:p w14:paraId="0FEF77A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D407. What is the main </w:t>
      </w:r>
      <w:r w:rsidR="002E0F5F" w:rsidRPr="001D19F6">
        <w:rPr>
          <w:rFonts w:ascii="Arial" w:eastAsia="굴림" w:hAnsi="Arial" w:cs="Arial"/>
          <w:sz w:val="22"/>
        </w:rPr>
        <w:t xml:space="preserve">reason you were not looking for a job although you want a job? </w:t>
      </w:r>
    </w:p>
    <w:p w14:paraId="70CDBC7F" w14:textId="77777777" w:rsidR="00624BD4" w:rsidRPr="001D19F6" w:rsidRDefault="00A05315"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I</w:t>
      </w:r>
      <w:r w:rsidR="000F40A2" w:rsidRPr="001D19F6">
        <w:rPr>
          <w:rFonts w:ascii="Arial" w:eastAsia="굴림" w:hAnsi="Arial" w:cs="Arial"/>
          <w:sz w:val="22"/>
        </w:rPr>
        <w:t xml:space="preserve"> believe </w:t>
      </w:r>
      <w:r w:rsidR="003D2054" w:rsidRPr="001D19F6">
        <w:rPr>
          <w:rFonts w:ascii="Arial" w:eastAsia="굴림" w:hAnsi="Arial" w:cs="Arial"/>
          <w:sz w:val="22"/>
        </w:rPr>
        <w:t xml:space="preserve">there would be </w:t>
      </w:r>
      <w:r w:rsidR="000F40A2" w:rsidRPr="001D19F6">
        <w:rPr>
          <w:rFonts w:ascii="Arial" w:eastAsia="굴림" w:hAnsi="Arial" w:cs="Arial"/>
          <w:sz w:val="22"/>
        </w:rPr>
        <w:t>no job that matches</w:t>
      </w:r>
      <w:r w:rsidR="00624BD4" w:rsidRPr="001D19F6">
        <w:rPr>
          <w:rFonts w:ascii="Arial" w:eastAsia="굴림" w:hAnsi="Arial" w:cs="Arial"/>
          <w:sz w:val="22"/>
        </w:rPr>
        <w:t xml:space="preserve"> my major or professional background</w:t>
      </w:r>
      <w:r w:rsidR="003502F2" w:rsidRPr="001D19F6">
        <w:rPr>
          <w:rFonts w:ascii="Arial" w:eastAsia="굴림" w:hAnsi="Arial" w:cs="Arial"/>
          <w:sz w:val="22"/>
        </w:rPr>
        <w:t xml:space="preserve"> </w:t>
      </w:r>
      <w:r w:rsidR="00956314" w:rsidRPr="001D19F6">
        <w:rPr>
          <w:rFonts w:ascii="Arial" w:eastAsia="굴림" w:hAnsi="Arial" w:cs="Arial"/>
          <w:sz w:val="22"/>
        </w:rPr>
        <w:t>→Go to D409</w:t>
      </w:r>
    </w:p>
    <w:p w14:paraId="1FC53FE3" w14:textId="77777777" w:rsidR="00624BD4" w:rsidRPr="001D19F6" w:rsidRDefault="00624BD4"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 xml:space="preserve">I believe </w:t>
      </w:r>
      <w:r w:rsidR="003D2054" w:rsidRPr="001D19F6">
        <w:rPr>
          <w:rFonts w:ascii="Arial" w:eastAsia="굴림" w:hAnsi="Arial" w:cs="Arial"/>
          <w:sz w:val="22"/>
        </w:rPr>
        <w:t>there would be no job</w:t>
      </w:r>
      <w:r w:rsidR="000F40A2" w:rsidRPr="001D19F6">
        <w:rPr>
          <w:rFonts w:ascii="Arial" w:eastAsia="굴림" w:hAnsi="Arial" w:cs="Arial"/>
          <w:sz w:val="22"/>
        </w:rPr>
        <w:t xml:space="preserve"> that meets </w:t>
      </w:r>
      <w:r w:rsidRPr="001D19F6">
        <w:rPr>
          <w:rFonts w:ascii="Arial" w:eastAsia="굴림" w:hAnsi="Arial" w:cs="Arial"/>
          <w:sz w:val="22"/>
        </w:rPr>
        <w:t>my desired wage level or working condition</w:t>
      </w:r>
      <w:r w:rsidR="000F40A2" w:rsidRPr="001D19F6">
        <w:rPr>
          <w:rFonts w:ascii="Arial" w:eastAsia="굴림" w:hAnsi="Arial" w:cs="Arial"/>
          <w:sz w:val="22"/>
        </w:rPr>
        <w:t>s</w:t>
      </w:r>
      <w:r w:rsidR="003502F2" w:rsidRPr="001D19F6">
        <w:rPr>
          <w:rFonts w:ascii="Arial" w:eastAsia="굴림" w:hAnsi="Arial" w:cs="Arial"/>
          <w:sz w:val="22"/>
        </w:rPr>
        <w:t xml:space="preserve"> </w:t>
      </w:r>
      <w:r w:rsidR="00956314" w:rsidRPr="001D19F6">
        <w:rPr>
          <w:rFonts w:ascii="Arial" w:eastAsia="굴림" w:hAnsi="Arial" w:cs="Arial"/>
          <w:sz w:val="22"/>
        </w:rPr>
        <w:t>→Go to D409</w:t>
      </w:r>
    </w:p>
    <w:p w14:paraId="6D30A2BB" w14:textId="77777777" w:rsidR="00624BD4" w:rsidRPr="001D19F6" w:rsidRDefault="00624BD4"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I don’t believe I can find work</w:t>
      </w:r>
      <w:r w:rsidR="003502F2" w:rsidRPr="001D19F6">
        <w:rPr>
          <w:rFonts w:ascii="Arial" w:eastAsia="굴림" w:hAnsi="Arial" w:cs="Arial"/>
          <w:sz w:val="22"/>
        </w:rPr>
        <w:t xml:space="preserve"> </w:t>
      </w:r>
      <w:r w:rsidR="00956314" w:rsidRPr="001D19F6">
        <w:rPr>
          <w:rFonts w:ascii="Arial" w:eastAsia="굴림" w:hAnsi="Arial" w:cs="Arial"/>
          <w:sz w:val="22"/>
        </w:rPr>
        <w:t>→Go to D409</w:t>
      </w:r>
    </w:p>
    <w:p w14:paraId="7DDFD3C5" w14:textId="77777777" w:rsidR="00624BD4" w:rsidRPr="001D19F6" w:rsidRDefault="00624BD4"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I don’t have needed skills, education or other capabilities</w:t>
      </w:r>
      <w:r w:rsidR="003502F2" w:rsidRPr="001D19F6">
        <w:rPr>
          <w:rFonts w:ascii="Arial" w:eastAsia="굴림" w:hAnsi="Arial" w:cs="Arial"/>
          <w:sz w:val="22"/>
        </w:rPr>
        <w:t xml:space="preserve"> </w:t>
      </w:r>
      <w:r w:rsidR="00956314" w:rsidRPr="001D19F6">
        <w:rPr>
          <w:rFonts w:ascii="Arial" w:eastAsia="굴림" w:hAnsi="Arial" w:cs="Arial"/>
          <w:sz w:val="22"/>
        </w:rPr>
        <w:t>→Go to D409</w:t>
      </w:r>
    </w:p>
    <w:p w14:paraId="0ECC25E1" w14:textId="77777777" w:rsidR="00624BD4" w:rsidRPr="001D19F6" w:rsidRDefault="00624BD4"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 xml:space="preserve">I </w:t>
      </w:r>
      <w:r w:rsidR="000F40A2" w:rsidRPr="001D19F6">
        <w:rPr>
          <w:rFonts w:ascii="Arial" w:eastAsia="굴림" w:hAnsi="Arial" w:cs="Arial"/>
          <w:sz w:val="22"/>
        </w:rPr>
        <w:t xml:space="preserve">need to care for a </w:t>
      </w:r>
      <w:r w:rsidRPr="001D19F6">
        <w:rPr>
          <w:rFonts w:ascii="Arial" w:eastAsia="굴림" w:hAnsi="Arial" w:cs="Arial"/>
          <w:sz w:val="22"/>
        </w:rPr>
        <w:t xml:space="preserve">family </w:t>
      </w:r>
      <w:r w:rsidR="000F40A2" w:rsidRPr="001D19F6">
        <w:rPr>
          <w:rFonts w:ascii="Arial" w:eastAsia="굴림" w:hAnsi="Arial" w:cs="Arial"/>
          <w:sz w:val="22"/>
        </w:rPr>
        <w:t xml:space="preserve">member </w:t>
      </w:r>
      <w:r w:rsidR="00956314" w:rsidRPr="001D19F6">
        <w:rPr>
          <w:rFonts w:ascii="Arial" w:eastAsia="굴림" w:hAnsi="Arial" w:cs="Arial"/>
          <w:sz w:val="22"/>
        </w:rPr>
        <w:t>→Go to D409</w:t>
      </w:r>
    </w:p>
    <w:p w14:paraId="48D5DF36" w14:textId="77777777" w:rsidR="00624BD4" w:rsidRPr="001D19F6" w:rsidRDefault="000F40A2"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H</w:t>
      </w:r>
      <w:r w:rsidR="00624BD4" w:rsidRPr="001D19F6">
        <w:rPr>
          <w:rFonts w:ascii="Arial" w:eastAsia="굴림" w:hAnsi="Arial" w:cs="Arial"/>
          <w:sz w:val="22"/>
        </w:rPr>
        <w:t>ouse</w:t>
      </w:r>
      <w:r w:rsidR="003502F2" w:rsidRPr="001D19F6">
        <w:rPr>
          <w:rFonts w:ascii="Arial" w:eastAsia="굴림" w:hAnsi="Arial" w:cs="Arial"/>
          <w:sz w:val="22"/>
        </w:rPr>
        <w:t xml:space="preserve">hold chores </w:t>
      </w:r>
      <w:r w:rsidR="00956314" w:rsidRPr="001D19F6">
        <w:rPr>
          <w:rFonts w:ascii="Arial" w:eastAsia="굴림" w:hAnsi="Arial" w:cs="Arial"/>
          <w:sz w:val="22"/>
        </w:rPr>
        <w:t>→Go to D409</w:t>
      </w:r>
    </w:p>
    <w:p w14:paraId="4FE0F67B" w14:textId="77777777" w:rsidR="00624BD4" w:rsidRPr="001D19F6" w:rsidRDefault="000F40A2"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P</w:t>
      </w:r>
      <w:r w:rsidR="00624BD4" w:rsidRPr="001D19F6">
        <w:rPr>
          <w:rFonts w:ascii="Arial" w:eastAsia="굴림" w:hAnsi="Arial" w:cs="Arial"/>
          <w:sz w:val="22"/>
        </w:rPr>
        <w:t>oor health or disability</w:t>
      </w:r>
      <w:r w:rsidR="003502F2" w:rsidRPr="001D19F6">
        <w:rPr>
          <w:rFonts w:ascii="Arial" w:eastAsia="굴림" w:hAnsi="Arial" w:cs="Arial"/>
          <w:sz w:val="22"/>
        </w:rPr>
        <w:t xml:space="preserve"> </w:t>
      </w:r>
      <w:r w:rsidR="00956314" w:rsidRPr="001D19F6">
        <w:rPr>
          <w:rFonts w:ascii="Arial" w:eastAsia="굴림" w:hAnsi="Arial" w:cs="Arial"/>
          <w:sz w:val="22"/>
        </w:rPr>
        <w:t>→Go to D409</w:t>
      </w:r>
    </w:p>
    <w:p w14:paraId="045C9AB0" w14:textId="77777777" w:rsidR="00624BD4" w:rsidRPr="001D19F6" w:rsidRDefault="00624BD4" w:rsidP="00F14BA4">
      <w:pPr>
        <w:pStyle w:val="a6"/>
        <w:numPr>
          <w:ilvl w:val="0"/>
          <w:numId w:val="661"/>
        </w:numPr>
        <w:wordWrap/>
        <w:spacing w:line="360" w:lineRule="auto"/>
        <w:ind w:leftChars="0"/>
        <w:rPr>
          <w:rFonts w:ascii="Arial" w:eastAsia="굴림" w:hAnsi="Arial" w:cs="Arial"/>
          <w:sz w:val="22"/>
        </w:rPr>
      </w:pPr>
      <w:r w:rsidRPr="001D19F6">
        <w:rPr>
          <w:rFonts w:ascii="Arial" w:eastAsia="굴림" w:hAnsi="Arial" w:cs="Arial"/>
          <w:sz w:val="22"/>
        </w:rPr>
        <w:t>Other</w:t>
      </w:r>
      <w:r w:rsidR="000F40A2" w:rsidRPr="001D19F6">
        <w:rPr>
          <w:rFonts w:ascii="Arial" w:eastAsia="굴림" w:hAnsi="Arial" w:cs="Arial"/>
          <w:sz w:val="22"/>
        </w:rPr>
        <w:t>s</w:t>
      </w:r>
    </w:p>
    <w:p w14:paraId="6FA708C8" w14:textId="77777777" w:rsidR="007F1FD3" w:rsidRPr="001D19F6" w:rsidRDefault="007F1FD3" w:rsidP="007F1FD3">
      <w:pPr>
        <w:wordWrap/>
        <w:spacing w:line="360" w:lineRule="auto"/>
        <w:rPr>
          <w:rFonts w:ascii="Arial" w:eastAsia="굴림" w:hAnsi="Arial" w:cs="Arial"/>
          <w:sz w:val="22"/>
        </w:rPr>
      </w:pPr>
    </w:p>
    <w:p w14:paraId="7608DF5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D408. </w:t>
      </w:r>
      <w:r w:rsidR="000F40A2" w:rsidRPr="001D19F6">
        <w:rPr>
          <w:rFonts w:ascii="Arial" w:eastAsia="굴림" w:hAnsi="Arial" w:cs="Arial"/>
          <w:sz w:val="22"/>
        </w:rPr>
        <w:t>If others, please specify</w:t>
      </w:r>
      <w:r w:rsidRPr="001D19F6">
        <w:rPr>
          <w:rFonts w:ascii="Arial" w:eastAsia="굴림" w:hAnsi="Arial" w:cs="Arial"/>
          <w:sz w:val="22"/>
        </w:rPr>
        <w:t>.</w:t>
      </w:r>
    </w:p>
    <w:p w14:paraId="4D6DAC41" w14:textId="77777777" w:rsidR="00A05315" w:rsidRPr="001D19F6" w:rsidRDefault="00A05315" w:rsidP="00A05315">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03761FBF" w14:textId="77777777" w:rsidR="00624BD4" w:rsidRPr="001D19F6" w:rsidRDefault="00624BD4" w:rsidP="00624BD4">
      <w:pPr>
        <w:wordWrap/>
        <w:spacing w:line="360" w:lineRule="auto"/>
        <w:rPr>
          <w:rFonts w:ascii="Arial" w:eastAsia="굴림" w:hAnsi="Arial" w:cs="Arial"/>
          <w:sz w:val="22"/>
        </w:rPr>
      </w:pPr>
    </w:p>
    <w:p w14:paraId="65AC859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D409. </w:t>
      </w:r>
      <w:r w:rsidR="00A05315" w:rsidRPr="001D19F6">
        <w:rPr>
          <w:rFonts w:ascii="Arial" w:eastAsia="굴림" w:hAnsi="Arial" w:cs="Arial"/>
          <w:sz w:val="22"/>
        </w:rPr>
        <w:t xml:space="preserve">Then, have you ever looked for a job to </w:t>
      </w:r>
      <w:r w:rsidR="000F40A2" w:rsidRPr="001D19F6">
        <w:rPr>
          <w:rFonts w:ascii="Arial" w:eastAsia="굴림" w:hAnsi="Arial" w:cs="Arial"/>
          <w:sz w:val="22"/>
        </w:rPr>
        <w:t>earn money prior to the past</w:t>
      </w:r>
      <w:r w:rsidRPr="001D19F6">
        <w:rPr>
          <w:rFonts w:ascii="Arial" w:eastAsia="굴림" w:hAnsi="Arial" w:cs="Arial"/>
          <w:sz w:val="22"/>
        </w:rPr>
        <w:t xml:space="preserve"> four weeks?</w:t>
      </w:r>
    </w:p>
    <w:p w14:paraId="268E4D06" w14:textId="77777777" w:rsidR="00A05315" w:rsidRPr="001D19F6" w:rsidRDefault="00A05315" w:rsidP="00F14BA4">
      <w:pPr>
        <w:pStyle w:val="a6"/>
        <w:numPr>
          <w:ilvl w:val="0"/>
          <w:numId w:val="662"/>
        </w:numPr>
        <w:tabs>
          <w:tab w:val="left" w:pos="5245"/>
        </w:tabs>
        <w:wordWrap/>
        <w:spacing w:line="360" w:lineRule="auto"/>
        <w:ind w:leftChars="0"/>
        <w:rPr>
          <w:rFonts w:ascii="Arial" w:eastAsia="굴림" w:hAnsi="Arial" w:cs="Arial"/>
          <w:sz w:val="22"/>
        </w:rPr>
      </w:pPr>
      <w:r w:rsidRPr="0027088E">
        <w:rPr>
          <w:rFonts w:ascii="Arial" w:eastAsia="굴림" w:hAnsi="Arial" w:cs="Arial"/>
          <w:sz w:val="22"/>
          <w:rPrChange w:id="6044" w:author="Keis" w:date="2024-09-13T12:54:00Z">
            <w:rPr>
              <w:rFonts w:ascii="Arial" w:eastAsia="굴림" w:hAnsi="Arial" w:cs="Arial"/>
              <w:color w:val="FF0000"/>
              <w:sz w:val="22"/>
            </w:rPr>
          </w:rPrChange>
        </w:rPr>
        <w:t xml:space="preserve">Yes </w:t>
      </w:r>
      <w:r w:rsidRPr="0027088E">
        <w:rPr>
          <w:rFonts w:ascii="Arial" w:eastAsia="굴림" w:hAnsi="Arial" w:cs="Arial" w:hint="eastAsia"/>
          <w:sz w:val="22"/>
          <w:rPrChange w:id="6045" w:author="Keis" w:date="2024-09-13T12:54:00Z">
            <w:rPr>
              <w:rFonts w:ascii="Arial" w:eastAsia="굴림" w:hAnsi="Arial" w:cs="Arial" w:hint="eastAsia"/>
              <w:color w:val="FF0000"/>
              <w:sz w:val="22"/>
            </w:rPr>
          </w:rPrChange>
        </w:rPr>
        <w:t>→</w:t>
      </w:r>
      <w:r w:rsidRPr="0027088E">
        <w:rPr>
          <w:rFonts w:ascii="Arial" w:eastAsia="굴림" w:hAnsi="Arial" w:cs="Arial"/>
          <w:sz w:val="22"/>
          <w:rPrChange w:id="6046" w:author="Keis" w:date="2024-09-13T12:54:00Z">
            <w:rPr>
              <w:rFonts w:ascii="Arial" w:eastAsia="굴림" w:hAnsi="Arial" w:cs="Arial"/>
              <w:color w:val="FF0000"/>
              <w:sz w:val="22"/>
            </w:rPr>
          </w:rPrChange>
        </w:rPr>
        <w:t>Go to D4</w:t>
      </w:r>
      <w:r w:rsidR="00532606" w:rsidRPr="0027088E">
        <w:rPr>
          <w:rFonts w:ascii="Arial" w:eastAsia="굴림" w:hAnsi="Arial" w:cs="Arial"/>
          <w:sz w:val="22"/>
          <w:rPrChange w:id="6047" w:author="Keis" w:date="2024-09-13T12:54:00Z">
            <w:rPr>
              <w:rFonts w:ascii="Arial" w:eastAsia="굴림" w:hAnsi="Arial" w:cs="Arial"/>
              <w:color w:val="FF0000"/>
              <w:sz w:val="22"/>
            </w:rPr>
          </w:rPrChange>
        </w:rPr>
        <w:t>09_1</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D422</w:t>
      </w:r>
    </w:p>
    <w:p w14:paraId="3C2D9E1F" w14:textId="77777777" w:rsidR="00E750E9" w:rsidRPr="001D19F6" w:rsidRDefault="00E750E9" w:rsidP="00E750E9">
      <w:pPr>
        <w:wordWrap/>
        <w:spacing w:line="360" w:lineRule="auto"/>
        <w:rPr>
          <w:rFonts w:ascii="Arial" w:eastAsia="굴림" w:hAnsi="Arial" w:cs="Arial"/>
          <w:sz w:val="22"/>
        </w:rPr>
      </w:pPr>
    </w:p>
    <w:p w14:paraId="3D17D4EB" w14:textId="77777777" w:rsidR="00712504" w:rsidRPr="001D19F6" w:rsidRDefault="00712504" w:rsidP="00E750E9">
      <w:pPr>
        <w:wordWrap/>
        <w:spacing w:line="360" w:lineRule="auto"/>
        <w:rPr>
          <w:rFonts w:ascii="Arial" w:eastAsia="굴림" w:hAnsi="Arial" w:cs="Arial"/>
          <w:sz w:val="22"/>
        </w:rPr>
      </w:pPr>
      <w:r w:rsidRPr="0027088E">
        <w:rPr>
          <w:rFonts w:ascii="Arial" w:eastAsia="굴림" w:hAnsi="Arial" w:cs="Arial"/>
          <w:sz w:val="22"/>
          <w:rPrChange w:id="6048" w:author="Keis" w:date="2024-09-13T12:54:00Z">
            <w:rPr>
              <w:rFonts w:ascii="Arial" w:eastAsia="굴림" w:hAnsi="Arial" w:cs="Arial"/>
              <w:color w:val="FF0000"/>
              <w:sz w:val="22"/>
            </w:rPr>
          </w:rPrChange>
        </w:rPr>
        <w:lastRenderedPageBreak/>
        <w:t>D409</w:t>
      </w:r>
      <w:r w:rsidR="00532606" w:rsidRPr="0027088E">
        <w:rPr>
          <w:rFonts w:ascii="Arial" w:eastAsia="굴림" w:hAnsi="Arial" w:cs="Arial"/>
          <w:sz w:val="22"/>
          <w:rPrChange w:id="6049" w:author="Keis" w:date="2024-09-13T12:54:00Z">
            <w:rPr>
              <w:rFonts w:ascii="Arial" w:eastAsia="굴림" w:hAnsi="Arial" w:cs="Arial"/>
              <w:color w:val="FF0000"/>
              <w:sz w:val="22"/>
            </w:rPr>
          </w:rPrChange>
        </w:rPr>
        <w:t>_</w:t>
      </w:r>
      <w:r w:rsidRPr="0027088E">
        <w:rPr>
          <w:rFonts w:ascii="Arial" w:eastAsia="굴림" w:hAnsi="Arial" w:cs="Arial"/>
          <w:sz w:val="22"/>
          <w:rPrChange w:id="6050" w:author="Keis" w:date="2024-09-13T12:54:00Z">
            <w:rPr>
              <w:rFonts w:ascii="Arial" w:eastAsia="굴림" w:hAnsi="Arial" w:cs="Arial"/>
              <w:color w:val="FF0000"/>
              <w:sz w:val="22"/>
            </w:rPr>
          </w:rPrChange>
        </w:rPr>
        <w:t>1</w:t>
      </w:r>
      <w:r w:rsidRPr="001D19F6">
        <w:rPr>
          <w:rFonts w:ascii="Arial" w:eastAsia="굴림" w:hAnsi="Arial" w:cs="Arial"/>
          <w:sz w:val="22"/>
        </w:rPr>
        <w:t xml:space="preserve">. How many times did you look for a job </w:t>
      </w:r>
      <w:r w:rsidR="00A76EB0" w:rsidRPr="001D19F6">
        <w:rPr>
          <w:rFonts w:ascii="Arial" w:eastAsia="굴림" w:hAnsi="Arial" w:cs="Arial"/>
          <w:sz w:val="22"/>
        </w:rPr>
        <w:t>after</w:t>
      </w:r>
      <w:r w:rsidRPr="001D19F6">
        <w:rPr>
          <w:rFonts w:ascii="Arial" w:eastAsia="굴림" w:hAnsi="Arial" w:cs="Arial"/>
          <w:sz w:val="22"/>
        </w:rPr>
        <w:t xml:space="preserve"> the previous interview?</w:t>
      </w:r>
    </w:p>
    <w:p w14:paraId="5650040D" w14:textId="77777777" w:rsidR="00712504" w:rsidRPr="001D19F6" w:rsidRDefault="00712504" w:rsidP="00712504">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_______________________________(times)</w:t>
      </w:r>
    </w:p>
    <w:p w14:paraId="56B847E7" w14:textId="77777777" w:rsidR="00712504" w:rsidRPr="001D19F6" w:rsidRDefault="00712504" w:rsidP="00E750E9">
      <w:pPr>
        <w:wordWrap/>
        <w:spacing w:line="360" w:lineRule="auto"/>
        <w:rPr>
          <w:rFonts w:ascii="Arial" w:eastAsia="굴림" w:hAnsi="Arial" w:cs="Arial"/>
          <w:sz w:val="22"/>
        </w:rPr>
      </w:pPr>
    </w:p>
    <w:p w14:paraId="76AB594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D410. What is the main reason you are looking for a job?</w:t>
      </w:r>
    </w:p>
    <w:p w14:paraId="268E1739" w14:textId="77777777" w:rsidR="00624BD4" w:rsidRPr="001D19F6" w:rsidRDefault="00624BD4"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 xml:space="preserve">To earn </w:t>
      </w:r>
      <w:r w:rsidR="00421986" w:rsidRPr="001D19F6">
        <w:rPr>
          <w:rFonts w:ascii="Arial" w:eastAsia="굴림" w:hAnsi="Arial" w:cs="Arial"/>
          <w:sz w:val="22"/>
        </w:rPr>
        <w:t xml:space="preserve">a </w:t>
      </w:r>
      <w:proofErr w:type="gramStart"/>
      <w:r w:rsidR="00421986" w:rsidRPr="001D19F6">
        <w:rPr>
          <w:rFonts w:ascii="Arial" w:eastAsia="굴림" w:hAnsi="Arial" w:cs="Arial"/>
          <w:sz w:val="22"/>
        </w:rPr>
        <w:t>living</w:t>
      </w:r>
      <w:r w:rsidR="00A05315" w:rsidRPr="001D19F6">
        <w:rPr>
          <w:rFonts w:ascii="Arial" w:eastAsia="굴림" w:hAnsi="Arial" w:cs="Arial"/>
          <w:sz w:val="22"/>
        </w:rPr>
        <w:t xml:space="preserve"> expenses</w:t>
      </w:r>
      <w:proofErr w:type="gramEnd"/>
      <w:r w:rsidR="00A05315" w:rsidRPr="001D19F6">
        <w:rPr>
          <w:rFonts w:ascii="Arial" w:eastAsia="굴림" w:hAnsi="Arial" w:cs="Arial"/>
          <w:sz w:val="22"/>
        </w:rPr>
        <w:t xml:space="preserve"> </w:t>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672DA7" w:rsidRPr="001D19F6">
        <w:rPr>
          <w:rFonts w:ascii="Arial" w:eastAsia="굴림" w:hAnsi="Arial" w:cs="Arial"/>
          <w:sz w:val="22"/>
        </w:rPr>
        <w:t>→Go to D412</w:t>
      </w:r>
    </w:p>
    <w:p w14:paraId="341DB25C" w14:textId="77777777" w:rsidR="00624BD4" w:rsidRPr="001D19F6" w:rsidRDefault="00A05315"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 xml:space="preserve">Because my spouse/ </w:t>
      </w:r>
      <w:r w:rsidR="00624BD4" w:rsidRPr="001D19F6">
        <w:rPr>
          <w:rFonts w:ascii="Arial" w:eastAsia="굴림" w:hAnsi="Arial" w:cs="Arial"/>
          <w:sz w:val="22"/>
        </w:rPr>
        <w:t>family member</w:t>
      </w:r>
      <w:r w:rsidRPr="001D19F6">
        <w:rPr>
          <w:rFonts w:ascii="Arial" w:eastAsia="굴림" w:hAnsi="Arial" w:cs="Arial"/>
          <w:sz w:val="22"/>
        </w:rPr>
        <w:t xml:space="preserve"> lost job</w:t>
      </w:r>
      <w:r w:rsidRPr="001D19F6">
        <w:rPr>
          <w:rFonts w:ascii="Arial" w:eastAsia="굴림" w:hAnsi="Arial" w:cs="Arial"/>
          <w:sz w:val="22"/>
        </w:rPr>
        <w:tab/>
      </w:r>
      <w:r w:rsidR="00672DA7" w:rsidRPr="001D19F6">
        <w:rPr>
          <w:rFonts w:ascii="Arial" w:eastAsia="굴림" w:hAnsi="Arial" w:cs="Arial"/>
          <w:sz w:val="22"/>
        </w:rPr>
        <w:t>→Go to D412</w:t>
      </w:r>
    </w:p>
    <w:p w14:paraId="7250464A" w14:textId="77777777" w:rsidR="00624BD4" w:rsidRPr="001D19F6" w:rsidRDefault="00624BD4"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To earn pocket money</w:t>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672DA7" w:rsidRPr="001D19F6">
        <w:rPr>
          <w:rFonts w:ascii="Arial" w:eastAsia="굴림" w:hAnsi="Arial" w:cs="Arial"/>
          <w:sz w:val="22"/>
        </w:rPr>
        <w:t>→Go to D412</w:t>
      </w:r>
    </w:p>
    <w:p w14:paraId="0CA5810B" w14:textId="77777777" w:rsidR="00624BD4" w:rsidRPr="001D19F6" w:rsidRDefault="00624BD4"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For self</w:t>
      </w:r>
      <w:r w:rsidRPr="001D19F6">
        <w:rPr>
          <w:rFonts w:ascii="Cambria Math" w:eastAsia="굴림" w:hAnsi="Cambria Math" w:cs="Cambria Math"/>
          <w:sz w:val="22"/>
        </w:rPr>
        <w:t>‐</w:t>
      </w:r>
      <w:r w:rsidRPr="001D19F6">
        <w:rPr>
          <w:rFonts w:ascii="Arial" w:eastAsia="굴림" w:hAnsi="Arial" w:cs="Arial"/>
          <w:sz w:val="22"/>
        </w:rPr>
        <w:t>development</w:t>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672DA7" w:rsidRPr="001D19F6">
        <w:rPr>
          <w:rFonts w:ascii="Arial" w:eastAsia="굴림" w:hAnsi="Arial" w:cs="Arial"/>
          <w:sz w:val="22"/>
        </w:rPr>
        <w:t>→Go to D412</w:t>
      </w:r>
    </w:p>
    <w:p w14:paraId="445435B9" w14:textId="77777777" w:rsidR="00624BD4" w:rsidRPr="001D19F6" w:rsidRDefault="00624BD4"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To utilize spare time</w:t>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A05315" w:rsidRPr="001D19F6">
        <w:rPr>
          <w:rFonts w:ascii="Arial" w:eastAsia="굴림" w:hAnsi="Arial" w:cs="Arial"/>
          <w:sz w:val="22"/>
        </w:rPr>
        <w:tab/>
      </w:r>
      <w:r w:rsidR="00672DA7" w:rsidRPr="001D19F6">
        <w:rPr>
          <w:rFonts w:ascii="Arial" w:eastAsia="굴림" w:hAnsi="Arial" w:cs="Arial"/>
          <w:sz w:val="22"/>
        </w:rPr>
        <w:t>→Go to D412</w:t>
      </w:r>
    </w:p>
    <w:p w14:paraId="6D9DD2EB" w14:textId="77777777" w:rsidR="00624BD4" w:rsidRPr="001D19F6" w:rsidRDefault="00624BD4" w:rsidP="00F14BA4">
      <w:pPr>
        <w:pStyle w:val="a6"/>
        <w:numPr>
          <w:ilvl w:val="0"/>
          <w:numId w:val="663"/>
        </w:numPr>
        <w:wordWrap/>
        <w:spacing w:line="360" w:lineRule="auto"/>
        <w:ind w:leftChars="0"/>
        <w:rPr>
          <w:rFonts w:ascii="Arial" w:eastAsia="굴림" w:hAnsi="Arial" w:cs="Arial"/>
          <w:sz w:val="22"/>
        </w:rPr>
      </w:pPr>
      <w:r w:rsidRPr="001D19F6">
        <w:rPr>
          <w:rFonts w:ascii="Arial" w:eastAsia="굴림" w:hAnsi="Arial" w:cs="Arial"/>
          <w:sz w:val="22"/>
        </w:rPr>
        <w:t>Other</w:t>
      </w:r>
      <w:r w:rsidR="000F40A2" w:rsidRPr="001D19F6">
        <w:rPr>
          <w:rFonts w:ascii="Arial" w:eastAsia="굴림" w:hAnsi="Arial" w:cs="Arial"/>
          <w:sz w:val="22"/>
        </w:rPr>
        <w:t>s</w:t>
      </w:r>
    </w:p>
    <w:p w14:paraId="5AB183F8" w14:textId="77777777" w:rsidR="00624BD4" w:rsidRPr="001D19F6" w:rsidRDefault="00624BD4" w:rsidP="00624BD4">
      <w:pPr>
        <w:wordWrap/>
        <w:spacing w:line="360" w:lineRule="auto"/>
        <w:rPr>
          <w:rFonts w:ascii="Arial" w:eastAsia="굴림" w:hAnsi="Arial" w:cs="Arial"/>
          <w:sz w:val="22"/>
        </w:rPr>
      </w:pPr>
    </w:p>
    <w:p w14:paraId="6720B20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D411.</w:t>
      </w:r>
      <w:r w:rsidR="000F40A2" w:rsidRPr="001D19F6">
        <w:rPr>
          <w:rFonts w:ascii="Arial" w:eastAsia="굴림" w:hAnsi="Arial" w:cs="Arial"/>
          <w:sz w:val="22"/>
        </w:rPr>
        <w:t xml:space="preserve"> If others, please specify</w:t>
      </w:r>
      <w:r w:rsidRPr="001D19F6">
        <w:rPr>
          <w:rFonts w:ascii="Arial" w:eastAsia="굴림" w:hAnsi="Arial" w:cs="Arial"/>
          <w:sz w:val="22"/>
        </w:rPr>
        <w:t>.</w:t>
      </w:r>
    </w:p>
    <w:p w14:paraId="6C59ECA9" w14:textId="77777777" w:rsidR="00A05315" w:rsidRPr="001D19F6" w:rsidRDefault="00A05315" w:rsidP="00A05315">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50D90BDA" w14:textId="77777777" w:rsidR="00D22240" w:rsidRPr="001D19F6" w:rsidRDefault="00D22240" w:rsidP="00624BD4">
      <w:pPr>
        <w:wordWrap/>
        <w:spacing w:line="360" w:lineRule="auto"/>
        <w:rPr>
          <w:rFonts w:ascii="Arial" w:eastAsia="굴림" w:hAnsi="Arial" w:cs="Arial"/>
          <w:sz w:val="22"/>
        </w:rPr>
      </w:pPr>
    </w:p>
    <w:p w14:paraId="31A878CC" w14:textId="77777777" w:rsidR="00F908EB" w:rsidRPr="001D19F6" w:rsidRDefault="00F908EB" w:rsidP="00A76EB0">
      <w:pPr>
        <w:wordWrap/>
        <w:spacing w:line="276" w:lineRule="auto"/>
        <w:rPr>
          <w:rFonts w:ascii="Arial" w:eastAsia="굴림" w:hAnsi="Arial" w:cs="Arial"/>
          <w:b/>
          <w:sz w:val="22"/>
        </w:rPr>
      </w:pPr>
    </w:p>
    <w:p w14:paraId="272EF258" w14:textId="77777777" w:rsidR="00A76EB0" w:rsidRPr="001D19F6" w:rsidRDefault="00A76EB0" w:rsidP="00A76EB0">
      <w:pPr>
        <w:wordWrap/>
        <w:spacing w:line="276" w:lineRule="auto"/>
        <w:rPr>
          <w:rFonts w:ascii="Arial" w:eastAsia="굴림" w:hAnsi="Arial" w:cs="Arial"/>
          <w:b/>
          <w:sz w:val="22"/>
        </w:rPr>
      </w:pPr>
      <w:r w:rsidRPr="001D19F6">
        <w:rPr>
          <w:rFonts w:ascii="Arial" w:eastAsia="굴림" w:hAnsi="Arial" w:cs="Arial"/>
          <w:b/>
          <w:sz w:val="22"/>
        </w:rPr>
        <w:t>Logic</w:t>
      </w:r>
    </w:p>
    <w:p w14:paraId="4F13D157" w14:textId="77777777" w:rsidR="00A76EB0" w:rsidRPr="001D19F6" w:rsidRDefault="00A76EB0" w:rsidP="00F14BA4">
      <w:pPr>
        <w:pStyle w:val="a6"/>
        <w:numPr>
          <w:ilvl w:val="0"/>
          <w:numId w:val="664"/>
        </w:numPr>
        <w:wordWrap/>
        <w:spacing w:line="276" w:lineRule="auto"/>
        <w:ind w:leftChars="0"/>
        <w:rPr>
          <w:rFonts w:ascii="Arial" w:eastAsia="굴림" w:hAnsi="Arial" w:cs="Arial"/>
          <w:b/>
          <w:sz w:val="22"/>
        </w:rPr>
      </w:pPr>
      <w:r w:rsidRPr="001D19F6">
        <w:rPr>
          <w:rFonts w:ascii="Arial" w:eastAsia="굴림" w:hAnsi="Arial" w:cs="Arial"/>
          <w:b/>
          <w:sz w:val="22"/>
        </w:rPr>
        <w:t xml:space="preserve">If R answered ‘one time’ at </w:t>
      </w:r>
      <w:r w:rsidR="00532606" w:rsidRPr="0027088E">
        <w:rPr>
          <w:rFonts w:ascii="Arial" w:eastAsia="굴림" w:hAnsi="Arial" w:cs="Arial"/>
          <w:b/>
          <w:sz w:val="22"/>
          <w:rPrChange w:id="6051" w:author="Keis" w:date="2024-09-13T12:54:00Z">
            <w:rPr>
              <w:rFonts w:ascii="Arial" w:eastAsia="굴림" w:hAnsi="Arial" w:cs="Arial"/>
              <w:b/>
              <w:color w:val="FF0000"/>
              <w:sz w:val="22"/>
            </w:rPr>
          </w:rPrChange>
        </w:rPr>
        <w:t>D409_</w:t>
      </w:r>
      <w:r w:rsidRPr="0027088E">
        <w:rPr>
          <w:rFonts w:ascii="Arial" w:eastAsia="굴림" w:hAnsi="Arial" w:cs="Arial"/>
          <w:b/>
          <w:sz w:val="22"/>
          <w:rPrChange w:id="6052" w:author="Keis" w:date="2024-09-13T12:54:00Z">
            <w:rPr>
              <w:rFonts w:ascii="Arial" w:eastAsia="굴림" w:hAnsi="Arial" w:cs="Arial"/>
              <w:b/>
              <w:color w:val="FF0000"/>
              <w:sz w:val="22"/>
            </w:rPr>
          </w:rPrChange>
        </w:rPr>
        <w:t>1</w:t>
      </w:r>
      <w:r w:rsidRPr="001D19F6">
        <w:rPr>
          <w:rFonts w:ascii="Arial" w:eastAsia="굴림" w:hAnsi="Arial" w:cs="Arial"/>
          <w:b/>
          <w:sz w:val="22"/>
        </w:rPr>
        <w:t xml:space="preserve">, then ask only D412 (no need to ask </w:t>
      </w:r>
      <w:r w:rsidRPr="0027088E">
        <w:rPr>
          <w:rFonts w:ascii="Arial" w:eastAsia="굴림" w:hAnsi="Arial" w:cs="Arial"/>
          <w:b/>
          <w:sz w:val="22"/>
          <w:rPrChange w:id="6053" w:author="Keis" w:date="2024-09-13T12:54:00Z">
            <w:rPr>
              <w:rFonts w:ascii="Arial" w:eastAsia="굴림" w:hAnsi="Arial" w:cs="Arial"/>
              <w:b/>
              <w:color w:val="FF0000"/>
              <w:sz w:val="22"/>
            </w:rPr>
          </w:rPrChange>
        </w:rPr>
        <w:t>D412</w:t>
      </w:r>
      <w:r w:rsidR="00532606" w:rsidRPr="0027088E">
        <w:rPr>
          <w:rFonts w:ascii="Arial" w:eastAsia="굴림" w:hAnsi="Arial" w:cs="Arial"/>
          <w:b/>
          <w:sz w:val="22"/>
          <w:rPrChange w:id="6054" w:author="Keis" w:date="2024-09-13T12:54:00Z">
            <w:rPr>
              <w:rFonts w:ascii="Arial" w:eastAsia="굴림" w:hAnsi="Arial" w:cs="Arial"/>
              <w:b/>
              <w:color w:val="FF0000"/>
              <w:sz w:val="22"/>
            </w:rPr>
          </w:rPrChange>
        </w:rPr>
        <w:t>_</w:t>
      </w:r>
      <w:r w:rsidRPr="0027088E">
        <w:rPr>
          <w:rFonts w:ascii="Arial" w:eastAsia="굴림" w:hAnsi="Arial" w:cs="Arial"/>
          <w:b/>
          <w:sz w:val="22"/>
          <w:rPrChange w:id="6055" w:author="Keis" w:date="2024-09-13T12:54:00Z">
            <w:rPr>
              <w:rFonts w:ascii="Arial" w:eastAsia="굴림" w:hAnsi="Arial" w:cs="Arial"/>
              <w:b/>
              <w:color w:val="FF0000"/>
              <w:sz w:val="22"/>
            </w:rPr>
          </w:rPrChange>
        </w:rPr>
        <w:t>1</w:t>
      </w:r>
      <w:r w:rsidRPr="001D19F6">
        <w:rPr>
          <w:rFonts w:ascii="Arial" w:eastAsia="굴림" w:hAnsi="Arial" w:cs="Arial"/>
          <w:b/>
          <w:sz w:val="22"/>
        </w:rPr>
        <w:t>)</w:t>
      </w:r>
    </w:p>
    <w:p w14:paraId="4652D95C" w14:textId="77777777" w:rsidR="00A76EB0" w:rsidRPr="001D19F6" w:rsidRDefault="00A76EB0" w:rsidP="00F14BA4">
      <w:pPr>
        <w:pStyle w:val="a6"/>
        <w:numPr>
          <w:ilvl w:val="0"/>
          <w:numId w:val="664"/>
        </w:numPr>
        <w:wordWrap/>
        <w:spacing w:line="276" w:lineRule="auto"/>
        <w:ind w:leftChars="0"/>
        <w:rPr>
          <w:rFonts w:ascii="Arial" w:eastAsia="굴림" w:hAnsi="Arial" w:cs="Arial"/>
          <w:b/>
          <w:sz w:val="22"/>
        </w:rPr>
      </w:pPr>
      <w:r w:rsidRPr="001D19F6">
        <w:rPr>
          <w:rFonts w:ascii="Arial" w:eastAsia="굴림" w:hAnsi="Arial" w:cs="Arial"/>
          <w:b/>
          <w:sz w:val="22"/>
        </w:rPr>
        <w:t xml:space="preserve">If R answered more than 2 times, then ask </w:t>
      </w:r>
      <w:r w:rsidRPr="0027088E">
        <w:rPr>
          <w:rFonts w:ascii="Arial" w:eastAsia="굴림" w:hAnsi="Arial" w:cs="Arial"/>
          <w:b/>
          <w:sz w:val="22"/>
          <w:rPrChange w:id="6056" w:author="Keis" w:date="2024-09-13T12:54:00Z">
            <w:rPr>
              <w:rFonts w:ascii="Arial" w:eastAsia="굴림" w:hAnsi="Arial" w:cs="Arial"/>
              <w:b/>
              <w:color w:val="FF0000"/>
              <w:sz w:val="22"/>
            </w:rPr>
          </w:rPrChange>
        </w:rPr>
        <w:t>D412</w:t>
      </w:r>
      <w:r w:rsidR="00532606" w:rsidRPr="0027088E">
        <w:rPr>
          <w:rFonts w:ascii="Arial" w:eastAsia="굴림" w:hAnsi="Arial" w:cs="Arial"/>
          <w:b/>
          <w:sz w:val="22"/>
          <w:rPrChange w:id="6057" w:author="Keis" w:date="2024-09-13T12:54:00Z">
            <w:rPr>
              <w:rFonts w:ascii="Arial" w:eastAsia="굴림" w:hAnsi="Arial" w:cs="Arial"/>
              <w:b/>
              <w:color w:val="FF0000"/>
              <w:sz w:val="22"/>
            </w:rPr>
          </w:rPrChange>
        </w:rPr>
        <w:t>_</w:t>
      </w:r>
      <w:r w:rsidRPr="0027088E">
        <w:rPr>
          <w:rFonts w:ascii="Arial" w:eastAsia="굴림" w:hAnsi="Arial" w:cs="Arial"/>
          <w:b/>
          <w:sz w:val="22"/>
          <w:rPrChange w:id="6058" w:author="Keis" w:date="2024-09-13T12:54:00Z">
            <w:rPr>
              <w:rFonts w:ascii="Arial" w:eastAsia="굴림" w:hAnsi="Arial" w:cs="Arial"/>
              <w:b/>
              <w:color w:val="FF0000"/>
              <w:sz w:val="22"/>
            </w:rPr>
          </w:rPrChange>
        </w:rPr>
        <w:t>1</w:t>
      </w:r>
      <w:r w:rsidR="00DB0194" w:rsidRPr="001D19F6">
        <w:rPr>
          <w:rFonts w:ascii="Arial" w:eastAsia="굴림" w:hAnsi="Arial" w:cs="Arial"/>
          <w:b/>
          <w:sz w:val="22"/>
        </w:rPr>
        <w:t>.</w:t>
      </w:r>
    </w:p>
    <w:p w14:paraId="736987B1" w14:textId="77777777" w:rsidR="00A76EB0" w:rsidRPr="001D19F6" w:rsidRDefault="00A76EB0" w:rsidP="00624BD4">
      <w:pPr>
        <w:wordWrap/>
        <w:spacing w:line="360" w:lineRule="auto"/>
        <w:rPr>
          <w:rFonts w:ascii="Arial" w:eastAsia="굴림" w:hAnsi="Arial" w:cs="Arial"/>
          <w:sz w:val="22"/>
        </w:rPr>
      </w:pPr>
    </w:p>
    <w:p w14:paraId="3287995F" w14:textId="77777777" w:rsidR="00624BD4" w:rsidRPr="001D19F6" w:rsidRDefault="00624BD4" w:rsidP="00624BD4">
      <w:pPr>
        <w:wordWrap/>
        <w:spacing w:line="360" w:lineRule="auto"/>
        <w:rPr>
          <w:rFonts w:ascii="Arial" w:eastAsia="돋움" w:hAnsi="Arial" w:cs="Arial"/>
          <w:kern w:val="0"/>
          <w:sz w:val="22"/>
        </w:rPr>
      </w:pPr>
      <w:r w:rsidRPr="001D19F6">
        <w:rPr>
          <w:rFonts w:ascii="Arial" w:eastAsia="굴림" w:hAnsi="Arial" w:cs="Arial"/>
          <w:sz w:val="22"/>
        </w:rPr>
        <w:t xml:space="preserve">D412. </w:t>
      </w:r>
      <w:r w:rsidRPr="001D19F6">
        <w:rPr>
          <w:rFonts w:ascii="Arial" w:eastAsia="돋움" w:hAnsi="Arial" w:cs="Arial"/>
          <w:kern w:val="0"/>
          <w:sz w:val="22"/>
        </w:rPr>
        <w:t xml:space="preserve">When </w:t>
      </w:r>
      <w:r w:rsidR="000F40A2" w:rsidRPr="001D19F6">
        <w:rPr>
          <w:rFonts w:ascii="Arial" w:eastAsia="돋움" w:hAnsi="Arial" w:cs="Arial"/>
          <w:kern w:val="0"/>
          <w:sz w:val="22"/>
        </w:rPr>
        <w:t>did you start</w:t>
      </w:r>
      <w:r w:rsidRPr="001D19F6">
        <w:rPr>
          <w:rFonts w:ascii="Arial" w:eastAsia="돋움" w:hAnsi="Arial" w:cs="Arial"/>
          <w:kern w:val="0"/>
          <w:sz w:val="22"/>
        </w:rPr>
        <w:t xml:space="preserve"> looking for a job </w:t>
      </w:r>
      <w:r w:rsidR="000F40A2" w:rsidRPr="001D19F6">
        <w:rPr>
          <w:rFonts w:ascii="Arial" w:eastAsia="돋움" w:hAnsi="Arial" w:cs="Arial"/>
          <w:kern w:val="0"/>
          <w:sz w:val="22"/>
        </w:rPr>
        <w:t xml:space="preserve">after </w:t>
      </w:r>
      <w:r w:rsidRPr="001D19F6">
        <w:rPr>
          <w:rFonts w:ascii="Arial" w:eastAsia="돋움" w:hAnsi="Arial" w:cs="Arial"/>
          <w:kern w:val="0"/>
          <w:sz w:val="22"/>
        </w:rPr>
        <w:t>the previous interview? (unit: year and month combined into 6 digits)</w:t>
      </w:r>
    </w:p>
    <w:p w14:paraId="1713A5F5" w14:textId="6F86F95F"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6059" w:author="Keis" w:date="2024-09-06T10:18:00Z">
        <w:r w:rsidR="00532606" w:rsidDel="009F27DD">
          <w:rPr>
            <w:rFonts w:ascii="Arial" w:eastAsia="굴림" w:hAnsi="Arial" w:cs="Arial" w:hint="eastAsia"/>
            <w:color w:val="FF0000"/>
            <w:sz w:val="22"/>
          </w:rPr>
          <w:delText>2019</w:delText>
        </w:r>
      </w:del>
      <w:ins w:id="6060" w:author="Keis" w:date="2024-09-06T10:18:00Z">
        <w:r w:rsidR="009F27DD" w:rsidRPr="009F27DD">
          <w:rPr>
            <w:rFonts w:ascii="Arial" w:eastAsia="굴림" w:hAnsi="Arial" w:cs="Arial" w:hint="eastAsia"/>
            <w:color w:val="00B050"/>
            <w:sz w:val="22"/>
          </w:rPr>
          <w:t>2021</w:t>
        </w:r>
      </w:ins>
      <w:r w:rsidR="00532606" w:rsidRPr="002B1E54">
        <w:rPr>
          <w:rFonts w:ascii="Arial" w:eastAsia="굴림" w:hAnsi="Arial" w:cs="Arial"/>
          <w:color w:val="000000" w:themeColor="text1"/>
          <w:sz w:val="22"/>
          <w:rPrChange w:id="6061" w:author="Keis" w:date="2024-09-13T13:12:00Z">
            <w:rPr>
              <w:rFonts w:ascii="Arial" w:eastAsia="굴림" w:hAnsi="Arial" w:cs="Arial"/>
              <w:color w:val="FF0000"/>
              <w:sz w:val="22"/>
            </w:rPr>
          </w:rPrChange>
        </w:rPr>
        <w:t>01</w:t>
      </w:r>
      <w:r w:rsidR="00CB7C89" w:rsidRPr="001D19F6">
        <w:rPr>
          <w:rFonts w:ascii="Arial" w:eastAsia="굴림" w:hAnsi="Arial" w:cs="Arial"/>
          <w:sz w:val="22"/>
        </w:rPr>
        <w:t xml:space="preserve"> for January </w:t>
      </w:r>
      <w:del w:id="6062" w:author="Keis" w:date="2024-09-06T10:18:00Z">
        <w:r w:rsidR="00532606" w:rsidDel="009F27DD">
          <w:rPr>
            <w:rFonts w:ascii="Arial" w:eastAsia="굴림" w:hAnsi="Arial" w:cs="Arial" w:hint="eastAsia"/>
            <w:color w:val="FF0000"/>
            <w:sz w:val="22"/>
          </w:rPr>
          <w:delText>2019</w:delText>
        </w:r>
      </w:del>
      <w:ins w:id="6063" w:author="Keis" w:date="2024-09-06T10:18:00Z">
        <w:r w:rsidR="009F27DD" w:rsidRPr="009F27DD">
          <w:rPr>
            <w:rFonts w:ascii="Arial" w:eastAsia="굴림" w:hAnsi="Arial" w:cs="Arial" w:hint="eastAsia"/>
            <w:color w:val="00B050"/>
            <w:sz w:val="22"/>
          </w:rPr>
          <w:t>2021</w:t>
        </w:r>
      </w:ins>
      <w:r w:rsidR="00CB7C89" w:rsidRPr="001D19F6">
        <w:rPr>
          <w:rFonts w:ascii="Arial" w:eastAsia="굴림" w:hAnsi="Arial" w:cs="Arial"/>
          <w:sz w:val="22"/>
        </w:rPr>
        <w:t xml:space="preserve">. If the month is not clear, enter </w:t>
      </w:r>
      <w:del w:id="6064" w:author="Keis" w:date="2024-09-06T10:18:00Z">
        <w:r w:rsidR="00532606" w:rsidDel="009F27DD">
          <w:rPr>
            <w:rFonts w:ascii="Arial" w:eastAsia="굴림" w:hAnsi="Arial" w:cs="Arial" w:hint="eastAsia"/>
            <w:color w:val="FF0000"/>
            <w:sz w:val="22"/>
          </w:rPr>
          <w:delText>2019</w:delText>
        </w:r>
      </w:del>
      <w:ins w:id="6065" w:author="Keis" w:date="2024-09-06T10:18:00Z">
        <w:r w:rsidR="009F27DD" w:rsidRPr="009F27DD">
          <w:rPr>
            <w:rFonts w:ascii="Arial" w:eastAsia="굴림" w:hAnsi="Arial" w:cs="Arial" w:hint="eastAsia"/>
            <w:color w:val="00B050"/>
            <w:sz w:val="22"/>
          </w:rPr>
          <w:t>2021</w:t>
        </w:r>
      </w:ins>
      <w:r w:rsidR="00532606" w:rsidRPr="002B1E54">
        <w:rPr>
          <w:rFonts w:ascii="Arial" w:eastAsia="굴림" w:hAnsi="Arial" w:cs="Arial"/>
          <w:color w:val="000000" w:themeColor="text1"/>
          <w:sz w:val="22"/>
          <w:rPrChange w:id="6066" w:author="Keis" w:date="2024-09-13T13:12:00Z">
            <w:rPr>
              <w:rFonts w:ascii="Arial" w:eastAsia="굴림" w:hAnsi="Arial" w:cs="Arial"/>
              <w:color w:val="FF000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67D276AD" w14:textId="744B5A25" w:rsidR="003502F2" w:rsidRPr="001D19F6" w:rsidRDefault="00A05315" w:rsidP="009A0438">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200600~</w:t>
      </w:r>
      <w:del w:id="6067" w:author="Keis" w:date="2024-09-06T10:23:00Z">
        <w:r w:rsidR="00532606" w:rsidDel="00817F07">
          <w:rPr>
            <w:rFonts w:ascii="Arial" w:eastAsia="굴림" w:hAnsi="Arial" w:cs="Arial" w:hint="eastAsia"/>
            <w:color w:val="FF0000"/>
            <w:sz w:val="22"/>
          </w:rPr>
          <w:delText>2020</w:delText>
        </w:r>
      </w:del>
      <w:proofErr w:type="gramStart"/>
      <w:ins w:id="6068" w:author="Keis" w:date="2024-09-06T10:23:00Z">
        <w:r w:rsidR="00817F07" w:rsidRPr="00817F07">
          <w:rPr>
            <w:rFonts w:ascii="Arial" w:eastAsia="굴림" w:hAnsi="Arial" w:cs="Arial" w:hint="eastAsia"/>
            <w:color w:val="00B050"/>
            <w:sz w:val="22"/>
          </w:rPr>
          <w:t>2022</w:t>
        </w:r>
      </w:ins>
      <w:r w:rsidR="00532606" w:rsidRPr="002B1E54">
        <w:rPr>
          <w:rFonts w:ascii="Arial" w:eastAsia="굴림" w:hAnsi="Arial" w:cs="Arial"/>
          <w:color w:val="000000" w:themeColor="text1"/>
          <w:sz w:val="22"/>
          <w:rPrChange w:id="6069" w:author="Keis" w:date="2024-09-13T13:12:00Z">
            <w:rPr>
              <w:rFonts w:ascii="Arial" w:eastAsia="굴림" w:hAnsi="Arial" w:cs="Arial"/>
              <w:color w:val="FF0000"/>
              <w:sz w:val="22"/>
            </w:rPr>
          </w:rPrChange>
        </w:rPr>
        <w:t>11</w:t>
      </w:r>
      <w:r w:rsidR="00624BD4" w:rsidRPr="001D19F6">
        <w:rPr>
          <w:rFonts w:ascii="Arial" w:eastAsia="굴림" w:hAnsi="Arial" w:cs="Arial"/>
          <w:sz w:val="22"/>
        </w:rPr>
        <w:t>]</w:t>
      </w:r>
      <w:r w:rsidR="002431FC" w:rsidRPr="001D19F6">
        <w:rPr>
          <w:rFonts w:ascii="Arial" w:eastAsia="굴림" w:hAnsi="Arial" w:cs="Arial"/>
          <w:sz w:val="22"/>
        </w:rPr>
        <w:t>→</w:t>
      </w:r>
      <w:proofErr w:type="gramEnd"/>
      <w:r w:rsidR="002431FC" w:rsidRPr="001D19F6">
        <w:rPr>
          <w:rFonts w:ascii="Arial" w:eastAsia="굴림" w:hAnsi="Arial" w:cs="Arial"/>
          <w:sz w:val="22"/>
        </w:rPr>
        <w:t>Go to D413 or D414</w:t>
      </w:r>
    </w:p>
    <w:p w14:paraId="101FC06A" w14:textId="77777777" w:rsidR="00624BD4" w:rsidRPr="001D19F6" w:rsidRDefault="00624BD4" w:rsidP="00624BD4">
      <w:pPr>
        <w:wordWrap/>
        <w:spacing w:line="360" w:lineRule="auto"/>
        <w:rPr>
          <w:rFonts w:ascii="Arial" w:eastAsia="굴림" w:hAnsi="Arial" w:cs="Arial"/>
          <w:sz w:val="22"/>
        </w:rPr>
      </w:pPr>
    </w:p>
    <w:p w14:paraId="2D2555C3" w14:textId="77777777" w:rsidR="00A76EB0" w:rsidRPr="001D19F6" w:rsidRDefault="00532606" w:rsidP="00A76EB0">
      <w:pPr>
        <w:wordWrap/>
        <w:spacing w:line="360" w:lineRule="auto"/>
        <w:rPr>
          <w:rFonts w:ascii="Arial" w:eastAsia="돋움" w:hAnsi="Arial" w:cs="Arial"/>
          <w:kern w:val="0"/>
          <w:sz w:val="22"/>
        </w:rPr>
      </w:pPr>
      <w:r w:rsidRPr="0027088E">
        <w:rPr>
          <w:rFonts w:ascii="Arial" w:eastAsia="굴림" w:hAnsi="Arial" w:cs="Arial"/>
          <w:sz w:val="22"/>
          <w:rPrChange w:id="6070" w:author="Keis" w:date="2024-09-13T12:55:00Z">
            <w:rPr>
              <w:rFonts w:ascii="Arial" w:eastAsia="굴림" w:hAnsi="Arial" w:cs="Arial"/>
              <w:color w:val="FF0000"/>
              <w:sz w:val="22"/>
            </w:rPr>
          </w:rPrChange>
        </w:rPr>
        <w:t>D412_</w:t>
      </w:r>
      <w:r w:rsidR="00A76EB0" w:rsidRPr="0027088E">
        <w:rPr>
          <w:rFonts w:ascii="Arial" w:eastAsia="굴림" w:hAnsi="Arial" w:cs="Arial"/>
          <w:sz w:val="22"/>
          <w:rPrChange w:id="6071" w:author="Keis" w:date="2024-09-13T12:55:00Z">
            <w:rPr>
              <w:rFonts w:ascii="Arial" w:eastAsia="굴림" w:hAnsi="Arial" w:cs="Arial"/>
              <w:color w:val="FF0000"/>
              <w:sz w:val="22"/>
            </w:rPr>
          </w:rPrChange>
        </w:rPr>
        <w:t>1</w:t>
      </w:r>
      <w:r w:rsidR="00A76EB0" w:rsidRPr="001D19F6">
        <w:rPr>
          <w:rFonts w:ascii="Arial" w:eastAsia="굴림" w:hAnsi="Arial" w:cs="Arial"/>
          <w:sz w:val="22"/>
        </w:rPr>
        <w:t xml:space="preserve">. </w:t>
      </w:r>
      <w:r w:rsidR="00A76EB0" w:rsidRPr="001D19F6">
        <w:rPr>
          <w:rFonts w:ascii="Arial" w:eastAsia="돋움" w:hAnsi="Arial" w:cs="Arial"/>
          <w:kern w:val="0"/>
          <w:sz w:val="22"/>
        </w:rPr>
        <w:t>When did you start looking for a job most recently? (unit: year and month combined into 6 digits)</w:t>
      </w:r>
    </w:p>
    <w:p w14:paraId="0C57D69C" w14:textId="0474A55F" w:rsidR="00A76EB0" w:rsidRPr="001D19F6" w:rsidRDefault="00A76EB0" w:rsidP="00A76EB0">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702B09"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702B09" w:rsidRPr="001D19F6">
        <w:rPr>
          <w:rFonts w:ascii="Arial" w:eastAsia="굴림" w:hAnsi="Arial" w:cs="Arial"/>
          <w:kern w:val="0"/>
          <w:sz w:val="22"/>
        </w:rPr>
        <w:t xml:space="preserve">, mark </w:t>
      </w:r>
      <w:del w:id="6072" w:author="Keis" w:date="2024-09-06T10:18:00Z">
        <w:r w:rsidR="00532606" w:rsidDel="009F27DD">
          <w:rPr>
            <w:rFonts w:ascii="Arial" w:eastAsia="굴림" w:hAnsi="Arial" w:cs="Arial" w:hint="eastAsia"/>
            <w:color w:val="FF0000"/>
            <w:kern w:val="0"/>
            <w:sz w:val="22"/>
          </w:rPr>
          <w:delText>2019</w:delText>
        </w:r>
      </w:del>
      <w:ins w:id="6073" w:author="Keis" w:date="2024-09-06T10:18:00Z">
        <w:r w:rsidR="009F27DD" w:rsidRPr="009F27DD">
          <w:rPr>
            <w:rFonts w:ascii="Arial" w:eastAsia="굴림" w:hAnsi="Arial" w:cs="Arial" w:hint="eastAsia"/>
            <w:color w:val="00B050"/>
            <w:kern w:val="0"/>
            <w:sz w:val="22"/>
          </w:rPr>
          <w:t>2021</w:t>
        </w:r>
      </w:ins>
      <w:r w:rsidR="00532606" w:rsidRPr="002B1E54">
        <w:rPr>
          <w:rFonts w:ascii="Arial" w:eastAsia="굴림" w:hAnsi="Arial" w:cs="Arial"/>
          <w:color w:val="000000" w:themeColor="text1"/>
          <w:kern w:val="0"/>
          <w:sz w:val="22"/>
          <w:rPrChange w:id="6074" w:author="Keis" w:date="2024-09-13T13:12:00Z">
            <w:rPr>
              <w:rFonts w:ascii="Arial" w:eastAsia="굴림" w:hAnsi="Arial" w:cs="Arial"/>
              <w:color w:val="FF0000"/>
              <w:kern w:val="0"/>
              <w:sz w:val="22"/>
            </w:rPr>
          </w:rPrChange>
        </w:rPr>
        <w:t>01</w:t>
      </w:r>
      <w:r w:rsidR="00702B09" w:rsidRPr="001D19F6">
        <w:rPr>
          <w:rFonts w:ascii="Arial" w:eastAsia="굴림" w:hAnsi="Arial" w:cs="Arial"/>
          <w:kern w:val="0"/>
          <w:sz w:val="22"/>
        </w:rPr>
        <w:t xml:space="preserve"> for January </w:t>
      </w:r>
      <w:del w:id="6075" w:author="Keis" w:date="2024-09-06T10:18:00Z">
        <w:r w:rsidR="00532606" w:rsidDel="009F27DD">
          <w:rPr>
            <w:rFonts w:ascii="Arial" w:eastAsia="굴림" w:hAnsi="Arial" w:cs="Arial" w:hint="eastAsia"/>
            <w:color w:val="FF0000"/>
            <w:kern w:val="0"/>
            <w:sz w:val="22"/>
          </w:rPr>
          <w:delText>2019</w:delText>
        </w:r>
      </w:del>
      <w:ins w:id="6076" w:author="Keis" w:date="2024-09-06T10:18:00Z">
        <w:r w:rsidR="009F27DD" w:rsidRPr="009F27DD">
          <w:rPr>
            <w:rFonts w:ascii="Arial" w:eastAsia="굴림" w:hAnsi="Arial" w:cs="Arial" w:hint="eastAsia"/>
            <w:color w:val="00B050"/>
            <w:kern w:val="0"/>
            <w:sz w:val="22"/>
          </w:rPr>
          <w:t>2021</w:t>
        </w:r>
      </w:ins>
      <w:r w:rsidR="00702B09" w:rsidRPr="001D19F6">
        <w:rPr>
          <w:rFonts w:ascii="Arial" w:eastAsia="굴림" w:hAnsi="Arial" w:cs="Arial"/>
          <w:kern w:val="0"/>
          <w:sz w:val="22"/>
        </w:rPr>
        <w:t xml:space="preserve">. If the month is not clear, enter </w:t>
      </w:r>
      <w:del w:id="6077" w:author="Keis" w:date="2024-09-06T10:18:00Z">
        <w:r w:rsidR="00532606" w:rsidDel="009F27DD">
          <w:rPr>
            <w:rFonts w:ascii="Arial" w:eastAsia="굴림" w:hAnsi="Arial" w:cs="Arial" w:hint="eastAsia"/>
            <w:color w:val="FF0000"/>
            <w:kern w:val="0"/>
            <w:sz w:val="22"/>
          </w:rPr>
          <w:delText>2019</w:delText>
        </w:r>
      </w:del>
      <w:ins w:id="6078" w:author="Keis" w:date="2024-09-06T10:18:00Z">
        <w:r w:rsidR="009F27DD" w:rsidRPr="009F27DD">
          <w:rPr>
            <w:rFonts w:ascii="Arial" w:eastAsia="굴림" w:hAnsi="Arial" w:cs="Arial" w:hint="eastAsia"/>
            <w:color w:val="00B050"/>
            <w:kern w:val="0"/>
            <w:sz w:val="22"/>
          </w:rPr>
          <w:t>2021</w:t>
        </w:r>
      </w:ins>
      <w:r w:rsidR="00532606" w:rsidRPr="002B1E54">
        <w:rPr>
          <w:rFonts w:ascii="Arial" w:eastAsia="굴림" w:hAnsi="Arial" w:cs="Arial"/>
          <w:color w:val="000000" w:themeColor="text1"/>
          <w:kern w:val="0"/>
          <w:sz w:val="22"/>
          <w:rPrChange w:id="6079" w:author="Keis" w:date="2024-09-13T13:12:00Z">
            <w:rPr>
              <w:rFonts w:ascii="Arial" w:eastAsia="굴림" w:hAnsi="Arial" w:cs="Arial"/>
              <w:color w:val="FF0000"/>
              <w:kern w:val="0"/>
              <w:sz w:val="22"/>
            </w:rPr>
          </w:rPrChange>
        </w:rPr>
        <w:t>00</w:t>
      </w:r>
      <w:r w:rsidR="00702B09" w:rsidRPr="001D19F6">
        <w:rPr>
          <w:rFonts w:ascii="Arial" w:eastAsia="굴림" w:hAnsi="Arial" w:cs="Arial"/>
          <w:kern w:val="0"/>
          <w:sz w:val="22"/>
        </w:rPr>
        <w:t>.</w:t>
      </w:r>
      <w:r w:rsidRPr="001D19F6">
        <w:rPr>
          <w:rFonts w:ascii="Arial" w:eastAsia="굴림" w:hAnsi="Arial" w:cs="Arial"/>
          <w:sz w:val="22"/>
        </w:rPr>
        <w:t>]</w:t>
      </w:r>
    </w:p>
    <w:p w14:paraId="20D0DE10" w14:textId="09CE393A" w:rsidR="00A76EB0" w:rsidRPr="001D19F6" w:rsidRDefault="00A76EB0" w:rsidP="00A76EB0">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[Range: 200600~</w:t>
      </w:r>
      <w:del w:id="6080" w:author="Keis" w:date="2024-09-06T10:23:00Z">
        <w:r w:rsidR="00532606" w:rsidRPr="00532606" w:rsidDel="00817F07">
          <w:rPr>
            <w:rFonts w:ascii="Arial" w:eastAsia="굴림" w:hAnsi="Arial" w:cs="Arial" w:hint="eastAsia"/>
            <w:color w:val="FF0000"/>
            <w:sz w:val="22"/>
          </w:rPr>
          <w:delText>2020</w:delText>
        </w:r>
      </w:del>
      <w:ins w:id="6081" w:author="Keis" w:date="2024-09-06T10:23:00Z">
        <w:r w:rsidR="00817F07" w:rsidRPr="00817F07">
          <w:rPr>
            <w:rFonts w:ascii="Arial" w:eastAsia="굴림" w:hAnsi="Arial" w:cs="Arial" w:hint="eastAsia"/>
            <w:color w:val="00B050"/>
            <w:sz w:val="22"/>
          </w:rPr>
          <w:t>2022</w:t>
        </w:r>
      </w:ins>
      <w:r w:rsidR="00532606" w:rsidRPr="002B1E54">
        <w:rPr>
          <w:rFonts w:ascii="Arial" w:eastAsia="굴림" w:hAnsi="Arial" w:cs="Arial"/>
          <w:color w:val="000000" w:themeColor="text1"/>
          <w:sz w:val="22"/>
          <w:rPrChange w:id="6082" w:author="Keis" w:date="2024-09-13T13:13:00Z">
            <w:rPr>
              <w:rFonts w:ascii="Arial" w:eastAsia="굴림" w:hAnsi="Arial" w:cs="Arial"/>
              <w:color w:val="FF0000"/>
              <w:sz w:val="22"/>
            </w:rPr>
          </w:rPrChange>
        </w:rPr>
        <w:t>11</w:t>
      </w:r>
      <w:r w:rsidRPr="001D19F6">
        <w:rPr>
          <w:rFonts w:ascii="Arial" w:eastAsia="굴림" w:hAnsi="Arial" w:cs="Arial"/>
          <w:sz w:val="22"/>
        </w:rPr>
        <w:t>]</w:t>
      </w:r>
    </w:p>
    <w:p w14:paraId="07E3D8EB" w14:textId="77777777" w:rsidR="00A76EB0" w:rsidRPr="001D19F6" w:rsidRDefault="00A76EB0" w:rsidP="00624BD4">
      <w:pPr>
        <w:wordWrap/>
        <w:spacing w:line="360" w:lineRule="auto"/>
        <w:rPr>
          <w:rFonts w:ascii="Arial" w:eastAsia="굴림" w:hAnsi="Arial" w:cs="Arial"/>
          <w:sz w:val="22"/>
        </w:rPr>
      </w:pPr>
    </w:p>
    <w:p w14:paraId="4B055F53"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826D695" w14:textId="77777777" w:rsidR="00624BD4" w:rsidRPr="001D19F6" w:rsidRDefault="00624BD4" w:rsidP="00F14BA4">
      <w:pPr>
        <w:pStyle w:val="a6"/>
        <w:numPr>
          <w:ilvl w:val="0"/>
          <w:numId w:val="664"/>
        </w:numPr>
        <w:wordWrap/>
        <w:spacing w:line="276" w:lineRule="auto"/>
        <w:ind w:leftChars="0"/>
        <w:rPr>
          <w:rFonts w:ascii="Arial" w:eastAsia="굴림" w:hAnsi="Arial" w:cs="Arial"/>
          <w:b/>
          <w:sz w:val="22"/>
        </w:rPr>
      </w:pPr>
      <w:r w:rsidRPr="001D19F6">
        <w:rPr>
          <w:rFonts w:ascii="Arial" w:eastAsia="굴림" w:hAnsi="Arial" w:cs="Arial"/>
          <w:b/>
          <w:sz w:val="22"/>
        </w:rPr>
        <w:t>If D409=</w:t>
      </w:r>
      <w:r w:rsidRPr="001D19F6">
        <w:rPr>
          <w:rFonts w:ascii="굴림" w:eastAsia="굴림" w:hAnsi="굴림" w:cs="굴림" w:hint="eastAsia"/>
          <w:b/>
          <w:sz w:val="22"/>
        </w:rPr>
        <w:t>①</w:t>
      </w:r>
      <w:r w:rsidR="00A05315" w:rsidRPr="001D19F6">
        <w:rPr>
          <w:rFonts w:ascii="Arial" w:eastAsia="굴림" w:hAnsi="Arial" w:cs="Arial"/>
          <w:b/>
          <w:sz w:val="22"/>
        </w:rPr>
        <w:t>, then ask</w:t>
      </w:r>
      <w:r w:rsidRPr="001D19F6">
        <w:rPr>
          <w:rFonts w:ascii="Arial" w:eastAsia="굴림" w:hAnsi="Arial" w:cs="Arial"/>
          <w:b/>
          <w:sz w:val="22"/>
        </w:rPr>
        <w:t xml:space="preserve"> D413</w:t>
      </w:r>
      <w:r w:rsidR="003D2054" w:rsidRPr="001D19F6">
        <w:rPr>
          <w:rFonts w:ascii="Arial" w:eastAsia="굴림" w:hAnsi="Arial" w:cs="Arial"/>
          <w:b/>
          <w:sz w:val="22"/>
        </w:rPr>
        <w:t>.</w:t>
      </w:r>
    </w:p>
    <w:p w14:paraId="7502ED63" w14:textId="77777777" w:rsidR="00357DD4" w:rsidRPr="001D19F6" w:rsidRDefault="00357DD4" w:rsidP="00F14BA4">
      <w:pPr>
        <w:pStyle w:val="a6"/>
        <w:numPr>
          <w:ilvl w:val="0"/>
          <w:numId w:val="664"/>
        </w:numPr>
        <w:wordWrap/>
        <w:spacing w:line="276" w:lineRule="auto"/>
        <w:ind w:leftChars="0"/>
        <w:rPr>
          <w:rFonts w:ascii="Arial" w:eastAsia="굴림" w:hAnsi="Arial" w:cs="Arial"/>
          <w:b/>
          <w:sz w:val="22"/>
        </w:rPr>
      </w:pPr>
      <w:r w:rsidRPr="001D19F6">
        <w:rPr>
          <w:rFonts w:ascii="Arial" w:eastAsia="굴림" w:hAnsi="Arial" w:cs="Arial"/>
          <w:b/>
          <w:sz w:val="22"/>
        </w:rPr>
        <w:t>D413 is to check when R stopped looking for a job</w:t>
      </w:r>
      <w:r w:rsidR="00604887" w:rsidRPr="001D19F6">
        <w:rPr>
          <w:rFonts w:ascii="Arial" w:eastAsia="굴림" w:hAnsi="Arial" w:cs="Arial"/>
          <w:b/>
          <w:sz w:val="22"/>
        </w:rPr>
        <w:t xml:space="preserve"> for D412-1</w:t>
      </w:r>
      <w:r w:rsidRPr="001D19F6">
        <w:rPr>
          <w:rFonts w:ascii="Arial" w:eastAsia="굴림" w:hAnsi="Arial" w:cs="Arial"/>
          <w:b/>
          <w:sz w:val="22"/>
        </w:rPr>
        <w:t xml:space="preserve">.  </w:t>
      </w:r>
    </w:p>
    <w:p w14:paraId="0C59F850" w14:textId="77777777" w:rsidR="00D22240" w:rsidRPr="001D19F6" w:rsidRDefault="00D22240" w:rsidP="00624BD4">
      <w:pPr>
        <w:wordWrap/>
        <w:spacing w:line="360" w:lineRule="auto"/>
        <w:rPr>
          <w:rFonts w:ascii="Arial" w:eastAsia="굴림" w:hAnsi="Arial" w:cs="Arial"/>
          <w:b/>
          <w:sz w:val="22"/>
        </w:rPr>
      </w:pPr>
    </w:p>
    <w:p w14:paraId="7297C69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D413. When </w:t>
      </w:r>
      <w:r w:rsidR="00421986" w:rsidRPr="001D19F6">
        <w:rPr>
          <w:rFonts w:ascii="Arial" w:eastAsia="굴림" w:hAnsi="Arial" w:cs="Arial"/>
          <w:sz w:val="22"/>
        </w:rPr>
        <w:t>did you stop</w:t>
      </w:r>
      <w:r w:rsidRPr="001D19F6">
        <w:rPr>
          <w:rFonts w:ascii="Arial" w:eastAsia="굴림" w:hAnsi="Arial" w:cs="Arial"/>
          <w:sz w:val="22"/>
        </w:rPr>
        <w:t xml:space="preserve"> looking for a job? (unit: year and month combined into 6 digits)</w:t>
      </w:r>
    </w:p>
    <w:p w14:paraId="43AA6B2B" w14:textId="6B66DBF3"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702B09"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702B09" w:rsidRPr="001D19F6">
        <w:rPr>
          <w:rFonts w:ascii="Arial" w:eastAsia="굴림" w:hAnsi="Arial" w:cs="Arial"/>
          <w:kern w:val="0"/>
          <w:sz w:val="22"/>
        </w:rPr>
        <w:t xml:space="preserve">, mark </w:t>
      </w:r>
      <w:del w:id="6083" w:author="Keis" w:date="2024-09-06T10:18:00Z">
        <w:r w:rsidR="00532606" w:rsidDel="009F27DD">
          <w:rPr>
            <w:rFonts w:ascii="Arial" w:eastAsia="굴림" w:hAnsi="Arial" w:cs="Arial" w:hint="eastAsia"/>
            <w:color w:val="FF0000"/>
            <w:kern w:val="0"/>
            <w:sz w:val="22"/>
          </w:rPr>
          <w:delText>2019</w:delText>
        </w:r>
      </w:del>
      <w:ins w:id="6084" w:author="Keis" w:date="2024-09-06T10:18:00Z">
        <w:r w:rsidR="009F27DD" w:rsidRPr="009F27DD">
          <w:rPr>
            <w:rFonts w:ascii="Arial" w:eastAsia="굴림" w:hAnsi="Arial" w:cs="Arial" w:hint="eastAsia"/>
            <w:color w:val="00B050"/>
            <w:kern w:val="0"/>
            <w:sz w:val="22"/>
          </w:rPr>
          <w:t>2021</w:t>
        </w:r>
      </w:ins>
      <w:r w:rsidR="00532606" w:rsidRPr="002B1E54">
        <w:rPr>
          <w:rFonts w:ascii="Arial" w:eastAsia="굴림" w:hAnsi="Arial" w:cs="Arial"/>
          <w:color w:val="000000" w:themeColor="text1"/>
          <w:kern w:val="0"/>
          <w:sz w:val="22"/>
          <w:rPrChange w:id="6085" w:author="Keis" w:date="2024-09-13T13:13:00Z">
            <w:rPr>
              <w:rFonts w:ascii="Arial" w:eastAsia="굴림" w:hAnsi="Arial" w:cs="Arial"/>
              <w:color w:val="FF0000"/>
              <w:kern w:val="0"/>
              <w:sz w:val="22"/>
            </w:rPr>
          </w:rPrChange>
        </w:rPr>
        <w:t>01</w:t>
      </w:r>
      <w:r w:rsidR="00702B09" w:rsidRPr="001D19F6">
        <w:rPr>
          <w:rFonts w:ascii="Arial" w:eastAsia="굴림" w:hAnsi="Arial" w:cs="Arial"/>
          <w:kern w:val="0"/>
          <w:sz w:val="22"/>
        </w:rPr>
        <w:t xml:space="preserve"> for January </w:t>
      </w:r>
      <w:del w:id="6086" w:author="Keis" w:date="2024-09-06T10:18:00Z">
        <w:r w:rsidR="00532606" w:rsidDel="009F27DD">
          <w:rPr>
            <w:rFonts w:ascii="Arial" w:eastAsia="굴림" w:hAnsi="Arial" w:cs="Arial" w:hint="eastAsia"/>
            <w:color w:val="FF0000"/>
            <w:kern w:val="0"/>
            <w:sz w:val="22"/>
          </w:rPr>
          <w:delText>2019</w:delText>
        </w:r>
      </w:del>
      <w:ins w:id="6087" w:author="Keis" w:date="2024-09-06T10:18:00Z">
        <w:r w:rsidR="009F27DD" w:rsidRPr="009F27DD">
          <w:rPr>
            <w:rFonts w:ascii="Arial" w:eastAsia="굴림" w:hAnsi="Arial" w:cs="Arial" w:hint="eastAsia"/>
            <w:color w:val="00B050"/>
            <w:kern w:val="0"/>
            <w:sz w:val="22"/>
          </w:rPr>
          <w:t>2021</w:t>
        </w:r>
      </w:ins>
      <w:r w:rsidR="00702B09" w:rsidRPr="001D19F6">
        <w:rPr>
          <w:rFonts w:ascii="Arial" w:eastAsia="굴림" w:hAnsi="Arial" w:cs="Arial"/>
          <w:kern w:val="0"/>
          <w:sz w:val="22"/>
        </w:rPr>
        <w:t xml:space="preserve">. If the month is not clear, enter </w:t>
      </w:r>
      <w:del w:id="6088" w:author="Keis" w:date="2024-09-06T10:18:00Z">
        <w:r w:rsidR="00532606" w:rsidDel="009F27DD">
          <w:rPr>
            <w:rFonts w:ascii="Arial" w:eastAsia="굴림" w:hAnsi="Arial" w:cs="Arial" w:hint="eastAsia"/>
            <w:color w:val="FF0000"/>
            <w:kern w:val="0"/>
            <w:sz w:val="22"/>
          </w:rPr>
          <w:delText>2019</w:delText>
        </w:r>
      </w:del>
      <w:ins w:id="6089" w:author="Keis" w:date="2024-09-06T10:18:00Z">
        <w:r w:rsidR="009F27DD" w:rsidRPr="009F27DD">
          <w:rPr>
            <w:rFonts w:ascii="Arial" w:eastAsia="굴림" w:hAnsi="Arial" w:cs="Arial" w:hint="eastAsia"/>
            <w:color w:val="00B050"/>
            <w:kern w:val="0"/>
            <w:sz w:val="22"/>
          </w:rPr>
          <w:t>2021</w:t>
        </w:r>
      </w:ins>
      <w:r w:rsidR="00532606" w:rsidRPr="002B1E54">
        <w:rPr>
          <w:rFonts w:ascii="Arial" w:eastAsia="굴림" w:hAnsi="Arial" w:cs="Arial"/>
          <w:color w:val="000000" w:themeColor="text1"/>
          <w:kern w:val="0"/>
          <w:sz w:val="22"/>
          <w:rPrChange w:id="6090" w:author="Keis" w:date="2024-09-13T13:13:00Z">
            <w:rPr>
              <w:rFonts w:ascii="Arial" w:eastAsia="굴림" w:hAnsi="Arial" w:cs="Arial"/>
              <w:color w:val="FF0000"/>
              <w:kern w:val="0"/>
              <w:sz w:val="22"/>
            </w:rPr>
          </w:rPrChange>
        </w:rPr>
        <w:t>00</w:t>
      </w:r>
      <w:r w:rsidR="00702B09" w:rsidRPr="001D19F6">
        <w:rPr>
          <w:rFonts w:ascii="Arial" w:eastAsia="굴림" w:hAnsi="Arial" w:cs="Arial"/>
          <w:kern w:val="0"/>
          <w:sz w:val="22"/>
        </w:rPr>
        <w:t>.</w:t>
      </w:r>
      <w:r w:rsidRPr="001D19F6">
        <w:rPr>
          <w:rFonts w:ascii="Arial" w:eastAsia="굴림" w:hAnsi="Arial" w:cs="Arial"/>
          <w:sz w:val="22"/>
        </w:rPr>
        <w:t>]</w:t>
      </w:r>
    </w:p>
    <w:p w14:paraId="7BDE2211" w14:textId="47761C3E" w:rsidR="00624BD4" w:rsidRPr="001D19F6" w:rsidRDefault="00166B6F" w:rsidP="00166B6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lastRenderedPageBreak/>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200600~</w:t>
      </w:r>
      <w:del w:id="6091" w:author="Keis" w:date="2024-09-06T10:23:00Z">
        <w:r w:rsidR="00532606" w:rsidDel="00817F07">
          <w:rPr>
            <w:rFonts w:ascii="Arial" w:eastAsia="굴림" w:hAnsi="Arial" w:cs="Arial" w:hint="eastAsia"/>
            <w:color w:val="FF0000"/>
            <w:sz w:val="22"/>
          </w:rPr>
          <w:delText>2020</w:delText>
        </w:r>
      </w:del>
      <w:ins w:id="6092" w:author="Keis" w:date="2024-09-06T10:23:00Z">
        <w:r w:rsidR="00817F07" w:rsidRPr="00817F07">
          <w:rPr>
            <w:rFonts w:ascii="Arial" w:eastAsia="굴림" w:hAnsi="Arial" w:cs="Arial" w:hint="eastAsia"/>
            <w:color w:val="00B050"/>
            <w:sz w:val="22"/>
          </w:rPr>
          <w:t>2022</w:t>
        </w:r>
      </w:ins>
      <w:r w:rsidR="00532606" w:rsidRPr="002B1E54">
        <w:rPr>
          <w:rFonts w:ascii="Arial" w:eastAsia="굴림" w:hAnsi="Arial" w:cs="Arial"/>
          <w:color w:val="000000" w:themeColor="text1"/>
          <w:sz w:val="22"/>
          <w:rPrChange w:id="6093" w:author="Keis" w:date="2024-09-13T13:13:00Z">
            <w:rPr>
              <w:rFonts w:ascii="Arial" w:eastAsia="굴림" w:hAnsi="Arial" w:cs="Arial"/>
              <w:color w:val="FF0000"/>
              <w:sz w:val="22"/>
            </w:rPr>
          </w:rPrChange>
        </w:rPr>
        <w:t>11</w:t>
      </w:r>
      <w:r w:rsidR="00624BD4" w:rsidRPr="001D19F6">
        <w:rPr>
          <w:rFonts w:ascii="Arial" w:eastAsia="굴림" w:hAnsi="Arial" w:cs="Arial"/>
          <w:sz w:val="22"/>
        </w:rPr>
        <w:t>]</w:t>
      </w:r>
    </w:p>
    <w:p w14:paraId="13CDD107" w14:textId="77777777" w:rsidR="00624BD4" w:rsidRPr="001D19F6" w:rsidRDefault="00624BD4" w:rsidP="00624BD4">
      <w:pPr>
        <w:wordWrap/>
        <w:spacing w:line="360" w:lineRule="auto"/>
        <w:rPr>
          <w:rFonts w:ascii="Arial" w:eastAsia="굴림" w:hAnsi="Arial" w:cs="Arial"/>
          <w:sz w:val="22"/>
        </w:rPr>
      </w:pPr>
    </w:p>
    <w:p w14:paraId="59D8ADE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D414. </w:t>
      </w:r>
      <w:r w:rsidR="00421986" w:rsidRPr="001D19F6">
        <w:rPr>
          <w:rFonts w:ascii="Arial" w:eastAsia="굴림" w:hAnsi="Arial" w:cs="Arial"/>
          <w:sz w:val="22"/>
        </w:rPr>
        <w:t>On average h</w:t>
      </w:r>
      <w:r w:rsidRPr="001D19F6">
        <w:rPr>
          <w:rFonts w:ascii="Arial" w:eastAsia="굴림" w:hAnsi="Arial" w:cs="Arial"/>
          <w:sz w:val="22"/>
        </w:rPr>
        <w:t xml:space="preserve">ow many hours per week </w:t>
      </w:r>
      <w:r w:rsidR="00421986" w:rsidRPr="001D19F6">
        <w:rPr>
          <w:rFonts w:ascii="Arial" w:eastAsia="굴림" w:hAnsi="Arial" w:cs="Arial"/>
          <w:sz w:val="22"/>
        </w:rPr>
        <w:t>did you spend on</w:t>
      </w:r>
      <w:r w:rsidRPr="001D19F6">
        <w:rPr>
          <w:rFonts w:ascii="Arial" w:eastAsia="굴림" w:hAnsi="Arial" w:cs="Arial"/>
          <w:sz w:val="22"/>
        </w:rPr>
        <w:t xml:space="preserve"> look</w:t>
      </w:r>
      <w:r w:rsidR="00421986" w:rsidRPr="001D19F6">
        <w:rPr>
          <w:rFonts w:ascii="Arial" w:eastAsia="굴림" w:hAnsi="Arial" w:cs="Arial"/>
          <w:sz w:val="22"/>
        </w:rPr>
        <w:t>ing</w:t>
      </w:r>
      <w:r w:rsidRPr="001D19F6">
        <w:rPr>
          <w:rFonts w:ascii="Arial" w:eastAsia="굴림" w:hAnsi="Arial" w:cs="Arial"/>
          <w:sz w:val="22"/>
        </w:rPr>
        <w:t xml:space="preserve"> for a job when y</w:t>
      </w:r>
      <w:r w:rsidR="00421986" w:rsidRPr="001D19F6">
        <w:rPr>
          <w:rFonts w:ascii="Arial" w:eastAsia="굴림" w:hAnsi="Arial" w:cs="Arial"/>
          <w:sz w:val="22"/>
        </w:rPr>
        <w:t>ou were engaged in job search</w:t>
      </w:r>
      <w:r w:rsidRPr="001D19F6">
        <w:rPr>
          <w:rFonts w:ascii="Arial" w:eastAsia="굴림" w:hAnsi="Arial" w:cs="Arial"/>
          <w:sz w:val="22"/>
        </w:rPr>
        <w:t xml:space="preserve"> activities? (unit: </w:t>
      </w:r>
      <w:r w:rsidR="00F82962" w:rsidRPr="001D19F6">
        <w:rPr>
          <w:rFonts w:ascii="Arial" w:eastAsia="굴림" w:hAnsi="Arial" w:cs="Arial"/>
          <w:sz w:val="22"/>
        </w:rPr>
        <w:t xml:space="preserve">an average </w:t>
      </w:r>
      <w:r w:rsidRPr="001D19F6">
        <w:rPr>
          <w:rFonts w:ascii="Arial" w:eastAsia="굴림" w:hAnsi="Arial" w:cs="Arial"/>
          <w:sz w:val="22"/>
        </w:rPr>
        <w:t>hour per week)</w:t>
      </w:r>
    </w:p>
    <w:p w14:paraId="6894E8E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[IWER: Mark 1 for less than 1 hour.]</w:t>
      </w:r>
    </w:p>
    <w:p w14:paraId="33B90D7D" w14:textId="77777777" w:rsidR="00624BD4" w:rsidRPr="001D19F6" w:rsidRDefault="00166B6F" w:rsidP="00166B6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hours per week [</w:t>
      </w:r>
      <w:r w:rsidR="003608C0" w:rsidRPr="001D19F6">
        <w:rPr>
          <w:rFonts w:ascii="Arial" w:eastAsia="굴림" w:hAnsi="Arial" w:cs="Arial"/>
          <w:sz w:val="22"/>
        </w:rPr>
        <w:t xml:space="preserve">Range: </w:t>
      </w:r>
      <w:r w:rsidR="00624BD4" w:rsidRPr="001D19F6">
        <w:rPr>
          <w:rFonts w:ascii="Arial" w:eastAsia="굴림" w:hAnsi="Arial" w:cs="Arial"/>
          <w:sz w:val="22"/>
        </w:rPr>
        <w:t>1~160]</w:t>
      </w:r>
    </w:p>
    <w:p w14:paraId="5D474721" w14:textId="77777777" w:rsidR="00F82962" w:rsidRPr="001D19F6" w:rsidRDefault="00F82962" w:rsidP="00624BD4">
      <w:pPr>
        <w:wordWrap/>
        <w:spacing w:line="360" w:lineRule="auto"/>
        <w:rPr>
          <w:rFonts w:ascii="Arial" w:eastAsia="굴림" w:hAnsi="Arial" w:cs="Arial"/>
          <w:sz w:val="22"/>
        </w:rPr>
      </w:pPr>
    </w:p>
    <w:p w14:paraId="1280AB36" w14:textId="77777777" w:rsidR="00166B6F"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D415. How did you look for a job when </w:t>
      </w:r>
      <w:r w:rsidR="00421986" w:rsidRPr="001D19F6">
        <w:rPr>
          <w:rFonts w:ascii="Arial" w:eastAsia="굴림" w:hAnsi="Arial" w:cs="Arial"/>
          <w:sz w:val="22"/>
        </w:rPr>
        <w:t>you were engaged in job search</w:t>
      </w:r>
      <w:r w:rsidRPr="001D19F6">
        <w:rPr>
          <w:rFonts w:ascii="Arial" w:eastAsia="굴림" w:hAnsi="Arial" w:cs="Arial"/>
          <w:sz w:val="22"/>
        </w:rPr>
        <w:t xml:space="preserve"> activities? </w:t>
      </w:r>
      <w:r w:rsidR="009F1E16" w:rsidRPr="001D19F6">
        <w:rPr>
          <w:rFonts w:ascii="Arial" w:eastAsia="굴림" w:hAnsi="Arial" w:cs="Arial"/>
          <w:sz w:val="22"/>
        </w:rPr>
        <w:t>Choose</w:t>
      </w:r>
      <w:r w:rsidRPr="001D19F6">
        <w:rPr>
          <w:rFonts w:ascii="Arial" w:eastAsia="굴림" w:hAnsi="Arial" w:cs="Arial"/>
          <w:sz w:val="22"/>
        </w:rPr>
        <w:t xml:space="preserve"> the </w:t>
      </w:r>
      <w:r w:rsidR="00166B6F" w:rsidRPr="001D19F6">
        <w:rPr>
          <w:rFonts w:ascii="Arial" w:eastAsia="굴림" w:hAnsi="Arial" w:cs="Arial"/>
          <w:sz w:val="22"/>
        </w:rPr>
        <w:t>two</w:t>
      </w:r>
      <w:r w:rsidR="00010949" w:rsidRPr="001D19F6">
        <w:rPr>
          <w:rFonts w:ascii="Arial" w:eastAsia="굴림" w:hAnsi="Arial" w:cs="Arial"/>
          <w:sz w:val="22"/>
        </w:rPr>
        <w:t xml:space="preserve"> main </w:t>
      </w:r>
      <w:r w:rsidRPr="001D19F6">
        <w:rPr>
          <w:rFonts w:ascii="Arial" w:eastAsia="굴림" w:hAnsi="Arial" w:cs="Arial"/>
          <w:sz w:val="22"/>
        </w:rPr>
        <w:t xml:space="preserve">activities </w:t>
      </w:r>
      <w:r w:rsidR="00166B6F" w:rsidRPr="001D19F6">
        <w:rPr>
          <w:rFonts w:ascii="Arial" w:eastAsia="굴림" w:hAnsi="Arial" w:cs="Arial"/>
          <w:sz w:val="22"/>
        </w:rPr>
        <w:t>that you have done</w:t>
      </w:r>
      <w:r w:rsidR="00010949" w:rsidRPr="001D19F6">
        <w:rPr>
          <w:rFonts w:ascii="Arial" w:eastAsia="굴림" w:hAnsi="Arial" w:cs="Arial"/>
          <w:sz w:val="22"/>
        </w:rPr>
        <w:t xml:space="preserve"> mostly</w:t>
      </w:r>
      <w:r w:rsidR="00166B6F" w:rsidRPr="001D19F6">
        <w:rPr>
          <w:rFonts w:ascii="Arial" w:eastAsia="굴림" w:hAnsi="Arial" w:cs="Arial"/>
          <w:sz w:val="22"/>
        </w:rPr>
        <w:t xml:space="preserve">. </w:t>
      </w:r>
    </w:p>
    <w:p w14:paraId="6D34F182" w14:textId="77777777" w:rsidR="00166B6F" w:rsidRPr="001D19F6" w:rsidRDefault="00166B6F" w:rsidP="00624BD4">
      <w:pPr>
        <w:wordWrap/>
        <w:spacing w:line="360" w:lineRule="auto"/>
        <w:rPr>
          <w:rFonts w:ascii="Arial" w:eastAsia="굴림" w:hAnsi="Arial" w:cs="Arial"/>
          <w:sz w:val="22"/>
        </w:rPr>
      </w:pPr>
    </w:p>
    <w:p w14:paraId="2321FF97" w14:textId="77777777" w:rsidR="00624BD4" w:rsidRPr="001D19F6" w:rsidRDefault="00166B6F" w:rsidP="00624BD4">
      <w:pPr>
        <w:wordWrap/>
        <w:spacing w:line="360" w:lineRule="auto"/>
        <w:rPr>
          <w:rFonts w:ascii="Arial" w:eastAsia="굴림" w:hAnsi="Arial" w:cs="Arial"/>
          <w:sz w:val="22"/>
        </w:rPr>
      </w:pPr>
      <w:r w:rsidRPr="001D19F6">
        <w:rPr>
          <w:rFonts w:ascii="Arial" w:eastAsia="굴림" w:hAnsi="Arial" w:cs="Arial"/>
          <w:kern w:val="0"/>
          <w:sz w:val="22"/>
        </w:rPr>
        <w:t xml:space="preserve">What is the activity you were most engaged in? </w:t>
      </w:r>
      <w:r w:rsidR="00624BD4" w:rsidRPr="001D19F6">
        <w:rPr>
          <w:rFonts w:ascii="Arial" w:eastAsia="굴림" w:hAnsi="Arial" w:cs="Arial"/>
          <w:sz w:val="22"/>
        </w:rPr>
        <w:t xml:space="preserve"> </w:t>
      </w:r>
    </w:p>
    <w:p w14:paraId="6A5704F7" w14:textId="77777777" w:rsidR="00624BD4" w:rsidRPr="001D19F6" w:rsidRDefault="00421986"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 xml:space="preserve">Search through a </w:t>
      </w:r>
      <w:r w:rsidR="00624BD4" w:rsidRPr="001D19F6">
        <w:rPr>
          <w:rFonts w:ascii="Arial" w:eastAsia="굴림" w:hAnsi="Arial" w:cs="Arial"/>
          <w:sz w:val="22"/>
        </w:rPr>
        <w:t>public employment agency</w:t>
      </w:r>
      <w:r w:rsidR="00166B6F" w:rsidRPr="001D19F6">
        <w:rPr>
          <w:rFonts w:ascii="Arial" w:eastAsia="굴림" w:hAnsi="Arial" w:cs="Arial"/>
          <w:sz w:val="22"/>
        </w:rPr>
        <w:t xml:space="preserve"> </w:t>
      </w:r>
      <w:r w:rsidR="00F82962" w:rsidRPr="001D19F6">
        <w:rPr>
          <w:rFonts w:ascii="Arial" w:eastAsia="굴림" w:hAnsi="Arial" w:cs="Arial"/>
          <w:sz w:val="22"/>
        </w:rPr>
        <w:t xml:space="preserve">(Job Center of Ministry of Employment and Labor, </w:t>
      </w:r>
      <w:r w:rsidR="00455FF2" w:rsidRPr="001D19F6">
        <w:rPr>
          <w:rFonts w:ascii="Arial" w:eastAsia="굴림" w:hAnsi="Arial" w:cs="Arial"/>
          <w:sz w:val="22"/>
        </w:rPr>
        <w:t>Human Resources Bank of the aged, Senior Biz Plaza, Function Senior Club etc.)</w:t>
      </w:r>
      <w:r w:rsidR="00624BD4" w:rsidRPr="001D19F6">
        <w:rPr>
          <w:rFonts w:ascii="Arial" w:eastAsia="굴림" w:hAnsi="Arial" w:cs="Arial"/>
          <w:sz w:val="22"/>
        </w:rPr>
        <w:t xml:space="preserve"> →Go to D417</w:t>
      </w:r>
    </w:p>
    <w:p w14:paraId="27667204" w14:textId="77777777" w:rsidR="00624BD4" w:rsidRPr="001D19F6" w:rsidRDefault="00421986"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Search through a</w:t>
      </w:r>
      <w:r w:rsidR="003D2054" w:rsidRPr="001D19F6">
        <w:rPr>
          <w:rFonts w:ascii="Arial" w:eastAsia="굴림" w:hAnsi="Arial" w:cs="Arial"/>
          <w:sz w:val="22"/>
        </w:rPr>
        <w:t xml:space="preserve"> private employment</w:t>
      </w:r>
      <w:r w:rsidR="00624BD4" w:rsidRPr="001D19F6">
        <w:rPr>
          <w:rFonts w:ascii="Arial" w:eastAsia="굴림" w:hAnsi="Arial" w:cs="Arial"/>
          <w:sz w:val="22"/>
        </w:rPr>
        <w:t xml:space="preserve"> agency →Go to D417</w:t>
      </w:r>
    </w:p>
    <w:p w14:paraId="2030C7B7" w14:textId="77777777" w:rsidR="00624BD4" w:rsidRPr="001D19F6" w:rsidRDefault="00624BD4"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Search through advertisements in newspapers, TV and billboards →Go to D417</w:t>
      </w:r>
    </w:p>
    <w:p w14:paraId="0A6A7D2B" w14:textId="77777777" w:rsidR="00624BD4" w:rsidRPr="001D19F6" w:rsidRDefault="00624BD4"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Search through the Internet →Go to D417</w:t>
      </w:r>
    </w:p>
    <w:p w14:paraId="32508B40" w14:textId="77777777" w:rsidR="00624BD4" w:rsidRPr="001D19F6" w:rsidRDefault="00421986"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 xml:space="preserve">Search through </w:t>
      </w:r>
      <w:r w:rsidR="00624BD4" w:rsidRPr="001D19F6">
        <w:rPr>
          <w:rFonts w:ascii="Arial" w:eastAsia="굴림" w:hAnsi="Arial" w:cs="Arial"/>
          <w:sz w:val="22"/>
        </w:rPr>
        <w:t>friends, family</w:t>
      </w:r>
      <w:r w:rsidRPr="001D19F6">
        <w:rPr>
          <w:rFonts w:ascii="Arial" w:eastAsia="굴림" w:hAnsi="Arial" w:cs="Arial"/>
          <w:sz w:val="22"/>
        </w:rPr>
        <w:t xml:space="preserve"> members</w:t>
      </w:r>
      <w:r w:rsidR="00624BD4" w:rsidRPr="001D19F6">
        <w:rPr>
          <w:rFonts w:ascii="Arial" w:eastAsia="굴림" w:hAnsi="Arial" w:cs="Arial"/>
          <w:sz w:val="22"/>
        </w:rPr>
        <w:t>, or relatives →Go to D417</w:t>
      </w:r>
    </w:p>
    <w:p w14:paraId="56FAEBAB" w14:textId="77777777" w:rsidR="00624BD4" w:rsidRPr="001D19F6" w:rsidRDefault="00624BD4" w:rsidP="00F14BA4">
      <w:pPr>
        <w:pStyle w:val="a6"/>
        <w:numPr>
          <w:ilvl w:val="0"/>
          <w:numId w:val="665"/>
        </w:numPr>
        <w:wordWrap/>
        <w:spacing w:line="360" w:lineRule="auto"/>
        <w:ind w:leftChars="0"/>
        <w:rPr>
          <w:rFonts w:ascii="Arial" w:eastAsia="굴림" w:hAnsi="Arial" w:cs="Arial"/>
          <w:sz w:val="22"/>
        </w:rPr>
      </w:pPr>
      <w:r w:rsidRPr="001D19F6">
        <w:rPr>
          <w:rFonts w:ascii="Arial" w:eastAsia="굴림" w:hAnsi="Arial" w:cs="Arial"/>
          <w:sz w:val="22"/>
        </w:rPr>
        <w:t>Other</w:t>
      </w:r>
      <w:r w:rsidR="00421986" w:rsidRPr="001D19F6">
        <w:rPr>
          <w:rFonts w:ascii="Arial" w:eastAsia="굴림" w:hAnsi="Arial" w:cs="Arial"/>
          <w:sz w:val="22"/>
        </w:rPr>
        <w:t>s</w:t>
      </w:r>
    </w:p>
    <w:p w14:paraId="732FDBA8" w14:textId="77777777" w:rsidR="00624BD4" w:rsidRPr="001D19F6" w:rsidRDefault="00624BD4" w:rsidP="00624BD4">
      <w:pPr>
        <w:wordWrap/>
        <w:spacing w:line="360" w:lineRule="auto"/>
        <w:rPr>
          <w:rFonts w:ascii="Arial" w:eastAsia="굴림" w:hAnsi="Arial" w:cs="Arial"/>
          <w:sz w:val="22"/>
        </w:rPr>
      </w:pPr>
    </w:p>
    <w:p w14:paraId="0E0AA26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D416. </w:t>
      </w:r>
      <w:r w:rsidR="00421986" w:rsidRPr="001D19F6">
        <w:rPr>
          <w:rFonts w:ascii="Arial" w:eastAsia="굴림" w:hAnsi="Arial" w:cs="Arial"/>
          <w:sz w:val="22"/>
        </w:rPr>
        <w:t>If others, please specify</w:t>
      </w:r>
      <w:r w:rsidRPr="001D19F6">
        <w:rPr>
          <w:rFonts w:ascii="Arial" w:eastAsia="굴림" w:hAnsi="Arial" w:cs="Arial"/>
          <w:sz w:val="22"/>
        </w:rPr>
        <w:t>.</w:t>
      </w:r>
    </w:p>
    <w:p w14:paraId="4904683C" w14:textId="77777777" w:rsidR="00166B6F" w:rsidRPr="001D19F6" w:rsidRDefault="00166B6F" w:rsidP="00166B6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491FAF72" w14:textId="77777777" w:rsidR="00624BD4" w:rsidRPr="001D19F6" w:rsidRDefault="00624BD4" w:rsidP="00624BD4">
      <w:pPr>
        <w:wordWrap/>
        <w:spacing w:line="360" w:lineRule="auto"/>
        <w:rPr>
          <w:rFonts w:ascii="Arial" w:eastAsia="굴림" w:hAnsi="Arial" w:cs="Arial"/>
          <w:sz w:val="22"/>
        </w:rPr>
      </w:pPr>
    </w:p>
    <w:p w14:paraId="5F9A869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D417. </w:t>
      </w:r>
      <w:r w:rsidR="00166B6F" w:rsidRPr="001D19F6">
        <w:rPr>
          <w:rFonts w:ascii="Arial" w:eastAsia="굴림" w:hAnsi="Arial" w:cs="Arial"/>
          <w:sz w:val="22"/>
        </w:rPr>
        <w:t>Then, wh</w:t>
      </w:r>
      <w:r w:rsidRPr="001D19F6">
        <w:rPr>
          <w:rFonts w:ascii="Arial" w:eastAsia="굴림" w:hAnsi="Arial" w:cs="Arial"/>
          <w:sz w:val="22"/>
        </w:rPr>
        <w:t xml:space="preserve">at is the </w:t>
      </w:r>
      <w:r w:rsidR="001C5A3F" w:rsidRPr="001D19F6">
        <w:rPr>
          <w:rFonts w:ascii="Arial" w:eastAsia="굴림" w:hAnsi="Arial" w:cs="Arial"/>
          <w:sz w:val="22"/>
        </w:rPr>
        <w:t xml:space="preserve">second </w:t>
      </w:r>
      <w:r w:rsidRPr="001D19F6">
        <w:rPr>
          <w:rFonts w:ascii="Arial" w:eastAsia="굴림" w:hAnsi="Arial" w:cs="Arial"/>
          <w:sz w:val="22"/>
        </w:rPr>
        <w:t xml:space="preserve">activity that you were engaged in? </w:t>
      </w:r>
    </w:p>
    <w:p w14:paraId="462A81C9" w14:textId="77777777" w:rsidR="00624BD4" w:rsidRPr="001D19F6" w:rsidRDefault="001C5A3F"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 xml:space="preserve">Search through a </w:t>
      </w:r>
      <w:r w:rsidR="00624BD4" w:rsidRPr="001D19F6">
        <w:rPr>
          <w:rFonts w:ascii="Arial" w:eastAsia="굴림" w:hAnsi="Arial" w:cs="Arial"/>
          <w:sz w:val="22"/>
        </w:rPr>
        <w:t xml:space="preserve">public employment </w:t>
      </w:r>
      <w:proofErr w:type="gramStart"/>
      <w:r w:rsidR="00624BD4" w:rsidRPr="001D19F6">
        <w:rPr>
          <w:rFonts w:ascii="Arial" w:eastAsia="굴림" w:hAnsi="Arial" w:cs="Arial"/>
          <w:sz w:val="22"/>
        </w:rPr>
        <w:t>agency</w:t>
      </w:r>
      <w:r w:rsidR="00455FF2" w:rsidRPr="001D19F6">
        <w:rPr>
          <w:rFonts w:ascii="Arial" w:eastAsia="굴림" w:hAnsi="Arial" w:cs="Arial"/>
          <w:sz w:val="22"/>
        </w:rPr>
        <w:t>(</w:t>
      </w:r>
      <w:proofErr w:type="gramEnd"/>
      <w:r w:rsidR="00455FF2" w:rsidRPr="001D19F6">
        <w:rPr>
          <w:rFonts w:ascii="Arial" w:eastAsia="굴림" w:hAnsi="Arial" w:cs="Arial"/>
          <w:sz w:val="22"/>
        </w:rPr>
        <w:t>Job Center of Ministry of Employment and Labor, Human Resources Bank of the aged, Senior Biz Plaza, Function Senior Club etc.)</w:t>
      </w:r>
      <w:r w:rsidR="00624BD4" w:rsidRPr="001D19F6">
        <w:rPr>
          <w:rFonts w:ascii="Arial" w:eastAsia="굴림" w:hAnsi="Arial" w:cs="Arial"/>
          <w:sz w:val="22"/>
        </w:rPr>
        <w:t xml:space="preserve"> →Go to D419</w:t>
      </w:r>
    </w:p>
    <w:p w14:paraId="67C1CC91" w14:textId="77777777" w:rsidR="00624BD4" w:rsidRPr="001D19F6" w:rsidRDefault="001C5A3F"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Search through a</w:t>
      </w:r>
      <w:r w:rsidR="00624BD4" w:rsidRPr="001D19F6">
        <w:rPr>
          <w:rFonts w:ascii="Arial" w:eastAsia="굴림" w:hAnsi="Arial" w:cs="Arial"/>
          <w:sz w:val="22"/>
        </w:rPr>
        <w:t xml:space="preserve"> private </w:t>
      </w:r>
      <w:r w:rsidR="003D2054" w:rsidRPr="001D19F6">
        <w:rPr>
          <w:rFonts w:ascii="Arial" w:eastAsia="굴림" w:hAnsi="Arial" w:cs="Arial"/>
          <w:sz w:val="22"/>
        </w:rPr>
        <w:t xml:space="preserve">employment </w:t>
      </w:r>
      <w:r w:rsidR="00624BD4" w:rsidRPr="001D19F6">
        <w:rPr>
          <w:rFonts w:ascii="Arial" w:eastAsia="굴림" w:hAnsi="Arial" w:cs="Arial"/>
          <w:sz w:val="22"/>
        </w:rPr>
        <w:t>agency →Go to D419</w:t>
      </w:r>
    </w:p>
    <w:p w14:paraId="10D1BAA2" w14:textId="77777777" w:rsidR="00624BD4" w:rsidRPr="001D19F6" w:rsidRDefault="00624BD4"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Search through advertisements in newspapers, TV and billboards →Go to D419</w:t>
      </w:r>
    </w:p>
    <w:p w14:paraId="58F1982A" w14:textId="77777777" w:rsidR="00624BD4" w:rsidRPr="001D19F6" w:rsidRDefault="00624BD4"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Search through the Internet →Go to D419</w:t>
      </w:r>
    </w:p>
    <w:p w14:paraId="47676FC1" w14:textId="77777777" w:rsidR="00624BD4" w:rsidRPr="001D19F6" w:rsidRDefault="001C5A3F"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 xml:space="preserve">Search through </w:t>
      </w:r>
      <w:r w:rsidR="00624BD4" w:rsidRPr="001D19F6">
        <w:rPr>
          <w:rFonts w:ascii="Arial" w:eastAsia="굴림" w:hAnsi="Arial" w:cs="Arial"/>
          <w:sz w:val="22"/>
        </w:rPr>
        <w:t>friends, family</w:t>
      </w:r>
      <w:r w:rsidRPr="001D19F6">
        <w:rPr>
          <w:rFonts w:ascii="Arial" w:eastAsia="굴림" w:hAnsi="Arial" w:cs="Arial"/>
          <w:sz w:val="22"/>
        </w:rPr>
        <w:t xml:space="preserve"> members</w:t>
      </w:r>
      <w:r w:rsidR="00624BD4" w:rsidRPr="001D19F6">
        <w:rPr>
          <w:rFonts w:ascii="Arial" w:eastAsia="굴림" w:hAnsi="Arial" w:cs="Arial"/>
          <w:sz w:val="22"/>
        </w:rPr>
        <w:t>, or relatives →Go to D419</w:t>
      </w:r>
    </w:p>
    <w:p w14:paraId="6637198D" w14:textId="77777777" w:rsidR="00624BD4" w:rsidRPr="001D19F6" w:rsidRDefault="00624BD4" w:rsidP="00F14BA4">
      <w:pPr>
        <w:pStyle w:val="a6"/>
        <w:numPr>
          <w:ilvl w:val="0"/>
          <w:numId w:val="666"/>
        </w:numPr>
        <w:wordWrap/>
        <w:spacing w:line="360" w:lineRule="auto"/>
        <w:ind w:leftChars="0"/>
        <w:rPr>
          <w:rFonts w:ascii="Arial" w:eastAsia="굴림" w:hAnsi="Arial" w:cs="Arial"/>
          <w:sz w:val="22"/>
        </w:rPr>
      </w:pPr>
      <w:r w:rsidRPr="001D19F6">
        <w:rPr>
          <w:rFonts w:ascii="Arial" w:eastAsia="굴림" w:hAnsi="Arial" w:cs="Arial"/>
          <w:sz w:val="22"/>
        </w:rPr>
        <w:t xml:space="preserve"> Other</w:t>
      </w:r>
      <w:r w:rsidR="001C5A3F" w:rsidRPr="001D19F6">
        <w:rPr>
          <w:rFonts w:ascii="Arial" w:eastAsia="굴림" w:hAnsi="Arial" w:cs="Arial"/>
          <w:sz w:val="22"/>
        </w:rPr>
        <w:t>s</w:t>
      </w:r>
    </w:p>
    <w:p w14:paraId="6ADC1947" w14:textId="77777777" w:rsidR="008E72C4" w:rsidRPr="001D19F6" w:rsidRDefault="008E72C4" w:rsidP="008E72C4">
      <w:pPr>
        <w:wordWrap/>
        <w:spacing w:line="360" w:lineRule="auto"/>
        <w:rPr>
          <w:rFonts w:ascii="Arial" w:eastAsia="굴림" w:hAnsi="Arial" w:cs="Arial"/>
          <w:sz w:val="22"/>
        </w:rPr>
      </w:pPr>
    </w:p>
    <w:p w14:paraId="18C29794" w14:textId="77777777" w:rsidR="00455FF2" w:rsidRPr="001D19F6" w:rsidRDefault="00624BD4" w:rsidP="00455FF2">
      <w:pPr>
        <w:wordWrap/>
        <w:spacing w:line="360" w:lineRule="auto"/>
        <w:rPr>
          <w:rFonts w:ascii="Arial" w:eastAsia="굴림" w:hAnsi="Arial" w:cs="Arial"/>
          <w:sz w:val="22"/>
        </w:rPr>
      </w:pPr>
      <w:r w:rsidRPr="001D19F6">
        <w:rPr>
          <w:rFonts w:ascii="Arial" w:eastAsia="굴림" w:hAnsi="Arial" w:cs="Arial"/>
          <w:sz w:val="22"/>
        </w:rPr>
        <w:t xml:space="preserve">D418. </w:t>
      </w:r>
      <w:r w:rsidR="00455FF2" w:rsidRPr="001D19F6">
        <w:rPr>
          <w:rFonts w:ascii="Arial" w:eastAsia="굴림" w:hAnsi="Arial" w:cs="Arial"/>
          <w:sz w:val="22"/>
        </w:rPr>
        <w:t>If others, please specify.</w:t>
      </w:r>
    </w:p>
    <w:p w14:paraId="7C3DDA0F" w14:textId="77777777" w:rsidR="00166B6F" w:rsidRPr="001D19F6" w:rsidRDefault="00166B6F" w:rsidP="00166B6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6BE374B9" w14:textId="77777777" w:rsidR="001C5A3F" w:rsidRPr="001D19F6" w:rsidRDefault="001C5A3F" w:rsidP="00624BD4">
      <w:pPr>
        <w:wordWrap/>
        <w:spacing w:line="360" w:lineRule="auto"/>
        <w:rPr>
          <w:rFonts w:ascii="Arial" w:eastAsia="굴림" w:hAnsi="Arial" w:cs="Arial"/>
          <w:sz w:val="22"/>
        </w:rPr>
      </w:pPr>
    </w:p>
    <w:p w14:paraId="1001C00A"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E310997" w14:textId="77777777" w:rsidR="00624BD4" w:rsidRPr="001D19F6" w:rsidRDefault="00624BD4" w:rsidP="00F14BA4">
      <w:pPr>
        <w:pStyle w:val="a6"/>
        <w:numPr>
          <w:ilvl w:val="0"/>
          <w:numId w:val="664"/>
        </w:numPr>
        <w:wordWrap/>
        <w:spacing w:line="276" w:lineRule="auto"/>
        <w:ind w:leftChars="0"/>
        <w:rPr>
          <w:rFonts w:ascii="Arial" w:eastAsia="굴림" w:hAnsi="Arial" w:cs="Arial"/>
          <w:b/>
          <w:sz w:val="22"/>
        </w:rPr>
      </w:pPr>
      <w:r w:rsidRPr="001D19F6">
        <w:rPr>
          <w:rFonts w:ascii="Arial" w:eastAsia="굴림" w:hAnsi="Arial" w:cs="Arial"/>
          <w:b/>
          <w:sz w:val="22"/>
        </w:rPr>
        <w:lastRenderedPageBreak/>
        <w:t>If D419=0, then go to D422</w:t>
      </w:r>
      <w:r w:rsidR="003D2054" w:rsidRPr="001D19F6">
        <w:rPr>
          <w:rFonts w:ascii="Arial" w:eastAsia="굴림" w:hAnsi="Arial" w:cs="Arial"/>
          <w:b/>
          <w:sz w:val="22"/>
        </w:rPr>
        <w:t>.</w:t>
      </w:r>
    </w:p>
    <w:p w14:paraId="2A49A40C" w14:textId="77777777" w:rsidR="00624BD4" w:rsidRPr="001D19F6" w:rsidRDefault="00624BD4" w:rsidP="00624BD4">
      <w:pPr>
        <w:wordWrap/>
        <w:spacing w:line="360" w:lineRule="auto"/>
        <w:rPr>
          <w:rFonts w:ascii="Arial" w:eastAsia="굴림" w:hAnsi="Arial" w:cs="Arial"/>
          <w:b/>
          <w:sz w:val="22"/>
        </w:rPr>
      </w:pPr>
    </w:p>
    <w:p w14:paraId="6627310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D419. Did you find </w:t>
      </w:r>
      <w:r w:rsidR="001C5A3F" w:rsidRPr="001D19F6">
        <w:rPr>
          <w:rFonts w:ascii="Arial" w:eastAsia="굴림" w:hAnsi="Arial" w:cs="Arial"/>
          <w:sz w:val="22"/>
        </w:rPr>
        <w:t xml:space="preserve">a job </w:t>
      </w:r>
      <w:r w:rsidRPr="001D19F6">
        <w:rPr>
          <w:rFonts w:ascii="Arial" w:eastAsia="굴림" w:hAnsi="Arial" w:cs="Arial"/>
          <w:sz w:val="22"/>
        </w:rPr>
        <w:t xml:space="preserve">or were </w:t>
      </w:r>
      <w:r w:rsidR="001C5A3F" w:rsidRPr="001D19F6">
        <w:rPr>
          <w:rFonts w:ascii="Arial" w:eastAsia="굴림" w:hAnsi="Arial" w:cs="Arial"/>
          <w:sz w:val="22"/>
        </w:rPr>
        <w:t xml:space="preserve">you </w:t>
      </w:r>
      <w:r w:rsidRPr="001D19F6">
        <w:rPr>
          <w:rFonts w:ascii="Arial" w:eastAsia="굴림" w:hAnsi="Arial" w:cs="Arial"/>
          <w:sz w:val="22"/>
        </w:rPr>
        <w:t xml:space="preserve">offered a job (workplace, business, work, etc.) when you were engaged in job search activities? If so, how many times? (unit: </w:t>
      </w:r>
      <w:r w:rsidR="00455FF2" w:rsidRPr="001D19F6">
        <w:rPr>
          <w:rFonts w:ascii="Arial" w:eastAsia="굴림" w:hAnsi="Arial" w:cs="Arial"/>
          <w:sz w:val="22"/>
        </w:rPr>
        <w:t xml:space="preserve">a </w:t>
      </w:r>
      <w:r w:rsidRPr="001D19F6">
        <w:rPr>
          <w:rFonts w:ascii="Arial" w:eastAsia="굴림" w:hAnsi="Arial" w:cs="Arial"/>
          <w:sz w:val="22"/>
        </w:rPr>
        <w:t>time)</w:t>
      </w:r>
    </w:p>
    <w:p w14:paraId="0891D7F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[IWER: Mark 0 if there is none</w:t>
      </w:r>
      <w:r w:rsidR="001C5A3F" w:rsidRPr="001D19F6">
        <w:rPr>
          <w:rFonts w:ascii="Arial" w:eastAsia="굴림" w:hAnsi="Arial" w:cs="Arial"/>
          <w:sz w:val="22"/>
        </w:rPr>
        <w:t>.</w:t>
      </w:r>
      <w:r w:rsidRPr="001D19F6">
        <w:rPr>
          <w:rFonts w:ascii="Arial" w:eastAsia="굴림" w:hAnsi="Arial" w:cs="Arial"/>
          <w:sz w:val="22"/>
        </w:rPr>
        <w:t>]</w:t>
      </w:r>
    </w:p>
    <w:p w14:paraId="5E176F41" w14:textId="77777777" w:rsidR="00624BD4" w:rsidRPr="001D19F6" w:rsidRDefault="00DB027C" w:rsidP="00DB027C">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0~97]</w:t>
      </w:r>
    </w:p>
    <w:p w14:paraId="4413FDDC" w14:textId="77777777" w:rsidR="00624BD4" w:rsidRPr="001D19F6" w:rsidRDefault="00624BD4" w:rsidP="00624BD4">
      <w:pPr>
        <w:wordWrap/>
        <w:spacing w:line="360" w:lineRule="auto"/>
        <w:rPr>
          <w:rFonts w:ascii="Arial" w:eastAsia="굴림" w:hAnsi="Arial" w:cs="Arial"/>
          <w:sz w:val="22"/>
        </w:rPr>
      </w:pPr>
    </w:p>
    <w:p w14:paraId="4DFEB45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D420. What is the reason </w:t>
      </w:r>
      <w:r w:rsidR="00DB027C" w:rsidRPr="001D19F6">
        <w:rPr>
          <w:rFonts w:ascii="Arial" w:eastAsia="굴림" w:hAnsi="Arial" w:cs="Arial"/>
          <w:sz w:val="22"/>
        </w:rPr>
        <w:t>that you did not take t</w:t>
      </w:r>
      <w:r w:rsidRPr="001D19F6">
        <w:rPr>
          <w:rFonts w:ascii="Arial" w:eastAsia="굴림" w:hAnsi="Arial" w:cs="Arial"/>
          <w:sz w:val="22"/>
        </w:rPr>
        <w:t>he job</w:t>
      </w:r>
      <w:r w:rsidR="001C5A3F" w:rsidRPr="001D19F6">
        <w:rPr>
          <w:rFonts w:ascii="Arial" w:eastAsia="굴림" w:hAnsi="Arial" w:cs="Arial"/>
          <w:sz w:val="22"/>
        </w:rPr>
        <w:t xml:space="preserve"> </w:t>
      </w:r>
      <w:r w:rsidR="00DB027C" w:rsidRPr="001D19F6">
        <w:rPr>
          <w:rFonts w:ascii="Arial" w:eastAsia="굴림" w:hAnsi="Arial" w:cs="Arial"/>
          <w:sz w:val="22"/>
        </w:rPr>
        <w:t xml:space="preserve">you found or were </w:t>
      </w:r>
      <w:r w:rsidR="001C5A3F" w:rsidRPr="001D19F6">
        <w:rPr>
          <w:rFonts w:ascii="Arial" w:eastAsia="굴림" w:hAnsi="Arial" w:cs="Arial"/>
          <w:sz w:val="22"/>
        </w:rPr>
        <w:t>offered</w:t>
      </w:r>
      <w:r w:rsidRPr="001D19F6">
        <w:rPr>
          <w:rFonts w:ascii="Arial" w:eastAsia="굴림" w:hAnsi="Arial" w:cs="Arial"/>
          <w:sz w:val="22"/>
        </w:rPr>
        <w:t>?</w:t>
      </w:r>
    </w:p>
    <w:p w14:paraId="3F5867A2" w14:textId="77777777" w:rsidR="00624BD4" w:rsidRPr="001D19F6" w:rsidRDefault="004B50E1"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Was n</w:t>
      </w:r>
      <w:r w:rsidR="00624BD4" w:rsidRPr="001D19F6">
        <w:rPr>
          <w:rFonts w:ascii="Arial" w:eastAsia="굴림" w:hAnsi="Arial" w:cs="Arial"/>
          <w:sz w:val="22"/>
        </w:rPr>
        <w:t>ot hired</w:t>
      </w:r>
    </w:p>
    <w:p w14:paraId="3D8C9462" w14:textId="77777777" w:rsidR="00624BD4" w:rsidRPr="001D19F6" w:rsidRDefault="001C5A3F"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 xml:space="preserve">Wage and working conditions </w:t>
      </w:r>
      <w:r w:rsidR="004B50E1" w:rsidRPr="001D19F6">
        <w:rPr>
          <w:rFonts w:ascii="Arial" w:eastAsia="굴림" w:hAnsi="Arial" w:cs="Arial"/>
          <w:sz w:val="22"/>
        </w:rPr>
        <w:t>didn’t meet my expectation</w:t>
      </w:r>
    </w:p>
    <w:p w14:paraId="552547F8" w14:textId="77777777" w:rsidR="00624BD4" w:rsidRPr="001D19F6" w:rsidRDefault="001C5A3F"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xpertise, experience, skills, and aptitude did not match well</w:t>
      </w:r>
    </w:p>
    <w:p w14:paraId="1246E32B" w14:textId="77777777" w:rsidR="00624BD4" w:rsidRPr="001D19F6" w:rsidRDefault="004B50E1"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Seems p</w:t>
      </w:r>
      <w:r w:rsidR="00624BD4" w:rsidRPr="001D19F6">
        <w:rPr>
          <w:rFonts w:ascii="Arial" w:eastAsia="굴림" w:hAnsi="Arial" w:cs="Arial"/>
          <w:sz w:val="22"/>
        </w:rPr>
        <w:t>hysically demanding</w:t>
      </w:r>
    </w:p>
    <w:p w14:paraId="44859594" w14:textId="77777777" w:rsidR="00624BD4" w:rsidRPr="001D19F6" w:rsidRDefault="00624BD4"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Poor health</w:t>
      </w:r>
      <w:r w:rsidR="004B50E1" w:rsidRPr="001D19F6">
        <w:rPr>
          <w:rFonts w:ascii="Arial" w:eastAsia="굴림" w:hAnsi="Arial" w:cs="Arial"/>
          <w:sz w:val="22"/>
        </w:rPr>
        <w:t>/ disability</w:t>
      </w:r>
    </w:p>
    <w:p w14:paraId="53C82801" w14:textId="77777777" w:rsidR="00624BD4" w:rsidRPr="001D19F6" w:rsidRDefault="004B50E1"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Household chores</w:t>
      </w:r>
      <w:r w:rsidR="00624BD4" w:rsidRPr="001D19F6">
        <w:rPr>
          <w:rFonts w:ascii="Arial" w:eastAsia="굴림" w:hAnsi="Arial" w:cs="Arial"/>
          <w:sz w:val="22"/>
        </w:rPr>
        <w:t>, child</w:t>
      </w:r>
      <w:r w:rsidR="001C5A3F" w:rsidRPr="001D19F6">
        <w:rPr>
          <w:rFonts w:ascii="Arial" w:eastAsia="굴림" w:hAnsi="Arial" w:cs="Arial"/>
          <w:sz w:val="22"/>
        </w:rPr>
        <w:t>care</w:t>
      </w:r>
      <w:r w:rsidR="00624BD4" w:rsidRPr="001D19F6">
        <w:rPr>
          <w:rFonts w:ascii="Arial" w:eastAsia="굴림" w:hAnsi="Arial" w:cs="Arial"/>
          <w:sz w:val="22"/>
        </w:rPr>
        <w:t>, etc.</w:t>
      </w:r>
    </w:p>
    <w:p w14:paraId="40B39504" w14:textId="77777777" w:rsidR="00624BD4" w:rsidRPr="001D19F6" w:rsidRDefault="00624BD4" w:rsidP="00F14BA4">
      <w:pPr>
        <w:pStyle w:val="a6"/>
        <w:numPr>
          <w:ilvl w:val="0"/>
          <w:numId w:val="667"/>
        </w:numPr>
        <w:wordWrap/>
        <w:spacing w:line="360" w:lineRule="auto"/>
        <w:ind w:leftChars="0"/>
        <w:rPr>
          <w:rFonts w:ascii="Arial" w:eastAsia="굴림" w:hAnsi="Arial" w:cs="Arial"/>
          <w:sz w:val="22"/>
        </w:rPr>
      </w:pPr>
      <w:r w:rsidRPr="001D19F6">
        <w:rPr>
          <w:rFonts w:ascii="Arial" w:eastAsia="굴림" w:hAnsi="Arial" w:cs="Arial"/>
          <w:sz w:val="22"/>
        </w:rPr>
        <w:t>Other</w:t>
      </w:r>
      <w:r w:rsidR="001C5A3F" w:rsidRPr="001D19F6">
        <w:rPr>
          <w:rFonts w:ascii="Arial" w:eastAsia="굴림" w:hAnsi="Arial" w:cs="Arial"/>
          <w:sz w:val="22"/>
        </w:rPr>
        <w:t>s</w:t>
      </w:r>
    </w:p>
    <w:p w14:paraId="44688E73" w14:textId="77777777" w:rsidR="00624BD4" w:rsidRPr="001D19F6" w:rsidRDefault="00624BD4" w:rsidP="00624BD4">
      <w:pPr>
        <w:wordWrap/>
        <w:spacing w:line="360" w:lineRule="auto"/>
        <w:rPr>
          <w:rFonts w:ascii="Arial" w:eastAsia="굴림" w:hAnsi="Arial" w:cs="Arial"/>
          <w:sz w:val="22"/>
        </w:rPr>
      </w:pPr>
    </w:p>
    <w:p w14:paraId="7A2D9D0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D421.</w:t>
      </w:r>
      <w:r w:rsidR="001C5A3F" w:rsidRPr="001D19F6">
        <w:rPr>
          <w:rFonts w:ascii="Arial" w:eastAsia="굴림" w:hAnsi="Arial" w:cs="Arial"/>
          <w:sz w:val="22"/>
        </w:rPr>
        <w:t>If others, please specify</w:t>
      </w:r>
      <w:r w:rsidRPr="001D19F6">
        <w:rPr>
          <w:rFonts w:ascii="Arial" w:eastAsia="굴림" w:hAnsi="Arial" w:cs="Arial"/>
          <w:sz w:val="22"/>
        </w:rPr>
        <w:t>.</w:t>
      </w:r>
    </w:p>
    <w:p w14:paraId="42ED174A" w14:textId="77777777" w:rsidR="00DB027C" w:rsidRPr="001D19F6" w:rsidRDefault="00DB027C" w:rsidP="00DB027C">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1CA34954" w14:textId="77777777" w:rsidR="00624BD4" w:rsidRPr="001D19F6" w:rsidRDefault="00624BD4" w:rsidP="00624BD4">
      <w:pPr>
        <w:wordWrap/>
        <w:spacing w:line="360" w:lineRule="auto"/>
        <w:rPr>
          <w:rFonts w:ascii="Arial" w:eastAsia="굴림" w:hAnsi="Arial" w:cs="Arial"/>
          <w:sz w:val="22"/>
        </w:rPr>
      </w:pPr>
    </w:p>
    <w:p w14:paraId="3F40CE05" w14:textId="77777777" w:rsidR="00624BD4" w:rsidRPr="001D19F6" w:rsidRDefault="00624BD4" w:rsidP="00624BD4">
      <w:pPr>
        <w:wordWrap/>
        <w:spacing w:line="360" w:lineRule="auto"/>
        <w:outlineLvl w:val="0"/>
        <w:rPr>
          <w:rFonts w:ascii="Arial" w:eastAsia="굴림" w:hAnsi="Arial" w:cs="Arial"/>
          <w:sz w:val="22"/>
        </w:rPr>
      </w:pPr>
      <w:bookmarkStart w:id="6094" w:name="_Toc483216647"/>
      <w:bookmarkStart w:id="6095" w:name="_Toc487461359"/>
      <w:bookmarkStart w:id="6096" w:name="_Toc487647360"/>
      <w:r w:rsidRPr="001D19F6">
        <w:rPr>
          <w:rFonts w:ascii="Arial" w:eastAsia="굴림" w:hAnsi="Arial" w:cs="Arial"/>
          <w:sz w:val="22"/>
        </w:rPr>
        <w:t xml:space="preserve">D422. </w:t>
      </w:r>
      <w:r w:rsidR="00C44EF6" w:rsidRPr="001D19F6">
        <w:rPr>
          <w:rFonts w:ascii="Arial" w:eastAsia="굴림" w:hAnsi="Arial" w:cs="Arial"/>
          <w:sz w:val="22"/>
        </w:rPr>
        <w:t xml:space="preserve">You </w:t>
      </w:r>
      <w:r w:rsidR="00831A72" w:rsidRPr="001D19F6">
        <w:rPr>
          <w:rFonts w:ascii="Arial" w:eastAsia="굴림" w:hAnsi="Arial" w:cs="Arial"/>
          <w:sz w:val="22"/>
        </w:rPr>
        <w:t>described your work status as [</w:t>
      </w:r>
      <w:r w:rsidR="008E72C4" w:rsidRPr="001D19F6">
        <w:rPr>
          <w:rFonts w:ascii="Arial" w:eastAsia="굴림" w:hAnsi="Arial" w:cs="Arial"/>
          <w:sz w:val="22"/>
        </w:rPr>
        <w:t>D</w:t>
      </w:r>
      <w:r w:rsidR="00831A72" w:rsidRPr="001D19F6">
        <w:rPr>
          <w:rFonts w:ascii="Arial" w:eastAsia="굴림" w:hAnsi="Arial" w:cs="Arial"/>
          <w:sz w:val="22"/>
        </w:rPr>
        <w:t xml:space="preserve">006] </w:t>
      </w:r>
      <w:r w:rsidR="00C44EF6" w:rsidRPr="001D19F6">
        <w:rPr>
          <w:rFonts w:ascii="Arial" w:eastAsia="굴림" w:hAnsi="Arial" w:cs="Arial"/>
          <w:sz w:val="22"/>
        </w:rPr>
        <w:t>at the beginning of this section</w:t>
      </w:r>
      <w:r w:rsidR="00831A72" w:rsidRPr="001D19F6">
        <w:rPr>
          <w:rFonts w:ascii="Arial" w:eastAsia="굴림" w:hAnsi="Arial" w:cs="Arial"/>
          <w:sz w:val="22"/>
        </w:rPr>
        <w:t xml:space="preserve">. </w:t>
      </w:r>
      <w:r w:rsidRPr="001D19F6">
        <w:rPr>
          <w:rFonts w:ascii="Arial" w:eastAsia="굴림" w:hAnsi="Arial" w:cs="Arial"/>
          <w:sz w:val="22"/>
        </w:rPr>
        <w:t>If so, what would be the ideal employment status for you?</w:t>
      </w:r>
      <w:bookmarkEnd w:id="6094"/>
      <w:bookmarkEnd w:id="6095"/>
      <w:bookmarkEnd w:id="6096"/>
    </w:p>
    <w:tbl>
      <w:tblPr>
        <w:tblStyle w:val="a8"/>
        <w:tblW w:w="0" w:type="auto"/>
        <w:tblInd w:w="250" w:type="dxa"/>
        <w:tblLook w:val="04A0" w:firstRow="1" w:lastRow="0" w:firstColumn="1" w:lastColumn="0" w:noHBand="0" w:noVBand="1"/>
      </w:tblPr>
      <w:tblGrid>
        <w:gridCol w:w="9356"/>
      </w:tblGrid>
      <w:tr w:rsidR="00D063AA" w:rsidRPr="001D19F6" w14:paraId="301A8E45" w14:textId="77777777" w:rsidTr="00DB027C">
        <w:tc>
          <w:tcPr>
            <w:tcW w:w="9356" w:type="dxa"/>
            <w:tcBorders>
              <w:top w:val="single" w:sz="4" w:space="0" w:color="auto"/>
              <w:left w:val="single" w:sz="4" w:space="0" w:color="auto"/>
              <w:bottom w:val="single" w:sz="4" w:space="0" w:color="auto"/>
              <w:right w:val="single" w:sz="4" w:space="0" w:color="auto"/>
            </w:tcBorders>
            <w:hideMark/>
          </w:tcPr>
          <w:p w14:paraId="342C59A1" w14:textId="77777777" w:rsidR="00DB027C" w:rsidRPr="001D19F6" w:rsidRDefault="00DB027C" w:rsidP="008F3943">
            <w:pPr>
              <w:wordWrap/>
              <w:spacing w:before="240"/>
              <w:ind w:left="883" w:hangingChars="450" w:hanging="883"/>
              <w:rPr>
                <w:rFonts w:ascii="Arial" w:eastAsia="굴림" w:hAnsi="Arial" w:cs="Arial"/>
                <w:szCs w:val="20"/>
              </w:rPr>
            </w:pPr>
            <w:r w:rsidRPr="001D19F6">
              <w:rPr>
                <w:rFonts w:ascii="Arial" w:eastAsia="굴림" w:hAnsi="Arial" w:cs="Arial"/>
                <w:b/>
                <w:szCs w:val="20"/>
              </w:rPr>
              <w:t>[IWER]</w:t>
            </w:r>
          </w:p>
          <w:p w14:paraId="247737BA" w14:textId="77777777" w:rsidR="00DB027C" w:rsidRPr="001D19F6" w:rsidRDefault="00DB027C" w:rsidP="00F14BA4">
            <w:pPr>
              <w:pStyle w:val="a6"/>
              <w:numPr>
                <w:ilvl w:val="0"/>
                <w:numId w:val="668"/>
              </w:numPr>
              <w:wordWrap/>
              <w:ind w:leftChars="0"/>
              <w:rPr>
                <w:rFonts w:ascii="Arial" w:eastAsia="굴림" w:hAnsi="Arial" w:cs="Arial"/>
                <w:szCs w:val="20"/>
              </w:rPr>
            </w:pPr>
            <w:r w:rsidRPr="001D19F6">
              <w:rPr>
                <w:rFonts w:ascii="Arial" w:eastAsia="굴림" w:hAnsi="Arial" w:cs="Arial"/>
                <w:b/>
                <w:szCs w:val="20"/>
              </w:rPr>
              <w:t>Part-time</w:t>
            </w:r>
            <w:r w:rsidRPr="001D19F6">
              <w:rPr>
                <w:rFonts w:ascii="Arial" w:eastAsia="굴림" w:hAnsi="Arial" w:cs="Arial"/>
                <w:szCs w:val="20"/>
              </w:rPr>
              <w:t xml:space="preserve">: Working on a part-time basis or as a side job, workers who work less hours than others in the same job, or get paid on hourly basis </w:t>
            </w:r>
          </w:p>
          <w:p w14:paraId="0CA1A3EE" w14:textId="77777777" w:rsidR="00DB027C" w:rsidRPr="001D19F6" w:rsidRDefault="00DB027C" w:rsidP="00F14BA4">
            <w:pPr>
              <w:pStyle w:val="a6"/>
              <w:numPr>
                <w:ilvl w:val="0"/>
                <w:numId w:val="668"/>
              </w:numPr>
              <w:wordWrap/>
              <w:spacing w:after="240"/>
              <w:ind w:leftChars="0"/>
              <w:rPr>
                <w:rFonts w:ascii="Arial" w:eastAsia="굴림" w:hAnsi="Arial" w:cs="Arial"/>
                <w:szCs w:val="20"/>
              </w:rPr>
            </w:pPr>
            <w:r w:rsidRPr="001D19F6">
              <w:rPr>
                <w:rFonts w:ascii="Arial" w:eastAsia="굴림" w:hAnsi="Arial" w:cs="Arial"/>
                <w:b/>
                <w:szCs w:val="20"/>
              </w:rPr>
              <w:t>Full-time</w:t>
            </w:r>
            <w:r w:rsidRPr="001D19F6">
              <w:rPr>
                <w:rFonts w:ascii="Arial" w:eastAsia="굴림" w:hAnsi="Arial" w:cs="Arial"/>
                <w:szCs w:val="20"/>
              </w:rPr>
              <w:t>: Working on a full-time basis, workers who work full-working days and full-hours, or not get paid on hourly basis</w:t>
            </w:r>
          </w:p>
        </w:tc>
      </w:tr>
    </w:tbl>
    <w:p w14:paraId="05D0B860" w14:textId="77777777" w:rsidR="00624BD4" w:rsidRPr="001D19F6" w:rsidRDefault="00624BD4" w:rsidP="00DB027C">
      <w:pPr>
        <w:wordWrap/>
        <w:spacing w:line="360" w:lineRule="auto"/>
        <w:ind w:leftChars="142" w:left="284"/>
        <w:outlineLvl w:val="0"/>
        <w:rPr>
          <w:rFonts w:ascii="Arial" w:eastAsia="굴림" w:hAnsi="Arial" w:cs="Arial"/>
          <w:sz w:val="22"/>
        </w:rPr>
      </w:pPr>
      <w:bookmarkStart w:id="6097" w:name="_Toc483216648"/>
      <w:bookmarkStart w:id="6098" w:name="_Toc487461360"/>
      <w:bookmarkStart w:id="6099" w:name="_Toc487647361"/>
      <w:r w:rsidRPr="001D19F6">
        <w:rPr>
          <w:rFonts w:ascii="굴림" w:eastAsia="굴림" w:hAnsi="굴림" w:cs="굴림" w:hint="eastAsia"/>
          <w:sz w:val="22"/>
        </w:rPr>
        <w:t>①</w:t>
      </w:r>
      <w:r w:rsidRPr="001D19F6">
        <w:rPr>
          <w:rFonts w:ascii="Arial" w:eastAsia="굴림" w:hAnsi="Arial" w:cs="Arial"/>
          <w:sz w:val="22"/>
        </w:rPr>
        <w:t xml:space="preserve"> Full time wage worker →Go to D425</w:t>
      </w:r>
      <w:bookmarkEnd w:id="6097"/>
      <w:bookmarkEnd w:id="6098"/>
      <w:bookmarkEnd w:id="6099"/>
    </w:p>
    <w:p w14:paraId="333DDD0B" w14:textId="77777777" w:rsidR="00624BD4" w:rsidRPr="001D19F6" w:rsidRDefault="00624BD4" w:rsidP="00DB027C">
      <w:pPr>
        <w:wordWrap/>
        <w:spacing w:line="360" w:lineRule="auto"/>
        <w:ind w:leftChars="142" w:left="284"/>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Part time wage worker</w:t>
      </w:r>
    </w:p>
    <w:p w14:paraId="6755C23D" w14:textId="77777777" w:rsidR="00624BD4" w:rsidRPr="001D19F6" w:rsidRDefault="00624BD4" w:rsidP="00DB027C">
      <w:pPr>
        <w:wordWrap/>
        <w:spacing w:line="360" w:lineRule="auto"/>
        <w:ind w:leftChars="142" w:left="284"/>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Self-employed →Go to D425</w:t>
      </w:r>
    </w:p>
    <w:p w14:paraId="600996CB" w14:textId="77777777" w:rsidR="00624BD4" w:rsidRPr="001D19F6" w:rsidRDefault="00624BD4" w:rsidP="00624BD4">
      <w:pPr>
        <w:wordWrap/>
        <w:spacing w:line="360" w:lineRule="auto"/>
        <w:rPr>
          <w:rFonts w:ascii="Arial" w:eastAsia="굴림" w:hAnsi="Arial" w:cs="Arial"/>
          <w:sz w:val="22"/>
        </w:rPr>
      </w:pPr>
    </w:p>
    <w:p w14:paraId="6AEAD48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D423. Why do you want a part time job? Please state the main reason only.</w:t>
      </w:r>
    </w:p>
    <w:p w14:paraId="4DE7C5F0" w14:textId="77777777" w:rsidR="00624BD4" w:rsidRPr="001D19F6" w:rsidRDefault="005A1D16" w:rsidP="00F14BA4">
      <w:pPr>
        <w:pStyle w:val="a6"/>
        <w:numPr>
          <w:ilvl w:val="0"/>
          <w:numId w:val="669"/>
        </w:numPr>
        <w:wordWrap/>
        <w:spacing w:line="360" w:lineRule="auto"/>
        <w:ind w:leftChars="0"/>
        <w:rPr>
          <w:rFonts w:ascii="Arial" w:eastAsia="굴림" w:hAnsi="Arial" w:cs="Arial"/>
          <w:sz w:val="22"/>
        </w:rPr>
      </w:pPr>
      <w:r w:rsidRPr="001D19F6">
        <w:rPr>
          <w:rFonts w:ascii="Arial" w:eastAsia="굴림" w:hAnsi="Arial" w:cs="Arial"/>
          <w:sz w:val="22"/>
        </w:rPr>
        <w:t xml:space="preserve">Because I would like to do </w:t>
      </w:r>
      <w:r w:rsidR="001E00B5" w:rsidRPr="001D19F6">
        <w:rPr>
          <w:rFonts w:ascii="Arial" w:eastAsia="굴림" w:hAnsi="Arial" w:cs="Arial"/>
          <w:sz w:val="22"/>
        </w:rPr>
        <w:t xml:space="preserve">household core, </w:t>
      </w:r>
      <w:r w:rsidRPr="001D19F6">
        <w:rPr>
          <w:rFonts w:ascii="Arial" w:eastAsia="굴림" w:hAnsi="Arial" w:cs="Arial"/>
          <w:sz w:val="22"/>
        </w:rPr>
        <w:t>c</w:t>
      </w:r>
      <w:r w:rsidR="0089722B" w:rsidRPr="001D19F6">
        <w:rPr>
          <w:rFonts w:ascii="Arial" w:eastAsia="굴림" w:hAnsi="Arial" w:cs="Arial"/>
          <w:sz w:val="22"/>
        </w:rPr>
        <w:t>hildcare</w:t>
      </w:r>
      <w:r w:rsidR="00624BD4" w:rsidRPr="001D19F6">
        <w:rPr>
          <w:rFonts w:ascii="Arial" w:eastAsia="굴림" w:hAnsi="Arial" w:cs="Arial"/>
          <w:sz w:val="22"/>
        </w:rPr>
        <w:t xml:space="preserve"> </w:t>
      </w:r>
      <w:r w:rsidRPr="001D19F6">
        <w:rPr>
          <w:rFonts w:ascii="Arial" w:eastAsia="굴림" w:hAnsi="Arial" w:cs="Arial"/>
          <w:sz w:val="22"/>
        </w:rPr>
        <w:t>as well</w:t>
      </w:r>
    </w:p>
    <w:p w14:paraId="4FA156F0" w14:textId="77777777" w:rsidR="00624BD4" w:rsidRPr="001D19F6" w:rsidRDefault="005A1D16" w:rsidP="00F14BA4">
      <w:pPr>
        <w:pStyle w:val="a6"/>
        <w:numPr>
          <w:ilvl w:val="0"/>
          <w:numId w:val="669"/>
        </w:numPr>
        <w:wordWrap/>
        <w:spacing w:line="360" w:lineRule="auto"/>
        <w:ind w:leftChars="0"/>
        <w:rPr>
          <w:rFonts w:ascii="Arial" w:eastAsia="굴림" w:hAnsi="Arial" w:cs="Arial"/>
          <w:sz w:val="22"/>
        </w:rPr>
      </w:pPr>
      <w:r w:rsidRPr="001D19F6">
        <w:rPr>
          <w:rFonts w:ascii="Arial" w:eastAsia="굴림" w:hAnsi="Arial" w:cs="Arial"/>
          <w:sz w:val="22"/>
        </w:rPr>
        <w:t xml:space="preserve">Because I don’t think I can </w:t>
      </w:r>
      <w:r w:rsidR="00624BD4" w:rsidRPr="001D19F6">
        <w:rPr>
          <w:rFonts w:ascii="Arial" w:eastAsia="굴림" w:hAnsi="Arial" w:cs="Arial"/>
          <w:sz w:val="22"/>
        </w:rPr>
        <w:t xml:space="preserve">find a </w:t>
      </w:r>
      <w:proofErr w:type="gramStart"/>
      <w:r w:rsidR="00624BD4" w:rsidRPr="001D19F6">
        <w:rPr>
          <w:rFonts w:ascii="Arial" w:eastAsia="굴림" w:hAnsi="Arial" w:cs="Arial"/>
          <w:sz w:val="22"/>
        </w:rPr>
        <w:t>full time</w:t>
      </w:r>
      <w:proofErr w:type="gramEnd"/>
      <w:r w:rsidR="00624BD4" w:rsidRPr="001D19F6">
        <w:rPr>
          <w:rFonts w:ascii="Arial" w:eastAsia="굴림" w:hAnsi="Arial" w:cs="Arial"/>
          <w:sz w:val="22"/>
        </w:rPr>
        <w:t xml:space="preserve"> job</w:t>
      </w:r>
    </w:p>
    <w:p w14:paraId="7B910B5A" w14:textId="77777777" w:rsidR="00624BD4" w:rsidRPr="001D19F6" w:rsidRDefault="00624BD4" w:rsidP="00F14BA4">
      <w:pPr>
        <w:pStyle w:val="a6"/>
        <w:numPr>
          <w:ilvl w:val="0"/>
          <w:numId w:val="669"/>
        </w:numPr>
        <w:wordWrap/>
        <w:spacing w:line="360" w:lineRule="auto"/>
        <w:ind w:leftChars="0"/>
        <w:rPr>
          <w:rFonts w:ascii="Arial" w:eastAsia="굴림" w:hAnsi="Arial" w:cs="Arial"/>
          <w:sz w:val="22"/>
        </w:rPr>
      </w:pPr>
      <w:r w:rsidRPr="001D19F6">
        <w:rPr>
          <w:rFonts w:ascii="Arial" w:eastAsia="굴림" w:hAnsi="Arial" w:cs="Arial"/>
          <w:sz w:val="22"/>
        </w:rPr>
        <w:t>Poor health</w:t>
      </w:r>
      <w:r w:rsidR="001E00B5" w:rsidRPr="001D19F6">
        <w:rPr>
          <w:rFonts w:ascii="Arial" w:eastAsia="굴림" w:hAnsi="Arial" w:cs="Arial"/>
          <w:sz w:val="22"/>
        </w:rPr>
        <w:t>/ disability</w:t>
      </w:r>
    </w:p>
    <w:p w14:paraId="066D778E" w14:textId="77777777" w:rsidR="00624BD4" w:rsidRPr="001D19F6" w:rsidRDefault="005A1D16" w:rsidP="00F14BA4">
      <w:pPr>
        <w:pStyle w:val="a6"/>
        <w:numPr>
          <w:ilvl w:val="0"/>
          <w:numId w:val="669"/>
        </w:numPr>
        <w:wordWrap/>
        <w:spacing w:line="360" w:lineRule="auto"/>
        <w:ind w:leftChars="0"/>
        <w:rPr>
          <w:rFonts w:ascii="Arial" w:eastAsia="굴림" w:hAnsi="Arial" w:cs="Arial"/>
          <w:sz w:val="22"/>
        </w:rPr>
      </w:pPr>
      <w:r w:rsidRPr="001D19F6">
        <w:rPr>
          <w:rFonts w:ascii="Arial" w:eastAsia="굴림" w:hAnsi="Arial" w:cs="Arial"/>
          <w:sz w:val="22"/>
        </w:rPr>
        <w:t>Because I just don’t want</w:t>
      </w:r>
      <w:r w:rsidR="00624BD4" w:rsidRPr="001D19F6">
        <w:rPr>
          <w:rFonts w:ascii="Arial" w:eastAsia="굴림" w:hAnsi="Arial" w:cs="Arial"/>
          <w:sz w:val="22"/>
        </w:rPr>
        <w:t xml:space="preserve"> to work long hours (full time)</w:t>
      </w:r>
    </w:p>
    <w:p w14:paraId="30903FCE" w14:textId="77777777" w:rsidR="00624BD4" w:rsidRPr="001D19F6" w:rsidRDefault="00624BD4" w:rsidP="00F14BA4">
      <w:pPr>
        <w:pStyle w:val="a6"/>
        <w:numPr>
          <w:ilvl w:val="0"/>
          <w:numId w:val="669"/>
        </w:numPr>
        <w:wordWrap/>
        <w:spacing w:line="360" w:lineRule="auto"/>
        <w:ind w:leftChars="0"/>
        <w:rPr>
          <w:rFonts w:ascii="Arial" w:eastAsia="굴림" w:hAnsi="Arial" w:cs="Arial"/>
          <w:sz w:val="22"/>
        </w:rPr>
      </w:pPr>
      <w:r w:rsidRPr="001D19F6">
        <w:rPr>
          <w:rFonts w:ascii="Arial" w:eastAsia="굴림" w:hAnsi="Arial" w:cs="Arial"/>
          <w:sz w:val="22"/>
        </w:rPr>
        <w:t>Other</w:t>
      </w:r>
      <w:r w:rsidR="0089722B" w:rsidRPr="001D19F6">
        <w:rPr>
          <w:rFonts w:ascii="Arial" w:eastAsia="굴림" w:hAnsi="Arial" w:cs="Arial"/>
          <w:sz w:val="22"/>
        </w:rPr>
        <w:t>s</w:t>
      </w:r>
    </w:p>
    <w:p w14:paraId="28EC84AC" w14:textId="77777777" w:rsidR="00624BD4" w:rsidRPr="001D19F6" w:rsidRDefault="00624BD4" w:rsidP="00624BD4">
      <w:pPr>
        <w:wordWrap/>
        <w:spacing w:line="360" w:lineRule="auto"/>
        <w:rPr>
          <w:rFonts w:ascii="Arial" w:eastAsia="굴림" w:hAnsi="Arial" w:cs="Arial"/>
          <w:sz w:val="22"/>
        </w:rPr>
      </w:pPr>
    </w:p>
    <w:p w14:paraId="14AA953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 xml:space="preserve">D424. </w:t>
      </w:r>
      <w:r w:rsidR="0089722B" w:rsidRPr="001D19F6">
        <w:rPr>
          <w:rFonts w:ascii="Arial" w:eastAsia="굴림" w:hAnsi="Arial" w:cs="Arial"/>
          <w:sz w:val="22"/>
        </w:rPr>
        <w:t>If others, please specify</w:t>
      </w:r>
      <w:r w:rsidRPr="001D19F6">
        <w:rPr>
          <w:rFonts w:ascii="Arial" w:eastAsia="굴림" w:hAnsi="Arial" w:cs="Arial"/>
          <w:sz w:val="22"/>
        </w:rPr>
        <w:t>.</w:t>
      </w:r>
    </w:p>
    <w:p w14:paraId="6F2B8445" w14:textId="77777777" w:rsidR="005A1D16" w:rsidRPr="001D19F6" w:rsidRDefault="005A1D16" w:rsidP="005A1D16">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737E3FBA" w14:textId="77777777" w:rsidR="00624BD4" w:rsidRPr="001D19F6" w:rsidRDefault="00624BD4" w:rsidP="00624BD4">
      <w:pPr>
        <w:wordWrap/>
        <w:spacing w:line="360" w:lineRule="auto"/>
        <w:rPr>
          <w:rFonts w:ascii="Arial" w:eastAsia="굴림" w:hAnsi="Arial" w:cs="Arial"/>
          <w:sz w:val="22"/>
        </w:rPr>
      </w:pPr>
    </w:p>
    <w:p w14:paraId="4D5FBBB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D425. Which workplace do you want to work in? Please state the industry that you would like to work in.</w:t>
      </w:r>
    </w:p>
    <w:p w14:paraId="6CB1C3D5"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Agriculture/forestry</w:t>
      </w:r>
    </w:p>
    <w:p w14:paraId="7AB2A67B"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Fishing</w:t>
      </w:r>
    </w:p>
    <w:p w14:paraId="32A9B04D"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Mining and quarrying</w:t>
      </w:r>
    </w:p>
    <w:p w14:paraId="32DD37F1"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Manufacturing</w:t>
      </w:r>
    </w:p>
    <w:p w14:paraId="6BB7D457"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Electricity, gas, and water supply</w:t>
      </w:r>
    </w:p>
    <w:p w14:paraId="065A0BDD"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Construction</w:t>
      </w:r>
    </w:p>
    <w:p w14:paraId="4785D34F"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Wholesale and retail trade</w:t>
      </w:r>
    </w:p>
    <w:p w14:paraId="7408561D"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Hotels and restaurants</w:t>
      </w:r>
    </w:p>
    <w:p w14:paraId="7EDC7D42"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Transport</w:t>
      </w:r>
    </w:p>
    <w:p w14:paraId="6BBE4E60"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Post and telecommunications</w:t>
      </w:r>
    </w:p>
    <w:p w14:paraId="7ED1AD63" w14:textId="77777777" w:rsidR="00624BD4"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Financial and insurance</w:t>
      </w:r>
      <w:r w:rsidR="0067512B" w:rsidRPr="001D19F6">
        <w:rPr>
          <w:rFonts w:ascii="Arial" w:eastAsia="굴림" w:hAnsi="Arial" w:cs="Arial"/>
          <w:sz w:val="22"/>
        </w:rPr>
        <w:t xml:space="preserve"> activities</w:t>
      </w:r>
    </w:p>
    <w:p w14:paraId="4CF59A30" w14:textId="77777777" w:rsidR="005A1D16"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Real estate and renting and leasing</w:t>
      </w:r>
    </w:p>
    <w:p w14:paraId="0528FA95" w14:textId="77777777" w:rsidR="005A1D16" w:rsidRPr="001D19F6" w:rsidRDefault="00624BD4" w:rsidP="00F14BA4">
      <w:pPr>
        <w:pStyle w:val="a6"/>
        <w:numPr>
          <w:ilvl w:val="0"/>
          <w:numId w:val="670"/>
        </w:numPr>
        <w:wordWrap/>
        <w:spacing w:line="360" w:lineRule="auto"/>
        <w:ind w:leftChars="0"/>
        <w:rPr>
          <w:rFonts w:ascii="Arial" w:eastAsia="굴림" w:hAnsi="Arial" w:cs="Arial"/>
          <w:sz w:val="22"/>
        </w:rPr>
      </w:pPr>
      <w:r w:rsidRPr="001D19F6">
        <w:rPr>
          <w:rFonts w:ascii="Arial" w:eastAsia="굴림" w:hAnsi="Arial" w:cs="Arial"/>
          <w:sz w:val="22"/>
        </w:rPr>
        <w:t>Other activities</w:t>
      </w:r>
    </w:p>
    <w:p w14:paraId="1021E320" w14:textId="77777777" w:rsidR="00624BD4" w:rsidRPr="001D19F6" w:rsidRDefault="00624BD4" w:rsidP="00624BD4">
      <w:pPr>
        <w:wordWrap/>
        <w:spacing w:line="360" w:lineRule="auto"/>
        <w:rPr>
          <w:rFonts w:ascii="Arial" w:eastAsia="굴림" w:hAnsi="Arial" w:cs="Arial"/>
          <w:sz w:val="22"/>
        </w:rPr>
      </w:pPr>
    </w:p>
    <w:p w14:paraId="7F12F08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D426. </w:t>
      </w:r>
      <w:r w:rsidR="005A1D16" w:rsidRPr="001D19F6">
        <w:rPr>
          <w:rFonts w:ascii="Arial" w:eastAsia="굴림" w:hAnsi="Arial" w:cs="Arial"/>
          <w:sz w:val="22"/>
        </w:rPr>
        <w:t xml:space="preserve">To be specific, </w:t>
      </w:r>
      <w:r w:rsidRPr="001D19F6">
        <w:rPr>
          <w:rFonts w:ascii="Arial" w:eastAsia="굴림" w:hAnsi="Arial" w:cs="Arial"/>
          <w:sz w:val="22"/>
        </w:rPr>
        <w:t>what kind of work do you want to do in the workplace?</w:t>
      </w:r>
    </w:p>
    <w:p w14:paraId="14A35EB1"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Managers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5A745D61"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(Associate) Professionals </w:t>
      </w:r>
      <w:r w:rsidRPr="001D19F6">
        <w:rPr>
          <w:rFonts w:ascii="Arial" w:eastAsia="굴림" w:hAnsi="Arial" w:cs="Arial"/>
          <w:sz w:val="22"/>
        </w:rPr>
        <w:tab/>
      </w:r>
    </w:p>
    <w:p w14:paraId="3D2F2B1B" w14:textId="77777777" w:rsidR="001E00B5" w:rsidRPr="001D19F6" w:rsidRDefault="001E00B5"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kern w:val="0"/>
          <w:sz w:val="22"/>
        </w:rPr>
        <w:t>Clerical support workers</w:t>
      </w:r>
    </w:p>
    <w:p w14:paraId="55956E9E"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Service workers </w:t>
      </w:r>
      <w:r w:rsidRPr="001D19F6">
        <w:rPr>
          <w:rFonts w:ascii="Arial" w:eastAsia="굴림" w:hAnsi="Arial" w:cs="Arial"/>
          <w:sz w:val="22"/>
        </w:rPr>
        <w:tab/>
      </w:r>
      <w:r w:rsidRPr="001D19F6">
        <w:rPr>
          <w:rFonts w:ascii="Arial" w:eastAsia="굴림" w:hAnsi="Arial" w:cs="Arial"/>
          <w:sz w:val="22"/>
        </w:rPr>
        <w:tab/>
      </w:r>
    </w:p>
    <w:p w14:paraId="60C18BFF"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Sales workers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C24A55A"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Skilled agricultural, forestry, and fishery workers </w:t>
      </w:r>
    </w:p>
    <w:p w14:paraId="24E8673B" w14:textId="77777777" w:rsidR="005A1D16" w:rsidRPr="001D19F6" w:rsidRDefault="005A1D16"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sz w:val="22"/>
        </w:rPr>
        <w:t xml:space="preserve">Craft and related trades workers </w:t>
      </w:r>
    </w:p>
    <w:p w14:paraId="02CD0DE4" w14:textId="77777777" w:rsidR="001E00B5" w:rsidRPr="001D19F6" w:rsidRDefault="001E00B5"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kern w:val="0"/>
          <w:sz w:val="22"/>
        </w:rPr>
        <w:t xml:space="preserve">Plant and machine operators, and assemblers </w:t>
      </w:r>
    </w:p>
    <w:p w14:paraId="0F9A93EF" w14:textId="77777777" w:rsidR="005A1D16" w:rsidRPr="001D19F6" w:rsidRDefault="001E00B5" w:rsidP="00F14BA4">
      <w:pPr>
        <w:pStyle w:val="a6"/>
        <w:numPr>
          <w:ilvl w:val="0"/>
          <w:numId w:val="671"/>
        </w:numPr>
        <w:wordWrap/>
        <w:spacing w:line="360" w:lineRule="auto"/>
        <w:ind w:leftChars="0"/>
        <w:rPr>
          <w:rFonts w:ascii="Arial" w:eastAsia="굴림" w:hAnsi="Arial" w:cs="Arial"/>
          <w:sz w:val="22"/>
        </w:rPr>
      </w:pPr>
      <w:r w:rsidRPr="001D19F6">
        <w:rPr>
          <w:rFonts w:ascii="Arial" w:eastAsia="굴림" w:hAnsi="Arial" w:cs="Arial"/>
          <w:kern w:val="0"/>
          <w:sz w:val="22"/>
        </w:rPr>
        <w:t>Elementary occupations</w:t>
      </w:r>
      <w:r w:rsidR="005A1D16" w:rsidRPr="001D19F6">
        <w:rPr>
          <w:rFonts w:ascii="Arial" w:eastAsia="굴림" w:hAnsi="Arial" w:cs="Arial"/>
          <w:sz w:val="22"/>
        </w:rPr>
        <w:tab/>
      </w:r>
      <w:r w:rsidR="005A1D16" w:rsidRPr="001D19F6">
        <w:rPr>
          <w:rFonts w:ascii="Arial" w:eastAsia="굴림" w:hAnsi="Arial" w:cs="Arial"/>
          <w:sz w:val="22"/>
        </w:rPr>
        <w:tab/>
      </w:r>
    </w:p>
    <w:p w14:paraId="382A02D5" w14:textId="77777777" w:rsidR="00624BD4" w:rsidRPr="001D19F6" w:rsidRDefault="00624BD4" w:rsidP="00624BD4">
      <w:pPr>
        <w:wordWrap/>
        <w:spacing w:line="360" w:lineRule="auto"/>
        <w:rPr>
          <w:rFonts w:ascii="Arial" w:eastAsia="굴림" w:hAnsi="Arial" w:cs="Arial"/>
          <w:sz w:val="22"/>
        </w:rPr>
      </w:pPr>
    </w:p>
    <w:p w14:paraId="3EBB690A" w14:textId="77777777" w:rsidR="00624BD4" w:rsidRPr="001D19F6" w:rsidRDefault="005A1D16" w:rsidP="00CE65C8">
      <w:pPr>
        <w:wordWrap/>
        <w:spacing w:line="360" w:lineRule="auto"/>
        <w:rPr>
          <w:rFonts w:ascii="Arial" w:eastAsia="굴림" w:hAnsi="Arial" w:cs="Arial"/>
          <w:sz w:val="22"/>
        </w:rPr>
      </w:pPr>
      <w:r w:rsidRPr="001D19F6">
        <w:rPr>
          <w:rFonts w:ascii="Arial" w:eastAsia="굴림" w:hAnsi="Arial" w:cs="Arial"/>
          <w:sz w:val="22"/>
        </w:rPr>
        <w:t xml:space="preserve">D427. </w:t>
      </w:r>
      <w:r w:rsidR="00CE65C8" w:rsidRPr="001D19F6">
        <w:rPr>
          <w:rFonts w:ascii="Arial" w:eastAsia="굴림" w:hAnsi="Arial" w:cs="Arial"/>
          <w:sz w:val="22"/>
        </w:rPr>
        <w:t xml:space="preserve">If someone offered you a regular job now, how high would the </w:t>
      </w:r>
      <w:r w:rsidR="00FB3D5A" w:rsidRPr="001D19F6">
        <w:rPr>
          <w:rFonts w:ascii="Arial" w:eastAsia="굴림" w:hAnsi="Arial" w:cs="Arial"/>
          <w:sz w:val="22"/>
        </w:rPr>
        <w:t>wages</w:t>
      </w:r>
      <w:r w:rsidR="002047C1" w:rsidRPr="001D19F6">
        <w:rPr>
          <w:rFonts w:ascii="Arial" w:eastAsia="굴림" w:hAnsi="Arial" w:cs="Arial"/>
          <w:sz w:val="22"/>
        </w:rPr>
        <w:t xml:space="preserve"> or salaries</w:t>
      </w:r>
      <w:r w:rsidR="00CE65C8" w:rsidRPr="001D19F6">
        <w:rPr>
          <w:rFonts w:ascii="Arial" w:eastAsia="굴림" w:hAnsi="Arial" w:cs="Arial"/>
          <w:sz w:val="22"/>
        </w:rPr>
        <w:t xml:space="preserve"> have to be for you to take it? </w:t>
      </w:r>
      <w:r w:rsidRPr="001D19F6">
        <w:rPr>
          <w:rFonts w:ascii="Arial" w:eastAsia="굴림" w:hAnsi="Arial" w:cs="Arial"/>
          <w:sz w:val="22"/>
        </w:rPr>
        <w:t xml:space="preserve">Please state the monthly income. </w:t>
      </w:r>
      <w:r w:rsidR="00624BD4" w:rsidRPr="001D19F6">
        <w:rPr>
          <w:rFonts w:ascii="Arial" w:eastAsia="굴림" w:hAnsi="Arial" w:cs="Arial"/>
          <w:sz w:val="22"/>
        </w:rPr>
        <w:t>(</w:t>
      </w:r>
      <w:r w:rsidR="0022194A" w:rsidRPr="001D19F6">
        <w:rPr>
          <w:rFonts w:ascii="Arial" w:eastAsia="굴림" w:hAnsi="Arial" w:cs="Arial"/>
          <w:sz w:val="22"/>
        </w:rPr>
        <w:t>u</w:t>
      </w:r>
      <w:r w:rsidR="00624BD4" w:rsidRPr="001D19F6">
        <w:rPr>
          <w:rFonts w:ascii="Arial" w:eastAsia="굴림" w:hAnsi="Arial" w:cs="Arial"/>
          <w:sz w:val="22"/>
        </w:rPr>
        <w:t>nit: 10,000</w:t>
      </w:r>
      <w:r w:rsidRPr="001D19F6">
        <w:rPr>
          <w:rFonts w:ascii="Arial" w:eastAsia="굴림" w:hAnsi="Arial" w:cs="Arial"/>
          <w:sz w:val="22"/>
        </w:rPr>
        <w:t xml:space="preserve"> </w:t>
      </w:r>
      <w:r w:rsidR="00624BD4" w:rsidRPr="001D19F6">
        <w:rPr>
          <w:rFonts w:ascii="Arial" w:eastAsia="굴림" w:hAnsi="Arial" w:cs="Arial"/>
          <w:sz w:val="22"/>
        </w:rPr>
        <w:t>Korean Won / month)</w:t>
      </w:r>
    </w:p>
    <w:p w14:paraId="36B97F4C" w14:textId="77777777" w:rsidR="00455FF2" w:rsidRPr="001D19F6" w:rsidRDefault="0088324E" w:rsidP="005A1D16">
      <w:pPr>
        <w:wordWrap/>
        <w:adjustRightInd w:val="0"/>
        <w:spacing w:line="360" w:lineRule="auto"/>
        <w:rPr>
          <w:rFonts w:ascii="Arial" w:eastAsia="굴림" w:hAnsi="Arial" w:cs="Arial"/>
          <w:sz w:val="22"/>
        </w:rPr>
      </w:pPr>
      <w:r w:rsidRPr="001D19F6">
        <w:rPr>
          <w:rFonts w:ascii="Arial" w:eastAsia="굴림" w:hAnsi="Arial" w:cs="Arial"/>
          <w:sz w:val="22"/>
        </w:rPr>
        <w:t xml:space="preserve">[IWER - </w:t>
      </w:r>
      <w:r w:rsidR="00624BD4" w:rsidRPr="001D19F6">
        <w:rPr>
          <w:rFonts w:ascii="Arial" w:eastAsia="굴림" w:hAnsi="Arial" w:cs="Arial"/>
          <w:sz w:val="22"/>
        </w:rPr>
        <w:t xml:space="preserve">Mark 0 if R says </w:t>
      </w:r>
      <w:r w:rsidR="0067512B" w:rsidRPr="001D19F6">
        <w:rPr>
          <w:rFonts w:ascii="Arial" w:eastAsia="굴림" w:hAnsi="Arial" w:cs="Arial"/>
          <w:sz w:val="22"/>
        </w:rPr>
        <w:t xml:space="preserve">salary </w:t>
      </w:r>
      <w:r w:rsidR="00004312" w:rsidRPr="001D19F6">
        <w:rPr>
          <w:rFonts w:ascii="Arial" w:eastAsia="굴림" w:hAnsi="Arial" w:cs="Arial"/>
          <w:sz w:val="22"/>
        </w:rPr>
        <w:t>does</w:t>
      </w:r>
      <w:r w:rsidR="00624BD4" w:rsidRPr="001D19F6">
        <w:rPr>
          <w:rFonts w:ascii="Arial" w:eastAsia="굴림" w:hAnsi="Arial" w:cs="Arial"/>
          <w:sz w:val="22"/>
        </w:rPr>
        <w:t>n’t matter.</w:t>
      </w:r>
    </w:p>
    <w:p w14:paraId="05555836" w14:textId="77777777" w:rsidR="0088324E" w:rsidRPr="001D19F6" w:rsidRDefault="0088324E" w:rsidP="0088324E">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625BBAD" w14:textId="77777777" w:rsidR="0088324E" w:rsidRPr="001D19F6" w:rsidRDefault="0088324E" w:rsidP="0088324E">
      <w:pPr>
        <w:wordWrap/>
        <w:adjustRightInd w:val="0"/>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609DAE31" w14:textId="77777777" w:rsidR="00624BD4" w:rsidRPr="001D19F6" w:rsidRDefault="00624BD4" w:rsidP="00624BD4">
      <w:pPr>
        <w:wordWrap/>
        <w:spacing w:line="360" w:lineRule="auto"/>
        <w:rPr>
          <w:rFonts w:ascii="Arial" w:eastAsia="굴림" w:hAnsi="Arial" w:cs="Arial"/>
          <w:sz w:val="22"/>
        </w:rPr>
      </w:pPr>
    </w:p>
    <w:p w14:paraId="1C307F8B" w14:textId="77777777" w:rsidR="00624BD4" w:rsidRPr="001D19F6" w:rsidRDefault="008E72C4" w:rsidP="005A1D16">
      <w:pPr>
        <w:wordWrap/>
        <w:spacing w:line="360" w:lineRule="auto"/>
        <w:ind w:left="110" w:hangingChars="50" w:hanging="110"/>
        <w:rPr>
          <w:rFonts w:ascii="Arial" w:eastAsia="굴림" w:hAnsi="Arial" w:cs="Arial"/>
          <w:sz w:val="22"/>
        </w:rPr>
      </w:pPr>
      <w:r w:rsidRPr="001D19F6">
        <w:rPr>
          <w:rFonts w:ascii="Arial" w:eastAsia="굴림" w:hAnsi="Arial" w:cs="Arial"/>
          <w:sz w:val="22"/>
        </w:rPr>
        <w:lastRenderedPageBreak/>
        <w:t>D428.</w:t>
      </w:r>
      <w:r w:rsidR="00137348" w:rsidRPr="001D19F6">
        <w:rPr>
          <w:rFonts w:ascii="Arial" w:eastAsia="굴림" w:hAnsi="Arial" w:cs="Arial"/>
          <w:sz w:val="22"/>
        </w:rPr>
        <w:t xml:space="preserve"> </w:t>
      </w:r>
      <w:r w:rsidR="0067512B" w:rsidRPr="001D19F6">
        <w:rPr>
          <w:rFonts w:ascii="Arial" w:eastAsia="굴림" w:hAnsi="Arial" w:cs="Arial"/>
          <w:sz w:val="22"/>
        </w:rPr>
        <w:t>The following is</w:t>
      </w:r>
      <w:r w:rsidR="00624BD4" w:rsidRPr="001D19F6">
        <w:rPr>
          <w:rFonts w:ascii="Arial" w:eastAsia="굴림" w:hAnsi="Arial" w:cs="Arial"/>
          <w:sz w:val="22"/>
        </w:rPr>
        <w:t xml:space="preserve"> common difficulties in finding jobs. </w:t>
      </w:r>
      <w:r w:rsidR="00137348" w:rsidRPr="001D19F6">
        <w:rPr>
          <w:rFonts w:ascii="Arial" w:eastAsia="굴림" w:hAnsi="Arial" w:cs="Arial"/>
          <w:sz w:val="22"/>
        </w:rPr>
        <w:t xml:space="preserve">How much do you agree with each of difficulties? </w:t>
      </w:r>
    </w:p>
    <w:p w14:paraId="0B99C700" w14:textId="77777777" w:rsidR="000D63D8" w:rsidRPr="001D19F6" w:rsidRDefault="000D63D8" w:rsidP="005A1D16">
      <w:pPr>
        <w:wordWrap/>
        <w:spacing w:line="360" w:lineRule="auto"/>
        <w:ind w:left="110" w:hangingChars="50" w:hanging="110"/>
        <w:rPr>
          <w:rFonts w:ascii="Arial" w:eastAsia="굴림" w:hAnsi="Arial" w:cs="Arial"/>
          <w:sz w:val="22"/>
        </w:rPr>
      </w:pPr>
    </w:p>
    <w:p w14:paraId="2573F3C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There is a shortage of jobs.</w:t>
      </w:r>
    </w:p>
    <w:p w14:paraId="6C5B527C" w14:textId="77777777" w:rsidR="00624BD4" w:rsidRPr="001D19F6" w:rsidRDefault="00624BD4" w:rsidP="00F14BA4">
      <w:pPr>
        <w:pStyle w:val="a6"/>
        <w:numPr>
          <w:ilvl w:val="0"/>
          <w:numId w:val="672"/>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0678464D" w14:textId="77777777" w:rsidR="00624BD4" w:rsidRPr="001D19F6" w:rsidRDefault="00624BD4" w:rsidP="00F14BA4">
      <w:pPr>
        <w:pStyle w:val="a6"/>
        <w:numPr>
          <w:ilvl w:val="0"/>
          <w:numId w:val="672"/>
        </w:numPr>
        <w:wordWrap/>
        <w:spacing w:line="360" w:lineRule="auto"/>
        <w:ind w:leftChars="0"/>
        <w:rPr>
          <w:rFonts w:ascii="Arial" w:eastAsia="굴림" w:hAnsi="Arial" w:cs="Arial"/>
          <w:sz w:val="22"/>
        </w:rPr>
      </w:pPr>
      <w:r w:rsidRPr="001D19F6">
        <w:rPr>
          <w:rFonts w:ascii="Arial" w:eastAsia="굴림" w:hAnsi="Arial" w:cs="Arial"/>
          <w:sz w:val="22"/>
        </w:rPr>
        <w:t>Agree</w:t>
      </w:r>
    </w:p>
    <w:p w14:paraId="4F2DB723" w14:textId="77777777" w:rsidR="00624BD4" w:rsidRPr="001D19F6" w:rsidRDefault="00624BD4" w:rsidP="00F14BA4">
      <w:pPr>
        <w:pStyle w:val="a6"/>
        <w:numPr>
          <w:ilvl w:val="0"/>
          <w:numId w:val="672"/>
        </w:numPr>
        <w:wordWrap/>
        <w:spacing w:line="360" w:lineRule="auto"/>
        <w:ind w:leftChars="0"/>
        <w:rPr>
          <w:rFonts w:ascii="Arial" w:eastAsia="굴림" w:hAnsi="Arial" w:cs="Arial"/>
          <w:sz w:val="22"/>
        </w:rPr>
      </w:pPr>
      <w:r w:rsidRPr="001D19F6">
        <w:rPr>
          <w:rFonts w:ascii="Arial" w:eastAsia="굴림" w:hAnsi="Arial" w:cs="Arial"/>
          <w:sz w:val="22"/>
        </w:rPr>
        <w:t>Fair</w:t>
      </w:r>
    </w:p>
    <w:p w14:paraId="27D79847" w14:textId="77777777" w:rsidR="00624BD4" w:rsidRPr="001D19F6" w:rsidRDefault="00624BD4" w:rsidP="00F14BA4">
      <w:pPr>
        <w:pStyle w:val="a6"/>
        <w:numPr>
          <w:ilvl w:val="0"/>
          <w:numId w:val="672"/>
        </w:numPr>
        <w:wordWrap/>
        <w:spacing w:line="360" w:lineRule="auto"/>
        <w:ind w:leftChars="0"/>
        <w:rPr>
          <w:rFonts w:ascii="Arial" w:eastAsia="굴림" w:hAnsi="Arial" w:cs="Arial"/>
          <w:sz w:val="22"/>
        </w:rPr>
      </w:pPr>
      <w:r w:rsidRPr="001D19F6">
        <w:rPr>
          <w:rFonts w:ascii="Arial" w:eastAsia="굴림" w:hAnsi="Arial" w:cs="Arial"/>
          <w:sz w:val="22"/>
        </w:rPr>
        <w:t>Disagree</w:t>
      </w:r>
    </w:p>
    <w:p w14:paraId="14F9981D" w14:textId="77777777" w:rsidR="00624BD4" w:rsidRPr="001D19F6" w:rsidRDefault="00624BD4" w:rsidP="00F14BA4">
      <w:pPr>
        <w:pStyle w:val="a6"/>
        <w:numPr>
          <w:ilvl w:val="0"/>
          <w:numId w:val="672"/>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464D4C7A" w14:textId="77777777" w:rsidR="00624BD4" w:rsidRPr="001D19F6" w:rsidRDefault="00624BD4" w:rsidP="00624BD4">
      <w:pPr>
        <w:wordWrap/>
        <w:spacing w:line="360" w:lineRule="auto"/>
        <w:rPr>
          <w:rFonts w:ascii="Arial" w:eastAsia="굴림" w:hAnsi="Arial" w:cs="Arial"/>
          <w:sz w:val="22"/>
        </w:rPr>
      </w:pPr>
    </w:p>
    <w:p w14:paraId="1E7BCA2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D429. There is not enough recruitment information around.</w:t>
      </w:r>
    </w:p>
    <w:p w14:paraId="0E06E7E1" w14:textId="77777777" w:rsidR="00137348" w:rsidRPr="001D19F6" w:rsidRDefault="00137348" w:rsidP="00F14BA4">
      <w:pPr>
        <w:pStyle w:val="a6"/>
        <w:numPr>
          <w:ilvl w:val="0"/>
          <w:numId w:val="673"/>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39FA4E92" w14:textId="77777777" w:rsidR="00137348" w:rsidRPr="001D19F6" w:rsidRDefault="00137348" w:rsidP="00F14BA4">
      <w:pPr>
        <w:pStyle w:val="a6"/>
        <w:numPr>
          <w:ilvl w:val="0"/>
          <w:numId w:val="673"/>
        </w:numPr>
        <w:wordWrap/>
        <w:spacing w:line="360" w:lineRule="auto"/>
        <w:ind w:leftChars="0"/>
        <w:rPr>
          <w:rFonts w:ascii="Arial" w:eastAsia="굴림" w:hAnsi="Arial" w:cs="Arial"/>
          <w:sz w:val="22"/>
        </w:rPr>
      </w:pPr>
      <w:r w:rsidRPr="001D19F6">
        <w:rPr>
          <w:rFonts w:ascii="Arial" w:eastAsia="굴림" w:hAnsi="Arial" w:cs="Arial"/>
          <w:sz w:val="22"/>
        </w:rPr>
        <w:t>Agree</w:t>
      </w:r>
    </w:p>
    <w:p w14:paraId="52A51AD8" w14:textId="77777777" w:rsidR="00137348" w:rsidRPr="001D19F6" w:rsidRDefault="00137348" w:rsidP="00F14BA4">
      <w:pPr>
        <w:pStyle w:val="a6"/>
        <w:numPr>
          <w:ilvl w:val="0"/>
          <w:numId w:val="673"/>
        </w:numPr>
        <w:wordWrap/>
        <w:spacing w:line="360" w:lineRule="auto"/>
        <w:ind w:leftChars="0"/>
        <w:rPr>
          <w:rFonts w:ascii="Arial" w:eastAsia="굴림" w:hAnsi="Arial" w:cs="Arial"/>
          <w:sz w:val="22"/>
        </w:rPr>
      </w:pPr>
      <w:r w:rsidRPr="001D19F6">
        <w:rPr>
          <w:rFonts w:ascii="Arial" w:eastAsia="굴림" w:hAnsi="Arial" w:cs="Arial"/>
          <w:sz w:val="22"/>
        </w:rPr>
        <w:t>Fair</w:t>
      </w:r>
    </w:p>
    <w:p w14:paraId="2303A836" w14:textId="77777777" w:rsidR="00137348" w:rsidRPr="001D19F6" w:rsidRDefault="00137348" w:rsidP="00F14BA4">
      <w:pPr>
        <w:pStyle w:val="a6"/>
        <w:numPr>
          <w:ilvl w:val="0"/>
          <w:numId w:val="673"/>
        </w:numPr>
        <w:wordWrap/>
        <w:spacing w:line="360" w:lineRule="auto"/>
        <w:ind w:leftChars="0"/>
        <w:rPr>
          <w:rFonts w:ascii="Arial" w:eastAsia="굴림" w:hAnsi="Arial" w:cs="Arial"/>
          <w:sz w:val="22"/>
        </w:rPr>
      </w:pPr>
      <w:r w:rsidRPr="001D19F6">
        <w:rPr>
          <w:rFonts w:ascii="Arial" w:eastAsia="굴림" w:hAnsi="Arial" w:cs="Arial"/>
          <w:sz w:val="22"/>
        </w:rPr>
        <w:t>Disagree</w:t>
      </w:r>
    </w:p>
    <w:p w14:paraId="5E58EDFE" w14:textId="77777777" w:rsidR="00137348" w:rsidRPr="001D19F6" w:rsidRDefault="00137348" w:rsidP="00F14BA4">
      <w:pPr>
        <w:pStyle w:val="a6"/>
        <w:numPr>
          <w:ilvl w:val="0"/>
          <w:numId w:val="673"/>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14AF02F7" w14:textId="77777777" w:rsidR="00624BD4" w:rsidRPr="001D19F6" w:rsidRDefault="00624BD4" w:rsidP="00624BD4">
      <w:pPr>
        <w:wordWrap/>
        <w:spacing w:line="360" w:lineRule="auto"/>
        <w:rPr>
          <w:rFonts w:ascii="Arial" w:eastAsia="굴림" w:hAnsi="Arial" w:cs="Arial"/>
          <w:sz w:val="22"/>
        </w:rPr>
      </w:pPr>
    </w:p>
    <w:p w14:paraId="1911817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D430. I don’t have needed education, skills or expertise.</w:t>
      </w:r>
    </w:p>
    <w:p w14:paraId="4FA093DD" w14:textId="77777777" w:rsidR="00137348" w:rsidRPr="001D19F6" w:rsidRDefault="00137348" w:rsidP="00F14BA4">
      <w:pPr>
        <w:pStyle w:val="a6"/>
        <w:numPr>
          <w:ilvl w:val="0"/>
          <w:numId w:val="674"/>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5E5552C2" w14:textId="77777777" w:rsidR="00137348" w:rsidRPr="001D19F6" w:rsidRDefault="00137348" w:rsidP="00F14BA4">
      <w:pPr>
        <w:pStyle w:val="a6"/>
        <w:numPr>
          <w:ilvl w:val="0"/>
          <w:numId w:val="674"/>
        </w:numPr>
        <w:wordWrap/>
        <w:spacing w:line="360" w:lineRule="auto"/>
        <w:ind w:leftChars="0"/>
        <w:rPr>
          <w:rFonts w:ascii="Arial" w:eastAsia="굴림" w:hAnsi="Arial" w:cs="Arial"/>
          <w:sz w:val="22"/>
        </w:rPr>
      </w:pPr>
      <w:r w:rsidRPr="001D19F6">
        <w:rPr>
          <w:rFonts w:ascii="Arial" w:eastAsia="굴림" w:hAnsi="Arial" w:cs="Arial"/>
          <w:sz w:val="22"/>
        </w:rPr>
        <w:t>Agree</w:t>
      </w:r>
    </w:p>
    <w:p w14:paraId="0A54D5A4" w14:textId="77777777" w:rsidR="00137348" w:rsidRPr="001D19F6" w:rsidRDefault="00137348" w:rsidP="00F14BA4">
      <w:pPr>
        <w:pStyle w:val="a6"/>
        <w:numPr>
          <w:ilvl w:val="0"/>
          <w:numId w:val="674"/>
        </w:numPr>
        <w:wordWrap/>
        <w:spacing w:line="360" w:lineRule="auto"/>
        <w:ind w:leftChars="0"/>
        <w:rPr>
          <w:rFonts w:ascii="Arial" w:eastAsia="굴림" w:hAnsi="Arial" w:cs="Arial"/>
          <w:sz w:val="22"/>
        </w:rPr>
      </w:pPr>
      <w:r w:rsidRPr="001D19F6">
        <w:rPr>
          <w:rFonts w:ascii="Arial" w:eastAsia="굴림" w:hAnsi="Arial" w:cs="Arial"/>
          <w:sz w:val="22"/>
        </w:rPr>
        <w:t>Fair</w:t>
      </w:r>
    </w:p>
    <w:p w14:paraId="73949D09" w14:textId="77777777" w:rsidR="00137348" w:rsidRPr="001D19F6" w:rsidRDefault="00137348" w:rsidP="00F14BA4">
      <w:pPr>
        <w:pStyle w:val="a6"/>
        <w:numPr>
          <w:ilvl w:val="0"/>
          <w:numId w:val="674"/>
        </w:numPr>
        <w:wordWrap/>
        <w:spacing w:line="360" w:lineRule="auto"/>
        <w:ind w:leftChars="0"/>
        <w:rPr>
          <w:rFonts w:ascii="Arial" w:eastAsia="굴림" w:hAnsi="Arial" w:cs="Arial"/>
          <w:sz w:val="22"/>
        </w:rPr>
      </w:pPr>
      <w:r w:rsidRPr="001D19F6">
        <w:rPr>
          <w:rFonts w:ascii="Arial" w:eastAsia="굴림" w:hAnsi="Arial" w:cs="Arial"/>
          <w:sz w:val="22"/>
        </w:rPr>
        <w:t>Disagree</w:t>
      </w:r>
    </w:p>
    <w:p w14:paraId="275965C5" w14:textId="77777777" w:rsidR="00137348" w:rsidRPr="001D19F6" w:rsidRDefault="00137348" w:rsidP="00F14BA4">
      <w:pPr>
        <w:pStyle w:val="a6"/>
        <w:numPr>
          <w:ilvl w:val="0"/>
          <w:numId w:val="674"/>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2BA20804" w14:textId="77777777" w:rsidR="00624BD4" w:rsidRPr="001D19F6" w:rsidRDefault="00624BD4" w:rsidP="00624BD4">
      <w:pPr>
        <w:wordWrap/>
        <w:spacing w:line="360" w:lineRule="auto"/>
        <w:rPr>
          <w:rFonts w:ascii="Arial" w:eastAsia="굴림" w:hAnsi="Arial" w:cs="Arial"/>
          <w:sz w:val="22"/>
        </w:rPr>
      </w:pPr>
    </w:p>
    <w:p w14:paraId="021A45F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D431. I don’t have needed experience.</w:t>
      </w:r>
    </w:p>
    <w:p w14:paraId="44F9E2C7" w14:textId="77777777" w:rsidR="00137348" w:rsidRPr="001D19F6" w:rsidRDefault="00137348" w:rsidP="00F14BA4">
      <w:pPr>
        <w:pStyle w:val="a6"/>
        <w:numPr>
          <w:ilvl w:val="0"/>
          <w:numId w:val="675"/>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417DB6ED" w14:textId="77777777" w:rsidR="00137348" w:rsidRPr="001D19F6" w:rsidRDefault="00137348" w:rsidP="00F14BA4">
      <w:pPr>
        <w:pStyle w:val="a6"/>
        <w:numPr>
          <w:ilvl w:val="0"/>
          <w:numId w:val="675"/>
        </w:numPr>
        <w:wordWrap/>
        <w:spacing w:line="360" w:lineRule="auto"/>
        <w:ind w:leftChars="0"/>
        <w:rPr>
          <w:rFonts w:ascii="Arial" w:eastAsia="굴림" w:hAnsi="Arial" w:cs="Arial"/>
          <w:sz w:val="22"/>
        </w:rPr>
      </w:pPr>
      <w:r w:rsidRPr="001D19F6">
        <w:rPr>
          <w:rFonts w:ascii="Arial" w:eastAsia="굴림" w:hAnsi="Arial" w:cs="Arial"/>
          <w:sz w:val="22"/>
        </w:rPr>
        <w:t>Agree</w:t>
      </w:r>
    </w:p>
    <w:p w14:paraId="0EDF6948" w14:textId="77777777" w:rsidR="00137348" w:rsidRPr="001D19F6" w:rsidRDefault="00137348" w:rsidP="00F14BA4">
      <w:pPr>
        <w:pStyle w:val="a6"/>
        <w:numPr>
          <w:ilvl w:val="0"/>
          <w:numId w:val="675"/>
        </w:numPr>
        <w:wordWrap/>
        <w:spacing w:line="360" w:lineRule="auto"/>
        <w:ind w:leftChars="0"/>
        <w:rPr>
          <w:rFonts w:ascii="Arial" w:eastAsia="굴림" w:hAnsi="Arial" w:cs="Arial"/>
          <w:sz w:val="22"/>
        </w:rPr>
      </w:pPr>
      <w:r w:rsidRPr="001D19F6">
        <w:rPr>
          <w:rFonts w:ascii="Arial" w:eastAsia="굴림" w:hAnsi="Arial" w:cs="Arial"/>
          <w:sz w:val="22"/>
        </w:rPr>
        <w:t>Fair</w:t>
      </w:r>
    </w:p>
    <w:p w14:paraId="2BD6B810" w14:textId="77777777" w:rsidR="00137348" w:rsidRPr="001D19F6" w:rsidRDefault="00137348" w:rsidP="00F14BA4">
      <w:pPr>
        <w:pStyle w:val="a6"/>
        <w:numPr>
          <w:ilvl w:val="0"/>
          <w:numId w:val="675"/>
        </w:numPr>
        <w:wordWrap/>
        <w:spacing w:line="360" w:lineRule="auto"/>
        <w:ind w:leftChars="0"/>
        <w:rPr>
          <w:rFonts w:ascii="Arial" w:eastAsia="굴림" w:hAnsi="Arial" w:cs="Arial"/>
          <w:sz w:val="22"/>
        </w:rPr>
      </w:pPr>
      <w:r w:rsidRPr="001D19F6">
        <w:rPr>
          <w:rFonts w:ascii="Arial" w:eastAsia="굴림" w:hAnsi="Arial" w:cs="Arial"/>
          <w:sz w:val="22"/>
        </w:rPr>
        <w:t>Disagree</w:t>
      </w:r>
    </w:p>
    <w:p w14:paraId="67600D89" w14:textId="77777777" w:rsidR="00137348" w:rsidRPr="001D19F6" w:rsidRDefault="00137348" w:rsidP="00F14BA4">
      <w:pPr>
        <w:pStyle w:val="a6"/>
        <w:numPr>
          <w:ilvl w:val="0"/>
          <w:numId w:val="675"/>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6AF424CC" w14:textId="77777777" w:rsidR="008E72C4" w:rsidRPr="001D19F6" w:rsidRDefault="008E72C4" w:rsidP="00624BD4">
      <w:pPr>
        <w:wordWrap/>
        <w:spacing w:line="360" w:lineRule="auto"/>
        <w:rPr>
          <w:rFonts w:ascii="Arial" w:eastAsia="굴림" w:hAnsi="Arial" w:cs="Arial"/>
          <w:sz w:val="22"/>
        </w:rPr>
      </w:pPr>
    </w:p>
    <w:p w14:paraId="333492C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D432. The wage offered is too low.</w:t>
      </w:r>
    </w:p>
    <w:p w14:paraId="02EEDEA4" w14:textId="77777777" w:rsidR="00137348" w:rsidRPr="001D19F6" w:rsidRDefault="00137348" w:rsidP="00F14BA4">
      <w:pPr>
        <w:pStyle w:val="a6"/>
        <w:numPr>
          <w:ilvl w:val="0"/>
          <w:numId w:val="676"/>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20DFFBF8" w14:textId="77777777" w:rsidR="00137348" w:rsidRPr="001D19F6" w:rsidRDefault="00137348" w:rsidP="00F14BA4">
      <w:pPr>
        <w:pStyle w:val="a6"/>
        <w:numPr>
          <w:ilvl w:val="0"/>
          <w:numId w:val="676"/>
        </w:numPr>
        <w:wordWrap/>
        <w:spacing w:line="360" w:lineRule="auto"/>
        <w:ind w:leftChars="0"/>
        <w:rPr>
          <w:rFonts w:ascii="Arial" w:eastAsia="굴림" w:hAnsi="Arial" w:cs="Arial"/>
          <w:sz w:val="22"/>
        </w:rPr>
      </w:pPr>
      <w:r w:rsidRPr="001D19F6">
        <w:rPr>
          <w:rFonts w:ascii="Arial" w:eastAsia="굴림" w:hAnsi="Arial" w:cs="Arial"/>
          <w:sz w:val="22"/>
        </w:rPr>
        <w:t>Agree</w:t>
      </w:r>
    </w:p>
    <w:p w14:paraId="4BD20A06" w14:textId="77777777" w:rsidR="00137348" w:rsidRPr="001D19F6" w:rsidRDefault="00137348" w:rsidP="00F14BA4">
      <w:pPr>
        <w:pStyle w:val="a6"/>
        <w:numPr>
          <w:ilvl w:val="0"/>
          <w:numId w:val="676"/>
        </w:numPr>
        <w:wordWrap/>
        <w:spacing w:line="360" w:lineRule="auto"/>
        <w:ind w:leftChars="0"/>
        <w:rPr>
          <w:rFonts w:ascii="Arial" w:eastAsia="굴림" w:hAnsi="Arial" w:cs="Arial"/>
          <w:sz w:val="22"/>
        </w:rPr>
      </w:pPr>
      <w:r w:rsidRPr="001D19F6">
        <w:rPr>
          <w:rFonts w:ascii="Arial" w:eastAsia="굴림" w:hAnsi="Arial" w:cs="Arial"/>
          <w:sz w:val="22"/>
        </w:rPr>
        <w:t>Fair</w:t>
      </w:r>
    </w:p>
    <w:p w14:paraId="53D76A1C" w14:textId="77777777" w:rsidR="00137348" w:rsidRPr="001D19F6" w:rsidRDefault="00137348" w:rsidP="00F14BA4">
      <w:pPr>
        <w:pStyle w:val="a6"/>
        <w:numPr>
          <w:ilvl w:val="0"/>
          <w:numId w:val="676"/>
        </w:numPr>
        <w:wordWrap/>
        <w:spacing w:line="360" w:lineRule="auto"/>
        <w:ind w:leftChars="0"/>
        <w:rPr>
          <w:rFonts w:ascii="Arial" w:eastAsia="굴림" w:hAnsi="Arial" w:cs="Arial"/>
          <w:sz w:val="22"/>
        </w:rPr>
      </w:pPr>
      <w:r w:rsidRPr="001D19F6">
        <w:rPr>
          <w:rFonts w:ascii="Arial" w:eastAsia="굴림" w:hAnsi="Arial" w:cs="Arial"/>
          <w:sz w:val="22"/>
        </w:rPr>
        <w:t>Disagree</w:t>
      </w:r>
    </w:p>
    <w:p w14:paraId="0A0E9D86" w14:textId="77777777" w:rsidR="00137348" w:rsidRPr="001D19F6" w:rsidRDefault="00137348" w:rsidP="00F14BA4">
      <w:pPr>
        <w:pStyle w:val="a6"/>
        <w:numPr>
          <w:ilvl w:val="0"/>
          <w:numId w:val="676"/>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6DBDDFFD" w14:textId="77777777" w:rsidR="00624BD4" w:rsidRPr="001D19F6" w:rsidRDefault="00624BD4" w:rsidP="00624BD4">
      <w:pPr>
        <w:wordWrap/>
        <w:spacing w:line="360" w:lineRule="auto"/>
        <w:rPr>
          <w:rFonts w:ascii="Arial" w:eastAsia="굴림" w:hAnsi="Arial" w:cs="Arial"/>
          <w:sz w:val="22"/>
        </w:rPr>
      </w:pPr>
    </w:p>
    <w:p w14:paraId="2846E39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D433. The working environment and hours are not suitable.</w:t>
      </w:r>
    </w:p>
    <w:p w14:paraId="429633A2" w14:textId="77777777" w:rsidR="00137348" w:rsidRPr="001D19F6" w:rsidRDefault="00137348" w:rsidP="00F14BA4">
      <w:pPr>
        <w:pStyle w:val="a6"/>
        <w:numPr>
          <w:ilvl w:val="0"/>
          <w:numId w:val="677"/>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17479988" w14:textId="77777777" w:rsidR="00137348" w:rsidRPr="001D19F6" w:rsidRDefault="00137348" w:rsidP="00F14BA4">
      <w:pPr>
        <w:pStyle w:val="a6"/>
        <w:numPr>
          <w:ilvl w:val="0"/>
          <w:numId w:val="677"/>
        </w:numPr>
        <w:wordWrap/>
        <w:spacing w:line="360" w:lineRule="auto"/>
        <w:ind w:leftChars="0"/>
        <w:rPr>
          <w:rFonts w:ascii="Arial" w:eastAsia="굴림" w:hAnsi="Arial" w:cs="Arial"/>
          <w:sz w:val="22"/>
        </w:rPr>
      </w:pPr>
      <w:r w:rsidRPr="001D19F6">
        <w:rPr>
          <w:rFonts w:ascii="Arial" w:eastAsia="굴림" w:hAnsi="Arial" w:cs="Arial"/>
          <w:sz w:val="22"/>
        </w:rPr>
        <w:t>Agree</w:t>
      </w:r>
    </w:p>
    <w:p w14:paraId="30D9BB6B" w14:textId="77777777" w:rsidR="00137348" w:rsidRPr="001D19F6" w:rsidRDefault="00137348" w:rsidP="00F14BA4">
      <w:pPr>
        <w:pStyle w:val="a6"/>
        <w:numPr>
          <w:ilvl w:val="0"/>
          <w:numId w:val="677"/>
        </w:numPr>
        <w:wordWrap/>
        <w:spacing w:line="360" w:lineRule="auto"/>
        <w:ind w:leftChars="0"/>
        <w:rPr>
          <w:rFonts w:ascii="Arial" w:eastAsia="굴림" w:hAnsi="Arial" w:cs="Arial"/>
          <w:sz w:val="22"/>
        </w:rPr>
      </w:pPr>
      <w:r w:rsidRPr="001D19F6">
        <w:rPr>
          <w:rFonts w:ascii="Arial" w:eastAsia="굴림" w:hAnsi="Arial" w:cs="Arial"/>
          <w:sz w:val="22"/>
        </w:rPr>
        <w:t>Fair</w:t>
      </w:r>
    </w:p>
    <w:p w14:paraId="2BF7B683" w14:textId="77777777" w:rsidR="00137348" w:rsidRPr="001D19F6" w:rsidRDefault="00137348" w:rsidP="00F14BA4">
      <w:pPr>
        <w:pStyle w:val="a6"/>
        <w:numPr>
          <w:ilvl w:val="0"/>
          <w:numId w:val="677"/>
        </w:numPr>
        <w:wordWrap/>
        <w:spacing w:line="360" w:lineRule="auto"/>
        <w:ind w:leftChars="0"/>
        <w:rPr>
          <w:rFonts w:ascii="Arial" w:eastAsia="굴림" w:hAnsi="Arial" w:cs="Arial"/>
          <w:sz w:val="22"/>
        </w:rPr>
      </w:pPr>
      <w:r w:rsidRPr="001D19F6">
        <w:rPr>
          <w:rFonts w:ascii="Arial" w:eastAsia="굴림" w:hAnsi="Arial" w:cs="Arial"/>
          <w:sz w:val="22"/>
        </w:rPr>
        <w:t>Disagree</w:t>
      </w:r>
    </w:p>
    <w:p w14:paraId="592193BC" w14:textId="77777777" w:rsidR="00137348" w:rsidRPr="001D19F6" w:rsidRDefault="00137348" w:rsidP="00F14BA4">
      <w:pPr>
        <w:pStyle w:val="a6"/>
        <w:numPr>
          <w:ilvl w:val="0"/>
          <w:numId w:val="677"/>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782D6C75" w14:textId="77777777" w:rsidR="00624BD4" w:rsidRPr="001D19F6" w:rsidRDefault="00624BD4" w:rsidP="00624BD4">
      <w:pPr>
        <w:wordWrap/>
        <w:spacing w:line="360" w:lineRule="auto"/>
        <w:rPr>
          <w:rFonts w:ascii="Arial" w:eastAsia="굴림" w:hAnsi="Arial" w:cs="Arial"/>
          <w:sz w:val="22"/>
        </w:rPr>
      </w:pPr>
    </w:p>
    <w:p w14:paraId="01A6CA8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D434. Old age makes employment difficult.</w:t>
      </w:r>
    </w:p>
    <w:p w14:paraId="76B55B69" w14:textId="77777777" w:rsidR="00137348" w:rsidRPr="001D19F6" w:rsidRDefault="00137348" w:rsidP="00F14BA4">
      <w:pPr>
        <w:pStyle w:val="a6"/>
        <w:numPr>
          <w:ilvl w:val="0"/>
          <w:numId w:val="678"/>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2680C355" w14:textId="77777777" w:rsidR="00137348" w:rsidRPr="001D19F6" w:rsidRDefault="00137348" w:rsidP="00F14BA4">
      <w:pPr>
        <w:pStyle w:val="a6"/>
        <w:numPr>
          <w:ilvl w:val="0"/>
          <w:numId w:val="678"/>
        </w:numPr>
        <w:wordWrap/>
        <w:spacing w:line="360" w:lineRule="auto"/>
        <w:ind w:leftChars="0"/>
        <w:rPr>
          <w:rFonts w:ascii="Arial" w:eastAsia="굴림" w:hAnsi="Arial" w:cs="Arial"/>
          <w:sz w:val="22"/>
        </w:rPr>
      </w:pPr>
      <w:r w:rsidRPr="001D19F6">
        <w:rPr>
          <w:rFonts w:ascii="Arial" w:eastAsia="굴림" w:hAnsi="Arial" w:cs="Arial"/>
          <w:sz w:val="22"/>
        </w:rPr>
        <w:t>Agree</w:t>
      </w:r>
    </w:p>
    <w:p w14:paraId="34D26062" w14:textId="77777777" w:rsidR="00137348" w:rsidRPr="001D19F6" w:rsidRDefault="00137348" w:rsidP="00F14BA4">
      <w:pPr>
        <w:pStyle w:val="a6"/>
        <w:numPr>
          <w:ilvl w:val="0"/>
          <w:numId w:val="678"/>
        </w:numPr>
        <w:wordWrap/>
        <w:spacing w:line="360" w:lineRule="auto"/>
        <w:ind w:leftChars="0"/>
        <w:rPr>
          <w:rFonts w:ascii="Arial" w:eastAsia="굴림" w:hAnsi="Arial" w:cs="Arial"/>
          <w:sz w:val="22"/>
        </w:rPr>
      </w:pPr>
      <w:r w:rsidRPr="001D19F6">
        <w:rPr>
          <w:rFonts w:ascii="Arial" w:eastAsia="굴림" w:hAnsi="Arial" w:cs="Arial"/>
          <w:sz w:val="22"/>
        </w:rPr>
        <w:t>Fair</w:t>
      </w:r>
    </w:p>
    <w:p w14:paraId="05C8548A" w14:textId="77777777" w:rsidR="00137348" w:rsidRPr="001D19F6" w:rsidRDefault="00137348" w:rsidP="00F14BA4">
      <w:pPr>
        <w:pStyle w:val="a6"/>
        <w:numPr>
          <w:ilvl w:val="0"/>
          <w:numId w:val="678"/>
        </w:numPr>
        <w:wordWrap/>
        <w:spacing w:line="360" w:lineRule="auto"/>
        <w:ind w:leftChars="0"/>
        <w:rPr>
          <w:rFonts w:ascii="Arial" w:eastAsia="굴림" w:hAnsi="Arial" w:cs="Arial"/>
          <w:sz w:val="22"/>
        </w:rPr>
      </w:pPr>
      <w:r w:rsidRPr="001D19F6">
        <w:rPr>
          <w:rFonts w:ascii="Arial" w:eastAsia="굴림" w:hAnsi="Arial" w:cs="Arial"/>
          <w:sz w:val="22"/>
        </w:rPr>
        <w:t>Disagree</w:t>
      </w:r>
    </w:p>
    <w:p w14:paraId="715FE9CD" w14:textId="77777777" w:rsidR="00137348" w:rsidRPr="001D19F6" w:rsidRDefault="00137348" w:rsidP="00F14BA4">
      <w:pPr>
        <w:pStyle w:val="a6"/>
        <w:numPr>
          <w:ilvl w:val="0"/>
          <w:numId w:val="678"/>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07995C1B" w14:textId="77777777" w:rsidR="00624BD4" w:rsidRPr="001D19F6" w:rsidRDefault="00624BD4" w:rsidP="00624BD4">
      <w:pPr>
        <w:wordWrap/>
        <w:spacing w:line="360" w:lineRule="auto"/>
        <w:rPr>
          <w:rFonts w:ascii="Arial" w:eastAsia="굴림" w:hAnsi="Arial" w:cs="Arial"/>
          <w:sz w:val="22"/>
        </w:rPr>
      </w:pPr>
    </w:p>
    <w:p w14:paraId="216F2A63"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40B9E2BE" w14:textId="77777777" w:rsidR="001016DC" w:rsidRPr="001D19F6" w:rsidRDefault="00B252B0" w:rsidP="00F14BA4">
      <w:pPr>
        <w:pStyle w:val="a6"/>
        <w:numPr>
          <w:ilvl w:val="0"/>
          <w:numId w:val="679"/>
        </w:numPr>
        <w:wordWrap/>
        <w:spacing w:line="276" w:lineRule="auto"/>
        <w:ind w:leftChars="0"/>
        <w:rPr>
          <w:rFonts w:ascii="Arial" w:eastAsia="굴림" w:hAnsi="Arial" w:cs="Arial"/>
          <w:b/>
          <w:sz w:val="22"/>
        </w:rPr>
      </w:pPr>
      <w:r w:rsidRPr="001D19F6">
        <w:rPr>
          <w:rFonts w:ascii="Arial" w:eastAsia="굴림" w:hAnsi="Arial" w:cs="Arial"/>
          <w:b/>
          <w:sz w:val="22"/>
        </w:rPr>
        <w:t xml:space="preserve">If R is female, then </w:t>
      </w:r>
      <w:r w:rsidR="00174CC4" w:rsidRPr="001D19F6">
        <w:rPr>
          <w:rFonts w:ascii="Arial" w:eastAsia="굴림" w:hAnsi="Arial" w:cs="Arial"/>
          <w:b/>
          <w:sz w:val="22"/>
        </w:rPr>
        <w:t>ask</w:t>
      </w:r>
      <w:r w:rsidRPr="001D19F6">
        <w:rPr>
          <w:rFonts w:ascii="Arial" w:eastAsia="굴림" w:hAnsi="Arial" w:cs="Arial"/>
          <w:b/>
          <w:sz w:val="22"/>
        </w:rPr>
        <w:t xml:space="preserve"> D435.</w:t>
      </w:r>
    </w:p>
    <w:p w14:paraId="363C7781" w14:textId="77777777" w:rsidR="00624BD4" w:rsidRPr="001D19F6" w:rsidRDefault="00C73049" w:rsidP="00F14BA4">
      <w:pPr>
        <w:pStyle w:val="a6"/>
        <w:numPr>
          <w:ilvl w:val="0"/>
          <w:numId w:val="679"/>
        </w:numPr>
        <w:wordWrap/>
        <w:spacing w:line="276" w:lineRule="auto"/>
        <w:ind w:leftChars="0"/>
        <w:rPr>
          <w:rFonts w:ascii="Arial" w:eastAsia="굴림" w:hAnsi="Arial" w:cs="Arial"/>
          <w:b/>
          <w:sz w:val="22"/>
        </w:rPr>
      </w:pPr>
      <w:r w:rsidRPr="001D19F6">
        <w:rPr>
          <w:rFonts w:ascii="Arial" w:eastAsia="굴림" w:hAnsi="Arial" w:cs="Arial"/>
          <w:b/>
          <w:sz w:val="22"/>
        </w:rPr>
        <w:t>After D435, i</w:t>
      </w:r>
      <w:r w:rsidR="00624BD4" w:rsidRPr="001D19F6">
        <w:rPr>
          <w:rFonts w:ascii="Arial" w:eastAsia="굴림" w:hAnsi="Arial" w:cs="Arial"/>
          <w:b/>
          <w:sz w:val="22"/>
        </w:rPr>
        <w:t>f D006=</w:t>
      </w:r>
      <w:r w:rsidR="00624BD4" w:rsidRPr="001D19F6">
        <w:rPr>
          <w:rFonts w:ascii="굴림" w:eastAsia="굴림" w:hAnsi="굴림" w:cs="굴림" w:hint="eastAsia"/>
          <w:b/>
          <w:sz w:val="22"/>
        </w:rPr>
        <w:t>①</w:t>
      </w:r>
      <w:r w:rsidR="00624BD4" w:rsidRPr="001D19F6">
        <w:rPr>
          <w:rFonts w:ascii="Arial" w:eastAsia="굴림" w:hAnsi="Arial" w:cs="Arial"/>
          <w:b/>
          <w:sz w:val="22"/>
        </w:rPr>
        <w:t xml:space="preserve">, </w:t>
      </w:r>
      <w:r w:rsidR="00B33CAF" w:rsidRPr="001D19F6">
        <w:rPr>
          <w:rFonts w:ascii="굴림" w:eastAsia="굴림" w:hAnsi="굴림" w:cs="굴림" w:hint="eastAsia"/>
          <w:b/>
          <w:sz w:val="22"/>
        </w:rPr>
        <w:t>③</w:t>
      </w:r>
      <w:r w:rsidR="00B33CAF" w:rsidRPr="001D19F6">
        <w:rPr>
          <w:rFonts w:ascii="Arial" w:eastAsia="굴림" w:hAnsi="Arial" w:cs="Arial"/>
          <w:b/>
          <w:sz w:val="22"/>
        </w:rPr>
        <w:t xml:space="preserve">, </w:t>
      </w:r>
      <w:r w:rsidR="00624BD4" w:rsidRPr="001D19F6">
        <w:rPr>
          <w:rFonts w:ascii="Arial" w:eastAsia="굴림" w:hAnsi="Arial" w:cs="Arial"/>
          <w:b/>
          <w:sz w:val="22"/>
        </w:rPr>
        <w:t>then go to D601~D613</w:t>
      </w:r>
      <w:r w:rsidR="003D2054" w:rsidRPr="001D19F6">
        <w:rPr>
          <w:rFonts w:ascii="Arial" w:eastAsia="굴림" w:hAnsi="Arial" w:cs="Arial"/>
          <w:b/>
          <w:sz w:val="22"/>
        </w:rPr>
        <w:t>.</w:t>
      </w:r>
    </w:p>
    <w:p w14:paraId="48C15998" w14:textId="77777777" w:rsidR="00624BD4" w:rsidRPr="001D19F6" w:rsidRDefault="00C73049" w:rsidP="00F14BA4">
      <w:pPr>
        <w:pStyle w:val="a6"/>
        <w:numPr>
          <w:ilvl w:val="0"/>
          <w:numId w:val="679"/>
        </w:numPr>
        <w:wordWrap/>
        <w:spacing w:line="276" w:lineRule="auto"/>
        <w:ind w:leftChars="0"/>
        <w:rPr>
          <w:rFonts w:ascii="Arial" w:eastAsia="굴림" w:hAnsi="Arial" w:cs="Arial"/>
          <w:b/>
          <w:sz w:val="22"/>
        </w:rPr>
      </w:pPr>
      <w:r w:rsidRPr="001D19F6">
        <w:rPr>
          <w:rFonts w:ascii="Arial" w:eastAsia="굴림" w:hAnsi="Arial" w:cs="Arial"/>
          <w:b/>
          <w:sz w:val="22"/>
        </w:rPr>
        <w:t>After D435, i</w:t>
      </w:r>
      <w:r w:rsidR="00624BD4" w:rsidRPr="001D19F6">
        <w:rPr>
          <w:rFonts w:ascii="Arial" w:eastAsia="굴림" w:hAnsi="Arial" w:cs="Arial"/>
          <w:b/>
          <w:sz w:val="22"/>
        </w:rPr>
        <w:t>f D006=</w:t>
      </w:r>
      <w:r w:rsidR="00B33CAF" w:rsidRPr="001D19F6">
        <w:rPr>
          <w:rFonts w:ascii="굴림" w:eastAsia="굴림" w:hAnsi="굴림" w:cs="굴림" w:hint="eastAsia"/>
          <w:b/>
          <w:sz w:val="22"/>
        </w:rPr>
        <w:t>⑤</w:t>
      </w:r>
      <w:r w:rsidR="00624BD4" w:rsidRPr="001D19F6">
        <w:rPr>
          <w:rFonts w:ascii="Arial" w:eastAsia="굴림" w:hAnsi="Arial" w:cs="Arial"/>
          <w:b/>
          <w:sz w:val="22"/>
        </w:rPr>
        <w:t>, then go to D501~D510</w:t>
      </w:r>
      <w:r w:rsidR="003D2054" w:rsidRPr="001D19F6">
        <w:rPr>
          <w:rFonts w:ascii="Arial" w:eastAsia="굴림" w:hAnsi="Arial" w:cs="Arial"/>
          <w:b/>
          <w:sz w:val="22"/>
        </w:rPr>
        <w:t>.</w:t>
      </w:r>
    </w:p>
    <w:p w14:paraId="3C96EBDE" w14:textId="77777777" w:rsidR="00624BD4" w:rsidRPr="001D19F6" w:rsidRDefault="00624BD4" w:rsidP="00624BD4">
      <w:pPr>
        <w:wordWrap/>
        <w:spacing w:line="360" w:lineRule="auto"/>
        <w:rPr>
          <w:rFonts w:ascii="Arial" w:eastAsia="굴림" w:hAnsi="Arial" w:cs="Arial"/>
          <w:b/>
          <w:sz w:val="22"/>
        </w:rPr>
      </w:pPr>
    </w:p>
    <w:p w14:paraId="04E380B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D435.</w:t>
      </w:r>
      <w:r w:rsidR="00174CC4" w:rsidRPr="001D19F6">
        <w:rPr>
          <w:rFonts w:ascii="Arial" w:eastAsia="굴림" w:hAnsi="Arial" w:cs="Arial"/>
          <w:sz w:val="22"/>
        </w:rPr>
        <w:t xml:space="preserve"> </w:t>
      </w:r>
      <w:r w:rsidR="001016DC" w:rsidRPr="001D19F6">
        <w:rPr>
          <w:rFonts w:ascii="Arial" w:eastAsia="굴림" w:hAnsi="Arial" w:cs="Arial"/>
          <w:sz w:val="22"/>
        </w:rPr>
        <w:t>B</w:t>
      </w:r>
      <w:r w:rsidRPr="001D19F6">
        <w:rPr>
          <w:rFonts w:ascii="Arial" w:eastAsia="굴림" w:hAnsi="Arial" w:cs="Arial"/>
          <w:sz w:val="22"/>
        </w:rPr>
        <w:t>eing a woman makes employment difficult.</w:t>
      </w:r>
    </w:p>
    <w:p w14:paraId="26CD9086" w14:textId="77777777" w:rsidR="00174CC4" w:rsidRPr="001D19F6" w:rsidRDefault="00174CC4" w:rsidP="00F14BA4">
      <w:pPr>
        <w:pStyle w:val="a6"/>
        <w:numPr>
          <w:ilvl w:val="0"/>
          <w:numId w:val="680"/>
        </w:numPr>
        <w:wordWrap/>
        <w:spacing w:line="360" w:lineRule="auto"/>
        <w:ind w:leftChars="0"/>
        <w:rPr>
          <w:rFonts w:ascii="Arial" w:eastAsia="굴림" w:hAnsi="Arial" w:cs="Arial"/>
          <w:sz w:val="22"/>
        </w:rPr>
      </w:pPr>
      <w:r w:rsidRPr="001D19F6">
        <w:rPr>
          <w:rFonts w:ascii="Arial" w:eastAsia="굴림" w:hAnsi="Arial" w:cs="Arial"/>
          <w:sz w:val="22"/>
        </w:rPr>
        <w:t>Strongly agree</w:t>
      </w:r>
    </w:p>
    <w:p w14:paraId="372E2651" w14:textId="77777777" w:rsidR="00174CC4" w:rsidRPr="001D19F6" w:rsidRDefault="00174CC4" w:rsidP="00F14BA4">
      <w:pPr>
        <w:pStyle w:val="a6"/>
        <w:numPr>
          <w:ilvl w:val="0"/>
          <w:numId w:val="680"/>
        </w:numPr>
        <w:wordWrap/>
        <w:spacing w:line="360" w:lineRule="auto"/>
        <w:ind w:leftChars="0"/>
        <w:rPr>
          <w:rFonts w:ascii="Arial" w:eastAsia="굴림" w:hAnsi="Arial" w:cs="Arial"/>
          <w:sz w:val="22"/>
        </w:rPr>
      </w:pPr>
      <w:r w:rsidRPr="001D19F6">
        <w:rPr>
          <w:rFonts w:ascii="Arial" w:eastAsia="굴림" w:hAnsi="Arial" w:cs="Arial"/>
          <w:sz w:val="22"/>
        </w:rPr>
        <w:t>Agree</w:t>
      </w:r>
    </w:p>
    <w:p w14:paraId="0080CFC4" w14:textId="77777777" w:rsidR="00174CC4" w:rsidRPr="001D19F6" w:rsidRDefault="00174CC4" w:rsidP="00F14BA4">
      <w:pPr>
        <w:pStyle w:val="a6"/>
        <w:numPr>
          <w:ilvl w:val="0"/>
          <w:numId w:val="680"/>
        </w:numPr>
        <w:wordWrap/>
        <w:spacing w:line="360" w:lineRule="auto"/>
        <w:ind w:leftChars="0"/>
        <w:rPr>
          <w:rFonts w:ascii="Arial" w:eastAsia="굴림" w:hAnsi="Arial" w:cs="Arial"/>
          <w:sz w:val="22"/>
        </w:rPr>
      </w:pPr>
      <w:r w:rsidRPr="001D19F6">
        <w:rPr>
          <w:rFonts w:ascii="Arial" w:eastAsia="굴림" w:hAnsi="Arial" w:cs="Arial"/>
          <w:sz w:val="22"/>
        </w:rPr>
        <w:t>Fair</w:t>
      </w:r>
    </w:p>
    <w:p w14:paraId="68AF399D" w14:textId="77777777" w:rsidR="00174CC4" w:rsidRPr="001D19F6" w:rsidRDefault="00174CC4" w:rsidP="00F14BA4">
      <w:pPr>
        <w:pStyle w:val="a6"/>
        <w:numPr>
          <w:ilvl w:val="0"/>
          <w:numId w:val="680"/>
        </w:numPr>
        <w:wordWrap/>
        <w:spacing w:line="360" w:lineRule="auto"/>
        <w:ind w:leftChars="0"/>
        <w:rPr>
          <w:rFonts w:ascii="Arial" w:eastAsia="굴림" w:hAnsi="Arial" w:cs="Arial"/>
          <w:sz w:val="22"/>
        </w:rPr>
      </w:pPr>
      <w:r w:rsidRPr="001D19F6">
        <w:rPr>
          <w:rFonts w:ascii="Arial" w:eastAsia="굴림" w:hAnsi="Arial" w:cs="Arial"/>
          <w:sz w:val="22"/>
        </w:rPr>
        <w:t>Disagree</w:t>
      </w:r>
    </w:p>
    <w:p w14:paraId="25422AB5" w14:textId="77777777" w:rsidR="00624BD4" w:rsidRPr="00264E50" w:rsidRDefault="00174CC4" w:rsidP="00F14BA4">
      <w:pPr>
        <w:pStyle w:val="a6"/>
        <w:numPr>
          <w:ilvl w:val="0"/>
          <w:numId w:val="680"/>
        </w:numPr>
        <w:wordWrap/>
        <w:spacing w:line="360" w:lineRule="auto"/>
        <w:ind w:leftChars="0"/>
        <w:rPr>
          <w:rFonts w:ascii="Arial" w:eastAsia="굴림" w:hAnsi="Arial" w:cs="Arial"/>
          <w:sz w:val="22"/>
        </w:rPr>
      </w:pPr>
      <w:r w:rsidRPr="001D19F6">
        <w:rPr>
          <w:rFonts w:ascii="Arial" w:eastAsia="굴림" w:hAnsi="Arial" w:cs="Arial"/>
          <w:sz w:val="22"/>
        </w:rPr>
        <w:t>Strongly disagree</w:t>
      </w:r>
    </w:p>
    <w:p w14:paraId="766D2B8E"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552CE391" w14:textId="77777777" w:rsidR="00624BD4" w:rsidRPr="001D19F6" w:rsidRDefault="00624BD4" w:rsidP="00F14BA4">
      <w:pPr>
        <w:pStyle w:val="a6"/>
        <w:numPr>
          <w:ilvl w:val="0"/>
          <w:numId w:val="681"/>
        </w:numPr>
        <w:wordWrap/>
        <w:spacing w:line="276" w:lineRule="auto"/>
        <w:ind w:leftChars="0"/>
        <w:rPr>
          <w:rFonts w:ascii="Arial" w:eastAsia="굴림" w:hAnsi="Arial" w:cs="Arial"/>
          <w:b/>
          <w:sz w:val="22"/>
        </w:rPr>
      </w:pPr>
      <w:r w:rsidRPr="001D19F6">
        <w:rPr>
          <w:rFonts w:ascii="Arial" w:eastAsia="굴림" w:hAnsi="Arial" w:cs="Arial"/>
          <w:b/>
          <w:sz w:val="22"/>
        </w:rPr>
        <w:t>If D006=</w:t>
      </w:r>
      <w:r w:rsidRPr="001D19F6">
        <w:rPr>
          <w:rFonts w:ascii="굴림" w:eastAsia="굴림" w:hAnsi="굴림" w:cs="굴림" w:hint="eastAsia"/>
          <w:b/>
          <w:sz w:val="22"/>
        </w:rPr>
        <w:t>⑦</w:t>
      </w:r>
      <w:r w:rsidR="00B33CAF" w:rsidRPr="001D19F6">
        <w:rPr>
          <w:rFonts w:ascii="Arial" w:eastAsia="굴림" w:hAnsi="Arial" w:cs="Arial"/>
          <w:b/>
          <w:sz w:val="22"/>
        </w:rPr>
        <w:t>,</w:t>
      </w:r>
      <w:r w:rsidR="003D2054" w:rsidRPr="001D19F6">
        <w:rPr>
          <w:rFonts w:ascii="Arial" w:eastAsia="굴림" w:hAnsi="Arial" w:cs="Arial"/>
          <w:b/>
          <w:sz w:val="22"/>
        </w:rPr>
        <w:t xml:space="preserve"> </w:t>
      </w:r>
      <w:r w:rsidRPr="001D19F6">
        <w:rPr>
          <w:rFonts w:ascii="굴림" w:eastAsia="굴림" w:hAnsi="굴림" w:cs="굴림" w:hint="eastAsia"/>
          <w:b/>
          <w:sz w:val="22"/>
        </w:rPr>
        <w:t>⑨</w:t>
      </w:r>
      <w:r w:rsidR="00B33CAF" w:rsidRPr="001D19F6">
        <w:rPr>
          <w:rFonts w:ascii="Arial" w:eastAsia="굴림" w:hAnsi="Arial" w:cs="Arial"/>
          <w:b/>
          <w:sz w:val="22"/>
        </w:rPr>
        <w:t xml:space="preserve"> or </w:t>
      </w:r>
      <w:r w:rsidR="00B33CAF" w:rsidRPr="001D19F6">
        <w:rPr>
          <w:rFonts w:ascii="굴림" w:eastAsia="굴림" w:hAnsi="굴림" w:cs="굴림" w:hint="eastAsia"/>
          <w:b/>
          <w:sz w:val="22"/>
        </w:rPr>
        <w:t>⑪</w:t>
      </w:r>
      <w:r w:rsidRPr="001D19F6">
        <w:rPr>
          <w:rFonts w:ascii="Arial" w:eastAsia="굴림" w:hAnsi="Arial" w:cs="Arial"/>
          <w:b/>
          <w:sz w:val="22"/>
        </w:rPr>
        <w:t>, then go to D436</w:t>
      </w:r>
      <w:r w:rsidR="003D2054" w:rsidRPr="001D19F6">
        <w:rPr>
          <w:rFonts w:ascii="Arial" w:eastAsia="굴림" w:hAnsi="Arial" w:cs="Arial"/>
          <w:b/>
          <w:sz w:val="22"/>
        </w:rPr>
        <w:t>.</w:t>
      </w:r>
    </w:p>
    <w:p w14:paraId="36230A9E" w14:textId="77777777" w:rsidR="00624BD4" w:rsidRPr="001D19F6" w:rsidRDefault="00624BD4" w:rsidP="00624BD4">
      <w:pPr>
        <w:wordWrap/>
        <w:spacing w:line="360" w:lineRule="auto"/>
        <w:rPr>
          <w:rFonts w:ascii="Arial" w:eastAsia="굴림" w:hAnsi="Arial" w:cs="Arial"/>
          <w:b/>
          <w:sz w:val="22"/>
        </w:rPr>
      </w:pPr>
    </w:p>
    <w:p w14:paraId="795B1A2C" w14:textId="77777777" w:rsidR="00174CC4" w:rsidRPr="001D19F6" w:rsidRDefault="00624BD4" w:rsidP="00174CC4">
      <w:pPr>
        <w:wordWrap/>
        <w:adjustRightInd w:val="0"/>
        <w:spacing w:line="360" w:lineRule="auto"/>
        <w:rPr>
          <w:rFonts w:ascii="Arial" w:eastAsia="굴림" w:hAnsi="Arial" w:cs="Arial"/>
          <w:sz w:val="22"/>
        </w:rPr>
      </w:pPr>
      <w:r w:rsidRPr="001D19F6">
        <w:rPr>
          <w:rFonts w:ascii="Arial" w:eastAsia="굴림" w:hAnsi="Arial" w:cs="Arial"/>
          <w:sz w:val="22"/>
        </w:rPr>
        <w:t xml:space="preserve">D436. </w:t>
      </w:r>
      <w:r w:rsidR="00174CC4" w:rsidRPr="001D19F6">
        <w:rPr>
          <w:rFonts w:ascii="Arial" w:eastAsia="굴림" w:hAnsi="Arial" w:cs="Arial"/>
          <w:sz w:val="22"/>
        </w:rPr>
        <w:t xml:space="preserve">Now I want to ask about your retirement plan. At what age do you plan to retire? </w:t>
      </w:r>
    </w:p>
    <w:p w14:paraId="370814D4" w14:textId="77777777" w:rsidR="00174CC4" w:rsidRPr="001D19F6" w:rsidRDefault="00174CC4" w:rsidP="00174CC4">
      <w:pPr>
        <w:wordWrap/>
        <w:adjustRightInd w:val="0"/>
        <w:spacing w:line="360" w:lineRule="auto"/>
        <w:rPr>
          <w:rFonts w:ascii="Arial" w:eastAsia="굴림" w:hAnsi="Arial" w:cs="Arial"/>
          <w:sz w:val="22"/>
        </w:rPr>
      </w:pPr>
      <w:r w:rsidRPr="001D19F6">
        <w:rPr>
          <w:rFonts w:ascii="Arial" w:eastAsia="굴림" w:hAnsi="Arial" w:cs="Arial"/>
          <w:sz w:val="22"/>
        </w:rPr>
        <w:t xml:space="preserve">[IWER: </w:t>
      </w:r>
    </w:p>
    <w:p w14:paraId="4C13D2D2" w14:textId="77777777" w:rsidR="00174CC4" w:rsidRPr="001D19F6" w:rsidRDefault="00174CC4" w:rsidP="00174CC4">
      <w:pPr>
        <w:pStyle w:val="a4"/>
        <w:wordWrap/>
        <w:spacing w:line="360" w:lineRule="auto"/>
        <w:rPr>
          <w:rFonts w:ascii="Arial" w:hAnsi="Arial" w:cs="Arial"/>
          <w:color w:val="auto"/>
          <w:sz w:val="22"/>
          <w:szCs w:val="22"/>
        </w:rPr>
      </w:pPr>
      <w:r w:rsidRPr="001D19F6">
        <w:rPr>
          <w:rFonts w:ascii="Arial" w:hAnsi="Arial" w:cs="Arial"/>
          <w:color w:val="auto"/>
          <w:sz w:val="22"/>
          <w:szCs w:val="22"/>
        </w:rPr>
        <w:t xml:space="preserve">- Count a person’s age in full, not Korean age (same as American age). </w:t>
      </w:r>
    </w:p>
    <w:p w14:paraId="2F8B98E8" w14:textId="77777777" w:rsidR="00174CC4" w:rsidRPr="001D19F6" w:rsidRDefault="00174CC4" w:rsidP="00174CC4">
      <w:pPr>
        <w:wordWrap/>
        <w:adjustRightInd w:val="0"/>
        <w:spacing w:line="360" w:lineRule="auto"/>
        <w:rPr>
          <w:rFonts w:ascii="Arial" w:eastAsia="굴림" w:hAnsi="Arial" w:cs="Arial"/>
          <w:sz w:val="22"/>
        </w:rPr>
      </w:pPr>
      <w:r w:rsidRPr="001D19F6">
        <w:rPr>
          <w:rFonts w:ascii="Arial" w:eastAsia="굴림" w:hAnsi="Arial" w:cs="Arial"/>
          <w:sz w:val="22"/>
        </w:rPr>
        <w:t>- Mark 0 if R plans to keep working as long as he/she is physically capable.</w:t>
      </w:r>
    </w:p>
    <w:p w14:paraId="1975D539" w14:textId="77777777" w:rsidR="00174CC4" w:rsidRPr="00706C18" w:rsidRDefault="00174CC4" w:rsidP="00174CC4">
      <w:pPr>
        <w:pStyle w:val="a4"/>
        <w:wordWrap/>
        <w:spacing w:line="360" w:lineRule="auto"/>
        <w:jc w:val="left"/>
        <w:rPr>
          <w:rFonts w:ascii="Arial" w:hAnsi="Arial" w:cs="Arial"/>
          <w:color w:val="auto"/>
          <w:sz w:val="22"/>
          <w:szCs w:val="22"/>
        </w:rPr>
      </w:pPr>
      <w:r w:rsidRPr="001D19F6">
        <w:rPr>
          <w:rFonts w:ascii="Arial" w:hAnsi="Arial" w:cs="Arial"/>
          <w:color w:val="auto"/>
          <w:sz w:val="22"/>
          <w:szCs w:val="22"/>
        </w:rPr>
        <w:t xml:space="preserve">- Retirement refers to having stopped income-earning activities and currently not working or engaging </w:t>
      </w:r>
      <w:r w:rsidRPr="00706C18">
        <w:rPr>
          <w:rFonts w:ascii="Arial" w:hAnsi="Arial" w:cs="Arial"/>
          <w:color w:val="auto"/>
          <w:sz w:val="22"/>
          <w:szCs w:val="22"/>
        </w:rPr>
        <w:t>only in pastime work. Also, she/he doesn’t have intention to do anything more serious than pastime work as long as there is no special change in circumstances.]</w:t>
      </w:r>
    </w:p>
    <w:p w14:paraId="5881B67C" w14:textId="77777777" w:rsidR="00174CC4" w:rsidRPr="00706C18" w:rsidRDefault="00174CC4" w:rsidP="00174CC4">
      <w:pPr>
        <w:wordWrap/>
        <w:adjustRightInd w:val="0"/>
        <w:spacing w:line="360" w:lineRule="auto"/>
        <w:rPr>
          <w:rFonts w:ascii="Arial" w:eastAsia="굴림" w:hAnsi="Arial" w:cs="Arial"/>
          <w:kern w:val="0"/>
          <w:sz w:val="22"/>
        </w:rPr>
      </w:pPr>
      <w:r w:rsidRPr="00706C18">
        <w:rPr>
          <w:rFonts w:ascii="Arial" w:eastAsia="굴림" w:hAnsi="Arial" w:cs="Arial"/>
          <w:kern w:val="0"/>
          <w:sz w:val="22"/>
        </w:rPr>
        <w:tab/>
        <w:t>_______________________________ years old [Range: 0~97]</w:t>
      </w:r>
    </w:p>
    <w:p w14:paraId="03429788" w14:textId="77777777" w:rsidR="00E87397" w:rsidRPr="00706C18" w:rsidRDefault="00E87397" w:rsidP="00E87397">
      <w:pPr>
        <w:wordWrap/>
        <w:adjustRightInd w:val="0"/>
        <w:spacing w:line="360" w:lineRule="auto"/>
        <w:rPr>
          <w:rFonts w:ascii="Arial" w:eastAsia="굴림" w:hAnsi="Arial" w:cs="Arial"/>
          <w:sz w:val="22"/>
        </w:rPr>
      </w:pPr>
    </w:p>
    <w:p w14:paraId="2CBBDFC6" w14:textId="6410FAC0" w:rsidR="00E87397" w:rsidRPr="00706C18" w:rsidRDefault="00A749F7" w:rsidP="00E87397">
      <w:pPr>
        <w:wordWrap/>
        <w:adjustRightInd w:val="0"/>
        <w:spacing w:line="360" w:lineRule="auto"/>
        <w:rPr>
          <w:rFonts w:ascii="Arial" w:eastAsia="굴림" w:hAnsi="Arial" w:cs="Arial"/>
          <w:sz w:val="22"/>
          <w:rPrChange w:id="6100" w:author="Keis" w:date="2024-09-06T17:47:00Z">
            <w:rPr>
              <w:rFonts w:ascii="Arial" w:eastAsia="굴림" w:hAnsi="Arial" w:cs="Arial"/>
              <w:color w:val="FF0000"/>
              <w:sz w:val="22"/>
            </w:rPr>
          </w:rPrChange>
        </w:rPr>
      </w:pPr>
      <w:r w:rsidRPr="00706C18">
        <w:rPr>
          <w:rFonts w:ascii="Arial" w:eastAsia="굴림" w:hAnsi="Arial" w:cs="Arial"/>
          <w:sz w:val="22"/>
          <w:rPrChange w:id="6101" w:author="Keis" w:date="2024-09-06T17:47:00Z">
            <w:rPr>
              <w:rFonts w:ascii="Arial" w:eastAsia="굴림" w:hAnsi="Arial" w:cs="Arial"/>
              <w:color w:val="FF0000"/>
              <w:sz w:val="22"/>
            </w:rPr>
          </w:rPrChange>
        </w:rPr>
        <w:lastRenderedPageBreak/>
        <w:t>D436_</w:t>
      </w:r>
      <w:r w:rsidR="00E87397" w:rsidRPr="00706C18">
        <w:rPr>
          <w:rFonts w:ascii="Arial" w:eastAsia="굴림" w:hAnsi="Arial" w:cs="Arial"/>
          <w:sz w:val="22"/>
          <w:rPrChange w:id="6102" w:author="Keis" w:date="2024-09-06T17:47:00Z">
            <w:rPr>
              <w:rFonts w:ascii="Arial" w:eastAsia="굴림" w:hAnsi="Arial" w:cs="Arial"/>
              <w:color w:val="FF0000"/>
              <w:sz w:val="22"/>
            </w:rPr>
          </w:rPrChange>
        </w:rPr>
        <w:t>1. Have you ever attended any employment programs sponsored by the government or community last year (</w:t>
      </w:r>
      <w:del w:id="6103" w:author="Keis" w:date="2024-09-06T10:18:00Z">
        <w:r w:rsidR="00781A0E" w:rsidRPr="00706C18" w:rsidDel="009F27DD">
          <w:rPr>
            <w:rFonts w:ascii="Arial" w:eastAsia="굴림" w:hAnsi="Arial" w:cs="Arial"/>
            <w:sz w:val="22"/>
            <w:rPrChange w:id="6104" w:author="Keis" w:date="2024-09-06T17:47:00Z">
              <w:rPr>
                <w:rFonts w:ascii="Arial" w:eastAsia="굴림" w:hAnsi="Arial" w:cs="Arial"/>
                <w:color w:val="FF0000"/>
                <w:sz w:val="22"/>
              </w:rPr>
            </w:rPrChange>
          </w:rPr>
          <w:delText>2019</w:delText>
        </w:r>
      </w:del>
      <w:ins w:id="6105" w:author="Keis" w:date="2024-09-06T10:18:00Z">
        <w:r w:rsidR="009F27DD" w:rsidRPr="00706C18">
          <w:rPr>
            <w:rFonts w:ascii="Arial" w:eastAsia="굴림" w:hAnsi="Arial" w:cs="Arial"/>
            <w:sz w:val="22"/>
            <w:rPrChange w:id="6106" w:author="Keis" w:date="2024-09-06T17:47:00Z">
              <w:rPr>
                <w:rFonts w:ascii="Arial" w:eastAsia="굴림" w:hAnsi="Arial" w:cs="Arial"/>
                <w:color w:val="00B050"/>
                <w:sz w:val="22"/>
              </w:rPr>
            </w:rPrChange>
          </w:rPr>
          <w:t>2021</w:t>
        </w:r>
      </w:ins>
      <w:r w:rsidR="00E87397" w:rsidRPr="00706C18">
        <w:rPr>
          <w:rFonts w:ascii="Arial" w:eastAsia="굴림" w:hAnsi="Arial" w:cs="Arial"/>
          <w:sz w:val="22"/>
          <w:rPrChange w:id="6107" w:author="Keis" w:date="2024-09-06T17:47:00Z">
            <w:rPr>
              <w:rFonts w:ascii="Arial" w:eastAsia="굴림" w:hAnsi="Arial" w:cs="Arial"/>
              <w:color w:val="FF0000"/>
              <w:sz w:val="22"/>
            </w:rPr>
          </w:rPrChange>
        </w:rPr>
        <w:t xml:space="preserve">)? </w:t>
      </w:r>
    </w:p>
    <w:p w14:paraId="3E847E95" w14:textId="77777777" w:rsidR="00E87397" w:rsidRPr="00706C18" w:rsidRDefault="00E87397" w:rsidP="00D12299">
      <w:pPr>
        <w:pStyle w:val="a6"/>
        <w:numPr>
          <w:ilvl w:val="0"/>
          <w:numId w:val="1268"/>
        </w:numPr>
        <w:tabs>
          <w:tab w:val="left" w:pos="5245"/>
        </w:tabs>
        <w:wordWrap/>
        <w:spacing w:line="360" w:lineRule="auto"/>
        <w:ind w:leftChars="0"/>
        <w:rPr>
          <w:rFonts w:ascii="Arial" w:eastAsia="굴림" w:hAnsi="Arial" w:cs="Arial"/>
          <w:sz w:val="22"/>
          <w:rPrChange w:id="6108" w:author="Keis" w:date="2024-09-06T17:47:00Z">
            <w:rPr>
              <w:rFonts w:ascii="Arial" w:eastAsia="굴림" w:hAnsi="Arial" w:cs="Arial"/>
              <w:color w:val="FF0000"/>
              <w:sz w:val="22"/>
            </w:rPr>
          </w:rPrChange>
        </w:rPr>
      </w:pPr>
      <w:r w:rsidRPr="00706C18">
        <w:rPr>
          <w:rFonts w:ascii="Arial" w:eastAsia="굴림" w:hAnsi="Arial" w:cs="Arial"/>
          <w:sz w:val="22"/>
          <w:rPrChange w:id="6109" w:author="Keis" w:date="2024-09-06T17:47:00Z">
            <w:rPr>
              <w:rFonts w:ascii="Arial" w:eastAsia="굴림" w:hAnsi="Arial" w:cs="Arial"/>
              <w:color w:val="FF0000"/>
              <w:sz w:val="22"/>
            </w:rPr>
          </w:rPrChange>
        </w:rPr>
        <w:t>Yes</w:t>
      </w:r>
      <w:r w:rsidRPr="00706C18">
        <w:rPr>
          <w:rFonts w:ascii="Arial" w:eastAsia="굴림" w:hAnsi="Arial" w:cs="Arial"/>
          <w:kern w:val="0"/>
          <w:sz w:val="22"/>
          <w:rPrChange w:id="6110" w:author="Keis" w:date="2024-09-06T17:47:00Z">
            <w:rPr>
              <w:rFonts w:ascii="Arial" w:eastAsia="굴림" w:hAnsi="Arial" w:cs="Arial"/>
              <w:color w:val="FF0000"/>
              <w:kern w:val="0"/>
              <w:sz w:val="22"/>
            </w:rPr>
          </w:rPrChange>
        </w:rPr>
        <w:tab/>
      </w:r>
      <w:r w:rsidRPr="00706C18">
        <w:rPr>
          <w:rFonts w:ascii="굴림" w:eastAsia="굴림" w:hAnsi="굴림" w:cs="굴림" w:hint="eastAsia"/>
          <w:sz w:val="22"/>
          <w:rPrChange w:id="6111" w:author="Keis" w:date="2024-09-06T17:47:00Z">
            <w:rPr>
              <w:rFonts w:ascii="굴림" w:eastAsia="굴림" w:hAnsi="굴림" w:cs="굴림" w:hint="eastAsia"/>
              <w:color w:val="FF0000"/>
              <w:sz w:val="22"/>
            </w:rPr>
          </w:rPrChange>
        </w:rPr>
        <w:t>⑤</w:t>
      </w:r>
      <w:r w:rsidRPr="00706C18">
        <w:rPr>
          <w:rFonts w:ascii="Arial" w:eastAsia="굴림" w:hAnsi="Arial" w:cs="Arial"/>
          <w:sz w:val="22"/>
          <w:rPrChange w:id="6112" w:author="Keis" w:date="2024-09-06T17:47:00Z">
            <w:rPr>
              <w:rFonts w:ascii="Arial" w:eastAsia="굴림" w:hAnsi="Arial" w:cs="Arial"/>
              <w:color w:val="FF0000"/>
              <w:sz w:val="22"/>
            </w:rPr>
          </w:rPrChange>
        </w:rPr>
        <w:t xml:space="preserve"> No </w:t>
      </w:r>
      <w:r w:rsidRPr="00706C18">
        <w:rPr>
          <w:rFonts w:ascii="Arial" w:eastAsia="굴림" w:hAnsi="Arial" w:cs="Arial" w:hint="eastAsia"/>
          <w:sz w:val="22"/>
          <w:rPrChange w:id="6113" w:author="Keis" w:date="2024-09-06T17:47:00Z">
            <w:rPr>
              <w:rFonts w:ascii="Arial" w:eastAsia="굴림" w:hAnsi="Arial" w:cs="Arial" w:hint="eastAsia"/>
              <w:color w:val="FF0000"/>
              <w:sz w:val="22"/>
            </w:rPr>
          </w:rPrChange>
        </w:rPr>
        <w:t>→</w:t>
      </w:r>
      <w:r w:rsidRPr="00706C18">
        <w:rPr>
          <w:rFonts w:ascii="Arial" w:eastAsia="굴림" w:hAnsi="Arial" w:cs="Arial"/>
          <w:sz w:val="22"/>
          <w:rPrChange w:id="6114" w:author="Keis" w:date="2024-09-06T17:47:00Z">
            <w:rPr>
              <w:rFonts w:ascii="Arial" w:eastAsia="굴림" w:hAnsi="Arial" w:cs="Arial"/>
              <w:color w:val="FF0000"/>
              <w:sz w:val="22"/>
            </w:rPr>
          </w:rPrChange>
        </w:rPr>
        <w:t>Go to D</w:t>
      </w:r>
      <w:r w:rsidR="00781A0E" w:rsidRPr="00706C18">
        <w:rPr>
          <w:rFonts w:ascii="Arial" w:eastAsia="굴림" w:hAnsi="Arial" w:cs="Arial"/>
          <w:sz w:val="22"/>
          <w:rPrChange w:id="6115" w:author="Keis" w:date="2024-09-06T17:47:00Z">
            <w:rPr>
              <w:rFonts w:ascii="Arial" w:eastAsia="굴림" w:hAnsi="Arial" w:cs="Arial"/>
              <w:color w:val="FF0000"/>
              <w:sz w:val="22"/>
            </w:rPr>
          </w:rPrChange>
        </w:rPr>
        <w:t>add8d_1</w:t>
      </w:r>
    </w:p>
    <w:p w14:paraId="7BF8E7D4" w14:textId="77777777" w:rsidR="00E87397" w:rsidRPr="00706C18" w:rsidRDefault="00E87397" w:rsidP="00E87397">
      <w:pPr>
        <w:wordWrap/>
        <w:adjustRightInd w:val="0"/>
        <w:spacing w:line="360" w:lineRule="auto"/>
        <w:rPr>
          <w:rFonts w:ascii="Arial" w:eastAsia="굴림" w:hAnsi="Arial" w:cs="Arial"/>
          <w:sz w:val="22"/>
          <w:rPrChange w:id="6116" w:author="Keis" w:date="2024-09-06T17:47:00Z">
            <w:rPr>
              <w:rFonts w:ascii="Arial" w:eastAsia="굴림" w:hAnsi="Arial" w:cs="Arial"/>
              <w:color w:val="FF0000"/>
              <w:sz w:val="22"/>
            </w:rPr>
          </w:rPrChange>
        </w:rPr>
      </w:pPr>
    </w:p>
    <w:p w14:paraId="16E297B8" w14:textId="77777777" w:rsidR="00E87397" w:rsidRPr="00706C18" w:rsidRDefault="00A749F7" w:rsidP="00E87397">
      <w:pPr>
        <w:wordWrap/>
        <w:adjustRightInd w:val="0"/>
        <w:spacing w:line="360" w:lineRule="auto"/>
        <w:rPr>
          <w:rFonts w:ascii="Arial" w:eastAsia="굴림" w:hAnsi="Arial" w:cs="Arial"/>
          <w:sz w:val="22"/>
          <w:rPrChange w:id="6117" w:author="Keis" w:date="2024-09-06T17:47:00Z">
            <w:rPr>
              <w:rFonts w:ascii="Arial" w:eastAsia="굴림" w:hAnsi="Arial" w:cs="Arial"/>
              <w:color w:val="FF0000"/>
              <w:sz w:val="22"/>
            </w:rPr>
          </w:rPrChange>
        </w:rPr>
      </w:pPr>
      <w:r w:rsidRPr="00706C18">
        <w:rPr>
          <w:rFonts w:ascii="Arial" w:eastAsia="굴림" w:hAnsi="Arial" w:cs="Arial"/>
          <w:sz w:val="22"/>
          <w:rPrChange w:id="6118" w:author="Keis" w:date="2024-09-06T17:47:00Z">
            <w:rPr>
              <w:rFonts w:ascii="Arial" w:eastAsia="굴림" w:hAnsi="Arial" w:cs="Arial"/>
              <w:color w:val="FF0000"/>
              <w:sz w:val="22"/>
            </w:rPr>
          </w:rPrChange>
        </w:rPr>
        <w:t>D436_</w:t>
      </w:r>
      <w:r w:rsidR="00E87397" w:rsidRPr="00706C18">
        <w:rPr>
          <w:rFonts w:ascii="Arial" w:eastAsia="굴림" w:hAnsi="Arial" w:cs="Arial"/>
          <w:sz w:val="22"/>
          <w:rPrChange w:id="6119" w:author="Keis" w:date="2024-09-06T17:47:00Z">
            <w:rPr>
              <w:rFonts w:ascii="Arial" w:eastAsia="굴림" w:hAnsi="Arial" w:cs="Arial"/>
              <w:color w:val="FF0000"/>
              <w:sz w:val="22"/>
            </w:rPr>
          </w:rPrChange>
        </w:rPr>
        <w:t xml:space="preserve">2. Among the </w:t>
      </w:r>
      <w:r w:rsidR="00BD150A" w:rsidRPr="00706C18">
        <w:rPr>
          <w:rFonts w:ascii="Arial" w:eastAsia="굴림" w:hAnsi="Arial" w:cs="Arial"/>
          <w:sz w:val="22"/>
          <w:rPrChange w:id="6120" w:author="Keis" w:date="2024-09-06T17:47:00Z">
            <w:rPr>
              <w:rFonts w:ascii="Arial" w:eastAsia="굴림" w:hAnsi="Arial" w:cs="Arial"/>
              <w:color w:val="FF0000"/>
              <w:sz w:val="22"/>
            </w:rPr>
          </w:rPrChange>
        </w:rPr>
        <w:t>employment</w:t>
      </w:r>
      <w:r w:rsidR="00E87397" w:rsidRPr="00706C18">
        <w:rPr>
          <w:rFonts w:ascii="Arial" w:eastAsia="굴림" w:hAnsi="Arial" w:cs="Arial"/>
          <w:sz w:val="22"/>
          <w:rPrChange w:id="6121" w:author="Keis" w:date="2024-09-06T17:47:00Z">
            <w:rPr>
              <w:rFonts w:ascii="Arial" w:eastAsia="굴림" w:hAnsi="Arial" w:cs="Arial"/>
              <w:color w:val="FF0000"/>
              <w:sz w:val="22"/>
            </w:rPr>
          </w:rPrChange>
        </w:rPr>
        <w:t xml:space="preserve"> programs you have attended last year, what is the most recent one? </w:t>
      </w:r>
    </w:p>
    <w:p w14:paraId="0DE3304F" w14:textId="77777777" w:rsidR="00E87397" w:rsidRPr="00706C18" w:rsidRDefault="00E87397" w:rsidP="00D12299">
      <w:pPr>
        <w:pStyle w:val="a6"/>
        <w:numPr>
          <w:ilvl w:val="0"/>
          <w:numId w:val="1269"/>
        </w:numPr>
        <w:wordWrap/>
        <w:adjustRightInd w:val="0"/>
        <w:spacing w:line="360" w:lineRule="auto"/>
        <w:ind w:leftChars="0"/>
        <w:rPr>
          <w:rFonts w:ascii="Arial" w:eastAsia="굴림" w:hAnsi="Arial" w:cs="Arial"/>
          <w:sz w:val="22"/>
          <w:rPrChange w:id="6122" w:author="Keis" w:date="2024-09-06T17:47:00Z">
            <w:rPr>
              <w:rFonts w:ascii="Arial" w:eastAsia="굴림" w:hAnsi="Arial" w:cs="Arial"/>
              <w:color w:val="FF0000"/>
              <w:sz w:val="22"/>
            </w:rPr>
          </w:rPrChange>
        </w:rPr>
      </w:pPr>
      <w:r w:rsidRPr="00706C18">
        <w:rPr>
          <w:rFonts w:ascii="Arial" w:eastAsia="굴림" w:hAnsi="Arial" w:cs="Arial"/>
          <w:sz w:val="22"/>
          <w:rPrChange w:id="6123" w:author="Keis" w:date="2024-09-06T17:47:00Z">
            <w:rPr>
              <w:rFonts w:ascii="Arial" w:eastAsia="굴림" w:hAnsi="Arial" w:cs="Arial"/>
              <w:color w:val="FF0000"/>
              <w:sz w:val="22"/>
            </w:rPr>
          </w:rPrChange>
        </w:rPr>
        <w:t>Elderly employment program</w:t>
      </w:r>
      <w:r w:rsidRPr="00706C18">
        <w:rPr>
          <w:rFonts w:ascii="Arial" w:eastAsia="굴림" w:hAnsi="Arial" w:cs="Arial"/>
          <w:sz w:val="22"/>
          <w:rPrChange w:id="6124" w:author="Keis" w:date="2024-09-06T17:47:00Z">
            <w:rPr>
              <w:rFonts w:ascii="Arial" w:eastAsia="굴림" w:hAnsi="Arial" w:cs="Arial"/>
              <w:color w:val="FF0000"/>
              <w:sz w:val="22"/>
            </w:rPr>
          </w:rPrChange>
        </w:rPr>
        <w:tab/>
      </w:r>
      <w:r w:rsidRPr="00706C18">
        <w:rPr>
          <w:rFonts w:ascii="Arial" w:eastAsia="굴림" w:hAnsi="Arial" w:cs="Arial"/>
          <w:sz w:val="22"/>
          <w:rPrChange w:id="6125" w:author="Keis" w:date="2024-09-06T17:47:00Z">
            <w:rPr>
              <w:rFonts w:ascii="Arial" w:eastAsia="굴림" w:hAnsi="Arial" w:cs="Arial"/>
              <w:color w:val="FF0000"/>
              <w:sz w:val="22"/>
            </w:rPr>
          </w:rPrChange>
        </w:rPr>
        <w:tab/>
      </w:r>
      <w:r w:rsidRPr="00706C18">
        <w:rPr>
          <w:rFonts w:ascii="Arial" w:eastAsia="굴림" w:hAnsi="Arial" w:cs="Arial" w:hint="eastAsia"/>
          <w:sz w:val="22"/>
          <w:rPrChange w:id="6126" w:author="Keis" w:date="2024-09-06T17:47:00Z">
            <w:rPr>
              <w:rFonts w:ascii="Arial" w:eastAsia="굴림" w:hAnsi="Arial" w:cs="Arial" w:hint="eastAsia"/>
              <w:color w:val="FF0000"/>
              <w:sz w:val="22"/>
            </w:rPr>
          </w:rPrChange>
        </w:rPr>
        <w:t>→</w:t>
      </w:r>
      <w:r w:rsidRPr="00706C18">
        <w:rPr>
          <w:rFonts w:ascii="Arial" w:eastAsia="굴림" w:hAnsi="Arial" w:cs="Arial"/>
          <w:sz w:val="22"/>
          <w:rPrChange w:id="6127" w:author="Keis" w:date="2024-09-06T17:47:00Z">
            <w:rPr>
              <w:rFonts w:ascii="Arial" w:eastAsia="굴림" w:hAnsi="Arial" w:cs="Arial"/>
              <w:color w:val="FF0000"/>
              <w:sz w:val="22"/>
            </w:rPr>
          </w:rPrChange>
        </w:rPr>
        <w:t>Go to D</w:t>
      </w:r>
      <w:r w:rsidR="00781A0E" w:rsidRPr="00706C18">
        <w:rPr>
          <w:rFonts w:ascii="Arial" w:eastAsia="굴림" w:hAnsi="Arial" w:cs="Arial"/>
          <w:sz w:val="22"/>
          <w:rPrChange w:id="6128" w:author="Keis" w:date="2024-09-06T17:47:00Z">
            <w:rPr>
              <w:rFonts w:ascii="Arial" w:eastAsia="굴림" w:hAnsi="Arial" w:cs="Arial"/>
              <w:color w:val="FF0000"/>
              <w:sz w:val="22"/>
            </w:rPr>
          </w:rPrChange>
        </w:rPr>
        <w:t>add8d_1</w:t>
      </w:r>
    </w:p>
    <w:p w14:paraId="5FC0FE98" w14:textId="77777777" w:rsidR="00E87397" w:rsidRPr="00706C18" w:rsidRDefault="00E87397" w:rsidP="00D12299">
      <w:pPr>
        <w:pStyle w:val="a6"/>
        <w:numPr>
          <w:ilvl w:val="0"/>
          <w:numId w:val="1269"/>
        </w:numPr>
        <w:wordWrap/>
        <w:adjustRightInd w:val="0"/>
        <w:spacing w:line="360" w:lineRule="auto"/>
        <w:ind w:leftChars="0"/>
        <w:rPr>
          <w:rFonts w:ascii="Arial" w:eastAsia="굴림" w:hAnsi="Arial" w:cs="Arial"/>
          <w:sz w:val="22"/>
          <w:rPrChange w:id="6129" w:author="Keis" w:date="2024-09-06T17:47:00Z">
            <w:rPr>
              <w:rFonts w:ascii="Arial" w:eastAsia="굴림" w:hAnsi="Arial" w:cs="Arial"/>
              <w:color w:val="FF0000"/>
              <w:sz w:val="22"/>
            </w:rPr>
          </w:rPrChange>
        </w:rPr>
      </w:pPr>
      <w:r w:rsidRPr="00706C18">
        <w:rPr>
          <w:rFonts w:ascii="Arial" w:eastAsia="굴림" w:hAnsi="Arial" w:cs="Arial"/>
          <w:sz w:val="22"/>
          <w:rPrChange w:id="6130" w:author="Keis" w:date="2024-09-06T17:47:00Z">
            <w:rPr>
              <w:rFonts w:ascii="Arial" w:eastAsia="굴림" w:hAnsi="Arial" w:cs="Arial"/>
              <w:color w:val="FF0000"/>
              <w:sz w:val="22"/>
            </w:rPr>
          </w:rPrChange>
        </w:rPr>
        <w:t>Public work employment program</w:t>
      </w:r>
      <w:r w:rsidRPr="00706C18">
        <w:rPr>
          <w:rFonts w:ascii="Arial" w:eastAsia="굴림" w:hAnsi="Arial" w:cs="Arial"/>
          <w:sz w:val="22"/>
          <w:rPrChange w:id="6131" w:author="Keis" w:date="2024-09-06T17:47:00Z">
            <w:rPr>
              <w:rFonts w:ascii="Arial" w:eastAsia="굴림" w:hAnsi="Arial" w:cs="Arial"/>
              <w:color w:val="FF0000"/>
              <w:sz w:val="22"/>
            </w:rPr>
          </w:rPrChange>
        </w:rPr>
        <w:tab/>
      </w:r>
      <w:r w:rsidRPr="00706C18">
        <w:rPr>
          <w:rFonts w:ascii="Arial" w:eastAsia="굴림" w:hAnsi="Arial" w:cs="Arial" w:hint="eastAsia"/>
          <w:sz w:val="22"/>
          <w:rPrChange w:id="6132" w:author="Keis" w:date="2024-09-06T17:47:00Z">
            <w:rPr>
              <w:rFonts w:ascii="Arial" w:eastAsia="굴림" w:hAnsi="Arial" w:cs="Arial" w:hint="eastAsia"/>
              <w:color w:val="FF0000"/>
              <w:sz w:val="22"/>
            </w:rPr>
          </w:rPrChange>
        </w:rPr>
        <w:t>→</w:t>
      </w:r>
      <w:r w:rsidRPr="00706C18">
        <w:rPr>
          <w:rFonts w:ascii="Arial" w:eastAsia="굴림" w:hAnsi="Arial" w:cs="Arial"/>
          <w:sz w:val="22"/>
          <w:rPrChange w:id="6133" w:author="Keis" w:date="2024-09-06T17:47:00Z">
            <w:rPr>
              <w:rFonts w:ascii="Arial" w:eastAsia="굴림" w:hAnsi="Arial" w:cs="Arial"/>
              <w:color w:val="FF0000"/>
              <w:sz w:val="22"/>
            </w:rPr>
          </w:rPrChange>
        </w:rPr>
        <w:t>Go to D</w:t>
      </w:r>
      <w:r w:rsidR="00781A0E" w:rsidRPr="00706C18">
        <w:rPr>
          <w:rFonts w:ascii="Arial" w:eastAsia="굴림" w:hAnsi="Arial" w:cs="Arial"/>
          <w:sz w:val="22"/>
          <w:rPrChange w:id="6134" w:author="Keis" w:date="2024-09-06T17:47:00Z">
            <w:rPr>
              <w:rFonts w:ascii="Arial" w:eastAsia="굴림" w:hAnsi="Arial" w:cs="Arial"/>
              <w:color w:val="FF0000"/>
              <w:sz w:val="22"/>
            </w:rPr>
          </w:rPrChange>
        </w:rPr>
        <w:t>add8d_1</w:t>
      </w:r>
    </w:p>
    <w:p w14:paraId="09F3FA65" w14:textId="77777777" w:rsidR="00E87397" w:rsidRPr="00706C18" w:rsidRDefault="00E87397" w:rsidP="00D12299">
      <w:pPr>
        <w:pStyle w:val="a6"/>
        <w:numPr>
          <w:ilvl w:val="0"/>
          <w:numId w:val="1269"/>
        </w:numPr>
        <w:wordWrap/>
        <w:adjustRightInd w:val="0"/>
        <w:spacing w:line="360" w:lineRule="auto"/>
        <w:ind w:leftChars="0"/>
        <w:rPr>
          <w:rFonts w:ascii="Arial" w:eastAsia="굴림" w:hAnsi="Arial" w:cs="Arial"/>
          <w:sz w:val="22"/>
          <w:rPrChange w:id="6135" w:author="Keis" w:date="2024-09-06T17:47:00Z">
            <w:rPr>
              <w:rFonts w:ascii="Arial" w:eastAsia="굴림" w:hAnsi="Arial" w:cs="Arial"/>
              <w:color w:val="FF0000"/>
              <w:sz w:val="22"/>
            </w:rPr>
          </w:rPrChange>
        </w:rPr>
      </w:pPr>
      <w:r w:rsidRPr="00706C18">
        <w:rPr>
          <w:rFonts w:ascii="Arial" w:eastAsia="굴림" w:hAnsi="Arial" w:cs="Arial"/>
          <w:sz w:val="22"/>
          <w:rPrChange w:id="6136" w:author="Keis" w:date="2024-09-06T17:47:00Z">
            <w:rPr>
              <w:rFonts w:ascii="Arial" w:eastAsia="굴림" w:hAnsi="Arial" w:cs="Arial"/>
              <w:color w:val="FF0000"/>
              <w:sz w:val="22"/>
            </w:rPr>
          </w:rPrChange>
        </w:rPr>
        <w:t>Community employment program</w:t>
      </w:r>
      <w:r w:rsidRPr="00706C18">
        <w:rPr>
          <w:rFonts w:ascii="Arial" w:eastAsia="굴림" w:hAnsi="Arial" w:cs="Arial"/>
          <w:sz w:val="22"/>
          <w:rPrChange w:id="6137" w:author="Keis" w:date="2024-09-06T17:47:00Z">
            <w:rPr>
              <w:rFonts w:ascii="Arial" w:eastAsia="굴림" w:hAnsi="Arial" w:cs="Arial"/>
              <w:color w:val="FF0000"/>
              <w:sz w:val="22"/>
            </w:rPr>
          </w:rPrChange>
        </w:rPr>
        <w:tab/>
      </w:r>
      <w:r w:rsidRPr="00706C18">
        <w:rPr>
          <w:rFonts w:ascii="Arial" w:eastAsia="굴림" w:hAnsi="Arial" w:cs="Arial" w:hint="eastAsia"/>
          <w:sz w:val="22"/>
          <w:rPrChange w:id="6138" w:author="Keis" w:date="2024-09-06T17:47:00Z">
            <w:rPr>
              <w:rFonts w:ascii="Arial" w:eastAsia="굴림" w:hAnsi="Arial" w:cs="Arial" w:hint="eastAsia"/>
              <w:color w:val="FF0000"/>
              <w:sz w:val="22"/>
            </w:rPr>
          </w:rPrChange>
        </w:rPr>
        <w:t>→</w:t>
      </w:r>
      <w:r w:rsidRPr="00706C18">
        <w:rPr>
          <w:rFonts w:ascii="Arial" w:eastAsia="굴림" w:hAnsi="Arial" w:cs="Arial"/>
          <w:sz w:val="22"/>
          <w:rPrChange w:id="6139" w:author="Keis" w:date="2024-09-06T17:47:00Z">
            <w:rPr>
              <w:rFonts w:ascii="Arial" w:eastAsia="굴림" w:hAnsi="Arial" w:cs="Arial"/>
              <w:color w:val="FF0000"/>
              <w:sz w:val="22"/>
            </w:rPr>
          </w:rPrChange>
        </w:rPr>
        <w:t>Go to D</w:t>
      </w:r>
      <w:r w:rsidR="00781A0E" w:rsidRPr="00706C18">
        <w:rPr>
          <w:rFonts w:ascii="Arial" w:eastAsia="굴림" w:hAnsi="Arial" w:cs="Arial"/>
          <w:sz w:val="22"/>
          <w:rPrChange w:id="6140" w:author="Keis" w:date="2024-09-06T17:47:00Z">
            <w:rPr>
              <w:rFonts w:ascii="Arial" w:eastAsia="굴림" w:hAnsi="Arial" w:cs="Arial"/>
              <w:color w:val="FF0000"/>
              <w:sz w:val="22"/>
            </w:rPr>
          </w:rPrChange>
        </w:rPr>
        <w:t>add8d_1</w:t>
      </w:r>
    </w:p>
    <w:p w14:paraId="6FD99AC1" w14:textId="77777777" w:rsidR="00E87397" w:rsidRPr="00706C18" w:rsidRDefault="00E87397" w:rsidP="00D12299">
      <w:pPr>
        <w:pStyle w:val="a6"/>
        <w:numPr>
          <w:ilvl w:val="0"/>
          <w:numId w:val="1269"/>
        </w:numPr>
        <w:wordWrap/>
        <w:adjustRightInd w:val="0"/>
        <w:spacing w:line="360" w:lineRule="auto"/>
        <w:ind w:leftChars="0"/>
        <w:rPr>
          <w:rFonts w:ascii="Arial" w:eastAsia="굴림" w:hAnsi="Arial" w:cs="Arial"/>
          <w:sz w:val="22"/>
          <w:rPrChange w:id="6141" w:author="Keis" w:date="2024-09-06T17:47:00Z">
            <w:rPr>
              <w:rFonts w:ascii="Arial" w:eastAsia="굴림" w:hAnsi="Arial" w:cs="Arial"/>
              <w:color w:val="FF0000"/>
              <w:sz w:val="22"/>
            </w:rPr>
          </w:rPrChange>
        </w:rPr>
      </w:pPr>
      <w:r w:rsidRPr="00706C18">
        <w:rPr>
          <w:rFonts w:ascii="Arial" w:eastAsia="굴림" w:hAnsi="Arial" w:cs="Arial"/>
          <w:sz w:val="22"/>
          <w:rPrChange w:id="6142" w:author="Keis" w:date="2024-09-06T17:47:00Z">
            <w:rPr>
              <w:rFonts w:ascii="Arial" w:eastAsia="굴림" w:hAnsi="Arial" w:cs="Arial"/>
              <w:color w:val="FF0000"/>
              <w:sz w:val="22"/>
            </w:rPr>
          </w:rPrChange>
        </w:rPr>
        <w:t xml:space="preserve">Others </w:t>
      </w:r>
    </w:p>
    <w:p w14:paraId="0A12C272" w14:textId="77777777" w:rsidR="00E87397" w:rsidRPr="00706C18" w:rsidRDefault="00E87397" w:rsidP="00E87397">
      <w:pPr>
        <w:wordWrap/>
        <w:adjustRightInd w:val="0"/>
        <w:spacing w:line="360" w:lineRule="auto"/>
        <w:rPr>
          <w:rFonts w:ascii="Arial" w:eastAsia="굴림" w:hAnsi="Arial" w:cs="Arial"/>
          <w:sz w:val="22"/>
          <w:rPrChange w:id="6143" w:author="Keis" w:date="2024-09-06T17:47:00Z">
            <w:rPr>
              <w:rFonts w:ascii="Arial" w:eastAsia="굴림" w:hAnsi="Arial" w:cs="Arial"/>
              <w:color w:val="FF0000"/>
              <w:sz w:val="22"/>
            </w:rPr>
          </w:rPrChange>
        </w:rPr>
      </w:pPr>
    </w:p>
    <w:p w14:paraId="0CBA4B49" w14:textId="77777777" w:rsidR="00E87397" w:rsidRPr="00706C18" w:rsidRDefault="00A749F7" w:rsidP="00E87397">
      <w:pPr>
        <w:wordWrap/>
        <w:adjustRightInd w:val="0"/>
        <w:spacing w:line="360" w:lineRule="auto"/>
        <w:rPr>
          <w:rFonts w:ascii="Arial" w:eastAsia="굴림" w:hAnsi="Arial" w:cs="Arial"/>
          <w:sz w:val="22"/>
          <w:rPrChange w:id="6144" w:author="Keis" w:date="2024-09-06T17:47:00Z">
            <w:rPr>
              <w:rFonts w:ascii="Arial" w:eastAsia="굴림" w:hAnsi="Arial" w:cs="Arial"/>
              <w:color w:val="FF0000"/>
              <w:sz w:val="22"/>
            </w:rPr>
          </w:rPrChange>
        </w:rPr>
      </w:pPr>
      <w:r w:rsidRPr="00706C18">
        <w:rPr>
          <w:rFonts w:ascii="Arial" w:eastAsia="굴림" w:hAnsi="Arial" w:cs="Arial"/>
          <w:sz w:val="22"/>
          <w:rPrChange w:id="6145" w:author="Keis" w:date="2024-09-06T17:47:00Z">
            <w:rPr>
              <w:rFonts w:ascii="Arial" w:eastAsia="굴림" w:hAnsi="Arial" w:cs="Arial"/>
              <w:color w:val="FF0000"/>
              <w:sz w:val="22"/>
            </w:rPr>
          </w:rPrChange>
        </w:rPr>
        <w:t>D436_</w:t>
      </w:r>
      <w:r w:rsidR="00E87397" w:rsidRPr="00706C18">
        <w:rPr>
          <w:rFonts w:ascii="Arial" w:eastAsia="굴림" w:hAnsi="Arial" w:cs="Arial"/>
          <w:sz w:val="22"/>
          <w:rPrChange w:id="6146" w:author="Keis" w:date="2024-09-06T17:47:00Z">
            <w:rPr>
              <w:rFonts w:ascii="Arial" w:eastAsia="굴림" w:hAnsi="Arial" w:cs="Arial"/>
              <w:color w:val="FF0000"/>
              <w:sz w:val="22"/>
            </w:rPr>
          </w:rPrChange>
        </w:rPr>
        <w:t>3. If others, please specify.</w:t>
      </w:r>
    </w:p>
    <w:p w14:paraId="61E6E804" w14:textId="77777777" w:rsidR="00E87397" w:rsidRPr="00706C18" w:rsidRDefault="00E87397" w:rsidP="00E87397">
      <w:pPr>
        <w:wordWrap/>
        <w:adjustRightInd w:val="0"/>
        <w:spacing w:line="360" w:lineRule="auto"/>
        <w:rPr>
          <w:rFonts w:ascii="Arial" w:eastAsia="굴림" w:hAnsi="Arial" w:cs="Arial"/>
          <w:kern w:val="0"/>
          <w:sz w:val="22"/>
          <w:rPrChange w:id="6147" w:author="Keis" w:date="2024-09-06T17:47:00Z">
            <w:rPr>
              <w:rFonts w:ascii="Arial" w:eastAsia="굴림" w:hAnsi="Arial" w:cs="Arial"/>
              <w:color w:val="FF0000"/>
              <w:kern w:val="0"/>
              <w:sz w:val="22"/>
            </w:rPr>
          </w:rPrChange>
        </w:rPr>
      </w:pPr>
      <w:r w:rsidRPr="00706C18">
        <w:rPr>
          <w:rFonts w:ascii="Arial" w:eastAsia="굴림" w:hAnsi="Arial" w:cs="Arial"/>
          <w:kern w:val="0"/>
          <w:sz w:val="22"/>
          <w:rPrChange w:id="6148" w:author="Keis" w:date="2024-09-06T17:47:00Z">
            <w:rPr>
              <w:rFonts w:ascii="Arial" w:eastAsia="굴림" w:hAnsi="Arial" w:cs="Arial"/>
              <w:color w:val="FF0000"/>
              <w:kern w:val="0"/>
              <w:sz w:val="22"/>
            </w:rPr>
          </w:rPrChange>
        </w:rPr>
        <w:tab/>
        <w:t>_______________________________</w:t>
      </w:r>
    </w:p>
    <w:p w14:paraId="725FB9A4" w14:textId="77777777" w:rsidR="00781A0E" w:rsidRPr="00706C18" w:rsidRDefault="00781A0E" w:rsidP="00E87397">
      <w:pPr>
        <w:wordWrap/>
        <w:adjustRightInd w:val="0"/>
        <w:spacing w:line="360" w:lineRule="auto"/>
        <w:rPr>
          <w:rFonts w:ascii="Arial" w:eastAsia="굴림" w:hAnsi="Arial" w:cs="Arial"/>
          <w:kern w:val="0"/>
          <w:sz w:val="22"/>
          <w:rPrChange w:id="6149" w:author="Keis" w:date="2024-09-06T17:47:00Z">
            <w:rPr>
              <w:rFonts w:ascii="Arial" w:eastAsia="굴림" w:hAnsi="Arial" w:cs="Arial"/>
              <w:color w:val="FF0000"/>
              <w:kern w:val="0"/>
              <w:sz w:val="22"/>
            </w:rPr>
          </w:rPrChange>
        </w:rPr>
      </w:pPr>
    </w:p>
    <w:p w14:paraId="5D61C0C3" w14:textId="77777777" w:rsidR="00781A0E" w:rsidRPr="00706C18" w:rsidRDefault="00781A0E" w:rsidP="00D12299">
      <w:pPr>
        <w:numPr>
          <w:ilvl w:val="0"/>
          <w:numId w:val="1320"/>
        </w:numPr>
        <w:spacing w:line="372" w:lineRule="auto"/>
        <w:textAlignment w:val="baseline"/>
        <w:rPr>
          <w:rFonts w:ascii="Arial" w:eastAsia="굴림" w:hAnsi="Arial" w:cs="Arial"/>
          <w:kern w:val="0"/>
          <w:sz w:val="22"/>
          <w:rPrChange w:id="6150" w:author="Keis" w:date="2024-09-06T17:47:00Z">
            <w:rPr>
              <w:rFonts w:ascii="Arial" w:eastAsia="굴림" w:hAnsi="Arial" w:cs="Arial"/>
              <w:color w:val="FF0000"/>
              <w:kern w:val="0"/>
              <w:sz w:val="22"/>
            </w:rPr>
          </w:rPrChange>
        </w:rPr>
      </w:pPr>
      <w:r w:rsidRPr="00706C18">
        <w:rPr>
          <w:rFonts w:ascii="Arial" w:eastAsia="굴림체" w:hAnsi="Arial" w:cs="Arial" w:hint="eastAsia"/>
          <w:b/>
          <w:bCs/>
          <w:kern w:val="0"/>
          <w:sz w:val="22"/>
          <w:rPrChange w:id="6151" w:author="Keis" w:date="2024-09-06T17:47:00Z">
            <w:rPr>
              <w:rFonts w:ascii="Arial" w:eastAsia="굴림체" w:hAnsi="Arial" w:cs="Arial" w:hint="eastAsia"/>
              <w:b/>
              <w:bCs/>
              <w:color w:val="FF0000"/>
              <w:kern w:val="0"/>
              <w:sz w:val="22"/>
            </w:rPr>
          </w:rPrChange>
        </w:rPr>
        <w:t>직전일자리</w:t>
      </w:r>
      <w:r w:rsidRPr="00706C18">
        <w:rPr>
          <w:rFonts w:ascii="Arial" w:eastAsia="굴림체" w:hAnsi="Arial" w:cs="Arial"/>
          <w:b/>
          <w:bCs/>
          <w:kern w:val="0"/>
          <w:sz w:val="22"/>
          <w:rPrChange w:id="6152" w:author="Keis" w:date="2024-09-06T17:47:00Z">
            <w:rPr>
              <w:rFonts w:ascii="Arial" w:eastAsia="굴림체" w:hAnsi="Arial" w:cs="Arial"/>
              <w:b/>
              <w:bCs/>
              <w:color w:val="FF0000"/>
              <w:kern w:val="0"/>
              <w:sz w:val="22"/>
            </w:rPr>
          </w:rPrChange>
        </w:rPr>
        <w:t xml:space="preserve"> </w:t>
      </w:r>
      <w:r w:rsidRPr="00706C18">
        <w:rPr>
          <w:rFonts w:ascii="Arial" w:eastAsia="굴림체" w:hAnsi="Arial" w:cs="Arial" w:hint="eastAsia"/>
          <w:b/>
          <w:bCs/>
          <w:kern w:val="0"/>
          <w:sz w:val="22"/>
          <w:rPrChange w:id="6153" w:author="Keis" w:date="2024-09-06T17:47:00Z">
            <w:rPr>
              <w:rFonts w:ascii="Arial" w:eastAsia="굴림체" w:hAnsi="Arial" w:cs="Arial" w:hint="eastAsia"/>
              <w:b/>
              <w:bCs/>
              <w:color w:val="FF0000"/>
              <w:kern w:val="0"/>
              <w:sz w:val="22"/>
            </w:rPr>
          </w:rPrChange>
        </w:rPr>
        <w:t>정보</w:t>
      </w:r>
    </w:p>
    <w:p w14:paraId="0A2CE02B" w14:textId="77777777" w:rsidR="00781A0E" w:rsidRPr="00706C18" w:rsidRDefault="00781A0E" w:rsidP="00781A0E">
      <w:pPr>
        <w:spacing w:line="372" w:lineRule="auto"/>
        <w:textAlignment w:val="baseline"/>
        <w:rPr>
          <w:rFonts w:ascii="Arial" w:eastAsia="굴림" w:hAnsi="Arial" w:cs="Arial"/>
          <w:b/>
          <w:bCs/>
          <w:kern w:val="0"/>
          <w:sz w:val="22"/>
          <w:rPrChange w:id="6154" w:author="Keis" w:date="2024-09-06T17:47:00Z">
            <w:rPr>
              <w:rFonts w:ascii="Arial" w:eastAsia="굴림" w:hAnsi="Arial" w:cs="Arial"/>
              <w:b/>
              <w:bCs/>
              <w:color w:val="FF0000"/>
              <w:kern w:val="0"/>
              <w:sz w:val="22"/>
            </w:rPr>
          </w:rPrChange>
        </w:rPr>
      </w:pPr>
    </w:p>
    <w:p w14:paraId="76A0979A" w14:textId="77777777" w:rsidR="004C7DA7" w:rsidRPr="00706C18" w:rsidRDefault="00781A0E" w:rsidP="004C7DA7">
      <w:pPr>
        <w:spacing w:line="384" w:lineRule="auto"/>
        <w:textAlignment w:val="baseline"/>
        <w:rPr>
          <w:rFonts w:ascii="Arial" w:eastAsia="굴림" w:hAnsi="Arial" w:cs="Arial"/>
          <w:spacing w:val="-2"/>
          <w:kern w:val="0"/>
          <w:sz w:val="22"/>
          <w:rPrChange w:id="6155" w:author="Keis" w:date="2024-09-06T17:47: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156" w:author="Keis" w:date="2024-09-06T17:47:00Z">
            <w:rPr>
              <w:rFonts w:ascii="Arial" w:eastAsia="나눔명조" w:hAnsi="Arial" w:cs="Arial"/>
              <w:color w:val="FF0000"/>
              <w:spacing w:val="-2"/>
              <w:kern w:val="0"/>
              <w:sz w:val="22"/>
            </w:rPr>
          </w:rPrChange>
        </w:rPr>
        <w:t xml:space="preserve">Dadd8d_1. </w:t>
      </w:r>
      <w:r w:rsidR="004C7DA7" w:rsidRPr="00706C18">
        <w:rPr>
          <w:rFonts w:ascii="Arial" w:eastAsia="나눔명조" w:hAnsi="Arial" w:cs="Arial"/>
          <w:spacing w:val="-2"/>
          <w:kern w:val="0"/>
          <w:sz w:val="22"/>
          <w:rPrChange w:id="6157" w:author="Keis" w:date="2024-09-06T17:47:00Z">
            <w:rPr>
              <w:rFonts w:ascii="Arial" w:eastAsia="나눔명조" w:hAnsi="Arial" w:cs="Arial"/>
              <w:color w:val="FF0000"/>
              <w:spacing w:val="-2"/>
              <w:kern w:val="0"/>
              <w:sz w:val="22"/>
            </w:rPr>
          </w:rPrChange>
        </w:rPr>
        <w:t>What was the type of the previous job that you worked for?</w:t>
      </w:r>
    </w:p>
    <w:p w14:paraId="5CDE7D37" w14:textId="77777777" w:rsidR="00C034B6" w:rsidRPr="00706C18" w:rsidRDefault="00C034B6" w:rsidP="00C034B6">
      <w:pPr>
        <w:pStyle w:val="a6"/>
        <w:numPr>
          <w:ilvl w:val="0"/>
          <w:numId w:val="1388"/>
        </w:numPr>
        <w:spacing w:line="384" w:lineRule="auto"/>
        <w:ind w:leftChars="0"/>
        <w:textAlignment w:val="baseline"/>
        <w:rPr>
          <w:ins w:id="6158" w:author="Keis" w:date="2024-09-06T14:34:00Z"/>
          <w:rFonts w:ascii="Arial" w:eastAsia="굴림" w:hAnsi="Arial" w:cs="Arial"/>
          <w:spacing w:val="-2"/>
          <w:kern w:val="0"/>
          <w:sz w:val="22"/>
          <w:rPrChange w:id="6159" w:author="Keis" w:date="2024-09-06T17:47:00Z">
            <w:rPr>
              <w:ins w:id="6160" w:author="Keis" w:date="2024-09-06T14:34:00Z"/>
              <w:rFonts w:ascii="Arial" w:eastAsia="굴림" w:hAnsi="Arial" w:cs="Arial"/>
              <w:color w:val="000000"/>
              <w:spacing w:val="-2"/>
              <w:kern w:val="0"/>
              <w:sz w:val="22"/>
            </w:rPr>
          </w:rPrChange>
        </w:rPr>
      </w:pPr>
      <w:ins w:id="6161" w:author="Keis" w:date="2024-09-06T14:34:00Z">
        <w:r w:rsidRPr="00706C18">
          <w:rPr>
            <w:rFonts w:ascii="Arial" w:eastAsia="나눔명조" w:hAnsi="Arial" w:cs="Arial"/>
            <w:spacing w:val="-2"/>
            <w:kern w:val="0"/>
            <w:sz w:val="22"/>
            <w:rPrChange w:id="6162" w:author="Keis" w:date="2024-09-06T17:47:00Z">
              <w:rPr>
                <w:rFonts w:ascii="Arial" w:eastAsia="나눔명조" w:hAnsi="Arial" w:cs="Arial"/>
                <w:color w:val="FF0000"/>
                <w:spacing w:val="-2"/>
                <w:kern w:val="0"/>
                <w:sz w:val="22"/>
              </w:rPr>
            </w:rPrChange>
          </w:rPr>
          <w:t>I was employed by another person or company and paid a wage.</w:t>
        </w:r>
      </w:ins>
    </w:p>
    <w:p w14:paraId="5E76864A" w14:textId="77777777" w:rsidR="00C034B6" w:rsidRPr="00AD562B" w:rsidRDefault="00C034B6" w:rsidP="00C034B6">
      <w:pPr>
        <w:pStyle w:val="a6"/>
        <w:numPr>
          <w:ilvl w:val="0"/>
          <w:numId w:val="1388"/>
        </w:numPr>
        <w:wordWrap/>
        <w:spacing w:line="360" w:lineRule="auto"/>
        <w:ind w:leftChars="0"/>
        <w:jc w:val="left"/>
        <w:outlineLvl w:val="0"/>
        <w:rPr>
          <w:ins w:id="6163" w:author="Keis" w:date="2024-09-06T14:34:00Z"/>
          <w:rFonts w:ascii="Arial" w:eastAsia="굴림" w:hAnsi="Arial" w:cs="Arial"/>
          <w:color w:val="00B050"/>
          <w:sz w:val="22"/>
        </w:rPr>
      </w:pPr>
      <w:ins w:id="6164" w:author="Keis" w:date="2024-09-06T14:34:00Z">
        <w:r w:rsidRPr="00AD562B">
          <w:rPr>
            <w:rFonts w:ascii="Arial" w:eastAsia="굴림" w:hAnsi="Arial" w:cs="Arial"/>
            <w:color w:val="00B050"/>
            <w:sz w:val="22"/>
          </w:rPr>
          <w:t xml:space="preserve">I was self-employed </w:t>
        </w:r>
        <w:r w:rsidRPr="006A4B8E">
          <w:rPr>
            <w:rFonts w:ascii="Arial" w:eastAsia="굴림" w:hAnsi="Arial" w:cs="Arial"/>
            <w:color w:val="00B050"/>
            <w:sz w:val="22"/>
          </w:rPr>
          <w:t>with employees</w:t>
        </w:r>
        <w:r w:rsidRPr="00AD562B">
          <w:rPr>
            <w:rFonts w:ascii="Arial" w:eastAsia="굴림" w:hAnsi="Arial" w:cs="Arial"/>
            <w:color w:val="00B050"/>
            <w:sz w:val="22"/>
          </w:rPr>
          <w:t xml:space="preserve">. </w:t>
        </w:r>
      </w:ins>
    </w:p>
    <w:p w14:paraId="040AA086" w14:textId="77777777" w:rsidR="00C034B6" w:rsidRPr="00AD562B" w:rsidRDefault="00C034B6" w:rsidP="00C034B6">
      <w:pPr>
        <w:pStyle w:val="a6"/>
        <w:numPr>
          <w:ilvl w:val="0"/>
          <w:numId w:val="1388"/>
        </w:numPr>
        <w:spacing w:line="384" w:lineRule="auto"/>
        <w:ind w:leftChars="0"/>
        <w:textAlignment w:val="baseline"/>
        <w:rPr>
          <w:ins w:id="6165" w:author="Keis" w:date="2024-09-06T14:34:00Z"/>
          <w:rFonts w:ascii="Arial" w:eastAsia="굴림" w:hAnsi="Arial" w:cs="Arial"/>
          <w:color w:val="000000"/>
          <w:spacing w:val="-2"/>
          <w:kern w:val="0"/>
          <w:sz w:val="22"/>
        </w:rPr>
      </w:pPr>
      <w:ins w:id="6166" w:author="Keis" w:date="2024-09-06T14:34:00Z">
        <w:r w:rsidRPr="00DD76F4">
          <w:rPr>
            <w:rFonts w:ascii="Arial" w:eastAsia="굴림" w:hAnsi="Arial" w:cs="Arial"/>
            <w:color w:val="00B050"/>
            <w:sz w:val="22"/>
          </w:rPr>
          <w:t xml:space="preserve">I </w:t>
        </w:r>
        <w:r>
          <w:rPr>
            <w:rFonts w:ascii="Arial" w:eastAsia="굴림" w:hAnsi="Arial" w:cs="Arial"/>
            <w:color w:val="00B050"/>
            <w:sz w:val="22"/>
          </w:rPr>
          <w:t>was</w:t>
        </w:r>
        <w:r w:rsidRPr="00DD76F4">
          <w:rPr>
            <w:rFonts w:ascii="Arial" w:eastAsia="굴림" w:hAnsi="Arial" w:cs="Arial"/>
            <w:color w:val="00B050"/>
            <w:sz w:val="22"/>
          </w:rPr>
          <w:t xml:space="preserve"> self-employed without employees. </w:t>
        </w:r>
      </w:ins>
    </w:p>
    <w:p w14:paraId="26BCEDC7" w14:textId="77777777" w:rsidR="00C034B6" w:rsidRPr="00706C18" w:rsidRDefault="00C034B6" w:rsidP="00C034B6">
      <w:pPr>
        <w:pStyle w:val="a6"/>
        <w:numPr>
          <w:ilvl w:val="0"/>
          <w:numId w:val="1388"/>
        </w:numPr>
        <w:spacing w:line="384" w:lineRule="auto"/>
        <w:ind w:leftChars="0"/>
        <w:textAlignment w:val="baseline"/>
        <w:rPr>
          <w:ins w:id="6167" w:author="Keis" w:date="2024-09-06T14:34:00Z"/>
          <w:rFonts w:ascii="Arial" w:eastAsia="굴림" w:hAnsi="Arial" w:cs="Arial"/>
          <w:spacing w:val="-2"/>
          <w:kern w:val="0"/>
          <w:sz w:val="22"/>
          <w:rPrChange w:id="6168" w:author="Keis" w:date="2024-09-06T17:47:00Z">
            <w:rPr>
              <w:ins w:id="6169" w:author="Keis" w:date="2024-09-06T14:34:00Z"/>
              <w:rFonts w:ascii="Arial" w:eastAsia="굴림" w:hAnsi="Arial" w:cs="Arial"/>
              <w:color w:val="000000"/>
              <w:spacing w:val="-2"/>
              <w:kern w:val="0"/>
              <w:sz w:val="22"/>
            </w:rPr>
          </w:rPrChange>
        </w:rPr>
      </w:pPr>
      <w:ins w:id="6170" w:author="Keis" w:date="2024-09-06T14:34:00Z">
        <w:r w:rsidRPr="00706C18">
          <w:rPr>
            <w:rFonts w:ascii="Arial" w:eastAsia="나눔명조" w:hAnsi="Arial" w:cs="Arial"/>
            <w:spacing w:val="-2"/>
            <w:kern w:val="0"/>
            <w:sz w:val="22"/>
            <w:rPrChange w:id="6171" w:author="Keis" w:date="2024-09-06T17:47:00Z">
              <w:rPr>
                <w:rFonts w:ascii="Arial" w:eastAsia="나눔명조" w:hAnsi="Arial" w:cs="Arial"/>
                <w:color w:val="FF0000"/>
                <w:spacing w:val="-2"/>
                <w:kern w:val="0"/>
                <w:sz w:val="22"/>
              </w:rPr>
            </w:rPrChange>
          </w:rPr>
          <w:t>I helped at my family’s business for over 18 hours a week without being paid</w:t>
        </w:r>
      </w:ins>
    </w:p>
    <w:p w14:paraId="38FAAE81" w14:textId="77777777" w:rsidR="00C034B6" w:rsidRPr="00706C18" w:rsidRDefault="00C034B6" w:rsidP="00C034B6">
      <w:pPr>
        <w:pStyle w:val="a6"/>
        <w:numPr>
          <w:ilvl w:val="0"/>
          <w:numId w:val="1388"/>
        </w:numPr>
        <w:spacing w:line="384" w:lineRule="auto"/>
        <w:ind w:leftChars="0"/>
        <w:textAlignment w:val="baseline"/>
        <w:rPr>
          <w:ins w:id="6172" w:author="Keis" w:date="2024-09-06T14:34:00Z"/>
          <w:rFonts w:ascii="Arial" w:eastAsia="굴림" w:hAnsi="Arial" w:cs="Arial"/>
          <w:spacing w:val="-2"/>
          <w:kern w:val="0"/>
          <w:sz w:val="22"/>
          <w:rPrChange w:id="6173" w:author="Keis" w:date="2024-09-06T17:47:00Z">
            <w:rPr>
              <w:ins w:id="6174" w:author="Keis" w:date="2024-09-06T14:34:00Z"/>
              <w:rFonts w:ascii="Arial" w:eastAsia="굴림" w:hAnsi="Arial" w:cs="Arial"/>
              <w:color w:val="000000"/>
              <w:spacing w:val="-2"/>
              <w:kern w:val="0"/>
              <w:sz w:val="22"/>
            </w:rPr>
          </w:rPrChange>
        </w:rPr>
      </w:pPr>
      <w:ins w:id="6175" w:author="Keis" w:date="2024-09-06T14:34:00Z">
        <w:r w:rsidRPr="00706C18">
          <w:rPr>
            <w:rFonts w:ascii="Arial" w:eastAsia="나눔명조" w:hAnsi="Arial" w:cs="Arial"/>
            <w:spacing w:val="-2"/>
            <w:kern w:val="0"/>
            <w:sz w:val="22"/>
            <w:rPrChange w:id="6176" w:author="Keis" w:date="2024-09-06T17:47:00Z">
              <w:rPr>
                <w:rFonts w:ascii="Arial" w:eastAsia="나눔명조" w:hAnsi="Arial" w:cs="Arial"/>
                <w:color w:val="FF0000"/>
                <w:spacing w:val="-2"/>
                <w:kern w:val="0"/>
                <w:sz w:val="22"/>
              </w:rPr>
            </w:rPrChange>
          </w:rPr>
          <w:t xml:space="preserve">Others (case of doing something obvious) </w:t>
        </w:r>
      </w:ins>
    </w:p>
    <w:p w14:paraId="09E4E1D0" w14:textId="037F7185" w:rsidR="0088794D" w:rsidRPr="00706C18" w:rsidDel="00C034B6" w:rsidRDefault="0088794D">
      <w:pPr>
        <w:pStyle w:val="a6"/>
        <w:numPr>
          <w:ilvl w:val="0"/>
          <w:numId w:val="1387"/>
        </w:numPr>
        <w:spacing w:line="384" w:lineRule="auto"/>
        <w:ind w:leftChars="0"/>
        <w:textAlignment w:val="baseline"/>
        <w:rPr>
          <w:del w:id="6177" w:author="Keis" w:date="2024-09-06T14:34:00Z"/>
          <w:rFonts w:ascii="Arial" w:eastAsia="굴림" w:hAnsi="Arial" w:cs="Arial"/>
          <w:spacing w:val="-2"/>
          <w:kern w:val="0"/>
          <w:sz w:val="22"/>
          <w:rPrChange w:id="6178" w:author="Keis" w:date="2024-09-06T17:47:00Z">
            <w:rPr>
              <w:del w:id="6179" w:author="Keis" w:date="2024-09-06T14:34:00Z"/>
              <w:rFonts w:ascii="Arial" w:eastAsia="굴림" w:hAnsi="Arial" w:cs="Arial"/>
              <w:color w:val="000000"/>
              <w:spacing w:val="-2"/>
              <w:kern w:val="0"/>
              <w:sz w:val="22"/>
            </w:rPr>
          </w:rPrChange>
        </w:rPr>
        <w:pPrChange w:id="6180" w:author="Keis" w:date="2024-09-06T14:33:00Z">
          <w:pPr>
            <w:pStyle w:val="a6"/>
            <w:numPr>
              <w:numId w:val="1381"/>
            </w:numPr>
            <w:spacing w:line="384" w:lineRule="auto"/>
            <w:ind w:leftChars="0" w:left="720" w:hanging="360"/>
            <w:textAlignment w:val="baseline"/>
          </w:pPr>
        </w:pPrChange>
      </w:pPr>
      <w:del w:id="6181" w:author="Keis" w:date="2024-09-06T14:34:00Z">
        <w:r w:rsidRPr="00706C18" w:rsidDel="00C034B6">
          <w:rPr>
            <w:rFonts w:ascii="Arial" w:eastAsia="나눔명조" w:hAnsi="Arial" w:cs="Arial"/>
            <w:spacing w:val="-2"/>
            <w:kern w:val="0"/>
            <w:sz w:val="22"/>
            <w:rPrChange w:id="6182" w:author="Keis" w:date="2024-09-06T17:47:00Z">
              <w:rPr>
                <w:rFonts w:ascii="Arial" w:eastAsia="나눔명조" w:hAnsi="Arial" w:cs="Arial"/>
                <w:color w:val="FF0000"/>
                <w:spacing w:val="-2"/>
                <w:kern w:val="0"/>
                <w:sz w:val="22"/>
              </w:rPr>
            </w:rPrChange>
          </w:rPr>
          <w:delText>I was employed by another person or company and paid a wage.</w:delText>
        </w:r>
      </w:del>
    </w:p>
    <w:p w14:paraId="2CB7AD93" w14:textId="1CCA6BA5" w:rsidR="0088794D" w:rsidRPr="00706C18" w:rsidDel="00C034B6" w:rsidRDefault="0088794D">
      <w:pPr>
        <w:pStyle w:val="a6"/>
        <w:numPr>
          <w:ilvl w:val="0"/>
          <w:numId w:val="1387"/>
        </w:numPr>
        <w:spacing w:line="384" w:lineRule="auto"/>
        <w:ind w:leftChars="0"/>
        <w:textAlignment w:val="baseline"/>
        <w:rPr>
          <w:del w:id="6183" w:author="Keis" w:date="2024-09-06T14:34:00Z"/>
          <w:rFonts w:ascii="Arial" w:eastAsia="굴림" w:hAnsi="Arial" w:cs="Arial"/>
          <w:spacing w:val="-2"/>
          <w:kern w:val="0"/>
          <w:sz w:val="22"/>
          <w:rPrChange w:id="6184" w:author="Keis" w:date="2024-09-06T17:47:00Z">
            <w:rPr>
              <w:del w:id="6185" w:author="Keis" w:date="2024-09-06T14:34:00Z"/>
              <w:rFonts w:ascii="Arial" w:eastAsia="굴림" w:hAnsi="Arial" w:cs="Arial"/>
              <w:color w:val="000000"/>
              <w:spacing w:val="-2"/>
              <w:kern w:val="0"/>
              <w:sz w:val="22"/>
            </w:rPr>
          </w:rPrChange>
        </w:rPr>
        <w:pPrChange w:id="6186" w:author="Keis" w:date="2024-09-06T14:33:00Z">
          <w:pPr>
            <w:pStyle w:val="a6"/>
            <w:numPr>
              <w:numId w:val="1381"/>
            </w:numPr>
            <w:spacing w:line="384" w:lineRule="auto"/>
            <w:ind w:leftChars="0" w:left="720" w:hanging="360"/>
            <w:textAlignment w:val="baseline"/>
          </w:pPr>
        </w:pPrChange>
      </w:pPr>
      <w:del w:id="6187" w:author="Keis" w:date="2024-09-06T14:34:00Z">
        <w:r w:rsidRPr="00706C18" w:rsidDel="00C034B6">
          <w:rPr>
            <w:rFonts w:ascii="Arial" w:eastAsia="나눔명조" w:hAnsi="Arial" w:cs="Arial"/>
            <w:spacing w:val="-2"/>
            <w:kern w:val="0"/>
            <w:sz w:val="22"/>
            <w:rPrChange w:id="6188" w:author="Keis" w:date="2024-09-06T17:47:00Z">
              <w:rPr>
                <w:rFonts w:ascii="Arial" w:eastAsia="나눔명조" w:hAnsi="Arial" w:cs="Arial"/>
                <w:color w:val="FF0000"/>
                <w:spacing w:val="-2"/>
                <w:kern w:val="0"/>
                <w:sz w:val="22"/>
              </w:rPr>
            </w:rPrChange>
          </w:rPr>
          <w:delText>I ran my own business.</w:delText>
        </w:r>
      </w:del>
    </w:p>
    <w:p w14:paraId="1D8A9F0B" w14:textId="2CB8AD89" w:rsidR="0088794D" w:rsidRPr="00706C18" w:rsidDel="00C034B6" w:rsidRDefault="0088794D" w:rsidP="0088794D">
      <w:pPr>
        <w:pStyle w:val="a6"/>
        <w:numPr>
          <w:ilvl w:val="0"/>
          <w:numId w:val="691"/>
        </w:numPr>
        <w:spacing w:line="384" w:lineRule="auto"/>
        <w:ind w:leftChars="0"/>
        <w:textAlignment w:val="baseline"/>
        <w:rPr>
          <w:del w:id="6189" w:author="Keis" w:date="2024-09-06T14:34:00Z"/>
          <w:rFonts w:ascii="Arial" w:eastAsia="굴림" w:hAnsi="Arial" w:cs="Arial"/>
          <w:spacing w:val="-2"/>
          <w:kern w:val="0"/>
          <w:sz w:val="22"/>
          <w:rPrChange w:id="6190" w:author="Keis" w:date="2024-09-06T17:47:00Z">
            <w:rPr>
              <w:del w:id="6191" w:author="Keis" w:date="2024-09-06T14:34:00Z"/>
              <w:rFonts w:ascii="Arial" w:eastAsia="굴림" w:hAnsi="Arial" w:cs="Arial"/>
              <w:color w:val="000000"/>
              <w:spacing w:val="-2"/>
              <w:kern w:val="0"/>
              <w:sz w:val="22"/>
            </w:rPr>
          </w:rPrChange>
        </w:rPr>
      </w:pPr>
      <w:del w:id="6192" w:author="Keis" w:date="2024-09-06T14:34:00Z">
        <w:r w:rsidRPr="00706C18" w:rsidDel="00C034B6">
          <w:rPr>
            <w:rFonts w:ascii="Arial" w:eastAsia="나눔명조" w:hAnsi="Arial" w:cs="Arial"/>
            <w:spacing w:val="-2"/>
            <w:kern w:val="0"/>
            <w:sz w:val="22"/>
            <w:rPrChange w:id="6193" w:author="Keis" w:date="2024-09-06T17:47:00Z">
              <w:rPr>
                <w:rFonts w:ascii="Arial" w:eastAsia="나눔명조" w:hAnsi="Arial" w:cs="Arial"/>
                <w:color w:val="FF0000"/>
                <w:spacing w:val="-2"/>
                <w:kern w:val="0"/>
                <w:sz w:val="22"/>
              </w:rPr>
            </w:rPrChange>
          </w:rPr>
          <w:delText>I helped at my family’s business for over 18 hours a week without being paid</w:delText>
        </w:r>
      </w:del>
    </w:p>
    <w:p w14:paraId="6A043D23" w14:textId="2EDC84C6" w:rsidR="0088794D" w:rsidRPr="00706C18" w:rsidDel="00C034B6" w:rsidRDefault="0088794D" w:rsidP="0088794D">
      <w:pPr>
        <w:pStyle w:val="a6"/>
        <w:numPr>
          <w:ilvl w:val="0"/>
          <w:numId w:val="691"/>
        </w:numPr>
        <w:spacing w:line="384" w:lineRule="auto"/>
        <w:ind w:leftChars="0"/>
        <w:textAlignment w:val="baseline"/>
        <w:rPr>
          <w:del w:id="6194" w:author="Keis" w:date="2024-09-06T14:34:00Z"/>
          <w:rFonts w:ascii="Arial" w:eastAsia="굴림" w:hAnsi="Arial" w:cs="Arial"/>
          <w:spacing w:val="-2"/>
          <w:kern w:val="0"/>
          <w:sz w:val="22"/>
          <w:rPrChange w:id="6195" w:author="Keis" w:date="2024-09-06T17:47:00Z">
            <w:rPr>
              <w:del w:id="6196" w:author="Keis" w:date="2024-09-06T14:34:00Z"/>
              <w:rFonts w:ascii="Arial" w:eastAsia="굴림" w:hAnsi="Arial" w:cs="Arial"/>
              <w:color w:val="000000"/>
              <w:spacing w:val="-2"/>
              <w:kern w:val="0"/>
              <w:sz w:val="22"/>
            </w:rPr>
          </w:rPrChange>
        </w:rPr>
      </w:pPr>
      <w:del w:id="6197" w:author="Keis" w:date="2024-09-06T14:34:00Z">
        <w:r w:rsidRPr="00706C18" w:rsidDel="00C034B6">
          <w:rPr>
            <w:rFonts w:ascii="Arial" w:eastAsia="나눔명조" w:hAnsi="Arial" w:cs="Arial"/>
            <w:spacing w:val="-2"/>
            <w:kern w:val="0"/>
            <w:sz w:val="22"/>
            <w:rPrChange w:id="6198" w:author="Keis" w:date="2024-09-06T17:47:00Z">
              <w:rPr>
                <w:rFonts w:ascii="Arial" w:eastAsia="나눔명조" w:hAnsi="Arial" w:cs="Arial"/>
                <w:color w:val="FF0000"/>
                <w:spacing w:val="-2"/>
                <w:kern w:val="0"/>
                <w:sz w:val="22"/>
              </w:rPr>
            </w:rPrChange>
          </w:rPr>
          <w:delText xml:space="preserve">Others (case of doing something obvious) </w:delText>
        </w:r>
      </w:del>
    </w:p>
    <w:p w14:paraId="3FAA673E" w14:textId="77777777" w:rsidR="00781A0E" w:rsidRPr="00706C18" w:rsidRDefault="00781A0E" w:rsidP="004C7DA7">
      <w:pPr>
        <w:spacing w:line="384" w:lineRule="auto"/>
        <w:textAlignment w:val="baseline"/>
        <w:rPr>
          <w:rFonts w:ascii="Arial" w:eastAsia="굴림" w:hAnsi="Arial" w:cs="Arial"/>
          <w:b/>
          <w:bCs/>
          <w:kern w:val="0"/>
          <w:sz w:val="22"/>
          <w:rPrChange w:id="6199" w:author="Keis" w:date="2024-09-06T17:47:00Z">
            <w:rPr>
              <w:rFonts w:ascii="Arial" w:eastAsia="굴림" w:hAnsi="Arial" w:cs="Arial"/>
              <w:b/>
              <w:bCs/>
              <w:color w:val="FF0000"/>
              <w:kern w:val="0"/>
              <w:sz w:val="22"/>
            </w:rPr>
          </w:rPrChange>
        </w:rPr>
      </w:pPr>
    </w:p>
    <w:p w14:paraId="07479536" w14:textId="77777777" w:rsidR="00781A0E" w:rsidRPr="00706C18" w:rsidRDefault="00007953" w:rsidP="00D12299">
      <w:pPr>
        <w:numPr>
          <w:ilvl w:val="0"/>
          <w:numId w:val="1321"/>
        </w:numPr>
        <w:spacing w:line="372" w:lineRule="auto"/>
        <w:textAlignment w:val="baseline"/>
        <w:rPr>
          <w:rFonts w:ascii="Arial" w:eastAsia="굴림" w:hAnsi="Arial" w:cs="Arial"/>
          <w:kern w:val="0"/>
          <w:sz w:val="22"/>
          <w:rPrChange w:id="6200" w:author="Keis" w:date="2024-09-06T17:47:00Z">
            <w:rPr>
              <w:rFonts w:ascii="Arial" w:eastAsia="굴림" w:hAnsi="Arial" w:cs="Arial"/>
              <w:color w:val="FF0000"/>
              <w:kern w:val="0"/>
              <w:sz w:val="22"/>
            </w:rPr>
          </w:rPrChange>
        </w:rPr>
      </w:pPr>
      <w:r w:rsidRPr="00706C18">
        <w:rPr>
          <w:rFonts w:ascii="Arial" w:eastAsia="굴림체" w:hAnsi="Arial" w:cs="Arial"/>
          <w:b/>
          <w:bCs/>
          <w:kern w:val="0"/>
          <w:sz w:val="22"/>
          <w:rPrChange w:id="6201" w:author="Keis" w:date="2024-09-06T17:47:00Z">
            <w:rPr>
              <w:rFonts w:ascii="Arial" w:eastAsia="굴림체" w:hAnsi="Arial" w:cs="Arial"/>
              <w:b/>
              <w:bCs/>
              <w:color w:val="FF0000"/>
              <w:kern w:val="0"/>
              <w:sz w:val="22"/>
            </w:rPr>
          </w:rPrChange>
        </w:rPr>
        <w:t>Wage Peak System</w:t>
      </w:r>
    </w:p>
    <w:p w14:paraId="6033EA5E" w14:textId="77777777" w:rsidR="00781A0E" w:rsidRPr="00706C18" w:rsidRDefault="00781A0E" w:rsidP="00781A0E">
      <w:pPr>
        <w:spacing w:line="372" w:lineRule="auto"/>
        <w:textAlignment w:val="baseline"/>
        <w:rPr>
          <w:rFonts w:ascii="Arial" w:eastAsia="굴림" w:hAnsi="Arial" w:cs="Arial"/>
          <w:b/>
          <w:bCs/>
          <w:kern w:val="0"/>
          <w:sz w:val="22"/>
          <w:rPrChange w:id="6202" w:author="Keis" w:date="2024-09-06T17:47:00Z">
            <w:rPr>
              <w:rFonts w:ascii="Arial" w:eastAsia="굴림" w:hAnsi="Arial" w:cs="Arial"/>
              <w:b/>
              <w:bCs/>
              <w:color w:val="FF0000"/>
              <w:kern w:val="0"/>
              <w:sz w:val="22"/>
            </w:rPr>
          </w:rPrChange>
        </w:rPr>
      </w:pPr>
    </w:p>
    <w:p w14:paraId="42B3095E" w14:textId="77777777" w:rsidR="00800357" w:rsidRPr="00706C18" w:rsidRDefault="00800357" w:rsidP="00800357">
      <w:pPr>
        <w:spacing w:line="372" w:lineRule="auto"/>
        <w:textAlignment w:val="baseline"/>
        <w:rPr>
          <w:rFonts w:ascii="Arial" w:eastAsia="굴림" w:hAnsi="Arial" w:cs="Arial"/>
          <w:b/>
          <w:bCs/>
          <w:kern w:val="0"/>
          <w:sz w:val="22"/>
          <w:rPrChange w:id="6203" w:author="Keis" w:date="2024-09-06T17:47:00Z">
            <w:rPr>
              <w:rFonts w:ascii="Arial" w:eastAsia="굴림" w:hAnsi="Arial" w:cs="Arial"/>
              <w:b/>
              <w:bCs/>
              <w:color w:val="FF0000"/>
              <w:kern w:val="0"/>
              <w:sz w:val="22"/>
            </w:rPr>
          </w:rPrChange>
        </w:rPr>
      </w:pPr>
      <w:r w:rsidRPr="00706C18">
        <w:rPr>
          <w:rFonts w:ascii="Arial" w:eastAsia="굴림체" w:hAnsi="Arial" w:cs="Arial"/>
          <w:b/>
          <w:bCs/>
          <w:kern w:val="0"/>
          <w:sz w:val="22"/>
          <w:rPrChange w:id="6204" w:author="Keis" w:date="2024-09-06T17:47:00Z">
            <w:rPr>
              <w:rFonts w:ascii="Arial" w:eastAsia="굴림체" w:hAnsi="Arial" w:cs="Arial"/>
              <w:b/>
              <w:bCs/>
              <w:color w:val="FF0000"/>
              <w:kern w:val="0"/>
              <w:sz w:val="22"/>
            </w:rPr>
          </w:rPrChange>
        </w:rPr>
        <w:t>&lt;Wage Peak System&gt;</w:t>
      </w:r>
    </w:p>
    <w:p w14:paraId="697B203B" w14:textId="77777777" w:rsidR="004C7DA7" w:rsidRPr="00706C18" w:rsidRDefault="004C7DA7" w:rsidP="004C7DA7">
      <w:pPr>
        <w:spacing w:line="384" w:lineRule="auto"/>
        <w:textAlignment w:val="baseline"/>
        <w:rPr>
          <w:rFonts w:ascii="Arial" w:eastAsia="굴림" w:hAnsi="Arial" w:cs="Arial"/>
          <w:kern w:val="0"/>
          <w:sz w:val="22"/>
          <w:rPrChange w:id="6205" w:author="Keis" w:date="2024-09-06T17:47:00Z">
            <w:rPr>
              <w:rFonts w:ascii="Arial" w:eastAsia="굴림" w:hAnsi="Arial" w:cs="Arial"/>
              <w:color w:val="000000"/>
              <w:kern w:val="0"/>
              <w:sz w:val="22"/>
            </w:rPr>
          </w:rPrChange>
        </w:rPr>
      </w:pPr>
      <w:r w:rsidRPr="00706C18">
        <w:rPr>
          <w:rFonts w:ascii="Arial" w:eastAsia="나눔명조" w:hAnsi="Arial" w:cs="Arial"/>
          <w:spacing w:val="-2"/>
          <w:kern w:val="0"/>
          <w:sz w:val="22"/>
          <w:rPrChange w:id="6206" w:author="Keis" w:date="2024-09-06T17:47:00Z">
            <w:rPr>
              <w:rFonts w:ascii="Arial" w:eastAsia="나눔명조" w:hAnsi="Arial" w:cs="Arial"/>
              <w:color w:val="FF0000"/>
              <w:spacing w:val="-2"/>
              <w:kern w:val="0"/>
              <w:sz w:val="22"/>
            </w:rPr>
          </w:rPrChange>
        </w:rPr>
        <w:t xml:space="preserve">Dadd8d_2. </w:t>
      </w:r>
      <w:r w:rsidR="00007953" w:rsidRPr="00706C18">
        <w:rPr>
          <w:rFonts w:ascii="Arial" w:eastAsia="나눔명조" w:hAnsi="Arial" w:cs="Arial"/>
          <w:spacing w:val="-2"/>
          <w:kern w:val="0"/>
          <w:sz w:val="22"/>
          <w:rPrChange w:id="6207" w:author="Keis" w:date="2024-09-06T17:47:00Z">
            <w:rPr>
              <w:rFonts w:ascii="Arial" w:eastAsia="나눔명조" w:hAnsi="Arial" w:cs="Arial"/>
              <w:color w:val="FF0000"/>
              <w:spacing w:val="-2"/>
              <w:kern w:val="0"/>
              <w:sz w:val="22"/>
            </w:rPr>
          </w:rPrChange>
        </w:rPr>
        <w:t>Have you ever heard of the wage peak system</w:t>
      </w:r>
      <w:r w:rsidRPr="00706C18">
        <w:rPr>
          <w:rFonts w:ascii="Arial" w:eastAsia="나눔명조" w:hAnsi="Arial" w:cs="Arial"/>
          <w:spacing w:val="-2"/>
          <w:kern w:val="0"/>
          <w:sz w:val="22"/>
          <w:rPrChange w:id="6208" w:author="Keis" w:date="2024-09-06T17:47:00Z">
            <w:rPr>
              <w:rFonts w:ascii="Arial" w:eastAsia="나눔명조" w:hAnsi="Arial" w:cs="Arial"/>
              <w:color w:val="FF0000"/>
              <w:spacing w:val="-2"/>
              <w:kern w:val="0"/>
              <w:sz w:val="22"/>
            </w:rPr>
          </w:rPrChange>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4C7DA7" w:rsidRPr="005A3AD9" w14:paraId="45425CCE" w14:textId="77777777" w:rsidTr="004C7DA7">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908ED1" w14:textId="77777777" w:rsidR="00C034B6" w:rsidRPr="00FF1D2F" w:rsidRDefault="00C034B6" w:rsidP="00C034B6">
            <w:pPr>
              <w:spacing w:line="384" w:lineRule="auto"/>
              <w:textAlignment w:val="baseline"/>
              <w:rPr>
                <w:ins w:id="6209" w:author="Keis" w:date="2024-09-06T14:34:00Z"/>
                <w:rFonts w:ascii="함초롬바탕" w:eastAsia="굴림" w:hAnsi="굴림" w:cs="굴림"/>
                <w:color w:val="00B050"/>
                <w:kern w:val="0"/>
                <w:szCs w:val="20"/>
              </w:rPr>
            </w:pPr>
            <w:ins w:id="6210" w:author="Keis" w:date="2024-09-06T14:34:00Z">
              <w:r w:rsidRPr="00FF1D2F">
                <w:rPr>
                  <w:rFonts w:ascii="나눔명조" w:eastAsia="나눔명조" w:hAnsi="나눔명조" w:cs="굴림"/>
                  <w:b/>
                  <w:bCs/>
                  <w:color w:val="00B050"/>
                  <w:spacing w:val="-2"/>
                  <w:kern w:val="0"/>
                  <w:sz w:val="18"/>
                  <w:szCs w:val="18"/>
                </w:rPr>
                <w:t>What is the wage peak system?</w:t>
              </w:r>
              <w:r w:rsidRPr="00FF1D2F">
                <w:rPr>
                  <w:rFonts w:ascii="함초롬바탕" w:eastAsia="나눔명조" w:hAnsi="굴림" w:cs="굴림"/>
                  <w:color w:val="00B050"/>
                  <w:spacing w:val="-2"/>
                  <w:kern w:val="0"/>
                  <w:sz w:val="18"/>
                  <w:szCs w:val="18"/>
                </w:rPr>
                <w:t xml:space="preserve"> </w:t>
              </w:r>
              <w:r w:rsidRPr="00FF1D2F">
                <w:rPr>
                  <w:rFonts w:ascii="나눔명조" w:eastAsia="나눔명조" w:hAnsi="나눔명조" w:cs="굴림"/>
                  <w:color w:val="00B050"/>
                  <w:spacing w:val="-2"/>
                  <w:kern w:val="0"/>
                  <w:sz w:val="18"/>
                  <w:szCs w:val="18"/>
                </w:rPr>
                <w:t>The wage peak system is designed to ensure continuous employment for workers. Specifically, it revolves around lowering wages in return of extended employment after a certain age as determined by the labor-management agreement.</w:t>
              </w:r>
            </w:ins>
          </w:p>
          <w:p w14:paraId="33906368" w14:textId="20C3A24C" w:rsidR="004C7DA7" w:rsidRPr="005A3AD9" w:rsidRDefault="00C034B6">
            <w:pPr>
              <w:spacing w:line="384" w:lineRule="auto"/>
              <w:textAlignment w:val="baseline"/>
              <w:rPr>
                <w:rFonts w:ascii="Arial" w:eastAsia="굴림" w:hAnsi="Arial" w:cs="Arial"/>
                <w:color w:val="000000"/>
                <w:kern w:val="0"/>
                <w:sz w:val="22"/>
              </w:rPr>
              <w:pPrChange w:id="6211" w:author="Keis" w:date="2024-09-06T14:34:00Z">
                <w:pPr>
                  <w:spacing w:line="56" w:lineRule="atLeast"/>
                  <w:textAlignment w:val="baseline"/>
                </w:pPr>
              </w:pPrChange>
            </w:pPr>
            <w:ins w:id="6212" w:author="Keis" w:date="2024-09-06T14:34:00Z">
              <w:r w:rsidRPr="00FF1D2F">
                <w:rPr>
                  <w:rFonts w:ascii="나눔명조" w:eastAsia="나눔명조" w:hAnsi="나눔명조" w:cs="굴림" w:hint="eastAsia"/>
                  <w:color w:val="00B050"/>
                  <w:spacing w:val="-2"/>
                  <w:kern w:val="0"/>
                  <w:sz w:val="18"/>
                  <w:szCs w:val="18"/>
                </w:rPr>
                <w:t>※</w:t>
              </w:r>
              <w:r w:rsidRPr="00FF1D2F">
                <w:rPr>
                  <w:rFonts w:ascii="나눔명조" w:eastAsia="나눔명조" w:hAnsi="나눔명조" w:cs="굴림"/>
                  <w:color w:val="00B050"/>
                  <w:spacing w:val="-2"/>
                  <w:kern w:val="0"/>
                  <w:sz w:val="18"/>
                  <w:szCs w:val="18"/>
                </w:rPr>
                <w:t xml:space="preserve"> Supreme Court ruled against ‘Maintaining Retirement-Age’ without extending it, but the Wage Peak System is valid to the extent that it is implemented in </w:t>
              </w:r>
              <w:proofErr w:type="spellStart"/>
              <w:r w:rsidRPr="00FF1D2F">
                <w:rPr>
                  <w:rFonts w:ascii="나눔명조" w:eastAsia="나눔명조" w:hAnsi="나눔명조" w:cs="굴림"/>
                  <w:color w:val="00B050"/>
                  <w:spacing w:val="-2"/>
                  <w:kern w:val="0"/>
                  <w:sz w:val="18"/>
                  <w:szCs w:val="18"/>
                </w:rPr>
                <w:t>conjuction</w:t>
              </w:r>
              <w:proofErr w:type="spellEnd"/>
              <w:r w:rsidRPr="00FF1D2F">
                <w:rPr>
                  <w:rFonts w:ascii="나눔명조" w:eastAsia="나눔명조" w:hAnsi="나눔명조" w:cs="굴림"/>
                  <w:color w:val="00B050"/>
                  <w:spacing w:val="-2"/>
                  <w:kern w:val="0"/>
                  <w:sz w:val="18"/>
                  <w:szCs w:val="18"/>
                </w:rPr>
                <w:t xml:space="preserve"> with extending the retirement age or rehiring workers in a different position after retirement.</w:t>
              </w:r>
            </w:ins>
            <w:del w:id="6213" w:author="Keis" w:date="2024-09-06T14:34:00Z">
              <w:r w:rsidR="004C7DA7" w:rsidRPr="00007953" w:rsidDel="00C034B6">
                <w:rPr>
                  <w:rFonts w:ascii="Arial" w:eastAsia="나눔명조" w:hAnsi="Arial" w:cs="Arial" w:hint="eastAsia"/>
                  <w:b/>
                  <w:bCs/>
                  <w:color w:val="FF0000"/>
                  <w:spacing w:val="-2"/>
                  <w:kern w:val="0"/>
                  <w:sz w:val="22"/>
                </w:rPr>
                <w:delText>W</w:delText>
              </w:r>
              <w:r w:rsidR="00007953" w:rsidRPr="00007953" w:rsidDel="00C034B6">
                <w:rPr>
                  <w:rFonts w:ascii="Arial" w:eastAsia="나눔명조" w:hAnsi="Arial" w:cs="Arial" w:hint="eastAsia"/>
                  <w:b/>
                  <w:bCs/>
                  <w:color w:val="FF0000"/>
                  <w:spacing w:val="-2"/>
                  <w:kern w:val="0"/>
                  <w:sz w:val="22"/>
                </w:rPr>
                <w:delText>hat is the w</w:delText>
              </w:r>
              <w:r w:rsidR="004C7DA7" w:rsidRPr="00007953" w:rsidDel="00C034B6">
                <w:rPr>
                  <w:rFonts w:ascii="Arial" w:eastAsia="나눔명조" w:hAnsi="Arial" w:cs="Arial" w:hint="eastAsia"/>
                  <w:b/>
                  <w:bCs/>
                  <w:color w:val="FF0000"/>
                  <w:spacing w:val="-2"/>
                  <w:kern w:val="0"/>
                  <w:sz w:val="22"/>
                </w:rPr>
                <w:delText>age peak system</w:delText>
              </w:r>
              <w:r w:rsidR="004C7DA7" w:rsidRPr="00007953" w:rsidDel="00C034B6">
                <w:rPr>
                  <w:rFonts w:ascii="Arial" w:eastAsia="나눔명조" w:hAnsi="Arial" w:cs="Arial"/>
                  <w:b/>
                  <w:bCs/>
                  <w:color w:val="FF0000"/>
                  <w:spacing w:val="-2"/>
                  <w:kern w:val="0"/>
                  <w:sz w:val="22"/>
                </w:rPr>
                <w:delText>?</w:delText>
              </w:r>
              <w:r w:rsidR="004C7DA7" w:rsidRPr="00007953" w:rsidDel="00C034B6">
                <w:rPr>
                  <w:rFonts w:ascii="Arial" w:eastAsia="나눔명조" w:hAnsi="Arial" w:cs="Arial"/>
                  <w:color w:val="FF0000"/>
                  <w:spacing w:val="-2"/>
                  <w:kern w:val="0"/>
                  <w:sz w:val="22"/>
                </w:rPr>
                <w:delText xml:space="preserve"> </w:delText>
              </w:r>
              <w:r w:rsidR="00007953" w:rsidRPr="00007953" w:rsidDel="00C034B6">
                <w:rPr>
                  <w:rFonts w:ascii="Arial" w:eastAsia="나눔명조" w:hAnsi="Arial" w:cs="Arial" w:hint="eastAsia"/>
                  <w:color w:val="FF0000"/>
                  <w:spacing w:val="-2"/>
                  <w:kern w:val="0"/>
                  <w:sz w:val="22"/>
                </w:rPr>
                <w:delText xml:space="preserve">The wage peak system is </w:delText>
              </w:r>
              <w:r w:rsidR="00007953" w:rsidRPr="00007953" w:rsidDel="00C034B6">
                <w:rPr>
                  <w:rFonts w:ascii="Arial" w:eastAsia="나눔명조" w:hAnsi="Arial" w:cs="Arial"/>
                  <w:color w:val="FF0000"/>
                  <w:spacing w:val="-2"/>
                  <w:kern w:val="0"/>
                  <w:sz w:val="22"/>
                </w:rPr>
                <w:delText>designed</w:delText>
              </w:r>
              <w:r w:rsidR="00007953" w:rsidRPr="00007953" w:rsidDel="00C034B6">
                <w:rPr>
                  <w:rFonts w:ascii="Arial" w:eastAsia="나눔명조" w:hAnsi="Arial" w:cs="Arial" w:hint="eastAsia"/>
                  <w:color w:val="FF0000"/>
                  <w:spacing w:val="-2"/>
                  <w:kern w:val="0"/>
                  <w:sz w:val="22"/>
                </w:rPr>
                <w:delText xml:space="preserve"> to ensure continuous employment for workers. Specifically, it revolves around lowering wages in return of extended employment after a certain age as determined by the labor-management agreement.</w:delText>
              </w:r>
            </w:del>
          </w:p>
        </w:tc>
      </w:tr>
    </w:tbl>
    <w:p w14:paraId="1DEF2461" w14:textId="77777777" w:rsidR="004C7DA7" w:rsidRPr="00706C18" w:rsidRDefault="004C7DA7" w:rsidP="004C7DA7">
      <w:pPr>
        <w:spacing w:line="384" w:lineRule="auto"/>
        <w:textAlignment w:val="baseline"/>
        <w:rPr>
          <w:rFonts w:ascii="Arial" w:eastAsia="굴림" w:hAnsi="Arial" w:cs="Arial"/>
          <w:spacing w:val="-2"/>
          <w:kern w:val="0"/>
          <w:sz w:val="22"/>
          <w:rPrChange w:id="6214"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215"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216" w:author="Keis" w:date="2024-09-06T17:47:00Z">
            <w:rPr>
              <w:rFonts w:ascii="Arial" w:eastAsia="나눔명조" w:hAnsi="Arial" w:cs="Arial"/>
              <w:color w:val="FF0000"/>
              <w:spacing w:val="-2"/>
              <w:kern w:val="0"/>
              <w:sz w:val="22"/>
            </w:rPr>
          </w:rPrChange>
        </w:rPr>
        <w:t xml:space="preserve"> Yes </w:t>
      </w:r>
    </w:p>
    <w:p w14:paraId="7A535309" w14:textId="77777777" w:rsidR="004C7DA7" w:rsidRPr="00706C18" w:rsidRDefault="004C7DA7" w:rsidP="004C7DA7">
      <w:pPr>
        <w:spacing w:line="384" w:lineRule="auto"/>
        <w:textAlignment w:val="baseline"/>
        <w:rPr>
          <w:rFonts w:ascii="Arial" w:eastAsia="굴림" w:hAnsi="Arial" w:cs="Arial"/>
          <w:spacing w:val="-2"/>
          <w:kern w:val="0"/>
          <w:sz w:val="22"/>
          <w:rPrChange w:id="6217"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218" w:author="Keis" w:date="2024-09-06T17:47: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219" w:author="Keis" w:date="2024-09-06T17:47:00Z">
            <w:rPr>
              <w:rFonts w:ascii="Arial" w:eastAsia="나눔명조" w:hAnsi="Arial" w:cs="Arial"/>
              <w:color w:val="FF0000"/>
              <w:spacing w:val="-2"/>
              <w:kern w:val="0"/>
              <w:sz w:val="22"/>
            </w:rPr>
          </w:rPrChange>
        </w:rPr>
        <w:t xml:space="preserve"> No</w:t>
      </w:r>
    </w:p>
    <w:p w14:paraId="69A56A24" w14:textId="77777777" w:rsidR="004C7DA7" w:rsidRPr="00706C18" w:rsidRDefault="004C7DA7" w:rsidP="004C7DA7">
      <w:pPr>
        <w:spacing w:line="384" w:lineRule="auto"/>
        <w:textAlignment w:val="baseline"/>
        <w:rPr>
          <w:rFonts w:ascii="Arial" w:eastAsia="나눔명조" w:hAnsi="Arial" w:cs="Arial"/>
          <w:b/>
          <w:iCs/>
          <w:spacing w:val="-2"/>
          <w:kern w:val="0"/>
          <w:sz w:val="22"/>
          <w:rPrChange w:id="6220" w:author="Keis" w:date="2024-09-06T17:47:00Z">
            <w:rPr>
              <w:rFonts w:ascii="Arial" w:eastAsia="나눔명조" w:hAnsi="Arial" w:cs="Arial"/>
              <w:b/>
              <w:iCs/>
              <w:color w:val="FF0000"/>
              <w:spacing w:val="-2"/>
              <w:kern w:val="0"/>
              <w:sz w:val="22"/>
            </w:rPr>
          </w:rPrChange>
        </w:rPr>
      </w:pPr>
    </w:p>
    <w:p w14:paraId="09E5DA3F" w14:textId="77777777" w:rsidR="00781A0E" w:rsidRPr="00706C18" w:rsidRDefault="004C7DA7" w:rsidP="00781A0E">
      <w:pPr>
        <w:spacing w:line="384" w:lineRule="auto"/>
        <w:textAlignment w:val="baseline"/>
        <w:rPr>
          <w:rFonts w:ascii="Arial" w:eastAsia="굴림" w:hAnsi="Arial" w:cs="Arial"/>
          <w:b/>
          <w:spacing w:val="-2"/>
          <w:kern w:val="0"/>
          <w:sz w:val="22"/>
          <w:rPrChange w:id="6221" w:author="Keis" w:date="2024-09-06T17:47:00Z">
            <w:rPr>
              <w:rFonts w:ascii="Arial" w:eastAsia="굴림" w:hAnsi="Arial" w:cs="Arial"/>
              <w:b/>
              <w:color w:val="000000"/>
              <w:spacing w:val="-2"/>
              <w:kern w:val="0"/>
              <w:sz w:val="22"/>
            </w:rPr>
          </w:rPrChange>
        </w:rPr>
      </w:pPr>
      <w:r w:rsidRPr="00706C18">
        <w:rPr>
          <w:rFonts w:ascii="Arial" w:eastAsia="나눔명조" w:hAnsi="Arial" w:cs="Arial"/>
          <w:b/>
          <w:iCs/>
          <w:spacing w:val="-2"/>
          <w:kern w:val="0"/>
          <w:sz w:val="22"/>
          <w:rPrChange w:id="6222" w:author="Keis" w:date="2024-09-06T17:47:00Z">
            <w:rPr>
              <w:rFonts w:ascii="Arial" w:eastAsia="나눔명조" w:hAnsi="Arial" w:cs="Arial"/>
              <w:b/>
              <w:iCs/>
              <w:color w:val="FF0000"/>
              <w:spacing w:val="-2"/>
              <w:kern w:val="0"/>
              <w:sz w:val="22"/>
            </w:rPr>
          </w:rPrChange>
        </w:rPr>
        <w:t>[Logic] Dadd8</w:t>
      </w:r>
      <w:r w:rsidR="002037EB" w:rsidRPr="00706C18">
        <w:rPr>
          <w:rFonts w:ascii="Arial" w:eastAsia="나눔명조" w:hAnsi="Arial" w:cs="Arial"/>
          <w:b/>
          <w:iCs/>
          <w:spacing w:val="-2"/>
          <w:kern w:val="0"/>
          <w:sz w:val="22"/>
          <w:rPrChange w:id="6223" w:author="Keis" w:date="2024-09-06T17:47:00Z">
            <w:rPr>
              <w:rFonts w:ascii="Arial" w:eastAsia="나눔명조" w:hAnsi="Arial" w:cs="Arial"/>
              <w:b/>
              <w:iCs/>
              <w:color w:val="FF0000"/>
              <w:spacing w:val="-2"/>
              <w:kern w:val="0"/>
              <w:sz w:val="22"/>
            </w:rPr>
          </w:rPrChange>
        </w:rPr>
        <w:t>d</w:t>
      </w:r>
      <w:r w:rsidRPr="00706C18">
        <w:rPr>
          <w:rFonts w:ascii="Arial" w:eastAsia="나눔명조" w:hAnsi="Arial" w:cs="Arial"/>
          <w:b/>
          <w:iCs/>
          <w:spacing w:val="-2"/>
          <w:kern w:val="0"/>
          <w:sz w:val="22"/>
          <w:rPrChange w:id="6224" w:author="Keis" w:date="2024-09-06T17:47:00Z">
            <w:rPr>
              <w:rFonts w:ascii="Arial" w:eastAsia="나눔명조" w:hAnsi="Arial" w:cs="Arial"/>
              <w:b/>
              <w:iCs/>
              <w:color w:val="FF0000"/>
              <w:spacing w:val="-2"/>
              <w:kern w:val="0"/>
              <w:sz w:val="22"/>
            </w:rPr>
          </w:rPrChange>
        </w:rPr>
        <w:t>_1 Answer only (Previous job)=</w:t>
      </w:r>
      <w:r w:rsidRPr="00706C18">
        <w:rPr>
          <w:rFonts w:ascii="굴림" w:eastAsia="굴림" w:hAnsi="굴림" w:cs="굴림" w:hint="eastAsia"/>
          <w:b/>
          <w:iCs/>
          <w:spacing w:val="-2"/>
          <w:kern w:val="0"/>
          <w:sz w:val="22"/>
          <w:rPrChange w:id="6225" w:author="Keis" w:date="2024-09-06T17:47:00Z">
            <w:rPr>
              <w:rFonts w:ascii="굴림" w:eastAsia="굴림" w:hAnsi="굴림" w:cs="굴림" w:hint="eastAsia"/>
              <w:b/>
              <w:iCs/>
              <w:color w:val="FF0000"/>
              <w:spacing w:val="-2"/>
              <w:kern w:val="0"/>
              <w:sz w:val="22"/>
            </w:rPr>
          </w:rPrChange>
        </w:rPr>
        <w:t>①</w:t>
      </w:r>
      <w:r w:rsidRPr="00706C18">
        <w:rPr>
          <w:rFonts w:ascii="Arial" w:eastAsia="나눔명조" w:hAnsi="Arial" w:cs="Arial"/>
          <w:b/>
          <w:iCs/>
          <w:spacing w:val="-2"/>
          <w:kern w:val="0"/>
          <w:sz w:val="22"/>
          <w:rPrChange w:id="6226" w:author="Keis" w:date="2024-09-06T17:47:00Z">
            <w:rPr>
              <w:rFonts w:ascii="Arial" w:eastAsia="나눔명조" w:hAnsi="Arial" w:cs="Arial"/>
              <w:b/>
              <w:iCs/>
              <w:color w:val="FF0000"/>
              <w:spacing w:val="-2"/>
              <w:kern w:val="0"/>
              <w:sz w:val="22"/>
            </w:rPr>
          </w:rPrChange>
        </w:rPr>
        <w:t xml:space="preserve">(wage worker), </w:t>
      </w:r>
      <w:r w:rsidRPr="00706C18">
        <w:rPr>
          <w:rFonts w:ascii="굴림" w:eastAsia="굴림" w:hAnsi="굴림" w:cs="굴림" w:hint="eastAsia"/>
          <w:b/>
          <w:iCs/>
          <w:spacing w:val="-2"/>
          <w:kern w:val="0"/>
          <w:sz w:val="22"/>
          <w:rPrChange w:id="6227" w:author="Keis" w:date="2024-09-06T17:47:00Z">
            <w:rPr>
              <w:rFonts w:ascii="굴림" w:eastAsia="굴림" w:hAnsi="굴림" w:cs="굴림" w:hint="eastAsia"/>
              <w:b/>
              <w:iCs/>
              <w:color w:val="FF0000"/>
              <w:spacing w:val="-2"/>
              <w:kern w:val="0"/>
              <w:sz w:val="22"/>
            </w:rPr>
          </w:rPrChange>
        </w:rPr>
        <w:t>②③④</w:t>
      </w:r>
      <w:r w:rsidRPr="00706C18">
        <w:rPr>
          <w:rFonts w:ascii="Arial" w:eastAsia="나눔명조" w:hAnsi="Arial" w:cs="Arial"/>
          <w:b/>
          <w:iCs/>
          <w:spacing w:val="-2"/>
          <w:kern w:val="0"/>
          <w:sz w:val="22"/>
          <w:rPrChange w:id="6228" w:author="Keis" w:date="2024-09-06T17:47:00Z">
            <w:rPr>
              <w:rFonts w:ascii="Arial" w:eastAsia="나눔명조" w:hAnsi="Arial" w:cs="Arial"/>
              <w:b/>
              <w:iCs/>
              <w:color w:val="FF0000"/>
              <w:spacing w:val="-2"/>
              <w:kern w:val="0"/>
              <w:sz w:val="22"/>
            </w:rPr>
          </w:rPrChange>
        </w:rPr>
        <w:t xml:space="preserve"> go to Dadd8d_12</w:t>
      </w:r>
    </w:p>
    <w:p w14:paraId="51F25D54" w14:textId="77777777" w:rsidR="004C7DA7" w:rsidRPr="00706C18" w:rsidRDefault="00781A0E" w:rsidP="004C7DA7">
      <w:pPr>
        <w:spacing w:line="384" w:lineRule="auto"/>
        <w:textAlignment w:val="baseline"/>
        <w:rPr>
          <w:rFonts w:ascii="Arial" w:eastAsia="굴림" w:hAnsi="Arial" w:cs="Arial"/>
          <w:kern w:val="0"/>
          <w:sz w:val="22"/>
          <w:rPrChange w:id="6229" w:author="Keis" w:date="2024-09-06T17:47:00Z">
            <w:rPr>
              <w:rFonts w:ascii="Arial" w:eastAsia="굴림" w:hAnsi="Arial" w:cs="Arial"/>
              <w:color w:val="000000"/>
              <w:kern w:val="0"/>
              <w:sz w:val="22"/>
            </w:rPr>
          </w:rPrChange>
        </w:rPr>
      </w:pPr>
      <w:r w:rsidRPr="00706C18">
        <w:rPr>
          <w:rFonts w:ascii="Arial" w:eastAsia="나눔명조" w:hAnsi="Arial" w:cs="Arial"/>
          <w:spacing w:val="-2"/>
          <w:kern w:val="0"/>
          <w:sz w:val="22"/>
          <w:rPrChange w:id="6230" w:author="Keis" w:date="2024-09-06T17:47:00Z">
            <w:rPr>
              <w:rFonts w:ascii="Arial" w:eastAsia="나눔명조" w:hAnsi="Arial" w:cs="Arial"/>
              <w:color w:val="FF0000"/>
              <w:spacing w:val="-2"/>
              <w:kern w:val="0"/>
              <w:sz w:val="22"/>
            </w:rPr>
          </w:rPrChange>
        </w:rPr>
        <w:lastRenderedPageBreak/>
        <w:t>Dadd8d_3</w:t>
      </w:r>
      <w:proofErr w:type="gramStart"/>
      <w:r w:rsidRPr="00706C18">
        <w:rPr>
          <w:rFonts w:ascii="Arial" w:eastAsia="나눔명조" w:hAnsi="Arial" w:cs="Arial"/>
          <w:spacing w:val="-2"/>
          <w:kern w:val="0"/>
          <w:sz w:val="22"/>
          <w:rPrChange w:id="6231" w:author="Keis" w:date="2024-09-06T17:47:00Z">
            <w:rPr>
              <w:rFonts w:ascii="Arial" w:eastAsia="나눔명조" w:hAnsi="Arial" w:cs="Arial"/>
              <w:color w:val="FF0000"/>
              <w:spacing w:val="-2"/>
              <w:kern w:val="0"/>
              <w:sz w:val="22"/>
            </w:rPr>
          </w:rPrChange>
        </w:rPr>
        <w:t xml:space="preserve">. </w:t>
      </w:r>
      <w:r w:rsidR="004C7DA7" w:rsidRPr="00706C18">
        <w:rPr>
          <w:rFonts w:ascii="Arial" w:eastAsia="나눔명조" w:hAnsi="Arial" w:cs="Arial"/>
          <w:spacing w:val="-2"/>
          <w:kern w:val="0"/>
          <w:sz w:val="22"/>
          <w:rPrChange w:id="6232" w:author="Keis" w:date="2024-09-06T17:47:00Z">
            <w:rPr>
              <w:rFonts w:ascii="Arial" w:eastAsia="나눔명조" w:hAnsi="Arial" w:cs="Arial"/>
              <w:color w:val="FF0000"/>
              <w:spacing w:val="-2"/>
              <w:kern w:val="0"/>
              <w:sz w:val="22"/>
            </w:rPr>
          </w:rPrChange>
        </w:rPr>
        <w:t>.</w:t>
      </w:r>
      <w:proofErr w:type="gramEnd"/>
      <w:r w:rsidR="004C7DA7" w:rsidRPr="00706C18">
        <w:rPr>
          <w:rFonts w:ascii="Arial" w:eastAsia="나눔명조" w:hAnsi="Arial" w:cs="Arial"/>
          <w:spacing w:val="-2"/>
          <w:kern w:val="0"/>
          <w:sz w:val="22"/>
          <w:rPrChange w:id="6233" w:author="Keis" w:date="2024-09-06T17:47:00Z">
            <w:rPr>
              <w:rFonts w:ascii="Arial" w:eastAsia="나눔명조" w:hAnsi="Arial" w:cs="Arial"/>
              <w:color w:val="FF0000"/>
              <w:spacing w:val="-2"/>
              <w:kern w:val="0"/>
              <w:sz w:val="22"/>
            </w:rPr>
          </w:rPrChange>
        </w:rPr>
        <w:t xml:space="preserve"> Did you have a wage peak system at previous job?</w:t>
      </w:r>
    </w:p>
    <w:p w14:paraId="59F3536E" w14:textId="77777777" w:rsidR="004C7DA7" w:rsidRPr="00706C18" w:rsidRDefault="004C7DA7" w:rsidP="004C7DA7">
      <w:pPr>
        <w:spacing w:line="384" w:lineRule="auto"/>
        <w:textAlignment w:val="baseline"/>
        <w:rPr>
          <w:rFonts w:ascii="Arial" w:eastAsia="굴림" w:hAnsi="Arial" w:cs="Arial"/>
          <w:spacing w:val="-2"/>
          <w:kern w:val="0"/>
          <w:sz w:val="22"/>
          <w:rPrChange w:id="6234"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235"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236" w:author="Keis" w:date="2024-09-06T17:47:00Z">
            <w:rPr>
              <w:rFonts w:ascii="Arial" w:eastAsia="나눔명조" w:hAnsi="Arial" w:cs="Arial"/>
              <w:color w:val="FF0000"/>
              <w:spacing w:val="-2"/>
              <w:kern w:val="0"/>
              <w:sz w:val="22"/>
            </w:rPr>
          </w:rPrChange>
        </w:rPr>
        <w:t xml:space="preserve"> Yes </w:t>
      </w:r>
    </w:p>
    <w:p w14:paraId="66D47CB9" w14:textId="77777777" w:rsidR="004C7DA7" w:rsidRPr="00706C18" w:rsidRDefault="004C7DA7" w:rsidP="004C7DA7">
      <w:pPr>
        <w:spacing w:line="384" w:lineRule="auto"/>
        <w:textAlignment w:val="baseline"/>
        <w:rPr>
          <w:rFonts w:ascii="Arial" w:eastAsia="굴림" w:hAnsi="Arial" w:cs="Arial"/>
          <w:spacing w:val="-2"/>
          <w:kern w:val="0"/>
          <w:sz w:val="22"/>
          <w:rPrChange w:id="6237" w:author="Keis" w:date="2024-09-06T17:47: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238" w:author="Keis" w:date="2024-09-06T17:47: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239" w:author="Keis" w:date="2024-09-06T17:47:00Z">
            <w:rPr>
              <w:rFonts w:ascii="Arial" w:eastAsia="나눔명조" w:hAnsi="Arial" w:cs="Arial"/>
              <w:color w:val="FF0000"/>
              <w:spacing w:val="-2"/>
              <w:kern w:val="0"/>
              <w:sz w:val="22"/>
            </w:rPr>
          </w:rPrChange>
        </w:rPr>
        <w:t xml:space="preserve"> No </w:t>
      </w:r>
      <w:r w:rsidRPr="00706C18">
        <w:rPr>
          <w:rFonts w:ascii="Arial" w:eastAsia="나눔명조" w:hAnsi="Arial" w:cs="Arial" w:hint="eastAsia"/>
          <w:spacing w:val="-2"/>
          <w:kern w:val="0"/>
          <w:sz w:val="22"/>
          <w:rPrChange w:id="6240" w:author="Keis" w:date="2024-09-06T17:47: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6241" w:author="Keis" w:date="2024-09-06T17:47:00Z">
            <w:rPr>
              <w:rFonts w:ascii="Arial" w:eastAsia="나눔명조" w:hAnsi="Arial" w:cs="Arial"/>
              <w:color w:val="FF0000"/>
              <w:spacing w:val="-2"/>
              <w:kern w:val="0"/>
              <w:sz w:val="22"/>
            </w:rPr>
          </w:rPrChange>
        </w:rPr>
        <w:t>Dadd8d_11</w:t>
      </w:r>
    </w:p>
    <w:p w14:paraId="00C1B647" w14:textId="77777777" w:rsidR="00781A0E" w:rsidRPr="00706C18" w:rsidRDefault="00781A0E" w:rsidP="004C7DA7">
      <w:pPr>
        <w:spacing w:line="384" w:lineRule="auto"/>
        <w:textAlignment w:val="baseline"/>
        <w:rPr>
          <w:rFonts w:ascii="Arial" w:eastAsia="굴림" w:hAnsi="Arial" w:cs="Arial"/>
          <w:spacing w:val="-2"/>
          <w:kern w:val="0"/>
          <w:sz w:val="22"/>
          <w:rPrChange w:id="6242" w:author="Keis" w:date="2024-09-06T17:47:00Z">
            <w:rPr>
              <w:rFonts w:ascii="Arial" w:eastAsia="굴림" w:hAnsi="Arial" w:cs="Arial"/>
              <w:color w:val="FF0000"/>
              <w:spacing w:val="-2"/>
              <w:kern w:val="0"/>
              <w:sz w:val="22"/>
            </w:rPr>
          </w:rPrChange>
        </w:rPr>
      </w:pPr>
    </w:p>
    <w:p w14:paraId="227A78F1" w14:textId="77777777" w:rsidR="004C7DA7" w:rsidRPr="00706C18" w:rsidRDefault="00781A0E" w:rsidP="004C7DA7">
      <w:pPr>
        <w:spacing w:line="384" w:lineRule="auto"/>
        <w:textAlignment w:val="baseline"/>
        <w:rPr>
          <w:rFonts w:ascii="Arial" w:eastAsia="굴림" w:hAnsi="Arial" w:cs="Arial"/>
          <w:spacing w:val="-2"/>
          <w:kern w:val="0"/>
          <w:sz w:val="22"/>
          <w:rPrChange w:id="6243" w:author="Keis" w:date="2024-09-06T17:47: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244" w:author="Keis" w:date="2024-09-06T17:47:00Z">
            <w:rPr>
              <w:rFonts w:ascii="Arial" w:eastAsia="나눔명조" w:hAnsi="Arial" w:cs="Arial"/>
              <w:color w:val="FF0000"/>
              <w:spacing w:val="-2"/>
              <w:kern w:val="0"/>
              <w:sz w:val="22"/>
            </w:rPr>
          </w:rPrChange>
        </w:rPr>
        <w:t xml:space="preserve">Dadd8d_4. </w:t>
      </w:r>
      <w:r w:rsidR="004C7DA7" w:rsidRPr="00706C18">
        <w:rPr>
          <w:rFonts w:ascii="Arial" w:eastAsia="나눔명조" w:hAnsi="Arial" w:cs="Arial"/>
          <w:spacing w:val="-2"/>
          <w:kern w:val="0"/>
          <w:sz w:val="22"/>
          <w:rPrChange w:id="6245" w:author="Keis" w:date="2024-09-06T17:47:00Z">
            <w:rPr>
              <w:rFonts w:ascii="Arial" w:eastAsia="나눔명조" w:hAnsi="Arial" w:cs="Arial"/>
              <w:color w:val="FF0000"/>
              <w:spacing w:val="-2"/>
              <w:kern w:val="0"/>
              <w:sz w:val="22"/>
            </w:rPr>
          </w:rPrChange>
        </w:rPr>
        <w:t>When did you introduce a wage peak system at previous job?</w:t>
      </w:r>
    </w:p>
    <w:p w14:paraId="4F7E8367" w14:textId="77777777" w:rsidR="004C7DA7" w:rsidRPr="00706C18" w:rsidRDefault="004C7DA7" w:rsidP="00286812">
      <w:pPr>
        <w:spacing w:line="384" w:lineRule="auto"/>
        <w:ind w:firstLineChars="50" w:firstLine="108"/>
        <w:textAlignment w:val="baseline"/>
        <w:rPr>
          <w:rFonts w:ascii="Arial" w:eastAsia="굴림" w:hAnsi="Arial" w:cs="Arial"/>
          <w:spacing w:val="-2"/>
          <w:kern w:val="0"/>
          <w:sz w:val="22"/>
          <w:rPrChange w:id="6246" w:author="Keis" w:date="2024-09-06T17:47: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247" w:author="Keis" w:date="2024-09-06T17:47:00Z">
            <w:rPr>
              <w:rFonts w:ascii="Arial" w:eastAsia="나눔명조" w:hAnsi="Arial" w:cs="Arial"/>
              <w:color w:val="FF0000"/>
              <w:spacing w:val="-2"/>
              <w:kern w:val="0"/>
              <w:sz w:val="22"/>
            </w:rPr>
          </w:rPrChange>
        </w:rPr>
        <w:t>_____</w:t>
      </w:r>
      <w:proofErr w:type="gramStart"/>
      <w:r w:rsidRPr="00706C18">
        <w:rPr>
          <w:rFonts w:ascii="Arial" w:eastAsia="나눔명조" w:hAnsi="Arial" w:cs="Arial"/>
          <w:spacing w:val="-2"/>
          <w:kern w:val="0"/>
          <w:sz w:val="22"/>
          <w:rPrChange w:id="6248" w:author="Keis" w:date="2024-09-06T17:47:00Z">
            <w:rPr>
              <w:rFonts w:ascii="Arial" w:eastAsia="나눔명조" w:hAnsi="Arial" w:cs="Arial"/>
              <w:color w:val="FF0000"/>
              <w:spacing w:val="-2"/>
              <w:kern w:val="0"/>
              <w:sz w:val="22"/>
            </w:rPr>
          </w:rPrChange>
        </w:rPr>
        <w:t>_</w:t>
      </w:r>
      <w:r w:rsidR="002037EB" w:rsidRPr="00706C18">
        <w:rPr>
          <w:rFonts w:ascii="Arial" w:eastAsia="나눔명조" w:hAnsi="Arial" w:cs="Arial"/>
          <w:spacing w:val="-2"/>
          <w:kern w:val="0"/>
          <w:sz w:val="22"/>
          <w:rPrChange w:id="6249" w:author="Keis" w:date="2024-09-06T17:47:00Z">
            <w:rPr>
              <w:rFonts w:ascii="Arial" w:eastAsia="나눔명조" w:hAnsi="Arial" w:cs="Arial"/>
              <w:color w:val="FF0000"/>
              <w:spacing w:val="-2"/>
              <w:kern w:val="0"/>
              <w:sz w:val="22"/>
            </w:rPr>
          </w:rPrChange>
        </w:rPr>
        <w:t>[</w:t>
      </w:r>
      <w:proofErr w:type="gramEnd"/>
      <w:r w:rsidR="002037EB" w:rsidRPr="00706C18">
        <w:rPr>
          <w:rFonts w:ascii="Arial" w:eastAsia="나눔명조" w:hAnsi="Arial" w:cs="Arial"/>
          <w:spacing w:val="-2"/>
          <w:kern w:val="0"/>
          <w:sz w:val="22"/>
          <w:rPrChange w:id="6250" w:author="Keis" w:date="2024-09-06T17:47:00Z">
            <w:rPr>
              <w:rFonts w:ascii="Arial" w:eastAsia="나눔명조" w:hAnsi="Arial" w:cs="Arial"/>
              <w:color w:val="FF0000"/>
              <w:spacing w:val="-2"/>
              <w:kern w:val="0"/>
              <w:sz w:val="22"/>
            </w:rPr>
          </w:rPrChange>
        </w:rPr>
        <w:t>unit : year]</w:t>
      </w:r>
    </w:p>
    <w:p w14:paraId="4383E132" w14:textId="77777777" w:rsidR="00781A0E" w:rsidRPr="00706C18" w:rsidRDefault="00781A0E" w:rsidP="004C7DA7">
      <w:pPr>
        <w:spacing w:line="384" w:lineRule="auto"/>
        <w:textAlignment w:val="baseline"/>
        <w:rPr>
          <w:rFonts w:ascii="Arial" w:eastAsia="굴림" w:hAnsi="Arial" w:cs="Arial"/>
          <w:spacing w:val="-2"/>
          <w:kern w:val="0"/>
          <w:sz w:val="22"/>
          <w:rPrChange w:id="6251" w:author="Keis" w:date="2024-09-06T17:47:00Z">
            <w:rPr>
              <w:rFonts w:ascii="Arial" w:eastAsia="굴림" w:hAnsi="Arial" w:cs="Arial"/>
              <w:color w:val="FF0000"/>
              <w:spacing w:val="-2"/>
              <w:kern w:val="0"/>
              <w:sz w:val="22"/>
            </w:rPr>
          </w:rPrChange>
        </w:rPr>
      </w:pPr>
    </w:p>
    <w:p w14:paraId="356303FF" w14:textId="77777777" w:rsidR="004C7DA7" w:rsidRPr="00706C18" w:rsidRDefault="00781A0E" w:rsidP="004C7DA7">
      <w:pPr>
        <w:spacing w:line="384" w:lineRule="auto"/>
        <w:textAlignment w:val="baseline"/>
        <w:rPr>
          <w:rFonts w:ascii="Arial" w:eastAsia="굴림" w:hAnsi="Arial" w:cs="Arial"/>
          <w:kern w:val="0"/>
          <w:sz w:val="22"/>
          <w:rPrChange w:id="6252" w:author="Keis" w:date="2024-09-06T17:47:00Z">
            <w:rPr>
              <w:rFonts w:ascii="Arial" w:eastAsia="굴림" w:hAnsi="Arial" w:cs="Arial"/>
              <w:color w:val="000000"/>
              <w:kern w:val="0"/>
              <w:sz w:val="22"/>
            </w:rPr>
          </w:rPrChange>
        </w:rPr>
      </w:pPr>
      <w:r w:rsidRPr="00706C18">
        <w:rPr>
          <w:rFonts w:ascii="Arial" w:eastAsia="나눔명조" w:hAnsi="Arial" w:cs="Arial"/>
          <w:spacing w:val="-2"/>
          <w:kern w:val="0"/>
          <w:sz w:val="22"/>
          <w:rPrChange w:id="6253" w:author="Keis" w:date="2024-09-06T17:47:00Z">
            <w:rPr>
              <w:rFonts w:ascii="Arial" w:eastAsia="나눔명조" w:hAnsi="Arial" w:cs="Arial"/>
              <w:color w:val="FF0000"/>
              <w:spacing w:val="-2"/>
              <w:kern w:val="0"/>
              <w:sz w:val="22"/>
            </w:rPr>
          </w:rPrChange>
        </w:rPr>
        <w:t xml:space="preserve">Dadd8d_5. </w:t>
      </w:r>
      <w:r w:rsidR="004C7DA7" w:rsidRPr="00706C18">
        <w:rPr>
          <w:rFonts w:ascii="Arial" w:eastAsia="나눔명조" w:hAnsi="Arial" w:cs="Arial"/>
          <w:spacing w:val="-2"/>
          <w:kern w:val="0"/>
          <w:sz w:val="22"/>
          <w:rPrChange w:id="6254" w:author="Keis" w:date="2024-09-06T17:47:00Z">
            <w:rPr>
              <w:rFonts w:ascii="Arial" w:eastAsia="나눔명조" w:hAnsi="Arial" w:cs="Arial"/>
              <w:color w:val="FF0000"/>
              <w:spacing w:val="-2"/>
              <w:kern w:val="0"/>
              <w:sz w:val="22"/>
            </w:rPr>
          </w:rPrChange>
        </w:rPr>
        <w:t xml:space="preserve">Can individual workers choose whether to apply the peak system at the time of wage peak system? </w:t>
      </w:r>
    </w:p>
    <w:p w14:paraId="329D1665" w14:textId="77777777" w:rsidR="004C7DA7" w:rsidRPr="00706C18" w:rsidRDefault="004C7DA7" w:rsidP="004C7DA7">
      <w:pPr>
        <w:spacing w:line="384" w:lineRule="auto"/>
        <w:textAlignment w:val="baseline"/>
        <w:rPr>
          <w:rFonts w:ascii="Arial" w:eastAsia="굴림" w:hAnsi="Arial" w:cs="Arial"/>
          <w:kern w:val="0"/>
          <w:sz w:val="22"/>
          <w:rPrChange w:id="6255"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256" w:author="Keis" w:date="2024-09-06T17:47: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257" w:author="Keis" w:date="2024-09-06T17:47:00Z">
            <w:rPr>
              <w:rFonts w:ascii="Arial" w:eastAsia="나눔명조" w:hAnsi="Arial" w:cs="Arial"/>
              <w:color w:val="FF0000"/>
              <w:spacing w:val="-2"/>
              <w:kern w:val="0"/>
              <w:sz w:val="22"/>
            </w:rPr>
          </w:rPrChange>
        </w:rPr>
        <w:t xml:space="preserve"> Not selectable(The wage peak system applies to all workers.)</w:t>
      </w:r>
    </w:p>
    <w:p w14:paraId="4F70E27A" w14:textId="77777777" w:rsidR="004C7DA7" w:rsidRPr="00706C18" w:rsidRDefault="004C7DA7" w:rsidP="004C7DA7">
      <w:pPr>
        <w:spacing w:line="384" w:lineRule="auto"/>
        <w:textAlignment w:val="baseline"/>
        <w:rPr>
          <w:rFonts w:ascii="Arial" w:eastAsia="굴림" w:hAnsi="Arial" w:cs="Arial"/>
          <w:kern w:val="0"/>
          <w:sz w:val="22"/>
          <w:rPrChange w:id="6258" w:author="Keis" w:date="2024-09-06T17:47: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259" w:author="Keis" w:date="2024-09-06T17:47:00Z">
            <w:rPr>
              <w:rFonts w:ascii="굴림" w:eastAsia="굴림" w:hAnsi="굴림" w:cs="굴림" w:hint="eastAsia"/>
              <w:color w:val="FF0000"/>
              <w:spacing w:val="-2"/>
              <w:kern w:val="0"/>
              <w:sz w:val="22"/>
            </w:rPr>
          </w:rPrChange>
        </w:rPr>
        <w:t>②</w:t>
      </w:r>
      <w:r w:rsidRPr="00706C18">
        <w:rPr>
          <w:rFonts w:ascii="Arial" w:eastAsia="나눔명조" w:hAnsi="Arial" w:cs="Arial"/>
          <w:spacing w:val="-2"/>
          <w:kern w:val="0"/>
          <w:sz w:val="22"/>
          <w:rPrChange w:id="6260" w:author="Keis" w:date="2024-09-06T17:47:00Z">
            <w:rPr>
              <w:rFonts w:ascii="Arial" w:eastAsia="나눔명조" w:hAnsi="Arial" w:cs="Arial"/>
              <w:color w:val="FF0000"/>
              <w:spacing w:val="-2"/>
              <w:kern w:val="0"/>
              <w:sz w:val="22"/>
            </w:rPr>
          </w:rPrChange>
        </w:rPr>
        <w:t xml:space="preserve"> Selectable(The individual worker chooses whether to apply the wage peak system.)</w:t>
      </w:r>
    </w:p>
    <w:p w14:paraId="38AD4E98" w14:textId="0A0E7A23" w:rsidR="004C7DA7" w:rsidRPr="00C034B6" w:rsidRDefault="00C034B6">
      <w:pPr>
        <w:spacing w:line="384" w:lineRule="auto"/>
        <w:textAlignment w:val="baseline"/>
        <w:rPr>
          <w:rFonts w:eastAsia="굴림"/>
          <w:color w:val="00B050"/>
          <w:rPrChange w:id="6261" w:author="Keis" w:date="2024-09-06T14:35:00Z">
            <w:rPr>
              <w:rFonts w:eastAsia="굴림"/>
              <w:color w:val="000000"/>
            </w:rPr>
          </w:rPrChange>
        </w:rPr>
        <w:pPrChange w:id="6262" w:author="Keis" w:date="2024-09-06T14:35:00Z">
          <w:pPr>
            <w:pStyle w:val="a6"/>
            <w:numPr>
              <w:numId w:val="1268"/>
            </w:numPr>
            <w:spacing w:line="384" w:lineRule="auto"/>
            <w:ind w:leftChars="0" w:left="760" w:hanging="360"/>
            <w:textAlignment w:val="baseline"/>
          </w:pPr>
        </w:pPrChange>
      </w:pPr>
      <w:ins w:id="6263" w:author="Keis" w:date="2024-09-06T14:35:00Z">
        <w:r w:rsidRPr="00C034B6">
          <w:rPr>
            <w:rFonts w:eastAsiaTheme="minorHAnsi"/>
            <w:color w:val="00B050"/>
            <w:rPrChange w:id="6264" w:author="Keis" w:date="2024-09-06T14:35:00Z">
              <w:rPr>
                <w:rFonts w:eastAsiaTheme="minorHAnsi"/>
              </w:rPr>
            </w:rPrChange>
          </w:rPr>
          <w:t>③</w:t>
        </w:r>
      </w:ins>
      <w:r w:rsidR="004C7DA7" w:rsidRPr="00C034B6">
        <w:rPr>
          <w:color w:val="00B050"/>
          <w:rPrChange w:id="6265" w:author="Keis" w:date="2024-09-06T14:35:00Z">
            <w:rPr/>
          </w:rPrChange>
        </w:rPr>
        <w:t xml:space="preserve"> Company’s </w:t>
      </w:r>
      <w:r w:rsidR="004C7DA7" w:rsidRPr="00C034B6">
        <w:rPr>
          <w:rFonts w:ascii="Arial" w:eastAsia="나눔명조" w:hAnsi="Arial" w:cs="Arial"/>
          <w:color w:val="00B050"/>
          <w:spacing w:val="-2"/>
          <w:kern w:val="0"/>
          <w:sz w:val="22"/>
          <w:rPrChange w:id="6266" w:author="Keis" w:date="2024-09-06T14:35:00Z">
            <w:rPr/>
          </w:rPrChange>
        </w:rPr>
        <w:t>random</w:t>
      </w:r>
      <w:r w:rsidR="004C7DA7" w:rsidRPr="00C034B6">
        <w:rPr>
          <w:color w:val="00B050"/>
          <w:rPrChange w:id="6267" w:author="Keis" w:date="2024-09-06T14:35:00Z">
            <w:rPr/>
          </w:rPrChange>
        </w:rPr>
        <w:t xml:space="preserve"> </w:t>
      </w:r>
      <w:proofErr w:type="gramStart"/>
      <w:r w:rsidR="004C7DA7" w:rsidRPr="00C034B6">
        <w:rPr>
          <w:color w:val="00B050"/>
          <w:rPrChange w:id="6268" w:author="Keis" w:date="2024-09-06T14:35:00Z">
            <w:rPr/>
          </w:rPrChange>
        </w:rPr>
        <w:t>choice(</w:t>
      </w:r>
      <w:proofErr w:type="gramEnd"/>
      <w:r w:rsidR="004C7DA7" w:rsidRPr="00C034B6">
        <w:rPr>
          <w:color w:val="00B050"/>
          <w:rPrChange w:id="6269" w:author="Keis" w:date="2024-09-06T14:35:00Z">
            <w:rPr/>
          </w:rPrChange>
        </w:rPr>
        <w:t>The wage peak system applies )</w:t>
      </w:r>
    </w:p>
    <w:p w14:paraId="6BACE2C0" w14:textId="77777777" w:rsidR="00781A0E" w:rsidRPr="004C7DA7" w:rsidRDefault="00781A0E" w:rsidP="004C7DA7">
      <w:pPr>
        <w:spacing w:line="384" w:lineRule="auto"/>
        <w:textAlignment w:val="baseline"/>
        <w:rPr>
          <w:rFonts w:ascii="Arial" w:eastAsia="굴림" w:hAnsi="Arial" w:cs="Arial"/>
          <w:color w:val="FF0000"/>
          <w:spacing w:val="-2"/>
          <w:kern w:val="0"/>
          <w:sz w:val="22"/>
        </w:rPr>
      </w:pPr>
    </w:p>
    <w:p w14:paraId="6283CF2B" w14:textId="77777777" w:rsidR="004C7DA7" w:rsidRPr="00706C18" w:rsidRDefault="00781A0E" w:rsidP="004C7DA7">
      <w:pPr>
        <w:spacing w:line="384" w:lineRule="auto"/>
        <w:textAlignment w:val="baseline"/>
        <w:rPr>
          <w:rFonts w:ascii="Arial" w:eastAsia="굴림" w:hAnsi="Arial" w:cs="Arial"/>
          <w:kern w:val="0"/>
          <w:sz w:val="22"/>
          <w:rPrChange w:id="6270" w:author="Keis" w:date="2024-09-06T17:47:00Z">
            <w:rPr>
              <w:rFonts w:ascii="Arial" w:eastAsia="굴림" w:hAnsi="Arial" w:cs="Arial"/>
              <w:color w:val="000000"/>
              <w:kern w:val="0"/>
              <w:sz w:val="22"/>
            </w:rPr>
          </w:rPrChange>
        </w:rPr>
      </w:pPr>
      <w:r w:rsidRPr="00706C18">
        <w:rPr>
          <w:rFonts w:ascii="Arial" w:eastAsia="나눔명조" w:hAnsi="Arial" w:cs="Arial"/>
          <w:spacing w:val="-2"/>
          <w:kern w:val="0"/>
          <w:sz w:val="22"/>
          <w:rPrChange w:id="6271" w:author="Keis" w:date="2024-09-06T17:47:00Z">
            <w:rPr>
              <w:rFonts w:ascii="Arial" w:eastAsia="나눔명조" w:hAnsi="Arial" w:cs="Arial"/>
              <w:color w:val="FF0000"/>
              <w:spacing w:val="-2"/>
              <w:kern w:val="0"/>
              <w:sz w:val="22"/>
            </w:rPr>
          </w:rPrChange>
        </w:rPr>
        <w:t xml:space="preserve">Dadd8d_6. </w:t>
      </w:r>
      <w:r w:rsidR="004C7DA7" w:rsidRPr="00706C18">
        <w:rPr>
          <w:rFonts w:ascii="Arial" w:eastAsia="나눔명조" w:hAnsi="Arial" w:cs="Arial"/>
          <w:spacing w:val="-2"/>
          <w:kern w:val="0"/>
          <w:sz w:val="22"/>
          <w:rPrChange w:id="6272" w:author="Keis" w:date="2024-09-06T17:47:00Z">
            <w:rPr>
              <w:rFonts w:ascii="Arial" w:eastAsia="나눔명조" w:hAnsi="Arial" w:cs="Arial"/>
              <w:color w:val="FF0000"/>
              <w:spacing w:val="-2"/>
              <w:kern w:val="0"/>
              <w:sz w:val="22"/>
            </w:rPr>
          </w:rPrChange>
        </w:rPr>
        <w:t xml:space="preserve">What type of wage peak is currently </w:t>
      </w:r>
      <w:r w:rsidR="00007953" w:rsidRPr="00706C18">
        <w:rPr>
          <w:rFonts w:ascii="Arial" w:eastAsia="나눔명조" w:hAnsi="Arial" w:cs="Arial"/>
          <w:spacing w:val="-2"/>
          <w:kern w:val="0"/>
          <w:sz w:val="22"/>
          <w:rPrChange w:id="6273" w:author="Keis" w:date="2024-09-06T17:47:00Z">
            <w:rPr>
              <w:rFonts w:ascii="Arial" w:eastAsia="나눔명조" w:hAnsi="Arial" w:cs="Arial"/>
              <w:color w:val="FF0000"/>
              <w:spacing w:val="-2"/>
              <w:kern w:val="0"/>
              <w:sz w:val="22"/>
            </w:rPr>
          </w:rPrChange>
        </w:rPr>
        <w:t>implemented</w:t>
      </w:r>
      <w:r w:rsidR="004C7DA7" w:rsidRPr="00706C18">
        <w:rPr>
          <w:rFonts w:ascii="Arial" w:eastAsia="나눔명조" w:hAnsi="Arial" w:cs="Arial"/>
          <w:spacing w:val="-2"/>
          <w:kern w:val="0"/>
          <w:sz w:val="22"/>
          <w:rPrChange w:id="6274" w:author="Keis" w:date="2024-09-06T17:47:00Z">
            <w:rPr>
              <w:rFonts w:ascii="Arial" w:eastAsia="나눔명조" w:hAnsi="Arial" w:cs="Arial"/>
              <w:color w:val="FF0000"/>
              <w:spacing w:val="-2"/>
              <w:kern w:val="0"/>
              <w:sz w:val="22"/>
            </w:rPr>
          </w:rPrChange>
        </w:rPr>
        <w:t xml:space="preserve"> at your work place? (</w:t>
      </w:r>
      <w:r w:rsidR="00007953" w:rsidRPr="00706C18">
        <w:rPr>
          <w:rFonts w:ascii="Arial" w:eastAsia="나눔명조" w:hAnsi="Arial" w:cs="Arial"/>
          <w:spacing w:val="-2"/>
          <w:kern w:val="0"/>
          <w:sz w:val="22"/>
          <w:rPrChange w:id="6275" w:author="Keis" w:date="2024-09-06T17:47:00Z">
            <w:rPr>
              <w:rFonts w:ascii="Arial" w:eastAsia="나눔명조" w:hAnsi="Arial" w:cs="Arial"/>
              <w:color w:val="FF0000"/>
              <w:spacing w:val="-2"/>
              <w:kern w:val="0"/>
              <w:sz w:val="22"/>
            </w:rPr>
          </w:rPrChange>
        </w:rPr>
        <w:t>Select multiple answers if necessary</w:t>
      </w:r>
      <w:r w:rsidR="004C7DA7" w:rsidRPr="00706C18">
        <w:rPr>
          <w:rFonts w:ascii="Arial" w:eastAsia="나눔명조" w:hAnsi="Arial" w:cs="Arial"/>
          <w:spacing w:val="-2"/>
          <w:kern w:val="0"/>
          <w:sz w:val="22"/>
          <w:rPrChange w:id="6276" w:author="Keis" w:date="2024-09-06T17:47:00Z">
            <w:rPr>
              <w:rFonts w:ascii="Arial" w:eastAsia="나눔명조" w:hAnsi="Arial" w:cs="Arial"/>
              <w:color w:val="FF0000"/>
              <w:spacing w:val="-2"/>
              <w:kern w:val="0"/>
              <w:sz w:val="22"/>
            </w:rPr>
          </w:rPrChange>
        </w:rPr>
        <w:t>)</w:t>
      </w:r>
    </w:p>
    <w:p w14:paraId="7C62E3A2" w14:textId="77777777" w:rsidR="00471D96" w:rsidRPr="00706C18" w:rsidRDefault="00471D96" w:rsidP="00471D96">
      <w:pPr>
        <w:pStyle w:val="3"/>
        <w:ind w:left="324" w:hangingChars="150" w:hanging="324"/>
        <w:rPr>
          <w:ins w:id="6277" w:author="Keis" w:date="2024-09-06T15:06:00Z"/>
          <w:color w:val="auto"/>
          <w:rPrChange w:id="6278" w:author="Keis" w:date="2024-09-06T17:47:00Z">
            <w:rPr>
              <w:ins w:id="6279" w:author="Keis" w:date="2024-09-06T15:06:00Z"/>
            </w:rPr>
          </w:rPrChange>
        </w:rPr>
      </w:pPr>
      <w:ins w:id="6280" w:author="Keis" w:date="2024-09-06T15:06:00Z">
        <w:r w:rsidRPr="00706C18">
          <w:rPr>
            <w:rFonts w:ascii="굴림" w:eastAsia="굴림" w:hAnsi="굴림" w:cs="굴림" w:hint="eastAsia"/>
            <w:color w:val="auto"/>
            <w:rPrChange w:id="6281" w:author="Keis" w:date="2024-09-06T17:47:00Z">
              <w:rPr>
                <w:rFonts w:ascii="굴림" w:eastAsia="굴림" w:hAnsi="굴림" w:cs="굴림" w:hint="eastAsia"/>
              </w:rPr>
            </w:rPrChange>
          </w:rPr>
          <w:t>①</w:t>
        </w:r>
        <w:r w:rsidRPr="00706C18">
          <w:rPr>
            <w:color w:val="auto"/>
            <w:rPrChange w:id="6282" w:author="Keis" w:date="2024-09-06T17:47:00Z">
              <w:rPr/>
            </w:rPrChange>
          </w:rPr>
          <w:t xml:space="preserve"> Retirement-Age Guarantee: a company freezes or gradually reduces an employee’s wage over the years leading up to retirement without changing their retirement age.</w:t>
        </w:r>
      </w:ins>
    </w:p>
    <w:p w14:paraId="78C3C911" w14:textId="77777777" w:rsidR="00471D96" w:rsidRPr="00377109" w:rsidRDefault="00471D96" w:rsidP="00471D96">
      <w:pPr>
        <w:pStyle w:val="a6"/>
        <w:numPr>
          <w:ilvl w:val="2"/>
          <w:numId w:val="1229"/>
        </w:numPr>
        <w:spacing w:line="384" w:lineRule="auto"/>
        <w:ind w:leftChars="0"/>
        <w:textAlignment w:val="baseline"/>
        <w:rPr>
          <w:ins w:id="6283" w:author="Keis" w:date="2024-09-06T15:06:00Z"/>
          <w:rFonts w:ascii="Arial" w:eastAsia="굴림" w:hAnsi="Arial" w:cs="Arial"/>
          <w:color w:val="000000"/>
          <w:kern w:val="0"/>
          <w:sz w:val="22"/>
        </w:rPr>
      </w:pPr>
      <w:ins w:id="6284" w:author="Keis" w:date="2024-09-06T15:06:00Z">
        <w:r w:rsidRPr="00FF1D2F">
          <w:rPr>
            <w:rFonts w:ascii="Arial" w:eastAsia="굴림" w:hAnsi="Arial" w:cs="Arial"/>
            <w:color w:val="00B050"/>
            <w:kern w:val="0"/>
            <w:sz w:val="22"/>
          </w:rPr>
          <w:t xml:space="preserve"> Supreme Court ruled against the Retirement-Age Guarantee system, but you can choose this since it has been previously implemented.</w:t>
        </w:r>
      </w:ins>
    </w:p>
    <w:p w14:paraId="0A057DE6" w14:textId="77777777" w:rsidR="00471D96" w:rsidRPr="00706C18" w:rsidRDefault="00471D96" w:rsidP="00471D96">
      <w:pPr>
        <w:pStyle w:val="3"/>
        <w:ind w:left="324" w:hangingChars="150" w:hanging="324"/>
        <w:rPr>
          <w:ins w:id="6285" w:author="Keis" w:date="2024-09-06T15:06:00Z"/>
          <w:color w:val="auto"/>
          <w:rPrChange w:id="6286" w:author="Keis" w:date="2024-09-06T17:48:00Z">
            <w:rPr>
              <w:ins w:id="6287" w:author="Keis" w:date="2024-09-06T15:06:00Z"/>
            </w:rPr>
          </w:rPrChange>
        </w:rPr>
      </w:pPr>
      <w:ins w:id="6288" w:author="Keis" w:date="2024-09-06T15:06:00Z">
        <w:r w:rsidRPr="00706C18">
          <w:rPr>
            <w:rFonts w:ascii="바탕" w:eastAsia="바탕" w:hAnsi="바탕" w:hint="eastAsia"/>
            <w:color w:val="auto"/>
            <w:rPrChange w:id="6289" w:author="Keis" w:date="2024-09-06T17:48:00Z">
              <w:rPr>
                <w:rFonts w:ascii="바탕" w:eastAsia="바탕" w:hAnsi="바탕" w:hint="eastAsia"/>
              </w:rPr>
            </w:rPrChange>
          </w:rPr>
          <w:t>②</w:t>
        </w:r>
        <w:r w:rsidRPr="00706C18">
          <w:rPr>
            <w:color w:val="auto"/>
            <w:rPrChange w:id="6290" w:author="Keis" w:date="2024-09-06T17:48:00Z">
              <w:rPr/>
            </w:rPrChange>
          </w:rPr>
          <w:t xml:space="preserve"> Retirement-Age Extension: a company extends an employee’s retirement age in return for a lower wage.</w:t>
        </w:r>
      </w:ins>
    </w:p>
    <w:p w14:paraId="0FBBA99D" w14:textId="77777777" w:rsidR="00471D96" w:rsidRPr="00706C18" w:rsidRDefault="00471D96" w:rsidP="00471D96">
      <w:pPr>
        <w:pStyle w:val="3"/>
        <w:ind w:left="324" w:hangingChars="150" w:hanging="324"/>
        <w:rPr>
          <w:ins w:id="6291" w:author="Keis" w:date="2024-09-06T15:06:00Z"/>
          <w:color w:val="auto"/>
          <w:rPrChange w:id="6292" w:author="Keis" w:date="2024-09-06T17:48:00Z">
            <w:rPr>
              <w:ins w:id="6293" w:author="Keis" w:date="2024-09-06T15:06:00Z"/>
            </w:rPr>
          </w:rPrChange>
        </w:rPr>
      </w:pPr>
      <w:ins w:id="6294" w:author="Keis" w:date="2024-09-06T15:06:00Z">
        <w:r w:rsidRPr="00706C18">
          <w:rPr>
            <w:rFonts w:hint="eastAsia"/>
            <w:color w:val="auto"/>
            <w:rPrChange w:id="6295" w:author="Keis" w:date="2024-09-06T17:48:00Z">
              <w:rPr>
                <w:rFonts w:hint="eastAsia"/>
              </w:rPr>
            </w:rPrChange>
          </w:rPr>
          <w:t>③</w:t>
        </w:r>
        <w:r w:rsidRPr="00706C18">
          <w:rPr>
            <w:color w:val="auto"/>
            <w:rPrChange w:id="6296" w:author="Keis" w:date="2024-09-06T17:48:00Z">
              <w:rPr/>
            </w:rPrChange>
          </w:rPr>
          <w:t xml:space="preserve"> Re-Employment: a company re-employs retirees as independent contractors or part-time workers at a reduced wage.</w:t>
        </w:r>
      </w:ins>
    </w:p>
    <w:p w14:paraId="2D66A355" w14:textId="77777777" w:rsidR="00471D96" w:rsidRPr="00706C18" w:rsidRDefault="00471D96" w:rsidP="00471D96">
      <w:pPr>
        <w:pStyle w:val="3"/>
        <w:ind w:left="324" w:hangingChars="150" w:hanging="324"/>
        <w:rPr>
          <w:ins w:id="6297" w:author="Keis" w:date="2024-09-06T15:06:00Z"/>
          <w:color w:val="auto"/>
          <w:rPrChange w:id="6298" w:author="Keis" w:date="2024-09-06T17:48:00Z">
            <w:rPr>
              <w:ins w:id="6299" w:author="Keis" w:date="2024-09-06T15:06:00Z"/>
            </w:rPr>
          </w:rPrChange>
        </w:rPr>
      </w:pPr>
      <w:ins w:id="6300" w:author="Keis" w:date="2024-09-06T15:06:00Z">
        <w:r w:rsidRPr="00706C18">
          <w:rPr>
            <w:rFonts w:hint="eastAsia"/>
            <w:color w:val="auto"/>
            <w:rPrChange w:id="6301" w:author="Keis" w:date="2024-09-06T17:48:00Z">
              <w:rPr>
                <w:rFonts w:hint="eastAsia"/>
              </w:rPr>
            </w:rPrChange>
          </w:rPr>
          <w:t>④</w:t>
        </w:r>
        <w:r w:rsidRPr="00706C18">
          <w:rPr>
            <w:color w:val="auto"/>
            <w:rPrChange w:id="6302" w:author="Keis" w:date="2024-09-06T17:48:00Z">
              <w:rPr/>
            </w:rPrChange>
          </w:rPr>
          <w:t xml:space="preserve"> Working Hour Reduction: a company reduces the working hours of middle-aged and older employees by more than half compared to their previous wages once their wages reached a peak.</w:t>
        </w:r>
      </w:ins>
    </w:p>
    <w:p w14:paraId="75AF825A" w14:textId="759BDB89" w:rsidR="00007953" w:rsidRPr="00706C18" w:rsidDel="00471D96" w:rsidRDefault="004C7DA7" w:rsidP="00007953">
      <w:pPr>
        <w:pStyle w:val="a6"/>
        <w:numPr>
          <w:ilvl w:val="0"/>
          <w:numId w:val="1353"/>
        </w:numPr>
        <w:spacing w:line="384" w:lineRule="auto"/>
        <w:ind w:leftChars="0"/>
        <w:textAlignment w:val="baseline"/>
        <w:rPr>
          <w:del w:id="6303" w:author="Keis" w:date="2024-09-06T15:06:00Z"/>
          <w:rFonts w:ascii="Arial" w:eastAsia="굴림" w:hAnsi="Arial" w:cs="Arial"/>
          <w:kern w:val="0"/>
          <w:sz w:val="22"/>
          <w:rPrChange w:id="6304" w:author="Keis" w:date="2024-09-06T17:48:00Z">
            <w:rPr>
              <w:del w:id="6305" w:author="Keis" w:date="2024-09-06T15:06:00Z"/>
              <w:rFonts w:ascii="Arial" w:eastAsia="굴림" w:hAnsi="Arial" w:cs="Arial"/>
              <w:color w:val="000000"/>
              <w:kern w:val="0"/>
              <w:sz w:val="22"/>
            </w:rPr>
          </w:rPrChange>
        </w:rPr>
      </w:pPr>
      <w:del w:id="6306" w:author="Keis" w:date="2024-09-06T15:06:00Z">
        <w:r w:rsidRPr="00706C18" w:rsidDel="00471D96">
          <w:rPr>
            <w:rFonts w:ascii="Arial" w:eastAsia="나눔명조" w:hAnsi="Arial" w:cs="Arial"/>
            <w:spacing w:val="-2"/>
            <w:kern w:val="0"/>
            <w:sz w:val="22"/>
            <w:rPrChange w:id="6307" w:author="Keis" w:date="2024-09-06T17:48:00Z">
              <w:rPr>
                <w:rFonts w:ascii="Arial" w:eastAsia="나눔명조" w:hAnsi="Arial" w:cs="Arial"/>
                <w:color w:val="FF0000"/>
                <w:spacing w:val="-2"/>
                <w:kern w:val="0"/>
                <w:sz w:val="22"/>
              </w:rPr>
            </w:rPrChange>
          </w:rPr>
          <w:delText>Retirement</w:delText>
        </w:r>
        <w:r w:rsidR="00007953" w:rsidRPr="00706C18" w:rsidDel="00471D96">
          <w:rPr>
            <w:rFonts w:ascii="Arial" w:eastAsia="나눔명조" w:hAnsi="Arial" w:cs="Arial"/>
            <w:spacing w:val="-2"/>
            <w:kern w:val="0"/>
            <w:sz w:val="22"/>
            <w:rPrChange w:id="6308" w:author="Keis" w:date="2024-09-06T17:48:00Z">
              <w:rPr>
                <w:rFonts w:ascii="Arial" w:eastAsia="나눔명조" w:hAnsi="Arial" w:cs="Arial"/>
                <w:color w:val="FF0000"/>
                <w:spacing w:val="-2"/>
                <w:kern w:val="0"/>
                <w:sz w:val="22"/>
              </w:rPr>
            </w:rPrChange>
          </w:rPr>
          <w:delText>-Age</w:delText>
        </w:r>
        <w:r w:rsidRPr="00706C18" w:rsidDel="00471D96">
          <w:rPr>
            <w:rFonts w:ascii="Arial" w:eastAsia="나눔명조" w:hAnsi="Arial" w:cs="Arial"/>
            <w:spacing w:val="-2"/>
            <w:kern w:val="0"/>
            <w:sz w:val="22"/>
            <w:rPrChange w:id="6309" w:author="Keis" w:date="2024-09-06T17:48:00Z">
              <w:rPr>
                <w:rFonts w:ascii="Arial" w:eastAsia="나눔명조" w:hAnsi="Arial" w:cs="Arial"/>
                <w:color w:val="FF0000"/>
                <w:spacing w:val="-2"/>
                <w:kern w:val="0"/>
                <w:sz w:val="22"/>
              </w:rPr>
            </w:rPrChange>
          </w:rPr>
          <w:delText xml:space="preserve"> guarantee: </w:delText>
        </w:r>
        <w:r w:rsidR="00007953" w:rsidRPr="00706C18" w:rsidDel="00471D96">
          <w:rPr>
            <w:rFonts w:ascii="Arial" w:eastAsia="나눔명조" w:hAnsi="Arial" w:cs="Arial"/>
            <w:spacing w:val="-2"/>
            <w:kern w:val="0"/>
            <w:sz w:val="22"/>
            <w:rPrChange w:id="6310" w:author="Keis" w:date="2024-09-06T17:48:00Z">
              <w:rPr>
                <w:rFonts w:ascii="Arial" w:eastAsia="나눔명조" w:hAnsi="Arial" w:cs="Arial"/>
                <w:color w:val="FF0000"/>
                <w:spacing w:val="-2"/>
                <w:kern w:val="0"/>
                <w:sz w:val="22"/>
              </w:rPr>
            </w:rPrChange>
          </w:rPr>
          <w:delText>a company freezes or gradually reduces an employee’s wage over the years leading up to retirement without changing their retirement age.</w:delText>
        </w:r>
      </w:del>
    </w:p>
    <w:p w14:paraId="6928BFD0" w14:textId="5804B009" w:rsidR="00007953" w:rsidRPr="00706C18" w:rsidDel="00471D96" w:rsidRDefault="00007953" w:rsidP="004C7DA7">
      <w:pPr>
        <w:pStyle w:val="a6"/>
        <w:numPr>
          <w:ilvl w:val="0"/>
          <w:numId w:val="1353"/>
        </w:numPr>
        <w:spacing w:line="384" w:lineRule="auto"/>
        <w:ind w:leftChars="0"/>
        <w:textAlignment w:val="baseline"/>
        <w:rPr>
          <w:del w:id="6311" w:author="Keis" w:date="2024-09-06T15:06:00Z"/>
          <w:rFonts w:ascii="Arial" w:eastAsia="굴림" w:hAnsi="Arial" w:cs="Arial"/>
          <w:kern w:val="0"/>
          <w:sz w:val="22"/>
          <w:rPrChange w:id="6312" w:author="Keis" w:date="2024-09-06T17:48:00Z">
            <w:rPr>
              <w:del w:id="6313" w:author="Keis" w:date="2024-09-06T15:06:00Z"/>
              <w:rFonts w:ascii="Arial" w:eastAsia="굴림" w:hAnsi="Arial" w:cs="Arial"/>
              <w:color w:val="000000"/>
              <w:kern w:val="0"/>
              <w:sz w:val="22"/>
            </w:rPr>
          </w:rPrChange>
        </w:rPr>
      </w:pPr>
      <w:del w:id="6314" w:author="Keis" w:date="2024-09-06T15:06:00Z">
        <w:r w:rsidRPr="00706C18" w:rsidDel="00471D96">
          <w:rPr>
            <w:rFonts w:ascii="Arial" w:eastAsia="나눔명조" w:hAnsi="Arial" w:cs="Arial"/>
            <w:spacing w:val="-2"/>
            <w:kern w:val="0"/>
            <w:sz w:val="22"/>
            <w:rPrChange w:id="6315" w:author="Keis" w:date="2024-09-06T17:48:00Z">
              <w:rPr>
                <w:rFonts w:ascii="Arial" w:eastAsia="나눔명조" w:hAnsi="Arial" w:cs="Arial"/>
                <w:color w:val="FF0000"/>
                <w:spacing w:val="-2"/>
                <w:kern w:val="0"/>
                <w:sz w:val="22"/>
              </w:rPr>
            </w:rPrChange>
          </w:rPr>
          <w:delText xml:space="preserve">Retirement-Age </w:delText>
        </w:r>
        <w:r w:rsidR="004C7DA7" w:rsidRPr="00706C18" w:rsidDel="00471D96">
          <w:rPr>
            <w:rFonts w:ascii="Arial" w:eastAsia="나눔명조" w:hAnsi="Arial" w:cs="Arial"/>
            <w:spacing w:val="-2"/>
            <w:kern w:val="0"/>
            <w:sz w:val="22"/>
            <w:rPrChange w:id="6316" w:author="Keis" w:date="2024-09-06T17:48:00Z">
              <w:rPr>
                <w:rFonts w:ascii="Arial" w:eastAsia="나눔명조" w:hAnsi="Arial" w:cs="Arial"/>
                <w:color w:val="FF0000"/>
                <w:spacing w:val="-2"/>
                <w:kern w:val="0"/>
                <w:sz w:val="22"/>
              </w:rPr>
            </w:rPrChange>
          </w:rPr>
          <w:delText>Extension</w:delText>
        </w:r>
        <w:r w:rsidRPr="00706C18" w:rsidDel="00471D96">
          <w:rPr>
            <w:rFonts w:ascii="Arial" w:eastAsia="나눔명조" w:hAnsi="Arial" w:cs="Arial"/>
            <w:spacing w:val="-2"/>
            <w:kern w:val="0"/>
            <w:sz w:val="22"/>
            <w:rPrChange w:id="6317" w:author="Keis" w:date="2024-09-06T17:48:00Z">
              <w:rPr>
                <w:rFonts w:ascii="Arial" w:eastAsia="나눔명조" w:hAnsi="Arial" w:cs="Arial"/>
                <w:color w:val="FF0000"/>
                <w:spacing w:val="-2"/>
                <w:kern w:val="0"/>
                <w:sz w:val="22"/>
              </w:rPr>
            </w:rPrChange>
          </w:rPr>
          <w:delText>: a company extends an employee’s retirement age in return for a lower wage</w:delText>
        </w:r>
      </w:del>
    </w:p>
    <w:p w14:paraId="5B5377FC" w14:textId="0D7DA514" w:rsidR="00007953" w:rsidRPr="00706C18" w:rsidDel="00471D96" w:rsidRDefault="004C7DA7" w:rsidP="004C7DA7">
      <w:pPr>
        <w:pStyle w:val="a6"/>
        <w:numPr>
          <w:ilvl w:val="0"/>
          <w:numId w:val="1353"/>
        </w:numPr>
        <w:spacing w:line="384" w:lineRule="auto"/>
        <w:ind w:leftChars="0"/>
        <w:textAlignment w:val="baseline"/>
        <w:rPr>
          <w:del w:id="6318" w:author="Keis" w:date="2024-09-06T15:06:00Z"/>
          <w:rFonts w:ascii="Arial" w:eastAsia="굴림" w:hAnsi="Arial" w:cs="Arial"/>
          <w:kern w:val="0"/>
          <w:sz w:val="22"/>
          <w:rPrChange w:id="6319" w:author="Keis" w:date="2024-09-06T17:48:00Z">
            <w:rPr>
              <w:del w:id="6320" w:author="Keis" w:date="2024-09-06T15:06:00Z"/>
              <w:rFonts w:ascii="Arial" w:eastAsia="굴림" w:hAnsi="Arial" w:cs="Arial"/>
              <w:color w:val="000000"/>
              <w:kern w:val="0"/>
              <w:sz w:val="22"/>
            </w:rPr>
          </w:rPrChange>
        </w:rPr>
      </w:pPr>
      <w:del w:id="6321" w:author="Keis" w:date="2024-09-06T15:06:00Z">
        <w:r w:rsidRPr="00706C18" w:rsidDel="00471D96">
          <w:rPr>
            <w:rFonts w:ascii="Arial" w:eastAsia="나눔명조" w:hAnsi="Arial" w:cs="Arial"/>
            <w:spacing w:val="-2"/>
            <w:kern w:val="0"/>
            <w:sz w:val="22"/>
            <w:rPrChange w:id="6322" w:author="Keis" w:date="2024-09-06T17:48:00Z">
              <w:rPr>
                <w:rFonts w:ascii="Arial" w:eastAsia="나눔명조" w:hAnsi="Arial" w:cs="Arial"/>
                <w:color w:val="FF0000"/>
                <w:spacing w:val="-2"/>
                <w:kern w:val="0"/>
                <w:sz w:val="22"/>
              </w:rPr>
            </w:rPrChange>
          </w:rPr>
          <w:delText xml:space="preserve">Re-employment: </w:delText>
        </w:r>
        <w:r w:rsidR="00007953" w:rsidRPr="00706C18" w:rsidDel="00471D96">
          <w:rPr>
            <w:rFonts w:ascii="Arial" w:eastAsia="나눔명조" w:hAnsi="Arial" w:cs="Arial"/>
            <w:spacing w:val="-2"/>
            <w:kern w:val="0"/>
            <w:sz w:val="22"/>
            <w:rPrChange w:id="6323" w:author="Keis" w:date="2024-09-06T17:48:00Z">
              <w:rPr>
                <w:rFonts w:ascii="Arial" w:eastAsia="나눔명조" w:hAnsi="Arial" w:cs="Arial"/>
                <w:color w:val="FF0000"/>
                <w:spacing w:val="-2"/>
                <w:kern w:val="0"/>
                <w:sz w:val="22"/>
              </w:rPr>
            </w:rPrChange>
          </w:rPr>
          <w:delText>a company re-employes retirees as independent contractors or part-time workers at a reduced wage.</w:delText>
        </w:r>
      </w:del>
    </w:p>
    <w:p w14:paraId="2C2EEE31" w14:textId="58096B36" w:rsidR="00781A0E" w:rsidRPr="00706C18" w:rsidDel="00471D96" w:rsidRDefault="00007953" w:rsidP="004C7DA7">
      <w:pPr>
        <w:pStyle w:val="a6"/>
        <w:numPr>
          <w:ilvl w:val="0"/>
          <w:numId w:val="1353"/>
        </w:numPr>
        <w:spacing w:line="384" w:lineRule="auto"/>
        <w:ind w:leftChars="0"/>
        <w:textAlignment w:val="baseline"/>
        <w:rPr>
          <w:del w:id="6324" w:author="Keis" w:date="2024-09-06T15:06:00Z"/>
          <w:rFonts w:ascii="Arial" w:eastAsia="굴림" w:hAnsi="Arial" w:cs="Arial"/>
          <w:spacing w:val="-2"/>
          <w:kern w:val="0"/>
          <w:sz w:val="22"/>
          <w:rPrChange w:id="6325" w:author="Keis" w:date="2024-09-06T17:48:00Z">
            <w:rPr>
              <w:del w:id="6326" w:author="Keis" w:date="2024-09-06T15:06:00Z"/>
              <w:rFonts w:ascii="Arial" w:eastAsia="굴림" w:hAnsi="Arial" w:cs="Arial"/>
              <w:color w:val="FF0000"/>
              <w:spacing w:val="-2"/>
              <w:kern w:val="0"/>
              <w:sz w:val="22"/>
            </w:rPr>
          </w:rPrChange>
        </w:rPr>
      </w:pPr>
      <w:del w:id="6327" w:author="Keis" w:date="2024-09-06T15:06:00Z">
        <w:r w:rsidRPr="00706C18" w:rsidDel="00471D96">
          <w:rPr>
            <w:rFonts w:ascii="Arial" w:eastAsia="나눔명조" w:hAnsi="Arial" w:cs="Arial"/>
            <w:spacing w:val="-2"/>
            <w:kern w:val="0"/>
            <w:sz w:val="22"/>
            <w:rPrChange w:id="6328" w:author="Keis" w:date="2024-09-06T17:48:00Z">
              <w:rPr>
                <w:rFonts w:ascii="Arial" w:eastAsia="나눔명조" w:hAnsi="Arial" w:cs="Arial"/>
                <w:color w:val="FF0000"/>
                <w:spacing w:val="-2"/>
                <w:kern w:val="0"/>
                <w:sz w:val="22"/>
              </w:rPr>
            </w:rPrChange>
          </w:rPr>
          <w:delText>Working Hour Reduction</w:delText>
        </w:r>
        <w:r w:rsidR="004C7DA7" w:rsidRPr="00706C18" w:rsidDel="00471D96">
          <w:rPr>
            <w:rFonts w:ascii="Arial" w:eastAsia="나눔명조" w:hAnsi="Arial" w:cs="Arial"/>
            <w:spacing w:val="-2"/>
            <w:kern w:val="0"/>
            <w:sz w:val="22"/>
            <w:rPrChange w:id="6329" w:author="Keis" w:date="2024-09-06T17:48:00Z">
              <w:rPr>
                <w:rFonts w:ascii="Arial" w:eastAsia="나눔명조" w:hAnsi="Arial" w:cs="Arial"/>
                <w:color w:val="FF0000"/>
                <w:spacing w:val="-2"/>
                <w:kern w:val="0"/>
                <w:sz w:val="22"/>
              </w:rPr>
            </w:rPrChange>
          </w:rPr>
          <w:delText xml:space="preserve">: </w:delText>
        </w:r>
        <w:r w:rsidRPr="00706C18" w:rsidDel="00471D96">
          <w:rPr>
            <w:rFonts w:ascii="Arial" w:eastAsia="나눔명조" w:hAnsi="Arial" w:cs="Arial"/>
            <w:spacing w:val="-2"/>
            <w:kern w:val="0"/>
            <w:sz w:val="22"/>
            <w:rPrChange w:id="6330" w:author="Keis" w:date="2024-09-06T17:48:00Z">
              <w:rPr>
                <w:rFonts w:ascii="Arial" w:eastAsia="나눔명조" w:hAnsi="Arial" w:cs="Arial"/>
                <w:color w:val="FF0000"/>
                <w:spacing w:val="-2"/>
                <w:kern w:val="0"/>
                <w:sz w:val="22"/>
              </w:rPr>
            </w:rPrChange>
          </w:rPr>
          <w:delText>a company reduces the working hours of middle-aged and older employees by more than half compared to their previous wages once their wages reached a peak.</w:delText>
        </w:r>
      </w:del>
    </w:p>
    <w:p w14:paraId="1F749A01" w14:textId="77777777" w:rsidR="00007953" w:rsidRPr="00706C18" w:rsidRDefault="00007953" w:rsidP="00007953">
      <w:pPr>
        <w:spacing w:line="384" w:lineRule="auto"/>
        <w:textAlignment w:val="baseline"/>
        <w:rPr>
          <w:rFonts w:ascii="Arial" w:eastAsia="굴림" w:hAnsi="Arial" w:cs="Arial"/>
          <w:spacing w:val="-2"/>
          <w:kern w:val="0"/>
          <w:sz w:val="22"/>
          <w:rPrChange w:id="6331" w:author="Keis" w:date="2024-09-06T17:48:00Z">
            <w:rPr>
              <w:rFonts w:ascii="Arial" w:eastAsia="굴림" w:hAnsi="Arial" w:cs="Arial"/>
              <w:color w:val="FF0000"/>
              <w:spacing w:val="-2"/>
              <w:kern w:val="0"/>
              <w:sz w:val="22"/>
            </w:rPr>
          </w:rPrChange>
        </w:rPr>
      </w:pPr>
    </w:p>
    <w:p w14:paraId="5744E7C9" w14:textId="77777777" w:rsidR="004C7DA7" w:rsidRPr="00706C18" w:rsidRDefault="00781A0E" w:rsidP="004C7DA7">
      <w:pPr>
        <w:spacing w:line="384" w:lineRule="auto"/>
        <w:textAlignment w:val="baseline"/>
        <w:rPr>
          <w:rFonts w:ascii="Arial" w:eastAsia="굴림" w:hAnsi="Arial" w:cs="Arial"/>
          <w:kern w:val="0"/>
          <w:sz w:val="22"/>
          <w:rPrChange w:id="6332" w:author="Keis" w:date="2024-09-06T17:48:00Z">
            <w:rPr>
              <w:rFonts w:ascii="Arial" w:eastAsia="굴림" w:hAnsi="Arial" w:cs="Arial"/>
              <w:color w:val="000000"/>
              <w:kern w:val="0"/>
              <w:sz w:val="22"/>
            </w:rPr>
          </w:rPrChange>
        </w:rPr>
      </w:pPr>
      <w:r w:rsidRPr="00706C18">
        <w:rPr>
          <w:rFonts w:ascii="Arial" w:eastAsia="나눔명조" w:hAnsi="Arial" w:cs="Arial"/>
          <w:spacing w:val="-2"/>
          <w:kern w:val="0"/>
          <w:sz w:val="22"/>
          <w:rPrChange w:id="6333" w:author="Keis" w:date="2024-09-06T17:48:00Z">
            <w:rPr>
              <w:rFonts w:ascii="Arial" w:eastAsia="나눔명조" w:hAnsi="Arial" w:cs="Arial"/>
              <w:color w:val="FF0000"/>
              <w:spacing w:val="-2"/>
              <w:kern w:val="0"/>
              <w:sz w:val="22"/>
            </w:rPr>
          </w:rPrChange>
        </w:rPr>
        <w:t xml:space="preserve">Dadd8d_7. </w:t>
      </w:r>
      <w:r w:rsidR="004C7DA7" w:rsidRPr="00706C18">
        <w:rPr>
          <w:rFonts w:ascii="Arial" w:eastAsia="나눔명조" w:hAnsi="Arial" w:cs="Arial"/>
          <w:spacing w:val="-2"/>
          <w:kern w:val="0"/>
          <w:sz w:val="22"/>
          <w:rPrChange w:id="6334" w:author="Keis" w:date="2024-09-06T17:48:00Z">
            <w:rPr>
              <w:rFonts w:ascii="Arial" w:eastAsia="나눔명조" w:hAnsi="Arial" w:cs="Arial"/>
              <w:color w:val="FF0000"/>
              <w:spacing w:val="-2"/>
              <w:kern w:val="0"/>
              <w:sz w:val="22"/>
            </w:rPr>
          </w:rPrChange>
        </w:rPr>
        <w:t>From what age does the wage peak system apply?</w:t>
      </w:r>
    </w:p>
    <w:p w14:paraId="097CF88B" w14:textId="77777777" w:rsidR="004C7DA7" w:rsidRPr="00706C18" w:rsidRDefault="004C7DA7" w:rsidP="004C7DA7">
      <w:pPr>
        <w:spacing w:line="384" w:lineRule="auto"/>
        <w:textAlignment w:val="baseline"/>
        <w:rPr>
          <w:rFonts w:ascii="Arial" w:eastAsia="굴림" w:hAnsi="Arial" w:cs="Arial"/>
          <w:spacing w:val="-2"/>
          <w:kern w:val="0"/>
          <w:sz w:val="22"/>
          <w:rPrChange w:id="6335"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336" w:author="Keis" w:date="2024-09-06T17:48:00Z">
            <w:rPr>
              <w:rFonts w:ascii="Arial" w:eastAsia="나눔명조" w:hAnsi="Arial" w:cs="Arial"/>
              <w:color w:val="FF0000"/>
              <w:spacing w:val="-2"/>
              <w:kern w:val="0"/>
              <w:sz w:val="22"/>
            </w:rPr>
          </w:rPrChange>
        </w:rPr>
        <w:t xml:space="preserve"> ___</w:t>
      </w:r>
      <w:proofErr w:type="gramStart"/>
      <w:r w:rsidRPr="00706C18">
        <w:rPr>
          <w:rFonts w:ascii="Arial" w:eastAsia="나눔명조" w:hAnsi="Arial" w:cs="Arial"/>
          <w:spacing w:val="-2"/>
          <w:kern w:val="0"/>
          <w:sz w:val="22"/>
          <w:rPrChange w:id="6337" w:author="Keis" w:date="2024-09-06T17:48:00Z">
            <w:rPr>
              <w:rFonts w:ascii="Arial" w:eastAsia="나눔명조" w:hAnsi="Arial" w:cs="Arial"/>
              <w:color w:val="FF0000"/>
              <w:spacing w:val="-2"/>
              <w:kern w:val="0"/>
              <w:sz w:val="22"/>
            </w:rPr>
          </w:rPrChange>
        </w:rPr>
        <w:t>_[</w:t>
      </w:r>
      <w:proofErr w:type="gramEnd"/>
      <w:r w:rsidRPr="00706C18">
        <w:rPr>
          <w:rFonts w:ascii="Arial" w:eastAsia="나눔명조" w:hAnsi="Arial" w:cs="Arial"/>
          <w:spacing w:val="-2"/>
          <w:kern w:val="0"/>
          <w:sz w:val="22"/>
          <w:rPrChange w:id="6338" w:author="Keis" w:date="2024-09-06T17:48:00Z">
            <w:rPr>
              <w:rFonts w:ascii="Arial" w:eastAsia="나눔명조" w:hAnsi="Arial" w:cs="Arial"/>
              <w:color w:val="FF0000"/>
              <w:spacing w:val="-2"/>
              <w:kern w:val="0"/>
              <w:sz w:val="22"/>
            </w:rPr>
          </w:rPrChange>
        </w:rPr>
        <w:t>unit : age but not Korean age]</w:t>
      </w:r>
    </w:p>
    <w:p w14:paraId="1A579CE7" w14:textId="77777777" w:rsidR="00781A0E" w:rsidRPr="00706C18" w:rsidRDefault="00781A0E" w:rsidP="004C7DA7">
      <w:pPr>
        <w:spacing w:line="384" w:lineRule="auto"/>
        <w:textAlignment w:val="baseline"/>
        <w:rPr>
          <w:rFonts w:ascii="Arial" w:eastAsia="굴림" w:hAnsi="Arial" w:cs="Arial"/>
          <w:spacing w:val="-2"/>
          <w:kern w:val="0"/>
          <w:sz w:val="22"/>
          <w:rPrChange w:id="6339" w:author="Keis" w:date="2024-09-06T17:48:00Z">
            <w:rPr>
              <w:rFonts w:ascii="Arial" w:eastAsia="굴림" w:hAnsi="Arial" w:cs="Arial"/>
              <w:color w:val="FF0000"/>
              <w:spacing w:val="-2"/>
              <w:kern w:val="0"/>
              <w:sz w:val="22"/>
            </w:rPr>
          </w:rPrChange>
        </w:rPr>
      </w:pPr>
    </w:p>
    <w:p w14:paraId="2E2B0A6F" w14:textId="77777777" w:rsidR="004C7DA7" w:rsidRPr="00706C18" w:rsidRDefault="00781A0E" w:rsidP="004C7DA7">
      <w:pPr>
        <w:spacing w:line="384" w:lineRule="auto"/>
        <w:textAlignment w:val="baseline"/>
        <w:rPr>
          <w:rFonts w:ascii="Arial" w:eastAsia="굴림" w:hAnsi="Arial" w:cs="Arial"/>
          <w:kern w:val="0"/>
          <w:sz w:val="22"/>
          <w:rPrChange w:id="6340" w:author="Keis" w:date="2024-09-06T17:48:00Z">
            <w:rPr>
              <w:rFonts w:ascii="Arial" w:eastAsia="굴림" w:hAnsi="Arial" w:cs="Arial"/>
              <w:color w:val="000000"/>
              <w:kern w:val="0"/>
              <w:sz w:val="22"/>
            </w:rPr>
          </w:rPrChange>
        </w:rPr>
      </w:pPr>
      <w:r w:rsidRPr="00706C18">
        <w:rPr>
          <w:rFonts w:ascii="Arial" w:eastAsia="나눔명조" w:hAnsi="Arial" w:cs="Arial"/>
          <w:spacing w:val="-2"/>
          <w:kern w:val="0"/>
          <w:sz w:val="22"/>
          <w:rPrChange w:id="6341" w:author="Keis" w:date="2024-09-06T17:48:00Z">
            <w:rPr>
              <w:rFonts w:ascii="Arial" w:eastAsia="나눔명조" w:hAnsi="Arial" w:cs="Arial"/>
              <w:color w:val="FF0000"/>
              <w:spacing w:val="-2"/>
              <w:kern w:val="0"/>
              <w:sz w:val="22"/>
            </w:rPr>
          </w:rPrChange>
        </w:rPr>
        <w:t xml:space="preserve">Dadd8d_8. </w:t>
      </w:r>
      <w:r w:rsidR="004C7DA7" w:rsidRPr="00706C18">
        <w:rPr>
          <w:rFonts w:ascii="Arial" w:eastAsia="나눔명조" w:hAnsi="Arial" w:cs="Arial"/>
          <w:spacing w:val="-2"/>
          <w:kern w:val="0"/>
          <w:sz w:val="22"/>
          <w:rPrChange w:id="6342" w:author="Keis" w:date="2024-09-06T17:48:00Z">
            <w:rPr>
              <w:rFonts w:ascii="Arial" w:eastAsia="나눔명조" w:hAnsi="Arial" w:cs="Arial"/>
              <w:color w:val="FF0000"/>
              <w:spacing w:val="-2"/>
              <w:kern w:val="0"/>
              <w:sz w:val="22"/>
            </w:rPr>
          </w:rPrChange>
        </w:rPr>
        <w:t>Are you directly subject to the wage peak system at work?</w:t>
      </w:r>
    </w:p>
    <w:p w14:paraId="443C06DC" w14:textId="77777777" w:rsidR="004C7DA7" w:rsidRPr="00706C18" w:rsidRDefault="004C7DA7" w:rsidP="004C7DA7">
      <w:pPr>
        <w:spacing w:line="384" w:lineRule="auto"/>
        <w:textAlignment w:val="baseline"/>
        <w:rPr>
          <w:rFonts w:ascii="Arial" w:eastAsia="굴림" w:hAnsi="Arial" w:cs="Arial"/>
          <w:spacing w:val="-2"/>
          <w:kern w:val="0"/>
          <w:sz w:val="22"/>
          <w:rPrChange w:id="6343"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44" w:author="Keis" w:date="2024-09-06T17:48: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345" w:author="Keis" w:date="2024-09-06T17:48:00Z">
            <w:rPr>
              <w:rFonts w:ascii="Arial" w:eastAsia="나눔명조" w:hAnsi="Arial" w:cs="Arial"/>
              <w:color w:val="FF0000"/>
              <w:spacing w:val="-2"/>
              <w:kern w:val="0"/>
              <w:sz w:val="22"/>
            </w:rPr>
          </w:rPrChange>
        </w:rPr>
        <w:t xml:space="preserve"> Yes</w:t>
      </w:r>
    </w:p>
    <w:p w14:paraId="4DE00B26" w14:textId="77777777" w:rsidR="004C7DA7" w:rsidRPr="00706C18" w:rsidRDefault="004C7DA7" w:rsidP="004C7DA7">
      <w:pPr>
        <w:spacing w:line="384" w:lineRule="auto"/>
        <w:textAlignment w:val="baseline"/>
        <w:rPr>
          <w:rFonts w:ascii="Arial" w:eastAsia="굴림" w:hAnsi="Arial" w:cs="Arial"/>
          <w:spacing w:val="-2"/>
          <w:kern w:val="0"/>
          <w:sz w:val="22"/>
          <w:rPrChange w:id="6346"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47" w:author="Keis" w:date="2024-09-06T17:48: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348" w:author="Keis" w:date="2024-09-06T17:48:00Z">
            <w:rPr>
              <w:rFonts w:ascii="Arial" w:eastAsia="나눔명조" w:hAnsi="Arial" w:cs="Arial"/>
              <w:color w:val="FF0000"/>
              <w:spacing w:val="-2"/>
              <w:kern w:val="0"/>
              <w:sz w:val="22"/>
            </w:rPr>
          </w:rPrChange>
        </w:rPr>
        <w:t xml:space="preserve"> No</w:t>
      </w:r>
    </w:p>
    <w:p w14:paraId="271899DB" w14:textId="77777777" w:rsidR="00781A0E" w:rsidRPr="00706C18" w:rsidRDefault="00781A0E" w:rsidP="004C7DA7">
      <w:pPr>
        <w:spacing w:line="384" w:lineRule="auto"/>
        <w:textAlignment w:val="baseline"/>
        <w:rPr>
          <w:rFonts w:ascii="Arial" w:eastAsia="굴림" w:hAnsi="Arial" w:cs="Arial"/>
          <w:spacing w:val="-2"/>
          <w:kern w:val="0"/>
          <w:sz w:val="22"/>
          <w:rPrChange w:id="6349" w:author="Keis" w:date="2024-09-06T17:48:00Z">
            <w:rPr>
              <w:rFonts w:ascii="Arial" w:eastAsia="굴림" w:hAnsi="Arial" w:cs="Arial"/>
              <w:color w:val="FF0000"/>
              <w:spacing w:val="-2"/>
              <w:kern w:val="0"/>
              <w:sz w:val="22"/>
            </w:rPr>
          </w:rPrChange>
        </w:rPr>
      </w:pPr>
    </w:p>
    <w:p w14:paraId="75D3335B" w14:textId="77777777" w:rsidR="004C7DA7" w:rsidRPr="00706C18" w:rsidRDefault="00781A0E" w:rsidP="004C7DA7">
      <w:pPr>
        <w:spacing w:line="384" w:lineRule="auto"/>
        <w:textAlignment w:val="baseline"/>
        <w:rPr>
          <w:rFonts w:ascii="Arial" w:eastAsia="굴림" w:hAnsi="Arial" w:cs="Arial"/>
          <w:kern w:val="0"/>
          <w:sz w:val="22"/>
          <w:rPrChange w:id="6350" w:author="Keis" w:date="2024-09-06T17:48:00Z">
            <w:rPr>
              <w:rFonts w:ascii="Arial" w:eastAsia="굴림" w:hAnsi="Arial" w:cs="Arial"/>
              <w:color w:val="000000"/>
              <w:kern w:val="0"/>
              <w:sz w:val="22"/>
            </w:rPr>
          </w:rPrChange>
        </w:rPr>
      </w:pPr>
      <w:r w:rsidRPr="00706C18">
        <w:rPr>
          <w:rFonts w:ascii="Arial" w:eastAsia="나눔명조" w:hAnsi="Arial" w:cs="Arial"/>
          <w:spacing w:val="-2"/>
          <w:kern w:val="0"/>
          <w:sz w:val="22"/>
          <w:rPrChange w:id="6351" w:author="Keis" w:date="2024-09-06T17:48:00Z">
            <w:rPr>
              <w:rFonts w:ascii="Arial" w:eastAsia="나눔명조" w:hAnsi="Arial" w:cs="Arial"/>
              <w:color w:val="FF0000"/>
              <w:spacing w:val="-2"/>
              <w:kern w:val="0"/>
              <w:sz w:val="22"/>
            </w:rPr>
          </w:rPrChange>
        </w:rPr>
        <w:t xml:space="preserve">Dadd8d_9. </w:t>
      </w:r>
      <w:r w:rsidR="004C7DA7" w:rsidRPr="00706C18">
        <w:rPr>
          <w:rFonts w:ascii="Arial" w:eastAsia="나눔명조" w:hAnsi="Arial" w:cs="Arial"/>
          <w:spacing w:val="-2"/>
          <w:kern w:val="0"/>
          <w:sz w:val="22"/>
          <w:rPrChange w:id="6352" w:author="Keis" w:date="2024-09-06T17:48:00Z">
            <w:rPr>
              <w:rFonts w:ascii="Arial" w:eastAsia="나눔명조" w:hAnsi="Arial" w:cs="Arial"/>
              <w:color w:val="FF0000"/>
              <w:spacing w:val="-2"/>
              <w:kern w:val="0"/>
              <w:sz w:val="22"/>
            </w:rPr>
          </w:rPrChange>
        </w:rPr>
        <w:t>How many years has employment extended by the introduction of the wage peak system?</w:t>
      </w:r>
    </w:p>
    <w:p w14:paraId="4266313B" w14:textId="77777777" w:rsidR="004C7DA7" w:rsidRPr="00706C18" w:rsidRDefault="004C7DA7" w:rsidP="004C7DA7">
      <w:pPr>
        <w:spacing w:line="384" w:lineRule="auto"/>
        <w:textAlignment w:val="baseline"/>
        <w:rPr>
          <w:rFonts w:ascii="Arial" w:eastAsia="굴림" w:hAnsi="Arial" w:cs="Arial"/>
          <w:spacing w:val="-2"/>
          <w:kern w:val="0"/>
          <w:sz w:val="22"/>
          <w:rPrChange w:id="6353"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354" w:author="Keis" w:date="2024-09-06T17:48:00Z">
            <w:rPr>
              <w:rFonts w:ascii="Arial" w:eastAsia="나눔명조" w:hAnsi="Arial" w:cs="Arial"/>
              <w:color w:val="FF0000"/>
              <w:spacing w:val="-2"/>
              <w:kern w:val="0"/>
              <w:sz w:val="22"/>
            </w:rPr>
          </w:rPrChange>
        </w:rPr>
        <w:lastRenderedPageBreak/>
        <w:t>____years ____months (Answer ‘0’, if you are in case of no extension)</w:t>
      </w:r>
    </w:p>
    <w:p w14:paraId="657B71FB" w14:textId="77777777" w:rsidR="00781A0E" w:rsidRPr="00706C18" w:rsidRDefault="00781A0E" w:rsidP="004C7DA7">
      <w:pPr>
        <w:spacing w:line="384" w:lineRule="auto"/>
        <w:textAlignment w:val="baseline"/>
        <w:rPr>
          <w:rFonts w:ascii="Arial" w:eastAsia="굴림" w:hAnsi="Arial" w:cs="Arial"/>
          <w:spacing w:val="-2"/>
          <w:kern w:val="0"/>
          <w:sz w:val="22"/>
          <w:rPrChange w:id="6355" w:author="Keis" w:date="2024-09-06T17:48:00Z">
            <w:rPr>
              <w:rFonts w:ascii="Arial" w:eastAsia="굴림" w:hAnsi="Arial" w:cs="Arial"/>
              <w:color w:val="FF0000"/>
              <w:spacing w:val="-2"/>
              <w:kern w:val="0"/>
              <w:sz w:val="22"/>
            </w:rPr>
          </w:rPrChange>
        </w:rPr>
      </w:pPr>
    </w:p>
    <w:p w14:paraId="4BD0AA50" w14:textId="77777777" w:rsidR="004C7DA7" w:rsidRPr="00706C18" w:rsidRDefault="00781A0E" w:rsidP="004C7DA7">
      <w:pPr>
        <w:spacing w:line="384" w:lineRule="auto"/>
        <w:textAlignment w:val="baseline"/>
        <w:rPr>
          <w:rFonts w:ascii="Arial" w:eastAsia="굴림" w:hAnsi="Arial" w:cs="Arial"/>
          <w:kern w:val="0"/>
          <w:sz w:val="22"/>
          <w:rPrChange w:id="6356" w:author="Keis" w:date="2024-09-06T17:48:00Z">
            <w:rPr>
              <w:rFonts w:ascii="Arial" w:eastAsia="굴림" w:hAnsi="Arial" w:cs="Arial"/>
              <w:color w:val="000000"/>
              <w:kern w:val="0"/>
              <w:sz w:val="22"/>
            </w:rPr>
          </w:rPrChange>
        </w:rPr>
      </w:pPr>
      <w:r w:rsidRPr="00706C18">
        <w:rPr>
          <w:rFonts w:ascii="Arial" w:eastAsia="나눔명조" w:hAnsi="Arial" w:cs="Arial"/>
          <w:spacing w:val="-2"/>
          <w:kern w:val="0"/>
          <w:sz w:val="22"/>
          <w:rPrChange w:id="6357" w:author="Keis" w:date="2024-09-06T17:48:00Z">
            <w:rPr>
              <w:rFonts w:ascii="Arial" w:eastAsia="나눔명조" w:hAnsi="Arial" w:cs="Arial"/>
              <w:color w:val="FF0000"/>
              <w:spacing w:val="-2"/>
              <w:kern w:val="0"/>
              <w:sz w:val="22"/>
            </w:rPr>
          </w:rPrChange>
        </w:rPr>
        <w:t xml:space="preserve">Dadd8d_10. </w:t>
      </w:r>
      <w:r w:rsidR="004C7DA7" w:rsidRPr="00706C18">
        <w:rPr>
          <w:rFonts w:ascii="Arial" w:eastAsia="나눔명조" w:hAnsi="Arial" w:cs="Arial"/>
          <w:spacing w:val="-2"/>
          <w:kern w:val="0"/>
          <w:sz w:val="22"/>
          <w:rPrChange w:id="6358" w:author="Keis" w:date="2024-09-06T17:48:00Z">
            <w:rPr>
              <w:rFonts w:ascii="Arial" w:eastAsia="나눔명조" w:hAnsi="Arial" w:cs="Arial"/>
              <w:color w:val="FF0000"/>
              <w:spacing w:val="-2"/>
              <w:kern w:val="0"/>
              <w:sz w:val="22"/>
            </w:rPr>
          </w:rPrChange>
        </w:rPr>
        <w:t>How was your will to work compared to before the wage peak system?</w:t>
      </w:r>
    </w:p>
    <w:p w14:paraId="1F2289C5" w14:textId="77777777" w:rsidR="004C7DA7" w:rsidRPr="00706C18" w:rsidRDefault="004C7DA7" w:rsidP="004C7DA7">
      <w:pPr>
        <w:spacing w:line="384" w:lineRule="auto"/>
        <w:textAlignment w:val="baseline"/>
        <w:rPr>
          <w:rFonts w:ascii="Arial" w:eastAsia="굴림" w:hAnsi="Arial" w:cs="Arial"/>
          <w:spacing w:val="-2"/>
          <w:kern w:val="0"/>
          <w:sz w:val="22"/>
          <w:rPrChange w:id="6359"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60" w:author="Keis" w:date="2024-09-06T17:48: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361" w:author="Keis" w:date="2024-09-06T17:48:00Z">
            <w:rPr>
              <w:rFonts w:ascii="Arial" w:eastAsia="나눔명조" w:hAnsi="Arial" w:cs="Arial"/>
              <w:color w:val="FF0000"/>
              <w:spacing w:val="-2"/>
              <w:kern w:val="0"/>
              <w:sz w:val="22"/>
            </w:rPr>
          </w:rPrChange>
        </w:rPr>
        <w:t xml:space="preserve"> The will to work increases </w:t>
      </w:r>
      <w:r w:rsidRPr="00706C18">
        <w:rPr>
          <w:rFonts w:ascii="Arial" w:eastAsia="나눔명조" w:hAnsi="Arial" w:cs="Arial" w:hint="eastAsia"/>
          <w:spacing w:val="-2"/>
          <w:kern w:val="0"/>
          <w:sz w:val="22"/>
          <w:rPrChange w:id="6362" w:author="Keis" w:date="2024-09-06T17:48: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6363" w:author="Keis" w:date="2024-09-06T17:48:00Z">
            <w:rPr>
              <w:rFonts w:ascii="Arial" w:eastAsia="나눔명조" w:hAnsi="Arial" w:cs="Arial"/>
              <w:color w:val="FF0000"/>
              <w:spacing w:val="-2"/>
              <w:kern w:val="0"/>
              <w:sz w:val="22"/>
            </w:rPr>
          </w:rPrChange>
        </w:rPr>
        <w:t xml:space="preserve"> Dadd8d_12</w:t>
      </w:r>
    </w:p>
    <w:p w14:paraId="0B0C01B8" w14:textId="77777777" w:rsidR="004C7DA7" w:rsidRPr="00706C18" w:rsidRDefault="004C7DA7" w:rsidP="004C7DA7">
      <w:pPr>
        <w:spacing w:line="384" w:lineRule="auto"/>
        <w:textAlignment w:val="baseline"/>
        <w:rPr>
          <w:rFonts w:ascii="Arial" w:eastAsia="굴림" w:hAnsi="Arial" w:cs="Arial"/>
          <w:spacing w:val="-2"/>
          <w:kern w:val="0"/>
          <w:sz w:val="22"/>
          <w:rPrChange w:id="6364"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65" w:author="Keis" w:date="2024-09-06T17:48:00Z">
            <w:rPr>
              <w:rFonts w:ascii="굴림" w:eastAsia="굴림" w:hAnsi="굴림" w:cs="굴림" w:hint="eastAsia"/>
              <w:color w:val="FF0000"/>
              <w:spacing w:val="-2"/>
              <w:kern w:val="0"/>
              <w:sz w:val="22"/>
            </w:rPr>
          </w:rPrChange>
        </w:rPr>
        <w:t>③</w:t>
      </w:r>
      <w:r w:rsidRPr="00706C18">
        <w:rPr>
          <w:rFonts w:ascii="Arial" w:eastAsia="나눔명조" w:hAnsi="Arial" w:cs="Arial"/>
          <w:spacing w:val="-2"/>
          <w:kern w:val="0"/>
          <w:sz w:val="22"/>
          <w:rPrChange w:id="6366" w:author="Keis" w:date="2024-09-06T17:48:00Z">
            <w:rPr>
              <w:rFonts w:ascii="Arial" w:eastAsia="나눔명조" w:hAnsi="Arial" w:cs="Arial"/>
              <w:color w:val="FF0000"/>
              <w:spacing w:val="-2"/>
              <w:kern w:val="0"/>
              <w:sz w:val="22"/>
            </w:rPr>
          </w:rPrChange>
        </w:rPr>
        <w:t xml:space="preserve"> Similar to before (no difference) </w:t>
      </w:r>
      <w:r w:rsidRPr="00706C18">
        <w:rPr>
          <w:rFonts w:ascii="Arial" w:eastAsia="나눔명조" w:hAnsi="Arial" w:cs="Arial" w:hint="eastAsia"/>
          <w:spacing w:val="-2"/>
          <w:kern w:val="0"/>
          <w:sz w:val="22"/>
          <w:rPrChange w:id="6367" w:author="Keis" w:date="2024-09-06T17:48: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6368" w:author="Keis" w:date="2024-09-06T17:48:00Z">
            <w:rPr>
              <w:rFonts w:ascii="Arial" w:eastAsia="나눔명조" w:hAnsi="Arial" w:cs="Arial"/>
              <w:color w:val="FF0000"/>
              <w:spacing w:val="-2"/>
              <w:kern w:val="0"/>
              <w:sz w:val="22"/>
            </w:rPr>
          </w:rPrChange>
        </w:rPr>
        <w:t xml:space="preserve"> Dadd8d_12</w:t>
      </w:r>
    </w:p>
    <w:p w14:paraId="66AA9754" w14:textId="77777777" w:rsidR="004C7DA7" w:rsidRPr="00706C18" w:rsidRDefault="004C7DA7" w:rsidP="004C7DA7">
      <w:pPr>
        <w:spacing w:line="384" w:lineRule="auto"/>
        <w:textAlignment w:val="baseline"/>
        <w:rPr>
          <w:rFonts w:ascii="Arial" w:eastAsia="굴림" w:hAnsi="Arial" w:cs="Arial"/>
          <w:spacing w:val="-2"/>
          <w:kern w:val="0"/>
          <w:sz w:val="22"/>
          <w:rPrChange w:id="6369"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70" w:author="Keis" w:date="2024-09-06T17:48: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371" w:author="Keis" w:date="2024-09-06T17:48:00Z">
            <w:rPr>
              <w:rFonts w:ascii="Arial" w:eastAsia="나눔명조" w:hAnsi="Arial" w:cs="Arial"/>
              <w:color w:val="FF0000"/>
              <w:spacing w:val="-2"/>
              <w:kern w:val="0"/>
              <w:sz w:val="22"/>
            </w:rPr>
          </w:rPrChange>
        </w:rPr>
        <w:t xml:space="preserve"> The will to work decreases </w:t>
      </w:r>
      <w:r w:rsidRPr="00706C18">
        <w:rPr>
          <w:rFonts w:ascii="Arial" w:eastAsia="나눔명조" w:hAnsi="Arial" w:cs="Arial" w:hint="eastAsia"/>
          <w:spacing w:val="-2"/>
          <w:kern w:val="0"/>
          <w:sz w:val="22"/>
          <w:rPrChange w:id="6372" w:author="Keis" w:date="2024-09-06T17:48: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6373" w:author="Keis" w:date="2024-09-06T17:48:00Z">
            <w:rPr>
              <w:rFonts w:ascii="Arial" w:eastAsia="나눔명조" w:hAnsi="Arial" w:cs="Arial"/>
              <w:color w:val="FF0000"/>
              <w:spacing w:val="-2"/>
              <w:kern w:val="0"/>
              <w:sz w:val="22"/>
            </w:rPr>
          </w:rPrChange>
        </w:rPr>
        <w:t xml:space="preserve"> Dadd8d_12</w:t>
      </w:r>
    </w:p>
    <w:p w14:paraId="397C6727" w14:textId="77777777" w:rsidR="004C7DA7" w:rsidRPr="00706C18" w:rsidRDefault="004C7DA7" w:rsidP="004C7DA7">
      <w:pPr>
        <w:spacing w:line="384" w:lineRule="auto"/>
        <w:textAlignment w:val="baseline"/>
        <w:rPr>
          <w:rFonts w:ascii="Arial" w:eastAsia="나눔명조" w:hAnsi="Arial" w:cs="Arial"/>
          <w:spacing w:val="-2"/>
          <w:kern w:val="0"/>
          <w:sz w:val="22"/>
          <w:rPrChange w:id="6374" w:author="Keis" w:date="2024-09-06T17:48:00Z">
            <w:rPr>
              <w:rFonts w:ascii="Arial" w:eastAsia="나눔명조" w:hAnsi="Arial" w:cs="Arial"/>
              <w:color w:val="FF0000"/>
              <w:spacing w:val="-2"/>
              <w:kern w:val="0"/>
              <w:sz w:val="22"/>
            </w:rPr>
          </w:rPrChange>
        </w:rPr>
      </w:pPr>
    </w:p>
    <w:p w14:paraId="748E23BF" w14:textId="77777777" w:rsidR="004C7DA7" w:rsidRPr="00706C18" w:rsidRDefault="00781A0E" w:rsidP="004C7DA7">
      <w:pPr>
        <w:spacing w:line="384" w:lineRule="auto"/>
        <w:textAlignment w:val="baseline"/>
        <w:rPr>
          <w:rFonts w:ascii="Arial" w:eastAsia="굴림" w:hAnsi="Arial" w:cs="Arial"/>
          <w:spacing w:val="-2"/>
          <w:kern w:val="0"/>
          <w:sz w:val="22"/>
          <w:rPrChange w:id="6375"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376" w:author="Keis" w:date="2024-09-06T17:48:00Z">
            <w:rPr>
              <w:rFonts w:ascii="Arial" w:eastAsia="나눔명조" w:hAnsi="Arial" w:cs="Arial"/>
              <w:color w:val="FF0000"/>
              <w:spacing w:val="-2"/>
              <w:kern w:val="0"/>
              <w:sz w:val="22"/>
            </w:rPr>
          </w:rPrChange>
        </w:rPr>
        <w:t xml:space="preserve">Dadd8d_11. </w:t>
      </w:r>
      <w:r w:rsidR="004C7DA7" w:rsidRPr="00706C18">
        <w:rPr>
          <w:rFonts w:ascii="Arial" w:eastAsia="나눔명조" w:hAnsi="Arial" w:cs="Arial"/>
          <w:spacing w:val="-2"/>
          <w:kern w:val="0"/>
          <w:sz w:val="22"/>
          <w:rPrChange w:id="6377" w:author="Keis" w:date="2024-09-06T17:48:00Z">
            <w:rPr>
              <w:rFonts w:ascii="Arial" w:eastAsia="나눔명조" w:hAnsi="Arial" w:cs="Arial"/>
              <w:color w:val="FF0000"/>
              <w:spacing w:val="-2"/>
              <w:kern w:val="0"/>
              <w:sz w:val="22"/>
            </w:rPr>
          </w:rPrChange>
        </w:rPr>
        <w:t>Were you willing to continue working if the wage peak system was introduced in your previous workplace?</w:t>
      </w:r>
    </w:p>
    <w:p w14:paraId="0BFE5BC3" w14:textId="77777777" w:rsidR="004C7DA7" w:rsidRPr="00706C18" w:rsidRDefault="004C7DA7" w:rsidP="004C7DA7">
      <w:pPr>
        <w:spacing w:line="384" w:lineRule="auto"/>
        <w:textAlignment w:val="baseline"/>
        <w:rPr>
          <w:rFonts w:ascii="Arial" w:eastAsia="굴림" w:hAnsi="Arial" w:cs="Arial"/>
          <w:spacing w:val="-2"/>
          <w:kern w:val="0"/>
          <w:sz w:val="22"/>
          <w:rPrChange w:id="6378"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79" w:author="Keis" w:date="2024-09-06T17:48: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380" w:author="Keis" w:date="2024-09-06T17:48:00Z">
            <w:rPr>
              <w:rFonts w:ascii="Arial" w:eastAsia="나눔명조" w:hAnsi="Arial" w:cs="Arial"/>
              <w:color w:val="FF0000"/>
              <w:spacing w:val="-2"/>
              <w:kern w:val="0"/>
              <w:sz w:val="22"/>
            </w:rPr>
          </w:rPrChange>
        </w:rPr>
        <w:t xml:space="preserve"> Yes </w:t>
      </w:r>
    </w:p>
    <w:p w14:paraId="3813079B" w14:textId="77777777" w:rsidR="004C7DA7" w:rsidRPr="00706C18" w:rsidRDefault="004C7DA7" w:rsidP="004C7DA7">
      <w:pPr>
        <w:spacing w:line="384" w:lineRule="auto"/>
        <w:textAlignment w:val="baseline"/>
        <w:rPr>
          <w:rFonts w:ascii="Arial" w:eastAsia="굴림" w:hAnsi="Arial" w:cs="Arial"/>
          <w:spacing w:val="-2"/>
          <w:kern w:val="0"/>
          <w:sz w:val="22"/>
          <w:rPrChange w:id="6381"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382" w:author="Keis" w:date="2024-09-06T17:48: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383" w:author="Keis" w:date="2024-09-06T17:48:00Z">
            <w:rPr>
              <w:rFonts w:ascii="Arial" w:eastAsia="나눔명조" w:hAnsi="Arial" w:cs="Arial"/>
              <w:color w:val="FF0000"/>
              <w:spacing w:val="-2"/>
              <w:kern w:val="0"/>
              <w:sz w:val="22"/>
            </w:rPr>
          </w:rPrChange>
        </w:rPr>
        <w:t xml:space="preserve"> No</w:t>
      </w:r>
    </w:p>
    <w:p w14:paraId="4D178EE3" w14:textId="77777777" w:rsidR="00781A0E" w:rsidRPr="00706C18" w:rsidRDefault="00781A0E" w:rsidP="004C7DA7">
      <w:pPr>
        <w:spacing w:line="384" w:lineRule="auto"/>
        <w:textAlignment w:val="baseline"/>
        <w:rPr>
          <w:rFonts w:ascii="Arial" w:eastAsia="굴림" w:hAnsi="Arial" w:cs="Arial"/>
          <w:spacing w:val="-2"/>
          <w:kern w:val="0"/>
          <w:sz w:val="22"/>
          <w:rPrChange w:id="6384" w:author="Keis" w:date="2024-09-06T17:48:00Z">
            <w:rPr>
              <w:rFonts w:ascii="Arial" w:eastAsia="굴림" w:hAnsi="Arial" w:cs="Arial"/>
              <w:color w:val="FF0000"/>
              <w:spacing w:val="-2"/>
              <w:kern w:val="0"/>
              <w:sz w:val="22"/>
            </w:rPr>
          </w:rPrChange>
        </w:rPr>
      </w:pPr>
    </w:p>
    <w:p w14:paraId="1BD1828B" w14:textId="77777777" w:rsidR="004C7DA7" w:rsidRPr="00706C18" w:rsidRDefault="00781A0E" w:rsidP="004C7DA7">
      <w:pPr>
        <w:spacing w:line="384" w:lineRule="auto"/>
        <w:textAlignment w:val="baseline"/>
        <w:rPr>
          <w:rFonts w:ascii="Arial" w:eastAsia="굴림" w:hAnsi="Arial" w:cs="Arial"/>
          <w:spacing w:val="-2"/>
          <w:kern w:val="0"/>
          <w:sz w:val="22"/>
          <w:rPrChange w:id="6385"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386" w:author="Keis" w:date="2024-09-06T17:48:00Z">
            <w:rPr>
              <w:rFonts w:ascii="Arial" w:eastAsia="나눔명조" w:hAnsi="Arial" w:cs="Arial"/>
              <w:color w:val="FF0000"/>
              <w:spacing w:val="-2"/>
              <w:kern w:val="0"/>
              <w:sz w:val="22"/>
            </w:rPr>
          </w:rPrChange>
        </w:rPr>
        <w:t xml:space="preserve">Dadd8d_12. </w:t>
      </w:r>
      <w:r w:rsidR="004C7DA7" w:rsidRPr="00706C18">
        <w:rPr>
          <w:rFonts w:ascii="Arial" w:eastAsia="나눔명조" w:hAnsi="Arial" w:cs="Arial"/>
          <w:spacing w:val="-2"/>
          <w:kern w:val="0"/>
          <w:sz w:val="22"/>
          <w:rPrChange w:id="6387" w:author="Keis" w:date="2024-09-06T17:48:00Z">
            <w:rPr>
              <w:rFonts w:ascii="Arial" w:eastAsia="나눔명조" w:hAnsi="Arial" w:cs="Arial"/>
              <w:color w:val="FF0000"/>
              <w:spacing w:val="-2"/>
              <w:kern w:val="0"/>
              <w:sz w:val="22"/>
            </w:rPr>
          </w:rPrChange>
        </w:rPr>
        <w:t>Do you think the wage peak system is helpful the elderly to create the jobs and secure employment?</w:t>
      </w:r>
    </w:p>
    <w:p w14:paraId="4F89CD6F" w14:textId="77777777" w:rsidR="004C7DA7" w:rsidRPr="00706C18" w:rsidRDefault="004C7DA7" w:rsidP="00D12299">
      <w:pPr>
        <w:pStyle w:val="a6"/>
        <w:numPr>
          <w:ilvl w:val="0"/>
          <w:numId w:val="1338"/>
        </w:numPr>
        <w:wordWrap/>
        <w:adjustRightInd w:val="0"/>
        <w:spacing w:line="360" w:lineRule="auto"/>
        <w:ind w:leftChars="0"/>
        <w:jc w:val="left"/>
        <w:rPr>
          <w:rFonts w:ascii="Arial" w:eastAsia="굴림" w:hAnsi="Arial" w:cs="Arial"/>
          <w:kern w:val="0"/>
          <w:sz w:val="22"/>
          <w:rPrChange w:id="6388" w:author="Keis" w:date="2024-09-06T17:48:00Z">
            <w:rPr>
              <w:rFonts w:ascii="Arial" w:eastAsia="굴림" w:hAnsi="Arial" w:cs="Arial"/>
              <w:color w:val="FF0000"/>
              <w:kern w:val="0"/>
              <w:sz w:val="22"/>
            </w:rPr>
          </w:rPrChange>
        </w:rPr>
      </w:pPr>
      <w:r w:rsidRPr="00706C18">
        <w:rPr>
          <w:rFonts w:ascii="Arial" w:eastAsia="굴림" w:hAnsi="Arial" w:cs="Arial"/>
          <w:kern w:val="0"/>
          <w:sz w:val="22"/>
          <w:rPrChange w:id="6389" w:author="Keis" w:date="2024-09-06T17:48:00Z">
            <w:rPr>
              <w:rFonts w:ascii="Arial" w:eastAsia="굴림" w:hAnsi="Arial" w:cs="Arial"/>
              <w:color w:val="FF0000"/>
              <w:kern w:val="0"/>
              <w:sz w:val="22"/>
            </w:rPr>
          </w:rPrChange>
        </w:rPr>
        <w:t>Very good</w:t>
      </w:r>
    </w:p>
    <w:p w14:paraId="749B0B57" w14:textId="77777777" w:rsidR="004C7DA7" w:rsidRPr="00706C18" w:rsidRDefault="004C7DA7" w:rsidP="00D12299">
      <w:pPr>
        <w:pStyle w:val="a6"/>
        <w:numPr>
          <w:ilvl w:val="0"/>
          <w:numId w:val="1338"/>
        </w:numPr>
        <w:wordWrap/>
        <w:adjustRightInd w:val="0"/>
        <w:spacing w:line="360" w:lineRule="auto"/>
        <w:ind w:leftChars="0"/>
        <w:jc w:val="left"/>
        <w:rPr>
          <w:rFonts w:ascii="Arial" w:eastAsia="굴림" w:hAnsi="Arial" w:cs="Arial"/>
          <w:kern w:val="0"/>
          <w:sz w:val="22"/>
          <w:rPrChange w:id="6390" w:author="Keis" w:date="2024-09-06T17:48:00Z">
            <w:rPr>
              <w:rFonts w:ascii="Arial" w:eastAsia="굴림" w:hAnsi="Arial" w:cs="Arial"/>
              <w:color w:val="FF0000"/>
              <w:kern w:val="0"/>
              <w:sz w:val="22"/>
            </w:rPr>
          </w:rPrChange>
        </w:rPr>
      </w:pPr>
      <w:r w:rsidRPr="00706C18">
        <w:rPr>
          <w:rFonts w:ascii="Arial" w:eastAsia="굴림" w:hAnsi="Arial" w:cs="Arial"/>
          <w:kern w:val="0"/>
          <w:sz w:val="22"/>
          <w:rPrChange w:id="6391" w:author="Keis" w:date="2024-09-06T17:48:00Z">
            <w:rPr>
              <w:rFonts w:ascii="Arial" w:eastAsia="굴림" w:hAnsi="Arial" w:cs="Arial"/>
              <w:color w:val="FF0000"/>
              <w:kern w:val="0"/>
              <w:sz w:val="22"/>
            </w:rPr>
          </w:rPrChange>
        </w:rPr>
        <w:t>Good</w:t>
      </w:r>
    </w:p>
    <w:p w14:paraId="7B0EF7A5" w14:textId="77777777" w:rsidR="004C7DA7" w:rsidRPr="00706C18" w:rsidRDefault="004C7DA7" w:rsidP="00D12299">
      <w:pPr>
        <w:pStyle w:val="a6"/>
        <w:numPr>
          <w:ilvl w:val="0"/>
          <w:numId w:val="1338"/>
        </w:numPr>
        <w:wordWrap/>
        <w:adjustRightInd w:val="0"/>
        <w:spacing w:line="360" w:lineRule="auto"/>
        <w:ind w:leftChars="0"/>
        <w:jc w:val="left"/>
        <w:rPr>
          <w:rFonts w:ascii="Arial" w:eastAsia="굴림" w:hAnsi="Arial" w:cs="Arial"/>
          <w:kern w:val="0"/>
          <w:sz w:val="22"/>
          <w:rPrChange w:id="6392" w:author="Keis" w:date="2024-09-06T17:48:00Z">
            <w:rPr>
              <w:rFonts w:ascii="Arial" w:eastAsia="굴림" w:hAnsi="Arial" w:cs="Arial"/>
              <w:color w:val="FF0000"/>
              <w:kern w:val="0"/>
              <w:sz w:val="22"/>
            </w:rPr>
          </w:rPrChange>
        </w:rPr>
      </w:pPr>
      <w:r w:rsidRPr="00706C18">
        <w:rPr>
          <w:rFonts w:ascii="Arial" w:eastAsia="굴림" w:hAnsi="Arial" w:cs="Arial"/>
          <w:kern w:val="0"/>
          <w:sz w:val="22"/>
          <w:rPrChange w:id="6393" w:author="Keis" w:date="2024-09-06T17:48:00Z">
            <w:rPr>
              <w:rFonts w:ascii="Arial" w:eastAsia="굴림" w:hAnsi="Arial" w:cs="Arial"/>
              <w:color w:val="FF0000"/>
              <w:kern w:val="0"/>
              <w:sz w:val="22"/>
            </w:rPr>
          </w:rPrChange>
        </w:rPr>
        <w:t>Fair</w:t>
      </w:r>
    </w:p>
    <w:p w14:paraId="083F7CA4" w14:textId="77777777" w:rsidR="004C7DA7" w:rsidRPr="00706C18" w:rsidRDefault="004C7DA7" w:rsidP="00D12299">
      <w:pPr>
        <w:pStyle w:val="a6"/>
        <w:numPr>
          <w:ilvl w:val="0"/>
          <w:numId w:val="1338"/>
        </w:numPr>
        <w:wordWrap/>
        <w:adjustRightInd w:val="0"/>
        <w:spacing w:line="360" w:lineRule="auto"/>
        <w:ind w:leftChars="0"/>
        <w:jc w:val="left"/>
        <w:rPr>
          <w:rFonts w:ascii="Arial" w:eastAsia="굴림" w:hAnsi="Arial" w:cs="Arial"/>
          <w:kern w:val="0"/>
          <w:sz w:val="22"/>
          <w:rPrChange w:id="6394" w:author="Keis" w:date="2024-09-06T17:48:00Z">
            <w:rPr>
              <w:rFonts w:ascii="Arial" w:eastAsia="굴림" w:hAnsi="Arial" w:cs="Arial"/>
              <w:color w:val="FF0000"/>
              <w:kern w:val="0"/>
              <w:sz w:val="22"/>
            </w:rPr>
          </w:rPrChange>
        </w:rPr>
      </w:pPr>
      <w:r w:rsidRPr="00706C18">
        <w:rPr>
          <w:rFonts w:ascii="Arial" w:eastAsia="굴림" w:hAnsi="Arial" w:cs="Arial"/>
          <w:kern w:val="0"/>
          <w:sz w:val="22"/>
          <w:rPrChange w:id="6395" w:author="Keis" w:date="2024-09-06T17:48:00Z">
            <w:rPr>
              <w:rFonts w:ascii="Arial" w:eastAsia="굴림" w:hAnsi="Arial" w:cs="Arial"/>
              <w:color w:val="FF0000"/>
              <w:kern w:val="0"/>
              <w:sz w:val="22"/>
            </w:rPr>
          </w:rPrChange>
        </w:rPr>
        <w:t>Bad</w:t>
      </w:r>
    </w:p>
    <w:p w14:paraId="069D5142" w14:textId="77777777" w:rsidR="004C7DA7" w:rsidRPr="00706C18" w:rsidRDefault="004C7DA7" w:rsidP="00D12299">
      <w:pPr>
        <w:pStyle w:val="a6"/>
        <w:numPr>
          <w:ilvl w:val="0"/>
          <w:numId w:val="1338"/>
        </w:numPr>
        <w:wordWrap/>
        <w:adjustRightInd w:val="0"/>
        <w:spacing w:line="360" w:lineRule="auto"/>
        <w:ind w:leftChars="0"/>
        <w:jc w:val="left"/>
        <w:rPr>
          <w:rFonts w:ascii="Arial" w:eastAsia="굴림" w:hAnsi="Arial" w:cs="Arial"/>
          <w:kern w:val="0"/>
          <w:sz w:val="22"/>
          <w:rPrChange w:id="6396" w:author="Keis" w:date="2024-09-06T17:48:00Z">
            <w:rPr>
              <w:rFonts w:ascii="Arial" w:eastAsia="굴림" w:hAnsi="Arial" w:cs="Arial"/>
              <w:color w:val="FF0000"/>
              <w:kern w:val="0"/>
              <w:sz w:val="22"/>
            </w:rPr>
          </w:rPrChange>
        </w:rPr>
      </w:pPr>
      <w:r w:rsidRPr="00706C18">
        <w:rPr>
          <w:rFonts w:ascii="Arial" w:eastAsia="굴림" w:hAnsi="Arial" w:cs="Arial"/>
          <w:kern w:val="0"/>
          <w:sz w:val="22"/>
          <w:rPrChange w:id="6397" w:author="Keis" w:date="2024-09-06T17:48:00Z">
            <w:rPr>
              <w:rFonts w:ascii="Arial" w:eastAsia="굴림" w:hAnsi="Arial" w:cs="Arial"/>
              <w:color w:val="FF0000"/>
              <w:kern w:val="0"/>
              <w:sz w:val="22"/>
            </w:rPr>
          </w:rPrChange>
        </w:rPr>
        <w:t>Very bad</w:t>
      </w:r>
    </w:p>
    <w:p w14:paraId="5C4314DC" w14:textId="77777777" w:rsidR="00781A0E" w:rsidRPr="00706C18" w:rsidRDefault="00781A0E" w:rsidP="004C7DA7">
      <w:pPr>
        <w:spacing w:line="384" w:lineRule="auto"/>
        <w:textAlignment w:val="baseline"/>
        <w:rPr>
          <w:rFonts w:ascii="Arial" w:eastAsia="굴림" w:hAnsi="Arial" w:cs="Arial"/>
          <w:spacing w:val="-2"/>
          <w:kern w:val="0"/>
          <w:sz w:val="22"/>
          <w:rPrChange w:id="6398" w:author="Keis" w:date="2024-09-06T17:48:00Z">
            <w:rPr>
              <w:rFonts w:ascii="Arial" w:eastAsia="굴림" w:hAnsi="Arial" w:cs="Arial"/>
              <w:color w:val="FF0000"/>
              <w:spacing w:val="-2"/>
              <w:kern w:val="0"/>
              <w:sz w:val="22"/>
            </w:rPr>
          </w:rPrChange>
        </w:rPr>
      </w:pPr>
    </w:p>
    <w:p w14:paraId="14842B7E" w14:textId="77777777" w:rsidR="00781A0E" w:rsidRPr="00706C18" w:rsidRDefault="00781A0E" w:rsidP="00781A0E">
      <w:pPr>
        <w:spacing w:line="384" w:lineRule="auto"/>
        <w:textAlignment w:val="baseline"/>
        <w:rPr>
          <w:rFonts w:ascii="Arial" w:eastAsia="굴림" w:hAnsi="Arial" w:cs="Arial"/>
          <w:spacing w:val="-2"/>
          <w:kern w:val="0"/>
          <w:sz w:val="22"/>
          <w:rPrChange w:id="6399" w:author="Keis" w:date="2024-09-06T17:48:00Z">
            <w:rPr>
              <w:rFonts w:ascii="Arial" w:eastAsia="굴림" w:hAnsi="Arial" w:cs="Arial"/>
              <w:color w:val="FF0000"/>
              <w:spacing w:val="-2"/>
              <w:kern w:val="0"/>
              <w:sz w:val="22"/>
            </w:rPr>
          </w:rPrChange>
        </w:rPr>
      </w:pPr>
    </w:p>
    <w:p w14:paraId="2D854602" w14:textId="77777777" w:rsidR="004C7DA7" w:rsidRPr="00706C18" w:rsidRDefault="004C7DA7" w:rsidP="004C7DA7">
      <w:pPr>
        <w:spacing w:line="372" w:lineRule="auto"/>
        <w:textAlignment w:val="baseline"/>
        <w:rPr>
          <w:rFonts w:ascii="Arial" w:eastAsia="굴림" w:hAnsi="Arial" w:cs="Arial"/>
          <w:b/>
          <w:bCs/>
          <w:kern w:val="0"/>
          <w:sz w:val="22"/>
          <w:rPrChange w:id="6400" w:author="Keis" w:date="2024-09-06T17:48:00Z">
            <w:rPr>
              <w:rFonts w:ascii="Arial" w:eastAsia="굴림" w:hAnsi="Arial" w:cs="Arial"/>
              <w:b/>
              <w:bCs/>
              <w:color w:val="FF0000"/>
              <w:kern w:val="0"/>
              <w:sz w:val="22"/>
            </w:rPr>
          </w:rPrChange>
        </w:rPr>
      </w:pPr>
      <w:r w:rsidRPr="00706C18">
        <w:rPr>
          <w:rFonts w:ascii="Arial" w:eastAsia="굴림체" w:hAnsi="Arial" w:cs="Arial"/>
          <w:b/>
          <w:bCs/>
          <w:kern w:val="0"/>
          <w:sz w:val="22"/>
          <w:rPrChange w:id="6401" w:author="Keis" w:date="2024-09-06T17:48:00Z">
            <w:rPr>
              <w:rFonts w:ascii="Arial" w:eastAsia="굴림체" w:hAnsi="Arial" w:cs="Arial"/>
              <w:b/>
              <w:bCs/>
              <w:color w:val="FF0000"/>
              <w:kern w:val="0"/>
              <w:sz w:val="22"/>
            </w:rPr>
          </w:rPrChange>
        </w:rPr>
        <w:t>&lt;Continuous employment system&gt;</w:t>
      </w:r>
    </w:p>
    <w:p w14:paraId="6CDB8E45" w14:textId="77777777" w:rsidR="004C7DA7" w:rsidRPr="00706C18" w:rsidRDefault="004C7DA7" w:rsidP="004C7DA7">
      <w:pPr>
        <w:spacing w:line="384" w:lineRule="auto"/>
        <w:textAlignment w:val="baseline"/>
        <w:rPr>
          <w:rFonts w:ascii="Arial" w:eastAsia="굴림" w:hAnsi="Arial" w:cs="Arial"/>
          <w:kern w:val="0"/>
          <w:sz w:val="22"/>
          <w:rPrChange w:id="6402" w:author="Keis" w:date="2024-09-06T17:48:00Z">
            <w:rPr>
              <w:rFonts w:ascii="Arial" w:eastAsia="굴림" w:hAnsi="Arial" w:cs="Arial"/>
              <w:color w:val="000000"/>
              <w:kern w:val="0"/>
              <w:sz w:val="22"/>
            </w:rPr>
          </w:rPrChange>
        </w:rPr>
      </w:pPr>
      <w:r w:rsidRPr="00706C18">
        <w:rPr>
          <w:rFonts w:ascii="Arial" w:eastAsia="나눔명조" w:hAnsi="Arial" w:cs="Arial"/>
          <w:spacing w:val="-2"/>
          <w:kern w:val="0"/>
          <w:sz w:val="22"/>
          <w:rPrChange w:id="6403" w:author="Keis" w:date="2024-09-06T17:48:00Z">
            <w:rPr>
              <w:rFonts w:ascii="Arial" w:eastAsia="나눔명조" w:hAnsi="Arial" w:cs="Arial"/>
              <w:color w:val="FF0000"/>
              <w:spacing w:val="-2"/>
              <w:kern w:val="0"/>
              <w:sz w:val="22"/>
            </w:rPr>
          </w:rPrChange>
        </w:rPr>
        <w:t>Dadd8d_13. Do you know about the continuous employment system?</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4C7DA7" w:rsidRPr="005A3AD9" w14:paraId="68FF810E" w14:textId="77777777" w:rsidTr="004C7DA7">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EDDB36" w14:textId="2B4D02D2" w:rsidR="004C7DA7" w:rsidRPr="005A3AD9" w:rsidRDefault="00B368CA">
            <w:pPr>
              <w:spacing w:line="384" w:lineRule="auto"/>
              <w:textAlignment w:val="baseline"/>
              <w:rPr>
                <w:rFonts w:ascii="Arial" w:eastAsia="굴림" w:hAnsi="Arial" w:cs="Arial"/>
                <w:color w:val="000000"/>
                <w:kern w:val="0"/>
                <w:sz w:val="22"/>
              </w:rPr>
              <w:pPrChange w:id="6404" w:author="Keis" w:date="2024-09-06T15:08:00Z">
                <w:pPr>
                  <w:spacing w:line="56" w:lineRule="atLeast"/>
                  <w:textAlignment w:val="baseline"/>
                </w:pPr>
              </w:pPrChange>
            </w:pPr>
            <w:ins w:id="6405" w:author="Keis" w:date="2024-09-06T15:08:00Z">
              <w:r w:rsidRPr="00FF1D2F">
                <w:rPr>
                  <w:rFonts w:ascii="Arial" w:eastAsia="나눔명조" w:hAnsi="Arial" w:cs="Arial"/>
                  <w:b/>
                  <w:bCs/>
                  <w:color w:val="00B050"/>
                  <w:spacing w:val="-2"/>
                  <w:kern w:val="0"/>
                  <w:sz w:val="22"/>
                </w:rPr>
                <w:t>What is the Continuous Employment System?</w:t>
              </w:r>
              <w:r w:rsidRPr="00FF1D2F">
                <w:rPr>
                  <w:rFonts w:ascii="Arial" w:eastAsia="나눔명조" w:hAnsi="Arial" w:cs="Arial"/>
                  <w:color w:val="00B050"/>
                  <w:spacing w:val="-2"/>
                  <w:kern w:val="0"/>
                  <w:sz w:val="22"/>
                </w:rPr>
                <w:t xml:space="preserve"> Pursuant to Article 19 of the Act on Prohibition of Age Discrimination in Employment and Elderly Employment Promotion, employers must extend their retirement age to at least 60, or otherwise abolish it. The Article also mentions that employers must include a rule in their employment rules to rehire workers who reach their retirement age within a period of 6 months.</w:t>
              </w:r>
            </w:ins>
            <w:del w:id="6406" w:author="Keis" w:date="2024-09-06T15:08:00Z">
              <w:r w:rsidR="00CB113F" w:rsidRPr="00B61F62" w:rsidDel="00B368CA">
                <w:rPr>
                  <w:rFonts w:ascii="Arial" w:eastAsia="나눔명조" w:hAnsi="Arial" w:cs="Arial"/>
                  <w:b/>
                  <w:bCs/>
                  <w:color w:val="FF0000"/>
                  <w:spacing w:val="-2"/>
                  <w:kern w:val="0"/>
                  <w:sz w:val="22"/>
                </w:rPr>
                <w:delText>What is the Continuous Employment System?</w:delText>
              </w:r>
              <w:r w:rsidR="00CB113F" w:rsidRPr="00B61F62" w:rsidDel="00B368CA">
                <w:rPr>
                  <w:rFonts w:ascii="Arial" w:eastAsia="나눔명조" w:hAnsi="Arial" w:cs="Arial"/>
                  <w:bCs/>
                  <w:color w:val="FF0000"/>
                  <w:spacing w:val="-2"/>
                  <w:kern w:val="0"/>
                  <w:sz w:val="22"/>
                </w:rPr>
                <w:delText xml:space="preserve"> Pursuant to Article 19 of the Act on Prohibition of Age Discrimination in Employment and Elderly Employment Promotion, employers must extend their retirement age to at least 60, or otherwise abolish it. The Article also mentions that employers can retain those who reach their retirement age without changing the company’s retirement age, or re-employ the retired employees who wish to work at their company.</w:delText>
              </w:r>
            </w:del>
          </w:p>
        </w:tc>
      </w:tr>
    </w:tbl>
    <w:p w14:paraId="2D06D925" w14:textId="77777777" w:rsidR="004C7DA7" w:rsidRPr="00706C18" w:rsidRDefault="004C7DA7" w:rsidP="004C7DA7">
      <w:pPr>
        <w:spacing w:line="384" w:lineRule="auto"/>
        <w:textAlignment w:val="baseline"/>
        <w:rPr>
          <w:rFonts w:ascii="Arial" w:eastAsia="굴림" w:hAnsi="Arial" w:cs="Arial"/>
          <w:spacing w:val="-2"/>
          <w:kern w:val="0"/>
          <w:sz w:val="22"/>
          <w:rPrChange w:id="6407"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408" w:author="Keis" w:date="2024-09-06T17:48: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409" w:author="Keis" w:date="2024-09-06T17:48:00Z">
            <w:rPr>
              <w:rFonts w:ascii="Arial" w:eastAsia="나눔명조" w:hAnsi="Arial" w:cs="Arial"/>
              <w:color w:val="FF0000"/>
              <w:spacing w:val="-2"/>
              <w:kern w:val="0"/>
              <w:sz w:val="22"/>
            </w:rPr>
          </w:rPrChange>
        </w:rPr>
        <w:t xml:space="preserve"> Yes</w:t>
      </w:r>
    </w:p>
    <w:p w14:paraId="7AC518DC" w14:textId="77777777" w:rsidR="004C7DA7" w:rsidRPr="00706C18" w:rsidRDefault="004C7DA7" w:rsidP="004C7DA7">
      <w:pPr>
        <w:spacing w:line="384" w:lineRule="auto"/>
        <w:textAlignment w:val="baseline"/>
        <w:rPr>
          <w:rFonts w:ascii="Arial" w:eastAsia="굴림" w:hAnsi="Arial" w:cs="Arial"/>
          <w:spacing w:val="-2"/>
          <w:kern w:val="0"/>
          <w:sz w:val="22"/>
          <w:rPrChange w:id="6410"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411" w:author="Keis" w:date="2024-09-06T17:48:00Z">
            <w:rPr>
              <w:rFonts w:ascii="굴림" w:eastAsia="굴림" w:hAnsi="굴림" w:cs="굴림" w:hint="eastAsia"/>
              <w:color w:val="FF0000"/>
              <w:spacing w:val="-2"/>
              <w:kern w:val="0"/>
              <w:sz w:val="22"/>
            </w:rPr>
          </w:rPrChange>
        </w:rPr>
        <w:t>⑤</w:t>
      </w:r>
      <w:r w:rsidRPr="00706C18">
        <w:rPr>
          <w:rFonts w:ascii="Arial" w:eastAsia="나눔명조" w:hAnsi="Arial" w:cs="Arial"/>
          <w:spacing w:val="-2"/>
          <w:kern w:val="0"/>
          <w:sz w:val="22"/>
          <w:rPrChange w:id="6412" w:author="Keis" w:date="2024-09-06T17:48:00Z">
            <w:rPr>
              <w:rFonts w:ascii="Arial" w:eastAsia="나눔명조" w:hAnsi="Arial" w:cs="Arial"/>
              <w:color w:val="FF0000"/>
              <w:spacing w:val="-2"/>
              <w:kern w:val="0"/>
              <w:sz w:val="22"/>
            </w:rPr>
          </w:rPrChange>
        </w:rPr>
        <w:t xml:space="preserve"> No</w:t>
      </w:r>
    </w:p>
    <w:p w14:paraId="7657A781" w14:textId="77777777" w:rsidR="004C7DA7" w:rsidRPr="00706C18" w:rsidRDefault="004C7DA7" w:rsidP="004C7DA7">
      <w:pPr>
        <w:spacing w:line="384" w:lineRule="auto"/>
        <w:textAlignment w:val="baseline"/>
        <w:rPr>
          <w:rFonts w:ascii="Arial" w:eastAsia="나눔명조" w:hAnsi="Arial" w:cs="Arial"/>
          <w:b/>
          <w:iCs/>
          <w:spacing w:val="-2"/>
          <w:kern w:val="0"/>
          <w:sz w:val="22"/>
          <w:rPrChange w:id="6413" w:author="Keis" w:date="2024-09-06T17:48:00Z">
            <w:rPr>
              <w:rFonts w:ascii="Arial" w:eastAsia="나눔명조" w:hAnsi="Arial" w:cs="Arial"/>
              <w:b/>
              <w:iCs/>
              <w:color w:val="FF0000"/>
              <w:spacing w:val="-2"/>
              <w:kern w:val="0"/>
              <w:sz w:val="22"/>
            </w:rPr>
          </w:rPrChange>
        </w:rPr>
      </w:pPr>
    </w:p>
    <w:p w14:paraId="1BC1FC2C" w14:textId="77777777" w:rsidR="004C7DA7" w:rsidRPr="00706C18" w:rsidRDefault="004C7DA7" w:rsidP="004C7DA7">
      <w:pPr>
        <w:spacing w:line="384" w:lineRule="auto"/>
        <w:textAlignment w:val="baseline"/>
        <w:rPr>
          <w:rFonts w:ascii="Arial" w:eastAsia="굴림" w:hAnsi="Arial" w:cs="Arial"/>
          <w:spacing w:val="-2"/>
          <w:kern w:val="0"/>
          <w:sz w:val="22"/>
          <w:rPrChange w:id="6414" w:author="Keis" w:date="2024-09-06T17:48:00Z">
            <w:rPr>
              <w:rFonts w:ascii="Arial" w:eastAsia="굴림" w:hAnsi="Arial" w:cs="Arial"/>
              <w:color w:val="000000"/>
              <w:spacing w:val="-2"/>
              <w:kern w:val="0"/>
              <w:sz w:val="22"/>
            </w:rPr>
          </w:rPrChange>
        </w:rPr>
      </w:pPr>
      <w:r w:rsidRPr="00706C18">
        <w:rPr>
          <w:rFonts w:ascii="Arial" w:eastAsia="나눔명조" w:hAnsi="Arial" w:cs="Arial"/>
          <w:b/>
          <w:iCs/>
          <w:spacing w:val="-2"/>
          <w:kern w:val="0"/>
          <w:sz w:val="22"/>
          <w:rPrChange w:id="6415" w:author="Keis" w:date="2024-09-06T17:48:00Z">
            <w:rPr>
              <w:rFonts w:ascii="Arial" w:eastAsia="나눔명조" w:hAnsi="Arial" w:cs="Arial"/>
              <w:b/>
              <w:iCs/>
              <w:color w:val="FF0000"/>
              <w:spacing w:val="-2"/>
              <w:kern w:val="0"/>
              <w:sz w:val="22"/>
            </w:rPr>
          </w:rPrChange>
        </w:rPr>
        <w:t>[Logic]</w:t>
      </w:r>
      <w:r w:rsidRPr="00706C18">
        <w:rPr>
          <w:rFonts w:ascii="Arial" w:eastAsia="나눔명조" w:hAnsi="Arial" w:cs="Arial"/>
          <w:i/>
          <w:iCs/>
          <w:spacing w:val="-2"/>
          <w:kern w:val="0"/>
          <w:sz w:val="22"/>
          <w:rPrChange w:id="6416" w:author="Keis" w:date="2024-09-06T17:48:00Z">
            <w:rPr>
              <w:rFonts w:ascii="Arial" w:eastAsia="나눔명조" w:hAnsi="Arial" w:cs="Arial"/>
              <w:i/>
              <w:iCs/>
              <w:color w:val="FF0000"/>
              <w:spacing w:val="-2"/>
              <w:kern w:val="0"/>
              <w:sz w:val="22"/>
            </w:rPr>
          </w:rPrChange>
        </w:rPr>
        <w:t xml:space="preserve"> </w:t>
      </w:r>
      <w:r w:rsidRPr="00706C18">
        <w:rPr>
          <w:rFonts w:ascii="Arial" w:eastAsia="나눔명조" w:hAnsi="Arial" w:cs="Arial"/>
          <w:b/>
          <w:iCs/>
          <w:spacing w:val="-2"/>
          <w:kern w:val="0"/>
          <w:sz w:val="22"/>
          <w:rPrChange w:id="6417" w:author="Keis" w:date="2024-09-06T17:48:00Z">
            <w:rPr>
              <w:rFonts w:ascii="Arial" w:eastAsia="나눔명조" w:hAnsi="Arial" w:cs="Arial"/>
              <w:b/>
              <w:iCs/>
              <w:color w:val="FF0000"/>
              <w:spacing w:val="-2"/>
              <w:kern w:val="0"/>
              <w:sz w:val="22"/>
            </w:rPr>
          </w:rPrChange>
        </w:rPr>
        <w:t>Answer only (Previous job)=</w:t>
      </w:r>
      <w:r w:rsidRPr="00706C18">
        <w:rPr>
          <w:rFonts w:ascii="굴림" w:eastAsia="굴림" w:hAnsi="굴림" w:cs="굴림" w:hint="eastAsia"/>
          <w:b/>
          <w:iCs/>
          <w:spacing w:val="-2"/>
          <w:kern w:val="0"/>
          <w:sz w:val="22"/>
          <w:rPrChange w:id="6418" w:author="Keis" w:date="2024-09-06T17:48:00Z">
            <w:rPr>
              <w:rFonts w:ascii="굴림" w:eastAsia="굴림" w:hAnsi="굴림" w:cs="굴림" w:hint="eastAsia"/>
              <w:b/>
              <w:iCs/>
              <w:color w:val="FF0000"/>
              <w:spacing w:val="-2"/>
              <w:kern w:val="0"/>
              <w:sz w:val="22"/>
            </w:rPr>
          </w:rPrChange>
        </w:rPr>
        <w:t>①</w:t>
      </w:r>
      <w:r w:rsidRPr="00706C18">
        <w:rPr>
          <w:rFonts w:ascii="Arial" w:eastAsia="나눔명조" w:hAnsi="Arial" w:cs="Arial"/>
          <w:b/>
          <w:iCs/>
          <w:spacing w:val="-2"/>
          <w:kern w:val="0"/>
          <w:sz w:val="22"/>
          <w:rPrChange w:id="6419" w:author="Keis" w:date="2024-09-06T17:48:00Z">
            <w:rPr>
              <w:rFonts w:ascii="Arial" w:eastAsia="나눔명조" w:hAnsi="Arial" w:cs="Arial"/>
              <w:b/>
              <w:iCs/>
              <w:color w:val="FF0000"/>
              <w:spacing w:val="-2"/>
              <w:kern w:val="0"/>
              <w:sz w:val="22"/>
            </w:rPr>
          </w:rPrChange>
        </w:rPr>
        <w:t xml:space="preserve">(wage worker), </w:t>
      </w:r>
      <w:r w:rsidRPr="00706C18">
        <w:rPr>
          <w:rFonts w:ascii="굴림" w:eastAsia="굴림" w:hAnsi="굴림" w:cs="굴림" w:hint="eastAsia"/>
          <w:b/>
          <w:iCs/>
          <w:spacing w:val="-2"/>
          <w:kern w:val="0"/>
          <w:sz w:val="22"/>
          <w:rPrChange w:id="6420" w:author="Keis" w:date="2024-09-06T17:48:00Z">
            <w:rPr>
              <w:rFonts w:ascii="굴림" w:eastAsia="굴림" w:hAnsi="굴림" w:cs="굴림" w:hint="eastAsia"/>
              <w:b/>
              <w:iCs/>
              <w:color w:val="FF0000"/>
              <w:spacing w:val="-2"/>
              <w:kern w:val="0"/>
              <w:sz w:val="22"/>
            </w:rPr>
          </w:rPrChange>
        </w:rPr>
        <w:t>②③④</w:t>
      </w:r>
      <w:r w:rsidRPr="00706C18">
        <w:rPr>
          <w:rFonts w:ascii="Arial" w:eastAsia="나눔명조" w:hAnsi="Arial" w:cs="Arial"/>
          <w:b/>
          <w:iCs/>
          <w:spacing w:val="-2"/>
          <w:kern w:val="0"/>
          <w:sz w:val="22"/>
          <w:rPrChange w:id="6421" w:author="Keis" w:date="2024-09-06T17:48:00Z">
            <w:rPr>
              <w:rFonts w:ascii="Arial" w:eastAsia="나눔명조" w:hAnsi="Arial" w:cs="Arial"/>
              <w:b/>
              <w:iCs/>
              <w:color w:val="FF0000"/>
              <w:spacing w:val="-2"/>
              <w:kern w:val="0"/>
              <w:sz w:val="22"/>
            </w:rPr>
          </w:rPrChange>
        </w:rPr>
        <w:t xml:space="preserve"> go to Dadd8d_24</w:t>
      </w:r>
    </w:p>
    <w:p w14:paraId="7BF3E4A5" w14:textId="77777777" w:rsidR="004C7DA7" w:rsidRPr="00706C18" w:rsidRDefault="00781A0E" w:rsidP="004C7DA7">
      <w:pPr>
        <w:spacing w:line="384" w:lineRule="auto"/>
        <w:textAlignment w:val="baseline"/>
        <w:rPr>
          <w:rFonts w:ascii="Arial" w:eastAsia="굴림" w:hAnsi="Arial" w:cs="Arial"/>
          <w:spacing w:val="-2"/>
          <w:kern w:val="0"/>
          <w:sz w:val="22"/>
          <w:rPrChange w:id="6422"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423" w:author="Keis" w:date="2024-09-06T17:48:00Z">
            <w:rPr>
              <w:rFonts w:ascii="Arial" w:eastAsia="나눔명조" w:hAnsi="Arial" w:cs="Arial"/>
              <w:color w:val="FF0000"/>
              <w:spacing w:val="-2"/>
              <w:kern w:val="0"/>
              <w:sz w:val="22"/>
            </w:rPr>
          </w:rPrChange>
        </w:rPr>
        <w:t xml:space="preserve">Dadd8d_14. </w:t>
      </w:r>
      <w:r w:rsidR="004C7DA7" w:rsidRPr="00706C18">
        <w:rPr>
          <w:rFonts w:ascii="Arial" w:eastAsia="나눔명조" w:hAnsi="Arial" w:cs="Arial"/>
          <w:spacing w:val="-2"/>
          <w:kern w:val="0"/>
          <w:sz w:val="22"/>
          <w:rPrChange w:id="6424" w:author="Keis" w:date="2024-09-06T17:48:00Z">
            <w:rPr>
              <w:rFonts w:ascii="Arial" w:eastAsia="나눔명조" w:hAnsi="Arial" w:cs="Arial"/>
              <w:color w:val="FF0000"/>
              <w:spacing w:val="-2"/>
              <w:kern w:val="0"/>
              <w:sz w:val="22"/>
            </w:rPr>
          </w:rPrChange>
        </w:rPr>
        <w:t>Do you have a continuous employment system at previous job about old worker??</w:t>
      </w:r>
    </w:p>
    <w:p w14:paraId="569784C7" w14:textId="77777777" w:rsidR="004C7DA7" w:rsidRPr="00706C18" w:rsidRDefault="004C7DA7" w:rsidP="004C7DA7">
      <w:pPr>
        <w:spacing w:line="384" w:lineRule="auto"/>
        <w:textAlignment w:val="baseline"/>
        <w:rPr>
          <w:rFonts w:ascii="Arial" w:eastAsia="굴림" w:hAnsi="Arial" w:cs="Arial"/>
          <w:kern w:val="0"/>
          <w:sz w:val="22"/>
          <w:rPrChange w:id="6425" w:author="Keis" w:date="2024-09-06T17:48:00Z">
            <w:rPr>
              <w:rFonts w:ascii="Arial" w:eastAsia="굴림" w:hAnsi="Arial" w:cs="Arial"/>
              <w:color w:val="000000"/>
              <w:kern w:val="0"/>
              <w:sz w:val="22"/>
            </w:rPr>
          </w:rPrChange>
        </w:rPr>
      </w:pPr>
      <w:r w:rsidRPr="00706C18">
        <w:rPr>
          <w:rFonts w:ascii="굴림" w:eastAsia="굴림" w:hAnsi="굴림" w:cs="굴림" w:hint="eastAsia"/>
          <w:spacing w:val="-2"/>
          <w:kern w:val="0"/>
          <w:sz w:val="22"/>
          <w:rPrChange w:id="6426" w:author="Keis" w:date="2024-09-06T17:48:00Z">
            <w:rPr>
              <w:rFonts w:ascii="굴림" w:eastAsia="굴림" w:hAnsi="굴림" w:cs="굴림" w:hint="eastAsia"/>
              <w:color w:val="FF0000"/>
              <w:spacing w:val="-2"/>
              <w:kern w:val="0"/>
              <w:sz w:val="22"/>
            </w:rPr>
          </w:rPrChange>
        </w:rPr>
        <w:t>①</w:t>
      </w:r>
      <w:r w:rsidRPr="00706C18">
        <w:rPr>
          <w:rFonts w:ascii="Arial" w:eastAsia="나눔명조" w:hAnsi="Arial" w:cs="Arial"/>
          <w:spacing w:val="-2"/>
          <w:kern w:val="0"/>
          <w:sz w:val="22"/>
          <w:rPrChange w:id="6427" w:author="Keis" w:date="2024-09-06T17:48:00Z">
            <w:rPr>
              <w:rFonts w:ascii="Arial" w:eastAsia="나눔명조" w:hAnsi="Arial" w:cs="Arial"/>
              <w:color w:val="FF0000"/>
              <w:spacing w:val="-2"/>
              <w:kern w:val="0"/>
              <w:sz w:val="22"/>
            </w:rPr>
          </w:rPrChange>
        </w:rPr>
        <w:t xml:space="preserve"> Yes </w:t>
      </w:r>
    </w:p>
    <w:p w14:paraId="0DCDA36F" w14:textId="77777777" w:rsidR="004C7DA7" w:rsidRPr="00706C18" w:rsidRDefault="004C7DA7" w:rsidP="004C7DA7">
      <w:pPr>
        <w:spacing w:line="384" w:lineRule="auto"/>
        <w:textAlignment w:val="baseline"/>
        <w:rPr>
          <w:rFonts w:ascii="Arial" w:eastAsia="굴림" w:hAnsi="Arial" w:cs="Arial"/>
          <w:spacing w:val="-2"/>
          <w:kern w:val="0"/>
          <w:sz w:val="22"/>
          <w:rPrChange w:id="6428" w:author="Keis" w:date="2024-09-06T17:48:00Z">
            <w:rPr>
              <w:rFonts w:ascii="Arial" w:eastAsia="굴림" w:hAnsi="Arial" w:cs="Arial"/>
              <w:color w:val="000000"/>
              <w:spacing w:val="-2"/>
              <w:kern w:val="0"/>
              <w:sz w:val="22"/>
            </w:rPr>
          </w:rPrChange>
        </w:rPr>
      </w:pPr>
      <w:r w:rsidRPr="00706C18">
        <w:rPr>
          <w:rFonts w:ascii="굴림" w:eastAsia="굴림" w:hAnsi="굴림" w:cs="굴림" w:hint="eastAsia"/>
          <w:spacing w:val="-2"/>
          <w:kern w:val="0"/>
          <w:sz w:val="22"/>
          <w:rPrChange w:id="6429" w:author="Keis" w:date="2024-09-06T17:48:00Z">
            <w:rPr>
              <w:rFonts w:ascii="굴림" w:eastAsia="굴림" w:hAnsi="굴림" w:cs="굴림" w:hint="eastAsia"/>
              <w:color w:val="FF0000"/>
              <w:spacing w:val="-2"/>
              <w:kern w:val="0"/>
              <w:sz w:val="22"/>
            </w:rPr>
          </w:rPrChange>
        </w:rPr>
        <w:lastRenderedPageBreak/>
        <w:t>⑤</w:t>
      </w:r>
      <w:r w:rsidRPr="00706C18">
        <w:rPr>
          <w:rFonts w:ascii="Arial" w:eastAsia="나눔명조" w:hAnsi="Arial" w:cs="Arial"/>
          <w:spacing w:val="-2"/>
          <w:kern w:val="0"/>
          <w:sz w:val="22"/>
          <w:rPrChange w:id="6430" w:author="Keis" w:date="2024-09-06T17:48:00Z">
            <w:rPr>
              <w:rFonts w:ascii="Arial" w:eastAsia="나눔명조" w:hAnsi="Arial" w:cs="Arial"/>
              <w:color w:val="FF0000"/>
              <w:spacing w:val="-2"/>
              <w:kern w:val="0"/>
              <w:sz w:val="22"/>
            </w:rPr>
          </w:rPrChange>
        </w:rPr>
        <w:t xml:space="preserve"> No </w:t>
      </w:r>
      <w:r w:rsidRPr="00706C18">
        <w:rPr>
          <w:rFonts w:ascii="Arial" w:eastAsia="나눔명조" w:hAnsi="Arial" w:cs="Arial" w:hint="eastAsia"/>
          <w:spacing w:val="-2"/>
          <w:kern w:val="0"/>
          <w:sz w:val="22"/>
          <w:rPrChange w:id="6431" w:author="Keis" w:date="2024-09-06T17:48:00Z">
            <w:rPr>
              <w:rFonts w:ascii="Arial" w:eastAsia="나눔명조" w:hAnsi="Arial" w:cs="Arial" w:hint="eastAsia"/>
              <w:color w:val="FF0000"/>
              <w:spacing w:val="-2"/>
              <w:kern w:val="0"/>
              <w:sz w:val="22"/>
            </w:rPr>
          </w:rPrChange>
        </w:rPr>
        <w:t>→</w:t>
      </w:r>
      <w:r w:rsidRPr="00706C18">
        <w:rPr>
          <w:rFonts w:ascii="Arial" w:eastAsia="나눔명조" w:hAnsi="Arial" w:cs="Arial"/>
          <w:spacing w:val="-2"/>
          <w:kern w:val="0"/>
          <w:sz w:val="22"/>
          <w:rPrChange w:id="6432" w:author="Keis" w:date="2024-09-06T17:48:00Z">
            <w:rPr>
              <w:rFonts w:ascii="Arial" w:eastAsia="나눔명조" w:hAnsi="Arial" w:cs="Arial"/>
              <w:color w:val="FF0000"/>
              <w:spacing w:val="-2"/>
              <w:kern w:val="0"/>
              <w:sz w:val="22"/>
            </w:rPr>
          </w:rPrChange>
        </w:rPr>
        <w:t>Dadd8d_21</w:t>
      </w:r>
    </w:p>
    <w:p w14:paraId="25038456" w14:textId="77777777" w:rsidR="00781A0E" w:rsidRPr="00706C18" w:rsidRDefault="00781A0E" w:rsidP="004C7DA7">
      <w:pPr>
        <w:spacing w:line="384" w:lineRule="auto"/>
        <w:textAlignment w:val="baseline"/>
        <w:rPr>
          <w:rFonts w:ascii="Arial" w:eastAsia="굴림" w:hAnsi="Arial" w:cs="Arial"/>
          <w:spacing w:val="-2"/>
          <w:kern w:val="0"/>
          <w:sz w:val="22"/>
          <w:rPrChange w:id="6433" w:author="Keis" w:date="2024-09-06T17:48:00Z">
            <w:rPr>
              <w:rFonts w:ascii="Arial" w:eastAsia="굴림" w:hAnsi="Arial" w:cs="Arial"/>
              <w:color w:val="FF0000"/>
              <w:spacing w:val="-2"/>
              <w:kern w:val="0"/>
              <w:sz w:val="22"/>
            </w:rPr>
          </w:rPrChange>
        </w:rPr>
      </w:pPr>
    </w:p>
    <w:p w14:paraId="12F894C3" w14:textId="77777777" w:rsidR="004C7DA7" w:rsidRPr="00706C18" w:rsidRDefault="00781A0E" w:rsidP="004C7DA7">
      <w:pPr>
        <w:spacing w:line="384" w:lineRule="auto"/>
        <w:textAlignment w:val="baseline"/>
        <w:rPr>
          <w:rFonts w:ascii="Arial" w:eastAsia="나눔명조" w:hAnsi="Arial" w:cs="Arial"/>
          <w:spacing w:val="-2"/>
          <w:kern w:val="0"/>
          <w:sz w:val="22"/>
          <w:rPrChange w:id="6434" w:author="Keis" w:date="2024-09-06T17:48:00Z">
            <w:rPr>
              <w:rFonts w:ascii="Arial" w:eastAsia="나눔명조" w:hAnsi="Arial" w:cs="Arial"/>
              <w:color w:val="FF0000"/>
              <w:spacing w:val="-2"/>
              <w:kern w:val="0"/>
              <w:sz w:val="22"/>
            </w:rPr>
          </w:rPrChange>
        </w:rPr>
      </w:pPr>
      <w:r w:rsidRPr="00706C18">
        <w:rPr>
          <w:rFonts w:ascii="Arial" w:eastAsia="나눔명조" w:hAnsi="Arial" w:cs="Arial"/>
          <w:spacing w:val="-2"/>
          <w:kern w:val="0"/>
          <w:sz w:val="22"/>
          <w:rPrChange w:id="6435" w:author="Keis" w:date="2024-09-06T17:48:00Z">
            <w:rPr>
              <w:rFonts w:ascii="Arial" w:eastAsia="나눔명조" w:hAnsi="Arial" w:cs="Arial"/>
              <w:color w:val="FF0000"/>
              <w:spacing w:val="-2"/>
              <w:kern w:val="0"/>
              <w:sz w:val="22"/>
            </w:rPr>
          </w:rPrChange>
        </w:rPr>
        <w:t xml:space="preserve">Dadd8d_15. </w:t>
      </w:r>
      <w:r w:rsidR="004C7DA7" w:rsidRPr="00706C18">
        <w:rPr>
          <w:rFonts w:ascii="Arial" w:eastAsia="나눔명조" w:hAnsi="Arial" w:cs="Arial"/>
          <w:spacing w:val="-2"/>
          <w:kern w:val="0"/>
          <w:sz w:val="22"/>
          <w:rPrChange w:id="6436" w:author="Keis" w:date="2024-09-06T17:48:00Z">
            <w:rPr>
              <w:rFonts w:ascii="Arial" w:eastAsia="나눔명조" w:hAnsi="Arial" w:cs="Arial"/>
              <w:color w:val="FF0000"/>
              <w:spacing w:val="-2"/>
              <w:kern w:val="0"/>
              <w:sz w:val="22"/>
            </w:rPr>
          </w:rPrChange>
        </w:rPr>
        <w:t>When did you introduce a continuous employment system at previous job?</w:t>
      </w:r>
    </w:p>
    <w:p w14:paraId="656FB52F" w14:textId="77777777" w:rsidR="004C7DA7" w:rsidRPr="00706C18" w:rsidRDefault="004C7DA7" w:rsidP="004C7DA7">
      <w:pPr>
        <w:spacing w:line="384" w:lineRule="auto"/>
        <w:textAlignment w:val="baseline"/>
        <w:rPr>
          <w:rFonts w:ascii="Arial" w:eastAsia="굴림" w:hAnsi="Arial" w:cs="Arial"/>
          <w:spacing w:val="-2"/>
          <w:kern w:val="0"/>
          <w:sz w:val="22"/>
          <w:rPrChange w:id="6437" w:author="Keis" w:date="2024-09-06T17:48:00Z">
            <w:rPr>
              <w:rFonts w:ascii="Arial" w:eastAsia="굴림" w:hAnsi="Arial" w:cs="Arial"/>
              <w:color w:val="000000"/>
              <w:spacing w:val="-2"/>
              <w:kern w:val="0"/>
              <w:sz w:val="22"/>
            </w:rPr>
          </w:rPrChange>
        </w:rPr>
      </w:pPr>
      <w:r w:rsidRPr="00706C18">
        <w:rPr>
          <w:rFonts w:ascii="Arial" w:eastAsia="나눔명조" w:hAnsi="Arial" w:cs="Arial"/>
          <w:spacing w:val="-2"/>
          <w:kern w:val="0"/>
          <w:sz w:val="22"/>
          <w:rPrChange w:id="6438" w:author="Keis" w:date="2024-09-06T17:48:00Z">
            <w:rPr>
              <w:rFonts w:ascii="Arial" w:eastAsia="나눔명조" w:hAnsi="Arial" w:cs="Arial"/>
              <w:color w:val="FF0000"/>
              <w:spacing w:val="-2"/>
              <w:kern w:val="0"/>
              <w:sz w:val="22"/>
            </w:rPr>
          </w:rPrChange>
        </w:rPr>
        <w:t>______Year</w:t>
      </w:r>
    </w:p>
    <w:p w14:paraId="0986BCB2" w14:textId="77777777" w:rsidR="00781A0E" w:rsidRPr="00706C18" w:rsidRDefault="00781A0E" w:rsidP="004C7DA7">
      <w:pPr>
        <w:spacing w:line="384" w:lineRule="auto"/>
        <w:textAlignment w:val="baseline"/>
        <w:rPr>
          <w:rFonts w:ascii="Arial" w:eastAsia="굴림" w:hAnsi="Arial" w:cs="Arial"/>
          <w:spacing w:val="-2"/>
          <w:kern w:val="0"/>
          <w:sz w:val="22"/>
          <w:rPrChange w:id="6439" w:author="Keis" w:date="2024-09-06T17:48:00Z">
            <w:rPr>
              <w:rFonts w:ascii="Arial" w:eastAsia="굴림" w:hAnsi="Arial" w:cs="Arial"/>
              <w:color w:val="FF0000"/>
              <w:spacing w:val="-2"/>
              <w:kern w:val="0"/>
              <w:sz w:val="22"/>
            </w:rPr>
          </w:rPrChange>
        </w:rPr>
      </w:pPr>
    </w:p>
    <w:p w14:paraId="1101AC5E" w14:textId="77777777" w:rsidR="004C7DA7" w:rsidRPr="00C046E8" w:rsidRDefault="00781A0E" w:rsidP="004C7DA7">
      <w:pPr>
        <w:spacing w:line="384" w:lineRule="auto"/>
        <w:textAlignment w:val="baseline"/>
        <w:rPr>
          <w:rFonts w:ascii="Arial" w:eastAsia="굴림" w:hAnsi="Arial" w:cs="Arial"/>
          <w:color w:val="000000"/>
          <w:kern w:val="0"/>
          <w:sz w:val="22"/>
        </w:rPr>
      </w:pPr>
      <w:r w:rsidRPr="00706C18">
        <w:rPr>
          <w:rFonts w:ascii="Arial" w:eastAsia="나눔명조" w:hAnsi="Arial" w:cs="Arial"/>
          <w:spacing w:val="-2"/>
          <w:kern w:val="0"/>
          <w:sz w:val="22"/>
          <w:rPrChange w:id="6440" w:author="Keis" w:date="2024-09-06T17:48:00Z">
            <w:rPr>
              <w:rFonts w:ascii="Arial" w:eastAsia="나눔명조" w:hAnsi="Arial" w:cs="Arial"/>
              <w:color w:val="FF0000"/>
              <w:spacing w:val="-2"/>
              <w:kern w:val="0"/>
              <w:sz w:val="22"/>
            </w:rPr>
          </w:rPrChange>
        </w:rPr>
        <w:t xml:space="preserve">Dadd8d_16. </w:t>
      </w:r>
      <w:r w:rsidR="004C7DA7" w:rsidRPr="00706C18">
        <w:rPr>
          <w:rFonts w:ascii="Arial" w:eastAsia="나눔명조" w:hAnsi="Arial" w:cs="Arial"/>
          <w:spacing w:val="-2"/>
          <w:kern w:val="0"/>
          <w:sz w:val="22"/>
          <w:rPrChange w:id="6441" w:author="Keis" w:date="2024-09-06T17:48:00Z">
            <w:rPr>
              <w:rFonts w:ascii="Arial" w:eastAsia="나눔명조" w:hAnsi="Arial" w:cs="Arial"/>
              <w:color w:val="FF0000"/>
              <w:spacing w:val="-2"/>
              <w:kern w:val="0"/>
              <w:sz w:val="22"/>
            </w:rPr>
          </w:rPrChange>
        </w:rPr>
        <w:t>What type of continuous employment system was previously in place at your work place?</w:t>
      </w:r>
    </w:p>
    <w:p w14:paraId="4EAF351E" w14:textId="11097307" w:rsidR="00B368CA" w:rsidRPr="00B368CA" w:rsidRDefault="00B368CA" w:rsidP="00B368CA">
      <w:pPr>
        <w:spacing w:line="384" w:lineRule="auto"/>
        <w:textAlignment w:val="baseline"/>
        <w:rPr>
          <w:ins w:id="6442" w:author="Keis" w:date="2024-09-06T15:08:00Z"/>
          <w:rFonts w:ascii="Arial" w:eastAsia="굴림" w:hAnsi="Arial" w:cs="Arial"/>
          <w:color w:val="00B050"/>
          <w:spacing w:val="-2"/>
          <w:kern w:val="0"/>
          <w:sz w:val="22"/>
          <w:rPrChange w:id="6443" w:author="Keis" w:date="2024-09-06T15:09:00Z">
            <w:rPr>
              <w:ins w:id="6444" w:author="Keis" w:date="2024-09-06T15:08:00Z"/>
              <w:rFonts w:ascii="Arial" w:eastAsia="굴림" w:hAnsi="Arial" w:cs="Arial"/>
              <w:color w:val="000000"/>
              <w:spacing w:val="-2"/>
              <w:kern w:val="0"/>
              <w:sz w:val="22"/>
            </w:rPr>
          </w:rPrChange>
        </w:rPr>
      </w:pPr>
      <w:ins w:id="6445" w:author="Keis" w:date="2024-09-06T15:08:00Z">
        <w:r w:rsidRPr="00B368CA">
          <w:rPr>
            <w:rFonts w:ascii="굴림" w:eastAsia="굴림" w:hAnsi="굴림" w:cs="굴림" w:hint="eastAsia"/>
            <w:color w:val="00B050"/>
            <w:spacing w:val="-2"/>
            <w:kern w:val="0"/>
            <w:sz w:val="22"/>
            <w:rPrChange w:id="6446" w:author="Keis" w:date="2024-09-06T15:09:00Z">
              <w:rPr>
                <w:rFonts w:ascii="굴림" w:eastAsia="굴림" w:hAnsi="굴림" w:cs="굴림" w:hint="eastAsia"/>
                <w:color w:val="FF0000"/>
                <w:spacing w:val="-2"/>
                <w:kern w:val="0"/>
                <w:sz w:val="22"/>
              </w:rPr>
            </w:rPrChange>
          </w:rPr>
          <w:t>①</w:t>
        </w:r>
        <w:r w:rsidRPr="00B368CA">
          <w:rPr>
            <w:rFonts w:ascii="Arial" w:eastAsia="나눔명조" w:hAnsi="Arial" w:cs="Arial"/>
            <w:color w:val="00B050"/>
            <w:spacing w:val="-2"/>
            <w:kern w:val="0"/>
            <w:sz w:val="22"/>
            <w:rPrChange w:id="6447" w:author="Keis" w:date="2024-09-06T15:09:00Z">
              <w:rPr>
                <w:rFonts w:ascii="Arial" w:eastAsia="나눔명조" w:hAnsi="Arial" w:cs="Arial"/>
                <w:color w:val="FF0000"/>
                <w:spacing w:val="-2"/>
                <w:kern w:val="0"/>
                <w:sz w:val="22"/>
              </w:rPr>
            </w:rPrChange>
          </w:rPr>
          <w:t xml:space="preserve"> Extension of retirement age </w:t>
        </w:r>
        <w:r w:rsidRPr="00B368CA">
          <w:rPr>
            <w:rFonts w:ascii="Arial" w:eastAsia="나눔명조" w:hAnsi="Arial" w:cs="Arial" w:hint="eastAsia"/>
            <w:color w:val="00B050"/>
            <w:spacing w:val="-2"/>
            <w:kern w:val="0"/>
            <w:sz w:val="22"/>
            <w:rPrChange w:id="6448" w:author="Keis" w:date="2024-09-06T15:09:00Z">
              <w:rPr>
                <w:rFonts w:ascii="Arial" w:eastAsia="나눔명조" w:hAnsi="Arial" w:cs="Arial" w:hint="eastAsia"/>
                <w:color w:val="FF0000"/>
                <w:spacing w:val="-2"/>
                <w:kern w:val="0"/>
                <w:sz w:val="22"/>
              </w:rPr>
            </w:rPrChange>
          </w:rPr>
          <w:t>→</w:t>
        </w:r>
        <w:r w:rsidRPr="00B368CA">
          <w:rPr>
            <w:rFonts w:ascii="Arial" w:eastAsia="나눔명조" w:hAnsi="Arial" w:cs="Arial"/>
            <w:color w:val="00B050"/>
            <w:spacing w:val="-2"/>
            <w:kern w:val="0"/>
            <w:sz w:val="22"/>
            <w:rPrChange w:id="6449" w:author="Keis" w:date="2024-09-06T15:09:00Z">
              <w:rPr>
                <w:rFonts w:ascii="Arial" w:eastAsia="나눔명조" w:hAnsi="Arial" w:cs="Arial"/>
                <w:color w:val="FF0000"/>
                <w:spacing w:val="-2"/>
                <w:kern w:val="0"/>
                <w:sz w:val="22"/>
              </w:rPr>
            </w:rPrChange>
          </w:rPr>
          <w:t xml:space="preserve">Dadd8d_24 </w:t>
        </w:r>
      </w:ins>
    </w:p>
    <w:p w14:paraId="3295A3F7" w14:textId="216E5606" w:rsidR="00B368CA" w:rsidRPr="00B368CA" w:rsidRDefault="00B368CA" w:rsidP="00B368CA">
      <w:pPr>
        <w:spacing w:line="384" w:lineRule="auto"/>
        <w:textAlignment w:val="baseline"/>
        <w:rPr>
          <w:ins w:id="6450" w:author="Keis" w:date="2024-09-06T15:08:00Z"/>
          <w:rFonts w:ascii="Arial" w:eastAsia="굴림" w:hAnsi="Arial" w:cs="Arial"/>
          <w:color w:val="00B050"/>
          <w:spacing w:val="-2"/>
          <w:kern w:val="0"/>
          <w:sz w:val="22"/>
          <w:rPrChange w:id="6451" w:author="Keis" w:date="2024-09-06T15:09:00Z">
            <w:rPr>
              <w:ins w:id="6452" w:author="Keis" w:date="2024-09-06T15:08:00Z"/>
              <w:rFonts w:ascii="Arial" w:eastAsia="굴림" w:hAnsi="Arial" w:cs="Arial"/>
              <w:color w:val="000000"/>
              <w:spacing w:val="-2"/>
              <w:kern w:val="0"/>
              <w:sz w:val="22"/>
            </w:rPr>
          </w:rPrChange>
        </w:rPr>
      </w:pPr>
      <w:ins w:id="6453" w:author="Keis" w:date="2024-09-06T15:08:00Z">
        <w:r w:rsidRPr="00B368CA">
          <w:rPr>
            <w:rFonts w:ascii="굴림" w:eastAsia="굴림" w:hAnsi="굴림" w:cs="굴림" w:hint="eastAsia"/>
            <w:color w:val="00B050"/>
            <w:spacing w:val="-2"/>
            <w:kern w:val="0"/>
            <w:sz w:val="22"/>
            <w:rPrChange w:id="6454" w:author="Keis" w:date="2024-09-06T15:09:00Z">
              <w:rPr>
                <w:rFonts w:ascii="굴림" w:eastAsia="굴림" w:hAnsi="굴림" w:cs="굴림" w:hint="eastAsia"/>
                <w:color w:val="FF0000"/>
                <w:spacing w:val="-2"/>
                <w:kern w:val="0"/>
                <w:sz w:val="22"/>
              </w:rPr>
            </w:rPrChange>
          </w:rPr>
          <w:t>③</w:t>
        </w:r>
        <w:r w:rsidRPr="00B368CA">
          <w:rPr>
            <w:rFonts w:ascii="Arial" w:eastAsia="나눔명조" w:hAnsi="Arial" w:cs="Arial"/>
            <w:color w:val="00B050"/>
            <w:spacing w:val="-2"/>
            <w:kern w:val="0"/>
            <w:sz w:val="22"/>
            <w:rPrChange w:id="6455" w:author="Keis" w:date="2024-09-06T15:09:00Z">
              <w:rPr>
                <w:rFonts w:ascii="Arial" w:eastAsia="나눔명조" w:hAnsi="Arial" w:cs="Arial"/>
                <w:color w:val="FF0000"/>
                <w:spacing w:val="-2"/>
                <w:kern w:val="0"/>
                <w:sz w:val="22"/>
              </w:rPr>
            </w:rPrChange>
          </w:rPr>
          <w:t xml:space="preserve"> Abolition of retirement age</w:t>
        </w:r>
        <w:r w:rsidRPr="00B368CA">
          <w:rPr>
            <w:rFonts w:ascii="Arial" w:eastAsia="굴림" w:hAnsi="Arial" w:cs="Arial"/>
            <w:color w:val="00B050"/>
            <w:spacing w:val="-2"/>
            <w:kern w:val="0"/>
            <w:sz w:val="22"/>
            <w:rPrChange w:id="6456" w:author="Keis" w:date="2024-09-06T15:09:00Z">
              <w:rPr>
                <w:rFonts w:ascii="Arial" w:eastAsia="굴림" w:hAnsi="Arial" w:cs="Arial"/>
                <w:color w:val="000000"/>
                <w:spacing w:val="-2"/>
                <w:kern w:val="0"/>
                <w:sz w:val="22"/>
              </w:rPr>
            </w:rPrChange>
          </w:rPr>
          <w:t xml:space="preserve"> </w:t>
        </w:r>
        <w:r w:rsidRPr="00B368CA">
          <w:rPr>
            <w:rFonts w:ascii="Arial" w:eastAsia="나눔명조" w:hAnsi="Arial" w:cs="Arial" w:hint="eastAsia"/>
            <w:color w:val="00B050"/>
            <w:spacing w:val="-2"/>
            <w:kern w:val="0"/>
            <w:sz w:val="22"/>
            <w:rPrChange w:id="6457" w:author="Keis" w:date="2024-09-06T15:09:00Z">
              <w:rPr>
                <w:rFonts w:ascii="Arial" w:eastAsia="나눔명조" w:hAnsi="Arial" w:cs="Arial" w:hint="eastAsia"/>
                <w:color w:val="FF0000"/>
                <w:spacing w:val="-2"/>
                <w:kern w:val="0"/>
                <w:sz w:val="22"/>
              </w:rPr>
            </w:rPrChange>
          </w:rPr>
          <w:t>→</w:t>
        </w:r>
        <w:r w:rsidRPr="00B368CA">
          <w:rPr>
            <w:rFonts w:ascii="Arial" w:eastAsia="나눔명조" w:hAnsi="Arial" w:cs="Arial"/>
            <w:color w:val="00B050"/>
            <w:spacing w:val="-2"/>
            <w:kern w:val="0"/>
            <w:sz w:val="22"/>
            <w:rPrChange w:id="6458" w:author="Keis" w:date="2024-09-06T15:09:00Z">
              <w:rPr>
                <w:rFonts w:ascii="Arial" w:eastAsia="나눔명조" w:hAnsi="Arial" w:cs="Arial"/>
                <w:color w:val="FF0000"/>
                <w:spacing w:val="-2"/>
                <w:kern w:val="0"/>
                <w:sz w:val="22"/>
              </w:rPr>
            </w:rPrChange>
          </w:rPr>
          <w:t xml:space="preserve">Dadd8d_24 </w:t>
        </w:r>
      </w:ins>
    </w:p>
    <w:p w14:paraId="31C017A5" w14:textId="77777777" w:rsidR="00B368CA" w:rsidRPr="00FF1D2F" w:rsidRDefault="00B368CA" w:rsidP="00B368CA">
      <w:pPr>
        <w:spacing w:line="384" w:lineRule="auto"/>
        <w:textAlignment w:val="baseline"/>
        <w:rPr>
          <w:ins w:id="6459" w:author="Keis" w:date="2024-09-06T15:08:00Z"/>
          <w:rFonts w:ascii="Arial" w:eastAsia="나눔명조" w:hAnsi="Arial" w:cs="Arial"/>
          <w:color w:val="00B050"/>
          <w:spacing w:val="-2"/>
          <w:sz w:val="22"/>
        </w:rPr>
      </w:pPr>
      <w:ins w:id="6460" w:author="Keis" w:date="2024-09-06T15:08: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083E525E" w14:textId="6FD6C914" w:rsidR="004C7DA7" w:rsidRPr="00B90D96" w:rsidDel="00B368CA" w:rsidRDefault="004C7DA7" w:rsidP="004C7DA7">
      <w:pPr>
        <w:spacing w:line="384" w:lineRule="auto"/>
        <w:textAlignment w:val="baseline"/>
        <w:rPr>
          <w:del w:id="6461" w:author="Keis" w:date="2024-09-06T15:08:00Z"/>
          <w:rFonts w:ascii="Arial" w:eastAsia="굴림" w:hAnsi="Arial" w:cs="Arial"/>
          <w:color w:val="000000"/>
          <w:spacing w:val="-2"/>
          <w:kern w:val="0"/>
          <w:sz w:val="22"/>
        </w:rPr>
      </w:pPr>
      <w:del w:id="6462" w:author="Keis" w:date="2024-09-06T15:08:00Z">
        <w:r w:rsidRPr="00B90D96" w:rsidDel="00B368CA">
          <w:rPr>
            <w:rFonts w:ascii="굴림" w:eastAsia="굴림" w:hAnsi="굴림" w:cs="굴림" w:hint="eastAsia"/>
            <w:color w:val="FF0000"/>
            <w:spacing w:val="-2"/>
            <w:kern w:val="0"/>
            <w:sz w:val="22"/>
          </w:rPr>
          <w:delText>①</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 xml:space="preserve">Extension of retirement age </w:delText>
        </w:r>
        <w:r w:rsidRPr="00B90D96" w:rsidDel="00B368CA">
          <w:rPr>
            <w:rFonts w:ascii="Arial" w:eastAsia="나눔명조" w:hAnsi="Arial" w:cs="Arial"/>
            <w:color w:val="FF0000"/>
            <w:spacing w:val="-2"/>
            <w:kern w:val="0"/>
            <w:sz w:val="22"/>
          </w:rPr>
          <w:delText>→Dadd8</w:delText>
        </w:r>
        <w:r w:rsidDel="00B368CA">
          <w:rPr>
            <w:rFonts w:ascii="Arial" w:eastAsia="나눔명조" w:hAnsi="Arial" w:cs="Arial" w:hint="eastAsia"/>
            <w:color w:val="FF0000"/>
            <w:spacing w:val="-2"/>
            <w:kern w:val="0"/>
            <w:sz w:val="22"/>
          </w:rPr>
          <w:delText>d</w:delText>
        </w:r>
        <w:r w:rsidRPr="00B90D96" w:rsidDel="00B368CA">
          <w:rPr>
            <w:rFonts w:ascii="Arial" w:eastAsia="나눔명조" w:hAnsi="Arial" w:cs="Arial"/>
            <w:color w:val="FF0000"/>
            <w:spacing w:val="-2"/>
            <w:kern w:val="0"/>
            <w:sz w:val="22"/>
          </w:rPr>
          <w:delText xml:space="preserve">24 </w:delText>
        </w:r>
      </w:del>
    </w:p>
    <w:p w14:paraId="59EA86CF" w14:textId="7B3A2D3E" w:rsidR="004C7DA7" w:rsidRPr="00C046E8" w:rsidDel="00B368CA" w:rsidRDefault="004C7DA7" w:rsidP="004C7DA7">
      <w:pPr>
        <w:spacing w:line="384" w:lineRule="auto"/>
        <w:textAlignment w:val="baseline"/>
        <w:rPr>
          <w:del w:id="6463" w:author="Keis" w:date="2024-09-06T15:08:00Z"/>
          <w:rFonts w:ascii="Arial" w:eastAsia="굴림" w:hAnsi="Arial" w:cs="Arial"/>
          <w:color w:val="000000"/>
          <w:spacing w:val="-2"/>
          <w:kern w:val="0"/>
          <w:sz w:val="22"/>
        </w:rPr>
      </w:pPr>
      <w:del w:id="6464" w:author="Keis" w:date="2024-09-06T15:08:00Z">
        <w:r w:rsidRPr="00B90D96" w:rsidDel="00B368CA">
          <w:rPr>
            <w:rFonts w:ascii="굴림" w:eastAsia="굴림" w:hAnsi="굴림" w:cs="굴림" w:hint="eastAsia"/>
            <w:color w:val="FF0000"/>
            <w:spacing w:val="-2"/>
            <w:kern w:val="0"/>
            <w:sz w:val="22"/>
          </w:rPr>
          <w:delText>③</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Abolition of retirement age</w:delText>
        </w:r>
        <w:r w:rsidDel="00B368CA">
          <w:rPr>
            <w:rFonts w:ascii="Arial" w:eastAsia="굴림" w:hAnsi="Arial" w:cs="Arial" w:hint="eastAsia"/>
            <w:color w:val="000000"/>
            <w:spacing w:val="-2"/>
            <w:kern w:val="0"/>
            <w:sz w:val="22"/>
          </w:rPr>
          <w:delText xml:space="preserve"> </w:delText>
        </w:r>
        <w:r w:rsidRPr="00B90D96" w:rsidDel="00B368CA">
          <w:rPr>
            <w:rFonts w:ascii="Arial" w:eastAsia="나눔명조" w:hAnsi="Arial" w:cs="Arial"/>
            <w:color w:val="FF0000"/>
            <w:spacing w:val="-2"/>
            <w:kern w:val="0"/>
            <w:sz w:val="22"/>
          </w:rPr>
          <w:delText>→Dadd8</w:delText>
        </w:r>
        <w:r w:rsidDel="00B368CA">
          <w:rPr>
            <w:rFonts w:ascii="Arial" w:eastAsia="나눔명조" w:hAnsi="Arial" w:cs="Arial" w:hint="eastAsia"/>
            <w:color w:val="FF0000"/>
            <w:spacing w:val="-2"/>
            <w:kern w:val="0"/>
            <w:sz w:val="22"/>
          </w:rPr>
          <w:delText>d</w:delText>
        </w:r>
        <w:r w:rsidRPr="00B90D96" w:rsidDel="00B368CA">
          <w:rPr>
            <w:rFonts w:ascii="Arial" w:eastAsia="나눔명조" w:hAnsi="Arial" w:cs="Arial"/>
            <w:color w:val="FF0000"/>
            <w:spacing w:val="-2"/>
            <w:kern w:val="0"/>
            <w:sz w:val="22"/>
          </w:rPr>
          <w:delText xml:space="preserve">24 </w:delText>
        </w:r>
      </w:del>
    </w:p>
    <w:p w14:paraId="1542A8EA" w14:textId="25E7F503" w:rsidR="004C7DA7" w:rsidRPr="00AC0C90" w:rsidDel="00B368CA" w:rsidRDefault="004C7DA7" w:rsidP="00AC0C90">
      <w:pPr>
        <w:pStyle w:val="a6"/>
        <w:numPr>
          <w:ilvl w:val="0"/>
          <w:numId w:val="1338"/>
        </w:numPr>
        <w:spacing w:line="384" w:lineRule="auto"/>
        <w:ind w:leftChars="0"/>
        <w:textAlignment w:val="baseline"/>
        <w:rPr>
          <w:del w:id="6465" w:author="Keis" w:date="2024-09-06T15:08:00Z"/>
          <w:rFonts w:ascii="Arial" w:eastAsia="굴림" w:hAnsi="Arial" w:cs="Arial"/>
          <w:color w:val="000000"/>
          <w:spacing w:val="-2"/>
          <w:kern w:val="0"/>
          <w:sz w:val="22"/>
        </w:rPr>
      </w:pPr>
      <w:del w:id="6466" w:author="Keis" w:date="2024-09-06T15:08:00Z">
        <w:r w:rsidRPr="00AC0C90" w:rsidDel="00B368CA">
          <w:rPr>
            <w:rFonts w:ascii="Arial" w:eastAsia="나눔명조" w:hAnsi="Arial" w:cs="Arial"/>
            <w:color w:val="FF0000"/>
            <w:spacing w:val="-2"/>
            <w:kern w:val="0"/>
            <w:sz w:val="22"/>
          </w:rPr>
          <w:delText xml:space="preserve"> </w:delText>
        </w:r>
        <w:r w:rsidRPr="00AC0C90" w:rsidDel="00B368CA">
          <w:rPr>
            <w:rFonts w:ascii="Arial" w:eastAsia="나눔명조" w:hAnsi="Arial" w:cs="Arial" w:hint="eastAsia"/>
            <w:color w:val="FF0000"/>
            <w:spacing w:val="-2"/>
            <w:kern w:val="0"/>
            <w:sz w:val="22"/>
          </w:rPr>
          <w:delText>Re-employment or continuing employment after the retirement age</w:delText>
        </w:r>
      </w:del>
    </w:p>
    <w:p w14:paraId="3956DA32" w14:textId="77777777" w:rsidR="00781A0E" w:rsidRPr="004C7DA7" w:rsidRDefault="00781A0E" w:rsidP="004C7DA7">
      <w:pPr>
        <w:spacing w:line="384" w:lineRule="auto"/>
        <w:textAlignment w:val="baseline"/>
        <w:rPr>
          <w:rFonts w:ascii="Arial" w:eastAsia="굴림" w:hAnsi="Arial" w:cs="Arial"/>
          <w:color w:val="FF0000"/>
          <w:spacing w:val="-2"/>
          <w:kern w:val="0"/>
          <w:sz w:val="22"/>
        </w:rPr>
      </w:pPr>
    </w:p>
    <w:p w14:paraId="53FD8B0D" w14:textId="6AB031D3" w:rsidR="004C7DA7" w:rsidRPr="00B90D96" w:rsidRDefault="00781A0E" w:rsidP="004C7DA7">
      <w:pPr>
        <w:spacing w:line="384" w:lineRule="auto"/>
        <w:textAlignment w:val="baseline"/>
        <w:rPr>
          <w:rFonts w:ascii="Arial" w:eastAsia="굴림" w:hAnsi="Arial" w:cs="Arial"/>
          <w:color w:val="000000"/>
          <w:kern w:val="0"/>
          <w:sz w:val="22"/>
        </w:rPr>
      </w:pPr>
      <w:r w:rsidRPr="0027088E">
        <w:rPr>
          <w:rFonts w:ascii="Arial" w:eastAsia="나눔명조" w:hAnsi="Arial" w:cs="Arial"/>
          <w:spacing w:val="-2"/>
          <w:kern w:val="0"/>
          <w:sz w:val="22"/>
          <w:rPrChange w:id="6467" w:author="Keis" w:date="2024-09-13T12:55:00Z">
            <w:rPr>
              <w:rFonts w:ascii="Arial" w:eastAsia="나눔명조" w:hAnsi="Arial" w:cs="Arial"/>
              <w:color w:val="FF0000"/>
              <w:spacing w:val="-2"/>
              <w:kern w:val="0"/>
              <w:sz w:val="22"/>
            </w:rPr>
          </w:rPrChange>
        </w:rPr>
        <w:t xml:space="preserve">Dadd8d_17. </w:t>
      </w:r>
      <w:ins w:id="6468" w:author="Keis" w:date="2024-09-06T15:08:00Z">
        <w:r w:rsidR="00B368CA" w:rsidRPr="00FF1D2F">
          <w:rPr>
            <w:rFonts w:ascii="Arial" w:eastAsia="나눔명조" w:hAnsi="Arial" w:cs="Arial"/>
            <w:color w:val="00B050"/>
            <w:spacing w:val="-2"/>
            <w:kern w:val="0"/>
            <w:sz w:val="22"/>
          </w:rPr>
          <w:t>What type of employment is available for re-employment after retirement age at the current job? (Select multiple answers if necessary)</w:t>
        </w:r>
      </w:ins>
      <w:del w:id="6469" w:author="Keis" w:date="2024-09-06T15:08:00Z">
        <w:r w:rsidR="004C7DA7" w:rsidDel="00B368CA">
          <w:rPr>
            <w:rFonts w:ascii="Arial" w:eastAsia="나눔명조" w:hAnsi="Arial" w:cs="Arial" w:hint="eastAsia"/>
            <w:color w:val="FF0000"/>
            <w:spacing w:val="-2"/>
            <w:kern w:val="0"/>
            <w:sz w:val="22"/>
          </w:rPr>
          <w:delText>What type of employment was available for continuing employment</w:delText>
        </w:r>
        <w:r w:rsidR="004C7DA7" w:rsidRPr="00B90D96" w:rsidDel="00B368CA">
          <w:rPr>
            <w:rFonts w:ascii="Arial" w:eastAsia="나눔명조" w:hAnsi="Arial" w:cs="Arial"/>
            <w:color w:val="FF0000"/>
            <w:spacing w:val="-2"/>
            <w:kern w:val="0"/>
            <w:sz w:val="22"/>
          </w:rPr>
          <w:delText xml:space="preserve"> </w:delText>
        </w:r>
        <w:r w:rsidR="004C7DA7" w:rsidDel="00B368CA">
          <w:rPr>
            <w:rFonts w:ascii="Arial" w:eastAsia="나눔명조" w:hAnsi="Arial" w:cs="Arial" w:hint="eastAsia"/>
            <w:color w:val="FF0000"/>
            <w:spacing w:val="-2"/>
            <w:kern w:val="0"/>
            <w:sz w:val="22"/>
          </w:rPr>
          <w:delText>of re-employment after retirement age at the previous job</w:delText>
        </w:r>
        <w:r w:rsidR="004C7DA7" w:rsidDel="00B368CA">
          <w:rPr>
            <w:rFonts w:ascii="Arial" w:eastAsia="나눔명조" w:hAnsi="Arial" w:cs="Arial"/>
            <w:color w:val="FF0000"/>
            <w:spacing w:val="-2"/>
            <w:kern w:val="0"/>
            <w:sz w:val="22"/>
          </w:rPr>
          <w:delText>?</w:delText>
        </w:r>
        <w:r w:rsidR="004C7DA7" w:rsidRPr="00B90D96" w:rsidDel="00B368CA">
          <w:rPr>
            <w:rFonts w:ascii="Arial" w:eastAsia="나눔명조" w:hAnsi="Arial" w:cs="Arial"/>
            <w:color w:val="FF0000"/>
            <w:spacing w:val="-2"/>
            <w:kern w:val="0"/>
            <w:sz w:val="22"/>
          </w:rPr>
          <w:delText xml:space="preserve"> </w:delText>
        </w:r>
        <w:r w:rsidR="00AC0C90" w:rsidDel="00B368CA">
          <w:rPr>
            <w:rFonts w:ascii="Arial" w:eastAsia="나눔명조" w:hAnsi="Arial" w:cs="Arial" w:hint="eastAsia"/>
            <w:color w:val="FF0000"/>
            <w:spacing w:val="-2"/>
            <w:kern w:val="0"/>
            <w:sz w:val="22"/>
          </w:rPr>
          <w:delText>(Select multiple answers if necessary</w:delText>
        </w:r>
        <w:r w:rsidR="00AC0C90" w:rsidRPr="00B90D96" w:rsidDel="00B368CA">
          <w:rPr>
            <w:rFonts w:ascii="Arial" w:eastAsia="나눔명조" w:hAnsi="Arial" w:cs="Arial"/>
            <w:color w:val="FF0000"/>
            <w:spacing w:val="-2"/>
            <w:kern w:val="0"/>
            <w:sz w:val="22"/>
          </w:rPr>
          <w:delText>)</w:delText>
        </w:r>
      </w:del>
    </w:p>
    <w:p w14:paraId="40CC583A" w14:textId="77777777" w:rsidR="004C7DA7" w:rsidRPr="00863DE5" w:rsidRDefault="004C7DA7" w:rsidP="00942E86">
      <w:pPr>
        <w:pStyle w:val="a6"/>
        <w:numPr>
          <w:ilvl w:val="0"/>
          <w:numId w:val="1376"/>
        </w:numPr>
        <w:spacing w:line="384" w:lineRule="auto"/>
        <w:ind w:leftChars="0"/>
        <w:textAlignment w:val="baseline"/>
        <w:rPr>
          <w:rFonts w:ascii="Arial" w:eastAsia="굴림" w:hAnsi="Arial" w:cs="Arial"/>
          <w:color w:val="000000"/>
          <w:spacing w:val="-2"/>
          <w:kern w:val="0"/>
          <w:sz w:val="22"/>
        </w:rPr>
      </w:pPr>
      <w:r w:rsidRPr="0027088E">
        <w:rPr>
          <w:rFonts w:ascii="Arial" w:eastAsia="나눔명조" w:hAnsi="Arial" w:cs="Arial"/>
          <w:spacing w:val="-2"/>
          <w:kern w:val="0"/>
          <w:sz w:val="22"/>
          <w:rPrChange w:id="6470" w:author="Keis" w:date="2024-09-13T12:55:00Z">
            <w:rPr>
              <w:rFonts w:ascii="Arial" w:eastAsia="나눔명조" w:hAnsi="Arial" w:cs="Arial"/>
              <w:color w:val="FF0000"/>
              <w:spacing w:val="-2"/>
              <w:kern w:val="0"/>
              <w:sz w:val="22"/>
            </w:rPr>
          </w:rPrChange>
        </w:rPr>
        <w:t xml:space="preserve"> Full time </w:t>
      </w:r>
      <w:r w:rsidRPr="0027088E">
        <w:rPr>
          <w:rFonts w:ascii="굴림" w:eastAsia="굴림" w:hAnsi="굴림" w:cs="굴림" w:hint="eastAsia"/>
          <w:spacing w:val="-2"/>
          <w:kern w:val="0"/>
          <w:sz w:val="22"/>
          <w:rPrChange w:id="6471" w:author="Keis" w:date="2024-09-13T12:55:00Z">
            <w:rPr>
              <w:rFonts w:ascii="굴림" w:eastAsia="굴림" w:hAnsi="굴림" w:cs="굴림" w:hint="eastAsia"/>
              <w:color w:val="FF0000"/>
              <w:spacing w:val="-2"/>
              <w:kern w:val="0"/>
              <w:sz w:val="22"/>
            </w:rPr>
          </w:rPrChange>
        </w:rPr>
        <w:t>②</w:t>
      </w:r>
      <w:r w:rsidRPr="0027088E">
        <w:rPr>
          <w:rFonts w:ascii="Arial" w:eastAsia="나눔명조" w:hAnsi="Arial" w:cs="Arial"/>
          <w:spacing w:val="-2"/>
          <w:kern w:val="0"/>
          <w:sz w:val="22"/>
          <w:rPrChange w:id="6472" w:author="Keis" w:date="2024-09-13T12:55:00Z">
            <w:rPr>
              <w:rFonts w:ascii="Arial" w:eastAsia="나눔명조" w:hAnsi="Arial" w:cs="Arial"/>
              <w:color w:val="FF0000"/>
              <w:spacing w:val="-2"/>
              <w:kern w:val="0"/>
              <w:sz w:val="22"/>
            </w:rPr>
          </w:rPrChange>
        </w:rPr>
        <w:t xml:space="preserve"> Part time </w:t>
      </w:r>
      <w:r w:rsidRPr="0027088E">
        <w:rPr>
          <w:rFonts w:ascii="굴림" w:eastAsia="굴림" w:hAnsi="굴림" w:cs="굴림" w:hint="eastAsia"/>
          <w:spacing w:val="-2"/>
          <w:kern w:val="0"/>
          <w:sz w:val="22"/>
          <w:rPrChange w:id="6473" w:author="Keis" w:date="2024-09-13T12:55:00Z">
            <w:rPr>
              <w:rFonts w:ascii="굴림" w:eastAsia="굴림" w:hAnsi="굴림" w:cs="굴림" w:hint="eastAsia"/>
              <w:color w:val="FF0000"/>
              <w:spacing w:val="-2"/>
              <w:kern w:val="0"/>
              <w:sz w:val="22"/>
            </w:rPr>
          </w:rPrChange>
        </w:rPr>
        <w:t>③</w:t>
      </w:r>
      <w:r w:rsidRPr="0027088E">
        <w:rPr>
          <w:rFonts w:ascii="Arial" w:eastAsia="나눔명조" w:hAnsi="Arial" w:cs="Arial"/>
          <w:spacing w:val="-2"/>
          <w:kern w:val="0"/>
          <w:sz w:val="22"/>
          <w:rPrChange w:id="6474" w:author="Keis" w:date="2024-09-13T12:55:00Z">
            <w:rPr>
              <w:rFonts w:ascii="Arial" w:eastAsia="나눔명조" w:hAnsi="Arial" w:cs="Arial"/>
              <w:color w:val="FF0000"/>
              <w:spacing w:val="-2"/>
              <w:kern w:val="0"/>
              <w:sz w:val="22"/>
            </w:rPr>
          </w:rPrChange>
        </w:rPr>
        <w:t xml:space="preserve"> </w:t>
      </w:r>
      <w:r w:rsidR="00863DE5" w:rsidRPr="0027088E">
        <w:rPr>
          <w:rFonts w:ascii="Arial" w:eastAsia="나눔명조" w:hAnsi="Arial" w:cs="Arial"/>
          <w:spacing w:val="-2"/>
          <w:kern w:val="0"/>
          <w:sz w:val="22"/>
          <w:rPrChange w:id="6475" w:author="Keis" w:date="2024-09-13T12:55:00Z">
            <w:rPr>
              <w:rFonts w:ascii="Arial" w:eastAsia="나눔명조" w:hAnsi="Arial" w:cs="Arial"/>
              <w:color w:val="FF0000"/>
              <w:spacing w:val="-2"/>
              <w:kern w:val="0"/>
              <w:sz w:val="22"/>
            </w:rPr>
          </w:rPrChange>
        </w:rPr>
        <w:t xml:space="preserve">Independent </w:t>
      </w:r>
      <w:r w:rsidRPr="0027088E">
        <w:rPr>
          <w:rFonts w:ascii="Arial" w:eastAsia="나눔명조" w:hAnsi="Arial" w:cs="Arial"/>
          <w:spacing w:val="-2"/>
          <w:kern w:val="0"/>
          <w:sz w:val="22"/>
          <w:rPrChange w:id="6476" w:author="Keis" w:date="2024-09-13T12:55:00Z">
            <w:rPr>
              <w:rFonts w:ascii="Arial" w:eastAsia="나눔명조" w:hAnsi="Arial" w:cs="Arial"/>
              <w:color w:val="FF0000"/>
              <w:spacing w:val="-2"/>
              <w:kern w:val="0"/>
              <w:sz w:val="22"/>
            </w:rPr>
          </w:rPrChange>
        </w:rPr>
        <w:t>Contract</w:t>
      </w:r>
      <w:r w:rsidR="00863DE5" w:rsidRPr="0027088E">
        <w:rPr>
          <w:rFonts w:ascii="Arial" w:eastAsia="나눔명조" w:hAnsi="Arial" w:cs="Arial"/>
          <w:spacing w:val="-2"/>
          <w:kern w:val="0"/>
          <w:sz w:val="22"/>
          <w:rPrChange w:id="6477" w:author="Keis" w:date="2024-09-13T12:55:00Z">
            <w:rPr>
              <w:rFonts w:ascii="Arial" w:eastAsia="나눔명조" w:hAnsi="Arial" w:cs="Arial"/>
              <w:color w:val="FF0000"/>
              <w:spacing w:val="-2"/>
              <w:kern w:val="0"/>
              <w:sz w:val="22"/>
            </w:rPr>
          </w:rPrChange>
        </w:rPr>
        <w:t>or</w:t>
      </w:r>
      <w:r w:rsidRPr="0027088E">
        <w:rPr>
          <w:rFonts w:ascii="Arial" w:eastAsia="나눔명조" w:hAnsi="Arial" w:cs="Arial"/>
          <w:spacing w:val="-2"/>
          <w:kern w:val="0"/>
          <w:sz w:val="22"/>
          <w:rPrChange w:id="6478" w:author="Keis" w:date="2024-09-13T12:55:00Z">
            <w:rPr>
              <w:rFonts w:ascii="Arial" w:eastAsia="나눔명조" w:hAnsi="Arial" w:cs="Arial"/>
              <w:color w:val="FF0000"/>
              <w:spacing w:val="-2"/>
              <w:kern w:val="0"/>
              <w:sz w:val="22"/>
            </w:rPr>
          </w:rPrChange>
        </w:rPr>
        <w:t xml:space="preserve"> </w:t>
      </w:r>
      <w:r w:rsidRPr="0027088E">
        <w:rPr>
          <w:rFonts w:ascii="굴림" w:eastAsia="굴림" w:hAnsi="굴림" w:cs="굴림" w:hint="eastAsia"/>
          <w:spacing w:val="-2"/>
          <w:kern w:val="0"/>
          <w:sz w:val="22"/>
          <w:rPrChange w:id="6479" w:author="Keis" w:date="2024-09-13T12:55:00Z">
            <w:rPr>
              <w:rFonts w:ascii="굴림" w:eastAsia="굴림" w:hAnsi="굴림" w:cs="굴림" w:hint="eastAsia"/>
              <w:color w:val="FF0000"/>
              <w:spacing w:val="-2"/>
              <w:kern w:val="0"/>
              <w:sz w:val="22"/>
            </w:rPr>
          </w:rPrChange>
        </w:rPr>
        <w:t>④</w:t>
      </w:r>
      <w:r w:rsidRPr="0027088E">
        <w:rPr>
          <w:rFonts w:ascii="Arial" w:eastAsia="나눔명조" w:hAnsi="Arial" w:cs="Arial"/>
          <w:spacing w:val="-2"/>
          <w:kern w:val="0"/>
          <w:sz w:val="22"/>
          <w:rPrChange w:id="6480" w:author="Keis" w:date="2024-09-13T12:55:00Z">
            <w:rPr>
              <w:rFonts w:ascii="Arial" w:eastAsia="나눔명조" w:hAnsi="Arial" w:cs="Arial"/>
              <w:color w:val="FF0000"/>
              <w:spacing w:val="-2"/>
              <w:kern w:val="0"/>
              <w:sz w:val="22"/>
            </w:rPr>
          </w:rPrChange>
        </w:rPr>
        <w:t xml:space="preserve"> Others</w:t>
      </w:r>
    </w:p>
    <w:p w14:paraId="7A616F20" w14:textId="77777777" w:rsidR="00781A0E" w:rsidRPr="00781A0E" w:rsidRDefault="00781A0E" w:rsidP="004C7DA7">
      <w:pPr>
        <w:spacing w:line="384" w:lineRule="auto"/>
        <w:textAlignment w:val="baseline"/>
        <w:rPr>
          <w:rFonts w:ascii="Arial" w:eastAsia="굴림" w:hAnsi="Arial" w:cs="Arial"/>
          <w:color w:val="FF0000"/>
          <w:spacing w:val="-2"/>
          <w:kern w:val="0"/>
          <w:sz w:val="22"/>
        </w:rPr>
      </w:pPr>
    </w:p>
    <w:p w14:paraId="06F11876" w14:textId="1FE9442D" w:rsidR="004C7DA7" w:rsidRPr="00B90D96" w:rsidRDefault="00781A0E" w:rsidP="004C7DA7">
      <w:pPr>
        <w:spacing w:line="384" w:lineRule="auto"/>
        <w:textAlignment w:val="baseline"/>
        <w:rPr>
          <w:rFonts w:ascii="Arial" w:eastAsia="굴림" w:hAnsi="Arial" w:cs="Arial"/>
          <w:color w:val="000000"/>
          <w:kern w:val="0"/>
          <w:sz w:val="22"/>
        </w:rPr>
      </w:pPr>
      <w:r w:rsidRPr="00CB3CAD">
        <w:rPr>
          <w:rFonts w:ascii="Arial" w:eastAsia="나눔명조" w:hAnsi="Arial" w:cs="Arial"/>
          <w:spacing w:val="-2"/>
          <w:kern w:val="0"/>
          <w:sz w:val="22"/>
          <w:rPrChange w:id="6481" w:author="Keis" w:date="2024-09-13T12:55:00Z">
            <w:rPr>
              <w:rFonts w:ascii="Arial" w:eastAsia="나눔명조" w:hAnsi="Arial" w:cs="Arial"/>
              <w:color w:val="FF0000"/>
              <w:spacing w:val="-2"/>
              <w:kern w:val="0"/>
              <w:sz w:val="22"/>
            </w:rPr>
          </w:rPrChange>
        </w:rPr>
        <w:t xml:space="preserve">Dadd8d_18. </w:t>
      </w:r>
      <w:ins w:id="6482" w:author="Keis" w:date="2024-09-06T15:08:00Z">
        <w:r w:rsidR="00B368CA" w:rsidRPr="00FF1D2F">
          <w:rPr>
            <w:rFonts w:ascii="Arial" w:eastAsia="나눔명조" w:hAnsi="Arial" w:cs="Arial"/>
            <w:color w:val="00B050"/>
            <w:spacing w:val="-2"/>
            <w:sz w:val="22"/>
          </w:rPr>
          <w:t>Are you currently re-employed at your company after retirement age?</w:t>
        </w:r>
      </w:ins>
      <w:del w:id="6483" w:author="Keis" w:date="2024-09-06T15:08:00Z">
        <w:r w:rsidR="004C7DA7" w:rsidDel="00B368CA">
          <w:rPr>
            <w:rFonts w:ascii="Arial" w:eastAsia="나눔명조" w:hAnsi="Arial" w:cs="Arial" w:hint="eastAsia"/>
            <w:color w:val="FF0000"/>
            <w:spacing w:val="-2"/>
            <w:kern w:val="0"/>
            <w:sz w:val="22"/>
          </w:rPr>
          <w:delText>Have you been re-employed after retirement age</w:delText>
        </w:r>
        <w:r w:rsidR="004C7DA7" w:rsidRPr="00B90D96" w:rsidDel="00B368CA">
          <w:rPr>
            <w:rFonts w:ascii="Arial" w:eastAsia="나눔명조" w:hAnsi="Arial" w:cs="Arial"/>
            <w:color w:val="FF0000"/>
            <w:spacing w:val="-2"/>
            <w:kern w:val="0"/>
            <w:sz w:val="22"/>
          </w:rPr>
          <w:delText>?</w:delText>
        </w:r>
      </w:del>
    </w:p>
    <w:p w14:paraId="6A4427D4" w14:textId="77777777" w:rsidR="004C7DA7" w:rsidRPr="00B90D96" w:rsidRDefault="004C7DA7" w:rsidP="004C7DA7">
      <w:pPr>
        <w:spacing w:line="384" w:lineRule="auto"/>
        <w:textAlignment w:val="baseline"/>
        <w:rPr>
          <w:rFonts w:ascii="Arial" w:eastAsia="굴림" w:hAnsi="Arial" w:cs="Arial"/>
          <w:color w:val="000000"/>
          <w:kern w:val="0"/>
          <w:sz w:val="22"/>
        </w:rPr>
      </w:pPr>
      <w:r w:rsidRPr="00CB3CAD">
        <w:rPr>
          <w:rFonts w:ascii="굴림" w:eastAsia="굴림" w:hAnsi="굴림" w:cs="굴림" w:hint="eastAsia"/>
          <w:spacing w:val="-2"/>
          <w:kern w:val="0"/>
          <w:sz w:val="22"/>
          <w:rPrChange w:id="6484" w:author="Keis" w:date="2024-09-13T12:55:00Z">
            <w:rPr>
              <w:rFonts w:ascii="굴림" w:eastAsia="굴림" w:hAnsi="굴림" w:cs="굴림" w:hint="eastAsia"/>
              <w:color w:val="FF0000"/>
              <w:spacing w:val="-2"/>
              <w:kern w:val="0"/>
              <w:sz w:val="22"/>
            </w:rPr>
          </w:rPrChange>
        </w:rPr>
        <w:t>①</w:t>
      </w:r>
      <w:r w:rsidRPr="00CB3CAD">
        <w:rPr>
          <w:rFonts w:ascii="Arial" w:eastAsia="나눔명조" w:hAnsi="Arial" w:cs="Arial"/>
          <w:spacing w:val="-2"/>
          <w:kern w:val="0"/>
          <w:sz w:val="22"/>
          <w:rPrChange w:id="6485" w:author="Keis" w:date="2024-09-13T12:55:00Z">
            <w:rPr>
              <w:rFonts w:ascii="Arial" w:eastAsia="나눔명조" w:hAnsi="Arial" w:cs="Arial"/>
              <w:color w:val="FF0000"/>
              <w:spacing w:val="-2"/>
              <w:kern w:val="0"/>
              <w:sz w:val="22"/>
            </w:rPr>
          </w:rPrChange>
        </w:rPr>
        <w:t xml:space="preserve"> Yes </w:t>
      </w:r>
    </w:p>
    <w:p w14:paraId="53B8DC5C" w14:textId="548EECD2" w:rsidR="004C7DA7" w:rsidRPr="00B90D96" w:rsidRDefault="004C7DA7" w:rsidP="004C7DA7">
      <w:pPr>
        <w:spacing w:line="384" w:lineRule="auto"/>
        <w:textAlignment w:val="baseline"/>
        <w:rPr>
          <w:rFonts w:ascii="Arial" w:eastAsia="굴림" w:hAnsi="Arial" w:cs="Arial"/>
          <w:color w:val="000000"/>
          <w:kern w:val="0"/>
          <w:sz w:val="22"/>
        </w:rPr>
      </w:pPr>
      <w:r w:rsidRPr="00CB3CAD">
        <w:rPr>
          <w:rFonts w:ascii="굴림" w:eastAsia="굴림" w:hAnsi="굴림" w:cs="굴림" w:hint="eastAsia"/>
          <w:spacing w:val="-2"/>
          <w:kern w:val="0"/>
          <w:sz w:val="22"/>
          <w:rPrChange w:id="6486" w:author="Keis" w:date="2024-09-13T12:55:00Z">
            <w:rPr>
              <w:rFonts w:ascii="굴림" w:eastAsia="굴림" w:hAnsi="굴림" w:cs="굴림" w:hint="eastAsia"/>
              <w:color w:val="FF0000"/>
              <w:spacing w:val="-2"/>
              <w:kern w:val="0"/>
              <w:sz w:val="22"/>
            </w:rPr>
          </w:rPrChange>
        </w:rPr>
        <w:t>⑤</w:t>
      </w:r>
      <w:r w:rsidRPr="00CB3CAD">
        <w:rPr>
          <w:rFonts w:ascii="Arial" w:eastAsia="나눔명조" w:hAnsi="Arial" w:cs="Arial"/>
          <w:spacing w:val="-2"/>
          <w:kern w:val="0"/>
          <w:sz w:val="22"/>
          <w:rPrChange w:id="6487" w:author="Keis" w:date="2024-09-13T12:55:00Z">
            <w:rPr>
              <w:rFonts w:ascii="Arial" w:eastAsia="나눔명조" w:hAnsi="Arial" w:cs="Arial"/>
              <w:color w:val="FF0000"/>
              <w:spacing w:val="-2"/>
              <w:kern w:val="0"/>
              <w:sz w:val="22"/>
            </w:rPr>
          </w:rPrChange>
        </w:rPr>
        <w:t xml:space="preserve"> No(Not applicable) </w:t>
      </w:r>
      <w:r w:rsidRPr="00CB3CAD">
        <w:rPr>
          <w:rFonts w:ascii="Arial" w:eastAsia="나눔명조" w:hAnsi="Arial" w:cs="Arial" w:hint="eastAsia"/>
          <w:spacing w:val="-2"/>
          <w:kern w:val="0"/>
          <w:sz w:val="22"/>
          <w:rPrChange w:id="6488" w:author="Keis" w:date="2024-09-13T12:55:00Z">
            <w:rPr>
              <w:rFonts w:ascii="Arial" w:eastAsia="나눔명조" w:hAnsi="Arial" w:cs="Arial" w:hint="eastAsia"/>
              <w:color w:val="FF0000"/>
              <w:spacing w:val="-2"/>
              <w:kern w:val="0"/>
              <w:sz w:val="22"/>
            </w:rPr>
          </w:rPrChange>
        </w:rPr>
        <w:t>→</w:t>
      </w:r>
      <w:r w:rsidRPr="00B368CA">
        <w:rPr>
          <w:rFonts w:ascii="Arial" w:eastAsia="나눔명조" w:hAnsi="Arial" w:cs="Arial"/>
          <w:color w:val="00B050"/>
          <w:spacing w:val="-2"/>
          <w:kern w:val="0"/>
          <w:sz w:val="22"/>
          <w:rPrChange w:id="6489" w:author="Keis" w:date="2024-09-06T15:09:00Z">
            <w:rPr>
              <w:rFonts w:ascii="Arial" w:eastAsia="나눔명조" w:hAnsi="Arial" w:cs="Arial"/>
              <w:color w:val="FF0000"/>
              <w:spacing w:val="-2"/>
              <w:kern w:val="0"/>
              <w:sz w:val="22"/>
            </w:rPr>
          </w:rPrChange>
        </w:rPr>
        <w:t>Dadd8d</w:t>
      </w:r>
      <w:ins w:id="6490" w:author="Keis" w:date="2024-09-06T15:08:00Z">
        <w:r w:rsidR="00B368CA" w:rsidRPr="00B368CA">
          <w:rPr>
            <w:rFonts w:ascii="Arial" w:eastAsia="나눔명조" w:hAnsi="Arial" w:cs="Arial"/>
            <w:color w:val="00B050"/>
            <w:spacing w:val="-2"/>
            <w:kern w:val="0"/>
            <w:sz w:val="22"/>
            <w:rPrChange w:id="6491" w:author="Keis" w:date="2024-09-06T15:09:00Z">
              <w:rPr>
                <w:rFonts w:ascii="Arial" w:eastAsia="나눔명조" w:hAnsi="Arial" w:cs="Arial"/>
                <w:color w:val="FF0000"/>
                <w:spacing w:val="-2"/>
                <w:kern w:val="0"/>
                <w:sz w:val="22"/>
              </w:rPr>
            </w:rPrChange>
          </w:rPr>
          <w:t>_</w:t>
        </w:r>
      </w:ins>
      <w:r w:rsidRPr="00B368CA">
        <w:rPr>
          <w:rFonts w:ascii="Arial" w:eastAsia="나눔명조" w:hAnsi="Arial" w:cs="Arial"/>
          <w:color w:val="00B050"/>
          <w:spacing w:val="-2"/>
          <w:kern w:val="0"/>
          <w:sz w:val="22"/>
          <w:rPrChange w:id="6492" w:author="Keis" w:date="2024-09-06T15:09:00Z">
            <w:rPr>
              <w:rFonts w:ascii="Arial" w:eastAsia="나눔명조" w:hAnsi="Arial" w:cs="Arial"/>
              <w:color w:val="FF0000"/>
              <w:spacing w:val="-2"/>
              <w:kern w:val="0"/>
              <w:sz w:val="22"/>
            </w:rPr>
          </w:rPrChange>
        </w:rPr>
        <w:t>24</w:t>
      </w:r>
    </w:p>
    <w:p w14:paraId="75EAA849" w14:textId="77777777" w:rsidR="00781A0E" w:rsidRPr="004C7DA7" w:rsidRDefault="00781A0E" w:rsidP="004C7DA7">
      <w:pPr>
        <w:spacing w:line="384" w:lineRule="auto"/>
        <w:textAlignment w:val="baseline"/>
        <w:rPr>
          <w:rFonts w:ascii="Arial" w:eastAsia="굴림" w:hAnsi="Arial" w:cs="Arial"/>
          <w:color w:val="FF0000"/>
          <w:spacing w:val="-2"/>
          <w:kern w:val="0"/>
          <w:sz w:val="22"/>
        </w:rPr>
      </w:pPr>
    </w:p>
    <w:p w14:paraId="4646E3D1" w14:textId="63E70048" w:rsidR="004C7DA7" w:rsidRPr="00B90D96" w:rsidRDefault="00781A0E" w:rsidP="004C7DA7">
      <w:pPr>
        <w:spacing w:line="384" w:lineRule="auto"/>
        <w:textAlignment w:val="baseline"/>
        <w:rPr>
          <w:rFonts w:ascii="Arial" w:eastAsia="굴림" w:hAnsi="Arial" w:cs="Arial"/>
          <w:color w:val="000000"/>
          <w:kern w:val="0"/>
          <w:sz w:val="22"/>
        </w:rPr>
      </w:pPr>
      <w:r w:rsidRPr="00CB3CAD">
        <w:rPr>
          <w:rFonts w:ascii="Arial" w:eastAsia="나눔명조" w:hAnsi="Arial" w:cs="Arial"/>
          <w:spacing w:val="-2"/>
          <w:kern w:val="0"/>
          <w:sz w:val="22"/>
          <w:rPrChange w:id="6493" w:author="Keis" w:date="2024-09-13T12:55:00Z">
            <w:rPr>
              <w:rFonts w:ascii="Arial" w:eastAsia="나눔명조" w:hAnsi="Arial" w:cs="Arial"/>
              <w:color w:val="FF0000"/>
              <w:spacing w:val="-2"/>
              <w:kern w:val="0"/>
              <w:sz w:val="22"/>
            </w:rPr>
          </w:rPrChange>
        </w:rPr>
        <w:t xml:space="preserve">Dadd8d_19. </w:t>
      </w:r>
      <w:ins w:id="6494" w:author="Keis" w:date="2024-09-06T15:09:00Z">
        <w:r w:rsidR="00B368CA" w:rsidRPr="00FF1D2F">
          <w:rPr>
            <w:rFonts w:ascii="나눔명조" w:eastAsia="나눔명조" w:hAnsi="나눔명조"/>
            <w:color w:val="00B050"/>
            <w:spacing w:val="-2"/>
            <w:sz w:val="18"/>
            <w:szCs w:val="18"/>
          </w:rPr>
          <w:t>(</w:t>
        </w:r>
        <w:r w:rsidR="00B368CA" w:rsidRPr="00FF1D2F">
          <w:rPr>
            <w:rFonts w:ascii="Arial" w:eastAsia="나눔명조" w:hAnsi="Arial" w:cs="Arial"/>
            <w:color w:val="00B050"/>
            <w:spacing w:val="-2"/>
            <w:sz w:val="22"/>
          </w:rPr>
          <w:t>In case of re-employment after retirement age)</w:t>
        </w:r>
        <w:r w:rsidR="00B368CA" w:rsidRPr="00CB3CAD" w:rsidDel="00B368CA">
          <w:rPr>
            <w:rFonts w:ascii="Arial" w:eastAsia="나눔명조" w:hAnsi="Arial" w:cs="Arial"/>
            <w:spacing w:val="-2"/>
            <w:kern w:val="0"/>
            <w:sz w:val="22"/>
            <w:rPrChange w:id="6495" w:author="Keis" w:date="2024-09-13T12:55:00Z">
              <w:rPr>
                <w:rFonts w:ascii="Arial" w:eastAsia="나눔명조" w:hAnsi="Arial" w:cs="Arial"/>
                <w:color w:val="FF0000"/>
                <w:spacing w:val="-2"/>
                <w:kern w:val="0"/>
                <w:sz w:val="22"/>
              </w:rPr>
            </w:rPrChange>
          </w:rPr>
          <w:t xml:space="preserve"> </w:t>
        </w:r>
      </w:ins>
      <w:del w:id="6496" w:author="Keis" w:date="2024-09-06T15:09:00Z">
        <w:r w:rsidR="004C7DA7" w:rsidRPr="00CB3CAD" w:rsidDel="00B368CA">
          <w:rPr>
            <w:rFonts w:ascii="Arial" w:eastAsia="나눔명조" w:hAnsi="Arial" w:cs="Arial"/>
            <w:spacing w:val="-2"/>
            <w:kern w:val="0"/>
            <w:sz w:val="22"/>
            <w:rPrChange w:id="6497" w:author="Keis" w:date="2024-09-13T12:55:00Z">
              <w:rPr>
                <w:rFonts w:ascii="Arial" w:eastAsia="나눔명조" w:hAnsi="Arial" w:cs="Arial"/>
                <w:color w:val="FF0000"/>
                <w:spacing w:val="-2"/>
                <w:kern w:val="0"/>
                <w:sz w:val="22"/>
              </w:rPr>
            </w:rPrChange>
          </w:rPr>
          <w:delText xml:space="preserve">(In case of continuing employment or re-employment) </w:delText>
        </w:r>
      </w:del>
      <w:r w:rsidR="004C7DA7" w:rsidRPr="00CB3CAD">
        <w:rPr>
          <w:rFonts w:ascii="Arial" w:eastAsia="나눔명조" w:hAnsi="Arial" w:cs="Arial"/>
          <w:spacing w:val="-2"/>
          <w:kern w:val="0"/>
          <w:sz w:val="22"/>
          <w:rPrChange w:id="6498" w:author="Keis" w:date="2024-09-13T12:55:00Z">
            <w:rPr>
              <w:rFonts w:ascii="Arial" w:eastAsia="나눔명조" w:hAnsi="Arial" w:cs="Arial"/>
              <w:color w:val="FF0000"/>
              <w:spacing w:val="-2"/>
              <w:kern w:val="0"/>
              <w:sz w:val="22"/>
            </w:rPr>
          </w:rPrChange>
        </w:rPr>
        <w:t>What was your employment type?</w:t>
      </w:r>
    </w:p>
    <w:p w14:paraId="289EA6F6" w14:textId="77777777" w:rsidR="004C7DA7" w:rsidRPr="00863DE5" w:rsidRDefault="004C7DA7" w:rsidP="00863DE5">
      <w:pPr>
        <w:pStyle w:val="a6"/>
        <w:numPr>
          <w:ilvl w:val="0"/>
          <w:numId w:val="1345"/>
        </w:numPr>
        <w:spacing w:line="384" w:lineRule="auto"/>
        <w:ind w:leftChars="0"/>
        <w:textAlignment w:val="baseline"/>
        <w:rPr>
          <w:rFonts w:ascii="Arial" w:eastAsia="굴림" w:hAnsi="Arial" w:cs="Arial"/>
          <w:color w:val="000000"/>
          <w:spacing w:val="-2"/>
          <w:kern w:val="0"/>
          <w:sz w:val="22"/>
        </w:rPr>
      </w:pPr>
      <w:r w:rsidRPr="00CB3CAD">
        <w:rPr>
          <w:rFonts w:ascii="Arial" w:eastAsia="나눔명조" w:hAnsi="Arial" w:cs="Arial"/>
          <w:spacing w:val="-2"/>
          <w:kern w:val="0"/>
          <w:sz w:val="22"/>
          <w:rPrChange w:id="6499" w:author="Keis" w:date="2024-09-13T12:55:00Z">
            <w:rPr>
              <w:rFonts w:ascii="Arial" w:eastAsia="나눔명조" w:hAnsi="Arial" w:cs="Arial"/>
              <w:color w:val="FF0000"/>
              <w:spacing w:val="-2"/>
              <w:kern w:val="0"/>
              <w:sz w:val="22"/>
            </w:rPr>
          </w:rPrChange>
        </w:rPr>
        <w:t xml:space="preserve"> Full time </w:t>
      </w:r>
      <w:r w:rsidRPr="00CB3CAD">
        <w:rPr>
          <w:rFonts w:ascii="굴림" w:eastAsia="굴림" w:hAnsi="굴림" w:cs="굴림" w:hint="eastAsia"/>
          <w:spacing w:val="-2"/>
          <w:kern w:val="0"/>
          <w:sz w:val="22"/>
          <w:rPrChange w:id="6500" w:author="Keis" w:date="2024-09-13T12:55:00Z">
            <w:rPr>
              <w:rFonts w:ascii="굴림" w:eastAsia="굴림" w:hAnsi="굴림" w:cs="굴림" w:hint="eastAsia"/>
              <w:color w:val="FF0000"/>
              <w:spacing w:val="-2"/>
              <w:kern w:val="0"/>
              <w:sz w:val="22"/>
            </w:rPr>
          </w:rPrChange>
        </w:rPr>
        <w:t>②</w:t>
      </w:r>
      <w:r w:rsidRPr="00CB3CAD">
        <w:rPr>
          <w:rFonts w:ascii="Arial" w:eastAsia="나눔명조" w:hAnsi="Arial" w:cs="Arial"/>
          <w:spacing w:val="-2"/>
          <w:kern w:val="0"/>
          <w:sz w:val="22"/>
          <w:rPrChange w:id="6501" w:author="Keis" w:date="2024-09-13T12:55:00Z">
            <w:rPr>
              <w:rFonts w:ascii="Arial" w:eastAsia="나눔명조" w:hAnsi="Arial" w:cs="Arial"/>
              <w:color w:val="FF0000"/>
              <w:spacing w:val="-2"/>
              <w:kern w:val="0"/>
              <w:sz w:val="22"/>
            </w:rPr>
          </w:rPrChange>
        </w:rPr>
        <w:t xml:space="preserve"> Part time </w:t>
      </w:r>
      <w:r w:rsidRPr="00CB3CAD">
        <w:rPr>
          <w:rFonts w:ascii="굴림" w:eastAsia="굴림" w:hAnsi="굴림" w:cs="굴림" w:hint="eastAsia"/>
          <w:spacing w:val="-2"/>
          <w:kern w:val="0"/>
          <w:sz w:val="22"/>
          <w:rPrChange w:id="6502" w:author="Keis" w:date="2024-09-13T12:55:00Z">
            <w:rPr>
              <w:rFonts w:ascii="굴림" w:eastAsia="굴림" w:hAnsi="굴림" w:cs="굴림" w:hint="eastAsia"/>
              <w:color w:val="FF0000"/>
              <w:spacing w:val="-2"/>
              <w:kern w:val="0"/>
              <w:sz w:val="22"/>
            </w:rPr>
          </w:rPrChange>
        </w:rPr>
        <w:t>③</w:t>
      </w:r>
      <w:del w:id="6503" w:author="Keis" w:date="2024-09-13T17:32:00Z">
        <w:r w:rsidRPr="00CB3CAD" w:rsidDel="006751C9">
          <w:rPr>
            <w:rFonts w:ascii="Arial" w:eastAsia="나눔명조" w:hAnsi="Arial" w:cs="Arial"/>
            <w:spacing w:val="-2"/>
            <w:kern w:val="0"/>
            <w:sz w:val="22"/>
            <w:rPrChange w:id="6504" w:author="Keis" w:date="2024-09-13T12:55:00Z">
              <w:rPr>
                <w:rFonts w:ascii="Arial" w:eastAsia="나눔명조" w:hAnsi="Arial" w:cs="Arial"/>
                <w:color w:val="FF0000"/>
                <w:spacing w:val="-2"/>
                <w:kern w:val="0"/>
                <w:sz w:val="22"/>
              </w:rPr>
            </w:rPrChange>
          </w:rPr>
          <w:delText xml:space="preserve"> </w:delText>
        </w:r>
      </w:del>
      <w:r w:rsidR="00863DE5" w:rsidRPr="00CB3CAD">
        <w:rPr>
          <w:rFonts w:ascii="Arial" w:eastAsia="나눔명조" w:hAnsi="Arial" w:cs="Arial"/>
          <w:spacing w:val="-2"/>
          <w:kern w:val="0"/>
          <w:sz w:val="22"/>
          <w:rPrChange w:id="6505" w:author="Keis" w:date="2024-09-13T12:55:00Z">
            <w:rPr>
              <w:rFonts w:ascii="Arial" w:eastAsia="나눔명조" w:hAnsi="Arial" w:cs="Arial"/>
              <w:color w:val="FF0000"/>
              <w:spacing w:val="-2"/>
              <w:kern w:val="0"/>
              <w:sz w:val="22"/>
            </w:rPr>
          </w:rPrChange>
        </w:rPr>
        <w:t xml:space="preserve"> Independent </w:t>
      </w:r>
      <w:r w:rsidRPr="00CB3CAD">
        <w:rPr>
          <w:rFonts w:ascii="Arial" w:eastAsia="나눔명조" w:hAnsi="Arial" w:cs="Arial"/>
          <w:spacing w:val="-2"/>
          <w:kern w:val="0"/>
          <w:sz w:val="22"/>
          <w:rPrChange w:id="6506" w:author="Keis" w:date="2024-09-13T12:55:00Z">
            <w:rPr>
              <w:rFonts w:ascii="Arial" w:eastAsia="나눔명조" w:hAnsi="Arial" w:cs="Arial"/>
              <w:color w:val="FF0000"/>
              <w:spacing w:val="-2"/>
              <w:kern w:val="0"/>
              <w:sz w:val="22"/>
            </w:rPr>
          </w:rPrChange>
        </w:rPr>
        <w:t>Contract</w:t>
      </w:r>
      <w:r w:rsidR="00863DE5" w:rsidRPr="00CB3CAD">
        <w:rPr>
          <w:rFonts w:ascii="Arial" w:eastAsia="나눔명조" w:hAnsi="Arial" w:cs="Arial"/>
          <w:spacing w:val="-2"/>
          <w:kern w:val="0"/>
          <w:sz w:val="22"/>
          <w:rPrChange w:id="6507" w:author="Keis" w:date="2024-09-13T12:55:00Z">
            <w:rPr>
              <w:rFonts w:ascii="Arial" w:eastAsia="나눔명조" w:hAnsi="Arial" w:cs="Arial"/>
              <w:color w:val="FF0000"/>
              <w:spacing w:val="-2"/>
              <w:kern w:val="0"/>
              <w:sz w:val="22"/>
            </w:rPr>
          </w:rPrChange>
        </w:rPr>
        <w:t>or</w:t>
      </w:r>
      <w:r w:rsidRPr="00CB3CAD">
        <w:rPr>
          <w:rFonts w:ascii="Arial" w:eastAsia="나눔명조" w:hAnsi="Arial" w:cs="Arial"/>
          <w:spacing w:val="-2"/>
          <w:kern w:val="0"/>
          <w:sz w:val="22"/>
          <w:rPrChange w:id="6508" w:author="Keis" w:date="2024-09-13T12:55:00Z">
            <w:rPr>
              <w:rFonts w:ascii="Arial" w:eastAsia="나눔명조" w:hAnsi="Arial" w:cs="Arial"/>
              <w:color w:val="FF0000"/>
              <w:spacing w:val="-2"/>
              <w:kern w:val="0"/>
              <w:sz w:val="22"/>
            </w:rPr>
          </w:rPrChange>
        </w:rPr>
        <w:t xml:space="preserve"> </w:t>
      </w:r>
      <w:r w:rsidRPr="00CB3CAD">
        <w:rPr>
          <w:rFonts w:ascii="굴림" w:eastAsia="굴림" w:hAnsi="굴림" w:cs="굴림" w:hint="eastAsia"/>
          <w:spacing w:val="-2"/>
          <w:kern w:val="0"/>
          <w:sz w:val="22"/>
          <w:rPrChange w:id="6509" w:author="Keis" w:date="2024-09-13T12:55:00Z">
            <w:rPr>
              <w:rFonts w:ascii="굴림" w:eastAsia="굴림" w:hAnsi="굴림" w:cs="굴림" w:hint="eastAsia"/>
              <w:color w:val="FF0000"/>
              <w:spacing w:val="-2"/>
              <w:kern w:val="0"/>
              <w:sz w:val="22"/>
            </w:rPr>
          </w:rPrChange>
        </w:rPr>
        <w:t>④</w:t>
      </w:r>
      <w:r w:rsidRPr="00CB3CAD">
        <w:rPr>
          <w:rFonts w:ascii="Arial" w:eastAsia="나눔명조" w:hAnsi="Arial" w:cs="Arial"/>
          <w:spacing w:val="-2"/>
          <w:kern w:val="0"/>
          <w:sz w:val="22"/>
          <w:rPrChange w:id="6510" w:author="Keis" w:date="2024-09-13T12:55:00Z">
            <w:rPr>
              <w:rFonts w:ascii="Arial" w:eastAsia="나눔명조" w:hAnsi="Arial" w:cs="Arial"/>
              <w:color w:val="FF0000"/>
              <w:spacing w:val="-2"/>
              <w:kern w:val="0"/>
              <w:sz w:val="22"/>
            </w:rPr>
          </w:rPrChange>
        </w:rPr>
        <w:t xml:space="preserve"> Others</w:t>
      </w:r>
    </w:p>
    <w:p w14:paraId="697803A1" w14:textId="77777777" w:rsidR="00781A0E" w:rsidRPr="00781A0E" w:rsidRDefault="00781A0E" w:rsidP="004C7DA7">
      <w:pPr>
        <w:spacing w:line="384" w:lineRule="auto"/>
        <w:textAlignment w:val="baseline"/>
        <w:rPr>
          <w:rFonts w:ascii="Arial" w:eastAsia="굴림" w:hAnsi="Arial" w:cs="Arial"/>
          <w:color w:val="FF0000"/>
          <w:spacing w:val="-2"/>
          <w:kern w:val="0"/>
          <w:sz w:val="22"/>
        </w:rPr>
      </w:pPr>
    </w:p>
    <w:p w14:paraId="3C3036A4" w14:textId="399AD14A" w:rsidR="004C7DA7" w:rsidRPr="00B90D96" w:rsidRDefault="00781A0E" w:rsidP="004C7DA7">
      <w:pPr>
        <w:spacing w:line="384" w:lineRule="auto"/>
        <w:textAlignment w:val="baseline"/>
        <w:rPr>
          <w:rFonts w:ascii="Arial" w:eastAsia="굴림" w:hAnsi="Arial" w:cs="Arial"/>
          <w:color w:val="000000"/>
          <w:kern w:val="0"/>
          <w:sz w:val="22"/>
        </w:rPr>
      </w:pPr>
      <w:r w:rsidRPr="002D5E68">
        <w:rPr>
          <w:rFonts w:ascii="Arial" w:eastAsia="나눔명조" w:hAnsi="Arial" w:cs="Arial"/>
          <w:spacing w:val="-2"/>
          <w:kern w:val="0"/>
          <w:sz w:val="22"/>
          <w:rPrChange w:id="6511" w:author="Keis" w:date="2024-09-13T12:55:00Z">
            <w:rPr>
              <w:rFonts w:ascii="Arial" w:eastAsia="나눔명조" w:hAnsi="Arial" w:cs="Arial"/>
              <w:color w:val="FF0000"/>
              <w:spacing w:val="-2"/>
              <w:kern w:val="0"/>
              <w:sz w:val="22"/>
            </w:rPr>
          </w:rPrChange>
        </w:rPr>
        <w:t xml:space="preserve">Dadd8d_20. </w:t>
      </w:r>
      <w:ins w:id="6512" w:author="Keis" w:date="2024-09-06T15:10:00Z">
        <w:r w:rsidR="00B368CA" w:rsidRPr="00FF1D2F">
          <w:rPr>
            <w:rFonts w:ascii="나눔명조" w:eastAsia="나눔명조" w:hAnsi="나눔명조"/>
            <w:color w:val="00B050"/>
            <w:spacing w:val="-2"/>
            <w:sz w:val="18"/>
            <w:szCs w:val="18"/>
          </w:rPr>
          <w:t>(</w:t>
        </w:r>
        <w:r w:rsidR="00B368CA" w:rsidRPr="00FF1D2F">
          <w:rPr>
            <w:rFonts w:ascii="Arial" w:eastAsia="나눔명조" w:hAnsi="Arial" w:cs="Arial"/>
            <w:color w:val="00B050"/>
            <w:spacing w:val="-2"/>
            <w:sz w:val="22"/>
          </w:rPr>
          <w:t>In case of re-employment after retirement age)</w:t>
        </w:r>
        <w:r w:rsidR="00B368CA" w:rsidRPr="002D5E68" w:rsidDel="00B368CA">
          <w:rPr>
            <w:rFonts w:ascii="Arial" w:eastAsia="나눔명조" w:hAnsi="Arial" w:cs="Arial"/>
            <w:spacing w:val="-2"/>
            <w:kern w:val="0"/>
            <w:sz w:val="22"/>
            <w:rPrChange w:id="6513" w:author="Keis" w:date="2024-09-13T12:55:00Z">
              <w:rPr>
                <w:rFonts w:ascii="Arial" w:eastAsia="나눔명조" w:hAnsi="Arial" w:cs="Arial"/>
                <w:color w:val="FF0000"/>
                <w:spacing w:val="-2"/>
                <w:kern w:val="0"/>
                <w:sz w:val="22"/>
              </w:rPr>
            </w:rPrChange>
          </w:rPr>
          <w:t xml:space="preserve"> </w:t>
        </w:r>
      </w:ins>
      <w:del w:id="6514" w:author="Keis" w:date="2024-09-06T15:10:00Z">
        <w:r w:rsidR="004C7DA7" w:rsidRPr="002D5E68" w:rsidDel="00B368CA">
          <w:rPr>
            <w:rFonts w:ascii="Arial" w:eastAsia="나눔명조" w:hAnsi="Arial" w:cs="Arial"/>
            <w:spacing w:val="-2"/>
            <w:kern w:val="0"/>
            <w:sz w:val="22"/>
            <w:rPrChange w:id="6515" w:author="Keis" w:date="2024-09-13T12:55:00Z">
              <w:rPr>
                <w:rFonts w:ascii="Arial" w:eastAsia="나눔명조" w:hAnsi="Arial" w:cs="Arial"/>
                <w:color w:val="FF0000"/>
                <w:spacing w:val="-2"/>
                <w:kern w:val="0"/>
                <w:sz w:val="22"/>
              </w:rPr>
            </w:rPrChange>
          </w:rPr>
          <w:delText xml:space="preserve">(In case of continuing employment or re-employment) </w:delText>
        </w:r>
      </w:del>
      <w:r w:rsidR="004C7DA7" w:rsidRPr="002D5E68">
        <w:rPr>
          <w:rFonts w:ascii="Arial" w:eastAsia="나눔명조" w:hAnsi="Arial" w:cs="Arial"/>
          <w:spacing w:val="-2"/>
          <w:kern w:val="0"/>
          <w:sz w:val="22"/>
          <w:rPrChange w:id="6516" w:author="Keis" w:date="2024-09-13T12:55:00Z">
            <w:rPr>
              <w:rFonts w:ascii="Arial" w:eastAsia="나눔명조" w:hAnsi="Arial" w:cs="Arial"/>
              <w:color w:val="FF0000"/>
              <w:spacing w:val="-2"/>
              <w:kern w:val="0"/>
              <w:sz w:val="22"/>
            </w:rPr>
          </w:rPrChange>
        </w:rPr>
        <w:t>How many more years did you work for that job?</w:t>
      </w:r>
    </w:p>
    <w:p w14:paraId="20AD14C9" w14:textId="75734497" w:rsidR="004C7DA7" w:rsidRPr="00B90D96" w:rsidRDefault="004C7DA7" w:rsidP="004C7DA7">
      <w:pPr>
        <w:spacing w:line="384" w:lineRule="auto"/>
        <w:textAlignment w:val="baseline"/>
        <w:rPr>
          <w:rFonts w:ascii="Arial" w:eastAsia="굴림" w:hAnsi="Arial" w:cs="Arial"/>
          <w:color w:val="000000"/>
          <w:spacing w:val="-2"/>
          <w:kern w:val="0"/>
          <w:sz w:val="22"/>
        </w:rPr>
      </w:pPr>
      <w:r w:rsidRPr="002D5E68">
        <w:rPr>
          <w:rFonts w:ascii="Arial" w:eastAsia="나눔명조" w:hAnsi="Arial" w:cs="Arial"/>
          <w:spacing w:val="-2"/>
          <w:kern w:val="0"/>
          <w:sz w:val="22"/>
          <w:rPrChange w:id="6517" w:author="Keis" w:date="2024-09-13T12:55:00Z">
            <w:rPr>
              <w:rFonts w:ascii="Arial" w:eastAsia="나눔명조" w:hAnsi="Arial" w:cs="Arial"/>
              <w:color w:val="FF0000"/>
              <w:spacing w:val="-2"/>
              <w:kern w:val="0"/>
              <w:sz w:val="22"/>
            </w:rPr>
          </w:rPrChange>
        </w:rPr>
        <w:t xml:space="preserve">____year ____month </w:t>
      </w:r>
      <w:r w:rsidRPr="002D5E68">
        <w:rPr>
          <w:rFonts w:ascii="Arial" w:eastAsia="나눔명조" w:hAnsi="Arial" w:cs="Arial" w:hint="eastAsia"/>
          <w:spacing w:val="-2"/>
          <w:kern w:val="0"/>
          <w:sz w:val="22"/>
          <w:rPrChange w:id="6518" w:author="Keis" w:date="2024-09-13T12:55:00Z">
            <w:rPr>
              <w:rFonts w:ascii="Arial" w:eastAsia="나눔명조" w:hAnsi="Arial" w:cs="Arial" w:hint="eastAsia"/>
              <w:color w:val="FF0000"/>
              <w:spacing w:val="-2"/>
              <w:kern w:val="0"/>
              <w:sz w:val="22"/>
            </w:rPr>
          </w:rPrChange>
        </w:rPr>
        <w:t>→</w:t>
      </w:r>
      <w:ins w:id="6519" w:author="Keis" w:date="2024-09-06T15:09:00Z">
        <w:r w:rsidR="00B368CA" w:rsidRPr="002D5E68">
          <w:rPr>
            <w:rFonts w:ascii="Arial" w:eastAsia="나눔명조" w:hAnsi="Arial" w:cs="Arial"/>
            <w:spacing w:val="-2"/>
            <w:kern w:val="0"/>
            <w:sz w:val="22"/>
            <w:rPrChange w:id="6520" w:author="Keis" w:date="2024-09-13T12:55:00Z">
              <w:rPr>
                <w:rFonts w:ascii="Arial" w:eastAsia="나눔명조" w:hAnsi="Arial" w:cs="Arial"/>
                <w:color w:val="FF0000"/>
                <w:spacing w:val="-2"/>
                <w:kern w:val="0"/>
                <w:sz w:val="22"/>
              </w:rPr>
            </w:rPrChange>
          </w:rPr>
          <w:t xml:space="preserve"> </w:t>
        </w:r>
      </w:ins>
      <w:r w:rsidRPr="00B368CA">
        <w:rPr>
          <w:rFonts w:ascii="Arial" w:eastAsia="나눔명조" w:hAnsi="Arial" w:cs="Arial"/>
          <w:color w:val="00B050"/>
          <w:spacing w:val="-2"/>
          <w:kern w:val="0"/>
          <w:sz w:val="22"/>
          <w:rPrChange w:id="6521" w:author="Keis" w:date="2024-09-06T15:09:00Z">
            <w:rPr>
              <w:rFonts w:ascii="Arial" w:eastAsia="나눔명조" w:hAnsi="Arial" w:cs="Arial"/>
              <w:color w:val="FF0000"/>
              <w:spacing w:val="-2"/>
              <w:kern w:val="0"/>
              <w:sz w:val="22"/>
            </w:rPr>
          </w:rPrChange>
        </w:rPr>
        <w:t>Dadd8d</w:t>
      </w:r>
      <w:ins w:id="6522" w:author="Keis" w:date="2024-09-06T15:09:00Z">
        <w:r w:rsidR="00B368CA" w:rsidRPr="00B368CA">
          <w:rPr>
            <w:rFonts w:ascii="Arial" w:eastAsia="나눔명조" w:hAnsi="Arial" w:cs="Arial"/>
            <w:color w:val="00B050"/>
            <w:spacing w:val="-2"/>
            <w:kern w:val="0"/>
            <w:sz w:val="22"/>
            <w:rPrChange w:id="6523" w:author="Keis" w:date="2024-09-06T15:09:00Z">
              <w:rPr>
                <w:rFonts w:ascii="Arial" w:eastAsia="나눔명조" w:hAnsi="Arial" w:cs="Arial"/>
                <w:color w:val="FF0000"/>
                <w:spacing w:val="-2"/>
                <w:kern w:val="0"/>
                <w:sz w:val="22"/>
              </w:rPr>
            </w:rPrChange>
          </w:rPr>
          <w:t>_</w:t>
        </w:r>
      </w:ins>
      <w:r w:rsidRPr="00B368CA">
        <w:rPr>
          <w:rFonts w:ascii="Arial" w:eastAsia="나눔명조" w:hAnsi="Arial" w:cs="Arial"/>
          <w:color w:val="00B050"/>
          <w:spacing w:val="-2"/>
          <w:kern w:val="0"/>
          <w:sz w:val="22"/>
          <w:rPrChange w:id="6524" w:author="Keis" w:date="2024-09-06T15:09:00Z">
            <w:rPr>
              <w:rFonts w:ascii="Arial" w:eastAsia="나눔명조" w:hAnsi="Arial" w:cs="Arial"/>
              <w:color w:val="FF0000"/>
              <w:spacing w:val="-2"/>
              <w:kern w:val="0"/>
              <w:sz w:val="22"/>
            </w:rPr>
          </w:rPrChange>
        </w:rPr>
        <w:t>24</w:t>
      </w:r>
    </w:p>
    <w:p w14:paraId="2B032961" w14:textId="77777777" w:rsidR="00781A0E" w:rsidRPr="00781A0E" w:rsidRDefault="00781A0E" w:rsidP="004C7DA7">
      <w:pPr>
        <w:spacing w:line="384" w:lineRule="auto"/>
        <w:textAlignment w:val="baseline"/>
        <w:rPr>
          <w:rFonts w:ascii="Arial" w:eastAsia="굴림" w:hAnsi="Arial" w:cs="Arial"/>
          <w:color w:val="FF0000"/>
          <w:spacing w:val="-2"/>
          <w:kern w:val="0"/>
          <w:sz w:val="22"/>
        </w:rPr>
      </w:pPr>
    </w:p>
    <w:p w14:paraId="33573738" w14:textId="77777777" w:rsidR="004C7DA7" w:rsidRPr="00484D4B" w:rsidRDefault="00781A0E" w:rsidP="004C7DA7">
      <w:pPr>
        <w:spacing w:line="384" w:lineRule="auto"/>
        <w:textAlignment w:val="baseline"/>
        <w:rPr>
          <w:rFonts w:ascii="Arial" w:eastAsia="굴림" w:hAnsi="Arial" w:cs="Arial"/>
          <w:spacing w:val="-2"/>
          <w:kern w:val="0"/>
          <w:sz w:val="22"/>
          <w:rPrChange w:id="6525"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526" w:author="Keis" w:date="2024-09-06T17:48:00Z">
            <w:rPr>
              <w:rFonts w:ascii="Arial" w:eastAsia="나눔명조" w:hAnsi="Arial" w:cs="Arial"/>
              <w:color w:val="FF0000"/>
              <w:spacing w:val="-2"/>
              <w:kern w:val="0"/>
              <w:sz w:val="22"/>
            </w:rPr>
          </w:rPrChange>
        </w:rPr>
        <w:t xml:space="preserve">Dadd8d_21. </w:t>
      </w:r>
      <w:r w:rsidR="004C7DA7" w:rsidRPr="00484D4B">
        <w:rPr>
          <w:rFonts w:ascii="Arial" w:eastAsia="나눔명조" w:hAnsi="Arial" w:cs="Arial"/>
          <w:spacing w:val="-2"/>
          <w:kern w:val="0"/>
          <w:sz w:val="22"/>
          <w:rPrChange w:id="6527" w:author="Keis" w:date="2024-09-06T17:48:00Z">
            <w:rPr>
              <w:rFonts w:ascii="Arial" w:eastAsia="나눔명조" w:hAnsi="Arial" w:cs="Arial"/>
              <w:color w:val="FF0000"/>
              <w:spacing w:val="-2"/>
              <w:kern w:val="0"/>
              <w:sz w:val="22"/>
            </w:rPr>
          </w:rPrChange>
        </w:rPr>
        <w:t>What is the most desired continuous employment system in the future?</w:t>
      </w:r>
    </w:p>
    <w:p w14:paraId="60D90BDA" w14:textId="77777777" w:rsidR="00B368CA" w:rsidRPr="00484D4B" w:rsidRDefault="00B368CA" w:rsidP="00B368CA">
      <w:pPr>
        <w:spacing w:line="384" w:lineRule="auto"/>
        <w:textAlignment w:val="baseline"/>
        <w:rPr>
          <w:ins w:id="6528" w:author="Keis" w:date="2024-09-06T15:10:00Z"/>
          <w:rFonts w:ascii="Arial" w:eastAsia="굴림" w:hAnsi="Arial" w:cs="Arial"/>
          <w:spacing w:val="-2"/>
          <w:kern w:val="0"/>
          <w:sz w:val="22"/>
          <w:rPrChange w:id="6529" w:author="Keis" w:date="2024-09-06T17:48:00Z">
            <w:rPr>
              <w:ins w:id="6530" w:author="Keis" w:date="2024-09-06T15:10:00Z"/>
              <w:rFonts w:ascii="Arial" w:eastAsia="굴림" w:hAnsi="Arial" w:cs="Arial"/>
              <w:color w:val="000000"/>
              <w:spacing w:val="-2"/>
              <w:kern w:val="0"/>
              <w:sz w:val="22"/>
            </w:rPr>
          </w:rPrChange>
        </w:rPr>
      </w:pPr>
      <w:ins w:id="6531" w:author="Keis" w:date="2024-09-06T15:10:00Z">
        <w:r w:rsidRPr="00484D4B">
          <w:rPr>
            <w:rFonts w:ascii="굴림" w:eastAsia="굴림" w:hAnsi="굴림" w:cs="굴림" w:hint="eastAsia"/>
            <w:spacing w:val="-2"/>
            <w:kern w:val="0"/>
            <w:sz w:val="22"/>
            <w:rPrChange w:id="6532"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533" w:author="Keis" w:date="2024-09-06T17:48:00Z">
              <w:rPr>
                <w:rFonts w:ascii="Arial" w:eastAsia="나눔명조" w:hAnsi="Arial" w:cs="Arial"/>
                <w:color w:val="FF0000"/>
                <w:spacing w:val="-2"/>
                <w:kern w:val="0"/>
                <w:sz w:val="22"/>
              </w:rPr>
            </w:rPrChange>
          </w:rPr>
          <w:t xml:space="preserve"> Extension of retirement age</w:t>
        </w:r>
      </w:ins>
    </w:p>
    <w:p w14:paraId="01A8A29C" w14:textId="77777777" w:rsidR="00B368CA" w:rsidRPr="00484D4B" w:rsidRDefault="00B368CA" w:rsidP="00B368CA">
      <w:pPr>
        <w:spacing w:line="384" w:lineRule="auto"/>
        <w:textAlignment w:val="baseline"/>
        <w:rPr>
          <w:ins w:id="6534" w:author="Keis" w:date="2024-09-06T15:10:00Z"/>
          <w:rFonts w:ascii="Arial" w:eastAsia="굴림" w:hAnsi="Arial" w:cs="Arial"/>
          <w:spacing w:val="-2"/>
          <w:kern w:val="0"/>
          <w:sz w:val="22"/>
          <w:rPrChange w:id="6535" w:author="Keis" w:date="2024-09-06T17:48:00Z">
            <w:rPr>
              <w:ins w:id="6536" w:author="Keis" w:date="2024-09-06T15:10:00Z"/>
              <w:rFonts w:ascii="Arial" w:eastAsia="굴림" w:hAnsi="Arial" w:cs="Arial"/>
              <w:color w:val="000000"/>
              <w:spacing w:val="-2"/>
              <w:kern w:val="0"/>
              <w:sz w:val="22"/>
            </w:rPr>
          </w:rPrChange>
        </w:rPr>
      </w:pPr>
      <w:ins w:id="6537" w:author="Keis" w:date="2024-09-06T15:10:00Z">
        <w:r w:rsidRPr="00484D4B">
          <w:rPr>
            <w:rFonts w:ascii="굴림" w:eastAsia="굴림" w:hAnsi="굴림" w:cs="굴림" w:hint="eastAsia"/>
            <w:spacing w:val="-2"/>
            <w:kern w:val="0"/>
            <w:sz w:val="22"/>
            <w:rPrChange w:id="6538"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539" w:author="Keis" w:date="2024-09-06T17:48:00Z">
              <w:rPr>
                <w:rFonts w:ascii="Arial" w:eastAsia="나눔명조" w:hAnsi="Arial" w:cs="Arial"/>
                <w:color w:val="FF0000"/>
                <w:spacing w:val="-2"/>
                <w:kern w:val="0"/>
                <w:sz w:val="22"/>
              </w:rPr>
            </w:rPrChange>
          </w:rPr>
          <w:t xml:space="preserve"> Abolition of retirement age</w:t>
        </w:r>
      </w:ins>
    </w:p>
    <w:p w14:paraId="3D72EA2D" w14:textId="77777777" w:rsidR="00B368CA" w:rsidRPr="00FF1D2F" w:rsidRDefault="00B368CA" w:rsidP="00B368CA">
      <w:pPr>
        <w:spacing w:line="384" w:lineRule="auto"/>
        <w:textAlignment w:val="baseline"/>
        <w:rPr>
          <w:ins w:id="6540" w:author="Keis" w:date="2024-09-06T15:10:00Z"/>
          <w:rFonts w:ascii="Arial" w:eastAsia="나눔명조" w:hAnsi="Arial" w:cs="Arial"/>
          <w:color w:val="00B050"/>
          <w:spacing w:val="-2"/>
          <w:sz w:val="22"/>
        </w:rPr>
      </w:pPr>
      <w:ins w:id="6541" w:author="Keis" w:date="2024-09-06T15:10: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33EE3609" w14:textId="437EC548" w:rsidR="004C7DA7" w:rsidRPr="00B90D96" w:rsidDel="00B368CA" w:rsidRDefault="004C7DA7" w:rsidP="004C7DA7">
      <w:pPr>
        <w:spacing w:line="384" w:lineRule="auto"/>
        <w:textAlignment w:val="baseline"/>
        <w:rPr>
          <w:del w:id="6542" w:author="Keis" w:date="2024-09-06T15:10:00Z"/>
          <w:rFonts w:ascii="Arial" w:eastAsia="굴림" w:hAnsi="Arial" w:cs="Arial"/>
          <w:color w:val="000000"/>
          <w:spacing w:val="-2"/>
          <w:kern w:val="0"/>
          <w:sz w:val="22"/>
        </w:rPr>
      </w:pPr>
      <w:del w:id="6543" w:author="Keis" w:date="2024-09-06T15:10:00Z">
        <w:r w:rsidRPr="00B90D96" w:rsidDel="00B368CA">
          <w:rPr>
            <w:rFonts w:ascii="굴림" w:eastAsia="굴림" w:hAnsi="굴림" w:cs="굴림" w:hint="eastAsia"/>
            <w:color w:val="FF0000"/>
            <w:spacing w:val="-2"/>
            <w:kern w:val="0"/>
            <w:sz w:val="22"/>
          </w:rPr>
          <w:delText>①</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Extension of retirement age</w:delText>
        </w:r>
      </w:del>
    </w:p>
    <w:p w14:paraId="549BD72D" w14:textId="7805B0F7" w:rsidR="004C7DA7" w:rsidRPr="00B90D96" w:rsidDel="00B368CA" w:rsidRDefault="004C7DA7" w:rsidP="004C7DA7">
      <w:pPr>
        <w:spacing w:line="384" w:lineRule="auto"/>
        <w:textAlignment w:val="baseline"/>
        <w:rPr>
          <w:del w:id="6544" w:author="Keis" w:date="2024-09-06T15:10:00Z"/>
          <w:rFonts w:ascii="Arial" w:eastAsia="굴림" w:hAnsi="Arial" w:cs="Arial"/>
          <w:color w:val="000000"/>
          <w:spacing w:val="-2"/>
          <w:kern w:val="0"/>
          <w:sz w:val="22"/>
        </w:rPr>
      </w:pPr>
      <w:del w:id="6545" w:author="Keis" w:date="2024-09-06T15:10:00Z">
        <w:r w:rsidRPr="00B90D96" w:rsidDel="00B368CA">
          <w:rPr>
            <w:rFonts w:ascii="굴림" w:eastAsia="굴림" w:hAnsi="굴림" w:cs="굴림" w:hint="eastAsia"/>
            <w:color w:val="FF0000"/>
            <w:spacing w:val="-2"/>
            <w:kern w:val="0"/>
            <w:sz w:val="22"/>
          </w:rPr>
          <w:delText>③</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Abolition of retirement age</w:delText>
        </w:r>
      </w:del>
    </w:p>
    <w:p w14:paraId="799AC65D" w14:textId="04EF0680" w:rsidR="004C7DA7" w:rsidRPr="00B90D96" w:rsidDel="00B368CA" w:rsidRDefault="004C7DA7" w:rsidP="004C7DA7">
      <w:pPr>
        <w:spacing w:line="384" w:lineRule="auto"/>
        <w:textAlignment w:val="baseline"/>
        <w:rPr>
          <w:del w:id="6546" w:author="Keis" w:date="2024-09-06T15:10:00Z"/>
          <w:rFonts w:ascii="Arial" w:eastAsia="굴림" w:hAnsi="Arial" w:cs="Arial"/>
          <w:color w:val="000000"/>
          <w:spacing w:val="-2"/>
          <w:kern w:val="0"/>
          <w:sz w:val="22"/>
        </w:rPr>
      </w:pPr>
      <w:del w:id="6547" w:author="Keis" w:date="2024-09-06T15:10:00Z">
        <w:r w:rsidRPr="00B90D96" w:rsidDel="00B368CA">
          <w:rPr>
            <w:rFonts w:ascii="굴림" w:eastAsia="굴림" w:hAnsi="굴림" w:cs="굴림" w:hint="eastAsia"/>
            <w:color w:val="FF0000"/>
            <w:spacing w:val="-2"/>
            <w:kern w:val="0"/>
            <w:sz w:val="22"/>
          </w:rPr>
          <w:delText>⑤</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Re-employment or continuing employment after the retirement age</w:delText>
        </w:r>
      </w:del>
    </w:p>
    <w:p w14:paraId="41B8E901" w14:textId="77777777" w:rsidR="00781A0E" w:rsidRPr="004C7DA7" w:rsidRDefault="00781A0E" w:rsidP="004C7DA7">
      <w:pPr>
        <w:spacing w:line="384" w:lineRule="auto"/>
        <w:textAlignment w:val="baseline"/>
        <w:rPr>
          <w:rFonts w:ascii="Arial" w:eastAsia="굴림" w:hAnsi="Arial" w:cs="Arial"/>
          <w:color w:val="FF0000"/>
          <w:spacing w:val="-2"/>
          <w:kern w:val="0"/>
          <w:sz w:val="22"/>
        </w:rPr>
      </w:pPr>
    </w:p>
    <w:p w14:paraId="6DCF91B8" w14:textId="290341A1" w:rsidR="004C7DA7" w:rsidRPr="00B90D96" w:rsidRDefault="00781A0E" w:rsidP="004C7DA7">
      <w:pPr>
        <w:spacing w:line="384" w:lineRule="auto"/>
        <w:textAlignment w:val="baseline"/>
        <w:rPr>
          <w:rFonts w:ascii="Arial" w:eastAsia="굴림" w:hAnsi="Arial" w:cs="Arial"/>
          <w:color w:val="000000"/>
          <w:spacing w:val="-2"/>
          <w:kern w:val="0"/>
          <w:sz w:val="22"/>
        </w:rPr>
      </w:pPr>
      <w:r w:rsidRPr="002D5E68">
        <w:rPr>
          <w:rFonts w:ascii="Arial" w:eastAsia="나눔명조" w:hAnsi="Arial" w:cs="Arial"/>
          <w:spacing w:val="-2"/>
          <w:kern w:val="0"/>
          <w:sz w:val="22"/>
          <w:rPrChange w:id="6548" w:author="Keis" w:date="2024-09-13T12:56:00Z">
            <w:rPr>
              <w:rFonts w:ascii="Arial" w:eastAsia="나눔명조" w:hAnsi="Arial" w:cs="Arial"/>
              <w:color w:val="FF0000"/>
              <w:spacing w:val="-2"/>
              <w:kern w:val="0"/>
              <w:sz w:val="22"/>
            </w:rPr>
          </w:rPrChange>
        </w:rPr>
        <w:t xml:space="preserve">Dadd8d_22. </w:t>
      </w:r>
      <w:r w:rsidR="004C7DA7" w:rsidRPr="002D5E68">
        <w:rPr>
          <w:rFonts w:ascii="Arial" w:eastAsia="나눔명조" w:hAnsi="Arial" w:cs="Arial"/>
          <w:spacing w:val="-2"/>
          <w:kern w:val="0"/>
          <w:sz w:val="22"/>
          <w:rPrChange w:id="6549" w:author="Keis" w:date="2024-09-13T12:56:00Z">
            <w:rPr>
              <w:rFonts w:ascii="Arial" w:eastAsia="나눔명조" w:hAnsi="Arial" w:cs="Arial"/>
              <w:color w:val="FF0000"/>
              <w:spacing w:val="-2"/>
              <w:kern w:val="0"/>
              <w:sz w:val="22"/>
            </w:rPr>
          </w:rPrChange>
        </w:rPr>
        <w:t xml:space="preserve">Are you willing to continue working if the </w:t>
      </w:r>
      <w:ins w:id="6550" w:author="Keis" w:date="2024-09-06T15:10:00Z">
        <w:r w:rsidR="00B368CA" w:rsidRPr="00FF1D2F">
          <w:rPr>
            <w:rFonts w:ascii="Arial" w:eastAsia="나눔명조" w:hAnsi="Arial" w:cs="Arial"/>
            <w:color w:val="00B050"/>
            <w:spacing w:val="-2"/>
            <w:kern w:val="0"/>
            <w:sz w:val="22"/>
          </w:rPr>
          <w:t>re-employment system after retirement</w:t>
        </w:r>
        <w:r w:rsidR="00B368CA">
          <w:rPr>
            <w:rFonts w:ascii="Arial" w:eastAsia="나눔명조" w:hAnsi="Arial" w:cs="Arial"/>
            <w:color w:val="00B050"/>
            <w:spacing w:val="-2"/>
            <w:kern w:val="0"/>
            <w:sz w:val="22"/>
          </w:rPr>
          <w:t xml:space="preserve"> age</w:t>
        </w:r>
        <w:r w:rsidR="00B368CA" w:rsidRPr="002D5E68" w:rsidDel="00B368CA">
          <w:rPr>
            <w:rFonts w:ascii="Arial" w:eastAsia="나눔명조" w:hAnsi="Arial" w:cs="Arial"/>
            <w:spacing w:val="-2"/>
            <w:kern w:val="0"/>
            <w:sz w:val="22"/>
            <w:rPrChange w:id="6551" w:author="Keis" w:date="2024-09-13T12:56:00Z">
              <w:rPr>
                <w:rFonts w:ascii="Arial" w:eastAsia="나눔명조" w:hAnsi="Arial" w:cs="Arial"/>
                <w:color w:val="FF0000"/>
                <w:spacing w:val="-2"/>
                <w:kern w:val="0"/>
                <w:sz w:val="22"/>
              </w:rPr>
            </w:rPrChange>
          </w:rPr>
          <w:t xml:space="preserve"> </w:t>
        </w:r>
      </w:ins>
      <w:del w:id="6552" w:author="Keis" w:date="2024-09-06T15:10:00Z">
        <w:r w:rsidR="004C7DA7" w:rsidRPr="002D5E68" w:rsidDel="00B368CA">
          <w:rPr>
            <w:rFonts w:ascii="Arial" w:eastAsia="나눔명조" w:hAnsi="Arial" w:cs="Arial"/>
            <w:spacing w:val="-2"/>
            <w:kern w:val="0"/>
            <w:sz w:val="22"/>
            <w:rPrChange w:id="6553" w:author="Keis" w:date="2024-09-13T12:56:00Z">
              <w:rPr>
                <w:rFonts w:ascii="Arial" w:eastAsia="나눔명조" w:hAnsi="Arial" w:cs="Arial"/>
                <w:color w:val="FF0000"/>
                <w:spacing w:val="-2"/>
                <w:kern w:val="0"/>
                <w:sz w:val="22"/>
              </w:rPr>
            </w:rPrChange>
          </w:rPr>
          <w:delText xml:space="preserve">continuous employment system </w:delText>
        </w:r>
      </w:del>
      <w:r w:rsidR="004C7DA7" w:rsidRPr="002D5E68">
        <w:rPr>
          <w:rFonts w:ascii="Arial" w:eastAsia="나눔명조" w:hAnsi="Arial" w:cs="Arial"/>
          <w:spacing w:val="-2"/>
          <w:kern w:val="0"/>
          <w:sz w:val="22"/>
          <w:rPrChange w:id="6554" w:author="Keis" w:date="2024-09-13T12:56:00Z">
            <w:rPr>
              <w:rFonts w:ascii="Arial" w:eastAsia="나눔명조" w:hAnsi="Arial" w:cs="Arial"/>
              <w:color w:val="FF0000"/>
              <w:spacing w:val="-2"/>
              <w:kern w:val="0"/>
              <w:sz w:val="22"/>
            </w:rPr>
          </w:rPrChange>
        </w:rPr>
        <w:t>is possible in your previous workplace?</w:t>
      </w:r>
    </w:p>
    <w:p w14:paraId="4F162F30" w14:textId="4EDCE3B6" w:rsidR="004C7DA7" w:rsidRPr="00B90D96" w:rsidRDefault="004C7DA7" w:rsidP="004C7DA7">
      <w:pPr>
        <w:spacing w:line="384" w:lineRule="auto"/>
        <w:textAlignment w:val="baseline"/>
        <w:rPr>
          <w:rFonts w:ascii="Arial" w:eastAsia="굴림" w:hAnsi="Arial" w:cs="Arial"/>
          <w:color w:val="000000"/>
          <w:kern w:val="0"/>
          <w:sz w:val="22"/>
        </w:rPr>
      </w:pPr>
      <w:r w:rsidRPr="002D5E68">
        <w:rPr>
          <w:rFonts w:ascii="굴림" w:eastAsia="굴림" w:hAnsi="굴림" w:cs="굴림" w:hint="eastAsia"/>
          <w:spacing w:val="-2"/>
          <w:kern w:val="0"/>
          <w:sz w:val="22"/>
          <w:rPrChange w:id="6555" w:author="Keis" w:date="2024-09-13T12:56:00Z">
            <w:rPr>
              <w:rFonts w:ascii="굴림" w:eastAsia="굴림" w:hAnsi="굴림" w:cs="굴림" w:hint="eastAsia"/>
              <w:color w:val="FF0000"/>
              <w:spacing w:val="-2"/>
              <w:kern w:val="0"/>
              <w:sz w:val="22"/>
            </w:rPr>
          </w:rPrChange>
        </w:rPr>
        <w:t>①</w:t>
      </w:r>
      <w:r w:rsidRPr="002D5E68">
        <w:rPr>
          <w:rFonts w:ascii="Arial" w:eastAsia="나눔명조" w:hAnsi="Arial" w:cs="Arial"/>
          <w:spacing w:val="-2"/>
          <w:kern w:val="0"/>
          <w:sz w:val="22"/>
          <w:rPrChange w:id="6556" w:author="Keis" w:date="2024-09-13T12:56:00Z">
            <w:rPr>
              <w:rFonts w:ascii="Arial" w:eastAsia="나눔명조" w:hAnsi="Arial" w:cs="Arial"/>
              <w:color w:val="FF0000"/>
              <w:spacing w:val="-2"/>
              <w:kern w:val="0"/>
              <w:sz w:val="22"/>
            </w:rPr>
          </w:rPrChange>
        </w:rPr>
        <w:t xml:space="preserve"> Yes </w:t>
      </w:r>
      <w:r w:rsidRPr="002D5E68">
        <w:rPr>
          <w:rFonts w:ascii="Arial" w:eastAsia="나눔명조" w:hAnsi="Arial" w:cs="Arial" w:hint="eastAsia"/>
          <w:spacing w:val="-2"/>
          <w:kern w:val="0"/>
          <w:sz w:val="22"/>
          <w:rPrChange w:id="6557" w:author="Keis" w:date="2024-09-13T12:56:00Z">
            <w:rPr>
              <w:rFonts w:ascii="Arial" w:eastAsia="나눔명조" w:hAnsi="Arial" w:cs="Arial" w:hint="eastAsia"/>
              <w:color w:val="FF0000"/>
              <w:spacing w:val="-2"/>
              <w:kern w:val="0"/>
              <w:sz w:val="22"/>
            </w:rPr>
          </w:rPrChange>
        </w:rPr>
        <w:t>→</w:t>
      </w:r>
      <w:ins w:id="6558" w:author="Keis" w:date="2024-09-06T15:09:00Z">
        <w:r w:rsidR="00B368CA" w:rsidRPr="002D5E68">
          <w:rPr>
            <w:rFonts w:ascii="Arial" w:eastAsia="나눔명조" w:hAnsi="Arial" w:cs="Arial"/>
            <w:spacing w:val="-2"/>
            <w:kern w:val="0"/>
            <w:sz w:val="22"/>
            <w:rPrChange w:id="6559" w:author="Keis" w:date="2024-09-13T12:56:00Z">
              <w:rPr>
                <w:rFonts w:ascii="Arial" w:eastAsia="나눔명조" w:hAnsi="Arial" w:cs="Arial"/>
                <w:color w:val="FF0000"/>
                <w:spacing w:val="-2"/>
                <w:kern w:val="0"/>
                <w:sz w:val="22"/>
              </w:rPr>
            </w:rPrChange>
          </w:rPr>
          <w:t xml:space="preserve"> </w:t>
        </w:r>
      </w:ins>
      <w:r w:rsidRPr="00B368CA">
        <w:rPr>
          <w:rFonts w:ascii="Arial" w:eastAsia="나눔명조" w:hAnsi="Arial" w:cs="Arial"/>
          <w:color w:val="00B050"/>
          <w:spacing w:val="-2"/>
          <w:kern w:val="0"/>
          <w:sz w:val="22"/>
          <w:rPrChange w:id="6560" w:author="Keis" w:date="2024-09-06T15:09:00Z">
            <w:rPr>
              <w:rFonts w:ascii="Arial" w:eastAsia="나눔명조" w:hAnsi="Arial" w:cs="Arial"/>
              <w:color w:val="FF0000"/>
              <w:spacing w:val="-2"/>
              <w:kern w:val="0"/>
              <w:sz w:val="22"/>
            </w:rPr>
          </w:rPrChange>
        </w:rPr>
        <w:t>Dadd8d</w:t>
      </w:r>
      <w:ins w:id="6561" w:author="Keis" w:date="2024-09-06T15:09:00Z">
        <w:r w:rsidR="00B368CA" w:rsidRPr="00B368CA">
          <w:rPr>
            <w:rFonts w:ascii="Arial" w:eastAsia="나눔명조" w:hAnsi="Arial" w:cs="Arial"/>
            <w:color w:val="00B050"/>
            <w:spacing w:val="-2"/>
            <w:kern w:val="0"/>
            <w:sz w:val="22"/>
            <w:rPrChange w:id="6562" w:author="Keis" w:date="2024-09-06T15:09:00Z">
              <w:rPr>
                <w:rFonts w:ascii="Arial" w:eastAsia="나눔명조" w:hAnsi="Arial" w:cs="Arial"/>
                <w:color w:val="FF0000"/>
                <w:spacing w:val="-2"/>
                <w:kern w:val="0"/>
                <w:sz w:val="22"/>
              </w:rPr>
            </w:rPrChange>
          </w:rPr>
          <w:t>_</w:t>
        </w:r>
      </w:ins>
      <w:r w:rsidRPr="00B368CA">
        <w:rPr>
          <w:rFonts w:ascii="Arial" w:eastAsia="나눔명조" w:hAnsi="Arial" w:cs="Arial"/>
          <w:color w:val="00B050"/>
          <w:spacing w:val="-2"/>
          <w:kern w:val="0"/>
          <w:sz w:val="22"/>
          <w:rPrChange w:id="6563" w:author="Keis" w:date="2024-09-06T15:09:00Z">
            <w:rPr>
              <w:rFonts w:ascii="Arial" w:eastAsia="나눔명조" w:hAnsi="Arial" w:cs="Arial"/>
              <w:color w:val="FF0000"/>
              <w:spacing w:val="-2"/>
              <w:kern w:val="0"/>
              <w:sz w:val="22"/>
            </w:rPr>
          </w:rPrChange>
        </w:rPr>
        <w:t>24</w:t>
      </w:r>
    </w:p>
    <w:p w14:paraId="211D1B48" w14:textId="77777777" w:rsidR="004C7DA7" w:rsidRPr="00B90D96" w:rsidRDefault="004C7DA7" w:rsidP="004C7DA7">
      <w:pPr>
        <w:spacing w:line="384" w:lineRule="auto"/>
        <w:textAlignment w:val="baseline"/>
        <w:rPr>
          <w:rFonts w:ascii="Arial" w:eastAsia="굴림" w:hAnsi="Arial" w:cs="Arial"/>
          <w:color w:val="000000"/>
          <w:spacing w:val="-2"/>
          <w:kern w:val="0"/>
          <w:sz w:val="22"/>
        </w:rPr>
      </w:pPr>
      <w:r w:rsidRPr="002D5E68">
        <w:rPr>
          <w:rFonts w:ascii="굴림" w:eastAsia="굴림" w:hAnsi="굴림" w:cs="굴림" w:hint="eastAsia"/>
          <w:spacing w:val="-2"/>
          <w:kern w:val="0"/>
          <w:sz w:val="22"/>
          <w:rPrChange w:id="6564" w:author="Keis" w:date="2024-09-13T12:56:00Z">
            <w:rPr>
              <w:rFonts w:ascii="굴림" w:eastAsia="굴림" w:hAnsi="굴림" w:cs="굴림" w:hint="eastAsia"/>
              <w:color w:val="FF0000"/>
              <w:spacing w:val="-2"/>
              <w:kern w:val="0"/>
              <w:sz w:val="22"/>
            </w:rPr>
          </w:rPrChange>
        </w:rPr>
        <w:lastRenderedPageBreak/>
        <w:t>⑤</w:t>
      </w:r>
      <w:r w:rsidRPr="002D5E68">
        <w:rPr>
          <w:rFonts w:ascii="Arial" w:eastAsia="나눔명조" w:hAnsi="Arial" w:cs="Arial"/>
          <w:spacing w:val="-2"/>
          <w:kern w:val="0"/>
          <w:sz w:val="22"/>
          <w:rPrChange w:id="6565" w:author="Keis" w:date="2024-09-13T12:56:00Z">
            <w:rPr>
              <w:rFonts w:ascii="Arial" w:eastAsia="나눔명조" w:hAnsi="Arial" w:cs="Arial"/>
              <w:color w:val="FF0000"/>
              <w:spacing w:val="-2"/>
              <w:kern w:val="0"/>
              <w:sz w:val="22"/>
            </w:rPr>
          </w:rPrChange>
        </w:rPr>
        <w:t xml:space="preserve"> No</w:t>
      </w:r>
    </w:p>
    <w:p w14:paraId="74AC60A3" w14:textId="77777777" w:rsidR="00781A0E" w:rsidRPr="004C7DA7" w:rsidRDefault="00781A0E" w:rsidP="004C7DA7">
      <w:pPr>
        <w:spacing w:line="384" w:lineRule="auto"/>
        <w:textAlignment w:val="baseline"/>
        <w:rPr>
          <w:rFonts w:ascii="Arial" w:eastAsia="굴림" w:hAnsi="Arial" w:cs="Arial"/>
          <w:color w:val="FF0000"/>
          <w:spacing w:val="-2"/>
          <w:kern w:val="0"/>
          <w:sz w:val="22"/>
        </w:rPr>
      </w:pPr>
    </w:p>
    <w:p w14:paraId="140431FF" w14:textId="099DBC5D" w:rsidR="004C7DA7" w:rsidRPr="00B90D96" w:rsidRDefault="00781A0E" w:rsidP="004C7DA7">
      <w:pPr>
        <w:spacing w:line="384" w:lineRule="auto"/>
        <w:textAlignment w:val="baseline"/>
        <w:rPr>
          <w:rFonts w:ascii="Arial" w:eastAsia="굴림" w:hAnsi="Arial" w:cs="Arial"/>
          <w:color w:val="000000"/>
          <w:spacing w:val="-2"/>
          <w:kern w:val="0"/>
          <w:sz w:val="22"/>
        </w:rPr>
      </w:pPr>
      <w:r w:rsidRPr="002D5E68">
        <w:rPr>
          <w:rFonts w:ascii="Arial" w:eastAsia="나눔명조" w:hAnsi="Arial" w:cs="Arial"/>
          <w:spacing w:val="-2"/>
          <w:kern w:val="0"/>
          <w:sz w:val="22"/>
          <w:rPrChange w:id="6566" w:author="Keis" w:date="2024-09-13T12:56:00Z">
            <w:rPr>
              <w:rFonts w:ascii="Arial" w:eastAsia="나눔명조" w:hAnsi="Arial" w:cs="Arial"/>
              <w:color w:val="FF0000"/>
              <w:spacing w:val="-2"/>
              <w:kern w:val="0"/>
              <w:sz w:val="22"/>
            </w:rPr>
          </w:rPrChange>
        </w:rPr>
        <w:t xml:space="preserve">Dadd8d_23. </w:t>
      </w:r>
      <w:r w:rsidR="004C7DA7" w:rsidRPr="002D5E68">
        <w:rPr>
          <w:rFonts w:ascii="Arial" w:eastAsia="나눔명조" w:hAnsi="Arial" w:cs="Arial"/>
          <w:spacing w:val="-2"/>
          <w:kern w:val="0"/>
          <w:sz w:val="22"/>
          <w:rPrChange w:id="6567" w:author="Keis" w:date="2024-09-13T12:56:00Z">
            <w:rPr>
              <w:rFonts w:ascii="Arial" w:eastAsia="나눔명조" w:hAnsi="Arial" w:cs="Arial"/>
              <w:color w:val="FF0000"/>
              <w:spacing w:val="-2"/>
              <w:kern w:val="0"/>
              <w:sz w:val="22"/>
            </w:rPr>
          </w:rPrChange>
        </w:rPr>
        <w:t xml:space="preserve">Tell the major reason that you don’t want to </w:t>
      </w:r>
      <w:ins w:id="6568" w:author="Keis" w:date="2024-09-06T15:10:00Z">
        <w:r w:rsidR="00B368CA" w:rsidRPr="00FF1D2F">
          <w:rPr>
            <w:rFonts w:ascii="Arial" w:eastAsia="나눔명조" w:hAnsi="Arial" w:cs="Arial"/>
            <w:color w:val="00B050"/>
            <w:spacing w:val="-2"/>
            <w:kern w:val="0"/>
            <w:sz w:val="22"/>
          </w:rPr>
          <w:t>re-employment system after retirement</w:t>
        </w:r>
        <w:r w:rsidR="00B368CA">
          <w:rPr>
            <w:rFonts w:ascii="Arial" w:eastAsia="나눔명조" w:hAnsi="Arial" w:cs="Arial"/>
            <w:color w:val="00B050"/>
            <w:spacing w:val="-2"/>
            <w:kern w:val="0"/>
            <w:sz w:val="22"/>
          </w:rPr>
          <w:t xml:space="preserve"> age.</w:t>
        </w:r>
        <w:r w:rsidR="00B368CA" w:rsidDel="00B368CA">
          <w:rPr>
            <w:rFonts w:ascii="Arial" w:eastAsia="나눔명조" w:hAnsi="Arial" w:cs="Arial" w:hint="eastAsia"/>
            <w:color w:val="FF0000"/>
            <w:spacing w:val="-2"/>
            <w:kern w:val="0"/>
            <w:sz w:val="22"/>
          </w:rPr>
          <w:t xml:space="preserve"> </w:t>
        </w:r>
      </w:ins>
      <w:del w:id="6569" w:author="Keis" w:date="2024-09-06T15:10:00Z">
        <w:r w:rsidR="004C7DA7" w:rsidDel="00B368CA">
          <w:rPr>
            <w:rFonts w:ascii="Arial" w:eastAsia="나눔명조" w:hAnsi="Arial" w:cs="Arial" w:hint="eastAsia"/>
            <w:color w:val="FF0000"/>
            <w:spacing w:val="-2"/>
            <w:kern w:val="0"/>
            <w:sz w:val="22"/>
          </w:rPr>
          <w:delText xml:space="preserve">continuous employment or re-employment after the </w:delText>
        </w:r>
        <w:r w:rsidR="004C7DA7" w:rsidDel="00B368CA">
          <w:rPr>
            <w:rFonts w:ascii="Arial" w:eastAsia="나눔명조" w:hAnsi="Arial" w:cs="Arial"/>
            <w:color w:val="FF0000"/>
            <w:spacing w:val="-2"/>
            <w:kern w:val="0"/>
            <w:sz w:val="22"/>
          </w:rPr>
          <w:delText>retirement</w:delText>
        </w:r>
        <w:r w:rsidR="004C7DA7" w:rsidDel="00B368CA">
          <w:rPr>
            <w:rFonts w:ascii="Arial" w:eastAsia="나눔명조" w:hAnsi="Arial" w:cs="Arial" w:hint="eastAsia"/>
            <w:color w:val="FF0000"/>
            <w:spacing w:val="-2"/>
            <w:kern w:val="0"/>
            <w:sz w:val="22"/>
          </w:rPr>
          <w:delText xml:space="preserve"> age</w:delText>
        </w:r>
        <w:r w:rsidR="004C7DA7" w:rsidRPr="00B90D96" w:rsidDel="00B368CA">
          <w:rPr>
            <w:rFonts w:ascii="Arial" w:eastAsia="나눔명조" w:hAnsi="Arial" w:cs="Arial"/>
            <w:color w:val="FF0000"/>
            <w:spacing w:val="-2"/>
            <w:kern w:val="0"/>
            <w:sz w:val="22"/>
          </w:rPr>
          <w:delText>.</w:delText>
        </w:r>
      </w:del>
    </w:p>
    <w:p w14:paraId="7FFEC2F3" w14:textId="77777777" w:rsidR="004C7DA7" w:rsidRPr="00484D4B" w:rsidRDefault="004C7DA7" w:rsidP="004C7DA7">
      <w:pPr>
        <w:spacing w:line="384" w:lineRule="auto"/>
        <w:textAlignment w:val="baseline"/>
        <w:rPr>
          <w:rFonts w:ascii="Arial" w:eastAsia="굴림" w:hAnsi="Arial" w:cs="Arial"/>
          <w:kern w:val="0"/>
          <w:sz w:val="22"/>
          <w:rPrChange w:id="6570"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571"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572" w:author="Keis" w:date="2024-09-06T17:48:00Z">
            <w:rPr>
              <w:rFonts w:ascii="Arial" w:eastAsia="나눔명조" w:hAnsi="Arial" w:cs="Arial"/>
              <w:color w:val="FF0000"/>
              <w:spacing w:val="-2"/>
              <w:kern w:val="0"/>
              <w:sz w:val="22"/>
            </w:rPr>
          </w:rPrChange>
        </w:rPr>
        <w:t xml:space="preserve"> Don’t want to work after retirement age(Hope retirement)</w:t>
      </w:r>
    </w:p>
    <w:p w14:paraId="6B89D0C5" w14:textId="77777777" w:rsidR="004C7DA7" w:rsidRPr="00484D4B" w:rsidRDefault="004C7DA7" w:rsidP="004C7DA7">
      <w:pPr>
        <w:spacing w:line="384" w:lineRule="auto"/>
        <w:textAlignment w:val="baseline"/>
        <w:rPr>
          <w:rFonts w:ascii="Arial" w:eastAsia="굴림" w:hAnsi="Arial" w:cs="Arial"/>
          <w:spacing w:val="-2"/>
          <w:kern w:val="0"/>
          <w:sz w:val="22"/>
          <w:rPrChange w:id="6573"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574"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575" w:author="Keis" w:date="2024-09-06T17:48:00Z">
            <w:rPr>
              <w:rFonts w:ascii="Arial" w:eastAsia="나눔명조" w:hAnsi="Arial" w:cs="Arial"/>
              <w:color w:val="FF0000"/>
              <w:spacing w:val="-2"/>
              <w:kern w:val="0"/>
              <w:sz w:val="22"/>
            </w:rPr>
          </w:rPrChange>
        </w:rPr>
        <w:t xml:space="preserve"> Hope to move other job, work(Hope relocate)</w:t>
      </w:r>
    </w:p>
    <w:p w14:paraId="211B165F" w14:textId="77777777" w:rsidR="004C7DA7" w:rsidRPr="00484D4B" w:rsidRDefault="004C7DA7" w:rsidP="004C7DA7">
      <w:pPr>
        <w:spacing w:line="384" w:lineRule="auto"/>
        <w:textAlignment w:val="baseline"/>
        <w:rPr>
          <w:rFonts w:ascii="Arial" w:eastAsia="굴림" w:hAnsi="Arial" w:cs="Arial"/>
          <w:spacing w:val="-2"/>
          <w:kern w:val="0"/>
          <w:sz w:val="22"/>
          <w:rPrChange w:id="6576"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577"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578" w:author="Keis" w:date="2024-09-06T17:48:00Z">
            <w:rPr>
              <w:rFonts w:ascii="Arial" w:eastAsia="나눔명조" w:hAnsi="Arial" w:cs="Arial"/>
              <w:color w:val="FF0000"/>
              <w:spacing w:val="-2"/>
              <w:kern w:val="0"/>
              <w:sz w:val="22"/>
            </w:rPr>
          </w:rPrChange>
        </w:rPr>
        <w:t xml:space="preserve"> Because of the treatment is bad(wage, employment type etc.)</w:t>
      </w:r>
    </w:p>
    <w:p w14:paraId="2735F748" w14:textId="77777777" w:rsidR="004C7DA7" w:rsidRPr="00484D4B" w:rsidRDefault="004C7DA7" w:rsidP="004C7DA7">
      <w:pPr>
        <w:spacing w:line="384" w:lineRule="auto"/>
        <w:textAlignment w:val="baseline"/>
        <w:rPr>
          <w:rFonts w:ascii="Arial" w:eastAsia="굴림" w:hAnsi="Arial" w:cs="Arial"/>
          <w:spacing w:val="-2"/>
          <w:kern w:val="0"/>
          <w:sz w:val="22"/>
          <w:rPrChange w:id="6579"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580" w:author="Keis" w:date="2024-09-06T17:48: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6581" w:author="Keis" w:date="2024-09-06T17:48:00Z">
            <w:rPr>
              <w:rFonts w:ascii="Arial" w:eastAsia="나눔명조" w:hAnsi="Arial" w:cs="Arial"/>
              <w:color w:val="FF0000"/>
              <w:spacing w:val="-2"/>
              <w:kern w:val="0"/>
              <w:sz w:val="22"/>
            </w:rPr>
          </w:rPrChange>
        </w:rPr>
        <w:t xml:space="preserve"> Because what to do is different(Job change) </w:t>
      </w:r>
    </w:p>
    <w:p w14:paraId="5C5C448B" w14:textId="77777777" w:rsidR="004C7DA7" w:rsidRPr="00484D4B" w:rsidRDefault="004C7DA7" w:rsidP="004C7DA7">
      <w:pPr>
        <w:spacing w:line="384" w:lineRule="auto"/>
        <w:textAlignment w:val="baseline"/>
        <w:rPr>
          <w:rFonts w:ascii="Arial" w:eastAsia="굴림" w:hAnsi="Arial" w:cs="Arial"/>
          <w:spacing w:val="-2"/>
          <w:kern w:val="0"/>
          <w:sz w:val="22"/>
          <w:rPrChange w:id="6582"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583"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6584" w:author="Keis" w:date="2024-09-06T17:48:00Z">
            <w:rPr>
              <w:rFonts w:ascii="Arial" w:eastAsia="나눔명조" w:hAnsi="Arial" w:cs="Arial"/>
              <w:color w:val="FF0000"/>
              <w:spacing w:val="-2"/>
              <w:kern w:val="0"/>
              <w:sz w:val="22"/>
            </w:rPr>
          </w:rPrChange>
        </w:rPr>
        <w:t xml:space="preserve"> Hard to work because of bad health </w:t>
      </w:r>
    </w:p>
    <w:p w14:paraId="5ABE7BF6" w14:textId="77777777" w:rsidR="00781A0E" w:rsidRPr="00484D4B" w:rsidRDefault="004C7DA7" w:rsidP="004C7DA7">
      <w:pPr>
        <w:spacing w:line="384" w:lineRule="auto"/>
        <w:textAlignment w:val="baseline"/>
        <w:rPr>
          <w:rFonts w:ascii="Arial" w:eastAsia="나눔명조" w:hAnsi="Arial" w:cs="Arial"/>
          <w:spacing w:val="-2"/>
          <w:kern w:val="0"/>
          <w:sz w:val="22"/>
          <w:rPrChange w:id="6585" w:author="Keis" w:date="2024-09-06T17:48: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6586" w:author="Keis" w:date="2024-09-06T17:48:00Z">
            <w:rPr>
              <w:rFonts w:ascii="굴림" w:eastAsia="굴림" w:hAnsi="굴림" w:cs="굴림" w:hint="eastAsia"/>
              <w:color w:val="FF0000"/>
              <w:spacing w:val="-2"/>
              <w:kern w:val="0"/>
              <w:sz w:val="22"/>
            </w:rPr>
          </w:rPrChange>
        </w:rPr>
        <w:t>⑥</w:t>
      </w:r>
      <w:r w:rsidRPr="00484D4B">
        <w:rPr>
          <w:rFonts w:ascii="Arial" w:eastAsia="나눔명조" w:hAnsi="Arial" w:cs="Arial"/>
          <w:spacing w:val="-2"/>
          <w:kern w:val="0"/>
          <w:sz w:val="22"/>
          <w:rPrChange w:id="6587" w:author="Keis" w:date="2024-09-06T17:48:00Z">
            <w:rPr>
              <w:rFonts w:ascii="Arial" w:eastAsia="나눔명조" w:hAnsi="Arial" w:cs="Arial"/>
              <w:color w:val="FF0000"/>
              <w:spacing w:val="-2"/>
              <w:kern w:val="0"/>
              <w:sz w:val="22"/>
            </w:rPr>
          </w:rPrChange>
        </w:rPr>
        <w:t xml:space="preserve"> Others </w:t>
      </w:r>
      <w:r w:rsidRPr="00484D4B">
        <w:rPr>
          <w:rFonts w:ascii="Arial" w:eastAsia="나눔명조" w:hAnsi="Arial" w:cs="Arial"/>
          <w:spacing w:val="-2"/>
          <w:kern w:val="0"/>
          <w:sz w:val="22"/>
          <w:rPrChange w:id="6588" w:author="Keis" w:date="2024-09-06T17:48:00Z">
            <w:rPr>
              <w:rFonts w:ascii="Arial" w:eastAsia="나눔명조" w:hAnsi="Arial" w:cs="Arial"/>
              <w:color w:val="FF0000"/>
              <w:spacing w:val="-2"/>
              <w:kern w:val="0"/>
              <w:sz w:val="22"/>
            </w:rPr>
          </w:rPrChange>
        </w:rPr>
        <w:tab/>
      </w:r>
    </w:p>
    <w:p w14:paraId="58A662AF" w14:textId="77777777" w:rsidR="004C7DA7" w:rsidRPr="00484D4B" w:rsidRDefault="004C7DA7" w:rsidP="004C7DA7">
      <w:pPr>
        <w:spacing w:line="384" w:lineRule="auto"/>
        <w:textAlignment w:val="baseline"/>
        <w:rPr>
          <w:rFonts w:ascii="Arial" w:eastAsia="굴림" w:hAnsi="Arial" w:cs="Arial"/>
          <w:spacing w:val="-2"/>
          <w:kern w:val="0"/>
          <w:sz w:val="22"/>
          <w:rPrChange w:id="6589" w:author="Keis" w:date="2024-09-06T17:48:00Z">
            <w:rPr>
              <w:rFonts w:ascii="Arial" w:eastAsia="굴림" w:hAnsi="Arial" w:cs="Arial"/>
              <w:color w:val="FF0000"/>
              <w:spacing w:val="-2"/>
              <w:kern w:val="0"/>
              <w:sz w:val="22"/>
            </w:rPr>
          </w:rPrChange>
        </w:rPr>
      </w:pPr>
    </w:p>
    <w:p w14:paraId="0224B702" w14:textId="77777777" w:rsidR="004C7DA7" w:rsidRPr="00484D4B" w:rsidRDefault="00781A0E" w:rsidP="004C7DA7">
      <w:pPr>
        <w:spacing w:line="384" w:lineRule="auto"/>
        <w:textAlignment w:val="baseline"/>
        <w:rPr>
          <w:rFonts w:ascii="Arial" w:eastAsia="굴림" w:hAnsi="Arial" w:cs="Arial"/>
          <w:spacing w:val="-2"/>
          <w:kern w:val="0"/>
          <w:sz w:val="22"/>
          <w:rPrChange w:id="6590"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591" w:author="Keis" w:date="2024-09-06T17:48:00Z">
            <w:rPr>
              <w:rFonts w:ascii="Arial" w:eastAsia="나눔명조" w:hAnsi="Arial" w:cs="Arial"/>
              <w:color w:val="FF0000"/>
              <w:spacing w:val="-2"/>
              <w:kern w:val="0"/>
              <w:sz w:val="22"/>
            </w:rPr>
          </w:rPrChange>
        </w:rPr>
        <w:t xml:space="preserve">Dadd8d_24. </w:t>
      </w:r>
      <w:r w:rsidR="004C7DA7" w:rsidRPr="00484D4B">
        <w:rPr>
          <w:rFonts w:ascii="Arial" w:eastAsia="나눔명조" w:hAnsi="Arial" w:cs="Arial"/>
          <w:spacing w:val="-2"/>
          <w:kern w:val="0"/>
          <w:sz w:val="22"/>
          <w:rPrChange w:id="6592" w:author="Keis" w:date="2024-09-06T17:48:00Z">
            <w:rPr>
              <w:rFonts w:ascii="Arial" w:eastAsia="나눔명조" w:hAnsi="Arial" w:cs="Arial"/>
              <w:color w:val="FF0000"/>
              <w:spacing w:val="-2"/>
              <w:kern w:val="0"/>
              <w:sz w:val="22"/>
            </w:rPr>
          </w:rPrChange>
        </w:rPr>
        <w:t>Do you think the continuous employment system is helpful the elderly to create the jobs and secure employment?</w:t>
      </w:r>
    </w:p>
    <w:p w14:paraId="558D7CA0" w14:textId="77777777" w:rsidR="004C7DA7" w:rsidRPr="00484D4B" w:rsidRDefault="004C7DA7" w:rsidP="00D12299">
      <w:pPr>
        <w:pStyle w:val="a6"/>
        <w:numPr>
          <w:ilvl w:val="0"/>
          <w:numId w:val="1339"/>
        </w:numPr>
        <w:wordWrap/>
        <w:adjustRightInd w:val="0"/>
        <w:spacing w:line="360" w:lineRule="auto"/>
        <w:ind w:leftChars="0"/>
        <w:jc w:val="left"/>
        <w:rPr>
          <w:rFonts w:ascii="Arial" w:eastAsia="굴림" w:hAnsi="Arial" w:cs="Arial"/>
          <w:kern w:val="0"/>
          <w:sz w:val="22"/>
          <w:rPrChange w:id="6593"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594" w:author="Keis" w:date="2024-09-06T17:48:00Z">
            <w:rPr>
              <w:rFonts w:ascii="Arial" w:eastAsia="굴림" w:hAnsi="Arial" w:cs="Arial"/>
              <w:color w:val="FF0000"/>
              <w:kern w:val="0"/>
              <w:sz w:val="22"/>
            </w:rPr>
          </w:rPrChange>
        </w:rPr>
        <w:t>Very good</w:t>
      </w:r>
    </w:p>
    <w:p w14:paraId="2FF2E91C" w14:textId="77777777" w:rsidR="004C7DA7" w:rsidRPr="00484D4B" w:rsidRDefault="004C7DA7" w:rsidP="00D12299">
      <w:pPr>
        <w:pStyle w:val="a6"/>
        <w:numPr>
          <w:ilvl w:val="0"/>
          <w:numId w:val="1339"/>
        </w:numPr>
        <w:wordWrap/>
        <w:adjustRightInd w:val="0"/>
        <w:spacing w:line="360" w:lineRule="auto"/>
        <w:ind w:leftChars="0"/>
        <w:jc w:val="left"/>
        <w:rPr>
          <w:rFonts w:ascii="Arial" w:eastAsia="굴림" w:hAnsi="Arial" w:cs="Arial"/>
          <w:kern w:val="0"/>
          <w:sz w:val="22"/>
          <w:rPrChange w:id="6595"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596" w:author="Keis" w:date="2024-09-06T17:48:00Z">
            <w:rPr>
              <w:rFonts w:ascii="Arial" w:eastAsia="굴림" w:hAnsi="Arial" w:cs="Arial"/>
              <w:color w:val="FF0000"/>
              <w:kern w:val="0"/>
              <w:sz w:val="22"/>
            </w:rPr>
          </w:rPrChange>
        </w:rPr>
        <w:t>Good</w:t>
      </w:r>
    </w:p>
    <w:p w14:paraId="14E59FA1" w14:textId="77777777" w:rsidR="004C7DA7" w:rsidRPr="00484D4B" w:rsidRDefault="004C7DA7" w:rsidP="00D12299">
      <w:pPr>
        <w:pStyle w:val="a6"/>
        <w:numPr>
          <w:ilvl w:val="0"/>
          <w:numId w:val="1339"/>
        </w:numPr>
        <w:wordWrap/>
        <w:adjustRightInd w:val="0"/>
        <w:spacing w:line="360" w:lineRule="auto"/>
        <w:ind w:leftChars="0"/>
        <w:jc w:val="left"/>
        <w:rPr>
          <w:rFonts w:ascii="Arial" w:eastAsia="굴림" w:hAnsi="Arial" w:cs="Arial"/>
          <w:kern w:val="0"/>
          <w:sz w:val="22"/>
          <w:rPrChange w:id="6597"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598" w:author="Keis" w:date="2024-09-06T17:48:00Z">
            <w:rPr>
              <w:rFonts w:ascii="Arial" w:eastAsia="굴림" w:hAnsi="Arial" w:cs="Arial"/>
              <w:color w:val="FF0000"/>
              <w:kern w:val="0"/>
              <w:sz w:val="22"/>
            </w:rPr>
          </w:rPrChange>
        </w:rPr>
        <w:t>Fair</w:t>
      </w:r>
    </w:p>
    <w:p w14:paraId="4829AFC4" w14:textId="77777777" w:rsidR="004C7DA7" w:rsidRPr="00484D4B" w:rsidRDefault="004C7DA7" w:rsidP="00D12299">
      <w:pPr>
        <w:pStyle w:val="a6"/>
        <w:numPr>
          <w:ilvl w:val="0"/>
          <w:numId w:val="1339"/>
        </w:numPr>
        <w:wordWrap/>
        <w:adjustRightInd w:val="0"/>
        <w:spacing w:line="360" w:lineRule="auto"/>
        <w:ind w:leftChars="0"/>
        <w:jc w:val="left"/>
        <w:rPr>
          <w:rFonts w:ascii="Arial" w:eastAsia="굴림" w:hAnsi="Arial" w:cs="Arial"/>
          <w:kern w:val="0"/>
          <w:sz w:val="22"/>
          <w:rPrChange w:id="6599"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600" w:author="Keis" w:date="2024-09-06T17:48:00Z">
            <w:rPr>
              <w:rFonts w:ascii="Arial" w:eastAsia="굴림" w:hAnsi="Arial" w:cs="Arial"/>
              <w:color w:val="FF0000"/>
              <w:kern w:val="0"/>
              <w:sz w:val="22"/>
            </w:rPr>
          </w:rPrChange>
        </w:rPr>
        <w:t>Bad</w:t>
      </w:r>
    </w:p>
    <w:p w14:paraId="0248C899" w14:textId="77777777" w:rsidR="004C7DA7" w:rsidRPr="00484D4B" w:rsidRDefault="004C7DA7" w:rsidP="00D12299">
      <w:pPr>
        <w:pStyle w:val="a6"/>
        <w:numPr>
          <w:ilvl w:val="0"/>
          <w:numId w:val="1339"/>
        </w:numPr>
        <w:wordWrap/>
        <w:adjustRightInd w:val="0"/>
        <w:spacing w:line="360" w:lineRule="auto"/>
        <w:ind w:leftChars="0"/>
        <w:jc w:val="left"/>
        <w:rPr>
          <w:rFonts w:ascii="Arial" w:eastAsia="굴림" w:hAnsi="Arial" w:cs="Arial"/>
          <w:kern w:val="0"/>
          <w:sz w:val="22"/>
          <w:rPrChange w:id="6601"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602" w:author="Keis" w:date="2024-09-06T17:48:00Z">
            <w:rPr>
              <w:rFonts w:ascii="Arial" w:eastAsia="굴림" w:hAnsi="Arial" w:cs="Arial"/>
              <w:color w:val="FF0000"/>
              <w:kern w:val="0"/>
              <w:sz w:val="22"/>
            </w:rPr>
          </w:rPrChange>
        </w:rPr>
        <w:t>Very bad</w:t>
      </w:r>
    </w:p>
    <w:p w14:paraId="3D44599E" w14:textId="77777777" w:rsidR="00781A0E" w:rsidRPr="00484D4B" w:rsidRDefault="00781A0E" w:rsidP="00781A0E">
      <w:pPr>
        <w:spacing w:line="384" w:lineRule="auto"/>
        <w:textAlignment w:val="baseline"/>
        <w:rPr>
          <w:rFonts w:ascii="Arial" w:eastAsia="굴림" w:hAnsi="Arial" w:cs="Arial"/>
          <w:spacing w:val="-2"/>
          <w:kern w:val="0"/>
          <w:sz w:val="22"/>
          <w:rPrChange w:id="6603" w:author="Keis" w:date="2024-09-06T17:48:00Z">
            <w:rPr>
              <w:rFonts w:ascii="Arial" w:eastAsia="굴림" w:hAnsi="Arial" w:cs="Arial"/>
              <w:color w:val="FF0000"/>
              <w:spacing w:val="-2"/>
              <w:kern w:val="0"/>
              <w:sz w:val="22"/>
            </w:rPr>
          </w:rPrChange>
        </w:rPr>
      </w:pPr>
    </w:p>
    <w:p w14:paraId="022ED98C" w14:textId="77777777" w:rsidR="004C7DA7" w:rsidRPr="00484D4B" w:rsidRDefault="004C7DA7" w:rsidP="004C7DA7">
      <w:pPr>
        <w:spacing w:line="384" w:lineRule="auto"/>
        <w:textAlignment w:val="baseline"/>
        <w:rPr>
          <w:rFonts w:ascii="Arial" w:eastAsia="굴림" w:hAnsi="Arial" w:cs="Arial"/>
          <w:b/>
          <w:spacing w:val="-2"/>
          <w:kern w:val="0"/>
          <w:sz w:val="22"/>
          <w:rPrChange w:id="6604" w:author="Keis" w:date="2024-09-06T17:48:00Z">
            <w:rPr>
              <w:rFonts w:ascii="Arial" w:eastAsia="굴림" w:hAnsi="Arial" w:cs="Arial"/>
              <w:b/>
              <w:color w:val="FF0000"/>
              <w:spacing w:val="-2"/>
              <w:kern w:val="0"/>
              <w:sz w:val="22"/>
            </w:rPr>
          </w:rPrChange>
        </w:rPr>
      </w:pPr>
      <w:r w:rsidRPr="00484D4B">
        <w:rPr>
          <w:rFonts w:ascii="Arial" w:eastAsia="굴림체" w:hAnsi="Arial" w:cs="Arial"/>
          <w:b/>
          <w:bCs/>
          <w:kern w:val="0"/>
          <w:sz w:val="22"/>
          <w:rPrChange w:id="6605" w:author="Keis" w:date="2024-09-06T17:48:00Z">
            <w:rPr>
              <w:rFonts w:ascii="Arial" w:eastAsia="굴림체" w:hAnsi="Arial" w:cs="Arial"/>
              <w:b/>
              <w:bCs/>
              <w:color w:val="FF0000"/>
              <w:kern w:val="0"/>
              <w:sz w:val="22"/>
            </w:rPr>
          </w:rPrChange>
        </w:rPr>
        <w:t xml:space="preserve">&lt;Elderly employment support&gt; </w:t>
      </w:r>
    </w:p>
    <w:p w14:paraId="5A5C7D7D" w14:textId="77777777" w:rsidR="005537D5" w:rsidRPr="00484D4B" w:rsidRDefault="004C7DA7" w:rsidP="004C7DA7">
      <w:pPr>
        <w:spacing w:line="384" w:lineRule="auto"/>
        <w:textAlignment w:val="baseline"/>
        <w:rPr>
          <w:rFonts w:ascii="Arial" w:eastAsia="나눔명조" w:hAnsi="Arial" w:cs="Arial"/>
          <w:spacing w:val="-2"/>
          <w:kern w:val="0"/>
          <w:sz w:val="22"/>
          <w:rPrChange w:id="6606" w:author="Keis" w:date="2024-09-06T17:48:00Z">
            <w:rPr>
              <w:rFonts w:ascii="Arial" w:eastAsia="나눔명조" w:hAnsi="Arial" w:cs="Arial"/>
              <w:color w:val="FF0000"/>
              <w:spacing w:val="-2"/>
              <w:kern w:val="0"/>
              <w:sz w:val="22"/>
            </w:rPr>
          </w:rPrChange>
        </w:rPr>
      </w:pPr>
      <w:r w:rsidRPr="00484D4B">
        <w:rPr>
          <w:rFonts w:ascii="Arial" w:eastAsia="나눔명조" w:hAnsi="Arial" w:cs="Arial"/>
          <w:spacing w:val="-2"/>
          <w:kern w:val="0"/>
          <w:sz w:val="22"/>
          <w:rPrChange w:id="6607" w:author="Keis" w:date="2024-09-06T17:48:00Z">
            <w:rPr>
              <w:rFonts w:ascii="Arial" w:eastAsia="나눔명조" w:hAnsi="Arial" w:cs="Arial"/>
              <w:color w:val="FF0000"/>
              <w:spacing w:val="-2"/>
              <w:kern w:val="0"/>
              <w:sz w:val="22"/>
            </w:rPr>
          </w:rPrChange>
        </w:rPr>
        <w:t xml:space="preserve">Dadd8d_25. What do you </w:t>
      </w:r>
      <w:r w:rsidR="005537D5" w:rsidRPr="00484D4B">
        <w:rPr>
          <w:rFonts w:ascii="Arial" w:eastAsia="나눔명조" w:hAnsi="Arial" w:cs="Arial"/>
          <w:spacing w:val="-2"/>
          <w:kern w:val="0"/>
          <w:sz w:val="22"/>
          <w:rPrChange w:id="6608" w:author="Keis" w:date="2024-09-06T17:48:00Z">
            <w:rPr>
              <w:rFonts w:ascii="Arial" w:eastAsia="나눔명조" w:hAnsi="Arial" w:cs="Arial"/>
              <w:color w:val="FF0000"/>
              <w:spacing w:val="-2"/>
              <w:kern w:val="0"/>
              <w:sz w:val="22"/>
            </w:rPr>
          </w:rPrChange>
        </w:rPr>
        <w:t>view as the most necessary policies to support elderly reemployment or continuing employment? Please select three answers and rank them in order of importance.</w:t>
      </w:r>
    </w:p>
    <w:p w14:paraId="29471601" w14:textId="77777777" w:rsidR="004C7DA7" w:rsidRPr="00484D4B" w:rsidRDefault="004C7DA7" w:rsidP="004C7DA7">
      <w:pPr>
        <w:spacing w:line="384" w:lineRule="auto"/>
        <w:textAlignment w:val="baseline"/>
        <w:rPr>
          <w:rFonts w:ascii="Arial" w:eastAsia="굴림" w:hAnsi="Arial" w:cs="Arial"/>
          <w:spacing w:val="-2"/>
          <w:kern w:val="0"/>
          <w:sz w:val="22"/>
          <w:rPrChange w:id="6609"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610" w:author="Keis" w:date="2024-09-06T17:48:00Z">
            <w:rPr>
              <w:rFonts w:ascii="Arial" w:eastAsia="나눔명조" w:hAnsi="Arial" w:cs="Arial"/>
              <w:color w:val="FF0000"/>
              <w:spacing w:val="-2"/>
              <w:kern w:val="0"/>
              <w:sz w:val="22"/>
            </w:rPr>
          </w:rPrChange>
        </w:rPr>
        <w:t>First: ________ Second: ________ Third: ________</w:t>
      </w:r>
    </w:p>
    <w:p w14:paraId="037F4DEE" w14:textId="77777777" w:rsidR="00B368CA" w:rsidRPr="00FF1D2F" w:rsidRDefault="00B368CA" w:rsidP="00B368CA">
      <w:pPr>
        <w:pStyle w:val="a6"/>
        <w:numPr>
          <w:ilvl w:val="0"/>
          <w:numId w:val="1390"/>
        </w:numPr>
        <w:spacing w:line="384" w:lineRule="auto"/>
        <w:ind w:leftChars="0"/>
        <w:textAlignment w:val="baseline"/>
        <w:rPr>
          <w:ins w:id="6611" w:author="Keis" w:date="2024-09-06T15:10:00Z"/>
          <w:rFonts w:ascii="Arial" w:eastAsia="나눔명조" w:hAnsi="Arial" w:cs="Arial"/>
          <w:color w:val="00B050"/>
          <w:spacing w:val="-2"/>
          <w:kern w:val="0"/>
          <w:sz w:val="22"/>
        </w:rPr>
      </w:pPr>
      <w:ins w:id="6612" w:author="Keis" w:date="2024-09-06T15:10:00Z">
        <w:r w:rsidRPr="00FF1D2F">
          <w:rPr>
            <w:rFonts w:ascii="Arial" w:eastAsia="나눔명조" w:hAnsi="Arial" w:cs="Arial"/>
            <w:color w:val="00B050"/>
            <w:spacing w:val="-2"/>
            <w:kern w:val="0"/>
            <w:sz w:val="22"/>
          </w:rPr>
          <w:t xml:space="preserve">Supporting the restructuring of the wage systems (consulting </w:t>
        </w:r>
        <w:proofErr w:type="spellStart"/>
        <w:r w:rsidRPr="00FF1D2F">
          <w:rPr>
            <w:rFonts w:ascii="Arial" w:eastAsia="나눔명조" w:hAnsi="Arial" w:cs="Arial"/>
            <w:color w:val="00B050"/>
            <w:spacing w:val="-2"/>
            <w:kern w:val="0"/>
            <w:sz w:val="22"/>
          </w:rPr>
          <w:t>etc</w:t>
        </w:r>
        <w:proofErr w:type="spellEnd"/>
        <w:r w:rsidRPr="00FF1D2F">
          <w:rPr>
            <w:rFonts w:ascii="Arial" w:eastAsia="나눔명조" w:hAnsi="Arial" w:cs="Arial"/>
            <w:color w:val="00B050"/>
            <w:spacing w:val="-2"/>
            <w:kern w:val="0"/>
            <w:sz w:val="22"/>
          </w:rPr>
          <w:t>)</w:t>
        </w:r>
      </w:ins>
    </w:p>
    <w:p w14:paraId="45DD47CD" w14:textId="77777777" w:rsidR="00B368CA" w:rsidRPr="00484D4B" w:rsidRDefault="00B368CA" w:rsidP="00B368CA">
      <w:pPr>
        <w:pStyle w:val="a6"/>
        <w:numPr>
          <w:ilvl w:val="0"/>
          <w:numId w:val="1390"/>
        </w:numPr>
        <w:spacing w:line="384" w:lineRule="auto"/>
        <w:ind w:leftChars="0"/>
        <w:textAlignment w:val="baseline"/>
        <w:rPr>
          <w:ins w:id="6613" w:author="Keis" w:date="2024-09-06T15:10:00Z"/>
          <w:rFonts w:ascii="Arial" w:eastAsia="굴림" w:hAnsi="Arial" w:cs="Arial"/>
          <w:spacing w:val="-2"/>
          <w:kern w:val="0"/>
          <w:sz w:val="22"/>
          <w:rPrChange w:id="6614" w:author="Keis" w:date="2024-09-06T17:48:00Z">
            <w:rPr>
              <w:ins w:id="6615" w:author="Keis" w:date="2024-09-06T15:10:00Z"/>
              <w:rFonts w:ascii="Arial" w:eastAsia="굴림" w:hAnsi="Arial" w:cs="Arial"/>
              <w:color w:val="000000"/>
              <w:spacing w:val="-2"/>
              <w:kern w:val="0"/>
              <w:sz w:val="22"/>
            </w:rPr>
          </w:rPrChange>
        </w:rPr>
      </w:pPr>
      <w:ins w:id="6616" w:author="Keis" w:date="2024-09-06T15:10:00Z">
        <w:r w:rsidRPr="00484D4B">
          <w:rPr>
            <w:rFonts w:ascii="Arial" w:eastAsia="나눔명조" w:hAnsi="Arial" w:cs="Arial"/>
            <w:spacing w:val="-2"/>
            <w:kern w:val="0"/>
            <w:sz w:val="22"/>
            <w:rPrChange w:id="6617" w:author="Keis" w:date="2024-09-06T17:48:00Z">
              <w:rPr>
                <w:rFonts w:ascii="Arial" w:eastAsia="나눔명조" w:hAnsi="Arial" w:cs="Arial"/>
                <w:color w:val="FF0000"/>
                <w:spacing w:val="-2"/>
                <w:kern w:val="0"/>
                <w:sz w:val="22"/>
              </w:rPr>
            </w:rPrChange>
          </w:rPr>
          <w:t>Providing consulting services on labor and employment for the elderly (e.g. introducing relevant policies on elderly labor employment)</w:t>
        </w:r>
      </w:ins>
    </w:p>
    <w:p w14:paraId="551860FB" w14:textId="77777777" w:rsidR="00B368CA" w:rsidRPr="00484D4B" w:rsidRDefault="00B368CA" w:rsidP="00B368CA">
      <w:pPr>
        <w:pStyle w:val="a6"/>
        <w:numPr>
          <w:ilvl w:val="0"/>
          <w:numId w:val="1390"/>
        </w:numPr>
        <w:spacing w:line="384" w:lineRule="auto"/>
        <w:ind w:leftChars="0"/>
        <w:textAlignment w:val="baseline"/>
        <w:rPr>
          <w:ins w:id="6618" w:author="Keis" w:date="2024-09-06T15:10:00Z"/>
          <w:rFonts w:ascii="Arial" w:eastAsia="굴림" w:hAnsi="Arial" w:cs="Arial"/>
          <w:spacing w:val="-2"/>
          <w:kern w:val="0"/>
          <w:sz w:val="22"/>
          <w:rPrChange w:id="6619" w:author="Keis" w:date="2024-09-06T17:48:00Z">
            <w:rPr>
              <w:ins w:id="6620" w:author="Keis" w:date="2024-09-06T15:10:00Z"/>
              <w:rFonts w:ascii="Arial" w:eastAsia="굴림" w:hAnsi="Arial" w:cs="Arial"/>
              <w:color w:val="000000"/>
              <w:spacing w:val="-2"/>
              <w:kern w:val="0"/>
              <w:sz w:val="22"/>
            </w:rPr>
          </w:rPrChange>
        </w:rPr>
      </w:pPr>
      <w:ins w:id="6621" w:author="Keis" w:date="2024-09-06T15:10:00Z">
        <w:r w:rsidRPr="00484D4B">
          <w:rPr>
            <w:rFonts w:ascii="Arial" w:eastAsia="나눔명조" w:hAnsi="Arial" w:cs="Arial"/>
            <w:spacing w:val="-2"/>
            <w:kern w:val="0"/>
            <w:sz w:val="22"/>
            <w:rPrChange w:id="6622" w:author="Keis" w:date="2024-09-06T17:48:00Z">
              <w:rPr>
                <w:rFonts w:ascii="Arial" w:eastAsia="나눔명조" w:hAnsi="Arial" w:cs="Arial"/>
                <w:color w:val="FF0000"/>
                <w:spacing w:val="-2"/>
                <w:kern w:val="0"/>
                <w:sz w:val="22"/>
              </w:rPr>
            </w:rPrChange>
          </w:rPr>
          <w:t>Improving working conditions</w:t>
        </w:r>
      </w:ins>
    </w:p>
    <w:p w14:paraId="234D7166" w14:textId="77777777" w:rsidR="00B368CA" w:rsidRPr="00484D4B" w:rsidRDefault="00B368CA" w:rsidP="00B368CA">
      <w:pPr>
        <w:pStyle w:val="a6"/>
        <w:numPr>
          <w:ilvl w:val="0"/>
          <w:numId w:val="1390"/>
        </w:numPr>
        <w:spacing w:line="384" w:lineRule="auto"/>
        <w:ind w:leftChars="0"/>
        <w:textAlignment w:val="baseline"/>
        <w:rPr>
          <w:ins w:id="6623" w:author="Keis" w:date="2024-09-06T15:10:00Z"/>
          <w:rFonts w:ascii="Arial" w:eastAsia="굴림" w:hAnsi="Arial" w:cs="Arial"/>
          <w:spacing w:val="-2"/>
          <w:kern w:val="0"/>
          <w:sz w:val="22"/>
          <w:rPrChange w:id="6624" w:author="Keis" w:date="2024-09-06T17:48:00Z">
            <w:rPr>
              <w:ins w:id="6625" w:author="Keis" w:date="2024-09-06T15:10:00Z"/>
              <w:rFonts w:ascii="Arial" w:eastAsia="굴림" w:hAnsi="Arial" w:cs="Arial"/>
              <w:color w:val="000000"/>
              <w:spacing w:val="-2"/>
              <w:kern w:val="0"/>
              <w:sz w:val="22"/>
            </w:rPr>
          </w:rPrChange>
        </w:rPr>
      </w:pPr>
      <w:ins w:id="6626" w:author="Keis" w:date="2024-09-06T15:10:00Z">
        <w:r w:rsidRPr="00484D4B">
          <w:rPr>
            <w:rFonts w:ascii="Arial" w:eastAsia="나눔명조" w:hAnsi="Arial" w:cs="Arial"/>
            <w:spacing w:val="-2"/>
            <w:kern w:val="0"/>
            <w:sz w:val="22"/>
            <w:rPrChange w:id="6627" w:author="Keis" w:date="2024-09-06T17:48:00Z">
              <w:rPr>
                <w:rFonts w:ascii="Arial" w:eastAsia="나눔명조" w:hAnsi="Arial" w:cs="Arial"/>
                <w:color w:val="FF0000"/>
                <w:spacing w:val="-2"/>
                <w:kern w:val="0"/>
                <w:sz w:val="22"/>
              </w:rPr>
            </w:rPrChange>
          </w:rPr>
          <w:t xml:space="preserve">Delivering financial support to businesses for employment of the elderly, including subsidies, grants, </w:t>
        </w:r>
        <w:proofErr w:type="spellStart"/>
        <w:r w:rsidRPr="00484D4B">
          <w:rPr>
            <w:rFonts w:ascii="Arial" w:eastAsia="나눔명조" w:hAnsi="Arial" w:cs="Arial"/>
            <w:spacing w:val="-2"/>
            <w:kern w:val="0"/>
            <w:sz w:val="22"/>
            <w:rPrChange w:id="6628" w:author="Keis" w:date="2024-09-06T17:48:00Z">
              <w:rPr>
                <w:rFonts w:ascii="Arial" w:eastAsia="나눔명조" w:hAnsi="Arial" w:cs="Arial"/>
                <w:color w:val="FF0000"/>
                <w:spacing w:val="-2"/>
                <w:kern w:val="0"/>
                <w:sz w:val="22"/>
              </w:rPr>
            </w:rPrChange>
          </w:rPr>
          <w:t>etc</w:t>
        </w:r>
        <w:proofErr w:type="spellEnd"/>
      </w:ins>
    </w:p>
    <w:p w14:paraId="6D042554" w14:textId="77777777" w:rsidR="00B368CA" w:rsidRPr="00484D4B" w:rsidRDefault="00B368CA" w:rsidP="00B368CA">
      <w:pPr>
        <w:pStyle w:val="a6"/>
        <w:numPr>
          <w:ilvl w:val="0"/>
          <w:numId w:val="1390"/>
        </w:numPr>
        <w:spacing w:line="384" w:lineRule="auto"/>
        <w:ind w:leftChars="0"/>
        <w:textAlignment w:val="baseline"/>
        <w:rPr>
          <w:ins w:id="6629" w:author="Keis" w:date="2024-09-06T15:10:00Z"/>
          <w:rFonts w:ascii="Arial" w:eastAsia="굴림" w:hAnsi="Arial" w:cs="Arial"/>
          <w:kern w:val="0"/>
          <w:sz w:val="22"/>
          <w:rPrChange w:id="6630" w:author="Keis" w:date="2024-09-06T17:48:00Z">
            <w:rPr>
              <w:ins w:id="6631" w:author="Keis" w:date="2024-09-06T15:10:00Z"/>
              <w:rFonts w:ascii="Arial" w:eastAsia="굴림" w:hAnsi="Arial" w:cs="Arial"/>
              <w:color w:val="000000"/>
              <w:kern w:val="0"/>
              <w:sz w:val="22"/>
            </w:rPr>
          </w:rPrChange>
        </w:rPr>
      </w:pPr>
      <w:ins w:id="6632" w:author="Keis" w:date="2024-09-06T15:10:00Z">
        <w:r w:rsidRPr="00484D4B">
          <w:rPr>
            <w:rFonts w:ascii="Arial" w:eastAsia="나눔명조" w:hAnsi="Arial" w:cs="Arial"/>
            <w:spacing w:val="-2"/>
            <w:kern w:val="0"/>
            <w:sz w:val="22"/>
            <w:rPrChange w:id="6633" w:author="Keis" w:date="2024-09-06T17:48:00Z">
              <w:rPr>
                <w:rFonts w:ascii="Arial" w:eastAsia="나눔명조" w:hAnsi="Arial" w:cs="Arial"/>
                <w:color w:val="FF0000"/>
                <w:spacing w:val="-2"/>
                <w:kern w:val="0"/>
                <w:sz w:val="22"/>
              </w:rPr>
            </w:rPrChange>
          </w:rPr>
          <w:t xml:space="preserve">Supporting educational training (vocational training) for the elderly </w:t>
        </w:r>
      </w:ins>
    </w:p>
    <w:p w14:paraId="5318E819" w14:textId="77777777" w:rsidR="00B368CA" w:rsidRPr="00484D4B" w:rsidRDefault="00B368CA" w:rsidP="00B368CA">
      <w:pPr>
        <w:pStyle w:val="a6"/>
        <w:numPr>
          <w:ilvl w:val="0"/>
          <w:numId w:val="1390"/>
        </w:numPr>
        <w:spacing w:line="384" w:lineRule="auto"/>
        <w:ind w:leftChars="0"/>
        <w:textAlignment w:val="baseline"/>
        <w:rPr>
          <w:ins w:id="6634" w:author="Keis" w:date="2024-09-06T15:10:00Z"/>
          <w:rFonts w:ascii="Arial" w:eastAsia="굴림" w:hAnsi="Arial" w:cs="Arial"/>
          <w:spacing w:val="-2"/>
          <w:kern w:val="0"/>
          <w:sz w:val="22"/>
          <w:rPrChange w:id="6635" w:author="Keis" w:date="2024-09-06T17:48:00Z">
            <w:rPr>
              <w:ins w:id="6636" w:author="Keis" w:date="2024-09-06T15:10:00Z"/>
              <w:rFonts w:ascii="Arial" w:eastAsia="굴림" w:hAnsi="Arial" w:cs="Arial"/>
              <w:color w:val="000000"/>
              <w:spacing w:val="-2"/>
              <w:kern w:val="0"/>
              <w:sz w:val="22"/>
            </w:rPr>
          </w:rPrChange>
        </w:rPr>
      </w:pPr>
      <w:ins w:id="6637" w:author="Keis" w:date="2024-09-06T15:10:00Z">
        <w:r w:rsidRPr="00484D4B">
          <w:rPr>
            <w:rFonts w:ascii="Arial" w:eastAsia="나눔명조" w:hAnsi="Arial" w:cs="Arial"/>
            <w:spacing w:val="-2"/>
            <w:kern w:val="0"/>
            <w:sz w:val="22"/>
            <w:rPrChange w:id="6638" w:author="Keis" w:date="2024-09-06T17:48:00Z">
              <w:rPr>
                <w:rFonts w:ascii="Arial" w:eastAsia="나눔명조" w:hAnsi="Arial" w:cs="Arial"/>
                <w:color w:val="FF0000"/>
                <w:spacing w:val="-2"/>
                <w:kern w:val="0"/>
                <w:sz w:val="22"/>
              </w:rPr>
            </w:rPrChange>
          </w:rPr>
          <w:t>Supporting and developing fields of work suitable for the elderly</w:t>
        </w:r>
      </w:ins>
    </w:p>
    <w:p w14:paraId="7D8CE62A" w14:textId="77777777" w:rsidR="00B368CA" w:rsidRPr="00484D4B" w:rsidRDefault="00B368CA" w:rsidP="00B368CA">
      <w:pPr>
        <w:pStyle w:val="a6"/>
        <w:numPr>
          <w:ilvl w:val="0"/>
          <w:numId w:val="1390"/>
        </w:numPr>
        <w:spacing w:line="384" w:lineRule="auto"/>
        <w:ind w:leftChars="0"/>
        <w:textAlignment w:val="baseline"/>
        <w:rPr>
          <w:ins w:id="6639" w:author="Keis" w:date="2024-09-06T15:10:00Z"/>
          <w:rFonts w:ascii="Arial" w:eastAsia="굴림" w:hAnsi="Arial" w:cs="Arial"/>
          <w:spacing w:val="-2"/>
          <w:kern w:val="0"/>
          <w:sz w:val="22"/>
          <w:rPrChange w:id="6640" w:author="Keis" w:date="2024-09-06T17:48:00Z">
            <w:rPr>
              <w:ins w:id="6641" w:author="Keis" w:date="2024-09-06T15:10:00Z"/>
              <w:rFonts w:ascii="Arial" w:eastAsia="굴림" w:hAnsi="Arial" w:cs="Arial"/>
              <w:color w:val="000000"/>
              <w:spacing w:val="-2"/>
              <w:kern w:val="0"/>
              <w:sz w:val="22"/>
            </w:rPr>
          </w:rPrChange>
        </w:rPr>
      </w:pPr>
      <w:ins w:id="6642" w:author="Keis" w:date="2024-09-06T15:10:00Z">
        <w:r w:rsidRPr="00484D4B">
          <w:rPr>
            <w:rFonts w:ascii="Arial" w:eastAsia="나눔명조" w:hAnsi="Arial" w:cs="Arial"/>
            <w:spacing w:val="-2"/>
            <w:kern w:val="0"/>
            <w:sz w:val="22"/>
            <w:rPrChange w:id="6643" w:author="Keis" w:date="2024-09-06T17:48:00Z">
              <w:rPr>
                <w:rFonts w:ascii="Arial" w:eastAsia="나눔명조" w:hAnsi="Arial" w:cs="Arial"/>
                <w:color w:val="FF0000"/>
                <w:spacing w:val="-2"/>
                <w:kern w:val="0"/>
                <w:sz w:val="22"/>
              </w:rPr>
            </w:rPrChange>
          </w:rPr>
          <w:t xml:space="preserve">Strengthening job transition support (supporting employment) for the elderly  </w:t>
        </w:r>
      </w:ins>
    </w:p>
    <w:p w14:paraId="2166C65B" w14:textId="77777777" w:rsidR="00B368CA" w:rsidRPr="00484D4B" w:rsidRDefault="00B368CA" w:rsidP="00B368CA">
      <w:pPr>
        <w:pStyle w:val="a6"/>
        <w:numPr>
          <w:ilvl w:val="0"/>
          <w:numId w:val="1390"/>
        </w:numPr>
        <w:spacing w:line="384" w:lineRule="auto"/>
        <w:ind w:leftChars="0"/>
        <w:textAlignment w:val="baseline"/>
        <w:rPr>
          <w:ins w:id="6644" w:author="Keis" w:date="2024-09-06T15:10:00Z"/>
          <w:rFonts w:ascii="Arial" w:eastAsia="굴림" w:hAnsi="Arial" w:cs="Arial"/>
          <w:spacing w:val="-2"/>
          <w:kern w:val="0"/>
          <w:sz w:val="22"/>
          <w:rPrChange w:id="6645" w:author="Keis" w:date="2024-09-06T17:48:00Z">
            <w:rPr>
              <w:ins w:id="6646" w:author="Keis" w:date="2024-09-06T15:10:00Z"/>
              <w:rFonts w:ascii="Arial" w:eastAsia="굴림" w:hAnsi="Arial" w:cs="Arial"/>
              <w:color w:val="000000"/>
              <w:spacing w:val="-2"/>
              <w:kern w:val="0"/>
              <w:sz w:val="22"/>
            </w:rPr>
          </w:rPrChange>
        </w:rPr>
      </w:pPr>
      <w:ins w:id="6647" w:author="Keis" w:date="2024-09-06T15:10:00Z">
        <w:r w:rsidRPr="00484D4B">
          <w:rPr>
            <w:rFonts w:ascii="Arial" w:eastAsia="나눔명조" w:hAnsi="Arial" w:cs="Arial"/>
            <w:spacing w:val="-2"/>
            <w:kern w:val="0"/>
            <w:sz w:val="22"/>
            <w:rPrChange w:id="6648" w:author="Keis" w:date="2024-09-06T17:48:00Z">
              <w:rPr>
                <w:rFonts w:ascii="Arial" w:eastAsia="나눔명조" w:hAnsi="Arial" w:cs="Arial"/>
                <w:color w:val="FF0000"/>
                <w:spacing w:val="-2"/>
                <w:kern w:val="0"/>
                <w:sz w:val="22"/>
              </w:rPr>
            </w:rPrChange>
          </w:rPr>
          <w:t>Expanding social enterprises or corporate social responsibility</w:t>
        </w:r>
      </w:ins>
    </w:p>
    <w:p w14:paraId="2723FCEE" w14:textId="33C9BA1F" w:rsidR="004C7DA7" w:rsidRPr="00484D4B" w:rsidDel="00B368CA" w:rsidRDefault="005537D5" w:rsidP="005537D5">
      <w:pPr>
        <w:pStyle w:val="a6"/>
        <w:numPr>
          <w:ilvl w:val="0"/>
          <w:numId w:val="1357"/>
        </w:numPr>
        <w:spacing w:line="384" w:lineRule="auto"/>
        <w:ind w:leftChars="0"/>
        <w:textAlignment w:val="baseline"/>
        <w:rPr>
          <w:del w:id="6649" w:author="Keis" w:date="2024-09-06T15:10:00Z"/>
          <w:rFonts w:ascii="Arial" w:eastAsia="굴림" w:hAnsi="Arial" w:cs="Arial"/>
          <w:kern w:val="0"/>
          <w:sz w:val="22"/>
          <w:rPrChange w:id="6650" w:author="Keis" w:date="2024-09-06T17:48:00Z">
            <w:rPr>
              <w:del w:id="6651" w:author="Keis" w:date="2024-09-06T15:10:00Z"/>
              <w:rFonts w:ascii="Arial" w:eastAsia="굴림" w:hAnsi="Arial" w:cs="Arial"/>
              <w:color w:val="000000"/>
              <w:kern w:val="0"/>
              <w:sz w:val="22"/>
            </w:rPr>
          </w:rPrChange>
        </w:rPr>
      </w:pPr>
      <w:del w:id="6652" w:author="Keis" w:date="2024-09-06T15:10:00Z">
        <w:r w:rsidRPr="00484D4B" w:rsidDel="00B368CA">
          <w:rPr>
            <w:rFonts w:ascii="Arial" w:eastAsia="나눔명조" w:hAnsi="Arial" w:cs="Arial"/>
            <w:spacing w:val="-2"/>
            <w:kern w:val="0"/>
            <w:sz w:val="22"/>
            <w:rPrChange w:id="6653" w:author="Keis" w:date="2024-09-06T17:48:00Z">
              <w:rPr>
                <w:rFonts w:ascii="Arial" w:eastAsia="나눔명조" w:hAnsi="Arial" w:cs="Arial"/>
                <w:color w:val="FF0000"/>
                <w:spacing w:val="-2"/>
                <w:kern w:val="0"/>
                <w:sz w:val="22"/>
              </w:rPr>
            </w:rPrChange>
          </w:rPr>
          <w:delText>Restructuring wage systems and implementing peak wage systems</w:delText>
        </w:r>
      </w:del>
    </w:p>
    <w:p w14:paraId="2AAB04C3" w14:textId="643605FA" w:rsidR="004C7DA7" w:rsidRPr="00484D4B" w:rsidDel="00B368CA" w:rsidRDefault="005537D5" w:rsidP="005537D5">
      <w:pPr>
        <w:pStyle w:val="a6"/>
        <w:numPr>
          <w:ilvl w:val="0"/>
          <w:numId w:val="1357"/>
        </w:numPr>
        <w:spacing w:line="384" w:lineRule="auto"/>
        <w:ind w:leftChars="0"/>
        <w:textAlignment w:val="baseline"/>
        <w:rPr>
          <w:del w:id="6654" w:author="Keis" w:date="2024-09-06T15:10:00Z"/>
          <w:rFonts w:ascii="Arial" w:eastAsia="굴림" w:hAnsi="Arial" w:cs="Arial"/>
          <w:spacing w:val="-2"/>
          <w:kern w:val="0"/>
          <w:sz w:val="22"/>
          <w:rPrChange w:id="6655" w:author="Keis" w:date="2024-09-06T17:48:00Z">
            <w:rPr>
              <w:del w:id="6656" w:author="Keis" w:date="2024-09-06T15:10:00Z"/>
              <w:rFonts w:ascii="Arial" w:eastAsia="굴림" w:hAnsi="Arial" w:cs="Arial"/>
              <w:color w:val="000000"/>
              <w:spacing w:val="-2"/>
              <w:kern w:val="0"/>
              <w:sz w:val="22"/>
            </w:rPr>
          </w:rPrChange>
        </w:rPr>
      </w:pPr>
      <w:del w:id="6657" w:author="Keis" w:date="2024-09-06T15:10:00Z">
        <w:r w:rsidRPr="00484D4B" w:rsidDel="00B368CA">
          <w:rPr>
            <w:rFonts w:ascii="Arial" w:eastAsia="나눔명조" w:hAnsi="Arial" w:cs="Arial"/>
            <w:spacing w:val="-2"/>
            <w:kern w:val="0"/>
            <w:sz w:val="22"/>
            <w:rPrChange w:id="6658" w:author="Keis" w:date="2024-09-06T17:48:00Z">
              <w:rPr>
                <w:rFonts w:ascii="Arial" w:eastAsia="나눔명조" w:hAnsi="Arial" w:cs="Arial"/>
                <w:color w:val="FF0000"/>
                <w:spacing w:val="-2"/>
                <w:kern w:val="0"/>
                <w:sz w:val="22"/>
              </w:rPr>
            </w:rPrChange>
          </w:rPr>
          <w:delText>Providing consulting services on labor and employment for the elderly (e.g. introducing relevant policies on elderly labor employment)</w:delText>
        </w:r>
      </w:del>
    </w:p>
    <w:p w14:paraId="7DE27F8F" w14:textId="3264030A" w:rsidR="004C7DA7" w:rsidRPr="00484D4B" w:rsidDel="00B368CA" w:rsidRDefault="005537D5" w:rsidP="005537D5">
      <w:pPr>
        <w:pStyle w:val="a6"/>
        <w:numPr>
          <w:ilvl w:val="0"/>
          <w:numId w:val="1357"/>
        </w:numPr>
        <w:spacing w:line="384" w:lineRule="auto"/>
        <w:ind w:leftChars="0"/>
        <w:textAlignment w:val="baseline"/>
        <w:rPr>
          <w:del w:id="6659" w:author="Keis" w:date="2024-09-06T15:10:00Z"/>
          <w:rFonts w:ascii="Arial" w:eastAsia="굴림" w:hAnsi="Arial" w:cs="Arial"/>
          <w:spacing w:val="-2"/>
          <w:kern w:val="0"/>
          <w:sz w:val="22"/>
          <w:rPrChange w:id="6660" w:author="Keis" w:date="2024-09-06T17:48:00Z">
            <w:rPr>
              <w:del w:id="6661" w:author="Keis" w:date="2024-09-06T15:10:00Z"/>
              <w:rFonts w:ascii="Arial" w:eastAsia="굴림" w:hAnsi="Arial" w:cs="Arial"/>
              <w:color w:val="000000"/>
              <w:spacing w:val="-2"/>
              <w:kern w:val="0"/>
              <w:sz w:val="22"/>
            </w:rPr>
          </w:rPrChange>
        </w:rPr>
      </w:pPr>
      <w:del w:id="6662" w:author="Keis" w:date="2024-09-06T15:10:00Z">
        <w:r w:rsidRPr="00484D4B" w:rsidDel="00B368CA">
          <w:rPr>
            <w:rFonts w:ascii="Arial" w:eastAsia="나눔명조" w:hAnsi="Arial" w:cs="Arial"/>
            <w:spacing w:val="-2"/>
            <w:kern w:val="0"/>
            <w:sz w:val="22"/>
            <w:rPrChange w:id="6663" w:author="Keis" w:date="2024-09-06T17:48:00Z">
              <w:rPr>
                <w:rFonts w:ascii="Arial" w:eastAsia="나눔명조" w:hAnsi="Arial" w:cs="Arial"/>
                <w:color w:val="FF0000"/>
                <w:spacing w:val="-2"/>
                <w:kern w:val="0"/>
                <w:sz w:val="22"/>
              </w:rPr>
            </w:rPrChange>
          </w:rPr>
          <w:delText>Improving working conditions</w:delText>
        </w:r>
      </w:del>
    </w:p>
    <w:p w14:paraId="75447F2A" w14:textId="2D5F2DCC" w:rsidR="004C7DA7" w:rsidRPr="00484D4B" w:rsidDel="00B368CA" w:rsidRDefault="005537D5" w:rsidP="005537D5">
      <w:pPr>
        <w:pStyle w:val="a6"/>
        <w:numPr>
          <w:ilvl w:val="0"/>
          <w:numId w:val="1357"/>
        </w:numPr>
        <w:spacing w:line="384" w:lineRule="auto"/>
        <w:ind w:leftChars="0"/>
        <w:textAlignment w:val="baseline"/>
        <w:rPr>
          <w:del w:id="6664" w:author="Keis" w:date="2024-09-06T15:10:00Z"/>
          <w:rFonts w:ascii="Arial" w:eastAsia="굴림" w:hAnsi="Arial" w:cs="Arial"/>
          <w:spacing w:val="-2"/>
          <w:kern w:val="0"/>
          <w:sz w:val="22"/>
          <w:rPrChange w:id="6665" w:author="Keis" w:date="2024-09-06T17:48:00Z">
            <w:rPr>
              <w:del w:id="6666" w:author="Keis" w:date="2024-09-06T15:10:00Z"/>
              <w:rFonts w:ascii="Arial" w:eastAsia="굴림" w:hAnsi="Arial" w:cs="Arial"/>
              <w:color w:val="000000"/>
              <w:spacing w:val="-2"/>
              <w:kern w:val="0"/>
              <w:sz w:val="22"/>
            </w:rPr>
          </w:rPrChange>
        </w:rPr>
      </w:pPr>
      <w:del w:id="6667" w:author="Keis" w:date="2024-09-06T15:10:00Z">
        <w:r w:rsidRPr="00484D4B" w:rsidDel="00B368CA">
          <w:rPr>
            <w:rFonts w:ascii="Arial" w:eastAsia="나눔명조" w:hAnsi="Arial" w:cs="Arial"/>
            <w:spacing w:val="-2"/>
            <w:kern w:val="0"/>
            <w:sz w:val="22"/>
            <w:rPrChange w:id="6668" w:author="Keis" w:date="2024-09-06T17:48:00Z">
              <w:rPr>
                <w:rFonts w:ascii="Arial" w:eastAsia="나눔명조" w:hAnsi="Arial" w:cs="Arial"/>
                <w:color w:val="FF0000"/>
                <w:spacing w:val="-2"/>
                <w:kern w:val="0"/>
                <w:sz w:val="22"/>
              </w:rPr>
            </w:rPrChange>
          </w:rPr>
          <w:delText>Delivering financial support to businesses for employment of the elderly, including subsidies, grants, etc</w:delText>
        </w:r>
      </w:del>
    </w:p>
    <w:p w14:paraId="5FCF75F4" w14:textId="32766947" w:rsidR="004C7DA7" w:rsidRPr="00484D4B" w:rsidDel="00B368CA" w:rsidRDefault="005537D5" w:rsidP="005537D5">
      <w:pPr>
        <w:pStyle w:val="a6"/>
        <w:numPr>
          <w:ilvl w:val="0"/>
          <w:numId w:val="1357"/>
        </w:numPr>
        <w:spacing w:line="384" w:lineRule="auto"/>
        <w:ind w:leftChars="0"/>
        <w:textAlignment w:val="baseline"/>
        <w:rPr>
          <w:del w:id="6669" w:author="Keis" w:date="2024-09-06T15:10:00Z"/>
          <w:rFonts w:ascii="Arial" w:eastAsia="굴림" w:hAnsi="Arial" w:cs="Arial"/>
          <w:kern w:val="0"/>
          <w:sz w:val="22"/>
          <w:rPrChange w:id="6670" w:author="Keis" w:date="2024-09-06T17:48:00Z">
            <w:rPr>
              <w:del w:id="6671" w:author="Keis" w:date="2024-09-06T15:10:00Z"/>
              <w:rFonts w:ascii="Arial" w:eastAsia="굴림" w:hAnsi="Arial" w:cs="Arial"/>
              <w:color w:val="000000"/>
              <w:kern w:val="0"/>
              <w:sz w:val="22"/>
            </w:rPr>
          </w:rPrChange>
        </w:rPr>
      </w:pPr>
      <w:del w:id="6672" w:author="Keis" w:date="2024-09-06T15:10:00Z">
        <w:r w:rsidRPr="00484D4B" w:rsidDel="00B368CA">
          <w:rPr>
            <w:rFonts w:ascii="Arial" w:eastAsia="나눔명조" w:hAnsi="Arial" w:cs="Arial"/>
            <w:spacing w:val="-2"/>
            <w:kern w:val="0"/>
            <w:sz w:val="22"/>
            <w:rPrChange w:id="6673" w:author="Keis" w:date="2024-09-06T17:48:00Z">
              <w:rPr>
                <w:rFonts w:ascii="Arial" w:eastAsia="나눔명조" w:hAnsi="Arial" w:cs="Arial"/>
                <w:color w:val="FF0000"/>
                <w:spacing w:val="-2"/>
                <w:kern w:val="0"/>
                <w:sz w:val="22"/>
              </w:rPr>
            </w:rPrChange>
          </w:rPr>
          <w:delText>Supporting educational training (vocational training) for the elderly</w:delText>
        </w:r>
        <w:r w:rsidR="004C7DA7" w:rsidRPr="00484D4B" w:rsidDel="00B368CA">
          <w:rPr>
            <w:rFonts w:ascii="Arial" w:eastAsia="나눔명조" w:hAnsi="Arial" w:cs="Arial"/>
            <w:spacing w:val="-2"/>
            <w:kern w:val="0"/>
            <w:sz w:val="22"/>
            <w:rPrChange w:id="6674" w:author="Keis" w:date="2024-09-06T17:48:00Z">
              <w:rPr>
                <w:rFonts w:ascii="Arial" w:eastAsia="나눔명조" w:hAnsi="Arial" w:cs="Arial"/>
                <w:color w:val="FF0000"/>
                <w:spacing w:val="-2"/>
                <w:kern w:val="0"/>
                <w:sz w:val="22"/>
              </w:rPr>
            </w:rPrChange>
          </w:rPr>
          <w:delText xml:space="preserve"> </w:delText>
        </w:r>
      </w:del>
    </w:p>
    <w:p w14:paraId="34ECE9AF" w14:textId="50B8F286" w:rsidR="004C7DA7" w:rsidRPr="00484D4B" w:rsidDel="00B368CA" w:rsidRDefault="005537D5" w:rsidP="005537D5">
      <w:pPr>
        <w:pStyle w:val="a6"/>
        <w:numPr>
          <w:ilvl w:val="0"/>
          <w:numId w:val="1357"/>
        </w:numPr>
        <w:spacing w:line="384" w:lineRule="auto"/>
        <w:ind w:leftChars="0"/>
        <w:textAlignment w:val="baseline"/>
        <w:rPr>
          <w:del w:id="6675" w:author="Keis" w:date="2024-09-06T15:10:00Z"/>
          <w:rFonts w:ascii="Arial" w:eastAsia="굴림" w:hAnsi="Arial" w:cs="Arial"/>
          <w:spacing w:val="-2"/>
          <w:kern w:val="0"/>
          <w:sz w:val="22"/>
          <w:rPrChange w:id="6676" w:author="Keis" w:date="2024-09-06T17:48:00Z">
            <w:rPr>
              <w:del w:id="6677" w:author="Keis" w:date="2024-09-06T15:10:00Z"/>
              <w:rFonts w:ascii="Arial" w:eastAsia="굴림" w:hAnsi="Arial" w:cs="Arial"/>
              <w:color w:val="000000"/>
              <w:spacing w:val="-2"/>
              <w:kern w:val="0"/>
              <w:sz w:val="22"/>
            </w:rPr>
          </w:rPrChange>
        </w:rPr>
      </w:pPr>
      <w:del w:id="6678" w:author="Keis" w:date="2024-09-06T15:10:00Z">
        <w:r w:rsidRPr="00484D4B" w:rsidDel="00B368CA">
          <w:rPr>
            <w:rFonts w:ascii="Arial" w:eastAsia="나눔명조" w:hAnsi="Arial" w:cs="Arial"/>
            <w:spacing w:val="-2"/>
            <w:kern w:val="0"/>
            <w:sz w:val="22"/>
            <w:rPrChange w:id="6679" w:author="Keis" w:date="2024-09-06T17:48:00Z">
              <w:rPr>
                <w:rFonts w:ascii="Arial" w:eastAsia="나눔명조" w:hAnsi="Arial" w:cs="Arial"/>
                <w:color w:val="FF0000"/>
                <w:spacing w:val="-2"/>
                <w:kern w:val="0"/>
                <w:sz w:val="22"/>
              </w:rPr>
            </w:rPrChange>
          </w:rPr>
          <w:delText>Supporting and developing fields of work suitable for the elderly</w:delText>
        </w:r>
      </w:del>
    </w:p>
    <w:p w14:paraId="7FCDA275" w14:textId="720942F4" w:rsidR="004C7DA7" w:rsidRPr="00484D4B" w:rsidDel="00B368CA" w:rsidRDefault="005537D5" w:rsidP="005537D5">
      <w:pPr>
        <w:pStyle w:val="a6"/>
        <w:numPr>
          <w:ilvl w:val="0"/>
          <w:numId w:val="1357"/>
        </w:numPr>
        <w:spacing w:line="384" w:lineRule="auto"/>
        <w:ind w:leftChars="0"/>
        <w:textAlignment w:val="baseline"/>
        <w:rPr>
          <w:del w:id="6680" w:author="Keis" w:date="2024-09-06T15:10:00Z"/>
          <w:rFonts w:ascii="Arial" w:eastAsia="굴림" w:hAnsi="Arial" w:cs="Arial"/>
          <w:spacing w:val="-2"/>
          <w:kern w:val="0"/>
          <w:sz w:val="22"/>
          <w:rPrChange w:id="6681" w:author="Keis" w:date="2024-09-06T17:48:00Z">
            <w:rPr>
              <w:del w:id="6682" w:author="Keis" w:date="2024-09-06T15:10:00Z"/>
              <w:rFonts w:ascii="Arial" w:eastAsia="굴림" w:hAnsi="Arial" w:cs="Arial"/>
              <w:color w:val="000000"/>
              <w:spacing w:val="-2"/>
              <w:kern w:val="0"/>
              <w:sz w:val="22"/>
            </w:rPr>
          </w:rPrChange>
        </w:rPr>
      </w:pPr>
      <w:del w:id="6683" w:author="Keis" w:date="2024-09-06T15:10:00Z">
        <w:r w:rsidRPr="00484D4B" w:rsidDel="00B368CA">
          <w:rPr>
            <w:rFonts w:ascii="Arial" w:eastAsia="나눔명조" w:hAnsi="Arial" w:cs="Arial"/>
            <w:spacing w:val="-2"/>
            <w:kern w:val="0"/>
            <w:sz w:val="22"/>
            <w:rPrChange w:id="6684" w:author="Keis" w:date="2024-09-06T17:48:00Z">
              <w:rPr>
                <w:rFonts w:ascii="Arial" w:eastAsia="나눔명조" w:hAnsi="Arial" w:cs="Arial"/>
                <w:color w:val="FF0000"/>
                <w:spacing w:val="-2"/>
                <w:kern w:val="0"/>
                <w:sz w:val="22"/>
              </w:rPr>
            </w:rPrChange>
          </w:rPr>
          <w:delText xml:space="preserve">Strengthening job transition support (supporting employment) for the elderly </w:delText>
        </w:r>
        <w:r w:rsidR="004C7DA7" w:rsidRPr="00484D4B" w:rsidDel="00B368CA">
          <w:rPr>
            <w:rFonts w:ascii="Arial" w:eastAsia="나눔명조" w:hAnsi="Arial" w:cs="Arial"/>
            <w:spacing w:val="-2"/>
            <w:kern w:val="0"/>
            <w:sz w:val="22"/>
            <w:rPrChange w:id="6685" w:author="Keis" w:date="2024-09-06T17:48:00Z">
              <w:rPr>
                <w:rFonts w:ascii="Arial" w:eastAsia="나눔명조" w:hAnsi="Arial" w:cs="Arial"/>
                <w:color w:val="FF0000"/>
                <w:spacing w:val="-2"/>
                <w:kern w:val="0"/>
                <w:sz w:val="22"/>
              </w:rPr>
            </w:rPrChange>
          </w:rPr>
          <w:delText xml:space="preserve"> </w:delText>
        </w:r>
      </w:del>
    </w:p>
    <w:p w14:paraId="0EDE5213" w14:textId="26D9903D" w:rsidR="004C7DA7" w:rsidRPr="00484D4B" w:rsidDel="00B368CA" w:rsidRDefault="005537D5" w:rsidP="005537D5">
      <w:pPr>
        <w:pStyle w:val="a6"/>
        <w:numPr>
          <w:ilvl w:val="0"/>
          <w:numId w:val="1357"/>
        </w:numPr>
        <w:spacing w:line="384" w:lineRule="auto"/>
        <w:ind w:leftChars="0"/>
        <w:textAlignment w:val="baseline"/>
        <w:rPr>
          <w:del w:id="6686" w:author="Keis" w:date="2024-09-06T15:10:00Z"/>
          <w:rFonts w:ascii="Arial" w:eastAsia="굴림" w:hAnsi="Arial" w:cs="Arial"/>
          <w:spacing w:val="-2"/>
          <w:kern w:val="0"/>
          <w:sz w:val="22"/>
          <w:rPrChange w:id="6687" w:author="Keis" w:date="2024-09-06T17:48:00Z">
            <w:rPr>
              <w:del w:id="6688" w:author="Keis" w:date="2024-09-06T15:10:00Z"/>
              <w:rFonts w:ascii="Arial" w:eastAsia="굴림" w:hAnsi="Arial" w:cs="Arial"/>
              <w:color w:val="000000"/>
              <w:spacing w:val="-2"/>
              <w:kern w:val="0"/>
              <w:sz w:val="22"/>
            </w:rPr>
          </w:rPrChange>
        </w:rPr>
      </w:pPr>
      <w:del w:id="6689" w:author="Keis" w:date="2024-09-06T15:10:00Z">
        <w:r w:rsidRPr="00484D4B" w:rsidDel="00B368CA">
          <w:rPr>
            <w:rFonts w:ascii="Arial" w:eastAsia="나눔명조" w:hAnsi="Arial" w:cs="Arial"/>
            <w:spacing w:val="-2"/>
            <w:kern w:val="0"/>
            <w:sz w:val="22"/>
            <w:rPrChange w:id="6690" w:author="Keis" w:date="2024-09-06T17:48:00Z">
              <w:rPr>
                <w:rFonts w:ascii="Arial" w:eastAsia="나눔명조" w:hAnsi="Arial" w:cs="Arial"/>
                <w:color w:val="FF0000"/>
                <w:spacing w:val="-2"/>
                <w:kern w:val="0"/>
                <w:sz w:val="22"/>
              </w:rPr>
            </w:rPrChange>
          </w:rPr>
          <w:delText>Expanding social enterprises or corporate social responsibility</w:delText>
        </w:r>
      </w:del>
    </w:p>
    <w:p w14:paraId="01FF6837" w14:textId="77777777" w:rsidR="00781A0E" w:rsidRPr="00484D4B" w:rsidRDefault="00781A0E" w:rsidP="00781A0E">
      <w:pPr>
        <w:spacing w:line="384" w:lineRule="auto"/>
        <w:textAlignment w:val="baseline"/>
        <w:rPr>
          <w:rFonts w:ascii="Arial" w:eastAsia="굴림" w:hAnsi="Arial" w:cs="Arial"/>
          <w:spacing w:val="-2"/>
          <w:kern w:val="0"/>
          <w:sz w:val="22"/>
          <w:rPrChange w:id="6691" w:author="Keis" w:date="2024-09-06T17:48:00Z">
            <w:rPr>
              <w:rFonts w:ascii="Arial" w:eastAsia="굴림" w:hAnsi="Arial" w:cs="Arial"/>
              <w:color w:val="FF0000"/>
              <w:spacing w:val="-2"/>
              <w:kern w:val="0"/>
              <w:sz w:val="22"/>
            </w:rPr>
          </w:rPrChange>
        </w:rPr>
      </w:pPr>
    </w:p>
    <w:p w14:paraId="3E4DBA22" w14:textId="77777777" w:rsidR="004C7DA7" w:rsidRPr="00484D4B" w:rsidRDefault="004C7DA7" w:rsidP="004C7DA7">
      <w:pPr>
        <w:spacing w:line="384" w:lineRule="auto"/>
        <w:textAlignment w:val="baseline"/>
        <w:rPr>
          <w:rFonts w:ascii="Arial" w:eastAsia="굴림" w:hAnsi="Arial" w:cs="Arial"/>
          <w:b/>
          <w:spacing w:val="-2"/>
          <w:kern w:val="0"/>
          <w:sz w:val="22"/>
          <w:rPrChange w:id="6692" w:author="Keis" w:date="2024-09-06T17:48:00Z">
            <w:rPr>
              <w:rFonts w:ascii="Arial" w:eastAsia="굴림" w:hAnsi="Arial" w:cs="Arial"/>
              <w:b/>
              <w:color w:val="FF0000"/>
              <w:spacing w:val="-2"/>
              <w:kern w:val="0"/>
              <w:sz w:val="22"/>
            </w:rPr>
          </w:rPrChange>
        </w:rPr>
      </w:pPr>
      <w:r w:rsidRPr="00484D4B">
        <w:rPr>
          <w:rFonts w:ascii="Arial" w:eastAsia="굴림" w:hAnsi="Arial" w:cs="Arial"/>
          <w:b/>
          <w:kern w:val="0"/>
          <w:sz w:val="22"/>
          <w:rPrChange w:id="6693" w:author="Keis" w:date="2024-09-06T17:48:00Z">
            <w:rPr>
              <w:rFonts w:ascii="Arial" w:eastAsia="굴림" w:hAnsi="Arial" w:cs="Arial"/>
              <w:b/>
              <w:color w:val="FF0000"/>
              <w:kern w:val="0"/>
              <w:sz w:val="22"/>
            </w:rPr>
          </w:rPrChange>
        </w:rPr>
        <w:t>&lt;Re-employment education and training&gt;</w:t>
      </w:r>
    </w:p>
    <w:p w14:paraId="46EA6E04" w14:textId="77777777" w:rsidR="004C7DA7" w:rsidRPr="00484D4B" w:rsidRDefault="004C7DA7" w:rsidP="004C7DA7">
      <w:pPr>
        <w:spacing w:line="384" w:lineRule="auto"/>
        <w:textAlignment w:val="baseline"/>
        <w:rPr>
          <w:rFonts w:ascii="Arial" w:eastAsia="굴림" w:hAnsi="Arial" w:cs="Arial"/>
          <w:spacing w:val="-2"/>
          <w:kern w:val="0"/>
          <w:sz w:val="22"/>
          <w:rPrChange w:id="6694"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695" w:author="Keis" w:date="2024-09-06T17:48:00Z">
            <w:rPr>
              <w:rFonts w:ascii="Arial" w:eastAsia="나눔명조" w:hAnsi="Arial" w:cs="Arial"/>
              <w:color w:val="FF0000"/>
              <w:spacing w:val="-2"/>
              <w:kern w:val="0"/>
              <w:sz w:val="22"/>
            </w:rPr>
          </w:rPrChange>
        </w:rPr>
        <w:lastRenderedPageBreak/>
        <w:t xml:space="preserve">Dadd8d26. </w:t>
      </w:r>
      <w:r w:rsidR="00800357" w:rsidRPr="00484D4B">
        <w:rPr>
          <w:rFonts w:ascii="Arial" w:eastAsia="나눔명조" w:hAnsi="Arial" w:cs="Arial"/>
          <w:spacing w:val="-2"/>
          <w:kern w:val="0"/>
          <w:sz w:val="22"/>
          <w:rPrChange w:id="6696" w:author="Keis" w:date="2024-09-06T17:48:00Z">
            <w:rPr>
              <w:rFonts w:ascii="Arial" w:eastAsia="나눔명조" w:hAnsi="Arial" w:cs="Arial"/>
              <w:color w:val="FF0000"/>
              <w:spacing w:val="-2"/>
              <w:kern w:val="0"/>
              <w:sz w:val="22"/>
            </w:rPr>
          </w:rPrChange>
        </w:rPr>
        <w:t>The Korean government implemented a re-employment education and training program to help the elderly to land a job again. Have you ever heard of re-employment education and training?</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4C7DA7" w:rsidRPr="00484D4B" w14:paraId="3F258D02" w14:textId="77777777" w:rsidTr="004C7DA7">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8B5AC2" w14:textId="77777777" w:rsidR="00863DE5" w:rsidRPr="00484D4B" w:rsidRDefault="00863DE5" w:rsidP="00863DE5">
            <w:pPr>
              <w:spacing w:line="56" w:lineRule="atLeast"/>
              <w:textAlignment w:val="baseline"/>
              <w:rPr>
                <w:rFonts w:ascii="Arial" w:eastAsia="나눔명조" w:hAnsi="Arial" w:cs="Arial"/>
                <w:spacing w:val="-2"/>
                <w:kern w:val="0"/>
                <w:sz w:val="22"/>
                <w:rPrChange w:id="6697" w:author="Keis" w:date="2024-09-06T17:48:00Z">
                  <w:rPr>
                    <w:rFonts w:ascii="Arial" w:eastAsia="나눔명조" w:hAnsi="Arial" w:cs="Arial"/>
                    <w:color w:val="000000"/>
                    <w:spacing w:val="-2"/>
                    <w:kern w:val="0"/>
                    <w:sz w:val="22"/>
                  </w:rPr>
                </w:rPrChange>
              </w:rPr>
            </w:pPr>
            <w:r w:rsidRPr="00484D4B">
              <w:rPr>
                <w:rFonts w:ascii="Arial" w:eastAsia="나눔명조" w:hAnsi="Arial" w:cs="Arial"/>
                <w:spacing w:val="-2"/>
                <w:kern w:val="0"/>
                <w:sz w:val="22"/>
                <w:rPrChange w:id="6698" w:author="Keis" w:date="2024-09-06T17:48:00Z">
                  <w:rPr>
                    <w:rFonts w:ascii="Arial" w:eastAsia="나눔명조" w:hAnsi="Arial" w:cs="Arial"/>
                    <w:color w:val="FF0000"/>
                    <w:spacing w:val="-2"/>
                    <w:kern w:val="0"/>
                    <w:sz w:val="22"/>
                  </w:rPr>
                </w:rPrChange>
              </w:rPr>
              <w:t>What is Re-employment Education and Training? Re-employment Education and Training serves as a form of training that offers various re-employment services, including the Successful Employment Service Package, the Tomorrow Learning Card, and Korea Polytechnics’ Non-Degree Vocational Training. These specialized services ultimately help the elderly obtain re-employment.</w:t>
            </w:r>
          </w:p>
        </w:tc>
      </w:tr>
    </w:tbl>
    <w:p w14:paraId="1E9F58F9" w14:textId="77777777" w:rsidR="004C7DA7" w:rsidRPr="00484D4B" w:rsidRDefault="004C7DA7" w:rsidP="004C7DA7">
      <w:pPr>
        <w:spacing w:line="384" w:lineRule="auto"/>
        <w:textAlignment w:val="baseline"/>
        <w:rPr>
          <w:rFonts w:ascii="Arial" w:eastAsia="굴림" w:hAnsi="Arial" w:cs="Arial"/>
          <w:kern w:val="0"/>
          <w:sz w:val="22"/>
          <w:rPrChange w:id="6699"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00"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701" w:author="Keis" w:date="2024-09-06T17:48:00Z">
            <w:rPr>
              <w:rFonts w:ascii="Arial" w:eastAsia="나눔명조" w:hAnsi="Arial" w:cs="Arial"/>
              <w:color w:val="FF0000"/>
              <w:spacing w:val="-2"/>
              <w:kern w:val="0"/>
              <w:sz w:val="22"/>
            </w:rPr>
          </w:rPrChange>
        </w:rPr>
        <w:t xml:space="preserve"> Yes</w:t>
      </w:r>
    </w:p>
    <w:p w14:paraId="62251ABA" w14:textId="77777777" w:rsidR="004C7DA7" w:rsidRPr="00484D4B" w:rsidRDefault="004C7DA7" w:rsidP="004C7DA7">
      <w:pPr>
        <w:spacing w:line="384" w:lineRule="auto"/>
        <w:textAlignment w:val="baseline"/>
        <w:rPr>
          <w:rFonts w:ascii="Arial" w:eastAsia="굴림" w:hAnsi="Arial" w:cs="Arial"/>
          <w:kern w:val="0"/>
          <w:sz w:val="22"/>
          <w:rPrChange w:id="6702"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03"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6704" w:author="Keis" w:date="2024-09-06T17:48:00Z">
            <w:rPr>
              <w:rFonts w:ascii="Arial" w:eastAsia="나눔명조" w:hAnsi="Arial" w:cs="Arial"/>
              <w:color w:val="FF0000"/>
              <w:spacing w:val="-2"/>
              <w:kern w:val="0"/>
              <w:sz w:val="22"/>
            </w:rPr>
          </w:rPrChange>
        </w:rPr>
        <w:t xml:space="preserve"> No </w:t>
      </w:r>
      <w:r w:rsidRPr="00484D4B">
        <w:rPr>
          <w:rFonts w:ascii="Arial" w:eastAsia="나눔명조" w:hAnsi="Arial" w:cs="Arial" w:hint="eastAsia"/>
          <w:spacing w:val="-2"/>
          <w:kern w:val="0"/>
          <w:sz w:val="22"/>
          <w:rPrChange w:id="6705" w:author="Keis" w:date="2024-09-06T17:48: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6706" w:author="Keis" w:date="2024-09-06T17:48:00Z">
            <w:rPr>
              <w:rFonts w:ascii="Arial" w:eastAsia="나눔명조" w:hAnsi="Arial" w:cs="Arial"/>
              <w:color w:val="FF0000"/>
              <w:spacing w:val="-2"/>
              <w:kern w:val="0"/>
              <w:sz w:val="22"/>
            </w:rPr>
          </w:rPrChange>
        </w:rPr>
        <w:t xml:space="preserve"> Dadd8d_28</w:t>
      </w:r>
    </w:p>
    <w:p w14:paraId="447F3C58" w14:textId="77777777" w:rsidR="00781A0E" w:rsidRPr="00484D4B" w:rsidRDefault="00781A0E" w:rsidP="00781A0E">
      <w:pPr>
        <w:spacing w:line="384" w:lineRule="auto"/>
        <w:textAlignment w:val="baseline"/>
        <w:rPr>
          <w:rFonts w:ascii="Arial" w:eastAsia="굴림" w:hAnsi="Arial" w:cs="Arial"/>
          <w:spacing w:val="-2"/>
          <w:kern w:val="0"/>
          <w:sz w:val="22"/>
          <w:rPrChange w:id="6707" w:author="Keis" w:date="2024-09-06T17:48:00Z">
            <w:rPr>
              <w:rFonts w:ascii="Arial" w:eastAsia="굴림" w:hAnsi="Arial" w:cs="Arial"/>
              <w:color w:val="FF0000"/>
              <w:spacing w:val="-2"/>
              <w:kern w:val="0"/>
              <w:sz w:val="22"/>
            </w:rPr>
          </w:rPrChange>
        </w:rPr>
      </w:pPr>
    </w:p>
    <w:p w14:paraId="603ACF96" w14:textId="77777777" w:rsidR="004C7DA7" w:rsidRPr="00484D4B" w:rsidRDefault="00781A0E" w:rsidP="004C7DA7">
      <w:pPr>
        <w:spacing w:line="384" w:lineRule="auto"/>
        <w:textAlignment w:val="baseline"/>
        <w:rPr>
          <w:rFonts w:ascii="Arial" w:eastAsia="굴림" w:hAnsi="Arial" w:cs="Arial"/>
          <w:spacing w:val="-2"/>
          <w:kern w:val="0"/>
          <w:sz w:val="22"/>
          <w:rPrChange w:id="6708"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709" w:author="Keis" w:date="2024-09-06T17:48:00Z">
            <w:rPr>
              <w:rFonts w:ascii="Arial" w:eastAsia="나눔명조" w:hAnsi="Arial" w:cs="Arial"/>
              <w:color w:val="FF0000"/>
              <w:spacing w:val="-2"/>
              <w:kern w:val="0"/>
              <w:sz w:val="22"/>
            </w:rPr>
          </w:rPrChange>
        </w:rPr>
        <w:t xml:space="preserve">Dadd8d_27. </w:t>
      </w:r>
      <w:r w:rsidR="004C7DA7" w:rsidRPr="00484D4B">
        <w:rPr>
          <w:rFonts w:ascii="Arial" w:eastAsia="나눔명조" w:hAnsi="Arial" w:cs="Arial"/>
          <w:spacing w:val="-2"/>
          <w:kern w:val="0"/>
          <w:sz w:val="22"/>
          <w:rPrChange w:id="6710" w:author="Keis" w:date="2024-09-06T17:48:00Z">
            <w:rPr>
              <w:rFonts w:ascii="Arial" w:eastAsia="나눔명조" w:hAnsi="Arial" w:cs="Arial"/>
              <w:color w:val="FF0000"/>
              <w:spacing w:val="-2"/>
              <w:kern w:val="0"/>
              <w:sz w:val="22"/>
            </w:rPr>
          </w:rPrChange>
        </w:rPr>
        <w:t>If you know, how did you get the information about this education training?</w:t>
      </w:r>
    </w:p>
    <w:p w14:paraId="4B3AA29B" w14:textId="77777777" w:rsidR="004C7DA7" w:rsidRPr="00484D4B" w:rsidRDefault="004C7DA7" w:rsidP="004C7DA7">
      <w:pPr>
        <w:spacing w:line="384" w:lineRule="auto"/>
        <w:textAlignment w:val="baseline"/>
        <w:rPr>
          <w:rFonts w:ascii="Arial" w:eastAsia="굴림" w:hAnsi="Arial" w:cs="Arial"/>
          <w:kern w:val="0"/>
          <w:sz w:val="22"/>
          <w:rPrChange w:id="6711"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12"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713" w:author="Keis" w:date="2024-09-06T17:48:00Z">
            <w:rPr>
              <w:rFonts w:ascii="Arial" w:eastAsia="나눔명조" w:hAnsi="Arial" w:cs="Arial"/>
              <w:color w:val="FF0000"/>
              <w:spacing w:val="-2"/>
              <w:kern w:val="0"/>
              <w:sz w:val="22"/>
            </w:rPr>
          </w:rPrChange>
        </w:rPr>
        <w:t xml:space="preserve"> through newspaper and magazine.</w:t>
      </w:r>
    </w:p>
    <w:p w14:paraId="237CEA7A" w14:textId="77777777" w:rsidR="004C7DA7" w:rsidRPr="00484D4B" w:rsidRDefault="004C7DA7" w:rsidP="004C7DA7">
      <w:pPr>
        <w:spacing w:line="384" w:lineRule="auto"/>
        <w:textAlignment w:val="baseline"/>
        <w:rPr>
          <w:rFonts w:ascii="Arial" w:eastAsia="굴림" w:hAnsi="Arial" w:cs="Arial"/>
          <w:kern w:val="0"/>
          <w:sz w:val="22"/>
          <w:rPrChange w:id="6714"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15"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716" w:author="Keis" w:date="2024-09-06T17:48:00Z">
            <w:rPr>
              <w:rFonts w:ascii="Arial" w:eastAsia="나눔명조" w:hAnsi="Arial" w:cs="Arial"/>
              <w:color w:val="FF0000"/>
              <w:spacing w:val="-2"/>
              <w:kern w:val="0"/>
              <w:sz w:val="22"/>
            </w:rPr>
          </w:rPrChange>
        </w:rPr>
        <w:t xml:space="preserve"> through radio and TV</w:t>
      </w:r>
    </w:p>
    <w:p w14:paraId="0A3C1FD1" w14:textId="77777777" w:rsidR="004C7DA7" w:rsidRPr="00484D4B" w:rsidRDefault="004C7DA7" w:rsidP="004C7DA7">
      <w:pPr>
        <w:spacing w:line="384" w:lineRule="auto"/>
        <w:textAlignment w:val="baseline"/>
        <w:rPr>
          <w:rFonts w:ascii="Arial" w:eastAsia="굴림" w:hAnsi="Arial" w:cs="Arial"/>
          <w:kern w:val="0"/>
          <w:sz w:val="22"/>
          <w:rPrChange w:id="6717"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18"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719" w:author="Keis" w:date="2024-09-06T17:48:00Z">
            <w:rPr>
              <w:rFonts w:ascii="Arial" w:eastAsia="나눔명조" w:hAnsi="Arial" w:cs="Arial"/>
              <w:color w:val="FF0000"/>
              <w:spacing w:val="-2"/>
              <w:kern w:val="0"/>
              <w:sz w:val="22"/>
            </w:rPr>
          </w:rPrChange>
        </w:rPr>
        <w:t xml:space="preserve"> through family and friend</w:t>
      </w:r>
    </w:p>
    <w:p w14:paraId="1845E911" w14:textId="77777777" w:rsidR="00B368CA" w:rsidRPr="00FF1D2F" w:rsidRDefault="00B368CA" w:rsidP="00B368CA">
      <w:pPr>
        <w:pStyle w:val="20"/>
        <w:rPr>
          <w:ins w:id="6720" w:author="Keis" w:date="2024-09-06T15:11:00Z"/>
          <w:rFonts w:ascii="Arial" w:hAnsi="Arial" w:cs="Arial"/>
          <w:color w:val="00B050"/>
          <w:sz w:val="22"/>
        </w:rPr>
      </w:pPr>
      <w:ins w:id="6721" w:author="Keis" w:date="2024-09-06T15:11:00Z">
        <w:r w:rsidRPr="00FF1D2F">
          <w:rPr>
            <w:rFonts w:ascii="굴림" w:hint="eastAsia"/>
            <w:color w:val="00B050"/>
            <w:sz w:val="22"/>
          </w:rPr>
          <w:t>④</w:t>
        </w:r>
        <w:r w:rsidRPr="00FF1D2F">
          <w:rPr>
            <w:rFonts w:ascii="Arial" w:eastAsia="나눔명조" w:hAnsi="Arial" w:cs="Arial"/>
            <w:color w:val="00B050"/>
            <w:sz w:val="22"/>
          </w:rPr>
          <w:t xml:space="preserve"> through the website providing information on job-searching and training(</w:t>
        </w:r>
        <w:proofErr w:type="spellStart"/>
        <w:r w:rsidRPr="00FF1D2F">
          <w:rPr>
            <w:rFonts w:ascii="Arial" w:eastAsia="나눔명조" w:hAnsi="Arial" w:cs="Arial"/>
            <w:color w:val="00B050"/>
            <w:sz w:val="22"/>
          </w:rPr>
          <w:t>Worknet</w:t>
        </w:r>
        <w:proofErr w:type="spellEnd"/>
        <w:r w:rsidRPr="00FF1D2F">
          <w:rPr>
            <w:rFonts w:ascii="Arial" w:eastAsia="나눔명조" w:hAnsi="Arial" w:cs="Arial"/>
            <w:color w:val="00B050"/>
            <w:sz w:val="22"/>
          </w:rPr>
          <w:t xml:space="preserve">, HRD-Net </w:t>
        </w:r>
        <w:proofErr w:type="spellStart"/>
        <w:r w:rsidRPr="00FF1D2F">
          <w:rPr>
            <w:rFonts w:ascii="Arial" w:eastAsia="나눔명조" w:hAnsi="Arial" w:cs="Arial"/>
            <w:color w:val="00B050"/>
            <w:sz w:val="22"/>
          </w:rPr>
          <w:t>etc</w:t>
        </w:r>
        <w:proofErr w:type="spellEnd"/>
        <w:r w:rsidRPr="00FF1D2F">
          <w:rPr>
            <w:rFonts w:ascii="Arial" w:eastAsia="나눔명조" w:hAnsi="Arial" w:cs="Arial"/>
            <w:color w:val="00B050"/>
            <w:sz w:val="22"/>
          </w:rPr>
          <w:t>)</w:t>
        </w:r>
      </w:ins>
    </w:p>
    <w:p w14:paraId="4D0AF18A" w14:textId="77777777" w:rsidR="00B368CA" w:rsidRPr="00FF1D2F" w:rsidRDefault="00B368CA" w:rsidP="00B368CA">
      <w:pPr>
        <w:pStyle w:val="20"/>
        <w:rPr>
          <w:ins w:id="6722" w:author="Keis" w:date="2024-09-06T15:11:00Z"/>
          <w:rFonts w:ascii="Arial" w:eastAsia="나눔명조" w:hAnsi="Arial" w:cs="Arial"/>
          <w:color w:val="00B050"/>
          <w:sz w:val="22"/>
        </w:rPr>
      </w:pPr>
      <w:ins w:id="6723" w:author="Keis" w:date="2024-09-06T15:11:00Z">
        <w:r w:rsidRPr="00FF1D2F">
          <w:rPr>
            <w:rFonts w:ascii="Arial" w:eastAsia="나눔명조" w:hAnsi="Arial" w:cs="Arial" w:hint="eastAsia"/>
            <w:color w:val="00B050"/>
            <w:sz w:val="22"/>
          </w:rPr>
          <w:t>⑤</w:t>
        </w:r>
        <w:r w:rsidRPr="00FF1D2F">
          <w:rPr>
            <w:rFonts w:ascii="Arial" w:eastAsia="나눔명조" w:hAnsi="Arial" w:cs="Arial"/>
            <w:color w:val="00B050"/>
            <w:sz w:val="22"/>
          </w:rPr>
          <w:t xml:space="preserve"> through a public employment and training agency (Employment Welfare Plus Center, Senior’s job hope center, Korea Polytechnics college etc.)</w:t>
        </w:r>
      </w:ins>
    </w:p>
    <w:p w14:paraId="37E11619" w14:textId="77777777" w:rsidR="00B368CA" w:rsidRPr="00FF1D2F" w:rsidRDefault="00B368CA" w:rsidP="00B368CA">
      <w:pPr>
        <w:pStyle w:val="20"/>
        <w:rPr>
          <w:ins w:id="6724" w:author="Keis" w:date="2024-09-06T15:11:00Z"/>
          <w:rFonts w:ascii="Arial" w:eastAsia="나눔명조" w:hAnsi="Arial" w:cs="Arial"/>
          <w:color w:val="00B050"/>
          <w:sz w:val="22"/>
        </w:rPr>
      </w:pPr>
      <w:ins w:id="6725" w:author="Keis" w:date="2024-09-06T15:11:00Z">
        <w:r w:rsidRPr="00FF1D2F">
          <w:rPr>
            <w:rFonts w:ascii="Arial" w:eastAsia="나눔명조" w:hAnsi="Arial" w:cs="Arial" w:hint="eastAsia"/>
            <w:color w:val="00B050"/>
            <w:sz w:val="22"/>
          </w:rPr>
          <w:t>⑥</w:t>
        </w:r>
        <w:r w:rsidRPr="00FF1D2F">
          <w:rPr>
            <w:rFonts w:ascii="Arial" w:eastAsia="나눔명조" w:hAnsi="Arial" w:cs="Arial"/>
            <w:color w:val="00B050"/>
            <w:sz w:val="22"/>
          </w:rPr>
          <w:t xml:space="preserve"> through a private employment and training agency</w:t>
        </w:r>
      </w:ins>
    </w:p>
    <w:p w14:paraId="51198430" w14:textId="77777777" w:rsidR="00B368CA" w:rsidRPr="00FF1D2F" w:rsidRDefault="00B368CA" w:rsidP="00B368CA">
      <w:pPr>
        <w:spacing w:line="384" w:lineRule="auto"/>
        <w:textAlignment w:val="baseline"/>
        <w:rPr>
          <w:ins w:id="6726" w:author="Keis" w:date="2024-09-06T15:11:00Z"/>
          <w:rFonts w:ascii="Arial" w:eastAsia="나눔명조" w:hAnsi="Arial" w:cs="Arial"/>
          <w:color w:val="00B050"/>
          <w:spacing w:val="-2"/>
          <w:kern w:val="0"/>
          <w:sz w:val="22"/>
          <w:szCs w:val="20"/>
        </w:rPr>
      </w:pPr>
      <w:ins w:id="6727" w:author="Keis" w:date="2024-09-06T15:11:00Z">
        <w:r w:rsidRPr="00FF1D2F">
          <w:rPr>
            <w:rFonts w:ascii="Arial" w:eastAsia="나눔명조" w:hAnsi="Arial" w:cs="Arial" w:hint="eastAsia"/>
            <w:color w:val="00B050"/>
            <w:spacing w:val="-2"/>
            <w:kern w:val="0"/>
            <w:sz w:val="22"/>
            <w:szCs w:val="20"/>
          </w:rPr>
          <w:t>⑦</w:t>
        </w:r>
        <w:r w:rsidRPr="00FF1D2F">
          <w:rPr>
            <w:rFonts w:ascii="Arial" w:eastAsia="나눔명조" w:hAnsi="Arial" w:cs="Arial"/>
            <w:color w:val="00B050"/>
            <w:spacing w:val="-2"/>
            <w:kern w:val="0"/>
            <w:sz w:val="22"/>
            <w:szCs w:val="20"/>
          </w:rPr>
          <w:t xml:space="preserve"> others(_____________________________________)</w:t>
        </w:r>
      </w:ins>
    </w:p>
    <w:p w14:paraId="3F9D5211" w14:textId="3C299C1A" w:rsidR="004C7DA7" w:rsidRPr="00B90D96" w:rsidDel="00B368CA" w:rsidRDefault="004C7DA7" w:rsidP="004C7DA7">
      <w:pPr>
        <w:spacing w:line="384" w:lineRule="auto"/>
        <w:textAlignment w:val="baseline"/>
        <w:rPr>
          <w:del w:id="6728" w:author="Keis" w:date="2024-09-06T15:11:00Z"/>
          <w:rFonts w:ascii="Arial" w:eastAsia="굴림" w:hAnsi="Arial" w:cs="Arial"/>
          <w:color w:val="000000"/>
          <w:kern w:val="0"/>
          <w:sz w:val="22"/>
        </w:rPr>
      </w:pPr>
      <w:del w:id="6729" w:author="Keis" w:date="2024-09-06T15:11:00Z">
        <w:r w:rsidRPr="00B90D96" w:rsidDel="00B368CA">
          <w:rPr>
            <w:rFonts w:ascii="굴림" w:eastAsia="굴림" w:hAnsi="굴림" w:cs="굴림" w:hint="eastAsia"/>
            <w:color w:val="FF0000"/>
            <w:spacing w:val="-2"/>
            <w:kern w:val="0"/>
            <w:sz w:val="22"/>
          </w:rPr>
          <w:delText>④</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through employment magazine</w:delText>
        </w:r>
      </w:del>
    </w:p>
    <w:p w14:paraId="11623869" w14:textId="4BADF374" w:rsidR="004C7DA7" w:rsidRPr="00B90D96" w:rsidDel="00B368CA" w:rsidRDefault="004C7DA7" w:rsidP="004C7DA7">
      <w:pPr>
        <w:spacing w:line="384" w:lineRule="auto"/>
        <w:textAlignment w:val="baseline"/>
        <w:rPr>
          <w:del w:id="6730" w:author="Keis" w:date="2024-09-06T15:11:00Z"/>
          <w:rFonts w:ascii="Arial" w:eastAsia="굴림" w:hAnsi="Arial" w:cs="Arial"/>
          <w:color w:val="000000"/>
          <w:kern w:val="0"/>
          <w:sz w:val="22"/>
        </w:rPr>
      </w:pPr>
      <w:del w:id="6731" w:author="Keis" w:date="2024-09-06T15:11:00Z">
        <w:r w:rsidRPr="00B90D96" w:rsidDel="00B368CA">
          <w:rPr>
            <w:rFonts w:ascii="굴림" w:eastAsia="굴림" w:hAnsi="굴림" w:cs="굴림" w:hint="eastAsia"/>
            <w:color w:val="FF0000"/>
            <w:spacing w:val="-2"/>
            <w:kern w:val="0"/>
            <w:sz w:val="22"/>
          </w:rPr>
          <w:delText>⑤</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through the workpluscenter</w:delText>
        </w:r>
      </w:del>
    </w:p>
    <w:p w14:paraId="001ACCA5" w14:textId="728FEBB7" w:rsidR="004C7DA7" w:rsidRPr="00B90D96" w:rsidDel="00B368CA" w:rsidRDefault="004C7DA7" w:rsidP="004C7DA7">
      <w:pPr>
        <w:spacing w:line="384" w:lineRule="auto"/>
        <w:textAlignment w:val="baseline"/>
        <w:rPr>
          <w:del w:id="6732" w:author="Keis" w:date="2024-09-06T15:11:00Z"/>
          <w:rFonts w:ascii="Arial" w:eastAsia="굴림" w:hAnsi="Arial" w:cs="Arial"/>
          <w:color w:val="000000"/>
          <w:kern w:val="0"/>
          <w:sz w:val="22"/>
        </w:rPr>
      </w:pPr>
      <w:del w:id="6733" w:author="Keis" w:date="2024-09-06T15:11:00Z">
        <w:r w:rsidRPr="00B90D96" w:rsidDel="00B368CA">
          <w:rPr>
            <w:rFonts w:ascii="굴림" w:eastAsia="굴림" w:hAnsi="굴림" w:cs="굴림" w:hint="eastAsia"/>
            <w:color w:val="FF0000"/>
            <w:spacing w:val="-2"/>
            <w:kern w:val="0"/>
            <w:sz w:val="22"/>
          </w:rPr>
          <w:delText>⑥</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through the home page of education training in the internet.</w:delText>
        </w:r>
      </w:del>
    </w:p>
    <w:p w14:paraId="1F2987C5" w14:textId="0EE23CDF" w:rsidR="004C7DA7" w:rsidRPr="00B90D96" w:rsidDel="00B368CA" w:rsidRDefault="004C7DA7" w:rsidP="004C7DA7">
      <w:pPr>
        <w:spacing w:line="384" w:lineRule="auto"/>
        <w:textAlignment w:val="baseline"/>
        <w:rPr>
          <w:del w:id="6734" w:author="Keis" w:date="2024-09-06T15:11:00Z"/>
          <w:rFonts w:ascii="Arial" w:eastAsia="굴림" w:hAnsi="Arial" w:cs="Arial"/>
          <w:color w:val="000000"/>
          <w:kern w:val="0"/>
          <w:sz w:val="22"/>
        </w:rPr>
      </w:pPr>
      <w:del w:id="6735" w:author="Keis" w:date="2024-09-06T15:11:00Z">
        <w:r w:rsidRPr="00B90D96" w:rsidDel="00B368CA">
          <w:rPr>
            <w:rFonts w:ascii="굴림" w:eastAsia="굴림" w:hAnsi="굴림" w:cs="굴림" w:hint="eastAsia"/>
            <w:color w:val="FF0000"/>
            <w:spacing w:val="-2"/>
            <w:kern w:val="0"/>
            <w:sz w:val="22"/>
          </w:rPr>
          <w:delText>⑦</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Others</w:delText>
        </w:r>
        <w:r w:rsidRPr="00B90D96" w:rsidDel="00B368CA">
          <w:rPr>
            <w:rFonts w:ascii="Arial" w:eastAsia="나눔명조" w:hAnsi="Arial" w:cs="Arial"/>
            <w:color w:val="FF0000"/>
            <w:spacing w:val="-2"/>
            <w:kern w:val="0"/>
            <w:sz w:val="22"/>
          </w:rPr>
          <w:delText>(_____________________________________)</w:delText>
        </w:r>
      </w:del>
    </w:p>
    <w:p w14:paraId="174A6264" w14:textId="77777777" w:rsidR="00781A0E" w:rsidRPr="00781A0E" w:rsidRDefault="00781A0E" w:rsidP="004C7DA7">
      <w:pPr>
        <w:spacing w:line="384" w:lineRule="auto"/>
        <w:textAlignment w:val="baseline"/>
        <w:rPr>
          <w:rFonts w:ascii="Arial" w:eastAsia="굴림" w:hAnsi="Arial" w:cs="Arial"/>
          <w:color w:val="FF0000"/>
          <w:spacing w:val="-2"/>
          <w:kern w:val="0"/>
          <w:sz w:val="22"/>
        </w:rPr>
      </w:pPr>
    </w:p>
    <w:p w14:paraId="1BAD65AE" w14:textId="77777777" w:rsidR="004C7DA7" w:rsidRPr="00484D4B" w:rsidRDefault="00781A0E" w:rsidP="004C7DA7">
      <w:pPr>
        <w:spacing w:line="384" w:lineRule="auto"/>
        <w:textAlignment w:val="baseline"/>
        <w:rPr>
          <w:rFonts w:ascii="Arial" w:eastAsia="굴림" w:hAnsi="Arial" w:cs="Arial"/>
          <w:spacing w:val="-2"/>
          <w:kern w:val="0"/>
          <w:sz w:val="22"/>
          <w:rPrChange w:id="6736"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737" w:author="Keis" w:date="2024-09-06T17:48:00Z">
            <w:rPr>
              <w:rFonts w:ascii="Arial" w:eastAsia="나눔명조" w:hAnsi="Arial" w:cs="Arial"/>
              <w:color w:val="FF0000"/>
              <w:spacing w:val="-2"/>
              <w:kern w:val="0"/>
              <w:sz w:val="22"/>
            </w:rPr>
          </w:rPrChange>
        </w:rPr>
        <w:t xml:space="preserve">Dadd8d_28. </w:t>
      </w:r>
      <w:r w:rsidR="004C7DA7" w:rsidRPr="00484D4B">
        <w:rPr>
          <w:rFonts w:ascii="Arial" w:eastAsia="나눔명조" w:hAnsi="Arial" w:cs="Arial"/>
          <w:spacing w:val="-2"/>
          <w:kern w:val="0"/>
          <w:sz w:val="22"/>
          <w:rPrChange w:id="6738" w:author="Keis" w:date="2024-09-06T17:48:00Z">
            <w:rPr>
              <w:rFonts w:ascii="Arial" w:eastAsia="나눔명조" w:hAnsi="Arial" w:cs="Arial"/>
              <w:color w:val="FF0000"/>
              <w:spacing w:val="-2"/>
              <w:kern w:val="0"/>
              <w:sz w:val="22"/>
            </w:rPr>
          </w:rPrChange>
        </w:rPr>
        <w:t>Did you have the experience that you take this education training program?</w:t>
      </w:r>
    </w:p>
    <w:p w14:paraId="66228566" w14:textId="77777777" w:rsidR="004C7DA7" w:rsidRPr="00484D4B" w:rsidRDefault="004C7DA7" w:rsidP="004C7DA7">
      <w:pPr>
        <w:spacing w:line="384" w:lineRule="auto"/>
        <w:textAlignment w:val="baseline"/>
        <w:rPr>
          <w:rFonts w:ascii="Arial" w:eastAsia="굴림" w:hAnsi="Arial" w:cs="Arial"/>
          <w:kern w:val="0"/>
          <w:sz w:val="22"/>
          <w:rPrChange w:id="6739"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40"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741" w:author="Keis" w:date="2024-09-06T17:48:00Z">
            <w:rPr>
              <w:rFonts w:ascii="Arial" w:eastAsia="나눔명조" w:hAnsi="Arial" w:cs="Arial"/>
              <w:color w:val="FF0000"/>
              <w:spacing w:val="-2"/>
              <w:kern w:val="0"/>
              <w:sz w:val="22"/>
            </w:rPr>
          </w:rPrChange>
        </w:rPr>
        <w:t xml:space="preserve"> Yes</w:t>
      </w:r>
    </w:p>
    <w:p w14:paraId="556474F1" w14:textId="77777777" w:rsidR="004C7DA7" w:rsidRPr="004E0172" w:rsidRDefault="004C7DA7" w:rsidP="004C7DA7">
      <w:pPr>
        <w:spacing w:line="384" w:lineRule="auto"/>
        <w:textAlignment w:val="baseline"/>
        <w:rPr>
          <w:rFonts w:ascii="Arial" w:eastAsia="굴림" w:hAnsi="Arial" w:cs="Arial"/>
          <w:spacing w:val="-2"/>
          <w:kern w:val="0"/>
          <w:sz w:val="22"/>
          <w:rPrChange w:id="6742" w:author="Keis" w:date="2024-09-19T08:57:00Z">
            <w:rPr>
              <w:rFonts w:ascii="Arial" w:eastAsia="굴림" w:hAnsi="Arial" w:cs="Arial"/>
              <w:color w:val="FF0000"/>
              <w:spacing w:val="-2"/>
              <w:kern w:val="0"/>
              <w:sz w:val="22"/>
            </w:rPr>
          </w:rPrChange>
        </w:rPr>
      </w:pPr>
      <w:r w:rsidRPr="004E0172">
        <w:rPr>
          <w:rFonts w:ascii="굴림" w:eastAsia="굴림" w:hAnsi="굴림" w:cs="굴림" w:hint="eastAsia"/>
          <w:spacing w:val="-2"/>
          <w:kern w:val="0"/>
          <w:sz w:val="22"/>
          <w:rPrChange w:id="6743" w:author="Keis" w:date="2024-09-19T08:57:00Z">
            <w:rPr>
              <w:rFonts w:ascii="굴림" w:eastAsia="굴림" w:hAnsi="굴림" w:cs="굴림" w:hint="eastAsia"/>
              <w:color w:val="FF0000"/>
              <w:spacing w:val="-2"/>
              <w:kern w:val="0"/>
              <w:sz w:val="22"/>
            </w:rPr>
          </w:rPrChange>
        </w:rPr>
        <w:t>⑤</w:t>
      </w:r>
      <w:r w:rsidRPr="004E0172">
        <w:rPr>
          <w:rFonts w:ascii="Arial" w:eastAsia="나눔명조" w:hAnsi="Arial" w:cs="Arial"/>
          <w:spacing w:val="-2"/>
          <w:kern w:val="0"/>
          <w:sz w:val="22"/>
          <w:rPrChange w:id="6744" w:author="Keis" w:date="2024-09-19T08:57:00Z">
            <w:rPr>
              <w:rFonts w:ascii="Arial" w:eastAsia="나눔명조" w:hAnsi="Arial" w:cs="Arial"/>
              <w:color w:val="FF0000"/>
              <w:spacing w:val="-2"/>
              <w:kern w:val="0"/>
              <w:sz w:val="22"/>
            </w:rPr>
          </w:rPrChange>
        </w:rPr>
        <w:t xml:space="preserve"> No </w:t>
      </w:r>
      <w:r w:rsidRPr="004E0172">
        <w:rPr>
          <w:rFonts w:ascii="Arial" w:eastAsia="나눔명조" w:hAnsi="Arial" w:cs="Arial" w:hint="eastAsia"/>
          <w:spacing w:val="-2"/>
          <w:kern w:val="0"/>
          <w:sz w:val="22"/>
          <w:rPrChange w:id="6745" w:author="Keis" w:date="2024-09-19T08:57: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6746" w:author="Keis" w:date="2024-09-19T08:57:00Z">
            <w:rPr>
              <w:rFonts w:ascii="Arial" w:eastAsia="나눔명조" w:hAnsi="Arial" w:cs="Arial"/>
              <w:b/>
              <w:bCs/>
              <w:color w:val="FF0000"/>
              <w:spacing w:val="-2"/>
              <w:kern w:val="0"/>
              <w:sz w:val="22"/>
            </w:rPr>
          </w:rPrChange>
        </w:rPr>
        <w:t xml:space="preserve"> Dadd8d_33</w:t>
      </w:r>
    </w:p>
    <w:p w14:paraId="09E7280E" w14:textId="77777777" w:rsidR="00781A0E" w:rsidRPr="00484D4B" w:rsidRDefault="00781A0E" w:rsidP="004C7DA7">
      <w:pPr>
        <w:spacing w:line="384" w:lineRule="auto"/>
        <w:textAlignment w:val="baseline"/>
        <w:rPr>
          <w:rFonts w:ascii="Arial" w:eastAsia="굴림" w:hAnsi="Arial" w:cs="Arial"/>
          <w:spacing w:val="-2"/>
          <w:kern w:val="0"/>
          <w:sz w:val="22"/>
          <w:rPrChange w:id="6747" w:author="Keis" w:date="2024-09-06T17:48:00Z">
            <w:rPr>
              <w:rFonts w:ascii="Arial" w:eastAsia="굴림" w:hAnsi="Arial" w:cs="Arial"/>
              <w:color w:val="FF0000"/>
              <w:spacing w:val="-2"/>
              <w:kern w:val="0"/>
              <w:sz w:val="22"/>
            </w:rPr>
          </w:rPrChange>
        </w:rPr>
      </w:pPr>
    </w:p>
    <w:p w14:paraId="03F86726" w14:textId="77777777" w:rsidR="004C7DA7" w:rsidRPr="00484D4B" w:rsidRDefault="00781A0E" w:rsidP="004C7DA7">
      <w:pPr>
        <w:spacing w:line="384" w:lineRule="auto"/>
        <w:textAlignment w:val="baseline"/>
        <w:rPr>
          <w:rFonts w:ascii="Arial" w:eastAsia="굴림" w:hAnsi="Arial" w:cs="Arial"/>
          <w:spacing w:val="-2"/>
          <w:kern w:val="0"/>
          <w:sz w:val="22"/>
          <w:rPrChange w:id="6748"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749" w:author="Keis" w:date="2024-09-06T17:48:00Z">
            <w:rPr>
              <w:rFonts w:ascii="Arial" w:eastAsia="나눔명조" w:hAnsi="Arial" w:cs="Arial"/>
              <w:color w:val="FF0000"/>
              <w:spacing w:val="-2"/>
              <w:kern w:val="0"/>
              <w:sz w:val="22"/>
            </w:rPr>
          </w:rPrChange>
        </w:rPr>
        <w:t xml:space="preserve">Dadd8d_29. </w:t>
      </w:r>
      <w:r w:rsidR="004C7DA7" w:rsidRPr="00484D4B">
        <w:rPr>
          <w:rFonts w:ascii="Arial" w:eastAsia="나눔명조" w:hAnsi="Arial" w:cs="Arial"/>
          <w:spacing w:val="-2"/>
          <w:kern w:val="0"/>
          <w:sz w:val="22"/>
          <w:rPrChange w:id="6750" w:author="Keis" w:date="2024-09-06T17:48:00Z">
            <w:rPr>
              <w:rFonts w:ascii="Arial" w:eastAsia="나눔명조" w:hAnsi="Arial" w:cs="Arial"/>
              <w:color w:val="FF0000"/>
              <w:spacing w:val="-2"/>
              <w:kern w:val="0"/>
              <w:sz w:val="22"/>
            </w:rPr>
          </w:rPrChange>
        </w:rPr>
        <w:t>Then, how satisfied were you with the use of education and training programs?</w:t>
      </w:r>
    </w:p>
    <w:p w14:paraId="6B99C9E9" w14:textId="77777777" w:rsidR="004C7DA7" w:rsidRPr="004E0172" w:rsidRDefault="004C7DA7" w:rsidP="004C7DA7">
      <w:pPr>
        <w:spacing w:line="384" w:lineRule="auto"/>
        <w:textAlignment w:val="baseline"/>
        <w:rPr>
          <w:rFonts w:ascii="Arial" w:eastAsia="굴림" w:hAnsi="Arial" w:cs="Arial"/>
          <w:kern w:val="0"/>
          <w:sz w:val="22"/>
          <w:rPrChange w:id="6751" w:author="Keis" w:date="2024-09-19T08:58: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6752" w:author="Keis" w:date="2024-09-19T08:58:00Z">
            <w:rPr>
              <w:rFonts w:ascii="굴림" w:eastAsia="굴림" w:hAnsi="굴림" w:cs="굴림" w:hint="eastAsia"/>
              <w:color w:val="FF0000"/>
              <w:spacing w:val="-2"/>
              <w:kern w:val="0"/>
              <w:sz w:val="22"/>
            </w:rPr>
          </w:rPrChange>
        </w:rPr>
        <w:t>①</w:t>
      </w:r>
      <w:r w:rsidRPr="004E0172">
        <w:rPr>
          <w:rFonts w:ascii="Arial" w:eastAsia="나눔명조" w:hAnsi="Arial" w:cs="Arial"/>
          <w:spacing w:val="-2"/>
          <w:kern w:val="0"/>
          <w:sz w:val="22"/>
          <w:rPrChange w:id="6753" w:author="Keis" w:date="2024-09-19T08:58:00Z">
            <w:rPr>
              <w:rFonts w:ascii="Arial" w:eastAsia="나눔명조" w:hAnsi="Arial" w:cs="Arial"/>
              <w:color w:val="FF0000"/>
              <w:spacing w:val="-2"/>
              <w:kern w:val="0"/>
              <w:sz w:val="22"/>
            </w:rPr>
          </w:rPrChange>
        </w:rPr>
        <w:t xml:space="preserve"> Very good </w:t>
      </w:r>
      <w:r w:rsidRPr="004E0172">
        <w:rPr>
          <w:rFonts w:ascii="Arial" w:eastAsia="나눔명조" w:hAnsi="Arial" w:cs="Arial" w:hint="eastAsia"/>
          <w:spacing w:val="-2"/>
          <w:kern w:val="0"/>
          <w:sz w:val="22"/>
          <w:rPrChange w:id="6754"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6755" w:author="Keis" w:date="2024-09-19T08:58:00Z">
            <w:rPr>
              <w:rFonts w:ascii="Arial" w:eastAsia="나눔명조" w:hAnsi="Arial" w:cs="Arial"/>
              <w:b/>
              <w:bCs/>
              <w:color w:val="FF0000"/>
              <w:spacing w:val="-2"/>
              <w:kern w:val="0"/>
              <w:sz w:val="22"/>
            </w:rPr>
          </w:rPrChange>
        </w:rPr>
        <w:t xml:space="preserve"> Dadd8d_31</w:t>
      </w:r>
    </w:p>
    <w:p w14:paraId="05E3D6D3" w14:textId="77777777" w:rsidR="004C7DA7" w:rsidRPr="004E0172" w:rsidRDefault="004C7DA7" w:rsidP="004C7DA7">
      <w:pPr>
        <w:spacing w:line="384" w:lineRule="auto"/>
        <w:textAlignment w:val="baseline"/>
        <w:rPr>
          <w:rFonts w:ascii="Arial" w:eastAsia="굴림" w:hAnsi="Arial" w:cs="Arial"/>
          <w:kern w:val="0"/>
          <w:sz w:val="22"/>
          <w:rPrChange w:id="6756" w:author="Keis" w:date="2024-09-19T08:58: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6757" w:author="Keis" w:date="2024-09-19T08:58:00Z">
            <w:rPr>
              <w:rFonts w:ascii="굴림" w:eastAsia="굴림" w:hAnsi="굴림" w:cs="굴림" w:hint="eastAsia"/>
              <w:color w:val="FF0000"/>
              <w:spacing w:val="-2"/>
              <w:kern w:val="0"/>
              <w:sz w:val="22"/>
            </w:rPr>
          </w:rPrChange>
        </w:rPr>
        <w:t>②</w:t>
      </w:r>
      <w:r w:rsidRPr="004E0172">
        <w:rPr>
          <w:rFonts w:ascii="Arial" w:eastAsia="나눔명조" w:hAnsi="Arial" w:cs="Arial"/>
          <w:spacing w:val="-2"/>
          <w:kern w:val="0"/>
          <w:sz w:val="22"/>
          <w:rPrChange w:id="6758" w:author="Keis" w:date="2024-09-19T08:58:00Z">
            <w:rPr>
              <w:rFonts w:ascii="Arial" w:eastAsia="나눔명조" w:hAnsi="Arial" w:cs="Arial"/>
              <w:color w:val="FF0000"/>
              <w:spacing w:val="-2"/>
              <w:kern w:val="0"/>
              <w:sz w:val="22"/>
            </w:rPr>
          </w:rPrChange>
        </w:rPr>
        <w:t xml:space="preserve"> Good </w:t>
      </w:r>
      <w:r w:rsidRPr="004E0172">
        <w:rPr>
          <w:rFonts w:ascii="Arial" w:eastAsia="나눔명조" w:hAnsi="Arial" w:cs="Arial" w:hint="eastAsia"/>
          <w:spacing w:val="-2"/>
          <w:kern w:val="0"/>
          <w:sz w:val="22"/>
          <w:rPrChange w:id="6759"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6760" w:author="Keis" w:date="2024-09-19T08:58:00Z">
            <w:rPr>
              <w:rFonts w:ascii="Arial" w:eastAsia="나눔명조" w:hAnsi="Arial" w:cs="Arial"/>
              <w:b/>
              <w:bCs/>
              <w:color w:val="FF0000"/>
              <w:spacing w:val="-2"/>
              <w:kern w:val="0"/>
              <w:sz w:val="22"/>
            </w:rPr>
          </w:rPrChange>
        </w:rPr>
        <w:t xml:space="preserve"> Dadd8d_31</w:t>
      </w:r>
    </w:p>
    <w:p w14:paraId="10B514C7" w14:textId="77777777" w:rsidR="004C7DA7" w:rsidRPr="004E0172" w:rsidRDefault="004C7DA7" w:rsidP="004C7DA7">
      <w:pPr>
        <w:spacing w:line="384" w:lineRule="auto"/>
        <w:textAlignment w:val="baseline"/>
        <w:rPr>
          <w:rFonts w:ascii="Arial" w:eastAsia="굴림" w:hAnsi="Arial" w:cs="Arial"/>
          <w:kern w:val="0"/>
          <w:sz w:val="22"/>
          <w:rPrChange w:id="6761" w:author="Keis" w:date="2024-09-19T08:58: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6762" w:author="Keis" w:date="2024-09-19T08:58:00Z">
            <w:rPr>
              <w:rFonts w:ascii="굴림" w:eastAsia="굴림" w:hAnsi="굴림" w:cs="굴림" w:hint="eastAsia"/>
              <w:color w:val="FF0000"/>
              <w:spacing w:val="-2"/>
              <w:kern w:val="0"/>
              <w:sz w:val="22"/>
            </w:rPr>
          </w:rPrChange>
        </w:rPr>
        <w:t>③</w:t>
      </w:r>
      <w:r w:rsidRPr="004E0172">
        <w:rPr>
          <w:rFonts w:ascii="Arial" w:eastAsia="나눔명조" w:hAnsi="Arial" w:cs="Arial"/>
          <w:spacing w:val="-2"/>
          <w:kern w:val="0"/>
          <w:sz w:val="22"/>
          <w:rPrChange w:id="6763" w:author="Keis" w:date="2024-09-19T08:58:00Z">
            <w:rPr>
              <w:rFonts w:ascii="Arial" w:eastAsia="나눔명조" w:hAnsi="Arial" w:cs="Arial"/>
              <w:color w:val="FF0000"/>
              <w:spacing w:val="-2"/>
              <w:kern w:val="0"/>
              <w:sz w:val="22"/>
            </w:rPr>
          </w:rPrChange>
        </w:rPr>
        <w:t xml:space="preserve"> Fair </w:t>
      </w:r>
      <w:r w:rsidRPr="004E0172">
        <w:rPr>
          <w:rFonts w:ascii="Arial" w:eastAsia="나눔명조" w:hAnsi="Arial" w:cs="Arial" w:hint="eastAsia"/>
          <w:spacing w:val="-2"/>
          <w:kern w:val="0"/>
          <w:sz w:val="22"/>
          <w:rPrChange w:id="6764"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6765" w:author="Keis" w:date="2024-09-19T08:58:00Z">
            <w:rPr>
              <w:rFonts w:ascii="Arial" w:eastAsia="나눔명조" w:hAnsi="Arial" w:cs="Arial"/>
              <w:b/>
              <w:bCs/>
              <w:color w:val="FF0000"/>
              <w:spacing w:val="-2"/>
              <w:kern w:val="0"/>
              <w:sz w:val="22"/>
            </w:rPr>
          </w:rPrChange>
        </w:rPr>
        <w:t xml:space="preserve"> Dadd8d_31</w:t>
      </w:r>
    </w:p>
    <w:p w14:paraId="0DEACBA5" w14:textId="77777777" w:rsidR="004C7DA7" w:rsidRPr="00484D4B" w:rsidRDefault="004C7DA7" w:rsidP="004C7DA7">
      <w:pPr>
        <w:spacing w:line="384" w:lineRule="auto"/>
        <w:textAlignment w:val="baseline"/>
        <w:rPr>
          <w:rFonts w:ascii="Arial" w:eastAsia="굴림" w:hAnsi="Arial" w:cs="Arial"/>
          <w:kern w:val="0"/>
          <w:sz w:val="22"/>
          <w:rPrChange w:id="6766"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67" w:author="Keis" w:date="2024-09-06T17:48: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6768" w:author="Keis" w:date="2024-09-06T17:48:00Z">
            <w:rPr>
              <w:rFonts w:ascii="Arial" w:eastAsia="나눔명조" w:hAnsi="Arial" w:cs="Arial"/>
              <w:color w:val="FF0000"/>
              <w:spacing w:val="-2"/>
              <w:kern w:val="0"/>
              <w:sz w:val="22"/>
            </w:rPr>
          </w:rPrChange>
        </w:rPr>
        <w:t xml:space="preserve"> Bad</w:t>
      </w:r>
    </w:p>
    <w:p w14:paraId="03933902" w14:textId="77777777" w:rsidR="004C7DA7" w:rsidRPr="00484D4B" w:rsidRDefault="004C7DA7" w:rsidP="00373CA0">
      <w:pPr>
        <w:pStyle w:val="a6"/>
        <w:numPr>
          <w:ilvl w:val="0"/>
          <w:numId w:val="1339"/>
        </w:numPr>
        <w:spacing w:line="384" w:lineRule="auto"/>
        <w:ind w:leftChars="0"/>
        <w:textAlignment w:val="baseline"/>
        <w:rPr>
          <w:rFonts w:ascii="Arial" w:eastAsia="굴림" w:hAnsi="Arial" w:cs="Arial"/>
          <w:kern w:val="0"/>
          <w:sz w:val="22"/>
          <w:rPrChange w:id="6769"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6770" w:author="Keis" w:date="2024-09-06T17:48:00Z">
            <w:rPr>
              <w:rFonts w:ascii="Arial" w:eastAsia="나눔명조" w:hAnsi="Arial" w:cs="Arial"/>
              <w:color w:val="FF0000"/>
              <w:spacing w:val="-2"/>
              <w:kern w:val="0"/>
              <w:sz w:val="22"/>
            </w:rPr>
          </w:rPrChange>
        </w:rPr>
        <w:t>Very bad</w:t>
      </w:r>
    </w:p>
    <w:p w14:paraId="41FEC0D1" w14:textId="77777777" w:rsidR="00781A0E" w:rsidRPr="00484D4B" w:rsidRDefault="00781A0E" w:rsidP="004C7DA7">
      <w:pPr>
        <w:spacing w:line="384" w:lineRule="auto"/>
        <w:textAlignment w:val="baseline"/>
        <w:rPr>
          <w:rFonts w:ascii="Arial" w:eastAsia="굴림" w:hAnsi="Arial" w:cs="Arial"/>
          <w:spacing w:val="-2"/>
          <w:kern w:val="0"/>
          <w:sz w:val="22"/>
          <w:rPrChange w:id="6771" w:author="Keis" w:date="2024-09-06T17:48:00Z">
            <w:rPr>
              <w:rFonts w:ascii="Arial" w:eastAsia="굴림" w:hAnsi="Arial" w:cs="Arial"/>
              <w:color w:val="FF0000"/>
              <w:spacing w:val="-2"/>
              <w:kern w:val="0"/>
              <w:sz w:val="22"/>
            </w:rPr>
          </w:rPrChange>
        </w:rPr>
      </w:pPr>
    </w:p>
    <w:p w14:paraId="6537E984" w14:textId="77777777" w:rsidR="004C7DA7" w:rsidRPr="00484D4B" w:rsidRDefault="00781A0E" w:rsidP="004C7DA7">
      <w:pPr>
        <w:spacing w:line="384" w:lineRule="auto"/>
        <w:textAlignment w:val="baseline"/>
        <w:rPr>
          <w:rFonts w:ascii="Arial" w:eastAsia="굴림" w:hAnsi="Arial" w:cs="Arial"/>
          <w:spacing w:val="-2"/>
          <w:kern w:val="0"/>
          <w:sz w:val="22"/>
          <w:rPrChange w:id="6772"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773" w:author="Keis" w:date="2024-09-06T17:48:00Z">
            <w:rPr>
              <w:rFonts w:ascii="Arial" w:eastAsia="나눔명조" w:hAnsi="Arial" w:cs="Arial"/>
              <w:color w:val="FF0000"/>
              <w:spacing w:val="-2"/>
              <w:kern w:val="0"/>
              <w:sz w:val="22"/>
            </w:rPr>
          </w:rPrChange>
        </w:rPr>
        <w:t xml:space="preserve">Dadd8d_30. </w:t>
      </w:r>
      <w:r w:rsidR="004C7DA7" w:rsidRPr="00484D4B">
        <w:rPr>
          <w:rFonts w:ascii="Arial" w:eastAsia="나눔명조" w:hAnsi="Arial" w:cs="Arial"/>
          <w:spacing w:val="-2"/>
          <w:kern w:val="0"/>
          <w:sz w:val="22"/>
          <w:rPrChange w:id="6774" w:author="Keis" w:date="2024-09-06T17:48:00Z">
            <w:rPr>
              <w:rFonts w:ascii="Arial" w:eastAsia="나눔명조" w:hAnsi="Arial" w:cs="Arial"/>
              <w:color w:val="FF0000"/>
              <w:spacing w:val="-2"/>
              <w:kern w:val="0"/>
              <w:sz w:val="22"/>
            </w:rPr>
          </w:rPrChange>
        </w:rPr>
        <w:t xml:space="preserve">What is the reason that you </w:t>
      </w:r>
      <w:r w:rsidR="00373CA0" w:rsidRPr="00484D4B">
        <w:rPr>
          <w:rFonts w:ascii="Arial" w:eastAsia="나눔명조" w:hAnsi="Arial" w:cs="Arial"/>
          <w:spacing w:val="-2"/>
          <w:kern w:val="0"/>
          <w:sz w:val="22"/>
          <w:rPrChange w:id="6775" w:author="Keis" w:date="2024-09-06T17:48:00Z">
            <w:rPr>
              <w:rFonts w:ascii="Arial" w:eastAsia="나눔명조" w:hAnsi="Arial" w:cs="Arial"/>
              <w:color w:val="FF0000"/>
              <w:spacing w:val="-2"/>
              <w:kern w:val="0"/>
              <w:sz w:val="22"/>
            </w:rPr>
          </w:rPrChange>
        </w:rPr>
        <w:t xml:space="preserve">are </w:t>
      </w:r>
      <w:r w:rsidR="004C7DA7" w:rsidRPr="00484D4B">
        <w:rPr>
          <w:rFonts w:ascii="Arial" w:eastAsia="나눔명조" w:hAnsi="Arial" w:cs="Arial"/>
          <w:spacing w:val="-2"/>
          <w:kern w:val="0"/>
          <w:sz w:val="22"/>
          <w:rPrChange w:id="6776" w:author="Keis" w:date="2024-09-06T17:48:00Z">
            <w:rPr>
              <w:rFonts w:ascii="Arial" w:eastAsia="나눔명조" w:hAnsi="Arial" w:cs="Arial"/>
              <w:color w:val="FF0000"/>
              <w:spacing w:val="-2"/>
              <w:kern w:val="0"/>
              <w:sz w:val="22"/>
            </w:rPr>
          </w:rPrChange>
        </w:rPr>
        <w:t>unsatisfied</w:t>
      </w:r>
      <w:r w:rsidR="00373CA0" w:rsidRPr="00484D4B">
        <w:rPr>
          <w:rFonts w:ascii="Arial" w:eastAsia="나눔명조" w:hAnsi="Arial" w:cs="Arial"/>
          <w:spacing w:val="-2"/>
          <w:kern w:val="0"/>
          <w:sz w:val="22"/>
          <w:rPrChange w:id="6777" w:author="Keis" w:date="2024-09-06T17:48:00Z">
            <w:rPr>
              <w:rFonts w:ascii="Arial" w:eastAsia="나눔명조" w:hAnsi="Arial" w:cs="Arial"/>
              <w:color w:val="FF0000"/>
              <w:spacing w:val="-2"/>
              <w:kern w:val="0"/>
              <w:sz w:val="22"/>
            </w:rPr>
          </w:rPrChange>
        </w:rPr>
        <w:t xml:space="preserve"> with</w:t>
      </w:r>
      <w:r w:rsidR="004C7DA7" w:rsidRPr="00484D4B">
        <w:rPr>
          <w:rFonts w:ascii="Arial" w:eastAsia="나눔명조" w:hAnsi="Arial" w:cs="Arial"/>
          <w:spacing w:val="-2"/>
          <w:kern w:val="0"/>
          <w:sz w:val="22"/>
          <w:rPrChange w:id="6778" w:author="Keis" w:date="2024-09-06T17:48:00Z">
            <w:rPr>
              <w:rFonts w:ascii="Arial" w:eastAsia="나눔명조" w:hAnsi="Arial" w:cs="Arial"/>
              <w:color w:val="FF0000"/>
              <w:spacing w:val="-2"/>
              <w:kern w:val="0"/>
              <w:sz w:val="22"/>
            </w:rPr>
          </w:rPrChange>
        </w:rPr>
        <w:t>?</w:t>
      </w:r>
    </w:p>
    <w:p w14:paraId="2D0653C2" w14:textId="77777777" w:rsidR="004C7DA7" w:rsidRPr="00484D4B" w:rsidRDefault="004C7DA7" w:rsidP="004C7DA7">
      <w:pPr>
        <w:spacing w:line="384" w:lineRule="auto"/>
        <w:textAlignment w:val="baseline"/>
        <w:rPr>
          <w:rFonts w:ascii="Arial" w:eastAsia="굴림" w:hAnsi="Arial" w:cs="Arial"/>
          <w:kern w:val="0"/>
          <w:sz w:val="22"/>
          <w:rPrChange w:id="6779"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80"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781" w:author="Keis" w:date="2024-09-06T17:48:00Z">
            <w:rPr>
              <w:rFonts w:ascii="Arial" w:eastAsia="나눔명조" w:hAnsi="Arial" w:cs="Arial"/>
              <w:color w:val="FF0000"/>
              <w:spacing w:val="-2"/>
              <w:kern w:val="0"/>
              <w:sz w:val="22"/>
            </w:rPr>
          </w:rPrChange>
        </w:rPr>
        <w:t xml:space="preserve"> Education training program doesn’t help me get a job</w:t>
      </w:r>
    </w:p>
    <w:p w14:paraId="66C7F50B" w14:textId="77777777" w:rsidR="004C7DA7" w:rsidRPr="00484D4B" w:rsidRDefault="004C7DA7" w:rsidP="004C7DA7">
      <w:pPr>
        <w:spacing w:line="384" w:lineRule="auto"/>
        <w:textAlignment w:val="baseline"/>
        <w:rPr>
          <w:rFonts w:ascii="Arial" w:eastAsia="굴림" w:hAnsi="Arial" w:cs="Arial"/>
          <w:kern w:val="0"/>
          <w:sz w:val="22"/>
          <w:rPrChange w:id="6782"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83"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784" w:author="Keis" w:date="2024-09-06T17:48:00Z">
            <w:rPr>
              <w:rFonts w:ascii="Arial" w:eastAsia="나눔명조" w:hAnsi="Arial" w:cs="Arial"/>
              <w:color w:val="FF0000"/>
              <w:spacing w:val="-2"/>
              <w:kern w:val="0"/>
              <w:sz w:val="22"/>
            </w:rPr>
          </w:rPrChange>
        </w:rPr>
        <w:t xml:space="preserve"> Education training program procedure is complicated</w:t>
      </w:r>
    </w:p>
    <w:p w14:paraId="20109059" w14:textId="77777777" w:rsidR="004C7DA7" w:rsidRPr="00484D4B" w:rsidRDefault="004C7DA7" w:rsidP="004C7DA7">
      <w:pPr>
        <w:spacing w:line="384" w:lineRule="auto"/>
        <w:textAlignment w:val="baseline"/>
        <w:rPr>
          <w:rFonts w:ascii="Arial" w:eastAsia="굴림" w:hAnsi="Arial" w:cs="Arial"/>
          <w:kern w:val="0"/>
          <w:sz w:val="22"/>
          <w:rPrChange w:id="6785"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786"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787" w:author="Keis" w:date="2024-09-06T17:48:00Z">
            <w:rPr>
              <w:rFonts w:ascii="Arial" w:eastAsia="나눔명조" w:hAnsi="Arial" w:cs="Arial"/>
              <w:color w:val="FF0000"/>
              <w:spacing w:val="-2"/>
              <w:kern w:val="0"/>
              <w:sz w:val="22"/>
            </w:rPr>
          </w:rPrChange>
        </w:rPr>
        <w:t xml:space="preserve"> Got a good Education but couldn’t find a job where I want to</w:t>
      </w:r>
    </w:p>
    <w:p w14:paraId="367E68A5" w14:textId="77777777" w:rsidR="004C7DA7" w:rsidRPr="00484D4B" w:rsidRDefault="004C7DA7" w:rsidP="004C7DA7">
      <w:pPr>
        <w:spacing w:line="384" w:lineRule="auto"/>
        <w:textAlignment w:val="baseline"/>
        <w:rPr>
          <w:rFonts w:ascii="Arial" w:eastAsia="나눔명조" w:hAnsi="Arial" w:cs="Arial"/>
          <w:spacing w:val="-2"/>
          <w:kern w:val="0"/>
          <w:sz w:val="22"/>
          <w:rPrChange w:id="6788" w:author="Keis" w:date="2024-09-06T17:48: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6789" w:author="Keis" w:date="2024-09-06T17:48:00Z">
            <w:rPr>
              <w:rFonts w:ascii="굴림" w:eastAsia="굴림" w:hAnsi="굴림" w:cs="굴림" w:hint="eastAsia"/>
              <w:color w:val="FF0000"/>
              <w:spacing w:val="-2"/>
              <w:kern w:val="0"/>
              <w:sz w:val="22"/>
            </w:rPr>
          </w:rPrChange>
        </w:rPr>
        <w:lastRenderedPageBreak/>
        <w:t>④</w:t>
      </w:r>
      <w:r w:rsidRPr="00484D4B">
        <w:rPr>
          <w:rFonts w:ascii="Arial" w:eastAsia="나눔명조" w:hAnsi="Arial" w:cs="Arial"/>
          <w:spacing w:val="-2"/>
          <w:kern w:val="0"/>
          <w:sz w:val="22"/>
          <w:rPrChange w:id="6790" w:author="Keis" w:date="2024-09-06T17:48:00Z">
            <w:rPr>
              <w:rFonts w:ascii="Arial" w:eastAsia="나눔명조" w:hAnsi="Arial" w:cs="Arial"/>
              <w:color w:val="FF0000"/>
              <w:spacing w:val="-2"/>
              <w:kern w:val="0"/>
              <w:sz w:val="22"/>
            </w:rPr>
          </w:rPrChange>
        </w:rPr>
        <w:t xml:space="preserve"> Others</w:t>
      </w:r>
    </w:p>
    <w:p w14:paraId="2A815244" w14:textId="77777777" w:rsidR="00781A0E" w:rsidRPr="00484D4B" w:rsidRDefault="00781A0E" w:rsidP="004C7DA7">
      <w:pPr>
        <w:spacing w:line="384" w:lineRule="auto"/>
        <w:textAlignment w:val="baseline"/>
        <w:rPr>
          <w:rFonts w:ascii="Arial" w:eastAsia="굴림" w:hAnsi="Arial" w:cs="Arial"/>
          <w:spacing w:val="-2"/>
          <w:kern w:val="0"/>
          <w:sz w:val="22"/>
          <w:rPrChange w:id="6791" w:author="Keis" w:date="2024-09-06T17:48:00Z">
            <w:rPr>
              <w:rFonts w:ascii="Arial" w:eastAsia="굴림" w:hAnsi="Arial" w:cs="Arial"/>
              <w:color w:val="FF0000"/>
              <w:spacing w:val="-2"/>
              <w:kern w:val="0"/>
              <w:sz w:val="22"/>
            </w:rPr>
          </w:rPrChange>
        </w:rPr>
      </w:pPr>
    </w:p>
    <w:p w14:paraId="3E3DC9C1" w14:textId="77777777" w:rsidR="004C7DA7" w:rsidRPr="00484D4B" w:rsidRDefault="00781A0E" w:rsidP="004C7DA7">
      <w:pPr>
        <w:spacing w:line="384" w:lineRule="auto"/>
        <w:textAlignment w:val="baseline"/>
        <w:rPr>
          <w:rFonts w:ascii="Arial" w:eastAsia="굴림" w:hAnsi="Arial" w:cs="Arial"/>
          <w:spacing w:val="-2"/>
          <w:kern w:val="0"/>
          <w:sz w:val="22"/>
          <w:rPrChange w:id="6792" w:author="Keis" w:date="2024-09-06T17:48:00Z">
            <w:rPr>
              <w:rFonts w:ascii="Arial" w:eastAsia="굴림" w:hAnsi="Arial" w:cs="Arial"/>
              <w:color w:val="000000"/>
              <w:spacing w:val="-2"/>
              <w:kern w:val="0"/>
              <w:sz w:val="22"/>
            </w:rPr>
          </w:rPrChange>
        </w:rPr>
      </w:pPr>
      <w:r w:rsidRPr="00484D4B">
        <w:rPr>
          <w:rFonts w:ascii="Arial" w:eastAsia="나눔명조" w:hAnsi="Arial" w:cs="Arial"/>
          <w:b/>
          <w:bCs/>
          <w:spacing w:val="-2"/>
          <w:kern w:val="0"/>
          <w:sz w:val="22"/>
          <w:rPrChange w:id="6793" w:author="Keis" w:date="2024-09-06T17:48:00Z">
            <w:rPr>
              <w:rFonts w:ascii="Arial" w:eastAsia="나눔명조" w:hAnsi="Arial" w:cs="Arial"/>
              <w:b/>
              <w:bCs/>
              <w:color w:val="FF0000"/>
              <w:spacing w:val="-2"/>
              <w:kern w:val="0"/>
              <w:sz w:val="22"/>
            </w:rPr>
          </w:rPrChange>
        </w:rPr>
        <w:t xml:space="preserve">Dadd8d_31. </w:t>
      </w:r>
      <w:r w:rsidR="004C7DA7" w:rsidRPr="00484D4B">
        <w:rPr>
          <w:rFonts w:ascii="Arial" w:eastAsia="나눔명조" w:hAnsi="Arial" w:cs="Arial"/>
          <w:spacing w:val="-2"/>
          <w:kern w:val="0"/>
          <w:sz w:val="22"/>
          <w:rPrChange w:id="6794" w:author="Keis" w:date="2024-09-06T17:48:00Z">
            <w:rPr>
              <w:rFonts w:ascii="Arial" w:eastAsia="나눔명조" w:hAnsi="Arial" w:cs="Arial"/>
              <w:color w:val="FF0000"/>
              <w:spacing w:val="-2"/>
              <w:kern w:val="0"/>
              <w:sz w:val="22"/>
            </w:rPr>
          </w:rPrChange>
        </w:rPr>
        <w:t>After receiving re-employment education training, did you find a related job?</w:t>
      </w:r>
    </w:p>
    <w:p w14:paraId="6371BCCA" w14:textId="77777777" w:rsidR="004C7DA7" w:rsidRPr="00484D4B" w:rsidRDefault="004C7DA7" w:rsidP="004C7DA7">
      <w:pPr>
        <w:spacing w:line="384" w:lineRule="auto"/>
        <w:textAlignment w:val="baseline"/>
        <w:rPr>
          <w:rFonts w:ascii="Arial" w:eastAsia="굴림" w:hAnsi="Arial" w:cs="Arial"/>
          <w:spacing w:val="-2"/>
          <w:kern w:val="0"/>
          <w:sz w:val="22"/>
          <w:rPrChange w:id="6795"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796"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797" w:author="Keis" w:date="2024-09-06T17:48:00Z">
            <w:rPr>
              <w:rFonts w:ascii="Arial" w:eastAsia="나눔명조" w:hAnsi="Arial" w:cs="Arial"/>
              <w:color w:val="FF0000"/>
              <w:spacing w:val="-2"/>
              <w:kern w:val="0"/>
              <w:sz w:val="22"/>
            </w:rPr>
          </w:rPrChange>
        </w:rPr>
        <w:t xml:space="preserve"> Got a related job </w:t>
      </w:r>
    </w:p>
    <w:p w14:paraId="1D647CC2" w14:textId="77777777" w:rsidR="004C7DA7" w:rsidRPr="00484D4B" w:rsidRDefault="004C7DA7" w:rsidP="004C7DA7">
      <w:pPr>
        <w:spacing w:line="384" w:lineRule="auto"/>
        <w:textAlignment w:val="baseline"/>
        <w:rPr>
          <w:rFonts w:ascii="Arial" w:eastAsia="굴림" w:hAnsi="Arial" w:cs="Arial"/>
          <w:spacing w:val="-2"/>
          <w:kern w:val="0"/>
          <w:sz w:val="22"/>
          <w:rPrChange w:id="6798"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799"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800" w:author="Keis" w:date="2024-09-06T17:48:00Z">
            <w:rPr>
              <w:rFonts w:ascii="Arial" w:eastAsia="나눔명조" w:hAnsi="Arial" w:cs="Arial"/>
              <w:color w:val="FF0000"/>
              <w:spacing w:val="-2"/>
              <w:kern w:val="0"/>
              <w:sz w:val="22"/>
            </w:rPr>
          </w:rPrChange>
        </w:rPr>
        <w:t xml:space="preserve"> Got a job but not related to training </w:t>
      </w:r>
    </w:p>
    <w:p w14:paraId="3312DD1E" w14:textId="77777777" w:rsidR="00781A0E" w:rsidRPr="00484D4B" w:rsidRDefault="004C7DA7" w:rsidP="004C7DA7">
      <w:pPr>
        <w:spacing w:line="384" w:lineRule="auto"/>
        <w:textAlignment w:val="baseline"/>
        <w:rPr>
          <w:rFonts w:ascii="Arial" w:eastAsia="굴림" w:hAnsi="Arial" w:cs="Arial"/>
          <w:spacing w:val="-2"/>
          <w:kern w:val="0"/>
          <w:sz w:val="22"/>
          <w:rPrChange w:id="6801"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6802"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803" w:author="Keis" w:date="2024-09-06T17:48:00Z">
            <w:rPr>
              <w:rFonts w:ascii="Arial" w:eastAsia="나눔명조" w:hAnsi="Arial" w:cs="Arial"/>
              <w:color w:val="FF0000"/>
              <w:spacing w:val="-2"/>
              <w:kern w:val="0"/>
              <w:sz w:val="22"/>
            </w:rPr>
          </w:rPrChange>
        </w:rPr>
        <w:t xml:space="preserve"> Did not work </w:t>
      </w:r>
    </w:p>
    <w:p w14:paraId="75B99C0A" w14:textId="77777777" w:rsidR="00781A0E" w:rsidRPr="00484D4B" w:rsidRDefault="00781A0E" w:rsidP="00781A0E">
      <w:pPr>
        <w:spacing w:line="384" w:lineRule="auto"/>
        <w:textAlignment w:val="baseline"/>
        <w:rPr>
          <w:rFonts w:ascii="Arial" w:eastAsia="굴림" w:hAnsi="Arial" w:cs="Arial"/>
          <w:b/>
          <w:bCs/>
          <w:spacing w:val="-2"/>
          <w:kern w:val="0"/>
          <w:sz w:val="22"/>
          <w:rPrChange w:id="6804" w:author="Keis" w:date="2024-09-06T17:48:00Z">
            <w:rPr>
              <w:rFonts w:ascii="Arial" w:eastAsia="굴림" w:hAnsi="Arial" w:cs="Arial"/>
              <w:b/>
              <w:bCs/>
              <w:color w:val="FF0000"/>
              <w:spacing w:val="-2"/>
              <w:kern w:val="0"/>
              <w:sz w:val="22"/>
            </w:rPr>
          </w:rPrChange>
        </w:rPr>
      </w:pPr>
    </w:p>
    <w:p w14:paraId="6CA42B29" w14:textId="77777777" w:rsidR="004C7DA7" w:rsidRPr="00484D4B" w:rsidRDefault="00781A0E" w:rsidP="004C7DA7">
      <w:pPr>
        <w:spacing w:line="384" w:lineRule="auto"/>
        <w:textAlignment w:val="baseline"/>
        <w:rPr>
          <w:rFonts w:ascii="Arial" w:eastAsia="굴림" w:hAnsi="Arial" w:cs="Arial"/>
          <w:spacing w:val="-2"/>
          <w:kern w:val="0"/>
          <w:sz w:val="22"/>
          <w:rPrChange w:id="6805" w:author="Keis" w:date="2024-09-06T17:48:00Z">
            <w:rPr>
              <w:rFonts w:ascii="Arial" w:eastAsia="굴림" w:hAnsi="Arial" w:cs="Arial"/>
              <w:color w:val="FF0000"/>
              <w:spacing w:val="-2"/>
              <w:kern w:val="0"/>
              <w:sz w:val="22"/>
            </w:rPr>
          </w:rPrChange>
        </w:rPr>
      </w:pPr>
      <w:r w:rsidRPr="00484D4B">
        <w:rPr>
          <w:rFonts w:ascii="Arial" w:eastAsia="나눔명조" w:hAnsi="Arial" w:cs="Arial"/>
          <w:b/>
          <w:bCs/>
          <w:spacing w:val="-2"/>
          <w:kern w:val="0"/>
          <w:sz w:val="22"/>
          <w:rPrChange w:id="6806" w:author="Keis" w:date="2024-09-06T17:48:00Z">
            <w:rPr>
              <w:rFonts w:ascii="Arial" w:eastAsia="나눔명조" w:hAnsi="Arial" w:cs="Arial"/>
              <w:b/>
              <w:bCs/>
              <w:color w:val="FF0000"/>
              <w:spacing w:val="-2"/>
              <w:kern w:val="0"/>
              <w:sz w:val="22"/>
            </w:rPr>
          </w:rPrChange>
        </w:rPr>
        <w:t xml:space="preserve">Dadd8d_32. </w:t>
      </w:r>
      <w:r w:rsidR="004C7DA7" w:rsidRPr="00484D4B">
        <w:rPr>
          <w:rFonts w:ascii="Arial" w:eastAsia="나눔명조" w:hAnsi="Arial" w:cs="Arial"/>
          <w:spacing w:val="-2"/>
          <w:kern w:val="0"/>
          <w:sz w:val="22"/>
          <w:rPrChange w:id="6807" w:author="Keis" w:date="2024-09-06T17:48:00Z">
            <w:rPr>
              <w:rFonts w:ascii="Arial" w:eastAsia="나눔명조" w:hAnsi="Arial" w:cs="Arial"/>
              <w:color w:val="FF0000"/>
              <w:spacing w:val="-2"/>
              <w:kern w:val="0"/>
              <w:sz w:val="22"/>
            </w:rPr>
          </w:rPrChange>
        </w:rPr>
        <w:t>How satisfied are you with the results after re-employment education training?</w:t>
      </w:r>
    </w:p>
    <w:p w14:paraId="7118A3BA" w14:textId="77777777" w:rsidR="004C7DA7" w:rsidRPr="00484D4B" w:rsidRDefault="004C7DA7" w:rsidP="00D12299">
      <w:pPr>
        <w:pStyle w:val="a6"/>
        <w:numPr>
          <w:ilvl w:val="0"/>
          <w:numId w:val="1340"/>
        </w:numPr>
        <w:wordWrap/>
        <w:adjustRightInd w:val="0"/>
        <w:spacing w:line="360" w:lineRule="auto"/>
        <w:ind w:leftChars="0"/>
        <w:jc w:val="left"/>
        <w:rPr>
          <w:rFonts w:ascii="Arial" w:eastAsia="굴림" w:hAnsi="Arial" w:cs="Arial"/>
          <w:kern w:val="0"/>
          <w:sz w:val="22"/>
          <w:rPrChange w:id="6808"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809" w:author="Keis" w:date="2024-09-06T17:48:00Z">
            <w:rPr>
              <w:rFonts w:ascii="Arial" w:eastAsia="굴림" w:hAnsi="Arial" w:cs="Arial"/>
              <w:color w:val="FF0000"/>
              <w:kern w:val="0"/>
              <w:sz w:val="22"/>
            </w:rPr>
          </w:rPrChange>
        </w:rPr>
        <w:t>Very good</w:t>
      </w:r>
    </w:p>
    <w:p w14:paraId="594DFCB2" w14:textId="77777777" w:rsidR="004C7DA7" w:rsidRPr="00484D4B" w:rsidRDefault="004C7DA7" w:rsidP="00D12299">
      <w:pPr>
        <w:pStyle w:val="a6"/>
        <w:numPr>
          <w:ilvl w:val="0"/>
          <w:numId w:val="1340"/>
        </w:numPr>
        <w:wordWrap/>
        <w:adjustRightInd w:val="0"/>
        <w:spacing w:line="360" w:lineRule="auto"/>
        <w:ind w:leftChars="0"/>
        <w:jc w:val="left"/>
        <w:rPr>
          <w:rFonts w:ascii="Arial" w:eastAsia="굴림" w:hAnsi="Arial" w:cs="Arial"/>
          <w:kern w:val="0"/>
          <w:sz w:val="22"/>
          <w:rPrChange w:id="6810"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811" w:author="Keis" w:date="2024-09-06T17:48:00Z">
            <w:rPr>
              <w:rFonts w:ascii="Arial" w:eastAsia="굴림" w:hAnsi="Arial" w:cs="Arial"/>
              <w:color w:val="FF0000"/>
              <w:kern w:val="0"/>
              <w:sz w:val="22"/>
            </w:rPr>
          </w:rPrChange>
        </w:rPr>
        <w:t>Good</w:t>
      </w:r>
    </w:p>
    <w:p w14:paraId="1FE428AF" w14:textId="77777777" w:rsidR="004C7DA7" w:rsidRPr="00484D4B" w:rsidRDefault="004C7DA7" w:rsidP="00D12299">
      <w:pPr>
        <w:pStyle w:val="a6"/>
        <w:numPr>
          <w:ilvl w:val="0"/>
          <w:numId w:val="1340"/>
        </w:numPr>
        <w:wordWrap/>
        <w:adjustRightInd w:val="0"/>
        <w:spacing w:line="360" w:lineRule="auto"/>
        <w:ind w:leftChars="0"/>
        <w:jc w:val="left"/>
        <w:rPr>
          <w:rFonts w:ascii="Arial" w:eastAsia="굴림" w:hAnsi="Arial" w:cs="Arial"/>
          <w:kern w:val="0"/>
          <w:sz w:val="22"/>
          <w:rPrChange w:id="6812"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813" w:author="Keis" w:date="2024-09-06T17:48:00Z">
            <w:rPr>
              <w:rFonts w:ascii="Arial" w:eastAsia="굴림" w:hAnsi="Arial" w:cs="Arial"/>
              <w:color w:val="FF0000"/>
              <w:kern w:val="0"/>
              <w:sz w:val="22"/>
            </w:rPr>
          </w:rPrChange>
        </w:rPr>
        <w:t>Fair</w:t>
      </w:r>
    </w:p>
    <w:p w14:paraId="0EF98A42" w14:textId="77777777" w:rsidR="004C7DA7" w:rsidRPr="00484D4B" w:rsidRDefault="004C7DA7" w:rsidP="00D12299">
      <w:pPr>
        <w:pStyle w:val="a6"/>
        <w:numPr>
          <w:ilvl w:val="0"/>
          <w:numId w:val="1340"/>
        </w:numPr>
        <w:wordWrap/>
        <w:adjustRightInd w:val="0"/>
        <w:spacing w:line="360" w:lineRule="auto"/>
        <w:ind w:leftChars="0"/>
        <w:jc w:val="left"/>
        <w:rPr>
          <w:rFonts w:ascii="Arial" w:eastAsia="굴림" w:hAnsi="Arial" w:cs="Arial"/>
          <w:kern w:val="0"/>
          <w:sz w:val="22"/>
          <w:rPrChange w:id="6814" w:author="Keis" w:date="2024-09-06T17:48:00Z">
            <w:rPr>
              <w:rFonts w:ascii="Arial" w:eastAsia="굴림" w:hAnsi="Arial" w:cs="Arial"/>
              <w:color w:val="FF0000"/>
              <w:kern w:val="0"/>
              <w:sz w:val="22"/>
            </w:rPr>
          </w:rPrChange>
        </w:rPr>
      </w:pPr>
      <w:r w:rsidRPr="00484D4B">
        <w:rPr>
          <w:rFonts w:ascii="Arial" w:eastAsia="굴림" w:hAnsi="Arial" w:cs="Arial"/>
          <w:kern w:val="0"/>
          <w:sz w:val="22"/>
          <w:rPrChange w:id="6815" w:author="Keis" w:date="2024-09-06T17:48:00Z">
            <w:rPr>
              <w:rFonts w:ascii="Arial" w:eastAsia="굴림" w:hAnsi="Arial" w:cs="Arial"/>
              <w:color w:val="FF0000"/>
              <w:kern w:val="0"/>
              <w:sz w:val="22"/>
            </w:rPr>
          </w:rPrChange>
        </w:rPr>
        <w:t>Bad</w:t>
      </w:r>
    </w:p>
    <w:p w14:paraId="1639C0CC" w14:textId="77777777" w:rsidR="00781A0E" w:rsidRPr="00484D4B" w:rsidRDefault="004C7DA7" w:rsidP="00D12299">
      <w:pPr>
        <w:pStyle w:val="a6"/>
        <w:numPr>
          <w:ilvl w:val="0"/>
          <w:numId w:val="1340"/>
        </w:numPr>
        <w:spacing w:line="384" w:lineRule="auto"/>
        <w:ind w:leftChars="0"/>
        <w:textAlignment w:val="baseline"/>
        <w:rPr>
          <w:rFonts w:ascii="Arial" w:eastAsia="굴림" w:hAnsi="Arial" w:cs="Arial"/>
          <w:spacing w:val="-2"/>
          <w:kern w:val="0"/>
          <w:sz w:val="22"/>
          <w:rPrChange w:id="6816" w:author="Keis" w:date="2024-09-06T17:48:00Z">
            <w:rPr>
              <w:rFonts w:ascii="Arial" w:eastAsia="굴림" w:hAnsi="Arial" w:cs="Arial"/>
              <w:color w:val="FF0000"/>
              <w:spacing w:val="-2"/>
              <w:kern w:val="0"/>
              <w:sz w:val="22"/>
            </w:rPr>
          </w:rPrChange>
        </w:rPr>
      </w:pPr>
      <w:r w:rsidRPr="00484D4B">
        <w:rPr>
          <w:rFonts w:ascii="Arial" w:eastAsia="굴림" w:hAnsi="Arial" w:cs="Arial"/>
          <w:kern w:val="0"/>
          <w:sz w:val="22"/>
          <w:rPrChange w:id="6817" w:author="Keis" w:date="2024-09-06T17:48:00Z">
            <w:rPr>
              <w:rFonts w:ascii="Arial" w:eastAsia="굴림" w:hAnsi="Arial" w:cs="Arial"/>
              <w:color w:val="FF0000"/>
              <w:kern w:val="0"/>
              <w:sz w:val="22"/>
            </w:rPr>
          </w:rPrChange>
        </w:rPr>
        <w:t>Very bad</w:t>
      </w:r>
    </w:p>
    <w:p w14:paraId="40A61C24" w14:textId="77777777" w:rsidR="004C7DA7" w:rsidRPr="00484D4B" w:rsidRDefault="004C7DA7" w:rsidP="00781A0E">
      <w:pPr>
        <w:spacing w:line="384" w:lineRule="auto"/>
        <w:textAlignment w:val="baseline"/>
        <w:rPr>
          <w:rFonts w:ascii="Arial" w:eastAsia="나눔명조" w:hAnsi="Arial" w:cs="Arial"/>
          <w:b/>
          <w:bCs/>
          <w:spacing w:val="-2"/>
          <w:kern w:val="0"/>
          <w:sz w:val="22"/>
          <w:rPrChange w:id="6818" w:author="Keis" w:date="2024-09-06T17:48:00Z">
            <w:rPr>
              <w:rFonts w:ascii="Arial" w:eastAsia="나눔명조" w:hAnsi="Arial" w:cs="Arial"/>
              <w:b/>
              <w:bCs/>
              <w:color w:val="FF0000"/>
              <w:spacing w:val="-2"/>
              <w:kern w:val="0"/>
              <w:sz w:val="22"/>
            </w:rPr>
          </w:rPrChange>
        </w:rPr>
      </w:pPr>
    </w:p>
    <w:p w14:paraId="3F92563D" w14:textId="77777777" w:rsidR="004C7DA7" w:rsidRPr="00484D4B" w:rsidRDefault="00781A0E" w:rsidP="004C7DA7">
      <w:pPr>
        <w:spacing w:line="384" w:lineRule="auto"/>
        <w:textAlignment w:val="baseline"/>
        <w:rPr>
          <w:rFonts w:ascii="Arial" w:eastAsia="굴림" w:hAnsi="Arial" w:cs="Arial"/>
          <w:spacing w:val="-2"/>
          <w:kern w:val="0"/>
          <w:sz w:val="22"/>
          <w:rPrChange w:id="6819" w:author="Keis" w:date="2024-09-06T17:48:00Z">
            <w:rPr>
              <w:rFonts w:ascii="Arial" w:eastAsia="굴림" w:hAnsi="Arial" w:cs="Arial"/>
              <w:color w:val="000000"/>
              <w:spacing w:val="-2"/>
              <w:kern w:val="0"/>
              <w:sz w:val="22"/>
            </w:rPr>
          </w:rPrChange>
        </w:rPr>
      </w:pPr>
      <w:r w:rsidRPr="00484D4B">
        <w:rPr>
          <w:rFonts w:ascii="Arial" w:eastAsia="나눔명조" w:hAnsi="Arial" w:cs="Arial"/>
          <w:b/>
          <w:bCs/>
          <w:spacing w:val="-2"/>
          <w:kern w:val="0"/>
          <w:sz w:val="22"/>
          <w:rPrChange w:id="6820" w:author="Keis" w:date="2024-09-06T17:48:00Z">
            <w:rPr>
              <w:rFonts w:ascii="Arial" w:eastAsia="나눔명조" w:hAnsi="Arial" w:cs="Arial"/>
              <w:b/>
              <w:bCs/>
              <w:color w:val="FF0000"/>
              <w:spacing w:val="-2"/>
              <w:kern w:val="0"/>
              <w:sz w:val="22"/>
            </w:rPr>
          </w:rPrChange>
        </w:rPr>
        <w:t>Dadd8d_33.</w:t>
      </w:r>
      <w:r w:rsidR="004C7DA7" w:rsidRPr="00484D4B">
        <w:rPr>
          <w:rFonts w:ascii="Arial" w:eastAsia="나눔명조" w:hAnsi="Arial" w:cs="Arial"/>
          <w:spacing w:val="-2"/>
          <w:kern w:val="0"/>
          <w:sz w:val="22"/>
          <w:rPrChange w:id="6821" w:author="Keis" w:date="2024-09-06T17:48:00Z">
            <w:rPr>
              <w:rFonts w:ascii="Arial" w:eastAsia="나눔명조" w:hAnsi="Arial" w:cs="Arial"/>
              <w:color w:val="FF0000"/>
              <w:spacing w:val="-2"/>
              <w:kern w:val="0"/>
              <w:sz w:val="22"/>
            </w:rPr>
          </w:rPrChange>
        </w:rPr>
        <w:t xml:space="preserve"> What do you think the most important basic education training program that need for re-employment? </w:t>
      </w:r>
    </w:p>
    <w:p w14:paraId="6C032EBC" w14:textId="77777777" w:rsidR="004C7DA7" w:rsidRPr="00484D4B" w:rsidRDefault="004C7DA7" w:rsidP="004C7DA7">
      <w:pPr>
        <w:spacing w:line="384" w:lineRule="auto"/>
        <w:textAlignment w:val="baseline"/>
        <w:rPr>
          <w:rFonts w:ascii="Arial" w:eastAsia="나눔명조" w:hAnsi="Arial" w:cs="Arial"/>
          <w:spacing w:val="-2"/>
          <w:kern w:val="0"/>
          <w:sz w:val="22"/>
          <w:rPrChange w:id="6822" w:author="Keis" w:date="2024-09-06T17:48: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6823"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824" w:author="Keis" w:date="2024-09-06T17:48:00Z">
            <w:rPr>
              <w:rFonts w:ascii="Arial" w:eastAsia="나눔명조" w:hAnsi="Arial" w:cs="Arial"/>
              <w:color w:val="FF0000"/>
              <w:spacing w:val="-2"/>
              <w:kern w:val="0"/>
              <w:sz w:val="22"/>
            </w:rPr>
          </w:rPrChange>
        </w:rPr>
        <w:t xml:space="preserve"> Basic skill of computer and smartphone</w:t>
      </w:r>
    </w:p>
    <w:p w14:paraId="5124D490" w14:textId="77777777" w:rsidR="004C7DA7" w:rsidRPr="00484D4B" w:rsidRDefault="004C7DA7" w:rsidP="004C7DA7">
      <w:pPr>
        <w:spacing w:line="384" w:lineRule="auto"/>
        <w:textAlignment w:val="baseline"/>
        <w:rPr>
          <w:rFonts w:ascii="Arial" w:eastAsia="굴림" w:hAnsi="Arial" w:cs="Arial"/>
          <w:kern w:val="0"/>
          <w:sz w:val="22"/>
          <w:rPrChange w:id="6825"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26"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827" w:author="Keis" w:date="2024-09-06T17:48:00Z">
            <w:rPr>
              <w:rFonts w:ascii="Arial" w:eastAsia="나눔명조" w:hAnsi="Arial" w:cs="Arial"/>
              <w:color w:val="FF0000"/>
              <w:spacing w:val="-2"/>
              <w:kern w:val="0"/>
              <w:sz w:val="22"/>
            </w:rPr>
          </w:rPrChange>
        </w:rPr>
        <w:t xml:space="preserve"> Communication skill and relationship with coworker</w:t>
      </w:r>
    </w:p>
    <w:p w14:paraId="0CFB724E" w14:textId="77777777" w:rsidR="004C7DA7" w:rsidRPr="00484D4B" w:rsidRDefault="004C7DA7" w:rsidP="004C7DA7">
      <w:pPr>
        <w:spacing w:line="384" w:lineRule="auto"/>
        <w:textAlignment w:val="baseline"/>
        <w:rPr>
          <w:rFonts w:ascii="Arial" w:eastAsia="나눔명조" w:hAnsi="Arial" w:cs="Arial"/>
          <w:spacing w:val="-2"/>
          <w:kern w:val="0"/>
          <w:sz w:val="22"/>
          <w:rPrChange w:id="6828" w:author="Keis" w:date="2024-09-06T17:48: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6829"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830" w:author="Keis" w:date="2024-09-06T17:48:00Z">
            <w:rPr>
              <w:rFonts w:ascii="Arial" w:eastAsia="나눔명조" w:hAnsi="Arial" w:cs="Arial"/>
              <w:color w:val="FF0000"/>
              <w:spacing w:val="-2"/>
              <w:kern w:val="0"/>
              <w:sz w:val="22"/>
            </w:rPr>
          </w:rPrChange>
        </w:rPr>
        <w:t xml:space="preserve"> Attitude to occupation and general personality</w:t>
      </w:r>
    </w:p>
    <w:p w14:paraId="255CD395" w14:textId="77777777" w:rsidR="004C7DA7" w:rsidRPr="00484D4B" w:rsidRDefault="004C7DA7" w:rsidP="004C7DA7">
      <w:pPr>
        <w:spacing w:line="384" w:lineRule="auto"/>
        <w:textAlignment w:val="baseline"/>
        <w:rPr>
          <w:rFonts w:ascii="Arial" w:eastAsia="굴림" w:hAnsi="Arial" w:cs="Arial"/>
          <w:kern w:val="0"/>
          <w:sz w:val="22"/>
          <w:rPrChange w:id="6831"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32" w:author="Keis" w:date="2024-09-06T17:48: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6833" w:author="Keis" w:date="2024-09-06T17:48:00Z">
            <w:rPr>
              <w:rFonts w:ascii="Arial" w:eastAsia="나눔명조" w:hAnsi="Arial" w:cs="Arial"/>
              <w:color w:val="FF0000"/>
              <w:spacing w:val="-2"/>
              <w:kern w:val="0"/>
              <w:sz w:val="22"/>
            </w:rPr>
          </w:rPrChange>
        </w:rPr>
        <w:t xml:space="preserve"> Others(_____________________________________)</w:t>
      </w:r>
    </w:p>
    <w:p w14:paraId="752DCC46" w14:textId="77777777" w:rsidR="00A447E7" w:rsidRPr="00484D4B" w:rsidRDefault="00A447E7" w:rsidP="004C7DA7">
      <w:pPr>
        <w:spacing w:line="384" w:lineRule="auto"/>
        <w:textAlignment w:val="baseline"/>
        <w:rPr>
          <w:rFonts w:ascii="Arial" w:eastAsia="나눔명조" w:hAnsi="Arial" w:cs="Arial"/>
          <w:b/>
          <w:bCs/>
          <w:spacing w:val="-2"/>
          <w:kern w:val="0"/>
          <w:sz w:val="22"/>
          <w:rPrChange w:id="6834" w:author="Keis" w:date="2024-09-06T17:48:00Z">
            <w:rPr>
              <w:rFonts w:ascii="Arial" w:eastAsia="나눔명조" w:hAnsi="Arial" w:cs="Arial"/>
              <w:b/>
              <w:bCs/>
              <w:color w:val="FF0000"/>
              <w:spacing w:val="-2"/>
              <w:kern w:val="0"/>
              <w:sz w:val="22"/>
            </w:rPr>
          </w:rPrChange>
        </w:rPr>
      </w:pPr>
    </w:p>
    <w:p w14:paraId="79028EC4" w14:textId="77777777" w:rsidR="00C521E1" w:rsidRPr="00484D4B" w:rsidRDefault="00781A0E" w:rsidP="00C521E1">
      <w:pPr>
        <w:spacing w:line="384" w:lineRule="auto"/>
        <w:textAlignment w:val="baseline"/>
        <w:rPr>
          <w:rFonts w:ascii="Arial" w:eastAsia="나눔명조" w:hAnsi="Arial" w:cs="Arial"/>
          <w:spacing w:val="-2"/>
          <w:kern w:val="0"/>
          <w:sz w:val="22"/>
          <w:rPrChange w:id="6835" w:author="Keis" w:date="2024-09-06T17:48:00Z">
            <w:rPr>
              <w:rFonts w:ascii="Arial" w:eastAsia="나눔명조" w:hAnsi="Arial" w:cs="Arial"/>
              <w:color w:val="FF0000"/>
              <w:spacing w:val="-2"/>
              <w:kern w:val="0"/>
              <w:sz w:val="22"/>
            </w:rPr>
          </w:rPrChange>
        </w:rPr>
      </w:pPr>
      <w:r w:rsidRPr="00484D4B">
        <w:rPr>
          <w:rFonts w:ascii="Arial" w:eastAsia="나눔명조" w:hAnsi="Arial" w:cs="Arial"/>
          <w:b/>
          <w:bCs/>
          <w:spacing w:val="-2"/>
          <w:kern w:val="0"/>
          <w:sz w:val="22"/>
          <w:rPrChange w:id="6836" w:author="Keis" w:date="2024-09-06T17:48:00Z">
            <w:rPr>
              <w:rFonts w:ascii="Arial" w:eastAsia="나눔명조" w:hAnsi="Arial" w:cs="Arial"/>
              <w:b/>
              <w:bCs/>
              <w:color w:val="FF0000"/>
              <w:spacing w:val="-2"/>
              <w:kern w:val="0"/>
              <w:sz w:val="22"/>
            </w:rPr>
          </w:rPrChange>
        </w:rPr>
        <w:t xml:space="preserve">Dadd8d_34. </w:t>
      </w:r>
      <w:r w:rsidR="00C521E1" w:rsidRPr="00484D4B">
        <w:rPr>
          <w:rFonts w:ascii="Arial" w:eastAsia="나눔명조" w:hAnsi="Arial" w:cs="Arial"/>
          <w:spacing w:val="-2"/>
          <w:kern w:val="0"/>
          <w:sz w:val="22"/>
          <w:rPrChange w:id="6837" w:author="Keis" w:date="2024-09-06T17:48:00Z">
            <w:rPr>
              <w:rFonts w:ascii="Arial" w:eastAsia="나눔명조" w:hAnsi="Arial" w:cs="Arial"/>
              <w:color w:val="FF0000"/>
              <w:spacing w:val="-2"/>
              <w:kern w:val="0"/>
              <w:sz w:val="22"/>
            </w:rPr>
          </w:rPrChange>
        </w:rPr>
        <w:t xml:space="preserve">What do you think the most important professional education training program that need for re-employment? </w:t>
      </w:r>
    </w:p>
    <w:p w14:paraId="722BE06C" w14:textId="77777777" w:rsidR="00C521E1" w:rsidRPr="00484D4B" w:rsidRDefault="00C521E1" w:rsidP="00C521E1">
      <w:pPr>
        <w:spacing w:line="384" w:lineRule="auto"/>
        <w:textAlignment w:val="baseline"/>
        <w:rPr>
          <w:rFonts w:ascii="Arial" w:eastAsia="굴림" w:hAnsi="Arial" w:cs="Arial"/>
          <w:kern w:val="0"/>
          <w:sz w:val="22"/>
          <w:rPrChange w:id="6838"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39"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840" w:author="Keis" w:date="2024-09-06T17:48:00Z">
            <w:rPr>
              <w:rFonts w:ascii="Arial" w:eastAsia="나눔명조" w:hAnsi="Arial" w:cs="Arial"/>
              <w:color w:val="FF0000"/>
              <w:spacing w:val="-2"/>
              <w:kern w:val="0"/>
              <w:sz w:val="22"/>
            </w:rPr>
          </w:rPrChange>
        </w:rPr>
        <w:t xml:space="preserve"> Course of management, accounting, administrative</w:t>
      </w:r>
    </w:p>
    <w:p w14:paraId="184D8CBE" w14:textId="77777777" w:rsidR="00C521E1" w:rsidRPr="00484D4B" w:rsidRDefault="00C521E1" w:rsidP="00C521E1">
      <w:pPr>
        <w:spacing w:line="384" w:lineRule="auto"/>
        <w:textAlignment w:val="baseline"/>
        <w:rPr>
          <w:rFonts w:ascii="Arial" w:eastAsia="굴림" w:hAnsi="Arial" w:cs="Arial"/>
          <w:kern w:val="0"/>
          <w:sz w:val="22"/>
          <w:rPrChange w:id="6841"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42"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843" w:author="Keis" w:date="2024-09-06T17:48:00Z">
            <w:rPr>
              <w:rFonts w:ascii="Arial" w:eastAsia="나눔명조" w:hAnsi="Arial" w:cs="Arial"/>
              <w:color w:val="FF0000"/>
              <w:spacing w:val="-2"/>
              <w:kern w:val="0"/>
              <w:sz w:val="22"/>
            </w:rPr>
          </w:rPrChange>
        </w:rPr>
        <w:t xml:space="preserve"> Course of agriculture, fishing</w:t>
      </w:r>
    </w:p>
    <w:p w14:paraId="721D1216" w14:textId="77777777" w:rsidR="00C521E1" w:rsidRPr="00484D4B" w:rsidRDefault="00C521E1" w:rsidP="00C521E1">
      <w:pPr>
        <w:spacing w:line="384" w:lineRule="auto"/>
        <w:textAlignment w:val="baseline"/>
        <w:rPr>
          <w:rFonts w:ascii="Arial" w:eastAsia="굴림" w:hAnsi="Arial" w:cs="Arial"/>
          <w:kern w:val="0"/>
          <w:sz w:val="22"/>
          <w:rPrChange w:id="6844"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45"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846" w:author="Keis" w:date="2024-09-06T17:48:00Z">
            <w:rPr>
              <w:rFonts w:ascii="Arial" w:eastAsia="나눔명조" w:hAnsi="Arial" w:cs="Arial"/>
              <w:color w:val="FF0000"/>
              <w:spacing w:val="-2"/>
              <w:kern w:val="0"/>
              <w:sz w:val="22"/>
            </w:rPr>
          </w:rPrChange>
        </w:rPr>
        <w:t xml:space="preserve"> Course of social welfare, religion</w:t>
      </w:r>
    </w:p>
    <w:p w14:paraId="604BD79E" w14:textId="77777777" w:rsidR="00C521E1" w:rsidRPr="00484D4B" w:rsidRDefault="00C521E1" w:rsidP="00C521E1">
      <w:pPr>
        <w:spacing w:line="384" w:lineRule="auto"/>
        <w:textAlignment w:val="baseline"/>
        <w:rPr>
          <w:rFonts w:ascii="Arial" w:eastAsia="굴림" w:hAnsi="Arial" w:cs="Arial"/>
          <w:kern w:val="0"/>
          <w:sz w:val="22"/>
          <w:rPrChange w:id="6847"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48" w:author="Keis" w:date="2024-09-06T17:48: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6849" w:author="Keis" w:date="2024-09-06T17:48:00Z">
            <w:rPr>
              <w:rFonts w:ascii="Arial" w:eastAsia="나눔명조" w:hAnsi="Arial" w:cs="Arial"/>
              <w:color w:val="FF0000"/>
              <w:spacing w:val="-2"/>
              <w:kern w:val="0"/>
              <w:sz w:val="22"/>
            </w:rPr>
          </w:rPrChange>
        </w:rPr>
        <w:t xml:space="preserve"> Course of security, cleaning </w:t>
      </w:r>
    </w:p>
    <w:p w14:paraId="589BAB87" w14:textId="77777777" w:rsidR="00C521E1" w:rsidRPr="00484D4B" w:rsidRDefault="00C521E1" w:rsidP="00C521E1">
      <w:pPr>
        <w:spacing w:line="384" w:lineRule="auto"/>
        <w:textAlignment w:val="baseline"/>
        <w:rPr>
          <w:rFonts w:ascii="Arial" w:eastAsia="굴림" w:hAnsi="Arial" w:cs="Arial"/>
          <w:kern w:val="0"/>
          <w:sz w:val="22"/>
          <w:rPrChange w:id="6850"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51"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6852" w:author="Keis" w:date="2024-09-06T17:48:00Z">
            <w:rPr>
              <w:rFonts w:ascii="Arial" w:eastAsia="나눔명조" w:hAnsi="Arial" w:cs="Arial"/>
              <w:color w:val="FF0000"/>
              <w:spacing w:val="-2"/>
              <w:kern w:val="0"/>
              <w:sz w:val="22"/>
            </w:rPr>
          </w:rPrChange>
        </w:rPr>
        <w:t xml:space="preserve"> Course of skill</w:t>
      </w:r>
    </w:p>
    <w:p w14:paraId="67103FCB" w14:textId="77777777" w:rsidR="00C521E1" w:rsidRPr="00484D4B" w:rsidRDefault="00C521E1" w:rsidP="00C521E1">
      <w:pPr>
        <w:spacing w:line="384" w:lineRule="auto"/>
        <w:textAlignment w:val="baseline"/>
        <w:rPr>
          <w:rFonts w:ascii="Arial" w:eastAsia="굴림" w:hAnsi="Arial" w:cs="Arial"/>
          <w:kern w:val="0"/>
          <w:sz w:val="22"/>
          <w:rPrChange w:id="6853"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54" w:author="Keis" w:date="2024-09-06T17:48:00Z">
            <w:rPr>
              <w:rFonts w:ascii="굴림" w:eastAsia="굴림" w:hAnsi="굴림" w:cs="굴림" w:hint="eastAsia"/>
              <w:color w:val="FF0000"/>
              <w:spacing w:val="-2"/>
              <w:kern w:val="0"/>
              <w:sz w:val="22"/>
            </w:rPr>
          </w:rPrChange>
        </w:rPr>
        <w:t>⑥</w:t>
      </w:r>
      <w:r w:rsidRPr="00484D4B">
        <w:rPr>
          <w:rFonts w:ascii="Arial" w:eastAsia="나눔명조" w:hAnsi="Arial" w:cs="Arial"/>
          <w:spacing w:val="-2"/>
          <w:kern w:val="0"/>
          <w:sz w:val="22"/>
          <w:rPrChange w:id="6855" w:author="Keis" w:date="2024-09-06T17:48:00Z">
            <w:rPr>
              <w:rFonts w:ascii="Arial" w:eastAsia="나눔명조" w:hAnsi="Arial" w:cs="Arial"/>
              <w:color w:val="FF0000"/>
              <w:spacing w:val="-2"/>
              <w:kern w:val="0"/>
              <w:sz w:val="22"/>
            </w:rPr>
          </w:rPrChange>
        </w:rPr>
        <w:t xml:space="preserve"> Others(_____________________________________)</w:t>
      </w:r>
    </w:p>
    <w:p w14:paraId="756C4235" w14:textId="77777777" w:rsidR="00781A0E" w:rsidRPr="00484D4B" w:rsidRDefault="00781A0E" w:rsidP="00C521E1">
      <w:pPr>
        <w:spacing w:line="384" w:lineRule="auto"/>
        <w:textAlignment w:val="baseline"/>
        <w:rPr>
          <w:rFonts w:ascii="Arial" w:eastAsia="굴림" w:hAnsi="Arial" w:cs="Arial"/>
          <w:spacing w:val="-2"/>
          <w:kern w:val="0"/>
          <w:sz w:val="22"/>
          <w:rPrChange w:id="6856" w:author="Keis" w:date="2024-09-06T17:48:00Z">
            <w:rPr>
              <w:rFonts w:ascii="Arial" w:eastAsia="굴림" w:hAnsi="Arial" w:cs="Arial"/>
              <w:color w:val="FF0000"/>
              <w:spacing w:val="-2"/>
              <w:kern w:val="0"/>
              <w:sz w:val="22"/>
            </w:rPr>
          </w:rPrChange>
        </w:rPr>
      </w:pPr>
    </w:p>
    <w:p w14:paraId="5534E7EF" w14:textId="77777777" w:rsidR="00C521E1" w:rsidRPr="00484D4B" w:rsidRDefault="00C521E1" w:rsidP="00C521E1">
      <w:pPr>
        <w:spacing w:line="384" w:lineRule="auto"/>
        <w:textAlignment w:val="baseline"/>
        <w:rPr>
          <w:rFonts w:ascii="Arial" w:eastAsia="굴림" w:hAnsi="Arial" w:cs="Arial"/>
          <w:spacing w:val="-2"/>
          <w:kern w:val="0"/>
          <w:sz w:val="22"/>
          <w:rPrChange w:id="6857" w:author="Keis" w:date="2024-09-06T17:48:00Z">
            <w:rPr>
              <w:rFonts w:ascii="Arial" w:eastAsia="굴림" w:hAnsi="Arial" w:cs="Arial"/>
              <w:color w:val="000000"/>
              <w:spacing w:val="-2"/>
              <w:kern w:val="0"/>
              <w:sz w:val="22"/>
            </w:rPr>
          </w:rPrChange>
        </w:rPr>
      </w:pPr>
      <w:r w:rsidRPr="00484D4B">
        <w:rPr>
          <w:rFonts w:ascii="Arial" w:eastAsia="나눔명조" w:hAnsi="Arial" w:cs="Arial"/>
          <w:b/>
          <w:bCs/>
          <w:spacing w:val="-2"/>
          <w:kern w:val="0"/>
          <w:sz w:val="22"/>
          <w:rPrChange w:id="6858" w:author="Keis" w:date="2024-09-06T17:48:00Z">
            <w:rPr>
              <w:rFonts w:ascii="Arial" w:eastAsia="나눔명조" w:hAnsi="Arial" w:cs="Arial"/>
              <w:b/>
              <w:bCs/>
              <w:color w:val="FF0000"/>
              <w:spacing w:val="-2"/>
              <w:kern w:val="0"/>
              <w:sz w:val="22"/>
            </w:rPr>
          </w:rPrChange>
        </w:rPr>
        <w:t>Dadd8c_35.</w:t>
      </w:r>
      <w:r w:rsidRPr="00484D4B">
        <w:rPr>
          <w:rFonts w:ascii="Arial" w:eastAsia="나눔명조" w:hAnsi="Arial" w:cs="Arial"/>
          <w:spacing w:val="-2"/>
          <w:kern w:val="0"/>
          <w:sz w:val="22"/>
          <w:rPrChange w:id="6859" w:author="Keis" w:date="2024-09-06T17:48:00Z">
            <w:rPr>
              <w:rFonts w:ascii="Arial" w:eastAsia="나눔명조" w:hAnsi="Arial" w:cs="Arial"/>
              <w:color w:val="FF0000"/>
              <w:spacing w:val="-2"/>
              <w:kern w:val="0"/>
              <w:sz w:val="22"/>
            </w:rPr>
          </w:rPrChange>
        </w:rPr>
        <w:t xml:space="preserve"> How long do you think the period of re-employment education and training is appropriate?</w:t>
      </w:r>
    </w:p>
    <w:p w14:paraId="69B29F40" w14:textId="77777777" w:rsidR="00C521E1" w:rsidRPr="00484D4B" w:rsidRDefault="00C521E1" w:rsidP="00C521E1">
      <w:pPr>
        <w:spacing w:line="384" w:lineRule="auto"/>
        <w:textAlignment w:val="baseline"/>
        <w:rPr>
          <w:rFonts w:ascii="Arial" w:eastAsia="굴림" w:hAnsi="Arial" w:cs="Arial"/>
          <w:kern w:val="0"/>
          <w:sz w:val="22"/>
          <w:rPrChange w:id="6860"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6861" w:author="Keis" w:date="2024-09-06T17:48:00Z">
            <w:rPr>
              <w:rFonts w:ascii="Arial" w:eastAsia="나눔명조" w:hAnsi="Arial" w:cs="Arial"/>
              <w:color w:val="FF0000"/>
              <w:spacing w:val="-2"/>
              <w:kern w:val="0"/>
              <w:sz w:val="22"/>
            </w:rPr>
          </w:rPrChange>
        </w:rPr>
        <w:t>__________days</w:t>
      </w:r>
    </w:p>
    <w:p w14:paraId="04945BE1" w14:textId="77777777" w:rsidR="00781A0E" w:rsidRPr="00484D4B" w:rsidRDefault="00781A0E" w:rsidP="00781A0E">
      <w:pPr>
        <w:spacing w:line="384" w:lineRule="auto"/>
        <w:textAlignment w:val="baseline"/>
        <w:rPr>
          <w:rFonts w:ascii="Arial" w:eastAsia="굴림" w:hAnsi="Arial" w:cs="Arial"/>
          <w:spacing w:val="-2"/>
          <w:kern w:val="0"/>
          <w:sz w:val="22"/>
          <w:rPrChange w:id="6862" w:author="Keis" w:date="2024-09-06T17:48:00Z">
            <w:rPr>
              <w:rFonts w:ascii="Arial" w:eastAsia="굴림" w:hAnsi="Arial" w:cs="Arial"/>
              <w:color w:val="FF0000"/>
              <w:spacing w:val="-2"/>
              <w:kern w:val="0"/>
              <w:sz w:val="22"/>
            </w:rPr>
          </w:rPrChange>
        </w:rPr>
      </w:pPr>
    </w:p>
    <w:p w14:paraId="4A95835B" w14:textId="77777777" w:rsidR="00C521E1" w:rsidRPr="00484D4B" w:rsidRDefault="00C521E1" w:rsidP="00C521E1">
      <w:pPr>
        <w:spacing w:line="384" w:lineRule="auto"/>
        <w:textAlignment w:val="baseline"/>
        <w:rPr>
          <w:rFonts w:ascii="Arial" w:eastAsia="굴림" w:hAnsi="Arial" w:cs="Arial"/>
          <w:spacing w:val="-2"/>
          <w:kern w:val="0"/>
          <w:sz w:val="22"/>
          <w:rPrChange w:id="6863" w:author="Keis" w:date="2024-09-06T17:48:00Z">
            <w:rPr>
              <w:rFonts w:ascii="Arial" w:eastAsia="굴림" w:hAnsi="Arial" w:cs="Arial"/>
              <w:color w:val="000000"/>
              <w:spacing w:val="-2"/>
              <w:kern w:val="0"/>
              <w:sz w:val="22"/>
            </w:rPr>
          </w:rPrChange>
        </w:rPr>
      </w:pPr>
      <w:r w:rsidRPr="00484D4B">
        <w:rPr>
          <w:rFonts w:ascii="Arial" w:eastAsia="나눔명조" w:hAnsi="Arial" w:cs="Arial"/>
          <w:b/>
          <w:bCs/>
          <w:spacing w:val="-2"/>
          <w:kern w:val="0"/>
          <w:sz w:val="22"/>
          <w:rPrChange w:id="6864" w:author="Keis" w:date="2024-09-06T17:48:00Z">
            <w:rPr>
              <w:rFonts w:ascii="Arial" w:eastAsia="나눔명조" w:hAnsi="Arial" w:cs="Arial"/>
              <w:b/>
              <w:bCs/>
              <w:color w:val="FF0000"/>
              <w:spacing w:val="-2"/>
              <w:kern w:val="0"/>
              <w:sz w:val="22"/>
            </w:rPr>
          </w:rPrChange>
        </w:rPr>
        <w:t xml:space="preserve">Dadd8d_36. </w:t>
      </w:r>
      <w:r w:rsidRPr="00484D4B">
        <w:rPr>
          <w:rFonts w:ascii="Arial" w:eastAsia="나눔명조" w:hAnsi="Arial" w:cs="Arial"/>
          <w:spacing w:val="-4"/>
          <w:kern w:val="0"/>
          <w:sz w:val="22"/>
          <w:rPrChange w:id="6865" w:author="Keis" w:date="2024-09-06T17:48:00Z">
            <w:rPr>
              <w:rFonts w:ascii="Arial" w:eastAsia="나눔명조" w:hAnsi="Arial" w:cs="Arial"/>
              <w:color w:val="FF0000"/>
              <w:spacing w:val="-4"/>
              <w:kern w:val="0"/>
              <w:sz w:val="22"/>
            </w:rPr>
          </w:rPrChange>
        </w:rPr>
        <w:t xml:space="preserve">In the case of re-employment training how much training time per session do you think is </w:t>
      </w:r>
      <w:r w:rsidRPr="00484D4B">
        <w:rPr>
          <w:rFonts w:ascii="Arial" w:eastAsia="나눔명조" w:hAnsi="Arial" w:cs="Arial"/>
          <w:spacing w:val="-4"/>
          <w:kern w:val="0"/>
          <w:sz w:val="22"/>
          <w:rPrChange w:id="6866" w:author="Keis" w:date="2024-09-06T17:48:00Z">
            <w:rPr>
              <w:rFonts w:ascii="Arial" w:eastAsia="나눔명조" w:hAnsi="Arial" w:cs="Arial"/>
              <w:color w:val="FF0000"/>
              <w:spacing w:val="-4"/>
              <w:kern w:val="0"/>
              <w:sz w:val="22"/>
            </w:rPr>
          </w:rPrChange>
        </w:rPr>
        <w:lastRenderedPageBreak/>
        <w:t>appropriate?</w:t>
      </w:r>
    </w:p>
    <w:p w14:paraId="64DD11DF" w14:textId="77777777" w:rsidR="00C521E1" w:rsidRPr="00484D4B" w:rsidRDefault="00C521E1" w:rsidP="00C521E1">
      <w:pPr>
        <w:spacing w:line="384" w:lineRule="auto"/>
        <w:textAlignment w:val="baseline"/>
        <w:rPr>
          <w:rFonts w:ascii="Arial" w:eastAsia="굴림" w:hAnsi="Arial" w:cs="Arial"/>
          <w:kern w:val="0"/>
          <w:sz w:val="22"/>
          <w:rPrChange w:id="6867"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68"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6869" w:author="Keis" w:date="2024-09-06T17:48:00Z">
            <w:rPr>
              <w:rFonts w:ascii="Arial" w:eastAsia="나눔명조" w:hAnsi="Arial" w:cs="Arial"/>
              <w:color w:val="FF0000"/>
              <w:spacing w:val="-2"/>
              <w:kern w:val="0"/>
              <w:sz w:val="22"/>
            </w:rPr>
          </w:rPrChange>
        </w:rPr>
        <w:t xml:space="preserve"> one hour</w:t>
      </w:r>
      <w:r w:rsidRPr="00484D4B">
        <w:rPr>
          <w:rFonts w:ascii="Arial" w:eastAsia="굴림" w:hAnsi="Arial" w:cs="Arial"/>
          <w:kern w:val="0"/>
          <w:sz w:val="22"/>
          <w:rPrChange w:id="6870"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71"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72" w:author="Keis" w:date="2024-09-06T17:48:00Z">
            <w:rPr>
              <w:rFonts w:ascii="Arial" w:eastAsia="굴림" w:hAnsi="Arial" w:cs="Arial"/>
              <w:color w:val="000000"/>
              <w:kern w:val="0"/>
              <w:sz w:val="22"/>
            </w:rPr>
          </w:rPrChange>
        </w:rPr>
        <w:tab/>
      </w:r>
    </w:p>
    <w:p w14:paraId="100393B9" w14:textId="77777777" w:rsidR="00C521E1" w:rsidRPr="00484D4B" w:rsidRDefault="00C521E1" w:rsidP="00C521E1">
      <w:pPr>
        <w:spacing w:line="384" w:lineRule="auto"/>
        <w:textAlignment w:val="baseline"/>
        <w:rPr>
          <w:rFonts w:ascii="Arial" w:eastAsia="굴림" w:hAnsi="Arial" w:cs="Arial"/>
          <w:kern w:val="0"/>
          <w:sz w:val="22"/>
          <w:rPrChange w:id="6873"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74" w:author="Keis" w:date="2024-09-06T17:48: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6875" w:author="Keis" w:date="2024-09-06T17:48:00Z">
            <w:rPr>
              <w:rFonts w:ascii="Arial" w:eastAsia="나눔명조" w:hAnsi="Arial" w:cs="Arial"/>
              <w:color w:val="FF0000"/>
              <w:spacing w:val="-2"/>
              <w:kern w:val="0"/>
              <w:sz w:val="22"/>
            </w:rPr>
          </w:rPrChange>
        </w:rPr>
        <w:t xml:space="preserve"> two hours </w:t>
      </w:r>
      <w:r w:rsidRPr="00484D4B">
        <w:rPr>
          <w:rFonts w:ascii="Arial" w:eastAsia="굴림" w:hAnsi="Arial" w:cs="Arial"/>
          <w:kern w:val="0"/>
          <w:sz w:val="22"/>
          <w:rPrChange w:id="6876"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77"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78" w:author="Keis" w:date="2024-09-06T17:48:00Z">
            <w:rPr>
              <w:rFonts w:ascii="Arial" w:eastAsia="굴림" w:hAnsi="Arial" w:cs="Arial"/>
              <w:color w:val="000000"/>
              <w:kern w:val="0"/>
              <w:sz w:val="22"/>
            </w:rPr>
          </w:rPrChange>
        </w:rPr>
        <w:tab/>
      </w:r>
    </w:p>
    <w:p w14:paraId="7446CF69" w14:textId="77777777" w:rsidR="00C521E1" w:rsidRPr="00484D4B" w:rsidRDefault="00C521E1" w:rsidP="00C521E1">
      <w:pPr>
        <w:spacing w:line="384" w:lineRule="auto"/>
        <w:textAlignment w:val="baseline"/>
        <w:rPr>
          <w:rFonts w:ascii="Arial" w:eastAsia="굴림" w:hAnsi="Arial" w:cs="Arial"/>
          <w:kern w:val="0"/>
          <w:sz w:val="22"/>
          <w:rPrChange w:id="6879"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80" w:author="Keis" w:date="2024-09-06T17:48: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6881" w:author="Keis" w:date="2024-09-06T17:48:00Z">
            <w:rPr>
              <w:rFonts w:ascii="Arial" w:eastAsia="나눔명조" w:hAnsi="Arial" w:cs="Arial"/>
              <w:color w:val="FF0000"/>
              <w:spacing w:val="-2"/>
              <w:kern w:val="0"/>
              <w:sz w:val="22"/>
            </w:rPr>
          </w:rPrChange>
        </w:rPr>
        <w:t xml:space="preserve"> three hours</w:t>
      </w:r>
    </w:p>
    <w:p w14:paraId="5B8FD99E" w14:textId="77777777" w:rsidR="00C521E1" w:rsidRPr="00484D4B" w:rsidRDefault="00C521E1" w:rsidP="00C521E1">
      <w:pPr>
        <w:spacing w:line="384" w:lineRule="auto"/>
        <w:textAlignment w:val="baseline"/>
        <w:rPr>
          <w:rFonts w:ascii="Arial" w:eastAsia="굴림" w:hAnsi="Arial" w:cs="Arial"/>
          <w:kern w:val="0"/>
          <w:sz w:val="22"/>
          <w:rPrChange w:id="6882" w:author="Keis" w:date="2024-09-06T17:48: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6883" w:author="Keis" w:date="2024-09-06T17:48: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6884" w:author="Keis" w:date="2024-09-06T17:48:00Z">
            <w:rPr>
              <w:rFonts w:ascii="Arial" w:eastAsia="나눔명조" w:hAnsi="Arial" w:cs="Arial"/>
              <w:color w:val="FF0000"/>
              <w:spacing w:val="-2"/>
              <w:kern w:val="0"/>
              <w:sz w:val="22"/>
            </w:rPr>
          </w:rPrChange>
        </w:rPr>
        <w:t xml:space="preserve"> four to six hours </w:t>
      </w:r>
      <w:r w:rsidRPr="00484D4B">
        <w:rPr>
          <w:rFonts w:ascii="Arial" w:eastAsia="굴림" w:hAnsi="Arial" w:cs="Arial"/>
          <w:kern w:val="0"/>
          <w:sz w:val="22"/>
          <w:rPrChange w:id="6885"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86" w:author="Keis" w:date="2024-09-06T17:48:00Z">
            <w:rPr>
              <w:rFonts w:ascii="Arial" w:eastAsia="굴림" w:hAnsi="Arial" w:cs="Arial"/>
              <w:color w:val="000000"/>
              <w:kern w:val="0"/>
              <w:sz w:val="22"/>
            </w:rPr>
          </w:rPrChange>
        </w:rPr>
        <w:tab/>
      </w:r>
      <w:r w:rsidRPr="00484D4B">
        <w:rPr>
          <w:rFonts w:ascii="Arial" w:eastAsia="굴림" w:hAnsi="Arial" w:cs="Arial"/>
          <w:kern w:val="0"/>
          <w:sz w:val="22"/>
          <w:rPrChange w:id="6887" w:author="Keis" w:date="2024-09-06T17:48:00Z">
            <w:rPr>
              <w:rFonts w:ascii="Arial" w:eastAsia="굴림" w:hAnsi="Arial" w:cs="Arial"/>
              <w:color w:val="000000"/>
              <w:kern w:val="0"/>
              <w:sz w:val="22"/>
            </w:rPr>
          </w:rPrChange>
        </w:rPr>
        <w:tab/>
      </w:r>
    </w:p>
    <w:p w14:paraId="389C6096" w14:textId="77777777" w:rsidR="00C521E1" w:rsidRPr="00484D4B" w:rsidRDefault="00C521E1" w:rsidP="00C521E1">
      <w:pPr>
        <w:spacing w:line="384" w:lineRule="auto"/>
        <w:textAlignment w:val="baseline"/>
        <w:rPr>
          <w:rFonts w:ascii="Arial" w:eastAsia="나눔명조" w:hAnsi="Arial" w:cs="Arial"/>
          <w:b/>
          <w:bCs/>
          <w:sz w:val="22"/>
          <w:rPrChange w:id="6888" w:author="Keis" w:date="2024-09-06T17:48:00Z">
            <w:rPr>
              <w:rFonts w:ascii="Arial" w:eastAsia="나눔명조" w:hAnsi="Arial" w:cs="Arial"/>
              <w:b/>
              <w:bCs/>
              <w:color w:val="FF0000"/>
              <w:sz w:val="22"/>
            </w:rPr>
          </w:rPrChange>
        </w:rPr>
      </w:pPr>
      <w:r w:rsidRPr="00484D4B">
        <w:rPr>
          <w:rFonts w:ascii="굴림" w:eastAsia="굴림" w:hAnsi="굴림" w:cs="굴림" w:hint="eastAsia"/>
          <w:spacing w:val="-2"/>
          <w:kern w:val="0"/>
          <w:sz w:val="22"/>
          <w:rPrChange w:id="6889"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6890" w:author="Keis" w:date="2024-09-06T17:48:00Z">
            <w:rPr>
              <w:rFonts w:ascii="Arial" w:eastAsia="나눔명조" w:hAnsi="Arial" w:cs="Arial"/>
              <w:color w:val="FF0000"/>
              <w:spacing w:val="-2"/>
              <w:kern w:val="0"/>
              <w:sz w:val="22"/>
            </w:rPr>
          </w:rPrChange>
        </w:rPr>
        <w:t xml:space="preserve"> over six hours</w:t>
      </w:r>
      <w:r w:rsidRPr="00484D4B">
        <w:rPr>
          <w:rFonts w:ascii="Arial" w:eastAsia="나눔명조" w:hAnsi="Arial" w:cs="Arial"/>
          <w:b/>
          <w:bCs/>
          <w:sz w:val="22"/>
          <w:rPrChange w:id="6891" w:author="Keis" w:date="2024-09-06T17:48:00Z">
            <w:rPr>
              <w:rFonts w:ascii="Arial" w:eastAsia="나눔명조" w:hAnsi="Arial" w:cs="Arial"/>
              <w:b/>
              <w:bCs/>
              <w:color w:val="FF0000"/>
              <w:sz w:val="22"/>
            </w:rPr>
          </w:rPrChange>
        </w:rPr>
        <w:t xml:space="preserve"> </w:t>
      </w:r>
    </w:p>
    <w:p w14:paraId="62321A54" w14:textId="77777777" w:rsidR="00781A0E" w:rsidRPr="004E0172" w:rsidRDefault="00781A0E" w:rsidP="00C521E1">
      <w:pPr>
        <w:spacing w:line="384" w:lineRule="auto"/>
        <w:textAlignment w:val="baseline"/>
        <w:rPr>
          <w:rFonts w:ascii="Arial" w:eastAsia="굴림" w:hAnsi="Arial" w:cs="Arial"/>
          <w:spacing w:val="-2"/>
          <w:kern w:val="0"/>
          <w:sz w:val="22"/>
          <w:rPrChange w:id="6892" w:author="Keis" w:date="2024-09-19T08:58:00Z">
            <w:rPr>
              <w:rFonts w:ascii="Arial" w:eastAsia="굴림" w:hAnsi="Arial" w:cs="Arial"/>
              <w:color w:val="FF0000"/>
              <w:spacing w:val="-2"/>
              <w:kern w:val="0"/>
              <w:sz w:val="22"/>
            </w:rPr>
          </w:rPrChange>
        </w:rPr>
      </w:pPr>
      <w:r w:rsidRPr="004E0172">
        <w:rPr>
          <w:rFonts w:ascii="Arial" w:eastAsia="나눔명조" w:hAnsi="Arial" w:cs="Arial" w:hint="eastAsia"/>
          <w:spacing w:val="-2"/>
          <w:kern w:val="0"/>
          <w:sz w:val="22"/>
          <w:rPrChange w:id="6893"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6894" w:author="Keis" w:date="2024-09-19T08:58:00Z">
            <w:rPr>
              <w:rFonts w:ascii="Arial" w:eastAsia="나눔명조" w:hAnsi="Arial" w:cs="Arial"/>
              <w:b/>
              <w:bCs/>
              <w:color w:val="FF0000"/>
              <w:spacing w:val="-2"/>
              <w:kern w:val="0"/>
              <w:sz w:val="22"/>
            </w:rPr>
          </w:rPrChange>
        </w:rPr>
        <w:t xml:space="preserve"> D437</w:t>
      </w:r>
    </w:p>
    <w:p w14:paraId="3728FF6D" w14:textId="77777777" w:rsidR="00781A0E" w:rsidRPr="00484D4B" w:rsidRDefault="00781A0E" w:rsidP="00E87397">
      <w:pPr>
        <w:wordWrap/>
        <w:adjustRightInd w:val="0"/>
        <w:spacing w:line="360" w:lineRule="auto"/>
        <w:rPr>
          <w:rFonts w:ascii="Arial" w:eastAsia="굴림" w:hAnsi="Arial" w:cs="Arial"/>
          <w:kern w:val="0"/>
          <w:sz w:val="22"/>
          <w:rPrChange w:id="6895" w:author="Keis" w:date="2024-09-06T17:48:00Z">
            <w:rPr>
              <w:rFonts w:ascii="Arial" w:eastAsia="굴림" w:hAnsi="Arial" w:cs="Arial"/>
              <w:color w:val="FF0000"/>
              <w:kern w:val="0"/>
              <w:sz w:val="22"/>
            </w:rPr>
          </w:rPrChange>
        </w:rPr>
      </w:pPr>
    </w:p>
    <w:p w14:paraId="3ADBDC8D" w14:textId="77777777" w:rsidR="00624BD4" w:rsidRPr="00484D4B" w:rsidRDefault="00624BD4" w:rsidP="00624BD4">
      <w:pPr>
        <w:wordWrap/>
        <w:spacing w:line="360" w:lineRule="auto"/>
        <w:rPr>
          <w:rFonts w:ascii="Arial" w:eastAsia="굴림" w:hAnsi="Arial" w:cs="Arial"/>
          <w:sz w:val="22"/>
        </w:rPr>
      </w:pPr>
    </w:p>
    <w:p w14:paraId="1FA8F2E7" w14:textId="77777777" w:rsidR="00624BD4" w:rsidRPr="00484D4B" w:rsidRDefault="00624BD4" w:rsidP="00624BD4">
      <w:pPr>
        <w:wordWrap/>
        <w:adjustRightInd w:val="0"/>
        <w:spacing w:line="360" w:lineRule="auto"/>
        <w:rPr>
          <w:rFonts w:ascii="Arial" w:eastAsia="굴림" w:hAnsi="Arial" w:cs="Arial"/>
          <w:sz w:val="22"/>
        </w:rPr>
      </w:pPr>
      <w:r w:rsidRPr="00484D4B">
        <w:rPr>
          <w:rFonts w:ascii="Arial" w:eastAsia="굴림" w:hAnsi="Arial" w:cs="Arial"/>
          <w:sz w:val="22"/>
        </w:rPr>
        <w:t xml:space="preserve">D437. [IWER: How often did R receive assistance </w:t>
      </w:r>
      <w:r w:rsidR="00193E8D" w:rsidRPr="00484D4B">
        <w:rPr>
          <w:rFonts w:ascii="Arial" w:eastAsia="굴림" w:hAnsi="Arial" w:cs="Arial"/>
          <w:sz w:val="22"/>
        </w:rPr>
        <w:t xml:space="preserve">in answering </w:t>
      </w:r>
      <w:r w:rsidRPr="00484D4B">
        <w:rPr>
          <w:rFonts w:ascii="Arial" w:eastAsia="굴림" w:hAnsi="Arial" w:cs="Arial"/>
          <w:sz w:val="22"/>
        </w:rPr>
        <w:t>section D-EMPLOYMENT?]</w:t>
      </w:r>
    </w:p>
    <w:p w14:paraId="2F7B4E0D" w14:textId="77777777" w:rsidR="00624BD4" w:rsidRPr="00484D4B" w:rsidRDefault="00624BD4" w:rsidP="00F14BA4">
      <w:pPr>
        <w:pStyle w:val="a6"/>
        <w:numPr>
          <w:ilvl w:val="0"/>
          <w:numId w:val="682"/>
        </w:numPr>
        <w:wordWrap/>
        <w:adjustRightInd w:val="0"/>
        <w:spacing w:line="360" w:lineRule="auto"/>
        <w:ind w:leftChars="0"/>
        <w:rPr>
          <w:rFonts w:ascii="Arial" w:eastAsia="굴림" w:hAnsi="Arial" w:cs="Arial"/>
          <w:sz w:val="22"/>
        </w:rPr>
      </w:pPr>
      <w:r w:rsidRPr="00484D4B">
        <w:rPr>
          <w:rFonts w:ascii="Arial" w:eastAsia="굴림" w:hAnsi="Arial" w:cs="Arial"/>
          <w:sz w:val="22"/>
        </w:rPr>
        <w:t xml:space="preserve">Never </w:t>
      </w:r>
      <w:r w:rsidR="000D63D8" w:rsidRPr="00484D4B">
        <w:rPr>
          <w:rFonts w:ascii="Arial" w:eastAsia="굴림" w:hAnsi="Arial" w:cs="Arial"/>
          <w:sz w:val="22"/>
        </w:rPr>
        <w:tab/>
      </w:r>
      <w:r w:rsidR="000D63D8" w:rsidRPr="00484D4B">
        <w:rPr>
          <w:rFonts w:ascii="Arial" w:eastAsia="굴림" w:hAnsi="Arial" w:cs="Arial"/>
          <w:sz w:val="22"/>
        </w:rPr>
        <w:tab/>
      </w:r>
      <w:r w:rsidR="000D63D8" w:rsidRPr="00484D4B">
        <w:rPr>
          <w:rFonts w:ascii="Arial" w:eastAsia="굴림" w:hAnsi="Arial" w:cs="Arial"/>
          <w:sz w:val="22"/>
        </w:rPr>
        <w:tab/>
      </w:r>
      <w:r w:rsidRPr="00484D4B">
        <w:rPr>
          <w:rFonts w:ascii="Arial" w:eastAsia="굴림" w:hAnsi="Arial" w:cs="Arial" w:hint="eastAsia"/>
          <w:sz w:val="22"/>
        </w:rPr>
        <w:t>→</w:t>
      </w:r>
      <w:r w:rsidRPr="00484D4B">
        <w:rPr>
          <w:rFonts w:ascii="Arial" w:eastAsia="굴림" w:hAnsi="Arial" w:cs="Arial" w:hint="eastAsia"/>
          <w:sz w:val="22"/>
        </w:rPr>
        <w:t xml:space="preserve">Go to section </w:t>
      </w:r>
      <w:r w:rsidR="009051B0" w:rsidRPr="00484D4B">
        <w:rPr>
          <w:rFonts w:ascii="Arial" w:eastAsia="굴림" w:hAnsi="Arial" w:cs="Arial"/>
          <w:sz w:val="22"/>
        </w:rPr>
        <w:t>E</w:t>
      </w:r>
      <w:r w:rsidR="007C1262" w:rsidRPr="00484D4B">
        <w:rPr>
          <w:rFonts w:ascii="Arial" w:eastAsia="굴림" w:hAnsi="Arial" w:cs="Arial"/>
          <w:sz w:val="22"/>
        </w:rPr>
        <w:t>a</w:t>
      </w:r>
      <w:r w:rsidR="009051B0" w:rsidRPr="00484D4B">
        <w:rPr>
          <w:rFonts w:ascii="Arial" w:eastAsia="굴림" w:hAnsi="Arial" w:cs="Arial"/>
          <w:sz w:val="22"/>
        </w:rPr>
        <w:t>.</w:t>
      </w:r>
    </w:p>
    <w:p w14:paraId="286E232A" w14:textId="77777777" w:rsidR="00624BD4" w:rsidRPr="00484D4B" w:rsidRDefault="00624BD4" w:rsidP="00F14BA4">
      <w:pPr>
        <w:pStyle w:val="a6"/>
        <w:numPr>
          <w:ilvl w:val="0"/>
          <w:numId w:val="682"/>
        </w:numPr>
        <w:wordWrap/>
        <w:adjustRightInd w:val="0"/>
        <w:spacing w:line="360" w:lineRule="auto"/>
        <w:ind w:leftChars="0"/>
        <w:rPr>
          <w:rFonts w:ascii="Arial" w:eastAsia="굴림" w:hAnsi="Arial" w:cs="Arial"/>
          <w:sz w:val="22"/>
        </w:rPr>
      </w:pPr>
      <w:r w:rsidRPr="00484D4B">
        <w:rPr>
          <w:rFonts w:ascii="Arial" w:eastAsia="굴림" w:hAnsi="Arial" w:cs="Arial"/>
          <w:sz w:val="22"/>
        </w:rPr>
        <w:t xml:space="preserve">A few times </w:t>
      </w:r>
      <w:r w:rsidR="000D63D8" w:rsidRPr="00484D4B">
        <w:rPr>
          <w:rFonts w:ascii="Arial" w:eastAsia="굴림" w:hAnsi="Arial" w:cs="Arial"/>
          <w:sz w:val="22"/>
        </w:rPr>
        <w:tab/>
      </w:r>
      <w:r w:rsidR="000D63D8" w:rsidRPr="00484D4B">
        <w:rPr>
          <w:rFonts w:ascii="Arial" w:eastAsia="굴림" w:hAnsi="Arial" w:cs="Arial"/>
          <w:sz w:val="22"/>
        </w:rPr>
        <w:tab/>
      </w:r>
      <w:r w:rsidRPr="00484D4B">
        <w:rPr>
          <w:rFonts w:ascii="Arial" w:eastAsia="굴림" w:hAnsi="Arial" w:cs="Arial" w:hint="eastAsia"/>
          <w:sz w:val="22"/>
        </w:rPr>
        <w:t>→</w:t>
      </w:r>
      <w:r w:rsidRPr="00484D4B">
        <w:rPr>
          <w:rFonts w:ascii="Arial" w:eastAsia="굴림" w:hAnsi="Arial" w:cs="Arial" w:hint="eastAsia"/>
          <w:sz w:val="22"/>
        </w:rPr>
        <w:t xml:space="preserve">Go to section </w:t>
      </w:r>
      <w:r w:rsidR="009051B0" w:rsidRPr="00484D4B">
        <w:rPr>
          <w:rFonts w:ascii="Arial" w:eastAsia="굴림" w:hAnsi="Arial" w:cs="Arial"/>
          <w:sz w:val="22"/>
        </w:rPr>
        <w:t>E</w:t>
      </w:r>
      <w:r w:rsidR="007C1262" w:rsidRPr="00484D4B">
        <w:rPr>
          <w:rFonts w:ascii="Arial" w:eastAsia="굴림" w:hAnsi="Arial" w:cs="Arial"/>
          <w:sz w:val="22"/>
        </w:rPr>
        <w:t>a</w:t>
      </w:r>
      <w:r w:rsidR="009051B0" w:rsidRPr="00484D4B">
        <w:rPr>
          <w:rFonts w:ascii="Arial" w:eastAsia="굴림" w:hAnsi="Arial" w:cs="Arial"/>
          <w:sz w:val="22"/>
        </w:rPr>
        <w:t>.</w:t>
      </w:r>
    </w:p>
    <w:p w14:paraId="2447BEF4" w14:textId="77777777" w:rsidR="00624BD4" w:rsidRPr="00484D4B" w:rsidRDefault="00624BD4" w:rsidP="00F14BA4">
      <w:pPr>
        <w:pStyle w:val="a6"/>
        <w:numPr>
          <w:ilvl w:val="0"/>
          <w:numId w:val="682"/>
        </w:numPr>
        <w:wordWrap/>
        <w:adjustRightInd w:val="0"/>
        <w:spacing w:line="360" w:lineRule="auto"/>
        <w:ind w:leftChars="0"/>
        <w:rPr>
          <w:rFonts w:ascii="Arial" w:eastAsia="굴림" w:hAnsi="Arial" w:cs="Arial"/>
          <w:sz w:val="22"/>
        </w:rPr>
      </w:pPr>
      <w:r w:rsidRPr="00484D4B">
        <w:rPr>
          <w:rFonts w:ascii="Arial" w:eastAsia="굴림" w:hAnsi="Arial" w:cs="Arial"/>
          <w:sz w:val="22"/>
        </w:rPr>
        <w:t>Most or all</w:t>
      </w:r>
      <w:r w:rsidR="00193E8D" w:rsidRPr="00484D4B">
        <w:rPr>
          <w:rFonts w:ascii="Arial" w:eastAsia="굴림" w:hAnsi="Arial" w:cs="Arial"/>
          <w:sz w:val="22"/>
        </w:rPr>
        <w:t xml:space="preserve"> of</w:t>
      </w:r>
      <w:r w:rsidRPr="00484D4B">
        <w:rPr>
          <w:rFonts w:ascii="Arial" w:eastAsia="굴림" w:hAnsi="Arial" w:cs="Arial"/>
          <w:sz w:val="22"/>
        </w:rPr>
        <w:t xml:space="preserve"> the time </w:t>
      </w:r>
      <w:r w:rsidR="000D63D8" w:rsidRPr="00484D4B">
        <w:rPr>
          <w:rFonts w:ascii="Arial" w:eastAsia="굴림" w:hAnsi="Arial" w:cs="Arial"/>
          <w:sz w:val="22"/>
        </w:rPr>
        <w:tab/>
      </w:r>
      <w:r w:rsidRPr="00484D4B">
        <w:rPr>
          <w:rFonts w:ascii="Arial" w:eastAsia="굴림" w:hAnsi="Arial" w:cs="Arial" w:hint="eastAsia"/>
          <w:sz w:val="22"/>
        </w:rPr>
        <w:t>→</w:t>
      </w:r>
      <w:r w:rsidRPr="00484D4B">
        <w:rPr>
          <w:rFonts w:ascii="Arial" w:eastAsia="굴림" w:hAnsi="Arial" w:cs="Arial" w:hint="eastAsia"/>
          <w:sz w:val="22"/>
        </w:rPr>
        <w:t xml:space="preserve">Go to section </w:t>
      </w:r>
      <w:r w:rsidR="009051B0" w:rsidRPr="00484D4B">
        <w:rPr>
          <w:rFonts w:ascii="Arial" w:eastAsia="굴림" w:hAnsi="Arial" w:cs="Arial"/>
          <w:sz w:val="22"/>
        </w:rPr>
        <w:t>E</w:t>
      </w:r>
      <w:r w:rsidR="007C1262" w:rsidRPr="00484D4B">
        <w:rPr>
          <w:rFonts w:ascii="Arial" w:eastAsia="굴림" w:hAnsi="Arial" w:cs="Arial"/>
          <w:sz w:val="22"/>
        </w:rPr>
        <w:t>a</w:t>
      </w:r>
      <w:r w:rsidR="009051B0" w:rsidRPr="00484D4B">
        <w:rPr>
          <w:rFonts w:ascii="Arial" w:eastAsia="굴림" w:hAnsi="Arial" w:cs="Arial"/>
          <w:sz w:val="22"/>
        </w:rPr>
        <w:t>.</w:t>
      </w:r>
    </w:p>
    <w:p w14:paraId="6F754F0F" w14:textId="77777777" w:rsidR="00624BD4" w:rsidRPr="00484D4B" w:rsidRDefault="00624BD4" w:rsidP="00F14BA4">
      <w:pPr>
        <w:pStyle w:val="a6"/>
        <w:numPr>
          <w:ilvl w:val="0"/>
          <w:numId w:val="682"/>
        </w:numPr>
        <w:wordWrap/>
        <w:adjustRightInd w:val="0"/>
        <w:spacing w:line="360" w:lineRule="auto"/>
        <w:ind w:leftChars="0"/>
        <w:rPr>
          <w:rFonts w:ascii="Arial" w:eastAsia="굴림" w:hAnsi="Arial" w:cs="Arial"/>
          <w:sz w:val="22"/>
        </w:rPr>
      </w:pPr>
      <w:r w:rsidRPr="00484D4B">
        <w:rPr>
          <w:rFonts w:ascii="Arial" w:eastAsia="굴림" w:hAnsi="Arial" w:cs="Arial"/>
          <w:sz w:val="22"/>
        </w:rPr>
        <w:t xml:space="preserve">The </w:t>
      </w:r>
      <w:r w:rsidR="000F10FB" w:rsidRPr="00484D4B">
        <w:rPr>
          <w:rFonts w:ascii="Arial" w:eastAsia="굴림" w:hAnsi="Arial" w:cs="Arial"/>
          <w:sz w:val="22"/>
        </w:rPr>
        <w:t>s</w:t>
      </w:r>
      <w:r w:rsidRPr="00484D4B">
        <w:rPr>
          <w:rFonts w:ascii="Arial" w:eastAsia="굴림" w:hAnsi="Arial" w:cs="Arial"/>
          <w:sz w:val="22"/>
        </w:rPr>
        <w:t>ection was done by a proxy re</w:t>
      </w:r>
      <w:r w:rsidR="00193E8D" w:rsidRPr="00484D4B">
        <w:rPr>
          <w:rFonts w:ascii="Arial" w:eastAsia="굴림" w:hAnsi="Arial" w:cs="Arial"/>
          <w:sz w:val="22"/>
        </w:rPr>
        <w:t>spondent</w:t>
      </w:r>
      <w:r w:rsidRPr="00484D4B">
        <w:rPr>
          <w:rFonts w:ascii="Arial" w:eastAsia="굴림" w:hAnsi="Arial" w:cs="Arial"/>
          <w:sz w:val="22"/>
        </w:rPr>
        <w:t>.</w:t>
      </w:r>
    </w:p>
    <w:p w14:paraId="0266EA0A" w14:textId="77777777" w:rsidR="00624BD4" w:rsidRPr="00484D4B" w:rsidRDefault="00624BD4" w:rsidP="00624BD4">
      <w:pPr>
        <w:wordWrap/>
        <w:adjustRightInd w:val="0"/>
        <w:spacing w:line="360" w:lineRule="auto"/>
        <w:rPr>
          <w:rFonts w:ascii="Arial" w:eastAsia="굴림" w:hAnsi="Arial" w:cs="Arial"/>
          <w:sz w:val="22"/>
        </w:rPr>
      </w:pPr>
    </w:p>
    <w:p w14:paraId="412D3136" w14:textId="77777777" w:rsidR="00174CC4" w:rsidRPr="00484D4B" w:rsidRDefault="00624BD4" w:rsidP="00174CC4">
      <w:pPr>
        <w:wordWrap/>
        <w:adjustRightInd w:val="0"/>
        <w:spacing w:line="360" w:lineRule="auto"/>
        <w:rPr>
          <w:rFonts w:ascii="Arial" w:eastAsia="굴림" w:hAnsi="Arial" w:cs="Arial"/>
          <w:sz w:val="22"/>
        </w:rPr>
      </w:pPr>
      <w:r w:rsidRPr="00484D4B">
        <w:rPr>
          <w:rFonts w:ascii="Arial" w:eastAsia="굴림" w:hAnsi="Arial" w:cs="Arial"/>
          <w:sz w:val="22"/>
        </w:rPr>
        <w:t xml:space="preserve">D438. </w:t>
      </w:r>
      <w:r w:rsidR="00174CC4" w:rsidRPr="00484D4B">
        <w:rPr>
          <w:rFonts w:ascii="Arial" w:eastAsia="굴림" w:hAnsi="Arial" w:cs="Arial"/>
          <w:kern w:val="0"/>
          <w:sz w:val="22"/>
        </w:rPr>
        <w:t>If done by a proxy respondent, what is the proxy’s relationship to R? Please answer in view of the proxy.</w:t>
      </w:r>
    </w:p>
    <w:p w14:paraId="7DC5CB91" w14:textId="77777777" w:rsidR="00174CC4" w:rsidRPr="00484D4B" w:rsidRDefault="00174CC4" w:rsidP="00F14BA4">
      <w:pPr>
        <w:pStyle w:val="a6"/>
        <w:numPr>
          <w:ilvl w:val="0"/>
          <w:numId w:val="683"/>
        </w:numPr>
        <w:wordWrap/>
        <w:adjustRightInd w:val="0"/>
        <w:spacing w:line="360" w:lineRule="auto"/>
        <w:ind w:leftChars="0"/>
        <w:rPr>
          <w:rFonts w:ascii="Arial" w:eastAsia="굴림" w:hAnsi="Arial" w:cs="Arial"/>
          <w:sz w:val="22"/>
        </w:rPr>
      </w:pPr>
      <w:r w:rsidRPr="00484D4B">
        <w:rPr>
          <w:rFonts w:ascii="Arial" w:eastAsia="굴림" w:hAnsi="Arial" w:cs="Arial"/>
          <w:sz w:val="22"/>
        </w:rPr>
        <w:t>Spouse</w:t>
      </w:r>
    </w:p>
    <w:p w14:paraId="281F808C" w14:textId="77777777" w:rsidR="00174CC4" w:rsidRPr="00484D4B" w:rsidRDefault="00174CC4" w:rsidP="00F14BA4">
      <w:pPr>
        <w:pStyle w:val="a6"/>
        <w:numPr>
          <w:ilvl w:val="0"/>
          <w:numId w:val="683"/>
        </w:numPr>
        <w:wordWrap/>
        <w:adjustRightInd w:val="0"/>
        <w:spacing w:line="360" w:lineRule="auto"/>
        <w:ind w:leftChars="0"/>
        <w:rPr>
          <w:rFonts w:ascii="Arial" w:eastAsia="굴림" w:hAnsi="Arial" w:cs="Arial"/>
          <w:sz w:val="22"/>
        </w:rPr>
      </w:pPr>
      <w:r w:rsidRPr="00484D4B">
        <w:rPr>
          <w:rFonts w:ascii="Arial" w:eastAsia="굴림" w:hAnsi="Arial" w:cs="Arial"/>
          <w:sz w:val="22"/>
        </w:rPr>
        <w:t>Mother</w:t>
      </w:r>
    </w:p>
    <w:p w14:paraId="5B9352E6" w14:textId="77777777" w:rsidR="00174CC4" w:rsidRPr="00484D4B" w:rsidRDefault="00174CC4" w:rsidP="00F14BA4">
      <w:pPr>
        <w:pStyle w:val="a6"/>
        <w:numPr>
          <w:ilvl w:val="0"/>
          <w:numId w:val="683"/>
        </w:numPr>
        <w:wordWrap/>
        <w:adjustRightInd w:val="0"/>
        <w:spacing w:line="360" w:lineRule="auto"/>
        <w:ind w:leftChars="0"/>
        <w:rPr>
          <w:rFonts w:ascii="Arial" w:eastAsia="굴림" w:hAnsi="Arial" w:cs="Arial"/>
          <w:sz w:val="22"/>
        </w:rPr>
      </w:pPr>
      <w:r w:rsidRPr="00484D4B">
        <w:rPr>
          <w:rFonts w:ascii="Arial" w:eastAsia="굴림" w:hAnsi="Arial" w:cs="Arial"/>
          <w:sz w:val="22"/>
        </w:rPr>
        <w:t>Father</w:t>
      </w:r>
    </w:p>
    <w:p w14:paraId="3DE02BCE"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5BFD470A"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1E9B363B"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437C48FB"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12088CF8"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6D14BA04"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4F3126EF"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2BAF85DA"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07AECCAC" w14:textId="77777777" w:rsidR="00174CC4" w:rsidRPr="001D19F6" w:rsidRDefault="00174CC4" w:rsidP="00F14BA4">
      <w:pPr>
        <w:pStyle w:val="a6"/>
        <w:numPr>
          <w:ilvl w:val="0"/>
          <w:numId w:val="683"/>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57EE991B"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→Go to section </w:t>
      </w:r>
      <w:r w:rsidR="009051B0" w:rsidRPr="001D19F6">
        <w:rPr>
          <w:rFonts w:ascii="Arial" w:eastAsia="굴림" w:hAnsi="Arial" w:cs="Arial"/>
          <w:sz w:val="22"/>
        </w:rPr>
        <w:t>E.</w:t>
      </w:r>
    </w:p>
    <w:p w14:paraId="77748A9B" w14:textId="77777777" w:rsidR="00174CC4" w:rsidRPr="001D19F6" w:rsidRDefault="00174CC4">
      <w:pPr>
        <w:widowControl/>
        <w:wordWrap/>
        <w:autoSpaceDE/>
        <w:autoSpaceDN/>
        <w:jc w:val="left"/>
        <w:rPr>
          <w:rFonts w:ascii="Arial" w:eastAsia="굴림" w:hAnsi="Arial" w:cs="Arial"/>
          <w:sz w:val="22"/>
        </w:rPr>
      </w:pPr>
    </w:p>
    <w:p w14:paraId="4CF6486E" w14:textId="77777777" w:rsidR="00C73049" w:rsidRPr="001D19F6" w:rsidRDefault="00010949" w:rsidP="00B05F73">
      <w:pPr>
        <w:wordWrap/>
        <w:adjustRightInd w:val="0"/>
        <w:spacing w:line="276" w:lineRule="auto"/>
        <w:rPr>
          <w:rFonts w:ascii="Arial" w:eastAsia="굴림" w:hAnsi="Arial" w:cs="Arial"/>
          <w:b/>
          <w:sz w:val="22"/>
        </w:rPr>
      </w:pPr>
      <w:r w:rsidRPr="001D19F6">
        <w:rPr>
          <w:rFonts w:ascii="Arial" w:eastAsia="굴림" w:hAnsi="Arial" w:cs="Arial"/>
          <w:b/>
          <w:sz w:val="22"/>
        </w:rPr>
        <w:t>&lt;</w:t>
      </w:r>
      <w:r w:rsidR="009A0438" w:rsidRPr="001D19F6">
        <w:rPr>
          <w:rFonts w:ascii="Arial" w:eastAsia="굴림" w:hAnsi="Arial" w:cs="Arial"/>
          <w:b/>
          <w:sz w:val="22"/>
        </w:rPr>
        <w:t xml:space="preserve"> </w:t>
      </w:r>
      <w:r w:rsidR="00C73049" w:rsidRPr="001D19F6">
        <w:rPr>
          <w:rFonts w:ascii="Arial" w:eastAsia="굴림" w:hAnsi="Arial" w:cs="Arial"/>
          <w:b/>
          <w:sz w:val="22"/>
        </w:rPr>
        <w:t>Retiree</w:t>
      </w:r>
      <w:r w:rsidR="009A0438" w:rsidRPr="001D19F6">
        <w:rPr>
          <w:rFonts w:ascii="Arial" w:eastAsia="굴림" w:hAnsi="Arial" w:cs="Arial"/>
          <w:b/>
          <w:sz w:val="22"/>
        </w:rPr>
        <w:t xml:space="preserve"> </w:t>
      </w:r>
      <w:r w:rsidRPr="001D19F6">
        <w:rPr>
          <w:rFonts w:ascii="Arial" w:eastAsia="굴림" w:hAnsi="Arial" w:cs="Arial"/>
          <w:b/>
          <w:sz w:val="22"/>
        </w:rPr>
        <w:t>&gt;</w:t>
      </w:r>
    </w:p>
    <w:p w14:paraId="1F458200" w14:textId="77777777" w:rsidR="00C73049" w:rsidRPr="001D19F6" w:rsidRDefault="00C73049" w:rsidP="00B05F73">
      <w:pPr>
        <w:wordWrap/>
        <w:adjustRightInd w:val="0"/>
        <w:spacing w:line="276" w:lineRule="auto"/>
        <w:rPr>
          <w:rFonts w:ascii="Arial" w:eastAsia="굴림" w:hAnsi="Arial" w:cs="Arial"/>
          <w:b/>
          <w:sz w:val="22"/>
        </w:rPr>
      </w:pPr>
      <w:r w:rsidRPr="001D19F6">
        <w:rPr>
          <w:rFonts w:ascii="Arial" w:eastAsia="굴림" w:hAnsi="Arial" w:cs="Arial"/>
          <w:b/>
          <w:sz w:val="22"/>
        </w:rPr>
        <w:t>Logic</w:t>
      </w:r>
    </w:p>
    <w:p w14:paraId="4898EBE7" w14:textId="77777777" w:rsidR="00C73049" w:rsidRPr="001D19F6" w:rsidRDefault="00C73049" w:rsidP="00F14BA4">
      <w:pPr>
        <w:pStyle w:val="a6"/>
        <w:numPr>
          <w:ilvl w:val="0"/>
          <w:numId w:val="681"/>
        </w:numPr>
        <w:wordWrap/>
        <w:adjustRightInd w:val="0"/>
        <w:spacing w:line="276" w:lineRule="auto"/>
        <w:ind w:leftChars="0"/>
        <w:rPr>
          <w:rFonts w:ascii="Arial" w:eastAsia="굴림" w:hAnsi="Arial" w:cs="Arial"/>
          <w:b/>
          <w:sz w:val="22"/>
        </w:rPr>
      </w:pPr>
      <w:r w:rsidRPr="001D19F6">
        <w:rPr>
          <w:rFonts w:ascii="Arial" w:eastAsia="굴림" w:hAnsi="Arial" w:cs="Arial"/>
          <w:b/>
          <w:sz w:val="22"/>
        </w:rPr>
        <w:t>If D006=</w:t>
      </w:r>
      <w:r w:rsidR="00B33CAF" w:rsidRPr="001D19F6">
        <w:rPr>
          <w:rFonts w:ascii="굴림" w:eastAsia="굴림" w:hAnsi="굴림" w:cs="굴림" w:hint="eastAsia"/>
          <w:b/>
          <w:sz w:val="22"/>
        </w:rPr>
        <w:t>⑤</w:t>
      </w:r>
      <w:r w:rsidRPr="001D19F6">
        <w:rPr>
          <w:rFonts w:ascii="Arial" w:eastAsia="굴림" w:hAnsi="Arial" w:cs="Arial"/>
          <w:b/>
          <w:sz w:val="22"/>
        </w:rPr>
        <w:t>, then go to a section of retiree.</w:t>
      </w:r>
    </w:p>
    <w:p w14:paraId="2D9ED5B6" w14:textId="77777777" w:rsidR="00624BD4" w:rsidRPr="001D19F6" w:rsidRDefault="00624BD4" w:rsidP="00B05F73">
      <w:pPr>
        <w:wordWrap/>
        <w:spacing w:line="276" w:lineRule="auto"/>
        <w:rPr>
          <w:rFonts w:ascii="Arial" w:eastAsia="굴림" w:hAnsi="Arial" w:cs="Arial"/>
          <w:b/>
          <w:sz w:val="22"/>
        </w:rPr>
      </w:pPr>
    </w:p>
    <w:p w14:paraId="417963F6" w14:textId="77777777" w:rsidR="000F1821" w:rsidRPr="001D19F6" w:rsidRDefault="00010949" w:rsidP="00B05F73">
      <w:pPr>
        <w:wordWrap/>
        <w:adjustRightInd w:val="0"/>
        <w:spacing w:line="276" w:lineRule="auto"/>
        <w:rPr>
          <w:rFonts w:ascii="Arial" w:eastAsia="굴림" w:hAnsi="Arial" w:cs="Arial"/>
          <w:b/>
          <w:sz w:val="22"/>
        </w:rPr>
      </w:pPr>
      <w:r w:rsidRPr="001D19F6">
        <w:rPr>
          <w:rFonts w:ascii="Arial" w:eastAsia="굴림" w:hAnsi="Arial" w:cs="Arial"/>
          <w:b/>
          <w:sz w:val="22"/>
        </w:rPr>
        <w:t xml:space="preserve">&lt;Only for </w:t>
      </w:r>
      <w:r w:rsidR="000F1821" w:rsidRPr="001D19F6">
        <w:rPr>
          <w:rFonts w:ascii="Arial" w:eastAsia="굴림" w:hAnsi="Arial" w:cs="Arial"/>
          <w:b/>
          <w:sz w:val="22"/>
        </w:rPr>
        <w:t>a new retiree</w:t>
      </w:r>
      <w:r w:rsidRPr="001D19F6">
        <w:rPr>
          <w:rFonts w:ascii="Arial" w:eastAsia="굴림" w:hAnsi="Arial" w:cs="Arial"/>
          <w:b/>
          <w:sz w:val="22"/>
        </w:rPr>
        <w:t>&gt;</w:t>
      </w:r>
    </w:p>
    <w:p w14:paraId="68FC9AB9"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 xml:space="preserve">Logic </w:t>
      </w:r>
    </w:p>
    <w:p w14:paraId="3DC89A8D" w14:textId="77777777" w:rsidR="00624BD4" w:rsidRPr="001D19F6" w:rsidRDefault="00624BD4" w:rsidP="00F14BA4">
      <w:pPr>
        <w:pStyle w:val="a6"/>
        <w:numPr>
          <w:ilvl w:val="0"/>
          <w:numId w:val="681"/>
        </w:numPr>
        <w:wordWrap/>
        <w:adjustRightInd w:val="0"/>
        <w:spacing w:line="276" w:lineRule="auto"/>
        <w:ind w:leftChars="0"/>
        <w:rPr>
          <w:rFonts w:ascii="Arial" w:eastAsia="굴림" w:hAnsi="Arial" w:cs="Arial"/>
          <w:b/>
          <w:sz w:val="22"/>
        </w:rPr>
      </w:pPr>
      <w:r w:rsidRPr="001D19F6">
        <w:rPr>
          <w:rFonts w:ascii="Arial" w:eastAsia="굴림" w:hAnsi="Arial" w:cs="Arial"/>
          <w:b/>
          <w:sz w:val="22"/>
        </w:rPr>
        <w:lastRenderedPageBreak/>
        <w:t>If D036=</w:t>
      </w:r>
      <w:r w:rsidRPr="001D19F6">
        <w:rPr>
          <w:rFonts w:ascii="굴림" w:eastAsia="굴림" w:hAnsi="굴림" w:cs="굴림" w:hint="eastAsia"/>
          <w:b/>
          <w:sz w:val="22"/>
        </w:rPr>
        <w:t>⑤</w:t>
      </w:r>
      <w:r w:rsidRPr="001D19F6">
        <w:rPr>
          <w:rFonts w:ascii="Arial" w:eastAsia="굴림" w:hAnsi="Arial" w:cs="Arial"/>
          <w:b/>
          <w:sz w:val="22"/>
        </w:rPr>
        <w:t xml:space="preserve"> and D043=</w:t>
      </w:r>
      <w:r w:rsidRPr="001D19F6">
        <w:rPr>
          <w:rFonts w:ascii="굴림" w:eastAsia="굴림" w:hAnsi="굴림" w:cs="굴림" w:hint="eastAsia"/>
          <w:b/>
          <w:sz w:val="22"/>
        </w:rPr>
        <w:t>⑤</w:t>
      </w:r>
      <w:r w:rsidR="00C73049" w:rsidRPr="001D19F6">
        <w:rPr>
          <w:rFonts w:ascii="Arial" w:eastAsia="굴림" w:hAnsi="Arial" w:cs="Arial"/>
          <w:b/>
          <w:sz w:val="22"/>
        </w:rPr>
        <w:t>(a new retiree) or D084=</w:t>
      </w:r>
      <w:r w:rsidR="00C73049" w:rsidRPr="001D19F6">
        <w:rPr>
          <w:rFonts w:ascii="굴림" w:eastAsia="굴림" w:hAnsi="굴림" w:cs="굴림" w:hint="eastAsia"/>
          <w:b/>
          <w:sz w:val="22"/>
        </w:rPr>
        <w:t>⑤</w:t>
      </w:r>
      <w:r w:rsidRPr="001D19F6">
        <w:rPr>
          <w:rFonts w:ascii="Arial" w:eastAsia="굴림" w:hAnsi="Arial" w:cs="Arial"/>
          <w:b/>
          <w:sz w:val="22"/>
        </w:rPr>
        <w:t>, then go to D501~D508</w:t>
      </w:r>
      <w:r w:rsidR="00B05F73" w:rsidRPr="001D19F6">
        <w:rPr>
          <w:rFonts w:ascii="Arial" w:eastAsia="굴림" w:hAnsi="Arial" w:cs="Arial"/>
          <w:b/>
          <w:sz w:val="22"/>
        </w:rPr>
        <w:t>.</w:t>
      </w:r>
    </w:p>
    <w:p w14:paraId="53DDE9EA" w14:textId="77777777" w:rsidR="00624BD4" w:rsidRPr="001D19F6" w:rsidRDefault="00624BD4" w:rsidP="00624BD4">
      <w:pPr>
        <w:wordWrap/>
        <w:spacing w:line="360" w:lineRule="auto"/>
        <w:rPr>
          <w:rFonts w:ascii="Arial" w:eastAsia="굴림" w:hAnsi="Arial" w:cs="Arial"/>
          <w:sz w:val="22"/>
        </w:rPr>
      </w:pPr>
    </w:p>
    <w:p w14:paraId="036395EC" w14:textId="77777777" w:rsidR="00624BD4" w:rsidRPr="001D19F6" w:rsidRDefault="00624BD4" w:rsidP="00624BD4">
      <w:pPr>
        <w:wordWrap/>
        <w:spacing w:line="360" w:lineRule="auto"/>
        <w:rPr>
          <w:rFonts w:ascii="Arial" w:eastAsia="돋움" w:hAnsi="Arial" w:cs="Arial"/>
          <w:kern w:val="0"/>
          <w:sz w:val="22"/>
        </w:rPr>
      </w:pPr>
      <w:r w:rsidRPr="001D19F6">
        <w:rPr>
          <w:rFonts w:ascii="Arial" w:eastAsia="굴림" w:hAnsi="Arial" w:cs="Arial"/>
          <w:sz w:val="22"/>
        </w:rPr>
        <w:t xml:space="preserve">D501. </w:t>
      </w:r>
      <w:r w:rsidR="00334A38" w:rsidRPr="001D19F6">
        <w:rPr>
          <w:rFonts w:ascii="Arial" w:eastAsia="굴림" w:hAnsi="Arial" w:cs="Arial"/>
          <w:sz w:val="22"/>
        </w:rPr>
        <w:t>When did you retire after</w:t>
      </w:r>
      <w:r w:rsidRPr="001D19F6">
        <w:rPr>
          <w:rFonts w:ascii="Arial" w:eastAsia="굴림" w:hAnsi="Arial" w:cs="Arial"/>
          <w:sz w:val="22"/>
        </w:rPr>
        <w:t xml:space="preserve"> the previous interview? (unit: year and month combined into 6 digits)</w:t>
      </w:r>
    </w:p>
    <w:p w14:paraId="1E7B1F08" w14:textId="29DC869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702B09"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702B09" w:rsidRPr="001D19F6">
        <w:rPr>
          <w:rFonts w:ascii="Arial" w:eastAsia="굴림" w:hAnsi="Arial" w:cs="Arial"/>
          <w:kern w:val="0"/>
          <w:sz w:val="22"/>
        </w:rPr>
        <w:t xml:space="preserve">, mark </w:t>
      </w:r>
      <w:del w:id="6896" w:author="Keis" w:date="2024-09-06T10:18:00Z">
        <w:r w:rsidR="00781A0E" w:rsidDel="009F27DD">
          <w:rPr>
            <w:rFonts w:ascii="Arial" w:eastAsia="굴림" w:hAnsi="Arial" w:cs="Arial" w:hint="eastAsia"/>
            <w:color w:val="FF0000"/>
            <w:kern w:val="0"/>
            <w:sz w:val="22"/>
          </w:rPr>
          <w:delText>2019</w:delText>
        </w:r>
      </w:del>
      <w:ins w:id="6897" w:author="Keis" w:date="2024-09-06T10:18:00Z">
        <w:r w:rsidR="009F27DD" w:rsidRPr="009F27DD">
          <w:rPr>
            <w:rFonts w:ascii="Arial" w:eastAsia="굴림" w:hAnsi="Arial" w:cs="Arial" w:hint="eastAsia"/>
            <w:color w:val="00B050"/>
            <w:kern w:val="0"/>
            <w:sz w:val="22"/>
          </w:rPr>
          <w:t>2021</w:t>
        </w:r>
      </w:ins>
      <w:r w:rsidR="00781A0E" w:rsidRPr="002B1E54">
        <w:rPr>
          <w:rFonts w:ascii="Arial" w:eastAsia="굴림" w:hAnsi="Arial" w:cs="Arial"/>
          <w:color w:val="000000" w:themeColor="text1"/>
          <w:kern w:val="0"/>
          <w:sz w:val="22"/>
          <w:rPrChange w:id="6898" w:author="Keis" w:date="2024-09-13T13:13:00Z">
            <w:rPr>
              <w:rFonts w:ascii="Arial" w:eastAsia="굴림" w:hAnsi="Arial" w:cs="Arial"/>
              <w:color w:val="FF0000"/>
              <w:kern w:val="0"/>
              <w:sz w:val="22"/>
            </w:rPr>
          </w:rPrChange>
        </w:rPr>
        <w:t>01</w:t>
      </w:r>
      <w:r w:rsidR="00702B09" w:rsidRPr="001D19F6">
        <w:rPr>
          <w:rFonts w:ascii="Arial" w:eastAsia="굴림" w:hAnsi="Arial" w:cs="Arial"/>
          <w:kern w:val="0"/>
          <w:sz w:val="22"/>
        </w:rPr>
        <w:t xml:space="preserve"> for January </w:t>
      </w:r>
      <w:del w:id="6899" w:author="Keis" w:date="2024-09-06T10:18:00Z">
        <w:r w:rsidR="00781A0E" w:rsidDel="009F27DD">
          <w:rPr>
            <w:rFonts w:ascii="Arial" w:eastAsia="굴림" w:hAnsi="Arial" w:cs="Arial" w:hint="eastAsia"/>
            <w:color w:val="FF0000"/>
            <w:kern w:val="0"/>
            <w:sz w:val="22"/>
          </w:rPr>
          <w:delText>2019</w:delText>
        </w:r>
      </w:del>
      <w:ins w:id="6900" w:author="Keis" w:date="2024-09-06T10:18:00Z">
        <w:r w:rsidR="009F27DD" w:rsidRPr="009F27DD">
          <w:rPr>
            <w:rFonts w:ascii="Arial" w:eastAsia="굴림" w:hAnsi="Arial" w:cs="Arial" w:hint="eastAsia"/>
            <w:color w:val="00B050"/>
            <w:kern w:val="0"/>
            <w:sz w:val="22"/>
          </w:rPr>
          <w:t>2021</w:t>
        </w:r>
      </w:ins>
      <w:r w:rsidR="00702B09" w:rsidRPr="001D19F6">
        <w:rPr>
          <w:rFonts w:ascii="Arial" w:eastAsia="굴림" w:hAnsi="Arial" w:cs="Arial"/>
          <w:kern w:val="0"/>
          <w:sz w:val="22"/>
        </w:rPr>
        <w:t xml:space="preserve">. If the month is not clear, enter </w:t>
      </w:r>
      <w:del w:id="6901" w:author="Keis" w:date="2024-09-06T10:18:00Z">
        <w:r w:rsidR="00781A0E" w:rsidDel="009F27DD">
          <w:rPr>
            <w:rFonts w:ascii="Arial" w:eastAsia="굴림" w:hAnsi="Arial" w:cs="Arial" w:hint="eastAsia"/>
            <w:color w:val="FF0000"/>
            <w:kern w:val="0"/>
            <w:sz w:val="22"/>
          </w:rPr>
          <w:delText>2019</w:delText>
        </w:r>
      </w:del>
      <w:ins w:id="6902" w:author="Keis" w:date="2024-09-06T10:18:00Z">
        <w:r w:rsidR="009F27DD" w:rsidRPr="009F27DD">
          <w:rPr>
            <w:rFonts w:ascii="Arial" w:eastAsia="굴림" w:hAnsi="Arial" w:cs="Arial" w:hint="eastAsia"/>
            <w:color w:val="00B050"/>
            <w:kern w:val="0"/>
            <w:sz w:val="22"/>
          </w:rPr>
          <w:t>2021</w:t>
        </w:r>
      </w:ins>
      <w:r w:rsidR="00781A0E" w:rsidRPr="002B1E54">
        <w:rPr>
          <w:rFonts w:ascii="Arial" w:eastAsia="굴림" w:hAnsi="Arial" w:cs="Arial"/>
          <w:color w:val="000000" w:themeColor="text1"/>
          <w:kern w:val="0"/>
          <w:sz w:val="22"/>
          <w:rPrChange w:id="6903" w:author="Keis" w:date="2024-09-13T13:13:00Z">
            <w:rPr>
              <w:rFonts w:ascii="Arial" w:eastAsia="굴림" w:hAnsi="Arial" w:cs="Arial"/>
              <w:color w:val="FF0000"/>
              <w:kern w:val="0"/>
              <w:sz w:val="22"/>
            </w:rPr>
          </w:rPrChange>
        </w:rPr>
        <w:t>00</w:t>
      </w:r>
      <w:r w:rsidR="00702B09" w:rsidRPr="001D19F6">
        <w:rPr>
          <w:rFonts w:ascii="Arial" w:eastAsia="굴림" w:hAnsi="Arial" w:cs="Arial"/>
          <w:kern w:val="0"/>
          <w:sz w:val="22"/>
        </w:rPr>
        <w:t>.</w:t>
      </w:r>
      <w:r w:rsidRPr="001D19F6">
        <w:rPr>
          <w:rFonts w:ascii="Arial" w:eastAsia="굴림" w:hAnsi="Arial" w:cs="Arial"/>
          <w:sz w:val="22"/>
        </w:rPr>
        <w:t>]</w:t>
      </w:r>
    </w:p>
    <w:p w14:paraId="74623465" w14:textId="19265CE1" w:rsidR="00624BD4" w:rsidRPr="001D19F6" w:rsidRDefault="00010949" w:rsidP="0001094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200600 ~ </w:t>
      </w:r>
      <w:del w:id="6904" w:author="Keis" w:date="2024-09-06T10:23:00Z">
        <w:r w:rsidR="00781A0E" w:rsidDel="00817F07">
          <w:rPr>
            <w:rFonts w:ascii="Arial" w:eastAsia="굴림" w:hAnsi="Arial" w:cs="Arial" w:hint="eastAsia"/>
            <w:color w:val="FF0000"/>
            <w:sz w:val="22"/>
          </w:rPr>
          <w:delText>2020</w:delText>
        </w:r>
      </w:del>
      <w:ins w:id="6905" w:author="Keis" w:date="2024-09-06T10:23:00Z">
        <w:r w:rsidR="00817F07" w:rsidRPr="00817F07">
          <w:rPr>
            <w:rFonts w:ascii="Arial" w:eastAsia="굴림" w:hAnsi="Arial" w:cs="Arial" w:hint="eastAsia"/>
            <w:color w:val="00B050"/>
            <w:sz w:val="22"/>
          </w:rPr>
          <w:t>2022</w:t>
        </w:r>
      </w:ins>
      <w:r w:rsidR="00781A0E" w:rsidRPr="002B1E54">
        <w:rPr>
          <w:rFonts w:ascii="Arial" w:eastAsia="굴림" w:hAnsi="Arial" w:cs="Arial"/>
          <w:color w:val="000000" w:themeColor="text1"/>
          <w:sz w:val="22"/>
          <w:rPrChange w:id="6906" w:author="Keis" w:date="2024-09-13T13:13:00Z">
            <w:rPr>
              <w:rFonts w:ascii="Arial" w:eastAsia="굴림" w:hAnsi="Arial" w:cs="Arial"/>
              <w:color w:val="FF0000"/>
              <w:sz w:val="22"/>
            </w:rPr>
          </w:rPrChange>
        </w:rPr>
        <w:t>11</w:t>
      </w:r>
      <w:r w:rsidR="00624BD4" w:rsidRPr="001D19F6">
        <w:rPr>
          <w:rFonts w:ascii="Arial" w:eastAsia="굴림" w:hAnsi="Arial" w:cs="Arial"/>
          <w:sz w:val="22"/>
        </w:rPr>
        <w:t>]</w:t>
      </w:r>
    </w:p>
    <w:p w14:paraId="7680F342" w14:textId="77777777" w:rsidR="00624BD4" w:rsidRPr="001D19F6" w:rsidRDefault="00624BD4" w:rsidP="00624BD4">
      <w:pPr>
        <w:wordWrap/>
        <w:spacing w:line="360" w:lineRule="auto"/>
        <w:rPr>
          <w:rFonts w:ascii="Arial" w:eastAsia="굴림" w:hAnsi="Arial" w:cs="Arial"/>
          <w:sz w:val="22"/>
        </w:rPr>
      </w:pPr>
    </w:p>
    <w:p w14:paraId="4C0132D2" w14:textId="77777777" w:rsidR="00010949" w:rsidRPr="001D19F6" w:rsidRDefault="00624BD4" w:rsidP="00010949">
      <w:pPr>
        <w:wordWrap/>
        <w:spacing w:line="360" w:lineRule="auto"/>
        <w:rPr>
          <w:rFonts w:ascii="Arial" w:eastAsia="굴림" w:hAnsi="Arial" w:cs="Arial"/>
          <w:sz w:val="22"/>
        </w:rPr>
      </w:pPr>
      <w:r w:rsidRPr="001D19F6">
        <w:rPr>
          <w:rFonts w:ascii="Arial" w:eastAsia="굴림" w:hAnsi="Arial" w:cs="Arial"/>
          <w:sz w:val="22"/>
        </w:rPr>
        <w:t xml:space="preserve">D502. What </w:t>
      </w:r>
      <w:r w:rsidR="00010949" w:rsidRPr="001D19F6">
        <w:rPr>
          <w:rFonts w:ascii="Arial" w:eastAsia="굴림" w:hAnsi="Arial" w:cs="Arial"/>
          <w:sz w:val="22"/>
        </w:rPr>
        <w:t xml:space="preserve">were </w:t>
      </w:r>
      <w:r w:rsidRPr="001D19F6">
        <w:rPr>
          <w:rFonts w:ascii="Arial" w:eastAsia="굴림" w:hAnsi="Arial" w:cs="Arial"/>
          <w:sz w:val="22"/>
        </w:rPr>
        <w:t>the most importa</w:t>
      </w:r>
      <w:r w:rsidR="00521853" w:rsidRPr="001D19F6">
        <w:rPr>
          <w:rFonts w:ascii="Arial" w:eastAsia="굴림" w:hAnsi="Arial" w:cs="Arial"/>
          <w:sz w:val="22"/>
        </w:rPr>
        <w:t>nt reason</w:t>
      </w:r>
      <w:r w:rsidR="00010949" w:rsidRPr="001D19F6">
        <w:rPr>
          <w:rFonts w:ascii="Arial" w:eastAsia="굴림" w:hAnsi="Arial" w:cs="Arial"/>
          <w:sz w:val="22"/>
        </w:rPr>
        <w:t>s</w:t>
      </w:r>
      <w:r w:rsidRPr="001D19F6">
        <w:rPr>
          <w:rFonts w:ascii="Arial" w:eastAsia="굴림" w:hAnsi="Arial" w:cs="Arial"/>
          <w:sz w:val="22"/>
        </w:rPr>
        <w:t xml:space="preserve"> you retired? </w:t>
      </w:r>
      <w:r w:rsidR="009F1E16" w:rsidRPr="001D19F6">
        <w:rPr>
          <w:rFonts w:ascii="Arial" w:eastAsia="굴림" w:hAnsi="Arial" w:cs="Arial"/>
          <w:sz w:val="22"/>
        </w:rPr>
        <w:t>Choose</w:t>
      </w:r>
      <w:r w:rsidR="00010949" w:rsidRPr="001D19F6">
        <w:rPr>
          <w:rFonts w:ascii="Arial" w:eastAsia="굴림" w:hAnsi="Arial" w:cs="Arial"/>
          <w:sz w:val="22"/>
        </w:rPr>
        <w:t xml:space="preserve"> the two main reasons. </w:t>
      </w:r>
    </w:p>
    <w:p w14:paraId="65078844" w14:textId="77777777" w:rsidR="00010949" w:rsidRPr="001D19F6" w:rsidRDefault="00010949" w:rsidP="00010949">
      <w:pPr>
        <w:wordWrap/>
        <w:spacing w:line="360" w:lineRule="auto"/>
        <w:rPr>
          <w:rFonts w:ascii="Arial" w:eastAsia="굴림" w:hAnsi="Arial" w:cs="Arial"/>
          <w:sz w:val="22"/>
        </w:rPr>
      </w:pPr>
      <w:r w:rsidRPr="001D19F6">
        <w:rPr>
          <w:rFonts w:ascii="Arial" w:eastAsia="굴림" w:hAnsi="Arial" w:cs="Arial"/>
          <w:kern w:val="0"/>
          <w:sz w:val="22"/>
        </w:rPr>
        <w:t xml:space="preserve">What is the most important reason you retired? </w:t>
      </w:r>
    </w:p>
    <w:p w14:paraId="6D037AB5"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Having enough income to get by</w:t>
      </w:r>
      <w:r w:rsidR="00010949" w:rsidRPr="001D19F6">
        <w:rPr>
          <w:rFonts w:ascii="Arial" w:eastAsia="굴림" w:hAnsi="Arial" w:cs="Arial"/>
          <w:sz w:val="22"/>
        </w:rPr>
        <w:tab/>
      </w:r>
      <w:r w:rsidR="00010949" w:rsidRPr="001D19F6">
        <w:rPr>
          <w:rFonts w:ascii="Arial" w:eastAsia="굴림" w:hAnsi="Arial" w:cs="Arial"/>
          <w:sz w:val="22"/>
        </w:rPr>
        <w:tab/>
      </w:r>
      <w:r w:rsidR="002431FC" w:rsidRPr="001D19F6">
        <w:rPr>
          <w:rFonts w:ascii="Arial" w:eastAsia="굴림" w:hAnsi="Arial" w:cs="Arial"/>
          <w:sz w:val="22"/>
        </w:rPr>
        <w:t>→</w:t>
      </w:r>
      <w:r w:rsidR="008E72C4" w:rsidRPr="001D19F6">
        <w:rPr>
          <w:rFonts w:ascii="Arial" w:eastAsia="굴림" w:hAnsi="Arial" w:cs="Arial"/>
          <w:sz w:val="22"/>
        </w:rPr>
        <w:t>Go to D504</w:t>
      </w:r>
    </w:p>
    <w:p w14:paraId="39876212"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Having enough income from spouse</w:t>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19CA312C"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Didn’t like to continue to work</w:t>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7CCD1649"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To spend more time on leisure</w:t>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62DCDC4A"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To do volunteer work or to pursue hobby</w:t>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4DFBE0C4" w14:textId="77777777" w:rsidR="008E72C4" w:rsidRPr="001D19F6" w:rsidRDefault="00334A38"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 xml:space="preserve">Poor </w:t>
      </w:r>
      <w:r w:rsidR="00624BD4" w:rsidRPr="001D19F6">
        <w:rPr>
          <w:rFonts w:ascii="Arial" w:eastAsia="굴림" w:hAnsi="Arial" w:cs="Arial"/>
          <w:sz w:val="22"/>
        </w:rPr>
        <w:t>health</w:t>
      </w:r>
      <w:r w:rsidR="001E00B5" w:rsidRPr="001D19F6">
        <w:rPr>
          <w:rFonts w:ascii="Arial" w:eastAsia="굴림" w:hAnsi="Arial" w:cs="Arial"/>
          <w:sz w:val="22"/>
        </w:rPr>
        <w:t>/ disability</w:t>
      </w:r>
      <w:r w:rsidR="00010949" w:rsidRPr="001D19F6">
        <w:rPr>
          <w:rFonts w:ascii="Arial" w:eastAsia="굴림" w:hAnsi="Arial" w:cs="Arial"/>
          <w:sz w:val="22"/>
        </w:rPr>
        <w:tab/>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52EAAFE5" w14:textId="77777777" w:rsidR="008E72C4" w:rsidRPr="001D19F6" w:rsidRDefault="00334A38"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P</w:t>
      </w:r>
      <w:r w:rsidR="00624BD4" w:rsidRPr="001D19F6">
        <w:rPr>
          <w:rFonts w:ascii="Arial" w:eastAsia="굴림" w:hAnsi="Arial" w:cs="Arial"/>
          <w:sz w:val="22"/>
        </w:rPr>
        <w:t>oor health of</w:t>
      </w:r>
      <w:r w:rsidR="00010949" w:rsidRPr="001D19F6">
        <w:rPr>
          <w:rFonts w:ascii="Arial" w:eastAsia="굴림" w:hAnsi="Arial" w:cs="Arial"/>
          <w:sz w:val="22"/>
        </w:rPr>
        <w:t xml:space="preserve"> </w:t>
      </w:r>
      <w:r w:rsidR="00624BD4" w:rsidRPr="001D19F6">
        <w:rPr>
          <w:rFonts w:ascii="Arial" w:eastAsia="굴림" w:hAnsi="Arial" w:cs="Arial"/>
          <w:sz w:val="22"/>
        </w:rPr>
        <w:t>spouse</w:t>
      </w:r>
      <w:r w:rsidR="00010949" w:rsidRPr="001D19F6">
        <w:rPr>
          <w:rFonts w:ascii="Arial" w:eastAsia="굴림" w:hAnsi="Arial" w:cs="Arial"/>
          <w:sz w:val="22"/>
        </w:rPr>
        <w:tab/>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w:t>
      </w:r>
      <w:r w:rsidR="008E72C4" w:rsidRPr="001D19F6">
        <w:rPr>
          <w:rFonts w:ascii="Arial" w:eastAsia="굴림" w:hAnsi="Arial" w:cs="Arial"/>
          <w:sz w:val="22"/>
        </w:rPr>
        <w:t>Go to D504</w:t>
      </w:r>
    </w:p>
    <w:p w14:paraId="106AC53A" w14:textId="77777777" w:rsidR="008E72C4" w:rsidRPr="001D19F6" w:rsidRDefault="00334A38"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P</w:t>
      </w:r>
      <w:r w:rsidR="00193E8D" w:rsidRPr="001D19F6">
        <w:rPr>
          <w:rFonts w:ascii="Arial" w:eastAsia="굴림" w:hAnsi="Arial" w:cs="Arial"/>
          <w:sz w:val="22"/>
        </w:rPr>
        <w:t xml:space="preserve">oor health </w:t>
      </w:r>
      <w:r w:rsidR="00624BD4" w:rsidRPr="001D19F6">
        <w:rPr>
          <w:rFonts w:ascii="Arial" w:eastAsia="굴림" w:hAnsi="Arial" w:cs="Arial"/>
          <w:sz w:val="22"/>
        </w:rPr>
        <w:t>of other family members</w:t>
      </w:r>
      <w:r w:rsidR="00010949" w:rsidRPr="001D19F6">
        <w:rPr>
          <w:rFonts w:ascii="Arial" w:eastAsia="굴림" w:hAnsi="Arial" w:cs="Arial"/>
          <w:sz w:val="22"/>
        </w:rPr>
        <w:tab/>
      </w:r>
      <w:r w:rsidR="000F1821" w:rsidRPr="001D19F6">
        <w:rPr>
          <w:rFonts w:ascii="Arial" w:eastAsia="굴림" w:hAnsi="Arial" w:cs="Arial"/>
          <w:sz w:val="22"/>
        </w:rPr>
        <w:t xml:space="preserve">→Go </w:t>
      </w:r>
      <w:r w:rsidR="008E72C4" w:rsidRPr="001D19F6">
        <w:rPr>
          <w:rFonts w:ascii="Arial" w:eastAsia="굴림" w:hAnsi="Arial" w:cs="Arial"/>
          <w:sz w:val="22"/>
        </w:rPr>
        <w:t>to D504</w:t>
      </w:r>
    </w:p>
    <w:p w14:paraId="6B1CFE29" w14:textId="77777777" w:rsidR="008E72C4" w:rsidRPr="001D19F6" w:rsidRDefault="001E00B5"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Household chore</w:t>
      </w:r>
      <w:r w:rsidR="00193E8D" w:rsidRPr="001D19F6">
        <w:rPr>
          <w:rFonts w:ascii="Arial" w:eastAsia="굴림" w:hAnsi="Arial" w:cs="Arial"/>
          <w:sz w:val="22"/>
        </w:rPr>
        <w:t xml:space="preserve"> or childcare </w:t>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 xml:space="preserve">→Go to </w:t>
      </w:r>
      <w:r w:rsidR="008E72C4" w:rsidRPr="001D19F6">
        <w:rPr>
          <w:rFonts w:ascii="Arial" w:eastAsia="굴림" w:hAnsi="Arial" w:cs="Arial"/>
          <w:sz w:val="22"/>
        </w:rPr>
        <w:t>D504</w:t>
      </w:r>
    </w:p>
    <w:p w14:paraId="524F5EA8" w14:textId="77777777" w:rsidR="008E72C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Could not find another job</w:t>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 xml:space="preserve">→Go to </w:t>
      </w:r>
      <w:r w:rsidR="008E72C4" w:rsidRPr="001D19F6">
        <w:rPr>
          <w:rFonts w:ascii="Arial" w:eastAsia="굴림" w:hAnsi="Arial" w:cs="Arial"/>
          <w:sz w:val="22"/>
        </w:rPr>
        <w:t>D504</w:t>
      </w:r>
    </w:p>
    <w:p w14:paraId="49EF454C" w14:textId="77777777" w:rsidR="00624BD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Mandatory retirement</w:t>
      </w:r>
      <w:r w:rsidR="00010949" w:rsidRPr="001D19F6">
        <w:rPr>
          <w:rFonts w:ascii="Arial" w:eastAsia="굴림" w:hAnsi="Arial" w:cs="Arial"/>
          <w:sz w:val="22"/>
        </w:rPr>
        <w:tab/>
      </w:r>
      <w:r w:rsidR="00010949" w:rsidRPr="001D19F6">
        <w:rPr>
          <w:rFonts w:ascii="Arial" w:eastAsia="굴림" w:hAnsi="Arial" w:cs="Arial"/>
          <w:sz w:val="22"/>
        </w:rPr>
        <w:tab/>
      </w:r>
      <w:r w:rsidR="00010949" w:rsidRPr="001D19F6">
        <w:rPr>
          <w:rFonts w:ascii="Arial" w:eastAsia="굴림" w:hAnsi="Arial" w:cs="Arial"/>
          <w:sz w:val="22"/>
        </w:rPr>
        <w:tab/>
      </w:r>
      <w:r w:rsidR="000F1821" w:rsidRPr="001D19F6">
        <w:rPr>
          <w:rFonts w:ascii="Arial" w:eastAsia="굴림" w:hAnsi="Arial" w:cs="Arial"/>
          <w:sz w:val="22"/>
        </w:rPr>
        <w:t>→Go to D50</w:t>
      </w:r>
      <w:r w:rsidR="008E72C4" w:rsidRPr="001D19F6">
        <w:rPr>
          <w:rFonts w:ascii="Arial" w:eastAsia="굴림" w:hAnsi="Arial" w:cs="Arial"/>
          <w:sz w:val="22"/>
        </w:rPr>
        <w:t>4</w:t>
      </w:r>
    </w:p>
    <w:p w14:paraId="7B424E85" w14:textId="77777777" w:rsidR="00624BD4" w:rsidRPr="001D19F6" w:rsidRDefault="00624BD4" w:rsidP="00F14BA4">
      <w:pPr>
        <w:pStyle w:val="a6"/>
        <w:numPr>
          <w:ilvl w:val="0"/>
          <w:numId w:val="684"/>
        </w:numPr>
        <w:wordWrap/>
        <w:spacing w:line="360" w:lineRule="auto"/>
        <w:ind w:leftChars="0"/>
        <w:rPr>
          <w:rFonts w:ascii="Arial" w:eastAsia="굴림" w:hAnsi="Arial" w:cs="Arial"/>
          <w:sz w:val="22"/>
        </w:rPr>
      </w:pPr>
      <w:r w:rsidRPr="001D19F6">
        <w:rPr>
          <w:rFonts w:ascii="Arial" w:eastAsia="굴림" w:hAnsi="Arial" w:cs="Arial"/>
          <w:sz w:val="22"/>
        </w:rPr>
        <w:t>Other</w:t>
      </w:r>
      <w:r w:rsidR="00193E8D" w:rsidRPr="001D19F6">
        <w:rPr>
          <w:rFonts w:ascii="Arial" w:eastAsia="굴림" w:hAnsi="Arial" w:cs="Arial"/>
          <w:sz w:val="22"/>
        </w:rPr>
        <w:t>s</w:t>
      </w:r>
    </w:p>
    <w:p w14:paraId="39CB4352" w14:textId="77777777" w:rsidR="00624BD4" w:rsidRPr="001D19F6" w:rsidRDefault="00624BD4" w:rsidP="00624BD4">
      <w:pPr>
        <w:wordWrap/>
        <w:spacing w:line="360" w:lineRule="auto"/>
        <w:rPr>
          <w:rFonts w:ascii="Arial" w:eastAsia="굴림" w:hAnsi="Arial" w:cs="Arial"/>
          <w:sz w:val="22"/>
        </w:rPr>
      </w:pPr>
    </w:p>
    <w:p w14:paraId="45E2762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D503. </w:t>
      </w:r>
      <w:r w:rsidR="00193E8D" w:rsidRPr="001D19F6">
        <w:rPr>
          <w:rFonts w:ascii="Arial" w:eastAsia="굴림" w:hAnsi="Arial" w:cs="Arial"/>
          <w:sz w:val="22"/>
        </w:rPr>
        <w:t>If others, please specify</w:t>
      </w:r>
      <w:r w:rsidRPr="001D19F6">
        <w:rPr>
          <w:rFonts w:ascii="Arial" w:eastAsia="굴림" w:hAnsi="Arial" w:cs="Arial"/>
          <w:sz w:val="22"/>
        </w:rPr>
        <w:t>.</w:t>
      </w:r>
    </w:p>
    <w:p w14:paraId="1BDACBEC" w14:textId="77777777" w:rsidR="00010949" w:rsidRPr="001D19F6" w:rsidRDefault="00010949" w:rsidP="0001094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33CDE0D8" w14:textId="77777777" w:rsidR="00010949" w:rsidRPr="001D19F6" w:rsidRDefault="00010949">
      <w:pPr>
        <w:widowControl/>
        <w:wordWrap/>
        <w:autoSpaceDE/>
        <w:autoSpaceDN/>
        <w:jc w:val="left"/>
        <w:rPr>
          <w:rFonts w:ascii="Arial" w:eastAsia="굴림" w:hAnsi="Arial" w:cs="Arial"/>
          <w:sz w:val="22"/>
        </w:rPr>
      </w:pPr>
    </w:p>
    <w:p w14:paraId="7C379C9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D504. What was the second most important reason you retired? </w:t>
      </w:r>
    </w:p>
    <w:p w14:paraId="7C7EB8FF"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Having enough income to get by</w:t>
      </w:r>
      <w:r w:rsidR="001E00B5" w:rsidRPr="001D19F6">
        <w:rPr>
          <w:rFonts w:ascii="Arial" w:eastAsia="굴림" w:hAnsi="Arial" w:cs="Arial"/>
          <w:sz w:val="22"/>
        </w:rPr>
        <w:tab/>
      </w:r>
      <w:r w:rsidR="001E00B5" w:rsidRPr="001D19F6">
        <w:rPr>
          <w:rFonts w:ascii="Arial" w:eastAsia="굴림" w:hAnsi="Arial" w:cs="Arial"/>
          <w:sz w:val="22"/>
        </w:rPr>
        <w:tab/>
      </w:r>
      <w:r w:rsidR="00311E4F" w:rsidRPr="001D19F6">
        <w:rPr>
          <w:rFonts w:ascii="Arial" w:eastAsia="굴림" w:hAnsi="Arial" w:cs="Arial"/>
          <w:sz w:val="22"/>
        </w:rPr>
        <w:t>→Go to D506</w:t>
      </w:r>
    </w:p>
    <w:p w14:paraId="248C09BF"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Having enough income from spouse</w:t>
      </w:r>
      <w:r w:rsidR="001E00B5" w:rsidRPr="001D19F6">
        <w:rPr>
          <w:rFonts w:ascii="Arial" w:eastAsia="굴림" w:hAnsi="Arial" w:cs="Arial"/>
          <w:sz w:val="22"/>
        </w:rPr>
        <w:tab/>
      </w:r>
      <w:r w:rsidR="00311E4F" w:rsidRPr="001D19F6">
        <w:rPr>
          <w:rFonts w:ascii="Arial" w:eastAsia="굴림" w:hAnsi="Arial" w:cs="Arial"/>
          <w:sz w:val="22"/>
        </w:rPr>
        <w:t>→Go to D506</w:t>
      </w:r>
    </w:p>
    <w:p w14:paraId="2B5EA8A6"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Did</w:t>
      </w:r>
      <w:r w:rsidR="00010949" w:rsidRPr="001D19F6">
        <w:rPr>
          <w:rFonts w:ascii="Arial" w:eastAsia="굴림" w:hAnsi="Arial" w:cs="Arial"/>
          <w:sz w:val="22"/>
        </w:rPr>
        <w:t xml:space="preserve"> </w:t>
      </w:r>
      <w:r w:rsidRPr="001D19F6">
        <w:rPr>
          <w:rFonts w:ascii="Arial" w:eastAsia="굴림" w:hAnsi="Arial" w:cs="Arial"/>
          <w:sz w:val="22"/>
        </w:rPr>
        <w:t>not like to continue to work</w:t>
      </w:r>
      <w:r w:rsidR="001E00B5" w:rsidRPr="001D19F6">
        <w:rPr>
          <w:rFonts w:ascii="Arial" w:eastAsia="굴림" w:hAnsi="Arial" w:cs="Arial"/>
          <w:sz w:val="22"/>
        </w:rPr>
        <w:tab/>
      </w:r>
      <w:r w:rsidR="001E00B5" w:rsidRPr="001D19F6">
        <w:rPr>
          <w:rFonts w:ascii="Arial" w:eastAsia="굴림" w:hAnsi="Arial" w:cs="Arial"/>
          <w:sz w:val="22"/>
        </w:rPr>
        <w:tab/>
      </w:r>
      <w:r w:rsidR="00311E4F" w:rsidRPr="001D19F6">
        <w:rPr>
          <w:rFonts w:ascii="Arial" w:eastAsia="굴림" w:hAnsi="Arial" w:cs="Arial"/>
          <w:sz w:val="22"/>
        </w:rPr>
        <w:t>→Go to D506</w:t>
      </w:r>
    </w:p>
    <w:p w14:paraId="6978ADFC"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To spend more time on leisure</w:t>
      </w:r>
      <w:r w:rsidR="001E00B5" w:rsidRPr="001D19F6">
        <w:rPr>
          <w:rFonts w:ascii="Arial" w:eastAsia="굴림" w:hAnsi="Arial" w:cs="Arial"/>
          <w:sz w:val="22"/>
        </w:rPr>
        <w:tab/>
      </w:r>
      <w:r w:rsidR="001E00B5" w:rsidRPr="001D19F6">
        <w:rPr>
          <w:rFonts w:ascii="Arial" w:eastAsia="굴림" w:hAnsi="Arial" w:cs="Arial"/>
          <w:sz w:val="22"/>
        </w:rPr>
        <w:tab/>
      </w:r>
      <w:r w:rsidR="00311E4F" w:rsidRPr="001D19F6">
        <w:rPr>
          <w:rFonts w:ascii="Arial" w:eastAsia="굴림" w:hAnsi="Arial" w:cs="Arial"/>
          <w:sz w:val="22"/>
        </w:rPr>
        <w:t>→Go to D506</w:t>
      </w:r>
    </w:p>
    <w:p w14:paraId="55B799E7"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To do volunteer work or to pursue hobby</w:t>
      </w:r>
      <w:r w:rsidR="001E00B5" w:rsidRPr="001D19F6">
        <w:rPr>
          <w:rFonts w:ascii="Arial" w:eastAsia="굴림" w:hAnsi="Arial" w:cs="Arial"/>
          <w:sz w:val="22"/>
        </w:rPr>
        <w:tab/>
      </w:r>
      <w:r w:rsidR="00311E4F" w:rsidRPr="001D19F6">
        <w:rPr>
          <w:rFonts w:ascii="Arial" w:eastAsia="굴림" w:hAnsi="Arial" w:cs="Arial"/>
          <w:sz w:val="22"/>
        </w:rPr>
        <w:t>→Go to D506</w:t>
      </w:r>
    </w:p>
    <w:p w14:paraId="7F980855" w14:textId="77777777" w:rsidR="00624BD4" w:rsidRPr="001D19F6" w:rsidRDefault="001E00B5"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 xml:space="preserve">Poor health/ disability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00311E4F" w:rsidRPr="001D19F6">
        <w:rPr>
          <w:rFonts w:ascii="Arial" w:eastAsia="굴림" w:hAnsi="Arial" w:cs="Arial"/>
          <w:sz w:val="22"/>
        </w:rPr>
        <w:t>→Go to D506</w:t>
      </w:r>
    </w:p>
    <w:p w14:paraId="0684A7C8" w14:textId="77777777" w:rsidR="00624BD4" w:rsidRPr="001D19F6" w:rsidRDefault="00010949"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P</w:t>
      </w:r>
      <w:r w:rsidR="00624BD4" w:rsidRPr="001D19F6">
        <w:rPr>
          <w:rFonts w:ascii="Arial" w:eastAsia="굴림" w:hAnsi="Arial" w:cs="Arial"/>
          <w:sz w:val="22"/>
        </w:rPr>
        <w:t>oor health of</w:t>
      </w:r>
      <w:r w:rsidRPr="001D19F6">
        <w:rPr>
          <w:rFonts w:ascii="Arial" w:eastAsia="굴림" w:hAnsi="Arial" w:cs="Arial"/>
          <w:sz w:val="22"/>
        </w:rPr>
        <w:t xml:space="preserve"> </w:t>
      </w:r>
      <w:r w:rsidR="00624BD4" w:rsidRPr="001D19F6">
        <w:rPr>
          <w:rFonts w:ascii="Arial" w:eastAsia="굴림" w:hAnsi="Arial" w:cs="Arial"/>
          <w:sz w:val="22"/>
        </w:rPr>
        <w:t>spouse</w:t>
      </w:r>
      <w:r w:rsidR="001E00B5" w:rsidRPr="001D19F6">
        <w:rPr>
          <w:rFonts w:ascii="Arial" w:eastAsia="굴림" w:hAnsi="Arial" w:cs="Arial"/>
          <w:sz w:val="22"/>
        </w:rPr>
        <w:tab/>
      </w:r>
      <w:r w:rsidR="001E00B5" w:rsidRPr="001D19F6">
        <w:rPr>
          <w:rFonts w:ascii="Arial" w:eastAsia="굴림" w:hAnsi="Arial" w:cs="Arial"/>
          <w:sz w:val="22"/>
        </w:rPr>
        <w:tab/>
      </w:r>
      <w:r w:rsidR="001E00B5" w:rsidRPr="001D19F6">
        <w:rPr>
          <w:rFonts w:ascii="Arial" w:eastAsia="굴림" w:hAnsi="Arial" w:cs="Arial"/>
          <w:sz w:val="22"/>
        </w:rPr>
        <w:tab/>
      </w:r>
      <w:r w:rsidR="00311E4F" w:rsidRPr="001D19F6">
        <w:rPr>
          <w:rFonts w:ascii="Arial" w:eastAsia="굴림" w:hAnsi="Arial" w:cs="Arial"/>
          <w:sz w:val="22"/>
        </w:rPr>
        <w:t>→Go to D506</w:t>
      </w:r>
    </w:p>
    <w:p w14:paraId="2A2563B9" w14:textId="77777777" w:rsidR="00624BD4" w:rsidRPr="001D19F6" w:rsidRDefault="00334A38"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P</w:t>
      </w:r>
      <w:r w:rsidR="00193E8D" w:rsidRPr="001D19F6">
        <w:rPr>
          <w:rFonts w:ascii="Arial" w:eastAsia="굴림" w:hAnsi="Arial" w:cs="Arial"/>
          <w:sz w:val="22"/>
        </w:rPr>
        <w:t xml:space="preserve">oor health </w:t>
      </w:r>
      <w:r w:rsidR="00624BD4" w:rsidRPr="001D19F6">
        <w:rPr>
          <w:rFonts w:ascii="Arial" w:eastAsia="굴림" w:hAnsi="Arial" w:cs="Arial"/>
          <w:sz w:val="22"/>
        </w:rPr>
        <w:t>of other family members</w:t>
      </w:r>
      <w:r w:rsidR="001E00B5" w:rsidRPr="001D19F6">
        <w:rPr>
          <w:rFonts w:ascii="Arial" w:eastAsia="굴림" w:hAnsi="Arial" w:cs="Arial"/>
          <w:sz w:val="22"/>
        </w:rPr>
        <w:tab/>
      </w:r>
      <w:r w:rsidR="00311E4F" w:rsidRPr="001D19F6">
        <w:rPr>
          <w:rFonts w:ascii="Arial" w:eastAsia="굴림" w:hAnsi="Arial" w:cs="Arial"/>
          <w:sz w:val="22"/>
        </w:rPr>
        <w:t>→Go to D506</w:t>
      </w:r>
    </w:p>
    <w:p w14:paraId="776F6F4B" w14:textId="77777777" w:rsidR="00624BD4" w:rsidRPr="001D19F6" w:rsidRDefault="001E00B5"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 xml:space="preserve">Household chore </w:t>
      </w:r>
      <w:r w:rsidR="00193E8D" w:rsidRPr="001D19F6">
        <w:rPr>
          <w:rFonts w:ascii="Arial" w:eastAsia="굴림" w:hAnsi="Arial" w:cs="Arial"/>
          <w:sz w:val="22"/>
        </w:rPr>
        <w:t xml:space="preserve">or childcare </w:t>
      </w:r>
      <w:r w:rsidRPr="001D19F6">
        <w:rPr>
          <w:rFonts w:ascii="Arial" w:eastAsia="굴림" w:hAnsi="Arial" w:cs="Arial"/>
          <w:sz w:val="22"/>
        </w:rPr>
        <w:tab/>
      </w:r>
      <w:r w:rsidRPr="001D19F6">
        <w:rPr>
          <w:rFonts w:ascii="Arial" w:eastAsia="굴림" w:hAnsi="Arial" w:cs="Arial"/>
          <w:sz w:val="22"/>
        </w:rPr>
        <w:tab/>
      </w:r>
      <w:r w:rsidR="00311E4F" w:rsidRPr="001D19F6">
        <w:rPr>
          <w:rFonts w:ascii="Arial" w:eastAsia="굴림" w:hAnsi="Arial" w:cs="Arial"/>
          <w:sz w:val="22"/>
        </w:rPr>
        <w:t>→Go to D506</w:t>
      </w:r>
    </w:p>
    <w:p w14:paraId="090D8E34"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 xml:space="preserve">Could not find </w:t>
      </w:r>
      <w:r w:rsidR="00193E8D" w:rsidRPr="001D19F6">
        <w:rPr>
          <w:rFonts w:ascii="Arial" w:eastAsia="굴림" w:hAnsi="Arial" w:cs="Arial"/>
          <w:sz w:val="22"/>
        </w:rPr>
        <w:t xml:space="preserve">another job </w:t>
      </w:r>
      <w:r w:rsidR="001E00B5" w:rsidRPr="001D19F6">
        <w:rPr>
          <w:rFonts w:ascii="Arial" w:eastAsia="굴림" w:hAnsi="Arial" w:cs="Arial"/>
          <w:sz w:val="22"/>
        </w:rPr>
        <w:tab/>
      </w:r>
      <w:r w:rsidR="001E00B5" w:rsidRPr="001D19F6">
        <w:rPr>
          <w:rFonts w:ascii="Arial" w:eastAsia="굴림" w:hAnsi="Arial" w:cs="Arial"/>
          <w:sz w:val="22"/>
        </w:rPr>
        <w:tab/>
      </w:r>
      <w:r w:rsidR="00311E4F" w:rsidRPr="001D19F6">
        <w:rPr>
          <w:rFonts w:ascii="Arial" w:eastAsia="굴림" w:hAnsi="Arial" w:cs="Arial"/>
          <w:sz w:val="22"/>
        </w:rPr>
        <w:t>→Go to D506</w:t>
      </w:r>
    </w:p>
    <w:p w14:paraId="68152167" w14:textId="77777777" w:rsidR="00624BD4" w:rsidRPr="001D19F6" w:rsidRDefault="00624BD4" w:rsidP="00F14BA4">
      <w:pPr>
        <w:pStyle w:val="a6"/>
        <w:numPr>
          <w:ilvl w:val="0"/>
          <w:numId w:val="685"/>
        </w:numPr>
        <w:wordWrap/>
        <w:spacing w:line="360" w:lineRule="auto"/>
        <w:ind w:leftChars="0"/>
        <w:rPr>
          <w:rFonts w:ascii="Arial" w:eastAsia="굴림" w:hAnsi="Arial" w:cs="Arial"/>
          <w:sz w:val="22"/>
        </w:rPr>
      </w:pPr>
      <w:r w:rsidRPr="001D19F6">
        <w:rPr>
          <w:rFonts w:ascii="Arial" w:eastAsia="굴림" w:hAnsi="Arial" w:cs="Arial"/>
          <w:sz w:val="22"/>
        </w:rPr>
        <w:t>Other</w:t>
      </w:r>
      <w:r w:rsidR="00193E8D" w:rsidRPr="001D19F6">
        <w:rPr>
          <w:rFonts w:ascii="Arial" w:eastAsia="굴림" w:hAnsi="Arial" w:cs="Arial"/>
          <w:sz w:val="22"/>
        </w:rPr>
        <w:t>s</w:t>
      </w:r>
    </w:p>
    <w:p w14:paraId="0DAF5552" w14:textId="77777777" w:rsidR="00624BD4" w:rsidRPr="001D19F6" w:rsidRDefault="00624BD4" w:rsidP="00624BD4">
      <w:pPr>
        <w:wordWrap/>
        <w:spacing w:line="360" w:lineRule="auto"/>
        <w:rPr>
          <w:rFonts w:ascii="Arial" w:eastAsia="굴림" w:hAnsi="Arial" w:cs="Arial"/>
          <w:sz w:val="22"/>
        </w:rPr>
      </w:pPr>
    </w:p>
    <w:p w14:paraId="1A68E9A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D505. </w:t>
      </w:r>
      <w:r w:rsidR="00193E8D" w:rsidRPr="001D19F6">
        <w:rPr>
          <w:rFonts w:ascii="Arial" w:eastAsia="굴림" w:hAnsi="Arial" w:cs="Arial"/>
          <w:sz w:val="22"/>
        </w:rPr>
        <w:t>If others, please specify</w:t>
      </w:r>
      <w:r w:rsidRPr="001D19F6">
        <w:rPr>
          <w:rFonts w:ascii="Arial" w:eastAsia="굴림" w:hAnsi="Arial" w:cs="Arial"/>
          <w:sz w:val="22"/>
        </w:rPr>
        <w:t>.</w:t>
      </w:r>
    </w:p>
    <w:p w14:paraId="45D894B8" w14:textId="77777777" w:rsidR="00010949" w:rsidRPr="001D19F6" w:rsidRDefault="00010949" w:rsidP="0001094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20CE23A6" w14:textId="77777777" w:rsidR="00624BD4" w:rsidRPr="001D19F6" w:rsidRDefault="00624BD4" w:rsidP="00624BD4">
      <w:pPr>
        <w:wordWrap/>
        <w:spacing w:line="360" w:lineRule="auto"/>
        <w:rPr>
          <w:rFonts w:ascii="Arial" w:eastAsia="굴림" w:hAnsi="Arial" w:cs="Arial"/>
          <w:sz w:val="22"/>
        </w:rPr>
      </w:pPr>
    </w:p>
    <w:p w14:paraId="1F3A51C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D506. Did you have a spouse when you retired?</w:t>
      </w:r>
    </w:p>
    <w:p w14:paraId="1B5F004E" w14:textId="77777777" w:rsidR="00010949" w:rsidRPr="001D19F6" w:rsidRDefault="00010949" w:rsidP="00F14BA4">
      <w:pPr>
        <w:pStyle w:val="a6"/>
        <w:numPr>
          <w:ilvl w:val="0"/>
          <w:numId w:val="68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D509</w:t>
      </w:r>
    </w:p>
    <w:p w14:paraId="269B63BD" w14:textId="77777777" w:rsidR="00624BD4" w:rsidRPr="001D19F6" w:rsidRDefault="00624BD4" w:rsidP="00624BD4">
      <w:pPr>
        <w:wordWrap/>
        <w:spacing w:line="360" w:lineRule="auto"/>
        <w:rPr>
          <w:rFonts w:ascii="Arial" w:eastAsia="굴림" w:hAnsi="Arial" w:cs="Arial"/>
          <w:sz w:val="22"/>
        </w:rPr>
      </w:pPr>
    </w:p>
    <w:p w14:paraId="324E145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D507.</w:t>
      </w:r>
      <w:r w:rsidR="00521853" w:rsidRPr="001D19F6">
        <w:rPr>
          <w:rFonts w:ascii="Arial" w:eastAsia="굴림" w:hAnsi="Arial" w:cs="Arial"/>
          <w:sz w:val="22"/>
        </w:rPr>
        <w:t xml:space="preserve"> What was your spouse’s economic status at the time of your retirement</w:t>
      </w:r>
      <w:r w:rsidRPr="001D19F6">
        <w:rPr>
          <w:rFonts w:ascii="Arial" w:eastAsia="굴림" w:hAnsi="Arial" w:cs="Arial"/>
          <w:sz w:val="22"/>
        </w:rPr>
        <w:t>?</w:t>
      </w:r>
    </w:p>
    <w:p w14:paraId="7870114B" w14:textId="77777777" w:rsidR="00624BD4" w:rsidRPr="001D19F6" w:rsidRDefault="00334A38"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 xml:space="preserve">Employed and </w:t>
      </w:r>
      <w:r w:rsidR="001323E4" w:rsidRPr="001D19F6">
        <w:rPr>
          <w:rFonts w:ascii="Arial" w:eastAsia="굴림" w:hAnsi="Arial" w:cs="Arial"/>
          <w:sz w:val="22"/>
        </w:rPr>
        <w:t>paid salary or wage</w:t>
      </w:r>
      <w:r w:rsidR="001323E4" w:rsidRPr="001D19F6">
        <w:rPr>
          <w:rFonts w:ascii="Arial" w:eastAsia="굴림" w:hAnsi="Arial" w:cs="Arial"/>
          <w:sz w:val="22"/>
        </w:rPr>
        <w:tab/>
      </w:r>
      <w:r w:rsidR="00624BD4" w:rsidRPr="001D19F6">
        <w:rPr>
          <w:rFonts w:ascii="Arial" w:eastAsia="굴림" w:hAnsi="Arial" w:cs="Arial"/>
          <w:sz w:val="22"/>
        </w:rPr>
        <w:t>→Go to D509</w:t>
      </w:r>
    </w:p>
    <w:p w14:paraId="7E545E75" w14:textId="32913B5E" w:rsidR="00624BD4" w:rsidRPr="00DC2849" w:rsidRDefault="00624BD4" w:rsidP="00D12299">
      <w:pPr>
        <w:pStyle w:val="a6"/>
        <w:numPr>
          <w:ilvl w:val="0"/>
          <w:numId w:val="1322"/>
        </w:numPr>
        <w:wordWrap/>
        <w:spacing w:line="360" w:lineRule="auto"/>
        <w:ind w:leftChars="0"/>
        <w:rPr>
          <w:ins w:id="6907" w:author="swcsmart000" w:date="2024-09-05T16:27:00Z"/>
          <w:rFonts w:ascii="Arial" w:eastAsia="굴림" w:hAnsi="Arial" w:cs="Arial"/>
          <w:color w:val="00B050"/>
          <w:sz w:val="22"/>
          <w:rPrChange w:id="6908" w:author="swcsmart000" w:date="2024-09-05T16:31:00Z">
            <w:rPr>
              <w:ins w:id="6909" w:author="swcsmart000" w:date="2024-09-05T16:27:00Z"/>
              <w:rFonts w:ascii="Arial" w:eastAsia="굴림" w:hAnsi="Arial" w:cs="Arial"/>
              <w:sz w:val="22"/>
            </w:rPr>
          </w:rPrChange>
        </w:rPr>
      </w:pPr>
      <w:del w:id="6910" w:author="swcsmart000" w:date="2024-09-05T16:26:00Z">
        <w:r w:rsidRPr="00DC2849" w:rsidDel="0016592C">
          <w:rPr>
            <w:rFonts w:ascii="Arial" w:eastAsia="굴림" w:hAnsi="Arial" w:cs="Arial"/>
            <w:color w:val="00B050"/>
            <w:sz w:val="22"/>
            <w:rPrChange w:id="6911" w:author="swcsmart000" w:date="2024-09-05T16:31:00Z">
              <w:rPr>
                <w:rFonts w:ascii="Arial" w:eastAsia="굴림" w:hAnsi="Arial" w:cs="Arial"/>
                <w:sz w:val="22"/>
              </w:rPr>
            </w:rPrChange>
          </w:rPr>
          <w:delText>Running his/her own business</w:delText>
        </w:r>
      </w:del>
      <w:ins w:id="6912" w:author="swcsmart000" w:date="2024-09-05T16:26:00Z">
        <w:r w:rsidR="0016592C" w:rsidRPr="00DC2849">
          <w:rPr>
            <w:rFonts w:ascii="Arial" w:eastAsia="굴림" w:hAnsi="Arial" w:cs="Arial"/>
            <w:color w:val="00B050"/>
            <w:sz w:val="22"/>
            <w:rPrChange w:id="6913" w:author="swcsmart000" w:date="2024-09-05T16:31:00Z">
              <w:rPr>
                <w:rFonts w:ascii="Arial" w:eastAsia="굴림" w:hAnsi="Arial" w:cs="Arial"/>
                <w:sz w:val="22"/>
              </w:rPr>
            </w:rPrChange>
          </w:rPr>
          <w:t>Sel</w:t>
        </w:r>
      </w:ins>
      <w:ins w:id="6914" w:author="swcsmart000" w:date="2024-09-05T16:27:00Z">
        <w:r w:rsidR="0016592C" w:rsidRPr="00DC2849">
          <w:rPr>
            <w:rFonts w:ascii="Arial" w:eastAsia="굴림" w:hAnsi="Arial" w:cs="Arial"/>
            <w:color w:val="00B050"/>
            <w:sz w:val="22"/>
            <w:rPrChange w:id="6915" w:author="swcsmart000" w:date="2024-09-05T16:31:00Z">
              <w:rPr>
                <w:rFonts w:ascii="Arial" w:eastAsia="굴림" w:hAnsi="Arial" w:cs="Arial"/>
                <w:sz w:val="22"/>
              </w:rPr>
            </w:rPrChange>
          </w:rPr>
          <w:t>f-employed with employees.</w:t>
        </w:r>
      </w:ins>
      <w:r w:rsidRPr="00DC2849">
        <w:rPr>
          <w:rFonts w:ascii="Arial" w:eastAsia="굴림" w:hAnsi="Arial" w:cs="Arial"/>
          <w:color w:val="00B050"/>
          <w:sz w:val="22"/>
          <w:rPrChange w:id="6916" w:author="swcsmart000" w:date="2024-09-05T16:31:00Z">
            <w:rPr>
              <w:rFonts w:ascii="Arial" w:eastAsia="굴림" w:hAnsi="Arial" w:cs="Arial"/>
              <w:sz w:val="22"/>
            </w:rPr>
          </w:rPrChange>
        </w:rPr>
        <w:t xml:space="preserve"> </w:t>
      </w:r>
      <w:r w:rsidR="001323E4" w:rsidRPr="00DC2849">
        <w:rPr>
          <w:rFonts w:ascii="Arial" w:eastAsia="굴림" w:hAnsi="Arial" w:cs="Arial"/>
          <w:color w:val="00B050"/>
          <w:sz w:val="22"/>
          <w:rPrChange w:id="6917" w:author="swcsmart000" w:date="2024-09-05T16:31:00Z">
            <w:rPr>
              <w:rFonts w:ascii="Arial" w:eastAsia="굴림" w:hAnsi="Arial" w:cs="Arial"/>
              <w:sz w:val="22"/>
            </w:rPr>
          </w:rPrChange>
        </w:rPr>
        <w:tab/>
      </w:r>
      <w:r w:rsidR="001323E4" w:rsidRPr="00DC2849">
        <w:rPr>
          <w:rFonts w:ascii="Arial" w:eastAsia="굴림" w:hAnsi="Arial" w:cs="Arial"/>
          <w:color w:val="00B050"/>
          <w:sz w:val="22"/>
          <w:rPrChange w:id="6918" w:author="swcsmart000" w:date="2024-09-05T16:31:00Z">
            <w:rPr>
              <w:rFonts w:ascii="Arial" w:eastAsia="굴림" w:hAnsi="Arial" w:cs="Arial"/>
              <w:sz w:val="22"/>
            </w:rPr>
          </w:rPrChange>
        </w:rPr>
        <w:tab/>
      </w:r>
      <w:r w:rsidRPr="00DC2849">
        <w:rPr>
          <w:rFonts w:ascii="Arial" w:eastAsia="굴림" w:hAnsi="Arial" w:cs="Arial" w:hint="eastAsia"/>
          <w:color w:val="00B050"/>
          <w:sz w:val="22"/>
          <w:rPrChange w:id="6919" w:author="swcsmart000" w:date="2024-09-05T16:31:00Z">
            <w:rPr>
              <w:rFonts w:ascii="Arial" w:eastAsia="굴림" w:hAnsi="Arial" w:cs="Arial" w:hint="eastAsia"/>
              <w:sz w:val="22"/>
            </w:rPr>
          </w:rPrChange>
        </w:rPr>
        <w:t>→</w:t>
      </w:r>
      <w:r w:rsidRPr="00DC2849">
        <w:rPr>
          <w:rFonts w:ascii="Arial" w:eastAsia="굴림" w:hAnsi="Arial" w:cs="Arial"/>
          <w:color w:val="00B050"/>
          <w:sz w:val="22"/>
          <w:rPrChange w:id="6920" w:author="swcsmart000" w:date="2024-09-05T16:31:00Z">
            <w:rPr>
              <w:rFonts w:ascii="Arial" w:eastAsia="굴림" w:hAnsi="Arial" w:cs="Arial"/>
              <w:sz w:val="22"/>
            </w:rPr>
          </w:rPrChange>
        </w:rPr>
        <w:t>Go to D509</w:t>
      </w:r>
    </w:p>
    <w:p w14:paraId="089F443E" w14:textId="32A7B1AF" w:rsidR="0016592C" w:rsidRPr="00DC2849" w:rsidRDefault="0016592C" w:rsidP="00D12299">
      <w:pPr>
        <w:pStyle w:val="a6"/>
        <w:numPr>
          <w:ilvl w:val="0"/>
          <w:numId w:val="1322"/>
        </w:numPr>
        <w:wordWrap/>
        <w:spacing w:line="360" w:lineRule="auto"/>
        <w:ind w:leftChars="0"/>
        <w:rPr>
          <w:rFonts w:ascii="Arial" w:eastAsia="굴림" w:hAnsi="Arial" w:cs="Arial"/>
          <w:color w:val="00B050"/>
          <w:sz w:val="22"/>
          <w:rPrChange w:id="6921" w:author="swcsmart000" w:date="2024-09-05T16:31:00Z">
            <w:rPr>
              <w:rFonts w:ascii="Arial" w:eastAsia="굴림" w:hAnsi="Arial" w:cs="Arial"/>
              <w:sz w:val="22"/>
            </w:rPr>
          </w:rPrChange>
        </w:rPr>
      </w:pPr>
      <w:ins w:id="6922" w:author="swcsmart000" w:date="2024-09-05T16:27:00Z">
        <w:r w:rsidRPr="00DC2849">
          <w:rPr>
            <w:rFonts w:ascii="Arial" w:eastAsia="굴림" w:hAnsi="Arial" w:cs="Arial"/>
            <w:color w:val="00B050"/>
            <w:sz w:val="22"/>
            <w:rPrChange w:id="6923" w:author="swcsmart000" w:date="2024-09-05T16:31:00Z">
              <w:rPr>
                <w:rFonts w:ascii="Arial" w:eastAsia="굴림" w:hAnsi="Arial" w:cs="Arial"/>
                <w:sz w:val="22"/>
              </w:rPr>
            </w:rPrChange>
          </w:rPr>
          <w:t xml:space="preserve">Self-employed without employees. </w:t>
        </w:r>
        <w:r w:rsidRPr="00DC2849">
          <w:rPr>
            <w:rFonts w:ascii="Arial" w:eastAsia="굴림" w:hAnsi="Arial" w:cs="Arial"/>
            <w:color w:val="00B050"/>
            <w:sz w:val="22"/>
            <w:rPrChange w:id="6924" w:author="swcsmart000" w:date="2024-09-05T16:31:00Z">
              <w:rPr>
                <w:rFonts w:ascii="Arial" w:eastAsia="굴림" w:hAnsi="Arial" w:cs="Arial"/>
                <w:sz w:val="22"/>
              </w:rPr>
            </w:rPrChange>
          </w:rPr>
          <w:tab/>
        </w:r>
        <w:r w:rsidRPr="00DC2849">
          <w:rPr>
            <w:rFonts w:ascii="Arial" w:eastAsia="굴림" w:hAnsi="Arial" w:cs="Arial"/>
            <w:color w:val="00B050"/>
            <w:sz w:val="22"/>
            <w:rPrChange w:id="6925" w:author="swcsmart000" w:date="2024-09-05T16:31:00Z">
              <w:rPr>
                <w:rFonts w:ascii="Arial" w:eastAsia="굴림" w:hAnsi="Arial" w:cs="Arial"/>
                <w:sz w:val="22"/>
              </w:rPr>
            </w:rPrChange>
          </w:rPr>
          <w:tab/>
        </w:r>
        <w:r w:rsidRPr="00DC2849">
          <w:rPr>
            <w:rFonts w:ascii="Arial" w:eastAsia="굴림" w:hAnsi="Arial" w:cs="Arial" w:hint="eastAsia"/>
            <w:color w:val="00B050"/>
            <w:sz w:val="22"/>
            <w:rPrChange w:id="6926" w:author="swcsmart000" w:date="2024-09-05T16:31:00Z">
              <w:rPr>
                <w:rFonts w:ascii="Arial" w:eastAsia="굴림" w:hAnsi="Arial" w:cs="Arial" w:hint="eastAsia"/>
                <w:sz w:val="22"/>
              </w:rPr>
            </w:rPrChange>
          </w:rPr>
          <w:t>→</w:t>
        </w:r>
        <w:r w:rsidRPr="00DC2849">
          <w:rPr>
            <w:rFonts w:ascii="Arial" w:eastAsia="굴림" w:hAnsi="Arial" w:cs="Arial"/>
            <w:color w:val="00B050"/>
            <w:sz w:val="22"/>
            <w:rPrChange w:id="6927" w:author="swcsmart000" w:date="2024-09-05T16:31:00Z">
              <w:rPr>
                <w:rFonts w:ascii="Arial" w:eastAsia="굴림" w:hAnsi="Arial" w:cs="Arial"/>
                <w:sz w:val="22"/>
              </w:rPr>
            </w:rPrChange>
          </w:rPr>
          <w:t>Go to D509</w:t>
        </w:r>
      </w:ins>
    </w:p>
    <w:p w14:paraId="05B8A438" w14:textId="77777777" w:rsidR="00624BD4" w:rsidRPr="001D19F6"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 xml:space="preserve">Helping family or relative’s business without </w:t>
      </w:r>
      <w:r w:rsidR="001323E4" w:rsidRPr="001D19F6">
        <w:rPr>
          <w:rFonts w:ascii="Arial" w:eastAsia="굴림" w:hAnsi="Arial" w:cs="Arial"/>
          <w:sz w:val="22"/>
        </w:rPr>
        <w:t>wage</w:t>
      </w:r>
      <w:r w:rsidRPr="001D19F6">
        <w:rPr>
          <w:rFonts w:ascii="Arial" w:eastAsia="굴림" w:hAnsi="Arial" w:cs="Arial"/>
          <w:sz w:val="22"/>
        </w:rPr>
        <w:t xml:space="preserve"> for more than 18 hours a week →Go to D509</w:t>
      </w:r>
    </w:p>
    <w:p w14:paraId="1780B99C" w14:textId="77777777" w:rsidR="00624BD4" w:rsidRPr="001D19F6"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Helping family or relative’s business without pay for less than 18 hours a week →Go to D509</w:t>
      </w:r>
    </w:p>
    <w:p w14:paraId="405D512A" w14:textId="77777777" w:rsidR="00624BD4" w:rsidRPr="001D19F6"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 xml:space="preserve">Unemployed and </w:t>
      </w:r>
      <w:r w:rsidR="00FE306C" w:rsidRPr="001D19F6">
        <w:rPr>
          <w:rFonts w:ascii="Arial" w:eastAsia="굴림" w:hAnsi="Arial" w:cs="Arial"/>
          <w:sz w:val="22"/>
        </w:rPr>
        <w:t xml:space="preserve">currently </w:t>
      </w:r>
      <w:r w:rsidRPr="001D19F6">
        <w:rPr>
          <w:rFonts w:ascii="Arial" w:eastAsia="굴림" w:hAnsi="Arial" w:cs="Arial"/>
          <w:sz w:val="22"/>
        </w:rPr>
        <w:t xml:space="preserve">looking for a job </w:t>
      </w:r>
      <w:r w:rsidR="00FE306C" w:rsidRPr="001D19F6">
        <w:rPr>
          <w:rFonts w:ascii="Arial" w:eastAsia="굴림" w:hAnsi="Arial" w:cs="Arial"/>
          <w:sz w:val="22"/>
        </w:rPr>
        <w:tab/>
      </w:r>
      <w:r w:rsidRPr="001D19F6">
        <w:rPr>
          <w:rFonts w:ascii="Arial" w:eastAsia="굴림" w:hAnsi="Arial" w:cs="Arial"/>
          <w:sz w:val="22"/>
        </w:rPr>
        <w:t>→Go to D509</w:t>
      </w:r>
    </w:p>
    <w:p w14:paraId="56FF9AA3" w14:textId="77777777" w:rsidR="00624BD4" w:rsidRPr="001D19F6"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 xml:space="preserve">Unemployed and not looking for a job </w:t>
      </w:r>
      <w:r w:rsidR="00FE306C" w:rsidRPr="001D19F6">
        <w:rPr>
          <w:rFonts w:ascii="Arial" w:eastAsia="굴림" w:hAnsi="Arial" w:cs="Arial"/>
          <w:sz w:val="22"/>
        </w:rPr>
        <w:tab/>
      </w:r>
      <w:r w:rsidRPr="001D19F6">
        <w:rPr>
          <w:rFonts w:ascii="Arial" w:eastAsia="굴림" w:hAnsi="Arial" w:cs="Arial"/>
          <w:sz w:val="22"/>
        </w:rPr>
        <w:t>→Go to D509</w:t>
      </w:r>
    </w:p>
    <w:p w14:paraId="26DC4C03" w14:textId="77777777" w:rsidR="00624BD4" w:rsidRPr="001D19F6"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 xml:space="preserve">Retired </w:t>
      </w:r>
      <w:r w:rsidR="00FE306C" w:rsidRPr="001D19F6">
        <w:rPr>
          <w:rFonts w:ascii="Arial" w:eastAsia="굴림" w:hAnsi="Arial" w:cs="Arial"/>
          <w:sz w:val="22"/>
        </w:rPr>
        <w:tab/>
      </w:r>
      <w:r w:rsidR="00FE306C" w:rsidRPr="001D19F6">
        <w:rPr>
          <w:rFonts w:ascii="Arial" w:eastAsia="굴림" w:hAnsi="Arial" w:cs="Arial"/>
          <w:sz w:val="22"/>
        </w:rPr>
        <w:tab/>
      </w:r>
      <w:r w:rsidR="00FE306C" w:rsidRPr="001D19F6">
        <w:rPr>
          <w:rFonts w:ascii="Arial" w:eastAsia="굴림" w:hAnsi="Arial" w:cs="Arial"/>
          <w:sz w:val="22"/>
        </w:rPr>
        <w:tab/>
      </w:r>
      <w:r w:rsidR="00FE306C" w:rsidRPr="001D19F6">
        <w:rPr>
          <w:rFonts w:ascii="Arial" w:eastAsia="굴림" w:hAnsi="Arial" w:cs="Arial"/>
          <w:sz w:val="22"/>
        </w:rPr>
        <w:tab/>
      </w:r>
      <w:r w:rsidRPr="001D19F6">
        <w:rPr>
          <w:rFonts w:ascii="Arial" w:eastAsia="굴림" w:hAnsi="Arial" w:cs="Arial"/>
          <w:sz w:val="22"/>
        </w:rPr>
        <w:t>→Go to D509</w:t>
      </w:r>
    </w:p>
    <w:p w14:paraId="6C5CDF09" w14:textId="77777777" w:rsidR="00624BD4" w:rsidRPr="0092474D" w:rsidRDefault="00624BD4" w:rsidP="00D12299">
      <w:pPr>
        <w:pStyle w:val="a6"/>
        <w:numPr>
          <w:ilvl w:val="0"/>
          <w:numId w:val="1322"/>
        </w:numPr>
        <w:wordWrap/>
        <w:spacing w:line="360" w:lineRule="auto"/>
        <w:ind w:leftChars="0"/>
        <w:rPr>
          <w:rFonts w:ascii="Arial" w:eastAsia="굴림" w:hAnsi="Arial" w:cs="Arial"/>
          <w:sz w:val="22"/>
        </w:rPr>
      </w:pPr>
      <w:r w:rsidRPr="001D19F6">
        <w:rPr>
          <w:rFonts w:ascii="Arial" w:eastAsia="굴림" w:hAnsi="Arial" w:cs="Arial"/>
          <w:sz w:val="22"/>
        </w:rPr>
        <w:t>Other</w:t>
      </w:r>
      <w:r w:rsidR="00521853" w:rsidRPr="001D19F6">
        <w:rPr>
          <w:rFonts w:ascii="Arial" w:eastAsia="굴림" w:hAnsi="Arial" w:cs="Arial"/>
          <w:sz w:val="22"/>
        </w:rPr>
        <w:t>s</w:t>
      </w:r>
    </w:p>
    <w:p w14:paraId="41E5553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D508.</w:t>
      </w:r>
      <w:r w:rsidR="00521853" w:rsidRPr="001D19F6">
        <w:rPr>
          <w:rFonts w:ascii="Arial" w:eastAsia="굴림" w:hAnsi="Arial" w:cs="Arial"/>
          <w:sz w:val="22"/>
        </w:rPr>
        <w:t xml:space="preserve"> If others,</w:t>
      </w:r>
      <w:r w:rsidR="00010949" w:rsidRPr="001D19F6">
        <w:rPr>
          <w:rFonts w:ascii="Arial" w:eastAsia="굴림" w:hAnsi="Arial" w:cs="Arial"/>
          <w:sz w:val="22"/>
        </w:rPr>
        <w:t xml:space="preserve"> </w:t>
      </w:r>
      <w:r w:rsidR="00521853" w:rsidRPr="001D19F6">
        <w:rPr>
          <w:rFonts w:ascii="Arial" w:eastAsia="굴림" w:hAnsi="Arial" w:cs="Arial"/>
          <w:sz w:val="22"/>
        </w:rPr>
        <w:t>please specify</w:t>
      </w:r>
      <w:r w:rsidRPr="001D19F6">
        <w:rPr>
          <w:rFonts w:ascii="Arial" w:eastAsia="굴림" w:hAnsi="Arial" w:cs="Arial"/>
          <w:sz w:val="22"/>
        </w:rPr>
        <w:t>.</w:t>
      </w:r>
    </w:p>
    <w:p w14:paraId="16028C54" w14:textId="77777777" w:rsidR="00010949" w:rsidRPr="001D19F6" w:rsidRDefault="00010949" w:rsidP="00010949">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7ACE1D39" w14:textId="77777777" w:rsidR="00010949" w:rsidRPr="001D19F6" w:rsidRDefault="00010949">
      <w:pPr>
        <w:widowControl/>
        <w:wordWrap/>
        <w:autoSpaceDE/>
        <w:autoSpaceDN/>
        <w:jc w:val="left"/>
        <w:rPr>
          <w:rFonts w:ascii="Arial" w:eastAsia="굴림" w:hAnsi="Arial" w:cs="Arial"/>
          <w:sz w:val="22"/>
        </w:rPr>
      </w:pPr>
    </w:p>
    <w:p w14:paraId="50440213" w14:textId="77777777" w:rsidR="000F1821" w:rsidRPr="001D19F6" w:rsidRDefault="00010949" w:rsidP="00010949">
      <w:pPr>
        <w:wordWrap/>
        <w:spacing w:line="360" w:lineRule="auto"/>
        <w:rPr>
          <w:rFonts w:ascii="Arial" w:eastAsia="굴림" w:hAnsi="Arial" w:cs="Arial"/>
          <w:b/>
          <w:sz w:val="22"/>
        </w:rPr>
      </w:pPr>
      <w:r w:rsidRPr="001D19F6">
        <w:rPr>
          <w:rFonts w:ascii="Arial" w:eastAsia="굴림" w:hAnsi="Arial" w:cs="Arial"/>
          <w:b/>
          <w:sz w:val="22"/>
        </w:rPr>
        <w:t>&lt;</w:t>
      </w:r>
      <w:r w:rsidR="009A0438" w:rsidRPr="001D19F6">
        <w:rPr>
          <w:rFonts w:ascii="Arial" w:eastAsia="굴림" w:hAnsi="Arial" w:cs="Arial"/>
          <w:b/>
          <w:sz w:val="22"/>
        </w:rPr>
        <w:t xml:space="preserve"> </w:t>
      </w:r>
      <w:r w:rsidRPr="001D19F6">
        <w:rPr>
          <w:rFonts w:ascii="Arial" w:eastAsia="굴림" w:hAnsi="Arial" w:cs="Arial"/>
          <w:b/>
          <w:sz w:val="22"/>
        </w:rPr>
        <w:t xml:space="preserve">Ask to all </w:t>
      </w:r>
      <w:r w:rsidR="000F1821" w:rsidRPr="001D19F6">
        <w:rPr>
          <w:rFonts w:ascii="Arial" w:eastAsia="굴림" w:hAnsi="Arial" w:cs="Arial"/>
          <w:b/>
          <w:sz w:val="22"/>
        </w:rPr>
        <w:t>retirees</w:t>
      </w:r>
      <w:r w:rsidR="009A0438" w:rsidRPr="001D19F6">
        <w:rPr>
          <w:rFonts w:ascii="Arial" w:eastAsia="굴림" w:hAnsi="Arial" w:cs="Arial"/>
          <w:b/>
          <w:sz w:val="22"/>
        </w:rPr>
        <w:t xml:space="preserve"> </w:t>
      </w:r>
      <w:r w:rsidRPr="001D19F6">
        <w:rPr>
          <w:rFonts w:ascii="Arial" w:eastAsia="굴림" w:hAnsi="Arial" w:cs="Arial"/>
          <w:b/>
          <w:sz w:val="22"/>
        </w:rPr>
        <w:t>&gt;</w:t>
      </w:r>
    </w:p>
    <w:p w14:paraId="5C10822B" w14:textId="77777777" w:rsidR="00624BD4" w:rsidRPr="001D19F6" w:rsidRDefault="00624BD4" w:rsidP="00540C7B">
      <w:pPr>
        <w:wordWrap/>
        <w:spacing w:line="360" w:lineRule="auto"/>
        <w:rPr>
          <w:rFonts w:ascii="Arial" w:eastAsia="굴림" w:hAnsi="Arial" w:cs="Arial"/>
          <w:sz w:val="22"/>
        </w:rPr>
      </w:pPr>
      <w:r w:rsidRPr="001D19F6">
        <w:rPr>
          <w:rFonts w:ascii="Arial" w:eastAsia="굴림" w:hAnsi="Arial" w:cs="Arial"/>
          <w:sz w:val="22"/>
        </w:rPr>
        <w:t xml:space="preserve">D509. </w:t>
      </w:r>
      <w:r w:rsidR="00540C7B" w:rsidRPr="001D19F6">
        <w:rPr>
          <w:rFonts w:ascii="Arial" w:eastAsia="굴림" w:hAnsi="Arial" w:cs="Arial"/>
          <w:sz w:val="22"/>
        </w:rPr>
        <w:t>All in all, would you say that your retirement has turned out to be very satisfying, moderately satisfying, or not at all satisfying?</w:t>
      </w:r>
      <w:r w:rsidR="00DA5E18" w:rsidRPr="001D19F6">
        <w:rPr>
          <w:rFonts w:ascii="Arial" w:eastAsia="굴림" w:hAnsi="Arial" w:cs="Arial"/>
          <w:sz w:val="22"/>
        </w:rPr>
        <w:t xml:space="preserve"> </w:t>
      </w:r>
    </w:p>
    <w:p w14:paraId="005EA1B6" w14:textId="77777777" w:rsidR="00DA5E18" w:rsidRPr="001D19F6" w:rsidRDefault="00540C7B" w:rsidP="00F14BA4">
      <w:pPr>
        <w:pStyle w:val="a6"/>
        <w:numPr>
          <w:ilvl w:val="0"/>
          <w:numId w:val="687"/>
        </w:numPr>
        <w:wordWrap/>
        <w:spacing w:line="360" w:lineRule="auto"/>
        <w:ind w:leftChars="0"/>
        <w:rPr>
          <w:rFonts w:ascii="Arial" w:eastAsia="굴림" w:hAnsi="Arial" w:cs="Arial"/>
          <w:sz w:val="22"/>
        </w:rPr>
      </w:pPr>
      <w:r w:rsidRPr="001D19F6">
        <w:rPr>
          <w:rFonts w:ascii="Arial" w:eastAsia="굴림" w:hAnsi="Arial" w:cs="Arial"/>
          <w:sz w:val="22"/>
        </w:rPr>
        <w:t>Very satisfying</w:t>
      </w:r>
    </w:p>
    <w:p w14:paraId="496E80C8" w14:textId="77777777" w:rsidR="00DA5E18" w:rsidRPr="001D19F6" w:rsidRDefault="00540C7B" w:rsidP="00F14BA4">
      <w:pPr>
        <w:pStyle w:val="a6"/>
        <w:numPr>
          <w:ilvl w:val="0"/>
          <w:numId w:val="688"/>
        </w:numPr>
        <w:wordWrap/>
        <w:spacing w:line="360" w:lineRule="auto"/>
        <w:ind w:leftChars="0"/>
        <w:rPr>
          <w:rFonts w:ascii="Arial" w:eastAsia="굴림" w:hAnsi="Arial" w:cs="Arial"/>
          <w:sz w:val="22"/>
        </w:rPr>
      </w:pPr>
      <w:r w:rsidRPr="001D19F6">
        <w:rPr>
          <w:rFonts w:ascii="Arial" w:eastAsia="굴림" w:hAnsi="Arial" w:cs="Arial"/>
          <w:sz w:val="22"/>
        </w:rPr>
        <w:t>Satisfying</w:t>
      </w:r>
    </w:p>
    <w:p w14:paraId="2F4F654E" w14:textId="77777777" w:rsidR="00DA5E18" w:rsidRPr="001D19F6" w:rsidRDefault="00DA5E18" w:rsidP="00F14BA4">
      <w:pPr>
        <w:pStyle w:val="a6"/>
        <w:numPr>
          <w:ilvl w:val="0"/>
          <w:numId w:val="689"/>
        </w:numPr>
        <w:wordWrap/>
        <w:spacing w:line="360" w:lineRule="auto"/>
        <w:ind w:leftChars="0"/>
        <w:rPr>
          <w:rFonts w:ascii="Arial" w:eastAsia="굴림" w:hAnsi="Arial" w:cs="Arial"/>
          <w:sz w:val="22"/>
        </w:rPr>
      </w:pPr>
      <w:r w:rsidRPr="001D19F6">
        <w:rPr>
          <w:rFonts w:ascii="Arial" w:eastAsia="굴림" w:hAnsi="Arial" w:cs="Arial"/>
          <w:sz w:val="22"/>
        </w:rPr>
        <w:t>Not at all satisf</w:t>
      </w:r>
      <w:r w:rsidR="00540C7B" w:rsidRPr="001D19F6">
        <w:rPr>
          <w:rFonts w:ascii="Arial" w:eastAsia="굴림" w:hAnsi="Arial" w:cs="Arial"/>
          <w:sz w:val="22"/>
        </w:rPr>
        <w:t>ying</w:t>
      </w:r>
    </w:p>
    <w:p w14:paraId="13EE31BD" w14:textId="77777777" w:rsidR="00624BD4" w:rsidRPr="001D19F6" w:rsidRDefault="00624BD4" w:rsidP="00624BD4">
      <w:pPr>
        <w:wordWrap/>
        <w:spacing w:line="360" w:lineRule="auto"/>
        <w:rPr>
          <w:rFonts w:ascii="Arial" w:eastAsia="굴림" w:hAnsi="Arial" w:cs="Arial"/>
          <w:sz w:val="22"/>
        </w:rPr>
      </w:pPr>
    </w:p>
    <w:p w14:paraId="33F6CF51" w14:textId="77777777" w:rsidR="00624BD4" w:rsidRPr="001D19F6" w:rsidRDefault="00624BD4" w:rsidP="00540C7B">
      <w:pPr>
        <w:wordWrap/>
        <w:spacing w:line="360" w:lineRule="auto"/>
        <w:rPr>
          <w:rFonts w:ascii="Arial" w:eastAsia="굴림" w:hAnsi="Arial" w:cs="Arial"/>
          <w:sz w:val="22"/>
        </w:rPr>
      </w:pPr>
      <w:r w:rsidRPr="001D19F6">
        <w:rPr>
          <w:rFonts w:ascii="Arial" w:eastAsia="굴림" w:hAnsi="Arial" w:cs="Arial"/>
          <w:sz w:val="22"/>
        </w:rPr>
        <w:t xml:space="preserve">D510. </w:t>
      </w:r>
      <w:r w:rsidR="00540C7B" w:rsidRPr="001D19F6">
        <w:rPr>
          <w:rFonts w:ascii="Arial" w:eastAsia="굴림" w:hAnsi="Arial" w:cs="Arial"/>
          <w:sz w:val="22"/>
        </w:rPr>
        <w:t>Thinking about your retirement years compared to the years just before you retired, would you say the retirement years have been better, about the same, or not as good</w:t>
      </w:r>
      <w:r w:rsidRPr="001D19F6">
        <w:rPr>
          <w:rFonts w:ascii="Arial" w:eastAsia="굴림" w:hAnsi="Arial" w:cs="Arial"/>
          <w:sz w:val="22"/>
        </w:rPr>
        <w:t>?</w:t>
      </w:r>
    </w:p>
    <w:p w14:paraId="1E7C1DFC" w14:textId="77777777" w:rsidR="00624BD4" w:rsidRPr="00484D4B" w:rsidRDefault="00624BD4" w:rsidP="00F14BA4">
      <w:pPr>
        <w:pStyle w:val="a6"/>
        <w:numPr>
          <w:ilvl w:val="0"/>
          <w:numId w:val="690"/>
        </w:numPr>
        <w:wordWrap/>
        <w:spacing w:line="360" w:lineRule="auto"/>
        <w:ind w:leftChars="0"/>
        <w:rPr>
          <w:rFonts w:ascii="Arial" w:eastAsia="굴림" w:hAnsi="Arial" w:cs="Arial"/>
          <w:sz w:val="22"/>
        </w:rPr>
      </w:pPr>
      <w:r w:rsidRPr="001D19F6">
        <w:rPr>
          <w:rFonts w:ascii="Arial" w:eastAsia="굴림" w:hAnsi="Arial" w:cs="Arial"/>
          <w:sz w:val="22"/>
        </w:rPr>
        <w:t xml:space="preserve">Better </w:t>
      </w:r>
      <w:r w:rsidR="00D21A1C" w:rsidRPr="001D19F6">
        <w:rPr>
          <w:rFonts w:ascii="Arial" w:eastAsia="굴림" w:hAnsi="Arial" w:cs="Arial"/>
          <w:sz w:val="22"/>
        </w:rPr>
        <w:tab/>
      </w:r>
      <w:r w:rsidR="00540C7B" w:rsidRPr="001D19F6">
        <w:rPr>
          <w:rFonts w:ascii="Arial" w:eastAsia="굴림" w:hAnsi="Arial" w:cs="Arial"/>
          <w:sz w:val="22"/>
        </w:rPr>
        <w:tab/>
      </w:r>
      <w:r w:rsidR="00D21A1C" w:rsidRPr="001D19F6">
        <w:rPr>
          <w:rFonts w:ascii="Arial" w:eastAsia="굴림" w:hAnsi="Arial" w:cs="Arial"/>
          <w:sz w:val="22"/>
        </w:rPr>
        <w:tab/>
      </w:r>
      <w:r w:rsidRPr="00484D4B">
        <w:rPr>
          <w:rFonts w:ascii="Arial" w:eastAsia="굴림" w:hAnsi="Arial" w:cs="Arial" w:hint="eastAsia"/>
          <w:sz w:val="22"/>
          <w:rPrChange w:id="6928" w:author="Keis" w:date="2024-09-06T17:48:00Z">
            <w:rPr>
              <w:rFonts w:ascii="Arial" w:eastAsia="굴림" w:hAnsi="Arial" w:cs="Arial" w:hint="eastAsia"/>
              <w:color w:val="FF0000"/>
              <w:sz w:val="22"/>
            </w:rPr>
          </w:rPrChange>
        </w:rPr>
        <w:t>→</w:t>
      </w:r>
      <w:r w:rsidRPr="00484D4B">
        <w:rPr>
          <w:rFonts w:ascii="Arial" w:eastAsia="굴림" w:hAnsi="Arial" w:cs="Arial"/>
          <w:sz w:val="22"/>
          <w:rPrChange w:id="6929" w:author="Keis" w:date="2024-09-06T17:48:00Z">
            <w:rPr>
              <w:rFonts w:ascii="Arial" w:eastAsia="굴림" w:hAnsi="Arial" w:cs="Arial"/>
              <w:color w:val="FF0000"/>
              <w:sz w:val="22"/>
            </w:rPr>
          </w:rPrChange>
        </w:rPr>
        <w:t>Go to D</w:t>
      </w:r>
      <w:r w:rsidR="005059BB" w:rsidRPr="00484D4B">
        <w:rPr>
          <w:rFonts w:ascii="Arial" w:eastAsia="굴림" w:hAnsi="Arial" w:cs="Arial"/>
          <w:sz w:val="22"/>
          <w:rPrChange w:id="6930" w:author="Keis" w:date="2024-09-06T17:48:00Z">
            <w:rPr>
              <w:rFonts w:ascii="Arial" w:eastAsia="굴림" w:hAnsi="Arial" w:cs="Arial"/>
              <w:color w:val="FF0000"/>
              <w:sz w:val="22"/>
            </w:rPr>
          </w:rPrChange>
        </w:rPr>
        <w:t>add8e_1</w:t>
      </w:r>
    </w:p>
    <w:p w14:paraId="1A9711EF" w14:textId="77777777" w:rsidR="00624BD4" w:rsidRPr="00484D4B" w:rsidRDefault="00624BD4" w:rsidP="00F14BA4">
      <w:pPr>
        <w:pStyle w:val="a6"/>
        <w:numPr>
          <w:ilvl w:val="0"/>
          <w:numId w:val="691"/>
        </w:numPr>
        <w:wordWrap/>
        <w:spacing w:line="360" w:lineRule="auto"/>
        <w:ind w:leftChars="0"/>
        <w:rPr>
          <w:rFonts w:ascii="Arial" w:eastAsia="굴림" w:hAnsi="Arial" w:cs="Arial"/>
          <w:sz w:val="22"/>
        </w:rPr>
      </w:pPr>
      <w:r w:rsidRPr="00484D4B">
        <w:rPr>
          <w:rFonts w:ascii="Arial" w:eastAsia="굴림" w:hAnsi="Arial" w:cs="Arial"/>
          <w:sz w:val="22"/>
        </w:rPr>
        <w:t xml:space="preserve">About the same </w:t>
      </w:r>
      <w:r w:rsidR="00540C7B" w:rsidRPr="00484D4B">
        <w:rPr>
          <w:rFonts w:ascii="Arial" w:eastAsia="굴림" w:hAnsi="Arial" w:cs="Arial"/>
          <w:sz w:val="22"/>
        </w:rPr>
        <w:tab/>
      </w:r>
      <w:r w:rsidRPr="00484D4B">
        <w:rPr>
          <w:rFonts w:ascii="Arial" w:eastAsia="굴림" w:hAnsi="Arial" w:cs="Arial" w:hint="eastAsia"/>
          <w:sz w:val="22"/>
          <w:rPrChange w:id="6931" w:author="Keis" w:date="2024-09-06T17:48:00Z">
            <w:rPr>
              <w:rFonts w:ascii="Arial" w:eastAsia="굴림" w:hAnsi="Arial" w:cs="Arial" w:hint="eastAsia"/>
              <w:color w:val="FF0000"/>
              <w:sz w:val="22"/>
            </w:rPr>
          </w:rPrChange>
        </w:rPr>
        <w:t>→</w:t>
      </w:r>
      <w:r w:rsidRPr="00484D4B">
        <w:rPr>
          <w:rFonts w:ascii="Arial" w:eastAsia="굴림" w:hAnsi="Arial" w:cs="Arial"/>
          <w:sz w:val="22"/>
          <w:rPrChange w:id="6932" w:author="Keis" w:date="2024-09-06T17:48:00Z">
            <w:rPr>
              <w:rFonts w:ascii="Arial" w:eastAsia="굴림" w:hAnsi="Arial" w:cs="Arial"/>
              <w:color w:val="FF0000"/>
              <w:sz w:val="22"/>
            </w:rPr>
          </w:rPrChange>
        </w:rPr>
        <w:t>Go to D</w:t>
      </w:r>
      <w:r w:rsidR="005059BB" w:rsidRPr="00484D4B">
        <w:rPr>
          <w:rFonts w:ascii="Arial" w:eastAsia="굴림" w:hAnsi="Arial" w:cs="Arial"/>
          <w:sz w:val="22"/>
          <w:rPrChange w:id="6933" w:author="Keis" w:date="2024-09-06T17:48:00Z">
            <w:rPr>
              <w:rFonts w:ascii="Arial" w:eastAsia="굴림" w:hAnsi="Arial" w:cs="Arial"/>
              <w:color w:val="FF0000"/>
              <w:sz w:val="22"/>
            </w:rPr>
          </w:rPrChange>
        </w:rPr>
        <w:t>add8e_1</w:t>
      </w:r>
    </w:p>
    <w:p w14:paraId="3097B8F2" w14:textId="77777777" w:rsidR="00624BD4" w:rsidRPr="00484D4B" w:rsidRDefault="00540C7B" w:rsidP="00F14BA4">
      <w:pPr>
        <w:pStyle w:val="a6"/>
        <w:numPr>
          <w:ilvl w:val="0"/>
          <w:numId w:val="692"/>
        </w:numPr>
        <w:wordWrap/>
        <w:spacing w:line="360" w:lineRule="auto"/>
        <w:ind w:leftChars="0"/>
        <w:rPr>
          <w:rFonts w:ascii="Arial" w:eastAsia="굴림" w:hAnsi="Arial" w:cs="Arial"/>
          <w:sz w:val="22"/>
        </w:rPr>
      </w:pPr>
      <w:r w:rsidRPr="00484D4B">
        <w:rPr>
          <w:rFonts w:ascii="Arial" w:eastAsia="굴림" w:hAnsi="Arial" w:cs="Arial"/>
          <w:sz w:val="22"/>
        </w:rPr>
        <w:t>Not as good</w:t>
      </w:r>
      <w:r w:rsidR="00D21A1C" w:rsidRPr="00484D4B">
        <w:rPr>
          <w:rFonts w:ascii="Arial" w:eastAsia="굴림" w:hAnsi="Arial" w:cs="Arial"/>
          <w:sz w:val="22"/>
        </w:rPr>
        <w:tab/>
      </w:r>
      <w:r w:rsidR="00D21A1C" w:rsidRPr="00484D4B">
        <w:rPr>
          <w:rFonts w:ascii="Arial" w:eastAsia="굴림" w:hAnsi="Arial" w:cs="Arial"/>
          <w:sz w:val="22"/>
        </w:rPr>
        <w:tab/>
      </w:r>
      <w:r w:rsidR="00624BD4" w:rsidRPr="00484D4B">
        <w:rPr>
          <w:rFonts w:ascii="Arial" w:eastAsia="굴림" w:hAnsi="Arial" w:cs="Arial" w:hint="eastAsia"/>
          <w:sz w:val="22"/>
          <w:rPrChange w:id="6934" w:author="Keis" w:date="2024-09-06T17:48:00Z">
            <w:rPr>
              <w:rFonts w:ascii="Arial" w:eastAsia="굴림" w:hAnsi="Arial" w:cs="Arial" w:hint="eastAsia"/>
              <w:color w:val="FF0000"/>
              <w:sz w:val="22"/>
            </w:rPr>
          </w:rPrChange>
        </w:rPr>
        <w:t>→</w:t>
      </w:r>
      <w:r w:rsidR="00624BD4" w:rsidRPr="00484D4B">
        <w:rPr>
          <w:rFonts w:ascii="Arial" w:eastAsia="굴림" w:hAnsi="Arial" w:cs="Arial"/>
          <w:sz w:val="22"/>
          <w:rPrChange w:id="6935" w:author="Keis" w:date="2024-09-06T17:48:00Z">
            <w:rPr>
              <w:rFonts w:ascii="Arial" w:eastAsia="굴림" w:hAnsi="Arial" w:cs="Arial"/>
              <w:color w:val="FF0000"/>
              <w:sz w:val="22"/>
            </w:rPr>
          </w:rPrChange>
        </w:rPr>
        <w:t>Go to D</w:t>
      </w:r>
      <w:r w:rsidR="005059BB" w:rsidRPr="00484D4B">
        <w:rPr>
          <w:rFonts w:ascii="Arial" w:eastAsia="굴림" w:hAnsi="Arial" w:cs="Arial"/>
          <w:sz w:val="22"/>
          <w:rPrChange w:id="6936" w:author="Keis" w:date="2024-09-06T17:48:00Z">
            <w:rPr>
              <w:rFonts w:ascii="Arial" w:eastAsia="굴림" w:hAnsi="Arial" w:cs="Arial"/>
              <w:color w:val="FF0000"/>
              <w:sz w:val="22"/>
            </w:rPr>
          </w:rPrChange>
        </w:rPr>
        <w:t>add8e_1</w:t>
      </w:r>
    </w:p>
    <w:p w14:paraId="479EDB74" w14:textId="77777777" w:rsidR="005059BB" w:rsidRPr="00484D4B" w:rsidRDefault="005059BB" w:rsidP="005059BB">
      <w:pPr>
        <w:spacing w:line="372" w:lineRule="auto"/>
        <w:textAlignment w:val="baseline"/>
        <w:rPr>
          <w:rFonts w:ascii="Arial" w:eastAsia="굴림체" w:hAnsi="Arial" w:cs="Arial"/>
          <w:b/>
          <w:bCs/>
          <w:kern w:val="0"/>
          <w:sz w:val="22"/>
          <w:rPrChange w:id="6937" w:author="Keis" w:date="2024-09-06T17:48:00Z">
            <w:rPr>
              <w:rFonts w:ascii="Arial" w:eastAsia="굴림체" w:hAnsi="Arial" w:cs="Arial"/>
              <w:b/>
              <w:bCs/>
              <w:color w:val="0000FF"/>
              <w:kern w:val="0"/>
              <w:sz w:val="22"/>
            </w:rPr>
          </w:rPrChange>
        </w:rPr>
      </w:pPr>
    </w:p>
    <w:p w14:paraId="3455CC2E" w14:textId="77777777" w:rsidR="005059BB" w:rsidRPr="00484D4B" w:rsidRDefault="002037EB" w:rsidP="005059BB">
      <w:pPr>
        <w:spacing w:line="372" w:lineRule="auto"/>
        <w:textAlignment w:val="baseline"/>
        <w:rPr>
          <w:rFonts w:ascii="함초롬바탕" w:eastAsia="굴림" w:hAnsi="굴림" w:cs="굴림"/>
          <w:b/>
          <w:bCs/>
          <w:kern w:val="0"/>
          <w:sz w:val="22"/>
          <w:rPrChange w:id="6938" w:author="Keis" w:date="2024-09-06T17:48:00Z">
            <w:rPr>
              <w:rFonts w:ascii="함초롬바탕" w:eastAsia="굴림" w:hAnsi="굴림" w:cs="굴림"/>
              <w:b/>
              <w:bCs/>
              <w:color w:val="FF0000"/>
              <w:kern w:val="0"/>
              <w:sz w:val="22"/>
            </w:rPr>
          </w:rPrChange>
        </w:rPr>
      </w:pPr>
      <w:r w:rsidRPr="00484D4B">
        <w:rPr>
          <w:rFonts w:ascii="Arial" w:eastAsia="굴림" w:hAnsi="Arial" w:cs="Arial"/>
          <w:b/>
          <w:kern w:val="0"/>
          <w:sz w:val="22"/>
          <w:rPrChange w:id="6939" w:author="Keis" w:date="2024-09-06T17:48:00Z">
            <w:rPr>
              <w:rFonts w:ascii="Arial" w:eastAsia="굴림" w:hAnsi="Arial" w:cs="Arial"/>
              <w:b/>
              <w:color w:val="FF0000"/>
              <w:kern w:val="0"/>
              <w:sz w:val="22"/>
            </w:rPr>
          </w:rPrChange>
        </w:rPr>
        <w:t>&lt;information of previous job&gt;</w:t>
      </w:r>
    </w:p>
    <w:p w14:paraId="5A86CEC9" w14:textId="77777777" w:rsidR="002037EB" w:rsidRPr="00484D4B" w:rsidRDefault="005059BB" w:rsidP="002037EB">
      <w:pPr>
        <w:spacing w:line="384" w:lineRule="auto"/>
        <w:textAlignment w:val="baseline"/>
        <w:rPr>
          <w:rFonts w:ascii="Arial" w:eastAsia="굴림" w:hAnsi="Arial" w:cs="Arial"/>
          <w:spacing w:val="-2"/>
          <w:kern w:val="0"/>
          <w:sz w:val="22"/>
          <w:rPrChange w:id="6940"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6941" w:author="Keis" w:date="2024-09-06T17:48:00Z">
            <w:rPr>
              <w:rFonts w:ascii="Arial" w:eastAsia="나눔명조" w:hAnsi="Arial" w:cs="Arial"/>
              <w:color w:val="FF0000"/>
              <w:spacing w:val="-2"/>
              <w:kern w:val="0"/>
              <w:sz w:val="22"/>
            </w:rPr>
          </w:rPrChange>
        </w:rPr>
        <w:t xml:space="preserve">Dadd8e_1. </w:t>
      </w:r>
      <w:r w:rsidR="002037EB" w:rsidRPr="00484D4B">
        <w:rPr>
          <w:rFonts w:ascii="Arial" w:eastAsia="나눔명조" w:hAnsi="Arial" w:cs="Arial"/>
          <w:spacing w:val="-2"/>
          <w:kern w:val="0"/>
          <w:sz w:val="22"/>
          <w:rPrChange w:id="6942" w:author="Keis" w:date="2024-09-06T17:48:00Z">
            <w:rPr>
              <w:rFonts w:ascii="Arial" w:eastAsia="나눔명조" w:hAnsi="Arial" w:cs="Arial"/>
              <w:color w:val="FF0000"/>
              <w:spacing w:val="-2"/>
              <w:kern w:val="0"/>
              <w:sz w:val="22"/>
            </w:rPr>
          </w:rPrChange>
        </w:rPr>
        <w:t>What was the type of the previous job that you worked for?</w:t>
      </w:r>
    </w:p>
    <w:p w14:paraId="739A9936" w14:textId="77777777" w:rsidR="00B368CA" w:rsidRPr="00484D4B" w:rsidRDefault="00B368CA">
      <w:pPr>
        <w:pStyle w:val="a6"/>
        <w:numPr>
          <w:ilvl w:val="0"/>
          <w:numId w:val="1391"/>
        </w:numPr>
        <w:spacing w:line="384" w:lineRule="auto"/>
        <w:ind w:leftChars="0"/>
        <w:textAlignment w:val="baseline"/>
        <w:rPr>
          <w:ins w:id="6943" w:author="Keis" w:date="2024-09-06T15:13:00Z"/>
          <w:rFonts w:ascii="Arial" w:eastAsia="굴림" w:hAnsi="Arial" w:cs="Arial"/>
          <w:spacing w:val="-2"/>
          <w:kern w:val="0"/>
          <w:sz w:val="22"/>
          <w:rPrChange w:id="6944" w:author="Keis" w:date="2024-09-06T17:48:00Z">
            <w:rPr>
              <w:ins w:id="6945" w:author="Keis" w:date="2024-09-06T15:13:00Z"/>
              <w:rFonts w:ascii="Arial" w:eastAsia="굴림" w:hAnsi="Arial" w:cs="Arial"/>
              <w:color w:val="000000"/>
              <w:spacing w:val="-2"/>
              <w:kern w:val="0"/>
              <w:sz w:val="22"/>
            </w:rPr>
          </w:rPrChange>
        </w:rPr>
        <w:pPrChange w:id="6946" w:author="Keis" w:date="2024-09-06T15:13:00Z">
          <w:pPr>
            <w:pStyle w:val="a6"/>
            <w:numPr>
              <w:numId w:val="691"/>
            </w:numPr>
            <w:spacing w:line="384" w:lineRule="auto"/>
            <w:ind w:leftChars="0" w:hanging="400"/>
            <w:textAlignment w:val="baseline"/>
          </w:pPr>
        </w:pPrChange>
      </w:pPr>
      <w:ins w:id="6947" w:author="Keis" w:date="2024-09-06T15:13:00Z">
        <w:r w:rsidRPr="00484D4B">
          <w:rPr>
            <w:rFonts w:ascii="Arial" w:eastAsia="나눔명조" w:hAnsi="Arial" w:cs="Arial"/>
            <w:spacing w:val="-2"/>
            <w:kern w:val="0"/>
            <w:sz w:val="22"/>
            <w:rPrChange w:id="6948" w:author="Keis" w:date="2024-09-06T17:48:00Z">
              <w:rPr>
                <w:rFonts w:ascii="Arial" w:eastAsia="나눔명조" w:hAnsi="Arial" w:cs="Arial"/>
                <w:color w:val="FF0000"/>
                <w:spacing w:val="-2"/>
                <w:kern w:val="0"/>
                <w:sz w:val="22"/>
              </w:rPr>
            </w:rPrChange>
          </w:rPr>
          <w:t>I was employed by another person or company and paid a wage.</w:t>
        </w:r>
      </w:ins>
    </w:p>
    <w:p w14:paraId="0CF4B06C" w14:textId="77777777" w:rsidR="00B368CA" w:rsidRPr="00AD562B" w:rsidRDefault="00B368CA">
      <w:pPr>
        <w:pStyle w:val="a6"/>
        <w:numPr>
          <w:ilvl w:val="0"/>
          <w:numId w:val="1391"/>
        </w:numPr>
        <w:wordWrap/>
        <w:spacing w:line="360" w:lineRule="auto"/>
        <w:ind w:leftChars="0"/>
        <w:jc w:val="left"/>
        <w:outlineLvl w:val="0"/>
        <w:rPr>
          <w:ins w:id="6949" w:author="Keis" w:date="2024-09-06T15:13:00Z"/>
          <w:rFonts w:ascii="Arial" w:eastAsia="굴림" w:hAnsi="Arial" w:cs="Arial"/>
          <w:color w:val="00B050"/>
          <w:sz w:val="22"/>
        </w:rPr>
        <w:pPrChange w:id="6950" w:author="Keis" w:date="2024-09-06T15:13:00Z">
          <w:pPr>
            <w:pStyle w:val="a6"/>
            <w:numPr>
              <w:numId w:val="691"/>
            </w:numPr>
            <w:wordWrap/>
            <w:spacing w:line="360" w:lineRule="auto"/>
            <w:ind w:leftChars="0" w:hanging="400"/>
            <w:jc w:val="left"/>
            <w:outlineLvl w:val="0"/>
          </w:pPr>
        </w:pPrChange>
      </w:pPr>
      <w:ins w:id="6951" w:author="Keis" w:date="2024-09-06T15:13:00Z">
        <w:r w:rsidRPr="00AD562B">
          <w:rPr>
            <w:rFonts w:ascii="Arial" w:eastAsia="굴림" w:hAnsi="Arial" w:cs="Arial"/>
            <w:color w:val="00B050"/>
            <w:sz w:val="22"/>
          </w:rPr>
          <w:lastRenderedPageBreak/>
          <w:t xml:space="preserve">I was self-employed </w:t>
        </w:r>
        <w:r w:rsidRPr="006A4B8E">
          <w:rPr>
            <w:rFonts w:ascii="Arial" w:eastAsia="굴림" w:hAnsi="Arial" w:cs="Arial"/>
            <w:color w:val="00B050"/>
            <w:sz w:val="22"/>
          </w:rPr>
          <w:t>with employees</w:t>
        </w:r>
        <w:r w:rsidRPr="00AD562B">
          <w:rPr>
            <w:rFonts w:ascii="Arial" w:eastAsia="굴림" w:hAnsi="Arial" w:cs="Arial"/>
            <w:color w:val="00B050"/>
            <w:sz w:val="22"/>
          </w:rPr>
          <w:t xml:space="preserve">. </w:t>
        </w:r>
      </w:ins>
    </w:p>
    <w:p w14:paraId="2220D6C2" w14:textId="77777777" w:rsidR="00B368CA" w:rsidRPr="00AD562B" w:rsidRDefault="00B368CA">
      <w:pPr>
        <w:pStyle w:val="a6"/>
        <w:numPr>
          <w:ilvl w:val="0"/>
          <w:numId w:val="1391"/>
        </w:numPr>
        <w:spacing w:line="384" w:lineRule="auto"/>
        <w:ind w:leftChars="0"/>
        <w:textAlignment w:val="baseline"/>
        <w:rPr>
          <w:ins w:id="6952" w:author="Keis" w:date="2024-09-06T15:13:00Z"/>
          <w:rFonts w:ascii="Arial" w:eastAsia="굴림" w:hAnsi="Arial" w:cs="Arial"/>
          <w:color w:val="000000"/>
          <w:spacing w:val="-2"/>
          <w:kern w:val="0"/>
          <w:sz w:val="22"/>
        </w:rPr>
        <w:pPrChange w:id="6953" w:author="Keis" w:date="2024-09-06T15:13:00Z">
          <w:pPr>
            <w:pStyle w:val="a6"/>
            <w:numPr>
              <w:numId w:val="691"/>
            </w:numPr>
            <w:spacing w:line="384" w:lineRule="auto"/>
            <w:ind w:leftChars="0" w:hanging="400"/>
            <w:textAlignment w:val="baseline"/>
          </w:pPr>
        </w:pPrChange>
      </w:pPr>
      <w:ins w:id="6954" w:author="Keis" w:date="2024-09-06T15:13:00Z">
        <w:r w:rsidRPr="00DD76F4">
          <w:rPr>
            <w:rFonts w:ascii="Arial" w:eastAsia="굴림" w:hAnsi="Arial" w:cs="Arial"/>
            <w:color w:val="00B050"/>
            <w:sz w:val="22"/>
          </w:rPr>
          <w:t xml:space="preserve">I </w:t>
        </w:r>
        <w:r>
          <w:rPr>
            <w:rFonts w:ascii="Arial" w:eastAsia="굴림" w:hAnsi="Arial" w:cs="Arial"/>
            <w:color w:val="00B050"/>
            <w:sz w:val="22"/>
          </w:rPr>
          <w:t>was</w:t>
        </w:r>
        <w:r w:rsidRPr="00DD76F4">
          <w:rPr>
            <w:rFonts w:ascii="Arial" w:eastAsia="굴림" w:hAnsi="Arial" w:cs="Arial"/>
            <w:color w:val="00B050"/>
            <w:sz w:val="22"/>
          </w:rPr>
          <w:t xml:space="preserve"> self-employed without employees. </w:t>
        </w:r>
      </w:ins>
    </w:p>
    <w:p w14:paraId="60DB9ACE" w14:textId="77777777" w:rsidR="00B368CA" w:rsidRPr="00484D4B" w:rsidRDefault="00B368CA">
      <w:pPr>
        <w:pStyle w:val="a6"/>
        <w:numPr>
          <w:ilvl w:val="0"/>
          <w:numId w:val="1391"/>
        </w:numPr>
        <w:spacing w:line="384" w:lineRule="auto"/>
        <w:ind w:leftChars="0"/>
        <w:textAlignment w:val="baseline"/>
        <w:rPr>
          <w:ins w:id="6955" w:author="Keis" w:date="2024-09-06T15:13:00Z"/>
          <w:rFonts w:ascii="Arial" w:eastAsia="굴림" w:hAnsi="Arial" w:cs="Arial"/>
          <w:spacing w:val="-2"/>
          <w:kern w:val="0"/>
          <w:sz w:val="22"/>
          <w:rPrChange w:id="6956" w:author="Keis" w:date="2024-09-06T17:48:00Z">
            <w:rPr>
              <w:ins w:id="6957" w:author="Keis" w:date="2024-09-06T15:13:00Z"/>
              <w:rFonts w:ascii="Arial" w:eastAsia="굴림" w:hAnsi="Arial" w:cs="Arial"/>
              <w:color w:val="000000"/>
              <w:spacing w:val="-2"/>
              <w:kern w:val="0"/>
              <w:sz w:val="22"/>
            </w:rPr>
          </w:rPrChange>
        </w:rPr>
        <w:pPrChange w:id="6958" w:author="Keis" w:date="2024-09-06T15:13:00Z">
          <w:pPr>
            <w:pStyle w:val="a6"/>
            <w:numPr>
              <w:numId w:val="691"/>
            </w:numPr>
            <w:spacing w:line="384" w:lineRule="auto"/>
            <w:ind w:leftChars="0" w:hanging="400"/>
            <w:textAlignment w:val="baseline"/>
          </w:pPr>
        </w:pPrChange>
      </w:pPr>
      <w:ins w:id="6959" w:author="Keis" w:date="2024-09-06T15:13:00Z">
        <w:r w:rsidRPr="00484D4B">
          <w:rPr>
            <w:rFonts w:ascii="Arial" w:eastAsia="나눔명조" w:hAnsi="Arial" w:cs="Arial"/>
            <w:spacing w:val="-2"/>
            <w:kern w:val="0"/>
            <w:sz w:val="22"/>
            <w:rPrChange w:id="6960" w:author="Keis" w:date="2024-09-06T17:48:00Z">
              <w:rPr>
                <w:rFonts w:ascii="Arial" w:eastAsia="나눔명조" w:hAnsi="Arial" w:cs="Arial"/>
                <w:color w:val="FF0000"/>
                <w:spacing w:val="-2"/>
                <w:kern w:val="0"/>
                <w:sz w:val="22"/>
              </w:rPr>
            </w:rPrChange>
          </w:rPr>
          <w:t>I helped at my family’s business for over 18 hours a week without being paid</w:t>
        </w:r>
      </w:ins>
    </w:p>
    <w:p w14:paraId="63CEB1DE" w14:textId="77777777" w:rsidR="00B368CA" w:rsidRPr="00484D4B" w:rsidRDefault="00B368CA">
      <w:pPr>
        <w:pStyle w:val="a6"/>
        <w:numPr>
          <w:ilvl w:val="0"/>
          <w:numId w:val="1391"/>
        </w:numPr>
        <w:spacing w:line="384" w:lineRule="auto"/>
        <w:ind w:leftChars="0"/>
        <w:textAlignment w:val="baseline"/>
        <w:rPr>
          <w:ins w:id="6961" w:author="Keis" w:date="2024-09-06T15:13:00Z"/>
          <w:rFonts w:ascii="Arial" w:eastAsia="굴림" w:hAnsi="Arial" w:cs="Arial"/>
          <w:spacing w:val="-2"/>
          <w:kern w:val="0"/>
          <w:sz w:val="22"/>
          <w:rPrChange w:id="6962" w:author="Keis" w:date="2024-09-06T17:48:00Z">
            <w:rPr>
              <w:ins w:id="6963" w:author="Keis" w:date="2024-09-06T15:13:00Z"/>
              <w:rFonts w:ascii="Arial" w:eastAsia="굴림" w:hAnsi="Arial" w:cs="Arial"/>
              <w:color w:val="000000"/>
              <w:spacing w:val="-2"/>
              <w:kern w:val="0"/>
              <w:sz w:val="22"/>
            </w:rPr>
          </w:rPrChange>
        </w:rPr>
        <w:pPrChange w:id="6964" w:author="Keis" w:date="2024-09-06T15:13:00Z">
          <w:pPr>
            <w:pStyle w:val="a6"/>
            <w:numPr>
              <w:numId w:val="691"/>
            </w:numPr>
            <w:spacing w:line="384" w:lineRule="auto"/>
            <w:ind w:leftChars="0" w:hanging="400"/>
            <w:textAlignment w:val="baseline"/>
          </w:pPr>
        </w:pPrChange>
      </w:pPr>
      <w:ins w:id="6965" w:author="Keis" w:date="2024-09-06T15:13:00Z">
        <w:r w:rsidRPr="00484D4B">
          <w:rPr>
            <w:rFonts w:ascii="Arial" w:eastAsia="나눔명조" w:hAnsi="Arial" w:cs="Arial"/>
            <w:spacing w:val="-2"/>
            <w:kern w:val="0"/>
            <w:sz w:val="22"/>
            <w:rPrChange w:id="6966" w:author="Keis" w:date="2024-09-06T17:48:00Z">
              <w:rPr>
                <w:rFonts w:ascii="Arial" w:eastAsia="나눔명조" w:hAnsi="Arial" w:cs="Arial"/>
                <w:color w:val="FF0000"/>
                <w:spacing w:val="-2"/>
                <w:kern w:val="0"/>
                <w:sz w:val="22"/>
              </w:rPr>
            </w:rPrChange>
          </w:rPr>
          <w:t xml:space="preserve">Others (case of doing something obvious) </w:t>
        </w:r>
      </w:ins>
    </w:p>
    <w:p w14:paraId="00B7D934" w14:textId="07E6ED16" w:rsidR="002037EB" w:rsidRPr="00484D4B" w:rsidDel="00B368CA" w:rsidRDefault="002037EB">
      <w:pPr>
        <w:pStyle w:val="a6"/>
        <w:spacing w:line="384" w:lineRule="auto"/>
        <w:ind w:leftChars="0"/>
        <w:textAlignment w:val="baseline"/>
        <w:rPr>
          <w:del w:id="6967" w:author="Keis" w:date="2024-09-06T15:13:00Z"/>
          <w:rFonts w:ascii="Arial" w:eastAsia="굴림" w:hAnsi="Arial" w:cs="Arial"/>
          <w:spacing w:val="-2"/>
          <w:kern w:val="0"/>
          <w:sz w:val="22"/>
          <w:rPrChange w:id="6968" w:author="Keis" w:date="2024-09-06T17:48:00Z">
            <w:rPr>
              <w:del w:id="6969" w:author="Keis" w:date="2024-09-06T15:13:00Z"/>
              <w:rFonts w:ascii="Arial" w:eastAsia="굴림" w:hAnsi="Arial" w:cs="Arial"/>
              <w:color w:val="000000"/>
              <w:spacing w:val="-2"/>
              <w:kern w:val="0"/>
              <w:sz w:val="22"/>
            </w:rPr>
          </w:rPrChange>
        </w:rPr>
        <w:pPrChange w:id="6970" w:author="Keis" w:date="2024-09-06T15:13:00Z">
          <w:pPr>
            <w:pStyle w:val="a6"/>
            <w:numPr>
              <w:numId w:val="1381"/>
            </w:numPr>
            <w:spacing w:line="384" w:lineRule="auto"/>
            <w:ind w:leftChars="0" w:left="720" w:hanging="360"/>
            <w:textAlignment w:val="baseline"/>
          </w:pPr>
        </w:pPrChange>
      </w:pPr>
      <w:del w:id="6971" w:author="Keis" w:date="2024-09-06T15:13:00Z">
        <w:r w:rsidRPr="00484D4B" w:rsidDel="00B368CA">
          <w:rPr>
            <w:rFonts w:ascii="Arial" w:eastAsia="나눔명조" w:hAnsi="Arial" w:cs="Arial"/>
            <w:spacing w:val="-2"/>
            <w:kern w:val="0"/>
            <w:sz w:val="22"/>
            <w:rPrChange w:id="6972" w:author="Keis" w:date="2024-09-06T17:48:00Z">
              <w:rPr>
                <w:rFonts w:ascii="Arial" w:eastAsia="나눔명조" w:hAnsi="Arial" w:cs="Arial"/>
                <w:color w:val="FF0000"/>
                <w:spacing w:val="-2"/>
                <w:kern w:val="0"/>
                <w:sz w:val="22"/>
              </w:rPr>
            </w:rPrChange>
          </w:rPr>
          <w:delText>I was employed by another person or company</w:delText>
        </w:r>
        <w:r w:rsidR="0088794D" w:rsidRPr="00484D4B" w:rsidDel="00B368CA">
          <w:rPr>
            <w:rFonts w:ascii="Arial" w:eastAsia="나눔명조" w:hAnsi="Arial" w:cs="Arial"/>
            <w:spacing w:val="-2"/>
            <w:kern w:val="0"/>
            <w:sz w:val="22"/>
            <w:rPrChange w:id="6973" w:author="Keis" w:date="2024-09-06T17:48:00Z">
              <w:rPr>
                <w:rFonts w:ascii="Arial" w:eastAsia="나눔명조" w:hAnsi="Arial" w:cs="Arial"/>
                <w:color w:val="FF0000"/>
                <w:spacing w:val="-2"/>
                <w:kern w:val="0"/>
                <w:sz w:val="22"/>
              </w:rPr>
            </w:rPrChange>
          </w:rPr>
          <w:delText xml:space="preserve"> and paid a wage</w:delText>
        </w:r>
        <w:r w:rsidRPr="00484D4B" w:rsidDel="00B368CA">
          <w:rPr>
            <w:rFonts w:ascii="Arial" w:eastAsia="나눔명조" w:hAnsi="Arial" w:cs="Arial"/>
            <w:spacing w:val="-2"/>
            <w:kern w:val="0"/>
            <w:sz w:val="22"/>
            <w:rPrChange w:id="6974" w:author="Keis" w:date="2024-09-06T17:48:00Z">
              <w:rPr>
                <w:rFonts w:ascii="Arial" w:eastAsia="나눔명조" w:hAnsi="Arial" w:cs="Arial"/>
                <w:color w:val="FF0000"/>
                <w:spacing w:val="-2"/>
                <w:kern w:val="0"/>
                <w:sz w:val="22"/>
              </w:rPr>
            </w:rPrChange>
          </w:rPr>
          <w:delText>.</w:delText>
        </w:r>
      </w:del>
    </w:p>
    <w:p w14:paraId="28144DC0" w14:textId="0DD360E5" w:rsidR="002037EB" w:rsidRPr="00484D4B" w:rsidDel="00B368CA" w:rsidRDefault="002037EB">
      <w:pPr>
        <w:pStyle w:val="a6"/>
        <w:spacing w:line="384" w:lineRule="auto"/>
        <w:ind w:leftChars="0"/>
        <w:textAlignment w:val="baseline"/>
        <w:rPr>
          <w:del w:id="6975" w:author="Keis" w:date="2024-09-06T15:13:00Z"/>
          <w:rFonts w:ascii="Arial" w:eastAsia="굴림" w:hAnsi="Arial" w:cs="Arial"/>
          <w:spacing w:val="-2"/>
          <w:kern w:val="0"/>
          <w:sz w:val="22"/>
          <w:rPrChange w:id="6976" w:author="Keis" w:date="2024-09-06T17:48:00Z">
            <w:rPr>
              <w:del w:id="6977" w:author="Keis" w:date="2024-09-06T15:13:00Z"/>
              <w:rFonts w:ascii="Arial" w:eastAsia="굴림" w:hAnsi="Arial" w:cs="Arial"/>
              <w:color w:val="000000"/>
              <w:spacing w:val="-2"/>
              <w:kern w:val="0"/>
              <w:sz w:val="22"/>
            </w:rPr>
          </w:rPrChange>
        </w:rPr>
        <w:pPrChange w:id="6978" w:author="Keis" w:date="2024-09-06T15:13:00Z">
          <w:pPr>
            <w:pStyle w:val="a6"/>
            <w:numPr>
              <w:numId w:val="1381"/>
            </w:numPr>
            <w:spacing w:line="384" w:lineRule="auto"/>
            <w:ind w:leftChars="0" w:left="720" w:hanging="360"/>
            <w:textAlignment w:val="baseline"/>
          </w:pPr>
        </w:pPrChange>
      </w:pPr>
      <w:del w:id="6979" w:author="Keis" w:date="2024-09-06T15:13:00Z">
        <w:r w:rsidRPr="00484D4B" w:rsidDel="00B368CA">
          <w:rPr>
            <w:rFonts w:ascii="Arial" w:eastAsia="나눔명조" w:hAnsi="Arial" w:cs="Arial"/>
            <w:spacing w:val="-2"/>
            <w:kern w:val="0"/>
            <w:sz w:val="22"/>
            <w:rPrChange w:id="6980" w:author="Keis" w:date="2024-09-06T17:48:00Z">
              <w:rPr>
                <w:rFonts w:ascii="Arial" w:eastAsia="나눔명조" w:hAnsi="Arial" w:cs="Arial"/>
                <w:color w:val="FF0000"/>
                <w:spacing w:val="-2"/>
                <w:kern w:val="0"/>
                <w:sz w:val="22"/>
              </w:rPr>
            </w:rPrChange>
          </w:rPr>
          <w:delText xml:space="preserve">I </w:delText>
        </w:r>
        <w:r w:rsidR="0088794D" w:rsidRPr="00484D4B" w:rsidDel="00B368CA">
          <w:rPr>
            <w:rFonts w:ascii="Arial" w:eastAsia="나눔명조" w:hAnsi="Arial" w:cs="Arial"/>
            <w:spacing w:val="-2"/>
            <w:kern w:val="0"/>
            <w:sz w:val="22"/>
            <w:rPrChange w:id="6981" w:author="Keis" w:date="2024-09-06T17:48:00Z">
              <w:rPr>
                <w:rFonts w:ascii="Arial" w:eastAsia="나눔명조" w:hAnsi="Arial" w:cs="Arial"/>
                <w:color w:val="FF0000"/>
                <w:spacing w:val="-2"/>
                <w:kern w:val="0"/>
                <w:sz w:val="22"/>
              </w:rPr>
            </w:rPrChange>
          </w:rPr>
          <w:delText>ran my own business.</w:delText>
        </w:r>
      </w:del>
    </w:p>
    <w:p w14:paraId="2DF77886" w14:textId="5EE7A01D" w:rsidR="002037EB" w:rsidRPr="00484D4B" w:rsidDel="00B368CA" w:rsidRDefault="002037EB">
      <w:pPr>
        <w:pStyle w:val="a6"/>
        <w:spacing w:line="384" w:lineRule="auto"/>
        <w:ind w:leftChars="0"/>
        <w:textAlignment w:val="baseline"/>
        <w:rPr>
          <w:del w:id="6982" w:author="Keis" w:date="2024-09-06T15:13:00Z"/>
          <w:rFonts w:ascii="Arial" w:eastAsia="굴림" w:hAnsi="Arial" w:cs="Arial"/>
          <w:spacing w:val="-2"/>
          <w:kern w:val="0"/>
          <w:sz w:val="22"/>
          <w:rPrChange w:id="6983" w:author="Keis" w:date="2024-09-06T17:48:00Z">
            <w:rPr>
              <w:del w:id="6984" w:author="Keis" w:date="2024-09-06T15:13:00Z"/>
              <w:rFonts w:ascii="Arial" w:eastAsia="굴림" w:hAnsi="Arial" w:cs="Arial"/>
              <w:color w:val="000000"/>
              <w:spacing w:val="-2"/>
              <w:kern w:val="0"/>
              <w:sz w:val="22"/>
            </w:rPr>
          </w:rPrChange>
        </w:rPr>
        <w:pPrChange w:id="6985" w:author="Keis" w:date="2024-09-06T15:13:00Z">
          <w:pPr>
            <w:pStyle w:val="a6"/>
            <w:numPr>
              <w:numId w:val="691"/>
            </w:numPr>
            <w:spacing w:line="384" w:lineRule="auto"/>
            <w:ind w:leftChars="0" w:hanging="400"/>
            <w:textAlignment w:val="baseline"/>
          </w:pPr>
        </w:pPrChange>
      </w:pPr>
      <w:del w:id="6986" w:author="Keis" w:date="2024-09-06T15:13:00Z">
        <w:r w:rsidRPr="00484D4B" w:rsidDel="00B368CA">
          <w:rPr>
            <w:rFonts w:ascii="Arial" w:eastAsia="나눔명조" w:hAnsi="Arial" w:cs="Arial"/>
            <w:spacing w:val="-2"/>
            <w:kern w:val="0"/>
            <w:sz w:val="22"/>
            <w:rPrChange w:id="6987" w:author="Keis" w:date="2024-09-06T17:48:00Z">
              <w:rPr>
                <w:rFonts w:ascii="Arial" w:eastAsia="나눔명조" w:hAnsi="Arial" w:cs="Arial"/>
                <w:color w:val="FF0000"/>
                <w:spacing w:val="-2"/>
                <w:kern w:val="0"/>
                <w:sz w:val="22"/>
              </w:rPr>
            </w:rPrChange>
          </w:rPr>
          <w:delText xml:space="preserve">I helped </w:delText>
        </w:r>
        <w:r w:rsidR="0088794D" w:rsidRPr="00484D4B" w:rsidDel="00B368CA">
          <w:rPr>
            <w:rFonts w:ascii="Arial" w:eastAsia="나눔명조" w:hAnsi="Arial" w:cs="Arial"/>
            <w:spacing w:val="-2"/>
            <w:kern w:val="0"/>
            <w:sz w:val="22"/>
            <w:rPrChange w:id="6988" w:author="Keis" w:date="2024-09-06T17:48:00Z">
              <w:rPr>
                <w:rFonts w:ascii="Arial" w:eastAsia="나눔명조" w:hAnsi="Arial" w:cs="Arial"/>
                <w:color w:val="FF0000"/>
                <w:spacing w:val="-2"/>
                <w:kern w:val="0"/>
                <w:sz w:val="22"/>
              </w:rPr>
            </w:rPrChange>
          </w:rPr>
          <w:delText xml:space="preserve">at </w:delText>
        </w:r>
        <w:r w:rsidRPr="00484D4B" w:rsidDel="00B368CA">
          <w:rPr>
            <w:rFonts w:ascii="Arial" w:eastAsia="나눔명조" w:hAnsi="Arial" w:cs="Arial"/>
            <w:spacing w:val="-2"/>
            <w:kern w:val="0"/>
            <w:sz w:val="22"/>
            <w:rPrChange w:id="6989" w:author="Keis" w:date="2024-09-06T17:48:00Z">
              <w:rPr>
                <w:rFonts w:ascii="Arial" w:eastAsia="나눔명조" w:hAnsi="Arial" w:cs="Arial"/>
                <w:color w:val="FF0000"/>
                <w:spacing w:val="-2"/>
                <w:kern w:val="0"/>
                <w:sz w:val="22"/>
              </w:rPr>
            </w:rPrChange>
          </w:rPr>
          <w:delText>my family</w:delText>
        </w:r>
        <w:r w:rsidR="0088794D" w:rsidRPr="00484D4B" w:rsidDel="00B368CA">
          <w:rPr>
            <w:rFonts w:ascii="Arial" w:eastAsia="나눔명조" w:hAnsi="Arial" w:cs="Arial"/>
            <w:spacing w:val="-2"/>
            <w:kern w:val="0"/>
            <w:sz w:val="22"/>
            <w:rPrChange w:id="6990" w:author="Keis" w:date="2024-09-06T17:48:00Z">
              <w:rPr>
                <w:rFonts w:ascii="Arial" w:eastAsia="나눔명조" w:hAnsi="Arial" w:cs="Arial"/>
                <w:color w:val="FF0000"/>
                <w:spacing w:val="-2"/>
                <w:kern w:val="0"/>
                <w:sz w:val="22"/>
              </w:rPr>
            </w:rPrChange>
          </w:rPr>
          <w:delText>’s business for</w:delText>
        </w:r>
        <w:r w:rsidRPr="00484D4B" w:rsidDel="00B368CA">
          <w:rPr>
            <w:rFonts w:ascii="Arial" w:eastAsia="나눔명조" w:hAnsi="Arial" w:cs="Arial"/>
            <w:spacing w:val="-2"/>
            <w:kern w:val="0"/>
            <w:sz w:val="22"/>
            <w:rPrChange w:id="6991" w:author="Keis" w:date="2024-09-06T17:48:00Z">
              <w:rPr>
                <w:rFonts w:ascii="Arial" w:eastAsia="나눔명조" w:hAnsi="Arial" w:cs="Arial"/>
                <w:color w:val="FF0000"/>
                <w:spacing w:val="-2"/>
                <w:kern w:val="0"/>
                <w:sz w:val="22"/>
              </w:rPr>
            </w:rPrChange>
          </w:rPr>
          <w:delText xml:space="preserve"> over 18 hours a week without </w:delText>
        </w:r>
        <w:r w:rsidR="0088794D" w:rsidRPr="00484D4B" w:rsidDel="00B368CA">
          <w:rPr>
            <w:rFonts w:ascii="Arial" w:eastAsia="나눔명조" w:hAnsi="Arial" w:cs="Arial"/>
            <w:spacing w:val="-2"/>
            <w:kern w:val="0"/>
            <w:sz w:val="22"/>
            <w:rPrChange w:id="6992" w:author="Keis" w:date="2024-09-06T17:48:00Z">
              <w:rPr>
                <w:rFonts w:ascii="Arial" w:eastAsia="나눔명조" w:hAnsi="Arial" w:cs="Arial"/>
                <w:color w:val="FF0000"/>
                <w:spacing w:val="-2"/>
                <w:kern w:val="0"/>
                <w:sz w:val="22"/>
              </w:rPr>
            </w:rPrChange>
          </w:rPr>
          <w:delText>being paid</w:delText>
        </w:r>
      </w:del>
    </w:p>
    <w:p w14:paraId="09D76D62" w14:textId="01F6C971" w:rsidR="002037EB" w:rsidRPr="00484D4B" w:rsidRDefault="002037EB">
      <w:pPr>
        <w:pStyle w:val="a6"/>
        <w:spacing w:line="384" w:lineRule="auto"/>
        <w:ind w:leftChars="0"/>
        <w:textAlignment w:val="baseline"/>
        <w:rPr>
          <w:rFonts w:ascii="Arial" w:eastAsia="굴림" w:hAnsi="Arial" w:cs="Arial"/>
          <w:spacing w:val="-2"/>
          <w:kern w:val="0"/>
          <w:sz w:val="22"/>
          <w:rPrChange w:id="6993" w:author="Keis" w:date="2024-09-06T17:48:00Z">
            <w:rPr>
              <w:rFonts w:ascii="Arial" w:eastAsia="굴림" w:hAnsi="Arial" w:cs="Arial"/>
              <w:color w:val="000000"/>
              <w:spacing w:val="-2"/>
              <w:kern w:val="0"/>
              <w:sz w:val="22"/>
            </w:rPr>
          </w:rPrChange>
        </w:rPr>
        <w:pPrChange w:id="6994" w:author="Keis" w:date="2024-09-06T15:13:00Z">
          <w:pPr>
            <w:pStyle w:val="a6"/>
            <w:numPr>
              <w:numId w:val="691"/>
            </w:numPr>
            <w:spacing w:line="384" w:lineRule="auto"/>
            <w:ind w:leftChars="0" w:hanging="400"/>
            <w:textAlignment w:val="baseline"/>
          </w:pPr>
        </w:pPrChange>
      </w:pPr>
      <w:del w:id="6995" w:author="Keis" w:date="2024-09-06T15:13:00Z">
        <w:r w:rsidRPr="00484D4B" w:rsidDel="00B368CA">
          <w:rPr>
            <w:rFonts w:ascii="Arial" w:eastAsia="나눔명조" w:hAnsi="Arial" w:cs="Arial"/>
            <w:spacing w:val="-2"/>
            <w:kern w:val="0"/>
            <w:sz w:val="22"/>
            <w:rPrChange w:id="6996" w:author="Keis" w:date="2024-09-06T17:48:00Z">
              <w:rPr>
                <w:rFonts w:ascii="Arial" w:eastAsia="나눔명조" w:hAnsi="Arial" w:cs="Arial"/>
                <w:color w:val="FF0000"/>
                <w:spacing w:val="-2"/>
                <w:kern w:val="0"/>
                <w:sz w:val="22"/>
              </w:rPr>
            </w:rPrChange>
          </w:rPr>
          <w:delText>Others (case of doing something obvious)</w:delText>
        </w:r>
      </w:del>
      <w:r w:rsidRPr="00484D4B">
        <w:rPr>
          <w:rFonts w:ascii="Arial" w:eastAsia="나눔명조" w:hAnsi="Arial" w:cs="Arial"/>
          <w:spacing w:val="-2"/>
          <w:kern w:val="0"/>
          <w:sz w:val="22"/>
          <w:rPrChange w:id="6997" w:author="Keis" w:date="2024-09-06T17:48:00Z">
            <w:rPr>
              <w:rFonts w:ascii="Arial" w:eastAsia="나눔명조" w:hAnsi="Arial" w:cs="Arial"/>
              <w:color w:val="FF0000"/>
              <w:spacing w:val="-2"/>
              <w:kern w:val="0"/>
              <w:sz w:val="22"/>
            </w:rPr>
          </w:rPrChange>
        </w:rPr>
        <w:t xml:space="preserve"> </w:t>
      </w:r>
    </w:p>
    <w:p w14:paraId="288C0961" w14:textId="77777777" w:rsidR="005059BB" w:rsidRPr="00484D4B" w:rsidRDefault="005059BB" w:rsidP="002037EB">
      <w:pPr>
        <w:spacing w:line="384" w:lineRule="auto"/>
        <w:textAlignment w:val="baseline"/>
        <w:rPr>
          <w:rFonts w:ascii="Arial" w:eastAsia="굴림" w:hAnsi="Arial" w:cs="Arial"/>
          <w:b/>
          <w:bCs/>
          <w:kern w:val="0"/>
          <w:sz w:val="22"/>
          <w:rPrChange w:id="6998" w:author="Keis" w:date="2024-09-06T17:48:00Z">
            <w:rPr>
              <w:rFonts w:ascii="Arial" w:eastAsia="굴림" w:hAnsi="Arial" w:cs="Arial"/>
              <w:b/>
              <w:bCs/>
              <w:color w:val="0000FF"/>
              <w:kern w:val="0"/>
              <w:sz w:val="22"/>
            </w:rPr>
          </w:rPrChange>
        </w:rPr>
      </w:pPr>
    </w:p>
    <w:p w14:paraId="1F5095FC" w14:textId="77777777" w:rsidR="002037EB" w:rsidRPr="00484D4B" w:rsidRDefault="002C3FD8" w:rsidP="002037EB">
      <w:pPr>
        <w:spacing w:line="372" w:lineRule="auto"/>
        <w:textAlignment w:val="baseline"/>
        <w:rPr>
          <w:rFonts w:ascii="Arial" w:eastAsia="굴림" w:hAnsi="Arial" w:cs="Arial"/>
          <w:b/>
          <w:bCs/>
          <w:kern w:val="0"/>
          <w:sz w:val="22"/>
          <w:rPrChange w:id="6999" w:author="Keis" w:date="2024-09-06T17:48:00Z">
            <w:rPr>
              <w:rFonts w:ascii="Arial" w:eastAsia="굴림" w:hAnsi="Arial" w:cs="Arial"/>
              <w:b/>
              <w:bCs/>
              <w:color w:val="FF0000"/>
              <w:kern w:val="0"/>
              <w:sz w:val="22"/>
            </w:rPr>
          </w:rPrChange>
        </w:rPr>
      </w:pPr>
      <w:r w:rsidRPr="00484D4B">
        <w:rPr>
          <w:rFonts w:ascii="Arial" w:eastAsia="굴림체" w:hAnsi="Arial" w:cs="Arial"/>
          <w:b/>
          <w:bCs/>
          <w:kern w:val="0"/>
          <w:sz w:val="22"/>
          <w:rPrChange w:id="7000" w:author="Keis" w:date="2024-09-06T17:48:00Z">
            <w:rPr>
              <w:rFonts w:ascii="Arial" w:eastAsia="굴림체" w:hAnsi="Arial" w:cs="Arial"/>
              <w:b/>
              <w:bCs/>
              <w:color w:val="FF0000"/>
              <w:kern w:val="0"/>
              <w:sz w:val="22"/>
            </w:rPr>
          </w:rPrChange>
        </w:rPr>
        <w:t>&lt;Wage Peak S</w:t>
      </w:r>
      <w:r w:rsidR="002037EB" w:rsidRPr="00484D4B">
        <w:rPr>
          <w:rFonts w:ascii="Arial" w:eastAsia="굴림체" w:hAnsi="Arial" w:cs="Arial"/>
          <w:b/>
          <w:bCs/>
          <w:kern w:val="0"/>
          <w:sz w:val="22"/>
          <w:rPrChange w:id="7001" w:author="Keis" w:date="2024-09-06T17:48:00Z">
            <w:rPr>
              <w:rFonts w:ascii="Arial" w:eastAsia="굴림체" w:hAnsi="Arial" w:cs="Arial"/>
              <w:b/>
              <w:bCs/>
              <w:color w:val="FF0000"/>
              <w:kern w:val="0"/>
              <w:sz w:val="22"/>
            </w:rPr>
          </w:rPrChange>
        </w:rPr>
        <w:t>ystem&gt;</w:t>
      </w:r>
    </w:p>
    <w:p w14:paraId="7196A82B" w14:textId="77777777" w:rsidR="002037EB" w:rsidRPr="00484D4B" w:rsidRDefault="002037EB" w:rsidP="002037EB">
      <w:pPr>
        <w:spacing w:line="384" w:lineRule="auto"/>
        <w:textAlignment w:val="baseline"/>
        <w:rPr>
          <w:rFonts w:ascii="Arial" w:eastAsia="굴림" w:hAnsi="Arial" w:cs="Arial"/>
          <w:kern w:val="0"/>
          <w:sz w:val="22"/>
          <w:rPrChange w:id="7002"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03" w:author="Keis" w:date="2024-09-06T17:48:00Z">
            <w:rPr>
              <w:rFonts w:ascii="Arial" w:eastAsia="나눔명조" w:hAnsi="Arial" w:cs="Arial"/>
              <w:color w:val="FF0000"/>
              <w:spacing w:val="-2"/>
              <w:kern w:val="0"/>
              <w:sz w:val="22"/>
            </w:rPr>
          </w:rPrChange>
        </w:rPr>
        <w:t xml:space="preserve">Dadd8e_2. </w:t>
      </w:r>
      <w:r w:rsidR="002C3FD8" w:rsidRPr="00484D4B">
        <w:rPr>
          <w:rFonts w:ascii="Arial" w:eastAsia="나눔명조" w:hAnsi="Arial" w:cs="Arial"/>
          <w:spacing w:val="-2"/>
          <w:kern w:val="0"/>
          <w:sz w:val="22"/>
          <w:rPrChange w:id="7004" w:author="Keis" w:date="2024-09-06T17:48:00Z">
            <w:rPr>
              <w:rFonts w:ascii="Arial" w:eastAsia="나눔명조" w:hAnsi="Arial" w:cs="Arial"/>
              <w:color w:val="FF0000"/>
              <w:spacing w:val="-2"/>
              <w:kern w:val="0"/>
              <w:sz w:val="22"/>
            </w:rPr>
          </w:rPrChange>
        </w:rPr>
        <w:t>Have you ever heard of a wage peak system?</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2037EB" w:rsidRPr="005A3AD9" w14:paraId="120E7B10" w14:textId="77777777" w:rsidTr="0062595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382906" w14:textId="77777777" w:rsidR="00B368CA" w:rsidRPr="00FF1D2F" w:rsidRDefault="00B368CA" w:rsidP="00B368CA">
            <w:pPr>
              <w:spacing w:line="384" w:lineRule="auto"/>
              <w:textAlignment w:val="baseline"/>
              <w:rPr>
                <w:ins w:id="7005" w:author="Keis" w:date="2024-09-06T15:13:00Z"/>
                <w:rFonts w:ascii="함초롬바탕" w:eastAsia="굴림" w:hAnsi="굴림" w:cs="굴림"/>
                <w:color w:val="00B050"/>
                <w:kern w:val="0"/>
                <w:szCs w:val="20"/>
              </w:rPr>
            </w:pPr>
            <w:ins w:id="7006" w:author="Keis" w:date="2024-09-06T15:13:00Z">
              <w:r w:rsidRPr="00FF1D2F">
                <w:rPr>
                  <w:rFonts w:ascii="나눔명조" w:eastAsia="나눔명조" w:hAnsi="나눔명조" w:cs="굴림"/>
                  <w:b/>
                  <w:bCs/>
                  <w:color w:val="00B050"/>
                  <w:spacing w:val="-2"/>
                  <w:kern w:val="0"/>
                  <w:sz w:val="18"/>
                  <w:szCs w:val="18"/>
                </w:rPr>
                <w:t>What is the wage peak system?</w:t>
              </w:r>
              <w:r w:rsidRPr="00FF1D2F">
                <w:rPr>
                  <w:rFonts w:ascii="함초롬바탕" w:eastAsia="나눔명조" w:hAnsi="굴림" w:cs="굴림"/>
                  <w:color w:val="00B050"/>
                  <w:spacing w:val="-2"/>
                  <w:kern w:val="0"/>
                  <w:sz w:val="18"/>
                  <w:szCs w:val="18"/>
                </w:rPr>
                <w:t xml:space="preserve"> </w:t>
              </w:r>
              <w:r w:rsidRPr="00FF1D2F">
                <w:rPr>
                  <w:rFonts w:ascii="나눔명조" w:eastAsia="나눔명조" w:hAnsi="나눔명조" w:cs="굴림"/>
                  <w:color w:val="00B050"/>
                  <w:spacing w:val="-2"/>
                  <w:kern w:val="0"/>
                  <w:sz w:val="18"/>
                  <w:szCs w:val="18"/>
                </w:rPr>
                <w:t>The wage peak system is designed to ensure continuous employment for workers. Specifically, it revolves around lowering wages in return of extended employment after a certain age as determined by the labor-management agreement.</w:t>
              </w:r>
            </w:ins>
          </w:p>
          <w:p w14:paraId="3BBE63FB" w14:textId="588AB6C7" w:rsidR="002037EB" w:rsidRPr="002C3FD8" w:rsidRDefault="00B368CA">
            <w:pPr>
              <w:spacing w:line="384" w:lineRule="auto"/>
              <w:textAlignment w:val="baseline"/>
              <w:rPr>
                <w:rFonts w:ascii="Arial" w:eastAsia="나눔명조" w:hAnsi="Arial" w:cs="Arial"/>
                <w:color w:val="FF0000"/>
                <w:spacing w:val="-2"/>
                <w:kern w:val="0"/>
                <w:sz w:val="22"/>
              </w:rPr>
              <w:pPrChange w:id="7007" w:author="Keis" w:date="2024-09-06T15:13:00Z">
                <w:pPr>
                  <w:spacing w:line="56" w:lineRule="atLeast"/>
                  <w:textAlignment w:val="baseline"/>
                </w:pPr>
              </w:pPrChange>
            </w:pPr>
            <w:ins w:id="7008" w:author="Keis" w:date="2024-09-06T15:13:00Z">
              <w:r w:rsidRPr="00FF1D2F">
                <w:rPr>
                  <w:rFonts w:ascii="나눔명조" w:eastAsia="나눔명조" w:hAnsi="나눔명조" w:cs="굴림" w:hint="eastAsia"/>
                  <w:color w:val="00B050"/>
                  <w:spacing w:val="-2"/>
                  <w:kern w:val="0"/>
                  <w:sz w:val="18"/>
                  <w:szCs w:val="18"/>
                </w:rPr>
                <w:t>※</w:t>
              </w:r>
              <w:r w:rsidRPr="00FF1D2F">
                <w:rPr>
                  <w:rFonts w:ascii="나눔명조" w:eastAsia="나눔명조" w:hAnsi="나눔명조" w:cs="굴림"/>
                  <w:color w:val="00B050"/>
                  <w:spacing w:val="-2"/>
                  <w:kern w:val="0"/>
                  <w:sz w:val="18"/>
                  <w:szCs w:val="18"/>
                </w:rPr>
                <w:t xml:space="preserve"> Supreme Court ruled against ‘Maintaining Retirement-Age’ without extending it, but the Wage Peak System is valid to the extent that it is implemented in </w:t>
              </w:r>
              <w:proofErr w:type="spellStart"/>
              <w:r w:rsidRPr="00FF1D2F">
                <w:rPr>
                  <w:rFonts w:ascii="나눔명조" w:eastAsia="나눔명조" w:hAnsi="나눔명조" w:cs="굴림"/>
                  <w:color w:val="00B050"/>
                  <w:spacing w:val="-2"/>
                  <w:kern w:val="0"/>
                  <w:sz w:val="18"/>
                  <w:szCs w:val="18"/>
                </w:rPr>
                <w:t>conjuction</w:t>
              </w:r>
              <w:proofErr w:type="spellEnd"/>
              <w:r w:rsidRPr="00FF1D2F">
                <w:rPr>
                  <w:rFonts w:ascii="나눔명조" w:eastAsia="나눔명조" w:hAnsi="나눔명조" w:cs="굴림"/>
                  <w:color w:val="00B050"/>
                  <w:spacing w:val="-2"/>
                  <w:kern w:val="0"/>
                  <w:sz w:val="18"/>
                  <w:szCs w:val="18"/>
                </w:rPr>
                <w:t xml:space="preserve"> with extending the retirement age or rehiring workers in a different position after retirement.</w:t>
              </w:r>
            </w:ins>
            <w:del w:id="7009" w:author="Keis" w:date="2024-09-06T15:13:00Z">
              <w:r w:rsidR="002037EB" w:rsidRPr="001624E1" w:rsidDel="00B368CA">
                <w:rPr>
                  <w:rFonts w:ascii="Arial" w:eastAsia="나눔명조" w:hAnsi="Arial" w:cs="Arial" w:hint="eastAsia"/>
                  <w:b/>
                  <w:bCs/>
                  <w:color w:val="FF0000"/>
                  <w:spacing w:val="-2"/>
                  <w:kern w:val="0"/>
                  <w:sz w:val="22"/>
                </w:rPr>
                <w:delText>W</w:delText>
              </w:r>
              <w:r w:rsidR="002C3FD8" w:rsidDel="00B368CA">
                <w:rPr>
                  <w:rFonts w:ascii="Arial" w:eastAsia="나눔명조" w:hAnsi="Arial" w:cs="Arial" w:hint="eastAsia"/>
                  <w:b/>
                  <w:bCs/>
                  <w:color w:val="FF0000"/>
                  <w:spacing w:val="-2"/>
                  <w:kern w:val="0"/>
                  <w:sz w:val="22"/>
                </w:rPr>
                <w:delText xml:space="preserve">hat is the wage </w:delText>
              </w:r>
              <w:r w:rsidR="002037EB" w:rsidRPr="001624E1" w:rsidDel="00B368CA">
                <w:rPr>
                  <w:rFonts w:ascii="Arial" w:eastAsia="나눔명조" w:hAnsi="Arial" w:cs="Arial" w:hint="eastAsia"/>
                  <w:b/>
                  <w:bCs/>
                  <w:color w:val="FF0000"/>
                  <w:spacing w:val="-2"/>
                  <w:kern w:val="0"/>
                  <w:sz w:val="22"/>
                </w:rPr>
                <w:delText>peak system</w:delText>
              </w:r>
              <w:r w:rsidR="002037EB" w:rsidRPr="001624E1" w:rsidDel="00B368CA">
                <w:rPr>
                  <w:rFonts w:ascii="Arial" w:eastAsia="나눔명조" w:hAnsi="Arial" w:cs="Arial"/>
                  <w:b/>
                  <w:bCs/>
                  <w:color w:val="FF0000"/>
                  <w:spacing w:val="-2"/>
                  <w:kern w:val="0"/>
                  <w:sz w:val="22"/>
                </w:rPr>
                <w:delText>?</w:delText>
              </w:r>
              <w:r w:rsidR="002C3FD8" w:rsidDel="00B368CA">
                <w:rPr>
                  <w:rFonts w:ascii="Arial" w:eastAsia="나눔명조" w:hAnsi="Arial" w:cs="Arial" w:hint="eastAsia"/>
                  <w:color w:val="FF0000"/>
                  <w:spacing w:val="-2"/>
                  <w:kern w:val="0"/>
                  <w:sz w:val="22"/>
                </w:rPr>
                <w:delText xml:space="preserve"> The wage peak system is designed to ensure continuous employment for workers. Specifically, it revolves around lowering wages in return of extended employment after a certain age as determined by the labor-management agreement.</w:delText>
              </w:r>
            </w:del>
          </w:p>
        </w:tc>
      </w:tr>
    </w:tbl>
    <w:p w14:paraId="5093D759" w14:textId="77777777" w:rsidR="002037EB" w:rsidRPr="00484D4B" w:rsidRDefault="002037EB" w:rsidP="002037EB">
      <w:pPr>
        <w:spacing w:line="384" w:lineRule="auto"/>
        <w:textAlignment w:val="baseline"/>
        <w:rPr>
          <w:rFonts w:ascii="Arial" w:eastAsia="굴림" w:hAnsi="Arial" w:cs="Arial"/>
          <w:spacing w:val="-2"/>
          <w:kern w:val="0"/>
          <w:sz w:val="22"/>
          <w:rPrChange w:id="7010"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011"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012" w:author="Keis" w:date="2024-09-06T17:48:00Z">
            <w:rPr>
              <w:rFonts w:ascii="Arial" w:eastAsia="나눔명조" w:hAnsi="Arial" w:cs="Arial"/>
              <w:color w:val="FF0000"/>
              <w:spacing w:val="-2"/>
              <w:kern w:val="0"/>
              <w:sz w:val="22"/>
            </w:rPr>
          </w:rPrChange>
        </w:rPr>
        <w:t xml:space="preserve"> Yes </w:t>
      </w:r>
    </w:p>
    <w:p w14:paraId="52B9568F" w14:textId="77777777" w:rsidR="002037EB" w:rsidRPr="00484D4B" w:rsidRDefault="002037EB" w:rsidP="002037EB">
      <w:pPr>
        <w:spacing w:line="384" w:lineRule="auto"/>
        <w:textAlignment w:val="baseline"/>
        <w:rPr>
          <w:rFonts w:ascii="Arial" w:eastAsia="굴림" w:hAnsi="Arial" w:cs="Arial"/>
          <w:spacing w:val="-2"/>
          <w:kern w:val="0"/>
          <w:sz w:val="22"/>
          <w:rPrChange w:id="7013"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014"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015" w:author="Keis" w:date="2024-09-06T17:48:00Z">
            <w:rPr>
              <w:rFonts w:ascii="Arial" w:eastAsia="나눔명조" w:hAnsi="Arial" w:cs="Arial"/>
              <w:color w:val="FF0000"/>
              <w:spacing w:val="-2"/>
              <w:kern w:val="0"/>
              <w:sz w:val="22"/>
            </w:rPr>
          </w:rPrChange>
        </w:rPr>
        <w:t xml:space="preserve"> No</w:t>
      </w:r>
    </w:p>
    <w:p w14:paraId="2B3A9500" w14:textId="77777777" w:rsidR="005059BB" w:rsidRPr="00484D4B" w:rsidRDefault="005059BB" w:rsidP="005059BB">
      <w:pPr>
        <w:spacing w:line="384" w:lineRule="auto"/>
        <w:textAlignment w:val="baseline"/>
        <w:rPr>
          <w:rFonts w:ascii="Arial" w:eastAsia="굴림" w:hAnsi="Arial" w:cs="Arial"/>
          <w:spacing w:val="-2"/>
          <w:kern w:val="0"/>
          <w:sz w:val="22"/>
          <w:rPrChange w:id="7016" w:author="Keis" w:date="2024-09-06T17:48:00Z">
            <w:rPr>
              <w:rFonts w:ascii="Arial" w:eastAsia="굴림" w:hAnsi="Arial" w:cs="Arial"/>
              <w:color w:val="FF0000"/>
              <w:spacing w:val="-2"/>
              <w:kern w:val="0"/>
              <w:sz w:val="22"/>
            </w:rPr>
          </w:rPrChange>
        </w:rPr>
      </w:pPr>
    </w:p>
    <w:p w14:paraId="0172EDCE" w14:textId="77777777" w:rsidR="002037EB" w:rsidRPr="00484D4B" w:rsidRDefault="002037EB" w:rsidP="005059BB">
      <w:pPr>
        <w:spacing w:line="384" w:lineRule="auto"/>
        <w:textAlignment w:val="baseline"/>
        <w:rPr>
          <w:rFonts w:ascii="Arial" w:eastAsia="굴림" w:hAnsi="Arial" w:cs="Arial"/>
          <w:b/>
          <w:spacing w:val="-2"/>
          <w:kern w:val="0"/>
          <w:sz w:val="22"/>
          <w:rPrChange w:id="7017" w:author="Keis" w:date="2024-09-06T17:48:00Z">
            <w:rPr>
              <w:rFonts w:ascii="Arial" w:eastAsia="굴림" w:hAnsi="Arial" w:cs="Arial"/>
              <w:b/>
              <w:color w:val="000000"/>
              <w:spacing w:val="-2"/>
              <w:kern w:val="0"/>
              <w:sz w:val="22"/>
            </w:rPr>
          </w:rPrChange>
        </w:rPr>
      </w:pPr>
      <w:r w:rsidRPr="00484D4B">
        <w:rPr>
          <w:rFonts w:ascii="Arial" w:eastAsia="나눔명조" w:hAnsi="Arial" w:cs="Arial"/>
          <w:b/>
          <w:iCs/>
          <w:spacing w:val="-2"/>
          <w:kern w:val="0"/>
          <w:sz w:val="22"/>
          <w:rPrChange w:id="7018" w:author="Keis" w:date="2024-09-06T17:48:00Z">
            <w:rPr>
              <w:rFonts w:ascii="Arial" w:eastAsia="나눔명조" w:hAnsi="Arial" w:cs="Arial"/>
              <w:b/>
              <w:iCs/>
              <w:color w:val="FF0000"/>
              <w:spacing w:val="-2"/>
              <w:kern w:val="0"/>
              <w:sz w:val="22"/>
            </w:rPr>
          </w:rPrChange>
        </w:rPr>
        <w:t>[Logic] Dadd8e_1 Answer only (Previous job)=</w:t>
      </w:r>
      <w:r w:rsidRPr="00484D4B">
        <w:rPr>
          <w:rFonts w:ascii="굴림" w:eastAsia="굴림" w:hAnsi="굴림" w:cs="굴림" w:hint="eastAsia"/>
          <w:b/>
          <w:iCs/>
          <w:spacing w:val="-2"/>
          <w:kern w:val="0"/>
          <w:sz w:val="22"/>
          <w:rPrChange w:id="7019" w:author="Keis" w:date="2024-09-06T17:48:00Z">
            <w:rPr>
              <w:rFonts w:ascii="굴림" w:eastAsia="굴림" w:hAnsi="굴림" w:cs="굴림" w:hint="eastAsia"/>
              <w:b/>
              <w:iCs/>
              <w:color w:val="FF0000"/>
              <w:spacing w:val="-2"/>
              <w:kern w:val="0"/>
              <w:sz w:val="22"/>
            </w:rPr>
          </w:rPrChange>
        </w:rPr>
        <w:t>①</w:t>
      </w:r>
      <w:r w:rsidRPr="00484D4B">
        <w:rPr>
          <w:rFonts w:ascii="Arial" w:eastAsia="나눔명조" w:hAnsi="Arial" w:cs="Arial"/>
          <w:b/>
          <w:iCs/>
          <w:spacing w:val="-2"/>
          <w:kern w:val="0"/>
          <w:sz w:val="22"/>
          <w:rPrChange w:id="7020" w:author="Keis" w:date="2024-09-06T17:48:00Z">
            <w:rPr>
              <w:rFonts w:ascii="Arial" w:eastAsia="나눔명조" w:hAnsi="Arial" w:cs="Arial"/>
              <w:b/>
              <w:iCs/>
              <w:color w:val="FF0000"/>
              <w:spacing w:val="-2"/>
              <w:kern w:val="0"/>
              <w:sz w:val="22"/>
            </w:rPr>
          </w:rPrChange>
        </w:rPr>
        <w:t xml:space="preserve">(wage worker), </w:t>
      </w:r>
      <w:r w:rsidRPr="00484D4B">
        <w:rPr>
          <w:rFonts w:ascii="굴림" w:eastAsia="굴림" w:hAnsi="굴림" w:cs="굴림" w:hint="eastAsia"/>
          <w:b/>
          <w:iCs/>
          <w:spacing w:val="-2"/>
          <w:kern w:val="0"/>
          <w:sz w:val="22"/>
          <w:rPrChange w:id="7021" w:author="Keis" w:date="2024-09-06T17:48:00Z">
            <w:rPr>
              <w:rFonts w:ascii="굴림" w:eastAsia="굴림" w:hAnsi="굴림" w:cs="굴림" w:hint="eastAsia"/>
              <w:b/>
              <w:iCs/>
              <w:color w:val="FF0000"/>
              <w:spacing w:val="-2"/>
              <w:kern w:val="0"/>
              <w:sz w:val="22"/>
            </w:rPr>
          </w:rPrChange>
        </w:rPr>
        <w:t>②③④</w:t>
      </w:r>
      <w:r w:rsidRPr="00484D4B">
        <w:rPr>
          <w:rFonts w:ascii="Arial" w:eastAsia="나눔명조" w:hAnsi="Arial" w:cs="Arial"/>
          <w:b/>
          <w:iCs/>
          <w:spacing w:val="-2"/>
          <w:kern w:val="0"/>
          <w:sz w:val="22"/>
          <w:rPrChange w:id="7022" w:author="Keis" w:date="2024-09-06T17:48:00Z">
            <w:rPr>
              <w:rFonts w:ascii="Arial" w:eastAsia="나눔명조" w:hAnsi="Arial" w:cs="Arial"/>
              <w:b/>
              <w:iCs/>
              <w:color w:val="FF0000"/>
              <w:spacing w:val="-2"/>
              <w:kern w:val="0"/>
              <w:sz w:val="22"/>
            </w:rPr>
          </w:rPrChange>
        </w:rPr>
        <w:t xml:space="preserve"> go to Dadd8e_12</w:t>
      </w:r>
    </w:p>
    <w:p w14:paraId="3119B248" w14:textId="77777777" w:rsidR="002037EB" w:rsidRPr="00484D4B" w:rsidRDefault="005059BB" w:rsidP="002037EB">
      <w:pPr>
        <w:spacing w:line="384" w:lineRule="auto"/>
        <w:textAlignment w:val="baseline"/>
        <w:rPr>
          <w:rFonts w:ascii="Arial" w:eastAsia="굴림" w:hAnsi="Arial" w:cs="Arial"/>
          <w:kern w:val="0"/>
          <w:sz w:val="22"/>
          <w:rPrChange w:id="7023"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24" w:author="Keis" w:date="2024-09-06T17:48:00Z">
            <w:rPr>
              <w:rFonts w:ascii="Arial" w:eastAsia="나눔명조" w:hAnsi="Arial" w:cs="Arial"/>
              <w:color w:val="FF0000"/>
              <w:spacing w:val="-2"/>
              <w:kern w:val="0"/>
              <w:sz w:val="22"/>
            </w:rPr>
          </w:rPrChange>
        </w:rPr>
        <w:t xml:space="preserve">Dadd8e_3. </w:t>
      </w:r>
      <w:r w:rsidR="002037EB" w:rsidRPr="00484D4B">
        <w:rPr>
          <w:rFonts w:ascii="Arial" w:eastAsia="나눔명조" w:hAnsi="Arial" w:cs="Arial"/>
          <w:spacing w:val="-2"/>
          <w:kern w:val="0"/>
          <w:sz w:val="22"/>
          <w:rPrChange w:id="7025" w:author="Keis" w:date="2024-09-06T17:48:00Z">
            <w:rPr>
              <w:rFonts w:ascii="Arial" w:eastAsia="나눔명조" w:hAnsi="Arial" w:cs="Arial"/>
              <w:color w:val="FF0000"/>
              <w:spacing w:val="-2"/>
              <w:kern w:val="0"/>
              <w:sz w:val="22"/>
            </w:rPr>
          </w:rPrChange>
        </w:rPr>
        <w:t>Did you have a wage peak system at previous job?</w:t>
      </w:r>
    </w:p>
    <w:p w14:paraId="41D941B5" w14:textId="77777777" w:rsidR="002037EB" w:rsidRPr="00484D4B" w:rsidRDefault="002037EB" w:rsidP="002037EB">
      <w:pPr>
        <w:spacing w:line="384" w:lineRule="auto"/>
        <w:textAlignment w:val="baseline"/>
        <w:rPr>
          <w:rFonts w:ascii="Arial" w:eastAsia="굴림" w:hAnsi="Arial" w:cs="Arial"/>
          <w:spacing w:val="-2"/>
          <w:kern w:val="0"/>
          <w:sz w:val="22"/>
          <w:rPrChange w:id="7026"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027" w:author="Keis" w:date="2024-09-06T17:48: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028" w:author="Keis" w:date="2024-09-06T17:48:00Z">
            <w:rPr>
              <w:rFonts w:ascii="Arial" w:eastAsia="나눔명조" w:hAnsi="Arial" w:cs="Arial"/>
              <w:color w:val="FF0000"/>
              <w:spacing w:val="-2"/>
              <w:kern w:val="0"/>
              <w:sz w:val="22"/>
            </w:rPr>
          </w:rPrChange>
        </w:rPr>
        <w:t xml:space="preserve"> Yes </w:t>
      </w:r>
    </w:p>
    <w:p w14:paraId="46BAA205" w14:textId="77777777" w:rsidR="002037EB" w:rsidRPr="00484D4B" w:rsidRDefault="002037EB" w:rsidP="002037EB">
      <w:pPr>
        <w:spacing w:line="384" w:lineRule="auto"/>
        <w:textAlignment w:val="baseline"/>
        <w:rPr>
          <w:rFonts w:ascii="Arial" w:eastAsia="굴림" w:hAnsi="Arial" w:cs="Arial"/>
          <w:spacing w:val="-2"/>
          <w:kern w:val="0"/>
          <w:sz w:val="22"/>
          <w:rPrChange w:id="7029" w:author="Keis" w:date="2024-09-06T17:48: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030" w:author="Keis" w:date="2024-09-06T17:48: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031" w:author="Keis" w:date="2024-09-06T17:48:00Z">
            <w:rPr>
              <w:rFonts w:ascii="Arial" w:eastAsia="나눔명조" w:hAnsi="Arial" w:cs="Arial"/>
              <w:color w:val="FF0000"/>
              <w:spacing w:val="-2"/>
              <w:kern w:val="0"/>
              <w:sz w:val="22"/>
            </w:rPr>
          </w:rPrChange>
        </w:rPr>
        <w:t xml:space="preserve"> No </w:t>
      </w:r>
      <w:r w:rsidRPr="00484D4B">
        <w:rPr>
          <w:rFonts w:ascii="Arial" w:eastAsia="나눔명조" w:hAnsi="Arial" w:cs="Arial" w:hint="eastAsia"/>
          <w:spacing w:val="-2"/>
          <w:kern w:val="0"/>
          <w:sz w:val="22"/>
          <w:rPrChange w:id="7032" w:author="Keis" w:date="2024-09-06T17:48: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033" w:author="Keis" w:date="2024-09-06T17:48:00Z">
            <w:rPr>
              <w:rFonts w:ascii="Arial" w:eastAsia="나눔명조" w:hAnsi="Arial" w:cs="Arial"/>
              <w:color w:val="FF0000"/>
              <w:spacing w:val="-2"/>
              <w:kern w:val="0"/>
              <w:sz w:val="22"/>
            </w:rPr>
          </w:rPrChange>
        </w:rPr>
        <w:t>Dadd8e_11</w:t>
      </w:r>
    </w:p>
    <w:p w14:paraId="00E67323" w14:textId="77777777" w:rsidR="005059BB" w:rsidRPr="00484D4B" w:rsidRDefault="005059BB" w:rsidP="002037EB">
      <w:pPr>
        <w:spacing w:line="384" w:lineRule="auto"/>
        <w:textAlignment w:val="baseline"/>
        <w:rPr>
          <w:rFonts w:ascii="Arial" w:eastAsia="굴림" w:hAnsi="Arial" w:cs="Arial"/>
          <w:spacing w:val="-2"/>
          <w:kern w:val="0"/>
          <w:sz w:val="22"/>
          <w:rPrChange w:id="7034" w:author="Keis" w:date="2024-09-06T17:48:00Z">
            <w:rPr>
              <w:rFonts w:ascii="Arial" w:eastAsia="굴림" w:hAnsi="Arial" w:cs="Arial"/>
              <w:color w:val="FF0000"/>
              <w:spacing w:val="-2"/>
              <w:kern w:val="0"/>
              <w:sz w:val="22"/>
            </w:rPr>
          </w:rPrChange>
        </w:rPr>
      </w:pPr>
    </w:p>
    <w:p w14:paraId="23DBA69C" w14:textId="77777777" w:rsidR="002037EB" w:rsidRPr="00484D4B" w:rsidRDefault="005059BB" w:rsidP="002037EB">
      <w:pPr>
        <w:spacing w:line="384" w:lineRule="auto"/>
        <w:textAlignment w:val="baseline"/>
        <w:rPr>
          <w:rFonts w:ascii="Arial" w:eastAsia="굴림" w:hAnsi="Arial" w:cs="Arial"/>
          <w:kern w:val="0"/>
          <w:sz w:val="22"/>
          <w:rPrChange w:id="7035"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36" w:author="Keis" w:date="2024-09-06T17:48:00Z">
            <w:rPr>
              <w:rFonts w:ascii="Arial" w:eastAsia="나눔명조" w:hAnsi="Arial" w:cs="Arial"/>
              <w:color w:val="FF0000"/>
              <w:spacing w:val="-2"/>
              <w:kern w:val="0"/>
              <w:sz w:val="22"/>
            </w:rPr>
          </w:rPrChange>
        </w:rPr>
        <w:t xml:space="preserve">Dadd8e_4. </w:t>
      </w:r>
      <w:r w:rsidR="002037EB" w:rsidRPr="00484D4B">
        <w:rPr>
          <w:rFonts w:ascii="Arial" w:eastAsia="나눔명조" w:hAnsi="Arial" w:cs="Arial"/>
          <w:spacing w:val="-2"/>
          <w:kern w:val="0"/>
          <w:sz w:val="22"/>
          <w:rPrChange w:id="7037" w:author="Keis" w:date="2024-09-06T17:48:00Z">
            <w:rPr>
              <w:rFonts w:ascii="Arial" w:eastAsia="나눔명조" w:hAnsi="Arial" w:cs="Arial"/>
              <w:color w:val="FF0000"/>
              <w:spacing w:val="-2"/>
              <w:kern w:val="0"/>
              <w:sz w:val="22"/>
            </w:rPr>
          </w:rPrChange>
        </w:rPr>
        <w:t>When did you introduce a wage peak system at previous job?</w:t>
      </w:r>
    </w:p>
    <w:p w14:paraId="3C937E8C" w14:textId="77777777" w:rsidR="002037EB" w:rsidRPr="00484D4B" w:rsidRDefault="002037EB" w:rsidP="00286812">
      <w:pPr>
        <w:spacing w:line="384" w:lineRule="auto"/>
        <w:ind w:firstLineChars="50" w:firstLine="108"/>
        <w:textAlignment w:val="baseline"/>
        <w:rPr>
          <w:rFonts w:ascii="Arial" w:eastAsia="굴림" w:hAnsi="Arial" w:cs="Arial"/>
          <w:spacing w:val="-2"/>
          <w:kern w:val="0"/>
          <w:sz w:val="22"/>
          <w:rPrChange w:id="7038" w:author="Keis" w:date="2024-09-06T17:48: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039" w:author="Keis" w:date="2024-09-06T17:48:00Z">
            <w:rPr>
              <w:rFonts w:ascii="Arial" w:eastAsia="나눔명조" w:hAnsi="Arial" w:cs="Arial"/>
              <w:color w:val="FF0000"/>
              <w:spacing w:val="-2"/>
              <w:kern w:val="0"/>
              <w:sz w:val="22"/>
            </w:rPr>
          </w:rPrChange>
        </w:rPr>
        <w:t>____</w:t>
      </w:r>
      <w:proofErr w:type="gramStart"/>
      <w:r w:rsidRPr="00484D4B">
        <w:rPr>
          <w:rFonts w:ascii="Arial" w:eastAsia="나눔명조" w:hAnsi="Arial" w:cs="Arial"/>
          <w:spacing w:val="-2"/>
          <w:kern w:val="0"/>
          <w:sz w:val="22"/>
          <w:rPrChange w:id="7040" w:author="Keis" w:date="2024-09-06T17:48:00Z">
            <w:rPr>
              <w:rFonts w:ascii="Arial" w:eastAsia="나눔명조" w:hAnsi="Arial" w:cs="Arial"/>
              <w:color w:val="FF0000"/>
              <w:spacing w:val="-2"/>
              <w:kern w:val="0"/>
              <w:sz w:val="22"/>
            </w:rPr>
          </w:rPrChange>
        </w:rPr>
        <w:t>_[</w:t>
      </w:r>
      <w:proofErr w:type="gramEnd"/>
      <w:r w:rsidRPr="00484D4B">
        <w:rPr>
          <w:rFonts w:ascii="Arial" w:eastAsia="나눔명조" w:hAnsi="Arial" w:cs="Arial"/>
          <w:spacing w:val="-2"/>
          <w:kern w:val="0"/>
          <w:sz w:val="22"/>
          <w:rPrChange w:id="7041" w:author="Keis" w:date="2024-09-06T17:48:00Z">
            <w:rPr>
              <w:rFonts w:ascii="Arial" w:eastAsia="나눔명조" w:hAnsi="Arial" w:cs="Arial"/>
              <w:color w:val="FF0000"/>
              <w:spacing w:val="-2"/>
              <w:kern w:val="0"/>
              <w:sz w:val="22"/>
            </w:rPr>
          </w:rPrChange>
        </w:rPr>
        <w:t>unit : year]</w:t>
      </w:r>
    </w:p>
    <w:p w14:paraId="016A97F8" w14:textId="77777777" w:rsidR="005059BB" w:rsidRPr="00484D4B" w:rsidRDefault="005059BB" w:rsidP="002037EB">
      <w:pPr>
        <w:spacing w:line="384" w:lineRule="auto"/>
        <w:textAlignment w:val="baseline"/>
        <w:rPr>
          <w:rFonts w:ascii="Arial" w:eastAsia="굴림" w:hAnsi="Arial" w:cs="Arial"/>
          <w:spacing w:val="-2"/>
          <w:kern w:val="0"/>
          <w:sz w:val="22"/>
          <w:rPrChange w:id="7042" w:author="Keis" w:date="2024-09-06T17:48:00Z">
            <w:rPr>
              <w:rFonts w:ascii="Arial" w:eastAsia="굴림" w:hAnsi="Arial" w:cs="Arial"/>
              <w:color w:val="FF0000"/>
              <w:spacing w:val="-2"/>
              <w:kern w:val="0"/>
              <w:sz w:val="22"/>
            </w:rPr>
          </w:rPrChange>
        </w:rPr>
      </w:pPr>
    </w:p>
    <w:p w14:paraId="7154AB74" w14:textId="77777777" w:rsidR="002037EB" w:rsidRPr="00484D4B" w:rsidRDefault="005059BB" w:rsidP="002037EB">
      <w:pPr>
        <w:spacing w:line="384" w:lineRule="auto"/>
        <w:textAlignment w:val="baseline"/>
        <w:rPr>
          <w:rFonts w:ascii="Arial" w:eastAsia="굴림" w:hAnsi="Arial" w:cs="Arial"/>
          <w:kern w:val="0"/>
          <w:sz w:val="22"/>
          <w:rPrChange w:id="7043"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44" w:author="Keis" w:date="2024-09-06T17:48:00Z">
            <w:rPr>
              <w:rFonts w:ascii="Arial" w:eastAsia="나눔명조" w:hAnsi="Arial" w:cs="Arial"/>
              <w:color w:val="FF0000"/>
              <w:spacing w:val="-2"/>
              <w:kern w:val="0"/>
              <w:sz w:val="22"/>
            </w:rPr>
          </w:rPrChange>
        </w:rPr>
        <w:t xml:space="preserve">Dadd8e_5. </w:t>
      </w:r>
      <w:r w:rsidR="002037EB" w:rsidRPr="00484D4B">
        <w:rPr>
          <w:rFonts w:ascii="Arial" w:eastAsia="나눔명조" w:hAnsi="Arial" w:cs="Arial"/>
          <w:spacing w:val="-2"/>
          <w:kern w:val="0"/>
          <w:sz w:val="22"/>
          <w:rPrChange w:id="7045" w:author="Keis" w:date="2024-09-06T17:48:00Z">
            <w:rPr>
              <w:rFonts w:ascii="Arial" w:eastAsia="나눔명조" w:hAnsi="Arial" w:cs="Arial"/>
              <w:color w:val="FF0000"/>
              <w:spacing w:val="-2"/>
              <w:kern w:val="0"/>
              <w:sz w:val="22"/>
            </w:rPr>
          </w:rPrChange>
        </w:rPr>
        <w:t xml:space="preserve">Can individual workers choose whether to apply the peak system at the time of wage peak system? </w:t>
      </w:r>
    </w:p>
    <w:p w14:paraId="58428158" w14:textId="77777777" w:rsidR="002037EB" w:rsidRPr="00484D4B" w:rsidRDefault="002037EB" w:rsidP="00942E86">
      <w:pPr>
        <w:pStyle w:val="a6"/>
        <w:numPr>
          <w:ilvl w:val="0"/>
          <w:numId w:val="1376"/>
        </w:numPr>
        <w:spacing w:line="384" w:lineRule="auto"/>
        <w:ind w:leftChars="0"/>
        <w:textAlignment w:val="baseline"/>
        <w:rPr>
          <w:rFonts w:ascii="Arial" w:eastAsia="굴림" w:hAnsi="Arial" w:cs="Arial"/>
          <w:kern w:val="0"/>
          <w:sz w:val="22"/>
          <w:rPrChange w:id="7046"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47" w:author="Keis" w:date="2024-09-06T17:48:00Z">
            <w:rPr>
              <w:rFonts w:ascii="Arial" w:eastAsia="나눔명조" w:hAnsi="Arial" w:cs="Arial"/>
              <w:color w:val="FF0000"/>
              <w:spacing w:val="-2"/>
              <w:kern w:val="0"/>
              <w:sz w:val="22"/>
            </w:rPr>
          </w:rPrChange>
        </w:rPr>
        <w:t xml:space="preserve"> Not selectable</w:t>
      </w:r>
      <w:r w:rsidR="0004342C" w:rsidRPr="00484D4B">
        <w:rPr>
          <w:rFonts w:ascii="Arial" w:eastAsia="나눔명조" w:hAnsi="Arial" w:cs="Arial"/>
          <w:spacing w:val="-2"/>
          <w:kern w:val="0"/>
          <w:sz w:val="22"/>
          <w:rPrChange w:id="7048" w:author="Keis" w:date="2024-09-06T17:48:00Z">
            <w:rPr>
              <w:rFonts w:ascii="Arial" w:eastAsia="나눔명조" w:hAnsi="Arial" w:cs="Arial"/>
              <w:color w:val="FF0000"/>
              <w:spacing w:val="-2"/>
              <w:kern w:val="0"/>
              <w:sz w:val="22"/>
            </w:rPr>
          </w:rPrChange>
        </w:rPr>
        <w:t xml:space="preserve"> </w:t>
      </w:r>
      <w:r w:rsidRPr="00484D4B">
        <w:rPr>
          <w:rFonts w:ascii="Arial" w:eastAsia="나눔명조" w:hAnsi="Arial" w:cs="Arial"/>
          <w:spacing w:val="-2"/>
          <w:kern w:val="0"/>
          <w:sz w:val="22"/>
          <w:rPrChange w:id="7049" w:author="Keis" w:date="2024-09-06T17:48:00Z">
            <w:rPr>
              <w:rFonts w:ascii="Arial" w:eastAsia="나눔명조" w:hAnsi="Arial" w:cs="Arial"/>
              <w:color w:val="FF0000"/>
              <w:spacing w:val="-2"/>
              <w:kern w:val="0"/>
              <w:sz w:val="22"/>
            </w:rPr>
          </w:rPrChange>
        </w:rPr>
        <w:t>(The wage peak system applies to all workers.)</w:t>
      </w:r>
    </w:p>
    <w:p w14:paraId="0A68EA42" w14:textId="77777777" w:rsidR="002037EB" w:rsidRPr="00484D4B" w:rsidRDefault="002037EB" w:rsidP="00942E86">
      <w:pPr>
        <w:pStyle w:val="a6"/>
        <w:numPr>
          <w:ilvl w:val="0"/>
          <w:numId w:val="1376"/>
        </w:numPr>
        <w:spacing w:line="384" w:lineRule="auto"/>
        <w:ind w:leftChars="0"/>
        <w:textAlignment w:val="baseline"/>
        <w:rPr>
          <w:rFonts w:ascii="Arial" w:eastAsia="굴림" w:hAnsi="Arial" w:cs="Arial"/>
          <w:kern w:val="0"/>
          <w:sz w:val="22"/>
          <w:rPrChange w:id="7050"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51" w:author="Keis" w:date="2024-09-06T17:48:00Z">
            <w:rPr>
              <w:rFonts w:ascii="Arial" w:eastAsia="나눔명조" w:hAnsi="Arial" w:cs="Arial"/>
              <w:color w:val="FF0000"/>
              <w:spacing w:val="-2"/>
              <w:kern w:val="0"/>
              <w:sz w:val="22"/>
            </w:rPr>
          </w:rPrChange>
        </w:rPr>
        <w:t xml:space="preserve"> Selectable</w:t>
      </w:r>
      <w:r w:rsidR="0004342C" w:rsidRPr="00484D4B">
        <w:rPr>
          <w:rFonts w:ascii="Arial" w:eastAsia="나눔명조" w:hAnsi="Arial" w:cs="Arial"/>
          <w:spacing w:val="-2"/>
          <w:kern w:val="0"/>
          <w:sz w:val="22"/>
          <w:rPrChange w:id="7052" w:author="Keis" w:date="2024-09-06T17:48:00Z">
            <w:rPr>
              <w:rFonts w:ascii="Arial" w:eastAsia="나눔명조" w:hAnsi="Arial" w:cs="Arial"/>
              <w:color w:val="FF0000"/>
              <w:spacing w:val="-2"/>
              <w:kern w:val="0"/>
              <w:sz w:val="22"/>
            </w:rPr>
          </w:rPrChange>
        </w:rPr>
        <w:t xml:space="preserve"> </w:t>
      </w:r>
      <w:r w:rsidRPr="00484D4B">
        <w:rPr>
          <w:rFonts w:ascii="Arial" w:eastAsia="나눔명조" w:hAnsi="Arial" w:cs="Arial"/>
          <w:spacing w:val="-2"/>
          <w:kern w:val="0"/>
          <w:sz w:val="22"/>
          <w:rPrChange w:id="7053" w:author="Keis" w:date="2024-09-06T17:48:00Z">
            <w:rPr>
              <w:rFonts w:ascii="Arial" w:eastAsia="나눔명조" w:hAnsi="Arial" w:cs="Arial"/>
              <w:color w:val="FF0000"/>
              <w:spacing w:val="-2"/>
              <w:kern w:val="0"/>
              <w:sz w:val="22"/>
            </w:rPr>
          </w:rPrChange>
        </w:rPr>
        <w:t>(The individual worker chooses whether to apply the wage peak system.)</w:t>
      </w:r>
    </w:p>
    <w:p w14:paraId="75EF9EEB" w14:textId="77777777" w:rsidR="002037EB" w:rsidRPr="00484D4B" w:rsidRDefault="002037EB" w:rsidP="00942E86">
      <w:pPr>
        <w:pStyle w:val="a6"/>
        <w:numPr>
          <w:ilvl w:val="0"/>
          <w:numId w:val="1376"/>
        </w:numPr>
        <w:spacing w:line="384" w:lineRule="auto"/>
        <w:ind w:leftChars="0"/>
        <w:textAlignment w:val="baseline"/>
        <w:rPr>
          <w:rFonts w:ascii="Arial" w:eastAsia="굴림" w:hAnsi="Arial" w:cs="Arial"/>
          <w:kern w:val="0"/>
          <w:sz w:val="22"/>
          <w:rPrChange w:id="7054"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55" w:author="Keis" w:date="2024-09-06T17:48:00Z">
            <w:rPr>
              <w:rFonts w:ascii="Arial" w:eastAsia="나눔명조" w:hAnsi="Arial" w:cs="Arial"/>
              <w:color w:val="FF0000"/>
              <w:spacing w:val="-2"/>
              <w:kern w:val="0"/>
              <w:sz w:val="22"/>
            </w:rPr>
          </w:rPrChange>
        </w:rPr>
        <w:t xml:space="preserve"> Company’s random choice</w:t>
      </w:r>
      <w:r w:rsidR="0004342C" w:rsidRPr="00484D4B">
        <w:rPr>
          <w:rFonts w:ascii="Arial" w:eastAsia="나눔명조" w:hAnsi="Arial" w:cs="Arial"/>
          <w:spacing w:val="-2"/>
          <w:kern w:val="0"/>
          <w:sz w:val="22"/>
          <w:rPrChange w:id="7056" w:author="Keis" w:date="2024-09-06T17:48:00Z">
            <w:rPr>
              <w:rFonts w:ascii="Arial" w:eastAsia="나눔명조" w:hAnsi="Arial" w:cs="Arial"/>
              <w:color w:val="FF0000"/>
              <w:spacing w:val="-2"/>
              <w:kern w:val="0"/>
              <w:sz w:val="22"/>
            </w:rPr>
          </w:rPrChange>
        </w:rPr>
        <w:t xml:space="preserve"> </w:t>
      </w:r>
      <w:r w:rsidRPr="00484D4B">
        <w:rPr>
          <w:rFonts w:ascii="Arial" w:eastAsia="나눔명조" w:hAnsi="Arial" w:cs="Arial"/>
          <w:spacing w:val="-2"/>
          <w:kern w:val="0"/>
          <w:sz w:val="22"/>
          <w:rPrChange w:id="7057" w:author="Keis" w:date="2024-09-06T17:48:00Z">
            <w:rPr>
              <w:rFonts w:ascii="Arial" w:eastAsia="나눔명조" w:hAnsi="Arial" w:cs="Arial"/>
              <w:color w:val="FF0000"/>
              <w:spacing w:val="-2"/>
              <w:kern w:val="0"/>
              <w:sz w:val="22"/>
            </w:rPr>
          </w:rPrChange>
        </w:rPr>
        <w:t xml:space="preserve">(The wage peak system </w:t>
      </w:r>
      <w:proofErr w:type="gramStart"/>
      <w:r w:rsidRPr="00484D4B">
        <w:rPr>
          <w:rFonts w:ascii="Arial" w:eastAsia="나눔명조" w:hAnsi="Arial" w:cs="Arial"/>
          <w:spacing w:val="-2"/>
          <w:kern w:val="0"/>
          <w:sz w:val="22"/>
          <w:rPrChange w:id="7058" w:author="Keis" w:date="2024-09-06T17:48:00Z">
            <w:rPr>
              <w:rFonts w:ascii="Arial" w:eastAsia="나눔명조" w:hAnsi="Arial" w:cs="Arial"/>
              <w:color w:val="FF0000"/>
              <w:spacing w:val="-2"/>
              <w:kern w:val="0"/>
              <w:sz w:val="22"/>
            </w:rPr>
          </w:rPrChange>
        </w:rPr>
        <w:t>applies )</w:t>
      </w:r>
      <w:proofErr w:type="gramEnd"/>
    </w:p>
    <w:p w14:paraId="04B09F60" w14:textId="77777777" w:rsidR="005059BB" w:rsidRPr="00484D4B" w:rsidRDefault="005059BB" w:rsidP="002037EB">
      <w:pPr>
        <w:spacing w:line="384" w:lineRule="auto"/>
        <w:textAlignment w:val="baseline"/>
        <w:rPr>
          <w:rFonts w:ascii="Arial" w:eastAsia="굴림" w:hAnsi="Arial" w:cs="Arial"/>
          <w:spacing w:val="-2"/>
          <w:kern w:val="0"/>
          <w:sz w:val="22"/>
          <w:rPrChange w:id="7059" w:author="Keis" w:date="2024-09-06T17:48:00Z">
            <w:rPr>
              <w:rFonts w:ascii="Arial" w:eastAsia="굴림" w:hAnsi="Arial" w:cs="Arial"/>
              <w:color w:val="FF0000"/>
              <w:spacing w:val="-2"/>
              <w:kern w:val="0"/>
              <w:sz w:val="22"/>
            </w:rPr>
          </w:rPrChange>
        </w:rPr>
      </w:pPr>
    </w:p>
    <w:p w14:paraId="06DEDF0D" w14:textId="77777777" w:rsidR="002037EB" w:rsidRPr="00484D4B" w:rsidRDefault="005059BB" w:rsidP="002037EB">
      <w:pPr>
        <w:spacing w:line="384" w:lineRule="auto"/>
        <w:textAlignment w:val="baseline"/>
        <w:rPr>
          <w:rFonts w:ascii="Arial" w:eastAsia="굴림" w:hAnsi="Arial" w:cs="Arial"/>
          <w:kern w:val="0"/>
          <w:sz w:val="22"/>
          <w:rPrChange w:id="7060" w:author="Keis" w:date="2024-09-06T17:48:00Z">
            <w:rPr>
              <w:rFonts w:ascii="Arial" w:eastAsia="굴림" w:hAnsi="Arial" w:cs="Arial"/>
              <w:color w:val="000000"/>
              <w:kern w:val="0"/>
              <w:sz w:val="22"/>
            </w:rPr>
          </w:rPrChange>
        </w:rPr>
      </w:pPr>
      <w:r w:rsidRPr="00484D4B">
        <w:rPr>
          <w:rFonts w:ascii="Arial" w:eastAsia="나눔명조" w:hAnsi="Arial" w:cs="Arial"/>
          <w:spacing w:val="-2"/>
          <w:kern w:val="0"/>
          <w:sz w:val="22"/>
          <w:rPrChange w:id="7061" w:author="Keis" w:date="2024-09-06T17:48:00Z">
            <w:rPr>
              <w:rFonts w:ascii="Arial" w:eastAsia="나눔명조" w:hAnsi="Arial" w:cs="Arial"/>
              <w:color w:val="FF0000"/>
              <w:spacing w:val="-2"/>
              <w:kern w:val="0"/>
              <w:sz w:val="22"/>
            </w:rPr>
          </w:rPrChange>
        </w:rPr>
        <w:t xml:space="preserve">Dadd8e_6. </w:t>
      </w:r>
      <w:r w:rsidR="002037EB" w:rsidRPr="00484D4B">
        <w:rPr>
          <w:rFonts w:ascii="Arial" w:eastAsia="나눔명조" w:hAnsi="Arial" w:cs="Arial"/>
          <w:spacing w:val="-2"/>
          <w:kern w:val="0"/>
          <w:sz w:val="22"/>
          <w:rPrChange w:id="7062" w:author="Keis" w:date="2024-09-06T17:48:00Z">
            <w:rPr>
              <w:rFonts w:ascii="Arial" w:eastAsia="나눔명조" w:hAnsi="Arial" w:cs="Arial"/>
              <w:color w:val="FF0000"/>
              <w:spacing w:val="-2"/>
              <w:kern w:val="0"/>
              <w:sz w:val="22"/>
            </w:rPr>
          </w:rPrChange>
        </w:rPr>
        <w:t>What type of wage peak is currently</w:t>
      </w:r>
      <w:r w:rsidR="002C3FD8" w:rsidRPr="00484D4B">
        <w:rPr>
          <w:rFonts w:ascii="Arial" w:eastAsia="나눔명조" w:hAnsi="Arial" w:cs="Arial"/>
          <w:spacing w:val="-2"/>
          <w:kern w:val="0"/>
          <w:sz w:val="22"/>
          <w:rPrChange w:id="7063" w:author="Keis" w:date="2024-09-06T17:48:00Z">
            <w:rPr>
              <w:rFonts w:ascii="Arial" w:eastAsia="나눔명조" w:hAnsi="Arial" w:cs="Arial"/>
              <w:color w:val="FF0000"/>
              <w:spacing w:val="-2"/>
              <w:kern w:val="0"/>
              <w:sz w:val="22"/>
            </w:rPr>
          </w:rPrChange>
        </w:rPr>
        <w:t xml:space="preserve"> implemented</w:t>
      </w:r>
      <w:r w:rsidR="002037EB" w:rsidRPr="00484D4B">
        <w:rPr>
          <w:rFonts w:ascii="Arial" w:eastAsia="나눔명조" w:hAnsi="Arial" w:cs="Arial"/>
          <w:spacing w:val="-2"/>
          <w:kern w:val="0"/>
          <w:sz w:val="22"/>
          <w:rPrChange w:id="7064" w:author="Keis" w:date="2024-09-06T17:48:00Z">
            <w:rPr>
              <w:rFonts w:ascii="Arial" w:eastAsia="나눔명조" w:hAnsi="Arial" w:cs="Arial"/>
              <w:color w:val="FF0000"/>
              <w:spacing w:val="-2"/>
              <w:kern w:val="0"/>
              <w:sz w:val="22"/>
            </w:rPr>
          </w:rPrChange>
        </w:rPr>
        <w:t xml:space="preserve"> at your work place? (</w:t>
      </w:r>
      <w:r w:rsidR="002336A9" w:rsidRPr="00484D4B">
        <w:rPr>
          <w:rFonts w:ascii="Arial" w:eastAsia="나눔명조" w:hAnsi="Arial" w:cs="Arial"/>
          <w:spacing w:val="-2"/>
          <w:kern w:val="0"/>
          <w:sz w:val="22"/>
          <w:rPrChange w:id="7065" w:author="Keis" w:date="2024-09-06T17:48:00Z">
            <w:rPr>
              <w:rFonts w:ascii="Arial" w:eastAsia="나눔명조" w:hAnsi="Arial" w:cs="Arial"/>
              <w:color w:val="FF0000"/>
              <w:spacing w:val="-2"/>
              <w:kern w:val="0"/>
              <w:sz w:val="22"/>
            </w:rPr>
          </w:rPrChange>
        </w:rPr>
        <w:t>Select multiple answers if necessary</w:t>
      </w:r>
      <w:r w:rsidR="002037EB" w:rsidRPr="00484D4B">
        <w:rPr>
          <w:rFonts w:ascii="Arial" w:eastAsia="나눔명조" w:hAnsi="Arial" w:cs="Arial"/>
          <w:spacing w:val="-2"/>
          <w:kern w:val="0"/>
          <w:sz w:val="22"/>
          <w:rPrChange w:id="7066" w:author="Keis" w:date="2024-09-06T17:48:00Z">
            <w:rPr>
              <w:rFonts w:ascii="Arial" w:eastAsia="나눔명조" w:hAnsi="Arial" w:cs="Arial"/>
              <w:color w:val="FF0000"/>
              <w:spacing w:val="-2"/>
              <w:kern w:val="0"/>
              <w:sz w:val="22"/>
            </w:rPr>
          </w:rPrChange>
        </w:rPr>
        <w:t>)</w:t>
      </w:r>
    </w:p>
    <w:p w14:paraId="79D9BA67" w14:textId="77777777" w:rsidR="00B368CA" w:rsidRPr="00484D4B" w:rsidRDefault="00B368CA" w:rsidP="00B368CA">
      <w:pPr>
        <w:pStyle w:val="3"/>
        <w:ind w:left="324" w:hangingChars="150" w:hanging="324"/>
        <w:rPr>
          <w:ins w:id="7067" w:author="Keis" w:date="2024-09-06T15:15:00Z"/>
          <w:color w:val="auto"/>
          <w:rPrChange w:id="7068" w:author="Keis" w:date="2024-09-06T17:48:00Z">
            <w:rPr>
              <w:ins w:id="7069" w:author="Keis" w:date="2024-09-06T15:15:00Z"/>
            </w:rPr>
          </w:rPrChange>
        </w:rPr>
      </w:pPr>
      <w:ins w:id="7070" w:author="Keis" w:date="2024-09-06T15:15:00Z">
        <w:r w:rsidRPr="00484D4B">
          <w:rPr>
            <w:rFonts w:ascii="굴림" w:eastAsia="굴림" w:hAnsi="굴림" w:cs="굴림" w:hint="eastAsia"/>
            <w:color w:val="auto"/>
            <w:rPrChange w:id="7071" w:author="Keis" w:date="2024-09-06T17:48:00Z">
              <w:rPr>
                <w:rFonts w:ascii="굴림" w:eastAsia="굴림" w:hAnsi="굴림" w:cs="굴림" w:hint="eastAsia"/>
              </w:rPr>
            </w:rPrChange>
          </w:rPr>
          <w:t>①</w:t>
        </w:r>
        <w:r w:rsidRPr="00484D4B">
          <w:rPr>
            <w:color w:val="auto"/>
            <w:rPrChange w:id="7072" w:author="Keis" w:date="2024-09-06T17:48:00Z">
              <w:rPr/>
            </w:rPrChange>
          </w:rPr>
          <w:t xml:space="preserve"> Retirement-Age Guarantee: a company freezes or gradually reduces an employee’s wage over the </w:t>
        </w:r>
        <w:r w:rsidRPr="00484D4B">
          <w:rPr>
            <w:color w:val="auto"/>
            <w:rPrChange w:id="7073" w:author="Keis" w:date="2024-09-06T17:48:00Z">
              <w:rPr/>
            </w:rPrChange>
          </w:rPr>
          <w:lastRenderedPageBreak/>
          <w:t>years leading up to retirement without changing their retirement age.</w:t>
        </w:r>
      </w:ins>
    </w:p>
    <w:p w14:paraId="30D0F4BC" w14:textId="77777777" w:rsidR="00B368CA" w:rsidRPr="00377109" w:rsidRDefault="00B368CA" w:rsidP="00B368CA">
      <w:pPr>
        <w:pStyle w:val="a6"/>
        <w:numPr>
          <w:ilvl w:val="2"/>
          <w:numId w:val="1229"/>
        </w:numPr>
        <w:spacing w:line="384" w:lineRule="auto"/>
        <w:ind w:leftChars="0"/>
        <w:textAlignment w:val="baseline"/>
        <w:rPr>
          <w:ins w:id="7074" w:author="Keis" w:date="2024-09-06T15:15:00Z"/>
          <w:rFonts w:ascii="Arial" w:eastAsia="굴림" w:hAnsi="Arial" w:cs="Arial"/>
          <w:color w:val="000000"/>
          <w:kern w:val="0"/>
          <w:sz w:val="22"/>
        </w:rPr>
      </w:pPr>
      <w:ins w:id="7075" w:author="Keis" w:date="2024-09-06T15:15:00Z">
        <w:r w:rsidRPr="00FF1D2F">
          <w:rPr>
            <w:rFonts w:ascii="Arial" w:eastAsia="굴림" w:hAnsi="Arial" w:cs="Arial"/>
            <w:color w:val="00B050"/>
            <w:kern w:val="0"/>
            <w:sz w:val="22"/>
          </w:rPr>
          <w:t xml:space="preserve"> Supreme Court ruled against the Retirement-Age Guarantee system, but you can choose this since it has been previously implemented.</w:t>
        </w:r>
      </w:ins>
    </w:p>
    <w:p w14:paraId="5B4998C0" w14:textId="77777777" w:rsidR="00B368CA" w:rsidRPr="00484D4B" w:rsidRDefault="00B368CA" w:rsidP="00B368CA">
      <w:pPr>
        <w:pStyle w:val="3"/>
        <w:ind w:left="324" w:hangingChars="150" w:hanging="324"/>
        <w:rPr>
          <w:ins w:id="7076" w:author="Keis" w:date="2024-09-06T15:15:00Z"/>
          <w:color w:val="auto"/>
          <w:rPrChange w:id="7077" w:author="Keis" w:date="2024-09-06T17:49:00Z">
            <w:rPr>
              <w:ins w:id="7078" w:author="Keis" w:date="2024-09-06T15:15:00Z"/>
            </w:rPr>
          </w:rPrChange>
        </w:rPr>
      </w:pPr>
      <w:ins w:id="7079" w:author="Keis" w:date="2024-09-06T15:15:00Z">
        <w:r w:rsidRPr="00484D4B">
          <w:rPr>
            <w:rFonts w:ascii="바탕" w:eastAsia="바탕" w:hAnsi="바탕" w:hint="eastAsia"/>
            <w:color w:val="auto"/>
            <w:rPrChange w:id="7080" w:author="Keis" w:date="2024-09-06T17:49:00Z">
              <w:rPr>
                <w:rFonts w:ascii="바탕" w:eastAsia="바탕" w:hAnsi="바탕" w:hint="eastAsia"/>
              </w:rPr>
            </w:rPrChange>
          </w:rPr>
          <w:t>②</w:t>
        </w:r>
        <w:r w:rsidRPr="00484D4B">
          <w:rPr>
            <w:color w:val="auto"/>
            <w:rPrChange w:id="7081" w:author="Keis" w:date="2024-09-06T17:49:00Z">
              <w:rPr/>
            </w:rPrChange>
          </w:rPr>
          <w:t xml:space="preserve"> Retirement-Age Extension: a company extends an employee’s retirement age in return for a lower wage.</w:t>
        </w:r>
      </w:ins>
    </w:p>
    <w:p w14:paraId="3175F064" w14:textId="77777777" w:rsidR="00B368CA" w:rsidRPr="00484D4B" w:rsidRDefault="00B368CA" w:rsidP="00B368CA">
      <w:pPr>
        <w:pStyle w:val="3"/>
        <w:ind w:left="324" w:hangingChars="150" w:hanging="324"/>
        <w:rPr>
          <w:ins w:id="7082" w:author="Keis" w:date="2024-09-06T15:15:00Z"/>
          <w:color w:val="auto"/>
          <w:rPrChange w:id="7083" w:author="Keis" w:date="2024-09-06T17:49:00Z">
            <w:rPr>
              <w:ins w:id="7084" w:author="Keis" w:date="2024-09-06T15:15:00Z"/>
            </w:rPr>
          </w:rPrChange>
        </w:rPr>
      </w:pPr>
      <w:ins w:id="7085" w:author="Keis" w:date="2024-09-06T15:15:00Z">
        <w:r w:rsidRPr="00484D4B">
          <w:rPr>
            <w:rFonts w:hint="eastAsia"/>
            <w:color w:val="auto"/>
            <w:rPrChange w:id="7086" w:author="Keis" w:date="2024-09-06T17:49:00Z">
              <w:rPr>
                <w:rFonts w:hint="eastAsia"/>
              </w:rPr>
            </w:rPrChange>
          </w:rPr>
          <w:t>③</w:t>
        </w:r>
        <w:r w:rsidRPr="00484D4B">
          <w:rPr>
            <w:color w:val="auto"/>
            <w:rPrChange w:id="7087" w:author="Keis" w:date="2024-09-06T17:49:00Z">
              <w:rPr/>
            </w:rPrChange>
          </w:rPr>
          <w:t xml:space="preserve"> Re-Employment: a company re-employs retirees as independent contractors or part-time workers at a reduced wage.</w:t>
        </w:r>
      </w:ins>
    </w:p>
    <w:p w14:paraId="149402B9" w14:textId="77777777" w:rsidR="00B368CA" w:rsidRPr="00484D4B" w:rsidRDefault="00B368CA" w:rsidP="00B368CA">
      <w:pPr>
        <w:pStyle w:val="3"/>
        <w:ind w:left="324" w:hangingChars="150" w:hanging="324"/>
        <w:rPr>
          <w:ins w:id="7088" w:author="Keis" w:date="2024-09-06T15:15:00Z"/>
          <w:color w:val="auto"/>
          <w:rPrChange w:id="7089" w:author="Keis" w:date="2024-09-06T17:49:00Z">
            <w:rPr>
              <w:ins w:id="7090" w:author="Keis" w:date="2024-09-06T15:15:00Z"/>
            </w:rPr>
          </w:rPrChange>
        </w:rPr>
      </w:pPr>
      <w:ins w:id="7091" w:author="Keis" w:date="2024-09-06T15:15:00Z">
        <w:r w:rsidRPr="00484D4B">
          <w:rPr>
            <w:rFonts w:hint="eastAsia"/>
            <w:color w:val="auto"/>
            <w:rPrChange w:id="7092" w:author="Keis" w:date="2024-09-06T17:49:00Z">
              <w:rPr>
                <w:rFonts w:hint="eastAsia"/>
              </w:rPr>
            </w:rPrChange>
          </w:rPr>
          <w:t>④</w:t>
        </w:r>
        <w:r w:rsidRPr="00484D4B">
          <w:rPr>
            <w:color w:val="auto"/>
            <w:rPrChange w:id="7093" w:author="Keis" w:date="2024-09-06T17:49:00Z">
              <w:rPr/>
            </w:rPrChange>
          </w:rPr>
          <w:t xml:space="preserve"> Working Hour Reduction: a company reduces the working hours of middle-aged and older employees by more than half compared to their previous wages once their wages reached a peak.</w:t>
        </w:r>
      </w:ins>
    </w:p>
    <w:p w14:paraId="2F1F998A" w14:textId="059F806F" w:rsidR="002336A9" w:rsidRPr="00484D4B" w:rsidDel="00B368CA" w:rsidRDefault="002336A9">
      <w:pPr>
        <w:pStyle w:val="3"/>
        <w:ind w:left="324" w:hangingChars="150" w:hanging="324"/>
        <w:rPr>
          <w:del w:id="7094" w:author="Keis" w:date="2024-09-06T15:14:00Z"/>
          <w:rFonts w:eastAsia="굴림"/>
          <w:color w:val="auto"/>
          <w:rPrChange w:id="7095" w:author="Keis" w:date="2024-09-06T17:49:00Z">
            <w:rPr>
              <w:del w:id="7096" w:author="Keis" w:date="2024-09-06T15:14:00Z"/>
              <w:rFonts w:eastAsia="굴림"/>
              <w:color w:val="000000"/>
            </w:rPr>
          </w:rPrChange>
        </w:rPr>
        <w:pPrChange w:id="7097" w:author="Keis" w:date="2024-09-06T15:15:00Z">
          <w:pPr>
            <w:pStyle w:val="a6"/>
            <w:numPr>
              <w:numId w:val="1343"/>
            </w:numPr>
            <w:spacing w:line="384" w:lineRule="auto"/>
            <w:ind w:leftChars="0" w:left="760" w:hanging="360"/>
            <w:textAlignment w:val="baseline"/>
          </w:pPr>
        </w:pPrChange>
      </w:pPr>
      <w:del w:id="7098" w:author="Keis" w:date="2024-09-06T15:14:00Z">
        <w:r w:rsidRPr="00720BEA" w:rsidDel="00B368CA">
          <w:delText>Retirement-Age Guarantee: a company freezes or gradually reduces an employ</w:delText>
        </w:r>
        <w:r w:rsidRPr="00BC68CA" w:rsidDel="00B368CA">
          <w:delText>ee’s wage over the years leading up to retirement without changing their retirement age.</w:delText>
        </w:r>
      </w:del>
    </w:p>
    <w:p w14:paraId="6A52163A" w14:textId="53FD0E4C" w:rsidR="00AE64BE" w:rsidRPr="00484D4B" w:rsidDel="00B368CA" w:rsidRDefault="002336A9">
      <w:pPr>
        <w:pStyle w:val="3"/>
        <w:rPr>
          <w:del w:id="7099" w:author="Keis" w:date="2024-09-06T15:14:00Z"/>
          <w:rFonts w:eastAsia="굴림"/>
          <w:color w:val="auto"/>
          <w:rPrChange w:id="7100" w:author="Keis" w:date="2024-09-06T17:49:00Z">
            <w:rPr>
              <w:del w:id="7101" w:author="Keis" w:date="2024-09-06T15:14:00Z"/>
              <w:rFonts w:eastAsia="굴림"/>
              <w:color w:val="000000"/>
            </w:rPr>
          </w:rPrChange>
        </w:rPr>
        <w:pPrChange w:id="7102" w:author="Keis" w:date="2024-09-06T15:14:00Z">
          <w:pPr>
            <w:pStyle w:val="a6"/>
            <w:numPr>
              <w:numId w:val="1343"/>
            </w:numPr>
            <w:spacing w:line="384" w:lineRule="auto"/>
            <w:ind w:leftChars="0" w:left="760" w:hanging="360"/>
            <w:textAlignment w:val="baseline"/>
          </w:pPr>
        </w:pPrChange>
      </w:pPr>
      <w:del w:id="7103" w:author="Keis" w:date="2024-09-06T15:14:00Z">
        <w:r w:rsidRPr="00720BEA" w:rsidDel="00B368CA">
          <w:rPr>
            <w:rFonts w:eastAsia="굴림"/>
          </w:rPr>
          <w:delText>Retirement-Age Extension: a company extends an employee’s retirement age in return for a lower wage.</w:delText>
        </w:r>
        <w:r w:rsidRPr="00484D4B" w:rsidDel="00B368CA">
          <w:rPr>
            <w:rFonts w:eastAsia="굴림"/>
            <w:color w:val="auto"/>
            <w:rPrChange w:id="7104" w:author="Keis" w:date="2024-09-06T17:49:00Z">
              <w:rPr>
                <w:rFonts w:eastAsia="굴림"/>
                <w:color w:val="000000"/>
              </w:rPr>
            </w:rPrChange>
          </w:rPr>
          <w:delText xml:space="preserve"> </w:delText>
        </w:r>
      </w:del>
    </w:p>
    <w:p w14:paraId="6A2B99C4" w14:textId="6DE893C3" w:rsidR="00863DE5" w:rsidRPr="00BC68CA" w:rsidDel="00B368CA" w:rsidRDefault="002336A9">
      <w:pPr>
        <w:pStyle w:val="3"/>
        <w:rPr>
          <w:del w:id="7105" w:author="Keis" w:date="2024-09-06T15:14:00Z"/>
          <w:rFonts w:eastAsia="굴림"/>
        </w:rPr>
        <w:pPrChange w:id="7106" w:author="Keis" w:date="2024-09-06T15:14:00Z">
          <w:pPr>
            <w:pStyle w:val="a6"/>
            <w:numPr>
              <w:numId w:val="1343"/>
            </w:numPr>
            <w:spacing w:line="384" w:lineRule="auto"/>
            <w:ind w:leftChars="0" w:left="760" w:hanging="360"/>
            <w:textAlignment w:val="baseline"/>
          </w:pPr>
        </w:pPrChange>
      </w:pPr>
      <w:del w:id="7107" w:author="Keis" w:date="2024-09-06T15:14:00Z">
        <w:r w:rsidRPr="00720BEA" w:rsidDel="00B368CA">
          <w:delText>Re-E</w:delText>
        </w:r>
        <w:r w:rsidR="002037EB" w:rsidRPr="00BC68CA" w:rsidDel="00B368CA">
          <w:delText xml:space="preserve">mployment: </w:delText>
        </w:r>
        <w:r w:rsidR="00863DE5" w:rsidRPr="00BC68CA" w:rsidDel="00B368CA">
          <w:delText>a company re-employs retirees as independent contractors or part-time workers at a reduced wage.</w:delText>
        </w:r>
      </w:del>
    </w:p>
    <w:p w14:paraId="25B6E738" w14:textId="530ECCF5" w:rsidR="006B7662" w:rsidRPr="00BC68CA" w:rsidDel="00B368CA" w:rsidRDefault="00863DE5">
      <w:pPr>
        <w:pStyle w:val="3"/>
        <w:rPr>
          <w:del w:id="7108" w:author="Keis" w:date="2024-09-06T15:15:00Z"/>
          <w:rFonts w:eastAsia="굴림"/>
        </w:rPr>
        <w:pPrChange w:id="7109" w:author="Keis" w:date="2024-09-06T15:14:00Z">
          <w:pPr>
            <w:pStyle w:val="a6"/>
            <w:numPr>
              <w:numId w:val="1343"/>
            </w:numPr>
            <w:spacing w:line="384" w:lineRule="auto"/>
            <w:ind w:leftChars="0" w:left="760" w:hanging="360"/>
            <w:textAlignment w:val="baseline"/>
          </w:pPr>
        </w:pPrChange>
      </w:pPr>
      <w:del w:id="7110" w:author="Keis" w:date="2024-09-06T15:14:00Z">
        <w:r w:rsidRPr="00BC68CA" w:rsidDel="00B368CA">
          <w:rPr>
            <w:rFonts w:eastAsia="굴림"/>
          </w:rPr>
          <w:delText>Working Hour Reduction: a company reduces the working hours of middle-aged and older employees by more than half compared to their previous wages once their wages reached a peak.</w:delText>
        </w:r>
      </w:del>
    </w:p>
    <w:p w14:paraId="74D12236" w14:textId="77777777" w:rsidR="006B7662" w:rsidRPr="00484D4B" w:rsidRDefault="006B7662" w:rsidP="002037EB">
      <w:pPr>
        <w:spacing w:line="384" w:lineRule="auto"/>
        <w:textAlignment w:val="baseline"/>
        <w:rPr>
          <w:rFonts w:ascii="Arial" w:eastAsia="굴림" w:hAnsi="Arial" w:cs="Arial"/>
          <w:spacing w:val="-2"/>
          <w:kern w:val="0"/>
          <w:sz w:val="22"/>
          <w:rPrChange w:id="7111" w:author="Keis" w:date="2024-09-06T17:49:00Z">
            <w:rPr>
              <w:rFonts w:ascii="Arial" w:eastAsia="굴림" w:hAnsi="Arial" w:cs="Arial"/>
              <w:color w:val="FF0000"/>
              <w:spacing w:val="-2"/>
              <w:kern w:val="0"/>
              <w:sz w:val="22"/>
            </w:rPr>
          </w:rPrChange>
        </w:rPr>
      </w:pPr>
    </w:p>
    <w:p w14:paraId="161A6DC7" w14:textId="77777777" w:rsidR="002037EB" w:rsidRPr="00484D4B" w:rsidRDefault="005059BB" w:rsidP="002037EB">
      <w:pPr>
        <w:spacing w:line="384" w:lineRule="auto"/>
        <w:textAlignment w:val="baseline"/>
        <w:rPr>
          <w:rFonts w:ascii="Arial" w:eastAsia="굴림" w:hAnsi="Arial" w:cs="Arial"/>
          <w:kern w:val="0"/>
          <w:sz w:val="22"/>
          <w:rPrChange w:id="7112"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13" w:author="Keis" w:date="2024-09-06T17:49:00Z">
            <w:rPr>
              <w:rFonts w:ascii="Arial" w:eastAsia="나눔명조" w:hAnsi="Arial" w:cs="Arial"/>
              <w:color w:val="FF0000"/>
              <w:spacing w:val="-2"/>
              <w:kern w:val="0"/>
              <w:sz w:val="22"/>
            </w:rPr>
          </w:rPrChange>
        </w:rPr>
        <w:t xml:space="preserve">Dadd8e_7. </w:t>
      </w:r>
      <w:r w:rsidR="002037EB" w:rsidRPr="00484D4B">
        <w:rPr>
          <w:rFonts w:ascii="Arial" w:eastAsia="나눔명조" w:hAnsi="Arial" w:cs="Arial"/>
          <w:spacing w:val="-2"/>
          <w:kern w:val="0"/>
          <w:sz w:val="22"/>
          <w:rPrChange w:id="7114" w:author="Keis" w:date="2024-09-06T17:49:00Z">
            <w:rPr>
              <w:rFonts w:ascii="Arial" w:eastAsia="나눔명조" w:hAnsi="Arial" w:cs="Arial"/>
              <w:color w:val="FF0000"/>
              <w:spacing w:val="-2"/>
              <w:kern w:val="0"/>
              <w:sz w:val="22"/>
            </w:rPr>
          </w:rPrChange>
        </w:rPr>
        <w:t>From what age does the wage peak system apply?</w:t>
      </w:r>
    </w:p>
    <w:p w14:paraId="0EF21E06" w14:textId="77777777" w:rsidR="002037EB" w:rsidRPr="00484D4B" w:rsidRDefault="002037EB" w:rsidP="002037EB">
      <w:pPr>
        <w:spacing w:line="384" w:lineRule="auto"/>
        <w:textAlignment w:val="baseline"/>
        <w:rPr>
          <w:rFonts w:ascii="Arial" w:eastAsia="굴림" w:hAnsi="Arial" w:cs="Arial"/>
          <w:spacing w:val="-2"/>
          <w:kern w:val="0"/>
          <w:sz w:val="22"/>
          <w:rPrChange w:id="7115"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116" w:author="Keis" w:date="2024-09-06T17:49:00Z">
            <w:rPr>
              <w:rFonts w:ascii="Arial" w:eastAsia="나눔명조" w:hAnsi="Arial" w:cs="Arial"/>
              <w:color w:val="FF0000"/>
              <w:spacing w:val="-2"/>
              <w:kern w:val="0"/>
              <w:sz w:val="22"/>
            </w:rPr>
          </w:rPrChange>
        </w:rPr>
        <w:t xml:space="preserve"> ___</w:t>
      </w:r>
      <w:proofErr w:type="gramStart"/>
      <w:r w:rsidRPr="00484D4B">
        <w:rPr>
          <w:rFonts w:ascii="Arial" w:eastAsia="나눔명조" w:hAnsi="Arial" w:cs="Arial"/>
          <w:spacing w:val="-2"/>
          <w:kern w:val="0"/>
          <w:sz w:val="22"/>
          <w:rPrChange w:id="7117" w:author="Keis" w:date="2024-09-06T17:49:00Z">
            <w:rPr>
              <w:rFonts w:ascii="Arial" w:eastAsia="나눔명조" w:hAnsi="Arial" w:cs="Arial"/>
              <w:color w:val="FF0000"/>
              <w:spacing w:val="-2"/>
              <w:kern w:val="0"/>
              <w:sz w:val="22"/>
            </w:rPr>
          </w:rPrChange>
        </w:rPr>
        <w:t>_[</w:t>
      </w:r>
      <w:proofErr w:type="gramEnd"/>
      <w:r w:rsidRPr="00484D4B">
        <w:rPr>
          <w:rFonts w:ascii="Arial" w:eastAsia="나눔명조" w:hAnsi="Arial" w:cs="Arial"/>
          <w:spacing w:val="-2"/>
          <w:kern w:val="0"/>
          <w:sz w:val="22"/>
          <w:rPrChange w:id="7118" w:author="Keis" w:date="2024-09-06T17:49:00Z">
            <w:rPr>
              <w:rFonts w:ascii="Arial" w:eastAsia="나눔명조" w:hAnsi="Arial" w:cs="Arial"/>
              <w:color w:val="FF0000"/>
              <w:spacing w:val="-2"/>
              <w:kern w:val="0"/>
              <w:sz w:val="22"/>
            </w:rPr>
          </w:rPrChange>
        </w:rPr>
        <w:t>unit : age but not Korean age]</w:t>
      </w:r>
    </w:p>
    <w:p w14:paraId="79767E87" w14:textId="77777777" w:rsidR="005059BB" w:rsidRPr="00484D4B" w:rsidRDefault="005059BB" w:rsidP="002037EB">
      <w:pPr>
        <w:spacing w:line="384" w:lineRule="auto"/>
        <w:textAlignment w:val="baseline"/>
        <w:rPr>
          <w:rFonts w:ascii="Arial" w:eastAsia="굴림" w:hAnsi="Arial" w:cs="Arial"/>
          <w:spacing w:val="-2"/>
          <w:kern w:val="0"/>
          <w:sz w:val="22"/>
          <w:rPrChange w:id="7119" w:author="Keis" w:date="2024-09-06T17:49:00Z">
            <w:rPr>
              <w:rFonts w:ascii="Arial" w:eastAsia="굴림" w:hAnsi="Arial" w:cs="Arial"/>
              <w:color w:val="FF0000"/>
              <w:spacing w:val="-2"/>
              <w:kern w:val="0"/>
              <w:sz w:val="22"/>
            </w:rPr>
          </w:rPrChange>
        </w:rPr>
      </w:pPr>
    </w:p>
    <w:p w14:paraId="51E103A4" w14:textId="77777777" w:rsidR="002037EB" w:rsidRPr="00484D4B" w:rsidRDefault="005059BB" w:rsidP="002037EB">
      <w:pPr>
        <w:spacing w:line="384" w:lineRule="auto"/>
        <w:textAlignment w:val="baseline"/>
        <w:rPr>
          <w:rFonts w:ascii="Arial" w:eastAsia="굴림" w:hAnsi="Arial" w:cs="Arial"/>
          <w:kern w:val="0"/>
          <w:sz w:val="22"/>
          <w:rPrChange w:id="7120"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21" w:author="Keis" w:date="2024-09-06T17:49:00Z">
            <w:rPr>
              <w:rFonts w:ascii="Arial" w:eastAsia="나눔명조" w:hAnsi="Arial" w:cs="Arial"/>
              <w:color w:val="FF0000"/>
              <w:spacing w:val="-2"/>
              <w:kern w:val="0"/>
              <w:sz w:val="22"/>
            </w:rPr>
          </w:rPrChange>
        </w:rPr>
        <w:t xml:space="preserve">Dadd8e_8. </w:t>
      </w:r>
      <w:r w:rsidR="002037EB" w:rsidRPr="00484D4B">
        <w:rPr>
          <w:rFonts w:ascii="Arial" w:eastAsia="나눔명조" w:hAnsi="Arial" w:cs="Arial"/>
          <w:spacing w:val="-2"/>
          <w:kern w:val="0"/>
          <w:sz w:val="22"/>
          <w:rPrChange w:id="7122" w:author="Keis" w:date="2024-09-06T17:49:00Z">
            <w:rPr>
              <w:rFonts w:ascii="Arial" w:eastAsia="나눔명조" w:hAnsi="Arial" w:cs="Arial"/>
              <w:color w:val="FF0000"/>
              <w:spacing w:val="-2"/>
              <w:kern w:val="0"/>
              <w:sz w:val="22"/>
            </w:rPr>
          </w:rPrChange>
        </w:rPr>
        <w:t>Are you directly subject to the wage peak system at work?</w:t>
      </w:r>
    </w:p>
    <w:p w14:paraId="40559B7F" w14:textId="77777777" w:rsidR="002037EB" w:rsidRPr="00484D4B" w:rsidRDefault="002037EB" w:rsidP="002037EB">
      <w:pPr>
        <w:spacing w:line="384" w:lineRule="auto"/>
        <w:textAlignment w:val="baseline"/>
        <w:rPr>
          <w:rFonts w:ascii="Arial" w:eastAsia="굴림" w:hAnsi="Arial" w:cs="Arial"/>
          <w:spacing w:val="-2"/>
          <w:kern w:val="0"/>
          <w:sz w:val="22"/>
          <w:rPrChange w:id="7123"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24"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125" w:author="Keis" w:date="2024-09-06T17:49:00Z">
            <w:rPr>
              <w:rFonts w:ascii="Arial" w:eastAsia="나눔명조" w:hAnsi="Arial" w:cs="Arial"/>
              <w:color w:val="FF0000"/>
              <w:spacing w:val="-2"/>
              <w:kern w:val="0"/>
              <w:sz w:val="22"/>
            </w:rPr>
          </w:rPrChange>
        </w:rPr>
        <w:t xml:space="preserve"> Yes</w:t>
      </w:r>
    </w:p>
    <w:p w14:paraId="2F3B26B6" w14:textId="77777777" w:rsidR="002037EB" w:rsidRPr="00484D4B" w:rsidRDefault="002037EB" w:rsidP="002037EB">
      <w:pPr>
        <w:spacing w:line="384" w:lineRule="auto"/>
        <w:textAlignment w:val="baseline"/>
        <w:rPr>
          <w:rFonts w:ascii="Arial" w:eastAsia="굴림" w:hAnsi="Arial" w:cs="Arial"/>
          <w:spacing w:val="-2"/>
          <w:kern w:val="0"/>
          <w:sz w:val="22"/>
          <w:rPrChange w:id="7126"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27"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128" w:author="Keis" w:date="2024-09-06T17:49:00Z">
            <w:rPr>
              <w:rFonts w:ascii="Arial" w:eastAsia="나눔명조" w:hAnsi="Arial" w:cs="Arial"/>
              <w:color w:val="FF0000"/>
              <w:spacing w:val="-2"/>
              <w:kern w:val="0"/>
              <w:sz w:val="22"/>
            </w:rPr>
          </w:rPrChange>
        </w:rPr>
        <w:t xml:space="preserve"> No</w:t>
      </w:r>
    </w:p>
    <w:p w14:paraId="0B48EA37" w14:textId="77777777" w:rsidR="005059BB" w:rsidRPr="00484D4B" w:rsidRDefault="005059BB" w:rsidP="002037EB">
      <w:pPr>
        <w:spacing w:line="384" w:lineRule="auto"/>
        <w:textAlignment w:val="baseline"/>
        <w:rPr>
          <w:rFonts w:ascii="Arial" w:eastAsia="굴림" w:hAnsi="Arial" w:cs="Arial"/>
          <w:spacing w:val="-2"/>
          <w:kern w:val="0"/>
          <w:sz w:val="22"/>
          <w:rPrChange w:id="7129" w:author="Keis" w:date="2024-09-06T17:49:00Z">
            <w:rPr>
              <w:rFonts w:ascii="Arial" w:eastAsia="굴림" w:hAnsi="Arial" w:cs="Arial"/>
              <w:color w:val="FF0000"/>
              <w:spacing w:val="-2"/>
              <w:kern w:val="0"/>
              <w:sz w:val="22"/>
            </w:rPr>
          </w:rPrChange>
        </w:rPr>
      </w:pPr>
    </w:p>
    <w:p w14:paraId="074DE825" w14:textId="77777777" w:rsidR="002037EB" w:rsidRPr="00484D4B" w:rsidRDefault="005059BB" w:rsidP="002037EB">
      <w:pPr>
        <w:spacing w:line="384" w:lineRule="auto"/>
        <w:textAlignment w:val="baseline"/>
        <w:rPr>
          <w:rFonts w:ascii="Arial" w:eastAsia="굴림" w:hAnsi="Arial" w:cs="Arial"/>
          <w:kern w:val="0"/>
          <w:sz w:val="22"/>
          <w:rPrChange w:id="7130"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31" w:author="Keis" w:date="2024-09-06T17:49:00Z">
            <w:rPr>
              <w:rFonts w:ascii="Arial" w:eastAsia="나눔명조" w:hAnsi="Arial" w:cs="Arial"/>
              <w:color w:val="FF0000"/>
              <w:spacing w:val="-2"/>
              <w:kern w:val="0"/>
              <w:sz w:val="22"/>
            </w:rPr>
          </w:rPrChange>
        </w:rPr>
        <w:t>Dadd8e_9</w:t>
      </w:r>
      <w:r w:rsidR="002037EB" w:rsidRPr="00484D4B">
        <w:rPr>
          <w:rFonts w:ascii="Arial" w:eastAsia="나눔명조" w:hAnsi="Arial" w:cs="Arial"/>
          <w:spacing w:val="-2"/>
          <w:kern w:val="0"/>
          <w:sz w:val="22"/>
          <w:rPrChange w:id="7132" w:author="Keis" w:date="2024-09-06T17:49:00Z">
            <w:rPr>
              <w:rFonts w:ascii="Arial" w:eastAsia="나눔명조" w:hAnsi="Arial" w:cs="Arial"/>
              <w:color w:val="FF0000"/>
              <w:spacing w:val="-2"/>
              <w:kern w:val="0"/>
              <w:sz w:val="22"/>
            </w:rPr>
          </w:rPrChange>
        </w:rPr>
        <w:t>. How many years has employment extended by the introduction of the wage peak system?</w:t>
      </w:r>
    </w:p>
    <w:p w14:paraId="52CF94B4" w14:textId="77777777" w:rsidR="002037EB" w:rsidRPr="00484D4B" w:rsidRDefault="002037EB" w:rsidP="002037EB">
      <w:pPr>
        <w:spacing w:line="384" w:lineRule="auto"/>
        <w:textAlignment w:val="baseline"/>
        <w:rPr>
          <w:rFonts w:ascii="Arial" w:eastAsia="굴림" w:hAnsi="Arial" w:cs="Arial"/>
          <w:spacing w:val="-2"/>
          <w:kern w:val="0"/>
          <w:sz w:val="22"/>
          <w:rPrChange w:id="7133"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134" w:author="Keis" w:date="2024-09-06T17:49:00Z">
            <w:rPr>
              <w:rFonts w:ascii="Arial" w:eastAsia="나눔명조" w:hAnsi="Arial" w:cs="Arial"/>
              <w:color w:val="FF0000"/>
              <w:spacing w:val="-2"/>
              <w:kern w:val="0"/>
              <w:sz w:val="22"/>
            </w:rPr>
          </w:rPrChange>
        </w:rPr>
        <w:t>____years ____months (Answer ‘0’, if you are in case of no extension)</w:t>
      </w:r>
    </w:p>
    <w:p w14:paraId="00889F40" w14:textId="77777777" w:rsidR="005059BB" w:rsidRPr="00484D4B" w:rsidRDefault="005059BB" w:rsidP="002037EB">
      <w:pPr>
        <w:spacing w:line="384" w:lineRule="auto"/>
        <w:textAlignment w:val="baseline"/>
        <w:rPr>
          <w:rFonts w:ascii="Arial" w:eastAsia="굴림" w:hAnsi="Arial" w:cs="Arial"/>
          <w:spacing w:val="-2"/>
          <w:kern w:val="0"/>
          <w:sz w:val="22"/>
          <w:rPrChange w:id="7135" w:author="Keis" w:date="2024-09-06T17:49:00Z">
            <w:rPr>
              <w:rFonts w:ascii="Arial" w:eastAsia="굴림" w:hAnsi="Arial" w:cs="Arial"/>
              <w:color w:val="FF0000"/>
              <w:spacing w:val="-2"/>
              <w:kern w:val="0"/>
              <w:sz w:val="22"/>
            </w:rPr>
          </w:rPrChange>
        </w:rPr>
      </w:pPr>
    </w:p>
    <w:p w14:paraId="14521645" w14:textId="77777777" w:rsidR="002037EB" w:rsidRPr="00484D4B" w:rsidRDefault="005059BB" w:rsidP="002037EB">
      <w:pPr>
        <w:spacing w:line="384" w:lineRule="auto"/>
        <w:textAlignment w:val="baseline"/>
        <w:rPr>
          <w:rFonts w:ascii="Arial" w:eastAsia="굴림" w:hAnsi="Arial" w:cs="Arial"/>
          <w:kern w:val="0"/>
          <w:sz w:val="22"/>
          <w:rPrChange w:id="7136"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37" w:author="Keis" w:date="2024-09-06T17:49:00Z">
            <w:rPr>
              <w:rFonts w:ascii="Arial" w:eastAsia="나눔명조" w:hAnsi="Arial" w:cs="Arial"/>
              <w:color w:val="FF0000"/>
              <w:spacing w:val="-2"/>
              <w:kern w:val="0"/>
              <w:sz w:val="22"/>
            </w:rPr>
          </w:rPrChange>
        </w:rPr>
        <w:t xml:space="preserve">Dadd8e_10. </w:t>
      </w:r>
      <w:r w:rsidR="002037EB" w:rsidRPr="00484D4B">
        <w:rPr>
          <w:rFonts w:ascii="Arial" w:eastAsia="나눔명조" w:hAnsi="Arial" w:cs="Arial"/>
          <w:spacing w:val="-2"/>
          <w:kern w:val="0"/>
          <w:sz w:val="22"/>
          <w:rPrChange w:id="7138" w:author="Keis" w:date="2024-09-06T17:49:00Z">
            <w:rPr>
              <w:rFonts w:ascii="Arial" w:eastAsia="나눔명조" w:hAnsi="Arial" w:cs="Arial"/>
              <w:color w:val="FF0000"/>
              <w:spacing w:val="-2"/>
              <w:kern w:val="0"/>
              <w:sz w:val="22"/>
            </w:rPr>
          </w:rPrChange>
        </w:rPr>
        <w:t>How was your will to work compared to before the wage peak system?</w:t>
      </w:r>
    </w:p>
    <w:p w14:paraId="2C2D1B80" w14:textId="77777777" w:rsidR="002037EB" w:rsidRPr="00484D4B" w:rsidRDefault="002037EB" w:rsidP="002037EB">
      <w:pPr>
        <w:spacing w:line="384" w:lineRule="auto"/>
        <w:textAlignment w:val="baseline"/>
        <w:rPr>
          <w:rFonts w:ascii="Arial" w:eastAsia="굴림" w:hAnsi="Arial" w:cs="Arial"/>
          <w:spacing w:val="-2"/>
          <w:kern w:val="0"/>
          <w:sz w:val="22"/>
          <w:rPrChange w:id="7139"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40"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141" w:author="Keis" w:date="2024-09-06T17:49:00Z">
            <w:rPr>
              <w:rFonts w:ascii="Arial" w:eastAsia="나눔명조" w:hAnsi="Arial" w:cs="Arial"/>
              <w:color w:val="FF0000"/>
              <w:spacing w:val="-2"/>
              <w:kern w:val="0"/>
              <w:sz w:val="22"/>
            </w:rPr>
          </w:rPrChange>
        </w:rPr>
        <w:t xml:space="preserve"> The will to work increases </w:t>
      </w:r>
      <w:r w:rsidRPr="00484D4B">
        <w:rPr>
          <w:rFonts w:ascii="Arial" w:eastAsia="나눔명조" w:hAnsi="Arial" w:cs="Arial" w:hint="eastAsia"/>
          <w:spacing w:val="-2"/>
          <w:kern w:val="0"/>
          <w:sz w:val="22"/>
          <w:rPrChange w:id="7142"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143" w:author="Keis" w:date="2024-09-06T17:49:00Z">
            <w:rPr>
              <w:rFonts w:ascii="Arial" w:eastAsia="나눔명조" w:hAnsi="Arial" w:cs="Arial"/>
              <w:color w:val="FF0000"/>
              <w:spacing w:val="-2"/>
              <w:kern w:val="0"/>
              <w:sz w:val="22"/>
            </w:rPr>
          </w:rPrChange>
        </w:rPr>
        <w:t xml:space="preserve"> Dadd8e_12</w:t>
      </w:r>
    </w:p>
    <w:p w14:paraId="5984D8F3" w14:textId="77777777" w:rsidR="002037EB" w:rsidRPr="00484D4B" w:rsidRDefault="002037EB" w:rsidP="002037EB">
      <w:pPr>
        <w:spacing w:line="384" w:lineRule="auto"/>
        <w:textAlignment w:val="baseline"/>
        <w:rPr>
          <w:rFonts w:ascii="Arial" w:eastAsia="굴림" w:hAnsi="Arial" w:cs="Arial"/>
          <w:spacing w:val="-2"/>
          <w:kern w:val="0"/>
          <w:sz w:val="22"/>
          <w:rPrChange w:id="7144"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45"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146" w:author="Keis" w:date="2024-09-06T17:49:00Z">
            <w:rPr>
              <w:rFonts w:ascii="Arial" w:eastAsia="나눔명조" w:hAnsi="Arial" w:cs="Arial"/>
              <w:color w:val="FF0000"/>
              <w:spacing w:val="-2"/>
              <w:kern w:val="0"/>
              <w:sz w:val="22"/>
            </w:rPr>
          </w:rPrChange>
        </w:rPr>
        <w:t xml:space="preserve"> Similar to before (no difference) </w:t>
      </w:r>
      <w:r w:rsidRPr="00484D4B">
        <w:rPr>
          <w:rFonts w:ascii="Arial" w:eastAsia="나눔명조" w:hAnsi="Arial" w:cs="Arial" w:hint="eastAsia"/>
          <w:spacing w:val="-2"/>
          <w:kern w:val="0"/>
          <w:sz w:val="22"/>
          <w:rPrChange w:id="7147"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148" w:author="Keis" w:date="2024-09-06T17:49:00Z">
            <w:rPr>
              <w:rFonts w:ascii="Arial" w:eastAsia="나눔명조" w:hAnsi="Arial" w:cs="Arial"/>
              <w:color w:val="FF0000"/>
              <w:spacing w:val="-2"/>
              <w:kern w:val="0"/>
              <w:sz w:val="22"/>
            </w:rPr>
          </w:rPrChange>
        </w:rPr>
        <w:t xml:space="preserve"> Dadd8e_12</w:t>
      </w:r>
    </w:p>
    <w:p w14:paraId="5883C37F" w14:textId="77777777" w:rsidR="002037EB" w:rsidRPr="00484D4B" w:rsidRDefault="002037EB" w:rsidP="002037EB">
      <w:pPr>
        <w:spacing w:line="384" w:lineRule="auto"/>
        <w:textAlignment w:val="baseline"/>
        <w:rPr>
          <w:rFonts w:ascii="Arial" w:eastAsia="굴림" w:hAnsi="Arial" w:cs="Arial"/>
          <w:spacing w:val="-2"/>
          <w:kern w:val="0"/>
          <w:sz w:val="22"/>
          <w:rPrChange w:id="7149"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50"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151" w:author="Keis" w:date="2024-09-06T17:49:00Z">
            <w:rPr>
              <w:rFonts w:ascii="Arial" w:eastAsia="나눔명조" w:hAnsi="Arial" w:cs="Arial"/>
              <w:color w:val="FF0000"/>
              <w:spacing w:val="-2"/>
              <w:kern w:val="0"/>
              <w:sz w:val="22"/>
            </w:rPr>
          </w:rPrChange>
        </w:rPr>
        <w:t xml:space="preserve"> The will to work decreases </w:t>
      </w:r>
      <w:r w:rsidRPr="00484D4B">
        <w:rPr>
          <w:rFonts w:ascii="Arial" w:eastAsia="나눔명조" w:hAnsi="Arial" w:cs="Arial" w:hint="eastAsia"/>
          <w:spacing w:val="-2"/>
          <w:kern w:val="0"/>
          <w:sz w:val="22"/>
          <w:rPrChange w:id="7152"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153" w:author="Keis" w:date="2024-09-06T17:49:00Z">
            <w:rPr>
              <w:rFonts w:ascii="Arial" w:eastAsia="나눔명조" w:hAnsi="Arial" w:cs="Arial"/>
              <w:color w:val="FF0000"/>
              <w:spacing w:val="-2"/>
              <w:kern w:val="0"/>
              <w:sz w:val="22"/>
            </w:rPr>
          </w:rPrChange>
        </w:rPr>
        <w:t xml:space="preserve"> Dadd8e_12</w:t>
      </w:r>
    </w:p>
    <w:p w14:paraId="51EFBFCB" w14:textId="77777777" w:rsidR="005059BB" w:rsidRPr="00484D4B" w:rsidRDefault="005059BB" w:rsidP="002037EB">
      <w:pPr>
        <w:spacing w:line="384" w:lineRule="auto"/>
        <w:textAlignment w:val="baseline"/>
        <w:rPr>
          <w:rFonts w:ascii="Arial" w:eastAsia="굴림" w:hAnsi="Arial" w:cs="Arial"/>
          <w:spacing w:val="-2"/>
          <w:kern w:val="0"/>
          <w:sz w:val="22"/>
          <w:rPrChange w:id="7154" w:author="Keis" w:date="2024-09-06T17:49:00Z">
            <w:rPr>
              <w:rFonts w:ascii="Arial" w:eastAsia="굴림" w:hAnsi="Arial" w:cs="Arial"/>
              <w:color w:val="FF0000"/>
              <w:spacing w:val="-2"/>
              <w:kern w:val="0"/>
              <w:sz w:val="22"/>
            </w:rPr>
          </w:rPrChange>
        </w:rPr>
      </w:pPr>
    </w:p>
    <w:p w14:paraId="759DB4B8" w14:textId="77777777" w:rsidR="002037EB" w:rsidRPr="00484D4B" w:rsidRDefault="005059BB" w:rsidP="002037EB">
      <w:pPr>
        <w:spacing w:line="384" w:lineRule="auto"/>
        <w:textAlignment w:val="baseline"/>
        <w:rPr>
          <w:rFonts w:ascii="Arial" w:eastAsia="나눔명조" w:hAnsi="Arial" w:cs="Arial"/>
          <w:spacing w:val="-2"/>
          <w:kern w:val="0"/>
          <w:sz w:val="22"/>
          <w:rPrChange w:id="7155" w:author="Keis" w:date="2024-09-06T17:49:00Z">
            <w:rPr>
              <w:rFonts w:ascii="Arial" w:eastAsia="나눔명조" w:hAnsi="Arial" w:cs="Arial"/>
              <w:color w:val="FF0000"/>
              <w:spacing w:val="-2"/>
              <w:kern w:val="0"/>
              <w:sz w:val="22"/>
            </w:rPr>
          </w:rPrChange>
        </w:rPr>
      </w:pPr>
      <w:r w:rsidRPr="00484D4B">
        <w:rPr>
          <w:rFonts w:ascii="Arial" w:eastAsia="나눔명조" w:hAnsi="Arial" w:cs="Arial"/>
          <w:spacing w:val="-2"/>
          <w:kern w:val="0"/>
          <w:sz w:val="22"/>
          <w:rPrChange w:id="7156" w:author="Keis" w:date="2024-09-06T17:49:00Z">
            <w:rPr>
              <w:rFonts w:ascii="Arial" w:eastAsia="나눔명조" w:hAnsi="Arial" w:cs="Arial"/>
              <w:color w:val="FF0000"/>
              <w:spacing w:val="-2"/>
              <w:kern w:val="0"/>
              <w:sz w:val="22"/>
            </w:rPr>
          </w:rPrChange>
        </w:rPr>
        <w:t xml:space="preserve">Dadd8e_11. </w:t>
      </w:r>
      <w:r w:rsidR="002037EB" w:rsidRPr="00484D4B">
        <w:rPr>
          <w:rFonts w:ascii="Arial" w:eastAsia="나눔명조" w:hAnsi="Arial" w:cs="Arial"/>
          <w:spacing w:val="-2"/>
          <w:kern w:val="0"/>
          <w:sz w:val="22"/>
          <w:rPrChange w:id="7157" w:author="Keis" w:date="2024-09-06T17:49:00Z">
            <w:rPr>
              <w:rFonts w:ascii="Arial" w:eastAsia="나눔명조" w:hAnsi="Arial" w:cs="Arial"/>
              <w:color w:val="FF0000"/>
              <w:spacing w:val="-2"/>
              <w:kern w:val="0"/>
              <w:sz w:val="22"/>
            </w:rPr>
          </w:rPrChange>
        </w:rPr>
        <w:t>Were you willing to continue working if the wage peak system was introduced in your previous workplace?</w:t>
      </w:r>
    </w:p>
    <w:p w14:paraId="3E2AFF37" w14:textId="77777777" w:rsidR="002037EB" w:rsidRPr="00484D4B" w:rsidRDefault="002037EB" w:rsidP="002037EB">
      <w:pPr>
        <w:spacing w:line="384" w:lineRule="auto"/>
        <w:textAlignment w:val="baseline"/>
        <w:rPr>
          <w:rFonts w:ascii="Arial" w:eastAsia="굴림" w:hAnsi="Arial" w:cs="Arial"/>
          <w:kern w:val="0"/>
          <w:sz w:val="22"/>
          <w:rPrChange w:id="7158"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159"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160" w:author="Keis" w:date="2024-09-06T17:49:00Z">
            <w:rPr>
              <w:rFonts w:ascii="Arial" w:eastAsia="나눔명조" w:hAnsi="Arial" w:cs="Arial"/>
              <w:color w:val="FF0000"/>
              <w:spacing w:val="-2"/>
              <w:kern w:val="0"/>
              <w:sz w:val="22"/>
            </w:rPr>
          </w:rPrChange>
        </w:rPr>
        <w:t xml:space="preserve"> Yes</w:t>
      </w:r>
    </w:p>
    <w:p w14:paraId="128DAAF0" w14:textId="77777777" w:rsidR="002037EB" w:rsidRPr="00484D4B" w:rsidRDefault="002037EB" w:rsidP="002037EB">
      <w:pPr>
        <w:spacing w:line="384" w:lineRule="auto"/>
        <w:textAlignment w:val="baseline"/>
        <w:rPr>
          <w:rFonts w:ascii="Arial" w:eastAsia="굴림" w:hAnsi="Arial" w:cs="Arial"/>
          <w:spacing w:val="-2"/>
          <w:kern w:val="0"/>
          <w:sz w:val="22"/>
          <w:rPrChange w:id="7161"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62"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163" w:author="Keis" w:date="2024-09-06T17:49:00Z">
            <w:rPr>
              <w:rFonts w:ascii="Arial" w:eastAsia="나눔명조" w:hAnsi="Arial" w:cs="Arial"/>
              <w:color w:val="FF0000"/>
              <w:spacing w:val="-2"/>
              <w:kern w:val="0"/>
              <w:sz w:val="22"/>
            </w:rPr>
          </w:rPrChange>
        </w:rPr>
        <w:t xml:space="preserve"> No</w:t>
      </w:r>
    </w:p>
    <w:p w14:paraId="5FE37760" w14:textId="77777777" w:rsidR="005059BB" w:rsidRPr="00484D4B" w:rsidRDefault="005059BB" w:rsidP="002037EB">
      <w:pPr>
        <w:spacing w:line="384" w:lineRule="auto"/>
        <w:textAlignment w:val="baseline"/>
        <w:rPr>
          <w:rFonts w:ascii="Arial" w:eastAsia="굴림" w:hAnsi="Arial" w:cs="Arial"/>
          <w:spacing w:val="-2"/>
          <w:kern w:val="0"/>
          <w:sz w:val="22"/>
          <w:rPrChange w:id="7164" w:author="Keis" w:date="2024-09-06T17:49:00Z">
            <w:rPr>
              <w:rFonts w:ascii="Arial" w:eastAsia="굴림" w:hAnsi="Arial" w:cs="Arial"/>
              <w:color w:val="FF0000"/>
              <w:spacing w:val="-2"/>
              <w:kern w:val="0"/>
              <w:sz w:val="22"/>
            </w:rPr>
          </w:rPrChange>
        </w:rPr>
      </w:pPr>
    </w:p>
    <w:p w14:paraId="346794F0" w14:textId="77777777" w:rsidR="002037EB" w:rsidRPr="00484D4B" w:rsidRDefault="005059BB" w:rsidP="002037EB">
      <w:pPr>
        <w:spacing w:line="384" w:lineRule="auto"/>
        <w:textAlignment w:val="baseline"/>
        <w:rPr>
          <w:rFonts w:ascii="Arial" w:eastAsia="굴림" w:hAnsi="Arial" w:cs="Arial"/>
          <w:kern w:val="0"/>
          <w:sz w:val="22"/>
          <w:rPrChange w:id="7165"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66" w:author="Keis" w:date="2024-09-06T17:49:00Z">
            <w:rPr>
              <w:rFonts w:ascii="Arial" w:eastAsia="나눔명조" w:hAnsi="Arial" w:cs="Arial"/>
              <w:color w:val="FF0000"/>
              <w:spacing w:val="-2"/>
              <w:kern w:val="0"/>
              <w:sz w:val="22"/>
            </w:rPr>
          </w:rPrChange>
        </w:rPr>
        <w:t xml:space="preserve">Dadd8e_12. </w:t>
      </w:r>
      <w:r w:rsidR="002037EB" w:rsidRPr="00484D4B">
        <w:rPr>
          <w:rFonts w:ascii="Arial" w:eastAsia="나눔명조" w:hAnsi="Arial" w:cs="Arial"/>
          <w:spacing w:val="-2"/>
          <w:kern w:val="0"/>
          <w:sz w:val="22"/>
          <w:rPrChange w:id="7167" w:author="Keis" w:date="2024-09-06T17:49:00Z">
            <w:rPr>
              <w:rFonts w:ascii="Arial" w:eastAsia="나눔명조" w:hAnsi="Arial" w:cs="Arial"/>
              <w:color w:val="FF0000"/>
              <w:spacing w:val="-2"/>
              <w:kern w:val="0"/>
              <w:sz w:val="22"/>
            </w:rPr>
          </w:rPrChange>
        </w:rPr>
        <w:t>Do you think the wage peak system is helpful the elderly to create the jobs and secure employment?</w:t>
      </w:r>
    </w:p>
    <w:p w14:paraId="04C986B8" w14:textId="77777777" w:rsidR="002037EB" w:rsidRPr="00484D4B" w:rsidRDefault="002037EB" w:rsidP="00D12299">
      <w:pPr>
        <w:pStyle w:val="a6"/>
        <w:numPr>
          <w:ilvl w:val="0"/>
          <w:numId w:val="1341"/>
        </w:numPr>
        <w:wordWrap/>
        <w:adjustRightInd w:val="0"/>
        <w:spacing w:line="360" w:lineRule="auto"/>
        <w:ind w:leftChars="0"/>
        <w:jc w:val="left"/>
        <w:rPr>
          <w:rFonts w:ascii="Arial" w:eastAsia="굴림" w:hAnsi="Arial" w:cs="Arial"/>
          <w:kern w:val="0"/>
          <w:sz w:val="22"/>
          <w:rPrChange w:id="7168"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169" w:author="Keis" w:date="2024-09-06T17:49:00Z">
            <w:rPr>
              <w:rFonts w:ascii="Arial" w:eastAsia="굴림" w:hAnsi="Arial" w:cs="Arial"/>
              <w:color w:val="FF0000"/>
              <w:kern w:val="0"/>
              <w:sz w:val="22"/>
            </w:rPr>
          </w:rPrChange>
        </w:rPr>
        <w:t>Very good</w:t>
      </w:r>
    </w:p>
    <w:p w14:paraId="4241F7EB" w14:textId="77777777" w:rsidR="002037EB" w:rsidRPr="00484D4B" w:rsidRDefault="002037EB" w:rsidP="00D12299">
      <w:pPr>
        <w:pStyle w:val="a6"/>
        <w:numPr>
          <w:ilvl w:val="0"/>
          <w:numId w:val="1341"/>
        </w:numPr>
        <w:wordWrap/>
        <w:adjustRightInd w:val="0"/>
        <w:spacing w:line="360" w:lineRule="auto"/>
        <w:ind w:leftChars="0"/>
        <w:jc w:val="left"/>
        <w:rPr>
          <w:rFonts w:ascii="Arial" w:eastAsia="굴림" w:hAnsi="Arial" w:cs="Arial"/>
          <w:kern w:val="0"/>
          <w:sz w:val="22"/>
          <w:rPrChange w:id="7170"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171" w:author="Keis" w:date="2024-09-06T17:49:00Z">
            <w:rPr>
              <w:rFonts w:ascii="Arial" w:eastAsia="굴림" w:hAnsi="Arial" w:cs="Arial"/>
              <w:color w:val="FF0000"/>
              <w:kern w:val="0"/>
              <w:sz w:val="22"/>
            </w:rPr>
          </w:rPrChange>
        </w:rPr>
        <w:t>Good</w:t>
      </w:r>
    </w:p>
    <w:p w14:paraId="77D0B940" w14:textId="77777777" w:rsidR="002037EB" w:rsidRPr="00484D4B" w:rsidRDefault="002037EB" w:rsidP="00D12299">
      <w:pPr>
        <w:pStyle w:val="a6"/>
        <w:numPr>
          <w:ilvl w:val="0"/>
          <w:numId w:val="1341"/>
        </w:numPr>
        <w:wordWrap/>
        <w:adjustRightInd w:val="0"/>
        <w:spacing w:line="360" w:lineRule="auto"/>
        <w:ind w:leftChars="0"/>
        <w:jc w:val="left"/>
        <w:rPr>
          <w:rFonts w:ascii="Arial" w:eastAsia="굴림" w:hAnsi="Arial" w:cs="Arial"/>
          <w:kern w:val="0"/>
          <w:sz w:val="22"/>
          <w:rPrChange w:id="7172"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173" w:author="Keis" w:date="2024-09-06T17:49:00Z">
            <w:rPr>
              <w:rFonts w:ascii="Arial" w:eastAsia="굴림" w:hAnsi="Arial" w:cs="Arial"/>
              <w:color w:val="FF0000"/>
              <w:kern w:val="0"/>
              <w:sz w:val="22"/>
            </w:rPr>
          </w:rPrChange>
        </w:rPr>
        <w:lastRenderedPageBreak/>
        <w:t>Fair</w:t>
      </w:r>
    </w:p>
    <w:p w14:paraId="1D5FC603" w14:textId="77777777" w:rsidR="002037EB" w:rsidRPr="00484D4B" w:rsidRDefault="002037EB" w:rsidP="00D12299">
      <w:pPr>
        <w:pStyle w:val="a6"/>
        <w:numPr>
          <w:ilvl w:val="0"/>
          <w:numId w:val="1341"/>
        </w:numPr>
        <w:wordWrap/>
        <w:adjustRightInd w:val="0"/>
        <w:spacing w:line="360" w:lineRule="auto"/>
        <w:ind w:leftChars="0"/>
        <w:jc w:val="left"/>
        <w:rPr>
          <w:rFonts w:ascii="Arial" w:eastAsia="굴림" w:hAnsi="Arial" w:cs="Arial"/>
          <w:kern w:val="0"/>
          <w:sz w:val="22"/>
          <w:rPrChange w:id="7174"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175" w:author="Keis" w:date="2024-09-06T17:49:00Z">
            <w:rPr>
              <w:rFonts w:ascii="Arial" w:eastAsia="굴림" w:hAnsi="Arial" w:cs="Arial"/>
              <w:color w:val="FF0000"/>
              <w:kern w:val="0"/>
              <w:sz w:val="22"/>
            </w:rPr>
          </w:rPrChange>
        </w:rPr>
        <w:t>Bad</w:t>
      </w:r>
    </w:p>
    <w:p w14:paraId="7E3C1B02" w14:textId="77777777" w:rsidR="002037EB" w:rsidRPr="00484D4B" w:rsidRDefault="002037EB" w:rsidP="00D12299">
      <w:pPr>
        <w:pStyle w:val="a6"/>
        <w:numPr>
          <w:ilvl w:val="0"/>
          <w:numId w:val="1341"/>
        </w:numPr>
        <w:wordWrap/>
        <w:adjustRightInd w:val="0"/>
        <w:spacing w:line="360" w:lineRule="auto"/>
        <w:ind w:leftChars="0"/>
        <w:jc w:val="left"/>
        <w:rPr>
          <w:rFonts w:ascii="Arial" w:eastAsia="굴림" w:hAnsi="Arial" w:cs="Arial"/>
          <w:kern w:val="0"/>
          <w:sz w:val="22"/>
          <w:rPrChange w:id="7176"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177" w:author="Keis" w:date="2024-09-06T17:49:00Z">
            <w:rPr>
              <w:rFonts w:ascii="Arial" w:eastAsia="굴림" w:hAnsi="Arial" w:cs="Arial"/>
              <w:color w:val="FF0000"/>
              <w:kern w:val="0"/>
              <w:sz w:val="22"/>
            </w:rPr>
          </w:rPrChange>
        </w:rPr>
        <w:t>Very bad</w:t>
      </w:r>
    </w:p>
    <w:p w14:paraId="62E50539" w14:textId="77777777" w:rsidR="005059BB" w:rsidRPr="00484D4B" w:rsidRDefault="005059BB" w:rsidP="002037EB">
      <w:pPr>
        <w:spacing w:line="384" w:lineRule="auto"/>
        <w:textAlignment w:val="baseline"/>
        <w:rPr>
          <w:rFonts w:ascii="Arial" w:eastAsia="굴림" w:hAnsi="Arial" w:cs="Arial"/>
          <w:spacing w:val="-2"/>
          <w:kern w:val="0"/>
          <w:sz w:val="22"/>
          <w:rPrChange w:id="7178" w:author="Keis" w:date="2024-09-06T17:49:00Z">
            <w:rPr>
              <w:rFonts w:ascii="Arial" w:eastAsia="굴림" w:hAnsi="Arial" w:cs="Arial"/>
              <w:color w:val="FF0000"/>
              <w:spacing w:val="-2"/>
              <w:kern w:val="0"/>
              <w:sz w:val="22"/>
            </w:rPr>
          </w:rPrChange>
        </w:rPr>
      </w:pPr>
    </w:p>
    <w:p w14:paraId="07065253" w14:textId="77777777" w:rsidR="002037EB" w:rsidRPr="00484D4B" w:rsidRDefault="002037EB" w:rsidP="002037EB">
      <w:pPr>
        <w:spacing w:line="372" w:lineRule="auto"/>
        <w:textAlignment w:val="baseline"/>
        <w:rPr>
          <w:rFonts w:ascii="Arial" w:eastAsia="굴림" w:hAnsi="Arial" w:cs="Arial"/>
          <w:kern w:val="0"/>
          <w:sz w:val="22"/>
          <w:rPrChange w:id="7179" w:author="Keis" w:date="2024-09-06T17:49:00Z">
            <w:rPr>
              <w:rFonts w:ascii="Arial" w:eastAsia="굴림" w:hAnsi="Arial" w:cs="Arial"/>
              <w:color w:val="FF0000"/>
              <w:kern w:val="0"/>
              <w:sz w:val="22"/>
            </w:rPr>
          </w:rPrChange>
        </w:rPr>
      </w:pPr>
      <w:r w:rsidRPr="00484D4B">
        <w:rPr>
          <w:rFonts w:ascii="Arial" w:eastAsia="굴림체" w:hAnsi="Arial" w:cs="Arial"/>
          <w:b/>
          <w:bCs/>
          <w:kern w:val="0"/>
          <w:sz w:val="22"/>
          <w:rPrChange w:id="7180" w:author="Keis" w:date="2024-09-06T17:49:00Z">
            <w:rPr>
              <w:rFonts w:ascii="Arial" w:eastAsia="굴림체" w:hAnsi="Arial" w:cs="Arial"/>
              <w:b/>
              <w:bCs/>
              <w:color w:val="FF0000"/>
              <w:kern w:val="0"/>
              <w:sz w:val="22"/>
            </w:rPr>
          </w:rPrChange>
        </w:rPr>
        <w:t>&lt;Continuous employment system&gt;</w:t>
      </w:r>
    </w:p>
    <w:p w14:paraId="1890DBDF" w14:textId="77777777" w:rsidR="002037EB" w:rsidRPr="00484D4B" w:rsidRDefault="002037EB" w:rsidP="002037EB">
      <w:pPr>
        <w:spacing w:line="384" w:lineRule="auto"/>
        <w:textAlignment w:val="baseline"/>
        <w:rPr>
          <w:rFonts w:ascii="Arial" w:eastAsia="굴림" w:hAnsi="Arial" w:cs="Arial"/>
          <w:kern w:val="0"/>
          <w:sz w:val="22"/>
          <w:rPrChange w:id="7181"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182" w:author="Keis" w:date="2024-09-06T17:49:00Z">
            <w:rPr>
              <w:rFonts w:ascii="Arial" w:eastAsia="나눔명조" w:hAnsi="Arial" w:cs="Arial"/>
              <w:color w:val="FF0000"/>
              <w:spacing w:val="-2"/>
              <w:kern w:val="0"/>
              <w:sz w:val="22"/>
            </w:rPr>
          </w:rPrChange>
        </w:rPr>
        <w:t>Dadd8e_13. Do you know about the continuous employment system?</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2037EB" w:rsidRPr="00B90D96" w14:paraId="77FDF532" w14:textId="77777777" w:rsidTr="0062595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4FC9D0" w14:textId="38C7391E" w:rsidR="00704510" w:rsidRPr="00B90D96" w:rsidRDefault="00B368CA">
            <w:pPr>
              <w:spacing w:line="384" w:lineRule="auto"/>
              <w:textAlignment w:val="baseline"/>
              <w:rPr>
                <w:rFonts w:ascii="Arial" w:eastAsia="굴림" w:hAnsi="Arial" w:cs="Arial"/>
                <w:color w:val="000000"/>
                <w:kern w:val="0"/>
                <w:sz w:val="22"/>
              </w:rPr>
              <w:pPrChange w:id="7183" w:author="Keis" w:date="2024-09-06T15:15:00Z">
                <w:pPr>
                  <w:spacing w:line="56" w:lineRule="atLeast"/>
                  <w:textAlignment w:val="baseline"/>
                </w:pPr>
              </w:pPrChange>
            </w:pPr>
            <w:ins w:id="7184" w:author="Keis" w:date="2024-09-06T15:15:00Z">
              <w:r w:rsidRPr="00FF1D2F">
                <w:rPr>
                  <w:rFonts w:ascii="Arial" w:eastAsia="나눔명조" w:hAnsi="Arial" w:cs="Arial"/>
                  <w:b/>
                  <w:bCs/>
                  <w:color w:val="00B050"/>
                  <w:spacing w:val="-2"/>
                  <w:kern w:val="0"/>
                  <w:sz w:val="22"/>
                </w:rPr>
                <w:t>What is the Continuous Employment System?</w:t>
              </w:r>
              <w:r w:rsidRPr="00FF1D2F">
                <w:rPr>
                  <w:rFonts w:ascii="Arial" w:eastAsia="나눔명조" w:hAnsi="Arial" w:cs="Arial"/>
                  <w:color w:val="00B050"/>
                  <w:spacing w:val="-2"/>
                  <w:kern w:val="0"/>
                  <w:sz w:val="22"/>
                </w:rPr>
                <w:t xml:space="preserve"> Pursuant to Article 19 of the Act on Prohibition of Age Discrimination in Employment and Elderly Employment Promotion, employers must extend their retirement age to at least 60, or otherwise abolish it. The Article also mentions that employers must include a rule in their employment rules to rehire workers who reach their retirement age within a period of 6 months.</w:t>
              </w:r>
            </w:ins>
            <w:del w:id="7185" w:author="Keis" w:date="2024-09-06T15:15:00Z">
              <w:r w:rsidR="00CB113F" w:rsidRPr="00B61F62" w:rsidDel="00B368CA">
                <w:rPr>
                  <w:rFonts w:ascii="Arial" w:eastAsia="나눔명조" w:hAnsi="Arial" w:cs="Arial"/>
                  <w:b/>
                  <w:bCs/>
                  <w:color w:val="FF0000"/>
                  <w:spacing w:val="-2"/>
                  <w:kern w:val="0"/>
                  <w:sz w:val="22"/>
                </w:rPr>
                <w:delText>What is the Continuous Employment System?</w:delText>
              </w:r>
              <w:r w:rsidR="00CB113F" w:rsidRPr="00B61F62" w:rsidDel="00B368CA">
                <w:rPr>
                  <w:rFonts w:ascii="Arial" w:eastAsia="나눔명조" w:hAnsi="Arial" w:cs="Arial"/>
                  <w:bCs/>
                  <w:color w:val="FF0000"/>
                  <w:spacing w:val="-2"/>
                  <w:kern w:val="0"/>
                  <w:sz w:val="22"/>
                </w:rPr>
                <w:delText xml:space="preserve"> Pursuant to Article 19 of the Act on Prohibition of Age Discrimination in Employment and Elderly Employment Promotion, employers must extend their retirement age to at least 60, or otherwise abolish it. The Article also mentions that employers can retain those who reach their retirement age without changing the company’s retirement age, or re-employ the retired employees who wish to work at their company.</w:delText>
              </w:r>
            </w:del>
          </w:p>
        </w:tc>
      </w:tr>
    </w:tbl>
    <w:p w14:paraId="64B467B0" w14:textId="77777777" w:rsidR="002037EB" w:rsidRPr="00484D4B" w:rsidRDefault="002037EB" w:rsidP="002037EB">
      <w:pPr>
        <w:spacing w:line="384" w:lineRule="auto"/>
        <w:textAlignment w:val="baseline"/>
        <w:rPr>
          <w:rFonts w:ascii="Arial" w:eastAsia="굴림" w:hAnsi="Arial" w:cs="Arial"/>
          <w:spacing w:val="-2"/>
          <w:kern w:val="0"/>
          <w:sz w:val="22"/>
          <w:rPrChange w:id="7186"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87"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188" w:author="Keis" w:date="2024-09-06T17:49:00Z">
            <w:rPr>
              <w:rFonts w:ascii="Arial" w:eastAsia="나눔명조" w:hAnsi="Arial" w:cs="Arial"/>
              <w:color w:val="FF0000"/>
              <w:spacing w:val="-2"/>
              <w:kern w:val="0"/>
              <w:sz w:val="22"/>
            </w:rPr>
          </w:rPrChange>
        </w:rPr>
        <w:t xml:space="preserve"> Yes </w:t>
      </w:r>
    </w:p>
    <w:p w14:paraId="77FAB3C2" w14:textId="77777777" w:rsidR="002037EB" w:rsidRPr="00484D4B" w:rsidRDefault="002037EB" w:rsidP="002037EB">
      <w:pPr>
        <w:spacing w:line="384" w:lineRule="auto"/>
        <w:textAlignment w:val="baseline"/>
        <w:rPr>
          <w:rFonts w:ascii="Arial" w:eastAsia="굴림" w:hAnsi="Arial" w:cs="Arial"/>
          <w:spacing w:val="-2"/>
          <w:kern w:val="0"/>
          <w:sz w:val="22"/>
          <w:rPrChange w:id="7189"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190"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191" w:author="Keis" w:date="2024-09-06T17:49:00Z">
            <w:rPr>
              <w:rFonts w:ascii="Arial" w:eastAsia="나눔명조" w:hAnsi="Arial" w:cs="Arial"/>
              <w:color w:val="FF0000"/>
              <w:spacing w:val="-2"/>
              <w:kern w:val="0"/>
              <w:sz w:val="22"/>
            </w:rPr>
          </w:rPrChange>
        </w:rPr>
        <w:t xml:space="preserve"> No</w:t>
      </w:r>
    </w:p>
    <w:p w14:paraId="67CF1E19" w14:textId="77777777" w:rsidR="002037EB" w:rsidRPr="00484D4B" w:rsidRDefault="002037EB" w:rsidP="005059BB">
      <w:pPr>
        <w:spacing w:line="384" w:lineRule="auto"/>
        <w:textAlignment w:val="baseline"/>
        <w:rPr>
          <w:rFonts w:ascii="Arial" w:eastAsia="나눔명조" w:hAnsi="Arial" w:cs="Arial"/>
          <w:iCs/>
          <w:spacing w:val="-2"/>
          <w:kern w:val="0"/>
          <w:sz w:val="22"/>
          <w:rPrChange w:id="7192" w:author="Keis" w:date="2024-09-06T17:49:00Z">
            <w:rPr>
              <w:rFonts w:ascii="Arial" w:eastAsia="나눔명조" w:hAnsi="Arial" w:cs="Arial"/>
              <w:iCs/>
              <w:color w:val="FF0000"/>
              <w:spacing w:val="-2"/>
              <w:kern w:val="0"/>
              <w:sz w:val="22"/>
            </w:rPr>
          </w:rPrChange>
        </w:rPr>
      </w:pPr>
    </w:p>
    <w:p w14:paraId="0FC29268" w14:textId="77777777" w:rsidR="002037EB" w:rsidRPr="00484D4B" w:rsidRDefault="002037EB" w:rsidP="005059BB">
      <w:pPr>
        <w:spacing w:line="384" w:lineRule="auto"/>
        <w:textAlignment w:val="baseline"/>
        <w:rPr>
          <w:rFonts w:ascii="Arial" w:eastAsia="굴림" w:hAnsi="Arial" w:cs="Arial"/>
          <w:b/>
          <w:spacing w:val="-2"/>
          <w:kern w:val="0"/>
          <w:sz w:val="22"/>
          <w:rPrChange w:id="7193" w:author="Keis" w:date="2024-09-06T17:49:00Z">
            <w:rPr>
              <w:rFonts w:ascii="Arial" w:eastAsia="굴림" w:hAnsi="Arial" w:cs="Arial"/>
              <w:b/>
              <w:color w:val="000000"/>
              <w:spacing w:val="-2"/>
              <w:kern w:val="0"/>
              <w:sz w:val="22"/>
            </w:rPr>
          </w:rPrChange>
        </w:rPr>
      </w:pPr>
      <w:r w:rsidRPr="00484D4B">
        <w:rPr>
          <w:rFonts w:ascii="Arial" w:eastAsia="나눔명조" w:hAnsi="Arial" w:cs="Arial"/>
          <w:b/>
          <w:iCs/>
          <w:spacing w:val="-2"/>
          <w:kern w:val="0"/>
          <w:sz w:val="22"/>
          <w:rPrChange w:id="7194" w:author="Keis" w:date="2024-09-06T17:49:00Z">
            <w:rPr>
              <w:rFonts w:ascii="Arial" w:eastAsia="나눔명조" w:hAnsi="Arial" w:cs="Arial"/>
              <w:b/>
              <w:iCs/>
              <w:color w:val="FF0000"/>
              <w:spacing w:val="-2"/>
              <w:kern w:val="0"/>
              <w:sz w:val="22"/>
            </w:rPr>
          </w:rPrChange>
        </w:rPr>
        <w:t>[Logic] Dadd8e_1 Answer only (previous job)=</w:t>
      </w:r>
      <w:r w:rsidRPr="00484D4B">
        <w:rPr>
          <w:rFonts w:ascii="굴림" w:eastAsia="굴림" w:hAnsi="굴림" w:cs="굴림" w:hint="eastAsia"/>
          <w:b/>
          <w:iCs/>
          <w:spacing w:val="-2"/>
          <w:kern w:val="0"/>
          <w:sz w:val="22"/>
          <w:rPrChange w:id="7195" w:author="Keis" w:date="2024-09-06T17:49:00Z">
            <w:rPr>
              <w:rFonts w:ascii="굴림" w:eastAsia="굴림" w:hAnsi="굴림" w:cs="굴림" w:hint="eastAsia"/>
              <w:b/>
              <w:iCs/>
              <w:color w:val="FF0000"/>
              <w:spacing w:val="-2"/>
              <w:kern w:val="0"/>
              <w:sz w:val="22"/>
            </w:rPr>
          </w:rPrChange>
        </w:rPr>
        <w:t>①</w:t>
      </w:r>
      <w:r w:rsidRPr="00484D4B">
        <w:rPr>
          <w:rFonts w:ascii="Arial" w:eastAsia="나눔명조" w:hAnsi="Arial" w:cs="Arial"/>
          <w:b/>
          <w:iCs/>
          <w:spacing w:val="-2"/>
          <w:kern w:val="0"/>
          <w:sz w:val="22"/>
          <w:rPrChange w:id="7196" w:author="Keis" w:date="2024-09-06T17:49:00Z">
            <w:rPr>
              <w:rFonts w:ascii="Arial" w:eastAsia="나눔명조" w:hAnsi="Arial" w:cs="Arial"/>
              <w:b/>
              <w:iCs/>
              <w:color w:val="FF0000"/>
              <w:spacing w:val="-2"/>
              <w:kern w:val="0"/>
              <w:sz w:val="22"/>
            </w:rPr>
          </w:rPrChange>
        </w:rPr>
        <w:t xml:space="preserve">(wage worker), </w:t>
      </w:r>
      <w:r w:rsidRPr="00484D4B">
        <w:rPr>
          <w:rFonts w:ascii="굴림" w:eastAsia="굴림" w:hAnsi="굴림" w:cs="굴림" w:hint="eastAsia"/>
          <w:b/>
          <w:iCs/>
          <w:spacing w:val="-2"/>
          <w:kern w:val="0"/>
          <w:sz w:val="22"/>
          <w:rPrChange w:id="7197" w:author="Keis" w:date="2024-09-06T17:49:00Z">
            <w:rPr>
              <w:rFonts w:ascii="굴림" w:eastAsia="굴림" w:hAnsi="굴림" w:cs="굴림" w:hint="eastAsia"/>
              <w:b/>
              <w:iCs/>
              <w:color w:val="FF0000"/>
              <w:spacing w:val="-2"/>
              <w:kern w:val="0"/>
              <w:sz w:val="22"/>
            </w:rPr>
          </w:rPrChange>
        </w:rPr>
        <w:t>②③④</w:t>
      </w:r>
      <w:r w:rsidRPr="00484D4B">
        <w:rPr>
          <w:rFonts w:ascii="Arial" w:eastAsia="나눔명조" w:hAnsi="Arial" w:cs="Arial"/>
          <w:b/>
          <w:iCs/>
          <w:spacing w:val="-2"/>
          <w:kern w:val="0"/>
          <w:sz w:val="22"/>
          <w:rPrChange w:id="7198" w:author="Keis" w:date="2024-09-06T17:49:00Z">
            <w:rPr>
              <w:rFonts w:ascii="Arial" w:eastAsia="나눔명조" w:hAnsi="Arial" w:cs="Arial"/>
              <w:b/>
              <w:iCs/>
              <w:color w:val="FF0000"/>
              <w:spacing w:val="-2"/>
              <w:kern w:val="0"/>
              <w:sz w:val="22"/>
            </w:rPr>
          </w:rPrChange>
        </w:rPr>
        <w:t xml:space="preserve"> go to Dadd8e_24</w:t>
      </w:r>
    </w:p>
    <w:p w14:paraId="367753C8" w14:textId="77777777" w:rsidR="00625959" w:rsidRPr="00484D4B" w:rsidRDefault="005059BB" w:rsidP="00625959">
      <w:pPr>
        <w:spacing w:line="384" w:lineRule="auto"/>
        <w:textAlignment w:val="baseline"/>
        <w:rPr>
          <w:rFonts w:ascii="Arial" w:eastAsia="굴림" w:hAnsi="Arial" w:cs="Arial"/>
          <w:spacing w:val="-2"/>
          <w:kern w:val="0"/>
          <w:sz w:val="22"/>
          <w:rPrChange w:id="7199"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200" w:author="Keis" w:date="2024-09-06T17:49:00Z">
            <w:rPr>
              <w:rFonts w:ascii="Arial" w:eastAsia="나눔명조" w:hAnsi="Arial" w:cs="Arial"/>
              <w:color w:val="FF0000"/>
              <w:spacing w:val="-2"/>
              <w:kern w:val="0"/>
              <w:sz w:val="22"/>
            </w:rPr>
          </w:rPrChange>
        </w:rPr>
        <w:t xml:space="preserve">Dadd8e_14. </w:t>
      </w:r>
      <w:r w:rsidR="00625959" w:rsidRPr="00484D4B">
        <w:rPr>
          <w:rFonts w:ascii="Arial" w:eastAsia="나눔명조" w:hAnsi="Arial" w:cs="Arial"/>
          <w:spacing w:val="-2"/>
          <w:kern w:val="0"/>
          <w:sz w:val="22"/>
          <w:rPrChange w:id="7201" w:author="Keis" w:date="2024-09-06T17:49:00Z">
            <w:rPr>
              <w:rFonts w:ascii="Arial" w:eastAsia="나눔명조" w:hAnsi="Arial" w:cs="Arial"/>
              <w:color w:val="FF0000"/>
              <w:spacing w:val="-2"/>
              <w:kern w:val="0"/>
              <w:sz w:val="22"/>
            </w:rPr>
          </w:rPrChange>
        </w:rPr>
        <w:t>Do you have a continuous employment system at previous job about old worker??</w:t>
      </w:r>
    </w:p>
    <w:p w14:paraId="1AD5FBBF" w14:textId="77777777" w:rsidR="00625959" w:rsidRPr="00484D4B" w:rsidRDefault="00625959" w:rsidP="00625959">
      <w:pPr>
        <w:spacing w:line="384" w:lineRule="auto"/>
        <w:textAlignment w:val="baseline"/>
        <w:rPr>
          <w:rFonts w:ascii="Arial" w:eastAsia="굴림" w:hAnsi="Arial" w:cs="Arial"/>
          <w:kern w:val="0"/>
          <w:sz w:val="22"/>
          <w:rPrChange w:id="720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203"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204" w:author="Keis" w:date="2024-09-06T17:49:00Z">
            <w:rPr>
              <w:rFonts w:ascii="Arial" w:eastAsia="나눔명조" w:hAnsi="Arial" w:cs="Arial"/>
              <w:color w:val="FF0000"/>
              <w:spacing w:val="-2"/>
              <w:kern w:val="0"/>
              <w:sz w:val="22"/>
            </w:rPr>
          </w:rPrChange>
        </w:rPr>
        <w:t xml:space="preserve"> Yes </w:t>
      </w:r>
    </w:p>
    <w:p w14:paraId="1E278AEE" w14:textId="77777777" w:rsidR="00625959" w:rsidRPr="00484D4B" w:rsidRDefault="00625959" w:rsidP="00625959">
      <w:pPr>
        <w:spacing w:line="384" w:lineRule="auto"/>
        <w:textAlignment w:val="baseline"/>
        <w:rPr>
          <w:rFonts w:ascii="Arial" w:eastAsia="굴림" w:hAnsi="Arial" w:cs="Arial"/>
          <w:spacing w:val="-2"/>
          <w:kern w:val="0"/>
          <w:sz w:val="22"/>
          <w:rPrChange w:id="7205"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206"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207" w:author="Keis" w:date="2024-09-06T17:49:00Z">
            <w:rPr>
              <w:rFonts w:ascii="Arial" w:eastAsia="나눔명조" w:hAnsi="Arial" w:cs="Arial"/>
              <w:color w:val="FF0000"/>
              <w:spacing w:val="-2"/>
              <w:kern w:val="0"/>
              <w:sz w:val="22"/>
            </w:rPr>
          </w:rPrChange>
        </w:rPr>
        <w:t xml:space="preserve"> No </w:t>
      </w:r>
      <w:r w:rsidRPr="00484D4B">
        <w:rPr>
          <w:rFonts w:ascii="Arial" w:eastAsia="나눔명조" w:hAnsi="Arial" w:cs="Arial" w:hint="eastAsia"/>
          <w:spacing w:val="-2"/>
          <w:kern w:val="0"/>
          <w:sz w:val="22"/>
          <w:rPrChange w:id="7208"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209" w:author="Keis" w:date="2024-09-06T17:49:00Z">
            <w:rPr>
              <w:rFonts w:ascii="Arial" w:eastAsia="나눔명조" w:hAnsi="Arial" w:cs="Arial"/>
              <w:color w:val="FF0000"/>
              <w:spacing w:val="-2"/>
              <w:kern w:val="0"/>
              <w:sz w:val="22"/>
            </w:rPr>
          </w:rPrChange>
        </w:rPr>
        <w:t>Dadd8e_21</w:t>
      </w:r>
    </w:p>
    <w:p w14:paraId="6E099D4E" w14:textId="77777777" w:rsidR="005059BB" w:rsidRPr="00484D4B" w:rsidRDefault="005059BB" w:rsidP="00625959">
      <w:pPr>
        <w:spacing w:line="384" w:lineRule="auto"/>
        <w:textAlignment w:val="baseline"/>
        <w:rPr>
          <w:rFonts w:ascii="Arial" w:eastAsia="굴림" w:hAnsi="Arial" w:cs="Arial"/>
          <w:spacing w:val="-2"/>
          <w:kern w:val="0"/>
          <w:sz w:val="22"/>
          <w:rPrChange w:id="7210" w:author="Keis" w:date="2024-09-06T17:49:00Z">
            <w:rPr>
              <w:rFonts w:ascii="Arial" w:eastAsia="굴림" w:hAnsi="Arial" w:cs="Arial"/>
              <w:color w:val="FF0000"/>
              <w:spacing w:val="-2"/>
              <w:kern w:val="0"/>
              <w:sz w:val="22"/>
            </w:rPr>
          </w:rPrChange>
        </w:rPr>
      </w:pPr>
    </w:p>
    <w:p w14:paraId="01E4B92B" w14:textId="77777777" w:rsidR="00625959" w:rsidRPr="00484D4B" w:rsidRDefault="005059BB" w:rsidP="00625959">
      <w:pPr>
        <w:spacing w:line="384" w:lineRule="auto"/>
        <w:textAlignment w:val="baseline"/>
        <w:rPr>
          <w:rFonts w:ascii="Arial" w:eastAsia="굴림" w:hAnsi="Arial" w:cs="Arial"/>
          <w:spacing w:val="-2"/>
          <w:kern w:val="0"/>
          <w:sz w:val="22"/>
          <w:rPrChange w:id="7211"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212" w:author="Keis" w:date="2024-09-06T17:49:00Z">
            <w:rPr>
              <w:rFonts w:ascii="Arial" w:eastAsia="나눔명조" w:hAnsi="Arial" w:cs="Arial"/>
              <w:color w:val="FF0000"/>
              <w:spacing w:val="-2"/>
              <w:kern w:val="0"/>
              <w:sz w:val="22"/>
            </w:rPr>
          </w:rPrChange>
        </w:rPr>
        <w:t xml:space="preserve">Dadd8e_15. </w:t>
      </w:r>
      <w:r w:rsidR="00625959" w:rsidRPr="00484D4B">
        <w:rPr>
          <w:rFonts w:ascii="Arial" w:eastAsia="나눔명조" w:hAnsi="Arial" w:cs="Arial"/>
          <w:spacing w:val="-2"/>
          <w:kern w:val="0"/>
          <w:sz w:val="22"/>
          <w:rPrChange w:id="7213" w:author="Keis" w:date="2024-09-06T17:49:00Z">
            <w:rPr>
              <w:rFonts w:ascii="Arial" w:eastAsia="나눔명조" w:hAnsi="Arial" w:cs="Arial"/>
              <w:color w:val="FF0000"/>
              <w:spacing w:val="-2"/>
              <w:kern w:val="0"/>
              <w:sz w:val="22"/>
            </w:rPr>
          </w:rPrChange>
        </w:rPr>
        <w:t>When did you introduce a continuous employment system at previous job?</w:t>
      </w:r>
    </w:p>
    <w:p w14:paraId="3EA0559A" w14:textId="77777777" w:rsidR="00625959" w:rsidRPr="00484D4B" w:rsidRDefault="00625959" w:rsidP="00625959">
      <w:pPr>
        <w:spacing w:line="384" w:lineRule="auto"/>
        <w:textAlignment w:val="baseline"/>
        <w:rPr>
          <w:rFonts w:ascii="Arial" w:eastAsia="나눔명조" w:hAnsi="Arial" w:cs="Arial"/>
          <w:spacing w:val="-2"/>
          <w:kern w:val="0"/>
          <w:sz w:val="22"/>
          <w:rPrChange w:id="7214" w:author="Keis" w:date="2024-09-06T17:49:00Z">
            <w:rPr>
              <w:rFonts w:ascii="Arial" w:eastAsia="나눔명조" w:hAnsi="Arial" w:cs="Arial"/>
              <w:color w:val="FF0000"/>
              <w:spacing w:val="-2"/>
              <w:kern w:val="0"/>
              <w:sz w:val="22"/>
            </w:rPr>
          </w:rPrChange>
        </w:rPr>
      </w:pPr>
      <w:r w:rsidRPr="00484D4B">
        <w:rPr>
          <w:rFonts w:ascii="Arial" w:eastAsia="나눔명조" w:hAnsi="Arial" w:cs="Arial"/>
          <w:spacing w:val="-2"/>
          <w:kern w:val="0"/>
          <w:sz w:val="22"/>
          <w:rPrChange w:id="7215" w:author="Keis" w:date="2024-09-06T17:49:00Z">
            <w:rPr>
              <w:rFonts w:ascii="Arial" w:eastAsia="나눔명조" w:hAnsi="Arial" w:cs="Arial"/>
              <w:color w:val="FF0000"/>
              <w:spacing w:val="-2"/>
              <w:kern w:val="0"/>
              <w:sz w:val="22"/>
            </w:rPr>
          </w:rPrChange>
        </w:rPr>
        <w:t>______Year</w:t>
      </w:r>
    </w:p>
    <w:p w14:paraId="2800CA84" w14:textId="77777777" w:rsidR="00625959" w:rsidRPr="00484D4B" w:rsidRDefault="00625959" w:rsidP="00625959">
      <w:pPr>
        <w:spacing w:line="384" w:lineRule="auto"/>
        <w:textAlignment w:val="baseline"/>
        <w:rPr>
          <w:rFonts w:ascii="Arial" w:eastAsia="굴림" w:hAnsi="Arial" w:cs="Arial"/>
          <w:spacing w:val="-2"/>
          <w:kern w:val="0"/>
          <w:sz w:val="22"/>
          <w:rPrChange w:id="7216" w:author="Keis" w:date="2024-09-06T17:49:00Z">
            <w:rPr>
              <w:rFonts w:ascii="Arial" w:eastAsia="굴림" w:hAnsi="Arial" w:cs="Arial"/>
              <w:color w:val="FF0000"/>
              <w:spacing w:val="-2"/>
              <w:kern w:val="0"/>
              <w:sz w:val="22"/>
            </w:rPr>
          </w:rPrChange>
        </w:rPr>
      </w:pPr>
      <w:r w:rsidRPr="00484D4B">
        <w:rPr>
          <w:rFonts w:ascii="Arial" w:eastAsia="굴림" w:hAnsi="Arial" w:cs="Arial"/>
          <w:spacing w:val="-2"/>
          <w:kern w:val="0"/>
          <w:sz w:val="22"/>
          <w:rPrChange w:id="7217" w:author="Keis" w:date="2024-09-06T17:49:00Z">
            <w:rPr>
              <w:rFonts w:ascii="Arial" w:eastAsia="굴림" w:hAnsi="Arial" w:cs="Arial"/>
              <w:color w:val="FF0000"/>
              <w:spacing w:val="-2"/>
              <w:kern w:val="0"/>
              <w:sz w:val="22"/>
            </w:rPr>
          </w:rPrChange>
        </w:rPr>
        <w:t xml:space="preserve"> </w:t>
      </w:r>
    </w:p>
    <w:p w14:paraId="41660511" w14:textId="77777777" w:rsidR="00625959" w:rsidRPr="00484D4B" w:rsidRDefault="005059BB" w:rsidP="00625959">
      <w:pPr>
        <w:spacing w:line="384" w:lineRule="auto"/>
        <w:textAlignment w:val="baseline"/>
        <w:rPr>
          <w:rFonts w:ascii="Arial" w:eastAsia="굴림" w:hAnsi="Arial" w:cs="Arial"/>
          <w:kern w:val="0"/>
          <w:sz w:val="22"/>
          <w:rPrChange w:id="7218"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219" w:author="Keis" w:date="2024-09-06T17:49:00Z">
            <w:rPr>
              <w:rFonts w:ascii="Arial" w:eastAsia="나눔명조" w:hAnsi="Arial" w:cs="Arial"/>
              <w:color w:val="FF0000"/>
              <w:spacing w:val="-2"/>
              <w:kern w:val="0"/>
              <w:sz w:val="22"/>
            </w:rPr>
          </w:rPrChange>
        </w:rPr>
        <w:t xml:space="preserve">Dadd8e_16. </w:t>
      </w:r>
      <w:r w:rsidR="00625959" w:rsidRPr="00484D4B">
        <w:rPr>
          <w:rFonts w:ascii="Arial" w:eastAsia="나눔명조" w:hAnsi="Arial" w:cs="Arial"/>
          <w:spacing w:val="-2"/>
          <w:kern w:val="0"/>
          <w:sz w:val="22"/>
          <w:rPrChange w:id="7220" w:author="Keis" w:date="2024-09-06T17:49:00Z">
            <w:rPr>
              <w:rFonts w:ascii="Arial" w:eastAsia="나눔명조" w:hAnsi="Arial" w:cs="Arial"/>
              <w:color w:val="FF0000"/>
              <w:spacing w:val="-2"/>
              <w:kern w:val="0"/>
              <w:sz w:val="22"/>
            </w:rPr>
          </w:rPrChange>
        </w:rPr>
        <w:t>What type of continuous employment system was previously in place at your work place?</w:t>
      </w:r>
    </w:p>
    <w:p w14:paraId="61EA3870" w14:textId="77777777" w:rsidR="00B368CA" w:rsidRPr="00484D4B" w:rsidRDefault="00B368CA" w:rsidP="00B368CA">
      <w:pPr>
        <w:spacing w:line="384" w:lineRule="auto"/>
        <w:textAlignment w:val="baseline"/>
        <w:rPr>
          <w:ins w:id="7221" w:author="Keis" w:date="2024-09-06T15:16:00Z"/>
          <w:rFonts w:ascii="Arial" w:eastAsia="굴림" w:hAnsi="Arial" w:cs="Arial"/>
          <w:spacing w:val="-2"/>
          <w:kern w:val="0"/>
          <w:sz w:val="22"/>
          <w:rPrChange w:id="7222" w:author="Keis" w:date="2024-09-06T17:49:00Z">
            <w:rPr>
              <w:ins w:id="7223" w:author="Keis" w:date="2024-09-06T15:16:00Z"/>
              <w:rFonts w:ascii="Arial" w:eastAsia="굴림" w:hAnsi="Arial" w:cs="Arial"/>
              <w:color w:val="000000"/>
              <w:spacing w:val="-2"/>
              <w:kern w:val="0"/>
              <w:sz w:val="22"/>
            </w:rPr>
          </w:rPrChange>
        </w:rPr>
      </w:pPr>
      <w:ins w:id="7224" w:author="Keis" w:date="2024-09-06T15:16:00Z">
        <w:r w:rsidRPr="00484D4B">
          <w:rPr>
            <w:rFonts w:ascii="굴림" w:eastAsia="굴림" w:hAnsi="굴림" w:cs="굴림" w:hint="eastAsia"/>
            <w:spacing w:val="-2"/>
            <w:kern w:val="0"/>
            <w:sz w:val="22"/>
            <w:rPrChange w:id="7225"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226" w:author="Keis" w:date="2024-09-06T17:49:00Z">
              <w:rPr>
                <w:rFonts w:ascii="Arial" w:eastAsia="나눔명조" w:hAnsi="Arial" w:cs="Arial"/>
                <w:color w:val="FF0000"/>
                <w:spacing w:val="-2"/>
                <w:kern w:val="0"/>
                <w:sz w:val="22"/>
              </w:rPr>
            </w:rPrChange>
          </w:rPr>
          <w:t xml:space="preserve"> Extension of retirement age </w:t>
        </w:r>
        <w:r w:rsidRPr="00484D4B">
          <w:rPr>
            <w:rFonts w:ascii="Arial" w:eastAsia="나눔명조" w:hAnsi="Arial" w:cs="Arial" w:hint="eastAsia"/>
            <w:spacing w:val="-2"/>
            <w:kern w:val="0"/>
            <w:sz w:val="22"/>
            <w:rPrChange w:id="7227"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228" w:author="Keis" w:date="2024-09-06T17:49:00Z">
              <w:rPr>
                <w:rFonts w:ascii="Arial" w:eastAsia="나눔명조" w:hAnsi="Arial" w:cs="Arial"/>
                <w:color w:val="FF0000"/>
                <w:spacing w:val="-2"/>
                <w:kern w:val="0"/>
                <w:sz w:val="22"/>
              </w:rPr>
            </w:rPrChange>
          </w:rPr>
          <w:t xml:space="preserve">Dadd8b_24 </w:t>
        </w:r>
      </w:ins>
    </w:p>
    <w:p w14:paraId="71840709" w14:textId="77777777" w:rsidR="00B368CA" w:rsidRPr="00484D4B" w:rsidRDefault="00B368CA" w:rsidP="00B368CA">
      <w:pPr>
        <w:spacing w:line="384" w:lineRule="auto"/>
        <w:textAlignment w:val="baseline"/>
        <w:rPr>
          <w:ins w:id="7229" w:author="Keis" w:date="2024-09-06T15:16:00Z"/>
          <w:rFonts w:ascii="Arial" w:eastAsia="굴림" w:hAnsi="Arial" w:cs="Arial"/>
          <w:spacing w:val="-2"/>
          <w:kern w:val="0"/>
          <w:sz w:val="22"/>
          <w:rPrChange w:id="7230" w:author="Keis" w:date="2024-09-06T17:49:00Z">
            <w:rPr>
              <w:ins w:id="7231" w:author="Keis" w:date="2024-09-06T15:16:00Z"/>
              <w:rFonts w:ascii="Arial" w:eastAsia="굴림" w:hAnsi="Arial" w:cs="Arial"/>
              <w:color w:val="000000"/>
              <w:spacing w:val="-2"/>
              <w:kern w:val="0"/>
              <w:sz w:val="22"/>
            </w:rPr>
          </w:rPrChange>
        </w:rPr>
      </w:pPr>
      <w:ins w:id="7232" w:author="Keis" w:date="2024-09-06T15:16:00Z">
        <w:r w:rsidRPr="00484D4B">
          <w:rPr>
            <w:rFonts w:ascii="굴림" w:eastAsia="굴림" w:hAnsi="굴림" w:cs="굴림" w:hint="eastAsia"/>
            <w:spacing w:val="-2"/>
            <w:kern w:val="0"/>
            <w:sz w:val="22"/>
            <w:rPrChange w:id="7233"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234" w:author="Keis" w:date="2024-09-06T17:49:00Z">
              <w:rPr>
                <w:rFonts w:ascii="Arial" w:eastAsia="나눔명조" w:hAnsi="Arial" w:cs="Arial"/>
                <w:color w:val="FF0000"/>
                <w:spacing w:val="-2"/>
                <w:kern w:val="0"/>
                <w:sz w:val="22"/>
              </w:rPr>
            </w:rPrChange>
          </w:rPr>
          <w:t xml:space="preserve"> Abolition of retirement age</w:t>
        </w:r>
        <w:r w:rsidRPr="00484D4B">
          <w:rPr>
            <w:rFonts w:ascii="Arial" w:eastAsia="굴림" w:hAnsi="Arial" w:cs="Arial"/>
            <w:spacing w:val="-2"/>
            <w:kern w:val="0"/>
            <w:sz w:val="22"/>
            <w:rPrChange w:id="7235" w:author="Keis" w:date="2024-09-06T17:49:00Z">
              <w:rPr>
                <w:rFonts w:ascii="Arial" w:eastAsia="굴림" w:hAnsi="Arial" w:cs="Arial"/>
                <w:color w:val="000000"/>
                <w:spacing w:val="-2"/>
                <w:kern w:val="0"/>
                <w:sz w:val="22"/>
              </w:rPr>
            </w:rPrChange>
          </w:rPr>
          <w:t xml:space="preserve"> </w:t>
        </w:r>
        <w:r w:rsidRPr="00484D4B">
          <w:rPr>
            <w:rFonts w:ascii="Arial" w:eastAsia="나눔명조" w:hAnsi="Arial" w:cs="Arial" w:hint="eastAsia"/>
            <w:spacing w:val="-2"/>
            <w:kern w:val="0"/>
            <w:sz w:val="22"/>
            <w:rPrChange w:id="7236"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237" w:author="Keis" w:date="2024-09-06T17:49:00Z">
              <w:rPr>
                <w:rFonts w:ascii="Arial" w:eastAsia="나눔명조" w:hAnsi="Arial" w:cs="Arial"/>
                <w:color w:val="FF0000"/>
                <w:spacing w:val="-2"/>
                <w:kern w:val="0"/>
                <w:sz w:val="22"/>
              </w:rPr>
            </w:rPrChange>
          </w:rPr>
          <w:t xml:space="preserve">Dadd8b_24 </w:t>
        </w:r>
      </w:ins>
    </w:p>
    <w:p w14:paraId="710EE91D" w14:textId="77777777" w:rsidR="00B368CA" w:rsidRPr="00FF1D2F" w:rsidRDefault="00B368CA" w:rsidP="00B368CA">
      <w:pPr>
        <w:spacing w:line="384" w:lineRule="auto"/>
        <w:textAlignment w:val="baseline"/>
        <w:rPr>
          <w:ins w:id="7238" w:author="Keis" w:date="2024-09-06T15:16:00Z"/>
          <w:rFonts w:ascii="Arial" w:eastAsia="나눔명조" w:hAnsi="Arial" w:cs="Arial"/>
          <w:color w:val="00B050"/>
          <w:spacing w:val="-2"/>
          <w:sz w:val="22"/>
        </w:rPr>
      </w:pPr>
      <w:ins w:id="7239" w:author="Keis" w:date="2024-09-06T15:16: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01DD3239" w14:textId="0D6D8509" w:rsidR="00625959" w:rsidRPr="00205A43" w:rsidDel="00B368CA" w:rsidRDefault="00625959" w:rsidP="00205A43">
      <w:pPr>
        <w:pStyle w:val="a6"/>
        <w:numPr>
          <w:ilvl w:val="0"/>
          <w:numId w:val="690"/>
        </w:numPr>
        <w:spacing w:line="384" w:lineRule="auto"/>
        <w:ind w:leftChars="0"/>
        <w:textAlignment w:val="baseline"/>
        <w:rPr>
          <w:del w:id="7240" w:author="Keis" w:date="2024-09-06T15:16:00Z"/>
          <w:rFonts w:ascii="Arial" w:eastAsia="굴림" w:hAnsi="Arial" w:cs="Arial"/>
          <w:color w:val="000000"/>
          <w:spacing w:val="-2"/>
          <w:kern w:val="0"/>
          <w:sz w:val="22"/>
        </w:rPr>
      </w:pPr>
      <w:del w:id="7241" w:author="Keis" w:date="2024-09-06T15:16:00Z">
        <w:r w:rsidRPr="00205A43" w:rsidDel="00B368CA">
          <w:rPr>
            <w:rFonts w:ascii="Arial" w:eastAsia="나눔명조" w:hAnsi="Arial" w:cs="Arial" w:hint="eastAsia"/>
            <w:color w:val="FF0000"/>
            <w:spacing w:val="-2"/>
            <w:kern w:val="0"/>
            <w:sz w:val="22"/>
          </w:rPr>
          <w:delText xml:space="preserve">Extension of retirement age </w:delText>
        </w:r>
        <w:r w:rsidRPr="00205A43" w:rsidDel="00B368CA">
          <w:rPr>
            <w:rFonts w:ascii="Arial" w:eastAsia="나눔명조" w:hAnsi="Arial" w:cs="Arial"/>
            <w:color w:val="FF0000"/>
            <w:spacing w:val="-2"/>
            <w:kern w:val="0"/>
            <w:sz w:val="22"/>
          </w:rPr>
          <w:delText>→Dadd8</w:delText>
        </w:r>
        <w:r w:rsidRPr="00205A43" w:rsidDel="00B368CA">
          <w:rPr>
            <w:rFonts w:ascii="Arial" w:eastAsia="나눔명조" w:hAnsi="Arial" w:cs="Arial" w:hint="eastAsia"/>
            <w:color w:val="FF0000"/>
            <w:spacing w:val="-2"/>
            <w:kern w:val="0"/>
            <w:sz w:val="22"/>
          </w:rPr>
          <w:delText>e</w:delText>
        </w:r>
        <w:r w:rsidRPr="00205A43" w:rsidDel="00B368CA">
          <w:rPr>
            <w:rFonts w:ascii="Arial" w:eastAsia="나눔명조" w:hAnsi="Arial" w:cs="Arial"/>
            <w:color w:val="FF0000"/>
            <w:spacing w:val="-2"/>
            <w:kern w:val="0"/>
            <w:sz w:val="22"/>
          </w:rPr>
          <w:delText xml:space="preserve">_24 </w:delText>
        </w:r>
      </w:del>
    </w:p>
    <w:p w14:paraId="1DDC6E67" w14:textId="22B0CE66" w:rsidR="00205A43" w:rsidRPr="00205A43" w:rsidDel="00B368CA" w:rsidRDefault="00625959" w:rsidP="00205A43">
      <w:pPr>
        <w:pStyle w:val="a6"/>
        <w:numPr>
          <w:ilvl w:val="0"/>
          <w:numId w:val="690"/>
        </w:numPr>
        <w:spacing w:line="384" w:lineRule="auto"/>
        <w:ind w:leftChars="0"/>
        <w:textAlignment w:val="baseline"/>
        <w:rPr>
          <w:del w:id="7242" w:author="Keis" w:date="2024-09-06T15:16:00Z"/>
          <w:rFonts w:ascii="Arial" w:eastAsia="굴림" w:hAnsi="Arial" w:cs="Arial"/>
          <w:color w:val="000000"/>
          <w:spacing w:val="-2"/>
          <w:kern w:val="0"/>
          <w:sz w:val="22"/>
        </w:rPr>
      </w:pPr>
      <w:del w:id="7243" w:author="Keis" w:date="2024-09-06T15:16:00Z">
        <w:r w:rsidRPr="00205A43" w:rsidDel="00B368CA">
          <w:rPr>
            <w:rFonts w:ascii="Arial" w:eastAsia="나눔명조" w:hAnsi="Arial" w:cs="Arial" w:hint="eastAsia"/>
            <w:color w:val="FF0000"/>
            <w:spacing w:val="-2"/>
            <w:kern w:val="0"/>
            <w:sz w:val="22"/>
          </w:rPr>
          <w:delText>Abolition of retirement age</w:delText>
        </w:r>
        <w:r w:rsidRPr="00205A43" w:rsidDel="00B368CA">
          <w:rPr>
            <w:rFonts w:ascii="Arial" w:eastAsia="굴림" w:hAnsi="Arial" w:cs="Arial" w:hint="eastAsia"/>
            <w:color w:val="000000"/>
            <w:spacing w:val="-2"/>
            <w:kern w:val="0"/>
            <w:sz w:val="22"/>
          </w:rPr>
          <w:delText xml:space="preserve"> </w:delText>
        </w:r>
        <w:r w:rsidRPr="00205A43" w:rsidDel="00B368CA">
          <w:rPr>
            <w:rFonts w:ascii="Arial" w:eastAsia="나눔명조" w:hAnsi="Arial" w:cs="Arial"/>
            <w:color w:val="FF0000"/>
            <w:spacing w:val="-2"/>
            <w:kern w:val="0"/>
            <w:sz w:val="22"/>
          </w:rPr>
          <w:delText>→Dadd8</w:delText>
        </w:r>
        <w:r w:rsidRPr="00205A43" w:rsidDel="00B368CA">
          <w:rPr>
            <w:rFonts w:ascii="Arial" w:eastAsia="나눔명조" w:hAnsi="Arial" w:cs="Arial" w:hint="eastAsia"/>
            <w:color w:val="FF0000"/>
            <w:spacing w:val="-2"/>
            <w:kern w:val="0"/>
            <w:sz w:val="22"/>
          </w:rPr>
          <w:delText>e</w:delText>
        </w:r>
        <w:r w:rsidRPr="00205A43" w:rsidDel="00B368CA">
          <w:rPr>
            <w:rFonts w:ascii="Arial" w:eastAsia="나눔명조" w:hAnsi="Arial" w:cs="Arial"/>
            <w:color w:val="FF0000"/>
            <w:spacing w:val="-2"/>
            <w:kern w:val="0"/>
            <w:sz w:val="22"/>
          </w:rPr>
          <w:delText xml:space="preserve">_24 </w:delText>
        </w:r>
      </w:del>
    </w:p>
    <w:p w14:paraId="2C843A04" w14:textId="15365F14" w:rsidR="00625959" w:rsidRPr="00205A43" w:rsidDel="00B368CA" w:rsidRDefault="00625959" w:rsidP="00205A43">
      <w:pPr>
        <w:pStyle w:val="a6"/>
        <w:numPr>
          <w:ilvl w:val="0"/>
          <w:numId w:val="690"/>
        </w:numPr>
        <w:spacing w:line="384" w:lineRule="auto"/>
        <w:ind w:leftChars="0"/>
        <w:textAlignment w:val="baseline"/>
        <w:rPr>
          <w:del w:id="7244" w:author="Keis" w:date="2024-09-06T15:16:00Z"/>
          <w:rFonts w:ascii="Arial" w:eastAsia="굴림" w:hAnsi="Arial" w:cs="Arial"/>
          <w:color w:val="000000"/>
          <w:spacing w:val="-2"/>
          <w:kern w:val="0"/>
          <w:sz w:val="22"/>
        </w:rPr>
      </w:pPr>
      <w:del w:id="7245" w:author="Keis" w:date="2024-09-06T15:16:00Z">
        <w:r w:rsidRPr="00205A43" w:rsidDel="00B368CA">
          <w:rPr>
            <w:rFonts w:ascii="Arial" w:eastAsia="나눔명조" w:hAnsi="Arial" w:cs="Arial" w:hint="eastAsia"/>
            <w:color w:val="FF0000"/>
            <w:spacing w:val="-2"/>
            <w:kern w:val="0"/>
            <w:sz w:val="22"/>
          </w:rPr>
          <w:delText>Re-employment or continuing employment after the retirement age</w:delText>
        </w:r>
      </w:del>
    </w:p>
    <w:p w14:paraId="67B278B4" w14:textId="77777777" w:rsidR="005059BB" w:rsidRPr="00625959" w:rsidRDefault="005059BB" w:rsidP="00625959">
      <w:pPr>
        <w:spacing w:line="384" w:lineRule="auto"/>
        <w:textAlignment w:val="baseline"/>
        <w:rPr>
          <w:rFonts w:ascii="Arial" w:eastAsia="굴림" w:hAnsi="Arial" w:cs="Arial"/>
          <w:color w:val="FF0000"/>
          <w:spacing w:val="-2"/>
          <w:kern w:val="0"/>
          <w:sz w:val="22"/>
        </w:rPr>
      </w:pPr>
    </w:p>
    <w:p w14:paraId="44CD75A5" w14:textId="401E1C1F" w:rsidR="00625959" w:rsidRPr="00B90D96" w:rsidRDefault="005059BB" w:rsidP="00625959">
      <w:pPr>
        <w:spacing w:line="384" w:lineRule="auto"/>
        <w:textAlignment w:val="baseline"/>
        <w:rPr>
          <w:rFonts w:ascii="Arial" w:eastAsia="굴림" w:hAnsi="Arial" w:cs="Arial"/>
          <w:color w:val="000000"/>
          <w:kern w:val="0"/>
          <w:sz w:val="22"/>
        </w:rPr>
      </w:pPr>
      <w:r w:rsidRPr="002D5E68">
        <w:rPr>
          <w:rFonts w:ascii="Arial" w:eastAsia="나눔명조" w:hAnsi="Arial" w:cs="Arial"/>
          <w:spacing w:val="-2"/>
          <w:kern w:val="0"/>
          <w:sz w:val="22"/>
          <w:rPrChange w:id="7246" w:author="Keis" w:date="2024-09-13T12:56:00Z">
            <w:rPr>
              <w:rFonts w:ascii="Arial" w:eastAsia="나눔명조" w:hAnsi="Arial" w:cs="Arial"/>
              <w:color w:val="FF0000"/>
              <w:spacing w:val="-2"/>
              <w:kern w:val="0"/>
              <w:sz w:val="22"/>
            </w:rPr>
          </w:rPrChange>
        </w:rPr>
        <w:t xml:space="preserve">Dadd8e_17. </w:t>
      </w:r>
      <w:ins w:id="7247" w:author="Keis" w:date="2024-09-06T15:16:00Z">
        <w:r w:rsidR="00B368CA" w:rsidRPr="00FF1D2F">
          <w:rPr>
            <w:rFonts w:ascii="Arial" w:eastAsia="나눔명조" w:hAnsi="Arial" w:cs="Arial"/>
            <w:color w:val="00B050"/>
            <w:spacing w:val="-2"/>
            <w:kern w:val="0"/>
            <w:sz w:val="22"/>
          </w:rPr>
          <w:t>What type of employment is available for re-employment after retirement age at the current job? (Select multiple answers if necessary)</w:t>
        </w:r>
      </w:ins>
      <w:del w:id="7248" w:author="Keis" w:date="2024-09-06T15:16:00Z">
        <w:r w:rsidR="00625959" w:rsidDel="00B368CA">
          <w:rPr>
            <w:rFonts w:ascii="Arial" w:eastAsia="나눔명조" w:hAnsi="Arial" w:cs="Arial" w:hint="eastAsia"/>
            <w:color w:val="FF0000"/>
            <w:spacing w:val="-2"/>
            <w:kern w:val="0"/>
            <w:sz w:val="22"/>
          </w:rPr>
          <w:delText>What type of employment was available for continuing employment</w:delText>
        </w:r>
        <w:r w:rsidR="00625959" w:rsidRPr="00B90D96" w:rsidDel="00B368CA">
          <w:rPr>
            <w:rFonts w:ascii="Arial" w:eastAsia="나눔명조" w:hAnsi="Arial" w:cs="Arial"/>
            <w:color w:val="FF0000"/>
            <w:spacing w:val="-2"/>
            <w:kern w:val="0"/>
            <w:sz w:val="22"/>
          </w:rPr>
          <w:delText xml:space="preserve"> </w:delText>
        </w:r>
        <w:r w:rsidR="00625959" w:rsidDel="00B368CA">
          <w:rPr>
            <w:rFonts w:ascii="Arial" w:eastAsia="나눔명조" w:hAnsi="Arial" w:cs="Arial" w:hint="eastAsia"/>
            <w:color w:val="FF0000"/>
            <w:spacing w:val="-2"/>
            <w:kern w:val="0"/>
            <w:sz w:val="22"/>
          </w:rPr>
          <w:delText>of re-employment after retirement age at the previous job</w:delText>
        </w:r>
        <w:r w:rsidR="00625959" w:rsidDel="00B368CA">
          <w:rPr>
            <w:rFonts w:ascii="Arial" w:eastAsia="나눔명조" w:hAnsi="Arial" w:cs="Arial"/>
            <w:color w:val="FF0000"/>
            <w:spacing w:val="-2"/>
            <w:kern w:val="0"/>
            <w:sz w:val="22"/>
          </w:rPr>
          <w:delText>?</w:delText>
        </w:r>
        <w:r w:rsidR="00625959" w:rsidRPr="00B90D96" w:rsidDel="00B368CA">
          <w:rPr>
            <w:rFonts w:ascii="Arial" w:eastAsia="나눔명조" w:hAnsi="Arial" w:cs="Arial"/>
            <w:color w:val="FF0000"/>
            <w:spacing w:val="-2"/>
            <w:kern w:val="0"/>
            <w:sz w:val="22"/>
          </w:rPr>
          <w:delText xml:space="preserve"> </w:delText>
        </w:r>
        <w:r w:rsidR="00AC0C90" w:rsidDel="00B368CA">
          <w:rPr>
            <w:rFonts w:ascii="Arial" w:eastAsia="나눔명조" w:hAnsi="Arial" w:cs="Arial" w:hint="eastAsia"/>
            <w:color w:val="FF0000"/>
            <w:spacing w:val="-2"/>
            <w:kern w:val="0"/>
            <w:sz w:val="22"/>
          </w:rPr>
          <w:delText>(Select multiple answers if necessary</w:delText>
        </w:r>
        <w:r w:rsidR="00AC0C90" w:rsidRPr="00B90D96" w:rsidDel="00B368CA">
          <w:rPr>
            <w:rFonts w:ascii="Arial" w:eastAsia="나눔명조" w:hAnsi="Arial" w:cs="Arial"/>
            <w:color w:val="FF0000"/>
            <w:spacing w:val="-2"/>
            <w:kern w:val="0"/>
            <w:sz w:val="22"/>
          </w:rPr>
          <w:delText>)</w:delText>
        </w:r>
      </w:del>
    </w:p>
    <w:p w14:paraId="19271622" w14:textId="77777777" w:rsidR="00625959" w:rsidRPr="009B6B3A" w:rsidRDefault="00625959" w:rsidP="009B6B3A">
      <w:pPr>
        <w:pStyle w:val="a6"/>
        <w:numPr>
          <w:ilvl w:val="0"/>
          <w:numId w:val="1346"/>
        </w:numPr>
        <w:spacing w:line="384" w:lineRule="auto"/>
        <w:ind w:leftChars="0"/>
        <w:textAlignment w:val="baseline"/>
        <w:rPr>
          <w:rFonts w:ascii="Arial" w:eastAsia="굴림" w:hAnsi="Arial" w:cs="Arial"/>
          <w:color w:val="000000"/>
          <w:spacing w:val="-2"/>
          <w:kern w:val="0"/>
          <w:sz w:val="22"/>
        </w:rPr>
      </w:pPr>
      <w:r w:rsidRPr="002D5E68">
        <w:rPr>
          <w:rFonts w:ascii="Arial" w:eastAsia="나눔명조" w:hAnsi="Arial" w:cs="Arial"/>
          <w:spacing w:val="-2"/>
          <w:kern w:val="0"/>
          <w:sz w:val="22"/>
          <w:rPrChange w:id="7249" w:author="Keis" w:date="2024-09-13T12:56:00Z">
            <w:rPr>
              <w:rFonts w:ascii="Arial" w:eastAsia="나눔명조" w:hAnsi="Arial" w:cs="Arial"/>
              <w:color w:val="FF0000"/>
              <w:spacing w:val="-2"/>
              <w:kern w:val="0"/>
              <w:sz w:val="22"/>
            </w:rPr>
          </w:rPrChange>
        </w:rPr>
        <w:t xml:space="preserve"> Full time </w:t>
      </w:r>
      <w:r w:rsidRPr="002D5E68">
        <w:rPr>
          <w:rFonts w:ascii="굴림" w:eastAsia="굴림" w:hAnsi="굴림" w:cs="굴림" w:hint="eastAsia"/>
          <w:spacing w:val="-2"/>
          <w:kern w:val="0"/>
          <w:sz w:val="22"/>
          <w:rPrChange w:id="7250" w:author="Keis" w:date="2024-09-13T12:56:00Z">
            <w:rPr>
              <w:rFonts w:ascii="굴림" w:eastAsia="굴림" w:hAnsi="굴림" w:cs="굴림" w:hint="eastAsia"/>
              <w:color w:val="FF0000"/>
              <w:spacing w:val="-2"/>
              <w:kern w:val="0"/>
              <w:sz w:val="22"/>
            </w:rPr>
          </w:rPrChange>
        </w:rPr>
        <w:t>②</w:t>
      </w:r>
      <w:r w:rsidRPr="002D5E68">
        <w:rPr>
          <w:rFonts w:ascii="Arial" w:eastAsia="나눔명조" w:hAnsi="Arial" w:cs="Arial"/>
          <w:spacing w:val="-2"/>
          <w:kern w:val="0"/>
          <w:sz w:val="22"/>
          <w:rPrChange w:id="7251" w:author="Keis" w:date="2024-09-13T12:56:00Z">
            <w:rPr>
              <w:rFonts w:ascii="Arial" w:eastAsia="나눔명조" w:hAnsi="Arial" w:cs="Arial"/>
              <w:color w:val="FF0000"/>
              <w:spacing w:val="-2"/>
              <w:kern w:val="0"/>
              <w:sz w:val="22"/>
            </w:rPr>
          </w:rPrChange>
        </w:rPr>
        <w:t xml:space="preserve"> Part time </w:t>
      </w:r>
      <w:r w:rsidRPr="002D5E68">
        <w:rPr>
          <w:rFonts w:ascii="굴림" w:eastAsia="굴림" w:hAnsi="굴림" w:cs="굴림" w:hint="eastAsia"/>
          <w:spacing w:val="-2"/>
          <w:kern w:val="0"/>
          <w:sz w:val="22"/>
          <w:rPrChange w:id="7252" w:author="Keis" w:date="2024-09-13T12:56:00Z">
            <w:rPr>
              <w:rFonts w:ascii="굴림" w:eastAsia="굴림" w:hAnsi="굴림" w:cs="굴림" w:hint="eastAsia"/>
              <w:color w:val="FF0000"/>
              <w:spacing w:val="-2"/>
              <w:kern w:val="0"/>
              <w:sz w:val="22"/>
            </w:rPr>
          </w:rPrChange>
        </w:rPr>
        <w:t>③</w:t>
      </w:r>
      <w:r w:rsidRPr="002D5E68">
        <w:rPr>
          <w:rFonts w:ascii="Arial" w:eastAsia="나눔명조" w:hAnsi="Arial" w:cs="Arial"/>
          <w:spacing w:val="-2"/>
          <w:kern w:val="0"/>
          <w:sz w:val="22"/>
          <w:rPrChange w:id="7253" w:author="Keis" w:date="2024-09-13T12:56:00Z">
            <w:rPr>
              <w:rFonts w:ascii="Arial" w:eastAsia="나눔명조" w:hAnsi="Arial" w:cs="Arial"/>
              <w:color w:val="FF0000"/>
              <w:spacing w:val="-2"/>
              <w:kern w:val="0"/>
              <w:sz w:val="22"/>
            </w:rPr>
          </w:rPrChange>
        </w:rPr>
        <w:t xml:space="preserve"> </w:t>
      </w:r>
      <w:r w:rsidR="009B6B3A" w:rsidRPr="002D5E68">
        <w:rPr>
          <w:rFonts w:ascii="Arial" w:eastAsia="나눔명조" w:hAnsi="Arial" w:cs="Arial"/>
          <w:spacing w:val="-2"/>
          <w:kern w:val="0"/>
          <w:sz w:val="22"/>
          <w:rPrChange w:id="7254" w:author="Keis" w:date="2024-09-13T12:56:00Z">
            <w:rPr>
              <w:rFonts w:ascii="Arial" w:eastAsia="나눔명조" w:hAnsi="Arial" w:cs="Arial"/>
              <w:color w:val="FF0000"/>
              <w:spacing w:val="-2"/>
              <w:kern w:val="0"/>
              <w:sz w:val="22"/>
            </w:rPr>
          </w:rPrChange>
        </w:rPr>
        <w:t xml:space="preserve">Independent </w:t>
      </w:r>
      <w:r w:rsidRPr="002D5E68">
        <w:rPr>
          <w:rFonts w:ascii="Arial" w:eastAsia="나눔명조" w:hAnsi="Arial" w:cs="Arial"/>
          <w:spacing w:val="-2"/>
          <w:kern w:val="0"/>
          <w:sz w:val="22"/>
          <w:rPrChange w:id="7255" w:author="Keis" w:date="2024-09-13T12:56:00Z">
            <w:rPr>
              <w:rFonts w:ascii="Arial" w:eastAsia="나눔명조" w:hAnsi="Arial" w:cs="Arial"/>
              <w:color w:val="FF0000"/>
              <w:spacing w:val="-2"/>
              <w:kern w:val="0"/>
              <w:sz w:val="22"/>
            </w:rPr>
          </w:rPrChange>
        </w:rPr>
        <w:t>Contract</w:t>
      </w:r>
      <w:r w:rsidR="009B6B3A" w:rsidRPr="002D5E68">
        <w:rPr>
          <w:rFonts w:ascii="Arial" w:eastAsia="나눔명조" w:hAnsi="Arial" w:cs="Arial"/>
          <w:spacing w:val="-2"/>
          <w:kern w:val="0"/>
          <w:sz w:val="22"/>
          <w:rPrChange w:id="7256" w:author="Keis" w:date="2024-09-13T12:56:00Z">
            <w:rPr>
              <w:rFonts w:ascii="Arial" w:eastAsia="나눔명조" w:hAnsi="Arial" w:cs="Arial"/>
              <w:color w:val="FF0000"/>
              <w:spacing w:val="-2"/>
              <w:kern w:val="0"/>
              <w:sz w:val="22"/>
            </w:rPr>
          </w:rPrChange>
        </w:rPr>
        <w:t>or</w:t>
      </w:r>
      <w:r w:rsidRPr="002D5E68">
        <w:rPr>
          <w:rFonts w:ascii="Arial" w:eastAsia="나눔명조" w:hAnsi="Arial" w:cs="Arial"/>
          <w:spacing w:val="-2"/>
          <w:kern w:val="0"/>
          <w:sz w:val="22"/>
          <w:rPrChange w:id="7257" w:author="Keis" w:date="2024-09-13T12:56:00Z">
            <w:rPr>
              <w:rFonts w:ascii="Arial" w:eastAsia="나눔명조" w:hAnsi="Arial" w:cs="Arial"/>
              <w:color w:val="FF0000"/>
              <w:spacing w:val="-2"/>
              <w:kern w:val="0"/>
              <w:sz w:val="22"/>
            </w:rPr>
          </w:rPrChange>
        </w:rPr>
        <w:t xml:space="preserve"> </w:t>
      </w:r>
      <w:r w:rsidRPr="002D5E68">
        <w:rPr>
          <w:rFonts w:ascii="굴림" w:eastAsia="굴림" w:hAnsi="굴림" w:cs="굴림" w:hint="eastAsia"/>
          <w:spacing w:val="-2"/>
          <w:kern w:val="0"/>
          <w:sz w:val="22"/>
          <w:rPrChange w:id="7258" w:author="Keis" w:date="2024-09-13T12:56:00Z">
            <w:rPr>
              <w:rFonts w:ascii="굴림" w:eastAsia="굴림" w:hAnsi="굴림" w:cs="굴림" w:hint="eastAsia"/>
              <w:color w:val="FF0000"/>
              <w:spacing w:val="-2"/>
              <w:kern w:val="0"/>
              <w:sz w:val="22"/>
            </w:rPr>
          </w:rPrChange>
        </w:rPr>
        <w:t>④</w:t>
      </w:r>
      <w:r w:rsidRPr="002D5E68">
        <w:rPr>
          <w:rFonts w:ascii="Arial" w:eastAsia="나눔명조" w:hAnsi="Arial" w:cs="Arial"/>
          <w:spacing w:val="-2"/>
          <w:kern w:val="0"/>
          <w:sz w:val="22"/>
          <w:rPrChange w:id="7259" w:author="Keis" w:date="2024-09-13T12:56:00Z">
            <w:rPr>
              <w:rFonts w:ascii="Arial" w:eastAsia="나눔명조" w:hAnsi="Arial" w:cs="Arial"/>
              <w:color w:val="FF0000"/>
              <w:spacing w:val="-2"/>
              <w:kern w:val="0"/>
              <w:sz w:val="22"/>
            </w:rPr>
          </w:rPrChange>
        </w:rPr>
        <w:t xml:space="preserve"> Others</w:t>
      </w:r>
    </w:p>
    <w:p w14:paraId="0B88CC01" w14:textId="77777777" w:rsidR="005059BB" w:rsidRPr="005059BB" w:rsidRDefault="005059BB" w:rsidP="00625959">
      <w:pPr>
        <w:spacing w:line="384" w:lineRule="auto"/>
        <w:textAlignment w:val="baseline"/>
        <w:rPr>
          <w:rFonts w:ascii="Arial" w:eastAsia="굴림" w:hAnsi="Arial" w:cs="Arial"/>
          <w:color w:val="FF0000"/>
          <w:spacing w:val="-2"/>
          <w:kern w:val="0"/>
          <w:sz w:val="22"/>
        </w:rPr>
      </w:pPr>
    </w:p>
    <w:p w14:paraId="1A06F7F1" w14:textId="0B6ED722" w:rsidR="00625959" w:rsidRPr="00B90D96" w:rsidRDefault="005059BB" w:rsidP="00625959">
      <w:pPr>
        <w:spacing w:line="384" w:lineRule="auto"/>
        <w:textAlignment w:val="baseline"/>
        <w:rPr>
          <w:rFonts w:ascii="Arial" w:eastAsia="굴림" w:hAnsi="Arial" w:cs="Arial"/>
          <w:color w:val="000000"/>
          <w:kern w:val="0"/>
          <w:sz w:val="22"/>
        </w:rPr>
      </w:pPr>
      <w:r w:rsidRPr="002D5E68">
        <w:rPr>
          <w:rFonts w:ascii="Arial" w:eastAsia="나눔명조" w:hAnsi="Arial" w:cs="Arial"/>
          <w:spacing w:val="-2"/>
          <w:kern w:val="0"/>
          <w:sz w:val="22"/>
          <w:rPrChange w:id="7260" w:author="Keis" w:date="2024-09-13T12:56:00Z">
            <w:rPr>
              <w:rFonts w:ascii="Arial" w:eastAsia="나눔명조" w:hAnsi="Arial" w:cs="Arial"/>
              <w:color w:val="FF0000"/>
              <w:spacing w:val="-2"/>
              <w:kern w:val="0"/>
              <w:sz w:val="22"/>
            </w:rPr>
          </w:rPrChange>
        </w:rPr>
        <w:t xml:space="preserve">Dadd8e_18. </w:t>
      </w:r>
      <w:ins w:id="7261" w:author="Keis" w:date="2024-09-06T15:16:00Z">
        <w:r w:rsidR="00B368CA" w:rsidRPr="00FF1D2F">
          <w:rPr>
            <w:rFonts w:ascii="Arial" w:eastAsia="나눔명조" w:hAnsi="Arial" w:cs="Arial"/>
            <w:color w:val="00B050"/>
            <w:spacing w:val="-2"/>
            <w:sz w:val="22"/>
          </w:rPr>
          <w:t>Are you currently re-employed at your company after retirement age?</w:t>
        </w:r>
      </w:ins>
      <w:del w:id="7262" w:author="Keis" w:date="2024-09-06T15:16:00Z">
        <w:r w:rsidR="00625959" w:rsidDel="00B368CA">
          <w:rPr>
            <w:rFonts w:ascii="Arial" w:eastAsia="나눔명조" w:hAnsi="Arial" w:cs="Arial" w:hint="eastAsia"/>
            <w:color w:val="FF0000"/>
            <w:spacing w:val="-2"/>
            <w:kern w:val="0"/>
            <w:sz w:val="22"/>
          </w:rPr>
          <w:delText>Have you been re-employed after retirement age</w:delText>
        </w:r>
        <w:r w:rsidR="00625959" w:rsidRPr="00B90D96" w:rsidDel="00B368CA">
          <w:rPr>
            <w:rFonts w:ascii="Arial" w:eastAsia="나눔명조" w:hAnsi="Arial" w:cs="Arial"/>
            <w:color w:val="FF0000"/>
            <w:spacing w:val="-2"/>
            <w:kern w:val="0"/>
            <w:sz w:val="22"/>
          </w:rPr>
          <w:delText>?</w:delText>
        </w:r>
      </w:del>
    </w:p>
    <w:p w14:paraId="18628729" w14:textId="77777777" w:rsidR="00625959" w:rsidRPr="00B90D96" w:rsidRDefault="00625959" w:rsidP="00625959">
      <w:pPr>
        <w:spacing w:line="384" w:lineRule="auto"/>
        <w:textAlignment w:val="baseline"/>
        <w:rPr>
          <w:rFonts w:ascii="Arial" w:eastAsia="굴림" w:hAnsi="Arial" w:cs="Arial"/>
          <w:color w:val="000000"/>
          <w:kern w:val="0"/>
          <w:sz w:val="22"/>
        </w:rPr>
      </w:pPr>
      <w:r w:rsidRPr="00502042">
        <w:rPr>
          <w:rFonts w:ascii="굴림" w:eastAsia="굴림" w:hAnsi="굴림" w:cs="굴림" w:hint="eastAsia"/>
          <w:spacing w:val="-2"/>
          <w:kern w:val="0"/>
          <w:sz w:val="22"/>
          <w:rPrChange w:id="7263" w:author="Keis" w:date="2024-09-13T12:57:00Z">
            <w:rPr>
              <w:rFonts w:ascii="굴림" w:eastAsia="굴림" w:hAnsi="굴림" w:cs="굴림" w:hint="eastAsia"/>
              <w:color w:val="FF0000"/>
              <w:spacing w:val="-2"/>
              <w:kern w:val="0"/>
              <w:sz w:val="22"/>
            </w:rPr>
          </w:rPrChange>
        </w:rPr>
        <w:t>①</w:t>
      </w:r>
      <w:r w:rsidRPr="00502042">
        <w:rPr>
          <w:rFonts w:ascii="Arial" w:eastAsia="나눔명조" w:hAnsi="Arial" w:cs="Arial"/>
          <w:spacing w:val="-2"/>
          <w:kern w:val="0"/>
          <w:sz w:val="22"/>
          <w:rPrChange w:id="7264" w:author="Keis" w:date="2024-09-13T12:57:00Z">
            <w:rPr>
              <w:rFonts w:ascii="Arial" w:eastAsia="나눔명조" w:hAnsi="Arial" w:cs="Arial"/>
              <w:color w:val="FF0000"/>
              <w:spacing w:val="-2"/>
              <w:kern w:val="0"/>
              <w:sz w:val="22"/>
            </w:rPr>
          </w:rPrChange>
        </w:rPr>
        <w:t xml:space="preserve"> Yes </w:t>
      </w:r>
    </w:p>
    <w:p w14:paraId="16E7E2A0" w14:textId="77777777" w:rsidR="00625959" w:rsidRPr="00B90D96" w:rsidRDefault="00625959" w:rsidP="00625959">
      <w:pPr>
        <w:spacing w:line="384" w:lineRule="auto"/>
        <w:textAlignment w:val="baseline"/>
        <w:rPr>
          <w:rFonts w:ascii="Arial" w:eastAsia="굴림" w:hAnsi="Arial" w:cs="Arial"/>
          <w:color w:val="000000"/>
          <w:kern w:val="0"/>
          <w:sz w:val="22"/>
        </w:rPr>
      </w:pPr>
      <w:r w:rsidRPr="00502042">
        <w:rPr>
          <w:rFonts w:ascii="굴림" w:eastAsia="굴림" w:hAnsi="굴림" w:cs="굴림" w:hint="eastAsia"/>
          <w:spacing w:val="-2"/>
          <w:kern w:val="0"/>
          <w:sz w:val="22"/>
          <w:rPrChange w:id="7265" w:author="Keis" w:date="2024-09-13T12:57:00Z">
            <w:rPr>
              <w:rFonts w:ascii="굴림" w:eastAsia="굴림" w:hAnsi="굴림" w:cs="굴림" w:hint="eastAsia"/>
              <w:color w:val="FF0000"/>
              <w:spacing w:val="-2"/>
              <w:kern w:val="0"/>
              <w:sz w:val="22"/>
            </w:rPr>
          </w:rPrChange>
        </w:rPr>
        <w:t>⑤</w:t>
      </w:r>
      <w:r w:rsidRPr="00502042">
        <w:rPr>
          <w:rFonts w:ascii="Arial" w:eastAsia="나눔명조" w:hAnsi="Arial" w:cs="Arial"/>
          <w:spacing w:val="-2"/>
          <w:kern w:val="0"/>
          <w:sz w:val="22"/>
          <w:rPrChange w:id="7266" w:author="Keis" w:date="2024-09-13T12:57:00Z">
            <w:rPr>
              <w:rFonts w:ascii="Arial" w:eastAsia="나눔명조" w:hAnsi="Arial" w:cs="Arial"/>
              <w:color w:val="FF0000"/>
              <w:spacing w:val="-2"/>
              <w:kern w:val="0"/>
              <w:sz w:val="22"/>
            </w:rPr>
          </w:rPrChange>
        </w:rPr>
        <w:t xml:space="preserve"> No(Not applicable) </w:t>
      </w:r>
      <w:r w:rsidRPr="00502042">
        <w:rPr>
          <w:rFonts w:ascii="Arial" w:eastAsia="나눔명조" w:hAnsi="Arial" w:cs="Arial" w:hint="eastAsia"/>
          <w:spacing w:val="-2"/>
          <w:kern w:val="0"/>
          <w:sz w:val="22"/>
          <w:rPrChange w:id="7267" w:author="Keis" w:date="2024-09-13T12:57:00Z">
            <w:rPr>
              <w:rFonts w:ascii="Arial" w:eastAsia="나눔명조" w:hAnsi="Arial" w:cs="Arial" w:hint="eastAsia"/>
              <w:color w:val="FF0000"/>
              <w:spacing w:val="-2"/>
              <w:kern w:val="0"/>
              <w:sz w:val="22"/>
            </w:rPr>
          </w:rPrChange>
        </w:rPr>
        <w:t>→</w:t>
      </w:r>
      <w:r w:rsidRPr="00502042">
        <w:rPr>
          <w:rFonts w:ascii="Arial" w:eastAsia="나눔명조" w:hAnsi="Arial" w:cs="Arial"/>
          <w:spacing w:val="-2"/>
          <w:kern w:val="0"/>
          <w:sz w:val="22"/>
          <w:rPrChange w:id="7268" w:author="Keis" w:date="2024-09-13T12:57:00Z">
            <w:rPr>
              <w:rFonts w:ascii="Arial" w:eastAsia="나눔명조" w:hAnsi="Arial" w:cs="Arial"/>
              <w:color w:val="FF0000"/>
              <w:spacing w:val="-2"/>
              <w:kern w:val="0"/>
              <w:sz w:val="22"/>
            </w:rPr>
          </w:rPrChange>
        </w:rPr>
        <w:t>Dadd8e_24</w:t>
      </w:r>
    </w:p>
    <w:p w14:paraId="58EDC67A" w14:textId="77777777" w:rsidR="005059BB" w:rsidRPr="00625959" w:rsidRDefault="005059BB" w:rsidP="00625959">
      <w:pPr>
        <w:spacing w:line="384" w:lineRule="auto"/>
        <w:textAlignment w:val="baseline"/>
        <w:rPr>
          <w:rFonts w:ascii="Arial" w:eastAsia="굴림" w:hAnsi="Arial" w:cs="Arial"/>
          <w:color w:val="FF0000"/>
          <w:spacing w:val="-2"/>
          <w:kern w:val="0"/>
          <w:sz w:val="22"/>
        </w:rPr>
      </w:pPr>
    </w:p>
    <w:p w14:paraId="34E4128F" w14:textId="11592C10" w:rsidR="00625959" w:rsidRPr="00B90D96" w:rsidRDefault="005059BB" w:rsidP="00625959">
      <w:pPr>
        <w:spacing w:line="384" w:lineRule="auto"/>
        <w:textAlignment w:val="baseline"/>
        <w:rPr>
          <w:rFonts w:ascii="Arial" w:eastAsia="굴림" w:hAnsi="Arial" w:cs="Arial"/>
          <w:color w:val="000000"/>
          <w:kern w:val="0"/>
          <w:sz w:val="22"/>
        </w:rPr>
      </w:pPr>
      <w:r w:rsidRPr="00502042">
        <w:rPr>
          <w:rFonts w:ascii="Arial" w:eastAsia="나눔명조" w:hAnsi="Arial" w:cs="Arial"/>
          <w:spacing w:val="-2"/>
          <w:kern w:val="0"/>
          <w:sz w:val="22"/>
          <w:rPrChange w:id="7269" w:author="Keis" w:date="2024-09-13T12:57:00Z">
            <w:rPr>
              <w:rFonts w:ascii="Arial" w:eastAsia="나눔명조" w:hAnsi="Arial" w:cs="Arial"/>
              <w:color w:val="FF0000"/>
              <w:spacing w:val="-2"/>
              <w:kern w:val="0"/>
              <w:sz w:val="22"/>
            </w:rPr>
          </w:rPrChange>
        </w:rPr>
        <w:t>Dadd8e_19</w:t>
      </w:r>
      <w:r w:rsidR="00625959" w:rsidRPr="00502042">
        <w:rPr>
          <w:rFonts w:ascii="Arial" w:eastAsia="나눔명조" w:hAnsi="Arial" w:cs="Arial"/>
          <w:spacing w:val="-2"/>
          <w:kern w:val="0"/>
          <w:sz w:val="22"/>
          <w:rPrChange w:id="7270" w:author="Keis" w:date="2024-09-13T12:57:00Z">
            <w:rPr>
              <w:rFonts w:ascii="Arial" w:eastAsia="나눔명조" w:hAnsi="Arial" w:cs="Arial"/>
              <w:color w:val="FF0000"/>
              <w:spacing w:val="-2"/>
              <w:kern w:val="0"/>
              <w:sz w:val="22"/>
            </w:rPr>
          </w:rPrChange>
        </w:rPr>
        <w:t xml:space="preserve">. </w:t>
      </w:r>
      <w:ins w:id="7271" w:author="Keis" w:date="2024-09-06T15:16:00Z">
        <w:r w:rsidR="00B368CA" w:rsidRPr="00FF1D2F">
          <w:rPr>
            <w:rFonts w:ascii="나눔명조" w:eastAsia="나눔명조" w:hAnsi="나눔명조"/>
            <w:color w:val="00B050"/>
            <w:spacing w:val="-2"/>
            <w:sz w:val="18"/>
            <w:szCs w:val="18"/>
          </w:rPr>
          <w:t>(</w:t>
        </w:r>
        <w:r w:rsidR="00B368CA" w:rsidRPr="00FF1D2F">
          <w:rPr>
            <w:rFonts w:ascii="Arial" w:eastAsia="나눔명조" w:hAnsi="Arial" w:cs="Arial"/>
            <w:color w:val="00B050"/>
            <w:spacing w:val="-2"/>
            <w:sz w:val="22"/>
          </w:rPr>
          <w:t>In case of re-employment after retirement age)</w:t>
        </w:r>
        <w:r w:rsidR="00B368CA" w:rsidRPr="00502042" w:rsidDel="00B368CA">
          <w:rPr>
            <w:rFonts w:ascii="Arial" w:eastAsia="나눔명조" w:hAnsi="Arial" w:cs="Arial"/>
            <w:spacing w:val="-2"/>
            <w:kern w:val="0"/>
            <w:sz w:val="22"/>
            <w:rPrChange w:id="7272" w:author="Keis" w:date="2024-09-13T12:57:00Z">
              <w:rPr>
                <w:rFonts w:ascii="Arial" w:eastAsia="나눔명조" w:hAnsi="Arial" w:cs="Arial"/>
                <w:color w:val="FF0000"/>
                <w:spacing w:val="-2"/>
                <w:kern w:val="0"/>
                <w:sz w:val="22"/>
              </w:rPr>
            </w:rPrChange>
          </w:rPr>
          <w:t xml:space="preserve"> </w:t>
        </w:r>
      </w:ins>
      <w:del w:id="7273" w:author="Keis" w:date="2024-09-06T15:16:00Z">
        <w:r w:rsidR="00625959" w:rsidRPr="00502042" w:rsidDel="00B368CA">
          <w:rPr>
            <w:rFonts w:ascii="Arial" w:eastAsia="나눔명조" w:hAnsi="Arial" w:cs="Arial"/>
            <w:spacing w:val="-2"/>
            <w:kern w:val="0"/>
            <w:sz w:val="22"/>
            <w:rPrChange w:id="7274" w:author="Keis" w:date="2024-09-13T12:57:00Z">
              <w:rPr>
                <w:rFonts w:ascii="Arial" w:eastAsia="나눔명조" w:hAnsi="Arial" w:cs="Arial"/>
                <w:color w:val="FF0000"/>
                <w:spacing w:val="-2"/>
                <w:kern w:val="0"/>
                <w:sz w:val="22"/>
              </w:rPr>
            </w:rPrChange>
          </w:rPr>
          <w:delText>(In case of continuing employment or re-employment)</w:delText>
        </w:r>
      </w:del>
      <w:r w:rsidR="00625959" w:rsidRPr="00502042">
        <w:rPr>
          <w:rFonts w:ascii="Arial" w:eastAsia="나눔명조" w:hAnsi="Arial" w:cs="Arial"/>
          <w:spacing w:val="-2"/>
          <w:kern w:val="0"/>
          <w:sz w:val="22"/>
          <w:rPrChange w:id="7275" w:author="Keis" w:date="2024-09-13T12:57:00Z">
            <w:rPr>
              <w:rFonts w:ascii="Arial" w:eastAsia="나눔명조" w:hAnsi="Arial" w:cs="Arial"/>
              <w:color w:val="FF0000"/>
              <w:spacing w:val="-2"/>
              <w:kern w:val="0"/>
              <w:sz w:val="22"/>
            </w:rPr>
          </w:rPrChange>
        </w:rPr>
        <w:t xml:space="preserve"> What was your employment type?</w:t>
      </w:r>
    </w:p>
    <w:p w14:paraId="2CA8C26E" w14:textId="77777777" w:rsidR="005059BB" w:rsidRPr="009B6B3A" w:rsidRDefault="00625959" w:rsidP="009B6B3A">
      <w:pPr>
        <w:pStyle w:val="a6"/>
        <w:numPr>
          <w:ilvl w:val="0"/>
          <w:numId w:val="1347"/>
        </w:numPr>
        <w:spacing w:line="384" w:lineRule="auto"/>
        <w:ind w:leftChars="0"/>
        <w:textAlignment w:val="baseline"/>
        <w:rPr>
          <w:rFonts w:ascii="Arial" w:eastAsia="굴림" w:hAnsi="Arial" w:cs="Arial"/>
          <w:color w:val="000000"/>
          <w:spacing w:val="-2"/>
          <w:kern w:val="0"/>
          <w:sz w:val="22"/>
        </w:rPr>
      </w:pPr>
      <w:r w:rsidRPr="00502042">
        <w:rPr>
          <w:rFonts w:ascii="Arial" w:eastAsia="나눔명조" w:hAnsi="Arial" w:cs="Arial"/>
          <w:spacing w:val="-2"/>
          <w:kern w:val="0"/>
          <w:sz w:val="22"/>
          <w:rPrChange w:id="7276" w:author="Keis" w:date="2024-09-13T12:57:00Z">
            <w:rPr>
              <w:rFonts w:ascii="Arial" w:eastAsia="나눔명조" w:hAnsi="Arial" w:cs="Arial"/>
              <w:color w:val="FF0000"/>
              <w:spacing w:val="-2"/>
              <w:kern w:val="0"/>
              <w:sz w:val="22"/>
            </w:rPr>
          </w:rPrChange>
        </w:rPr>
        <w:t xml:space="preserve"> Full time </w:t>
      </w:r>
      <w:r w:rsidRPr="00502042">
        <w:rPr>
          <w:rFonts w:ascii="굴림" w:eastAsia="굴림" w:hAnsi="굴림" w:cs="굴림" w:hint="eastAsia"/>
          <w:spacing w:val="-2"/>
          <w:kern w:val="0"/>
          <w:sz w:val="22"/>
          <w:rPrChange w:id="7277" w:author="Keis" w:date="2024-09-13T12:57:00Z">
            <w:rPr>
              <w:rFonts w:ascii="굴림" w:eastAsia="굴림" w:hAnsi="굴림" w:cs="굴림" w:hint="eastAsia"/>
              <w:color w:val="FF0000"/>
              <w:spacing w:val="-2"/>
              <w:kern w:val="0"/>
              <w:sz w:val="22"/>
            </w:rPr>
          </w:rPrChange>
        </w:rPr>
        <w:t>②</w:t>
      </w:r>
      <w:r w:rsidRPr="00502042">
        <w:rPr>
          <w:rFonts w:ascii="Arial" w:eastAsia="나눔명조" w:hAnsi="Arial" w:cs="Arial"/>
          <w:spacing w:val="-2"/>
          <w:kern w:val="0"/>
          <w:sz w:val="22"/>
          <w:rPrChange w:id="7278" w:author="Keis" w:date="2024-09-13T12:57:00Z">
            <w:rPr>
              <w:rFonts w:ascii="Arial" w:eastAsia="나눔명조" w:hAnsi="Arial" w:cs="Arial"/>
              <w:color w:val="FF0000"/>
              <w:spacing w:val="-2"/>
              <w:kern w:val="0"/>
              <w:sz w:val="22"/>
            </w:rPr>
          </w:rPrChange>
        </w:rPr>
        <w:t xml:space="preserve"> Part time </w:t>
      </w:r>
      <w:r w:rsidRPr="00502042">
        <w:rPr>
          <w:rFonts w:ascii="굴림" w:eastAsia="굴림" w:hAnsi="굴림" w:cs="굴림" w:hint="eastAsia"/>
          <w:spacing w:val="-2"/>
          <w:kern w:val="0"/>
          <w:sz w:val="22"/>
          <w:rPrChange w:id="7279" w:author="Keis" w:date="2024-09-13T12:57:00Z">
            <w:rPr>
              <w:rFonts w:ascii="굴림" w:eastAsia="굴림" w:hAnsi="굴림" w:cs="굴림" w:hint="eastAsia"/>
              <w:color w:val="FF0000"/>
              <w:spacing w:val="-2"/>
              <w:kern w:val="0"/>
              <w:sz w:val="22"/>
            </w:rPr>
          </w:rPrChange>
        </w:rPr>
        <w:t>③</w:t>
      </w:r>
      <w:r w:rsidRPr="00502042">
        <w:rPr>
          <w:rFonts w:ascii="Arial" w:eastAsia="나눔명조" w:hAnsi="Arial" w:cs="Arial"/>
          <w:spacing w:val="-2"/>
          <w:kern w:val="0"/>
          <w:sz w:val="22"/>
          <w:rPrChange w:id="7280" w:author="Keis" w:date="2024-09-13T12:57:00Z">
            <w:rPr>
              <w:rFonts w:ascii="Arial" w:eastAsia="나눔명조" w:hAnsi="Arial" w:cs="Arial"/>
              <w:color w:val="FF0000"/>
              <w:spacing w:val="-2"/>
              <w:kern w:val="0"/>
              <w:sz w:val="22"/>
            </w:rPr>
          </w:rPrChange>
        </w:rPr>
        <w:t xml:space="preserve"> </w:t>
      </w:r>
      <w:r w:rsidR="009B6B3A" w:rsidRPr="00502042">
        <w:rPr>
          <w:rFonts w:ascii="Arial" w:eastAsia="나눔명조" w:hAnsi="Arial" w:cs="Arial"/>
          <w:spacing w:val="-2"/>
          <w:kern w:val="0"/>
          <w:sz w:val="22"/>
          <w:rPrChange w:id="7281" w:author="Keis" w:date="2024-09-13T12:57:00Z">
            <w:rPr>
              <w:rFonts w:ascii="Arial" w:eastAsia="나눔명조" w:hAnsi="Arial" w:cs="Arial"/>
              <w:color w:val="FF0000"/>
              <w:spacing w:val="-2"/>
              <w:kern w:val="0"/>
              <w:sz w:val="22"/>
            </w:rPr>
          </w:rPrChange>
        </w:rPr>
        <w:t>Independent Contractor</w:t>
      </w:r>
      <w:r w:rsidR="009B6B3A" w:rsidRPr="00502042">
        <w:rPr>
          <w:rFonts w:ascii="굴림" w:eastAsia="굴림" w:hAnsi="굴림" w:cs="굴림"/>
          <w:spacing w:val="-2"/>
          <w:kern w:val="0"/>
          <w:sz w:val="22"/>
          <w:rPrChange w:id="7282" w:author="Keis" w:date="2024-09-13T12:57:00Z">
            <w:rPr>
              <w:rFonts w:ascii="굴림" w:eastAsia="굴림" w:hAnsi="굴림" w:cs="굴림"/>
              <w:color w:val="FF0000"/>
              <w:spacing w:val="-2"/>
              <w:kern w:val="0"/>
              <w:sz w:val="22"/>
            </w:rPr>
          </w:rPrChange>
        </w:rPr>
        <w:t xml:space="preserve"> </w:t>
      </w:r>
      <w:r w:rsidRPr="00502042">
        <w:rPr>
          <w:rFonts w:ascii="굴림" w:eastAsia="굴림" w:hAnsi="굴림" w:cs="굴림" w:hint="eastAsia"/>
          <w:spacing w:val="-2"/>
          <w:kern w:val="0"/>
          <w:sz w:val="22"/>
          <w:rPrChange w:id="7283" w:author="Keis" w:date="2024-09-13T12:57:00Z">
            <w:rPr>
              <w:rFonts w:ascii="굴림" w:eastAsia="굴림" w:hAnsi="굴림" w:cs="굴림" w:hint="eastAsia"/>
              <w:color w:val="FF0000"/>
              <w:spacing w:val="-2"/>
              <w:kern w:val="0"/>
              <w:sz w:val="22"/>
            </w:rPr>
          </w:rPrChange>
        </w:rPr>
        <w:t>④</w:t>
      </w:r>
      <w:r w:rsidRPr="00502042">
        <w:rPr>
          <w:rFonts w:ascii="Arial" w:eastAsia="나눔명조" w:hAnsi="Arial" w:cs="Arial"/>
          <w:spacing w:val="-2"/>
          <w:kern w:val="0"/>
          <w:sz w:val="22"/>
          <w:rPrChange w:id="7284" w:author="Keis" w:date="2024-09-13T12:57:00Z">
            <w:rPr>
              <w:rFonts w:ascii="Arial" w:eastAsia="나눔명조" w:hAnsi="Arial" w:cs="Arial"/>
              <w:color w:val="FF0000"/>
              <w:spacing w:val="-2"/>
              <w:kern w:val="0"/>
              <w:sz w:val="22"/>
            </w:rPr>
          </w:rPrChange>
        </w:rPr>
        <w:t xml:space="preserve"> Others</w:t>
      </w:r>
    </w:p>
    <w:p w14:paraId="6137BE91"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32969AE4" w14:textId="6BD16B06" w:rsidR="00625959" w:rsidRPr="00B90D96" w:rsidRDefault="005059BB" w:rsidP="00625959">
      <w:pPr>
        <w:spacing w:line="384" w:lineRule="auto"/>
        <w:textAlignment w:val="baseline"/>
        <w:rPr>
          <w:rFonts w:ascii="Arial" w:eastAsia="굴림" w:hAnsi="Arial" w:cs="Arial"/>
          <w:color w:val="000000"/>
          <w:kern w:val="0"/>
          <w:sz w:val="22"/>
        </w:rPr>
      </w:pPr>
      <w:r w:rsidRPr="008936A0">
        <w:rPr>
          <w:rFonts w:ascii="Arial" w:eastAsia="나눔명조" w:hAnsi="Arial" w:cs="Arial"/>
          <w:spacing w:val="-2"/>
          <w:kern w:val="0"/>
          <w:sz w:val="22"/>
          <w:rPrChange w:id="7285" w:author="Keis" w:date="2024-09-13T12:57:00Z">
            <w:rPr>
              <w:rFonts w:ascii="Arial" w:eastAsia="나눔명조" w:hAnsi="Arial" w:cs="Arial"/>
              <w:color w:val="FF0000"/>
              <w:spacing w:val="-2"/>
              <w:kern w:val="0"/>
              <w:sz w:val="22"/>
            </w:rPr>
          </w:rPrChange>
        </w:rPr>
        <w:t>Dadd8e_20</w:t>
      </w:r>
      <w:r w:rsidR="00625959" w:rsidRPr="008936A0">
        <w:rPr>
          <w:rFonts w:ascii="Arial" w:eastAsia="나눔명조" w:hAnsi="Arial" w:cs="Arial"/>
          <w:spacing w:val="-2"/>
          <w:kern w:val="0"/>
          <w:sz w:val="22"/>
          <w:rPrChange w:id="7286" w:author="Keis" w:date="2024-09-13T12:57:00Z">
            <w:rPr>
              <w:rFonts w:ascii="Arial" w:eastAsia="나눔명조" w:hAnsi="Arial" w:cs="Arial"/>
              <w:color w:val="FF0000"/>
              <w:spacing w:val="-2"/>
              <w:kern w:val="0"/>
              <w:sz w:val="22"/>
            </w:rPr>
          </w:rPrChange>
        </w:rPr>
        <w:t xml:space="preserve">. </w:t>
      </w:r>
      <w:ins w:id="7287" w:author="Keis" w:date="2024-09-06T15:17:00Z">
        <w:r w:rsidR="00B368CA" w:rsidRPr="00FF1D2F">
          <w:rPr>
            <w:rFonts w:ascii="나눔명조" w:eastAsia="나눔명조" w:hAnsi="나눔명조"/>
            <w:color w:val="00B050"/>
            <w:spacing w:val="-2"/>
            <w:sz w:val="18"/>
            <w:szCs w:val="18"/>
          </w:rPr>
          <w:t>(</w:t>
        </w:r>
        <w:r w:rsidR="00B368CA" w:rsidRPr="00FF1D2F">
          <w:rPr>
            <w:rFonts w:ascii="Arial" w:eastAsia="나눔명조" w:hAnsi="Arial" w:cs="Arial"/>
            <w:color w:val="00B050"/>
            <w:spacing w:val="-2"/>
            <w:sz w:val="22"/>
          </w:rPr>
          <w:t>In case of re-employment after retirement age)</w:t>
        </w:r>
        <w:r w:rsidR="00B368CA" w:rsidRPr="008936A0" w:rsidDel="00B368CA">
          <w:rPr>
            <w:rFonts w:ascii="Arial" w:eastAsia="나눔명조" w:hAnsi="Arial" w:cs="Arial"/>
            <w:spacing w:val="-2"/>
            <w:kern w:val="0"/>
            <w:sz w:val="22"/>
            <w:rPrChange w:id="7288" w:author="Keis" w:date="2024-09-13T12:57:00Z">
              <w:rPr>
                <w:rFonts w:ascii="Arial" w:eastAsia="나눔명조" w:hAnsi="Arial" w:cs="Arial"/>
                <w:color w:val="FF0000"/>
                <w:spacing w:val="-2"/>
                <w:kern w:val="0"/>
                <w:sz w:val="22"/>
              </w:rPr>
            </w:rPrChange>
          </w:rPr>
          <w:t xml:space="preserve"> </w:t>
        </w:r>
      </w:ins>
      <w:del w:id="7289" w:author="Keis" w:date="2024-09-06T15:17:00Z">
        <w:r w:rsidR="00625959" w:rsidRPr="008936A0" w:rsidDel="00B368CA">
          <w:rPr>
            <w:rFonts w:ascii="Arial" w:eastAsia="나눔명조" w:hAnsi="Arial" w:cs="Arial"/>
            <w:spacing w:val="-2"/>
            <w:kern w:val="0"/>
            <w:sz w:val="22"/>
            <w:rPrChange w:id="7290" w:author="Keis" w:date="2024-09-13T12:57:00Z">
              <w:rPr>
                <w:rFonts w:ascii="Arial" w:eastAsia="나눔명조" w:hAnsi="Arial" w:cs="Arial"/>
                <w:color w:val="FF0000"/>
                <w:spacing w:val="-2"/>
                <w:kern w:val="0"/>
                <w:sz w:val="22"/>
              </w:rPr>
            </w:rPrChange>
          </w:rPr>
          <w:delText>(In case of continuing employment or re-employment)</w:delText>
        </w:r>
      </w:del>
      <w:r w:rsidR="00625959" w:rsidRPr="008936A0">
        <w:rPr>
          <w:rFonts w:ascii="Arial" w:eastAsia="나눔명조" w:hAnsi="Arial" w:cs="Arial"/>
          <w:spacing w:val="-2"/>
          <w:kern w:val="0"/>
          <w:sz w:val="22"/>
          <w:rPrChange w:id="7291" w:author="Keis" w:date="2024-09-13T12:57:00Z">
            <w:rPr>
              <w:rFonts w:ascii="Arial" w:eastAsia="나눔명조" w:hAnsi="Arial" w:cs="Arial"/>
              <w:color w:val="FF0000"/>
              <w:spacing w:val="-2"/>
              <w:kern w:val="0"/>
              <w:sz w:val="22"/>
            </w:rPr>
          </w:rPrChange>
        </w:rPr>
        <w:t xml:space="preserve"> How many more years did you work for that job?</w:t>
      </w:r>
    </w:p>
    <w:p w14:paraId="56C0EAFA" w14:textId="77777777" w:rsidR="00625959" w:rsidRPr="00B90D96" w:rsidRDefault="00625959" w:rsidP="00625959">
      <w:pPr>
        <w:spacing w:line="384" w:lineRule="auto"/>
        <w:textAlignment w:val="baseline"/>
        <w:rPr>
          <w:rFonts w:ascii="Arial" w:eastAsia="굴림" w:hAnsi="Arial" w:cs="Arial"/>
          <w:color w:val="000000"/>
          <w:spacing w:val="-2"/>
          <w:kern w:val="0"/>
          <w:sz w:val="22"/>
        </w:rPr>
      </w:pPr>
      <w:r w:rsidRPr="008936A0">
        <w:rPr>
          <w:rFonts w:ascii="Arial" w:eastAsia="나눔명조" w:hAnsi="Arial" w:cs="Arial"/>
          <w:spacing w:val="-2"/>
          <w:kern w:val="0"/>
          <w:sz w:val="22"/>
          <w:rPrChange w:id="7292" w:author="Keis" w:date="2024-09-13T12:57:00Z">
            <w:rPr>
              <w:rFonts w:ascii="Arial" w:eastAsia="나눔명조" w:hAnsi="Arial" w:cs="Arial"/>
              <w:color w:val="FF0000"/>
              <w:spacing w:val="-2"/>
              <w:kern w:val="0"/>
              <w:sz w:val="22"/>
            </w:rPr>
          </w:rPrChange>
        </w:rPr>
        <w:t xml:space="preserve">____year ____month </w:t>
      </w:r>
      <w:r w:rsidRPr="008936A0">
        <w:rPr>
          <w:rFonts w:ascii="Arial" w:eastAsia="나눔명조" w:hAnsi="Arial" w:cs="Arial" w:hint="eastAsia"/>
          <w:spacing w:val="-2"/>
          <w:kern w:val="0"/>
          <w:sz w:val="22"/>
          <w:rPrChange w:id="7293" w:author="Keis" w:date="2024-09-13T12:57:00Z">
            <w:rPr>
              <w:rFonts w:ascii="Arial" w:eastAsia="나눔명조" w:hAnsi="Arial" w:cs="Arial" w:hint="eastAsia"/>
              <w:color w:val="FF0000"/>
              <w:spacing w:val="-2"/>
              <w:kern w:val="0"/>
              <w:sz w:val="22"/>
            </w:rPr>
          </w:rPrChange>
        </w:rPr>
        <w:t>→</w:t>
      </w:r>
      <w:r w:rsidRPr="008936A0">
        <w:rPr>
          <w:rFonts w:ascii="Arial" w:eastAsia="나눔명조" w:hAnsi="Arial" w:cs="Arial"/>
          <w:spacing w:val="-2"/>
          <w:kern w:val="0"/>
          <w:sz w:val="22"/>
          <w:rPrChange w:id="7294" w:author="Keis" w:date="2024-09-13T12:57:00Z">
            <w:rPr>
              <w:rFonts w:ascii="Arial" w:eastAsia="나눔명조" w:hAnsi="Arial" w:cs="Arial"/>
              <w:color w:val="FF0000"/>
              <w:spacing w:val="-2"/>
              <w:kern w:val="0"/>
              <w:sz w:val="22"/>
            </w:rPr>
          </w:rPrChange>
        </w:rPr>
        <w:t>Dadd8e_24</w:t>
      </w:r>
    </w:p>
    <w:p w14:paraId="420363F8" w14:textId="77777777" w:rsidR="005059BB" w:rsidRPr="005059BB" w:rsidRDefault="005059BB" w:rsidP="00625959">
      <w:pPr>
        <w:spacing w:line="384" w:lineRule="auto"/>
        <w:textAlignment w:val="baseline"/>
        <w:rPr>
          <w:rFonts w:ascii="Arial" w:eastAsia="굴림" w:hAnsi="Arial" w:cs="Arial"/>
          <w:color w:val="FF0000"/>
          <w:spacing w:val="-2"/>
          <w:kern w:val="0"/>
          <w:sz w:val="22"/>
        </w:rPr>
      </w:pPr>
    </w:p>
    <w:p w14:paraId="171EF132" w14:textId="77777777" w:rsidR="00625959" w:rsidRPr="00B90D96" w:rsidRDefault="005059BB" w:rsidP="00625959">
      <w:pPr>
        <w:spacing w:line="384" w:lineRule="auto"/>
        <w:textAlignment w:val="baseline"/>
        <w:rPr>
          <w:rFonts w:ascii="Arial" w:eastAsia="굴림" w:hAnsi="Arial" w:cs="Arial"/>
          <w:color w:val="000000"/>
          <w:spacing w:val="-2"/>
          <w:kern w:val="0"/>
          <w:sz w:val="22"/>
        </w:rPr>
      </w:pPr>
      <w:r w:rsidRPr="008936A0">
        <w:rPr>
          <w:rFonts w:ascii="Arial" w:eastAsia="나눔명조" w:hAnsi="Arial" w:cs="Arial"/>
          <w:spacing w:val="-2"/>
          <w:kern w:val="0"/>
          <w:sz w:val="22"/>
          <w:rPrChange w:id="7295" w:author="Keis" w:date="2024-09-13T12:57:00Z">
            <w:rPr>
              <w:rFonts w:ascii="Arial" w:eastAsia="나눔명조" w:hAnsi="Arial" w:cs="Arial"/>
              <w:color w:val="FF0000"/>
              <w:spacing w:val="-2"/>
              <w:kern w:val="0"/>
              <w:sz w:val="22"/>
            </w:rPr>
          </w:rPrChange>
        </w:rPr>
        <w:t xml:space="preserve">Dadd8e_21. </w:t>
      </w:r>
      <w:r w:rsidR="00625959" w:rsidRPr="008936A0">
        <w:rPr>
          <w:rFonts w:ascii="Arial" w:eastAsia="나눔명조" w:hAnsi="Arial" w:cs="Arial"/>
          <w:spacing w:val="-2"/>
          <w:kern w:val="0"/>
          <w:sz w:val="22"/>
          <w:rPrChange w:id="7296" w:author="Keis" w:date="2024-09-13T12:57:00Z">
            <w:rPr>
              <w:rFonts w:ascii="Arial" w:eastAsia="나눔명조" w:hAnsi="Arial" w:cs="Arial"/>
              <w:color w:val="FF0000"/>
              <w:spacing w:val="-2"/>
              <w:kern w:val="0"/>
              <w:sz w:val="22"/>
            </w:rPr>
          </w:rPrChange>
        </w:rPr>
        <w:t>What is the most desired continuous employment system in the future?</w:t>
      </w:r>
    </w:p>
    <w:p w14:paraId="1917C550" w14:textId="77777777" w:rsidR="00625959" w:rsidRPr="00B90D96" w:rsidRDefault="00625959" w:rsidP="00625959">
      <w:pPr>
        <w:spacing w:line="384" w:lineRule="auto"/>
        <w:textAlignment w:val="baseline"/>
        <w:rPr>
          <w:rFonts w:ascii="Arial" w:eastAsia="굴림" w:hAnsi="Arial" w:cs="Arial"/>
          <w:color w:val="000000"/>
          <w:spacing w:val="-2"/>
          <w:kern w:val="0"/>
          <w:sz w:val="22"/>
        </w:rPr>
      </w:pPr>
      <w:r w:rsidRPr="008936A0">
        <w:rPr>
          <w:rFonts w:ascii="굴림" w:eastAsia="굴림" w:hAnsi="굴림" w:cs="굴림" w:hint="eastAsia"/>
          <w:spacing w:val="-2"/>
          <w:kern w:val="0"/>
          <w:sz w:val="22"/>
          <w:rPrChange w:id="7297" w:author="Keis" w:date="2024-09-13T12:57:00Z">
            <w:rPr>
              <w:rFonts w:ascii="굴림" w:eastAsia="굴림" w:hAnsi="굴림" w:cs="굴림" w:hint="eastAsia"/>
              <w:color w:val="FF0000"/>
              <w:spacing w:val="-2"/>
              <w:kern w:val="0"/>
              <w:sz w:val="22"/>
            </w:rPr>
          </w:rPrChange>
        </w:rPr>
        <w:t>①</w:t>
      </w:r>
      <w:r w:rsidRPr="008936A0">
        <w:rPr>
          <w:rFonts w:ascii="Arial" w:eastAsia="나눔명조" w:hAnsi="Arial" w:cs="Arial"/>
          <w:spacing w:val="-2"/>
          <w:kern w:val="0"/>
          <w:sz w:val="22"/>
          <w:rPrChange w:id="7298" w:author="Keis" w:date="2024-09-13T12:57:00Z">
            <w:rPr>
              <w:rFonts w:ascii="Arial" w:eastAsia="나눔명조" w:hAnsi="Arial" w:cs="Arial"/>
              <w:color w:val="FF0000"/>
              <w:spacing w:val="-2"/>
              <w:kern w:val="0"/>
              <w:sz w:val="22"/>
            </w:rPr>
          </w:rPrChange>
        </w:rPr>
        <w:t xml:space="preserve"> Extension of retirement age</w:t>
      </w:r>
    </w:p>
    <w:p w14:paraId="3FF93FBE" w14:textId="77777777" w:rsidR="00625959" w:rsidRPr="00B90D96" w:rsidRDefault="00625959" w:rsidP="00625959">
      <w:pPr>
        <w:spacing w:line="384" w:lineRule="auto"/>
        <w:textAlignment w:val="baseline"/>
        <w:rPr>
          <w:rFonts w:ascii="Arial" w:eastAsia="굴림" w:hAnsi="Arial" w:cs="Arial"/>
          <w:color w:val="000000"/>
          <w:spacing w:val="-2"/>
          <w:kern w:val="0"/>
          <w:sz w:val="22"/>
        </w:rPr>
      </w:pPr>
      <w:r w:rsidRPr="008936A0">
        <w:rPr>
          <w:rFonts w:ascii="굴림" w:eastAsia="굴림" w:hAnsi="굴림" w:cs="굴림" w:hint="eastAsia"/>
          <w:spacing w:val="-2"/>
          <w:kern w:val="0"/>
          <w:sz w:val="22"/>
          <w:rPrChange w:id="7299" w:author="Keis" w:date="2024-09-13T12:57:00Z">
            <w:rPr>
              <w:rFonts w:ascii="굴림" w:eastAsia="굴림" w:hAnsi="굴림" w:cs="굴림" w:hint="eastAsia"/>
              <w:color w:val="FF0000"/>
              <w:spacing w:val="-2"/>
              <w:kern w:val="0"/>
              <w:sz w:val="22"/>
            </w:rPr>
          </w:rPrChange>
        </w:rPr>
        <w:t>③</w:t>
      </w:r>
      <w:r w:rsidRPr="008936A0">
        <w:rPr>
          <w:rFonts w:ascii="Arial" w:eastAsia="나눔명조" w:hAnsi="Arial" w:cs="Arial"/>
          <w:spacing w:val="-2"/>
          <w:kern w:val="0"/>
          <w:sz w:val="22"/>
          <w:rPrChange w:id="7300" w:author="Keis" w:date="2024-09-13T12:57:00Z">
            <w:rPr>
              <w:rFonts w:ascii="Arial" w:eastAsia="나눔명조" w:hAnsi="Arial" w:cs="Arial"/>
              <w:color w:val="FF0000"/>
              <w:spacing w:val="-2"/>
              <w:kern w:val="0"/>
              <w:sz w:val="22"/>
            </w:rPr>
          </w:rPrChange>
        </w:rPr>
        <w:t xml:space="preserve"> Abolition of retirement age</w:t>
      </w:r>
    </w:p>
    <w:p w14:paraId="0142B164" w14:textId="77777777" w:rsidR="00B368CA" w:rsidRPr="00FF1D2F" w:rsidRDefault="00B368CA" w:rsidP="00B368CA">
      <w:pPr>
        <w:spacing w:line="384" w:lineRule="auto"/>
        <w:textAlignment w:val="baseline"/>
        <w:rPr>
          <w:ins w:id="7301" w:author="Keis" w:date="2024-09-06T15:17:00Z"/>
          <w:rFonts w:ascii="Arial" w:eastAsia="나눔명조" w:hAnsi="Arial" w:cs="Arial"/>
          <w:color w:val="00B050"/>
          <w:spacing w:val="-2"/>
          <w:sz w:val="22"/>
        </w:rPr>
      </w:pPr>
      <w:ins w:id="7302" w:author="Keis" w:date="2024-09-06T15:17:00Z">
        <w:r w:rsidRPr="00FF1D2F">
          <w:rPr>
            <w:rFonts w:ascii="Arial" w:eastAsia="나눔명조" w:hAnsi="Arial" w:cs="Arial" w:hint="eastAsia"/>
            <w:color w:val="00B050"/>
            <w:spacing w:val="-2"/>
            <w:kern w:val="0"/>
            <w:sz w:val="22"/>
          </w:rPr>
          <w:t>⑤</w:t>
        </w:r>
        <w:r w:rsidRPr="00FF1D2F">
          <w:rPr>
            <w:rFonts w:ascii="Arial" w:eastAsia="나눔명조" w:hAnsi="Arial" w:cs="Arial"/>
            <w:color w:val="00B050"/>
            <w:spacing w:val="-2"/>
            <w:kern w:val="0"/>
            <w:sz w:val="22"/>
          </w:rPr>
          <w:t xml:space="preserve"> Re-employment after retirement age</w:t>
        </w:r>
      </w:ins>
    </w:p>
    <w:p w14:paraId="580F1FE8" w14:textId="23D36E7F" w:rsidR="00625959" w:rsidRPr="00B90D96" w:rsidDel="00B368CA" w:rsidRDefault="00625959" w:rsidP="00625959">
      <w:pPr>
        <w:spacing w:line="384" w:lineRule="auto"/>
        <w:textAlignment w:val="baseline"/>
        <w:rPr>
          <w:del w:id="7303" w:author="Keis" w:date="2024-09-06T15:17:00Z"/>
          <w:rFonts w:ascii="Arial" w:eastAsia="굴림" w:hAnsi="Arial" w:cs="Arial"/>
          <w:color w:val="000000"/>
          <w:spacing w:val="-2"/>
          <w:kern w:val="0"/>
          <w:sz w:val="22"/>
        </w:rPr>
      </w:pPr>
      <w:del w:id="7304" w:author="Keis" w:date="2024-09-06T15:17:00Z">
        <w:r w:rsidRPr="00B90D96" w:rsidDel="00B368CA">
          <w:rPr>
            <w:rFonts w:ascii="굴림" w:eastAsia="굴림" w:hAnsi="굴림" w:cs="굴림" w:hint="eastAsia"/>
            <w:color w:val="FF0000"/>
            <w:spacing w:val="-2"/>
            <w:kern w:val="0"/>
            <w:sz w:val="22"/>
          </w:rPr>
          <w:delText>⑤</w:delText>
        </w:r>
        <w:r w:rsidRPr="00B90D96" w:rsidDel="00B368CA">
          <w:rPr>
            <w:rFonts w:ascii="Arial" w:eastAsia="나눔명조" w:hAnsi="Arial" w:cs="Arial"/>
            <w:color w:val="FF0000"/>
            <w:spacing w:val="-2"/>
            <w:kern w:val="0"/>
            <w:sz w:val="22"/>
          </w:rPr>
          <w:delText xml:space="preserve"> </w:delText>
        </w:r>
        <w:r w:rsidDel="00B368CA">
          <w:rPr>
            <w:rFonts w:ascii="Arial" w:eastAsia="나눔명조" w:hAnsi="Arial" w:cs="Arial" w:hint="eastAsia"/>
            <w:color w:val="FF0000"/>
            <w:spacing w:val="-2"/>
            <w:kern w:val="0"/>
            <w:sz w:val="22"/>
          </w:rPr>
          <w:delText>Re-employment or continuing employment after the retirement age</w:delText>
        </w:r>
      </w:del>
    </w:p>
    <w:p w14:paraId="5747F6D9" w14:textId="77777777" w:rsidR="005059BB" w:rsidRPr="00625959" w:rsidRDefault="005059BB" w:rsidP="00625959">
      <w:pPr>
        <w:spacing w:line="384" w:lineRule="auto"/>
        <w:textAlignment w:val="baseline"/>
        <w:rPr>
          <w:rFonts w:ascii="Arial" w:eastAsia="굴림" w:hAnsi="Arial" w:cs="Arial"/>
          <w:color w:val="FF0000"/>
          <w:spacing w:val="-2"/>
          <w:kern w:val="0"/>
          <w:sz w:val="22"/>
        </w:rPr>
      </w:pPr>
    </w:p>
    <w:p w14:paraId="7ED5CE6D" w14:textId="2535A0DA" w:rsidR="00625959" w:rsidRPr="00B90D96" w:rsidRDefault="005059BB" w:rsidP="00625959">
      <w:pPr>
        <w:spacing w:line="384" w:lineRule="auto"/>
        <w:textAlignment w:val="baseline"/>
        <w:rPr>
          <w:rFonts w:ascii="Arial" w:eastAsia="굴림" w:hAnsi="Arial" w:cs="Arial"/>
          <w:color w:val="000000"/>
          <w:spacing w:val="-2"/>
          <w:kern w:val="0"/>
          <w:sz w:val="22"/>
        </w:rPr>
      </w:pPr>
      <w:r w:rsidRPr="008936A0">
        <w:rPr>
          <w:rFonts w:ascii="Arial" w:eastAsia="나눔명조" w:hAnsi="Arial" w:cs="Arial"/>
          <w:spacing w:val="-2"/>
          <w:kern w:val="0"/>
          <w:sz w:val="22"/>
          <w:rPrChange w:id="7305" w:author="Keis" w:date="2024-09-13T12:57:00Z">
            <w:rPr>
              <w:rFonts w:ascii="Arial" w:eastAsia="나눔명조" w:hAnsi="Arial" w:cs="Arial"/>
              <w:color w:val="FF0000"/>
              <w:spacing w:val="-2"/>
              <w:kern w:val="0"/>
              <w:sz w:val="22"/>
            </w:rPr>
          </w:rPrChange>
        </w:rPr>
        <w:t xml:space="preserve">Dadd8e_22. </w:t>
      </w:r>
      <w:r w:rsidR="00625959" w:rsidRPr="008936A0">
        <w:rPr>
          <w:rFonts w:ascii="Arial" w:eastAsia="나눔명조" w:hAnsi="Arial" w:cs="Arial"/>
          <w:spacing w:val="-2"/>
          <w:kern w:val="0"/>
          <w:sz w:val="22"/>
          <w:rPrChange w:id="7306" w:author="Keis" w:date="2024-09-13T12:57:00Z">
            <w:rPr>
              <w:rFonts w:ascii="Arial" w:eastAsia="나눔명조" w:hAnsi="Arial" w:cs="Arial"/>
              <w:color w:val="FF0000"/>
              <w:spacing w:val="-2"/>
              <w:kern w:val="0"/>
              <w:sz w:val="22"/>
            </w:rPr>
          </w:rPrChange>
        </w:rPr>
        <w:t xml:space="preserve">Are you willing to continue working if the </w:t>
      </w:r>
      <w:ins w:id="7307" w:author="Keis" w:date="2024-09-06T15:17:00Z">
        <w:r w:rsidR="00B368CA" w:rsidRPr="00FF1D2F">
          <w:rPr>
            <w:rFonts w:ascii="Arial" w:eastAsia="나눔명조" w:hAnsi="Arial" w:cs="Arial"/>
            <w:color w:val="00B050"/>
            <w:spacing w:val="-2"/>
            <w:kern w:val="0"/>
            <w:sz w:val="22"/>
          </w:rPr>
          <w:t>re-employment system after retirement</w:t>
        </w:r>
        <w:r w:rsidR="00B368CA">
          <w:rPr>
            <w:rFonts w:ascii="Arial" w:eastAsia="나눔명조" w:hAnsi="Arial" w:cs="Arial"/>
            <w:color w:val="00B050"/>
            <w:spacing w:val="-2"/>
            <w:kern w:val="0"/>
            <w:sz w:val="22"/>
          </w:rPr>
          <w:t xml:space="preserve"> age</w:t>
        </w:r>
        <w:r w:rsidR="00B368CA" w:rsidRPr="008936A0" w:rsidDel="00B368CA">
          <w:rPr>
            <w:rFonts w:ascii="Arial" w:eastAsia="나눔명조" w:hAnsi="Arial" w:cs="Arial"/>
            <w:spacing w:val="-2"/>
            <w:kern w:val="0"/>
            <w:sz w:val="22"/>
            <w:rPrChange w:id="7308" w:author="Keis" w:date="2024-09-13T12:57:00Z">
              <w:rPr>
                <w:rFonts w:ascii="Arial" w:eastAsia="나눔명조" w:hAnsi="Arial" w:cs="Arial"/>
                <w:color w:val="FF0000"/>
                <w:spacing w:val="-2"/>
                <w:kern w:val="0"/>
                <w:sz w:val="22"/>
              </w:rPr>
            </w:rPrChange>
          </w:rPr>
          <w:t xml:space="preserve"> </w:t>
        </w:r>
      </w:ins>
      <w:del w:id="7309" w:author="Keis" w:date="2024-09-06T15:17:00Z">
        <w:r w:rsidR="00625959" w:rsidRPr="008936A0" w:rsidDel="00B368CA">
          <w:rPr>
            <w:rFonts w:ascii="Arial" w:eastAsia="나눔명조" w:hAnsi="Arial" w:cs="Arial"/>
            <w:spacing w:val="-2"/>
            <w:kern w:val="0"/>
            <w:sz w:val="22"/>
            <w:rPrChange w:id="7310" w:author="Keis" w:date="2024-09-13T12:57:00Z">
              <w:rPr>
                <w:rFonts w:ascii="Arial" w:eastAsia="나눔명조" w:hAnsi="Arial" w:cs="Arial"/>
                <w:color w:val="FF0000"/>
                <w:spacing w:val="-2"/>
                <w:kern w:val="0"/>
                <w:sz w:val="22"/>
              </w:rPr>
            </w:rPrChange>
          </w:rPr>
          <w:delText>continuous employment system</w:delText>
        </w:r>
      </w:del>
      <w:r w:rsidR="00625959" w:rsidRPr="008936A0">
        <w:rPr>
          <w:rFonts w:ascii="Arial" w:eastAsia="나눔명조" w:hAnsi="Arial" w:cs="Arial"/>
          <w:spacing w:val="-2"/>
          <w:kern w:val="0"/>
          <w:sz w:val="22"/>
          <w:rPrChange w:id="7311" w:author="Keis" w:date="2024-09-13T12:57:00Z">
            <w:rPr>
              <w:rFonts w:ascii="Arial" w:eastAsia="나눔명조" w:hAnsi="Arial" w:cs="Arial"/>
              <w:color w:val="FF0000"/>
              <w:spacing w:val="-2"/>
              <w:kern w:val="0"/>
              <w:sz w:val="22"/>
            </w:rPr>
          </w:rPrChange>
        </w:rPr>
        <w:t xml:space="preserve"> is possible in your previous workplace?</w:t>
      </w:r>
    </w:p>
    <w:p w14:paraId="6B5D2581" w14:textId="77777777" w:rsidR="00625959" w:rsidRPr="00B90D96" w:rsidRDefault="00625959" w:rsidP="00625959">
      <w:pPr>
        <w:spacing w:line="384" w:lineRule="auto"/>
        <w:textAlignment w:val="baseline"/>
        <w:rPr>
          <w:rFonts w:ascii="Arial" w:eastAsia="굴림" w:hAnsi="Arial" w:cs="Arial"/>
          <w:color w:val="000000"/>
          <w:kern w:val="0"/>
          <w:sz w:val="22"/>
        </w:rPr>
      </w:pPr>
      <w:r w:rsidRPr="008936A0">
        <w:rPr>
          <w:rFonts w:ascii="굴림" w:eastAsia="굴림" w:hAnsi="굴림" w:cs="굴림" w:hint="eastAsia"/>
          <w:spacing w:val="-2"/>
          <w:kern w:val="0"/>
          <w:sz w:val="22"/>
          <w:rPrChange w:id="7312" w:author="Keis" w:date="2024-09-13T12:57:00Z">
            <w:rPr>
              <w:rFonts w:ascii="굴림" w:eastAsia="굴림" w:hAnsi="굴림" w:cs="굴림" w:hint="eastAsia"/>
              <w:color w:val="FF0000"/>
              <w:spacing w:val="-2"/>
              <w:kern w:val="0"/>
              <w:sz w:val="22"/>
            </w:rPr>
          </w:rPrChange>
        </w:rPr>
        <w:t>①</w:t>
      </w:r>
      <w:r w:rsidRPr="008936A0">
        <w:rPr>
          <w:rFonts w:ascii="Arial" w:eastAsia="나눔명조" w:hAnsi="Arial" w:cs="Arial"/>
          <w:spacing w:val="-2"/>
          <w:kern w:val="0"/>
          <w:sz w:val="22"/>
          <w:rPrChange w:id="7313" w:author="Keis" w:date="2024-09-13T12:57:00Z">
            <w:rPr>
              <w:rFonts w:ascii="Arial" w:eastAsia="나눔명조" w:hAnsi="Arial" w:cs="Arial"/>
              <w:color w:val="FF0000"/>
              <w:spacing w:val="-2"/>
              <w:kern w:val="0"/>
              <w:sz w:val="22"/>
            </w:rPr>
          </w:rPrChange>
        </w:rPr>
        <w:t xml:space="preserve"> Yes </w:t>
      </w:r>
      <w:r w:rsidRPr="008936A0">
        <w:rPr>
          <w:rFonts w:ascii="Arial" w:eastAsia="나눔명조" w:hAnsi="Arial" w:cs="Arial" w:hint="eastAsia"/>
          <w:spacing w:val="-2"/>
          <w:kern w:val="0"/>
          <w:sz w:val="22"/>
          <w:rPrChange w:id="7314" w:author="Keis" w:date="2024-09-13T12:57:00Z">
            <w:rPr>
              <w:rFonts w:ascii="Arial" w:eastAsia="나눔명조" w:hAnsi="Arial" w:cs="Arial" w:hint="eastAsia"/>
              <w:color w:val="FF0000"/>
              <w:spacing w:val="-2"/>
              <w:kern w:val="0"/>
              <w:sz w:val="22"/>
            </w:rPr>
          </w:rPrChange>
        </w:rPr>
        <w:t>→</w:t>
      </w:r>
      <w:r w:rsidRPr="008936A0">
        <w:rPr>
          <w:rFonts w:ascii="Arial" w:eastAsia="나눔명조" w:hAnsi="Arial" w:cs="Arial"/>
          <w:spacing w:val="-2"/>
          <w:kern w:val="0"/>
          <w:sz w:val="22"/>
          <w:rPrChange w:id="7315" w:author="Keis" w:date="2024-09-13T12:57:00Z">
            <w:rPr>
              <w:rFonts w:ascii="Arial" w:eastAsia="나눔명조" w:hAnsi="Arial" w:cs="Arial"/>
              <w:color w:val="FF0000"/>
              <w:spacing w:val="-2"/>
              <w:kern w:val="0"/>
              <w:sz w:val="22"/>
            </w:rPr>
          </w:rPrChange>
        </w:rPr>
        <w:t>Dadd8e_24</w:t>
      </w:r>
    </w:p>
    <w:p w14:paraId="6F74B415" w14:textId="77777777" w:rsidR="005059BB" w:rsidRPr="00625959" w:rsidRDefault="00625959" w:rsidP="00625959">
      <w:pPr>
        <w:spacing w:line="384" w:lineRule="auto"/>
        <w:textAlignment w:val="baseline"/>
        <w:rPr>
          <w:rFonts w:ascii="Arial" w:eastAsia="굴림" w:hAnsi="Arial" w:cs="Arial"/>
          <w:color w:val="000000"/>
          <w:spacing w:val="-2"/>
          <w:kern w:val="0"/>
          <w:sz w:val="22"/>
        </w:rPr>
      </w:pPr>
      <w:r w:rsidRPr="008936A0">
        <w:rPr>
          <w:rFonts w:ascii="굴림" w:eastAsia="굴림" w:hAnsi="굴림" w:cs="굴림" w:hint="eastAsia"/>
          <w:spacing w:val="-2"/>
          <w:kern w:val="0"/>
          <w:sz w:val="22"/>
          <w:rPrChange w:id="7316" w:author="Keis" w:date="2024-09-13T12:57:00Z">
            <w:rPr>
              <w:rFonts w:ascii="굴림" w:eastAsia="굴림" w:hAnsi="굴림" w:cs="굴림" w:hint="eastAsia"/>
              <w:color w:val="FF0000"/>
              <w:spacing w:val="-2"/>
              <w:kern w:val="0"/>
              <w:sz w:val="22"/>
            </w:rPr>
          </w:rPrChange>
        </w:rPr>
        <w:t>⑤</w:t>
      </w:r>
      <w:r w:rsidRPr="008936A0">
        <w:rPr>
          <w:rFonts w:ascii="Arial" w:eastAsia="나눔명조" w:hAnsi="Arial" w:cs="Arial"/>
          <w:spacing w:val="-2"/>
          <w:kern w:val="0"/>
          <w:sz w:val="22"/>
          <w:rPrChange w:id="7317" w:author="Keis" w:date="2024-09-13T12:57:00Z">
            <w:rPr>
              <w:rFonts w:ascii="Arial" w:eastAsia="나눔명조" w:hAnsi="Arial" w:cs="Arial"/>
              <w:color w:val="FF0000"/>
              <w:spacing w:val="-2"/>
              <w:kern w:val="0"/>
              <w:sz w:val="22"/>
            </w:rPr>
          </w:rPrChange>
        </w:rPr>
        <w:t xml:space="preserve"> No</w:t>
      </w:r>
    </w:p>
    <w:p w14:paraId="6B2D6AF5"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486D3768" w14:textId="04F1F707" w:rsidR="00625959" w:rsidRPr="00B90D96" w:rsidRDefault="005059BB" w:rsidP="00625959">
      <w:pPr>
        <w:spacing w:line="384" w:lineRule="auto"/>
        <w:textAlignment w:val="baseline"/>
        <w:rPr>
          <w:rFonts w:ascii="Arial" w:eastAsia="굴림" w:hAnsi="Arial" w:cs="Arial"/>
          <w:color w:val="000000"/>
          <w:spacing w:val="-2"/>
          <w:kern w:val="0"/>
          <w:sz w:val="22"/>
        </w:rPr>
      </w:pPr>
      <w:r w:rsidRPr="008936A0">
        <w:rPr>
          <w:rFonts w:ascii="Arial" w:eastAsia="나눔명조" w:hAnsi="Arial" w:cs="Arial"/>
          <w:spacing w:val="-2"/>
          <w:kern w:val="0"/>
          <w:sz w:val="22"/>
          <w:rPrChange w:id="7318" w:author="Keis" w:date="2024-09-13T12:57:00Z">
            <w:rPr>
              <w:rFonts w:ascii="Arial" w:eastAsia="나눔명조" w:hAnsi="Arial" w:cs="Arial"/>
              <w:color w:val="FF0000"/>
              <w:spacing w:val="-2"/>
              <w:kern w:val="0"/>
              <w:sz w:val="22"/>
            </w:rPr>
          </w:rPrChange>
        </w:rPr>
        <w:t xml:space="preserve">Dadd8e_23. </w:t>
      </w:r>
      <w:r w:rsidR="00625959" w:rsidRPr="008936A0">
        <w:rPr>
          <w:rFonts w:ascii="Arial" w:eastAsia="나눔명조" w:hAnsi="Arial" w:cs="Arial"/>
          <w:spacing w:val="-2"/>
          <w:kern w:val="0"/>
          <w:sz w:val="22"/>
          <w:rPrChange w:id="7319" w:author="Keis" w:date="2024-09-13T12:57:00Z">
            <w:rPr>
              <w:rFonts w:ascii="Arial" w:eastAsia="나눔명조" w:hAnsi="Arial" w:cs="Arial"/>
              <w:color w:val="FF0000"/>
              <w:spacing w:val="-2"/>
              <w:kern w:val="0"/>
              <w:sz w:val="22"/>
            </w:rPr>
          </w:rPrChange>
        </w:rPr>
        <w:t xml:space="preserve">Tell the major reason that you don’t want to </w:t>
      </w:r>
      <w:ins w:id="7320" w:author="Keis" w:date="2024-09-06T15:17:00Z">
        <w:r w:rsidR="00CB208D" w:rsidRPr="00AD562B">
          <w:rPr>
            <w:rFonts w:ascii="Arial" w:eastAsia="나눔명조" w:hAnsi="Arial" w:cs="Arial"/>
            <w:color w:val="00B050"/>
            <w:spacing w:val="-2"/>
            <w:kern w:val="0"/>
            <w:sz w:val="22"/>
          </w:rPr>
          <w:t>re-employment after the retirement age</w:t>
        </w:r>
      </w:ins>
      <w:del w:id="7321" w:author="Keis" w:date="2024-09-06T15:17:00Z">
        <w:r w:rsidR="00625959" w:rsidDel="00CB208D">
          <w:rPr>
            <w:rFonts w:ascii="Arial" w:eastAsia="나눔명조" w:hAnsi="Arial" w:cs="Arial" w:hint="eastAsia"/>
            <w:color w:val="FF0000"/>
            <w:spacing w:val="-2"/>
            <w:kern w:val="0"/>
            <w:sz w:val="22"/>
          </w:rPr>
          <w:delText xml:space="preserve">continuous employment or re-employment after the </w:delText>
        </w:r>
        <w:r w:rsidR="00625959" w:rsidDel="00CB208D">
          <w:rPr>
            <w:rFonts w:ascii="Arial" w:eastAsia="나눔명조" w:hAnsi="Arial" w:cs="Arial"/>
            <w:color w:val="FF0000"/>
            <w:spacing w:val="-2"/>
            <w:kern w:val="0"/>
            <w:sz w:val="22"/>
          </w:rPr>
          <w:delText>retirement</w:delText>
        </w:r>
        <w:r w:rsidR="00625959" w:rsidDel="00CB208D">
          <w:rPr>
            <w:rFonts w:ascii="Arial" w:eastAsia="나눔명조" w:hAnsi="Arial" w:cs="Arial" w:hint="eastAsia"/>
            <w:color w:val="FF0000"/>
            <w:spacing w:val="-2"/>
            <w:kern w:val="0"/>
            <w:sz w:val="22"/>
          </w:rPr>
          <w:delText xml:space="preserve"> age</w:delText>
        </w:r>
      </w:del>
      <w:r w:rsidR="00625959" w:rsidRPr="00B90D96">
        <w:rPr>
          <w:rFonts w:ascii="Arial" w:eastAsia="나눔명조" w:hAnsi="Arial" w:cs="Arial"/>
          <w:color w:val="FF0000"/>
          <w:spacing w:val="-2"/>
          <w:kern w:val="0"/>
          <w:sz w:val="22"/>
        </w:rPr>
        <w:t>.</w:t>
      </w:r>
    </w:p>
    <w:p w14:paraId="20F37B1B" w14:textId="77777777" w:rsidR="00625959" w:rsidRPr="00484D4B" w:rsidRDefault="00625959" w:rsidP="00625959">
      <w:pPr>
        <w:spacing w:line="384" w:lineRule="auto"/>
        <w:textAlignment w:val="baseline"/>
        <w:rPr>
          <w:rFonts w:ascii="Arial" w:eastAsia="굴림" w:hAnsi="Arial" w:cs="Arial"/>
          <w:kern w:val="0"/>
          <w:sz w:val="22"/>
          <w:rPrChange w:id="732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323"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324" w:author="Keis" w:date="2024-09-06T17:49:00Z">
            <w:rPr>
              <w:rFonts w:ascii="Arial" w:eastAsia="나눔명조" w:hAnsi="Arial" w:cs="Arial"/>
              <w:color w:val="FF0000"/>
              <w:spacing w:val="-2"/>
              <w:kern w:val="0"/>
              <w:sz w:val="22"/>
            </w:rPr>
          </w:rPrChange>
        </w:rPr>
        <w:t xml:space="preserve"> Don’t want to work after retirement age(Hope retirement)</w:t>
      </w:r>
    </w:p>
    <w:p w14:paraId="37C68AFC" w14:textId="77777777" w:rsidR="00625959" w:rsidRPr="00484D4B" w:rsidRDefault="00625959" w:rsidP="00625959">
      <w:pPr>
        <w:spacing w:line="384" w:lineRule="auto"/>
        <w:textAlignment w:val="baseline"/>
        <w:rPr>
          <w:rFonts w:ascii="Arial" w:eastAsia="굴림" w:hAnsi="Arial" w:cs="Arial"/>
          <w:spacing w:val="-2"/>
          <w:kern w:val="0"/>
          <w:sz w:val="22"/>
          <w:rPrChange w:id="7325"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326"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327" w:author="Keis" w:date="2024-09-06T17:49:00Z">
            <w:rPr>
              <w:rFonts w:ascii="Arial" w:eastAsia="나눔명조" w:hAnsi="Arial" w:cs="Arial"/>
              <w:color w:val="FF0000"/>
              <w:spacing w:val="-2"/>
              <w:kern w:val="0"/>
              <w:sz w:val="22"/>
            </w:rPr>
          </w:rPrChange>
        </w:rPr>
        <w:t xml:space="preserve"> Hope to move other job, work(Hope relocate)</w:t>
      </w:r>
    </w:p>
    <w:p w14:paraId="56CEA6A9" w14:textId="77777777" w:rsidR="00625959" w:rsidRPr="00484D4B" w:rsidRDefault="00625959" w:rsidP="00625959">
      <w:pPr>
        <w:spacing w:line="384" w:lineRule="auto"/>
        <w:textAlignment w:val="baseline"/>
        <w:rPr>
          <w:rFonts w:ascii="Arial" w:eastAsia="굴림" w:hAnsi="Arial" w:cs="Arial"/>
          <w:spacing w:val="-2"/>
          <w:kern w:val="0"/>
          <w:sz w:val="22"/>
          <w:rPrChange w:id="7328"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329"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330" w:author="Keis" w:date="2024-09-06T17:49:00Z">
            <w:rPr>
              <w:rFonts w:ascii="Arial" w:eastAsia="나눔명조" w:hAnsi="Arial" w:cs="Arial"/>
              <w:color w:val="FF0000"/>
              <w:spacing w:val="-2"/>
              <w:kern w:val="0"/>
              <w:sz w:val="22"/>
            </w:rPr>
          </w:rPrChange>
        </w:rPr>
        <w:t xml:space="preserve"> Because of the treatment is bad(wage, employment type etc.)</w:t>
      </w:r>
    </w:p>
    <w:p w14:paraId="50DC7550" w14:textId="77777777" w:rsidR="00625959" w:rsidRPr="00484D4B" w:rsidRDefault="00625959" w:rsidP="00625959">
      <w:pPr>
        <w:spacing w:line="384" w:lineRule="auto"/>
        <w:textAlignment w:val="baseline"/>
        <w:rPr>
          <w:rFonts w:ascii="Arial" w:eastAsia="굴림" w:hAnsi="Arial" w:cs="Arial"/>
          <w:spacing w:val="-2"/>
          <w:kern w:val="0"/>
          <w:sz w:val="22"/>
          <w:rPrChange w:id="7331"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332"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333" w:author="Keis" w:date="2024-09-06T17:49:00Z">
            <w:rPr>
              <w:rFonts w:ascii="Arial" w:eastAsia="나눔명조" w:hAnsi="Arial" w:cs="Arial"/>
              <w:color w:val="FF0000"/>
              <w:spacing w:val="-2"/>
              <w:kern w:val="0"/>
              <w:sz w:val="22"/>
            </w:rPr>
          </w:rPrChange>
        </w:rPr>
        <w:t xml:space="preserve"> Because what to do is different(Job change) </w:t>
      </w:r>
    </w:p>
    <w:p w14:paraId="348D68B0" w14:textId="77777777" w:rsidR="00625959" w:rsidRPr="00484D4B" w:rsidRDefault="00625959" w:rsidP="00625959">
      <w:pPr>
        <w:spacing w:line="384" w:lineRule="auto"/>
        <w:textAlignment w:val="baseline"/>
        <w:rPr>
          <w:rFonts w:ascii="Arial" w:eastAsia="굴림" w:hAnsi="Arial" w:cs="Arial"/>
          <w:spacing w:val="-2"/>
          <w:kern w:val="0"/>
          <w:sz w:val="22"/>
          <w:rPrChange w:id="7334"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335"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336" w:author="Keis" w:date="2024-09-06T17:49:00Z">
            <w:rPr>
              <w:rFonts w:ascii="Arial" w:eastAsia="나눔명조" w:hAnsi="Arial" w:cs="Arial"/>
              <w:color w:val="FF0000"/>
              <w:spacing w:val="-2"/>
              <w:kern w:val="0"/>
              <w:sz w:val="22"/>
            </w:rPr>
          </w:rPrChange>
        </w:rPr>
        <w:t xml:space="preserve"> Hard to work because of bad health </w:t>
      </w:r>
    </w:p>
    <w:p w14:paraId="2FF5ED9F" w14:textId="77777777" w:rsidR="00625959" w:rsidRPr="00484D4B" w:rsidRDefault="00625959" w:rsidP="00625959">
      <w:pPr>
        <w:spacing w:line="384" w:lineRule="auto"/>
        <w:textAlignment w:val="baseline"/>
        <w:rPr>
          <w:rFonts w:ascii="Arial" w:eastAsia="굴림" w:hAnsi="Arial" w:cs="Arial"/>
          <w:spacing w:val="-2"/>
          <w:kern w:val="0"/>
          <w:sz w:val="22"/>
          <w:rPrChange w:id="7337"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338" w:author="Keis" w:date="2024-09-06T17:49:00Z">
            <w:rPr>
              <w:rFonts w:ascii="굴림" w:eastAsia="굴림" w:hAnsi="굴림" w:cs="굴림" w:hint="eastAsia"/>
              <w:color w:val="FF0000"/>
              <w:spacing w:val="-2"/>
              <w:kern w:val="0"/>
              <w:sz w:val="22"/>
            </w:rPr>
          </w:rPrChange>
        </w:rPr>
        <w:t>⑥</w:t>
      </w:r>
      <w:r w:rsidRPr="00484D4B">
        <w:rPr>
          <w:rFonts w:ascii="Arial" w:eastAsia="나눔명조" w:hAnsi="Arial" w:cs="Arial"/>
          <w:spacing w:val="-2"/>
          <w:kern w:val="0"/>
          <w:sz w:val="22"/>
          <w:rPrChange w:id="7339" w:author="Keis" w:date="2024-09-06T17:49:00Z">
            <w:rPr>
              <w:rFonts w:ascii="Arial" w:eastAsia="나눔명조" w:hAnsi="Arial" w:cs="Arial"/>
              <w:color w:val="FF0000"/>
              <w:spacing w:val="-2"/>
              <w:kern w:val="0"/>
              <w:sz w:val="22"/>
            </w:rPr>
          </w:rPrChange>
        </w:rPr>
        <w:t xml:space="preserve"> Others </w:t>
      </w:r>
    </w:p>
    <w:p w14:paraId="08A9C3C2" w14:textId="77777777" w:rsidR="005059BB" w:rsidRPr="00484D4B" w:rsidRDefault="005059BB" w:rsidP="00625959">
      <w:pPr>
        <w:spacing w:line="384" w:lineRule="auto"/>
        <w:textAlignment w:val="baseline"/>
        <w:rPr>
          <w:rFonts w:ascii="Arial" w:eastAsia="굴림" w:hAnsi="Arial" w:cs="Arial"/>
          <w:spacing w:val="-2"/>
          <w:kern w:val="0"/>
          <w:sz w:val="22"/>
          <w:rPrChange w:id="7340" w:author="Keis" w:date="2024-09-06T17:49:00Z">
            <w:rPr>
              <w:rFonts w:ascii="Arial" w:eastAsia="굴림" w:hAnsi="Arial" w:cs="Arial"/>
              <w:color w:val="FF0000"/>
              <w:spacing w:val="-2"/>
              <w:kern w:val="0"/>
              <w:sz w:val="22"/>
            </w:rPr>
          </w:rPrChange>
        </w:rPr>
      </w:pPr>
    </w:p>
    <w:p w14:paraId="73C79887" w14:textId="77777777" w:rsidR="00625959" w:rsidRPr="00484D4B" w:rsidRDefault="005059BB" w:rsidP="00625959">
      <w:pPr>
        <w:spacing w:line="384" w:lineRule="auto"/>
        <w:textAlignment w:val="baseline"/>
        <w:rPr>
          <w:rFonts w:ascii="Arial" w:eastAsia="굴림" w:hAnsi="Arial" w:cs="Arial"/>
          <w:spacing w:val="-2"/>
          <w:kern w:val="0"/>
          <w:sz w:val="22"/>
          <w:rPrChange w:id="7341"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342" w:author="Keis" w:date="2024-09-06T17:49:00Z">
            <w:rPr>
              <w:rFonts w:ascii="Arial" w:eastAsia="나눔명조" w:hAnsi="Arial" w:cs="Arial"/>
              <w:color w:val="FF0000"/>
              <w:spacing w:val="-2"/>
              <w:kern w:val="0"/>
              <w:sz w:val="22"/>
            </w:rPr>
          </w:rPrChange>
        </w:rPr>
        <w:t xml:space="preserve">Dadd8e_24. </w:t>
      </w:r>
      <w:r w:rsidR="00625959" w:rsidRPr="00484D4B">
        <w:rPr>
          <w:rFonts w:ascii="Arial" w:eastAsia="나눔명조" w:hAnsi="Arial" w:cs="Arial"/>
          <w:spacing w:val="-2"/>
          <w:kern w:val="0"/>
          <w:sz w:val="22"/>
          <w:rPrChange w:id="7343" w:author="Keis" w:date="2024-09-06T17:49:00Z">
            <w:rPr>
              <w:rFonts w:ascii="Arial" w:eastAsia="나눔명조" w:hAnsi="Arial" w:cs="Arial"/>
              <w:color w:val="FF0000"/>
              <w:spacing w:val="-2"/>
              <w:kern w:val="0"/>
              <w:sz w:val="22"/>
            </w:rPr>
          </w:rPrChange>
        </w:rPr>
        <w:t>Do you think the continuous employment system is helpful the elderly to create the jobs and secure employment?</w:t>
      </w:r>
    </w:p>
    <w:p w14:paraId="4B3375F1" w14:textId="77777777" w:rsidR="00625959" w:rsidRPr="00484D4B" w:rsidRDefault="00625959" w:rsidP="00D12299">
      <w:pPr>
        <w:pStyle w:val="a6"/>
        <w:numPr>
          <w:ilvl w:val="0"/>
          <w:numId w:val="1342"/>
        </w:numPr>
        <w:wordWrap/>
        <w:adjustRightInd w:val="0"/>
        <w:spacing w:line="360" w:lineRule="auto"/>
        <w:ind w:leftChars="0"/>
        <w:jc w:val="left"/>
        <w:rPr>
          <w:rFonts w:ascii="Arial" w:eastAsia="굴림" w:hAnsi="Arial" w:cs="Arial"/>
          <w:kern w:val="0"/>
          <w:sz w:val="22"/>
          <w:rPrChange w:id="7344"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345" w:author="Keis" w:date="2024-09-06T17:49:00Z">
            <w:rPr>
              <w:rFonts w:ascii="Arial" w:eastAsia="굴림" w:hAnsi="Arial" w:cs="Arial"/>
              <w:color w:val="FF0000"/>
              <w:kern w:val="0"/>
              <w:sz w:val="22"/>
            </w:rPr>
          </w:rPrChange>
        </w:rPr>
        <w:t>Very good</w:t>
      </w:r>
    </w:p>
    <w:p w14:paraId="104084FB" w14:textId="77777777" w:rsidR="00625959" w:rsidRPr="00484D4B" w:rsidRDefault="00625959" w:rsidP="00D12299">
      <w:pPr>
        <w:pStyle w:val="a6"/>
        <w:numPr>
          <w:ilvl w:val="0"/>
          <w:numId w:val="1342"/>
        </w:numPr>
        <w:wordWrap/>
        <w:adjustRightInd w:val="0"/>
        <w:spacing w:line="360" w:lineRule="auto"/>
        <w:ind w:leftChars="0"/>
        <w:jc w:val="left"/>
        <w:rPr>
          <w:rFonts w:ascii="Arial" w:eastAsia="굴림" w:hAnsi="Arial" w:cs="Arial"/>
          <w:kern w:val="0"/>
          <w:sz w:val="22"/>
          <w:rPrChange w:id="7346"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347" w:author="Keis" w:date="2024-09-06T17:49:00Z">
            <w:rPr>
              <w:rFonts w:ascii="Arial" w:eastAsia="굴림" w:hAnsi="Arial" w:cs="Arial"/>
              <w:color w:val="FF0000"/>
              <w:kern w:val="0"/>
              <w:sz w:val="22"/>
            </w:rPr>
          </w:rPrChange>
        </w:rPr>
        <w:t>Good</w:t>
      </w:r>
    </w:p>
    <w:p w14:paraId="163A5047" w14:textId="77777777" w:rsidR="00625959" w:rsidRPr="00484D4B" w:rsidRDefault="00625959" w:rsidP="00D12299">
      <w:pPr>
        <w:pStyle w:val="a6"/>
        <w:numPr>
          <w:ilvl w:val="0"/>
          <w:numId w:val="1342"/>
        </w:numPr>
        <w:wordWrap/>
        <w:adjustRightInd w:val="0"/>
        <w:spacing w:line="360" w:lineRule="auto"/>
        <w:ind w:leftChars="0"/>
        <w:jc w:val="left"/>
        <w:rPr>
          <w:rFonts w:ascii="Arial" w:eastAsia="굴림" w:hAnsi="Arial" w:cs="Arial"/>
          <w:kern w:val="0"/>
          <w:sz w:val="22"/>
          <w:rPrChange w:id="7348"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349" w:author="Keis" w:date="2024-09-06T17:49:00Z">
            <w:rPr>
              <w:rFonts w:ascii="Arial" w:eastAsia="굴림" w:hAnsi="Arial" w:cs="Arial"/>
              <w:color w:val="FF0000"/>
              <w:kern w:val="0"/>
              <w:sz w:val="22"/>
            </w:rPr>
          </w:rPrChange>
        </w:rPr>
        <w:t>Fair</w:t>
      </w:r>
    </w:p>
    <w:p w14:paraId="56266505" w14:textId="77777777" w:rsidR="00625959" w:rsidRPr="00484D4B" w:rsidRDefault="00625959" w:rsidP="00D12299">
      <w:pPr>
        <w:pStyle w:val="a6"/>
        <w:numPr>
          <w:ilvl w:val="0"/>
          <w:numId w:val="1342"/>
        </w:numPr>
        <w:wordWrap/>
        <w:adjustRightInd w:val="0"/>
        <w:spacing w:line="360" w:lineRule="auto"/>
        <w:ind w:leftChars="0"/>
        <w:jc w:val="left"/>
        <w:rPr>
          <w:rFonts w:ascii="Arial" w:eastAsia="굴림" w:hAnsi="Arial" w:cs="Arial"/>
          <w:kern w:val="0"/>
          <w:sz w:val="22"/>
          <w:rPrChange w:id="7350"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351" w:author="Keis" w:date="2024-09-06T17:49:00Z">
            <w:rPr>
              <w:rFonts w:ascii="Arial" w:eastAsia="굴림" w:hAnsi="Arial" w:cs="Arial"/>
              <w:color w:val="FF0000"/>
              <w:kern w:val="0"/>
              <w:sz w:val="22"/>
            </w:rPr>
          </w:rPrChange>
        </w:rPr>
        <w:t>Bad</w:t>
      </w:r>
    </w:p>
    <w:p w14:paraId="19FE579F" w14:textId="77777777" w:rsidR="00625959" w:rsidRPr="00484D4B" w:rsidRDefault="00625959" w:rsidP="00D12299">
      <w:pPr>
        <w:pStyle w:val="a6"/>
        <w:numPr>
          <w:ilvl w:val="0"/>
          <w:numId w:val="1342"/>
        </w:numPr>
        <w:wordWrap/>
        <w:adjustRightInd w:val="0"/>
        <w:spacing w:line="360" w:lineRule="auto"/>
        <w:ind w:leftChars="0"/>
        <w:jc w:val="left"/>
        <w:rPr>
          <w:rFonts w:ascii="Arial" w:eastAsia="굴림" w:hAnsi="Arial" w:cs="Arial"/>
          <w:kern w:val="0"/>
          <w:sz w:val="22"/>
          <w:rPrChange w:id="7352"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353" w:author="Keis" w:date="2024-09-06T17:49:00Z">
            <w:rPr>
              <w:rFonts w:ascii="Arial" w:eastAsia="굴림" w:hAnsi="Arial" w:cs="Arial"/>
              <w:color w:val="FF0000"/>
              <w:kern w:val="0"/>
              <w:sz w:val="22"/>
            </w:rPr>
          </w:rPrChange>
        </w:rPr>
        <w:t>Very bad</w:t>
      </w:r>
    </w:p>
    <w:p w14:paraId="4D742A54" w14:textId="77777777" w:rsidR="005059BB" w:rsidRPr="00484D4B" w:rsidRDefault="005059BB" w:rsidP="00625959">
      <w:pPr>
        <w:spacing w:line="384" w:lineRule="auto"/>
        <w:textAlignment w:val="baseline"/>
        <w:rPr>
          <w:rFonts w:ascii="Arial" w:eastAsia="굴림" w:hAnsi="Arial" w:cs="Arial"/>
          <w:kern w:val="0"/>
          <w:sz w:val="22"/>
          <w:rPrChange w:id="7354" w:author="Keis" w:date="2024-09-06T17:49:00Z">
            <w:rPr>
              <w:rFonts w:ascii="Arial" w:eastAsia="굴림" w:hAnsi="Arial" w:cs="Arial"/>
              <w:color w:val="000000"/>
              <w:kern w:val="0"/>
              <w:sz w:val="22"/>
            </w:rPr>
          </w:rPrChange>
        </w:rPr>
      </w:pPr>
    </w:p>
    <w:p w14:paraId="7C88C1DD" w14:textId="77777777" w:rsidR="005059BB" w:rsidRPr="00484D4B" w:rsidRDefault="005059BB" w:rsidP="00625959">
      <w:pPr>
        <w:spacing w:line="372" w:lineRule="auto"/>
        <w:textAlignment w:val="baseline"/>
        <w:rPr>
          <w:rFonts w:ascii="Arial" w:eastAsia="굴림" w:hAnsi="Arial" w:cs="Arial"/>
          <w:kern w:val="0"/>
          <w:sz w:val="22"/>
          <w:rPrChange w:id="7355" w:author="Keis" w:date="2024-09-06T17:49:00Z">
            <w:rPr>
              <w:rFonts w:ascii="Arial" w:eastAsia="굴림" w:hAnsi="Arial" w:cs="Arial"/>
              <w:color w:val="000000"/>
              <w:kern w:val="0"/>
              <w:sz w:val="22"/>
            </w:rPr>
          </w:rPrChange>
        </w:rPr>
      </w:pPr>
    </w:p>
    <w:p w14:paraId="258223F6" w14:textId="77777777" w:rsidR="00625959" w:rsidRPr="00484D4B" w:rsidRDefault="00625959" w:rsidP="00625959">
      <w:pPr>
        <w:spacing w:line="384" w:lineRule="auto"/>
        <w:textAlignment w:val="baseline"/>
        <w:rPr>
          <w:rFonts w:ascii="Arial" w:eastAsia="굴림" w:hAnsi="Arial" w:cs="Arial"/>
          <w:b/>
          <w:spacing w:val="-2"/>
          <w:kern w:val="0"/>
          <w:sz w:val="22"/>
          <w:rPrChange w:id="7356" w:author="Keis" w:date="2024-09-06T17:49:00Z">
            <w:rPr>
              <w:rFonts w:ascii="Arial" w:eastAsia="굴림" w:hAnsi="Arial" w:cs="Arial"/>
              <w:b/>
              <w:color w:val="FF0000"/>
              <w:spacing w:val="-2"/>
              <w:kern w:val="0"/>
              <w:sz w:val="22"/>
            </w:rPr>
          </w:rPrChange>
        </w:rPr>
      </w:pPr>
      <w:r w:rsidRPr="00484D4B">
        <w:rPr>
          <w:rFonts w:ascii="Arial" w:eastAsia="굴림체" w:hAnsi="Arial" w:cs="Arial"/>
          <w:b/>
          <w:bCs/>
          <w:kern w:val="0"/>
          <w:sz w:val="22"/>
          <w:rPrChange w:id="7357" w:author="Keis" w:date="2024-09-06T17:49:00Z">
            <w:rPr>
              <w:rFonts w:ascii="Arial" w:eastAsia="굴림체" w:hAnsi="Arial" w:cs="Arial"/>
              <w:b/>
              <w:bCs/>
              <w:color w:val="FF0000"/>
              <w:kern w:val="0"/>
              <w:sz w:val="22"/>
            </w:rPr>
          </w:rPrChange>
        </w:rPr>
        <w:t xml:space="preserve">&lt;Elderly employment support&gt; </w:t>
      </w:r>
    </w:p>
    <w:p w14:paraId="0CAA64C5" w14:textId="77777777" w:rsidR="005537D5" w:rsidRPr="00484D4B" w:rsidRDefault="00625959" w:rsidP="005537D5">
      <w:pPr>
        <w:spacing w:line="384" w:lineRule="auto"/>
        <w:textAlignment w:val="baseline"/>
        <w:rPr>
          <w:rFonts w:ascii="Arial" w:eastAsia="나눔명조" w:hAnsi="Arial" w:cs="Arial"/>
          <w:spacing w:val="-2"/>
          <w:kern w:val="0"/>
          <w:sz w:val="22"/>
          <w:rPrChange w:id="7358" w:author="Keis" w:date="2024-09-06T17:49:00Z">
            <w:rPr>
              <w:rFonts w:ascii="Arial" w:eastAsia="나눔명조" w:hAnsi="Arial" w:cs="Arial"/>
              <w:color w:val="FF0000"/>
              <w:spacing w:val="-2"/>
              <w:kern w:val="0"/>
              <w:sz w:val="22"/>
            </w:rPr>
          </w:rPrChange>
        </w:rPr>
      </w:pPr>
      <w:r w:rsidRPr="00484D4B">
        <w:rPr>
          <w:rFonts w:ascii="Arial" w:eastAsia="나눔명조" w:hAnsi="Arial" w:cs="Arial"/>
          <w:spacing w:val="-2"/>
          <w:kern w:val="0"/>
          <w:sz w:val="22"/>
          <w:rPrChange w:id="7359" w:author="Keis" w:date="2024-09-06T17:49:00Z">
            <w:rPr>
              <w:rFonts w:ascii="Arial" w:eastAsia="나눔명조" w:hAnsi="Arial" w:cs="Arial"/>
              <w:color w:val="FF0000"/>
              <w:spacing w:val="-2"/>
              <w:kern w:val="0"/>
              <w:sz w:val="22"/>
            </w:rPr>
          </w:rPrChange>
        </w:rPr>
        <w:t xml:space="preserve">Dadd8e_25. </w:t>
      </w:r>
      <w:bookmarkStart w:id="7360" w:name="_Hlk81991154"/>
      <w:r w:rsidR="005537D5" w:rsidRPr="00484D4B">
        <w:rPr>
          <w:rFonts w:ascii="Arial" w:eastAsia="나눔명조" w:hAnsi="Arial" w:cs="Arial"/>
          <w:spacing w:val="-2"/>
          <w:kern w:val="0"/>
          <w:sz w:val="22"/>
          <w:rPrChange w:id="7361" w:author="Keis" w:date="2024-09-06T17:49:00Z">
            <w:rPr>
              <w:rFonts w:ascii="Arial" w:eastAsia="나눔명조" w:hAnsi="Arial" w:cs="Arial"/>
              <w:color w:val="FF0000"/>
              <w:spacing w:val="-2"/>
              <w:kern w:val="0"/>
              <w:sz w:val="22"/>
            </w:rPr>
          </w:rPrChange>
        </w:rPr>
        <w:t>What do you view as the most necessary policies to support elderly reemployment or continuing employment? Please select three answers and rank them in order of importance.</w:t>
      </w:r>
    </w:p>
    <w:p w14:paraId="7FE88938" w14:textId="77777777" w:rsidR="005537D5" w:rsidRPr="00484D4B" w:rsidRDefault="005537D5" w:rsidP="005537D5">
      <w:pPr>
        <w:spacing w:line="384" w:lineRule="auto"/>
        <w:textAlignment w:val="baseline"/>
        <w:rPr>
          <w:rFonts w:ascii="Arial" w:eastAsia="굴림" w:hAnsi="Arial" w:cs="Arial"/>
          <w:spacing w:val="-2"/>
          <w:kern w:val="0"/>
          <w:sz w:val="22"/>
          <w:rPrChange w:id="7362"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363" w:author="Keis" w:date="2024-09-06T17:49:00Z">
            <w:rPr>
              <w:rFonts w:ascii="Arial" w:eastAsia="나눔명조" w:hAnsi="Arial" w:cs="Arial"/>
              <w:color w:val="FF0000"/>
              <w:spacing w:val="-2"/>
              <w:kern w:val="0"/>
              <w:sz w:val="22"/>
            </w:rPr>
          </w:rPrChange>
        </w:rPr>
        <w:t>First: ________ Second: ________ Third: ________</w:t>
      </w:r>
    </w:p>
    <w:p w14:paraId="4DA1AC54" w14:textId="77777777" w:rsidR="00CB208D" w:rsidRPr="00FF1D2F" w:rsidRDefault="00CB208D" w:rsidP="00CB208D">
      <w:pPr>
        <w:pStyle w:val="a6"/>
        <w:numPr>
          <w:ilvl w:val="0"/>
          <w:numId w:val="1392"/>
        </w:numPr>
        <w:spacing w:line="384" w:lineRule="auto"/>
        <w:ind w:leftChars="0"/>
        <w:textAlignment w:val="baseline"/>
        <w:rPr>
          <w:ins w:id="7364" w:author="Keis" w:date="2024-09-06T15:18:00Z"/>
          <w:rFonts w:ascii="Arial" w:eastAsia="나눔명조" w:hAnsi="Arial" w:cs="Arial"/>
          <w:color w:val="00B050"/>
          <w:spacing w:val="-2"/>
          <w:kern w:val="0"/>
          <w:sz w:val="22"/>
        </w:rPr>
      </w:pPr>
      <w:ins w:id="7365" w:author="Keis" w:date="2024-09-06T15:18:00Z">
        <w:r w:rsidRPr="00FF1D2F">
          <w:rPr>
            <w:rFonts w:ascii="Arial" w:eastAsia="나눔명조" w:hAnsi="Arial" w:cs="Arial"/>
            <w:color w:val="00B050"/>
            <w:spacing w:val="-2"/>
            <w:kern w:val="0"/>
            <w:sz w:val="22"/>
          </w:rPr>
          <w:t xml:space="preserve">Supporting the restructuring of the wage systems (consulting </w:t>
        </w:r>
        <w:proofErr w:type="spellStart"/>
        <w:r w:rsidRPr="00FF1D2F">
          <w:rPr>
            <w:rFonts w:ascii="Arial" w:eastAsia="나눔명조" w:hAnsi="Arial" w:cs="Arial"/>
            <w:color w:val="00B050"/>
            <w:spacing w:val="-2"/>
            <w:kern w:val="0"/>
            <w:sz w:val="22"/>
          </w:rPr>
          <w:t>etc</w:t>
        </w:r>
        <w:proofErr w:type="spellEnd"/>
        <w:r w:rsidRPr="00FF1D2F">
          <w:rPr>
            <w:rFonts w:ascii="Arial" w:eastAsia="나눔명조" w:hAnsi="Arial" w:cs="Arial"/>
            <w:color w:val="00B050"/>
            <w:spacing w:val="-2"/>
            <w:kern w:val="0"/>
            <w:sz w:val="22"/>
          </w:rPr>
          <w:t>)</w:t>
        </w:r>
      </w:ins>
    </w:p>
    <w:p w14:paraId="4E5CF1E6" w14:textId="77777777" w:rsidR="00CB208D" w:rsidRPr="00484D4B" w:rsidRDefault="00CB208D" w:rsidP="00CB208D">
      <w:pPr>
        <w:pStyle w:val="a6"/>
        <w:numPr>
          <w:ilvl w:val="0"/>
          <w:numId w:val="1392"/>
        </w:numPr>
        <w:spacing w:line="384" w:lineRule="auto"/>
        <w:ind w:leftChars="0"/>
        <w:textAlignment w:val="baseline"/>
        <w:rPr>
          <w:ins w:id="7366" w:author="Keis" w:date="2024-09-06T15:18:00Z"/>
          <w:rFonts w:ascii="Arial" w:eastAsia="굴림" w:hAnsi="Arial" w:cs="Arial"/>
          <w:spacing w:val="-2"/>
          <w:kern w:val="0"/>
          <w:sz w:val="22"/>
          <w:rPrChange w:id="7367" w:author="Keis" w:date="2024-09-06T17:49:00Z">
            <w:rPr>
              <w:ins w:id="7368" w:author="Keis" w:date="2024-09-06T15:18:00Z"/>
              <w:rFonts w:ascii="Arial" w:eastAsia="굴림" w:hAnsi="Arial" w:cs="Arial"/>
              <w:color w:val="000000"/>
              <w:spacing w:val="-2"/>
              <w:kern w:val="0"/>
              <w:sz w:val="22"/>
            </w:rPr>
          </w:rPrChange>
        </w:rPr>
      </w:pPr>
      <w:ins w:id="7369" w:author="Keis" w:date="2024-09-06T15:18:00Z">
        <w:r w:rsidRPr="00484D4B">
          <w:rPr>
            <w:rFonts w:ascii="Arial" w:eastAsia="나눔명조" w:hAnsi="Arial" w:cs="Arial"/>
            <w:spacing w:val="-2"/>
            <w:kern w:val="0"/>
            <w:sz w:val="22"/>
            <w:rPrChange w:id="7370" w:author="Keis" w:date="2024-09-06T17:49:00Z">
              <w:rPr>
                <w:rFonts w:ascii="Arial" w:eastAsia="나눔명조" w:hAnsi="Arial" w:cs="Arial"/>
                <w:color w:val="FF0000"/>
                <w:spacing w:val="-2"/>
                <w:kern w:val="0"/>
                <w:sz w:val="22"/>
              </w:rPr>
            </w:rPrChange>
          </w:rPr>
          <w:t>Providing consulting services on labor and employment for the elderly (e.g. introducing relevant policies on elderly labor employment)</w:t>
        </w:r>
      </w:ins>
    </w:p>
    <w:p w14:paraId="5EB8E729" w14:textId="77777777" w:rsidR="00CB208D" w:rsidRPr="00484D4B" w:rsidRDefault="00CB208D" w:rsidP="00CB208D">
      <w:pPr>
        <w:pStyle w:val="a6"/>
        <w:numPr>
          <w:ilvl w:val="0"/>
          <w:numId w:val="1392"/>
        </w:numPr>
        <w:spacing w:line="384" w:lineRule="auto"/>
        <w:ind w:leftChars="0"/>
        <w:textAlignment w:val="baseline"/>
        <w:rPr>
          <w:ins w:id="7371" w:author="Keis" w:date="2024-09-06T15:18:00Z"/>
          <w:rFonts w:ascii="Arial" w:eastAsia="굴림" w:hAnsi="Arial" w:cs="Arial"/>
          <w:spacing w:val="-2"/>
          <w:kern w:val="0"/>
          <w:sz w:val="22"/>
          <w:rPrChange w:id="7372" w:author="Keis" w:date="2024-09-06T17:49:00Z">
            <w:rPr>
              <w:ins w:id="7373" w:author="Keis" w:date="2024-09-06T15:18:00Z"/>
              <w:rFonts w:ascii="Arial" w:eastAsia="굴림" w:hAnsi="Arial" w:cs="Arial"/>
              <w:color w:val="000000"/>
              <w:spacing w:val="-2"/>
              <w:kern w:val="0"/>
              <w:sz w:val="22"/>
            </w:rPr>
          </w:rPrChange>
        </w:rPr>
      </w:pPr>
      <w:ins w:id="7374" w:author="Keis" w:date="2024-09-06T15:18:00Z">
        <w:r w:rsidRPr="00484D4B">
          <w:rPr>
            <w:rFonts w:ascii="Arial" w:eastAsia="나눔명조" w:hAnsi="Arial" w:cs="Arial"/>
            <w:spacing w:val="-2"/>
            <w:kern w:val="0"/>
            <w:sz w:val="22"/>
            <w:rPrChange w:id="7375" w:author="Keis" w:date="2024-09-06T17:49:00Z">
              <w:rPr>
                <w:rFonts w:ascii="Arial" w:eastAsia="나눔명조" w:hAnsi="Arial" w:cs="Arial"/>
                <w:color w:val="FF0000"/>
                <w:spacing w:val="-2"/>
                <w:kern w:val="0"/>
                <w:sz w:val="22"/>
              </w:rPr>
            </w:rPrChange>
          </w:rPr>
          <w:t>Improving working conditions</w:t>
        </w:r>
      </w:ins>
    </w:p>
    <w:p w14:paraId="7688EB3B" w14:textId="77777777" w:rsidR="00CB208D" w:rsidRPr="00484D4B" w:rsidRDefault="00CB208D" w:rsidP="00CB208D">
      <w:pPr>
        <w:pStyle w:val="a6"/>
        <w:numPr>
          <w:ilvl w:val="0"/>
          <w:numId w:val="1392"/>
        </w:numPr>
        <w:spacing w:line="384" w:lineRule="auto"/>
        <w:ind w:leftChars="0"/>
        <w:textAlignment w:val="baseline"/>
        <w:rPr>
          <w:ins w:id="7376" w:author="Keis" w:date="2024-09-06T15:18:00Z"/>
          <w:rFonts w:ascii="Arial" w:eastAsia="굴림" w:hAnsi="Arial" w:cs="Arial"/>
          <w:spacing w:val="-2"/>
          <w:kern w:val="0"/>
          <w:sz w:val="22"/>
          <w:rPrChange w:id="7377" w:author="Keis" w:date="2024-09-06T17:49:00Z">
            <w:rPr>
              <w:ins w:id="7378" w:author="Keis" w:date="2024-09-06T15:18:00Z"/>
              <w:rFonts w:ascii="Arial" w:eastAsia="굴림" w:hAnsi="Arial" w:cs="Arial"/>
              <w:color w:val="000000"/>
              <w:spacing w:val="-2"/>
              <w:kern w:val="0"/>
              <w:sz w:val="22"/>
            </w:rPr>
          </w:rPrChange>
        </w:rPr>
      </w:pPr>
      <w:ins w:id="7379" w:author="Keis" w:date="2024-09-06T15:18:00Z">
        <w:r w:rsidRPr="00484D4B">
          <w:rPr>
            <w:rFonts w:ascii="Arial" w:eastAsia="나눔명조" w:hAnsi="Arial" w:cs="Arial"/>
            <w:spacing w:val="-2"/>
            <w:kern w:val="0"/>
            <w:sz w:val="22"/>
            <w:rPrChange w:id="7380" w:author="Keis" w:date="2024-09-06T17:49:00Z">
              <w:rPr>
                <w:rFonts w:ascii="Arial" w:eastAsia="나눔명조" w:hAnsi="Arial" w:cs="Arial"/>
                <w:color w:val="FF0000"/>
                <w:spacing w:val="-2"/>
                <w:kern w:val="0"/>
                <w:sz w:val="22"/>
              </w:rPr>
            </w:rPrChange>
          </w:rPr>
          <w:t xml:space="preserve">Delivering financial support to businesses for employment of the elderly, including subsidies, grants, </w:t>
        </w:r>
        <w:proofErr w:type="spellStart"/>
        <w:r w:rsidRPr="00484D4B">
          <w:rPr>
            <w:rFonts w:ascii="Arial" w:eastAsia="나눔명조" w:hAnsi="Arial" w:cs="Arial"/>
            <w:spacing w:val="-2"/>
            <w:kern w:val="0"/>
            <w:sz w:val="22"/>
            <w:rPrChange w:id="7381" w:author="Keis" w:date="2024-09-06T17:49:00Z">
              <w:rPr>
                <w:rFonts w:ascii="Arial" w:eastAsia="나눔명조" w:hAnsi="Arial" w:cs="Arial"/>
                <w:color w:val="FF0000"/>
                <w:spacing w:val="-2"/>
                <w:kern w:val="0"/>
                <w:sz w:val="22"/>
              </w:rPr>
            </w:rPrChange>
          </w:rPr>
          <w:t>etc</w:t>
        </w:r>
        <w:proofErr w:type="spellEnd"/>
      </w:ins>
    </w:p>
    <w:p w14:paraId="7DB52061" w14:textId="77777777" w:rsidR="00CB208D" w:rsidRPr="00484D4B" w:rsidRDefault="00CB208D" w:rsidP="00CB208D">
      <w:pPr>
        <w:pStyle w:val="a6"/>
        <w:numPr>
          <w:ilvl w:val="0"/>
          <w:numId w:val="1392"/>
        </w:numPr>
        <w:spacing w:line="384" w:lineRule="auto"/>
        <w:ind w:leftChars="0"/>
        <w:textAlignment w:val="baseline"/>
        <w:rPr>
          <w:ins w:id="7382" w:author="Keis" w:date="2024-09-06T15:18:00Z"/>
          <w:rFonts w:ascii="Arial" w:eastAsia="굴림" w:hAnsi="Arial" w:cs="Arial"/>
          <w:kern w:val="0"/>
          <w:sz w:val="22"/>
          <w:rPrChange w:id="7383" w:author="Keis" w:date="2024-09-06T17:49:00Z">
            <w:rPr>
              <w:ins w:id="7384" w:author="Keis" w:date="2024-09-06T15:18:00Z"/>
              <w:rFonts w:ascii="Arial" w:eastAsia="굴림" w:hAnsi="Arial" w:cs="Arial"/>
              <w:color w:val="000000"/>
              <w:kern w:val="0"/>
              <w:sz w:val="22"/>
            </w:rPr>
          </w:rPrChange>
        </w:rPr>
      </w:pPr>
      <w:ins w:id="7385" w:author="Keis" w:date="2024-09-06T15:18:00Z">
        <w:r w:rsidRPr="00484D4B">
          <w:rPr>
            <w:rFonts w:ascii="Arial" w:eastAsia="나눔명조" w:hAnsi="Arial" w:cs="Arial"/>
            <w:spacing w:val="-2"/>
            <w:kern w:val="0"/>
            <w:sz w:val="22"/>
            <w:rPrChange w:id="7386" w:author="Keis" w:date="2024-09-06T17:49:00Z">
              <w:rPr>
                <w:rFonts w:ascii="Arial" w:eastAsia="나눔명조" w:hAnsi="Arial" w:cs="Arial"/>
                <w:color w:val="FF0000"/>
                <w:spacing w:val="-2"/>
                <w:kern w:val="0"/>
                <w:sz w:val="22"/>
              </w:rPr>
            </w:rPrChange>
          </w:rPr>
          <w:t xml:space="preserve">Supporting educational training (vocational training) for the elderly </w:t>
        </w:r>
      </w:ins>
    </w:p>
    <w:p w14:paraId="28A82373" w14:textId="77777777" w:rsidR="00CB208D" w:rsidRPr="00484D4B" w:rsidRDefault="00CB208D" w:rsidP="00CB208D">
      <w:pPr>
        <w:pStyle w:val="a6"/>
        <w:numPr>
          <w:ilvl w:val="0"/>
          <w:numId w:val="1392"/>
        </w:numPr>
        <w:spacing w:line="384" w:lineRule="auto"/>
        <w:ind w:leftChars="0"/>
        <w:textAlignment w:val="baseline"/>
        <w:rPr>
          <w:ins w:id="7387" w:author="Keis" w:date="2024-09-06T15:18:00Z"/>
          <w:rFonts w:ascii="Arial" w:eastAsia="굴림" w:hAnsi="Arial" w:cs="Arial"/>
          <w:spacing w:val="-2"/>
          <w:kern w:val="0"/>
          <w:sz w:val="22"/>
          <w:rPrChange w:id="7388" w:author="Keis" w:date="2024-09-06T17:49:00Z">
            <w:rPr>
              <w:ins w:id="7389" w:author="Keis" w:date="2024-09-06T15:18:00Z"/>
              <w:rFonts w:ascii="Arial" w:eastAsia="굴림" w:hAnsi="Arial" w:cs="Arial"/>
              <w:color w:val="000000"/>
              <w:spacing w:val="-2"/>
              <w:kern w:val="0"/>
              <w:sz w:val="22"/>
            </w:rPr>
          </w:rPrChange>
        </w:rPr>
      </w:pPr>
      <w:ins w:id="7390" w:author="Keis" w:date="2024-09-06T15:18:00Z">
        <w:r w:rsidRPr="00484D4B">
          <w:rPr>
            <w:rFonts w:ascii="Arial" w:eastAsia="나눔명조" w:hAnsi="Arial" w:cs="Arial"/>
            <w:spacing w:val="-2"/>
            <w:kern w:val="0"/>
            <w:sz w:val="22"/>
            <w:rPrChange w:id="7391" w:author="Keis" w:date="2024-09-06T17:49:00Z">
              <w:rPr>
                <w:rFonts w:ascii="Arial" w:eastAsia="나눔명조" w:hAnsi="Arial" w:cs="Arial"/>
                <w:color w:val="FF0000"/>
                <w:spacing w:val="-2"/>
                <w:kern w:val="0"/>
                <w:sz w:val="22"/>
              </w:rPr>
            </w:rPrChange>
          </w:rPr>
          <w:t>Supporting and developing fields of work suitable for the elderly</w:t>
        </w:r>
      </w:ins>
    </w:p>
    <w:p w14:paraId="5564B025" w14:textId="77777777" w:rsidR="00CB208D" w:rsidRPr="00484D4B" w:rsidRDefault="00CB208D" w:rsidP="00CB208D">
      <w:pPr>
        <w:pStyle w:val="a6"/>
        <w:numPr>
          <w:ilvl w:val="0"/>
          <w:numId w:val="1392"/>
        </w:numPr>
        <w:spacing w:line="384" w:lineRule="auto"/>
        <w:ind w:leftChars="0"/>
        <w:textAlignment w:val="baseline"/>
        <w:rPr>
          <w:ins w:id="7392" w:author="Keis" w:date="2024-09-06T15:18:00Z"/>
          <w:rFonts w:ascii="Arial" w:eastAsia="굴림" w:hAnsi="Arial" w:cs="Arial"/>
          <w:spacing w:val="-2"/>
          <w:kern w:val="0"/>
          <w:sz w:val="22"/>
          <w:rPrChange w:id="7393" w:author="Keis" w:date="2024-09-06T17:49:00Z">
            <w:rPr>
              <w:ins w:id="7394" w:author="Keis" w:date="2024-09-06T15:18:00Z"/>
              <w:rFonts w:ascii="Arial" w:eastAsia="굴림" w:hAnsi="Arial" w:cs="Arial"/>
              <w:color w:val="000000"/>
              <w:spacing w:val="-2"/>
              <w:kern w:val="0"/>
              <w:sz w:val="22"/>
            </w:rPr>
          </w:rPrChange>
        </w:rPr>
      </w:pPr>
      <w:ins w:id="7395" w:author="Keis" w:date="2024-09-06T15:18:00Z">
        <w:r w:rsidRPr="00484D4B">
          <w:rPr>
            <w:rFonts w:ascii="Arial" w:eastAsia="나눔명조" w:hAnsi="Arial" w:cs="Arial"/>
            <w:spacing w:val="-2"/>
            <w:kern w:val="0"/>
            <w:sz w:val="22"/>
            <w:rPrChange w:id="7396" w:author="Keis" w:date="2024-09-06T17:49:00Z">
              <w:rPr>
                <w:rFonts w:ascii="Arial" w:eastAsia="나눔명조" w:hAnsi="Arial" w:cs="Arial"/>
                <w:color w:val="FF0000"/>
                <w:spacing w:val="-2"/>
                <w:kern w:val="0"/>
                <w:sz w:val="22"/>
              </w:rPr>
            </w:rPrChange>
          </w:rPr>
          <w:t xml:space="preserve">Strengthening job transition support (supporting employment) for the elderly  </w:t>
        </w:r>
      </w:ins>
    </w:p>
    <w:p w14:paraId="12C64C38" w14:textId="77777777" w:rsidR="00CB208D" w:rsidRPr="00484D4B" w:rsidRDefault="00CB208D" w:rsidP="00CB208D">
      <w:pPr>
        <w:pStyle w:val="a6"/>
        <w:numPr>
          <w:ilvl w:val="0"/>
          <w:numId w:val="1392"/>
        </w:numPr>
        <w:spacing w:line="384" w:lineRule="auto"/>
        <w:ind w:leftChars="0"/>
        <w:textAlignment w:val="baseline"/>
        <w:rPr>
          <w:ins w:id="7397" w:author="Keis" w:date="2024-09-06T15:18:00Z"/>
          <w:rFonts w:ascii="Arial" w:eastAsia="굴림" w:hAnsi="Arial" w:cs="Arial"/>
          <w:spacing w:val="-2"/>
          <w:kern w:val="0"/>
          <w:sz w:val="22"/>
          <w:rPrChange w:id="7398" w:author="Keis" w:date="2024-09-06T17:49:00Z">
            <w:rPr>
              <w:ins w:id="7399" w:author="Keis" w:date="2024-09-06T15:18:00Z"/>
              <w:rFonts w:ascii="Arial" w:eastAsia="굴림" w:hAnsi="Arial" w:cs="Arial"/>
              <w:color w:val="000000"/>
              <w:spacing w:val="-2"/>
              <w:kern w:val="0"/>
              <w:sz w:val="22"/>
            </w:rPr>
          </w:rPrChange>
        </w:rPr>
      </w:pPr>
      <w:ins w:id="7400" w:author="Keis" w:date="2024-09-06T15:18:00Z">
        <w:r w:rsidRPr="00484D4B">
          <w:rPr>
            <w:rFonts w:ascii="Arial" w:eastAsia="나눔명조" w:hAnsi="Arial" w:cs="Arial"/>
            <w:spacing w:val="-2"/>
            <w:kern w:val="0"/>
            <w:sz w:val="22"/>
            <w:rPrChange w:id="7401" w:author="Keis" w:date="2024-09-06T17:49:00Z">
              <w:rPr>
                <w:rFonts w:ascii="Arial" w:eastAsia="나눔명조" w:hAnsi="Arial" w:cs="Arial"/>
                <w:color w:val="FF0000"/>
                <w:spacing w:val="-2"/>
                <w:kern w:val="0"/>
                <w:sz w:val="22"/>
              </w:rPr>
            </w:rPrChange>
          </w:rPr>
          <w:t>Expanding social enterprises or corporate social responsibility</w:t>
        </w:r>
      </w:ins>
    </w:p>
    <w:p w14:paraId="16E51744" w14:textId="067E95CC" w:rsidR="005537D5" w:rsidRPr="00484D4B" w:rsidDel="00CB208D" w:rsidRDefault="005537D5" w:rsidP="005537D5">
      <w:pPr>
        <w:pStyle w:val="a6"/>
        <w:numPr>
          <w:ilvl w:val="0"/>
          <w:numId w:val="1359"/>
        </w:numPr>
        <w:spacing w:line="384" w:lineRule="auto"/>
        <w:ind w:leftChars="0"/>
        <w:textAlignment w:val="baseline"/>
        <w:rPr>
          <w:del w:id="7402" w:author="Keis" w:date="2024-09-06T15:18:00Z"/>
          <w:rFonts w:ascii="Arial" w:eastAsia="굴림" w:hAnsi="Arial" w:cs="Arial"/>
          <w:kern w:val="0"/>
          <w:sz w:val="22"/>
          <w:rPrChange w:id="7403" w:author="Keis" w:date="2024-09-06T17:49:00Z">
            <w:rPr>
              <w:del w:id="7404" w:author="Keis" w:date="2024-09-06T15:18:00Z"/>
              <w:rFonts w:ascii="Arial" w:eastAsia="굴림" w:hAnsi="Arial" w:cs="Arial"/>
              <w:color w:val="000000"/>
              <w:kern w:val="0"/>
              <w:sz w:val="22"/>
            </w:rPr>
          </w:rPrChange>
        </w:rPr>
      </w:pPr>
      <w:del w:id="7405" w:author="Keis" w:date="2024-09-06T15:18:00Z">
        <w:r w:rsidRPr="00484D4B" w:rsidDel="00CB208D">
          <w:rPr>
            <w:rFonts w:ascii="Arial" w:eastAsia="나눔명조" w:hAnsi="Arial" w:cs="Arial"/>
            <w:spacing w:val="-2"/>
            <w:kern w:val="0"/>
            <w:sz w:val="22"/>
            <w:rPrChange w:id="7406" w:author="Keis" w:date="2024-09-06T17:49:00Z">
              <w:rPr>
                <w:rFonts w:ascii="Arial" w:eastAsia="나눔명조" w:hAnsi="Arial" w:cs="Arial"/>
                <w:color w:val="FF0000"/>
                <w:spacing w:val="-2"/>
                <w:kern w:val="0"/>
                <w:sz w:val="22"/>
              </w:rPr>
            </w:rPrChange>
          </w:rPr>
          <w:delText>Restructuring wage systems and implementing peak wage systems</w:delText>
        </w:r>
      </w:del>
    </w:p>
    <w:p w14:paraId="6DBA5129" w14:textId="6202AA7B" w:rsidR="005537D5" w:rsidRPr="00484D4B" w:rsidDel="00CB208D" w:rsidRDefault="005537D5" w:rsidP="005537D5">
      <w:pPr>
        <w:pStyle w:val="a6"/>
        <w:numPr>
          <w:ilvl w:val="0"/>
          <w:numId w:val="1359"/>
        </w:numPr>
        <w:spacing w:line="384" w:lineRule="auto"/>
        <w:ind w:leftChars="0"/>
        <w:textAlignment w:val="baseline"/>
        <w:rPr>
          <w:del w:id="7407" w:author="Keis" w:date="2024-09-06T15:18:00Z"/>
          <w:rFonts w:ascii="Arial" w:eastAsia="굴림" w:hAnsi="Arial" w:cs="Arial"/>
          <w:spacing w:val="-2"/>
          <w:kern w:val="0"/>
          <w:sz w:val="22"/>
          <w:rPrChange w:id="7408" w:author="Keis" w:date="2024-09-06T17:49:00Z">
            <w:rPr>
              <w:del w:id="7409" w:author="Keis" w:date="2024-09-06T15:18:00Z"/>
              <w:rFonts w:ascii="Arial" w:eastAsia="굴림" w:hAnsi="Arial" w:cs="Arial"/>
              <w:color w:val="000000"/>
              <w:spacing w:val="-2"/>
              <w:kern w:val="0"/>
              <w:sz w:val="22"/>
            </w:rPr>
          </w:rPrChange>
        </w:rPr>
      </w:pPr>
      <w:del w:id="7410" w:author="Keis" w:date="2024-09-06T15:18:00Z">
        <w:r w:rsidRPr="00484D4B" w:rsidDel="00CB208D">
          <w:rPr>
            <w:rFonts w:ascii="Arial" w:eastAsia="나눔명조" w:hAnsi="Arial" w:cs="Arial"/>
            <w:spacing w:val="-2"/>
            <w:kern w:val="0"/>
            <w:sz w:val="22"/>
            <w:rPrChange w:id="7411" w:author="Keis" w:date="2024-09-06T17:49:00Z">
              <w:rPr>
                <w:rFonts w:ascii="Arial" w:eastAsia="나눔명조" w:hAnsi="Arial" w:cs="Arial"/>
                <w:color w:val="FF0000"/>
                <w:spacing w:val="-2"/>
                <w:kern w:val="0"/>
                <w:sz w:val="22"/>
              </w:rPr>
            </w:rPrChange>
          </w:rPr>
          <w:delText>Providing consulting services on labor and employment for the elderly (e.g. introducing relevant policies on elderly labor employment)</w:delText>
        </w:r>
      </w:del>
    </w:p>
    <w:p w14:paraId="1FC87A59" w14:textId="6AD11C44" w:rsidR="005537D5" w:rsidRPr="00484D4B" w:rsidDel="00CB208D" w:rsidRDefault="005537D5" w:rsidP="005537D5">
      <w:pPr>
        <w:pStyle w:val="a6"/>
        <w:numPr>
          <w:ilvl w:val="0"/>
          <w:numId w:val="1359"/>
        </w:numPr>
        <w:spacing w:line="384" w:lineRule="auto"/>
        <w:ind w:leftChars="0"/>
        <w:textAlignment w:val="baseline"/>
        <w:rPr>
          <w:del w:id="7412" w:author="Keis" w:date="2024-09-06T15:18:00Z"/>
          <w:rFonts w:ascii="Arial" w:eastAsia="굴림" w:hAnsi="Arial" w:cs="Arial"/>
          <w:spacing w:val="-2"/>
          <w:kern w:val="0"/>
          <w:sz w:val="22"/>
          <w:rPrChange w:id="7413" w:author="Keis" w:date="2024-09-06T17:49:00Z">
            <w:rPr>
              <w:del w:id="7414" w:author="Keis" w:date="2024-09-06T15:18:00Z"/>
              <w:rFonts w:ascii="Arial" w:eastAsia="굴림" w:hAnsi="Arial" w:cs="Arial"/>
              <w:color w:val="000000"/>
              <w:spacing w:val="-2"/>
              <w:kern w:val="0"/>
              <w:sz w:val="22"/>
            </w:rPr>
          </w:rPrChange>
        </w:rPr>
      </w:pPr>
      <w:del w:id="7415" w:author="Keis" w:date="2024-09-06T15:18:00Z">
        <w:r w:rsidRPr="00484D4B" w:rsidDel="00CB208D">
          <w:rPr>
            <w:rFonts w:ascii="Arial" w:eastAsia="나눔명조" w:hAnsi="Arial" w:cs="Arial"/>
            <w:spacing w:val="-2"/>
            <w:kern w:val="0"/>
            <w:sz w:val="22"/>
            <w:rPrChange w:id="7416" w:author="Keis" w:date="2024-09-06T17:49:00Z">
              <w:rPr>
                <w:rFonts w:ascii="Arial" w:eastAsia="나눔명조" w:hAnsi="Arial" w:cs="Arial"/>
                <w:color w:val="FF0000"/>
                <w:spacing w:val="-2"/>
                <w:kern w:val="0"/>
                <w:sz w:val="22"/>
              </w:rPr>
            </w:rPrChange>
          </w:rPr>
          <w:delText>Improving working conditions</w:delText>
        </w:r>
      </w:del>
    </w:p>
    <w:p w14:paraId="690A63E6" w14:textId="65F9A60A" w:rsidR="005537D5" w:rsidRPr="00484D4B" w:rsidDel="00CB208D" w:rsidRDefault="005537D5" w:rsidP="005537D5">
      <w:pPr>
        <w:pStyle w:val="a6"/>
        <w:numPr>
          <w:ilvl w:val="0"/>
          <w:numId w:val="1359"/>
        </w:numPr>
        <w:spacing w:line="384" w:lineRule="auto"/>
        <w:ind w:leftChars="0"/>
        <w:textAlignment w:val="baseline"/>
        <w:rPr>
          <w:del w:id="7417" w:author="Keis" w:date="2024-09-06T15:18:00Z"/>
          <w:rFonts w:ascii="Arial" w:eastAsia="굴림" w:hAnsi="Arial" w:cs="Arial"/>
          <w:spacing w:val="-2"/>
          <w:kern w:val="0"/>
          <w:sz w:val="22"/>
          <w:rPrChange w:id="7418" w:author="Keis" w:date="2024-09-06T17:49:00Z">
            <w:rPr>
              <w:del w:id="7419" w:author="Keis" w:date="2024-09-06T15:18:00Z"/>
              <w:rFonts w:ascii="Arial" w:eastAsia="굴림" w:hAnsi="Arial" w:cs="Arial"/>
              <w:color w:val="000000"/>
              <w:spacing w:val="-2"/>
              <w:kern w:val="0"/>
              <w:sz w:val="22"/>
            </w:rPr>
          </w:rPrChange>
        </w:rPr>
      </w:pPr>
      <w:del w:id="7420" w:author="Keis" w:date="2024-09-06T15:18:00Z">
        <w:r w:rsidRPr="00484D4B" w:rsidDel="00CB208D">
          <w:rPr>
            <w:rFonts w:ascii="Arial" w:eastAsia="나눔명조" w:hAnsi="Arial" w:cs="Arial"/>
            <w:spacing w:val="-2"/>
            <w:kern w:val="0"/>
            <w:sz w:val="22"/>
            <w:rPrChange w:id="7421" w:author="Keis" w:date="2024-09-06T17:49:00Z">
              <w:rPr>
                <w:rFonts w:ascii="Arial" w:eastAsia="나눔명조" w:hAnsi="Arial" w:cs="Arial"/>
                <w:color w:val="FF0000"/>
                <w:spacing w:val="-2"/>
                <w:kern w:val="0"/>
                <w:sz w:val="22"/>
              </w:rPr>
            </w:rPrChange>
          </w:rPr>
          <w:delText>Delivering financial support to businesses for employment of the elderly, including subsidies, grants, etc</w:delText>
        </w:r>
      </w:del>
    </w:p>
    <w:p w14:paraId="4EA757E7" w14:textId="140C90BA" w:rsidR="005537D5" w:rsidRPr="00484D4B" w:rsidDel="00CB208D" w:rsidRDefault="005537D5" w:rsidP="005537D5">
      <w:pPr>
        <w:pStyle w:val="a6"/>
        <w:numPr>
          <w:ilvl w:val="0"/>
          <w:numId w:val="1359"/>
        </w:numPr>
        <w:spacing w:line="384" w:lineRule="auto"/>
        <w:ind w:leftChars="0"/>
        <w:textAlignment w:val="baseline"/>
        <w:rPr>
          <w:del w:id="7422" w:author="Keis" w:date="2024-09-06T15:18:00Z"/>
          <w:rFonts w:ascii="Arial" w:eastAsia="굴림" w:hAnsi="Arial" w:cs="Arial"/>
          <w:kern w:val="0"/>
          <w:sz w:val="22"/>
          <w:rPrChange w:id="7423" w:author="Keis" w:date="2024-09-06T17:49:00Z">
            <w:rPr>
              <w:del w:id="7424" w:author="Keis" w:date="2024-09-06T15:18:00Z"/>
              <w:rFonts w:ascii="Arial" w:eastAsia="굴림" w:hAnsi="Arial" w:cs="Arial"/>
              <w:color w:val="000000"/>
              <w:kern w:val="0"/>
              <w:sz w:val="22"/>
            </w:rPr>
          </w:rPrChange>
        </w:rPr>
      </w:pPr>
      <w:del w:id="7425" w:author="Keis" w:date="2024-09-06T15:18:00Z">
        <w:r w:rsidRPr="00484D4B" w:rsidDel="00CB208D">
          <w:rPr>
            <w:rFonts w:ascii="Arial" w:eastAsia="나눔명조" w:hAnsi="Arial" w:cs="Arial"/>
            <w:spacing w:val="-2"/>
            <w:kern w:val="0"/>
            <w:sz w:val="22"/>
            <w:rPrChange w:id="7426" w:author="Keis" w:date="2024-09-06T17:49:00Z">
              <w:rPr>
                <w:rFonts w:ascii="Arial" w:eastAsia="나눔명조" w:hAnsi="Arial" w:cs="Arial"/>
                <w:color w:val="FF0000"/>
                <w:spacing w:val="-2"/>
                <w:kern w:val="0"/>
                <w:sz w:val="22"/>
              </w:rPr>
            </w:rPrChange>
          </w:rPr>
          <w:delText xml:space="preserve">Supporting educational training (vocational training) for the elderly </w:delText>
        </w:r>
      </w:del>
    </w:p>
    <w:p w14:paraId="04E42199" w14:textId="76C7871E" w:rsidR="005537D5" w:rsidRPr="00484D4B" w:rsidDel="00CB208D" w:rsidRDefault="005537D5" w:rsidP="005537D5">
      <w:pPr>
        <w:pStyle w:val="a6"/>
        <w:numPr>
          <w:ilvl w:val="0"/>
          <w:numId w:val="1359"/>
        </w:numPr>
        <w:spacing w:line="384" w:lineRule="auto"/>
        <w:ind w:leftChars="0"/>
        <w:textAlignment w:val="baseline"/>
        <w:rPr>
          <w:del w:id="7427" w:author="Keis" w:date="2024-09-06T15:18:00Z"/>
          <w:rFonts w:ascii="Arial" w:eastAsia="굴림" w:hAnsi="Arial" w:cs="Arial"/>
          <w:spacing w:val="-2"/>
          <w:kern w:val="0"/>
          <w:sz w:val="22"/>
          <w:rPrChange w:id="7428" w:author="Keis" w:date="2024-09-06T17:49:00Z">
            <w:rPr>
              <w:del w:id="7429" w:author="Keis" w:date="2024-09-06T15:18:00Z"/>
              <w:rFonts w:ascii="Arial" w:eastAsia="굴림" w:hAnsi="Arial" w:cs="Arial"/>
              <w:color w:val="000000"/>
              <w:spacing w:val="-2"/>
              <w:kern w:val="0"/>
              <w:sz w:val="22"/>
            </w:rPr>
          </w:rPrChange>
        </w:rPr>
      </w:pPr>
      <w:del w:id="7430" w:author="Keis" w:date="2024-09-06T15:18:00Z">
        <w:r w:rsidRPr="00484D4B" w:rsidDel="00CB208D">
          <w:rPr>
            <w:rFonts w:ascii="Arial" w:eastAsia="나눔명조" w:hAnsi="Arial" w:cs="Arial"/>
            <w:spacing w:val="-2"/>
            <w:kern w:val="0"/>
            <w:sz w:val="22"/>
            <w:rPrChange w:id="7431" w:author="Keis" w:date="2024-09-06T17:49:00Z">
              <w:rPr>
                <w:rFonts w:ascii="Arial" w:eastAsia="나눔명조" w:hAnsi="Arial" w:cs="Arial"/>
                <w:color w:val="FF0000"/>
                <w:spacing w:val="-2"/>
                <w:kern w:val="0"/>
                <w:sz w:val="22"/>
              </w:rPr>
            </w:rPrChange>
          </w:rPr>
          <w:delText>Supporting and developing fields of work suitable for the elderly</w:delText>
        </w:r>
      </w:del>
    </w:p>
    <w:p w14:paraId="3EE9948B" w14:textId="2C19BEE7" w:rsidR="005537D5" w:rsidRPr="00484D4B" w:rsidDel="00CB208D" w:rsidRDefault="005537D5" w:rsidP="005537D5">
      <w:pPr>
        <w:pStyle w:val="a6"/>
        <w:numPr>
          <w:ilvl w:val="0"/>
          <w:numId w:val="1359"/>
        </w:numPr>
        <w:spacing w:line="384" w:lineRule="auto"/>
        <w:ind w:leftChars="0"/>
        <w:textAlignment w:val="baseline"/>
        <w:rPr>
          <w:del w:id="7432" w:author="Keis" w:date="2024-09-06T15:18:00Z"/>
          <w:rFonts w:ascii="Arial" w:eastAsia="굴림" w:hAnsi="Arial" w:cs="Arial"/>
          <w:spacing w:val="-2"/>
          <w:kern w:val="0"/>
          <w:sz w:val="22"/>
          <w:rPrChange w:id="7433" w:author="Keis" w:date="2024-09-06T17:49:00Z">
            <w:rPr>
              <w:del w:id="7434" w:author="Keis" w:date="2024-09-06T15:18:00Z"/>
              <w:rFonts w:ascii="Arial" w:eastAsia="굴림" w:hAnsi="Arial" w:cs="Arial"/>
              <w:color w:val="000000"/>
              <w:spacing w:val="-2"/>
              <w:kern w:val="0"/>
              <w:sz w:val="22"/>
            </w:rPr>
          </w:rPrChange>
        </w:rPr>
      </w:pPr>
      <w:del w:id="7435" w:author="Keis" w:date="2024-09-06T15:18:00Z">
        <w:r w:rsidRPr="00484D4B" w:rsidDel="00CB208D">
          <w:rPr>
            <w:rFonts w:ascii="Arial" w:eastAsia="나눔명조" w:hAnsi="Arial" w:cs="Arial"/>
            <w:spacing w:val="-2"/>
            <w:kern w:val="0"/>
            <w:sz w:val="22"/>
            <w:rPrChange w:id="7436" w:author="Keis" w:date="2024-09-06T17:49:00Z">
              <w:rPr>
                <w:rFonts w:ascii="Arial" w:eastAsia="나눔명조" w:hAnsi="Arial" w:cs="Arial"/>
                <w:color w:val="FF0000"/>
                <w:spacing w:val="-2"/>
                <w:kern w:val="0"/>
                <w:sz w:val="22"/>
              </w:rPr>
            </w:rPrChange>
          </w:rPr>
          <w:delText xml:space="preserve">Strengthening job transition support (supporting employment) for the elderly  </w:delText>
        </w:r>
      </w:del>
    </w:p>
    <w:p w14:paraId="21F4678C" w14:textId="0BFB9577" w:rsidR="005537D5" w:rsidRPr="00484D4B" w:rsidDel="00CB208D" w:rsidRDefault="005537D5" w:rsidP="005537D5">
      <w:pPr>
        <w:pStyle w:val="a6"/>
        <w:numPr>
          <w:ilvl w:val="0"/>
          <w:numId w:val="1359"/>
        </w:numPr>
        <w:spacing w:line="384" w:lineRule="auto"/>
        <w:ind w:leftChars="0"/>
        <w:textAlignment w:val="baseline"/>
        <w:rPr>
          <w:del w:id="7437" w:author="Keis" w:date="2024-09-06T15:18:00Z"/>
          <w:rFonts w:ascii="Arial" w:eastAsia="굴림" w:hAnsi="Arial" w:cs="Arial"/>
          <w:spacing w:val="-2"/>
          <w:kern w:val="0"/>
          <w:sz w:val="22"/>
          <w:rPrChange w:id="7438" w:author="Keis" w:date="2024-09-06T17:49:00Z">
            <w:rPr>
              <w:del w:id="7439" w:author="Keis" w:date="2024-09-06T15:18:00Z"/>
              <w:rFonts w:ascii="Arial" w:eastAsia="굴림" w:hAnsi="Arial" w:cs="Arial"/>
              <w:color w:val="000000"/>
              <w:spacing w:val="-2"/>
              <w:kern w:val="0"/>
              <w:sz w:val="22"/>
            </w:rPr>
          </w:rPrChange>
        </w:rPr>
      </w:pPr>
      <w:del w:id="7440" w:author="Keis" w:date="2024-09-06T15:18:00Z">
        <w:r w:rsidRPr="00484D4B" w:rsidDel="00CB208D">
          <w:rPr>
            <w:rFonts w:ascii="Arial" w:eastAsia="나눔명조" w:hAnsi="Arial" w:cs="Arial"/>
            <w:spacing w:val="-2"/>
            <w:kern w:val="0"/>
            <w:sz w:val="22"/>
            <w:rPrChange w:id="7441" w:author="Keis" w:date="2024-09-06T17:49:00Z">
              <w:rPr>
                <w:rFonts w:ascii="Arial" w:eastAsia="나눔명조" w:hAnsi="Arial" w:cs="Arial"/>
                <w:color w:val="FF0000"/>
                <w:spacing w:val="-2"/>
                <w:kern w:val="0"/>
                <w:sz w:val="22"/>
              </w:rPr>
            </w:rPrChange>
          </w:rPr>
          <w:delText>Expanding social enterprises or corporate social responsibility</w:delText>
        </w:r>
      </w:del>
    </w:p>
    <w:p w14:paraId="3835318A" w14:textId="77777777" w:rsidR="005059BB" w:rsidRPr="00484D4B" w:rsidRDefault="005059BB" w:rsidP="005059BB">
      <w:pPr>
        <w:spacing w:line="384" w:lineRule="auto"/>
        <w:textAlignment w:val="baseline"/>
        <w:rPr>
          <w:rFonts w:ascii="Arial" w:eastAsia="굴림" w:hAnsi="Arial" w:cs="Arial"/>
          <w:spacing w:val="-2"/>
          <w:kern w:val="0"/>
          <w:sz w:val="22"/>
          <w:rPrChange w:id="7442" w:author="Keis" w:date="2024-09-06T17:49:00Z">
            <w:rPr>
              <w:rFonts w:ascii="Arial" w:eastAsia="굴림" w:hAnsi="Arial" w:cs="Arial"/>
              <w:color w:val="000000"/>
              <w:spacing w:val="-2"/>
              <w:kern w:val="0"/>
              <w:sz w:val="22"/>
            </w:rPr>
          </w:rPrChange>
        </w:rPr>
      </w:pPr>
    </w:p>
    <w:p w14:paraId="6BBA4024" w14:textId="77777777" w:rsidR="00625959" w:rsidRPr="00484D4B" w:rsidRDefault="00625959" w:rsidP="00625959">
      <w:pPr>
        <w:spacing w:line="384" w:lineRule="auto"/>
        <w:textAlignment w:val="baseline"/>
        <w:rPr>
          <w:rFonts w:ascii="Arial" w:eastAsia="굴림" w:hAnsi="Arial" w:cs="Arial"/>
          <w:b/>
          <w:spacing w:val="-2"/>
          <w:kern w:val="0"/>
          <w:sz w:val="22"/>
          <w:rPrChange w:id="7443" w:author="Keis" w:date="2024-09-06T17:49:00Z">
            <w:rPr>
              <w:rFonts w:ascii="Arial" w:eastAsia="굴림" w:hAnsi="Arial" w:cs="Arial"/>
              <w:b/>
              <w:color w:val="FF0000"/>
              <w:spacing w:val="-2"/>
              <w:kern w:val="0"/>
              <w:sz w:val="22"/>
            </w:rPr>
          </w:rPrChange>
        </w:rPr>
      </w:pPr>
      <w:r w:rsidRPr="00484D4B">
        <w:rPr>
          <w:rFonts w:ascii="Arial" w:eastAsia="굴림" w:hAnsi="Arial" w:cs="Arial"/>
          <w:b/>
          <w:kern w:val="0"/>
          <w:sz w:val="22"/>
          <w:rPrChange w:id="7444" w:author="Keis" w:date="2024-09-06T17:49:00Z">
            <w:rPr>
              <w:rFonts w:ascii="Arial" w:eastAsia="굴림" w:hAnsi="Arial" w:cs="Arial"/>
              <w:b/>
              <w:color w:val="FF0000"/>
              <w:kern w:val="0"/>
              <w:sz w:val="22"/>
            </w:rPr>
          </w:rPrChange>
        </w:rPr>
        <w:t>&lt;Re-employment education and training&gt;</w:t>
      </w:r>
    </w:p>
    <w:p w14:paraId="633B8A14" w14:textId="77777777" w:rsidR="00625959" w:rsidRPr="00484D4B" w:rsidRDefault="00625959" w:rsidP="00625959">
      <w:pPr>
        <w:spacing w:line="384" w:lineRule="auto"/>
        <w:textAlignment w:val="baseline"/>
        <w:rPr>
          <w:rFonts w:ascii="Arial" w:eastAsia="굴림" w:hAnsi="Arial" w:cs="Arial"/>
          <w:spacing w:val="-2"/>
          <w:kern w:val="0"/>
          <w:sz w:val="22"/>
          <w:rPrChange w:id="7445"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446" w:author="Keis" w:date="2024-09-06T17:49:00Z">
            <w:rPr>
              <w:rFonts w:ascii="Arial" w:eastAsia="나눔명조" w:hAnsi="Arial" w:cs="Arial"/>
              <w:color w:val="FF0000"/>
              <w:spacing w:val="-2"/>
              <w:kern w:val="0"/>
              <w:sz w:val="22"/>
            </w:rPr>
          </w:rPrChange>
        </w:rPr>
        <w:t xml:space="preserve">Dadd8e_26. </w:t>
      </w:r>
      <w:r w:rsidR="00800357" w:rsidRPr="00484D4B">
        <w:rPr>
          <w:rFonts w:ascii="Arial" w:eastAsia="나눔명조" w:hAnsi="Arial" w:cs="Arial"/>
          <w:spacing w:val="-2"/>
          <w:kern w:val="0"/>
          <w:sz w:val="22"/>
          <w:rPrChange w:id="7447" w:author="Keis" w:date="2024-09-06T17:49:00Z">
            <w:rPr>
              <w:rFonts w:ascii="Arial" w:eastAsia="나눔명조" w:hAnsi="Arial" w:cs="Arial"/>
              <w:color w:val="FF0000"/>
              <w:spacing w:val="-2"/>
              <w:kern w:val="0"/>
              <w:sz w:val="22"/>
            </w:rPr>
          </w:rPrChange>
        </w:rPr>
        <w:t>The Korean government implemented a re-employment education and training program to help the elderly to land a job again. Have you ever heard of re-employment education and training?</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545"/>
      </w:tblGrid>
      <w:tr w:rsidR="00625959" w:rsidRPr="00484D4B" w14:paraId="238F5419" w14:textId="77777777" w:rsidTr="00625959">
        <w:trPr>
          <w:trHeight w:val="56"/>
        </w:trPr>
        <w:tc>
          <w:tcPr>
            <w:tcW w:w="95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bookmarkEnd w:id="7360"/>
          <w:p w14:paraId="7E2D1BC5" w14:textId="77777777" w:rsidR="00625959" w:rsidRPr="00484D4B" w:rsidRDefault="009B6B3A" w:rsidP="00625959">
            <w:pPr>
              <w:spacing w:line="56" w:lineRule="atLeast"/>
              <w:textAlignment w:val="baseline"/>
              <w:rPr>
                <w:rFonts w:ascii="Arial" w:eastAsia="나눔명조" w:hAnsi="Arial" w:cs="Arial"/>
                <w:spacing w:val="-2"/>
                <w:kern w:val="0"/>
                <w:sz w:val="22"/>
                <w:rPrChange w:id="7448" w:author="Keis" w:date="2024-09-06T17:49:00Z">
                  <w:rPr>
                    <w:rFonts w:ascii="Arial" w:eastAsia="나눔명조" w:hAnsi="Arial" w:cs="Arial"/>
                    <w:color w:val="000000"/>
                    <w:spacing w:val="-2"/>
                    <w:kern w:val="0"/>
                    <w:sz w:val="22"/>
                  </w:rPr>
                </w:rPrChange>
              </w:rPr>
            </w:pPr>
            <w:r w:rsidRPr="00484D4B">
              <w:rPr>
                <w:rFonts w:ascii="Arial" w:eastAsia="나눔명조" w:hAnsi="Arial" w:cs="Arial"/>
                <w:spacing w:val="-2"/>
                <w:kern w:val="0"/>
                <w:sz w:val="22"/>
                <w:rPrChange w:id="7449" w:author="Keis" w:date="2024-09-06T17:49:00Z">
                  <w:rPr>
                    <w:rFonts w:ascii="Arial" w:eastAsia="나눔명조" w:hAnsi="Arial" w:cs="Arial"/>
                    <w:color w:val="FF0000"/>
                    <w:spacing w:val="-2"/>
                    <w:kern w:val="0"/>
                    <w:sz w:val="22"/>
                  </w:rPr>
                </w:rPrChange>
              </w:rPr>
              <w:t>What is Re-employment Education and Training? Re-employment Education and Training serves as a form of training that offers various re-employment services, including the Successful Employment Service Package, the Tomorrow Learning Card, and Korea Polytechnics’ Non-Degree Vocational Training. These specialized services ultimately help the elderly obtain re-employment.</w:t>
            </w:r>
          </w:p>
        </w:tc>
      </w:tr>
    </w:tbl>
    <w:p w14:paraId="4C99FC8D" w14:textId="77777777" w:rsidR="00625959" w:rsidRPr="00484D4B" w:rsidRDefault="00625959" w:rsidP="00625959">
      <w:pPr>
        <w:spacing w:line="384" w:lineRule="auto"/>
        <w:textAlignment w:val="baseline"/>
        <w:rPr>
          <w:rFonts w:ascii="Arial" w:eastAsia="굴림" w:hAnsi="Arial" w:cs="Arial"/>
          <w:kern w:val="0"/>
          <w:sz w:val="22"/>
          <w:rPrChange w:id="7450"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51"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452" w:author="Keis" w:date="2024-09-06T17:49:00Z">
            <w:rPr>
              <w:rFonts w:ascii="Arial" w:eastAsia="나눔명조" w:hAnsi="Arial" w:cs="Arial"/>
              <w:color w:val="FF0000"/>
              <w:spacing w:val="-2"/>
              <w:kern w:val="0"/>
              <w:sz w:val="22"/>
            </w:rPr>
          </w:rPrChange>
        </w:rPr>
        <w:t xml:space="preserve"> Yes</w:t>
      </w:r>
    </w:p>
    <w:p w14:paraId="4A7A9346" w14:textId="77777777" w:rsidR="00625959" w:rsidRPr="00484D4B" w:rsidRDefault="00625959" w:rsidP="00625959">
      <w:pPr>
        <w:spacing w:line="384" w:lineRule="auto"/>
        <w:textAlignment w:val="baseline"/>
        <w:rPr>
          <w:rFonts w:ascii="Arial" w:eastAsia="굴림" w:hAnsi="Arial" w:cs="Arial"/>
          <w:kern w:val="0"/>
          <w:sz w:val="22"/>
          <w:rPrChange w:id="7453"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54"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455" w:author="Keis" w:date="2024-09-06T17:49:00Z">
            <w:rPr>
              <w:rFonts w:ascii="Arial" w:eastAsia="나눔명조" w:hAnsi="Arial" w:cs="Arial"/>
              <w:color w:val="FF0000"/>
              <w:spacing w:val="-2"/>
              <w:kern w:val="0"/>
              <w:sz w:val="22"/>
            </w:rPr>
          </w:rPrChange>
        </w:rPr>
        <w:t xml:space="preserve"> No </w:t>
      </w:r>
      <w:r w:rsidRPr="00484D4B">
        <w:rPr>
          <w:rFonts w:ascii="Arial" w:eastAsia="나눔명조" w:hAnsi="Arial" w:cs="Arial" w:hint="eastAsia"/>
          <w:spacing w:val="-2"/>
          <w:kern w:val="0"/>
          <w:sz w:val="22"/>
          <w:rPrChange w:id="7456" w:author="Keis" w:date="2024-09-06T17:49:00Z">
            <w:rPr>
              <w:rFonts w:ascii="Arial" w:eastAsia="나눔명조" w:hAnsi="Arial" w:cs="Arial" w:hint="eastAsia"/>
              <w:color w:val="FF0000"/>
              <w:spacing w:val="-2"/>
              <w:kern w:val="0"/>
              <w:sz w:val="22"/>
            </w:rPr>
          </w:rPrChange>
        </w:rPr>
        <w:t>→</w:t>
      </w:r>
      <w:r w:rsidRPr="00484D4B">
        <w:rPr>
          <w:rFonts w:ascii="Arial" w:eastAsia="나눔명조" w:hAnsi="Arial" w:cs="Arial"/>
          <w:spacing w:val="-2"/>
          <w:kern w:val="0"/>
          <w:sz w:val="22"/>
          <w:rPrChange w:id="7457" w:author="Keis" w:date="2024-09-06T17:49:00Z">
            <w:rPr>
              <w:rFonts w:ascii="Arial" w:eastAsia="나눔명조" w:hAnsi="Arial" w:cs="Arial"/>
              <w:color w:val="FF0000"/>
              <w:spacing w:val="-2"/>
              <w:kern w:val="0"/>
              <w:sz w:val="22"/>
            </w:rPr>
          </w:rPrChange>
        </w:rPr>
        <w:t xml:space="preserve"> Dadd8e_28</w:t>
      </w:r>
    </w:p>
    <w:p w14:paraId="5B70CD67" w14:textId="77777777" w:rsidR="005059BB" w:rsidRPr="00484D4B" w:rsidRDefault="005059BB" w:rsidP="005059BB">
      <w:pPr>
        <w:spacing w:line="384" w:lineRule="auto"/>
        <w:textAlignment w:val="baseline"/>
        <w:rPr>
          <w:rFonts w:ascii="Arial" w:eastAsia="굴림" w:hAnsi="Arial" w:cs="Arial"/>
          <w:spacing w:val="-2"/>
          <w:kern w:val="0"/>
          <w:sz w:val="22"/>
          <w:rPrChange w:id="7458" w:author="Keis" w:date="2024-09-06T17:49:00Z">
            <w:rPr>
              <w:rFonts w:ascii="Arial" w:eastAsia="굴림" w:hAnsi="Arial" w:cs="Arial"/>
              <w:color w:val="FF0000"/>
              <w:spacing w:val="-2"/>
              <w:kern w:val="0"/>
              <w:sz w:val="22"/>
            </w:rPr>
          </w:rPrChange>
        </w:rPr>
      </w:pPr>
    </w:p>
    <w:p w14:paraId="1184D49E" w14:textId="77777777" w:rsidR="00625959" w:rsidRPr="00484D4B" w:rsidRDefault="005059BB" w:rsidP="00625959">
      <w:pPr>
        <w:spacing w:line="384" w:lineRule="auto"/>
        <w:textAlignment w:val="baseline"/>
        <w:rPr>
          <w:rFonts w:ascii="Arial" w:eastAsia="굴림" w:hAnsi="Arial" w:cs="Arial"/>
          <w:spacing w:val="-2"/>
          <w:kern w:val="0"/>
          <w:sz w:val="22"/>
          <w:rPrChange w:id="7459"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460" w:author="Keis" w:date="2024-09-06T17:49:00Z">
            <w:rPr>
              <w:rFonts w:ascii="Arial" w:eastAsia="나눔명조" w:hAnsi="Arial" w:cs="Arial"/>
              <w:color w:val="FF0000"/>
              <w:spacing w:val="-2"/>
              <w:kern w:val="0"/>
              <w:sz w:val="22"/>
            </w:rPr>
          </w:rPrChange>
        </w:rPr>
        <w:t xml:space="preserve">Dadd8e_27. </w:t>
      </w:r>
      <w:r w:rsidR="00625959" w:rsidRPr="00484D4B">
        <w:rPr>
          <w:rFonts w:ascii="Arial" w:eastAsia="나눔명조" w:hAnsi="Arial" w:cs="Arial"/>
          <w:spacing w:val="-2"/>
          <w:kern w:val="0"/>
          <w:sz w:val="22"/>
          <w:rPrChange w:id="7461" w:author="Keis" w:date="2024-09-06T17:49:00Z">
            <w:rPr>
              <w:rFonts w:ascii="Arial" w:eastAsia="나눔명조" w:hAnsi="Arial" w:cs="Arial"/>
              <w:color w:val="FF0000"/>
              <w:spacing w:val="-2"/>
              <w:kern w:val="0"/>
              <w:sz w:val="22"/>
            </w:rPr>
          </w:rPrChange>
        </w:rPr>
        <w:t>If you know, how did you get the information about this education training?</w:t>
      </w:r>
    </w:p>
    <w:p w14:paraId="2FDD6FF7" w14:textId="77777777" w:rsidR="00625959" w:rsidRPr="00484D4B" w:rsidRDefault="00625959" w:rsidP="00625959">
      <w:pPr>
        <w:spacing w:line="384" w:lineRule="auto"/>
        <w:textAlignment w:val="baseline"/>
        <w:rPr>
          <w:rFonts w:ascii="Arial" w:eastAsia="굴림" w:hAnsi="Arial" w:cs="Arial"/>
          <w:kern w:val="0"/>
          <w:sz w:val="22"/>
          <w:rPrChange w:id="746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63"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464" w:author="Keis" w:date="2024-09-06T17:49:00Z">
            <w:rPr>
              <w:rFonts w:ascii="Arial" w:eastAsia="나눔명조" w:hAnsi="Arial" w:cs="Arial"/>
              <w:color w:val="FF0000"/>
              <w:spacing w:val="-2"/>
              <w:kern w:val="0"/>
              <w:sz w:val="22"/>
            </w:rPr>
          </w:rPrChange>
        </w:rPr>
        <w:t xml:space="preserve"> through newspaper and magazine.</w:t>
      </w:r>
    </w:p>
    <w:p w14:paraId="5D1D23E8" w14:textId="77777777" w:rsidR="00625959" w:rsidRPr="00484D4B" w:rsidRDefault="00625959" w:rsidP="00625959">
      <w:pPr>
        <w:spacing w:line="384" w:lineRule="auto"/>
        <w:textAlignment w:val="baseline"/>
        <w:rPr>
          <w:rFonts w:ascii="Arial" w:eastAsia="굴림" w:hAnsi="Arial" w:cs="Arial"/>
          <w:kern w:val="0"/>
          <w:sz w:val="22"/>
          <w:rPrChange w:id="7465"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66"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467" w:author="Keis" w:date="2024-09-06T17:49:00Z">
            <w:rPr>
              <w:rFonts w:ascii="Arial" w:eastAsia="나눔명조" w:hAnsi="Arial" w:cs="Arial"/>
              <w:color w:val="FF0000"/>
              <w:spacing w:val="-2"/>
              <w:kern w:val="0"/>
              <w:sz w:val="22"/>
            </w:rPr>
          </w:rPrChange>
        </w:rPr>
        <w:t xml:space="preserve"> through radio and TV</w:t>
      </w:r>
    </w:p>
    <w:p w14:paraId="41F75891" w14:textId="77777777" w:rsidR="00625959" w:rsidRPr="00484D4B" w:rsidRDefault="00625959" w:rsidP="00625959">
      <w:pPr>
        <w:spacing w:line="384" w:lineRule="auto"/>
        <w:textAlignment w:val="baseline"/>
        <w:rPr>
          <w:rFonts w:ascii="Arial" w:eastAsia="굴림" w:hAnsi="Arial" w:cs="Arial"/>
          <w:kern w:val="0"/>
          <w:sz w:val="22"/>
          <w:rPrChange w:id="7468"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69"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470" w:author="Keis" w:date="2024-09-06T17:49:00Z">
            <w:rPr>
              <w:rFonts w:ascii="Arial" w:eastAsia="나눔명조" w:hAnsi="Arial" w:cs="Arial"/>
              <w:color w:val="FF0000"/>
              <w:spacing w:val="-2"/>
              <w:kern w:val="0"/>
              <w:sz w:val="22"/>
            </w:rPr>
          </w:rPrChange>
        </w:rPr>
        <w:t xml:space="preserve"> through family and friend</w:t>
      </w:r>
    </w:p>
    <w:p w14:paraId="6269E556" w14:textId="77777777" w:rsidR="00CB208D" w:rsidRPr="00FF1D2F" w:rsidRDefault="00CB208D" w:rsidP="00CB208D">
      <w:pPr>
        <w:pStyle w:val="20"/>
        <w:rPr>
          <w:ins w:id="7471" w:author="Keis" w:date="2024-09-06T15:18:00Z"/>
          <w:rFonts w:ascii="Arial" w:hAnsi="Arial" w:cs="Arial"/>
          <w:color w:val="00B050"/>
          <w:sz w:val="22"/>
        </w:rPr>
      </w:pPr>
      <w:ins w:id="7472" w:author="Keis" w:date="2024-09-06T15:18:00Z">
        <w:r w:rsidRPr="00FF1D2F">
          <w:rPr>
            <w:rFonts w:ascii="굴림" w:hint="eastAsia"/>
            <w:color w:val="00B050"/>
            <w:sz w:val="22"/>
          </w:rPr>
          <w:t>④</w:t>
        </w:r>
        <w:r w:rsidRPr="00FF1D2F">
          <w:rPr>
            <w:rFonts w:ascii="Arial" w:eastAsia="나눔명조" w:hAnsi="Arial" w:cs="Arial"/>
            <w:color w:val="00B050"/>
            <w:sz w:val="22"/>
          </w:rPr>
          <w:t xml:space="preserve"> through the website providing information on job-searching and training(</w:t>
        </w:r>
        <w:proofErr w:type="spellStart"/>
        <w:r w:rsidRPr="00FF1D2F">
          <w:rPr>
            <w:rFonts w:ascii="Arial" w:eastAsia="나눔명조" w:hAnsi="Arial" w:cs="Arial"/>
            <w:color w:val="00B050"/>
            <w:sz w:val="22"/>
          </w:rPr>
          <w:t>Worknet</w:t>
        </w:r>
        <w:proofErr w:type="spellEnd"/>
        <w:r w:rsidRPr="00FF1D2F">
          <w:rPr>
            <w:rFonts w:ascii="Arial" w:eastAsia="나눔명조" w:hAnsi="Arial" w:cs="Arial"/>
            <w:color w:val="00B050"/>
            <w:sz w:val="22"/>
          </w:rPr>
          <w:t xml:space="preserve">, HRD-Net </w:t>
        </w:r>
        <w:proofErr w:type="spellStart"/>
        <w:r w:rsidRPr="00FF1D2F">
          <w:rPr>
            <w:rFonts w:ascii="Arial" w:eastAsia="나눔명조" w:hAnsi="Arial" w:cs="Arial"/>
            <w:color w:val="00B050"/>
            <w:sz w:val="22"/>
          </w:rPr>
          <w:t>etc</w:t>
        </w:r>
        <w:proofErr w:type="spellEnd"/>
        <w:r w:rsidRPr="00FF1D2F">
          <w:rPr>
            <w:rFonts w:ascii="Arial" w:eastAsia="나눔명조" w:hAnsi="Arial" w:cs="Arial"/>
            <w:color w:val="00B050"/>
            <w:sz w:val="22"/>
          </w:rPr>
          <w:t>)</w:t>
        </w:r>
      </w:ins>
    </w:p>
    <w:p w14:paraId="139005C3" w14:textId="77777777" w:rsidR="00CB208D" w:rsidRPr="00FF1D2F" w:rsidRDefault="00CB208D" w:rsidP="00CB208D">
      <w:pPr>
        <w:pStyle w:val="20"/>
        <w:rPr>
          <w:ins w:id="7473" w:author="Keis" w:date="2024-09-06T15:18:00Z"/>
          <w:rFonts w:ascii="Arial" w:eastAsia="나눔명조" w:hAnsi="Arial" w:cs="Arial"/>
          <w:color w:val="00B050"/>
          <w:sz w:val="22"/>
        </w:rPr>
      </w:pPr>
      <w:ins w:id="7474" w:author="Keis" w:date="2024-09-06T15:18:00Z">
        <w:r w:rsidRPr="00FF1D2F">
          <w:rPr>
            <w:rFonts w:ascii="Arial" w:eastAsia="나눔명조" w:hAnsi="Arial" w:cs="Arial" w:hint="eastAsia"/>
            <w:color w:val="00B050"/>
            <w:sz w:val="22"/>
          </w:rPr>
          <w:t>⑤</w:t>
        </w:r>
        <w:r w:rsidRPr="00FF1D2F">
          <w:rPr>
            <w:rFonts w:ascii="Arial" w:eastAsia="나눔명조" w:hAnsi="Arial" w:cs="Arial"/>
            <w:color w:val="00B050"/>
            <w:sz w:val="22"/>
          </w:rPr>
          <w:t xml:space="preserve"> through a public employment and training agency (Employment Welfare Plus Center, Senior’s job hope center, Korea Polytechnics college etc.)</w:t>
        </w:r>
      </w:ins>
    </w:p>
    <w:p w14:paraId="1739C470" w14:textId="77777777" w:rsidR="00CB208D" w:rsidRPr="00FF1D2F" w:rsidRDefault="00CB208D" w:rsidP="00CB208D">
      <w:pPr>
        <w:pStyle w:val="20"/>
        <w:rPr>
          <w:ins w:id="7475" w:author="Keis" w:date="2024-09-06T15:18:00Z"/>
          <w:rFonts w:ascii="Arial" w:eastAsia="나눔명조" w:hAnsi="Arial" w:cs="Arial"/>
          <w:color w:val="00B050"/>
          <w:sz w:val="22"/>
        </w:rPr>
      </w:pPr>
      <w:ins w:id="7476" w:author="Keis" w:date="2024-09-06T15:18:00Z">
        <w:r w:rsidRPr="00FF1D2F">
          <w:rPr>
            <w:rFonts w:ascii="Arial" w:eastAsia="나눔명조" w:hAnsi="Arial" w:cs="Arial" w:hint="eastAsia"/>
            <w:color w:val="00B050"/>
            <w:sz w:val="22"/>
          </w:rPr>
          <w:t>⑥</w:t>
        </w:r>
        <w:r w:rsidRPr="00FF1D2F">
          <w:rPr>
            <w:rFonts w:ascii="Arial" w:eastAsia="나눔명조" w:hAnsi="Arial" w:cs="Arial"/>
            <w:color w:val="00B050"/>
            <w:sz w:val="22"/>
          </w:rPr>
          <w:t xml:space="preserve"> through a private employment and training agency</w:t>
        </w:r>
      </w:ins>
    </w:p>
    <w:p w14:paraId="1E31B1D0" w14:textId="77777777" w:rsidR="00CB208D" w:rsidRPr="00FF1D2F" w:rsidRDefault="00CB208D" w:rsidP="00CB208D">
      <w:pPr>
        <w:spacing w:line="384" w:lineRule="auto"/>
        <w:textAlignment w:val="baseline"/>
        <w:rPr>
          <w:ins w:id="7477" w:author="Keis" w:date="2024-09-06T15:18:00Z"/>
          <w:rFonts w:ascii="Arial" w:eastAsia="나눔명조" w:hAnsi="Arial" w:cs="Arial"/>
          <w:color w:val="00B050"/>
          <w:spacing w:val="-2"/>
          <w:kern w:val="0"/>
          <w:sz w:val="22"/>
          <w:szCs w:val="20"/>
        </w:rPr>
      </w:pPr>
      <w:ins w:id="7478" w:author="Keis" w:date="2024-09-06T15:18:00Z">
        <w:r w:rsidRPr="00FF1D2F">
          <w:rPr>
            <w:rFonts w:ascii="Arial" w:eastAsia="나눔명조" w:hAnsi="Arial" w:cs="Arial" w:hint="eastAsia"/>
            <w:color w:val="00B050"/>
            <w:spacing w:val="-2"/>
            <w:kern w:val="0"/>
            <w:sz w:val="22"/>
            <w:szCs w:val="20"/>
          </w:rPr>
          <w:t>⑦</w:t>
        </w:r>
        <w:r w:rsidRPr="00FF1D2F">
          <w:rPr>
            <w:rFonts w:ascii="Arial" w:eastAsia="나눔명조" w:hAnsi="Arial" w:cs="Arial"/>
            <w:color w:val="00B050"/>
            <w:spacing w:val="-2"/>
            <w:kern w:val="0"/>
            <w:sz w:val="22"/>
            <w:szCs w:val="20"/>
          </w:rPr>
          <w:t xml:space="preserve"> others(_____________________________________)</w:t>
        </w:r>
      </w:ins>
    </w:p>
    <w:p w14:paraId="490D91FC" w14:textId="1F0BE1C5" w:rsidR="00625959" w:rsidRPr="00B90D96" w:rsidDel="00CB208D" w:rsidRDefault="00625959" w:rsidP="00625959">
      <w:pPr>
        <w:spacing w:line="384" w:lineRule="auto"/>
        <w:textAlignment w:val="baseline"/>
        <w:rPr>
          <w:del w:id="7479" w:author="Keis" w:date="2024-09-06T15:18:00Z"/>
          <w:rFonts w:ascii="Arial" w:eastAsia="굴림" w:hAnsi="Arial" w:cs="Arial"/>
          <w:color w:val="000000"/>
          <w:kern w:val="0"/>
          <w:sz w:val="22"/>
        </w:rPr>
      </w:pPr>
      <w:del w:id="7480" w:author="Keis" w:date="2024-09-06T15:18:00Z">
        <w:r w:rsidRPr="00B90D96" w:rsidDel="00CB208D">
          <w:rPr>
            <w:rFonts w:ascii="굴림" w:eastAsia="굴림" w:hAnsi="굴림" w:cs="굴림" w:hint="eastAsia"/>
            <w:color w:val="FF0000"/>
            <w:spacing w:val="-2"/>
            <w:kern w:val="0"/>
            <w:sz w:val="22"/>
          </w:rPr>
          <w:lastRenderedPageBreak/>
          <w:delText>④</w:delText>
        </w:r>
        <w:r w:rsidRPr="00B90D96" w:rsidDel="00CB208D">
          <w:rPr>
            <w:rFonts w:ascii="Arial" w:eastAsia="나눔명조" w:hAnsi="Arial" w:cs="Arial"/>
            <w:color w:val="FF0000"/>
            <w:spacing w:val="-2"/>
            <w:kern w:val="0"/>
            <w:sz w:val="22"/>
          </w:rPr>
          <w:delText xml:space="preserve"> </w:delText>
        </w:r>
        <w:r w:rsidDel="00CB208D">
          <w:rPr>
            <w:rFonts w:ascii="Arial" w:eastAsia="나눔명조" w:hAnsi="Arial" w:cs="Arial" w:hint="eastAsia"/>
            <w:color w:val="FF0000"/>
            <w:spacing w:val="-2"/>
            <w:kern w:val="0"/>
            <w:sz w:val="22"/>
          </w:rPr>
          <w:delText>through employment magazine</w:delText>
        </w:r>
      </w:del>
    </w:p>
    <w:p w14:paraId="28A64C30" w14:textId="4F6364C1" w:rsidR="00625959" w:rsidRPr="00B90D96" w:rsidDel="00CB208D" w:rsidRDefault="00625959" w:rsidP="00625959">
      <w:pPr>
        <w:spacing w:line="384" w:lineRule="auto"/>
        <w:textAlignment w:val="baseline"/>
        <w:rPr>
          <w:del w:id="7481" w:author="Keis" w:date="2024-09-06T15:18:00Z"/>
          <w:rFonts w:ascii="Arial" w:eastAsia="굴림" w:hAnsi="Arial" w:cs="Arial"/>
          <w:color w:val="000000"/>
          <w:kern w:val="0"/>
          <w:sz w:val="22"/>
        </w:rPr>
      </w:pPr>
      <w:del w:id="7482" w:author="Keis" w:date="2024-09-06T15:18:00Z">
        <w:r w:rsidRPr="00B90D96" w:rsidDel="00CB208D">
          <w:rPr>
            <w:rFonts w:ascii="굴림" w:eastAsia="굴림" w:hAnsi="굴림" w:cs="굴림" w:hint="eastAsia"/>
            <w:color w:val="FF0000"/>
            <w:spacing w:val="-2"/>
            <w:kern w:val="0"/>
            <w:sz w:val="22"/>
          </w:rPr>
          <w:delText>⑤</w:delText>
        </w:r>
        <w:r w:rsidRPr="00B90D96" w:rsidDel="00CB208D">
          <w:rPr>
            <w:rFonts w:ascii="Arial" w:eastAsia="나눔명조" w:hAnsi="Arial" w:cs="Arial"/>
            <w:color w:val="FF0000"/>
            <w:spacing w:val="-2"/>
            <w:kern w:val="0"/>
            <w:sz w:val="22"/>
          </w:rPr>
          <w:delText xml:space="preserve"> </w:delText>
        </w:r>
        <w:r w:rsidDel="00CB208D">
          <w:rPr>
            <w:rFonts w:ascii="Arial" w:eastAsia="나눔명조" w:hAnsi="Arial" w:cs="Arial" w:hint="eastAsia"/>
            <w:color w:val="FF0000"/>
            <w:spacing w:val="-2"/>
            <w:kern w:val="0"/>
            <w:sz w:val="22"/>
          </w:rPr>
          <w:delText>through the workpluscenter</w:delText>
        </w:r>
      </w:del>
    </w:p>
    <w:p w14:paraId="0EC58689" w14:textId="0305D7D6" w:rsidR="00625959" w:rsidRPr="00B90D96" w:rsidDel="00CB208D" w:rsidRDefault="00625959" w:rsidP="00625959">
      <w:pPr>
        <w:spacing w:line="384" w:lineRule="auto"/>
        <w:textAlignment w:val="baseline"/>
        <w:rPr>
          <w:del w:id="7483" w:author="Keis" w:date="2024-09-06T15:18:00Z"/>
          <w:rFonts w:ascii="Arial" w:eastAsia="굴림" w:hAnsi="Arial" w:cs="Arial"/>
          <w:color w:val="000000"/>
          <w:kern w:val="0"/>
          <w:sz w:val="22"/>
        </w:rPr>
      </w:pPr>
      <w:del w:id="7484" w:author="Keis" w:date="2024-09-06T15:18:00Z">
        <w:r w:rsidRPr="00B90D96" w:rsidDel="00CB208D">
          <w:rPr>
            <w:rFonts w:ascii="굴림" w:eastAsia="굴림" w:hAnsi="굴림" w:cs="굴림" w:hint="eastAsia"/>
            <w:color w:val="FF0000"/>
            <w:spacing w:val="-2"/>
            <w:kern w:val="0"/>
            <w:sz w:val="22"/>
          </w:rPr>
          <w:delText>⑥</w:delText>
        </w:r>
        <w:r w:rsidRPr="00B90D96" w:rsidDel="00CB208D">
          <w:rPr>
            <w:rFonts w:ascii="Arial" w:eastAsia="나눔명조" w:hAnsi="Arial" w:cs="Arial"/>
            <w:color w:val="FF0000"/>
            <w:spacing w:val="-2"/>
            <w:kern w:val="0"/>
            <w:sz w:val="22"/>
          </w:rPr>
          <w:delText xml:space="preserve"> </w:delText>
        </w:r>
        <w:r w:rsidDel="00CB208D">
          <w:rPr>
            <w:rFonts w:ascii="Arial" w:eastAsia="나눔명조" w:hAnsi="Arial" w:cs="Arial" w:hint="eastAsia"/>
            <w:color w:val="FF0000"/>
            <w:spacing w:val="-2"/>
            <w:kern w:val="0"/>
            <w:sz w:val="22"/>
          </w:rPr>
          <w:delText>through the home page of education training in the internet.</w:delText>
        </w:r>
      </w:del>
    </w:p>
    <w:p w14:paraId="4AC6F8FB" w14:textId="4738A049" w:rsidR="005059BB" w:rsidDel="00CB208D" w:rsidRDefault="00625959" w:rsidP="00625959">
      <w:pPr>
        <w:spacing w:line="384" w:lineRule="auto"/>
        <w:textAlignment w:val="baseline"/>
        <w:rPr>
          <w:del w:id="7485" w:author="Keis" w:date="2024-09-06T15:18:00Z"/>
          <w:rFonts w:ascii="Arial" w:eastAsia="나눔명조" w:hAnsi="Arial" w:cs="Arial"/>
          <w:color w:val="FF0000"/>
          <w:spacing w:val="-2"/>
          <w:kern w:val="0"/>
          <w:sz w:val="22"/>
        </w:rPr>
      </w:pPr>
      <w:del w:id="7486" w:author="Keis" w:date="2024-09-06T15:18:00Z">
        <w:r w:rsidRPr="00B90D96" w:rsidDel="00CB208D">
          <w:rPr>
            <w:rFonts w:ascii="굴림" w:eastAsia="굴림" w:hAnsi="굴림" w:cs="굴림" w:hint="eastAsia"/>
            <w:color w:val="FF0000"/>
            <w:spacing w:val="-2"/>
            <w:kern w:val="0"/>
            <w:sz w:val="22"/>
          </w:rPr>
          <w:delText>⑦</w:delText>
        </w:r>
        <w:r w:rsidRPr="00B90D96" w:rsidDel="00CB208D">
          <w:rPr>
            <w:rFonts w:ascii="Arial" w:eastAsia="나눔명조" w:hAnsi="Arial" w:cs="Arial"/>
            <w:color w:val="FF0000"/>
            <w:spacing w:val="-2"/>
            <w:kern w:val="0"/>
            <w:sz w:val="22"/>
          </w:rPr>
          <w:delText xml:space="preserve"> </w:delText>
        </w:r>
        <w:r w:rsidDel="00CB208D">
          <w:rPr>
            <w:rFonts w:ascii="Arial" w:eastAsia="나눔명조" w:hAnsi="Arial" w:cs="Arial" w:hint="eastAsia"/>
            <w:color w:val="FF0000"/>
            <w:spacing w:val="-2"/>
            <w:kern w:val="0"/>
            <w:sz w:val="22"/>
          </w:rPr>
          <w:delText>Others</w:delText>
        </w:r>
        <w:r w:rsidRPr="00B90D96" w:rsidDel="00CB208D">
          <w:rPr>
            <w:rFonts w:ascii="Arial" w:eastAsia="나눔명조" w:hAnsi="Arial" w:cs="Arial"/>
            <w:color w:val="FF0000"/>
            <w:spacing w:val="-2"/>
            <w:kern w:val="0"/>
            <w:sz w:val="22"/>
          </w:rPr>
          <w:delText>(_____________________________________)</w:delText>
        </w:r>
      </w:del>
    </w:p>
    <w:p w14:paraId="4E4A8C66" w14:textId="77777777" w:rsidR="00625959" w:rsidRPr="005059BB" w:rsidRDefault="00625959" w:rsidP="00625959">
      <w:pPr>
        <w:spacing w:line="384" w:lineRule="auto"/>
        <w:textAlignment w:val="baseline"/>
        <w:rPr>
          <w:rFonts w:ascii="Arial" w:eastAsia="굴림" w:hAnsi="Arial" w:cs="Arial"/>
          <w:color w:val="FF0000"/>
          <w:spacing w:val="-2"/>
          <w:kern w:val="0"/>
          <w:sz w:val="22"/>
        </w:rPr>
      </w:pPr>
    </w:p>
    <w:p w14:paraId="1CF90F61" w14:textId="77777777" w:rsidR="00625959" w:rsidRPr="00484D4B" w:rsidRDefault="005059BB" w:rsidP="00625959">
      <w:pPr>
        <w:spacing w:line="384" w:lineRule="auto"/>
        <w:textAlignment w:val="baseline"/>
        <w:rPr>
          <w:rFonts w:ascii="Arial" w:eastAsia="굴림" w:hAnsi="Arial" w:cs="Arial"/>
          <w:spacing w:val="-2"/>
          <w:kern w:val="0"/>
          <w:sz w:val="22"/>
          <w:rPrChange w:id="7487"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488" w:author="Keis" w:date="2024-09-06T17:49:00Z">
            <w:rPr>
              <w:rFonts w:ascii="Arial" w:eastAsia="나눔명조" w:hAnsi="Arial" w:cs="Arial"/>
              <w:color w:val="FF0000"/>
              <w:spacing w:val="-2"/>
              <w:kern w:val="0"/>
              <w:sz w:val="22"/>
            </w:rPr>
          </w:rPrChange>
        </w:rPr>
        <w:t xml:space="preserve">Dadd8e_28. </w:t>
      </w:r>
      <w:r w:rsidR="00625959" w:rsidRPr="00484D4B">
        <w:rPr>
          <w:rFonts w:ascii="Arial" w:eastAsia="나눔명조" w:hAnsi="Arial" w:cs="Arial"/>
          <w:spacing w:val="-2"/>
          <w:kern w:val="0"/>
          <w:sz w:val="22"/>
          <w:rPrChange w:id="7489" w:author="Keis" w:date="2024-09-06T17:49:00Z">
            <w:rPr>
              <w:rFonts w:ascii="Arial" w:eastAsia="나눔명조" w:hAnsi="Arial" w:cs="Arial"/>
              <w:color w:val="FF0000"/>
              <w:spacing w:val="-2"/>
              <w:kern w:val="0"/>
              <w:sz w:val="22"/>
            </w:rPr>
          </w:rPrChange>
        </w:rPr>
        <w:t>Did you have the experience that you take this education training program?</w:t>
      </w:r>
    </w:p>
    <w:p w14:paraId="19CFCC6A" w14:textId="77777777" w:rsidR="00625959" w:rsidRPr="00484D4B" w:rsidRDefault="00625959" w:rsidP="00625959">
      <w:pPr>
        <w:spacing w:line="384" w:lineRule="auto"/>
        <w:textAlignment w:val="baseline"/>
        <w:rPr>
          <w:rFonts w:ascii="Arial" w:eastAsia="굴림" w:hAnsi="Arial" w:cs="Arial"/>
          <w:kern w:val="0"/>
          <w:sz w:val="22"/>
          <w:rPrChange w:id="7490"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91"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492" w:author="Keis" w:date="2024-09-06T17:49:00Z">
            <w:rPr>
              <w:rFonts w:ascii="Arial" w:eastAsia="나눔명조" w:hAnsi="Arial" w:cs="Arial"/>
              <w:color w:val="FF0000"/>
              <w:spacing w:val="-2"/>
              <w:kern w:val="0"/>
              <w:sz w:val="22"/>
            </w:rPr>
          </w:rPrChange>
        </w:rPr>
        <w:t xml:space="preserve"> Yes</w:t>
      </w:r>
    </w:p>
    <w:p w14:paraId="53E1BF9F" w14:textId="77777777" w:rsidR="00625959" w:rsidRPr="00484D4B" w:rsidRDefault="00625959" w:rsidP="00625959">
      <w:pPr>
        <w:spacing w:line="384" w:lineRule="auto"/>
        <w:textAlignment w:val="baseline"/>
        <w:rPr>
          <w:rFonts w:ascii="Arial" w:eastAsia="굴림" w:hAnsi="Arial" w:cs="Arial"/>
          <w:kern w:val="0"/>
          <w:sz w:val="22"/>
          <w:rPrChange w:id="7493"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494"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495" w:author="Keis" w:date="2024-09-06T17:49:00Z">
            <w:rPr>
              <w:rFonts w:ascii="Arial" w:eastAsia="나눔명조" w:hAnsi="Arial" w:cs="Arial"/>
              <w:color w:val="FF0000"/>
              <w:spacing w:val="-2"/>
              <w:kern w:val="0"/>
              <w:sz w:val="22"/>
            </w:rPr>
          </w:rPrChange>
        </w:rPr>
        <w:t xml:space="preserve"> No </w:t>
      </w:r>
      <w:r w:rsidRPr="004E0172">
        <w:rPr>
          <w:rFonts w:ascii="Arial" w:eastAsia="나눔명조" w:hAnsi="Arial" w:cs="Arial" w:hint="eastAsia"/>
          <w:spacing w:val="-2"/>
          <w:kern w:val="0"/>
          <w:sz w:val="22"/>
          <w:rPrChange w:id="7496"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7497" w:author="Keis" w:date="2024-09-19T08:58:00Z">
            <w:rPr>
              <w:rFonts w:ascii="Arial" w:eastAsia="나눔명조" w:hAnsi="Arial" w:cs="Arial"/>
              <w:b/>
              <w:bCs/>
              <w:color w:val="FF0000"/>
              <w:spacing w:val="-2"/>
              <w:kern w:val="0"/>
              <w:sz w:val="22"/>
            </w:rPr>
          </w:rPrChange>
        </w:rPr>
        <w:t xml:space="preserve"> Dadd8e_33</w:t>
      </w:r>
    </w:p>
    <w:p w14:paraId="16810AAF" w14:textId="77777777" w:rsidR="005059BB" w:rsidRPr="00484D4B" w:rsidRDefault="005059BB" w:rsidP="00625959">
      <w:pPr>
        <w:spacing w:line="384" w:lineRule="auto"/>
        <w:textAlignment w:val="baseline"/>
        <w:rPr>
          <w:rFonts w:ascii="Arial" w:eastAsia="굴림" w:hAnsi="Arial" w:cs="Arial"/>
          <w:spacing w:val="-2"/>
          <w:kern w:val="0"/>
          <w:sz w:val="22"/>
          <w:rPrChange w:id="7498" w:author="Keis" w:date="2024-09-06T17:49:00Z">
            <w:rPr>
              <w:rFonts w:ascii="Arial" w:eastAsia="굴림" w:hAnsi="Arial" w:cs="Arial"/>
              <w:color w:val="FF0000"/>
              <w:spacing w:val="-2"/>
              <w:kern w:val="0"/>
              <w:sz w:val="22"/>
            </w:rPr>
          </w:rPrChange>
        </w:rPr>
      </w:pPr>
    </w:p>
    <w:p w14:paraId="6F839FD5" w14:textId="77777777" w:rsidR="00625959" w:rsidRPr="00484D4B" w:rsidRDefault="005059BB" w:rsidP="00625959">
      <w:pPr>
        <w:spacing w:line="384" w:lineRule="auto"/>
        <w:textAlignment w:val="baseline"/>
        <w:rPr>
          <w:rFonts w:ascii="Arial" w:eastAsia="굴림" w:hAnsi="Arial" w:cs="Arial"/>
          <w:spacing w:val="-2"/>
          <w:kern w:val="0"/>
          <w:sz w:val="22"/>
          <w:rPrChange w:id="7499"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500" w:author="Keis" w:date="2024-09-06T17:49:00Z">
            <w:rPr>
              <w:rFonts w:ascii="Arial" w:eastAsia="나눔명조" w:hAnsi="Arial" w:cs="Arial"/>
              <w:color w:val="FF0000"/>
              <w:spacing w:val="-2"/>
              <w:kern w:val="0"/>
              <w:sz w:val="22"/>
            </w:rPr>
          </w:rPrChange>
        </w:rPr>
        <w:t xml:space="preserve">Dadd8e_29. </w:t>
      </w:r>
      <w:r w:rsidR="00625959" w:rsidRPr="00484D4B">
        <w:rPr>
          <w:rFonts w:ascii="Arial" w:eastAsia="나눔명조" w:hAnsi="Arial" w:cs="Arial"/>
          <w:spacing w:val="-2"/>
          <w:kern w:val="0"/>
          <w:sz w:val="22"/>
          <w:rPrChange w:id="7501" w:author="Keis" w:date="2024-09-06T17:49:00Z">
            <w:rPr>
              <w:rFonts w:ascii="Arial" w:eastAsia="나눔명조" w:hAnsi="Arial" w:cs="Arial"/>
              <w:color w:val="FF0000"/>
              <w:spacing w:val="-2"/>
              <w:kern w:val="0"/>
              <w:sz w:val="22"/>
            </w:rPr>
          </w:rPrChange>
        </w:rPr>
        <w:t>Then, how satisfied were you with the use of education and training programs?</w:t>
      </w:r>
    </w:p>
    <w:p w14:paraId="27979A6D" w14:textId="77777777" w:rsidR="00625959" w:rsidRPr="004E0172" w:rsidRDefault="00625959" w:rsidP="00625959">
      <w:pPr>
        <w:spacing w:line="384" w:lineRule="auto"/>
        <w:textAlignment w:val="baseline"/>
        <w:rPr>
          <w:rFonts w:ascii="Arial" w:eastAsia="굴림" w:hAnsi="Arial" w:cs="Arial"/>
          <w:kern w:val="0"/>
          <w:sz w:val="22"/>
          <w:rPrChange w:id="7502" w:author="Keis" w:date="2024-09-19T08:58: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7503" w:author="Keis" w:date="2024-09-19T08:58:00Z">
            <w:rPr>
              <w:rFonts w:ascii="굴림" w:eastAsia="굴림" w:hAnsi="굴림" w:cs="굴림" w:hint="eastAsia"/>
              <w:color w:val="FF0000"/>
              <w:spacing w:val="-2"/>
              <w:kern w:val="0"/>
              <w:sz w:val="22"/>
            </w:rPr>
          </w:rPrChange>
        </w:rPr>
        <w:t>①</w:t>
      </w:r>
      <w:r w:rsidRPr="004E0172">
        <w:rPr>
          <w:rFonts w:ascii="Arial" w:eastAsia="나눔명조" w:hAnsi="Arial" w:cs="Arial"/>
          <w:spacing w:val="-2"/>
          <w:kern w:val="0"/>
          <w:sz w:val="22"/>
          <w:rPrChange w:id="7504" w:author="Keis" w:date="2024-09-19T08:58:00Z">
            <w:rPr>
              <w:rFonts w:ascii="Arial" w:eastAsia="나눔명조" w:hAnsi="Arial" w:cs="Arial"/>
              <w:color w:val="FF0000"/>
              <w:spacing w:val="-2"/>
              <w:kern w:val="0"/>
              <w:sz w:val="22"/>
            </w:rPr>
          </w:rPrChange>
        </w:rPr>
        <w:t xml:space="preserve"> Very good </w:t>
      </w:r>
      <w:r w:rsidRPr="004E0172">
        <w:rPr>
          <w:rFonts w:ascii="Arial" w:eastAsia="나눔명조" w:hAnsi="Arial" w:cs="Arial" w:hint="eastAsia"/>
          <w:spacing w:val="-2"/>
          <w:kern w:val="0"/>
          <w:sz w:val="22"/>
          <w:rPrChange w:id="7505"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7506" w:author="Keis" w:date="2024-09-19T08:58:00Z">
            <w:rPr>
              <w:rFonts w:ascii="Arial" w:eastAsia="나눔명조" w:hAnsi="Arial" w:cs="Arial"/>
              <w:b/>
              <w:bCs/>
              <w:color w:val="FF0000"/>
              <w:spacing w:val="-2"/>
              <w:kern w:val="0"/>
              <w:sz w:val="22"/>
            </w:rPr>
          </w:rPrChange>
        </w:rPr>
        <w:t xml:space="preserve"> Dadd8e_31</w:t>
      </w:r>
    </w:p>
    <w:p w14:paraId="7E0C1EBC" w14:textId="77777777" w:rsidR="00625959" w:rsidRPr="004E0172" w:rsidRDefault="00625959" w:rsidP="00625959">
      <w:pPr>
        <w:spacing w:line="384" w:lineRule="auto"/>
        <w:textAlignment w:val="baseline"/>
        <w:rPr>
          <w:rFonts w:ascii="Arial" w:eastAsia="굴림" w:hAnsi="Arial" w:cs="Arial"/>
          <w:kern w:val="0"/>
          <w:sz w:val="22"/>
          <w:rPrChange w:id="7507" w:author="Keis" w:date="2024-09-19T08:58: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7508" w:author="Keis" w:date="2024-09-19T08:58:00Z">
            <w:rPr>
              <w:rFonts w:ascii="굴림" w:eastAsia="굴림" w:hAnsi="굴림" w:cs="굴림" w:hint="eastAsia"/>
              <w:color w:val="FF0000"/>
              <w:spacing w:val="-2"/>
              <w:kern w:val="0"/>
              <w:sz w:val="22"/>
            </w:rPr>
          </w:rPrChange>
        </w:rPr>
        <w:t>②</w:t>
      </w:r>
      <w:r w:rsidRPr="004E0172">
        <w:rPr>
          <w:rFonts w:ascii="Arial" w:eastAsia="나눔명조" w:hAnsi="Arial" w:cs="Arial"/>
          <w:spacing w:val="-2"/>
          <w:kern w:val="0"/>
          <w:sz w:val="22"/>
          <w:rPrChange w:id="7509" w:author="Keis" w:date="2024-09-19T08:58:00Z">
            <w:rPr>
              <w:rFonts w:ascii="Arial" w:eastAsia="나눔명조" w:hAnsi="Arial" w:cs="Arial"/>
              <w:color w:val="FF0000"/>
              <w:spacing w:val="-2"/>
              <w:kern w:val="0"/>
              <w:sz w:val="22"/>
            </w:rPr>
          </w:rPrChange>
        </w:rPr>
        <w:t xml:space="preserve"> Good </w:t>
      </w:r>
      <w:r w:rsidRPr="004E0172">
        <w:rPr>
          <w:rFonts w:ascii="Arial" w:eastAsia="나눔명조" w:hAnsi="Arial" w:cs="Arial" w:hint="eastAsia"/>
          <w:spacing w:val="-2"/>
          <w:kern w:val="0"/>
          <w:sz w:val="22"/>
          <w:rPrChange w:id="7510"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7511" w:author="Keis" w:date="2024-09-19T08:58:00Z">
            <w:rPr>
              <w:rFonts w:ascii="Arial" w:eastAsia="나눔명조" w:hAnsi="Arial" w:cs="Arial"/>
              <w:b/>
              <w:bCs/>
              <w:color w:val="FF0000"/>
              <w:spacing w:val="-2"/>
              <w:kern w:val="0"/>
              <w:sz w:val="22"/>
            </w:rPr>
          </w:rPrChange>
        </w:rPr>
        <w:t xml:space="preserve"> Dadd8e_31</w:t>
      </w:r>
    </w:p>
    <w:p w14:paraId="32041C04" w14:textId="77777777" w:rsidR="00625959" w:rsidRPr="00484D4B" w:rsidRDefault="00625959" w:rsidP="00625959">
      <w:pPr>
        <w:spacing w:line="384" w:lineRule="auto"/>
        <w:textAlignment w:val="baseline"/>
        <w:rPr>
          <w:rFonts w:ascii="Arial" w:eastAsia="굴림" w:hAnsi="Arial" w:cs="Arial"/>
          <w:kern w:val="0"/>
          <w:sz w:val="22"/>
          <w:rPrChange w:id="7512" w:author="Keis" w:date="2024-09-06T17:49:00Z">
            <w:rPr>
              <w:rFonts w:ascii="Arial" w:eastAsia="굴림" w:hAnsi="Arial" w:cs="Arial"/>
              <w:color w:val="000000"/>
              <w:kern w:val="0"/>
              <w:sz w:val="22"/>
            </w:rPr>
          </w:rPrChange>
        </w:rPr>
      </w:pPr>
      <w:r w:rsidRPr="004E0172">
        <w:rPr>
          <w:rFonts w:ascii="굴림" w:eastAsia="굴림" w:hAnsi="굴림" w:cs="굴림" w:hint="eastAsia"/>
          <w:spacing w:val="-2"/>
          <w:kern w:val="0"/>
          <w:sz w:val="22"/>
          <w:rPrChange w:id="7513" w:author="Keis" w:date="2024-09-19T08:58:00Z">
            <w:rPr>
              <w:rFonts w:ascii="굴림" w:eastAsia="굴림" w:hAnsi="굴림" w:cs="굴림" w:hint="eastAsia"/>
              <w:color w:val="FF0000"/>
              <w:spacing w:val="-2"/>
              <w:kern w:val="0"/>
              <w:sz w:val="22"/>
            </w:rPr>
          </w:rPrChange>
        </w:rPr>
        <w:t>③</w:t>
      </w:r>
      <w:r w:rsidRPr="004E0172">
        <w:rPr>
          <w:rFonts w:ascii="Arial" w:eastAsia="나눔명조" w:hAnsi="Arial" w:cs="Arial"/>
          <w:spacing w:val="-2"/>
          <w:kern w:val="0"/>
          <w:sz w:val="22"/>
          <w:rPrChange w:id="7514" w:author="Keis" w:date="2024-09-19T08:58:00Z">
            <w:rPr>
              <w:rFonts w:ascii="Arial" w:eastAsia="나눔명조" w:hAnsi="Arial" w:cs="Arial"/>
              <w:color w:val="FF0000"/>
              <w:spacing w:val="-2"/>
              <w:kern w:val="0"/>
              <w:sz w:val="22"/>
            </w:rPr>
          </w:rPrChange>
        </w:rPr>
        <w:t xml:space="preserve"> Fair </w:t>
      </w:r>
      <w:r w:rsidRPr="004E0172">
        <w:rPr>
          <w:rFonts w:ascii="Arial" w:eastAsia="나눔명조" w:hAnsi="Arial" w:cs="Arial" w:hint="eastAsia"/>
          <w:spacing w:val="-2"/>
          <w:kern w:val="0"/>
          <w:sz w:val="22"/>
          <w:rPrChange w:id="7515" w:author="Keis" w:date="2024-09-19T08:58: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7516" w:author="Keis" w:date="2024-09-19T08:58:00Z">
            <w:rPr>
              <w:rFonts w:ascii="Arial" w:eastAsia="나눔명조" w:hAnsi="Arial" w:cs="Arial"/>
              <w:b/>
              <w:bCs/>
              <w:color w:val="FF0000"/>
              <w:spacing w:val="-2"/>
              <w:kern w:val="0"/>
              <w:sz w:val="22"/>
            </w:rPr>
          </w:rPrChange>
        </w:rPr>
        <w:t xml:space="preserve"> Dadd8e_31</w:t>
      </w:r>
    </w:p>
    <w:p w14:paraId="62B399E5" w14:textId="77777777" w:rsidR="00625959" w:rsidRPr="00484D4B" w:rsidRDefault="00625959" w:rsidP="00625959">
      <w:pPr>
        <w:spacing w:line="384" w:lineRule="auto"/>
        <w:textAlignment w:val="baseline"/>
        <w:rPr>
          <w:rFonts w:ascii="Arial" w:eastAsia="굴림" w:hAnsi="Arial" w:cs="Arial"/>
          <w:kern w:val="0"/>
          <w:sz w:val="22"/>
          <w:rPrChange w:id="7517"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18"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519" w:author="Keis" w:date="2024-09-06T17:49:00Z">
            <w:rPr>
              <w:rFonts w:ascii="Arial" w:eastAsia="나눔명조" w:hAnsi="Arial" w:cs="Arial"/>
              <w:color w:val="FF0000"/>
              <w:spacing w:val="-2"/>
              <w:kern w:val="0"/>
              <w:sz w:val="22"/>
            </w:rPr>
          </w:rPrChange>
        </w:rPr>
        <w:t xml:space="preserve"> Bad</w:t>
      </w:r>
    </w:p>
    <w:p w14:paraId="1F23DB3B" w14:textId="77777777" w:rsidR="00625959" w:rsidRPr="00484D4B" w:rsidRDefault="00625959" w:rsidP="00373CA0">
      <w:pPr>
        <w:pStyle w:val="a6"/>
        <w:numPr>
          <w:ilvl w:val="0"/>
          <w:numId w:val="1342"/>
        </w:numPr>
        <w:spacing w:line="384" w:lineRule="auto"/>
        <w:ind w:leftChars="0"/>
        <w:textAlignment w:val="baseline"/>
        <w:rPr>
          <w:rFonts w:ascii="Arial" w:eastAsia="굴림" w:hAnsi="Arial" w:cs="Arial"/>
          <w:kern w:val="0"/>
          <w:sz w:val="22"/>
          <w:rPrChange w:id="7520"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521" w:author="Keis" w:date="2024-09-06T17:49:00Z">
            <w:rPr>
              <w:rFonts w:ascii="Arial" w:eastAsia="나눔명조" w:hAnsi="Arial" w:cs="Arial"/>
              <w:color w:val="FF0000"/>
              <w:spacing w:val="-2"/>
              <w:kern w:val="0"/>
              <w:sz w:val="22"/>
            </w:rPr>
          </w:rPrChange>
        </w:rPr>
        <w:t xml:space="preserve"> Very bad</w:t>
      </w:r>
    </w:p>
    <w:p w14:paraId="3D9E35A2" w14:textId="77777777" w:rsidR="005059BB" w:rsidRPr="00484D4B" w:rsidRDefault="005059BB" w:rsidP="00625959">
      <w:pPr>
        <w:spacing w:line="384" w:lineRule="auto"/>
        <w:textAlignment w:val="baseline"/>
        <w:rPr>
          <w:rFonts w:ascii="Arial" w:eastAsia="굴림" w:hAnsi="Arial" w:cs="Arial"/>
          <w:spacing w:val="-2"/>
          <w:kern w:val="0"/>
          <w:sz w:val="22"/>
          <w:rPrChange w:id="7522" w:author="Keis" w:date="2024-09-06T17:49:00Z">
            <w:rPr>
              <w:rFonts w:ascii="Arial" w:eastAsia="굴림" w:hAnsi="Arial" w:cs="Arial"/>
              <w:color w:val="FF0000"/>
              <w:spacing w:val="-2"/>
              <w:kern w:val="0"/>
              <w:sz w:val="22"/>
            </w:rPr>
          </w:rPrChange>
        </w:rPr>
      </w:pPr>
    </w:p>
    <w:p w14:paraId="797C6176" w14:textId="77777777" w:rsidR="00625959" w:rsidRPr="00484D4B" w:rsidRDefault="005059BB" w:rsidP="00625959">
      <w:pPr>
        <w:spacing w:line="384" w:lineRule="auto"/>
        <w:textAlignment w:val="baseline"/>
        <w:rPr>
          <w:rFonts w:ascii="Arial" w:eastAsia="굴림" w:hAnsi="Arial" w:cs="Arial"/>
          <w:spacing w:val="-2"/>
          <w:kern w:val="0"/>
          <w:sz w:val="22"/>
          <w:rPrChange w:id="7523" w:author="Keis" w:date="2024-09-06T17:49:00Z">
            <w:rPr>
              <w:rFonts w:ascii="Arial" w:eastAsia="굴림" w:hAnsi="Arial" w:cs="Arial"/>
              <w:color w:val="000000"/>
              <w:spacing w:val="-2"/>
              <w:kern w:val="0"/>
              <w:sz w:val="22"/>
            </w:rPr>
          </w:rPrChange>
        </w:rPr>
      </w:pPr>
      <w:r w:rsidRPr="00484D4B">
        <w:rPr>
          <w:rFonts w:ascii="Arial" w:eastAsia="나눔명조" w:hAnsi="Arial" w:cs="Arial"/>
          <w:spacing w:val="-2"/>
          <w:kern w:val="0"/>
          <w:sz w:val="22"/>
          <w:rPrChange w:id="7524" w:author="Keis" w:date="2024-09-06T17:49:00Z">
            <w:rPr>
              <w:rFonts w:ascii="Arial" w:eastAsia="나눔명조" w:hAnsi="Arial" w:cs="Arial"/>
              <w:color w:val="FF0000"/>
              <w:spacing w:val="-2"/>
              <w:kern w:val="0"/>
              <w:sz w:val="22"/>
            </w:rPr>
          </w:rPrChange>
        </w:rPr>
        <w:t xml:space="preserve">Dadd8e_30. </w:t>
      </w:r>
      <w:r w:rsidR="00625959" w:rsidRPr="00484D4B">
        <w:rPr>
          <w:rFonts w:ascii="Arial" w:eastAsia="나눔명조" w:hAnsi="Arial" w:cs="Arial"/>
          <w:spacing w:val="-2"/>
          <w:kern w:val="0"/>
          <w:sz w:val="22"/>
          <w:rPrChange w:id="7525" w:author="Keis" w:date="2024-09-06T17:49:00Z">
            <w:rPr>
              <w:rFonts w:ascii="Arial" w:eastAsia="나눔명조" w:hAnsi="Arial" w:cs="Arial"/>
              <w:color w:val="FF0000"/>
              <w:spacing w:val="-2"/>
              <w:kern w:val="0"/>
              <w:sz w:val="22"/>
            </w:rPr>
          </w:rPrChange>
        </w:rPr>
        <w:t xml:space="preserve">What is the reason that you </w:t>
      </w:r>
      <w:r w:rsidR="00373CA0" w:rsidRPr="00484D4B">
        <w:rPr>
          <w:rFonts w:ascii="Arial" w:eastAsia="나눔명조" w:hAnsi="Arial" w:cs="Arial"/>
          <w:spacing w:val="-2"/>
          <w:kern w:val="0"/>
          <w:sz w:val="22"/>
          <w:rPrChange w:id="7526" w:author="Keis" w:date="2024-09-06T17:49:00Z">
            <w:rPr>
              <w:rFonts w:ascii="Arial" w:eastAsia="나눔명조" w:hAnsi="Arial" w:cs="Arial"/>
              <w:color w:val="FF0000"/>
              <w:spacing w:val="-2"/>
              <w:kern w:val="0"/>
              <w:sz w:val="22"/>
            </w:rPr>
          </w:rPrChange>
        </w:rPr>
        <w:t xml:space="preserve">are </w:t>
      </w:r>
      <w:r w:rsidR="00625959" w:rsidRPr="00484D4B">
        <w:rPr>
          <w:rFonts w:ascii="Arial" w:eastAsia="나눔명조" w:hAnsi="Arial" w:cs="Arial"/>
          <w:spacing w:val="-2"/>
          <w:kern w:val="0"/>
          <w:sz w:val="22"/>
          <w:rPrChange w:id="7527" w:author="Keis" w:date="2024-09-06T17:49:00Z">
            <w:rPr>
              <w:rFonts w:ascii="Arial" w:eastAsia="나눔명조" w:hAnsi="Arial" w:cs="Arial"/>
              <w:color w:val="FF0000"/>
              <w:spacing w:val="-2"/>
              <w:kern w:val="0"/>
              <w:sz w:val="22"/>
            </w:rPr>
          </w:rPrChange>
        </w:rPr>
        <w:t>unsatisfied</w:t>
      </w:r>
      <w:r w:rsidR="00373CA0" w:rsidRPr="00484D4B">
        <w:rPr>
          <w:rFonts w:ascii="Arial" w:eastAsia="나눔명조" w:hAnsi="Arial" w:cs="Arial"/>
          <w:spacing w:val="-2"/>
          <w:kern w:val="0"/>
          <w:sz w:val="22"/>
          <w:rPrChange w:id="7528" w:author="Keis" w:date="2024-09-06T17:49:00Z">
            <w:rPr>
              <w:rFonts w:ascii="Arial" w:eastAsia="나눔명조" w:hAnsi="Arial" w:cs="Arial"/>
              <w:color w:val="FF0000"/>
              <w:spacing w:val="-2"/>
              <w:kern w:val="0"/>
              <w:sz w:val="22"/>
            </w:rPr>
          </w:rPrChange>
        </w:rPr>
        <w:t xml:space="preserve"> with</w:t>
      </w:r>
      <w:r w:rsidR="00625959" w:rsidRPr="00484D4B">
        <w:rPr>
          <w:rFonts w:ascii="Arial" w:eastAsia="나눔명조" w:hAnsi="Arial" w:cs="Arial"/>
          <w:spacing w:val="-2"/>
          <w:kern w:val="0"/>
          <w:sz w:val="22"/>
          <w:rPrChange w:id="7529" w:author="Keis" w:date="2024-09-06T17:49:00Z">
            <w:rPr>
              <w:rFonts w:ascii="Arial" w:eastAsia="나눔명조" w:hAnsi="Arial" w:cs="Arial"/>
              <w:color w:val="FF0000"/>
              <w:spacing w:val="-2"/>
              <w:kern w:val="0"/>
              <w:sz w:val="22"/>
            </w:rPr>
          </w:rPrChange>
        </w:rPr>
        <w:t>?</w:t>
      </w:r>
    </w:p>
    <w:p w14:paraId="33B3F55D" w14:textId="77777777" w:rsidR="00625959" w:rsidRPr="00484D4B" w:rsidRDefault="00625959" w:rsidP="00625959">
      <w:pPr>
        <w:spacing w:line="384" w:lineRule="auto"/>
        <w:textAlignment w:val="baseline"/>
        <w:rPr>
          <w:rFonts w:ascii="Arial" w:eastAsia="굴림" w:hAnsi="Arial" w:cs="Arial"/>
          <w:kern w:val="0"/>
          <w:sz w:val="22"/>
          <w:rPrChange w:id="7530"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31"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532" w:author="Keis" w:date="2024-09-06T17:49:00Z">
            <w:rPr>
              <w:rFonts w:ascii="Arial" w:eastAsia="나눔명조" w:hAnsi="Arial" w:cs="Arial"/>
              <w:color w:val="FF0000"/>
              <w:spacing w:val="-2"/>
              <w:kern w:val="0"/>
              <w:sz w:val="22"/>
            </w:rPr>
          </w:rPrChange>
        </w:rPr>
        <w:t xml:space="preserve"> Education training program doesn’t help me get a job</w:t>
      </w:r>
    </w:p>
    <w:p w14:paraId="19D8B041" w14:textId="77777777" w:rsidR="00625959" w:rsidRPr="00484D4B" w:rsidRDefault="00625959" w:rsidP="00625959">
      <w:pPr>
        <w:spacing w:line="384" w:lineRule="auto"/>
        <w:textAlignment w:val="baseline"/>
        <w:rPr>
          <w:rFonts w:ascii="Arial" w:eastAsia="굴림" w:hAnsi="Arial" w:cs="Arial"/>
          <w:kern w:val="0"/>
          <w:sz w:val="22"/>
          <w:rPrChange w:id="7533"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34"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535" w:author="Keis" w:date="2024-09-06T17:49:00Z">
            <w:rPr>
              <w:rFonts w:ascii="Arial" w:eastAsia="나눔명조" w:hAnsi="Arial" w:cs="Arial"/>
              <w:color w:val="FF0000"/>
              <w:spacing w:val="-2"/>
              <w:kern w:val="0"/>
              <w:sz w:val="22"/>
            </w:rPr>
          </w:rPrChange>
        </w:rPr>
        <w:t xml:space="preserve"> Education training program procedure is complicated</w:t>
      </w:r>
    </w:p>
    <w:p w14:paraId="28EE5B52" w14:textId="77777777" w:rsidR="00625959" w:rsidRPr="00484D4B" w:rsidRDefault="00625959" w:rsidP="00625959">
      <w:pPr>
        <w:spacing w:line="384" w:lineRule="auto"/>
        <w:textAlignment w:val="baseline"/>
        <w:rPr>
          <w:rFonts w:ascii="Arial" w:eastAsia="굴림" w:hAnsi="Arial" w:cs="Arial"/>
          <w:kern w:val="0"/>
          <w:sz w:val="22"/>
          <w:rPrChange w:id="7536"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37"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538" w:author="Keis" w:date="2024-09-06T17:49:00Z">
            <w:rPr>
              <w:rFonts w:ascii="Arial" w:eastAsia="나눔명조" w:hAnsi="Arial" w:cs="Arial"/>
              <w:color w:val="FF0000"/>
              <w:spacing w:val="-2"/>
              <w:kern w:val="0"/>
              <w:sz w:val="22"/>
            </w:rPr>
          </w:rPrChange>
        </w:rPr>
        <w:t xml:space="preserve"> Got a good Education but couldn’t find a job where I want to</w:t>
      </w:r>
    </w:p>
    <w:p w14:paraId="5B322AFC" w14:textId="77777777" w:rsidR="00625959" w:rsidRPr="00484D4B" w:rsidRDefault="00625959" w:rsidP="00625959">
      <w:pPr>
        <w:spacing w:line="384" w:lineRule="auto"/>
        <w:textAlignment w:val="baseline"/>
        <w:rPr>
          <w:rFonts w:ascii="Arial" w:eastAsia="나눔명조" w:hAnsi="Arial" w:cs="Arial"/>
          <w:spacing w:val="-2"/>
          <w:kern w:val="0"/>
          <w:sz w:val="22"/>
          <w:rPrChange w:id="7539" w:author="Keis" w:date="2024-09-06T17:49: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7540"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541" w:author="Keis" w:date="2024-09-06T17:49:00Z">
            <w:rPr>
              <w:rFonts w:ascii="Arial" w:eastAsia="나눔명조" w:hAnsi="Arial" w:cs="Arial"/>
              <w:color w:val="FF0000"/>
              <w:spacing w:val="-2"/>
              <w:kern w:val="0"/>
              <w:sz w:val="22"/>
            </w:rPr>
          </w:rPrChange>
        </w:rPr>
        <w:t xml:space="preserve"> Others</w:t>
      </w:r>
    </w:p>
    <w:p w14:paraId="2EA7E95A" w14:textId="77777777" w:rsidR="005059BB" w:rsidRPr="00484D4B" w:rsidRDefault="005059BB" w:rsidP="00625959">
      <w:pPr>
        <w:spacing w:line="384" w:lineRule="auto"/>
        <w:textAlignment w:val="baseline"/>
        <w:rPr>
          <w:rFonts w:ascii="Arial" w:eastAsia="굴림" w:hAnsi="Arial" w:cs="Arial"/>
          <w:spacing w:val="-2"/>
          <w:kern w:val="0"/>
          <w:sz w:val="22"/>
          <w:rPrChange w:id="7542" w:author="Keis" w:date="2024-09-06T17:49:00Z">
            <w:rPr>
              <w:rFonts w:ascii="Arial" w:eastAsia="굴림" w:hAnsi="Arial" w:cs="Arial"/>
              <w:color w:val="FF0000"/>
              <w:spacing w:val="-2"/>
              <w:kern w:val="0"/>
              <w:sz w:val="22"/>
            </w:rPr>
          </w:rPrChange>
        </w:rPr>
      </w:pPr>
    </w:p>
    <w:p w14:paraId="7AAFF96F" w14:textId="77777777" w:rsidR="00625959" w:rsidRPr="00484D4B" w:rsidRDefault="005059BB" w:rsidP="00625959">
      <w:pPr>
        <w:spacing w:line="384" w:lineRule="auto"/>
        <w:textAlignment w:val="baseline"/>
        <w:rPr>
          <w:rFonts w:ascii="Arial" w:eastAsia="굴림" w:hAnsi="Arial" w:cs="Arial"/>
          <w:spacing w:val="-2"/>
          <w:kern w:val="0"/>
          <w:sz w:val="22"/>
          <w:rPrChange w:id="7543" w:author="Keis" w:date="2024-09-06T17:49: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7544" w:author="Keis" w:date="2024-09-13T17:20:00Z">
            <w:rPr>
              <w:rFonts w:ascii="Arial" w:eastAsia="나눔명조" w:hAnsi="Arial" w:cs="Arial"/>
              <w:b/>
              <w:bCs/>
              <w:color w:val="FF0000"/>
              <w:spacing w:val="-2"/>
              <w:kern w:val="0"/>
              <w:sz w:val="22"/>
            </w:rPr>
          </w:rPrChange>
        </w:rPr>
        <w:t>Dadd8e_31</w:t>
      </w:r>
      <w:del w:id="7545" w:author="Keis" w:date="2024-09-13T17:20:00Z">
        <w:r w:rsidRPr="006751C9" w:rsidDel="006751C9">
          <w:rPr>
            <w:rFonts w:ascii="Arial" w:eastAsia="나눔명조" w:hAnsi="Arial" w:cs="Arial"/>
            <w:spacing w:val="-2"/>
            <w:kern w:val="0"/>
            <w:sz w:val="22"/>
            <w:rPrChange w:id="7546" w:author="Keis" w:date="2024-09-13T17:20:00Z">
              <w:rPr>
                <w:rFonts w:ascii="Arial" w:eastAsia="나눔명조" w:hAnsi="Arial" w:cs="Arial"/>
                <w:b/>
                <w:bCs/>
                <w:color w:val="FF0000"/>
                <w:spacing w:val="-2"/>
                <w:kern w:val="0"/>
                <w:sz w:val="22"/>
              </w:rPr>
            </w:rPrChange>
          </w:rPr>
          <w:delText xml:space="preserve">. </w:delText>
        </w:r>
      </w:del>
      <w:r w:rsidR="00625959" w:rsidRPr="006751C9">
        <w:rPr>
          <w:rFonts w:ascii="Arial" w:eastAsia="나눔명조" w:hAnsi="Arial" w:cs="Arial"/>
          <w:spacing w:val="-2"/>
          <w:kern w:val="0"/>
          <w:sz w:val="22"/>
          <w:rPrChange w:id="7547" w:author="Keis" w:date="2024-09-13T17:20:00Z">
            <w:rPr>
              <w:rFonts w:ascii="Arial" w:eastAsia="나눔명조" w:hAnsi="Arial" w:cs="Arial"/>
              <w:b/>
              <w:bCs/>
              <w:color w:val="FF0000"/>
              <w:spacing w:val="-2"/>
              <w:kern w:val="0"/>
              <w:sz w:val="22"/>
            </w:rPr>
          </w:rPrChange>
        </w:rPr>
        <w:t>.</w:t>
      </w:r>
      <w:r w:rsidR="00625959" w:rsidRPr="00484D4B">
        <w:rPr>
          <w:rFonts w:ascii="Arial" w:eastAsia="나눔명조" w:hAnsi="Arial" w:cs="Arial"/>
          <w:b/>
          <w:bCs/>
          <w:spacing w:val="-2"/>
          <w:kern w:val="0"/>
          <w:sz w:val="22"/>
          <w:rPrChange w:id="7548" w:author="Keis" w:date="2024-09-06T17:49:00Z">
            <w:rPr>
              <w:rFonts w:ascii="Arial" w:eastAsia="나눔명조" w:hAnsi="Arial" w:cs="Arial"/>
              <w:b/>
              <w:bCs/>
              <w:color w:val="FF0000"/>
              <w:spacing w:val="-2"/>
              <w:kern w:val="0"/>
              <w:sz w:val="22"/>
            </w:rPr>
          </w:rPrChange>
        </w:rPr>
        <w:t xml:space="preserve"> </w:t>
      </w:r>
      <w:r w:rsidR="00625959" w:rsidRPr="00484D4B">
        <w:rPr>
          <w:rFonts w:ascii="Arial" w:eastAsia="나눔명조" w:hAnsi="Arial" w:cs="Arial"/>
          <w:spacing w:val="-2"/>
          <w:kern w:val="0"/>
          <w:sz w:val="22"/>
          <w:rPrChange w:id="7549" w:author="Keis" w:date="2024-09-06T17:49:00Z">
            <w:rPr>
              <w:rFonts w:ascii="Arial" w:eastAsia="나눔명조" w:hAnsi="Arial" w:cs="Arial"/>
              <w:color w:val="FF0000"/>
              <w:spacing w:val="-2"/>
              <w:kern w:val="0"/>
              <w:sz w:val="22"/>
            </w:rPr>
          </w:rPrChange>
        </w:rPr>
        <w:t>After receiving re-employment education training, did you find a related job?</w:t>
      </w:r>
    </w:p>
    <w:p w14:paraId="4C010C10" w14:textId="77777777" w:rsidR="00625959" w:rsidRPr="00484D4B" w:rsidRDefault="00625959" w:rsidP="00625959">
      <w:pPr>
        <w:spacing w:line="384" w:lineRule="auto"/>
        <w:textAlignment w:val="baseline"/>
        <w:rPr>
          <w:rFonts w:ascii="Arial" w:eastAsia="굴림" w:hAnsi="Arial" w:cs="Arial"/>
          <w:spacing w:val="-2"/>
          <w:kern w:val="0"/>
          <w:sz w:val="22"/>
          <w:rPrChange w:id="7550"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551"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552" w:author="Keis" w:date="2024-09-06T17:49:00Z">
            <w:rPr>
              <w:rFonts w:ascii="Arial" w:eastAsia="나눔명조" w:hAnsi="Arial" w:cs="Arial"/>
              <w:color w:val="FF0000"/>
              <w:spacing w:val="-2"/>
              <w:kern w:val="0"/>
              <w:sz w:val="22"/>
            </w:rPr>
          </w:rPrChange>
        </w:rPr>
        <w:t xml:space="preserve"> Got a related job </w:t>
      </w:r>
    </w:p>
    <w:p w14:paraId="5F389BA6" w14:textId="77777777" w:rsidR="00625959" w:rsidRPr="00484D4B" w:rsidRDefault="00625959" w:rsidP="00625959">
      <w:pPr>
        <w:spacing w:line="384" w:lineRule="auto"/>
        <w:textAlignment w:val="baseline"/>
        <w:rPr>
          <w:rFonts w:ascii="Arial" w:eastAsia="굴림" w:hAnsi="Arial" w:cs="Arial"/>
          <w:spacing w:val="-2"/>
          <w:kern w:val="0"/>
          <w:sz w:val="22"/>
          <w:rPrChange w:id="7553" w:author="Keis" w:date="2024-09-06T17:49:00Z">
            <w:rPr>
              <w:rFonts w:ascii="Arial" w:eastAsia="굴림" w:hAnsi="Arial" w:cs="Arial"/>
              <w:color w:val="000000"/>
              <w:spacing w:val="-2"/>
              <w:kern w:val="0"/>
              <w:sz w:val="22"/>
            </w:rPr>
          </w:rPrChange>
        </w:rPr>
      </w:pPr>
      <w:r w:rsidRPr="00484D4B">
        <w:rPr>
          <w:rFonts w:ascii="굴림" w:eastAsia="굴림" w:hAnsi="굴림" w:cs="굴림" w:hint="eastAsia"/>
          <w:spacing w:val="-2"/>
          <w:kern w:val="0"/>
          <w:sz w:val="22"/>
          <w:rPrChange w:id="7554"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555" w:author="Keis" w:date="2024-09-06T17:49:00Z">
            <w:rPr>
              <w:rFonts w:ascii="Arial" w:eastAsia="나눔명조" w:hAnsi="Arial" w:cs="Arial"/>
              <w:color w:val="FF0000"/>
              <w:spacing w:val="-2"/>
              <w:kern w:val="0"/>
              <w:sz w:val="22"/>
            </w:rPr>
          </w:rPrChange>
        </w:rPr>
        <w:t xml:space="preserve"> Got a job but not related to training </w:t>
      </w:r>
    </w:p>
    <w:p w14:paraId="19B82758" w14:textId="77777777" w:rsidR="005059BB" w:rsidRPr="00484D4B" w:rsidRDefault="00625959" w:rsidP="00625959">
      <w:pPr>
        <w:spacing w:line="384" w:lineRule="auto"/>
        <w:textAlignment w:val="baseline"/>
        <w:rPr>
          <w:rFonts w:ascii="Arial" w:eastAsia="나눔명조" w:hAnsi="Arial" w:cs="Arial"/>
          <w:spacing w:val="-2"/>
          <w:kern w:val="0"/>
          <w:sz w:val="22"/>
          <w:rPrChange w:id="7556" w:author="Keis" w:date="2024-09-06T17:49: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7557"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558" w:author="Keis" w:date="2024-09-06T17:49:00Z">
            <w:rPr>
              <w:rFonts w:ascii="Arial" w:eastAsia="나눔명조" w:hAnsi="Arial" w:cs="Arial"/>
              <w:color w:val="FF0000"/>
              <w:spacing w:val="-2"/>
              <w:kern w:val="0"/>
              <w:sz w:val="22"/>
            </w:rPr>
          </w:rPrChange>
        </w:rPr>
        <w:t xml:space="preserve"> Did not work</w:t>
      </w:r>
    </w:p>
    <w:p w14:paraId="48CA0DFF" w14:textId="77777777" w:rsidR="00625959" w:rsidRPr="00484D4B" w:rsidRDefault="00625959" w:rsidP="00625959">
      <w:pPr>
        <w:spacing w:line="384" w:lineRule="auto"/>
        <w:textAlignment w:val="baseline"/>
        <w:rPr>
          <w:rFonts w:ascii="Arial" w:eastAsia="굴림" w:hAnsi="Arial" w:cs="Arial"/>
          <w:b/>
          <w:bCs/>
          <w:spacing w:val="-2"/>
          <w:kern w:val="0"/>
          <w:sz w:val="22"/>
          <w:rPrChange w:id="7559" w:author="Keis" w:date="2024-09-06T17:49:00Z">
            <w:rPr>
              <w:rFonts w:ascii="Arial" w:eastAsia="굴림" w:hAnsi="Arial" w:cs="Arial"/>
              <w:b/>
              <w:bCs/>
              <w:color w:val="FF0000"/>
              <w:spacing w:val="-2"/>
              <w:kern w:val="0"/>
              <w:sz w:val="22"/>
            </w:rPr>
          </w:rPrChange>
        </w:rPr>
      </w:pPr>
    </w:p>
    <w:p w14:paraId="0A87BDDE" w14:textId="77777777" w:rsidR="00625959" w:rsidRPr="00484D4B" w:rsidRDefault="005059BB" w:rsidP="00625959">
      <w:pPr>
        <w:spacing w:line="384" w:lineRule="auto"/>
        <w:textAlignment w:val="baseline"/>
        <w:rPr>
          <w:rFonts w:ascii="Arial" w:eastAsia="굴림" w:hAnsi="Arial" w:cs="Arial"/>
          <w:spacing w:val="-2"/>
          <w:kern w:val="0"/>
          <w:sz w:val="22"/>
          <w:rPrChange w:id="7560" w:author="Keis" w:date="2024-09-06T17:49:00Z">
            <w:rPr>
              <w:rFonts w:ascii="Arial" w:eastAsia="굴림" w:hAnsi="Arial" w:cs="Arial"/>
              <w:color w:val="FF0000"/>
              <w:spacing w:val="-2"/>
              <w:kern w:val="0"/>
              <w:sz w:val="22"/>
            </w:rPr>
          </w:rPrChange>
        </w:rPr>
      </w:pPr>
      <w:r w:rsidRPr="006751C9">
        <w:rPr>
          <w:rFonts w:ascii="Arial" w:eastAsia="나눔명조" w:hAnsi="Arial" w:cs="Arial"/>
          <w:spacing w:val="-2"/>
          <w:kern w:val="0"/>
          <w:sz w:val="22"/>
          <w:rPrChange w:id="7561" w:author="Keis" w:date="2024-09-13T17:20:00Z">
            <w:rPr>
              <w:rFonts w:ascii="Arial" w:eastAsia="나눔명조" w:hAnsi="Arial" w:cs="Arial"/>
              <w:b/>
              <w:bCs/>
              <w:color w:val="FF0000"/>
              <w:spacing w:val="-2"/>
              <w:kern w:val="0"/>
              <w:sz w:val="22"/>
            </w:rPr>
          </w:rPrChange>
        </w:rPr>
        <w:t>Dadd8e_32.</w:t>
      </w:r>
      <w:r w:rsidRPr="00484D4B">
        <w:rPr>
          <w:rFonts w:ascii="Arial" w:eastAsia="나눔명조" w:hAnsi="Arial" w:cs="Arial"/>
          <w:b/>
          <w:bCs/>
          <w:spacing w:val="-2"/>
          <w:kern w:val="0"/>
          <w:sz w:val="22"/>
          <w:rPrChange w:id="7562" w:author="Keis" w:date="2024-09-06T17:49:00Z">
            <w:rPr>
              <w:rFonts w:ascii="Arial" w:eastAsia="나눔명조" w:hAnsi="Arial" w:cs="Arial"/>
              <w:b/>
              <w:bCs/>
              <w:color w:val="FF0000"/>
              <w:spacing w:val="-2"/>
              <w:kern w:val="0"/>
              <w:sz w:val="22"/>
            </w:rPr>
          </w:rPrChange>
        </w:rPr>
        <w:t xml:space="preserve"> </w:t>
      </w:r>
      <w:r w:rsidR="00625959" w:rsidRPr="00484D4B">
        <w:rPr>
          <w:rFonts w:ascii="Arial" w:eastAsia="나눔명조" w:hAnsi="Arial" w:cs="Arial"/>
          <w:spacing w:val="-2"/>
          <w:kern w:val="0"/>
          <w:sz w:val="22"/>
          <w:rPrChange w:id="7563" w:author="Keis" w:date="2024-09-06T17:49:00Z">
            <w:rPr>
              <w:rFonts w:ascii="Arial" w:eastAsia="나눔명조" w:hAnsi="Arial" w:cs="Arial"/>
              <w:color w:val="FF0000"/>
              <w:spacing w:val="-2"/>
              <w:kern w:val="0"/>
              <w:sz w:val="22"/>
            </w:rPr>
          </w:rPrChange>
        </w:rPr>
        <w:t>How satisfied are you with the results after re-employment education training?</w:t>
      </w:r>
    </w:p>
    <w:p w14:paraId="148B930A" w14:textId="77777777" w:rsidR="00625959" w:rsidRPr="00484D4B" w:rsidRDefault="00625959" w:rsidP="00D12299">
      <w:pPr>
        <w:pStyle w:val="a6"/>
        <w:numPr>
          <w:ilvl w:val="0"/>
          <w:numId w:val="1334"/>
        </w:numPr>
        <w:wordWrap/>
        <w:adjustRightInd w:val="0"/>
        <w:spacing w:line="360" w:lineRule="auto"/>
        <w:ind w:leftChars="0"/>
        <w:jc w:val="left"/>
        <w:rPr>
          <w:rFonts w:ascii="Arial" w:eastAsia="굴림" w:hAnsi="Arial" w:cs="Arial"/>
          <w:kern w:val="0"/>
          <w:sz w:val="22"/>
          <w:rPrChange w:id="7564"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565" w:author="Keis" w:date="2024-09-06T17:49:00Z">
            <w:rPr>
              <w:rFonts w:ascii="Arial" w:eastAsia="굴림" w:hAnsi="Arial" w:cs="Arial"/>
              <w:color w:val="FF0000"/>
              <w:kern w:val="0"/>
              <w:sz w:val="22"/>
            </w:rPr>
          </w:rPrChange>
        </w:rPr>
        <w:t>Very good</w:t>
      </w:r>
    </w:p>
    <w:p w14:paraId="4994B29C" w14:textId="77777777" w:rsidR="00625959" w:rsidRPr="00484D4B" w:rsidRDefault="00625959" w:rsidP="00D12299">
      <w:pPr>
        <w:pStyle w:val="a6"/>
        <w:numPr>
          <w:ilvl w:val="0"/>
          <w:numId w:val="1334"/>
        </w:numPr>
        <w:wordWrap/>
        <w:adjustRightInd w:val="0"/>
        <w:spacing w:line="360" w:lineRule="auto"/>
        <w:ind w:leftChars="0"/>
        <w:jc w:val="left"/>
        <w:rPr>
          <w:rFonts w:ascii="Arial" w:eastAsia="굴림" w:hAnsi="Arial" w:cs="Arial"/>
          <w:kern w:val="0"/>
          <w:sz w:val="22"/>
          <w:rPrChange w:id="7566"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567" w:author="Keis" w:date="2024-09-06T17:49:00Z">
            <w:rPr>
              <w:rFonts w:ascii="Arial" w:eastAsia="굴림" w:hAnsi="Arial" w:cs="Arial"/>
              <w:color w:val="FF0000"/>
              <w:kern w:val="0"/>
              <w:sz w:val="22"/>
            </w:rPr>
          </w:rPrChange>
        </w:rPr>
        <w:t>Good</w:t>
      </w:r>
    </w:p>
    <w:p w14:paraId="6894EB8D" w14:textId="77777777" w:rsidR="00625959" w:rsidRPr="00484D4B" w:rsidRDefault="00625959" w:rsidP="00D12299">
      <w:pPr>
        <w:pStyle w:val="a6"/>
        <w:numPr>
          <w:ilvl w:val="0"/>
          <w:numId w:val="1334"/>
        </w:numPr>
        <w:wordWrap/>
        <w:adjustRightInd w:val="0"/>
        <w:spacing w:line="360" w:lineRule="auto"/>
        <w:ind w:leftChars="0"/>
        <w:jc w:val="left"/>
        <w:rPr>
          <w:rFonts w:ascii="Arial" w:eastAsia="굴림" w:hAnsi="Arial" w:cs="Arial"/>
          <w:kern w:val="0"/>
          <w:sz w:val="22"/>
          <w:rPrChange w:id="7568"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569" w:author="Keis" w:date="2024-09-06T17:49:00Z">
            <w:rPr>
              <w:rFonts w:ascii="Arial" w:eastAsia="굴림" w:hAnsi="Arial" w:cs="Arial"/>
              <w:color w:val="FF0000"/>
              <w:kern w:val="0"/>
              <w:sz w:val="22"/>
            </w:rPr>
          </w:rPrChange>
        </w:rPr>
        <w:t>Fair</w:t>
      </w:r>
    </w:p>
    <w:p w14:paraId="341D7B1B" w14:textId="77777777" w:rsidR="00625959" w:rsidRPr="00484D4B" w:rsidRDefault="00625959" w:rsidP="00D12299">
      <w:pPr>
        <w:pStyle w:val="a6"/>
        <w:numPr>
          <w:ilvl w:val="0"/>
          <w:numId w:val="1334"/>
        </w:numPr>
        <w:wordWrap/>
        <w:adjustRightInd w:val="0"/>
        <w:spacing w:line="360" w:lineRule="auto"/>
        <w:ind w:leftChars="0"/>
        <w:jc w:val="left"/>
        <w:rPr>
          <w:rFonts w:ascii="Arial" w:eastAsia="굴림" w:hAnsi="Arial" w:cs="Arial"/>
          <w:kern w:val="0"/>
          <w:sz w:val="22"/>
          <w:rPrChange w:id="7570"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571" w:author="Keis" w:date="2024-09-06T17:49:00Z">
            <w:rPr>
              <w:rFonts w:ascii="Arial" w:eastAsia="굴림" w:hAnsi="Arial" w:cs="Arial"/>
              <w:color w:val="FF0000"/>
              <w:kern w:val="0"/>
              <w:sz w:val="22"/>
            </w:rPr>
          </w:rPrChange>
        </w:rPr>
        <w:t>Bad</w:t>
      </w:r>
    </w:p>
    <w:p w14:paraId="6A089073" w14:textId="77777777" w:rsidR="00625959" w:rsidRPr="00484D4B" w:rsidRDefault="00625959" w:rsidP="00D12299">
      <w:pPr>
        <w:pStyle w:val="a6"/>
        <w:numPr>
          <w:ilvl w:val="0"/>
          <w:numId w:val="1334"/>
        </w:numPr>
        <w:wordWrap/>
        <w:adjustRightInd w:val="0"/>
        <w:spacing w:line="360" w:lineRule="auto"/>
        <w:ind w:leftChars="0"/>
        <w:jc w:val="left"/>
        <w:rPr>
          <w:rFonts w:ascii="Arial" w:eastAsia="굴림" w:hAnsi="Arial" w:cs="Arial"/>
          <w:kern w:val="0"/>
          <w:sz w:val="22"/>
          <w:rPrChange w:id="7572" w:author="Keis" w:date="2024-09-06T17:49:00Z">
            <w:rPr>
              <w:rFonts w:ascii="Arial" w:eastAsia="굴림" w:hAnsi="Arial" w:cs="Arial"/>
              <w:color w:val="FF0000"/>
              <w:kern w:val="0"/>
              <w:sz w:val="22"/>
            </w:rPr>
          </w:rPrChange>
        </w:rPr>
      </w:pPr>
      <w:r w:rsidRPr="00484D4B">
        <w:rPr>
          <w:rFonts w:ascii="Arial" w:eastAsia="굴림" w:hAnsi="Arial" w:cs="Arial"/>
          <w:kern w:val="0"/>
          <w:sz w:val="22"/>
          <w:rPrChange w:id="7573" w:author="Keis" w:date="2024-09-06T17:49:00Z">
            <w:rPr>
              <w:rFonts w:ascii="Arial" w:eastAsia="굴림" w:hAnsi="Arial" w:cs="Arial"/>
              <w:color w:val="FF0000"/>
              <w:kern w:val="0"/>
              <w:sz w:val="22"/>
            </w:rPr>
          </w:rPrChange>
        </w:rPr>
        <w:t>Very bad</w:t>
      </w:r>
    </w:p>
    <w:p w14:paraId="659A7D38" w14:textId="77777777" w:rsidR="005059BB" w:rsidRPr="00484D4B" w:rsidRDefault="005059BB" w:rsidP="00625959">
      <w:pPr>
        <w:spacing w:line="384" w:lineRule="auto"/>
        <w:textAlignment w:val="baseline"/>
        <w:rPr>
          <w:rFonts w:ascii="Arial" w:eastAsia="굴림" w:hAnsi="Arial" w:cs="Arial"/>
          <w:spacing w:val="-2"/>
          <w:kern w:val="0"/>
          <w:sz w:val="22"/>
          <w:rPrChange w:id="7574" w:author="Keis" w:date="2024-09-06T17:49:00Z">
            <w:rPr>
              <w:rFonts w:ascii="Arial" w:eastAsia="굴림" w:hAnsi="Arial" w:cs="Arial"/>
              <w:color w:val="FF0000"/>
              <w:spacing w:val="-2"/>
              <w:kern w:val="0"/>
              <w:sz w:val="22"/>
            </w:rPr>
          </w:rPrChange>
        </w:rPr>
      </w:pPr>
    </w:p>
    <w:p w14:paraId="72C2A754" w14:textId="77777777" w:rsidR="00625959" w:rsidRPr="00484D4B" w:rsidRDefault="005059BB" w:rsidP="00625959">
      <w:pPr>
        <w:spacing w:line="384" w:lineRule="auto"/>
        <w:textAlignment w:val="baseline"/>
        <w:rPr>
          <w:rFonts w:ascii="Arial" w:eastAsia="굴림" w:hAnsi="Arial" w:cs="Arial"/>
          <w:spacing w:val="-2"/>
          <w:kern w:val="0"/>
          <w:sz w:val="22"/>
          <w:rPrChange w:id="7575" w:author="Keis" w:date="2024-09-06T17:49: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7576" w:author="Keis" w:date="2024-09-13T17:20:00Z">
            <w:rPr>
              <w:rFonts w:ascii="Arial" w:eastAsia="나눔명조" w:hAnsi="Arial" w:cs="Arial"/>
              <w:b/>
              <w:bCs/>
              <w:color w:val="FF0000"/>
              <w:spacing w:val="-2"/>
              <w:kern w:val="0"/>
              <w:sz w:val="22"/>
            </w:rPr>
          </w:rPrChange>
        </w:rPr>
        <w:t>Dadd8e_33.</w:t>
      </w:r>
      <w:r w:rsidRPr="00484D4B">
        <w:rPr>
          <w:rFonts w:ascii="Arial" w:eastAsia="나눔명조" w:hAnsi="Arial" w:cs="Arial"/>
          <w:spacing w:val="-2"/>
          <w:kern w:val="0"/>
          <w:sz w:val="22"/>
          <w:rPrChange w:id="7577" w:author="Keis" w:date="2024-09-06T17:49:00Z">
            <w:rPr>
              <w:rFonts w:ascii="Arial" w:eastAsia="나눔명조" w:hAnsi="Arial" w:cs="Arial"/>
              <w:color w:val="FF0000"/>
              <w:spacing w:val="-2"/>
              <w:kern w:val="0"/>
              <w:sz w:val="22"/>
            </w:rPr>
          </w:rPrChange>
        </w:rPr>
        <w:t xml:space="preserve"> </w:t>
      </w:r>
      <w:r w:rsidR="00625959" w:rsidRPr="00484D4B">
        <w:rPr>
          <w:rFonts w:ascii="Arial" w:eastAsia="나눔명조" w:hAnsi="Arial" w:cs="Arial"/>
          <w:spacing w:val="-2"/>
          <w:kern w:val="0"/>
          <w:sz w:val="22"/>
          <w:rPrChange w:id="7578" w:author="Keis" w:date="2024-09-06T17:49:00Z">
            <w:rPr>
              <w:rFonts w:ascii="Arial" w:eastAsia="나눔명조" w:hAnsi="Arial" w:cs="Arial"/>
              <w:color w:val="FF0000"/>
              <w:spacing w:val="-2"/>
              <w:kern w:val="0"/>
              <w:sz w:val="22"/>
            </w:rPr>
          </w:rPrChange>
        </w:rPr>
        <w:t xml:space="preserve">What do you think the most important basic education training program that need for re-employment? </w:t>
      </w:r>
    </w:p>
    <w:p w14:paraId="309A477D" w14:textId="77777777" w:rsidR="00625959" w:rsidRPr="00484D4B" w:rsidRDefault="00625959" w:rsidP="00625959">
      <w:pPr>
        <w:spacing w:line="384" w:lineRule="auto"/>
        <w:textAlignment w:val="baseline"/>
        <w:rPr>
          <w:rFonts w:ascii="Arial" w:eastAsia="나눔명조" w:hAnsi="Arial" w:cs="Arial"/>
          <w:spacing w:val="-2"/>
          <w:kern w:val="0"/>
          <w:sz w:val="22"/>
          <w:rPrChange w:id="7579" w:author="Keis" w:date="2024-09-06T17:49: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7580"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581" w:author="Keis" w:date="2024-09-06T17:49:00Z">
            <w:rPr>
              <w:rFonts w:ascii="Arial" w:eastAsia="나눔명조" w:hAnsi="Arial" w:cs="Arial"/>
              <w:color w:val="FF0000"/>
              <w:spacing w:val="-2"/>
              <w:kern w:val="0"/>
              <w:sz w:val="22"/>
            </w:rPr>
          </w:rPrChange>
        </w:rPr>
        <w:t xml:space="preserve"> Basic skill of computer and smartphone</w:t>
      </w:r>
    </w:p>
    <w:p w14:paraId="29B5578F" w14:textId="77777777" w:rsidR="00625959" w:rsidRPr="00484D4B" w:rsidRDefault="00625959" w:rsidP="00625959">
      <w:pPr>
        <w:spacing w:line="384" w:lineRule="auto"/>
        <w:textAlignment w:val="baseline"/>
        <w:rPr>
          <w:rFonts w:ascii="Arial" w:eastAsia="굴림" w:hAnsi="Arial" w:cs="Arial"/>
          <w:kern w:val="0"/>
          <w:sz w:val="22"/>
          <w:rPrChange w:id="758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83"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584" w:author="Keis" w:date="2024-09-06T17:49:00Z">
            <w:rPr>
              <w:rFonts w:ascii="Arial" w:eastAsia="나눔명조" w:hAnsi="Arial" w:cs="Arial"/>
              <w:color w:val="FF0000"/>
              <w:spacing w:val="-2"/>
              <w:kern w:val="0"/>
              <w:sz w:val="22"/>
            </w:rPr>
          </w:rPrChange>
        </w:rPr>
        <w:t xml:space="preserve"> Communication skill and relationship with coworker</w:t>
      </w:r>
    </w:p>
    <w:p w14:paraId="2CECD7ED" w14:textId="77777777" w:rsidR="00625959" w:rsidRPr="00484D4B" w:rsidRDefault="00625959" w:rsidP="00625959">
      <w:pPr>
        <w:spacing w:line="384" w:lineRule="auto"/>
        <w:textAlignment w:val="baseline"/>
        <w:rPr>
          <w:rFonts w:ascii="Arial" w:eastAsia="나눔명조" w:hAnsi="Arial" w:cs="Arial"/>
          <w:spacing w:val="-2"/>
          <w:kern w:val="0"/>
          <w:sz w:val="22"/>
          <w:rPrChange w:id="7585" w:author="Keis" w:date="2024-09-06T17:49:00Z">
            <w:rPr>
              <w:rFonts w:ascii="Arial" w:eastAsia="나눔명조" w:hAnsi="Arial" w:cs="Arial"/>
              <w:color w:val="FF0000"/>
              <w:spacing w:val="-2"/>
              <w:kern w:val="0"/>
              <w:sz w:val="22"/>
            </w:rPr>
          </w:rPrChange>
        </w:rPr>
      </w:pPr>
      <w:r w:rsidRPr="00484D4B">
        <w:rPr>
          <w:rFonts w:ascii="굴림" w:eastAsia="굴림" w:hAnsi="굴림" w:cs="굴림" w:hint="eastAsia"/>
          <w:spacing w:val="-2"/>
          <w:kern w:val="0"/>
          <w:sz w:val="22"/>
          <w:rPrChange w:id="7586" w:author="Keis" w:date="2024-09-06T17:49:00Z">
            <w:rPr>
              <w:rFonts w:ascii="굴림" w:eastAsia="굴림" w:hAnsi="굴림" w:cs="굴림" w:hint="eastAsia"/>
              <w:color w:val="FF0000"/>
              <w:spacing w:val="-2"/>
              <w:kern w:val="0"/>
              <w:sz w:val="22"/>
            </w:rPr>
          </w:rPrChange>
        </w:rPr>
        <w:lastRenderedPageBreak/>
        <w:t>③</w:t>
      </w:r>
      <w:r w:rsidRPr="00484D4B">
        <w:rPr>
          <w:rFonts w:ascii="Arial" w:eastAsia="나눔명조" w:hAnsi="Arial" w:cs="Arial"/>
          <w:spacing w:val="-2"/>
          <w:kern w:val="0"/>
          <w:sz w:val="22"/>
          <w:rPrChange w:id="7587" w:author="Keis" w:date="2024-09-06T17:49:00Z">
            <w:rPr>
              <w:rFonts w:ascii="Arial" w:eastAsia="나눔명조" w:hAnsi="Arial" w:cs="Arial"/>
              <w:color w:val="FF0000"/>
              <w:spacing w:val="-2"/>
              <w:kern w:val="0"/>
              <w:sz w:val="22"/>
            </w:rPr>
          </w:rPrChange>
        </w:rPr>
        <w:t xml:space="preserve"> Attitude to occupation and general personality</w:t>
      </w:r>
    </w:p>
    <w:p w14:paraId="152463CF" w14:textId="77777777" w:rsidR="00625959" w:rsidRPr="00484D4B" w:rsidRDefault="00625959" w:rsidP="00625959">
      <w:pPr>
        <w:spacing w:line="384" w:lineRule="auto"/>
        <w:textAlignment w:val="baseline"/>
        <w:rPr>
          <w:rFonts w:ascii="Arial" w:eastAsia="굴림" w:hAnsi="Arial" w:cs="Arial"/>
          <w:kern w:val="0"/>
          <w:sz w:val="22"/>
          <w:rPrChange w:id="7588"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89"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590" w:author="Keis" w:date="2024-09-06T17:49:00Z">
            <w:rPr>
              <w:rFonts w:ascii="Arial" w:eastAsia="나눔명조" w:hAnsi="Arial" w:cs="Arial"/>
              <w:color w:val="FF0000"/>
              <w:spacing w:val="-2"/>
              <w:kern w:val="0"/>
              <w:sz w:val="22"/>
            </w:rPr>
          </w:rPrChange>
        </w:rPr>
        <w:t xml:space="preserve"> Others(_____________________________________)</w:t>
      </w:r>
    </w:p>
    <w:p w14:paraId="3015C555" w14:textId="77777777" w:rsidR="005059BB" w:rsidRPr="00484D4B" w:rsidRDefault="005059BB" w:rsidP="00625959">
      <w:pPr>
        <w:spacing w:line="384" w:lineRule="auto"/>
        <w:textAlignment w:val="baseline"/>
        <w:rPr>
          <w:rFonts w:ascii="Arial" w:eastAsia="굴림" w:hAnsi="Arial" w:cs="Arial"/>
          <w:spacing w:val="-2"/>
          <w:kern w:val="0"/>
          <w:sz w:val="22"/>
          <w:rPrChange w:id="7591" w:author="Keis" w:date="2024-09-06T17:49:00Z">
            <w:rPr>
              <w:rFonts w:ascii="Arial" w:eastAsia="굴림" w:hAnsi="Arial" w:cs="Arial"/>
              <w:color w:val="FF0000"/>
              <w:spacing w:val="-2"/>
              <w:kern w:val="0"/>
              <w:sz w:val="22"/>
            </w:rPr>
          </w:rPrChange>
        </w:rPr>
      </w:pPr>
    </w:p>
    <w:p w14:paraId="4E400C25" w14:textId="77777777" w:rsidR="00625959" w:rsidRPr="00484D4B" w:rsidRDefault="005059BB" w:rsidP="00625959">
      <w:pPr>
        <w:spacing w:line="384" w:lineRule="auto"/>
        <w:textAlignment w:val="baseline"/>
        <w:rPr>
          <w:rFonts w:ascii="Arial" w:eastAsia="나눔명조" w:hAnsi="Arial" w:cs="Arial"/>
          <w:spacing w:val="-2"/>
          <w:kern w:val="0"/>
          <w:sz w:val="22"/>
          <w:rPrChange w:id="7592" w:author="Keis" w:date="2024-09-06T17:49:00Z">
            <w:rPr>
              <w:rFonts w:ascii="Arial" w:eastAsia="나눔명조" w:hAnsi="Arial" w:cs="Arial"/>
              <w:color w:val="FF0000"/>
              <w:spacing w:val="-2"/>
              <w:kern w:val="0"/>
              <w:sz w:val="22"/>
            </w:rPr>
          </w:rPrChange>
        </w:rPr>
      </w:pPr>
      <w:r w:rsidRPr="006751C9">
        <w:rPr>
          <w:rFonts w:ascii="Arial" w:eastAsia="나눔명조" w:hAnsi="Arial" w:cs="Arial"/>
          <w:spacing w:val="-2"/>
          <w:kern w:val="0"/>
          <w:sz w:val="22"/>
          <w:rPrChange w:id="7593" w:author="Keis" w:date="2024-09-13T17:20:00Z">
            <w:rPr>
              <w:rFonts w:ascii="Arial" w:eastAsia="나눔명조" w:hAnsi="Arial" w:cs="Arial"/>
              <w:b/>
              <w:bCs/>
              <w:color w:val="FF0000"/>
              <w:spacing w:val="-2"/>
              <w:kern w:val="0"/>
              <w:sz w:val="22"/>
            </w:rPr>
          </w:rPrChange>
        </w:rPr>
        <w:t>Dadd8e_34.</w:t>
      </w:r>
      <w:r w:rsidRPr="00484D4B">
        <w:rPr>
          <w:rFonts w:ascii="Arial" w:eastAsia="나눔명조" w:hAnsi="Arial" w:cs="Arial"/>
          <w:b/>
          <w:bCs/>
          <w:spacing w:val="-2"/>
          <w:kern w:val="0"/>
          <w:sz w:val="22"/>
          <w:rPrChange w:id="7594" w:author="Keis" w:date="2024-09-06T17:49:00Z">
            <w:rPr>
              <w:rFonts w:ascii="Arial" w:eastAsia="나눔명조" w:hAnsi="Arial" w:cs="Arial"/>
              <w:b/>
              <w:bCs/>
              <w:color w:val="FF0000"/>
              <w:spacing w:val="-2"/>
              <w:kern w:val="0"/>
              <w:sz w:val="22"/>
            </w:rPr>
          </w:rPrChange>
        </w:rPr>
        <w:t xml:space="preserve"> </w:t>
      </w:r>
      <w:r w:rsidR="00625959" w:rsidRPr="00484D4B">
        <w:rPr>
          <w:rFonts w:ascii="Arial" w:eastAsia="나눔명조" w:hAnsi="Arial" w:cs="Arial"/>
          <w:spacing w:val="-2"/>
          <w:kern w:val="0"/>
          <w:sz w:val="22"/>
          <w:rPrChange w:id="7595" w:author="Keis" w:date="2024-09-06T17:49:00Z">
            <w:rPr>
              <w:rFonts w:ascii="Arial" w:eastAsia="나눔명조" w:hAnsi="Arial" w:cs="Arial"/>
              <w:color w:val="FF0000"/>
              <w:spacing w:val="-2"/>
              <w:kern w:val="0"/>
              <w:sz w:val="22"/>
            </w:rPr>
          </w:rPrChange>
        </w:rPr>
        <w:t xml:space="preserve">What do you think the most important professional education training program that need for re-employment? </w:t>
      </w:r>
    </w:p>
    <w:p w14:paraId="0A1EBF1C" w14:textId="77777777" w:rsidR="00625959" w:rsidRPr="00484D4B" w:rsidRDefault="00625959" w:rsidP="00625959">
      <w:pPr>
        <w:spacing w:line="384" w:lineRule="auto"/>
        <w:textAlignment w:val="baseline"/>
        <w:rPr>
          <w:rFonts w:ascii="Arial" w:eastAsia="굴림" w:hAnsi="Arial" w:cs="Arial"/>
          <w:kern w:val="0"/>
          <w:sz w:val="22"/>
          <w:rPrChange w:id="7596"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597"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598" w:author="Keis" w:date="2024-09-06T17:49:00Z">
            <w:rPr>
              <w:rFonts w:ascii="Arial" w:eastAsia="나눔명조" w:hAnsi="Arial" w:cs="Arial"/>
              <w:color w:val="FF0000"/>
              <w:spacing w:val="-2"/>
              <w:kern w:val="0"/>
              <w:sz w:val="22"/>
            </w:rPr>
          </w:rPrChange>
        </w:rPr>
        <w:t xml:space="preserve"> Course of management, accounting, administrative</w:t>
      </w:r>
    </w:p>
    <w:p w14:paraId="58965C94" w14:textId="77777777" w:rsidR="00625959" w:rsidRPr="00484D4B" w:rsidRDefault="00625959" w:rsidP="00625959">
      <w:pPr>
        <w:spacing w:line="384" w:lineRule="auto"/>
        <w:textAlignment w:val="baseline"/>
        <w:rPr>
          <w:rFonts w:ascii="Arial" w:eastAsia="굴림" w:hAnsi="Arial" w:cs="Arial"/>
          <w:kern w:val="0"/>
          <w:sz w:val="22"/>
          <w:rPrChange w:id="7599"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00"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601" w:author="Keis" w:date="2024-09-06T17:49:00Z">
            <w:rPr>
              <w:rFonts w:ascii="Arial" w:eastAsia="나눔명조" w:hAnsi="Arial" w:cs="Arial"/>
              <w:color w:val="FF0000"/>
              <w:spacing w:val="-2"/>
              <w:kern w:val="0"/>
              <w:sz w:val="22"/>
            </w:rPr>
          </w:rPrChange>
        </w:rPr>
        <w:t xml:space="preserve"> Course of agriculture, fishing</w:t>
      </w:r>
    </w:p>
    <w:p w14:paraId="1B6A7794" w14:textId="77777777" w:rsidR="00625959" w:rsidRPr="00484D4B" w:rsidRDefault="00625959" w:rsidP="00625959">
      <w:pPr>
        <w:spacing w:line="384" w:lineRule="auto"/>
        <w:textAlignment w:val="baseline"/>
        <w:rPr>
          <w:rFonts w:ascii="Arial" w:eastAsia="굴림" w:hAnsi="Arial" w:cs="Arial"/>
          <w:kern w:val="0"/>
          <w:sz w:val="22"/>
          <w:rPrChange w:id="760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03"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604" w:author="Keis" w:date="2024-09-06T17:49:00Z">
            <w:rPr>
              <w:rFonts w:ascii="Arial" w:eastAsia="나눔명조" w:hAnsi="Arial" w:cs="Arial"/>
              <w:color w:val="FF0000"/>
              <w:spacing w:val="-2"/>
              <w:kern w:val="0"/>
              <w:sz w:val="22"/>
            </w:rPr>
          </w:rPrChange>
        </w:rPr>
        <w:t xml:space="preserve"> Course of social welfare, religion</w:t>
      </w:r>
    </w:p>
    <w:p w14:paraId="5E7A2C20" w14:textId="77777777" w:rsidR="00625959" w:rsidRPr="00484D4B" w:rsidRDefault="00625959" w:rsidP="00625959">
      <w:pPr>
        <w:spacing w:line="384" w:lineRule="auto"/>
        <w:textAlignment w:val="baseline"/>
        <w:rPr>
          <w:rFonts w:ascii="Arial" w:eastAsia="굴림" w:hAnsi="Arial" w:cs="Arial"/>
          <w:kern w:val="0"/>
          <w:sz w:val="22"/>
          <w:rPrChange w:id="7605"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06"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607" w:author="Keis" w:date="2024-09-06T17:49:00Z">
            <w:rPr>
              <w:rFonts w:ascii="Arial" w:eastAsia="나눔명조" w:hAnsi="Arial" w:cs="Arial"/>
              <w:color w:val="FF0000"/>
              <w:spacing w:val="-2"/>
              <w:kern w:val="0"/>
              <w:sz w:val="22"/>
            </w:rPr>
          </w:rPrChange>
        </w:rPr>
        <w:t xml:space="preserve"> Course of security, cleaning </w:t>
      </w:r>
    </w:p>
    <w:p w14:paraId="0FFBACC8" w14:textId="77777777" w:rsidR="00625959" w:rsidRPr="00484D4B" w:rsidRDefault="00625959" w:rsidP="00625959">
      <w:pPr>
        <w:spacing w:line="384" w:lineRule="auto"/>
        <w:textAlignment w:val="baseline"/>
        <w:rPr>
          <w:rFonts w:ascii="Arial" w:eastAsia="굴림" w:hAnsi="Arial" w:cs="Arial"/>
          <w:kern w:val="0"/>
          <w:sz w:val="22"/>
          <w:rPrChange w:id="7608"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09"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610" w:author="Keis" w:date="2024-09-06T17:49:00Z">
            <w:rPr>
              <w:rFonts w:ascii="Arial" w:eastAsia="나눔명조" w:hAnsi="Arial" w:cs="Arial"/>
              <w:color w:val="FF0000"/>
              <w:spacing w:val="-2"/>
              <w:kern w:val="0"/>
              <w:sz w:val="22"/>
            </w:rPr>
          </w:rPrChange>
        </w:rPr>
        <w:t xml:space="preserve"> Course of skill</w:t>
      </w:r>
    </w:p>
    <w:p w14:paraId="45203060" w14:textId="77777777" w:rsidR="00625959" w:rsidRPr="00484D4B" w:rsidRDefault="00625959" w:rsidP="00625959">
      <w:pPr>
        <w:spacing w:line="384" w:lineRule="auto"/>
        <w:textAlignment w:val="baseline"/>
        <w:rPr>
          <w:rFonts w:ascii="Arial" w:eastAsia="굴림" w:hAnsi="Arial" w:cs="Arial"/>
          <w:kern w:val="0"/>
          <w:sz w:val="22"/>
          <w:rPrChange w:id="7611"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12" w:author="Keis" w:date="2024-09-06T17:49:00Z">
            <w:rPr>
              <w:rFonts w:ascii="굴림" w:eastAsia="굴림" w:hAnsi="굴림" w:cs="굴림" w:hint="eastAsia"/>
              <w:color w:val="FF0000"/>
              <w:spacing w:val="-2"/>
              <w:kern w:val="0"/>
              <w:sz w:val="22"/>
            </w:rPr>
          </w:rPrChange>
        </w:rPr>
        <w:t>⑥</w:t>
      </w:r>
      <w:r w:rsidRPr="00484D4B">
        <w:rPr>
          <w:rFonts w:ascii="Arial" w:eastAsia="나눔명조" w:hAnsi="Arial" w:cs="Arial"/>
          <w:spacing w:val="-2"/>
          <w:kern w:val="0"/>
          <w:sz w:val="22"/>
          <w:rPrChange w:id="7613" w:author="Keis" w:date="2024-09-06T17:49:00Z">
            <w:rPr>
              <w:rFonts w:ascii="Arial" w:eastAsia="나눔명조" w:hAnsi="Arial" w:cs="Arial"/>
              <w:color w:val="FF0000"/>
              <w:spacing w:val="-2"/>
              <w:kern w:val="0"/>
              <w:sz w:val="22"/>
            </w:rPr>
          </w:rPrChange>
        </w:rPr>
        <w:t xml:space="preserve"> Others(_____________________________________)</w:t>
      </w:r>
    </w:p>
    <w:p w14:paraId="7EECA3CB" w14:textId="77777777" w:rsidR="005059BB" w:rsidRPr="00484D4B" w:rsidRDefault="005059BB" w:rsidP="00625959">
      <w:pPr>
        <w:spacing w:line="384" w:lineRule="auto"/>
        <w:textAlignment w:val="baseline"/>
        <w:rPr>
          <w:rFonts w:ascii="Arial" w:eastAsia="굴림" w:hAnsi="Arial" w:cs="Arial"/>
          <w:spacing w:val="-2"/>
          <w:kern w:val="0"/>
          <w:sz w:val="22"/>
          <w:rPrChange w:id="7614" w:author="Keis" w:date="2024-09-06T17:49:00Z">
            <w:rPr>
              <w:rFonts w:ascii="Arial" w:eastAsia="굴림" w:hAnsi="Arial" w:cs="Arial"/>
              <w:color w:val="FF0000"/>
              <w:spacing w:val="-2"/>
              <w:kern w:val="0"/>
              <w:sz w:val="22"/>
            </w:rPr>
          </w:rPrChange>
        </w:rPr>
      </w:pPr>
    </w:p>
    <w:p w14:paraId="5754A98A" w14:textId="77777777" w:rsidR="00625959" w:rsidRPr="00484D4B" w:rsidRDefault="005059BB" w:rsidP="00625959">
      <w:pPr>
        <w:spacing w:line="384" w:lineRule="auto"/>
        <w:textAlignment w:val="baseline"/>
        <w:rPr>
          <w:rFonts w:ascii="Arial" w:eastAsia="굴림" w:hAnsi="Arial" w:cs="Arial"/>
          <w:spacing w:val="-2"/>
          <w:kern w:val="0"/>
          <w:sz w:val="22"/>
          <w:rPrChange w:id="7615" w:author="Keis" w:date="2024-09-06T17:49: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7616" w:author="Keis" w:date="2024-09-13T17:21:00Z">
            <w:rPr>
              <w:rFonts w:ascii="Arial" w:eastAsia="나눔명조" w:hAnsi="Arial" w:cs="Arial"/>
              <w:b/>
              <w:bCs/>
              <w:color w:val="FF0000"/>
              <w:spacing w:val="-2"/>
              <w:kern w:val="0"/>
              <w:sz w:val="22"/>
            </w:rPr>
          </w:rPrChange>
        </w:rPr>
        <w:t>Dadd8e_35.</w:t>
      </w:r>
      <w:r w:rsidRPr="00484D4B">
        <w:rPr>
          <w:rFonts w:ascii="Arial" w:eastAsia="나눔명조" w:hAnsi="Arial" w:cs="Arial"/>
          <w:spacing w:val="-2"/>
          <w:kern w:val="0"/>
          <w:sz w:val="22"/>
          <w:rPrChange w:id="7617" w:author="Keis" w:date="2024-09-06T17:49:00Z">
            <w:rPr>
              <w:rFonts w:ascii="Arial" w:eastAsia="나눔명조" w:hAnsi="Arial" w:cs="Arial"/>
              <w:color w:val="FF0000"/>
              <w:spacing w:val="-2"/>
              <w:kern w:val="0"/>
              <w:sz w:val="22"/>
            </w:rPr>
          </w:rPrChange>
        </w:rPr>
        <w:t xml:space="preserve"> </w:t>
      </w:r>
      <w:r w:rsidR="00625959" w:rsidRPr="00484D4B">
        <w:rPr>
          <w:rFonts w:ascii="Arial" w:eastAsia="나눔명조" w:hAnsi="Arial" w:cs="Arial"/>
          <w:spacing w:val="-2"/>
          <w:kern w:val="0"/>
          <w:sz w:val="22"/>
          <w:rPrChange w:id="7618" w:author="Keis" w:date="2024-09-06T17:49:00Z">
            <w:rPr>
              <w:rFonts w:ascii="Arial" w:eastAsia="나눔명조" w:hAnsi="Arial" w:cs="Arial"/>
              <w:color w:val="FF0000"/>
              <w:spacing w:val="-2"/>
              <w:kern w:val="0"/>
              <w:sz w:val="22"/>
            </w:rPr>
          </w:rPrChange>
        </w:rPr>
        <w:t>How long do you think the period of re-employment education and training is appropriate?</w:t>
      </w:r>
    </w:p>
    <w:p w14:paraId="65F90AA4" w14:textId="77777777" w:rsidR="00625959" w:rsidRPr="00484D4B" w:rsidRDefault="00625959" w:rsidP="00625959">
      <w:pPr>
        <w:spacing w:line="384" w:lineRule="auto"/>
        <w:textAlignment w:val="baseline"/>
        <w:rPr>
          <w:rFonts w:ascii="Arial" w:eastAsia="굴림" w:hAnsi="Arial" w:cs="Arial"/>
          <w:kern w:val="0"/>
          <w:sz w:val="22"/>
          <w:rPrChange w:id="7619" w:author="Keis" w:date="2024-09-06T17:49:00Z">
            <w:rPr>
              <w:rFonts w:ascii="Arial" w:eastAsia="굴림" w:hAnsi="Arial" w:cs="Arial"/>
              <w:color w:val="000000"/>
              <w:kern w:val="0"/>
              <w:sz w:val="22"/>
            </w:rPr>
          </w:rPrChange>
        </w:rPr>
      </w:pPr>
      <w:r w:rsidRPr="00484D4B">
        <w:rPr>
          <w:rFonts w:ascii="Arial" w:eastAsia="나눔명조" w:hAnsi="Arial" w:cs="Arial"/>
          <w:spacing w:val="-2"/>
          <w:kern w:val="0"/>
          <w:sz w:val="22"/>
          <w:rPrChange w:id="7620" w:author="Keis" w:date="2024-09-06T17:49:00Z">
            <w:rPr>
              <w:rFonts w:ascii="Arial" w:eastAsia="나눔명조" w:hAnsi="Arial" w:cs="Arial"/>
              <w:color w:val="FF0000"/>
              <w:spacing w:val="-2"/>
              <w:kern w:val="0"/>
              <w:sz w:val="22"/>
            </w:rPr>
          </w:rPrChange>
        </w:rPr>
        <w:t>__________days</w:t>
      </w:r>
    </w:p>
    <w:p w14:paraId="1E1A2AEB" w14:textId="77777777" w:rsidR="005059BB" w:rsidRPr="00484D4B" w:rsidRDefault="005059BB" w:rsidP="00625959">
      <w:pPr>
        <w:spacing w:line="384" w:lineRule="auto"/>
        <w:textAlignment w:val="baseline"/>
        <w:rPr>
          <w:rFonts w:ascii="Arial" w:eastAsia="굴림" w:hAnsi="Arial" w:cs="Arial"/>
          <w:spacing w:val="-2"/>
          <w:kern w:val="0"/>
          <w:sz w:val="22"/>
          <w:rPrChange w:id="7621" w:author="Keis" w:date="2024-09-06T17:49:00Z">
            <w:rPr>
              <w:rFonts w:ascii="Arial" w:eastAsia="굴림" w:hAnsi="Arial" w:cs="Arial"/>
              <w:color w:val="FF0000"/>
              <w:spacing w:val="-2"/>
              <w:kern w:val="0"/>
              <w:sz w:val="22"/>
            </w:rPr>
          </w:rPrChange>
        </w:rPr>
      </w:pPr>
      <w:bookmarkStart w:id="7622" w:name="_Hlk81991882"/>
    </w:p>
    <w:p w14:paraId="6CED3E14" w14:textId="77777777" w:rsidR="00625959" w:rsidRPr="00484D4B" w:rsidRDefault="005059BB" w:rsidP="00625959">
      <w:pPr>
        <w:spacing w:line="384" w:lineRule="auto"/>
        <w:textAlignment w:val="baseline"/>
        <w:rPr>
          <w:rFonts w:ascii="Arial" w:eastAsia="굴림" w:hAnsi="Arial" w:cs="Arial"/>
          <w:spacing w:val="-2"/>
          <w:kern w:val="0"/>
          <w:sz w:val="22"/>
          <w:rPrChange w:id="7623" w:author="Keis" w:date="2024-09-06T17:49:00Z">
            <w:rPr>
              <w:rFonts w:ascii="Arial" w:eastAsia="굴림" w:hAnsi="Arial" w:cs="Arial"/>
              <w:color w:val="000000"/>
              <w:spacing w:val="-2"/>
              <w:kern w:val="0"/>
              <w:sz w:val="22"/>
            </w:rPr>
          </w:rPrChange>
        </w:rPr>
      </w:pPr>
      <w:r w:rsidRPr="006751C9">
        <w:rPr>
          <w:rFonts w:ascii="Arial" w:eastAsia="나눔명조" w:hAnsi="Arial" w:cs="Arial"/>
          <w:spacing w:val="-2"/>
          <w:kern w:val="0"/>
          <w:sz w:val="22"/>
          <w:rPrChange w:id="7624" w:author="Keis" w:date="2024-09-13T17:21:00Z">
            <w:rPr>
              <w:rFonts w:ascii="Arial" w:eastAsia="나눔명조" w:hAnsi="Arial" w:cs="Arial"/>
              <w:b/>
              <w:bCs/>
              <w:color w:val="FF0000"/>
              <w:spacing w:val="-2"/>
              <w:kern w:val="0"/>
              <w:sz w:val="22"/>
            </w:rPr>
          </w:rPrChange>
        </w:rPr>
        <w:t>Dadd8e_36.</w:t>
      </w:r>
      <w:r w:rsidRPr="00484D4B">
        <w:rPr>
          <w:rFonts w:ascii="Arial" w:eastAsia="나눔명조" w:hAnsi="Arial" w:cs="Arial"/>
          <w:b/>
          <w:bCs/>
          <w:spacing w:val="-2"/>
          <w:kern w:val="0"/>
          <w:sz w:val="22"/>
          <w:rPrChange w:id="7625" w:author="Keis" w:date="2024-09-06T17:49:00Z">
            <w:rPr>
              <w:rFonts w:ascii="Arial" w:eastAsia="나눔명조" w:hAnsi="Arial" w:cs="Arial"/>
              <w:b/>
              <w:bCs/>
              <w:color w:val="FF0000"/>
              <w:spacing w:val="-2"/>
              <w:kern w:val="0"/>
              <w:sz w:val="22"/>
            </w:rPr>
          </w:rPrChange>
        </w:rPr>
        <w:t xml:space="preserve"> </w:t>
      </w:r>
      <w:r w:rsidR="00625959" w:rsidRPr="00484D4B">
        <w:rPr>
          <w:rFonts w:ascii="Arial" w:eastAsia="나눔명조" w:hAnsi="Arial" w:cs="Arial"/>
          <w:spacing w:val="-4"/>
          <w:kern w:val="0"/>
          <w:sz w:val="22"/>
          <w:rPrChange w:id="7626" w:author="Keis" w:date="2024-09-06T17:49:00Z">
            <w:rPr>
              <w:rFonts w:ascii="Arial" w:eastAsia="나눔명조" w:hAnsi="Arial" w:cs="Arial"/>
              <w:color w:val="FF0000"/>
              <w:spacing w:val="-4"/>
              <w:kern w:val="0"/>
              <w:sz w:val="22"/>
            </w:rPr>
          </w:rPrChange>
        </w:rPr>
        <w:t>In the case of re-employment training how much training time per session do you think is appropriate?</w:t>
      </w:r>
    </w:p>
    <w:p w14:paraId="647374C2" w14:textId="77777777" w:rsidR="00625959" w:rsidRPr="00484D4B" w:rsidRDefault="00625959" w:rsidP="00625959">
      <w:pPr>
        <w:spacing w:line="384" w:lineRule="auto"/>
        <w:textAlignment w:val="baseline"/>
        <w:rPr>
          <w:rFonts w:ascii="Arial" w:eastAsia="굴림" w:hAnsi="Arial" w:cs="Arial"/>
          <w:kern w:val="0"/>
          <w:sz w:val="22"/>
          <w:rPrChange w:id="7627"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28" w:author="Keis" w:date="2024-09-06T17:49:00Z">
            <w:rPr>
              <w:rFonts w:ascii="굴림" w:eastAsia="굴림" w:hAnsi="굴림" w:cs="굴림" w:hint="eastAsia"/>
              <w:color w:val="FF0000"/>
              <w:spacing w:val="-2"/>
              <w:kern w:val="0"/>
              <w:sz w:val="22"/>
            </w:rPr>
          </w:rPrChange>
        </w:rPr>
        <w:t>①</w:t>
      </w:r>
      <w:r w:rsidRPr="00484D4B">
        <w:rPr>
          <w:rFonts w:ascii="Arial" w:eastAsia="나눔명조" w:hAnsi="Arial" w:cs="Arial"/>
          <w:spacing w:val="-2"/>
          <w:kern w:val="0"/>
          <w:sz w:val="22"/>
          <w:rPrChange w:id="7629" w:author="Keis" w:date="2024-09-06T17:49:00Z">
            <w:rPr>
              <w:rFonts w:ascii="Arial" w:eastAsia="나눔명조" w:hAnsi="Arial" w:cs="Arial"/>
              <w:color w:val="FF0000"/>
              <w:spacing w:val="-2"/>
              <w:kern w:val="0"/>
              <w:sz w:val="22"/>
            </w:rPr>
          </w:rPrChange>
        </w:rPr>
        <w:t xml:space="preserve"> one hour</w:t>
      </w:r>
      <w:r w:rsidRPr="00484D4B">
        <w:rPr>
          <w:rFonts w:ascii="Arial" w:eastAsia="굴림" w:hAnsi="Arial" w:cs="Arial"/>
          <w:kern w:val="0"/>
          <w:sz w:val="22"/>
          <w:rPrChange w:id="7630"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31"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32" w:author="Keis" w:date="2024-09-06T17:49:00Z">
            <w:rPr>
              <w:rFonts w:ascii="Arial" w:eastAsia="굴림" w:hAnsi="Arial" w:cs="Arial"/>
              <w:color w:val="000000"/>
              <w:kern w:val="0"/>
              <w:sz w:val="22"/>
            </w:rPr>
          </w:rPrChange>
        </w:rPr>
        <w:tab/>
      </w:r>
    </w:p>
    <w:p w14:paraId="3C531B1B" w14:textId="77777777" w:rsidR="00625959" w:rsidRPr="00484D4B" w:rsidRDefault="00625959" w:rsidP="00625959">
      <w:pPr>
        <w:spacing w:line="384" w:lineRule="auto"/>
        <w:textAlignment w:val="baseline"/>
        <w:rPr>
          <w:rFonts w:ascii="Arial" w:eastAsia="굴림" w:hAnsi="Arial" w:cs="Arial"/>
          <w:kern w:val="0"/>
          <w:sz w:val="22"/>
          <w:rPrChange w:id="7633"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34" w:author="Keis" w:date="2024-09-06T17:49:00Z">
            <w:rPr>
              <w:rFonts w:ascii="굴림" w:eastAsia="굴림" w:hAnsi="굴림" w:cs="굴림" w:hint="eastAsia"/>
              <w:color w:val="FF0000"/>
              <w:spacing w:val="-2"/>
              <w:kern w:val="0"/>
              <w:sz w:val="22"/>
            </w:rPr>
          </w:rPrChange>
        </w:rPr>
        <w:t>②</w:t>
      </w:r>
      <w:r w:rsidRPr="00484D4B">
        <w:rPr>
          <w:rFonts w:ascii="Arial" w:eastAsia="나눔명조" w:hAnsi="Arial" w:cs="Arial"/>
          <w:spacing w:val="-2"/>
          <w:kern w:val="0"/>
          <w:sz w:val="22"/>
          <w:rPrChange w:id="7635" w:author="Keis" w:date="2024-09-06T17:49:00Z">
            <w:rPr>
              <w:rFonts w:ascii="Arial" w:eastAsia="나눔명조" w:hAnsi="Arial" w:cs="Arial"/>
              <w:color w:val="FF0000"/>
              <w:spacing w:val="-2"/>
              <w:kern w:val="0"/>
              <w:sz w:val="22"/>
            </w:rPr>
          </w:rPrChange>
        </w:rPr>
        <w:t xml:space="preserve"> two hours </w:t>
      </w:r>
      <w:r w:rsidRPr="00484D4B">
        <w:rPr>
          <w:rFonts w:ascii="Arial" w:eastAsia="굴림" w:hAnsi="Arial" w:cs="Arial"/>
          <w:kern w:val="0"/>
          <w:sz w:val="22"/>
          <w:rPrChange w:id="7636"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37"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38" w:author="Keis" w:date="2024-09-06T17:49:00Z">
            <w:rPr>
              <w:rFonts w:ascii="Arial" w:eastAsia="굴림" w:hAnsi="Arial" w:cs="Arial"/>
              <w:color w:val="000000"/>
              <w:kern w:val="0"/>
              <w:sz w:val="22"/>
            </w:rPr>
          </w:rPrChange>
        </w:rPr>
        <w:tab/>
      </w:r>
    </w:p>
    <w:p w14:paraId="5B43B279" w14:textId="77777777" w:rsidR="00625959" w:rsidRPr="00484D4B" w:rsidRDefault="00625959" w:rsidP="00625959">
      <w:pPr>
        <w:spacing w:line="384" w:lineRule="auto"/>
        <w:textAlignment w:val="baseline"/>
        <w:rPr>
          <w:rFonts w:ascii="Arial" w:eastAsia="굴림" w:hAnsi="Arial" w:cs="Arial"/>
          <w:kern w:val="0"/>
          <w:sz w:val="22"/>
          <w:rPrChange w:id="7639"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40" w:author="Keis" w:date="2024-09-06T17:49:00Z">
            <w:rPr>
              <w:rFonts w:ascii="굴림" w:eastAsia="굴림" w:hAnsi="굴림" w:cs="굴림" w:hint="eastAsia"/>
              <w:color w:val="FF0000"/>
              <w:spacing w:val="-2"/>
              <w:kern w:val="0"/>
              <w:sz w:val="22"/>
            </w:rPr>
          </w:rPrChange>
        </w:rPr>
        <w:t>③</w:t>
      </w:r>
      <w:r w:rsidRPr="00484D4B">
        <w:rPr>
          <w:rFonts w:ascii="Arial" w:eastAsia="나눔명조" w:hAnsi="Arial" w:cs="Arial"/>
          <w:spacing w:val="-2"/>
          <w:kern w:val="0"/>
          <w:sz w:val="22"/>
          <w:rPrChange w:id="7641" w:author="Keis" w:date="2024-09-06T17:49:00Z">
            <w:rPr>
              <w:rFonts w:ascii="Arial" w:eastAsia="나눔명조" w:hAnsi="Arial" w:cs="Arial"/>
              <w:color w:val="FF0000"/>
              <w:spacing w:val="-2"/>
              <w:kern w:val="0"/>
              <w:sz w:val="22"/>
            </w:rPr>
          </w:rPrChange>
        </w:rPr>
        <w:t xml:space="preserve"> three hours</w:t>
      </w:r>
    </w:p>
    <w:p w14:paraId="4F22B9BA" w14:textId="77777777" w:rsidR="00625959" w:rsidRPr="00484D4B" w:rsidRDefault="00625959" w:rsidP="00625959">
      <w:pPr>
        <w:spacing w:line="384" w:lineRule="auto"/>
        <w:textAlignment w:val="baseline"/>
        <w:rPr>
          <w:rFonts w:ascii="Arial" w:eastAsia="굴림" w:hAnsi="Arial" w:cs="Arial"/>
          <w:kern w:val="0"/>
          <w:sz w:val="22"/>
          <w:rPrChange w:id="7642"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43" w:author="Keis" w:date="2024-09-06T17:49:00Z">
            <w:rPr>
              <w:rFonts w:ascii="굴림" w:eastAsia="굴림" w:hAnsi="굴림" w:cs="굴림" w:hint="eastAsia"/>
              <w:color w:val="FF0000"/>
              <w:spacing w:val="-2"/>
              <w:kern w:val="0"/>
              <w:sz w:val="22"/>
            </w:rPr>
          </w:rPrChange>
        </w:rPr>
        <w:t>④</w:t>
      </w:r>
      <w:r w:rsidRPr="00484D4B">
        <w:rPr>
          <w:rFonts w:ascii="Arial" w:eastAsia="나눔명조" w:hAnsi="Arial" w:cs="Arial"/>
          <w:spacing w:val="-2"/>
          <w:kern w:val="0"/>
          <w:sz w:val="22"/>
          <w:rPrChange w:id="7644" w:author="Keis" w:date="2024-09-06T17:49:00Z">
            <w:rPr>
              <w:rFonts w:ascii="Arial" w:eastAsia="나눔명조" w:hAnsi="Arial" w:cs="Arial"/>
              <w:color w:val="FF0000"/>
              <w:spacing w:val="-2"/>
              <w:kern w:val="0"/>
              <w:sz w:val="22"/>
            </w:rPr>
          </w:rPrChange>
        </w:rPr>
        <w:t xml:space="preserve"> four to six hours </w:t>
      </w:r>
      <w:r w:rsidRPr="00484D4B">
        <w:rPr>
          <w:rFonts w:ascii="Arial" w:eastAsia="굴림" w:hAnsi="Arial" w:cs="Arial"/>
          <w:kern w:val="0"/>
          <w:sz w:val="22"/>
          <w:rPrChange w:id="7645"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46" w:author="Keis" w:date="2024-09-06T17:49:00Z">
            <w:rPr>
              <w:rFonts w:ascii="Arial" w:eastAsia="굴림" w:hAnsi="Arial" w:cs="Arial"/>
              <w:color w:val="000000"/>
              <w:kern w:val="0"/>
              <w:sz w:val="22"/>
            </w:rPr>
          </w:rPrChange>
        </w:rPr>
        <w:tab/>
      </w:r>
      <w:r w:rsidRPr="00484D4B">
        <w:rPr>
          <w:rFonts w:ascii="Arial" w:eastAsia="굴림" w:hAnsi="Arial" w:cs="Arial"/>
          <w:kern w:val="0"/>
          <w:sz w:val="22"/>
          <w:rPrChange w:id="7647" w:author="Keis" w:date="2024-09-06T17:49:00Z">
            <w:rPr>
              <w:rFonts w:ascii="Arial" w:eastAsia="굴림" w:hAnsi="Arial" w:cs="Arial"/>
              <w:color w:val="000000"/>
              <w:kern w:val="0"/>
              <w:sz w:val="22"/>
            </w:rPr>
          </w:rPrChange>
        </w:rPr>
        <w:tab/>
      </w:r>
    </w:p>
    <w:p w14:paraId="023BF262" w14:textId="77777777" w:rsidR="005059BB" w:rsidRPr="00484D4B" w:rsidRDefault="00625959" w:rsidP="00625959">
      <w:pPr>
        <w:spacing w:line="384" w:lineRule="auto"/>
        <w:textAlignment w:val="baseline"/>
        <w:rPr>
          <w:rFonts w:ascii="Arial" w:eastAsia="굴림" w:hAnsi="Arial" w:cs="Arial"/>
          <w:kern w:val="0"/>
          <w:sz w:val="22"/>
          <w:rPrChange w:id="7648" w:author="Keis" w:date="2024-09-06T17:49:00Z">
            <w:rPr>
              <w:rFonts w:ascii="Arial" w:eastAsia="굴림" w:hAnsi="Arial" w:cs="Arial"/>
              <w:color w:val="000000"/>
              <w:kern w:val="0"/>
              <w:sz w:val="22"/>
            </w:rPr>
          </w:rPrChange>
        </w:rPr>
      </w:pPr>
      <w:r w:rsidRPr="00484D4B">
        <w:rPr>
          <w:rFonts w:ascii="굴림" w:eastAsia="굴림" w:hAnsi="굴림" w:cs="굴림" w:hint="eastAsia"/>
          <w:spacing w:val="-2"/>
          <w:kern w:val="0"/>
          <w:sz w:val="22"/>
          <w:rPrChange w:id="7649" w:author="Keis" w:date="2024-09-06T17:49:00Z">
            <w:rPr>
              <w:rFonts w:ascii="굴림" w:eastAsia="굴림" w:hAnsi="굴림" w:cs="굴림" w:hint="eastAsia"/>
              <w:color w:val="FF0000"/>
              <w:spacing w:val="-2"/>
              <w:kern w:val="0"/>
              <w:sz w:val="22"/>
            </w:rPr>
          </w:rPrChange>
        </w:rPr>
        <w:t>⑤</w:t>
      </w:r>
      <w:r w:rsidRPr="00484D4B">
        <w:rPr>
          <w:rFonts w:ascii="Arial" w:eastAsia="나눔명조" w:hAnsi="Arial" w:cs="Arial"/>
          <w:spacing w:val="-2"/>
          <w:kern w:val="0"/>
          <w:sz w:val="22"/>
          <w:rPrChange w:id="7650" w:author="Keis" w:date="2024-09-06T17:49:00Z">
            <w:rPr>
              <w:rFonts w:ascii="Arial" w:eastAsia="나눔명조" w:hAnsi="Arial" w:cs="Arial"/>
              <w:color w:val="FF0000"/>
              <w:spacing w:val="-2"/>
              <w:kern w:val="0"/>
              <w:sz w:val="22"/>
            </w:rPr>
          </w:rPrChange>
        </w:rPr>
        <w:t xml:space="preserve"> over six hours</w:t>
      </w:r>
    </w:p>
    <w:p w14:paraId="50CE5CF6" w14:textId="77777777" w:rsidR="005059BB" w:rsidRPr="004E0172" w:rsidRDefault="005059BB" w:rsidP="005059BB">
      <w:pPr>
        <w:spacing w:line="384" w:lineRule="auto"/>
        <w:textAlignment w:val="baseline"/>
        <w:rPr>
          <w:rFonts w:ascii="Arial" w:eastAsia="굴림" w:hAnsi="Arial" w:cs="Arial"/>
          <w:spacing w:val="-2"/>
          <w:kern w:val="0"/>
          <w:sz w:val="22"/>
          <w:rPrChange w:id="7651" w:author="Keis" w:date="2024-09-19T08:59:00Z">
            <w:rPr>
              <w:rFonts w:ascii="Arial" w:eastAsia="굴림" w:hAnsi="Arial" w:cs="Arial"/>
              <w:color w:val="000000"/>
              <w:spacing w:val="-2"/>
              <w:kern w:val="0"/>
              <w:sz w:val="22"/>
            </w:rPr>
          </w:rPrChange>
        </w:rPr>
      </w:pPr>
      <w:r w:rsidRPr="004E0172">
        <w:rPr>
          <w:rFonts w:ascii="Arial" w:eastAsia="나눔명조" w:hAnsi="Arial" w:cs="Arial" w:hint="eastAsia"/>
          <w:spacing w:val="-2"/>
          <w:kern w:val="0"/>
          <w:sz w:val="22"/>
          <w:rPrChange w:id="7652" w:author="Keis" w:date="2024-09-19T08:59:00Z">
            <w:rPr>
              <w:rFonts w:ascii="Arial" w:eastAsia="나눔명조" w:hAnsi="Arial" w:cs="Arial" w:hint="eastAsia"/>
              <w:b/>
              <w:bCs/>
              <w:color w:val="FF0000"/>
              <w:spacing w:val="-2"/>
              <w:kern w:val="0"/>
              <w:sz w:val="22"/>
            </w:rPr>
          </w:rPrChange>
        </w:rPr>
        <w:t>→</w:t>
      </w:r>
      <w:r w:rsidRPr="004E0172">
        <w:rPr>
          <w:rFonts w:ascii="Arial" w:eastAsia="나눔명조" w:hAnsi="Arial" w:cs="Arial"/>
          <w:spacing w:val="-2"/>
          <w:kern w:val="0"/>
          <w:sz w:val="22"/>
          <w:rPrChange w:id="7653" w:author="Keis" w:date="2024-09-19T08:59:00Z">
            <w:rPr>
              <w:rFonts w:ascii="Arial" w:eastAsia="나눔명조" w:hAnsi="Arial" w:cs="Arial"/>
              <w:b/>
              <w:bCs/>
              <w:color w:val="FF0000"/>
              <w:spacing w:val="-2"/>
              <w:kern w:val="0"/>
              <w:sz w:val="22"/>
            </w:rPr>
          </w:rPrChange>
        </w:rPr>
        <w:t xml:space="preserve"> D601</w:t>
      </w:r>
    </w:p>
    <w:bookmarkEnd w:id="7622"/>
    <w:p w14:paraId="17D12E87" w14:textId="77777777" w:rsidR="00624BD4" w:rsidRPr="001D19F6" w:rsidRDefault="00624BD4" w:rsidP="00624BD4">
      <w:pPr>
        <w:wordWrap/>
        <w:spacing w:line="360" w:lineRule="auto"/>
        <w:rPr>
          <w:rFonts w:ascii="Arial" w:eastAsia="굴림" w:hAnsi="Arial" w:cs="Arial"/>
          <w:sz w:val="22"/>
        </w:rPr>
      </w:pPr>
    </w:p>
    <w:p w14:paraId="4EF29D66" w14:textId="77777777" w:rsidR="000F1821" w:rsidRPr="001D19F6" w:rsidRDefault="00D21A1C" w:rsidP="00B05F73">
      <w:pPr>
        <w:wordWrap/>
        <w:spacing w:line="276" w:lineRule="auto"/>
        <w:rPr>
          <w:rFonts w:ascii="Arial" w:eastAsia="굴림" w:hAnsi="Arial" w:cs="Arial"/>
          <w:b/>
          <w:sz w:val="22"/>
        </w:rPr>
      </w:pPr>
      <w:r w:rsidRPr="001D19F6">
        <w:rPr>
          <w:rFonts w:ascii="Arial" w:eastAsia="굴림" w:hAnsi="Arial" w:cs="Arial"/>
          <w:b/>
          <w:sz w:val="22"/>
        </w:rPr>
        <w:t xml:space="preserve">&lt;About </w:t>
      </w:r>
      <w:r w:rsidR="00FD1FA9" w:rsidRPr="001D19F6">
        <w:rPr>
          <w:rFonts w:ascii="Arial" w:eastAsia="굴림" w:hAnsi="Arial" w:cs="Arial"/>
          <w:b/>
          <w:kern w:val="0"/>
          <w:sz w:val="22"/>
        </w:rPr>
        <w:t>second job</w:t>
      </w:r>
      <w:r w:rsidR="00FD1FA9" w:rsidRPr="001D19F6">
        <w:rPr>
          <w:rFonts w:ascii="Arial" w:eastAsia="굴림" w:hAnsi="Arial" w:cs="Arial"/>
          <w:b/>
          <w:sz w:val="22"/>
        </w:rPr>
        <w:t xml:space="preserve"> </w:t>
      </w:r>
      <w:r w:rsidRPr="001D19F6">
        <w:rPr>
          <w:rFonts w:ascii="Arial" w:eastAsia="굴림" w:hAnsi="Arial" w:cs="Arial"/>
          <w:b/>
          <w:sz w:val="22"/>
        </w:rPr>
        <w:t>&gt;</w:t>
      </w:r>
    </w:p>
    <w:p w14:paraId="4C8D4046"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1E79EAF" w14:textId="77777777" w:rsidR="00624BD4" w:rsidRPr="001D19F6" w:rsidRDefault="00624BD4" w:rsidP="00F14BA4">
      <w:pPr>
        <w:pStyle w:val="a6"/>
        <w:numPr>
          <w:ilvl w:val="0"/>
          <w:numId w:val="693"/>
        </w:numPr>
        <w:wordWrap/>
        <w:spacing w:line="276" w:lineRule="auto"/>
        <w:ind w:leftChars="0"/>
        <w:rPr>
          <w:rFonts w:ascii="Arial" w:eastAsia="굴림" w:hAnsi="Arial" w:cs="Arial"/>
          <w:b/>
          <w:sz w:val="22"/>
        </w:rPr>
      </w:pPr>
      <w:r w:rsidRPr="001D19F6">
        <w:rPr>
          <w:rFonts w:ascii="Arial" w:eastAsia="굴림" w:hAnsi="Arial" w:cs="Arial"/>
          <w:b/>
          <w:sz w:val="22"/>
        </w:rPr>
        <w:t>If D006=</w:t>
      </w:r>
      <w:r w:rsidRPr="001D19F6">
        <w:rPr>
          <w:rFonts w:ascii="굴림" w:eastAsia="굴림" w:hAnsi="굴림" w:cs="굴림" w:hint="eastAsia"/>
          <w:b/>
          <w:sz w:val="22"/>
        </w:rPr>
        <w:t>①</w:t>
      </w:r>
      <w:r w:rsidR="0042583C" w:rsidRPr="001D19F6">
        <w:rPr>
          <w:rFonts w:ascii="Arial" w:eastAsia="굴림" w:hAnsi="Arial" w:cs="Arial"/>
          <w:b/>
          <w:sz w:val="22"/>
        </w:rPr>
        <w:t>,</w:t>
      </w:r>
      <w:r w:rsidRPr="001D19F6">
        <w:rPr>
          <w:rFonts w:ascii="Arial" w:eastAsia="굴림" w:hAnsi="Arial" w:cs="Arial"/>
          <w:b/>
          <w:sz w:val="22"/>
        </w:rPr>
        <w:t xml:space="preserve"> </w:t>
      </w:r>
      <w:r w:rsidRPr="001D19F6">
        <w:rPr>
          <w:rFonts w:ascii="굴림" w:eastAsia="굴림" w:hAnsi="굴림" w:cs="굴림" w:hint="eastAsia"/>
          <w:b/>
          <w:sz w:val="22"/>
        </w:rPr>
        <w:t>③</w:t>
      </w:r>
      <w:r w:rsidR="0042583C" w:rsidRPr="001D19F6">
        <w:rPr>
          <w:rFonts w:ascii="Arial" w:eastAsia="굴림" w:hAnsi="Arial" w:cs="Arial"/>
          <w:b/>
          <w:sz w:val="22"/>
        </w:rPr>
        <w:t xml:space="preserve"> or </w:t>
      </w:r>
      <w:r w:rsidR="0042583C" w:rsidRPr="001D19F6">
        <w:rPr>
          <w:rFonts w:ascii="굴림" w:eastAsia="굴림" w:hAnsi="굴림" w:cs="굴림" w:hint="eastAsia"/>
          <w:b/>
          <w:sz w:val="22"/>
        </w:rPr>
        <w:t>⑤</w:t>
      </w:r>
      <w:r w:rsidR="000F1821" w:rsidRPr="001D19F6">
        <w:rPr>
          <w:rFonts w:ascii="Arial" w:eastAsia="굴림" w:hAnsi="Arial" w:cs="Arial"/>
          <w:b/>
          <w:sz w:val="22"/>
        </w:rPr>
        <w:t xml:space="preserve">, then go to a section of </w:t>
      </w:r>
      <w:r w:rsidR="00FD1FA9" w:rsidRPr="001D19F6">
        <w:rPr>
          <w:rFonts w:ascii="Arial" w:eastAsia="굴림" w:hAnsi="Arial" w:cs="Arial"/>
          <w:kern w:val="0"/>
          <w:sz w:val="22"/>
        </w:rPr>
        <w:t>second job</w:t>
      </w:r>
      <w:r w:rsidR="000F1821" w:rsidRPr="001D19F6">
        <w:rPr>
          <w:rFonts w:ascii="Arial" w:eastAsia="굴림" w:hAnsi="Arial" w:cs="Arial"/>
          <w:b/>
          <w:sz w:val="22"/>
        </w:rPr>
        <w:t>.</w:t>
      </w:r>
    </w:p>
    <w:p w14:paraId="0DBF96F0" w14:textId="77777777" w:rsidR="00624BD4" w:rsidRPr="001D19F6" w:rsidRDefault="00624BD4" w:rsidP="00624BD4">
      <w:pPr>
        <w:wordWrap/>
        <w:spacing w:line="360" w:lineRule="auto"/>
        <w:rPr>
          <w:rFonts w:ascii="Arial" w:eastAsia="굴림" w:hAnsi="Arial" w:cs="Arial"/>
          <w:sz w:val="22"/>
        </w:rPr>
      </w:pPr>
    </w:p>
    <w:p w14:paraId="0A0E363B" w14:textId="77777777" w:rsidR="00624BD4" w:rsidRPr="001D19F6" w:rsidRDefault="00521853" w:rsidP="00624BD4">
      <w:pPr>
        <w:wordWrap/>
        <w:spacing w:line="360" w:lineRule="auto"/>
        <w:rPr>
          <w:rFonts w:ascii="Arial" w:eastAsia="굴림" w:hAnsi="Arial" w:cs="Arial"/>
          <w:sz w:val="22"/>
        </w:rPr>
      </w:pPr>
      <w:r w:rsidRPr="001D19F6">
        <w:rPr>
          <w:rFonts w:ascii="Arial" w:eastAsia="굴림" w:hAnsi="Arial" w:cs="Arial"/>
          <w:sz w:val="22"/>
        </w:rPr>
        <w:t>D601</w:t>
      </w:r>
      <w:r w:rsidR="00624BD4" w:rsidRPr="001D19F6">
        <w:rPr>
          <w:rFonts w:ascii="Arial" w:eastAsia="굴림" w:hAnsi="Arial" w:cs="Arial"/>
          <w:sz w:val="22"/>
        </w:rPr>
        <w:t>. Are you currently</w:t>
      </w:r>
      <w:r w:rsidRPr="001D19F6">
        <w:rPr>
          <w:rFonts w:ascii="Arial" w:eastAsia="굴림" w:hAnsi="Arial" w:cs="Arial"/>
          <w:sz w:val="22"/>
        </w:rPr>
        <w:t xml:space="preserve"> engaged in a paid </w:t>
      </w:r>
      <w:r w:rsidR="00FD1FA9" w:rsidRPr="001D19F6">
        <w:rPr>
          <w:rFonts w:ascii="Arial" w:eastAsia="굴림" w:hAnsi="Arial" w:cs="Arial"/>
          <w:kern w:val="0"/>
          <w:sz w:val="22"/>
        </w:rPr>
        <w:t>second job</w:t>
      </w:r>
      <w:r w:rsidR="00624BD4" w:rsidRPr="001D19F6">
        <w:rPr>
          <w:rFonts w:ascii="Arial" w:eastAsia="굴림" w:hAnsi="Arial" w:cs="Arial"/>
          <w:sz w:val="22"/>
        </w:rPr>
        <w:t>?</w:t>
      </w:r>
    </w:p>
    <w:p w14:paraId="5E431C05" w14:textId="77777777" w:rsidR="00D21A1C" w:rsidRPr="001D19F6" w:rsidRDefault="00D21A1C" w:rsidP="00F14BA4">
      <w:pPr>
        <w:pStyle w:val="a6"/>
        <w:numPr>
          <w:ilvl w:val="0"/>
          <w:numId w:val="69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D607</w:t>
      </w:r>
    </w:p>
    <w:p w14:paraId="4F96DA8F" w14:textId="77777777" w:rsidR="00624BD4" w:rsidRPr="001D19F6" w:rsidRDefault="00624BD4" w:rsidP="00624BD4">
      <w:pPr>
        <w:wordWrap/>
        <w:spacing w:line="360" w:lineRule="auto"/>
        <w:rPr>
          <w:rFonts w:ascii="Arial" w:eastAsia="굴림" w:hAnsi="Arial" w:cs="Arial"/>
          <w:sz w:val="22"/>
        </w:rPr>
      </w:pPr>
    </w:p>
    <w:p w14:paraId="694B8B9E" w14:textId="77777777" w:rsidR="00624BD4" w:rsidRPr="001D19F6" w:rsidRDefault="00521853" w:rsidP="00624BD4">
      <w:pPr>
        <w:wordWrap/>
        <w:spacing w:line="360" w:lineRule="auto"/>
        <w:rPr>
          <w:rFonts w:ascii="Arial" w:eastAsia="굴림" w:hAnsi="Arial" w:cs="Arial"/>
          <w:sz w:val="22"/>
        </w:rPr>
      </w:pPr>
      <w:r w:rsidRPr="001D19F6">
        <w:rPr>
          <w:rFonts w:ascii="Arial" w:eastAsia="굴림" w:hAnsi="Arial" w:cs="Arial"/>
          <w:sz w:val="22"/>
        </w:rPr>
        <w:t>D602</w:t>
      </w:r>
      <w:r w:rsidR="00624BD4" w:rsidRPr="001D19F6">
        <w:rPr>
          <w:rFonts w:ascii="Arial" w:eastAsia="굴림" w:hAnsi="Arial" w:cs="Arial"/>
          <w:sz w:val="22"/>
        </w:rPr>
        <w:t>.</w:t>
      </w:r>
      <w:r w:rsidR="008130F6" w:rsidRPr="001D19F6">
        <w:rPr>
          <w:rFonts w:ascii="Arial" w:eastAsia="굴림" w:hAnsi="Arial" w:cs="Arial"/>
          <w:sz w:val="22"/>
        </w:rPr>
        <w:t xml:space="preserve"> </w:t>
      </w:r>
      <w:r w:rsidR="00FE306C" w:rsidRPr="001D19F6">
        <w:rPr>
          <w:rFonts w:ascii="Arial" w:eastAsia="굴림" w:hAnsi="Arial" w:cs="Arial"/>
          <w:sz w:val="22"/>
        </w:rPr>
        <w:t>Aside from your main job, you</w:t>
      </w:r>
      <w:r w:rsidR="00624BD4" w:rsidRPr="001D19F6">
        <w:rPr>
          <w:rFonts w:ascii="Arial" w:eastAsia="굴림" w:hAnsi="Arial" w:cs="Arial"/>
          <w:sz w:val="22"/>
        </w:rPr>
        <w:t xml:space="preserve"> </w:t>
      </w:r>
      <w:r w:rsidR="00334A38" w:rsidRPr="001D19F6">
        <w:rPr>
          <w:rFonts w:ascii="Arial" w:eastAsia="굴림" w:hAnsi="Arial" w:cs="Arial"/>
          <w:sz w:val="22"/>
        </w:rPr>
        <w:t xml:space="preserve">have </w:t>
      </w:r>
      <w:r w:rsidR="00624BD4" w:rsidRPr="001D19F6">
        <w:rPr>
          <w:rFonts w:ascii="Arial" w:eastAsia="굴림" w:hAnsi="Arial" w:cs="Arial"/>
          <w:sz w:val="22"/>
        </w:rPr>
        <w:t>responded that you have a</w:t>
      </w:r>
      <w:r w:rsidR="00FE306C" w:rsidRPr="001D19F6">
        <w:rPr>
          <w:rFonts w:ascii="Arial" w:eastAsia="굴림" w:hAnsi="Arial" w:cs="Arial"/>
          <w:sz w:val="22"/>
        </w:rPr>
        <w:t xml:space="preserve">nother </w:t>
      </w:r>
      <w:r w:rsidR="00FD1FA9" w:rsidRPr="001D19F6">
        <w:rPr>
          <w:rFonts w:ascii="Arial" w:eastAsia="굴림" w:hAnsi="Arial" w:cs="Arial"/>
          <w:kern w:val="0"/>
          <w:sz w:val="22"/>
        </w:rPr>
        <w:t>second job</w:t>
      </w:r>
      <w:r w:rsidR="00624BD4" w:rsidRPr="001D19F6">
        <w:rPr>
          <w:rFonts w:ascii="Arial" w:eastAsia="굴림" w:hAnsi="Arial" w:cs="Arial"/>
          <w:sz w:val="22"/>
        </w:rPr>
        <w:t>. What kind of work are you doing?</w:t>
      </w:r>
    </w:p>
    <w:p w14:paraId="12382D47" w14:textId="77777777" w:rsidR="00560992" w:rsidRPr="001D19F6" w:rsidRDefault="00560992" w:rsidP="00D12299">
      <w:pPr>
        <w:pStyle w:val="a6"/>
        <w:numPr>
          <w:ilvl w:val="0"/>
          <w:numId w:val="1185"/>
        </w:numPr>
        <w:wordWrap/>
        <w:spacing w:line="360" w:lineRule="auto"/>
        <w:ind w:leftChars="0"/>
        <w:rPr>
          <w:rFonts w:ascii="Arial" w:eastAsia="굴림" w:hAnsi="Arial" w:cs="Arial"/>
          <w:sz w:val="22"/>
        </w:rPr>
      </w:pPr>
      <w:r w:rsidRPr="001D19F6">
        <w:rPr>
          <w:rFonts w:ascii="Arial" w:eastAsia="굴림" w:hAnsi="Arial" w:cs="Arial"/>
          <w:sz w:val="22"/>
        </w:rPr>
        <w:t xml:space="preserve">Agriculture, </w:t>
      </w:r>
      <w:r w:rsidR="00BD150A" w:rsidRPr="001D19F6">
        <w:rPr>
          <w:rFonts w:ascii="Arial" w:eastAsia="굴림" w:hAnsi="Arial" w:cs="Arial"/>
          <w:sz w:val="22"/>
        </w:rPr>
        <w:t>forestry</w:t>
      </w:r>
      <w:r w:rsidRPr="001D19F6">
        <w:rPr>
          <w:rFonts w:ascii="Arial" w:eastAsia="굴림" w:hAnsi="Arial" w:cs="Arial"/>
          <w:sz w:val="22"/>
        </w:rPr>
        <w:t>, and fishery →Go to D603</w:t>
      </w:r>
    </w:p>
    <w:p w14:paraId="102DC075" w14:textId="77777777" w:rsidR="00560992" w:rsidRPr="001D19F6" w:rsidRDefault="00560992" w:rsidP="00D12299">
      <w:pPr>
        <w:pStyle w:val="a6"/>
        <w:numPr>
          <w:ilvl w:val="0"/>
          <w:numId w:val="1185"/>
        </w:numPr>
        <w:wordWrap/>
        <w:spacing w:line="360" w:lineRule="auto"/>
        <w:ind w:leftChars="0"/>
        <w:rPr>
          <w:rFonts w:ascii="Arial" w:eastAsia="굴림" w:hAnsi="Arial" w:cs="Arial"/>
          <w:sz w:val="22"/>
        </w:rPr>
      </w:pPr>
      <w:r w:rsidRPr="001D19F6">
        <w:rPr>
          <w:rFonts w:ascii="Arial" w:eastAsia="굴림" w:hAnsi="Arial" w:cs="Arial"/>
          <w:sz w:val="22"/>
        </w:rPr>
        <w:lastRenderedPageBreak/>
        <w:t>Pick up recycled or scraped items to sell</w:t>
      </w:r>
      <w:r w:rsidR="00A904C8" w:rsidRPr="001D19F6">
        <w:rPr>
          <w:rFonts w:ascii="Arial" w:eastAsia="굴림" w:hAnsi="Arial" w:cs="Arial"/>
          <w:sz w:val="22"/>
        </w:rPr>
        <w:t xml:space="preserve"> </w:t>
      </w:r>
      <w:r w:rsidRPr="001D19F6">
        <w:rPr>
          <w:rFonts w:ascii="Arial" w:eastAsia="굴림" w:hAnsi="Arial" w:cs="Arial"/>
          <w:sz w:val="22"/>
        </w:rPr>
        <w:t>→Go to D603</w:t>
      </w:r>
    </w:p>
    <w:p w14:paraId="463CFCCE" w14:textId="77777777" w:rsidR="00560992" w:rsidRPr="001D19F6" w:rsidRDefault="00A904C8" w:rsidP="00D12299">
      <w:pPr>
        <w:pStyle w:val="a6"/>
        <w:numPr>
          <w:ilvl w:val="0"/>
          <w:numId w:val="1185"/>
        </w:numPr>
        <w:wordWrap/>
        <w:spacing w:line="360" w:lineRule="auto"/>
        <w:ind w:leftChars="0"/>
        <w:rPr>
          <w:rFonts w:ascii="Arial" w:eastAsia="굴림" w:hAnsi="Arial" w:cs="Arial"/>
          <w:sz w:val="22"/>
        </w:rPr>
      </w:pPr>
      <w:r w:rsidRPr="001D19F6">
        <w:rPr>
          <w:rFonts w:ascii="Arial" w:eastAsia="굴림" w:hAnsi="Arial" w:cs="Arial"/>
          <w:sz w:val="22"/>
        </w:rPr>
        <w:t xml:space="preserve">Delivery service (silver delivery service) </w:t>
      </w:r>
      <w:r w:rsidR="00560992" w:rsidRPr="001D19F6">
        <w:rPr>
          <w:rFonts w:ascii="Arial" w:eastAsia="굴림" w:hAnsi="Arial" w:cs="Arial"/>
          <w:sz w:val="22"/>
        </w:rPr>
        <w:t>→Go to D</w:t>
      </w:r>
      <w:r w:rsidRPr="001D19F6">
        <w:rPr>
          <w:rFonts w:ascii="Arial" w:eastAsia="굴림" w:hAnsi="Arial" w:cs="Arial"/>
          <w:sz w:val="22"/>
        </w:rPr>
        <w:t>603</w:t>
      </w:r>
    </w:p>
    <w:p w14:paraId="2CBB3C6F" w14:textId="77777777" w:rsidR="00A904C8" w:rsidRPr="001D19F6" w:rsidRDefault="00661B89" w:rsidP="00D12299">
      <w:pPr>
        <w:pStyle w:val="a6"/>
        <w:numPr>
          <w:ilvl w:val="0"/>
          <w:numId w:val="1185"/>
        </w:numPr>
        <w:wordWrap/>
        <w:spacing w:line="360" w:lineRule="auto"/>
        <w:ind w:leftChars="0"/>
        <w:rPr>
          <w:rFonts w:ascii="Arial" w:eastAsia="굴림" w:hAnsi="Arial" w:cs="Arial"/>
          <w:sz w:val="22"/>
        </w:rPr>
      </w:pPr>
      <w:r w:rsidRPr="001D19F6">
        <w:rPr>
          <w:rFonts w:ascii="Arial" w:eastAsia="굴림" w:hAnsi="Arial" w:cs="Arial"/>
          <w:sz w:val="22"/>
        </w:rPr>
        <w:t>Simple manufacturing activities →Go to D603</w:t>
      </w:r>
    </w:p>
    <w:p w14:paraId="260A40BF" w14:textId="77777777" w:rsidR="00661B89" w:rsidRPr="001D19F6" w:rsidRDefault="00661B89" w:rsidP="00D12299">
      <w:pPr>
        <w:pStyle w:val="a6"/>
        <w:numPr>
          <w:ilvl w:val="0"/>
          <w:numId w:val="1185"/>
        </w:numPr>
        <w:wordWrap/>
        <w:spacing w:line="360" w:lineRule="auto"/>
        <w:ind w:leftChars="0"/>
        <w:rPr>
          <w:rFonts w:ascii="Arial" w:eastAsia="굴림" w:hAnsi="Arial" w:cs="Arial"/>
          <w:sz w:val="22"/>
        </w:rPr>
      </w:pPr>
      <w:r w:rsidRPr="001D19F6">
        <w:rPr>
          <w:rFonts w:ascii="Arial" w:eastAsia="굴림" w:hAnsi="Arial" w:cs="Arial"/>
          <w:sz w:val="22"/>
        </w:rPr>
        <w:t>Others</w:t>
      </w:r>
    </w:p>
    <w:p w14:paraId="7262B1BB" w14:textId="77777777" w:rsidR="00560992" w:rsidRPr="001D19F6" w:rsidRDefault="00560992" w:rsidP="00624BD4">
      <w:pPr>
        <w:wordWrap/>
        <w:spacing w:line="360" w:lineRule="auto"/>
        <w:rPr>
          <w:rFonts w:ascii="Arial" w:eastAsia="굴림" w:hAnsi="Arial" w:cs="Arial"/>
          <w:sz w:val="22"/>
        </w:rPr>
      </w:pPr>
    </w:p>
    <w:p w14:paraId="4F4944AD" w14:textId="77777777" w:rsidR="00C7087A" w:rsidRPr="001D19F6" w:rsidRDefault="00C7087A" w:rsidP="00C7087A">
      <w:pPr>
        <w:wordWrap/>
        <w:spacing w:line="360" w:lineRule="auto"/>
        <w:jc w:val="left"/>
        <w:textAlignment w:val="baseline"/>
        <w:rPr>
          <w:rFonts w:ascii="Arial" w:eastAsia="굴림" w:hAnsi="Arial" w:cs="Arial"/>
          <w:kern w:val="0"/>
          <w:sz w:val="22"/>
        </w:rPr>
      </w:pPr>
      <w:r w:rsidRPr="001D19F6">
        <w:rPr>
          <w:rFonts w:ascii="Arial" w:eastAsia="굴림" w:hAnsi="Arial" w:cs="Arial"/>
          <w:kern w:val="0"/>
          <w:sz w:val="22"/>
        </w:rPr>
        <w:t>D602-1. If others, please specify.</w:t>
      </w:r>
    </w:p>
    <w:p w14:paraId="48DC707F" w14:textId="77777777" w:rsidR="00C7087A" w:rsidRPr="001D19F6" w:rsidRDefault="00C7087A" w:rsidP="00C7087A">
      <w:pPr>
        <w:wordWrap/>
        <w:spacing w:line="360" w:lineRule="auto"/>
        <w:jc w:val="left"/>
        <w:rPr>
          <w:rFonts w:ascii="Arial" w:eastAsia="굴림" w:hAnsi="Arial" w:cs="Arial"/>
          <w:kern w:val="0"/>
          <w:sz w:val="22"/>
        </w:rPr>
      </w:pPr>
      <w:r w:rsidRPr="001D19F6">
        <w:rPr>
          <w:rFonts w:ascii="Arial" w:eastAsia="굴림" w:hAnsi="Arial" w:cs="Arial"/>
          <w:sz w:val="22"/>
        </w:rPr>
        <w:tab/>
      </w:r>
      <w:r w:rsidRPr="001D19F6">
        <w:rPr>
          <w:rFonts w:ascii="Arial" w:eastAsia="굴림" w:hAnsi="Arial" w:cs="Arial"/>
          <w:kern w:val="0"/>
          <w:sz w:val="22"/>
        </w:rPr>
        <w:t xml:space="preserve">_______________________________ </w:t>
      </w:r>
    </w:p>
    <w:p w14:paraId="4BD49532" w14:textId="77777777" w:rsidR="00C7087A" w:rsidRPr="001D19F6" w:rsidRDefault="00C7087A" w:rsidP="00624BD4">
      <w:pPr>
        <w:wordWrap/>
        <w:spacing w:line="360" w:lineRule="auto"/>
        <w:rPr>
          <w:rFonts w:ascii="Arial" w:eastAsia="굴림" w:hAnsi="Arial" w:cs="Arial"/>
          <w:sz w:val="22"/>
        </w:rPr>
      </w:pPr>
    </w:p>
    <w:p w14:paraId="356C8FEF" w14:textId="77777777" w:rsidR="00624BD4" w:rsidRPr="001D19F6" w:rsidRDefault="00624BD4" w:rsidP="00624BD4">
      <w:pPr>
        <w:wordWrap/>
        <w:spacing w:line="360" w:lineRule="auto"/>
        <w:rPr>
          <w:rFonts w:ascii="Arial" w:eastAsia="돋움" w:hAnsi="Arial" w:cs="Arial"/>
          <w:kern w:val="0"/>
          <w:sz w:val="22"/>
        </w:rPr>
      </w:pPr>
      <w:r w:rsidRPr="001D19F6">
        <w:rPr>
          <w:rFonts w:ascii="Arial" w:eastAsia="굴림" w:hAnsi="Arial" w:cs="Arial"/>
          <w:sz w:val="22"/>
        </w:rPr>
        <w:t>D603</w:t>
      </w:r>
      <w:r w:rsidR="00521853" w:rsidRPr="001D19F6">
        <w:rPr>
          <w:rFonts w:ascii="Arial" w:eastAsia="굴림" w:hAnsi="Arial" w:cs="Arial"/>
          <w:sz w:val="22"/>
        </w:rPr>
        <w:t xml:space="preserve">. </w:t>
      </w:r>
      <w:r w:rsidR="008130F6" w:rsidRPr="001D19F6">
        <w:rPr>
          <w:rFonts w:ascii="Arial" w:eastAsia="굴림" w:hAnsi="Arial" w:cs="Arial"/>
          <w:sz w:val="22"/>
        </w:rPr>
        <w:t xml:space="preserve">When did you start having that work? </w:t>
      </w:r>
      <w:r w:rsidR="00BF43C6" w:rsidRPr="001D19F6">
        <w:rPr>
          <w:rFonts w:ascii="Arial" w:eastAsia="굴림" w:hAnsi="Arial" w:cs="Arial"/>
          <w:sz w:val="22"/>
        </w:rPr>
        <w:t>(unit: year and month combined into 6 digits)</w:t>
      </w:r>
    </w:p>
    <w:p w14:paraId="20DA8577" w14:textId="100FB84B"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702B09"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702B09" w:rsidRPr="001D19F6">
        <w:rPr>
          <w:rFonts w:ascii="Arial" w:eastAsia="굴림" w:hAnsi="Arial" w:cs="Arial"/>
          <w:kern w:val="0"/>
          <w:sz w:val="22"/>
        </w:rPr>
        <w:t xml:space="preserve">, mark </w:t>
      </w:r>
      <w:del w:id="7654" w:author="Keis" w:date="2024-09-06T10:18:00Z">
        <w:r w:rsidR="005059BB" w:rsidDel="009F27DD">
          <w:rPr>
            <w:rFonts w:ascii="Arial" w:eastAsia="굴림" w:hAnsi="Arial" w:cs="Arial" w:hint="eastAsia"/>
            <w:color w:val="FF0000"/>
            <w:kern w:val="0"/>
            <w:sz w:val="22"/>
          </w:rPr>
          <w:delText>2019</w:delText>
        </w:r>
      </w:del>
      <w:ins w:id="7655" w:author="Keis" w:date="2024-09-06T10:18:00Z">
        <w:r w:rsidR="009F27DD" w:rsidRPr="009F27DD">
          <w:rPr>
            <w:rFonts w:ascii="Arial" w:eastAsia="굴림" w:hAnsi="Arial" w:cs="Arial" w:hint="eastAsia"/>
            <w:color w:val="00B050"/>
            <w:kern w:val="0"/>
            <w:sz w:val="22"/>
          </w:rPr>
          <w:t>2021</w:t>
        </w:r>
      </w:ins>
      <w:r w:rsidR="005059BB" w:rsidRPr="002B1E54">
        <w:rPr>
          <w:rFonts w:ascii="Arial" w:eastAsia="굴림" w:hAnsi="Arial" w:cs="Arial"/>
          <w:color w:val="000000" w:themeColor="text1"/>
          <w:kern w:val="0"/>
          <w:sz w:val="22"/>
          <w:rPrChange w:id="7656" w:author="Keis" w:date="2024-09-13T13:13:00Z">
            <w:rPr>
              <w:rFonts w:ascii="Arial" w:eastAsia="굴림" w:hAnsi="Arial" w:cs="Arial"/>
              <w:color w:val="FF0000"/>
              <w:kern w:val="0"/>
              <w:sz w:val="22"/>
            </w:rPr>
          </w:rPrChange>
        </w:rPr>
        <w:t>01</w:t>
      </w:r>
      <w:r w:rsidR="00702B09" w:rsidRPr="001D19F6">
        <w:rPr>
          <w:rFonts w:ascii="Arial" w:eastAsia="굴림" w:hAnsi="Arial" w:cs="Arial"/>
          <w:kern w:val="0"/>
          <w:sz w:val="22"/>
        </w:rPr>
        <w:t xml:space="preserve"> for January </w:t>
      </w:r>
      <w:del w:id="7657" w:author="Keis" w:date="2024-09-06T10:18:00Z">
        <w:r w:rsidR="005059BB" w:rsidDel="009F27DD">
          <w:rPr>
            <w:rFonts w:ascii="Arial" w:eastAsia="굴림" w:hAnsi="Arial" w:cs="Arial" w:hint="eastAsia"/>
            <w:color w:val="FF0000"/>
            <w:kern w:val="0"/>
            <w:sz w:val="22"/>
          </w:rPr>
          <w:delText>2019</w:delText>
        </w:r>
      </w:del>
      <w:ins w:id="7658" w:author="Keis" w:date="2024-09-06T10:18:00Z">
        <w:r w:rsidR="009F27DD" w:rsidRPr="009F27DD">
          <w:rPr>
            <w:rFonts w:ascii="Arial" w:eastAsia="굴림" w:hAnsi="Arial" w:cs="Arial" w:hint="eastAsia"/>
            <w:color w:val="00B050"/>
            <w:kern w:val="0"/>
            <w:sz w:val="22"/>
          </w:rPr>
          <w:t>2021</w:t>
        </w:r>
      </w:ins>
      <w:r w:rsidR="00702B09" w:rsidRPr="001D19F6">
        <w:rPr>
          <w:rFonts w:ascii="Arial" w:eastAsia="굴림" w:hAnsi="Arial" w:cs="Arial"/>
          <w:kern w:val="0"/>
          <w:sz w:val="22"/>
        </w:rPr>
        <w:t xml:space="preserve">. If the month is not clear, enter </w:t>
      </w:r>
      <w:del w:id="7659" w:author="Keis" w:date="2024-09-06T10:18:00Z">
        <w:r w:rsidR="005059BB" w:rsidDel="009F27DD">
          <w:rPr>
            <w:rFonts w:ascii="Arial" w:eastAsia="굴림" w:hAnsi="Arial" w:cs="Arial" w:hint="eastAsia"/>
            <w:color w:val="FF0000"/>
            <w:kern w:val="0"/>
            <w:sz w:val="22"/>
          </w:rPr>
          <w:delText>2019</w:delText>
        </w:r>
      </w:del>
      <w:ins w:id="7660" w:author="Keis" w:date="2024-09-06T10:18:00Z">
        <w:r w:rsidR="009F27DD" w:rsidRPr="009F27DD">
          <w:rPr>
            <w:rFonts w:ascii="Arial" w:eastAsia="굴림" w:hAnsi="Arial" w:cs="Arial" w:hint="eastAsia"/>
            <w:color w:val="00B050"/>
            <w:kern w:val="0"/>
            <w:sz w:val="22"/>
          </w:rPr>
          <w:t>2021</w:t>
        </w:r>
      </w:ins>
      <w:r w:rsidR="005059BB" w:rsidRPr="002B1E54">
        <w:rPr>
          <w:rFonts w:ascii="Arial" w:eastAsia="굴림" w:hAnsi="Arial" w:cs="Arial"/>
          <w:color w:val="000000" w:themeColor="text1"/>
          <w:kern w:val="0"/>
          <w:sz w:val="22"/>
          <w:rPrChange w:id="7661" w:author="Keis" w:date="2024-09-13T13:13:00Z">
            <w:rPr>
              <w:rFonts w:ascii="Arial" w:eastAsia="굴림" w:hAnsi="Arial" w:cs="Arial"/>
              <w:color w:val="FF0000"/>
              <w:kern w:val="0"/>
              <w:sz w:val="22"/>
            </w:rPr>
          </w:rPrChange>
        </w:rPr>
        <w:t>00</w:t>
      </w:r>
      <w:r w:rsidR="00702B09" w:rsidRPr="001D19F6">
        <w:rPr>
          <w:rFonts w:ascii="Arial" w:eastAsia="굴림" w:hAnsi="Arial" w:cs="Arial"/>
          <w:kern w:val="0"/>
          <w:sz w:val="22"/>
        </w:rPr>
        <w:t>.</w:t>
      </w:r>
      <w:r w:rsidRPr="001D19F6">
        <w:rPr>
          <w:rFonts w:ascii="Arial" w:eastAsia="굴림" w:hAnsi="Arial" w:cs="Arial"/>
          <w:sz w:val="22"/>
        </w:rPr>
        <w:t xml:space="preserve">] </w:t>
      </w:r>
    </w:p>
    <w:p w14:paraId="7A3EDE33" w14:textId="6FC5DBDB" w:rsidR="00624BD4" w:rsidRPr="0092474D" w:rsidRDefault="008130F6" w:rsidP="0092474D">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624BD4" w:rsidRPr="001D19F6">
        <w:rPr>
          <w:rFonts w:ascii="Arial" w:eastAsia="굴림" w:hAnsi="Arial" w:cs="Arial"/>
          <w:sz w:val="22"/>
        </w:rPr>
        <w:t>190000~</w:t>
      </w:r>
      <w:del w:id="7662" w:author="Keis" w:date="2024-09-06T10:23:00Z">
        <w:r w:rsidR="005059BB" w:rsidDel="00817F07">
          <w:rPr>
            <w:rFonts w:ascii="Arial" w:eastAsia="굴림" w:hAnsi="Arial" w:cs="Arial" w:hint="eastAsia"/>
            <w:color w:val="FF0000"/>
            <w:sz w:val="22"/>
          </w:rPr>
          <w:delText>2020</w:delText>
        </w:r>
      </w:del>
      <w:ins w:id="7663" w:author="Keis" w:date="2024-09-06T10:23:00Z">
        <w:r w:rsidR="00817F07" w:rsidRPr="00817F07">
          <w:rPr>
            <w:rFonts w:ascii="Arial" w:eastAsia="굴림" w:hAnsi="Arial" w:cs="Arial" w:hint="eastAsia"/>
            <w:color w:val="00B050"/>
            <w:sz w:val="22"/>
          </w:rPr>
          <w:t>2022</w:t>
        </w:r>
      </w:ins>
      <w:r w:rsidR="005059BB" w:rsidRPr="002B1E54">
        <w:rPr>
          <w:rFonts w:ascii="Arial" w:eastAsia="굴림" w:hAnsi="Arial" w:cs="Arial"/>
          <w:color w:val="000000" w:themeColor="text1"/>
          <w:sz w:val="22"/>
          <w:rPrChange w:id="7664" w:author="Keis" w:date="2024-09-13T13:13:00Z">
            <w:rPr>
              <w:rFonts w:ascii="Arial" w:eastAsia="굴림" w:hAnsi="Arial" w:cs="Arial"/>
              <w:color w:val="FF0000"/>
              <w:sz w:val="22"/>
            </w:rPr>
          </w:rPrChange>
        </w:rPr>
        <w:t>11</w:t>
      </w:r>
      <w:r w:rsidR="00624BD4" w:rsidRPr="001D19F6">
        <w:rPr>
          <w:rFonts w:ascii="Arial" w:eastAsia="굴림" w:hAnsi="Arial" w:cs="Arial"/>
          <w:sz w:val="22"/>
        </w:rPr>
        <w:t>]</w:t>
      </w:r>
    </w:p>
    <w:p w14:paraId="58DF3EA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D604. How many days </w:t>
      </w:r>
      <w:r w:rsidR="00334A38" w:rsidRPr="001D19F6">
        <w:rPr>
          <w:rFonts w:ascii="Arial" w:eastAsia="굴림" w:hAnsi="Arial" w:cs="Arial"/>
          <w:sz w:val="22"/>
        </w:rPr>
        <w:t xml:space="preserve">per week do you usually work </w:t>
      </w:r>
      <w:r w:rsidR="00FE306C" w:rsidRPr="001D19F6">
        <w:rPr>
          <w:rFonts w:ascii="Arial" w:eastAsia="굴림" w:hAnsi="Arial" w:cs="Arial"/>
          <w:sz w:val="22"/>
        </w:rPr>
        <w:t xml:space="preserve">on </w:t>
      </w:r>
      <w:r w:rsidR="00FD1FA9" w:rsidRPr="001D19F6">
        <w:rPr>
          <w:rFonts w:ascii="Arial" w:eastAsia="굴림" w:hAnsi="Arial" w:cs="Arial"/>
          <w:kern w:val="0"/>
          <w:sz w:val="22"/>
        </w:rPr>
        <w:t>second job</w:t>
      </w:r>
      <w:r w:rsidRPr="001D19F6">
        <w:rPr>
          <w:rFonts w:ascii="Arial" w:eastAsia="굴림" w:hAnsi="Arial" w:cs="Arial"/>
          <w:sz w:val="22"/>
        </w:rPr>
        <w:t>?</w:t>
      </w:r>
      <w:r w:rsidR="00BF43C6" w:rsidRPr="001D19F6">
        <w:rPr>
          <w:rFonts w:ascii="Arial" w:eastAsia="굴림" w:hAnsi="Arial" w:cs="Arial"/>
          <w:sz w:val="22"/>
        </w:rPr>
        <w:t xml:space="preserve"> (unit: a day)</w:t>
      </w:r>
    </w:p>
    <w:p w14:paraId="0773EE95" w14:textId="77777777" w:rsidR="00624BD4" w:rsidRPr="001D19F6" w:rsidRDefault="00C0277A" w:rsidP="00C0277A">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d</w:t>
      </w:r>
      <w:r w:rsidR="00624BD4" w:rsidRPr="001D19F6">
        <w:rPr>
          <w:rFonts w:ascii="Arial" w:eastAsia="굴림" w:hAnsi="Arial" w:cs="Arial"/>
          <w:sz w:val="22"/>
        </w:rPr>
        <w:t>ays per week [</w:t>
      </w:r>
      <w:r w:rsidR="003608C0" w:rsidRPr="001D19F6">
        <w:rPr>
          <w:rFonts w:ascii="Arial" w:eastAsia="굴림" w:hAnsi="Arial" w:cs="Arial"/>
          <w:sz w:val="22"/>
        </w:rPr>
        <w:t xml:space="preserve">Range: </w:t>
      </w:r>
      <w:r w:rsidR="000D63D8" w:rsidRPr="001D19F6">
        <w:rPr>
          <w:rFonts w:ascii="Arial" w:eastAsia="굴림" w:hAnsi="Arial" w:cs="Arial"/>
          <w:sz w:val="22"/>
        </w:rPr>
        <w:t>1</w:t>
      </w:r>
      <w:r w:rsidR="00624BD4" w:rsidRPr="001D19F6">
        <w:rPr>
          <w:rFonts w:ascii="Arial" w:eastAsia="굴림" w:hAnsi="Arial" w:cs="Arial"/>
          <w:sz w:val="22"/>
        </w:rPr>
        <w:t>~7]</w:t>
      </w:r>
    </w:p>
    <w:p w14:paraId="0594700C" w14:textId="77777777" w:rsidR="00624BD4" w:rsidRPr="001D19F6" w:rsidRDefault="00624BD4" w:rsidP="00624BD4">
      <w:pPr>
        <w:wordWrap/>
        <w:spacing w:line="360" w:lineRule="auto"/>
        <w:rPr>
          <w:rFonts w:ascii="Arial" w:eastAsia="굴림" w:hAnsi="Arial" w:cs="Arial"/>
          <w:sz w:val="22"/>
        </w:rPr>
      </w:pPr>
    </w:p>
    <w:p w14:paraId="2A9B2C6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D605. How many hours per week do you usually work </w:t>
      </w:r>
      <w:r w:rsidR="00FE306C" w:rsidRPr="001D19F6">
        <w:rPr>
          <w:rFonts w:ascii="Arial" w:eastAsia="굴림" w:hAnsi="Arial" w:cs="Arial"/>
          <w:sz w:val="22"/>
        </w:rPr>
        <w:t>on</w:t>
      </w:r>
      <w:r w:rsidRPr="001D19F6">
        <w:rPr>
          <w:rFonts w:ascii="Arial" w:eastAsia="굴림" w:hAnsi="Arial" w:cs="Arial"/>
          <w:sz w:val="22"/>
        </w:rPr>
        <w:t xml:space="preserve"> </w:t>
      </w:r>
      <w:r w:rsidR="00FD1FA9" w:rsidRPr="001D19F6">
        <w:rPr>
          <w:rFonts w:ascii="Arial" w:eastAsia="굴림" w:hAnsi="Arial" w:cs="Arial"/>
          <w:kern w:val="0"/>
          <w:sz w:val="22"/>
        </w:rPr>
        <w:t>second job</w:t>
      </w:r>
      <w:r w:rsidR="00FE306C" w:rsidRPr="001D19F6">
        <w:rPr>
          <w:rFonts w:ascii="Arial" w:eastAsia="굴림" w:hAnsi="Arial" w:cs="Arial"/>
          <w:sz w:val="22"/>
        </w:rPr>
        <w:t xml:space="preserve">? </w:t>
      </w:r>
      <w:r w:rsidR="00BF43C6" w:rsidRPr="001D19F6">
        <w:rPr>
          <w:rFonts w:ascii="Arial" w:eastAsia="굴림" w:hAnsi="Arial" w:cs="Arial"/>
          <w:sz w:val="22"/>
        </w:rPr>
        <w:t>(unit: an hour)</w:t>
      </w:r>
    </w:p>
    <w:p w14:paraId="1E02BC5E" w14:textId="77777777" w:rsidR="00624BD4" w:rsidRPr="001D19F6" w:rsidRDefault="00C0277A" w:rsidP="00C0277A">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hours per week [</w:t>
      </w:r>
      <w:r w:rsidR="003608C0" w:rsidRPr="001D19F6">
        <w:rPr>
          <w:rFonts w:ascii="Arial" w:eastAsia="굴림" w:hAnsi="Arial" w:cs="Arial"/>
          <w:sz w:val="22"/>
        </w:rPr>
        <w:t xml:space="preserve">Range: </w:t>
      </w:r>
      <w:r w:rsidR="000D63D8" w:rsidRPr="001D19F6">
        <w:rPr>
          <w:rFonts w:ascii="Arial" w:eastAsia="굴림" w:hAnsi="Arial" w:cs="Arial"/>
          <w:sz w:val="22"/>
        </w:rPr>
        <w:t>1</w:t>
      </w:r>
      <w:r w:rsidR="00624BD4" w:rsidRPr="001D19F6">
        <w:rPr>
          <w:rFonts w:ascii="Arial" w:eastAsia="굴림" w:hAnsi="Arial" w:cs="Arial"/>
          <w:sz w:val="22"/>
        </w:rPr>
        <w:t>~97]</w:t>
      </w:r>
    </w:p>
    <w:p w14:paraId="6A0112ED" w14:textId="77777777" w:rsidR="00624BD4" w:rsidRPr="001D19F6" w:rsidRDefault="00624BD4" w:rsidP="00624BD4">
      <w:pPr>
        <w:wordWrap/>
        <w:spacing w:line="360" w:lineRule="auto"/>
        <w:rPr>
          <w:rFonts w:ascii="Arial" w:eastAsia="굴림" w:hAnsi="Arial" w:cs="Arial"/>
          <w:sz w:val="22"/>
        </w:rPr>
      </w:pPr>
    </w:p>
    <w:p w14:paraId="463FF17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D606. </w:t>
      </w:r>
      <w:r w:rsidR="00FE306C" w:rsidRPr="001D19F6">
        <w:rPr>
          <w:rFonts w:ascii="Arial" w:eastAsia="굴림" w:hAnsi="Arial" w:cs="Arial"/>
          <w:sz w:val="22"/>
        </w:rPr>
        <w:t xml:space="preserve">How much do you earn from your </w:t>
      </w:r>
      <w:r w:rsidR="00FD1FA9" w:rsidRPr="001D19F6">
        <w:rPr>
          <w:rFonts w:ascii="Arial" w:eastAsia="굴림" w:hAnsi="Arial" w:cs="Arial"/>
          <w:kern w:val="0"/>
          <w:sz w:val="22"/>
        </w:rPr>
        <w:t>second job</w:t>
      </w:r>
      <w:r w:rsidR="00FE306C" w:rsidRPr="001D19F6">
        <w:rPr>
          <w:rFonts w:ascii="Arial" w:eastAsia="굴림" w:hAnsi="Arial" w:cs="Arial"/>
          <w:sz w:val="22"/>
        </w:rPr>
        <w:t>?</w:t>
      </w:r>
    </w:p>
    <w:p w14:paraId="1E1EC370" w14:textId="77777777" w:rsidR="00624BD4" w:rsidRPr="001D19F6" w:rsidRDefault="00C71182" w:rsidP="00C0277A">
      <w:pPr>
        <w:wordWrap/>
        <w:spacing w:line="360" w:lineRule="auto"/>
        <w:rPr>
          <w:rFonts w:ascii="Arial" w:eastAsia="굴림" w:hAnsi="Arial" w:cs="Arial"/>
          <w:sz w:val="22"/>
        </w:rPr>
      </w:pPr>
      <w:r w:rsidRPr="001D19F6">
        <w:rPr>
          <w:rFonts w:ascii="Arial" w:eastAsia="굴림" w:hAnsi="Arial" w:cs="Arial"/>
          <w:sz w:val="22"/>
        </w:rPr>
        <w:t>[IWER -</w:t>
      </w:r>
      <w:r w:rsidR="00C0277A" w:rsidRPr="001D19F6">
        <w:rPr>
          <w:rFonts w:ascii="Arial" w:eastAsia="굴림" w:hAnsi="Arial" w:cs="Arial"/>
          <w:sz w:val="22"/>
        </w:rPr>
        <w:t xml:space="preserve"> </w:t>
      </w:r>
      <w:r w:rsidR="00624BD4" w:rsidRPr="001D19F6">
        <w:rPr>
          <w:rFonts w:ascii="Arial" w:eastAsia="굴림" w:hAnsi="Arial" w:cs="Arial"/>
          <w:sz w:val="22"/>
        </w:rPr>
        <w:t xml:space="preserve">Mark 0 if there </w:t>
      </w:r>
      <w:r w:rsidR="00664386" w:rsidRPr="001D19F6">
        <w:rPr>
          <w:rFonts w:ascii="Arial" w:eastAsia="굴림" w:hAnsi="Arial" w:cs="Arial"/>
          <w:sz w:val="22"/>
        </w:rPr>
        <w:t>is no net income, and mark 9999</w:t>
      </w:r>
      <w:r w:rsidR="00624BD4" w:rsidRPr="001D19F6">
        <w:rPr>
          <w:rFonts w:ascii="Arial" w:eastAsia="굴림" w:hAnsi="Arial" w:cs="Arial"/>
          <w:sz w:val="22"/>
        </w:rPr>
        <w:t xml:space="preserve">7 if </w:t>
      </w:r>
      <w:r w:rsidR="002A40DB" w:rsidRPr="001D19F6">
        <w:rPr>
          <w:rFonts w:ascii="Arial" w:eastAsia="굴림" w:hAnsi="Arial" w:cs="Arial"/>
          <w:sz w:val="22"/>
        </w:rPr>
        <w:t xml:space="preserve">R is running </w:t>
      </w:r>
      <w:r w:rsidRPr="001D19F6">
        <w:rPr>
          <w:rFonts w:ascii="Arial" w:eastAsia="굴림" w:hAnsi="Arial" w:cs="Arial"/>
          <w:sz w:val="22"/>
        </w:rPr>
        <w:t>a deficit.</w:t>
      </w:r>
    </w:p>
    <w:p w14:paraId="1D3C606E" w14:textId="77777777" w:rsidR="00C71182" w:rsidRPr="001D19F6" w:rsidRDefault="00C71182" w:rsidP="00C71182">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04C0D0A" w14:textId="77777777" w:rsidR="00C71182" w:rsidRPr="001D19F6" w:rsidRDefault="00C71182" w:rsidP="00C71182">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709D117F" w14:textId="77777777" w:rsidR="00624BD4" w:rsidRPr="001D19F6" w:rsidRDefault="00624BD4" w:rsidP="00624BD4">
      <w:pPr>
        <w:wordWrap/>
        <w:spacing w:line="360" w:lineRule="auto"/>
        <w:rPr>
          <w:rFonts w:ascii="Arial" w:eastAsia="굴림" w:hAnsi="Arial" w:cs="Arial"/>
          <w:sz w:val="22"/>
        </w:rPr>
      </w:pPr>
    </w:p>
    <w:p w14:paraId="54B51F4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D607. Do you want to work for pay regardless of retirement status?</w:t>
      </w:r>
    </w:p>
    <w:p w14:paraId="437F0260" w14:textId="77777777" w:rsidR="008C412F" w:rsidRPr="001D19F6" w:rsidRDefault="008C412F" w:rsidP="00F14BA4">
      <w:pPr>
        <w:pStyle w:val="a6"/>
        <w:numPr>
          <w:ilvl w:val="0"/>
          <w:numId w:val="69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009241D8" w:rsidRPr="001D19F6">
        <w:rPr>
          <w:rFonts w:ascii="Arial" w:eastAsia="굴림" w:hAnsi="Arial" w:cs="Arial"/>
          <w:sz w:val="22"/>
        </w:rPr>
        <w:t>No →Go to D611_1</w:t>
      </w:r>
    </w:p>
    <w:p w14:paraId="7A8AED32" w14:textId="77777777" w:rsidR="008C412F" w:rsidRPr="001D19F6" w:rsidRDefault="008C412F" w:rsidP="00624BD4">
      <w:pPr>
        <w:wordWrap/>
        <w:spacing w:line="360" w:lineRule="auto"/>
        <w:rPr>
          <w:rFonts w:ascii="Arial" w:eastAsia="굴림" w:hAnsi="Arial" w:cs="Arial"/>
          <w:sz w:val="22"/>
        </w:rPr>
      </w:pPr>
    </w:p>
    <w:p w14:paraId="3EBA8C9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D608</w:t>
      </w:r>
      <w:r w:rsidR="002A40DB" w:rsidRPr="001D19F6">
        <w:rPr>
          <w:rFonts w:ascii="Arial" w:eastAsia="굴림" w:hAnsi="Arial" w:cs="Arial"/>
          <w:sz w:val="22"/>
        </w:rPr>
        <w:t>. What is the reason</w:t>
      </w:r>
      <w:r w:rsidRPr="001D19F6">
        <w:rPr>
          <w:rFonts w:ascii="Arial" w:eastAsia="굴림" w:hAnsi="Arial" w:cs="Arial"/>
          <w:sz w:val="22"/>
        </w:rPr>
        <w:t>?</w:t>
      </w:r>
    </w:p>
    <w:p w14:paraId="15AFD585" w14:textId="77777777" w:rsidR="00624BD4" w:rsidRPr="001D19F6" w:rsidRDefault="00624BD4"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I</w:t>
      </w:r>
      <w:r w:rsidR="00FE306C" w:rsidRPr="001D19F6">
        <w:rPr>
          <w:rFonts w:ascii="Arial" w:eastAsia="굴림" w:hAnsi="Arial" w:cs="Arial"/>
          <w:sz w:val="22"/>
        </w:rPr>
        <w:t xml:space="preserve"> just</w:t>
      </w:r>
      <w:r w:rsidRPr="001D19F6">
        <w:rPr>
          <w:rFonts w:ascii="Arial" w:eastAsia="굴림" w:hAnsi="Arial" w:cs="Arial"/>
          <w:sz w:val="22"/>
        </w:rPr>
        <w:t xml:space="preserve"> want to </w:t>
      </w:r>
      <w:r w:rsidR="00FE306C" w:rsidRPr="001D19F6">
        <w:rPr>
          <w:rFonts w:ascii="Arial" w:eastAsia="굴림" w:hAnsi="Arial" w:cs="Arial"/>
          <w:sz w:val="22"/>
        </w:rPr>
        <w:t xml:space="preserve">work as long as </w:t>
      </w:r>
      <w:r w:rsidRPr="001D19F6">
        <w:rPr>
          <w:rFonts w:ascii="Arial" w:eastAsia="굴림" w:hAnsi="Arial" w:cs="Arial"/>
          <w:sz w:val="22"/>
        </w:rPr>
        <w:t>my health allows</w:t>
      </w:r>
      <w:r w:rsidR="00FE306C" w:rsidRPr="001D19F6">
        <w:rPr>
          <w:rFonts w:ascii="Arial" w:eastAsia="굴림" w:hAnsi="Arial" w:cs="Arial"/>
          <w:sz w:val="22"/>
        </w:rPr>
        <w:tab/>
      </w:r>
      <w:r w:rsidRPr="001D19F6">
        <w:rPr>
          <w:rFonts w:ascii="Arial" w:eastAsia="굴림" w:hAnsi="Arial" w:cs="Arial"/>
          <w:sz w:val="22"/>
        </w:rPr>
        <w:t>→Go to D610</w:t>
      </w:r>
    </w:p>
    <w:p w14:paraId="159F1B4C" w14:textId="77777777" w:rsidR="00624BD4" w:rsidRPr="001D19F6" w:rsidRDefault="00624BD4"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I need</w:t>
      </w:r>
      <w:r w:rsidR="00FE306C" w:rsidRPr="001D19F6">
        <w:rPr>
          <w:rFonts w:ascii="Arial" w:eastAsia="굴림" w:hAnsi="Arial" w:cs="Arial"/>
          <w:sz w:val="22"/>
        </w:rPr>
        <w:t xml:space="preserve">/ want </w:t>
      </w:r>
      <w:r w:rsidRPr="001D19F6">
        <w:rPr>
          <w:rFonts w:ascii="Arial" w:eastAsia="굴림" w:hAnsi="Arial" w:cs="Arial"/>
          <w:sz w:val="22"/>
        </w:rPr>
        <w:t>extra money</w:t>
      </w:r>
      <w:r w:rsidR="00FE306C" w:rsidRPr="001D19F6">
        <w:rPr>
          <w:rFonts w:ascii="Arial" w:eastAsia="굴림" w:hAnsi="Arial" w:cs="Arial"/>
          <w:sz w:val="22"/>
        </w:rPr>
        <w:t xml:space="preserve"> for living expenses</w:t>
      </w:r>
      <w:r w:rsidR="00FE306C" w:rsidRPr="001D19F6">
        <w:rPr>
          <w:rFonts w:ascii="Arial" w:eastAsia="굴림" w:hAnsi="Arial" w:cs="Arial"/>
          <w:sz w:val="22"/>
        </w:rPr>
        <w:tab/>
      </w:r>
      <w:r w:rsidRPr="001D19F6">
        <w:rPr>
          <w:rFonts w:ascii="Arial" w:eastAsia="굴림" w:hAnsi="Arial" w:cs="Arial"/>
          <w:sz w:val="22"/>
        </w:rPr>
        <w:t>→Go to D610</w:t>
      </w:r>
    </w:p>
    <w:p w14:paraId="13E6ED22" w14:textId="77777777" w:rsidR="00624BD4" w:rsidRPr="001D19F6" w:rsidRDefault="00624BD4"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Society still needs my knowledge/</w:t>
      </w:r>
      <w:r w:rsidR="00FE306C" w:rsidRPr="001D19F6">
        <w:rPr>
          <w:rFonts w:ascii="Arial" w:eastAsia="굴림" w:hAnsi="Arial" w:cs="Arial"/>
          <w:sz w:val="22"/>
        </w:rPr>
        <w:t xml:space="preserve"> </w:t>
      </w:r>
      <w:r w:rsidRPr="001D19F6">
        <w:rPr>
          <w:rFonts w:ascii="Arial" w:eastAsia="굴림" w:hAnsi="Arial" w:cs="Arial"/>
          <w:sz w:val="22"/>
        </w:rPr>
        <w:t xml:space="preserve">expertise </w:t>
      </w:r>
      <w:r w:rsidR="00FE306C" w:rsidRPr="001D19F6">
        <w:rPr>
          <w:rFonts w:ascii="Arial" w:eastAsia="굴림" w:hAnsi="Arial" w:cs="Arial"/>
          <w:sz w:val="22"/>
        </w:rPr>
        <w:tab/>
      </w:r>
      <w:r w:rsidRPr="001D19F6">
        <w:rPr>
          <w:rFonts w:ascii="Arial" w:eastAsia="굴림" w:hAnsi="Arial" w:cs="Arial"/>
          <w:sz w:val="22"/>
        </w:rPr>
        <w:t>→Go to D610</w:t>
      </w:r>
    </w:p>
    <w:p w14:paraId="1D23DF83" w14:textId="77777777" w:rsidR="00624BD4" w:rsidRPr="001D19F6" w:rsidRDefault="00FE306C"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To maintain healthy</w:t>
      </w:r>
      <w:r w:rsidR="00624BD4" w:rsidRPr="001D19F6">
        <w:rPr>
          <w:rFonts w:ascii="Arial" w:eastAsia="굴림" w:hAnsi="Arial" w:cs="Arial"/>
          <w:sz w:val="22"/>
        </w:rPr>
        <w:t xml:space="preserve"> </w:t>
      </w:r>
      <w:r w:rsidRPr="001D19F6">
        <w:rPr>
          <w:rFonts w:ascii="Arial" w:eastAsia="굴림" w:hAnsi="Arial" w:cs="Arial"/>
          <w:sz w:val="22"/>
        </w:rPr>
        <w:t xml:space="preserve">physical and mental </w:t>
      </w:r>
      <w:r w:rsidR="00BD150A" w:rsidRPr="001D19F6">
        <w:rPr>
          <w:rFonts w:ascii="Arial" w:eastAsia="굴림" w:hAnsi="Arial" w:cs="Arial"/>
          <w:sz w:val="22"/>
        </w:rPr>
        <w:t>condition →Go</w:t>
      </w:r>
      <w:r w:rsidR="00624BD4" w:rsidRPr="001D19F6">
        <w:rPr>
          <w:rFonts w:ascii="Arial" w:eastAsia="굴림" w:hAnsi="Arial" w:cs="Arial"/>
          <w:sz w:val="22"/>
        </w:rPr>
        <w:t xml:space="preserve"> to D610</w:t>
      </w:r>
    </w:p>
    <w:p w14:paraId="044253E0" w14:textId="77777777" w:rsidR="00624BD4" w:rsidRPr="001D19F6" w:rsidRDefault="00624BD4"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 xml:space="preserve">Bored at home </w:t>
      </w:r>
      <w:r w:rsidR="00FE306C" w:rsidRPr="001D19F6">
        <w:rPr>
          <w:rFonts w:ascii="Arial" w:eastAsia="굴림" w:hAnsi="Arial" w:cs="Arial"/>
          <w:sz w:val="22"/>
        </w:rPr>
        <w:tab/>
      </w:r>
      <w:r w:rsidR="00FE306C" w:rsidRPr="001D19F6">
        <w:rPr>
          <w:rFonts w:ascii="Arial" w:eastAsia="굴림" w:hAnsi="Arial" w:cs="Arial"/>
          <w:sz w:val="22"/>
        </w:rPr>
        <w:tab/>
      </w:r>
      <w:r w:rsidR="00FE306C" w:rsidRPr="001D19F6">
        <w:rPr>
          <w:rFonts w:ascii="Arial" w:eastAsia="굴림" w:hAnsi="Arial" w:cs="Arial"/>
          <w:sz w:val="22"/>
        </w:rPr>
        <w:tab/>
      </w:r>
      <w:r w:rsidR="00FE306C" w:rsidRPr="001D19F6">
        <w:rPr>
          <w:rFonts w:ascii="Arial" w:eastAsia="굴림" w:hAnsi="Arial" w:cs="Arial"/>
          <w:sz w:val="22"/>
        </w:rPr>
        <w:tab/>
      </w:r>
      <w:r w:rsidR="00FE306C" w:rsidRPr="001D19F6">
        <w:rPr>
          <w:rFonts w:ascii="Arial" w:eastAsia="굴림" w:hAnsi="Arial" w:cs="Arial"/>
          <w:sz w:val="22"/>
        </w:rPr>
        <w:tab/>
      </w:r>
      <w:r w:rsidRPr="001D19F6">
        <w:rPr>
          <w:rFonts w:ascii="Arial" w:eastAsia="굴림" w:hAnsi="Arial" w:cs="Arial"/>
          <w:sz w:val="22"/>
        </w:rPr>
        <w:t>→Go to D610</w:t>
      </w:r>
    </w:p>
    <w:p w14:paraId="7F985D16" w14:textId="77777777" w:rsidR="00624BD4" w:rsidRPr="001D19F6" w:rsidRDefault="00624BD4" w:rsidP="00F14BA4">
      <w:pPr>
        <w:pStyle w:val="a6"/>
        <w:numPr>
          <w:ilvl w:val="0"/>
          <w:numId w:val="700"/>
        </w:numPr>
        <w:wordWrap/>
        <w:spacing w:line="360" w:lineRule="auto"/>
        <w:ind w:leftChars="0"/>
        <w:rPr>
          <w:rFonts w:ascii="Arial" w:eastAsia="굴림" w:hAnsi="Arial" w:cs="Arial"/>
          <w:sz w:val="22"/>
        </w:rPr>
      </w:pPr>
      <w:r w:rsidRPr="001D19F6">
        <w:rPr>
          <w:rFonts w:ascii="Arial" w:eastAsia="굴림" w:hAnsi="Arial" w:cs="Arial"/>
          <w:sz w:val="22"/>
        </w:rPr>
        <w:t>Other</w:t>
      </w:r>
      <w:r w:rsidR="002A40DB" w:rsidRPr="001D19F6">
        <w:rPr>
          <w:rFonts w:ascii="Arial" w:eastAsia="굴림" w:hAnsi="Arial" w:cs="Arial"/>
          <w:sz w:val="22"/>
        </w:rPr>
        <w:t>s</w:t>
      </w:r>
    </w:p>
    <w:p w14:paraId="13381559" w14:textId="77777777" w:rsidR="00624BD4" w:rsidRPr="001D19F6" w:rsidRDefault="00624BD4" w:rsidP="00624BD4">
      <w:pPr>
        <w:wordWrap/>
        <w:spacing w:line="360" w:lineRule="auto"/>
        <w:rPr>
          <w:rFonts w:ascii="Arial" w:eastAsia="굴림" w:hAnsi="Arial" w:cs="Arial"/>
          <w:sz w:val="22"/>
        </w:rPr>
      </w:pPr>
    </w:p>
    <w:p w14:paraId="6997B0A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D609. </w:t>
      </w:r>
      <w:r w:rsidR="002A40DB" w:rsidRPr="001D19F6">
        <w:rPr>
          <w:rFonts w:ascii="Arial" w:eastAsia="굴림" w:hAnsi="Arial" w:cs="Arial"/>
          <w:sz w:val="22"/>
        </w:rPr>
        <w:t>If others, please specify</w:t>
      </w:r>
      <w:r w:rsidRPr="001D19F6">
        <w:rPr>
          <w:rFonts w:ascii="Arial" w:eastAsia="굴림" w:hAnsi="Arial" w:cs="Arial"/>
          <w:sz w:val="22"/>
        </w:rPr>
        <w:t>.</w:t>
      </w:r>
    </w:p>
    <w:p w14:paraId="7B60CEC8" w14:textId="77777777" w:rsidR="008C412F" w:rsidRPr="001D19F6" w:rsidRDefault="008C412F" w:rsidP="008C412F">
      <w:pPr>
        <w:widowControl/>
        <w:wordWrap/>
        <w:autoSpaceDE/>
        <w:spacing w:line="360" w:lineRule="auto"/>
        <w:rPr>
          <w:rFonts w:ascii="Arial" w:eastAsia="돋움" w:hAnsi="Arial" w:cs="Arial"/>
          <w:kern w:val="0"/>
          <w:sz w:val="22"/>
        </w:rPr>
      </w:pPr>
      <w:r w:rsidRPr="001D19F6">
        <w:rPr>
          <w:rFonts w:ascii="Arial" w:eastAsia="굴림" w:hAnsi="Arial" w:cs="Arial"/>
          <w:kern w:val="0"/>
          <w:sz w:val="22"/>
        </w:rPr>
        <w:tab/>
        <w:t>_______________________________</w:t>
      </w:r>
    </w:p>
    <w:p w14:paraId="4BE9BFDF" w14:textId="77777777" w:rsidR="00624BD4" w:rsidRPr="001D19F6" w:rsidRDefault="00624BD4" w:rsidP="00624BD4">
      <w:pPr>
        <w:wordWrap/>
        <w:spacing w:line="360" w:lineRule="auto"/>
        <w:rPr>
          <w:rFonts w:ascii="Arial" w:eastAsia="굴림" w:hAnsi="Arial" w:cs="Arial"/>
          <w:sz w:val="22"/>
        </w:rPr>
      </w:pPr>
    </w:p>
    <w:p w14:paraId="6172B98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D610. If that is the case, what sort of work do you want to have?</w:t>
      </w:r>
    </w:p>
    <w:p w14:paraId="0944895A" w14:textId="55FE1B88" w:rsidR="00624BD4" w:rsidRPr="001D19F6" w:rsidRDefault="00FE306C" w:rsidP="00F14BA4">
      <w:pPr>
        <w:pStyle w:val="a6"/>
        <w:numPr>
          <w:ilvl w:val="0"/>
          <w:numId w:val="701"/>
        </w:numPr>
        <w:wordWrap/>
        <w:spacing w:line="360" w:lineRule="auto"/>
        <w:ind w:leftChars="0"/>
        <w:rPr>
          <w:rFonts w:ascii="Arial" w:eastAsia="굴림" w:hAnsi="Arial" w:cs="Arial"/>
          <w:sz w:val="22"/>
        </w:rPr>
      </w:pPr>
      <w:r w:rsidRPr="001D19F6">
        <w:rPr>
          <w:rFonts w:ascii="Arial" w:eastAsia="굴림" w:hAnsi="Arial" w:cs="Arial"/>
          <w:sz w:val="22"/>
        </w:rPr>
        <w:t>Small job r</w:t>
      </w:r>
      <w:r w:rsidR="00624BD4" w:rsidRPr="001D19F6">
        <w:rPr>
          <w:rFonts w:ascii="Arial" w:eastAsia="굴림" w:hAnsi="Arial" w:cs="Arial"/>
          <w:sz w:val="22"/>
        </w:rPr>
        <w:t xml:space="preserve">egardless of income </w:t>
      </w:r>
      <w:r w:rsidRPr="001D19F6">
        <w:rPr>
          <w:rFonts w:ascii="Arial" w:eastAsia="굴림" w:hAnsi="Arial" w:cs="Arial"/>
          <w:sz w:val="22"/>
        </w:rPr>
        <w:tab/>
      </w:r>
      <w:r w:rsidR="003731B0" w:rsidRPr="001D19F6">
        <w:rPr>
          <w:rFonts w:ascii="Arial" w:eastAsia="굴림" w:hAnsi="Arial" w:cs="Arial"/>
          <w:sz w:val="22"/>
        </w:rPr>
        <w:tab/>
      </w:r>
      <w:del w:id="7665" w:author="swcsmart000" w:date="2024-09-05T17:07:00Z">
        <w:r w:rsidR="00624BD4" w:rsidRPr="005059BB" w:rsidDel="00FA2513">
          <w:rPr>
            <w:rFonts w:ascii="Arial" w:eastAsia="굴림" w:hAnsi="Arial" w:cs="Arial"/>
            <w:color w:val="FF0000"/>
            <w:sz w:val="22"/>
          </w:rPr>
          <w:delText>→Go to D</w:delText>
        </w:r>
        <w:r w:rsidR="005059BB" w:rsidDel="00FA2513">
          <w:rPr>
            <w:rFonts w:ascii="Arial" w:eastAsia="굴림" w:hAnsi="Arial" w:cs="Arial" w:hint="eastAsia"/>
            <w:color w:val="FF0000"/>
            <w:sz w:val="22"/>
          </w:rPr>
          <w:delText>add8f_1</w:delText>
        </w:r>
      </w:del>
    </w:p>
    <w:p w14:paraId="2555E73D" w14:textId="2BF4BB2D" w:rsidR="003731B0" w:rsidRPr="001D19F6" w:rsidRDefault="00624BD4" w:rsidP="00F14BA4">
      <w:pPr>
        <w:pStyle w:val="a6"/>
        <w:numPr>
          <w:ilvl w:val="0"/>
          <w:numId w:val="701"/>
        </w:numPr>
        <w:wordWrap/>
        <w:spacing w:line="360" w:lineRule="auto"/>
        <w:ind w:leftChars="0"/>
        <w:rPr>
          <w:rFonts w:ascii="Arial" w:eastAsia="굴림" w:hAnsi="Arial" w:cs="Arial"/>
          <w:sz w:val="22"/>
        </w:rPr>
      </w:pPr>
      <w:r w:rsidRPr="001D19F6">
        <w:rPr>
          <w:rFonts w:ascii="Arial" w:eastAsia="굴림" w:hAnsi="Arial" w:cs="Arial"/>
          <w:sz w:val="22"/>
        </w:rPr>
        <w:t xml:space="preserve">Part time work </w:t>
      </w:r>
      <w:r w:rsidR="003731B0" w:rsidRPr="001D19F6">
        <w:rPr>
          <w:rFonts w:ascii="Arial" w:eastAsia="굴림" w:hAnsi="Arial" w:cs="Arial"/>
          <w:sz w:val="22"/>
        </w:rPr>
        <w:t xml:space="preserve">for </w:t>
      </w:r>
      <w:r w:rsidRPr="001D19F6">
        <w:rPr>
          <w:rFonts w:ascii="Arial" w:eastAsia="굴림" w:hAnsi="Arial" w:cs="Arial"/>
          <w:sz w:val="22"/>
        </w:rPr>
        <w:t xml:space="preserve">some pocket money </w:t>
      </w:r>
      <w:r w:rsidR="003731B0" w:rsidRPr="001D19F6">
        <w:rPr>
          <w:rFonts w:ascii="Arial" w:eastAsia="굴림" w:hAnsi="Arial" w:cs="Arial"/>
          <w:sz w:val="22"/>
        </w:rPr>
        <w:tab/>
      </w:r>
      <w:del w:id="7666" w:author="swcsmart000" w:date="2024-09-05T17:07:00Z">
        <w:r w:rsidRPr="005059BB" w:rsidDel="00FA2513">
          <w:rPr>
            <w:rFonts w:ascii="Arial" w:eastAsia="굴림" w:hAnsi="Arial" w:cs="Arial"/>
            <w:color w:val="FF0000"/>
            <w:sz w:val="22"/>
          </w:rPr>
          <w:delText>→Go to D</w:delText>
        </w:r>
        <w:r w:rsidR="005059BB" w:rsidDel="00FA2513">
          <w:rPr>
            <w:rFonts w:ascii="Arial" w:eastAsia="굴림" w:hAnsi="Arial" w:cs="Arial" w:hint="eastAsia"/>
            <w:color w:val="FF0000"/>
            <w:sz w:val="22"/>
          </w:rPr>
          <w:delText>add8f_1</w:delText>
        </w:r>
      </w:del>
    </w:p>
    <w:p w14:paraId="6B94C2B5" w14:textId="0DBEE7B8" w:rsidR="00624BD4" w:rsidRPr="001D19F6" w:rsidRDefault="00624BD4" w:rsidP="00F14BA4">
      <w:pPr>
        <w:pStyle w:val="a6"/>
        <w:numPr>
          <w:ilvl w:val="0"/>
          <w:numId w:val="701"/>
        </w:numPr>
        <w:wordWrap/>
        <w:spacing w:line="360" w:lineRule="auto"/>
        <w:ind w:leftChars="0"/>
        <w:rPr>
          <w:rFonts w:ascii="Arial" w:eastAsia="굴림" w:hAnsi="Arial" w:cs="Arial"/>
          <w:sz w:val="22"/>
        </w:rPr>
      </w:pPr>
      <w:r w:rsidRPr="001D19F6">
        <w:rPr>
          <w:rFonts w:ascii="Arial" w:eastAsia="굴림" w:hAnsi="Arial" w:cs="Arial"/>
          <w:sz w:val="22"/>
        </w:rPr>
        <w:t xml:space="preserve">Full time work </w:t>
      </w:r>
      <w:r w:rsidR="003731B0" w:rsidRPr="001D19F6">
        <w:rPr>
          <w:rFonts w:ascii="Arial" w:eastAsia="굴림" w:hAnsi="Arial" w:cs="Arial"/>
          <w:sz w:val="22"/>
        </w:rPr>
        <w:t xml:space="preserve">for living expenses </w:t>
      </w:r>
      <w:r w:rsidR="003731B0" w:rsidRPr="001D19F6">
        <w:rPr>
          <w:rFonts w:ascii="Arial" w:eastAsia="굴림" w:hAnsi="Arial" w:cs="Arial"/>
          <w:sz w:val="22"/>
        </w:rPr>
        <w:tab/>
      </w:r>
      <w:del w:id="7667" w:author="swcsmart000" w:date="2024-09-05T17:07:00Z">
        <w:r w:rsidRPr="005059BB" w:rsidDel="00FA2513">
          <w:rPr>
            <w:rFonts w:ascii="Arial" w:eastAsia="굴림" w:hAnsi="Arial" w:cs="Arial"/>
            <w:color w:val="FF0000"/>
            <w:sz w:val="22"/>
          </w:rPr>
          <w:delText>→Go to D</w:delText>
        </w:r>
        <w:r w:rsidR="005059BB" w:rsidDel="00FA2513">
          <w:rPr>
            <w:rFonts w:ascii="Arial" w:eastAsia="굴림" w:hAnsi="Arial" w:cs="Arial" w:hint="eastAsia"/>
            <w:color w:val="FF0000"/>
            <w:sz w:val="22"/>
          </w:rPr>
          <w:delText>add8f_1</w:delText>
        </w:r>
      </w:del>
    </w:p>
    <w:p w14:paraId="44FE98C2" w14:textId="09085765" w:rsidR="00624BD4" w:rsidRPr="001D19F6" w:rsidRDefault="00624BD4" w:rsidP="00F14BA4">
      <w:pPr>
        <w:pStyle w:val="a6"/>
        <w:numPr>
          <w:ilvl w:val="0"/>
          <w:numId w:val="701"/>
        </w:numPr>
        <w:wordWrap/>
        <w:spacing w:line="360" w:lineRule="auto"/>
        <w:ind w:leftChars="0"/>
        <w:rPr>
          <w:rFonts w:ascii="Arial" w:eastAsia="굴림" w:hAnsi="Arial" w:cs="Arial"/>
          <w:sz w:val="22"/>
        </w:rPr>
      </w:pPr>
      <w:r w:rsidRPr="001D19F6">
        <w:rPr>
          <w:rFonts w:ascii="Arial" w:eastAsia="굴림" w:hAnsi="Arial" w:cs="Arial"/>
          <w:sz w:val="22"/>
        </w:rPr>
        <w:t>Self</w:t>
      </w:r>
      <w:r w:rsidRPr="001D19F6">
        <w:rPr>
          <w:rFonts w:ascii="Cambria Math" w:eastAsia="굴림" w:hAnsi="Cambria Math" w:cs="Cambria Math"/>
          <w:sz w:val="22"/>
        </w:rPr>
        <w:t>‐</w:t>
      </w:r>
      <w:r w:rsidRPr="001D19F6">
        <w:rPr>
          <w:rFonts w:ascii="Arial" w:eastAsia="굴림" w:hAnsi="Arial" w:cs="Arial"/>
          <w:sz w:val="22"/>
        </w:rPr>
        <w:t>employed (business start</w:t>
      </w:r>
      <w:r w:rsidRPr="001D19F6">
        <w:rPr>
          <w:rFonts w:ascii="Cambria Math" w:eastAsia="굴림" w:hAnsi="Cambria Math" w:cs="Cambria Math"/>
          <w:sz w:val="22"/>
        </w:rPr>
        <w:t>‐</w:t>
      </w:r>
      <w:r w:rsidRPr="001D19F6">
        <w:rPr>
          <w:rFonts w:ascii="Arial" w:eastAsia="굴림" w:hAnsi="Arial" w:cs="Arial"/>
          <w:sz w:val="22"/>
        </w:rPr>
        <w:t>up)</w:t>
      </w:r>
      <w:r w:rsidR="003731B0" w:rsidRPr="001D19F6">
        <w:rPr>
          <w:rFonts w:ascii="Arial" w:eastAsia="굴림" w:hAnsi="Arial" w:cs="Arial"/>
          <w:sz w:val="22"/>
        </w:rPr>
        <w:tab/>
      </w:r>
      <w:del w:id="7668" w:author="swcsmart000" w:date="2024-09-05T17:07:00Z">
        <w:r w:rsidRPr="005059BB" w:rsidDel="00FA2513">
          <w:rPr>
            <w:rFonts w:ascii="Arial" w:eastAsia="굴림" w:hAnsi="Arial" w:cs="Arial"/>
            <w:color w:val="FF0000"/>
            <w:sz w:val="22"/>
          </w:rPr>
          <w:delText>→Go to D</w:delText>
        </w:r>
        <w:r w:rsidR="005059BB" w:rsidDel="00FA2513">
          <w:rPr>
            <w:rFonts w:ascii="Arial" w:eastAsia="굴림" w:hAnsi="Arial" w:cs="Arial" w:hint="eastAsia"/>
            <w:color w:val="FF0000"/>
            <w:sz w:val="22"/>
          </w:rPr>
          <w:delText>add8f_1</w:delText>
        </w:r>
      </w:del>
    </w:p>
    <w:p w14:paraId="76371FD1" w14:textId="77777777" w:rsidR="00624BD4" w:rsidRPr="001D19F6" w:rsidRDefault="00624BD4" w:rsidP="00F14BA4">
      <w:pPr>
        <w:pStyle w:val="a6"/>
        <w:numPr>
          <w:ilvl w:val="0"/>
          <w:numId w:val="701"/>
        </w:numPr>
        <w:wordWrap/>
        <w:spacing w:line="360" w:lineRule="auto"/>
        <w:ind w:leftChars="0"/>
        <w:rPr>
          <w:rFonts w:ascii="Arial" w:eastAsia="굴림" w:hAnsi="Arial" w:cs="Arial"/>
          <w:sz w:val="22"/>
        </w:rPr>
      </w:pPr>
      <w:r w:rsidRPr="001D19F6">
        <w:rPr>
          <w:rFonts w:ascii="Arial" w:eastAsia="굴림" w:hAnsi="Arial" w:cs="Arial"/>
          <w:sz w:val="22"/>
        </w:rPr>
        <w:t>Other</w:t>
      </w:r>
      <w:r w:rsidR="002A40DB" w:rsidRPr="001D19F6">
        <w:rPr>
          <w:rFonts w:ascii="Arial" w:eastAsia="굴림" w:hAnsi="Arial" w:cs="Arial"/>
          <w:sz w:val="22"/>
        </w:rPr>
        <w:t>s</w:t>
      </w:r>
    </w:p>
    <w:p w14:paraId="3BCC90DC" w14:textId="77777777" w:rsidR="00624BD4" w:rsidRPr="001D19F6" w:rsidRDefault="00624BD4" w:rsidP="00624BD4">
      <w:pPr>
        <w:wordWrap/>
        <w:spacing w:line="360" w:lineRule="auto"/>
        <w:rPr>
          <w:rFonts w:ascii="Arial" w:eastAsia="굴림" w:hAnsi="Arial" w:cs="Arial"/>
          <w:sz w:val="22"/>
        </w:rPr>
      </w:pPr>
    </w:p>
    <w:p w14:paraId="31DE0C2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D611. </w:t>
      </w:r>
      <w:r w:rsidR="002A40DB" w:rsidRPr="001D19F6">
        <w:rPr>
          <w:rFonts w:ascii="Arial" w:eastAsia="굴림" w:hAnsi="Arial" w:cs="Arial"/>
          <w:sz w:val="22"/>
        </w:rPr>
        <w:t>If others, please specify</w:t>
      </w:r>
      <w:r w:rsidRPr="001D19F6">
        <w:rPr>
          <w:rFonts w:ascii="Arial" w:eastAsia="굴림" w:hAnsi="Arial" w:cs="Arial"/>
          <w:sz w:val="22"/>
        </w:rPr>
        <w:t>.</w:t>
      </w:r>
    </w:p>
    <w:p w14:paraId="2E862CC2" w14:textId="77777777" w:rsidR="00D00A41" w:rsidRDefault="008C412F" w:rsidP="0092474D">
      <w:pPr>
        <w:widowControl/>
        <w:wordWrap/>
        <w:autoSpaceDE/>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6C6FE577" w14:textId="77777777" w:rsidR="0092474D" w:rsidRPr="0092474D" w:rsidRDefault="0092474D" w:rsidP="0092474D">
      <w:pPr>
        <w:widowControl/>
        <w:wordWrap/>
        <w:autoSpaceDE/>
        <w:spacing w:line="360" w:lineRule="auto"/>
        <w:rPr>
          <w:rFonts w:ascii="Arial" w:eastAsia="돋움" w:hAnsi="Arial" w:cs="Arial"/>
          <w:kern w:val="0"/>
          <w:sz w:val="22"/>
        </w:rPr>
      </w:pPr>
    </w:p>
    <w:p w14:paraId="1BC30204" w14:textId="461DC3ED" w:rsidR="000D383E" w:rsidRPr="001D19F6" w:rsidRDefault="000D383E" w:rsidP="000D383E">
      <w:pPr>
        <w:wordWrap/>
        <w:adjustRightInd w:val="0"/>
        <w:spacing w:line="360" w:lineRule="auto"/>
        <w:rPr>
          <w:rFonts w:ascii="Arial" w:eastAsia="굴림" w:hAnsi="Arial" w:cs="Arial"/>
          <w:sz w:val="22"/>
        </w:rPr>
      </w:pPr>
      <w:r w:rsidRPr="001D19F6">
        <w:rPr>
          <w:rFonts w:ascii="Arial" w:eastAsia="굴림" w:hAnsi="Arial" w:cs="Arial"/>
          <w:sz w:val="22"/>
        </w:rPr>
        <w:t>D</w:t>
      </w:r>
      <w:r w:rsidR="009241D8" w:rsidRPr="001D19F6">
        <w:rPr>
          <w:rFonts w:ascii="Arial" w:eastAsia="굴림" w:hAnsi="Arial" w:cs="Arial"/>
          <w:sz w:val="22"/>
        </w:rPr>
        <w:t>611_</w:t>
      </w:r>
      <w:r w:rsidRPr="001D19F6">
        <w:rPr>
          <w:rFonts w:ascii="Arial" w:eastAsia="굴림" w:hAnsi="Arial" w:cs="Arial"/>
          <w:sz w:val="22"/>
        </w:rPr>
        <w:t>1. Ha</w:t>
      </w:r>
      <w:r w:rsidR="00F908EB" w:rsidRPr="001D19F6">
        <w:rPr>
          <w:rFonts w:ascii="Arial" w:eastAsia="굴림" w:hAnsi="Arial" w:cs="Arial"/>
          <w:sz w:val="22"/>
        </w:rPr>
        <w:t>ve you ever attended any employ</w:t>
      </w:r>
      <w:r w:rsidRPr="001D19F6">
        <w:rPr>
          <w:rFonts w:ascii="Arial" w:eastAsia="굴림" w:hAnsi="Arial" w:cs="Arial"/>
          <w:sz w:val="22"/>
        </w:rPr>
        <w:t>ment programs sponsored by the government or community last year (</w:t>
      </w:r>
      <w:del w:id="7669" w:author="Keis" w:date="2024-09-06T10:18:00Z">
        <w:r w:rsidR="005059BB" w:rsidDel="009F27DD">
          <w:rPr>
            <w:rFonts w:ascii="Arial" w:eastAsia="굴림" w:hAnsi="Arial" w:cs="Arial" w:hint="eastAsia"/>
            <w:color w:val="FF0000"/>
            <w:sz w:val="22"/>
          </w:rPr>
          <w:delText>2019</w:delText>
        </w:r>
      </w:del>
      <w:ins w:id="7670"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xml:space="preserve">)? </w:t>
      </w:r>
    </w:p>
    <w:p w14:paraId="233109A1" w14:textId="3F73D16D" w:rsidR="000D383E" w:rsidRPr="001D19F6" w:rsidRDefault="000D383E" w:rsidP="00D12299">
      <w:pPr>
        <w:pStyle w:val="a6"/>
        <w:numPr>
          <w:ilvl w:val="0"/>
          <w:numId w:val="127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ins w:id="7671" w:author="swcsmart000" w:date="2024-09-05T17:08:00Z">
        <w:r w:rsidR="00FA2513" w:rsidRPr="00FA2513">
          <w:rPr>
            <w:rFonts w:ascii="Arial" w:eastAsia="굴림" w:hAnsi="Arial" w:cs="Arial" w:hint="eastAsia"/>
            <w:color w:val="00B050"/>
            <w:sz w:val="22"/>
            <w:rPrChange w:id="7672" w:author="swcsmart000" w:date="2024-09-05T17:08:00Z">
              <w:rPr>
                <w:rFonts w:ascii="Arial" w:eastAsia="굴림" w:hAnsi="Arial" w:cs="Arial" w:hint="eastAsia"/>
                <w:color w:val="FF0000"/>
                <w:sz w:val="22"/>
              </w:rPr>
            </w:rPrChange>
          </w:rPr>
          <w:t>→</w:t>
        </w:r>
        <w:r w:rsidR="00FA2513" w:rsidRPr="00FA2513">
          <w:rPr>
            <w:rFonts w:ascii="Arial" w:eastAsia="굴림" w:hAnsi="Arial" w:cs="Arial"/>
            <w:color w:val="00B050"/>
            <w:sz w:val="22"/>
            <w:rPrChange w:id="7673" w:author="swcsmart000" w:date="2024-09-05T17:08:00Z">
              <w:rPr>
                <w:rFonts w:ascii="Arial" w:eastAsia="굴림" w:hAnsi="Arial" w:cs="Arial"/>
                <w:color w:val="FF0000"/>
                <w:sz w:val="22"/>
              </w:rPr>
            </w:rPrChange>
          </w:rPr>
          <w:t>Go to Dadd9_1</w:t>
        </w:r>
      </w:ins>
      <w:del w:id="7674" w:author="swcsmart000" w:date="2024-09-05T17:08:00Z">
        <w:r w:rsidRPr="001D19F6" w:rsidDel="00FA2513">
          <w:rPr>
            <w:rFonts w:ascii="Arial" w:eastAsia="굴림" w:hAnsi="Arial" w:cs="Arial"/>
            <w:sz w:val="22"/>
          </w:rPr>
          <w:delText>→Go to D612</w:delText>
        </w:r>
      </w:del>
    </w:p>
    <w:p w14:paraId="2B4B257B" w14:textId="77777777" w:rsidR="000D383E" w:rsidRPr="001D19F6" w:rsidRDefault="000D383E" w:rsidP="000D383E">
      <w:pPr>
        <w:wordWrap/>
        <w:adjustRightInd w:val="0"/>
        <w:spacing w:line="360" w:lineRule="auto"/>
        <w:rPr>
          <w:rFonts w:ascii="Arial" w:eastAsia="굴림" w:hAnsi="Arial" w:cs="Arial"/>
          <w:sz w:val="22"/>
        </w:rPr>
      </w:pPr>
    </w:p>
    <w:p w14:paraId="7CE997CD" w14:textId="77777777" w:rsidR="000D383E" w:rsidRPr="001D19F6" w:rsidRDefault="000D383E" w:rsidP="000D383E">
      <w:pPr>
        <w:wordWrap/>
        <w:adjustRightInd w:val="0"/>
        <w:spacing w:line="360" w:lineRule="auto"/>
        <w:rPr>
          <w:rFonts w:ascii="Arial" w:eastAsia="굴림" w:hAnsi="Arial" w:cs="Arial"/>
          <w:sz w:val="22"/>
        </w:rPr>
      </w:pPr>
      <w:r w:rsidRPr="001D19F6">
        <w:rPr>
          <w:rFonts w:ascii="Arial" w:eastAsia="굴림" w:hAnsi="Arial" w:cs="Arial"/>
          <w:sz w:val="22"/>
        </w:rPr>
        <w:t>D</w:t>
      </w:r>
      <w:r w:rsidR="009241D8" w:rsidRPr="001D19F6">
        <w:rPr>
          <w:rFonts w:ascii="Arial" w:eastAsia="굴림" w:hAnsi="Arial" w:cs="Arial"/>
          <w:sz w:val="22"/>
        </w:rPr>
        <w:t>611_</w:t>
      </w:r>
      <w:r w:rsidRPr="001D19F6">
        <w:rPr>
          <w:rFonts w:ascii="Arial" w:eastAsia="굴림" w:hAnsi="Arial" w:cs="Arial"/>
          <w:sz w:val="22"/>
        </w:rPr>
        <w:t xml:space="preserve">2. Among the </w:t>
      </w:r>
      <w:r w:rsidR="00BD150A" w:rsidRPr="001D19F6">
        <w:rPr>
          <w:rFonts w:ascii="Arial" w:eastAsia="굴림" w:hAnsi="Arial" w:cs="Arial"/>
          <w:sz w:val="22"/>
        </w:rPr>
        <w:t>employment</w:t>
      </w:r>
      <w:r w:rsidRPr="001D19F6">
        <w:rPr>
          <w:rFonts w:ascii="Arial" w:eastAsia="굴림" w:hAnsi="Arial" w:cs="Arial"/>
          <w:sz w:val="22"/>
        </w:rPr>
        <w:t xml:space="preserve"> programs you have attended last year, what is the most recent one? </w:t>
      </w:r>
    </w:p>
    <w:p w14:paraId="2871958D" w14:textId="5F339FEC" w:rsidR="000D383E" w:rsidRPr="001D19F6" w:rsidRDefault="000D383E" w:rsidP="00D12299">
      <w:pPr>
        <w:pStyle w:val="a6"/>
        <w:numPr>
          <w:ilvl w:val="0"/>
          <w:numId w:val="1271"/>
        </w:numPr>
        <w:wordWrap/>
        <w:adjustRightInd w:val="0"/>
        <w:spacing w:line="360" w:lineRule="auto"/>
        <w:ind w:leftChars="0"/>
        <w:rPr>
          <w:rFonts w:ascii="Arial" w:eastAsia="굴림" w:hAnsi="Arial" w:cs="Arial"/>
          <w:sz w:val="22"/>
        </w:rPr>
      </w:pPr>
      <w:r w:rsidRPr="001D19F6">
        <w:rPr>
          <w:rFonts w:ascii="Arial" w:eastAsia="굴림" w:hAnsi="Arial" w:cs="Arial"/>
          <w:sz w:val="22"/>
        </w:rPr>
        <w:t>Elderly employment program</w:t>
      </w:r>
      <w:r w:rsidRPr="001D19F6">
        <w:rPr>
          <w:rFonts w:ascii="Arial" w:eastAsia="굴림" w:hAnsi="Arial" w:cs="Arial"/>
          <w:sz w:val="22"/>
        </w:rPr>
        <w:tab/>
      </w:r>
      <w:r w:rsidRPr="001D19F6">
        <w:rPr>
          <w:rFonts w:ascii="Arial" w:eastAsia="굴림" w:hAnsi="Arial" w:cs="Arial"/>
          <w:sz w:val="22"/>
        </w:rPr>
        <w:tab/>
      </w:r>
      <w:ins w:id="7675" w:author="swcsmart000" w:date="2024-09-05T17:08:00Z">
        <w:r w:rsidR="00FA2513" w:rsidRPr="00FA2513">
          <w:rPr>
            <w:rFonts w:ascii="Arial" w:eastAsia="굴림" w:hAnsi="Arial" w:cs="Arial" w:hint="eastAsia"/>
            <w:color w:val="00B050"/>
            <w:sz w:val="22"/>
            <w:rPrChange w:id="7676" w:author="swcsmart000" w:date="2024-09-05T17:08:00Z">
              <w:rPr>
                <w:rFonts w:ascii="Arial" w:eastAsia="굴림" w:hAnsi="Arial" w:cs="Arial" w:hint="eastAsia"/>
                <w:color w:val="FF0000"/>
                <w:sz w:val="22"/>
              </w:rPr>
            </w:rPrChange>
          </w:rPr>
          <w:t>→</w:t>
        </w:r>
        <w:r w:rsidR="00FA2513" w:rsidRPr="00FA2513">
          <w:rPr>
            <w:rFonts w:ascii="Arial" w:eastAsia="굴림" w:hAnsi="Arial" w:cs="Arial"/>
            <w:color w:val="00B050"/>
            <w:sz w:val="22"/>
            <w:rPrChange w:id="7677" w:author="swcsmart000" w:date="2024-09-05T17:08:00Z">
              <w:rPr>
                <w:rFonts w:ascii="Arial" w:eastAsia="굴림" w:hAnsi="Arial" w:cs="Arial"/>
                <w:color w:val="FF0000"/>
                <w:sz w:val="22"/>
              </w:rPr>
            </w:rPrChange>
          </w:rPr>
          <w:t>Go to Dadd9_1</w:t>
        </w:r>
      </w:ins>
      <w:del w:id="7678" w:author="swcsmart000" w:date="2024-09-05T17:08:00Z">
        <w:r w:rsidRPr="005059BB" w:rsidDel="00FA2513">
          <w:rPr>
            <w:rFonts w:ascii="Arial" w:eastAsia="굴림" w:hAnsi="Arial" w:cs="Arial"/>
            <w:color w:val="FF0000"/>
            <w:sz w:val="22"/>
          </w:rPr>
          <w:delText xml:space="preserve">→Go to </w:delText>
        </w:r>
      </w:del>
      <w:del w:id="7679" w:author="swcsmart000" w:date="2024-09-05T17:07:00Z">
        <w:r w:rsidRPr="005059BB" w:rsidDel="00FA2513">
          <w:rPr>
            <w:rFonts w:ascii="Arial" w:eastAsia="굴림" w:hAnsi="Arial" w:cs="Arial"/>
            <w:color w:val="FF0000"/>
            <w:sz w:val="22"/>
          </w:rPr>
          <w:delText>D</w:delText>
        </w:r>
        <w:r w:rsidR="005059BB" w:rsidDel="00FA2513">
          <w:rPr>
            <w:rFonts w:ascii="Arial" w:eastAsia="굴림" w:hAnsi="Arial" w:cs="Arial" w:hint="eastAsia"/>
            <w:color w:val="FF0000"/>
            <w:sz w:val="22"/>
          </w:rPr>
          <w:delText>add8f</w:delText>
        </w:r>
      </w:del>
      <w:del w:id="7680" w:author="swcsmart000" w:date="2024-09-05T17:08:00Z">
        <w:r w:rsidR="005059BB" w:rsidDel="00FA2513">
          <w:rPr>
            <w:rFonts w:ascii="Arial" w:eastAsia="굴림" w:hAnsi="Arial" w:cs="Arial" w:hint="eastAsia"/>
            <w:color w:val="FF0000"/>
            <w:sz w:val="22"/>
          </w:rPr>
          <w:delText>_1</w:delText>
        </w:r>
      </w:del>
    </w:p>
    <w:p w14:paraId="2883024A" w14:textId="22879662" w:rsidR="000D383E" w:rsidRPr="001D19F6" w:rsidRDefault="000D383E" w:rsidP="00D12299">
      <w:pPr>
        <w:pStyle w:val="a6"/>
        <w:numPr>
          <w:ilvl w:val="0"/>
          <w:numId w:val="1271"/>
        </w:numPr>
        <w:wordWrap/>
        <w:adjustRightInd w:val="0"/>
        <w:spacing w:line="360" w:lineRule="auto"/>
        <w:ind w:leftChars="0"/>
        <w:rPr>
          <w:rFonts w:ascii="Arial" w:eastAsia="굴림" w:hAnsi="Arial" w:cs="Arial"/>
          <w:sz w:val="22"/>
        </w:rPr>
      </w:pPr>
      <w:r w:rsidRPr="001D19F6">
        <w:rPr>
          <w:rFonts w:ascii="Arial" w:eastAsia="굴림" w:hAnsi="Arial" w:cs="Arial"/>
          <w:sz w:val="22"/>
        </w:rPr>
        <w:t>Public work employment program</w:t>
      </w:r>
      <w:r w:rsidRPr="001D19F6">
        <w:rPr>
          <w:rFonts w:ascii="Arial" w:eastAsia="굴림" w:hAnsi="Arial" w:cs="Arial"/>
          <w:sz w:val="22"/>
        </w:rPr>
        <w:tab/>
      </w:r>
      <w:ins w:id="7681" w:author="swcsmart000" w:date="2024-09-05T17:08:00Z">
        <w:r w:rsidR="00FA2513" w:rsidRPr="00FA2513">
          <w:rPr>
            <w:rFonts w:ascii="Arial" w:eastAsia="굴림" w:hAnsi="Arial" w:cs="Arial" w:hint="eastAsia"/>
            <w:color w:val="00B050"/>
            <w:sz w:val="22"/>
            <w:rPrChange w:id="7682" w:author="swcsmart000" w:date="2024-09-05T17:08:00Z">
              <w:rPr>
                <w:rFonts w:ascii="Arial" w:eastAsia="굴림" w:hAnsi="Arial" w:cs="Arial" w:hint="eastAsia"/>
                <w:color w:val="FF0000"/>
                <w:sz w:val="22"/>
              </w:rPr>
            </w:rPrChange>
          </w:rPr>
          <w:t>→</w:t>
        </w:r>
        <w:r w:rsidR="00FA2513" w:rsidRPr="00FA2513">
          <w:rPr>
            <w:rFonts w:ascii="Arial" w:eastAsia="굴림" w:hAnsi="Arial" w:cs="Arial"/>
            <w:color w:val="00B050"/>
            <w:sz w:val="22"/>
            <w:rPrChange w:id="7683" w:author="swcsmart000" w:date="2024-09-05T17:08:00Z">
              <w:rPr>
                <w:rFonts w:ascii="Arial" w:eastAsia="굴림" w:hAnsi="Arial" w:cs="Arial"/>
                <w:color w:val="FF0000"/>
                <w:sz w:val="22"/>
              </w:rPr>
            </w:rPrChange>
          </w:rPr>
          <w:t>Go to Dadd9_1</w:t>
        </w:r>
      </w:ins>
      <w:del w:id="7684" w:author="swcsmart000" w:date="2024-09-05T17:08:00Z">
        <w:r w:rsidRPr="005059BB" w:rsidDel="00FA2513">
          <w:rPr>
            <w:rFonts w:ascii="Arial" w:eastAsia="굴림" w:hAnsi="Arial" w:cs="Arial"/>
            <w:color w:val="FF0000"/>
            <w:sz w:val="22"/>
          </w:rPr>
          <w:delText>→Go to D</w:delText>
        </w:r>
        <w:r w:rsidR="005059BB" w:rsidDel="00FA2513">
          <w:rPr>
            <w:rFonts w:ascii="Arial" w:eastAsia="굴림" w:hAnsi="Arial" w:cs="Arial" w:hint="eastAsia"/>
            <w:color w:val="FF0000"/>
            <w:sz w:val="22"/>
          </w:rPr>
          <w:delText>add8f_1</w:delText>
        </w:r>
      </w:del>
    </w:p>
    <w:p w14:paraId="44FB8FF9" w14:textId="46A0FFCC" w:rsidR="000D383E" w:rsidRPr="00FA2513" w:rsidRDefault="000D383E" w:rsidP="00D12299">
      <w:pPr>
        <w:pStyle w:val="a6"/>
        <w:numPr>
          <w:ilvl w:val="0"/>
          <w:numId w:val="1271"/>
        </w:numPr>
        <w:wordWrap/>
        <w:adjustRightInd w:val="0"/>
        <w:spacing w:line="360" w:lineRule="auto"/>
        <w:ind w:leftChars="0"/>
        <w:rPr>
          <w:rFonts w:ascii="Arial" w:eastAsia="굴림" w:hAnsi="Arial" w:cs="Arial"/>
          <w:color w:val="00B050"/>
          <w:sz w:val="22"/>
          <w:rPrChange w:id="7685" w:author="swcsmart000" w:date="2024-09-05T17:08:00Z">
            <w:rPr>
              <w:rFonts w:ascii="Arial" w:eastAsia="굴림" w:hAnsi="Arial" w:cs="Arial"/>
              <w:sz w:val="22"/>
            </w:rPr>
          </w:rPrChange>
        </w:rPr>
      </w:pPr>
      <w:r w:rsidRPr="001D19F6">
        <w:rPr>
          <w:rFonts w:ascii="Arial" w:eastAsia="굴림" w:hAnsi="Arial" w:cs="Arial"/>
          <w:sz w:val="22"/>
        </w:rPr>
        <w:t>Community employment program</w:t>
      </w:r>
      <w:r w:rsidRPr="001D19F6">
        <w:rPr>
          <w:rFonts w:ascii="Arial" w:eastAsia="굴림" w:hAnsi="Arial" w:cs="Arial"/>
          <w:sz w:val="22"/>
        </w:rPr>
        <w:tab/>
      </w:r>
      <w:ins w:id="7686" w:author="swcsmart000" w:date="2024-09-05T17:08:00Z">
        <w:r w:rsidR="00FA2513" w:rsidRPr="00FA2513">
          <w:rPr>
            <w:rFonts w:ascii="Arial" w:eastAsia="굴림" w:hAnsi="Arial" w:cs="Arial" w:hint="eastAsia"/>
            <w:color w:val="00B050"/>
            <w:sz w:val="22"/>
            <w:rPrChange w:id="7687" w:author="swcsmart000" w:date="2024-09-05T17:08:00Z">
              <w:rPr>
                <w:rFonts w:ascii="Arial" w:eastAsia="굴림" w:hAnsi="Arial" w:cs="Arial" w:hint="eastAsia"/>
                <w:color w:val="FF0000"/>
                <w:sz w:val="22"/>
              </w:rPr>
            </w:rPrChange>
          </w:rPr>
          <w:t>→</w:t>
        </w:r>
        <w:r w:rsidR="00FA2513" w:rsidRPr="00FA2513">
          <w:rPr>
            <w:rFonts w:ascii="Arial" w:eastAsia="굴림" w:hAnsi="Arial" w:cs="Arial"/>
            <w:color w:val="00B050"/>
            <w:sz w:val="22"/>
            <w:rPrChange w:id="7688" w:author="swcsmart000" w:date="2024-09-05T17:08:00Z">
              <w:rPr>
                <w:rFonts w:ascii="Arial" w:eastAsia="굴림" w:hAnsi="Arial" w:cs="Arial"/>
                <w:color w:val="FF0000"/>
                <w:sz w:val="22"/>
              </w:rPr>
            </w:rPrChange>
          </w:rPr>
          <w:t>Go to Dadd9_1</w:t>
        </w:r>
      </w:ins>
      <w:del w:id="7689" w:author="swcsmart000" w:date="2024-09-05T17:08:00Z">
        <w:r w:rsidRPr="00FA2513" w:rsidDel="00FA2513">
          <w:rPr>
            <w:rFonts w:ascii="Arial" w:eastAsia="굴림" w:hAnsi="Arial" w:cs="Arial" w:hint="eastAsia"/>
            <w:color w:val="00B050"/>
            <w:sz w:val="22"/>
            <w:rPrChange w:id="7690" w:author="swcsmart000" w:date="2024-09-05T17:08:00Z">
              <w:rPr>
                <w:rFonts w:ascii="Arial" w:eastAsia="굴림" w:hAnsi="Arial" w:cs="Arial" w:hint="eastAsia"/>
                <w:color w:val="FF0000"/>
                <w:sz w:val="22"/>
              </w:rPr>
            </w:rPrChange>
          </w:rPr>
          <w:delText>→</w:delText>
        </w:r>
        <w:r w:rsidRPr="00FA2513" w:rsidDel="00FA2513">
          <w:rPr>
            <w:rFonts w:ascii="Arial" w:eastAsia="굴림" w:hAnsi="Arial" w:cs="Arial"/>
            <w:color w:val="00B050"/>
            <w:sz w:val="22"/>
            <w:rPrChange w:id="7691" w:author="swcsmart000" w:date="2024-09-05T17:08:00Z">
              <w:rPr>
                <w:rFonts w:ascii="Arial" w:eastAsia="굴림" w:hAnsi="Arial" w:cs="Arial"/>
                <w:color w:val="FF0000"/>
                <w:sz w:val="22"/>
              </w:rPr>
            </w:rPrChange>
          </w:rPr>
          <w:delText>Go to D</w:delText>
        </w:r>
        <w:r w:rsidR="005059BB" w:rsidRPr="00FA2513" w:rsidDel="00FA2513">
          <w:rPr>
            <w:rFonts w:ascii="Arial" w:eastAsia="굴림" w:hAnsi="Arial" w:cs="Arial"/>
            <w:color w:val="00B050"/>
            <w:sz w:val="22"/>
            <w:rPrChange w:id="7692" w:author="swcsmart000" w:date="2024-09-05T17:08:00Z">
              <w:rPr>
                <w:rFonts w:ascii="Arial" w:eastAsia="굴림" w:hAnsi="Arial" w:cs="Arial"/>
                <w:color w:val="FF0000"/>
                <w:sz w:val="22"/>
              </w:rPr>
            </w:rPrChange>
          </w:rPr>
          <w:delText>add8f_1</w:delText>
        </w:r>
      </w:del>
    </w:p>
    <w:p w14:paraId="01CF1B0D" w14:textId="77777777" w:rsidR="000D383E" w:rsidRPr="001D19F6" w:rsidRDefault="000D383E" w:rsidP="00D12299">
      <w:pPr>
        <w:pStyle w:val="a6"/>
        <w:numPr>
          <w:ilvl w:val="0"/>
          <w:numId w:val="1271"/>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Others </w:t>
      </w:r>
    </w:p>
    <w:p w14:paraId="014D822A" w14:textId="77777777" w:rsidR="000D383E" w:rsidRPr="001D19F6" w:rsidRDefault="000D383E" w:rsidP="000D383E">
      <w:pPr>
        <w:wordWrap/>
        <w:adjustRightInd w:val="0"/>
        <w:spacing w:line="360" w:lineRule="auto"/>
        <w:rPr>
          <w:rFonts w:ascii="Arial" w:eastAsia="굴림" w:hAnsi="Arial" w:cs="Arial"/>
          <w:sz w:val="22"/>
        </w:rPr>
      </w:pPr>
    </w:p>
    <w:p w14:paraId="158740D5" w14:textId="77777777" w:rsidR="000D383E" w:rsidRPr="001D19F6" w:rsidRDefault="000D383E" w:rsidP="000D383E">
      <w:pPr>
        <w:wordWrap/>
        <w:adjustRightInd w:val="0"/>
        <w:spacing w:line="360" w:lineRule="auto"/>
        <w:rPr>
          <w:rFonts w:ascii="Arial" w:eastAsia="굴림" w:hAnsi="Arial" w:cs="Arial"/>
          <w:sz w:val="22"/>
        </w:rPr>
      </w:pPr>
      <w:r w:rsidRPr="001D19F6">
        <w:rPr>
          <w:rFonts w:ascii="Arial" w:eastAsia="굴림" w:hAnsi="Arial" w:cs="Arial"/>
          <w:sz w:val="22"/>
        </w:rPr>
        <w:t>D</w:t>
      </w:r>
      <w:r w:rsidR="009241D8" w:rsidRPr="001D19F6">
        <w:rPr>
          <w:rFonts w:ascii="Arial" w:eastAsia="굴림" w:hAnsi="Arial" w:cs="Arial"/>
          <w:sz w:val="22"/>
        </w:rPr>
        <w:t>611_</w:t>
      </w:r>
      <w:r w:rsidRPr="001D19F6">
        <w:rPr>
          <w:rFonts w:ascii="Arial" w:eastAsia="굴림" w:hAnsi="Arial" w:cs="Arial"/>
          <w:sz w:val="22"/>
        </w:rPr>
        <w:t>3. If others, please specify.</w:t>
      </w:r>
    </w:p>
    <w:p w14:paraId="00CEDF01" w14:textId="77777777" w:rsidR="000D383E" w:rsidRPr="001D19F6" w:rsidRDefault="000D383E" w:rsidP="000D383E">
      <w:pPr>
        <w:wordWrap/>
        <w:adjustRightInd w:val="0"/>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1B4DCF7C" w14:textId="5448000B" w:rsidR="000D383E" w:rsidRDefault="000D383E" w:rsidP="00624BD4">
      <w:pPr>
        <w:wordWrap/>
        <w:spacing w:line="360" w:lineRule="auto"/>
        <w:rPr>
          <w:ins w:id="7693" w:author="swcsmart000" w:date="2024-09-05T17:04:00Z"/>
          <w:rFonts w:ascii="Arial" w:eastAsia="굴림" w:hAnsi="Arial" w:cs="Arial"/>
          <w:sz w:val="22"/>
          <w:u w:val="single"/>
        </w:rPr>
      </w:pPr>
    </w:p>
    <w:p w14:paraId="6C516C37" w14:textId="4AC1C62A" w:rsidR="009F1378" w:rsidRPr="009F1378" w:rsidRDefault="009F1378" w:rsidP="009F1378">
      <w:pPr>
        <w:numPr>
          <w:ilvl w:val="0"/>
          <w:numId w:val="1323"/>
        </w:numPr>
        <w:spacing w:line="384" w:lineRule="auto"/>
        <w:textAlignment w:val="baseline"/>
        <w:rPr>
          <w:ins w:id="7694" w:author="swcsmart000" w:date="2024-09-05T17:04:00Z"/>
          <w:rFonts w:ascii="Arial" w:eastAsia="굴림" w:hAnsi="Arial" w:cs="Arial"/>
          <w:b/>
          <w:bCs/>
          <w:color w:val="00B050"/>
          <w:kern w:val="0"/>
          <w:sz w:val="22"/>
          <w:rPrChange w:id="7695" w:author="swcsmart000" w:date="2024-09-05T17:04:00Z">
            <w:rPr>
              <w:ins w:id="7696" w:author="swcsmart000" w:date="2024-09-05T17:04:00Z"/>
              <w:rFonts w:ascii="Arial" w:eastAsia="굴림체" w:hAnsi="Arial" w:cs="Arial"/>
              <w:b/>
              <w:bCs/>
              <w:color w:val="FF0000"/>
              <w:kern w:val="0"/>
              <w:sz w:val="22"/>
            </w:rPr>
          </w:rPrChange>
        </w:rPr>
      </w:pPr>
      <w:ins w:id="7697" w:author="swcsmart000" w:date="2024-09-05T17:04:00Z">
        <w:r w:rsidRPr="009F1378">
          <w:rPr>
            <w:rFonts w:ascii="Arial" w:eastAsia="굴림체" w:hAnsi="Arial" w:cs="Arial"/>
            <w:b/>
            <w:bCs/>
            <w:color w:val="00B050"/>
            <w:kern w:val="0"/>
            <w:sz w:val="22"/>
            <w:rPrChange w:id="7698" w:author="swcsmart000" w:date="2024-09-05T17:04:00Z">
              <w:rPr>
                <w:rFonts w:ascii="Arial" w:eastAsia="굴림체" w:hAnsi="Arial" w:cs="Arial"/>
                <w:b/>
                <w:bCs/>
                <w:color w:val="FF0000"/>
                <w:kern w:val="0"/>
                <w:sz w:val="22"/>
              </w:rPr>
            </w:rPrChange>
          </w:rPr>
          <w:t>Social Contribution Activities</w:t>
        </w:r>
      </w:ins>
    </w:p>
    <w:p w14:paraId="06DC03F7" w14:textId="4190D1E1" w:rsidR="009F1378" w:rsidRDefault="009F1378" w:rsidP="009F1378">
      <w:pPr>
        <w:spacing w:line="384" w:lineRule="auto"/>
        <w:textAlignment w:val="baseline"/>
        <w:rPr>
          <w:ins w:id="7699" w:author="swcsmart000" w:date="2024-09-05T17:04:00Z"/>
          <w:rFonts w:ascii="Arial" w:eastAsia="굴림체" w:hAnsi="Arial" w:cs="Arial"/>
          <w:b/>
          <w:bCs/>
          <w:color w:val="FF0000"/>
          <w:kern w:val="0"/>
          <w:sz w:val="22"/>
        </w:rPr>
      </w:pPr>
    </w:p>
    <w:p w14:paraId="7255C9F0" w14:textId="77777777" w:rsidR="009F1378" w:rsidRPr="009F1378" w:rsidRDefault="009F1378">
      <w:pPr>
        <w:wordWrap/>
        <w:adjustRightInd w:val="0"/>
        <w:spacing w:line="360" w:lineRule="auto"/>
        <w:rPr>
          <w:ins w:id="7700" w:author="swcsmart000" w:date="2024-09-05T17:05:00Z"/>
          <w:rFonts w:ascii="Arial" w:hAnsi="Arial" w:cs="Arial"/>
          <w:color w:val="00B050"/>
          <w:sz w:val="22"/>
          <w:rPrChange w:id="7701" w:author="swcsmart000" w:date="2024-09-05T17:06:00Z">
            <w:rPr>
              <w:ins w:id="7702" w:author="swcsmart000" w:date="2024-09-05T17:05:00Z"/>
              <w:rFonts w:ascii="함초롬바탕"/>
            </w:rPr>
          </w:rPrChange>
        </w:rPr>
        <w:pPrChange w:id="7703" w:author="swcsmart000" w:date="2024-09-05T17:05:00Z">
          <w:pPr>
            <w:pStyle w:val="a4"/>
          </w:pPr>
        </w:pPrChange>
      </w:pPr>
      <w:ins w:id="7704" w:author="swcsmart000" w:date="2024-09-05T17:04:00Z">
        <w:r w:rsidRPr="009F1378">
          <w:rPr>
            <w:rFonts w:ascii="Arial" w:eastAsia="나눔명조" w:hAnsi="Arial" w:cs="Arial"/>
            <w:color w:val="00B050"/>
            <w:spacing w:val="-2"/>
            <w:kern w:val="0"/>
            <w:sz w:val="22"/>
            <w:rPrChange w:id="7705" w:author="swcsmart000" w:date="2024-09-05T17:05:00Z">
              <w:rPr>
                <w:rFonts w:ascii="Arial" w:eastAsia="나눔명조" w:hAnsi="Arial" w:cs="Arial"/>
                <w:color w:val="FF0000"/>
                <w:spacing w:val="-2"/>
                <w:sz w:val="22"/>
              </w:rPr>
            </w:rPrChange>
          </w:rPr>
          <w:t>Dadd9_1</w:t>
        </w:r>
      </w:ins>
      <w:ins w:id="7706" w:author="swcsmart000" w:date="2024-09-05T17:05:00Z">
        <w:r w:rsidRPr="009F1378">
          <w:rPr>
            <w:rFonts w:ascii="Arial" w:eastAsia="나눔명조" w:hAnsi="Arial" w:cs="Arial"/>
            <w:color w:val="00B050"/>
            <w:spacing w:val="-2"/>
            <w:kern w:val="0"/>
            <w:sz w:val="22"/>
            <w:rPrChange w:id="7707" w:author="swcsmart000" w:date="2024-09-05T17:06:00Z">
              <w:rPr>
                <w:rFonts w:eastAsia="나눔명조"/>
                <w:color w:val="00B050"/>
                <w:spacing w:val="-2"/>
              </w:rPr>
            </w:rPrChange>
          </w:rPr>
          <w:t xml:space="preserve">. </w:t>
        </w:r>
        <w:r w:rsidRPr="009F1378">
          <w:rPr>
            <w:rFonts w:ascii="Arial" w:eastAsia="굴림" w:hAnsi="Arial" w:cs="Arial"/>
            <w:color w:val="00B050"/>
            <w:sz w:val="22"/>
            <w:rPrChange w:id="7708" w:author="swcsmart000" w:date="2024-09-05T17:06:00Z">
              <w:rPr>
                <w:rFonts w:ascii="나눔명조" w:eastAsia="나눔명조" w:hAnsi="나눔명조"/>
                <w:color w:val="FF0000"/>
                <w:spacing w:val="-2"/>
                <w:sz w:val="18"/>
                <w:szCs w:val="18"/>
              </w:rPr>
            </w:rPrChange>
          </w:rPr>
          <w:t xml:space="preserve">Did you have social contribution activities with your career, certificate, and </w:t>
        </w:r>
        <w:proofErr w:type="spellStart"/>
        <w:r w:rsidRPr="009F1378">
          <w:rPr>
            <w:rFonts w:ascii="Arial" w:eastAsia="굴림" w:hAnsi="Arial" w:cs="Arial"/>
            <w:color w:val="00B050"/>
            <w:sz w:val="22"/>
            <w:rPrChange w:id="7709" w:author="swcsmart000" w:date="2024-09-05T17:06:00Z">
              <w:rPr>
                <w:rFonts w:ascii="나눔명조" w:eastAsia="나눔명조" w:hAnsi="나눔명조"/>
                <w:color w:val="FF0000"/>
                <w:spacing w:val="-2"/>
                <w:sz w:val="18"/>
                <w:szCs w:val="18"/>
              </w:rPr>
            </w:rPrChange>
          </w:rPr>
          <w:t>traing</w:t>
        </w:r>
        <w:proofErr w:type="spellEnd"/>
        <w:r w:rsidRPr="009F1378">
          <w:rPr>
            <w:rFonts w:ascii="Arial" w:eastAsia="굴림" w:hAnsi="Arial" w:cs="Arial"/>
            <w:color w:val="00B050"/>
            <w:sz w:val="22"/>
            <w:rPrChange w:id="7710" w:author="swcsmart000" w:date="2024-09-05T17:06:00Z">
              <w:rPr>
                <w:rFonts w:ascii="나눔명조" w:eastAsia="나눔명조" w:hAnsi="나눔명조"/>
                <w:color w:val="FF0000"/>
                <w:spacing w:val="-2"/>
                <w:sz w:val="18"/>
                <w:szCs w:val="18"/>
              </w:rPr>
            </w:rPrChange>
          </w:rPr>
          <w:t xml:space="preserve"> in the past year?</w:t>
        </w:r>
      </w:ins>
    </w:p>
    <w:tbl>
      <w:tblPr>
        <w:tblOverlap w:val="never"/>
        <w:tblW w:w="0" w:type="auto"/>
        <w:tblCellMar>
          <w:top w:w="15" w:type="dxa"/>
          <w:left w:w="15" w:type="dxa"/>
          <w:bottom w:w="15" w:type="dxa"/>
          <w:right w:w="15" w:type="dxa"/>
        </w:tblCellMar>
        <w:tblLook w:val="04A0" w:firstRow="1" w:lastRow="0" w:firstColumn="1" w:lastColumn="0" w:noHBand="0" w:noVBand="1"/>
        <w:tblPrChange w:id="7711" w:author="swcsmart000" w:date="2024-09-05T17:05:00Z">
          <w:tblPr>
            <w:tblOverlap w:val="never"/>
            <w:tblW w:w="0" w:type="auto"/>
            <w:tblCellMar>
              <w:top w:w="15" w:type="dxa"/>
              <w:left w:w="15" w:type="dxa"/>
              <w:bottom w:w="15" w:type="dxa"/>
              <w:right w:w="15" w:type="dxa"/>
            </w:tblCellMar>
            <w:tblLook w:val="04A0" w:firstRow="1" w:lastRow="0" w:firstColumn="1" w:lastColumn="0" w:noHBand="0" w:noVBand="1"/>
          </w:tblPr>
        </w:tblPrChange>
      </w:tblPr>
      <w:tblGrid>
        <w:gridCol w:w="9458"/>
        <w:tblGridChange w:id="7712">
          <w:tblGrid>
            <w:gridCol w:w="4225"/>
          </w:tblGrid>
        </w:tblGridChange>
      </w:tblGrid>
      <w:tr w:rsidR="009F1378" w:rsidRPr="009F1378" w14:paraId="6F196BE0" w14:textId="77777777" w:rsidTr="009F1378">
        <w:trPr>
          <w:trHeight w:val="56"/>
          <w:ins w:id="7713" w:author="swcsmart000" w:date="2024-09-05T17:05:00Z"/>
          <w:trPrChange w:id="7714" w:author="swcsmart000" w:date="2024-09-05T17:05:00Z">
            <w:trPr>
              <w:trHeight w:val="56"/>
            </w:trPr>
          </w:trPrChange>
        </w:trPr>
        <w:tc>
          <w:tcPr>
            <w:tcW w:w="94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Change w:id="7715" w:author="swcsmart000" w:date="2024-09-05T17:05:00Z">
              <w:tcPr>
                <w:tcW w:w="42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tcPrChange>
          </w:tcPr>
          <w:p w14:paraId="6030F006" w14:textId="6ED667B1" w:rsidR="009F1378" w:rsidRPr="00B14FAA" w:rsidRDefault="009F1378">
            <w:pPr>
              <w:pStyle w:val="a6"/>
              <w:numPr>
                <w:ilvl w:val="0"/>
                <w:numId w:val="693"/>
              </w:numPr>
              <w:wordWrap/>
              <w:adjustRightInd w:val="0"/>
              <w:spacing w:line="360" w:lineRule="auto"/>
              <w:ind w:leftChars="0"/>
              <w:rPr>
                <w:ins w:id="7716" w:author="swcsmart000" w:date="2024-09-05T17:05:00Z"/>
                <w:rFonts w:ascii="Arial" w:eastAsia="굴림" w:hAnsi="Arial" w:cs="Arial"/>
                <w:color w:val="00B050"/>
                <w:sz w:val="22"/>
                <w:rPrChange w:id="7717" w:author="swcsmart000" w:date="2024-09-05T17:10:00Z">
                  <w:rPr>
                    <w:ins w:id="7718" w:author="swcsmart000" w:date="2024-09-05T17:05:00Z"/>
                    <w:rFonts w:ascii="함초롬바탕" w:eastAsia="굴림" w:hAnsi="굴림" w:cs="굴림"/>
                    <w:color w:val="000000"/>
                    <w:kern w:val="0"/>
                    <w:szCs w:val="20"/>
                  </w:rPr>
                </w:rPrChange>
              </w:rPr>
              <w:pPrChange w:id="7719" w:author="swcsmart000" w:date="2024-09-05T17:09:00Z">
                <w:pPr>
                  <w:spacing w:line="384" w:lineRule="auto"/>
                  <w:textAlignment w:val="baseline"/>
                </w:pPr>
              </w:pPrChange>
            </w:pPr>
            <w:ins w:id="7720" w:author="swcsmart000" w:date="2024-09-05T17:05:00Z">
              <w:r w:rsidRPr="00B14FAA">
                <w:rPr>
                  <w:rFonts w:ascii="Arial" w:eastAsia="굴림" w:hAnsi="Arial" w:cs="Arial"/>
                  <w:color w:val="00B050"/>
                  <w:sz w:val="22"/>
                  <w:rPrChange w:id="7721" w:author="swcsmart000" w:date="2024-09-05T17:10:00Z">
                    <w:rPr>
                      <w:rFonts w:ascii="함초롬바탕" w:eastAsia="함초롬바탕" w:hAnsi="굴림" w:cs="굴림"/>
                      <w:color w:val="FF0000"/>
                      <w:kern w:val="0"/>
                      <w:sz w:val="18"/>
                      <w:szCs w:val="18"/>
                    </w:rPr>
                  </w:rPrChange>
                </w:rPr>
                <w:t>An activity that you can contribute to our society with your career, expertise, and capacity rather than economic income.</w:t>
              </w:r>
            </w:ins>
          </w:p>
          <w:p w14:paraId="31D2332B" w14:textId="6E60C58F" w:rsidR="004900E0" w:rsidRPr="00B14FAA" w:rsidRDefault="009F1378">
            <w:pPr>
              <w:pStyle w:val="a6"/>
              <w:numPr>
                <w:ilvl w:val="0"/>
                <w:numId w:val="693"/>
              </w:numPr>
              <w:wordWrap/>
              <w:adjustRightInd w:val="0"/>
              <w:spacing w:line="360" w:lineRule="auto"/>
              <w:ind w:leftChars="0"/>
              <w:rPr>
                <w:ins w:id="7722" w:author="swcsmart000" w:date="2024-09-05T17:09:00Z"/>
                <w:rFonts w:ascii="Arial" w:eastAsia="굴림" w:hAnsi="Arial" w:cs="Arial"/>
                <w:color w:val="00B050"/>
                <w:sz w:val="22"/>
                <w:rPrChange w:id="7723" w:author="swcsmart000" w:date="2024-09-05T17:10:00Z">
                  <w:rPr>
                    <w:ins w:id="7724" w:author="swcsmart000" w:date="2024-09-05T17:09:00Z"/>
                  </w:rPr>
                </w:rPrChange>
              </w:rPr>
              <w:pPrChange w:id="7725" w:author="swcsmart000" w:date="2024-09-05T17:09:00Z">
                <w:pPr>
                  <w:spacing w:line="384" w:lineRule="auto"/>
                  <w:textAlignment w:val="baseline"/>
                </w:pPr>
              </w:pPrChange>
            </w:pPr>
            <w:ins w:id="7726" w:author="swcsmart000" w:date="2024-09-05T17:05:00Z">
              <w:r w:rsidRPr="00B14FAA">
                <w:rPr>
                  <w:rFonts w:ascii="Arial" w:eastAsia="굴림" w:hAnsi="Arial" w:cs="Arial"/>
                  <w:color w:val="00B050"/>
                  <w:sz w:val="22"/>
                  <w:rPrChange w:id="7727" w:author="swcsmart000" w:date="2024-09-05T17:10:00Z">
                    <w:rPr>
                      <w:rFonts w:ascii="함초롬바탕" w:eastAsia="함초롬바탕" w:hAnsi="굴림" w:cs="굴림"/>
                      <w:color w:val="FF0000"/>
                      <w:kern w:val="0"/>
                      <w:sz w:val="18"/>
                      <w:szCs w:val="18"/>
                    </w:rPr>
                  </w:rPrChange>
                </w:rPr>
                <w:t>Socially-contributing jobs supported by the central and local governments.</w:t>
              </w:r>
            </w:ins>
          </w:p>
          <w:p w14:paraId="35E00B2C" w14:textId="219FA2E2" w:rsidR="009F1378" w:rsidRPr="009F1378" w:rsidRDefault="004900E0">
            <w:pPr>
              <w:pStyle w:val="a6"/>
              <w:wordWrap/>
              <w:adjustRightInd w:val="0"/>
              <w:spacing w:line="360" w:lineRule="auto"/>
              <w:ind w:leftChars="0"/>
              <w:rPr>
                <w:ins w:id="7728" w:author="swcsmart000" w:date="2024-09-05T17:05:00Z"/>
                <w:rFonts w:ascii="Arial" w:eastAsia="굴림" w:hAnsi="Arial" w:cs="Arial"/>
                <w:sz w:val="22"/>
                <w:rPrChange w:id="7729" w:author="swcsmart000" w:date="2024-09-05T17:05:00Z">
                  <w:rPr>
                    <w:ins w:id="7730" w:author="swcsmart000" w:date="2024-09-05T17:05:00Z"/>
                    <w:rFonts w:ascii="함초롬바탕" w:eastAsia="굴림" w:hAnsi="굴림" w:cs="굴림"/>
                    <w:color w:val="000000"/>
                    <w:kern w:val="0"/>
                    <w:szCs w:val="20"/>
                  </w:rPr>
                </w:rPrChange>
              </w:rPr>
              <w:pPrChange w:id="7731" w:author="swcsmart000" w:date="2024-09-05T17:08:00Z">
                <w:pPr>
                  <w:spacing w:line="384" w:lineRule="auto"/>
                  <w:textAlignment w:val="baseline"/>
                </w:pPr>
              </w:pPrChange>
            </w:pPr>
            <w:ins w:id="7732" w:author="swcsmart000" w:date="2024-09-05T17:09:00Z">
              <w:r w:rsidRPr="00B14FAA">
                <w:rPr>
                  <w:rFonts w:ascii="Arial" w:eastAsia="굴림" w:hAnsi="Arial" w:cs="Arial" w:hint="eastAsia"/>
                  <w:color w:val="00B050"/>
                  <w:sz w:val="22"/>
                  <w:rPrChange w:id="7733" w:author="swcsmart000" w:date="2024-09-05T17:10:00Z">
                    <w:rPr>
                      <w:rFonts w:ascii="Arial" w:eastAsia="굴림" w:hAnsi="Arial" w:cs="Arial" w:hint="eastAsia"/>
                      <w:sz w:val="22"/>
                    </w:rPr>
                  </w:rPrChange>
                </w:rPr>
                <w:t>※</w:t>
              </w:r>
              <w:r w:rsidRPr="00B14FAA">
                <w:rPr>
                  <w:rFonts w:ascii="Arial" w:eastAsia="굴림" w:hAnsi="Arial" w:cs="Arial"/>
                  <w:color w:val="00B050"/>
                  <w:sz w:val="22"/>
                  <w:rPrChange w:id="7734" w:author="swcsmart000" w:date="2024-09-05T17:10:00Z">
                    <w:rPr>
                      <w:rFonts w:ascii="Arial" w:eastAsia="굴림" w:hAnsi="Arial" w:cs="Arial"/>
                      <w:sz w:val="22"/>
                    </w:rPr>
                  </w:rPrChange>
                </w:rPr>
                <w:t xml:space="preserve"> </w:t>
              </w:r>
            </w:ins>
            <w:ins w:id="7735" w:author="swcsmart000" w:date="2024-09-05T17:05:00Z">
              <w:r w:rsidR="009F1378" w:rsidRPr="00B14FAA">
                <w:rPr>
                  <w:rFonts w:ascii="Arial" w:eastAsia="굴림" w:hAnsi="Arial" w:cs="Arial"/>
                  <w:color w:val="00B050"/>
                  <w:sz w:val="22"/>
                  <w:rPrChange w:id="7736" w:author="swcsmart000" w:date="2024-09-05T17:10:00Z">
                    <w:rPr>
                      <w:rFonts w:ascii="함초롬바탕" w:eastAsia="함초롬바탕" w:hAnsi="굴림" w:cs="굴림"/>
                      <w:color w:val="FF0000"/>
                      <w:kern w:val="0"/>
                      <w:sz w:val="18"/>
                      <w:szCs w:val="18"/>
                    </w:rPr>
                  </w:rPrChange>
                </w:rPr>
                <w:t xml:space="preserve">They are different from hobbies, pastime works, and volunteer activities. </w:t>
              </w:r>
            </w:ins>
          </w:p>
        </w:tc>
      </w:tr>
    </w:tbl>
    <w:p w14:paraId="7F642B58" w14:textId="77777777" w:rsidR="00B14FAA" w:rsidRPr="00B14FAA" w:rsidRDefault="00B14FAA" w:rsidP="00B14FAA">
      <w:pPr>
        <w:spacing w:line="384" w:lineRule="auto"/>
        <w:textAlignment w:val="baseline"/>
        <w:rPr>
          <w:ins w:id="7737" w:author="swcsmart000" w:date="2024-09-05T17:10:00Z"/>
          <w:rFonts w:ascii="Arial" w:eastAsia="굴림" w:hAnsi="Arial" w:cs="Arial"/>
          <w:color w:val="00B050"/>
          <w:kern w:val="0"/>
          <w:sz w:val="22"/>
          <w:rPrChange w:id="7738" w:author="swcsmart000" w:date="2024-09-05T17:10:00Z">
            <w:rPr>
              <w:ins w:id="7739" w:author="swcsmart000" w:date="2024-09-05T17:10:00Z"/>
              <w:rFonts w:ascii="Arial" w:eastAsia="굴림" w:hAnsi="Arial" w:cs="Arial"/>
              <w:color w:val="000000"/>
              <w:kern w:val="0"/>
              <w:sz w:val="22"/>
            </w:rPr>
          </w:rPrChange>
        </w:rPr>
      </w:pPr>
      <w:ins w:id="7740" w:author="swcsmart000" w:date="2024-09-05T17:10:00Z">
        <w:r w:rsidRPr="00B14FAA">
          <w:rPr>
            <w:rFonts w:ascii="굴림" w:eastAsia="굴림" w:hAnsi="굴림" w:cs="굴림" w:hint="eastAsia"/>
            <w:color w:val="00B050"/>
            <w:spacing w:val="-2"/>
            <w:kern w:val="0"/>
            <w:sz w:val="22"/>
            <w:rPrChange w:id="7741" w:author="swcsmart000" w:date="2024-09-05T17:10:00Z">
              <w:rPr>
                <w:rFonts w:ascii="굴림" w:eastAsia="굴림" w:hAnsi="굴림" w:cs="굴림" w:hint="eastAsia"/>
                <w:color w:val="FF0000"/>
                <w:spacing w:val="-2"/>
                <w:kern w:val="0"/>
                <w:sz w:val="22"/>
              </w:rPr>
            </w:rPrChange>
          </w:rPr>
          <w:t>①</w:t>
        </w:r>
        <w:r w:rsidRPr="00B14FAA">
          <w:rPr>
            <w:rFonts w:ascii="Arial" w:eastAsia="나눔명조" w:hAnsi="Arial" w:cs="Arial"/>
            <w:color w:val="00B050"/>
            <w:spacing w:val="-2"/>
            <w:kern w:val="0"/>
            <w:sz w:val="22"/>
            <w:rPrChange w:id="7742" w:author="swcsmart000" w:date="2024-09-05T17:10:00Z">
              <w:rPr>
                <w:rFonts w:ascii="Arial" w:eastAsia="나눔명조" w:hAnsi="Arial" w:cs="Arial"/>
                <w:color w:val="FF0000"/>
                <w:spacing w:val="-2"/>
                <w:kern w:val="0"/>
                <w:sz w:val="22"/>
              </w:rPr>
            </w:rPrChange>
          </w:rPr>
          <w:t xml:space="preserve"> Yes</w:t>
        </w:r>
      </w:ins>
    </w:p>
    <w:p w14:paraId="40DFD072" w14:textId="6C8A82DF" w:rsidR="00B14FAA" w:rsidRPr="00B14FAA" w:rsidRDefault="00B14FAA" w:rsidP="00B14FAA">
      <w:pPr>
        <w:spacing w:line="384" w:lineRule="auto"/>
        <w:textAlignment w:val="baseline"/>
        <w:rPr>
          <w:ins w:id="7743" w:author="swcsmart000" w:date="2024-09-05T17:10:00Z"/>
          <w:rFonts w:ascii="Arial" w:eastAsia="굴림" w:hAnsi="Arial" w:cs="Arial"/>
          <w:color w:val="00B050"/>
          <w:kern w:val="0"/>
          <w:sz w:val="22"/>
          <w:rPrChange w:id="7744" w:author="swcsmart000" w:date="2024-09-05T17:10:00Z">
            <w:rPr>
              <w:ins w:id="7745" w:author="swcsmart000" w:date="2024-09-05T17:10:00Z"/>
              <w:rFonts w:ascii="Arial" w:eastAsia="굴림" w:hAnsi="Arial" w:cs="Arial"/>
              <w:color w:val="000000"/>
              <w:kern w:val="0"/>
              <w:sz w:val="22"/>
            </w:rPr>
          </w:rPrChange>
        </w:rPr>
      </w:pPr>
      <w:ins w:id="7746" w:author="swcsmart000" w:date="2024-09-05T17:10:00Z">
        <w:r w:rsidRPr="00B14FAA">
          <w:rPr>
            <w:rFonts w:ascii="굴림" w:eastAsia="굴림" w:hAnsi="굴림" w:cs="굴림" w:hint="eastAsia"/>
            <w:color w:val="00B050"/>
            <w:spacing w:val="-2"/>
            <w:kern w:val="0"/>
            <w:sz w:val="22"/>
            <w:rPrChange w:id="7747" w:author="swcsmart000" w:date="2024-09-05T17:10:00Z">
              <w:rPr>
                <w:rFonts w:ascii="굴림" w:eastAsia="굴림" w:hAnsi="굴림" w:cs="굴림" w:hint="eastAsia"/>
                <w:color w:val="FF0000"/>
                <w:spacing w:val="-2"/>
                <w:kern w:val="0"/>
                <w:sz w:val="22"/>
              </w:rPr>
            </w:rPrChange>
          </w:rPr>
          <w:t>⑤</w:t>
        </w:r>
        <w:r w:rsidRPr="00B14FAA">
          <w:rPr>
            <w:rFonts w:ascii="Arial" w:eastAsia="나눔명조" w:hAnsi="Arial" w:cs="Arial"/>
            <w:color w:val="00B050"/>
            <w:spacing w:val="-2"/>
            <w:kern w:val="0"/>
            <w:sz w:val="22"/>
            <w:rPrChange w:id="7748" w:author="swcsmart000" w:date="2024-09-05T17:10:00Z">
              <w:rPr>
                <w:rFonts w:ascii="Arial" w:eastAsia="나눔명조" w:hAnsi="Arial" w:cs="Arial"/>
                <w:color w:val="FF0000"/>
                <w:spacing w:val="-2"/>
                <w:kern w:val="0"/>
                <w:sz w:val="22"/>
              </w:rPr>
            </w:rPrChange>
          </w:rPr>
          <w:t xml:space="preserve"> No </w:t>
        </w:r>
        <w:r w:rsidRPr="00B14FAA">
          <w:rPr>
            <w:rFonts w:ascii="Arial" w:eastAsia="나눔명조" w:hAnsi="Arial" w:cs="Arial" w:hint="eastAsia"/>
            <w:b/>
            <w:bCs/>
            <w:color w:val="00B050"/>
            <w:spacing w:val="-2"/>
            <w:kern w:val="0"/>
            <w:sz w:val="22"/>
            <w:rPrChange w:id="7749" w:author="swcsmart000" w:date="2024-09-05T17:10:00Z">
              <w:rPr>
                <w:rFonts w:ascii="Arial" w:eastAsia="나눔명조" w:hAnsi="Arial" w:cs="Arial" w:hint="eastAsia"/>
                <w:b/>
                <w:bCs/>
                <w:color w:val="FF0000"/>
                <w:spacing w:val="-2"/>
                <w:kern w:val="0"/>
                <w:sz w:val="22"/>
              </w:rPr>
            </w:rPrChange>
          </w:rPr>
          <w:t>→</w:t>
        </w:r>
        <w:r w:rsidRPr="00B14FAA">
          <w:rPr>
            <w:rFonts w:ascii="Arial" w:eastAsia="나눔명조" w:hAnsi="Arial" w:cs="Arial"/>
            <w:b/>
            <w:bCs/>
            <w:color w:val="00B050"/>
            <w:spacing w:val="-2"/>
            <w:kern w:val="0"/>
            <w:sz w:val="22"/>
            <w:rPrChange w:id="7750" w:author="swcsmart000" w:date="2024-09-05T17:10:00Z">
              <w:rPr>
                <w:rFonts w:ascii="Arial" w:eastAsia="나눔명조" w:hAnsi="Arial" w:cs="Arial"/>
                <w:b/>
                <w:bCs/>
                <w:color w:val="FF0000"/>
                <w:spacing w:val="-2"/>
                <w:kern w:val="0"/>
                <w:sz w:val="22"/>
              </w:rPr>
            </w:rPrChange>
          </w:rPr>
          <w:t xml:space="preserve"> Dadd8f_1</w:t>
        </w:r>
      </w:ins>
    </w:p>
    <w:p w14:paraId="6BD07296" w14:textId="08239EE3" w:rsidR="009F1378" w:rsidRDefault="009F1378" w:rsidP="009F1378">
      <w:pPr>
        <w:spacing w:line="384" w:lineRule="auto"/>
        <w:textAlignment w:val="baseline"/>
        <w:rPr>
          <w:ins w:id="7751" w:author="swcsmart000" w:date="2024-09-05T17:11:00Z"/>
          <w:rFonts w:ascii="Arial" w:eastAsia="굴림" w:hAnsi="Arial" w:cs="Arial"/>
          <w:sz w:val="22"/>
        </w:rPr>
      </w:pPr>
    </w:p>
    <w:p w14:paraId="599327AE" w14:textId="744D10F9" w:rsidR="00390FD0" w:rsidRPr="009906FE" w:rsidRDefault="00390FD0" w:rsidP="00390FD0">
      <w:pPr>
        <w:pStyle w:val="a4"/>
        <w:rPr>
          <w:ins w:id="7752" w:author="swcsmart000" w:date="2024-09-05T17:12:00Z"/>
          <w:rFonts w:ascii="Arial" w:eastAsia="나눔명조" w:hAnsi="Arial" w:cs="Arial"/>
          <w:color w:val="00B050"/>
          <w:spacing w:val="-2"/>
          <w:sz w:val="22"/>
          <w:rPrChange w:id="7753" w:author="swcsmart000" w:date="2024-09-05T17:12:00Z">
            <w:rPr>
              <w:ins w:id="7754" w:author="swcsmart000" w:date="2024-09-05T17:12:00Z"/>
              <w:rFonts w:ascii="Arial" w:hAnsi="Arial" w:cs="Arial"/>
              <w:sz w:val="22"/>
            </w:rPr>
          </w:rPrChange>
        </w:rPr>
      </w:pPr>
      <w:ins w:id="7755" w:author="swcsmart000" w:date="2024-09-05T17:11:00Z">
        <w:r w:rsidRPr="00DD76F4">
          <w:rPr>
            <w:rFonts w:ascii="Arial" w:eastAsia="나눔명조" w:hAnsi="Arial" w:cs="Arial"/>
            <w:color w:val="00B050"/>
            <w:spacing w:val="-2"/>
            <w:sz w:val="22"/>
          </w:rPr>
          <w:t>Dadd9_</w:t>
        </w:r>
        <w:r>
          <w:rPr>
            <w:rFonts w:ascii="Arial" w:eastAsia="나눔명조" w:hAnsi="Arial" w:cs="Arial"/>
            <w:color w:val="00B050"/>
            <w:spacing w:val="-2"/>
            <w:sz w:val="22"/>
          </w:rPr>
          <w:t>2</w:t>
        </w:r>
        <w:r w:rsidRPr="00DD76F4">
          <w:rPr>
            <w:rFonts w:ascii="Arial" w:eastAsia="나눔명조" w:hAnsi="Arial" w:cs="Arial"/>
            <w:color w:val="00B050"/>
            <w:spacing w:val="-2"/>
            <w:sz w:val="22"/>
          </w:rPr>
          <w:t>.</w:t>
        </w:r>
        <w:r>
          <w:rPr>
            <w:rFonts w:ascii="Arial" w:eastAsia="나눔명조" w:hAnsi="Arial" w:cs="Arial"/>
            <w:color w:val="00B050"/>
            <w:spacing w:val="-2"/>
            <w:sz w:val="22"/>
          </w:rPr>
          <w:t xml:space="preserve"> </w:t>
        </w:r>
        <w:r w:rsidRPr="009906FE">
          <w:rPr>
            <w:rFonts w:ascii="Arial" w:eastAsia="나눔명조" w:hAnsi="Arial" w:cs="Arial"/>
            <w:color w:val="00B050"/>
            <w:spacing w:val="-2"/>
            <w:sz w:val="22"/>
            <w:rPrChange w:id="7756" w:author="swcsmart000" w:date="2024-09-05T17:12:00Z">
              <w:rPr>
                <w:rFonts w:ascii="Arial" w:hAnsi="Arial" w:cs="Arial"/>
                <w:sz w:val="22"/>
              </w:rPr>
            </w:rPrChange>
          </w:rPr>
          <w:t>Tell me about the activities that you did. (Select multiple answers if necessary)</w:t>
        </w:r>
      </w:ins>
    </w:p>
    <w:p w14:paraId="61A00984" w14:textId="656FADA2" w:rsidR="00390FD0" w:rsidRPr="009906FE" w:rsidRDefault="0016309B">
      <w:pPr>
        <w:pStyle w:val="a4"/>
        <w:rPr>
          <w:ins w:id="7757" w:author="swcsmart000" w:date="2024-09-05T17:12:00Z"/>
          <w:rFonts w:ascii="Arial" w:eastAsia="나눔명조" w:hAnsi="Arial" w:cs="Arial"/>
          <w:color w:val="00B050"/>
          <w:spacing w:val="-2"/>
          <w:sz w:val="22"/>
          <w:rPrChange w:id="7758" w:author="swcsmart000" w:date="2024-09-05T17:12:00Z">
            <w:rPr>
              <w:ins w:id="7759" w:author="swcsmart000" w:date="2024-09-05T17:12:00Z"/>
              <w:rFonts w:ascii="함초롬바탕" w:eastAsia="굴림" w:hAnsi="굴림" w:cs="굴림"/>
              <w:color w:val="000000"/>
              <w:kern w:val="0"/>
              <w:szCs w:val="20"/>
            </w:rPr>
          </w:rPrChange>
        </w:rPr>
        <w:pPrChange w:id="7760" w:author="swcsmart000" w:date="2024-09-05T17:12:00Z">
          <w:pPr>
            <w:spacing w:line="384" w:lineRule="auto"/>
            <w:textAlignment w:val="baseline"/>
          </w:pPr>
        </w:pPrChange>
      </w:pPr>
      <w:ins w:id="7761" w:author="swcsmart000" w:date="2024-09-05T17:13:00Z">
        <w:r>
          <w:rPr>
            <w:rFonts w:ascii="바탕" w:eastAsia="바탕" w:hAnsi="바탕" w:cs="Arial" w:hint="eastAsia"/>
            <w:color w:val="00B050"/>
            <w:spacing w:val="-2"/>
            <w:sz w:val="22"/>
          </w:rPr>
          <w:lastRenderedPageBreak/>
          <w:t>①</w:t>
        </w:r>
      </w:ins>
      <w:ins w:id="7762" w:author="swcsmart000" w:date="2024-09-05T17:12:00Z">
        <w:r w:rsidR="009906FE" w:rsidRPr="009906FE">
          <w:rPr>
            <w:rFonts w:ascii="Arial" w:eastAsia="나눔명조" w:hAnsi="Arial" w:cs="Arial"/>
            <w:color w:val="00B050"/>
            <w:spacing w:val="-2"/>
            <w:sz w:val="22"/>
            <w:rPrChange w:id="7763" w:author="swcsmart000" w:date="2024-09-05T17:12:00Z">
              <w:rPr>
                <w:rFonts w:ascii="나눔명조" w:eastAsia="나눔명조" w:hAnsi="나눔명조"/>
                <w:color w:val="FF0000"/>
                <w:spacing w:val="-2"/>
                <w:sz w:val="18"/>
                <w:szCs w:val="18"/>
              </w:rPr>
            </w:rPrChange>
          </w:rPr>
          <w:t xml:space="preserve"> </w:t>
        </w:r>
        <w:r w:rsidR="00390FD0" w:rsidRPr="009906FE">
          <w:rPr>
            <w:rFonts w:ascii="Arial" w:eastAsia="나눔명조" w:hAnsi="Arial" w:cs="Arial"/>
            <w:color w:val="00B050"/>
            <w:spacing w:val="-2"/>
            <w:sz w:val="22"/>
            <w:rPrChange w:id="7764" w:author="swcsmart000" w:date="2024-09-05T17:12:00Z">
              <w:rPr>
                <w:rFonts w:ascii="나눔명조" w:eastAsia="나눔명조" w:hAnsi="나눔명조"/>
                <w:color w:val="FF0000"/>
                <w:spacing w:val="-2"/>
                <w:sz w:val="18"/>
                <w:szCs w:val="18"/>
              </w:rPr>
            </w:rPrChange>
          </w:rPr>
          <w:t xml:space="preserve">Management, finance, marketing, and public relations(management consulting, technical advisory, counseling and training of finance, customer reception and promotion, online PR(SNS, blog </w:t>
        </w:r>
        <w:proofErr w:type="spellStart"/>
        <w:r w:rsidR="00390FD0" w:rsidRPr="009906FE">
          <w:rPr>
            <w:rFonts w:ascii="Arial" w:eastAsia="나눔명조" w:hAnsi="Arial" w:cs="Arial"/>
            <w:color w:val="00B050"/>
            <w:spacing w:val="-2"/>
            <w:sz w:val="22"/>
            <w:rPrChange w:id="7765" w:author="swcsmart000" w:date="2024-09-05T17:12:00Z">
              <w:rPr>
                <w:rFonts w:ascii="나눔명조" w:eastAsia="나눔명조" w:hAnsi="나눔명조"/>
                <w:color w:val="FF0000"/>
                <w:spacing w:val="-2"/>
                <w:sz w:val="18"/>
                <w:szCs w:val="18"/>
              </w:rPr>
            </w:rPrChange>
          </w:rPr>
          <w:t>etc</w:t>
        </w:r>
        <w:proofErr w:type="spellEnd"/>
        <w:r w:rsidR="00390FD0" w:rsidRPr="009906FE">
          <w:rPr>
            <w:rFonts w:ascii="Arial" w:eastAsia="나눔명조" w:hAnsi="Arial" w:cs="Arial"/>
            <w:color w:val="00B050"/>
            <w:spacing w:val="-2"/>
            <w:sz w:val="22"/>
            <w:rPrChange w:id="7766" w:author="swcsmart000" w:date="2024-09-05T17:12:00Z">
              <w:rPr>
                <w:rFonts w:ascii="나눔명조" w:eastAsia="나눔명조" w:hAnsi="나눔명조"/>
                <w:color w:val="FF0000"/>
                <w:spacing w:val="-2"/>
                <w:sz w:val="18"/>
                <w:szCs w:val="18"/>
              </w:rPr>
            </w:rPrChange>
          </w:rPr>
          <w:t>))</w:t>
        </w:r>
      </w:ins>
    </w:p>
    <w:p w14:paraId="5399FA7F" w14:textId="4B1DBED9" w:rsidR="00390FD0" w:rsidRPr="009906FE" w:rsidRDefault="0016309B">
      <w:pPr>
        <w:pStyle w:val="a4"/>
        <w:rPr>
          <w:ins w:id="7767" w:author="swcsmart000" w:date="2024-09-05T17:12:00Z"/>
          <w:rFonts w:ascii="Arial" w:eastAsia="나눔명조" w:hAnsi="Arial" w:cs="Arial"/>
          <w:color w:val="00B050"/>
          <w:spacing w:val="-2"/>
          <w:sz w:val="22"/>
          <w:rPrChange w:id="7768" w:author="swcsmart000" w:date="2024-09-05T17:12:00Z">
            <w:rPr>
              <w:ins w:id="7769" w:author="swcsmart000" w:date="2024-09-05T17:12:00Z"/>
              <w:rFonts w:ascii="함초롬바탕" w:eastAsia="굴림" w:hAnsi="굴림" w:cs="굴림"/>
              <w:color w:val="000000"/>
              <w:kern w:val="0"/>
              <w:szCs w:val="20"/>
            </w:rPr>
          </w:rPrChange>
        </w:rPr>
        <w:pPrChange w:id="7770" w:author="swcsmart000" w:date="2024-09-05T17:13:00Z">
          <w:pPr>
            <w:spacing w:line="384" w:lineRule="auto"/>
            <w:textAlignment w:val="baseline"/>
          </w:pPr>
        </w:pPrChange>
      </w:pPr>
      <w:ins w:id="7771" w:author="swcsmart000" w:date="2024-09-05T17:13:00Z">
        <w:r>
          <w:rPr>
            <w:rFonts w:ascii="바탕" w:eastAsia="바탕" w:hAnsi="바탕" w:cs="Arial" w:hint="eastAsia"/>
            <w:color w:val="00B050"/>
            <w:spacing w:val="-2"/>
            <w:sz w:val="22"/>
          </w:rPr>
          <w:t>②</w:t>
        </w:r>
        <w:r>
          <w:rPr>
            <w:rFonts w:ascii="Arial" w:eastAsia="나눔명조" w:hAnsi="Arial" w:cs="Arial"/>
            <w:color w:val="00B050"/>
            <w:spacing w:val="-2"/>
            <w:sz w:val="22"/>
          </w:rPr>
          <w:t xml:space="preserve"> </w:t>
        </w:r>
      </w:ins>
      <w:ins w:id="7772" w:author="swcsmart000" w:date="2024-09-05T17:12:00Z">
        <w:r w:rsidR="00390FD0" w:rsidRPr="009906FE">
          <w:rPr>
            <w:rFonts w:ascii="Arial" w:eastAsia="나눔명조" w:hAnsi="Arial" w:cs="Arial"/>
            <w:color w:val="00B050"/>
            <w:spacing w:val="-2"/>
            <w:sz w:val="22"/>
            <w:rPrChange w:id="7773" w:author="swcsmart000" w:date="2024-09-05T17:12:00Z">
              <w:rPr>
                <w:rFonts w:ascii="나눔명조" w:eastAsia="나눔명조" w:hAnsi="나눔명조"/>
                <w:color w:val="FF0000"/>
                <w:spacing w:val="-2"/>
                <w:sz w:val="18"/>
                <w:szCs w:val="18"/>
              </w:rPr>
            </w:rPrChange>
          </w:rPr>
          <w:t>Foreign language and international society (interpretation and translation, counseling or supporting for multicultural families)</w:t>
        </w:r>
      </w:ins>
    </w:p>
    <w:p w14:paraId="552BC967" w14:textId="12B4446B" w:rsidR="00390FD0" w:rsidRPr="009906FE" w:rsidRDefault="0016309B">
      <w:pPr>
        <w:pStyle w:val="a4"/>
        <w:rPr>
          <w:ins w:id="7774" w:author="swcsmart000" w:date="2024-09-05T17:12:00Z"/>
          <w:rFonts w:ascii="Arial" w:eastAsia="나눔명조" w:hAnsi="Arial" w:cs="Arial"/>
          <w:color w:val="00B050"/>
          <w:spacing w:val="-2"/>
          <w:sz w:val="22"/>
          <w:rPrChange w:id="7775" w:author="swcsmart000" w:date="2024-09-05T17:12:00Z">
            <w:rPr>
              <w:ins w:id="7776" w:author="swcsmart000" w:date="2024-09-05T17:12:00Z"/>
              <w:rFonts w:ascii="함초롬바탕" w:eastAsia="굴림" w:hAnsi="굴림" w:cs="굴림"/>
              <w:color w:val="000000"/>
              <w:kern w:val="0"/>
              <w:szCs w:val="20"/>
            </w:rPr>
          </w:rPrChange>
        </w:rPr>
        <w:pPrChange w:id="7777" w:author="swcsmart000" w:date="2024-09-05T17:12:00Z">
          <w:pPr>
            <w:spacing w:line="384" w:lineRule="auto"/>
            <w:textAlignment w:val="baseline"/>
          </w:pPr>
        </w:pPrChange>
      </w:pPr>
      <w:ins w:id="7778" w:author="swcsmart000" w:date="2024-09-05T17:13:00Z">
        <w:r>
          <w:rPr>
            <w:rFonts w:ascii="바탕" w:eastAsia="바탕" w:hAnsi="바탕" w:cs="Arial" w:hint="eastAsia"/>
            <w:color w:val="00B050"/>
            <w:spacing w:val="-2"/>
            <w:sz w:val="22"/>
          </w:rPr>
          <w:t>③</w:t>
        </w:r>
        <w:r>
          <w:rPr>
            <w:rFonts w:ascii="Arial" w:eastAsia="나눔명조" w:hAnsi="Arial" w:cs="Arial"/>
            <w:color w:val="00B050"/>
            <w:spacing w:val="-2"/>
            <w:sz w:val="22"/>
          </w:rPr>
          <w:t xml:space="preserve"> </w:t>
        </w:r>
      </w:ins>
      <w:ins w:id="7779" w:author="swcsmart000" w:date="2024-09-05T17:12:00Z">
        <w:r w:rsidR="00390FD0" w:rsidRPr="009906FE">
          <w:rPr>
            <w:rFonts w:ascii="Arial" w:eastAsia="나눔명조" w:hAnsi="Arial" w:cs="Arial"/>
            <w:color w:val="00B050"/>
            <w:spacing w:val="-2"/>
            <w:sz w:val="22"/>
            <w:rPrChange w:id="7780" w:author="swcsmart000" w:date="2024-09-05T17:12:00Z">
              <w:rPr>
                <w:rFonts w:ascii="나눔명조" w:eastAsia="나눔명조" w:hAnsi="나눔명조"/>
                <w:color w:val="FF0000"/>
                <w:spacing w:val="-2"/>
                <w:sz w:val="18"/>
                <w:szCs w:val="18"/>
              </w:rPr>
            </w:rPrChange>
          </w:rPr>
          <w:t>Social service(supporting service for children, local community service, cleaning and storing, well dying(counseling of Advance Care Directive), safety, cooking, hair designing)</w:t>
        </w:r>
      </w:ins>
    </w:p>
    <w:p w14:paraId="0BDA6A82" w14:textId="3BFEF7D4" w:rsidR="00390FD0" w:rsidRPr="009906FE" w:rsidRDefault="0016309B">
      <w:pPr>
        <w:pStyle w:val="a4"/>
        <w:rPr>
          <w:ins w:id="7781" w:author="swcsmart000" w:date="2024-09-05T17:12:00Z"/>
          <w:rFonts w:ascii="Arial" w:eastAsia="나눔명조" w:hAnsi="Arial" w:cs="Arial"/>
          <w:color w:val="00B050"/>
          <w:spacing w:val="-2"/>
          <w:sz w:val="22"/>
          <w:rPrChange w:id="7782" w:author="swcsmart000" w:date="2024-09-05T17:12:00Z">
            <w:rPr>
              <w:ins w:id="7783" w:author="swcsmart000" w:date="2024-09-05T17:12:00Z"/>
              <w:rFonts w:ascii="함초롬바탕" w:eastAsia="굴림" w:hAnsi="굴림" w:cs="굴림"/>
              <w:color w:val="000000"/>
              <w:kern w:val="0"/>
              <w:szCs w:val="20"/>
            </w:rPr>
          </w:rPrChange>
        </w:rPr>
        <w:pPrChange w:id="7784" w:author="swcsmart000" w:date="2024-09-05T17:12:00Z">
          <w:pPr>
            <w:spacing w:line="384" w:lineRule="auto"/>
            <w:textAlignment w:val="baseline"/>
          </w:pPr>
        </w:pPrChange>
      </w:pPr>
      <w:ins w:id="7785" w:author="swcsmart000" w:date="2024-09-05T17:13:00Z">
        <w:r>
          <w:rPr>
            <w:rFonts w:ascii="바탕" w:eastAsia="바탕" w:hAnsi="바탕" w:cs="Arial" w:hint="eastAsia"/>
            <w:color w:val="00B050"/>
            <w:spacing w:val="-2"/>
            <w:sz w:val="22"/>
          </w:rPr>
          <w:t>④</w:t>
        </w:r>
        <w:r>
          <w:rPr>
            <w:rFonts w:ascii="Arial" w:eastAsia="나눔명조" w:hAnsi="Arial" w:cs="Arial"/>
            <w:color w:val="00B050"/>
            <w:spacing w:val="-2"/>
            <w:sz w:val="22"/>
          </w:rPr>
          <w:t xml:space="preserve"> </w:t>
        </w:r>
      </w:ins>
      <w:ins w:id="7786" w:author="swcsmart000" w:date="2024-09-05T17:12:00Z">
        <w:r w:rsidR="00390FD0" w:rsidRPr="009906FE">
          <w:rPr>
            <w:rFonts w:ascii="Arial" w:eastAsia="나눔명조" w:hAnsi="Arial" w:cs="Arial"/>
            <w:color w:val="00B050"/>
            <w:spacing w:val="-2"/>
            <w:sz w:val="22"/>
            <w:rPrChange w:id="7787" w:author="swcsmart000" w:date="2024-09-05T17:12:00Z">
              <w:rPr>
                <w:rFonts w:ascii="나눔명조" w:eastAsia="나눔명조" w:hAnsi="나눔명조"/>
                <w:color w:val="FF0000"/>
                <w:spacing w:val="-2"/>
                <w:sz w:val="18"/>
                <w:szCs w:val="18"/>
              </w:rPr>
            </w:rPrChange>
          </w:rPr>
          <w:t>Administrative support(administrative support of social service, administrative and operational support in a school, support in a library, assist for job-searching)</w:t>
        </w:r>
      </w:ins>
    </w:p>
    <w:p w14:paraId="5534BAE4" w14:textId="61E90D8F" w:rsidR="00390FD0" w:rsidRPr="009906FE" w:rsidRDefault="0016309B">
      <w:pPr>
        <w:pStyle w:val="a4"/>
        <w:rPr>
          <w:ins w:id="7788" w:author="swcsmart000" w:date="2024-09-05T17:12:00Z"/>
          <w:rFonts w:ascii="Arial" w:eastAsia="나눔명조" w:hAnsi="Arial" w:cs="Arial"/>
          <w:color w:val="00B050"/>
          <w:spacing w:val="-2"/>
          <w:sz w:val="22"/>
          <w:rPrChange w:id="7789" w:author="swcsmart000" w:date="2024-09-05T17:12:00Z">
            <w:rPr>
              <w:ins w:id="7790" w:author="swcsmart000" w:date="2024-09-05T17:12:00Z"/>
              <w:rFonts w:ascii="함초롬바탕" w:eastAsia="굴림" w:hAnsi="굴림" w:cs="굴림"/>
              <w:color w:val="000000"/>
              <w:kern w:val="0"/>
              <w:szCs w:val="20"/>
            </w:rPr>
          </w:rPrChange>
        </w:rPr>
        <w:pPrChange w:id="7791" w:author="swcsmart000" w:date="2024-09-05T17:12:00Z">
          <w:pPr>
            <w:spacing w:line="384" w:lineRule="auto"/>
            <w:textAlignment w:val="baseline"/>
          </w:pPr>
        </w:pPrChange>
      </w:pPr>
      <w:ins w:id="7792" w:author="swcsmart000" w:date="2024-09-05T17:13:00Z">
        <w:r>
          <w:rPr>
            <w:rFonts w:ascii="바탕" w:eastAsia="바탕" w:hAnsi="바탕" w:cs="Arial" w:hint="eastAsia"/>
            <w:color w:val="00B050"/>
            <w:spacing w:val="-2"/>
            <w:sz w:val="22"/>
          </w:rPr>
          <w:t>⑤</w:t>
        </w:r>
        <w:r>
          <w:rPr>
            <w:rFonts w:ascii="Arial" w:eastAsia="나눔명조" w:hAnsi="Arial" w:cs="Arial"/>
            <w:color w:val="00B050"/>
            <w:spacing w:val="-2"/>
            <w:sz w:val="22"/>
          </w:rPr>
          <w:t xml:space="preserve"> </w:t>
        </w:r>
      </w:ins>
      <w:ins w:id="7793" w:author="swcsmart000" w:date="2024-09-05T17:12:00Z">
        <w:r w:rsidR="00390FD0" w:rsidRPr="009906FE">
          <w:rPr>
            <w:rFonts w:ascii="Arial" w:eastAsia="나눔명조" w:hAnsi="Arial" w:cs="Arial"/>
            <w:color w:val="00B050"/>
            <w:spacing w:val="-2"/>
            <w:sz w:val="22"/>
            <w:rPrChange w:id="7794" w:author="swcsmart000" w:date="2024-09-05T17:12:00Z">
              <w:rPr>
                <w:rFonts w:ascii="나눔명조" w:eastAsia="나눔명조" w:hAnsi="나눔명조"/>
                <w:color w:val="FF0000"/>
                <w:spacing w:val="-2"/>
                <w:sz w:val="18"/>
                <w:szCs w:val="18"/>
              </w:rPr>
            </w:rPrChange>
          </w:rPr>
          <w:t>Culture and art(coaching performance, art guide, production and education of digital contents, physical training)</w:t>
        </w:r>
      </w:ins>
    </w:p>
    <w:p w14:paraId="62F2A979" w14:textId="5CD57336" w:rsidR="00390FD0" w:rsidRPr="009906FE" w:rsidRDefault="0016309B">
      <w:pPr>
        <w:pStyle w:val="a4"/>
        <w:rPr>
          <w:ins w:id="7795" w:author="swcsmart000" w:date="2024-09-05T17:12:00Z"/>
          <w:rFonts w:ascii="Arial" w:eastAsia="나눔명조" w:hAnsi="Arial" w:cs="Arial"/>
          <w:color w:val="00B050"/>
          <w:spacing w:val="-2"/>
          <w:sz w:val="22"/>
          <w:rPrChange w:id="7796" w:author="swcsmart000" w:date="2024-09-05T17:12:00Z">
            <w:rPr>
              <w:ins w:id="7797" w:author="swcsmart000" w:date="2024-09-05T17:12:00Z"/>
              <w:rFonts w:ascii="함초롬바탕" w:eastAsia="굴림" w:hAnsi="굴림" w:cs="굴림"/>
              <w:color w:val="000000"/>
              <w:kern w:val="0"/>
              <w:szCs w:val="20"/>
            </w:rPr>
          </w:rPrChange>
        </w:rPr>
        <w:pPrChange w:id="7798" w:author="swcsmart000" w:date="2024-09-05T17:12:00Z">
          <w:pPr>
            <w:spacing w:line="384" w:lineRule="auto"/>
            <w:textAlignment w:val="baseline"/>
          </w:pPr>
        </w:pPrChange>
      </w:pPr>
      <w:ins w:id="7799" w:author="swcsmart000" w:date="2024-09-05T17:14:00Z">
        <w:r>
          <w:rPr>
            <w:rFonts w:ascii="바탕" w:eastAsia="바탕" w:hAnsi="바탕" w:cs="Arial" w:hint="eastAsia"/>
            <w:color w:val="00B050"/>
            <w:spacing w:val="-2"/>
            <w:sz w:val="22"/>
          </w:rPr>
          <w:t>⑥</w:t>
        </w:r>
        <w:r>
          <w:rPr>
            <w:rFonts w:ascii="Arial" w:eastAsia="나눔명조" w:hAnsi="Arial" w:cs="Arial"/>
            <w:color w:val="00B050"/>
            <w:spacing w:val="-2"/>
            <w:sz w:val="22"/>
          </w:rPr>
          <w:t xml:space="preserve"> </w:t>
        </w:r>
      </w:ins>
      <w:ins w:id="7800" w:author="swcsmart000" w:date="2024-09-05T17:12:00Z">
        <w:r w:rsidR="00390FD0" w:rsidRPr="009906FE">
          <w:rPr>
            <w:rFonts w:ascii="Arial" w:eastAsia="나눔명조" w:hAnsi="Arial" w:cs="Arial"/>
            <w:color w:val="00B050"/>
            <w:spacing w:val="-2"/>
            <w:sz w:val="22"/>
            <w:rPrChange w:id="7801" w:author="swcsmart000" w:date="2024-09-05T17:12:00Z">
              <w:rPr>
                <w:rFonts w:ascii="나눔명조" w:eastAsia="나눔명조" w:hAnsi="나눔명조"/>
                <w:color w:val="FF0000"/>
                <w:spacing w:val="-2"/>
                <w:sz w:val="18"/>
                <w:szCs w:val="18"/>
              </w:rPr>
            </w:rPrChange>
          </w:rPr>
          <w:t>Education and research(learning guide, youth guide, personality education, reading guide, guidance for students with disabilities, adult literacy education, education for a qualification examination, IT education)</w:t>
        </w:r>
      </w:ins>
    </w:p>
    <w:p w14:paraId="7F27EAB0" w14:textId="264B2413" w:rsidR="00390FD0" w:rsidRDefault="0016309B" w:rsidP="009906FE">
      <w:pPr>
        <w:pStyle w:val="a4"/>
        <w:rPr>
          <w:ins w:id="7802" w:author="swcsmart000" w:date="2024-09-05T17:14:00Z"/>
          <w:rFonts w:ascii="Arial" w:eastAsia="나눔명조" w:hAnsi="Arial" w:cs="Arial"/>
          <w:color w:val="00B050"/>
          <w:spacing w:val="-2"/>
          <w:sz w:val="22"/>
        </w:rPr>
      </w:pPr>
      <w:ins w:id="7803" w:author="swcsmart000" w:date="2024-09-05T17:14:00Z">
        <w:r>
          <w:rPr>
            <w:rFonts w:ascii="바탕" w:eastAsia="바탕" w:hAnsi="바탕" w:cs="Arial" w:hint="eastAsia"/>
            <w:color w:val="00B050"/>
            <w:spacing w:val="-2"/>
            <w:sz w:val="22"/>
          </w:rPr>
          <w:t>⑦</w:t>
        </w:r>
        <w:r>
          <w:rPr>
            <w:rFonts w:ascii="Arial" w:eastAsia="나눔명조" w:hAnsi="Arial" w:cs="Arial"/>
            <w:color w:val="00B050"/>
            <w:spacing w:val="-2"/>
            <w:sz w:val="22"/>
          </w:rPr>
          <w:t xml:space="preserve"> </w:t>
        </w:r>
      </w:ins>
      <w:ins w:id="7804" w:author="swcsmart000" w:date="2024-09-05T17:12:00Z">
        <w:r w:rsidR="00390FD0" w:rsidRPr="009906FE">
          <w:rPr>
            <w:rFonts w:ascii="Arial" w:eastAsia="나눔명조" w:hAnsi="Arial" w:cs="Arial"/>
            <w:color w:val="00B050"/>
            <w:spacing w:val="-2"/>
            <w:sz w:val="22"/>
            <w:rPrChange w:id="7805" w:author="swcsmart000" w:date="2024-09-05T17:12:00Z">
              <w:rPr>
                <w:rFonts w:ascii="나눔명조" w:eastAsia="나눔명조" w:hAnsi="나눔명조"/>
                <w:color w:val="FF0000"/>
                <w:spacing w:val="-2"/>
                <w:sz w:val="18"/>
                <w:szCs w:val="18"/>
              </w:rPr>
            </w:rPrChange>
          </w:rPr>
          <w:t>Counseling and mentoring(family counseling, psychological counseling and mentoring for children and adolescents, adult counseling and caring, occupation guide, healthcare education and counseling, legal counseling)</w:t>
        </w:r>
      </w:ins>
    </w:p>
    <w:p w14:paraId="2BB3A939" w14:textId="2E59A26C" w:rsidR="0016309B" w:rsidRPr="0016309B" w:rsidRDefault="0016309B">
      <w:pPr>
        <w:pStyle w:val="a4"/>
        <w:rPr>
          <w:ins w:id="7806" w:author="swcsmart000" w:date="2024-09-05T17:12:00Z"/>
          <w:rFonts w:ascii="Arial" w:eastAsia="나눔명조" w:hAnsi="Arial" w:cs="Arial"/>
          <w:color w:val="00B050"/>
          <w:spacing w:val="-2"/>
          <w:sz w:val="22"/>
          <w:rPrChange w:id="7807" w:author="swcsmart000" w:date="2024-09-05T17:14:00Z">
            <w:rPr>
              <w:ins w:id="7808" w:author="swcsmart000" w:date="2024-09-05T17:12:00Z"/>
              <w:rFonts w:ascii="함초롬바탕" w:eastAsia="굴림" w:hAnsi="굴림" w:cs="굴림"/>
              <w:color w:val="000000"/>
              <w:kern w:val="0"/>
              <w:szCs w:val="20"/>
            </w:rPr>
          </w:rPrChange>
        </w:rPr>
        <w:pPrChange w:id="7809" w:author="swcsmart000" w:date="2024-09-05T17:12:00Z">
          <w:pPr>
            <w:spacing w:line="384" w:lineRule="auto"/>
            <w:textAlignment w:val="baseline"/>
          </w:pPr>
        </w:pPrChange>
      </w:pPr>
      <w:ins w:id="7810" w:author="swcsmart000" w:date="2024-09-05T17:14:00Z">
        <w:r>
          <w:rPr>
            <w:rFonts w:ascii="바탕" w:eastAsia="바탕" w:hAnsi="바탕" w:cs="Arial" w:hint="eastAsia"/>
            <w:color w:val="00B050"/>
            <w:spacing w:val="-2"/>
            <w:sz w:val="22"/>
          </w:rPr>
          <w:t>⑧</w:t>
        </w:r>
        <w:r>
          <w:rPr>
            <w:rFonts w:ascii="Arial" w:eastAsia="나눔명조" w:hAnsi="Arial" w:cs="Arial"/>
            <w:color w:val="00B050"/>
            <w:spacing w:val="-2"/>
            <w:sz w:val="22"/>
          </w:rPr>
          <w:t xml:space="preserve"> Others(_____________)</w:t>
        </w:r>
      </w:ins>
    </w:p>
    <w:p w14:paraId="4B9128D3" w14:textId="33A9D90A" w:rsidR="00390FD0" w:rsidRDefault="00390FD0" w:rsidP="00390FD0">
      <w:pPr>
        <w:pStyle w:val="a4"/>
        <w:rPr>
          <w:ins w:id="7811" w:author="swcsmart000" w:date="2024-09-05T17:15:00Z"/>
          <w:rFonts w:ascii="Arial" w:hAnsi="Arial" w:cs="Arial"/>
          <w:color w:val="auto"/>
          <w:kern w:val="2"/>
          <w:sz w:val="22"/>
        </w:rPr>
      </w:pPr>
    </w:p>
    <w:p w14:paraId="5E533C84" w14:textId="77777777" w:rsidR="0016309B" w:rsidRPr="0016309B" w:rsidRDefault="0016309B" w:rsidP="0016309B">
      <w:pPr>
        <w:spacing w:line="384" w:lineRule="auto"/>
        <w:textAlignment w:val="baseline"/>
        <w:rPr>
          <w:ins w:id="7812" w:author="swcsmart000" w:date="2024-09-05T17:15:00Z"/>
          <w:rFonts w:ascii="Arial" w:eastAsia="나눔명조" w:hAnsi="Arial" w:cs="Arial"/>
          <w:color w:val="00B050"/>
          <w:spacing w:val="-2"/>
          <w:kern w:val="0"/>
          <w:sz w:val="22"/>
          <w:szCs w:val="20"/>
          <w:rPrChange w:id="7813" w:author="swcsmart000" w:date="2024-09-05T17:15:00Z">
            <w:rPr>
              <w:ins w:id="7814" w:author="swcsmart000" w:date="2024-09-05T17:15:00Z"/>
              <w:rFonts w:ascii="함초롬바탕" w:eastAsia="굴림" w:hAnsi="굴림" w:cs="굴림"/>
              <w:color w:val="000000"/>
              <w:kern w:val="0"/>
              <w:szCs w:val="20"/>
            </w:rPr>
          </w:rPrChange>
        </w:rPr>
      </w:pPr>
      <w:ins w:id="7815" w:author="swcsmart000" w:date="2024-09-05T17:15:00Z">
        <w:r w:rsidRPr="0016309B">
          <w:rPr>
            <w:rFonts w:ascii="Arial" w:eastAsia="나눔명조" w:hAnsi="Arial" w:cs="Arial"/>
            <w:color w:val="00B050"/>
            <w:spacing w:val="-2"/>
            <w:kern w:val="0"/>
            <w:sz w:val="22"/>
            <w:szCs w:val="20"/>
            <w:rPrChange w:id="7816" w:author="swcsmart000" w:date="2024-09-05T17:15:00Z">
              <w:rPr>
                <w:rFonts w:ascii="나눔명조" w:eastAsia="나눔명조" w:hAnsi="나눔명조" w:cs="굴림"/>
                <w:color w:val="FF0000"/>
                <w:spacing w:val="-2"/>
                <w:kern w:val="0"/>
                <w:sz w:val="18"/>
                <w:szCs w:val="18"/>
              </w:rPr>
            </w:rPrChange>
          </w:rPr>
          <w:t>Dadd9_3. [chosen in Dadd9_2] How often did you do the activity?</w:t>
        </w:r>
      </w:ins>
    </w:p>
    <w:p w14:paraId="3A457463" w14:textId="5456B70F" w:rsidR="0016309B" w:rsidRPr="0016309B" w:rsidRDefault="00D42F5E" w:rsidP="0016309B">
      <w:pPr>
        <w:spacing w:line="384" w:lineRule="auto"/>
        <w:textAlignment w:val="baseline"/>
        <w:rPr>
          <w:ins w:id="7817" w:author="swcsmart000" w:date="2024-09-05T17:15:00Z"/>
          <w:rFonts w:ascii="Arial" w:eastAsia="나눔명조" w:hAnsi="Arial" w:cs="Arial"/>
          <w:color w:val="00B050"/>
          <w:spacing w:val="-2"/>
          <w:kern w:val="0"/>
          <w:sz w:val="22"/>
          <w:szCs w:val="20"/>
          <w:rPrChange w:id="7818" w:author="swcsmart000" w:date="2024-09-05T17:15:00Z">
            <w:rPr>
              <w:ins w:id="7819" w:author="swcsmart000" w:date="2024-09-05T17:15:00Z"/>
              <w:rFonts w:ascii="함초롬바탕" w:eastAsia="굴림" w:hAnsi="굴림" w:cs="굴림"/>
              <w:color w:val="000000"/>
              <w:kern w:val="0"/>
              <w:szCs w:val="20"/>
            </w:rPr>
          </w:rPrChange>
        </w:rPr>
      </w:pPr>
      <w:ins w:id="7820" w:author="swcsmart000" w:date="2024-09-05T17:15:00Z">
        <w:r>
          <w:rPr>
            <w:rFonts w:ascii="바탕" w:eastAsia="바탕" w:hAnsi="바탕" w:cs="Arial" w:hint="eastAsia"/>
            <w:color w:val="00B050"/>
            <w:spacing w:val="-2"/>
            <w:kern w:val="0"/>
            <w:sz w:val="22"/>
            <w:szCs w:val="20"/>
          </w:rPr>
          <w:t>①</w:t>
        </w:r>
        <w:r w:rsidR="0016309B" w:rsidRPr="0016309B">
          <w:rPr>
            <w:rFonts w:ascii="Arial" w:eastAsia="나눔명조" w:hAnsi="Arial" w:cs="Arial"/>
            <w:color w:val="00B050"/>
            <w:spacing w:val="-2"/>
            <w:kern w:val="0"/>
            <w:sz w:val="22"/>
            <w:szCs w:val="20"/>
            <w:rPrChange w:id="7821" w:author="swcsmart000" w:date="2024-09-05T17:15:00Z">
              <w:rPr>
                <w:rFonts w:ascii="나눔명조" w:eastAsia="나눔명조" w:hAnsi="나눔명조" w:cs="굴림"/>
                <w:color w:val="FF0000"/>
                <w:spacing w:val="-2"/>
                <w:kern w:val="0"/>
                <w:sz w:val="18"/>
                <w:szCs w:val="18"/>
              </w:rPr>
            </w:rPrChange>
          </w:rPr>
          <w:t xml:space="preserve"> Almost every day (more than 4 times per week)</w:t>
        </w:r>
      </w:ins>
    </w:p>
    <w:p w14:paraId="158ECB0A" w14:textId="73C28952" w:rsidR="0016309B" w:rsidRPr="0016309B" w:rsidRDefault="00D42F5E" w:rsidP="0016309B">
      <w:pPr>
        <w:spacing w:line="384" w:lineRule="auto"/>
        <w:textAlignment w:val="baseline"/>
        <w:rPr>
          <w:ins w:id="7822" w:author="swcsmart000" w:date="2024-09-05T17:15:00Z"/>
          <w:rFonts w:ascii="Arial" w:eastAsia="나눔명조" w:hAnsi="Arial" w:cs="Arial"/>
          <w:color w:val="00B050"/>
          <w:spacing w:val="-2"/>
          <w:kern w:val="0"/>
          <w:sz w:val="22"/>
          <w:szCs w:val="20"/>
          <w:rPrChange w:id="7823" w:author="swcsmart000" w:date="2024-09-05T17:15:00Z">
            <w:rPr>
              <w:ins w:id="7824" w:author="swcsmart000" w:date="2024-09-05T17:15:00Z"/>
              <w:rFonts w:ascii="함초롬바탕" w:eastAsia="굴림" w:hAnsi="굴림" w:cs="굴림"/>
              <w:color w:val="000000"/>
              <w:kern w:val="0"/>
              <w:szCs w:val="20"/>
            </w:rPr>
          </w:rPrChange>
        </w:rPr>
      </w:pPr>
      <w:ins w:id="7825" w:author="swcsmart000" w:date="2024-09-05T17:15:00Z">
        <w:r>
          <w:rPr>
            <w:rFonts w:ascii="바탕" w:eastAsia="바탕" w:hAnsi="바탕" w:cs="Arial" w:hint="eastAsia"/>
            <w:color w:val="00B050"/>
            <w:spacing w:val="-2"/>
            <w:kern w:val="0"/>
            <w:sz w:val="22"/>
            <w:szCs w:val="20"/>
          </w:rPr>
          <w:t>②</w:t>
        </w:r>
        <w:r w:rsidR="0016309B" w:rsidRPr="0016309B">
          <w:rPr>
            <w:rFonts w:ascii="Arial" w:eastAsia="나눔명조" w:hAnsi="Arial" w:cs="Arial"/>
            <w:color w:val="00B050"/>
            <w:spacing w:val="-2"/>
            <w:kern w:val="0"/>
            <w:sz w:val="22"/>
            <w:szCs w:val="20"/>
            <w:rPrChange w:id="7826" w:author="swcsmart000" w:date="2024-09-05T17:15:00Z">
              <w:rPr>
                <w:rFonts w:ascii="나눔명조" w:eastAsia="나눔명조" w:hAnsi="나눔명조" w:cs="굴림"/>
                <w:color w:val="FF0000"/>
                <w:spacing w:val="-2"/>
                <w:kern w:val="0"/>
                <w:sz w:val="18"/>
                <w:szCs w:val="18"/>
              </w:rPr>
            </w:rPrChange>
          </w:rPr>
          <w:t xml:space="preserve"> Once a week</w:t>
        </w:r>
      </w:ins>
    </w:p>
    <w:p w14:paraId="221006A4" w14:textId="6A18C643" w:rsidR="0016309B" w:rsidRPr="0016309B" w:rsidRDefault="00D42F5E" w:rsidP="0016309B">
      <w:pPr>
        <w:spacing w:line="384" w:lineRule="auto"/>
        <w:textAlignment w:val="baseline"/>
        <w:rPr>
          <w:ins w:id="7827" w:author="swcsmart000" w:date="2024-09-05T17:15:00Z"/>
          <w:rFonts w:ascii="Arial" w:eastAsia="나눔명조" w:hAnsi="Arial" w:cs="Arial"/>
          <w:color w:val="00B050"/>
          <w:spacing w:val="-2"/>
          <w:kern w:val="0"/>
          <w:sz w:val="22"/>
          <w:szCs w:val="20"/>
          <w:rPrChange w:id="7828" w:author="swcsmart000" w:date="2024-09-05T17:15:00Z">
            <w:rPr>
              <w:ins w:id="7829" w:author="swcsmart000" w:date="2024-09-05T17:15:00Z"/>
              <w:rFonts w:ascii="함초롬바탕" w:eastAsia="굴림" w:hAnsi="굴림" w:cs="굴림"/>
              <w:color w:val="000000"/>
              <w:kern w:val="0"/>
              <w:szCs w:val="20"/>
            </w:rPr>
          </w:rPrChange>
        </w:rPr>
      </w:pPr>
      <w:ins w:id="7830" w:author="swcsmart000" w:date="2024-09-05T17:16:00Z">
        <w:r>
          <w:rPr>
            <w:rFonts w:ascii="바탕" w:eastAsia="바탕" w:hAnsi="바탕" w:cs="Arial" w:hint="eastAsia"/>
            <w:color w:val="00B050"/>
            <w:spacing w:val="-2"/>
            <w:kern w:val="0"/>
            <w:sz w:val="22"/>
            <w:szCs w:val="20"/>
          </w:rPr>
          <w:t>③</w:t>
        </w:r>
      </w:ins>
      <w:ins w:id="7831" w:author="swcsmart000" w:date="2024-09-05T17:15:00Z">
        <w:r w:rsidR="0016309B" w:rsidRPr="0016309B">
          <w:rPr>
            <w:rFonts w:ascii="Arial" w:eastAsia="나눔명조" w:hAnsi="Arial" w:cs="Arial"/>
            <w:color w:val="00B050"/>
            <w:spacing w:val="-2"/>
            <w:kern w:val="0"/>
            <w:sz w:val="22"/>
            <w:szCs w:val="20"/>
            <w:rPrChange w:id="7832" w:author="swcsmart000" w:date="2024-09-05T17:15:00Z">
              <w:rPr>
                <w:rFonts w:ascii="나눔명조" w:eastAsia="나눔명조" w:hAnsi="나눔명조" w:cs="굴림"/>
                <w:color w:val="FF0000"/>
                <w:spacing w:val="-2"/>
                <w:kern w:val="0"/>
                <w:sz w:val="18"/>
                <w:szCs w:val="18"/>
              </w:rPr>
            </w:rPrChange>
          </w:rPr>
          <w:t xml:space="preserve"> 2~3 times a week</w:t>
        </w:r>
      </w:ins>
    </w:p>
    <w:p w14:paraId="5BDB8A68" w14:textId="2DE5F1F5" w:rsidR="0016309B" w:rsidRPr="0016309B" w:rsidRDefault="00D42F5E" w:rsidP="0016309B">
      <w:pPr>
        <w:spacing w:line="384" w:lineRule="auto"/>
        <w:textAlignment w:val="baseline"/>
        <w:rPr>
          <w:ins w:id="7833" w:author="swcsmart000" w:date="2024-09-05T17:15:00Z"/>
          <w:rFonts w:ascii="Arial" w:eastAsia="나눔명조" w:hAnsi="Arial" w:cs="Arial"/>
          <w:color w:val="00B050"/>
          <w:spacing w:val="-2"/>
          <w:kern w:val="0"/>
          <w:sz w:val="22"/>
          <w:szCs w:val="20"/>
          <w:rPrChange w:id="7834" w:author="swcsmart000" w:date="2024-09-05T17:15:00Z">
            <w:rPr>
              <w:ins w:id="7835" w:author="swcsmart000" w:date="2024-09-05T17:15:00Z"/>
              <w:rFonts w:ascii="함초롬바탕" w:eastAsia="굴림" w:hAnsi="굴림" w:cs="굴림"/>
              <w:color w:val="000000"/>
              <w:kern w:val="0"/>
              <w:szCs w:val="20"/>
            </w:rPr>
          </w:rPrChange>
        </w:rPr>
      </w:pPr>
      <w:ins w:id="7836" w:author="swcsmart000" w:date="2024-09-05T17:16:00Z">
        <w:r>
          <w:rPr>
            <w:rFonts w:ascii="바탕" w:eastAsia="바탕" w:hAnsi="바탕" w:cs="Arial" w:hint="eastAsia"/>
            <w:color w:val="00B050"/>
            <w:spacing w:val="-2"/>
            <w:kern w:val="0"/>
            <w:sz w:val="22"/>
            <w:szCs w:val="20"/>
          </w:rPr>
          <w:t>④</w:t>
        </w:r>
      </w:ins>
      <w:ins w:id="7837" w:author="swcsmart000" w:date="2024-09-05T17:15:00Z">
        <w:r w:rsidR="0016309B" w:rsidRPr="0016309B">
          <w:rPr>
            <w:rFonts w:ascii="Arial" w:eastAsia="나눔명조" w:hAnsi="Arial" w:cs="Arial"/>
            <w:color w:val="00B050"/>
            <w:spacing w:val="-2"/>
            <w:kern w:val="0"/>
            <w:sz w:val="22"/>
            <w:szCs w:val="20"/>
            <w:rPrChange w:id="7838" w:author="swcsmart000" w:date="2024-09-05T17:15:00Z">
              <w:rPr>
                <w:rFonts w:ascii="나눔명조" w:eastAsia="나눔명조" w:hAnsi="나눔명조" w:cs="굴림"/>
                <w:color w:val="FF0000"/>
                <w:spacing w:val="-2"/>
                <w:kern w:val="0"/>
                <w:sz w:val="18"/>
                <w:szCs w:val="18"/>
              </w:rPr>
            </w:rPrChange>
          </w:rPr>
          <w:t xml:space="preserve"> Once a month</w:t>
        </w:r>
      </w:ins>
    </w:p>
    <w:p w14:paraId="1059A6E7" w14:textId="6FB5BF4A" w:rsidR="0016309B" w:rsidRPr="0016309B" w:rsidRDefault="00D42F5E" w:rsidP="0016309B">
      <w:pPr>
        <w:spacing w:line="384" w:lineRule="auto"/>
        <w:textAlignment w:val="baseline"/>
        <w:rPr>
          <w:ins w:id="7839" w:author="swcsmart000" w:date="2024-09-05T17:15:00Z"/>
          <w:rFonts w:ascii="Arial" w:eastAsia="나눔명조" w:hAnsi="Arial" w:cs="Arial"/>
          <w:color w:val="00B050"/>
          <w:spacing w:val="-2"/>
          <w:kern w:val="0"/>
          <w:sz w:val="22"/>
          <w:szCs w:val="20"/>
          <w:rPrChange w:id="7840" w:author="swcsmart000" w:date="2024-09-05T17:15:00Z">
            <w:rPr>
              <w:ins w:id="7841" w:author="swcsmart000" w:date="2024-09-05T17:15:00Z"/>
              <w:rFonts w:ascii="함초롬바탕" w:eastAsia="굴림" w:hAnsi="굴림" w:cs="굴림"/>
              <w:color w:val="000000"/>
              <w:kern w:val="0"/>
              <w:szCs w:val="20"/>
            </w:rPr>
          </w:rPrChange>
        </w:rPr>
      </w:pPr>
      <w:ins w:id="7842" w:author="swcsmart000" w:date="2024-09-05T17:16:00Z">
        <w:r>
          <w:rPr>
            <w:rFonts w:ascii="바탕" w:eastAsia="바탕" w:hAnsi="바탕" w:cs="Arial" w:hint="eastAsia"/>
            <w:color w:val="00B050"/>
            <w:spacing w:val="-2"/>
            <w:kern w:val="0"/>
            <w:sz w:val="22"/>
            <w:szCs w:val="20"/>
          </w:rPr>
          <w:t>⑤</w:t>
        </w:r>
      </w:ins>
      <w:ins w:id="7843" w:author="swcsmart000" w:date="2024-09-05T17:15:00Z">
        <w:r w:rsidR="0016309B" w:rsidRPr="0016309B">
          <w:rPr>
            <w:rFonts w:ascii="Arial" w:eastAsia="나눔명조" w:hAnsi="Arial" w:cs="Arial"/>
            <w:color w:val="00B050"/>
            <w:spacing w:val="-2"/>
            <w:kern w:val="0"/>
            <w:sz w:val="22"/>
            <w:szCs w:val="20"/>
            <w:rPrChange w:id="7844" w:author="swcsmart000" w:date="2024-09-05T17:15:00Z">
              <w:rPr>
                <w:rFonts w:ascii="나눔명조" w:eastAsia="나눔명조" w:hAnsi="나눔명조" w:cs="굴림"/>
                <w:color w:val="FF0000"/>
                <w:spacing w:val="-2"/>
                <w:kern w:val="0"/>
                <w:sz w:val="18"/>
                <w:szCs w:val="18"/>
              </w:rPr>
            </w:rPrChange>
          </w:rPr>
          <w:t xml:space="preserve"> Twice a month (every two weeks)</w:t>
        </w:r>
      </w:ins>
    </w:p>
    <w:p w14:paraId="5A64ADB4" w14:textId="69162527" w:rsidR="0016309B" w:rsidRPr="0016309B" w:rsidRDefault="00D42F5E" w:rsidP="0016309B">
      <w:pPr>
        <w:spacing w:line="384" w:lineRule="auto"/>
        <w:textAlignment w:val="baseline"/>
        <w:rPr>
          <w:ins w:id="7845" w:author="swcsmart000" w:date="2024-09-05T17:15:00Z"/>
          <w:rFonts w:ascii="Arial" w:eastAsia="나눔명조" w:hAnsi="Arial" w:cs="Arial"/>
          <w:color w:val="00B050"/>
          <w:spacing w:val="-2"/>
          <w:kern w:val="0"/>
          <w:sz w:val="22"/>
          <w:szCs w:val="20"/>
          <w:rPrChange w:id="7846" w:author="swcsmart000" w:date="2024-09-05T17:15:00Z">
            <w:rPr>
              <w:ins w:id="7847" w:author="swcsmart000" w:date="2024-09-05T17:15:00Z"/>
              <w:rFonts w:ascii="함초롬바탕" w:eastAsia="굴림" w:hAnsi="굴림" w:cs="굴림"/>
              <w:color w:val="000000"/>
              <w:kern w:val="0"/>
              <w:szCs w:val="20"/>
            </w:rPr>
          </w:rPrChange>
        </w:rPr>
      </w:pPr>
      <w:ins w:id="7848" w:author="swcsmart000" w:date="2024-09-05T17:16:00Z">
        <w:r>
          <w:rPr>
            <w:rFonts w:ascii="바탕" w:eastAsia="바탕" w:hAnsi="바탕" w:cs="Arial" w:hint="eastAsia"/>
            <w:color w:val="00B050"/>
            <w:spacing w:val="-2"/>
            <w:kern w:val="0"/>
            <w:sz w:val="22"/>
            <w:szCs w:val="20"/>
          </w:rPr>
          <w:t>⑥</w:t>
        </w:r>
      </w:ins>
      <w:ins w:id="7849" w:author="swcsmart000" w:date="2024-09-05T17:15:00Z">
        <w:r w:rsidR="0016309B" w:rsidRPr="0016309B">
          <w:rPr>
            <w:rFonts w:ascii="Arial" w:eastAsia="나눔명조" w:hAnsi="Arial" w:cs="Arial"/>
            <w:color w:val="00B050"/>
            <w:spacing w:val="-2"/>
            <w:kern w:val="0"/>
            <w:sz w:val="22"/>
            <w:szCs w:val="20"/>
            <w:rPrChange w:id="7850" w:author="swcsmart000" w:date="2024-09-05T17:15:00Z">
              <w:rPr>
                <w:rFonts w:ascii="나눔명조" w:eastAsia="나눔명조" w:hAnsi="나눔명조" w:cs="굴림"/>
                <w:color w:val="FF0000"/>
                <w:spacing w:val="-2"/>
                <w:kern w:val="0"/>
                <w:sz w:val="18"/>
                <w:szCs w:val="18"/>
              </w:rPr>
            </w:rPrChange>
          </w:rPr>
          <w:t xml:space="preserve"> Once or twice a year</w:t>
        </w:r>
      </w:ins>
    </w:p>
    <w:p w14:paraId="6368BEA9" w14:textId="2E67F05B" w:rsidR="0016309B" w:rsidRPr="0016309B" w:rsidRDefault="00D42F5E" w:rsidP="0016309B">
      <w:pPr>
        <w:spacing w:line="384" w:lineRule="auto"/>
        <w:textAlignment w:val="baseline"/>
        <w:rPr>
          <w:ins w:id="7851" w:author="swcsmart000" w:date="2024-09-05T17:15:00Z"/>
          <w:rFonts w:ascii="Arial" w:eastAsia="나눔명조" w:hAnsi="Arial" w:cs="Arial"/>
          <w:color w:val="00B050"/>
          <w:spacing w:val="-2"/>
          <w:kern w:val="0"/>
          <w:sz w:val="22"/>
          <w:szCs w:val="20"/>
          <w:rPrChange w:id="7852" w:author="swcsmart000" w:date="2024-09-05T17:15:00Z">
            <w:rPr>
              <w:ins w:id="7853" w:author="swcsmart000" w:date="2024-09-05T17:15:00Z"/>
              <w:rFonts w:ascii="함초롬바탕" w:eastAsia="굴림" w:hAnsi="굴림" w:cs="굴림"/>
              <w:color w:val="000000"/>
              <w:kern w:val="0"/>
              <w:szCs w:val="20"/>
            </w:rPr>
          </w:rPrChange>
        </w:rPr>
      </w:pPr>
      <w:ins w:id="7854" w:author="swcsmart000" w:date="2024-09-05T17:16:00Z">
        <w:r>
          <w:rPr>
            <w:rFonts w:ascii="바탕" w:eastAsia="바탕" w:hAnsi="바탕" w:cs="Arial" w:hint="eastAsia"/>
            <w:color w:val="00B050"/>
            <w:spacing w:val="-2"/>
            <w:kern w:val="0"/>
            <w:sz w:val="22"/>
            <w:szCs w:val="20"/>
          </w:rPr>
          <w:t>⑦</w:t>
        </w:r>
      </w:ins>
      <w:ins w:id="7855" w:author="swcsmart000" w:date="2024-09-05T17:15:00Z">
        <w:r w:rsidR="0016309B" w:rsidRPr="0016309B">
          <w:rPr>
            <w:rFonts w:ascii="Arial" w:eastAsia="나눔명조" w:hAnsi="Arial" w:cs="Arial"/>
            <w:color w:val="00B050"/>
            <w:spacing w:val="-2"/>
            <w:kern w:val="0"/>
            <w:sz w:val="22"/>
            <w:szCs w:val="20"/>
            <w:rPrChange w:id="7856" w:author="swcsmart000" w:date="2024-09-05T17:15:00Z">
              <w:rPr>
                <w:rFonts w:ascii="나눔명조" w:eastAsia="나눔명조" w:hAnsi="나눔명조" w:cs="굴림"/>
                <w:color w:val="FF0000"/>
                <w:spacing w:val="-2"/>
                <w:kern w:val="0"/>
                <w:sz w:val="18"/>
                <w:szCs w:val="18"/>
              </w:rPr>
            </w:rPrChange>
          </w:rPr>
          <w:t xml:space="preserve"> Three or four times a year (once every three or four months)</w:t>
        </w:r>
      </w:ins>
    </w:p>
    <w:p w14:paraId="4467454B" w14:textId="1CD9B28D" w:rsidR="0016309B" w:rsidRPr="0016309B" w:rsidRDefault="00D42F5E" w:rsidP="0016309B">
      <w:pPr>
        <w:spacing w:line="384" w:lineRule="auto"/>
        <w:textAlignment w:val="baseline"/>
        <w:rPr>
          <w:ins w:id="7857" w:author="swcsmart000" w:date="2024-09-05T17:15:00Z"/>
          <w:rFonts w:ascii="Arial" w:eastAsia="나눔명조" w:hAnsi="Arial" w:cs="Arial"/>
          <w:color w:val="00B050"/>
          <w:spacing w:val="-2"/>
          <w:kern w:val="0"/>
          <w:sz w:val="22"/>
          <w:szCs w:val="20"/>
          <w:rPrChange w:id="7858" w:author="swcsmart000" w:date="2024-09-05T17:15:00Z">
            <w:rPr>
              <w:ins w:id="7859" w:author="swcsmart000" w:date="2024-09-05T17:15:00Z"/>
              <w:rFonts w:ascii="함초롬바탕" w:eastAsia="굴림" w:hAnsi="굴림" w:cs="굴림"/>
              <w:color w:val="000000"/>
              <w:kern w:val="0"/>
              <w:szCs w:val="20"/>
            </w:rPr>
          </w:rPrChange>
        </w:rPr>
      </w:pPr>
      <w:ins w:id="7860" w:author="swcsmart000" w:date="2024-09-05T17:16:00Z">
        <w:r>
          <w:rPr>
            <w:rFonts w:ascii="바탕" w:eastAsia="바탕" w:hAnsi="바탕" w:cs="Arial" w:hint="eastAsia"/>
            <w:color w:val="00B050"/>
            <w:spacing w:val="-2"/>
            <w:kern w:val="0"/>
            <w:sz w:val="22"/>
            <w:szCs w:val="20"/>
          </w:rPr>
          <w:t>⑧</w:t>
        </w:r>
      </w:ins>
      <w:ins w:id="7861" w:author="swcsmart000" w:date="2024-09-05T17:15:00Z">
        <w:r w:rsidR="0016309B" w:rsidRPr="0016309B">
          <w:rPr>
            <w:rFonts w:ascii="Arial" w:eastAsia="나눔명조" w:hAnsi="Arial" w:cs="Arial"/>
            <w:color w:val="00B050"/>
            <w:spacing w:val="-2"/>
            <w:kern w:val="0"/>
            <w:sz w:val="22"/>
            <w:szCs w:val="20"/>
            <w:rPrChange w:id="7862" w:author="swcsmart000" w:date="2024-09-05T17:15:00Z">
              <w:rPr>
                <w:rFonts w:ascii="나눔명조" w:eastAsia="나눔명조" w:hAnsi="나눔명조" w:cs="굴림"/>
                <w:color w:val="FF0000"/>
                <w:spacing w:val="-2"/>
                <w:kern w:val="0"/>
                <w:sz w:val="18"/>
                <w:szCs w:val="18"/>
              </w:rPr>
            </w:rPrChange>
          </w:rPr>
          <w:t xml:space="preserve"> Five or six times a year (every two months)</w:t>
        </w:r>
      </w:ins>
    </w:p>
    <w:p w14:paraId="48DA174D" w14:textId="298E0736" w:rsidR="0016309B" w:rsidRPr="0016309B" w:rsidRDefault="00D42F5E" w:rsidP="0016309B">
      <w:pPr>
        <w:spacing w:line="384" w:lineRule="auto"/>
        <w:textAlignment w:val="baseline"/>
        <w:rPr>
          <w:ins w:id="7863" w:author="swcsmart000" w:date="2024-09-05T17:15:00Z"/>
          <w:rFonts w:ascii="Arial" w:eastAsia="나눔명조" w:hAnsi="Arial" w:cs="Arial"/>
          <w:color w:val="00B050"/>
          <w:spacing w:val="-2"/>
          <w:kern w:val="0"/>
          <w:sz w:val="22"/>
          <w:szCs w:val="20"/>
          <w:rPrChange w:id="7864" w:author="swcsmart000" w:date="2024-09-05T17:15:00Z">
            <w:rPr>
              <w:ins w:id="7865" w:author="swcsmart000" w:date="2024-09-05T17:15:00Z"/>
              <w:rFonts w:ascii="함초롬바탕" w:eastAsia="굴림" w:hAnsi="굴림" w:cs="굴림"/>
              <w:color w:val="000000"/>
              <w:kern w:val="0"/>
              <w:szCs w:val="20"/>
            </w:rPr>
          </w:rPrChange>
        </w:rPr>
      </w:pPr>
      <w:ins w:id="7866" w:author="swcsmart000" w:date="2024-09-05T17:16:00Z">
        <w:r>
          <w:rPr>
            <w:rFonts w:ascii="바탕" w:eastAsia="바탕" w:hAnsi="바탕" w:cs="Arial" w:hint="eastAsia"/>
            <w:color w:val="00B050"/>
            <w:spacing w:val="-2"/>
            <w:kern w:val="0"/>
            <w:sz w:val="22"/>
            <w:szCs w:val="20"/>
          </w:rPr>
          <w:t>⑨</w:t>
        </w:r>
      </w:ins>
      <w:ins w:id="7867" w:author="swcsmart000" w:date="2024-09-05T17:15:00Z">
        <w:r w:rsidR="0016309B" w:rsidRPr="0016309B">
          <w:rPr>
            <w:rFonts w:ascii="Arial" w:eastAsia="나눔명조" w:hAnsi="Arial" w:cs="Arial"/>
            <w:color w:val="00B050"/>
            <w:spacing w:val="-2"/>
            <w:kern w:val="0"/>
            <w:sz w:val="22"/>
            <w:szCs w:val="20"/>
            <w:rPrChange w:id="7868" w:author="swcsmart000" w:date="2024-09-05T17:15:00Z">
              <w:rPr>
                <w:rFonts w:ascii="나눔명조" w:eastAsia="나눔명조" w:hAnsi="나눔명조" w:cs="굴림"/>
                <w:color w:val="FF0000"/>
                <w:spacing w:val="-2"/>
                <w:kern w:val="0"/>
                <w:sz w:val="18"/>
                <w:szCs w:val="18"/>
              </w:rPr>
            </w:rPrChange>
          </w:rPr>
          <w:t xml:space="preserve"> Almost never a year</w:t>
        </w:r>
      </w:ins>
    </w:p>
    <w:p w14:paraId="71BCC2A1" w14:textId="3CF00292" w:rsidR="0016309B" w:rsidRPr="0016309B" w:rsidRDefault="00D42F5E" w:rsidP="0016309B">
      <w:pPr>
        <w:spacing w:line="384" w:lineRule="auto"/>
        <w:textAlignment w:val="baseline"/>
        <w:rPr>
          <w:ins w:id="7869" w:author="swcsmart000" w:date="2024-09-05T17:15:00Z"/>
          <w:rFonts w:ascii="Arial" w:eastAsia="나눔명조" w:hAnsi="Arial" w:cs="Arial"/>
          <w:color w:val="00B050"/>
          <w:spacing w:val="-2"/>
          <w:kern w:val="0"/>
          <w:sz w:val="22"/>
          <w:szCs w:val="20"/>
          <w:rPrChange w:id="7870" w:author="swcsmart000" w:date="2024-09-05T17:15:00Z">
            <w:rPr>
              <w:ins w:id="7871" w:author="swcsmart000" w:date="2024-09-05T17:15:00Z"/>
              <w:rFonts w:ascii="함초롬바탕" w:eastAsia="굴림" w:hAnsi="굴림" w:cs="굴림"/>
              <w:color w:val="000000"/>
              <w:kern w:val="0"/>
              <w:szCs w:val="20"/>
            </w:rPr>
          </w:rPrChange>
        </w:rPr>
      </w:pPr>
      <w:ins w:id="7872" w:author="swcsmart000" w:date="2024-09-05T17:17:00Z">
        <w:r>
          <w:rPr>
            <w:rFonts w:ascii="바탕" w:eastAsia="바탕" w:hAnsi="바탕" w:cs="Arial" w:hint="eastAsia"/>
            <w:color w:val="00B050"/>
            <w:spacing w:val="-2"/>
            <w:kern w:val="0"/>
            <w:sz w:val="22"/>
            <w:szCs w:val="20"/>
          </w:rPr>
          <w:t>⑩</w:t>
        </w:r>
      </w:ins>
      <w:ins w:id="7873" w:author="swcsmart000" w:date="2024-09-05T17:15:00Z">
        <w:r w:rsidR="0016309B" w:rsidRPr="0016309B">
          <w:rPr>
            <w:rFonts w:ascii="Arial" w:eastAsia="나눔명조" w:hAnsi="Arial" w:cs="Arial"/>
            <w:color w:val="00B050"/>
            <w:spacing w:val="-2"/>
            <w:kern w:val="0"/>
            <w:sz w:val="22"/>
            <w:szCs w:val="20"/>
            <w:rPrChange w:id="7874" w:author="swcsmart000" w:date="2024-09-05T17:15:00Z">
              <w:rPr>
                <w:rFonts w:ascii="나눔명조" w:eastAsia="나눔명조" w:hAnsi="나눔명조" w:cs="굴림"/>
                <w:color w:val="FF0000"/>
                <w:spacing w:val="-2"/>
                <w:kern w:val="0"/>
                <w:sz w:val="18"/>
                <w:szCs w:val="18"/>
              </w:rPr>
            </w:rPrChange>
          </w:rPr>
          <w:t xml:space="preserve"> Almost never did</w:t>
        </w:r>
      </w:ins>
    </w:p>
    <w:p w14:paraId="71839CA3" w14:textId="77777777" w:rsidR="0016309B" w:rsidRPr="0016309B" w:rsidRDefault="0016309B" w:rsidP="0016309B">
      <w:pPr>
        <w:spacing w:line="384" w:lineRule="auto"/>
        <w:textAlignment w:val="baseline"/>
        <w:rPr>
          <w:ins w:id="7875" w:author="swcsmart000" w:date="2024-09-05T17:15:00Z"/>
          <w:rFonts w:ascii="Arial" w:eastAsia="나눔명조" w:hAnsi="Arial" w:cs="Arial"/>
          <w:color w:val="00B050"/>
          <w:spacing w:val="-2"/>
          <w:kern w:val="0"/>
          <w:sz w:val="22"/>
          <w:szCs w:val="20"/>
          <w:rPrChange w:id="7876" w:author="swcsmart000" w:date="2024-09-05T17:15:00Z">
            <w:rPr>
              <w:ins w:id="7877" w:author="swcsmart000" w:date="2024-09-05T17:15:00Z"/>
              <w:rFonts w:ascii="함초롬바탕" w:eastAsia="굴림" w:hAnsi="굴림" w:cs="굴림"/>
              <w:color w:val="FF0000"/>
              <w:spacing w:val="-2"/>
              <w:kern w:val="0"/>
              <w:sz w:val="18"/>
              <w:szCs w:val="18"/>
            </w:rPr>
          </w:rPrChange>
        </w:rPr>
      </w:pPr>
    </w:p>
    <w:p w14:paraId="611D06AF" w14:textId="77777777" w:rsidR="0016309B" w:rsidRPr="0016309B" w:rsidRDefault="0016309B" w:rsidP="0016309B">
      <w:pPr>
        <w:spacing w:line="384" w:lineRule="auto"/>
        <w:textAlignment w:val="baseline"/>
        <w:rPr>
          <w:ins w:id="7878" w:author="swcsmart000" w:date="2024-09-05T17:15:00Z"/>
          <w:rFonts w:ascii="Arial" w:eastAsia="나눔명조" w:hAnsi="Arial" w:cs="Arial"/>
          <w:color w:val="00B050"/>
          <w:spacing w:val="-2"/>
          <w:kern w:val="0"/>
          <w:sz w:val="22"/>
          <w:szCs w:val="20"/>
          <w:rPrChange w:id="7879" w:author="swcsmart000" w:date="2024-09-05T17:15:00Z">
            <w:rPr>
              <w:ins w:id="7880" w:author="swcsmart000" w:date="2024-09-05T17:15:00Z"/>
              <w:rFonts w:ascii="함초롬바탕" w:eastAsia="굴림" w:hAnsi="굴림" w:cs="굴림"/>
              <w:color w:val="000000"/>
              <w:kern w:val="0"/>
              <w:szCs w:val="20"/>
            </w:rPr>
          </w:rPrChange>
        </w:rPr>
      </w:pPr>
      <w:ins w:id="7881" w:author="swcsmart000" w:date="2024-09-05T17:15:00Z">
        <w:r w:rsidRPr="0016309B">
          <w:rPr>
            <w:rFonts w:ascii="Arial" w:eastAsia="나눔명조" w:hAnsi="Arial" w:cs="Arial"/>
            <w:color w:val="00B050"/>
            <w:spacing w:val="-2"/>
            <w:kern w:val="0"/>
            <w:sz w:val="22"/>
            <w:szCs w:val="20"/>
            <w:rPrChange w:id="7882" w:author="swcsmart000" w:date="2024-09-05T17:15:00Z">
              <w:rPr>
                <w:rFonts w:ascii="나눔명조" w:eastAsia="나눔명조" w:hAnsi="나눔명조" w:cs="굴림"/>
                <w:color w:val="FF0000"/>
                <w:spacing w:val="-2"/>
                <w:kern w:val="0"/>
                <w:sz w:val="18"/>
                <w:szCs w:val="18"/>
              </w:rPr>
            </w:rPrChange>
          </w:rPr>
          <w:t>Dadd9_4. [chosen in Dadd9_2] Did you receive compensation for the activity?</w:t>
        </w:r>
      </w:ins>
    </w:p>
    <w:p w14:paraId="31964FF3" w14:textId="2736C332" w:rsidR="0016309B" w:rsidRPr="0016309B" w:rsidRDefault="00D42F5E" w:rsidP="0016309B">
      <w:pPr>
        <w:spacing w:line="384" w:lineRule="auto"/>
        <w:textAlignment w:val="baseline"/>
        <w:rPr>
          <w:ins w:id="7883" w:author="swcsmart000" w:date="2024-09-05T17:15:00Z"/>
          <w:rFonts w:ascii="Arial" w:eastAsia="나눔명조" w:hAnsi="Arial" w:cs="Arial"/>
          <w:color w:val="00B050"/>
          <w:spacing w:val="-2"/>
          <w:kern w:val="0"/>
          <w:sz w:val="22"/>
          <w:szCs w:val="20"/>
          <w:rPrChange w:id="7884" w:author="swcsmart000" w:date="2024-09-05T17:15:00Z">
            <w:rPr>
              <w:ins w:id="7885" w:author="swcsmart000" w:date="2024-09-05T17:15:00Z"/>
              <w:rFonts w:ascii="함초롬바탕" w:eastAsia="굴림" w:hAnsi="굴림" w:cs="굴림"/>
              <w:color w:val="000000"/>
              <w:kern w:val="0"/>
              <w:szCs w:val="20"/>
            </w:rPr>
          </w:rPrChange>
        </w:rPr>
      </w:pPr>
      <w:ins w:id="7886" w:author="swcsmart000" w:date="2024-09-05T17:17:00Z">
        <w:r>
          <w:rPr>
            <w:rFonts w:ascii="바탕" w:eastAsia="바탕" w:hAnsi="바탕" w:cs="Arial" w:hint="eastAsia"/>
            <w:color w:val="00B050"/>
            <w:spacing w:val="-2"/>
            <w:kern w:val="0"/>
            <w:sz w:val="22"/>
            <w:szCs w:val="20"/>
          </w:rPr>
          <w:t>①</w:t>
        </w:r>
      </w:ins>
      <w:ins w:id="7887" w:author="swcsmart000" w:date="2024-09-05T17:15:00Z">
        <w:r w:rsidR="0016309B" w:rsidRPr="0016309B">
          <w:rPr>
            <w:rFonts w:ascii="Arial" w:eastAsia="나눔명조" w:hAnsi="Arial" w:cs="Arial"/>
            <w:color w:val="00B050"/>
            <w:spacing w:val="-2"/>
            <w:kern w:val="0"/>
            <w:sz w:val="22"/>
            <w:szCs w:val="20"/>
            <w:rPrChange w:id="7888" w:author="swcsmart000" w:date="2024-09-05T17:15:00Z">
              <w:rPr>
                <w:rFonts w:ascii="나눔명조" w:eastAsia="나눔명조" w:hAnsi="나눔명조" w:cs="굴림"/>
                <w:color w:val="FF0000"/>
                <w:spacing w:val="-2"/>
                <w:kern w:val="0"/>
                <w:sz w:val="18"/>
                <w:szCs w:val="18"/>
              </w:rPr>
            </w:rPrChange>
          </w:rPr>
          <w:t xml:space="preserve"> Yes (average ___ ten thousand won per month)</w:t>
        </w:r>
      </w:ins>
    </w:p>
    <w:p w14:paraId="6E85F817" w14:textId="289A0C04" w:rsidR="0016309B" w:rsidRPr="0016309B" w:rsidRDefault="00D42F5E" w:rsidP="0016309B">
      <w:pPr>
        <w:spacing w:line="384" w:lineRule="auto"/>
        <w:textAlignment w:val="baseline"/>
        <w:rPr>
          <w:ins w:id="7889" w:author="swcsmart000" w:date="2024-09-05T17:15:00Z"/>
          <w:rFonts w:ascii="Arial" w:eastAsia="나눔명조" w:hAnsi="Arial" w:cs="Arial"/>
          <w:color w:val="00B050"/>
          <w:spacing w:val="-2"/>
          <w:kern w:val="0"/>
          <w:sz w:val="22"/>
          <w:szCs w:val="20"/>
          <w:rPrChange w:id="7890" w:author="swcsmart000" w:date="2024-09-05T17:15:00Z">
            <w:rPr>
              <w:ins w:id="7891" w:author="swcsmart000" w:date="2024-09-05T17:15:00Z"/>
              <w:rFonts w:ascii="함초롬바탕" w:eastAsia="굴림" w:hAnsi="굴림" w:cs="굴림"/>
              <w:color w:val="000000"/>
              <w:kern w:val="0"/>
              <w:szCs w:val="20"/>
            </w:rPr>
          </w:rPrChange>
        </w:rPr>
      </w:pPr>
      <w:ins w:id="7892" w:author="swcsmart000" w:date="2024-09-05T17:17:00Z">
        <w:r>
          <w:rPr>
            <w:rFonts w:ascii="바탕" w:eastAsia="바탕" w:hAnsi="바탕" w:cs="Arial" w:hint="eastAsia"/>
            <w:color w:val="00B050"/>
            <w:spacing w:val="-2"/>
            <w:kern w:val="0"/>
            <w:sz w:val="22"/>
            <w:szCs w:val="20"/>
          </w:rPr>
          <w:t>⑤</w:t>
        </w:r>
      </w:ins>
      <w:ins w:id="7893" w:author="swcsmart000" w:date="2024-09-05T17:15:00Z">
        <w:r w:rsidR="0016309B" w:rsidRPr="0016309B">
          <w:rPr>
            <w:rFonts w:ascii="Arial" w:eastAsia="나눔명조" w:hAnsi="Arial" w:cs="Arial"/>
            <w:color w:val="00B050"/>
            <w:spacing w:val="-2"/>
            <w:kern w:val="0"/>
            <w:sz w:val="22"/>
            <w:szCs w:val="20"/>
            <w:rPrChange w:id="7894" w:author="swcsmart000" w:date="2024-09-05T17:15:00Z">
              <w:rPr>
                <w:rFonts w:ascii="나눔명조" w:eastAsia="나눔명조" w:hAnsi="나눔명조" w:cs="굴림"/>
                <w:color w:val="FF0000"/>
                <w:spacing w:val="-2"/>
                <w:kern w:val="0"/>
                <w:sz w:val="18"/>
                <w:szCs w:val="18"/>
              </w:rPr>
            </w:rPrChange>
          </w:rPr>
          <w:t xml:space="preserve"> No </w:t>
        </w:r>
      </w:ins>
    </w:p>
    <w:p w14:paraId="248B69E4" w14:textId="77777777" w:rsidR="0016309B" w:rsidRPr="0016309B" w:rsidRDefault="0016309B" w:rsidP="0016309B">
      <w:pPr>
        <w:spacing w:line="384" w:lineRule="auto"/>
        <w:textAlignment w:val="baseline"/>
        <w:rPr>
          <w:ins w:id="7895" w:author="swcsmart000" w:date="2024-09-05T17:15:00Z"/>
          <w:rFonts w:ascii="Arial" w:eastAsia="나눔명조" w:hAnsi="Arial" w:cs="Arial"/>
          <w:color w:val="00B050"/>
          <w:spacing w:val="-2"/>
          <w:kern w:val="0"/>
          <w:sz w:val="22"/>
          <w:szCs w:val="20"/>
          <w:rPrChange w:id="7896" w:author="swcsmart000" w:date="2024-09-05T17:15:00Z">
            <w:rPr>
              <w:ins w:id="7897" w:author="swcsmart000" w:date="2024-09-05T17:15:00Z"/>
              <w:rFonts w:ascii="함초롬바탕" w:eastAsia="굴림" w:hAnsi="굴림" w:cs="굴림"/>
              <w:color w:val="FF0000"/>
              <w:spacing w:val="-2"/>
              <w:kern w:val="0"/>
              <w:sz w:val="18"/>
              <w:szCs w:val="18"/>
            </w:rPr>
          </w:rPrChange>
        </w:rPr>
      </w:pPr>
    </w:p>
    <w:p w14:paraId="136A1A16" w14:textId="77777777" w:rsidR="0016309B" w:rsidRPr="0016309B" w:rsidRDefault="0016309B" w:rsidP="0016309B">
      <w:pPr>
        <w:spacing w:line="384" w:lineRule="auto"/>
        <w:textAlignment w:val="baseline"/>
        <w:rPr>
          <w:ins w:id="7898" w:author="swcsmart000" w:date="2024-09-05T17:15:00Z"/>
          <w:rFonts w:ascii="Arial" w:eastAsia="나눔명조" w:hAnsi="Arial" w:cs="Arial"/>
          <w:color w:val="00B050"/>
          <w:spacing w:val="-2"/>
          <w:kern w:val="0"/>
          <w:sz w:val="22"/>
          <w:szCs w:val="20"/>
          <w:rPrChange w:id="7899" w:author="swcsmart000" w:date="2024-09-05T17:15:00Z">
            <w:rPr>
              <w:ins w:id="7900" w:author="swcsmart000" w:date="2024-09-05T17:15:00Z"/>
              <w:rFonts w:ascii="함초롬바탕" w:eastAsia="굴림" w:hAnsi="굴림" w:cs="굴림"/>
              <w:color w:val="000000"/>
              <w:kern w:val="0"/>
              <w:szCs w:val="20"/>
            </w:rPr>
          </w:rPrChange>
        </w:rPr>
      </w:pPr>
      <w:ins w:id="7901" w:author="swcsmart000" w:date="2024-09-05T17:15:00Z">
        <w:r w:rsidRPr="0016309B">
          <w:rPr>
            <w:rFonts w:ascii="Arial" w:eastAsia="나눔명조" w:hAnsi="Arial" w:cs="Arial"/>
            <w:color w:val="00B050"/>
            <w:spacing w:val="-2"/>
            <w:kern w:val="0"/>
            <w:sz w:val="22"/>
            <w:szCs w:val="20"/>
            <w:rPrChange w:id="7902" w:author="swcsmart000" w:date="2024-09-05T17:15:00Z">
              <w:rPr>
                <w:rFonts w:ascii="나눔명조" w:eastAsia="나눔명조" w:hAnsi="나눔명조" w:cs="굴림"/>
                <w:color w:val="FF0000"/>
                <w:spacing w:val="-2"/>
                <w:kern w:val="0"/>
                <w:sz w:val="18"/>
                <w:szCs w:val="18"/>
              </w:rPr>
            </w:rPrChange>
          </w:rPr>
          <w:t>Dadd9_5. [chosen in Dadd9_2]</w:t>
        </w:r>
        <w:r w:rsidRPr="0016309B">
          <w:rPr>
            <w:rFonts w:ascii="Arial" w:eastAsia="나눔명조" w:hAnsi="Arial" w:cs="Arial"/>
            <w:color w:val="00B050"/>
            <w:spacing w:val="-2"/>
            <w:kern w:val="0"/>
            <w:sz w:val="22"/>
            <w:szCs w:val="20"/>
            <w:rPrChange w:id="7903" w:author="swcsmart000" w:date="2024-09-05T17:15:00Z">
              <w:rPr>
                <w:rFonts w:ascii="함초롬바탕" w:eastAsia="나눔명조" w:hAnsi="굴림" w:cs="굴림"/>
                <w:color w:val="FF0000"/>
                <w:spacing w:val="-8"/>
                <w:kern w:val="0"/>
                <w:sz w:val="18"/>
                <w:szCs w:val="18"/>
              </w:rPr>
            </w:rPrChange>
          </w:rPr>
          <w:t xml:space="preserve"> </w:t>
        </w:r>
        <w:r w:rsidRPr="0016309B">
          <w:rPr>
            <w:rFonts w:ascii="Arial" w:eastAsia="나눔명조" w:hAnsi="Arial" w:cs="Arial"/>
            <w:color w:val="00B050"/>
            <w:spacing w:val="-2"/>
            <w:kern w:val="0"/>
            <w:sz w:val="22"/>
            <w:szCs w:val="20"/>
            <w:rPrChange w:id="7904" w:author="swcsmart000" w:date="2024-09-05T17:15:00Z">
              <w:rPr>
                <w:rFonts w:ascii="나눔명조" w:eastAsia="나눔명조" w:hAnsi="나눔명조" w:cs="굴림"/>
                <w:color w:val="FF0000"/>
                <w:spacing w:val="-8"/>
                <w:kern w:val="0"/>
                <w:sz w:val="18"/>
                <w:szCs w:val="18"/>
              </w:rPr>
            </w:rPrChange>
          </w:rPr>
          <w:t>How satisfied are you with the activity?</w:t>
        </w:r>
      </w:ins>
    </w:p>
    <w:p w14:paraId="687771B1" w14:textId="7A4FEAC8" w:rsidR="0016309B" w:rsidRPr="0016309B" w:rsidRDefault="00D42F5E" w:rsidP="0016309B">
      <w:pPr>
        <w:spacing w:line="384" w:lineRule="auto"/>
        <w:textAlignment w:val="baseline"/>
        <w:rPr>
          <w:ins w:id="7905" w:author="swcsmart000" w:date="2024-09-05T17:15:00Z"/>
          <w:rFonts w:ascii="Arial" w:eastAsia="나눔명조" w:hAnsi="Arial" w:cs="Arial"/>
          <w:color w:val="00B050"/>
          <w:spacing w:val="-2"/>
          <w:kern w:val="0"/>
          <w:sz w:val="22"/>
          <w:szCs w:val="20"/>
          <w:rPrChange w:id="7906" w:author="swcsmart000" w:date="2024-09-05T17:15:00Z">
            <w:rPr>
              <w:ins w:id="7907" w:author="swcsmart000" w:date="2024-09-05T17:15:00Z"/>
              <w:rFonts w:ascii="함초롬바탕" w:eastAsia="굴림" w:hAnsi="굴림" w:cs="굴림"/>
              <w:color w:val="000000"/>
              <w:kern w:val="0"/>
              <w:szCs w:val="20"/>
            </w:rPr>
          </w:rPrChange>
        </w:rPr>
      </w:pPr>
      <w:ins w:id="7908" w:author="swcsmart000" w:date="2024-09-05T17:17:00Z">
        <w:r>
          <w:rPr>
            <w:rFonts w:ascii="바탕" w:eastAsia="바탕" w:hAnsi="바탕" w:cs="Arial" w:hint="eastAsia"/>
            <w:color w:val="00B050"/>
            <w:spacing w:val="-2"/>
            <w:kern w:val="0"/>
            <w:sz w:val="22"/>
            <w:szCs w:val="20"/>
          </w:rPr>
          <w:t>①</w:t>
        </w:r>
      </w:ins>
      <w:ins w:id="7909" w:author="swcsmart000" w:date="2024-09-05T17:15:00Z">
        <w:r w:rsidR="0016309B" w:rsidRPr="0016309B">
          <w:rPr>
            <w:rFonts w:ascii="Arial" w:eastAsia="나눔명조" w:hAnsi="Arial" w:cs="Arial"/>
            <w:color w:val="00B050"/>
            <w:spacing w:val="-2"/>
            <w:kern w:val="0"/>
            <w:sz w:val="22"/>
            <w:szCs w:val="20"/>
            <w:rPrChange w:id="7910" w:author="swcsmart000" w:date="2024-09-05T17:15:00Z">
              <w:rPr>
                <w:rFonts w:ascii="나눔명조" w:eastAsia="나눔명조" w:hAnsi="나눔명조" w:cs="굴림"/>
                <w:color w:val="FF0000"/>
                <w:spacing w:val="-2"/>
                <w:kern w:val="0"/>
                <w:sz w:val="18"/>
                <w:szCs w:val="18"/>
              </w:rPr>
            </w:rPrChange>
          </w:rPr>
          <w:t xml:space="preserve"> Very good</w:t>
        </w:r>
      </w:ins>
    </w:p>
    <w:p w14:paraId="495179E1" w14:textId="78B8E010" w:rsidR="0016309B" w:rsidRPr="0016309B" w:rsidRDefault="00D42F5E" w:rsidP="0016309B">
      <w:pPr>
        <w:spacing w:line="384" w:lineRule="auto"/>
        <w:textAlignment w:val="baseline"/>
        <w:rPr>
          <w:ins w:id="7911" w:author="swcsmart000" w:date="2024-09-05T17:15:00Z"/>
          <w:rFonts w:ascii="Arial" w:eastAsia="나눔명조" w:hAnsi="Arial" w:cs="Arial"/>
          <w:color w:val="00B050"/>
          <w:spacing w:val="-2"/>
          <w:kern w:val="0"/>
          <w:sz w:val="22"/>
          <w:szCs w:val="20"/>
          <w:rPrChange w:id="7912" w:author="swcsmart000" w:date="2024-09-05T17:15:00Z">
            <w:rPr>
              <w:ins w:id="7913" w:author="swcsmart000" w:date="2024-09-05T17:15:00Z"/>
              <w:rFonts w:ascii="함초롬바탕" w:eastAsia="굴림" w:hAnsi="굴림" w:cs="굴림"/>
              <w:color w:val="000000"/>
              <w:kern w:val="0"/>
              <w:szCs w:val="20"/>
            </w:rPr>
          </w:rPrChange>
        </w:rPr>
      </w:pPr>
      <w:ins w:id="7914" w:author="swcsmart000" w:date="2024-09-05T17:17:00Z">
        <w:r>
          <w:rPr>
            <w:rFonts w:ascii="바탕" w:eastAsia="바탕" w:hAnsi="바탕" w:cs="Arial" w:hint="eastAsia"/>
            <w:color w:val="00B050"/>
            <w:spacing w:val="-2"/>
            <w:kern w:val="0"/>
            <w:sz w:val="22"/>
            <w:szCs w:val="20"/>
          </w:rPr>
          <w:t>②</w:t>
        </w:r>
      </w:ins>
      <w:ins w:id="7915" w:author="swcsmart000" w:date="2024-09-05T17:15:00Z">
        <w:r w:rsidR="0016309B" w:rsidRPr="0016309B">
          <w:rPr>
            <w:rFonts w:ascii="Arial" w:eastAsia="나눔명조" w:hAnsi="Arial" w:cs="Arial"/>
            <w:color w:val="00B050"/>
            <w:spacing w:val="-2"/>
            <w:kern w:val="0"/>
            <w:sz w:val="22"/>
            <w:szCs w:val="20"/>
            <w:rPrChange w:id="7916" w:author="swcsmart000" w:date="2024-09-05T17:15:00Z">
              <w:rPr>
                <w:rFonts w:ascii="나눔명조" w:eastAsia="나눔명조" w:hAnsi="나눔명조" w:cs="굴림"/>
                <w:color w:val="FF0000"/>
                <w:spacing w:val="-2"/>
                <w:kern w:val="0"/>
                <w:sz w:val="18"/>
                <w:szCs w:val="18"/>
              </w:rPr>
            </w:rPrChange>
          </w:rPr>
          <w:t xml:space="preserve"> Good</w:t>
        </w:r>
      </w:ins>
    </w:p>
    <w:p w14:paraId="55BD79C3" w14:textId="1E4BC4E5" w:rsidR="0016309B" w:rsidRPr="0016309B" w:rsidRDefault="00D42F5E" w:rsidP="0016309B">
      <w:pPr>
        <w:spacing w:line="384" w:lineRule="auto"/>
        <w:textAlignment w:val="baseline"/>
        <w:rPr>
          <w:ins w:id="7917" w:author="swcsmart000" w:date="2024-09-05T17:15:00Z"/>
          <w:rFonts w:ascii="Arial" w:eastAsia="나눔명조" w:hAnsi="Arial" w:cs="Arial"/>
          <w:color w:val="00B050"/>
          <w:spacing w:val="-2"/>
          <w:kern w:val="0"/>
          <w:sz w:val="22"/>
          <w:szCs w:val="20"/>
          <w:rPrChange w:id="7918" w:author="swcsmart000" w:date="2024-09-05T17:15:00Z">
            <w:rPr>
              <w:ins w:id="7919" w:author="swcsmart000" w:date="2024-09-05T17:15:00Z"/>
              <w:rFonts w:ascii="함초롬바탕" w:eastAsia="굴림" w:hAnsi="굴림" w:cs="굴림"/>
              <w:color w:val="000000"/>
              <w:kern w:val="0"/>
              <w:szCs w:val="20"/>
            </w:rPr>
          </w:rPrChange>
        </w:rPr>
      </w:pPr>
      <w:ins w:id="7920" w:author="swcsmart000" w:date="2024-09-05T17:17:00Z">
        <w:r>
          <w:rPr>
            <w:rFonts w:ascii="바탕" w:eastAsia="바탕" w:hAnsi="바탕" w:cs="Arial" w:hint="eastAsia"/>
            <w:color w:val="00B050"/>
            <w:spacing w:val="-2"/>
            <w:kern w:val="0"/>
            <w:sz w:val="22"/>
            <w:szCs w:val="20"/>
          </w:rPr>
          <w:t>③</w:t>
        </w:r>
      </w:ins>
      <w:ins w:id="7921" w:author="swcsmart000" w:date="2024-09-05T17:15:00Z">
        <w:r w:rsidR="0016309B" w:rsidRPr="0016309B">
          <w:rPr>
            <w:rFonts w:ascii="Arial" w:eastAsia="나눔명조" w:hAnsi="Arial" w:cs="Arial"/>
            <w:color w:val="00B050"/>
            <w:spacing w:val="-2"/>
            <w:kern w:val="0"/>
            <w:sz w:val="22"/>
            <w:szCs w:val="20"/>
            <w:rPrChange w:id="7922" w:author="swcsmart000" w:date="2024-09-05T17:15:00Z">
              <w:rPr>
                <w:rFonts w:ascii="나눔명조" w:eastAsia="나눔명조" w:hAnsi="나눔명조" w:cs="굴림"/>
                <w:color w:val="FF0000"/>
                <w:spacing w:val="-2"/>
                <w:kern w:val="0"/>
                <w:sz w:val="18"/>
                <w:szCs w:val="18"/>
              </w:rPr>
            </w:rPrChange>
          </w:rPr>
          <w:t xml:space="preserve"> Fair</w:t>
        </w:r>
      </w:ins>
    </w:p>
    <w:p w14:paraId="60F5238D" w14:textId="6F67B739" w:rsidR="0016309B" w:rsidRPr="0016309B" w:rsidRDefault="00D42F5E" w:rsidP="0016309B">
      <w:pPr>
        <w:spacing w:line="384" w:lineRule="auto"/>
        <w:textAlignment w:val="baseline"/>
        <w:rPr>
          <w:ins w:id="7923" w:author="swcsmart000" w:date="2024-09-05T17:15:00Z"/>
          <w:rFonts w:ascii="Arial" w:eastAsia="나눔명조" w:hAnsi="Arial" w:cs="Arial"/>
          <w:color w:val="00B050"/>
          <w:spacing w:val="-2"/>
          <w:kern w:val="0"/>
          <w:sz w:val="22"/>
          <w:szCs w:val="20"/>
          <w:rPrChange w:id="7924" w:author="swcsmart000" w:date="2024-09-05T17:15:00Z">
            <w:rPr>
              <w:ins w:id="7925" w:author="swcsmart000" w:date="2024-09-05T17:15:00Z"/>
              <w:rFonts w:ascii="함초롬바탕" w:eastAsia="굴림" w:hAnsi="굴림" w:cs="굴림"/>
              <w:color w:val="000000"/>
              <w:kern w:val="0"/>
              <w:szCs w:val="20"/>
            </w:rPr>
          </w:rPrChange>
        </w:rPr>
      </w:pPr>
      <w:ins w:id="7926" w:author="swcsmart000" w:date="2024-09-05T17:17:00Z">
        <w:r>
          <w:rPr>
            <w:rFonts w:ascii="바탕" w:eastAsia="바탕" w:hAnsi="바탕" w:cs="Arial" w:hint="eastAsia"/>
            <w:color w:val="00B050"/>
            <w:spacing w:val="-2"/>
            <w:kern w:val="0"/>
            <w:sz w:val="22"/>
            <w:szCs w:val="20"/>
          </w:rPr>
          <w:t>④</w:t>
        </w:r>
      </w:ins>
      <w:ins w:id="7927" w:author="swcsmart000" w:date="2024-09-05T17:15:00Z">
        <w:r w:rsidR="0016309B" w:rsidRPr="0016309B">
          <w:rPr>
            <w:rFonts w:ascii="Arial" w:eastAsia="나눔명조" w:hAnsi="Arial" w:cs="Arial"/>
            <w:color w:val="00B050"/>
            <w:spacing w:val="-2"/>
            <w:kern w:val="0"/>
            <w:sz w:val="22"/>
            <w:szCs w:val="20"/>
            <w:rPrChange w:id="7928" w:author="swcsmart000" w:date="2024-09-05T17:15:00Z">
              <w:rPr>
                <w:rFonts w:ascii="나눔명조" w:eastAsia="나눔명조" w:hAnsi="나눔명조" w:cs="굴림"/>
                <w:color w:val="FF0000"/>
                <w:spacing w:val="-2"/>
                <w:kern w:val="0"/>
                <w:sz w:val="18"/>
                <w:szCs w:val="18"/>
              </w:rPr>
            </w:rPrChange>
          </w:rPr>
          <w:t xml:space="preserve"> Bad</w:t>
        </w:r>
      </w:ins>
    </w:p>
    <w:p w14:paraId="3761BFC6" w14:textId="37F46E39" w:rsidR="0016309B" w:rsidRPr="0016309B" w:rsidRDefault="00D42F5E" w:rsidP="0016309B">
      <w:pPr>
        <w:spacing w:line="384" w:lineRule="auto"/>
        <w:textAlignment w:val="baseline"/>
        <w:rPr>
          <w:ins w:id="7929" w:author="swcsmart000" w:date="2024-09-05T17:15:00Z"/>
          <w:rFonts w:ascii="Arial" w:eastAsia="나눔명조" w:hAnsi="Arial" w:cs="Arial"/>
          <w:color w:val="00B050"/>
          <w:spacing w:val="-2"/>
          <w:kern w:val="0"/>
          <w:sz w:val="22"/>
          <w:szCs w:val="20"/>
          <w:rPrChange w:id="7930" w:author="swcsmart000" w:date="2024-09-05T17:15:00Z">
            <w:rPr>
              <w:ins w:id="7931" w:author="swcsmart000" w:date="2024-09-05T17:15:00Z"/>
              <w:rFonts w:ascii="함초롬바탕" w:eastAsia="굴림" w:hAnsi="굴림" w:cs="굴림"/>
              <w:color w:val="000000"/>
              <w:kern w:val="0"/>
              <w:szCs w:val="20"/>
            </w:rPr>
          </w:rPrChange>
        </w:rPr>
      </w:pPr>
      <w:ins w:id="7932" w:author="swcsmart000" w:date="2024-09-05T17:17:00Z">
        <w:r>
          <w:rPr>
            <w:rFonts w:ascii="바탕" w:eastAsia="바탕" w:hAnsi="바탕" w:cs="Arial" w:hint="eastAsia"/>
            <w:color w:val="00B050"/>
            <w:spacing w:val="-2"/>
            <w:kern w:val="0"/>
            <w:sz w:val="22"/>
            <w:szCs w:val="20"/>
          </w:rPr>
          <w:t>⑤</w:t>
        </w:r>
      </w:ins>
      <w:ins w:id="7933" w:author="swcsmart000" w:date="2024-09-05T17:15:00Z">
        <w:r w:rsidR="0016309B" w:rsidRPr="0016309B">
          <w:rPr>
            <w:rFonts w:ascii="Arial" w:eastAsia="나눔명조" w:hAnsi="Arial" w:cs="Arial"/>
            <w:color w:val="00B050"/>
            <w:spacing w:val="-2"/>
            <w:kern w:val="0"/>
            <w:sz w:val="22"/>
            <w:szCs w:val="20"/>
            <w:rPrChange w:id="7934" w:author="swcsmart000" w:date="2024-09-05T17:15:00Z">
              <w:rPr>
                <w:rFonts w:ascii="나눔명조" w:eastAsia="나눔명조" w:hAnsi="나눔명조" w:cs="굴림"/>
                <w:color w:val="FF0000"/>
                <w:spacing w:val="-2"/>
                <w:kern w:val="0"/>
                <w:sz w:val="18"/>
                <w:szCs w:val="18"/>
              </w:rPr>
            </w:rPrChange>
          </w:rPr>
          <w:t xml:space="preserve"> Very bad</w:t>
        </w:r>
      </w:ins>
    </w:p>
    <w:p w14:paraId="693689CD" w14:textId="77777777" w:rsidR="009F1378" w:rsidRPr="0016309B" w:rsidRDefault="009F1378" w:rsidP="00624BD4">
      <w:pPr>
        <w:wordWrap/>
        <w:spacing w:line="360" w:lineRule="auto"/>
        <w:rPr>
          <w:rFonts w:ascii="Arial" w:eastAsia="나눔명조" w:hAnsi="Arial" w:cs="Arial"/>
          <w:color w:val="00B050"/>
          <w:spacing w:val="-2"/>
          <w:kern w:val="0"/>
          <w:sz w:val="22"/>
          <w:szCs w:val="20"/>
          <w:rPrChange w:id="7935" w:author="swcsmart000" w:date="2024-09-05T17:15:00Z">
            <w:rPr>
              <w:rFonts w:ascii="Arial" w:eastAsia="굴림" w:hAnsi="Arial" w:cs="Arial"/>
              <w:sz w:val="22"/>
              <w:u w:val="single"/>
            </w:rPr>
          </w:rPrChange>
        </w:rPr>
      </w:pPr>
    </w:p>
    <w:p w14:paraId="131D94D5" w14:textId="77777777" w:rsidR="005059BB" w:rsidRPr="00BA6722" w:rsidRDefault="009B6B3A" w:rsidP="00D12299">
      <w:pPr>
        <w:numPr>
          <w:ilvl w:val="0"/>
          <w:numId w:val="1323"/>
        </w:numPr>
        <w:spacing w:line="384" w:lineRule="auto"/>
        <w:textAlignment w:val="baseline"/>
        <w:rPr>
          <w:rFonts w:ascii="Arial" w:eastAsia="굴림" w:hAnsi="Arial" w:cs="Arial"/>
          <w:b/>
          <w:bCs/>
          <w:kern w:val="0"/>
          <w:sz w:val="22"/>
          <w:rPrChange w:id="7936" w:author="Keis" w:date="2024-09-13T12:58:00Z">
            <w:rPr>
              <w:rFonts w:ascii="Arial" w:eastAsia="굴림" w:hAnsi="Arial" w:cs="Arial"/>
              <w:b/>
              <w:bCs/>
              <w:color w:val="FF0000"/>
              <w:kern w:val="0"/>
              <w:sz w:val="22"/>
            </w:rPr>
          </w:rPrChange>
        </w:rPr>
      </w:pPr>
      <w:r w:rsidRPr="00BA6722">
        <w:rPr>
          <w:rFonts w:ascii="Arial" w:eastAsia="굴림체" w:hAnsi="Arial" w:cs="Arial"/>
          <w:b/>
          <w:bCs/>
          <w:kern w:val="0"/>
          <w:sz w:val="22"/>
          <w:rPrChange w:id="7937" w:author="Keis" w:date="2024-09-13T12:58:00Z">
            <w:rPr>
              <w:rFonts w:ascii="Arial" w:eastAsia="굴림체" w:hAnsi="Arial" w:cs="Arial"/>
              <w:b/>
              <w:bCs/>
              <w:color w:val="FF0000"/>
              <w:kern w:val="0"/>
              <w:sz w:val="22"/>
            </w:rPr>
          </w:rPrChange>
        </w:rPr>
        <w:t>Volunteer Experience</w:t>
      </w:r>
    </w:p>
    <w:p w14:paraId="70E37D27" w14:textId="77777777" w:rsidR="005059BB" w:rsidRPr="005059BB" w:rsidRDefault="005059BB" w:rsidP="005059BB">
      <w:pPr>
        <w:spacing w:line="384" w:lineRule="auto"/>
        <w:textAlignment w:val="baseline"/>
        <w:rPr>
          <w:rFonts w:ascii="Arial" w:eastAsia="굴림" w:hAnsi="Arial" w:cs="Arial"/>
          <w:color w:val="000000"/>
          <w:kern w:val="0"/>
          <w:sz w:val="22"/>
        </w:rPr>
      </w:pPr>
    </w:p>
    <w:p w14:paraId="62452FD6" w14:textId="10C1647D" w:rsidR="007D6188" w:rsidRPr="00D42F5E" w:rsidRDefault="005059BB">
      <w:pPr>
        <w:pStyle w:val="a4"/>
        <w:rPr>
          <w:rFonts w:ascii="Arial" w:eastAsia="나눔명조" w:hAnsi="Arial" w:cs="Arial"/>
          <w:color w:val="00B050"/>
          <w:spacing w:val="-2"/>
          <w:sz w:val="22"/>
          <w:rPrChange w:id="7938" w:author="swcsmart000" w:date="2024-09-05T17:18:00Z">
            <w:rPr>
              <w:rFonts w:ascii="Arial" w:eastAsia="굴림" w:hAnsi="Arial" w:cs="Arial"/>
              <w:color w:val="000000"/>
              <w:kern w:val="0"/>
              <w:sz w:val="22"/>
            </w:rPr>
          </w:rPrChange>
        </w:rPr>
        <w:pPrChange w:id="7939" w:author="swcsmart000" w:date="2024-09-05T17:18:00Z">
          <w:pPr>
            <w:spacing w:line="384" w:lineRule="auto"/>
            <w:textAlignment w:val="baseline"/>
          </w:pPr>
        </w:pPrChange>
      </w:pPr>
      <w:r w:rsidRPr="00BA6722">
        <w:rPr>
          <w:rFonts w:ascii="Arial" w:eastAsia="나눔명조" w:hAnsi="Arial" w:cs="Arial"/>
          <w:color w:val="auto"/>
          <w:spacing w:val="-2"/>
          <w:sz w:val="22"/>
          <w:rPrChange w:id="7940" w:author="Keis" w:date="2024-09-13T12:58:00Z">
            <w:rPr>
              <w:rFonts w:ascii="Arial" w:eastAsia="나눔명조" w:hAnsi="Arial" w:cs="Arial"/>
              <w:color w:val="FF0000"/>
              <w:spacing w:val="-2"/>
              <w:sz w:val="22"/>
            </w:rPr>
          </w:rPrChange>
        </w:rPr>
        <w:t xml:space="preserve">Dadd8f_1. </w:t>
      </w:r>
      <w:r w:rsidR="00676094" w:rsidRPr="00BA6722">
        <w:rPr>
          <w:rFonts w:ascii="Arial" w:eastAsia="나눔명조" w:hAnsi="Arial" w:cs="Arial"/>
          <w:color w:val="auto"/>
          <w:spacing w:val="-2"/>
          <w:sz w:val="22"/>
          <w:rPrChange w:id="7941" w:author="Keis" w:date="2024-09-13T12:58:00Z">
            <w:rPr>
              <w:rFonts w:ascii="Arial" w:eastAsia="나눔명조" w:hAnsi="Arial" w:cs="Arial"/>
              <w:color w:val="FF0000"/>
              <w:spacing w:val="-2"/>
              <w:sz w:val="22"/>
            </w:rPr>
          </w:rPrChange>
        </w:rPr>
        <w:t>Did he/she have volunteer activities in the past year?</w:t>
      </w:r>
      <w:ins w:id="7942" w:author="swcsmart000" w:date="2024-09-05T17:18:00Z">
        <w:r w:rsidR="00D42F5E" w:rsidRPr="00BA6722">
          <w:rPr>
            <w:rFonts w:ascii="Arial" w:eastAsia="나눔명조" w:hAnsi="Arial" w:cs="Arial"/>
            <w:color w:val="auto"/>
            <w:spacing w:val="-2"/>
            <w:sz w:val="22"/>
            <w:rPrChange w:id="7943" w:author="Keis" w:date="2024-09-13T12:58:00Z">
              <w:rPr>
                <w:rFonts w:ascii="Arial" w:eastAsia="나눔명조" w:hAnsi="Arial" w:cs="Arial"/>
                <w:color w:val="FF0000"/>
                <w:spacing w:val="-2"/>
                <w:sz w:val="22"/>
              </w:rPr>
            </w:rPrChange>
          </w:rPr>
          <w:t xml:space="preserve"> </w:t>
        </w:r>
        <w:r w:rsidR="00D42F5E" w:rsidRPr="00D42F5E">
          <w:rPr>
            <w:rFonts w:ascii="Arial" w:eastAsia="나눔명조" w:hAnsi="Arial" w:cs="Arial"/>
            <w:color w:val="00B050"/>
            <w:spacing w:val="-2"/>
            <w:sz w:val="22"/>
            <w:rPrChange w:id="7944" w:author="swcsmart000" w:date="2024-09-05T17:18:00Z">
              <w:rPr>
                <w:rFonts w:ascii="나눔명조" w:eastAsia="나눔명조" w:hAnsi="나눔명조"/>
                <w:color w:val="FF0000"/>
                <w:spacing w:val="-2"/>
                <w:sz w:val="18"/>
                <w:szCs w:val="18"/>
              </w:rPr>
            </w:rPrChange>
          </w:rPr>
          <w:t>Tell me about them excluding socially-contributed activities such as careers, qualifications, and education training.</w:t>
        </w:r>
      </w:ins>
    </w:p>
    <w:p w14:paraId="13490986" w14:textId="77777777" w:rsidR="005059BB" w:rsidRPr="005059BB" w:rsidRDefault="005059BB" w:rsidP="007D6188">
      <w:pPr>
        <w:spacing w:line="384" w:lineRule="auto"/>
        <w:ind w:firstLine="400"/>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45" w:author="Keis" w:date="2024-09-13T12:58:00Z">
            <w:rPr>
              <w:rFonts w:ascii="굴림" w:eastAsia="굴림" w:hAnsi="굴림" w:cs="굴림" w:hint="eastAsia"/>
              <w:color w:val="FF0000"/>
              <w:spacing w:val="-2"/>
              <w:kern w:val="0"/>
              <w:sz w:val="22"/>
            </w:rPr>
          </w:rPrChange>
        </w:rPr>
        <w:t>①</w:t>
      </w:r>
      <w:r w:rsidRPr="00BA6722">
        <w:rPr>
          <w:rFonts w:ascii="Arial" w:eastAsia="나눔명조" w:hAnsi="Arial" w:cs="Arial"/>
          <w:spacing w:val="-2"/>
          <w:kern w:val="0"/>
          <w:sz w:val="22"/>
          <w:rPrChange w:id="7946" w:author="Keis" w:date="2024-09-13T12:58:00Z">
            <w:rPr>
              <w:rFonts w:ascii="Arial" w:eastAsia="나눔명조" w:hAnsi="Arial" w:cs="Arial"/>
              <w:color w:val="FF0000"/>
              <w:spacing w:val="-2"/>
              <w:kern w:val="0"/>
              <w:sz w:val="22"/>
            </w:rPr>
          </w:rPrChange>
        </w:rPr>
        <w:t xml:space="preserve"> </w:t>
      </w:r>
      <w:r w:rsidR="00676094" w:rsidRPr="00BA6722">
        <w:rPr>
          <w:rFonts w:ascii="Arial" w:eastAsia="나눔명조" w:hAnsi="Arial" w:cs="Arial"/>
          <w:spacing w:val="-2"/>
          <w:kern w:val="0"/>
          <w:sz w:val="22"/>
          <w:rPrChange w:id="7947" w:author="Keis" w:date="2024-09-13T12:58:00Z">
            <w:rPr>
              <w:rFonts w:ascii="Arial" w:eastAsia="나눔명조" w:hAnsi="Arial" w:cs="Arial"/>
              <w:color w:val="FF0000"/>
              <w:spacing w:val="-2"/>
              <w:kern w:val="0"/>
              <w:sz w:val="22"/>
            </w:rPr>
          </w:rPrChange>
        </w:rPr>
        <w:t>Yes</w:t>
      </w:r>
    </w:p>
    <w:p w14:paraId="73FF18EB" w14:textId="77777777" w:rsidR="005059BB" w:rsidRPr="00AC0C90" w:rsidRDefault="00676094" w:rsidP="00AC0C90">
      <w:pPr>
        <w:pStyle w:val="a6"/>
        <w:numPr>
          <w:ilvl w:val="0"/>
          <w:numId w:val="1271"/>
        </w:numPr>
        <w:spacing w:line="384" w:lineRule="auto"/>
        <w:ind w:leftChars="0"/>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7948" w:author="Keis" w:date="2024-09-13T12:58:00Z">
            <w:rPr>
              <w:rFonts w:ascii="Arial" w:eastAsia="나눔명조" w:hAnsi="Arial" w:cs="Arial"/>
              <w:color w:val="FF0000"/>
              <w:spacing w:val="-2"/>
              <w:kern w:val="0"/>
              <w:sz w:val="22"/>
            </w:rPr>
          </w:rPrChange>
        </w:rPr>
        <w:t>No</w:t>
      </w:r>
      <w:r w:rsidR="005059BB" w:rsidRPr="00BA6722">
        <w:rPr>
          <w:rFonts w:ascii="Arial" w:eastAsia="나눔명조" w:hAnsi="Arial" w:cs="Arial"/>
          <w:spacing w:val="-2"/>
          <w:kern w:val="0"/>
          <w:sz w:val="22"/>
          <w:rPrChange w:id="7949" w:author="Keis" w:date="2024-09-13T12:58:00Z">
            <w:rPr>
              <w:rFonts w:ascii="Arial" w:eastAsia="나눔명조" w:hAnsi="Arial" w:cs="Arial"/>
              <w:color w:val="FF0000"/>
              <w:spacing w:val="-2"/>
              <w:kern w:val="0"/>
              <w:sz w:val="22"/>
            </w:rPr>
          </w:rPrChange>
        </w:rPr>
        <w:t xml:space="preserve"> </w:t>
      </w:r>
      <w:r w:rsidR="005059BB" w:rsidRPr="00BA6722">
        <w:rPr>
          <w:rFonts w:ascii="Arial" w:eastAsia="나눔명조" w:hAnsi="Arial" w:cs="Arial" w:hint="eastAsia"/>
          <w:spacing w:val="-2"/>
          <w:kern w:val="0"/>
          <w:sz w:val="22"/>
          <w:rPrChange w:id="7950" w:author="Keis" w:date="2024-09-13T12:58:00Z">
            <w:rPr>
              <w:rFonts w:ascii="Arial" w:eastAsia="나눔명조" w:hAnsi="Arial" w:cs="Arial" w:hint="eastAsia"/>
              <w:color w:val="FF0000"/>
              <w:spacing w:val="-2"/>
              <w:kern w:val="0"/>
              <w:sz w:val="22"/>
            </w:rPr>
          </w:rPrChange>
        </w:rPr>
        <w:t>→</w:t>
      </w:r>
      <w:r w:rsidR="005059BB" w:rsidRPr="00BA6722">
        <w:rPr>
          <w:rFonts w:ascii="Arial" w:eastAsia="나눔명조" w:hAnsi="Arial" w:cs="Arial"/>
          <w:spacing w:val="-2"/>
          <w:kern w:val="0"/>
          <w:sz w:val="22"/>
          <w:rPrChange w:id="7951" w:author="Keis" w:date="2024-09-13T12:58:00Z">
            <w:rPr>
              <w:rFonts w:ascii="Arial" w:eastAsia="나눔명조" w:hAnsi="Arial" w:cs="Arial"/>
              <w:color w:val="FF0000"/>
              <w:spacing w:val="-2"/>
              <w:kern w:val="0"/>
              <w:sz w:val="22"/>
            </w:rPr>
          </w:rPrChange>
        </w:rPr>
        <w:t xml:space="preserve"> D612</w:t>
      </w:r>
    </w:p>
    <w:p w14:paraId="1C6BD4E7"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6FD35A30"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7952" w:author="Keis" w:date="2024-09-13T12:58:00Z">
            <w:rPr>
              <w:rFonts w:ascii="Arial" w:eastAsia="나눔명조" w:hAnsi="Arial" w:cs="Arial"/>
              <w:color w:val="FF0000"/>
              <w:spacing w:val="-2"/>
              <w:kern w:val="0"/>
              <w:sz w:val="22"/>
            </w:rPr>
          </w:rPrChange>
        </w:rPr>
        <w:t xml:space="preserve">Dadd8f_2. </w:t>
      </w:r>
      <w:r w:rsidR="00981214" w:rsidRPr="00BA6722">
        <w:rPr>
          <w:rFonts w:ascii="Arial" w:eastAsia="나눔명조" w:hAnsi="Arial" w:cs="Arial"/>
          <w:spacing w:val="-2"/>
          <w:kern w:val="0"/>
          <w:sz w:val="22"/>
          <w:rPrChange w:id="7953" w:author="Keis" w:date="2024-09-13T12:58:00Z">
            <w:rPr>
              <w:rFonts w:ascii="Arial" w:eastAsia="나눔명조" w:hAnsi="Arial" w:cs="Arial"/>
              <w:color w:val="FF0000"/>
              <w:spacing w:val="-2"/>
              <w:kern w:val="0"/>
              <w:sz w:val="22"/>
            </w:rPr>
          </w:rPrChange>
        </w:rPr>
        <w:t>Please check all of the public-funded activity fields in which you have participated (Select multiple answers if necessary)</w:t>
      </w:r>
    </w:p>
    <w:p w14:paraId="1A37CD17" w14:textId="77777777" w:rsidR="005059BB" w:rsidRPr="00981214" w:rsidRDefault="00A02A47" w:rsidP="00981214">
      <w:pPr>
        <w:pStyle w:val="a6"/>
        <w:numPr>
          <w:ilvl w:val="0"/>
          <w:numId w:val="1356"/>
        </w:numPr>
        <w:spacing w:line="384" w:lineRule="auto"/>
        <w:ind w:leftChars="0"/>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7954" w:author="Keis" w:date="2024-09-13T12:58:00Z">
            <w:rPr>
              <w:rFonts w:ascii="Arial" w:eastAsia="나눔명조" w:hAnsi="Arial" w:cs="Arial"/>
              <w:color w:val="FF0000"/>
              <w:spacing w:val="-2"/>
              <w:kern w:val="0"/>
              <w:sz w:val="22"/>
            </w:rPr>
          </w:rPrChange>
        </w:rPr>
        <w:t>Welfare</w:t>
      </w:r>
      <w:r w:rsidR="00981214" w:rsidRPr="00BA6722">
        <w:rPr>
          <w:rFonts w:ascii="Arial" w:eastAsia="나눔명조" w:hAnsi="Arial" w:cs="Arial"/>
          <w:spacing w:val="-2"/>
          <w:kern w:val="0"/>
          <w:sz w:val="22"/>
          <w:rPrChange w:id="7955" w:author="Keis" w:date="2024-09-13T12:58:00Z">
            <w:rPr>
              <w:rFonts w:ascii="Arial" w:eastAsia="나눔명조" w:hAnsi="Arial" w:cs="Arial"/>
              <w:color w:val="FF0000"/>
              <w:spacing w:val="-2"/>
              <w:kern w:val="0"/>
              <w:sz w:val="22"/>
            </w:rPr>
          </w:rPrChange>
        </w:rPr>
        <w:t xml:space="preserve"> </w:t>
      </w:r>
      <w:r w:rsidR="005059BB" w:rsidRPr="00BA6722">
        <w:rPr>
          <w:rFonts w:ascii="Arial" w:eastAsia="나눔명조" w:hAnsi="Arial" w:cs="Arial"/>
          <w:spacing w:val="-2"/>
          <w:kern w:val="0"/>
          <w:sz w:val="22"/>
          <w:rPrChange w:id="7956" w:author="Keis" w:date="2024-09-13T12:58:00Z">
            <w:rPr>
              <w:rFonts w:ascii="Arial" w:eastAsia="나눔명조" w:hAnsi="Arial" w:cs="Arial"/>
              <w:color w:val="FF0000"/>
              <w:spacing w:val="-2"/>
              <w:kern w:val="0"/>
              <w:sz w:val="22"/>
            </w:rPr>
          </w:rPrChange>
        </w:rPr>
        <w:t>(</w:t>
      </w:r>
      <w:r w:rsidR="00981214" w:rsidRPr="00BA6722">
        <w:rPr>
          <w:rFonts w:ascii="Arial" w:eastAsia="나눔명조" w:hAnsi="Arial" w:cs="Arial"/>
          <w:spacing w:val="-2"/>
          <w:kern w:val="0"/>
          <w:sz w:val="22"/>
          <w:rPrChange w:id="7957" w:author="Keis" w:date="2024-09-13T12:58:00Z">
            <w:rPr>
              <w:rFonts w:ascii="Arial" w:eastAsia="나눔명조" w:hAnsi="Arial" w:cs="Arial"/>
              <w:color w:val="FF0000"/>
              <w:spacing w:val="-2"/>
              <w:kern w:val="0"/>
              <w:sz w:val="22"/>
            </w:rPr>
          </w:rPrChange>
        </w:rPr>
        <w:t>any activity that support social welfare facilities or directly help older people living alone</w:t>
      </w:r>
      <w:r w:rsidR="005059BB" w:rsidRPr="00BA6722">
        <w:rPr>
          <w:rFonts w:ascii="Arial" w:eastAsia="나눔명조" w:hAnsi="Arial" w:cs="Arial"/>
          <w:spacing w:val="-2"/>
          <w:kern w:val="0"/>
          <w:sz w:val="22"/>
          <w:rPrChange w:id="7958" w:author="Keis" w:date="2024-09-13T12:58:00Z">
            <w:rPr>
              <w:rFonts w:ascii="Arial" w:eastAsia="나눔명조" w:hAnsi="Arial" w:cs="Arial"/>
              <w:color w:val="FF0000"/>
              <w:spacing w:val="-2"/>
              <w:kern w:val="0"/>
              <w:sz w:val="22"/>
            </w:rPr>
          </w:rPrChange>
        </w:rPr>
        <w:t>)</w:t>
      </w:r>
    </w:p>
    <w:p w14:paraId="69C3A353" w14:textId="77777777" w:rsidR="00981214" w:rsidRPr="00981214" w:rsidRDefault="00A02A47" w:rsidP="00981214">
      <w:pPr>
        <w:pStyle w:val="a6"/>
        <w:numPr>
          <w:ilvl w:val="0"/>
          <w:numId w:val="1356"/>
        </w:numPr>
        <w:spacing w:line="384" w:lineRule="auto"/>
        <w:ind w:leftChars="0"/>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7959" w:author="Keis" w:date="2024-09-13T12:58:00Z">
            <w:rPr>
              <w:rFonts w:ascii="Arial" w:eastAsia="나눔명조" w:hAnsi="Arial" w:cs="Arial"/>
              <w:color w:val="FF0000"/>
              <w:spacing w:val="-2"/>
              <w:kern w:val="0"/>
              <w:sz w:val="22"/>
            </w:rPr>
          </w:rPrChange>
        </w:rPr>
        <w:t>Environment</w:t>
      </w:r>
      <w:r w:rsidR="00981214" w:rsidRPr="00BA6722">
        <w:rPr>
          <w:rFonts w:ascii="Arial" w:eastAsia="나눔명조" w:hAnsi="Arial" w:cs="Arial"/>
          <w:spacing w:val="-2"/>
          <w:kern w:val="0"/>
          <w:sz w:val="22"/>
          <w:rPrChange w:id="7960" w:author="Keis" w:date="2024-09-13T12:58:00Z">
            <w:rPr>
              <w:rFonts w:ascii="Arial" w:eastAsia="나눔명조" w:hAnsi="Arial" w:cs="Arial"/>
              <w:color w:val="FF0000"/>
              <w:spacing w:val="-2"/>
              <w:kern w:val="0"/>
              <w:sz w:val="22"/>
            </w:rPr>
          </w:rPrChange>
        </w:rPr>
        <w:t xml:space="preserve"> and public protection </w:t>
      </w:r>
      <w:r w:rsidR="005059BB" w:rsidRPr="00BA6722">
        <w:rPr>
          <w:rFonts w:ascii="Arial" w:eastAsia="나눔명조" w:hAnsi="Arial" w:cs="Arial"/>
          <w:spacing w:val="-2"/>
          <w:kern w:val="0"/>
          <w:sz w:val="22"/>
          <w:rPrChange w:id="7961" w:author="Keis" w:date="2024-09-13T12:58:00Z">
            <w:rPr>
              <w:rFonts w:ascii="Arial" w:eastAsia="나눔명조" w:hAnsi="Arial" w:cs="Arial"/>
              <w:color w:val="FF0000"/>
              <w:spacing w:val="-2"/>
              <w:kern w:val="0"/>
              <w:sz w:val="22"/>
            </w:rPr>
          </w:rPrChange>
        </w:rPr>
        <w:t>(</w:t>
      </w:r>
      <w:r w:rsidR="00981214" w:rsidRPr="00BA6722">
        <w:rPr>
          <w:rFonts w:ascii="Arial" w:eastAsia="나눔명조" w:hAnsi="Arial" w:cs="Arial"/>
          <w:spacing w:val="-2"/>
          <w:kern w:val="0"/>
          <w:sz w:val="22"/>
          <w:rPrChange w:id="7962" w:author="Keis" w:date="2024-09-13T12:58:00Z">
            <w:rPr>
              <w:rFonts w:ascii="Arial" w:eastAsia="나눔명조" w:hAnsi="Arial" w:cs="Arial"/>
              <w:color w:val="FF0000"/>
              <w:spacing w:val="-2"/>
              <w:kern w:val="0"/>
              <w:sz w:val="22"/>
            </w:rPr>
          </w:rPrChange>
        </w:rPr>
        <w:t>any activity that is sustainable activities, crime prevention programs, disaster relief programs, and traffic violation monitoring)</w:t>
      </w:r>
    </w:p>
    <w:p w14:paraId="115D9B4B" w14:textId="77777777" w:rsidR="005059BB" w:rsidRPr="00BA6722" w:rsidRDefault="00A02A47" w:rsidP="006209B0">
      <w:pPr>
        <w:pStyle w:val="a6"/>
        <w:numPr>
          <w:ilvl w:val="0"/>
          <w:numId w:val="1356"/>
        </w:numPr>
        <w:spacing w:line="384" w:lineRule="auto"/>
        <w:ind w:leftChars="0"/>
        <w:textAlignment w:val="baseline"/>
        <w:rPr>
          <w:rFonts w:ascii="Arial" w:eastAsia="굴림" w:hAnsi="Arial" w:cs="Arial"/>
          <w:kern w:val="0"/>
          <w:sz w:val="22"/>
          <w:rPrChange w:id="7963" w:author="Keis" w:date="2024-09-13T12:58:00Z">
            <w:rPr>
              <w:rFonts w:ascii="Arial" w:eastAsia="굴림" w:hAnsi="Arial" w:cs="Arial"/>
              <w:color w:val="FF0000"/>
              <w:kern w:val="0"/>
              <w:sz w:val="22"/>
            </w:rPr>
          </w:rPrChange>
        </w:rPr>
      </w:pPr>
      <w:r w:rsidRPr="00BA6722">
        <w:rPr>
          <w:rFonts w:ascii="Arial" w:eastAsia="나눔명조" w:hAnsi="Arial" w:cs="Arial"/>
          <w:spacing w:val="-2"/>
          <w:kern w:val="0"/>
          <w:sz w:val="22"/>
          <w:rPrChange w:id="7964" w:author="Keis" w:date="2024-09-13T12:58:00Z">
            <w:rPr>
              <w:rFonts w:ascii="Arial" w:eastAsia="나눔명조" w:hAnsi="Arial" w:cs="Arial"/>
              <w:color w:val="FF0000"/>
              <w:spacing w:val="-2"/>
              <w:kern w:val="0"/>
              <w:sz w:val="22"/>
            </w:rPr>
          </w:rPrChange>
        </w:rPr>
        <w:t>Education</w:t>
      </w:r>
      <w:r w:rsidR="00981214" w:rsidRPr="00BA6722">
        <w:rPr>
          <w:rFonts w:ascii="Arial" w:eastAsia="나눔명조" w:hAnsi="Arial" w:cs="Arial"/>
          <w:spacing w:val="-2"/>
          <w:kern w:val="0"/>
          <w:sz w:val="22"/>
          <w:rPrChange w:id="7965" w:author="Keis" w:date="2024-09-13T12:58:00Z">
            <w:rPr>
              <w:rFonts w:ascii="Arial" w:eastAsia="나눔명조" w:hAnsi="Arial" w:cs="Arial"/>
              <w:color w:val="FF0000"/>
              <w:spacing w:val="-2"/>
              <w:kern w:val="0"/>
              <w:sz w:val="22"/>
            </w:rPr>
          </w:rPrChange>
        </w:rPr>
        <w:t xml:space="preserve"> (any activity, which is, elderly working as a lecturer or teacher either at community service center or lifelong learning center)</w:t>
      </w:r>
    </w:p>
    <w:p w14:paraId="4F1B548D" w14:textId="77777777" w:rsidR="006209B0" w:rsidRPr="00BA6722" w:rsidRDefault="006209B0" w:rsidP="006209B0">
      <w:pPr>
        <w:pStyle w:val="a6"/>
        <w:numPr>
          <w:ilvl w:val="0"/>
          <w:numId w:val="1356"/>
        </w:numPr>
        <w:spacing w:line="384" w:lineRule="auto"/>
        <w:ind w:leftChars="0"/>
        <w:textAlignment w:val="baseline"/>
        <w:rPr>
          <w:rFonts w:ascii="Arial" w:eastAsia="굴림" w:hAnsi="Arial" w:cs="Arial"/>
          <w:kern w:val="0"/>
          <w:sz w:val="22"/>
          <w:rPrChange w:id="7966" w:author="Keis" w:date="2024-09-13T12:58:00Z">
            <w:rPr>
              <w:rFonts w:ascii="Arial" w:eastAsia="굴림" w:hAnsi="Arial" w:cs="Arial"/>
              <w:color w:val="FF0000"/>
              <w:kern w:val="0"/>
              <w:sz w:val="22"/>
            </w:rPr>
          </w:rPrChange>
        </w:rPr>
      </w:pPr>
      <w:r w:rsidRPr="00BA6722">
        <w:rPr>
          <w:rFonts w:ascii="Arial" w:eastAsia="굴림" w:hAnsi="Arial" w:cs="Arial"/>
          <w:kern w:val="0"/>
          <w:sz w:val="22"/>
          <w:rPrChange w:id="7967" w:author="Keis" w:date="2024-09-13T12:58:00Z">
            <w:rPr>
              <w:rFonts w:ascii="Arial" w:eastAsia="굴림" w:hAnsi="Arial" w:cs="Arial"/>
              <w:color w:val="FF0000"/>
              <w:kern w:val="0"/>
              <w:sz w:val="22"/>
            </w:rPr>
          </w:rPrChange>
        </w:rPr>
        <w:t xml:space="preserve">Culture (any activity that is working as assistants to hold cultural events or supporting sports activities to </w:t>
      </w:r>
      <w:proofErr w:type="spellStart"/>
      <w:r w:rsidRPr="00BA6722">
        <w:rPr>
          <w:rFonts w:ascii="Arial" w:eastAsia="굴림" w:hAnsi="Arial" w:cs="Arial"/>
          <w:kern w:val="0"/>
          <w:sz w:val="22"/>
          <w:rPrChange w:id="7968" w:author="Keis" w:date="2024-09-13T12:58:00Z">
            <w:rPr>
              <w:rFonts w:ascii="Arial" w:eastAsia="굴림" w:hAnsi="Arial" w:cs="Arial"/>
              <w:color w:val="FF0000"/>
              <w:kern w:val="0"/>
              <w:sz w:val="22"/>
            </w:rPr>
          </w:rPrChange>
        </w:rPr>
        <w:t>workout</w:t>
      </w:r>
      <w:proofErr w:type="spellEnd"/>
      <w:r w:rsidRPr="00BA6722">
        <w:rPr>
          <w:rFonts w:ascii="Arial" w:eastAsia="굴림" w:hAnsi="Arial" w:cs="Arial"/>
          <w:kern w:val="0"/>
          <w:sz w:val="22"/>
          <w:rPrChange w:id="7969" w:author="Keis" w:date="2024-09-13T12:58:00Z">
            <w:rPr>
              <w:rFonts w:ascii="Arial" w:eastAsia="굴림" w:hAnsi="Arial" w:cs="Arial"/>
              <w:color w:val="FF0000"/>
              <w:kern w:val="0"/>
              <w:sz w:val="22"/>
            </w:rPr>
          </w:rPrChange>
        </w:rPr>
        <w:t xml:space="preserve"> together)</w:t>
      </w:r>
    </w:p>
    <w:p w14:paraId="668789ED" w14:textId="77777777" w:rsidR="006209B0" w:rsidRPr="00BA6722" w:rsidRDefault="006209B0" w:rsidP="005059BB">
      <w:pPr>
        <w:pStyle w:val="a6"/>
        <w:numPr>
          <w:ilvl w:val="0"/>
          <w:numId w:val="1356"/>
        </w:numPr>
        <w:spacing w:line="384" w:lineRule="auto"/>
        <w:ind w:leftChars="0"/>
        <w:textAlignment w:val="baseline"/>
        <w:rPr>
          <w:rFonts w:ascii="Arial" w:eastAsia="굴림" w:hAnsi="Arial" w:cs="Arial"/>
          <w:kern w:val="0"/>
          <w:sz w:val="22"/>
          <w:rPrChange w:id="7970" w:author="Keis" w:date="2024-09-13T12:58:00Z">
            <w:rPr>
              <w:rFonts w:ascii="Arial" w:eastAsia="굴림" w:hAnsi="Arial" w:cs="Arial"/>
              <w:color w:val="FF0000"/>
              <w:kern w:val="0"/>
              <w:sz w:val="22"/>
            </w:rPr>
          </w:rPrChange>
        </w:rPr>
      </w:pPr>
      <w:r w:rsidRPr="00BA6722">
        <w:rPr>
          <w:rFonts w:ascii="Arial" w:eastAsia="굴림" w:hAnsi="Arial" w:cs="Arial"/>
          <w:kern w:val="0"/>
          <w:sz w:val="22"/>
          <w:rPrChange w:id="7971" w:author="Keis" w:date="2024-09-13T12:58:00Z">
            <w:rPr>
              <w:rFonts w:ascii="Arial" w:eastAsia="굴림" w:hAnsi="Arial" w:cs="Arial"/>
              <w:color w:val="FF0000"/>
              <w:kern w:val="0"/>
              <w:sz w:val="22"/>
            </w:rPr>
          </w:rPrChange>
        </w:rPr>
        <w:t>Public administrations (any activity that monitors election campaign, supports programs for introducing and advertising region-based events, and supports programs based residential status)</w:t>
      </w:r>
    </w:p>
    <w:p w14:paraId="78C327BB" w14:textId="77777777" w:rsidR="005059BB" w:rsidRPr="00BA6722" w:rsidRDefault="005059BB" w:rsidP="006209B0">
      <w:pPr>
        <w:spacing w:line="384" w:lineRule="auto"/>
        <w:ind w:left="360"/>
        <w:textAlignment w:val="baseline"/>
        <w:rPr>
          <w:rFonts w:ascii="Arial" w:eastAsia="굴림" w:hAnsi="Arial" w:cs="Arial"/>
          <w:kern w:val="0"/>
          <w:sz w:val="22"/>
          <w:rPrChange w:id="7972" w:author="Keis" w:date="2024-09-13T12:58:00Z">
            <w:rPr>
              <w:rFonts w:ascii="Arial" w:eastAsia="굴림" w:hAnsi="Arial" w:cs="Arial"/>
              <w:color w:val="FF0000"/>
              <w:kern w:val="0"/>
              <w:sz w:val="22"/>
            </w:rPr>
          </w:rPrChange>
        </w:rPr>
      </w:pPr>
      <w:r w:rsidRPr="00BA6722">
        <w:rPr>
          <w:rFonts w:ascii="굴림" w:eastAsia="굴림" w:hAnsi="굴림" w:cs="굴림" w:hint="eastAsia"/>
          <w:spacing w:val="-2"/>
          <w:kern w:val="0"/>
          <w:sz w:val="22"/>
          <w:rPrChange w:id="7973" w:author="Keis" w:date="2024-09-13T12:58:00Z">
            <w:rPr>
              <w:rFonts w:ascii="굴림" w:eastAsia="굴림" w:hAnsi="굴림" w:cs="굴림" w:hint="eastAsia"/>
              <w:color w:val="FF0000"/>
              <w:spacing w:val="-2"/>
              <w:kern w:val="0"/>
              <w:sz w:val="22"/>
            </w:rPr>
          </w:rPrChange>
        </w:rPr>
        <w:t>⑥</w:t>
      </w:r>
      <w:r w:rsidRPr="00BA6722">
        <w:rPr>
          <w:rFonts w:ascii="Arial" w:eastAsia="나눔명조" w:hAnsi="Arial" w:cs="Arial"/>
          <w:spacing w:val="-2"/>
          <w:kern w:val="0"/>
          <w:sz w:val="22"/>
          <w:rPrChange w:id="7974" w:author="Keis" w:date="2024-09-13T12:58: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75" w:author="Keis" w:date="2024-09-13T12:58:00Z">
            <w:rPr>
              <w:rFonts w:ascii="Arial" w:eastAsia="나눔명조" w:hAnsi="Arial" w:cs="Arial"/>
              <w:color w:val="FF0000"/>
              <w:spacing w:val="-2"/>
              <w:kern w:val="0"/>
              <w:sz w:val="22"/>
            </w:rPr>
          </w:rPrChange>
        </w:rPr>
        <w:t>Others</w:t>
      </w:r>
    </w:p>
    <w:p w14:paraId="71D81A94"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0A80A478"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7976" w:author="Keis" w:date="2024-09-13T12:59:00Z">
            <w:rPr>
              <w:rFonts w:ascii="Arial" w:eastAsia="나눔명조" w:hAnsi="Arial" w:cs="Arial"/>
              <w:color w:val="FF0000"/>
              <w:spacing w:val="-2"/>
              <w:kern w:val="0"/>
              <w:sz w:val="22"/>
            </w:rPr>
          </w:rPrChange>
        </w:rPr>
        <w:t>Dadd8f_3. [</w:t>
      </w:r>
      <w:r w:rsidR="00676094" w:rsidRPr="00BA6722">
        <w:rPr>
          <w:rFonts w:ascii="Arial" w:eastAsia="나눔명조" w:hAnsi="Arial" w:cs="Arial"/>
          <w:spacing w:val="-2"/>
          <w:kern w:val="0"/>
          <w:sz w:val="22"/>
          <w:rPrChange w:id="7977" w:author="Keis" w:date="2024-09-13T12:59:00Z">
            <w:rPr>
              <w:rFonts w:ascii="Arial" w:eastAsia="나눔명조" w:hAnsi="Arial" w:cs="Arial"/>
              <w:color w:val="FF0000"/>
              <w:spacing w:val="-2"/>
              <w:kern w:val="0"/>
              <w:sz w:val="22"/>
            </w:rPr>
          </w:rPrChange>
        </w:rPr>
        <w:t xml:space="preserve">Selected number at </w:t>
      </w:r>
      <w:r w:rsidRPr="00BA6722">
        <w:rPr>
          <w:rFonts w:ascii="Arial" w:eastAsia="나눔명조" w:hAnsi="Arial" w:cs="Arial"/>
          <w:spacing w:val="-2"/>
          <w:kern w:val="0"/>
          <w:sz w:val="22"/>
          <w:rPrChange w:id="7978" w:author="Keis" w:date="2024-09-13T12:59:00Z">
            <w:rPr>
              <w:rFonts w:ascii="Arial" w:eastAsia="나눔명조" w:hAnsi="Arial" w:cs="Arial"/>
              <w:color w:val="FF0000"/>
              <w:spacing w:val="-2"/>
              <w:kern w:val="0"/>
              <w:sz w:val="22"/>
            </w:rPr>
          </w:rPrChange>
        </w:rPr>
        <w:t xml:space="preserve">Dadd8f_2] </w:t>
      </w:r>
      <w:r w:rsidR="00676094" w:rsidRPr="00BA6722">
        <w:rPr>
          <w:rFonts w:ascii="Arial" w:eastAsia="나눔명조" w:hAnsi="Arial" w:cs="Arial"/>
          <w:spacing w:val="-2"/>
          <w:kern w:val="0"/>
          <w:sz w:val="22"/>
          <w:rPrChange w:id="7979" w:author="Keis" w:date="2024-09-13T12:59:00Z">
            <w:rPr>
              <w:rFonts w:ascii="Arial" w:eastAsia="나눔명조" w:hAnsi="Arial" w:cs="Arial"/>
              <w:color w:val="FF0000"/>
              <w:spacing w:val="-2"/>
              <w:kern w:val="0"/>
              <w:sz w:val="22"/>
            </w:rPr>
          </w:rPrChange>
        </w:rPr>
        <w:t>How often did you participate</w:t>
      </w:r>
      <w:r w:rsidRPr="00BA6722">
        <w:rPr>
          <w:rFonts w:ascii="Arial" w:eastAsia="나눔명조" w:hAnsi="Arial" w:cs="Arial"/>
          <w:spacing w:val="-2"/>
          <w:kern w:val="0"/>
          <w:sz w:val="22"/>
          <w:rPrChange w:id="7980" w:author="Keis" w:date="2024-09-13T12:59:00Z">
            <w:rPr>
              <w:rFonts w:ascii="Arial" w:eastAsia="나눔명조" w:hAnsi="Arial" w:cs="Arial"/>
              <w:color w:val="FF0000"/>
              <w:spacing w:val="-2"/>
              <w:kern w:val="0"/>
              <w:sz w:val="22"/>
            </w:rPr>
          </w:rPrChange>
        </w:rPr>
        <w:t>?</w:t>
      </w:r>
    </w:p>
    <w:p w14:paraId="04323716"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81" w:author="Keis" w:date="2024-09-13T12:59:00Z">
            <w:rPr>
              <w:rFonts w:ascii="굴림" w:eastAsia="굴림" w:hAnsi="굴림" w:cs="굴림" w:hint="eastAsia"/>
              <w:color w:val="FF0000"/>
              <w:spacing w:val="-2"/>
              <w:kern w:val="0"/>
              <w:sz w:val="22"/>
            </w:rPr>
          </w:rPrChange>
        </w:rPr>
        <w:t>①</w:t>
      </w:r>
      <w:r w:rsidRPr="00BA6722">
        <w:rPr>
          <w:rFonts w:ascii="Arial" w:eastAsia="나눔명조" w:hAnsi="Arial" w:cs="Arial"/>
          <w:spacing w:val="-2"/>
          <w:kern w:val="0"/>
          <w:sz w:val="22"/>
          <w:rPrChange w:id="7982"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83" w:author="Keis" w:date="2024-09-13T12:59:00Z">
            <w:rPr>
              <w:rFonts w:ascii="Arial" w:eastAsia="나눔명조" w:hAnsi="Arial" w:cs="Arial"/>
              <w:color w:val="FF0000"/>
              <w:spacing w:val="-2"/>
              <w:kern w:val="0"/>
              <w:sz w:val="22"/>
            </w:rPr>
          </w:rPrChange>
        </w:rPr>
        <w:t>Almost every day</w:t>
      </w:r>
      <w:r w:rsidRPr="00BA6722">
        <w:rPr>
          <w:rFonts w:ascii="Arial" w:eastAsia="나눔명조" w:hAnsi="Arial" w:cs="Arial"/>
          <w:spacing w:val="-2"/>
          <w:kern w:val="0"/>
          <w:sz w:val="22"/>
          <w:rPrChange w:id="7984"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85" w:author="Keis" w:date="2024-09-13T12:59:00Z">
            <w:rPr>
              <w:rFonts w:ascii="Arial" w:eastAsia="나눔명조" w:hAnsi="Arial" w:cs="Arial"/>
              <w:color w:val="FF0000"/>
              <w:spacing w:val="-2"/>
              <w:kern w:val="0"/>
              <w:sz w:val="22"/>
            </w:rPr>
          </w:rPrChange>
        </w:rPr>
        <w:t>over 4 times a week</w:t>
      </w:r>
      <w:r w:rsidRPr="00BA6722">
        <w:rPr>
          <w:rFonts w:ascii="Arial" w:eastAsia="나눔명조" w:hAnsi="Arial" w:cs="Arial"/>
          <w:spacing w:val="-2"/>
          <w:kern w:val="0"/>
          <w:sz w:val="22"/>
          <w:rPrChange w:id="7986" w:author="Keis" w:date="2024-09-13T12:59:00Z">
            <w:rPr>
              <w:rFonts w:ascii="Arial" w:eastAsia="나눔명조" w:hAnsi="Arial" w:cs="Arial"/>
              <w:color w:val="FF0000"/>
              <w:spacing w:val="-2"/>
              <w:kern w:val="0"/>
              <w:sz w:val="22"/>
            </w:rPr>
          </w:rPrChange>
        </w:rPr>
        <w:t>)</w:t>
      </w:r>
    </w:p>
    <w:p w14:paraId="1577EFE8"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87" w:author="Keis" w:date="2024-09-13T12:59:00Z">
            <w:rPr>
              <w:rFonts w:ascii="굴림" w:eastAsia="굴림" w:hAnsi="굴림" w:cs="굴림" w:hint="eastAsia"/>
              <w:color w:val="FF0000"/>
              <w:spacing w:val="-2"/>
              <w:kern w:val="0"/>
              <w:sz w:val="22"/>
            </w:rPr>
          </w:rPrChange>
        </w:rPr>
        <w:t>②</w:t>
      </w:r>
      <w:r w:rsidRPr="00BA6722">
        <w:rPr>
          <w:rFonts w:ascii="Arial" w:eastAsia="나눔명조" w:hAnsi="Arial" w:cs="Arial"/>
          <w:spacing w:val="-2"/>
          <w:kern w:val="0"/>
          <w:sz w:val="22"/>
          <w:rPrChange w:id="7988"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89" w:author="Keis" w:date="2024-09-13T12:59:00Z">
            <w:rPr>
              <w:rFonts w:ascii="Arial" w:eastAsia="나눔명조" w:hAnsi="Arial" w:cs="Arial"/>
              <w:color w:val="FF0000"/>
              <w:spacing w:val="-2"/>
              <w:kern w:val="0"/>
              <w:sz w:val="22"/>
            </w:rPr>
          </w:rPrChange>
        </w:rPr>
        <w:t>Once a week</w:t>
      </w:r>
    </w:p>
    <w:p w14:paraId="353B5180"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90" w:author="Keis" w:date="2024-09-13T12:59:00Z">
            <w:rPr>
              <w:rFonts w:ascii="굴림" w:eastAsia="굴림" w:hAnsi="굴림" w:cs="굴림" w:hint="eastAsia"/>
              <w:color w:val="FF0000"/>
              <w:spacing w:val="-2"/>
              <w:kern w:val="0"/>
              <w:sz w:val="22"/>
            </w:rPr>
          </w:rPrChange>
        </w:rPr>
        <w:t>③</w:t>
      </w:r>
      <w:r w:rsidRPr="00BA6722">
        <w:rPr>
          <w:rFonts w:ascii="Arial" w:eastAsia="나눔명조" w:hAnsi="Arial" w:cs="Arial"/>
          <w:spacing w:val="-2"/>
          <w:kern w:val="0"/>
          <w:sz w:val="22"/>
          <w:rPrChange w:id="7991"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92" w:author="Keis" w:date="2024-09-13T12:59:00Z">
            <w:rPr>
              <w:rFonts w:ascii="Arial" w:eastAsia="나눔명조" w:hAnsi="Arial" w:cs="Arial"/>
              <w:color w:val="FF0000"/>
              <w:spacing w:val="-2"/>
              <w:kern w:val="0"/>
              <w:sz w:val="22"/>
            </w:rPr>
          </w:rPrChange>
        </w:rPr>
        <w:t>2~3 times a week</w:t>
      </w:r>
    </w:p>
    <w:p w14:paraId="3FB27A82"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93" w:author="Keis" w:date="2024-09-13T12:59:00Z">
            <w:rPr>
              <w:rFonts w:ascii="굴림" w:eastAsia="굴림" w:hAnsi="굴림" w:cs="굴림" w:hint="eastAsia"/>
              <w:color w:val="FF0000"/>
              <w:spacing w:val="-2"/>
              <w:kern w:val="0"/>
              <w:sz w:val="22"/>
            </w:rPr>
          </w:rPrChange>
        </w:rPr>
        <w:lastRenderedPageBreak/>
        <w:t>④</w:t>
      </w:r>
      <w:r w:rsidRPr="00BA6722">
        <w:rPr>
          <w:rFonts w:ascii="Arial" w:eastAsia="나눔명조" w:hAnsi="Arial" w:cs="Arial"/>
          <w:spacing w:val="-2"/>
          <w:kern w:val="0"/>
          <w:sz w:val="22"/>
          <w:rPrChange w:id="7994"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95" w:author="Keis" w:date="2024-09-13T12:59:00Z">
            <w:rPr>
              <w:rFonts w:ascii="Arial" w:eastAsia="나눔명조" w:hAnsi="Arial" w:cs="Arial"/>
              <w:color w:val="FF0000"/>
              <w:spacing w:val="-2"/>
              <w:kern w:val="0"/>
              <w:sz w:val="22"/>
            </w:rPr>
          </w:rPrChange>
        </w:rPr>
        <w:t>Once a month</w:t>
      </w:r>
    </w:p>
    <w:p w14:paraId="3D12B35B"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96" w:author="Keis" w:date="2024-09-13T12:59:00Z">
            <w:rPr>
              <w:rFonts w:ascii="굴림" w:eastAsia="굴림" w:hAnsi="굴림" w:cs="굴림" w:hint="eastAsia"/>
              <w:color w:val="FF0000"/>
              <w:spacing w:val="-2"/>
              <w:kern w:val="0"/>
              <w:sz w:val="22"/>
            </w:rPr>
          </w:rPrChange>
        </w:rPr>
        <w:t>⑤</w:t>
      </w:r>
      <w:r w:rsidRPr="00BA6722">
        <w:rPr>
          <w:rFonts w:ascii="Arial" w:eastAsia="나눔명조" w:hAnsi="Arial" w:cs="Arial"/>
          <w:spacing w:val="-2"/>
          <w:kern w:val="0"/>
          <w:sz w:val="22"/>
          <w:rPrChange w:id="7997"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7998" w:author="Keis" w:date="2024-09-13T12:59:00Z">
            <w:rPr>
              <w:rFonts w:ascii="Arial" w:eastAsia="나눔명조" w:hAnsi="Arial" w:cs="Arial"/>
              <w:color w:val="FF0000"/>
              <w:spacing w:val="-2"/>
              <w:kern w:val="0"/>
              <w:sz w:val="22"/>
            </w:rPr>
          </w:rPrChange>
        </w:rPr>
        <w:t xml:space="preserve">1~2 times a month </w:t>
      </w:r>
    </w:p>
    <w:p w14:paraId="117773A4"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7999" w:author="Keis" w:date="2024-09-13T12:59:00Z">
            <w:rPr>
              <w:rFonts w:ascii="굴림" w:eastAsia="굴림" w:hAnsi="굴림" w:cs="굴림" w:hint="eastAsia"/>
              <w:color w:val="FF0000"/>
              <w:spacing w:val="-2"/>
              <w:kern w:val="0"/>
              <w:sz w:val="22"/>
            </w:rPr>
          </w:rPrChange>
        </w:rPr>
        <w:t>⑥</w:t>
      </w:r>
      <w:r w:rsidRPr="00BA6722">
        <w:rPr>
          <w:rFonts w:ascii="Arial" w:eastAsia="나눔명조" w:hAnsi="Arial" w:cs="Arial"/>
          <w:spacing w:val="-2"/>
          <w:kern w:val="0"/>
          <w:sz w:val="22"/>
          <w:rPrChange w:id="8000"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01" w:author="Keis" w:date="2024-09-13T12:59:00Z">
            <w:rPr>
              <w:rFonts w:ascii="Arial" w:eastAsia="나눔명조" w:hAnsi="Arial" w:cs="Arial"/>
              <w:color w:val="FF0000"/>
              <w:spacing w:val="-2"/>
              <w:kern w:val="0"/>
              <w:sz w:val="22"/>
            </w:rPr>
          </w:rPrChange>
        </w:rPr>
        <w:t>1~2 times a year</w:t>
      </w:r>
    </w:p>
    <w:p w14:paraId="2E9C1C4B"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02" w:author="Keis" w:date="2024-09-13T12:59:00Z">
            <w:rPr>
              <w:rFonts w:ascii="굴림" w:eastAsia="굴림" w:hAnsi="굴림" w:cs="굴림" w:hint="eastAsia"/>
              <w:color w:val="FF0000"/>
              <w:spacing w:val="-2"/>
              <w:kern w:val="0"/>
              <w:sz w:val="22"/>
            </w:rPr>
          </w:rPrChange>
        </w:rPr>
        <w:t>⑦</w:t>
      </w:r>
      <w:r w:rsidRPr="00BA6722">
        <w:rPr>
          <w:rFonts w:ascii="Arial" w:eastAsia="나눔명조" w:hAnsi="Arial" w:cs="Arial"/>
          <w:spacing w:val="-2"/>
          <w:kern w:val="0"/>
          <w:sz w:val="22"/>
          <w:rPrChange w:id="8003"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04" w:author="Keis" w:date="2024-09-13T12:59:00Z">
            <w:rPr>
              <w:rFonts w:ascii="Arial" w:eastAsia="나눔명조" w:hAnsi="Arial" w:cs="Arial"/>
              <w:color w:val="FF0000"/>
              <w:spacing w:val="-2"/>
              <w:kern w:val="0"/>
              <w:sz w:val="22"/>
            </w:rPr>
          </w:rPrChange>
        </w:rPr>
        <w:t>3~4 times a year</w:t>
      </w:r>
    </w:p>
    <w:p w14:paraId="35F62830"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05" w:author="Keis" w:date="2024-09-13T12:59:00Z">
            <w:rPr>
              <w:rFonts w:ascii="굴림" w:eastAsia="굴림" w:hAnsi="굴림" w:cs="굴림" w:hint="eastAsia"/>
              <w:color w:val="FF0000"/>
              <w:spacing w:val="-2"/>
              <w:kern w:val="0"/>
              <w:sz w:val="22"/>
            </w:rPr>
          </w:rPrChange>
        </w:rPr>
        <w:t>⑧</w:t>
      </w:r>
      <w:r w:rsidRPr="00BA6722">
        <w:rPr>
          <w:rFonts w:ascii="Arial" w:eastAsia="나눔명조" w:hAnsi="Arial" w:cs="Arial"/>
          <w:spacing w:val="-2"/>
          <w:kern w:val="0"/>
          <w:sz w:val="22"/>
          <w:rPrChange w:id="8006"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07" w:author="Keis" w:date="2024-09-13T12:59:00Z">
            <w:rPr>
              <w:rFonts w:ascii="Arial" w:eastAsia="나눔명조" w:hAnsi="Arial" w:cs="Arial"/>
              <w:color w:val="FF0000"/>
              <w:spacing w:val="-2"/>
              <w:kern w:val="0"/>
              <w:sz w:val="22"/>
            </w:rPr>
          </w:rPrChange>
        </w:rPr>
        <w:t>5~6 times a year</w:t>
      </w:r>
      <w:r w:rsidRPr="00BA6722">
        <w:rPr>
          <w:rFonts w:ascii="Arial" w:eastAsia="나눔명조" w:hAnsi="Arial" w:cs="Arial"/>
          <w:spacing w:val="-2"/>
          <w:kern w:val="0"/>
          <w:sz w:val="22"/>
          <w:rPrChange w:id="8008" w:author="Keis" w:date="2024-09-13T12:59:00Z">
            <w:rPr>
              <w:rFonts w:ascii="Arial" w:eastAsia="나눔명조" w:hAnsi="Arial" w:cs="Arial"/>
              <w:color w:val="FF0000"/>
              <w:spacing w:val="-2"/>
              <w:kern w:val="0"/>
              <w:sz w:val="22"/>
            </w:rPr>
          </w:rPrChange>
        </w:rPr>
        <w:t xml:space="preserve"> </w:t>
      </w:r>
    </w:p>
    <w:p w14:paraId="3F708318"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09" w:author="Keis" w:date="2024-09-13T12:59:00Z">
            <w:rPr>
              <w:rFonts w:ascii="굴림" w:eastAsia="굴림" w:hAnsi="굴림" w:cs="굴림" w:hint="eastAsia"/>
              <w:color w:val="FF0000"/>
              <w:spacing w:val="-2"/>
              <w:kern w:val="0"/>
              <w:sz w:val="22"/>
            </w:rPr>
          </w:rPrChange>
        </w:rPr>
        <w:t>⑨</w:t>
      </w:r>
      <w:r w:rsidRPr="00BA6722">
        <w:rPr>
          <w:rFonts w:ascii="Arial" w:eastAsia="나눔명조" w:hAnsi="Arial" w:cs="Arial"/>
          <w:spacing w:val="-2"/>
          <w:kern w:val="0"/>
          <w:sz w:val="22"/>
          <w:rPrChange w:id="8010"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11" w:author="Keis" w:date="2024-09-13T12:59:00Z">
            <w:rPr>
              <w:rFonts w:ascii="Arial" w:eastAsia="나눔명조" w:hAnsi="Arial" w:cs="Arial"/>
              <w:color w:val="FF0000"/>
              <w:spacing w:val="-2"/>
              <w:kern w:val="0"/>
              <w:sz w:val="22"/>
            </w:rPr>
          </w:rPrChange>
        </w:rPr>
        <w:t>Less than once a year</w:t>
      </w:r>
    </w:p>
    <w:p w14:paraId="08DEC498" w14:textId="77777777" w:rsidR="00A156EF" w:rsidRPr="00DD76F4" w:rsidRDefault="00A156EF" w:rsidP="00A156EF">
      <w:pPr>
        <w:spacing w:line="384" w:lineRule="auto"/>
        <w:textAlignment w:val="baseline"/>
        <w:rPr>
          <w:ins w:id="8012" w:author="swcsmart000" w:date="2024-09-05T17:18:00Z"/>
          <w:rFonts w:ascii="Arial" w:eastAsia="나눔명조" w:hAnsi="Arial" w:cs="Arial"/>
          <w:color w:val="00B050"/>
          <w:spacing w:val="-2"/>
          <w:kern w:val="0"/>
          <w:sz w:val="22"/>
          <w:szCs w:val="20"/>
        </w:rPr>
      </w:pPr>
      <w:ins w:id="8013" w:author="swcsmart000" w:date="2024-09-05T17:18:00Z">
        <w:r>
          <w:rPr>
            <w:rFonts w:ascii="바탕" w:eastAsia="바탕" w:hAnsi="바탕" w:cs="Arial" w:hint="eastAsia"/>
            <w:color w:val="00B050"/>
            <w:spacing w:val="-2"/>
            <w:kern w:val="0"/>
            <w:sz w:val="22"/>
            <w:szCs w:val="20"/>
          </w:rPr>
          <w:t>⑩</w:t>
        </w:r>
        <w:r w:rsidRPr="00DD76F4">
          <w:rPr>
            <w:rFonts w:ascii="Arial" w:eastAsia="나눔명조" w:hAnsi="Arial" w:cs="Arial" w:hint="eastAsia"/>
            <w:color w:val="00B050"/>
            <w:spacing w:val="-2"/>
            <w:kern w:val="0"/>
            <w:sz w:val="22"/>
            <w:szCs w:val="20"/>
          </w:rPr>
          <w:t xml:space="preserve"> Almost never did</w:t>
        </w:r>
      </w:ins>
    </w:p>
    <w:p w14:paraId="5A61F866" w14:textId="56334B5B" w:rsidR="005059BB" w:rsidRPr="005059BB" w:rsidDel="00A156EF" w:rsidRDefault="005059BB" w:rsidP="005059BB">
      <w:pPr>
        <w:spacing w:line="384" w:lineRule="auto"/>
        <w:textAlignment w:val="baseline"/>
        <w:rPr>
          <w:del w:id="8014" w:author="swcsmart000" w:date="2024-09-05T17:18:00Z"/>
          <w:rFonts w:ascii="Arial" w:eastAsia="굴림" w:hAnsi="Arial" w:cs="Arial"/>
          <w:color w:val="000000"/>
          <w:kern w:val="0"/>
          <w:sz w:val="22"/>
        </w:rPr>
      </w:pPr>
      <w:del w:id="8015" w:author="swcsmart000" w:date="2024-09-05T17:18:00Z">
        <w:r w:rsidRPr="005059BB" w:rsidDel="00A156EF">
          <w:rPr>
            <w:rFonts w:ascii="굴림" w:eastAsia="굴림" w:hAnsi="굴림" w:cs="굴림" w:hint="eastAsia"/>
            <w:color w:val="FF0000"/>
            <w:spacing w:val="-2"/>
            <w:kern w:val="0"/>
            <w:sz w:val="22"/>
          </w:rPr>
          <w:delText>⑩</w:delText>
        </w:r>
        <w:r w:rsidRPr="005059BB" w:rsidDel="00A156EF">
          <w:rPr>
            <w:rFonts w:ascii="Arial" w:eastAsia="나눔명조" w:hAnsi="Arial" w:cs="Arial"/>
            <w:color w:val="FF0000"/>
            <w:spacing w:val="-2"/>
            <w:kern w:val="0"/>
            <w:sz w:val="22"/>
          </w:rPr>
          <w:delText xml:space="preserve"> </w:delText>
        </w:r>
        <w:r w:rsidR="00A02A47" w:rsidDel="00A156EF">
          <w:rPr>
            <w:rFonts w:ascii="Arial" w:eastAsia="나눔명조" w:hAnsi="Arial" w:cs="Arial" w:hint="eastAsia"/>
            <w:color w:val="FF0000"/>
            <w:spacing w:val="-2"/>
            <w:kern w:val="0"/>
            <w:sz w:val="22"/>
          </w:rPr>
          <w:delText>None</w:delText>
        </w:r>
      </w:del>
    </w:p>
    <w:p w14:paraId="7B83423C"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7590E830"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8016" w:author="Keis" w:date="2024-09-13T12:59:00Z">
            <w:rPr>
              <w:rFonts w:ascii="Arial" w:eastAsia="나눔명조" w:hAnsi="Arial" w:cs="Arial"/>
              <w:color w:val="FF0000"/>
              <w:spacing w:val="-2"/>
              <w:kern w:val="0"/>
              <w:sz w:val="22"/>
            </w:rPr>
          </w:rPrChange>
        </w:rPr>
        <w:t>Dadd8f_4. [</w:t>
      </w:r>
      <w:r w:rsidR="00676094" w:rsidRPr="00BA6722">
        <w:rPr>
          <w:rFonts w:ascii="Arial" w:eastAsia="나눔명조" w:hAnsi="Arial" w:cs="Arial"/>
          <w:spacing w:val="-2"/>
          <w:kern w:val="0"/>
          <w:sz w:val="22"/>
          <w:rPrChange w:id="8017" w:author="Keis" w:date="2024-09-13T12:59:00Z">
            <w:rPr>
              <w:rFonts w:ascii="Arial" w:eastAsia="나눔명조" w:hAnsi="Arial" w:cs="Arial"/>
              <w:color w:val="FF0000"/>
              <w:spacing w:val="-2"/>
              <w:kern w:val="0"/>
              <w:sz w:val="22"/>
            </w:rPr>
          </w:rPrChange>
        </w:rPr>
        <w:t>Selected number at Dadd8f_2</w:t>
      </w:r>
      <w:proofErr w:type="gramStart"/>
      <w:r w:rsidRPr="00BA6722">
        <w:rPr>
          <w:rFonts w:ascii="Arial" w:eastAsia="나눔명조" w:hAnsi="Arial" w:cs="Arial"/>
          <w:spacing w:val="-2"/>
          <w:kern w:val="0"/>
          <w:sz w:val="22"/>
          <w:rPrChange w:id="8018" w:author="Keis" w:date="2024-09-13T12:59:00Z">
            <w:rPr>
              <w:rFonts w:ascii="Arial" w:eastAsia="나눔명조" w:hAnsi="Arial" w:cs="Arial"/>
              <w:color w:val="FF0000"/>
              <w:spacing w:val="-2"/>
              <w:kern w:val="0"/>
              <w:sz w:val="22"/>
            </w:rPr>
          </w:rPrChange>
        </w:rPr>
        <w:t xml:space="preserve">] </w:t>
      </w:r>
      <w:r w:rsidR="00676094" w:rsidRPr="00BA6722">
        <w:rPr>
          <w:rFonts w:ascii="Arial" w:eastAsia="나눔명조" w:hAnsi="Arial" w:cs="Arial"/>
          <w:spacing w:val="-2"/>
          <w:kern w:val="0"/>
          <w:sz w:val="22"/>
          <w:rPrChange w:id="8019" w:author="Keis" w:date="2024-09-13T12:59:00Z">
            <w:rPr>
              <w:rFonts w:ascii="Arial" w:eastAsia="나눔명조" w:hAnsi="Arial" w:cs="Arial"/>
              <w:color w:val="FF0000"/>
              <w:spacing w:val="-2"/>
              <w:kern w:val="0"/>
              <w:sz w:val="22"/>
            </w:rPr>
          </w:rPrChange>
        </w:rPr>
        <w:t xml:space="preserve"> Were</w:t>
      </w:r>
      <w:proofErr w:type="gramEnd"/>
      <w:r w:rsidR="00676094" w:rsidRPr="00BA6722">
        <w:rPr>
          <w:rFonts w:ascii="Arial" w:eastAsia="나눔명조" w:hAnsi="Arial" w:cs="Arial"/>
          <w:spacing w:val="-2"/>
          <w:kern w:val="0"/>
          <w:sz w:val="22"/>
          <w:rPrChange w:id="8020" w:author="Keis" w:date="2024-09-13T12:59:00Z">
            <w:rPr>
              <w:rFonts w:ascii="Arial" w:eastAsia="나눔명조" w:hAnsi="Arial" w:cs="Arial"/>
              <w:color w:val="FF0000"/>
              <w:spacing w:val="-2"/>
              <w:kern w:val="0"/>
              <w:sz w:val="22"/>
            </w:rPr>
          </w:rPrChange>
        </w:rPr>
        <w:t xml:space="preserve"> you paid for the activity?</w:t>
      </w:r>
      <w:r w:rsidRPr="00BA6722">
        <w:rPr>
          <w:rFonts w:ascii="Arial" w:eastAsia="나눔명조" w:hAnsi="Arial" w:cs="Arial"/>
          <w:spacing w:val="-2"/>
          <w:kern w:val="0"/>
          <w:sz w:val="22"/>
          <w:rPrChange w:id="8021" w:author="Keis" w:date="2024-09-13T12:59:00Z">
            <w:rPr>
              <w:rFonts w:ascii="Arial" w:eastAsia="나눔명조" w:hAnsi="Arial" w:cs="Arial"/>
              <w:color w:val="FF0000"/>
              <w:spacing w:val="-2"/>
              <w:kern w:val="0"/>
              <w:sz w:val="22"/>
            </w:rPr>
          </w:rPrChange>
        </w:rPr>
        <w:t xml:space="preserve"> </w:t>
      </w:r>
    </w:p>
    <w:p w14:paraId="532864F5"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22" w:author="Keis" w:date="2024-09-13T12:59:00Z">
            <w:rPr>
              <w:rFonts w:ascii="굴림" w:eastAsia="굴림" w:hAnsi="굴림" w:cs="굴림" w:hint="eastAsia"/>
              <w:color w:val="FF0000"/>
              <w:spacing w:val="-2"/>
              <w:kern w:val="0"/>
              <w:sz w:val="22"/>
            </w:rPr>
          </w:rPrChange>
        </w:rPr>
        <w:t>①</w:t>
      </w:r>
      <w:r w:rsidRPr="00BA6722">
        <w:rPr>
          <w:rFonts w:ascii="Arial" w:eastAsia="나눔명조" w:hAnsi="Arial" w:cs="Arial"/>
          <w:spacing w:val="-2"/>
          <w:kern w:val="0"/>
          <w:sz w:val="22"/>
          <w:rPrChange w:id="8023"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24" w:author="Keis" w:date="2024-09-13T12:59:00Z">
            <w:rPr>
              <w:rFonts w:ascii="Arial" w:eastAsia="나눔명조" w:hAnsi="Arial" w:cs="Arial"/>
              <w:color w:val="FF0000"/>
              <w:spacing w:val="-2"/>
              <w:kern w:val="0"/>
              <w:sz w:val="22"/>
            </w:rPr>
          </w:rPrChange>
        </w:rPr>
        <w:t>Yes</w:t>
      </w:r>
    </w:p>
    <w:p w14:paraId="4FB5FE05"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25" w:author="Keis" w:date="2024-09-13T12:59:00Z">
            <w:rPr>
              <w:rFonts w:ascii="굴림" w:eastAsia="굴림" w:hAnsi="굴림" w:cs="굴림" w:hint="eastAsia"/>
              <w:color w:val="FF0000"/>
              <w:spacing w:val="-2"/>
              <w:kern w:val="0"/>
              <w:sz w:val="22"/>
            </w:rPr>
          </w:rPrChange>
        </w:rPr>
        <w:t>⑤</w:t>
      </w:r>
      <w:r w:rsidRPr="00BA6722">
        <w:rPr>
          <w:rFonts w:ascii="Arial" w:eastAsia="나눔명조" w:hAnsi="Arial" w:cs="Arial"/>
          <w:spacing w:val="-2"/>
          <w:kern w:val="0"/>
          <w:sz w:val="22"/>
          <w:rPrChange w:id="8026"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27" w:author="Keis" w:date="2024-09-13T12:59:00Z">
            <w:rPr>
              <w:rFonts w:ascii="Arial" w:eastAsia="나눔명조" w:hAnsi="Arial" w:cs="Arial"/>
              <w:color w:val="FF0000"/>
              <w:spacing w:val="-2"/>
              <w:kern w:val="0"/>
              <w:sz w:val="22"/>
            </w:rPr>
          </w:rPrChange>
        </w:rPr>
        <w:t>No</w:t>
      </w:r>
    </w:p>
    <w:p w14:paraId="13DED8B1" w14:textId="77777777" w:rsidR="005059BB" w:rsidRPr="005059BB" w:rsidRDefault="005059BB" w:rsidP="005059BB">
      <w:pPr>
        <w:spacing w:line="384" w:lineRule="auto"/>
        <w:textAlignment w:val="baseline"/>
        <w:rPr>
          <w:rFonts w:ascii="Arial" w:eastAsia="굴림" w:hAnsi="Arial" w:cs="Arial"/>
          <w:color w:val="FF0000"/>
          <w:spacing w:val="-2"/>
          <w:kern w:val="0"/>
          <w:sz w:val="22"/>
        </w:rPr>
      </w:pPr>
    </w:p>
    <w:p w14:paraId="672BADBA"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Arial" w:eastAsia="나눔명조" w:hAnsi="Arial" w:cs="Arial"/>
          <w:spacing w:val="-2"/>
          <w:kern w:val="0"/>
          <w:sz w:val="22"/>
          <w:rPrChange w:id="8028" w:author="Keis" w:date="2024-09-13T12:59:00Z">
            <w:rPr>
              <w:rFonts w:ascii="Arial" w:eastAsia="나눔명조" w:hAnsi="Arial" w:cs="Arial"/>
              <w:color w:val="FF0000"/>
              <w:spacing w:val="-2"/>
              <w:kern w:val="0"/>
              <w:sz w:val="22"/>
            </w:rPr>
          </w:rPrChange>
        </w:rPr>
        <w:t>Dadd8f_5. [</w:t>
      </w:r>
      <w:r w:rsidR="00676094" w:rsidRPr="00BA6722">
        <w:rPr>
          <w:rFonts w:ascii="Arial" w:eastAsia="나눔명조" w:hAnsi="Arial" w:cs="Arial"/>
          <w:spacing w:val="-2"/>
          <w:kern w:val="0"/>
          <w:sz w:val="22"/>
          <w:rPrChange w:id="8029" w:author="Keis" w:date="2024-09-13T12:59:00Z">
            <w:rPr>
              <w:rFonts w:ascii="Arial" w:eastAsia="나눔명조" w:hAnsi="Arial" w:cs="Arial"/>
              <w:color w:val="FF0000"/>
              <w:spacing w:val="-2"/>
              <w:kern w:val="0"/>
              <w:sz w:val="22"/>
            </w:rPr>
          </w:rPrChange>
        </w:rPr>
        <w:t>Selected number at Dadd8f_2</w:t>
      </w:r>
      <w:r w:rsidRPr="00BA6722">
        <w:rPr>
          <w:rFonts w:ascii="Arial" w:eastAsia="나눔명조" w:hAnsi="Arial" w:cs="Arial"/>
          <w:spacing w:val="-2"/>
          <w:kern w:val="0"/>
          <w:sz w:val="22"/>
          <w:rPrChange w:id="8030"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31" w:author="Keis" w:date="2024-09-13T12:59:00Z">
            <w:rPr>
              <w:rFonts w:ascii="Arial" w:eastAsia="나눔명조" w:hAnsi="Arial" w:cs="Arial"/>
              <w:color w:val="FF0000"/>
              <w:spacing w:val="-2"/>
              <w:kern w:val="0"/>
              <w:sz w:val="22"/>
            </w:rPr>
          </w:rPrChange>
        </w:rPr>
        <w:t>Was the activity related to your ability?</w:t>
      </w:r>
    </w:p>
    <w:p w14:paraId="11B4B7F4"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32" w:author="Keis" w:date="2024-09-13T12:59:00Z">
            <w:rPr>
              <w:rFonts w:ascii="굴림" w:eastAsia="굴림" w:hAnsi="굴림" w:cs="굴림" w:hint="eastAsia"/>
              <w:color w:val="FF0000"/>
              <w:spacing w:val="-2"/>
              <w:kern w:val="0"/>
              <w:sz w:val="22"/>
            </w:rPr>
          </w:rPrChange>
        </w:rPr>
        <w:t>①</w:t>
      </w:r>
      <w:r w:rsidRPr="00BA6722">
        <w:rPr>
          <w:rFonts w:ascii="Arial" w:eastAsia="나눔명조" w:hAnsi="Arial" w:cs="Arial"/>
          <w:spacing w:val="-2"/>
          <w:kern w:val="0"/>
          <w:sz w:val="22"/>
          <w:rPrChange w:id="8033"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34" w:author="Keis" w:date="2024-09-13T12:59:00Z">
            <w:rPr>
              <w:rFonts w:ascii="Arial" w:eastAsia="나눔명조" w:hAnsi="Arial" w:cs="Arial"/>
              <w:color w:val="FF0000"/>
              <w:spacing w:val="-2"/>
              <w:kern w:val="0"/>
              <w:sz w:val="22"/>
            </w:rPr>
          </w:rPrChange>
        </w:rPr>
        <w:t>Yes</w:t>
      </w:r>
    </w:p>
    <w:p w14:paraId="5D01B706" w14:textId="77777777" w:rsidR="005059BB" w:rsidRPr="005059BB" w:rsidRDefault="005059BB" w:rsidP="005059BB">
      <w:pPr>
        <w:spacing w:line="384" w:lineRule="auto"/>
        <w:textAlignment w:val="baseline"/>
        <w:rPr>
          <w:rFonts w:ascii="Arial" w:eastAsia="굴림" w:hAnsi="Arial" w:cs="Arial"/>
          <w:color w:val="000000"/>
          <w:kern w:val="0"/>
          <w:sz w:val="22"/>
        </w:rPr>
      </w:pPr>
      <w:r w:rsidRPr="00BA6722">
        <w:rPr>
          <w:rFonts w:ascii="굴림" w:eastAsia="굴림" w:hAnsi="굴림" w:cs="굴림" w:hint="eastAsia"/>
          <w:spacing w:val="-2"/>
          <w:kern w:val="0"/>
          <w:sz w:val="22"/>
          <w:rPrChange w:id="8035" w:author="Keis" w:date="2024-09-13T12:59:00Z">
            <w:rPr>
              <w:rFonts w:ascii="굴림" w:eastAsia="굴림" w:hAnsi="굴림" w:cs="굴림" w:hint="eastAsia"/>
              <w:color w:val="FF0000"/>
              <w:spacing w:val="-2"/>
              <w:kern w:val="0"/>
              <w:sz w:val="22"/>
            </w:rPr>
          </w:rPrChange>
        </w:rPr>
        <w:t>⑤</w:t>
      </w:r>
      <w:r w:rsidRPr="00BA6722">
        <w:rPr>
          <w:rFonts w:ascii="Arial" w:eastAsia="나눔명조" w:hAnsi="Arial" w:cs="Arial"/>
          <w:spacing w:val="-2"/>
          <w:kern w:val="0"/>
          <w:sz w:val="22"/>
          <w:rPrChange w:id="8036" w:author="Keis" w:date="2024-09-13T12:59:00Z">
            <w:rPr>
              <w:rFonts w:ascii="Arial" w:eastAsia="나눔명조" w:hAnsi="Arial" w:cs="Arial"/>
              <w:color w:val="FF0000"/>
              <w:spacing w:val="-2"/>
              <w:kern w:val="0"/>
              <w:sz w:val="22"/>
            </w:rPr>
          </w:rPrChange>
        </w:rPr>
        <w:t xml:space="preserve"> </w:t>
      </w:r>
      <w:r w:rsidR="00A02A47" w:rsidRPr="00BA6722">
        <w:rPr>
          <w:rFonts w:ascii="Arial" w:eastAsia="나눔명조" w:hAnsi="Arial" w:cs="Arial"/>
          <w:spacing w:val="-2"/>
          <w:kern w:val="0"/>
          <w:sz w:val="22"/>
          <w:rPrChange w:id="8037" w:author="Keis" w:date="2024-09-13T12:59:00Z">
            <w:rPr>
              <w:rFonts w:ascii="Arial" w:eastAsia="나눔명조" w:hAnsi="Arial" w:cs="Arial"/>
              <w:color w:val="FF0000"/>
              <w:spacing w:val="-2"/>
              <w:kern w:val="0"/>
              <w:sz w:val="22"/>
            </w:rPr>
          </w:rPrChange>
        </w:rPr>
        <w:t>No</w:t>
      </w:r>
    </w:p>
    <w:p w14:paraId="25D7418A" w14:textId="77777777" w:rsidR="005059BB" w:rsidRPr="008F520F" w:rsidRDefault="005059BB" w:rsidP="005059BB">
      <w:pPr>
        <w:spacing w:line="384" w:lineRule="auto"/>
        <w:textAlignment w:val="baseline"/>
        <w:rPr>
          <w:rFonts w:ascii="Arial" w:eastAsia="굴림" w:hAnsi="Arial" w:cs="Arial"/>
          <w:color w:val="000000"/>
          <w:spacing w:val="-2"/>
          <w:kern w:val="0"/>
          <w:sz w:val="22"/>
        </w:rPr>
      </w:pPr>
      <w:r w:rsidRPr="00BA6722">
        <w:rPr>
          <w:rFonts w:ascii="Arial" w:eastAsia="나눔명조" w:hAnsi="Arial" w:cs="Arial" w:hint="eastAsia"/>
          <w:spacing w:val="-2"/>
          <w:kern w:val="0"/>
          <w:sz w:val="22"/>
          <w:rPrChange w:id="8038" w:author="Keis" w:date="2024-09-13T12:59:00Z">
            <w:rPr>
              <w:rFonts w:ascii="Arial" w:eastAsia="나눔명조" w:hAnsi="Arial" w:cs="Arial" w:hint="eastAsia"/>
              <w:color w:val="FF0000"/>
              <w:spacing w:val="-2"/>
              <w:kern w:val="0"/>
              <w:sz w:val="22"/>
            </w:rPr>
          </w:rPrChange>
        </w:rPr>
        <w:t>→</w:t>
      </w:r>
      <w:r w:rsidRPr="00BA6722">
        <w:rPr>
          <w:rFonts w:ascii="Arial" w:eastAsia="나눔명조" w:hAnsi="Arial" w:cs="Arial"/>
          <w:spacing w:val="-2"/>
          <w:kern w:val="0"/>
          <w:sz w:val="22"/>
          <w:rPrChange w:id="8039" w:author="Keis" w:date="2024-09-13T12:59:00Z">
            <w:rPr>
              <w:rFonts w:ascii="Arial" w:eastAsia="나눔명조" w:hAnsi="Arial" w:cs="Arial"/>
              <w:color w:val="FF0000"/>
              <w:spacing w:val="-2"/>
              <w:kern w:val="0"/>
              <w:sz w:val="22"/>
            </w:rPr>
          </w:rPrChange>
        </w:rPr>
        <w:t xml:space="preserve"> D612</w:t>
      </w:r>
    </w:p>
    <w:p w14:paraId="4DFA153D" w14:textId="77777777" w:rsidR="005059BB" w:rsidRPr="001D19F6" w:rsidRDefault="005059BB" w:rsidP="00624BD4">
      <w:pPr>
        <w:wordWrap/>
        <w:spacing w:line="360" w:lineRule="auto"/>
        <w:rPr>
          <w:rFonts w:ascii="Arial" w:eastAsia="굴림" w:hAnsi="Arial" w:cs="Arial"/>
          <w:sz w:val="22"/>
          <w:u w:val="single"/>
        </w:rPr>
      </w:pPr>
    </w:p>
    <w:p w14:paraId="0E0D914A"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D612. [IWER: How often did R receive assistance </w:t>
      </w:r>
      <w:r w:rsidR="002A40DB" w:rsidRPr="001D19F6">
        <w:rPr>
          <w:rFonts w:ascii="Arial" w:eastAsia="굴림" w:hAnsi="Arial" w:cs="Arial"/>
          <w:sz w:val="22"/>
        </w:rPr>
        <w:t xml:space="preserve">in answering </w:t>
      </w:r>
      <w:r w:rsidRPr="001D19F6">
        <w:rPr>
          <w:rFonts w:ascii="Arial" w:eastAsia="굴림" w:hAnsi="Arial" w:cs="Arial"/>
          <w:sz w:val="22"/>
        </w:rPr>
        <w:t>section D-EMPLOYMENT?]</w:t>
      </w:r>
    </w:p>
    <w:p w14:paraId="398B8C57" w14:textId="77777777" w:rsidR="00624BD4" w:rsidRPr="001D19F6" w:rsidRDefault="00624BD4" w:rsidP="00F14BA4">
      <w:pPr>
        <w:pStyle w:val="a6"/>
        <w:numPr>
          <w:ilvl w:val="0"/>
          <w:numId w:val="69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Never </w:t>
      </w:r>
      <w:r w:rsidR="000D63D8" w:rsidRPr="001D19F6">
        <w:rPr>
          <w:rFonts w:ascii="Arial" w:eastAsia="굴림" w:hAnsi="Arial" w:cs="Arial"/>
          <w:sz w:val="22"/>
        </w:rPr>
        <w:tab/>
      </w:r>
      <w:r w:rsidR="000D63D8" w:rsidRPr="001D19F6">
        <w:rPr>
          <w:rFonts w:ascii="Arial" w:eastAsia="굴림" w:hAnsi="Arial" w:cs="Arial"/>
          <w:sz w:val="22"/>
        </w:rPr>
        <w:tab/>
      </w:r>
      <w:r w:rsidR="000D63D8" w:rsidRPr="001D19F6">
        <w:rPr>
          <w:rFonts w:ascii="Arial" w:eastAsia="굴림" w:hAnsi="Arial" w:cs="Arial"/>
          <w:sz w:val="22"/>
        </w:rPr>
        <w:tab/>
      </w:r>
      <w:r w:rsidRPr="001D19F6">
        <w:rPr>
          <w:rFonts w:ascii="Arial" w:eastAsia="굴림" w:hAnsi="Arial" w:cs="Arial"/>
          <w:sz w:val="22"/>
        </w:rPr>
        <w:t xml:space="preserve">→Go to section </w:t>
      </w:r>
      <w:r w:rsidR="009051B0" w:rsidRPr="001D19F6">
        <w:rPr>
          <w:rFonts w:ascii="Arial" w:eastAsia="굴림" w:hAnsi="Arial" w:cs="Arial"/>
          <w:sz w:val="22"/>
        </w:rPr>
        <w:t>E</w:t>
      </w:r>
      <w:r w:rsidR="00D64F97" w:rsidRPr="001D19F6">
        <w:rPr>
          <w:rFonts w:ascii="Arial" w:eastAsia="굴림" w:hAnsi="Arial" w:cs="Arial"/>
          <w:sz w:val="22"/>
        </w:rPr>
        <w:t>a</w:t>
      </w:r>
      <w:r w:rsidR="009051B0" w:rsidRPr="001D19F6">
        <w:rPr>
          <w:rFonts w:ascii="Arial" w:eastAsia="굴림" w:hAnsi="Arial" w:cs="Arial"/>
          <w:sz w:val="22"/>
        </w:rPr>
        <w:t>.</w:t>
      </w:r>
    </w:p>
    <w:p w14:paraId="3993B1E2" w14:textId="77777777" w:rsidR="00624BD4" w:rsidRPr="001D19F6" w:rsidRDefault="00624BD4" w:rsidP="00F14BA4">
      <w:pPr>
        <w:pStyle w:val="a6"/>
        <w:numPr>
          <w:ilvl w:val="0"/>
          <w:numId w:val="69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A few times </w:t>
      </w:r>
      <w:r w:rsidR="000D63D8" w:rsidRPr="001D19F6">
        <w:rPr>
          <w:rFonts w:ascii="Arial" w:eastAsia="굴림" w:hAnsi="Arial" w:cs="Arial"/>
          <w:sz w:val="22"/>
        </w:rPr>
        <w:tab/>
      </w:r>
      <w:r w:rsidR="000D63D8" w:rsidRPr="001D19F6">
        <w:rPr>
          <w:rFonts w:ascii="Arial" w:eastAsia="굴림" w:hAnsi="Arial" w:cs="Arial"/>
          <w:sz w:val="22"/>
        </w:rPr>
        <w:tab/>
      </w:r>
      <w:r w:rsidRPr="001D19F6">
        <w:rPr>
          <w:rFonts w:ascii="Arial" w:eastAsia="굴림" w:hAnsi="Arial" w:cs="Arial"/>
          <w:sz w:val="22"/>
        </w:rPr>
        <w:t xml:space="preserve">→Go to section </w:t>
      </w:r>
      <w:r w:rsidR="009051B0" w:rsidRPr="001D19F6">
        <w:rPr>
          <w:rFonts w:ascii="Arial" w:eastAsia="굴림" w:hAnsi="Arial" w:cs="Arial"/>
          <w:sz w:val="22"/>
        </w:rPr>
        <w:t>E</w:t>
      </w:r>
      <w:r w:rsidR="00D64F97" w:rsidRPr="001D19F6">
        <w:rPr>
          <w:rFonts w:ascii="Arial" w:eastAsia="굴림" w:hAnsi="Arial" w:cs="Arial"/>
          <w:sz w:val="22"/>
        </w:rPr>
        <w:t>a</w:t>
      </w:r>
      <w:r w:rsidR="009051B0" w:rsidRPr="001D19F6">
        <w:rPr>
          <w:rFonts w:ascii="Arial" w:eastAsia="굴림" w:hAnsi="Arial" w:cs="Arial"/>
          <w:sz w:val="22"/>
        </w:rPr>
        <w:t>.</w:t>
      </w:r>
    </w:p>
    <w:p w14:paraId="721C017E" w14:textId="77777777" w:rsidR="00624BD4" w:rsidRPr="001D19F6" w:rsidRDefault="00624BD4" w:rsidP="00F14BA4">
      <w:pPr>
        <w:pStyle w:val="a6"/>
        <w:numPr>
          <w:ilvl w:val="0"/>
          <w:numId w:val="696"/>
        </w:numPr>
        <w:wordWrap/>
        <w:adjustRightInd w:val="0"/>
        <w:spacing w:line="360" w:lineRule="auto"/>
        <w:ind w:leftChars="0"/>
        <w:rPr>
          <w:rFonts w:ascii="Arial" w:eastAsia="굴림" w:hAnsi="Arial" w:cs="Arial"/>
          <w:sz w:val="22"/>
        </w:rPr>
      </w:pPr>
      <w:r w:rsidRPr="001D19F6">
        <w:rPr>
          <w:rFonts w:ascii="Arial" w:eastAsia="굴림" w:hAnsi="Arial" w:cs="Arial"/>
          <w:sz w:val="22"/>
        </w:rPr>
        <w:t>Most or all</w:t>
      </w:r>
      <w:r w:rsidR="002A40DB" w:rsidRPr="001D19F6">
        <w:rPr>
          <w:rFonts w:ascii="Arial" w:eastAsia="굴림" w:hAnsi="Arial" w:cs="Arial"/>
          <w:sz w:val="22"/>
        </w:rPr>
        <w:t xml:space="preserve"> of</w:t>
      </w:r>
      <w:r w:rsidRPr="001D19F6">
        <w:rPr>
          <w:rFonts w:ascii="Arial" w:eastAsia="굴림" w:hAnsi="Arial" w:cs="Arial"/>
          <w:sz w:val="22"/>
        </w:rPr>
        <w:t xml:space="preserve"> the time </w:t>
      </w:r>
      <w:r w:rsidR="000D63D8" w:rsidRPr="001D19F6">
        <w:rPr>
          <w:rFonts w:ascii="Arial" w:eastAsia="굴림" w:hAnsi="Arial" w:cs="Arial"/>
          <w:sz w:val="22"/>
        </w:rPr>
        <w:tab/>
      </w:r>
      <w:r w:rsidRPr="001D19F6">
        <w:rPr>
          <w:rFonts w:ascii="Arial" w:eastAsia="굴림" w:hAnsi="Arial" w:cs="Arial"/>
          <w:sz w:val="22"/>
        </w:rPr>
        <w:t xml:space="preserve">→Go to section </w:t>
      </w:r>
      <w:r w:rsidR="009051B0" w:rsidRPr="001D19F6">
        <w:rPr>
          <w:rFonts w:ascii="Arial" w:eastAsia="굴림" w:hAnsi="Arial" w:cs="Arial"/>
          <w:sz w:val="22"/>
        </w:rPr>
        <w:t>E</w:t>
      </w:r>
      <w:r w:rsidR="00D64F97" w:rsidRPr="001D19F6">
        <w:rPr>
          <w:rFonts w:ascii="Arial" w:eastAsia="굴림" w:hAnsi="Arial" w:cs="Arial"/>
          <w:sz w:val="22"/>
        </w:rPr>
        <w:t>a</w:t>
      </w:r>
      <w:r w:rsidR="009051B0" w:rsidRPr="001D19F6">
        <w:rPr>
          <w:rFonts w:ascii="Arial" w:eastAsia="굴림" w:hAnsi="Arial" w:cs="Arial"/>
          <w:sz w:val="22"/>
        </w:rPr>
        <w:t>.</w:t>
      </w:r>
    </w:p>
    <w:p w14:paraId="3772292C" w14:textId="77777777" w:rsidR="00624BD4" w:rsidRPr="001D19F6" w:rsidRDefault="00624BD4" w:rsidP="00F14BA4">
      <w:pPr>
        <w:pStyle w:val="a6"/>
        <w:numPr>
          <w:ilvl w:val="0"/>
          <w:numId w:val="69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The </w:t>
      </w:r>
      <w:r w:rsidR="000F10FB" w:rsidRPr="001D19F6">
        <w:rPr>
          <w:rFonts w:ascii="Arial" w:eastAsia="굴림" w:hAnsi="Arial" w:cs="Arial"/>
          <w:sz w:val="22"/>
        </w:rPr>
        <w:t>s</w:t>
      </w:r>
      <w:r w:rsidRPr="001D19F6">
        <w:rPr>
          <w:rFonts w:ascii="Arial" w:eastAsia="굴림" w:hAnsi="Arial" w:cs="Arial"/>
          <w:sz w:val="22"/>
        </w:rPr>
        <w:t>ection was done by a proxy re</w:t>
      </w:r>
      <w:r w:rsidR="002A40DB" w:rsidRPr="001D19F6">
        <w:rPr>
          <w:rFonts w:ascii="Arial" w:eastAsia="굴림" w:hAnsi="Arial" w:cs="Arial"/>
          <w:sz w:val="22"/>
        </w:rPr>
        <w:t>spondent</w:t>
      </w:r>
      <w:r w:rsidRPr="001D19F6">
        <w:rPr>
          <w:rFonts w:ascii="Arial" w:eastAsia="굴림" w:hAnsi="Arial" w:cs="Arial"/>
          <w:sz w:val="22"/>
        </w:rPr>
        <w:t>.</w:t>
      </w:r>
    </w:p>
    <w:p w14:paraId="31A25421" w14:textId="77777777" w:rsidR="00624BD4" w:rsidRPr="001D19F6" w:rsidRDefault="00624BD4" w:rsidP="00624BD4">
      <w:pPr>
        <w:wordWrap/>
        <w:adjustRightInd w:val="0"/>
        <w:spacing w:line="360" w:lineRule="auto"/>
        <w:rPr>
          <w:rFonts w:ascii="Arial" w:eastAsia="굴림" w:hAnsi="Arial" w:cs="Arial"/>
          <w:sz w:val="22"/>
        </w:rPr>
      </w:pPr>
    </w:p>
    <w:p w14:paraId="3B8232FB" w14:textId="77777777" w:rsidR="008C412F" w:rsidRPr="001D19F6" w:rsidRDefault="00454743" w:rsidP="008C412F">
      <w:pPr>
        <w:wordWrap/>
        <w:adjustRightInd w:val="0"/>
        <w:spacing w:line="360" w:lineRule="auto"/>
        <w:rPr>
          <w:rFonts w:ascii="Arial" w:eastAsia="굴림" w:hAnsi="Arial" w:cs="Arial"/>
          <w:sz w:val="22"/>
        </w:rPr>
      </w:pPr>
      <w:r w:rsidRPr="001D19F6">
        <w:rPr>
          <w:rFonts w:ascii="Arial" w:eastAsia="굴림" w:hAnsi="Arial" w:cs="Arial"/>
          <w:sz w:val="22"/>
        </w:rPr>
        <w:t>D</w:t>
      </w:r>
      <w:r w:rsidR="00624BD4" w:rsidRPr="001D19F6">
        <w:rPr>
          <w:rFonts w:ascii="Arial" w:eastAsia="굴림" w:hAnsi="Arial" w:cs="Arial"/>
          <w:sz w:val="22"/>
        </w:rPr>
        <w:t>6</w:t>
      </w:r>
      <w:r w:rsidRPr="001D19F6">
        <w:rPr>
          <w:rFonts w:ascii="Arial" w:eastAsia="굴림" w:hAnsi="Arial" w:cs="Arial"/>
          <w:sz w:val="22"/>
        </w:rPr>
        <w:t>13</w:t>
      </w:r>
      <w:r w:rsidR="00624BD4" w:rsidRPr="001D19F6">
        <w:rPr>
          <w:rFonts w:ascii="Arial" w:eastAsia="굴림" w:hAnsi="Arial" w:cs="Arial"/>
          <w:sz w:val="22"/>
        </w:rPr>
        <w:t xml:space="preserve">. </w:t>
      </w:r>
      <w:r w:rsidR="008C412F" w:rsidRPr="001D19F6">
        <w:rPr>
          <w:rFonts w:ascii="Arial" w:eastAsia="굴림" w:hAnsi="Arial" w:cs="Arial"/>
          <w:sz w:val="22"/>
        </w:rPr>
        <w:t>If done by a proxy respondent, what is the proxy’s relationship to R? Please answer in view of the proxy.</w:t>
      </w:r>
    </w:p>
    <w:p w14:paraId="0CEA9B7B"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1F5B7E6D"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140DCCAE"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7071E1B6"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5BECED4A"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2B58188F"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6DB2F645"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059EAA7C"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32FEFC70"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7B2720A9"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lastRenderedPageBreak/>
        <w:t>Grandchild</w:t>
      </w:r>
    </w:p>
    <w:p w14:paraId="271CFAA4" w14:textId="77777777" w:rsidR="008C412F"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1DC83A2D" w14:textId="77777777" w:rsidR="00624BD4" w:rsidRPr="001D19F6" w:rsidRDefault="008C412F" w:rsidP="00D12299">
      <w:pPr>
        <w:pStyle w:val="a6"/>
        <w:numPr>
          <w:ilvl w:val="0"/>
          <w:numId w:val="1272"/>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256C8699"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 xml:space="preserve">→Go to section </w:t>
      </w:r>
      <w:r w:rsidR="009051B0" w:rsidRPr="001D19F6">
        <w:rPr>
          <w:rFonts w:ascii="Arial" w:eastAsia="굴림" w:hAnsi="Arial" w:cs="Arial"/>
          <w:sz w:val="22"/>
        </w:rPr>
        <w:t>E</w:t>
      </w:r>
      <w:r w:rsidR="00D64F97" w:rsidRPr="001D19F6">
        <w:rPr>
          <w:rFonts w:ascii="Arial" w:eastAsia="굴림" w:hAnsi="Arial" w:cs="Arial"/>
          <w:sz w:val="22"/>
        </w:rPr>
        <w:t>a</w:t>
      </w:r>
      <w:r w:rsidR="009051B0" w:rsidRPr="001D19F6">
        <w:rPr>
          <w:rFonts w:ascii="Arial" w:eastAsia="굴림" w:hAnsi="Arial" w:cs="Arial"/>
          <w:sz w:val="22"/>
        </w:rPr>
        <w:t>.</w:t>
      </w:r>
    </w:p>
    <w:p w14:paraId="4F74628A" w14:textId="77777777" w:rsidR="000D63D8" w:rsidRPr="001D19F6" w:rsidRDefault="000D63D8" w:rsidP="000D63D8">
      <w:pPr>
        <w:widowControl/>
        <w:wordWrap/>
        <w:autoSpaceDE/>
        <w:spacing w:line="360" w:lineRule="auto"/>
        <w:jc w:val="left"/>
        <w:rPr>
          <w:rFonts w:ascii="Arial" w:eastAsia="굴림" w:hAnsi="Arial" w:cs="Arial"/>
          <w:sz w:val="22"/>
        </w:rPr>
      </w:pPr>
    </w:p>
    <w:p w14:paraId="3EF5227F" w14:textId="77777777" w:rsidR="000D63D8" w:rsidRPr="001D19F6" w:rsidRDefault="000D63D8" w:rsidP="000D63D8">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D_end</w:t>
      </w:r>
      <w:proofErr w:type="spellEnd"/>
      <w:r w:rsidRPr="001D19F6">
        <w:rPr>
          <w:rFonts w:ascii="Arial" w:eastAsia="굴림" w:hAnsi="Arial" w:cs="Arial"/>
          <w:sz w:val="22"/>
        </w:rPr>
        <w:t xml:space="preserve">) [IWER] Please enter code 1 for completion of D. EMPLOYMENT section. </w:t>
      </w:r>
    </w:p>
    <w:p w14:paraId="5D393E39" w14:textId="77777777" w:rsidR="0022194A" w:rsidRDefault="000D63D8" w:rsidP="00F14BA4">
      <w:pPr>
        <w:pStyle w:val="a6"/>
        <w:widowControl/>
        <w:numPr>
          <w:ilvl w:val="0"/>
          <w:numId w:val="1169"/>
        </w:numPr>
        <w:wordWrap/>
        <w:autoSpaceDE/>
        <w:spacing w:line="360" w:lineRule="auto"/>
        <w:ind w:leftChars="0"/>
        <w:jc w:val="left"/>
        <w:rPr>
          <w:rFonts w:ascii="Arial" w:eastAsia="굴림" w:hAnsi="Arial" w:cs="Arial"/>
          <w:sz w:val="22"/>
        </w:rPr>
      </w:pPr>
      <w:r w:rsidRPr="001D19F6">
        <w:rPr>
          <w:rFonts w:ascii="Arial" w:eastAsia="굴림" w:hAnsi="Arial" w:cs="Arial"/>
          <w:sz w:val="22"/>
        </w:rPr>
        <w:t>Completion</w:t>
      </w:r>
    </w:p>
    <w:p w14:paraId="7814F39C" w14:textId="77777777" w:rsidR="00C5511C" w:rsidRDefault="00C5511C" w:rsidP="00C5511C">
      <w:pPr>
        <w:widowControl/>
        <w:wordWrap/>
        <w:autoSpaceDE/>
        <w:spacing w:line="360" w:lineRule="auto"/>
        <w:jc w:val="left"/>
        <w:rPr>
          <w:rFonts w:ascii="Arial" w:eastAsia="굴림" w:hAnsi="Arial" w:cs="Arial"/>
          <w:sz w:val="22"/>
        </w:rPr>
      </w:pPr>
    </w:p>
    <w:p w14:paraId="56D29EE2" w14:textId="77777777" w:rsidR="00C5511C" w:rsidRPr="00C5511C" w:rsidRDefault="00C5511C" w:rsidP="00C5511C">
      <w:pPr>
        <w:widowControl/>
        <w:wordWrap/>
        <w:autoSpaceDE/>
        <w:spacing w:line="360" w:lineRule="auto"/>
        <w:jc w:val="left"/>
        <w:rPr>
          <w:rFonts w:ascii="Arial" w:eastAsia="굴림" w:hAnsi="Arial" w:cs="Arial"/>
          <w:sz w:val="22"/>
        </w:rPr>
      </w:pPr>
    </w:p>
    <w:p w14:paraId="69261DA4" w14:textId="77777777" w:rsidR="00624BD4" w:rsidRPr="001D19F6" w:rsidRDefault="00247D84" w:rsidP="00624BD4">
      <w:pPr>
        <w:jc w:val="center"/>
        <w:rPr>
          <w:rFonts w:ascii="Arial" w:eastAsia="굴림" w:hAnsi="Arial" w:cs="Arial"/>
          <w:sz w:val="22"/>
        </w:rPr>
      </w:pPr>
      <w:r w:rsidRPr="001D19F6">
        <w:rPr>
          <w:rFonts w:ascii="Arial" w:eastAsia="굴림" w:hAnsi="Arial" w:cs="Arial"/>
          <w:noProof/>
          <w:sz w:val="22"/>
        </w:rPr>
        <mc:AlternateContent>
          <mc:Choice Requires="wps">
            <w:drawing>
              <wp:anchor distT="0" distB="0" distL="114300" distR="114300" simplePos="0" relativeHeight="251672576" behindDoc="0" locked="0" layoutInCell="1" allowOverlap="1" wp14:anchorId="54F09121" wp14:editId="2BFC7682">
                <wp:simplePos x="0" y="0"/>
                <wp:positionH relativeFrom="column">
                  <wp:align>center</wp:align>
                </wp:positionH>
                <wp:positionV relativeFrom="paragraph">
                  <wp:posOffset>2540</wp:posOffset>
                </wp:positionV>
                <wp:extent cx="5819775" cy="629285"/>
                <wp:effectExtent l="0" t="0" r="28575" b="37465"/>
                <wp:wrapNone/>
                <wp:docPr id="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A9FC6C0" w14:textId="77777777" w:rsidR="00706C18" w:rsidRPr="003A6C5D" w:rsidRDefault="00706C18" w:rsidP="003A6C5D">
                            <w:pPr>
                              <w:pStyle w:val="11"/>
                              <w:jc w:val="center"/>
                              <w:rPr>
                                <w:rFonts w:ascii="Arial" w:hAnsi="Arial" w:cs="Arial"/>
                                <w:b/>
                                <w:sz w:val="32"/>
                                <w:szCs w:val="32"/>
                              </w:rPr>
                            </w:pPr>
                            <w:bookmarkStart w:id="8040" w:name="_Toc483216649"/>
                            <w:bookmarkStart w:id="8041" w:name="_Toc487461361"/>
                            <w:bookmarkStart w:id="8042" w:name="_Toc487647362"/>
                            <w:r w:rsidRPr="003A6C5D">
                              <w:rPr>
                                <w:rFonts w:ascii="Arial" w:hAnsi="Arial" w:cs="Arial"/>
                                <w:b/>
                                <w:sz w:val="32"/>
                                <w:szCs w:val="32"/>
                              </w:rPr>
                              <w:t>E. INCOME AND CONSUMPTION</w:t>
                            </w:r>
                            <w:bookmarkEnd w:id="8040"/>
                            <w:bookmarkEnd w:id="8041"/>
                            <w:bookmarkEnd w:id="8042"/>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F09121" id="Rectangle 34" o:spid="_x0000_s1037" style="position:absolute;left:0;text-align:left;margin-left:0;margin-top:.2pt;width:458.25pt;height:49.55pt;z-index:251672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" fillcolor="#95b3d7 [1940]" strokecolor="#95b3d7 [1940]" strokeweight="1pt">
                <v:fill color2="#dbe5f1 [660]" angle="135" focus="50%" type="gradient"/>
                <v:shadow on="t" color="#243f60 [1604]" opacity=".5" offset="1pt"/>
                <v:textbox>
                  <w:txbxContent>
                    <w:p w14:paraId="2A9FC6C0" w14:textId="77777777" w:rsidR="00706C18" w:rsidRPr="003A6C5D" w:rsidRDefault="00706C18" w:rsidP="003A6C5D">
                      <w:pPr>
                        <w:pStyle w:val="11"/>
                        <w:jc w:val="center"/>
                        <w:rPr>
                          <w:rFonts w:ascii="Arial" w:hAnsi="Arial" w:cs="Arial"/>
                          <w:b/>
                          <w:sz w:val="32"/>
                          <w:szCs w:val="32"/>
                        </w:rPr>
                      </w:pPr>
                      <w:bookmarkStart w:id="8043" w:name="_Toc483216649"/>
                      <w:bookmarkStart w:id="8044" w:name="_Toc487461361"/>
                      <w:bookmarkStart w:id="8045" w:name="_Toc487647362"/>
                      <w:r w:rsidRPr="003A6C5D">
                        <w:rPr>
                          <w:rFonts w:ascii="Arial" w:hAnsi="Arial" w:cs="Arial"/>
                          <w:b/>
                          <w:sz w:val="32"/>
                          <w:szCs w:val="32"/>
                        </w:rPr>
                        <w:t>E. INCOME AND CONSUMPTION</w:t>
                      </w:r>
                      <w:bookmarkEnd w:id="8043"/>
                      <w:bookmarkEnd w:id="8044"/>
                      <w:bookmarkEnd w:id="8045"/>
                    </w:p>
                  </w:txbxContent>
                </v:textbox>
              </v:rect>
            </w:pict>
          </mc:Fallback>
        </mc:AlternateContent>
      </w:r>
    </w:p>
    <w:p w14:paraId="764BF8BD" w14:textId="77777777" w:rsidR="00624BD4" w:rsidRPr="001D19F6" w:rsidRDefault="00624BD4" w:rsidP="00624BD4">
      <w:pPr>
        <w:jc w:val="center"/>
        <w:rPr>
          <w:rFonts w:ascii="Arial" w:eastAsia="굴림" w:hAnsi="Arial" w:cs="Arial"/>
          <w:sz w:val="22"/>
        </w:rPr>
      </w:pPr>
    </w:p>
    <w:p w14:paraId="5B925488" w14:textId="77777777" w:rsidR="00624BD4" w:rsidRPr="001D19F6" w:rsidRDefault="00624BD4" w:rsidP="00624BD4">
      <w:pPr>
        <w:jc w:val="center"/>
        <w:rPr>
          <w:rFonts w:ascii="Arial" w:eastAsia="굴림" w:hAnsi="Arial" w:cs="Arial"/>
          <w:sz w:val="22"/>
        </w:rPr>
      </w:pPr>
    </w:p>
    <w:p w14:paraId="17C1D893" w14:textId="77777777" w:rsidR="00624BD4" w:rsidRPr="001D19F6" w:rsidRDefault="00624BD4" w:rsidP="00624BD4">
      <w:pPr>
        <w:jc w:val="center"/>
        <w:rPr>
          <w:rFonts w:ascii="Arial" w:eastAsia="굴림" w:hAnsi="Arial" w:cs="Arial"/>
          <w:sz w:val="22"/>
        </w:rPr>
      </w:pPr>
    </w:p>
    <w:p w14:paraId="029E39DA" w14:textId="77777777" w:rsidR="006B569D" w:rsidRPr="001D19F6" w:rsidRDefault="006B569D" w:rsidP="001B6361">
      <w:pPr>
        <w:wordWrap/>
        <w:spacing w:line="360" w:lineRule="auto"/>
        <w:rPr>
          <w:rFonts w:ascii="Arial" w:eastAsia="굴림" w:hAnsi="Arial" w:cs="Arial"/>
          <w:b/>
          <w:color w:val="FF0000"/>
          <w:sz w:val="22"/>
        </w:rPr>
      </w:pPr>
    </w:p>
    <w:p w14:paraId="0B1E0763" w14:textId="77777777" w:rsidR="0084768B" w:rsidRPr="001D19F6" w:rsidRDefault="0084768B" w:rsidP="0084768B">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E_Intro</w:t>
      </w:r>
      <w:proofErr w:type="spellEnd"/>
      <w:r w:rsidRPr="001D19F6">
        <w:rPr>
          <w:rFonts w:ascii="Arial" w:eastAsia="굴림" w:hAnsi="Arial" w:cs="Arial"/>
          <w:sz w:val="22"/>
        </w:rPr>
        <w:t xml:space="preserve">) [IWER] Now, this is to start E. </w:t>
      </w:r>
      <w:r w:rsidRPr="001D19F6">
        <w:rPr>
          <w:rFonts w:ascii="Arial" w:eastAsia="굴림" w:hAnsi="Arial" w:cs="Arial"/>
          <w:caps/>
          <w:sz w:val="22"/>
        </w:rPr>
        <w:t>Income and Consumption</w:t>
      </w:r>
      <w:r w:rsidRPr="001D19F6">
        <w:rPr>
          <w:rFonts w:ascii="Arial" w:eastAsia="굴림" w:hAnsi="Arial" w:cs="Arial"/>
          <w:sz w:val="22"/>
        </w:rPr>
        <w:t xml:space="preserve"> section. </w:t>
      </w:r>
    </w:p>
    <w:p w14:paraId="1A0E145F" w14:textId="77777777" w:rsidR="0084768B" w:rsidRPr="001D19F6" w:rsidRDefault="0084768B" w:rsidP="00D12299">
      <w:pPr>
        <w:pStyle w:val="a6"/>
        <w:widowControl/>
        <w:numPr>
          <w:ilvl w:val="0"/>
          <w:numId w:val="1186"/>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29303BD9" w14:textId="77777777" w:rsidR="0084768B" w:rsidRPr="001D19F6" w:rsidRDefault="0084768B" w:rsidP="001B6361">
      <w:pPr>
        <w:wordWrap/>
        <w:spacing w:line="360" w:lineRule="auto"/>
        <w:rPr>
          <w:rFonts w:ascii="Arial" w:eastAsia="굴림" w:hAnsi="Arial" w:cs="Arial"/>
          <w:b/>
          <w:sz w:val="22"/>
        </w:rPr>
      </w:pPr>
    </w:p>
    <w:p w14:paraId="3A74B907" w14:textId="77777777" w:rsidR="00624BD4" w:rsidRPr="001D19F6" w:rsidRDefault="001B6361" w:rsidP="001B6361">
      <w:pPr>
        <w:wordWrap/>
        <w:spacing w:line="360" w:lineRule="auto"/>
        <w:rPr>
          <w:rFonts w:ascii="Arial" w:eastAsia="굴림" w:hAnsi="Arial" w:cs="Arial"/>
          <w:b/>
          <w:sz w:val="22"/>
        </w:rPr>
      </w:pPr>
      <w:r w:rsidRPr="001D19F6">
        <w:rPr>
          <w:rFonts w:ascii="Arial" w:eastAsia="굴림" w:hAnsi="Arial" w:cs="Arial"/>
          <w:b/>
          <w:sz w:val="22"/>
        </w:rPr>
        <w:t>&lt;</w:t>
      </w:r>
      <w:r w:rsidR="00FB3D5A" w:rsidRPr="001D19F6">
        <w:rPr>
          <w:rFonts w:ascii="Arial" w:eastAsia="굴림" w:hAnsi="Arial" w:cs="Arial"/>
          <w:b/>
          <w:sz w:val="22"/>
        </w:rPr>
        <w:t>Wages</w:t>
      </w:r>
      <w:r w:rsidR="00664386" w:rsidRPr="001D19F6">
        <w:rPr>
          <w:rFonts w:ascii="Arial" w:eastAsia="굴림" w:hAnsi="Arial" w:cs="Arial"/>
          <w:b/>
          <w:sz w:val="22"/>
        </w:rPr>
        <w:t xml:space="preserve"> or Salaries</w:t>
      </w:r>
      <w:r w:rsidR="00D2718F" w:rsidRPr="001D19F6">
        <w:rPr>
          <w:rFonts w:ascii="Arial" w:eastAsia="굴림" w:hAnsi="Arial" w:cs="Arial"/>
          <w:b/>
          <w:sz w:val="22"/>
        </w:rPr>
        <w:t xml:space="preserve"> i</w:t>
      </w:r>
      <w:r w:rsidR="000923C3" w:rsidRPr="001D19F6">
        <w:rPr>
          <w:rFonts w:ascii="Arial" w:eastAsia="굴림" w:hAnsi="Arial" w:cs="Arial"/>
          <w:b/>
          <w:sz w:val="22"/>
        </w:rPr>
        <w:t>ncome</w:t>
      </w:r>
      <w:r w:rsidRPr="001D19F6">
        <w:rPr>
          <w:rFonts w:ascii="Arial" w:eastAsia="굴림" w:hAnsi="Arial" w:cs="Arial"/>
          <w:b/>
          <w:sz w:val="22"/>
        </w:rPr>
        <w:t>&gt;</w:t>
      </w:r>
    </w:p>
    <w:p w14:paraId="2AEB24C9" w14:textId="7EF23B27" w:rsidR="00624BD4" w:rsidRPr="001D19F6" w:rsidRDefault="009051B0" w:rsidP="003446F1">
      <w:pPr>
        <w:tabs>
          <w:tab w:val="left" w:pos="2090"/>
        </w:tabs>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001. </w:t>
      </w:r>
      <w:r w:rsidR="00FE39AE" w:rsidRPr="001D19F6">
        <w:rPr>
          <w:rFonts w:ascii="Arial" w:eastAsia="굴림" w:hAnsi="Arial" w:cs="Arial"/>
          <w:sz w:val="22"/>
        </w:rPr>
        <w:t xml:space="preserve">Did you earn any income by being employed by another person or in a workplace </w:t>
      </w:r>
      <w:r w:rsidR="00624BD4" w:rsidRPr="001D19F6">
        <w:rPr>
          <w:rFonts w:ascii="Arial" w:eastAsia="굴림" w:hAnsi="Arial" w:cs="Arial"/>
          <w:sz w:val="22"/>
        </w:rPr>
        <w:t xml:space="preserve">in </w:t>
      </w:r>
      <w:r w:rsidR="00ED3B2D"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046" w:author="Keis" w:date="2024-09-06T10:18:00Z">
        <w:r w:rsidR="008F520F" w:rsidDel="009F27DD">
          <w:rPr>
            <w:rFonts w:ascii="Arial" w:eastAsia="굴림" w:hAnsi="Arial" w:cs="Arial" w:hint="eastAsia"/>
            <w:color w:val="FF0000"/>
            <w:sz w:val="22"/>
          </w:rPr>
          <w:delText>2019</w:delText>
        </w:r>
      </w:del>
      <w:ins w:id="8047"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w:t>
      </w:r>
    </w:p>
    <w:p w14:paraId="19EF1015" w14:textId="77777777" w:rsidR="000E49DB" w:rsidRPr="001D19F6" w:rsidRDefault="000E49DB" w:rsidP="00F14BA4">
      <w:pPr>
        <w:pStyle w:val="a6"/>
        <w:numPr>
          <w:ilvl w:val="0"/>
          <w:numId w:val="70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E010</w:t>
      </w:r>
    </w:p>
    <w:p w14:paraId="0348C009" w14:textId="77777777" w:rsidR="00624BD4" w:rsidRPr="001D19F6" w:rsidRDefault="00624BD4" w:rsidP="00624BD4">
      <w:pPr>
        <w:wordWrap/>
        <w:spacing w:line="360" w:lineRule="auto"/>
        <w:rPr>
          <w:rFonts w:ascii="Arial" w:eastAsia="굴림" w:hAnsi="Arial" w:cs="Arial"/>
          <w:sz w:val="22"/>
        </w:rPr>
      </w:pPr>
    </w:p>
    <w:p w14:paraId="18FBDAE9" w14:textId="2DD44220" w:rsidR="00D258AD" w:rsidRPr="001D19F6" w:rsidRDefault="00624BD4" w:rsidP="00F63BB3">
      <w:pPr>
        <w:wordWrap/>
        <w:spacing w:line="360" w:lineRule="auto"/>
        <w:rPr>
          <w:rFonts w:ascii="Arial" w:eastAsia="굴림" w:hAnsi="Arial" w:cs="Arial"/>
          <w:sz w:val="22"/>
        </w:rPr>
      </w:pPr>
      <w:r w:rsidRPr="001D19F6">
        <w:rPr>
          <w:rFonts w:ascii="Arial" w:eastAsia="굴림" w:hAnsi="Arial" w:cs="Arial"/>
          <w:sz w:val="22"/>
        </w:rPr>
        <w:t xml:space="preserve">E002. </w:t>
      </w:r>
      <w:r w:rsidR="00F63BB3" w:rsidRPr="001D19F6">
        <w:rPr>
          <w:rFonts w:ascii="Arial" w:eastAsia="굴림" w:hAnsi="Arial" w:cs="Arial"/>
          <w:sz w:val="22"/>
        </w:rPr>
        <w:t xml:space="preserve">How many </w:t>
      </w:r>
      <w:r w:rsidRPr="001D19F6">
        <w:rPr>
          <w:rFonts w:ascii="Arial" w:eastAsia="굴림" w:hAnsi="Arial" w:cs="Arial"/>
          <w:sz w:val="22"/>
        </w:rPr>
        <w:t>month</w:t>
      </w:r>
      <w:r w:rsidR="00F63BB3" w:rsidRPr="001D19F6">
        <w:rPr>
          <w:rFonts w:ascii="Arial" w:eastAsia="굴림" w:hAnsi="Arial" w:cs="Arial"/>
          <w:sz w:val="22"/>
        </w:rPr>
        <w:t>(</w:t>
      </w:r>
      <w:r w:rsidRPr="001D19F6">
        <w:rPr>
          <w:rFonts w:ascii="Arial" w:eastAsia="굴림" w:hAnsi="Arial" w:cs="Arial"/>
          <w:sz w:val="22"/>
        </w:rPr>
        <w:t>s</w:t>
      </w:r>
      <w:r w:rsidR="00F63BB3" w:rsidRPr="001D19F6">
        <w:rPr>
          <w:rFonts w:ascii="Arial" w:eastAsia="굴림" w:hAnsi="Arial" w:cs="Arial"/>
          <w:sz w:val="22"/>
        </w:rPr>
        <w:t>)</w:t>
      </w:r>
      <w:r w:rsidRPr="001D19F6">
        <w:rPr>
          <w:rFonts w:ascii="Arial" w:eastAsia="굴림" w:hAnsi="Arial" w:cs="Arial"/>
          <w:sz w:val="22"/>
        </w:rPr>
        <w:t xml:space="preserve"> did you get paid </w:t>
      </w:r>
      <w:r w:rsidR="007F7C97" w:rsidRPr="001D19F6">
        <w:rPr>
          <w:rFonts w:ascii="Arial" w:eastAsia="굴림" w:hAnsi="Arial" w:cs="Arial"/>
          <w:sz w:val="22"/>
        </w:rPr>
        <w:t xml:space="preserve">in the </w:t>
      </w:r>
      <w:r w:rsidRPr="001D19F6">
        <w:rPr>
          <w:rFonts w:ascii="Arial" w:eastAsia="굴림" w:hAnsi="Arial" w:cs="Arial"/>
          <w:sz w:val="22"/>
        </w:rPr>
        <w:t>last</w:t>
      </w:r>
      <w:r w:rsidR="007F7C97" w:rsidRPr="001D19F6">
        <w:rPr>
          <w:rFonts w:ascii="Arial" w:eastAsia="굴림" w:hAnsi="Arial" w:cs="Arial"/>
          <w:sz w:val="22"/>
        </w:rPr>
        <w:t xml:space="preserve"> calendar</w:t>
      </w:r>
      <w:r w:rsidRPr="001D19F6">
        <w:rPr>
          <w:rFonts w:ascii="Arial" w:eastAsia="굴림" w:hAnsi="Arial" w:cs="Arial"/>
          <w:sz w:val="22"/>
        </w:rPr>
        <w:t xml:space="preserve"> year</w:t>
      </w:r>
      <w:r w:rsidR="007F7C97" w:rsidRPr="001D19F6">
        <w:rPr>
          <w:rFonts w:ascii="Arial" w:eastAsia="굴림" w:hAnsi="Arial" w:cs="Arial"/>
          <w:sz w:val="22"/>
        </w:rPr>
        <w:t xml:space="preserve"> (</w:t>
      </w:r>
      <w:del w:id="8048" w:author="Keis" w:date="2024-09-06T10:18:00Z">
        <w:r w:rsidR="008F520F" w:rsidDel="009F27DD">
          <w:rPr>
            <w:rFonts w:ascii="Arial" w:eastAsia="굴림" w:hAnsi="Arial" w:cs="Arial" w:hint="eastAsia"/>
            <w:color w:val="FF0000"/>
            <w:sz w:val="22"/>
          </w:rPr>
          <w:delText>2019</w:delText>
        </w:r>
      </w:del>
      <w:ins w:id="8049" w:author="Keis" w:date="2024-09-06T10:18:00Z">
        <w:r w:rsidR="009F27DD" w:rsidRPr="009F27DD">
          <w:rPr>
            <w:rFonts w:ascii="Arial" w:eastAsia="굴림" w:hAnsi="Arial" w:cs="Arial" w:hint="eastAsia"/>
            <w:color w:val="00B050"/>
            <w:sz w:val="22"/>
          </w:rPr>
          <w:t>2021</w:t>
        </w:r>
      </w:ins>
      <w:r w:rsidR="007F7C97" w:rsidRPr="001D19F6">
        <w:rPr>
          <w:rFonts w:ascii="Arial" w:eastAsia="굴림" w:hAnsi="Arial" w:cs="Arial"/>
          <w:sz w:val="22"/>
        </w:rPr>
        <w:t>)</w:t>
      </w:r>
      <w:r w:rsidRPr="001D19F6">
        <w:rPr>
          <w:rFonts w:ascii="Arial" w:eastAsia="굴림" w:hAnsi="Arial" w:cs="Arial"/>
          <w:sz w:val="22"/>
        </w:rPr>
        <w:t xml:space="preserve">? </w:t>
      </w:r>
      <w:r w:rsidR="00F63BB3" w:rsidRPr="001D19F6">
        <w:rPr>
          <w:rFonts w:ascii="Arial" w:eastAsia="굴림" w:hAnsi="Arial" w:cs="Arial"/>
          <w:sz w:val="22"/>
        </w:rPr>
        <w:t>(unit: month)</w:t>
      </w:r>
    </w:p>
    <w:p w14:paraId="1109D49F" w14:textId="77777777" w:rsidR="00F63BB3" w:rsidRPr="001D19F6" w:rsidRDefault="00F63BB3" w:rsidP="00F63BB3">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months </w:t>
      </w:r>
      <w:r w:rsidRPr="001D19F6">
        <w:rPr>
          <w:rFonts w:ascii="Arial" w:eastAsia="굴림" w:hAnsi="Arial" w:cs="Arial"/>
          <w:sz w:val="22"/>
        </w:rPr>
        <w:t>[Range:</w:t>
      </w:r>
      <w:r w:rsidR="008F520F" w:rsidRPr="00BA6722">
        <w:rPr>
          <w:rFonts w:ascii="Arial" w:eastAsia="굴림" w:hAnsi="Arial" w:cs="Arial"/>
          <w:sz w:val="22"/>
          <w:rPrChange w:id="8050" w:author="Keis" w:date="2024-09-13T12:59:00Z">
            <w:rPr>
              <w:rFonts w:ascii="Arial" w:eastAsia="굴림" w:hAnsi="Arial" w:cs="Arial"/>
              <w:color w:val="FF0000"/>
              <w:sz w:val="22"/>
            </w:rPr>
          </w:rPrChange>
        </w:rPr>
        <w:t>1</w:t>
      </w:r>
      <w:r w:rsidRPr="001D19F6">
        <w:rPr>
          <w:rFonts w:ascii="Arial" w:eastAsia="굴림" w:hAnsi="Arial" w:cs="Arial"/>
          <w:sz w:val="22"/>
        </w:rPr>
        <w:t>~12]</w:t>
      </w:r>
    </w:p>
    <w:p w14:paraId="412E962D" w14:textId="77777777" w:rsidR="00F63BB3" w:rsidRPr="001D19F6" w:rsidRDefault="00F63BB3" w:rsidP="00F63BB3">
      <w:pPr>
        <w:wordWrap/>
        <w:spacing w:line="360" w:lineRule="auto"/>
        <w:rPr>
          <w:rFonts w:ascii="Arial" w:eastAsia="굴림" w:hAnsi="Arial" w:cs="Arial"/>
          <w:sz w:val="22"/>
        </w:rPr>
      </w:pPr>
    </w:p>
    <w:p w14:paraId="334421F4" w14:textId="42F9A250" w:rsidR="00624BD4" w:rsidRPr="001D19F6" w:rsidRDefault="009051B0" w:rsidP="006B569D">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003. What was your average monthly </w:t>
      </w:r>
      <w:r w:rsidR="00FB3D5A" w:rsidRPr="001D19F6">
        <w:rPr>
          <w:rFonts w:ascii="Arial" w:eastAsia="굴림" w:hAnsi="Arial" w:cs="Arial"/>
          <w:sz w:val="22"/>
        </w:rPr>
        <w:t>wages</w:t>
      </w:r>
      <w:r w:rsidR="002047C1" w:rsidRPr="001D19F6">
        <w:rPr>
          <w:rFonts w:ascii="Arial" w:eastAsia="굴림" w:hAnsi="Arial" w:cs="Arial"/>
          <w:sz w:val="22"/>
        </w:rPr>
        <w:t xml:space="preserve"> or salaries</w:t>
      </w:r>
      <w:r w:rsidR="00624BD4" w:rsidRPr="001D19F6">
        <w:rPr>
          <w:rFonts w:ascii="Arial" w:eastAsia="굴림" w:hAnsi="Arial" w:cs="Arial"/>
          <w:sz w:val="22"/>
        </w:rPr>
        <w:t xml:space="preserve"> in the last calendar year (</w:t>
      </w:r>
      <w:del w:id="8051" w:author="Keis" w:date="2024-09-06T10:18:00Z">
        <w:r w:rsidR="008F520F" w:rsidDel="009F27DD">
          <w:rPr>
            <w:rFonts w:ascii="Arial" w:eastAsia="굴림" w:hAnsi="Arial" w:cs="Arial" w:hint="eastAsia"/>
            <w:color w:val="FF0000"/>
            <w:sz w:val="22"/>
          </w:rPr>
          <w:delText>2019</w:delText>
        </w:r>
      </w:del>
      <w:ins w:id="8052"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xml:space="preserve">) </w:t>
      </w:r>
      <w:r w:rsidR="0060656D" w:rsidRPr="001D19F6">
        <w:rPr>
          <w:rFonts w:ascii="Arial" w:eastAsia="굴림" w:hAnsi="Arial" w:cs="Arial"/>
          <w:sz w:val="22"/>
        </w:rPr>
        <w:t>including</w:t>
      </w:r>
      <w:r w:rsidR="00FE39AE" w:rsidRPr="001D19F6">
        <w:rPr>
          <w:rFonts w:ascii="Arial" w:eastAsia="굴림" w:hAnsi="Arial" w:cs="Arial"/>
          <w:sz w:val="22"/>
        </w:rPr>
        <w:t xml:space="preserve"> various costs or t</w:t>
      </w:r>
      <w:r w:rsidR="0052190D" w:rsidRPr="001D19F6">
        <w:rPr>
          <w:rFonts w:ascii="Arial" w:eastAsia="굴림" w:hAnsi="Arial" w:cs="Arial"/>
          <w:sz w:val="22"/>
        </w:rPr>
        <w:t>axe</w:t>
      </w:r>
      <w:r w:rsidR="00FE39AE" w:rsidRPr="001D19F6">
        <w:rPr>
          <w:rFonts w:ascii="Arial" w:eastAsia="굴림" w:hAnsi="Arial" w:cs="Arial"/>
          <w:sz w:val="22"/>
        </w:rPr>
        <w:t>s</w:t>
      </w:r>
      <w:r w:rsidR="00624BD4" w:rsidRPr="001D19F6">
        <w:rPr>
          <w:rFonts w:ascii="Arial" w:eastAsia="굴림" w:hAnsi="Arial" w:cs="Arial"/>
          <w:sz w:val="22"/>
        </w:rPr>
        <w:t>? (unit: 10,000 Korean won)</w:t>
      </w:r>
    </w:p>
    <w:p w14:paraId="57D74CCE" w14:textId="77777777" w:rsidR="005D124F" w:rsidRPr="001D19F6" w:rsidRDefault="005D124F" w:rsidP="006B569D">
      <w:pPr>
        <w:wordWrap/>
        <w:spacing w:line="360" w:lineRule="auto"/>
        <w:rPr>
          <w:rFonts w:ascii="Arial" w:eastAsia="굴림" w:hAnsi="Arial" w:cs="Arial"/>
          <w:sz w:val="22"/>
        </w:rPr>
      </w:pPr>
      <w:r w:rsidRPr="001D19F6">
        <w:rPr>
          <w:rFonts w:ascii="Arial" w:eastAsia="굴림" w:hAnsi="Arial" w:cs="Arial"/>
          <w:sz w:val="22"/>
        </w:rPr>
        <w:t>[IWER</w:t>
      </w:r>
      <w:r w:rsidR="001441BD" w:rsidRPr="001D19F6">
        <w:rPr>
          <w:rFonts w:ascii="Arial" w:eastAsia="굴림" w:hAnsi="Arial" w:cs="Arial"/>
          <w:sz w:val="22"/>
        </w:rPr>
        <w:t>:</w:t>
      </w:r>
    </w:p>
    <w:p w14:paraId="79AA5964" w14:textId="77777777" w:rsidR="000923C3" w:rsidRPr="001D19F6" w:rsidRDefault="005D124F" w:rsidP="006B569D">
      <w:pPr>
        <w:wordWrap/>
        <w:spacing w:line="360" w:lineRule="auto"/>
        <w:rPr>
          <w:rFonts w:ascii="Arial" w:eastAsia="굴림" w:hAnsi="Arial" w:cs="Arial"/>
          <w:sz w:val="22"/>
        </w:rPr>
      </w:pPr>
      <w:r w:rsidRPr="001D19F6">
        <w:rPr>
          <w:rFonts w:ascii="Arial" w:eastAsia="굴림" w:hAnsi="Arial" w:cs="Arial"/>
          <w:sz w:val="22"/>
        </w:rPr>
        <w:t>-</w:t>
      </w:r>
      <w:r w:rsidR="000923C3" w:rsidRPr="001D19F6">
        <w:rPr>
          <w:rFonts w:ascii="Arial" w:eastAsia="굴림" w:hAnsi="Arial" w:cs="Arial"/>
          <w:sz w:val="22"/>
        </w:rPr>
        <w:t xml:space="preserve"> In previous interview, an average monthly </w:t>
      </w:r>
      <w:r w:rsidR="00FB3D5A" w:rsidRPr="001D19F6">
        <w:rPr>
          <w:rFonts w:ascii="Arial" w:eastAsia="굴림" w:hAnsi="Arial" w:cs="Arial"/>
          <w:sz w:val="22"/>
        </w:rPr>
        <w:t>wages</w:t>
      </w:r>
      <w:r w:rsidR="002047C1" w:rsidRPr="001D19F6">
        <w:rPr>
          <w:rFonts w:ascii="Arial" w:eastAsia="굴림" w:hAnsi="Arial" w:cs="Arial"/>
          <w:sz w:val="22"/>
        </w:rPr>
        <w:t xml:space="preserve"> or salaries</w:t>
      </w:r>
      <w:r w:rsidR="000923C3" w:rsidRPr="001D19F6">
        <w:rPr>
          <w:rFonts w:ascii="Arial" w:eastAsia="굴림" w:hAnsi="Arial" w:cs="Arial"/>
          <w:sz w:val="22"/>
        </w:rPr>
        <w:t xml:space="preserve"> income: </w:t>
      </w:r>
      <w:r w:rsidR="00BE0DC1" w:rsidRPr="001D19F6">
        <w:rPr>
          <w:rFonts w:ascii="Arial" w:eastAsia="굴림" w:hAnsi="Arial" w:cs="Arial"/>
          <w:sz w:val="22"/>
        </w:rPr>
        <w:t xml:space="preserve">About </w:t>
      </w:r>
      <w:r w:rsidRPr="001D19F6">
        <w:rPr>
          <w:rFonts w:ascii="Arial" w:eastAsia="굴림" w:hAnsi="Arial" w:cs="Arial"/>
          <w:sz w:val="22"/>
        </w:rPr>
        <w:t>(PL) 10,000 Korean won</w:t>
      </w:r>
    </w:p>
    <w:p w14:paraId="17345A60" w14:textId="77777777" w:rsidR="005D124F" w:rsidRPr="001D19F6" w:rsidRDefault="005D124F" w:rsidP="005D124F">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E7BD0E4" w14:textId="77777777" w:rsidR="005D124F" w:rsidRPr="001D19F6" w:rsidRDefault="005D124F" w:rsidP="005D124F">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7F09A79F"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005~</w:t>
      </w:r>
      <w:r w:rsidR="009051B0" w:rsidRPr="001D19F6">
        <w:rPr>
          <w:rFonts w:ascii="Arial" w:eastAsia="굴림" w:hAnsi="Arial" w:cs="Arial"/>
          <w:sz w:val="22"/>
        </w:rPr>
        <w:t>E</w:t>
      </w:r>
      <w:r w:rsidRPr="001D19F6">
        <w:rPr>
          <w:rFonts w:ascii="Arial" w:eastAsia="굴림" w:hAnsi="Arial" w:cs="Arial"/>
          <w:sz w:val="22"/>
        </w:rPr>
        <w:t>009 unfolding</w:t>
      </w:r>
    </w:p>
    <w:p w14:paraId="30707513"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005~</w:t>
      </w:r>
      <w:r w:rsidR="009051B0" w:rsidRPr="001D19F6">
        <w:rPr>
          <w:rFonts w:ascii="Arial" w:eastAsia="굴림" w:hAnsi="Arial" w:cs="Arial"/>
          <w:sz w:val="22"/>
        </w:rPr>
        <w:t>E</w:t>
      </w:r>
      <w:r w:rsidRPr="001D19F6">
        <w:rPr>
          <w:rFonts w:ascii="Arial" w:eastAsia="굴림" w:hAnsi="Arial" w:cs="Arial"/>
          <w:sz w:val="22"/>
        </w:rPr>
        <w:t>009 unfolding</w:t>
      </w:r>
    </w:p>
    <w:p w14:paraId="65482C8C" w14:textId="77777777" w:rsidR="00624BD4" w:rsidRPr="001D19F6" w:rsidRDefault="00624BD4" w:rsidP="00624BD4">
      <w:pPr>
        <w:wordWrap/>
        <w:spacing w:line="360" w:lineRule="auto"/>
        <w:rPr>
          <w:rFonts w:ascii="Arial" w:eastAsia="굴림" w:hAnsi="Arial" w:cs="Arial"/>
          <w:sz w:val="22"/>
        </w:rPr>
      </w:pPr>
    </w:p>
    <w:p w14:paraId="1CE1DE1D" w14:textId="7DD4A4FC"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004.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w:t>
      </w:r>
      <w:r w:rsidR="00ED3B2D" w:rsidRPr="001D19F6">
        <w:rPr>
          <w:rFonts w:ascii="Arial" w:eastAsia="굴림" w:hAnsi="Arial" w:cs="Arial"/>
          <w:sz w:val="22"/>
        </w:rPr>
        <w:t xml:space="preserve">total of (amount calculated based on </w:t>
      </w:r>
      <w:r w:rsidRPr="001D19F6">
        <w:rPr>
          <w:rFonts w:ascii="Arial" w:eastAsia="굴림" w:hAnsi="Arial" w:cs="Arial"/>
          <w:sz w:val="22"/>
        </w:rPr>
        <w:t>E</w:t>
      </w:r>
      <w:r w:rsidR="00624BD4" w:rsidRPr="001D19F6">
        <w:rPr>
          <w:rFonts w:ascii="Arial" w:eastAsia="굴림" w:hAnsi="Arial" w:cs="Arial"/>
          <w:sz w:val="22"/>
        </w:rPr>
        <w:t xml:space="preserve">002 and </w:t>
      </w:r>
      <w:r w:rsidRPr="001D19F6">
        <w:rPr>
          <w:rFonts w:ascii="Arial" w:eastAsia="굴림" w:hAnsi="Arial" w:cs="Arial"/>
          <w:sz w:val="22"/>
        </w:rPr>
        <w:t>E</w:t>
      </w:r>
      <w:r w:rsidR="00624BD4" w:rsidRPr="001D19F6">
        <w:rPr>
          <w:rFonts w:ascii="Arial" w:eastAsia="굴림" w:hAnsi="Arial" w:cs="Arial"/>
          <w:sz w:val="22"/>
        </w:rPr>
        <w:t>003)</w:t>
      </w:r>
      <w:r w:rsidR="0034517D" w:rsidRPr="001D19F6">
        <w:rPr>
          <w:rFonts w:ascii="Arial" w:eastAsia="굴림" w:hAnsi="Arial" w:cs="Arial"/>
          <w:sz w:val="22"/>
        </w:rPr>
        <w:t xml:space="preserve"> </w:t>
      </w:r>
      <w:r w:rsidR="00624BD4" w:rsidRPr="001D19F6">
        <w:rPr>
          <w:rFonts w:ascii="Arial" w:eastAsia="굴림" w:hAnsi="Arial" w:cs="Arial"/>
          <w:sz w:val="22"/>
        </w:rPr>
        <w:t>in</w:t>
      </w:r>
      <w:r w:rsidR="00ED3B2D" w:rsidRPr="001D19F6">
        <w:rPr>
          <w:rFonts w:ascii="Arial" w:eastAsia="굴림" w:hAnsi="Arial" w:cs="Arial"/>
          <w:sz w:val="22"/>
        </w:rPr>
        <w:t xml:space="preserve"> the</w:t>
      </w:r>
      <w:r w:rsidR="00624BD4" w:rsidRPr="001D19F6">
        <w:rPr>
          <w:rFonts w:ascii="Arial" w:eastAsia="굴림" w:hAnsi="Arial" w:cs="Arial"/>
          <w:sz w:val="22"/>
        </w:rPr>
        <w:t xml:space="preserve"> last calendar</w:t>
      </w:r>
      <w:r w:rsidR="0034517D" w:rsidRPr="001D19F6">
        <w:rPr>
          <w:rFonts w:ascii="Arial" w:eastAsia="굴림" w:hAnsi="Arial" w:cs="Arial"/>
          <w:sz w:val="22"/>
        </w:rPr>
        <w:t xml:space="preserve"> </w:t>
      </w:r>
      <w:r w:rsidR="0020531B" w:rsidRPr="001D19F6">
        <w:rPr>
          <w:rFonts w:ascii="Arial" w:eastAsia="굴림" w:hAnsi="Arial" w:cs="Arial"/>
          <w:sz w:val="22"/>
        </w:rPr>
        <w:t>year (</w:t>
      </w:r>
      <w:del w:id="8053" w:author="Keis" w:date="2024-09-06T10:18:00Z">
        <w:r w:rsidR="008F520F" w:rsidDel="009F27DD">
          <w:rPr>
            <w:rFonts w:ascii="Arial" w:eastAsia="굴림" w:hAnsi="Arial" w:cs="Arial" w:hint="eastAsia"/>
            <w:color w:val="FF0000"/>
            <w:sz w:val="22"/>
          </w:rPr>
          <w:delText>2019</w:delText>
        </w:r>
      </w:del>
      <w:ins w:id="8054"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C13951" w:rsidRPr="001D19F6">
        <w:rPr>
          <w:rFonts w:ascii="Arial" w:eastAsia="굴림" w:hAnsi="Arial" w:cs="Arial"/>
          <w:sz w:val="22"/>
        </w:rPr>
        <w:t>.</w:t>
      </w:r>
      <w:r w:rsidR="0034517D" w:rsidRPr="001D19F6">
        <w:rPr>
          <w:rFonts w:ascii="Arial" w:eastAsia="굴림" w:hAnsi="Arial" w:cs="Arial"/>
          <w:sz w:val="22"/>
        </w:rPr>
        <w:t xml:space="preserve"> </w:t>
      </w:r>
      <w:r w:rsidR="00C13951" w:rsidRPr="001D19F6">
        <w:rPr>
          <w:rFonts w:ascii="Arial" w:eastAsia="굴림" w:hAnsi="Arial" w:cs="Arial"/>
          <w:sz w:val="22"/>
        </w:rPr>
        <w:t>I</w:t>
      </w:r>
      <w:r w:rsidR="00624BD4" w:rsidRPr="001D19F6">
        <w:rPr>
          <w:rFonts w:ascii="Arial" w:eastAsia="굴림" w:hAnsi="Arial" w:cs="Arial"/>
          <w:sz w:val="22"/>
        </w:rPr>
        <w:t>s this correct?</w:t>
      </w:r>
    </w:p>
    <w:p w14:paraId="2012BD8D" w14:textId="77777777" w:rsidR="000923C3" w:rsidRPr="001D19F6" w:rsidRDefault="000923C3" w:rsidP="00624BD4">
      <w:pPr>
        <w:wordWrap/>
        <w:spacing w:line="360" w:lineRule="auto"/>
        <w:rPr>
          <w:rFonts w:ascii="Arial" w:eastAsia="굴림" w:hAnsi="Arial" w:cs="Arial"/>
          <w:sz w:val="22"/>
        </w:rPr>
      </w:pPr>
      <w:r w:rsidRPr="001D19F6">
        <w:rPr>
          <w:rFonts w:ascii="Arial" w:eastAsia="굴림" w:hAnsi="Arial" w:cs="Arial"/>
          <w:sz w:val="22"/>
        </w:rPr>
        <w:t xml:space="preserve">[IWER: In previous interview, </w:t>
      </w:r>
      <w:r w:rsidR="00E03CE2" w:rsidRPr="001D19F6">
        <w:rPr>
          <w:rFonts w:ascii="Arial" w:eastAsia="굴림" w:hAnsi="Arial" w:cs="Arial"/>
          <w:sz w:val="22"/>
        </w:rPr>
        <w:t>the total of</w:t>
      </w:r>
      <w:r w:rsidRPr="001D19F6">
        <w:rPr>
          <w:rFonts w:ascii="Arial" w:eastAsia="굴림" w:hAnsi="Arial" w:cs="Arial"/>
          <w:sz w:val="22"/>
        </w:rPr>
        <w:t xml:space="preserve"> </w:t>
      </w:r>
      <w:r w:rsidR="00FB3D5A" w:rsidRPr="001D19F6">
        <w:rPr>
          <w:rFonts w:ascii="Arial" w:eastAsia="굴림" w:hAnsi="Arial" w:cs="Arial"/>
          <w:sz w:val="22"/>
        </w:rPr>
        <w:t>wages</w:t>
      </w:r>
      <w:r w:rsidR="002047C1" w:rsidRPr="001D19F6">
        <w:rPr>
          <w:rFonts w:ascii="Arial" w:eastAsia="굴림" w:hAnsi="Arial" w:cs="Arial"/>
          <w:sz w:val="22"/>
        </w:rPr>
        <w:t xml:space="preserve"> or salaries</w:t>
      </w:r>
      <w:r w:rsidRPr="001D19F6">
        <w:rPr>
          <w:rFonts w:ascii="Arial" w:eastAsia="굴림" w:hAnsi="Arial" w:cs="Arial"/>
          <w:sz w:val="22"/>
        </w:rPr>
        <w:t xml:space="preserve"> income: </w:t>
      </w:r>
      <w:r w:rsidR="00BE0DC1" w:rsidRPr="001D19F6">
        <w:rPr>
          <w:rFonts w:ascii="Arial" w:eastAsia="굴림" w:hAnsi="Arial" w:cs="Arial"/>
          <w:sz w:val="22"/>
        </w:rPr>
        <w:t xml:space="preserve">About </w:t>
      </w:r>
      <w:r w:rsidRPr="001D19F6">
        <w:rPr>
          <w:rFonts w:ascii="Arial" w:eastAsia="굴림" w:hAnsi="Arial" w:cs="Arial"/>
          <w:sz w:val="22"/>
        </w:rPr>
        <w:t>(PL) 10,000 Korean won]</w:t>
      </w:r>
    </w:p>
    <w:p w14:paraId="09FE9AD9" w14:textId="77777777" w:rsidR="0034517D" w:rsidRPr="001D19F6" w:rsidRDefault="0034517D" w:rsidP="00F14BA4">
      <w:pPr>
        <w:pStyle w:val="a6"/>
        <w:numPr>
          <w:ilvl w:val="0"/>
          <w:numId w:val="70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Yes →Go to E010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E005~E009 unfolding</w:t>
      </w:r>
    </w:p>
    <w:p w14:paraId="07873B65" w14:textId="77777777" w:rsidR="00624BD4" w:rsidRPr="001D19F6" w:rsidRDefault="00624BD4" w:rsidP="0034517D">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005~</w:t>
      </w:r>
      <w:r w:rsidR="009051B0" w:rsidRPr="001D19F6">
        <w:rPr>
          <w:rFonts w:ascii="Arial" w:eastAsia="굴림" w:hAnsi="Arial" w:cs="Arial"/>
          <w:sz w:val="22"/>
        </w:rPr>
        <w:t>E</w:t>
      </w:r>
      <w:r w:rsidRPr="001D19F6">
        <w:rPr>
          <w:rFonts w:ascii="Arial" w:eastAsia="굴림" w:hAnsi="Arial" w:cs="Arial"/>
          <w:sz w:val="22"/>
        </w:rPr>
        <w:t>009 unfolding</w:t>
      </w:r>
    </w:p>
    <w:p w14:paraId="69FE4CE2" w14:textId="77777777" w:rsidR="00624BD4" w:rsidRPr="001D19F6" w:rsidRDefault="00624BD4" w:rsidP="0034517D">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005~</w:t>
      </w:r>
      <w:r w:rsidR="009051B0" w:rsidRPr="001D19F6">
        <w:rPr>
          <w:rFonts w:ascii="Arial" w:eastAsia="굴림" w:hAnsi="Arial" w:cs="Arial"/>
          <w:sz w:val="22"/>
        </w:rPr>
        <w:t>E</w:t>
      </w:r>
      <w:r w:rsidRPr="001D19F6">
        <w:rPr>
          <w:rFonts w:ascii="Arial" w:eastAsia="굴림" w:hAnsi="Arial" w:cs="Arial"/>
          <w:sz w:val="22"/>
        </w:rPr>
        <w:t>009 unfolding</w:t>
      </w:r>
    </w:p>
    <w:p w14:paraId="5BD866F9" w14:textId="77777777" w:rsidR="00624BD4" w:rsidRPr="001D19F6" w:rsidRDefault="00624BD4" w:rsidP="00624BD4">
      <w:pPr>
        <w:wordWrap/>
        <w:spacing w:line="360" w:lineRule="auto"/>
        <w:rPr>
          <w:rFonts w:ascii="Arial" w:eastAsia="굴림" w:hAnsi="Arial" w:cs="Arial"/>
          <w:sz w:val="22"/>
        </w:rPr>
      </w:pPr>
    </w:p>
    <w:p w14:paraId="17F33560" w14:textId="77777777" w:rsidR="00624BD4" w:rsidRPr="001D19F6" w:rsidRDefault="00624BD4" w:rsidP="0084768B">
      <w:pPr>
        <w:wordWrap/>
        <w:spacing w:line="360" w:lineRule="auto"/>
        <w:rPr>
          <w:rFonts w:ascii="Arial" w:eastAsia="굴림" w:hAnsi="Arial" w:cs="Arial"/>
          <w:b/>
          <w:sz w:val="22"/>
        </w:rPr>
      </w:pPr>
      <w:r w:rsidRPr="001D19F6">
        <w:rPr>
          <w:rFonts w:ascii="Arial" w:eastAsia="굴림" w:hAnsi="Arial" w:cs="Arial"/>
          <w:b/>
          <w:sz w:val="22"/>
        </w:rPr>
        <w:t>&lt;</w:t>
      </w:r>
      <w:r w:rsidR="001E75FA"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005~</w:t>
      </w:r>
      <w:r w:rsidR="009051B0" w:rsidRPr="001D19F6">
        <w:rPr>
          <w:rFonts w:ascii="Arial" w:eastAsia="굴림" w:hAnsi="Arial" w:cs="Arial"/>
          <w:b/>
          <w:sz w:val="22"/>
        </w:rPr>
        <w:t>E</w:t>
      </w:r>
      <w:r w:rsidRPr="001D19F6">
        <w:rPr>
          <w:rFonts w:ascii="Arial" w:eastAsia="굴림" w:hAnsi="Arial" w:cs="Arial"/>
          <w:b/>
          <w:sz w:val="22"/>
        </w:rPr>
        <w:t>009. Unfolding bracket questions &gt;</w:t>
      </w:r>
    </w:p>
    <w:p w14:paraId="68537253" w14:textId="77777777" w:rsidR="0084768B" w:rsidRPr="001D19F6" w:rsidRDefault="0084768B" w:rsidP="0084768B">
      <w:pPr>
        <w:wordWrap/>
        <w:spacing w:line="360" w:lineRule="auto"/>
        <w:rPr>
          <w:rFonts w:ascii="Arial" w:eastAsia="굴림" w:hAnsi="Arial" w:cs="Arial"/>
          <w:sz w:val="22"/>
        </w:rPr>
      </w:pPr>
      <w:r w:rsidRPr="001D19F6">
        <w:rPr>
          <w:rFonts w:ascii="Arial" w:eastAsia="굴림" w:hAnsi="Arial" w:cs="Arial"/>
          <w:sz w:val="22"/>
        </w:rPr>
        <w:t>[IWER: Go back to E003 and record if R answers the amount during the interview.]</w:t>
      </w:r>
    </w:p>
    <w:p w14:paraId="6455BACF" w14:textId="61CA5427" w:rsidR="000923C3" w:rsidRPr="001D19F6" w:rsidRDefault="009051B0" w:rsidP="0084768B">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005. Did it amount to a total of less than, about equal to or more than 600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1E75FA" w:rsidRPr="001D19F6">
        <w:rPr>
          <w:rFonts w:ascii="Arial" w:eastAsia="굴림" w:hAnsi="Arial" w:cs="Arial"/>
          <w:sz w:val="22"/>
        </w:rPr>
        <w:t xml:space="preserve"> </w:t>
      </w:r>
      <w:r w:rsidR="000923C3" w:rsidRPr="001D19F6">
        <w:rPr>
          <w:rFonts w:ascii="Arial" w:eastAsia="굴림" w:hAnsi="Arial" w:cs="Arial"/>
          <w:sz w:val="22"/>
        </w:rPr>
        <w:t>in the last calendar year (</w:t>
      </w:r>
      <w:del w:id="8055" w:author="Keis" w:date="2024-09-06T10:18:00Z">
        <w:r w:rsidR="008F520F" w:rsidDel="009F27DD">
          <w:rPr>
            <w:rFonts w:ascii="Arial" w:eastAsia="굴림" w:hAnsi="Arial" w:cs="Arial" w:hint="eastAsia"/>
            <w:color w:val="FF0000"/>
            <w:sz w:val="22"/>
          </w:rPr>
          <w:delText>2019</w:delText>
        </w:r>
      </w:del>
      <w:ins w:id="8056" w:author="Keis" w:date="2024-09-06T10:18:00Z">
        <w:r w:rsidR="009F27DD" w:rsidRPr="009F27DD">
          <w:rPr>
            <w:rFonts w:ascii="Arial" w:eastAsia="굴림" w:hAnsi="Arial" w:cs="Arial" w:hint="eastAsia"/>
            <w:color w:val="00B050"/>
            <w:sz w:val="22"/>
          </w:rPr>
          <w:t>2021</w:t>
        </w:r>
      </w:ins>
      <w:r w:rsidR="000923C3" w:rsidRPr="001D19F6">
        <w:rPr>
          <w:rFonts w:ascii="Arial" w:eastAsia="굴림" w:hAnsi="Arial" w:cs="Arial"/>
          <w:sz w:val="22"/>
        </w:rPr>
        <w:t>)</w:t>
      </w:r>
      <w:r w:rsidR="00624BD4" w:rsidRPr="001D19F6">
        <w:rPr>
          <w:rFonts w:ascii="Arial" w:eastAsia="굴림" w:hAnsi="Arial" w:cs="Arial"/>
          <w:sz w:val="22"/>
        </w:rPr>
        <w:t>?</w:t>
      </w:r>
    </w:p>
    <w:p w14:paraId="47EC7D2D"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568B095A"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2EF2B204"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2FA401A5" w14:textId="77777777" w:rsidR="00624BD4" w:rsidRPr="001D19F6" w:rsidRDefault="00624BD4" w:rsidP="0084768B">
      <w:pPr>
        <w:wordWrap/>
        <w:spacing w:line="360" w:lineRule="auto"/>
        <w:rPr>
          <w:rFonts w:ascii="Arial" w:eastAsia="굴림" w:hAnsi="Arial" w:cs="Arial"/>
          <w:sz w:val="22"/>
        </w:rPr>
      </w:pPr>
    </w:p>
    <w:p w14:paraId="41DFE7A4" w14:textId="2A0B38B5" w:rsidR="000923C3" w:rsidRPr="001D19F6" w:rsidRDefault="009051B0" w:rsidP="0084768B">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006. Did it amount to a total of less than, about equal to or more than 1,200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0923C3" w:rsidRPr="001D19F6">
        <w:rPr>
          <w:rFonts w:ascii="Arial" w:eastAsia="굴림" w:hAnsi="Arial" w:cs="Arial"/>
          <w:sz w:val="22"/>
        </w:rPr>
        <w:t xml:space="preserve"> in the last calendar year (</w:t>
      </w:r>
      <w:del w:id="8057" w:author="Keis" w:date="2024-09-06T10:18:00Z">
        <w:r w:rsidR="008F520F" w:rsidDel="009F27DD">
          <w:rPr>
            <w:rFonts w:ascii="Arial" w:eastAsia="굴림" w:hAnsi="Arial" w:cs="Arial" w:hint="eastAsia"/>
            <w:color w:val="FF0000"/>
            <w:sz w:val="22"/>
          </w:rPr>
          <w:delText>2019</w:delText>
        </w:r>
      </w:del>
      <w:ins w:id="8058" w:author="Keis" w:date="2024-09-06T10:18:00Z">
        <w:r w:rsidR="009F27DD" w:rsidRPr="009F27DD">
          <w:rPr>
            <w:rFonts w:ascii="Arial" w:eastAsia="굴림" w:hAnsi="Arial" w:cs="Arial" w:hint="eastAsia"/>
            <w:color w:val="00B050"/>
            <w:sz w:val="22"/>
          </w:rPr>
          <w:t>2021</w:t>
        </w:r>
      </w:ins>
      <w:r w:rsidR="000923C3" w:rsidRPr="001D19F6">
        <w:rPr>
          <w:rFonts w:ascii="Arial" w:eastAsia="굴림" w:hAnsi="Arial" w:cs="Arial"/>
          <w:sz w:val="22"/>
        </w:rPr>
        <w:t>)</w:t>
      </w:r>
    </w:p>
    <w:p w14:paraId="45C64A1B"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6315CB3E"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5622F6C5"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1661B6F7" w14:textId="77777777" w:rsidR="00624BD4" w:rsidRPr="001D19F6" w:rsidRDefault="00624BD4" w:rsidP="0084768B">
      <w:pPr>
        <w:wordWrap/>
        <w:spacing w:line="360" w:lineRule="auto"/>
        <w:rPr>
          <w:rFonts w:ascii="Arial" w:eastAsia="굴림" w:hAnsi="Arial" w:cs="Arial"/>
          <w:sz w:val="22"/>
        </w:rPr>
      </w:pPr>
    </w:p>
    <w:p w14:paraId="3DB4DB93" w14:textId="0B8B37BF" w:rsidR="000923C3" w:rsidRPr="001D19F6" w:rsidRDefault="009051B0" w:rsidP="0084768B">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007. Did it amount to a total of less than, about equal to or more than 2,400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0923C3" w:rsidRPr="001D19F6">
        <w:rPr>
          <w:rFonts w:ascii="Arial" w:eastAsia="굴림" w:hAnsi="Arial" w:cs="Arial"/>
          <w:sz w:val="22"/>
        </w:rPr>
        <w:t xml:space="preserve"> in the last calendar year (</w:t>
      </w:r>
      <w:del w:id="8059" w:author="Keis" w:date="2024-09-06T10:18:00Z">
        <w:r w:rsidR="008F520F" w:rsidDel="009F27DD">
          <w:rPr>
            <w:rFonts w:ascii="Arial" w:eastAsia="굴림" w:hAnsi="Arial" w:cs="Arial" w:hint="eastAsia"/>
            <w:color w:val="FF0000"/>
            <w:sz w:val="22"/>
          </w:rPr>
          <w:delText>2019</w:delText>
        </w:r>
      </w:del>
      <w:ins w:id="8060" w:author="Keis" w:date="2024-09-06T10:18:00Z">
        <w:r w:rsidR="009F27DD" w:rsidRPr="009F27DD">
          <w:rPr>
            <w:rFonts w:ascii="Arial" w:eastAsia="굴림" w:hAnsi="Arial" w:cs="Arial" w:hint="eastAsia"/>
            <w:color w:val="00B050"/>
            <w:sz w:val="22"/>
          </w:rPr>
          <w:t>2021</w:t>
        </w:r>
      </w:ins>
      <w:r w:rsidR="000923C3" w:rsidRPr="001D19F6">
        <w:rPr>
          <w:rFonts w:ascii="Arial" w:eastAsia="굴림" w:hAnsi="Arial" w:cs="Arial"/>
          <w:sz w:val="22"/>
        </w:rPr>
        <w:t>)</w:t>
      </w:r>
      <w:r w:rsidR="00624BD4" w:rsidRPr="001D19F6">
        <w:rPr>
          <w:rFonts w:ascii="Arial" w:eastAsia="굴림" w:hAnsi="Arial" w:cs="Arial"/>
          <w:sz w:val="22"/>
        </w:rPr>
        <w:t>?</w:t>
      </w:r>
    </w:p>
    <w:p w14:paraId="5E5878EE"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2,400 MW</w:t>
      </w:r>
    </w:p>
    <w:p w14:paraId="03243D33"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204C6EDF"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2,400 MW</w:t>
      </w:r>
    </w:p>
    <w:p w14:paraId="2F463456" w14:textId="77777777" w:rsidR="00624BD4" w:rsidRPr="001D19F6" w:rsidRDefault="00624BD4" w:rsidP="0084768B">
      <w:pPr>
        <w:wordWrap/>
        <w:spacing w:line="360" w:lineRule="auto"/>
        <w:rPr>
          <w:rFonts w:ascii="Arial" w:eastAsia="굴림" w:hAnsi="Arial" w:cs="Arial"/>
          <w:sz w:val="22"/>
        </w:rPr>
      </w:pPr>
    </w:p>
    <w:p w14:paraId="3352911F" w14:textId="76E65281" w:rsidR="000923C3" w:rsidRPr="001D19F6" w:rsidRDefault="009051B0" w:rsidP="0084768B">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008. Did it amount to a total of less than, about equal to or more than 6,000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0923C3" w:rsidRPr="001D19F6">
        <w:rPr>
          <w:rFonts w:ascii="Arial" w:eastAsia="굴림" w:hAnsi="Arial" w:cs="Arial"/>
          <w:sz w:val="22"/>
        </w:rPr>
        <w:t xml:space="preserve"> in the last calendar year (</w:t>
      </w:r>
      <w:del w:id="8061" w:author="Keis" w:date="2024-09-06T10:18:00Z">
        <w:r w:rsidR="008F520F" w:rsidDel="009F27DD">
          <w:rPr>
            <w:rFonts w:ascii="Arial" w:eastAsia="굴림" w:hAnsi="Arial" w:cs="Arial" w:hint="eastAsia"/>
            <w:color w:val="FF0000"/>
            <w:sz w:val="22"/>
          </w:rPr>
          <w:delText>2019</w:delText>
        </w:r>
      </w:del>
      <w:ins w:id="8062" w:author="Keis" w:date="2024-09-06T10:18:00Z">
        <w:r w:rsidR="009F27DD" w:rsidRPr="009F27DD">
          <w:rPr>
            <w:rFonts w:ascii="Arial" w:eastAsia="굴림" w:hAnsi="Arial" w:cs="Arial" w:hint="eastAsia"/>
            <w:color w:val="00B050"/>
            <w:sz w:val="22"/>
          </w:rPr>
          <w:t>2021</w:t>
        </w:r>
      </w:ins>
      <w:r w:rsidR="000923C3" w:rsidRPr="001D19F6">
        <w:rPr>
          <w:rFonts w:ascii="Arial" w:eastAsia="굴림" w:hAnsi="Arial" w:cs="Arial"/>
          <w:sz w:val="22"/>
        </w:rPr>
        <w:t>)</w:t>
      </w:r>
      <w:r w:rsidR="00624BD4" w:rsidRPr="001D19F6">
        <w:rPr>
          <w:rFonts w:ascii="Arial" w:eastAsia="굴림" w:hAnsi="Arial" w:cs="Arial"/>
          <w:sz w:val="22"/>
        </w:rPr>
        <w:t>?</w:t>
      </w:r>
    </w:p>
    <w:p w14:paraId="01962FDA"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79B66CA6"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66730DD2"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66E61DDC" w14:textId="77777777" w:rsidR="00624BD4" w:rsidRPr="001D19F6" w:rsidRDefault="00624BD4" w:rsidP="0084768B">
      <w:pPr>
        <w:wordWrap/>
        <w:spacing w:line="360" w:lineRule="auto"/>
        <w:rPr>
          <w:rFonts w:ascii="Arial" w:eastAsia="굴림" w:hAnsi="Arial" w:cs="Arial"/>
          <w:sz w:val="22"/>
        </w:rPr>
      </w:pPr>
    </w:p>
    <w:p w14:paraId="25146255" w14:textId="7CF820EF" w:rsidR="000923C3" w:rsidRPr="001D19F6" w:rsidRDefault="009051B0" w:rsidP="0084768B">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009. Did it amount to a total of less than, about equal to, or more than 12,000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0923C3" w:rsidRPr="001D19F6">
        <w:rPr>
          <w:rFonts w:ascii="Arial" w:eastAsia="굴림" w:hAnsi="Arial" w:cs="Arial"/>
          <w:sz w:val="22"/>
        </w:rPr>
        <w:t xml:space="preserve"> in the last calendar year (</w:t>
      </w:r>
      <w:del w:id="8063" w:author="Keis" w:date="2024-09-06T10:18:00Z">
        <w:r w:rsidR="008F520F" w:rsidDel="009F27DD">
          <w:rPr>
            <w:rFonts w:ascii="Arial" w:eastAsia="굴림" w:hAnsi="Arial" w:cs="Arial" w:hint="eastAsia"/>
            <w:color w:val="FF0000"/>
            <w:sz w:val="22"/>
          </w:rPr>
          <w:delText>2019</w:delText>
        </w:r>
      </w:del>
      <w:ins w:id="8064" w:author="Keis" w:date="2024-09-06T10:18:00Z">
        <w:r w:rsidR="009F27DD" w:rsidRPr="009F27DD">
          <w:rPr>
            <w:rFonts w:ascii="Arial" w:eastAsia="굴림" w:hAnsi="Arial" w:cs="Arial" w:hint="eastAsia"/>
            <w:color w:val="00B050"/>
            <w:sz w:val="22"/>
          </w:rPr>
          <w:t>2021</w:t>
        </w:r>
      </w:ins>
      <w:r w:rsidR="000923C3" w:rsidRPr="001D19F6">
        <w:rPr>
          <w:rFonts w:ascii="Arial" w:eastAsia="굴림" w:hAnsi="Arial" w:cs="Arial"/>
          <w:sz w:val="22"/>
        </w:rPr>
        <w:t>)</w:t>
      </w:r>
      <w:r w:rsidR="00624BD4" w:rsidRPr="001D19F6">
        <w:rPr>
          <w:rFonts w:ascii="Arial" w:eastAsia="굴림" w:hAnsi="Arial" w:cs="Arial"/>
          <w:sz w:val="22"/>
        </w:rPr>
        <w:t>?</w:t>
      </w:r>
    </w:p>
    <w:p w14:paraId="1A0D0F74"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12,000 MW</w:t>
      </w:r>
    </w:p>
    <w:p w14:paraId="02168DF1" w14:textId="77777777" w:rsidR="00624BD4" w:rsidRPr="001D19F6" w:rsidRDefault="00624BD4" w:rsidP="0084768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12,000 MW</w:t>
      </w:r>
    </w:p>
    <w:p w14:paraId="364FFDE4"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12,000 MW</w:t>
      </w:r>
    </w:p>
    <w:p w14:paraId="35CBD52B" w14:textId="77777777" w:rsidR="00624BD4" w:rsidRPr="001D19F6" w:rsidRDefault="00624BD4" w:rsidP="003A0C49">
      <w:pPr>
        <w:wordWrap/>
        <w:spacing w:line="360" w:lineRule="auto"/>
        <w:rPr>
          <w:rFonts w:ascii="Arial" w:eastAsia="굴림" w:hAnsi="Arial" w:cs="Arial"/>
          <w:sz w:val="22"/>
        </w:rPr>
      </w:pPr>
    </w:p>
    <w:p w14:paraId="67BDAC15" w14:textId="77777777" w:rsidR="00D2718F" w:rsidRPr="001D19F6" w:rsidRDefault="001E75FA" w:rsidP="003A0C49">
      <w:pPr>
        <w:wordWrap/>
        <w:spacing w:line="360" w:lineRule="auto"/>
        <w:rPr>
          <w:rFonts w:ascii="Arial" w:eastAsia="굴림" w:hAnsi="Arial" w:cs="Arial"/>
          <w:b/>
          <w:sz w:val="22"/>
        </w:rPr>
      </w:pPr>
      <w:r w:rsidRPr="001D19F6">
        <w:rPr>
          <w:rFonts w:ascii="Arial" w:eastAsia="굴림" w:hAnsi="Arial" w:cs="Arial"/>
          <w:b/>
          <w:sz w:val="22"/>
        </w:rPr>
        <w:lastRenderedPageBreak/>
        <w:t>&lt; B</w:t>
      </w:r>
      <w:r w:rsidR="00D2718F" w:rsidRPr="001D19F6">
        <w:rPr>
          <w:rFonts w:ascii="Arial" w:eastAsia="굴림" w:hAnsi="Arial" w:cs="Arial"/>
          <w:b/>
          <w:sz w:val="22"/>
        </w:rPr>
        <w:t>usiness</w:t>
      </w:r>
      <w:r w:rsidRPr="001D19F6">
        <w:rPr>
          <w:rFonts w:ascii="Arial" w:eastAsia="굴림" w:hAnsi="Arial" w:cs="Arial"/>
          <w:b/>
          <w:sz w:val="22"/>
        </w:rPr>
        <w:t xml:space="preserve"> owner/ S</w:t>
      </w:r>
      <w:r w:rsidR="002047C1" w:rsidRPr="001D19F6">
        <w:rPr>
          <w:rFonts w:ascii="Arial" w:eastAsia="굴림" w:hAnsi="Arial" w:cs="Arial"/>
          <w:b/>
          <w:sz w:val="22"/>
        </w:rPr>
        <w:t xml:space="preserve">elf-employment </w:t>
      </w:r>
      <w:r w:rsidRPr="001D19F6">
        <w:rPr>
          <w:rFonts w:ascii="Arial" w:eastAsia="굴림" w:hAnsi="Arial" w:cs="Arial"/>
          <w:b/>
          <w:sz w:val="22"/>
        </w:rPr>
        <w:t>Income &gt;</w:t>
      </w:r>
    </w:p>
    <w:p w14:paraId="727F9D2F" w14:textId="56147D9D"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010. Did you earn any income from </w:t>
      </w:r>
      <w:r w:rsidR="00FE39AE" w:rsidRPr="001D19F6">
        <w:rPr>
          <w:rFonts w:ascii="Arial" w:eastAsia="굴림" w:hAnsi="Arial" w:cs="Arial"/>
          <w:sz w:val="22"/>
        </w:rPr>
        <w:t xml:space="preserve">self-employment or running </w:t>
      </w:r>
      <w:r w:rsidR="00624BD4" w:rsidRPr="001D19F6">
        <w:rPr>
          <w:rFonts w:ascii="Arial" w:eastAsia="굴림" w:hAnsi="Arial" w:cs="Arial"/>
          <w:sz w:val="22"/>
        </w:rPr>
        <w:t xml:space="preserve">your own business in </w:t>
      </w:r>
      <w:r w:rsidR="00FE39AE" w:rsidRPr="001D19F6">
        <w:rPr>
          <w:rFonts w:ascii="Arial" w:eastAsia="굴림" w:hAnsi="Arial" w:cs="Arial"/>
          <w:sz w:val="22"/>
        </w:rPr>
        <w:t>the last calendar year (</w:t>
      </w:r>
      <w:del w:id="8065" w:author="Keis" w:date="2024-09-06T10:18:00Z">
        <w:r w:rsidR="008F520F" w:rsidDel="009F27DD">
          <w:rPr>
            <w:rFonts w:ascii="Arial" w:eastAsia="굴림" w:hAnsi="Arial" w:cs="Arial" w:hint="eastAsia"/>
            <w:color w:val="FF0000"/>
            <w:sz w:val="22"/>
          </w:rPr>
          <w:delText>2019</w:delText>
        </w:r>
      </w:del>
      <w:ins w:id="8066" w:author="Keis" w:date="2024-09-06T10:18:00Z">
        <w:r w:rsidR="009F27DD" w:rsidRPr="009F27DD">
          <w:rPr>
            <w:rFonts w:ascii="Arial" w:eastAsia="굴림" w:hAnsi="Arial" w:cs="Arial" w:hint="eastAsia"/>
            <w:color w:val="00B050"/>
            <w:sz w:val="22"/>
          </w:rPr>
          <w:t>2021</w:t>
        </w:r>
      </w:ins>
      <w:r w:rsidR="00FE39AE" w:rsidRPr="001D19F6">
        <w:rPr>
          <w:rFonts w:ascii="Arial" w:eastAsia="굴림" w:hAnsi="Arial" w:cs="Arial"/>
          <w:sz w:val="22"/>
        </w:rPr>
        <w:t>)</w:t>
      </w:r>
      <w:r w:rsidR="00624BD4" w:rsidRPr="001D19F6">
        <w:rPr>
          <w:rFonts w:ascii="Arial" w:eastAsia="굴림" w:hAnsi="Arial" w:cs="Arial"/>
          <w:sz w:val="22"/>
        </w:rPr>
        <w:t>?</w:t>
      </w:r>
      <w:r w:rsidR="00FE39AE" w:rsidRPr="001D19F6">
        <w:rPr>
          <w:rFonts w:ascii="Arial" w:eastAsia="굴림" w:hAnsi="Arial" w:cs="Arial"/>
          <w:sz w:val="22"/>
        </w:rPr>
        <w:t xml:space="preserve"> Income from</w:t>
      </w:r>
      <w:r w:rsidR="001E75FA" w:rsidRPr="001D19F6">
        <w:rPr>
          <w:rFonts w:ascii="Arial" w:eastAsia="굴림" w:hAnsi="Arial" w:cs="Arial"/>
          <w:sz w:val="22"/>
        </w:rPr>
        <w:t xml:space="preserve"> </w:t>
      </w:r>
      <w:r w:rsidR="00624BD4" w:rsidRPr="001D19F6">
        <w:rPr>
          <w:rFonts w:ascii="Arial" w:eastAsia="굴림" w:hAnsi="Arial" w:cs="Arial"/>
          <w:sz w:val="22"/>
        </w:rPr>
        <w:t xml:space="preserve">agricultural and fisheries business is </w:t>
      </w:r>
      <w:r w:rsidR="0052190D" w:rsidRPr="001D19F6">
        <w:rPr>
          <w:rFonts w:ascii="Arial" w:eastAsia="굴림" w:hAnsi="Arial" w:cs="Arial"/>
          <w:sz w:val="22"/>
        </w:rPr>
        <w:t>exc</w:t>
      </w:r>
      <w:r w:rsidR="00624BD4" w:rsidRPr="001D19F6">
        <w:rPr>
          <w:rFonts w:ascii="Arial" w:eastAsia="굴림" w:hAnsi="Arial" w:cs="Arial"/>
          <w:sz w:val="22"/>
        </w:rPr>
        <w:t>luded.</w:t>
      </w:r>
    </w:p>
    <w:p w14:paraId="24BE0212" w14:textId="77777777" w:rsidR="001E75FA" w:rsidRPr="001D19F6" w:rsidRDefault="001E75FA" w:rsidP="00F14BA4">
      <w:pPr>
        <w:pStyle w:val="a6"/>
        <w:numPr>
          <w:ilvl w:val="0"/>
          <w:numId w:val="70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E019</w:t>
      </w:r>
    </w:p>
    <w:p w14:paraId="286238E5" w14:textId="77777777" w:rsidR="00624BD4" w:rsidRPr="001D19F6" w:rsidRDefault="00624BD4" w:rsidP="003A0C49">
      <w:pPr>
        <w:wordWrap/>
        <w:spacing w:line="360" w:lineRule="auto"/>
        <w:rPr>
          <w:rFonts w:ascii="Arial" w:eastAsia="굴림" w:hAnsi="Arial" w:cs="Arial"/>
          <w:sz w:val="22"/>
        </w:rPr>
      </w:pPr>
    </w:p>
    <w:p w14:paraId="5B2D6030" w14:textId="6B23D590" w:rsidR="005D124F" w:rsidRPr="001D19F6" w:rsidRDefault="009051B0" w:rsidP="00F63BB3">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011. </w:t>
      </w:r>
      <w:r w:rsidR="00F63BB3" w:rsidRPr="001D19F6">
        <w:rPr>
          <w:rFonts w:ascii="Arial" w:eastAsia="굴림" w:hAnsi="Arial" w:cs="Arial"/>
          <w:sz w:val="22"/>
        </w:rPr>
        <w:t xml:space="preserve">How many </w:t>
      </w:r>
      <w:r w:rsidR="00624BD4" w:rsidRPr="001D19F6">
        <w:rPr>
          <w:rFonts w:ascii="Arial" w:eastAsia="굴림" w:hAnsi="Arial" w:cs="Arial"/>
          <w:sz w:val="22"/>
        </w:rPr>
        <w:t>month</w:t>
      </w:r>
      <w:r w:rsidR="00F63BB3" w:rsidRPr="001D19F6">
        <w:rPr>
          <w:rFonts w:ascii="Arial" w:eastAsia="굴림" w:hAnsi="Arial" w:cs="Arial"/>
          <w:sz w:val="22"/>
        </w:rPr>
        <w:t>(</w:t>
      </w:r>
      <w:r w:rsidR="00624BD4" w:rsidRPr="001D19F6">
        <w:rPr>
          <w:rFonts w:ascii="Arial" w:eastAsia="굴림" w:hAnsi="Arial" w:cs="Arial"/>
          <w:sz w:val="22"/>
        </w:rPr>
        <w:t>s</w:t>
      </w:r>
      <w:r w:rsidR="00F63BB3" w:rsidRPr="001D19F6">
        <w:rPr>
          <w:rFonts w:ascii="Arial" w:eastAsia="굴림" w:hAnsi="Arial" w:cs="Arial"/>
          <w:sz w:val="22"/>
        </w:rPr>
        <w:t>)</w:t>
      </w:r>
      <w:r w:rsidR="00624BD4" w:rsidRPr="001D19F6">
        <w:rPr>
          <w:rFonts w:ascii="Arial" w:eastAsia="굴림" w:hAnsi="Arial" w:cs="Arial"/>
          <w:sz w:val="22"/>
        </w:rPr>
        <w:t xml:space="preserve"> did you earn income from </w:t>
      </w:r>
      <w:r w:rsidR="00FE39AE" w:rsidRPr="001D19F6">
        <w:rPr>
          <w:rFonts w:ascii="Arial" w:eastAsia="굴림" w:hAnsi="Arial" w:cs="Arial"/>
          <w:sz w:val="22"/>
        </w:rPr>
        <w:t xml:space="preserve">self-employment or running </w:t>
      </w:r>
      <w:r w:rsidR="00624BD4" w:rsidRPr="001D19F6">
        <w:rPr>
          <w:rFonts w:ascii="Arial" w:eastAsia="굴림" w:hAnsi="Arial" w:cs="Arial"/>
          <w:sz w:val="22"/>
        </w:rPr>
        <w:t>your own business</w:t>
      </w:r>
      <w:r w:rsidR="001E75FA" w:rsidRPr="001D19F6">
        <w:rPr>
          <w:rFonts w:ascii="Arial" w:eastAsia="굴림" w:hAnsi="Arial" w:cs="Arial"/>
          <w:sz w:val="22"/>
        </w:rPr>
        <w:t xml:space="preserve"> </w:t>
      </w:r>
      <w:r w:rsidR="00FE39AE" w:rsidRPr="001D19F6">
        <w:rPr>
          <w:rFonts w:ascii="Arial" w:eastAsia="굴림" w:hAnsi="Arial" w:cs="Arial"/>
          <w:sz w:val="22"/>
        </w:rPr>
        <w:t>in the</w:t>
      </w:r>
      <w:r w:rsidR="001E75FA" w:rsidRPr="001D19F6">
        <w:rPr>
          <w:rFonts w:ascii="Arial" w:eastAsia="굴림" w:hAnsi="Arial" w:cs="Arial"/>
          <w:sz w:val="22"/>
        </w:rPr>
        <w:t xml:space="preserve"> </w:t>
      </w:r>
      <w:r w:rsidR="00FE39AE" w:rsidRPr="001D19F6">
        <w:rPr>
          <w:rFonts w:ascii="Arial" w:eastAsia="굴림" w:hAnsi="Arial" w:cs="Arial"/>
          <w:sz w:val="22"/>
        </w:rPr>
        <w:t>last calendar year</w:t>
      </w:r>
      <w:r w:rsidR="001E75FA" w:rsidRPr="001D19F6">
        <w:rPr>
          <w:rFonts w:ascii="Arial" w:eastAsia="굴림" w:hAnsi="Arial" w:cs="Arial"/>
          <w:sz w:val="22"/>
        </w:rPr>
        <w:t xml:space="preserve"> </w:t>
      </w:r>
      <w:r w:rsidR="00FE39AE" w:rsidRPr="001D19F6">
        <w:rPr>
          <w:rFonts w:ascii="Arial" w:eastAsia="굴림" w:hAnsi="Arial" w:cs="Arial"/>
          <w:sz w:val="22"/>
        </w:rPr>
        <w:t>(</w:t>
      </w:r>
      <w:del w:id="8067" w:author="Keis" w:date="2024-09-06T10:18:00Z">
        <w:r w:rsidR="008F520F" w:rsidDel="009F27DD">
          <w:rPr>
            <w:rFonts w:ascii="Arial" w:eastAsia="굴림" w:hAnsi="Arial" w:cs="Arial" w:hint="eastAsia"/>
            <w:color w:val="FF0000"/>
            <w:sz w:val="22"/>
          </w:rPr>
          <w:delText>2019</w:delText>
        </w:r>
      </w:del>
      <w:ins w:id="8068" w:author="Keis" w:date="2024-09-06T10:18:00Z">
        <w:r w:rsidR="009F27DD" w:rsidRPr="009F27DD">
          <w:rPr>
            <w:rFonts w:ascii="Arial" w:eastAsia="굴림" w:hAnsi="Arial" w:cs="Arial" w:hint="eastAsia"/>
            <w:color w:val="00B050"/>
            <w:sz w:val="22"/>
          </w:rPr>
          <w:t>2021</w:t>
        </w:r>
      </w:ins>
      <w:r w:rsidR="00FE39AE" w:rsidRPr="001D19F6">
        <w:rPr>
          <w:rFonts w:ascii="Arial" w:eastAsia="굴림" w:hAnsi="Arial" w:cs="Arial"/>
          <w:sz w:val="22"/>
        </w:rPr>
        <w:t>)</w:t>
      </w:r>
      <w:r w:rsidR="00624BD4" w:rsidRPr="001D19F6">
        <w:rPr>
          <w:rFonts w:ascii="Arial" w:eastAsia="굴림" w:hAnsi="Arial" w:cs="Arial"/>
          <w:sz w:val="22"/>
        </w:rPr>
        <w:t>?</w:t>
      </w:r>
      <w:r w:rsidR="005D124F" w:rsidRPr="001D19F6">
        <w:rPr>
          <w:rFonts w:ascii="Arial" w:eastAsia="굴림" w:hAnsi="Arial" w:cs="Arial"/>
          <w:sz w:val="22"/>
        </w:rPr>
        <w:t xml:space="preserve"> </w:t>
      </w:r>
      <w:r w:rsidR="00F63BB3" w:rsidRPr="001D19F6">
        <w:rPr>
          <w:rFonts w:ascii="Arial" w:eastAsia="굴림" w:hAnsi="Arial" w:cs="Arial"/>
          <w:sz w:val="22"/>
        </w:rPr>
        <w:t>(unit: month)</w:t>
      </w:r>
    </w:p>
    <w:p w14:paraId="76CFF7B6" w14:textId="77777777" w:rsidR="00F63BB3" w:rsidRPr="001D19F6" w:rsidRDefault="00F63BB3" w:rsidP="00F63BB3">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F908EB" w:rsidRPr="001D19F6">
        <w:rPr>
          <w:rFonts w:ascii="Arial" w:eastAsia="굴림" w:hAnsi="Arial" w:cs="Arial"/>
          <w:kern w:val="0"/>
          <w:sz w:val="22"/>
        </w:rPr>
        <w:t>1</w:t>
      </w:r>
      <w:r w:rsidRPr="001D19F6">
        <w:rPr>
          <w:rFonts w:ascii="Arial" w:eastAsia="굴림" w:hAnsi="Arial" w:cs="Arial"/>
          <w:kern w:val="0"/>
          <w:sz w:val="22"/>
        </w:rPr>
        <w:t>~12]</w:t>
      </w:r>
    </w:p>
    <w:p w14:paraId="235EFF00" w14:textId="77777777" w:rsidR="00F63BB3" w:rsidRPr="001D19F6" w:rsidRDefault="00F63BB3" w:rsidP="00F63BB3">
      <w:pPr>
        <w:wordWrap/>
        <w:spacing w:line="360" w:lineRule="auto"/>
        <w:rPr>
          <w:rFonts w:ascii="Arial" w:eastAsia="굴림" w:hAnsi="Arial" w:cs="Arial"/>
          <w:sz w:val="22"/>
        </w:rPr>
      </w:pPr>
    </w:p>
    <w:p w14:paraId="0E695C79" w14:textId="77777777" w:rsidR="00624BD4" w:rsidRPr="001D19F6" w:rsidRDefault="00624BD4" w:rsidP="003A0C49">
      <w:pPr>
        <w:wordWrap/>
        <w:spacing w:line="360" w:lineRule="auto"/>
        <w:rPr>
          <w:rFonts w:ascii="Arial" w:eastAsia="굴림" w:hAnsi="Arial" w:cs="Arial"/>
          <w:sz w:val="22"/>
        </w:rPr>
      </w:pPr>
    </w:p>
    <w:p w14:paraId="7B0D4DA5" w14:textId="58C4D3DF"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012. What was your average monthly</w:t>
      </w:r>
      <w:r w:rsidR="000112AD" w:rsidRPr="001D19F6">
        <w:rPr>
          <w:rFonts w:ascii="Arial" w:eastAsia="굴림" w:hAnsi="Arial" w:cs="Arial"/>
          <w:sz w:val="22"/>
        </w:rPr>
        <w:t xml:space="preserve"> net</w:t>
      </w:r>
      <w:r w:rsidR="00624BD4" w:rsidRPr="001D19F6">
        <w:rPr>
          <w:rFonts w:ascii="Arial" w:eastAsia="굴림" w:hAnsi="Arial" w:cs="Arial"/>
          <w:sz w:val="22"/>
        </w:rPr>
        <w:t xml:space="preserve"> income in the last calendar year (</w:t>
      </w:r>
      <w:del w:id="8069" w:author="Keis" w:date="2024-09-06T10:18:00Z">
        <w:r w:rsidR="008F520F" w:rsidDel="009F27DD">
          <w:rPr>
            <w:rFonts w:ascii="Arial" w:eastAsia="굴림" w:hAnsi="Arial" w:cs="Arial" w:hint="eastAsia"/>
            <w:color w:val="FF0000"/>
            <w:sz w:val="22"/>
          </w:rPr>
          <w:delText>2019</w:delText>
        </w:r>
      </w:del>
      <w:ins w:id="8070"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xml:space="preserve">) </w:t>
      </w:r>
      <w:r w:rsidR="002047C1" w:rsidRPr="001D19F6">
        <w:rPr>
          <w:rFonts w:ascii="Arial" w:eastAsia="굴림" w:hAnsi="Arial" w:cs="Arial"/>
          <w:sz w:val="22"/>
        </w:rPr>
        <w:t>after t</w:t>
      </w:r>
      <w:r w:rsidR="0052190D" w:rsidRPr="001D19F6">
        <w:rPr>
          <w:rFonts w:ascii="Arial" w:eastAsia="굴림" w:hAnsi="Arial" w:cs="Arial"/>
          <w:sz w:val="22"/>
        </w:rPr>
        <w:t>axe</w:t>
      </w:r>
      <w:r w:rsidR="002047C1" w:rsidRPr="001D19F6">
        <w:rPr>
          <w:rFonts w:ascii="Arial" w:eastAsia="굴림" w:hAnsi="Arial" w:cs="Arial"/>
          <w:sz w:val="22"/>
        </w:rPr>
        <w:t>s and other deductions</w:t>
      </w:r>
      <w:r w:rsidR="001E75FA" w:rsidRPr="001D19F6">
        <w:rPr>
          <w:rFonts w:ascii="Arial" w:eastAsia="굴림" w:hAnsi="Arial" w:cs="Arial"/>
          <w:sz w:val="22"/>
        </w:rPr>
        <w:t xml:space="preserve">? </w:t>
      </w:r>
      <w:r w:rsidR="00624BD4" w:rsidRPr="001D19F6">
        <w:rPr>
          <w:rFonts w:ascii="Arial" w:eastAsia="굴림" w:hAnsi="Arial" w:cs="Arial"/>
          <w:sz w:val="22"/>
        </w:rPr>
        <w:t>(unit: 10,000 Korean won)</w:t>
      </w:r>
    </w:p>
    <w:p w14:paraId="48689BEA" w14:textId="77777777" w:rsidR="00775658" w:rsidRPr="001D19F6" w:rsidRDefault="00775658" w:rsidP="003A0C49">
      <w:pPr>
        <w:wordWrap/>
        <w:spacing w:line="360" w:lineRule="auto"/>
        <w:rPr>
          <w:rFonts w:ascii="Arial" w:eastAsia="굴림" w:hAnsi="Arial" w:cs="Arial"/>
          <w:sz w:val="22"/>
        </w:rPr>
      </w:pPr>
      <w:r w:rsidRPr="001D19F6">
        <w:rPr>
          <w:rFonts w:ascii="Arial" w:eastAsia="굴림" w:hAnsi="Arial" w:cs="Arial"/>
          <w:sz w:val="22"/>
        </w:rPr>
        <w:t>[IWER</w:t>
      </w:r>
      <w:r w:rsidR="001441BD" w:rsidRPr="001D19F6">
        <w:rPr>
          <w:rFonts w:ascii="Arial" w:eastAsia="굴림" w:hAnsi="Arial" w:cs="Arial"/>
          <w:sz w:val="22"/>
        </w:rPr>
        <w:t>:</w:t>
      </w:r>
    </w:p>
    <w:p w14:paraId="70324C47" w14:textId="77777777" w:rsidR="00BE0DC1" w:rsidRPr="001D19F6" w:rsidRDefault="00775658" w:rsidP="003A0C49">
      <w:pPr>
        <w:wordWrap/>
        <w:spacing w:line="360" w:lineRule="auto"/>
        <w:rPr>
          <w:rFonts w:ascii="Arial" w:eastAsia="굴림" w:hAnsi="Arial" w:cs="Arial"/>
          <w:sz w:val="22"/>
        </w:rPr>
      </w:pPr>
      <w:r w:rsidRPr="001D19F6">
        <w:rPr>
          <w:rFonts w:ascii="Arial" w:eastAsia="굴림" w:hAnsi="Arial" w:cs="Arial"/>
          <w:sz w:val="22"/>
        </w:rPr>
        <w:t>-</w:t>
      </w:r>
      <w:r w:rsidR="00BE0DC1" w:rsidRPr="001D19F6">
        <w:rPr>
          <w:rFonts w:ascii="Arial" w:eastAsia="굴림" w:hAnsi="Arial" w:cs="Arial"/>
          <w:sz w:val="22"/>
        </w:rPr>
        <w:t xml:space="preserve"> In previous interview, an average monthly </w:t>
      </w:r>
      <w:r w:rsidR="00D2718F" w:rsidRPr="001D19F6">
        <w:rPr>
          <w:rFonts w:ascii="Arial" w:eastAsia="굴림" w:hAnsi="Arial" w:cs="Arial"/>
          <w:sz w:val="22"/>
        </w:rPr>
        <w:t>net</w:t>
      </w:r>
      <w:r w:rsidR="00BE0DC1" w:rsidRPr="001D19F6">
        <w:rPr>
          <w:rFonts w:ascii="Arial" w:eastAsia="굴림" w:hAnsi="Arial" w:cs="Arial"/>
          <w:sz w:val="22"/>
        </w:rPr>
        <w:t xml:space="preserve"> incom</w:t>
      </w:r>
      <w:r w:rsidRPr="001D19F6">
        <w:rPr>
          <w:rFonts w:ascii="Arial" w:eastAsia="굴림" w:hAnsi="Arial" w:cs="Arial"/>
          <w:sz w:val="22"/>
        </w:rPr>
        <w:t>e: About (PL) 10,000 Korean won</w:t>
      </w:r>
    </w:p>
    <w:p w14:paraId="54A52BB0" w14:textId="77777777" w:rsidR="00775658" w:rsidRPr="001D19F6" w:rsidRDefault="00775658" w:rsidP="00775658">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5F89EE5B" w14:textId="77777777" w:rsidR="00775658" w:rsidRPr="001D19F6" w:rsidRDefault="00775658" w:rsidP="00775658">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4989F6B8"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014~</w:t>
      </w:r>
      <w:r w:rsidR="009051B0" w:rsidRPr="001D19F6">
        <w:rPr>
          <w:rFonts w:ascii="Arial" w:eastAsia="굴림" w:hAnsi="Arial" w:cs="Arial"/>
          <w:sz w:val="22"/>
        </w:rPr>
        <w:t>E</w:t>
      </w:r>
      <w:r w:rsidRPr="001D19F6">
        <w:rPr>
          <w:rFonts w:ascii="Arial" w:eastAsia="굴림" w:hAnsi="Arial" w:cs="Arial"/>
          <w:sz w:val="22"/>
        </w:rPr>
        <w:t>018 unfolding</w:t>
      </w:r>
    </w:p>
    <w:p w14:paraId="4CCACCA1"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 xml:space="preserve">014 ~ </w:t>
      </w:r>
      <w:r w:rsidR="009051B0" w:rsidRPr="001D19F6">
        <w:rPr>
          <w:rFonts w:ascii="Arial" w:eastAsia="굴림" w:hAnsi="Arial" w:cs="Arial"/>
          <w:sz w:val="22"/>
        </w:rPr>
        <w:t>E</w:t>
      </w:r>
      <w:r w:rsidRPr="001D19F6">
        <w:rPr>
          <w:rFonts w:ascii="Arial" w:eastAsia="굴림" w:hAnsi="Arial" w:cs="Arial"/>
          <w:sz w:val="22"/>
        </w:rPr>
        <w:t>018 unfolding</w:t>
      </w:r>
    </w:p>
    <w:p w14:paraId="1B1929E3" w14:textId="77777777" w:rsidR="00624BD4" w:rsidRPr="001D19F6" w:rsidRDefault="00624BD4" w:rsidP="003A0C49">
      <w:pPr>
        <w:wordWrap/>
        <w:spacing w:line="360" w:lineRule="auto"/>
        <w:rPr>
          <w:rFonts w:ascii="Arial" w:eastAsia="굴림" w:hAnsi="Arial" w:cs="Arial"/>
          <w:sz w:val="22"/>
        </w:rPr>
      </w:pPr>
    </w:p>
    <w:p w14:paraId="2F68A46F" w14:textId="1200F4D8"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013.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earned a total of (amount calculated </w:t>
      </w:r>
      <w:r w:rsidR="000112AD"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011 and </w:t>
      </w:r>
      <w:r w:rsidRPr="001D19F6">
        <w:rPr>
          <w:rFonts w:ascii="Arial" w:eastAsia="굴림" w:hAnsi="Arial" w:cs="Arial"/>
          <w:sz w:val="22"/>
        </w:rPr>
        <w:t>E</w:t>
      </w:r>
      <w:r w:rsidR="00624BD4" w:rsidRPr="001D19F6">
        <w:rPr>
          <w:rFonts w:ascii="Arial" w:eastAsia="굴림" w:hAnsi="Arial" w:cs="Arial"/>
          <w:sz w:val="22"/>
        </w:rPr>
        <w:t>012) in</w:t>
      </w:r>
      <w:r w:rsidR="000112AD" w:rsidRPr="001D19F6">
        <w:rPr>
          <w:rFonts w:ascii="Arial" w:eastAsia="굴림" w:hAnsi="Arial" w:cs="Arial"/>
          <w:sz w:val="22"/>
        </w:rPr>
        <w:t xml:space="preserve"> the</w:t>
      </w:r>
      <w:r w:rsidR="00624BD4" w:rsidRPr="001D19F6">
        <w:rPr>
          <w:rFonts w:ascii="Arial" w:eastAsia="굴림" w:hAnsi="Arial" w:cs="Arial"/>
          <w:sz w:val="22"/>
        </w:rPr>
        <w:t xml:space="preserve"> last calendar</w:t>
      </w:r>
      <w:r w:rsidR="001E75FA" w:rsidRPr="001D19F6">
        <w:rPr>
          <w:rFonts w:ascii="Arial" w:eastAsia="굴림" w:hAnsi="Arial" w:cs="Arial"/>
          <w:sz w:val="22"/>
        </w:rPr>
        <w:t xml:space="preserve"> </w:t>
      </w:r>
      <w:r w:rsidR="0020531B" w:rsidRPr="001D19F6">
        <w:rPr>
          <w:rFonts w:ascii="Arial" w:eastAsia="굴림" w:hAnsi="Arial" w:cs="Arial"/>
          <w:sz w:val="22"/>
        </w:rPr>
        <w:t>year (</w:t>
      </w:r>
      <w:del w:id="8071" w:author="Keis" w:date="2024-09-06T10:18:00Z">
        <w:r w:rsidR="008F520F" w:rsidDel="009F27DD">
          <w:rPr>
            <w:rFonts w:ascii="Arial" w:eastAsia="굴림" w:hAnsi="Arial" w:cs="Arial" w:hint="eastAsia"/>
            <w:color w:val="FF0000"/>
            <w:sz w:val="22"/>
          </w:rPr>
          <w:delText>2019</w:delText>
        </w:r>
      </w:del>
      <w:ins w:id="8072"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C1163C" w:rsidRPr="001D19F6">
        <w:rPr>
          <w:rFonts w:ascii="Arial" w:eastAsia="굴림" w:hAnsi="Arial" w:cs="Arial"/>
          <w:sz w:val="22"/>
        </w:rPr>
        <w:t>.</w:t>
      </w:r>
      <w:r w:rsidR="005220C9" w:rsidRPr="001D19F6">
        <w:rPr>
          <w:rFonts w:ascii="Arial" w:eastAsia="굴림" w:hAnsi="Arial" w:cs="Arial"/>
          <w:sz w:val="22"/>
        </w:rPr>
        <w:t xml:space="preserve"> </w:t>
      </w:r>
      <w:r w:rsidR="00C1163C" w:rsidRPr="001D19F6">
        <w:rPr>
          <w:rFonts w:ascii="Arial" w:eastAsia="굴림" w:hAnsi="Arial" w:cs="Arial"/>
          <w:sz w:val="22"/>
        </w:rPr>
        <w:t>I</w:t>
      </w:r>
      <w:r w:rsidR="00624BD4" w:rsidRPr="001D19F6">
        <w:rPr>
          <w:rFonts w:ascii="Arial" w:eastAsia="굴림" w:hAnsi="Arial" w:cs="Arial"/>
          <w:sz w:val="22"/>
        </w:rPr>
        <w:t>s this correct?</w:t>
      </w:r>
    </w:p>
    <w:p w14:paraId="5C790E4A" w14:textId="77777777" w:rsidR="00BE0DC1" w:rsidRPr="001D19F6" w:rsidRDefault="00BE0DC1" w:rsidP="003A0C49">
      <w:pPr>
        <w:wordWrap/>
        <w:spacing w:line="360" w:lineRule="auto"/>
        <w:rPr>
          <w:rFonts w:ascii="Arial" w:eastAsia="굴림" w:hAnsi="Arial" w:cs="Arial"/>
          <w:sz w:val="22"/>
        </w:rPr>
      </w:pPr>
      <w:r w:rsidRPr="001D19F6">
        <w:rPr>
          <w:rFonts w:ascii="Arial" w:eastAsia="굴림" w:hAnsi="Arial" w:cs="Arial"/>
          <w:sz w:val="22"/>
        </w:rPr>
        <w:t xml:space="preserve">[IWER: In previous interview, </w:t>
      </w:r>
      <w:r w:rsidR="00D2718F" w:rsidRPr="001D19F6">
        <w:rPr>
          <w:rFonts w:ascii="Arial" w:eastAsia="굴림" w:hAnsi="Arial" w:cs="Arial"/>
          <w:sz w:val="22"/>
        </w:rPr>
        <w:t>the total of</w:t>
      </w:r>
      <w:r w:rsidRPr="001D19F6">
        <w:rPr>
          <w:rFonts w:ascii="Arial" w:eastAsia="굴림" w:hAnsi="Arial" w:cs="Arial"/>
          <w:sz w:val="22"/>
        </w:rPr>
        <w:t xml:space="preserve"> incom</w:t>
      </w:r>
      <w:r w:rsidR="001441BD" w:rsidRPr="001D19F6">
        <w:rPr>
          <w:rFonts w:ascii="Arial" w:eastAsia="굴림" w:hAnsi="Arial" w:cs="Arial"/>
          <w:sz w:val="22"/>
        </w:rPr>
        <w:t>e: About (PL) 10,000 Korean won</w:t>
      </w:r>
      <w:r w:rsidR="00BF7603" w:rsidRPr="001D19F6">
        <w:rPr>
          <w:rFonts w:ascii="Arial" w:eastAsia="굴림" w:hAnsi="Arial" w:cs="Arial"/>
          <w:sz w:val="22"/>
        </w:rPr>
        <w:t>]</w:t>
      </w:r>
    </w:p>
    <w:p w14:paraId="2B26102A" w14:textId="77777777" w:rsidR="001E75FA" w:rsidRPr="001D19F6" w:rsidRDefault="001E75FA" w:rsidP="00F14BA4">
      <w:pPr>
        <w:pStyle w:val="a6"/>
        <w:numPr>
          <w:ilvl w:val="0"/>
          <w:numId w:val="70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E019</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57261D" w:rsidRPr="001D19F6">
        <w:rPr>
          <w:rFonts w:ascii="Arial" w:eastAsia="굴림" w:hAnsi="Arial" w:cs="Arial"/>
          <w:sz w:val="22"/>
        </w:rPr>
        <w:t>→Go to E014~E0</w:t>
      </w:r>
      <w:r w:rsidRPr="001D19F6">
        <w:rPr>
          <w:rFonts w:ascii="Arial" w:eastAsia="굴림" w:hAnsi="Arial" w:cs="Arial"/>
          <w:sz w:val="22"/>
        </w:rPr>
        <w:t>18 unfolding</w:t>
      </w:r>
    </w:p>
    <w:p w14:paraId="6E46E895"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014~</w:t>
      </w:r>
      <w:r w:rsidR="009051B0" w:rsidRPr="001D19F6">
        <w:rPr>
          <w:rFonts w:ascii="Arial" w:eastAsia="굴림" w:hAnsi="Arial" w:cs="Arial"/>
          <w:sz w:val="22"/>
        </w:rPr>
        <w:t>E</w:t>
      </w:r>
      <w:r w:rsidRPr="001D19F6">
        <w:rPr>
          <w:rFonts w:ascii="Arial" w:eastAsia="굴림" w:hAnsi="Arial" w:cs="Arial"/>
          <w:sz w:val="22"/>
        </w:rPr>
        <w:t>018 unfolding</w:t>
      </w:r>
    </w:p>
    <w:p w14:paraId="3155875A"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014~</w:t>
      </w:r>
      <w:r w:rsidR="009051B0" w:rsidRPr="001D19F6">
        <w:rPr>
          <w:rFonts w:ascii="Arial" w:eastAsia="굴림" w:hAnsi="Arial" w:cs="Arial"/>
          <w:sz w:val="22"/>
        </w:rPr>
        <w:t>E</w:t>
      </w:r>
      <w:r w:rsidRPr="001D19F6">
        <w:rPr>
          <w:rFonts w:ascii="Arial" w:eastAsia="굴림" w:hAnsi="Arial" w:cs="Arial"/>
          <w:sz w:val="22"/>
        </w:rPr>
        <w:t>018 unfolding</w:t>
      </w:r>
    </w:p>
    <w:p w14:paraId="39365ED6" w14:textId="77777777" w:rsidR="00624BD4" w:rsidRPr="001D19F6" w:rsidRDefault="00624BD4" w:rsidP="003A0C49">
      <w:pPr>
        <w:wordWrap/>
        <w:spacing w:line="360" w:lineRule="auto"/>
        <w:rPr>
          <w:rFonts w:ascii="Arial" w:eastAsia="굴림" w:hAnsi="Arial" w:cs="Arial"/>
          <w:sz w:val="22"/>
        </w:rPr>
      </w:pPr>
    </w:p>
    <w:p w14:paraId="75E11B18" w14:textId="77777777" w:rsidR="00624BD4" w:rsidRPr="001D19F6" w:rsidRDefault="00624BD4" w:rsidP="003A0C49">
      <w:pPr>
        <w:wordWrap/>
        <w:spacing w:line="360" w:lineRule="auto"/>
        <w:rPr>
          <w:rFonts w:ascii="Arial" w:eastAsia="굴림" w:hAnsi="Arial" w:cs="Arial"/>
          <w:b/>
          <w:sz w:val="22"/>
        </w:rPr>
      </w:pPr>
      <w:r w:rsidRPr="001D19F6">
        <w:rPr>
          <w:rFonts w:ascii="Arial" w:eastAsia="굴림" w:hAnsi="Arial" w:cs="Arial"/>
          <w:b/>
          <w:sz w:val="22"/>
        </w:rPr>
        <w:t>&lt;</w:t>
      </w:r>
      <w:r w:rsidR="001E75FA"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014~</w:t>
      </w:r>
      <w:r w:rsidR="009051B0" w:rsidRPr="001D19F6">
        <w:rPr>
          <w:rFonts w:ascii="Arial" w:eastAsia="굴림" w:hAnsi="Arial" w:cs="Arial"/>
          <w:b/>
          <w:sz w:val="22"/>
        </w:rPr>
        <w:t>E</w:t>
      </w:r>
      <w:r w:rsidRPr="001D19F6">
        <w:rPr>
          <w:rFonts w:ascii="Arial" w:eastAsia="굴림" w:hAnsi="Arial" w:cs="Arial"/>
          <w:b/>
          <w:sz w:val="22"/>
        </w:rPr>
        <w:t>018. Unfolding bracket questions &gt;</w:t>
      </w:r>
    </w:p>
    <w:p w14:paraId="57D96260" w14:textId="77777777" w:rsidR="002C3619" w:rsidRPr="001D19F6" w:rsidRDefault="002C3619" w:rsidP="002C3619">
      <w:pPr>
        <w:wordWrap/>
        <w:spacing w:line="360" w:lineRule="auto"/>
        <w:rPr>
          <w:rFonts w:ascii="Arial" w:eastAsia="굴림" w:hAnsi="Arial" w:cs="Arial"/>
          <w:sz w:val="22"/>
        </w:rPr>
      </w:pPr>
      <w:r w:rsidRPr="001D19F6">
        <w:rPr>
          <w:rFonts w:ascii="Arial" w:eastAsia="굴림" w:hAnsi="Arial" w:cs="Arial"/>
          <w:sz w:val="22"/>
        </w:rPr>
        <w:t>[IWER: Go back to E012 and record if R answers the amount during the interview.]</w:t>
      </w:r>
    </w:p>
    <w:p w14:paraId="499FE40D" w14:textId="49BDCC59" w:rsidR="00BE0DC1"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014. Did it amount to a total of less than, about equal to or more than 600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460845" w:rsidRPr="001D19F6">
        <w:rPr>
          <w:rFonts w:ascii="Arial" w:eastAsia="굴림" w:hAnsi="Arial" w:cs="Arial"/>
          <w:sz w:val="22"/>
        </w:rPr>
        <w:t xml:space="preserve"> </w:t>
      </w:r>
      <w:r w:rsidR="00BE0DC1" w:rsidRPr="001D19F6">
        <w:rPr>
          <w:rFonts w:ascii="Arial" w:eastAsia="굴림" w:hAnsi="Arial" w:cs="Arial"/>
          <w:sz w:val="22"/>
        </w:rPr>
        <w:t>in the last calendar year (</w:t>
      </w:r>
      <w:del w:id="8073" w:author="Keis" w:date="2024-09-06T10:18:00Z">
        <w:r w:rsidR="008F520F" w:rsidDel="009F27DD">
          <w:rPr>
            <w:rFonts w:ascii="Arial" w:eastAsia="굴림" w:hAnsi="Arial" w:cs="Arial" w:hint="eastAsia"/>
            <w:color w:val="FF0000"/>
            <w:sz w:val="22"/>
          </w:rPr>
          <w:delText>2019</w:delText>
        </w:r>
      </w:del>
      <w:ins w:id="8074" w:author="Keis" w:date="2024-09-06T10:18:00Z">
        <w:r w:rsidR="009F27DD" w:rsidRPr="009F27DD">
          <w:rPr>
            <w:rFonts w:ascii="Arial" w:eastAsia="굴림" w:hAnsi="Arial" w:cs="Arial" w:hint="eastAsia"/>
            <w:color w:val="00B050"/>
            <w:sz w:val="22"/>
          </w:rPr>
          <w:t>2021</w:t>
        </w:r>
      </w:ins>
      <w:r w:rsidR="00BE0DC1" w:rsidRPr="001D19F6">
        <w:rPr>
          <w:rFonts w:ascii="Arial" w:eastAsia="굴림" w:hAnsi="Arial" w:cs="Arial"/>
          <w:sz w:val="22"/>
        </w:rPr>
        <w:t>)</w:t>
      </w:r>
      <w:r w:rsidR="00624BD4" w:rsidRPr="001D19F6">
        <w:rPr>
          <w:rFonts w:ascii="Arial" w:eastAsia="굴림" w:hAnsi="Arial" w:cs="Arial"/>
          <w:sz w:val="22"/>
        </w:rPr>
        <w:t>?</w:t>
      </w:r>
    </w:p>
    <w:p w14:paraId="15FCA523"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1857DE19"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7DF02943"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016BFAC9" w14:textId="77777777" w:rsidR="006B569D" w:rsidRPr="001D19F6" w:rsidRDefault="006B569D" w:rsidP="003A0C49">
      <w:pPr>
        <w:spacing w:line="360" w:lineRule="auto"/>
        <w:rPr>
          <w:rFonts w:ascii="Arial" w:eastAsia="굴림" w:hAnsi="Arial" w:cs="Arial"/>
          <w:sz w:val="22"/>
        </w:rPr>
      </w:pPr>
    </w:p>
    <w:p w14:paraId="2680A5D9" w14:textId="11554FEC"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015. Did it amount to a total of less than, about equal to or more than 1,200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BE0DC1" w:rsidRPr="001D19F6">
        <w:rPr>
          <w:rFonts w:ascii="Arial" w:eastAsia="굴림" w:hAnsi="Arial" w:cs="Arial"/>
          <w:sz w:val="22"/>
        </w:rPr>
        <w:t xml:space="preserve"> in the last calendar year (</w:t>
      </w:r>
      <w:del w:id="8075" w:author="Keis" w:date="2024-09-06T10:18:00Z">
        <w:r w:rsidR="008F520F" w:rsidDel="009F27DD">
          <w:rPr>
            <w:rFonts w:ascii="Arial" w:eastAsia="굴림" w:hAnsi="Arial" w:cs="Arial" w:hint="eastAsia"/>
            <w:color w:val="FF0000"/>
            <w:sz w:val="22"/>
          </w:rPr>
          <w:delText>2019</w:delText>
        </w:r>
      </w:del>
      <w:ins w:id="8076" w:author="Keis" w:date="2024-09-06T10:18:00Z">
        <w:r w:rsidR="009F27DD" w:rsidRPr="009F27DD">
          <w:rPr>
            <w:rFonts w:ascii="Arial" w:eastAsia="굴림" w:hAnsi="Arial" w:cs="Arial" w:hint="eastAsia"/>
            <w:color w:val="00B050"/>
            <w:sz w:val="22"/>
          </w:rPr>
          <w:t>2021</w:t>
        </w:r>
      </w:ins>
      <w:r w:rsidR="00BE0DC1" w:rsidRPr="001D19F6">
        <w:rPr>
          <w:rFonts w:ascii="Arial" w:eastAsia="굴림" w:hAnsi="Arial" w:cs="Arial"/>
          <w:sz w:val="22"/>
        </w:rPr>
        <w:t>)</w:t>
      </w:r>
      <w:r w:rsidR="00624BD4" w:rsidRPr="001D19F6">
        <w:rPr>
          <w:rFonts w:ascii="Arial" w:eastAsia="굴림" w:hAnsi="Arial" w:cs="Arial"/>
          <w:sz w:val="22"/>
        </w:rPr>
        <w:t>?</w:t>
      </w:r>
    </w:p>
    <w:p w14:paraId="30672B7C"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1,200 MW</w:t>
      </w:r>
    </w:p>
    <w:p w14:paraId="00FBF520"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5CF789E1"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1F71563E" w14:textId="77777777" w:rsidR="00624BD4" w:rsidRPr="001D19F6" w:rsidRDefault="00624BD4" w:rsidP="003A0C49">
      <w:pPr>
        <w:wordWrap/>
        <w:spacing w:line="360" w:lineRule="auto"/>
        <w:rPr>
          <w:rFonts w:ascii="Arial" w:eastAsia="굴림" w:hAnsi="Arial" w:cs="Arial"/>
          <w:sz w:val="22"/>
        </w:rPr>
      </w:pPr>
    </w:p>
    <w:p w14:paraId="5A065985" w14:textId="10E7BF31"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016. Did it amount to a total of less than, about equal to or more than 2,400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BE0DC1" w:rsidRPr="001D19F6">
        <w:rPr>
          <w:rFonts w:ascii="Arial" w:eastAsia="굴림" w:hAnsi="Arial" w:cs="Arial"/>
          <w:sz w:val="22"/>
        </w:rPr>
        <w:t xml:space="preserve"> in the last calendar year (</w:t>
      </w:r>
      <w:del w:id="8077" w:author="Keis" w:date="2024-09-06T10:18:00Z">
        <w:r w:rsidR="008F520F" w:rsidDel="009F27DD">
          <w:rPr>
            <w:rFonts w:ascii="Arial" w:eastAsia="굴림" w:hAnsi="Arial" w:cs="Arial" w:hint="eastAsia"/>
            <w:color w:val="FF0000"/>
            <w:sz w:val="22"/>
          </w:rPr>
          <w:delText>2019</w:delText>
        </w:r>
      </w:del>
      <w:ins w:id="8078" w:author="Keis" w:date="2024-09-06T10:18:00Z">
        <w:r w:rsidR="009F27DD" w:rsidRPr="009F27DD">
          <w:rPr>
            <w:rFonts w:ascii="Arial" w:eastAsia="굴림" w:hAnsi="Arial" w:cs="Arial" w:hint="eastAsia"/>
            <w:color w:val="00B050"/>
            <w:sz w:val="22"/>
          </w:rPr>
          <w:t>2021</w:t>
        </w:r>
      </w:ins>
      <w:r w:rsidR="00BE0DC1" w:rsidRPr="001D19F6">
        <w:rPr>
          <w:rFonts w:ascii="Arial" w:eastAsia="굴림" w:hAnsi="Arial" w:cs="Arial"/>
          <w:sz w:val="22"/>
        </w:rPr>
        <w:t>)</w:t>
      </w:r>
      <w:r w:rsidR="00624BD4" w:rsidRPr="001D19F6">
        <w:rPr>
          <w:rFonts w:ascii="Arial" w:eastAsia="굴림" w:hAnsi="Arial" w:cs="Arial"/>
          <w:sz w:val="22"/>
        </w:rPr>
        <w:t>?</w:t>
      </w:r>
    </w:p>
    <w:p w14:paraId="40A52AB8"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2,400 MW</w:t>
      </w:r>
    </w:p>
    <w:p w14:paraId="1B64A1CC"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7E9FD77D"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2,400 MW</w:t>
      </w:r>
    </w:p>
    <w:p w14:paraId="551AC215" w14:textId="77777777" w:rsidR="0022194A" w:rsidRPr="001D19F6" w:rsidRDefault="0022194A" w:rsidP="003A0C49">
      <w:pPr>
        <w:spacing w:line="360" w:lineRule="auto"/>
        <w:rPr>
          <w:rFonts w:ascii="Arial" w:eastAsia="굴림" w:hAnsi="Arial" w:cs="Arial"/>
          <w:sz w:val="22"/>
        </w:rPr>
      </w:pPr>
    </w:p>
    <w:p w14:paraId="7E947A37" w14:textId="259E85F5"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017. Did it amount to a total of less than, about equal to or more than 6,000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BE0DC1" w:rsidRPr="001D19F6">
        <w:rPr>
          <w:rFonts w:ascii="Arial" w:eastAsia="굴림" w:hAnsi="Arial" w:cs="Arial"/>
          <w:sz w:val="22"/>
        </w:rPr>
        <w:t xml:space="preserve"> in the last calendar year (</w:t>
      </w:r>
      <w:del w:id="8079" w:author="Keis" w:date="2024-09-06T10:18:00Z">
        <w:r w:rsidR="008F520F" w:rsidDel="009F27DD">
          <w:rPr>
            <w:rFonts w:ascii="Arial" w:eastAsia="굴림" w:hAnsi="Arial" w:cs="Arial" w:hint="eastAsia"/>
            <w:color w:val="FF0000"/>
            <w:sz w:val="22"/>
          </w:rPr>
          <w:delText>2019</w:delText>
        </w:r>
      </w:del>
      <w:ins w:id="8080" w:author="Keis" w:date="2024-09-06T10:18:00Z">
        <w:r w:rsidR="009F27DD" w:rsidRPr="009F27DD">
          <w:rPr>
            <w:rFonts w:ascii="Arial" w:eastAsia="굴림" w:hAnsi="Arial" w:cs="Arial" w:hint="eastAsia"/>
            <w:color w:val="00B050"/>
            <w:sz w:val="22"/>
          </w:rPr>
          <w:t>2021</w:t>
        </w:r>
      </w:ins>
      <w:r w:rsidR="00BE0DC1" w:rsidRPr="001D19F6">
        <w:rPr>
          <w:rFonts w:ascii="Arial" w:eastAsia="굴림" w:hAnsi="Arial" w:cs="Arial"/>
          <w:sz w:val="22"/>
        </w:rPr>
        <w:t>)</w:t>
      </w:r>
      <w:r w:rsidR="00624BD4" w:rsidRPr="001D19F6">
        <w:rPr>
          <w:rFonts w:ascii="Arial" w:eastAsia="굴림" w:hAnsi="Arial" w:cs="Arial"/>
          <w:sz w:val="22"/>
        </w:rPr>
        <w:t>?</w:t>
      </w:r>
    </w:p>
    <w:p w14:paraId="212180F9"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1D5DA700"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2CDC7CF9"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21B32B5C" w14:textId="77777777" w:rsidR="00624BD4" w:rsidRPr="001D19F6" w:rsidRDefault="00624BD4" w:rsidP="003A0C49">
      <w:pPr>
        <w:wordWrap/>
        <w:spacing w:line="360" w:lineRule="auto"/>
        <w:rPr>
          <w:rFonts w:ascii="Arial" w:eastAsia="굴림" w:hAnsi="Arial" w:cs="Arial"/>
          <w:sz w:val="22"/>
        </w:rPr>
      </w:pPr>
    </w:p>
    <w:p w14:paraId="71932629" w14:textId="4D85C299"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018. Did it amount to a total of less than, about equal to, or more than 12,000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BE0DC1" w:rsidRPr="001D19F6">
        <w:rPr>
          <w:rFonts w:ascii="Arial" w:eastAsia="굴림" w:hAnsi="Arial" w:cs="Arial"/>
          <w:sz w:val="22"/>
        </w:rPr>
        <w:t xml:space="preserve"> in the last calendar year (</w:t>
      </w:r>
      <w:del w:id="8081" w:author="Keis" w:date="2024-09-06T10:18:00Z">
        <w:r w:rsidR="008F520F" w:rsidDel="009F27DD">
          <w:rPr>
            <w:rFonts w:ascii="Arial" w:eastAsia="굴림" w:hAnsi="Arial" w:cs="Arial" w:hint="eastAsia"/>
            <w:color w:val="FF0000"/>
            <w:sz w:val="22"/>
          </w:rPr>
          <w:delText>2019</w:delText>
        </w:r>
      </w:del>
      <w:ins w:id="8082" w:author="Keis" w:date="2024-09-06T10:18:00Z">
        <w:r w:rsidR="009F27DD" w:rsidRPr="009F27DD">
          <w:rPr>
            <w:rFonts w:ascii="Arial" w:eastAsia="굴림" w:hAnsi="Arial" w:cs="Arial" w:hint="eastAsia"/>
            <w:color w:val="00B050"/>
            <w:sz w:val="22"/>
          </w:rPr>
          <w:t>2021</w:t>
        </w:r>
      </w:ins>
      <w:r w:rsidR="00BE0DC1" w:rsidRPr="001D19F6">
        <w:rPr>
          <w:rFonts w:ascii="Arial" w:eastAsia="굴림" w:hAnsi="Arial" w:cs="Arial"/>
          <w:sz w:val="22"/>
        </w:rPr>
        <w:t>)</w:t>
      </w:r>
      <w:r w:rsidR="00624BD4" w:rsidRPr="001D19F6">
        <w:rPr>
          <w:rFonts w:ascii="Arial" w:eastAsia="굴림" w:hAnsi="Arial" w:cs="Arial"/>
          <w:sz w:val="22"/>
        </w:rPr>
        <w:t>?</w:t>
      </w:r>
    </w:p>
    <w:p w14:paraId="352BE683" w14:textId="77777777" w:rsidR="001E75FA" w:rsidRPr="001D19F6" w:rsidRDefault="001E75FA" w:rsidP="00F14BA4">
      <w:pPr>
        <w:pStyle w:val="a6"/>
        <w:numPr>
          <w:ilvl w:val="0"/>
          <w:numId w:val="1138"/>
        </w:numPr>
        <w:wordWrap/>
        <w:spacing w:line="360" w:lineRule="auto"/>
        <w:ind w:leftChars="0"/>
        <w:rPr>
          <w:rFonts w:ascii="Arial" w:eastAsia="굴림" w:hAnsi="Arial" w:cs="Arial"/>
          <w:sz w:val="22"/>
        </w:rPr>
      </w:pPr>
      <w:r w:rsidRPr="001D19F6">
        <w:rPr>
          <w:rFonts w:ascii="Arial" w:eastAsia="굴림" w:hAnsi="Arial" w:cs="Arial"/>
          <w:sz w:val="22"/>
        </w:rPr>
        <w:t>Less than 12,000 MW</w:t>
      </w:r>
    </w:p>
    <w:p w14:paraId="7036ED8E" w14:textId="77777777" w:rsidR="003A0C49" w:rsidRPr="001D19F6" w:rsidRDefault="003A0C49" w:rsidP="00F14BA4">
      <w:pPr>
        <w:pStyle w:val="a6"/>
        <w:numPr>
          <w:ilvl w:val="0"/>
          <w:numId w:val="1139"/>
        </w:numPr>
        <w:wordWrap/>
        <w:spacing w:line="360" w:lineRule="auto"/>
        <w:ind w:leftChars="0"/>
        <w:rPr>
          <w:rFonts w:ascii="Arial" w:eastAsia="굴림" w:hAnsi="Arial" w:cs="Arial"/>
          <w:sz w:val="22"/>
        </w:rPr>
      </w:pPr>
      <w:r w:rsidRPr="001D19F6">
        <w:rPr>
          <w:rFonts w:ascii="Arial" w:eastAsia="굴림" w:hAnsi="Arial" w:cs="Arial"/>
          <w:sz w:val="22"/>
        </w:rPr>
        <w:t>About 12,000 MW</w:t>
      </w:r>
    </w:p>
    <w:p w14:paraId="064442BF" w14:textId="77777777" w:rsidR="003A0C49" w:rsidRPr="001D19F6" w:rsidRDefault="003A0C49" w:rsidP="00F14BA4">
      <w:pPr>
        <w:pStyle w:val="a6"/>
        <w:numPr>
          <w:ilvl w:val="0"/>
          <w:numId w:val="1140"/>
        </w:numPr>
        <w:wordWrap/>
        <w:spacing w:line="360" w:lineRule="auto"/>
        <w:ind w:leftChars="0"/>
        <w:rPr>
          <w:rFonts w:ascii="Arial" w:eastAsia="굴림" w:hAnsi="Arial" w:cs="Arial"/>
          <w:sz w:val="22"/>
        </w:rPr>
      </w:pPr>
      <w:r w:rsidRPr="001D19F6">
        <w:rPr>
          <w:rFonts w:ascii="Arial" w:eastAsia="굴림" w:hAnsi="Arial" w:cs="Arial"/>
          <w:sz w:val="22"/>
        </w:rPr>
        <w:t>More than 12,000 MW</w:t>
      </w:r>
    </w:p>
    <w:p w14:paraId="03C14B11" w14:textId="77777777" w:rsidR="003A0C49" w:rsidRPr="001D19F6" w:rsidRDefault="003A0C49" w:rsidP="001E75FA">
      <w:pPr>
        <w:wordWrap/>
        <w:spacing w:line="360" w:lineRule="auto"/>
        <w:rPr>
          <w:rFonts w:ascii="Arial" w:eastAsia="굴림" w:hAnsi="Arial" w:cs="Arial"/>
          <w:b/>
          <w:sz w:val="22"/>
        </w:rPr>
      </w:pPr>
    </w:p>
    <w:p w14:paraId="29698F10" w14:textId="77777777" w:rsidR="00BE0DC1" w:rsidRPr="001D19F6" w:rsidRDefault="001E75FA" w:rsidP="003A0C49">
      <w:pPr>
        <w:wordWrap/>
        <w:spacing w:line="360" w:lineRule="auto"/>
        <w:rPr>
          <w:rFonts w:ascii="Arial" w:eastAsia="굴림" w:hAnsi="Arial" w:cs="Arial"/>
          <w:b/>
          <w:sz w:val="22"/>
        </w:rPr>
      </w:pPr>
      <w:r w:rsidRPr="001D19F6">
        <w:rPr>
          <w:rFonts w:ascii="Arial" w:eastAsia="굴림" w:hAnsi="Arial" w:cs="Arial"/>
          <w:b/>
          <w:sz w:val="22"/>
        </w:rPr>
        <w:t>&lt;</w:t>
      </w:r>
      <w:r w:rsidR="003A0C49" w:rsidRPr="001D19F6">
        <w:rPr>
          <w:rFonts w:ascii="Arial" w:eastAsia="굴림" w:hAnsi="Arial" w:cs="Arial"/>
          <w:b/>
          <w:sz w:val="22"/>
        </w:rPr>
        <w:t xml:space="preserve"> </w:t>
      </w:r>
      <w:r w:rsidR="00BE0DC1" w:rsidRPr="001D19F6">
        <w:rPr>
          <w:rFonts w:ascii="Arial" w:eastAsia="굴림" w:hAnsi="Arial" w:cs="Arial"/>
          <w:b/>
          <w:sz w:val="22"/>
        </w:rPr>
        <w:t>Agriculture</w:t>
      </w:r>
      <w:r w:rsidRPr="001D19F6">
        <w:rPr>
          <w:rFonts w:ascii="Arial" w:eastAsia="굴림" w:hAnsi="Arial" w:cs="Arial"/>
          <w:b/>
          <w:sz w:val="22"/>
        </w:rPr>
        <w:t xml:space="preserve"> </w:t>
      </w:r>
      <w:r w:rsidR="00BE0DC1" w:rsidRPr="001D19F6">
        <w:rPr>
          <w:rFonts w:ascii="Arial" w:eastAsia="굴림" w:hAnsi="Arial" w:cs="Arial"/>
          <w:b/>
          <w:sz w:val="22"/>
        </w:rPr>
        <w:t>and fishery income</w:t>
      </w:r>
      <w:r w:rsidR="003A0C49" w:rsidRPr="001D19F6">
        <w:rPr>
          <w:rFonts w:ascii="Arial" w:eastAsia="굴림" w:hAnsi="Arial" w:cs="Arial"/>
          <w:b/>
          <w:sz w:val="22"/>
        </w:rPr>
        <w:t xml:space="preserve"> </w:t>
      </w:r>
      <w:r w:rsidRPr="001D19F6">
        <w:rPr>
          <w:rFonts w:ascii="Arial" w:eastAsia="굴림" w:hAnsi="Arial" w:cs="Arial"/>
          <w:b/>
          <w:sz w:val="22"/>
        </w:rPr>
        <w:t>&gt;</w:t>
      </w:r>
    </w:p>
    <w:p w14:paraId="51A22204" w14:textId="1F874312"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019. Did you earn any income </w:t>
      </w:r>
      <w:r w:rsidR="00FE39AE" w:rsidRPr="001D19F6">
        <w:rPr>
          <w:rFonts w:ascii="Arial" w:eastAsia="굴림" w:hAnsi="Arial" w:cs="Arial"/>
          <w:sz w:val="22"/>
        </w:rPr>
        <w:t xml:space="preserve">from </w:t>
      </w:r>
      <w:r w:rsidR="00624BD4" w:rsidRPr="001D19F6">
        <w:rPr>
          <w:rFonts w:ascii="Arial" w:eastAsia="굴림" w:hAnsi="Arial" w:cs="Arial"/>
          <w:sz w:val="22"/>
        </w:rPr>
        <w:t xml:space="preserve">agricultural and fisheries business in </w:t>
      </w:r>
      <w:r w:rsidR="00965E30" w:rsidRPr="001D19F6">
        <w:rPr>
          <w:rFonts w:ascii="Arial" w:eastAsia="굴림" w:hAnsi="Arial" w:cs="Arial"/>
          <w:sz w:val="22"/>
        </w:rPr>
        <w:t>the last calendar year (</w:t>
      </w:r>
      <w:del w:id="8083" w:author="Keis" w:date="2024-09-06T10:18:00Z">
        <w:r w:rsidR="008F520F" w:rsidDel="009F27DD">
          <w:rPr>
            <w:rFonts w:ascii="Arial" w:eastAsia="굴림" w:hAnsi="Arial" w:cs="Arial" w:hint="eastAsia"/>
            <w:color w:val="FF0000"/>
            <w:sz w:val="22"/>
          </w:rPr>
          <w:delText>2019</w:delText>
        </w:r>
      </w:del>
      <w:ins w:id="8084" w:author="Keis" w:date="2024-09-06T10:18:00Z">
        <w:r w:rsidR="009F27DD" w:rsidRPr="009F27DD">
          <w:rPr>
            <w:rFonts w:ascii="Arial" w:eastAsia="굴림" w:hAnsi="Arial" w:cs="Arial" w:hint="eastAsia"/>
            <w:color w:val="00B050"/>
            <w:sz w:val="22"/>
          </w:rPr>
          <w:t>2021</w:t>
        </w:r>
      </w:ins>
      <w:r w:rsidR="00965E30" w:rsidRPr="001D19F6">
        <w:rPr>
          <w:rFonts w:ascii="Arial" w:eastAsia="굴림" w:hAnsi="Arial" w:cs="Arial"/>
          <w:sz w:val="22"/>
        </w:rPr>
        <w:t>)</w:t>
      </w:r>
      <w:r w:rsidR="00624BD4" w:rsidRPr="001D19F6">
        <w:rPr>
          <w:rFonts w:ascii="Arial" w:eastAsia="굴림" w:hAnsi="Arial" w:cs="Arial"/>
          <w:sz w:val="22"/>
        </w:rPr>
        <w:t>?</w:t>
      </w:r>
    </w:p>
    <w:p w14:paraId="53FFDF0D" w14:textId="77777777" w:rsidR="001E75FA" w:rsidRPr="001D19F6" w:rsidRDefault="001E75FA" w:rsidP="00F14BA4">
      <w:pPr>
        <w:pStyle w:val="a6"/>
        <w:numPr>
          <w:ilvl w:val="0"/>
          <w:numId w:val="70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E026</w:t>
      </w:r>
    </w:p>
    <w:p w14:paraId="1A1CC945" w14:textId="77777777" w:rsidR="00624BD4" w:rsidRPr="001D19F6" w:rsidRDefault="00624BD4" w:rsidP="003A0C49">
      <w:pPr>
        <w:wordWrap/>
        <w:spacing w:line="360" w:lineRule="auto"/>
        <w:rPr>
          <w:rFonts w:ascii="Arial" w:eastAsia="굴림" w:hAnsi="Arial" w:cs="Arial"/>
          <w:sz w:val="22"/>
        </w:rPr>
      </w:pPr>
    </w:p>
    <w:p w14:paraId="5D6223D9" w14:textId="2324DB10"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020. How much did you earn from agricultural and fisheries business in</w:t>
      </w:r>
      <w:r w:rsidR="00965E30" w:rsidRPr="001D19F6">
        <w:rPr>
          <w:rFonts w:ascii="Arial" w:eastAsia="굴림" w:hAnsi="Arial" w:cs="Arial"/>
          <w:sz w:val="22"/>
        </w:rPr>
        <w:t xml:space="preserve"> the</w:t>
      </w:r>
      <w:r w:rsidR="00624BD4" w:rsidRPr="001D19F6">
        <w:rPr>
          <w:rFonts w:ascii="Arial" w:eastAsia="굴림" w:hAnsi="Arial" w:cs="Arial"/>
          <w:sz w:val="22"/>
        </w:rPr>
        <w:t xml:space="preserve"> last calendar year</w:t>
      </w:r>
      <w:r w:rsidR="001E75FA" w:rsidRPr="001D19F6">
        <w:rPr>
          <w:rFonts w:ascii="Arial" w:eastAsia="굴림" w:hAnsi="Arial" w:cs="Arial"/>
          <w:sz w:val="22"/>
        </w:rPr>
        <w:t xml:space="preserve"> </w:t>
      </w:r>
      <w:r w:rsidR="00624BD4" w:rsidRPr="001D19F6">
        <w:rPr>
          <w:rFonts w:ascii="Arial" w:eastAsia="굴림" w:hAnsi="Arial" w:cs="Arial"/>
          <w:sz w:val="22"/>
        </w:rPr>
        <w:t>(</w:t>
      </w:r>
      <w:del w:id="8085" w:author="Keis" w:date="2024-09-06T10:18:00Z">
        <w:r w:rsidR="008F520F" w:rsidDel="009F27DD">
          <w:rPr>
            <w:rFonts w:ascii="Arial" w:eastAsia="굴림" w:hAnsi="Arial" w:cs="Arial" w:hint="eastAsia"/>
            <w:color w:val="FF0000"/>
            <w:sz w:val="22"/>
          </w:rPr>
          <w:delText>2019</w:delText>
        </w:r>
      </w:del>
      <w:ins w:id="8086"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19061620" w14:textId="77777777" w:rsidR="00BE0DC1" w:rsidRPr="001D19F6" w:rsidRDefault="00624BD4" w:rsidP="003A0C49">
      <w:pPr>
        <w:wordWrap/>
        <w:spacing w:line="360" w:lineRule="auto"/>
        <w:rPr>
          <w:rFonts w:ascii="Arial" w:eastAsia="굴림" w:hAnsi="Arial" w:cs="Arial"/>
          <w:sz w:val="22"/>
        </w:rPr>
      </w:pPr>
      <w:r w:rsidRPr="001D19F6">
        <w:rPr>
          <w:rFonts w:ascii="Arial" w:eastAsia="굴림" w:hAnsi="Arial" w:cs="Arial"/>
          <w:sz w:val="22"/>
        </w:rPr>
        <w:t xml:space="preserve">[IWER: </w:t>
      </w:r>
      <w:r w:rsidR="00ED44F9" w:rsidRPr="001D19F6">
        <w:rPr>
          <w:rFonts w:ascii="Arial" w:eastAsia="굴림" w:hAnsi="Arial" w:cs="Arial"/>
          <w:sz w:val="22"/>
        </w:rPr>
        <w:t>“</w:t>
      </w:r>
      <w:r w:rsidR="00FE39AE" w:rsidRPr="001D19F6">
        <w:rPr>
          <w:rFonts w:ascii="Arial" w:eastAsia="굴림" w:hAnsi="Arial" w:cs="Arial"/>
          <w:sz w:val="22"/>
        </w:rPr>
        <w:t>Please state</w:t>
      </w:r>
      <w:r w:rsidR="00965E30" w:rsidRPr="001D19F6">
        <w:rPr>
          <w:rFonts w:ascii="Arial" w:eastAsia="굴림" w:hAnsi="Arial" w:cs="Arial"/>
          <w:sz w:val="22"/>
        </w:rPr>
        <w:t xml:space="preserve"> net income </w:t>
      </w:r>
      <w:r w:rsidR="005463F2" w:rsidRPr="001D19F6">
        <w:rPr>
          <w:rFonts w:ascii="Arial" w:eastAsia="굴림" w:hAnsi="Arial" w:cs="Arial"/>
          <w:sz w:val="22"/>
        </w:rPr>
        <w:t>by subtracting</w:t>
      </w:r>
      <w:r w:rsidR="00965E30" w:rsidRPr="001D19F6">
        <w:rPr>
          <w:rFonts w:ascii="Arial" w:eastAsia="굴림" w:hAnsi="Arial" w:cs="Arial"/>
          <w:sz w:val="22"/>
        </w:rPr>
        <w:t xml:space="preserve"> </w:t>
      </w:r>
      <w:r w:rsidR="005220C9" w:rsidRPr="001D19F6">
        <w:rPr>
          <w:rFonts w:ascii="Arial" w:eastAsia="굴림" w:hAnsi="Arial" w:cs="Arial"/>
          <w:sz w:val="22"/>
        </w:rPr>
        <w:t xml:space="preserve">all the expenses and </w:t>
      </w:r>
      <w:r w:rsidR="00965E30" w:rsidRPr="001D19F6">
        <w:rPr>
          <w:rFonts w:ascii="Arial" w:eastAsia="굴림" w:hAnsi="Arial" w:cs="Arial"/>
          <w:sz w:val="22"/>
        </w:rPr>
        <w:t>t</w:t>
      </w:r>
      <w:r w:rsidR="0052190D" w:rsidRPr="001D19F6">
        <w:rPr>
          <w:rFonts w:ascii="Arial" w:eastAsia="굴림" w:hAnsi="Arial" w:cs="Arial"/>
          <w:sz w:val="22"/>
        </w:rPr>
        <w:t>axe</w:t>
      </w:r>
      <w:r w:rsidR="00965E30" w:rsidRPr="001D19F6">
        <w:rPr>
          <w:rFonts w:ascii="Arial" w:eastAsia="굴림" w:hAnsi="Arial" w:cs="Arial"/>
          <w:sz w:val="22"/>
        </w:rPr>
        <w:t>s from total revenue</w:t>
      </w:r>
      <w:r w:rsidRPr="001D19F6">
        <w:rPr>
          <w:rFonts w:ascii="Arial" w:eastAsia="굴림" w:hAnsi="Arial" w:cs="Arial"/>
          <w:sz w:val="22"/>
        </w:rPr>
        <w:t>.</w:t>
      </w:r>
      <w:r w:rsidR="005463F2" w:rsidRPr="001D19F6">
        <w:rPr>
          <w:rFonts w:ascii="Arial" w:eastAsia="굴림" w:hAnsi="Arial" w:cs="Arial"/>
          <w:sz w:val="22"/>
        </w:rPr>
        <w:t>”</w:t>
      </w:r>
      <w:r w:rsidR="00965E30" w:rsidRPr="001D19F6">
        <w:rPr>
          <w:rFonts w:ascii="Arial" w:eastAsia="굴림" w:hAnsi="Arial" w:cs="Arial"/>
          <w:sz w:val="22"/>
        </w:rPr>
        <w:t xml:space="preserve"> (</w:t>
      </w:r>
      <w:r w:rsidR="00C02BC3" w:rsidRPr="001D19F6">
        <w:rPr>
          <w:rFonts w:ascii="Arial" w:eastAsia="굴림" w:hAnsi="Arial" w:cs="Arial"/>
          <w:sz w:val="22"/>
        </w:rPr>
        <w:t>W</w:t>
      </w:r>
      <w:r w:rsidRPr="001D19F6">
        <w:rPr>
          <w:rFonts w:ascii="Arial" w:eastAsia="굴림" w:hAnsi="Arial" w:cs="Arial"/>
          <w:sz w:val="22"/>
        </w:rPr>
        <w:t xml:space="preserve">age </w:t>
      </w:r>
      <w:r w:rsidR="001E75FA" w:rsidRPr="001D19F6">
        <w:rPr>
          <w:rFonts w:ascii="Arial" w:eastAsia="굴림" w:hAnsi="Arial" w:cs="Arial"/>
          <w:sz w:val="22"/>
        </w:rPr>
        <w:t>worker</w:t>
      </w:r>
      <w:r w:rsidRPr="001D19F6">
        <w:rPr>
          <w:rFonts w:ascii="Arial" w:eastAsia="굴림" w:hAnsi="Arial" w:cs="Arial"/>
          <w:sz w:val="22"/>
        </w:rPr>
        <w:t xml:space="preserve"> in</w:t>
      </w:r>
      <w:r w:rsidR="001E75FA" w:rsidRPr="001D19F6">
        <w:rPr>
          <w:rFonts w:ascii="Arial" w:eastAsia="굴림" w:hAnsi="Arial" w:cs="Arial"/>
          <w:sz w:val="22"/>
        </w:rPr>
        <w:t xml:space="preserve"> </w:t>
      </w:r>
      <w:r w:rsidRPr="001D19F6">
        <w:rPr>
          <w:rFonts w:ascii="Arial" w:eastAsia="굴림" w:hAnsi="Arial" w:cs="Arial"/>
          <w:sz w:val="22"/>
        </w:rPr>
        <w:t>the agr</w:t>
      </w:r>
      <w:r w:rsidR="00965E30" w:rsidRPr="001D19F6">
        <w:rPr>
          <w:rFonts w:ascii="Arial" w:eastAsia="굴림" w:hAnsi="Arial" w:cs="Arial"/>
          <w:sz w:val="22"/>
        </w:rPr>
        <w:t>icultural and fisheries industries</w:t>
      </w:r>
      <w:r w:rsidR="00C02BC3" w:rsidRPr="001D19F6">
        <w:rPr>
          <w:rFonts w:ascii="Arial" w:eastAsia="굴림" w:hAnsi="Arial" w:cs="Arial"/>
          <w:sz w:val="22"/>
        </w:rPr>
        <w:t xml:space="preserve"> are </w:t>
      </w:r>
      <w:r w:rsidR="0052190D" w:rsidRPr="001D19F6">
        <w:rPr>
          <w:rFonts w:ascii="Arial" w:eastAsia="굴림" w:hAnsi="Arial" w:cs="Arial"/>
          <w:sz w:val="22"/>
        </w:rPr>
        <w:t>exc</w:t>
      </w:r>
      <w:r w:rsidR="00C02BC3" w:rsidRPr="001D19F6">
        <w:rPr>
          <w:rFonts w:ascii="Arial" w:eastAsia="굴림" w:hAnsi="Arial" w:cs="Arial"/>
          <w:sz w:val="22"/>
        </w:rPr>
        <w:t>luded.</w:t>
      </w:r>
      <w:r w:rsidR="00965E30" w:rsidRPr="001D19F6">
        <w:rPr>
          <w:rFonts w:ascii="Arial" w:eastAsia="굴림" w:hAnsi="Arial" w:cs="Arial"/>
          <w:sz w:val="22"/>
        </w:rPr>
        <w:t>)</w:t>
      </w:r>
      <w:r w:rsidR="00674849" w:rsidRPr="001D19F6">
        <w:rPr>
          <w:rFonts w:ascii="Arial" w:eastAsia="굴림" w:hAnsi="Arial" w:cs="Arial"/>
          <w:sz w:val="22"/>
        </w:rPr>
        <w:t xml:space="preserve"> </w:t>
      </w:r>
      <w:r w:rsidR="00BE0DC1" w:rsidRPr="001D19F6">
        <w:rPr>
          <w:rFonts w:ascii="Arial" w:eastAsia="굴림" w:hAnsi="Arial" w:cs="Arial"/>
          <w:sz w:val="22"/>
        </w:rPr>
        <w:t>In previou</w:t>
      </w:r>
      <w:r w:rsidR="002A59AE" w:rsidRPr="001D19F6">
        <w:rPr>
          <w:rFonts w:ascii="Arial" w:eastAsia="굴림" w:hAnsi="Arial" w:cs="Arial"/>
          <w:sz w:val="22"/>
        </w:rPr>
        <w:t xml:space="preserve">s interview, </w:t>
      </w:r>
      <w:r w:rsidR="00933A7E" w:rsidRPr="001D19F6">
        <w:rPr>
          <w:rFonts w:ascii="Arial" w:eastAsia="굴림" w:hAnsi="Arial" w:cs="Arial"/>
          <w:sz w:val="22"/>
        </w:rPr>
        <w:t>agriculture</w:t>
      </w:r>
      <w:r w:rsidR="001E75FA" w:rsidRPr="001D19F6">
        <w:rPr>
          <w:rFonts w:ascii="Arial" w:eastAsia="굴림" w:hAnsi="Arial" w:cs="Arial"/>
          <w:sz w:val="22"/>
        </w:rPr>
        <w:t xml:space="preserve"> </w:t>
      </w:r>
      <w:r w:rsidR="00933A7E" w:rsidRPr="001D19F6">
        <w:rPr>
          <w:rFonts w:ascii="Arial" w:eastAsia="굴림" w:hAnsi="Arial" w:cs="Arial"/>
          <w:sz w:val="22"/>
        </w:rPr>
        <w:t>and fishery income</w:t>
      </w:r>
      <w:r w:rsidR="008D5580" w:rsidRPr="001D19F6">
        <w:rPr>
          <w:rFonts w:ascii="Arial" w:eastAsia="굴림" w:hAnsi="Arial" w:cs="Arial"/>
          <w:sz w:val="22"/>
        </w:rPr>
        <w:t>: About (PL) 10,000 Korean won</w:t>
      </w:r>
    </w:p>
    <w:p w14:paraId="198B7862" w14:textId="77777777" w:rsidR="008D5580" w:rsidRPr="001D19F6" w:rsidRDefault="008D5580" w:rsidP="008D5580">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6960844" w14:textId="77777777" w:rsidR="008D5580" w:rsidRPr="001D19F6" w:rsidRDefault="008D5580" w:rsidP="008D5580">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 → E026</w:t>
      </w:r>
    </w:p>
    <w:p w14:paraId="14C7E92E"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Don’t know</w:t>
      </w:r>
      <w:r w:rsidR="005220C9" w:rsidRPr="001D19F6">
        <w:rPr>
          <w:rFonts w:ascii="Arial" w:eastAsia="굴림" w:hAnsi="Arial" w:cs="Arial"/>
          <w:sz w:val="22"/>
        </w:rPr>
        <w:t xml:space="preserve"> </w:t>
      </w:r>
      <w:r w:rsidRPr="001D19F6">
        <w:rPr>
          <w:rFonts w:ascii="Arial" w:eastAsia="굴림" w:hAnsi="Arial" w:cs="Arial"/>
          <w:sz w:val="22"/>
        </w:rPr>
        <w:t xml:space="preserve">→Go to </w:t>
      </w:r>
      <w:r w:rsidR="009051B0" w:rsidRPr="001D19F6">
        <w:rPr>
          <w:rFonts w:ascii="Arial" w:eastAsia="굴림" w:hAnsi="Arial" w:cs="Arial"/>
          <w:sz w:val="22"/>
        </w:rPr>
        <w:t>E</w:t>
      </w:r>
      <w:r w:rsidRPr="001D19F6">
        <w:rPr>
          <w:rFonts w:ascii="Arial" w:eastAsia="굴림" w:hAnsi="Arial" w:cs="Arial"/>
          <w:sz w:val="22"/>
        </w:rPr>
        <w:t>021~</w:t>
      </w:r>
      <w:r w:rsidR="009051B0" w:rsidRPr="001D19F6">
        <w:rPr>
          <w:rFonts w:ascii="Arial" w:eastAsia="굴림" w:hAnsi="Arial" w:cs="Arial"/>
          <w:sz w:val="22"/>
        </w:rPr>
        <w:t>E</w:t>
      </w:r>
      <w:r w:rsidRPr="001D19F6">
        <w:rPr>
          <w:rFonts w:ascii="Arial" w:eastAsia="굴림" w:hAnsi="Arial" w:cs="Arial"/>
          <w:sz w:val="22"/>
        </w:rPr>
        <w:t>025 unfolding</w:t>
      </w:r>
    </w:p>
    <w:p w14:paraId="54494055" w14:textId="77777777" w:rsidR="00624BD4" w:rsidRPr="001D19F6" w:rsidRDefault="00624BD4" w:rsidP="001E75FA">
      <w:pPr>
        <w:wordWrap/>
        <w:spacing w:line="360" w:lineRule="auto"/>
        <w:ind w:firstLine="800"/>
        <w:rPr>
          <w:rFonts w:ascii="Arial" w:eastAsia="굴림" w:hAnsi="Arial" w:cs="Arial"/>
          <w:sz w:val="22"/>
        </w:rPr>
      </w:pPr>
      <w:r w:rsidRPr="001D19F6">
        <w:rPr>
          <w:rFonts w:ascii="Arial" w:eastAsia="굴림" w:hAnsi="Arial" w:cs="Arial"/>
          <w:sz w:val="22"/>
        </w:rPr>
        <w:lastRenderedPageBreak/>
        <w:t>Refuse to answer</w:t>
      </w:r>
      <w:r w:rsidR="005220C9" w:rsidRPr="001D19F6">
        <w:rPr>
          <w:rFonts w:ascii="Arial" w:eastAsia="굴림" w:hAnsi="Arial" w:cs="Arial"/>
          <w:sz w:val="22"/>
        </w:rPr>
        <w:t xml:space="preserve"> </w:t>
      </w:r>
      <w:r w:rsidRPr="001D19F6">
        <w:rPr>
          <w:rFonts w:ascii="Arial" w:eastAsia="굴림" w:hAnsi="Arial" w:cs="Arial"/>
          <w:sz w:val="22"/>
        </w:rPr>
        <w:t xml:space="preserve">→Go to </w:t>
      </w:r>
      <w:r w:rsidR="009051B0" w:rsidRPr="001D19F6">
        <w:rPr>
          <w:rFonts w:ascii="Arial" w:eastAsia="굴림" w:hAnsi="Arial" w:cs="Arial"/>
          <w:sz w:val="22"/>
        </w:rPr>
        <w:t>E</w:t>
      </w:r>
      <w:r w:rsidRPr="001D19F6">
        <w:rPr>
          <w:rFonts w:ascii="Arial" w:eastAsia="굴림" w:hAnsi="Arial" w:cs="Arial"/>
          <w:sz w:val="22"/>
        </w:rPr>
        <w:t>021~</w:t>
      </w:r>
      <w:r w:rsidR="009051B0" w:rsidRPr="001D19F6">
        <w:rPr>
          <w:rFonts w:ascii="Arial" w:eastAsia="굴림" w:hAnsi="Arial" w:cs="Arial"/>
          <w:sz w:val="22"/>
        </w:rPr>
        <w:t>E</w:t>
      </w:r>
      <w:r w:rsidRPr="001D19F6">
        <w:rPr>
          <w:rFonts w:ascii="Arial" w:eastAsia="굴림" w:hAnsi="Arial" w:cs="Arial"/>
          <w:sz w:val="22"/>
        </w:rPr>
        <w:t>025 unfolding</w:t>
      </w:r>
    </w:p>
    <w:p w14:paraId="1935E6AE" w14:textId="77777777" w:rsidR="00624BD4" w:rsidRPr="001D19F6" w:rsidRDefault="00624BD4" w:rsidP="00624BD4">
      <w:pPr>
        <w:wordWrap/>
        <w:spacing w:line="360" w:lineRule="auto"/>
        <w:rPr>
          <w:rFonts w:ascii="Arial" w:eastAsia="굴림" w:hAnsi="Arial" w:cs="Arial"/>
          <w:sz w:val="22"/>
        </w:rPr>
      </w:pPr>
    </w:p>
    <w:p w14:paraId="43DF66F8"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9051B0" w:rsidRPr="001D19F6">
        <w:rPr>
          <w:rFonts w:ascii="Arial" w:eastAsia="굴림" w:hAnsi="Arial" w:cs="Arial"/>
          <w:b/>
          <w:sz w:val="22"/>
        </w:rPr>
        <w:t>E</w:t>
      </w:r>
      <w:r w:rsidRPr="001D19F6">
        <w:rPr>
          <w:rFonts w:ascii="Arial" w:eastAsia="굴림" w:hAnsi="Arial" w:cs="Arial"/>
          <w:b/>
          <w:sz w:val="22"/>
        </w:rPr>
        <w:t>021~</w:t>
      </w:r>
      <w:r w:rsidR="009051B0" w:rsidRPr="001D19F6">
        <w:rPr>
          <w:rFonts w:ascii="Arial" w:eastAsia="굴림" w:hAnsi="Arial" w:cs="Arial"/>
          <w:b/>
          <w:sz w:val="22"/>
        </w:rPr>
        <w:t>E</w:t>
      </w:r>
      <w:r w:rsidRPr="001D19F6">
        <w:rPr>
          <w:rFonts w:ascii="Arial" w:eastAsia="굴림" w:hAnsi="Arial" w:cs="Arial"/>
          <w:b/>
          <w:sz w:val="22"/>
        </w:rPr>
        <w:t>025. Unfolding bracket questions &gt;</w:t>
      </w:r>
    </w:p>
    <w:p w14:paraId="6C7E160D" w14:textId="77777777" w:rsidR="00302D26" w:rsidRPr="001D19F6" w:rsidRDefault="00302D26" w:rsidP="003A0C49">
      <w:pPr>
        <w:wordWrap/>
        <w:spacing w:line="360" w:lineRule="auto"/>
        <w:rPr>
          <w:rFonts w:ascii="Arial" w:eastAsia="굴림" w:hAnsi="Arial" w:cs="Arial"/>
          <w:sz w:val="22"/>
        </w:rPr>
      </w:pPr>
      <w:r w:rsidRPr="001D19F6">
        <w:rPr>
          <w:rFonts w:ascii="Arial" w:eastAsia="굴림" w:hAnsi="Arial" w:cs="Arial"/>
          <w:sz w:val="22"/>
        </w:rPr>
        <w:t>[IWER: Go back to E020 and record if R answers the amount during the interview.]</w:t>
      </w:r>
    </w:p>
    <w:p w14:paraId="3C20E862" w14:textId="57F4C044"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021. Did it amount to a total of less than, about equal to or more than 600 MW (10,000</w:t>
      </w:r>
      <w:r w:rsidR="005220C9"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087" w:author="Keis" w:date="2024-09-06T10:18:00Z">
        <w:r w:rsidR="008F520F" w:rsidDel="009F27DD">
          <w:rPr>
            <w:rFonts w:ascii="Arial" w:eastAsia="굴림" w:hAnsi="Arial" w:cs="Arial" w:hint="eastAsia"/>
            <w:color w:val="FF0000"/>
            <w:sz w:val="22"/>
          </w:rPr>
          <w:delText>2019</w:delText>
        </w:r>
      </w:del>
      <w:ins w:id="8088"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557FD496"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240B684B"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64ACCB01"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53F4C353" w14:textId="77777777" w:rsidR="00624BD4" w:rsidRPr="001D19F6" w:rsidRDefault="00624BD4" w:rsidP="003A0C49">
      <w:pPr>
        <w:wordWrap/>
        <w:spacing w:line="360" w:lineRule="auto"/>
        <w:rPr>
          <w:rFonts w:ascii="Arial" w:eastAsia="굴림" w:hAnsi="Arial" w:cs="Arial"/>
          <w:sz w:val="22"/>
        </w:rPr>
      </w:pPr>
    </w:p>
    <w:p w14:paraId="6FF61872" w14:textId="6380C72B"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022. Did it amount to a total of less than, about equal to, or more than 1,200 MW (10,000</w:t>
      </w:r>
      <w:r w:rsidR="005220C9"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089" w:author="Keis" w:date="2024-09-06T10:18:00Z">
        <w:r w:rsidR="008F520F" w:rsidDel="009F27DD">
          <w:rPr>
            <w:rFonts w:ascii="Arial" w:eastAsia="굴림" w:hAnsi="Arial" w:cs="Arial" w:hint="eastAsia"/>
            <w:color w:val="FF0000"/>
            <w:sz w:val="22"/>
          </w:rPr>
          <w:delText>2019</w:delText>
        </w:r>
      </w:del>
      <w:ins w:id="8090"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4F14D0B0"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6C96D2C4"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71209971"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0AAB8827" w14:textId="77777777" w:rsidR="00624BD4" w:rsidRPr="001D19F6" w:rsidRDefault="00624BD4" w:rsidP="003A0C49">
      <w:pPr>
        <w:wordWrap/>
        <w:spacing w:line="360" w:lineRule="auto"/>
        <w:rPr>
          <w:rFonts w:ascii="Arial" w:eastAsia="굴림" w:hAnsi="Arial" w:cs="Arial"/>
          <w:sz w:val="22"/>
        </w:rPr>
      </w:pPr>
    </w:p>
    <w:p w14:paraId="7192FCA2" w14:textId="5E65ADFC"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023. Did it amount to a total of less than, about equal to or more than 2,400 MW (10,000</w:t>
      </w:r>
      <w:r w:rsidR="005220C9"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091" w:author="Keis" w:date="2024-09-06T10:18:00Z">
        <w:r w:rsidR="008F520F" w:rsidDel="009F27DD">
          <w:rPr>
            <w:rFonts w:ascii="Arial" w:eastAsia="굴림" w:hAnsi="Arial" w:cs="Arial" w:hint="eastAsia"/>
            <w:color w:val="FF0000"/>
            <w:sz w:val="22"/>
          </w:rPr>
          <w:delText>2019</w:delText>
        </w:r>
      </w:del>
      <w:ins w:id="8092"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2EF2C318"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2,400 MW</w:t>
      </w:r>
    </w:p>
    <w:p w14:paraId="32334D75"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752F3DE5"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2,400 MW</w:t>
      </w:r>
    </w:p>
    <w:p w14:paraId="30666378" w14:textId="77777777" w:rsidR="00624BD4" w:rsidRPr="001D19F6" w:rsidRDefault="00624BD4" w:rsidP="003A0C49">
      <w:pPr>
        <w:wordWrap/>
        <w:spacing w:line="360" w:lineRule="auto"/>
        <w:rPr>
          <w:rFonts w:ascii="Arial" w:eastAsia="굴림" w:hAnsi="Arial" w:cs="Arial"/>
          <w:sz w:val="22"/>
        </w:rPr>
      </w:pPr>
    </w:p>
    <w:p w14:paraId="6302AE03" w14:textId="7DD095ED"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024. Did it amount to a total of less than, about equal to or more than 6,000 MW (10,000</w:t>
      </w:r>
      <w:r w:rsidR="005220C9"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093" w:author="Keis" w:date="2024-09-06T10:18:00Z">
        <w:r w:rsidR="008F520F" w:rsidDel="009F27DD">
          <w:rPr>
            <w:rFonts w:ascii="Arial" w:eastAsia="굴림" w:hAnsi="Arial" w:cs="Arial" w:hint="eastAsia"/>
            <w:color w:val="FF0000"/>
            <w:sz w:val="22"/>
          </w:rPr>
          <w:delText>2019</w:delText>
        </w:r>
      </w:del>
      <w:ins w:id="8094"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78DA8480"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721A136A"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6D67BF84" w14:textId="77777777" w:rsidR="001E75FA" w:rsidRPr="001D19F6" w:rsidRDefault="001E75FA"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402B2E74" w14:textId="77777777" w:rsidR="003A0C49" w:rsidRPr="001D19F6" w:rsidRDefault="003A0C49" w:rsidP="003A0C49">
      <w:pPr>
        <w:wordWrap/>
        <w:spacing w:line="360" w:lineRule="auto"/>
        <w:ind w:leftChars="213" w:left="426"/>
        <w:rPr>
          <w:rFonts w:ascii="Arial" w:eastAsia="굴림" w:hAnsi="Arial" w:cs="Arial"/>
          <w:sz w:val="22"/>
        </w:rPr>
      </w:pPr>
    </w:p>
    <w:p w14:paraId="53A1E996" w14:textId="4614AF31"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025. Did it amount to a total of less than, about equal to or more than 12,000 MW (10,000</w:t>
      </w:r>
      <w:r w:rsidR="005220C9"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095" w:author="Keis" w:date="2024-09-06T10:18:00Z">
        <w:r w:rsidR="008F520F" w:rsidDel="009F27DD">
          <w:rPr>
            <w:rFonts w:ascii="Arial" w:eastAsia="굴림" w:hAnsi="Arial" w:cs="Arial" w:hint="eastAsia"/>
            <w:color w:val="FF0000"/>
            <w:sz w:val="22"/>
          </w:rPr>
          <w:delText>2019</w:delText>
        </w:r>
      </w:del>
      <w:ins w:id="8096"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058B0A58"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12,000 MW</w:t>
      </w:r>
    </w:p>
    <w:p w14:paraId="42188632"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12,000 MW</w:t>
      </w:r>
    </w:p>
    <w:p w14:paraId="41E0F6CB"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12,000 MW</w:t>
      </w:r>
    </w:p>
    <w:p w14:paraId="6E68A049" w14:textId="77777777" w:rsidR="002C3619" w:rsidRPr="001D19F6" w:rsidRDefault="002C3619" w:rsidP="003A0C49">
      <w:pPr>
        <w:wordWrap/>
        <w:spacing w:line="360" w:lineRule="auto"/>
        <w:ind w:leftChars="213" w:left="426"/>
        <w:rPr>
          <w:rFonts w:ascii="Arial" w:eastAsia="굴림" w:hAnsi="Arial" w:cs="Arial"/>
          <w:sz w:val="22"/>
        </w:rPr>
      </w:pPr>
    </w:p>
    <w:p w14:paraId="3EDA08DB" w14:textId="77777777" w:rsidR="002D76DC" w:rsidRPr="001D19F6" w:rsidRDefault="001E75FA" w:rsidP="003A0C49">
      <w:pPr>
        <w:wordWrap/>
        <w:spacing w:line="360" w:lineRule="auto"/>
        <w:rPr>
          <w:rFonts w:ascii="Arial" w:eastAsia="굴림" w:hAnsi="Arial" w:cs="Arial"/>
          <w:b/>
          <w:sz w:val="22"/>
        </w:rPr>
      </w:pPr>
      <w:r w:rsidRPr="001D19F6">
        <w:rPr>
          <w:rFonts w:ascii="Arial" w:eastAsia="굴림" w:hAnsi="Arial" w:cs="Arial"/>
          <w:b/>
          <w:sz w:val="22"/>
        </w:rPr>
        <w:t>&lt;</w:t>
      </w:r>
      <w:r w:rsidR="00FD1FA9" w:rsidRPr="001D19F6">
        <w:rPr>
          <w:rFonts w:ascii="Arial" w:eastAsia="굴림" w:hAnsi="Arial" w:cs="Arial"/>
          <w:b/>
          <w:kern w:val="0"/>
          <w:sz w:val="22"/>
        </w:rPr>
        <w:t xml:space="preserve"> Second job</w:t>
      </w:r>
      <w:r w:rsidR="00FD1FA9" w:rsidRPr="001D19F6">
        <w:rPr>
          <w:rFonts w:ascii="Arial" w:eastAsia="굴림" w:hAnsi="Arial" w:cs="Arial"/>
          <w:b/>
          <w:sz w:val="22"/>
        </w:rPr>
        <w:t xml:space="preserve"> </w:t>
      </w:r>
      <w:r w:rsidRPr="001D19F6">
        <w:rPr>
          <w:rFonts w:ascii="Arial" w:eastAsia="굴림" w:hAnsi="Arial" w:cs="Arial"/>
          <w:b/>
          <w:sz w:val="22"/>
        </w:rPr>
        <w:t>&gt;</w:t>
      </w:r>
    </w:p>
    <w:p w14:paraId="4D92889C" w14:textId="2291BBA7" w:rsidR="005463F2"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026. Did you earn any income from </w:t>
      </w:r>
      <w:r w:rsidR="001E75FA" w:rsidRPr="001D19F6">
        <w:rPr>
          <w:rFonts w:ascii="Arial" w:eastAsia="굴림" w:hAnsi="Arial" w:cs="Arial"/>
          <w:sz w:val="22"/>
        </w:rPr>
        <w:t xml:space="preserve">any </w:t>
      </w:r>
      <w:r w:rsidR="00FD1FA9" w:rsidRPr="001D19F6">
        <w:rPr>
          <w:rFonts w:ascii="Arial" w:eastAsia="굴림" w:hAnsi="Arial" w:cs="Arial"/>
          <w:kern w:val="0"/>
          <w:sz w:val="22"/>
        </w:rPr>
        <w:t>second job</w:t>
      </w:r>
      <w:r w:rsidR="00624BD4" w:rsidRPr="001D19F6">
        <w:rPr>
          <w:rFonts w:ascii="Arial" w:eastAsia="굴림" w:hAnsi="Arial" w:cs="Arial"/>
          <w:sz w:val="22"/>
        </w:rPr>
        <w:t xml:space="preserve"> in</w:t>
      </w:r>
      <w:r w:rsidR="00C02BC3" w:rsidRPr="001D19F6">
        <w:rPr>
          <w:rFonts w:ascii="Arial" w:eastAsia="굴림" w:hAnsi="Arial" w:cs="Arial"/>
          <w:sz w:val="22"/>
        </w:rPr>
        <w:t xml:space="preserve"> the</w:t>
      </w:r>
      <w:r w:rsidR="001E75FA" w:rsidRPr="001D19F6">
        <w:rPr>
          <w:rFonts w:ascii="Arial" w:eastAsia="굴림" w:hAnsi="Arial" w:cs="Arial"/>
          <w:sz w:val="22"/>
        </w:rPr>
        <w:t xml:space="preserv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097" w:author="Keis" w:date="2024-09-06T10:18:00Z">
        <w:r w:rsidR="008F520F" w:rsidDel="009F27DD">
          <w:rPr>
            <w:rFonts w:ascii="Arial" w:eastAsia="굴림" w:hAnsi="Arial" w:cs="Arial" w:hint="eastAsia"/>
            <w:color w:val="FF0000"/>
            <w:sz w:val="22"/>
          </w:rPr>
          <w:delText>2019</w:delText>
        </w:r>
      </w:del>
      <w:ins w:id="8098"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w:t>
      </w:r>
    </w:p>
    <w:p w14:paraId="098F945A" w14:textId="77777777" w:rsidR="001E75FA" w:rsidRPr="001D19F6" w:rsidRDefault="001E75FA" w:rsidP="00F14BA4">
      <w:pPr>
        <w:pStyle w:val="a6"/>
        <w:numPr>
          <w:ilvl w:val="0"/>
          <w:numId w:val="70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E033</w:t>
      </w:r>
    </w:p>
    <w:p w14:paraId="643B05B4"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Don’t know</w:t>
      </w:r>
      <w:r w:rsidR="001E75FA" w:rsidRPr="001D19F6">
        <w:rPr>
          <w:rFonts w:ascii="Arial" w:eastAsia="굴림" w:hAnsi="Arial" w:cs="Arial"/>
          <w:sz w:val="22"/>
        </w:rPr>
        <w:tab/>
      </w:r>
      <w:r w:rsidR="001E75FA" w:rsidRPr="001D19F6">
        <w:rPr>
          <w:rFonts w:ascii="Arial" w:eastAsia="굴림" w:hAnsi="Arial" w:cs="Arial"/>
          <w:sz w:val="22"/>
        </w:rPr>
        <w:tab/>
      </w:r>
      <w:r w:rsidRPr="001D19F6">
        <w:rPr>
          <w:rFonts w:ascii="Arial" w:eastAsia="굴림" w:hAnsi="Arial" w:cs="Arial"/>
          <w:sz w:val="22"/>
        </w:rPr>
        <w:t xml:space="preserve">→Go to </w:t>
      </w:r>
      <w:r w:rsidR="009051B0" w:rsidRPr="001D19F6">
        <w:rPr>
          <w:rFonts w:ascii="Arial" w:eastAsia="굴림" w:hAnsi="Arial" w:cs="Arial"/>
          <w:sz w:val="22"/>
        </w:rPr>
        <w:t>E</w:t>
      </w:r>
      <w:r w:rsidRPr="001D19F6">
        <w:rPr>
          <w:rFonts w:ascii="Arial" w:eastAsia="굴림" w:hAnsi="Arial" w:cs="Arial"/>
          <w:sz w:val="22"/>
        </w:rPr>
        <w:t>028~</w:t>
      </w:r>
      <w:r w:rsidR="009051B0" w:rsidRPr="001D19F6">
        <w:rPr>
          <w:rFonts w:ascii="Arial" w:eastAsia="굴림" w:hAnsi="Arial" w:cs="Arial"/>
          <w:sz w:val="22"/>
        </w:rPr>
        <w:t>E</w:t>
      </w:r>
      <w:r w:rsidRPr="001D19F6">
        <w:rPr>
          <w:rFonts w:ascii="Arial" w:eastAsia="굴림" w:hAnsi="Arial" w:cs="Arial"/>
          <w:sz w:val="22"/>
        </w:rPr>
        <w:t>032 unfolding</w:t>
      </w:r>
    </w:p>
    <w:p w14:paraId="4756AF65"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Refuse to answer</w:t>
      </w:r>
      <w:r w:rsidR="001E75FA" w:rsidRPr="001D19F6">
        <w:rPr>
          <w:rFonts w:ascii="Arial" w:eastAsia="굴림" w:hAnsi="Arial" w:cs="Arial"/>
          <w:sz w:val="22"/>
        </w:rPr>
        <w:tab/>
      </w:r>
      <w:r w:rsidRPr="001D19F6">
        <w:rPr>
          <w:rFonts w:ascii="Arial" w:eastAsia="굴림" w:hAnsi="Arial" w:cs="Arial"/>
          <w:sz w:val="22"/>
        </w:rPr>
        <w:t xml:space="preserve">→Go to </w:t>
      </w:r>
      <w:r w:rsidR="009051B0" w:rsidRPr="001D19F6">
        <w:rPr>
          <w:rFonts w:ascii="Arial" w:eastAsia="굴림" w:hAnsi="Arial" w:cs="Arial"/>
          <w:sz w:val="22"/>
        </w:rPr>
        <w:t>E</w:t>
      </w:r>
      <w:r w:rsidRPr="001D19F6">
        <w:rPr>
          <w:rFonts w:ascii="Arial" w:eastAsia="굴림" w:hAnsi="Arial" w:cs="Arial"/>
          <w:sz w:val="22"/>
        </w:rPr>
        <w:t>028~</w:t>
      </w:r>
      <w:r w:rsidR="009051B0" w:rsidRPr="001D19F6">
        <w:rPr>
          <w:rFonts w:ascii="Arial" w:eastAsia="굴림" w:hAnsi="Arial" w:cs="Arial"/>
          <w:sz w:val="22"/>
        </w:rPr>
        <w:t>E</w:t>
      </w:r>
      <w:r w:rsidRPr="001D19F6">
        <w:rPr>
          <w:rFonts w:ascii="Arial" w:eastAsia="굴림" w:hAnsi="Arial" w:cs="Arial"/>
          <w:sz w:val="22"/>
        </w:rPr>
        <w:t>032 unfolding</w:t>
      </w:r>
    </w:p>
    <w:p w14:paraId="639389D6" w14:textId="77777777" w:rsidR="00624BD4" w:rsidRPr="001D19F6" w:rsidRDefault="00624BD4" w:rsidP="003A0C49">
      <w:pPr>
        <w:wordWrap/>
        <w:spacing w:line="360" w:lineRule="auto"/>
        <w:rPr>
          <w:rFonts w:ascii="Arial" w:eastAsia="굴림" w:hAnsi="Arial" w:cs="Arial"/>
          <w:sz w:val="22"/>
        </w:rPr>
      </w:pPr>
    </w:p>
    <w:p w14:paraId="2E1BAFE9" w14:textId="4BD8A8C5"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027. How much did you earn from </w:t>
      </w:r>
      <w:r w:rsidR="00C1163C" w:rsidRPr="001D19F6">
        <w:rPr>
          <w:rFonts w:ascii="Arial" w:eastAsia="굴림" w:hAnsi="Arial" w:cs="Arial"/>
          <w:sz w:val="22"/>
        </w:rPr>
        <w:t>your</w:t>
      </w:r>
      <w:r w:rsidR="001E75FA" w:rsidRPr="001D19F6">
        <w:rPr>
          <w:rFonts w:ascii="Arial" w:eastAsia="굴림" w:hAnsi="Arial" w:cs="Arial"/>
          <w:sz w:val="22"/>
        </w:rPr>
        <w:t xml:space="preserve"> </w:t>
      </w:r>
      <w:r w:rsidR="00FD1FA9" w:rsidRPr="001D19F6">
        <w:rPr>
          <w:rFonts w:ascii="Arial" w:eastAsia="굴림" w:hAnsi="Arial" w:cs="Arial"/>
          <w:kern w:val="0"/>
          <w:sz w:val="22"/>
        </w:rPr>
        <w:t>second job</w:t>
      </w:r>
      <w:r w:rsidR="00624BD4" w:rsidRPr="001D19F6">
        <w:rPr>
          <w:rFonts w:ascii="Arial" w:eastAsia="굴림" w:hAnsi="Arial" w:cs="Arial"/>
          <w:sz w:val="22"/>
        </w:rPr>
        <w:t xml:space="preserve"> in</w:t>
      </w:r>
      <w:r w:rsidR="00C02BC3" w:rsidRPr="001D19F6">
        <w:rPr>
          <w:rFonts w:ascii="Arial" w:eastAsia="굴림" w:hAnsi="Arial" w:cs="Arial"/>
          <w:sz w:val="22"/>
        </w:rPr>
        <w:t xml:space="preserve"> the</w:t>
      </w:r>
      <w:r w:rsidR="001E75FA" w:rsidRPr="001D19F6">
        <w:rPr>
          <w:rFonts w:ascii="Arial" w:eastAsia="굴림" w:hAnsi="Arial" w:cs="Arial"/>
          <w:sz w:val="22"/>
        </w:rPr>
        <w:t xml:space="preserv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099" w:author="Keis" w:date="2024-09-06T10:18:00Z">
        <w:r w:rsidR="008F520F" w:rsidDel="009F27DD">
          <w:rPr>
            <w:rFonts w:ascii="Arial" w:eastAsia="굴림" w:hAnsi="Arial" w:cs="Arial" w:hint="eastAsia"/>
            <w:color w:val="FF0000"/>
            <w:sz w:val="22"/>
          </w:rPr>
          <w:delText>2019</w:delText>
        </w:r>
      </w:del>
      <w:ins w:id="8100"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xml:space="preserve">? </w:t>
      </w:r>
      <w:r w:rsidR="005463F2" w:rsidRPr="001D19F6">
        <w:rPr>
          <w:rFonts w:ascii="Arial" w:eastAsia="굴림" w:hAnsi="Arial" w:cs="Arial"/>
          <w:sz w:val="22"/>
        </w:rPr>
        <w:t xml:space="preserve">Please state the amount of income </w:t>
      </w:r>
      <w:r w:rsidR="002047C1" w:rsidRPr="001D19F6">
        <w:rPr>
          <w:rFonts w:ascii="Arial" w:eastAsia="굴림" w:hAnsi="Arial" w:cs="Arial"/>
          <w:sz w:val="22"/>
        </w:rPr>
        <w:t>after t</w:t>
      </w:r>
      <w:r w:rsidR="0052190D" w:rsidRPr="001D19F6">
        <w:rPr>
          <w:rFonts w:ascii="Arial" w:eastAsia="굴림" w:hAnsi="Arial" w:cs="Arial"/>
          <w:sz w:val="22"/>
        </w:rPr>
        <w:t>axe</w:t>
      </w:r>
      <w:r w:rsidR="002047C1" w:rsidRPr="001D19F6">
        <w:rPr>
          <w:rFonts w:ascii="Arial" w:eastAsia="굴림" w:hAnsi="Arial" w:cs="Arial"/>
          <w:sz w:val="22"/>
        </w:rPr>
        <w:t>s and other deductions</w:t>
      </w:r>
      <w:r w:rsidR="001E75FA" w:rsidRPr="001D19F6">
        <w:rPr>
          <w:rFonts w:ascii="Arial" w:eastAsia="굴림" w:hAnsi="Arial" w:cs="Arial"/>
          <w:sz w:val="22"/>
        </w:rPr>
        <w:t>.</w:t>
      </w:r>
      <w:r w:rsidR="005463F2" w:rsidRPr="001D19F6">
        <w:rPr>
          <w:rFonts w:ascii="Arial" w:eastAsia="굴림" w:hAnsi="Arial" w:cs="Arial"/>
          <w:sz w:val="22"/>
        </w:rPr>
        <w:t xml:space="preserve"> </w:t>
      </w:r>
      <w:r w:rsidR="00624BD4" w:rsidRPr="001D19F6">
        <w:rPr>
          <w:rFonts w:ascii="Arial" w:eastAsia="굴림" w:hAnsi="Arial" w:cs="Arial"/>
          <w:sz w:val="22"/>
        </w:rPr>
        <w:t>(unit: 10,000</w:t>
      </w:r>
      <w:r w:rsidR="00F63BB3" w:rsidRPr="001D19F6">
        <w:rPr>
          <w:rFonts w:ascii="Arial" w:eastAsia="굴림" w:hAnsi="Arial" w:cs="Arial"/>
          <w:sz w:val="22"/>
        </w:rPr>
        <w:t xml:space="preserve"> </w:t>
      </w:r>
      <w:r w:rsidR="00624BD4" w:rsidRPr="001D19F6">
        <w:rPr>
          <w:rFonts w:ascii="Arial" w:eastAsia="굴림" w:hAnsi="Arial" w:cs="Arial"/>
          <w:sz w:val="22"/>
        </w:rPr>
        <w:t>Korean Won)</w:t>
      </w:r>
    </w:p>
    <w:p w14:paraId="773836F6" w14:textId="77777777" w:rsidR="008D5580" w:rsidRPr="001D19F6" w:rsidRDefault="002A59AE" w:rsidP="003A0C49">
      <w:pPr>
        <w:wordWrap/>
        <w:spacing w:line="360" w:lineRule="auto"/>
        <w:rPr>
          <w:rFonts w:ascii="Arial" w:eastAsia="굴림" w:hAnsi="Arial" w:cs="Arial"/>
          <w:sz w:val="22"/>
        </w:rPr>
      </w:pPr>
      <w:r w:rsidRPr="001D19F6">
        <w:rPr>
          <w:rFonts w:ascii="Arial" w:eastAsia="굴림" w:hAnsi="Arial" w:cs="Arial"/>
          <w:sz w:val="22"/>
        </w:rPr>
        <w:t xml:space="preserve">[IWER: </w:t>
      </w:r>
    </w:p>
    <w:p w14:paraId="42A179D9" w14:textId="77777777" w:rsidR="002A59AE" w:rsidRPr="001D19F6" w:rsidRDefault="008D5580" w:rsidP="003A0C49">
      <w:pPr>
        <w:wordWrap/>
        <w:spacing w:line="360" w:lineRule="auto"/>
        <w:rPr>
          <w:rFonts w:ascii="Arial" w:eastAsia="굴림" w:hAnsi="Arial" w:cs="Arial"/>
          <w:sz w:val="22"/>
        </w:rPr>
      </w:pPr>
      <w:r w:rsidRPr="001D19F6">
        <w:rPr>
          <w:rFonts w:ascii="Arial" w:eastAsia="굴림" w:hAnsi="Arial" w:cs="Arial"/>
          <w:sz w:val="22"/>
        </w:rPr>
        <w:t xml:space="preserve">- </w:t>
      </w:r>
      <w:r w:rsidR="002A59AE" w:rsidRPr="001D19F6">
        <w:rPr>
          <w:rFonts w:ascii="Arial" w:eastAsia="굴림" w:hAnsi="Arial" w:cs="Arial"/>
          <w:sz w:val="22"/>
        </w:rPr>
        <w:t xml:space="preserve">In previous interview, </w:t>
      </w:r>
      <w:r w:rsidR="00FD1FA9" w:rsidRPr="001D19F6">
        <w:rPr>
          <w:rFonts w:ascii="Arial" w:eastAsia="굴림" w:hAnsi="Arial" w:cs="Arial"/>
          <w:kern w:val="0"/>
          <w:sz w:val="22"/>
        </w:rPr>
        <w:t>second job</w:t>
      </w:r>
      <w:r w:rsidR="002A59AE" w:rsidRPr="001D19F6">
        <w:rPr>
          <w:rFonts w:ascii="Arial" w:eastAsia="굴림" w:hAnsi="Arial" w:cs="Arial"/>
          <w:sz w:val="22"/>
        </w:rPr>
        <w:t xml:space="preserve"> income: About (PL) 10,000 Korean won]</w:t>
      </w:r>
    </w:p>
    <w:p w14:paraId="47CC44AF" w14:textId="77777777" w:rsidR="008D5580" w:rsidRPr="001D19F6" w:rsidRDefault="008D5580" w:rsidP="008D5580">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273D907" w14:textId="77777777" w:rsidR="008D5580" w:rsidRPr="001D19F6" w:rsidRDefault="008D5580" w:rsidP="008D5580">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 → E033</w:t>
      </w:r>
    </w:p>
    <w:p w14:paraId="315980CA"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028~</w:t>
      </w:r>
      <w:r w:rsidR="009051B0" w:rsidRPr="001D19F6">
        <w:rPr>
          <w:rFonts w:ascii="Arial" w:eastAsia="굴림" w:hAnsi="Arial" w:cs="Arial"/>
          <w:sz w:val="22"/>
        </w:rPr>
        <w:t>E</w:t>
      </w:r>
      <w:r w:rsidRPr="001D19F6">
        <w:rPr>
          <w:rFonts w:ascii="Arial" w:eastAsia="굴림" w:hAnsi="Arial" w:cs="Arial"/>
          <w:sz w:val="22"/>
        </w:rPr>
        <w:t>032 unfolding</w:t>
      </w:r>
    </w:p>
    <w:p w14:paraId="51AE9568"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028~</w:t>
      </w:r>
      <w:r w:rsidR="009051B0" w:rsidRPr="001D19F6">
        <w:rPr>
          <w:rFonts w:ascii="Arial" w:eastAsia="굴림" w:hAnsi="Arial" w:cs="Arial"/>
          <w:sz w:val="22"/>
        </w:rPr>
        <w:t>E</w:t>
      </w:r>
      <w:r w:rsidRPr="001D19F6">
        <w:rPr>
          <w:rFonts w:ascii="Arial" w:eastAsia="굴림" w:hAnsi="Arial" w:cs="Arial"/>
          <w:sz w:val="22"/>
        </w:rPr>
        <w:t>032 unfolding</w:t>
      </w:r>
    </w:p>
    <w:p w14:paraId="31A6A753" w14:textId="77777777" w:rsidR="00624BD4" w:rsidRPr="001D19F6" w:rsidRDefault="00624BD4" w:rsidP="003A0C49">
      <w:pPr>
        <w:wordWrap/>
        <w:spacing w:line="360" w:lineRule="auto"/>
        <w:rPr>
          <w:rFonts w:ascii="Arial" w:eastAsia="굴림" w:hAnsi="Arial" w:cs="Arial"/>
          <w:sz w:val="22"/>
        </w:rPr>
      </w:pPr>
    </w:p>
    <w:p w14:paraId="616DEE3F" w14:textId="77777777" w:rsidR="00624BD4" w:rsidRPr="001D19F6" w:rsidRDefault="00624BD4" w:rsidP="003A0C49">
      <w:pPr>
        <w:wordWrap/>
        <w:spacing w:line="360" w:lineRule="auto"/>
        <w:rPr>
          <w:rFonts w:ascii="Arial" w:eastAsia="굴림" w:hAnsi="Arial" w:cs="Arial"/>
          <w:b/>
          <w:sz w:val="22"/>
        </w:rPr>
      </w:pPr>
      <w:r w:rsidRPr="001D19F6">
        <w:rPr>
          <w:rFonts w:ascii="Arial" w:eastAsia="굴림" w:hAnsi="Arial" w:cs="Arial"/>
          <w:b/>
          <w:sz w:val="22"/>
        </w:rPr>
        <w:t>&lt;</w:t>
      </w:r>
      <w:r w:rsidR="001E75FA"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028~</w:t>
      </w:r>
      <w:r w:rsidR="009051B0" w:rsidRPr="001D19F6">
        <w:rPr>
          <w:rFonts w:ascii="Arial" w:eastAsia="굴림" w:hAnsi="Arial" w:cs="Arial"/>
          <w:b/>
          <w:sz w:val="22"/>
        </w:rPr>
        <w:t>E</w:t>
      </w:r>
      <w:r w:rsidR="001E75FA" w:rsidRPr="001D19F6">
        <w:rPr>
          <w:rFonts w:ascii="Arial" w:eastAsia="굴림" w:hAnsi="Arial" w:cs="Arial"/>
          <w:b/>
          <w:sz w:val="22"/>
        </w:rPr>
        <w:t>032. U</w:t>
      </w:r>
      <w:r w:rsidRPr="001D19F6">
        <w:rPr>
          <w:rFonts w:ascii="Arial" w:eastAsia="굴림" w:hAnsi="Arial" w:cs="Arial"/>
          <w:b/>
          <w:sz w:val="22"/>
        </w:rPr>
        <w:t>nfolding</w:t>
      </w:r>
      <w:r w:rsidR="001E75FA" w:rsidRPr="001D19F6">
        <w:rPr>
          <w:rFonts w:ascii="Arial" w:eastAsia="굴림" w:hAnsi="Arial" w:cs="Arial"/>
          <w:b/>
          <w:sz w:val="22"/>
        </w:rPr>
        <w:t xml:space="preserve"> </w:t>
      </w:r>
      <w:r w:rsidRPr="001D19F6">
        <w:rPr>
          <w:rFonts w:ascii="Arial" w:eastAsia="굴림" w:hAnsi="Arial" w:cs="Arial"/>
          <w:b/>
          <w:sz w:val="22"/>
        </w:rPr>
        <w:t>bracket questions &gt;</w:t>
      </w:r>
    </w:p>
    <w:p w14:paraId="5159D195" w14:textId="77777777" w:rsidR="002C3619" w:rsidRPr="001D19F6" w:rsidRDefault="002C3619" w:rsidP="002C3619">
      <w:pPr>
        <w:wordWrap/>
        <w:spacing w:line="360" w:lineRule="auto"/>
        <w:rPr>
          <w:rFonts w:ascii="Arial" w:eastAsia="굴림" w:hAnsi="Arial" w:cs="Arial"/>
          <w:sz w:val="22"/>
        </w:rPr>
      </w:pPr>
      <w:r w:rsidRPr="001D19F6">
        <w:rPr>
          <w:rFonts w:ascii="Arial" w:eastAsia="굴림" w:hAnsi="Arial" w:cs="Arial"/>
          <w:sz w:val="22"/>
        </w:rPr>
        <w:t>[IWER: Go back to E027 and record if R answers the amount during the interview.]</w:t>
      </w:r>
    </w:p>
    <w:p w14:paraId="7DCA3424" w14:textId="51CF62C2"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028. Did it amount to a total of less than, about equal to or more than 300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3A0C49" w:rsidRPr="001D19F6">
        <w:rPr>
          <w:rFonts w:ascii="Arial" w:eastAsia="굴림" w:hAnsi="Arial" w:cs="Arial"/>
          <w:sz w:val="22"/>
        </w:rPr>
        <w:t xml:space="preserve"> </w:t>
      </w:r>
      <w:r w:rsidR="002A59AE" w:rsidRPr="001D19F6">
        <w:rPr>
          <w:rFonts w:ascii="Arial" w:eastAsia="굴림" w:hAnsi="Arial" w:cs="Arial"/>
          <w:sz w:val="22"/>
        </w:rPr>
        <w:t>in the last calendar year (</w:t>
      </w:r>
      <w:del w:id="8101" w:author="Keis" w:date="2024-09-06T10:18:00Z">
        <w:r w:rsidR="003F29CA" w:rsidDel="009F27DD">
          <w:rPr>
            <w:rFonts w:ascii="Arial" w:eastAsia="굴림" w:hAnsi="Arial" w:cs="Arial" w:hint="eastAsia"/>
            <w:color w:val="FF0000"/>
            <w:sz w:val="22"/>
          </w:rPr>
          <w:delText>2019</w:delText>
        </w:r>
      </w:del>
      <w:ins w:id="8102"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513F4250"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02DFCD02"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5EC88650"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4DD59AEF" w14:textId="77777777" w:rsidR="00624BD4" w:rsidRPr="001D19F6" w:rsidRDefault="00624BD4" w:rsidP="003A0C49">
      <w:pPr>
        <w:wordWrap/>
        <w:spacing w:line="360" w:lineRule="auto"/>
        <w:rPr>
          <w:rFonts w:ascii="Arial" w:eastAsia="굴림" w:hAnsi="Arial" w:cs="Arial"/>
          <w:sz w:val="22"/>
        </w:rPr>
      </w:pPr>
    </w:p>
    <w:p w14:paraId="16A59493" w14:textId="1C0C9A79"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029. Did it amount to a total of less than, about equal to or more than 600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E70491" w:rsidRPr="001D19F6">
        <w:rPr>
          <w:rFonts w:ascii="Arial" w:eastAsia="굴림" w:hAnsi="Arial" w:cs="Arial"/>
          <w:sz w:val="22"/>
        </w:rPr>
        <w:t xml:space="preserve"> </w:t>
      </w:r>
      <w:r w:rsidR="002A59AE" w:rsidRPr="001D19F6">
        <w:rPr>
          <w:rFonts w:ascii="Arial" w:eastAsia="굴림" w:hAnsi="Arial" w:cs="Arial"/>
          <w:sz w:val="22"/>
        </w:rPr>
        <w:t>in the last calendar year (</w:t>
      </w:r>
      <w:del w:id="8103" w:author="Keis" w:date="2024-09-06T10:18:00Z">
        <w:r w:rsidR="003F29CA" w:rsidDel="009F27DD">
          <w:rPr>
            <w:rFonts w:ascii="Arial" w:eastAsia="굴림" w:hAnsi="Arial" w:cs="Arial" w:hint="eastAsia"/>
            <w:color w:val="FF0000"/>
            <w:sz w:val="22"/>
          </w:rPr>
          <w:delText>2019</w:delText>
        </w:r>
      </w:del>
      <w:ins w:id="8104"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69418565"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11A76429"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5DBA4505"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4DF6BFA3" w14:textId="77777777" w:rsidR="00624BD4" w:rsidRPr="001D19F6" w:rsidRDefault="00624BD4" w:rsidP="003A0C49">
      <w:pPr>
        <w:wordWrap/>
        <w:spacing w:line="360" w:lineRule="auto"/>
        <w:rPr>
          <w:rFonts w:ascii="Arial" w:eastAsia="굴림" w:hAnsi="Arial" w:cs="Arial"/>
          <w:sz w:val="22"/>
        </w:rPr>
      </w:pPr>
    </w:p>
    <w:p w14:paraId="0E229C7F" w14:textId="2A8EE050"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030. Did it amount to a total of less than, about equal to or more than 1,200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105" w:author="Keis" w:date="2024-09-06T10:18:00Z">
        <w:r w:rsidR="003F29CA" w:rsidDel="009F27DD">
          <w:rPr>
            <w:rFonts w:ascii="Arial" w:eastAsia="굴림" w:hAnsi="Arial" w:cs="Arial" w:hint="eastAsia"/>
            <w:color w:val="FF0000"/>
            <w:sz w:val="22"/>
          </w:rPr>
          <w:delText>2019</w:delText>
        </w:r>
      </w:del>
      <w:ins w:id="8106"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60DA642A"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354189A8"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2E4AC92D"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06148058" w14:textId="77777777" w:rsidR="00302D26" w:rsidRPr="001D19F6" w:rsidRDefault="00302D26" w:rsidP="003A0C49">
      <w:pPr>
        <w:widowControl/>
        <w:wordWrap/>
        <w:autoSpaceDE/>
        <w:autoSpaceDN/>
        <w:spacing w:line="360" w:lineRule="auto"/>
        <w:jc w:val="left"/>
        <w:rPr>
          <w:rFonts w:ascii="Arial" w:eastAsia="굴림" w:hAnsi="Arial" w:cs="Arial"/>
          <w:sz w:val="22"/>
        </w:rPr>
      </w:pPr>
    </w:p>
    <w:p w14:paraId="5B8C5DE6" w14:textId="4640140F"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031. Did it amount to a total of less than, about equal to or more than 2,400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107" w:author="Keis" w:date="2024-09-06T10:18:00Z">
        <w:r w:rsidR="003F29CA" w:rsidDel="009F27DD">
          <w:rPr>
            <w:rFonts w:ascii="Arial" w:eastAsia="굴림" w:hAnsi="Arial" w:cs="Arial" w:hint="eastAsia"/>
            <w:color w:val="FF0000"/>
            <w:sz w:val="22"/>
          </w:rPr>
          <w:delText>2019</w:delText>
        </w:r>
      </w:del>
      <w:ins w:id="8108"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32FB27A8"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2,400 MW</w:t>
      </w:r>
    </w:p>
    <w:p w14:paraId="682D2F78"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28830DD3"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2,400 MW</w:t>
      </w:r>
    </w:p>
    <w:p w14:paraId="46B61B76" w14:textId="77777777" w:rsidR="00624BD4" w:rsidRPr="001D19F6" w:rsidRDefault="00624BD4" w:rsidP="003A0C49">
      <w:pPr>
        <w:wordWrap/>
        <w:spacing w:line="360" w:lineRule="auto"/>
        <w:rPr>
          <w:rFonts w:ascii="Arial" w:eastAsia="굴림" w:hAnsi="Arial" w:cs="Arial"/>
          <w:sz w:val="22"/>
        </w:rPr>
      </w:pPr>
    </w:p>
    <w:p w14:paraId="53486677" w14:textId="234E69BA"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032. Did it amount to a total of less than, about equal to or more than 6,000 MW (10,000</w:t>
      </w:r>
      <w:r w:rsidR="002E61B6" w:rsidRPr="001D19F6">
        <w:rPr>
          <w:rFonts w:ascii="Arial" w:eastAsia="굴림" w:hAnsi="Arial" w:cs="Arial"/>
          <w:sz w:val="22"/>
        </w:rPr>
        <w:t xml:space="preserve"> </w:t>
      </w:r>
      <w:r w:rsidR="00624BD4" w:rsidRPr="001D19F6">
        <w:rPr>
          <w:rFonts w:ascii="Arial" w:eastAsia="굴림" w:hAnsi="Arial" w:cs="Arial"/>
          <w:sz w:val="22"/>
        </w:rPr>
        <w:t>Korean won)</w:t>
      </w:r>
      <w:r w:rsidR="002A59AE" w:rsidRPr="001D19F6">
        <w:rPr>
          <w:rFonts w:ascii="Arial" w:eastAsia="굴림" w:hAnsi="Arial" w:cs="Arial"/>
          <w:sz w:val="22"/>
        </w:rPr>
        <w:t xml:space="preserve"> in the last calendar year (</w:t>
      </w:r>
      <w:del w:id="8109" w:author="Keis" w:date="2024-09-06T10:18:00Z">
        <w:r w:rsidR="003F29CA" w:rsidDel="009F27DD">
          <w:rPr>
            <w:rFonts w:ascii="Arial" w:eastAsia="굴림" w:hAnsi="Arial" w:cs="Arial" w:hint="eastAsia"/>
            <w:color w:val="FF0000"/>
            <w:sz w:val="22"/>
          </w:rPr>
          <w:delText>2019</w:delText>
        </w:r>
      </w:del>
      <w:ins w:id="8110" w:author="Keis" w:date="2024-09-06T10:18:00Z">
        <w:r w:rsidR="009F27DD" w:rsidRPr="009F27DD">
          <w:rPr>
            <w:rFonts w:ascii="Arial" w:eastAsia="굴림" w:hAnsi="Arial" w:cs="Arial" w:hint="eastAsia"/>
            <w:color w:val="00B050"/>
            <w:sz w:val="22"/>
          </w:rPr>
          <w:t>2021</w:t>
        </w:r>
      </w:ins>
      <w:r w:rsidR="002A59AE" w:rsidRPr="001D19F6">
        <w:rPr>
          <w:rFonts w:ascii="Arial" w:eastAsia="굴림" w:hAnsi="Arial" w:cs="Arial"/>
          <w:sz w:val="22"/>
        </w:rPr>
        <w:t>)</w:t>
      </w:r>
      <w:r w:rsidR="00624BD4" w:rsidRPr="001D19F6">
        <w:rPr>
          <w:rFonts w:ascii="Arial" w:eastAsia="굴림" w:hAnsi="Arial" w:cs="Arial"/>
          <w:sz w:val="22"/>
        </w:rPr>
        <w:t>?</w:t>
      </w:r>
    </w:p>
    <w:p w14:paraId="1B8FD2F3"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779C8772"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4B051214" w14:textId="77777777" w:rsidR="00302D26" w:rsidRPr="001D19F6" w:rsidRDefault="00302D2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1C93783D" w14:textId="77777777" w:rsidR="00544F34" w:rsidRPr="001D19F6" w:rsidRDefault="00544F34" w:rsidP="003A0C49">
      <w:pPr>
        <w:wordWrap/>
        <w:spacing w:line="360" w:lineRule="auto"/>
        <w:rPr>
          <w:rFonts w:ascii="Arial" w:eastAsia="굴림" w:hAnsi="Arial" w:cs="Arial"/>
          <w:sz w:val="22"/>
        </w:rPr>
      </w:pPr>
    </w:p>
    <w:p w14:paraId="60787002" w14:textId="77777777" w:rsidR="002A59AE" w:rsidRPr="001D19F6" w:rsidRDefault="004715AD" w:rsidP="003A0C49">
      <w:pPr>
        <w:wordWrap/>
        <w:spacing w:line="360" w:lineRule="auto"/>
        <w:rPr>
          <w:rFonts w:ascii="Arial" w:eastAsia="굴림" w:hAnsi="Arial" w:cs="Arial"/>
          <w:b/>
          <w:sz w:val="22"/>
        </w:rPr>
      </w:pPr>
      <w:r w:rsidRPr="001D19F6">
        <w:rPr>
          <w:rFonts w:ascii="Arial" w:eastAsia="굴림" w:hAnsi="Arial" w:cs="Arial"/>
          <w:b/>
          <w:sz w:val="22"/>
        </w:rPr>
        <w:t>&lt;Income from t</w:t>
      </w:r>
      <w:r w:rsidR="002A59AE" w:rsidRPr="001D19F6">
        <w:rPr>
          <w:rFonts w:ascii="Arial" w:eastAsia="굴림" w:hAnsi="Arial" w:cs="Arial"/>
          <w:b/>
          <w:sz w:val="22"/>
        </w:rPr>
        <w:t>h</w:t>
      </w:r>
      <w:r w:rsidR="00152F6F" w:rsidRPr="001D19F6">
        <w:rPr>
          <w:rFonts w:ascii="Arial" w:eastAsia="굴림" w:hAnsi="Arial" w:cs="Arial"/>
          <w:b/>
          <w:sz w:val="22"/>
        </w:rPr>
        <w:t>e National Pension Benefit</w:t>
      </w:r>
      <w:r w:rsidRPr="001D19F6">
        <w:rPr>
          <w:rFonts w:ascii="Arial" w:eastAsia="굴림" w:hAnsi="Arial" w:cs="Arial"/>
          <w:b/>
          <w:sz w:val="22"/>
        </w:rPr>
        <w:t>&gt;</w:t>
      </w:r>
    </w:p>
    <w:p w14:paraId="076DF13E" w14:textId="123ADC1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033. Did you receive any benefits from the National Pension in</w:t>
      </w:r>
      <w:r w:rsidR="004A5999"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111" w:author="Keis" w:date="2024-09-06T10:18:00Z">
        <w:r w:rsidR="003F29CA" w:rsidDel="009F27DD">
          <w:rPr>
            <w:rFonts w:ascii="Arial" w:eastAsia="굴림" w:hAnsi="Arial" w:cs="Arial" w:hint="eastAsia"/>
            <w:color w:val="FF0000"/>
            <w:sz w:val="22"/>
          </w:rPr>
          <w:delText>2019</w:delText>
        </w:r>
      </w:del>
      <w:ins w:id="8112"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xml:space="preserve">? </w:t>
      </w:r>
      <w:r w:rsidR="00A614F2" w:rsidRPr="001D19F6">
        <w:rPr>
          <w:rFonts w:ascii="Arial" w:eastAsia="굴림" w:hAnsi="Arial" w:cs="Arial"/>
          <w:sz w:val="22"/>
        </w:rPr>
        <w:t>If yes</w:t>
      </w:r>
      <w:r w:rsidR="00195F93" w:rsidRPr="001D19F6">
        <w:rPr>
          <w:rFonts w:ascii="Arial" w:eastAsia="굴림" w:hAnsi="Arial" w:cs="Arial"/>
          <w:sz w:val="22"/>
        </w:rPr>
        <w:t xml:space="preserve">, did you receive </w:t>
      </w:r>
      <w:r w:rsidR="004B72C7" w:rsidRPr="001D19F6">
        <w:rPr>
          <w:rFonts w:ascii="Arial" w:eastAsia="굴림" w:hAnsi="Arial" w:cs="Arial"/>
          <w:sz w:val="22"/>
        </w:rPr>
        <w:t xml:space="preserve">your benefits </w:t>
      </w:r>
      <w:r w:rsidR="00195F93" w:rsidRPr="001D19F6">
        <w:rPr>
          <w:rFonts w:ascii="Arial" w:eastAsia="굴림" w:hAnsi="Arial" w:cs="Arial"/>
          <w:sz w:val="22"/>
        </w:rPr>
        <w:t>monthly or</w:t>
      </w:r>
      <w:r w:rsidR="004B72C7" w:rsidRPr="001D19F6">
        <w:rPr>
          <w:rFonts w:ascii="Arial" w:eastAsia="굴림" w:hAnsi="Arial" w:cs="Arial"/>
          <w:sz w:val="22"/>
        </w:rPr>
        <w:t xml:space="preserve"> in a</w:t>
      </w:r>
      <w:r w:rsidR="00195F93" w:rsidRPr="001D19F6">
        <w:rPr>
          <w:rFonts w:ascii="Arial" w:eastAsia="굴림" w:hAnsi="Arial" w:cs="Arial"/>
          <w:sz w:val="22"/>
        </w:rPr>
        <w:t xml:space="preserve"> lump-sum? </w:t>
      </w:r>
      <w:r w:rsidR="00C1163C" w:rsidRPr="001D19F6">
        <w:rPr>
          <w:rFonts w:ascii="Arial" w:eastAsia="굴림" w:hAnsi="Arial" w:cs="Arial"/>
          <w:sz w:val="22"/>
        </w:rPr>
        <w:t>N</w:t>
      </w:r>
      <w:r w:rsidR="00624BD4" w:rsidRPr="001D19F6">
        <w:rPr>
          <w:rFonts w:ascii="Arial" w:eastAsia="굴림" w:hAnsi="Arial" w:cs="Arial"/>
          <w:sz w:val="22"/>
        </w:rPr>
        <w:t>at</w:t>
      </w:r>
      <w:r w:rsidR="00C1163C" w:rsidRPr="001D19F6">
        <w:rPr>
          <w:rFonts w:ascii="Arial" w:eastAsia="굴림" w:hAnsi="Arial" w:cs="Arial"/>
          <w:sz w:val="22"/>
        </w:rPr>
        <w:t>ional p</w:t>
      </w:r>
      <w:r w:rsidR="00195F93" w:rsidRPr="001D19F6">
        <w:rPr>
          <w:rFonts w:ascii="Arial" w:eastAsia="굴림" w:hAnsi="Arial" w:cs="Arial"/>
          <w:sz w:val="22"/>
        </w:rPr>
        <w:t>ension</w:t>
      </w:r>
      <w:r w:rsidR="00C1163C" w:rsidRPr="001D19F6">
        <w:rPr>
          <w:rFonts w:ascii="Arial" w:eastAsia="굴림" w:hAnsi="Arial" w:cs="Arial"/>
          <w:sz w:val="22"/>
        </w:rPr>
        <w:t>s</w:t>
      </w:r>
      <w:r w:rsidR="00195F93" w:rsidRPr="001D19F6">
        <w:rPr>
          <w:rFonts w:ascii="Arial" w:eastAsia="굴림" w:hAnsi="Arial" w:cs="Arial"/>
          <w:sz w:val="22"/>
        </w:rPr>
        <w:t xml:space="preserve"> include old</w:t>
      </w:r>
      <w:r w:rsidR="000F282C" w:rsidRPr="001D19F6">
        <w:rPr>
          <w:rFonts w:ascii="Arial" w:eastAsia="굴림" w:hAnsi="Arial" w:cs="Arial"/>
          <w:sz w:val="22"/>
        </w:rPr>
        <w:t>-</w:t>
      </w:r>
      <w:r w:rsidR="00195F93" w:rsidRPr="001D19F6">
        <w:rPr>
          <w:rFonts w:ascii="Arial" w:eastAsia="굴림" w:hAnsi="Arial" w:cs="Arial"/>
          <w:sz w:val="22"/>
        </w:rPr>
        <w:t xml:space="preserve">age </w:t>
      </w:r>
      <w:r w:rsidR="00C1163C" w:rsidRPr="001D19F6">
        <w:rPr>
          <w:rFonts w:ascii="Arial" w:eastAsia="굴림" w:hAnsi="Arial" w:cs="Arial"/>
          <w:sz w:val="22"/>
        </w:rPr>
        <w:t>pension</w:t>
      </w:r>
      <w:r w:rsidR="00195F93" w:rsidRPr="001D19F6">
        <w:rPr>
          <w:rFonts w:ascii="Arial" w:eastAsia="굴림" w:hAnsi="Arial" w:cs="Arial"/>
          <w:sz w:val="22"/>
        </w:rPr>
        <w:t xml:space="preserve">, </w:t>
      </w:r>
      <w:r w:rsidR="00C1163C" w:rsidRPr="001D19F6">
        <w:rPr>
          <w:rFonts w:ascii="Arial" w:eastAsia="굴림" w:hAnsi="Arial" w:cs="Arial"/>
          <w:sz w:val="22"/>
        </w:rPr>
        <w:t>disability pension</w:t>
      </w:r>
      <w:r w:rsidR="00195F93" w:rsidRPr="001D19F6">
        <w:rPr>
          <w:rFonts w:ascii="Arial" w:eastAsia="굴림" w:hAnsi="Arial" w:cs="Arial"/>
          <w:sz w:val="22"/>
        </w:rPr>
        <w:t>, s</w:t>
      </w:r>
      <w:r w:rsidR="000F282C" w:rsidRPr="001D19F6">
        <w:rPr>
          <w:rFonts w:ascii="Arial" w:eastAsia="굴림" w:hAnsi="Arial" w:cs="Arial"/>
          <w:sz w:val="22"/>
        </w:rPr>
        <w:t>urvivor</w:t>
      </w:r>
      <w:r w:rsidR="004715AD" w:rsidRPr="001D19F6">
        <w:rPr>
          <w:rFonts w:ascii="Arial" w:eastAsia="굴림" w:hAnsi="Arial" w:cs="Arial"/>
          <w:sz w:val="22"/>
        </w:rPr>
        <w:t xml:space="preserve"> </w:t>
      </w:r>
      <w:r w:rsidR="00C1163C" w:rsidRPr="001D19F6">
        <w:rPr>
          <w:rFonts w:ascii="Arial" w:eastAsia="굴림" w:hAnsi="Arial" w:cs="Arial"/>
          <w:sz w:val="22"/>
        </w:rPr>
        <w:t>pension</w:t>
      </w:r>
      <w:r w:rsidR="00195F93" w:rsidRPr="001D19F6">
        <w:rPr>
          <w:rFonts w:ascii="Arial" w:eastAsia="굴림" w:hAnsi="Arial" w:cs="Arial"/>
          <w:sz w:val="22"/>
        </w:rPr>
        <w:t>, and</w:t>
      </w:r>
      <w:r w:rsidR="00C1163C" w:rsidRPr="001D19F6">
        <w:rPr>
          <w:rFonts w:ascii="Arial" w:eastAsia="굴림" w:hAnsi="Arial" w:cs="Arial"/>
          <w:sz w:val="22"/>
        </w:rPr>
        <w:t xml:space="preserve"> lump-sum</w:t>
      </w:r>
      <w:r w:rsidR="000F282C" w:rsidRPr="001D19F6">
        <w:rPr>
          <w:rFonts w:ascii="Arial" w:eastAsia="굴림" w:hAnsi="Arial" w:cs="Arial"/>
          <w:sz w:val="22"/>
        </w:rPr>
        <w:t xml:space="preserve"> refund/</w:t>
      </w:r>
      <w:r w:rsidR="00C1163C" w:rsidRPr="001D19F6">
        <w:rPr>
          <w:rFonts w:ascii="Arial" w:eastAsia="굴림" w:hAnsi="Arial" w:cs="Arial"/>
          <w:sz w:val="22"/>
        </w:rPr>
        <w:t xml:space="preserve"> death payment</w:t>
      </w:r>
      <w:r w:rsidR="005463F2" w:rsidRPr="001D19F6">
        <w:rPr>
          <w:rFonts w:ascii="Arial" w:eastAsia="굴림" w:hAnsi="Arial" w:cs="Arial"/>
          <w:sz w:val="22"/>
        </w:rPr>
        <w:t>s</w:t>
      </w:r>
      <w:r w:rsidR="00624BD4" w:rsidRPr="001D19F6">
        <w:rPr>
          <w:rFonts w:ascii="Arial" w:eastAsia="굴림" w:hAnsi="Arial" w:cs="Arial"/>
          <w:sz w:val="22"/>
        </w:rPr>
        <w:t>.</w:t>
      </w:r>
    </w:p>
    <w:p w14:paraId="1FCC9C4F" w14:textId="77777777" w:rsidR="00624BD4" w:rsidRPr="001D19F6" w:rsidRDefault="00624BD4" w:rsidP="00F14BA4">
      <w:pPr>
        <w:pStyle w:val="a6"/>
        <w:numPr>
          <w:ilvl w:val="0"/>
          <w:numId w:val="708"/>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monthly </w:t>
      </w:r>
      <w:r w:rsidR="00C1163C" w:rsidRPr="001D19F6">
        <w:rPr>
          <w:rFonts w:ascii="Arial" w:eastAsia="굴림" w:hAnsi="Arial" w:cs="Arial"/>
          <w:sz w:val="22"/>
        </w:rPr>
        <w:t>benefits</w:t>
      </w:r>
    </w:p>
    <w:p w14:paraId="079552CD" w14:textId="77777777" w:rsidR="00624BD4" w:rsidRPr="001D19F6" w:rsidRDefault="00195F93" w:rsidP="00F14BA4">
      <w:pPr>
        <w:pStyle w:val="a6"/>
        <w:numPr>
          <w:ilvl w:val="0"/>
          <w:numId w:val="708"/>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lump-sum </w:t>
      </w:r>
      <w:r w:rsidR="00C1163C" w:rsidRPr="001D19F6">
        <w:rPr>
          <w:rFonts w:ascii="Arial" w:eastAsia="굴림" w:hAnsi="Arial" w:cs="Arial"/>
          <w:sz w:val="22"/>
        </w:rPr>
        <w:t>benefits</w:t>
      </w:r>
      <w:r w:rsidR="003A0C49" w:rsidRPr="001D19F6">
        <w:rPr>
          <w:rFonts w:ascii="Arial" w:eastAsia="굴림" w:hAnsi="Arial" w:cs="Arial"/>
          <w:sz w:val="22"/>
        </w:rPr>
        <w:t xml:space="preserve"> </w:t>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036</w:t>
      </w:r>
    </w:p>
    <w:p w14:paraId="06963C9F" w14:textId="77777777" w:rsidR="00624BD4" w:rsidRPr="001D19F6" w:rsidRDefault="00624BD4" w:rsidP="00F14BA4">
      <w:pPr>
        <w:pStyle w:val="a6"/>
        <w:numPr>
          <w:ilvl w:val="0"/>
          <w:numId w:val="708"/>
        </w:numPr>
        <w:wordWrap/>
        <w:spacing w:line="360" w:lineRule="auto"/>
        <w:ind w:leftChars="0"/>
        <w:rPr>
          <w:rFonts w:ascii="Arial" w:eastAsia="굴림" w:hAnsi="Arial" w:cs="Arial"/>
          <w:sz w:val="22"/>
        </w:rPr>
      </w:pPr>
      <w:r w:rsidRPr="001D19F6">
        <w:rPr>
          <w:rFonts w:ascii="Arial" w:eastAsia="굴림" w:hAnsi="Arial" w:cs="Arial"/>
          <w:sz w:val="22"/>
        </w:rPr>
        <w:t>Received both</w:t>
      </w:r>
    </w:p>
    <w:p w14:paraId="4CA05170" w14:textId="77777777" w:rsidR="00624BD4" w:rsidRPr="001D19F6" w:rsidRDefault="00624BD4" w:rsidP="00F14BA4">
      <w:pPr>
        <w:pStyle w:val="a6"/>
        <w:numPr>
          <w:ilvl w:val="0"/>
          <w:numId w:val="708"/>
        </w:numPr>
        <w:wordWrap/>
        <w:spacing w:line="360" w:lineRule="auto"/>
        <w:ind w:leftChars="0"/>
        <w:rPr>
          <w:rFonts w:ascii="Arial" w:eastAsia="굴림" w:hAnsi="Arial" w:cs="Arial"/>
          <w:sz w:val="22"/>
        </w:rPr>
      </w:pPr>
      <w:r w:rsidRPr="001D19F6">
        <w:rPr>
          <w:rFonts w:ascii="Arial" w:eastAsia="굴림" w:hAnsi="Arial" w:cs="Arial"/>
          <w:sz w:val="22"/>
        </w:rPr>
        <w:t xml:space="preserve">No →Go to </w:t>
      </w:r>
      <w:r w:rsidR="009051B0" w:rsidRPr="001D19F6">
        <w:rPr>
          <w:rFonts w:ascii="Arial" w:eastAsia="굴림" w:hAnsi="Arial" w:cs="Arial"/>
          <w:sz w:val="22"/>
        </w:rPr>
        <w:t>E</w:t>
      </w:r>
      <w:r w:rsidRPr="001D19F6">
        <w:rPr>
          <w:rFonts w:ascii="Arial" w:eastAsia="굴림" w:hAnsi="Arial" w:cs="Arial"/>
          <w:sz w:val="22"/>
        </w:rPr>
        <w:t>044</w:t>
      </w:r>
    </w:p>
    <w:p w14:paraId="3D611FF0" w14:textId="77777777" w:rsidR="00624BD4" w:rsidRPr="001D19F6" w:rsidRDefault="00624BD4" w:rsidP="00624BD4">
      <w:pPr>
        <w:wordWrap/>
        <w:spacing w:line="360" w:lineRule="auto"/>
        <w:rPr>
          <w:rFonts w:ascii="Arial" w:eastAsia="굴림" w:hAnsi="Arial" w:cs="Arial"/>
          <w:sz w:val="22"/>
        </w:rPr>
      </w:pPr>
    </w:p>
    <w:p w14:paraId="52130364" w14:textId="771A17D3" w:rsidR="00F63BB3"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034. </w:t>
      </w:r>
      <w:r w:rsidR="00F63BB3" w:rsidRPr="001D19F6">
        <w:rPr>
          <w:rFonts w:ascii="Arial" w:eastAsia="굴림" w:hAnsi="Arial" w:cs="Arial"/>
          <w:sz w:val="22"/>
        </w:rPr>
        <w:t>How many</w:t>
      </w:r>
      <w:r w:rsidR="005463F2" w:rsidRPr="001D19F6">
        <w:rPr>
          <w:rFonts w:ascii="Arial" w:eastAsia="굴림" w:hAnsi="Arial" w:cs="Arial"/>
          <w:sz w:val="22"/>
        </w:rPr>
        <w:t xml:space="preserve"> </w:t>
      </w:r>
      <w:r w:rsidR="00624BD4" w:rsidRPr="001D19F6">
        <w:rPr>
          <w:rFonts w:ascii="Arial" w:eastAsia="굴림" w:hAnsi="Arial" w:cs="Arial"/>
          <w:sz w:val="22"/>
        </w:rPr>
        <w:t>month</w:t>
      </w:r>
      <w:r w:rsidR="00F63BB3" w:rsidRPr="001D19F6">
        <w:rPr>
          <w:rFonts w:ascii="Arial" w:eastAsia="굴림" w:hAnsi="Arial" w:cs="Arial"/>
          <w:sz w:val="22"/>
        </w:rPr>
        <w:t>(</w:t>
      </w:r>
      <w:r w:rsidR="00624BD4" w:rsidRPr="001D19F6">
        <w:rPr>
          <w:rFonts w:ascii="Arial" w:eastAsia="굴림" w:hAnsi="Arial" w:cs="Arial"/>
          <w:sz w:val="22"/>
        </w:rPr>
        <w:t>s</w:t>
      </w:r>
      <w:r w:rsidR="00F63BB3" w:rsidRPr="001D19F6">
        <w:rPr>
          <w:rFonts w:ascii="Arial" w:eastAsia="굴림" w:hAnsi="Arial" w:cs="Arial"/>
          <w:sz w:val="22"/>
        </w:rPr>
        <w:t>)</w:t>
      </w:r>
      <w:r w:rsidR="00624BD4" w:rsidRPr="001D19F6">
        <w:rPr>
          <w:rFonts w:ascii="Arial" w:eastAsia="굴림" w:hAnsi="Arial" w:cs="Arial"/>
          <w:sz w:val="22"/>
        </w:rPr>
        <w:t xml:space="preserve"> did you receive </w:t>
      </w:r>
      <w:r w:rsidR="00F54872" w:rsidRPr="001D19F6">
        <w:rPr>
          <w:rFonts w:ascii="Arial" w:eastAsia="굴림" w:hAnsi="Arial" w:cs="Arial"/>
          <w:sz w:val="22"/>
        </w:rPr>
        <w:t xml:space="preserve">your </w:t>
      </w:r>
      <w:r w:rsidR="00C1163C" w:rsidRPr="001D19F6">
        <w:rPr>
          <w:rFonts w:ascii="Arial" w:eastAsia="굴림" w:hAnsi="Arial" w:cs="Arial"/>
          <w:sz w:val="22"/>
        </w:rPr>
        <w:t>monthly</w:t>
      </w:r>
      <w:r w:rsidR="004715AD" w:rsidRPr="001D19F6">
        <w:rPr>
          <w:rFonts w:ascii="Arial" w:eastAsia="굴림" w:hAnsi="Arial" w:cs="Arial"/>
          <w:sz w:val="22"/>
        </w:rPr>
        <w:t xml:space="preserve"> </w:t>
      </w:r>
      <w:r w:rsidR="00F54872" w:rsidRPr="001D19F6">
        <w:rPr>
          <w:rFonts w:ascii="Arial" w:eastAsia="굴림" w:hAnsi="Arial" w:cs="Arial"/>
          <w:sz w:val="22"/>
        </w:rPr>
        <w:t>national pension</w:t>
      </w:r>
      <w:r w:rsidR="005463F2" w:rsidRPr="001D19F6">
        <w:rPr>
          <w:rFonts w:ascii="Arial" w:eastAsia="굴림" w:hAnsi="Arial" w:cs="Arial"/>
          <w:sz w:val="22"/>
        </w:rPr>
        <w:t xml:space="preserve"> benefits</w:t>
      </w:r>
      <w:r w:rsidR="004715AD" w:rsidRPr="001D19F6">
        <w:rPr>
          <w:rFonts w:ascii="Arial" w:eastAsia="굴림" w:hAnsi="Arial" w:cs="Arial"/>
          <w:sz w:val="22"/>
        </w:rPr>
        <w:t xml:space="preserve"> </w:t>
      </w:r>
      <w:r w:rsidR="007F7C97" w:rsidRPr="001D19F6">
        <w:rPr>
          <w:rFonts w:ascii="Arial" w:eastAsia="굴림" w:hAnsi="Arial" w:cs="Arial"/>
          <w:sz w:val="22"/>
        </w:rPr>
        <w:t xml:space="preserve">in the </w:t>
      </w:r>
      <w:r w:rsidR="00624BD4" w:rsidRPr="001D19F6">
        <w:rPr>
          <w:rFonts w:ascii="Arial" w:eastAsia="굴림" w:hAnsi="Arial" w:cs="Arial"/>
          <w:sz w:val="22"/>
        </w:rPr>
        <w:t>last</w:t>
      </w:r>
      <w:r w:rsidR="007F7C97" w:rsidRPr="001D19F6">
        <w:rPr>
          <w:rFonts w:ascii="Arial" w:eastAsia="굴림" w:hAnsi="Arial" w:cs="Arial"/>
          <w:sz w:val="22"/>
        </w:rPr>
        <w:t xml:space="preserve"> calendar</w:t>
      </w:r>
      <w:r w:rsidR="00674849" w:rsidRPr="001D19F6">
        <w:rPr>
          <w:rFonts w:ascii="Arial" w:eastAsia="굴림" w:hAnsi="Arial" w:cs="Arial"/>
          <w:sz w:val="22"/>
        </w:rPr>
        <w:t xml:space="preserve"> </w:t>
      </w:r>
      <w:r w:rsidR="0020531B" w:rsidRPr="001D19F6">
        <w:rPr>
          <w:rFonts w:ascii="Arial" w:eastAsia="굴림" w:hAnsi="Arial" w:cs="Arial"/>
          <w:sz w:val="22"/>
        </w:rPr>
        <w:t>year (</w:t>
      </w:r>
      <w:del w:id="8113" w:author="Keis" w:date="2024-09-06T10:18:00Z">
        <w:r w:rsidR="003F29CA" w:rsidDel="009F27DD">
          <w:rPr>
            <w:rFonts w:ascii="Arial" w:eastAsia="굴림" w:hAnsi="Arial" w:cs="Arial" w:hint="eastAsia"/>
            <w:color w:val="FF0000"/>
            <w:sz w:val="22"/>
          </w:rPr>
          <w:delText>2019</w:delText>
        </w:r>
      </w:del>
      <w:ins w:id="8114"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w:t>
      </w:r>
      <w:r w:rsidR="00F63BB3" w:rsidRPr="001D19F6">
        <w:rPr>
          <w:rFonts w:ascii="Arial" w:eastAsia="굴림" w:hAnsi="Arial" w:cs="Arial"/>
          <w:sz w:val="22"/>
        </w:rPr>
        <w:t xml:space="preserve"> (unit: month)</w:t>
      </w:r>
    </w:p>
    <w:p w14:paraId="3E75FEED" w14:textId="77777777" w:rsidR="00F63BB3" w:rsidRPr="001D19F6" w:rsidRDefault="00F63BB3" w:rsidP="00F63BB3">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3F29CA" w:rsidRPr="00BA6722">
        <w:rPr>
          <w:rFonts w:ascii="Arial" w:eastAsia="굴림" w:hAnsi="Arial" w:cs="Arial"/>
          <w:kern w:val="0"/>
          <w:sz w:val="22"/>
          <w:rPrChange w:id="8115" w:author="Keis" w:date="2024-09-13T12:59:00Z">
            <w:rPr>
              <w:rFonts w:ascii="Arial" w:eastAsia="굴림" w:hAnsi="Arial" w:cs="Arial"/>
              <w:color w:val="FF0000"/>
              <w:kern w:val="0"/>
              <w:sz w:val="22"/>
            </w:rPr>
          </w:rPrChange>
        </w:rPr>
        <w:t>1</w:t>
      </w:r>
      <w:r w:rsidRPr="001D19F6">
        <w:rPr>
          <w:rFonts w:ascii="Arial" w:eastAsia="굴림" w:hAnsi="Arial" w:cs="Arial"/>
          <w:kern w:val="0"/>
          <w:sz w:val="22"/>
        </w:rPr>
        <w:t>~12]</w:t>
      </w:r>
    </w:p>
    <w:p w14:paraId="4FC19DA4" w14:textId="77777777" w:rsidR="004715AD" w:rsidRPr="001D19F6" w:rsidRDefault="004715AD">
      <w:pPr>
        <w:widowControl/>
        <w:wordWrap/>
        <w:autoSpaceDE/>
        <w:autoSpaceDN/>
        <w:jc w:val="left"/>
        <w:rPr>
          <w:rFonts w:ascii="Arial" w:eastAsia="굴림" w:hAnsi="Arial" w:cs="Arial"/>
          <w:sz w:val="22"/>
        </w:rPr>
      </w:pPr>
    </w:p>
    <w:p w14:paraId="51C98AB9" w14:textId="77777777" w:rsidR="00F63BB3" w:rsidRPr="001D19F6" w:rsidRDefault="00F63BB3">
      <w:pPr>
        <w:widowControl/>
        <w:wordWrap/>
        <w:autoSpaceDE/>
        <w:autoSpaceDN/>
        <w:jc w:val="left"/>
        <w:rPr>
          <w:rFonts w:ascii="Arial" w:eastAsia="굴림" w:hAnsi="Arial" w:cs="Arial"/>
          <w:sz w:val="22"/>
        </w:rPr>
      </w:pPr>
    </w:p>
    <w:p w14:paraId="3BDBB57F" w14:textId="3F10DFB4"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035.</w:t>
      </w:r>
      <w:r w:rsidR="00C8103C" w:rsidRPr="001D19F6">
        <w:rPr>
          <w:rFonts w:ascii="Arial" w:eastAsia="굴림" w:hAnsi="Arial" w:cs="Arial"/>
          <w:sz w:val="22"/>
        </w:rPr>
        <w:t xml:space="preserve"> What was the average</w:t>
      </w:r>
      <w:r w:rsidR="00674849" w:rsidRPr="001D19F6">
        <w:rPr>
          <w:rFonts w:ascii="Arial" w:eastAsia="굴림" w:hAnsi="Arial" w:cs="Arial"/>
          <w:sz w:val="22"/>
        </w:rPr>
        <w:t xml:space="preserve"> monthly</w:t>
      </w:r>
      <w:r w:rsidR="00C8103C" w:rsidRPr="001D19F6">
        <w:rPr>
          <w:rFonts w:ascii="Arial" w:eastAsia="굴림" w:hAnsi="Arial" w:cs="Arial"/>
          <w:sz w:val="22"/>
        </w:rPr>
        <w:t xml:space="preserve"> amount of national pension</w:t>
      </w:r>
      <w:r w:rsidR="005463F2" w:rsidRPr="001D19F6">
        <w:rPr>
          <w:rFonts w:ascii="Arial" w:eastAsia="굴림" w:hAnsi="Arial" w:cs="Arial"/>
          <w:sz w:val="22"/>
        </w:rPr>
        <w:t xml:space="preserve"> benefits</w:t>
      </w:r>
      <w:r w:rsidR="001A6F49" w:rsidRPr="001D19F6">
        <w:rPr>
          <w:rFonts w:ascii="Arial" w:eastAsia="굴림" w:hAnsi="Arial" w:cs="Arial"/>
          <w:sz w:val="22"/>
        </w:rPr>
        <w:t xml:space="preserve"> </w:t>
      </w:r>
      <w:r w:rsidR="007F7C97" w:rsidRPr="001D19F6">
        <w:rPr>
          <w:rFonts w:ascii="Arial" w:eastAsia="굴림" w:hAnsi="Arial" w:cs="Arial"/>
          <w:sz w:val="22"/>
        </w:rPr>
        <w:t xml:space="preserve">in the </w:t>
      </w:r>
      <w:r w:rsidR="00C8103C" w:rsidRPr="001D19F6">
        <w:rPr>
          <w:rFonts w:ascii="Arial" w:eastAsia="굴림" w:hAnsi="Arial" w:cs="Arial"/>
          <w:sz w:val="22"/>
        </w:rPr>
        <w:t>last</w:t>
      </w:r>
      <w:r w:rsidR="007F7C97" w:rsidRPr="001D19F6">
        <w:rPr>
          <w:rFonts w:ascii="Arial" w:eastAsia="굴림" w:hAnsi="Arial" w:cs="Arial"/>
          <w:sz w:val="22"/>
        </w:rPr>
        <w:t xml:space="preserve"> calendar</w:t>
      </w:r>
      <w:r w:rsidR="00C8103C" w:rsidRPr="001D19F6">
        <w:rPr>
          <w:rFonts w:ascii="Arial" w:eastAsia="굴림" w:hAnsi="Arial" w:cs="Arial"/>
          <w:sz w:val="22"/>
        </w:rPr>
        <w:t xml:space="preserve"> year (</w:t>
      </w:r>
      <w:del w:id="8116" w:author="Keis" w:date="2024-09-06T10:18:00Z">
        <w:r w:rsidR="003F29CA" w:rsidDel="009F27DD">
          <w:rPr>
            <w:rFonts w:ascii="Arial" w:eastAsia="굴림" w:hAnsi="Arial" w:cs="Arial" w:hint="eastAsia"/>
            <w:color w:val="FF0000"/>
            <w:sz w:val="22"/>
          </w:rPr>
          <w:delText>2019</w:delText>
        </w:r>
      </w:del>
      <w:ins w:id="8117" w:author="Keis" w:date="2024-09-06T10:18:00Z">
        <w:r w:rsidR="009F27DD" w:rsidRPr="009F27DD">
          <w:rPr>
            <w:rFonts w:ascii="Arial" w:eastAsia="굴림" w:hAnsi="Arial" w:cs="Arial" w:hint="eastAsia"/>
            <w:color w:val="00B050"/>
            <w:sz w:val="22"/>
          </w:rPr>
          <w:t>2021</w:t>
        </w:r>
      </w:ins>
      <w:r w:rsidR="00C8103C" w:rsidRPr="001D19F6">
        <w:rPr>
          <w:rFonts w:ascii="Arial" w:eastAsia="굴림" w:hAnsi="Arial" w:cs="Arial"/>
          <w:sz w:val="22"/>
        </w:rPr>
        <w:t>)</w:t>
      </w:r>
      <w:r w:rsidR="00624BD4" w:rsidRPr="001D19F6">
        <w:rPr>
          <w:rFonts w:ascii="Arial" w:eastAsia="굴림" w:hAnsi="Arial" w:cs="Arial"/>
          <w:sz w:val="22"/>
        </w:rPr>
        <w:t>? (unit: 10,000 Korean won)</w:t>
      </w:r>
    </w:p>
    <w:p w14:paraId="76CE9E41" w14:textId="77777777" w:rsidR="001D484E" w:rsidRPr="001D19F6" w:rsidRDefault="002A59AE" w:rsidP="003A0C49">
      <w:pPr>
        <w:wordWrap/>
        <w:spacing w:line="360" w:lineRule="auto"/>
        <w:rPr>
          <w:rFonts w:ascii="Arial" w:eastAsia="굴림" w:hAnsi="Arial" w:cs="Arial"/>
          <w:sz w:val="22"/>
        </w:rPr>
      </w:pPr>
      <w:r w:rsidRPr="001D19F6">
        <w:rPr>
          <w:rFonts w:ascii="Arial" w:eastAsia="굴림" w:hAnsi="Arial" w:cs="Arial"/>
          <w:sz w:val="22"/>
        </w:rPr>
        <w:t xml:space="preserve">[IWER: In previous interview, an average monthly </w:t>
      </w:r>
      <w:r w:rsidR="00152F6F" w:rsidRPr="001D19F6">
        <w:rPr>
          <w:rFonts w:ascii="Arial" w:eastAsia="굴림" w:hAnsi="Arial" w:cs="Arial"/>
          <w:sz w:val="22"/>
        </w:rPr>
        <w:t>national pension benefit</w:t>
      </w:r>
      <w:r w:rsidR="00C4797A" w:rsidRPr="001D19F6">
        <w:rPr>
          <w:rFonts w:ascii="Arial" w:eastAsia="굴림" w:hAnsi="Arial" w:cs="Arial"/>
          <w:sz w:val="22"/>
        </w:rPr>
        <w:t>: About (PL) 10,000 Korean won</w:t>
      </w:r>
      <w:r w:rsidR="002D57FD" w:rsidRPr="001D19F6">
        <w:rPr>
          <w:rFonts w:ascii="Arial" w:eastAsia="굴림" w:hAnsi="Arial" w:cs="Arial"/>
          <w:sz w:val="22"/>
        </w:rPr>
        <w:t>]</w:t>
      </w:r>
    </w:p>
    <w:p w14:paraId="6F9A0AA3" w14:textId="77777777" w:rsidR="002D57FD" w:rsidRPr="001D19F6" w:rsidRDefault="002D57FD" w:rsidP="002D57FD">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sz w:val="22"/>
        </w:rPr>
      </w:pPr>
      <w:r w:rsidRPr="001D19F6">
        <w:rPr>
          <w:rFonts w:ascii="Arial" w:eastAsia="굴림" w:hAnsi="Arial" w:cs="Arial"/>
          <w:kern w:val="0"/>
          <w:sz w:val="22"/>
        </w:rPr>
        <w:tab/>
      </w:r>
      <w:r w:rsidRPr="001D19F6">
        <w:rPr>
          <w:rFonts w:ascii="Arial" w:eastAsia="굴림" w:hAnsi="Arial" w:cs="Arial"/>
          <w:sz w:val="22"/>
        </w:rPr>
        <w:t>_______________________________ MW [Range: 0 ~ 9997]</w:t>
      </w:r>
    </w:p>
    <w:p w14:paraId="03970621"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53D2DDA7"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5B8E3C50" w14:textId="77777777" w:rsidR="00624BD4" w:rsidRPr="001D19F6" w:rsidRDefault="00624BD4" w:rsidP="003A0C49">
      <w:pPr>
        <w:wordWrap/>
        <w:spacing w:line="360" w:lineRule="auto"/>
        <w:rPr>
          <w:rFonts w:ascii="Arial" w:eastAsia="굴림" w:hAnsi="Arial" w:cs="Arial"/>
          <w:sz w:val="22"/>
        </w:rPr>
      </w:pPr>
    </w:p>
    <w:p w14:paraId="7AACB16F"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4E1FF080" w14:textId="77777777" w:rsidR="00624BD4" w:rsidRPr="001D19F6" w:rsidRDefault="00624BD4" w:rsidP="00F14BA4">
      <w:pPr>
        <w:pStyle w:val="a6"/>
        <w:numPr>
          <w:ilvl w:val="0"/>
          <w:numId w:val="709"/>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033=</w:t>
      </w:r>
      <w:r w:rsidRPr="001D19F6">
        <w:rPr>
          <w:rFonts w:ascii="굴림" w:eastAsia="굴림" w:hAnsi="굴림" w:cs="굴림" w:hint="eastAsia"/>
          <w:b/>
          <w:sz w:val="22"/>
        </w:rPr>
        <w:t>①</w:t>
      </w:r>
      <w:r w:rsidRPr="001D19F6">
        <w:rPr>
          <w:rFonts w:ascii="Arial" w:eastAsia="굴림" w:hAnsi="Arial" w:cs="Arial"/>
          <w:b/>
          <w:sz w:val="22"/>
        </w:rPr>
        <w:t xml:space="preserve">, then </w:t>
      </w:r>
      <w:r w:rsidR="001A6F49"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037</w:t>
      </w:r>
      <w:r w:rsidR="005463F2" w:rsidRPr="001D19F6">
        <w:rPr>
          <w:rFonts w:ascii="Arial" w:eastAsia="굴림" w:hAnsi="Arial" w:cs="Arial"/>
          <w:b/>
          <w:sz w:val="22"/>
        </w:rPr>
        <w:t>.</w:t>
      </w:r>
    </w:p>
    <w:p w14:paraId="3A5A3E09" w14:textId="77777777" w:rsidR="00624BD4" w:rsidRPr="001D19F6" w:rsidRDefault="00624BD4" w:rsidP="00F14BA4">
      <w:pPr>
        <w:pStyle w:val="a6"/>
        <w:numPr>
          <w:ilvl w:val="0"/>
          <w:numId w:val="709"/>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033=</w:t>
      </w:r>
      <w:r w:rsidRPr="001D19F6">
        <w:rPr>
          <w:rFonts w:ascii="굴림" w:eastAsia="굴림" w:hAnsi="굴림" w:cs="굴림" w:hint="eastAsia"/>
          <w:b/>
          <w:sz w:val="22"/>
        </w:rPr>
        <w:t>②</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xml:space="preserve">, then </w:t>
      </w:r>
      <w:r w:rsidR="001A6F49"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036</w:t>
      </w:r>
      <w:r w:rsidR="005463F2" w:rsidRPr="001D19F6">
        <w:rPr>
          <w:rFonts w:ascii="Arial" w:eastAsia="굴림" w:hAnsi="Arial" w:cs="Arial"/>
          <w:b/>
          <w:sz w:val="22"/>
        </w:rPr>
        <w:t>.</w:t>
      </w:r>
    </w:p>
    <w:p w14:paraId="330AA973" w14:textId="77777777" w:rsidR="00624BD4" w:rsidRPr="001D19F6" w:rsidRDefault="00624BD4" w:rsidP="003A0C49">
      <w:pPr>
        <w:wordWrap/>
        <w:spacing w:line="360" w:lineRule="auto"/>
        <w:rPr>
          <w:rFonts w:ascii="Arial" w:eastAsia="굴림" w:hAnsi="Arial" w:cs="Arial"/>
          <w:b/>
          <w:sz w:val="22"/>
        </w:rPr>
      </w:pPr>
    </w:p>
    <w:p w14:paraId="3B1373E0" w14:textId="0562E585"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036.</w:t>
      </w:r>
      <w:r w:rsidR="008478CE" w:rsidRPr="001D19F6">
        <w:rPr>
          <w:rFonts w:ascii="Arial" w:eastAsia="굴림" w:hAnsi="Arial" w:cs="Arial"/>
          <w:sz w:val="22"/>
        </w:rPr>
        <w:t xml:space="preserve"> What was the total amount of </w:t>
      </w:r>
      <w:r w:rsidR="005463F2" w:rsidRPr="001D19F6">
        <w:rPr>
          <w:rFonts w:ascii="Arial" w:eastAsia="굴림" w:hAnsi="Arial" w:cs="Arial"/>
          <w:sz w:val="22"/>
        </w:rPr>
        <w:t>national pension benefits</w:t>
      </w:r>
      <w:r w:rsidR="008478CE" w:rsidRPr="001D19F6">
        <w:rPr>
          <w:rFonts w:ascii="Arial" w:eastAsia="굴림" w:hAnsi="Arial" w:cs="Arial"/>
          <w:sz w:val="22"/>
        </w:rPr>
        <w:t xml:space="preserve"> you received </w:t>
      </w:r>
      <w:r w:rsidR="001A6F49" w:rsidRPr="001D19F6">
        <w:rPr>
          <w:rFonts w:ascii="Arial" w:eastAsia="굴림" w:hAnsi="Arial" w:cs="Arial"/>
          <w:sz w:val="22"/>
        </w:rPr>
        <w:t xml:space="preserve">for </w:t>
      </w:r>
      <w:r w:rsidR="008478CE" w:rsidRPr="001D19F6">
        <w:rPr>
          <w:rFonts w:ascii="Arial" w:eastAsia="굴림" w:hAnsi="Arial" w:cs="Arial"/>
          <w:sz w:val="22"/>
        </w:rPr>
        <w:t>a lump sum</w:t>
      </w:r>
      <w:r w:rsidR="001A6F49" w:rsidRPr="001D19F6">
        <w:rPr>
          <w:rFonts w:ascii="Arial" w:eastAsia="굴림" w:hAnsi="Arial" w:cs="Arial"/>
          <w:sz w:val="22"/>
        </w:rPr>
        <w:t xml:space="preserve"> </w:t>
      </w:r>
      <w:r w:rsidR="007F7C97" w:rsidRPr="001D19F6">
        <w:rPr>
          <w:rFonts w:ascii="Arial" w:eastAsia="굴림" w:hAnsi="Arial" w:cs="Arial"/>
          <w:sz w:val="22"/>
        </w:rPr>
        <w:t xml:space="preserve">in the </w:t>
      </w:r>
      <w:r w:rsidR="00593AB4" w:rsidRPr="001D19F6">
        <w:rPr>
          <w:rFonts w:ascii="Arial" w:eastAsia="굴림" w:hAnsi="Arial" w:cs="Arial"/>
          <w:sz w:val="22"/>
        </w:rPr>
        <w:t>last</w:t>
      </w:r>
      <w:r w:rsidR="007F7C97" w:rsidRPr="001D19F6">
        <w:rPr>
          <w:rFonts w:ascii="Arial" w:eastAsia="굴림" w:hAnsi="Arial" w:cs="Arial"/>
          <w:sz w:val="22"/>
        </w:rPr>
        <w:t xml:space="preserve"> calendar</w:t>
      </w:r>
      <w:r w:rsidR="00593AB4" w:rsidRPr="001D19F6">
        <w:rPr>
          <w:rFonts w:ascii="Arial" w:eastAsia="굴림" w:hAnsi="Arial" w:cs="Arial"/>
          <w:sz w:val="22"/>
        </w:rPr>
        <w:t xml:space="preserve"> year (</w:t>
      </w:r>
      <w:del w:id="8118" w:author="Keis" w:date="2024-09-06T10:18:00Z">
        <w:r w:rsidR="003F29CA" w:rsidDel="009F27DD">
          <w:rPr>
            <w:rFonts w:ascii="Arial" w:eastAsia="굴림" w:hAnsi="Arial" w:cs="Arial" w:hint="eastAsia"/>
            <w:color w:val="FF0000"/>
            <w:sz w:val="22"/>
          </w:rPr>
          <w:delText>2019</w:delText>
        </w:r>
      </w:del>
      <w:ins w:id="8119" w:author="Keis" w:date="2024-09-06T10:18:00Z">
        <w:r w:rsidR="009F27DD" w:rsidRPr="009F27DD">
          <w:rPr>
            <w:rFonts w:ascii="Arial" w:eastAsia="굴림" w:hAnsi="Arial" w:cs="Arial" w:hint="eastAsia"/>
            <w:color w:val="00B050"/>
            <w:sz w:val="22"/>
          </w:rPr>
          <w:t>2021</w:t>
        </w:r>
      </w:ins>
      <w:r w:rsidR="00593AB4" w:rsidRPr="001D19F6">
        <w:rPr>
          <w:rFonts w:ascii="Arial" w:eastAsia="굴림" w:hAnsi="Arial" w:cs="Arial"/>
          <w:sz w:val="22"/>
        </w:rPr>
        <w:t>)</w:t>
      </w:r>
      <w:r w:rsidR="00624BD4" w:rsidRPr="001D19F6">
        <w:rPr>
          <w:rFonts w:ascii="Arial" w:eastAsia="굴림" w:hAnsi="Arial" w:cs="Arial"/>
          <w:sz w:val="22"/>
        </w:rPr>
        <w:t>? (unit:10,000 Korean won)</w:t>
      </w:r>
    </w:p>
    <w:p w14:paraId="74511CB5" w14:textId="77777777" w:rsidR="00316D12" w:rsidRPr="001D19F6" w:rsidRDefault="00316D12" w:rsidP="003A0C49">
      <w:pPr>
        <w:wordWrap/>
        <w:spacing w:line="360" w:lineRule="auto"/>
        <w:rPr>
          <w:rFonts w:ascii="Arial" w:eastAsia="굴림" w:hAnsi="Arial" w:cs="Arial"/>
          <w:sz w:val="22"/>
        </w:rPr>
      </w:pPr>
      <w:r w:rsidRPr="001D19F6">
        <w:rPr>
          <w:rFonts w:ascii="Arial" w:eastAsia="굴림" w:hAnsi="Arial" w:cs="Arial"/>
          <w:sz w:val="22"/>
        </w:rPr>
        <w:lastRenderedPageBreak/>
        <w:t>[IWER:</w:t>
      </w:r>
    </w:p>
    <w:p w14:paraId="66C73EC4" w14:textId="77777777" w:rsidR="00152F6F" w:rsidRPr="001D19F6" w:rsidRDefault="00316D12" w:rsidP="003A0C49">
      <w:pPr>
        <w:wordWrap/>
        <w:spacing w:line="360" w:lineRule="auto"/>
        <w:rPr>
          <w:rFonts w:ascii="Arial" w:eastAsia="굴림" w:hAnsi="Arial" w:cs="Arial"/>
          <w:sz w:val="22"/>
        </w:rPr>
      </w:pPr>
      <w:r w:rsidRPr="001D19F6">
        <w:rPr>
          <w:rFonts w:ascii="Arial" w:eastAsia="굴림" w:hAnsi="Arial" w:cs="Arial"/>
          <w:sz w:val="22"/>
        </w:rPr>
        <w:t xml:space="preserve">- </w:t>
      </w:r>
      <w:r w:rsidR="00152F6F" w:rsidRPr="001D19F6">
        <w:rPr>
          <w:rFonts w:ascii="Arial" w:eastAsia="굴림" w:hAnsi="Arial" w:cs="Arial"/>
          <w:sz w:val="22"/>
        </w:rPr>
        <w:t xml:space="preserve">In previous interview, the total of </w:t>
      </w:r>
      <w:r w:rsidR="00674849" w:rsidRPr="001D19F6">
        <w:rPr>
          <w:rFonts w:ascii="Arial" w:eastAsia="굴림" w:hAnsi="Arial" w:cs="Arial"/>
          <w:sz w:val="22"/>
        </w:rPr>
        <w:t xml:space="preserve">your lump sum benefit from the </w:t>
      </w:r>
      <w:r w:rsidR="00152F6F" w:rsidRPr="001D19F6">
        <w:rPr>
          <w:rFonts w:ascii="Arial" w:eastAsia="굴림" w:hAnsi="Arial" w:cs="Arial"/>
          <w:sz w:val="22"/>
        </w:rPr>
        <w:t>national pensio</w:t>
      </w:r>
      <w:r w:rsidRPr="001D19F6">
        <w:rPr>
          <w:rFonts w:ascii="Arial" w:eastAsia="굴림" w:hAnsi="Arial" w:cs="Arial"/>
          <w:sz w:val="22"/>
        </w:rPr>
        <w:t>n: About (PL) 10,000 Korean won</w:t>
      </w:r>
    </w:p>
    <w:p w14:paraId="04BFDE84" w14:textId="77777777" w:rsidR="00316D12" w:rsidRPr="001D19F6" w:rsidRDefault="00316D12" w:rsidP="00316D12">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FC8245A" w14:textId="77777777" w:rsidR="00316D12" w:rsidRPr="001D19F6" w:rsidRDefault="00316D12" w:rsidP="00316D12">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1~999] ________MW [Range: 0 ~ 9997]</w:t>
      </w:r>
    </w:p>
    <w:p w14:paraId="4C276597"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w:t>
      </w:r>
      <w:proofErr w:type="spellStart"/>
      <w:r w:rsidRPr="001D19F6">
        <w:rPr>
          <w:rFonts w:ascii="Arial" w:eastAsia="굴림" w:hAnsi="Arial" w:cs="Arial"/>
          <w:sz w:val="22"/>
        </w:rPr>
        <w:t>know→Go</w:t>
      </w:r>
      <w:proofErr w:type="spellEnd"/>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1E7123FB"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757E0AA7" w14:textId="77777777" w:rsidR="00624BD4" w:rsidRPr="001D19F6" w:rsidRDefault="00624BD4" w:rsidP="00624BD4">
      <w:pPr>
        <w:wordWrap/>
        <w:spacing w:line="360" w:lineRule="auto"/>
        <w:rPr>
          <w:rFonts w:ascii="Arial" w:eastAsia="굴림" w:hAnsi="Arial" w:cs="Arial"/>
          <w:sz w:val="22"/>
        </w:rPr>
      </w:pPr>
    </w:p>
    <w:p w14:paraId="7F6BAAE4" w14:textId="3E0BCCB9"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037.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w:t>
      </w:r>
      <w:r w:rsidR="00D25653" w:rsidRPr="001D19F6">
        <w:rPr>
          <w:rFonts w:ascii="Arial" w:eastAsia="굴림" w:hAnsi="Arial" w:cs="Arial"/>
          <w:sz w:val="22"/>
        </w:rPr>
        <w:t>MW</w:t>
      </w:r>
      <w:r w:rsidR="001A6F49" w:rsidRPr="001D19F6">
        <w:rPr>
          <w:rFonts w:ascii="Arial" w:eastAsia="굴림" w:hAnsi="Arial" w:cs="Arial"/>
          <w:sz w:val="22"/>
        </w:rPr>
        <w:t xml:space="preserve"> </w:t>
      </w:r>
      <w:r w:rsidR="00C8103C" w:rsidRPr="001D19F6">
        <w:rPr>
          <w:rFonts w:ascii="Arial" w:eastAsia="굴림" w:hAnsi="Arial" w:cs="Arial"/>
          <w:sz w:val="22"/>
        </w:rPr>
        <w:t>(calculated based on</w:t>
      </w:r>
      <w:r w:rsidRPr="001D19F6">
        <w:rPr>
          <w:rFonts w:ascii="Arial" w:eastAsia="굴림" w:hAnsi="Arial" w:cs="Arial"/>
          <w:sz w:val="22"/>
        </w:rPr>
        <w:t>E</w:t>
      </w:r>
      <w:r w:rsidR="00624BD4" w:rsidRPr="001D19F6">
        <w:rPr>
          <w:rFonts w:ascii="Arial" w:eastAsia="굴림" w:hAnsi="Arial" w:cs="Arial"/>
          <w:sz w:val="22"/>
        </w:rPr>
        <w:t xml:space="preserve">034, </w:t>
      </w:r>
      <w:r w:rsidRPr="001D19F6">
        <w:rPr>
          <w:rFonts w:ascii="Arial" w:eastAsia="굴림" w:hAnsi="Arial" w:cs="Arial"/>
          <w:sz w:val="22"/>
        </w:rPr>
        <w:t>E</w:t>
      </w:r>
      <w:r w:rsidR="00624BD4" w:rsidRPr="001D19F6">
        <w:rPr>
          <w:rFonts w:ascii="Arial" w:eastAsia="굴림" w:hAnsi="Arial" w:cs="Arial"/>
          <w:sz w:val="22"/>
        </w:rPr>
        <w:t xml:space="preserve">035, and </w:t>
      </w:r>
      <w:r w:rsidRPr="001D19F6">
        <w:rPr>
          <w:rFonts w:ascii="Arial" w:eastAsia="굴림" w:hAnsi="Arial" w:cs="Arial"/>
          <w:sz w:val="22"/>
        </w:rPr>
        <w:t>E</w:t>
      </w:r>
      <w:r w:rsidR="00624BD4" w:rsidRPr="001D19F6">
        <w:rPr>
          <w:rFonts w:ascii="Arial" w:eastAsia="굴림" w:hAnsi="Arial" w:cs="Arial"/>
          <w:sz w:val="22"/>
        </w:rPr>
        <w:t>036)</w:t>
      </w:r>
      <w:r w:rsidR="005463F2" w:rsidRPr="001D19F6">
        <w:rPr>
          <w:rFonts w:ascii="Arial" w:eastAsia="굴림" w:hAnsi="Arial" w:cs="Arial"/>
          <w:sz w:val="22"/>
        </w:rPr>
        <w:t xml:space="preserve"> from the National Pension System</w:t>
      </w:r>
      <w:r w:rsidR="00624BD4" w:rsidRPr="001D19F6">
        <w:rPr>
          <w:rFonts w:ascii="Arial" w:eastAsia="굴림" w:hAnsi="Arial" w:cs="Arial"/>
          <w:sz w:val="22"/>
        </w:rPr>
        <w:t xml:space="preserve"> in</w:t>
      </w:r>
      <w:r w:rsidR="00593AB4" w:rsidRPr="001D19F6">
        <w:rPr>
          <w:rFonts w:ascii="Arial" w:eastAsia="굴림" w:hAnsi="Arial" w:cs="Arial"/>
          <w:sz w:val="22"/>
        </w:rPr>
        <w:t xml:space="preserve"> the</w:t>
      </w:r>
      <w:r w:rsidR="001A6F49" w:rsidRPr="001D19F6">
        <w:rPr>
          <w:rFonts w:ascii="Arial" w:eastAsia="굴림" w:hAnsi="Arial" w:cs="Arial"/>
          <w:sz w:val="22"/>
        </w:rPr>
        <w:t xml:space="preserv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120" w:author="Keis" w:date="2024-09-06T10:18:00Z">
        <w:r w:rsidR="003F29CA" w:rsidDel="009F27DD">
          <w:rPr>
            <w:rFonts w:ascii="Arial" w:eastAsia="굴림" w:hAnsi="Arial" w:cs="Arial" w:hint="eastAsia"/>
            <w:color w:val="FF0000"/>
            <w:sz w:val="22"/>
          </w:rPr>
          <w:delText>2019</w:delText>
        </w:r>
      </w:del>
      <w:ins w:id="8121"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F54872" w:rsidRPr="001D19F6">
        <w:rPr>
          <w:rFonts w:ascii="Arial" w:eastAsia="굴림" w:hAnsi="Arial" w:cs="Arial"/>
          <w:sz w:val="22"/>
        </w:rPr>
        <w:t>. Is</w:t>
      </w:r>
      <w:r w:rsidR="00624BD4" w:rsidRPr="001D19F6">
        <w:rPr>
          <w:rFonts w:ascii="Arial" w:eastAsia="굴림" w:hAnsi="Arial" w:cs="Arial"/>
          <w:sz w:val="22"/>
        </w:rPr>
        <w:t xml:space="preserve"> this correct?</w:t>
      </w:r>
    </w:p>
    <w:p w14:paraId="6087E157" w14:textId="77777777" w:rsidR="00D13BC5" w:rsidRPr="001D19F6" w:rsidRDefault="00877187" w:rsidP="00624BD4">
      <w:pPr>
        <w:wordWrap/>
        <w:spacing w:line="360" w:lineRule="auto"/>
        <w:rPr>
          <w:rFonts w:ascii="Arial" w:eastAsia="굴림" w:hAnsi="Arial" w:cs="Arial"/>
          <w:sz w:val="22"/>
        </w:rPr>
      </w:pPr>
      <w:r w:rsidRPr="001D19F6">
        <w:rPr>
          <w:rFonts w:ascii="Arial" w:eastAsia="굴림" w:hAnsi="Arial" w:cs="Arial"/>
          <w:sz w:val="22"/>
        </w:rPr>
        <w:t>[IWER: In previous interview, the total of national pension benefit: About (PL) 10,000 Korean won]</w:t>
      </w:r>
    </w:p>
    <w:p w14:paraId="57DCB1D4" w14:textId="77777777" w:rsidR="001A6F49" w:rsidRPr="001D19F6" w:rsidRDefault="001A6F49" w:rsidP="00F14BA4">
      <w:pPr>
        <w:pStyle w:val="a6"/>
        <w:numPr>
          <w:ilvl w:val="0"/>
          <w:numId w:val="71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E043</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E038~E042 unfolding</w:t>
      </w:r>
    </w:p>
    <w:p w14:paraId="489EE915" w14:textId="77777777" w:rsidR="00624BD4" w:rsidRPr="001D19F6" w:rsidRDefault="00624BD4" w:rsidP="001A6F4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1360A705" w14:textId="77777777" w:rsidR="00624BD4" w:rsidRPr="001D19F6" w:rsidRDefault="00624BD4" w:rsidP="001A6F4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038~</w:t>
      </w:r>
      <w:r w:rsidR="009051B0" w:rsidRPr="001D19F6">
        <w:rPr>
          <w:rFonts w:ascii="Arial" w:eastAsia="굴림" w:hAnsi="Arial" w:cs="Arial"/>
          <w:sz w:val="22"/>
        </w:rPr>
        <w:t>E</w:t>
      </w:r>
      <w:r w:rsidRPr="001D19F6">
        <w:rPr>
          <w:rFonts w:ascii="Arial" w:eastAsia="굴림" w:hAnsi="Arial" w:cs="Arial"/>
          <w:sz w:val="22"/>
        </w:rPr>
        <w:t>042 unfolding</w:t>
      </w:r>
    </w:p>
    <w:p w14:paraId="7DF41CDD" w14:textId="77777777" w:rsidR="00624BD4" w:rsidRPr="001D19F6" w:rsidRDefault="00624BD4" w:rsidP="00624BD4">
      <w:pPr>
        <w:wordWrap/>
        <w:spacing w:line="360" w:lineRule="auto"/>
        <w:rPr>
          <w:rFonts w:ascii="Arial" w:eastAsia="굴림" w:hAnsi="Arial" w:cs="Arial"/>
          <w:sz w:val="22"/>
        </w:rPr>
      </w:pPr>
    </w:p>
    <w:p w14:paraId="19045761" w14:textId="77777777" w:rsidR="00624BD4" w:rsidRPr="001D19F6" w:rsidRDefault="00624BD4" w:rsidP="003A0C49">
      <w:pPr>
        <w:wordWrap/>
        <w:spacing w:line="360" w:lineRule="auto"/>
        <w:rPr>
          <w:rFonts w:ascii="Arial" w:eastAsia="굴림" w:hAnsi="Arial" w:cs="Arial"/>
          <w:b/>
          <w:sz w:val="22"/>
        </w:rPr>
      </w:pPr>
      <w:r w:rsidRPr="001D19F6">
        <w:rPr>
          <w:rFonts w:ascii="Arial" w:eastAsia="굴림" w:hAnsi="Arial" w:cs="Arial"/>
          <w:b/>
          <w:sz w:val="22"/>
        </w:rPr>
        <w:t>&lt;</w:t>
      </w:r>
      <w:r w:rsidR="001A6F49"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038~</w:t>
      </w:r>
      <w:r w:rsidR="009051B0" w:rsidRPr="001D19F6">
        <w:rPr>
          <w:rFonts w:ascii="Arial" w:eastAsia="굴림" w:hAnsi="Arial" w:cs="Arial"/>
          <w:b/>
          <w:sz w:val="22"/>
        </w:rPr>
        <w:t>E</w:t>
      </w:r>
      <w:r w:rsidRPr="001D19F6">
        <w:rPr>
          <w:rFonts w:ascii="Arial" w:eastAsia="굴림" w:hAnsi="Arial" w:cs="Arial"/>
          <w:b/>
          <w:sz w:val="22"/>
        </w:rPr>
        <w:t>042. Unfolding bracket questions &gt;</w:t>
      </w:r>
    </w:p>
    <w:p w14:paraId="5698D8E9" w14:textId="77777777" w:rsidR="007017BD" w:rsidRPr="001D19F6" w:rsidRDefault="007017BD" w:rsidP="007017BD">
      <w:pPr>
        <w:wordWrap/>
        <w:spacing w:line="360" w:lineRule="auto"/>
        <w:rPr>
          <w:rFonts w:ascii="Arial" w:eastAsia="굴림" w:hAnsi="Arial" w:cs="Arial"/>
          <w:sz w:val="22"/>
        </w:rPr>
      </w:pPr>
      <w:r w:rsidRPr="001D19F6">
        <w:rPr>
          <w:rFonts w:ascii="Arial" w:eastAsia="굴림" w:hAnsi="Arial" w:cs="Arial"/>
          <w:sz w:val="22"/>
        </w:rPr>
        <w:t>[IWER: Go back to E036 and record if R answers the amount during the interview.]</w:t>
      </w:r>
    </w:p>
    <w:p w14:paraId="40C65715" w14:textId="65B9B1E4"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038. Did it amount to a total of less than, about equal to or more than 120 MW (10,000Korean won)</w:t>
      </w:r>
      <w:r w:rsidR="00877187" w:rsidRPr="001D19F6">
        <w:rPr>
          <w:rFonts w:ascii="Arial" w:eastAsia="굴림" w:hAnsi="Arial" w:cs="Arial"/>
          <w:sz w:val="22"/>
        </w:rPr>
        <w:t xml:space="preserve"> in the last calendar year (</w:t>
      </w:r>
      <w:del w:id="8122" w:author="Keis" w:date="2024-09-06T10:18:00Z">
        <w:r w:rsidR="003F29CA" w:rsidDel="009F27DD">
          <w:rPr>
            <w:rFonts w:ascii="Arial" w:eastAsia="굴림" w:hAnsi="Arial" w:cs="Arial" w:hint="eastAsia"/>
            <w:color w:val="FF0000"/>
            <w:sz w:val="22"/>
          </w:rPr>
          <w:delText>2019</w:delText>
        </w:r>
      </w:del>
      <w:ins w:id="8123" w:author="Keis" w:date="2024-09-06T10:18:00Z">
        <w:r w:rsidR="009F27DD" w:rsidRPr="009F27DD">
          <w:rPr>
            <w:rFonts w:ascii="Arial" w:eastAsia="굴림" w:hAnsi="Arial" w:cs="Arial" w:hint="eastAsia"/>
            <w:color w:val="00B050"/>
            <w:sz w:val="22"/>
          </w:rPr>
          <w:t>2021</w:t>
        </w:r>
      </w:ins>
      <w:r w:rsidR="00877187" w:rsidRPr="001D19F6">
        <w:rPr>
          <w:rFonts w:ascii="Arial" w:eastAsia="굴림" w:hAnsi="Arial" w:cs="Arial"/>
          <w:sz w:val="22"/>
        </w:rPr>
        <w:t>)</w:t>
      </w:r>
      <w:r w:rsidR="00624BD4" w:rsidRPr="001D19F6">
        <w:rPr>
          <w:rFonts w:ascii="Arial" w:eastAsia="굴림" w:hAnsi="Arial" w:cs="Arial"/>
          <w:sz w:val="22"/>
        </w:rPr>
        <w:t>?</w:t>
      </w:r>
    </w:p>
    <w:p w14:paraId="1407A4D0"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 MW</w:t>
      </w:r>
    </w:p>
    <w:p w14:paraId="044A6D6C"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 MW</w:t>
      </w:r>
    </w:p>
    <w:p w14:paraId="36548201"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 MW</w:t>
      </w:r>
    </w:p>
    <w:p w14:paraId="630C3BED" w14:textId="77777777" w:rsidR="00624BD4" w:rsidRPr="001D19F6" w:rsidRDefault="00624BD4" w:rsidP="003A0C49">
      <w:pPr>
        <w:wordWrap/>
        <w:spacing w:line="360" w:lineRule="auto"/>
        <w:rPr>
          <w:rFonts w:ascii="Arial" w:eastAsia="굴림" w:hAnsi="Arial" w:cs="Arial"/>
          <w:sz w:val="22"/>
        </w:rPr>
      </w:pPr>
    </w:p>
    <w:p w14:paraId="6763CB96" w14:textId="1FEA6C1E"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039. Did it amount to a total of less than, about equal to or more than 240 MW (10,000Korean won)</w:t>
      </w:r>
      <w:r w:rsidR="00877187" w:rsidRPr="001D19F6">
        <w:rPr>
          <w:rFonts w:ascii="Arial" w:eastAsia="굴림" w:hAnsi="Arial" w:cs="Arial"/>
          <w:sz w:val="22"/>
        </w:rPr>
        <w:t xml:space="preserve"> in the last calendar year (</w:t>
      </w:r>
      <w:del w:id="8124" w:author="Keis" w:date="2024-09-06T10:18:00Z">
        <w:r w:rsidR="003F29CA" w:rsidDel="009F27DD">
          <w:rPr>
            <w:rFonts w:ascii="Arial" w:eastAsia="굴림" w:hAnsi="Arial" w:cs="Arial" w:hint="eastAsia"/>
            <w:color w:val="FF0000"/>
            <w:sz w:val="22"/>
          </w:rPr>
          <w:delText>2019</w:delText>
        </w:r>
      </w:del>
      <w:ins w:id="8125" w:author="Keis" w:date="2024-09-06T10:18:00Z">
        <w:r w:rsidR="009F27DD" w:rsidRPr="009F27DD">
          <w:rPr>
            <w:rFonts w:ascii="Arial" w:eastAsia="굴림" w:hAnsi="Arial" w:cs="Arial" w:hint="eastAsia"/>
            <w:color w:val="00B050"/>
            <w:sz w:val="22"/>
          </w:rPr>
          <w:t>2021</w:t>
        </w:r>
      </w:ins>
      <w:r w:rsidR="00877187" w:rsidRPr="001D19F6">
        <w:rPr>
          <w:rFonts w:ascii="Arial" w:eastAsia="굴림" w:hAnsi="Arial" w:cs="Arial"/>
          <w:sz w:val="22"/>
        </w:rPr>
        <w:t>)</w:t>
      </w:r>
      <w:r w:rsidR="00624BD4" w:rsidRPr="001D19F6">
        <w:rPr>
          <w:rFonts w:ascii="Arial" w:eastAsia="굴림" w:hAnsi="Arial" w:cs="Arial"/>
          <w:sz w:val="22"/>
        </w:rPr>
        <w:t>?</w:t>
      </w:r>
    </w:p>
    <w:p w14:paraId="7A86272F"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 MW</w:t>
      </w:r>
    </w:p>
    <w:p w14:paraId="079A3348"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 MW</w:t>
      </w:r>
    </w:p>
    <w:p w14:paraId="41AE18B7"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 MW</w:t>
      </w:r>
    </w:p>
    <w:p w14:paraId="4EF6E9DD" w14:textId="77777777" w:rsidR="00624BD4" w:rsidRPr="001D19F6" w:rsidRDefault="00624BD4" w:rsidP="003A0C49">
      <w:pPr>
        <w:wordWrap/>
        <w:spacing w:line="360" w:lineRule="auto"/>
        <w:rPr>
          <w:rFonts w:ascii="Arial" w:eastAsia="굴림" w:hAnsi="Arial" w:cs="Arial"/>
          <w:sz w:val="22"/>
        </w:rPr>
      </w:pPr>
    </w:p>
    <w:p w14:paraId="7176A4C4" w14:textId="7F429123"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040. Did it amount to a total of less than, about equal to or more than 480 MW (10,000Korean won)</w:t>
      </w:r>
      <w:r w:rsidR="00877187" w:rsidRPr="001D19F6">
        <w:rPr>
          <w:rFonts w:ascii="Arial" w:eastAsia="굴림" w:hAnsi="Arial" w:cs="Arial"/>
          <w:sz w:val="22"/>
        </w:rPr>
        <w:t xml:space="preserve"> in the last calendar year (</w:t>
      </w:r>
      <w:del w:id="8126" w:author="Keis" w:date="2024-09-06T10:18:00Z">
        <w:r w:rsidR="003F29CA" w:rsidDel="009F27DD">
          <w:rPr>
            <w:rFonts w:ascii="Arial" w:eastAsia="굴림" w:hAnsi="Arial" w:cs="Arial" w:hint="eastAsia"/>
            <w:color w:val="FF0000"/>
            <w:sz w:val="22"/>
          </w:rPr>
          <w:delText>2019</w:delText>
        </w:r>
      </w:del>
      <w:ins w:id="8127" w:author="Keis" w:date="2024-09-06T10:18:00Z">
        <w:r w:rsidR="009F27DD" w:rsidRPr="009F27DD">
          <w:rPr>
            <w:rFonts w:ascii="Arial" w:eastAsia="굴림" w:hAnsi="Arial" w:cs="Arial" w:hint="eastAsia"/>
            <w:color w:val="00B050"/>
            <w:sz w:val="22"/>
          </w:rPr>
          <w:t>2021</w:t>
        </w:r>
      </w:ins>
      <w:r w:rsidR="00877187" w:rsidRPr="001D19F6">
        <w:rPr>
          <w:rFonts w:ascii="Arial" w:eastAsia="굴림" w:hAnsi="Arial" w:cs="Arial"/>
          <w:sz w:val="22"/>
        </w:rPr>
        <w:t>)</w:t>
      </w:r>
      <w:r w:rsidR="00624BD4" w:rsidRPr="001D19F6">
        <w:rPr>
          <w:rFonts w:ascii="Arial" w:eastAsia="굴림" w:hAnsi="Arial" w:cs="Arial"/>
          <w:sz w:val="22"/>
        </w:rPr>
        <w:t>?</w:t>
      </w:r>
    </w:p>
    <w:p w14:paraId="6F9BD91A"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480 MW</w:t>
      </w:r>
    </w:p>
    <w:p w14:paraId="48E4BBD9"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480 MW</w:t>
      </w:r>
    </w:p>
    <w:p w14:paraId="0A0741FC"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480 MW</w:t>
      </w:r>
    </w:p>
    <w:p w14:paraId="537B2555" w14:textId="77777777" w:rsidR="00624BD4" w:rsidRPr="001D19F6" w:rsidRDefault="00624BD4" w:rsidP="003A0C49">
      <w:pPr>
        <w:wordWrap/>
        <w:spacing w:line="360" w:lineRule="auto"/>
        <w:rPr>
          <w:rFonts w:ascii="Arial" w:eastAsia="굴림" w:hAnsi="Arial" w:cs="Arial"/>
          <w:sz w:val="22"/>
        </w:rPr>
      </w:pPr>
    </w:p>
    <w:p w14:paraId="3653FDFA" w14:textId="37C6EE8A"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lastRenderedPageBreak/>
        <w:t>E</w:t>
      </w:r>
      <w:r w:rsidR="00624BD4" w:rsidRPr="001D19F6">
        <w:rPr>
          <w:rFonts w:ascii="Arial" w:eastAsia="굴림" w:hAnsi="Arial" w:cs="Arial"/>
          <w:sz w:val="22"/>
        </w:rPr>
        <w:t>041. Did it amount to a total of less than, about equal to or more than 600 MW (10,000Korean won)</w:t>
      </w:r>
      <w:r w:rsidR="00877187" w:rsidRPr="001D19F6">
        <w:rPr>
          <w:rFonts w:ascii="Arial" w:eastAsia="굴림" w:hAnsi="Arial" w:cs="Arial"/>
          <w:sz w:val="22"/>
        </w:rPr>
        <w:t xml:space="preserve"> in the last calendar year (</w:t>
      </w:r>
      <w:del w:id="8128" w:author="Keis" w:date="2024-09-06T10:18:00Z">
        <w:r w:rsidR="003F29CA" w:rsidDel="009F27DD">
          <w:rPr>
            <w:rFonts w:ascii="Arial" w:eastAsia="굴림" w:hAnsi="Arial" w:cs="Arial" w:hint="eastAsia"/>
            <w:color w:val="FF0000"/>
            <w:sz w:val="22"/>
          </w:rPr>
          <w:delText>2019</w:delText>
        </w:r>
      </w:del>
      <w:ins w:id="8129" w:author="Keis" w:date="2024-09-06T10:18:00Z">
        <w:r w:rsidR="009F27DD" w:rsidRPr="009F27DD">
          <w:rPr>
            <w:rFonts w:ascii="Arial" w:eastAsia="굴림" w:hAnsi="Arial" w:cs="Arial" w:hint="eastAsia"/>
            <w:color w:val="00B050"/>
            <w:sz w:val="22"/>
          </w:rPr>
          <w:t>2021</w:t>
        </w:r>
      </w:ins>
      <w:r w:rsidR="00877187" w:rsidRPr="001D19F6">
        <w:rPr>
          <w:rFonts w:ascii="Arial" w:eastAsia="굴림" w:hAnsi="Arial" w:cs="Arial"/>
          <w:sz w:val="22"/>
        </w:rPr>
        <w:t>)</w:t>
      </w:r>
      <w:r w:rsidR="00624BD4" w:rsidRPr="001D19F6">
        <w:rPr>
          <w:rFonts w:ascii="Arial" w:eastAsia="굴림" w:hAnsi="Arial" w:cs="Arial"/>
          <w:sz w:val="22"/>
        </w:rPr>
        <w:t>?</w:t>
      </w:r>
    </w:p>
    <w:p w14:paraId="4F434054"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6207AE8E"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5BC067D5"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7F5C45F2" w14:textId="77777777" w:rsidR="00624BD4" w:rsidRPr="001D19F6" w:rsidRDefault="00624BD4" w:rsidP="003A0C49">
      <w:pPr>
        <w:wordWrap/>
        <w:spacing w:line="360" w:lineRule="auto"/>
        <w:rPr>
          <w:rFonts w:ascii="Arial" w:eastAsia="굴림" w:hAnsi="Arial" w:cs="Arial"/>
          <w:sz w:val="22"/>
        </w:rPr>
      </w:pPr>
    </w:p>
    <w:p w14:paraId="11F44084" w14:textId="65BA03AA"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042. Did it amount to a total of less than, about equal to, or more than 1,200 MW (10,000Korean won)</w:t>
      </w:r>
      <w:r w:rsidR="00877187" w:rsidRPr="001D19F6">
        <w:rPr>
          <w:rFonts w:ascii="Arial" w:eastAsia="굴림" w:hAnsi="Arial" w:cs="Arial"/>
          <w:sz w:val="22"/>
        </w:rPr>
        <w:t xml:space="preserve"> in the last calendar year (</w:t>
      </w:r>
      <w:del w:id="8130" w:author="Keis" w:date="2024-09-06T10:18:00Z">
        <w:r w:rsidR="003F29CA" w:rsidDel="009F27DD">
          <w:rPr>
            <w:rFonts w:ascii="Arial" w:eastAsia="굴림" w:hAnsi="Arial" w:cs="Arial" w:hint="eastAsia"/>
            <w:color w:val="FF0000"/>
            <w:sz w:val="22"/>
          </w:rPr>
          <w:delText>2019</w:delText>
        </w:r>
      </w:del>
      <w:ins w:id="8131" w:author="Keis" w:date="2024-09-06T10:18:00Z">
        <w:r w:rsidR="009F27DD" w:rsidRPr="009F27DD">
          <w:rPr>
            <w:rFonts w:ascii="Arial" w:eastAsia="굴림" w:hAnsi="Arial" w:cs="Arial" w:hint="eastAsia"/>
            <w:color w:val="00B050"/>
            <w:sz w:val="22"/>
          </w:rPr>
          <w:t>2021</w:t>
        </w:r>
      </w:ins>
      <w:r w:rsidR="00877187" w:rsidRPr="001D19F6">
        <w:rPr>
          <w:rFonts w:ascii="Arial" w:eastAsia="굴림" w:hAnsi="Arial" w:cs="Arial"/>
          <w:sz w:val="22"/>
        </w:rPr>
        <w:t>)</w:t>
      </w:r>
      <w:r w:rsidR="00624BD4" w:rsidRPr="001D19F6">
        <w:rPr>
          <w:rFonts w:ascii="Arial" w:eastAsia="굴림" w:hAnsi="Arial" w:cs="Arial"/>
          <w:sz w:val="22"/>
        </w:rPr>
        <w:t>?</w:t>
      </w:r>
    </w:p>
    <w:p w14:paraId="625BB522"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7340C77E"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17322D6E" w14:textId="77777777" w:rsidR="001A6F49" w:rsidRPr="001D19F6" w:rsidRDefault="001A6F49"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7B0583CA" w14:textId="77777777" w:rsidR="00624BD4" w:rsidRPr="001D19F6" w:rsidRDefault="00624BD4" w:rsidP="003A0C49">
      <w:pPr>
        <w:wordWrap/>
        <w:spacing w:line="360" w:lineRule="auto"/>
        <w:rPr>
          <w:rFonts w:ascii="Arial" w:eastAsia="굴림" w:hAnsi="Arial" w:cs="Arial"/>
          <w:sz w:val="22"/>
        </w:rPr>
      </w:pPr>
    </w:p>
    <w:p w14:paraId="1D9DCA61" w14:textId="77777777"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043. When did you start receiving</w:t>
      </w:r>
      <w:r w:rsidR="001A6F49" w:rsidRPr="001D19F6">
        <w:rPr>
          <w:rFonts w:ascii="Arial" w:eastAsia="굴림" w:hAnsi="Arial" w:cs="Arial"/>
          <w:sz w:val="22"/>
        </w:rPr>
        <w:t xml:space="preserve"> the </w:t>
      </w:r>
      <w:r w:rsidR="00D63A7C" w:rsidRPr="001D19F6">
        <w:rPr>
          <w:rFonts w:ascii="Arial" w:eastAsia="굴림" w:hAnsi="Arial" w:cs="Arial"/>
          <w:sz w:val="22"/>
        </w:rPr>
        <w:t>national p</w:t>
      </w:r>
      <w:r w:rsidR="00624BD4" w:rsidRPr="001D19F6">
        <w:rPr>
          <w:rFonts w:ascii="Arial" w:eastAsia="굴림" w:hAnsi="Arial" w:cs="Arial"/>
          <w:sz w:val="22"/>
        </w:rPr>
        <w:t>ension benefits?</w:t>
      </w:r>
      <w:r w:rsidR="001A6F49" w:rsidRPr="001D19F6">
        <w:rPr>
          <w:rFonts w:ascii="Arial" w:eastAsia="굴림" w:hAnsi="Arial" w:cs="Arial"/>
          <w:sz w:val="22"/>
        </w:rPr>
        <w:t xml:space="preserve"> </w:t>
      </w:r>
      <w:r w:rsidR="00624BD4" w:rsidRPr="001D19F6">
        <w:rPr>
          <w:rFonts w:ascii="Arial" w:eastAsia="굴림" w:hAnsi="Arial" w:cs="Arial"/>
          <w:sz w:val="22"/>
        </w:rPr>
        <w:t>(unit: year and month combined into 6 digits)</w:t>
      </w:r>
    </w:p>
    <w:p w14:paraId="4969B797" w14:textId="1C1C88E0" w:rsidR="00624BD4" w:rsidRPr="001D19F6" w:rsidRDefault="00EE3FEA" w:rsidP="003A0C49">
      <w:pPr>
        <w:wordWrap/>
        <w:spacing w:line="360" w:lineRule="auto"/>
        <w:rPr>
          <w:rFonts w:ascii="Arial" w:eastAsia="굴림" w:hAnsi="Arial" w:cs="Arial"/>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w:t>
      </w:r>
      <w:r w:rsidRPr="001D19F6">
        <w:rPr>
          <w:rFonts w:ascii="Arial" w:eastAsia="굴림" w:hAnsi="Arial" w:cs="Arial"/>
          <w:sz w:val="22"/>
        </w:rPr>
        <w:t xml:space="preserve"> </w:t>
      </w:r>
      <w:r w:rsidR="00CA42D6"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CA42D6" w:rsidRPr="001D19F6">
        <w:rPr>
          <w:rFonts w:ascii="Arial" w:eastAsia="굴림" w:hAnsi="Arial" w:cs="Arial"/>
          <w:kern w:val="0"/>
          <w:sz w:val="22"/>
        </w:rPr>
        <w:t xml:space="preserve">, mark </w:t>
      </w:r>
      <w:del w:id="8132" w:author="Keis" w:date="2024-09-06T10:18:00Z">
        <w:r w:rsidR="003F29CA" w:rsidDel="009F27DD">
          <w:rPr>
            <w:rFonts w:ascii="Arial" w:eastAsia="굴림" w:hAnsi="Arial" w:cs="Arial" w:hint="eastAsia"/>
            <w:color w:val="FF0000"/>
            <w:kern w:val="0"/>
            <w:sz w:val="22"/>
          </w:rPr>
          <w:delText>2019</w:delText>
        </w:r>
      </w:del>
      <w:ins w:id="8133" w:author="Keis" w:date="2024-09-06T10:18:00Z">
        <w:r w:rsidR="009F27DD" w:rsidRPr="009F27DD">
          <w:rPr>
            <w:rFonts w:ascii="Arial" w:eastAsia="굴림" w:hAnsi="Arial" w:cs="Arial" w:hint="eastAsia"/>
            <w:color w:val="00B050"/>
            <w:kern w:val="0"/>
            <w:sz w:val="22"/>
          </w:rPr>
          <w:t>2021</w:t>
        </w:r>
      </w:ins>
      <w:r w:rsidR="003F29CA" w:rsidRPr="008A19F8">
        <w:rPr>
          <w:rFonts w:ascii="Arial" w:eastAsia="굴림" w:hAnsi="Arial" w:cs="Arial"/>
          <w:color w:val="000000" w:themeColor="text1"/>
          <w:kern w:val="0"/>
          <w:sz w:val="22"/>
          <w:rPrChange w:id="8134" w:author="Keis" w:date="2024-09-13T13:14:00Z">
            <w:rPr>
              <w:rFonts w:ascii="Arial" w:eastAsia="굴림" w:hAnsi="Arial" w:cs="Arial"/>
              <w:color w:val="FF0000"/>
              <w:kern w:val="0"/>
              <w:sz w:val="22"/>
            </w:rPr>
          </w:rPrChange>
        </w:rPr>
        <w:t>01</w:t>
      </w:r>
      <w:r w:rsidR="00CA42D6" w:rsidRPr="001D19F6">
        <w:rPr>
          <w:rFonts w:ascii="Arial" w:eastAsia="굴림" w:hAnsi="Arial" w:cs="Arial"/>
          <w:kern w:val="0"/>
          <w:sz w:val="22"/>
        </w:rPr>
        <w:t xml:space="preserve"> for January </w:t>
      </w:r>
      <w:del w:id="8135" w:author="Keis" w:date="2024-09-06T10:18:00Z">
        <w:r w:rsidR="003F29CA" w:rsidDel="009F27DD">
          <w:rPr>
            <w:rFonts w:ascii="Arial" w:eastAsia="굴림" w:hAnsi="Arial" w:cs="Arial" w:hint="eastAsia"/>
            <w:color w:val="FF0000"/>
            <w:kern w:val="0"/>
            <w:sz w:val="22"/>
          </w:rPr>
          <w:delText>2019</w:delText>
        </w:r>
      </w:del>
      <w:ins w:id="8136" w:author="Keis" w:date="2024-09-06T10:18:00Z">
        <w:r w:rsidR="009F27DD" w:rsidRPr="009F27DD">
          <w:rPr>
            <w:rFonts w:ascii="Arial" w:eastAsia="굴림" w:hAnsi="Arial" w:cs="Arial" w:hint="eastAsia"/>
            <w:color w:val="00B050"/>
            <w:kern w:val="0"/>
            <w:sz w:val="22"/>
          </w:rPr>
          <w:t>2021</w:t>
        </w:r>
      </w:ins>
      <w:r w:rsidR="00CA42D6" w:rsidRPr="001D19F6">
        <w:rPr>
          <w:rFonts w:ascii="Arial" w:eastAsia="굴림" w:hAnsi="Arial" w:cs="Arial"/>
          <w:kern w:val="0"/>
          <w:sz w:val="22"/>
        </w:rPr>
        <w:t xml:space="preserve">. If the month is not clear, enter </w:t>
      </w:r>
      <w:del w:id="8137" w:author="Keis" w:date="2024-09-06T10:18:00Z">
        <w:r w:rsidR="003F29CA" w:rsidRPr="003F29CA" w:rsidDel="009F27DD">
          <w:rPr>
            <w:rFonts w:ascii="Arial" w:eastAsia="굴림" w:hAnsi="Arial" w:cs="Arial" w:hint="eastAsia"/>
            <w:color w:val="FF0000"/>
            <w:kern w:val="0"/>
            <w:sz w:val="22"/>
          </w:rPr>
          <w:delText>2019</w:delText>
        </w:r>
      </w:del>
      <w:ins w:id="8138" w:author="Keis" w:date="2024-09-06T10:18:00Z">
        <w:r w:rsidR="009F27DD" w:rsidRPr="009F27DD">
          <w:rPr>
            <w:rFonts w:ascii="Arial" w:eastAsia="굴림" w:hAnsi="Arial" w:cs="Arial" w:hint="eastAsia"/>
            <w:color w:val="00B050"/>
            <w:kern w:val="0"/>
            <w:sz w:val="22"/>
          </w:rPr>
          <w:t>2021</w:t>
        </w:r>
      </w:ins>
      <w:r w:rsidR="003F29CA" w:rsidRPr="008A19F8">
        <w:rPr>
          <w:rFonts w:ascii="Arial" w:eastAsia="굴림" w:hAnsi="Arial" w:cs="Arial"/>
          <w:color w:val="000000" w:themeColor="text1"/>
          <w:kern w:val="0"/>
          <w:sz w:val="22"/>
          <w:rPrChange w:id="8139" w:author="Keis" w:date="2024-09-13T13:14:00Z">
            <w:rPr>
              <w:rFonts w:ascii="Arial" w:eastAsia="굴림" w:hAnsi="Arial" w:cs="Arial"/>
              <w:color w:val="FF0000"/>
              <w:kern w:val="0"/>
              <w:sz w:val="22"/>
            </w:rPr>
          </w:rPrChange>
        </w:rPr>
        <w:t>00</w:t>
      </w:r>
      <w:r w:rsidR="00CB7C89" w:rsidRPr="001D19F6">
        <w:rPr>
          <w:rFonts w:ascii="Arial" w:eastAsia="굴림" w:hAnsi="Arial" w:cs="Arial"/>
          <w:sz w:val="22"/>
        </w:rPr>
        <w:t>.</w:t>
      </w:r>
      <w:r w:rsidRPr="001D19F6">
        <w:rPr>
          <w:rFonts w:ascii="Arial" w:eastAsia="굴림" w:hAnsi="Arial" w:cs="Arial"/>
          <w:sz w:val="22"/>
        </w:rPr>
        <w:t xml:space="preserve"> </w:t>
      </w:r>
      <w:r w:rsidR="004912E5" w:rsidRPr="001D19F6">
        <w:rPr>
          <w:rFonts w:ascii="Arial" w:eastAsia="굴림" w:hAnsi="Arial" w:cs="Arial"/>
          <w:sz w:val="22"/>
        </w:rPr>
        <w:t>In previous interview, the time of receiving national pension benefit: (PL) year (PL) month</w:t>
      </w:r>
      <w:r w:rsidR="00624BD4" w:rsidRPr="001D19F6">
        <w:rPr>
          <w:rFonts w:ascii="Arial" w:eastAsia="굴림" w:hAnsi="Arial" w:cs="Arial"/>
          <w:sz w:val="22"/>
        </w:rPr>
        <w:t xml:space="preserve">] </w:t>
      </w:r>
    </w:p>
    <w:p w14:paraId="77B4F937" w14:textId="0DBBC608" w:rsidR="00624BD4" w:rsidRPr="001D19F6" w:rsidRDefault="00624BD4" w:rsidP="003A0C49">
      <w:pPr>
        <w:wordWrap/>
        <w:spacing w:line="360" w:lineRule="auto"/>
        <w:rPr>
          <w:rFonts w:ascii="Arial" w:eastAsia="굴림" w:hAnsi="Arial" w:cs="Arial"/>
          <w:sz w:val="22"/>
        </w:rPr>
      </w:pPr>
      <w:r w:rsidRPr="001D19F6">
        <w:rPr>
          <w:rFonts w:ascii="Arial" w:eastAsia="굴림" w:hAnsi="Arial" w:cs="Arial"/>
          <w:sz w:val="22"/>
        </w:rPr>
        <w:t xml:space="preserve"> </w:t>
      </w:r>
      <w:r w:rsidR="001A6F49" w:rsidRPr="001D19F6">
        <w:rPr>
          <w:rFonts w:ascii="Arial" w:eastAsia="굴림" w:hAnsi="Arial" w:cs="Arial"/>
          <w:kern w:val="0"/>
          <w:sz w:val="22"/>
        </w:rPr>
        <w:tab/>
        <w:t>_______________________________</w:t>
      </w:r>
      <w:r w:rsidR="001A6F49" w:rsidRPr="001D19F6">
        <w:rPr>
          <w:rFonts w:ascii="Arial" w:eastAsia="돋움" w:hAnsi="Arial" w:cs="Arial"/>
          <w:kern w:val="0"/>
          <w:sz w:val="22"/>
        </w:rPr>
        <w:t xml:space="preserve"> </w:t>
      </w:r>
      <w:r w:rsidRPr="001D19F6">
        <w:rPr>
          <w:rFonts w:ascii="Arial" w:eastAsia="굴림" w:hAnsi="Arial" w:cs="Arial"/>
          <w:sz w:val="22"/>
        </w:rPr>
        <w:t>[</w:t>
      </w:r>
      <w:r w:rsidR="003608C0" w:rsidRPr="001D19F6">
        <w:rPr>
          <w:rFonts w:ascii="Arial" w:eastAsia="굴림" w:hAnsi="Arial" w:cs="Arial"/>
          <w:sz w:val="22"/>
        </w:rPr>
        <w:t xml:space="preserve">Range: </w:t>
      </w:r>
      <w:r w:rsidR="008501A6" w:rsidRPr="001D19F6">
        <w:rPr>
          <w:rFonts w:ascii="Arial" w:eastAsia="굴림" w:hAnsi="Arial" w:cs="Arial"/>
          <w:sz w:val="22"/>
        </w:rPr>
        <w:t>19</w:t>
      </w:r>
      <w:r w:rsidR="009241D8" w:rsidRPr="001D19F6">
        <w:rPr>
          <w:rFonts w:ascii="Arial" w:eastAsia="굴림" w:hAnsi="Arial" w:cs="Arial"/>
          <w:sz w:val="22"/>
        </w:rPr>
        <w:t>88</w:t>
      </w:r>
      <w:r w:rsidR="008501A6" w:rsidRPr="001D19F6">
        <w:rPr>
          <w:rFonts w:ascii="Arial" w:eastAsia="굴림" w:hAnsi="Arial" w:cs="Arial"/>
          <w:sz w:val="22"/>
        </w:rPr>
        <w:t>00</w:t>
      </w:r>
      <w:r w:rsidRPr="001D19F6">
        <w:rPr>
          <w:rFonts w:ascii="Arial" w:eastAsia="굴림" w:hAnsi="Arial" w:cs="Arial"/>
          <w:sz w:val="22"/>
        </w:rPr>
        <w:t>~</w:t>
      </w:r>
      <w:del w:id="8140" w:author="Keis" w:date="2024-09-06T10:18:00Z">
        <w:r w:rsidR="002E3E92" w:rsidDel="009F27DD">
          <w:rPr>
            <w:rFonts w:ascii="Arial" w:eastAsia="굴림" w:hAnsi="Arial" w:cs="Arial" w:hint="eastAsia"/>
            <w:color w:val="FF0000"/>
            <w:sz w:val="22"/>
          </w:rPr>
          <w:delText>2019</w:delText>
        </w:r>
      </w:del>
      <w:ins w:id="8141" w:author="Keis" w:date="2024-09-06T10:18:00Z">
        <w:r w:rsidR="009F27DD" w:rsidRPr="009F27DD">
          <w:rPr>
            <w:rFonts w:ascii="Arial" w:eastAsia="굴림" w:hAnsi="Arial" w:cs="Arial" w:hint="eastAsia"/>
            <w:color w:val="00B050"/>
            <w:sz w:val="22"/>
          </w:rPr>
          <w:t>2021</w:t>
        </w:r>
      </w:ins>
      <w:r w:rsidR="002E3E92" w:rsidRPr="008A19F8">
        <w:rPr>
          <w:rFonts w:ascii="Arial" w:eastAsia="굴림" w:hAnsi="Arial" w:cs="Arial"/>
          <w:color w:val="000000" w:themeColor="text1"/>
          <w:sz w:val="22"/>
          <w:rPrChange w:id="8142" w:author="Keis" w:date="2024-09-13T13:14:00Z">
            <w:rPr>
              <w:rFonts w:ascii="Arial" w:eastAsia="굴림" w:hAnsi="Arial" w:cs="Arial"/>
              <w:color w:val="FF0000"/>
              <w:sz w:val="22"/>
            </w:rPr>
          </w:rPrChange>
        </w:rPr>
        <w:t>12</w:t>
      </w:r>
      <w:r w:rsidRPr="001D19F6">
        <w:rPr>
          <w:rFonts w:ascii="Arial" w:eastAsia="굴림" w:hAnsi="Arial" w:cs="Arial"/>
          <w:sz w:val="22"/>
        </w:rPr>
        <w:t>]</w:t>
      </w:r>
    </w:p>
    <w:p w14:paraId="74C99941" w14:textId="77777777" w:rsidR="00105D92" w:rsidRPr="001D19F6" w:rsidRDefault="00105D92">
      <w:pPr>
        <w:widowControl/>
        <w:wordWrap/>
        <w:autoSpaceDE/>
        <w:autoSpaceDN/>
        <w:jc w:val="left"/>
        <w:rPr>
          <w:rFonts w:ascii="Arial" w:eastAsia="굴림" w:hAnsi="Arial" w:cs="Arial"/>
          <w:sz w:val="22"/>
        </w:rPr>
      </w:pPr>
    </w:p>
    <w:p w14:paraId="75095091" w14:textId="77777777" w:rsidR="00877187" w:rsidRPr="001D19F6" w:rsidRDefault="001A6F49" w:rsidP="001A6F49">
      <w:pPr>
        <w:wordWrap/>
        <w:spacing w:line="360" w:lineRule="auto"/>
        <w:rPr>
          <w:rFonts w:ascii="Arial" w:eastAsia="굴림" w:hAnsi="Arial" w:cs="Arial"/>
          <w:b/>
          <w:sz w:val="22"/>
        </w:rPr>
      </w:pPr>
      <w:r w:rsidRPr="001D19F6">
        <w:rPr>
          <w:rFonts w:ascii="Arial" w:eastAsia="굴림" w:hAnsi="Arial" w:cs="Arial"/>
          <w:b/>
          <w:sz w:val="22"/>
        </w:rPr>
        <w:t>&lt;</w:t>
      </w:r>
      <w:r w:rsidR="003446F1" w:rsidRPr="001D19F6">
        <w:rPr>
          <w:rFonts w:ascii="Arial" w:eastAsia="굴림" w:hAnsi="Arial" w:cs="Arial"/>
          <w:b/>
          <w:sz w:val="22"/>
        </w:rPr>
        <w:t xml:space="preserve"> Income from t</w:t>
      </w:r>
      <w:r w:rsidR="00877187" w:rsidRPr="001D19F6">
        <w:rPr>
          <w:rFonts w:ascii="Arial" w:eastAsia="굴림" w:hAnsi="Arial" w:cs="Arial"/>
          <w:b/>
          <w:sz w:val="22"/>
        </w:rPr>
        <w:t xml:space="preserve">he </w:t>
      </w:r>
      <w:r w:rsidR="007F2E0C" w:rsidRPr="001D19F6">
        <w:rPr>
          <w:rFonts w:ascii="Arial" w:eastAsia="굴림" w:hAnsi="Arial" w:cs="Arial"/>
          <w:b/>
          <w:sz w:val="22"/>
        </w:rPr>
        <w:t>Specific Co</w:t>
      </w:r>
      <w:r w:rsidR="00D665C7" w:rsidRPr="001D19F6">
        <w:rPr>
          <w:rFonts w:ascii="Arial" w:eastAsia="굴림" w:hAnsi="Arial" w:cs="Arial"/>
          <w:b/>
          <w:sz w:val="22"/>
        </w:rPr>
        <w:t>r</w:t>
      </w:r>
      <w:r w:rsidR="007F2E0C" w:rsidRPr="001D19F6">
        <w:rPr>
          <w:rFonts w:ascii="Arial" w:eastAsia="굴림" w:hAnsi="Arial" w:cs="Arial"/>
          <w:b/>
          <w:sz w:val="22"/>
        </w:rPr>
        <w:t>por</w:t>
      </w:r>
      <w:r w:rsidR="00D665C7" w:rsidRPr="001D19F6">
        <w:rPr>
          <w:rFonts w:ascii="Arial" w:eastAsia="굴림" w:hAnsi="Arial" w:cs="Arial"/>
          <w:b/>
          <w:sz w:val="22"/>
        </w:rPr>
        <w:t>ate</w:t>
      </w:r>
      <w:r w:rsidR="007F2E0C" w:rsidRPr="001D19F6">
        <w:rPr>
          <w:rFonts w:ascii="Arial" w:eastAsia="굴림" w:hAnsi="Arial" w:cs="Arial"/>
          <w:b/>
          <w:sz w:val="22"/>
        </w:rPr>
        <w:t xml:space="preserve"> </w:t>
      </w:r>
      <w:r w:rsidR="00877187" w:rsidRPr="001D19F6">
        <w:rPr>
          <w:rFonts w:ascii="Arial" w:eastAsia="굴림" w:hAnsi="Arial" w:cs="Arial"/>
          <w:b/>
          <w:sz w:val="22"/>
        </w:rPr>
        <w:t>Pension Benefit</w:t>
      </w:r>
      <w:r w:rsidRPr="001D19F6">
        <w:rPr>
          <w:rFonts w:ascii="Arial" w:eastAsia="굴림" w:hAnsi="Arial" w:cs="Arial"/>
          <w:b/>
          <w:sz w:val="22"/>
        </w:rPr>
        <w:t>&gt;</w:t>
      </w:r>
    </w:p>
    <w:p w14:paraId="0164B18E" w14:textId="77A8CD69"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4B72C7" w:rsidRPr="001D19F6">
        <w:rPr>
          <w:rFonts w:ascii="Arial" w:eastAsia="굴림" w:hAnsi="Arial" w:cs="Arial"/>
          <w:sz w:val="22"/>
        </w:rPr>
        <w:t>044. Did you receive any benefits</w:t>
      </w:r>
      <w:r w:rsidR="00624BD4" w:rsidRPr="001D19F6">
        <w:rPr>
          <w:rFonts w:ascii="Arial" w:eastAsia="굴림" w:hAnsi="Arial" w:cs="Arial"/>
          <w:sz w:val="22"/>
        </w:rPr>
        <w:t xml:space="preserve"> from </w:t>
      </w:r>
      <w:r w:rsidR="004B72C7" w:rsidRPr="001D19F6">
        <w:rPr>
          <w:rFonts w:ascii="Arial" w:eastAsia="굴림" w:hAnsi="Arial" w:cs="Arial"/>
          <w:sz w:val="22"/>
        </w:rPr>
        <w:t xml:space="preserve">the </w:t>
      </w:r>
      <w:r w:rsidR="00E10600" w:rsidRPr="001D19F6">
        <w:rPr>
          <w:rFonts w:ascii="Arial" w:eastAsia="굴림" w:hAnsi="Arial" w:cs="Arial"/>
          <w:kern w:val="0"/>
          <w:sz w:val="22"/>
        </w:rPr>
        <w:t>specific corporate pension</w:t>
      </w:r>
      <w:r w:rsidR="00624BD4" w:rsidRPr="001D19F6">
        <w:rPr>
          <w:rFonts w:ascii="Arial" w:eastAsia="굴림" w:hAnsi="Arial" w:cs="Arial"/>
          <w:sz w:val="22"/>
        </w:rPr>
        <w:t xml:space="preserve"> in</w:t>
      </w:r>
      <w:r w:rsidR="004B72C7"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143" w:author="Keis" w:date="2024-09-06T10:18:00Z">
        <w:r w:rsidR="003F29CA" w:rsidDel="009F27DD">
          <w:rPr>
            <w:rFonts w:ascii="Arial" w:eastAsia="굴림" w:hAnsi="Arial" w:cs="Arial" w:hint="eastAsia"/>
            <w:color w:val="FF0000"/>
            <w:sz w:val="22"/>
          </w:rPr>
          <w:delText>2019</w:delText>
        </w:r>
      </w:del>
      <w:ins w:id="8144"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F54872" w:rsidRPr="001D19F6">
        <w:rPr>
          <w:rFonts w:ascii="Arial" w:eastAsia="굴림" w:hAnsi="Arial" w:cs="Arial"/>
          <w:sz w:val="22"/>
        </w:rPr>
        <w:t xml:space="preserve">? </w:t>
      </w:r>
      <w:r w:rsidR="00EA1BD9" w:rsidRPr="001D19F6">
        <w:rPr>
          <w:rFonts w:ascii="Arial" w:eastAsia="굴림" w:hAnsi="Arial" w:cs="Arial"/>
          <w:sz w:val="22"/>
        </w:rPr>
        <w:t xml:space="preserve">If yes, did you receive your benefits monthly or in a lump-sum? </w:t>
      </w:r>
      <w:r w:rsidR="007F2E0C" w:rsidRPr="001D19F6">
        <w:rPr>
          <w:rFonts w:ascii="Arial" w:eastAsia="굴림" w:hAnsi="Arial" w:cs="Arial"/>
          <w:sz w:val="22"/>
        </w:rPr>
        <w:t xml:space="preserve">Specific </w:t>
      </w:r>
      <w:proofErr w:type="gramStart"/>
      <w:r w:rsidR="00D665C7" w:rsidRPr="001D19F6">
        <w:rPr>
          <w:rFonts w:ascii="Arial" w:eastAsia="굴림" w:hAnsi="Arial" w:cs="Arial"/>
          <w:sz w:val="22"/>
        </w:rPr>
        <w:t>corporate</w:t>
      </w:r>
      <w:r w:rsidR="007F2E0C" w:rsidRPr="001D19F6">
        <w:rPr>
          <w:rFonts w:ascii="Arial" w:eastAsia="굴림" w:hAnsi="Arial" w:cs="Arial"/>
          <w:sz w:val="22"/>
        </w:rPr>
        <w:t xml:space="preserve"> </w:t>
      </w:r>
      <w:r w:rsidR="00F54872" w:rsidRPr="001D19F6">
        <w:rPr>
          <w:rFonts w:ascii="Arial" w:eastAsia="굴림" w:hAnsi="Arial" w:cs="Arial"/>
          <w:sz w:val="22"/>
        </w:rPr>
        <w:t xml:space="preserve"> p</w:t>
      </w:r>
      <w:r w:rsidR="00624BD4" w:rsidRPr="001D19F6">
        <w:rPr>
          <w:rFonts w:ascii="Arial" w:eastAsia="굴림" w:hAnsi="Arial" w:cs="Arial"/>
          <w:sz w:val="22"/>
        </w:rPr>
        <w:t>ension</w:t>
      </w:r>
      <w:r w:rsidR="004B72C7" w:rsidRPr="001D19F6">
        <w:rPr>
          <w:rFonts w:ascii="Arial" w:eastAsia="굴림" w:hAnsi="Arial" w:cs="Arial"/>
          <w:sz w:val="22"/>
        </w:rPr>
        <w:t>s</w:t>
      </w:r>
      <w:proofErr w:type="gramEnd"/>
      <w:r w:rsidR="00624BD4" w:rsidRPr="001D19F6">
        <w:rPr>
          <w:rFonts w:ascii="Arial" w:eastAsia="굴림" w:hAnsi="Arial" w:cs="Arial"/>
          <w:sz w:val="22"/>
        </w:rPr>
        <w:t xml:space="preserve"> includes </w:t>
      </w:r>
      <w:r w:rsidR="007F2E0C" w:rsidRPr="001D19F6">
        <w:rPr>
          <w:rFonts w:ascii="Arial" w:eastAsia="굴림" w:hAnsi="Arial" w:cs="Arial"/>
          <w:sz w:val="22"/>
        </w:rPr>
        <w:t>private school teachers</w:t>
      </w:r>
      <w:r w:rsidR="00105D92" w:rsidRPr="001D19F6">
        <w:rPr>
          <w:rFonts w:ascii="Arial" w:eastAsia="굴림" w:hAnsi="Arial" w:cs="Arial"/>
          <w:sz w:val="22"/>
        </w:rPr>
        <w:t xml:space="preserve"> pension, </w:t>
      </w:r>
      <w:r w:rsidR="007F2E0C" w:rsidRPr="001D19F6">
        <w:rPr>
          <w:rFonts w:ascii="Arial" w:eastAsia="굴림" w:hAnsi="Arial" w:cs="Arial"/>
          <w:sz w:val="22"/>
        </w:rPr>
        <w:t xml:space="preserve">government employees </w:t>
      </w:r>
      <w:r w:rsidR="00624BD4" w:rsidRPr="001D19F6">
        <w:rPr>
          <w:rFonts w:ascii="Arial" w:eastAsia="굴림" w:hAnsi="Arial" w:cs="Arial"/>
          <w:sz w:val="22"/>
        </w:rPr>
        <w:t xml:space="preserve">pension, military </w:t>
      </w:r>
      <w:r w:rsidR="00105D92" w:rsidRPr="001D19F6">
        <w:rPr>
          <w:rFonts w:ascii="Arial" w:eastAsia="굴림" w:hAnsi="Arial" w:cs="Arial"/>
          <w:sz w:val="22"/>
        </w:rPr>
        <w:t>p</w:t>
      </w:r>
      <w:r w:rsidR="007F2E0C" w:rsidRPr="001D19F6">
        <w:rPr>
          <w:rFonts w:ascii="Arial" w:eastAsia="굴림" w:hAnsi="Arial" w:cs="Arial"/>
          <w:sz w:val="22"/>
        </w:rPr>
        <w:t>ersonnel p</w:t>
      </w:r>
      <w:r w:rsidR="00105D92" w:rsidRPr="001D19F6">
        <w:rPr>
          <w:rFonts w:ascii="Arial" w:eastAsia="굴림" w:hAnsi="Arial" w:cs="Arial"/>
          <w:sz w:val="22"/>
        </w:rPr>
        <w:t xml:space="preserve">ension and </w:t>
      </w:r>
      <w:r w:rsidR="007F2E0C" w:rsidRPr="001D19F6">
        <w:rPr>
          <w:rFonts w:ascii="Arial" w:eastAsia="굴림" w:hAnsi="Arial" w:cs="Arial"/>
          <w:sz w:val="22"/>
        </w:rPr>
        <w:t xml:space="preserve">specific post office </w:t>
      </w:r>
      <w:r w:rsidR="00105D92" w:rsidRPr="001D19F6">
        <w:rPr>
          <w:rFonts w:ascii="Arial" w:eastAsia="굴림" w:hAnsi="Arial" w:cs="Arial"/>
          <w:sz w:val="22"/>
        </w:rPr>
        <w:t>pension</w:t>
      </w:r>
      <w:r w:rsidR="00624BD4" w:rsidRPr="001D19F6">
        <w:rPr>
          <w:rFonts w:ascii="Arial" w:eastAsia="굴림" w:hAnsi="Arial" w:cs="Arial"/>
          <w:sz w:val="22"/>
        </w:rPr>
        <w:t>.</w:t>
      </w:r>
      <w:r w:rsidR="00105D92" w:rsidRPr="001D19F6">
        <w:rPr>
          <w:rFonts w:ascii="Arial" w:eastAsia="굴림" w:hAnsi="Arial" w:cs="Arial"/>
          <w:sz w:val="22"/>
        </w:rPr>
        <w:t xml:space="preserve"> If yes,</w:t>
      </w:r>
      <w:r w:rsidR="00624BD4" w:rsidRPr="001D19F6">
        <w:rPr>
          <w:rFonts w:ascii="Arial" w:eastAsia="굴림" w:hAnsi="Arial" w:cs="Arial"/>
          <w:sz w:val="22"/>
        </w:rPr>
        <w:t xml:space="preserve"> </w:t>
      </w:r>
      <w:r w:rsidR="00105D92" w:rsidRPr="001D19F6">
        <w:rPr>
          <w:rFonts w:ascii="Arial" w:eastAsia="굴림" w:hAnsi="Arial" w:cs="Arial"/>
          <w:sz w:val="22"/>
        </w:rPr>
        <w:t>d</w:t>
      </w:r>
      <w:r w:rsidR="00624BD4" w:rsidRPr="001D19F6">
        <w:rPr>
          <w:rFonts w:ascii="Arial" w:eastAsia="굴림" w:hAnsi="Arial" w:cs="Arial"/>
          <w:sz w:val="22"/>
        </w:rPr>
        <w:t xml:space="preserve">id you receive your </w:t>
      </w:r>
      <w:r w:rsidR="004B72C7" w:rsidRPr="001D19F6">
        <w:rPr>
          <w:rFonts w:ascii="Arial" w:eastAsia="굴림" w:hAnsi="Arial" w:cs="Arial"/>
          <w:sz w:val="22"/>
        </w:rPr>
        <w:t>benefits monthly</w:t>
      </w:r>
      <w:r w:rsidR="00624BD4" w:rsidRPr="001D19F6">
        <w:rPr>
          <w:rFonts w:ascii="Arial" w:eastAsia="굴림" w:hAnsi="Arial" w:cs="Arial"/>
          <w:sz w:val="22"/>
        </w:rPr>
        <w:t xml:space="preserve"> or in</w:t>
      </w:r>
      <w:r w:rsidR="004B72C7" w:rsidRPr="001D19F6">
        <w:rPr>
          <w:rFonts w:ascii="Arial" w:eastAsia="굴림" w:hAnsi="Arial" w:cs="Arial"/>
          <w:sz w:val="22"/>
        </w:rPr>
        <w:t xml:space="preserve"> a</w:t>
      </w:r>
      <w:r w:rsidR="00624BD4" w:rsidRPr="001D19F6">
        <w:rPr>
          <w:rFonts w:ascii="Arial" w:eastAsia="굴림" w:hAnsi="Arial" w:cs="Arial"/>
          <w:sz w:val="22"/>
        </w:rPr>
        <w:t xml:space="preserve"> lump sum?</w:t>
      </w:r>
    </w:p>
    <w:p w14:paraId="0EFC5733" w14:textId="77777777" w:rsidR="00624BD4" w:rsidRPr="001D19F6" w:rsidRDefault="00624BD4" w:rsidP="00F14BA4">
      <w:pPr>
        <w:pStyle w:val="a6"/>
        <w:numPr>
          <w:ilvl w:val="0"/>
          <w:numId w:val="711"/>
        </w:numPr>
        <w:wordWrap/>
        <w:spacing w:line="360" w:lineRule="auto"/>
        <w:ind w:leftChars="0"/>
        <w:rPr>
          <w:rFonts w:ascii="Arial" w:eastAsia="굴림" w:hAnsi="Arial" w:cs="Arial"/>
          <w:sz w:val="22"/>
        </w:rPr>
      </w:pPr>
      <w:r w:rsidRPr="001D19F6">
        <w:rPr>
          <w:rFonts w:ascii="Arial" w:eastAsia="굴림" w:hAnsi="Arial" w:cs="Arial"/>
          <w:sz w:val="22"/>
        </w:rPr>
        <w:t>Only recei</w:t>
      </w:r>
      <w:r w:rsidR="004B72C7" w:rsidRPr="001D19F6">
        <w:rPr>
          <w:rFonts w:ascii="Arial" w:eastAsia="굴림" w:hAnsi="Arial" w:cs="Arial"/>
          <w:sz w:val="22"/>
        </w:rPr>
        <w:t xml:space="preserve">ved monthly </w:t>
      </w:r>
      <w:r w:rsidR="00F54872" w:rsidRPr="001D19F6">
        <w:rPr>
          <w:rFonts w:ascii="Arial" w:eastAsia="굴림" w:hAnsi="Arial" w:cs="Arial"/>
          <w:sz w:val="22"/>
        </w:rPr>
        <w:t>benefits</w:t>
      </w:r>
    </w:p>
    <w:p w14:paraId="01AA055E" w14:textId="77777777" w:rsidR="00624BD4" w:rsidRPr="001D19F6" w:rsidRDefault="004B72C7" w:rsidP="00F14BA4">
      <w:pPr>
        <w:pStyle w:val="a6"/>
        <w:numPr>
          <w:ilvl w:val="0"/>
          <w:numId w:val="711"/>
        </w:numPr>
        <w:wordWrap/>
        <w:spacing w:line="360" w:lineRule="auto"/>
        <w:ind w:leftChars="0"/>
        <w:rPr>
          <w:rFonts w:ascii="Arial" w:eastAsia="굴림" w:hAnsi="Arial" w:cs="Arial"/>
          <w:sz w:val="22"/>
        </w:rPr>
      </w:pPr>
      <w:r w:rsidRPr="001D19F6">
        <w:rPr>
          <w:rFonts w:ascii="Arial" w:eastAsia="굴림" w:hAnsi="Arial" w:cs="Arial"/>
          <w:sz w:val="22"/>
        </w:rPr>
        <w:t>Only received lump-</w:t>
      </w:r>
      <w:r w:rsidR="00624BD4" w:rsidRPr="001D19F6">
        <w:rPr>
          <w:rFonts w:ascii="Arial" w:eastAsia="굴림" w:hAnsi="Arial" w:cs="Arial"/>
          <w:sz w:val="22"/>
        </w:rPr>
        <w:t xml:space="preserve">sum </w:t>
      </w:r>
      <w:r w:rsidR="00F54872" w:rsidRPr="001D19F6">
        <w:rPr>
          <w:rFonts w:ascii="Arial" w:eastAsia="굴림" w:hAnsi="Arial" w:cs="Arial"/>
          <w:sz w:val="22"/>
        </w:rPr>
        <w:t>benefits</w:t>
      </w:r>
      <w:r w:rsidR="00105D92" w:rsidRPr="001D19F6">
        <w:rPr>
          <w:rFonts w:ascii="Arial" w:eastAsia="굴림" w:hAnsi="Arial" w:cs="Arial"/>
          <w:sz w:val="22"/>
        </w:rPr>
        <w:tab/>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047</w:t>
      </w:r>
    </w:p>
    <w:p w14:paraId="729C8AD9" w14:textId="77777777" w:rsidR="00624BD4" w:rsidRPr="001D19F6" w:rsidRDefault="00624BD4" w:rsidP="00F14BA4">
      <w:pPr>
        <w:pStyle w:val="a6"/>
        <w:numPr>
          <w:ilvl w:val="0"/>
          <w:numId w:val="711"/>
        </w:numPr>
        <w:wordWrap/>
        <w:spacing w:line="360" w:lineRule="auto"/>
        <w:ind w:leftChars="0"/>
        <w:rPr>
          <w:rFonts w:ascii="Arial" w:eastAsia="굴림" w:hAnsi="Arial" w:cs="Arial"/>
          <w:sz w:val="22"/>
        </w:rPr>
      </w:pPr>
      <w:r w:rsidRPr="001D19F6">
        <w:rPr>
          <w:rFonts w:ascii="Arial" w:eastAsia="굴림" w:hAnsi="Arial" w:cs="Arial"/>
          <w:sz w:val="22"/>
        </w:rPr>
        <w:t>Received both</w:t>
      </w:r>
    </w:p>
    <w:p w14:paraId="7A87A905" w14:textId="77777777" w:rsidR="00624BD4" w:rsidRPr="001D19F6" w:rsidRDefault="00624BD4" w:rsidP="00F14BA4">
      <w:pPr>
        <w:pStyle w:val="a6"/>
        <w:numPr>
          <w:ilvl w:val="0"/>
          <w:numId w:val="711"/>
        </w:numPr>
        <w:wordWrap/>
        <w:spacing w:line="360" w:lineRule="auto"/>
        <w:ind w:leftChars="0"/>
        <w:rPr>
          <w:rFonts w:ascii="Arial" w:eastAsia="굴림" w:hAnsi="Arial" w:cs="Arial"/>
          <w:sz w:val="22"/>
        </w:rPr>
      </w:pPr>
      <w:r w:rsidRPr="001D19F6">
        <w:rPr>
          <w:rFonts w:ascii="Arial" w:eastAsia="굴림" w:hAnsi="Arial" w:cs="Arial"/>
          <w:sz w:val="22"/>
        </w:rPr>
        <w:t xml:space="preserve">No →Go to </w:t>
      </w:r>
      <w:r w:rsidR="009051B0" w:rsidRPr="001D19F6">
        <w:rPr>
          <w:rFonts w:ascii="Arial" w:eastAsia="굴림" w:hAnsi="Arial" w:cs="Arial"/>
          <w:sz w:val="22"/>
        </w:rPr>
        <w:t>E</w:t>
      </w:r>
      <w:r w:rsidRPr="001D19F6">
        <w:rPr>
          <w:rFonts w:ascii="Arial" w:eastAsia="굴림" w:hAnsi="Arial" w:cs="Arial"/>
          <w:sz w:val="22"/>
        </w:rPr>
        <w:t>055</w:t>
      </w:r>
    </w:p>
    <w:p w14:paraId="416C0E17" w14:textId="77777777" w:rsidR="00624BD4" w:rsidRPr="001D19F6" w:rsidRDefault="00624BD4" w:rsidP="00624BD4">
      <w:pPr>
        <w:wordWrap/>
        <w:spacing w:line="360" w:lineRule="auto"/>
        <w:rPr>
          <w:rFonts w:ascii="Arial" w:eastAsia="굴림" w:hAnsi="Arial" w:cs="Arial"/>
          <w:sz w:val="22"/>
        </w:rPr>
      </w:pPr>
    </w:p>
    <w:p w14:paraId="69656A22" w14:textId="21DD314E" w:rsidR="00F63BB3"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8478CE" w:rsidRPr="001D19F6">
        <w:rPr>
          <w:rFonts w:ascii="Arial" w:eastAsia="굴림" w:hAnsi="Arial" w:cs="Arial"/>
          <w:sz w:val="22"/>
        </w:rPr>
        <w:t xml:space="preserve">045. </w:t>
      </w:r>
      <w:r w:rsidR="00F63BB3" w:rsidRPr="001D19F6">
        <w:rPr>
          <w:rFonts w:ascii="Arial" w:eastAsia="굴림" w:hAnsi="Arial" w:cs="Arial"/>
          <w:sz w:val="22"/>
        </w:rPr>
        <w:t xml:space="preserve">How many </w:t>
      </w:r>
      <w:r w:rsidR="00624BD4" w:rsidRPr="001D19F6">
        <w:rPr>
          <w:rFonts w:ascii="Arial" w:eastAsia="굴림" w:hAnsi="Arial" w:cs="Arial"/>
          <w:sz w:val="22"/>
        </w:rPr>
        <w:t>month</w:t>
      </w:r>
      <w:r w:rsidR="00F63BB3" w:rsidRPr="001D19F6">
        <w:rPr>
          <w:rFonts w:ascii="Arial" w:eastAsia="굴림" w:hAnsi="Arial" w:cs="Arial"/>
          <w:sz w:val="22"/>
        </w:rPr>
        <w:t>(</w:t>
      </w:r>
      <w:r w:rsidR="00624BD4" w:rsidRPr="001D19F6">
        <w:rPr>
          <w:rFonts w:ascii="Arial" w:eastAsia="굴림" w:hAnsi="Arial" w:cs="Arial"/>
          <w:sz w:val="22"/>
        </w:rPr>
        <w:t>s</w:t>
      </w:r>
      <w:r w:rsidR="00F63BB3" w:rsidRPr="001D19F6">
        <w:rPr>
          <w:rFonts w:ascii="Arial" w:eastAsia="굴림" w:hAnsi="Arial" w:cs="Arial"/>
          <w:sz w:val="22"/>
        </w:rPr>
        <w:t>)</w:t>
      </w:r>
      <w:r w:rsidR="00624BD4" w:rsidRPr="001D19F6">
        <w:rPr>
          <w:rFonts w:ascii="Arial" w:eastAsia="굴림" w:hAnsi="Arial" w:cs="Arial"/>
          <w:sz w:val="22"/>
        </w:rPr>
        <w:t xml:space="preserve"> did you receive </w:t>
      </w:r>
      <w:r w:rsidR="00F54872" w:rsidRPr="001D19F6">
        <w:rPr>
          <w:rFonts w:ascii="Arial" w:eastAsia="굴림" w:hAnsi="Arial" w:cs="Arial"/>
          <w:sz w:val="22"/>
        </w:rPr>
        <w:t xml:space="preserve">your </w:t>
      </w:r>
      <w:r w:rsidR="007F2E0C" w:rsidRPr="001D19F6">
        <w:rPr>
          <w:rFonts w:ascii="Arial" w:eastAsia="굴림" w:hAnsi="Arial" w:cs="Arial"/>
          <w:sz w:val="22"/>
        </w:rPr>
        <w:t xml:space="preserve">specific </w:t>
      </w:r>
      <w:r w:rsidR="00D665C7" w:rsidRPr="001D19F6">
        <w:rPr>
          <w:rFonts w:ascii="Arial" w:eastAsia="굴림" w:hAnsi="Arial" w:cs="Arial"/>
          <w:sz w:val="22"/>
        </w:rPr>
        <w:t>corporate</w:t>
      </w:r>
      <w:r w:rsidR="007F2E0C" w:rsidRPr="001D19F6">
        <w:rPr>
          <w:rFonts w:ascii="Arial" w:eastAsia="굴림" w:hAnsi="Arial" w:cs="Arial"/>
          <w:sz w:val="22"/>
        </w:rPr>
        <w:t xml:space="preserve"> </w:t>
      </w:r>
      <w:r w:rsidR="00F54872" w:rsidRPr="001D19F6">
        <w:rPr>
          <w:rFonts w:ascii="Arial" w:eastAsia="굴림" w:hAnsi="Arial" w:cs="Arial"/>
          <w:sz w:val="22"/>
        </w:rPr>
        <w:t>pension</w:t>
      </w:r>
      <w:r w:rsidR="008478CE" w:rsidRPr="001D19F6">
        <w:rPr>
          <w:rFonts w:ascii="Arial" w:eastAsia="굴림" w:hAnsi="Arial" w:cs="Arial"/>
          <w:sz w:val="22"/>
        </w:rPr>
        <w:t xml:space="preserve"> benefits</w:t>
      </w:r>
      <w:r w:rsidR="00105D92" w:rsidRPr="001D19F6">
        <w:rPr>
          <w:rFonts w:ascii="Arial" w:eastAsia="굴림" w:hAnsi="Arial" w:cs="Arial"/>
          <w:sz w:val="22"/>
        </w:rPr>
        <w:t xml:space="preserve"> </w:t>
      </w:r>
      <w:r w:rsidR="007F7C97" w:rsidRPr="001D19F6">
        <w:rPr>
          <w:rFonts w:ascii="Arial" w:eastAsia="굴림" w:hAnsi="Arial" w:cs="Arial"/>
          <w:sz w:val="22"/>
        </w:rPr>
        <w:t xml:space="preserve">in the </w:t>
      </w:r>
      <w:r w:rsidR="004B72C7" w:rsidRPr="001D19F6">
        <w:rPr>
          <w:rFonts w:ascii="Arial" w:eastAsia="굴림" w:hAnsi="Arial" w:cs="Arial"/>
          <w:sz w:val="22"/>
        </w:rPr>
        <w:t>last</w:t>
      </w:r>
      <w:r w:rsidR="007F7C97" w:rsidRPr="001D19F6">
        <w:rPr>
          <w:rFonts w:ascii="Arial" w:eastAsia="굴림" w:hAnsi="Arial" w:cs="Arial"/>
          <w:sz w:val="22"/>
        </w:rPr>
        <w:t xml:space="preserve"> calendar</w:t>
      </w:r>
      <w:r w:rsidR="004B72C7" w:rsidRPr="001D19F6">
        <w:rPr>
          <w:rFonts w:ascii="Arial" w:eastAsia="굴림" w:hAnsi="Arial" w:cs="Arial"/>
          <w:sz w:val="22"/>
        </w:rPr>
        <w:t xml:space="preserve"> year (</w:t>
      </w:r>
      <w:del w:id="8145" w:author="Keis" w:date="2024-09-06T10:18:00Z">
        <w:r w:rsidR="003F29CA" w:rsidDel="009F27DD">
          <w:rPr>
            <w:rFonts w:ascii="Arial" w:eastAsia="굴림" w:hAnsi="Arial" w:cs="Arial" w:hint="eastAsia"/>
            <w:color w:val="FF0000"/>
            <w:sz w:val="22"/>
          </w:rPr>
          <w:delText>2019</w:delText>
        </w:r>
      </w:del>
      <w:ins w:id="8146" w:author="Keis" w:date="2024-09-06T10:18:00Z">
        <w:r w:rsidR="009F27DD" w:rsidRPr="009F27DD">
          <w:rPr>
            <w:rFonts w:ascii="Arial" w:eastAsia="굴림" w:hAnsi="Arial" w:cs="Arial" w:hint="eastAsia"/>
            <w:color w:val="00B050"/>
            <w:sz w:val="22"/>
          </w:rPr>
          <w:t>2021</w:t>
        </w:r>
      </w:ins>
      <w:r w:rsidR="004B72C7" w:rsidRPr="001D19F6">
        <w:rPr>
          <w:rFonts w:ascii="Arial" w:eastAsia="굴림" w:hAnsi="Arial" w:cs="Arial"/>
          <w:sz w:val="22"/>
        </w:rPr>
        <w:t>)</w:t>
      </w:r>
      <w:r w:rsidR="00624BD4" w:rsidRPr="001D19F6">
        <w:rPr>
          <w:rFonts w:ascii="Arial" w:eastAsia="굴림" w:hAnsi="Arial" w:cs="Arial"/>
          <w:sz w:val="22"/>
        </w:rPr>
        <w:t>?</w:t>
      </w:r>
      <w:r w:rsidR="008478CE" w:rsidRPr="001D19F6">
        <w:rPr>
          <w:rFonts w:ascii="Arial" w:eastAsia="굴림" w:hAnsi="Arial" w:cs="Arial"/>
          <w:sz w:val="22"/>
        </w:rPr>
        <w:t xml:space="preserve"> </w:t>
      </w:r>
      <w:r w:rsidR="00F63BB3" w:rsidRPr="001D19F6">
        <w:rPr>
          <w:rFonts w:ascii="Arial" w:eastAsia="굴림" w:hAnsi="Arial" w:cs="Arial"/>
          <w:sz w:val="22"/>
        </w:rPr>
        <w:t>(unit: month)</w:t>
      </w:r>
    </w:p>
    <w:p w14:paraId="72A59C20" w14:textId="77777777" w:rsidR="00F63BB3" w:rsidRPr="001D19F6" w:rsidRDefault="00F63BB3" w:rsidP="00F63BB3">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3F29CA" w:rsidRPr="00BA6722">
        <w:rPr>
          <w:rFonts w:ascii="Arial" w:eastAsia="굴림" w:hAnsi="Arial" w:cs="Arial"/>
          <w:kern w:val="0"/>
          <w:sz w:val="22"/>
          <w:rPrChange w:id="8147" w:author="Keis" w:date="2024-09-13T13:00:00Z">
            <w:rPr>
              <w:rFonts w:ascii="Arial" w:eastAsia="굴림" w:hAnsi="Arial" w:cs="Arial"/>
              <w:color w:val="FF0000"/>
              <w:kern w:val="0"/>
              <w:sz w:val="22"/>
            </w:rPr>
          </w:rPrChange>
        </w:rPr>
        <w:t>1</w:t>
      </w:r>
      <w:r w:rsidRPr="001D19F6">
        <w:rPr>
          <w:rFonts w:ascii="Arial" w:eastAsia="굴림" w:hAnsi="Arial" w:cs="Arial"/>
          <w:kern w:val="0"/>
          <w:sz w:val="22"/>
        </w:rPr>
        <w:t>~12]</w:t>
      </w:r>
    </w:p>
    <w:p w14:paraId="5663688A" w14:textId="77777777" w:rsidR="00624BD4" w:rsidRPr="001D19F6" w:rsidRDefault="00624BD4" w:rsidP="00F63BB3">
      <w:pPr>
        <w:wordWrap/>
        <w:spacing w:line="360" w:lineRule="auto"/>
        <w:rPr>
          <w:rFonts w:ascii="Arial" w:eastAsia="굴림" w:hAnsi="Arial" w:cs="Arial"/>
          <w:sz w:val="22"/>
        </w:rPr>
      </w:pPr>
    </w:p>
    <w:p w14:paraId="3EAE6C25" w14:textId="3DB93010"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046</w:t>
      </w:r>
      <w:r w:rsidR="00C8103C" w:rsidRPr="001D19F6">
        <w:rPr>
          <w:rFonts w:ascii="Arial" w:eastAsia="굴림" w:hAnsi="Arial" w:cs="Arial"/>
          <w:sz w:val="22"/>
        </w:rPr>
        <w:t xml:space="preserve">. What was the average </w:t>
      </w:r>
      <w:r w:rsidR="00E70491" w:rsidRPr="001D19F6">
        <w:rPr>
          <w:rFonts w:ascii="Arial" w:eastAsia="굴림" w:hAnsi="Arial" w:cs="Arial"/>
          <w:sz w:val="22"/>
        </w:rPr>
        <w:t xml:space="preserve">monthly </w:t>
      </w:r>
      <w:r w:rsidR="00C8103C" w:rsidRPr="001D19F6">
        <w:rPr>
          <w:rFonts w:ascii="Arial" w:eastAsia="굴림" w:hAnsi="Arial" w:cs="Arial"/>
          <w:sz w:val="22"/>
        </w:rPr>
        <w:t xml:space="preserve">amount of </w:t>
      </w:r>
      <w:r w:rsidR="007F2E0C" w:rsidRPr="001D19F6">
        <w:rPr>
          <w:rFonts w:ascii="Arial" w:eastAsia="굴림" w:hAnsi="Arial" w:cs="Arial"/>
          <w:sz w:val="22"/>
        </w:rPr>
        <w:t xml:space="preserve">specific </w:t>
      </w:r>
      <w:r w:rsidR="00D665C7" w:rsidRPr="001D19F6">
        <w:rPr>
          <w:rFonts w:ascii="Arial" w:eastAsia="굴림" w:hAnsi="Arial" w:cs="Arial"/>
          <w:sz w:val="22"/>
        </w:rPr>
        <w:t>corporate</w:t>
      </w:r>
      <w:r w:rsidR="00C8103C" w:rsidRPr="001D19F6">
        <w:rPr>
          <w:rFonts w:ascii="Arial" w:eastAsia="굴림" w:hAnsi="Arial" w:cs="Arial"/>
          <w:sz w:val="22"/>
        </w:rPr>
        <w:t xml:space="preserve"> pension</w:t>
      </w:r>
      <w:r w:rsidR="00F54872" w:rsidRPr="001D19F6">
        <w:rPr>
          <w:rFonts w:ascii="Arial" w:eastAsia="굴림" w:hAnsi="Arial" w:cs="Arial"/>
          <w:sz w:val="22"/>
        </w:rPr>
        <w:t xml:space="preserve"> benefits</w:t>
      </w:r>
      <w:r w:rsidR="00105D92" w:rsidRPr="001D19F6">
        <w:rPr>
          <w:rFonts w:ascii="Arial" w:eastAsia="굴림" w:hAnsi="Arial" w:cs="Arial"/>
          <w:sz w:val="22"/>
        </w:rPr>
        <w:t xml:space="preserve"> </w:t>
      </w:r>
      <w:r w:rsidR="007F7C97" w:rsidRPr="001D19F6">
        <w:rPr>
          <w:rFonts w:ascii="Arial" w:eastAsia="굴림" w:hAnsi="Arial" w:cs="Arial"/>
          <w:sz w:val="22"/>
        </w:rPr>
        <w:t xml:space="preserve">in the </w:t>
      </w:r>
      <w:r w:rsidR="00F54872" w:rsidRPr="001D19F6">
        <w:rPr>
          <w:rFonts w:ascii="Arial" w:eastAsia="굴림" w:hAnsi="Arial" w:cs="Arial"/>
          <w:sz w:val="22"/>
        </w:rPr>
        <w:t>last</w:t>
      </w:r>
      <w:r w:rsidR="007F7C97" w:rsidRPr="001D19F6">
        <w:rPr>
          <w:rFonts w:ascii="Arial" w:eastAsia="굴림" w:hAnsi="Arial" w:cs="Arial"/>
          <w:sz w:val="22"/>
        </w:rPr>
        <w:t xml:space="preserve"> cal</w:t>
      </w:r>
      <w:r w:rsidR="008478CE" w:rsidRPr="001D19F6">
        <w:rPr>
          <w:rFonts w:ascii="Arial" w:eastAsia="굴림" w:hAnsi="Arial" w:cs="Arial"/>
          <w:sz w:val="22"/>
        </w:rPr>
        <w:t>enda</w:t>
      </w:r>
      <w:r w:rsidR="007F7C97" w:rsidRPr="001D19F6">
        <w:rPr>
          <w:rFonts w:ascii="Arial" w:eastAsia="굴림" w:hAnsi="Arial" w:cs="Arial"/>
          <w:sz w:val="22"/>
        </w:rPr>
        <w:t>r</w:t>
      </w:r>
      <w:r w:rsidR="00C8103C" w:rsidRPr="001D19F6">
        <w:rPr>
          <w:rFonts w:ascii="Arial" w:eastAsia="굴림" w:hAnsi="Arial" w:cs="Arial"/>
          <w:sz w:val="22"/>
        </w:rPr>
        <w:t xml:space="preserve"> year (</w:t>
      </w:r>
      <w:del w:id="8148" w:author="Keis" w:date="2024-09-06T10:18:00Z">
        <w:r w:rsidR="003F29CA" w:rsidDel="009F27DD">
          <w:rPr>
            <w:rFonts w:ascii="Arial" w:eastAsia="굴림" w:hAnsi="Arial" w:cs="Arial" w:hint="eastAsia"/>
            <w:color w:val="FF0000"/>
            <w:sz w:val="22"/>
          </w:rPr>
          <w:delText>2019</w:delText>
        </w:r>
      </w:del>
      <w:ins w:id="8149" w:author="Keis" w:date="2024-09-06T10:18:00Z">
        <w:r w:rsidR="009F27DD" w:rsidRPr="009F27DD">
          <w:rPr>
            <w:rFonts w:ascii="Arial" w:eastAsia="굴림" w:hAnsi="Arial" w:cs="Arial" w:hint="eastAsia"/>
            <w:color w:val="00B050"/>
            <w:sz w:val="22"/>
          </w:rPr>
          <w:t>2021</w:t>
        </w:r>
      </w:ins>
      <w:r w:rsidR="00C8103C" w:rsidRPr="001D19F6">
        <w:rPr>
          <w:rFonts w:ascii="Arial" w:eastAsia="굴림" w:hAnsi="Arial" w:cs="Arial"/>
          <w:sz w:val="22"/>
        </w:rPr>
        <w:t>)</w:t>
      </w:r>
      <w:r w:rsidR="00624BD4" w:rsidRPr="001D19F6">
        <w:rPr>
          <w:rFonts w:ascii="Arial" w:eastAsia="굴림" w:hAnsi="Arial" w:cs="Arial"/>
          <w:sz w:val="22"/>
        </w:rPr>
        <w:t>? (unit: 10,000 Korean won)</w:t>
      </w:r>
    </w:p>
    <w:p w14:paraId="4477A481" w14:textId="77777777" w:rsidR="00877187" w:rsidRPr="001D19F6" w:rsidRDefault="00877187" w:rsidP="003A0C49">
      <w:pPr>
        <w:wordWrap/>
        <w:spacing w:line="360" w:lineRule="auto"/>
        <w:rPr>
          <w:rFonts w:ascii="Arial" w:eastAsia="굴림" w:hAnsi="Arial" w:cs="Arial"/>
          <w:sz w:val="22"/>
        </w:rPr>
      </w:pPr>
      <w:r w:rsidRPr="001D19F6">
        <w:rPr>
          <w:rFonts w:ascii="Arial" w:eastAsia="굴림" w:hAnsi="Arial" w:cs="Arial"/>
          <w:sz w:val="22"/>
        </w:rPr>
        <w:t xml:space="preserve">[IWER: In previous interview, an average monthly </w:t>
      </w:r>
      <w:r w:rsidR="00D665C7" w:rsidRPr="001D19F6">
        <w:rPr>
          <w:rFonts w:ascii="Arial" w:eastAsia="굴림" w:hAnsi="Arial" w:cs="Arial"/>
          <w:sz w:val="22"/>
        </w:rPr>
        <w:t>specific corporate</w:t>
      </w:r>
      <w:r w:rsidRPr="001D19F6">
        <w:rPr>
          <w:rFonts w:ascii="Arial" w:eastAsia="굴림" w:hAnsi="Arial" w:cs="Arial"/>
          <w:sz w:val="22"/>
        </w:rPr>
        <w:t xml:space="preserve"> pension benefi</w:t>
      </w:r>
      <w:r w:rsidR="004239C7" w:rsidRPr="001D19F6">
        <w:rPr>
          <w:rFonts w:ascii="Arial" w:eastAsia="굴림" w:hAnsi="Arial" w:cs="Arial"/>
          <w:sz w:val="22"/>
        </w:rPr>
        <w:t xml:space="preserve">t: About (PL) </w:t>
      </w:r>
      <w:r w:rsidR="004239C7" w:rsidRPr="001D19F6">
        <w:rPr>
          <w:rFonts w:ascii="Arial" w:eastAsia="굴림" w:hAnsi="Arial" w:cs="Arial"/>
          <w:sz w:val="22"/>
        </w:rPr>
        <w:lastRenderedPageBreak/>
        <w:t>10,000 Korean won</w:t>
      </w:r>
      <w:r w:rsidR="00E21715" w:rsidRPr="001D19F6">
        <w:rPr>
          <w:rFonts w:ascii="Arial" w:eastAsia="굴림" w:hAnsi="Arial" w:cs="Arial"/>
          <w:sz w:val="22"/>
        </w:rPr>
        <w:t>]</w:t>
      </w:r>
    </w:p>
    <w:p w14:paraId="3CEEB345" w14:textId="77777777" w:rsidR="00E21715" w:rsidRPr="001D19F6" w:rsidRDefault="00E21715" w:rsidP="00E21715">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MW [Range: </w:t>
      </w:r>
      <w:r w:rsidR="003F29CA" w:rsidRPr="00BA6722">
        <w:rPr>
          <w:rFonts w:ascii="Arial" w:eastAsia="굴림" w:hAnsi="Arial" w:cs="Arial"/>
          <w:kern w:val="0"/>
          <w:sz w:val="22"/>
          <w:rPrChange w:id="8150" w:author="Keis" w:date="2024-09-13T13:00:00Z">
            <w:rPr>
              <w:rFonts w:ascii="Arial" w:eastAsia="굴림" w:hAnsi="Arial" w:cs="Arial"/>
              <w:color w:val="FF0000"/>
              <w:kern w:val="0"/>
              <w:sz w:val="22"/>
            </w:rPr>
          </w:rPrChange>
        </w:rPr>
        <w:t>0</w:t>
      </w:r>
      <w:r w:rsidRPr="001D19F6">
        <w:rPr>
          <w:rFonts w:ascii="Arial" w:eastAsia="굴림" w:hAnsi="Arial" w:cs="Arial"/>
          <w:kern w:val="0"/>
          <w:sz w:val="22"/>
        </w:rPr>
        <w:t xml:space="preserve"> ~ 9997] →Go to E047</w:t>
      </w:r>
      <w:r w:rsidRPr="001D19F6">
        <w:rPr>
          <w:rFonts w:ascii="Arial" w:eastAsia="굴림" w:hAnsi="Arial" w:cs="Arial"/>
          <w:kern w:val="0"/>
          <w:sz w:val="22"/>
        </w:rPr>
        <w:tab/>
      </w:r>
    </w:p>
    <w:p w14:paraId="2C601FB5"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w:t>
      </w:r>
      <w:proofErr w:type="spellStart"/>
      <w:r w:rsidRPr="001D19F6">
        <w:rPr>
          <w:rFonts w:ascii="Arial" w:eastAsia="굴림" w:hAnsi="Arial" w:cs="Arial"/>
          <w:sz w:val="22"/>
        </w:rPr>
        <w:t>know→Go</w:t>
      </w:r>
      <w:proofErr w:type="spellEnd"/>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Pr="001D19F6">
        <w:rPr>
          <w:rFonts w:ascii="굴림" w:eastAsia="굴림" w:hAnsi="굴림" w:cs="굴림" w:hint="eastAsia"/>
          <w:sz w:val="22"/>
        </w:rPr>
        <w:t>∼</w:t>
      </w:r>
      <w:r w:rsidR="009051B0" w:rsidRPr="001D19F6">
        <w:rPr>
          <w:rFonts w:ascii="Arial" w:eastAsia="굴림" w:hAnsi="Arial" w:cs="Arial"/>
          <w:sz w:val="22"/>
        </w:rPr>
        <w:t>E</w:t>
      </w:r>
      <w:r w:rsidRPr="001D19F6">
        <w:rPr>
          <w:rFonts w:ascii="Arial" w:eastAsia="굴림" w:hAnsi="Arial" w:cs="Arial"/>
          <w:sz w:val="22"/>
        </w:rPr>
        <w:t>053 unfolding</w:t>
      </w:r>
    </w:p>
    <w:p w14:paraId="7EAD1AB9"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Pr="001D19F6">
        <w:rPr>
          <w:rFonts w:ascii="굴림" w:eastAsia="굴림" w:hAnsi="굴림" w:cs="굴림" w:hint="eastAsia"/>
          <w:sz w:val="22"/>
        </w:rPr>
        <w:t>∼</w:t>
      </w:r>
      <w:r w:rsidR="009051B0" w:rsidRPr="001D19F6">
        <w:rPr>
          <w:rFonts w:ascii="Arial" w:eastAsia="굴림" w:hAnsi="Arial" w:cs="Arial"/>
          <w:sz w:val="22"/>
        </w:rPr>
        <w:t>E</w:t>
      </w:r>
      <w:r w:rsidRPr="001D19F6">
        <w:rPr>
          <w:rFonts w:ascii="Arial" w:eastAsia="굴림" w:hAnsi="Arial" w:cs="Arial"/>
          <w:sz w:val="22"/>
        </w:rPr>
        <w:t>053 unfolding</w:t>
      </w:r>
    </w:p>
    <w:p w14:paraId="51E71F58" w14:textId="77777777" w:rsidR="00624BD4" w:rsidRPr="001D19F6" w:rsidRDefault="00624BD4" w:rsidP="003A0C49">
      <w:pPr>
        <w:wordWrap/>
        <w:spacing w:line="360" w:lineRule="auto"/>
        <w:rPr>
          <w:rFonts w:ascii="Arial" w:eastAsia="굴림" w:hAnsi="Arial" w:cs="Arial"/>
          <w:sz w:val="22"/>
        </w:rPr>
      </w:pPr>
    </w:p>
    <w:p w14:paraId="2AAA61CA"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5764EA8" w14:textId="77777777" w:rsidR="00624BD4" w:rsidRPr="001D19F6" w:rsidRDefault="00624BD4" w:rsidP="00F14BA4">
      <w:pPr>
        <w:pStyle w:val="a6"/>
        <w:numPr>
          <w:ilvl w:val="0"/>
          <w:numId w:val="712"/>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044=</w:t>
      </w:r>
      <w:r w:rsidRPr="001D19F6">
        <w:rPr>
          <w:rFonts w:ascii="굴림" w:eastAsia="굴림" w:hAnsi="굴림" w:cs="굴림" w:hint="eastAsia"/>
          <w:b/>
          <w:sz w:val="22"/>
        </w:rPr>
        <w:t>①</w:t>
      </w:r>
      <w:r w:rsidRPr="001D19F6">
        <w:rPr>
          <w:rFonts w:ascii="Arial" w:eastAsia="굴림" w:hAnsi="Arial" w:cs="Arial"/>
          <w:b/>
          <w:sz w:val="22"/>
        </w:rPr>
        <w:t xml:space="preserve">, then </w:t>
      </w:r>
      <w:r w:rsidR="00067CD6"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048</w:t>
      </w:r>
      <w:r w:rsidR="008478CE" w:rsidRPr="001D19F6">
        <w:rPr>
          <w:rFonts w:ascii="Arial" w:eastAsia="굴림" w:hAnsi="Arial" w:cs="Arial"/>
          <w:b/>
          <w:sz w:val="22"/>
        </w:rPr>
        <w:t>.</w:t>
      </w:r>
    </w:p>
    <w:p w14:paraId="06B47FCA" w14:textId="77777777" w:rsidR="00624BD4" w:rsidRPr="001D19F6" w:rsidRDefault="00624BD4" w:rsidP="00F14BA4">
      <w:pPr>
        <w:pStyle w:val="a6"/>
        <w:numPr>
          <w:ilvl w:val="0"/>
          <w:numId w:val="712"/>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044=</w:t>
      </w:r>
      <w:r w:rsidRPr="001D19F6">
        <w:rPr>
          <w:rFonts w:ascii="굴림" w:eastAsia="굴림" w:hAnsi="굴림" w:cs="굴림" w:hint="eastAsia"/>
          <w:b/>
          <w:sz w:val="22"/>
        </w:rPr>
        <w:t>②</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xml:space="preserve">, then </w:t>
      </w:r>
      <w:r w:rsidR="00067CD6"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047</w:t>
      </w:r>
      <w:r w:rsidR="008478CE" w:rsidRPr="001D19F6">
        <w:rPr>
          <w:rFonts w:ascii="Arial" w:eastAsia="굴림" w:hAnsi="Arial" w:cs="Arial"/>
          <w:b/>
          <w:sz w:val="22"/>
        </w:rPr>
        <w:t>.</w:t>
      </w:r>
    </w:p>
    <w:p w14:paraId="55972C6B" w14:textId="77777777" w:rsidR="00624BD4" w:rsidRPr="001D19F6" w:rsidRDefault="00624BD4" w:rsidP="003A0C49">
      <w:pPr>
        <w:wordWrap/>
        <w:spacing w:line="360" w:lineRule="auto"/>
        <w:rPr>
          <w:rFonts w:ascii="Arial" w:eastAsia="굴림" w:hAnsi="Arial" w:cs="Arial"/>
          <w:b/>
          <w:sz w:val="22"/>
        </w:rPr>
      </w:pPr>
    </w:p>
    <w:p w14:paraId="238FDC04" w14:textId="0475AE88"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047. </w:t>
      </w:r>
      <w:r w:rsidR="008478CE" w:rsidRPr="001D19F6">
        <w:rPr>
          <w:rFonts w:ascii="Arial" w:eastAsia="굴림" w:hAnsi="Arial" w:cs="Arial"/>
          <w:sz w:val="22"/>
        </w:rPr>
        <w:t>What was the total amount of</w:t>
      </w:r>
      <w:r w:rsidR="00067CD6" w:rsidRPr="001D19F6">
        <w:rPr>
          <w:rFonts w:ascii="Arial" w:eastAsia="굴림" w:hAnsi="Arial" w:cs="Arial"/>
          <w:sz w:val="22"/>
        </w:rPr>
        <w:t xml:space="preserve"> </w:t>
      </w:r>
      <w:r w:rsidR="00D665C7" w:rsidRPr="001D19F6">
        <w:rPr>
          <w:rFonts w:ascii="Arial" w:eastAsia="굴림" w:hAnsi="Arial" w:cs="Arial"/>
          <w:sz w:val="22"/>
        </w:rPr>
        <w:t xml:space="preserve">specific corporate </w:t>
      </w:r>
      <w:r w:rsidR="008478CE" w:rsidRPr="001D19F6">
        <w:rPr>
          <w:rFonts w:ascii="Arial" w:eastAsia="굴림" w:hAnsi="Arial" w:cs="Arial"/>
          <w:sz w:val="22"/>
        </w:rPr>
        <w:t xml:space="preserve">pension benefits you received </w:t>
      </w:r>
      <w:r w:rsidR="00067CD6" w:rsidRPr="001D19F6">
        <w:rPr>
          <w:rFonts w:ascii="Arial" w:eastAsia="굴림" w:hAnsi="Arial" w:cs="Arial"/>
          <w:sz w:val="22"/>
        </w:rPr>
        <w:t>for</w:t>
      </w:r>
      <w:r w:rsidR="008478CE" w:rsidRPr="001D19F6">
        <w:rPr>
          <w:rFonts w:ascii="Arial" w:eastAsia="굴림" w:hAnsi="Arial" w:cs="Arial"/>
          <w:sz w:val="22"/>
        </w:rPr>
        <w:t xml:space="preserve"> a lump sum </w:t>
      </w:r>
      <w:r w:rsidR="00C8103C" w:rsidRPr="001D19F6">
        <w:rPr>
          <w:rFonts w:ascii="Arial" w:eastAsia="굴림" w:hAnsi="Arial" w:cs="Arial"/>
          <w:sz w:val="22"/>
        </w:rPr>
        <w:t xml:space="preserve">in 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151" w:author="Keis" w:date="2024-09-06T10:18:00Z">
        <w:r w:rsidR="003F29CA" w:rsidDel="009F27DD">
          <w:rPr>
            <w:rFonts w:ascii="Arial" w:eastAsia="굴림" w:hAnsi="Arial" w:cs="Arial" w:hint="eastAsia"/>
            <w:color w:val="FF0000"/>
            <w:sz w:val="22"/>
          </w:rPr>
          <w:delText>2019</w:delText>
        </w:r>
      </w:del>
      <w:ins w:id="8152"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(unit: 10,000 Korean won)</w:t>
      </w:r>
    </w:p>
    <w:p w14:paraId="60F84271" w14:textId="77777777" w:rsidR="00031776" w:rsidRPr="001D19F6" w:rsidRDefault="00136C31" w:rsidP="003A0C49">
      <w:pPr>
        <w:wordWrap/>
        <w:spacing w:line="360" w:lineRule="auto"/>
        <w:rPr>
          <w:rFonts w:ascii="Arial" w:eastAsia="굴림" w:hAnsi="Arial" w:cs="Arial"/>
          <w:sz w:val="22"/>
        </w:rPr>
      </w:pPr>
      <w:r w:rsidRPr="001D19F6">
        <w:rPr>
          <w:rFonts w:ascii="Arial" w:eastAsia="굴림" w:hAnsi="Arial" w:cs="Arial"/>
          <w:sz w:val="22"/>
        </w:rPr>
        <w:t xml:space="preserve">[IWER: </w:t>
      </w:r>
    </w:p>
    <w:p w14:paraId="2F19E3B6" w14:textId="77777777" w:rsidR="00136C31" w:rsidRPr="001D19F6" w:rsidRDefault="00136C31" w:rsidP="003A0C49">
      <w:pPr>
        <w:wordWrap/>
        <w:spacing w:line="360" w:lineRule="auto"/>
        <w:rPr>
          <w:rFonts w:ascii="Arial" w:eastAsia="굴림" w:hAnsi="Arial" w:cs="Arial"/>
          <w:sz w:val="22"/>
        </w:rPr>
      </w:pPr>
      <w:r w:rsidRPr="001D19F6">
        <w:rPr>
          <w:rFonts w:ascii="Arial" w:eastAsia="굴림" w:hAnsi="Arial" w:cs="Arial"/>
          <w:sz w:val="22"/>
        </w:rPr>
        <w:t xml:space="preserve">In previous interview, the total of </w:t>
      </w:r>
      <w:r w:rsidR="00D665C7" w:rsidRPr="001D19F6">
        <w:rPr>
          <w:rFonts w:ascii="Arial" w:eastAsia="굴림" w:hAnsi="Arial" w:cs="Arial"/>
          <w:sz w:val="22"/>
        </w:rPr>
        <w:t>specific corporate</w:t>
      </w:r>
      <w:r w:rsidRPr="001D19F6">
        <w:rPr>
          <w:rFonts w:ascii="Arial" w:eastAsia="굴림" w:hAnsi="Arial" w:cs="Arial"/>
          <w:sz w:val="22"/>
        </w:rPr>
        <w:t xml:space="preserve"> pension benefit</w:t>
      </w:r>
      <w:r w:rsidR="00E70491" w:rsidRPr="001D19F6">
        <w:rPr>
          <w:rFonts w:ascii="Arial" w:eastAsia="굴림" w:hAnsi="Arial" w:cs="Arial"/>
          <w:sz w:val="22"/>
        </w:rPr>
        <w:t xml:space="preserve"> </w:t>
      </w:r>
      <w:r w:rsidRPr="001D19F6">
        <w:rPr>
          <w:rFonts w:ascii="Arial" w:eastAsia="굴림" w:hAnsi="Arial" w:cs="Arial"/>
          <w:sz w:val="22"/>
        </w:rPr>
        <w:t>(a lump sum</w:t>
      </w:r>
      <w:r w:rsidR="00031776" w:rsidRPr="001D19F6">
        <w:rPr>
          <w:rFonts w:ascii="Arial" w:eastAsia="굴림" w:hAnsi="Arial" w:cs="Arial"/>
          <w:sz w:val="22"/>
        </w:rPr>
        <w:t>): About (PL) 10,000 Korean won.</w:t>
      </w:r>
    </w:p>
    <w:p w14:paraId="0F417DDC" w14:textId="77777777" w:rsidR="00031776" w:rsidRPr="001D19F6" w:rsidRDefault="00031776" w:rsidP="00031776">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5E861200" w14:textId="77777777" w:rsidR="00031776" w:rsidRPr="001D19F6" w:rsidRDefault="00031776" w:rsidP="00031776">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_________ MW [Range: 0 ~ 9997]</w:t>
      </w:r>
    </w:p>
    <w:p w14:paraId="586D62DD"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w:t>
      </w:r>
      <w:proofErr w:type="spellStart"/>
      <w:r w:rsidRPr="001D19F6">
        <w:rPr>
          <w:rFonts w:ascii="Arial" w:eastAsia="굴림" w:hAnsi="Arial" w:cs="Arial"/>
          <w:sz w:val="22"/>
        </w:rPr>
        <w:t>know→Go</w:t>
      </w:r>
      <w:proofErr w:type="spellEnd"/>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Pr="001D19F6">
        <w:rPr>
          <w:rFonts w:ascii="굴림" w:eastAsia="굴림" w:hAnsi="굴림" w:cs="굴림" w:hint="eastAsia"/>
          <w:sz w:val="22"/>
        </w:rPr>
        <w:t>∼</w:t>
      </w:r>
      <w:r w:rsidR="009051B0" w:rsidRPr="001D19F6">
        <w:rPr>
          <w:rFonts w:ascii="Arial" w:eastAsia="굴림" w:hAnsi="Arial" w:cs="Arial"/>
          <w:sz w:val="22"/>
        </w:rPr>
        <w:t>E</w:t>
      </w:r>
      <w:r w:rsidRPr="001D19F6">
        <w:rPr>
          <w:rFonts w:ascii="Arial" w:eastAsia="굴림" w:hAnsi="Arial" w:cs="Arial"/>
          <w:sz w:val="22"/>
        </w:rPr>
        <w:t>053 unfolding</w:t>
      </w:r>
    </w:p>
    <w:p w14:paraId="7776A275"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Pr="001D19F6">
        <w:rPr>
          <w:rFonts w:ascii="굴림" w:eastAsia="굴림" w:hAnsi="굴림" w:cs="굴림" w:hint="eastAsia"/>
          <w:sz w:val="22"/>
        </w:rPr>
        <w:t>∼</w:t>
      </w:r>
      <w:r w:rsidR="009051B0" w:rsidRPr="001D19F6">
        <w:rPr>
          <w:rFonts w:ascii="Arial" w:eastAsia="굴림" w:hAnsi="Arial" w:cs="Arial"/>
          <w:sz w:val="22"/>
        </w:rPr>
        <w:t>E</w:t>
      </w:r>
      <w:r w:rsidRPr="001D19F6">
        <w:rPr>
          <w:rFonts w:ascii="Arial" w:eastAsia="굴림" w:hAnsi="Arial" w:cs="Arial"/>
          <w:sz w:val="22"/>
        </w:rPr>
        <w:t>053 unfolding</w:t>
      </w:r>
    </w:p>
    <w:p w14:paraId="1D434B1B" w14:textId="77777777" w:rsidR="00624BD4" w:rsidRPr="001D19F6" w:rsidRDefault="00624BD4" w:rsidP="00624BD4">
      <w:pPr>
        <w:wordWrap/>
        <w:spacing w:line="360" w:lineRule="auto"/>
        <w:rPr>
          <w:rFonts w:ascii="Arial" w:eastAsia="굴림" w:hAnsi="Arial" w:cs="Arial"/>
          <w:sz w:val="22"/>
        </w:rPr>
      </w:pPr>
    </w:p>
    <w:p w14:paraId="39A5142A" w14:textId="31B54D48"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048.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(amount calculated </w:t>
      </w:r>
      <w:r w:rsidR="00C8103C"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045, E046, and </w:t>
      </w:r>
      <w:r w:rsidRPr="001D19F6">
        <w:rPr>
          <w:rFonts w:ascii="Arial" w:eastAsia="굴림" w:hAnsi="Arial" w:cs="Arial"/>
          <w:sz w:val="22"/>
        </w:rPr>
        <w:t>E</w:t>
      </w:r>
      <w:r w:rsidR="00624BD4" w:rsidRPr="001D19F6">
        <w:rPr>
          <w:rFonts w:ascii="Arial" w:eastAsia="굴림" w:hAnsi="Arial" w:cs="Arial"/>
          <w:sz w:val="22"/>
        </w:rPr>
        <w:t>047)</w:t>
      </w:r>
      <w:r w:rsidR="006F0959" w:rsidRPr="001D19F6">
        <w:rPr>
          <w:rFonts w:ascii="Arial" w:eastAsia="굴림" w:hAnsi="Arial" w:cs="Arial"/>
          <w:sz w:val="22"/>
        </w:rPr>
        <w:t xml:space="preserve"> from the </w:t>
      </w:r>
      <w:r w:rsidR="00D665C7" w:rsidRPr="001D19F6">
        <w:rPr>
          <w:rFonts w:ascii="Arial" w:eastAsia="굴림" w:hAnsi="Arial" w:cs="Arial"/>
          <w:sz w:val="22"/>
        </w:rPr>
        <w:t>specific corporate p</w:t>
      </w:r>
      <w:r w:rsidR="006F0959" w:rsidRPr="001D19F6">
        <w:rPr>
          <w:rFonts w:ascii="Arial" w:eastAsia="굴림" w:hAnsi="Arial" w:cs="Arial"/>
          <w:sz w:val="22"/>
        </w:rPr>
        <w:t>ension</w:t>
      </w:r>
      <w:r w:rsidR="00D665C7" w:rsidRPr="001D19F6">
        <w:rPr>
          <w:rFonts w:ascii="Arial" w:eastAsia="굴림" w:hAnsi="Arial" w:cs="Arial"/>
          <w:sz w:val="22"/>
        </w:rPr>
        <w:t xml:space="preserve"> </w:t>
      </w:r>
      <w:r w:rsidR="00624BD4" w:rsidRPr="001D19F6">
        <w:rPr>
          <w:rFonts w:ascii="Arial" w:eastAsia="굴림" w:hAnsi="Arial" w:cs="Arial"/>
          <w:sz w:val="22"/>
        </w:rPr>
        <w:t xml:space="preserve">in </w:t>
      </w:r>
      <w:r w:rsidR="00C8103C"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153" w:author="Keis" w:date="2024-09-06T10:18:00Z">
        <w:r w:rsidR="002E3E92" w:rsidDel="009F27DD">
          <w:rPr>
            <w:rFonts w:ascii="Arial" w:eastAsia="굴림" w:hAnsi="Arial" w:cs="Arial" w:hint="eastAsia"/>
            <w:color w:val="FF0000"/>
            <w:sz w:val="22"/>
          </w:rPr>
          <w:delText>2019</w:delText>
        </w:r>
      </w:del>
      <w:ins w:id="8154"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C13951" w:rsidRPr="001D19F6">
        <w:rPr>
          <w:rFonts w:ascii="Arial" w:eastAsia="굴림" w:hAnsi="Arial" w:cs="Arial"/>
          <w:sz w:val="22"/>
        </w:rPr>
        <w:t>.</w:t>
      </w:r>
      <w:r w:rsidR="00D175CF" w:rsidRPr="001D19F6">
        <w:rPr>
          <w:rFonts w:ascii="Arial" w:eastAsia="굴림" w:hAnsi="Arial" w:cs="Arial"/>
          <w:sz w:val="22"/>
        </w:rPr>
        <w:t xml:space="preserve"> </w:t>
      </w:r>
      <w:r w:rsidR="00C13951" w:rsidRPr="001D19F6">
        <w:rPr>
          <w:rFonts w:ascii="Arial" w:eastAsia="굴림" w:hAnsi="Arial" w:cs="Arial"/>
          <w:sz w:val="22"/>
        </w:rPr>
        <w:t>I</w:t>
      </w:r>
      <w:r w:rsidR="00624BD4" w:rsidRPr="001D19F6">
        <w:rPr>
          <w:rFonts w:ascii="Arial" w:eastAsia="굴림" w:hAnsi="Arial" w:cs="Arial"/>
          <w:sz w:val="22"/>
        </w:rPr>
        <w:t>s this correct?</w:t>
      </w:r>
    </w:p>
    <w:p w14:paraId="0D03626F" w14:textId="77777777" w:rsidR="00136C31" w:rsidRPr="001D19F6" w:rsidRDefault="00136C31" w:rsidP="003A0C49">
      <w:pPr>
        <w:wordWrap/>
        <w:spacing w:line="360" w:lineRule="auto"/>
        <w:rPr>
          <w:rFonts w:ascii="Arial" w:eastAsia="굴림" w:hAnsi="Arial" w:cs="Arial"/>
          <w:sz w:val="22"/>
        </w:rPr>
      </w:pPr>
      <w:r w:rsidRPr="001D19F6">
        <w:rPr>
          <w:rFonts w:ascii="Arial" w:eastAsia="굴림" w:hAnsi="Arial" w:cs="Arial"/>
          <w:sz w:val="22"/>
        </w:rPr>
        <w:t xml:space="preserve">[IWER: In previous interview, the total of </w:t>
      </w:r>
      <w:r w:rsidR="00D665C7" w:rsidRPr="001D19F6">
        <w:rPr>
          <w:rFonts w:ascii="Arial" w:eastAsia="굴림" w:hAnsi="Arial" w:cs="Arial"/>
          <w:sz w:val="22"/>
        </w:rPr>
        <w:t>specific corporate</w:t>
      </w:r>
      <w:r w:rsidRPr="001D19F6">
        <w:rPr>
          <w:rFonts w:ascii="Arial" w:eastAsia="굴림" w:hAnsi="Arial" w:cs="Arial"/>
          <w:sz w:val="22"/>
        </w:rPr>
        <w:t xml:space="preserve"> pension benefit: About (PL) 10,000 Korean won]</w:t>
      </w:r>
    </w:p>
    <w:p w14:paraId="55E3E143" w14:textId="77777777" w:rsidR="00067CD6" w:rsidRPr="001D19F6" w:rsidRDefault="00067CD6" w:rsidP="00F14BA4">
      <w:pPr>
        <w:pStyle w:val="a6"/>
        <w:numPr>
          <w:ilvl w:val="0"/>
          <w:numId w:val="71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E054</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E049</w:t>
      </w:r>
      <w:r w:rsidRPr="001D19F6">
        <w:rPr>
          <w:rFonts w:ascii="굴림" w:eastAsia="굴림" w:hAnsi="굴림" w:cs="굴림" w:hint="eastAsia"/>
          <w:sz w:val="22"/>
        </w:rPr>
        <w:t>∼</w:t>
      </w:r>
      <w:r w:rsidRPr="001D19F6">
        <w:rPr>
          <w:rFonts w:ascii="Arial" w:eastAsia="굴림" w:hAnsi="Arial" w:cs="Arial"/>
          <w:sz w:val="22"/>
        </w:rPr>
        <w:t>E053 unfolding</w:t>
      </w:r>
    </w:p>
    <w:p w14:paraId="2245B63C"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 xml:space="preserve">Don’t </w:t>
      </w:r>
      <w:proofErr w:type="spellStart"/>
      <w:r w:rsidRPr="001D19F6">
        <w:rPr>
          <w:rFonts w:ascii="Arial" w:eastAsia="굴림" w:hAnsi="Arial" w:cs="Arial"/>
          <w:sz w:val="22"/>
        </w:rPr>
        <w:t>know→Go</w:t>
      </w:r>
      <w:proofErr w:type="spellEnd"/>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009051B0" w:rsidRPr="001D19F6">
        <w:rPr>
          <w:rFonts w:ascii="Arial" w:eastAsia="굴림" w:hAnsi="Arial" w:cs="Arial"/>
          <w:sz w:val="22"/>
        </w:rPr>
        <w:t>E</w:t>
      </w:r>
      <w:r w:rsidRPr="001D19F6">
        <w:rPr>
          <w:rFonts w:ascii="Arial" w:eastAsia="굴림" w:hAnsi="Arial" w:cs="Arial"/>
          <w:sz w:val="22"/>
        </w:rPr>
        <w:t>053 unfolding</w:t>
      </w:r>
    </w:p>
    <w:p w14:paraId="676CEF0A" w14:textId="77777777" w:rsidR="00624BD4" w:rsidRPr="001D19F6" w:rsidRDefault="00624BD4" w:rsidP="003A0C49">
      <w:pPr>
        <w:wordWrap/>
        <w:spacing w:line="360" w:lineRule="auto"/>
        <w:ind w:firstLine="4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9051B0" w:rsidRPr="001D19F6">
        <w:rPr>
          <w:rFonts w:ascii="Arial" w:eastAsia="굴림" w:hAnsi="Arial" w:cs="Arial"/>
          <w:sz w:val="22"/>
        </w:rPr>
        <w:t>E</w:t>
      </w:r>
      <w:r w:rsidRPr="001D19F6">
        <w:rPr>
          <w:rFonts w:ascii="Arial" w:eastAsia="굴림" w:hAnsi="Arial" w:cs="Arial"/>
          <w:sz w:val="22"/>
        </w:rPr>
        <w:t>049~</w:t>
      </w:r>
      <w:r w:rsidR="009051B0" w:rsidRPr="001D19F6">
        <w:rPr>
          <w:rFonts w:ascii="Arial" w:eastAsia="굴림" w:hAnsi="Arial" w:cs="Arial"/>
          <w:sz w:val="22"/>
        </w:rPr>
        <w:t>E</w:t>
      </w:r>
      <w:r w:rsidRPr="001D19F6">
        <w:rPr>
          <w:rFonts w:ascii="Arial" w:eastAsia="굴림" w:hAnsi="Arial" w:cs="Arial"/>
          <w:sz w:val="22"/>
        </w:rPr>
        <w:t>053 unfolding</w:t>
      </w:r>
    </w:p>
    <w:p w14:paraId="591B4B44" w14:textId="77777777" w:rsidR="00624BD4" w:rsidRPr="001D19F6" w:rsidRDefault="00624BD4" w:rsidP="003A0C49">
      <w:pPr>
        <w:wordWrap/>
        <w:spacing w:line="360" w:lineRule="auto"/>
        <w:rPr>
          <w:rFonts w:ascii="Arial" w:eastAsia="굴림" w:hAnsi="Arial" w:cs="Arial"/>
          <w:sz w:val="22"/>
        </w:rPr>
      </w:pPr>
    </w:p>
    <w:p w14:paraId="07235A7B" w14:textId="77777777" w:rsidR="00624BD4" w:rsidRPr="001D19F6" w:rsidRDefault="00624BD4" w:rsidP="003A0C49">
      <w:pPr>
        <w:wordWrap/>
        <w:spacing w:line="360" w:lineRule="auto"/>
        <w:rPr>
          <w:rFonts w:ascii="Arial" w:eastAsia="굴림" w:hAnsi="Arial" w:cs="Arial"/>
          <w:b/>
          <w:sz w:val="22"/>
        </w:rPr>
      </w:pPr>
      <w:r w:rsidRPr="001D19F6">
        <w:rPr>
          <w:rFonts w:ascii="Arial" w:eastAsia="굴림" w:hAnsi="Arial" w:cs="Arial"/>
          <w:b/>
          <w:sz w:val="22"/>
        </w:rPr>
        <w:t>&lt;</w:t>
      </w:r>
      <w:r w:rsidR="003446F1"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049~</w:t>
      </w:r>
      <w:r w:rsidR="009051B0" w:rsidRPr="001D19F6">
        <w:rPr>
          <w:rFonts w:ascii="Arial" w:eastAsia="굴림" w:hAnsi="Arial" w:cs="Arial"/>
          <w:b/>
          <w:sz w:val="22"/>
        </w:rPr>
        <w:t>E</w:t>
      </w:r>
      <w:r w:rsidRPr="001D19F6">
        <w:rPr>
          <w:rFonts w:ascii="Arial" w:eastAsia="굴림" w:hAnsi="Arial" w:cs="Arial"/>
          <w:b/>
          <w:sz w:val="22"/>
        </w:rPr>
        <w:t>053. Unfolding bracket questions &gt;</w:t>
      </w:r>
    </w:p>
    <w:p w14:paraId="7252CDF0" w14:textId="77777777" w:rsidR="00CC75C3" w:rsidRPr="001D19F6" w:rsidRDefault="00CC75C3" w:rsidP="00CC75C3">
      <w:pPr>
        <w:wordWrap/>
        <w:spacing w:line="360" w:lineRule="auto"/>
        <w:rPr>
          <w:rFonts w:ascii="Arial" w:eastAsia="굴림" w:hAnsi="Arial" w:cs="Arial"/>
          <w:sz w:val="22"/>
        </w:rPr>
      </w:pPr>
      <w:r w:rsidRPr="001D19F6">
        <w:rPr>
          <w:rFonts w:ascii="Arial" w:eastAsia="굴림" w:hAnsi="Arial" w:cs="Arial"/>
          <w:sz w:val="22"/>
        </w:rPr>
        <w:t>[IWER: Go back to E047 and record if R answers the amount during the interview.]</w:t>
      </w:r>
    </w:p>
    <w:p w14:paraId="6DB3654C" w14:textId="13628DA3"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049. Did it amount to a total of less than, about equal to or more than 300 MW (10,000</w:t>
      </w:r>
      <w:r w:rsidR="00E70491" w:rsidRPr="001D19F6">
        <w:rPr>
          <w:rFonts w:ascii="Arial" w:eastAsia="굴림" w:hAnsi="Arial" w:cs="Arial"/>
          <w:sz w:val="22"/>
        </w:rPr>
        <w:t xml:space="preserve"> </w:t>
      </w:r>
      <w:r w:rsidR="00624BD4" w:rsidRPr="001D19F6">
        <w:rPr>
          <w:rFonts w:ascii="Arial" w:eastAsia="굴림" w:hAnsi="Arial" w:cs="Arial"/>
          <w:sz w:val="22"/>
        </w:rPr>
        <w:t xml:space="preserve">Korean </w:t>
      </w:r>
      <w:proofErr w:type="gramStart"/>
      <w:r w:rsidR="00624BD4" w:rsidRPr="001D19F6">
        <w:rPr>
          <w:rFonts w:ascii="Arial" w:eastAsia="굴림" w:hAnsi="Arial" w:cs="Arial"/>
          <w:sz w:val="22"/>
        </w:rPr>
        <w:t>won)</w:t>
      </w:r>
      <w:r w:rsidR="00136C31" w:rsidRPr="001D19F6">
        <w:rPr>
          <w:rFonts w:ascii="Arial" w:eastAsia="굴림" w:hAnsi="Arial" w:cs="Arial"/>
          <w:sz w:val="22"/>
        </w:rPr>
        <w:t>in</w:t>
      </w:r>
      <w:proofErr w:type="gramEnd"/>
      <w:r w:rsidR="00136C31" w:rsidRPr="001D19F6">
        <w:rPr>
          <w:rFonts w:ascii="Arial" w:eastAsia="굴림" w:hAnsi="Arial" w:cs="Arial"/>
          <w:sz w:val="22"/>
        </w:rPr>
        <w:t xml:space="preserve"> the last calendar year (</w:t>
      </w:r>
      <w:del w:id="8155" w:author="Keis" w:date="2024-09-06T10:18:00Z">
        <w:r w:rsidR="002E3E92" w:rsidDel="009F27DD">
          <w:rPr>
            <w:rFonts w:ascii="Arial" w:eastAsia="굴림" w:hAnsi="Arial" w:cs="Arial" w:hint="eastAsia"/>
            <w:color w:val="FF0000"/>
            <w:sz w:val="22"/>
          </w:rPr>
          <w:delText>2019</w:delText>
        </w:r>
      </w:del>
      <w:ins w:id="8156" w:author="Keis" w:date="2024-09-06T10:18:00Z">
        <w:r w:rsidR="009F27DD" w:rsidRPr="009F27DD">
          <w:rPr>
            <w:rFonts w:ascii="Arial" w:eastAsia="굴림" w:hAnsi="Arial" w:cs="Arial" w:hint="eastAsia"/>
            <w:color w:val="00B050"/>
            <w:sz w:val="22"/>
          </w:rPr>
          <w:t>2021</w:t>
        </w:r>
      </w:ins>
      <w:r w:rsidR="00136C31" w:rsidRPr="001D19F6">
        <w:rPr>
          <w:rFonts w:ascii="Arial" w:eastAsia="굴림" w:hAnsi="Arial" w:cs="Arial"/>
          <w:sz w:val="22"/>
        </w:rPr>
        <w:t>)</w:t>
      </w:r>
      <w:r w:rsidR="00624BD4" w:rsidRPr="001D19F6">
        <w:rPr>
          <w:rFonts w:ascii="Arial" w:eastAsia="굴림" w:hAnsi="Arial" w:cs="Arial"/>
          <w:sz w:val="22"/>
        </w:rPr>
        <w:t>?</w:t>
      </w:r>
    </w:p>
    <w:p w14:paraId="16421138"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7F9B4783"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0313794F" w14:textId="77777777" w:rsidR="00624BD4" w:rsidRPr="001D19F6" w:rsidRDefault="00624BD4"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1D2183F9" w14:textId="77777777" w:rsidR="00624BD4" w:rsidRPr="001D19F6" w:rsidRDefault="00624BD4" w:rsidP="003A0C49">
      <w:pPr>
        <w:wordWrap/>
        <w:spacing w:line="360" w:lineRule="auto"/>
        <w:rPr>
          <w:rFonts w:ascii="Arial" w:eastAsia="굴림" w:hAnsi="Arial" w:cs="Arial"/>
          <w:sz w:val="22"/>
        </w:rPr>
      </w:pPr>
    </w:p>
    <w:p w14:paraId="29D0AABF" w14:textId="46E06ED2"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050. Did it amount to a total of less than, about equal to, or more than 600 MW (10,000</w:t>
      </w:r>
      <w:r w:rsidR="00E70491" w:rsidRPr="001D19F6">
        <w:rPr>
          <w:rFonts w:ascii="Arial" w:eastAsia="굴림" w:hAnsi="Arial" w:cs="Arial"/>
          <w:sz w:val="22"/>
        </w:rPr>
        <w:t xml:space="preserve"> </w:t>
      </w:r>
      <w:r w:rsidR="00624BD4" w:rsidRPr="001D19F6">
        <w:rPr>
          <w:rFonts w:ascii="Arial" w:eastAsia="굴림" w:hAnsi="Arial" w:cs="Arial"/>
          <w:sz w:val="22"/>
        </w:rPr>
        <w:t xml:space="preserve">Korean </w:t>
      </w:r>
      <w:r w:rsidR="00624BD4" w:rsidRPr="001D19F6">
        <w:rPr>
          <w:rFonts w:ascii="Arial" w:eastAsia="굴림" w:hAnsi="Arial" w:cs="Arial"/>
          <w:sz w:val="22"/>
        </w:rPr>
        <w:lastRenderedPageBreak/>
        <w:t>won)</w:t>
      </w:r>
      <w:r w:rsidR="00E70491" w:rsidRPr="001D19F6">
        <w:rPr>
          <w:rFonts w:ascii="Arial" w:eastAsia="굴림" w:hAnsi="Arial" w:cs="Arial"/>
          <w:sz w:val="22"/>
        </w:rPr>
        <w:t xml:space="preserve"> </w:t>
      </w:r>
      <w:r w:rsidR="00136C31" w:rsidRPr="001D19F6">
        <w:rPr>
          <w:rFonts w:ascii="Arial" w:eastAsia="굴림" w:hAnsi="Arial" w:cs="Arial"/>
          <w:sz w:val="22"/>
        </w:rPr>
        <w:t>in the last calendar year (</w:t>
      </w:r>
      <w:del w:id="8157" w:author="Keis" w:date="2024-09-06T10:18:00Z">
        <w:r w:rsidR="002E3E92" w:rsidDel="009F27DD">
          <w:rPr>
            <w:rFonts w:ascii="Arial" w:eastAsia="굴림" w:hAnsi="Arial" w:cs="Arial" w:hint="eastAsia"/>
            <w:color w:val="FF0000"/>
            <w:sz w:val="22"/>
          </w:rPr>
          <w:delText>2019</w:delText>
        </w:r>
      </w:del>
      <w:ins w:id="8158" w:author="Keis" w:date="2024-09-06T10:18:00Z">
        <w:r w:rsidR="009F27DD" w:rsidRPr="009F27DD">
          <w:rPr>
            <w:rFonts w:ascii="Arial" w:eastAsia="굴림" w:hAnsi="Arial" w:cs="Arial" w:hint="eastAsia"/>
            <w:color w:val="00B050"/>
            <w:sz w:val="22"/>
          </w:rPr>
          <w:t>2021</w:t>
        </w:r>
      </w:ins>
      <w:r w:rsidR="00136C31" w:rsidRPr="001D19F6">
        <w:rPr>
          <w:rFonts w:ascii="Arial" w:eastAsia="굴림" w:hAnsi="Arial" w:cs="Arial"/>
          <w:sz w:val="22"/>
        </w:rPr>
        <w:t>)</w:t>
      </w:r>
      <w:r w:rsidR="00624BD4" w:rsidRPr="001D19F6">
        <w:rPr>
          <w:rFonts w:ascii="Arial" w:eastAsia="굴림" w:hAnsi="Arial" w:cs="Arial"/>
          <w:sz w:val="22"/>
        </w:rPr>
        <w:t>?</w:t>
      </w:r>
    </w:p>
    <w:p w14:paraId="45333036"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57CD64C0"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7D9F117B"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5A6EA5ED" w14:textId="77777777" w:rsidR="00624BD4" w:rsidRPr="001D19F6" w:rsidRDefault="00624BD4" w:rsidP="003A0C49">
      <w:pPr>
        <w:wordWrap/>
        <w:spacing w:line="360" w:lineRule="auto"/>
        <w:rPr>
          <w:rFonts w:ascii="Arial" w:eastAsia="굴림" w:hAnsi="Arial" w:cs="Arial"/>
          <w:sz w:val="22"/>
        </w:rPr>
      </w:pPr>
    </w:p>
    <w:p w14:paraId="61E053E1" w14:textId="2B084881"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051. Did it amount to a total of less than, about equal to or more than 1,200 MW (10,000</w:t>
      </w:r>
      <w:r w:rsidR="00E70491" w:rsidRPr="001D19F6">
        <w:rPr>
          <w:rFonts w:ascii="Arial" w:eastAsia="굴림" w:hAnsi="Arial" w:cs="Arial"/>
          <w:sz w:val="22"/>
        </w:rPr>
        <w:t xml:space="preserve"> </w:t>
      </w:r>
      <w:r w:rsidR="00624BD4" w:rsidRPr="001D19F6">
        <w:rPr>
          <w:rFonts w:ascii="Arial" w:eastAsia="굴림" w:hAnsi="Arial" w:cs="Arial"/>
          <w:sz w:val="22"/>
        </w:rPr>
        <w:t>Korean won)</w:t>
      </w:r>
      <w:r w:rsidR="00136C31" w:rsidRPr="001D19F6">
        <w:rPr>
          <w:rFonts w:ascii="Arial" w:eastAsia="굴림" w:hAnsi="Arial" w:cs="Arial"/>
          <w:sz w:val="22"/>
        </w:rPr>
        <w:t xml:space="preserve"> in the last calendar year (</w:t>
      </w:r>
      <w:del w:id="8159" w:author="Keis" w:date="2024-09-06T10:18:00Z">
        <w:r w:rsidR="002E3E92" w:rsidDel="009F27DD">
          <w:rPr>
            <w:rFonts w:ascii="Arial" w:eastAsia="굴림" w:hAnsi="Arial" w:cs="Arial" w:hint="eastAsia"/>
            <w:color w:val="FF0000"/>
            <w:sz w:val="22"/>
          </w:rPr>
          <w:delText>2019</w:delText>
        </w:r>
      </w:del>
      <w:ins w:id="8160" w:author="Keis" w:date="2024-09-06T10:18:00Z">
        <w:r w:rsidR="009F27DD" w:rsidRPr="009F27DD">
          <w:rPr>
            <w:rFonts w:ascii="Arial" w:eastAsia="굴림" w:hAnsi="Arial" w:cs="Arial" w:hint="eastAsia"/>
            <w:color w:val="00B050"/>
            <w:sz w:val="22"/>
          </w:rPr>
          <w:t>2021</w:t>
        </w:r>
      </w:ins>
      <w:r w:rsidR="00136C31" w:rsidRPr="001D19F6">
        <w:rPr>
          <w:rFonts w:ascii="Arial" w:eastAsia="굴림" w:hAnsi="Arial" w:cs="Arial"/>
          <w:sz w:val="22"/>
        </w:rPr>
        <w:t>)</w:t>
      </w:r>
      <w:r w:rsidR="00624BD4" w:rsidRPr="001D19F6">
        <w:rPr>
          <w:rFonts w:ascii="Arial" w:eastAsia="굴림" w:hAnsi="Arial" w:cs="Arial"/>
          <w:sz w:val="22"/>
        </w:rPr>
        <w:t>?</w:t>
      </w:r>
    </w:p>
    <w:p w14:paraId="75FED652"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4C710418"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26B6F3BF"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53B1B6DC" w14:textId="77777777" w:rsidR="00624BD4" w:rsidRPr="001D19F6" w:rsidRDefault="00624BD4" w:rsidP="003A0C49">
      <w:pPr>
        <w:wordWrap/>
        <w:spacing w:line="360" w:lineRule="auto"/>
        <w:rPr>
          <w:rFonts w:ascii="Arial" w:eastAsia="굴림" w:hAnsi="Arial" w:cs="Arial"/>
          <w:sz w:val="22"/>
        </w:rPr>
      </w:pPr>
    </w:p>
    <w:p w14:paraId="63C0F2E8" w14:textId="77D24B03"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052. Did it amount to a total of less than, about equal to or more than 2,400 MW (10,000</w:t>
      </w:r>
      <w:r w:rsidR="00E70491" w:rsidRPr="001D19F6">
        <w:rPr>
          <w:rFonts w:ascii="Arial" w:eastAsia="굴림" w:hAnsi="Arial" w:cs="Arial"/>
          <w:sz w:val="22"/>
        </w:rPr>
        <w:t xml:space="preserve"> </w:t>
      </w:r>
      <w:r w:rsidR="00624BD4" w:rsidRPr="001D19F6">
        <w:rPr>
          <w:rFonts w:ascii="Arial" w:eastAsia="굴림" w:hAnsi="Arial" w:cs="Arial"/>
          <w:sz w:val="22"/>
        </w:rPr>
        <w:t>Korean won)</w:t>
      </w:r>
      <w:r w:rsidR="00136C31" w:rsidRPr="001D19F6">
        <w:rPr>
          <w:rFonts w:ascii="Arial" w:eastAsia="굴림" w:hAnsi="Arial" w:cs="Arial"/>
          <w:sz w:val="22"/>
        </w:rPr>
        <w:t xml:space="preserve"> in the last calendar year (</w:t>
      </w:r>
      <w:del w:id="8161" w:author="Keis" w:date="2024-09-06T10:18:00Z">
        <w:r w:rsidR="002E3E92" w:rsidDel="009F27DD">
          <w:rPr>
            <w:rFonts w:ascii="Arial" w:eastAsia="굴림" w:hAnsi="Arial" w:cs="Arial" w:hint="eastAsia"/>
            <w:color w:val="FF0000"/>
            <w:sz w:val="22"/>
          </w:rPr>
          <w:delText>2019</w:delText>
        </w:r>
      </w:del>
      <w:ins w:id="8162" w:author="Keis" w:date="2024-09-06T10:18:00Z">
        <w:r w:rsidR="009F27DD" w:rsidRPr="009F27DD">
          <w:rPr>
            <w:rFonts w:ascii="Arial" w:eastAsia="굴림" w:hAnsi="Arial" w:cs="Arial" w:hint="eastAsia"/>
            <w:color w:val="00B050"/>
            <w:sz w:val="22"/>
          </w:rPr>
          <w:t>2021</w:t>
        </w:r>
      </w:ins>
      <w:r w:rsidR="00136C31" w:rsidRPr="001D19F6">
        <w:rPr>
          <w:rFonts w:ascii="Arial" w:eastAsia="굴림" w:hAnsi="Arial" w:cs="Arial"/>
          <w:sz w:val="22"/>
        </w:rPr>
        <w:t>)</w:t>
      </w:r>
      <w:r w:rsidR="00624BD4" w:rsidRPr="001D19F6">
        <w:rPr>
          <w:rFonts w:ascii="Arial" w:eastAsia="굴림" w:hAnsi="Arial" w:cs="Arial"/>
          <w:sz w:val="22"/>
        </w:rPr>
        <w:t>?</w:t>
      </w:r>
    </w:p>
    <w:p w14:paraId="7C339814"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2,400 MW</w:t>
      </w:r>
    </w:p>
    <w:p w14:paraId="625E2363"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50806B00"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2,400 MW</w:t>
      </w:r>
    </w:p>
    <w:p w14:paraId="6995B743" w14:textId="77777777" w:rsidR="00624BD4" w:rsidRPr="001D19F6" w:rsidRDefault="00624BD4" w:rsidP="003A0C49">
      <w:pPr>
        <w:wordWrap/>
        <w:spacing w:line="360" w:lineRule="auto"/>
        <w:rPr>
          <w:rFonts w:ascii="Arial" w:eastAsia="굴림" w:hAnsi="Arial" w:cs="Arial"/>
          <w:sz w:val="22"/>
        </w:rPr>
      </w:pPr>
    </w:p>
    <w:p w14:paraId="2FA4847F" w14:textId="59949D3C" w:rsidR="00624BD4" w:rsidRPr="001D19F6" w:rsidRDefault="009051B0" w:rsidP="003A0C4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053. Did it amount to a total of less than, about equal to or more than 6,000 MW (10,000</w:t>
      </w:r>
      <w:r w:rsidR="00E70491" w:rsidRPr="001D19F6">
        <w:rPr>
          <w:rFonts w:ascii="Arial" w:eastAsia="굴림" w:hAnsi="Arial" w:cs="Arial"/>
          <w:sz w:val="22"/>
        </w:rPr>
        <w:t xml:space="preserve"> </w:t>
      </w:r>
      <w:r w:rsidR="00624BD4" w:rsidRPr="001D19F6">
        <w:rPr>
          <w:rFonts w:ascii="Arial" w:eastAsia="굴림" w:hAnsi="Arial" w:cs="Arial"/>
          <w:sz w:val="22"/>
        </w:rPr>
        <w:t>Korean won)</w:t>
      </w:r>
      <w:r w:rsidR="00136C31" w:rsidRPr="001D19F6">
        <w:rPr>
          <w:rFonts w:ascii="Arial" w:eastAsia="굴림" w:hAnsi="Arial" w:cs="Arial"/>
          <w:sz w:val="22"/>
        </w:rPr>
        <w:t xml:space="preserve"> in the last calendar year (</w:t>
      </w:r>
      <w:del w:id="8163" w:author="Keis" w:date="2024-09-06T10:18:00Z">
        <w:r w:rsidR="002E3E92" w:rsidDel="009F27DD">
          <w:rPr>
            <w:rFonts w:ascii="Arial" w:eastAsia="굴림" w:hAnsi="Arial" w:cs="Arial" w:hint="eastAsia"/>
            <w:color w:val="FF0000"/>
            <w:sz w:val="22"/>
          </w:rPr>
          <w:delText>2019</w:delText>
        </w:r>
      </w:del>
      <w:ins w:id="8164" w:author="Keis" w:date="2024-09-06T10:18:00Z">
        <w:r w:rsidR="009F27DD" w:rsidRPr="009F27DD">
          <w:rPr>
            <w:rFonts w:ascii="Arial" w:eastAsia="굴림" w:hAnsi="Arial" w:cs="Arial" w:hint="eastAsia"/>
            <w:color w:val="00B050"/>
            <w:sz w:val="22"/>
          </w:rPr>
          <w:t>2021</w:t>
        </w:r>
      </w:ins>
      <w:r w:rsidR="00136C31" w:rsidRPr="001D19F6">
        <w:rPr>
          <w:rFonts w:ascii="Arial" w:eastAsia="굴림" w:hAnsi="Arial" w:cs="Arial"/>
          <w:sz w:val="22"/>
        </w:rPr>
        <w:t>)</w:t>
      </w:r>
      <w:r w:rsidR="00624BD4" w:rsidRPr="001D19F6">
        <w:rPr>
          <w:rFonts w:ascii="Arial" w:eastAsia="굴림" w:hAnsi="Arial" w:cs="Arial"/>
          <w:sz w:val="22"/>
        </w:rPr>
        <w:t>?</w:t>
      </w:r>
    </w:p>
    <w:p w14:paraId="557BB8FA"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06743B8C"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341D0C7A" w14:textId="77777777" w:rsidR="00067CD6" w:rsidRPr="001D19F6" w:rsidRDefault="00067CD6" w:rsidP="003A0C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59747B03" w14:textId="77777777" w:rsidR="0073686E" w:rsidRPr="001D19F6" w:rsidRDefault="0073686E" w:rsidP="003A0C49">
      <w:pPr>
        <w:wordWrap/>
        <w:spacing w:line="360" w:lineRule="auto"/>
        <w:rPr>
          <w:rFonts w:ascii="Arial" w:eastAsia="굴림" w:hAnsi="Arial" w:cs="Arial"/>
          <w:sz w:val="22"/>
        </w:rPr>
      </w:pPr>
    </w:p>
    <w:p w14:paraId="64A001FF" w14:textId="77777777"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054. When did you start receiving </w:t>
      </w:r>
      <w:r w:rsidR="00D665C7" w:rsidRPr="001D19F6">
        <w:rPr>
          <w:rFonts w:ascii="Arial" w:eastAsia="굴림" w:hAnsi="Arial" w:cs="Arial"/>
          <w:sz w:val="22"/>
        </w:rPr>
        <w:t xml:space="preserve">specific corporate </w:t>
      </w:r>
      <w:r w:rsidR="00624BD4" w:rsidRPr="001D19F6">
        <w:rPr>
          <w:rFonts w:ascii="Arial" w:eastAsia="굴림" w:hAnsi="Arial" w:cs="Arial"/>
          <w:sz w:val="22"/>
        </w:rPr>
        <w:t>pension benefits?</w:t>
      </w:r>
      <w:r w:rsidR="00067CD6" w:rsidRPr="001D19F6">
        <w:rPr>
          <w:rFonts w:ascii="Arial" w:eastAsia="굴림" w:hAnsi="Arial" w:cs="Arial"/>
          <w:sz w:val="22"/>
        </w:rPr>
        <w:t xml:space="preserve"> </w:t>
      </w:r>
      <w:r w:rsidR="00624BD4" w:rsidRPr="001D19F6">
        <w:rPr>
          <w:rFonts w:ascii="Arial" w:eastAsia="굴림" w:hAnsi="Arial" w:cs="Arial"/>
          <w:sz w:val="22"/>
        </w:rPr>
        <w:t>(unit: year and month combined into 6 digits)</w:t>
      </w:r>
    </w:p>
    <w:p w14:paraId="697980A8" w14:textId="76F919DE" w:rsidR="00624BD4" w:rsidRPr="001D19F6" w:rsidRDefault="00E70491" w:rsidP="003A0C49">
      <w:pPr>
        <w:wordWrap/>
        <w:spacing w:line="360" w:lineRule="auto"/>
        <w:rPr>
          <w:rFonts w:ascii="Arial" w:eastAsia="굴림" w:hAnsi="Arial" w:cs="Arial"/>
          <w:kern w:val="0"/>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 </w:t>
      </w:r>
      <w:r w:rsidR="00CA42D6"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CA42D6" w:rsidRPr="001D19F6">
        <w:rPr>
          <w:rFonts w:ascii="Arial" w:eastAsia="굴림" w:hAnsi="Arial" w:cs="Arial"/>
          <w:kern w:val="0"/>
          <w:sz w:val="22"/>
        </w:rPr>
        <w:t xml:space="preserve">, mark </w:t>
      </w:r>
      <w:del w:id="8165" w:author="Keis" w:date="2024-09-06T10:18:00Z">
        <w:r w:rsidR="002E3E92" w:rsidDel="009F27DD">
          <w:rPr>
            <w:rFonts w:ascii="Arial" w:eastAsia="굴림" w:hAnsi="Arial" w:cs="Arial" w:hint="eastAsia"/>
            <w:color w:val="FF0000"/>
            <w:kern w:val="0"/>
            <w:sz w:val="22"/>
          </w:rPr>
          <w:delText>2019</w:delText>
        </w:r>
      </w:del>
      <w:ins w:id="8166" w:author="Keis" w:date="2024-09-06T10:18:00Z">
        <w:r w:rsidR="009F27DD" w:rsidRPr="009F27DD">
          <w:rPr>
            <w:rFonts w:ascii="Arial" w:eastAsia="굴림" w:hAnsi="Arial" w:cs="Arial" w:hint="eastAsia"/>
            <w:color w:val="00B050"/>
            <w:kern w:val="0"/>
            <w:sz w:val="22"/>
          </w:rPr>
          <w:t>2021</w:t>
        </w:r>
      </w:ins>
      <w:r w:rsidR="002E3E92" w:rsidRPr="008A19F8">
        <w:rPr>
          <w:rFonts w:ascii="Arial" w:eastAsia="굴림" w:hAnsi="Arial" w:cs="Arial"/>
          <w:color w:val="000000" w:themeColor="text1"/>
          <w:kern w:val="0"/>
          <w:sz w:val="22"/>
          <w:rPrChange w:id="8167" w:author="Keis" w:date="2024-09-13T13:14:00Z">
            <w:rPr>
              <w:rFonts w:ascii="Arial" w:eastAsia="굴림" w:hAnsi="Arial" w:cs="Arial"/>
              <w:color w:val="FF0000"/>
              <w:kern w:val="0"/>
              <w:sz w:val="22"/>
            </w:rPr>
          </w:rPrChange>
        </w:rPr>
        <w:t>01</w:t>
      </w:r>
      <w:r w:rsidR="00CA42D6" w:rsidRPr="001D19F6">
        <w:rPr>
          <w:rFonts w:ascii="Arial" w:eastAsia="굴림" w:hAnsi="Arial" w:cs="Arial"/>
          <w:kern w:val="0"/>
          <w:sz w:val="22"/>
        </w:rPr>
        <w:t xml:space="preserve"> for January </w:t>
      </w:r>
      <w:del w:id="8168" w:author="Keis" w:date="2024-09-06T10:18:00Z">
        <w:r w:rsidR="002E3E92" w:rsidDel="009F27DD">
          <w:rPr>
            <w:rFonts w:ascii="Arial" w:eastAsia="굴림" w:hAnsi="Arial" w:cs="Arial" w:hint="eastAsia"/>
            <w:color w:val="FF0000"/>
            <w:kern w:val="0"/>
            <w:sz w:val="22"/>
          </w:rPr>
          <w:delText>2019</w:delText>
        </w:r>
      </w:del>
      <w:ins w:id="8169" w:author="Keis" w:date="2024-09-06T10:18:00Z">
        <w:r w:rsidR="009F27DD" w:rsidRPr="009F27DD">
          <w:rPr>
            <w:rFonts w:ascii="Arial" w:eastAsia="굴림" w:hAnsi="Arial" w:cs="Arial" w:hint="eastAsia"/>
            <w:color w:val="00B050"/>
            <w:kern w:val="0"/>
            <w:sz w:val="22"/>
          </w:rPr>
          <w:t>2021</w:t>
        </w:r>
      </w:ins>
      <w:r w:rsidR="00CA42D6" w:rsidRPr="001D19F6">
        <w:rPr>
          <w:rFonts w:ascii="Arial" w:eastAsia="굴림" w:hAnsi="Arial" w:cs="Arial"/>
          <w:kern w:val="0"/>
          <w:sz w:val="22"/>
        </w:rPr>
        <w:t xml:space="preserve">. If the month is not clear, enter </w:t>
      </w:r>
      <w:del w:id="8170" w:author="Keis" w:date="2024-09-06T10:18:00Z">
        <w:r w:rsidR="002E3E92" w:rsidDel="009F27DD">
          <w:rPr>
            <w:rFonts w:ascii="Arial" w:eastAsia="굴림" w:hAnsi="Arial" w:cs="Arial" w:hint="eastAsia"/>
            <w:color w:val="FF0000"/>
            <w:kern w:val="0"/>
            <w:sz w:val="22"/>
          </w:rPr>
          <w:delText>2019</w:delText>
        </w:r>
      </w:del>
      <w:ins w:id="8171" w:author="Keis" w:date="2024-09-06T10:18:00Z">
        <w:r w:rsidR="009F27DD" w:rsidRPr="009F27DD">
          <w:rPr>
            <w:rFonts w:ascii="Arial" w:eastAsia="굴림" w:hAnsi="Arial" w:cs="Arial" w:hint="eastAsia"/>
            <w:color w:val="00B050"/>
            <w:kern w:val="0"/>
            <w:sz w:val="22"/>
          </w:rPr>
          <w:t>2021</w:t>
        </w:r>
      </w:ins>
      <w:r w:rsidR="002E3E92" w:rsidRPr="008A19F8">
        <w:rPr>
          <w:rFonts w:ascii="Arial" w:eastAsia="굴림" w:hAnsi="Arial" w:cs="Arial"/>
          <w:color w:val="000000" w:themeColor="text1"/>
          <w:kern w:val="0"/>
          <w:sz w:val="22"/>
          <w:rPrChange w:id="8172" w:author="Keis" w:date="2024-09-13T13:14:00Z">
            <w:rPr>
              <w:rFonts w:ascii="Arial" w:eastAsia="굴림" w:hAnsi="Arial" w:cs="Arial"/>
              <w:color w:val="FF0000"/>
              <w:kern w:val="0"/>
              <w:sz w:val="22"/>
            </w:rPr>
          </w:rPrChange>
        </w:rPr>
        <w:t>00</w:t>
      </w:r>
      <w:r w:rsidR="00CA42D6" w:rsidRPr="001D19F6">
        <w:rPr>
          <w:rFonts w:ascii="Arial" w:eastAsia="굴림" w:hAnsi="Arial" w:cs="Arial"/>
          <w:kern w:val="0"/>
          <w:sz w:val="22"/>
        </w:rPr>
        <w:t>.</w:t>
      </w:r>
      <w:r w:rsidRPr="001D19F6">
        <w:rPr>
          <w:rFonts w:ascii="Arial" w:eastAsia="굴림" w:hAnsi="Arial" w:cs="Arial"/>
          <w:kern w:val="0"/>
          <w:sz w:val="22"/>
        </w:rPr>
        <w:t xml:space="preserve"> </w:t>
      </w:r>
      <w:r w:rsidR="004912E5" w:rsidRPr="001D19F6">
        <w:rPr>
          <w:rFonts w:ascii="Arial" w:eastAsia="굴림" w:hAnsi="Arial" w:cs="Arial"/>
          <w:sz w:val="22"/>
        </w:rPr>
        <w:t xml:space="preserve">In previous interview, the time of receiving </w:t>
      </w:r>
      <w:r w:rsidR="00D665C7" w:rsidRPr="001D19F6">
        <w:rPr>
          <w:rFonts w:ascii="Arial" w:eastAsia="굴림" w:hAnsi="Arial" w:cs="Arial"/>
          <w:sz w:val="22"/>
        </w:rPr>
        <w:t xml:space="preserve">specific </w:t>
      </w:r>
      <w:proofErr w:type="gramStart"/>
      <w:r w:rsidR="00D665C7" w:rsidRPr="001D19F6">
        <w:rPr>
          <w:rFonts w:ascii="Arial" w:eastAsia="굴림" w:hAnsi="Arial" w:cs="Arial"/>
          <w:sz w:val="22"/>
        </w:rPr>
        <w:t xml:space="preserve">corporate </w:t>
      </w:r>
      <w:r w:rsidR="004912E5" w:rsidRPr="001D19F6">
        <w:rPr>
          <w:rFonts w:ascii="Arial" w:eastAsia="굴림" w:hAnsi="Arial" w:cs="Arial"/>
          <w:sz w:val="22"/>
        </w:rPr>
        <w:t xml:space="preserve"> pension</w:t>
      </w:r>
      <w:proofErr w:type="gramEnd"/>
      <w:r w:rsidR="004912E5" w:rsidRPr="001D19F6">
        <w:rPr>
          <w:rFonts w:ascii="Arial" w:eastAsia="굴림" w:hAnsi="Arial" w:cs="Arial"/>
          <w:sz w:val="22"/>
        </w:rPr>
        <w:t xml:space="preserve"> benefit: (PL) year (PL) month] </w:t>
      </w:r>
    </w:p>
    <w:p w14:paraId="754991E2" w14:textId="4D6244A5" w:rsidR="00624BD4" w:rsidRPr="001D19F6" w:rsidRDefault="00067CD6" w:rsidP="003A0C49">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9E00B4" w:rsidRPr="001D19F6">
        <w:rPr>
          <w:rFonts w:ascii="Arial" w:eastAsia="굴림" w:hAnsi="Arial" w:cs="Arial"/>
          <w:sz w:val="22"/>
        </w:rPr>
        <w:t>190000</w:t>
      </w:r>
      <w:r w:rsidR="00C85F9F" w:rsidRPr="001D19F6">
        <w:rPr>
          <w:rFonts w:ascii="Arial" w:eastAsia="굴림" w:hAnsi="Arial" w:cs="Arial"/>
          <w:sz w:val="22"/>
        </w:rPr>
        <w:t>~</w:t>
      </w:r>
      <w:del w:id="8173" w:author="Keis" w:date="2024-09-06T10:18:00Z">
        <w:r w:rsidR="002E3E92" w:rsidDel="009F27DD">
          <w:rPr>
            <w:rFonts w:ascii="Arial" w:eastAsia="굴림" w:hAnsi="Arial" w:cs="Arial" w:hint="eastAsia"/>
            <w:color w:val="FF0000"/>
            <w:sz w:val="22"/>
          </w:rPr>
          <w:delText>2019</w:delText>
        </w:r>
      </w:del>
      <w:ins w:id="8174" w:author="Keis" w:date="2024-09-06T10:18:00Z">
        <w:r w:rsidR="009F27DD" w:rsidRPr="009F27DD">
          <w:rPr>
            <w:rFonts w:ascii="Arial" w:eastAsia="굴림" w:hAnsi="Arial" w:cs="Arial" w:hint="eastAsia"/>
            <w:color w:val="00B050"/>
            <w:sz w:val="22"/>
          </w:rPr>
          <w:t>2021</w:t>
        </w:r>
      </w:ins>
      <w:r w:rsidR="002E3E92" w:rsidRPr="008A19F8">
        <w:rPr>
          <w:rFonts w:ascii="Arial" w:eastAsia="굴림" w:hAnsi="Arial" w:cs="Arial"/>
          <w:color w:val="000000" w:themeColor="text1"/>
          <w:sz w:val="22"/>
          <w:rPrChange w:id="8175" w:author="Keis" w:date="2024-09-13T13:14:00Z">
            <w:rPr>
              <w:rFonts w:ascii="Arial" w:eastAsia="굴림" w:hAnsi="Arial" w:cs="Arial"/>
              <w:color w:val="FF0000"/>
              <w:sz w:val="22"/>
            </w:rPr>
          </w:rPrChange>
        </w:rPr>
        <w:t>12</w:t>
      </w:r>
      <w:r w:rsidR="00624BD4" w:rsidRPr="001D19F6">
        <w:rPr>
          <w:rFonts w:ascii="Arial" w:eastAsia="굴림" w:hAnsi="Arial" w:cs="Arial"/>
          <w:sz w:val="22"/>
        </w:rPr>
        <w:t>]</w:t>
      </w:r>
    </w:p>
    <w:p w14:paraId="226E77AD" w14:textId="77777777" w:rsidR="00624BD4" w:rsidRPr="001D19F6" w:rsidRDefault="00624BD4" w:rsidP="00624BD4">
      <w:pPr>
        <w:wordWrap/>
        <w:spacing w:line="360" w:lineRule="auto"/>
        <w:rPr>
          <w:rFonts w:ascii="Arial" w:eastAsia="굴림" w:hAnsi="Arial" w:cs="Arial"/>
          <w:sz w:val="22"/>
        </w:rPr>
      </w:pPr>
    </w:p>
    <w:p w14:paraId="02F1E2F8" w14:textId="77777777" w:rsidR="00136C31" w:rsidRPr="001D19F6" w:rsidRDefault="003446F1" w:rsidP="003446F1">
      <w:pPr>
        <w:wordWrap/>
        <w:spacing w:line="360" w:lineRule="auto"/>
        <w:rPr>
          <w:rFonts w:ascii="Arial" w:eastAsia="굴림" w:hAnsi="Arial" w:cs="Arial"/>
          <w:b/>
          <w:sz w:val="22"/>
        </w:rPr>
      </w:pPr>
      <w:r w:rsidRPr="001D19F6">
        <w:rPr>
          <w:rFonts w:ascii="Arial" w:eastAsia="굴림" w:hAnsi="Arial" w:cs="Arial"/>
          <w:b/>
          <w:sz w:val="22"/>
        </w:rPr>
        <w:t xml:space="preserve">&lt; Income from the </w:t>
      </w:r>
      <w:r w:rsidR="00136C31" w:rsidRPr="001D19F6">
        <w:rPr>
          <w:rFonts w:ascii="Arial" w:eastAsia="굴림" w:hAnsi="Arial" w:cs="Arial"/>
          <w:b/>
          <w:sz w:val="22"/>
        </w:rPr>
        <w:t>Private Pension Benefit</w:t>
      </w:r>
      <w:r w:rsidRPr="001D19F6">
        <w:rPr>
          <w:rFonts w:ascii="Arial" w:eastAsia="굴림" w:hAnsi="Arial" w:cs="Arial"/>
          <w:b/>
          <w:sz w:val="22"/>
        </w:rPr>
        <w:t>&gt;</w:t>
      </w:r>
    </w:p>
    <w:p w14:paraId="149D03A3" w14:textId="4DF0567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C8103C" w:rsidRPr="001D19F6">
        <w:rPr>
          <w:rFonts w:ascii="Arial" w:eastAsia="굴림" w:hAnsi="Arial" w:cs="Arial"/>
          <w:sz w:val="22"/>
        </w:rPr>
        <w:t xml:space="preserve">055. Aside from </w:t>
      </w:r>
      <w:r w:rsidR="008478CE" w:rsidRPr="001D19F6">
        <w:rPr>
          <w:rFonts w:ascii="Arial" w:eastAsia="굴림" w:hAnsi="Arial" w:cs="Arial"/>
          <w:sz w:val="22"/>
        </w:rPr>
        <w:t xml:space="preserve">public </w:t>
      </w:r>
      <w:r w:rsidR="00C8103C" w:rsidRPr="001D19F6">
        <w:rPr>
          <w:rFonts w:ascii="Arial" w:eastAsia="굴림" w:hAnsi="Arial" w:cs="Arial"/>
          <w:sz w:val="22"/>
        </w:rPr>
        <w:t>pensions</w:t>
      </w:r>
      <w:r w:rsidR="008478CE" w:rsidRPr="001D19F6">
        <w:rPr>
          <w:rFonts w:ascii="Arial" w:eastAsia="굴림" w:hAnsi="Arial" w:cs="Arial"/>
          <w:sz w:val="22"/>
        </w:rPr>
        <w:t xml:space="preserve">, such as national pension and </w:t>
      </w:r>
      <w:r w:rsidR="00D665C7" w:rsidRPr="001D19F6">
        <w:rPr>
          <w:rFonts w:ascii="Arial" w:eastAsia="굴림" w:hAnsi="Arial" w:cs="Arial"/>
          <w:sz w:val="22"/>
        </w:rPr>
        <w:t>specific corporate</w:t>
      </w:r>
      <w:r w:rsidR="008478CE" w:rsidRPr="001D19F6">
        <w:rPr>
          <w:rFonts w:ascii="Arial" w:eastAsia="굴림" w:hAnsi="Arial" w:cs="Arial"/>
          <w:sz w:val="22"/>
        </w:rPr>
        <w:t xml:space="preserve"> pension</w:t>
      </w:r>
      <w:r w:rsidR="00624BD4" w:rsidRPr="001D19F6">
        <w:rPr>
          <w:rFonts w:ascii="Arial" w:eastAsia="굴림" w:hAnsi="Arial" w:cs="Arial"/>
          <w:sz w:val="22"/>
        </w:rPr>
        <w:t>,</w:t>
      </w:r>
      <w:r w:rsidR="003446F1" w:rsidRPr="001D19F6">
        <w:rPr>
          <w:rFonts w:ascii="Arial" w:eastAsia="굴림" w:hAnsi="Arial" w:cs="Arial"/>
          <w:sz w:val="22"/>
        </w:rPr>
        <w:t xml:space="preserve"> </w:t>
      </w:r>
      <w:r w:rsidR="00C8103C" w:rsidRPr="001D19F6">
        <w:rPr>
          <w:rFonts w:ascii="Arial" w:eastAsia="굴림" w:hAnsi="Arial" w:cs="Arial"/>
          <w:sz w:val="22"/>
        </w:rPr>
        <w:t xml:space="preserve">did you </w:t>
      </w:r>
      <w:r w:rsidR="003446F1" w:rsidRPr="001D19F6">
        <w:rPr>
          <w:rFonts w:ascii="Arial" w:eastAsia="굴림" w:hAnsi="Arial" w:cs="Arial"/>
          <w:sz w:val="22"/>
        </w:rPr>
        <w:t xml:space="preserve">also </w:t>
      </w:r>
      <w:r w:rsidR="00C8103C" w:rsidRPr="001D19F6">
        <w:rPr>
          <w:rFonts w:ascii="Arial" w:eastAsia="굴림" w:hAnsi="Arial" w:cs="Arial"/>
          <w:sz w:val="22"/>
        </w:rPr>
        <w:t>receive any benefits</w:t>
      </w:r>
      <w:r w:rsidR="00624BD4" w:rsidRPr="001D19F6">
        <w:rPr>
          <w:rFonts w:ascii="Arial" w:eastAsia="굴림" w:hAnsi="Arial" w:cs="Arial"/>
          <w:sz w:val="22"/>
        </w:rPr>
        <w:t xml:space="preserve"> from </w:t>
      </w:r>
      <w:r w:rsidR="00C8103C" w:rsidRPr="001D19F6">
        <w:rPr>
          <w:rFonts w:ascii="Arial" w:eastAsia="굴림" w:hAnsi="Arial" w:cs="Arial"/>
          <w:sz w:val="22"/>
        </w:rPr>
        <w:t xml:space="preserve">a </w:t>
      </w:r>
      <w:r w:rsidR="00624BD4" w:rsidRPr="001D19F6">
        <w:rPr>
          <w:rFonts w:ascii="Arial" w:eastAsia="굴림" w:hAnsi="Arial" w:cs="Arial"/>
          <w:sz w:val="22"/>
        </w:rPr>
        <w:t>private pension</w:t>
      </w:r>
      <w:r w:rsidR="00D63A7C" w:rsidRPr="001D19F6">
        <w:rPr>
          <w:rFonts w:ascii="Arial" w:eastAsia="굴림" w:hAnsi="Arial" w:cs="Arial"/>
          <w:sz w:val="22"/>
        </w:rPr>
        <w:t xml:space="preserve"> plan</w:t>
      </w:r>
      <w:r w:rsidR="00624BD4" w:rsidRPr="001D19F6">
        <w:rPr>
          <w:rFonts w:ascii="Arial" w:eastAsia="굴림" w:hAnsi="Arial" w:cs="Arial"/>
          <w:sz w:val="22"/>
        </w:rPr>
        <w:t xml:space="preserve"> in </w:t>
      </w:r>
      <w:r w:rsidR="00C8103C" w:rsidRPr="001D19F6">
        <w:rPr>
          <w:rFonts w:ascii="Arial" w:eastAsia="굴림" w:hAnsi="Arial" w:cs="Arial"/>
          <w:sz w:val="22"/>
        </w:rPr>
        <w:t xml:space="preserve">the </w:t>
      </w:r>
      <w:r w:rsidR="00624BD4" w:rsidRPr="001D19F6">
        <w:rPr>
          <w:rFonts w:ascii="Arial" w:eastAsia="굴림" w:hAnsi="Arial" w:cs="Arial"/>
          <w:sz w:val="22"/>
        </w:rPr>
        <w:t>last calendar year</w:t>
      </w:r>
      <w:r w:rsidR="00C8103C" w:rsidRPr="001D19F6">
        <w:rPr>
          <w:rFonts w:ascii="Arial" w:eastAsia="굴림" w:hAnsi="Arial" w:cs="Arial"/>
          <w:sz w:val="22"/>
        </w:rPr>
        <w:t xml:space="preserve"> (</w:t>
      </w:r>
      <w:del w:id="8176" w:author="Keis" w:date="2024-09-06T10:18:00Z">
        <w:r w:rsidR="002E3E92" w:rsidDel="009F27DD">
          <w:rPr>
            <w:rFonts w:ascii="Arial" w:eastAsia="굴림" w:hAnsi="Arial" w:cs="Arial" w:hint="eastAsia"/>
            <w:color w:val="FF0000"/>
            <w:sz w:val="22"/>
          </w:rPr>
          <w:delText>2019</w:delText>
        </w:r>
      </w:del>
      <w:ins w:id="8177" w:author="Keis" w:date="2024-09-06T10:18:00Z">
        <w:r w:rsidR="009F27DD" w:rsidRPr="009F27DD">
          <w:rPr>
            <w:rFonts w:ascii="Arial" w:eastAsia="굴림" w:hAnsi="Arial" w:cs="Arial" w:hint="eastAsia"/>
            <w:color w:val="00B050"/>
            <w:sz w:val="22"/>
          </w:rPr>
          <w:t>2021</w:t>
        </w:r>
      </w:ins>
      <w:r w:rsidR="00C8103C" w:rsidRPr="001D19F6">
        <w:rPr>
          <w:rFonts w:ascii="Arial" w:eastAsia="굴림" w:hAnsi="Arial" w:cs="Arial"/>
          <w:sz w:val="22"/>
        </w:rPr>
        <w:t>)</w:t>
      </w:r>
      <w:r w:rsidR="00624BD4" w:rsidRPr="001D19F6">
        <w:rPr>
          <w:rFonts w:ascii="Arial" w:eastAsia="굴림" w:hAnsi="Arial" w:cs="Arial"/>
          <w:sz w:val="22"/>
        </w:rPr>
        <w:t>?</w:t>
      </w:r>
      <w:r w:rsidR="00EA1BD9" w:rsidRPr="001D19F6">
        <w:rPr>
          <w:rFonts w:ascii="Arial" w:eastAsia="굴림" w:hAnsi="Arial" w:cs="Arial"/>
          <w:sz w:val="22"/>
        </w:rPr>
        <w:t xml:space="preserve"> If yes, did you receive your benefits monthly or in a lump-sum?</w:t>
      </w:r>
    </w:p>
    <w:p w14:paraId="66A138E4" w14:textId="77777777" w:rsidR="00624BD4" w:rsidRPr="001D19F6" w:rsidRDefault="00624BD4" w:rsidP="00F14BA4">
      <w:pPr>
        <w:pStyle w:val="a6"/>
        <w:numPr>
          <w:ilvl w:val="0"/>
          <w:numId w:val="714"/>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monthly </w:t>
      </w:r>
      <w:r w:rsidR="00F54872" w:rsidRPr="001D19F6">
        <w:rPr>
          <w:rFonts w:ascii="Arial" w:eastAsia="굴림" w:hAnsi="Arial" w:cs="Arial"/>
          <w:sz w:val="22"/>
        </w:rPr>
        <w:t>benefits</w:t>
      </w:r>
    </w:p>
    <w:p w14:paraId="521067E8" w14:textId="77777777" w:rsidR="00624BD4" w:rsidRPr="001D19F6" w:rsidRDefault="00C8103C" w:rsidP="00F14BA4">
      <w:pPr>
        <w:pStyle w:val="a6"/>
        <w:numPr>
          <w:ilvl w:val="0"/>
          <w:numId w:val="714"/>
        </w:numPr>
        <w:wordWrap/>
        <w:spacing w:line="360" w:lineRule="auto"/>
        <w:ind w:leftChars="0"/>
        <w:rPr>
          <w:rFonts w:ascii="Arial" w:eastAsia="굴림" w:hAnsi="Arial" w:cs="Arial"/>
          <w:sz w:val="22"/>
        </w:rPr>
      </w:pPr>
      <w:r w:rsidRPr="001D19F6">
        <w:rPr>
          <w:rFonts w:ascii="Arial" w:eastAsia="굴림" w:hAnsi="Arial" w:cs="Arial"/>
          <w:sz w:val="22"/>
        </w:rPr>
        <w:t>Only received lump-</w:t>
      </w:r>
      <w:r w:rsidR="00624BD4" w:rsidRPr="001D19F6">
        <w:rPr>
          <w:rFonts w:ascii="Arial" w:eastAsia="굴림" w:hAnsi="Arial" w:cs="Arial"/>
          <w:sz w:val="22"/>
        </w:rPr>
        <w:t xml:space="preserve">sum </w:t>
      </w:r>
      <w:r w:rsidR="00F54872" w:rsidRPr="001D19F6">
        <w:rPr>
          <w:rFonts w:ascii="Arial" w:eastAsia="굴림" w:hAnsi="Arial" w:cs="Arial"/>
          <w:sz w:val="22"/>
        </w:rPr>
        <w:t>benefit</w:t>
      </w:r>
      <w:r w:rsidRPr="001D19F6">
        <w:rPr>
          <w:rFonts w:ascii="Arial" w:eastAsia="굴림" w:hAnsi="Arial" w:cs="Arial"/>
          <w:sz w:val="22"/>
        </w:rPr>
        <w:t>s</w:t>
      </w:r>
      <w:r w:rsidR="003446F1" w:rsidRPr="001D19F6">
        <w:rPr>
          <w:rFonts w:ascii="Arial" w:eastAsia="굴림" w:hAnsi="Arial" w:cs="Arial"/>
          <w:sz w:val="22"/>
        </w:rPr>
        <w:tab/>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058</w:t>
      </w:r>
    </w:p>
    <w:p w14:paraId="5A6F0A65" w14:textId="77777777" w:rsidR="00624BD4" w:rsidRPr="001D19F6" w:rsidRDefault="00624BD4" w:rsidP="00F14BA4">
      <w:pPr>
        <w:pStyle w:val="a6"/>
        <w:numPr>
          <w:ilvl w:val="0"/>
          <w:numId w:val="714"/>
        </w:numPr>
        <w:wordWrap/>
        <w:spacing w:line="360" w:lineRule="auto"/>
        <w:ind w:leftChars="0"/>
        <w:rPr>
          <w:rFonts w:ascii="Arial" w:eastAsia="굴림" w:hAnsi="Arial" w:cs="Arial"/>
          <w:sz w:val="22"/>
        </w:rPr>
      </w:pPr>
      <w:r w:rsidRPr="001D19F6">
        <w:rPr>
          <w:rFonts w:ascii="Arial" w:eastAsia="굴림" w:hAnsi="Arial" w:cs="Arial"/>
          <w:sz w:val="22"/>
        </w:rPr>
        <w:lastRenderedPageBreak/>
        <w:t>Received both</w:t>
      </w:r>
    </w:p>
    <w:p w14:paraId="70EE99BB" w14:textId="77777777" w:rsidR="00624BD4" w:rsidRPr="001D19F6" w:rsidRDefault="00624BD4" w:rsidP="00F14BA4">
      <w:pPr>
        <w:pStyle w:val="a6"/>
        <w:numPr>
          <w:ilvl w:val="0"/>
          <w:numId w:val="714"/>
        </w:numPr>
        <w:wordWrap/>
        <w:spacing w:line="360" w:lineRule="auto"/>
        <w:ind w:leftChars="0"/>
        <w:rPr>
          <w:rFonts w:ascii="Arial" w:eastAsia="굴림" w:hAnsi="Arial" w:cs="Arial"/>
          <w:sz w:val="22"/>
        </w:rPr>
      </w:pPr>
      <w:r w:rsidRPr="001D19F6">
        <w:rPr>
          <w:rFonts w:ascii="Arial" w:eastAsia="굴림" w:hAnsi="Arial" w:cs="Arial"/>
          <w:sz w:val="22"/>
        </w:rPr>
        <w:t xml:space="preserve">No →Go to </w:t>
      </w:r>
      <w:r w:rsidR="009051B0" w:rsidRPr="001D19F6">
        <w:rPr>
          <w:rFonts w:ascii="Arial" w:eastAsia="굴림" w:hAnsi="Arial" w:cs="Arial"/>
          <w:sz w:val="22"/>
        </w:rPr>
        <w:t>E</w:t>
      </w:r>
      <w:r w:rsidRPr="001D19F6">
        <w:rPr>
          <w:rFonts w:ascii="Arial" w:eastAsia="굴림" w:hAnsi="Arial" w:cs="Arial"/>
          <w:sz w:val="22"/>
        </w:rPr>
        <w:t>070</w:t>
      </w:r>
    </w:p>
    <w:p w14:paraId="0C8CA15C" w14:textId="77777777" w:rsidR="00624BD4" w:rsidRPr="001D19F6" w:rsidRDefault="00624BD4" w:rsidP="00624BD4">
      <w:pPr>
        <w:wordWrap/>
        <w:spacing w:line="360" w:lineRule="auto"/>
        <w:rPr>
          <w:rFonts w:ascii="Arial" w:eastAsia="굴림" w:hAnsi="Arial" w:cs="Arial"/>
          <w:sz w:val="22"/>
        </w:rPr>
      </w:pPr>
    </w:p>
    <w:p w14:paraId="0A16F4CE" w14:textId="1831FBFC" w:rsidR="00031776" w:rsidRPr="001D19F6" w:rsidRDefault="009051B0" w:rsidP="00C85F9F">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056. </w:t>
      </w:r>
      <w:r w:rsidR="00C85F9F" w:rsidRPr="001D19F6">
        <w:rPr>
          <w:rFonts w:ascii="Arial" w:eastAsia="굴림" w:hAnsi="Arial" w:cs="Arial"/>
          <w:sz w:val="22"/>
        </w:rPr>
        <w:t>How many</w:t>
      </w:r>
      <w:r w:rsidR="008478CE" w:rsidRPr="001D19F6">
        <w:rPr>
          <w:rFonts w:ascii="Arial" w:eastAsia="굴림" w:hAnsi="Arial" w:cs="Arial"/>
          <w:sz w:val="22"/>
        </w:rPr>
        <w:t xml:space="preserve"> </w:t>
      </w:r>
      <w:r w:rsidR="00624BD4" w:rsidRPr="001D19F6">
        <w:rPr>
          <w:rFonts w:ascii="Arial" w:eastAsia="굴림" w:hAnsi="Arial" w:cs="Arial"/>
          <w:sz w:val="22"/>
        </w:rPr>
        <w:t>month</w:t>
      </w:r>
      <w:r w:rsidR="00C85F9F" w:rsidRPr="001D19F6">
        <w:rPr>
          <w:rFonts w:ascii="Arial" w:eastAsia="굴림" w:hAnsi="Arial" w:cs="Arial"/>
          <w:sz w:val="22"/>
        </w:rPr>
        <w:t>(</w:t>
      </w:r>
      <w:r w:rsidR="00624BD4" w:rsidRPr="001D19F6">
        <w:rPr>
          <w:rFonts w:ascii="Arial" w:eastAsia="굴림" w:hAnsi="Arial" w:cs="Arial"/>
          <w:sz w:val="22"/>
        </w:rPr>
        <w:t>s</w:t>
      </w:r>
      <w:r w:rsidR="00C85F9F" w:rsidRPr="001D19F6">
        <w:rPr>
          <w:rFonts w:ascii="Arial" w:eastAsia="굴림" w:hAnsi="Arial" w:cs="Arial"/>
          <w:sz w:val="22"/>
        </w:rPr>
        <w:t>)</w:t>
      </w:r>
      <w:r w:rsidR="00624BD4" w:rsidRPr="001D19F6">
        <w:rPr>
          <w:rFonts w:ascii="Arial" w:eastAsia="굴림" w:hAnsi="Arial" w:cs="Arial"/>
          <w:sz w:val="22"/>
        </w:rPr>
        <w:t xml:space="preserve"> did you receive </w:t>
      </w:r>
      <w:r w:rsidR="00F54872" w:rsidRPr="001D19F6">
        <w:rPr>
          <w:rFonts w:ascii="Arial" w:eastAsia="굴림" w:hAnsi="Arial" w:cs="Arial"/>
          <w:sz w:val="22"/>
        </w:rPr>
        <w:t xml:space="preserve">your </w:t>
      </w:r>
      <w:r w:rsidR="00C8103C" w:rsidRPr="001D19F6">
        <w:rPr>
          <w:rFonts w:ascii="Arial" w:eastAsia="굴림" w:hAnsi="Arial" w:cs="Arial"/>
          <w:sz w:val="22"/>
        </w:rPr>
        <w:t xml:space="preserve">private </w:t>
      </w:r>
      <w:r w:rsidR="00F54872" w:rsidRPr="001D19F6">
        <w:rPr>
          <w:rFonts w:ascii="Arial" w:eastAsia="굴림" w:hAnsi="Arial" w:cs="Arial"/>
          <w:sz w:val="22"/>
        </w:rPr>
        <w:t>pension</w:t>
      </w:r>
      <w:r w:rsidR="008478CE" w:rsidRPr="001D19F6">
        <w:rPr>
          <w:rFonts w:ascii="Arial" w:eastAsia="굴림" w:hAnsi="Arial" w:cs="Arial"/>
          <w:sz w:val="22"/>
        </w:rPr>
        <w:t xml:space="preserve"> benefits</w:t>
      </w:r>
      <w:r w:rsidR="003446F1" w:rsidRPr="001D19F6">
        <w:rPr>
          <w:rFonts w:ascii="Arial" w:eastAsia="굴림" w:hAnsi="Arial" w:cs="Arial"/>
          <w:sz w:val="22"/>
        </w:rPr>
        <w:t xml:space="preserve"> </w:t>
      </w:r>
      <w:r w:rsidR="007F7C97" w:rsidRPr="001D19F6">
        <w:rPr>
          <w:rFonts w:ascii="Arial" w:eastAsia="굴림" w:hAnsi="Arial" w:cs="Arial"/>
          <w:sz w:val="22"/>
        </w:rPr>
        <w:t xml:space="preserve">in the </w:t>
      </w:r>
      <w:r w:rsidR="00C8103C" w:rsidRPr="001D19F6">
        <w:rPr>
          <w:rFonts w:ascii="Arial" w:eastAsia="굴림" w:hAnsi="Arial" w:cs="Arial"/>
          <w:sz w:val="22"/>
        </w:rPr>
        <w:t>last</w:t>
      </w:r>
      <w:r w:rsidR="007F7C97" w:rsidRPr="001D19F6">
        <w:rPr>
          <w:rFonts w:ascii="Arial" w:eastAsia="굴림" w:hAnsi="Arial" w:cs="Arial"/>
          <w:sz w:val="22"/>
        </w:rPr>
        <w:t xml:space="preserve"> calendar</w:t>
      </w:r>
      <w:r w:rsidR="00C8103C" w:rsidRPr="001D19F6">
        <w:rPr>
          <w:rFonts w:ascii="Arial" w:eastAsia="굴림" w:hAnsi="Arial" w:cs="Arial"/>
          <w:sz w:val="22"/>
        </w:rPr>
        <w:t xml:space="preserve"> year (</w:t>
      </w:r>
      <w:del w:id="8178" w:author="Keis" w:date="2024-09-06T10:18:00Z">
        <w:r w:rsidR="002E3E92" w:rsidDel="009F27DD">
          <w:rPr>
            <w:rFonts w:ascii="Arial" w:eastAsia="굴림" w:hAnsi="Arial" w:cs="Arial" w:hint="eastAsia"/>
            <w:color w:val="FF0000"/>
            <w:sz w:val="22"/>
          </w:rPr>
          <w:delText>2019</w:delText>
        </w:r>
      </w:del>
      <w:ins w:id="8179" w:author="Keis" w:date="2024-09-06T10:18:00Z">
        <w:r w:rsidR="009F27DD" w:rsidRPr="009F27DD">
          <w:rPr>
            <w:rFonts w:ascii="Arial" w:eastAsia="굴림" w:hAnsi="Arial" w:cs="Arial" w:hint="eastAsia"/>
            <w:color w:val="00B050"/>
            <w:sz w:val="22"/>
          </w:rPr>
          <w:t>2021</w:t>
        </w:r>
      </w:ins>
      <w:r w:rsidR="00C8103C" w:rsidRPr="001D19F6">
        <w:rPr>
          <w:rFonts w:ascii="Arial" w:eastAsia="굴림" w:hAnsi="Arial" w:cs="Arial"/>
          <w:sz w:val="22"/>
        </w:rPr>
        <w:t>)</w:t>
      </w:r>
      <w:r w:rsidR="00624BD4" w:rsidRPr="001D19F6">
        <w:rPr>
          <w:rFonts w:ascii="Arial" w:eastAsia="굴림" w:hAnsi="Arial" w:cs="Arial"/>
          <w:sz w:val="22"/>
        </w:rPr>
        <w:t>?</w:t>
      </w:r>
      <w:r w:rsidR="008478CE" w:rsidRPr="001D19F6">
        <w:rPr>
          <w:rFonts w:ascii="Arial" w:eastAsia="굴림" w:hAnsi="Arial" w:cs="Arial"/>
          <w:sz w:val="22"/>
        </w:rPr>
        <w:t xml:space="preserve"> </w:t>
      </w:r>
      <w:r w:rsidR="00C85F9F" w:rsidRPr="001D19F6">
        <w:rPr>
          <w:rFonts w:ascii="Arial" w:eastAsia="굴림" w:hAnsi="Arial" w:cs="Arial"/>
          <w:sz w:val="22"/>
        </w:rPr>
        <w:t>(unit: month)</w:t>
      </w:r>
    </w:p>
    <w:p w14:paraId="2DBA4706" w14:textId="77777777" w:rsidR="00C85F9F" w:rsidRPr="001D19F6" w:rsidRDefault="00C85F9F" w:rsidP="00C85F9F">
      <w:pPr>
        <w:wordWrap/>
        <w:spacing w:line="360" w:lineRule="auto"/>
        <w:rPr>
          <w:rFonts w:ascii="Arial" w:eastAsia="굴림" w:hAnsi="Arial" w:cs="Arial"/>
          <w:kern w:val="0"/>
          <w:sz w:val="22"/>
        </w:rPr>
      </w:pPr>
      <w:r w:rsidRPr="001D19F6">
        <w:rPr>
          <w:rFonts w:ascii="Arial" w:eastAsia="굴림" w:hAnsi="Arial" w:cs="Arial"/>
          <w:kern w:val="0"/>
          <w:sz w:val="22"/>
        </w:rPr>
        <w:tab/>
        <w:t>_______________</w:t>
      </w:r>
      <w:r w:rsidR="009E00B4" w:rsidRPr="001D19F6">
        <w:rPr>
          <w:rFonts w:ascii="Arial" w:eastAsia="굴림" w:hAnsi="Arial" w:cs="Arial"/>
          <w:kern w:val="0"/>
          <w:sz w:val="22"/>
        </w:rPr>
        <w:t>________________ months [Range:1</w:t>
      </w:r>
      <w:r w:rsidRPr="001D19F6">
        <w:rPr>
          <w:rFonts w:ascii="Arial" w:eastAsia="굴림" w:hAnsi="Arial" w:cs="Arial"/>
          <w:kern w:val="0"/>
          <w:sz w:val="22"/>
        </w:rPr>
        <w:t>~12]</w:t>
      </w:r>
    </w:p>
    <w:p w14:paraId="5E436FE5" w14:textId="77777777" w:rsidR="00624BD4" w:rsidRPr="001D19F6" w:rsidRDefault="00624BD4" w:rsidP="00136C31">
      <w:pPr>
        <w:pStyle w:val="a6"/>
        <w:wordWrap/>
        <w:spacing w:line="360" w:lineRule="auto"/>
        <w:ind w:leftChars="0" w:left="360"/>
        <w:rPr>
          <w:rFonts w:ascii="Arial" w:eastAsia="굴림" w:hAnsi="Arial" w:cs="Arial"/>
          <w:sz w:val="22"/>
        </w:rPr>
      </w:pPr>
    </w:p>
    <w:p w14:paraId="5C287F4E" w14:textId="509CA379" w:rsidR="00624BD4" w:rsidRPr="001D19F6" w:rsidRDefault="009051B0" w:rsidP="003A0C4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057.</w:t>
      </w:r>
      <w:r w:rsidR="003446F1" w:rsidRPr="001D19F6">
        <w:rPr>
          <w:rFonts w:ascii="Arial" w:eastAsia="굴림" w:hAnsi="Arial" w:cs="Arial"/>
          <w:sz w:val="22"/>
        </w:rPr>
        <w:t xml:space="preserve"> </w:t>
      </w:r>
      <w:r w:rsidR="00C8103C" w:rsidRPr="001D19F6">
        <w:rPr>
          <w:rFonts w:ascii="Arial" w:eastAsia="굴림" w:hAnsi="Arial" w:cs="Arial"/>
          <w:sz w:val="22"/>
        </w:rPr>
        <w:t xml:space="preserve">What was the </w:t>
      </w:r>
      <w:r w:rsidR="00F54872" w:rsidRPr="001D19F6">
        <w:rPr>
          <w:rFonts w:ascii="Arial" w:eastAsia="굴림" w:hAnsi="Arial" w:cs="Arial"/>
          <w:sz w:val="22"/>
        </w:rPr>
        <w:t xml:space="preserve">average </w:t>
      </w:r>
      <w:r w:rsidR="00E70491" w:rsidRPr="001D19F6">
        <w:rPr>
          <w:rFonts w:ascii="Arial" w:eastAsia="굴림" w:hAnsi="Arial" w:cs="Arial"/>
          <w:kern w:val="0"/>
          <w:sz w:val="22"/>
        </w:rPr>
        <w:t xml:space="preserve">monthly </w:t>
      </w:r>
      <w:r w:rsidR="00F54872" w:rsidRPr="001D19F6">
        <w:rPr>
          <w:rFonts w:ascii="Arial" w:eastAsia="굴림" w:hAnsi="Arial" w:cs="Arial"/>
          <w:sz w:val="22"/>
        </w:rPr>
        <w:t>amount of</w:t>
      </w:r>
      <w:r w:rsidR="00C8103C" w:rsidRPr="001D19F6">
        <w:rPr>
          <w:rFonts w:ascii="Arial" w:eastAsia="굴림" w:hAnsi="Arial" w:cs="Arial"/>
          <w:sz w:val="22"/>
        </w:rPr>
        <w:t xml:space="preserve"> private </w:t>
      </w:r>
      <w:r w:rsidR="00F54872" w:rsidRPr="001D19F6">
        <w:rPr>
          <w:rFonts w:ascii="Arial" w:eastAsia="굴림" w:hAnsi="Arial" w:cs="Arial"/>
          <w:sz w:val="22"/>
        </w:rPr>
        <w:t xml:space="preserve">pension benefits </w:t>
      </w:r>
      <w:r w:rsidR="007F7C97" w:rsidRPr="001D19F6">
        <w:rPr>
          <w:rFonts w:ascii="Arial" w:eastAsia="굴림" w:hAnsi="Arial" w:cs="Arial"/>
          <w:sz w:val="22"/>
        </w:rPr>
        <w:t xml:space="preserve">in the </w:t>
      </w:r>
      <w:r w:rsidR="00C8103C" w:rsidRPr="001D19F6">
        <w:rPr>
          <w:rFonts w:ascii="Arial" w:eastAsia="굴림" w:hAnsi="Arial" w:cs="Arial"/>
          <w:sz w:val="22"/>
        </w:rPr>
        <w:t>last</w:t>
      </w:r>
      <w:r w:rsidR="007F7C97" w:rsidRPr="001D19F6">
        <w:rPr>
          <w:rFonts w:ascii="Arial" w:eastAsia="굴림" w:hAnsi="Arial" w:cs="Arial"/>
          <w:sz w:val="22"/>
        </w:rPr>
        <w:t xml:space="preserve"> calendar</w:t>
      </w:r>
      <w:r w:rsidR="00C8103C" w:rsidRPr="001D19F6">
        <w:rPr>
          <w:rFonts w:ascii="Arial" w:eastAsia="굴림" w:hAnsi="Arial" w:cs="Arial"/>
          <w:sz w:val="22"/>
        </w:rPr>
        <w:t xml:space="preserve"> year (</w:t>
      </w:r>
      <w:del w:id="8180" w:author="Keis" w:date="2024-09-06T10:18:00Z">
        <w:r w:rsidR="002E3E92" w:rsidDel="009F27DD">
          <w:rPr>
            <w:rFonts w:ascii="Arial" w:eastAsia="굴림" w:hAnsi="Arial" w:cs="Arial" w:hint="eastAsia"/>
            <w:color w:val="FF0000"/>
            <w:sz w:val="22"/>
          </w:rPr>
          <w:delText>2019</w:delText>
        </w:r>
      </w:del>
      <w:ins w:id="8181" w:author="Keis" w:date="2024-09-06T10:18:00Z">
        <w:r w:rsidR="009F27DD" w:rsidRPr="009F27DD">
          <w:rPr>
            <w:rFonts w:ascii="Arial" w:eastAsia="굴림" w:hAnsi="Arial" w:cs="Arial" w:hint="eastAsia"/>
            <w:color w:val="00B050"/>
            <w:sz w:val="22"/>
          </w:rPr>
          <w:t>2021</w:t>
        </w:r>
      </w:ins>
      <w:r w:rsidR="00C8103C" w:rsidRPr="001D19F6">
        <w:rPr>
          <w:rFonts w:ascii="Arial" w:eastAsia="굴림" w:hAnsi="Arial" w:cs="Arial"/>
          <w:sz w:val="22"/>
        </w:rPr>
        <w:t>)</w:t>
      </w:r>
      <w:r w:rsidR="00624BD4" w:rsidRPr="001D19F6">
        <w:rPr>
          <w:rFonts w:ascii="Arial" w:eastAsia="굴림" w:hAnsi="Arial" w:cs="Arial"/>
          <w:sz w:val="22"/>
        </w:rPr>
        <w:t>? (unit: 10,000 Korean won)</w:t>
      </w:r>
    </w:p>
    <w:p w14:paraId="18A8A862" w14:textId="77777777" w:rsidR="00136C31" w:rsidRPr="001D19F6" w:rsidRDefault="00136C31" w:rsidP="003A0C49">
      <w:pPr>
        <w:wordWrap/>
        <w:spacing w:line="360" w:lineRule="auto"/>
        <w:rPr>
          <w:rFonts w:ascii="Arial" w:eastAsia="굴림" w:hAnsi="Arial" w:cs="Arial"/>
          <w:sz w:val="22"/>
        </w:rPr>
      </w:pPr>
      <w:r w:rsidRPr="001D19F6">
        <w:rPr>
          <w:rFonts w:ascii="Arial" w:eastAsia="굴림" w:hAnsi="Arial" w:cs="Arial"/>
          <w:sz w:val="22"/>
        </w:rPr>
        <w:t xml:space="preserve">[IWER: In previous interview, </w:t>
      </w:r>
      <w:r w:rsidR="00B5288C" w:rsidRPr="001D19F6">
        <w:rPr>
          <w:rFonts w:ascii="Arial" w:eastAsia="굴림" w:hAnsi="Arial" w:cs="Arial"/>
          <w:sz w:val="22"/>
        </w:rPr>
        <w:t xml:space="preserve">an average monthly </w:t>
      </w:r>
      <w:r w:rsidRPr="001D19F6">
        <w:rPr>
          <w:rFonts w:ascii="Arial" w:eastAsia="굴림" w:hAnsi="Arial" w:cs="Arial"/>
          <w:sz w:val="22"/>
        </w:rPr>
        <w:t>private pension benefi</w:t>
      </w:r>
      <w:r w:rsidR="00FE0652" w:rsidRPr="001D19F6">
        <w:rPr>
          <w:rFonts w:ascii="Arial" w:eastAsia="굴림" w:hAnsi="Arial" w:cs="Arial"/>
          <w:sz w:val="22"/>
        </w:rPr>
        <w:t>t: About (PL) 10,000 Korean won</w:t>
      </w:r>
      <w:r w:rsidR="009E00B4" w:rsidRPr="001D19F6">
        <w:rPr>
          <w:rFonts w:ascii="Arial" w:eastAsia="굴림" w:hAnsi="Arial" w:cs="Arial"/>
          <w:sz w:val="22"/>
        </w:rPr>
        <w:t>]</w:t>
      </w:r>
    </w:p>
    <w:p w14:paraId="1950714D" w14:textId="77777777" w:rsidR="009E00B4" w:rsidRPr="001D19F6" w:rsidRDefault="009E00B4" w:rsidP="009E00B4">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 1 ~ 9997] →Go to E058</w:t>
      </w:r>
      <w:r w:rsidRPr="001D19F6">
        <w:rPr>
          <w:rFonts w:ascii="Arial" w:eastAsia="굴림" w:hAnsi="Arial" w:cs="Arial"/>
          <w:kern w:val="0"/>
          <w:sz w:val="22"/>
        </w:rPr>
        <w:tab/>
      </w:r>
    </w:p>
    <w:p w14:paraId="3E174534"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1DC6B881" w14:textId="77777777" w:rsidR="00624BD4" w:rsidRPr="001D19F6" w:rsidRDefault="00624BD4" w:rsidP="003A0C4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6BA0F3D1" w14:textId="77777777" w:rsidR="00624BD4" w:rsidRPr="001D19F6" w:rsidRDefault="00624BD4" w:rsidP="00005E99">
      <w:pPr>
        <w:wordWrap/>
        <w:spacing w:line="360" w:lineRule="auto"/>
        <w:rPr>
          <w:rFonts w:ascii="Arial" w:eastAsia="굴림" w:hAnsi="Arial" w:cs="Arial"/>
          <w:sz w:val="22"/>
        </w:rPr>
      </w:pPr>
    </w:p>
    <w:p w14:paraId="18B699A8"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303177E8" w14:textId="77777777" w:rsidR="00624BD4" w:rsidRPr="001D19F6" w:rsidRDefault="00624BD4" w:rsidP="00F14BA4">
      <w:pPr>
        <w:pStyle w:val="a6"/>
        <w:numPr>
          <w:ilvl w:val="0"/>
          <w:numId w:val="715"/>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055=</w:t>
      </w:r>
      <w:r w:rsidRPr="001D19F6">
        <w:rPr>
          <w:rFonts w:ascii="굴림" w:eastAsia="굴림" w:hAnsi="굴림" w:cs="굴림" w:hint="eastAsia"/>
          <w:b/>
          <w:sz w:val="22"/>
        </w:rPr>
        <w:t>①</w:t>
      </w:r>
      <w:r w:rsidRPr="001D19F6">
        <w:rPr>
          <w:rFonts w:ascii="Arial" w:eastAsia="굴림" w:hAnsi="Arial" w:cs="Arial"/>
          <w:b/>
          <w:sz w:val="22"/>
        </w:rPr>
        <w:t xml:space="preserve">, then </w:t>
      </w:r>
      <w:r w:rsidR="003446F1"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059</w:t>
      </w:r>
      <w:r w:rsidR="002D6796" w:rsidRPr="001D19F6">
        <w:rPr>
          <w:rFonts w:ascii="Arial" w:eastAsia="굴림" w:hAnsi="Arial" w:cs="Arial"/>
          <w:b/>
          <w:sz w:val="22"/>
        </w:rPr>
        <w:t>.</w:t>
      </w:r>
    </w:p>
    <w:p w14:paraId="74D1C9C2" w14:textId="77777777" w:rsidR="00624BD4" w:rsidRPr="001D19F6" w:rsidRDefault="00624BD4" w:rsidP="00F14BA4">
      <w:pPr>
        <w:pStyle w:val="a6"/>
        <w:numPr>
          <w:ilvl w:val="0"/>
          <w:numId w:val="715"/>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9051B0" w:rsidRPr="001D19F6">
        <w:rPr>
          <w:rFonts w:ascii="Arial" w:eastAsia="굴림" w:hAnsi="Arial" w:cs="Arial"/>
          <w:b/>
          <w:sz w:val="22"/>
        </w:rPr>
        <w:t>E</w:t>
      </w:r>
      <w:r w:rsidRPr="001D19F6">
        <w:rPr>
          <w:rFonts w:ascii="Arial" w:eastAsia="굴림" w:hAnsi="Arial" w:cs="Arial"/>
          <w:b/>
          <w:sz w:val="22"/>
        </w:rPr>
        <w:t>055=</w:t>
      </w:r>
      <w:r w:rsidRPr="001D19F6">
        <w:rPr>
          <w:rFonts w:ascii="굴림" w:eastAsia="굴림" w:hAnsi="굴림" w:cs="굴림" w:hint="eastAsia"/>
          <w:b/>
          <w:sz w:val="22"/>
        </w:rPr>
        <w:t>②</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xml:space="preserve">, then </w:t>
      </w:r>
      <w:r w:rsidR="003446F1" w:rsidRPr="001D19F6">
        <w:rPr>
          <w:rFonts w:ascii="Arial" w:eastAsia="굴림" w:hAnsi="Arial" w:cs="Arial"/>
          <w:b/>
          <w:sz w:val="22"/>
        </w:rPr>
        <w:t>ask</w:t>
      </w:r>
      <w:r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058</w:t>
      </w:r>
      <w:r w:rsidR="002D6796" w:rsidRPr="001D19F6">
        <w:rPr>
          <w:rFonts w:ascii="Arial" w:eastAsia="굴림" w:hAnsi="Arial" w:cs="Arial"/>
          <w:b/>
          <w:sz w:val="22"/>
        </w:rPr>
        <w:t>.</w:t>
      </w:r>
    </w:p>
    <w:p w14:paraId="2F360672" w14:textId="77777777" w:rsidR="00624BD4" w:rsidRPr="001D19F6" w:rsidRDefault="00624BD4" w:rsidP="00005E99">
      <w:pPr>
        <w:wordWrap/>
        <w:spacing w:line="360" w:lineRule="auto"/>
        <w:rPr>
          <w:rFonts w:ascii="Arial" w:eastAsia="굴림" w:hAnsi="Arial" w:cs="Arial"/>
          <w:b/>
          <w:sz w:val="22"/>
        </w:rPr>
      </w:pPr>
    </w:p>
    <w:p w14:paraId="46A21DB4" w14:textId="24384A40" w:rsidR="00624BD4" w:rsidRPr="001D19F6" w:rsidRDefault="009051B0"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058. </w:t>
      </w:r>
      <w:r w:rsidR="002D6796" w:rsidRPr="001D19F6">
        <w:rPr>
          <w:rFonts w:ascii="Arial" w:eastAsia="굴림" w:hAnsi="Arial" w:cs="Arial"/>
          <w:sz w:val="22"/>
        </w:rPr>
        <w:t xml:space="preserve">What was the total amount of </w:t>
      </w:r>
      <w:r w:rsidR="00624BD4" w:rsidRPr="001D19F6">
        <w:rPr>
          <w:rFonts w:ascii="Arial" w:eastAsia="굴림" w:hAnsi="Arial" w:cs="Arial"/>
          <w:sz w:val="22"/>
        </w:rPr>
        <w:t>private pension</w:t>
      </w:r>
      <w:r w:rsidR="002D6796" w:rsidRPr="001D19F6">
        <w:rPr>
          <w:rFonts w:ascii="Arial" w:eastAsia="굴림" w:hAnsi="Arial" w:cs="Arial"/>
          <w:sz w:val="22"/>
        </w:rPr>
        <w:t xml:space="preserve"> benefits</w:t>
      </w:r>
      <w:r w:rsidR="003446F1" w:rsidRPr="001D19F6">
        <w:rPr>
          <w:rFonts w:ascii="Arial" w:eastAsia="굴림" w:hAnsi="Arial" w:cs="Arial"/>
          <w:sz w:val="22"/>
        </w:rPr>
        <w:t xml:space="preserve"> </w:t>
      </w:r>
      <w:r w:rsidR="002D6796" w:rsidRPr="001D19F6">
        <w:rPr>
          <w:rFonts w:ascii="Arial" w:eastAsia="굴림" w:hAnsi="Arial" w:cs="Arial"/>
          <w:sz w:val="22"/>
        </w:rPr>
        <w:t>you</w:t>
      </w:r>
      <w:r w:rsidR="00624BD4" w:rsidRPr="001D19F6">
        <w:rPr>
          <w:rFonts w:ascii="Arial" w:eastAsia="굴림" w:hAnsi="Arial" w:cs="Arial"/>
          <w:sz w:val="22"/>
        </w:rPr>
        <w:t xml:space="preserve"> receive</w:t>
      </w:r>
      <w:r w:rsidR="002D6796" w:rsidRPr="001D19F6">
        <w:rPr>
          <w:rFonts w:ascii="Arial" w:eastAsia="굴림" w:hAnsi="Arial" w:cs="Arial"/>
          <w:sz w:val="22"/>
        </w:rPr>
        <w:t>d</w:t>
      </w:r>
      <w:r w:rsidR="00624BD4" w:rsidRPr="001D19F6">
        <w:rPr>
          <w:rFonts w:ascii="Arial" w:eastAsia="굴림" w:hAnsi="Arial" w:cs="Arial"/>
          <w:sz w:val="22"/>
        </w:rPr>
        <w:t xml:space="preserve"> </w:t>
      </w:r>
      <w:r w:rsidR="003446F1" w:rsidRPr="001D19F6">
        <w:rPr>
          <w:rFonts w:ascii="Arial" w:eastAsia="굴림" w:hAnsi="Arial" w:cs="Arial"/>
          <w:sz w:val="22"/>
        </w:rPr>
        <w:t>for</w:t>
      </w:r>
      <w:r w:rsidR="00C8103C" w:rsidRPr="001D19F6">
        <w:rPr>
          <w:rFonts w:ascii="Arial" w:eastAsia="굴림" w:hAnsi="Arial" w:cs="Arial"/>
          <w:sz w:val="22"/>
        </w:rPr>
        <w:t xml:space="preserve"> a</w:t>
      </w:r>
      <w:r w:rsidR="00624BD4" w:rsidRPr="001D19F6">
        <w:rPr>
          <w:rFonts w:ascii="Arial" w:eastAsia="굴림" w:hAnsi="Arial" w:cs="Arial"/>
          <w:sz w:val="22"/>
        </w:rPr>
        <w:t xml:space="preserve"> lump sum in </w:t>
      </w:r>
      <w:r w:rsidR="00C8103C"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182" w:author="Keis" w:date="2024-09-06T10:18:00Z">
        <w:r w:rsidR="002E3E92" w:rsidDel="009F27DD">
          <w:rPr>
            <w:rFonts w:ascii="Arial" w:eastAsia="굴림" w:hAnsi="Arial" w:cs="Arial" w:hint="eastAsia"/>
            <w:color w:val="FF0000"/>
            <w:sz w:val="22"/>
          </w:rPr>
          <w:delText>2019</w:delText>
        </w:r>
      </w:del>
      <w:ins w:id="8183"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(unit: 10,000 Korean won)</w:t>
      </w:r>
    </w:p>
    <w:p w14:paraId="545A5782" w14:textId="77777777" w:rsidR="005E4D74" w:rsidRPr="001D19F6" w:rsidRDefault="00136C31" w:rsidP="00005E99">
      <w:pPr>
        <w:wordWrap/>
        <w:spacing w:line="360" w:lineRule="auto"/>
        <w:rPr>
          <w:rFonts w:ascii="Arial" w:eastAsia="굴림" w:hAnsi="Arial" w:cs="Arial"/>
          <w:sz w:val="22"/>
        </w:rPr>
      </w:pPr>
      <w:r w:rsidRPr="001D19F6">
        <w:rPr>
          <w:rFonts w:ascii="Arial" w:eastAsia="굴림" w:hAnsi="Arial" w:cs="Arial"/>
          <w:sz w:val="22"/>
        </w:rPr>
        <w:t xml:space="preserve">[IWER: </w:t>
      </w:r>
    </w:p>
    <w:p w14:paraId="28DBFD41" w14:textId="77777777" w:rsidR="00136C31" w:rsidRPr="001D19F6" w:rsidRDefault="005E4D74" w:rsidP="00005E99">
      <w:pPr>
        <w:wordWrap/>
        <w:spacing w:line="360" w:lineRule="auto"/>
        <w:rPr>
          <w:rFonts w:ascii="Arial" w:eastAsia="굴림" w:hAnsi="Arial" w:cs="Arial"/>
          <w:sz w:val="22"/>
        </w:rPr>
      </w:pPr>
      <w:r w:rsidRPr="001D19F6">
        <w:rPr>
          <w:rFonts w:ascii="Arial" w:eastAsia="굴림" w:hAnsi="Arial" w:cs="Arial"/>
          <w:sz w:val="22"/>
        </w:rPr>
        <w:t xml:space="preserve">- </w:t>
      </w:r>
      <w:r w:rsidR="00136C31" w:rsidRPr="001D19F6">
        <w:rPr>
          <w:rFonts w:ascii="Arial" w:eastAsia="굴림" w:hAnsi="Arial" w:cs="Arial"/>
          <w:sz w:val="22"/>
        </w:rPr>
        <w:t>In previous interview</w:t>
      </w:r>
      <w:r w:rsidR="004912E5" w:rsidRPr="001D19F6">
        <w:rPr>
          <w:rFonts w:ascii="Arial" w:eastAsia="굴림" w:hAnsi="Arial" w:cs="Arial"/>
          <w:sz w:val="22"/>
        </w:rPr>
        <w:t>, the total of private pension benefit</w:t>
      </w:r>
      <w:r w:rsidR="00E70491" w:rsidRPr="001D19F6">
        <w:rPr>
          <w:rFonts w:ascii="Arial" w:eastAsia="굴림" w:hAnsi="Arial" w:cs="Arial"/>
          <w:sz w:val="22"/>
        </w:rPr>
        <w:t xml:space="preserve"> </w:t>
      </w:r>
      <w:r w:rsidR="004912E5" w:rsidRPr="001D19F6">
        <w:rPr>
          <w:rFonts w:ascii="Arial" w:eastAsia="굴림" w:hAnsi="Arial" w:cs="Arial"/>
          <w:sz w:val="22"/>
        </w:rPr>
        <w:t>(a lump sum)</w:t>
      </w:r>
      <w:r w:rsidRPr="001D19F6">
        <w:rPr>
          <w:rFonts w:ascii="Arial" w:eastAsia="굴림" w:hAnsi="Arial" w:cs="Arial"/>
          <w:sz w:val="22"/>
        </w:rPr>
        <w:t>: About (PL) 10,000 Korean won</w:t>
      </w:r>
    </w:p>
    <w:p w14:paraId="1A8F7717" w14:textId="77777777" w:rsidR="005E4D74" w:rsidRPr="001D19F6" w:rsidRDefault="005E4D74" w:rsidP="005E4D74">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CD863FB" w14:textId="77777777" w:rsidR="005E4D74" w:rsidRPr="001D19F6" w:rsidRDefault="005E4D74" w:rsidP="005E4D7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6480579E"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2AAE3486"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7821B046" w14:textId="77777777" w:rsidR="00624BD4" w:rsidRPr="001D19F6" w:rsidRDefault="00624BD4" w:rsidP="00005E99">
      <w:pPr>
        <w:wordWrap/>
        <w:spacing w:line="360" w:lineRule="auto"/>
        <w:rPr>
          <w:rFonts w:ascii="Arial" w:eastAsia="굴림" w:hAnsi="Arial" w:cs="Arial"/>
          <w:sz w:val="22"/>
        </w:rPr>
      </w:pPr>
    </w:p>
    <w:p w14:paraId="3F746517" w14:textId="1E85454E" w:rsidR="00624BD4" w:rsidRPr="001D19F6" w:rsidRDefault="009051B0"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059.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(amount calculated </w:t>
      </w:r>
      <w:r w:rsidR="00C8103C"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056, </w:t>
      </w:r>
      <w:r w:rsidRPr="001D19F6">
        <w:rPr>
          <w:rFonts w:ascii="Arial" w:eastAsia="굴림" w:hAnsi="Arial" w:cs="Arial"/>
          <w:sz w:val="22"/>
        </w:rPr>
        <w:t>E</w:t>
      </w:r>
      <w:r w:rsidR="00624BD4" w:rsidRPr="001D19F6">
        <w:rPr>
          <w:rFonts w:ascii="Arial" w:eastAsia="굴림" w:hAnsi="Arial" w:cs="Arial"/>
          <w:sz w:val="22"/>
        </w:rPr>
        <w:t xml:space="preserve">057 and </w:t>
      </w:r>
      <w:r w:rsidRPr="001D19F6">
        <w:rPr>
          <w:rFonts w:ascii="Arial" w:eastAsia="굴림" w:hAnsi="Arial" w:cs="Arial"/>
          <w:sz w:val="22"/>
        </w:rPr>
        <w:t>E</w:t>
      </w:r>
      <w:r w:rsidR="00624BD4" w:rsidRPr="001D19F6">
        <w:rPr>
          <w:rFonts w:ascii="Arial" w:eastAsia="굴림" w:hAnsi="Arial" w:cs="Arial"/>
          <w:sz w:val="22"/>
        </w:rPr>
        <w:t>058)</w:t>
      </w:r>
      <w:r w:rsidR="006F0959" w:rsidRPr="001D19F6">
        <w:rPr>
          <w:rFonts w:ascii="Arial" w:eastAsia="굴림" w:hAnsi="Arial" w:cs="Arial"/>
          <w:sz w:val="22"/>
        </w:rPr>
        <w:t xml:space="preserve"> in private pension benefits</w:t>
      </w:r>
      <w:r w:rsidR="00624BD4" w:rsidRPr="001D19F6">
        <w:rPr>
          <w:rFonts w:ascii="Arial" w:eastAsia="굴림" w:hAnsi="Arial" w:cs="Arial"/>
          <w:sz w:val="22"/>
        </w:rPr>
        <w:t xml:space="preserve"> in </w:t>
      </w:r>
      <w:r w:rsidR="00C8103C"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184" w:author="Keis" w:date="2024-09-06T10:18:00Z">
        <w:r w:rsidR="004D62CE" w:rsidDel="009F27DD">
          <w:rPr>
            <w:rFonts w:ascii="Arial" w:eastAsia="굴림" w:hAnsi="Arial" w:cs="Arial" w:hint="eastAsia"/>
            <w:color w:val="FF0000"/>
            <w:sz w:val="22"/>
          </w:rPr>
          <w:delText>2019</w:delText>
        </w:r>
      </w:del>
      <w:ins w:id="8185"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C13951" w:rsidRPr="001D19F6">
        <w:rPr>
          <w:rFonts w:ascii="Arial" w:eastAsia="굴림" w:hAnsi="Arial" w:cs="Arial"/>
          <w:sz w:val="22"/>
        </w:rPr>
        <w:t>.</w:t>
      </w:r>
      <w:r w:rsidR="00C17735" w:rsidRPr="001D19F6">
        <w:rPr>
          <w:rFonts w:ascii="Arial" w:eastAsia="굴림" w:hAnsi="Arial" w:cs="Arial"/>
          <w:sz w:val="22"/>
        </w:rPr>
        <w:t xml:space="preserve"> </w:t>
      </w:r>
      <w:r w:rsidR="00C13951" w:rsidRPr="001D19F6">
        <w:rPr>
          <w:rFonts w:ascii="Arial" w:eastAsia="굴림" w:hAnsi="Arial" w:cs="Arial"/>
          <w:sz w:val="22"/>
        </w:rPr>
        <w:t>I</w:t>
      </w:r>
      <w:r w:rsidR="00624BD4" w:rsidRPr="001D19F6">
        <w:rPr>
          <w:rFonts w:ascii="Arial" w:eastAsia="굴림" w:hAnsi="Arial" w:cs="Arial"/>
          <w:sz w:val="22"/>
        </w:rPr>
        <w:t>s this correct?</w:t>
      </w:r>
    </w:p>
    <w:p w14:paraId="6F570057" w14:textId="77777777" w:rsidR="004912E5" w:rsidRPr="001D19F6" w:rsidRDefault="004912E5" w:rsidP="00005E99">
      <w:pPr>
        <w:wordWrap/>
        <w:spacing w:line="360" w:lineRule="auto"/>
        <w:rPr>
          <w:rFonts w:ascii="Arial" w:eastAsia="굴림" w:hAnsi="Arial" w:cs="Arial"/>
          <w:sz w:val="22"/>
        </w:rPr>
      </w:pPr>
      <w:r w:rsidRPr="001D19F6">
        <w:rPr>
          <w:rFonts w:ascii="Arial" w:eastAsia="굴림" w:hAnsi="Arial" w:cs="Arial"/>
          <w:sz w:val="22"/>
        </w:rPr>
        <w:t>[IWER: In previous interview, the total of private pension benefit: About (PL) 10,000 Korean won]</w:t>
      </w:r>
    </w:p>
    <w:p w14:paraId="77B4F367" w14:textId="77777777" w:rsidR="003446F1" w:rsidRPr="001D19F6" w:rsidRDefault="003446F1" w:rsidP="00F14BA4">
      <w:pPr>
        <w:pStyle w:val="a6"/>
        <w:numPr>
          <w:ilvl w:val="0"/>
          <w:numId w:val="71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E065</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E060~E064 unfolding</w:t>
      </w:r>
    </w:p>
    <w:p w14:paraId="73EAA289"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0B6A662C"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9051B0" w:rsidRPr="001D19F6">
        <w:rPr>
          <w:rFonts w:ascii="Arial" w:eastAsia="굴림" w:hAnsi="Arial" w:cs="Arial"/>
          <w:sz w:val="22"/>
        </w:rPr>
        <w:t>E</w:t>
      </w:r>
      <w:r w:rsidRPr="001D19F6">
        <w:rPr>
          <w:rFonts w:ascii="Arial" w:eastAsia="굴림" w:hAnsi="Arial" w:cs="Arial"/>
          <w:sz w:val="22"/>
        </w:rPr>
        <w:t>060~</w:t>
      </w:r>
      <w:r w:rsidR="009051B0" w:rsidRPr="001D19F6">
        <w:rPr>
          <w:rFonts w:ascii="Arial" w:eastAsia="굴림" w:hAnsi="Arial" w:cs="Arial"/>
          <w:sz w:val="22"/>
        </w:rPr>
        <w:t>E</w:t>
      </w:r>
      <w:r w:rsidRPr="001D19F6">
        <w:rPr>
          <w:rFonts w:ascii="Arial" w:eastAsia="굴림" w:hAnsi="Arial" w:cs="Arial"/>
          <w:sz w:val="22"/>
        </w:rPr>
        <w:t>064 unfolding</w:t>
      </w:r>
    </w:p>
    <w:p w14:paraId="0BDE57F7" w14:textId="77777777" w:rsidR="00624BD4" w:rsidRPr="001D19F6" w:rsidRDefault="00624BD4" w:rsidP="00005E99">
      <w:pPr>
        <w:wordWrap/>
        <w:spacing w:line="360" w:lineRule="auto"/>
        <w:rPr>
          <w:rFonts w:ascii="Arial" w:eastAsia="굴림" w:hAnsi="Arial" w:cs="Arial"/>
          <w:sz w:val="22"/>
        </w:rPr>
      </w:pPr>
    </w:p>
    <w:p w14:paraId="6BE15820"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3446F1" w:rsidRPr="001D19F6">
        <w:rPr>
          <w:rFonts w:ascii="Arial" w:eastAsia="굴림" w:hAnsi="Arial" w:cs="Arial"/>
          <w:b/>
          <w:sz w:val="22"/>
        </w:rPr>
        <w:t xml:space="preserve"> </w:t>
      </w:r>
      <w:r w:rsidR="009051B0" w:rsidRPr="001D19F6">
        <w:rPr>
          <w:rFonts w:ascii="Arial" w:eastAsia="굴림" w:hAnsi="Arial" w:cs="Arial"/>
          <w:b/>
          <w:sz w:val="22"/>
        </w:rPr>
        <w:t>E</w:t>
      </w:r>
      <w:r w:rsidRPr="001D19F6">
        <w:rPr>
          <w:rFonts w:ascii="Arial" w:eastAsia="굴림" w:hAnsi="Arial" w:cs="Arial"/>
          <w:b/>
          <w:sz w:val="22"/>
        </w:rPr>
        <w:t>060~</w:t>
      </w:r>
      <w:r w:rsidR="009051B0" w:rsidRPr="001D19F6">
        <w:rPr>
          <w:rFonts w:ascii="Arial" w:eastAsia="굴림" w:hAnsi="Arial" w:cs="Arial"/>
          <w:b/>
          <w:sz w:val="22"/>
        </w:rPr>
        <w:t>E</w:t>
      </w:r>
      <w:r w:rsidRPr="001D19F6">
        <w:rPr>
          <w:rFonts w:ascii="Arial" w:eastAsia="굴림" w:hAnsi="Arial" w:cs="Arial"/>
          <w:b/>
          <w:sz w:val="22"/>
        </w:rPr>
        <w:t>064. Unfolding bracket questions &gt;</w:t>
      </w:r>
    </w:p>
    <w:p w14:paraId="3EFEA2B6" w14:textId="77777777" w:rsidR="00CB44BB" w:rsidRPr="001D19F6" w:rsidRDefault="00CB44BB" w:rsidP="00CB44BB">
      <w:pPr>
        <w:wordWrap/>
        <w:spacing w:line="360" w:lineRule="auto"/>
        <w:rPr>
          <w:rFonts w:ascii="Arial" w:eastAsia="굴림" w:hAnsi="Arial" w:cs="Arial"/>
          <w:sz w:val="22"/>
        </w:rPr>
      </w:pPr>
      <w:r w:rsidRPr="001D19F6">
        <w:rPr>
          <w:rFonts w:ascii="Arial" w:eastAsia="굴림" w:hAnsi="Arial" w:cs="Arial"/>
          <w:sz w:val="22"/>
        </w:rPr>
        <w:lastRenderedPageBreak/>
        <w:t>[IWER: Go back to E058 and record if R answers the amount during the interview.]</w:t>
      </w:r>
    </w:p>
    <w:p w14:paraId="49B4E6ED" w14:textId="79C082D2" w:rsidR="00624BD4" w:rsidRPr="001D19F6" w:rsidRDefault="009051B0"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060. Did it amount to a total of less than, about equal to or more than 120 MW (10,000 Korean</w:t>
      </w:r>
      <w:r w:rsidR="003446F1" w:rsidRPr="001D19F6">
        <w:rPr>
          <w:rFonts w:ascii="Arial" w:eastAsia="굴림" w:hAnsi="Arial" w:cs="Arial"/>
          <w:sz w:val="22"/>
        </w:rPr>
        <w:t xml:space="preserve"> </w:t>
      </w:r>
      <w:r w:rsidR="00624BD4" w:rsidRPr="001D19F6">
        <w:rPr>
          <w:rFonts w:ascii="Arial" w:eastAsia="굴림" w:hAnsi="Arial" w:cs="Arial"/>
          <w:sz w:val="22"/>
        </w:rPr>
        <w:t>won)</w:t>
      </w:r>
      <w:r w:rsidR="004912E5" w:rsidRPr="001D19F6">
        <w:rPr>
          <w:rFonts w:ascii="Arial" w:eastAsia="굴림" w:hAnsi="Arial" w:cs="Arial"/>
          <w:sz w:val="22"/>
        </w:rPr>
        <w:t xml:space="preserve"> in the last calendar year (</w:t>
      </w:r>
      <w:del w:id="8186" w:author="Keis" w:date="2024-09-06T10:18:00Z">
        <w:r w:rsidR="004D62CE" w:rsidDel="009F27DD">
          <w:rPr>
            <w:rFonts w:ascii="Arial" w:eastAsia="굴림" w:hAnsi="Arial" w:cs="Arial" w:hint="eastAsia"/>
            <w:color w:val="FF0000"/>
            <w:sz w:val="22"/>
          </w:rPr>
          <w:delText>2019</w:delText>
        </w:r>
      </w:del>
      <w:ins w:id="8187" w:author="Keis" w:date="2024-09-06T10:18:00Z">
        <w:r w:rsidR="009F27DD" w:rsidRPr="009F27DD">
          <w:rPr>
            <w:rFonts w:ascii="Arial" w:eastAsia="굴림" w:hAnsi="Arial" w:cs="Arial" w:hint="eastAsia"/>
            <w:color w:val="00B050"/>
            <w:sz w:val="22"/>
          </w:rPr>
          <w:t>2021</w:t>
        </w:r>
      </w:ins>
      <w:r w:rsidR="004912E5" w:rsidRPr="001D19F6">
        <w:rPr>
          <w:rFonts w:ascii="Arial" w:eastAsia="굴림" w:hAnsi="Arial" w:cs="Arial"/>
          <w:sz w:val="22"/>
        </w:rPr>
        <w:t>)</w:t>
      </w:r>
      <w:r w:rsidR="00624BD4" w:rsidRPr="001D19F6">
        <w:rPr>
          <w:rFonts w:ascii="Arial" w:eastAsia="굴림" w:hAnsi="Arial" w:cs="Arial"/>
          <w:sz w:val="22"/>
        </w:rPr>
        <w:t>?</w:t>
      </w:r>
    </w:p>
    <w:p w14:paraId="3C0BDE8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 MW</w:t>
      </w:r>
    </w:p>
    <w:p w14:paraId="2E649F03"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 MW</w:t>
      </w:r>
    </w:p>
    <w:p w14:paraId="6534F1E1"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 MW</w:t>
      </w:r>
    </w:p>
    <w:p w14:paraId="3B3042FE" w14:textId="77777777" w:rsidR="00624BD4" w:rsidRPr="001D19F6" w:rsidRDefault="00624BD4" w:rsidP="00005E99">
      <w:pPr>
        <w:wordWrap/>
        <w:spacing w:line="360" w:lineRule="auto"/>
        <w:rPr>
          <w:rFonts w:ascii="Arial" w:eastAsia="굴림" w:hAnsi="Arial" w:cs="Arial"/>
          <w:sz w:val="22"/>
        </w:rPr>
      </w:pPr>
    </w:p>
    <w:p w14:paraId="4586E696" w14:textId="6967A90C" w:rsidR="00624BD4" w:rsidRPr="001D19F6" w:rsidRDefault="009051B0"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061. Did it amount to a tot</w:t>
      </w:r>
      <w:r w:rsidR="002D6796" w:rsidRPr="001D19F6">
        <w:rPr>
          <w:rFonts w:ascii="Arial" w:eastAsia="굴림" w:hAnsi="Arial" w:cs="Arial"/>
          <w:sz w:val="22"/>
        </w:rPr>
        <w:t>al of less than, about equal to</w:t>
      </w:r>
      <w:r w:rsidR="00624BD4" w:rsidRPr="001D19F6">
        <w:rPr>
          <w:rFonts w:ascii="Arial" w:eastAsia="굴림" w:hAnsi="Arial" w:cs="Arial"/>
          <w:sz w:val="22"/>
        </w:rPr>
        <w:t xml:space="preserve"> or more than 240 MW (10,000Korean won)</w:t>
      </w:r>
      <w:r w:rsidR="004912E5" w:rsidRPr="001D19F6">
        <w:rPr>
          <w:rFonts w:ascii="Arial" w:eastAsia="굴림" w:hAnsi="Arial" w:cs="Arial"/>
          <w:sz w:val="22"/>
        </w:rPr>
        <w:t xml:space="preserve"> in the last calendar year (</w:t>
      </w:r>
      <w:del w:id="8188" w:author="Keis" w:date="2024-09-06T10:18:00Z">
        <w:r w:rsidR="004D62CE" w:rsidDel="009F27DD">
          <w:rPr>
            <w:rFonts w:ascii="Arial" w:eastAsia="굴림" w:hAnsi="Arial" w:cs="Arial" w:hint="eastAsia"/>
            <w:color w:val="FF0000"/>
            <w:sz w:val="22"/>
          </w:rPr>
          <w:delText>2019</w:delText>
        </w:r>
      </w:del>
      <w:ins w:id="8189" w:author="Keis" w:date="2024-09-06T10:18:00Z">
        <w:r w:rsidR="009F27DD" w:rsidRPr="009F27DD">
          <w:rPr>
            <w:rFonts w:ascii="Arial" w:eastAsia="굴림" w:hAnsi="Arial" w:cs="Arial" w:hint="eastAsia"/>
            <w:color w:val="00B050"/>
            <w:sz w:val="22"/>
          </w:rPr>
          <w:t>2021</w:t>
        </w:r>
      </w:ins>
      <w:r w:rsidR="004912E5" w:rsidRPr="001D19F6">
        <w:rPr>
          <w:rFonts w:ascii="Arial" w:eastAsia="굴림" w:hAnsi="Arial" w:cs="Arial"/>
          <w:sz w:val="22"/>
        </w:rPr>
        <w:t>)</w:t>
      </w:r>
      <w:r w:rsidR="00624BD4" w:rsidRPr="001D19F6">
        <w:rPr>
          <w:rFonts w:ascii="Arial" w:eastAsia="굴림" w:hAnsi="Arial" w:cs="Arial"/>
          <w:sz w:val="22"/>
        </w:rPr>
        <w:t>?</w:t>
      </w:r>
    </w:p>
    <w:p w14:paraId="6348D9F0"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 MW</w:t>
      </w:r>
    </w:p>
    <w:p w14:paraId="7CDDB70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 MW</w:t>
      </w:r>
    </w:p>
    <w:p w14:paraId="60C3AEDB"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 MW</w:t>
      </w:r>
    </w:p>
    <w:p w14:paraId="4E17F8A0" w14:textId="77777777" w:rsidR="00624BD4" w:rsidRPr="001D19F6" w:rsidRDefault="00624BD4" w:rsidP="00005E99">
      <w:pPr>
        <w:wordWrap/>
        <w:spacing w:line="360" w:lineRule="auto"/>
        <w:rPr>
          <w:rFonts w:ascii="Arial" w:eastAsia="굴림" w:hAnsi="Arial" w:cs="Arial"/>
          <w:sz w:val="22"/>
        </w:rPr>
      </w:pPr>
    </w:p>
    <w:p w14:paraId="08A9EFA4" w14:textId="48CD2DD1" w:rsidR="00624BD4" w:rsidRPr="001D19F6" w:rsidRDefault="009051B0"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062. Did it amount to a total of less than, about equal to or more than 360 MW (10,000Korean won)</w:t>
      </w:r>
      <w:r w:rsidR="004912E5" w:rsidRPr="001D19F6">
        <w:rPr>
          <w:rFonts w:ascii="Arial" w:eastAsia="굴림" w:hAnsi="Arial" w:cs="Arial"/>
          <w:sz w:val="22"/>
        </w:rPr>
        <w:t xml:space="preserve"> in the last calendar year (</w:t>
      </w:r>
      <w:del w:id="8190" w:author="Keis" w:date="2024-09-06T10:18:00Z">
        <w:r w:rsidR="004D62CE" w:rsidDel="009F27DD">
          <w:rPr>
            <w:rFonts w:ascii="Arial" w:eastAsia="굴림" w:hAnsi="Arial" w:cs="Arial" w:hint="eastAsia"/>
            <w:color w:val="FF0000"/>
            <w:sz w:val="22"/>
          </w:rPr>
          <w:delText>2019</w:delText>
        </w:r>
      </w:del>
      <w:ins w:id="8191" w:author="Keis" w:date="2024-09-06T10:18:00Z">
        <w:r w:rsidR="009F27DD" w:rsidRPr="009F27DD">
          <w:rPr>
            <w:rFonts w:ascii="Arial" w:eastAsia="굴림" w:hAnsi="Arial" w:cs="Arial" w:hint="eastAsia"/>
            <w:color w:val="00B050"/>
            <w:sz w:val="22"/>
          </w:rPr>
          <w:t>2021</w:t>
        </w:r>
      </w:ins>
      <w:r w:rsidR="004912E5" w:rsidRPr="001D19F6">
        <w:rPr>
          <w:rFonts w:ascii="Arial" w:eastAsia="굴림" w:hAnsi="Arial" w:cs="Arial"/>
          <w:sz w:val="22"/>
        </w:rPr>
        <w:t>)</w:t>
      </w:r>
      <w:r w:rsidR="00624BD4" w:rsidRPr="001D19F6">
        <w:rPr>
          <w:rFonts w:ascii="Arial" w:eastAsia="굴림" w:hAnsi="Arial" w:cs="Arial"/>
          <w:sz w:val="22"/>
        </w:rPr>
        <w:t>?</w:t>
      </w:r>
    </w:p>
    <w:p w14:paraId="7A5B0E10"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360 MW</w:t>
      </w:r>
    </w:p>
    <w:p w14:paraId="12377174"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360 MW</w:t>
      </w:r>
    </w:p>
    <w:p w14:paraId="74082982"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360 MW</w:t>
      </w:r>
    </w:p>
    <w:p w14:paraId="782D4D2B" w14:textId="77777777" w:rsidR="00624BD4" w:rsidRPr="001D19F6" w:rsidRDefault="00624BD4" w:rsidP="00005E99">
      <w:pPr>
        <w:wordWrap/>
        <w:spacing w:line="360" w:lineRule="auto"/>
        <w:rPr>
          <w:rFonts w:ascii="Arial" w:eastAsia="굴림" w:hAnsi="Arial" w:cs="Arial"/>
          <w:sz w:val="22"/>
        </w:rPr>
      </w:pPr>
    </w:p>
    <w:p w14:paraId="7CF66F04" w14:textId="02637974" w:rsidR="00624BD4" w:rsidRPr="001D19F6" w:rsidRDefault="009051B0"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063. Did it amount to a total of less than, about equal to or more than 600 MW (10,000Korean won)</w:t>
      </w:r>
      <w:r w:rsidR="004912E5" w:rsidRPr="001D19F6">
        <w:rPr>
          <w:rFonts w:ascii="Arial" w:eastAsia="굴림" w:hAnsi="Arial" w:cs="Arial"/>
          <w:sz w:val="22"/>
        </w:rPr>
        <w:t xml:space="preserve"> in the last calendar year (</w:t>
      </w:r>
      <w:del w:id="8192" w:author="Keis" w:date="2024-09-06T10:18:00Z">
        <w:r w:rsidR="004D62CE" w:rsidDel="009F27DD">
          <w:rPr>
            <w:rFonts w:ascii="Arial" w:eastAsia="굴림" w:hAnsi="Arial" w:cs="Arial" w:hint="eastAsia"/>
            <w:color w:val="FF0000"/>
            <w:sz w:val="22"/>
          </w:rPr>
          <w:delText>2019</w:delText>
        </w:r>
      </w:del>
      <w:ins w:id="8193" w:author="Keis" w:date="2024-09-06T10:18:00Z">
        <w:r w:rsidR="009F27DD" w:rsidRPr="009F27DD">
          <w:rPr>
            <w:rFonts w:ascii="Arial" w:eastAsia="굴림" w:hAnsi="Arial" w:cs="Arial" w:hint="eastAsia"/>
            <w:color w:val="00B050"/>
            <w:sz w:val="22"/>
          </w:rPr>
          <w:t>2021</w:t>
        </w:r>
      </w:ins>
      <w:r w:rsidR="004912E5" w:rsidRPr="001D19F6">
        <w:rPr>
          <w:rFonts w:ascii="Arial" w:eastAsia="굴림" w:hAnsi="Arial" w:cs="Arial"/>
          <w:sz w:val="22"/>
        </w:rPr>
        <w:t>)</w:t>
      </w:r>
      <w:r w:rsidR="00624BD4" w:rsidRPr="001D19F6">
        <w:rPr>
          <w:rFonts w:ascii="Arial" w:eastAsia="굴림" w:hAnsi="Arial" w:cs="Arial"/>
          <w:sz w:val="22"/>
        </w:rPr>
        <w:t>?</w:t>
      </w:r>
    </w:p>
    <w:p w14:paraId="150DEB29"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52033D5D"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6155FED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3B1E40B8" w14:textId="77777777" w:rsidR="003446F1" w:rsidRPr="001D19F6" w:rsidRDefault="003446F1" w:rsidP="00005E99">
      <w:pPr>
        <w:wordWrap/>
        <w:spacing w:line="360" w:lineRule="auto"/>
        <w:ind w:leftChars="213" w:left="426"/>
        <w:rPr>
          <w:rFonts w:ascii="Arial" w:eastAsia="굴림" w:hAnsi="Arial" w:cs="Arial"/>
          <w:sz w:val="22"/>
        </w:rPr>
      </w:pPr>
    </w:p>
    <w:p w14:paraId="12A598AE" w14:textId="3D371867" w:rsidR="00624BD4" w:rsidRPr="001D19F6" w:rsidRDefault="009051B0"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064. Did it amount to a total of less than, about equal to or more than 1,200 MW (10,000Korean won)</w:t>
      </w:r>
      <w:r w:rsidR="004912E5" w:rsidRPr="001D19F6">
        <w:rPr>
          <w:rFonts w:ascii="Arial" w:eastAsia="굴림" w:hAnsi="Arial" w:cs="Arial"/>
          <w:sz w:val="22"/>
        </w:rPr>
        <w:t xml:space="preserve"> in the last calendar year (</w:t>
      </w:r>
      <w:del w:id="8194" w:author="Keis" w:date="2024-09-06T10:18:00Z">
        <w:r w:rsidR="004D62CE" w:rsidDel="009F27DD">
          <w:rPr>
            <w:rFonts w:ascii="Arial" w:eastAsia="굴림" w:hAnsi="Arial" w:cs="Arial" w:hint="eastAsia"/>
            <w:color w:val="FF0000"/>
            <w:sz w:val="22"/>
          </w:rPr>
          <w:delText>2019</w:delText>
        </w:r>
      </w:del>
      <w:ins w:id="8195" w:author="Keis" w:date="2024-09-06T10:18:00Z">
        <w:r w:rsidR="009F27DD" w:rsidRPr="009F27DD">
          <w:rPr>
            <w:rFonts w:ascii="Arial" w:eastAsia="굴림" w:hAnsi="Arial" w:cs="Arial" w:hint="eastAsia"/>
            <w:color w:val="00B050"/>
            <w:sz w:val="22"/>
          </w:rPr>
          <w:t>2021</w:t>
        </w:r>
      </w:ins>
      <w:r w:rsidR="004912E5" w:rsidRPr="001D19F6">
        <w:rPr>
          <w:rFonts w:ascii="Arial" w:eastAsia="굴림" w:hAnsi="Arial" w:cs="Arial"/>
          <w:sz w:val="22"/>
        </w:rPr>
        <w:t>)</w:t>
      </w:r>
      <w:r w:rsidR="00624BD4" w:rsidRPr="001D19F6">
        <w:rPr>
          <w:rFonts w:ascii="Arial" w:eastAsia="굴림" w:hAnsi="Arial" w:cs="Arial"/>
          <w:sz w:val="22"/>
        </w:rPr>
        <w:t>?</w:t>
      </w:r>
    </w:p>
    <w:p w14:paraId="75DF09C6" w14:textId="77777777" w:rsidR="00624BD4" w:rsidRPr="001D19F6" w:rsidRDefault="00624BD4" w:rsidP="00005E99">
      <w:pPr>
        <w:wordWrap/>
        <w:spacing w:line="360" w:lineRule="auto"/>
        <w:ind w:leftChars="212" w:left="424"/>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0886E479" w14:textId="77777777" w:rsidR="00624BD4" w:rsidRPr="001D19F6" w:rsidRDefault="00624BD4" w:rsidP="00005E99">
      <w:pPr>
        <w:wordWrap/>
        <w:spacing w:line="360" w:lineRule="auto"/>
        <w:ind w:leftChars="212" w:left="424"/>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39F7AD08" w14:textId="77777777" w:rsidR="00624BD4" w:rsidRPr="001D19F6" w:rsidRDefault="00624BD4" w:rsidP="00005E99">
      <w:pPr>
        <w:wordWrap/>
        <w:spacing w:line="360" w:lineRule="auto"/>
        <w:ind w:leftChars="212" w:left="424"/>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6DB5D2C9" w14:textId="77777777" w:rsidR="00624BD4" w:rsidRPr="001D19F6" w:rsidRDefault="00624BD4" w:rsidP="00624BD4">
      <w:pPr>
        <w:wordWrap/>
        <w:spacing w:line="360" w:lineRule="auto"/>
        <w:rPr>
          <w:rFonts w:ascii="Arial" w:eastAsia="굴림" w:hAnsi="Arial" w:cs="Arial"/>
          <w:sz w:val="22"/>
        </w:rPr>
      </w:pPr>
    </w:p>
    <w:p w14:paraId="736462C6" w14:textId="7777777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065. </w:t>
      </w:r>
      <w:r w:rsidR="00C8103C" w:rsidRPr="001D19F6">
        <w:rPr>
          <w:rFonts w:ascii="Arial" w:eastAsia="굴림" w:hAnsi="Arial" w:cs="Arial"/>
          <w:sz w:val="22"/>
        </w:rPr>
        <w:t>When did you start</w:t>
      </w:r>
      <w:r w:rsidR="003446F1" w:rsidRPr="001D19F6">
        <w:rPr>
          <w:rFonts w:ascii="Arial" w:eastAsia="굴림" w:hAnsi="Arial" w:cs="Arial"/>
          <w:sz w:val="22"/>
        </w:rPr>
        <w:t xml:space="preserve"> </w:t>
      </w:r>
      <w:r w:rsidR="00C8103C" w:rsidRPr="001D19F6">
        <w:rPr>
          <w:rFonts w:ascii="Arial" w:eastAsia="굴림" w:hAnsi="Arial" w:cs="Arial"/>
          <w:sz w:val="22"/>
        </w:rPr>
        <w:t>receiving</w:t>
      </w:r>
      <w:r w:rsidR="003446F1" w:rsidRPr="001D19F6">
        <w:rPr>
          <w:rFonts w:ascii="Arial" w:eastAsia="굴림" w:hAnsi="Arial" w:cs="Arial"/>
          <w:sz w:val="22"/>
        </w:rPr>
        <w:t xml:space="preserve"> </w:t>
      </w:r>
      <w:r w:rsidR="00C8103C" w:rsidRPr="001D19F6">
        <w:rPr>
          <w:rFonts w:ascii="Arial" w:eastAsia="굴림" w:hAnsi="Arial" w:cs="Arial"/>
          <w:sz w:val="22"/>
        </w:rPr>
        <w:t>private pension</w:t>
      </w:r>
      <w:r w:rsidR="00D63A7C" w:rsidRPr="001D19F6">
        <w:rPr>
          <w:rFonts w:ascii="Arial" w:eastAsia="굴림" w:hAnsi="Arial" w:cs="Arial"/>
          <w:sz w:val="22"/>
        </w:rPr>
        <w:t xml:space="preserve"> benefits</w:t>
      </w:r>
      <w:r w:rsidR="00624BD4" w:rsidRPr="001D19F6">
        <w:rPr>
          <w:rFonts w:ascii="Arial" w:eastAsia="굴림" w:hAnsi="Arial" w:cs="Arial"/>
          <w:sz w:val="22"/>
        </w:rPr>
        <w:t>?</w:t>
      </w:r>
      <w:r w:rsidR="001B03E7" w:rsidRPr="001D19F6">
        <w:rPr>
          <w:rFonts w:ascii="Arial" w:eastAsia="굴림" w:hAnsi="Arial" w:cs="Arial"/>
          <w:sz w:val="22"/>
        </w:rPr>
        <w:t xml:space="preserve"> </w:t>
      </w:r>
      <w:r w:rsidR="00624BD4" w:rsidRPr="001D19F6">
        <w:rPr>
          <w:rFonts w:ascii="Arial" w:eastAsia="굴림" w:hAnsi="Arial" w:cs="Arial"/>
          <w:sz w:val="22"/>
        </w:rPr>
        <w:t>(unit: year and month combined into 6 digits)</w:t>
      </w:r>
    </w:p>
    <w:p w14:paraId="6D2E4C93" w14:textId="77777777" w:rsidR="00882D0B"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w:t>
      </w:r>
    </w:p>
    <w:p w14:paraId="243C8CFA" w14:textId="1311FE4C" w:rsidR="00882D0B" w:rsidRPr="001D19F6" w:rsidRDefault="004625F7" w:rsidP="004625F7">
      <w:pPr>
        <w:wordWrap/>
        <w:spacing w:line="360" w:lineRule="auto"/>
        <w:rPr>
          <w:rFonts w:ascii="Arial" w:eastAsia="굴림" w:hAnsi="Arial" w:cs="Arial"/>
          <w:sz w:val="22"/>
        </w:rPr>
      </w:pPr>
      <w:r w:rsidRPr="001D19F6">
        <w:rPr>
          <w:rFonts w:ascii="Arial" w:eastAsia="굴림" w:hAnsi="Arial" w:cs="Arial"/>
          <w:sz w:val="22"/>
        </w:rPr>
        <w:t xml:space="preserve">- </w:t>
      </w:r>
      <w:r w:rsidR="00624BD4" w:rsidRPr="001D19F6">
        <w:rPr>
          <w:rFonts w:ascii="Arial" w:eastAsia="굴림" w:hAnsi="Arial" w:cs="Arial"/>
          <w:sz w:val="22"/>
        </w:rPr>
        <w:t xml:space="preserve">Enter the year and month using 6 digits. </w:t>
      </w:r>
      <w:r w:rsidR="00CA42D6"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CA42D6" w:rsidRPr="001D19F6">
        <w:rPr>
          <w:rFonts w:ascii="Arial" w:eastAsia="굴림" w:hAnsi="Arial" w:cs="Arial"/>
          <w:kern w:val="0"/>
          <w:sz w:val="22"/>
        </w:rPr>
        <w:t xml:space="preserve">, mark </w:t>
      </w:r>
      <w:del w:id="8196" w:author="Keis" w:date="2024-09-06T10:18:00Z">
        <w:r w:rsidR="004D62CE" w:rsidDel="009F27DD">
          <w:rPr>
            <w:rFonts w:ascii="Arial" w:eastAsia="굴림" w:hAnsi="Arial" w:cs="Arial" w:hint="eastAsia"/>
            <w:color w:val="FF0000"/>
            <w:kern w:val="0"/>
            <w:sz w:val="22"/>
          </w:rPr>
          <w:delText>2019</w:delText>
        </w:r>
      </w:del>
      <w:ins w:id="8197" w:author="Keis" w:date="2024-09-06T10:18:00Z">
        <w:r w:rsidR="009F27DD" w:rsidRPr="009F27DD">
          <w:rPr>
            <w:rFonts w:ascii="Arial" w:eastAsia="굴림" w:hAnsi="Arial" w:cs="Arial" w:hint="eastAsia"/>
            <w:color w:val="00B050"/>
            <w:kern w:val="0"/>
            <w:sz w:val="22"/>
          </w:rPr>
          <w:t>2021</w:t>
        </w:r>
      </w:ins>
      <w:r w:rsidR="004D62CE" w:rsidRPr="008A19F8">
        <w:rPr>
          <w:rFonts w:ascii="Arial" w:eastAsia="굴림" w:hAnsi="Arial" w:cs="Arial"/>
          <w:color w:val="000000" w:themeColor="text1"/>
          <w:kern w:val="0"/>
          <w:sz w:val="22"/>
          <w:rPrChange w:id="8198" w:author="Keis" w:date="2024-09-13T13:14:00Z">
            <w:rPr>
              <w:rFonts w:ascii="Arial" w:eastAsia="굴림" w:hAnsi="Arial" w:cs="Arial"/>
              <w:color w:val="FF0000"/>
              <w:kern w:val="0"/>
              <w:sz w:val="22"/>
            </w:rPr>
          </w:rPrChange>
        </w:rPr>
        <w:t>01</w:t>
      </w:r>
      <w:r w:rsidR="00CA42D6" w:rsidRPr="001D19F6">
        <w:rPr>
          <w:rFonts w:ascii="Arial" w:eastAsia="굴림" w:hAnsi="Arial" w:cs="Arial"/>
          <w:kern w:val="0"/>
          <w:sz w:val="22"/>
        </w:rPr>
        <w:t xml:space="preserve"> for January </w:t>
      </w:r>
      <w:del w:id="8199" w:author="Keis" w:date="2024-09-06T10:18:00Z">
        <w:r w:rsidR="004D62CE" w:rsidDel="009F27DD">
          <w:rPr>
            <w:rFonts w:ascii="Arial" w:eastAsia="굴림" w:hAnsi="Arial" w:cs="Arial" w:hint="eastAsia"/>
            <w:color w:val="FF0000"/>
            <w:kern w:val="0"/>
            <w:sz w:val="22"/>
          </w:rPr>
          <w:delText>2019</w:delText>
        </w:r>
      </w:del>
      <w:ins w:id="8200" w:author="Keis" w:date="2024-09-06T10:18:00Z">
        <w:r w:rsidR="009F27DD" w:rsidRPr="009F27DD">
          <w:rPr>
            <w:rFonts w:ascii="Arial" w:eastAsia="굴림" w:hAnsi="Arial" w:cs="Arial" w:hint="eastAsia"/>
            <w:color w:val="00B050"/>
            <w:kern w:val="0"/>
            <w:sz w:val="22"/>
          </w:rPr>
          <w:t>2021</w:t>
        </w:r>
      </w:ins>
      <w:r w:rsidR="00CA42D6" w:rsidRPr="001D19F6">
        <w:rPr>
          <w:rFonts w:ascii="Arial" w:eastAsia="굴림" w:hAnsi="Arial" w:cs="Arial"/>
          <w:kern w:val="0"/>
          <w:sz w:val="22"/>
        </w:rPr>
        <w:t xml:space="preserve">. If the month is not clear, enter </w:t>
      </w:r>
      <w:del w:id="8201" w:author="Keis" w:date="2024-09-06T10:18:00Z">
        <w:r w:rsidR="004D62CE" w:rsidDel="009F27DD">
          <w:rPr>
            <w:rFonts w:ascii="Arial" w:eastAsia="굴림" w:hAnsi="Arial" w:cs="Arial" w:hint="eastAsia"/>
            <w:color w:val="FF0000"/>
            <w:kern w:val="0"/>
            <w:sz w:val="22"/>
          </w:rPr>
          <w:delText>2019</w:delText>
        </w:r>
      </w:del>
      <w:ins w:id="8202" w:author="Keis" w:date="2024-09-06T10:18:00Z">
        <w:r w:rsidR="009F27DD" w:rsidRPr="009F27DD">
          <w:rPr>
            <w:rFonts w:ascii="Arial" w:eastAsia="굴림" w:hAnsi="Arial" w:cs="Arial" w:hint="eastAsia"/>
            <w:color w:val="00B050"/>
            <w:kern w:val="0"/>
            <w:sz w:val="22"/>
          </w:rPr>
          <w:t>2021</w:t>
        </w:r>
      </w:ins>
      <w:r w:rsidR="004D62CE" w:rsidRPr="008A19F8">
        <w:rPr>
          <w:rFonts w:ascii="Arial" w:eastAsia="굴림" w:hAnsi="Arial" w:cs="Arial"/>
          <w:color w:val="000000" w:themeColor="text1"/>
          <w:kern w:val="0"/>
          <w:sz w:val="22"/>
          <w:rPrChange w:id="8203" w:author="Keis" w:date="2024-09-13T13:14:00Z">
            <w:rPr>
              <w:rFonts w:ascii="Arial" w:eastAsia="굴림" w:hAnsi="Arial" w:cs="Arial"/>
              <w:color w:val="FF0000"/>
              <w:kern w:val="0"/>
              <w:sz w:val="22"/>
            </w:rPr>
          </w:rPrChange>
        </w:rPr>
        <w:t>00</w:t>
      </w:r>
      <w:r w:rsidR="00CA42D6" w:rsidRPr="001D19F6">
        <w:rPr>
          <w:rFonts w:ascii="Arial" w:eastAsia="굴림" w:hAnsi="Arial" w:cs="Arial"/>
          <w:kern w:val="0"/>
          <w:sz w:val="22"/>
        </w:rPr>
        <w:t>.</w:t>
      </w:r>
    </w:p>
    <w:p w14:paraId="41F92A1D" w14:textId="77777777" w:rsidR="00624BD4" w:rsidRPr="001D19F6" w:rsidRDefault="004625F7" w:rsidP="004625F7">
      <w:pPr>
        <w:wordWrap/>
        <w:spacing w:line="360" w:lineRule="auto"/>
        <w:rPr>
          <w:rFonts w:ascii="Arial" w:eastAsia="굴림" w:hAnsi="Arial" w:cs="Arial"/>
          <w:sz w:val="22"/>
        </w:rPr>
      </w:pPr>
      <w:r w:rsidRPr="001D19F6">
        <w:rPr>
          <w:rFonts w:ascii="Arial" w:eastAsia="굴림" w:hAnsi="Arial" w:cs="Arial"/>
          <w:sz w:val="22"/>
        </w:rPr>
        <w:lastRenderedPageBreak/>
        <w:t xml:space="preserve">- </w:t>
      </w:r>
      <w:r w:rsidR="00882D0B" w:rsidRPr="001D19F6">
        <w:rPr>
          <w:rFonts w:ascii="Arial" w:eastAsia="굴림" w:hAnsi="Arial" w:cs="Arial"/>
          <w:sz w:val="22"/>
        </w:rPr>
        <w:t xml:space="preserve">In previous interview, the time of receiving national pension benefit: (PL) year (PL) month] </w:t>
      </w:r>
    </w:p>
    <w:p w14:paraId="0ED16577" w14:textId="34555405" w:rsidR="00624BD4" w:rsidRPr="001D19F6" w:rsidRDefault="003446F1" w:rsidP="00C85F9F">
      <w:pPr>
        <w:widowControl/>
        <w:wordWrap/>
        <w:autoSpaceDE/>
        <w:autoSpaceDN/>
        <w:jc w:val="left"/>
        <w:rPr>
          <w:rFonts w:ascii="Arial" w:eastAsia="굴림" w:hAnsi="Arial" w:cs="Arial"/>
          <w:kern w:val="0"/>
          <w:sz w:val="24"/>
          <w:szCs w:val="24"/>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254D49" w:rsidRPr="001D19F6">
        <w:rPr>
          <w:rFonts w:ascii="Arial" w:eastAsia="굴림" w:hAnsi="Arial" w:cs="Arial"/>
          <w:kern w:val="0"/>
          <w:sz w:val="22"/>
        </w:rPr>
        <w:t>190000</w:t>
      </w:r>
      <w:r w:rsidR="00C85F9F" w:rsidRPr="001D19F6">
        <w:rPr>
          <w:rFonts w:ascii="Arial" w:eastAsia="굴림" w:hAnsi="Arial" w:cs="Arial"/>
          <w:kern w:val="0"/>
          <w:sz w:val="22"/>
        </w:rPr>
        <w:t>~</w:t>
      </w:r>
      <w:del w:id="8204" w:author="Keis" w:date="2024-09-06T10:18:00Z">
        <w:r w:rsidR="004D62CE" w:rsidDel="009F27DD">
          <w:rPr>
            <w:rFonts w:ascii="Arial" w:eastAsia="굴림" w:hAnsi="Arial" w:cs="Arial" w:hint="eastAsia"/>
            <w:color w:val="FF0000"/>
            <w:kern w:val="0"/>
            <w:sz w:val="22"/>
          </w:rPr>
          <w:delText>2019</w:delText>
        </w:r>
      </w:del>
      <w:ins w:id="8205" w:author="Keis" w:date="2024-09-06T10:18:00Z">
        <w:r w:rsidR="009F27DD" w:rsidRPr="009F27DD">
          <w:rPr>
            <w:rFonts w:ascii="Arial" w:eastAsia="굴림" w:hAnsi="Arial" w:cs="Arial" w:hint="eastAsia"/>
            <w:color w:val="00B050"/>
            <w:kern w:val="0"/>
            <w:sz w:val="22"/>
          </w:rPr>
          <w:t>2021</w:t>
        </w:r>
      </w:ins>
      <w:r w:rsidR="004D62CE" w:rsidRPr="008A19F8">
        <w:rPr>
          <w:rFonts w:ascii="Arial" w:eastAsia="굴림" w:hAnsi="Arial" w:cs="Arial"/>
          <w:color w:val="000000" w:themeColor="text1"/>
          <w:kern w:val="0"/>
          <w:sz w:val="22"/>
          <w:rPrChange w:id="8206" w:author="Keis" w:date="2024-09-13T13:14:00Z">
            <w:rPr>
              <w:rFonts w:ascii="Arial" w:eastAsia="굴림" w:hAnsi="Arial" w:cs="Arial"/>
              <w:color w:val="FF0000"/>
              <w:kern w:val="0"/>
              <w:sz w:val="22"/>
            </w:rPr>
          </w:rPrChange>
        </w:rPr>
        <w:t>12</w:t>
      </w:r>
      <w:r w:rsidR="00624BD4" w:rsidRPr="001D19F6">
        <w:rPr>
          <w:rFonts w:ascii="Arial" w:eastAsia="굴림" w:hAnsi="Arial" w:cs="Arial"/>
          <w:sz w:val="22"/>
        </w:rPr>
        <w:t>]</w:t>
      </w:r>
    </w:p>
    <w:p w14:paraId="122E5249" w14:textId="77777777" w:rsidR="00624BD4" w:rsidRPr="001D19F6" w:rsidRDefault="00624BD4" w:rsidP="00624BD4">
      <w:pPr>
        <w:wordWrap/>
        <w:spacing w:line="360" w:lineRule="auto"/>
        <w:rPr>
          <w:rFonts w:ascii="Arial" w:eastAsia="굴림" w:hAnsi="Arial" w:cs="Arial"/>
          <w:sz w:val="22"/>
        </w:rPr>
      </w:pPr>
    </w:p>
    <w:p w14:paraId="16177C02" w14:textId="7777777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066. </w:t>
      </w:r>
      <w:r w:rsidR="00264A87" w:rsidRPr="001D19F6">
        <w:rPr>
          <w:rFonts w:ascii="Arial" w:eastAsia="굴림" w:hAnsi="Arial" w:cs="Arial"/>
          <w:sz w:val="22"/>
        </w:rPr>
        <w:t>Would you recei</w:t>
      </w:r>
      <w:r w:rsidR="001B03E7" w:rsidRPr="001D19F6">
        <w:rPr>
          <w:rFonts w:ascii="Arial" w:eastAsia="굴림" w:hAnsi="Arial" w:cs="Arial"/>
          <w:sz w:val="22"/>
        </w:rPr>
        <w:t>ve this private pension benefit</w:t>
      </w:r>
      <w:r w:rsidR="00264A87" w:rsidRPr="001D19F6">
        <w:rPr>
          <w:rFonts w:ascii="Arial" w:eastAsia="굴림" w:hAnsi="Arial" w:cs="Arial"/>
          <w:sz w:val="22"/>
        </w:rPr>
        <w:t xml:space="preserve"> continuously while you are alive? </w:t>
      </w:r>
    </w:p>
    <w:p w14:paraId="1DFD2921" w14:textId="77777777" w:rsidR="001B03E7" w:rsidRPr="001D19F6" w:rsidRDefault="001B03E7" w:rsidP="00F14BA4">
      <w:pPr>
        <w:pStyle w:val="a6"/>
        <w:numPr>
          <w:ilvl w:val="0"/>
          <w:numId w:val="72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E068</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41F86A5" w14:textId="77777777" w:rsidR="00624BD4" w:rsidRPr="001D19F6" w:rsidRDefault="00624BD4" w:rsidP="00624BD4">
      <w:pPr>
        <w:wordWrap/>
        <w:spacing w:line="360" w:lineRule="auto"/>
        <w:rPr>
          <w:rFonts w:ascii="Arial" w:eastAsia="굴림" w:hAnsi="Arial" w:cs="Arial"/>
          <w:sz w:val="22"/>
        </w:rPr>
      </w:pPr>
    </w:p>
    <w:p w14:paraId="187D2F80" w14:textId="7777777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067. </w:t>
      </w:r>
      <w:r w:rsidR="002D6796" w:rsidRPr="001D19F6">
        <w:rPr>
          <w:rFonts w:ascii="Arial" w:eastAsia="굴림" w:hAnsi="Arial" w:cs="Arial"/>
          <w:sz w:val="22"/>
        </w:rPr>
        <w:t xml:space="preserve">How </w:t>
      </w:r>
      <w:r w:rsidR="00624BD4" w:rsidRPr="001D19F6">
        <w:rPr>
          <w:rFonts w:ascii="Arial" w:eastAsia="굴림" w:hAnsi="Arial" w:cs="Arial"/>
          <w:sz w:val="22"/>
        </w:rPr>
        <w:t xml:space="preserve">many </w:t>
      </w:r>
      <w:r w:rsidR="00264A87" w:rsidRPr="001D19F6">
        <w:rPr>
          <w:rFonts w:ascii="Arial" w:eastAsia="굴림" w:hAnsi="Arial" w:cs="Arial"/>
          <w:sz w:val="22"/>
        </w:rPr>
        <w:t xml:space="preserve">more </w:t>
      </w:r>
      <w:r w:rsidR="00624BD4" w:rsidRPr="001D19F6">
        <w:rPr>
          <w:rFonts w:ascii="Arial" w:eastAsia="굴림" w:hAnsi="Arial" w:cs="Arial"/>
          <w:sz w:val="22"/>
        </w:rPr>
        <w:t xml:space="preserve">years </w:t>
      </w:r>
      <w:r w:rsidR="00264A87" w:rsidRPr="001D19F6">
        <w:rPr>
          <w:rFonts w:ascii="Arial" w:eastAsia="굴림" w:hAnsi="Arial" w:cs="Arial"/>
          <w:sz w:val="22"/>
        </w:rPr>
        <w:t>would you receive this private pension benefit</w:t>
      </w:r>
      <w:r w:rsidR="00624BD4" w:rsidRPr="001D19F6">
        <w:rPr>
          <w:rFonts w:ascii="Arial" w:eastAsia="굴림" w:hAnsi="Arial" w:cs="Arial"/>
          <w:sz w:val="22"/>
        </w:rPr>
        <w:t>?</w:t>
      </w:r>
      <w:r w:rsidR="002D6796" w:rsidRPr="001D19F6">
        <w:rPr>
          <w:rFonts w:ascii="Arial" w:eastAsia="굴림" w:hAnsi="Arial" w:cs="Arial"/>
          <w:sz w:val="22"/>
        </w:rPr>
        <w:t xml:space="preserve"> (unit: </w:t>
      </w:r>
      <w:r w:rsidR="00882D0B" w:rsidRPr="001D19F6">
        <w:rPr>
          <w:rFonts w:ascii="Arial" w:eastAsia="굴림" w:hAnsi="Arial" w:cs="Arial"/>
          <w:sz w:val="22"/>
        </w:rPr>
        <w:t xml:space="preserve">a </w:t>
      </w:r>
      <w:r w:rsidR="002D6796" w:rsidRPr="001D19F6">
        <w:rPr>
          <w:rFonts w:ascii="Arial" w:eastAsia="굴림" w:hAnsi="Arial" w:cs="Arial"/>
          <w:sz w:val="22"/>
        </w:rPr>
        <w:t>year)</w:t>
      </w:r>
    </w:p>
    <w:p w14:paraId="159406E3" w14:textId="77777777" w:rsidR="00624BD4" w:rsidRPr="001D19F6" w:rsidRDefault="00264A87"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years [</w:t>
      </w:r>
      <w:r w:rsidR="003608C0" w:rsidRPr="001D19F6">
        <w:rPr>
          <w:rFonts w:ascii="Arial" w:eastAsia="굴림" w:hAnsi="Arial" w:cs="Arial"/>
          <w:sz w:val="22"/>
        </w:rPr>
        <w:t xml:space="preserve">Range: </w:t>
      </w:r>
      <w:r w:rsidR="00624BD4" w:rsidRPr="001D19F6">
        <w:rPr>
          <w:rFonts w:ascii="Arial" w:eastAsia="굴림" w:hAnsi="Arial" w:cs="Arial"/>
          <w:sz w:val="22"/>
        </w:rPr>
        <w:t>0~997]</w:t>
      </w:r>
    </w:p>
    <w:p w14:paraId="6AD8ED95" w14:textId="77777777" w:rsidR="00624BD4" w:rsidRPr="001D19F6" w:rsidRDefault="00624BD4" w:rsidP="00624BD4">
      <w:pPr>
        <w:wordWrap/>
        <w:spacing w:line="360" w:lineRule="auto"/>
        <w:rPr>
          <w:rFonts w:ascii="Arial" w:eastAsia="굴림" w:hAnsi="Arial" w:cs="Arial"/>
          <w:sz w:val="22"/>
        </w:rPr>
      </w:pPr>
    </w:p>
    <w:p w14:paraId="1F1F5309" w14:textId="77777777" w:rsidR="00624BD4" w:rsidRPr="001D19F6" w:rsidRDefault="009051B0"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068. </w:t>
      </w:r>
      <w:r w:rsidR="00CB0092" w:rsidRPr="001D19F6">
        <w:rPr>
          <w:rFonts w:ascii="Arial" w:eastAsia="굴림" w:hAnsi="Arial" w:cs="Arial"/>
          <w:sz w:val="22"/>
        </w:rPr>
        <w:t xml:space="preserve">If you were to die (before then), would the pension benefit stop, continue unchanged, or continue at a reduced level? </w:t>
      </w:r>
    </w:p>
    <w:p w14:paraId="0FC134F3" w14:textId="77777777" w:rsidR="00624BD4" w:rsidRPr="001D19F6" w:rsidRDefault="00BE24DD" w:rsidP="00F14BA4">
      <w:pPr>
        <w:pStyle w:val="a6"/>
        <w:numPr>
          <w:ilvl w:val="0"/>
          <w:numId w:val="717"/>
        </w:numPr>
        <w:wordWrap/>
        <w:spacing w:line="360" w:lineRule="auto"/>
        <w:ind w:leftChars="0"/>
        <w:rPr>
          <w:rFonts w:ascii="Arial" w:eastAsia="굴림" w:hAnsi="Arial" w:cs="Arial"/>
          <w:sz w:val="22"/>
        </w:rPr>
      </w:pPr>
      <w:r w:rsidRPr="001D19F6">
        <w:rPr>
          <w:rFonts w:ascii="Arial" w:eastAsia="굴림" w:hAnsi="Arial" w:cs="Arial"/>
          <w:sz w:val="22"/>
        </w:rPr>
        <w:t xml:space="preserve">Will </w:t>
      </w:r>
      <w:proofErr w:type="gramStart"/>
      <w:r w:rsidR="00CB0092" w:rsidRPr="001D19F6">
        <w:rPr>
          <w:rFonts w:ascii="Arial" w:eastAsia="굴림" w:hAnsi="Arial" w:cs="Arial"/>
          <w:sz w:val="22"/>
        </w:rPr>
        <w:t xml:space="preserve">stop </w:t>
      </w:r>
      <w:r w:rsidRPr="001D19F6">
        <w:rPr>
          <w:rFonts w:ascii="Arial" w:eastAsia="굴림" w:hAnsi="Arial" w:cs="Arial"/>
          <w:sz w:val="22"/>
        </w:rPr>
        <w:t xml:space="preserve"> </w:t>
      </w:r>
      <w:r w:rsidRPr="001D19F6">
        <w:rPr>
          <w:rFonts w:ascii="Arial" w:eastAsia="굴림" w:hAnsi="Arial" w:cs="Arial"/>
          <w:sz w:val="22"/>
        </w:rPr>
        <w:tab/>
      </w:r>
      <w:proofErr w:type="gramEnd"/>
      <w:r w:rsidRPr="001D19F6">
        <w:rPr>
          <w:rFonts w:ascii="Arial" w:eastAsia="굴림" w:hAnsi="Arial" w:cs="Arial"/>
          <w:sz w:val="22"/>
        </w:rPr>
        <w:tab/>
      </w:r>
      <w:r w:rsidRPr="001D19F6">
        <w:rPr>
          <w:rFonts w:ascii="Arial" w:eastAsia="굴림" w:hAnsi="Arial" w:cs="Arial"/>
          <w:sz w:val="22"/>
        </w:rPr>
        <w:tab/>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070</w:t>
      </w:r>
    </w:p>
    <w:p w14:paraId="0218F5FE" w14:textId="77777777" w:rsidR="00BE24DD" w:rsidRPr="001D19F6" w:rsidRDefault="00BE24DD" w:rsidP="00F14BA4">
      <w:pPr>
        <w:pStyle w:val="a6"/>
        <w:numPr>
          <w:ilvl w:val="0"/>
          <w:numId w:val="717"/>
        </w:numPr>
        <w:wordWrap/>
        <w:spacing w:line="360" w:lineRule="auto"/>
        <w:ind w:leftChars="0"/>
        <w:rPr>
          <w:rFonts w:ascii="Arial" w:eastAsia="굴림" w:hAnsi="Arial" w:cs="Arial"/>
          <w:sz w:val="22"/>
        </w:rPr>
      </w:pPr>
      <w:r w:rsidRPr="001D19F6">
        <w:rPr>
          <w:rFonts w:ascii="Arial" w:eastAsia="굴림" w:hAnsi="Arial" w:cs="Arial"/>
          <w:sz w:val="22"/>
        </w:rPr>
        <w:t xml:space="preserve">Will </w:t>
      </w:r>
      <w:r w:rsidR="00CB0092" w:rsidRPr="001D19F6">
        <w:rPr>
          <w:rFonts w:ascii="Arial" w:eastAsia="굴림" w:hAnsi="Arial" w:cs="Arial"/>
          <w:sz w:val="22"/>
        </w:rPr>
        <w:t>continue unchanged</w:t>
      </w:r>
      <w:r w:rsidR="00CB0092" w:rsidRPr="001D19F6">
        <w:rPr>
          <w:rFonts w:ascii="Arial" w:eastAsia="굴림" w:hAnsi="Arial" w:cs="Arial"/>
          <w:sz w:val="22"/>
        </w:rPr>
        <w:tab/>
      </w:r>
      <w:r w:rsidRPr="001D19F6">
        <w:rPr>
          <w:rFonts w:ascii="Arial" w:eastAsia="굴림" w:hAnsi="Arial" w:cs="Arial"/>
          <w:sz w:val="22"/>
        </w:rPr>
        <w:tab/>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070</w:t>
      </w:r>
    </w:p>
    <w:p w14:paraId="12A1CF18" w14:textId="77777777" w:rsidR="00BE24DD" w:rsidRPr="001D19F6" w:rsidRDefault="00BE24DD" w:rsidP="00F14BA4">
      <w:pPr>
        <w:pStyle w:val="a6"/>
        <w:numPr>
          <w:ilvl w:val="0"/>
          <w:numId w:val="717"/>
        </w:numPr>
        <w:wordWrap/>
        <w:spacing w:line="360" w:lineRule="auto"/>
        <w:ind w:leftChars="0"/>
        <w:rPr>
          <w:rFonts w:ascii="Arial" w:eastAsia="굴림" w:hAnsi="Arial" w:cs="Arial"/>
          <w:sz w:val="22"/>
        </w:rPr>
      </w:pPr>
      <w:r w:rsidRPr="001D19F6">
        <w:rPr>
          <w:rFonts w:ascii="Arial" w:eastAsia="굴림" w:hAnsi="Arial" w:cs="Arial"/>
          <w:sz w:val="22"/>
        </w:rPr>
        <w:t xml:space="preserve">Will </w:t>
      </w:r>
      <w:r w:rsidR="00CB0092" w:rsidRPr="001D19F6">
        <w:rPr>
          <w:rFonts w:ascii="Arial" w:eastAsia="굴림" w:hAnsi="Arial" w:cs="Arial"/>
          <w:sz w:val="22"/>
        </w:rPr>
        <w:t xml:space="preserve">continue at a reduced level </w:t>
      </w:r>
      <w:r w:rsidRPr="001D19F6">
        <w:rPr>
          <w:rFonts w:ascii="Arial" w:eastAsia="굴림" w:hAnsi="Arial" w:cs="Arial"/>
          <w:sz w:val="22"/>
        </w:rPr>
        <w:tab/>
      </w:r>
      <w:r w:rsidR="00624BD4" w:rsidRPr="001D19F6">
        <w:rPr>
          <w:rFonts w:ascii="Arial" w:eastAsia="굴림" w:hAnsi="Arial" w:cs="Arial"/>
          <w:sz w:val="22"/>
        </w:rPr>
        <w:t xml:space="preserve">→Go to </w:t>
      </w:r>
      <w:r w:rsidR="009051B0" w:rsidRPr="001D19F6">
        <w:rPr>
          <w:rFonts w:ascii="Arial" w:eastAsia="굴림" w:hAnsi="Arial" w:cs="Arial"/>
          <w:sz w:val="22"/>
        </w:rPr>
        <w:t>E</w:t>
      </w:r>
      <w:r w:rsidR="00624BD4" w:rsidRPr="001D19F6">
        <w:rPr>
          <w:rFonts w:ascii="Arial" w:eastAsia="굴림" w:hAnsi="Arial" w:cs="Arial"/>
          <w:sz w:val="22"/>
        </w:rPr>
        <w:t>070</w:t>
      </w:r>
    </w:p>
    <w:p w14:paraId="64927993" w14:textId="77777777" w:rsidR="00624BD4" w:rsidRPr="001D19F6" w:rsidRDefault="00624BD4" w:rsidP="00F14BA4">
      <w:pPr>
        <w:pStyle w:val="a6"/>
        <w:numPr>
          <w:ilvl w:val="0"/>
          <w:numId w:val="717"/>
        </w:numPr>
        <w:wordWrap/>
        <w:spacing w:line="360" w:lineRule="auto"/>
        <w:ind w:leftChars="0"/>
        <w:rPr>
          <w:rFonts w:ascii="Arial" w:eastAsia="굴림" w:hAnsi="Arial" w:cs="Arial"/>
          <w:sz w:val="22"/>
        </w:rPr>
      </w:pPr>
      <w:r w:rsidRPr="001D19F6">
        <w:rPr>
          <w:rFonts w:ascii="Arial" w:eastAsia="굴림" w:hAnsi="Arial" w:cs="Arial"/>
          <w:sz w:val="22"/>
        </w:rPr>
        <w:t>Other</w:t>
      </w:r>
      <w:r w:rsidR="00D63A7C" w:rsidRPr="001D19F6">
        <w:rPr>
          <w:rFonts w:ascii="Arial" w:eastAsia="굴림" w:hAnsi="Arial" w:cs="Arial"/>
          <w:sz w:val="22"/>
        </w:rPr>
        <w:t>s</w:t>
      </w:r>
    </w:p>
    <w:p w14:paraId="624EF389" w14:textId="77777777" w:rsidR="00624BD4" w:rsidRPr="001D19F6" w:rsidRDefault="00624BD4" w:rsidP="00624BD4">
      <w:pPr>
        <w:wordWrap/>
        <w:spacing w:line="360" w:lineRule="auto"/>
        <w:rPr>
          <w:rFonts w:ascii="Arial" w:eastAsia="굴림" w:hAnsi="Arial" w:cs="Arial"/>
          <w:sz w:val="22"/>
        </w:rPr>
      </w:pPr>
    </w:p>
    <w:p w14:paraId="09E1C7A2" w14:textId="7777777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069.</w:t>
      </w:r>
      <w:r w:rsidR="00D63A7C" w:rsidRPr="001D19F6">
        <w:rPr>
          <w:rFonts w:ascii="Arial" w:eastAsia="굴림" w:hAnsi="Arial" w:cs="Arial"/>
          <w:sz w:val="22"/>
        </w:rPr>
        <w:t xml:space="preserve"> If others, please specify</w:t>
      </w:r>
      <w:r w:rsidR="00624BD4" w:rsidRPr="001D19F6">
        <w:rPr>
          <w:rFonts w:ascii="Arial" w:eastAsia="굴림" w:hAnsi="Arial" w:cs="Arial"/>
          <w:sz w:val="22"/>
        </w:rPr>
        <w:t>.</w:t>
      </w:r>
    </w:p>
    <w:p w14:paraId="35B444CE" w14:textId="77777777" w:rsidR="00624BD4" w:rsidRPr="001D19F6" w:rsidRDefault="00BE24DD"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5FC05A17" w14:textId="77777777" w:rsidR="00624BD4" w:rsidRPr="001D19F6" w:rsidRDefault="00624BD4" w:rsidP="00624BD4">
      <w:pPr>
        <w:wordWrap/>
        <w:spacing w:line="360" w:lineRule="auto"/>
        <w:rPr>
          <w:rFonts w:ascii="Arial" w:eastAsia="굴림" w:hAnsi="Arial" w:cs="Arial"/>
          <w:sz w:val="22"/>
        </w:rPr>
      </w:pPr>
    </w:p>
    <w:p w14:paraId="714D1A97" w14:textId="77777777" w:rsidR="00882D0B" w:rsidRPr="001D19F6" w:rsidRDefault="00BE24DD" w:rsidP="00BE24DD">
      <w:pPr>
        <w:wordWrap/>
        <w:spacing w:line="360" w:lineRule="auto"/>
        <w:rPr>
          <w:rFonts w:ascii="Arial" w:eastAsia="굴림" w:hAnsi="Arial" w:cs="Arial"/>
          <w:b/>
          <w:sz w:val="22"/>
        </w:rPr>
      </w:pPr>
      <w:r w:rsidRPr="001D19F6">
        <w:rPr>
          <w:rFonts w:ascii="Arial" w:eastAsia="굴림" w:hAnsi="Arial" w:cs="Arial"/>
          <w:b/>
          <w:sz w:val="22"/>
        </w:rPr>
        <w:t>&lt;</w:t>
      </w:r>
      <w:r w:rsidR="00005E99" w:rsidRPr="001D19F6">
        <w:rPr>
          <w:rFonts w:ascii="Arial" w:eastAsia="굴림" w:hAnsi="Arial" w:cs="Arial"/>
          <w:b/>
          <w:sz w:val="22"/>
        </w:rPr>
        <w:t xml:space="preserve"> </w:t>
      </w:r>
      <w:r w:rsidRPr="001D19F6">
        <w:rPr>
          <w:rFonts w:ascii="Arial" w:eastAsia="굴림" w:hAnsi="Arial" w:cs="Arial"/>
          <w:b/>
          <w:kern w:val="0"/>
          <w:sz w:val="22"/>
        </w:rPr>
        <w:t xml:space="preserve">Income from the </w:t>
      </w:r>
      <w:r w:rsidR="00882D0B" w:rsidRPr="001D19F6">
        <w:rPr>
          <w:rFonts w:ascii="Arial" w:eastAsia="굴림" w:hAnsi="Arial" w:cs="Arial"/>
          <w:b/>
          <w:sz w:val="22"/>
        </w:rPr>
        <w:t>Social Security Benefit</w:t>
      </w:r>
      <w:r w:rsidR="00005E99" w:rsidRPr="001D19F6">
        <w:rPr>
          <w:rFonts w:ascii="Arial" w:eastAsia="굴림" w:hAnsi="Arial" w:cs="Arial"/>
          <w:b/>
          <w:sz w:val="22"/>
        </w:rPr>
        <w:t xml:space="preserve"> </w:t>
      </w:r>
      <w:r w:rsidRPr="001D19F6">
        <w:rPr>
          <w:rFonts w:ascii="Arial" w:eastAsia="굴림" w:hAnsi="Arial" w:cs="Arial"/>
          <w:b/>
          <w:sz w:val="22"/>
        </w:rPr>
        <w:t>&gt;</w:t>
      </w:r>
    </w:p>
    <w:p w14:paraId="360204D3" w14:textId="48851650"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070. Did you receive any of the following social security </w:t>
      </w:r>
      <w:r w:rsidR="00405736" w:rsidRPr="001D19F6">
        <w:rPr>
          <w:rFonts w:ascii="Arial" w:eastAsia="굴림" w:hAnsi="Arial" w:cs="Arial"/>
          <w:sz w:val="22"/>
        </w:rPr>
        <w:t>benefit</w:t>
      </w:r>
      <w:r w:rsidR="00624BD4" w:rsidRPr="001D19F6">
        <w:rPr>
          <w:rFonts w:ascii="Arial" w:eastAsia="굴림" w:hAnsi="Arial" w:cs="Arial"/>
          <w:sz w:val="22"/>
        </w:rPr>
        <w:t xml:space="preserve"> </w:t>
      </w:r>
      <w:r w:rsidR="007F7C97" w:rsidRPr="001D19F6">
        <w:rPr>
          <w:rFonts w:ascii="Arial" w:eastAsia="굴림" w:hAnsi="Arial" w:cs="Arial"/>
          <w:sz w:val="22"/>
        </w:rPr>
        <w:t xml:space="preserve">in the </w:t>
      </w:r>
      <w:r w:rsidR="00624BD4" w:rsidRPr="001D19F6">
        <w:rPr>
          <w:rFonts w:ascii="Arial" w:eastAsia="굴림" w:hAnsi="Arial" w:cs="Arial"/>
          <w:sz w:val="22"/>
        </w:rPr>
        <w:t>last</w:t>
      </w:r>
      <w:r w:rsidR="007F7C97" w:rsidRPr="001D19F6">
        <w:rPr>
          <w:rFonts w:ascii="Arial" w:eastAsia="굴림" w:hAnsi="Arial" w:cs="Arial"/>
          <w:sz w:val="22"/>
        </w:rPr>
        <w:t xml:space="preserve"> calendar</w:t>
      </w:r>
      <w:r w:rsidR="00624BD4" w:rsidRPr="001D19F6">
        <w:rPr>
          <w:rFonts w:ascii="Arial" w:eastAsia="굴림" w:hAnsi="Arial" w:cs="Arial"/>
          <w:sz w:val="22"/>
        </w:rPr>
        <w:t xml:space="preserve"> year (</w:t>
      </w:r>
      <w:del w:id="8207" w:author="Keis" w:date="2024-09-06T10:18:00Z">
        <w:r w:rsidR="004D62CE" w:rsidDel="009F27DD">
          <w:rPr>
            <w:rFonts w:ascii="Arial" w:eastAsia="굴림" w:hAnsi="Arial" w:cs="Arial" w:hint="eastAsia"/>
            <w:color w:val="FF0000"/>
            <w:sz w:val="22"/>
          </w:rPr>
          <w:delText>2019</w:delText>
        </w:r>
      </w:del>
      <w:ins w:id="8208"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xml:space="preserve">)? </w:t>
      </w:r>
      <w:r w:rsidR="002047C1" w:rsidRPr="001D19F6">
        <w:rPr>
          <w:rFonts w:ascii="Arial" w:eastAsia="굴림" w:hAnsi="Arial" w:cs="Arial"/>
          <w:kern w:val="0"/>
          <w:sz w:val="22"/>
        </w:rPr>
        <w:t xml:space="preserve">Choose all that apply. </w:t>
      </w:r>
      <w:r w:rsidR="002D6796" w:rsidRPr="001D19F6">
        <w:rPr>
          <w:rFonts w:ascii="Arial" w:eastAsia="굴림" w:hAnsi="Arial" w:cs="Arial"/>
          <w:sz w:val="22"/>
        </w:rPr>
        <w:t>(Select multiple responses, but with 6.)</w:t>
      </w:r>
    </w:p>
    <w:p w14:paraId="067FD0C6" w14:textId="77777777" w:rsidR="00624BD4" w:rsidRPr="001D19F6" w:rsidRDefault="00624BD4"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 xml:space="preserve">Unemployment </w:t>
      </w:r>
      <w:r w:rsidR="00AB6B52" w:rsidRPr="001D19F6">
        <w:rPr>
          <w:rFonts w:ascii="Arial" w:eastAsia="굴림" w:hAnsi="Arial" w:cs="Arial"/>
          <w:sz w:val="22"/>
        </w:rPr>
        <w:t>C</w:t>
      </w:r>
      <w:r w:rsidR="00B438AA" w:rsidRPr="001D19F6">
        <w:rPr>
          <w:rFonts w:ascii="Arial" w:eastAsia="굴림" w:hAnsi="Arial" w:cs="Arial"/>
          <w:sz w:val="22"/>
        </w:rPr>
        <w:t>ompensation</w:t>
      </w:r>
      <w:r w:rsidR="00AB6B52" w:rsidRPr="001D19F6">
        <w:rPr>
          <w:rFonts w:ascii="Arial" w:eastAsia="굴림" w:hAnsi="Arial" w:cs="Arial"/>
          <w:sz w:val="22"/>
        </w:rPr>
        <w:t xml:space="preserve"> </w:t>
      </w:r>
      <w:r w:rsidR="004B7BB4" w:rsidRPr="001D19F6">
        <w:rPr>
          <w:rFonts w:ascii="Arial" w:eastAsia="굴림" w:hAnsi="Arial" w:cs="Arial"/>
          <w:sz w:val="22"/>
        </w:rPr>
        <w:t>Benefit</w:t>
      </w:r>
    </w:p>
    <w:p w14:paraId="7078DF4B" w14:textId="77777777" w:rsidR="00624BD4" w:rsidRPr="001D19F6" w:rsidRDefault="003B5CC5"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 xml:space="preserve">Industrial Accident Compensation Insurance </w:t>
      </w:r>
      <w:proofErr w:type="gramStart"/>
      <w:r w:rsidRPr="001D19F6">
        <w:rPr>
          <w:rFonts w:ascii="Arial" w:eastAsia="굴림" w:hAnsi="Arial" w:cs="Arial"/>
          <w:sz w:val="22"/>
        </w:rPr>
        <w:t xml:space="preserve">Benefit </w:t>
      </w:r>
      <w:r w:rsidR="00AB6B52" w:rsidRPr="001D19F6">
        <w:rPr>
          <w:rFonts w:ascii="Arial" w:eastAsia="굴림" w:hAnsi="Arial" w:cs="Arial"/>
          <w:sz w:val="22"/>
        </w:rPr>
        <w:t xml:space="preserve"> </w:t>
      </w:r>
      <w:r w:rsidR="00AB6B52" w:rsidRPr="001D19F6">
        <w:rPr>
          <w:rFonts w:ascii="Arial" w:eastAsia="굴림" w:hAnsi="Arial" w:cs="Arial"/>
          <w:sz w:val="22"/>
        </w:rPr>
        <w:tab/>
      </w:r>
      <w:proofErr w:type="gramEnd"/>
      <w:r w:rsidR="0065739D" w:rsidRPr="001D19F6">
        <w:rPr>
          <w:rFonts w:ascii="Arial" w:eastAsia="굴림" w:hAnsi="Arial" w:cs="Arial"/>
          <w:sz w:val="22"/>
        </w:rPr>
        <w:tab/>
      </w:r>
      <w:r w:rsidR="00D175CF" w:rsidRPr="001D19F6">
        <w:rPr>
          <w:rFonts w:ascii="Arial" w:eastAsia="굴림" w:hAnsi="Arial" w:cs="Arial"/>
          <w:sz w:val="22"/>
        </w:rPr>
        <w:tab/>
      </w:r>
      <w:r w:rsidR="00624BD4" w:rsidRPr="001D19F6">
        <w:rPr>
          <w:rFonts w:ascii="Arial" w:eastAsia="굴림" w:hAnsi="Arial" w:cs="Arial"/>
          <w:sz w:val="22"/>
        </w:rPr>
        <w:t xml:space="preserve">→Go to </w:t>
      </w:r>
      <w:r w:rsidR="00527595" w:rsidRPr="001D19F6">
        <w:rPr>
          <w:rFonts w:ascii="Arial" w:eastAsia="굴림" w:hAnsi="Arial" w:cs="Arial"/>
          <w:sz w:val="22"/>
        </w:rPr>
        <w:t>E</w:t>
      </w:r>
      <w:r w:rsidR="00624BD4" w:rsidRPr="001D19F6">
        <w:rPr>
          <w:rFonts w:ascii="Arial" w:eastAsia="굴림" w:hAnsi="Arial" w:cs="Arial"/>
          <w:sz w:val="22"/>
        </w:rPr>
        <w:t>081</w:t>
      </w:r>
    </w:p>
    <w:p w14:paraId="681B3642" w14:textId="77777777" w:rsidR="00624BD4" w:rsidRPr="001D19F6" w:rsidRDefault="008F2A2F"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National Basic Livelihood Security Benefit (customized benefit)</w:t>
      </w:r>
      <w:r w:rsidR="00AB6B52" w:rsidRPr="001D19F6">
        <w:rPr>
          <w:rFonts w:ascii="Arial" w:eastAsia="굴림" w:hAnsi="Arial" w:cs="Arial"/>
          <w:sz w:val="22"/>
        </w:rPr>
        <w:t xml:space="preserve"> </w:t>
      </w:r>
      <w:r w:rsidR="00AB6B52" w:rsidRPr="001D19F6">
        <w:rPr>
          <w:rFonts w:ascii="Arial" w:eastAsia="굴림" w:hAnsi="Arial" w:cs="Arial"/>
          <w:sz w:val="22"/>
        </w:rPr>
        <w:tab/>
      </w:r>
      <w:r w:rsidR="00B438AA" w:rsidRPr="001D19F6">
        <w:rPr>
          <w:rFonts w:ascii="Arial" w:eastAsia="굴림" w:hAnsi="Arial" w:cs="Arial"/>
          <w:sz w:val="22"/>
        </w:rPr>
        <w:tab/>
      </w:r>
      <w:r w:rsidR="00624BD4" w:rsidRPr="001D19F6">
        <w:rPr>
          <w:rFonts w:ascii="Arial" w:eastAsia="굴림" w:hAnsi="Arial" w:cs="Arial"/>
          <w:sz w:val="22"/>
        </w:rPr>
        <w:t xml:space="preserve">→Go to </w:t>
      </w:r>
      <w:r w:rsidR="00527595" w:rsidRPr="001D19F6">
        <w:rPr>
          <w:rFonts w:ascii="Arial" w:eastAsia="굴림" w:hAnsi="Arial" w:cs="Arial"/>
          <w:sz w:val="22"/>
        </w:rPr>
        <w:t>E</w:t>
      </w:r>
      <w:r w:rsidR="00624BD4" w:rsidRPr="001D19F6">
        <w:rPr>
          <w:rFonts w:ascii="Arial" w:eastAsia="굴림" w:hAnsi="Arial" w:cs="Arial"/>
          <w:sz w:val="22"/>
        </w:rPr>
        <w:t>091</w:t>
      </w:r>
    </w:p>
    <w:p w14:paraId="76FD5F1C" w14:textId="77777777" w:rsidR="00624BD4" w:rsidRPr="001D19F6" w:rsidRDefault="006476DA"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Veterans Benefit</w:t>
      </w:r>
      <w:r w:rsidRPr="001D19F6">
        <w:rPr>
          <w:rFonts w:ascii="Arial" w:eastAsia="굴림" w:hAnsi="Arial" w:cs="Arial"/>
          <w:sz w:val="22"/>
        </w:rPr>
        <w:tab/>
      </w:r>
      <w:r w:rsidR="00471260" w:rsidRPr="001D19F6">
        <w:rPr>
          <w:rFonts w:ascii="Arial" w:eastAsia="굴림" w:hAnsi="Arial" w:cs="Arial"/>
          <w:sz w:val="22"/>
        </w:rPr>
        <w:tab/>
      </w:r>
      <w:r w:rsidR="00624BD4" w:rsidRPr="001D19F6">
        <w:rPr>
          <w:rFonts w:ascii="Arial" w:eastAsia="굴림" w:hAnsi="Arial" w:cs="Arial"/>
          <w:sz w:val="22"/>
        </w:rPr>
        <w:t xml:space="preserve"> </w:t>
      </w:r>
      <w:r w:rsidR="00D175CF" w:rsidRPr="001D19F6">
        <w:rPr>
          <w:rFonts w:ascii="Arial" w:eastAsia="굴림" w:hAnsi="Arial" w:cs="Arial"/>
          <w:sz w:val="22"/>
        </w:rPr>
        <w:tab/>
      </w:r>
      <w:r w:rsidR="00D175CF" w:rsidRPr="001D19F6">
        <w:rPr>
          <w:rFonts w:ascii="Arial" w:eastAsia="굴림" w:hAnsi="Arial" w:cs="Arial"/>
          <w:sz w:val="22"/>
        </w:rPr>
        <w:tab/>
      </w:r>
      <w:r w:rsidR="00D175CF" w:rsidRPr="001D19F6">
        <w:rPr>
          <w:rFonts w:ascii="Arial" w:eastAsia="굴림" w:hAnsi="Arial" w:cs="Arial"/>
          <w:sz w:val="22"/>
        </w:rPr>
        <w:tab/>
      </w:r>
      <w:r w:rsidR="00624BD4" w:rsidRPr="001D19F6">
        <w:rPr>
          <w:rFonts w:ascii="Arial" w:eastAsia="굴림" w:hAnsi="Arial" w:cs="Arial"/>
          <w:sz w:val="22"/>
        </w:rPr>
        <w:t xml:space="preserve">→Go to </w:t>
      </w:r>
      <w:r w:rsidR="00527595" w:rsidRPr="001D19F6">
        <w:rPr>
          <w:rFonts w:ascii="Arial" w:eastAsia="굴림" w:hAnsi="Arial" w:cs="Arial"/>
          <w:sz w:val="22"/>
        </w:rPr>
        <w:t>E</w:t>
      </w:r>
      <w:r w:rsidR="00624BD4" w:rsidRPr="001D19F6">
        <w:rPr>
          <w:rFonts w:ascii="Arial" w:eastAsia="굴림" w:hAnsi="Arial" w:cs="Arial"/>
          <w:sz w:val="22"/>
        </w:rPr>
        <w:t>100</w:t>
      </w:r>
    </w:p>
    <w:p w14:paraId="7136ACE8" w14:textId="77777777" w:rsidR="008F7480" w:rsidRPr="001D19F6" w:rsidRDefault="004625F7"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Basic Pension (Ex Basic Old-Age Pension)</w:t>
      </w:r>
      <w:r w:rsidR="008F7480" w:rsidRPr="001D19F6">
        <w:rPr>
          <w:rFonts w:ascii="Arial" w:eastAsia="굴림" w:hAnsi="Arial" w:cs="Arial"/>
          <w:sz w:val="22"/>
        </w:rPr>
        <w:tab/>
      </w:r>
      <w:r w:rsidR="008F7480" w:rsidRPr="001D19F6">
        <w:rPr>
          <w:rFonts w:ascii="Arial" w:hAnsi="Arial" w:cs="Arial"/>
          <w:kern w:val="0"/>
          <w:sz w:val="22"/>
        </w:rPr>
        <w:t>→Go to E111</w:t>
      </w:r>
    </w:p>
    <w:p w14:paraId="5994244F" w14:textId="77777777" w:rsidR="008F7480" w:rsidRPr="001D19F6" w:rsidRDefault="006476DA"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Disabled Benefit</w:t>
      </w:r>
      <w:r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hAnsi="Arial" w:cs="Arial"/>
          <w:kern w:val="0"/>
          <w:sz w:val="22"/>
        </w:rPr>
        <w:t>→Go to E121</w:t>
      </w:r>
    </w:p>
    <w:p w14:paraId="2341D76C" w14:textId="77777777" w:rsidR="004625F7" w:rsidRPr="001D19F6" w:rsidRDefault="006476DA"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Other Welfare B</w:t>
      </w:r>
      <w:r w:rsidR="00624BD4" w:rsidRPr="001D19F6">
        <w:rPr>
          <w:rFonts w:ascii="Arial" w:eastAsia="굴림" w:hAnsi="Arial" w:cs="Arial"/>
          <w:sz w:val="22"/>
        </w:rPr>
        <w:t>enefit</w:t>
      </w:r>
      <w:r w:rsidR="00D175CF" w:rsidRPr="001D19F6">
        <w:rPr>
          <w:rFonts w:ascii="Arial" w:eastAsia="굴림" w:hAnsi="Arial" w:cs="Arial"/>
          <w:sz w:val="22"/>
        </w:rPr>
        <w:tab/>
      </w:r>
      <w:r w:rsidR="00CE5C2A" w:rsidRPr="001D19F6">
        <w:rPr>
          <w:rFonts w:ascii="Arial" w:eastAsia="굴림" w:hAnsi="Arial" w:cs="Arial"/>
          <w:sz w:val="22"/>
        </w:rPr>
        <w:tab/>
      </w:r>
      <w:r w:rsidR="00CE5C2A" w:rsidRPr="001D19F6">
        <w:rPr>
          <w:rFonts w:ascii="Arial" w:eastAsia="굴림" w:hAnsi="Arial" w:cs="Arial"/>
          <w:sz w:val="22"/>
        </w:rPr>
        <w:tab/>
      </w:r>
      <w:r w:rsidR="00B438AA" w:rsidRPr="001D19F6">
        <w:rPr>
          <w:rFonts w:ascii="Arial" w:eastAsia="굴림" w:hAnsi="Arial" w:cs="Arial"/>
          <w:sz w:val="22"/>
        </w:rPr>
        <w:tab/>
      </w:r>
      <w:r w:rsidR="00624BD4" w:rsidRPr="001D19F6">
        <w:rPr>
          <w:rFonts w:ascii="Arial" w:eastAsia="굴림" w:hAnsi="Arial" w:cs="Arial"/>
          <w:sz w:val="22"/>
        </w:rPr>
        <w:t xml:space="preserve">→Go to </w:t>
      </w:r>
      <w:r w:rsidR="00527595" w:rsidRPr="001D19F6">
        <w:rPr>
          <w:rFonts w:ascii="Arial" w:eastAsia="굴림" w:hAnsi="Arial" w:cs="Arial"/>
          <w:sz w:val="22"/>
        </w:rPr>
        <w:t>E</w:t>
      </w:r>
      <w:r w:rsidR="008F7480" w:rsidRPr="001D19F6">
        <w:rPr>
          <w:rFonts w:ascii="Arial" w:eastAsia="굴림" w:hAnsi="Arial" w:cs="Arial"/>
          <w:sz w:val="22"/>
        </w:rPr>
        <w:t>131</w:t>
      </w:r>
    </w:p>
    <w:p w14:paraId="2FF21337" w14:textId="77777777" w:rsidR="00513722" w:rsidRPr="001D19F6" w:rsidRDefault="006476DA"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Earned Income Tax Credit</w:t>
      </w:r>
      <w:r w:rsidR="00513722" w:rsidRPr="001D19F6">
        <w:rPr>
          <w:rFonts w:ascii="Arial" w:eastAsia="굴림" w:hAnsi="Arial" w:cs="Arial"/>
          <w:sz w:val="22"/>
        </w:rPr>
        <w:t xml:space="preserve"> </w:t>
      </w:r>
      <w:r w:rsidR="00513722" w:rsidRPr="001D19F6">
        <w:rPr>
          <w:rFonts w:ascii="Arial" w:eastAsia="굴림" w:hAnsi="Arial" w:cs="Arial"/>
          <w:sz w:val="22"/>
        </w:rPr>
        <w:tab/>
      </w:r>
      <w:r w:rsidR="00513722" w:rsidRPr="001D19F6">
        <w:rPr>
          <w:rFonts w:ascii="Arial" w:eastAsia="굴림" w:hAnsi="Arial" w:cs="Arial"/>
          <w:sz w:val="22"/>
        </w:rPr>
        <w:tab/>
      </w:r>
      <w:r w:rsidR="00513722" w:rsidRPr="001D19F6">
        <w:rPr>
          <w:rFonts w:ascii="Arial" w:eastAsia="굴림" w:hAnsi="Arial" w:cs="Arial"/>
          <w:sz w:val="22"/>
        </w:rPr>
        <w:tab/>
      </w:r>
      <w:r w:rsidR="00513722" w:rsidRPr="001D19F6">
        <w:rPr>
          <w:rFonts w:ascii="Arial" w:eastAsia="굴림" w:hAnsi="Arial" w:cs="Arial"/>
          <w:kern w:val="0"/>
          <w:sz w:val="22"/>
        </w:rPr>
        <w:t xml:space="preserve">→Go to </w:t>
      </w:r>
      <w:r w:rsidR="004D62CE" w:rsidRPr="00BA6722">
        <w:rPr>
          <w:rFonts w:ascii="Arial" w:eastAsia="굴림" w:hAnsi="Arial" w:cs="Arial"/>
          <w:kern w:val="0"/>
          <w:sz w:val="22"/>
          <w:rPrChange w:id="8209" w:author="Keis" w:date="2024-09-13T13:00:00Z">
            <w:rPr>
              <w:rFonts w:ascii="Arial" w:eastAsia="굴림" w:hAnsi="Arial" w:cs="Arial"/>
              <w:color w:val="FF0000"/>
              <w:kern w:val="0"/>
              <w:sz w:val="22"/>
            </w:rPr>
          </w:rPrChange>
        </w:rPr>
        <w:t>E140_</w:t>
      </w:r>
      <w:r w:rsidR="00513722" w:rsidRPr="00BA6722">
        <w:rPr>
          <w:rFonts w:ascii="Arial" w:eastAsia="굴림" w:hAnsi="Arial" w:cs="Arial"/>
          <w:kern w:val="0"/>
          <w:sz w:val="22"/>
          <w:rPrChange w:id="8210" w:author="Keis" w:date="2024-09-13T13:00:00Z">
            <w:rPr>
              <w:rFonts w:ascii="Arial" w:eastAsia="굴림" w:hAnsi="Arial" w:cs="Arial"/>
              <w:color w:val="FF0000"/>
              <w:kern w:val="0"/>
              <w:sz w:val="22"/>
            </w:rPr>
          </w:rPrChange>
        </w:rPr>
        <w:t>0</w:t>
      </w:r>
    </w:p>
    <w:p w14:paraId="74D7FBAB" w14:textId="77777777" w:rsidR="00624BD4" w:rsidRPr="001D19F6" w:rsidRDefault="00624BD4" w:rsidP="00F14BA4">
      <w:pPr>
        <w:pStyle w:val="a6"/>
        <w:numPr>
          <w:ilvl w:val="0"/>
          <w:numId w:val="718"/>
        </w:numPr>
        <w:wordWrap/>
        <w:spacing w:line="360" w:lineRule="auto"/>
        <w:ind w:leftChars="0"/>
        <w:rPr>
          <w:rFonts w:ascii="Arial" w:eastAsia="굴림" w:hAnsi="Arial" w:cs="Arial"/>
          <w:sz w:val="22"/>
        </w:rPr>
      </w:pPr>
      <w:r w:rsidRPr="001D19F6">
        <w:rPr>
          <w:rFonts w:ascii="Arial" w:eastAsia="굴림" w:hAnsi="Arial" w:cs="Arial"/>
          <w:sz w:val="22"/>
        </w:rPr>
        <w:t>No</w:t>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008F7480" w:rsidRPr="001D19F6">
        <w:rPr>
          <w:rFonts w:ascii="Arial" w:eastAsia="굴림" w:hAnsi="Arial" w:cs="Arial"/>
          <w:sz w:val="22"/>
        </w:rPr>
        <w:tab/>
      </w:r>
      <w:r w:rsidRPr="001D19F6">
        <w:rPr>
          <w:rFonts w:ascii="Arial" w:eastAsia="굴림" w:hAnsi="Arial" w:cs="Arial"/>
          <w:sz w:val="22"/>
        </w:rPr>
        <w:t xml:space="preserve">→Go to </w:t>
      </w:r>
      <w:r w:rsidR="00527595" w:rsidRPr="001D19F6">
        <w:rPr>
          <w:rFonts w:ascii="Arial" w:eastAsia="굴림" w:hAnsi="Arial" w:cs="Arial"/>
          <w:sz w:val="22"/>
        </w:rPr>
        <w:t>E</w:t>
      </w:r>
      <w:r w:rsidRPr="001D19F6">
        <w:rPr>
          <w:rFonts w:ascii="Arial" w:eastAsia="굴림" w:hAnsi="Arial" w:cs="Arial"/>
          <w:sz w:val="22"/>
        </w:rPr>
        <w:t>1</w:t>
      </w:r>
      <w:r w:rsidR="008F7480" w:rsidRPr="001D19F6">
        <w:rPr>
          <w:rFonts w:ascii="Arial" w:eastAsia="굴림" w:hAnsi="Arial" w:cs="Arial"/>
          <w:sz w:val="22"/>
        </w:rPr>
        <w:t>40</w:t>
      </w:r>
    </w:p>
    <w:p w14:paraId="1CDED565" w14:textId="77777777" w:rsidR="00DF6F09" w:rsidRPr="001D19F6" w:rsidRDefault="00DF6F09" w:rsidP="00624BD4">
      <w:pPr>
        <w:wordWrap/>
        <w:spacing w:line="360" w:lineRule="auto"/>
        <w:rPr>
          <w:rFonts w:ascii="Arial" w:eastAsia="굴림" w:hAnsi="Arial" w:cs="Arial"/>
          <w:sz w:val="22"/>
        </w:rPr>
      </w:pPr>
    </w:p>
    <w:p w14:paraId="2BAD4A5A" w14:textId="77777777" w:rsidR="00E55540" w:rsidRPr="001D19F6" w:rsidRDefault="00E55540" w:rsidP="00624BD4">
      <w:pPr>
        <w:wordWrap/>
        <w:spacing w:line="360" w:lineRule="auto"/>
        <w:rPr>
          <w:rFonts w:ascii="Arial" w:eastAsia="굴림" w:hAnsi="Arial" w:cs="Arial"/>
          <w:b/>
          <w:sz w:val="22"/>
        </w:rPr>
      </w:pPr>
      <w:r w:rsidRPr="001D19F6">
        <w:rPr>
          <w:rFonts w:ascii="Arial" w:eastAsia="굴림" w:hAnsi="Arial" w:cs="Arial"/>
          <w:b/>
          <w:sz w:val="22"/>
        </w:rPr>
        <w:t>&lt; Unemployment Compensation Income &gt;</w:t>
      </w:r>
    </w:p>
    <w:p w14:paraId="320A1D30" w14:textId="77777777" w:rsidR="000C0F62" w:rsidRPr="001D19F6" w:rsidRDefault="000C0F62" w:rsidP="000C0F62">
      <w:pPr>
        <w:wordWrap/>
        <w:spacing w:line="276" w:lineRule="auto"/>
        <w:rPr>
          <w:rFonts w:ascii="Arial" w:eastAsia="굴림" w:hAnsi="Arial" w:cs="Arial"/>
          <w:b/>
          <w:sz w:val="22"/>
        </w:rPr>
      </w:pPr>
      <w:r w:rsidRPr="001D19F6">
        <w:rPr>
          <w:rFonts w:ascii="Arial" w:eastAsia="굴림" w:hAnsi="Arial" w:cs="Arial"/>
          <w:b/>
          <w:sz w:val="22"/>
        </w:rPr>
        <w:t>Logic</w:t>
      </w:r>
    </w:p>
    <w:p w14:paraId="490E80A5" w14:textId="77777777" w:rsidR="000C0F62" w:rsidRPr="001D19F6" w:rsidRDefault="000C0F62" w:rsidP="00D12299">
      <w:pPr>
        <w:pStyle w:val="a6"/>
        <w:numPr>
          <w:ilvl w:val="0"/>
          <w:numId w:val="1252"/>
        </w:numPr>
        <w:wordWrap/>
        <w:spacing w:line="276" w:lineRule="auto"/>
        <w:ind w:leftChars="0"/>
        <w:rPr>
          <w:rFonts w:ascii="Arial" w:eastAsia="굴림" w:hAnsi="Arial" w:cs="Arial"/>
          <w:b/>
          <w:sz w:val="22"/>
        </w:rPr>
      </w:pPr>
      <w:r w:rsidRPr="001D19F6">
        <w:rPr>
          <w:rFonts w:ascii="Arial" w:eastAsia="굴림" w:hAnsi="Arial" w:cs="Arial"/>
          <w:b/>
          <w:sz w:val="22"/>
        </w:rPr>
        <w:t>If E070=</w:t>
      </w:r>
      <w:r w:rsidRPr="001D19F6">
        <w:rPr>
          <w:rFonts w:ascii="굴림" w:eastAsia="굴림" w:hAnsi="굴림" w:cs="굴림" w:hint="eastAsia"/>
          <w:b/>
          <w:sz w:val="22"/>
        </w:rPr>
        <w:t>①</w:t>
      </w:r>
      <w:r w:rsidRPr="001D19F6">
        <w:rPr>
          <w:rFonts w:ascii="Arial" w:eastAsia="굴림" w:hAnsi="Arial" w:cs="Arial"/>
          <w:b/>
          <w:sz w:val="22"/>
        </w:rPr>
        <w:t>, ask E071.</w:t>
      </w:r>
    </w:p>
    <w:p w14:paraId="4C6A1B59" w14:textId="77777777" w:rsidR="000C0F62" w:rsidRPr="001D19F6" w:rsidRDefault="000C0F62" w:rsidP="00624BD4">
      <w:pPr>
        <w:wordWrap/>
        <w:spacing w:line="360" w:lineRule="auto"/>
        <w:rPr>
          <w:rFonts w:ascii="Arial" w:eastAsia="굴림" w:hAnsi="Arial" w:cs="Arial"/>
          <w:sz w:val="22"/>
        </w:rPr>
      </w:pPr>
    </w:p>
    <w:p w14:paraId="1DA80445" w14:textId="34B5D461" w:rsidR="00624BD4" w:rsidRPr="001D19F6" w:rsidRDefault="00527595" w:rsidP="00484DEA">
      <w:pPr>
        <w:wordWrap/>
        <w:spacing w:line="360" w:lineRule="auto"/>
        <w:rPr>
          <w:rFonts w:ascii="Arial" w:eastAsia="굴림" w:hAnsi="Arial" w:cs="Arial"/>
          <w:sz w:val="22"/>
        </w:rPr>
      </w:pPr>
      <w:r w:rsidRPr="001D19F6">
        <w:rPr>
          <w:rFonts w:ascii="Arial" w:eastAsia="굴림" w:hAnsi="Arial" w:cs="Arial"/>
          <w:sz w:val="22"/>
        </w:rPr>
        <w:t>E</w:t>
      </w:r>
      <w:r w:rsidR="00DA5C3A" w:rsidRPr="001D19F6">
        <w:rPr>
          <w:rFonts w:ascii="Arial" w:eastAsia="굴림" w:hAnsi="Arial" w:cs="Arial"/>
          <w:sz w:val="22"/>
        </w:rPr>
        <w:t xml:space="preserve">071. </w:t>
      </w:r>
      <w:r w:rsidR="00D175CF" w:rsidRPr="001D19F6">
        <w:rPr>
          <w:rFonts w:ascii="Arial" w:eastAsia="굴림" w:hAnsi="Arial" w:cs="Arial"/>
          <w:sz w:val="22"/>
        </w:rPr>
        <w:t xml:space="preserve">If </w:t>
      </w:r>
      <w:r w:rsidR="00EA1BD9" w:rsidRPr="001D19F6">
        <w:rPr>
          <w:rFonts w:ascii="Arial" w:eastAsia="굴림" w:hAnsi="Arial" w:cs="Arial"/>
          <w:sz w:val="22"/>
        </w:rPr>
        <w:t>you receive</w:t>
      </w:r>
      <w:r w:rsidR="00C91DDF" w:rsidRPr="001D19F6">
        <w:rPr>
          <w:rFonts w:ascii="Arial" w:eastAsia="굴림" w:hAnsi="Arial" w:cs="Arial"/>
          <w:sz w:val="22"/>
        </w:rPr>
        <w:t>d</w:t>
      </w:r>
      <w:r w:rsidR="00EA1BD9" w:rsidRPr="001D19F6">
        <w:rPr>
          <w:rFonts w:ascii="Arial" w:eastAsia="굴림" w:hAnsi="Arial" w:cs="Arial"/>
          <w:sz w:val="22"/>
        </w:rPr>
        <w:t xml:space="preserve"> unemployment compensation</w:t>
      </w:r>
      <w:r w:rsidR="00AB6B52" w:rsidRPr="001D19F6">
        <w:rPr>
          <w:rFonts w:ascii="Arial" w:eastAsia="굴림" w:hAnsi="Arial" w:cs="Arial"/>
          <w:sz w:val="22"/>
        </w:rPr>
        <w:t xml:space="preserve"> </w:t>
      </w:r>
      <w:r w:rsidR="00395742" w:rsidRPr="001D19F6">
        <w:rPr>
          <w:rFonts w:ascii="Arial" w:eastAsia="굴림" w:hAnsi="Arial" w:cs="Arial"/>
          <w:sz w:val="22"/>
        </w:rPr>
        <w:t>benefit</w:t>
      </w:r>
      <w:r w:rsidR="00D175CF" w:rsidRPr="001D19F6">
        <w:rPr>
          <w:rFonts w:ascii="Arial" w:eastAsia="굴림" w:hAnsi="Arial" w:cs="Arial"/>
          <w:sz w:val="22"/>
        </w:rPr>
        <w:t xml:space="preserve">, did you receive your </w:t>
      </w:r>
      <w:r w:rsidR="00405736" w:rsidRPr="001D19F6">
        <w:rPr>
          <w:rFonts w:ascii="Arial" w:eastAsia="굴림" w:hAnsi="Arial" w:cs="Arial"/>
          <w:sz w:val="22"/>
        </w:rPr>
        <w:t>benefit</w:t>
      </w:r>
      <w:r w:rsidR="00D175CF" w:rsidRPr="001D19F6">
        <w:rPr>
          <w:rFonts w:ascii="Arial" w:eastAsia="굴림" w:hAnsi="Arial" w:cs="Arial"/>
          <w:sz w:val="22"/>
        </w:rPr>
        <w:t xml:space="preserve"> monthly or in a lump sum</w:t>
      </w:r>
      <w:r w:rsidR="00484DEA" w:rsidRPr="001D19F6">
        <w:rPr>
          <w:rFonts w:ascii="Arial" w:eastAsia="굴림" w:hAnsi="Arial" w:cs="Arial"/>
          <w:sz w:val="22"/>
        </w:rPr>
        <w:t xml:space="preserve"> </w:t>
      </w:r>
      <w:r w:rsidR="00624BD4" w:rsidRPr="001D19F6">
        <w:rPr>
          <w:rFonts w:ascii="Arial" w:eastAsia="굴림" w:hAnsi="Arial" w:cs="Arial"/>
          <w:sz w:val="22"/>
        </w:rPr>
        <w:t>in</w:t>
      </w:r>
      <w:r w:rsidR="00DA5C3A"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211" w:author="Keis" w:date="2024-09-06T10:18:00Z">
        <w:r w:rsidR="003E2CFC" w:rsidRPr="003E2CFC" w:rsidDel="009F27DD">
          <w:rPr>
            <w:rFonts w:ascii="Arial" w:eastAsia="굴림" w:hAnsi="Arial" w:cs="Arial" w:hint="eastAsia"/>
            <w:color w:val="FF0000"/>
            <w:sz w:val="22"/>
          </w:rPr>
          <w:delText>2019</w:delText>
        </w:r>
      </w:del>
      <w:ins w:id="8212"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xml:space="preserve">? Unemployment </w:t>
      </w:r>
      <w:r w:rsidR="00607C1B" w:rsidRPr="001D19F6">
        <w:rPr>
          <w:rFonts w:ascii="Arial" w:eastAsia="굴림" w:hAnsi="Arial" w:cs="Arial"/>
          <w:sz w:val="22"/>
        </w:rPr>
        <w:t>compensation</w:t>
      </w:r>
      <w:r w:rsidR="00AB6B52" w:rsidRPr="001D19F6">
        <w:rPr>
          <w:rFonts w:ascii="Arial" w:eastAsia="굴림" w:hAnsi="Arial" w:cs="Arial"/>
          <w:sz w:val="22"/>
        </w:rPr>
        <w:t xml:space="preserve"> </w:t>
      </w:r>
      <w:r w:rsidR="00395742" w:rsidRPr="001D19F6">
        <w:rPr>
          <w:rFonts w:ascii="Arial" w:eastAsia="굴림" w:hAnsi="Arial" w:cs="Arial"/>
          <w:sz w:val="22"/>
        </w:rPr>
        <w:t xml:space="preserve">benefit </w:t>
      </w:r>
      <w:r w:rsidR="00DA5C3A" w:rsidRPr="001D19F6">
        <w:rPr>
          <w:rFonts w:ascii="Arial" w:eastAsia="굴림" w:hAnsi="Arial" w:cs="Arial"/>
          <w:sz w:val="22"/>
        </w:rPr>
        <w:t>include</w:t>
      </w:r>
      <w:r w:rsidR="00607C1B" w:rsidRPr="001D19F6">
        <w:rPr>
          <w:rFonts w:ascii="Arial" w:eastAsia="굴림" w:hAnsi="Arial" w:cs="Arial"/>
          <w:sz w:val="22"/>
        </w:rPr>
        <w:t>s</w:t>
      </w:r>
      <w:r w:rsidR="00624BD4" w:rsidRPr="001D19F6">
        <w:rPr>
          <w:rFonts w:ascii="Arial" w:eastAsia="굴림" w:hAnsi="Arial" w:cs="Arial"/>
          <w:sz w:val="22"/>
        </w:rPr>
        <w:t xml:space="preserve"> job</w:t>
      </w:r>
      <w:r w:rsidR="00624BD4" w:rsidRPr="001D19F6">
        <w:rPr>
          <w:rFonts w:ascii="Cambria Math" w:eastAsia="굴림" w:hAnsi="Cambria Math" w:cs="Cambria Math"/>
          <w:sz w:val="22"/>
        </w:rPr>
        <w:t>‐</w:t>
      </w:r>
      <w:r w:rsidR="00624BD4" w:rsidRPr="001D19F6">
        <w:rPr>
          <w:rFonts w:ascii="Arial" w:eastAsia="굴림" w:hAnsi="Arial" w:cs="Arial"/>
          <w:sz w:val="22"/>
        </w:rPr>
        <w:lastRenderedPageBreak/>
        <w:t xml:space="preserve">seeking </w:t>
      </w:r>
      <w:r w:rsidR="00405736" w:rsidRPr="001D19F6">
        <w:rPr>
          <w:rFonts w:ascii="Arial" w:eastAsia="굴림" w:hAnsi="Arial" w:cs="Arial"/>
          <w:sz w:val="22"/>
        </w:rPr>
        <w:t>benefit</w:t>
      </w:r>
      <w:r w:rsidR="000B63B5" w:rsidRPr="001D19F6">
        <w:rPr>
          <w:rFonts w:ascii="Arial" w:eastAsia="굴림" w:hAnsi="Arial" w:cs="Arial"/>
          <w:sz w:val="22"/>
        </w:rPr>
        <w:t xml:space="preserve">, extended-salary </w:t>
      </w:r>
      <w:r w:rsidR="00405736" w:rsidRPr="001D19F6">
        <w:rPr>
          <w:rFonts w:ascii="Arial" w:eastAsia="굴림" w:hAnsi="Arial" w:cs="Arial"/>
          <w:sz w:val="22"/>
        </w:rPr>
        <w:t>benefit</w:t>
      </w:r>
      <w:r w:rsidR="00624BD4" w:rsidRPr="001D19F6">
        <w:rPr>
          <w:rFonts w:ascii="Arial" w:eastAsia="굴림" w:hAnsi="Arial" w:cs="Arial"/>
          <w:sz w:val="22"/>
        </w:rPr>
        <w:t xml:space="preserve">, and early reemployment </w:t>
      </w:r>
      <w:r w:rsidR="00405736" w:rsidRPr="001D19F6">
        <w:rPr>
          <w:rFonts w:ascii="Arial" w:eastAsia="굴림" w:hAnsi="Arial" w:cs="Arial"/>
          <w:sz w:val="22"/>
        </w:rPr>
        <w:t>benefit</w:t>
      </w:r>
      <w:r w:rsidR="002D6796" w:rsidRPr="001D19F6">
        <w:rPr>
          <w:rFonts w:ascii="Arial" w:eastAsia="굴림" w:hAnsi="Arial" w:cs="Arial"/>
          <w:sz w:val="22"/>
        </w:rPr>
        <w:t>.</w:t>
      </w:r>
    </w:p>
    <w:p w14:paraId="51B883DC" w14:textId="77777777" w:rsidR="008061B3" w:rsidRPr="001D19F6" w:rsidRDefault="008061B3" w:rsidP="00F14BA4">
      <w:pPr>
        <w:pStyle w:val="a6"/>
        <w:numPr>
          <w:ilvl w:val="0"/>
          <w:numId w:val="722"/>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monthly </w:t>
      </w:r>
      <w:r w:rsidR="00405736" w:rsidRPr="001D19F6">
        <w:rPr>
          <w:rFonts w:ascii="Arial" w:eastAsia="굴림" w:hAnsi="Arial" w:cs="Arial"/>
          <w:sz w:val="22"/>
        </w:rPr>
        <w:t>benefit</w:t>
      </w:r>
    </w:p>
    <w:p w14:paraId="2EA782FD" w14:textId="77777777" w:rsidR="008061B3" w:rsidRPr="001D19F6" w:rsidRDefault="008061B3" w:rsidP="00F14BA4">
      <w:pPr>
        <w:pStyle w:val="a6"/>
        <w:numPr>
          <w:ilvl w:val="0"/>
          <w:numId w:val="722"/>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lump-sum </w:t>
      </w:r>
      <w:r w:rsidR="00405736" w:rsidRPr="001D19F6">
        <w:rPr>
          <w:rFonts w:ascii="Arial" w:eastAsia="굴림" w:hAnsi="Arial" w:cs="Arial"/>
          <w:sz w:val="22"/>
        </w:rPr>
        <w:t>benefit</w:t>
      </w:r>
      <w:r w:rsidRPr="001D19F6">
        <w:rPr>
          <w:rFonts w:ascii="Arial" w:eastAsia="굴림" w:hAnsi="Arial" w:cs="Arial"/>
          <w:sz w:val="22"/>
        </w:rPr>
        <w:tab/>
        <w:t>→Go to E074</w:t>
      </w:r>
    </w:p>
    <w:p w14:paraId="6B58E53F" w14:textId="77777777" w:rsidR="008061B3" w:rsidRPr="001D19F6" w:rsidRDefault="008061B3" w:rsidP="00F14BA4">
      <w:pPr>
        <w:pStyle w:val="a6"/>
        <w:numPr>
          <w:ilvl w:val="0"/>
          <w:numId w:val="722"/>
        </w:numPr>
        <w:wordWrap/>
        <w:spacing w:line="360" w:lineRule="auto"/>
        <w:ind w:leftChars="0"/>
        <w:rPr>
          <w:rFonts w:ascii="Arial" w:eastAsia="굴림" w:hAnsi="Arial" w:cs="Arial"/>
          <w:sz w:val="22"/>
        </w:rPr>
      </w:pPr>
      <w:r w:rsidRPr="001D19F6">
        <w:rPr>
          <w:rFonts w:ascii="Arial" w:eastAsia="굴림" w:hAnsi="Arial" w:cs="Arial"/>
          <w:sz w:val="22"/>
        </w:rPr>
        <w:t>Received both</w:t>
      </w:r>
    </w:p>
    <w:p w14:paraId="4C5F8AB6" w14:textId="77777777" w:rsidR="006B569D" w:rsidRPr="001D19F6" w:rsidRDefault="006B569D" w:rsidP="00624BD4">
      <w:pPr>
        <w:wordWrap/>
        <w:spacing w:line="360" w:lineRule="auto"/>
        <w:rPr>
          <w:rFonts w:ascii="Arial" w:eastAsia="굴림" w:hAnsi="Arial" w:cs="Arial"/>
          <w:sz w:val="22"/>
        </w:rPr>
      </w:pPr>
    </w:p>
    <w:p w14:paraId="08594675" w14:textId="77777777" w:rsidR="008061B3" w:rsidRPr="001D19F6" w:rsidRDefault="008061B3" w:rsidP="008061B3">
      <w:pPr>
        <w:wordWrap/>
        <w:spacing w:line="276" w:lineRule="auto"/>
        <w:rPr>
          <w:rFonts w:ascii="Arial" w:eastAsia="굴림" w:hAnsi="Arial" w:cs="Arial"/>
          <w:b/>
          <w:sz w:val="22"/>
        </w:rPr>
      </w:pPr>
      <w:r w:rsidRPr="001D19F6">
        <w:rPr>
          <w:rFonts w:ascii="Arial" w:eastAsia="굴림" w:hAnsi="Arial" w:cs="Arial"/>
          <w:b/>
          <w:sz w:val="22"/>
        </w:rPr>
        <w:t>Logic</w:t>
      </w:r>
    </w:p>
    <w:p w14:paraId="63F09DEA" w14:textId="77777777" w:rsidR="008061B3" w:rsidRPr="001D19F6" w:rsidRDefault="008061B3" w:rsidP="00D12299">
      <w:pPr>
        <w:pStyle w:val="a6"/>
        <w:numPr>
          <w:ilvl w:val="0"/>
          <w:numId w:val="1252"/>
        </w:numPr>
        <w:wordWrap/>
        <w:spacing w:line="276" w:lineRule="auto"/>
        <w:ind w:leftChars="0"/>
        <w:rPr>
          <w:rFonts w:ascii="Arial" w:eastAsia="굴림" w:hAnsi="Arial" w:cs="Arial"/>
          <w:b/>
          <w:sz w:val="22"/>
        </w:rPr>
      </w:pPr>
      <w:r w:rsidRPr="001D19F6">
        <w:rPr>
          <w:rFonts w:ascii="Arial" w:eastAsia="굴림" w:hAnsi="Arial" w:cs="Arial"/>
          <w:b/>
          <w:sz w:val="22"/>
        </w:rPr>
        <w:t>If E071=</w:t>
      </w:r>
      <w:r w:rsidRPr="001D19F6">
        <w:rPr>
          <w:rFonts w:ascii="굴림" w:eastAsia="굴림" w:hAnsi="굴림" w:cs="굴림" w:hint="eastAsia"/>
          <w:b/>
          <w:sz w:val="22"/>
        </w:rPr>
        <w:t>①</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then ask E072</w:t>
      </w:r>
    </w:p>
    <w:p w14:paraId="20E708AE" w14:textId="77777777" w:rsidR="008061B3" w:rsidRPr="001D19F6" w:rsidRDefault="008061B3" w:rsidP="00D12299">
      <w:pPr>
        <w:pStyle w:val="a6"/>
        <w:numPr>
          <w:ilvl w:val="0"/>
          <w:numId w:val="1252"/>
        </w:numPr>
        <w:wordWrap/>
        <w:spacing w:line="276" w:lineRule="auto"/>
        <w:ind w:leftChars="0"/>
        <w:rPr>
          <w:rFonts w:ascii="Arial" w:eastAsia="굴림" w:hAnsi="Arial" w:cs="Arial"/>
          <w:b/>
          <w:sz w:val="22"/>
        </w:rPr>
      </w:pPr>
      <w:r w:rsidRPr="001D19F6">
        <w:rPr>
          <w:rFonts w:ascii="Arial" w:eastAsia="굴림" w:hAnsi="Arial" w:cs="Arial"/>
          <w:b/>
          <w:sz w:val="22"/>
        </w:rPr>
        <w:t>If E071=</w:t>
      </w:r>
      <w:r w:rsidRPr="001D19F6">
        <w:rPr>
          <w:rFonts w:ascii="굴림" w:eastAsia="굴림" w:hAnsi="굴림" w:cs="굴림" w:hint="eastAsia"/>
          <w:b/>
          <w:sz w:val="22"/>
        </w:rPr>
        <w:t>②</w:t>
      </w:r>
      <w:r w:rsidRPr="001D19F6">
        <w:rPr>
          <w:rFonts w:ascii="Arial" w:eastAsia="굴림" w:hAnsi="Arial" w:cs="Arial"/>
          <w:b/>
          <w:sz w:val="22"/>
        </w:rPr>
        <w:t>, then ask E074</w:t>
      </w:r>
    </w:p>
    <w:p w14:paraId="5A44B98D" w14:textId="3EA1547F" w:rsidR="008061B3" w:rsidRPr="001D19F6" w:rsidRDefault="00527595" w:rsidP="008061B3">
      <w:pPr>
        <w:wordWrap/>
        <w:spacing w:line="360" w:lineRule="auto"/>
        <w:rPr>
          <w:rFonts w:ascii="Arial" w:eastAsia="굴림" w:hAnsi="Arial" w:cs="Arial"/>
          <w:sz w:val="22"/>
        </w:rPr>
      </w:pPr>
      <w:r w:rsidRPr="001D19F6">
        <w:rPr>
          <w:rFonts w:ascii="Arial" w:eastAsia="굴림" w:hAnsi="Arial" w:cs="Arial"/>
          <w:sz w:val="22"/>
        </w:rPr>
        <w:t>E</w:t>
      </w:r>
      <w:r w:rsidR="008061B3" w:rsidRPr="001D19F6">
        <w:rPr>
          <w:rFonts w:ascii="Arial" w:eastAsia="굴림" w:hAnsi="Arial" w:cs="Arial"/>
          <w:sz w:val="22"/>
        </w:rPr>
        <w:t>072. How many</w:t>
      </w:r>
      <w:r w:rsidR="00624BD4" w:rsidRPr="001D19F6">
        <w:rPr>
          <w:rFonts w:ascii="Arial" w:eastAsia="굴림" w:hAnsi="Arial" w:cs="Arial"/>
          <w:sz w:val="22"/>
        </w:rPr>
        <w:t xml:space="preserve"> month</w:t>
      </w:r>
      <w:r w:rsidR="008061B3" w:rsidRPr="001D19F6">
        <w:rPr>
          <w:rFonts w:ascii="Arial" w:eastAsia="굴림" w:hAnsi="Arial" w:cs="Arial"/>
          <w:sz w:val="22"/>
        </w:rPr>
        <w:t>(</w:t>
      </w:r>
      <w:r w:rsidR="00624BD4" w:rsidRPr="001D19F6">
        <w:rPr>
          <w:rFonts w:ascii="Arial" w:eastAsia="굴림" w:hAnsi="Arial" w:cs="Arial"/>
          <w:sz w:val="22"/>
        </w:rPr>
        <w:t>s</w:t>
      </w:r>
      <w:r w:rsidR="008061B3" w:rsidRPr="001D19F6">
        <w:rPr>
          <w:rFonts w:ascii="Arial" w:eastAsia="굴림" w:hAnsi="Arial" w:cs="Arial"/>
          <w:sz w:val="22"/>
        </w:rPr>
        <w:t>)</w:t>
      </w:r>
      <w:r w:rsidR="00624BD4" w:rsidRPr="001D19F6">
        <w:rPr>
          <w:rFonts w:ascii="Arial" w:eastAsia="굴림" w:hAnsi="Arial" w:cs="Arial"/>
          <w:sz w:val="22"/>
        </w:rPr>
        <w:t xml:space="preserve"> did you receive unemployment </w:t>
      </w:r>
      <w:r w:rsidR="000B63B5" w:rsidRPr="001D19F6">
        <w:rPr>
          <w:rFonts w:ascii="Arial" w:eastAsia="굴림" w:hAnsi="Arial" w:cs="Arial"/>
          <w:sz w:val="22"/>
        </w:rPr>
        <w:t>compensation</w:t>
      </w:r>
      <w:r w:rsidR="002D6796" w:rsidRPr="001D19F6">
        <w:rPr>
          <w:rFonts w:ascii="Arial" w:eastAsia="굴림" w:hAnsi="Arial" w:cs="Arial"/>
          <w:sz w:val="22"/>
        </w:rPr>
        <w:t xml:space="preserve"> </w:t>
      </w:r>
      <w:r w:rsidR="00395742" w:rsidRPr="001D19F6">
        <w:rPr>
          <w:rFonts w:ascii="Arial" w:eastAsia="굴림" w:hAnsi="Arial" w:cs="Arial"/>
          <w:sz w:val="22"/>
        </w:rPr>
        <w:t>benefit</w:t>
      </w:r>
      <w:r w:rsidR="00AB6B52" w:rsidRPr="001D19F6">
        <w:rPr>
          <w:rFonts w:ascii="Arial" w:eastAsia="굴림" w:hAnsi="Arial" w:cs="Arial"/>
          <w:sz w:val="22"/>
        </w:rPr>
        <w:t xml:space="preserve"> </w:t>
      </w:r>
      <w:r w:rsidR="002D6796" w:rsidRPr="001D19F6">
        <w:rPr>
          <w:rFonts w:ascii="Arial" w:eastAsia="굴림" w:hAnsi="Arial" w:cs="Arial"/>
          <w:sz w:val="22"/>
        </w:rPr>
        <w:t>in the last calendar year (</w:t>
      </w:r>
      <w:del w:id="8213" w:author="Keis" w:date="2024-09-06T10:18:00Z">
        <w:r w:rsidR="003E2CFC" w:rsidDel="009F27DD">
          <w:rPr>
            <w:rFonts w:ascii="Arial" w:eastAsia="굴림" w:hAnsi="Arial" w:cs="Arial" w:hint="eastAsia"/>
            <w:color w:val="FF0000"/>
            <w:sz w:val="22"/>
          </w:rPr>
          <w:delText>2019</w:delText>
        </w:r>
      </w:del>
      <w:ins w:id="8214" w:author="Keis" w:date="2024-09-06T10:18:00Z">
        <w:r w:rsidR="009F27DD" w:rsidRPr="009F27DD">
          <w:rPr>
            <w:rFonts w:ascii="Arial" w:eastAsia="굴림" w:hAnsi="Arial" w:cs="Arial" w:hint="eastAsia"/>
            <w:color w:val="00B050"/>
            <w:sz w:val="22"/>
          </w:rPr>
          <w:t>2021</w:t>
        </w:r>
      </w:ins>
      <w:r w:rsidR="002D6796" w:rsidRPr="001D19F6">
        <w:rPr>
          <w:rFonts w:ascii="Arial" w:eastAsia="굴림" w:hAnsi="Arial" w:cs="Arial"/>
          <w:sz w:val="22"/>
        </w:rPr>
        <w:t>)</w:t>
      </w:r>
      <w:r w:rsidR="00624BD4" w:rsidRPr="001D19F6">
        <w:rPr>
          <w:rFonts w:ascii="Arial" w:eastAsia="굴림" w:hAnsi="Arial" w:cs="Arial"/>
          <w:sz w:val="22"/>
        </w:rPr>
        <w:t>?</w:t>
      </w:r>
      <w:r w:rsidR="00183B12" w:rsidRPr="001D19F6">
        <w:rPr>
          <w:rFonts w:ascii="Arial" w:eastAsia="굴림" w:hAnsi="Arial" w:cs="Arial"/>
          <w:sz w:val="22"/>
        </w:rPr>
        <w:t xml:space="preserve"> </w:t>
      </w:r>
      <w:r w:rsidR="008061B3" w:rsidRPr="001D19F6">
        <w:rPr>
          <w:rFonts w:ascii="Arial" w:eastAsia="굴림" w:hAnsi="Arial" w:cs="Arial"/>
          <w:sz w:val="22"/>
        </w:rPr>
        <w:t>(unit: month)</w:t>
      </w:r>
    </w:p>
    <w:p w14:paraId="198F34DC" w14:textId="77777777" w:rsidR="008061B3" w:rsidRPr="001D19F6" w:rsidRDefault="008061B3" w:rsidP="008061B3">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3E2CFC" w:rsidRPr="00BA6722">
        <w:rPr>
          <w:rFonts w:ascii="Arial" w:eastAsia="굴림" w:hAnsi="Arial" w:cs="Arial"/>
          <w:kern w:val="0"/>
          <w:sz w:val="22"/>
          <w:rPrChange w:id="8215" w:author="Keis" w:date="2024-09-13T13:00:00Z">
            <w:rPr>
              <w:rFonts w:ascii="Arial" w:eastAsia="굴림" w:hAnsi="Arial" w:cs="Arial"/>
              <w:color w:val="FF0000"/>
              <w:kern w:val="0"/>
              <w:sz w:val="22"/>
            </w:rPr>
          </w:rPrChange>
        </w:rPr>
        <w:t>1</w:t>
      </w:r>
      <w:r w:rsidRPr="001D19F6">
        <w:rPr>
          <w:rFonts w:ascii="Arial" w:eastAsia="굴림" w:hAnsi="Arial" w:cs="Arial"/>
          <w:kern w:val="0"/>
          <w:sz w:val="22"/>
        </w:rPr>
        <w:t>~</w:t>
      </w:r>
      <w:r w:rsidR="003E2CFC" w:rsidRPr="00BA6722">
        <w:rPr>
          <w:rFonts w:ascii="Arial" w:eastAsia="굴림" w:hAnsi="Arial" w:cs="Arial"/>
          <w:kern w:val="0"/>
          <w:sz w:val="22"/>
          <w:rPrChange w:id="8216" w:author="Keis" w:date="2024-09-13T13:00:00Z">
            <w:rPr>
              <w:rFonts w:ascii="Arial" w:eastAsia="굴림" w:hAnsi="Arial" w:cs="Arial"/>
              <w:color w:val="FF0000"/>
              <w:kern w:val="0"/>
              <w:sz w:val="22"/>
            </w:rPr>
          </w:rPrChange>
        </w:rPr>
        <w:t>8</w:t>
      </w:r>
      <w:r w:rsidRPr="001D19F6">
        <w:rPr>
          <w:rFonts w:ascii="Arial" w:eastAsia="굴림" w:hAnsi="Arial" w:cs="Arial"/>
          <w:kern w:val="0"/>
          <w:sz w:val="22"/>
        </w:rPr>
        <w:t>]</w:t>
      </w:r>
    </w:p>
    <w:p w14:paraId="25EB9F36" w14:textId="77777777" w:rsidR="00B05F73" w:rsidRPr="001D19F6" w:rsidRDefault="00B05F73" w:rsidP="00B05F73">
      <w:pPr>
        <w:pStyle w:val="a6"/>
        <w:wordWrap/>
        <w:spacing w:line="360" w:lineRule="auto"/>
        <w:ind w:leftChars="0"/>
        <w:rPr>
          <w:rFonts w:ascii="Arial" w:eastAsia="굴림" w:hAnsi="Arial" w:cs="Arial"/>
          <w:sz w:val="22"/>
        </w:rPr>
      </w:pPr>
    </w:p>
    <w:p w14:paraId="5B479270" w14:textId="4E335C02"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073.</w:t>
      </w:r>
      <w:r w:rsidR="00484DEA" w:rsidRPr="001D19F6">
        <w:rPr>
          <w:rFonts w:ascii="Arial" w:eastAsia="굴림" w:hAnsi="Arial" w:cs="Arial"/>
          <w:sz w:val="22"/>
        </w:rPr>
        <w:t xml:space="preserve"> </w:t>
      </w:r>
      <w:r w:rsidR="00DA5C3A" w:rsidRPr="001D19F6">
        <w:rPr>
          <w:rFonts w:ascii="Arial" w:eastAsia="굴림" w:hAnsi="Arial" w:cs="Arial"/>
          <w:sz w:val="22"/>
        </w:rPr>
        <w:t xml:space="preserve">What was the average </w:t>
      </w:r>
      <w:r w:rsidR="000B63B5" w:rsidRPr="001D19F6">
        <w:rPr>
          <w:rFonts w:ascii="Arial" w:eastAsia="굴림" w:hAnsi="Arial" w:cs="Arial"/>
          <w:kern w:val="0"/>
          <w:sz w:val="22"/>
        </w:rPr>
        <w:t xml:space="preserve">monthly </w:t>
      </w:r>
      <w:r w:rsidR="00DA5C3A" w:rsidRPr="001D19F6">
        <w:rPr>
          <w:rFonts w:ascii="Arial" w:eastAsia="굴림" w:hAnsi="Arial" w:cs="Arial"/>
          <w:sz w:val="22"/>
        </w:rPr>
        <w:t xml:space="preserve">amount of unemployment </w:t>
      </w:r>
      <w:r w:rsidR="000B63B5" w:rsidRPr="001D19F6">
        <w:rPr>
          <w:rFonts w:ascii="Arial" w:eastAsia="굴림" w:hAnsi="Arial" w:cs="Arial"/>
          <w:sz w:val="22"/>
        </w:rPr>
        <w:t>compensation</w:t>
      </w:r>
      <w:r w:rsidR="00AB6B52" w:rsidRPr="001D19F6">
        <w:rPr>
          <w:rFonts w:ascii="Arial" w:eastAsia="굴림" w:hAnsi="Arial" w:cs="Arial"/>
          <w:sz w:val="22"/>
        </w:rPr>
        <w:t xml:space="preserve"> </w:t>
      </w:r>
      <w:r w:rsidR="00395742" w:rsidRPr="001D19F6">
        <w:rPr>
          <w:rFonts w:ascii="Arial" w:eastAsia="굴림" w:hAnsi="Arial" w:cs="Arial"/>
          <w:sz w:val="22"/>
        </w:rPr>
        <w:t xml:space="preserve">benefit </w:t>
      </w:r>
      <w:r w:rsidR="007F7C97" w:rsidRPr="001D19F6">
        <w:rPr>
          <w:rFonts w:ascii="Arial" w:eastAsia="굴림" w:hAnsi="Arial" w:cs="Arial"/>
          <w:sz w:val="22"/>
        </w:rPr>
        <w:t xml:space="preserve">in the </w:t>
      </w:r>
      <w:r w:rsidR="00DA5C3A" w:rsidRPr="001D19F6">
        <w:rPr>
          <w:rFonts w:ascii="Arial" w:eastAsia="굴림" w:hAnsi="Arial" w:cs="Arial"/>
          <w:sz w:val="22"/>
        </w:rPr>
        <w:t xml:space="preserve">last </w:t>
      </w:r>
      <w:r w:rsidR="007F7C97" w:rsidRPr="001D19F6">
        <w:rPr>
          <w:rFonts w:ascii="Arial" w:eastAsia="굴림" w:hAnsi="Arial" w:cs="Arial"/>
          <w:sz w:val="22"/>
        </w:rPr>
        <w:t xml:space="preserve">calendar </w:t>
      </w:r>
      <w:r w:rsidR="00DA5C3A" w:rsidRPr="001D19F6">
        <w:rPr>
          <w:rFonts w:ascii="Arial" w:eastAsia="굴림" w:hAnsi="Arial" w:cs="Arial"/>
          <w:sz w:val="22"/>
        </w:rPr>
        <w:t>year (</w:t>
      </w:r>
      <w:del w:id="8217" w:author="Keis" w:date="2024-09-06T10:18:00Z">
        <w:r w:rsidR="003E2CFC" w:rsidDel="009F27DD">
          <w:rPr>
            <w:rFonts w:ascii="Arial" w:eastAsia="굴림" w:hAnsi="Arial" w:cs="Arial" w:hint="eastAsia"/>
            <w:color w:val="FF0000"/>
            <w:sz w:val="22"/>
          </w:rPr>
          <w:delText>2019</w:delText>
        </w:r>
      </w:del>
      <w:ins w:id="8218" w:author="Keis" w:date="2024-09-06T10:18:00Z">
        <w:r w:rsidR="009F27DD" w:rsidRPr="009F27DD">
          <w:rPr>
            <w:rFonts w:ascii="Arial" w:eastAsia="굴림" w:hAnsi="Arial" w:cs="Arial" w:hint="eastAsia"/>
            <w:color w:val="00B050"/>
            <w:sz w:val="22"/>
          </w:rPr>
          <w:t>2021</w:t>
        </w:r>
      </w:ins>
      <w:r w:rsidR="00DA5C3A" w:rsidRPr="001D19F6">
        <w:rPr>
          <w:rFonts w:ascii="Arial" w:eastAsia="굴림" w:hAnsi="Arial" w:cs="Arial"/>
          <w:sz w:val="22"/>
        </w:rPr>
        <w:t>)</w:t>
      </w:r>
      <w:r w:rsidR="00624BD4" w:rsidRPr="001D19F6">
        <w:rPr>
          <w:rFonts w:ascii="Arial" w:eastAsia="굴림" w:hAnsi="Arial" w:cs="Arial"/>
          <w:sz w:val="22"/>
        </w:rPr>
        <w:t>? (unit:10,000 Korean won)</w:t>
      </w:r>
    </w:p>
    <w:p w14:paraId="63C9B8E3" w14:textId="77777777" w:rsidR="00882D0B" w:rsidRPr="001D19F6" w:rsidRDefault="00882D0B" w:rsidP="00005E99">
      <w:pPr>
        <w:wordWrap/>
        <w:spacing w:line="360" w:lineRule="auto"/>
        <w:rPr>
          <w:rFonts w:ascii="Arial" w:eastAsia="굴림" w:hAnsi="Arial" w:cs="Arial"/>
          <w:sz w:val="22"/>
        </w:rPr>
      </w:pPr>
      <w:r w:rsidRPr="001D19F6">
        <w:rPr>
          <w:rFonts w:ascii="Arial" w:eastAsia="굴림" w:hAnsi="Arial" w:cs="Arial"/>
          <w:sz w:val="22"/>
        </w:rPr>
        <w:t xml:space="preserve">[IWER: In previous interview, an average monthly unemployment </w:t>
      </w:r>
      <w:r w:rsidR="000B63B5" w:rsidRPr="001D19F6">
        <w:rPr>
          <w:rFonts w:ascii="Arial" w:eastAsia="굴림" w:hAnsi="Arial" w:cs="Arial"/>
          <w:sz w:val="22"/>
        </w:rPr>
        <w:t>compensation</w:t>
      </w:r>
      <w:r w:rsidR="00AB6B52" w:rsidRPr="001D19F6">
        <w:rPr>
          <w:rFonts w:ascii="Arial" w:eastAsia="굴림" w:hAnsi="Arial" w:cs="Arial"/>
          <w:sz w:val="22"/>
        </w:rPr>
        <w:t xml:space="preserve"> </w:t>
      </w:r>
      <w:r w:rsidR="00395742" w:rsidRPr="001D19F6">
        <w:rPr>
          <w:rFonts w:ascii="Arial" w:eastAsia="굴림" w:hAnsi="Arial" w:cs="Arial"/>
          <w:sz w:val="22"/>
        </w:rPr>
        <w:t>benefit</w:t>
      </w:r>
      <w:r w:rsidR="00C17735" w:rsidRPr="001D19F6">
        <w:rPr>
          <w:rFonts w:ascii="Arial" w:eastAsia="굴림" w:hAnsi="Arial" w:cs="Arial"/>
          <w:sz w:val="22"/>
        </w:rPr>
        <w:t>: About (PL) 10,000 Korean won</w:t>
      </w:r>
      <w:r w:rsidR="00513722" w:rsidRPr="001D19F6">
        <w:rPr>
          <w:rFonts w:ascii="Arial" w:eastAsia="굴림" w:hAnsi="Arial" w:cs="Arial"/>
          <w:sz w:val="22"/>
        </w:rPr>
        <w:t>]</w:t>
      </w:r>
    </w:p>
    <w:p w14:paraId="4CC6D360" w14:textId="77777777" w:rsidR="00513722" w:rsidRPr="001D19F6" w:rsidRDefault="00513722" w:rsidP="00513722">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___________________</w:t>
      </w:r>
      <w:r w:rsidR="00EC7B72" w:rsidRPr="001D19F6">
        <w:rPr>
          <w:rFonts w:ascii="Arial" w:eastAsia="굴림" w:hAnsi="Arial" w:cs="Arial"/>
          <w:kern w:val="0"/>
          <w:sz w:val="22"/>
        </w:rPr>
        <w:t xml:space="preserve">____________ MW [Range: 0 ~ </w:t>
      </w:r>
      <w:r w:rsidR="003E2CFC" w:rsidRPr="00BA6722">
        <w:rPr>
          <w:rFonts w:ascii="Arial" w:eastAsia="굴림" w:hAnsi="Arial" w:cs="Arial"/>
          <w:kern w:val="0"/>
          <w:sz w:val="22"/>
          <w:rPrChange w:id="8219" w:author="Keis" w:date="2024-09-13T13:00:00Z">
            <w:rPr>
              <w:rFonts w:ascii="Arial" w:eastAsia="굴림" w:hAnsi="Arial" w:cs="Arial"/>
              <w:color w:val="FF0000"/>
              <w:kern w:val="0"/>
              <w:sz w:val="22"/>
            </w:rPr>
          </w:rPrChange>
        </w:rPr>
        <w:t>205</w:t>
      </w:r>
      <w:r w:rsidRPr="001D19F6">
        <w:rPr>
          <w:rFonts w:ascii="Arial" w:eastAsia="굴림" w:hAnsi="Arial" w:cs="Arial"/>
          <w:kern w:val="0"/>
          <w:sz w:val="22"/>
        </w:rPr>
        <w:t>]</w:t>
      </w:r>
    </w:p>
    <w:p w14:paraId="02A7EDD5" w14:textId="77777777" w:rsidR="00624BD4" w:rsidRPr="001D19F6" w:rsidRDefault="00624BD4" w:rsidP="00C17735">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7F5BC3B1"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7E6F49CC" w14:textId="77777777" w:rsidR="00624BD4" w:rsidRPr="001D19F6" w:rsidRDefault="00624BD4" w:rsidP="00005E99">
      <w:pPr>
        <w:wordWrap/>
        <w:spacing w:line="360" w:lineRule="auto"/>
        <w:rPr>
          <w:rFonts w:ascii="Arial" w:eastAsia="굴림" w:hAnsi="Arial" w:cs="Arial"/>
          <w:sz w:val="22"/>
        </w:rPr>
      </w:pPr>
    </w:p>
    <w:p w14:paraId="0E6F08A1"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54AAC328" w14:textId="77777777" w:rsidR="00624BD4" w:rsidRPr="001D19F6" w:rsidRDefault="00624BD4" w:rsidP="00F14BA4">
      <w:pPr>
        <w:pStyle w:val="a6"/>
        <w:numPr>
          <w:ilvl w:val="0"/>
          <w:numId w:val="719"/>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071=</w:t>
      </w:r>
      <w:r w:rsidRPr="001D19F6">
        <w:rPr>
          <w:rFonts w:ascii="굴림" w:eastAsia="굴림" w:hAnsi="굴림" w:cs="굴림" w:hint="eastAsia"/>
          <w:b/>
          <w:sz w:val="22"/>
        </w:rPr>
        <w:t>①</w:t>
      </w:r>
      <w:r w:rsidRPr="001D19F6">
        <w:rPr>
          <w:rFonts w:ascii="Arial" w:eastAsia="굴림" w:hAnsi="Arial" w:cs="Arial"/>
          <w:b/>
          <w:sz w:val="22"/>
        </w:rPr>
        <w:t xml:space="preserve">, then </w:t>
      </w:r>
      <w:r w:rsidR="00526E28"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075</w:t>
      </w:r>
      <w:r w:rsidR="002D6796" w:rsidRPr="001D19F6">
        <w:rPr>
          <w:rFonts w:ascii="Arial" w:eastAsia="굴림" w:hAnsi="Arial" w:cs="Arial"/>
          <w:b/>
          <w:sz w:val="22"/>
        </w:rPr>
        <w:t>.</w:t>
      </w:r>
    </w:p>
    <w:p w14:paraId="360DB7FD" w14:textId="77777777" w:rsidR="00624BD4" w:rsidRPr="001D19F6" w:rsidRDefault="00624BD4" w:rsidP="00F14BA4">
      <w:pPr>
        <w:pStyle w:val="a6"/>
        <w:numPr>
          <w:ilvl w:val="0"/>
          <w:numId w:val="719"/>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071=</w:t>
      </w:r>
      <w:r w:rsidR="00E42E6B" w:rsidRPr="001D19F6">
        <w:rPr>
          <w:rFonts w:ascii="굴림" w:eastAsia="굴림" w:hAnsi="굴림" w:cs="굴림" w:hint="eastAsia"/>
          <w:b/>
          <w:sz w:val="22"/>
        </w:rPr>
        <w:t>②</w:t>
      </w:r>
      <w:r w:rsidR="00E42E6B" w:rsidRPr="001D19F6">
        <w:rPr>
          <w:rFonts w:ascii="Arial" w:eastAsia="굴림" w:hAnsi="Arial" w:cs="Arial"/>
          <w:b/>
          <w:sz w:val="22"/>
        </w:rPr>
        <w:t xml:space="preserve"> or </w:t>
      </w:r>
      <w:r w:rsidR="00E42E6B" w:rsidRPr="001D19F6">
        <w:rPr>
          <w:rFonts w:ascii="굴림" w:eastAsia="굴림" w:hAnsi="굴림" w:cs="굴림" w:hint="eastAsia"/>
          <w:b/>
          <w:sz w:val="22"/>
        </w:rPr>
        <w:t>③</w:t>
      </w:r>
      <w:r w:rsidRPr="001D19F6">
        <w:rPr>
          <w:rFonts w:ascii="Arial" w:eastAsia="굴림" w:hAnsi="Arial" w:cs="Arial"/>
          <w:b/>
          <w:sz w:val="22"/>
        </w:rPr>
        <w:t xml:space="preserve">, then </w:t>
      </w:r>
      <w:r w:rsidR="00526E28"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074</w:t>
      </w:r>
      <w:r w:rsidR="002D6796" w:rsidRPr="001D19F6">
        <w:rPr>
          <w:rFonts w:ascii="Arial" w:eastAsia="굴림" w:hAnsi="Arial" w:cs="Arial"/>
          <w:b/>
          <w:sz w:val="22"/>
        </w:rPr>
        <w:t>.</w:t>
      </w:r>
    </w:p>
    <w:p w14:paraId="47583250" w14:textId="77777777" w:rsidR="00526E28" w:rsidRPr="001D19F6" w:rsidRDefault="00526E28" w:rsidP="00005E99">
      <w:pPr>
        <w:wordWrap/>
        <w:spacing w:line="360" w:lineRule="auto"/>
        <w:rPr>
          <w:rFonts w:ascii="Arial" w:eastAsia="굴림" w:hAnsi="Arial" w:cs="Arial"/>
          <w:sz w:val="22"/>
        </w:rPr>
      </w:pPr>
    </w:p>
    <w:p w14:paraId="1D8EF2E4" w14:textId="235DAAB2"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074. </w:t>
      </w:r>
      <w:r w:rsidR="002D6796" w:rsidRPr="001D19F6">
        <w:rPr>
          <w:rFonts w:ascii="Arial" w:eastAsia="굴림" w:hAnsi="Arial" w:cs="Arial"/>
          <w:sz w:val="22"/>
        </w:rPr>
        <w:t xml:space="preserve">What was the total amount of </w:t>
      </w:r>
      <w:r w:rsidR="00624BD4" w:rsidRPr="001D19F6">
        <w:rPr>
          <w:rFonts w:ascii="Arial" w:eastAsia="굴림" w:hAnsi="Arial" w:cs="Arial"/>
          <w:sz w:val="22"/>
        </w:rPr>
        <w:t xml:space="preserve">unemployment </w:t>
      </w:r>
      <w:r w:rsidR="000B63B5" w:rsidRPr="001D19F6">
        <w:rPr>
          <w:rFonts w:ascii="Arial" w:eastAsia="굴림" w:hAnsi="Arial" w:cs="Arial"/>
          <w:sz w:val="22"/>
        </w:rPr>
        <w:t>compensation</w:t>
      </w:r>
      <w:r w:rsidR="00AB6B52" w:rsidRPr="001D19F6">
        <w:rPr>
          <w:rFonts w:ascii="Arial" w:eastAsia="굴림" w:hAnsi="Arial" w:cs="Arial"/>
          <w:sz w:val="22"/>
        </w:rPr>
        <w:t xml:space="preserve"> </w:t>
      </w:r>
      <w:r w:rsidR="00395742" w:rsidRPr="001D19F6">
        <w:rPr>
          <w:rFonts w:ascii="Arial" w:eastAsia="굴림" w:hAnsi="Arial" w:cs="Arial"/>
          <w:sz w:val="22"/>
        </w:rPr>
        <w:t xml:space="preserve">benefit </w:t>
      </w:r>
      <w:r w:rsidR="00624BD4" w:rsidRPr="001D19F6">
        <w:rPr>
          <w:rFonts w:ascii="Arial" w:eastAsia="굴림" w:hAnsi="Arial" w:cs="Arial"/>
          <w:sz w:val="22"/>
        </w:rPr>
        <w:t>you receive</w:t>
      </w:r>
      <w:r w:rsidR="002D6796" w:rsidRPr="001D19F6">
        <w:rPr>
          <w:rFonts w:ascii="Arial" w:eastAsia="굴림" w:hAnsi="Arial" w:cs="Arial"/>
          <w:sz w:val="22"/>
        </w:rPr>
        <w:t>d</w:t>
      </w:r>
      <w:r w:rsidR="00624BD4" w:rsidRPr="001D19F6">
        <w:rPr>
          <w:rFonts w:ascii="Arial" w:eastAsia="굴림" w:hAnsi="Arial" w:cs="Arial"/>
          <w:sz w:val="22"/>
        </w:rPr>
        <w:t xml:space="preserve"> </w:t>
      </w:r>
      <w:r w:rsidR="00526E28" w:rsidRPr="001D19F6">
        <w:rPr>
          <w:rFonts w:ascii="Arial" w:eastAsia="굴림" w:hAnsi="Arial" w:cs="Arial"/>
          <w:sz w:val="22"/>
        </w:rPr>
        <w:t>for</w:t>
      </w:r>
      <w:r w:rsidR="00DA5C3A" w:rsidRPr="001D19F6">
        <w:rPr>
          <w:rFonts w:ascii="Arial" w:eastAsia="굴림" w:hAnsi="Arial" w:cs="Arial"/>
          <w:sz w:val="22"/>
        </w:rPr>
        <w:t xml:space="preserve"> a</w:t>
      </w:r>
      <w:r w:rsidR="00624BD4" w:rsidRPr="001D19F6">
        <w:rPr>
          <w:rFonts w:ascii="Arial" w:eastAsia="굴림" w:hAnsi="Arial" w:cs="Arial"/>
          <w:sz w:val="22"/>
        </w:rPr>
        <w:t xml:space="preserve"> lump sum in </w:t>
      </w:r>
      <w:r w:rsidR="002D6796" w:rsidRPr="001D19F6">
        <w:rPr>
          <w:rFonts w:ascii="Arial" w:eastAsia="굴림" w:hAnsi="Arial" w:cs="Arial"/>
          <w:sz w:val="22"/>
        </w:rPr>
        <w:t>the last calendar year (</w:t>
      </w:r>
      <w:del w:id="8220" w:author="Keis" w:date="2024-09-06T10:18:00Z">
        <w:r w:rsidR="003E2CFC" w:rsidDel="009F27DD">
          <w:rPr>
            <w:rFonts w:ascii="Arial" w:eastAsia="굴림" w:hAnsi="Arial" w:cs="Arial" w:hint="eastAsia"/>
            <w:color w:val="FF0000"/>
            <w:sz w:val="22"/>
          </w:rPr>
          <w:delText>2019</w:delText>
        </w:r>
      </w:del>
      <w:ins w:id="8221" w:author="Keis" w:date="2024-09-06T10:18:00Z">
        <w:r w:rsidR="009F27DD" w:rsidRPr="009F27DD">
          <w:rPr>
            <w:rFonts w:ascii="Arial" w:eastAsia="굴림" w:hAnsi="Arial" w:cs="Arial" w:hint="eastAsia"/>
            <w:color w:val="00B050"/>
            <w:sz w:val="22"/>
          </w:rPr>
          <w:t>2021</w:t>
        </w:r>
      </w:ins>
      <w:r w:rsidR="002D6796" w:rsidRPr="001D19F6">
        <w:rPr>
          <w:rFonts w:ascii="Arial" w:eastAsia="굴림" w:hAnsi="Arial" w:cs="Arial"/>
          <w:sz w:val="22"/>
        </w:rPr>
        <w:t>)</w:t>
      </w:r>
      <w:r w:rsidR="00624BD4" w:rsidRPr="001D19F6">
        <w:rPr>
          <w:rFonts w:ascii="Arial" w:eastAsia="굴림" w:hAnsi="Arial" w:cs="Arial"/>
          <w:sz w:val="22"/>
        </w:rPr>
        <w:t>? (unit:10,000 Korean won)</w:t>
      </w:r>
    </w:p>
    <w:p w14:paraId="1008E7C7" w14:textId="77777777" w:rsidR="00C17735" w:rsidRPr="001D19F6" w:rsidRDefault="00E27ABC" w:rsidP="00CB44BB">
      <w:pPr>
        <w:wordWrap/>
        <w:spacing w:line="360" w:lineRule="auto"/>
        <w:rPr>
          <w:rFonts w:ascii="Arial" w:eastAsia="굴림" w:hAnsi="Arial" w:cs="Arial"/>
          <w:sz w:val="22"/>
        </w:rPr>
      </w:pPr>
      <w:r w:rsidRPr="001D19F6">
        <w:rPr>
          <w:rFonts w:ascii="Arial" w:eastAsia="굴림" w:hAnsi="Arial" w:cs="Arial"/>
          <w:sz w:val="22"/>
        </w:rPr>
        <w:t xml:space="preserve">[IWER: </w:t>
      </w:r>
    </w:p>
    <w:p w14:paraId="40B073B1" w14:textId="77777777" w:rsidR="001F6096" w:rsidRPr="001D19F6" w:rsidRDefault="00C17735" w:rsidP="00CB44BB">
      <w:pPr>
        <w:wordWrap/>
        <w:spacing w:line="360" w:lineRule="auto"/>
        <w:rPr>
          <w:rFonts w:ascii="Arial" w:eastAsia="굴림" w:hAnsi="Arial" w:cs="Arial"/>
          <w:sz w:val="22"/>
        </w:rPr>
      </w:pPr>
      <w:r w:rsidRPr="001D19F6">
        <w:rPr>
          <w:rFonts w:ascii="Arial" w:eastAsia="굴림" w:hAnsi="Arial" w:cs="Arial"/>
          <w:sz w:val="22"/>
        </w:rPr>
        <w:t xml:space="preserve">- </w:t>
      </w:r>
      <w:r w:rsidR="00E27ABC" w:rsidRPr="001D19F6">
        <w:rPr>
          <w:rFonts w:ascii="Arial" w:eastAsia="굴림" w:hAnsi="Arial" w:cs="Arial"/>
          <w:sz w:val="22"/>
        </w:rPr>
        <w:t xml:space="preserve">In previous interview, the total of unemployment </w:t>
      </w:r>
      <w:r w:rsidR="000B63B5" w:rsidRPr="001D19F6">
        <w:rPr>
          <w:rFonts w:ascii="Arial" w:eastAsia="굴림" w:hAnsi="Arial" w:cs="Arial"/>
          <w:sz w:val="22"/>
        </w:rPr>
        <w:t>compensation</w:t>
      </w:r>
      <w:r w:rsidR="00AB6B52" w:rsidRPr="001D19F6">
        <w:rPr>
          <w:rFonts w:ascii="Arial" w:eastAsia="굴림" w:hAnsi="Arial" w:cs="Arial"/>
          <w:sz w:val="22"/>
        </w:rPr>
        <w:t xml:space="preserve"> </w:t>
      </w:r>
      <w:r w:rsidR="00395742" w:rsidRPr="001D19F6">
        <w:rPr>
          <w:rFonts w:ascii="Arial" w:eastAsia="굴림" w:hAnsi="Arial" w:cs="Arial"/>
          <w:sz w:val="22"/>
        </w:rPr>
        <w:t xml:space="preserve">benefit </w:t>
      </w:r>
      <w:r w:rsidR="00E27ABC" w:rsidRPr="001D19F6">
        <w:rPr>
          <w:rFonts w:ascii="Arial" w:eastAsia="굴림" w:hAnsi="Arial" w:cs="Arial"/>
          <w:sz w:val="22"/>
        </w:rPr>
        <w:t>(a lump sum</w:t>
      </w:r>
      <w:r w:rsidRPr="001D19F6">
        <w:rPr>
          <w:rFonts w:ascii="Arial" w:eastAsia="굴림" w:hAnsi="Arial" w:cs="Arial"/>
          <w:sz w:val="22"/>
        </w:rPr>
        <w:t>): About (PL) 10,000 Korean won</w:t>
      </w:r>
    </w:p>
    <w:p w14:paraId="4C532232" w14:textId="77777777" w:rsidR="00C17735" w:rsidRPr="001D19F6" w:rsidRDefault="00C17735" w:rsidP="00C17735">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C53AA49" w14:textId="77777777" w:rsidR="00C17735" w:rsidRPr="001D19F6" w:rsidRDefault="00C17735" w:rsidP="00C17735">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_________ MW [Range: 0 ~ 9997]</w:t>
      </w:r>
    </w:p>
    <w:p w14:paraId="20B88F5C"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636071EB"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05FF38BD" w14:textId="77777777" w:rsidR="00624BD4" w:rsidRPr="001D19F6" w:rsidRDefault="00624BD4" w:rsidP="00624BD4">
      <w:pPr>
        <w:wordWrap/>
        <w:spacing w:line="360" w:lineRule="auto"/>
        <w:rPr>
          <w:rFonts w:ascii="Arial" w:eastAsia="굴림" w:hAnsi="Arial" w:cs="Arial"/>
          <w:sz w:val="22"/>
        </w:rPr>
      </w:pPr>
    </w:p>
    <w:p w14:paraId="2B306182" w14:textId="5B6A2CB4"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075.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(amount calculated </w:t>
      </w:r>
      <w:r w:rsidR="00DA5C3A"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072, </w:t>
      </w:r>
      <w:r w:rsidRPr="001D19F6">
        <w:rPr>
          <w:rFonts w:ascii="Arial" w:eastAsia="굴림" w:hAnsi="Arial" w:cs="Arial"/>
          <w:sz w:val="22"/>
        </w:rPr>
        <w:t>E</w:t>
      </w:r>
      <w:r w:rsidR="00624BD4" w:rsidRPr="001D19F6">
        <w:rPr>
          <w:rFonts w:ascii="Arial" w:eastAsia="굴림" w:hAnsi="Arial" w:cs="Arial"/>
          <w:sz w:val="22"/>
        </w:rPr>
        <w:t xml:space="preserve">073 and </w:t>
      </w:r>
      <w:r w:rsidRPr="001D19F6">
        <w:rPr>
          <w:rFonts w:ascii="Arial" w:eastAsia="굴림" w:hAnsi="Arial" w:cs="Arial"/>
          <w:sz w:val="22"/>
        </w:rPr>
        <w:t>E</w:t>
      </w:r>
      <w:r w:rsidR="00624BD4" w:rsidRPr="001D19F6">
        <w:rPr>
          <w:rFonts w:ascii="Arial" w:eastAsia="굴림" w:hAnsi="Arial" w:cs="Arial"/>
          <w:sz w:val="22"/>
        </w:rPr>
        <w:t xml:space="preserve">074) in </w:t>
      </w:r>
      <w:r w:rsidR="00DA5C3A"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222" w:author="Keis" w:date="2024-09-06T10:18:00Z">
        <w:r w:rsidR="003E2CFC" w:rsidDel="009F27DD">
          <w:rPr>
            <w:rFonts w:ascii="Arial" w:eastAsia="굴림" w:hAnsi="Arial" w:cs="Arial" w:hint="eastAsia"/>
            <w:color w:val="FF0000"/>
            <w:sz w:val="22"/>
          </w:rPr>
          <w:delText>2019</w:delText>
        </w:r>
      </w:del>
      <w:ins w:id="8223"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DA5C3A" w:rsidRPr="001D19F6">
        <w:rPr>
          <w:rFonts w:ascii="Arial" w:eastAsia="굴림" w:hAnsi="Arial" w:cs="Arial"/>
          <w:sz w:val="22"/>
        </w:rPr>
        <w:t>.</w:t>
      </w:r>
      <w:r w:rsidR="00526E28" w:rsidRPr="001D19F6">
        <w:rPr>
          <w:rFonts w:ascii="Arial" w:eastAsia="굴림" w:hAnsi="Arial" w:cs="Arial"/>
          <w:sz w:val="22"/>
        </w:rPr>
        <w:t xml:space="preserve"> </w:t>
      </w:r>
      <w:r w:rsidR="00DA5C3A" w:rsidRPr="001D19F6">
        <w:rPr>
          <w:rFonts w:ascii="Arial" w:eastAsia="굴림" w:hAnsi="Arial" w:cs="Arial"/>
          <w:sz w:val="22"/>
        </w:rPr>
        <w:t>I</w:t>
      </w:r>
      <w:r w:rsidR="00624BD4" w:rsidRPr="001D19F6">
        <w:rPr>
          <w:rFonts w:ascii="Arial" w:eastAsia="굴림" w:hAnsi="Arial" w:cs="Arial"/>
          <w:sz w:val="22"/>
        </w:rPr>
        <w:t>s this correct?</w:t>
      </w:r>
    </w:p>
    <w:p w14:paraId="7A199090" w14:textId="77777777" w:rsidR="00E27ABC" w:rsidRPr="001D19F6" w:rsidRDefault="00E27ABC" w:rsidP="00624BD4">
      <w:pPr>
        <w:wordWrap/>
        <w:spacing w:line="360" w:lineRule="auto"/>
        <w:rPr>
          <w:rFonts w:ascii="Arial" w:eastAsia="굴림" w:hAnsi="Arial" w:cs="Arial"/>
          <w:sz w:val="22"/>
        </w:rPr>
      </w:pPr>
      <w:r w:rsidRPr="001D19F6">
        <w:rPr>
          <w:rFonts w:ascii="Arial" w:eastAsia="굴림" w:hAnsi="Arial" w:cs="Arial"/>
          <w:sz w:val="22"/>
        </w:rPr>
        <w:t xml:space="preserve">[IWER: In previous interview, the total of unemployment </w:t>
      </w:r>
      <w:r w:rsidR="00AB6B52" w:rsidRPr="001D19F6">
        <w:rPr>
          <w:rFonts w:ascii="Arial" w:eastAsia="굴림" w:hAnsi="Arial" w:cs="Arial"/>
          <w:sz w:val="22"/>
        </w:rPr>
        <w:t xml:space="preserve">compensation </w:t>
      </w:r>
      <w:r w:rsidR="009C1713" w:rsidRPr="001D19F6">
        <w:rPr>
          <w:rFonts w:ascii="Arial" w:eastAsia="굴림" w:hAnsi="Arial" w:cs="Arial"/>
          <w:sz w:val="22"/>
        </w:rPr>
        <w:t>benefit</w:t>
      </w:r>
      <w:r w:rsidRPr="001D19F6">
        <w:rPr>
          <w:rFonts w:ascii="Arial" w:eastAsia="굴림" w:hAnsi="Arial" w:cs="Arial"/>
          <w:sz w:val="22"/>
        </w:rPr>
        <w:t xml:space="preserve">: About (PL) 10,000 </w:t>
      </w:r>
      <w:r w:rsidRPr="001D19F6">
        <w:rPr>
          <w:rFonts w:ascii="Arial" w:eastAsia="굴림" w:hAnsi="Arial" w:cs="Arial"/>
          <w:sz w:val="22"/>
        </w:rPr>
        <w:lastRenderedPageBreak/>
        <w:t>Korean won]</w:t>
      </w:r>
    </w:p>
    <w:p w14:paraId="41CBEA6F" w14:textId="77777777" w:rsidR="00526E28" w:rsidRPr="001D19F6" w:rsidRDefault="00526E28" w:rsidP="00F14BA4">
      <w:pPr>
        <w:pStyle w:val="a6"/>
        <w:numPr>
          <w:ilvl w:val="0"/>
          <w:numId w:val="72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E081</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E076~E080 unfolding</w:t>
      </w:r>
    </w:p>
    <w:p w14:paraId="46ED838F" w14:textId="77777777" w:rsidR="00624BD4" w:rsidRPr="001D19F6" w:rsidRDefault="00624BD4" w:rsidP="00526E28">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20DCD99F" w14:textId="77777777" w:rsidR="00624BD4" w:rsidRPr="001D19F6" w:rsidRDefault="00624BD4" w:rsidP="00526E28">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076~</w:t>
      </w:r>
      <w:r w:rsidR="00527595" w:rsidRPr="001D19F6">
        <w:rPr>
          <w:rFonts w:ascii="Arial" w:eastAsia="굴림" w:hAnsi="Arial" w:cs="Arial"/>
          <w:sz w:val="22"/>
        </w:rPr>
        <w:t>E</w:t>
      </w:r>
      <w:r w:rsidRPr="001D19F6">
        <w:rPr>
          <w:rFonts w:ascii="Arial" w:eastAsia="굴림" w:hAnsi="Arial" w:cs="Arial"/>
          <w:sz w:val="22"/>
        </w:rPr>
        <w:t>080 unfolding</w:t>
      </w:r>
    </w:p>
    <w:p w14:paraId="539565FA" w14:textId="77777777" w:rsidR="00624BD4" w:rsidRPr="001D19F6" w:rsidRDefault="00624BD4" w:rsidP="00624BD4">
      <w:pPr>
        <w:wordWrap/>
        <w:spacing w:line="360" w:lineRule="auto"/>
        <w:rPr>
          <w:rFonts w:ascii="Arial" w:eastAsia="굴림" w:hAnsi="Arial" w:cs="Arial"/>
          <w:sz w:val="22"/>
        </w:rPr>
      </w:pPr>
    </w:p>
    <w:p w14:paraId="25761106"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526E28"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076~</w:t>
      </w:r>
      <w:r w:rsidR="00527595" w:rsidRPr="001D19F6">
        <w:rPr>
          <w:rFonts w:ascii="Arial" w:eastAsia="굴림" w:hAnsi="Arial" w:cs="Arial"/>
          <w:b/>
          <w:sz w:val="22"/>
        </w:rPr>
        <w:t>E</w:t>
      </w:r>
      <w:r w:rsidRPr="001D19F6">
        <w:rPr>
          <w:rFonts w:ascii="Arial" w:eastAsia="굴림" w:hAnsi="Arial" w:cs="Arial"/>
          <w:b/>
          <w:sz w:val="22"/>
        </w:rPr>
        <w:t>080. Unfolding bracket questions &gt;</w:t>
      </w:r>
    </w:p>
    <w:p w14:paraId="3D77C78E" w14:textId="77777777" w:rsidR="00CB44BB" w:rsidRPr="001D19F6" w:rsidRDefault="00CB44BB" w:rsidP="00CB44BB">
      <w:pPr>
        <w:wordWrap/>
        <w:spacing w:line="360" w:lineRule="auto"/>
        <w:rPr>
          <w:rFonts w:ascii="Arial" w:eastAsia="굴림" w:hAnsi="Arial" w:cs="Arial"/>
          <w:sz w:val="22"/>
        </w:rPr>
      </w:pPr>
      <w:r w:rsidRPr="001D19F6">
        <w:rPr>
          <w:rFonts w:ascii="Arial" w:eastAsia="굴림" w:hAnsi="Arial" w:cs="Arial"/>
          <w:sz w:val="22"/>
        </w:rPr>
        <w:t>[IWER: Go back to E074 and record if R answers the amount during the interview.]</w:t>
      </w:r>
    </w:p>
    <w:p w14:paraId="372F6B27" w14:textId="1341DE8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076. Did it amount to a total of less than, about equal to or more than 100 MW (10,000</w:t>
      </w:r>
      <w:r w:rsidR="000B63B5" w:rsidRPr="001D19F6">
        <w:rPr>
          <w:rFonts w:ascii="Arial" w:eastAsia="굴림" w:hAnsi="Arial" w:cs="Arial"/>
          <w:sz w:val="22"/>
        </w:rPr>
        <w:t xml:space="preserve"> </w:t>
      </w:r>
      <w:r w:rsidR="00624BD4" w:rsidRPr="001D19F6">
        <w:rPr>
          <w:rFonts w:ascii="Arial" w:eastAsia="굴림" w:hAnsi="Arial" w:cs="Arial"/>
          <w:sz w:val="22"/>
        </w:rPr>
        <w:t>Korean won)</w:t>
      </w:r>
      <w:r w:rsidR="00E27ABC" w:rsidRPr="001D19F6">
        <w:rPr>
          <w:rFonts w:ascii="Arial" w:eastAsia="굴림" w:hAnsi="Arial" w:cs="Arial"/>
          <w:sz w:val="22"/>
        </w:rPr>
        <w:t xml:space="preserve"> in the last calendar year (</w:t>
      </w:r>
      <w:del w:id="8224" w:author="Keis" w:date="2024-09-06T10:18:00Z">
        <w:r w:rsidR="003E2CFC" w:rsidDel="009F27DD">
          <w:rPr>
            <w:rFonts w:ascii="Arial" w:eastAsia="굴림" w:hAnsi="Arial" w:cs="Arial" w:hint="eastAsia"/>
            <w:color w:val="FF0000"/>
            <w:sz w:val="22"/>
          </w:rPr>
          <w:delText>2019</w:delText>
        </w:r>
      </w:del>
      <w:ins w:id="8225" w:author="Keis" w:date="2024-09-06T10:18:00Z">
        <w:r w:rsidR="009F27DD" w:rsidRPr="009F27DD">
          <w:rPr>
            <w:rFonts w:ascii="Arial" w:eastAsia="굴림" w:hAnsi="Arial" w:cs="Arial" w:hint="eastAsia"/>
            <w:color w:val="00B050"/>
            <w:sz w:val="22"/>
          </w:rPr>
          <w:t>2021</w:t>
        </w:r>
      </w:ins>
      <w:r w:rsidR="00E27ABC" w:rsidRPr="001D19F6">
        <w:rPr>
          <w:rFonts w:ascii="Arial" w:eastAsia="굴림" w:hAnsi="Arial" w:cs="Arial"/>
          <w:sz w:val="22"/>
        </w:rPr>
        <w:t>)</w:t>
      </w:r>
      <w:r w:rsidR="00624BD4" w:rsidRPr="001D19F6">
        <w:rPr>
          <w:rFonts w:ascii="Arial" w:eastAsia="굴림" w:hAnsi="Arial" w:cs="Arial"/>
          <w:sz w:val="22"/>
        </w:rPr>
        <w:t>?</w:t>
      </w:r>
    </w:p>
    <w:p w14:paraId="312E857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60C31F50"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38952E4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4E1D616A" w14:textId="77777777" w:rsidR="00624BD4" w:rsidRPr="001D19F6" w:rsidRDefault="00624BD4" w:rsidP="00005E99">
      <w:pPr>
        <w:wordWrap/>
        <w:spacing w:line="360" w:lineRule="auto"/>
        <w:rPr>
          <w:rFonts w:ascii="Arial" w:eastAsia="굴림" w:hAnsi="Arial" w:cs="Arial"/>
          <w:sz w:val="22"/>
        </w:rPr>
      </w:pPr>
    </w:p>
    <w:p w14:paraId="582EF081" w14:textId="610241B9"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077. Did it amount to a total of less than, about equal to or more than 200 MW (10,000</w:t>
      </w:r>
      <w:r w:rsidR="000B63B5" w:rsidRPr="001D19F6">
        <w:rPr>
          <w:rFonts w:ascii="Arial" w:eastAsia="굴림" w:hAnsi="Arial" w:cs="Arial"/>
          <w:sz w:val="22"/>
        </w:rPr>
        <w:t xml:space="preserve"> </w:t>
      </w:r>
      <w:r w:rsidR="00624BD4" w:rsidRPr="001D19F6">
        <w:rPr>
          <w:rFonts w:ascii="Arial" w:eastAsia="굴림" w:hAnsi="Arial" w:cs="Arial"/>
          <w:sz w:val="22"/>
        </w:rPr>
        <w:t>Korean won)</w:t>
      </w:r>
      <w:r w:rsidR="00E27ABC" w:rsidRPr="001D19F6">
        <w:rPr>
          <w:rFonts w:ascii="Arial" w:eastAsia="굴림" w:hAnsi="Arial" w:cs="Arial"/>
          <w:sz w:val="22"/>
        </w:rPr>
        <w:t xml:space="preserve"> in the last calendar year (</w:t>
      </w:r>
      <w:del w:id="8226" w:author="Keis" w:date="2024-09-06T10:18:00Z">
        <w:r w:rsidR="003E2CFC" w:rsidDel="009F27DD">
          <w:rPr>
            <w:rFonts w:ascii="Arial" w:eastAsia="굴림" w:hAnsi="Arial" w:cs="Arial" w:hint="eastAsia"/>
            <w:color w:val="FF0000"/>
            <w:sz w:val="22"/>
          </w:rPr>
          <w:delText>2019</w:delText>
        </w:r>
      </w:del>
      <w:ins w:id="8227" w:author="Keis" w:date="2024-09-06T10:18:00Z">
        <w:r w:rsidR="009F27DD" w:rsidRPr="009F27DD">
          <w:rPr>
            <w:rFonts w:ascii="Arial" w:eastAsia="굴림" w:hAnsi="Arial" w:cs="Arial" w:hint="eastAsia"/>
            <w:color w:val="00B050"/>
            <w:sz w:val="22"/>
          </w:rPr>
          <w:t>2021</w:t>
        </w:r>
      </w:ins>
      <w:r w:rsidR="00E27ABC" w:rsidRPr="001D19F6">
        <w:rPr>
          <w:rFonts w:ascii="Arial" w:eastAsia="굴림" w:hAnsi="Arial" w:cs="Arial"/>
          <w:sz w:val="22"/>
        </w:rPr>
        <w:t>)</w:t>
      </w:r>
      <w:r w:rsidR="00624BD4" w:rsidRPr="001D19F6">
        <w:rPr>
          <w:rFonts w:ascii="Arial" w:eastAsia="굴림" w:hAnsi="Arial" w:cs="Arial"/>
          <w:sz w:val="22"/>
        </w:rPr>
        <w:t>?</w:t>
      </w:r>
    </w:p>
    <w:p w14:paraId="1BCD6C44"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200 MW</w:t>
      </w:r>
    </w:p>
    <w:p w14:paraId="32BF39A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 MW</w:t>
      </w:r>
    </w:p>
    <w:p w14:paraId="6D13AA69"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 MW</w:t>
      </w:r>
    </w:p>
    <w:p w14:paraId="267D69D2" w14:textId="77777777" w:rsidR="00624BD4" w:rsidRPr="001D19F6" w:rsidRDefault="00624BD4" w:rsidP="00005E99">
      <w:pPr>
        <w:wordWrap/>
        <w:spacing w:line="360" w:lineRule="auto"/>
        <w:rPr>
          <w:rFonts w:ascii="Arial" w:eastAsia="굴림" w:hAnsi="Arial" w:cs="Arial"/>
          <w:sz w:val="22"/>
        </w:rPr>
      </w:pPr>
    </w:p>
    <w:p w14:paraId="34515184" w14:textId="2EA032E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078. Did it amount to a total of less than, about equal to or more than 400 MW (10,000</w:t>
      </w:r>
      <w:r w:rsidR="000B63B5" w:rsidRPr="001D19F6">
        <w:rPr>
          <w:rFonts w:ascii="Arial" w:eastAsia="굴림" w:hAnsi="Arial" w:cs="Arial"/>
          <w:sz w:val="22"/>
        </w:rPr>
        <w:t xml:space="preserve"> </w:t>
      </w:r>
      <w:r w:rsidR="00624BD4" w:rsidRPr="001D19F6">
        <w:rPr>
          <w:rFonts w:ascii="Arial" w:eastAsia="굴림" w:hAnsi="Arial" w:cs="Arial"/>
          <w:sz w:val="22"/>
        </w:rPr>
        <w:t>Korean won)</w:t>
      </w:r>
      <w:r w:rsidR="00E27ABC" w:rsidRPr="001D19F6">
        <w:rPr>
          <w:rFonts w:ascii="Arial" w:eastAsia="굴림" w:hAnsi="Arial" w:cs="Arial"/>
          <w:sz w:val="22"/>
        </w:rPr>
        <w:t xml:space="preserve"> in the last calendar year (</w:t>
      </w:r>
      <w:del w:id="8228" w:author="Keis" w:date="2024-09-06T10:18:00Z">
        <w:r w:rsidR="003E2CFC" w:rsidDel="009F27DD">
          <w:rPr>
            <w:rFonts w:ascii="Arial" w:eastAsia="굴림" w:hAnsi="Arial" w:cs="Arial" w:hint="eastAsia"/>
            <w:color w:val="FF0000"/>
            <w:sz w:val="22"/>
          </w:rPr>
          <w:delText>2019</w:delText>
        </w:r>
      </w:del>
      <w:ins w:id="8229" w:author="Keis" w:date="2024-09-06T10:18:00Z">
        <w:r w:rsidR="009F27DD" w:rsidRPr="009F27DD">
          <w:rPr>
            <w:rFonts w:ascii="Arial" w:eastAsia="굴림" w:hAnsi="Arial" w:cs="Arial" w:hint="eastAsia"/>
            <w:color w:val="00B050"/>
            <w:sz w:val="22"/>
          </w:rPr>
          <w:t>2021</w:t>
        </w:r>
      </w:ins>
      <w:r w:rsidR="00E27ABC" w:rsidRPr="001D19F6">
        <w:rPr>
          <w:rFonts w:ascii="Arial" w:eastAsia="굴림" w:hAnsi="Arial" w:cs="Arial"/>
          <w:sz w:val="22"/>
        </w:rPr>
        <w:t>)</w:t>
      </w:r>
      <w:r w:rsidR="00624BD4" w:rsidRPr="001D19F6">
        <w:rPr>
          <w:rFonts w:ascii="Arial" w:eastAsia="굴림" w:hAnsi="Arial" w:cs="Arial"/>
          <w:sz w:val="22"/>
        </w:rPr>
        <w:t>?</w:t>
      </w:r>
    </w:p>
    <w:p w14:paraId="2EB0FF95"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400 MW</w:t>
      </w:r>
    </w:p>
    <w:p w14:paraId="5749CDAC"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400 MW</w:t>
      </w:r>
    </w:p>
    <w:p w14:paraId="45641175"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400 MW</w:t>
      </w:r>
    </w:p>
    <w:p w14:paraId="2AFE8468" w14:textId="77777777" w:rsidR="00624BD4" w:rsidRPr="001D19F6" w:rsidRDefault="00624BD4" w:rsidP="00005E99">
      <w:pPr>
        <w:wordWrap/>
        <w:spacing w:line="360" w:lineRule="auto"/>
        <w:rPr>
          <w:rFonts w:ascii="Arial" w:eastAsia="굴림" w:hAnsi="Arial" w:cs="Arial"/>
          <w:sz w:val="22"/>
        </w:rPr>
      </w:pPr>
    </w:p>
    <w:p w14:paraId="012A4787" w14:textId="52CD491E"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079. Did it amount to a total of less than, about equal to or more than 600 MW (10,000</w:t>
      </w:r>
      <w:r w:rsidR="000B63B5" w:rsidRPr="001D19F6">
        <w:rPr>
          <w:rFonts w:ascii="Arial" w:eastAsia="굴림" w:hAnsi="Arial" w:cs="Arial"/>
          <w:sz w:val="22"/>
        </w:rPr>
        <w:t xml:space="preserve"> </w:t>
      </w:r>
      <w:r w:rsidR="00624BD4" w:rsidRPr="001D19F6">
        <w:rPr>
          <w:rFonts w:ascii="Arial" w:eastAsia="굴림" w:hAnsi="Arial" w:cs="Arial"/>
          <w:sz w:val="22"/>
        </w:rPr>
        <w:t>Korean won)</w:t>
      </w:r>
      <w:r w:rsidR="00E27ABC" w:rsidRPr="001D19F6">
        <w:rPr>
          <w:rFonts w:ascii="Arial" w:eastAsia="굴림" w:hAnsi="Arial" w:cs="Arial"/>
          <w:sz w:val="22"/>
        </w:rPr>
        <w:t xml:space="preserve"> in the last calendar year (</w:t>
      </w:r>
      <w:del w:id="8230" w:author="Keis" w:date="2024-09-06T10:18:00Z">
        <w:r w:rsidR="003E2CFC" w:rsidDel="009F27DD">
          <w:rPr>
            <w:rFonts w:ascii="Arial" w:eastAsia="굴림" w:hAnsi="Arial" w:cs="Arial" w:hint="eastAsia"/>
            <w:color w:val="FF0000"/>
            <w:sz w:val="22"/>
          </w:rPr>
          <w:delText>2019</w:delText>
        </w:r>
      </w:del>
      <w:ins w:id="8231" w:author="Keis" w:date="2024-09-06T10:18:00Z">
        <w:r w:rsidR="009F27DD" w:rsidRPr="009F27DD">
          <w:rPr>
            <w:rFonts w:ascii="Arial" w:eastAsia="굴림" w:hAnsi="Arial" w:cs="Arial" w:hint="eastAsia"/>
            <w:color w:val="00B050"/>
            <w:sz w:val="22"/>
          </w:rPr>
          <w:t>2021</w:t>
        </w:r>
      </w:ins>
      <w:r w:rsidR="00E27ABC" w:rsidRPr="001D19F6">
        <w:rPr>
          <w:rFonts w:ascii="Arial" w:eastAsia="굴림" w:hAnsi="Arial" w:cs="Arial"/>
          <w:sz w:val="22"/>
        </w:rPr>
        <w:t>)</w:t>
      </w:r>
      <w:r w:rsidR="00624BD4" w:rsidRPr="001D19F6">
        <w:rPr>
          <w:rFonts w:ascii="Arial" w:eastAsia="굴림" w:hAnsi="Arial" w:cs="Arial"/>
          <w:sz w:val="22"/>
        </w:rPr>
        <w:t>?</w:t>
      </w:r>
    </w:p>
    <w:p w14:paraId="4E06ACEE"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71250AB7"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3518F522"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1980ED80" w14:textId="77777777" w:rsidR="00624BD4" w:rsidRPr="001D19F6" w:rsidRDefault="00624BD4" w:rsidP="00005E99">
      <w:pPr>
        <w:wordWrap/>
        <w:spacing w:line="360" w:lineRule="auto"/>
        <w:rPr>
          <w:rFonts w:ascii="Arial" w:eastAsia="굴림" w:hAnsi="Arial" w:cs="Arial"/>
          <w:sz w:val="22"/>
        </w:rPr>
      </w:pPr>
    </w:p>
    <w:p w14:paraId="0223FA4E" w14:textId="287ADA2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080. Did it amount to a total of less than, about equal to or more than 800 MW (10,000</w:t>
      </w:r>
      <w:r w:rsidR="000B63B5" w:rsidRPr="001D19F6">
        <w:rPr>
          <w:rFonts w:ascii="Arial" w:eastAsia="굴림" w:hAnsi="Arial" w:cs="Arial"/>
          <w:sz w:val="22"/>
        </w:rPr>
        <w:t xml:space="preserve"> </w:t>
      </w:r>
      <w:r w:rsidR="00624BD4" w:rsidRPr="001D19F6">
        <w:rPr>
          <w:rFonts w:ascii="Arial" w:eastAsia="굴림" w:hAnsi="Arial" w:cs="Arial"/>
          <w:sz w:val="22"/>
        </w:rPr>
        <w:t>Korean won)</w:t>
      </w:r>
      <w:r w:rsidR="00E27ABC" w:rsidRPr="001D19F6">
        <w:rPr>
          <w:rFonts w:ascii="Arial" w:eastAsia="굴림" w:hAnsi="Arial" w:cs="Arial"/>
          <w:sz w:val="22"/>
        </w:rPr>
        <w:t xml:space="preserve"> in the last calendar year (</w:t>
      </w:r>
      <w:del w:id="8232" w:author="Keis" w:date="2024-09-06T10:18:00Z">
        <w:r w:rsidR="003E2CFC" w:rsidDel="009F27DD">
          <w:rPr>
            <w:rFonts w:ascii="Arial" w:eastAsia="굴림" w:hAnsi="Arial" w:cs="Arial" w:hint="eastAsia"/>
            <w:color w:val="FF0000"/>
            <w:sz w:val="22"/>
          </w:rPr>
          <w:delText>2019</w:delText>
        </w:r>
      </w:del>
      <w:ins w:id="8233" w:author="Keis" w:date="2024-09-06T10:18:00Z">
        <w:r w:rsidR="009F27DD" w:rsidRPr="009F27DD">
          <w:rPr>
            <w:rFonts w:ascii="Arial" w:eastAsia="굴림" w:hAnsi="Arial" w:cs="Arial" w:hint="eastAsia"/>
            <w:color w:val="00B050"/>
            <w:sz w:val="22"/>
          </w:rPr>
          <w:t>2021</w:t>
        </w:r>
      </w:ins>
      <w:r w:rsidR="00E27ABC" w:rsidRPr="001D19F6">
        <w:rPr>
          <w:rFonts w:ascii="Arial" w:eastAsia="굴림" w:hAnsi="Arial" w:cs="Arial"/>
          <w:sz w:val="22"/>
        </w:rPr>
        <w:t>)</w:t>
      </w:r>
      <w:r w:rsidR="00624BD4" w:rsidRPr="001D19F6">
        <w:rPr>
          <w:rFonts w:ascii="Arial" w:eastAsia="굴림" w:hAnsi="Arial" w:cs="Arial"/>
          <w:sz w:val="22"/>
        </w:rPr>
        <w:t>?</w:t>
      </w:r>
    </w:p>
    <w:p w14:paraId="39463BA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800 MW</w:t>
      </w:r>
    </w:p>
    <w:p w14:paraId="566B742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800 MW</w:t>
      </w:r>
    </w:p>
    <w:p w14:paraId="7353B7A9"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800 MW</w:t>
      </w:r>
    </w:p>
    <w:p w14:paraId="6DB9B0C6" w14:textId="77777777" w:rsidR="00624BD4" w:rsidRPr="001D19F6" w:rsidRDefault="00624BD4" w:rsidP="00005E99">
      <w:pPr>
        <w:wordWrap/>
        <w:spacing w:line="360" w:lineRule="auto"/>
        <w:rPr>
          <w:rFonts w:ascii="Arial" w:eastAsia="굴림" w:hAnsi="Arial" w:cs="Arial"/>
          <w:sz w:val="22"/>
        </w:rPr>
      </w:pPr>
    </w:p>
    <w:p w14:paraId="07BF88CE" w14:textId="77777777" w:rsidR="00E55540" w:rsidRPr="001D19F6" w:rsidRDefault="00E55540" w:rsidP="00005E99">
      <w:pPr>
        <w:wordWrap/>
        <w:spacing w:line="360" w:lineRule="auto"/>
        <w:rPr>
          <w:rFonts w:ascii="Arial" w:eastAsia="굴림" w:hAnsi="Arial" w:cs="Arial"/>
          <w:b/>
          <w:sz w:val="22"/>
        </w:rPr>
      </w:pPr>
      <w:r w:rsidRPr="001D19F6">
        <w:rPr>
          <w:rFonts w:ascii="Arial" w:eastAsia="굴림" w:hAnsi="Arial" w:cs="Arial"/>
          <w:b/>
          <w:kern w:val="0"/>
          <w:sz w:val="22"/>
        </w:rPr>
        <w:t xml:space="preserve">&lt; </w:t>
      </w:r>
      <w:r w:rsidR="003B5CC5" w:rsidRPr="001D19F6">
        <w:rPr>
          <w:rFonts w:ascii="Arial" w:eastAsia="굴림" w:hAnsi="Arial" w:cs="Arial"/>
          <w:b/>
          <w:kern w:val="0"/>
          <w:sz w:val="22"/>
        </w:rPr>
        <w:t>Industrial Accident</w:t>
      </w:r>
      <w:r w:rsidR="009C1713" w:rsidRPr="001D19F6">
        <w:rPr>
          <w:rFonts w:ascii="Arial" w:eastAsia="굴림" w:hAnsi="Arial" w:cs="Arial"/>
          <w:b/>
          <w:kern w:val="0"/>
          <w:sz w:val="22"/>
        </w:rPr>
        <w:t xml:space="preserve"> Compensation Insurance Benefit</w:t>
      </w:r>
      <w:r w:rsidRPr="001D19F6">
        <w:rPr>
          <w:rFonts w:ascii="Arial" w:eastAsia="굴림" w:hAnsi="Arial" w:cs="Arial"/>
          <w:b/>
          <w:kern w:val="0"/>
          <w:sz w:val="22"/>
        </w:rPr>
        <w:t xml:space="preserve"> &gt;</w:t>
      </w:r>
    </w:p>
    <w:p w14:paraId="59EFF777"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5F565A6" w14:textId="77777777" w:rsidR="00624BD4" w:rsidRPr="001D19F6" w:rsidRDefault="00624BD4" w:rsidP="00F14BA4">
      <w:pPr>
        <w:pStyle w:val="a6"/>
        <w:numPr>
          <w:ilvl w:val="0"/>
          <w:numId w:val="721"/>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070=</w:t>
      </w:r>
      <w:r w:rsidRPr="001D19F6">
        <w:rPr>
          <w:rFonts w:ascii="굴림" w:eastAsia="굴림" w:hAnsi="굴림" w:cs="굴림" w:hint="eastAsia"/>
          <w:b/>
          <w:sz w:val="22"/>
        </w:rPr>
        <w:t>②</w:t>
      </w:r>
      <w:r w:rsidRPr="001D19F6">
        <w:rPr>
          <w:rFonts w:ascii="Arial" w:eastAsia="굴림" w:hAnsi="Arial" w:cs="Arial"/>
          <w:b/>
          <w:sz w:val="22"/>
        </w:rPr>
        <w:t xml:space="preserve">, then </w:t>
      </w:r>
      <w:r w:rsidR="00526E28"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081</w:t>
      </w:r>
      <w:r w:rsidR="002D6796" w:rsidRPr="001D19F6">
        <w:rPr>
          <w:rFonts w:ascii="Arial" w:eastAsia="굴림" w:hAnsi="Arial" w:cs="Arial"/>
          <w:b/>
          <w:sz w:val="22"/>
        </w:rPr>
        <w:t>.</w:t>
      </w:r>
    </w:p>
    <w:p w14:paraId="12496DD8" w14:textId="77777777" w:rsidR="00624BD4" w:rsidRPr="001D19F6" w:rsidRDefault="00624BD4" w:rsidP="00624BD4">
      <w:pPr>
        <w:wordWrap/>
        <w:spacing w:line="360" w:lineRule="auto"/>
        <w:rPr>
          <w:rFonts w:ascii="Arial" w:eastAsia="굴림" w:hAnsi="Arial" w:cs="Arial"/>
          <w:b/>
          <w:sz w:val="22"/>
        </w:rPr>
      </w:pPr>
    </w:p>
    <w:p w14:paraId="2607B776" w14:textId="0C0F738B"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081. </w:t>
      </w:r>
      <w:r w:rsidR="00C91DDF" w:rsidRPr="001D19F6">
        <w:rPr>
          <w:rFonts w:ascii="Arial" w:eastAsia="굴림" w:hAnsi="Arial" w:cs="Arial"/>
          <w:kern w:val="0"/>
          <w:sz w:val="22"/>
        </w:rPr>
        <w:t xml:space="preserve">If you received </w:t>
      </w:r>
      <w:r w:rsidR="003B5CC5" w:rsidRPr="001D19F6">
        <w:rPr>
          <w:rFonts w:ascii="Arial" w:eastAsia="굴림" w:hAnsi="Arial" w:cs="Arial"/>
          <w:kern w:val="0"/>
          <w:sz w:val="22"/>
        </w:rPr>
        <w:t>industrial accident compensation insurance benefit</w:t>
      </w:r>
      <w:r w:rsidR="00AB6B52" w:rsidRPr="001D19F6">
        <w:rPr>
          <w:rFonts w:ascii="Arial" w:eastAsia="굴림" w:hAnsi="Arial" w:cs="Arial"/>
          <w:kern w:val="0"/>
          <w:sz w:val="22"/>
        </w:rPr>
        <w:t>, did you receive it</w:t>
      </w:r>
      <w:r w:rsidR="00C91DDF" w:rsidRPr="001D19F6">
        <w:rPr>
          <w:rFonts w:ascii="Arial" w:eastAsia="굴림" w:hAnsi="Arial" w:cs="Arial"/>
          <w:kern w:val="0"/>
          <w:sz w:val="22"/>
        </w:rPr>
        <w:t xml:space="preserve"> monthly or in a lump sum in the last calendar year (</w:t>
      </w:r>
      <w:del w:id="8234" w:author="Keis" w:date="2024-09-06T10:18:00Z">
        <w:r w:rsidR="00446522" w:rsidDel="009F27DD">
          <w:rPr>
            <w:rFonts w:ascii="Arial" w:eastAsia="굴림" w:hAnsi="Arial" w:cs="Arial" w:hint="eastAsia"/>
            <w:color w:val="FF0000"/>
            <w:kern w:val="0"/>
            <w:sz w:val="22"/>
          </w:rPr>
          <w:delText>2019</w:delText>
        </w:r>
      </w:del>
      <w:ins w:id="8235" w:author="Keis" w:date="2024-09-06T10:18:00Z">
        <w:r w:rsidR="009F27DD" w:rsidRPr="009F27DD">
          <w:rPr>
            <w:rFonts w:ascii="Arial" w:eastAsia="굴림" w:hAnsi="Arial" w:cs="Arial" w:hint="eastAsia"/>
            <w:color w:val="00B050"/>
            <w:kern w:val="0"/>
            <w:sz w:val="22"/>
          </w:rPr>
          <w:t>2021</w:t>
        </w:r>
      </w:ins>
      <w:r w:rsidR="00C91DDF" w:rsidRPr="001D19F6">
        <w:rPr>
          <w:rFonts w:ascii="Arial" w:eastAsia="굴림" w:hAnsi="Arial" w:cs="Arial"/>
          <w:kern w:val="0"/>
          <w:sz w:val="22"/>
        </w:rPr>
        <w:t>)?</w:t>
      </w:r>
      <w:r w:rsidR="00EA1BD9" w:rsidRPr="001D19F6">
        <w:rPr>
          <w:rFonts w:ascii="Arial" w:eastAsia="굴림" w:hAnsi="Arial" w:cs="Arial"/>
          <w:sz w:val="22"/>
        </w:rPr>
        <w:t xml:space="preserve"> </w:t>
      </w:r>
      <w:r w:rsidR="003B5CC5" w:rsidRPr="001D19F6">
        <w:rPr>
          <w:rFonts w:ascii="Arial" w:eastAsia="굴림" w:hAnsi="Arial" w:cs="Arial"/>
          <w:kern w:val="0"/>
          <w:sz w:val="22"/>
        </w:rPr>
        <w:t xml:space="preserve">Industrial accident compensation insurance benefit </w:t>
      </w:r>
      <w:r w:rsidR="00624BD4" w:rsidRPr="001D19F6">
        <w:rPr>
          <w:rFonts w:ascii="Arial" w:eastAsia="굴림" w:hAnsi="Arial" w:cs="Arial"/>
          <w:sz w:val="22"/>
        </w:rPr>
        <w:t xml:space="preserve">includes wage-replacement </w:t>
      </w:r>
      <w:r w:rsidR="00405736" w:rsidRPr="001D19F6">
        <w:rPr>
          <w:rFonts w:ascii="Arial" w:eastAsia="굴림" w:hAnsi="Arial" w:cs="Arial"/>
          <w:sz w:val="22"/>
        </w:rPr>
        <w:t>benefit</w:t>
      </w:r>
      <w:r w:rsidR="00624BD4" w:rsidRPr="001D19F6">
        <w:rPr>
          <w:rFonts w:ascii="Arial" w:eastAsia="굴림" w:hAnsi="Arial" w:cs="Arial"/>
          <w:sz w:val="22"/>
        </w:rPr>
        <w:t xml:space="preserve">, disability </w:t>
      </w:r>
      <w:r w:rsidR="00405736" w:rsidRPr="001D19F6">
        <w:rPr>
          <w:rFonts w:ascii="Arial" w:eastAsia="굴림" w:hAnsi="Arial" w:cs="Arial"/>
          <w:sz w:val="22"/>
        </w:rPr>
        <w:t>benefit</w:t>
      </w:r>
      <w:r w:rsidR="00624BD4" w:rsidRPr="001D19F6">
        <w:rPr>
          <w:rFonts w:ascii="Arial" w:eastAsia="굴림" w:hAnsi="Arial" w:cs="Arial"/>
          <w:sz w:val="22"/>
        </w:rPr>
        <w:t xml:space="preserve">, and survivors’ </w:t>
      </w:r>
      <w:r w:rsidR="00405736" w:rsidRPr="001D19F6">
        <w:rPr>
          <w:rFonts w:ascii="Arial" w:eastAsia="굴림" w:hAnsi="Arial" w:cs="Arial"/>
          <w:sz w:val="22"/>
        </w:rPr>
        <w:t>benefit</w:t>
      </w:r>
      <w:r w:rsidR="00624BD4" w:rsidRPr="001D19F6">
        <w:rPr>
          <w:rFonts w:ascii="Arial" w:eastAsia="굴림" w:hAnsi="Arial" w:cs="Arial"/>
          <w:sz w:val="22"/>
        </w:rPr>
        <w:t>.</w:t>
      </w:r>
    </w:p>
    <w:p w14:paraId="1115E1FE" w14:textId="77777777" w:rsidR="00624BD4" w:rsidRPr="001D19F6" w:rsidRDefault="00624BD4" w:rsidP="00D12299">
      <w:pPr>
        <w:pStyle w:val="a6"/>
        <w:numPr>
          <w:ilvl w:val="0"/>
          <w:numId w:val="1253"/>
        </w:numPr>
        <w:wordWrap/>
        <w:spacing w:line="360" w:lineRule="auto"/>
        <w:ind w:leftChars="0"/>
        <w:rPr>
          <w:rFonts w:ascii="Arial" w:eastAsia="굴림" w:hAnsi="Arial" w:cs="Arial"/>
          <w:sz w:val="22"/>
        </w:rPr>
      </w:pPr>
      <w:r w:rsidRPr="001D19F6">
        <w:rPr>
          <w:rFonts w:ascii="Arial" w:eastAsia="굴림" w:hAnsi="Arial" w:cs="Arial"/>
          <w:sz w:val="22"/>
        </w:rPr>
        <w:t xml:space="preserve">Only received monthly </w:t>
      </w:r>
      <w:r w:rsidR="00405736" w:rsidRPr="001D19F6">
        <w:rPr>
          <w:rFonts w:ascii="Arial" w:eastAsia="굴림" w:hAnsi="Arial" w:cs="Arial"/>
          <w:sz w:val="22"/>
        </w:rPr>
        <w:t>benefit</w:t>
      </w:r>
    </w:p>
    <w:p w14:paraId="0F8B82A0" w14:textId="77777777" w:rsidR="00624BD4" w:rsidRPr="001D19F6" w:rsidRDefault="00624BD4" w:rsidP="00D12299">
      <w:pPr>
        <w:pStyle w:val="a6"/>
        <w:numPr>
          <w:ilvl w:val="0"/>
          <w:numId w:val="1253"/>
        </w:numPr>
        <w:wordWrap/>
        <w:spacing w:line="360" w:lineRule="auto"/>
        <w:ind w:leftChars="0"/>
        <w:rPr>
          <w:rFonts w:ascii="Arial" w:eastAsia="굴림" w:hAnsi="Arial" w:cs="Arial"/>
          <w:sz w:val="22"/>
        </w:rPr>
      </w:pPr>
      <w:r w:rsidRPr="001D19F6">
        <w:rPr>
          <w:rFonts w:ascii="Arial" w:eastAsia="굴림" w:hAnsi="Arial" w:cs="Arial"/>
          <w:sz w:val="22"/>
        </w:rPr>
        <w:t>Onl</w:t>
      </w:r>
      <w:r w:rsidR="00044768" w:rsidRPr="001D19F6">
        <w:rPr>
          <w:rFonts w:ascii="Arial" w:eastAsia="굴림" w:hAnsi="Arial" w:cs="Arial"/>
          <w:sz w:val="22"/>
        </w:rPr>
        <w:t xml:space="preserve">y received lump-sum </w:t>
      </w:r>
      <w:r w:rsidR="00405736" w:rsidRPr="001D19F6">
        <w:rPr>
          <w:rFonts w:ascii="Arial" w:eastAsia="굴림" w:hAnsi="Arial" w:cs="Arial"/>
          <w:sz w:val="22"/>
        </w:rPr>
        <w:t>benefit</w:t>
      </w:r>
      <w:r w:rsidR="00526E28" w:rsidRPr="001D19F6">
        <w:rPr>
          <w:rFonts w:ascii="Arial" w:eastAsia="굴림" w:hAnsi="Arial" w:cs="Arial"/>
          <w:sz w:val="22"/>
        </w:rPr>
        <w:tab/>
      </w:r>
      <w:r w:rsidRPr="001D19F6">
        <w:rPr>
          <w:rFonts w:ascii="Arial" w:eastAsia="굴림" w:hAnsi="Arial" w:cs="Arial"/>
          <w:sz w:val="22"/>
        </w:rPr>
        <w:t xml:space="preserve">→Go to </w:t>
      </w:r>
      <w:r w:rsidR="00527595" w:rsidRPr="001D19F6">
        <w:rPr>
          <w:rFonts w:ascii="Arial" w:eastAsia="굴림" w:hAnsi="Arial" w:cs="Arial"/>
          <w:sz w:val="22"/>
        </w:rPr>
        <w:t>E</w:t>
      </w:r>
      <w:r w:rsidRPr="001D19F6">
        <w:rPr>
          <w:rFonts w:ascii="Arial" w:eastAsia="굴림" w:hAnsi="Arial" w:cs="Arial"/>
          <w:sz w:val="22"/>
        </w:rPr>
        <w:t>084</w:t>
      </w:r>
    </w:p>
    <w:p w14:paraId="761EF430" w14:textId="77777777" w:rsidR="00624BD4" w:rsidRPr="001D19F6" w:rsidRDefault="00624BD4" w:rsidP="00D12299">
      <w:pPr>
        <w:pStyle w:val="a6"/>
        <w:numPr>
          <w:ilvl w:val="0"/>
          <w:numId w:val="1253"/>
        </w:numPr>
        <w:wordWrap/>
        <w:spacing w:line="360" w:lineRule="auto"/>
        <w:ind w:leftChars="0"/>
        <w:rPr>
          <w:rFonts w:ascii="Arial" w:eastAsia="굴림" w:hAnsi="Arial" w:cs="Arial"/>
          <w:sz w:val="22"/>
        </w:rPr>
      </w:pPr>
      <w:r w:rsidRPr="001D19F6">
        <w:rPr>
          <w:rFonts w:ascii="Arial" w:eastAsia="굴림" w:hAnsi="Arial" w:cs="Arial"/>
          <w:sz w:val="22"/>
        </w:rPr>
        <w:t>Received both</w:t>
      </w:r>
    </w:p>
    <w:p w14:paraId="1C8ABAE5" w14:textId="77777777" w:rsidR="00624BD4" w:rsidRPr="001D19F6" w:rsidRDefault="00624BD4" w:rsidP="00624BD4">
      <w:pPr>
        <w:wordWrap/>
        <w:spacing w:line="360" w:lineRule="auto"/>
        <w:rPr>
          <w:rFonts w:ascii="Arial" w:eastAsia="굴림" w:hAnsi="Arial" w:cs="Arial"/>
          <w:sz w:val="22"/>
        </w:rPr>
      </w:pPr>
    </w:p>
    <w:p w14:paraId="11309493"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0FC0736B" w14:textId="77777777" w:rsidR="00624BD4" w:rsidRPr="001D19F6" w:rsidRDefault="00624BD4" w:rsidP="00F14BA4">
      <w:pPr>
        <w:pStyle w:val="a6"/>
        <w:numPr>
          <w:ilvl w:val="0"/>
          <w:numId w:val="721"/>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081=</w:t>
      </w:r>
      <w:r w:rsidRPr="001D19F6">
        <w:rPr>
          <w:rFonts w:ascii="굴림" w:eastAsia="굴림" w:hAnsi="굴림" w:cs="굴림" w:hint="eastAsia"/>
          <w:b/>
          <w:sz w:val="22"/>
        </w:rPr>
        <w:t>①</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xml:space="preserve">, then </w:t>
      </w:r>
      <w:r w:rsidR="003703AB"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082</w:t>
      </w:r>
      <w:r w:rsidR="00E63D9A" w:rsidRPr="001D19F6">
        <w:rPr>
          <w:rFonts w:ascii="Arial" w:eastAsia="굴림" w:hAnsi="Arial" w:cs="Arial"/>
          <w:b/>
          <w:sz w:val="22"/>
        </w:rPr>
        <w:t>.</w:t>
      </w:r>
    </w:p>
    <w:p w14:paraId="65188332" w14:textId="77777777" w:rsidR="00624BD4" w:rsidRPr="001D19F6" w:rsidRDefault="00624BD4" w:rsidP="00F14BA4">
      <w:pPr>
        <w:pStyle w:val="a6"/>
        <w:numPr>
          <w:ilvl w:val="0"/>
          <w:numId w:val="721"/>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081=</w:t>
      </w:r>
      <w:r w:rsidRPr="001D19F6">
        <w:rPr>
          <w:rFonts w:ascii="굴림" w:eastAsia="굴림" w:hAnsi="굴림" w:cs="굴림" w:hint="eastAsia"/>
          <w:b/>
          <w:sz w:val="22"/>
        </w:rPr>
        <w:t>②</w:t>
      </w:r>
      <w:r w:rsidRPr="001D19F6">
        <w:rPr>
          <w:rFonts w:ascii="Arial" w:eastAsia="굴림" w:hAnsi="Arial" w:cs="Arial"/>
          <w:b/>
          <w:sz w:val="22"/>
        </w:rPr>
        <w:t xml:space="preserve">, then </w:t>
      </w:r>
      <w:r w:rsidR="003703AB"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084</w:t>
      </w:r>
      <w:r w:rsidR="00E63D9A" w:rsidRPr="001D19F6">
        <w:rPr>
          <w:rFonts w:ascii="Arial" w:eastAsia="굴림" w:hAnsi="Arial" w:cs="Arial"/>
          <w:b/>
          <w:sz w:val="22"/>
        </w:rPr>
        <w:t>.</w:t>
      </w:r>
    </w:p>
    <w:p w14:paraId="786DFF42" w14:textId="77777777" w:rsidR="00624BD4" w:rsidRPr="001D19F6" w:rsidRDefault="00624BD4" w:rsidP="00624BD4">
      <w:pPr>
        <w:wordWrap/>
        <w:spacing w:line="360" w:lineRule="auto"/>
        <w:rPr>
          <w:rFonts w:ascii="Arial" w:eastAsia="굴림" w:hAnsi="Arial" w:cs="Arial"/>
          <w:b/>
          <w:sz w:val="22"/>
        </w:rPr>
      </w:pPr>
    </w:p>
    <w:p w14:paraId="2EE68EF9" w14:textId="47D05484" w:rsidR="00A06B19" w:rsidRPr="001D19F6" w:rsidRDefault="00527595" w:rsidP="00E55540">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082</w:t>
      </w:r>
      <w:r w:rsidR="00E55540" w:rsidRPr="001D19F6">
        <w:rPr>
          <w:rFonts w:ascii="Arial" w:eastAsia="굴림" w:hAnsi="Arial" w:cs="Arial"/>
          <w:sz w:val="22"/>
        </w:rPr>
        <w:t>. How many</w:t>
      </w:r>
      <w:r w:rsidR="00624BD4" w:rsidRPr="001D19F6">
        <w:rPr>
          <w:rFonts w:ascii="Arial" w:eastAsia="굴림" w:hAnsi="Arial" w:cs="Arial"/>
          <w:sz w:val="22"/>
        </w:rPr>
        <w:t xml:space="preserve"> month</w:t>
      </w:r>
      <w:r w:rsidR="00E55540" w:rsidRPr="001D19F6">
        <w:rPr>
          <w:rFonts w:ascii="Arial" w:eastAsia="굴림" w:hAnsi="Arial" w:cs="Arial"/>
          <w:sz w:val="22"/>
        </w:rPr>
        <w:t>(</w:t>
      </w:r>
      <w:r w:rsidR="00624BD4" w:rsidRPr="001D19F6">
        <w:rPr>
          <w:rFonts w:ascii="Arial" w:eastAsia="굴림" w:hAnsi="Arial" w:cs="Arial"/>
          <w:sz w:val="22"/>
        </w:rPr>
        <w:t>s</w:t>
      </w:r>
      <w:r w:rsidR="00E55540" w:rsidRPr="001D19F6">
        <w:rPr>
          <w:rFonts w:ascii="Arial" w:eastAsia="굴림" w:hAnsi="Arial" w:cs="Arial"/>
          <w:sz w:val="22"/>
        </w:rPr>
        <w:t>)</w:t>
      </w:r>
      <w:r w:rsidR="00624BD4" w:rsidRPr="001D19F6">
        <w:rPr>
          <w:rFonts w:ascii="Arial" w:eastAsia="굴림" w:hAnsi="Arial" w:cs="Arial"/>
          <w:sz w:val="22"/>
        </w:rPr>
        <w:t xml:space="preserve"> did you receive </w:t>
      </w:r>
      <w:r w:rsidR="003B5CC5" w:rsidRPr="001D19F6">
        <w:rPr>
          <w:rFonts w:ascii="Arial" w:eastAsia="굴림" w:hAnsi="Arial" w:cs="Arial"/>
          <w:sz w:val="22"/>
        </w:rPr>
        <w:t>industrial accident compensation insurance benefit</w:t>
      </w:r>
      <w:r w:rsidR="003703AB" w:rsidRPr="001D19F6">
        <w:rPr>
          <w:rFonts w:ascii="Arial" w:eastAsia="굴림" w:hAnsi="Arial" w:cs="Arial"/>
          <w:sz w:val="22"/>
        </w:rPr>
        <w:t xml:space="preserve"> </w:t>
      </w:r>
      <w:r w:rsidR="007F7C97" w:rsidRPr="001D19F6">
        <w:rPr>
          <w:rFonts w:ascii="Arial" w:eastAsia="굴림" w:hAnsi="Arial" w:cs="Arial"/>
          <w:sz w:val="22"/>
        </w:rPr>
        <w:t xml:space="preserve">in the </w:t>
      </w:r>
      <w:r w:rsidR="00044768" w:rsidRPr="001D19F6">
        <w:rPr>
          <w:rFonts w:ascii="Arial" w:eastAsia="굴림" w:hAnsi="Arial" w:cs="Arial"/>
          <w:sz w:val="22"/>
        </w:rPr>
        <w:t>last</w:t>
      </w:r>
      <w:r w:rsidR="007F7C97" w:rsidRPr="001D19F6">
        <w:rPr>
          <w:rFonts w:ascii="Arial" w:eastAsia="굴림" w:hAnsi="Arial" w:cs="Arial"/>
          <w:sz w:val="22"/>
        </w:rPr>
        <w:t xml:space="preserve"> calendar</w:t>
      </w:r>
      <w:r w:rsidR="00044768" w:rsidRPr="001D19F6">
        <w:rPr>
          <w:rFonts w:ascii="Arial" w:eastAsia="굴림" w:hAnsi="Arial" w:cs="Arial"/>
          <w:sz w:val="22"/>
        </w:rPr>
        <w:t xml:space="preserve"> year (</w:t>
      </w:r>
      <w:del w:id="8236" w:author="Keis" w:date="2024-09-06T10:18:00Z">
        <w:r w:rsidR="00446522" w:rsidDel="009F27DD">
          <w:rPr>
            <w:rFonts w:ascii="Arial" w:eastAsia="굴림" w:hAnsi="Arial" w:cs="Arial" w:hint="eastAsia"/>
            <w:color w:val="FF0000"/>
            <w:sz w:val="22"/>
          </w:rPr>
          <w:delText>2019</w:delText>
        </w:r>
      </w:del>
      <w:ins w:id="8237" w:author="Keis" w:date="2024-09-06T10:18:00Z">
        <w:r w:rsidR="009F27DD" w:rsidRPr="009F27DD">
          <w:rPr>
            <w:rFonts w:ascii="Arial" w:eastAsia="굴림" w:hAnsi="Arial" w:cs="Arial" w:hint="eastAsia"/>
            <w:color w:val="00B050"/>
            <w:sz w:val="22"/>
          </w:rPr>
          <w:t>2021</w:t>
        </w:r>
      </w:ins>
      <w:r w:rsidR="00044768" w:rsidRPr="001D19F6">
        <w:rPr>
          <w:rFonts w:ascii="Arial" w:eastAsia="굴림" w:hAnsi="Arial" w:cs="Arial"/>
          <w:sz w:val="22"/>
        </w:rPr>
        <w:t>)</w:t>
      </w:r>
      <w:r w:rsidR="00624BD4" w:rsidRPr="001D19F6">
        <w:rPr>
          <w:rFonts w:ascii="Arial" w:eastAsia="굴림" w:hAnsi="Arial" w:cs="Arial"/>
          <w:sz w:val="22"/>
        </w:rPr>
        <w:t>?</w:t>
      </w:r>
      <w:r w:rsidR="00E63D9A" w:rsidRPr="001D19F6">
        <w:rPr>
          <w:rFonts w:ascii="Arial" w:eastAsia="굴림" w:hAnsi="Arial" w:cs="Arial"/>
          <w:sz w:val="22"/>
        </w:rPr>
        <w:t xml:space="preserve"> </w:t>
      </w:r>
      <w:r w:rsidR="00E55540" w:rsidRPr="001D19F6">
        <w:rPr>
          <w:rFonts w:ascii="Arial" w:eastAsia="굴림" w:hAnsi="Arial" w:cs="Arial"/>
          <w:sz w:val="22"/>
        </w:rPr>
        <w:t>(unit: month)</w:t>
      </w:r>
    </w:p>
    <w:p w14:paraId="5E07B402" w14:textId="77777777" w:rsidR="00E55540" w:rsidRPr="001D19F6" w:rsidRDefault="00E55540" w:rsidP="00E55540">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446522" w:rsidRPr="00BA6722">
        <w:rPr>
          <w:rFonts w:ascii="Arial" w:eastAsia="굴림" w:hAnsi="Arial" w:cs="Arial"/>
          <w:kern w:val="0"/>
          <w:sz w:val="22"/>
          <w:rPrChange w:id="8238" w:author="Keis" w:date="2024-09-13T13:00:00Z">
            <w:rPr>
              <w:rFonts w:ascii="Arial" w:eastAsia="굴림" w:hAnsi="Arial" w:cs="Arial"/>
              <w:color w:val="FF0000"/>
              <w:kern w:val="0"/>
              <w:sz w:val="22"/>
            </w:rPr>
          </w:rPrChange>
        </w:rPr>
        <w:t>1</w:t>
      </w:r>
      <w:r w:rsidRPr="001D19F6">
        <w:rPr>
          <w:rFonts w:ascii="Arial" w:eastAsia="굴림" w:hAnsi="Arial" w:cs="Arial"/>
          <w:kern w:val="0"/>
          <w:sz w:val="22"/>
        </w:rPr>
        <w:t>~12]</w:t>
      </w:r>
    </w:p>
    <w:p w14:paraId="68918A7D" w14:textId="77777777" w:rsidR="00E55540" w:rsidRPr="001D19F6" w:rsidRDefault="00E55540" w:rsidP="00E55540">
      <w:pPr>
        <w:wordWrap/>
        <w:spacing w:line="360" w:lineRule="auto"/>
        <w:rPr>
          <w:rFonts w:ascii="Arial" w:eastAsia="굴림" w:hAnsi="Arial" w:cs="Arial"/>
          <w:sz w:val="22"/>
        </w:rPr>
      </w:pPr>
    </w:p>
    <w:p w14:paraId="327ACE7A" w14:textId="1E472E90"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083.</w:t>
      </w:r>
      <w:r w:rsidR="00284A6C" w:rsidRPr="001D19F6">
        <w:rPr>
          <w:rFonts w:ascii="Arial" w:eastAsia="굴림" w:hAnsi="Arial" w:cs="Arial"/>
          <w:sz w:val="22"/>
        </w:rPr>
        <w:t xml:space="preserve"> </w:t>
      </w:r>
      <w:r w:rsidR="00044768" w:rsidRPr="001D19F6">
        <w:rPr>
          <w:rFonts w:ascii="Arial" w:eastAsia="굴림" w:hAnsi="Arial" w:cs="Arial"/>
          <w:sz w:val="22"/>
        </w:rPr>
        <w:t xml:space="preserve">What was the average </w:t>
      </w:r>
      <w:r w:rsidR="00284A6C" w:rsidRPr="001D19F6">
        <w:rPr>
          <w:rFonts w:ascii="Arial" w:eastAsia="굴림" w:hAnsi="Arial" w:cs="Arial"/>
          <w:kern w:val="0"/>
          <w:sz w:val="22"/>
        </w:rPr>
        <w:t xml:space="preserve">monthly </w:t>
      </w:r>
      <w:r w:rsidR="00044768" w:rsidRPr="001D19F6">
        <w:rPr>
          <w:rFonts w:ascii="Arial" w:eastAsia="굴림" w:hAnsi="Arial" w:cs="Arial"/>
          <w:sz w:val="22"/>
        </w:rPr>
        <w:t xml:space="preserve">amount of </w:t>
      </w:r>
      <w:r w:rsidR="003B5CC5" w:rsidRPr="001D19F6">
        <w:rPr>
          <w:rFonts w:ascii="Arial" w:eastAsia="굴림" w:hAnsi="Arial" w:cs="Arial"/>
          <w:kern w:val="0"/>
          <w:sz w:val="22"/>
        </w:rPr>
        <w:t xml:space="preserve">industrial accident compensation insurance benefit </w:t>
      </w:r>
      <w:r w:rsidR="007F7C97" w:rsidRPr="001D19F6">
        <w:rPr>
          <w:rFonts w:ascii="Arial" w:eastAsia="굴림" w:hAnsi="Arial" w:cs="Arial"/>
          <w:sz w:val="22"/>
        </w:rPr>
        <w:t xml:space="preserve">in the </w:t>
      </w:r>
      <w:r w:rsidR="00044768" w:rsidRPr="001D19F6">
        <w:rPr>
          <w:rFonts w:ascii="Arial" w:eastAsia="굴림" w:hAnsi="Arial" w:cs="Arial"/>
          <w:sz w:val="22"/>
        </w:rPr>
        <w:t>last</w:t>
      </w:r>
      <w:r w:rsidR="007F7C97" w:rsidRPr="001D19F6">
        <w:rPr>
          <w:rFonts w:ascii="Arial" w:eastAsia="굴림" w:hAnsi="Arial" w:cs="Arial"/>
          <w:sz w:val="22"/>
        </w:rPr>
        <w:t xml:space="preserve"> calendar</w:t>
      </w:r>
      <w:r w:rsidR="00044768" w:rsidRPr="001D19F6">
        <w:rPr>
          <w:rFonts w:ascii="Arial" w:eastAsia="굴림" w:hAnsi="Arial" w:cs="Arial"/>
          <w:sz w:val="22"/>
        </w:rPr>
        <w:t xml:space="preserve"> year (</w:t>
      </w:r>
      <w:del w:id="8239" w:author="Keis" w:date="2024-09-06T10:18:00Z">
        <w:r w:rsidR="00446522" w:rsidDel="009F27DD">
          <w:rPr>
            <w:rFonts w:ascii="Arial" w:eastAsia="굴림" w:hAnsi="Arial" w:cs="Arial" w:hint="eastAsia"/>
            <w:color w:val="FF0000"/>
            <w:sz w:val="22"/>
          </w:rPr>
          <w:delText>2019</w:delText>
        </w:r>
      </w:del>
      <w:ins w:id="8240" w:author="Keis" w:date="2024-09-06T10:18:00Z">
        <w:r w:rsidR="009F27DD" w:rsidRPr="009F27DD">
          <w:rPr>
            <w:rFonts w:ascii="Arial" w:eastAsia="굴림" w:hAnsi="Arial" w:cs="Arial" w:hint="eastAsia"/>
            <w:color w:val="00B050"/>
            <w:sz w:val="22"/>
          </w:rPr>
          <w:t>2021</w:t>
        </w:r>
      </w:ins>
      <w:r w:rsidR="00044768" w:rsidRPr="001D19F6">
        <w:rPr>
          <w:rFonts w:ascii="Arial" w:eastAsia="굴림" w:hAnsi="Arial" w:cs="Arial"/>
          <w:sz w:val="22"/>
        </w:rPr>
        <w:t>)</w:t>
      </w:r>
      <w:r w:rsidR="00624BD4" w:rsidRPr="001D19F6">
        <w:rPr>
          <w:rFonts w:ascii="Arial" w:eastAsia="굴림" w:hAnsi="Arial" w:cs="Arial"/>
          <w:sz w:val="22"/>
        </w:rPr>
        <w:t>? (unit: 10,000 Korean won)</w:t>
      </w:r>
    </w:p>
    <w:p w14:paraId="2C4FFBD5" w14:textId="77777777" w:rsidR="008F480F" w:rsidRPr="001D19F6" w:rsidRDefault="008F480F" w:rsidP="00005E99">
      <w:pPr>
        <w:wordWrap/>
        <w:spacing w:line="360" w:lineRule="auto"/>
        <w:rPr>
          <w:rFonts w:ascii="Arial" w:eastAsia="굴림" w:hAnsi="Arial" w:cs="Arial"/>
          <w:sz w:val="22"/>
        </w:rPr>
      </w:pPr>
      <w:r w:rsidRPr="001D19F6">
        <w:rPr>
          <w:rFonts w:ascii="Arial" w:eastAsia="굴림" w:hAnsi="Arial" w:cs="Arial"/>
          <w:sz w:val="22"/>
        </w:rPr>
        <w:t xml:space="preserve">[IWER: In previous interview, an average monthly </w:t>
      </w:r>
      <w:r w:rsidR="003B5CC5" w:rsidRPr="001D19F6">
        <w:rPr>
          <w:rFonts w:ascii="Arial" w:eastAsia="굴림" w:hAnsi="Arial" w:cs="Arial"/>
          <w:kern w:val="0"/>
          <w:sz w:val="22"/>
        </w:rPr>
        <w:t xml:space="preserve">industrial accident compensation insurance </w:t>
      </w:r>
      <w:proofErr w:type="gramStart"/>
      <w:r w:rsidR="003B5CC5" w:rsidRPr="001D19F6">
        <w:rPr>
          <w:rFonts w:ascii="Arial" w:eastAsia="굴림" w:hAnsi="Arial" w:cs="Arial"/>
          <w:kern w:val="0"/>
          <w:sz w:val="22"/>
        </w:rPr>
        <w:t xml:space="preserve">benefit </w:t>
      </w:r>
      <w:r w:rsidRPr="001D19F6">
        <w:rPr>
          <w:rFonts w:ascii="Arial" w:eastAsia="굴림" w:hAnsi="Arial" w:cs="Arial"/>
          <w:sz w:val="22"/>
        </w:rPr>
        <w:t>:</w:t>
      </w:r>
      <w:proofErr w:type="gramEnd"/>
      <w:r w:rsidRPr="001D19F6">
        <w:rPr>
          <w:rFonts w:ascii="Arial" w:eastAsia="굴림" w:hAnsi="Arial" w:cs="Arial"/>
          <w:sz w:val="22"/>
        </w:rPr>
        <w:t xml:space="preserve"> About (PL) 10,000 Ko</w:t>
      </w:r>
      <w:r w:rsidR="008B33B8" w:rsidRPr="001D19F6">
        <w:rPr>
          <w:rFonts w:ascii="Arial" w:eastAsia="굴림" w:hAnsi="Arial" w:cs="Arial"/>
          <w:sz w:val="22"/>
        </w:rPr>
        <w:t>rean won.</w:t>
      </w:r>
      <w:r w:rsidR="004018F3" w:rsidRPr="001D19F6">
        <w:rPr>
          <w:rFonts w:ascii="Arial" w:eastAsia="굴림" w:hAnsi="Arial" w:cs="Arial"/>
          <w:sz w:val="22"/>
        </w:rPr>
        <w:t>]</w:t>
      </w:r>
    </w:p>
    <w:p w14:paraId="137CE83C" w14:textId="77777777" w:rsidR="00513722" w:rsidRPr="001D19F6" w:rsidRDefault="00513722" w:rsidP="00513722">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MW [Range: </w:t>
      </w:r>
      <w:r w:rsidR="00446522" w:rsidRPr="00BA6722">
        <w:rPr>
          <w:rFonts w:ascii="Arial" w:eastAsia="굴림" w:hAnsi="Arial" w:cs="Arial"/>
          <w:kern w:val="0"/>
          <w:sz w:val="22"/>
          <w:rPrChange w:id="8241" w:author="Keis" w:date="2024-09-13T13:00:00Z">
            <w:rPr>
              <w:rFonts w:ascii="Arial" w:eastAsia="굴림" w:hAnsi="Arial" w:cs="Arial"/>
              <w:color w:val="FF0000"/>
              <w:kern w:val="0"/>
              <w:sz w:val="22"/>
            </w:rPr>
          </w:rPrChange>
        </w:rPr>
        <w:t>0</w:t>
      </w:r>
      <w:r w:rsidRPr="00BA6722">
        <w:rPr>
          <w:rFonts w:ascii="Arial" w:eastAsia="굴림" w:hAnsi="Arial" w:cs="Arial"/>
          <w:kern w:val="0"/>
          <w:sz w:val="22"/>
          <w:rPrChange w:id="8242" w:author="Keis" w:date="2024-09-13T13:00:00Z">
            <w:rPr>
              <w:rFonts w:ascii="Arial" w:eastAsia="굴림" w:hAnsi="Arial" w:cs="Arial"/>
              <w:color w:val="FF0000"/>
              <w:kern w:val="0"/>
              <w:sz w:val="22"/>
            </w:rPr>
          </w:rPrChange>
        </w:rPr>
        <w:t xml:space="preserve"> </w:t>
      </w:r>
      <w:r w:rsidRPr="001D19F6">
        <w:rPr>
          <w:rFonts w:ascii="Arial" w:eastAsia="굴림" w:hAnsi="Arial" w:cs="Arial"/>
          <w:kern w:val="0"/>
          <w:sz w:val="22"/>
        </w:rPr>
        <w:t>~ 9997]</w:t>
      </w:r>
      <w:r w:rsidRPr="001D19F6">
        <w:rPr>
          <w:rFonts w:ascii="Arial" w:eastAsia="굴림" w:hAnsi="Arial" w:cs="Arial"/>
          <w:kern w:val="0"/>
          <w:sz w:val="22"/>
        </w:rPr>
        <w:tab/>
      </w:r>
    </w:p>
    <w:p w14:paraId="39E5EEB5"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45037656"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30DFA041" w14:textId="77777777" w:rsidR="00EE46D4" w:rsidRPr="001D19F6" w:rsidRDefault="00EE46D4">
      <w:pPr>
        <w:widowControl/>
        <w:wordWrap/>
        <w:autoSpaceDE/>
        <w:autoSpaceDN/>
        <w:jc w:val="left"/>
        <w:rPr>
          <w:rFonts w:ascii="Arial" w:eastAsia="굴림" w:hAnsi="Arial" w:cs="Arial"/>
          <w:b/>
          <w:sz w:val="22"/>
        </w:rPr>
      </w:pPr>
    </w:p>
    <w:p w14:paraId="0E139D61"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1895BD2" w14:textId="77777777" w:rsidR="00624BD4" w:rsidRPr="001D19F6" w:rsidRDefault="00624BD4" w:rsidP="00F14BA4">
      <w:pPr>
        <w:pStyle w:val="a6"/>
        <w:numPr>
          <w:ilvl w:val="0"/>
          <w:numId w:val="724"/>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081=</w:t>
      </w:r>
      <w:r w:rsidRPr="001D19F6">
        <w:rPr>
          <w:rFonts w:ascii="굴림" w:eastAsia="굴림" w:hAnsi="굴림" w:cs="굴림" w:hint="eastAsia"/>
          <w:b/>
          <w:sz w:val="22"/>
        </w:rPr>
        <w:t>①</w:t>
      </w:r>
      <w:r w:rsidRPr="001D19F6">
        <w:rPr>
          <w:rFonts w:ascii="Arial" w:eastAsia="굴림" w:hAnsi="Arial" w:cs="Arial"/>
          <w:b/>
          <w:sz w:val="22"/>
        </w:rPr>
        <w:t xml:space="preserve">, then </w:t>
      </w:r>
      <w:r w:rsidR="003703AB"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085</w:t>
      </w:r>
      <w:r w:rsidR="00E63D9A" w:rsidRPr="001D19F6">
        <w:rPr>
          <w:rFonts w:ascii="Arial" w:eastAsia="굴림" w:hAnsi="Arial" w:cs="Arial"/>
          <w:b/>
          <w:sz w:val="22"/>
        </w:rPr>
        <w:t>.</w:t>
      </w:r>
    </w:p>
    <w:p w14:paraId="2D944901" w14:textId="77777777" w:rsidR="00624BD4" w:rsidRPr="001D19F6" w:rsidRDefault="00624BD4" w:rsidP="00F14BA4">
      <w:pPr>
        <w:pStyle w:val="a6"/>
        <w:numPr>
          <w:ilvl w:val="0"/>
          <w:numId w:val="724"/>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081=</w:t>
      </w:r>
      <w:r w:rsidRPr="001D19F6">
        <w:rPr>
          <w:rFonts w:ascii="굴림" w:eastAsia="굴림" w:hAnsi="굴림" w:cs="굴림" w:hint="eastAsia"/>
          <w:b/>
          <w:sz w:val="22"/>
        </w:rPr>
        <w:t>②</w:t>
      </w:r>
      <w:r w:rsidRPr="001D19F6">
        <w:rPr>
          <w:rFonts w:ascii="Arial" w:eastAsia="굴림" w:hAnsi="Arial" w:cs="Arial"/>
          <w:b/>
          <w:sz w:val="22"/>
        </w:rPr>
        <w:t xml:space="preserve"> or </w:t>
      </w:r>
      <w:r w:rsidRPr="001D19F6">
        <w:rPr>
          <w:rFonts w:ascii="굴림" w:eastAsia="굴림" w:hAnsi="굴림" w:cs="굴림" w:hint="eastAsia"/>
          <w:b/>
          <w:sz w:val="22"/>
        </w:rPr>
        <w:t>③</w:t>
      </w:r>
      <w:r w:rsidRPr="001D19F6">
        <w:rPr>
          <w:rFonts w:ascii="Arial" w:eastAsia="굴림" w:hAnsi="Arial" w:cs="Arial"/>
          <w:b/>
          <w:sz w:val="22"/>
        </w:rPr>
        <w:t xml:space="preserve">, then </w:t>
      </w:r>
      <w:r w:rsidR="003703AB"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084</w:t>
      </w:r>
      <w:r w:rsidR="00E63D9A" w:rsidRPr="001D19F6">
        <w:rPr>
          <w:rFonts w:ascii="Arial" w:eastAsia="굴림" w:hAnsi="Arial" w:cs="Arial"/>
          <w:b/>
          <w:sz w:val="22"/>
        </w:rPr>
        <w:t>.</w:t>
      </w:r>
    </w:p>
    <w:p w14:paraId="2CC16A4E" w14:textId="77777777" w:rsidR="00624BD4" w:rsidRPr="001D19F6" w:rsidRDefault="00624BD4" w:rsidP="00005E99">
      <w:pPr>
        <w:wordWrap/>
        <w:spacing w:line="360" w:lineRule="auto"/>
        <w:rPr>
          <w:rFonts w:ascii="Arial" w:eastAsia="굴림" w:hAnsi="Arial" w:cs="Arial"/>
          <w:b/>
          <w:sz w:val="22"/>
        </w:rPr>
      </w:pPr>
    </w:p>
    <w:p w14:paraId="1317FBFE" w14:textId="2BD1FF4A"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084. </w:t>
      </w:r>
      <w:r w:rsidR="00E63D9A" w:rsidRPr="001D19F6">
        <w:rPr>
          <w:rFonts w:ascii="Arial" w:eastAsia="굴림" w:hAnsi="Arial" w:cs="Arial"/>
          <w:sz w:val="22"/>
        </w:rPr>
        <w:t xml:space="preserve">What was the total amount of </w:t>
      </w:r>
      <w:r w:rsidR="003B5CC5" w:rsidRPr="001D19F6">
        <w:rPr>
          <w:rFonts w:ascii="Arial" w:eastAsia="굴림" w:hAnsi="Arial" w:cs="Arial"/>
          <w:sz w:val="22"/>
        </w:rPr>
        <w:t xml:space="preserve">industrial accident compensation insurance </w:t>
      </w:r>
      <w:proofErr w:type="gramStart"/>
      <w:r w:rsidR="003B5CC5" w:rsidRPr="001D19F6">
        <w:rPr>
          <w:rFonts w:ascii="Arial" w:eastAsia="굴림" w:hAnsi="Arial" w:cs="Arial"/>
          <w:sz w:val="22"/>
        </w:rPr>
        <w:t xml:space="preserve">benefit </w:t>
      </w:r>
      <w:r w:rsidR="00AB6B52" w:rsidRPr="001D19F6">
        <w:rPr>
          <w:rFonts w:ascii="Arial" w:eastAsia="굴림" w:hAnsi="Arial" w:cs="Arial"/>
          <w:sz w:val="22"/>
        </w:rPr>
        <w:t xml:space="preserve"> </w:t>
      </w:r>
      <w:r w:rsidR="00624BD4" w:rsidRPr="001D19F6">
        <w:rPr>
          <w:rFonts w:ascii="Arial" w:eastAsia="굴림" w:hAnsi="Arial" w:cs="Arial"/>
          <w:sz w:val="22"/>
        </w:rPr>
        <w:t>you</w:t>
      </w:r>
      <w:proofErr w:type="gramEnd"/>
      <w:r w:rsidR="00624BD4" w:rsidRPr="001D19F6">
        <w:rPr>
          <w:rFonts w:ascii="Arial" w:eastAsia="굴림" w:hAnsi="Arial" w:cs="Arial"/>
          <w:sz w:val="22"/>
        </w:rPr>
        <w:t xml:space="preserve"> receive</w:t>
      </w:r>
      <w:r w:rsidR="00E63D9A" w:rsidRPr="001D19F6">
        <w:rPr>
          <w:rFonts w:ascii="Arial" w:eastAsia="굴림" w:hAnsi="Arial" w:cs="Arial"/>
          <w:sz w:val="22"/>
        </w:rPr>
        <w:t>d</w:t>
      </w:r>
      <w:r w:rsidR="00624BD4" w:rsidRPr="001D19F6">
        <w:rPr>
          <w:rFonts w:ascii="Arial" w:eastAsia="굴림" w:hAnsi="Arial" w:cs="Arial"/>
          <w:sz w:val="22"/>
        </w:rPr>
        <w:t xml:space="preserve"> </w:t>
      </w:r>
      <w:r w:rsidR="003703AB" w:rsidRPr="001D19F6">
        <w:rPr>
          <w:rFonts w:ascii="Arial" w:eastAsia="굴림" w:hAnsi="Arial" w:cs="Arial"/>
          <w:sz w:val="22"/>
        </w:rPr>
        <w:t>for</w:t>
      </w:r>
      <w:r w:rsidR="00044768" w:rsidRPr="001D19F6">
        <w:rPr>
          <w:rFonts w:ascii="Arial" w:eastAsia="굴림" w:hAnsi="Arial" w:cs="Arial"/>
          <w:sz w:val="22"/>
        </w:rPr>
        <w:t xml:space="preserve"> a</w:t>
      </w:r>
      <w:r w:rsidR="00624BD4" w:rsidRPr="001D19F6">
        <w:rPr>
          <w:rFonts w:ascii="Arial" w:eastAsia="굴림" w:hAnsi="Arial" w:cs="Arial"/>
          <w:sz w:val="22"/>
        </w:rPr>
        <w:t xml:space="preserve"> lump sum in</w:t>
      </w:r>
      <w:r w:rsidR="00044768"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243" w:author="Keis" w:date="2024-09-06T10:18:00Z">
        <w:r w:rsidR="00446522" w:rsidDel="009F27DD">
          <w:rPr>
            <w:rFonts w:ascii="Arial" w:eastAsia="굴림" w:hAnsi="Arial" w:cs="Arial" w:hint="eastAsia"/>
            <w:color w:val="FF0000"/>
            <w:sz w:val="22"/>
          </w:rPr>
          <w:delText>2019</w:delText>
        </w:r>
      </w:del>
      <w:ins w:id="8244"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(unit: 10,000 Korean won)</w:t>
      </w:r>
    </w:p>
    <w:p w14:paraId="1A2B07F5" w14:textId="77777777" w:rsidR="008B33B8" w:rsidRPr="001D19F6" w:rsidRDefault="008F480F" w:rsidP="00005E99">
      <w:pPr>
        <w:wordWrap/>
        <w:spacing w:line="360" w:lineRule="auto"/>
        <w:rPr>
          <w:rFonts w:ascii="Arial" w:eastAsia="굴림" w:hAnsi="Arial" w:cs="Arial"/>
          <w:sz w:val="22"/>
        </w:rPr>
      </w:pPr>
      <w:r w:rsidRPr="001D19F6">
        <w:rPr>
          <w:rFonts w:ascii="Arial" w:eastAsia="굴림" w:hAnsi="Arial" w:cs="Arial"/>
          <w:sz w:val="22"/>
        </w:rPr>
        <w:t xml:space="preserve">[IWER: </w:t>
      </w:r>
    </w:p>
    <w:p w14:paraId="7FDCFCD2" w14:textId="77777777" w:rsidR="008F480F" w:rsidRPr="001D19F6" w:rsidRDefault="008B33B8" w:rsidP="00005E99">
      <w:pPr>
        <w:wordWrap/>
        <w:spacing w:line="360" w:lineRule="auto"/>
        <w:rPr>
          <w:rFonts w:ascii="Arial" w:eastAsia="굴림" w:hAnsi="Arial" w:cs="Arial"/>
          <w:sz w:val="22"/>
        </w:rPr>
      </w:pPr>
      <w:r w:rsidRPr="001D19F6">
        <w:rPr>
          <w:rFonts w:ascii="Arial" w:eastAsia="굴림" w:hAnsi="Arial" w:cs="Arial"/>
          <w:sz w:val="22"/>
        </w:rPr>
        <w:t xml:space="preserve">- </w:t>
      </w:r>
      <w:r w:rsidR="008F480F" w:rsidRPr="001D19F6">
        <w:rPr>
          <w:rFonts w:ascii="Arial" w:eastAsia="굴림" w:hAnsi="Arial" w:cs="Arial"/>
          <w:sz w:val="22"/>
        </w:rPr>
        <w:t xml:space="preserve">In previous interview, the total of </w:t>
      </w:r>
      <w:r w:rsidR="003B5CC5" w:rsidRPr="001D19F6">
        <w:rPr>
          <w:rFonts w:ascii="Arial" w:eastAsia="굴림" w:hAnsi="Arial" w:cs="Arial"/>
          <w:sz w:val="22"/>
        </w:rPr>
        <w:t xml:space="preserve">industrial accident compensation insurance </w:t>
      </w:r>
      <w:proofErr w:type="gramStart"/>
      <w:r w:rsidR="003B5CC5" w:rsidRPr="001D19F6">
        <w:rPr>
          <w:rFonts w:ascii="Arial" w:eastAsia="굴림" w:hAnsi="Arial" w:cs="Arial"/>
          <w:sz w:val="22"/>
        </w:rPr>
        <w:t xml:space="preserve">benefit </w:t>
      </w:r>
      <w:r w:rsidR="009B1346" w:rsidRPr="001D19F6">
        <w:rPr>
          <w:rFonts w:ascii="Arial" w:eastAsia="굴림" w:hAnsi="Arial" w:cs="Arial"/>
          <w:sz w:val="22"/>
        </w:rPr>
        <w:t xml:space="preserve"> </w:t>
      </w:r>
      <w:r w:rsidR="008F480F" w:rsidRPr="001D19F6">
        <w:rPr>
          <w:rFonts w:ascii="Arial" w:eastAsia="굴림" w:hAnsi="Arial" w:cs="Arial"/>
          <w:sz w:val="22"/>
        </w:rPr>
        <w:t>(</w:t>
      </w:r>
      <w:proofErr w:type="gramEnd"/>
      <w:r w:rsidR="008F480F" w:rsidRPr="001D19F6">
        <w:rPr>
          <w:rFonts w:ascii="Arial" w:eastAsia="굴림" w:hAnsi="Arial" w:cs="Arial"/>
          <w:sz w:val="22"/>
        </w:rPr>
        <w:t>a lump sum</w:t>
      </w:r>
      <w:r w:rsidRPr="001D19F6">
        <w:rPr>
          <w:rFonts w:ascii="Arial" w:eastAsia="굴림" w:hAnsi="Arial" w:cs="Arial"/>
          <w:sz w:val="22"/>
        </w:rPr>
        <w:t>): About (PL) 10,000 Korean won.</w:t>
      </w:r>
    </w:p>
    <w:p w14:paraId="5BDBF4AE" w14:textId="77777777" w:rsidR="008B33B8" w:rsidRPr="001D19F6" w:rsidRDefault="008B33B8" w:rsidP="008B33B8">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046A2BC" w14:textId="77777777" w:rsidR="008B33B8" w:rsidRPr="001D19F6" w:rsidRDefault="008B33B8" w:rsidP="008B33B8">
      <w:pPr>
        <w:wordWrap/>
        <w:spacing w:line="360" w:lineRule="auto"/>
        <w:rPr>
          <w:rFonts w:ascii="Arial" w:eastAsia="굴림" w:hAnsi="Arial" w:cs="Arial"/>
          <w:sz w:val="22"/>
        </w:rPr>
      </w:pPr>
      <w:r w:rsidRPr="001D19F6">
        <w:rPr>
          <w:rFonts w:ascii="Arial" w:eastAsia="굴림" w:hAnsi="Arial" w:cs="Arial"/>
          <w:kern w:val="0"/>
          <w:sz w:val="22"/>
        </w:rPr>
        <w:lastRenderedPageBreak/>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w:t>
      </w:r>
    </w:p>
    <w:p w14:paraId="50DDD2DF"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68EFA746"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4CF128B5" w14:textId="77777777" w:rsidR="00624BD4" w:rsidRPr="001D19F6" w:rsidRDefault="00624BD4" w:rsidP="00005E99">
      <w:pPr>
        <w:wordWrap/>
        <w:spacing w:line="360" w:lineRule="auto"/>
        <w:rPr>
          <w:rFonts w:ascii="Arial" w:eastAsia="굴림" w:hAnsi="Arial" w:cs="Arial"/>
          <w:sz w:val="22"/>
        </w:rPr>
      </w:pPr>
    </w:p>
    <w:p w14:paraId="5AB38065" w14:textId="323B7D78"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085.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(amount calculated </w:t>
      </w:r>
      <w:r w:rsidR="00044768"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082, </w:t>
      </w:r>
      <w:r w:rsidRPr="001D19F6">
        <w:rPr>
          <w:rFonts w:ascii="Arial" w:eastAsia="굴림" w:hAnsi="Arial" w:cs="Arial"/>
          <w:sz w:val="22"/>
        </w:rPr>
        <w:t>E</w:t>
      </w:r>
      <w:r w:rsidR="00624BD4" w:rsidRPr="001D19F6">
        <w:rPr>
          <w:rFonts w:ascii="Arial" w:eastAsia="굴림" w:hAnsi="Arial" w:cs="Arial"/>
          <w:sz w:val="22"/>
        </w:rPr>
        <w:t xml:space="preserve">083, and </w:t>
      </w:r>
      <w:r w:rsidRPr="001D19F6">
        <w:rPr>
          <w:rFonts w:ascii="Arial" w:eastAsia="굴림" w:hAnsi="Arial" w:cs="Arial"/>
          <w:sz w:val="22"/>
        </w:rPr>
        <w:t>E</w:t>
      </w:r>
      <w:r w:rsidR="00624BD4" w:rsidRPr="001D19F6">
        <w:rPr>
          <w:rFonts w:ascii="Arial" w:eastAsia="굴림" w:hAnsi="Arial" w:cs="Arial"/>
          <w:sz w:val="22"/>
        </w:rPr>
        <w:t>084)</w:t>
      </w:r>
      <w:r w:rsidR="00E63D9A" w:rsidRPr="001D19F6">
        <w:rPr>
          <w:rFonts w:ascii="Arial" w:eastAsia="굴림" w:hAnsi="Arial" w:cs="Arial"/>
          <w:sz w:val="22"/>
        </w:rPr>
        <w:t xml:space="preserve"> </w:t>
      </w:r>
      <w:r w:rsidR="003B5CC5" w:rsidRPr="001D19F6">
        <w:rPr>
          <w:rFonts w:ascii="Arial" w:eastAsia="굴림" w:hAnsi="Arial" w:cs="Arial"/>
          <w:sz w:val="22"/>
        </w:rPr>
        <w:t xml:space="preserve">industrial accident compensation insurance benefit </w:t>
      </w:r>
      <w:r w:rsidR="00624BD4" w:rsidRPr="001D19F6">
        <w:rPr>
          <w:rFonts w:ascii="Arial" w:eastAsia="굴림" w:hAnsi="Arial" w:cs="Arial"/>
          <w:sz w:val="22"/>
        </w:rPr>
        <w:t>in</w:t>
      </w:r>
      <w:r w:rsidR="00044768"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245" w:author="Keis" w:date="2024-09-06T10:18:00Z">
        <w:r w:rsidR="00446522" w:rsidRPr="00446522" w:rsidDel="009F27DD">
          <w:rPr>
            <w:rFonts w:ascii="Arial" w:eastAsia="굴림" w:hAnsi="Arial" w:cs="Arial" w:hint="eastAsia"/>
            <w:color w:val="FF0000"/>
            <w:sz w:val="22"/>
          </w:rPr>
          <w:delText>2019</w:delText>
        </w:r>
      </w:del>
      <w:ins w:id="8246"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044768" w:rsidRPr="001D19F6">
        <w:rPr>
          <w:rFonts w:ascii="Arial" w:eastAsia="굴림" w:hAnsi="Arial" w:cs="Arial"/>
          <w:sz w:val="22"/>
        </w:rPr>
        <w:t>.</w:t>
      </w:r>
      <w:r w:rsidR="00C91DDF" w:rsidRPr="001D19F6">
        <w:rPr>
          <w:rFonts w:ascii="Arial" w:eastAsia="굴림" w:hAnsi="Arial" w:cs="Arial"/>
          <w:sz w:val="22"/>
        </w:rPr>
        <w:t xml:space="preserve"> </w:t>
      </w:r>
      <w:r w:rsidR="00044768" w:rsidRPr="001D19F6">
        <w:rPr>
          <w:rFonts w:ascii="Arial" w:eastAsia="굴림" w:hAnsi="Arial" w:cs="Arial"/>
          <w:sz w:val="22"/>
        </w:rPr>
        <w:t>I</w:t>
      </w:r>
      <w:r w:rsidR="00624BD4" w:rsidRPr="001D19F6">
        <w:rPr>
          <w:rFonts w:ascii="Arial" w:eastAsia="굴림" w:hAnsi="Arial" w:cs="Arial"/>
          <w:sz w:val="22"/>
        </w:rPr>
        <w:t>s this correct?</w:t>
      </w:r>
    </w:p>
    <w:p w14:paraId="335177F6" w14:textId="77777777" w:rsidR="008F480F" w:rsidRPr="001D19F6" w:rsidRDefault="008F480F" w:rsidP="00005E99">
      <w:pPr>
        <w:wordWrap/>
        <w:spacing w:line="360" w:lineRule="auto"/>
        <w:rPr>
          <w:rFonts w:ascii="Arial" w:eastAsia="굴림" w:hAnsi="Arial" w:cs="Arial"/>
          <w:sz w:val="22"/>
        </w:rPr>
      </w:pPr>
      <w:r w:rsidRPr="001D19F6">
        <w:rPr>
          <w:rFonts w:ascii="Arial" w:eastAsia="굴림" w:hAnsi="Arial" w:cs="Arial"/>
          <w:sz w:val="22"/>
        </w:rPr>
        <w:t xml:space="preserve">[IWER: In previous interview, the total of </w:t>
      </w:r>
      <w:r w:rsidR="003B5CC5" w:rsidRPr="001D19F6">
        <w:rPr>
          <w:rFonts w:ascii="Arial" w:eastAsia="굴림" w:hAnsi="Arial" w:cs="Arial"/>
          <w:kern w:val="0"/>
          <w:sz w:val="22"/>
        </w:rPr>
        <w:t xml:space="preserve">industrial accident compensation insurance </w:t>
      </w:r>
      <w:proofErr w:type="gramStart"/>
      <w:r w:rsidR="003B5CC5" w:rsidRPr="001D19F6">
        <w:rPr>
          <w:rFonts w:ascii="Arial" w:eastAsia="굴림" w:hAnsi="Arial" w:cs="Arial"/>
          <w:kern w:val="0"/>
          <w:sz w:val="22"/>
        </w:rPr>
        <w:t xml:space="preserve">benefit </w:t>
      </w:r>
      <w:r w:rsidRPr="001D19F6">
        <w:rPr>
          <w:rFonts w:ascii="Arial" w:eastAsia="굴림" w:hAnsi="Arial" w:cs="Arial"/>
          <w:sz w:val="22"/>
        </w:rPr>
        <w:t>:</w:t>
      </w:r>
      <w:proofErr w:type="gramEnd"/>
      <w:r w:rsidRPr="001D19F6">
        <w:rPr>
          <w:rFonts w:ascii="Arial" w:eastAsia="굴림" w:hAnsi="Arial" w:cs="Arial"/>
          <w:sz w:val="22"/>
        </w:rPr>
        <w:t xml:space="preserve"> About (PL) 10,000 Korean won]</w:t>
      </w:r>
    </w:p>
    <w:p w14:paraId="5773E6F7" w14:textId="77777777" w:rsidR="00C91DDF" w:rsidRPr="001D19F6" w:rsidRDefault="00C91DDF" w:rsidP="00F14BA4">
      <w:pPr>
        <w:pStyle w:val="a6"/>
        <w:numPr>
          <w:ilvl w:val="0"/>
          <w:numId w:val="72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E091</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E086~E090 unfolding</w:t>
      </w:r>
    </w:p>
    <w:p w14:paraId="14708054"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3AF7CDE3"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086~</w:t>
      </w:r>
      <w:r w:rsidR="00527595" w:rsidRPr="001D19F6">
        <w:rPr>
          <w:rFonts w:ascii="Arial" w:eastAsia="굴림" w:hAnsi="Arial" w:cs="Arial"/>
          <w:sz w:val="22"/>
        </w:rPr>
        <w:t>E</w:t>
      </w:r>
      <w:r w:rsidRPr="001D19F6">
        <w:rPr>
          <w:rFonts w:ascii="Arial" w:eastAsia="굴림" w:hAnsi="Arial" w:cs="Arial"/>
          <w:sz w:val="22"/>
        </w:rPr>
        <w:t>090 unfolding</w:t>
      </w:r>
    </w:p>
    <w:p w14:paraId="4FA26038" w14:textId="77777777" w:rsidR="00624BD4" w:rsidRPr="001D19F6" w:rsidRDefault="00624BD4" w:rsidP="00005E99">
      <w:pPr>
        <w:wordWrap/>
        <w:spacing w:line="360" w:lineRule="auto"/>
        <w:rPr>
          <w:rFonts w:ascii="Arial" w:eastAsia="굴림" w:hAnsi="Arial" w:cs="Arial"/>
          <w:sz w:val="22"/>
        </w:rPr>
      </w:pPr>
    </w:p>
    <w:p w14:paraId="23522D9F"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C91DDF"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086~</w:t>
      </w:r>
      <w:r w:rsidR="00527595" w:rsidRPr="001D19F6">
        <w:rPr>
          <w:rFonts w:ascii="Arial" w:eastAsia="굴림" w:hAnsi="Arial" w:cs="Arial"/>
          <w:b/>
          <w:sz w:val="22"/>
        </w:rPr>
        <w:t>E</w:t>
      </w:r>
      <w:r w:rsidRPr="001D19F6">
        <w:rPr>
          <w:rFonts w:ascii="Arial" w:eastAsia="굴림" w:hAnsi="Arial" w:cs="Arial"/>
          <w:b/>
          <w:sz w:val="22"/>
        </w:rPr>
        <w:t>090. Unfolding bracket questions &gt;</w:t>
      </w:r>
    </w:p>
    <w:p w14:paraId="22ACE81B" w14:textId="77777777" w:rsidR="00521BFA" w:rsidRPr="001D19F6" w:rsidRDefault="00521BFA" w:rsidP="00521BFA">
      <w:pPr>
        <w:wordWrap/>
        <w:spacing w:line="360" w:lineRule="auto"/>
        <w:rPr>
          <w:rFonts w:ascii="Arial" w:eastAsia="굴림" w:hAnsi="Arial" w:cs="Arial"/>
          <w:sz w:val="22"/>
        </w:rPr>
      </w:pPr>
      <w:r w:rsidRPr="001D19F6">
        <w:rPr>
          <w:rFonts w:ascii="Arial" w:eastAsia="굴림" w:hAnsi="Arial" w:cs="Arial"/>
          <w:sz w:val="22"/>
        </w:rPr>
        <w:t>[IWER: Go back to E084 and record if R answers the amount during the interview.]</w:t>
      </w:r>
    </w:p>
    <w:p w14:paraId="5E512840" w14:textId="2F49384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086. Did it amount to a total of less than, about equal to or more than 300 MW (10,000</w:t>
      </w:r>
      <w:r w:rsidR="00C91DDF" w:rsidRPr="001D19F6">
        <w:rPr>
          <w:rFonts w:ascii="Arial" w:eastAsia="굴림" w:hAnsi="Arial" w:cs="Arial"/>
          <w:sz w:val="22"/>
        </w:rPr>
        <w:t xml:space="preserve"> </w:t>
      </w:r>
      <w:r w:rsidR="00624BD4" w:rsidRPr="001D19F6">
        <w:rPr>
          <w:rFonts w:ascii="Arial" w:eastAsia="굴림" w:hAnsi="Arial" w:cs="Arial"/>
          <w:sz w:val="22"/>
        </w:rPr>
        <w:t>Korean won)</w:t>
      </w:r>
      <w:r w:rsidR="008F480F" w:rsidRPr="001D19F6">
        <w:rPr>
          <w:rFonts w:ascii="Arial" w:eastAsia="굴림" w:hAnsi="Arial" w:cs="Arial"/>
          <w:sz w:val="22"/>
        </w:rPr>
        <w:t xml:space="preserve"> in the last calendar year (</w:t>
      </w:r>
      <w:del w:id="8247" w:author="Keis" w:date="2024-09-06T10:18:00Z">
        <w:r w:rsidR="00446522" w:rsidDel="009F27DD">
          <w:rPr>
            <w:rFonts w:ascii="Arial" w:eastAsia="굴림" w:hAnsi="Arial" w:cs="Arial" w:hint="eastAsia"/>
            <w:color w:val="FF0000"/>
            <w:sz w:val="22"/>
          </w:rPr>
          <w:delText>2019</w:delText>
        </w:r>
      </w:del>
      <w:ins w:id="8248" w:author="Keis" w:date="2024-09-06T10:18:00Z">
        <w:r w:rsidR="009F27DD" w:rsidRPr="009F27DD">
          <w:rPr>
            <w:rFonts w:ascii="Arial" w:eastAsia="굴림" w:hAnsi="Arial" w:cs="Arial" w:hint="eastAsia"/>
            <w:color w:val="00B050"/>
            <w:sz w:val="22"/>
          </w:rPr>
          <w:t>2021</w:t>
        </w:r>
      </w:ins>
      <w:r w:rsidR="008F480F" w:rsidRPr="001D19F6">
        <w:rPr>
          <w:rFonts w:ascii="Arial" w:eastAsia="굴림" w:hAnsi="Arial" w:cs="Arial"/>
          <w:sz w:val="22"/>
        </w:rPr>
        <w:t>)</w:t>
      </w:r>
      <w:r w:rsidR="00624BD4" w:rsidRPr="001D19F6">
        <w:rPr>
          <w:rFonts w:ascii="Arial" w:eastAsia="굴림" w:hAnsi="Arial" w:cs="Arial"/>
          <w:sz w:val="22"/>
        </w:rPr>
        <w:t>?</w:t>
      </w:r>
    </w:p>
    <w:p w14:paraId="6A82144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1B512A16"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13C8413F"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047BCAA8" w14:textId="77777777" w:rsidR="00624BD4" w:rsidRPr="001D19F6" w:rsidRDefault="00624BD4" w:rsidP="00005E99">
      <w:pPr>
        <w:wordWrap/>
        <w:spacing w:line="360" w:lineRule="auto"/>
        <w:rPr>
          <w:rFonts w:ascii="Arial" w:eastAsia="굴림" w:hAnsi="Arial" w:cs="Arial"/>
          <w:sz w:val="22"/>
        </w:rPr>
      </w:pPr>
    </w:p>
    <w:p w14:paraId="1C1A4E6C" w14:textId="2701449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087. Did it amount to a tot</w:t>
      </w:r>
      <w:r w:rsidR="006F0959" w:rsidRPr="001D19F6">
        <w:rPr>
          <w:rFonts w:ascii="Arial" w:eastAsia="굴림" w:hAnsi="Arial" w:cs="Arial"/>
          <w:sz w:val="22"/>
        </w:rPr>
        <w:t>al of less than, about equal to</w:t>
      </w:r>
      <w:r w:rsidR="00624BD4" w:rsidRPr="001D19F6">
        <w:rPr>
          <w:rFonts w:ascii="Arial" w:eastAsia="굴림" w:hAnsi="Arial" w:cs="Arial"/>
          <w:sz w:val="22"/>
        </w:rPr>
        <w:t xml:space="preserve"> or more than 600 MW (10,000</w:t>
      </w:r>
      <w:r w:rsidR="00C91DDF" w:rsidRPr="001D19F6">
        <w:rPr>
          <w:rFonts w:ascii="Arial" w:eastAsia="굴림" w:hAnsi="Arial" w:cs="Arial"/>
          <w:sz w:val="22"/>
        </w:rPr>
        <w:t xml:space="preserve"> </w:t>
      </w:r>
      <w:r w:rsidR="00624BD4" w:rsidRPr="001D19F6">
        <w:rPr>
          <w:rFonts w:ascii="Arial" w:eastAsia="굴림" w:hAnsi="Arial" w:cs="Arial"/>
          <w:sz w:val="22"/>
        </w:rPr>
        <w:t>Korean won)</w:t>
      </w:r>
      <w:r w:rsidR="008F480F" w:rsidRPr="001D19F6">
        <w:rPr>
          <w:rFonts w:ascii="Arial" w:eastAsia="굴림" w:hAnsi="Arial" w:cs="Arial"/>
          <w:sz w:val="22"/>
        </w:rPr>
        <w:t xml:space="preserve"> in the last calendar year (</w:t>
      </w:r>
      <w:del w:id="8249" w:author="Keis" w:date="2024-09-06T10:18:00Z">
        <w:r w:rsidR="00446522" w:rsidDel="009F27DD">
          <w:rPr>
            <w:rFonts w:ascii="Arial" w:eastAsia="굴림" w:hAnsi="Arial" w:cs="Arial" w:hint="eastAsia"/>
            <w:color w:val="FF0000"/>
            <w:sz w:val="22"/>
          </w:rPr>
          <w:delText>2019</w:delText>
        </w:r>
      </w:del>
      <w:ins w:id="8250" w:author="Keis" w:date="2024-09-06T10:18:00Z">
        <w:r w:rsidR="009F27DD" w:rsidRPr="009F27DD">
          <w:rPr>
            <w:rFonts w:ascii="Arial" w:eastAsia="굴림" w:hAnsi="Arial" w:cs="Arial" w:hint="eastAsia"/>
            <w:color w:val="00B050"/>
            <w:sz w:val="22"/>
          </w:rPr>
          <w:t>2021</w:t>
        </w:r>
      </w:ins>
      <w:r w:rsidR="008F480F" w:rsidRPr="001D19F6">
        <w:rPr>
          <w:rFonts w:ascii="Arial" w:eastAsia="굴림" w:hAnsi="Arial" w:cs="Arial"/>
          <w:sz w:val="22"/>
        </w:rPr>
        <w:t>)</w:t>
      </w:r>
      <w:r w:rsidR="00624BD4" w:rsidRPr="001D19F6">
        <w:rPr>
          <w:rFonts w:ascii="Arial" w:eastAsia="굴림" w:hAnsi="Arial" w:cs="Arial"/>
          <w:sz w:val="22"/>
        </w:rPr>
        <w:t>?</w:t>
      </w:r>
    </w:p>
    <w:p w14:paraId="383F5256"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7046838F"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5C31E86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01ACAC94" w14:textId="77777777" w:rsidR="00624BD4" w:rsidRPr="001D19F6" w:rsidRDefault="00624BD4" w:rsidP="00005E99">
      <w:pPr>
        <w:wordWrap/>
        <w:spacing w:line="360" w:lineRule="auto"/>
        <w:rPr>
          <w:rFonts w:ascii="Arial" w:eastAsia="굴림" w:hAnsi="Arial" w:cs="Arial"/>
          <w:sz w:val="22"/>
        </w:rPr>
      </w:pPr>
    </w:p>
    <w:p w14:paraId="58656D5A" w14:textId="76B199FD"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088. Did it amount to a total of less than, about equal to or more than 1,200 MW (10,000</w:t>
      </w:r>
      <w:r w:rsidR="00C91DDF" w:rsidRPr="001D19F6">
        <w:rPr>
          <w:rFonts w:ascii="Arial" w:eastAsia="굴림" w:hAnsi="Arial" w:cs="Arial"/>
          <w:sz w:val="22"/>
        </w:rPr>
        <w:t xml:space="preserve"> </w:t>
      </w:r>
      <w:r w:rsidR="00624BD4" w:rsidRPr="001D19F6">
        <w:rPr>
          <w:rFonts w:ascii="Arial" w:eastAsia="굴림" w:hAnsi="Arial" w:cs="Arial"/>
          <w:sz w:val="22"/>
        </w:rPr>
        <w:t>Korean won)</w:t>
      </w:r>
      <w:r w:rsidR="008F480F" w:rsidRPr="001D19F6">
        <w:rPr>
          <w:rFonts w:ascii="Arial" w:eastAsia="굴림" w:hAnsi="Arial" w:cs="Arial"/>
          <w:sz w:val="22"/>
        </w:rPr>
        <w:t xml:space="preserve"> in the last calendar year (</w:t>
      </w:r>
      <w:del w:id="8251" w:author="Keis" w:date="2024-09-06T10:18:00Z">
        <w:r w:rsidR="00446522" w:rsidDel="009F27DD">
          <w:rPr>
            <w:rFonts w:ascii="Arial" w:eastAsia="굴림" w:hAnsi="Arial" w:cs="Arial" w:hint="eastAsia"/>
            <w:color w:val="FF0000"/>
            <w:sz w:val="22"/>
          </w:rPr>
          <w:delText>2019</w:delText>
        </w:r>
      </w:del>
      <w:ins w:id="8252" w:author="Keis" w:date="2024-09-06T10:18:00Z">
        <w:r w:rsidR="009F27DD" w:rsidRPr="009F27DD">
          <w:rPr>
            <w:rFonts w:ascii="Arial" w:eastAsia="굴림" w:hAnsi="Arial" w:cs="Arial" w:hint="eastAsia"/>
            <w:color w:val="00B050"/>
            <w:sz w:val="22"/>
          </w:rPr>
          <w:t>2021</w:t>
        </w:r>
      </w:ins>
      <w:r w:rsidR="008F480F" w:rsidRPr="001D19F6">
        <w:rPr>
          <w:rFonts w:ascii="Arial" w:eastAsia="굴림" w:hAnsi="Arial" w:cs="Arial"/>
          <w:sz w:val="22"/>
        </w:rPr>
        <w:t>)</w:t>
      </w:r>
      <w:r w:rsidR="00624BD4" w:rsidRPr="001D19F6">
        <w:rPr>
          <w:rFonts w:ascii="Arial" w:eastAsia="굴림" w:hAnsi="Arial" w:cs="Arial"/>
          <w:sz w:val="22"/>
        </w:rPr>
        <w:t>?</w:t>
      </w:r>
    </w:p>
    <w:p w14:paraId="4620E964"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77A68E0C"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4BA451B4"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79DF3D3B" w14:textId="77777777" w:rsidR="00624BD4" w:rsidRPr="001D19F6" w:rsidRDefault="00624BD4" w:rsidP="00005E99">
      <w:pPr>
        <w:wordWrap/>
        <w:spacing w:line="360" w:lineRule="auto"/>
        <w:rPr>
          <w:rFonts w:ascii="Arial" w:eastAsia="굴림" w:hAnsi="Arial" w:cs="Arial"/>
          <w:sz w:val="22"/>
        </w:rPr>
      </w:pPr>
    </w:p>
    <w:p w14:paraId="043CEE48" w14:textId="166D7B2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089. Did it amount to a total of less than, about equal to or more than 2,400 MW (10,000</w:t>
      </w:r>
      <w:r w:rsidR="00C91DDF" w:rsidRPr="001D19F6">
        <w:rPr>
          <w:rFonts w:ascii="Arial" w:eastAsia="굴림" w:hAnsi="Arial" w:cs="Arial"/>
          <w:sz w:val="22"/>
        </w:rPr>
        <w:t xml:space="preserve"> </w:t>
      </w:r>
      <w:r w:rsidR="00624BD4" w:rsidRPr="001D19F6">
        <w:rPr>
          <w:rFonts w:ascii="Arial" w:eastAsia="굴림" w:hAnsi="Arial" w:cs="Arial"/>
          <w:sz w:val="22"/>
        </w:rPr>
        <w:t>Korean won)</w:t>
      </w:r>
      <w:r w:rsidR="008F480F" w:rsidRPr="001D19F6">
        <w:rPr>
          <w:rFonts w:ascii="Arial" w:eastAsia="굴림" w:hAnsi="Arial" w:cs="Arial"/>
          <w:sz w:val="22"/>
        </w:rPr>
        <w:t xml:space="preserve"> in the last calendar year (</w:t>
      </w:r>
      <w:del w:id="8253" w:author="Keis" w:date="2024-09-06T10:18:00Z">
        <w:r w:rsidR="00446522" w:rsidRPr="00446522" w:rsidDel="009F27DD">
          <w:rPr>
            <w:rFonts w:ascii="Arial" w:eastAsia="굴림" w:hAnsi="Arial" w:cs="Arial" w:hint="eastAsia"/>
            <w:color w:val="FF0000"/>
            <w:sz w:val="22"/>
          </w:rPr>
          <w:delText>2019</w:delText>
        </w:r>
      </w:del>
      <w:ins w:id="8254" w:author="Keis" w:date="2024-09-06T10:18:00Z">
        <w:r w:rsidR="009F27DD" w:rsidRPr="009F27DD">
          <w:rPr>
            <w:rFonts w:ascii="Arial" w:eastAsia="굴림" w:hAnsi="Arial" w:cs="Arial" w:hint="eastAsia"/>
            <w:color w:val="00B050"/>
            <w:sz w:val="22"/>
          </w:rPr>
          <w:t>2021</w:t>
        </w:r>
      </w:ins>
      <w:r w:rsidR="008F480F" w:rsidRPr="001D19F6">
        <w:rPr>
          <w:rFonts w:ascii="Arial" w:eastAsia="굴림" w:hAnsi="Arial" w:cs="Arial"/>
          <w:sz w:val="22"/>
        </w:rPr>
        <w:t>)</w:t>
      </w:r>
      <w:r w:rsidR="00624BD4" w:rsidRPr="001D19F6">
        <w:rPr>
          <w:rFonts w:ascii="Arial" w:eastAsia="굴림" w:hAnsi="Arial" w:cs="Arial"/>
          <w:sz w:val="22"/>
        </w:rPr>
        <w:t>?</w:t>
      </w:r>
    </w:p>
    <w:p w14:paraId="308DFEB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2,400 MW</w:t>
      </w:r>
    </w:p>
    <w:p w14:paraId="5271CC62"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2,400 MW</w:t>
      </w:r>
    </w:p>
    <w:p w14:paraId="72BAA8E2"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⑤</w:t>
      </w:r>
      <w:r w:rsidRPr="001D19F6">
        <w:rPr>
          <w:rFonts w:ascii="Arial" w:eastAsia="굴림" w:hAnsi="Arial" w:cs="Arial"/>
          <w:sz w:val="22"/>
        </w:rPr>
        <w:t xml:space="preserve"> More than 2,400 MW</w:t>
      </w:r>
    </w:p>
    <w:p w14:paraId="7DEDEBC5" w14:textId="77777777" w:rsidR="00624BD4" w:rsidRPr="001D19F6" w:rsidRDefault="00624BD4" w:rsidP="00005E99">
      <w:pPr>
        <w:wordWrap/>
        <w:spacing w:line="360" w:lineRule="auto"/>
        <w:rPr>
          <w:rFonts w:ascii="Arial" w:eastAsia="굴림" w:hAnsi="Arial" w:cs="Arial"/>
          <w:sz w:val="22"/>
        </w:rPr>
      </w:pPr>
    </w:p>
    <w:p w14:paraId="2B7AE692" w14:textId="0119F437"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090. Did it amount to a total of less than, about equal to or more than 6,000 MW (10,000</w:t>
      </w:r>
      <w:r w:rsidR="00C91DDF" w:rsidRPr="001D19F6">
        <w:rPr>
          <w:rFonts w:ascii="Arial" w:eastAsia="굴림" w:hAnsi="Arial" w:cs="Arial"/>
          <w:sz w:val="22"/>
        </w:rPr>
        <w:t xml:space="preserve"> </w:t>
      </w:r>
      <w:r w:rsidR="00624BD4" w:rsidRPr="001D19F6">
        <w:rPr>
          <w:rFonts w:ascii="Arial" w:eastAsia="굴림" w:hAnsi="Arial" w:cs="Arial"/>
          <w:sz w:val="22"/>
        </w:rPr>
        <w:t>Korean won)</w:t>
      </w:r>
      <w:r w:rsidR="008F480F" w:rsidRPr="001D19F6">
        <w:rPr>
          <w:rFonts w:ascii="Arial" w:eastAsia="굴림" w:hAnsi="Arial" w:cs="Arial"/>
          <w:sz w:val="22"/>
        </w:rPr>
        <w:t xml:space="preserve"> in the last calendar year (</w:t>
      </w:r>
      <w:del w:id="8255" w:author="Keis" w:date="2024-09-06T10:18:00Z">
        <w:r w:rsidR="00446522" w:rsidDel="009F27DD">
          <w:rPr>
            <w:rFonts w:ascii="Arial" w:eastAsia="굴림" w:hAnsi="Arial" w:cs="Arial" w:hint="eastAsia"/>
            <w:color w:val="FF0000"/>
            <w:sz w:val="22"/>
          </w:rPr>
          <w:delText>2019</w:delText>
        </w:r>
      </w:del>
      <w:ins w:id="8256" w:author="Keis" w:date="2024-09-06T10:18:00Z">
        <w:r w:rsidR="009F27DD" w:rsidRPr="009F27DD">
          <w:rPr>
            <w:rFonts w:ascii="Arial" w:eastAsia="굴림" w:hAnsi="Arial" w:cs="Arial" w:hint="eastAsia"/>
            <w:color w:val="00B050"/>
            <w:sz w:val="22"/>
          </w:rPr>
          <w:t>2021</w:t>
        </w:r>
      </w:ins>
      <w:r w:rsidR="008F480F" w:rsidRPr="001D19F6">
        <w:rPr>
          <w:rFonts w:ascii="Arial" w:eastAsia="굴림" w:hAnsi="Arial" w:cs="Arial"/>
          <w:sz w:val="22"/>
        </w:rPr>
        <w:t>)</w:t>
      </w:r>
      <w:r w:rsidR="00624BD4" w:rsidRPr="001D19F6">
        <w:rPr>
          <w:rFonts w:ascii="Arial" w:eastAsia="굴림" w:hAnsi="Arial" w:cs="Arial"/>
          <w:sz w:val="22"/>
        </w:rPr>
        <w:t>?</w:t>
      </w:r>
    </w:p>
    <w:p w14:paraId="24EC2836"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12CF69CD"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3A1A8A35"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2734D797" w14:textId="77777777" w:rsidR="00624BD4" w:rsidRPr="001D19F6" w:rsidRDefault="00624BD4" w:rsidP="00005E99">
      <w:pPr>
        <w:wordWrap/>
        <w:spacing w:line="360" w:lineRule="auto"/>
        <w:rPr>
          <w:rFonts w:ascii="Arial" w:eastAsia="굴림" w:hAnsi="Arial" w:cs="Arial"/>
          <w:sz w:val="22"/>
        </w:rPr>
      </w:pPr>
    </w:p>
    <w:p w14:paraId="313F8882" w14:textId="77777777" w:rsidR="00C52CC7" w:rsidRPr="001D19F6" w:rsidRDefault="00C52CC7" w:rsidP="00005E99">
      <w:pPr>
        <w:wordWrap/>
        <w:spacing w:line="360" w:lineRule="auto"/>
        <w:rPr>
          <w:rFonts w:ascii="Arial" w:eastAsia="굴림" w:hAnsi="Arial" w:cs="Arial"/>
          <w:b/>
          <w:sz w:val="22"/>
        </w:rPr>
      </w:pPr>
      <w:r w:rsidRPr="001D19F6">
        <w:rPr>
          <w:rFonts w:ascii="Arial" w:eastAsia="굴림" w:hAnsi="Arial" w:cs="Arial"/>
          <w:b/>
          <w:kern w:val="0"/>
          <w:sz w:val="22"/>
        </w:rPr>
        <w:t xml:space="preserve">&lt; </w:t>
      </w:r>
      <w:r w:rsidR="008F2A2F" w:rsidRPr="001D19F6">
        <w:rPr>
          <w:rFonts w:ascii="Arial" w:eastAsia="굴림" w:hAnsi="Arial" w:cs="Arial"/>
          <w:b/>
          <w:kern w:val="0"/>
          <w:sz w:val="22"/>
        </w:rPr>
        <w:t>National Basic Livelihood Security Benefit (customized benefit)</w:t>
      </w:r>
      <w:r w:rsidRPr="001D19F6">
        <w:rPr>
          <w:rFonts w:ascii="Arial" w:eastAsia="굴림" w:hAnsi="Arial" w:cs="Arial"/>
          <w:b/>
          <w:kern w:val="0"/>
          <w:sz w:val="22"/>
        </w:rPr>
        <w:t xml:space="preserve"> &gt;</w:t>
      </w:r>
    </w:p>
    <w:p w14:paraId="6D64B618" w14:textId="0B5C559F" w:rsidR="00624BD4" w:rsidRPr="00B62844" w:rsidDel="004B1D18" w:rsidRDefault="00624BD4" w:rsidP="00B05F73">
      <w:pPr>
        <w:wordWrap/>
        <w:spacing w:line="276" w:lineRule="auto"/>
        <w:rPr>
          <w:del w:id="8257" w:author="Keis" w:date="2024-09-06T17:20:00Z"/>
          <w:rFonts w:ascii="Arial" w:eastAsia="굴림" w:hAnsi="Arial" w:cs="Arial"/>
          <w:b/>
          <w:strike/>
          <w:color w:val="00B050"/>
          <w:sz w:val="22"/>
          <w:rPrChange w:id="8258" w:author="Keis" w:date="2024-09-06T10:01:00Z">
            <w:rPr>
              <w:del w:id="8259" w:author="Keis" w:date="2024-09-06T17:20:00Z"/>
              <w:rFonts w:ascii="Arial" w:eastAsia="굴림" w:hAnsi="Arial" w:cs="Arial"/>
              <w:b/>
              <w:color w:val="FF0000"/>
              <w:sz w:val="22"/>
            </w:rPr>
          </w:rPrChange>
        </w:rPr>
      </w:pPr>
      <w:del w:id="8260" w:author="Keis" w:date="2024-09-06T17:20:00Z">
        <w:r w:rsidRPr="00B62844" w:rsidDel="004B1D18">
          <w:rPr>
            <w:rFonts w:ascii="Arial" w:eastAsia="굴림" w:hAnsi="Arial" w:cs="Arial"/>
            <w:b/>
            <w:strike/>
            <w:color w:val="00B050"/>
            <w:sz w:val="22"/>
            <w:rPrChange w:id="8261" w:author="Keis" w:date="2024-09-06T10:01:00Z">
              <w:rPr>
                <w:rFonts w:ascii="Arial" w:eastAsia="굴림" w:hAnsi="Arial" w:cs="Arial"/>
                <w:b/>
                <w:color w:val="FF0000"/>
                <w:sz w:val="22"/>
              </w:rPr>
            </w:rPrChange>
          </w:rPr>
          <w:delText>Logic</w:delText>
        </w:r>
        <w:r w:rsidR="00522F76" w:rsidRPr="00B62844" w:rsidDel="004B1D18">
          <w:rPr>
            <w:rFonts w:ascii="Arial" w:eastAsia="굴림" w:hAnsi="Arial" w:cs="Arial"/>
            <w:b/>
            <w:strike/>
            <w:color w:val="00B050"/>
            <w:sz w:val="22"/>
            <w:rPrChange w:id="8262" w:author="Keis" w:date="2024-09-06T10:01:00Z">
              <w:rPr>
                <w:rFonts w:ascii="Arial" w:eastAsia="굴림" w:hAnsi="Arial" w:cs="Arial"/>
                <w:b/>
                <w:color w:val="FF0000"/>
                <w:sz w:val="22"/>
              </w:rPr>
            </w:rPrChange>
          </w:rPr>
          <w:delText xml:space="preserve"> (</w:delText>
        </w:r>
        <w:r w:rsidR="00522F76" w:rsidRPr="00B62844" w:rsidDel="004B1D18">
          <w:rPr>
            <w:rFonts w:ascii="Arial" w:eastAsia="굴림" w:hAnsi="Arial" w:cs="Arial" w:hint="eastAsia"/>
            <w:b/>
            <w:strike/>
            <w:color w:val="00B050"/>
            <w:sz w:val="22"/>
            <w:rPrChange w:id="8263" w:author="Keis" w:date="2024-09-06T10:01:00Z">
              <w:rPr>
                <w:rFonts w:ascii="Arial" w:eastAsia="굴림" w:hAnsi="Arial" w:cs="Arial" w:hint="eastAsia"/>
                <w:b/>
                <w:color w:val="FF0000"/>
                <w:sz w:val="22"/>
              </w:rPr>
            </w:rPrChange>
          </w:rPr>
          <w:delText>한글파일에</w:delText>
        </w:r>
        <w:r w:rsidR="00522F76" w:rsidRPr="00B62844" w:rsidDel="004B1D18">
          <w:rPr>
            <w:rFonts w:ascii="Arial" w:eastAsia="굴림" w:hAnsi="Arial" w:cs="Arial"/>
            <w:b/>
            <w:strike/>
            <w:color w:val="00B050"/>
            <w:sz w:val="22"/>
            <w:rPrChange w:id="8264" w:author="Keis" w:date="2024-09-06T10:01:00Z">
              <w:rPr>
                <w:rFonts w:ascii="Arial" w:eastAsia="굴림" w:hAnsi="Arial" w:cs="Arial"/>
                <w:b/>
                <w:color w:val="FF0000"/>
                <w:sz w:val="22"/>
              </w:rPr>
            </w:rPrChange>
          </w:rPr>
          <w:delText xml:space="preserve"> E091_0~E093a</w:delText>
        </w:r>
        <w:r w:rsidR="00522F76" w:rsidRPr="00B62844" w:rsidDel="004B1D18">
          <w:rPr>
            <w:rFonts w:ascii="Arial" w:eastAsia="굴림" w:hAnsi="Arial" w:cs="Arial" w:hint="eastAsia"/>
            <w:b/>
            <w:strike/>
            <w:color w:val="00B050"/>
            <w:sz w:val="22"/>
            <w:rPrChange w:id="8265" w:author="Keis" w:date="2024-09-06T10:01:00Z">
              <w:rPr>
                <w:rFonts w:ascii="Arial" w:eastAsia="굴림" w:hAnsi="Arial" w:cs="Arial" w:hint="eastAsia"/>
                <w:b/>
                <w:color w:val="FF0000"/>
                <w:sz w:val="22"/>
              </w:rPr>
            </w:rPrChange>
          </w:rPr>
          <w:delText>가</w:delText>
        </w:r>
        <w:r w:rsidR="00522F76" w:rsidRPr="00B62844" w:rsidDel="004B1D18">
          <w:rPr>
            <w:rFonts w:ascii="Arial" w:eastAsia="굴림" w:hAnsi="Arial" w:cs="Arial"/>
            <w:b/>
            <w:strike/>
            <w:color w:val="00B050"/>
            <w:sz w:val="22"/>
            <w:rPrChange w:id="8266" w:author="Keis" w:date="2024-09-06T10:01:00Z">
              <w:rPr>
                <w:rFonts w:ascii="Arial" w:eastAsia="굴림" w:hAnsi="Arial" w:cs="Arial"/>
                <w:b/>
                <w:color w:val="FF0000"/>
                <w:sz w:val="22"/>
              </w:rPr>
            </w:rPrChange>
          </w:rPr>
          <w:delText xml:space="preserve"> X.)</w:delText>
        </w:r>
      </w:del>
    </w:p>
    <w:p w14:paraId="4BAAB2E0" w14:textId="6077AD4B" w:rsidR="00522F76" w:rsidRPr="00B62844" w:rsidDel="004B1D18" w:rsidRDefault="00624BD4" w:rsidP="00522F76">
      <w:pPr>
        <w:pStyle w:val="a6"/>
        <w:numPr>
          <w:ilvl w:val="0"/>
          <w:numId w:val="726"/>
        </w:numPr>
        <w:wordWrap/>
        <w:spacing w:line="276" w:lineRule="auto"/>
        <w:ind w:leftChars="0"/>
        <w:rPr>
          <w:del w:id="8267" w:author="Keis" w:date="2024-09-06T17:20:00Z"/>
          <w:rFonts w:ascii="Arial" w:eastAsia="굴림" w:hAnsi="Arial" w:cs="Arial"/>
          <w:b/>
          <w:strike/>
          <w:color w:val="00B050"/>
          <w:sz w:val="22"/>
          <w:rPrChange w:id="8268" w:author="Keis" w:date="2024-09-06T10:01:00Z">
            <w:rPr>
              <w:del w:id="8269" w:author="Keis" w:date="2024-09-06T17:20:00Z"/>
              <w:rFonts w:ascii="Arial" w:eastAsia="굴림" w:hAnsi="Arial" w:cs="Arial"/>
              <w:b/>
              <w:color w:val="FF0000"/>
              <w:sz w:val="22"/>
            </w:rPr>
          </w:rPrChange>
        </w:rPr>
      </w:pPr>
      <w:del w:id="8270" w:author="Keis" w:date="2024-09-06T17:20:00Z">
        <w:r w:rsidRPr="00B62844" w:rsidDel="004B1D18">
          <w:rPr>
            <w:rFonts w:ascii="Arial" w:eastAsia="굴림" w:hAnsi="Arial" w:cs="Arial"/>
            <w:b/>
            <w:strike/>
            <w:color w:val="00B050"/>
            <w:sz w:val="22"/>
            <w:rPrChange w:id="8271" w:author="Keis" w:date="2024-09-06T10:01:00Z">
              <w:rPr>
                <w:rFonts w:ascii="Arial" w:eastAsia="굴림" w:hAnsi="Arial" w:cs="Arial"/>
                <w:b/>
                <w:color w:val="FF0000"/>
                <w:sz w:val="22"/>
              </w:rPr>
            </w:rPrChange>
          </w:rPr>
          <w:delText xml:space="preserve">If </w:delText>
        </w:r>
        <w:r w:rsidR="00527595" w:rsidRPr="00B62844" w:rsidDel="004B1D18">
          <w:rPr>
            <w:rFonts w:ascii="Arial" w:eastAsia="굴림" w:hAnsi="Arial" w:cs="Arial"/>
            <w:b/>
            <w:strike/>
            <w:color w:val="00B050"/>
            <w:sz w:val="22"/>
            <w:rPrChange w:id="8272" w:author="Keis" w:date="2024-09-06T10:01:00Z">
              <w:rPr>
                <w:rFonts w:ascii="Arial" w:eastAsia="굴림" w:hAnsi="Arial" w:cs="Arial"/>
                <w:b/>
                <w:color w:val="FF0000"/>
                <w:sz w:val="22"/>
              </w:rPr>
            </w:rPrChange>
          </w:rPr>
          <w:delText>E</w:delText>
        </w:r>
        <w:r w:rsidRPr="00B62844" w:rsidDel="004B1D18">
          <w:rPr>
            <w:rFonts w:ascii="Arial" w:eastAsia="굴림" w:hAnsi="Arial" w:cs="Arial"/>
            <w:b/>
            <w:strike/>
            <w:color w:val="00B050"/>
            <w:sz w:val="22"/>
            <w:rPrChange w:id="8273" w:author="Keis" w:date="2024-09-06T10:01:00Z">
              <w:rPr>
                <w:rFonts w:ascii="Arial" w:eastAsia="굴림" w:hAnsi="Arial" w:cs="Arial"/>
                <w:b/>
                <w:color w:val="FF0000"/>
                <w:sz w:val="22"/>
              </w:rPr>
            </w:rPrChange>
          </w:rPr>
          <w:delText>070=</w:delText>
        </w:r>
        <w:r w:rsidRPr="00B62844" w:rsidDel="004B1D18">
          <w:rPr>
            <w:rFonts w:ascii="굴림" w:eastAsia="굴림" w:hAnsi="굴림" w:cs="굴림" w:hint="eastAsia"/>
            <w:b/>
            <w:strike/>
            <w:color w:val="00B050"/>
            <w:sz w:val="22"/>
            <w:rPrChange w:id="8274" w:author="Keis" w:date="2024-09-06T10:01:00Z">
              <w:rPr>
                <w:rFonts w:ascii="굴림" w:eastAsia="굴림" w:hAnsi="굴림" w:cs="굴림" w:hint="eastAsia"/>
                <w:b/>
                <w:color w:val="FF0000"/>
                <w:sz w:val="22"/>
              </w:rPr>
            </w:rPrChange>
          </w:rPr>
          <w:delText>③</w:delText>
        </w:r>
        <w:r w:rsidRPr="00B62844" w:rsidDel="004B1D18">
          <w:rPr>
            <w:rFonts w:ascii="Arial" w:eastAsia="굴림" w:hAnsi="Arial" w:cs="Arial"/>
            <w:b/>
            <w:strike/>
            <w:color w:val="00B050"/>
            <w:sz w:val="22"/>
            <w:rPrChange w:id="8275" w:author="Keis" w:date="2024-09-06T10:01:00Z">
              <w:rPr>
                <w:rFonts w:ascii="Arial" w:eastAsia="굴림" w:hAnsi="Arial" w:cs="Arial"/>
                <w:b/>
                <w:color w:val="FF0000"/>
                <w:sz w:val="22"/>
              </w:rPr>
            </w:rPrChange>
          </w:rPr>
          <w:delText xml:space="preserve">, then </w:delText>
        </w:r>
        <w:r w:rsidR="00C91DDF" w:rsidRPr="00B62844" w:rsidDel="004B1D18">
          <w:rPr>
            <w:rFonts w:ascii="Arial" w:eastAsia="굴림" w:hAnsi="Arial" w:cs="Arial"/>
            <w:b/>
            <w:strike/>
            <w:color w:val="00B050"/>
            <w:kern w:val="0"/>
            <w:sz w:val="22"/>
            <w:rPrChange w:id="8276" w:author="Keis" w:date="2024-09-06T10:01:00Z">
              <w:rPr>
                <w:rFonts w:ascii="Arial" w:eastAsia="굴림" w:hAnsi="Arial" w:cs="Arial"/>
                <w:b/>
                <w:color w:val="FF0000"/>
                <w:kern w:val="0"/>
                <w:sz w:val="22"/>
              </w:rPr>
            </w:rPrChange>
          </w:rPr>
          <w:delText>ask</w:delText>
        </w:r>
        <w:r w:rsidRPr="00B62844" w:rsidDel="004B1D18">
          <w:rPr>
            <w:rFonts w:ascii="Arial" w:eastAsia="굴림" w:hAnsi="Arial" w:cs="Arial"/>
            <w:b/>
            <w:strike/>
            <w:color w:val="00B050"/>
            <w:sz w:val="22"/>
            <w:rPrChange w:id="8277" w:author="Keis" w:date="2024-09-06T10:01:00Z">
              <w:rPr>
                <w:rFonts w:ascii="Arial" w:eastAsia="굴림" w:hAnsi="Arial" w:cs="Arial"/>
                <w:b/>
                <w:color w:val="FF0000"/>
                <w:sz w:val="22"/>
              </w:rPr>
            </w:rPrChange>
          </w:rPr>
          <w:delText xml:space="preserve"> </w:delText>
        </w:r>
        <w:r w:rsidR="00527595" w:rsidRPr="00B62844" w:rsidDel="004B1D18">
          <w:rPr>
            <w:rFonts w:ascii="Arial" w:eastAsia="굴림" w:hAnsi="Arial" w:cs="Arial"/>
            <w:b/>
            <w:strike/>
            <w:color w:val="00B050"/>
            <w:sz w:val="22"/>
            <w:rPrChange w:id="8278" w:author="Keis" w:date="2024-09-06T10:01:00Z">
              <w:rPr>
                <w:rFonts w:ascii="Arial" w:eastAsia="굴림" w:hAnsi="Arial" w:cs="Arial"/>
                <w:b/>
                <w:color w:val="FF0000"/>
                <w:sz w:val="22"/>
              </w:rPr>
            </w:rPrChange>
          </w:rPr>
          <w:delText>E</w:delText>
        </w:r>
        <w:r w:rsidRPr="00B62844" w:rsidDel="004B1D18">
          <w:rPr>
            <w:rFonts w:ascii="Arial" w:eastAsia="굴림" w:hAnsi="Arial" w:cs="Arial"/>
            <w:b/>
            <w:strike/>
            <w:color w:val="00B050"/>
            <w:sz w:val="22"/>
            <w:rPrChange w:id="8279" w:author="Keis" w:date="2024-09-06T10:01:00Z">
              <w:rPr>
                <w:rFonts w:ascii="Arial" w:eastAsia="굴림" w:hAnsi="Arial" w:cs="Arial"/>
                <w:b/>
                <w:color w:val="FF0000"/>
                <w:sz w:val="22"/>
              </w:rPr>
            </w:rPrChange>
          </w:rPr>
          <w:delText>091</w:delText>
        </w:r>
        <w:r w:rsidR="006F0959" w:rsidRPr="00B62844" w:rsidDel="004B1D18">
          <w:rPr>
            <w:rFonts w:ascii="Arial" w:eastAsia="굴림" w:hAnsi="Arial" w:cs="Arial"/>
            <w:b/>
            <w:strike/>
            <w:color w:val="00B050"/>
            <w:sz w:val="22"/>
            <w:rPrChange w:id="8280" w:author="Keis" w:date="2024-09-06T10:01:00Z">
              <w:rPr>
                <w:rFonts w:ascii="Arial" w:eastAsia="굴림" w:hAnsi="Arial" w:cs="Arial"/>
                <w:b/>
                <w:color w:val="FF0000"/>
                <w:sz w:val="22"/>
              </w:rPr>
            </w:rPrChange>
          </w:rPr>
          <w:delText>.</w:delText>
        </w:r>
      </w:del>
    </w:p>
    <w:p w14:paraId="6E9D1476" w14:textId="6A3FF75A" w:rsidR="00624BD4" w:rsidRPr="00B62844" w:rsidDel="004B1D18" w:rsidRDefault="00624BD4" w:rsidP="00624BD4">
      <w:pPr>
        <w:wordWrap/>
        <w:spacing w:line="360" w:lineRule="auto"/>
        <w:rPr>
          <w:del w:id="8281" w:author="Keis" w:date="2024-09-06T17:20:00Z"/>
          <w:rFonts w:ascii="Arial" w:eastAsia="굴림" w:hAnsi="Arial" w:cs="Arial"/>
          <w:b/>
          <w:strike/>
          <w:color w:val="00B050"/>
          <w:sz w:val="22"/>
          <w:rPrChange w:id="8282" w:author="Keis" w:date="2024-09-06T10:01:00Z">
            <w:rPr>
              <w:del w:id="8283" w:author="Keis" w:date="2024-09-06T17:20:00Z"/>
              <w:rFonts w:ascii="Arial" w:eastAsia="굴림" w:hAnsi="Arial" w:cs="Arial"/>
              <w:b/>
              <w:color w:val="FF0000"/>
              <w:sz w:val="22"/>
            </w:rPr>
          </w:rPrChange>
        </w:rPr>
      </w:pPr>
    </w:p>
    <w:p w14:paraId="1B26F1F3" w14:textId="0FAC64A7" w:rsidR="008E7273" w:rsidRPr="00B62844" w:rsidDel="004B1D18" w:rsidRDefault="008E7273" w:rsidP="008E7273">
      <w:pPr>
        <w:spacing w:line="360" w:lineRule="auto"/>
        <w:rPr>
          <w:del w:id="8284" w:author="Keis" w:date="2024-09-06T17:20:00Z"/>
          <w:rFonts w:ascii="Arial" w:eastAsia="굴림" w:hAnsi="Arial" w:cs="Arial"/>
          <w:strike/>
          <w:color w:val="00B050"/>
          <w:sz w:val="22"/>
          <w:rPrChange w:id="8285" w:author="Keis" w:date="2024-09-06T10:01:00Z">
            <w:rPr>
              <w:del w:id="8286" w:author="Keis" w:date="2024-09-06T17:20:00Z"/>
              <w:rFonts w:ascii="Arial" w:eastAsia="굴림" w:hAnsi="Arial" w:cs="Arial"/>
              <w:color w:val="FF0000"/>
              <w:sz w:val="22"/>
            </w:rPr>
          </w:rPrChange>
        </w:rPr>
      </w:pPr>
      <w:del w:id="8287" w:author="Keis" w:date="2024-09-06T17:20:00Z">
        <w:r w:rsidRPr="00B62844" w:rsidDel="004B1D18">
          <w:rPr>
            <w:rFonts w:ascii="Arial" w:eastAsia="굴림" w:hAnsi="Arial" w:cs="Arial"/>
            <w:strike/>
            <w:color w:val="00B050"/>
            <w:sz w:val="22"/>
            <w:rPrChange w:id="8288" w:author="Keis" w:date="2024-09-06T10:01:00Z">
              <w:rPr>
                <w:rFonts w:ascii="Arial" w:eastAsia="굴림" w:hAnsi="Arial" w:cs="Arial"/>
                <w:color w:val="FF0000"/>
                <w:sz w:val="22"/>
              </w:rPr>
            </w:rPrChange>
          </w:rPr>
          <w:delText xml:space="preserve">E091-0. You mentioned that you have received </w:delText>
        </w:r>
        <w:r w:rsidR="008F2A2F" w:rsidRPr="00B62844" w:rsidDel="004B1D18">
          <w:rPr>
            <w:rFonts w:ascii="Arial" w:eastAsia="굴림" w:hAnsi="Arial" w:cs="Arial"/>
            <w:strike/>
            <w:color w:val="00B050"/>
            <w:sz w:val="22"/>
            <w:rPrChange w:id="8289" w:author="Keis" w:date="2024-09-06T10:01:00Z">
              <w:rPr>
                <w:rFonts w:ascii="Arial" w:eastAsia="굴림" w:hAnsi="Arial" w:cs="Arial"/>
                <w:color w:val="FF0000"/>
                <w:sz w:val="22"/>
              </w:rPr>
            </w:rPrChange>
          </w:rPr>
          <w:delText xml:space="preserve">national basic livelihood security benefit </w:delText>
        </w:r>
        <w:r w:rsidR="00C37C73" w:rsidRPr="00B62844" w:rsidDel="004B1D18">
          <w:rPr>
            <w:rFonts w:ascii="Arial" w:eastAsia="굴림" w:hAnsi="Arial" w:cs="Arial"/>
            <w:strike/>
            <w:color w:val="00B050"/>
            <w:sz w:val="22"/>
            <w:rPrChange w:id="8290" w:author="Keis" w:date="2024-09-06T10:01:00Z">
              <w:rPr>
                <w:rFonts w:ascii="Arial" w:eastAsia="굴림" w:hAnsi="Arial" w:cs="Arial"/>
                <w:color w:val="FF0000"/>
                <w:sz w:val="22"/>
              </w:rPr>
            </w:rPrChange>
          </w:rPr>
          <w:delText xml:space="preserve">(customized benefit) </w:delText>
        </w:r>
        <w:r w:rsidR="00C63563" w:rsidRPr="00B62844" w:rsidDel="004B1D18">
          <w:rPr>
            <w:rFonts w:ascii="Arial" w:eastAsia="굴림" w:hAnsi="Arial" w:cs="Arial"/>
            <w:strike/>
            <w:color w:val="00B050"/>
            <w:sz w:val="22"/>
            <w:rPrChange w:id="8291" w:author="Keis" w:date="2024-09-06T10:01:00Z">
              <w:rPr>
                <w:rFonts w:ascii="Arial" w:eastAsia="굴림" w:hAnsi="Arial" w:cs="Arial"/>
                <w:color w:val="FF0000"/>
                <w:sz w:val="22"/>
              </w:rPr>
            </w:rPrChange>
          </w:rPr>
          <w:delText xml:space="preserve">in </w:delText>
        </w:r>
        <w:r w:rsidRPr="00B62844" w:rsidDel="004B1D18">
          <w:rPr>
            <w:rFonts w:ascii="Arial" w:eastAsia="굴림" w:hAnsi="Arial" w:cs="Arial"/>
            <w:strike/>
            <w:color w:val="00B050"/>
            <w:sz w:val="22"/>
            <w:rPrChange w:id="8292" w:author="Keis" w:date="2024-09-06T10:01:00Z">
              <w:rPr>
                <w:rFonts w:ascii="Arial" w:eastAsia="굴림" w:hAnsi="Arial" w:cs="Arial"/>
                <w:color w:val="FF0000"/>
                <w:sz w:val="22"/>
              </w:rPr>
            </w:rPrChange>
          </w:rPr>
          <w:delText>the last calendar year (</w:delText>
        </w:r>
      </w:del>
      <w:del w:id="8293" w:author="Keis" w:date="2024-09-06T10:18:00Z">
        <w:r w:rsidR="00446522" w:rsidRPr="00B62844" w:rsidDel="009F27DD">
          <w:rPr>
            <w:rFonts w:ascii="Arial" w:eastAsia="굴림" w:hAnsi="Arial" w:cs="Arial"/>
            <w:strike/>
            <w:color w:val="00B050"/>
            <w:sz w:val="22"/>
            <w:rPrChange w:id="8294" w:author="Keis" w:date="2024-09-06T10:01:00Z">
              <w:rPr>
                <w:rFonts w:ascii="Arial" w:eastAsia="굴림" w:hAnsi="Arial" w:cs="Arial"/>
                <w:color w:val="FF0000"/>
                <w:sz w:val="22"/>
              </w:rPr>
            </w:rPrChange>
          </w:rPr>
          <w:delText>2019</w:delText>
        </w:r>
      </w:del>
      <w:del w:id="8295" w:author="Keis" w:date="2024-09-06T17:20:00Z">
        <w:r w:rsidRPr="00B62844" w:rsidDel="004B1D18">
          <w:rPr>
            <w:rFonts w:ascii="Arial" w:eastAsia="굴림" w:hAnsi="Arial" w:cs="Arial"/>
            <w:strike/>
            <w:color w:val="00B050"/>
            <w:sz w:val="22"/>
            <w:rPrChange w:id="8296" w:author="Keis" w:date="2024-09-06T10:01:00Z">
              <w:rPr>
                <w:rFonts w:ascii="Arial" w:eastAsia="굴림" w:hAnsi="Arial" w:cs="Arial"/>
                <w:color w:val="FF0000"/>
                <w:sz w:val="22"/>
              </w:rPr>
            </w:rPrChange>
          </w:rPr>
          <w:delText xml:space="preserve">). Which of the followings apply to you? </w:delText>
        </w:r>
      </w:del>
    </w:p>
    <w:p w14:paraId="401CAD27" w14:textId="5F590FF2" w:rsidR="008E7273" w:rsidRPr="00B62844" w:rsidDel="004B1D18" w:rsidRDefault="008E7273" w:rsidP="008E7273">
      <w:pPr>
        <w:wordWrap/>
        <w:spacing w:line="360" w:lineRule="auto"/>
        <w:ind w:leftChars="213" w:left="426"/>
        <w:rPr>
          <w:del w:id="8297" w:author="Keis" w:date="2024-09-06T17:20:00Z"/>
          <w:rFonts w:ascii="Arial" w:eastAsia="굴림" w:hAnsi="Arial" w:cs="Arial"/>
          <w:strike/>
          <w:color w:val="00B050"/>
          <w:sz w:val="22"/>
          <w:rPrChange w:id="8298" w:author="Keis" w:date="2024-09-06T10:01:00Z">
            <w:rPr>
              <w:del w:id="8299" w:author="Keis" w:date="2024-09-06T17:20:00Z"/>
              <w:rFonts w:ascii="Arial" w:eastAsia="굴림" w:hAnsi="Arial" w:cs="Arial"/>
              <w:color w:val="FF0000"/>
              <w:sz w:val="22"/>
            </w:rPr>
          </w:rPrChange>
        </w:rPr>
      </w:pPr>
      <w:del w:id="8300" w:author="Keis" w:date="2024-09-06T17:20:00Z">
        <w:r w:rsidRPr="00B62844" w:rsidDel="004B1D18">
          <w:rPr>
            <w:rFonts w:ascii="굴림" w:eastAsia="굴림" w:hAnsi="굴림" w:cs="굴림" w:hint="eastAsia"/>
            <w:strike/>
            <w:color w:val="00B050"/>
            <w:sz w:val="22"/>
            <w:rPrChange w:id="8301" w:author="Keis" w:date="2024-09-06T10:01:00Z">
              <w:rPr>
                <w:rFonts w:ascii="굴림" w:eastAsia="굴림" w:hAnsi="굴림" w:cs="굴림" w:hint="eastAsia"/>
                <w:color w:val="FF0000"/>
                <w:sz w:val="22"/>
              </w:rPr>
            </w:rPrChange>
          </w:rPr>
          <w:delText>①</w:delText>
        </w:r>
        <w:r w:rsidRPr="00B62844" w:rsidDel="004B1D18">
          <w:rPr>
            <w:rFonts w:ascii="Arial" w:eastAsia="굴림" w:hAnsi="Arial" w:cs="Arial"/>
            <w:strike/>
            <w:color w:val="00B050"/>
            <w:sz w:val="22"/>
            <w:rPrChange w:id="8302" w:author="Keis" w:date="2024-09-06T10:01:00Z">
              <w:rPr>
                <w:rFonts w:ascii="Arial" w:eastAsia="굴림" w:hAnsi="Arial" w:cs="Arial"/>
                <w:color w:val="FF0000"/>
                <w:sz w:val="22"/>
              </w:rPr>
            </w:rPrChange>
          </w:rPr>
          <w:delText xml:space="preserve"> I applied </w:delText>
        </w:r>
        <w:r w:rsidR="00C63563" w:rsidRPr="00B62844" w:rsidDel="004B1D18">
          <w:rPr>
            <w:rFonts w:ascii="Arial" w:eastAsia="굴림" w:hAnsi="Arial" w:cs="Arial"/>
            <w:strike/>
            <w:color w:val="00B050"/>
            <w:sz w:val="22"/>
            <w:rPrChange w:id="8303" w:author="Keis" w:date="2024-09-06T10:01:00Z">
              <w:rPr>
                <w:rFonts w:ascii="Arial" w:eastAsia="굴림" w:hAnsi="Arial" w:cs="Arial"/>
                <w:color w:val="FF0000"/>
                <w:sz w:val="22"/>
              </w:rPr>
            </w:rPrChange>
          </w:rPr>
          <w:delText>for</w:delText>
        </w:r>
        <w:r w:rsidRPr="00B62844" w:rsidDel="004B1D18">
          <w:rPr>
            <w:rFonts w:ascii="Arial" w:eastAsia="굴림" w:hAnsi="Arial" w:cs="Arial"/>
            <w:strike/>
            <w:color w:val="00B050"/>
            <w:sz w:val="22"/>
            <w:rPrChange w:id="8304" w:author="Keis" w:date="2024-09-06T10:01:00Z">
              <w:rPr>
                <w:rFonts w:ascii="Arial" w:eastAsia="굴림" w:hAnsi="Arial" w:cs="Arial"/>
                <w:color w:val="FF0000"/>
                <w:sz w:val="22"/>
              </w:rPr>
            </w:rPrChange>
          </w:rPr>
          <w:delText xml:space="preserve"> the first half of </w:delText>
        </w:r>
      </w:del>
      <w:del w:id="8305" w:author="Keis" w:date="2024-09-06T10:18:00Z">
        <w:r w:rsidR="00446522" w:rsidRPr="00B62844" w:rsidDel="009F27DD">
          <w:rPr>
            <w:rFonts w:ascii="Arial" w:eastAsia="굴림" w:hAnsi="Arial" w:cs="Arial"/>
            <w:strike/>
            <w:color w:val="00B050"/>
            <w:sz w:val="22"/>
            <w:rPrChange w:id="8306" w:author="Keis" w:date="2024-09-06T10:01:00Z">
              <w:rPr>
                <w:rFonts w:ascii="Arial" w:eastAsia="굴림" w:hAnsi="Arial" w:cs="Arial"/>
                <w:color w:val="FF0000"/>
                <w:sz w:val="22"/>
              </w:rPr>
            </w:rPrChange>
          </w:rPr>
          <w:delText>2019</w:delText>
        </w:r>
      </w:del>
      <w:del w:id="8307" w:author="Keis" w:date="2024-09-06T17:20:00Z">
        <w:r w:rsidRPr="00B62844" w:rsidDel="004B1D18">
          <w:rPr>
            <w:rFonts w:ascii="Arial" w:eastAsia="굴림" w:hAnsi="Arial" w:cs="Arial"/>
            <w:strike/>
            <w:color w:val="00B050"/>
            <w:sz w:val="22"/>
            <w:rPrChange w:id="8308" w:author="Keis" w:date="2024-09-06T10:01:00Z">
              <w:rPr>
                <w:rFonts w:ascii="Arial" w:eastAsia="굴림" w:hAnsi="Arial" w:cs="Arial"/>
                <w:color w:val="FF0000"/>
                <w:sz w:val="22"/>
              </w:rPr>
            </w:rPrChange>
          </w:rPr>
          <w:delText xml:space="preserve"> and received the </w:delText>
        </w:r>
        <w:r w:rsidR="00C37C73" w:rsidRPr="00B62844" w:rsidDel="004B1D18">
          <w:rPr>
            <w:rFonts w:ascii="Arial" w:eastAsia="굴림" w:hAnsi="Arial" w:cs="Arial"/>
            <w:strike/>
            <w:color w:val="00B050"/>
            <w:sz w:val="22"/>
            <w:rPrChange w:id="8309" w:author="Keis" w:date="2024-09-06T10:01:00Z">
              <w:rPr>
                <w:rFonts w:ascii="Arial" w:eastAsia="굴림" w:hAnsi="Arial" w:cs="Arial"/>
                <w:color w:val="FF0000"/>
                <w:sz w:val="22"/>
              </w:rPr>
            </w:rPrChange>
          </w:rPr>
          <w:delText>benefit</w:delText>
        </w:r>
        <w:r w:rsidRPr="00B62844" w:rsidDel="004B1D18">
          <w:rPr>
            <w:rFonts w:ascii="Arial" w:eastAsia="굴림" w:hAnsi="Arial" w:cs="Arial"/>
            <w:strike/>
            <w:color w:val="00B050"/>
            <w:sz w:val="22"/>
            <w:rPrChange w:id="8310" w:author="Keis" w:date="2024-09-06T10:01:00Z">
              <w:rPr>
                <w:rFonts w:ascii="Arial" w:eastAsia="굴림" w:hAnsi="Arial" w:cs="Arial"/>
                <w:color w:val="FF0000"/>
                <w:sz w:val="22"/>
              </w:rPr>
            </w:rPrChange>
          </w:rPr>
          <w:delText xml:space="preserve"> </w:delText>
        </w:r>
        <w:r w:rsidR="00C63563" w:rsidRPr="00B62844" w:rsidDel="004B1D18">
          <w:rPr>
            <w:rFonts w:ascii="Arial" w:eastAsia="굴림" w:hAnsi="Arial" w:cs="Arial" w:hint="eastAsia"/>
            <w:strike/>
            <w:color w:val="00B050"/>
            <w:sz w:val="22"/>
            <w:rPrChange w:id="8311" w:author="Keis" w:date="2024-09-06T10:01:00Z">
              <w:rPr>
                <w:rFonts w:ascii="Arial" w:eastAsia="굴림" w:hAnsi="Arial" w:cs="Arial" w:hint="eastAsia"/>
                <w:color w:val="FF0000"/>
                <w:sz w:val="22"/>
              </w:rPr>
            </w:rPrChange>
          </w:rPr>
          <w:delText>→</w:delText>
        </w:r>
        <w:r w:rsidR="00C63563" w:rsidRPr="00B62844" w:rsidDel="004B1D18">
          <w:rPr>
            <w:rFonts w:ascii="Arial" w:eastAsia="굴림" w:hAnsi="Arial" w:cs="Arial"/>
            <w:strike/>
            <w:color w:val="00B050"/>
            <w:sz w:val="22"/>
            <w:rPrChange w:id="8312" w:author="Keis" w:date="2024-09-06T10:01:00Z">
              <w:rPr>
                <w:rFonts w:ascii="Arial" w:eastAsia="굴림" w:hAnsi="Arial" w:cs="Arial"/>
                <w:color w:val="FF0000"/>
                <w:sz w:val="22"/>
              </w:rPr>
            </w:rPrChange>
          </w:rPr>
          <w:delText>Go to E091a</w:delText>
        </w:r>
      </w:del>
    </w:p>
    <w:p w14:paraId="272B7BA6" w14:textId="49AE963B" w:rsidR="008E7273" w:rsidRPr="00B62844" w:rsidDel="004B1D18" w:rsidRDefault="008E7273" w:rsidP="008E7273">
      <w:pPr>
        <w:wordWrap/>
        <w:spacing w:line="360" w:lineRule="auto"/>
        <w:ind w:leftChars="213" w:left="426"/>
        <w:rPr>
          <w:del w:id="8313" w:author="Keis" w:date="2024-09-06T17:20:00Z"/>
          <w:rFonts w:ascii="Arial" w:eastAsia="굴림" w:hAnsi="Arial" w:cs="Arial"/>
          <w:strike/>
          <w:color w:val="00B050"/>
          <w:sz w:val="22"/>
          <w:rPrChange w:id="8314" w:author="Keis" w:date="2024-09-06T10:01:00Z">
            <w:rPr>
              <w:del w:id="8315" w:author="Keis" w:date="2024-09-06T17:20:00Z"/>
              <w:rFonts w:ascii="Arial" w:eastAsia="굴림" w:hAnsi="Arial" w:cs="Arial"/>
              <w:color w:val="FF0000"/>
              <w:sz w:val="22"/>
            </w:rPr>
          </w:rPrChange>
        </w:rPr>
      </w:pPr>
      <w:del w:id="8316" w:author="Keis" w:date="2024-09-06T17:20:00Z">
        <w:r w:rsidRPr="00B62844" w:rsidDel="004B1D18">
          <w:rPr>
            <w:rFonts w:ascii="굴림" w:eastAsia="굴림" w:hAnsi="굴림" w:cs="굴림" w:hint="eastAsia"/>
            <w:strike/>
            <w:color w:val="00B050"/>
            <w:sz w:val="22"/>
            <w:rPrChange w:id="8317" w:author="Keis" w:date="2024-09-06T10:01:00Z">
              <w:rPr>
                <w:rFonts w:ascii="굴림" w:eastAsia="굴림" w:hAnsi="굴림" w:cs="굴림" w:hint="eastAsia"/>
                <w:color w:val="FF0000"/>
                <w:sz w:val="22"/>
              </w:rPr>
            </w:rPrChange>
          </w:rPr>
          <w:delText>③</w:delText>
        </w:r>
        <w:r w:rsidRPr="00B62844" w:rsidDel="004B1D18">
          <w:rPr>
            <w:rFonts w:ascii="Arial" w:eastAsia="굴림" w:hAnsi="Arial" w:cs="Arial"/>
            <w:strike/>
            <w:color w:val="00B050"/>
            <w:sz w:val="22"/>
            <w:rPrChange w:id="8318" w:author="Keis" w:date="2024-09-06T10:01:00Z">
              <w:rPr>
                <w:rFonts w:ascii="Arial" w:eastAsia="굴림" w:hAnsi="Arial" w:cs="Arial"/>
                <w:color w:val="FF0000"/>
                <w:sz w:val="22"/>
              </w:rPr>
            </w:rPrChange>
          </w:rPr>
          <w:delText xml:space="preserve"> </w:delText>
        </w:r>
        <w:r w:rsidR="00C63563" w:rsidRPr="00B62844" w:rsidDel="004B1D18">
          <w:rPr>
            <w:rFonts w:ascii="Arial" w:eastAsia="굴림" w:hAnsi="Arial" w:cs="Arial"/>
            <w:strike/>
            <w:color w:val="00B050"/>
            <w:sz w:val="22"/>
            <w:rPrChange w:id="8319" w:author="Keis" w:date="2024-09-06T10:01:00Z">
              <w:rPr>
                <w:rFonts w:ascii="Arial" w:eastAsia="굴림" w:hAnsi="Arial" w:cs="Arial"/>
                <w:color w:val="FF0000"/>
                <w:sz w:val="22"/>
              </w:rPr>
            </w:rPrChange>
          </w:rPr>
          <w:delText>I applied for</w:delText>
        </w:r>
        <w:r w:rsidRPr="00B62844" w:rsidDel="004B1D18">
          <w:rPr>
            <w:rFonts w:ascii="Arial" w:eastAsia="굴림" w:hAnsi="Arial" w:cs="Arial"/>
            <w:strike/>
            <w:color w:val="00B050"/>
            <w:sz w:val="22"/>
            <w:rPrChange w:id="8320" w:author="Keis" w:date="2024-09-06T10:01:00Z">
              <w:rPr>
                <w:rFonts w:ascii="Arial" w:eastAsia="굴림" w:hAnsi="Arial" w:cs="Arial"/>
                <w:color w:val="FF0000"/>
                <w:sz w:val="22"/>
              </w:rPr>
            </w:rPrChange>
          </w:rPr>
          <w:delText xml:space="preserve"> the </w:delText>
        </w:r>
        <w:r w:rsidR="00C63563" w:rsidRPr="00B62844" w:rsidDel="004B1D18">
          <w:rPr>
            <w:rFonts w:ascii="Arial" w:eastAsia="굴림" w:hAnsi="Arial" w:cs="Arial"/>
            <w:strike/>
            <w:color w:val="00B050"/>
            <w:sz w:val="22"/>
            <w:rPrChange w:id="8321" w:author="Keis" w:date="2024-09-06T10:01:00Z">
              <w:rPr>
                <w:rFonts w:ascii="Arial" w:eastAsia="굴림" w:hAnsi="Arial" w:cs="Arial"/>
                <w:color w:val="FF0000"/>
                <w:sz w:val="22"/>
              </w:rPr>
            </w:rPrChange>
          </w:rPr>
          <w:delText>second</w:delText>
        </w:r>
        <w:r w:rsidRPr="00B62844" w:rsidDel="004B1D18">
          <w:rPr>
            <w:rFonts w:ascii="Arial" w:eastAsia="굴림" w:hAnsi="Arial" w:cs="Arial"/>
            <w:strike/>
            <w:color w:val="00B050"/>
            <w:sz w:val="22"/>
            <w:rPrChange w:id="8322" w:author="Keis" w:date="2024-09-06T10:01:00Z">
              <w:rPr>
                <w:rFonts w:ascii="Arial" w:eastAsia="굴림" w:hAnsi="Arial" w:cs="Arial"/>
                <w:color w:val="FF0000"/>
                <w:sz w:val="22"/>
              </w:rPr>
            </w:rPrChange>
          </w:rPr>
          <w:delText xml:space="preserve"> half of </w:delText>
        </w:r>
      </w:del>
      <w:del w:id="8323" w:author="Keis" w:date="2024-09-06T10:18:00Z">
        <w:r w:rsidR="00446522" w:rsidRPr="00B62844" w:rsidDel="009F27DD">
          <w:rPr>
            <w:rFonts w:ascii="Arial" w:eastAsia="굴림" w:hAnsi="Arial" w:cs="Arial"/>
            <w:strike/>
            <w:color w:val="00B050"/>
            <w:sz w:val="22"/>
            <w:rPrChange w:id="8324" w:author="Keis" w:date="2024-09-06T10:01:00Z">
              <w:rPr>
                <w:rFonts w:ascii="Arial" w:eastAsia="굴림" w:hAnsi="Arial" w:cs="Arial"/>
                <w:color w:val="FF0000"/>
                <w:sz w:val="22"/>
              </w:rPr>
            </w:rPrChange>
          </w:rPr>
          <w:delText>2019</w:delText>
        </w:r>
      </w:del>
      <w:del w:id="8325" w:author="Keis" w:date="2024-09-06T17:20:00Z">
        <w:r w:rsidRPr="00B62844" w:rsidDel="004B1D18">
          <w:rPr>
            <w:rFonts w:ascii="Arial" w:eastAsia="굴림" w:hAnsi="Arial" w:cs="Arial"/>
            <w:strike/>
            <w:color w:val="00B050"/>
            <w:sz w:val="22"/>
            <w:rPrChange w:id="8326" w:author="Keis" w:date="2024-09-06T10:01:00Z">
              <w:rPr>
                <w:rFonts w:ascii="Arial" w:eastAsia="굴림" w:hAnsi="Arial" w:cs="Arial"/>
                <w:color w:val="FF0000"/>
                <w:sz w:val="22"/>
              </w:rPr>
            </w:rPrChange>
          </w:rPr>
          <w:delText xml:space="preserve"> and received the </w:delText>
        </w:r>
        <w:r w:rsidR="00C37C73" w:rsidRPr="00B62844" w:rsidDel="004B1D18">
          <w:rPr>
            <w:rFonts w:ascii="Arial" w:eastAsia="굴림" w:hAnsi="Arial" w:cs="Arial"/>
            <w:strike/>
            <w:color w:val="00B050"/>
            <w:sz w:val="22"/>
            <w:rPrChange w:id="8327" w:author="Keis" w:date="2024-09-06T10:01:00Z">
              <w:rPr>
                <w:rFonts w:ascii="Arial" w:eastAsia="굴림" w:hAnsi="Arial" w:cs="Arial"/>
                <w:color w:val="FF0000"/>
                <w:sz w:val="22"/>
              </w:rPr>
            </w:rPrChange>
          </w:rPr>
          <w:delText>benefit</w:delText>
        </w:r>
        <w:r w:rsidR="00C37C73" w:rsidRPr="00B62844" w:rsidDel="004B1D18">
          <w:rPr>
            <w:rFonts w:ascii="Arial" w:eastAsia="굴림" w:hAnsi="Arial" w:cs="Arial"/>
            <w:strike/>
            <w:color w:val="00B050"/>
            <w:kern w:val="0"/>
            <w:sz w:val="22"/>
            <w:rPrChange w:id="8328" w:author="Keis" w:date="2024-09-06T10:01:00Z">
              <w:rPr>
                <w:rFonts w:ascii="Arial" w:eastAsia="굴림" w:hAnsi="Arial" w:cs="Arial"/>
                <w:color w:val="FF0000"/>
                <w:kern w:val="0"/>
                <w:sz w:val="22"/>
              </w:rPr>
            </w:rPrChange>
          </w:rPr>
          <w:delText xml:space="preserve"> </w:delText>
        </w:r>
        <w:r w:rsidR="00C63563" w:rsidRPr="00B62844" w:rsidDel="004B1D18">
          <w:rPr>
            <w:rFonts w:ascii="Arial" w:eastAsia="굴림" w:hAnsi="Arial" w:cs="Arial" w:hint="eastAsia"/>
            <w:strike/>
            <w:color w:val="00B050"/>
            <w:kern w:val="0"/>
            <w:sz w:val="22"/>
            <w:rPrChange w:id="8329" w:author="Keis" w:date="2024-09-06T10:01:00Z">
              <w:rPr>
                <w:rFonts w:ascii="Arial" w:eastAsia="굴림" w:hAnsi="Arial" w:cs="Arial" w:hint="eastAsia"/>
                <w:color w:val="FF0000"/>
                <w:kern w:val="0"/>
                <w:sz w:val="22"/>
              </w:rPr>
            </w:rPrChange>
          </w:rPr>
          <w:delText>→</w:delText>
        </w:r>
        <w:r w:rsidR="00C63563" w:rsidRPr="00B62844" w:rsidDel="004B1D18">
          <w:rPr>
            <w:rFonts w:ascii="Arial" w:eastAsia="굴림" w:hAnsi="Arial" w:cs="Arial"/>
            <w:strike/>
            <w:color w:val="00B050"/>
            <w:kern w:val="0"/>
            <w:sz w:val="22"/>
            <w:rPrChange w:id="8330" w:author="Keis" w:date="2024-09-06T10:01:00Z">
              <w:rPr>
                <w:rFonts w:ascii="Arial" w:eastAsia="굴림" w:hAnsi="Arial" w:cs="Arial"/>
                <w:color w:val="FF0000"/>
                <w:kern w:val="0"/>
                <w:sz w:val="22"/>
              </w:rPr>
            </w:rPrChange>
          </w:rPr>
          <w:delText>Go to E091b</w:delText>
        </w:r>
      </w:del>
    </w:p>
    <w:p w14:paraId="4A3357E9" w14:textId="13A4C189" w:rsidR="008E7273" w:rsidRPr="00B62844" w:rsidDel="004B1D18" w:rsidRDefault="008E7273" w:rsidP="008E7273">
      <w:pPr>
        <w:wordWrap/>
        <w:spacing w:line="360" w:lineRule="auto"/>
        <w:ind w:leftChars="213" w:left="426"/>
        <w:rPr>
          <w:del w:id="8331" w:author="Keis" w:date="2024-09-06T17:20:00Z"/>
          <w:rFonts w:ascii="Arial" w:eastAsia="굴림" w:hAnsi="Arial" w:cs="Arial"/>
          <w:strike/>
          <w:color w:val="00B050"/>
          <w:sz w:val="22"/>
          <w:rPrChange w:id="8332" w:author="Keis" w:date="2024-09-06T10:01:00Z">
            <w:rPr>
              <w:del w:id="8333" w:author="Keis" w:date="2024-09-06T17:20:00Z"/>
              <w:rFonts w:ascii="Arial" w:eastAsia="굴림" w:hAnsi="Arial" w:cs="Arial"/>
              <w:color w:val="FF0000"/>
              <w:sz w:val="22"/>
            </w:rPr>
          </w:rPrChange>
        </w:rPr>
      </w:pPr>
      <w:del w:id="8334" w:author="Keis" w:date="2024-09-06T17:20:00Z">
        <w:r w:rsidRPr="00B62844" w:rsidDel="004B1D18">
          <w:rPr>
            <w:rFonts w:ascii="굴림" w:eastAsia="굴림" w:hAnsi="굴림" w:cs="굴림" w:hint="eastAsia"/>
            <w:strike/>
            <w:color w:val="00B050"/>
            <w:sz w:val="22"/>
            <w:rPrChange w:id="8335" w:author="Keis" w:date="2024-09-06T10:01:00Z">
              <w:rPr>
                <w:rFonts w:ascii="굴림" w:eastAsia="굴림" w:hAnsi="굴림" w:cs="굴림" w:hint="eastAsia"/>
                <w:color w:val="FF0000"/>
                <w:sz w:val="22"/>
              </w:rPr>
            </w:rPrChange>
          </w:rPr>
          <w:delText>⑤</w:delText>
        </w:r>
        <w:r w:rsidRPr="00B62844" w:rsidDel="004B1D18">
          <w:rPr>
            <w:rFonts w:ascii="Arial" w:eastAsia="굴림" w:hAnsi="Arial" w:cs="Arial"/>
            <w:strike/>
            <w:color w:val="00B050"/>
            <w:sz w:val="22"/>
            <w:rPrChange w:id="8336" w:author="Keis" w:date="2024-09-06T10:01:00Z">
              <w:rPr>
                <w:rFonts w:ascii="Arial" w:eastAsia="굴림" w:hAnsi="Arial" w:cs="Arial"/>
                <w:color w:val="FF0000"/>
                <w:sz w:val="22"/>
              </w:rPr>
            </w:rPrChange>
          </w:rPr>
          <w:delText xml:space="preserve"> </w:delText>
        </w:r>
        <w:r w:rsidR="00C63563" w:rsidRPr="00B62844" w:rsidDel="004B1D18">
          <w:rPr>
            <w:rFonts w:ascii="Arial" w:eastAsia="굴림" w:hAnsi="Arial" w:cs="Arial"/>
            <w:strike/>
            <w:color w:val="00B050"/>
            <w:sz w:val="22"/>
            <w:rPrChange w:id="8337" w:author="Keis" w:date="2024-09-06T10:01:00Z">
              <w:rPr>
                <w:rFonts w:ascii="Arial" w:eastAsia="굴림" w:hAnsi="Arial" w:cs="Arial"/>
                <w:color w:val="FF0000"/>
                <w:sz w:val="22"/>
              </w:rPr>
            </w:rPrChange>
          </w:rPr>
          <w:delText xml:space="preserve">I applied for both the first half and the second half of </w:delText>
        </w:r>
      </w:del>
      <w:del w:id="8338" w:author="Keis" w:date="2024-09-06T10:18:00Z">
        <w:r w:rsidR="00446522" w:rsidRPr="00B62844" w:rsidDel="009F27DD">
          <w:rPr>
            <w:rFonts w:ascii="Arial" w:eastAsia="굴림" w:hAnsi="Arial" w:cs="Arial"/>
            <w:strike/>
            <w:color w:val="00B050"/>
            <w:sz w:val="22"/>
            <w:rPrChange w:id="8339" w:author="Keis" w:date="2024-09-06T10:01:00Z">
              <w:rPr>
                <w:rFonts w:ascii="Arial" w:eastAsia="굴림" w:hAnsi="Arial" w:cs="Arial"/>
                <w:color w:val="FF0000"/>
                <w:sz w:val="22"/>
              </w:rPr>
            </w:rPrChange>
          </w:rPr>
          <w:delText>2019</w:delText>
        </w:r>
      </w:del>
      <w:del w:id="8340" w:author="Keis" w:date="2024-09-06T17:20:00Z">
        <w:r w:rsidR="00C63563" w:rsidRPr="00B62844" w:rsidDel="004B1D18">
          <w:rPr>
            <w:rFonts w:ascii="Arial" w:eastAsia="굴림" w:hAnsi="Arial" w:cs="Arial"/>
            <w:strike/>
            <w:color w:val="00B050"/>
            <w:sz w:val="22"/>
            <w:rPrChange w:id="8341" w:author="Keis" w:date="2024-09-06T10:01:00Z">
              <w:rPr>
                <w:rFonts w:ascii="Arial" w:eastAsia="굴림" w:hAnsi="Arial" w:cs="Arial"/>
                <w:color w:val="FF0000"/>
                <w:sz w:val="22"/>
              </w:rPr>
            </w:rPrChange>
          </w:rPr>
          <w:delText xml:space="preserve"> and received the </w:delText>
        </w:r>
        <w:r w:rsidR="00C37C73" w:rsidRPr="00B62844" w:rsidDel="004B1D18">
          <w:rPr>
            <w:rFonts w:ascii="Arial" w:eastAsia="굴림" w:hAnsi="Arial" w:cs="Arial"/>
            <w:strike/>
            <w:color w:val="00B050"/>
            <w:sz w:val="22"/>
            <w:rPrChange w:id="8342" w:author="Keis" w:date="2024-09-06T10:01:00Z">
              <w:rPr>
                <w:rFonts w:ascii="Arial" w:eastAsia="굴림" w:hAnsi="Arial" w:cs="Arial"/>
                <w:color w:val="FF0000"/>
                <w:sz w:val="22"/>
              </w:rPr>
            </w:rPrChange>
          </w:rPr>
          <w:delText>benefit</w:delText>
        </w:r>
        <w:r w:rsidR="00C37C73" w:rsidRPr="00B62844" w:rsidDel="004B1D18">
          <w:rPr>
            <w:rFonts w:ascii="Arial" w:eastAsia="굴림" w:hAnsi="Arial" w:cs="Arial"/>
            <w:strike/>
            <w:color w:val="00B050"/>
            <w:kern w:val="0"/>
            <w:sz w:val="22"/>
            <w:rPrChange w:id="8343" w:author="Keis" w:date="2024-09-06T10:01:00Z">
              <w:rPr>
                <w:rFonts w:ascii="Arial" w:eastAsia="굴림" w:hAnsi="Arial" w:cs="Arial"/>
                <w:color w:val="FF0000"/>
                <w:kern w:val="0"/>
                <w:sz w:val="22"/>
              </w:rPr>
            </w:rPrChange>
          </w:rPr>
          <w:delText xml:space="preserve"> </w:delText>
        </w:r>
        <w:r w:rsidR="00C63563" w:rsidRPr="00B62844" w:rsidDel="004B1D18">
          <w:rPr>
            <w:rFonts w:ascii="Arial" w:eastAsia="굴림" w:hAnsi="Arial" w:cs="Arial" w:hint="eastAsia"/>
            <w:strike/>
            <w:color w:val="00B050"/>
            <w:kern w:val="0"/>
            <w:sz w:val="22"/>
            <w:rPrChange w:id="8344" w:author="Keis" w:date="2024-09-06T10:01:00Z">
              <w:rPr>
                <w:rFonts w:ascii="Arial" w:eastAsia="굴림" w:hAnsi="Arial" w:cs="Arial" w:hint="eastAsia"/>
                <w:color w:val="FF0000"/>
                <w:kern w:val="0"/>
                <w:sz w:val="22"/>
              </w:rPr>
            </w:rPrChange>
          </w:rPr>
          <w:delText>→</w:delText>
        </w:r>
        <w:r w:rsidR="0008589B" w:rsidRPr="00B62844" w:rsidDel="004B1D18">
          <w:rPr>
            <w:rFonts w:ascii="Arial" w:eastAsia="굴림" w:hAnsi="Arial" w:cs="Arial"/>
            <w:strike/>
            <w:color w:val="00B050"/>
            <w:kern w:val="0"/>
            <w:sz w:val="22"/>
            <w:rPrChange w:id="8345" w:author="Keis" w:date="2024-09-06T10:01:00Z">
              <w:rPr>
                <w:rFonts w:ascii="Arial" w:eastAsia="굴림" w:hAnsi="Arial" w:cs="Arial"/>
                <w:color w:val="FF0000"/>
                <w:kern w:val="0"/>
                <w:sz w:val="22"/>
              </w:rPr>
            </w:rPrChange>
          </w:rPr>
          <w:delText xml:space="preserve"> Ask both </w:delText>
        </w:r>
        <w:r w:rsidR="00C63563" w:rsidRPr="00B62844" w:rsidDel="004B1D18">
          <w:rPr>
            <w:rFonts w:ascii="Arial" w:eastAsia="굴림" w:hAnsi="Arial" w:cs="Arial"/>
            <w:strike/>
            <w:color w:val="00B050"/>
            <w:kern w:val="0"/>
            <w:sz w:val="22"/>
            <w:rPrChange w:id="8346" w:author="Keis" w:date="2024-09-06T10:01:00Z">
              <w:rPr>
                <w:rFonts w:ascii="Arial" w:eastAsia="굴림" w:hAnsi="Arial" w:cs="Arial"/>
                <w:color w:val="FF0000"/>
                <w:kern w:val="0"/>
                <w:sz w:val="22"/>
              </w:rPr>
            </w:rPrChange>
          </w:rPr>
          <w:delText>E091a and E091b</w:delText>
        </w:r>
      </w:del>
    </w:p>
    <w:p w14:paraId="2EC05FDC" w14:textId="32A14E6E" w:rsidR="008E7273" w:rsidRPr="00B62844" w:rsidDel="004B1D18" w:rsidRDefault="008E7273" w:rsidP="00624BD4">
      <w:pPr>
        <w:wordWrap/>
        <w:spacing w:line="360" w:lineRule="auto"/>
        <w:rPr>
          <w:del w:id="8347" w:author="Keis" w:date="2024-09-06T17:20:00Z"/>
          <w:rFonts w:ascii="Arial" w:eastAsia="굴림" w:hAnsi="Arial" w:cs="Arial"/>
          <w:b/>
          <w:strike/>
          <w:color w:val="00B050"/>
          <w:sz w:val="22"/>
          <w:rPrChange w:id="8348" w:author="Keis" w:date="2024-09-06T10:01:00Z">
            <w:rPr>
              <w:del w:id="8349" w:author="Keis" w:date="2024-09-06T17:20:00Z"/>
              <w:rFonts w:ascii="Arial" w:eastAsia="굴림" w:hAnsi="Arial" w:cs="Arial"/>
              <w:b/>
              <w:color w:val="FF0000"/>
              <w:sz w:val="22"/>
            </w:rPr>
          </w:rPrChange>
        </w:rPr>
      </w:pPr>
    </w:p>
    <w:p w14:paraId="252A4913" w14:textId="58A229A9" w:rsidR="007B63C1" w:rsidRPr="00B62844" w:rsidDel="004B1D18" w:rsidRDefault="007B63C1" w:rsidP="007B63C1">
      <w:pPr>
        <w:wordWrap/>
        <w:spacing w:line="276" w:lineRule="auto"/>
        <w:rPr>
          <w:del w:id="8350" w:author="Keis" w:date="2024-09-06T17:20:00Z"/>
          <w:rFonts w:ascii="Arial" w:eastAsia="굴림" w:hAnsi="Arial" w:cs="Arial"/>
          <w:b/>
          <w:strike/>
          <w:color w:val="00B050"/>
          <w:sz w:val="22"/>
          <w:rPrChange w:id="8351" w:author="Keis" w:date="2024-09-06T10:01:00Z">
            <w:rPr>
              <w:del w:id="8352" w:author="Keis" w:date="2024-09-06T17:20:00Z"/>
              <w:rFonts w:ascii="Arial" w:eastAsia="굴림" w:hAnsi="Arial" w:cs="Arial"/>
              <w:b/>
              <w:color w:val="FF0000"/>
              <w:sz w:val="22"/>
            </w:rPr>
          </w:rPrChange>
        </w:rPr>
      </w:pPr>
      <w:del w:id="8353" w:author="Keis" w:date="2024-09-06T17:20:00Z">
        <w:r w:rsidRPr="00B62844" w:rsidDel="004B1D18">
          <w:rPr>
            <w:rFonts w:ascii="Arial" w:eastAsia="굴림" w:hAnsi="Arial" w:cs="Arial"/>
            <w:b/>
            <w:strike/>
            <w:color w:val="00B050"/>
            <w:sz w:val="22"/>
            <w:rPrChange w:id="8354" w:author="Keis" w:date="2024-09-06T10:01:00Z">
              <w:rPr>
                <w:rFonts w:ascii="Arial" w:eastAsia="굴림" w:hAnsi="Arial" w:cs="Arial"/>
                <w:b/>
                <w:color w:val="FF0000"/>
                <w:sz w:val="22"/>
              </w:rPr>
            </w:rPrChange>
          </w:rPr>
          <w:delText>Logic</w:delText>
        </w:r>
      </w:del>
    </w:p>
    <w:p w14:paraId="624222AF" w14:textId="3CD517B8" w:rsidR="00522F76" w:rsidRPr="00B62844" w:rsidDel="004B1D18" w:rsidRDefault="007B63C1" w:rsidP="00522F76">
      <w:pPr>
        <w:pStyle w:val="a6"/>
        <w:numPr>
          <w:ilvl w:val="0"/>
          <w:numId w:val="726"/>
        </w:numPr>
        <w:wordWrap/>
        <w:spacing w:line="276" w:lineRule="auto"/>
        <w:ind w:leftChars="0"/>
        <w:rPr>
          <w:del w:id="8355" w:author="Keis" w:date="2024-09-06T17:20:00Z"/>
          <w:rFonts w:ascii="Arial" w:eastAsia="굴림" w:hAnsi="Arial" w:cs="Arial"/>
          <w:b/>
          <w:strike/>
          <w:color w:val="00B050"/>
          <w:sz w:val="22"/>
          <w:rPrChange w:id="8356" w:author="Keis" w:date="2024-09-06T10:01:00Z">
            <w:rPr>
              <w:del w:id="8357" w:author="Keis" w:date="2024-09-06T17:20:00Z"/>
              <w:rFonts w:ascii="Arial" w:eastAsia="굴림" w:hAnsi="Arial" w:cs="Arial"/>
              <w:b/>
              <w:color w:val="FF0000"/>
              <w:sz w:val="22"/>
            </w:rPr>
          </w:rPrChange>
        </w:rPr>
      </w:pPr>
      <w:del w:id="8358" w:author="Keis" w:date="2024-09-06T17:20:00Z">
        <w:r w:rsidRPr="00B62844" w:rsidDel="004B1D18">
          <w:rPr>
            <w:rFonts w:ascii="Arial" w:eastAsia="굴림" w:hAnsi="Arial" w:cs="Arial"/>
            <w:b/>
            <w:strike/>
            <w:color w:val="00B050"/>
            <w:sz w:val="22"/>
            <w:rPrChange w:id="8359" w:author="Keis" w:date="2024-09-06T10:01:00Z">
              <w:rPr>
                <w:rFonts w:ascii="Arial" w:eastAsia="굴림" w:hAnsi="Arial" w:cs="Arial"/>
                <w:b/>
                <w:color w:val="FF0000"/>
                <w:sz w:val="22"/>
              </w:rPr>
            </w:rPrChange>
          </w:rPr>
          <w:delText>If E091-0=</w:delText>
        </w:r>
        <w:r w:rsidRPr="00B62844" w:rsidDel="004B1D18">
          <w:rPr>
            <w:rFonts w:ascii="굴림" w:eastAsia="굴림" w:hAnsi="굴림" w:cs="굴림" w:hint="eastAsia"/>
            <w:b/>
            <w:strike/>
            <w:color w:val="00B050"/>
            <w:sz w:val="22"/>
            <w:rPrChange w:id="8360" w:author="Keis" w:date="2024-09-06T10:01:00Z">
              <w:rPr>
                <w:rFonts w:ascii="굴림" w:eastAsia="굴림" w:hAnsi="굴림" w:cs="굴림" w:hint="eastAsia"/>
                <w:b/>
                <w:color w:val="FF0000"/>
                <w:sz w:val="22"/>
              </w:rPr>
            </w:rPrChange>
          </w:rPr>
          <w:delText>①</w:delText>
        </w:r>
        <w:r w:rsidRPr="00B62844" w:rsidDel="004B1D18">
          <w:rPr>
            <w:rFonts w:ascii="Arial" w:eastAsia="굴림" w:hAnsi="Arial" w:cs="Arial"/>
            <w:b/>
            <w:strike/>
            <w:color w:val="00B050"/>
            <w:sz w:val="22"/>
            <w:rPrChange w:id="8361" w:author="Keis" w:date="2024-09-06T10:01:00Z">
              <w:rPr>
                <w:rFonts w:ascii="Arial" w:eastAsia="굴림" w:hAnsi="Arial" w:cs="Arial"/>
                <w:b/>
                <w:color w:val="FF0000"/>
                <w:sz w:val="22"/>
              </w:rPr>
            </w:rPrChange>
          </w:rPr>
          <w:delText xml:space="preserve">, </w:delText>
        </w:r>
        <w:r w:rsidRPr="00B62844" w:rsidDel="004B1D18">
          <w:rPr>
            <w:rFonts w:ascii="굴림" w:eastAsia="굴림" w:hAnsi="굴림" w:cs="굴림" w:hint="eastAsia"/>
            <w:b/>
            <w:strike/>
            <w:color w:val="00B050"/>
            <w:sz w:val="22"/>
            <w:rPrChange w:id="8362" w:author="Keis" w:date="2024-09-06T10:01:00Z">
              <w:rPr>
                <w:rFonts w:ascii="굴림" w:eastAsia="굴림" w:hAnsi="굴림" w:cs="굴림" w:hint="eastAsia"/>
                <w:b/>
                <w:color w:val="FF0000"/>
                <w:sz w:val="22"/>
              </w:rPr>
            </w:rPrChange>
          </w:rPr>
          <w:delText>⑤</w:delText>
        </w:r>
        <w:r w:rsidRPr="00B62844" w:rsidDel="004B1D18">
          <w:rPr>
            <w:rFonts w:ascii="Arial" w:eastAsia="굴림" w:hAnsi="Arial" w:cs="Arial"/>
            <w:b/>
            <w:strike/>
            <w:color w:val="00B050"/>
            <w:sz w:val="22"/>
            <w:rPrChange w:id="8363" w:author="Keis" w:date="2024-09-06T10:01:00Z">
              <w:rPr>
                <w:rFonts w:ascii="Arial" w:eastAsia="굴림" w:hAnsi="Arial" w:cs="Arial"/>
                <w:b/>
                <w:color w:val="FF0000"/>
                <w:sz w:val="22"/>
              </w:rPr>
            </w:rPrChange>
          </w:rPr>
          <w:delText xml:space="preserve">, then </w:delText>
        </w:r>
        <w:r w:rsidRPr="00B62844" w:rsidDel="004B1D18">
          <w:rPr>
            <w:rFonts w:ascii="Arial" w:eastAsia="굴림" w:hAnsi="Arial" w:cs="Arial"/>
            <w:b/>
            <w:strike/>
            <w:color w:val="00B050"/>
            <w:kern w:val="0"/>
            <w:sz w:val="22"/>
            <w:rPrChange w:id="8364" w:author="Keis" w:date="2024-09-06T10:01:00Z">
              <w:rPr>
                <w:rFonts w:ascii="Arial" w:eastAsia="굴림" w:hAnsi="Arial" w:cs="Arial"/>
                <w:b/>
                <w:color w:val="FF0000"/>
                <w:kern w:val="0"/>
                <w:sz w:val="22"/>
              </w:rPr>
            </w:rPrChange>
          </w:rPr>
          <w:delText>ask</w:delText>
        </w:r>
        <w:r w:rsidRPr="00B62844" w:rsidDel="004B1D18">
          <w:rPr>
            <w:rFonts w:ascii="Arial" w:eastAsia="굴림" w:hAnsi="Arial" w:cs="Arial"/>
            <w:b/>
            <w:strike/>
            <w:color w:val="00B050"/>
            <w:sz w:val="22"/>
            <w:rPrChange w:id="8365" w:author="Keis" w:date="2024-09-06T10:01:00Z">
              <w:rPr>
                <w:rFonts w:ascii="Arial" w:eastAsia="굴림" w:hAnsi="Arial" w:cs="Arial"/>
                <w:b/>
                <w:color w:val="FF0000"/>
                <w:sz w:val="22"/>
              </w:rPr>
            </w:rPrChange>
          </w:rPr>
          <w:delText xml:space="preserve"> E091a~E093a.</w:delText>
        </w:r>
      </w:del>
    </w:p>
    <w:p w14:paraId="1E398A0A" w14:textId="55FBC07D" w:rsidR="007B63C1" w:rsidRPr="00B62844" w:rsidDel="004B1D18" w:rsidRDefault="007B63C1" w:rsidP="00624BD4">
      <w:pPr>
        <w:wordWrap/>
        <w:spacing w:line="360" w:lineRule="auto"/>
        <w:rPr>
          <w:del w:id="8366" w:author="Keis" w:date="2024-09-06T17:20:00Z"/>
          <w:rFonts w:ascii="Arial" w:eastAsia="굴림" w:hAnsi="Arial" w:cs="Arial"/>
          <w:b/>
          <w:strike/>
          <w:color w:val="00B050"/>
          <w:sz w:val="22"/>
          <w:rPrChange w:id="8367" w:author="Keis" w:date="2024-09-06T10:01:00Z">
            <w:rPr>
              <w:del w:id="8368" w:author="Keis" w:date="2024-09-06T17:20:00Z"/>
              <w:rFonts w:ascii="Arial" w:eastAsia="굴림" w:hAnsi="Arial" w:cs="Arial"/>
              <w:b/>
              <w:color w:val="FF0000"/>
              <w:sz w:val="22"/>
            </w:rPr>
          </w:rPrChange>
        </w:rPr>
      </w:pPr>
    </w:p>
    <w:p w14:paraId="20715BC8" w14:textId="77E465CD" w:rsidR="008B33B8" w:rsidRPr="00B62844" w:rsidDel="004B1D18" w:rsidRDefault="00527595" w:rsidP="00C52CC7">
      <w:pPr>
        <w:wordWrap/>
        <w:spacing w:line="360" w:lineRule="auto"/>
        <w:rPr>
          <w:del w:id="8369" w:author="Keis" w:date="2024-09-06T17:20:00Z"/>
          <w:rFonts w:ascii="Arial" w:eastAsia="굴림" w:hAnsi="Arial" w:cs="Arial"/>
          <w:strike/>
          <w:color w:val="00B050"/>
          <w:sz w:val="22"/>
          <w:rPrChange w:id="8370" w:author="Keis" w:date="2024-09-06T10:01:00Z">
            <w:rPr>
              <w:del w:id="8371" w:author="Keis" w:date="2024-09-06T17:20:00Z"/>
              <w:rFonts w:ascii="Arial" w:eastAsia="굴림" w:hAnsi="Arial" w:cs="Arial"/>
              <w:color w:val="FF0000"/>
              <w:sz w:val="22"/>
            </w:rPr>
          </w:rPrChange>
        </w:rPr>
      </w:pPr>
      <w:del w:id="8372" w:author="Keis" w:date="2024-09-06T17:20:00Z">
        <w:r w:rsidRPr="00B62844" w:rsidDel="004B1D18">
          <w:rPr>
            <w:rFonts w:ascii="Arial" w:eastAsia="굴림" w:hAnsi="Arial" w:cs="Arial"/>
            <w:strike/>
            <w:color w:val="00B050"/>
            <w:sz w:val="22"/>
            <w:rPrChange w:id="8373" w:author="Keis" w:date="2024-09-06T10:01:00Z">
              <w:rPr>
                <w:rFonts w:ascii="Arial" w:eastAsia="굴림" w:hAnsi="Arial" w:cs="Arial"/>
                <w:color w:val="FF0000"/>
                <w:sz w:val="22"/>
              </w:rPr>
            </w:rPrChange>
          </w:rPr>
          <w:delText>E</w:delText>
        </w:r>
        <w:r w:rsidR="00624BD4" w:rsidRPr="00B62844" w:rsidDel="004B1D18">
          <w:rPr>
            <w:rFonts w:ascii="Arial" w:eastAsia="굴림" w:hAnsi="Arial" w:cs="Arial"/>
            <w:strike/>
            <w:color w:val="00B050"/>
            <w:sz w:val="22"/>
            <w:rPrChange w:id="8374" w:author="Keis" w:date="2024-09-06T10:01:00Z">
              <w:rPr>
                <w:rFonts w:ascii="Arial" w:eastAsia="굴림" w:hAnsi="Arial" w:cs="Arial"/>
                <w:color w:val="FF0000"/>
                <w:sz w:val="22"/>
              </w:rPr>
            </w:rPrChange>
          </w:rPr>
          <w:delText>091</w:delText>
        </w:r>
        <w:r w:rsidR="006444B5" w:rsidRPr="00B62844" w:rsidDel="004B1D18">
          <w:rPr>
            <w:rFonts w:ascii="Arial" w:eastAsia="굴림" w:hAnsi="Arial" w:cs="Arial"/>
            <w:strike/>
            <w:color w:val="00B050"/>
            <w:sz w:val="22"/>
            <w:rPrChange w:id="8375" w:author="Keis" w:date="2024-09-06T10:01:00Z">
              <w:rPr>
                <w:rFonts w:ascii="Arial" w:eastAsia="굴림" w:hAnsi="Arial" w:cs="Arial"/>
                <w:color w:val="FF0000"/>
                <w:sz w:val="22"/>
              </w:rPr>
            </w:rPrChange>
          </w:rPr>
          <w:delText>a</w:delText>
        </w:r>
        <w:r w:rsidR="00624BD4" w:rsidRPr="00B62844" w:rsidDel="004B1D18">
          <w:rPr>
            <w:rFonts w:ascii="Arial" w:eastAsia="굴림" w:hAnsi="Arial" w:cs="Arial"/>
            <w:strike/>
            <w:color w:val="00B050"/>
            <w:sz w:val="22"/>
            <w:rPrChange w:id="8376" w:author="Keis" w:date="2024-09-06T10:01:00Z">
              <w:rPr>
                <w:rFonts w:ascii="Arial" w:eastAsia="굴림" w:hAnsi="Arial" w:cs="Arial"/>
                <w:color w:val="FF0000"/>
                <w:sz w:val="22"/>
              </w:rPr>
            </w:rPrChange>
          </w:rPr>
          <w:delText xml:space="preserve">. </w:delText>
        </w:r>
        <w:r w:rsidR="00C52CC7" w:rsidRPr="00B62844" w:rsidDel="004B1D18">
          <w:rPr>
            <w:rFonts w:ascii="Arial" w:eastAsia="굴림" w:hAnsi="Arial" w:cs="Arial"/>
            <w:strike/>
            <w:color w:val="00B050"/>
            <w:sz w:val="22"/>
            <w:rPrChange w:id="8377" w:author="Keis" w:date="2024-09-06T10:01:00Z">
              <w:rPr>
                <w:rFonts w:ascii="Arial" w:eastAsia="굴림" w:hAnsi="Arial" w:cs="Arial"/>
                <w:color w:val="FF0000"/>
                <w:sz w:val="22"/>
              </w:rPr>
            </w:rPrChange>
          </w:rPr>
          <w:delText>How many</w:delText>
        </w:r>
        <w:r w:rsidR="00624BD4" w:rsidRPr="00B62844" w:rsidDel="004B1D18">
          <w:rPr>
            <w:rFonts w:ascii="Arial" w:eastAsia="굴림" w:hAnsi="Arial" w:cs="Arial"/>
            <w:strike/>
            <w:color w:val="00B050"/>
            <w:sz w:val="22"/>
            <w:rPrChange w:id="8378" w:author="Keis" w:date="2024-09-06T10:01:00Z">
              <w:rPr>
                <w:rFonts w:ascii="Arial" w:eastAsia="굴림" w:hAnsi="Arial" w:cs="Arial"/>
                <w:color w:val="FF0000"/>
                <w:sz w:val="22"/>
              </w:rPr>
            </w:rPrChange>
          </w:rPr>
          <w:delText xml:space="preserve"> </w:delText>
        </w:r>
        <w:r w:rsidR="002070E8" w:rsidRPr="00B62844" w:rsidDel="004B1D18">
          <w:rPr>
            <w:rFonts w:ascii="Arial" w:eastAsia="굴림" w:hAnsi="Arial" w:cs="Arial"/>
            <w:strike/>
            <w:color w:val="00B050"/>
            <w:sz w:val="22"/>
            <w:rPrChange w:id="8379" w:author="Keis" w:date="2024-09-06T10:01:00Z">
              <w:rPr>
                <w:rFonts w:ascii="Arial" w:eastAsia="굴림" w:hAnsi="Arial" w:cs="Arial"/>
                <w:color w:val="FF0000"/>
                <w:sz w:val="22"/>
              </w:rPr>
            </w:rPrChange>
          </w:rPr>
          <w:delText>month</w:delText>
        </w:r>
        <w:r w:rsidR="00C52CC7" w:rsidRPr="00B62844" w:rsidDel="004B1D18">
          <w:rPr>
            <w:rFonts w:ascii="Arial" w:eastAsia="굴림" w:hAnsi="Arial" w:cs="Arial"/>
            <w:strike/>
            <w:color w:val="00B050"/>
            <w:sz w:val="22"/>
            <w:rPrChange w:id="8380" w:author="Keis" w:date="2024-09-06T10:01:00Z">
              <w:rPr>
                <w:rFonts w:ascii="Arial" w:eastAsia="굴림" w:hAnsi="Arial" w:cs="Arial"/>
                <w:color w:val="FF0000"/>
                <w:sz w:val="22"/>
              </w:rPr>
            </w:rPrChange>
          </w:rPr>
          <w:delText>(</w:delText>
        </w:r>
        <w:r w:rsidR="002070E8" w:rsidRPr="00B62844" w:rsidDel="004B1D18">
          <w:rPr>
            <w:rFonts w:ascii="Arial" w:eastAsia="굴림" w:hAnsi="Arial" w:cs="Arial"/>
            <w:strike/>
            <w:color w:val="00B050"/>
            <w:sz w:val="22"/>
            <w:rPrChange w:id="8381" w:author="Keis" w:date="2024-09-06T10:01:00Z">
              <w:rPr>
                <w:rFonts w:ascii="Arial" w:eastAsia="굴림" w:hAnsi="Arial" w:cs="Arial"/>
                <w:color w:val="FF0000"/>
                <w:sz w:val="22"/>
              </w:rPr>
            </w:rPrChange>
          </w:rPr>
          <w:delText>s</w:delText>
        </w:r>
        <w:r w:rsidR="00C52CC7" w:rsidRPr="00B62844" w:rsidDel="004B1D18">
          <w:rPr>
            <w:rFonts w:ascii="Arial" w:eastAsia="굴림" w:hAnsi="Arial" w:cs="Arial"/>
            <w:strike/>
            <w:color w:val="00B050"/>
            <w:sz w:val="22"/>
            <w:rPrChange w:id="8382" w:author="Keis" w:date="2024-09-06T10:01:00Z">
              <w:rPr>
                <w:rFonts w:ascii="Arial" w:eastAsia="굴림" w:hAnsi="Arial" w:cs="Arial"/>
                <w:color w:val="FF0000"/>
                <w:sz w:val="22"/>
              </w:rPr>
            </w:rPrChange>
          </w:rPr>
          <w:delText>)</w:delText>
        </w:r>
        <w:r w:rsidR="002070E8" w:rsidRPr="00B62844" w:rsidDel="004B1D18">
          <w:rPr>
            <w:rFonts w:ascii="Arial" w:eastAsia="굴림" w:hAnsi="Arial" w:cs="Arial"/>
            <w:strike/>
            <w:color w:val="00B050"/>
            <w:sz w:val="22"/>
            <w:rPrChange w:id="8383" w:author="Keis" w:date="2024-09-06T10:01:00Z">
              <w:rPr>
                <w:rFonts w:ascii="Arial" w:eastAsia="굴림" w:hAnsi="Arial" w:cs="Arial"/>
                <w:color w:val="FF0000"/>
                <w:sz w:val="22"/>
              </w:rPr>
            </w:rPrChange>
          </w:rPr>
          <w:delText xml:space="preserve"> did you receive </w:delText>
        </w:r>
        <w:r w:rsidR="008F2A2F" w:rsidRPr="00B62844" w:rsidDel="004B1D18">
          <w:rPr>
            <w:rFonts w:ascii="Arial" w:eastAsia="굴림" w:hAnsi="Arial" w:cs="Arial"/>
            <w:strike/>
            <w:color w:val="00B050"/>
            <w:sz w:val="22"/>
            <w:rPrChange w:id="8384" w:author="Keis" w:date="2024-09-06T10:01:00Z">
              <w:rPr>
                <w:rFonts w:ascii="Arial" w:eastAsia="굴림" w:hAnsi="Arial" w:cs="Arial"/>
                <w:color w:val="FF0000"/>
                <w:sz w:val="22"/>
              </w:rPr>
            </w:rPrChange>
          </w:rPr>
          <w:delText>n</w:delText>
        </w:r>
        <w:r w:rsidR="008F2A2F" w:rsidRPr="00B62844" w:rsidDel="004B1D18">
          <w:rPr>
            <w:rFonts w:ascii="Arial" w:eastAsia="굴림" w:hAnsi="Arial" w:cs="Arial"/>
            <w:strike/>
            <w:color w:val="00B050"/>
            <w:kern w:val="0"/>
            <w:sz w:val="22"/>
            <w:rPrChange w:id="8385" w:author="Keis" w:date="2024-09-06T10:01:00Z">
              <w:rPr>
                <w:rFonts w:ascii="Arial" w:eastAsia="굴림" w:hAnsi="Arial" w:cs="Arial"/>
                <w:color w:val="FF0000"/>
                <w:kern w:val="0"/>
                <w:sz w:val="22"/>
              </w:rPr>
            </w:rPrChange>
          </w:rPr>
          <w:delText xml:space="preserve">ational basic livelihood security benefit </w:delText>
        </w:r>
        <w:r w:rsidR="002070E8" w:rsidRPr="00B62844" w:rsidDel="004B1D18">
          <w:rPr>
            <w:rFonts w:ascii="Arial" w:eastAsia="굴림" w:hAnsi="Arial" w:cs="Arial"/>
            <w:strike/>
            <w:color w:val="00B050"/>
            <w:sz w:val="22"/>
            <w:rPrChange w:id="8386" w:author="Keis" w:date="2024-09-06T10:01:00Z">
              <w:rPr>
                <w:rFonts w:ascii="Arial" w:eastAsia="굴림" w:hAnsi="Arial" w:cs="Arial"/>
                <w:color w:val="FF0000"/>
                <w:sz w:val="22"/>
              </w:rPr>
            </w:rPrChange>
          </w:rPr>
          <w:delText xml:space="preserve">in the </w:delText>
        </w:r>
        <w:r w:rsidR="00AB7E42" w:rsidRPr="00B62844" w:rsidDel="004B1D18">
          <w:rPr>
            <w:rFonts w:ascii="Arial" w:eastAsia="굴림" w:hAnsi="Arial" w:cs="Arial"/>
            <w:strike/>
            <w:color w:val="00B050"/>
            <w:sz w:val="22"/>
            <w:rPrChange w:id="8387" w:author="Keis" w:date="2024-09-06T10:01:00Z">
              <w:rPr>
                <w:rFonts w:ascii="Arial" w:eastAsia="굴림" w:hAnsi="Arial" w:cs="Arial"/>
                <w:color w:val="FF0000"/>
                <w:sz w:val="22"/>
              </w:rPr>
            </w:rPrChange>
          </w:rPr>
          <w:delText xml:space="preserve">first half of </w:delText>
        </w:r>
        <w:r w:rsidR="002070E8" w:rsidRPr="00B62844" w:rsidDel="004B1D18">
          <w:rPr>
            <w:rFonts w:ascii="Arial" w:eastAsia="굴림" w:hAnsi="Arial" w:cs="Arial"/>
            <w:strike/>
            <w:color w:val="00B050"/>
            <w:sz w:val="22"/>
            <w:rPrChange w:id="8388" w:author="Keis" w:date="2024-09-06T10:01:00Z">
              <w:rPr>
                <w:rFonts w:ascii="Arial" w:eastAsia="굴림" w:hAnsi="Arial" w:cs="Arial"/>
                <w:color w:val="FF0000"/>
                <w:sz w:val="22"/>
              </w:rPr>
            </w:rPrChange>
          </w:rPr>
          <w:delText>last calendar year (</w:delText>
        </w:r>
        <w:r w:rsidR="00AB7E42" w:rsidRPr="00B62844" w:rsidDel="004B1D18">
          <w:rPr>
            <w:rFonts w:ascii="Arial" w:eastAsia="굴림" w:hAnsi="Arial" w:cs="Arial"/>
            <w:strike/>
            <w:color w:val="00B050"/>
            <w:sz w:val="22"/>
            <w:rPrChange w:id="8389" w:author="Keis" w:date="2024-09-06T10:01:00Z">
              <w:rPr>
                <w:rFonts w:ascii="Arial" w:eastAsia="굴림" w:hAnsi="Arial" w:cs="Arial"/>
                <w:color w:val="FF0000"/>
                <w:sz w:val="22"/>
              </w:rPr>
            </w:rPrChange>
          </w:rPr>
          <w:delText xml:space="preserve">January~June in </w:delText>
        </w:r>
      </w:del>
      <w:del w:id="8390" w:author="Keis" w:date="2024-09-06T10:18:00Z">
        <w:r w:rsidR="00522F76" w:rsidRPr="00B62844" w:rsidDel="009F27DD">
          <w:rPr>
            <w:rFonts w:ascii="Arial" w:eastAsia="굴림" w:hAnsi="Arial" w:cs="Arial"/>
            <w:strike/>
            <w:color w:val="00B050"/>
            <w:sz w:val="22"/>
            <w:rPrChange w:id="8391" w:author="Keis" w:date="2024-09-06T10:01:00Z">
              <w:rPr>
                <w:rFonts w:ascii="Arial" w:eastAsia="굴림" w:hAnsi="Arial" w:cs="Arial"/>
                <w:color w:val="FF0000"/>
                <w:sz w:val="22"/>
              </w:rPr>
            </w:rPrChange>
          </w:rPr>
          <w:delText>2019</w:delText>
        </w:r>
      </w:del>
      <w:del w:id="8392" w:author="Keis" w:date="2024-09-06T17:20:00Z">
        <w:r w:rsidR="002070E8" w:rsidRPr="00B62844" w:rsidDel="004B1D18">
          <w:rPr>
            <w:rFonts w:ascii="Arial" w:eastAsia="굴림" w:hAnsi="Arial" w:cs="Arial"/>
            <w:strike/>
            <w:color w:val="00B050"/>
            <w:sz w:val="22"/>
            <w:rPrChange w:id="8393" w:author="Keis" w:date="2024-09-06T10:01:00Z">
              <w:rPr>
                <w:rFonts w:ascii="Arial" w:eastAsia="굴림" w:hAnsi="Arial" w:cs="Arial"/>
                <w:color w:val="FF0000"/>
                <w:sz w:val="22"/>
              </w:rPr>
            </w:rPrChange>
          </w:rPr>
          <w:delText>)</w:delText>
        </w:r>
        <w:r w:rsidR="00624BD4" w:rsidRPr="00B62844" w:rsidDel="004B1D18">
          <w:rPr>
            <w:rFonts w:ascii="Arial" w:eastAsia="굴림" w:hAnsi="Arial" w:cs="Arial"/>
            <w:strike/>
            <w:color w:val="00B050"/>
            <w:sz w:val="22"/>
            <w:rPrChange w:id="8394" w:author="Keis" w:date="2024-09-06T10:01:00Z">
              <w:rPr>
                <w:rFonts w:ascii="Arial" w:eastAsia="굴림" w:hAnsi="Arial" w:cs="Arial"/>
                <w:color w:val="FF0000"/>
                <w:sz w:val="22"/>
              </w:rPr>
            </w:rPrChange>
          </w:rPr>
          <w:delText>?</w:delText>
        </w:r>
        <w:r w:rsidR="00C52CC7" w:rsidRPr="00B62844" w:rsidDel="004B1D18">
          <w:rPr>
            <w:rFonts w:ascii="Arial" w:eastAsia="굴림" w:hAnsi="Arial" w:cs="Arial"/>
            <w:strike/>
            <w:color w:val="00B050"/>
            <w:sz w:val="22"/>
            <w:rPrChange w:id="8395" w:author="Keis" w:date="2024-09-06T10:01:00Z">
              <w:rPr>
                <w:rFonts w:ascii="Arial" w:eastAsia="굴림" w:hAnsi="Arial" w:cs="Arial"/>
                <w:color w:val="FF0000"/>
                <w:sz w:val="22"/>
              </w:rPr>
            </w:rPrChange>
          </w:rPr>
          <w:delText xml:space="preserve"> (unit: month) </w:delText>
        </w:r>
      </w:del>
    </w:p>
    <w:p w14:paraId="37DAB956" w14:textId="5AF1EE0F" w:rsidR="00C52CC7" w:rsidRPr="00B62844" w:rsidDel="004B1D18" w:rsidRDefault="00C52CC7" w:rsidP="00C52CC7">
      <w:pPr>
        <w:wordWrap/>
        <w:spacing w:line="360" w:lineRule="auto"/>
        <w:rPr>
          <w:del w:id="8396" w:author="Keis" w:date="2024-09-06T17:20:00Z"/>
          <w:rFonts w:ascii="Arial" w:eastAsia="굴림" w:hAnsi="Arial" w:cs="Arial"/>
          <w:strike/>
          <w:color w:val="00B050"/>
          <w:kern w:val="0"/>
          <w:sz w:val="22"/>
          <w:rPrChange w:id="8397" w:author="Keis" w:date="2024-09-06T10:01:00Z">
            <w:rPr>
              <w:del w:id="8398" w:author="Keis" w:date="2024-09-06T17:20:00Z"/>
              <w:rFonts w:ascii="Arial" w:eastAsia="굴림" w:hAnsi="Arial" w:cs="Arial"/>
              <w:color w:val="FF0000"/>
              <w:kern w:val="0"/>
              <w:sz w:val="22"/>
            </w:rPr>
          </w:rPrChange>
        </w:rPr>
      </w:pPr>
      <w:del w:id="8399" w:author="Keis" w:date="2024-09-06T17:20:00Z">
        <w:r w:rsidRPr="00B62844" w:rsidDel="004B1D18">
          <w:rPr>
            <w:rFonts w:ascii="Arial" w:eastAsia="굴림" w:hAnsi="Arial" w:cs="Arial"/>
            <w:strike/>
            <w:color w:val="00B050"/>
            <w:kern w:val="0"/>
            <w:sz w:val="22"/>
            <w:rPrChange w:id="8400" w:author="Keis" w:date="2024-09-06T10:01:00Z">
              <w:rPr>
                <w:rFonts w:ascii="Arial" w:eastAsia="굴림" w:hAnsi="Arial" w:cs="Arial"/>
                <w:color w:val="FF0000"/>
                <w:kern w:val="0"/>
                <w:sz w:val="22"/>
              </w:rPr>
            </w:rPrChange>
          </w:rPr>
          <w:tab/>
          <w:delText>_______________</w:delText>
        </w:r>
        <w:r w:rsidR="0071544F" w:rsidRPr="00B62844" w:rsidDel="004B1D18">
          <w:rPr>
            <w:rFonts w:ascii="Arial" w:eastAsia="굴림" w:hAnsi="Arial" w:cs="Arial"/>
            <w:strike/>
            <w:color w:val="00B050"/>
            <w:kern w:val="0"/>
            <w:sz w:val="22"/>
            <w:rPrChange w:id="8401" w:author="Keis" w:date="2024-09-06T10:01:00Z">
              <w:rPr>
                <w:rFonts w:ascii="Arial" w:eastAsia="굴림" w:hAnsi="Arial" w:cs="Arial"/>
                <w:color w:val="FF0000"/>
                <w:kern w:val="0"/>
                <w:sz w:val="22"/>
              </w:rPr>
            </w:rPrChange>
          </w:rPr>
          <w:delText>________________ months [Range: 1</w:delText>
        </w:r>
        <w:r w:rsidRPr="00B62844" w:rsidDel="004B1D18">
          <w:rPr>
            <w:rFonts w:ascii="Arial" w:eastAsia="굴림" w:hAnsi="Arial" w:cs="Arial"/>
            <w:strike/>
            <w:color w:val="00B050"/>
            <w:kern w:val="0"/>
            <w:sz w:val="22"/>
            <w:rPrChange w:id="8402" w:author="Keis" w:date="2024-09-06T10:01:00Z">
              <w:rPr>
                <w:rFonts w:ascii="Arial" w:eastAsia="굴림" w:hAnsi="Arial" w:cs="Arial"/>
                <w:color w:val="FF0000"/>
                <w:kern w:val="0"/>
                <w:sz w:val="22"/>
              </w:rPr>
            </w:rPrChange>
          </w:rPr>
          <w:delText>~</w:delText>
        </w:r>
        <w:r w:rsidR="006444B5" w:rsidRPr="00B62844" w:rsidDel="004B1D18">
          <w:rPr>
            <w:rFonts w:ascii="Arial" w:eastAsia="굴림" w:hAnsi="Arial" w:cs="Arial"/>
            <w:strike/>
            <w:color w:val="00B050"/>
            <w:kern w:val="0"/>
            <w:sz w:val="22"/>
            <w:rPrChange w:id="8403" w:author="Keis" w:date="2024-09-06T10:01:00Z">
              <w:rPr>
                <w:rFonts w:ascii="Arial" w:eastAsia="굴림" w:hAnsi="Arial" w:cs="Arial"/>
                <w:color w:val="FF0000"/>
                <w:kern w:val="0"/>
                <w:sz w:val="22"/>
              </w:rPr>
            </w:rPrChange>
          </w:rPr>
          <w:delText>6</w:delText>
        </w:r>
        <w:r w:rsidRPr="00B62844" w:rsidDel="004B1D18">
          <w:rPr>
            <w:rFonts w:ascii="Arial" w:eastAsia="굴림" w:hAnsi="Arial" w:cs="Arial"/>
            <w:strike/>
            <w:color w:val="00B050"/>
            <w:kern w:val="0"/>
            <w:sz w:val="22"/>
            <w:rPrChange w:id="8404" w:author="Keis" w:date="2024-09-06T10:01:00Z">
              <w:rPr>
                <w:rFonts w:ascii="Arial" w:eastAsia="굴림" w:hAnsi="Arial" w:cs="Arial"/>
                <w:color w:val="FF0000"/>
                <w:kern w:val="0"/>
                <w:sz w:val="22"/>
              </w:rPr>
            </w:rPrChange>
          </w:rPr>
          <w:delText>]</w:delText>
        </w:r>
      </w:del>
    </w:p>
    <w:p w14:paraId="5D04DC20" w14:textId="2B3665D1" w:rsidR="006B569D" w:rsidRPr="00B62844" w:rsidDel="004B1D18" w:rsidRDefault="006444B5" w:rsidP="006B569D">
      <w:pPr>
        <w:pStyle w:val="a6"/>
        <w:wordWrap/>
        <w:spacing w:line="360" w:lineRule="auto"/>
        <w:ind w:leftChars="0"/>
        <w:rPr>
          <w:del w:id="8405" w:author="Keis" w:date="2024-09-06T17:20:00Z"/>
          <w:rFonts w:ascii="Arial" w:eastAsia="굴림" w:hAnsi="Arial" w:cs="Arial"/>
          <w:strike/>
          <w:color w:val="00B050"/>
          <w:sz w:val="22"/>
          <w:rPrChange w:id="8406" w:author="Keis" w:date="2024-09-06T10:01:00Z">
            <w:rPr>
              <w:del w:id="8407" w:author="Keis" w:date="2024-09-06T17:20:00Z"/>
              <w:rFonts w:ascii="Arial" w:eastAsia="굴림" w:hAnsi="Arial" w:cs="Arial"/>
              <w:color w:val="FF0000"/>
              <w:sz w:val="22"/>
            </w:rPr>
          </w:rPrChange>
        </w:rPr>
      </w:pPr>
      <w:del w:id="8408" w:author="Keis" w:date="2024-09-06T17:20:00Z">
        <w:r w:rsidRPr="00B62844" w:rsidDel="004B1D18">
          <w:rPr>
            <w:rFonts w:ascii="Arial" w:eastAsia="굴림" w:hAnsi="Arial" w:cs="Arial"/>
            <w:strike/>
            <w:color w:val="00B050"/>
            <w:sz w:val="22"/>
            <w:rPrChange w:id="8409" w:author="Keis" w:date="2024-09-06T10:01:00Z">
              <w:rPr>
                <w:rFonts w:ascii="Arial" w:eastAsia="굴림" w:hAnsi="Arial" w:cs="Arial"/>
                <w:color w:val="FF0000"/>
                <w:sz w:val="22"/>
              </w:rPr>
            </w:rPrChange>
          </w:rPr>
          <w:delText xml:space="preserve">Don’t know </w:delText>
        </w:r>
        <w:r w:rsidRPr="00B62844" w:rsidDel="004B1D18">
          <w:rPr>
            <w:rFonts w:ascii="Arial" w:eastAsia="굴림" w:hAnsi="Arial" w:cs="Arial" w:hint="eastAsia"/>
            <w:strike/>
            <w:color w:val="00B050"/>
            <w:kern w:val="0"/>
            <w:sz w:val="22"/>
            <w:rPrChange w:id="8410" w:author="Keis" w:date="2024-09-06T10:01:00Z">
              <w:rPr>
                <w:rFonts w:ascii="Arial" w:eastAsia="굴림" w:hAnsi="Arial" w:cs="Arial" w:hint="eastAsia"/>
                <w:color w:val="FF0000"/>
                <w:kern w:val="0"/>
                <w:sz w:val="22"/>
              </w:rPr>
            </w:rPrChange>
          </w:rPr>
          <w:delText>→</w:delText>
        </w:r>
        <w:r w:rsidRPr="00B62844" w:rsidDel="004B1D18">
          <w:rPr>
            <w:rFonts w:ascii="Arial" w:eastAsia="굴림" w:hAnsi="Arial" w:cs="Arial"/>
            <w:strike/>
            <w:color w:val="00B050"/>
            <w:kern w:val="0"/>
            <w:sz w:val="22"/>
            <w:rPrChange w:id="8411" w:author="Keis" w:date="2024-09-06T10:01:00Z">
              <w:rPr>
                <w:rFonts w:ascii="Arial" w:eastAsia="굴림" w:hAnsi="Arial" w:cs="Arial"/>
                <w:color w:val="FF0000"/>
                <w:kern w:val="0"/>
                <w:sz w:val="22"/>
              </w:rPr>
            </w:rPrChange>
          </w:rPr>
          <w:delText>Go to E094~E098 unfolding</w:delText>
        </w:r>
      </w:del>
    </w:p>
    <w:p w14:paraId="1E7DA732" w14:textId="1145567A" w:rsidR="006444B5" w:rsidRPr="00B62844" w:rsidDel="004B1D18" w:rsidRDefault="006444B5" w:rsidP="006B569D">
      <w:pPr>
        <w:pStyle w:val="a6"/>
        <w:wordWrap/>
        <w:spacing w:line="360" w:lineRule="auto"/>
        <w:ind w:leftChars="0"/>
        <w:rPr>
          <w:del w:id="8412" w:author="Keis" w:date="2024-09-06T17:20:00Z"/>
          <w:rFonts w:ascii="Arial" w:eastAsia="굴림" w:hAnsi="Arial" w:cs="Arial"/>
          <w:strike/>
          <w:color w:val="00B050"/>
          <w:sz w:val="22"/>
          <w:rPrChange w:id="8413" w:author="Keis" w:date="2024-09-06T10:01:00Z">
            <w:rPr>
              <w:del w:id="8414" w:author="Keis" w:date="2024-09-06T17:20:00Z"/>
              <w:rFonts w:ascii="Arial" w:eastAsia="굴림" w:hAnsi="Arial" w:cs="Arial"/>
              <w:color w:val="FF0000"/>
              <w:sz w:val="22"/>
            </w:rPr>
          </w:rPrChange>
        </w:rPr>
      </w:pPr>
      <w:del w:id="8415" w:author="Keis" w:date="2024-09-06T17:20:00Z">
        <w:r w:rsidRPr="00B62844" w:rsidDel="004B1D18">
          <w:rPr>
            <w:rFonts w:ascii="Arial" w:eastAsia="굴림" w:hAnsi="Arial" w:cs="Arial"/>
            <w:strike/>
            <w:color w:val="00B050"/>
            <w:sz w:val="22"/>
            <w:rPrChange w:id="8416" w:author="Keis" w:date="2024-09-06T10:01:00Z">
              <w:rPr>
                <w:rFonts w:ascii="Arial" w:eastAsia="굴림" w:hAnsi="Arial" w:cs="Arial"/>
                <w:color w:val="FF0000"/>
                <w:sz w:val="22"/>
              </w:rPr>
            </w:rPrChange>
          </w:rPr>
          <w:delText xml:space="preserve">Refuse to answer </w:delText>
        </w:r>
        <w:r w:rsidRPr="00B62844" w:rsidDel="004B1D18">
          <w:rPr>
            <w:rFonts w:ascii="Arial" w:eastAsia="굴림" w:hAnsi="Arial" w:cs="Arial" w:hint="eastAsia"/>
            <w:strike/>
            <w:color w:val="00B050"/>
            <w:kern w:val="0"/>
            <w:sz w:val="22"/>
            <w:rPrChange w:id="8417" w:author="Keis" w:date="2024-09-06T10:01:00Z">
              <w:rPr>
                <w:rFonts w:ascii="Arial" w:eastAsia="굴림" w:hAnsi="Arial" w:cs="Arial" w:hint="eastAsia"/>
                <w:color w:val="FF0000"/>
                <w:kern w:val="0"/>
                <w:sz w:val="22"/>
              </w:rPr>
            </w:rPrChange>
          </w:rPr>
          <w:delText>→</w:delText>
        </w:r>
        <w:r w:rsidRPr="00B62844" w:rsidDel="004B1D18">
          <w:rPr>
            <w:rFonts w:ascii="Arial" w:eastAsia="굴림" w:hAnsi="Arial" w:cs="Arial"/>
            <w:strike/>
            <w:color w:val="00B050"/>
            <w:kern w:val="0"/>
            <w:sz w:val="22"/>
            <w:rPrChange w:id="8418" w:author="Keis" w:date="2024-09-06T10:01:00Z">
              <w:rPr>
                <w:rFonts w:ascii="Arial" w:eastAsia="굴림" w:hAnsi="Arial" w:cs="Arial"/>
                <w:color w:val="FF0000"/>
                <w:kern w:val="0"/>
                <w:sz w:val="22"/>
              </w:rPr>
            </w:rPrChange>
          </w:rPr>
          <w:delText>Go to E094~E098 unfolding</w:delText>
        </w:r>
      </w:del>
    </w:p>
    <w:p w14:paraId="5583EE66" w14:textId="2C1331EE" w:rsidR="006444B5" w:rsidRPr="00B62844" w:rsidDel="004B1D18" w:rsidRDefault="006444B5" w:rsidP="006B569D">
      <w:pPr>
        <w:pStyle w:val="a6"/>
        <w:wordWrap/>
        <w:spacing w:line="360" w:lineRule="auto"/>
        <w:ind w:leftChars="0"/>
        <w:rPr>
          <w:del w:id="8419" w:author="Keis" w:date="2024-09-06T17:20:00Z"/>
          <w:rFonts w:ascii="Arial" w:eastAsia="굴림" w:hAnsi="Arial" w:cs="Arial"/>
          <w:strike/>
          <w:color w:val="00B050"/>
          <w:sz w:val="22"/>
          <w:rPrChange w:id="8420" w:author="Keis" w:date="2024-09-06T10:01:00Z">
            <w:rPr>
              <w:del w:id="8421" w:author="Keis" w:date="2024-09-06T17:20:00Z"/>
              <w:rFonts w:ascii="Arial" w:eastAsia="굴림" w:hAnsi="Arial" w:cs="Arial"/>
              <w:color w:val="FF0000"/>
              <w:sz w:val="22"/>
            </w:rPr>
          </w:rPrChange>
        </w:rPr>
      </w:pPr>
    </w:p>
    <w:p w14:paraId="415D929A" w14:textId="5E179009" w:rsidR="00624BD4" w:rsidRPr="00B62844" w:rsidDel="004B1D18" w:rsidRDefault="00527595" w:rsidP="006B569D">
      <w:pPr>
        <w:wordWrap/>
        <w:spacing w:line="360" w:lineRule="auto"/>
        <w:rPr>
          <w:del w:id="8422" w:author="Keis" w:date="2024-09-06T17:20:00Z"/>
          <w:rFonts w:ascii="Arial" w:eastAsia="굴림" w:hAnsi="Arial" w:cs="Arial"/>
          <w:strike/>
          <w:color w:val="00B050"/>
          <w:sz w:val="22"/>
          <w:rPrChange w:id="8423" w:author="Keis" w:date="2024-09-06T10:01:00Z">
            <w:rPr>
              <w:del w:id="8424" w:author="Keis" w:date="2024-09-06T17:20:00Z"/>
              <w:rFonts w:ascii="Arial" w:eastAsia="굴림" w:hAnsi="Arial" w:cs="Arial"/>
              <w:color w:val="FF0000"/>
              <w:sz w:val="22"/>
            </w:rPr>
          </w:rPrChange>
        </w:rPr>
      </w:pPr>
      <w:del w:id="8425" w:author="Keis" w:date="2024-09-06T17:20:00Z">
        <w:r w:rsidRPr="00B62844" w:rsidDel="004B1D18">
          <w:rPr>
            <w:rFonts w:ascii="Arial" w:eastAsia="굴림" w:hAnsi="Arial" w:cs="Arial"/>
            <w:strike/>
            <w:color w:val="00B050"/>
            <w:sz w:val="22"/>
            <w:rPrChange w:id="8426" w:author="Keis" w:date="2024-09-06T10:01:00Z">
              <w:rPr>
                <w:rFonts w:ascii="Arial" w:eastAsia="굴림" w:hAnsi="Arial" w:cs="Arial"/>
                <w:color w:val="FF0000"/>
                <w:sz w:val="22"/>
              </w:rPr>
            </w:rPrChange>
          </w:rPr>
          <w:delText>E</w:delText>
        </w:r>
        <w:r w:rsidR="00A12006" w:rsidRPr="00B62844" w:rsidDel="004B1D18">
          <w:rPr>
            <w:rFonts w:ascii="Arial" w:eastAsia="굴림" w:hAnsi="Arial" w:cs="Arial"/>
            <w:strike/>
            <w:color w:val="00B050"/>
            <w:sz w:val="22"/>
            <w:rPrChange w:id="8427" w:author="Keis" w:date="2024-09-06T10:01:00Z">
              <w:rPr>
                <w:rFonts w:ascii="Arial" w:eastAsia="굴림" w:hAnsi="Arial" w:cs="Arial"/>
                <w:color w:val="FF0000"/>
                <w:sz w:val="22"/>
              </w:rPr>
            </w:rPrChange>
          </w:rPr>
          <w:delText>09</w:delText>
        </w:r>
        <w:r w:rsidR="00405A41" w:rsidRPr="00B62844" w:rsidDel="004B1D18">
          <w:rPr>
            <w:rFonts w:ascii="Arial" w:eastAsia="굴림" w:hAnsi="Arial" w:cs="Arial"/>
            <w:strike/>
            <w:color w:val="00B050"/>
            <w:sz w:val="22"/>
            <w:rPrChange w:id="8428" w:author="Keis" w:date="2024-09-06T10:01:00Z">
              <w:rPr>
                <w:rFonts w:ascii="Arial" w:eastAsia="굴림" w:hAnsi="Arial" w:cs="Arial"/>
                <w:color w:val="FF0000"/>
                <w:sz w:val="22"/>
              </w:rPr>
            </w:rPrChange>
          </w:rPr>
          <w:delText>2a</w:delText>
        </w:r>
        <w:r w:rsidR="00624BD4" w:rsidRPr="00B62844" w:rsidDel="004B1D18">
          <w:rPr>
            <w:rFonts w:ascii="Arial" w:eastAsia="굴림" w:hAnsi="Arial" w:cs="Arial"/>
            <w:strike/>
            <w:color w:val="00B050"/>
            <w:sz w:val="22"/>
            <w:rPrChange w:id="8429" w:author="Keis" w:date="2024-09-06T10:01:00Z">
              <w:rPr>
                <w:rFonts w:ascii="Arial" w:eastAsia="굴림" w:hAnsi="Arial" w:cs="Arial"/>
                <w:color w:val="FF0000"/>
                <w:sz w:val="22"/>
              </w:rPr>
            </w:rPrChange>
          </w:rPr>
          <w:delText>.</w:delText>
        </w:r>
        <w:r w:rsidR="00C91DDF" w:rsidRPr="00B62844" w:rsidDel="004B1D18">
          <w:rPr>
            <w:rFonts w:ascii="Arial" w:eastAsia="굴림" w:hAnsi="Arial" w:cs="Arial"/>
            <w:strike/>
            <w:color w:val="00B050"/>
            <w:sz w:val="22"/>
            <w:rPrChange w:id="8430" w:author="Keis" w:date="2024-09-06T10:01:00Z">
              <w:rPr>
                <w:rFonts w:ascii="Arial" w:eastAsia="굴림" w:hAnsi="Arial" w:cs="Arial"/>
                <w:color w:val="FF0000"/>
                <w:sz w:val="22"/>
              </w:rPr>
            </w:rPrChange>
          </w:rPr>
          <w:delText xml:space="preserve"> </w:delText>
        </w:r>
        <w:r w:rsidR="00A01F12" w:rsidRPr="00B62844" w:rsidDel="004B1D18">
          <w:rPr>
            <w:rFonts w:ascii="Arial" w:eastAsia="굴림" w:hAnsi="Arial" w:cs="Arial"/>
            <w:strike/>
            <w:color w:val="00B050"/>
            <w:sz w:val="22"/>
            <w:rPrChange w:id="8431" w:author="Keis" w:date="2024-09-06T10:01:00Z">
              <w:rPr>
                <w:rFonts w:ascii="Arial" w:eastAsia="굴림" w:hAnsi="Arial" w:cs="Arial"/>
                <w:color w:val="FF0000"/>
                <w:sz w:val="22"/>
              </w:rPr>
            </w:rPrChange>
          </w:rPr>
          <w:delText xml:space="preserve">What was the average </w:delText>
        </w:r>
        <w:r w:rsidR="00C91DDF" w:rsidRPr="00B62844" w:rsidDel="004B1D18">
          <w:rPr>
            <w:rFonts w:ascii="Arial" w:eastAsia="굴림" w:hAnsi="Arial" w:cs="Arial"/>
            <w:strike/>
            <w:color w:val="00B050"/>
            <w:kern w:val="0"/>
            <w:sz w:val="22"/>
            <w:rPrChange w:id="8432" w:author="Keis" w:date="2024-09-06T10:01:00Z">
              <w:rPr>
                <w:rFonts w:ascii="Arial" w:eastAsia="굴림" w:hAnsi="Arial" w:cs="Arial"/>
                <w:color w:val="FF0000"/>
                <w:kern w:val="0"/>
                <w:sz w:val="22"/>
              </w:rPr>
            </w:rPrChange>
          </w:rPr>
          <w:delText xml:space="preserve">monthly </w:delText>
        </w:r>
        <w:r w:rsidR="00A01F12" w:rsidRPr="00B62844" w:rsidDel="004B1D18">
          <w:rPr>
            <w:rFonts w:ascii="Arial" w:eastAsia="굴림" w:hAnsi="Arial" w:cs="Arial"/>
            <w:strike/>
            <w:color w:val="00B050"/>
            <w:sz w:val="22"/>
            <w:rPrChange w:id="8433" w:author="Keis" w:date="2024-09-06T10:01:00Z">
              <w:rPr>
                <w:rFonts w:ascii="Arial" w:eastAsia="굴림" w:hAnsi="Arial" w:cs="Arial"/>
                <w:color w:val="FF0000"/>
                <w:sz w:val="22"/>
              </w:rPr>
            </w:rPrChange>
          </w:rPr>
          <w:delText xml:space="preserve">amount of </w:delText>
        </w:r>
        <w:r w:rsidR="008F2A2F" w:rsidRPr="00B62844" w:rsidDel="004B1D18">
          <w:rPr>
            <w:rFonts w:ascii="Arial" w:eastAsia="굴림" w:hAnsi="Arial" w:cs="Arial"/>
            <w:strike/>
            <w:color w:val="00B050"/>
            <w:kern w:val="0"/>
            <w:sz w:val="22"/>
            <w:rPrChange w:id="8434" w:author="Keis" w:date="2024-09-06T10:01:00Z">
              <w:rPr>
                <w:rFonts w:ascii="Arial" w:eastAsia="굴림" w:hAnsi="Arial" w:cs="Arial"/>
                <w:color w:val="FF0000"/>
                <w:kern w:val="0"/>
                <w:sz w:val="22"/>
              </w:rPr>
            </w:rPrChange>
          </w:rPr>
          <w:delText xml:space="preserve">national basic livelihood security benefit </w:delText>
        </w:r>
        <w:r w:rsidR="00A12006" w:rsidRPr="00B62844" w:rsidDel="004B1D18">
          <w:rPr>
            <w:rFonts w:ascii="Arial" w:eastAsia="굴림" w:hAnsi="Arial" w:cs="Arial"/>
            <w:strike/>
            <w:color w:val="00B050"/>
            <w:sz w:val="22"/>
            <w:rPrChange w:id="8435" w:author="Keis" w:date="2024-09-06T10:01:00Z">
              <w:rPr>
                <w:rFonts w:ascii="Arial" w:eastAsia="굴림" w:hAnsi="Arial" w:cs="Arial"/>
                <w:color w:val="FF0000"/>
                <w:sz w:val="22"/>
              </w:rPr>
            </w:rPrChange>
          </w:rPr>
          <w:delText xml:space="preserve">in the first half of last calendar year (January~June in </w:delText>
        </w:r>
        <w:r w:rsidR="0060656D" w:rsidRPr="00B62844" w:rsidDel="004B1D18">
          <w:rPr>
            <w:rFonts w:ascii="Arial" w:eastAsia="굴림" w:hAnsi="Arial" w:cs="Arial"/>
            <w:strike/>
            <w:color w:val="00B050"/>
            <w:sz w:val="22"/>
            <w:rPrChange w:id="8436" w:author="Keis" w:date="2024-09-06T10:01:00Z">
              <w:rPr>
                <w:rFonts w:ascii="Arial" w:eastAsia="굴림" w:hAnsi="Arial" w:cs="Arial"/>
                <w:color w:val="FF0000"/>
                <w:sz w:val="22"/>
              </w:rPr>
            </w:rPrChange>
          </w:rPr>
          <w:delText>2017</w:delText>
        </w:r>
        <w:r w:rsidR="00A12006" w:rsidRPr="00B62844" w:rsidDel="004B1D18">
          <w:rPr>
            <w:rFonts w:ascii="Arial" w:eastAsia="굴림" w:hAnsi="Arial" w:cs="Arial"/>
            <w:strike/>
            <w:color w:val="00B050"/>
            <w:sz w:val="22"/>
            <w:rPrChange w:id="8437" w:author="Keis" w:date="2024-09-06T10:01:00Z">
              <w:rPr>
                <w:rFonts w:ascii="Arial" w:eastAsia="굴림" w:hAnsi="Arial" w:cs="Arial"/>
                <w:color w:val="FF0000"/>
                <w:sz w:val="22"/>
              </w:rPr>
            </w:rPrChange>
          </w:rPr>
          <w:delText>)</w:delText>
        </w:r>
        <w:r w:rsidR="00624BD4" w:rsidRPr="00B62844" w:rsidDel="004B1D18">
          <w:rPr>
            <w:rFonts w:ascii="Arial" w:eastAsia="굴림" w:hAnsi="Arial" w:cs="Arial"/>
            <w:strike/>
            <w:color w:val="00B050"/>
            <w:sz w:val="22"/>
            <w:rPrChange w:id="8438" w:author="Keis" w:date="2024-09-06T10:01:00Z">
              <w:rPr>
                <w:rFonts w:ascii="Arial" w:eastAsia="굴림" w:hAnsi="Arial" w:cs="Arial"/>
                <w:color w:val="FF0000"/>
                <w:sz w:val="22"/>
              </w:rPr>
            </w:rPrChange>
          </w:rPr>
          <w:delText>? (unit: 10,000 Korean won)</w:delText>
        </w:r>
      </w:del>
    </w:p>
    <w:p w14:paraId="3DCDE5BA" w14:textId="34AA1674" w:rsidR="004A11B7" w:rsidRPr="00B62844" w:rsidDel="004B1D18" w:rsidRDefault="008F480F" w:rsidP="004A11B7">
      <w:pPr>
        <w:wordWrap/>
        <w:spacing w:line="360" w:lineRule="auto"/>
        <w:rPr>
          <w:del w:id="8439" w:author="Keis" w:date="2024-09-06T17:20:00Z"/>
          <w:rFonts w:ascii="Arial" w:eastAsia="굴림" w:hAnsi="Arial" w:cs="Arial"/>
          <w:strike/>
          <w:color w:val="00B050"/>
          <w:sz w:val="22"/>
          <w:rPrChange w:id="8440" w:author="Keis" w:date="2024-09-06T10:01:00Z">
            <w:rPr>
              <w:del w:id="8441" w:author="Keis" w:date="2024-09-06T17:20:00Z"/>
              <w:rFonts w:ascii="Arial" w:eastAsia="굴림" w:hAnsi="Arial" w:cs="Arial"/>
              <w:color w:val="FF0000"/>
              <w:sz w:val="22"/>
            </w:rPr>
          </w:rPrChange>
        </w:rPr>
      </w:pPr>
      <w:del w:id="8442" w:author="Keis" w:date="2024-09-06T17:20:00Z">
        <w:r w:rsidRPr="00B62844" w:rsidDel="004B1D18">
          <w:rPr>
            <w:rFonts w:ascii="Arial" w:eastAsia="굴림" w:hAnsi="Arial" w:cs="Arial"/>
            <w:strike/>
            <w:color w:val="00B050"/>
            <w:sz w:val="22"/>
            <w:rPrChange w:id="8443" w:author="Keis" w:date="2024-09-06T10:01:00Z">
              <w:rPr>
                <w:rFonts w:ascii="Arial" w:eastAsia="굴림" w:hAnsi="Arial" w:cs="Arial"/>
                <w:color w:val="FF0000"/>
                <w:sz w:val="22"/>
              </w:rPr>
            </w:rPrChange>
          </w:rPr>
          <w:delText xml:space="preserve">[IWER: In previous interview, an average monthly </w:delText>
        </w:r>
        <w:r w:rsidR="008F2A2F" w:rsidRPr="00B62844" w:rsidDel="004B1D18">
          <w:rPr>
            <w:rFonts w:ascii="Arial" w:eastAsia="굴림" w:hAnsi="Arial" w:cs="Arial"/>
            <w:strike/>
            <w:color w:val="00B050"/>
            <w:kern w:val="0"/>
            <w:sz w:val="22"/>
            <w:rPrChange w:id="8444" w:author="Keis" w:date="2024-09-06T10:01:00Z">
              <w:rPr>
                <w:rFonts w:ascii="Arial" w:eastAsia="굴림" w:hAnsi="Arial" w:cs="Arial"/>
                <w:color w:val="FF0000"/>
                <w:kern w:val="0"/>
                <w:sz w:val="22"/>
              </w:rPr>
            </w:rPrChange>
          </w:rPr>
          <w:delText>national basic livelihood security benefit</w:delText>
        </w:r>
        <w:r w:rsidR="004A11B7" w:rsidRPr="00B62844" w:rsidDel="004B1D18">
          <w:rPr>
            <w:rFonts w:ascii="Arial" w:eastAsia="굴림" w:hAnsi="Arial" w:cs="Arial"/>
            <w:strike/>
            <w:color w:val="00B050"/>
            <w:sz w:val="22"/>
            <w:rPrChange w:id="8445" w:author="Keis" w:date="2024-09-06T10:01:00Z">
              <w:rPr>
                <w:rFonts w:ascii="Arial" w:eastAsia="굴림" w:hAnsi="Arial" w:cs="Arial"/>
                <w:color w:val="FF0000"/>
                <w:sz w:val="22"/>
              </w:rPr>
            </w:rPrChange>
          </w:rPr>
          <w:delText>: About (PL) 10,000 Korean won.]</w:delText>
        </w:r>
      </w:del>
    </w:p>
    <w:p w14:paraId="1EF2EADC" w14:textId="43695584" w:rsidR="004018F3" w:rsidRPr="00B62844" w:rsidDel="004B1D18" w:rsidRDefault="004018F3" w:rsidP="004018F3">
      <w:pPr>
        <w:tabs>
          <w:tab w:val="left" w:pos="800"/>
          <w:tab w:val="left" w:pos="1600"/>
          <w:tab w:val="left" w:pos="2400"/>
          <w:tab w:val="left" w:pos="3200"/>
          <w:tab w:val="left" w:pos="4000"/>
          <w:tab w:val="left" w:pos="4800"/>
          <w:tab w:val="left" w:pos="5600"/>
          <w:tab w:val="left" w:pos="6400"/>
          <w:tab w:val="left" w:pos="6805"/>
        </w:tabs>
        <w:wordWrap/>
        <w:spacing w:line="360" w:lineRule="auto"/>
        <w:rPr>
          <w:del w:id="8446" w:author="Keis" w:date="2024-09-06T17:20:00Z"/>
          <w:rFonts w:ascii="Arial" w:eastAsia="굴림" w:hAnsi="Arial" w:cs="Arial"/>
          <w:strike/>
          <w:color w:val="00B050"/>
          <w:kern w:val="0"/>
          <w:sz w:val="22"/>
          <w:rPrChange w:id="8447" w:author="Keis" w:date="2024-09-06T10:01:00Z">
            <w:rPr>
              <w:del w:id="8448" w:author="Keis" w:date="2024-09-06T17:20:00Z"/>
              <w:rFonts w:ascii="Arial" w:eastAsia="굴림" w:hAnsi="Arial" w:cs="Arial"/>
              <w:color w:val="FF0000"/>
              <w:kern w:val="0"/>
              <w:sz w:val="22"/>
            </w:rPr>
          </w:rPrChange>
        </w:rPr>
      </w:pPr>
      <w:del w:id="8449" w:author="Keis" w:date="2024-09-06T17:20:00Z">
        <w:r w:rsidRPr="00B62844" w:rsidDel="004B1D18">
          <w:rPr>
            <w:rFonts w:ascii="Arial" w:eastAsia="굴림" w:hAnsi="Arial" w:cs="Arial"/>
            <w:strike/>
            <w:color w:val="00B050"/>
            <w:kern w:val="0"/>
            <w:sz w:val="22"/>
            <w:rPrChange w:id="8450" w:author="Keis" w:date="2024-09-06T10:01:00Z">
              <w:rPr>
                <w:rFonts w:ascii="Arial" w:eastAsia="굴림" w:hAnsi="Arial" w:cs="Arial"/>
                <w:color w:val="FF0000"/>
                <w:kern w:val="0"/>
                <w:sz w:val="22"/>
              </w:rPr>
            </w:rPrChange>
          </w:rPr>
          <w:tab/>
          <w:delText>_______________________________ MW [Range: 1 ~ 150]</w:delText>
        </w:r>
        <w:r w:rsidRPr="00B62844" w:rsidDel="004B1D18">
          <w:rPr>
            <w:rFonts w:ascii="Arial" w:eastAsia="굴림" w:hAnsi="Arial" w:cs="Arial"/>
            <w:strike/>
            <w:color w:val="00B050"/>
            <w:kern w:val="0"/>
            <w:sz w:val="22"/>
            <w:rPrChange w:id="8451" w:author="Keis" w:date="2024-09-06T10:01:00Z">
              <w:rPr>
                <w:rFonts w:ascii="Arial" w:eastAsia="굴림" w:hAnsi="Arial" w:cs="Arial"/>
                <w:color w:val="FF0000"/>
                <w:kern w:val="0"/>
                <w:sz w:val="22"/>
              </w:rPr>
            </w:rPrChange>
          </w:rPr>
          <w:tab/>
        </w:r>
      </w:del>
    </w:p>
    <w:p w14:paraId="6828CF0A" w14:textId="07EBC7D0" w:rsidR="00624BD4" w:rsidRPr="00B62844" w:rsidDel="004B1D18" w:rsidRDefault="00624BD4" w:rsidP="006B569D">
      <w:pPr>
        <w:wordWrap/>
        <w:spacing w:line="360" w:lineRule="auto"/>
        <w:ind w:firstLine="800"/>
        <w:rPr>
          <w:del w:id="8452" w:author="Keis" w:date="2024-09-06T17:20:00Z"/>
          <w:rFonts w:ascii="Arial" w:eastAsia="굴림" w:hAnsi="Arial" w:cs="Arial"/>
          <w:strike/>
          <w:color w:val="00B050"/>
          <w:sz w:val="22"/>
          <w:rPrChange w:id="8453" w:author="Keis" w:date="2024-09-06T10:01:00Z">
            <w:rPr>
              <w:del w:id="8454" w:author="Keis" w:date="2024-09-06T17:20:00Z"/>
              <w:rFonts w:ascii="Arial" w:eastAsia="굴림" w:hAnsi="Arial" w:cs="Arial"/>
              <w:color w:val="FF0000"/>
              <w:sz w:val="22"/>
            </w:rPr>
          </w:rPrChange>
        </w:rPr>
      </w:pPr>
      <w:del w:id="8455" w:author="Keis" w:date="2024-09-06T17:20:00Z">
        <w:r w:rsidRPr="00B62844" w:rsidDel="004B1D18">
          <w:rPr>
            <w:rFonts w:ascii="Arial" w:eastAsia="굴림" w:hAnsi="Arial" w:cs="Arial"/>
            <w:strike/>
            <w:color w:val="00B050"/>
            <w:sz w:val="22"/>
            <w:rPrChange w:id="8456" w:author="Keis" w:date="2024-09-06T10:01:00Z">
              <w:rPr>
                <w:rFonts w:ascii="Arial" w:eastAsia="굴림" w:hAnsi="Arial" w:cs="Arial"/>
                <w:color w:val="FF0000"/>
                <w:sz w:val="22"/>
              </w:rPr>
            </w:rPrChange>
          </w:rPr>
          <w:delText>Don</w:delText>
        </w:r>
        <w:r w:rsidRPr="00B62844" w:rsidDel="004B1D18">
          <w:rPr>
            <w:rFonts w:ascii="Arial" w:eastAsia="굴림" w:hAnsi="Arial" w:cs="Arial" w:hint="eastAsia"/>
            <w:strike/>
            <w:color w:val="00B050"/>
            <w:sz w:val="22"/>
            <w:rPrChange w:id="8457"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458" w:author="Keis" w:date="2024-09-06T10:01:00Z">
              <w:rPr>
                <w:rFonts w:ascii="Arial" w:eastAsia="굴림" w:hAnsi="Arial" w:cs="Arial"/>
                <w:color w:val="FF0000"/>
                <w:sz w:val="22"/>
              </w:rPr>
            </w:rPrChange>
          </w:rPr>
          <w:delText xml:space="preserve">t know </w:delText>
        </w:r>
        <w:r w:rsidRPr="00B62844" w:rsidDel="004B1D18">
          <w:rPr>
            <w:rFonts w:ascii="Arial" w:eastAsia="굴림" w:hAnsi="Arial" w:cs="Arial" w:hint="eastAsia"/>
            <w:strike/>
            <w:color w:val="00B050"/>
            <w:sz w:val="22"/>
            <w:rPrChange w:id="8459"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460" w:author="Keis" w:date="2024-09-06T10:01:00Z">
              <w:rPr>
                <w:rFonts w:ascii="Arial" w:eastAsia="굴림" w:hAnsi="Arial" w:cs="Arial"/>
                <w:color w:val="FF0000"/>
                <w:sz w:val="22"/>
              </w:rPr>
            </w:rPrChange>
          </w:rPr>
          <w:delText xml:space="preserve">Go to </w:delText>
        </w:r>
        <w:r w:rsidR="00527595" w:rsidRPr="00B62844" w:rsidDel="004B1D18">
          <w:rPr>
            <w:rFonts w:ascii="Arial" w:eastAsia="굴림" w:hAnsi="Arial" w:cs="Arial"/>
            <w:strike/>
            <w:color w:val="00B050"/>
            <w:sz w:val="22"/>
            <w:rPrChange w:id="8461"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462" w:author="Keis" w:date="2024-09-06T10:01:00Z">
              <w:rPr>
                <w:rFonts w:ascii="Arial" w:eastAsia="굴림" w:hAnsi="Arial" w:cs="Arial"/>
                <w:color w:val="FF0000"/>
                <w:sz w:val="22"/>
              </w:rPr>
            </w:rPrChange>
          </w:rPr>
          <w:delText>094~</w:delText>
        </w:r>
        <w:r w:rsidR="00527595" w:rsidRPr="00B62844" w:rsidDel="004B1D18">
          <w:rPr>
            <w:rFonts w:ascii="Arial" w:eastAsia="굴림" w:hAnsi="Arial" w:cs="Arial"/>
            <w:strike/>
            <w:color w:val="00B050"/>
            <w:sz w:val="22"/>
            <w:rPrChange w:id="8463"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464" w:author="Keis" w:date="2024-09-06T10:01:00Z">
              <w:rPr>
                <w:rFonts w:ascii="Arial" w:eastAsia="굴림" w:hAnsi="Arial" w:cs="Arial"/>
                <w:color w:val="FF0000"/>
                <w:sz w:val="22"/>
              </w:rPr>
            </w:rPrChange>
          </w:rPr>
          <w:delText>098 unfolding</w:delText>
        </w:r>
      </w:del>
    </w:p>
    <w:p w14:paraId="009B99AA" w14:textId="6D16571D" w:rsidR="00624BD4" w:rsidRPr="00B62844" w:rsidDel="004B1D18" w:rsidRDefault="00624BD4" w:rsidP="006B569D">
      <w:pPr>
        <w:wordWrap/>
        <w:spacing w:line="360" w:lineRule="auto"/>
        <w:ind w:firstLine="800"/>
        <w:rPr>
          <w:del w:id="8465" w:author="Keis" w:date="2024-09-06T17:20:00Z"/>
          <w:rFonts w:ascii="Arial" w:eastAsia="굴림" w:hAnsi="Arial" w:cs="Arial"/>
          <w:strike/>
          <w:color w:val="00B050"/>
          <w:sz w:val="22"/>
          <w:rPrChange w:id="8466" w:author="Keis" w:date="2024-09-06T10:01:00Z">
            <w:rPr>
              <w:del w:id="8467" w:author="Keis" w:date="2024-09-06T17:20:00Z"/>
              <w:rFonts w:ascii="Arial" w:eastAsia="굴림" w:hAnsi="Arial" w:cs="Arial"/>
              <w:color w:val="FF0000"/>
              <w:sz w:val="22"/>
            </w:rPr>
          </w:rPrChange>
        </w:rPr>
      </w:pPr>
      <w:del w:id="8468" w:author="Keis" w:date="2024-09-06T17:20:00Z">
        <w:r w:rsidRPr="00B62844" w:rsidDel="004B1D18">
          <w:rPr>
            <w:rFonts w:ascii="Arial" w:eastAsia="굴림" w:hAnsi="Arial" w:cs="Arial"/>
            <w:strike/>
            <w:color w:val="00B050"/>
            <w:sz w:val="22"/>
            <w:rPrChange w:id="8469" w:author="Keis" w:date="2024-09-06T10:01:00Z">
              <w:rPr>
                <w:rFonts w:ascii="Arial" w:eastAsia="굴림" w:hAnsi="Arial" w:cs="Arial"/>
                <w:color w:val="FF0000"/>
                <w:sz w:val="22"/>
              </w:rPr>
            </w:rPrChange>
          </w:rPr>
          <w:delText xml:space="preserve">Refuse to answer </w:delText>
        </w:r>
        <w:r w:rsidRPr="00B62844" w:rsidDel="004B1D18">
          <w:rPr>
            <w:rFonts w:ascii="Arial" w:eastAsia="굴림" w:hAnsi="Arial" w:cs="Arial" w:hint="eastAsia"/>
            <w:strike/>
            <w:color w:val="00B050"/>
            <w:sz w:val="22"/>
            <w:rPrChange w:id="8470"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471" w:author="Keis" w:date="2024-09-06T10:01:00Z">
              <w:rPr>
                <w:rFonts w:ascii="Arial" w:eastAsia="굴림" w:hAnsi="Arial" w:cs="Arial"/>
                <w:color w:val="FF0000"/>
                <w:sz w:val="22"/>
              </w:rPr>
            </w:rPrChange>
          </w:rPr>
          <w:delText xml:space="preserve">Go to </w:delText>
        </w:r>
        <w:r w:rsidR="00527595" w:rsidRPr="00B62844" w:rsidDel="004B1D18">
          <w:rPr>
            <w:rFonts w:ascii="Arial" w:eastAsia="굴림" w:hAnsi="Arial" w:cs="Arial"/>
            <w:strike/>
            <w:color w:val="00B050"/>
            <w:sz w:val="22"/>
            <w:rPrChange w:id="8472"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473" w:author="Keis" w:date="2024-09-06T10:01:00Z">
              <w:rPr>
                <w:rFonts w:ascii="Arial" w:eastAsia="굴림" w:hAnsi="Arial" w:cs="Arial"/>
                <w:color w:val="FF0000"/>
                <w:sz w:val="22"/>
              </w:rPr>
            </w:rPrChange>
          </w:rPr>
          <w:delText>094~</w:delText>
        </w:r>
        <w:r w:rsidR="00527595" w:rsidRPr="00B62844" w:rsidDel="004B1D18">
          <w:rPr>
            <w:rFonts w:ascii="Arial" w:eastAsia="굴림" w:hAnsi="Arial" w:cs="Arial"/>
            <w:strike/>
            <w:color w:val="00B050"/>
            <w:sz w:val="22"/>
            <w:rPrChange w:id="8474"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475" w:author="Keis" w:date="2024-09-06T10:01:00Z">
              <w:rPr>
                <w:rFonts w:ascii="Arial" w:eastAsia="굴림" w:hAnsi="Arial" w:cs="Arial"/>
                <w:color w:val="FF0000"/>
                <w:sz w:val="22"/>
              </w:rPr>
            </w:rPrChange>
          </w:rPr>
          <w:delText>098 unfolding</w:delText>
        </w:r>
      </w:del>
    </w:p>
    <w:p w14:paraId="6C62B8DD" w14:textId="0D18EA9A" w:rsidR="00624BD4" w:rsidRPr="00B62844" w:rsidDel="004B1D18" w:rsidRDefault="00624BD4" w:rsidP="00624BD4">
      <w:pPr>
        <w:wordWrap/>
        <w:spacing w:line="360" w:lineRule="auto"/>
        <w:rPr>
          <w:del w:id="8476" w:author="Keis" w:date="2024-09-06T17:20:00Z"/>
          <w:rFonts w:ascii="Arial" w:eastAsia="굴림" w:hAnsi="Arial" w:cs="Arial"/>
          <w:strike/>
          <w:color w:val="00B050"/>
          <w:sz w:val="22"/>
          <w:rPrChange w:id="8477" w:author="Keis" w:date="2024-09-06T10:01:00Z">
            <w:rPr>
              <w:del w:id="8478" w:author="Keis" w:date="2024-09-06T17:20:00Z"/>
              <w:rFonts w:ascii="Arial" w:eastAsia="굴림" w:hAnsi="Arial" w:cs="Arial"/>
              <w:color w:val="FF0000"/>
              <w:sz w:val="22"/>
            </w:rPr>
          </w:rPrChange>
        </w:rPr>
      </w:pPr>
    </w:p>
    <w:p w14:paraId="225AF9A3" w14:textId="711395DA" w:rsidR="00624BD4" w:rsidRPr="00B62844" w:rsidDel="004B1D18" w:rsidRDefault="00527595" w:rsidP="00005E99">
      <w:pPr>
        <w:wordWrap/>
        <w:spacing w:line="360" w:lineRule="auto"/>
        <w:rPr>
          <w:del w:id="8479" w:author="Keis" w:date="2024-09-06T17:20:00Z"/>
          <w:rFonts w:ascii="Arial" w:eastAsia="굴림" w:hAnsi="Arial" w:cs="Arial"/>
          <w:strike/>
          <w:color w:val="00B050"/>
          <w:sz w:val="22"/>
          <w:rPrChange w:id="8480" w:author="Keis" w:date="2024-09-06T10:01:00Z">
            <w:rPr>
              <w:del w:id="8481" w:author="Keis" w:date="2024-09-06T17:20:00Z"/>
              <w:rFonts w:ascii="Arial" w:eastAsia="굴림" w:hAnsi="Arial" w:cs="Arial"/>
              <w:color w:val="FF0000"/>
              <w:sz w:val="22"/>
            </w:rPr>
          </w:rPrChange>
        </w:rPr>
      </w:pPr>
      <w:del w:id="8482" w:author="Keis" w:date="2024-09-06T17:20:00Z">
        <w:r w:rsidRPr="00B62844" w:rsidDel="004B1D18">
          <w:rPr>
            <w:rFonts w:ascii="Arial" w:eastAsia="굴림" w:hAnsi="Arial" w:cs="Arial"/>
            <w:strike/>
            <w:color w:val="00B050"/>
            <w:sz w:val="22"/>
            <w:rPrChange w:id="8483" w:author="Keis" w:date="2024-09-06T10:01:00Z">
              <w:rPr>
                <w:rFonts w:ascii="Arial" w:eastAsia="굴림" w:hAnsi="Arial" w:cs="Arial"/>
                <w:color w:val="FF0000"/>
                <w:sz w:val="22"/>
              </w:rPr>
            </w:rPrChange>
          </w:rPr>
          <w:delText>E</w:delText>
        </w:r>
        <w:r w:rsidR="00624BD4" w:rsidRPr="00B62844" w:rsidDel="004B1D18">
          <w:rPr>
            <w:rFonts w:ascii="Arial" w:eastAsia="굴림" w:hAnsi="Arial" w:cs="Arial"/>
            <w:strike/>
            <w:color w:val="00B050"/>
            <w:sz w:val="22"/>
            <w:rPrChange w:id="8484" w:author="Keis" w:date="2024-09-06T10:01:00Z">
              <w:rPr>
                <w:rFonts w:ascii="Arial" w:eastAsia="굴림" w:hAnsi="Arial" w:cs="Arial"/>
                <w:color w:val="FF0000"/>
                <w:sz w:val="22"/>
              </w:rPr>
            </w:rPrChange>
          </w:rPr>
          <w:delText>093</w:delText>
        </w:r>
        <w:r w:rsidR="00DF1886" w:rsidRPr="00B62844" w:rsidDel="004B1D18">
          <w:rPr>
            <w:rFonts w:ascii="Arial" w:eastAsia="굴림" w:hAnsi="Arial" w:cs="Arial"/>
            <w:strike/>
            <w:color w:val="00B050"/>
            <w:sz w:val="22"/>
            <w:rPrChange w:id="8485" w:author="Keis" w:date="2024-09-06T10:01:00Z">
              <w:rPr>
                <w:rFonts w:ascii="Arial" w:eastAsia="굴림" w:hAnsi="Arial" w:cs="Arial"/>
                <w:color w:val="FF0000"/>
                <w:sz w:val="22"/>
              </w:rPr>
            </w:rPrChange>
          </w:rPr>
          <w:delText>a</w:delText>
        </w:r>
        <w:r w:rsidR="00624BD4" w:rsidRPr="00B62844" w:rsidDel="004B1D18">
          <w:rPr>
            <w:rFonts w:ascii="Arial" w:eastAsia="굴림" w:hAnsi="Arial" w:cs="Arial"/>
            <w:strike/>
            <w:color w:val="00B050"/>
            <w:sz w:val="22"/>
            <w:rPrChange w:id="8486" w:author="Keis" w:date="2024-09-06T10:01:00Z">
              <w:rPr>
                <w:rFonts w:ascii="Arial" w:eastAsia="굴림" w:hAnsi="Arial" w:cs="Arial"/>
                <w:color w:val="FF0000"/>
                <w:sz w:val="22"/>
              </w:rPr>
            </w:rPrChange>
          </w:rPr>
          <w:delText xml:space="preserve">. So you received a total of (amount calculated </w:delText>
        </w:r>
        <w:r w:rsidR="00A01F12" w:rsidRPr="00B62844" w:rsidDel="004B1D18">
          <w:rPr>
            <w:rFonts w:ascii="Arial" w:eastAsia="굴림" w:hAnsi="Arial" w:cs="Arial"/>
            <w:strike/>
            <w:color w:val="00B050"/>
            <w:sz w:val="22"/>
            <w:rPrChange w:id="8487" w:author="Keis" w:date="2024-09-06T10:01:00Z">
              <w:rPr>
                <w:rFonts w:ascii="Arial" w:eastAsia="굴림" w:hAnsi="Arial" w:cs="Arial"/>
                <w:color w:val="FF0000"/>
                <w:sz w:val="22"/>
              </w:rPr>
            </w:rPrChange>
          </w:rPr>
          <w:delText xml:space="preserve">based on </w:delText>
        </w:r>
        <w:r w:rsidRPr="00B62844" w:rsidDel="004B1D18">
          <w:rPr>
            <w:rFonts w:ascii="Arial" w:eastAsia="굴림" w:hAnsi="Arial" w:cs="Arial"/>
            <w:strike/>
            <w:color w:val="00B050"/>
            <w:sz w:val="22"/>
            <w:rPrChange w:id="8488" w:author="Keis" w:date="2024-09-06T10:01:00Z">
              <w:rPr>
                <w:rFonts w:ascii="Arial" w:eastAsia="굴림" w:hAnsi="Arial" w:cs="Arial"/>
                <w:color w:val="FF0000"/>
                <w:sz w:val="22"/>
              </w:rPr>
            </w:rPrChange>
          </w:rPr>
          <w:delText>E</w:delText>
        </w:r>
        <w:r w:rsidR="00624BD4" w:rsidRPr="00B62844" w:rsidDel="004B1D18">
          <w:rPr>
            <w:rFonts w:ascii="Arial" w:eastAsia="굴림" w:hAnsi="Arial" w:cs="Arial"/>
            <w:strike/>
            <w:color w:val="00B050"/>
            <w:sz w:val="22"/>
            <w:rPrChange w:id="8489" w:author="Keis" w:date="2024-09-06T10:01:00Z">
              <w:rPr>
                <w:rFonts w:ascii="Arial" w:eastAsia="굴림" w:hAnsi="Arial" w:cs="Arial"/>
                <w:color w:val="FF0000"/>
                <w:sz w:val="22"/>
              </w:rPr>
            </w:rPrChange>
          </w:rPr>
          <w:delText>091</w:delText>
        </w:r>
        <w:r w:rsidR="00405A41" w:rsidRPr="00B62844" w:rsidDel="004B1D18">
          <w:rPr>
            <w:rFonts w:ascii="Arial" w:eastAsia="굴림" w:hAnsi="Arial" w:cs="Arial"/>
            <w:strike/>
            <w:color w:val="00B050"/>
            <w:sz w:val="22"/>
            <w:rPrChange w:id="8490" w:author="Keis" w:date="2024-09-06T10:01:00Z">
              <w:rPr>
                <w:rFonts w:ascii="Arial" w:eastAsia="굴림" w:hAnsi="Arial" w:cs="Arial"/>
                <w:color w:val="FF0000"/>
                <w:sz w:val="22"/>
              </w:rPr>
            </w:rPrChange>
          </w:rPr>
          <w:delText>a</w:delText>
        </w:r>
        <w:r w:rsidR="00624BD4" w:rsidRPr="00B62844" w:rsidDel="004B1D18">
          <w:rPr>
            <w:rFonts w:ascii="Arial" w:eastAsia="굴림" w:hAnsi="Arial" w:cs="Arial"/>
            <w:strike/>
            <w:color w:val="00B050"/>
            <w:sz w:val="22"/>
            <w:rPrChange w:id="8491" w:author="Keis" w:date="2024-09-06T10:01:00Z">
              <w:rPr>
                <w:rFonts w:ascii="Arial" w:eastAsia="굴림" w:hAnsi="Arial" w:cs="Arial"/>
                <w:color w:val="FF0000"/>
                <w:sz w:val="22"/>
              </w:rPr>
            </w:rPrChange>
          </w:rPr>
          <w:delText xml:space="preserve"> and </w:delText>
        </w:r>
        <w:r w:rsidRPr="00B62844" w:rsidDel="004B1D18">
          <w:rPr>
            <w:rFonts w:ascii="Arial" w:eastAsia="굴림" w:hAnsi="Arial" w:cs="Arial"/>
            <w:strike/>
            <w:color w:val="00B050"/>
            <w:sz w:val="22"/>
            <w:rPrChange w:id="8492" w:author="Keis" w:date="2024-09-06T10:01:00Z">
              <w:rPr>
                <w:rFonts w:ascii="Arial" w:eastAsia="굴림" w:hAnsi="Arial" w:cs="Arial"/>
                <w:color w:val="FF0000"/>
                <w:sz w:val="22"/>
              </w:rPr>
            </w:rPrChange>
          </w:rPr>
          <w:delText>E</w:delText>
        </w:r>
        <w:r w:rsidR="00624BD4" w:rsidRPr="00B62844" w:rsidDel="004B1D18">
          <w:rPr>
            <w:rFonts w:ascii="Arial" w:eastAsia="굴림" w:hAnsi="Arial" w:cs="Arial"/>
            <w:strike/>
            <w:color w:val="00B050"/>
            <w:sz w:val="22"/>
            <w:rPrChange w:id="8493" w:author="Keis" w:date="2024-09-06T10:01:00Z">
              <w:rPr>
                <w:rFonts w:ascii="Arial" w:eastAsia="굴림" w:hAnsi="Arial" w:cs="Arial"/>
                <w:color w:val="FF0000"/>
                <w:sz w:val="22"/>
              </w:rPr>
            </w:rPrChange>
          </w:rPr>
          <w:delText>092</w:delText>
        </w:r>
        <w:r w:rsidR="00405A41" w:rsidRPr="00B62844" w:rsidDel="004B1D18">
          <w:rPr>
            <w:rFonts w:ascii="Arial" w:eastAsia="굴림" w:hAnsi="Arial" w:cs="Arial"/>
            <w:strike/>
            <w:color w:val="00B050"/>
            <w:sz w:val="22"/>
            <w:rPrChange w:id="8494" w:author="Keis" w:date="2024-09-06T10:01:00Z">
              <w:rPr>
                <w:rFonts w:ascii="Arial" w:eastAsia="굴림" w:hAnsi="Arial" w:cs="Arial"/>
                <w:color w:val="FF0000"/>
                <w:sz w:val="22"/>
              </w:rPr>
            </w:rPrChange>
          </w:rPr>
          <w:delText>a</w:delText>
        </w:r>
        <w:r w:rsidR="00624BD4" w:rsidRPr="00B62844" w:rsidDel="004B1D18">
          <w:rPr>
            <w:rFonts w:ascii="Arial" w:eastAsia="굴림" w:hAnsi="Arial" w:cs="Arial"/>
            <w:strike/>
            <w:color w:val="00B050"/>
            <w:sz w:val="22"/>
            <w:rPrChange w:id="8495" w:author="Keis" w:date="2024-09-06T10:01:00Z">
              <w:rPr>
                <w:rFonts w:ascii="Arial" w:eastAsia="굴림" w:hAnsi="Arial" w:cs="Arial"/>
                <w:color w:val="FF0000"/>
                <w:sz w:val="22"/>
              </w:rPr>
            </w:rPrChange>
          </w:rPr>
          <w:delText>)</w:delText>
        </w:r>
        <w:r w:rsidR="002070E8" w:rsidRPr="00B62844" w:rsidDel="004B1D18">
          <w:rPr>
            <w:rFonts w:ascii="Arial" w:eastAsia="굴림" w:hAnsi="Arial" w:cs="Arial"/>
            <w:strike/>
            <w:color w:val="00B050"/>
            <w:sz w:val="22"/>
            <w:rPrChange w:id="8496" w:author="Keis" w:date="2024-09-06T10:01:00Z">
              <w:rPr>
                <w:rFonts w:ascii="Arial" w:eastAsia="굴림" w:hAnsi="Arial" w:cs="Arial"/>
                <w:color w:val="FF0000"/>
                <w:sz w:val="22"/>
              </w:rPr>
            </w:rPrChange>
          </w:rPr>
          <w:delText xml:space="preserve"> in </w:delText>
        </w:r>
        <w:r w:rsidR="000E3459" w:rsidRPr="00B62844" w:rsidDel="004B1D18">
          <w:rPr>
            <w:rFonts w:ascii="Arial" w:eastAsia="굴림" w:hAnsi="Arial" w:cs="Arial"/>
            <w:strike/>
            <w:color w:val="00B050"/>
            <w:kern w:val="0"/>
            <w:sz w:val="22"/>
            <w:rPrChange w:id="8497" w:author="Keis" w:date="2024-09-06T10:01:00Z">
              <w:rPr>
                <w:rFonts w:ascii="Arial" w:eastAsia="굴림" w:hAnsi="Arial" w:cs="Arial"/>
                <w:color w:val="FF0000"/>
                <w:kern w:val="0"/>
                <w:sz w:val="22"/>
              </w:rPr>
            </w:rPrChange>
          </w:rPr>
          <w:delText>n</w:delText>
        </w:r>
        <w:r w:rsidR="008F2A2F" w:rsidRPr="00B62844" w:rsidDel="004B1D18">
          <w:rPr>
            <w:rFonts w:ascii="Arial" w:eastAsia="굴림" w:hAnsi="Arial" w:cs="Arial"/>
            <w:strike/>
            <w:color w:val="00B050"/>
            <w:kern w:val="0"/>
            <w:sz w:val="22"/>
            <w:rPrChange w:id="8498" w:author="Keis" w:date="2024-09-06T10:01:00Z">
              <w:rPr>
                <w:rFonts w:ascii="Arial" w:eastAsia="굴림" w:hAnsi="Arial" w:cs="Arial"/>
                <w:color w:val="FF0000"/>
                <w:kern w:val="0"/>
                <w:sz w:val="22"/>
              </w:rPr>
            </w:rPrChange>
          </w:rPr>
          <w:delText xml:space="preserve">ational basic livelihood security benefit </w:delText>
        </w:r>
        <w:r w:rsidR="00405A41" w:rsidRPr="00B62844" w:rsidDel="004B1D18">
          <w:rPr>
            <w:rFonts w:ascii="Arial" w:eastAsia="굴림" w:hAnsi="Arial" w:cs="Arial"/>
            <w:strike/>
            <w:color w:val="00B050"/>
            <w:kern w:val="0"/>
            <w:sz w:val="22"/>
            <w:rPrChange w:id="8499" w:author="Keis" w:date="2024-09-06T10:01:00Z">
              <w:rPr>
                <w:rFonts w:ascii="Arial" w:eastAsia="굴림" w:hAnsi="Arial" w:cs="Arial"/>
                <w:color w:val="FF0000"/>
                <w:kern w:val="0"/>
                <w:sz w:val="22"/>
              </w:rPr>
            </w:rPrChange>
          </w:rPr>
          <w:delText xml:space="preserve">in the first half of last calendar year (January~June in </w:delText>
        </w:r>
        <w:r w:rsidR="0060656D" w:rsidRPr="00B62844" w:rsidDel="004B1D18">
          <w:rPr>
            <w:rFonts w:ascii="Arial" w:eastAsia="굴림" w:hAnsi="Arial" w:cs="Arial"/>
            <w:strike/>
            <w:color w:val="00B050"/>
            <w:kern w:val="0"/>
            <w:sz w:val="22"/>
            <w:rPrChange w:id="8500" w:author="Keis" w:date="2024-09-06T10:01:00Z">
              <w:rPr>
                <w:rFonts w:ascii="Arial" w:eastAsia="굴림" w:hAnsi="Arial" w:cs="Arial"/>
                <w:color w:val="FF0000"/>
                <w:kern w:val="0"/>
                <w:sz w:val="22"/>
              </w:rPr>
            </w:rPrChange>
          </w:rPr>
          <w:delText>2017</w:delText>
        </w:r>
        <w:r w:rsidR="00405A41" w:rsidRPr="00B62844" w:rsidDel="004B1D18">
          <w:rPr>
            <w:rFonts w:ascii="Arial" w:eastAsia="굴림" w:hAnsi="Arial" w:cs="Arial"/>
            <w:strike/>
            <w:color w:val="00B050"/>
            <w:kern w:val="0"/>
            <w:sz w:val="22"/>
            <w:rPrChange w:id="8501" w:author="Keis" w:date="2024-09-06T10:01:00Z">
              <w:rPr>
                <w:rFonts w:ascii="Arial" w:eastAsia="굴림" w:hAnsi="Arial" w:cs="Arial"/>
                <w:color w:val="FF0000"/>
                <w:kern w:val="0"/>
                <w:sz w:val="22"/>
              </w:rPr>
            </w:rPrChange>
          </w:rPr>
          <w:delText xml:space="preserve">). </w:delText>
        </w:r>
        <w:r w:rsidR="00A01F12" w:rsidRPr="00B62844" w:rsidDel="004B1D18">
          <w:rPr>
            <w:rFonts w:ascii="Arial" w:eastAsia="굴림" w:hAnsi="Arial" w:cs="Arial"/>
            <w:strike/>
            <w:color w:val="00B050"/>
            <w:sz w:val="22"/>
            <w:rPrChange w:id="8502" w:author="Keis" w:date="2024-09-06T10:01:00Z">
              <w:rPr>
                <w:rFonts w:ascii="Arial" w:eastAsia="굴림" w:hAnsi="Arial" w:cs="Arial"/>
                <w:color w:val="FF0000"/>
                <w:sz w:val="22"/>
              </w:rPr>
            </w:rPrChange>
          </w:rPr>
          <w:delText>I</w:delText>
        </w:r>
        <w:r w:rsidR="00624BD4" w:rsidRPr="00B62844" w:rsidDel="004B1D18">
          <w:rPr>
            <w:rFonts w:ascii="Arial" w:eastAsia="굴림" w:hAnsi="Arial" w:cs="Arial"/>
            <w:strike/>
            <w:color w:val="00B050"/>
            <w:sz w:val="22"/>
            <w:rPrChange w:id="8503" w:author="Keis" w:date="2024-09-06T10:01:00Z">
              <w:rPr>
                <w:rFonts w:ascii="Arial" w:eastAsia="굴림" w:hAnsi="Arial" w:cs="Arial"/>
                <w:color w:val="FF0000"/>
                <w:sz w:val="22"/>
              </w:rPr>
            </w:rPrChange>
          </w:rPr>
          <w:delText>s this correct?</w:delText>
        </w:r>
      </w:del>
    </w:p>
    <w:p w14:paraId="1727B144" w14:textId="1DE5FD2B" w:rsidR="008F480F" w:rsidRPr="00B62844" w:rsidDel="004B1D18" w:rsidRDefault="008F480F" w:rsidP="00005E99">
      <w:pPr>
        <w:wordWrap/>
        <w:spacing w:line="360" w:lineRule="auto"/>
        <w:rPr>
          <w:del w:id="8504" w:author="Keis" w:date="2024-09-06T17:20:00Z"/>
          <w:rFonts w:ascii="Arial" w:eastAsia="굴림" w:hAnsi="Arial" w:cs="Arial"/>
          <w:strike/>
          <w:color w:val="00B050"/>
          <w:sz w:val="22"/>
          <w:rPrChange w:id="8505" w:author="Keis" w:date="2024-09-06T10:01:00Z">
            <w:rPr>
              <w:del w:id="8506" w:author="Keis" w:date="2024-09-06T17:20:00Z"/>
              <w:rFonts w:ascii="Arial" w:eastAsia="굴림" w:hAnsi="Arial" w:cs="Arial"/>
              <w:color w:val="FF0000"/>
              <w:sz w:val="22"/>
            </w:rPr>
          </w:rPrChange>
        </w:rPr>
      </w:pPr>
      <w:del w:id="8507" w:author="Keis" w:date="2024-09-06T17:20:00Z">
        <w:r w:rsidRPr="00B62844" w:rsidDel="004B1D18">
          <w:rPr>
            <w:rFonts w:ascii="Arial" w:eastAsia="굴림" w:hAnsi="Arial" w:cs="Arial"/>
            <w:strike/>
            <w:color w:val="00B050"/>
            <w:sz w:val="22"/>
            <w:rPrChange w:id="8508" w:author="Keis" w:date="2024-09-06T10:01:00Z">
              <w:rPr>
                <w:rFonts w:ascii="Arial" w:eastAsia="굴림" w:hAnsi="Arial" w:cs="Arial"/>
                <w:color w:val="FF0000"/>
                <w:sz w:val="22"/>
              </w:rPr>
            </w:rPrChange>
          </w:rPr>
          <w:delText xml:space="preserve">[IWER: In previous interview, the total of </w:delText>
        </w:r>
        <w:r w:rsidR="000E3459" w:rsidRPr="00B62844" w:rsidDel="004B1D18">
          <w:rPr>
            <w:rFonts w:ascii="Arial" w:eastAsia="굴림" w:hAnsi="Arial" w:cs="Arial"/>
            <w:strike/>
            <w:color w:val="00B050"/>
            <w:kern w:val="0"/>
            <w:sz w:val="22"/>
            <w:rPrChange w:id="8509" w:author="Keis" w:date="2024-09-06T10:01:00Z">
              <w:rPr>
                <w:rFonts w:ascii="Arial" w:eastAsia="굴림" w:hAnsi="Arial" w:cs="Arial"/>
                <w:color w:val="FF0000"/>
                <w:kern w:val="0"/>
                <w:sz w:val="22"/>
              </w:rPr>
            </w:rPrChange>
          </w:rPr>
          <w:delText>n</w:delText>
        </w:r>
        <w:r w:rsidR="008F2A2F" w:rsidRPr="00B62844" w:rsidDel="004B1D18">
          <w:rPr>
            <w:rFonts w:ascii="Arial" w:eastAsia="굴림" w:hAnsi="Arial" w:cs="Arial"/>
            <w:strike/>
            <w:color w:val="00B050"/>
            <w:kern w:val="0"/>
            <w:sz w:val="22"/>
            <w:rPrChange w:id="8510" w:author="Keis" w:date="2024-09-06T10:01:00Z">
              <w:rPr>
                <w:rFonts w:ascii="Arial" w:eastAsia="굴림" w:hAnsi="Arial" w:cs="Arial"/>
                <w:color w:val="FF0000"/>
                <w:kern w:val="0"/>
                <w:sz w:val="22"/>
              </w:rPr>
            </w:rPrChange>
          </w:rPr>
          <w:delText>ational basic livelihood security benefit</w:delText>
        </w:r>
        <w:r w:rsidRPr="00B62844" w:rsidDel="004B1D18">
          <w:rPr>
            <w:rFonts w:ascii="Arial" w:eastAsia="굴림" w:hAnsi="Arial" w:cs="Arial"/>
            <w:strike/>
            <w:color w:val="00B050"/>
            <w:sz w:val="22"/>
            <w:rPrChange w:id="8511" w:author="Keis" w:date="2024-09-06T10:01:00Z">
              <w:rPr>
                <w:rFonts w:ascii="Arial" w:eastAsia="굴림" w:hAnsi="Arial" w:cs="Arial"/>
                <w:color w:val="FF0000"/>
                <w:sz w:val="22"/>
              </w:rPr>
            </w:rPrChange>
          </w:rPr>
          <w:delText>: About (PL) 10,000 Korean won]</w:delText>
        </w:r>
      </w:del>
    </w:p>
    <w:p w14:paraId="68C84961" w14:textId="5E1C8E83" w:rsidR="00D75E4B" w:rsidRPr="00B62844" w:rsidDel="004B1D18" w:rsidRDefault="00D75E4B" w:rsidP="00F14BA4">
      <w:pPr>
        <w:pStyle w:val="a6"/>
        <w:numPr>
          <w:ilvl w:val="0"/>
          <w:numId w:val="727"/>
        </w:numPr>
        <w:tabs>
          <w:tab w:val="left" w:pos="5245"/>
        </w:tabs>
        <w:wordWrap/>
        <w:spacing w:line="360" w:lineRule="auto"/>
        <w:ind w:leftChars="0"/>
        <w:rPr>
          <w:del w:id="8512" w:author="Keis" w:date="2024-09-06T17:20:00Z"/>
          <w:rFonts w:ascii="Arial" w:eastAsia="굴림" w:hAnsi="Arial" w:cs="Arial"/>
          <w:strike/>
          <w:color w:val="00B050"/>
          <w:sz w:val="22"/>
          <w:rPrChange w:id="8513" w:author="Keis" w:date="2024-09-06T10:01:00Z">
            <w:rPr>
              <w:del w:id="8514" w:author="Keis" w:date="2024-09-06T17:20:00Z"/>
              <w:rFonts w:ascii="Arial" w:eastAsia="굴림" w:hAnsi="Arial" w:cs="Arial"/>
              <w:color w:val="FF0000"/>
              <w:sz w:val="22"/>
            </w:rPr>
          </w:rPrChange>
        </w:rPr>
      </w:pPr>
      <w:del w:id="8515" w:author="Keis" w:date="2024-09-06T17:20:00Z">
        <w:r w:rsidRPr="00B62844" w:rsidDel="004B1D18">
          <w:rPr>
            <w:rFonts w:ascii="Arial" w:eastAsia="굴림" w:hAnsi="Arial" w:cs="Arial"/>
            <w:strike/>
            <w:color w:val="00B050"/>
            <w:sz w:val="22"/>
            <w:rPrChange w:id="8516" w:author="Keis" w:date="2024-09-06T10:01:00Z">
              <w:rPr>
                <w:rFonts w:ascii="Arial" w:eastAsia="굴림" w:hAnsi="Arial" w:cs="Arial"/>
                <w:color w:val="FF0000"/>
                <w:sz w:val="22"/>
              </w:rPr>
            </w:rPrChange>
          </w:rPr>
          <w:delText>Yes</w:delText>
        </w:r>
        <w:r w:rsidRPr="00B62844" w:rsidDel="004B1D18">
          <w:rPr>
            <w:rFonts w:ascii="Arial" w:eastAsia="굴림" w:hAnsi="Arial" w:cs="Arial"/>
            <w:strike/>
            <w:color w:val="00B050"/>
            <w:kern w:val="0"/>
            <w:sz w:val="22"/>
            <w:rPrChange w:id="8517" w:author="Keis" w:date="2024-09-06T10:01:00Z">
              <w:rPr>
                <w:rFonts w:ascii="Arial" w:eastAsia="굴림" w:hAnsi="Arial" w:cs="Arial"/>
                <w:color w:val="FF0000"/>
                <w:kern w:val="0"/>
                <w:sz w:val="22"/>
              </w:rPr>
            </w:rPrChange>
          </w:rPr>
          <w:tab/>
        </w:r>
        <w:r w:rsidRPr="00B62844" w:rsidDel="004B1D18">
          <w:rPr>
            <w:rFonts w:ascii="굴림" w:eastAsia="굴림" w:hAnsi="굴림" w:cs="굴림" w:hint="eastAsia"/>
            <w:strike/>
            <w:color w:val="00B050"/>
            <w:sz w:val="22"/>
            <w:rPrChange w:id="8518" w:author="Keis" w:date="2024-09-06T10:01:00Z">
              <w:rPr>
                <w:rFonts w:ascii="굴림" w:eastAsia="굴림" w:hAnsi="굴림" w:cs="굴림" w:hint="eastAsia"/>
                <w:color w:val="FF0000"/>
                <w:sz w:val="22"/>
              </w:rPr>
            </w:rPrChange>
          </w:rPr>
          <w:delText>⑤</w:delText>
        </w:r>
        <w:r w:rsidRPr="00B62844" w:rsidDel="004B1D18">
          <w:rPr>
            <w:rFonts w:ascii="Arial" w:eastAsia="굴림" w:hAnsi="Arial" w:cs="Arial"/>
            <w:strike/>
            <w:color w:val="00B050"/>
            <w:sz w:val="22"/>
            <w:rPrChange w:id="8519" w:author="Keis" w:date="2024-09-06T10:01:00Z">
              <w:rPr>
                <w:rFonts w:ascii="Arial" w:eastAsia="굴림" w:hAnsi="Arial" w:cs="Arial"/>
                <w:color w:val="FF0000"/>
                <w:sz w:val="22"/>
              </w:rPr>
            </w:rPrChange>
          </w:rPr>
          <w:delText xml:space="preserve"> No </w:delText>
        </w:r>
        <w:r w:rsidRPr="00B62844" w:rsidDel="004B1D18">
          <w:rPr>
            <w:rFonts w:ascii="Arial" w:eastAsia="굴림" w:hAnsi="Arial" w:cs="Arial" w:hint="eastAsia"/>
            <w:strike/>
            <w:color w:val="00B050"/>
            <w:sz w:val="22"/>
            <w:rPrChange w:id="8520"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521" w:author="Keis" w:date="2024-09-06T10:01:00Z">
              <w:rPr>
                <w:rFonts w:ascii="Arial" w:eastAsia="굴림" w:hAnsi="Arial" w:cs="Arial"/>
                <w:color w:val="FF0000"/>
                <w:sz w:val="22"/>
              </w:rPr>
            </w:rPrChange>
          </w:rPr>
          <w:delText>Go to E094~E098 unfolding</w:delText>
        </w:r>
      </w:del>
    </w:p>
    <w:p w14:paraId="66B3F99C" w14:textId="0832810D" w:rsidR="00624BD4" w:rsidRPr="00B62844" w:rsidDel="004B1D18" w:rsidRDefault="00624BD4" w:rsidP="00005E99">
      <w:pPr>
        <w:wordWrap/>
        <w:spacing w:line="360" w:lineRule="auto"/>
        <w:ind w:firstLine="400"/>
        <w:rPr>
          <w:del w:id="8522" w:author="Keis" w:date="2024-09-06T17:20:00Z"/>
          <w:rFonts w:ascii="Arial" w:eastAsia="굴림" w:hAnsi="Arial" w:cs="Arial"/>
          <w:strike/>
          <w:color w:val="00B050"/>
          <w:sz w:val="22"/>
          <w:rPrChange w:id="8523" w:author="Keis" w:date="2024-09-06T10:01:00Z">
            <w:rPr>
              <w:del w:id="8524" w:author="Keis" w:date="2024-09-06T17:20:00Z"/>
              <w:rFonts w:ascii="Arial" w:eastAsia="굴림" w:hAnsi="Arial" w:cs="Arial"/>
              <w:color w:val="FF0000"/>
              <w:sz w:val="22"/>
            </w:rPr>
          </w:rPrChange>
        </w:rPr>
      </w:pPr>
      <w:del w:id="8525" w:author="Keis" w:date="2024-09-06T17:20:00Z">
        <w:r w:rsidRPr="00B62844" w:rsidDel="004B1D18">
          <w:rPr>
            <w:rFonts w:ascii="Arial" w:eastAsia="굴림" w:hAnsi="Arial" w:cs="Arial"/>
            <w:strike/>
            <w:color w:val="00B050"/>
            <w:sz w:val="22"/>
            <w:rPrChange w:id="8526" w:author="Keis" w:date="2024-09-06T10:01:00Z">
              <w:rPr>
                <w:rFonts w:ascii="Arial" w:eastAsia="굴림" w:hAnsi="Arial" w:cs="Arial"/>
                <w:color w:val="FF0000"/>
                <w:sz w:val="22"/>
              </w:rPr>
            </w:rPrChange>
          </w:rPr>
          <w:delText>Don</w:delText>
        </w:r>
        <w:r w:rsidRPr="00B62844" w:rsidDel="004B1D18">
          <w:rPr>
            <w:rFonts w:ascii="Arial" w:eastAsia="굴림" w:hAnsi="Arial" w:cs="Arial" w:hint="eastAsia"/>
            <w:strike/>
            <w:color w:val="00B050"/>
            <w:sz w:val="22"/>
            <w:rPrChange w:id="8527"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528" w:author="Keis" w:date="2024-09-06T10:01:00Z">
              <w:rPr>
                <w:rFonts w:ascii="Arial" w:eastAsia="굴림" w:hAnsi="Arial" w:cs="Arial"/>
                <w:color w:val="FF0000"/>
                <w:sz w:val="22"/>
              </w:rPr>
            </w:rPrChange>
          </w:rPr>
          <w:delText xml:space="preserve">t know </w:delText>
        </w:r>
        <w:r w:rsidRPr="00B62844" w:rsidDel="004B1D18">
          <w:rPr>
            <w:rFonts w:ascii="Arial" w:eastAsia="굴림" w:hAnsi="Arial" w:cs="Arial" w:hint="eastAsia"/>
            <w:strike/>
            <w:color w:val="00B050"/>
            <w:sz w:val="22"/>
            <w:rPrChange w:id="8529"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530" w:author="Keis" w:date="2024-09-06T10:01:00Z">
              <w:rPr>
                <w:rFonts w:ascii="Arial" w:eastAsia="굴림" w:hAnsi="Arial" w:cs="Arial"/>
                <w:color w:val="FF0000"/>
                <w:sz w:val="22"/>
              </w:rPr>
            </w:rPrChange>
          </w:rPr>
          <w:delText xml:space="preserve">Go to </w:delText>
        </w:r>
        <w:r w:rsidR="00527595" w:rsidRPr="00B62844" w:rsidDel="004B1D18">
          <w:rPr>
            <w:rFonts w:ascii="Arial" w:eastAsia="굴림" w:hAnsi="Arial" w:cs="Arial"/>
            <w:strike/>
            <w:color w:val="00B050"/>
            <w:sz w:val="22"/>
            <w:rPrChange w:id="8531"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532" w:author="Keis" w:date="2024-09-06T10:01:00Z">
              <w:rPr>
                <w:rFonts w:ascii="Arial" w:eastAsia="굴림" w:hAnsi="Arial" w:cs="Arial"/>
                <w:color w:val="FF0000"/>
                <w:sz w:val="22"/>
              </w:rPr>
            </w:rPrChange>
          </w:rPr>
          <w:delText>094~</w:delText>
        </w:r>
        <w:r w:rsidR="00527595" w:rsidRPr="00B62844" w:rsidDel="004B1D18">
          <w:rPr>
            <w:rFonts w:ascii="Arial" w:eastAsia="굴림" w:hAnsi="Arial" w:cs="Arial"/>
            <w:strike/>
            <w:color w:val="00B050"/>
            <w:sz w:val="22"/>
            <w:rPrChange w:id="8533"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534" w:author="Keis" w:date="2024-09-06T10:01:00Z">
              <w:rPr>
                <w:rFonts w:ascii="Arial" w:eastAsia="굴림" w:hAnsi="Arial" w:cs="Arial"/>
                <w:color w:val="FF0000"/>
                <w:sz w:val="22"/>
              </w:rPr>
            </w:rPrChange>
          </w:rPr>
          <w:delText>098 unfolding</w:delText>
        </w:r>
      </w:del>
    </w:p>
    <w:p w14:paraId="217BBAAD" w14:textId="24EC380E" w:rsidR="00624BD4" w:rsidRPr="00B62844" w:rsidDel="004B1D18" w:rsidRDefault="00624BD4" w:rsidP="00005E99">
      <w:pPr>
        <w:wordWrap/>
        <w:spacing w:line="360" w:lineRule="auto"/>
        <w:ind w:firstLine="400"/>
        <w:rPr>
          <w:del w:id="8535" w:author="Keis" w:date="2024-09-06T17:20:00Z"/>
          <w:rFonts w:ascii="Arial" w:eastAsia="굴림" w:hAnsi="Arial" w:cs="Arial"/>
          <w:strike/>
          <w:color w:val="00B050"/>
          <w:sz w:val="22"/>
          <w:rPrChange w:id="8536" w:author="Keis" w:date="2024-09-06T10:01:00Z">
            <w:rPr>
              <w:del w:id="8537" w:author="Keis" w:date="2024-09-06T17:20:00Z"/>
              <w:rFonts w:ascii="Arial" w:eastAsia="굴림" w:hAnsi="Arial" w:cs="Arial"/>
              <w:color w:val="FF0000"/>
              <w:sz w:val="22"/>
            </w:rPr>
          </w:rPrChange>
        </w:rPr>
      </w:pPr>
      <w:del w:id="8538" w:author="Keis" w:date="2024-09-06T17:20:00Z">
        <w:r w:rsidRPr="00B62844" w:rsidDel="004B1D18">
          <w:rPr>
            <w:rFonts w:ascii="Arial" w:eastAsia="굴림" w:hAnsi="Arial" w:cs="Arial"/>
            <w:strike/>
            <w:color w:val="00B050"/>
            <w:sz w:val="22"/>
            <w:rPrChange w:id="8539" w:author="Keis" w:date="2024-09-06T10:01:00Z">
              <w:rPr>
                <w:rFonts w:ascii="Arial" w:eastAsia="굴림" w:hAnsi="Arial" w:cs="Arial"/>
                <w:color w:val="FF0000"/>
                <w:sz w:val="22"/>
              </w:rPr>
            </w:rPrChange>
          </w:rPr>
          <w:delText xml:space="preserve">Refuse to answer </w:delText>
        </w:r>
        <w:r w:rsidRPr="00B62844" w:rsidDel="004B1D18">
          <w:rPr>
            <w:rFonts w:ascii="Arial" w:eastAsia="굴림" w:hAnsi="Arial" w:cs="Arial" w:hint="eastAsia"/>
            <w:strike/>
            <w:color w:val="00B050"/>
            <w:sz w:val="22"/>
            <w:rPrChange w:id="8540" w:author="Keis" w:date="2024-09-06T10:01:00Z">
              <w:rPr>
                <w:rFonts w:ascii="Arial" w:eastAsia="굴림" w:hAnsi="Arial" w:cs="Arial" w:hint="eastAsia"/>
                <w:color w:val="FF0000"/>
                <w:sz w:val="22"/>
              </w:rPr>
            </w:rPrChange>
          </w:rPr>
          <w:delText>→</w:delText>
        </w:r>
        <w:r w:rsidRPr="00B62844" w:rsidDel="004B1D18">
          <w:rPr>
            <w:rFonts w:ascii="Arial" w:eastAsia="굴림" w:hAnsi="Arial" w:cs="Arial"/>
            <w:strike/>
            <w:color w:val="00B050"/>
            <w:sz w:val="22"/>
            <w:rPrChange w:id="8541" w:author="Keis" w:date="2024-09-06T10:01:00Z">
              <w:rPr>
                <w:rFonts w:ascii="Arial" w:eastAsia="굴림" w:hAnsi="Arial" w:cs="Arial"/>
                <w:color w:val="FF0000"/>
                <w:sz w:val="22"/>
              </w:rPr>
            </w:rPrChange>
          </w:rPr>
          <w:delText xml:space="preserve">Go to </w:delText>
        </w:r>
        <w:r w:rsidR="00527595" w:rsidRPr="00B62844" w:rsidDel="004B1D18">
          <w:rPr>
            <w:rFonts w:ascii="Arial" w:eastAsia="굴림" w:hAnsi="Arial" w:cs="Arial"/>
            <w:strike/>
            <w:color w:val="00B050"/>
            <w:sz w:val="22"/>
            <w:rPrChange w:id="8542"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543" w:author="Keis" w:date="2024-09-06T10:01:00Z">
              <w:rPr>
                <w:rFonts w:ascii="Arial" w:eastAsia="굴림" w:hAnsi="Arial" w:cs="Arial"/>
                <w:color w:val="FF0000"/>
                <w:sz w:val="22"/>
              </w:rPr>
            </w:rPrChange>
          </w:rPr>
          <w:delText>094~</w:delText>
        </w:r>
        <w:r w:rsidR="00527595" w:rsidRPr="00B62844" w:rsidDel="004B1D18">
          <w:rPr>
            <w:rFonts w:ascii="Arial" w:eastAsia="굴림" w:hAnsi="Arial" w:cs="Arial"/>
            <w:strike/>
            <w:color w:val="00B050"/>
            <w:sz w:val="22"/>
            <w:rPrChange w:id="8544" w:author="Keis" w:date="2024-09-06T10:01:00Z">
              <w:rPr>
                <w:rFonts w:ascii="Arial" w:eastAsia="굴림" w:hAnsi="Arial" w:cs="Arial"/>
                <w:color w:val="FF0000"/>
                <w:sz w:val="22"/>
              </w:rPr>
            </w:rPrChange>
          </w:rPr>
          <w:delText>E</w:delText>
        </w:r>
        <w:r w:rsidRPr="00B62844" w:rsidDel="004B1D18">
          <w:rPr>
            <w:rFonts w:ascii="Arial" w:eastAsia="굴림" w:hAnsi="Arial" w:cs="Arial"/>
            <w:strike/>
            <w:color w:val="00B050"/>
            <w:sz w:val="22"/>
            <w:rPrChange w:id="8545" w:author="Keis" w:date="2024-09-06T10:01:00Z">
              <w:rPr>
                <w:rFonts w:ascii="Arial" w:eastAsia="굴림" w:hAnsi="Arial" w:cs="Arial"/>
                <w:color w:val="FF0000"/>
                <w:sz w:val="22"/>
              </w:rPr>
            </w:rPrChange>
          </w:rPr>
          <w:delText>098 unfolding</w:delText>
        </w:r>
      </w:del>
    </w:p>
    <w:p w14:paraId="22B552FF" w14:textId="6A13939E" w:rsidR="00624BD4" w:rsidRPr="00B62844" w:rsidDel="004B1D18" w:rsidRDefault="00624BD4" w:rsidP="00005E99">
      <w:pPr>
        <w:wordWrap/>
        <w:spacing w:line="360" w:lineRule="auto"/>
        <w:rPr>
          <w:del w:id="8546" w:author="Keis" w:date="2024-09-06T17:20:00Z"/>
          <w:rFonts w:ascii="Arial" w:eastAsia="굴림" w:hAnsi="Arial" w:cs="Arial"/>
          <w:b/>
          <w:color w:val="00B050"/>
          <w:sz w:val="22"/>
          <w:rPrChange w:id="8547" w:author="Keis" w:date="2024-09-06T10:02:00Z">
            <w:rPr>
              <w:del w:id="8548" w:author="Keis" w:date="2024-09-06T17:20:00Z"/>
              <w:rFonts w:ascii="Arial" w:eastAsia="굴림" w:hAnsi="Arial" w:cs="Arial"/>
              <w:sz w:val="22"/>
            </w:rPr>
          </w:rPrChange>
        </w:rPr>
      </w:pPr>
    </w:p>
    <w:p w14:paraId="213DB371" w14:textId="77777777" w:rsidR="00FF404B" w:rsidRPr="001D19F6" w:rsidRDefault="00FF404B" w:rsidP="00FF404B">
      <w:pPr>
        <w:wordWrap/>
        <w:spacing w:line="276" w:lineRule="auto"/>
        <w:rPr>
          <w:rFonts w:ascii="Arial" w:eastAsia="굴림" w:hAnsi="Arial" w:cs="Arial"/>
          <w:b/>
          <w:sz w:val="22"/>
        </w:rPr>
      </w:pPr>
      <w:r w:rsidRPr="001D19F6">
        <w:rPr>
          <w:rFonts w:ascii="Arial" w:eastAsia="굴림" w:hAnsi="Arial" w:cs="Arial"/>
          <w:b/>
          <w:sz w:val="22"/>
        </w:rPr>
        <w:t>Logic</w:t>
      </w:r>
    </w:p>
    <w:p w14:paraId="269F574C" w14:textId="77777777" w:rsidR="00B62844" w:rsidRPr="00B62844" w:rsidRDefault="00B62844" w:rsidP="00B62844">
      <w:pPr>
        <w:pStyle w:val="a6"/>
        <w:numPr>
          <w:ilvl w:val="0"/>
          <w:numId w:val="726"/>
        </w:numPr>
        <w:wordWrap/>
        <w:spacing w:line="276" w:lineRule="auto"/>
        <w:ind w:leftChars="0"/>
        <w:rPr>
          <w:ins w:id="8549" w:author="Keis" w:date="2024-09-06T10:01:00Z"/>
          <w:rFonts w:ascii="Arial" w:eastAsia="굴림" w:hAnsi="Arial" w:cs="Arial"/>
          <w:b/>
          <w:color w:val="00B050"/>
          <w:sz w:val="22"/>
          <w:rPrChange w:id="8550" w:author="Keis" w:date="2024-09-06T10:01:00Z">
            <w:rPr>
              <w:ins w:id="8551" w:author="Keis" w:date="2024-09-06T10:01:00Z"/>
              <w:rFonts w:ascii="Arial" w:eastAsia="굴림" w:hAnsi="Arial" w:cs="Arial"/>
              <w:b/>
              <w:color w:val="FF0000"/>
              <w:sz w:val="22"/>
            </w:rPr>
          </w:rPrChange>
        </w:rPr>
      </w:pPr>
      <w:ins w:id="8552" w:author="Keis" w:date="2024-09-06T10:01:00Z">
        <w:r w:rsidRPr="00B62844">
          <w:rPr>
            <w:rFonts w:ascii="Arial" w:eastAsia="굴림" w:hAnsi="Arial" w:cs="Arial"/>
            <w:b/>
            <w:color w:val="00B050"/>
            <w:sz w:val="22"/>
            <w:rPrChange w:id="8553" w:author="Keis" w:date="2024-09-06T10:01:00Z">
              <w:rPr>
                <w:rFonts w:ascii="Arial" w:eastAsia="굴림" w:hAnsi="Arial" w:cs="Arial"/>
                <w:b/>
                <w:color w:val="FF0000"/>
                <w:sz w:val="22"/>
              </w:rPr>
            </w:rPrChange>
          </w:rPr>
          <w:t>If E070=</w:t>
        </w:r>
        <w:r w:rsidRPr="00B62844">
          <w:rPr>
            <w:rFonts w:ascii="굴림" w:eastAsia="굴림" w:hAnsi="굴림" w:cs="굴림" w:hint="eastAsia"/>
            <w:b/>
            <w:color w:val="00B050"/>
            <w:sz w:val="22"/>
            <w:rPrChange w:id="8554" w:author="Keis" w:date="2024-09-06T10:01:00Z">
              <w:rPr>
                <w:rFonts w:ascii="굴림" w:eastAsia="굴림" w:hAnsi="굴림" w:cs="굴림" w:hint="eastAsia"/>
                <w:b/>
                <w:color w:val="FF0000"/>
                <w:sz w:val="22"/>
              </w:rPr>
            </w:rPrChange>
          </w:rPr>
          <w:t>③</w:t>
        </w:r>
        <w:r w:rsidRPr="00B62844">
          <w:rPr>
            <w:rFonts w:ascii="Arial" w:eastAsia="굴림" w:hAnsi="Arial" w:cs="Arial"/>
            <w:b/>
            <w:color w:val="00B050"/>
            <w:sz w:val="22"/>
            <w:rPrChange w:id="8555" w:author="Keis" w:date="2024-09-06T10:01:00Z">
              <w:rPr>
                <w:rFonts w:ascii="Arial" w:eastAsia="굴림" w:hAnsi="Arial" w:cs="Arial"/>
                <w:b/>
                <w:color w:val="FF0000"/>
                <w:sz w:val="22"/>
              </w:rPr>
            </w:rPrChange>
          </w:rPr>
          <w:t xml:space="preserve">, then </w:t>
        </w:r>
        <w:r w:rsidRPr="00B62844">
          <w:rPr>
            <w:rFonts w:ascii="Arial" w:eastAsia="굴림" w:hAnsi="Arial" w:cs="Arial"/>
            <w:b/>
            <w:color w:val="00B050"/>
            <w:kern w:val="0"/>
            <w:sz w:val="22"/>
            <w:rPrChange w:id="8556" w:author="Keis" w:date="2024-09-06T10:01:00Z">
              <w:rPr>
                <w:rFonts w:ascii="Arial" w:eastAsia="굴림" w:hAnsi="Arial" w:cs="Arial"/>
                <w:b/>
                <w:color w:val="FF0000"/>
                <w:kern w:val="0"/>
                <w:sz w:val="22"/>
              </w:rPr>
            </w:rPrChange>
          </w:rPr>
          <w:t>ask</w:t>
        </w:r>
        <w:r w:rsidRPr="00B62844">
          <w:rPr>
            <w:rFonts w:ascii="Arial" w:eastAsia="굴림" w:hAnsi="Arial" w:cs="Arial"/>
            <w:b/>
            <w:color w:val="00B050"/>
            <w:sz w:val="22"/>
            <w:rPrChange w:id="8557" w:author="Keis" w:date="2024-09-06T10:01:00Z">
              <w:rPr>
                <w:rFonts w:ascii="Arial" w:eastAsia="굴림" w:hAnsi="Arial" w:cs="Arial"/>
                <w:b/>
                <w:color w:val="FF0000"/>
                <w:sz w:val="22"/>
              </w:rPr>
            </w:rPrChange>
          </w:rPr>
          <w:t xml:space="preserve"> E091.</w:t>
        </w:r>
      </w:ins>
    </w:p>
    <w:p w14:paraId="5719AF5F" w14:textId="2CC898EC" w:rsidR="00FF404B" w:rsidRPr="001D19F6" w:rsidDel="00B62844" w:rsidRDefault="00FF404B" w:rsidP="00F14BA4">
      <w:pPr>
        <w:pStyle w:val="a6"/>
        <w:numPr>
          <w:ilvl w:val="0"/>
          <w:numId w:val="726"/>
        </w:numPr>
        <w:wordWrap/>
        <w:spacing w:line="276" w:lineRule="auto"/>
        <w:ind w:leftChars="0"/>
        <w:rPr>
          <w:del w:id="8558" w:author="Keis" w:date="2024-09-06T10:01:00Z"/>
          <w:rFonts w:ascii="Arial" w:eastAsia="굴림" w:hAnsi="Arial" w:cs="Arial"/>
          <w:b/>
          <w:sz w:val="22"/>
        </w:rPr>
      </w:pPr>
      <w:del w:id="8559" w:author="Keis" w:date="2024-09-06T10:01:00Z">
        <w:r w:rsidRPr="001D19F6" w:rsidDel="00B62844">
          <w:rPr>
            <w:rFonts w:ascii="Arial" w:eastAsia="굴림" w:hAnsi="Arial" w:cs="Arial"/>
            <w:b/>
            <w:sz w:val="22"/>
          </w:rPr>
          <w:delText>If E091-0=</w:delText>
        </w:r>
        <w:r w:rsidRPr="001D19F6" w:rsidDel="00B62844">
          <w:rPr>
            <w:rFonts w:ascii="굴림" w:eastAsia="굴림" w:hAnsi="굴림" w:cs="굴림" w:hint="eastAsia"/>
            <w:b/>
            <w:sz w:val="22"/>
          </w:rPr>
          <w:delText>③</w:delText>
        </w:r>
        <w:r w:rsidRPr="001D19F6" w:rsidDel="00B62844">
          <w:rPr>
            <w:rFonts w:ascii="Arial" w:eastAsia="굴림" w:hAnsi="Arial" w:cs="Arial"/>
            <w:b/>
            <w:sz w:val="22"/>
          </w:rPr>
          <w:delText xml:space="preserve">, </w:delText>
        </w:r>
        <w:r w:rsidRPr="001D19F6" w:rsidDel="00B62844">
          <w:rPr>
            <w:rFonts w:ascii="굴림" w:eastAsia="굴림" w:hAnsi="굴림" w:cs="굴림" w:hint="eastAsia"/>
            <w:b/>
            <w:sz w:val="22"/>
          </w:rPr>
          <w:delText>⑤</w:delText>
        </w:r>
        <w:r w:rsidRPr="001D19F6" w:rsidDel="00B62844">
          <w:rPr>
            <w:rFonts w:ascii="Arial" w:eastAsia="굴림" w:hAnsi="Arial" w:cs="Arial"/>
            <w:b/>
            <w:sz w:val="22"/>
          </w:rPr>
          <w:delText xml:space="preserve">, then </w:delText>
        </w:r>
        <w:r w:rsidRPr="001D19F6" w:rsidDel="00B62844">
          <w:rPr>
            <w:rFonts w:ascii="Arial" w:eastAsia="굴림" w:hAnsi="Arial" w:cs="Arial"/>
            <w:b/>
            <w:kern w:val="0"/>
            <w:sz w:val="22"/>
          </w:rPr>
          <w:delText>ask</w:delText>
        </w:r>
        <w:r w:rsidRPr="001D19F6" w:rsidDel="00B62844">
          <w:rPr>
            <w:rFonts w:ascii="Arial" w:eastAsia="굴림" w:hAnsi="Arial" w:cs="Arial"/>
            <w:b/>
            <w:sz w:val="22"/>
          </w:rPr>
          <w:delText xml:space="preserve"> E091b~E093b.</w:delText>
        </w:r>
      </w:del>
    </w:p>
    <w:p w14:paraId="0F69A7A1" w14:textId="77777777" w:rsidR="00FF404B" w:rsidRPr="001D19F6" w:rsidRDefault="00FF404B"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If R answer ‘don’t know’ or ‘refuse to answer’ in any of E091b</w:t>
      </w:r>
      <w:r w:rsidR="00DF1886" w:rsidRPr="001D19F6">
        <w:rPr>
          <w:rFonts w:ascii="Arial" w:eastAsia="굴림" w:hAnsi="Arial" w:cs="Arial"/>
          <w:b/>
          <w:sz w:val="22"/>
        </w:rPr>
        <w:t>_</w:t>
      </w:r>
      <w:r w:rsidRPr="001D19F6">
        <w:rPr>
          <w:rFonts w:ascii="Arial" w:eastAsia="굴림" w:hAnsi="Arial" w:cs="Arial"/>
          <w:b/>
          <w:sz w:val="22"/>
        </w:rPr>
        <w:t>1~E092b</w:t>
      </w:r>
      <w:r w:rsidR="00DF1886" w:rsidRPr="001D19F6">
        <w:rPr>
          <w:rFonts w:ascii="Arial" w:eastAsia="굴림" w:hAnsi="Arial" w:cs="Arial"/>
          <w:b/>
          <w:sz w:val="22"/>
        </w:rPr>
        <w:t>_</w:t>
      </w:r>
      <w:r w:rsidRPr="001D19F6">
        <w:rPr>
          <w:rFonts w:ascii="Arial" w:eastAsia="굴림" w:hAnsi="Arial" w:cs="Arial"/>
          <w:b/>
          <w:sz w:val="22"/>
        </w:rPr>
        <w:t>3, go to unfolding question</w:t>
      </w:r>
    </w:p>
    <w:p w14:paraId="63509657" w14:textId="77777777" w:rsidR="00FF404B" w:rsidRPr="001D19F6" w:rsidRDefault="00FF404B" w:rsidP="00FF404B">
      <w:pPr>
        <w:wordWrap/>
        <w:spacing w:line="360" w:lineRule="auto"/>
        <w:rPr>
          <w:rFonts w:ascii="Arial" w:eastAsia="굴림" w:hAnsi="Arial" w:cs="Arial"/>
          <w:b/>
          <w:sz w:val="22"/>
        </w:rPr>
      </w:pPr>
    </w:p>
    <w:p w14:paraId="25A4730E" w14:textId="132C3032" w:rsidR="00FF404B" w:rsidRPr="001D19F6" w:rsidRDefault="00FF404B" w:rsidP="00FF404B">
      <w:pPr>
        <w:wordWrap/>
        <w:spacing w:line="360" w:lineRule="auto"/>
        <w:rPr>
          <w:rFonts w:ascii="Arial" w:eastAsia="굴림" w:hAnsi="Arial" w:cs="Arial"/>
          <w:sz w:val="22"/>
        </w:rPr>
      </w:pPr>
      <w:r w:rsidRPr="001D19F6">
        <w:rPr>
          <w:rFonts w:ascii="Arial" w:eastAsia="굴림" w:hAnsi="Arial" w:cs="Arial"/>
          <w:sz w:val="22"/>
        </w:rPr>
        <w:t xml:space="preserve">E091b. How many month(s) did you receive the </w:t>
      </w:r>
      <w:r w:rsidR="008F2A2F" w:rsidRPr="001D19F6">
        <w:rPr>
          <w:rFonts w:ascii="Arial" w:eastAsia="굴림" w:hAnsi="Arial" w:cs="Arial"/>
          <w:kern w:val="0"/>
          <w:sz w:val="22"/>
        </w:rPr>
        <w:t>National basic livelihood security benefit (customized benefit)</w:t>
      </w:r>
      <w:r w:rsidRPr="001D19F6">
        <w:rPr>
          <w:rFonts w:ascii="Arial" w:eastAsia="굴림" w:hAnsi="Arial" w:cs="Arial"/>
          <w:kern w:val="0"/>
          <w:sz w:val="22"/>
        </w:rPr>
        <w:t xml:space="preserve"> </w:t>
      </w:r>
      <w:r w:rsidRPr="001D19F6">
        <w:rPr>
          <w:rFonts w:ascii="Arial" w:eastAsia="굴림" w:hAnsi="Arial" w:cs="Arial"/>
          <w:sz w:val="22"/>
        </w:rPr>
        <w:t>in the second half of last calendar year (</w:t>
      </w:r>
      <w:proofErr w:type="spellStart"/>
      <w:r w:rsidRPr="001D19F6">
        <w:rPr>
          <w:rFonts w:ascii="Arial" w:eastAsia="굴림" w:hAnsi="Arial" w:cs="Arial"/>
          <w:sz w:val="22"/>
        </w:rPr>
        <w:t>July~December</w:t>
      </w:r>
      <w:proofErr w:type="spellEnd"/>
      <w:r w:rsidRPr="001D19F6">
        <w:rPr>
          <w:rFonts w:ascii="Arial" w:eastAsia="굴림" w:hAnsi="Arial" w:cs="Arial"/>
          <w:sz w:val="22"/>
        </w:rPr>
        <w:t xml:space="preserve"> in </w:t>
      </w:r>
      <w:del w:id="8560" w:author="Keis" w:date="2024-09-06T10:18:00Z">
        <w:r w:rsidR="00293971" w:rsidDel="009F27DD">
          <w:rPr>
            <w:rFonts w:ascii="Arial" w:eastAsia="굴림" w:hAnsi="Arial" w:cs="Arial" w:hint="eastAsia"/>
            <w:color w:val="FF0000"/>
            <w:sz w:val="22"/>
          </w:rPr>
          <w:delText>2019</w:delText>
        </w:r>
      </w:del>
      <w:ins w:id="8561"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xml:space="preserve">)? (unit: month) </w:t>
      </w:r>
    </w:p>
    <w:p w14:paraId="30DEA5B2" w14:textId="77777777" w:rsidR="00955233" w:rsidRPr="001D19F6" w:rsidRDefault="00955233" w:rsidP="00FF404B">
      <w:pPr>
        <w:wordWrap/>
        <w:spacing w:line="360" w:lineRule="auto"/>
        <w:rPr>
          <w:rFonts w:ascii="Arial" w:eastAsia="굴림" w:hAnsi="Arial" w:cs="Arial"/>
          <w:sz w:val="22"/>
        </w:rPr>
      </w:pPr>
      <w:r w:rsidRPr="001D19F6">
        <w:rPr>
          <w:rFonts w:ascii="Arial" w:eastAsia="굴림" w:hAnsi="Arial" w:cs="Arial"/>
          <w:sz w:val="22"/>
        </w:rPr>
        <w:tab/>
        <w:t xml:space="preserve">E091b_1. Living benefit: </w:t>
      </w:r>
      <w:r w:rsidRPr="001D19F6">
        <w:rPr>
          <w:rFonts w:ascii="Arial" w:eastAsia="굴림" w:hAnsi="Arial" w:cs="Arial"/>
          <w:kern w:val="0"/>
          <w:sz w:val="22"/>
        </w:rPr>
        <w:t>_______________________________ months [Range:</w:t>
      </w:r>
      <w:r w:rsidR="00617D10" w:rsidRPr="001D19F6">
        <w:rPr>
          <w:rFonts w:ascii="Arial" w:eastAsia="굴림" w:hAnsi="Arial" w:cs="Arial"/>
          <w:kern w:val="0"/>
          <w:sz w:val="22"/>
        </w:rPr>
        <w:t xml:space="preserve"> 1</w:t>
      </w:r>
      <w:r w:rsidRPr="001D19F6">
        <w:rPr>
          <w:rFonts w:ascii="Arial" w:eastAsia="굴림" w:hAnsi="Arial" w:cs="Arial"/>
          <w:kern w:val="0"/>
          <w:sz w:val="22"/>
        </w:rPr>
        <w:t>~</w:t>
      </w:r>
      <w:r w:rsidR="00522F76" w:rsidRPr="00BA6722">
        <w:rPr>
          <w:rFonts w:ascii="Arial" w:eastAsia="굴림" w:hAnsi="Arial" w:cs="Arial"/>
          <w:kern w:val="0"/>
          <w:sz w:val="22"/>
          <w:rPrChange w:id="8562" w:author="Keis" w:date="2024-09-13T13:00:00Z">
            <w:rPr>
              <w:rFonts w:ascii="Arial" w:eastAsia="굴림" w:hAnsi="Arial" w:cs="Arial"/>
              <w:color w:val="FF0000"/>
              <w:kern w:val="0"/>
              <w:sz w:val="22"/>
            </w:rPr>
          </w:rPrChange>
        </w:rPr>
        <w:t>12</w:t>
      </w:r>
      <w:r w:rsidRPr="001D19F6">
        <w:rPr>
          <w:rFonts w:ascii="Arial" w:eastAsia="굴림" w:hAnsi="Arial" w:cs="Arial"/>
          <w:kern w:val="0"/>
          <w:sz w:val="22"/>
        </w:rPr>
        <w:t>]</w:t>
      </w:r>
    </w:p>
    <w:p w14:paraId="68876DAF" w14:textId="77777777" w:rsidR="00955233" w:rsidRPr="001D19F6" w:rsidRDefault="00955233" w:rsidP="00FF404B">
      <w:pPr>
        <w:wordWrap/>
        <w:spacing w:line="360" w:lineRule="auto"/>
        <w:rPr>
          <w:rFonts w:ascii="Arial" w:eastAsia="굴림" w:hAnsi="Arial" w:cs="Arial"/>
          <w:sz w:val="22"/>
        </w:rPr>
      </w:pPr>
      <w:r w:rsidRPr="001D19F6">
        <w:rPr>
          <w:rFonts w:ascii="Arial" w:eastAsia="굴림" w:hAnsi="Arial" w:cs="Arial"/>
          <w:sz w:val="22"/>
        </w:rPr>
        <w:tab/>
        <w:t xml:space="preserve">E091b_2. Housing benefit: </w:t>
      </w:r>
      <w:r w:rsidRPr="001D19F6">
        <w:rPr>
          <w:rFonts w:ascii="Arial" w:eastAsia="굴림" w:hAnsi="Arial" w:cs="Arial"/>
          <w:kern w:val="0"/>
          <w:sz w:val="22"/>
        </w:rPr>
        <w:t xml:space="preserve">_____________________________ months [Range: </w:t>
      </w:r>
      <w:r w:rsidR="00617D10" w:rsidRPr="001D19F6">
        <w:rPr>
          <w:rFonts w:ascii="Arial" w:eastAsia="굴림" w:hAnsi="Arial" w:cs="Arial"/>
          <w:kern w:val="0"/>
          <w:sz w:val="22"/>
        </w:rPr>
        <w:t>1</w:t>
      </w:r>
      <w:r w:rsidRPr="001D19F6">
        <w:rPr>
          <w:rFonts w:ascii="Arial" w:eastAsia="굴림" w:hAnsi="Arial" w:cs="Arial"/>
          <w:kern w:val="0"/>
          <w:sz w:val="22"/>
        </w:rPr>
        <w:t>~</w:t>
      </w:r>
      <w:r w:rsidR="00522F76" w:rsidRPr="00BA6722">
        <w:rPr>
          <w:rFonts w:ascii="Arial" w:eastAsia="굴림" w:hAnsi="Arial" w:cs="Arial"/>
          <w:kern w:val="0"/>
          <w:sz w:val="22"/>
          <w:rPrChange w:id="8563" w:author="Keis" w:date="2024-09-13T13:00:00Z">
            <w:rPr>
              <w:rFonts w:ascii="Arial" w:eastAsia="굴림" w:hAnsi="Arial" w:cs="Arial"/>
              <w:color w:val="FF0000"/>
              <w:kern w:val="0"/>
              <w:sz w:val="22"/>
            </w:rPr>
          </w:rPrChange>
        </w:rPr>
        <w:t>12</w:t>
      </w:r>
      <w:r w:rsidRPr="001D19F6">
        <w:rPr>
          <w:rFonts w:ascii="Arial" w:eastAsia="굴림" w:hAnsi="Arial" w:cs="Arial"/>
          <w:kern w:val="0"/>
          <w:sz w:val="22"/>
        </w:rPr>
        <w:t>]</w:t>
      </w:r>
    </w:p>
    <w:p w14:paraId="2E87D27A" w14:textId="77777777" w:rsidR="00955233" w:rsidRDefault="00955233" w:rsidP="00FF404B">
      <w:pPr>
        <w:wordWrap/>
        <w:spacing w:line="360" w:lineRule="auto"/>
        <w:rPr>
          <w:rFonts w:ascii="Arial" w:eastAsia="굴림" w:hAnsi="Arial" w:cs="Arial"/>
          <w:kern w:val="0"/>
          <w:sz w:val="22"/>
        </w:rPr>
      </w:pPr>
      <w:r w:rsidRPr="001D19F6">
        <w:rPr>
          <w:rFonts w:ascii="Arial" w:eastAsia="굴림" w:hAnsi="Arial" w:cs="Arial"/>
          <w:sz w:val="22"/>
        </w:rPr>
        <w:tab/>
        <w:t xml:space="preserve">E091b_3. Education benefit: </w:t>
      </w:r>
      <w:r w:rsidRPr="001D19F6">
        <w:rPr>
          <w:rFonts w:ascii="Arial" w:eastAsia="굴림" w:hAnsi="Arial" w:cs="Arial"/>
          <w:kern w:val="0"/>
          <w:sz w:val="22"/>
        </w:rPr>
        <w:t xml:space="preserve">____________________________ months [Range: </w:t>
      </w:r>
      <w:r w:rsidR="00617D10" w:rsidRPr="001D19F6">
        <w:rPr>
          <w:rFonts w:ascii="Arial" w:eastAsia="굴림" w:hAnsi="Arial" w:cs="Arial"/>
          <w:kern w:val="0"/>
          <w:sz w:val="22"/>
        </w:rPr>
        <w:t>1</w:t>
      </w:r>
      <w:r w:rsidRPr="001D19F6">
        <w:rPr>
          <w:rFonts w:ascii="Arial" w:eastAsia="굴림" w:hAnsi="Arial" w:cs="Arial"/>
          <w:kern w:val="0"/>
          <w:sz w:val="22"/>
        </w:rPr>
        <w:t>~</w:t>
      </w:r>
      <w:r w:rsidR="00522F76" w:rsidRPr="00BA6722">
        <w:rPr>
          <w:rFonts w:ascii="Arial" w:eastAsia="굴림" w:hAnsi="Arial" w:cs="Arial"/>
          <w:kern w:val="0"/>
          <w:sz w:val="22"/>
          <w:rPrChange w:id="8564" w:author="Keis" w:date="2024-09-13T13:00:00Z">
            <w:rPr>
              <w:rFonts w:ascii="Arial" w:eastAsia="굴림" w:hAnsi="Arial" w:cs="Arial"/>
              <w:color w:val="FF0000"/>
              <w:kern w:val="0"/>
              <w:sz w:val="22"/>
            </w:rPr>
          </w:rPrChange>
        </w:rPr>
        <w:t>12</w:t>
      </w:r>
      <w:r w:rsidRPr="001D19F6">
        <w:rPr>
          <w:rFonts w:ascii="Arial" w:eastAsia="굴림" w:hAnsi="Arial" w:cs="Arial"/>
          <w:kern w:val="0"/>
          <w:sz w:val="22"/>
        </w:rPr>
        <w:t>]</w:t>
      </w:r>
    </w:p>
    <w:p w14:paraId="2BA26E7C" w14:textId="77777777" w:rsidR="00522F76" w:rsidRPr="001D19F6" w:rsidRDefault="00522F76" w:rsidP="00FF404B">
      <w:pPr>
        <w:wordWrap/>
        <w:spacing w:line="360" w:lineRule="auto"/>
        <w:rPr>
          <w:rFonts w:ascii="Arial" w:eastAsia="굴림" w:hAnsi="Arial" w:cs="Arial"/>
          <w:sz w:val="22"/>
        </w:rPr>
      </w:pPr>
      <w:r>
        <w:rPr>
          <w:rFonts w:ascii="Arial" w:eastAsia="굴림" w:hAnsi="Arial" w:cs="Arial" w:hint="eastAsia"/>
          <w:sz w:val="22"/>
        </w:rPr>
        <w:t xml:space="preserve">       </w:t>
      </w:r>
      <w:r w:rsidRPr="00BA6722">
        <w:rPr>
          <w:rFonts w:ascii="Arial" w:eastAsia="굴림" w:hAnsi="Arial" w:cs="Arial"/>
          <w:sz w:val="22"/>
          <w:rPrChange w:id="8565" w:author="Keis" w:date="2024-09-13T13:00:00Z">
            <w:rPr>
              <w:rFonts w:ascii="Arial" w:eastAsia="굴림" w:hAnsi="Arial" w:cs="Arial"/>
              <w:color w:val="FF0000"/>
              <w:sz w:val="22"/>
            </w:rPr>
          </w:rPrChange>
        </w:rPr>
        <w:t xml:space="preserve">E091b_4. Medical </w:t>
      </w:r>
      <w:proofErr w:type="gramStart"/>
      <w:r w:rsidRPr="00BA6722">
        <w:rPr>
          <w:rFonts w:ascii="Arial" w:eastAsia="굴림" w:hAnsi="Arial" w:cs="Arial"/>
          <w:sz w:val="22"/>
          <w:rPrChange w:id="8566" w:author="Keis" w:date="2024-09-13T13:00:00Z">
            <w:rPr>
              <w:rFonts w:ascii="Arial" w:eastAsia="굴림" w:hAnsi="Arial" w:cs="Arial"/>
              <w:color w:val="FF0000"/>
              <w:sz w:val="22"/>
            </w:rPr>
          </w:rPrChange>
        </w:rPr>
        <w:t>benefit :</w:t>
      </w:r>
      <w:proofErr w:type="gramEnd"/>
      <w:r w:rsidRPr="00BA6722">
        <w:rPr>
          <w:rFonts w:ascii="Arial" w:eastAsia="굴림" w:hAnsi="Arial" w:cs="Arial"/>
          <w:sz w:val="22"/>
          <w:rPrChange w:id="8567" w:author="Keis" w:date="2024-09-13T13:00:00Z">
            <w:rPr>
              <w:rFonts w:ascii="Arial" w:eastAsia="굴림" w:hAnsi="Arial" w:cs="Arial"/>
              <w:color w:val="FF0000"/>
              <w:sz w:val="22"/>
            </w:rPr>
          </w:rPrChange>
        </w:rPr>
        <w:t xml:space="preserve"> </w:t>
      </w:r>
      <w:r w:rsidRPr="00BA6722">
        <w:rPr>
          <w:rFonts w:ascii="한컴 고딕" w:eastAsia="한컴 고딕" w:hAnsi="한컴 고딕" w:cs="Arial" w:hint="eastAsia"/>
          <w:sz w:val="22"/>
          <w:rPrChange w:id="8568" w:author="Keis" w:date="2024-09-13T13:00:00Z">
            <w:rPr>
              <w:rFonts w:ascii="한컴 고딕" w:eastAsia="한컴 고딕" w:hAnsi="한컴 고딕" w:cs="Arial" w:hint="eastAsia"/>
              <w:color w:val="FF0000"/>
              <w:sz w:val="22"/>
            </w:rPr>
          </w:rPrChange>
        </w:rPr>
        <w:t>①</w:t>
      </w:r>
      <w:r w:rsidRPr="00BA6722">
        <w:rPr>
          <w:rFonts w:ascii="Arial" w:eastAsia="굴림" w:hAnsi="Arial" w:cs="Arial"/>
          <w:sz w:val="22"/>
          <w:rPrChange w:id="8569" w:author="Keis" w:date="2024-09-13T13:00:00Z">
            <w:rPr>
              <w:rFonts w:ascii="Arial" w:eastAsia="굴림" w:hAnsi="Arial" w:cs="Arial"/>
              <w:color w:val="FF0000"/>
              <w:sz w:val="22"/>
            </w:rPr>
          </w:rPrChange>
        </w:rPr>
        <w:t xml:space="preserve"> gain </w:t>
      </w:r>
      <w:r w:rsidRPr="00BA6722">
        <w:rPr>
          <w:rFonts w:ascii="한컴 고딕" w:eastAsia="한컴 고딕" w:hAnsi="한컴 고딕" w:cs="Arial" w:hint="eastAsia"/>
          <w:sz w:val="22"/>
          <w:rPrChange w:id="8570" w:author="Keis" w:date="2024-09-13T13:00:00Z">
            <w:rPr>
              <w:rFonts w:ascii="한컴 고딕" w:eastAsia="한컴 고딕" w:hAnsi="한컴 고딕" w:cs="Arial" w:hint="eastAsia"/>
              <w:color w:val="FF0000"/>
              <w:sz w:val="22"/>
            </w:rPr>
          </w:rPrChange>
        </w:rPr>
        <w:t>②</w:t>
      </w:r>
      <w:r w:rsidRPr="00BA6722">
        <w:rPr>
          <w:rFonts w:ascii="Arial" w:eastAsia="굴림" w:hAnsi="Arial" w:cs="Arial"/>
          <w:sz w:val="22"/>
          <w:rPrChange w:id="8571" w:author="Keis" w:date="2024-09-13T13:00:00Z">
            <w:rPr>
              <w:rFonts w:ascii="Arial" w:eastAsia="굴림" w:hAnsi="Arial" w:cs="Arial"/>
              <w:color w:val="FF0000"/>
              <w:sz w:val="22"/>
            </w:rPr>
          </w:rPrChange>
        </w:rPr>
        <w:t xml:space="preserve"> not gain</w:t>
      </w:r>
    </w:p>
    <w:p w14:paraId="11754E8F" w14:textId="77777777" w:rsidR="00FF404B" w:rsidRPr="001D19F6" w:rsidRDefault="00FF404B" w:rsidP="00FF404B">
      <w:pPr>
        <w:pStyle w:val="a6"/>
        <w:wordWrap/>
        <w:spacing w:line="360" w:lineRule="auto"/>
        <w:ind w:leftChars="0"/>
        <w:rPr>
          <w:rFonts w:ascii="Arial" w:eastAsia="굴림" w:hAnsi="Arial" w:cs="Arial"/>
          <w:sz w:val="22"/>
        </w:rPr>
      </w:pPr>
    </w:p>
    <w:p w14:paraId="5C5390AD" w14:textId="2141ABD5" w:rsidR="00FF404B" w:rsidRPr="001D19F6" w:rsidRDefault="00FF404B" w:rsidP="00FF404B">
      <w:pPr>
        <w:wordWrap/>
        <w:spacing w:line="360" w:lineRule="auto"/>
        <w:rPr>
          <w:rFonts w:ascii="Arial" w:eastAsia="굴림" w:hAnsi="Arial" w:cs="Arial"/>
          <w:sz w:val="22"/>
        </w:rPr>
      </w:pPr>
      <w:r w:rsidRPr="001D19F6">
        <w:rPr>
          <w:rFonts w:ascii="Arial" w:eastAsia="굴림" w:hAnsi="Arial" w:cs="Arial"/>
          <w:sz w:val="22"/>
        </w:rPr>
        <w:t>E092</w:t>
      </w:r>
      <w:r w:rsidR="0061434D" w:rsidRPr="001D19F6">
        <w:rPr>
          <w:rFonts w:ascii="Arial" w:eastAsia="굴림" w:hAnsi="Arial" w:cs="Arial"/>
          <w:sz w:val="22"/>
        </w:rPr>
        <w:t>b</w:t>
      </w:r>
      <w:r w:rsidRPr="001D19F6">
        <w:rPr>
          <w:rFonts w:ascii="Arial" w:eastAsia="굴림" w:hAnsi="Arial" w:cs="Arial"/>
          <w:sz w:val="22"/>
        </w:rPr>
        <w:t xml:space="preserve">. What was the average </w:t>
      </w:r>
      <w:r w:rsidRPr="001D19F6">
        <w:rPr>
          <w:rFonts w:ascii="Arial" w:eastAsia="굴림" w:hAnsi="Arial" w:cs="Arial"/>
          <w:kern w:val="0"/>
          <w:sz w:val="22"/>
        </w:rPr>
        <w:t xml:space="preserve">monthly </w:t>
      </w:r>
      <w:r w:rsidRPr="001D19F6">
        <w:rPr>
          <w:rFonts w:ascii="Arial" w:eastAsia="굴림" w:hAnsi="Arial" w:cs="Arial"/>
          <w:sz w:val="22"/>
        </w:rPr>
        <w:t xml:space="preserve">amount of </w:t>
      </w:r>
      <w:r w:rsidR="00EC1E6D" w:rsidRPr="001D19F6">
        <w:rPr>
          <w:rFonts w:ascii="Arial" w:eastAsia="굴림" w:hAnsi="Arial" w:cs="Arial"/>
          <w:kern w:val="0"/>
          <w:sz w:val="22"/>
        </w:rPr>
        <w:t>n</w:t>
      </w:r>
      <w:r w:rsidR="008F2A2F" w:rsidRPr="001D19F6">
        <w:rPr>
          <w:rFonts w:ascii="Arial" w:eastAsia="굴림" w:hAnsi="Arial" w:cs="Arial"/>
          <w:kern w:val="0"/>
          <w:sz w:val="22"/>
        </w:rPr>
        <w:t>ational basic livelihood security benefit (customized benefit)</w:t>
      </w:r>
      <w:r w:rsidRPr="001D19F6">
        <w:rPr>
          <w:rFonts w:ascii="Arial" w:eastAsia="굴림" w:hAnsi="Arial" w:cs="Arial"/>
          <w:sz w:val="22"/>
        </w:rPr>
        <w:t xml:space="preserve"> </w:t>
      </w:r>
      <w:r w:rsidR="009E6C37" w:rsidRPr="001D19F6">
        <w:rPr>
          <w:rFonts w:ascii="Arial" w:eastAsia="굴림" w:hAnsi="Arial" w:cs="Arial"/>
          <w:kern w:val="0"/>
          <w:sz w:val="22"/>
        </w:rPr>
        <w:t>in the second half of last calendar year (</w:t>
      </w:r>
      <w:proofErr w:type="spellStart"/>
      <w:r w:rsidR="009E6C37" w:rsidRPr="001D19F6">
        <w:rPr>
          <w:rFonts w:ascii="Arial" w:eastAsia="굴림" w:hAnsi="Arial" w:cs="Arial"/>
          <w:kern w:val="0"/>
          <w:sz w:val="22"/>
        </w:rPr>
        <w:t>July~December</w:t>
      </w:r>
      <w:proofErr w:type="spellEnd"/>
      <w:r w:rsidR="009E6C37" w:rsidRPr="001D19F6">
        <w:rPr>
          <w:rFonts w:ascii="Arial" w:eastAsia="굴림" w:hAnsi="Arial" w:cs="Arial"/>
          <w:kern w:val="0"/>
          <w:sz w:val="22"/>
        </w:rPr>
        <w:t xml:space="preserve"> in </w:t>
      </w:r>
      <w:del w:id="8572" w:author="Keis" w:date="2024-09-06T10:18:00Z">
        <w:r w:rsidR="00293971" w:rsidDel="009F27DD">
          <w:rPr>
            <w:rFonts w:ascii="Arial" w:eastAsia="굴림" w:hAnsi="Arial" w:cs="Arial" w:hint="eastAsia"/>
            <w:color w:val="FF0000"/>
            <w:kern w:val="0"/>
            <w:sz w:val="22"/>
          </w:rPr>
          <w:delText>2019</w:delText>
        </w:r>
      </w:del>
      <w:ins w:id="8573" w:author="Keis" w:date="2024-09-06T10:18:00Z">
        <w:r w:rsidR="009F27DD" w:rsidRPr="009F27DD">
          <w:rPr>
            <w:rFonts w:ascii="Arial" w:eastAsia="굴림" w:hAnsi="Arial" w:cs="Arial" w:hint="eastAsia"/>
            <w:color w:val="00B050"/>
            <w:kern w:val="0"/>
            <w:sz w:val="22"/>
          </w:rPr>
          <w:t>2021</w:t>
        </w:r>
      </w:ins>
      <w:r w:rsidR="009E6C37" w:rsidRPr="001D19F6">
        <w:rPr>
          <w:rFonts w:ascii="Arial" w:eastAsia="굴림" w:hAnsi="Arial" w:cs="Arial"/>
          <w:kern w:val="0"/>
          <w:sz w:val="22"/>
        </w:rPr>
        <w:t>)</w:t>
      </w:r>
      <w:r w:rsidRPr="001D19F6">
        <w:rPr>
          <w:rFonts w:ascii="Arial" w:eastAsia="굴림" w:hAnsi="Arial" w:cs="Arial"/>
          <w:sz w:val="22"/>
        </w:rPr>
        <w:t>? (unit: 10,000 Korean won)</w:t>
      </w:r>
    </w:p>
    <w:p w14:paraId="0CE216B1" w14:textId="77777777" w:rsidR="009E6C37" w:rsidRPr="001D19F6" w:rsidRDefault="009E6C37" w:rsidP="009E6C37">
      <w:pPr>
        <w:wordWrap/>
        <w:spacing w:line="360" w:lineRule="auto"/>
        <w:rPr>
          <w:rFonts w:ascii="Arial" w:eastAsia="굴림" w:hAnsi="Arial" w:cs="Arial"/>
          <w:sz w:val="22"/>
        </w:rPr>
      </w:pPr>
      <w:r w:rsidRPr="001D19F6">
        <w:rPr>
          <w:rFonts w:ascii="Arial" w:eastAsia="굴림" w:hAnsi="Arial" w:cs="Arial"/>
          <w:sz w:val="22"/>
        </w:rPr>
        <w:tab/>
        <w:t>E09</w:t>
      </w:r>
      <w:r w:rsidR="0061434D" w:rsidRPr="001D19F6">
        <w:rPr>
          <w:rFonts w:ascii="Arial" w:eastAsia="굴림" w:hAnsi="Arial" w:cs="Arial"/>
          <w:sz w:val="22"/>
        </w:rPr>
        <w:t>2</w:t>
      </w:r>
      <w:r w:rsidRPr="001D19F6">
        <w:rPr>
          <w:rFonts w:ascii="Arial" w:eastAsia="굴림" w:hAnsi="Arial" w:cs="Arial"/>
          <w:sz w:val="22"/>
        </w:rPr>
        <w:t xml:space="preserve">b_1. Living benefit: </w:t>
      </w:r>
      <w:r w:rsidRPr="001D19F6">
        <w:rPr>
          <w:rFonts w:ascii="Arial" w:eastAsia="굴림" w:hAnsi="Arial" w:cs="Arial"/>
          <w:kern w:val="0"/>
          <w:sz w:val="22"/>
        </w:rPr>
        <w:t xml:space="preserve">_______________________________ MW [Range: 1 ~ </w:t>
      </w:r>
      <w:r w:rsidR="00293971" w:rsidRPr="00BA6722">
        <w:rPr>
          <w:rFonts w:ascii="Arial" w:eastAsia="굴림" w:hAnsi="Arial" w:cs="Arial"/>
          <w:kern w:val="0"/>
          <w:sz w:val="22"/>
          <w:rPrChange w:id="8574" w:author="Keis" w:date="2024-09-13T13:00:00Z">
            <w:rPr>
              <w:rFonts w:ascii="Arial" w:eastAsia="굴림" w:hAnsi="Arial" w:cs="Arial"/>
              <w:color w:val="FF0000"/>
              <w:kern w:val="0"/>
              <w:sz w:val="22"/>
            </w:rPr>
          </w:rPrChange>
        </w:rPr>
        <w:t>190</w:t>
      </w:r>
      <w:r w:rsidRPr="001D19F6">
        <w:rPr>
          <w:rFonts w:ascii="Arial" w:eastAsia="굴림" w:hAnsi="Arial" w:cs="Arial"/>
          <w:kern w:val="0"/>
          <w:sz w:val="22"/>
        </w:rPr>
        <w:t>]</w:t>
      </w:r>
      <w:r w:rsidRPr="001D19F6">
        <w:rPr>
          <w:rFonts w:ascii="Arial" w:eastAsia="굴림" w:hAnsi="Arial" w:cs="Arial"/>
          <w:kern w:val="0"/>
          <w:sz w:val="22"/>
        </w:rPr>
        <w:tab/>
      </w:r>
    </w:p>
    <w:p w14:paraId="588D2F9C" w14:textId="77777777" w:rsidR="009E6C37" w:rsidRPr="001D19F6" w:rsidRDefault="009E6C37" w:rsidP="009E6C37">
      <w:pPr>
        <w:wordWrap/>
        <w:spacing w:line="360" w:lineRule="auto"/>
        <w:rPr>
          <w:rFonts w:ascii="Arial" w:eastAsia="굴림" w:hAnsi="Arial" w:cs="Arial"/>
          <w:sz w:val="22"/>
        </w:rPr>
      </w:pPr>
      <w:r w:rsidRPr="001D19F6">
        <w:rPr>
          <w:rFonts w:ascii="Arial" w:eastAsia="굴림" w:hAnsi="Arial" w:cs="Arial"/>
          <w:sz w:val="22"/>
        </w:rPr>
        <w:tab/>
        <w:t>E09</w:t>
      </w:r>
      <w:r w:rsidR="0061434D" w:rsidRPr="001D19F6">
        <w:rPr>
          <w:rFonts w:ascii="Arial" w:eastAsia="굴림" w:hAnsi="Arial" w:cs="Arial"/>
          <w:sz w:val="22"/>
        </w:rPr>
        <w:t>2</w:t>
      </w:r>
      <w:r w:rsidRPr="001D19F6">
        <w:rPr>
          <w:rFonts w:ascii="Arial" w:eastAsia="굴림" w:hAnsi="Arial" w:cs="Arial"/>
          <w:sz w:val="22"/>
        </w:rPr>
        <w:t xml:space="preserve">b_2. Housing benefit: </w:t>
      </w:r>
      <w:r w:rsidRPr="001D19F6">
        <w:rPr>
          <w:rFonts w:ascii="Arial" w:eastAsia="굴림" w:hAnsi="Arial" w:cs="Arial"/>
          <w:kern w:val="0"/>
          <w:sz w:val="22"/>
        </w:rPr>
        <w:t xml:space="preserve">_____________________________ MW [Range: 1 ~ </w:t>
      </w:r>
      <w:r w:rsidR="00293971" w:rsidRPr="00BA6722">
        <w:rPr>
          <w:rFonts w:ascii="Arial" w:eastAsia="굴림" w:hAnsi="Arial" w:cs="Arial"/>
          <w:kern w:val="0"/>
          <w:sz w:val="22"/>
          <w:rPrChange w:id="8575" w:author="Keis" w:date="2024-09-13T13:00:00Z">
            <w:rPr>
              <w:rFonts w:ascii="Arial" w:eastAsia="굴림" w:hAnsi="Arial" w:cs="Arial"/>
              <w:color w:val="FF0000"/>
              <w:kern w:val="0"/>
              <w:sz w:val="22"/>
            </w:rPr>
          </w:rPrChange>
        </w:rPr>
        <w:t>190</w:t>
      </w:r>
      <w:r w:rsidRPr="001D19F6">
        <w:rPr>
          <w:rFonts w:ascii="Arial" w:eastAsia="굴림" w:hAnsi="Arial" w:cs="Arial"/>
          <w:kern w:val="0"/>
          <w:sz w:val="22"/>
        </w:rPr>
        <w:t>]</w:t>
      </w:r>
      <w:r w:rsidRPr="001D19F6">
        <w:rPr>
          <w:rFonts w:ascii="Arial" w:eastAsia="굴림" w:hAnsi="Arial" w:cs="Arial"/>
          <w:kern w:val="0"/>
          <w:sz w:val="22"/>
        </w:rPr>
        <w:tab/>
      </w:r>
    </w:p>
    <w:p w14:paraId="3B684D10" w14:textId="77777777" w:rsidR="009E6C37" w:rsidRPr="001D19F6" w:rsidRDefault="009E6C37" w:rsidP="009E6C37">
      <w:pPr>
        <w:wordWrap/>
        <w:spacing w:line="360" w:lineRule="auto"/>
        <w:rPr>
          <w:rFonts w:ascii="Arial" w:eastAsia="굴림" w:hAnsi="Arial" w:cs="Arial"/>
          <w:sz w:val="22"/>
        </w:rPr>
      </w:pPr>
      <w:r w:rsidRPr="001D19F6">
        <w:rPr>
          <w:rFonts w:ascii="Arial" w:eastAsia="굴림" w:hAnsi="Arial" w:cs="Arial"/>
          <w:sz w:val="22"/>
        </w:rPr>
        <w:tab/>
        <w:t>E09</w:t>
      </w:r>
      <w:r w:rsidR="0061434D" w:rsidRPr="001D19F6">
        <w:rPr>
          <w:rFonts w:ascii="Arial" w:eastAsia="굴림" w:hAnsi="Arial" w:cs="Arial"/>
          <w:sz w:val="22"/>
        </w:rPr>
        <w:t>2</w:t>
      </w:r>
      <w:r w:rsidRPr="001D19F6">
        <w:rPr>
          <w:rFonts w:ascii="Arial" w:eastAsia="굴림" w:hAnsi="Arial" w:cs="Arial"/>
          <w:sz w:val="22"/>
        </w:rPr>
        <w:t xml:space="preserve">b_3. Education benefit: </w:t>
      </w:r>
      <w:r w:rsidRPr="001D19F6">
        <w:rPr>
          <w:rFonts w:ascii="Arial" w:eastAsia="굴림" w:hAnsi="Arial" w:cs="Arial"/>
          <w:kern w:val="0"/>
          <w:sz w:val="22"/>
        </w:rPr>
        <w:t xml:space="preserve">____________________________ MW [Range: 1 ~ </w:t>
      </w:r>
      <w:r w:rsidR="00293971" w:rsidRPr="00BA6722">
        <w:rPr>
          <w:rFonts w:ascii="Arial" w:eastAsia="굴림" w:hAnsi="Arial" w:cs="Arial"/>
          <w:kern w:val="0"/>
          <w:sz w:val="22"/>
          <w:rPrChange w:id="8576" w:author="Keis" w:date="2024-09-13T13:00:00Z">
            <w:rPr>
              <w:rFonts w:ascii="Arial" w:eastAsia="굴림" w:hAnsi="Arial" w:cs="Arial"/>
              <w:color w:val="FF0000"/>
              <w:kern w:val="0"/>
              <w:sz w:val="22"/>
            </w:rPr>
          </w:rPrChange>
        </w:rPr>
        <w:t>190</w:t>
      </w:r>
      <w:r w:rsidRPr="001D19F6">
        <w:rPr>
          <w:rFonts w:ascii="Arial" w:eastAsia="굴림" w:hAnsi="Arial" w:cs="Arial"/>
          <w:kern w:val="0"/>
          <w:sz w:val="22"/>
        </w:rPr>
        <w:t>]</w:t>
      </w:r>
      <w:r w:rsidRPr="001D19F6">
        <w:rPr>
          <w:rFonts w:ascii="Arial" w:eastAsia="굴림" w:hAnsi="Arial" w:cs="Arial"/>
          <w:kern w:val="0"/>
          <w:sz w:val="22"/>
        </w:rPr>
        <w:tab/>
      </w:r>
    </w:p>
    <w:p w14:paraId="2B612D0A" w14:textId="77777777" w:rsidR="00130EF2" w:rsidRPr="001D19F6" w:rsidRDefault="00130EF2" w:rsidP="00130EF2">
      <w:pPr>
        <w:wordWrap/>
        <w:spacing w:line="360" w:lineRule="auto"/>
        <w:ind w:leftChars="200" w:left="400" w:firstLine="400"/>
        <w:rPr>
          <w:rFonts w:ascii="Arial" w:eastAsia="굴림" w:hAnsi="Arial" w:cs="Arial"/>
          <w:sz w:val="22"/>
        </w:rPr>
      </w:pPr>
      <w:r w:rsidRPr="001D19F6">
        <w:rPr>
          <w:rFonts w:ascii="Arial" w:eastAsia="굴림" w:hAnsi="Arial" w:cs="Arial"/>
          <w:sz w:val="22"/>
        </w:rPr>
        <w:t>Don’t know →Go to E094~E098 unfolding</w:t>
      </w:r>
    </w:p>
    <w:p w14:paraId="4A09A463" w14:textId="77777777" w:rsidR="00130EF2" w:rsidRPr="001D19F6" w:rsidRDefault="00130EF2" w:rsidP="00130EF2">
      <w:pPr>
        <w:wordWrap/>
        <w:spacing w:line="360" w:lineRule="auto"/>
        <w:ind w:leftChars="200" w:left="400" w:firstLine="400"/>
        <w:rPr>
          <w:rFonts w:ascii="Arial" w:eastAsia="굴림" w:hAnsi="Arial" w:cs="Arial"/>
          <w:sz w:val="22"/>
        </w:rPr>
      </w:pPr>
      <w:r w:rsidRPr="001D19F6">
        <w:rPr>
          <w:rFonts w:ascii="Arial" w:eastAsia="굴림" w:hAnsi="Arial" w:cs="Arial"/>
          <w:sz w:val="22"/>
        </w:rPr>
        <w:t>Refuse to answer →Go to E094~E098 unfolding</w:t>
      </w:r>
    </w:p>
    <w:p w14:paraId="6EF435F1" w14:textId="77777777" w:rsidR="00FF404B" w:rsidRPr="001D19F6" w:rsidRDefault="00FF404B" w:rsidP="00FF404B">
      <w:pPr>
        <w:wordWrap/>
        <w:spacing w:line="360" w:lineRule="auto"/>
        <w:rPr>
          <w:rFonts w:ascii="Arial" w:eastAsia="굴림" w:hAnsi="Arial" w:cs="Arial"/>
          <w:sz w:val="22"/>
        </w:rPr>
      </w:pPr>
    </w:p>
    <w:p w14:paraId="29C63F6F" w14:textId="6F69D0A9" w:rsidR="00FF404B" w:rsidRPr="001D19F6" w:rsidRDefault="00FF404B" w:rsidP="00FF404B">
      <w:pPr>
        <w:wordWrap/>
        <w:spacing w:line="360" w:lineRule="auto"/>
        <w:rPr>
          <w:rFonts w:ascii="Arial" w:eastAsia="굴림" w:hAnsi="Arial" w:cs="Arial"/>
          <w:sz w:val="22"/>
        </w:rPr>
      </w:pPr>
      <w:r w:rsidRPr="001D19F6">
        <w:rPr>
          <w:rFonts w:ascii="Arial" w:eastAsia="굴림" w:hAnsi="Arial" w:cs="Arial"/>
          <w:sz w:val="22"/>
        </w:rPr>
        <w:t xml:space="preserve">E093. </w:t>
      </w:r>
      <w:proofErr w:type="gramStart"/>
      <w:r w:rsidRPr="001D19F6">
        <w:rPr>
          <w:rFonts w:ascii="Arial" w:eastAsia="굴림" w:hAnsi="Arial" w:cs="Arial"/>
          <w:sz w:val="22"/>
        </w:rPr>
        <w:t>So</w:t>
      </w:r>
      <w:proofErr w:type="gramEnd"/>
      <w:r w:rsidRPr="001D19F6">
        <w:rPr>
          <w:rFonts w:ascii="Arial" w:eastAsia="굴림" w:hAnsi="Arial" w:cs="Arial"/>
          <w:sz w:val="22"/>
        </w:rPr>
        <w:t xml:space="preserve"> you received a total of (amount calculated based on E091</w:t>
      </w:r>
      <w:r w:rsidR="00130EF2" w:rsidRPr="001D19F6">
        <w:rPr>
          <w:rFonts w:ascii="Arial" w:eastAsia="굴림" w:hAnsi="Arial" w:cs="Arial"/>
          <w:sz w:val="22"/>
        </w:rPr>
        <w:t>b</w:t>
      </w:r>
      <w:r w:rsidRPr="001D19F6">
        <w:rPr>
          <w:rFonts w:ascii="Arial" w:eastAsia="굴림" w:hAnsi="Arial" w:cs="Arial"/>
          <w:sz w:val="22"/>
        </w:rPr>
        <w:t xml:space="preserve"> and E092</w:t>
      </w:r>
      <w:r w:rsidR="00130EF2" w:rsidRPr="001D19F6">
        <w:rPr>
          <w:rFonts w:ascii="Arial" w:eastAsia="굴림" w:hAnsi="Arial" w:cs="Arial"/>
          <w:sz w:val="22"/>
        </w:rPr>
        <w:t>b</w:t>
      </w:r>
      <w:r w:rsidRPr="001D19F6">
        <w:rPr>
          <w:rFonts w:ascii="Arial" w:eastAsia="굴림" w:hAnsi="Arial" w:cs="Arial"/>
          <w:sz w:val="22"/>
        </w:rPr>
        <w:t xml:space="preserve">) in </w:t>
      </w:r>
      <w:r w:rsidR="00EC1E6D" w:rsidRPr="001D19F6">
        <w:rPr>
          <w:rFonts w:ascii="Arial" w:eastAsia="굴림" w:hAnsi="Arial" w:cs="Arial"/>
          <w:kern w:val="0"/>
          <w:sz w:val="22"/>
        </w:rPr>
        <w:t>n</w:t>
      </w:r>
      <w:r w:rsidR="008F2A2F" w:rsidRPr="001D19F6">
        <w:rPr>
          <w:rFonts w:ascii="Arial" w:eastAsia="굴림" w:hAnsi="Arial" w:cs="Arial"/>
          <w:kern w:val="0"/>
          <w:sz w:val="22"/>
        </w:rPr>
        <w:t xml:space="preserve">ational basic livelihood security benefit </w:t>
      </w:r>
      <w:r w:rsidR="00130EF2" w:rsidRPr="001D19F6">
        <w:rPr>
          <w:rFonts w:ascii="Arial" w:eastAsia="굴림" w:hAnsi="Arial" w:cs="Arial"/>
          <w:kern w:val="0"/>
          <w:sz w:val="22"/>
        </w:rPr>
        <w:t>in the second half of last calendar year (</w:t>
      </w:r>
      <w:proofErr w:type="spellStart"/>
      <w:r w:rsidR="00130EF2" w:rsidRPr="001D19F6">
        <w:rPr>
          <w:rFonts w:ascii="Arial" w:eastAsia="굴림" w:hAnsi="Arial" w:cs="Arial"/>
          <w:kern w:val="0"/>
          <w:sz w:val="22"/>
        </w:rPr>
        <w:t>July~December</w:t>
      </w:r>
      <w:proofErr w:type="spellEnd"/>
      <w:r w:rsidR="00130EF2" w:rsidRPr="001D19F6">
        <w:rPr>
          <w:rFonts w:ascii="Arial" w:eastAsia="굴림" w:hAnsi="Arial" w:cs="Arial"/>
          <w:kern w:val="0"/>
          <w:sz w:val="22"/>
        </w:rPr>
        <w:t xml:space="preserve"> in </w:t>
      </w:r>
      <w:del w:id="8577" w:author="Keis" w:date="2024-09-06T10:18:00Z">
        <w:r w:rsidR="00293971" w:rsidDel="009F27DD">
          <w:rPr>
            <w:rFonts w:ascii="Arial" w:eastAsia="굴림" w:hAnsi="Arial" w:cs="Arial" w:hint="eastAsia"/>
            <w:color w:val="FF0000"/>
            <w:kern w:val="0"/>
            <w:sz w:val="22"/>
          </w:rPr>
          <w:delText>2019</w:delText>
        </w:r>
      </w:del>
      <w:ins w:id="8578" w:author="Keis" w:date="2024-09-06T10:18:00Z">
        <w:r w:rsidR="009F27DD" w:rsidRPr="009F27DD">
          <w:rPr>
            <w:rFonts w:ascii="Arial" w:eastAsia="굴림" w:hAnsi="Arial" w:cs="Arial" w:hint="eastAsia"/>
            <w:color w:val="00B050"/>
            <w:kern w:val="0"/>
            <w:sz w:val="22"/>
          </w:rPr>
          <w:t>2021</w:t>
        </w:r>
      </w:ins>
      <w:r w:rsidR="00130EF2" w:rsidRPr="001D19F6">
        <w:rPr>
          <w:rFonts w:ascii="Arial" w:eastAsia="굴림" w:hAnsi="Arial" w:cs="Arial"/>
          <w:kern w:val="0"/>
          <w:sz w:val="22"/>
        </w:rPr>
        <w:t>)</w:t>
      </w:r>
      <w:r w:rsidRPr="001D19F6">
        <w:rPr>
          <w:rFonts w:ascii="Arial" w:eastAsia="굴림" w:hAnsi="Arial" w:cs="Arial"/>
          <w:kern w:val="0"/>
          <w:sz w:val="22"/>
        </w:rPr>
        <w:t xml:space="preserve">. </w:t>
      </w:r>
      <w:r w:rsidRPr="001D19F6">
        <w:rPr>
          <w:rFonts w:ascii="Arial" w:eastAsia="굴림" w:hAnsi="Arial" w:cs="Arial"/>
          <w:sz w:val="22"/>
        </w:rPr>
        <w:t>Is this correct?</w:t>
      </w:r>
    </w:p>
    <w:p w14:paraId="357C59EB" w14:textId="77777777" w:rsidR="00FF404B" w:rsidRPr="001D19F6" w:rsidRDefault="00FF404B" w:rsidP="00D12299">
      <w:pPr>
        <w:pStyle w:val="a6"/>
        <w:numPr>
          <w:ilvl w:val="0"/>
          <w:numId w:val="127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006F3269" w:rsidRPr="001D19F6">
        <w:rPr>
          <w:rFonts w:ascii="Arial" w:eastAsia="굴림" w:hAnsi="Arial" w:cs="Arial"/>
          <w:sz w:val="22"/>
        </w:rPr>
        <w:t xml:space="preserve"> </w:t>
      </w:r>
      <w:r w:rsidR="006F3269" w:rsidRPr="001D19F6">
        <w:rPr>
          <w:rFonts w:ascii="Arial" w:eastAsia="굴림" w:hAnsi="Arial" w:cs="Arial"/>
          <w:kern w:val="0"/>
          <w:sz w:val="22"/>
        </w:rPr>
        <w:t>→Go to E099</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E094~E098 unfolding</w:t>
      </w:r>
    </w:p>
    <w:p w14:paraId="7E9268FB" w14:textId="77777777" w:rsidR="00FF404B" w:rsidRPr="001D19F6" w:rsidRDefault="00FF404B" w:rsidP="00FF404B">
      <w:pPr>
        <w:wordWrap/>
        <w:spacing w:line="360" w:lineRule="auto"/>
        <w:ind w:firstLine="400"/>
        <w:rPr>
          <w:rFonts w:ascii="Arial" w:eastAsia="굴림" w:hAnsi="Arial" w:cs="Arial"/>
          <w:sz w:val="22"/>
        </w:rPr>
      </w:pPr>
      <w:r w:rsidRPr="001D19F6">
        <w:rPr>
          <w:rFonts w:ascii="Arial" w:eastAsia="굴림" w:hAnsi="Arial" w:cs="Arial"/>
          <w:sz w:val="22"/>
        </w:rPr>
        <w:t>Don’t know →Go to E094~E098 unfolding</w:t>
      </w:r>
    </w:p>
    <w:p w14:paraId="51D25281" w14:textId="77777777" w:rsidR="00FF404B" w:rsidRPr="001D19F6" w:rsidRDefault="00FF404B" w:rsidP="00FF404B">
      <w:pPr>
        <w:wordWrap/>
        <w:spacing w:line="360" w:lineRule="auto"/>
        <w:ind w:firstLine="400"/>
        <w:rPr>
          <w:rFonts w:ascii="Arial" w:eastAsia="굴림" w:hAnsi="Arial" w:cs="Arial"/>
          <w:sz w:val="22"/>
        </w:rPr>
      </w:pPr>
      <w:r w:rsidRPr="001D19F6">
        <w:rPr>
          <w:rFonts w:ascii="Arial" w:eastAsia="굴림" w:hAnsi="Arial" w:cs="Arial"/>
          <w:sz w:val="22"/>
        </w:rPr>
        <w:t>Refuse to answer →Go to E094~E098 unfolding</w:t>
      </w:r>
    </w:p>
    <w:p w14:paraId="0CB3F94E" w14:textId="77777777" w:rsidR="00FF404B" w:rsidRPr="001D19F6" w:rsidRDefault="00FF404B" w:rsidP="00005E99">
      <w:pPr>
        <w:wordWrap/>
        <w:spacing w:line="360" w:lineRule="auto"/>
        <w:rPr>
          <w:rFonts w:ascii="Arial" w:eastAsia="굴림" w:hAnsi="Arial" w:cs="Arial"/>
          <w:sz w:val="22"/>
        </w:rPr>
      </w:pPr>
    </w:p>
    <w:p w14:paraId="6F6FE206"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lastRenderedPageBreak/>
        <w:t>&lt;</w:t>
      </w:r>
      <w:r w:rsidR="00D75E4B"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094~</w:t>
      </w:r>
      <w:r w:rsidR="00527595" w:rsidRPr="001D19F6">
        <w:rPr>
          <w:rFonts w:ascii="Arial" w:eastAsia="굴림" w:hAnsi="Arial" w:cs="Arial"/>
          <w:b/>
          <w:sz w:val="22"/>
        </w:rPr>
        <w:t>E</w:t>
      </w:r>
      <w:r w:rsidRPr="001D19F6">
        <w:rPr>
          <w:rFonts w:ascii="Arial" w:eastAsia="굴림" w:hAnsi="Arial" w:cs="Arial"/>
          <w:b/>
          <w:sz w:val="22"/>
        </w:rPr>
        <w:t>098. Unfolding bracket questions &gt;</w:t>
      </w:r>
    </w:p>
    <w:p w14:paraId="323F0554" w14:textId="4976CBC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094. Did it amount to a total of less than, about equal to or more than </w:t>
      </w:r>
      <w:r w:rsidR="0077049B" w:rsidRPr="001D19F6">
        <w:rPr>
          <w:rFonts w:ascii="Arial" w:eastAsia="굴림" w:hAnsi="Arial" w:cs="Arial"/>
          <w:sz w:val="22"/>
        </w:rPr>
        <w:t>60</w:t>
      </w:r>
      <w:r w:rsidR="00624BD4" w:rsidRPr="001D19F6">
        <w:rPr>
          <w:rFonts w:ascii="Arial" w:eastAsia="굴림" w:hAnsi="Arial" w:cs="Arial"/>
          <w:sz w:val="22"/>
        </w:rPr>
        <w:t xml:space="preserve"> MW (10,000</w:t>
      </w:r>
      <w:r w:rsidR="00D75E4B" w:rsidRPr="001D19F6">
        <w:rPr>
          <w:rFonts w:ascii="Arial" w:eastAsia="굴림" w:hAnsi="Arial" w:cs="Arial"/>
          <w:sz w:val="22"/>
        </w:rPr>
        <w:t xml:space="preserve"> </w:t>
      </w:r>
      <w:r w:rsidR="00624BD4" w:rsidRPr="001D19F6">
        <w:rPr>
          <w:rFonts w:ascii="Arial" w:eastAsia="굴림" w:hAnsi="Arial" w:cs="Arial"/>
          <w:sz w:val="22"/>
        </w:rPr>
        <w:t>Korean won)</w:t>
      </w:r>
      <w:r w:rsidR="00F16CB8" w:rsidRPr="001D19F6">
        <w:rPr>
          <w:rFonts w:ascii="Arial" w:eastAsia="굴림" w:hAnsi="Arial" w:cs="Arial"/>
          <w:sz w:val="22"/>
        </w:rPr>
        <w:t xml:space="preserve"> in the last calendar year (</w:t>
      </w:r>
      <w:del w:id="8579" w:author="Keis" w:date="2024-09-06T10:18:00Z">
        <w:r w:rsidR="00293971" w:rsidDel="009F27DD">
          <w:rPr>
            <w:rFonts w:ascii="Arial" w:eastAsia="굴림" w:hAnsi="Arial" w:cs="Arial" w:hint="eastAsia"/>
            <w:color w:val="FF0000"/>
            <w:sz w:val="22"/>
          </w:rPr>
          <w:delText>2019</w:delText>
        </w:r>
      </w:del>
      <w:ins w:id="8580" w:author="Keis" w:date="2024-09-06T10:18:00Z">
        <w:r w:rsidR="009F27DD" w:rsidRPr="009F27DD">
          <w:rPr>
            <w:rFonts w:ascii="Arial" w:eastAsia="굴림" w:hAnsi="Arial" w:cs="Arial" w:hint="eastAsia"/>
            <w:color w:val="00B050"/>
            <w:sz w:val="22"/>
          </w:rPr>
          <w:t>2021</w:t>
        </w:r>
      </w:ins>
      <w:r w:rsidR="00F16CB8" w:rsidRPr="001D19F6">
        <w:rPr>
          <w:rFonts w:ascii="Arial" w:eastAsia="굴림" w:hAnsi="Arial" w:cs="Arial"/>
          <w:sz w:val="22"/>
        </w:rPr>
        <w:t>)</w:t>
      </w:r>
      <w:r w:rsidR="00624BD4" w:rsidRPr="001D19F6">
        <w:rPr>
          <w:rFonts w:ascii="Arial" w:eastAsia="굴림" w:hAnsi="Arial" w:cs="Arial"/>
          <w:sz w:val="22"/>
        </w:rPr>
        <w:t>?</w:t>
      </w:r>
    </w:p>
    <w:p w14:paraId="36BC38D0"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77049B" w:rsidRPr="001D19F6">
        <w:rPr>
          <w:rFonts w:ascii="Arial" w:eastAsia="굴림" w:hAnsi="Arial" w:cs="Arial"/>
          <w:sz w:val="22"/>
        </w:rPr>
        <w:t xml:space="preserve"> Less than 60</w:t>
      </w:r>
      <w:r w:rsidRPr="001D19F6">
        <w:rPr>
          <w:rFonts w:ascii="Arial" w:eastAsia="굴림" w:hAnsi="Arial" w:cs="Arial"/>
          <w:sz w:val="22"/>
        </w:rPr>
        <w:t xml:space="preserve"> MW</w:t>
      </w:r>
    </w:p>
    <w:p w14:paraId="6DDC607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77049B" w:rsidRPr="001D19F6">
        <w:rPr>
          <w:rFonts w:ascii="Arial" w:eastAsia="굴림" w:hAnsi="Arial" w:cs="Arial"/>
          <w:sz w:val="22"/>
        </w:rPr>
        <w:t xml:space="preserve"> About 60</w:t>
      </w:r>
      <w:r w:rsidRPr="001D19F6">
        <w:rPr>
          <w:rFonts w:ascii="Arial" w:eastAsia="굴림" w:hAnsi="Arial" w:cs="Arial"/>
          <w:sz w:val="22"/>
        </w:rPr>
        <w:t xml:space="preserve"> MW</w:t>
      </w:r>
    </w:p>
    <w:p w14:paraId="3A6DE4CA"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77049B" w:rsidRPr="001D19F6">
        <w:rPr>
          <w:rFonts w:ascii="Arial" w:eastAsia="굴림" w:hAnsi="Arial" w:cs="Arial"/>
          <w:sz w:val="22"/>
        </w:rPr>
        <w:t xml:space="preserve"> More than 6</w:t>
      </w:r>
      <w:r w:rsidRPr="001D19F6">
        <w:rPr>
          <w:rFonts w:ascii="Arial" w:eastAsia="굴림" w:hAnsi="Arial" w:cs="Arial"/>
          <w:sz w:val="22"/>
        </w:rPr>
        <w:t>0 MW</w:t>
      </w:r>
    </w:p>
    <w:p w14:paraId="24EEE357" w14:textId="77777777" w:rsidR="00624BD4" w:rsidRPr="001D19F6" w:rsidRDefault="00624BD4" w:rsidP="00005E99">
      <w:pPr>
        <w:wordWrap/>
        <w:spacing w:line="360" w:lineRule="auto"/>
        <w:rPr>
          <w:rFonts w:ascii="Arial" w:eastAsia="굴림" w:hAnsi="Arial" w:cs="Arial"/>
          <w:sz w:val="22"/>
        </w:rPr>
      </w:pPr>
    </w:p>
    <w:p w14:paraId="7B943ECB" w14:textId="6D741F74"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095. Did it amount to a total of less than, about equal to or more than </w:t>
      </w:r>
      <w:r w:rsidR="0077049B" w:rsidRPr="001D19F6">
        <w:rPr>
          <w:rFonts w:ascii="Arial" w:eastAsia="굴림" w:hAnsi="Arial" w:cs="Arial"/>
          <w:sz w:val="22"/>
        </w:rPr>
        <w:t xml:space="preserve">120 </w:t>
      </w:r>
      <w:r w:rsidR="00624BD4" w:rsidRPr="001D19F6">
        <w:rPr>
          <w:rFonts w:ascii="Arial" w:eastAsia="굴림" w:hAnsi="Arial" w:cs="Arial"/>
          <w:sz w:val="22"/>
        </w:rPr>
        <w:t>MW (10,000</w:t>
      </w:r>
      <w:r w:rsidR="00D75E4B" w:rsidRPr="001D19F6">
        <w:rPr>
          <w:rFonts w:ascii="Arial" w:eastAsia="굴림" w:hAnsi="Arial" w:cs="Arial"/>
          <w:sz w:val="22"/>
        </w:rPr>
        <w:t xml:space="preserve"> </w:t>
      </w:r>
      <w:r w:rsidR="00624BD4" w:rsidRPr="001D19F6">
        <w:rPr>
          <w:rFonts w:ascii="Arial" w:eastAsia="굴림" w:hAnsi="Arial" w:cs="Arial"/>
          <w:sz w:val="22"/>
        </w:rPr>
        <w:t>Korean won)</w:t>
      </w:r>
      <w:r w:rsidR="00F16CB8" w:rsidRPr="001D19F6">
        <w:rPr>
          <w:rFonts w:ascii="Arial" w:eastAsia="굴림" w:hAnsi="Arial" w:cs="Arial"/>
          <w:sz w:val="22"/>
        </w:rPr>
        <w:t xml:space="preserve"> in the last calendar year (</w:t>
      </w:r>
      <w:del w:id="8581" w:author="Keis" w:date="2024-09-06T10:18:00Z">
        <w:r w:rsidR="00293971" w:rsidDel="009F27DD">
          <w:rPr>
            <w:rFonts w:ascii="Arial" w:eastAsia="굴림" w:hAnsi="Arial" w:cs="Arial" w:hint="eastAsia"/>
            <w:color w:val="FF0000"/>
            <w:sz w:val="22"/>
          </w:rPr>
          <w:delText>2019</w:delText>
        </w:r>
      </w:del>
      <w:ins w:id="8582" w:author="Keis" w:date="2024-09-06T10:18:00Z">
        <w:r w:rsidR="009F27DD" w:rsidRPr="009F27DD">
          <w:rPr>
            <w:rFonts w:ascii="Arial" w:eastAsia="굴림" w:hAnsi="Arial" w:cs="Arial" w:hint="eastAsia"/>
            <w:color w:val="00B050"/>
            <w:sz w:val="22"/>
          </w:rPr>
          <w:t>2021</w:t>
        </w:r>
      </w:ins>
      <w:r w:rsidR="00F16CB8" w:rsidRPr="001D19F6">
        <w:rPr>
          <w:rFonts w:ascii="Arial" w:eastAsia="굴림" w:hAnsi="Arial" w:cs="Arial"/>
          <w:sz w:val="22"/>
        </w:rPr>
        <w:t>)</w:t>
      </w:r>
      <w:r w:rsidR="00624BD4" w:rsidRPr="001D19F6">
        <w:rPr>
          <w:rFonts w:ascii="Arial" w:eastAsia="굴림" w:hAnsi="Arial" w:cs="Arial"/>
          <w:sz w:val="22"/>
        </w:rPr>
        <w:t>?</w:t>
      </w:r>
    </w:p>
    <w:p w14:paraId="0139E8D0"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77049B" w:rsidRPr="001D19F6">
        <w:rPr>
          <w:rFonts w:ascii="Arial" w:eastAsia="굴림" w:hAnsi="Arial" w:cs="Arial"/>
          <w:sz w:val="22"/>
        </w:rPr>
        <w:t>120</w:t>
      </w:r>
      <w:r w:rsidRPr="001D19F6">
        <w:rPr>
          <w:rFonts w:ascii="Arial" w:eastAsia="굴림" w:hAnsi="Arial" w:cs="Arial"/>
          <w:sz w:val="22"/>
        </w:rPr>
        <w:t xml:space="preserve"> MW</w:t>
      </w:r>
    </w:p>
    <w:p w14:paraId="25A518CE"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77049B" w:rsidRPr="001D19F6">
        <w:rPr>
          <w:rFonts w:ascii="Arial" w:eastAsia="굴림" w:hAnsi="Arial" w:cs="Arial"/>
          <w:sz w:val="22"/>
        </w:rPr>
        <w:t xml:space="preserve"> About 120</w:t>
      </w:r>
      <w:r w:rsidRPr="001D19F6">
        <w:rPr>
          <w:rFonts w:ascii="Arial" w:eastAsia="굴림" w:hAnsi="Arial" w:cs="Arial"/>
          <w:sz w:val="22"/>
        </w:rPr>
        <w:t xml:space="preserve"> MW</w:t>
      </w:r>
    </w:p>
    <w:p w14:paraId="49B554E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77049B" w:rsidRPr="001D19F6">
        <w:rPr>
          <w:rFonts w:ascii="Arial" w:eastAsia="굴림" w:hAnsi="Arial" w:cs="Arial"/>
          <w:sz w:val="22"/>
        </w:rPr>
        <w:t xml:space="preserve"> More than 120</w:t>
      </w:r>
      <w:r w:rsidRPr="001D19F6">
        <w:rPr>
          <w:rFonts w:ascii="Arial" w:eastAsia="굴림" w:hAnsi="Arial" w:cs="Arial"/>
          <w:sz w:val="22"/>
        </w:rPr>
        <w:t xml:space="preserve"> MW</w:t>
      </w:r>
    </w:p>
    <w:p w14:paraId="4C860A00" w14:textId="77777777" w:rsidR="00624BD4" w:rsidRPr="001D19F6" w:rsidRDefault="00624BD4" w:rsidP="00005E99">
      <w:pPr>
        <w:wordWrap/>
        <w:spacing w:line="360" w:lineRule="auto"/>
        <w:rPr>
          <w:rFonts w:ascii="Arial" w:eastAsia="굴림" w:hAnsi="Arial" w:cs="Arial"/>
          <w:sz w:val="22"/>
        </w:rPr>
      </w:pPr>
    </w:p>
    <w:p w14:paraId="4D3A8475" w14:textId="1AE78BA5"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096. Did it amount to a total of less than, about equal to or more than </w:t>
      </w:r>
      <w:r w:rsidR="0077049B" w:rsidRPr="001D19F6">
        <w:rPr>
          <w:rFonts w:ascii="Arial" w:eastAsia="굴림" w:hAnsi="Arial" w:cs="Arial"/>
          <w:sz w:val="22"/>
        </w:rPr>
        <w:t>240</w:t>
      </w:r>
      <w:r w:rsidR="00624BD4" w:rsidRPr="001D19F6">
        <w:rPr>
          <w:rFonts w:ascii="Arial" w:eastAsia="굴림" w:hAnsi="Arial" w:cs="Arial"/>
          <w:sz w:val="22"/>
        </w:rPr>
        <w:t xml:space="preserve"> MW (10,000</w:t>
      </w:r>
      <w:r w:rsidR="00D75E4B" w:rsidRPr="001D19F6">
        <w:rPr>
          <w:rFonts w:ascii="Arial" w:eastAsia="굴림" w:hAnsi="Arial" w:cs="Arial"/>
          <w:sz w:val="22"/>
        </w:rPr>
        <w:t xml:space="preserve"> </w:t>
      </w:r>
      <w:r w:rsidR="00624BD4" w:rsidRPr="001D19F6">
        <w:rPr>
          <w:rFonts w:ascii="Arial" w:eastAsia="굴림" w:hAnsi="Arial" w:cs="Arial"/>
          <w:sz w:val="22"/>
        </w:rPr>
        <w:t>Korean won)</w:t>
      </w:r>
      <w:r w:rsidR="00F16CB8" w:rsidRPr="001D19F6">
        <w:rPr>
          <w:rFonts w:ascii="Arial" w:eastAsia="굴림" w:hAnsi="Arial" w:cs="Arial"/>
          <w:sz w:val="22"/>
        </w:rPr>
        <w:t xml:space="preserve"> in the last calendar year (</w:t>
      </w:r>
      <w:del w:id="8583" w:author="Keis" w:date="2024-09-06T10:18:00Z">
        <w:r w:rsidR="00293971" w:rsidDel="009F27DD">
          <w:rPr>
            <w:rFonts w:ascii="Arial" w:eastAsia="굴림" w:hAnsi="Arial" w:cs="Arial" w:hint="eastAsia"/>
            <w:color w:val="FF0000"/>
            <w:sz w:val="22"/>
          </w:rPr>
          <w:delText>2019</w:delText>
        </w:r>
      </w:del>
      <w:ins w:id="8584" w:author="Keis" w:date="2024-09-06T10:18:00Z">
        <w:r w:rsidR="009F27DD" w:rsidRPr="009F27DD">
          <w:rPr>
            <w:rFonts w:ascii="Arial" w:eastAsia="굴림" w:hAnsi="Arial" w:cs="Arial" w:hint="eastAsia"/>
            <w:color w:val="00B050"/>
            <w:sz w:val="22"/>
          </w:rPr>
          <w:t>2021</w:t>
        </w:r>
      </w:ins>
      <w:r w:rsidR="00F16CB8" w:rsidRPr="001D19F6">
        <w:rPr>
          <w:rFonts w:ascii="Arial" w:eastAsia="굴림" w:hAnsi="Arial" w:cs="Arial"/>
          <w:sz w:val="22"/>
        </w:rPr>
        <w:t>)</w:t>
      </w:r>
      <w:r w:rsidR="00624BD4" w:rsidRPr="001D19F6">
        <w:rPr>
          <w:rFonts w:ascii="Arial" w:eastAsia="굴림" w:hAnsi="Arial" w:cs="Arial"/>
          <w:sz w:val="22"/>
        </w:rPr>
        <w:t>?</w:t>
      </w:r>
    </w:p>
    <w:p w14:paraId="58F849E7"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77049B" w:rsidRPr="001D19F6">
        <w:rPr>
          <w:rFonts w:ascii="Arial" w:eastAsia="굴림" w:hAnsi="Arial" w:cs="Arial"/>
          <w:sz w:val="22"/>
        </w:rPr>
        <w:t>240</w:t>
      </w:r>
      <w:r w:rsidRPr="001D19F6">
        <w:rPr>
          <w:rFonts w:ascii="Arial" w:eastAsia="굴림" w:hAnsi="Arial" w:cs="Arial"/>
          <w:sz w:val="22"/>
        </w:rPr>
        <w:t xml:space="preserve"> MW</w:t>
      </w:r>
    </w:p>
    <w:p w14:paraId="4838151C"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77049B" w:rsidRPr="001D19F6">
        <w:rPr>
          <w:rFonts w:ascii="Arial" w:eastAsia="굴림" w:hAnsi="Arial" w:cs="Arial"/>
          <w:sz w:val="22"/>
        </w:rPr>
        <w:t xml:space="preserve"> About 240</w:t>
      </w:r>
      <w:r w:rsidRPr="001D19F6">
        <w:rPr>
          <w:rFonts w:ascii="Arial" w:eastAsia="굴림" w:hAnsi="Arial" w:cs="Arial"/>
          <w:sz w:val="22"/>
        </w:rPr>
        <w:t xml:space="preserve"> MW</w:t>
      </w:r>
    </w:p>
    <w:p w14:paraId="2A8EA61E"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77049B" w:rsidRPr="001D19F6">
        <w:rPr>
          <w:rFonts w:ascii="Arial" w:eastAsia="굴림" w:hAnsi="Arial" w:cs="Arial"/>
          <w:sz w:val="22"/>
        </w:rPr>
        <w:t xml:space="preserve"> More than 240</w:t>
      </w:r>
      <w:r w:rsidRPr="001D19F6">
        <w:rPr>
          <w:rFonts w:ascii="Arial" w:eastAsia="굴림" w:hAnsi="Arial" w:cs="Arial"/>
          <w:sz w:val="22"/>
        </w:rPr>
        <w:t xml:space="preserve"> MW</w:t>
      </w:r>
    </w:p>
    <w:p w14:paraId="3D87A9A9" w14:textId="77777777" w:rsidR="00624BD4" w:rsidRPr="001D19F6" w:rsidRDefault="00624BD4" w:rsidP="00005E99">
      <w:pPr>
        <w:wordWrap/>
        <w:spacing w:line="360" w:lineRule="auto"/>
        <w:rPr>
          <w:rFonts w:ascii="Arial" w:eastAsia="굴림" w:hAnsi="Arial" w:cs="Arial"/>
          <w:sz w:val="22"/>
        </w:rPr>
      </w:pPr>
    </w:p>
    <w:p w14:paraId="18848D4B" w14:textId="3FE4FF00"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097. Did it amount to a total of less than, about equal to or more than </w:t>
      </w:r>
      <w:r w:rsidR="0077049B" w:rsidRPr="001D19F6">
        <w:rPr>
          <w:rFonts w:ascii="Arial" w:eastAsia="굴림" w:hAnsi="Arial" w:cs="Arial"/>
          <w:sz w:val="22"/>
        </w:rPr>
        <w:t>300</w:t>
      </w:r>
      <w:r w:rsidR="00624BD4" w:rsidRPr="001D19F6">
        <w:rPr>
          <w:rFonts w:ascii="Arial" w:eastAsia="굴림" w:hAnsi="Arial" w:cs="Arial"/>
          <w:sz w:val="22"/>
        </w:rPr>
        <w:t xml:space="preserve"> MW (10,000</w:t>
      </w:r>
      <w:r w:rsidR="00D75E4B" w:rsidRPr="001D19F6">
        <w:rPr>
          <w:rFonts w:ascii="Arial" w:eastAsia="굴림" w:hAnsi="Arial" w:cs="Arial"/>
          <w:sz w:val="22"/>
        </w:rPr>
        <w:t xml:space="preserve"> </w:t>
      </w:r>
      <w:r w:rsidR="00624BD4" w:rsidRPr="001D19F6">
        <w:rPr>
          <w:rFonts w:ascii="Arial" w:eastAsia="굴림" w:hAnsi="Arial" w:cs="Arial"/>
          <w:sz w:val="22"/>
        </w:rPr>
        <w:t>Korean won)</w:t>
      </w:r>
      <w:r w:rsidR="00F16CB8" w:rsidRPr="001D19F6">
        <w:rPr>
          <w:rFonts w:ascii="Arial" w:eastAsia="굴림" w:hAnsi="Arial" w:cs="Arial"/>
          <w:sz w:val="22"/>
        </w:rPr>
        <w:t xml:space="preserve"> in the last calendar year (</w:t>
      </w:r>
      <w:del w:id="8585" w:author="Keis" w:date="2024-09-06T10:18:00Z">
        <w:r w:rsidR="00293971" w:rsidDel="009F27DD">
          <w:rPr>
            <w:rFonts w:ascii="Arial" w:eastAsia="굴림" w:hAnsi="Arial" w:cs="Arial" w:hint="eastAsia"/>
            <w:color w:val="FF0000"/>
            <w:sz w:val="22"/>
          </w:rPr>
          <w:delText>2019</w:delText>
        </w:r>
      </w:del>
      <w:ins w:id="8586" w:author="Keis" w:date="2024-09-06T10:18:00Z">
        <w:r w:rsidR="009F27DD" w:rsidRPr="009F27DD">
          <w:rPr>
            <w:rFonts w:ascii="Arial" w:eastAsia="굴림" w:hAnsi="Arial" w:cs="Arial" w:hint="eastAsia"/>
            <w:color w:val="00B050"/>
            <w:sz w:val="22"/>
          </w:rPr>
          <w:t>2021</w:t>
        </w:r>
      </w:ins>
      <w:r w:rsidR="00F16CB8" w:rsidRPr="001D19F6">
        <w:rPr>
          <w:rFonts w:ascii="Arial" w:eastAsia="굴림" w:hAnsi="Arial" w:cs="Arial"/>
          <w:sz w:val="22"/>
        </w:rPr>
        <w:t>)</w:t>
      </w:r>
      <w:r w:rsidR="00624BD4" w:rsidRPr="001D19F6">
        <w:rPr>
          <w:rFonts w:ascii="Arial" w:eastAsia="굴림" w:hAnsi="Arial" w:cs="Arial"/>
          <w:sz w:val="22"/>
        </w:rPr>
        <w:t>?</w:t>
      </w:r>
    </w:p>
    <w:p w14:paraId="302D220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77049B" w:rsidRPr="001D19F6">
        <w:rPr>
          <w:rFonts w:ascii="Arial" w:eastAsia="굴림" w:hAnsi="Arial" w:cs="Arial"/>
          <w:sz w:val="22"/>
        </w:rPr>
        <w:t>300</w:t>
      </w:r>
      <w:r w:rsidRPr="001D19F6">
        <w:rPr>
          <w:rFonts w:ascii="Arial" w:eastAsia="굴림" w:hAnsi="Arial" w:cs="Arial"/>
          <w:sz w:val="22"/>
        </w:rPr>
        <w:t xml:space="preserve"> MW</w:t>
      </w:r>
    </w:p>
    <w:p w14:paraId="4E7E5D33"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77049B" w:rsidRPr="001D19F6">
        <w:rPr>
          <w:rFonts w:ascii="Arial" w:eastAsia="굴림" w:hAnsi="Arial" w:cs="Arial"/>
          <w:sz w:val="22"/>
        </w:rPr>
        <w:t xml:space="preserve"> About 300</w:t>
      </w:r>
      <w:r w:rsidRPr="001D19F6">
        <w:rPr>
          <w:rFonts w:ascii="Arial" w:eastAsia="굴림" w:hAnsi="Arial" w:cs="Arial"/>
          <w:sz w:val="22"/>
        </w:rPr>
        <w:t xml:space="preserve"> MW</w:t>
      </w:r>
    </w:p>
    <w:p w14:paraId="60CA4963"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77049B" w:rsidRPr="001D19F6">
        <w:rPr>
          <w:rFonts w:ascii="Arial" w:eastAsia="굴림" w:hAnsi="Arial" w:cs="Arial"/>
          <w:sz w:val="22"/>
        </w:rPr>
        <w:t xml:space="preserve"> More than 300</w:t>
      </w:r>
      <w:r w:rsidRPr="001D19F6">
        <w:rPr>
          <w:rFonts w:ascii="Arial" w:eastAsia="굴림" w:hAnsi="Arial" w:cs="Arial"/>
          <w:sz w:val="22"/>
        </w:rPr>
        <w:t xml:space="preserve"> MW</w:t>
      </w:r>
    </w:p>
    <w:p w14:paraId="4B6E4F54" w14:textId="77777777" w:rsidR="00624BD4" w:rsidRPr="001D19F6" w:rsidRDefault="00624BD4" w:rsidP="00005E99">
      <w:pPr>
        <w:wordWrap/>
        <w:spacing w:line="360" w:lineRule="auto"/>
        <w:rPr>
          <w:rFonts w:ascii="Arial" w:eastAsia="굴림" w:hAnsi="Arial" w:cs="Arial"/>
          <w:sz w:val="22"/>
        </w:rPr>
      </w:pPr>
    </w:p>
    <w:p w14:paraId="61E626BA" w14:textId="4F177678"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098. Did it amount to a tot</w:t>
      </w:r>
      <w:r w:rsidR="00C13951" w:rsidRPr="001D19F6">
        <w:rPr>
          <w:rFonts w:ascii="Arial" w:eastAsia="굴림" w:hAnsi="Arial" w:cs="Arial"/>
          <w:sz w:val="22"/>
        </w:rPr>
        <w:t>al of less than, about equal to</w:t>
      </w:r>
      <w:r w:rsidR="0077049B" w:rsidRPr="001D19F6">
        <w:rPr>
          <w:rFonts w:ascii="Arial" w:eastAsia="굴림" w:hAnsi="Arial" w:cs="Arial"/>
          <w:sz w:val="22"/>
        </w:rPr>
        <w:t xml:space="preserve"> or more than 6</w:t>
      </w:r>
      <w:r w:rsidR="00624BD4" w:rsidRPr="001D19F6">
        <w:rPr>
          <w:rFonts w:ascii="Arial" w:eastAsia="굴림" w:hAnsi="Arial" w:cs="Arial"/>
          <w:sz w:val="22"/>
        </w:rPr>
        <w:t>00 MW (10,000</w:t>
      </w:r>
      <w:r w:rsidR="00D75E4B" w:rsidRPr="001D19F6">
        <w:rPr>
          <w:rFonts w:ascii="Arial" w:eastAsia="굴림" w:hAnsi="Arial" w:cs="Arial"/>
          <w:sz w:val="22"/>
        </w:rPr>
        <w:t xml:space="preserve"> </w:t>
      </w:r>
      <w:r w:rsidR="00624BD4" w:rsidRPr="001D19F6">
        <w:rPr>
          <w:rFonts w:ascii="Arial" w:eastAsia="굴림" w:hAnsi="Arial" w:cs="Arial"/>
          <w:sz w:val="22"/>
        </w:rPr>
        <w:t>Korean won)</w:t>
      </w:r>
      <w:r w:rsidR="00F16CB8" w:rsidRPr="001D19F6">
        <w:rPr>
          <w:rFonts w:ascii="Arial" w:eastAsia="굴림" w:hAnsi="Arial" w:cs="Arial"/>
          <w:sz w:val="22"/>
        </w:rPr>
        <w:t xml:space="preserve"> in the last calendar year (</w:t>
      </w:r>
      <w:del w:id="8587" w:author="Keis" w:date="2024-09-06T10:18:00Z">
        <w:r w:rsidR="00293971" w:rsidDel="009F27DD">
          <w:rPr>
            <w:rFonts w:ascii="Arial" w:eastAsia="굴림" w:hAnsi="Arial" w:cs="Arial" w:hint="eastAsia"/>
            <w:color w:val="FF0000"/>
            <w:sz w:val="22"/>
          </w:rPr>
          <w:delText>2019</w:delText>
        </w:r>
      </w:del>
      <w:ins w:id="8588" w:author="Keis" w:date="2024-09-06T10:18:00Z">
        <w:r w:rsidR="009F27DD" w:rsidRPr="009F27DD">
          <w:rPr>
            <w:rFonts w:ascii="Arial" w:eastAsia="굴림" w:hAnsi="Arial" w:cs="Arial" w:hint="eastAsia"/>
            <w:color w:val="00B050"/>
            <w:sz w:val="22"/>
          </w:rPr>
          <w:t>2021</w:t>
        </w:r>
      </w:ins>
      <w:r w:rsidR="00F16CB8" w:rsidRPr="001D19F6">
        <w:rPr>
          <w:rFonts w:ascii="Arial" w:eastAsia="굴림" w:hAnsi="Arial" w:cs="Arial"/>
          <w:sz w:val="22"/>
        </w:rPr>
        <w:t>)</w:t>
      </w:r>
      <w:r w:rsidR="00624BD4" w:rsidRPr="001D19F6">
        <w:rPr>
          <w:rFonts w:ascii="Arial" w:eastAsia="굴림" w:hAnsi="Arial" w:cs="Arial"/>
          <w:sz w:val="22"/>
        </w:rPr>
        <w:t>?</w:t>
      </w:r>
    </w:p>
    <w:p w14:paraId="556885E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77049B" w:rsidRPr="001D19F6">
        <w:rPr>
          <w:rFonts w:ascii="Arial" w:eastAsia="굴림" w:hAnsi="Arial" w:cs="Arial"/>
          <w:sz w:val="22"/>
        </w:rPr>
        <w:t xml:space="preserve"> Less than 6</w:t>
      </w:r>
      <w:r w:rsidRPr="001D19F6">
        <w:rPr>
          <w:rFonts w:ascii="Arial" w:eastAsia="굴림" w:hAnsi="Arial" w:cs="Arial"/>
          <w:sz w:val="22"/>
        </w:rPr>
        <w:t>00 MW</w:t>
      </w:r>
    </w:p>
    <w:p w14:paraId="25E61B68"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77049B" w:rsidRPr="001D19F6">
        <w:rPr>
          <w:rFonts w:ascii="Arial" w:eastAsia="굴림" w:hAnsi="Arial" w:cs="Arial"/>
          <w:sz w:val="22"/>
        </w:rPr>
        <w:t xml:space="preserve"> About 6</w:t>
      </w:r>
      <w:r w:rsidRPr="001D19F6">
        <w:rPr>
          <w:rFonts w:ascii="Arial" w:eastAsia="굴림" w:hAnsi="Arial" w:cs="Arial"/>
          <w:sz w:val="22"/>
        </w:rPr>
        <w:t>00 MW</w:t>
      </w:r>
    </w:p>
    <w:p w14:paraId="07B61D8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77049B" w:rsidRPr="001D19F6">
        <w:rPr>
          <w:rFonts w:ascii="Arial" w:eastAsia="굴림" w:hAnsi="Arial" w:cs="Arial"/>
          <w:sz w:val="22"/>
        </w:rPr>
        <w:t xml:space="preserve"> More than 6</w:t>
      </w:r>
      <w:r w:rsidRPr="001D19F6">
        <w:rPr>
          <w:rFonts w:ascii="Arial" w:eastAsia="굴림" w:hAnsi="Arial" w:cs="Arial"/>
          <w:sz w:val="22"/>
        </w:rPr>
        <w:t>00 MW</w:t>
      </w:r>
    </w:p>
    <w:p w14:paraId="7096A498" w14:textId="77777777" w:rsidR="00624BD4" w:rsidRPr="001D19F6" w:rsidRDefault="00624BD4" w:rsidP="00005E99">
      <w:pPr>
        <w:wordWrap/>
        <w:spacing w:line="360" w:lineRule="auto"/>
        <w:rPr>
          <w:rFonts w:ascii="Arial" w:eastAsia="굴림" w:hAnsi="Arial" w:cs="Arial"/>
          <w:sz w:val="22"/>
        </w:rPr>
      </w:pPr>
    </w:p>
    <w:p w14:paraId="5E35470A" w14:textId="77777777"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099. When did you start receiving </w:t>
      </w:r>
      <w:r w:rsidR="00EC1E6D" w:rsidRPr="001D19F6">
        <w:rPr>
          <w:rFonts w:ascii="Arial" w:eastAsia="굴림" w:hAnsi="Arial" w:cs="Arial"/>
          <w:sz w:val="22"/>
        </w:rPr>
        <w:t>n</w:t>
      </w:r>
      <w:r w:rsidR="008F2A2F" w:rsidRPr="001D19F6">
        <w:rPr>
          <w:rFonts w:ascii="Arial" w:eastAsia="굴림" w:hAnsi="Arial" w:cs="Arial"/>
          <w:kern w:val="0"/>
          <w:sz w:val="22"/>
        </w:rPr>
        <w:t>ational basic livelihood security benefit</w:t>
      </w:r>
      <w:r w:rsidR="00624BD4" w:rsidRPr="001D19F6">
        <w:rPr>
          <w:rFonts w:ascii="Arial" w:eastAsia="굴림" w:hAnsi="Arial" w:cs="Arial"/>
          <w:sz w:val="22"/>
        </w:rPr>
        <w:t>?</w:t>
      </w:r>
      <w:r w:rsidR="00D75E4B" w:rsidRPr="001D19F6">
        <w:rPr>
          <w:rFonts w:ascii="Arial" w:eastAsia="굴림" w:hAnsi="Arial" w:cs="Arial"/>
          <w:sz w:val="22"/>
        </w:rPr>
        <w:t xml:space="preserve"> </w:t>
      </w:r>
      <w:r w:rsidR="00624BD4" w:rsidRPr="001D19F6">
        <w:rPr>
          <w:rFonts w:ascii="Arial" w:eastAsia="굴림" w:hAnsi="Arial" w:cs="Arial"/>
          <w:sz w:val="22"/>
        </w:rPr>
        <w:t>(unit: year and month combined into 6 digits)</w:t>
      </w:r>
    </w:p>
    <w:p w14:paraId="3CF33329" w14:textId="1C090291" w:rsidR="00624BD4" w:rsidRPr="001D19F6" w:rsidRDefault="00D75E4B" w:rsidP="00005E99">
      <w:pPr>
        <w:wordWrap/>
        <w:spacing w:line="360" w:lineRule="auto"/>
        <w:rPr>
          <w:rFonts w:ascii="Arial" w:eastAsia="굴림" w:hAnsi="Arial" w:cs="Arial"/>
          <w:kern w:val="0"/>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 </w:t>
      </w:r>
      <w:r w:rsidR="00EC1E6D"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EC1E6D" w:rsidRPr="001D19F6">
        <w:rPr>
          <w:rFonts w:ascii="Arial" w:eastAsia="굴림" w:hAnsi="Arial" w:cs="Arial"/>
          <w:kern w:val="0"/>
          <w:sz w:val="22"/>
        </w:rPr>
        <w:t xml:space="preserve">, mark </w:t>
      </w:r>
      <w:del w:id="8589" w:author="Keis" w:date="2024-09-06T10:18:00Z">
        <w:r w:rsidR="00293971" w:rsidDel="009F27DD">
          <w:rPr>
            <w:rFonts w:ascii="Arial" w:eastAsia="굴림" w:hAnsi="Arial" w:cs="Arial" w:hint="eastAsia"/>
            <w:color w:val="FF0000"/>
            <w:kern w:val="0"/>
            <w:sz w:val="22"/>
          </w:rPr>
          <w:delText>2019</w:delText>
        </w:r>
      </w:del>
      <w:ins w:id="8590" w:author="Keis" w:date="2024-09-06T10:18:00Z">
        <w:r w:rsidR="009F27DD" w:rsidRPr="009F27DD">
          <w:rPr>
            <w:rFonts w:ascii="Arial" w:eastAsia="굴림" w:hAnsi="Arial" w:cs="Arial" w:hint="eastAsia"/>
            <w:color w:val="00B050"/>
            <w:kern w:val="0"/>
            <w:sz w:val="22"/>
          </w:rPr>
          <w:t>2021</w:t>
        </w:r>
      </w:ins>
      <w:r w:rsidR="00293971" w:rsidRPr="008A19F8">
        <w:rPr>
          <w:rFonts w:ascii="Arial" w:eastAsia="굴림" w:hAnsi="Arial" w:cs="Arial"/>
          <w:color w:val="000000" w:themeColor="text1"/>
          <w:kern w:val="0"/>
          <w:sz w:val="22"/>
          <w:rPrChange w:id="8591" w:author="Keis" w:date="2024-09-13T13:14:00Z">
            <w:rPr>
              <w:rFonts w:ascii="Arial" w:eastAsia="굴림" w:hAnsi="Arial" w:cs="Arial"/>
              <w:color w:val="FF0000"/>
              <w:kern w:val="0"/>
              <w:sz w:val="22"/>
            </w:rPr>
          </w:rPrChange>
        </w:rPr>
        <w:t>01</w:t>
      </w:r>
      <w:r w:rsidR="00EC1E6D" w:rsidRPr="001D19F6">
        <w:rPr>
          <w:rFonts w:ascii="Arial" w:eastAsia="굴림" w:hAnsi="Arial" w:cs="Arial"/>
          <w:kern w:val="0"/>
          <w:sz w:val="22"/>
        </w:rPr>
        <w:t xml:space="preserve"> for January </w:t>
      </w:r>
      <w:del w:id="8592" w:author="Keis" w:date="2024-09-06T10:18:00Z">
        <w:r w:rsidR="00293971" w:rsidDel="009F27DD">
          <w:rPr>
            <w:rFonts w:ascii="Arial" w:eastAsia="굴림" w:hAnsi="Arial" w:cs="Arial" w:hint="eastAsia"/>
            <w:color w:val="FF0000"/>
            <w:kern w:val="0"/>
            <w:sz w:val="22"/>
          </w:rPr>
          <w:delText>2019</w:delText>
        </w:r>
      </w:del>
      <w:ins w:id="8593" w:author="Keis" w:date="2024-09-06T10:18:00Z">
        <w:r w:rsidR="009F27DD" w:rsidRPr="009F27DD">
          <w:rPr>
            <w:rFonts w:ascii="Arial" w:eastAsia="굴림" w:hAnsi="Arial" w:cs="Arial" w:hint="eastAsia"/>
            <w:color w:val="00B050"/>
            <w:kern w:val="0"/>
            <w:sz w:val="22"/>
          </w:rPr>
          <w:t>2021</w:t>
        </w:r>
      </w:ins>
      <w:r w:rsidR="00EC1E6D" w:rsidRPr="001D19F6">
        <w:rPr>
          <w:rFonts w:ascii="Arial" w:eastAsia="굴림" w:hAnsi="Arial" w:cs="Arial"/>
          <w:kern w:val="0"/>
          <w:sz w:val="22"/>
        </w:rPr>
        <w:t xml:space="preserve">. If the month is not clear, enter </w:t>
      </w:r>
      <w:del w:id="8594" w:author="Keis" w:date="2024-09-06T10:18:00Z">
        <w:r w:rsidR="00293971" w:rsidDel="009F27DD">
          <w:rPr>
            <w:rFonts w:ascii="Arial" w:eastAsia="굴림" w:hAnsi="Arial" w:cs="Arial" w:hint="eastAsia"/>
            <w:color w:val="FF0000"/>
            <w:kern w:val="0"/>
            <w:sz w:val="22"/>
          </w:rPr>
          <w:delText>2019</w:delText>
        </w:r>
      </w:del>
      <w:ins w:id="8595" w:author="Keis" w:date="2024-09-06T10:18:00Z">
        <w:r w:rsidR="009F27DD" w:rsidRPr="009F27DD">
          <w:rPr>
            <w:rFonts w:ascii="Arial" w:eastAsia="굴림" w:hAnsi="Arial" w:cs="Arial" w:hint="eastAsia"/>
            <w:color w:val="00B050"/>
            <w:kern w:val="0"/>
            <w:sz w:val="22"/>
          </w:rPr>
          <w:t>2021</w:t>
        </w:r>
      </w:ins>
      <w:r w:rsidR="00293971" w:rsidRPr="008A19F8">
        <w:rPr>
          <w:rFonts w:ascii="Arial" w:eastAsia="굴림" w:hAnsi="Arial" w:cs="Arial"/>
          <w:color w:val="000000" w:themeColor="text1"/>
          <w:kern w:val="0"/>
          <w:sz w:val="22"/>
          <w:rPrChange w:id="8596" w:author="Keis" w:date="2024-09-13T13:14:00Z">
            <w:rPr>
              <w:rFonts w:ascii="Arial" w:eastAsia="굴림" w:hAnsi="Arial" w:cs="Arial"/>
              <w:color w:val="FF0000"/>
              <w:kern w:val="0"/>
              <w:sz w:val="22"/>
            </w:rPr>
          </w:rPrChange>
        </w:rPr>
        <w:t>00</w:t>
      </w:r>
      <w:r w:rsidR="00EC1E6D" w:rsidRPr="001D19F6">
        <w:rPr>
          <w:rFonts w:ascii="Arial" w:eastAsia="굴림" w:hAnsi="Arial" w:cs="Arial"/>
          <w:kern w:val="0"/>
          <w:sz w:val="22"/>
        </w:rPr>
        <w:t xml:space="preserve">. </w:t>
      </w:r>
      <w:r w:rsidR="00953CEE" w:rsidRPr="001D19F6">
        <w:rPr>
          <w:rFonts w:ascii="Arial" w:eastAsia="굴림" w:hAnsi="Arial" w:cs="Arial"/>
          <w:sz w:val="22"/>
        </w:rPr>
        <w:t xml:space="preserve">In previous interview, the time of receiving </w:t>
      </w:r>
      <w:r w:rsidR="00487D6B" w:rsidRPr="001D19F6">
        <w:rPr>
          <w:rFonts w:ascii="Arial" w:eastAsia="굴림" w:hAnsi="Arial" w:cs="Arial"/>
          <w:sz w:val="22"/>
        </w:rPr>
        <w:t>n</w:t>
      </w:r>
      <w:r w:rsidR="00487D6B" w:rsidRPr="001D19F6">
        <w:rPr>
          <w:rFonts w:ascii="Arial" w:eastAsia="굴림" w:hAnsi="Arial" w:cs="Arial"/>
          <w:kern w:val="0"/>
          <w:sz w:val="22"/>
        </w:rPr>
        <w:t>ational basic livelihood security benefit</w:t>
      </w:r>
      <w:r w:rsidR="00953CEE" w:rsidRPr="001D19F6">
        <w:rPr>
          <w:rFonts w:ascii="Arial" w:eastAsia="굴림" w:hAnsi="Arial" w:cs="Arial"/>
          <w:sz w:val="22"/>
        </w:rPr>
        <w:t xml:space="preserve">: (PL) year (PL) month] </w:t>
      </w:r>
    </w:p>
    <w:p w14:paraId="58FE6E48" w14:textId="20B438DD" w:rsidR="00624BD4" w:rsidRPr="001D19F6" w:rsidRDefault="00D75E4B" w:rsidP="003B05B9">
      <w:pPr>
        <w:widowControl/>
        <w:wordWrap/>
        <w:autoSpaceDE/>
        <w:autoSpaceDN/>
        <w:jc w:val="left"/>
        <w:rPr>
          <w:rFonts w:ascii="Arial" w:eastAsia="굴림" w:hAnsi="Arial" w:cs="Arial"/>
          <w:kern w:val="0"/>
          <w:sz w:val="24"/>
          <w:szCs w:val="24"/>
        </w:rPr>
      </w:pPr>
      <w:r w:rsidRPr="001D19F6">
        <w:rPr>
          <w:rFonts w:ascii="Arial" w:eastAsia="굴림" w:hAnsi="Arial" w:cs="Arial"/>
          <w:kern w:val="0"/>
          <w:sz w:val="22"/>
        </w:rPr>
        <w:lastRenderedPageBreak/>
        <w:tab/>
        <w:t>_______________________________</w:t>
      </w:r>
      <w:r w:rsidR="00624BD4" w:rsidRPr="001D19F6">
        <w:rPr>
          <w:rFonts w:ascii="Arial" w:eastAsia="굴림" w:hAnsi="Arial" w:cs="Arial"/>
          <w:sz w:val="22"/>
        </w:rPr>
        <w:t xml:space="preserve"> [</w:t>
      </w:r>
      <w:r w:rsidR="003608C0" w:rsidRPr="001D19F6">
        <w:rPr>
          <w:rFonts w:ascii="Arial" w:eastAsia="굴림" w:hAnsi="Arial" w:cs="Arial"/>
          <w:sz w:val="22"/>
        </w:rPr>
        <w:t xml:space="preserve">Range: </w:t>
      </w:r>
      <w:r w:rsidR="00877110" w:rsidRPr="001D19F6">
        <w:rPr>
          <w:rFonts w:ascii="Arial" w:eastAsia="굴림" w:hAnsi="Arial" w:cs="Arial"/>
          <w:kern w:val="0"/>
          <w:sz w:val="22"/>
        </w:rPr>
        <w:t>190000</w:t>
      </w:r>
      <w:r w:rsidR="003B05B9" w:rsidRPr="001D19F6">
        <w:rPr>
          <w:rFonts w:ascii="Arial" w:eastAsia="굴림" w:hAnsi="Arial" w:cs="Arial"/>
          <w:kern w:val="0"/>
          <w:sz w:val="22"/>
        </w:rPr>
        <w:t>~</w:t>
      </w:r>
      <w:del w:id="8597" w:author="Keis" w:date="2024-09-06T10:18:00Z">
        <w:r w:rsidR="00293971" w:rsidDel="009F27DD">
          <w:rPr>
            <w:rFonts w:ascii="Arial" w:eastAsia="굴림" w:hAnsi="Arial" w:cs="Arial" w:hint="eastAsia"/>
            <w:color w:val="FF0000"/>
            <w:kern w:val="0"/>
            <w:sz w:val="22"/>
          </w:rPr>
          <w:delText>2019</w:delText>
        </w:r>
      </w:del>
      <w:ins w:id="8598" w:author="Keis" w:date="2024-09-06T10:18:00Z">
        <w:r w:rsidR="009F27DD" w:rsidRPr="009F27DD">
          <w:rPr>
            <w:rFonts w:ascii="Arial" w:eastAsia="굴림" w:hAnsi="Arial" w:cs="Arial" w:hint="eastAsia"/>
            <w:color w:val="00B050"/>
            <w:kern w:val="0"/>
            <w:sz w:val="22"/>
          </w:rPr>
          <w:t>2021</w:t>
        </w:r>
      </w:ins>
      <w:r w:rsidR="00293971" w:rsidRPr="008A19F8">
        <w:rPr>
          <w:rFonts w:ascii="Arial" w:eastAsia="굴림" w:hAnsi="Arial" w:cs="Arial"/>
          <w:color w:val="000000" w:themeColor="text1"/>
          <w:kern w:val="0"/>
          <w:sz w:val="22"/>
          <w:rPrChange w:id="8599" w:author="Keis" w:date="2024-09-13T13:14:00Z">
            <w:rPr>
              <w:rFonts w:ascii="Arial" w:eastAsia="굴림" w:hAnsi="Arial" w:cs="Arial"/>
              <w:color w:val="FF0000"/>
              <w:kern w:val="0"/>
              <w:sz w:val="22"/>
            </w:rPr>
          </w:rPrChange>
        </w:rPr>
        <w:t>12]</w:t>
      </w:r>
    </w:p>
    <w:p w14:paraId="33D99773" w14:textId="77777777" w:rsidR="00D75E4B" w:rsidRPr="001D19F6" w:rsidRDefault="00D75E4B" w:rsidP="00005E99">
      <w:pPr>
        <w:wordWrap/>
        <w:spacing w:line="360" w:lineRule="auto"/>
        <w:rPr>
          <w:rFonts w:ascii="Arial" w:eastAsia="굴림" w:hAnsi="Arial" w:cs="Arial"/>
          <w:b/>
          <w:sz w:val="22"/>
        </w:rPr>
      </w:pPr>
    </w:p>
    <w:p w14:paraId="3D93E1B5" w14:textId="77777777" w:rsidR="003B05B9" w:rsidRPr="001D19F6" w:rsidRDefault="003B05B9" w:rsidP="00005E99">
      <w:pPr>
        <w:wordWrap/>
        <w:spacing w:line="360" w:lineRule="auto"/>
        <w:rPr>
          <w:rFonts w:ascii="Arial" w:eastAsia="굴림" w:hAnsi="Arial" w:cs="Arial"/>
          <w:b/>
          <w:kern w:val="0"/>
          <w:sz w:val="22"/>
        </w:rPr>
      </w:pPr>
      <w:r w:rsidRPr="001D19F6">
        <w:rPr>
          <w:rFonts w:ascii="Arial" w:eastAsia="굴림" w:hAnsi="Arial" w:cs="Arial"/>
          <w:b/>
          <w:kern w:val="0"/>
          <w:sz w:val="22"/>
        </w:rPr>
        <w:t xml:space="preserve">&lt; </w:t>
      </w:r>
      <w:r w:rsidR="00EC1E6D" w:rsidRPr="001D19F6">
        <w:rPr>
          <w:rFonts w:ascii="Arial" w:eastAsia="굴림" w:hAnsi="Arial" w:cs="Arial"/>
          <w:b/>
          <w:kern w:val="0"/>
          <w:sz w:val="22"/>
        </w:rPr>
        <w:t>Veterans benefit</w:t>
      </w:r>
      <w:r w:rsidRPr="001D19F6">
        <w:rPr>
          <w:rFonts w:ascii="Arial" w:eastAsia="굴림" w:hAnsi="Arial" w:cs="Arial"/>
          <w:b/>
          <w:kern w:val="0"/>
          <w:sz w:val="22"/>
        </w:rPr>
        <w:t xml:space="preserve"> &gt;</w:t>
      </w:r>
    </w:p>
    <w:p w14:paraId="6D46A8CE"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4AC6CEB0" w14:textId="77777777" w:rsidR="00624BD4" w:rsidRPr="001D19F6" w:rsidRDefault="00624BD4"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070=</w:t>
      </w:r>
      <w:r w:rsidRPr="001D19F6">
        <w:rPr>
          <w:rFonts w:ascii="굴림" w:eastAsia="굴림" w:hAnsi="굴림" w:cs="굴림" w:hint="eastAsia"/>
          <w:b/>
          <w:sz w:val="22"/>
        </w:rPr>
        <w:t>④</w:t>
      </w:r>
      <w:r w:rsidRPr="001D19F6">
        <w:rPr>
          <w:rFonts w:ascii="Arial" w:eastAsia="굴림" w:hAnsi="Arial" w:cs="Arial"/>
          <w:b/>
          <w:sz w:val="22"/>
        </w:rPr>
        <w:t xml:space="preserve">, then </w:t>
      </w:r>
      <w:r w:rsidR="00D75E4B" w:rsidRPr="001D19F6">
        <w:rPr>
          <w:rFonts w:ascii="Arial" w:eastAsia="굴림" w:hAnsi="Arial" w:cs="Arial"/>
          <w:b/>
          <w:kern w:val="0"/>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100</w:t>
      </w:r>
      <w:r w:rsidR="002070E8" w:rsidRPr="001D19F6">
        <w:rPr>
          <w:rFonts w:ascii="Arial" w:eastAsia="굴림" w:hAnsi="Arial" w:cs="Arial"/>
          <w:b/>
          <w:sz w:val="22"/>
        </w:rPr>
        <w:t>.</w:t>
      </w:r>
    </w:p>
    <w:p w14:paraId="47F4067C" w14:textId="77777777" w:rsidR="00624BD4" w:rsidRPr="001D19F6" w:rsidRDefault="00624BD4" w:rsidP="00624BD4">
      <w:pPr>
        <w:wordWrap/>
        <w:spacing w:line="360" w:lineRule="auto"/>
        <w:rPr>
          <w:rFonts w:ascii="Arial" w:eastAsia="굴림" w:hAnsi="Arial" w:cs="Arial"/>
          <w:b/>
          <w:sz w:val="22"/>
        </w:rPr>
      </w:pPr>
    </w:p>
    <w:p w14:paraId="77A9A700" w14:textId="3CF64081"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w:t>
      </w:r>
      <w:r w:rsidR="00C13951" w:rsidRPr="001D19F6">
        <w:rPr>
          <w:rFonts w:ascii="Arial" w:eastAsia="굴림" w:hAnsi="Arial" w:cs="Arial"/>
          <w:sz w:val="22"/>
        </w:rPr>
        <w:t xml:space="preserve">00. </w:t>
      </w:r>
      <w:r w:rsidR="00D75E4B" w:rsidRPr="001D19F6">
        <w:rPr>
          <w:rFonts w:ascii="Arial" w:eastAsia="굴림" w:hAnsi="Arial" w:cs="Arial"/>
          <w:kern w:val="0"/>
          <w:sz w:val="22"/>
        </w:rPr>
        <w:t xml:space="preserve">If you received </w:t>
      </w:r>
      <w:proofErr w:type="gramStart"/>
      <w:r w:rsidR="006476DA" w:rsidRPr="001D19F6">
        <w:rPr>
          <w:rFonts w:ascii="Arial" w:eastAsia="굴림" w:hAnsi="Arial" w:cs="Arial"/>
          <w:kern w:val="0"/>
          <w:sz w:val="22"/>
        </w:rPr>
        <w:t>veterans</w:t>
      </w:r>
      <w:proofErr w:type="gramEnd"/>
      <w:r w:rsidR="006476DA" w:rsidRPr="001D19F6">
        <w:rPr>
          <w:rFonts w:ascii="Arial" w:eastAsia="굴림" w:hAnsi="Arial" w:cs="Arial"/>
          <w:kern w:val="0"/>
          <w:sz w:val="22"/>
        </w:rPr>
        <w:t xml:space="preserve"> benefit</w:t>
      </w:r>
      <w:r w:rsidR="00D75E4B" w:rsidRPr="001D19F6">
        <w:rPr>
          <w:rFonts w:ascii="Arial" w:eastAsia="굴림" w:hAnsi="Arial" w:cs="Arial"/>
          <w:kern w:val="0"/>
          <w:sz w:val="22"/>
        </w:rPr>
        <w:t xml:space="preserve">, </w:t>
      </w:r>
      <w:r w:rsidR="009B1346" w:rsidRPr="001D19F6">
        <w:rPr>
          <w:rFonts w:ascii="Arial" w:eastAsia="굴림" w:hAnsi="Arial" w:cs="Arial"/>
          <w:kern w:val="0"/>
          <w:sz w:val="22"/>
        </w:rPr>
        <w:t>did you receive it</w:t>
      </w:r>
      <w:r w:rsidR="00D75E4B" w:rsidRPr="001D19F6">
        <w:rPr>
          <w:rFonts w:ascii="Arial" w:eastAsia="굴림" w:hAnsi="Arial" w:cs="Arial"/>
          <w:kern w:val="0"/>
          <w:sz w:val="22"/>
        </w:rPr>
        <w:t xml:space="preserve"> monthly or in a lump sum in the last calendar year (</w:t>
      </w:r>
      <w:del w:id="8600" w:author="Keis" w:date="2024-09-06T10:18:00Z">
        <w:r w:rsidR="00CF51BF" w:rsidDel="009F27DD">
          <w:rPr>
            <w:rFonts w:ascii="Arial" w:eastAsia="굴림" w:hAnsi="Arial" w:cs="Arial" w:hint="eastAsia"/>
            <w:color w:val="FF0000"/>
            <w:kern w:val="0"/>
            <w:sz w:val="22"/>
          </w:rPr>
          <w:delText>2019</w:delText>
        </w:r>
      </w:del>
      <w:ins w:id="8601" w:author="Keis" w:date="2024-09-06T10:18:00Z">
        <w:r w:rsidR="009F27DD" w:rsidRPr="009F27DD">
          <w:rPr>
            <w:rFonts w:ascii="Arial" w:eastAsia="굴림" w:hAnsi="Arial" w:cs="Arial" w:hint="eastAsia"/>
            <w:color w:val="00B050"/>
            <w:kern w:val="0"/>
            <w:sz w:val="22"/>
          </w:rPr>
          <w:t>2021</w:t>
        </w:r>
      </w:ins>
      <w:r w:rsidR="00D75E4B" w:rsidRPr="001D19F6">
        <w:rPr>
          <w:rFonts w:ascii="Arial" w:eastAsia="굴림" w:hAnsi="Arial" w:cs="Arial"/>
          <w:kern w:val="0"/>
          <w:sz w:val="22"/>
        </w:rPr>
        <w:t>)?</w:t>
      </w:r>
      <w:r w:rsidR="00EA1BD9" w:rsidRPr="001D19F6">
        <w:rPr>
          <w:rFonts w:ascii="Arial" w:eastAsia="굴림" w:hAnsi="Arial" w:cs="Arial"/>
          <w:sz w:val="22"/>
        </w:rPr>
        <w:t xml:space="preserve"> </w:t>
      </w:r>
      <w:r w:rsidR="006476DA" w:rsidRPr="001D19F6">
        <w:rPr>
          <w:rFonts w:ascii="Arial" w:eastAsia="굴림" w:hAnsi="Arial" w:cs="Arial"/>
          <w:sz w:val="22"/>
        </w:rPr>
        <w:t>Veterans benefit</w:t>
      </w:r>
      <w:r w:rsidR="00624BD4" w:rsidRPr="001D19F6">
        <w:rPr>
          <w:rFonts w:ascii="Arial" w:eastAsia="굴림" w:hAnsi="Arial" w:cs="Arial"/>
          <w:sz w:val="22"/>
        </w:rPr>
        <w:t xml:space="preserve"> include</w:t>
      </w:r>
      <w:r w:rsidR="00EA1BD9" w:rsidRPr="001D19F6">
        <w:rPr>
          <w:rFonts w:ascii="Arial" w:eastAsia="굴림" w:hAnsi="Arial" w:cs="Arial"/>
          <w:sz w:val="22"/>
        </w:rPr>
        <w:t>s</w:t>
      </w:r>
      <w:r w:rsidR="00624BD4" w:rsidRPr="001D19F6">
        <w:rPr>
          <w:rFonts w:ascii="Arial" w:eastAsia="굴림" w:hAnsi="Arial" w:cs="Arial"/>
          <w:sz w:val="22"/>
        </w:rPr>
        <w:t xml:space="preserve"> </w:t>
      </w:r>
      <w:r w:rsidR="00807457" w:rsidRPr="001D19F6">
        <w:rPr>
          <w:rFonts w:ascii="Arial" w:eastAsia="굴림" w:hAnsi="Arial" w:cs="Arial"/>
          <w:sz w:val="22"/>
        </w:rPr>
        <w:t xml:space="preserve">the </w:t>
      </w:r>
      <w:r w:rsidR="00405736" w:rsidRPr="001D19F6">
        <w:rPr>
          <w:rFonts w:ascii="Arial" w:eastAsia="굴림" w:hAnsi="Arial" w:cs="Arial"/>
          <w:sz w:val="22"/>
        </w:rPr>
        <w:t>benefit</w:t>
      </w:r>
      <w:r w:rsidR="00807457" w:rsidRPr="001D19F6">
        <w:rPr>
          <w:rFonts w:ascii="Arial" w:eastAsia="굴림" w:hAnsi="Arial" w:cs="Arial"/>
          <w:sz w:val="22"/>
        </w:rPr>
        <w:t xml:space="preserve"> paid patriots &amp; veterans </w:t>
      </w:r>
      <w:r w:rsidR="00C3050A" w:rsidRPr="001D19F6">
        <w:rPr>
          <w:rFonts w:ascii="Arial" w:eastAsia="굴림" w:hAnsi="Arial" w:cs="Arial"/>
          <w:sz w:val="22"/>
        </w:rPr>
        <w:t>a</w:t>
      </w:r>
      <w:r w:rsidR="00807457" w:rsidRPr="001D19F6">
        <w:rPr>
          <w:rFonts w:ascii="Arial" w:eastAsia="굴림" w:hAnsi="Arial" w:cs="Arial"/>
          <w:sz w:val="22"/>
        </w:rPr>
        <w:t xml:space="preserve">ffairs such as veteran’s salary for </w:t>
      </w:r>
      <w:r w:rsidR="00624BD4" w:rsidRPr="001D19F6">
        <w:rPr>
          <w:rFonts w:ascii="Arial" w:eastAsia="굴림" w:hAnsi="Arial" w:cs="Arial"/>
          <w:sz w:val="22"/>
        </w:rPr>
        <w:t xml:space="preserve">patriots </w:t>
      </w:r>
      <w:r w:rsidR="00807457" w:rsidRPr="001D19F6">
        <w:rPr>
          <w:rFonts w:ascii="Arial" w:eastAsia="굴림" w:hAnsi="Arial" w:cs="Arial"/>
          <w:sz w:val="22"/>
        </w:rPr>
        <w:t xml:space="preserve">or their </w:t>
      </w:r>
      <w:r w:rsidR="00624BD4" w:rsidRPr="001D19F6">
        <w:rPr>
          <w:rFonts w:ascii="Arial" w:eastAsia="굴림" w:hAnsi="Arial" w:cs="Arial"/>
          <w:sz w:val="22"/>
        </w:rPr>
        <w:t xml:space="preserve">surviving families, </w:t>
      </w:r>
      <w:r w:rsidR="00807457" w:rsidRPr="001D19F6">
        <w:rPr>
          <w:rFonts w:ascii="Arial" w:eastAsia="굴림" w:hAnsi="Arial" w:cs="Arial"/>
          <w:sz w:val="22"/>
        </w:rPr>
        <w:t xml:space="preserve">nursing allowances, and pension for </w:t>
      </w:r>
      <w:r w:rsidR="00624BD4" w:rsidRPr="001D19F6">
        <w:rPr>
          <w:rFonts w:ascii="Arial" w:eastAsia="굴림" w:hAnsi="Arial" w:cs="Arial"/>
          <w:sz w:val="22"/>
        </w:rPr>
        <w:t>wounded policemen and soldiers.</w:t>
      </w:r>
    </w:p>
    <w:p w14:paraId="427890AE" w14:textId="77777777" w:rsidR="00624BD4" w:rsidRPr="001D19F6" w:rsidRDefault="00624BD4" w:rsidP="00D03EB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Only received monthly </w:t>
      </w:r>
      <w:r w:rsidR="00405736" w:rsidRPr="001D19F6">
        <w:rPr>
          <w:rFonts w:ascii="Arial" w:eastAsia="굴림" w:hAnsi="Arial" w:cs="Arial"/>
          <w:sz w:val="22"/>
        </w:rPr>
        <w:t>benefit</w:t>
      </w:r>
    </w:p>
    <w:p w14:paraId="2653296C" w14:textId="77777777" w:rsidR="00624BD4" w:rsidRPr="001D19F6" w:rsidRDefault="00227436" w:rsidP="00D03EB8">
      <w:pPr>
        <w:wordWrap/>
        <w:spacing w:line="360" w:lineRule="auto"/>
        <w:ind w:leftChars="213" w:left="426"/>
        <w:rPr>
          <w:rFonts w:ascii="Arial" w:eastAsia="굴림" w:hAnsi="Arial" w:cs="Arial"/>
          <w:sz w:val="22"/>
        </w:rPr>
      </w:pPr>
      <w:r w:rsidRPr="001D19F6">
        <w:rPr>
          <w:rFonts w:ascii="굴림" w:eastAsia="굴림" w:hAnsi="굴림" w:cs="굴림" w:hint="eastAsia"/>
          <w:sz w:val="22"/>
        </w:rPr>
        <w:t>②</w:t>
      </w:r>
      <w:r w:rsidRPr="001D19F6">
        <w:rPr>
          <w:rFonts w:ascii="Arial" w:eastAsia="굴림" w:hAnsi="Arial" w:cs="Arial"/>
          <w:sz w:val="22"/>
        </w:rPr>
        <w:t xml:space="preserve"> Only received lump-sum </w:t>
      </w:r>
      <w:r w:rsidR="00405736" w:rsidRPr="001D19F6">
        <w:rPr>
          <w:rFonts w:ascii="Arial" w:eastAsia="굴림" w:hAnsi="Arial" w:cs="Arial"/>
          <w:sz w:val="22"/>
        </w:rPr>
        <w:t>benefit</w:t>
      </w:r>
      <w:r w:rsidR="00D03EB8" w:rsidRPr="001D19F6">
        <w:rPr>
          <w:rFonts w:ascii="Arial" w:eastAsia="굴림" w:hAnsi="Arial" w:cs="Arial"/>
          <w:sz w:val="22"/>
        </w:rPr>
        <w:t xml:space="preserve"> </w:t>
      </w:r>
      <w:r w:rsidR="00624BD4" w:rsidRPr="001D19F6">
        <w:rPr>
          <w:rFonts w:ascii="Arial" w:eastAsia="굴림" w:hAnsi="Arial" w:cs="Arial"/>
          <w:sz w:val="22"/>
        </w:rPr>
        <w:t xml:space="preserve">→Go to </w:t>
      </w:r>
      <w:r w:rsidR="00527595" w:rsidRPr="001D19F6">
        <w:rPr>
          <w:rFonts w:ascii="Arial" w:eastAsia="굴림" w:hAnsi="Arial" w:cs="Arial"/>
          <w:sz w:val="22"/>
        </w:rPr>
        <w:t>E</w:t>
      </w:r>
      <w:r w:rsidR="00624BD4" w:rsidRPr="001D19F6">
        <w:rPr>
          <w:rFonts w:ascii="Arial" w:eastAsia="굴림" w:hAnsi="Arial" w:cs="Arial"/>
          <w:sz w:val="22"/>
        </w:rPr>
        <w:t>103</w:t>
      </w:r>
    </w:p>
    <w:p w14:paraId="5F68CF47" w14:textId="77777777" w:rsidR="00624BD4" w:rsidRPr="001D19F6" w:rsidRDefault="00624BD4" w:rsidP="00D03EB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Received both</w:t>
      </w:r>
    </w:p>
    <w:p w14:paraId="52E4B5BA" w14:textId="77777777" w:rsidR="00F05B54" w:rsidRPr="001D19F6" w:rsidRDefault="00F05B54" w:rsidP="00624BD4">
      <w:pPr>
        <w:wordWrap/>
        <w:spacing w:line="360" w:lineRule="auto"/>
        <w:rPr>
          <w:rFonts w:ascii="Arial" w:eastAsia="굴림" w:hAnsi="Arial" w:cs="Arial"/>
          <w:sz w:val="22"/>
        </w:rPr>
      </w:pPr>
    </w:p>
    <w:p w14:paraId="2B1C7FBB" w14:textId="4E155843" w:rsidR="004A11B7" w:rsidRPr="001D19F6" w:rsidRDefault="00527595" w:rsidP="003B05B9">
      <w:pPr>
        <w:wordWrap/>
        <w:spacing w:line="360" w:lineRule="auto"/>
        <w:rPr>
          <w:rFonts w:ascii="Arial" w:eastAsia="굴림" w:hAnsi="Arial" w:cs="Arial"/>
          <w:sz w:val="22"/>
        </w:rPr>
      </w:pPr>
      <w:r w:rsidRPr="001D19F6">
        <w:rPr>
          <w:rFonts w:ascii="Arial" w:eastAsia="굴림" w:hAnsi="Arial" w:cs="Arial"/>
          <w:sz w:val="22"/>
        </w:rPr>
        <w:t>E</w:t>
      </w:r>
      <w:r w:rsidR="002070E8" w:rsidRPr="001D19F6">
        <w:rPr>
          <w:rFonts w:ascii="Arial" w:eastAsia="굴림" w:hAnsi="Arial" w:cs="Arial"/>
          <w:sz w:val="22"/>
        </w:rPr>
        <w:t xml:space="preserve">101. </w:t>
      </w:r>
      <w:r w:rsidR="003B05B9" w:rsidRPr="001D19F6">
        <w:rPr>
          <w:rFonts w:ascii="Arial" w:eastAsia="굴림" w:hAnsi="Arial" w:cs="Arial"/>
          <w:sz w:val="22"/>
        </w:rPr>
        <w:t xml:space="preserve">How many </w:t>
      </w:r>
      <w:r w:rsidR="00227436" w:rsidRPr="001D19F6">
        <w:rPr>
          <w:rFonts w:ascii="Arial" w:eastAsia="굴림" w:hAnsi="Arial" w:cs="Arial"/>
          <w:sz w:val="22"/>
        </w:rPr>
        <w:t>month</w:t>
      </w:r>
      <w:r w:rsidR="003B05B9" w:rsidRPr="001D19F6">
        <w:rPr>
          <w:rFonts w:ascii="Arial" w:eastAsia="굴림" w:hAnsi="Arial" w:cs="Arial"/>
          <w:sz w:val="22"/>
        </w:rPr>
        <w:t>(</w:t>
      </w:r>
      <w:r w:rsidR="00227436" w:rsidRPr="001D19F6">
        <w:rPr>
          <w:rFonts w:ascii="Arial" w:eastAsia="굴림" w:hAnsi="Arial" w:cs="Arial"/>
          <w:sz w:val="22"/>
        </w:rPr>
        <w:t>s</w:t>
      </w:r>
      <w:r w:rsidR="003B05B9" w:rsidRPr="001D19F6">
        <w:rPr>
          <w:rFonts w:ascii="Arial" w:eastAsia="굴림" w:hAnsi="Arial" w:cs="Arial"/>
          <w:sz w:val="22"/>
        </w:rPr>
        <w:t>)</w:t>
      </w:r>
      <w:r w:rsidR="00227436" w:rsidRPr="001D19F6">
        <w:rPr>
          <w:rFonts w:ascii="Arial" w:eastAsia="굴림" w:hAnsi="Arial" w:cs="Arial"/>
          <w:sz w:val="22"/>
        </w:rPr>
        <w:t xml:space="preserve"> did you receive </w:t>
      </w:r>
      <w:r w:rsidR="006476DA" w:rsidRPr="001D19F6">
        <w:rPr>
          <w:rFonts w:ascii="Arial" w:eastAsia="굴림" w:hAnsi="Arial" w:cs="Arial"/>
          <w:sz w:val="22"/>
        </w:rPr>
        <w:t>veterans benefit</w:t>
      </w:r>
      <w:r w:rsidR="00D03EB8" w:rsidRPr="001D19F6">
        <w:rPr>
          <w:rFonts w:ascii="Arial" w:eastAsia="굴림" w:hAnsi="Arial" w:cs="Arial"/>
          <w:sz w:val="22"/>
        </w:rPr>
        <w:t xml:space="preserve"> </w:t>
      </w:r>
      <w:r w:rsidR="007F7C97" w:rsidRPr="001D19F6">
        <w:rPr>
          <w:rFonts w:ascii="Arial" w:eastAsia="굴림" w:hAnsi="Arial" w:cs="Arial"/>
          <w:sz w:val="22"/>
        </w:rPr>
        <w:t xml:space="preserve">in the </w:t>
      </w:r>
      <w:r w:rsidR="00227436" w:rsidRPr="001D19F6">
        <w:rPr>
          <w:rFonts w:ascii="Arial" w:eastAsia="굴림" w:hAnsi="Arial" w:cs="Arial"/>
          <w:sz w:val="22"/>
        </w:rPr>
        <w:t>last</w:t>
      </w:r>
      <w:r w:rsidR="007F7C97" w:rsidRPr="001D19F6">
        <w:rPr>
          <w:rFonts w:ascii="Arial" w:eastAsia="굴림" w:hAnsi="Arial" w:cs="Arial"/>
          <w:sz w:val="22"/>
        </w:rPr>
        <w:t xml:space="preserve"> calendar</w:t>
      </w:r>
      <w:r w:rsidR="00227436" w:rsidRPr="001D19F6">
        <w:rPr>
          <w:rFonts w:ascii="Arial" w:eastAsia="굴림" w:hAnsi="Arial" w:cs="Arial"/>
          <w:sz w:val="22"/>
        </w:rPr>
        <w:t xml:space="preserve"> year (</w:t>
      </w:r>
      <w:del w:id="8602" w:author="Keis" w:date="2024-09-06T10:18:00Z">
        <w:r w:rsidR="00CF51BF" w:rsidDel="009F27DD">
          <w:rPr>
            <w:rFonts w:ascii="Arial" w:eastAsia="굴림" w:hAnsi="Arial" w:cs="Arial" w:hint="eastAsia"/>
            <w:color w:val="FF0000"/>
            <w:sz w:val="22"/>
          </w:rPr>
          <w:delText>2019</w:delText>
        </w:r>
      </w:del>
      <w:ins w:id="8603" w:author="Keis" w:date="2024-09-06T10:18:00Z">
        <w:r w:rsidR="009F27DD" w:rsidRPr="009F27DD">
          <w:rPr>
            <w:rFonts w:ascii="Arial" w:eastAsia="굴림" w:hAnsi="Arial" w:cs="Arial" w:hint="eastAsia"/>
            <w:color w:val="00B050"/>
            <w:sz w:val="22"/>
          </w:rPr>
          <w:t>2021</w:t>
        </w:r>
      </w:ins>
      <w:r w:rsidR="00227436" w:rsidRPr="001D19F6">
        <w:rPr>
          <w:rFonts w:ascii="Arial" w:eastAsia="굴림" w:hAnsi="Arial" w:cs="Arial"/>
          <w:sz w:val="22"/>
        </w:rPr>
        <w:t>)</w:t>
      </w:r>
      <w:r w:rsidR="00624BD4" w:rsidRPr="001D19F6">
        <w:rPr>
          <w:rFonts w:ascii="Arial" w:eastAsia="굴림" w:hAnsi="Arial" w:cs="Arial"/>
          <w:sz w:val="22"/>
        </w:rPr>
        <w:t>?</w:t>
      </w:r>
      <w:r w:rsidR="002070E8" w:rsidRPr="001D19F6">
        <w:rPr>
          <w:rFonts w:ascii="Arial" w:eastAsia="굴림" w:hAnsi="Arial" w:cs="Arial"/>
          <w:sz w:val="22"/>
        </w:rPr>
        <w:t xml:space="preserve"> </w:t>
      </w:r>
      <w:r w:rsidR="003B05B9" w:rsidRPr="001D19F6">
        <w:rPr>
          <w:rFonts w:ascii="Arial" w:eastAsia="굴림" w:hAnsi="Arial" w:cs="Arial"/>
          <w:sz w:val="22"/>
        </w:rPr>
        <w:t>(unit: month)</w:t>
      </w:r>
    </w:p>
    <w:p w14:paraId="7F5CF6A1" w14:textId="77777777" w:rsidR="003B05B9" w:rsidRPr="001D19F6" w:rsidRDefault="003B05B9" w:rsidP="003B05B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71544F" w:rsidRPr="001D19F6">
        <w:rPr>
          <w:rFonts w:ascii="Arial" w:eastAsia="굴림" w:hAnsi="Arial" w:cs="Arial"/>
          <w:kern w:val="0"/>
          <w:sz w:val="22"/>
        </w:rPr>
        <w:t xml:space="preserve"> 1</w:t>
      </w:r>
      <w:r w:rsidRPr="001D19F6">
        <w:rPr>
          <w:rFonts w:ascii="Arial" w:eastAsia="굴림" w:hAnsi="Arial" w:cs="Arial"/>
          <w:kern w:val="0"/>
          <w:sz w:val="22"/>
        </w:rPr>
        <w:t>~12]</w:t>
      </w:r>
    </w:p>
    <w:p w14:paraId="2C6E8C8E" w14:textId="77777777" w:rsidR="00624BD4" w:rsidRPr="001D19F6" w:rsidRDefault="00624BD4" w:rsidP="00005E99">
      <w:pPr>
        <w:pStyle w:val="a6"/>
        <w:wordWrap/>
        <w:spacing w:line="360" w:lineRule="auto"/>
        <w:ind w:leftChars="0" w:left="360"/>
        <w:rPr>
          <w:rFonts w:ascii="Arial" w:eastAsia="굴림" w:hAnsi="Arial" w:cs="Arial"/>
          <w:sz w:val="22"/>
        </w:rPr>
      </w:pPr>
    </w:p>
    <w:p w14:paraId="2812E60D" w14:textId="23E7D7C3"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102.</w:t>
      </w:r>
      <w:r w:rsidR="00227436" w:rsidRPr="001D19F6">
        <w:rPr>
          <w:rFonts w:ascii="Arial" w:eastAsia="굴림" w:hAnsi="Arial" w:cs="Arial"/>
          <w:sz w:val="22"/>
        </w:rPr>
        <w:t xml:space="preserve"> What was the average </w:t>
      </w:r>
      <w:r w:rsidR="00807457" w:rsidRPr="001D19F6">
        <w:rPr>
          <w:rFonts w:ascii="Arial" w:eastAsia="굴림" w:hAnsi="Arial" w:cs="Arial"/>
          <w:sz w:val="22"/>
        </w:rPr>
        <w:t xml:space="preserve">monthly </w:t>
      </w:r>
      <w:proofErr w:type="gramStart"/>
      <w:r w:rsidR="00227436" w:rsidRPr="001D19F6">
        <w:rPr>
          <w:rFonts w:ascii="Arial" w:eastAsia="굴림" w:hAnsi="Arial" w:cs="Arial"/>
          <w:sz w:val="22"/>
        </w:rPr>
        <w:t>amount</w:t>
      </w:r>
      <w:proofErr w:type="gramEnd"/>
      <w:r w:rsidR="00227436" w:rsidRPr="001D19F6">
        <w:rPr>
          <w:rFonts w:ascii="Arial" w:eastAsia="굴림" w:hAnsi="Arial" w:cs="Arial"/>
          <w:sz w:val="22"/>
        </w:rPr>
        <w:t xml:space="preserve"> of </w:t>
      </w:r>
      <w:r w:rsidR="006476DA" w:rsidRPr="001D19F6">
        <w:rPr>
          <w:rFonts w:ascii="Arial" w:eastAsia="굴림" w:hAnsi="Arial" w:cs="Arial"/>
          <w:sz w:val="22"/>
        </w:rPr>
        <w:t>veterans benefit</w:t>
      </w:r>
      <w:r w:rsidR="00227436" w:rsidRPr="001D19F6">
        <w:rPr>
          <w:rFonts w:ascii="Arial" w:eastAsia="굴림" w:hAnsi="Arial" w:cs="Arial"/>
          <w:sz w:val="22"/>
        </w:rPr>
        <w:t xml:space="preserve"> </w:t>
      </w:r>
      <w:r w:rsidR="007F7C97" w:rsidRPr="001D19F6">
        <w:rPr>
          <w:rFonts w:ascii="Arial" w:eastAsia="굴림" w:hAnsi="Arial" w:cs="Arial"/>
          <w:sz w:val="22"/>
        </w:rPr>
        <w:t>in the</w:t>
      </w:r>
      <w:r w:rsidR="00227436" w:rsidRPr="001D19F6">
        <w:rPr>
          <w:rFonts w:ascii="Arial" w:eastAsia="굴림" w:hAnsi="Arial" w:cs="Arial"/>
          <w:sz w:val="22"/>
        </w:rPr>
        <w:t xml:space="preserve"> last</w:t>
      </w:r>
      <w:r w:rsidR="007F7C97" w:rsidRPr="001D19F6">
        <w:rPr>
          <w:rFonts w:ascii="Arial" w:eastAsia="굴림" w:hAnsi="Arial" w:cs="Arial"/>
          <w:sz w:val="22"/>
        </w:rPr>
        <w:t xml:space="preserve"> calendar</w:t>
      </w:r>
      <w:r w:rsidR="00227436" w:rsidRPr="001D19F6">
        <w:rPr>
          <w:rFonts w:ascii="Arial" w:eastAsia="굴림" w:hAnsi="Arial" w:cs="Arial"/>
          <w:sz w:val="22"/>
        </w:rPr>
        <w:t xml:space="preserve"> year (</w:t>
      </w:r>
      <w:del w:id="8604" w:author="Keis" w:date="2024-09-06T10:18:00Z">
        <w:r w:rsidR="00CF51BF" w:rsidDel="009F27DD">
          <w:rPr>
            <w:rFonts w:ascii="Arial" w:eastAsia="굴림" w:hAnsi="Arial" w:cs="Arial" w:hint="eastAsia"/>
            <w:color w:val="FF0000"/>
            <w:sz w:val="22"/>
          </w:rPr>
          <w:delText>2019</w:delText>
        </w:r>
      </w:del>
      <w:ins w:id="8605" w:author="Keis" w:date="2024-09-06T10:18:00Z">
        <w:r w:rsidR="009F27DD" w:rsidRPr="009F27DD">
          <w:rPr>
            <w:rFonts w:ascii="Arial" w:eastAsia="굴림" w:hAnsi="Arial" w:cs="Arial" w:hint="eastAsia"/>
            <w:color w:val="00B050"/>
            <w:sz w:val="22"/>
          </w:rPr>
          <w:t>2021</w:t>
        </w:r>
      </w:ins>
      <w:r w:rsidR="00227436" w:rsidRPr="001D19F6">
        <w:rPr>
          <w:rFonts w:ascii="Arial" w:eastAsia="굴림" w:hAnsi="Arial" w:cs="Arial"/>
          <w:sz w:val="22"/>
        </w:rPr>
        <w:t>)</w:t>
      </w:r>
      <w:r w:rsidR="00624BD4" w:rsidRPr="001D19F6">
        <w:rPr>
          <w:rFonts w:ascii="Arial" w:eastAsia="굴림" w:hAnsi="Arial" w:cs="Arial"/>
          <w:sz w:val="22"/>
        </w:rPr>
        <w:t>? (unit: 10,000 Korean won)</w:t>
      </w:r>
    </w:p>
    <w:p w14:paraId="7810389E" w14:textId="77777777" w:rsidR="002F2371" w:rsidRPr="001D19F6" w:rsidRDefault="00953CEE" w:rsidP="002F2371">
      <w:pPr>
        <w:wordWrap/>
        <w:spacing w:line="360" w:lineRule="auto"/>
        <w:rPr>
          <w:rFonts w:ascii="Arial" w:eastAsia="굴림" w:hAnsi="Arial" w:cs="Arial"/>
          <w:sz w:val="22"/>
        </w:rPr>
      </w:pPr>
      <w:r w:rsidRPr="001D19F6">
        <w:rPr>
          <w:rFonts w:ascii="Arial" w:eastAsia="굴림" w:hAnsi="Arial" w:cs="Arial"/>
          <w:sz w:val="22"/>
        </w:rPr>
        <w:t xml:space="preserve">[IWER: In previous interview, an average monthly </w:t>
      </w:r>
      <w:proofErr w:type="gramStart"/>
      <w:r w:rsidR="006476DA" w:rsidRPr="001D19F6">
        <w:rPr>
          <w:rFonts w:ascii="Arial" w:eastAsia="굴림" w:hAnsi="Arial" w:cs="Arial"/>
          <w:sz w:val="22"/>
        </w:rPr>
        <w:t>veterans</w:t>
      </w:r>
      <w:proofErr w:type="gramEnd"/>
      <w:r w:rsidR="006476DA" w:rsidRPr="001D19F6">
        <w:rPr>
          <w:rFonts w:ascii="Arial" w:eastAsia="굴림" w:hAnsi="Arial" w:cs="Arial"/>
          <w:sz w:val="22"/>
        </w:rPr>
        <w:t xml:space="preserve"> benefit</w:t>
      </w:r>
      <w:r w:rsidR="002F2371" w:rsidRPr="001D19F6">
        <w:rPr>
          <w:rFonts w:ascii="Arial" w:eastAsia="굴림" w:hAnsi="Arial" w:cs="Arial"/>
          <w:sz w:val="22"/>
        </w:rPr>
        <w:t>: About (PL) 10,000 Korean won.]</w:t>
      </w:r>
    </w:p>
    <w:p w14:paraId="2158F292" w14:textId="77777777" w:rsidR="00E279C0" w:rsidRPr="001D19F6" w:rsidRDefault="00E279C0" w:rsidP="00E279C0">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MW [Range: </w:t>
      </w:r>
      <w:r w:rsidR="00CF51BF" w:rsidRPr="00BA6722">
        <w:rPr>
          <w:rFonts w:ascii="Arial" w:eastAsia="굴림" w:hAnsi="Arial" w:cs="Arial"/>
          <w:kern w:val="0"/>
          <w:sz w:val="22"/>
          <w:rPrChange w:id="8606" w:author="Keis" w:date="2024-09-13T13:01:00Z">
            <w:rPr>
              <w:rFonts w:ascii="Arial" w:eastAsia="굴림" w:hAnsi="Arial" w:cs="Arial"/>
              <w:color w:val="FF0000"/>
              <w:kern w:val="0"/>
              <w:sz w:val="22"/>
            </w:rPr>
          </w:rPrChange>
        </w:rPr>
        <w:t>1</w:t>
      </w:r>
      <w:r w:rsidRPr="001D19F6">
        <w:rPr>
          <w:rFonts w:ascii="Arial" w:eastAsia="굴림" w:hAnsi="Arial" w:cs="Arial"/>
          <w:kern w:val="0"/>
          <w:sz w:val="22"/>
        </w:rPr>
        <w:t xml:space="preserve"> ~ </w:t>
      </w:r>
      <w:r w:rsidR="00CF51BF" w:rsidRPr="00BA6722">
        <w:rPr>
          <w:rFonts w:ascii="Arial" w:eastAsia="굴림" w:hAnsi="Arial" w:cs="Arial"/>
          <w:kern w:val="0"/>
          <w:sz w:val="22"/>
          <w:rPrChange w:id="8607" w:author="Keis" w:date="2024-09-13T13:01:00Z">
            <w:rPr>
              <w:rFonts w:ascii="Arial" w:eastAsia="굴림" w:hAnsi="Arial" w:cs="Arial"/>
              <w:color w:val="FF0000"/>
              <w:kern w:val="0"/>
              <w:sz w:val="22"/>
            </w:rPr>
          </w:rPrChange>
        </w:rPr>
        <w:t>997</w:t>
      </w:r>
      <w:r w:rsidRPr="001D19F6">
        <w:rPr>
          <w:rFonts w:ascii="Arial" w:eastAsia="굴림" w:hAnsi="Arial" w:cs="Arial"/>
          <w:kern w:val="0"/>
          <w:sz w:val="22"/>
        </w:rPr>
        <w:t>]</w:t>
      </w:r>
      <w:r w:rsidRPr="001D19F6">
        <w:rPr>
          <w:rFonts w:ascii="Arial" w:eastAsia="굴림" w:hAnsi="Arial" w:cs="Arial"/>
          <w:kern w:val="0"/>
          <w:sz w:val="22"/>
        </w:rPr>
        <w:tab/>
      </w:r>
    </w:p>
    <w:p w14:paraId="6C5E978A"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03E8746F"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07C77E00" w14:textId="77777777" w:rsidR="00624BD4" w:rsidRPr="001D19F6" w:rsidRDefault="00624BD4" w:rsidP="00005E99">
      <w:pPr>
        <w:wordWrap/>
        <w:spacing w:line="360" w:lineRule="auto"/>
        <w:rPr>
          <w:rFonts w:ascii="Arial" w:eastAsia="굴림" w:hAnsi="Arial" w:cs="Arial"/>
          <w:sz w:val="22"/>
        </w:rPr>
      </w:pPr>
    </w:p>
    <w:p w14:paraId="0B3977E8"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36B9B1B5" w14:textId="77777777" w:rsidR="00624BD4" w:rsidRPr="001D19F6" w:rsidRDefault="00624BD4"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100=</w:t>
      </w:r>
      <w:r w:rsidRPr="001D19F6">
        <w:rPr>
          <w:rFonts w:ascii="굴림" w:eastAsia="굴림" w:hAnsi="굴림" w:cs="굴림" w:hint="eastAsia"/>
          <w:b/>
          <w:sz w:val="22"/>
        </w:rPr>
        <w:t>①</w:t>
      </w:r>
      <w:r w:rsidRPr="001D19F6">
        <w:rPr>
          <w:rFonts w:ascii="Arial" w:eastAsia="굴림" w:hAnsi="Arial" w:cs="Arial"/>
          <w:b/>
          <w:sz w:val="22"/>
        </w:rPr>
        <w:t xml:space="preserve">, then </w:t>
      </w:r>
      <w:r w:rsidR="00D03EB8" w:rsidRPr="001D19F6">
        <w:rPr>
          <w:rFonts w:ascii="Arial" w:eastAsia="굴림" w:hAnsi="Arial" w:cs="Arial"/>
          <w:b/>
          <w:kern w:val="0"/>
          <w:sz w:val="22"/>
        </w:rPr>
        <w:t>ask</w:t>
      </w:r>
      <w:r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104</w:t>
      </w:r>
      <w:r w:rsidR="002070E8" w:rsidRPr="001D19F6">
        <w:rPr>
          <w:rFonts w:ascii="Arial" w:eastAsia="굴림" w:hAnsi="Arial" w:cs="Arial"/>
          <w:b/>
          <w:sz w:val="22"/>
        </w:rPr>
        <w:t>.</w:t>
      </w:r>
    </w:p>
    <w:p w14:paraId="0CE34FF6" w14:textId="77777777" w:rsidR="00624BD4" w:rsidRPr="001D19F6" w:rsidRDefault="00624BD4"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100</w:t>
      </w:r>
      <w:r w:rsidR="002070E8" w:rsidRPr="001D19F6">
        <w:rPr>
          <w:rFonts w:ascii="Arial" w:eastAsia="굴림" w:hAnsi="Arial" w:cs="Arial"/>
          <w:b/>
          <w:sz w:val="22"/>
        </w:rPr>
        <w:t>=</w:t>
      </w:r>
      <w:r w:rsidR="002070E8" w:rsidRPr="001D19F6">
        <w:rPr>
          <w:rFonts w:ascii="굴림" w:eastAsia="굴림" w:hAnsi="굴림" w:cs="굴림" w:hint="eastAsia"/>
          <w:b/>
          <w:sz w:val="22"/>
        </w:rPr>
        <w:t>②</w:t>
      </w:r>
      <w:r w:rsidR="002070E8" w:rsidRPr="001D19F6">
        <w:rPr>
          <w:rFonts w:ascii="Arial" w:eastAsia="굴림" w:hAnsi="Arial" w:cs="Arial"/>
          <w:b/>
          <w:sz w:val="22"/>
        </w:rPr>
        <w:t xml:space="preserve"> or</w:t>
      </w:r>
      <w:r w:rsidR="002F2371" w:rsidRPr="001D19F6">
        <w:rPr>
          <w:rFonts w:ascii="Arial" w:eastAsia="굴림" w:hAnsi="Arial" w:cs="Arial"/>
          <w:b/>
          <w:sz w:val="22"/>
        </w:rPr>
        <w:t xml:space="preserve"> </w:t>
      </w:r>
      <w:r w:rsidRPr="001D19F6">
        <w:rPr>
          <w:rFonts w:ascii="굴림" w:eastAsia="굴림" w:hAnsi="굴림" w:cs="굴림" w:hint="eastAsia"/>
          <w:b/>
          <w:sz w:val="22"/>
        </w:rPr>
        <w:t>③</w:t>
      </w:r>
      <w:r w:rsidRPr="001D19F6">
        <w:rPr>
          <w:rFonts w:ascii="Arial" w:eastAsia="굴림" w:hAnsi="Arial" w:cs="Arial"/>
          <w:b/>
          <w:sz w:val="22"/>
        </w:rPr>
        <w:t xml:space="preserve">, then </w:t>
      </w:r>
      <w:r w:rsidR="00D03EB8" w:rsidRPr="001D19F6">
        <w:rPr>
          <w:rFonts w:ascii="Arial" w:eastAsia="굴림" w:hAnsi="Arial" w:cs="Arial"/>
          <w:b/>
          <w:kern w:val="0"/>
          <w:sz w:val="22"/>
        </w:rPr>
        <w:t xml:space="preserve">ask </w:t>
      </w:r>
      <w:r w:rsidR="00527595" w:rsidRPr="001D19F6">
        <w:rPr>
          <w:rFonts w:ascii="Arial" w:eastAsia="굴림" w:hAnsi="Arial" w:cs="Arial"/>
          <w:b/>
          <w:sz w:val="22"/>
        </w:rPr>
        <w:t>E</w:t>
      </w:r>
      <w:r w:rsidRPr="001D19F6">
        <w:rPr>
          <w:rFonts w:ascii="Arial" w:eastAsia="굴림" w:hAnsi="Arial" w:cs="Arial"/>
          <w:b/>
          <w:sz w:val="22"/>
        </w:rPr>
        <w:t>103</w:t>
      </w:r>
      <w:r w:rsidR="002070E8" w:rsidRPr="001D19F6">
        <w:rPr>
          <w:rFonts w:ascii="Arial" w:eastAsia="굴림" w:hAnsi="Arial" w:cs="Arial"/>
          <w:b/>
          <w:sz w:val="22"/>
        </w:rPr>
        <w:t>.</w:t>
      </w:r>
    </w:p>
    <w:p w14:paraId="077F56BB" w14:textId="77777777" w:rsidR="00D03EB8" w:rsidRPr="001D19F6" w:rsidRDefault="00D03EB8" w:rsidP="00005E99">
      <w:pPr>
        <w:wordWrap/>
        <w:spacing w:line="360" w:lineRule="auto"/>
        <w:rPr>
          <w:rFonts w:ascii="Arial" w:eastAsia="굴림" w:hAnsi="Arial" w:cs="Arial"/>
          <w:sz w:val="22"/>
        </w:rPr>
      </w:pPr>
    </w:p>
    <w:p w14:paraId="3B2EE68D" w14:textId="104D0A04"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227436" w:rsidRPr="001D19F6">
        <w:rPr>
          <w:rFonts w:ascii="Arial" w:eastAsia="굴림" w:hAnsi="Arial" w:cs="Arial"/>
          <w:sz w:val="22"/>
        </w:rPr>
        <w:t xml:space="preserve">103. </w:t>
      </w:r>
      <w:r w:rsidR="002070E8" w:rsidRPr="001D19F6">
        <w:rPr>
          <w:rFonts w:ascii="Arial" w:eastAsia="굴림" w:hAnsi="Arial" w:cs="Arial"/>
          <w:sz w:val="22"/>
        </w:rPr>
        <w:t>What was the total amount of</w:t>
      </w:r>
      <w:r w:rsidR="00227436" w:rsidRPr="001D19F6">
        <w:rPr>
          <w:rFonts w:ascii="Arial" w:eastAsia="굴림" w:hAnsi="Arial" w:cs="Arial"/>
          <w:sz w:val="22"/>
        </w:rPr>
        <w:t xml:space="preserve"> </w:t>
      </w:r>
      <w:r w:rsidR="006476DA" w:rsidRPr="001D19F6">
        <w:rPr>
          <w:rFonts w:ascii="Arial" w:eastAsia="굴림" w:hAnsi="Arial" w:cs="Arial"/>
          <w:sz w:val="22"/>
        </w:rPr>
        <w:t>veterans benefit</w:t>
      </w:r>
      <w:r w:rsidR="00624BD4" w:rsidRPr="001D19F6">
        <w:rPr>
          <w:rFonts w:ascii="Arial" w:eastAsia="굴림" w:hAnsi="Arial" w:cs="Arial"/>
          <w:sz w:val="22"/>
        </w:rPr>
        <w:t xml:space="preserve"> you receive</w:t>
      </w:r>
      <w:r w:rsidR="002070E8" w:rsidRPr="001D19F6">
        <w:rPr>
          <w:rFonts w:ascii="Arial" w:eastAsia="굴림" w:hAnsi="Arial" w:cs="Arial"/>
          <w:sz w:val="22"/>
        </w:rPr>
        <w:t>d</w:t>
      </w:r>
      <w:r w:rsidR="00624BD4" w:rsidRPr="001D19F6">
        <w:rPr>
          <w:rFonts w:ascii="Arial" w:eastAsia="굴림" w:hAnsi="Arial" w:cs="Arial"/>
          <w:sz w:val="22"/>
        </w:rPr>
        <w:t xml:space="preserve"> </w:t>
      </w:r>
      <w:r w:rsidR="00D03EB8" w:rsidRPr="001D19F6">
        <w:rPr>
          <w:rFonts w:ascii="Arial" w:eastAsia="굴림" w:hAnsi="Arial" w:cs="Arial"/>
          <w:sz w:val="22"/>
        </w:rPr>
        <w:t>for</w:t>
      </w:r>
      <w:r w:rsidR="00624BD4" w:rsidRPr="001D19F6">
        <w:rPr>
          <w:rFonts w:ascii="Arial" w:eastAsia="굴림" w:hAnsi="Arial" w:cs="Arial"/>
          <w:sz w:val="22"/>
        </w:rPr>
        <w:t xml:space="preserve"> </w:t>
      </w:r>
      <w:r w:rsidR="00227436" w:rsidRPr="001D19F6">
        <w:rPr>
          <w:rFonts w:ascii="Arial" w:eastAsia="굴림" w:hAnsi="Arial" w:cs="Arial"/>
          <w:sz w:val="22"/>
        </w:rPr>
        <w:t xml:space="preserve">a </w:t>
      </w:r>
      <w:r w:rsidR="00624BD4" w:rsidRPr="001D19F6">
        <w:rPr>
          <w:rFonts w:ascii="Arial" w:eastAsia="굴림" w:hAnsi="Arial" w:cs="Arial"/>
          <w:sz w:val="22"/>
        </w:rPr>
        <w:t xml:space="preserve">lump sum in </w:t>
      </w:r>
      <w:r w:rsidR="002070E8" w:rsidRPr="001D19F6">
        <w:rPr>
          <w:rFonts w:ascii="Arial" w:eastAsia="굴림" w:hAnsi="Arial" w:cs="Arial"/>
          <w:sz w:val="22"/>
        </w:rPr>
        <w:t>the last calendar year (</w:t>
      </w:r>
      <w:del w:id="8608" w:author="Keis" w:date="2024-09-06T10:18:00Z">
        <w:r w:rsidR="00CF51BF" w:rsidDel="009F27DD">
          <w:rPr>
            <w:rFonts w:ascii="Arial" w:eastAsia="굴림" w:hAnsi="Arial" w:cs="Arial" w:hint="eastAsia"/>
            <w:color w:val="FF0000"/>
            <w:sz w:val="22"/>
          </w:rPr>
          <w:delText>2019</w:delText>
        </w:r>
      </w:del>
      <w:ins w:id="8609" w:author="Keis" w:date="2024-09-06T10:18:00Z">
        <w:r w:rsidR="009F27DD" w:rsidRPr="009F27DD">
          <w:rPr>
            <w:rFonts w:ascii="Arial" w:eastAsia="굴림" w:hAnsi="Arial" w:cs="Arial" w:hint="eastAsia"/>
            <w:color w:val="00B050"/>
            <w:sz w:val="22"/>
          </w:rPr>
          <w:t>2021</w:t>
        </w:r>
      </w:ins>
      <w:r w:rsidR="002070E8" w:rsidRPr="001D19F6">
        <w:rPr>
          <w:rFonts w:ascii="Arial" w:eastAsia="굴림" w:hAnsi="Arial" w:cs="Arial"/>
          <w:sz w:val="22"/>
        </w:rPr>
        <w:t>)</w:t>
      </w:r>
      <w:r w:rsidR="00624BD4" w:rsidRPr="001D19F6">
        <w:rPr>
          <w:rFonts w:ascii="Arial" w:eastAsia="굴림" w:hAnsi="Arial" w:cs="Arial"/>
          <w:sz w:val="22"/>
        </w:rPr>
        <w:t>? (unit: 10,000 Korean won)</w:t>
      </w:r>
    </w:p>
    <w:p w14:paraId="114F85EB" w14:textId="77777777" w:rsidR="002F2371" w:rsidRPr="001D19F6" w:rsidRDefault="00953CEE" w:rsidP="00005E99">
      <w:pPr>
        <w:wordWrap/>
        <w:spacing w:line="360" w:lineRule="auto"/>
        <w:rPr>
          <w:rFonts w:ascii="Arial" w:eastAsia="굴림" w:hAnsi="Arial" w:cs="Arial"/>
          <w:sz w:val="22"/>
        </w:rPr>
      </w:pPr>
      <w:r w:rsidRPr="001D19F6">
        <w:rPr>
          <w:rFonts w:ascii="Arial" w:eastAsia="굴림" w:hAnsi="Arial" w:cs="Arial"/>
          <w:sz w:val="22"/>
        </w:rPr>
        <w:t xml:space="preserve">[IWER: </w:t>
      </w:r>
    </w:p>
    <w:p w14:paraId="32D141EB" w14:textId="77777777" w:rsidR="00953CEE" w:rsidRPr="001D19F6" w:rsidRDefault="002F2371" w:rsidP="00005E99">
      <w:pPr>
        <w:wordWrap/>
        <w:spacing w:line="360" w:lineRule="auto"/>
        <w:rPr>
          <w:rFonts w:ascii="Arial" w:eastAsia="굴림" w:hAnsi="Arial" w:cs="Arial"/>
          <w:sz w:val="22"/>
        </w:rPr>
      </w:pPr>
      <w:r w:rsidRPr="001D19F6">
        <w:rPr>
          <w:rFonts w:ascii="Arial" w:eastAsia="굴림" w:hAnsi="Arial" w:cs="Arial"/>
          <w:sz w:val="22"/>
        </w:rPr>
        <w:t xml:space="preserve">- </w:t>
      </w:r>
      <w:r w:rsidR="00953CEE" w:rsidRPr="001D19F6">
        <w:rPr>
          <w:rFonts w:ascii="Arial" w:eastAsia="굴림" w:hAnsi="Arial" w:cs="Arial"/>
          <w:sz w:val="22"/>
        </w:rPr>
        <w:t xml:space="preserve">In previous interview, the total of </w:t>
      </w:r>
      <w:proofErr w:type="gramStart"/>
      <w:r w:rsidR="006476DA" w:rsidRPr="001D19F6">
        <w:rPr>
          <w:rFonts w:ascii="Arial" w:eastAsia="굴림" w:hAnsi="Arial" w:cs="Arial"/>
          <w:sz w:val="22"/>
        </w:rPr>
        <w:t>veterans</w:t>
      </w:r>
      <w:proofErr w:type="gramEnd"/>
      <w:r w:rsidR="006476DA" w:rsidRPr="001D19F6">
        <w:rPr>
          <w:rFonts w:ascii="Arial" w:eastAsia="굴림" w:hAnsi="Arial" w:cs="Arial"/>
          <w:sz w:val="22"/>
        </w:rPr>
        <w:t xml:space="preserve"> benefit</w:t>
      </w:r>
      <w:r w:rsidR="009213DD" w:rsidRPr="001D19F6">
        <w:rPr>
          <w:rFonts w:ascii="Arial" w:eastAsia="굴림" w:hAnsi="Arial" w:cs="Arial"/>
          <w:sz w:val="22"/>
        </w:rPr>
        <w:t xml:space="preserve"> </w:t>
      </w:r>
      <w:r w:rsidR="00953CEE" w:rsidRPr="001D19F6">
        <w:rPr>
          <w:rFonts w:ascii="Arial" w:eastAsia="굴림" w:hAnsi="Arial" w:cs="Arial"/>
          <w:sz w:val="22"/>
        </w:rPr>
        <w:t>(a lump sum</w:t>
      </w:r>
      <w:r w:rsidRPr="001D19F6">
        <w:rPr>
          <w:rFonts w:ascii="Arial" w:eastAsia="굴림" w:hAnsi="Arial" w:cs="Arial"/>
          <w:sz w:val="22"/>
        </w:rPr>
        <w:t>): About (PL) 10,000 Korean won.</w:t>
      </w:r>
    </w:p>
    <w:p w14:paraId="20DA9B08" w14:textId="77777777" w:rsidR="002F2371" w:rsidRPr="001D19F6" w:rsidRDefault="002F2371" w:rsidP="002F2371">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D7A4065" w14:textId="77777777" w:rsidR="002F2371" w:rsidRPr="001D19F6" w:rsidRDefault="002F2371" w:rsidP="002F2371">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_________ MW [Range: 0 ~ 9997]</w:t>
      </w:r>
    </w:p>
    <w:p w14:paraId="56054F43"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24BE9ED3"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3FDFC431" w14:textId="77777777" w:rsidR="00624BD4" w:rsidRPr="001D19F6" w:rsidRDefault="00624BD4" w:rsidP="00005E99">
      <w:pPr>
        <w:wordWrap/>
        <w:spacing w:line="360" w:lineRule="auto"/>
        <w:rPr>
          <w:rFonts w:ascii="Arial" w:eastAsia="굴림" w:hAnsi="Arial" w:cs="Arial"/>
          <w:sz w:val="22"/>
        </w:rPr>
      </w:pPr>
    </w:p>
    <w:p w14:paraId="067666D8" w14:textId="7685FB70"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104. So you received a total of (amount calculated </w:t>
      </w:r>
      <w:r w:rsidR="00227436" w:rsidRPr="001D19F6">
        <w:rPr>
          <w:rFonts w:ascii="Arial" w:eastAsia="굴림" w:hAnsi="Arial" w:cs="Arial"/>
          <w:sz w:val="22"/>
        </w:rPr>
        <w:t xml:space="preserve">based on </w:t>
      </w:r>
      <w:r w:rsidRPr="001D19F6">
        <w:rPr>
          <w:rFonts w:ascii="Arial" w:eastAsia="굴림" w:hAnsi="Arial" w:cs="Arial"/>
          <w:sz w:val="22"/>
        </w:rPr>
        <w:t>E</w:t>
      </w:r>
      <w:r w:rsidR="00624BD4" w:rsidRPr="001D19F6">
        <w:rPr>
          <w:rFonts w:ascii="Arial" w:eastAsia="굴림" w:hAnsi="Arial" w:cs="Arial"/>
          <w:sz w:val="22"/>
        </w:rPr>
        <w:t xml:space="preserve">101, </w:t>
      </w:r>
      <w:r w:rsidRPr="001D19F6">
        <w:rPr>
          <w:rFonts w:ascii="Arial" w:eastAsia="굴림" w:hAnsi="Arial" w:cs="Arial"/>
          <w:sz w:val="22"/>
        </w:rPr>
        <w:t>E</w:t>
      </w:r>
      <w:r w:rsidR="00624BD4" w:rsidRPr="001D19F6">
        <w:rPr>
          <w:rFonts w:ascii="Arial" w:eastAsia="굴림" w:hAnsi="Arial" w:cs="Arial"/>
          <w:sz w:val="22"/>
        </w:rPr>
        <w:t xml:space="preserve">102, and </w:t>
      </w:r>
      <w:r w:rsidRPr="001D19F6">
        <w:rPr>
          <w:rFonts w:ascii="Arial" w:eastAsia="굴림" w:hAnsi="Arial" w:cs="Arial"/>
          <w:sz w:val="22"/>
        </w:rPr>
        <w:t>E</w:t>
      </w:r>
      <w:r w:rsidR="00624BD4" w:rsidRPr="001D19F6">
        <w:rPr>
          <w:rFonts w:ascii="Arial" w:eastAsia="굴림" w:hAnsi="Arial" w:cs="Arial"/>
          <w:sz w:val="22"/>
        </w:rPr>
        <w:t>103)</w:t>
      </w:r>
      <w:r w:rsidR="00040DE3" w:rsidRPr="001D19F6">
        <w:rPr>
          <w:rFonts w:ascii="Arial" w:eastAsia="굴림" w:hAnsi="Arial" w:cs="Arial"/>
          <w:sz w:val="22"/>
        </w:rPr>
        <w:t xml:space="preserve"> in </w:t>
      </w:r>
      <w:r w:rsidR="006476DA" w:rsidRPr="001D19F6">
        <w:rPr>
          <w:rFonts w:ascii="Arial" w:eastAsia="굴림" w:hAnsi="Arial" w:cs="Arial"/>
          <w:sz w:val="22"/>
        </w:rPr>
        <w:t>veterans benefit</w:t>
      </w:r>
      <w:r w:rsidR="00624BD4" w:rsidRPr="001D19F6">
        <w:rPr>
          <w:rFonts w:ascii="Arial" w:eastAsia="굴림" w:hAnsi="Arial" w:cs="Arial"/>
          <w:sz w:val="22"/>
        </w:rPr>
        <w:t xml:space="preserve"> in </w:t>
      </w:r>
      <w:r w:rsidR="00227436"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610" w:author="Keis" w:date="2024-09-06T10:18:00Z">
        <w:r w:rsidR="00CF51BF" w:rsidDel="009F27DD">
          <w:rPr>
            <w:rFonts w:ascii="Arial" w:eastAsia="굴림" w:hAnsi="Arial" w:cs="Arial" w:hint="eastAsia"/>
            <w:color w:val="FF0000"/>
            <w:sz w:val="22"/>
          </w:rPr>
          <w:delText>2019</w:delText>
        </w:r>
      </w:del>
      <w:ins w:id="8611" w:author="Keis" w:date="2024-09-06T10:18:00Z">
        <w:r w:rsidR="009F27DD" w:rsidRPr="009F27DD">
          <w:rPr>
            <w:rFonts w:ascii="Arial" w:eastAsia="굴림" w:hAnsi="Arial" w:cs="Arial" w:hint="eastAsia"/>
            <w:color w:val="00B050"/>
            <w:sz w:val="22"/>
          </w:rPr>
          <w:t>2021</w:t>
        </w:r>
      </w:ins>
      <w:proofErr w:type="gramStart"/>
      <w:r w:rsidR="0020531B" w:rsidRPr="001D19F6">
        <w:rPr>
          <w:rFonts w:ascii="Arial" w:eastAsia="굴림" w:hAnsi="Arial" w:cs="Arial"/>
          <w:sz w:val="22"/>
        </w:rPr>
        <w:t>)</w:t>
      </w:r>
      <w:r w:rsidR="00C13951" w:rsidRPr="001D19F6">
        <w:rPr>
          <w:rFonts w:ascii="Arial" w:eastAsia="굴림" w:hAnsi="Arial" w:cs="Arial"/>
          <w:sz w:val="22"/>
        </w:rPr>
        <w:t>.I</w:t>
      </w:r>
      <w:r w:rsidR="00624BD4" w:rsidRPr="001D19F6">
        <w:rPr>
          <w:rFonts w:ascii="Arial" w:eastAsia="굴림" w:hAnsi="Arial" w:cs="Arial"/>
          <w:sz w:val="22"/>
        </w:rPr>
        <w:t>s</w:t>
      </w:r>
      <w:proofErr w:type="gramEnd"/>
      <w:r w:rsidR="00624BD4" w:rsidRPr="001D19F6">
        <w:rPr>
          <w:rFonts w:ascii="Arial" w:eastAsia="굴림" w:hAnsi="Arial" w:cs="Arial"/>
          <w:sz w:val="22"/>
        </w:rPr>
        <w:t xml:space="preserve"> this correct?</w:t>
      </w:r>
    </w:p>
    <w:p w14:paraId="0754142F" w14:textId="77777777" w:rsidR="00953CEE" w:rsidRPr="001D19F6" w:rsidRDefault="00953CEE" w:rsidP="00005E99">
      <w:pPr>
        <w:wordWrap/>
        <w:spacing w:line="360" w:lineRule="auto"/>
        <w:rPr>
          <w:rFonts w:ascii="Arial" w:eastAsia="굴림" w:hAnsi="Arial" w:cs="Arial"/>
          <w:sz w:val="22"/>
        </w:rPr>
      </w:pPr>
      <w:r w:rsidRPr="001D19F6">
        <w:rPr>
          <w:rFonts w:ascii="Arial" w:eastAsia="굴림" w:hAnsi="Arial" w:cs="Arial"/>
          <w:sz w:val="22"/>
        </w:rPr>
        <w:t xml:space="preserve">[IWER: In previous interview, the total of </w:t>
      </w:r>
      <w:proofErr w:type="gramStart"/>
      <w:r w:rsidR="006476DA" w:rsidRPr="001D19F6">
        <w:rPr>
          <w:rFonts w:ascii="Arial" w:eastAsia="굴림" w:hAnsi="Arial" w:cs="Arial"/>
          <w:sz w:val="22"/>
        </w:rPr>
        <w:t>veterans</w:t>
      </w:r>
      <w:proofErr w:type="gramEnd"/>
      <w:r w:rsidR="006476DA" w:rsidRPr="001D19F6">
        <w:rPr>
          <w:rFonts w:ascii="Arial" w:eastAsia="굴림" w:hAnsi="Arial" w:cs="Arial"/>
          <w:sz w:val="22"/>
        </w:rPr>
        <w:t xml:space="preserve"> benefit</w:t>
      </w:r>
      <w:r w:rsidRPr="001D19F6">
        <w:rPr>
          <w:rFonts w:ascii="Arial" w:eastAsia="굴림" w:hAnsi="Arial" w:cs="Arial"/>
          <w:sz w:val="22"/>
        </w:rPr>
        <w:t>: About (PL) 10,000 Korean won]</w:t>
      </w:r>
    </w:p>
    <w:p w14:paraId="3F970CE4" w14:textId="77777777" w:rsidR="00D03EB8" w:rsidRPr="001D19F6" w:rsidRDefault="00D03EB8" w:rsidP="00F14BA4">
      <w:pPr>
        <w:pStyle w:val="a6"/>
        <w:numPr>
          <w:ilvl w:val="0"/>
          <w:numId w:val="7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E110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E105~E109 unfolding</w:t>
      </w:r>
    </w:p>
    <w:p w14:paraId="20D65B0D"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5A6FBB7E" w14:textId="77777777" w:rsidR="00624BD4" w:rsidRPr="001D19F6" w:rsidRDefault="00624BD4" w:rsidP="00005E9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Pr="001D19F6">
        <w:rPr>
          <w:rFonts w:ascii="Arial" w:eastAsia="굴림" w:hAnsi="Arial" w:cs="Arial"/>
          <w:sz w:val="22"/>
        </w:rPr>
        <w:t>105~</w:t>
      </w:r>
      <w:r w:rsidR="00527595" w:rsidRPr="001D19F6">
        <w:rPr>
          <w:rFonts w:ascii="Arial" w:eastAsia="굴림" w:hAnsi="Arial" w:cs="Arial"/>
          <w:sz w:val="22"/>
        </w:rPr>
        <w:t>E</w:t>
      </w:r>
      <w:r w:rsidRPr="001D19F6">
        <w:rPr>
          <w:rFonts w:ascii="Arial" w:eastAsia="굴림" w:hAnsi="Arial" w:cs="Arial"/>
          <w:sz w:val="22"/>
        </w:rPr>
        <w:t>109 unfolding</w:t>
      </w:r>
    </w:p>
    <w:p w14:paraId="0B78AC57" w14:textId="77777777" w:rsidR="00624BD4" w:rsidRPr="001D19F6" w:rsidRDefault="00624BD4" w:rsidP="00005E99">
      <w:pPr>
        <w:wordWrap/>
        <w:spacing w:line="360" w:lineRule="auto"/>
        <w:rPr>
          <w:rFonts w:ascii="Arial" w:eastAsia="굴림" w:hAnsi="Arial" w:cs="Arial"/>
          <w:sz w:val="22"/>
        </w:rPr>
      </w:pPr>
    </w:p>
    <w:p w14:paraId="2F7837BC"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D03EB8" w:rsidRPr="001D19F6">
        <w:rPr>
          <w:rFonts w:ascii="Arial" w:eastAsia="굴림" w:hAnsi="Arial" w:cs="Arial"/>
          <w:b/>
          <w:sz w:val="22"/>
        </w:rPr>
        <w:t xml:space="preserve"> </w:t>
      </w:r>
      <w:r w:rsidR="00527595" w:rsidRPr="001D19F6">
        <w:rPr>
          <w:rFonts w:ascii="Arial" w:eastAsia="굴림" w:hAnsi="Arial" w:cs="Arial"/>
          <w:b/>
          <w:sz w:val="22"/>
        </w:rPr>
        <w:t>E</w:t>
      </w:r>
      <w:r w:rsidRPr="001D19F6">
        <w:rPr>
          <w:rFonts w:ascii="Arial" w:eastAsia="굴림" w:hAnsi="Arial" w:cs="Arial"/>
          <w:b/>
          <w:sz w:val="22"/>
        </w:rPr>
        <w:t>105~</w:t>
      </w:r>
      <w:r w:rsidR="00527595" w:rsidRPr="001D19F6">
        <w:rPr>
          <w:rFonts w:ascii="Arial" w:eastAsia="굴림" w:hAnsi="Arial" w:cs="Arial"/>
          <w:b/>
          <w:sz w:val="22"/>
        </w:rPr>
        <w:t>E</w:t>
      </w:r>
      <w:r w:rsidRPr="001D19F6">
        <w:rPr>
          <w:rFonts w:ascii="Arial" w:eastAsia="굴림" w:hAnsi="Arial" w:cs="Arial"/>
          <w:b/>
          <w:sz w:val="22"/>
        </w:rPr>
        <w:t>109. Unfolding bracket questions &gt;</w:t>
      </w:r>
    </w:p>
    <w:p w14:paraId="31FEEEA1" w14:textId="77777777" w:rsidR="00C62C17" w:rsidRPr="001D19F6" w:rsidRDefault="00C62C17" w:rsidP="00C62C17">
      <w:pPr>
        <w:wordWrap/>
        <w:spacing w:line="360" w:lineRule="auto"/>
        <w:rPr>
          <w:rFonts w:ascii="Arial" w:eastAsia="굴림" w:hAnsi="Arial" w:cs="Arial"/>
          <w:sz w:val="22"/>
        </w:rPr>
      </w:pPr>
      <w:r w:rsidRPr="001D19F6">
        <w:rPr>
          <w:rFonts w:ascii="Arial" w:eastAsia="굴림" w:hAnsi="Arial" w:cs="Arial"/>
          <w:sz w:val="22"/>
        </w:rPr>
        <w:t>[IWER: Go back to E10</w:t>
      </w:r>
      <w:r w:rsidR="00295A35" w:rsidRPr="001D19F6">
        <w:rPr>
          <w:rFonts w:ascii="Arial" w:eastAsia="굴림" w:hAnsi="Arial" w:cs="Arial"/>
          <w:sz w:val="22"/>
        </w:rPr>
        <w:t>3</w:t>
      </w:r>
      <w:r w:rsidRPr="001D19F6">
        <w:rPr>
          <w:rFonts w:ascii="Arial" w:eastAsia="굴림" w:hAnsi="Arial" w:cs="Arial"/>
          <w:sz w:val="22"/>
        </w:rPr>
        <w:t xml:space="preserve"> and record if R answers the amount during the interview.]</w:t>
      </w:r>
    </w:p>
    <w:p w14:paraId="1C156D55" w14:textId="0D0BFC8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105. Did it amount to a total of less than, about equal to or more than 120 MW (10,000</w:t>
      </w:r>
      <w:r w:rsidR="00D03EB8" w:rsidRPr="001D19F6">
        <w:rPr>
          <w:rFonts w:ascii="Arial" w:eastAsia="굴림" w:hAnsi="Arial" w:cs="Arial"/>
          <w:sz w:val="22"/>
        </w:rPr>
        <w:t xml:space="preserve"> </w:t>
      </w:r>
      <w:r w:rsidR="00624BD4" w:rsidRPr="001D19F6">
        <w:rPr>
          <w:rFonts w:ascii="Arial" w:eastAsia="굴림" w:hAnsi="Arial" w:cs="Arial"/>
          <w:sz w:val="22"/>
        </w:rPr>
        <w:t>Korean won)</w:t>
      </w:r>
      <w:r w:rsidR="00953CEE" w:rsidRPr="001D19F6">
        <w:rPr>
          <w:rFonts w:ascii="Arial" w:eastAsia="굴림" w:hAnsi="Arial" w:cs="Arial"/>
          <w:sz w:val="22"/>
        </w:rPr>
        <w:t xml:space="preserve"> in the last calendar year (</w:t>
      </w:r>
      <w:del w:id="8612" w:author="Keis" w:date="2024-09-06T10:18:00Z">
        <w:r w:rsidR="00CF51BF" w:rsidDel="009F27DD">
          <w:rPr>
            <w:rFonts w:ascii="Arial" w:eastAsia="굴림" w:hAnsi="Arial" w:cs="Arial" w:hint="eastAsia"/>
            <w:color w:val="FF0000"/>
            <w:sz w:val="22"/>
          </w:rPr>
          <w:delText>2019</w:delText>
        </w:r>
      </w:del>
      <w:ins w:id="8613" w:author="Keis" w:date="2024-09-06T10:18:00Z">
        <w:r w:rsidR="009F27DD" w:rsidRPr="009F27DD">
          <w:rPr>
            <w:rFonts w:ascii="Arial" w:eastAsia="굴림" w:hAnsi="Arial" w:cs="Arial" w:hint="eastAsia"/>
            <w:color w:val="00B050"/>
            <w:sz w:val="22"/>
          </w:rPr>
          <w:t>2021</w:t>
        </w:r>
      </w:ins>
      <w:r w:rsidR="00953CEE" w:rsidRPr="001D19F6">
        <w:rPr>
          <w:rFonts w:ascii="Arial" w:eastAsia="굴림" w:hAnsi="Arial" w:cs="Arial"/>
          <w:sz w:val="22"/>
        </w:rPr>
        <w:t>)</w:t>
      </w:r>
      <w:r w:rsidR="00624BD4" w:rsidRPr="001D19F6">
        <w:rPr>
          <w:rFonts w:ascii="Arial" w:eastAsia="굴림" w:hAnsi="Arial" w:cs="Arial"/>
          <w:sz w:val="22"/>
        </w:rPr>
        <w:t>?</w:t>
      </w:r>
    </w:p>
    <w:p w14:paraId="7D101D5B"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 MW</w:t>
      </w:r>
    </w:p>
    <w:p w14:paraId="6E433733"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 MW</w:t>
      </w:r>
    </w:p>
    <w:p w14:paraId="23A98535"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 MW</w:t>
      </w:r>
    </w:p>
    <w:p w14:paraId="39680876" w14:textId="77777777" w:rsidR="00624BD4" w:rsidRPr="001D19F6" w:rsidRDefault="00624BD4" w:rsidP="00005E99">
      <w:pPr>
        <w:wordWrap/>
        <w:spacing w:line="360" w:lineRule="auto"/>
        <w:rPr>
          <w:rFonts w:ascii="Arial" w:eastAsia="굴림" w:hAnsi="Arial" w:cs="Arial"/>
          <w:sz w:val="22"/>
        </w:rPr>
      </w:pPr>
    </w:p>
    <w:p w14:paraId="67197846" w14:textId="1FE3EF8F"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106. Did it amount to a total of less than, about equal to or more than 240 MW (10,000</w:t>
      </w:r>
      <w:r w:rsidR="00D03EB8" w:rsidRPr="001D19F6">
        <w:rPr>
          <w:rFonts w:ascii="Arial" w:eastAsia="굴림" w:hAnsi="Arial" w:cs="Arial"/>
          <w:sz w:val="22"/>
        </w:rPr>
        <w:t xml:space="preserve"> </w:t>
      </w:r>
      <w:r w:rsidR="00624BD4" w:rsidRPr="001D19F6">
        <w:rPr>
          <w:rFonts w:ascii="Arial" w:eastAsia="굴림" w:hAnsi="Arial" w:cs="Arial"/>
          <w:sz w:val="22"/>
        </w:rPr>
        <w:t>Korean won)</w:t>
      </w:r>
      <w:r w:rsidR="00953CEE" w:rsidRPr="001D19F6">
        <w:rPr>
          <w:rFonts w:ascii="Arial" w:eastAsia="굴림" w:hAnsi="Arial" w:cs="Arial"/>
          <w:sz w:val="22"/>
        </w:rPr>
        <w:t xml:space="preserve"> in the last calendar year (</w:t>
      </w:r>
      <w:del w:id="8614" w:author="Keis" w:date="2024-09-06T10:18:00Z">
        <w:r w:rsidR="00CF51BF" w:rsidDel="009F27DD">
          <w:rPr>
            <w:rFonts w:ascii="Arial" w:eastAsia="굴림" w:hAnsi="Arial" w:cs="Arial" w:hint="eastAsia"/>
            <w:color w:val="FF0000"/>
            <w:sz w:val="22"/>
          </w:rPr>
          <w:delText>2019</w:delText>
        </w:r>
      </w:del>
      <w:ins w:id="8615" w:author="Keis" w:date="2024-09-06T10:18:00Z">
        <w:r w:rsidR="009F27DD" w:rsidRPr="009F27DD">
          <w:rPr>
            <w:rFonts w:ascii="Arial" w:eastAsia="굴림" w:hAnsi="Arial" w:cs="Arial" w:hint="eastAsia"/>
            <w:color w:val="00B050"/>
            <w:sz w:val="22"/>
          </w:rPr>
          <w:t>2021</w:t>
        </w:r>
      </w:ins>
      <w:r w:rsidR="00953CEE" w:rsidRPr="001D19F6">
        <w:rPr>
          <w:rFonts w:ascii="Arial" w:eastAsia="굴림" w:hAnsi="Arial" w:cs="Arial"/>
          <w:sz w:val="22"/>
        </w:rPr>
        <w:t>)</w:t>
      </w:r>
      <w:r w:rsidR="00624BD4" w:rsidRPr="001D19F6">
        <w:rPr>
          <w:rFonts w:ascii="Arial" w:eastAsia="굴림" w:hAnsi="Arial" w:cs="Arial"/>
          <w:sz w:val="22"/>
        </w:rPr>
        <w:t>?</w:t>
      </w:r>
    </w:p>
    <w:p w14:paraId="5727F45D"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 MW</w:t>
      </w:r>
    </w:p>
    <w:p w14:paraId="32D672F2"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 MW</w:t>
      </w:r>
    </w:p>
    <w:p w14:paraId="68047B9D"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 MW</w:t>
      </w:r>
    </w:p>
    <w:p w14:paraId="0F071DBD" w14:textId="77777777" w:rsidR="00624BD4" w:rsidRPr="001D19F6" w:rsidRDefault="00624BD4" w:rsidP="00005E99">
      <w:pPr>
        <w:wordWrap/>
        <w:spacing w:line="360" w:lineRule="auto"/>
        <w:rPr>
          <w:rFonts w:ascii="Arial" w:eastAsia="굴림" w:hAnsi="Arial" w:cs="Arial"/>
          <w:sz w:val="22"/>
        </w:rPr>
      </w:pPr>
    </w:p>
    <w:p w14:paraId="1F0C9E20" w14:textId="066A07FC"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107. Did it amount to a total of less than, about equal to or more than 480 MW (10,000</w:t>
      </w:r>
      <w:r w:rsidR="00D03EB8" w:rsidRPr="001D19F6">
        <w:rPr>
          <w:rFonts w:ascii="Arial" w:eastAsia="굴림" w:hAnsi="Arial" w:cs="Arial"/>
          <w:sz w:val="22"/>
        </w:rPr>
        <w:t xml:space="preserve"> </w:t>
      </w:r>
      <w:r w:rsidR="00624BD4" w:rsidRPr="001D19F6">
        <w:rPr>
          <w:rFonts w:ascii="Arial" w:eastAsia="굴림" w:hAnsi="Arial" w:cs="Arial"/>
          <w:sz w:val="22"/>
        </w:rPr>
        <w:t>Korean won)</w:t>
      </w:r>
      <w:r w:rsidR="00953CEE" w:rsidRPr="001D19F6">
        <w:rPr>
          <w:rFonts w:ascii="Arial" w:eastAsia="굴림" w:hAnsi="Arial" w:cs="Arial"/>
          <w:sz w:val="22"/>
        </w:rPr>
        <w:t xml:space="preserve"> in the last calendar year (</w:t>
      </w:r>
      <w:del w:id="8616" w:author="Keis" w:date="2024-09-06T10:18:00Z">
        <w:r w:rsidR="00CF51BF" w:rsidDel="009F27DD">
          <w:rPr>
            <w:rFonts w:ascii="Arial" w:eastAsia="굴림" w:hAnsi="Arial" w:cs="Arial" w:hint="eastAsia"/>
            <w:color w:val="FF0000"/>
            <w:sz w:val="22"/>
          </w:rPr>
          <w:delText>2019</w:delText>
        </w:r>
      </w:del>
      <w:ins w:id="8617" w:author="Keis" w:date="2024-09-06T10:18:00Z">
        <w:r w:rsidR="009F27DD" w:rsidRPr="009F27DD">
          <w:rPr>
            <w:rFonts w:ascii="Arial" w:eastAsia="굴림" w:hAnsi="Arial" w:cs="Arial" w:hint="eastAsia"/>
            <w:color w:val="00B050"/>
            <w:sz w:val="22"/>
          </w:rPr>
          <w:t>2021</w:t>
        </w:r>
      </w:ins>
      <w:r w:rsidR="00953CEE" w:rsidRPr="001D19F6">
        <w:rPr>
          <w:rFonts w:ascii="Arial" w:eastAsia="굴림" w:hAnsi="Arial" w:cs="Arial"/>
          <w:sz w:val="22"/>
        </w:rPr>
        <w:t>)</w:t>
      </w:r>
      <w:r w:rsidR="00624BD4" w:rsidRPr="001D19F6">
        <w:rPr>
          <w:rFonts w:ascii="Arial" w:eastAsia="굴림" w:hAnsi="Arial" w:cs="Arial"/>
          <w:sz w:val="22"/>
        </w:rPr>
        <w:t>?</w:t>
      </w:r>
    </w:p>
    <w:p w14:paraId="421AE986"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480 MW</w:t>
      </w:r>
    </w:p>
    <w:p w14:paraId="1D7D807D"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480 MW</w:t>
      </w:r>
    </w:p>
    <w:p w14:paraId="72B707D6"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480 MW</w:t>
      </w:r>
    </w:p>
    <w:p w14:paraId="72B48112" w14:textId="77777777" w:rsidR="00624BD4" w:rsidRPr="001D19F6" w:rsidRDefault="00624BD4" w:rsidP="00005E99">
      <w:pPr>
        <w:wordWrap/>
        <w:spacing w:line="360" w:lineRule="auto"/>
        <w:rPr>
          <w:rFonts w:ascii="Arial" w:eastAsia="굴림" w:hAnsi="Arial" w:cs="Arial"/>
          <w:sz w:val="22"/>
        </w:rPr>
      </w:pPr>
    </w:p>
    <w:p w14:paraId="11C871C6" w14:textId="2CC10984"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108. Did it amount to a total of less than, about equal to or more than 600 MW (10,000</w:t>
      </w:r>
      <w:r w:rsidR="00D03EB8" w:rsidRPr="001D19F6">
        <w:rPr>
          <w:rFonts w:ascii="Arial" w:eastAsia="굴림" w:hAnsi="Arial" w:cs="Arial"/>
          <w:sz w:val="22"/>
        </w:rPr>
        <w:t xml:space="preserve"> </w:t>
      </w:r>
      <w:r w:rsidR="00624BD4" w:rsidRPr="001D19F6">
        <w:rPr>
          <w:rFonts w:ascii="Arial" w:eastAsia="굴림" w:hAnsi="Arial" w:cs="Arial"/>
          <w:sz w:val="22"/>
        </w:rPr>
        <w:t>Korean won)</w:t>
      </w:r>
      <w:r w:rsidR="00953CEE" w:rsidRPr="001D19F6">
        <w:rPr>
          <w:rFonts w:ascii="Arial" w:eastAsia="굴림" w:hAnsi="Arial" w:cs="Arial"/>
          <w:sz w:val="22"/>
        </w:rPr>
        <w:t xml:space="preserve"> in the last calendar year (</w:t>
      </w:r>
      <w:del w:id="8618" w:author="Keis" w:date="2024-09-06T10:18:00Z">
        <w:r w:rsidR="00CF51BF" w:rsidDel="009F27DD">
          <w:rPr>
            <w:rFonts w:ascii="Arial" w:eastAsia="굴림" w:hAnsi="Arial" w:cs="Arial" w:hint="eastAsia"/>
            <w:color w:val="FF0000"/>
            <w:sz w:val="22"/>
          </w:rPr>
          <w:delText>2019</w:delText>
        </w:r>
      </w:del>
      <w:ins w:id="8619" w:author="Keis" w:date="2024-09-06T10:18:00Z">
        <w:r w:rsidR="009F27DD" w:rsidRPr="009F27DD">
          <w:rPr>
            <w:rFonts w:ascii="Arial" w:eastAsia="굴림" w:hAnsi="Arial" w:cs="Arial" w:hint="eastAsia"/>
            <w:color w:val="00B050"/>
            <w:sz w:val="22"/>
          </w:rPr>
          <w:t>2021</w:t>
        </w:r>
      </w:ins>
      <w:r w:rsidR="00953CEE" w:rsidRPr="001D19F6">
        <w:rPr>
          <w:rFonts w:ascii="Arial" w:eastAsia="굴림" w:hAnsi="Arial" w:cs="Arial"/>
          <w:sz w:val="22"/>
        </w:rPr>
        <w:t>)</w:t>
      </w:r>
      <w:r w:rsidR="00624BD4" w:rsidRPr="001D19F6">
        <w:rPr>
          <w:rFonts w:ascii="Arial" w:eastAsia="굴림" w:hAnsi="Arial" w:cs="Arial"/>
          <w:sz w:val="22"/>
        </w:rPr>
        <w:t>?</w:t>
      </w:r>
    </w:p>
    <w:p w14:paraId="51C17180"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052C1AAA"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0807931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25A2E76C" w14:textId="77777777" w:rsidR="00624BD4" w:rsidRPr="001D19F6" w:rsidRDefault="00624BD4" w:rsidP="00005E99">
      <w:pPr>
        <w:wordWrap/>
        <w:spacing w:line="360" w:lineRule="auto"/>
        <w:rPr>
          <w:rFonts w:ascii="Arial" w:eastAsia="굴림" w:hAnsi="Arial" w:cs="Arial"/>
          <w:sz w:val="22"/>
        </w:rPr>
      </w:pPr>
    </w:p>
    <w:p w14:paraId="7594DCB1" w14:textId="0496E4EC"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109. Did it amount to a total of less than, about equal to or more than 1,200 MW (10,000</w:t>
      </w:r>
      <w:r w:rsidR="00D03EB8" w:rsidRPr="001D19F6">
        <w:rPr>
          <w:rFonts w:ascii="Arial" w:eastAsia="굴림" w:hAnsi="Arial" w:cs="Arial"/>
          <w:sz w:val="22"/>
        </w:rPr>
        <w:t xml:space="preserve"> </w:t>
      </w:r>
      <w:r w:rsidR="00624BD4" w:rsidRPr="001D19F6">
        <w:rPr>
          <w:rFonts w:ascii="Arial" w:eastAsia="굴림" w:hAnsi="Arial" w:cs="Arial"/>
          <w:sz w:val="22"/>
        </w:rPr>
        <w:t>Korean won)</w:t>
      </w:r>
      <w:r w:rsidR="00953CEE" w:rsidRPr="001D19F6">
        <w:rPr>
          <w:rFonts w:ascii="Arial" w:eastAsia="굴림" w:hAnsi="Arial" w:cs="Arial"/>
          <w:sz w:val="22"/>
        </w:rPr>
        <w:t xml:space="preserve"> in the last calendar year (</w:t>
      </w:r>
      <w:del w:id="8620" w:author="Keis" w:date="2024-09-06T10:18:00Z">
        <w:r w:rsidR="00CF51BF" w:rsidDel="009F27DD">
          <w:rPr>
            <w:rFonts w:ascii="Arial" w:eastAsia="굴림" w:hAnsi="Arial" w:cs="Arial" w:hint="eastAsia"/>
            <w:color w:val="FF0000"/>
            <w:sz w:val="22"/>
          </w:rPr>
          <w:delText>2019</w:delText>
        </w:r>
      </w:del>
      <w:ins w:id="8621" w:author="Keis" w:date="2024-09-06T10:18:00Z">
        <w:r w:rsidR="009F27DD" w:rsidRPr="009F27DD">
          <w:rPr>
            <w:rFonts w:ascii="Arial" w:eastAsia="굴림" w:hAnsi="Arial" w:cs="Arial" w:hint="eastAsia"/>
            <w:color w:val="00B050"/>
            <w:sz w:val="22"/>
          </w:rPr>
          <w:t>2021</w:t>
        </w:r>
      </w:ins>
      <w:r w:rsidR="00953CEE" w:rsidRPr="001D19F6">
        <w:rPr>
          <w:rFonts w:ascii="Arial" w:eastAsia="굴림" w:hAnsi="Arial" w:cs="Arial"/>
          <w:sz w:val="22"/>
        </w:rPr>
        <w:t>)</w:t>
      </w:r>
      <w:r w:rsidR="00624BD4" w:rsidRPr="001D19F6">
        <w:rPr>
          <w:rFonts w:ascii="Arial" w:eastAsia="굴림" w:hAnsi="Arial" w:cs="Arial"/>
          <w:sz w:val="22"/>
        </w:rPr>
        <w:t>?</w:t>
      </w:r>
    </w:p>
    <w:p w14:paraId="6AE376EC"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1,200 MW</w:t>
      </w:r>
    </w:p>
    <w:p w14:paraId="3356290E"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0B71D887"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298C6FBD" w14:textId="77777777" w:rsidR="001F6096" w:rsidRPr="001D19F6" w:rsidRDefault="001F6096" w:rsidP="00005E99">
      <w:pPr>
        <w:wordWrap/>
        <w:spacing w:line="360" w:lineRule="auto"/>
        <w:rPr>
          <w:rFonts w:ascii="Arial" w:eastAsia="굴림" w:hAnsi="Arial" w:cs="Arial"/>
          <w:sz w:val="22"/>
        </w:rPr>
      </w:pPr>
    </w:p>
    <w:p w14:paraId="0BA75E16" w14:textId="77777777"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 xml:space="preserve">110. When </w:t>
      </w:r>
      <w:r w:rsidR="00227436" w:rsidRPr="001D19F6">
        <w:rPr>
          <w:rFonts w:ascii="Arial" w:eastAsia="굴림" w:hAnsi="Arial" w:cs="Arial"/>
          <w:sz w:val="22"/>
        </w:rPr>
        <w:t xml:space="preserve">did you start receiving </w:t>
      </w:r>
      <w:proofErr w:type="gramStart"/>
      <w:r w:rsidR="006476DA" w:rsidRPr="001D19F6">
        <w:rPr>
          <w:rFonts w:ascii="Arial" w:eastAsia="굴림" w:hAnsi="Arial" w:cs="Arial"/>
          <w:sz w:val="22"/>
        </w:rPr>
        <w:t>veterans</w:t>
      </w:r>
      <w:proofErr w:type="gramEnd"/>
      <w:r w:rsidR="006476DA" w:rsidRPr="001D19F6">
        <w:rPr>
          <w:rFonts w:ascii="Arial" w:eastAsia="굴림" w:hAnsi="Arial" w:cs="Arial"/>
          <w:sz w:val="22"/>
        </w:rPr>
        <w:t xml:space="preserve"> benefit</w:t>
      </w:r>
      <w:r w:rsidR="00624BD4" w:rsidRPr="001D19F6">
        <w:rPr>
          <w:rFonts w:ascii="Arial" w:eastAsia="굴림" w:hAnsi="Arial" w:cs="Arial"/>
          <w:sz w:val="22"/>
        </w:rPr>
        <w:t>?</w:t>
      </w:r>
      <w:r w:rsidR="009213DD" w:rsidRPr="001D19F6">
        <w:rPr>
          <w:rFonts w:ascii="Arial" w:eastAsia="굴림" w:hAnsi="Arial" w:cs="Arial"/>
          <w:sz w:val="22"/>
        </w:rPr>
        <w:t xml:space="preserve"> </w:t>
      </w:r>
      <w:r w:rsidR="00624BD4" w:rsidRPr="001D19F6">
        <w:rPr>
          <w:rFonts w:ascii="Arial" w:eastAsia="굴림" w:hAnsi="Arial" w:cs="Arial"/>
          <w:sz w:val="22"/>
        </w:rPr>
        <w:t>(unit: year and month combined into 6 digits)</w:t>
      </w:r>
    </w:p>
    <w:p w14:paraId="2ED11CDA" w14:textId="3C4B807F" w:rsidR="00D03EB8" w:rsidRPr="001D19F6" w:rsidRDefault="00D03EB8" w:rsidP="00005E99">
      <w:pPr>
        <w:wordWrap/>
        <w:spacing w:line="360" w:lineRule="auto"/>
        <w:rPr>
          <w:rFonts w:ascii="Arial" w:eastAsia="굴림" w:hAnsi="Arial" w:cs="Arial"/>
          <w:kern w:val="0"/>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 </w:t>
      </w:r>
      <w:r w:rsidR="006476D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6476DA" w:rsidRPr="001D19F6">
        <w:rPr>
          <w:rFonts w:ascii="Arial" w:eastAsia="굴림" w:hAnsi="Arial" w:cs="Arial"/>
          <w:kern w:val="0"/>
          <w:sz w:val="22"/>
        </w:rPr>
        <w:t xml:space="preserve">, mark </w:t>
      </w:r>
      <w:del w:id="8622" w:author="Keis" w:date="2024-09-06T10:18:00Z">
        <w:r w:rsidR="00CF51BF" w:rsidDel="009F27DD">
          <w:rPr>
            <w:rFonts w:ascii="Arial" w:eastAsia="굴림" w:hAnsi="Arial" w:cs="Arial" w:hint="eastAsia"/>
            <w:color w:val="FF0000"/>
            <w:kern w:val="0"/>
            <w:sz w:val="22"/>
          </w:rPr>
          <w:delText>2019</w:delText>
        </w:r>
      </w:del>
      <w:ins w:id="8623" w:author="Keis" w:date="2024-09-06T10:18:00Z">
        <w:r w:rsidR="009F27DD" w:rsidRPr="009F27DD">
          <w:rPr>
            <w:rFonts w:ascii="Arial" w:eastAsia="굴림" w:hAnsi="Arial" w:cs="Arial" w:hint="eastAsia"/>
            <w:color w:val="00B050"/>
            <w:kern w:val="0"/>
            <w:sz w:val="22"/>
          </w:rPr>
          <w:t>2021</w:t>
        </w:r>
      </w:ins>
      <w:r w:rsidR="00CF51BF" w:rsidRPr="008A19F8">
        <w:rPr>
          <w:rFonts w:ascii="Arial" w:eastAsia="굴림" w:hAnsi="Arial" w:cs="Arial"/>
          <w:color w:val="000000" w:themeColor="text1"/>
          <w:kern w:val="0"/>
          <w:sz w:val="22"/>
          <w:rPrChange w:id="8624" w:author="Keis" w:date="2024-09-13T13:14:00Z">
            <w:rPr>
              <w:rFonts w:ascii="Arial" w:eastAsia="굴림" w:hAnsi="Arial" w:cs="Arial"/>
              <w:color w:val="FF0000"/>
              <w:kern w:val="0"/>
              <w:sz w:val="22"/>
            </w:rPr>
          </w:rPrChange>
        </w:rPr>
        <w:t>01</w:t>
      </w:r>
      <w:r w:rsidR="006476DA" w:rsidRPr="001D19F6">
        <w:rPr>
          <w:rFonts w:ascii="Arial" w:eastAsia="굴림" w:hAnsi="Arial" w:cs="Arial"/>
          <w:kern w:val="0"/>
          <w:sz w:val="22"/>
        </w:rPr>
        <w:t xml:space="preserve"> for January </w:t>
      </w:r>
      <w:del w:id="8625" w:author="Keis" w:date="2024-09-06T10:18:00Z">
        <w:r w:rsidR="00CF51BF" w:rsidDel="009F27DD">
          <w:rPr>
            <w:rFonts w:ascii="Arial" w:eastAsia="굴림" w:hAnsi="Arial" w:cs="Arial" w:hint="eastAsia"/>
            <w:color w:val="FF0000"/>
            <w:kern w:val="0"/>
            <w:sz w:val="22"/>
          </w:rPr>
          <w:delText>2019</w:delText>
        </w:r>
      </w:del>
      <w:ins w:id="8626" w:author="Keis" w:date="2024-09-06T10:18:00Z">
        <w:r w:rsidR="009F27DD" w:rsidRPr="009F27DD">
          <w:rPr>
            <w:rFonts w:ascii="Arial" w:eastAsia="굴림" w:hAnsi="Arial" w:cs="Arial" w:hint="eastAsia"/>
            <w:color w:val="00B050"/>
            <w:kern w:val="0"/>
            <w:sz w:val="22"/>
          </w:rPr>
          <w:t>2021</w:t>
        </w:r>
      </w:ins>
      <w:r w:rsidR="006476DA" w:rsidRPr="001D19F6">
        <w:rPr>
          <w:rFonts w:ascii="Arial" w:eastAsia="굴림" w:hAnsi="Arial" w:cs="Arial"/>
          <w:kern w:val="0"/>
          <w:sz w:val="22"/>
        </w:rPr>
        <w:t xml:space="preserve">. If the month is not clear, enter </w:t>
      </w:r>
      <w:del w:id="8627" w:author="Keis" w:date="2024-09-06T10:18:00Z">
        <w:r w:rsidR="00CF51BF" w:rsidDel="009F27DD">
          <w:rPr>
            <w:rFonts w:ascii="Arial" w:eastAsia="굴림" w:hAnsi="Arial" w:cs="Arial" w:hint="eastAsia"/>
            <w:color w:val="FF0000"/>
            <w:kern w:val="0"/>
            <w:sz w:val="22"/>
          </w:rPr>
          <w:delText>2019</w:delText>
        </w:r>
      </w:del>
      <w:ins w:id="8628" w:author="Keis" w:date="2024-09-06T10:18:00Z">
        <w:r w:rsidR="009F27DD" w:rsidRPr="009F27DD">
          <w:rPr>
            <w:rFonts w:ascii="Arial" w:eastAsia="굴림" w:hAnsi="Arial" w:cs="Arial" w:hint="eastAsia"/>
            <w:color w:val="00B050"/>
            <w:kern w:val="0"/>
            <w:sz w:val="22"/>
          </w:rPr>
          <w:t>2021</w:t>
        </w:r>
      </w:ins>
      <w:r w:rsidR="00CF51BF" w:rsidRPr="008A19F8">
        <w:rPr>
          <w:rFonts w:ascii="Arial" w:eastAsia="굴림" w:hAnsi="Arial" w:cs="Arial"/>
          <w:color w:val="000000" w:themeColor="text1"/>
          <w:kern w:val="0"/>
          <w:sz w:val="22"/>
          <w:rPrChange w:id="8629" w:author="Keis" w:date="2024-09-13T13:14:00Z">
            <w:rPr>
              <w:rFonts w:ascii="Arial" w:eastAsia="굴림" w:hAnsi="Arial" w:cs="Arial"/>
              <w:color w:val="FF0000"/>
              <w:kern w:val="0"/>
              <w:sz w:val="22"/>
            </w:rPr>
          </w:rPrChange>
        </w:rPr>
        <w:t>00</w:t>
      </w:r>
      <w:r w:rsidR="006476DA" w:rsidRPr="001D19F6">
        <w:rPr>
          <w:rFonts w:ascii="Arial" w:eastAsia="굴림" w:hAnsi="Arial" w:cs="Arial"/>
          <w:kern w:val="0"/>
          <w:sz w:val="22"/>
        </w:rPr>
        <w:t>.</w:t>
      </w:r>
      <w:r w:rsidRPr="001D19F6">
        <w:rPr>
          <w:rFonts w:ascii="Arial" w:eastAsia="굴림" w:hAnsi="Arial" w:cs="Arial"/>
          <w:kern w:val="0"/>
          <w:sz w:val="22"/>
        </w:rPr>
        <w:t>]</w:t>
      </w:r>
    </w:p>
    <w:p w14:paraId="274CAD24" w14:textId="378D5F34" w:rsidR="00624BD4" w:rsidRPr="001D19F6" w:rsidRDefault="00D03EB8" w:rsidP="00DF6F09">
      <w:pPr>
        <w:widowControl/>
        <w:wordWrap/>
        <w:autoSpaceDE/>
        <w:autoSpaceDN/>
        <w:jc w:val="left"/>
        <w:rPr>
          <w:rFonts w:ascii="Arial" w:eastAsia="굴림" w:hAnsi="Arial" w:cs="Arial"/>
          <w:kern w:val="0"/>
          <w:sz w:val="24"/>
          <w:szCs w:val="24"/>
        </w:rPr>
      </w:pPr>
      <w:r w:rsidRPr="001D19F6">
        <w:rPr>
          <w:rFonts w:ascii="Arial" w:eastAsia="굴림" w:hAnsi="Arial" w:cs="Arial"/>
          <w:sz w:val="22"/>
        </w:rPr>
        <w:t xml:space="preserve"> </w:t>
      </w: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3D54EA" w:rsidRPr="001D19F6">
        <w:rPr>
          <w:rFonts w:ascii="Arial" w:eastAsia="굴림" w:hAnsi="Arial" w:cs="Arial"/>
          <w:kern w:val="0"/>
          <w:sz w:val="22"/>
        </w:rPr>
        <w:t>1900</w:t>
      </w:r>
      <w:r w:rsidR="00DF6F09" w:rsidRPr="001D19F6">
        <w:rPr>
          <w:rFonts w:ascii="Arial" w:eastAsia="굴림" w:hAnsi="Arial" w:cs="Arial"/>
          <w:kern w:val="0"/>
          <w:sz w:val="22"/>
        </w:rPr>
        <w:t>00~</w:t>
      </w:r>
      <w:del w:id="8630" w:author="Keis" w:date="2024-09-06T10:18:00Z">
        <w:r w:rsidR="00CF51BF" w:rsidDel="009F27DD">
          <w:rPr>
            <w:rFonts w:ascii="Arial" w:eastAsia="굴림" w:hAnsi="Arial" w:cs="Arial" w:hint="eastAsia"/>
            <w:color w:val="FF0000"/>
            <w:kern w:val="0"/>
            <w:sz w:val="22"/>
          </w:rPr>
          <w:delText>2019</w:delText>
        </w:r>
      </w:del>
      <w:ins w:id="8631" w:author="Keis" w:date="2024-09-06T10:18:00Z">
        <w:r w:rsidR="009F27DD" w:rsidRPr="009F27DD">
          <w:rPr>
            <w:rFonts w:ascii="Arial" w:eastAsia="굴림" w:hAnsi="Arial" w:cs="Arial" w:hint="eastAsia"/>
            <w:color w:val="00B050"/>
            <w:kern w:val="0"/>
            <w:sz w:val="22"/>
          </w:rPr>
          <w:t>2021</w:t>
        </w:r>
      </w:ins>
      <w:r w:rsidR="00CF51BF" w:rsidRPr="008A19F8">
        <w:rPr>
          <w:rFonts w:ascii="Arial" w:eastAsia="굴림" w:hAnsi="Arial" w:cs="Arial"/>
          <w:color w:val="000000" w:themeColor="text1"/>
          <w:kern w:val="0"/>
          <w:sz w:val="22"/>
          <w:rPrChange w:id="8632" w:author="Keis" w:date="2024-09-13T13:14:00Z">
            <w:rPr>
              <w:rFonts w:ascii="Arial" w:eastAsia="굴림" w:hAnsi="Arial" w:cs="Arial"/>
              <w:color w:val="FF0000"/>
              <w:kern w:val="0"/>
              <w:sz w:val="22"/>
            </w:rPr>
          </w:rPrChange>
        </w:rPr>
        <w:t>12</w:t>
      </w:r>
      <w:r w:rsidR="00624BD4" w:rsidRPr="001D19F6">
        <w:rPr>
          <w:rFonts w:ascii="Arial" w:eastAsia="굴림" w:hAnsi="Arial" w:cs="Arial"/>
          <w:sz w:val="22"/>
        </w:rPr>
        <w:t>]</w:t>
      </w:r>
    </w:p>
    <w:p w14:paraId="439AFEAB" w14:textId="77777777" w:rsidR="00624BD4" w:rsidRPr="001D19F6" w:rsidRDefault="00624BD4" w:rsidP="00005E99">
      <w:pPr>
        <w:wordWrap/>
        <w:spacing w:line="360" w:lineRule="auto"/>
        <w:rPr>
          <w:rFonts w:ascii="Arial" w:eastAsia="굴림" w:hAnsi="Arial" w:cs="Arial"/>
          <w:sz w:val="22"/>
        </w:rPr>
      </w:pPr>
    </w:p>
    <w:p w14:paraId="2C28AFA1" w14:textId="77777777" w:rsidR="00DF6F09" w:rsidRPr="001D19F6" w:rsidRDefault="00DF6F09" w:rsidP="00DF6F09">
      <w:pPr>
        <w:widowControl/>
        <w:wordWrap/>
        <w:autoSpaceDE/>
        <w:autoSpaceDN/>
        <w:jc w:val="left"/>
        <w:rPr>
          <w:rFonts w:ascii="Arial" w:eastAsia="굴림" w:hAnsi="Arial" w:cs="Arial"/>
          <w:b/>
          <w:kern w:val="0"/>
          <w:sz w:val="24"/>
          <w:szCs w:val="24"/>
        </w:rPr>
      </w:pPr>
      <w:r w:rsidRPr="001D19F6">
        <w:rPr>
          <w:rFonts w:ascii="Arial" w:eastAsia="굴림" w:hAnsi="Arial" w:cs="Arial"/>
          <w:b/>
          <w:kern w:val="0"/>
          <w:sz w:val="22"/>
        </w:rPr>
        <w:t xml:space="preserve">&lt; Basic </w:t>
      </w:r>
      <w:r w:rsidR="000B28BC" w:rsidRPr="001D19F6">
        <w:rPr>
          <w:rFonts w:ascii="Arial" w:eastAsia="굴림" w:hAnsi="Arial" w:cs="Arial"/>
          <w:b/>
          <w:kern w:val="0"/>
          <w:sz w:val="22"/>
        </w:rPr>
        <w:t xml:space="preserve">Pension (Ex Basic </w:t>
      </w:r>
      <w:r w:rsidR="00CC2BE9" w:rsidRPr="001D19F6">
        <w:rPr>
          <w:rFonts w:ascii="Arial" w:eastAsia="굴림" w:hAnsi="Arial" w:cs="Arial"/>
          <w:b/>
          <w:kern w:val="0"/>
          <w:sz w:val="22"/>
        </w:rPr>
        <w:t>Old-Age Pension</w:t>
      </w:r>
      <w:r w:rsidR="000B28BC" w:rsidRPr="001D19F6">
        <w:rPr>
          <w:rFonts w:ascii="Arial" w:eastAsia="굴림" w:hAnsi="Arial" w:cs="Arial"/>
          <w:b/>
          <w:kern w:val="0"/>
          <w:sz w:val="22"/>
        </w:rPr>
        <w:t>)</w:t>
      </w:r>
      <w:r w:rsidRPr="001D19F6">
        <w:rPr>
          <w:rFonts w:ascii="Arial" w:eastAsia="굴림" w:hAnsi="Arial" w:cs="Arial"/>
          <w:b/>
          <w:kern w:val="0"/>
          <w:sz w:val="22"/>
        </w:rPr>
        <w:t xml:space="preserve"> &gt;</w:t>
      </w:r>
      <w:r w:rsidRPr="001D19F6">
        <w:rPr>
          <w:rFonts w:ascii="Arial" w:eastAsia="굴림" w:hAnsi="Arial" w:cs="Arial"/>
          <w:b/>
          <w:kern w:val="0"/>
          <w:sz w:val="24"/>
          <w:szCs w:val="24"/>
        </w:rPr>
        <w:t xml:space="preserve"> </w:t>
      </w:r>
    </w:p>
    <w:p w14:paraId="2FE66E3C" w14:textId="77777777" w:rsidR="00DF6F09" w:rsidRPr="001D19F6" w:rsidRDefault="00DF6F09" w:rsidP="00DF6F09">
      <w:pPr>
        <w:wordWrap/>
        <w:spacing w:line="276" w:lineRule="auto"/>
        <w:rPr>
          <w:rFonts w:ascii="Arial" w:eastAsia="굴림" w:hAnsi="Arial" w:cs="Arial"/>
          <w:b/>
          <w:sz w:val="22"/>
        </w:rPr>
      </w:pPr>
      <w:r w:rsidRPr="001D19F6">
        <w:rPr>
          <w:rFonts w:ascii="Arial" w:eastAsia="굴림" w:hAnsi="Arial" w:cs="Arial"/>
          <w:b/>
          <w:sz w:val="22"/>
        </w:rPr>
        <w:t>Logic</w:t>
      </w:r>
    </w:p>
    <w:p w14:paraId="361FB6DC" w14:textId="77777777" w:rsidR="00DF6F09" w:rsidRPr="001D19F6" w:rsidRDefault="00DF6F09"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If E070=</w:t>
      </w:r>
      <w:r w:rsidRPr="001D19F6">
        <w:rPr>
          <w:rFonts w:ascii="굴림" w:eastAsia="굴림" w:hAnsi="굴림" w:cs="굴림" w:hint="eastAsia"/>
          <w:b/>
          <w:sz w:val="22"/>
        </w:rPr>
        <w:t>⑤</w:t>
      </w:r>
      <w:r w:rsidRPr="001D19F6">
        <w:rPr>
          <w:rFonts w:ascii="Arial" w:eastAsia="굴림" w:hAnsi="Arial" w:cs="Arial"/>
          <w:b/>
          <w:sz w:val="22"/>
        </w:rPr>
        <w:t xml:space="preserve">, then </w:t>
      </w:r>
      <w:r w:rsidRPr="001D19F6">
        <w:rPr>
          <w:rFonts w:ascii="Arial" w:eastAsia="굴림" w:hAnsi="Arial" w:cs="Arial"/>
          <w:b/>
          <w:kern w:val="0"/>
          <w:sz w:val="22"/>
        </w:rPr>
        <w:t>ask</w:t>
      </w:r>
      <w:r w:rsidRPr="001D19F6">
        <w:rPr>
          <w:rFonts w:ascii="Arial" w:eastAsia="굴림" w:hAnsi="Arial" w:cs="Arial"/>
          <w:b/>
          <w:sz w:val="22"/>
        </w:rPr>
        <w:t xml:space="preserve"> E111.</w:t>
      </w:r>
    </w:p>
    <w:p w14:paraId="79B6DF33" w14:textId="77777777" w:rsidR="00DF6F09" w:rsidRPr="001D19F6" w:rsidRDefault="00DF6F09" w:rsidP="00DF6F09">
      <w:pPr>
        <w:wordWrap/>
        <w:spacing w:line="360" w:lineRule="auto"/>
        <w:rPr>
          <w:rFonts w:ascii="Arial" w:eastAsia="굴림" w:hAnsi="Arial" w:cs="Arial"/>
          <w:b/>
          <w:sz w:val="22"/>
        </w:rPr>
      </w:pPr>
    </w:p>
    <w:p w14:paraId="779D9A17" w14:textId="77777777" w:rsidR="00DF6F09" w:rsidRPr="001D19F6" w:rsidRDefault="00DF6F09" w:rsidP="00DF6F09">
      <w:pPr>
        <w:wordWrap/>
        <w:spacing w:line="360" w:lineRule="auto"/>
        <w:rPr>
          <w:rFonts w:ascii="Arial" w:eastAsia="굴림" w:hAnsi="Arial" w:cs="Arial"/>
          <w:b/>
          <w:sz w:val="22"/>
        </w:rPr>
      </w:pPr>
      <w:r w:rsidRPr="001D19F6">
        <w:rPr>
          <w:rFonts w:ascii="Arial" w:eastAsia="굴림" w:hAnsi="Arial" w:cs="Arial"/>
          <w:b/>
          <w:sz w:val="22"/>
        </w:rPr>
        <w:t xml:space="preserve">[IWER: Only consider if R has received for himself/ herself. If R has received </w:t>
      </w:r>
      <w:r w:rsidR="00405736" w:rsidRPr="001D19F6">
        <w:rPr>
          <w:rFonts w:ascii="Arial" w:eastAsia="굴림" w:hAnsi="Arial" w:cs="Arial"/>
          <w:b/>
          <w:sz w:val="22"/>
        </w:rPr>
        <w:t>benefit</w:t>
      </w:r>
      <w:r w:rsidRPr="001D19F6">
        <w:rPr>
          <w:rFonts w:ascii="Arial" w:eastAsia="굴림" w:hAnsi="Arial" w:cs="Arial"/>
          <w:b/>
          <w:sz w:val="22"/>
        </w:rPr>
        <w:t xml:space="preserve"> for couple, only regard 50% of total </w:t>
      </w:r>
      <w:r w:rsidR="00405736" w:rsidRPr="001D19F6">
        <w:rPr>
          <w:rFonts w:ascii="Arial" w:eastAsia="굴림" w:hAnsi="Arial" w:cs="Arial"/>
          <w:b/>
          <w:sz w:val="22"/>
        </w:rPr>
        <w:t>benefit</w:t>
      </w:r>
      <w:r w:rsidRPr="001D19F6">
        <w:rPr>
          <w:rFonts w:ascii="Arial" w:eastAsia="굴림" w:hAnsi="Arial" w:cs="Arial"/>
          <w:b/>
          <w:sz w:val="22"/>
        </w:rPr>
        <w:t>.]</w:t>
      </w:r>
    </w:p>
    <w:p w14:paraId="1E2D0BB9" w14:textId="77777777" w:rsidR="00F3446F" w:rsidRPr="00F3446F" w:rsidRDefault="00DF6F09" w:rsidP="00F3446F">
      <w:pPr>
        <w:pStyle w:val="a4"/>
        <w:rPr>
          <w:ins w:id="8633" w:author="swcsmart000" w:date="2024-09-05T17:25:00Z"/>
          <w:rFonts w:ascii="Arial" w:hAnsi="Arial" w:cs="Arial"/>
          <w:color w:val="00B050"/>
          <w:kern w:val="2"/>
          <w:sz w:val="22"/>
          <w:szCs w:val="22"/>
          <w:rPrChange w:id="8634" w:author="swcsmart000" w:date="2024-09-05T17:25:00Z">
            <w:rPr>
              <w:ins w:id="8635" w:author="swcsmart000" w:date="2024-09-05T17:25:00Z"/>
              <w:rFonts w:ascii="함초롬바탕"/>
            </w:rPr>
          </w:rPrChange>
        </w:rPr>
      </w:pPr>
      <w:r w:rsidRPr="001D19F6">
        <w:rPr>
          <w:rFonts w:ascii="Arial" w:hAnsi="Arial" w:cs="Arial"/>
          <w:sz w:val="22"/>
        </w:rPr>
        <w:t>E111</w:t>
      </w:r>
      <w:r w:rsidRPr="00F3446F">
        <w:rPr>
          <w:rFonts w:ascii="Arial" w:hAnsi="Arial" w:cs="Arial"/>
          <w:color w:val="00B050"/>
          <w:kern w:val="2"/>
          <w:sz w:val="22"/>
          <w:szCs w:val="22"/>
          <w:rPrChange w:id="8636" w:author="swcsmart000" w:date="2024-09-05T17:25:00Z">
            <w:rPr>
              <w:rFonts w:ascii="Arial" w:hAnsi="Arial" w:cs="Arial"/>
              <w:sz w:val="22"/>
            </w:rPr>
          </w:rPrChange>
        </w:rPr>
        <w:t xml:space="preserve">. </w:t>
      </w:r>
      <w:ins w:id="8637" w:author="swcsmart000" w:date="2024-09-05T17:25:00Z">
        <w:r w:rsidR="00F3446F" w:rsidRPr="00F3446F">
          <w:rPr>
            <w:rFonts w:ascii="Arial" w:hAnsi="Arial" w:cs="Arial"/>
            <w:color w:val="00B050"/>
            <w:kern w:val="2"/>
            <w:sz w:val="22"/>
            <w:szCs w:val="22"/>
            <w:rPrChange w:id="8638" w:author="swcsmart000" w:date="2024-09-05T17:25:00Z">
              <w:rPr>
                <w:rFonts w:ascii="나눔명조" w:eastAsia="나눔명조" w:hAnsi="나눔명조"/>
                <w:color w:val="FF0000"/>
                <w:spacing w:val="-2"/>
                <w:sz w:val="18"/>
                <w:szCs w:val="18"/>
              </w:rPr>
            </w:rPrChange>
          </w:rPr>
          <w:t>You have received the Basic Pension last year (2021). The basic old-age pension implemented since 2008 was abolished and a new Basic Pension was implemented in 2014. This Basic Pension is currently supporting seniors over the age of 65 by paying them up to 307,500 won per month for singles or 492,000 won per month for couples to cover their basic living expenses.</w:t>
        </w:r>
      </w:ins>
    </w:p>
    <w:p w14:paraId="742D5A37" w14:textId="41276F0E" w:rsidR="002E4CA9" w:rsidRPr="001D19F6" w:rsidRDefault="002E4CA9" w:rsidP="00DF6F09">
      <w:pPr>
        <w:wordWrap/>
        <w:spacing w:line="360" w:lineRule="auto"/>
        <w:rPr>
          <w:rFonts w:ascii="Arial" w:eastAsia="굴림" w:hAnsi="Arial" w:cs="Arial"/>
          <w:sz w:val="22"/>
        </w:rPr>
      </w:pPr>
      <w:del w:id="8639" w:author="swcsmart000" w:date="2024-09-05T17:25:00Z">
        <w:r w:rsidRPr="001D19F6" w:rsidDel="00F3446F">
          <w:rPr>
            <w:rFonts w:ascii="Arial" w:eastAsia="굴림" w:hAnsi="Arial" w:cs="Arial"/>
            <w:sz w:val="22"/>
          </w:rPr>
          <w:delText>You have received the basic pension last year (</w:delText>
        </w:r>
        <w:r w:rsidR="00CF51BF" w:rsidDel="00F3446F">
          <w:rPr>
            <w:rFonts w:ascii="Arial" w:eastAsia="굴림" w:hAnsi="Arial" w:cs="Arial" w:hint="eastAsia"/>
            <w:color w:val="FF0000"/>
            <w:sz w:val="22"/>
          </w:rPr>
          <w:delText>2019</w:delText>
        </w:r>
        <w:r w:rsidRPr="001D19F6" w:rsidDel="00F3446F">
          <w:rPr>
            <w:rFonts w:ascii="Arial" w:eastAsia="굴림" w:hAnsi="Arial" w:cs="Arial"/>
            <w:sz w:val="22"/>
          </w:rPr>
          <w:delText xml:space="preserve">). The basic old-age pension that has been implemented since 2008 is abolished and now new basic pension is implemented from 2014. This Basic Pension is currently supporting approximately 70% of the population over the age of 65 by paying them up to </w:delText>
        </w:r>
        <w:r w:rsidR="00CF51BF" w:rsidDel="00F3446F">
          <w:rPr>
            <w:rFonts w:ascii="Arial" w:eastAsia="굴림" w:hAnsi="Arial" w:cs="Arial" w:hint="eastAsia"/>
            <w:color w:val="FF0000"/>
            <w:sz w:val="22"/>
          </w:rPr>
          <w:delText>30</w:delText>
        </w:r>
        <w:r w:rsidR="00D02DEB" w:rsidRPr="001D19F6" w:rsidDel="00F3446F">
          <w:rPr>
            <w:rFonts w:ascii="Arial" w:eastAsia="굴림" w:hAnsi="Arial" w:cs="Arial"/>
            <w:sz w:val="22"/>
          </w:rPr>
          <w:delText xml:space="preserve"> MW per person or </w:delText>
        </w:r>
        <w:r w:rsidR="00CF51BF" w:rsidDel="00F3446F">
          <w:rPr>
            <w:rFonts w:ascii="Arial" w:eastAsia="굴림" w:hAnsi="Arial" w:cs="Arial" w:hint="eastAsia"/>
            <w:color w:val="FF0000"/>
            <w:sz w:val="22"/>
          </w:rPr>
          <w:delText>48</w:delText>
        </w:r>
        <w:r w:rsidR="00D02DEB" w:rsidRPr="001D19F6" w:rsidDel="00F3446F">
          <w:rPr>
            <w:rFonts w:ascii="Arial" w:eastAsia="굴림" w:hAnsi="Arial" w:cs="Arial"/>
            <w:sz w:val="22"/>
          </w:rPr>
          <w:delText xml:space="preserve"> MW</w:delText>
        </w:r>
        <w:r w:rsidRPr="001D19F6" w:rsidDel="00F3446F">
          <w:rPr>
            <w:rFonts w:ascii="Arial" w:eastAsia="굴림" w:hAnsi="Arial" w:cs="Arial"/>
            <w:sz w:val="22"/>
          </w:rPr>
          <w:delText xml:space="preserve"> per couple to cover their basic living expenses</w:delText>
        </w:r>
      </w:del>
    </w:p>
    <w:p w14:paraId="0AEAE58C" w14:textId="77777777" w:rsidR="00DF6F09" w:rsidRPr="001D19F6" w:rsidRDefault="00DF6F09" w:rsidP="003C351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w:t>
      </w:r>
      <w:r w:rsidR="003C3511" w:rsidRPr="001D19F6">
        <w:rPr>
          <w:rFonts w:ascii="Arial" w:eastAsia="굴림" w:hAnsi="Arial" w:cs="Arial"/>
          <w:sz w:val="22"/>
        </w:rPr>
        <w:t xml:space="preserve">Check </w:t>
      </w:r>
    </w:p>
    <w:p w14:paraId="7074DF2F" w14:textId="77777777" w:rsidR="00DF6F09" w:rsidRPr="001D19F6" w:rsidRDefault="00DF6F09" w:rsidP="00DF6F09">
      <w:pPr>
        <w:wordWrap/>
        <w:spacing w:line="360" w:lineRule="auto"/>
        <w:rPr>
          <w:rFonts w:ascii="Arial" w:eastAsia="굴림" w:hAnsi="Arial" w:cs="Arial"/>
          <w:sz w:val="22"/>
        </w:rPr>
      </w:pPr>
    </w:p>
    <w:p w14:paraId="4EA2F82C" w14:textId="458A2A47" w:rsidR="00DF6F09" w:rsidRPr="001D19F6" w:rsidRDefault="003C3511" w:rsidP="00DF6F09">
      <w:pPr>
        <w:wordWrap/>
        <w:spacing w:line="360" w:lineRule="auto"/>
        <w:rPr>
          <w:rFonts w:ascii="Arial" w:eastAsia="굴림" w:hAnsi="Arial" w:cs="Arial"/>
          <w:sz w:val="22"/>
        </w:rPr>
      </w:pPr>
      <w:r w:rsidRPr="001D19F6">
        <w:rPr>
          <w:rFonts w:ascii="Arial" w:eastAsia="굴림" w:hAnsi="Arial" w:cs="Arial"/>
          <w:sz w:val="22"/>
        </w:rPr>
        <w:t>E112</w:t>
      </w:r>
      <w:r w:rsidR="00DF6F09" w:rsidRPr="001D19F6">
        <w:rPr>
          <w:rFonts w:ascii="Arial" w:eastAsia="굴림" w:hAnsi="Arial" w:cs="Arial"/>
          <w:sz w:val="22"/>
        </w:rPr>
        <w:t xml:space="preserve">. How many month(s) did you receive </w:t>
      </w:r>
      <w:r w:rsidR="00653CF9" w:rsidRPr="001D19F6">
        <w:rPr>
          <w:rFonts w:ascii="Arial" w:eastAsia="굴림" w:hAnsi="Arial" w:cs="Arial"/>
          <w:sz w:val="22"/>
        </w:rPr>
        <w:t>basic old-age pension</w:t>
      </w:r>
      <w:r w:rsidR="00DF6F09" w:rsidRPr="001D19F6">
        <w:rPr>
          <w:rFonts w:ascii="Arial" w:eastAsia="굴림" w:hAnsi="Arial" w:cs="Arial"/>
          <w:sz w:val="22"/>
        </w:rPr>
        <w:t xml:space="preserve"> </w:t>
      </w:r>
      <w:r w:rsidR="00405736" w:rsidRPr="001D19F6">
        <w:rPr>
          <w:rFonts w:ascii="Arial" w:eastAsia="굴림" w:hAnsi="Arial" w:cs="Arial"/>
          <w:sz w:val="22"/>
        </w:rPr>
        <w:t>benefit</w:t>
      </w:r>
      <w:r w:rsidR="00DF6F09" w:rsidRPr="001D19F6">
        <w:rPr>
          <w:rFonts w:ascii="Arial" w:eastAsia="굴림" w:hAnsi="Arial" w:cs="Arial"/>
          <w:sz w:val="22"/>
        </w:rPr>
        <w:t xml:space="preserve"> in the last calendar year (</w:t>
      </w:r>
      <w:del w:id="8640" w:author="Keis" w:date="2024-09-06T10:18:00Z">
        <w:r w:rsidR="00CF51BF" w:rsidDel="009F27DD">
          <w:rPr>
            <w:rFonts w:ascii="Arial" w:eastAsia="굴림" w:hAnsi="Arial" w:cs="Arial" w:hint="eastAsia"/>
            <w:color w:val="FF0000"/>
            <w:sz w:val="22"/>
          </w:rPr>
          <w:delText>2019</w:delText>
        </w:r>
      </w:del>
      <w:ins w:id="8641"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 (unit: month)</w:t>
      </w:r>
    </w:p>
    <w:p w14:paraId="5D17919D" w14:textId="77777777" w:rsidR="00DF6F09" w:rsidRPr="001D19F6" w:rsidRDefault="00DF6F09" w:rsidP="00DF6F09">
      <w:pPr>
        <w:wordWrap/>
        <w:spacing w:line="360" w:lineRule="auto"/>
        <w:rPr>
          <w:rFonts w:ascii="Arial" w:eastAsia="굴림" w:hAnsi="Arial" w:cs="Arial"/>
          <w:kern w:val="0"/>
          <w:sz w:val="22"/>
        </w:rPr>
      </w:pPr>
      <w:r w:rsidRPr="001D19F6">
        <w:rPr>
          <w:rFonts w:ascii="Arial" w:eastAsia="굴림" w:hAnsi="Arial" w:cs="Arial"/>
          <w:kern w:val="0"/>
          <w:sz w:val="22"/>
        </w:rPr>
        <w:tab/>
        <w:t>_______________</w:t>
      </w:r>
      <w:r w:rsidR="0071544F" w:rsidRPr="001D19F6">
        <w:rPr>
          <w:rFonts w:ascii="Arial" w:eastAsia="굴림" w:hAnsi="Arial" w:cs="Arial"/>
          <w:kern w:val="0"/>
          <w:sz w:val="22"/>
        </w:rPr>
        <w:t>________________ months [Range: 1</w:t>
      </w:r>
      <w:r w:rsidRPr="001D19F6">
        <w:rPr>
          <w:rFonts w:ascii="Arial" w:eastAsia="굴림" w:hAnsi="Arial" w:cs="Arial"/>
          <w:kern w:val="0"/>
          <w:sz w:val="22"/>
        </w:rPr>
        <w:t>~12]</w:t>
      </w:r>
    </w:p>
    <w:p w14:paraId="6C3A27DF" w14:textId="77777777" w:rsidR="00146FEA" w:rsidRPr="001D19F6" w:rsidRDefault="00146FEA" w:rsidP="00146FEA">
      <w:pPr>
        <w:wordWrap/>
        <w:spacing w:line="276" w:lineRule="auto"/>
        <w:rPr>
          <w:rFonts w:ascii="Arial" w:eastAsia="굴림" w:hAnsi="Arial" w:cs="Arial"/>
          <w:b/>
          <w:sz w:val="22"/>
        </w:rPr>
      </w:pPr>
    </w:p>
    <w:p w14:paraId="0E188F2D" w14:textId="77777777" w:rsidR="00146FEA" w:rsidRPr="001D19F6" w:rsidRDefault="00146FEA" w:rsidP="00146FEA">
      <w:pPr>
        <w:wordWrap/>
        <w:spacing w:line="276" w:lineRule="auto"/>
        <w:rPr>
          <w:rFonts w:ascii="Arial" w:eastAsia="굴림" w:hAnsi="Arial" w:cs="Arial"/>
          <w:b/>
          <w:sz w:val="22"/>
        </w:rPr>
      </w:pPr>
      <w:r w:rsidRPr="001D19F6">
        <w:rPr>
          <w:rFonts w:ascii="Arial" w:eastAsia="굴림" w:hAnsi="Arial" w:cs="Arial"/>
          <w:b/>
          <w:sz w:val="22"/>
        </w:rPr>
        <w:t>Logic</w:t>
      </w:r>
    </w:p>
    <w:p w14:paraId="5F3959E2" w14:textId="77777777" w:rsidR="00146FEA" w:rsidRPr="001D19F6" w:rsidRDefault="00146FEA" w:rsidP="00D12299">
      <w:pPr>
        <w:pStyle w:val="a6"/>
        <w:numPr>
          <w:ilvl w:val="0"/>
          <w:numId w:val="1252"/>
        </w:numPr>
        <w:wordWrap/>
        <w:spacing w:line="276" w:lineRule="auto"/>
        <w:ind w:leftChars="0"/>
        <w:rPr>
          <w:rFonts w:ascii="Arial" w:eastAsia="굴림" w:hAnsi="Arial" w:cs="Arial"/>
          <w:b/>
          <w:sz w:val="22"/>
        </w:rPr>
      </w:pPr>
      <w:r w:rsidRPr="001D19F6">
        <w:rPr>
          <w:rFonts w:ascii="Arial" w:eastAsia="굴림" w:hAnsi="Arial" w:cs="Arial"/>
          <w:b/>
          <w:sz w:val="22"/>
        </w:rPr>
        <w:t xml:space="preserve">If the answer is from E115~E119, divide the answer by the number of months given at E112 and mark it at E113. </w:t>
      </w:r>
    </w:p>
    <w:p w14:paraId="363A1735" w14:textId="77777777" w:rsidR="00DF6F09" w:rsidRPr="001D19F6" w:rsidRDefault="00DF6F09" w:rsidP="00DF6F09">
      <w:pPr>
        <w:pStyle w:val="a6"/>
        <w:wordWrap/>
        <w:spacing w:line="360" w:lineRule="auto"/>
        <w:ind w:leftChars="0" w:left="360"/>
        <w:rPr>
          <w:rFonts w:ascii="Arial" w:eastAsia="굴림" w:hAnsi="Arial" w:cs="Arial"/>
          <w:sz w:val="22"/>
        </w:rPr>
      </w:pPr>
    </w:p>
    <w:p w14:paraId="6D991981" w14:textId="6084BE35" w:rsidR="00DF6F09" w:rsidRPr="001D19F6" w:rsidRDefault="00CC2BE9" w:rsidP="00DF6F09">
      <w:pPr>
        <w:wordWrap/>
        <w:spacing w:line="360" w:lineRule="auto"/>
        <w:rPr>
          <w:rFonts w:ascii="Arial" w:eastAsia="굴림" w:hAnsi="Arial" w:cs="Arial"/>
          <w:sz w:val="22"/>
        </w:rPr>
      </w:pPr>
      <w:r w:rsidRPr="001D19F6">
        <w:rPr>
          <w:rFonts w:ascii="Arial" w:eastAsia="굴림" w:hAnsi="Arial" w:cs="Arial"/>
          <w:sz w:val="22"/>
        </w:rPr>
        <w:t>E113</w:t>
      </w:r>
      <w:r w:rsidR="00DF6F09" w:rsidRPr="001D19F6">
        <w:rPr>
          <w:rFonts w:ascii="Arial" w:eastAsia="굴림" w:hAnsi="Arial" w:cs="Arial"/>
          <w:sz w:val="22"/>
        </w:rPr>
        <w:t xml:space="preserve">. What was the average monthly amount of </w:t>
      </w:r>
      <w:r w:rsidR="00653CF9" w:rsidRPr="001D19F6">
        <w:rPr>
          <w:rFonts w:ascii="Arial" w:eastAsia="굴림" w:hAnsi="Arial" w:cs="Arial"/>
          <w:sz w:val="22"/>
        </w:rPr>
        <w:t xml:space="preserve">basic old-age pension </w:t>
      </w:r>
      <w:r w:rsidR="00405736" w:rsidRPr="001D19F6">
        <w:rPr>
          <w:rFonts w:ascii="Arial" w:eastAsia="굴림" w:hAnsi="Arial" w:cs="Arial"/>
          <w:sz w:val="22"/>
        </w:rPr>
        <w:t>benefit</w:t>
      </w:r>
      <w:r w:rsidR="00DF6F09" w:rsidRPr="001D19F6">
        <w:rPr>
          <w:rFonts w:ascii="Arial" w:eastAsia="굴림" w:hAnsi="Arial" w:cs="Arial"/>
          <w:sz w:val="22"/>
        </w:rPr>
        <w:t xml:space="preserve"> in the last calendar year (</w:t>
      </w:r>
      <w:del w:id="8642" w:author="Keis" w:date="2024-09-06T10:18:00Z">
        <w:r w:rsidR="00CF51BF" w:rsidDel="009F27DD">
          <w:rPr>
            <w:rFonts w:ascii="Arial" w:eastAsia="굴림" w:hAnsi="Arial" w:cs="Arial" w:hint="eastAsia"/>
            <w:color w:val="FF0000"/>
            <w:sz w:val="22"/>
          </w:rPr>
          <w:delText>2019</w:delText>
        </w:r>
      </w:del>
      <w:ins w:id="8643"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 (unit: 10,000 Korean won)</w:t>
      </w:r>
    </w:p>
    <w:p w14:paraId="25744E1F" w14:textId="77777777" w:rsidR="00DF6F09" w:rsidRPr="001D19F6" w:rsidRDefault="00DF6F09" w:rsidP="00DF6F09">
      <w:pPr>
        <w:wordWrap/>
        <w:spacing w:line="360" w:lineRule="auto"/>
        <w:rPr>
          <w:rFonts w:ascii="Arial" w:eastAsia="굴림" w:hAnsi="Arial" w:cs="Arial"/>
          <w:sz w:val="22"/>
        </w:rPr>
      </w:pPr>
      <w:r w:rsidRPr="001D19F6">
        <w:rPr>
          <w:rFonts w:ascii="Arial" w:eastAsia="굴림" w:hAnsi="Arial" w:cs="Arial"/>
          <w:sz w:val="22"/>
        </w:rPr>
        <w:t xml:space="preserve">[IWER: </w:t>
      </w:r>
    </w:p>
    <w:p w14:paraId="79E5B03C" w14:textId="77777777" w:rsidR="00CC2BE9" w:rsidRPr="001D19F6" w:rsidRDefault="00DF6F09" w:rsidP="00DF6F09">
      <w:pPr>
        <w:wordWrap/>
        <w:spacing w:line="360" w:lineRule="auto"/>
        <w:rPr>
          <w:rFonts w:ascii="Arial" w:eastAsia="굴림" w:hAnsi="Arial" w:cs="Arial"/>
          <w:sz w:val="22"/>
        </w:rPr>
      </w:pPr>
      <w:r w:rsidRPr="001D19F6">
        <w:rPr>
          <w:rFonts w:ascii="Arial" w:eastAsia="굴림" w:hAnsi="Arial" w:cs="Arial"/>
          <w:sz w:val="22"/>
        </w:rPr>
        <w:t xml:space="preserve">- </w:t>
      </w:r>
      <w:r w:rsidR="00CC2BE9" w:rsidRPr="001D19F6">
        <w:rPr>
          <w:rFonts w:ascii="Arial" w:eastAsia="굴림" w:hAnsi="Arial" w:cs="Arial"/>
          <w:sz w:val="22"/>
        </w:rPr>
        <w:t>Round up for 1000 KRW</w:t>
      </w:r>
    </w:p>
    <w:p w14:paraId="7BA6D7BE" w14:textId="77777777" w:rsidR="00CC2BE9" w:rsidRPr="001D19F6" w:rsidRDefault="00CC2BE9" w:rsidP="00DF6F09">
      <w:pPr>
        <w:wordWrap/>
        <w:spacing w:line="360" w:lineRule="auto"/>
        <w:rPr>
          <w:rFonts w:ascii="Arial" w:eastAsia="굴림" w:hAnsi="Arial" w:cs="Arial"/>
          <w:sz w:val="22"/>
        </w:rPr>
      </w:pPr>
      <w:r w:rsidRPr="001D19F6">
        <w:rPr>
          <w:rFonts w:ascii="Arial" w:eastAsia="굴림" w:hAnsi="Arial" w:cs="Arial"/>
          <w:sz w:val="22"/>
        </w:rPr>
        <w:t xml:space="preserve">- Consider for one person. If R has received </w:t>
      </w:r>
      <w:r w:rsidR="00405736" w:rsidRPr="001D19F6">
        <w:rPr>
          <w:rFonts w:ascii="Arial" w:eastAsia="굴림" w:hAnsi="Arial" w:cs="Arial"/>
          <w:sz w:val="22"/>
        </w:rPr>
        <w:t>benefit</w:t>
      </w:r>
      <w:r w:rsidRPr="001D19F6">
        <w:rPr>
          <w:rFonts w:ascii="Arial" w:eastAsia="굴림" w:hAnsi="Arial" w:cs="Arial"/>
          <w:sz w:val="22"/>
        </w:rPr>
        <w:t xml:space="preserve"> for couple, only regard 50% of total </w:t>
      </w:r>
      <w:r w:rsidR="00405736" w:rsidRPr="001D19F6">
        <w:rPr>
          <w:rFonts w:ascii="Arial" w:eastAsia="굴림" w:hAnsi="Arial" w:cs="Arial"/>
          <w:sz w:val="22"/>
        </w:rPr>
        <w:t>benefit</w:t>
      </w:r>
      <w:r w:rsidRPr="001D19F6">
        <w:rPr>
          <w:rFonts w:ascii="Arial" w:eastAsia="굴림" w:hAnsi="Arial" w:cs="Arial"/>
          <w:sz w:val="22"/>
        </w:rPr>
        <w:t>. (unit: MW)]</w:t>
      </w:r>
    </w:p>
    <w:p w14:paraId="4AAF8E3B" w14:textId="77777777" w:rsidR="00CC2BE9" w:rsidRPr="001D19F6" w:rsidRDefault="00CC2BE9" w:rsidP="00CC2BE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[Range:2~</w:t>
      </w:r>
      <w:r w:rsidR="00CF51BF" w:rsidRPr="00BA6722">
        <w:rPr>
          <w:rFonts w:ascii="Arial" w:eastAsia="굴림" w:hAnsi="Arial" w:cs="Arial"/>
          <w:kern w:val="0"/>
          <w:sz w:val="22"/>
          <w:rPrChange w:id="8644" w:author="Keis" w:date="2024-09-13T13:01:00Z">
            <w:rPr>
              <w:rFonts w:ascii="Arial" w:eastAsia="굴림" w:hAnsi="Arial" w:cs="Arial"/>
              <w:color w:val="FF0000"/>
              <w:kern w:val="0"/>
              <w:sz w:val="22"/>
            </w:rPr>
          </w:rPrChange>
        </w:rPr>
        <w:t>30</w:t>
      </w:r>
      <w:r w:rsidRPr="001D19F6">
        <w:rPr>
          <w:rFonts w:ascii="Arial" w:eastAsia="굴림" w:hAnsi="Arial" w:cs="Arial"/>
          <w:kern w:val="0"/>
          <w:sz w:val="22"/>
        </w:rPr>
        <w:t>]</w:t>
      </w:r>
    </w:p>
    <w:p w14:paraId="4BF0512A" w14:textId="77777777" w:rsidR="00DF6F09" w:rsidRPr="001D19F6" w:rsidRDefault="00DF6F09" w:rsidP="00DF6F09">
      <w:pPr>
        <w:wordWrap/>
        <w:spacing w:line="360" w:lineRule="auto"/>
        <w:ind w:firstLine="800"/>
        <w:rPr>
          <w:rFonts w:ascii="Arial" w:eastAsia="굴림" w:hAnsi="Arial" w:cs="Arial"/>
          <w:sz w:val="22"/>
        </w:rPr>
      </w:pPr>
      <w:r w:rsidRPr="001D19F6">
        <w:rPr>
          <w:rFonts w:ascii="Arial" w:eastAsia="굴림" w:hAnsi="Arial" w:cs="Arial"/>
          <w:sz w:val="22"/>
        </w:rPr>
        <w:t>Don’t know →Go to E1</w:t>
      </w:r>
      <w:r w:rsidR="00CC2BE9" w:rsidRPr="001D19F6">
        <w:rPr>
          <w:rFonts w:ascii="Arial" w:eastAsia="굴림" w:hAnsi="Arial" w:cs="Arial"/>
          <w:sz w:val="22"/>
        </w:rPr>
        <w:t>1</w:t>
      </w:r>
      <w:r w:rsidRPr="001D19F6">
        <w:rPr>
          <w:rFonts w:ascii="Arial" w:eastAsia="굴림" w:hAnsi="Arial" w:cs="Arial"/>
          <w:sz w:val="22"/>
        </w:rPr>
        <w:t>5~E1</w:t>
      </w:r>
      <w:r w:rsidR="00CC2BE9" w:rsidRPr="001D19F6">
        <w:rPr>
          <w:rFonts w:ascii="Arial" w:eastAsia="굴림" w:hAnsi="Arial" w:cs="Arial"/>
          <w:sz w:val="22"/>
        </w:rPr>
        <w:t>1</w:t>
      </w:r>
      <w:r w:rsidRPr="001D19F6">
        <w:rPr>
          <w:rFonts w:ascii="Arial" w:eastAsia="굴림" w:hAnsi="Arial" w:cs="Arial"/>
          <w:sz w:val="22"/>
        </w:rPr>
        <w:t>9 unfolding</w:t>
      </w:r>
    </w:p>
    <w:p w14:paraId="5D668907" w14:textId="77777777" w:rsidR="00DF6F09" w:rsidRPr="001D19F6" w:rsidRDefault="00DF6F09" w:rsidP="00DF6F09">
      <w:pPr>
        <w:wordWrap/>
        <w:spacing w:line="360" w:lineRule="auto"/>
        <w:ind w:firstLine="800"/>
        <w:rPr>
          <w:rFonts w:ascii="Arial" w:eastAsia="굴림" w:hAnsi="Arial" w:cs="Arial"/>
          <w:sz w:val="22"/>
        </w:rPr>
      </w:pPr>
      <w:r w:rsidRPr="001D19F6">
        <w:rPr>
          <w:rFonts w:ascii="Arial" w:eastAsia="굴림" w:hAnsi="Arial" w:cs="Arial"/>
          <w:sz w:val="22"/>
        </w:rPr>
        <w:t>Refuse to answer →Go to E1</w:t>
      </w:r>
      <w:r w:rsidR="00CC2BE9" w:rsidRPr="001D19F6">
        <w:rPr>
          <w:rFonts w:ascii="Arial" w:eastAsia="굴림" w:hAnsi="Arial" w:cs="Arial"/>
          <w:sz w:val="22"/>
        </w:rPr>
        <w:t>1</w:t>
      </w:r>
      <w:r w:rsidRPr="001D19F6">
        <w:rPr>
          <w:rFonts w:ascii="Arial" w:eastAsia="굴림" w:hAnsi="Arial" w:cs="Arial"/>
          <w:sz w:val="22"/>
        </w:rPr>
        <w:t>5~E1</w:t>
      </w:r>
      <w:r w:rsidR="00CC2BE9" w:rsidRPr="001D19F6">
        <w:rPr>
          <w:rFonts w:ascii="Arial" w:eastAsia="굴림" w:hAnsi="Arial" w:cs="Arial"/>
          <w:sz w:val="22"/>
        </w:rPr>
        <w:t>1</w:t>
      </w:r>
      <w:r w:rsidRPr="001D19F6">
        <w:rPr>
          <w:rFonts w:ascii="Arial" w:eastAsia="굴림" w:hAnsi="Arial" w:cs="Arial"/>
          <w:sz w:val="22"/>
        </w:rPr>
        <w:t>9 unfolding</w:t>
      </w:r>
    </w:p>
    <w:p w14:paraId="41A3CA67" w14:textId="77777777" w:rsidR="00DF6F09" w:rsidRPr="001D19F6" w:rsidRDefault="00DF6F09" w:rsidP="00DF6F09">
      <w:pPr>
        <w:wordWrap/>
        <w:spacing w:line="360" w:lineRule="auto"/>
        <w:rPr>
          <w:rFonts w:ascii="Arial" w:eastAsia="굴림" w:hAnsi="Arial" w:cs="Arial"/>
          <w:sz w:val="22"/>
        </w:rPr>
      </w:pPr>
    </w:p>
    <w:p w14:paraId="4398AABC" w14:textId="5F81DDFB" w:rsidR="00DF6F09" w:rsidRPr="001D19F6" w:rsidRDefault="00CC2BE9" w:rsidP="00DF6F09">
      <w:pPr>
        <w:wordWrap/>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4. So you received a total of (amount calculated based on E1</w:t>
      </w:r>
      <w:r w:rsidRPr="001D19F6">
        <w:rPr>
          <w:rFonts w:ascii="Arial" w:eastAsia="굴림" w:hAnsi="Arial" w:cs="Arial"/>
          <w:sz w:val="22"/>
        </w:rPr>
        <w:t>12</w:t>
      </w:r>
      <w:r w:rsidR="00DF6F09" w:rsidRPr="001D19F6">
        <w:rPr>
          <w:rFonts w:ascii="Arial" w:eastAsia="굴림" w:hAnsi="Arial" w:cs="Arial"/>
          <w:sz w:val="22"/>
        </w:rPr>
        <w:t xml:space="preserve"> and E1</w:t>
      </w:r>
      <w:r w:rsidRPr="001D19F6">
        <w:rPr>
          <w:rFonts w:ascii="Arial" w:eastAsia="굴림" w:hAnsi="Arial" w:cs="Arial"/>
          <w:sz w:val="22"/>
        </w:rPr>
        <w:t>13</w:t>
      </w:r>
      <w:r w:rsidR="00DF6F09" w:rsidRPr="001D19F6">
        <w:rPr>
          <w:rFonts w:ascii="Arial" w:eastAsia="굴림" w:hAnsi="Arial" w:cs="Arial"/>
          <w:sz w:val="22"/>
        </w:rPr>
        <w:t xml:space="preserve">) in </w:t>
      </w:r>
      <w:r w:rsidR="00653CF9" w:rsidRPr="001D19F6">
        <w:rPr>
          <w:rFonts w:ascii="Arial" w:eastAsia="굴림" w:hAnsi="Arial" w:cs="Arial"/>
          <w:sz w:val="22"/>
        </w:rPr>
        <w:t xml:space="preserve">basic old-age pension </w:t>
      </w:r>
      <w:r w:rsidRPr="001D19F6">
        <w:rPr>
          <w:rFonts w:ascii="Arial" w:eastAsia="굴림" w:hAnsi="Arial" w:cs="Arial"/>
          <w:sz w:val="22"/>
        </w:rPr>
        <w:t>benefit</w:t>
      </w:r>
      <w:r w:rsidR="00DF6F09" w:rsidRPr="001D19F6">
        <w:rPr>
          <w:rFonts w:ascii="Arial" w:eastAsia="굴림" w:hAnsi="Arial" w:cs="Arial"/>
          <w:sz w:val="22"/>
        </w:rPr>
        <w:t xml:space="preserve"> in the last calendar year (</w:t>
      </w:r>
      <w:del w:id="8645" w:author="Keis" w:date="2024-09-06T10:18:00Z">
        <w:r w:rsidR="00337EBB" w:rsidDel="009F27DD">
          <w:rPr>
            <w:rFonts w:ascii="Arial" w:eastAsia="굴림" w:hAnsi="Arial" w:cs="Arial" w:hint="eastAsia"/>
            <w:color w:val="FF0000"/>
            <w:sz w:val="22"/>
          </w:rPr>
          <w:delText>2019</w:delText>
        </w:r>
      </w:del>
      <w:ins w:id="8646" w:author="Keis" w:date="2024-09-06T10:18:00Z">
        <w:r w:rsidR="009F27DD" w:rsidRPr="009F27DD">
          <w:rPr>
            <w:rFonts w:ascii="Arial" w:eastAsia="굴림" w:hAnsi="Arial" w:cs="Arial" w:hint="eastAsia"/>
            <w:color w:val="00B050"/>
            <w:sz w:val="22"/>
          </w:rPr>
          <w:t>2021</w:t>
        </w:r>
      </w:ins>
      <w:proofErr w:type="gramStart"/>
      <w:r w:rsidR="00DF6F09" w:rsidRPr="001D19F6">
        <w:rPr>
          <w:rFonts w:ascii="Arial" w:eastAsia="굴림" w:hAnsi="Arial" w:cs="Arial"/>
          <w:sz w:val="22"/>
        </w:rPr>
        <w:t>).Is</w:t>
      </w:r>
      <w:proofErr w:type="gramEnd"/>
      <w:r w:rsidR="00DF6F09" w:rsidRPr="001D19F6">
        <w:rPr>
          <w:rFonts w:ascii="Arial" w:eastAsia="굴림" w:hAnsi="Arial" w:cs="Arial"/>
          <w:sz w:val="22"/>
        </w:rPr>
        <w:t xml:space="preserve"> this correct?</w:t>
      </w:r>
    </w:p>
    <w:p w14:paraId="52DAB58E" w14:textId="77777777" w:rsidR="00DF6F09" w:rsidRPr="001D19F6" w:rsidRDefault="00DF6F09" w:rsidP="00D12299">
      <w:pPr>
        <w:pStyle w:val="a6"/>
        <w:numPr>
          <w:ilvl w:val="0"/>
          <w:numId w:val="12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E1</w:t>
      </w:r>
      <w:r w:rsidR="00CC2BE9" w:rsidRPr="001D19F6">
        <w:rPr>
          <w:rFonts w:ascii="Arial" w:eastAsia="굴림" w:hAnsi="Arial" w:cs="Arial"/>
          <w:sz w:val="22"/>
        </w:rPr>
        <w:t>20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00CC2BE9" w:rsidRPr="001D19F6">
        <w:rPr>
          <w:rFonts w:ascii="Arial" w:eastAsia="굴림" w:hAnsi="Arial" w:cs="Arial"/>
          <w:sz w:val="22"/>
        </w:rPr>
        <w:t>No →Go to E115~E11</w:t>
      </w:r>
      <w:r w:rsidRPr="001D19F6">
        <w:rPr>
          <w:rFonts w:ascii="Arial" w:eastAsia="굴림" w:hAnsi="Arial" w:cs="Arial"/>
          <w:sz w:val="22"/>
        </w:rPr>
        <w:t>9 unfolding</w:t>
      </w:r>
    </w:p>
    <w:p w14:paraId="2B73D876" w14:textId="77777777" w:rsidR="00DF6F09" w:rsidRPr="001D19F6" w:rsidRDefault="00CC2BE9" w:rsidP="00DF6F09">
      <w:pPr>
        <w:wordWrap/>
        <w:spacing w:line="360" w:lineRule="auto"/>
        <w:ind w:firstLine="400"/>
        <w:rPr>
          <w:rFonts w:ascii="Arial" w:eastAsia="굴림" w:hAnsi="Arial" w:cs="Arial"/>
          <w:sz w:val="22"/>
        </w:rPr>
      </w:pPr>
      <w:r w:rsidRPr="001D19F6">
        <w:rPr>
          <w:rFonts w:ascii="Arial" w:eastAsia="굴림" w:hAnsi="Arial" w:cs="Arial"/>
          <w:sz w:val="22"/>
        </w:rPr>
        <w:t>Don’t know →Go to E115~E11</w:t>
      </w:r>
      <w:r w:rsidR="00DF6F09" w:rsidRPr="001D19F6">
        <w:rPr>
          <w:rFonts w:ascii="Arial" w:eastAsia="굴림" w:hAnsi="Arial" w:cs="Arial"/>
          <w:sz w:val="22"/>
        </w:rPr>
        <w:t>9 unfolding</w:t>
      </w:r>
    </w:p>
    <w:p w14:paraId="1643F279" w14:textId="77777777" w:rsidR="00DF6F09" w:rsidRPr="001D19F6" w:rsidRDefault="00CC2BE9" w:rsidP="00DF6F09">
      <w:pPr>
        <w:wordWrap/>
        <w:spacing w:line="360" w:lineRule="auto"/>
        <w:ind w:firstLine="400"/>
        <w:rPr>
          <w:rFonts w:ascii="Arial" w:eastAsia="굴림" w:hAnsi="Arial" w:cs="Arial"/>
          <w:sz w:val="22"/>
        </w:rPr>
      </w:pPr>
      <w:r w:rsidRPr="001D19F6">
        <w:rPr>
          <w:rFonts w:ascii="Arial" w:eastAsia="굴림" w:hAnsi="Arial" w:cs="Arial"/>
          <w:sz w:val="22"/>
        </w:rPr>
        <w:t>Refuse to answer →Go to E115~E11</w:t>
      </w:r>
      <w:r w:rsidR="00DF6F09" w:rsidRPr="001D19F6">
        <w:rPr>
          <w:rFonts w:ascii="Arial" w:eastAsia="굴림" w:hAnsi="Arial" w:cs="Arial"/>
          <w:sz w:val="22"/>
        </w:rPr>
        <w:t>9 unfolding</w:t>
      </w:r>
    </w:p>
    <w:p w14:paraId="47B9C9FF" w14:textId="77777777" w:rsidR="00DF6F09" w:rsidRPr="001D19F6" w:rsidRDefault="00DF6F09" w:rsidP="00DF6F09">
      <w:pPr>
        <w:wordWrap/>
        <w:spacing w:line="360" w:lineRule="auto"/>
        <w:rPr>
          <w:rFonts w:ascii="Arial" w:eastAsia="굴림" w:hAnsi="Arial" w:cs="Arial"/>
          <w:sz w:val="22"/>
        </w:rPr>
      </w:pPr>
    </w:p>
    <w:p w14:paraId="3D8724C3" w14:textId="77777777" w:rsidR="00DF6F09" w:rsidRPr="001D19F6" w:rsidRDefault="00DF6F09" w:rsidP="00DF6F09">
      <w:pPr>
        <w:wordWrap/>
        <w:spacing w:line="360" w:lineRule="auto"/>
        <w:rPr>
          <w:rFonts w:ascii="Arial" w:eastAsia="굴림" w:hAnsi="Arial" w:cs="Arial"/>
          <w:b/>
          <w:sz w:val="22"/>
        </w:rPr>
      </w:pPr>
      <w:r w:rsidRPr="001D19F6">
        <w:rPr>
          <w:rFonts w:ascii="Arial" w:eastAsia="굴림" w:hAnsi="Arial" w:cs="Arial"/>
          <w:b/>
          <w:sz w:val="22"/>
        </w:rPr>
        <w:t>&lt; E1</w:t>
      </w:r>
      <w:r w:rsidR="00CC2BE9" w:rsidRPr="001D19F6">
        <w:rPr>
          <w:rFonts w:ascii="Arial" w:eastAsia="굴림" w:hAnsi="Arial" w:cs="Arial"/>
          <w:b/>
          <w:sz w:val="22"/>
        </w:rPr>
        <w:t>15~E11</w:t>
      </w:r>
      <w:r w:rsidRPr="001D19F6">
        <w:rPr>
          <w:rFonts w:ascii="Arial" w:eastAsia="굴림" w:hAnsi="Arial" w:cs="Arial"/>
          <w:b/>
          <w:sz w:val="22"/>
        </w:rPr>
        <w:t>9. Unfolding bracket questions &gt;</w:t>
      </w:r>
    </w:p>
    <w:p w14:paraId="049A209D" w14:textId="77777777" w:rsidR="00DF6F09" w:rsidRPr="001D19F6" w:rsidRDefault="00DF6F09" w:rsidP="00DF6F09">
      <w:pPr>
        <w:wordWrap/>
        <w:spacing w:line="360" w:lineRule="auto"/>
        <w:rPr>
          <w:rFonts w:ascii="Arial" w:eastAsia="굴림" w:hAnsi="Arial" w:cs="Arial"/>
          <w:sz w:val="22"/>
        </w:rPr>
      </w:pPr>
      <w:r w:rsidRPr="001D19F6">
        <w:rPr>
          <w:rFonts w:ascii="Arial" w:eastAsia="굴림" w:hAnsi="Arial" w:cs="Arial"/>
          <w:sz w:val="22"/>
        </w:rPr>
        <w:t>[IWER: Go back to E</w:t>
      </w:r>
      <w:r w:rsidR="00CC2BE9" w:rsidRPr="001D19F6">
        <w:rPr>
          <w:rFonts w:ascii="Arial" w:eastAsia="굴림" w:hAnsi="Arial" w:cs="Arial"/>
          <w:sz w:val="22"/>
        </w:rPr>
        <w:t>11</w:t>
      </w:r>
      <w:r w:rsidRPr="001D19F6">
        <w:rPr>
          <w:rFonts w:ascii="Arial" w:eastAsia="굴림" w:hAnsi="Arial" w:cs="Arial"/>
          <w:sz w:val="22"/>
        </w:rPr>
        <w:t>3 and record if R answers the amount during the interview.]</w:t>
      </w:r>
    </w:p>
    <w:p w14:paraId="27E1DD5C" w14:textId="142DC126" w:rsidR="00DF6F09" w:rsidRPr="001D19F6" w:rsidRDefault="00CC2BE9" w:rsidP="00DF6F09">
      <w:pPr>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5. Did it amount to a total of less than, about equal to or more than 20 MW (10,000 Korean won) in the last calendar year (</w:t>
      </w:r>
      <w:del w:id="8647" w:author="Keis" w:date="2024-09-06T10:18:00Z">
        <w:r w:rsidR="00337EBB" w:rsidDel="009F27DD">
          <w:rPr>
            <w:rFonts w:ascii="Arial" w:eastAsia="굴림" w:hAnsi="Arial" w:cs="Arial" w:hint="eastAsia"/>
            <w:color w:val="FF0000"/>
            <w:sz w:val="22"/>
          </w:rPr>
          <w:delText>2019</w:delText>
        </w:r>
      </w:del>
      <w:ins w:id="8648"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w:t>
      </w:r>
    </w:p>
    <w:p w14:paraId="1EF5E05A"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CC2BE9" w:rsidRPr="001D19F6">
        <w:rPr>
          <w:rFonts w:ascii="Arial" w:eastAsia="굴림" w:hAnsi="Arial" w:cs="Arial"/>
          <w:sz w:val="22"/>
        </w:rPr>
        <w:t xml:space="preserve"> Less than 2</w:t>
      </w:r>
      <w:r w:rsidRPr="001D19F6">
        <w:rPr>
          <w:rFonts w:ascii="Arial" w:eastAsia="굴림" w:hAnsi="Arial" w:cs="Arial"/>
          <w:sz w:val="22"/>
        </w:rPr>
        <w:t>0 MW</w:t>
      </w:r>
    </w:p>
    <w:p w14:paraId="59AC8C93"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CC2BE9" w:rsidRPr="001D19F6">
        <w:rPr>
          <w:rFonts w:ascii="Arial" w:eastAsia="굴림" w:hAnsi="Arial" w:cs="Arial"/>
          <w:sz w:val="22"/>
        </w:rPr>
        <w:t xml:space="preserve"> About </w:t>
      </w:r>
      <w:r w:rsidRPr="001D19F6">
        <w:rPr>
          <w:rFonts w:ascii="Arial" w:eastAsia="굴림" w:hAnsi="Arial" w:cs="Arial"/>
          <w:sz w:val="22"/>
        </w:rPr>
        <w:t>20 MW</w:t>
      </w:r>
    </w:p>
    <w:p w14:paraId="4B99BFDD"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CC2BE9" w:rsidRPr="001D19F6">
        <w:rPr>
          <w:rFonts w:ascii="Arial" w:eastAsia="굴림" w:hAnsi="Arial" w:cs="Arial"/>
          <w:sz w:val="22"/>
        </w:rPr>
        <w:t xml:space="preserve"> More than </w:t>
      </w:r>
      <w:r w:rsidRPr="001D19F6">
        <w:rPr>
          <w:rFonts w:ascii="Arial" w:eastAsia="굴림" w:hAnsi="Arial" w:cs="Arial"/>
          <w:sz w:val="22"/>
        </w:rPr>
        <w:t>20 MW</w:t>
      </w:r>
    </w:p>
    <w:p w14:paraId="646260AB" w14:textId="77777777" w:rsidR="00DF6F09" w:rsidRPr="001D19F6" w:rsidRDefault="00DF6F09" w:rsidP="00DF6F09">
      <w:pPr>
        <w:wordWrap/>
        <w:spacing w:line="360" w:lineRule="auto"/>
        <w:rPr>
          <w:rFonts w:ascii="Arial" w:eastAsia="굴림" w:hAnsi="Arial" w:cs="Arial"/>
          <w:sz w:val="22"/>
        </w:rPr>
      </w:pPr>
    </w:p>
    <w:p w14:paraId="2D2362BA" w14:textId="3A5795EA" w:rsidR="00DF6F09" w:rsidRPr="001D19F6" w:rsidRDefault="00CC2BE9" w:rsidP="00DF6F09">
      <w:pPr>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6. Did it amount to a total of less tha</w:t>
      </w:r>
      <w:r w:rsidRPr="001D19F6">
        <w:rPr>
          <w:rFonts w:ascii="Arial" w:eastAsia="굴림" w:hAnsi="Arial" w:cs="Arial"/>
          <w:sz w:val="22"/>
        </w:rPr>
        <w:t xml:space="preserve">n, about equal to or more than </w:t>
      </w:r>
      <w:r w:rsidR="00DF6F09" w:rsidRPr="001D19F6">
        <w:rPr>
          <w:rFonts w:ascii="Arial" w:eastAsia="굴림" w:hAnsi="Arial" w:cs="Arial"/>
          <w:sz w:val="22"/>
        </w:rPr>
        <w:t>40 MW (10,000 Korean won) in the last calendar year (</w:t>
      </w:r>
      <w:del w:id="8649" w:author="Keis" w:date="2024-09-06T10:18:00Z">
        <w:r w:rsidR="00337EBB" w:rsidDel="009F27DD">
          <w:rPr>
            <w:rFonts w:ascii="Arial" w:eastAsia="굴림" w:hAnsi="Arial" w:cs="Arial" w:hint="eastAsia"/>
            <w:color w:val="FF0000"/>
            <w:sz w:val="22"/>
          </w:rPr>
          <w:delText>2019</w:delText>
        </w:r>
      </w:del>
      <w:ins w:id="8650"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w:t>
      </w:r>
    </w:p>
    <w:p w14:paraId="418F54E8"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CC2BE9" w:rsidRPr="001D19F6">
        <w:rPr>
          <w:rFonts w:ascii="Arial" w:eastAsia="굴림" w:hAnsi="Arial" w:cs="Arial"/>
          <w:sz w:val="22"/>
        </w:rPr>
        <w:t xml:space="preserve"> Less than </w:t>
      </w:r>
      <w:r w:rsidRPr="001D19F6">
        <w:rPr>
          <w:rFonts w:ascii="Arial" w:eastAsia="굴림" w:hAnsi="Arial" w:cs="Arial"/>
          <w:sz w:val="22"/>
        </w:rPr>
        <w:t>40 MW</w:t>
      </w:r>
    </w:p>
    <w:p w14:paraId="32B9323B"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CC2BE9" w:rsidRPr="001D19F6">
        <w:rPr>
          <w:rFonts w:ascii="Arial" w:eastAsia="굴림" w:hAnsi="Arial" w:cs="Arial"/>
          <w:sz w:val="22"/>
        </w:rPr>
        <w:t xml:space="preserve"> About </w:t>
      </w:r>
      <w:r w:rsidRPr="001D19F6">
        <w:rPr>
          <w:rFonts w:ascii="Arial" w:eastAsia="굴림" w:hAnsi="Arial" w:cs="Arial"/>
          <w:sz w:val="22"/>
        </w:rPr>
        <w:t>40 MW</w:t>
      </w:r>
    </w:p>
    <w:p w14:paraId="05C8D522"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CC2BE9" w:rsidRPr="001D19F6">
        <w:rPr>
          <w:rFonts w:ascii="Arial" w:eastAsia="굴림" w:hAnsi="Arial" w:cs="Arial"/>
          <w:sz w:val="22"/>
        </w:rPr>
        <w:t xml:space="preserve"> More than </w:t>
      </w:r>
      <w:r w:rsidRPr="001D19F6">
        <w:rPr>
          <w:rFonts w:ascii="Arial" w:eastAsia="굴림" w:hAnsi="Arial" w:cs="Arial"/>
          <w:sz w:val="22"/>
        </w:rPr>
        <w:t>40 MW</w:t>
      </w:r>
    </w:p>
    <w:p w14:paraId="04A528B6" w14:textId="77777777" w:rsidR="00DF6F09" w:rsidRPr="001D19F6" w:rsidRDefault="00DF6F09" w:rsidP="00DF6F09">
      <w:pPr>
        <w:wordWrap/>
        <w:spacing w:line="360" w:lineRule="auto"/>
        <w:rPr>
          <w:rFonts w:ascii="Arial" w:eastAsia="굴림" w:hAnsi="Arial" w:cs="Arial"/>
          <w:sz w:val="22"/>
        </w:rPr>
      </w:pPr>
    </w:p>
    <w:p w14:paraId="4F1779CD" w14:textId="4D1EF3F2" w:rsidR="00DF6F09" w:rsidRPr="001D19F6" w:rsidRDefault="00CC2BE9" w:rsidP="00DF6F09">
      <w:pPr>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7. Did it amount to a total of less than, a</w:t>
      </w:r>
      <w:r w:rsidRPr="001D19F6">
        <w:rPr>
          <w:rFonts w:ascii="Arial" w:eastAsia="굴림" w:hAnsi="Arial" w:cs="Arial"/>
          <w:sz w:val="22"/>
        </w:rPr>
        <w:t>bout equal to or more than 60</w:t>
      </w:r>
      <w:r w:rsidR="00DF6F09" w:rsidRPr="001D19F6">
        <w:rPr>
          <w:rFonts w:ascii="Arial" w:eastAsia="굴림" w:hAnsi="Arial" w:cs="Arial"/>
          <w:sz w:val="22"/>
        </w:rPr>
        <w:t xml:space="preserve"> MW (10,000 Korean won) in the last calendar year (</w:t>
      </w:r>
      <w:del w:id="8651" w:author="Keis" w:date="2024-09-06T10:18:00Z">
        <w:r w:rsidR="00337EBB" w:rsidDel="009F27DD">
          <w:rPr>
            <w:rFonts w:ascii="Arial" w:eastAsia="굴림" w:hAnsi="Arial" w:cs="Arial" w:hint="eastAsia"/>
            <w:color w:val="FF0000"/>
            <w:sz w:val="22"/>
          </w:rPr>
          <w:delText>2019</w:delText>
        </w:r>
      </w:del>
      <w:ins w:id="8652"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w:t>
      </w:r>
    </w:p>
    <w:p w14:paraId="52A88357"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CC2BE9" w:rsidRPr="001D19F6">
        <w:rPr>
          <w:rFonts w:ascii="Arial" w:eastAsia="굴림" w:hAnsi="Arial" w:cs="Arial"/>
          <w:sz w:val="22"/>
        </w:rPr>
        <w:t xml:space="preserve"> Less than 60</w:t>
      </w:r>
      <w:r w:rsidRPr="001D19F6">
        <w:rPr>
          <w:rFonts w:ascii="Arial" w:eastAsia="굴림" w:hAnsi="Arial" w:cs="Arial"/>
          <w:sz w:val="22"/>
        </w:rPr>
        <w:t xml:space="preserve"> MW</w:t>
      </w:r>
    </w:p>
    <w:p w14:paraId="25C38097"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CC2BE9" w:rsidRPr="001D19F6">
        <w:rPr>
          <w:rFonts w:ascii="Arial" w:eastAsia="굴림" w:hAnsi="Arial" w:cs="Arial"/>
          <w:sz w:val="22"/>
        </w:rPr>
        <w:t xml:space="preserve"> About 60</w:t>
      </w:r>
      <w:r w:rsidRPr="001D19F6">
        <w:rPr>
          <w:rFonts w:ascii="Arial" w:eastAsia="굴림" w:hAnsi="Arial" w:cs="Arial"/>
          <w:sz w:val="22"/>
        </w:rPr>
        <w:t xml:space="preserve"> MW</w:t>
      </w:r>
    </w:p>
    <w:p w14:paraId="5828EE7B"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CC2BE9" w:rsidRPr="001D19F6">
        <w:rPr>
          <w:rFonts w:ascii="Arial" w:eastAsia="굴림" w:hAnsi="Arial" w:cs="Arial"/>
          <w:sz w:val="22"/>
        </w:rPr>
        <w:t xml:space="preserve"> More than 60</w:t>
      </w:r>
      <w:r w:rsidRPr="001D19F6">
        <w:rPr>
          <w:rFonts w:ascii="Arial" w:eastAsia="굴림" w:hAnsi="Arial" w:cs="Arial"/>
          <w:sz w:val="22"/>
        </w:rPr>
        <w:t xml:space="preserve"> MW</w:t>
      </w:r>
    </w:p>
    <w:p w14:paraId="3551C56B" w14:textId="77777777" w:rsidR="00DF6F09" w:rsidRPr="001D19F6" w:rsidRDefault="00DF6F09" w:rsidP="00DF6F09">
      <w:pPr>
        <w:wordWrap/>
        <w:spacing w:line="360" w:lineRule="auto"/>
        <w:rPr>
          <w:rFonts w:ascii="Arial" w:eastAsia="굴림" w:hAnsi="Arial" w:cs="Arial"/>
          <w:sz w:val="22"/>
        </w:rPr>
      </w:pPr>
    </w:p>
    <w:p w14:paraId="1D0F6075" w14:textId="37815EC2" w:rsidR="00DF6F09" w:rsidRPr="001D19F6" w:rsidRDefault="00CC2BE9" w:rsidP="00DF6F09">
      <w:pPr>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8. Did it amount to a total of less than,</w:t>
      </w:r>
      <w:r w:rsidRPr="001D19F6">
        <w:rPr>
          <w:rFonts w:ascii="Arial" w:eastAsia="굴림" w:hAnsi="Arial" w:cs="Arial"/>
          <w:sz w:val="22"/>
        </w:rPr>
        <w:t xml:space="preserve"> about equal to or more than 120</w:t>
      </w:r>
      <w:r w:rsidR="00DF6F09" w:rsidRPr="001D19F6">
        <w:rPr>
          <w:rFonts w:ascii="Arial" w:eastAsia="굴림" w:hAnsi="Arial" w:cs="Arial"/>
          <w:sz w:val="22"/>
        </w:rPr>
        <w:t xml:space="preserve"> MW (10,000 Korean won) in the last calendar year (</w:t>
      </w:r>
      <w:del w:id="8653" w:author="Keis" w:date="2024-09-06T10:18:00Z">
        <w:r w:rsidR="00337EBB" w:rsidDel="009F27DD">
          <w:rPr>
            <w:rFonts w:ascii="Arial" w:eastAsia="굴림" w:hAnsi="Arial" w:cs="Arial" w:hint="eastAsia"/>
            <w:color w:val="FF0000"/>
            <w:sz w:val="22"/>
          </w:rPr>
          <w:delText>2019</w:delText>
        </w:r>
      </w:del>
      <w:ins w:id="8654"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w:t>
      </w:r>
    </w:p>
    <w:p w14:paraId="71F42006"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CC2BE9" w:rsidRPr="001D19F6">
        <w:rPr>
          <w:rFonts w:ascii="Arial" w:eastAsia="굴림" w:hAnsi="Arial" w:cs="Arial"/>
          <w:sz w:val="22"/>
        </w:rPr>
        <w:t xml:space="preserve"> Less than 120</w:t>
      </w:r>
      <w:r w:rsidRPr="001D19F6">
        <w:rPr>
          <w:rFonts w:ascii="Arial" w:eastAsia="굴림" w:hAnsi="Arial" w:cs="Arial"/>
          <w:sz w:val="22"/>
        </w:rPr>
        <w:t xml:space="preserve"> MW</w:t>
      </w:r>
    </w:p>
    <w:p w14:paraId="3D7D76DF"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CC2BE9" w:rsidRPr="001D19F6">
        <w:rPr>
          <w:rFonts w:ascii="Arial" w:eastAsia="굴림" w:hAnsi="Arial" w:cs="Arial"/>
          <w:sz w:val="22"/>
        </w:rPr>
        <w:t xml:space="preserve"> About 120</w:t>
      </w:r>
      <w:r w:rsidRPr="001D19F6">
        <w:rPr>
          <w:rFonts w:ascii="Arial" w:eastAsia="굴림" w:hAnsi="Arial" w:cs="Arial"/>
          <w:sz w:val="22"/>
        </w:rPr>
        <w:t xml:space="preserve"> MW</w:t>
      </w:r>
    </w:p>
    <w:p w14:paraId="11462A0C"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CC2BE9" w:rsidRPr="001D19F6">
        <w:rPr>
          <w:rFonts w:ascii="Arial" w:eastAsia="굴림" w:hAnsi="Arial" w:cs="Arial"/>
          <w:sz w:val="22"/>
        </w:rPr>
        <w:t xml:space="preserve"> More than 120</w:t>
      </w:r>
      <w:r w:rsidRPr="001D19F6">
        <w:rPr>
          <w:rFonts w:ascii="Arial" w:eastAsia="굴림" w:hAnsi="Arial" w:cs="Arial"/>
          <w:sz w:val="22"/>
        </w:rPr>
        <w:t xml:space="preserve"> MW</w:t>
      </w:r>
    </w:p>
    <w:p w14:paraId="4BC7CA74" w14:textId="77777777" w:rsidR="00DF6F09" w:rsidRPr="001D19F6" w:rsidRDefault="00DF6F09" w:rsidP="00DF6F09">
      <w:pPr>
        <w:wordWrap/>
        <w:spacing w:line="360" w:lineRule="auto"/>
        <w:rPr>
          <w:rFonts w:ascii="Arial" w:eastAsia="굴림" w:hAnsi="Arial" w:cs="Arial"/>
          <w:sz w:val="22"/>
        </w:rPr>
      </w:pPr>
    </w:p>
    <w:p w14:paraId="4AAE918B" w14:textId="791D1C21" w:rsidR="00DF6F09" w:rsidRPr="001D19F6" w:rsidRDefault="00CC2BE9" w:rsidP="00DF6F09">
      <w:pPr>
        <w:spacing w:line="360" w:lineRule="auto"/>
        <w:rPr>
          <w:rFonts w:ascii="Arial" w:eastAsia="굴림" w:hAnsi="Arial" w:cs="Arial"/>
          <w:sz w:val="22"/>
        </w:rPr>
      </w:pPr>
      <w:r w:rsidRPr="001D19F6">
        <w:rPr>
          <w:rFonts w:ascii="Arial" w:eastAsia="굴림" w:hAnsi="Arial" w:cs="Arial"/>
          <w:sz w:val="22"/>
        </w:rPr>
        <w:t>E11</w:t>
      </w:r>
      <w:r w:rsidR="00DF6F09" w:rsidRPr="001D19F6">
        <w:rPr>
          <w:rFonts w:ascii="Arial" w:eastAsia="굴림" w:hAnsi="Arial" w:cs="Arial"/>
          <w:sz w:val="22"/>
        </w:rPr>
        <w:t>9. Did it amount to a total of less than, a</w:t>
      </w:r>
      <w:r w:rsidRPr="001D19F6">
        <w:rPr>
          <w:rFonts w:ascii="Arial" w:eastAsia="굴림" w:hAnsi="Arial" w:cs="Arial"/>
          <w:sz w:val="22"/>
        </w:rPr>
        <w:t>bout equal to or more than 240</w:t>
      </w:r>
      <w:r w:rsidR="00DF6F09" w:rsidRPr="001D19F6">
        <w:rPr>
          <w:rFonts w:ascii="Arial" w:eastAsia="굴림" w:hAnsi="Arial" w:cs="Arial"/>
          <w:sz w:val="22"/>
        </w:rPr>
        <w:t xml:space="preserve"> MW (10,000 Korean won) in the last calendar year (</w:t>
      </w:r>
      <w:del w:id="8655" w:author="Keis" w:date="2024-09-06T10:18:00Z">
        <w:r w:rsidR="00337EBB" w:rsidDel="009F27DD">
          <w:rPr>
            <w:rFonts w:ascii="Arial" w:eastAsia="굴림" w:hAnsi="Arial" w:cs="Arial" w:hint="eastAsia"/>
            <w:color w:val="FF0000"/>
            <w:sz w:val="22"/>
          </w:rPr>
          <w:delText>2019</w:delText>
        </w:r>
      </w:del>
      <w:ins w:id="8656" w:author="Keis" w:date="2024-09-06T10:18:00Z">
        <w:r w:rsidR="009F27DD" w:rsidRPr="009F27DD">
          <w:rPr>
            <w:rFonts w:ascii="Arial" w:eastAsia="굴림" w:hAnsi="Arial" w:cs="Arial" w:hint="eastAsia"/>
            <w:color w:val="00B050"/>
            <w:sz w:val="22"/>
          </w:rPr>
          <w:t>2021</w:t>
        </w:r>
      </w:ins>
      <w:r w:rsidR="00DF6F09" w:rsidRPr="001D19F6">
        <w:rPr>
          <w:rFonts w:ascii="Arial" w:eastAsia="굴림" w:hAnsi="Arial" w:cs="Arial"/>
          <w:sz w:val="22"/>
        </w:rPr>
        <w:t>)?</w:t>
      </w:r>
    </w:p>
    <w:p w14:paraId="26124D53"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CC2BE9" w:rsidRPr="001D19F6">
        <w:rPr>
          <w:rFonts w:ascii="Arial" w:eastAsia="굴림" w:hAnsi="Arial" w:cs="Arial"/>
          <w:sz w:val="22"/>
        </w:rPr>
        <w:t xml:space="preserve"> Less than 240</w:t>
      </w:r>
      <w:r w:rsidRPr="001D19F6">
        <w:rPr>
          <w:rFonts w:ascii="Arial" w:eastAsia="굴림" w:hAnsi="Arial" w:cs="Arial"/>
          <w:sz w:val="22"/>
        </w:rPr>
        <w:t xml:space="preserve"> MW</w:t>
      </w:r>
    </w:p>
    <w:p w14:paraId="272D3C1A"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00CC2BE9" w:rsidRPr="001D19F6">
        <w:rPr>
          <w:rFonts w:ascii="Arial" w:eastAsia="굴림" w:hAnsi="Arial" w:cs="Arial"/>
          <w:sz w:val="22"/>
        </w:rPr>
        <w:t xml:space="preserve"> About 240</w:t>
      </w:r>
      <w:r w:rsidRPr="001D19F6">
        <w:rPr>
          <w:rFonts w:ascii="Arial" w:eastAsia="굴림" w:hAnsi="Arial" w:cs="Arial"/>
          <w:sz w:val="22"/>
        </w:rPr>
        <w:t xml:space="preserve"> MW</w:t>
      </w:r>
    </w:p>
    <w:p w14:paraId="0D6767D9" w14:textId="77777777" w:rsidR="00DF6F09" w:rsidRPr="001D19F6" w:rsidRDefault="00DF6F09" w:rsidP="00DF6F0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w:t>
      </w:r>
      <w:r w:rsidR="00CC2BE9" w:rsidRPr="001D19F6">
        <w:rPr>
          <w:rFonts w:ascii="Arial" w:eastAsia="굴림" w:hAnsi="Arial" w:cs="Arial"/>
          <w:sz w:val="22"/>
        </w:rPr>
        <w:t>han 240</w:t>
      </w:r>
      <w:r w:rsidRPr="001D19F6">
        <w:rPr>
          <w:rFonts w:ascii="Arial" w:eastAsia="굴림" w:hAnsi="Arial" w:cs="Arial"/>
          <w:sz w:val="22"/>
        </w:rPr>
        <w:t xml:space="preserve"> MW</w:t>
      </w:r>
    </w:p>
    <w:p w14:paraId="53079E5D" w14:textId="77777777" w:rsidR="00DF6F09" w:rsidRPr="001D19F6" w:rsidRDefault="00DF6F09" w:rsidP="00005E99">
      <w:pPr>
        <w:wordWrap/>
        <w:spacing w:line="360" w:lineRule="auto"/>
        <w:rPr>
          <w:rFonts w:ascii="Arial" w:eastAsia="굴림" w:hAnsi="Arial" w:cs="Arial"/>
          <w:b/>
          <w:sz w:val="22"/>
        </w:rPr>
      </w:pPr>
    </w:p>
    <w:p w14:paraId="665327E8" w14:textId="77777777" w:rsidR="008B04CC" w:rsidRPr="001D19F6" w:rsidRDefault="008B04CC" w:rsidP="008B04CC">
      <w:pPr>
        <w:wordWrap/>
        <w:spacing w:line="360" w:lineRule="auto"/>
        <w:rPr>
          <w:rFonts w:ascii="Arial" w:eastAsia="굴림" w:hAnsi="Arial" w:cs="Arial"/>
          <w:sz w:val="22"/>
        </w:rPr>
      </w:pPr>
      <w:r w:rsidRPr="001D19F6">
        <w:rPr>
          <w:rFonts w:ascii="Arial" w:eastAsia="굴림" w:hAnsi="Arial" w:cs="Arial"/>
          <w:sz w:val="22"/>
        </w:rPr>
        <w:t xml:space="preserve">E120. When did you start receiving basic old-age pension </w:t>
      </w:r>
      <w:r w:rsidR="00405736" w:rsidRPr="001D19F6">
        <w:rPr>
          <w:rFonts w:ascii="Arial" w:eastAsia="굴림" w:hAnsi="Arial" w:cs="Arial"/>
          <w:sz w:val="22"/>
        </w:rPr>
        <w:t>benefit</w:t>
      </w:r>
      <w:r w:rsidRPr="001D19F6">
        <w:rPr>
          <w:rFonts w:ascii="Arial" w:eastAsia="굴림" w:hAnsi="Arial" w:cs="Arial"/>
          <w:sz w:val="22"/>
        </w:rPr>
        <w:t>? (unit: year and month combined into 6 digits)</w:t>
      </w:r>
    </w:p>
    <w:p w14:paraId="1F2ECC1F" w14:textId="7EE0C9B0" w:rsidR="008B04CC" w:rsidRPr="001D19F6" w:rsidRDefault="008B04CC" w:rsidP="008B04CC">
      <w:pPr>
        <w:wordWrap/>
        <w:spacing w:line="360" w:lineRule="auto"/>
        <w:rPr>
          <w:rFonts w:ascii="Arial" w:eastAsia="굴림" w:hAnsi="Arial" w:cs="Arial"/>
          <w:kern w:val="0"/>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 </w:t>
      </w:r>
      <w:r w:rsidR="006476D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6476DA" w:rsidRPr="001D19F6">
        <w:rPr>
          <w:rFonts w:ascii="Arial" w:eastAsia="굴림" w:hAnsi="Arial" w:cs="Arial"/>
          <w:kern w:val="0"/>
          <w:sz w:val="22"/>
        </w:rPr>
        <w:t xml:space="preserve">, mark </w:t>
      </w:r>
      <w:del w:id="8657" w:author="Keis" w:date="2024-09-06T10:18:00Z">
        <w:r w:rsidR="00337EBB" w:rsidDel="009F27DD">
          <w:rPr>
            <w:rFonts w:ascii="Arial" w:eastAsia="굴림" w:hAnsi="Arial" w:cs="Arial" w:hint="eastAsia"/>
            <w:color w:val="FF0000"/>
            <w:kern w:val="0"/>
            <w:sz w:val="22"/>
          </w:rPr>
          <w:delText>2019</w:delText>
        </w:r>
      </w:del>
      <w:ins w:id="8658" w:author="Keis" w:date="2024-09-06T10:18:00Z">
        <w:r w:rsidR="009F27DD" w:rsidRPr="009F27DD">
          <w:rPr>
            <w:rFonts w:ascii="Arial" w:eastAsia="굴림" w:hAnsi="Arial" w:cs="Arial" w:hint="eastAsia"/>
            <w:color w:val="00B050"/>
            <w:kern w:val="0"/>
            <w:sz w:val="22"/>
          </w:rPr>
          <w:t>2021</w:t>
        </w:r>
      </w:ins>
      <w:r w:rsidR="00337EBB" w:rsidRPr="008A19F8">
        <w:rPr>
          <w:rFonts w:ascii="Arial" w:eastAsia="굴림" w:hAnsi="Arial" w:cs="Arial"/>
          <w:color w:val="000000" w:themeColor="text1"/>
          <w:kern w:val="0"/>
          <w:sz w:val="22"/>
          <w:rPrChange w:id="8659" w:author="Keis" w:date="2024-09-13T13:14:00Z">
            <w:rPr>
              <w:rFonts w:ascii="Arial" w:eastAsia="굴림" w:hAnsi="Arial" w:cs="Arial"/>
              <w:color w:val="FF0000"/>
              <w:kern w:val="0"/>
              <w:sz w:val="22"/>
            </w:rPr>
          </w:rPrChange>
        </w:rPr>
        <w:t>01</w:t>
      </w:r>
      <w:r w:rsidR="006476DA" w:rsidRPr="001D19F6">
        <w:rPr>
          <w:rFonts w:ascii="Arial" w:eastAsia="굴림" w:hAnsi="Arial" w:cs="Arial"/>
          <w:kern w:val="0"/>
          <w:sz w:val="22"/>
        </w:rPr>
        <w:t xml:space="preserve"> for January </w:t>
      </w:r>
      <w:del w:id="8660" w:author="Keis" w:date="2024-09-06T10:18:00Z">
        <w:r w:rsidR="00337EBB" w:rsidDel="009F27DD">
          <w:rPr>
            <w:rFonts w:ascii="Arial" w:eastAsia="굴림" w:hAnsi="Arial" w:cs="Arial" w:hint="eastAsia"/>
            <w:color w:val="FF0000"/>
            <w:kern w:val="0"/>
            <w:sz w:val="22"/>
          </w:rPr>
          <w:delText>2019</w:delText>
        </w:r>
      </w:del>
      <w:ins w:id="8661" w:author="Keis" w:date="2024-09-06T10:18:00Z">
        <w:r w:rsidR="009F27DD" w:rsidRPr="009F27DD">
          <w:rPr>
            <w:rFonts w:ascii="Arial" w:eastAsia="굴림" w:hAnsi="Arial" w:cs="Arial" w:hint="eastAsia"/>
            <w:color w:val="00B050"/>
            <w:kern w:val="0"/>
            <w:sz w:val="22"/>
          </w:rPr>
          <w:t>2021</w:t>
        </w:r>
      </w:ins>
      <w:r w:rsidR="006476DA" w:rsidRPr="001D19F6">
        <w:rPr>
          <w:rFonts w:ascii="Arial" w:eastAsia="굴림" w:hAnsi="Arial" w:cs="Arial"/>
          <w:kern w:val="0"/>
          <w:sz w:val="22"/>
        </w:rPr>
        <w:t xml:space="preserve">. If the month is not clear, enter </w:t>
      </w:r>
      <w:del w:id="8662" w:author="Keis" w:date="2024-09-06T10:18:00Z">
        <w:r w:rsidR="00337EBB" w:rsidRPr="00337EBB" w:rsidDel="009F27DD">
          <w:rPr>
            <w:rFonts w:ascii="Arial" w:eastAsia="굴림" w:hAnsi="Arial" w:cs="Arial" w:hint="eastAsia"/>
            <w:color w:val="FF0000"/>
            <w:kern w:val="0"/>
            <w:sz w:val="22"/>
          </w:rPr>
          <w:delText>2019</w:delText>
        </w:r>
      </w:del>
      <w:ins w:id="8663" w:author="Keis" w:date="2024-09-06T10:18:00Z">
        <w:r w:rsidR="009F27DD" w:rsidRPr="009F27DD">
          <w:rPr>
            <w:rFonts w:ascii="Arial" w:eastAsia="굴림" w:hAnsi="Arial" w:cs="Arial" w:hint="eastAsia"/>
            <w:color w:val="00B050"/>
            <w:kern w:val="0"/>
            <w:sz w:val="22"/>
          </w:rPr>
          <w:t>2021</w:t>
        </w:r>
      </w:ins>
      <w:r w:rsidR="00337EBB" w:rsidRPr="008A19F8">
        <w:rPr>
          <w:rFonts w:ascii="Arial" w:eastAsia="굴림" w:hAnsi="Arial" w:cs="Arial"/>
          <w:color w:val="000000" w:themeColor="text1"/>
          <w:kern w:val="0"/>
          <w:sz w:val="22"/>
          <w:rPrChange w:id="8664" w:author="Keis" w:date="2024-09-13T13:14:00Z">
            <w:rPr>
              <w:rFonts w:ascii="Arial" w:eastAsia="굴림" w:hAnsi="Arial" w:cs="Arial"/>
              <w:color w:val="FF0000"/>
              <w:kern w:val="0"/>
              <w:sz w:val="22"/>
            </w:rPr>
          </w:rPrChange>
        </w:rPr>
        <w:t>00</w:t>
      </w:r>
      <w:r w:rsidR="006476DA" w:rsidRPr="001D19F6">
        <w:rPr>
          <w:rFonts w:ascii="Arial" w:eastAsia="굴림" w:hAnsi="Arial" w:cs="Arial"/>
          <w:kern w:val="0"/>
          <w:sz w:val="22"/>
        </w:rPr>
        <w:t>.</w:t>
      </w:r>
      <w:r w:rsidRPr="001D19F6">
        <w:rPr>
          <w:rFonts w:ascii="Arial" w:eastAsia="굴림" w:hAnsi="Arial" w:cs="Arial"/>
          <w:kern w:val="0"/>
          <w:sz w:val="22"/>
        </w:rPr>
        <w:t>]</w:t>
      </w:r>
    </w:p>
    <w:p w14:paraId="615976C2" w14:textId="10A658EE" w:rsidR="008B04CC" w:rsidRPr="001D19F6" w:rsidRDefault="008B04CC" w:rsidP="008B04CC">
      <w:pPr>
        <w:widowControl/>
        <w:wordWrap/>
        <w:autoSpaceDE/>
        <w:autoSpaceDN/>
        <w:jc w:val="left"/>
        <w:rPr>
          <w:rFonts w:ascii="Arial" w:eastAsia="굴림" w:hAnsi="Arial" w:cs="Arial"/>
          <w:kern w:val="0"/>
          <w:sz w:val="24"/>
          <w:szCs w:val="24"/>
        </w:rPr>
      </w:pPr>
      <w:r w:rsidRPr="001D19F6">
        <w:rPr>
          <w:rFonts w:ascii="Arial" w:eastAsia="굴림" w:hAnsi="Arial" w:cs="Arial"/>
          <w:sz w:val="22"/>
        </w:rPr>
        <w:t xml:space="preserve"> </w:t>
      </w: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Pr="001D19F6">
        <w:rPr>
          <w:rFonts w:ascii="Arial" w:eastAsia="굴림" w:hAnsi="Arial" w:cs="Arial"/>
          <w:sz w:val="22"/>
        </w:rPr>
        <w:t xml:space="preserve">[Range: </w:t>
      </w:r>
      <w:r w:rsidR="005942E7" w:rsidRPr="001D19F6">
        <w:rPr>
          <w:rFonts w:ascii="Arial" w:eastAsia="굴림" w:hAnsi="Arial" w:cs="Arial"/>
          <w:kern w:val="0"/>
          <w:sz w:val="22"/>
        </w:rPr>
        <w:t>200800</w:t>
      </w:r>
      <w:r w:rsidRPr="001D19F6">
        <w:rPr>
          <w:rFonts w:ascii="Arial" w:eastAsia="굴림" w:hAnsi="Arial" w:cs="Arial"/>
          <w:kern w:val="0"/>
          <w:sz w:val="22"/>
        </w:rPr>
        <w:t>~</w:t>
      </w:r>
      <w:del w:id="8665" w:author="Keis" w:date="2024-09-06T10:18:00Z">
        <w:r w:rsidR="00337EBB" w:rsidRPr="00337EBB" w:rsidDel="009F27DD">
          <w:rPr>
            <w:rFonts w:ascii="Arial" w:eastAsia="굴림" w:hAnsi="Arial" w:cs="Arial" w:hint="eastAsia"/>
            <w:color w:val="FF0000"/>
            <w:kern w:val="0"/>
            <w:sz w:val="22"/>
          </w:rPr>
          <w:delText>2019</w:delText>
        </w:r>
      </w:del>
      <w:ins w:id="8666" w:author="Keis" w:date="2024-09-06T10:18:00Z">
        <w:r w:rsidR="009F27DD" w:rsidRPr="009F27DD">
          <w:rPr>
            <w:rFonts w:ascii="Arial" w:eastAsia="굴림" w:hAnsi="Arial" w:cs="Arial" w:hint="eastAsia"/>
            <w:color w:val="00B050"/>
            <w:kern w:val="0"/>
            <w:sz w:val="22"/>
          </w:rPr>
          <w:t>2021</w:t>
        </w:r>
      </w:ins>
      <w:r w:rsidR="00337EBB" w:rsidRPr="008A19F8">
        <w:rPr>
          <w:rFonts w:ascii="Arial" w:eastAsia="굴림" w:hAnsi="Arial" w:cs="Arial"/>
          <w:color w:val="000000" w:themeColor="text1"/>
          <w:kern w:val="0"/>
          <w:sz w:val="22"/>
          <w:rPrChange w:id="8667" w:author="Keis" w:date="2024-09-13T13:14:00Z">
            <w:rPr>
              <w:rFonts w:ascii="Arial" w:eastAsia="굴림" w:hAnsi="Arial" w:cs="Arial"/>
              <w:color w:val="FF0000"/>
              <w:kern w:val="0"/>
              <w:sz w:val="22"/>
            </w:rPr>
          </w:rPrChange>
        </w:rPr>
        <w:t>12</w:t>
      </w:r>
      <w:r w:rsidRPr="001D19F6">
        <w:rPr>
          <w:rFonts w:ascii="Arial" w:eastAsia="굴림" w:hAnsi="Arial" w:cs="Arial"/>
          <w:sz w:val="22"/>
        </w:rPr>
        <w:t>]</w:t>
      </w:r>
    </w:p>
    <w:p w14:paraId="402DE4D7" w14:textId="77777777" w:rsidR="008B04CC" w:rsidRPr="001D19F6" w:rsidRDefault="008B04CC" w:rsidP="00005E99">
      <w:pPr>
        <w:wordWrap/>
        <w:spacing w:line="360" w:lineRule="auto"/>
        <w:rPr>
          <w:rFonts w:ascii="Arial" w:eastAsia="굴림" w:hAnsi="Arial" w:cs="Arial"/>
          <w:b/>
          <w:sz w:val="22"/>
        </w:rPr>
      </w:pPr>
    </w:p>
    <w:p w14:paraId="3BB0E951" w14:textId="77777777" w:rsidR="001A415C" w:rsidRPr="001D19F6" w:rsidRDefault="001A415C" w:rsidP="00005E99">
      <w:pPr>
        <w:wordWrap/>
        <w:spacing w:line="360" w:lineRule="auto"/>
        <w:rPr>
          <w:rFonts w:ascii="Arial" w:eastAsia="굴림" w:hAnsi="Arial" w:cs="Arial"/>
          <w:b/>
          <w:sz w:val="22"/>
        </w:rPr>
      </w:pPr>
    </w:p>
    <w:p w14:paraId="0CF3A0C5" w14:textId="77777777" w:rsidR="00653CF9" w:rsidRPr="001D19F6" w:rsidRDefault="00653CF9" w:rsidP="00653CF9">
      <w:pPr>
        <w:widowControl/>
        <w:wordWrap/>
        <w:autoSpaceDE/>
        <w:autoSpaceDN/>
        <w:jc w:val="left"/>
        <w:rPr>
          <w:rFonts w:ascii="Arial" w:eastAsia="굴림" w:hAnsi="Arial" w:cs="Arial"/>
          <w:b/>
          <w:kern w:val="0"/>
          <w:sz w:val="24"/>
          <w:szCs w:val="24"/>
        </w:rPr>
      </w:pPr>
      <w:r w:rsidRPr="001D19F6">
        <w:rPr>
          <w:rFonts w:ascii="Arial" w:eastAsia="굴림" w:hAnsi="Arial" w:cs="Arial"/>
          <w:b/>
          <w:kern w:val="0"/>
          <w:sz w:val="22"/>
        </w:rPr>
        <w:t xml:space="preserve">&lt; </w:t>
      </w:r>
      <w:r w:rsidR="006476DA" w:rsidRPr="001D19F6">
        <w:rPr>
          <w:rFonts w:ascii="Arial" w:eastAsia="굴림" w:hAnsi="Arial" w:cs="Arial"/>
          <w:b/>
          <w:kern w:val="0"/>
          <w:sz w:val="22"/>
        </w:rPr>
        <w:t>Disabled</w:t>
      </w:r>
      <w:r w:rsidRPr="001D19F6">
        <w:rPr>
          <w:rFonts w:ascii="Arial" w:eastAsia="굴림" w:hAnsi="Arial" w:cs="Arial"/>
          <w:b/>
          <w:kern w:val="0"/>
          <w:sz w:val="22"/>
        </w:rPr>
        <w:t xml:space="preserve"> Benefit &gt;</w:t>
      </w:r>
      <w:r w:rsidRPr="001D19F6">
        <w:rPr>
          <w:rFonts w:ascii="Arial" w:eastAsia="굴림" w:hAnsi="Arial" w:cs="Arial"/>
          <w:b/>
          <w:kern w:val="0"/>
          <w:sz w:val="24"/>
          <w:szCs w:val="24"/>
        </w:rPr>
        <w:t xml:space="preserve"> </w:t>
      </w:r>
    </w:p>
    <w:p w14:paraId="796B5EF5" w14:textId="77777777" w:rsidR="00653CF9" w:rsidRPr="001D19F6" w:rsidRDefault="00653CF9" w:rsidP="00653CF9">
      <w:pPr>
        <w:wordWrap/>
        <w:spacing w:line="276" w:lineRule="auto"/>
        <w:rPr>
          <w:rFonts w:ascii="Arial" w:eastAsia="굴림" w:hAnsi="Arial" w:cs="Arial"/>
          <w:b/>
          <w:sz w:val="22"/>
        </w:rPr>
      </w:pPr>
      <w:r w:rsidRPr="001D19F6">
        <w:rPr>
          <w:rFonts w:ascii="Arial" w:eastAsia="굴림" w:hAnsi="Arial" w:cs="Arial"/>
          <w:b/>
          <w:sz w:val="22"/>
        </w:rPr>
        <w:t>Logic</w:t>
      </w:r>
    </w:p>
    <w:p w14:paraId="2726E274" w14:textId="77777777" w:rsidR="00653CF9" w:rsidRPr="001D19F6" w:rsidRDefault="00653CF9" w:rsidP="00F14BA4">
      <w:pPr>
        <w:pStyle w:val="a6"/>
        <w:numPr>
          <w:ilvl w:val="0"/>
          <w:numId w:val="726"/>
        </w:numPr>
        <w:wordWrap/>
        <w:spacing w:line="276" w:lineRule="auto"/>
        <w:ind w:leftChars="0"/>
        <w:rPr>
          <w:rFonts w:ascii="Arial" w:eastAsia="굴림" w:hAnsi="Arial" w:cs="Arial"/>
          <w:b/>
          <w:sz w:val="22"/>
        </w:rPr>
      </w:pPr>
      <w:r w:rsidRPr="001D19F6">
        <w:rPr>
          <w:rFonts w:ascii="Arial" w:eastAsia="굴림" w:hAnsi="Arial" w:cs="Arial"/>
          <w:b/>
          <w:sz w:val="22"/>
        </w:rPr>
        <w:t>If E070=</w:t>
      </w:r>
      <w:r w:rsidRPr="001D19F6">
        <w:rPr>
          <w:rFonts w:ascii="굴림" w:eastAsia="굴림" w:hAnsi="굴림" w:cs="굴림" w:hint="eastAsia"/>
          <w:b/>
          <w:sz w:val="22"/>
        </w:rPr>
        <w:t>⑥</w:t>
      </w:r>
      <w:r w:rsidRPr="001D19F6">
        <w:rPr>
          <w:rFonts w:ascii="Arial" w:eastAsia="굴림" w:hAnsi="Arial" w:cs="Arial"/>
          <w:b/>
          <w:sz w:val="22"/>
        </w:rPr>
        <w:t xml:space="preserve">, then </w:t>
      </w:r>
      <w:r w:rsidRPr="001D19F6">
        <w:rPr>
          <w:rFonts w:ascii="Arial" w:eastAsia="굴림" w:hAnsi="Arial" w:cs="Arial"/>
          <w:b/>
          <w:kern w:val="0"/>
          <w:sz w:val="22"/>
        </w:rPr>
        <w:t>ask</w:t>
      </w:r>
      <w:r w:rsidRPr="001D19F6">
        <w:rPr>
          <w:rFonts w:ascii="Arial" w:eastAsia="굴림" w:hAnsi="Arial" w:cs="Arial"/>
          <w:b/>
          <w:sz w:val="22"/>
        </w:rPr>
        <w:t xml:space="preserve"> E121.</w:t>
      </w:r>
    </w:p>
    <w:p w14:paraId="19CA42F3" w14:textId="77777777" w:rsidR="00653CF9" w:rsidRPr="001D19F6" w:rsidRDefault="00653CF9" w:rsidP="00653CF9">
      <w:pPr>
        <w:wordWrap/>
        <w:spacing w:line="360" w:lineRule="auto"/>
        <w:rPr>
          <w:rFonts w:ascii="Arial" w:eastAsia="굴림" w:hAnsi="Arial" w:cs="Arial"/>
          <w:b/>
          <w:sz w:val="22"/>
        </w:rPr>
      </w:pPr>
    </w:p>
    <w:p w14:paraId="7F7730B3" w14:textId="58AE5CD4" w:rsidR="00653CF9" w:rsidRPr="001D19F6" w:rsidRDefault="00653CF9" w:rsidP="00653CF9">
      <w:pPr>
        <w:wordWrap/>
        <w:spacing w:line="360" w:lineRule="auto"/>
        <w:rPr>
          <w:rFonts w:ascii="Arial" w:eastAsia="굴림" w:hAnsi="Arial" w:cs="Arial"/>
          <w:sz w:val="22"/>
        </w:rPr>
      </w:pPr>
      <w:r w:rsidRPr="001D19F6">
        <w:rPr>
          <w:rFonts w:ascii="Arial" w:eastAsia="굴림" w:hAnsi="Arial" w:cs="Arial"/>
          <w:sz w:val="22"/>
        </w:rPr>
        <w:t>E121. You have received di</w:t>
      </w:r>
      <w:r w:rsidR="006476DA" w:rsidRPr="001D19F6">
        <w:rPr>
          <w:rFonts w:ascii="Arial" w:eastAsia="굴림" w:hAnsi="Arial" w:cs="Arial"/>
          <w:sz w:val="22"/>
        </w:rPr>
        <w:t xml:space="preserve">sabled </w:t>
      </w:r>
      <w:r w:rsidRPr="001D19F6">
        <w:rPr>
          <w:rFonts w:ascii="Arial" w:eastAsia="굴림" w:hAnsi="Arial" w:cs="Arial"/>
          <w:sz w:val="22"/>
        </w:rPr>
        <w:t xml:space="preserve">benefit in </w:t>
      </w:r>
      <w:del w:id="8668" w:author="Keis" w:date="2024-09-06T10:18:00Z">
        <w:r w:rsidR="00337EBB" w:rsidDel="009F27DD">
          <w:rPr>
            <w:rFonts w:ascii="Arial" w:eastAsia="굴림" w:hAnsi="Arial" w:cs="Arial" w:hint="eastAsia"/>
            <w:color w:val="FF0000"/>
            <w:sz w:val="22"/>
          </w:rPr>
          <w:delText>2019</w:delText>
        </w:r>
      </w:del>
      <w:ins w:id="8669"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1A944DB9"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Check </w:t>
      </w:r>
    </w:p>
    <w:p w14:paraId="46766E13" w14:textId="77777777" w:rsidR="00653CF9" w:rsidRPr="001D19F6" w:rsidRDefault="00653CF9" w:rsidP="00653CF9">
      <w:pPr>
        <w:wordWrap/>
        <w:spacing w:line="360" w:lineRule="auto"/>
        <w:rPr>
          <w:rFonts w:ascii="Arial" w:eastAsia="굴림" w:hAnsi="Arial" w:cs="Arial"/>
          <w:sz w:val="22"/>
        </w:rPr>
      </w:pPr>
    </w:p>
    <w:p w14:paraId="4869ADC3" w14:textId="342C1DF6" w:rsidR="00653CF9" w:rsidRPr="001D19F6" w:rsidRDefault="00653CF9" w:rsidP="00653CF9">
      <w:pPr>
        <w:wordWrap/>
        <w:spacing w:line="360" w:lineRule="auto"/>
        <w:rPr>
          <w:rFonts w:ascii="Arial" w:eastAsia="굴림" w:hAnsi="Arial" w:cs="Arial"/>
          <w:sz w:val="22"/>
        </w:rPr>
      </w:pPr>
      <w:r w:rsidRPr="001D19F6">
        <w:rPr>
          <w:rFonts w:ascii="Arial" w:eastAsia="굴림" w:hAnsi="Arial" w:cs="Arial"/>
          <w:sz w:val="22"/>
        </w:rPr>
        <w:t xml:space="preserve">E122. How many month(s) did you receive </w:t>
      </w:r>
      <w:r w:rsidR="006476DA" w:rsidRPr="001D19F6">
        <w:rPr>
          <w:rFonts w:ascii="Arial" w:eastAsia="굴림" w:hAnsi="Arial" w:cs="Arial"/>
          <w:sz w:val="22"/>
        </w:rPr>
        <w:t>disabled benefit</w:t>
      </w:r>
      <w:r w:rsidR="004330E0" w:rsidRPr="001D19F6">
        <w:rPr>
          <w:rFonts w:ascii="Arial" w:eastAsia="굴림" w:hAnsi="Arial" w:cs="Arial"/>
          <w:sz w:val="22"/>
        </w:rPr>
        <w:t xml:space="preserve"> </w:t>
      </w:r>
      <w:r w:rsidRPr="001D19F6">
        <w:rPr>
          <w:rFonts w:ascii="Arial" w:eastAsia="굴림" w:hAnsi="Arial" w:cs="Arial"/>
          <w:sz w:val="22"/>
        </w:rPr>
        <w:t>in the last calendar year (</w:t>
      </w:r>
      <w:del w:id="8670" w:author="Keis" w:date="2024-09-06T10:18:00Z">
        <w:r w:rsidR="00337EBB" w:rsidDel="009F27DD">
          <w:rPr>
            <w:rFonts w:ascii="Arial" w:eastAsia="굴림" w:hAnsi="Arial" w:cs="Arial" w:hint="eastAsia"/>
            <w:color w:val="FF0000"/>
            <w:sz w:val="22"/>
          </w:rPr>
          <w:delText>2019</w:delText>
        </w:r>
      </w:del>
      <w:ins w:id="8671"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(unit: month)</w:t>
      </w:r>
    </w:p>
    <w:p w14:paraId="193BEA08" w14:textId="77777777" w:rsidR="00653CF9" w:rsidRPr="001D19F6" w:rsidRDefault="00653CF9" w:rsidP="00653CF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months [Range:</w:t>
      </w:r>
      <w:r w:rsidR="0071544F" w:rsidRPr="001D19F6">
        <w:rPr>
          <w:rFonts w:ascii="Arial" w:eastAsia="굴림" w:hAnsi="Arial" w:cs="Arial"/>
          <w:kern w:val="0"/>
          <w:sz w:val="22"/>
        </w:rPr>
        <w:t xml:space="preserve"> 1</w:t>
      </w:r>
      <w:r w:rsidRPr="001D19F6">
        <w:rPr>
          <w:rFonts w:ascii="Arial" w:eastAsia="굴림" w:hAnsi="Arial" w:cs="Arial"/>
          <w:kern w:val="0"/>
          <w:sz w:val="22"/>
        </w:rPr>
        <w:t>~12]</w:t>
      </w:r>
    </w:p>
    <w:p w14:paraId="2A8E06BB" w14:textId="77777777" w:rsidR="00653CF9" w:rsidRPr="001D19F6" w:rsidRDefault="00653CF9" w:rsidP="00653CF9">
      <w:pPr>
        <w:pStyle w:val="a6"/>
        <w:wordWrap/>
        <w:spacing w:line="360" w:lineRule="auto"/>
        <w:ind w:leftChars="0" w:left="360"/>
        <w:rPr>
          <w:rFonts w:ascii="Arial" w:eastAsia="굴림" w:hAnsi="Arial" w:cs="Arial"/>
          <w:sz w:val="22"/>
        </w:rPr>
      </w:pPr>
    </w:p>
    <w:p w14:paraId="25A4F4E6" w14:textId="77777777" w:rsidR="00146FEA" w:rsidRPr="001D19F6" w:rsidRDefault="00146FEA" w:rsidP="00146FEA">
      <w:pPr>
        <w:wordWrap/>
        <w:spacing w:line="276" w:lineRule="auto"/>
        <w:rPr>
          <w:rFonts w:ascii="Arial" w:eastAsia="굴림" w:hAnsi="Arial" w:cs="Arial"/>
          <w:b/>
          <w:sz w:val="22"/>
        </w:rPr>
      </w:pPr>
      <w:r w:rsidRPr="001D19F6">
        <w:rPr>
          <w:rFonts w:ascii="Arial" w:eastAsia="굴림" w:hAnsi="Arial" w:cs="Arial"/>
          <w:b/>
          <w:sz w:val="22"/>
        </w:rPr>
        <w:t>Logic</w:t>
      </w:r>
    </w:p>
    <w:p w14:paraId="4453E18A" w14:textId="77777777" w:rsidR="00146FEA" w:rsidRPr="001D19F6" w:rsidRDefault="00146FEA" w:rsidP="00D12299">
      <w:pPr>
        <w:pStyle w:val="a6"/>
        <w:numPr>
          <w:ilvl w:val="0"/>
          <w:numId w:val="1252"/>
        </w:numPr>
        <w:wordWrap/>
        <w:spacing w:line="276" w:lineRule="auto"/>
        <w:ind w:leftChars="0"/>
        <w:rPr>
          <w:rFonts w:ascii="Arial" w:eastAsia="굴림" w:hAnsi="Arial" w:cs="Arial"/>
          <w:b/>
          <w:sz w:val="22"/>
        </w:rPr>
      </w:pPr>
      <w:r w:rsidRPr="001D19F6">
        <w:rPr>
          <w:rFonts w:ascii="Arial" w:eastAsia="굴림" w:hAnsi="Arial" w:cs="Arial"/>
          <w:b/>
          <w:sz w:val="22"/>
        </w:rPr>
        <w:t>If the answer is from E125~E129, divide the answer by the number of months giv</w:t>
      </w:r>
      <w:r w:rsidR="005942E7" w:rsidRPr="001D19F6">
        <w:rPr>
          <w:rFonts w:ascii="Arial" w:eastAsia="굴림" w:hAnsi="Arial" w:cs="Arial"/>
          <w:b/>
          <w:sz w:val="22"/>
        </w:rPr>
        <w:t>en at E122 and mark it at E123.</w:t>
      </w:r>
    </w:p>
    <w:p w14:paraId="610037A2" w14:textId="77777777" w:rsidR="00146FEA" w:rsidRPr="001D19F6" w:rsidRDefault="00146FEA" w:rsidP="00653CF9">
      <w:pPr>
        <w:wordWrap/>
        <w:spacing w:line="360" w:lineRule="auto"/>
        <w:rPr>
          <w:rFonts w:ascii="Arial" w:eastAsia="굴림" w:hAnsi="Arial" w:cs="Arial"/>
          <w:sz w:val="22"/>
        </w:rPr>
      </w:pPr>
    </w:p>
    <w:p w14:paraId="60632D26" w14:textId="1B864441" w:rsidR="00653CF9" w:rsidRPr="001D19F6" w:rsidRDefault="00653CF9" w:rsidP="00653CF9">
      <w:pPr>
        <w:wordWrap/>
        <w:spacing w:line="360" w:lineRule="auto"/>
        <w:rPr>
          <w:rFonts w:ascii="Arial" w:eastAsia="굴림" w:hAnsi="Arial" w:cs="Arial"/>
          <w:sz w:val="22"/>
        </w:rPr>
      </w:pPr>
      <w:r w:rsidRPr="001D19F6">
        <w:rPr>
          <w:rFonts w:ascii="Arial" w:eastAsia="굴림" w:hAnsi="Arial" w:cs="Arial"/>
          <w:sz w:val="22"/>
        </w:rPr>
        <w:t>E1</w:t>
      </w:r>
      <w:r w:rsidR="00146FEA" w:rsidRPr="001D19F6">
        <w:rPr>
          <w:rFonts w:ascii="Arial" w:eastAsia="굴림" w:hAnsi="Arial" w:cs="Arial"/>
          <w:sz w:val="22"/>
        </w:rPr>
        <w:t>2</w:t>
      </w:r>
      <w:r w:rsidRPr="001D19F6">
        <w:rPr>
          <w:rFonts w:ascii="Arial" w:eastAsia="굴림" w:hAnsi="Arial" w:cs="Arial"/>
          <w:sz w:val="22"/>
        </w:rPr>
        <w:t xml:space="preserve">3. What was the average monthly amount of </w:t>
      </w:r>
      <w:r w:rsidR="006476DA" w:rsidRPr="001D19F6">
        <w:rPr>
          <w:rFonts w:ascii="Arial" w:eastAsia="굴림" w:hAnsi="Arial" w:cs="Arial"/>
          <w:sz w:val="22"/>
        </w:rPr>
        <w:t>disabled benefit</w:t>
      </w:r>
      <w:r w:rsidRPr="001D19F6">
        <w:rPr>
          <w:rFonts w:ascii="Arial" w:eastAsia="굴림" w:hAnsi="Arial" w:cs="Arial"/>
          <w:sz w:val="22"/>
        </w:rPr>
        <w:t xml:space="preserve"> in the last calendar year (</w:t>
      </w:r>
      <w:del w:id="8672" w:author="Keis" w:date="2024-09-06T10:18:00Z">
        <w:r w:rsidR="00337EBB" w:rsidDel="009F27DD">
          <w:rPr>
            <w:rFonts w:ascii="Arial" w:eastAsia="굴림" w:hAnsi="Arial" w:cs="Arial" w:hint="eastAsia"/>
            <w:color w:val="FF0000"/>
            <w:sz w:val="22"/>
          </w:rPr>
          <w:delText>2019</w:delText>
        </w:r>
      </w:del>
      <w:ins w:id="8673"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(unit: 10,000 Korean won)</w:t>
      </w:r>
    </w:p>
    <w:p w14:paraId="57C7E8D7" w14:textId="77777777" w:rsidR="00653CF9" w:rsidRPr="001D19F6" w:rsidRDefault="00653CF9" w:rsidP="00653CF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w:t>
      </w:r>
      <w:r w:rsidR="00146FEA" w:rsidRPr="001D19F6">
        <w:rPr>
          <w:rFonts w:ascii="Arial" w:eastAsia="굴림" w:hAnsi="Arial" w:cs="Arial"/>
          <w:kern w:val="0"/>
          <w:sz w:val="22"/>
        </w:rPr>
        <w:t xml:space="preserve"> [Range 0~9997</w:t>
      </w:r>
      <w:r w:rsidRPr="001D19F6">
        <w:rPr>
          <w:rFonts w:ascii="Arial" w:eastAsia="굴림" w:hAnsi="Arial" w:cs="Arial"/>
          <w:kern w:val="0"/>
          <w:sz w:val="22"/>
        </w:rPr>
        <w:t>]</w:t>
      </w:r>
    </w:p>
    <w:p w14:paraId="2B3C585F" w14:textId="77777777" w:rsidR="00653CF9" w:rsidRPr="001D19F6" w:rsidRDefault="00653CF9" w:rsidP="00653CF9">
      <w:pPr>
        <w:wordWrap/>
        <w:spacing w:line="360" w:lineRule="auto"/>
        <w:ind w:firstLine="800"/>
        <w:rPr>
          <w:rFonts w:ascii="Arial" w:eastAsia="굴림" w:hAnsi="Arial" w:cs="Arial"/>
          <w:sz w:val="22"/>
        </w:rPr>
      </w:pPr>
      <w:r w:rsidRPr="001D19F6">
        <w:rPr>
          <w:rFonts w:ascii="Arial" w:eastAsia="굴림" w:hAnsi="Arial" w:cs="Arial"/>
          <w:sz w:val="22"/>
        </w:rPr>
        <w:t>Don’t know →Go to E1</w:t>
      </w:r>
      <w:r w:rsidR="00DE3513" w:rsidRPr="001D19F6">
        <w:rPr>
          <w:rFonts w:ascii="Arial" w:eastAsia="굴림" w:hAnsi="Arial" w:cs="Arial"/>
          <w:sz w:val="22"/>
        </w:rPr>
        <w:t>2</w:t>
      </w:r>
      <w:r w:rsidRPr="001D19F6">
        <w:rPr>
          <w:rFonts w:ascii="Arial" w:eastAsia="굴림" w:hAnsi="Arial" w:cs="Arial"/>
          <w:sz w:val="22"/>
        </w:rPr>
        <w:t>5~E1</w:t>
      </w:r>
      <w:r w:rsidR="00DE3513" w:rsidRPr="001D19F6">
        <w:rPr>
          <w:rFonts w:ascii="Arial" w:eastAsia="굴림" w:hAnsi="Arial" w:cs="Arial"/>
          <w:sz w:val="22"/>
        </w:rPr>
        <w:t>2</w:t>
      </w:r>
      <w:r w:rsidRPr="001D19F6">
        <w:rPr>
          <w:rFonts w:ascii="Arial" w:eastAsia="굴림" w:hAnsi="Arial" w:cs="Arial"/>
          <w:sz w:val="22"/>
        </w:rPr>
        <w:t>9 unfolding</w:t>
      </w:r>
    </w:p>
    <w:p w14:paraId="45170D4D" w14:textId="77777777" w:rsidR="00653CF9" w:rsidRPr="001D19F6" w:rsidRDefault="00653CF9" w:rsidP="00653CF9">
      <w:pPr>
        <w:wordWrap/>
        <w:spacing w:line="360" w:lineRule="auto"/>
        <w:ind w:firstLine="800"/>
        <w:rPr>
          <w:rFonts w:ascii="Arial" w:eastAsia="굴림" w:hAnsi="Arial" w:cs="Arial"/>
          <w:sz w:val="22"/>
        </w:rPr>
      </w:pPr>
      <w:r w:rsidRPr="001D19F6">
        <w:rPr>
          <w:rFonts w:ascii="Arial" w:eastAsia="굴림" w:hAnsi="Arial" w:cs="Arial"/>
          <w:sz w:val="22"/>
        </w:rPr>
        <w:t>Refuse to answer →Go to E1</w:t>
      </w:r>
      <w:r w:rsidR="00DE3513" w:rsidRPr="001D19F6">
        <w:rPr>
          <w:rFonts w:ascii="Arial" w:eastAsia="굴림" w:hAnsi="Arial" w:cs="Arial"/>
          <w:sz w:val="22"/>
        </w:rPr>
        <w:t>2</w:t>
      </w:r>
      <w:r w:rsidRPr="001D19F6">
        <w:rPr>
          <w:rFonts w:ascii="Arial" w:eastAsia="굴림" w:hAnsi="Arial" w:cs="Arial"/>
          <w:sz w:val="22"/>
        </w:rPr>
        <w:t>5~E1</w:t>
      </w:r>
      <w:r w:rsidR="00DE3513" w:rsidRPr="001D19F6">
        <w:rPr>
          <w:rFonts w:ascii="Arial" w:eastAsia="굴림" w:hAnsi="Arial" w:cs="Arial"/>
          <w:sz w:val="22"/>
        </w:rPr>
        <w:t>2</w:t>
      </w:r>
      <w:r w:rsidRPr="001D19F6">
        <w:rPr>
          <w:rFonts w:ascii="Arial" w:eastAsia="굴림" w:hAnsi="Arial" w:cs="Arial"/>
          <w:sz w:val="22"/>
        </w:rPr>
        <w:t>9 unfolding</w:t>
      </w:r>
    </w:p>
    <w:p w14:paraId="2066262E" w14:textId="77777777" w:rsidR="00653CF9" w:rsidRPr="001D19F6" w:rsidRDefault="00653CF9" w:rsidP="00653CF9">
      <w:pPr>
        <w:wordWrap/>
        <w:spacing w:line="360" w:lineRule="auto"/>
        <w:rPr>
          <w:rFonts w:ascii="Arial" w:eastAsia="굴림" w:hAnsi="Arial" w:cs="Arial"/>
          <w:sz w:val="22"/>
        </w:rPr>
      </w:pPr>
    </w:p>
    <w:p w14:paraId="09D37912" w14:textId="08F53BF2" w:rsidR="00653CF9" w:rsidRPr="001D19F6" w:rsidRDefault="00653CF9" w:rsidP="00653CF9">
      <w:pPr>
        <w:wordWrap/>
        <w:spacing w:line="360" w:lineRule="auto"/>
        <w:rPr>
          <w:rFonts w:ascii="Arial" w:eastAsia="굴림" w:hAnsi="Arial" w:cs="Arial"/>
          <w:sz w:val="22"/>
        </w:rPr>
      </w:pPr>
      <w:r w:rsidRPr="001D19F6">
        <w:rPr>
          <w:rFonts w:ascii="Arial" w:eastAsia="굴림" w:hAnsi="Arial" w:cs="Arial"/>
          <w:sz w:val="22"/>
        </w:rPr>
        <w:t>E1</w:t>
      </w:r>
      <w:r w:rsidR="008B04CC" w:rsidRPr="001D19F6">
        <w:rPr>
          <w:rFonts w:ascii="Arial" w:eastAsia="굴림" w:hAnsi="Arial" w:cs="Arial"/>
          <w:sz w:val="22"/>
        </w:rPr>
        <w:t>2</w:t>
      </w:r>
      <w:r w:rsidRPr="001D19F6">
        <w:rPr>
          <w:rFonts w:ascii="Arial" w:eastAsia="굴림" w:hAnsi="Arial" w:cs="Arial"/>
          <w:sz w:val="22"/>
        </w:rPr>
        <w:t xml:space="preserve">4. So you received a total of (amount calculated based on E112 and E113) in </w:t>
      </w:r>
      <w:r w:rsidR="006476DA" w:rsidRPr="001D19F6">
        <w:rPr>
          <w:rFonts w:ascii="Arial" w:eastAsia="굴림" w:hAnsi="Arial" w:cs="Arial"/>
          <w:sz w:val="22"/>
        </w:rPr>
        <w:t>disabled benefit</w:t>
      </w:r>
      <w:r w:rsidR="008B04CC" w:rsidRPr="001D19F6">
        <w:rPr>
          <w:rFonts w:ascii="Arial" w:eastAsia="굴림" w:hAnsi="Arial" w:cs="Arial"/>
          <w:kern w:val="0"/>
          <w:sz w:val="22"/>
        </w:rPr>
        <w:t xml:space="preserve"> </w:t>
      </w:r>
      <w:r w:rsidRPr="001D19F6">
        <w:rPr>
          <w:rFonts w:ascii="Arial" w:eastAsia="굴림" w:hAnsi="Arial" w:cs="Arial"/>
          <w:sz w:val="22"/>
        </w:rPr>
        <w:t>in the last calendar year (</w:t>
      </w:r>
      <w:del w:id="8674" w:author="Keis" w:date="2024-09-06T10:18:00Z">
        <w:r w:rsidR="00337EBB" w:rsidDel="009F27DD">
          <w:rPr>
            <w:rFonts w:ascii="Arial" w:eastAsia="굴림" w:hAnsi="Arial" w:cs="Arial" w:hint="eastAsia"/>
            <w:color w:val="FF0000"/>
            <w:sz w:val="22"/>
          </w:rPr>
          <w:delText>2019</w:delText>
        </w:r>
      </w:del>
      <w:ins w:id="8675" w:author="Keis" w:date="2024-09-06T10:18:00Z">
        <w:r w:rsidR="009F27DD" w:rsidRPr="009F27DD">
          <w:rPr>
            <w:rFonts w:ascii="Arial" w:eastAsia="굴림" w:hAnsi="Arial" w:cs="Arial" w:hint="eastAsia"/>
            <w:color w:val="00B050"/>
            <w:sz w:val="22"/>
          </w:rPr>
          <w:t>2021</w:t>
        </w:r>
      </w:ins>
      <w:proofErr w:type="gramStart"/>
      <w:r w:rsidRPr="001D19F6">
        <w:rPr>
          <w:rFonts w:ascii="Arial" w:eastAsia="굴림" w:hAnsi="Arial" w:cs="Arial"/>
          <w:sz w:val="22"/>
        </w:rPr>
        <w:t>).Is</w:t>
      </w:r>
      <w:proofErr w:type="gramEnd"/>
      <w:r w:rsidRPr="001D19F6">
        <w:rPr>
          <w:rFonts w:ascii="Arial" w:eastAsia="굴림" w:hAnsi="Arial" w:cs="Arial"/>
          <w:sz w:val="22"/>
        </w:rPr>
        <w:t xml:space="preserve"> this correct?</w:t>
      </w:r>
    </w:p>
    <w:p w14:paraId="10D87086" w14:textId="77777777" w:rsidR="00653CF9" w:rsidRPr="001D19F6" w:rsidRDefault="00653CF9" w:rsidP="00D12299">
      <w:pPr>
        <w:pStyle w:val="a6"/>
        <w:numPr>
          <w:ilvl w:val="0"/>
          <w:numId w:val="12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→Go to E1</w:t>
      </w:r>
      <w:r w:rsidR="006F0EBC" w:rsidRPr="001D19F6">
        <w:rPr>
          <w:rFonts w:ascii="Arial" w:eastAsia="굴림" w:hAnsi="Arial" w:cs="Arial"/>
          <w:sz w:val="22"/>
        </w:rPr>
        <w:t>3</w:t>
      </w:r>
      <w:r w:rsidRPr="001D19F6">
        <w:rPr>
          <w:rFonts w:ascii="Arial" w:eastAsia="굴림" w:hAnsi="Arial" w:cs="Arial"/>
          <w:sz w:val="22"/>
        </w:rPr>
        <w:t>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→Go to E1</w:t>
      </w:r>
      <w:r w:rsidR="008B04CC" w:rsidRPr="001D19F6">
        <w:rPr>
          <w:rFonts w:ascii="Arial" w:eastAsia="굴림" w:hAnsi="Arial" w:cs="Arial"/>
          <w:sz w:val="22"/>
        </w:rPr>
        <w:t>2</w:t>
      </w:r>
      <w:r w:rsidRPr="001D19F6">
        <w:rPr>
          <w:rFonts w:ascii="Arial" w:eastAsia="굴림" w:hAnsi="Arial" w:cs="Arial"/>
          <w:sz w:val="22"/>
        </w:rPr>
        <w:t>5~E1</w:t>
      </w:r>
      <w:r w:rsidR="008B04CC" w:rsidRPr="001D19F6">
        <w:rPr>
          <w:rFonts w:ascii="Arial" w:eastAsia="굴림" w:hAnsi="Arial" w:cs="Arial"/>
          <w:sz w:val="22"/>
        </w:rPr>
        <w:t>2</w:t>
      </w:r>
      <w:r w:rsidRPr="001D19F6">
        <w:rPr>
          <w:rFonts w:ascii="Arial" w:eastAsia="굴림" w:hAnsi="Arial" w:cs="Arial"/>
          <w:sz w:val="22"/>
        </w:rPr>
        <w:t>9 unfolding</w:t>
      </w:r>
    </w:p>
    <w:p w14:paraId="5A617502" w14:textId="77777777" w:rsidR="00653CF9" w:rsidRPr="001D19F6" w:rsidRDefault="00653CF9" w:rsidP="00653CF9">
      <w:pPr>
        <w:wordWrap/>
        <w:spacing w:line="360" w:lineRule="auto"/>
        <w:ind w:firstLine="400"/>
        <w:rPr>
          <w:rFonts w:ascii="Arial" w:eastAsia="굴림" w:hAnsi="Arial" w:cs="Arial"/>
          <w:sz w:val="22"/>
        </w:rPr>
      </w:pPr>
      <w:r w:rsidRPr="001D19F6">
        <w:rPr>
          <w:rFonts w:ascii="Arial" w:eastAsia="굴림" w:hAnsi="Arial" w:cs="Arial"/>
          <w:sz w:val="22"/>
        </w:rPr>
        <w:t>Don’t know →Go to E1</w:t>
      </w:r>
      <w:r w:rsidR="008B04CC" w:rsidRPr="001D19F6">
        <w:rPr>
          <w:rFonts w:ascii="Arial" w:eastAsia="굴림" w:hAnsi="Arial" w:cs="Arial"/>
          <w:sz w:val="22"/>
        </w:rPr>
        <w:t>2</w:t>
      </w:r>
      <w:r w:rsidRPr="001D19F6">
        <w:rPr>
          <w:rFonts w:ascii="Arial" w:eastAsia="굴림" w:hAnsi="Arial" w:cs="Arial"/>
          <w:sz w:val="22"/>
        </w:rPr>
        <w:t>5~E1</w:t>
      </w:r>
      <w:r w:rsidR="008B04CC" w:rsidRPr="001D19F6">
        <w:rPr>
          <w:rFonts w:ascii="Arial" w:eastAsia="굴림" w:hAnsi="Arial" w:cs="Arial"/>
          <w:sz w:val="22"/>
        </w:rPr>
        <w:t>2</w:t>
      </w:r>
      <w:r w:rsidRPr="001D19F6">
        <w:rPr>
          <w:rFonts w:ascii="Arial" w:eastAsia="굴림" w:hAnsi="Arial" w:cs="Arial"/>
          <w:sz w:val="22"/>
        </w:rPr>
        <w:t>9 unfolding</w:t>
      </w:r>
    </w:p>
    <w:p w14:paraId="67D2ADA2" w14:textId="77777777" w:rsidR="00653CF9" w:rsidRPr="001D19F6" w:rsidRDefault="00653CF9" w:rsidP="00653CF9">
      <w:pPr>
        <w:wordWrap/>
        <w:spacing w:line="360" w:lineRule="auto"/>
        <w:ind w:firstLine="400"/>
        <w:rPr>
          <w:rFonts w:ascii="Arial" w:eastAsia="굴림" w:hAnsi="Arial" w:cs="Arial"/>
          <w:sz w:val="22"/>
        </w:rPr>
      </w:pPr>
      <w:r w:rsidRPr="001D19F6">
        <w:rPr>
          <w:rFonts w:ascii="Arial" w:eastAsia="굴림" w:hAnsi="Arial" w:cs="Arial"/>
          <w:sz w:val="22"/>
        </w:rPr>
        <w:t>Refuse to answer →Go to E1</w:t>
      </w:r>
      <w:r w:rsidR="008B04CC" w:rsidRPr="001D19F6">
        <w:rPr>
          <w:rFonts w:ascii="Arial" w:eastAsia="굴림" w:hAnsi="Arial" w:cs="Arial"/>
          <w:sz w:val="22"/>
        </w:rPr>
        <w:t>2</w:t>
      </w:r>
      <w:r w:rsidRPr="001D19F6">
        <w:rPr>
          <w:rFonts w:ascii="Arial" w:eastAsia="굴림" w:hAnsi="Arial" w:cs="Arial"/>
          <w:sz w:val="22"/>
        </w:rPr>
        <w:t>5~E1</w:t>
      </w:r>
      <w:r w:rsidR="008B04CC" w:rsidRPr="001D19F6">
        <w:rPr>
          <w:rFonts w:ascii="Arial" w:eastAsia="굴림" w:hAnsi="Arial" w:cs="Arial"/>
          <w:sz w:val="22"/>
        </w:rPr>
        <w:t>2</w:t>
      </w:r>
      <w:r w:rsidRPr="001D19F6">
        <w:rPr>
          <w:rFonts w:ascii="Arial" w:eastAsia="굴림" w:hAnsi="Arial" w:cs="Arial"/>
          <w:sz w:val="22"/>
        </w:rPr>
        <w:t>9 unfolding</w:t>
      </w:r>
    </w:p>
    <w:p w14:paraId="185C0CE0" w14:textId="77777777" w:rsidR="00653CF9" w:rsidRPr="001D19F6" w:rsidRDefault="00653CF9" w:rsidP="00653CF9">
      <w:pPr>
        <w:wordWrap/>
        <w:spacing w:line="360" w:lineRule="auto"/>
        <w:rPr>
          <w:rFonts w:ascii="Arial" w:eastAsia="굴림" w:hAnsi="Arial" w:cs="Arial"/>
          <w:sz w:val="22"/>
        </w:rPr>
      </w:pPr>
    </w:p>
    <w:p w14:paraId="1E66ABDE" w14:textId="77777777" w:rsidR="00653CF9" w:rsidRPr="001D19F6" w:rsidRDefault="00653CF9" w:rsidP="00653CF9">
      <w:pPr>
        <w:wordWrap/>
        <w:spacing w:line="360" w:lineRule="auto"/>
        <w:rPr>
          <w:rFonts w:ascii="Arial" w:eastAsia="굴림" w:hAnsi="Arial" w:cs="Arial"/>
          <w:b/>
          <w:sz w:val="22"/>
        </w:rPr>
      </w:pPr>
      <w:r w:rsidRPr="001D19F6">
        <w:rPr>
          <w:rFonts w:ascii="Arial" w:eastAsia="굴림" w:hAnsi="Arial" w:cs="Arial"/>
          <w:b/>
          <w:sz w:val="22"/>
        </w:rPr>
        <w:t>&lt; E1</w:t>
      </w:r>
      <w:r w:rsidR="008B04CC" w:rsidRPr="001D19F6">
        <w:rPr>
          <w:rFonts w:ascii="Arial" w:eastAsia="굴림" w:hAnsi="Arial" w:cs="Arial"/>
          <w:b/>
          <w:sz w:val="22"/>
        </w:rPr>
        <w:t>2</w:t>
      </w:r>
      <w:r w:rsidRPr="001D19F6">
        <w:rPr>
          <w:rFonts w:ascii="Arial" w:eastAsia="굴림" w:hAnsi="Arial" w:cs="Arial"/>
          <w:b/>
          <w:sz w:val="22"/>
        </w:rPr>
        <w:t>5~E1</w:t>
      </w:r>
      <w:r w:rsidR="008B04CC" w:rsidRPr="001D19F6">
        <w:rPr>
          <w:rFonts w:ascii="Arial" w:eastAsia="굴림" w:hAnsi="Arial" w:cs="Arial"/>
          <w:b/>
          <w:sz w:val="22"/>
        </w:rPr>
        <w:t>2</w:t>
      </w:r>
      <w:r w:rsidRPr="001D19F6">
        <w:rPr>
          <w:rFonts w:ascii="Arial" w:eastAsia="굴림" w:hAnsi="Arial" w:cs="Arial"/>
          <w:b/>
          <w:sz w:val="22"/>
        </w:rPr>
        <w:t>9. Unfolding bracket questions &gt;</w:t>
      </w:r>
    </w:p>
    <w:p w14:paraId="63DC29DB" w14:textId="77777777" w:rsidR="00653CF9" w:rsidRPr="001D19F6" w:rsidRDefault="00653CF9" w:rsidP="00653CF9">
      <w:pPr>
        <w:wordWrap/>
        <w:spacing w:line="360" w:lineRule="auto"/>
        <w:rPr>
          <w:rFonts w:ascii="Arial" w:eastAsia="굴림" w:hAnsi="Arial" w:cs="Arial"/>
          <w:sz w:val="22"/>
        </w:rPr>
      </w:pPr>
      <w:r w:rsidRPr="001D19F6">
        <w:rPr>
          <w:rFonts w:ascii="Arial" w:eastAsia="굴림" w:hAnsi="Arial" w:cs="Arial"/>
          <w:sz w:val="22"/>
        </w:rPr>
        <w:t>[IWER: Go back to E</w:t>
      </w:r>
      <w:r w:rsidR="008B04CC" w:rsidRPr="001D19F6">
        <w:rPr>
          <w:rFonts w:ascii="Arial" w:eastAsia="굴림" w:hAnsi="Arial" w:cs="Arial"/>
          <w:sz w:val="22"/>
        </w:rPr>
        <w:t>12</w:t>
      </w:r>
      <w:r w:rsidRPr="001D19F6">
        <w:rPr>
          <w:rFonts w:ascii="Arial" w:eastAsia="굴림" w:hAnsi="Arial" w:cs="Arial"/>
          <w:sz w:val="22"/>
        </w:rPr>
        <w:t>3 and record if R answers the amount during the interview.]</w:t>
      </w:r>
    </w:p>
    <w:p w14:paraId="103E97F8" w14:textId="43096D95" w:rsidR="00653CF9" w:rsidRPr="001D19F6" w:rsidRDefault="00653CF9" w:rsidP="00653CF9">
      <w:pPr>
        <w:spacing w:line="360" w:lineRule="auto"/>
        <w:rPr>
          <w:rFonts w:ascii="Arial" w:eastAsia="굴림" w:hAnsi="Arial" w:cs="Arial"/>
          <w:sz w:val="22"/>
        </w:rPr>
      </w:pPr>
      <w:r w:rsidRPr="001D19F6">
        <w:rPr>
          <w:rFonts w:ascii="Arial" w:eastAsia="굴림" w:hAnsi="Arial" w:cs="Arial"/>
          <w:sz w:val="22"/>
        </w:rPr>
        <w:lastRenderedPageBreak/>
        <w:t>E1</w:t>
      </w:r>
      <w:r w:rsidR="008B04CC" w:rsidRPr="001D19F6">
        <w:rPr>
          <w:rFonts w:ascii="Arial" w:eastAsia="굴림" w:hAnsi="Arial" w:cs="Arial"/>
          <w:sz w:val="22"/>
        </w:rPr>
        <w:t>2</w:t>
      </w:r>
      <w:r w:rsidRPr="001D19F6">
        <w:rPr>
          <w:rFonts w:ascii="Arial" w:eastAsia="굴림" w:hAnsi="Arial" w:cs="Arial"/>
          <w:sz w:val="22"/>
        </w:rPr>
        <w:t>5. Did it amount to a total of less th</w:t>
      </w:r>
      <w:r w:rsidR="008B04CC" w:rsidRPr="001D19F6">
        <w:rPr>
          <w:rFonts w:ascii="Arial" w:eastAsia="굴림" w:hAnsi="Arial" w:cs="Arial"/>
          <w:sz w:val="22"/>
        </w:rPr>
        <w:t>an, about equal to or more than 5</w:t>
      </w:r>
      <w:r w:rsidRPr="001D19F6">
        <w:rPr>
          <w:rFonts w:ascii="Arial" w:eastAsia="굴림" w:hAnsi="Arial" w:cs="Arial"/>
          <w:sz w:val="22"/>
        </w:rPr>
        <w:t>0 MW (10,000 Korean won) in the last calendar year (</w:t>
      </w:r>
      <w:del w:id="8676" w:author="Keis" w:date="2024-09-06T10:18:00Z">
        <w:r w:rsidR="00337EBB" w:rsidDel="009F27DD">
          <w:rPr>
            <w:rFonts w:ascii="Arial" w:eastAsia="굴림" w:hAnsi="Arial" w:cs="Arial" w:hint="eastAsia"/>
            <w:color w:val="FF0000"/>
            <w:sz w:val="22"/>
          </w:rPr>
          <w:delText>2019</w:delText>
        </w:r>
      </w:del>
      <w:ins w:id="8677"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4C58BDAA"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8B04CC" w:rsidRPr="001D19F6">
        <w:rPr>
          <w:rFonts w:ascii="Arial" w:eastAsia="굴림" w:hAnsi="Arial" w:cs="Arial"/>
          <w:sz w:val="22"/>
        </w:rPr>
        <w:t>5</w:t>
      </w:r>
      <w:r w:rsidRPr="001D19F6">
        <w:rPr>
          <w:rFonts w:ascii="Arial" w:eastAsia="굴림" w:hAnsi="Arial" w:cs="Arial"/>
          <w:sz w:val="22"/>
        </w:rPr>
        <w:t>0 MW</w:t>
      </w:r>
    </w:p>
    <w:p w14:paraId="037101EC"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w:t>
      </w:r>
      <w:r w:rsidR="008B04CC" w:rsidRPr="001D19F6">
        <w:rPr>
          <w:rFonts w:ascii="Arial" w:eastAsia="굴림" w:hAnsi="Arial" w:cs="Arial"/>
          <w:sz w:val="22"/>
        </w:rPr>
        <w:t>5</w:t>
      </w:r>
      <w:r w:rsidRPr="001D19F6">
        <w:rPr>
          <w:rFonts w:ascii="Arial" w:eastAsia="굴림" w:hAnsi="Arial" w:cs="Arial"/>
          <w:sz w:val="22"/>
        </w:rPr>
        <w:t>0 MW</w:t>
      </w:r>
    </w:p>
    <w:p w14:paraId="21636213"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w:t>
      </w:r>
      <w:r w:rsidR="008B04CC" w:rsidRPr="001D19F6">
        <w:rPr>
          <w:rFonts w:ascii="Arial" w:eastAsia="굴림" w:hAnsi="Arial" w:cs="Arial"/>
          <w:sz w:val="22"/>
        </w:rPr>
        <w:t>5</w:t>
      </w:r>
      <w:r w:rsidRPr="001D19F6">
        <w:rPr>
          <w:rFonts w:ascii="Arial" w:eastAsia="굴림" w:hAnsi="Arial" w:cs="Arial"/>
          <w:sz w:val="22"/>
        </w:rPr>
        <w:t>0 MW</w:t>
      </w:r>
    </w:p>
    <w:p w14:paraId="7CB6343D" w14:textId="77777777" w:rsidR="00653CF9" w:rsidRPr="001D19F6" w:rsidRDefault="00653CF9" w:rsidP="00653CF9">
      <w:pPr>
        <w:wordWrap/>
        <w:spacing w:line="360" w:lineRule="auto"/>
        <w:rPr>
          <w:rFonts w:ascii="Arial" w:eastAsia="굴림" w:hAnsi="Arial" w:cs="Arial"/>
          <w:sz w:val="22"/>
        </w:rPr>
      </w:pPr>
    </w:p>
    <w:p w14:paraId="74FEF0FB" w14:textId="5BBDCF95" w:rsidR="00653CF9" w:rsidRPr="001D19F6" w:rsidRDefault="00653CF9" w:rsidP="00653CF9">
      <w:pPr>
        <w:spacing w:line="360" w:lineRule="auto"/>
        <w:rPr>
          <w:rFonts w:ascii="Arial" w:eastAsia="굴림" w:hAnsi="Arial" w:cs="Arial"/>
          <w:sz w:val="22"/>
        </w:rPr>
      </w:pPr>
      <w:r w:rsidRPr="001D19F6">
        <w:rPr>
          <w:rFonts w:ascii="Arial" w:eastAsia="굴림" w:hAnsi="Arial" w:cs="Arial"/>
          <w:sz w:val="22"/>
        </w:rPr>
        <w:t>E1</w:t>
      </w:r>
      <w:r w:rsidR="008B04CC" w:rsidRPr="001D19F6">
        <w:rPr>
          <w:rFonts w:ascii="Arial" w:eastAsia="굴림" w:hAnsi="Arial" w:cs="Arial"/>
          <w:sz w:val="22"/>
        </w:rPr>
        <w:t>2</w:t>
      </w:r>
      <w:r w:rsidRPr="001D19F6">
        <w:rPr>
          <w:rFonts w:ascii="Arial" w:eastAsia="굴림" w:hAnsi="Arial" w:cs="Arial"/>
          <w:sz w:val="22"/>
        </w:rPr>
        <w:t xml:space="preserve">6. Did it amount to a total of less than, about equal to or more than </w:t>
      </w:r>
      <w:r w:rsidR="008B04CC" w:rsidRPr="001D19F6">
        <w:rPr>
          <w:rFonts w:ascii="Arial" w:eastAsia="굴림" w:hAnsi="Arial" w:cs="Arial"/>
          <w:sz w:val="22"/>
        </w:rPr>
        <w:t>10</w:t>
      </w:r>
      <w:r w:rsidRPr="001D19F6">
        <w:rPr>
          <w:rFonts w:ascii="Arial" w:eastAsia="굴림" w:hAnsi="Arial" w:cs="Arial"/>
          <w:sz w:val="22"/>
        </w:rPr>
        <w:t>0 MW (10,000 Korean won) in the last calendar year (</w:t>
      </w:r>
      <w:del w:id="8678" w:author="Keis" w:date="2024-09-06T10:18:00Z">
        <w:r w:rsidR="00337EBB" w:rsidRPr="00337EBB" w:rsidDel="009F27DD">
          <w:rPr>
            <w:rFonts w:ascii="Arial" w:eastAsia="굴림" w:hAnsi="Arial" w:cs="Arial" w:hint="eastAsia"/>
            <w:color w:val="FF0000"/>
            <w:sz w:val="22"/>
          </w:rPr>
          <w:delText>2019</w:delText>
        </w:r>
      </w:del>
      <w:ins w:id="8679"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736FD1E1"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8B04CC" w:rsidRPr="001D19F6">
        <w:rPr>
          <w:rFonts w:ascii="Arial" w:eastAsia="굴림" w:hAnsi="Arial" w:cs="Arial"/>
          <w:sz w:val="22"/>
        </w:rPr>
        <w:t>10</w:t>
      </w:r>
      <w:r w:rsidRPr="001D19F6">
        <w:rPr>
          <w:rFonts w:ascii="Arial" w:eastAsia="굴림" w:hAnsi="Arial" w:cs="Arial"/>
          <w:sz w:val="22"/>
        </w:rPr>
        <w:t>0 MW</w:t>
      </w:r>
    </w:p>
    <w:p w14:paraId="23D398F4"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w:t>
      </w:r>
      <w:r w:rsidR="008B04CC" w:rsidRPr="001D19F6">
        <w:rPr>
          <w:rFonts w:ascii="Arial" w:eastAsia="굴림" w:hAnsi="Arial" w:cs="Arial"/>
          <w:sz w:val="22"/>
        </w:rPr>
        <w:t>10</w:t>
      </w:r>
      <w:r w:rsidRPr="001D19F6">
        <w:rPr>
          <w:rFonts w:ascii="Arial" w:eastAsia="굴림" w:hAnsi="Arial" w:cs="Arial"/>
          <w:sz w:val="22"/>
        </w:rPr>
        <w:t>0 MW</w:t>
      </w:r>
    </w:p>
    <w:p w14:paraId="079F97FE"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w:t>
      </w:r>
      <w:r w:rsidR="008B04CC" w:rsidRPr="001D19F6">
        <w:rPr>
          <w:rFonts w:ascii="Arial" w:eastAsia="굴림" w:hAnsi="Arial" w:cs="Arial"/>
          <w:sz w:val="22"/>
        </w:rPr>
        <w:t>10</w:t>
      </w:r>
      <w:r w:rsidRPr="001D19F6">
        <w:rPr>
          <w:rFonts w:ascii="Arial" w:eastAsia="굴림" w:hAnsi="Arial" w:cs="Arial"/>
          <w:sz w:val="22"/>
        </w:rPr>
        <w:t>0 MW</w:t>
      </w:r>
    </w:p>
    <w:p w14:paraId="1096AC77" w14:textId="77777777" w:rsidR="00653CF9" w:rsidRPr="001D19F6" w:rsidRDefault="00653CF9" w:rsidP="00653CF9">
      <w:pPr>
        <w:wordWrap/>
        <w:spacing w:line="360" w:lineRule="auto"/>
        <w:rPr>
          <w:rFonts w:ascii="Arial" w:eastAsia="굴림" w:hAnsi="Arial" w:cs="Arial"/>
          <w:sz w:val="22"/>
        </w:rPr>
      </w:pPr>
    </w:p>
    <w:p w14:paraId="7F6305C0" w14:textId="1BD17AE5" w:rsidR="00653CF9" w:rsidRPr="001D19F6" w:rsidRDefault="00653CF9" w:rsidP="00653CF9">
      <w:pPr>
        <w:spacing w:line="360" w:lineRule="auto"/>
        <w:rPr>
          <w:rFonts w:ascii="Arial" w:eastAsia="굴림" w:hAnsi="Arial" w:cs="Arial"/>
          <w:sz w:val="22"/>
        </w:rPr>
      </w:pPr>
      <w:r w:rsidRPr="001D19F6">
        <w:rPr>
          <w:rFonts w:ascii="Arial" w:eastAsia="굴림" w:hAnsi="Arial" w:cs="Arial"/>
          <w:sz w:val="22"/>
        </w:rPr>
        <w:t>E1</w:t>
      </w:r>
      <w:r w:rsidR="008B04CC" w:rsidRPr="001D19F6">
        <w:rPr>
          <w:rFonts w:ascii="Arial" w:eastAsia="굴림" w:hAnsi="Arial" w:cs="Arial"/>
          <w:sz w:val="22"/>
        </w:rPr>
        <w:t>2</w:t>
      </w:r>
      <w:r w:rsidRPr="001D19F6">
        <w:rPr>
          <w:rFonts w:ascii="Arial" w:eastAsia="굴림" w:hAnsi="Arial" w:cs="Arial"/>
          <w:sz w:val="22"/>
        </w:rPr>
        <w:t xml:space="preserve">7. Did it amount to a total of less than, about equal to or more than </w:t>
      </w:r>
      <w:r w:rsidR="008B04CC" w:rsidRPr="001D19F6">
        <w:rPr>
          <w:rFonts w:ascii="Arial" w:eastAsia="굴림" w:hAnsi="Arial" w:cs="Arial"/>
          <w:sz w:val="22"/>
        </w:rPr>
        <w:t>20</w:t>
      </w:r>
      <w:r w:rsidRPr="001D19F6">
        <w:rPr>
          <w:rFonts w:ascii="Arial" w:eastAsia="굴림" w:hAnsi="Arial" w:cs="Arial"/>
          <w:sz w:val="22"/>
        </w:rPr>
        <w:t>0 MW (10,000 Korean won) in the last calendar year (</w:t>
      </w:r>
      <w:del w:id="8680" w:author="Keis" w:date="2024-09-06T10:18:00Z">
        <w:r w:rsidR="00337EBB" w:rsidDel="009F27DD">
          <w:rPr>
            <w:rFonts w:ascii="Arial" w:eastAsia="굴림" w:hAnsi="Arial" w:cs="Arial" w:hint="eastAsia"/>
            <w:color w:val="FF0000"/>
            <w:sz w:val="22"/>
          </w:rPr>
          <w:delText>2019</w:delText>
        </w:r>
      </w:del>
      <w:ins w:id="8681"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14E0A39E"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8B04CC" w:rsidRPr="001D19F6">
        <w:rPr>
          <w:rFonts w:ascii="Arial" w:eastAsia="굴림" w:hAnsi="Arial" w:cs="Arial"/>
          <w:sz w:val="22"/>
        </w:rPr>
        <w:t>20</w:t>
      </w:r>
      <w:r w:rsidRPr="001D19F6">
        <w:rPr>
          <w:rFonts w:ascii="Arial" w:eastAsia="굴림" w:hAnsi="Arial" w:cs="Arial"/>
          <w:sz w:val="22"/>
        </w:rPr>
        <w:t>0 MW</w:t>
      </w:r>
    </w:p>
    <w:p w14:paraId="08F1AA76"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w:t>
      </w:r>
      <w:r w:rsidR="008B04CC" w:rsidRPr="001D19F6">
        <w:rPr>
          <w:rFonts w:ascii="Arial" w:eastAsia="굴림" w:hAnsi="Arial" w:cs="Arial"/>
          <w:sz w:val="22"/>
        </w:rPr>
        <w:t>20</w:t>
      </w:r>
      <w:r w:rsidRPr="001D19F6">
        <w:rPr>
          <w:rFonts w:ascii="Arial" w:eastAsia="굴림" w:hAnsi="Arial" w:cs="Arial"/>
          <w:sz w:val="22"/>
        </w:rPr>
        <w:t>0 MW</w:t>
      </w:r>
    </w:p>
    <w:p w14:paraId="3A251DFA"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w:t>
      </w:r>
      <w:r w:rsidR="008B04CC" w:rsidRPr="001D19F6">
        <w:rPr>
          <w:rFonts w:ascii="Arial" w:eastAsia="굴림" w:hAnsi="Arial" w:cs="Arial"/>
          <w:sz w:val="22"/>
        </w:rPr>
        <w:t>20</w:t>
      </w:r>
      <w:r w:rsidRPr="001D19F6">
        <w:rPr>
          <w:rFonts w:ascii="Arial" w:eastAsia="굴림" w:hAnsi="Arial" w:cs="Arial"/>
          <w:sz w:val="22"/>
        </w:rPr>
        <w:t>0 MW</w:t>
      </w:r>
    </w:p>
    <w:p w14:paraId="3CFBC0A2" w14:textId="77777777" w:rsidR="00653CF9" w:rsidRPr="001D19F6" w:rsidRDefault="00653CF9" w:rsidP="00653CF9">
      <w:pPr>
        <w:wordWrap/>
        <w:spacing w:line="360" w:lineRule="auto"/>
        <w:rPr>
          <w:rFonts w:ascii="Arial" w:eastAsia="굴림" w:hAnsi="Arial" w:cs="Arial"/>
          <w:sz w:val="22"/>
        </w:rPr>
      </w:pPr>
    </w:p>
    <w:p w14:paraId="2119E543" w14:textId="4E646F05" w:rsidR="00653CF9" w:rsidRPr="001D19F6" w:rsidRDefault="00653CF9" w:rsidP="00653CF9">
      <w:pPr>
        <w:spacing w:line="360" w:lineRule="auto"/>
        <w:rPr>
          <w:rFonts w:ascii="Arial" w:eastAsia="굴림" w:hAnsi="Arial" w:cs="Arial"/>
          <w:sz w:val="22"/>
        </w:rPr>
      </w:pPr>
      <w:r w:rsidRPr="001D19F6">
        <w:rPr>
          <w:rFonts w:ascii="Arial" w:eastAsia="굴림" w:hAnsi="Arial" w:cs="Arial"/>
          <w:sz w:val="22"/>
        </w:rPr>
        <w:t>E1</w:t>
      </w:r>
      <w:r w:rsidR="008B04CC" w:rsidRPr="001D19F6">
        <w:rPr>
          <w:rFonts w:ascii="Arial" w:eastAsia="굴림" w:hAnsi="Arial" w:cs="Arial"/>
          <w:sz w:val="22"/>
        </w:rPr>
        <w:t>2</w:t>
      </w:r>
      <w:r w:rsidRPr="001D19F6">
        <w:rPr>
          <w:rFonts w:ascii="Arial" w:eastAsia="굴림" w:hAnsi="Arial" w:cs="Arial"/>
          <w:sz w:val="22"/>
        </w:rPr>
        <w:t xml:space="preserve">8. Did it amount to a total of less than, about equal to or more than </w:t>
      </w:r>
      <w:r w:rsidR="008B04CC" w:rsidRPr="001D19F6">
        <w:rPr>
          <w:rFonts w:ascii="Arial" w:eastAsia="굴림" w:hAnsi="Arial" w:cs="Arial"/>
          <w:sz w:val="22"/>
        </w:rPr>
        <w:t>40</w:t>
      </w:r>
      <w:r w:rsidRPr="001D19F6">
        <w:rPr>
          <w:rFonts w:ascii="Arial" w:eastAsia="굴림" w:hAnsi="Arial" w:cs="Arial"/>
          <w:sz w:val="22"/>
        </w:rPr>
        <w:t>0 MW (10,000 Korean won) in the last calendar year (</w:t>
      </w:r>
      <w:del w:id="8682" w:author="Keis" w:date="2024-09-06T10:18:00Z">
        <w:r w:rsidR="00337EBB" w:rsidDel="009F27DD">
          <w:rPr>
            <w:rFonts w:ascii="Arial" w:eastAsia="굴림" w:hAnsi="Arial" w:cs="Arial" w:hint="eastAsia"/>
            <w:color w:val="FF0000"/>
            <w:sz w:val="22"/>
          </w:rPr>
          <w:delText>2019</w:delText>
        </w:r>
      </w:del>
      <w:ins w:id="8683"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797D1015"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8B04CC" w:rsidRPr="001D19F6">
        <w:rPr>
          <w:rFonts w:ascii="Arial" w:eastAsia="굴림" w:hAnsi="Arial" w:cs="Arial"/>
          <w:sz w:val="22"/>
        </w:rPr>
        <w:t>40</w:t>
      </w:r>
      <w:r w:rsidRPr="001D19F6">
        <w:rPr>
          <w:rFonts w:ascii="Arial" w:eastAsia="굴림" w:hAnsi="Arial" w:cs="Arial"/>
          <w:sz w:val="22"/>
        </w:rPr>
        <w:t>0 MW</w:t>
      </w:r>
    </w:p>
    <w:p w14:paraId="4DDEE02D"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w:t>
      </w:r>
      <w:r w:rsidR="008B04CC" w:rsidRPr="001D19F6">
        <w:rPr>
          <w:rFonts w:ascii="Arial" w:eastAsia="굴림" w:hAnsi="Arial" w:cs="Arial"/>
          <w:sz w:val="22"/>
        </w:rPr>
        <w:t>40</w:t>
      </w:r>
      <w:r w:rsidRPr="001D19F6">
        <w:rPr>
          <w:rFonts w:ascii="Arial" w:eastAsia="굴림" w:hAnsi="Arial" w:cs="Arial"/>
          <w:sz w:val="22"/>
        </w:rPr>
        <w:t>0 MW</w:t>
      </w:r>
    </w:p>
    <w:p w14:paraId="7A4B0393"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w:t>
      </w:r>
      <w:r w:rsidR="008B04CC" w:rsidRPr="001D19F6">
        <w:rPr>
          <w:rFonts w:ascii="Arial" w:eastAsia="굴림" w:hAnsi="Arial" w:cs="Arial"/>
          <w:sz w:val="22"/>
        </w:rPr>
        <w:t>40</w:t>
      </w:r>
      <w:r w:rsidRPr="001D19F6">
        <w:rPr>
          <w:rFonts w:ascii="Arial" w:eastAsia="굴림" w:hAnsi="Arial" w:cs="Arial"/>
          <w:sz w:val="22"/>
        </w:rPr>
        <w:t>0 MW</w:t>
      </w:r>
    </w:p>
    <w:p w14:paraId="2AD50774" w14:textId="77777777" w:rsidR="00653CF9" w:rsidRPr="001D19F6" w:rsidRDefault="00653CF9" w:rsidP="00653CF9">
      <w:pPr>
        <w:wordWrap/>
        <w:spacing w:line="360" w:lineRule="auto"/>
        <w:rPr>
          <w:rFonts w:ascii="Arial" w:eastAsia="굴림" w:hAnsi="Arial" w:cs="Arial"/>
          <w:sz w:val="22"/>
        </w:rPr>
      </w:pPr>
    </w:p>
    <w:p w14:paraId="498BBA17" w14:textId="7E03E5C2" w:rsidR="00653CF9" w:rsidRPr="001D19F6" w:rsidRDefault="00653CF9" w:rsidP="00653CF9">
      <w:pPr>
        <w:spacing w:line="360" w:lineRule="auto"/>
        <w:rPr>
          <w:rFonts w:ascii="Arial" w:eastAsia="굴림" w:hAnsi="Arial" w:cs="Arial"/>
          <w:sz w:val="22"/>
        </w:rPr>
      </w:pPr>
      <w:r w:rsidRPr="001D19F6">
        <w:rPr>
          <w:rFonts w:ascii="Arial" w:eastAsia="굴림" w:hAnsi="Arial" w:cs="Arial"/>
          <w:sz w:val="22"/>
        </w:rPr>
        <w:t>E1</w:t>
      </w:r>
      <w:r w:rsidR="008B04CC" w:rsidRPr="001D19F6">
        <w:rPr>
          <w:rFonts w:ascii="Arial" w:eastAsia="굴림" w:hAnsi="Arial" w:cs="Arial"/>
          <w:sz w:val="22"/>
        </w:rPr>
        <w:t>2</w:t>
      </w:r>
      <w:r w:rsidRPr="001D19F6">
        <w:rPr>
          <w:rFonts w:ascii="Arial" w:eastAsia="굴림" w:hAnsi="Arial" w:cs="Arial"/>
          <w:sz w:val="22"/>
        </w:rPr>
        <w:t xml:space="preserve">9. Did it amount to a total of less than, about equal to or more than </w:t>
      </w:r>
      <w:r w:rsidR="008B04CC" w:rsidRPr="001D19F6">
        <w:rPr>
          <w:rFonts w:ascii="Arial" w:eastAsia="굴림" w:hAnsi="Arial" w:cs="Arial"/>
          <w:sz w:val="22"/>
        </w:rPr>
        <w:t>80</w:t>
      </w:r>
      <w:r w:rsidRPr="001D19F6">
        <w:rPr>
          <w:rFonts w:ascii="Arial" w:eastAsia="굴림" w:hAnsi="Arial" w:cs="Arial"/>
          <w:sz w:val="22"/>
        </w:rPr>
        <w:t>0 MW (10,000 Korean won) in the last calendar year (</w:t>
      </w:r>
      <w:del w:id="8684" w:author="Keis" w:date="2024-09-06T10:18:00Z">
        <w:r w:rsidR="00337EBB" w:rsidDel="009F27DD">
          <w:rPr>
            <w:rFonts w:ascii="Arial" w:eastAsia="굴림" w:hAnsi="Arial" w:cs="Arial" w:hint="eastAsia"/>
            <w:color w:val="FF0000"/>
            <w:sz w:val="22"/>
          </w:rPr>
          <w:delText>2019</w:delText>
        </w:r>
      </w:del>
      <w:ins w:id="8685"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106EF31A"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w:t>
      </w:r>
      <w:r w:rsidR="008B04CC" w:rsidRPr="001D19F6">
        <w:rPr>
          <w:rFonts w:ascii="Arial" w:eastAsia="굴림" w:hAnsi="Arial" w:cs="Arial"/>
          <w:sz w:val="22"/>
        </w:rPr>
        <w:t>80</w:t>
      </w:r>
      <w:r w:rsidRPr="001D19F6">
        <w:rPr>
          <w:rFonts w:ascii="Arial" w:eastAsia="굴림" w:hAnsi="Arial" w:cs="Arial"/>
          <w:sz w:val="22"/>
        </w:rPr>
        <w:t>0 MW</w:t>
      </w:r>
    </w:p>
    <w:p w14:paraId="0B70F1C2"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w:t>
      </w:r>
      <w:r w:rsidR="008B04CC" w:rsidRPr="001D19F6">
        <w:rPr>
          <w:rFonts w:ascii="Arial" w:eastAsia="굴림" w:hAnsi="Arial" w:cs="Arial"/>
          <w:sz w:val="22"/>
        </w:rPr>
        <w:t>80</w:t>
      </w:r>
      <w:r w:rsidRPr="001D19F6">
        <w:rPr>
          <w:rFonts w:ascii="Arial" w:eastAsia="굴림" w:hAnsi="Arial" w:cs="Arial"/>
          <w:sz w:val="22"/>
        </w:rPr>
        <w:t>0 MW</w:t>
      </w:r>
    </w:p>
    <w:p w14:paraId="06F753A1" w14:textId="77777777" w:rsidR="00653CF9" w:rsidRPr="001D19F6" w:rsidRDefault="00653CF9" w:rsidP="00653CF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w:t>
      </w:r>
      <w:r w:rsidR="008B04CC" w:rsidRPr="001D19F6">
        <w:rPr>
          <w:rFonts w:ascii="Arial" w:eastAsia="굴림" w:hAnsi="Arial" w:cs="Arial"/>
          <w:sz w:val="22"/>
        </w:rPr>
        <w:t>80</w:t>
      </w:r>
      <w:r w:rsidRPr="001D19F6">
        <w:rPr>
          <w:rFonts w:ascii="Arial" w:eastAsia="굴림" w:hAnsi="Arial" w:cs="Arial"/>
          <w:sz w:val="22"/>
        </w:rPr>
        <w:t>0 MW</w:t>
      </w:r>
    </w:p>
    <w:p w14:paraId="59500B26" w14:textId="77777777" w:rsidR="00653CF9" w:rsidRPr="001D19F6" w:rsidRDefault="00653CF9" w:rsidP="00005E99">
      <w:pPr>
        <w:wordWrap/>
        <w:spacing w:line="360" w:lineRule="auto"/>
        <w:rPr>
          <w:rFonts w:ascii="Arial" w:eastAsia="굴림" w:hAnsi="Arial" w:cs="Arial"/>
          <w:b/>
          <w:sz w:val="22"/>
        </w:rPr>
      </w:pPr>
    </w:p>
    <w:p w14:paraId="6EC88B77" w14:textId="77777777" w:rsidR="008B04CC" w:rsidRPr="001D19F6" w:rsidRDefault="008B04CC" w:rsidP="008B04CC">
      <w:pPr>
        <w:wordWrap/>
        <w:spacing w:line="360" w:lineRule="auto"/>
        <w:rPr>
          <w:rFonts w:ascii="Arial" w:eastAsia="굴림" w:hAnsi="Arial" w:cs="Arial"/>
          <w:sz w:val="22"/>
        </w:rPr>
      </w:pPr>
      <w:r w:rsidRPr="001D19F6">
        <w:rPr>
          <w:rFonts w:ascii="Arial" w:eastAsia="굴림" w:hAnsi="Arial" w:cs="Arial"/>
          <w:sz w:val="22"/>
        </w:rPr>
        <w:t xml:space="preserve">E130. When did you start receiving </w:t>
      </w:r>
      <w:r w:rsidR="006476DA" w:rsidRPr="001D19F6">
        <w:rPr>
          <w:rFonts w:ascii="Arial" w:eastAsia="굴림" w:hAnsi="Arial" w:cs="Arial"/>
          <w:sz w:val="22"/>
        </w:rPr>
        <w:t>disabled benefit</w:t>
      </w:r>
      <w:r w:rsidRPr="001D19F6">
        <w:rPr>
          <w:rFonts w:ascii="Arial" w:eastAsia="굴림" w:hAnsi="Arial" w:cs="Arial"/>
          <w:sz w:val="22"/>
        </w:rPr>
        <w:t>? (unit: year and month combined into 6 digits)</w:t>
      </w:r>
    </w:p>
    <w:p w14:paraId="1E9B4C31" w14:textId="1C35080C" w:rsidR="008B04CC" w:rsidRPr="001D19F6" w:rsidRDefault="008B04CC" w:rsidP="008B04CC">
      <w:pPr>
        <w:wordWrap/>
        <w:spacing w:line="360" w:lineRule="auto"/>
        <w:rPr>
          <w:rFonts w:ascii="Arial" w:eastAsia="굴림" w:hAnsi="Arial" w:cs="Arial"/>
          <w:kern w:val="0"/>
          <w:sz w:val="22"/>
        </w:rPr>
      </w:pPr>
      <w:r w:rsidRPr="001D19F6">
        <w:rPr>
          <w:rFonts w:ascii="Arial" w:eastAsia="굴림" w:hAnsi="Arial" w:cs="Arial"/>
          <w:sz w:val="22"/>
        </w:rPr>
        <w:t>[IWER: Enter the year and month</w:t>
      </w:r>
      <w:r w:rsidRPr="001D19F6">
        <w:rPr>
          <w:rFonts w:ascii="Arial" w:eastAsia="굴림" w:hAnsi="Arial" w:cs="Arial"/>
          <w:kern w:val="0"/>
          <w:sz w:val="22"/>
        </w:rPr>
        <w:t xml:space="preserve"> using 6 digits. </w:t>
      </w:r>
      <w:r w:rsidR="006476D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6476DA" w:rsidRPr="001D19F6">
        <w:rPr>
          <w:rFonts w:ascii="Arial" w:eastAsia="굴림" w:hAnsi="Arial" w:cs="Arial"/>
          <w:kern w:val="0"/>
          <w:sz w:val="22"/>
        </w:rPr>
        <w:t xml:space="preserve">, mark </w:t>
      </w:r>
      <w:del w:id="8686" w:author="Keis" w:date="2024-09-06T10:18:00Z">
        <w:r w:rsidR="00456226" w:rsidDel="009F27DD">
          <w:rPr>
            <w:rFonts w:ascii="Arial" w:eastAsia="굴림" w:hAnsi="Arial" w:cs="Arial" w:hint="eastAsia"/>
            <w:color w:val="FF0000"/>
            <w:kern w:val="0"/>
            <w:sz w:val="22"/>
          </w:rPr>
          <w:delText>2019</w:delText>
        </w:r>
      </w:del>
      <w:ins w:id="8687" w:author="Keis" w:date="2024-09-06T10:18:00Z">
        <w:r w:rsidR="009F27DD" w:rsidRPr="009F27DD">
          <w:rPr>
            <w:rFonts w:ascii="Arial" w:eastAsia="굴림" w:hAnsi="Arial" w:cs="Arial" w:hint="eastAsia"/>
            <w:color w:val="00B050"/>
            <w:kern w:val="0"/>
            <w:sz w:val="22"/>
          </w:rPr>
          <w:t>2021</w:t>
        </w:r>
      </w:ins>
      <w:r w:rsidR="00456226" w:rsidRPr="008A19F8">
        <w:rPr>
          <w:rFonts w:ascii="Arial" w:eastAsia="굴림" w:hAnsi="Arial" w:cs="Arial"/>
          <w:color w:val="000000" w:themeColor="text1"/>
          <w:kern w:val="0"/>
          <w:sz w:val="22"/>
          <w:rPrChange w:id="8688" w:author="Keis" w:date="2024-09-13T13:14:00Z">
            <w:rPr>
              <w:rFonts w:ascii="Arial" w:eastAsia="굴림" w:hAnsi="Arial" w:cs="Arial"/>
              <w:color w:val="FF0000"/>
              <w:kern w:val="0"/>
              <w:sz w:val="22"/>
            </w:rPr>
          </w:rPrChange>
        </w:rPr>
        <w:t>01</w:t>
      </w:r>
      <w:r w:rsidR="006476DA" w:rsidRPr="001D19F6">
        <w:rPr>
          <w:rFonts w:ascii="Arial" w:eastAsia="굴림" w:hAnsi="Arial" w:cs="Arial"/>
          <w:kern w:val="0"/>
          <w:sz w:val="22"/>
        </w:rPr>
        <w:t xml:space="preserve"> for January </w:t>
      </w:r>
      <w:del w:id="8689" w:author="Keis" w:date="2024-09-06T10:18:00Z">
        <w:r w:rsidR="00456226" w:rsidDel="009F27DD">
          <w:rPr>
            <w:rFonts w:ascii="Arial" w:eastAsia="굴림" w:hAnsi="Arial" w:cs="Arial" w:hint="eastAsia"/>
            <w:color w:val="FF0000"/>
            <w:kern w:val="0"/>
            <w:sz w:val="22"/>
          </w:rPr>
          <w:delText>2019</w:delText>
        </w:r>
      </w:del>
      <w:ins w:id="8690" w:author="Keis" w:date="2024-09-06T10:18:00Z">
        <w:r w:rsidR="009F27DD" w:rsidRPr="009F27DD">
          <w:rPr>
            <w:rFonts w:ascii="Arial" w:eastAsia="굴림" w:hAnsi="Arial" w:cs="Arial" w:hint="eastAsia"/>
            <w:color w:val="00B050"/>
            <w:kern w:val="0"/>
            <w:sz w:val="22"/>
          </w:rPr>
          <w:t>2021</w:t>
        </w:r>
      </w:ins>
      <w:r w:rsidR="006476DA" w:rsidRPr="001D19F6">
        <w:rPr>
          <w:rFonts w:ascii="Arial" w:eastAsia="굴림" w:hAnsi="Arial" w:cs="Arial"/>
          <w:kern w:val="0"/>
          <w:sz w:val="22"/>
        </w:rPr>
        <w:t xml:space="preserve">. If the month is not clear, enter </w:t>
      </w:r>
      <w:del w:id="8691" w:author="Keis" w:date="2024-09-06T10:18:00Z">
        <w:r w:rsidR="00456226" w:rsidDel="009F27DD">
          <w:rPr>
            <w:rFonts w:ascii="Arial" w:eastAsia="굴림" w:hAnsi="Arial" w:cs="Arial" w:hint="eastAsia"/>
            <w:color w:val="FF0000"/>
            <w:kern w:val="0"/>
            <w:sz w:val="22"/>
          </w:rPr>
          <w:delText>2019</w:delText>
        </w:r>
      </w:del>
      <w:ins w:id="8692" w:author="Keis" w:date="2024-09-06T10:18:00Z">
        <w:r w:rsidR="009F27DD" w:rsidRPr="009F27DD">
          <w:rPr>
            <w:rFonts w:ascii="Arial" w:eastAsia="굴림" w:hAnsi="Arial" w:cs="Arial" w:hint="eastAsia"/>
            <w:color w:val="00B050"/>
            <w:kern w:val="0"/>
            <w:sz w:val="22"/>
          </w:rPr>
          <w:t>2021</w:t>
        </w:r>
      </w:ins>
      <w:r w:rsidR="00456226" w:rsidRPr="008A19F8">
        <w:rPr>
          <w:rFonts w:ascii="Arial" w:eastAsia="굴림" w:hAnsi="Arial" w:cs="Arial"/>
          <w:color w:val="000000" w:themeColor="text1"/>
          <w:kern w:val="0"/>
          <w:sz w:val="22"/>
          <w:rPrChange w:id="8693" w:author="Keis" w:date="2024-09-13T13:14:00Z">
            <w:rPr>
              <w:rFonts w:ascii="Arial" w:eastAsia="굴림" w:hAnsi="Arial" w:cs="Arial"/>
              <w:color w:val="FF0000"/>
              <w:kern w:val="0"/>
              <w:sz w:val="22"/>
            </w:rPr>
          </w:rPrChange>
        </w:rPr>
        <w:t>00</w:t>
      </w:r>
      <w:r w:rsidR="006476DA" w:rsidRPr="001D19F6">
        <w:rPr>
          <w:rFonts w:ascii="Arial" w:eastAsia="굴림" w:hAnsi="Arial" w:cs="Arial"/>
          <w:kern w:val="0"/>
          <w:sz w:val="22"/>
        </w:rPr>
        <w:t>.</w:t>
      </w:r>
      <w:r w:rsidRPr="001D19F6">
        <w:rPr>
          <w:rFonts w:ascii="Arial" w:eastAsia="굴림" w:hAnsi="Arial" w:cs="Arial"/>
          <w:kern w:val="0"/>
          <w:sz w:val="22"/>
        </w:rPr>
        <w:t>]</w:t>
      </w:r>
    </w:p>
    <w:p w14:paraId="46C6C64C" w14:textId="3982698F" w:rsidR="008B04CC" w:rsidRPr="001D19F6" w:rsidRDefault="008B04CC" w:rsidP="008B04CC">
      <w:pPr>
        <w:widowControl/>
        <w:wordWrap/>
        <w:autoSpaceDE/>
        <w:jc w:val="left"/>
        <w:rPr>
          <w:rFonts w:ascii="Arial" w:eastAsia="굴림" w:hAnsi="Arial" w:cs="Arial"/>
          <w:kern w:val="0"/>
          <w:sz w:val="24"/>
          <w:szCs w:val="24"/>
        </w:rPr>
      </w:pPr>
      <w:r w:rsidRPr="001D19F6">
        <w:rPr>
          <w:rFonts w:ascii="Arial" w:eastAsia="굴림" w:hAnsi="Arial" w:cs="Arial"/>
          <w:sz w:val="22"/>
        </w:rPr>
        <w:t xml:space="preserve"> </w:t>
      </w: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Pr="001D19F6">
        <w:rPr>
          <w:rFonts w:ascii="Arial" w:eastAsia="굴림" w:hAnsi="Arial" w:cs="Arial"/>
          <w:sz w:val="22"/>
        </w:rPr>
        <w:t xml:space="preserve">[Range: </w:t>
      </w:r>
      <w:r w:rsidR="008A3CF2" w:rsidRPr="001D19F6">
        <w:rPr>
          <w:rFonts w:ascii="Arial" w:eastAsia="굴림" w:hAnsi="Arial" w:cs="Arial"/>
          <w:kern w:val="0"/>
          <w:sz w:val="22"/>
        </w:rPr>
        <w:t xml:space="preserve">190000 </w:t>
      </w:r>
      <w:r w:rsidRPr="001D19F6">
        <w:rPr>
          <w:rFonts w:ascii="Arial" w:eastAsia="굴림" w:hAnsi="Arial" w:cs="Arial"/>
          <w:kern w:val="0"/>
          <w:sz w:val="22"/>
        </w:rPr>
        <w:t>~</w:t>
      </w:r>
      <w:r w:rsidR="008A3CF2" w:rsidRPr="001D19F6">
        <w:rPr>
          <w:rFonts w:ascii="Arial" w:eastAsia="굴림" w:hAnsi="Arial" w:cs="Arial"/>
          <w:kern w:val="0"/>
          <w:sz w:val="22"/>
        </w:rPr>
        <w:t xml:space="preserve"> </w:t>
      </w:r>
      <w:del w:id="8694" w:author="Keis" w:date="2024-09-06T10:18:00Z">
        <w:r w:rsidR="00456226" w:rsidDel="009F27DD">
          <w:rPr>
            <w:rFonts w:ascii="Arial" w:eastAsia="굴림" w:hAnsi="Arial" w:cs="Arial" w:hint="eastAsia"/>
            <w:color w:val="FF0000"/>
            <w:kern w:val="0"/>
            <w:sz w:val="22"/>
          </w:rPr>
          <w:delText>2019</w:delText>
        </w:r>
      </w:del>
      <w:ins w:id="8695" w:author="Keis" w:date="2024-09-06T10:18:00Z">
        <w:r w:rsidR="009F27DD" w:rsidRPr="009F27DD">
          <w:rPr>
            <w:rFonts w:ascii="Arial" w:eastAsia="굴림" w:hAnsi="Arial" w:cs="Arial" w:hint="eastAsia"/>
            <w:color w:val="00B050"/>
            <w:kern w:val="0"/>
            <w:sz w:val="22"/>
          </w:rPr>
          <w:t>2021</w:t>
        </w:r>
      </w:ins>
      <w:r w:rsidR="00456226" w:rsidRPr="008A19F8">
        <w:rPr>
          <w:rFonts w:ascii="Arial" w:eastAsia="굴림" w:hAnsi="Arial" w:cs="Arial"/>
          <w:color w:val="000000" w:themeColor="text1"/>
          <w:kern w:val="0"/>
          <w:sz w:val="22"/>
          <w:rPrChange w:id="8696" w:author="Keis" w:date="2024-09-13T13:14:00Z">
            <w:rPr>
              <w:rFonts w:ascii="Arial" w:eastAsia="굴림" w:hAnsi="Arial" w:cs="Arial"/>
              <w:color w:val="FF0000"/>
              <w:kern w:val="0"/>
              <w:sz w:val="22"/>
            </w:rPr>
          </w:rPrChange>
        </w:rPr>
        <w:t>12</w:t>
      </w:r>
      <w:r w:rsidRPr="001D19F6">
        <w:rPr>
          <w:rFonts w:ascii="Arial" w:eastAsia="굴림" w:hAnsi="Arial" w:cs="Arial"/>
          <w:sz w:val="22"/>
        </w:rPr>
        <w:t>]</w:t>
      </w:r>
    </w:p>
    <w:p w14:paraId="52B22AEC" w14:textId="77777777" w:rsidR="008B04CC" w:rsidRPr="001D19F6" w:rsidRDefault="008B04CC" w:rsidP="00005E99">
      <w:pPr>
        <w:wordWrap/>
        <w:spacing w:line="360" w:lineRule="auto"/>
        <w:rPr>
          <w:rFonts w:ascii="Arial" w:eastAsia="굴림" w:hAnsi="Arial" w:cs="Arial"/>
          <w:b/>
          <w:sz w:val="22"/>
        </w:rPr>
      </w:pPr>
    </w:p>
    <w:p w14:paraId="18258D5B" w14:textId="77777777" w:rsidR="00585589" w:rsidRPr="001D19F6" w:rsidRDefault="00585589" w:rsidP="00005E99">
      <w:pPr>
        <w:wordWrap/>
        <w:spacing w:line="360" w:lineRule="auto"/>
        <w:rPr>
          <w:rFonts w:ascii="Arial" w:eastAsia="굴림" w:hAnsi="Arial" w:cs="Arial"/>
          <w:b/>
          <w:sz w:val="22"/>
        </w:rPr>
      </w:pPr>
      <w:r w:rsidRPr="001D19F6">
        <w:rPr>
          <w:rFonts w:ascii="Arial" w:eastAsia="굴림" w:hAnsi="Arial" w:cs="Arial"/>
          <w:b/>
          <w:kern w:val="0"/>
          <w:sz w:val="22"/>
        </w:rPr>
        <w:t xml:space="preserve">&lt; </w:t>
      </w:r>
      <w:r w:rsidR="006476DA" w:rsidRPr="001D19F6">
        <w:rPr>
          <w:rFonts w:ascii="Arial" w:eastAsia="굴림" w:hAnsi="Arial" w:cs="Arial"/>
          <w:b/>
          <w:kern w:val="0"/>
          <w:sz w:val="22"/>
        </w:rPr>
        <w:t>Other W</w:t>
      </w:r>
      <w:r w:rsidRPr="001D19F6">
        <w:rPr>
          <w:rFonts w:ascii="Arial" w:eastAsia="굴림" w:hAnsi="Arial" w:cs="Arial"/>
          <w:b/>
          <w:kern w:val="0"/>
          <w:sz w:val="22"/>
        </w:rPr>
        <w:t xml:space="preserve">elfare </w:t>
      </w:r>
      <w:r w:rsidR="006476DA" w:rsidRPr="001D19F6">
        <w:rPr>
          <w:rFonts w:ascii="Arial" w:eastAsia="굴림" w:hAnsi="Arial" w:cs="Arial"/>
          <w:b/>
          <w:kern w:val="0"/>
          <w:sz w:val="22"/>
        </w:rPr>
        <w:t>B</w:t>
      </w:r>
      <w:r w:rsidRPr="001D19F6">
        <w:rPr>
          <w:rFonts w:ascii="Arial" w:eastAsia="굴림" w:hAnsi="Arial" w:cs="Arial"/>
          <w:b/>
          <w:kern w:val="0"/>
          <w:sz w:val="22"/>
        </w:rPr>
        <w:t>enefit &gt;</w:t>
      </w:r>
    </w:p>
    <w:p w14:paraId="73ACABEE"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lastRenderedPageBreak/>
        <w:t>Logic</w:t>
      </w:r>
    </w:p>
    <w:p w14:paraId="424CBB6D" w14:textId="77777777" w:rsidR="00624BD4" w:rsidRPr="001D19F6" w:rsidRDefault="00624BD4" w:rsidP="00F14BA4">
      <w:pPr>
        <w:pStyle w:val="a6"/>
        <w:numPr>
          <w:ilvl w:val="0"/>
          <w:numId w:val="729"/>
        </w:numPr>
        <w:wordWrap/>
        <w:spacing w:line="360"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Pr="001D19F6">
        <w:rPr>
          <w:rFonts w:ascii="Arial" w:eastAsia="굴림" w:hAnsi="Arial" w:cs="Arial"/>
          <w:b/>
          <w:sz w:val="22"/>
        </w:rPr>
        <w:t>070=</w:t>
      </w:r>
      <w:r w:rsidR="00585589" w:rsidRPr="001D19F6">
        <w:rPr>
          <w:rFonts w:ascii="굴림" w:eastAsia="굴림" w:hAnsi="굴림" w:cs="굴림" w:hint="eastAsia"/>
          <w:b/>
          <w:sz w:val="22"/>
        </w:rPr>
        <w:t>⑦</w:t>
      </w:r>
      <w:r w:rsidRPr="001D19F6">
        <w:rPr>
          <w:rFonts w:ascii="Arial" w:eastAsia="굴림" w:hAnsi="Arial" w:cs="Arial"/>
          <w:b/>
          <w:sz w:val="22"/>
        </w:rPr>
        <w:t xml:space="preserve">, then </w:t>
      </w:r>
      <w:r w:rsidR="00D03EB8" w:rsidRPr="001D19F6">
        <w:rPr>
          <w:rFonts w:ascii="Arial" w:eastAsia="굴림" w:hAnsi="Arial" w:cs="Arial"/>
          <w:b/>
          <w:kern w:val="0"/>
          <w:sz w:val="22"/>
        </w:rPr>
        <w:t xml:space="preserve">ask </w:t>
      </w:r>
      <w:r w:rsidR="00527595" w:rsidRPr="001D19F6">
        <w:rPr>
          <w:rFonts w:ascii="Arial" w:eastAsia="굴림" w:hAnsi="Arial" w:cs="Arial"/>
          <w:b/>
          <w:sz w:val="22"/>
        </w:rPr>
        <w:t>E</w:t>
      </w:r>
      <w:r w:rsidR="00585589" w:rsidRPr="001D19F6">
        <w:rPr>
          <w:rFonts w:ascii="Arial" w:eastAsia="굴림" w:hAnsi="Arial" w:cs="Arial"/>
          <w:b/>
          <w:sz w:val="22"/>
        </w:rPr>
        <w:t>131</w:t>
      </w:r>
      <w:r w:rsidR="00040DE3" w:rsidRPr="001D19F6">
        <w:rPr>
          <w:rFonts w:ascii="Arial" w:eastAsia="굴림" w:hAnsi="Arial" w:cs="Arial"/>
          <w:b/>
          <w:sz w:val="22"/>
        </w:rPr>
        <w:t>.</w:t>
      </w:r>
    </w:p>
    <w:p w14:paraId="14BF2914" w14:textId="77777777" w:rsidR="005371E9" w:rsidRPr="001D19F6" w:rsidRDefault="005371E9" w:rsidP="00050489">
      <w:pPr>
        <w:wordWrap/>
        <w:spacing w:line="360" w:lineRule="auto"/>
        <w:rPr>
          <w:rFonts w:ascii="Arial" w:eastAsia="굴림" w:hAnsi="Arial" w:cs="Arial"/>
          <w:sz w:val="22"/>
        </w:rPr>
      </w:pPr>
    </w:p>
    <w:p w14:paraId="0497AE00" w14:textId="5B186B70" w:rsidR="00050489" w:rsidRPr="001D19F6" w:rsidRDefault="00050489" w:rsidP="00050489">
      <w:pPr>
        <w:wordWrap/>
        <w:spacing w:line="360" w:lineRule="auto"/>
        <w:rPr>
          <w:rFonts w:ascii="Arial" w:eastAsia="굴림" w:hAnsi="Arial" w:cs="Arial"/>
          <w:sz w:val="22"/>
        </w:rPr>
      </w:pPr>
      <w:r w:rsidRPr="001D19F6">
        <w:rPr>
          <w:rFonts w:ascii="Arial" w:eastAsia="굴림" w:hAnsi="Arial" w:cs="Arial"/>
          <w:sz w:val="22"/>
        </w:rPr>
        <w:t xml:space="preserve">E131. You have received other </w:t>
      </w:r>
      <w:r w:rsidR="006476DA" w:rsidRPr="001D19F6">
        <w:rPr>
          <w:rFonts w:ascii="Arial" w:eastAsia="굴림" w:hAnsi="Arial" w:cs="Arial"/>
          <w:sz w:val="22"/>
        </w:rPr>
        <w:t xml:space="preserve">welfare benefit </w:t>
      </w:r>
      <w:r w:rsidRPr="001D19F6">
        <w:rPr>
          <w:rFonts w:ascii="Arial" w:eastAsia="굴림" w:hAnsi="Arial" w:cs="Arial"/>
          <w:sz w:val="22"/>
        </w:rPr>
        <w:t xml:space="preserve">in </w:t>
      </w:r>
      <w:del w:id="8697" w:author="Keis" w:date="2024-09-06T10:18:00Z">
        <w:r w:rsidR="00456226" w:rsidDel="009F27DD">
          <w:rPr>
            <w:rFonts w:ascii="Arial" w:eastAsia="굴림" w:hAnsi="Arial" w:cs="Arial" w:hint="eastAsia"/>
            <w:color w:val="FF0000"/>
            <w:sz w:val="22"/>
          </w:rPr>
          <w:delText>2019</w:delText>
        </w:r>
      </w:del>
      <w:ins w:id="869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49FADF49" w14:textId="77777777" w:rsidR="00050489" w:rsidRPr="001D19F6" w:rsidRDefault="00050489" w:rsidP="0005048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Check </w:t>
      </w:r>
    </w:p>
    <w:p w14:paraId="3854D095" w14:textId="77777777" w:rsidR="003F24C3" w:rsidRPr="001D19F6" w:rsidRDefault="003F24C3" w:rsidP="003F24C3">
      <w:pPr>
        <w:pStyle w:val="a6"/>
        <w:wordWrap/>
        <w:spacing w:line="360" w:lineRule="auto"/>
        <w:ind w:leftChars="0"/>
        <w:rPr>
          <w:rFonts w:ascii="Arial" w:eastAsia="굴림" w:hAnsi="Arial" w:cs="Arial"/>
          <w:b/>
          <w:sz w:val="22"/>
        </w:rPr>
      </w:pPr>
    </w:p>
    <w:p w14:paraId="28D2AE89" w14:textId="52DE9562" w:rsidR="00A5595C"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624BD4" w:rsidRPr="001D19F6">
        <w:rPr>
          <w:rFonts w:ascii="Arial" w:eastAsia="굴림" w:hAnsi="Arial" w:cs="Arial"/>
          <w:sz w:val="22"/>
        </w:rPr>
        <w:t>1</w:t>
      </w:r>
      <w:r w:rsidR="00050489" w:rsidRPr="001D19F6">
        <w:rPr>
          <w:rFonts w:ascii="Arial" w:eastAsia="굴림" w:hAnsi="Arial" w:cs="Arial"/>
          <w:sz w:val="22"/>
        </w:rPr>
        <w:t>32</w:t>
      </w:r>
      <w:r w:rsidR="00624BD4" w:rsidRPr="001D19F6">
        <w:rPr>
          <w:rFonts w:ascii="Arial" w:eastAsia="굴림" w:hAnsi="Arial" w:cs="Arial"/>
          <w:sz w:val="22"/>
        </w:rPr>
        <w:t xml:space="preserve">. </w:t>
      </w:r>
      <w:r w:rsidR="00050489" w:rsidRPr="001D19F6">
        <w:rPr>
          <w:rFonts w:ascii="Arial" w:eastAsia="굴림" w:hAnsi="Arial" w:cs="Arial"/>
          <w:sz w:val="22"/>
        </w:rPr>
        <w:t>How many</w:t>
      </w:r>
      <w:r w:rsidR="00E76338" w:rsidRPr="001D19F6">
        <w:rPr>
          <w:rFonts w:ascii="Arial" w:eastAsia="굴림" w:hAnsi="Arial" w:cs="Arial"/>
          <w:sz w:val="22"/>
        </w:rPr>
        <w:t xml:space="preserve"> </w:t>
      </w:r>
      <w:r w:rsidR="00624BD4" w:rsidRPr="001D19F6">
        <w:rPr>
          <w:rFonts w:ascii="Arial" w:eastAsia="굴림" w:hAnsi="Arial" w:cs="Arial"/>
          <w:sz w:val="22"/>
        </w:rPr>
        <w:t xml:space="preserve">months did you receive other </w:t>
      </w:r>
      <w:r w:rsidR="006476DA" w:rsidRPr="001D19F6">
        <w:rPr>
          <w:rFonts w:ascii="Arial" w:eastAsia="굴림" w:hAnsi="Arial" w:cs="Arial"/>
          <w:sz w:val="22"/>
        </w:rPr>
        <w:t xml:space="preserve">welfare benefit </w:t>
      </w:r>
      <w:r w:rsidR="007F7C97" w:rsidRPr="001D19F6">
        <w:rPr>
          <w:rFonts w:ascii="Arial" w:eastAsia="굴림" w:hAnsi="Arial" w:cs="Arial"/>
          <w:sz w:val="22"/>
        </w:rPr>
        <w:t xml:space="preserve">in the </w:t>
      </w:r>
      <w:r w:rsidR="00227436" w:rsidRPr="001D19F6">
        <w:rPr>
          <w:rFonts w:ascii="Arial" w:eastAsia="굴림" w:hAnsi="Arial" w:cs="Arial"/>
          <w:sz w:val="22"/>
        </w:rPr>
        <w:t>last</w:t>
      </w:r>
      <w:r w:rsidR="007F7C97" w:rsidRPr="001D19F6">
        <w:rPr>
          <w:rFonts w:ascii="Arial" w:eastAsia="굴림" w:hAnsi="Arial" w:cs="Arial"/>
          <w:sz w:val="22"/>
        </w:rPr>
        <w:t xml:space="preserve"> calendar</w:t>
      </w:r>
      <w:r w:rsidR="00227436" w:rsidRPr="001D19F6">
        <w:rPr>
          <w:rFonts w:ascii="Arial" w:eastAsia="굴림" w:hAnsi="Arial" w:cs="Arial"/>
          <w:sz w:val="22"/>
        </w:rPr>
        <w:t xml:space="preserve"> year (</w:t>
      </w:r>
      <w:del w:id="8699" w:author="Keis" w:date="2024-09-06T10:18:00Z">
        <w:r w:rsidR="00456226" w:rsidDel="009F27DD">
          <w:rPr>
            <w:rFonts w:ascii="Arial" w:eastAsia="굴림" w:hAnsi="Arial" w:cs="Arial" w:hint="eastAsia"/>
            <w:color w:val="FF0000"/>
            <w:sz w:val="22"/>
          </w:rPr>
          <w:delText>2019</w:delText>
        </w:r>
      </w:del>
      <w:ins w:id="8700" w:author="Keis" w:date="2024-09-06T10:18:00Z">
        <w:r w:rsidR="009F27DD" w:rsidRPr="009F27DD">
          <w:rPr>
            <w:rFonts w:ascii="Arial" w:eastAsia="굴림" w:hAnsi="Arial" w:cs="Arial" w:hint="eastAsia"/>
            <w:color w:val="00B050"/>
            <w:sz w:val="22"/>
          </w:rPr>
          <w:t>2021</w:t>
        </w:r>
      </w:ins>
      <w:r w:rsidR="00227436" w:rsidRPr="001D19F6">
        <w:rPr>
          <w:rFonts w:ascii="Arial" w:eastAsia="굴림" w:hAnsi="Arial" w:cs="Arial"/>
          <w:sz w:val="22"/>
        </w:rPr>
        <w:t>)</w:t>
      </w:r>
      <w:r w:rsidR="00624BD4" w:rsidRPr="001D19F6">
        <w:rPr>
          <w:rFonts w:ascii="Arial" w:eastAsia="굴림" w:hAnsi="Arial" w:cs="Arial"/>
          <w:sz w:val="22"/>
        </w:rPr>
        <w:t>?</w:t>
      </w:r>
      <w:r w:rsidR="00E76338" w:rsidRPr="001D19F6">
        <w:rPr>
          <w:rFonts w:ascii="Arial" w:eastAsia="굴림" w:hAnsi="Arial" w:cs="Arial"/>
          <w:sz w:val="22"/>
        </w:rPr>
        <w:t xml:space="preserve"> </w:t>
      </w:r>
      <w:r w:rsidR="00A5595C" w:rsidRPr="001D19F6">
        <w:rPr>
          <w:rFonts w:ascii="Arial" w:eastAsia="굴림" w:hAnsi="Arial" w:cs="Arial"/>
          <w:sz w:val="22"/>
        </w:rPr>
        <w:t>(unit: month)</w:t>
      </w:r>
    </w:p>
    <w:p w14:paraId="357E7F68" w14:textId="77777777" w:rsidR="00A5595C" w:rsidRPr="001D19F6" w:rsidRDefault="00A5595C" w:rsidP="00A5595C">
      <w:pPr>
        <w:wordWrap/>
        <w:spacing w:line="360" w:lineRule="auto"/>
        <w:rPr>
          <w:rFonts w:ascii="Arial" w:eastAsia="굴림" w:hAnsi="Arial" w:cs="Arial"/>
          <w:kern w:val="0"/>
          <w:sz w:val="22"/>
        </w:rPr>
      </w:pPr>
      <w:r w:rsidRPr="001D19F6">
        <w:rPr>
          <w:rFonts w:ascii="Arial" w:eastAsia="굴림" w:hAnsi="Arial" w:cs="Arial"/>
          <w:kern w:val="0"/>
          <w:sz w:val="22"/>
        </w:rPr>
        <w:tab/>
        <w:t>_______________</w:t>
      </w:r>
      <w:r w:rsidR="003A6275" w:rsidRPr="001D19F6">
        <w:rPr>
          <w:rFonts w:ascii="Arial" w:eastAsia="굴림" w:hAnsi="Arial" w:cs="Arial"/>
          <w:kern w:val="0"/>
          <w:sz w:val="22"/>
        </w:rPr>
        <w:t>________________ months [Range: 1</w:t>
      </w:r>
      <w:r w:rsidRPr="001D19F6">
        <w:rPr>
          <w:rFonts w:ascii="Arial" w:eastAsia="굴림" w:hAnsi="Arial" w:cs="Arial"/>
          <w:kern w:val="0"/>
          <w:sz w:val="22"/>
        </w:rPr>
        <w:t>~12]</w:t>
      </w:r>
    </w:p>
    <w:p w14:paraId="50EA971E" w14:textId="77777777" w:rsidR="00624BD4" w:rsidRPr="001D19F6" w:rsidRDefault="00624BD4" w:rsidP="00A5595C">
      <w:pPr>
        <w:wordWrap/>
        <w:spacing w:line="360" w:lineRule="auto"/>
        <w:rPr>
          <w:rFonts w:ascii="Arial" w:eastAsia="굴림" w:hAnsi="Arial" w:cs="Arial"/>
          <w:sz w:val="22"/>
        </w:rPr>
      </w:pPr>
    </w:p>
    <w:p w14:paraId="52B427AC" w14:textId="77777777" w:rsidR="00A5595C" w:rsidRPr="001D19F6" w:rsidRDefault="00A5595C" w:rsidP="00624BD4">
      <w:pPr>
        <w:wordWrap/>
        <w:spacing w:line="360" w:lineRule="auto"/>
        <w:rPr>
          <w:rFonts w:ascii="Arial" w:eastAsia="굴림" w:hAnsi="Arial" w:cs="Arial"/>
          <w:b/>
          <w:kern w:val="0"/>
          <w:sz w:val="22"/>
        </w:rPr>
      </w:pPr>
    </w:p>
    <w:p w14:paraId="6462E027" w14:textId="4015A772"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133</w:t>
      </w:r>
      <w:r w:rsidR="00624BD4" w:rsidRPr="001D19F6">
        <w:rPr>
          <w:rFonts w:ascii="Arial" w:eastAsia="굴림" w:hAnsi="Arial" w:cs="Arial"/>
          <w:sz w:val="22"/>
        </w:rPr>
        <w:t>.</w:t>
      </w:r>
      <w:r w:rsidR="00227436" w:rsidRPr="001D19F6">
        <w:rPr>
          <w:rFonts w:ascii="Arial" w:eastAsia="굴림" w:hAnsi="Arial" w:cs="Arial"/>
          <w:sz w:val="22"/>
        </w:rPr>
        <w:t xml:space="preserve"> What was the average </w:t>
      </w:r>
      <w:r w:rsidR="009213DD" w:rsidRPr="001D19F6">
        <w:rPr>
          <w:rFonts w:ascii="Arial" w:eastAsia="굴림" w:hAnsi="Arial" w:cs="Arial"/>
          <w:kern w:val="0"/>
          <w:sz w:val="22"/>
        </w:rPr>
        <w:t xml:space="preserve">monthly </w:t>
      </w:r>
      <w:r w:rsidR="00227436" w:rsidRPr="001D19F6">
        <w:rPr>
          <w:rFonts w:ascii="Arial" w:eastAsia="굴림" w:hAnsi="Arial" w:cs="Arial"/>
          <w:sz w:val="22"/>
        </w:rPr>
        <w:t xml:space="preserve">amount of other </w:t>
      </w:r>
      <w:r w:rsidR="006476DA" w:rsidRPr="001D19F6">
        <w:rPr>
          <w:rFonts w:ascii="Arial" w:eastAsia="굴림" w:hAnsi="Arial" w:cs="Arial"/>
          <w:sz w:val="22"/>
        </w:rPr>
        <w:t xml:space="preserve">welfare benefit </w:t>
      </w:r>
      <w:r w:rsidR="00227436" w:rsidRPr="001D19F6">
        <w:rPr>
          <w:rFonts w:ascii="Arial" w:eastAsia="굴림" w:hAnsi="Arial" w:cs="Arial"/>
          <w:sz w:val="22"/>
        </w:rPr>
        <w:t xml:space="preserve">received per </w:t>
      </w:r>
      <w:r w:rsidR="00BD150A" w:rsidRPr="001D19F6">
        <w:rPr>
          <w:rFonts w:ascii="Arial" w:eastAsia="굴림" w:hAnsi="Arial" w:cs="Arial"/>
          <w:sz w:val="22"/>
        </w:rPr>
        <w:t>month</w:t>
      </w:r>
      <w:r w:rsidR="00227436" w:rsidRPr="001D19F6">
        <w:rPr>
          <w:rFonts w:ascii="Arial" w:eastAsia="굴림" w:hAnsi="Arial" w:cs="Arial"/>
          <w:sz w:val="22"/>
        </w:rPr>
        <w:t xml:space="preserve"> </w:t>
      </w:r>
      <w:r w:rsidR="007F7C97" w:rsidRPr="001D19F6">
        <w:rPr>
          <w:rFonts w:ascii="Arial" w:eastAsia="굴림" w:hAnsi="Arial" w:cs="Arial"/>
          <w:sz w:val="22"/>
        </w:rPr>
        <w:t xml:space="preserve">in the </w:t>
      </w:r>
      <w:r w:rsidR="00227436" w:rsidRPr="001D19F6">
        <w:rPr>
          <w:rFonts w:ascii="Arial" w:eastAsia="굴림" w:hAnsi="Arial" w:cs="Arial"/>
          <w:sz w:val="22"/>
        </w:rPr>
        <w:t xml:space="preserve">last </w:t>
      </w:r>
      <w:r w:rsidR="007F7C97" w:rsidRPr="001D19F6">
        <w:rPr>
          <w:rFonts w:ascii="Arial" w:eastAsia="굴림" w:hAnsi="Arial" w:cs="Arial"/>
          <w:sz w:val="22"/>
        </w:rPr>
        <w:t xml:space="preserve">calendar </w:t>
      </w:r>
      <w:r w:rsidR="00227436" w:rsidRPr="001D19F6">
        <w:rPr>
          <w:rFonts w:ascii="Arial" w:eastAsia="굴림" w:hAnsi="Arial" w:cs="Arial"/>
          <w:sz w:val="22"/>
        </w:rPr>
        <w:t>year (</w:t>
      </w:r>
      <w:del w:id="8701" w:author="Keis" w:date="2024-09-06T10:18:00Z">
        <w:r w:rsidR="00456226" w:rsidDel="009F27DD">
          <w:rPr>
            <w:rFonts w:ascii="Arial" w:eastAsia="굴림" w:hAnsi="Arial" w:cs="Arial" w:hint="eastAsia"/>
            <w:color w:val="FF0000"/>
            <w:sz w:val="22"/>
          </w:rPr>
          <w:delText>2019</w:delText>
        </w:r>
      </w:del>
      <w:ins w:id="8702" w:author="Keis" w:date="2024-09-06T10:18:00Z">
        <w:r w:rsidR="009F27DD" w:rsidRPr="009F27DD">
          <w:rPr>
            <w:rFonts w:ascii="Arial" w:eastAsia="굴림" w:hAnsi="Arial" w:cs="Arial" w:hint="eastAsia"/>
            <w:color w:val="00B050"/>
            <w:sz w:val="22"/>
          </w:rPr>
          <w:t>2021</w:t>
        </w:r>
      </w:ins>
      <w:r w:rsidR="00227436" w:rsidRPr="001D19F6">
        <w:rPr>
          <w:rFonts w:ascii="Arial" w:eastAsia="굴림" w:hAnsi="Arial" w:cs="Arial"/>
          <w:sz w:val="22"/>
        </w:rPr>
        <w:t xml:space="preserve">)? </w:t>
      </w:r>
      <w:r w:rsidR="00624BD4" w:rsidRPr="001D19F6">
        <w:rPr>
          <w:rFonts w:ascii="Arial" w:eastAsia="굴림" w:hAnsi="Arial" w:cs="Arial"/>
          <w:sz w:val="22"/>
        </w:rPr>
        <w:t>(unit: 10,000 Korean won)</w:t>
      </w:r>
    </w:p>
    <w:p w14:paraId="403E1CDF" w14:textId="77777777" w:rsidR="00FB5F39" w:rsidRPr="001D19F6" w:rsidRDefault="00A35B33" w:rsidP="00FB5F39">
      <w:pPr>
        <w:wordWrap/>
        <w:spacing w:line="360" w:lineRule="auto"/>
        <w:rPr>
          <w:rFonts w:ascii="Arial" w:eastAsia="굴림" w:hAnsi="Arial" w:cs="Arial"/>
          <w:sz w:val="22"/>
        </w:rPr>
      </w:pPr>
      <w:r w:rsidRPr="001D19F6">
        <w:rPr>
          <w:rFonts w:ascii="Arial" w:eastAsia="굴림" w:hAnsi="Arial" w:cs="Arial"/>
          <w:sz w:val="22"/>
        </w:rPr>
        <w:t>[IWER: In previous interview, an average monthly other welfare benefi</w:t>
      </w:r>
      <w:r w:rsidR="00FB5F39" w:rsidRPr="001D19F6">
        <w:rPr>
          <w:rFonts w:ascii="Arial" w:eastAsia="굴림" w:hAnsi="Arial" w:cs="Arial"/>
          <w:sz w:val="22"/>
        </w:rPr>
        <w:t>t: About (PL) 10,000 Korean won.]</w:t>
      </w:r>
    </w:p>
    <w:p w14:paraId="29E675A6" w14:textId="77777777" w:rsidR="001A100E" w:rsidRPr="001D19F6" w:rsidRDefault="001A100E" w:rsidP="001A100E">
      <w:pPr>
        <w:tabs>
          <w:tab w:val="left" w:pos="800"/>
          <w:tab w:val="left" w:pos="1600"/>
          <w:tab w:val="left" w:pos="2400"/>
          <w:tab w:val="left" w:pos="3200"/>
          <w:tab w:val="left" w:pos="4000"/>
          <w:tab w:val="left" w:pos="4800"/>
          <w:tab w:val="left" w:pos="5600"/>
          <w:tab w:val="left" w:pos="6400"/>
          <w:tab w:val="left" w:pos="6805"/>
        </w:tabs>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MW [Range: </w:t>
      </w:r>
      <w:r w:rsidR="00456226" w:rsidRPr="00BA6722">
        <w:rPr>
          <w:rFonts w:ascii="Arial" w:eastAsia="굴림" w:hAnsi="Arial" w:cs="Arial"/>
          <w:kern w:val="0"/>
          <w:sz w:val="22"/>
          <w:rPrChange w:id="8703" w:author="Keis" w:date="2024-09-13T13:01:00Z">
            <w:rPr>
              <w:rFonts w:ascii="Arial" w:eastAsia="굴림" w:hAnsi="Arial" w:cs="Arial"/>
              <w:color w:val="FF0000"/>
              <w:kern w:val="0"/>
              <w:sz w:val="22"/>
            </w:rPr>
          </w:rPrChange>
        </w:rPr>
        <w:t>0</w:t>
      </w:r>
      <w:r w:rsidRPr="001D19F6">
        <w:rPr>
          <w:rFonts w:ascii="Arial" w:eastAsia="굴림" w:hAnsi="Arial" w:cs="Arial"/>
          <w:kern w:val="0"/>
          <w:sz w:val="22"/>
        </w:rPr>
        <w:t xml:space="preserve"> ~ 9997]</w:t>
      </w:r>
      <w:r w:rsidRPr="001D19F6">
        <w:rPr>
          <w:rFonts w:ascii="Arial" w:eastAsia="굴림" w:hAnsi="Arial" w:cs="Arial"/>
          <w:kern w:val="0"/>
          <w:sz w:val="22"/>
        </w:rPr>
        <w:tab/>
      </w:r>
    </w:p>
    <w:p w14:paraId="093C2498" w14:textId="77777777" w:rsidR="00624BD4" w:rsidRPr="001D19F6" w:rsidRDefault="00624BD4" w:rsidP="009222B4">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00A5595C" w:rsidRPr="001D19F6">
        <w:rPr>
          <w:rFonts w:ascii="Arial" w:eastAsia="굴림" w:hAnsi="Arial" w:cs="Arial"/>
          <w:sz w:val="22"/>
        </w:rPr>
        <w:t>135</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139</w:t>
      </w:r>
      <w:r w:rsidRPr="001D19F6">
        <w:rPr>
          <w:rFonts w:ascii="Arial" w:eastAsia="굴림" w:hAnsi="Arial" w:cs="Arial"/>
          <w:sz w:val="22"/>
        </w:rPr>
        <w:t xml:space="preserve"> unfolding</w:t>
      </w:r>
    </w:p>
    <w:p w14:paraId="6354930A" w14:textId="77777777" w:rsidR="00624BD4" w:rsidRPr="001D19F6" w:rsidRDefault="00624BD4" w:rsidP="009222B4">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00A5595C" w:rsidRPr="001D19F6">
        <w:rPr>
          <w:rFonts w:ascii="Arial" w:eastAsia="굴림" w:hAnsi="Arial" w:cs="Arial"/>
          <w:sz w:val="22"/>
        </w:rPr>
        <w:t>135</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139</w:t>
      </w:r>
      <w:r w:rsidRPr="001D19F6">
        <w:rPr>
          <w:rFonts w:ascii="Arial" w:eastAsia="굴림" w:hAnsi="Arial" w:cs="Arial"/>
          <w:sz w:val="22"/>
        </w:rPr>
        <w:t xml:space="preserve"> unfolding</w:t>
      </w:r>
    </w:p>
    <w:p w14:paraId="3E99CCD6" w14:textId="77777777" w:rsidR="00624BD4" w:rsidRPr="001D19F6" w:rsidRDefault="00624BD4" w:rsidP="00624BD4">
      <w:pPr>
        <w:wordWrap/>
        <w:spacing w:line="360" w:lineRule="auto"/>
        <w:rPr>
          <w:rFonts w:ascii="Arial" w:eastAsia="굴림" w:hAnsi="Arial" w:cs="Arial"/>
          <w:sz w:val="22"/>
        </w:rPr>
      </w:pPr>
    </w:p>
    <w:p w14:paraId="2D53FE4B" w14:textId="19C587E6"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134</w:t>
      </w:r>
      <w:r w:rsidR="00624BD4" w:rsidRPr="001D19F6">
        <w:rPr>
          <w:rFonts w:ascii="Arial" w:eastAsia="굴림" w:hAnsi="Arial" w:cs="Arial"/>
          <w:sz w:val="22"/>
        </w:rPr>
        <w:t xml:space="preserve">. </w:t>
      </w:r>
      <w:proofErr w:type="gramStart"/>
      <w:r w:rsidR="00624BD4" w:rsidRPr="001D19F6">
        <w:rPr>
          <w:rFonts w:ascii="Arial" w:eastAsia="굴림" w:hAnsi="Arial" w:cs="Arial"/>
          <w:sz w:val="22"/>
        </w:rPr>
        <w:t>So</w:t>
      </w:r>
      <w:proofErr w:type="gramEnd"/>
      <w:r w:rsidR="00624BD4" w:rsidRPr="001D19F6">
        <w:rPr>
          <w:rFonts w:ascii="Arial" w:eastAsia="굴림" w:hAnsi="Arial" w:cs="Arial"/>
          <w:sz w:val="22"/>
        </w:rPr>
        <w:t xml:space="preserve"> you received a total of (amount calculated </w:t>
      </w:r>
      <w:r w:rsidR="00227436" w:rsidRPr="001D19F6">
        <w:rPr>
          <w:rFonts w:ascii="Arial" w:eastAsia="굴림" w:hAnsi="Arial" w:cs="Arial"/>
          <w:sz w:val="22"/>
        </w:rPr>
        <w:t xml:space="preserve">based on </w:t>
      </w:r>
      <w:r w:rsidR="00A5595C" w:rsidRPr="001D19F6">
        <w:rPr>
          <w:rFonts w:ascii="Arial" w:eastAsia="굴림" w:hAnsi="Arial" w:cs="Arial"/>
          <w:sz w:val="22"/>
        </w:rPr>
        <w:t>E132 and E133</w:t>
      </w:r>
      <w:r w:rsidR="00624BD4" w:rsidRPr="001D19F6">
        <w:rPr>
          <w:rFonts w:ascii="Arial" w:eastAsia="굴림" w:hAnsi="Arial" w:cs="Arial"/>
          <w:sz w:val="22"/>
        </w:rPr>
        <w:t>)</w:t>
      </w:r>
      <w:r w:rsidR="00E76338" w:rsidRPr="001D19F6">
        <w:rPr>
          <w:rFonts w:ascii="Arial" w:eastAsia="굴림" w:hAnsi="Arial" w:cs="Arial"/>
          <w:sz w:val="22"/>
        </w:rPr>
        <w:t xml:space="preserve"> in other </w:t>
      </w:r>
      <w:r w:rsidR="006476DA" w:rsidRPr="001D19F6">
        <w:rPr>
          <w:rFonts w:ascii="Arial" w:eastAsia="굴림" w:hAnsi="Arial" w:cs="Arial"/>
          <w:sz w:val="22"/>
        </w:rPr>
        <w:t xml:space="preserve">welfare benefit </w:t>
      </w:r>
      <w:r w:rsidR="00624BD4" w:rsidRPr="001D19F6">
        <w:rPr>
          <w:rFonts w:ascii="Arial" w:eastAsia="굴림" w:hAnsi="Arial" w:cs="Arial"/>
          <w:sz w:val="22"/>
        </w:rPr>
        <w:t>in</w:t>
      </w:r>
      <w:r w:rsidR="00227436" w:rsidRPr="001D19F6">
        <w:rPr>
          <w:rFonts w:ascii="Arial" w:eastAsia="굴림" w:hAnsi="Arial" w:cs="Arial"/>
          <w:sz w:val="22"/>
        </w:rPr>
        <w:t xml:space="preserve"> the</w:t>
      </w:r>
      <w:r w:rsidR="00624BD4" w:rsidRPr="001D19F6">
        <w:rPr>
          <w:rFonts w:ascii="Arial" w:eastAsia="굴림" w:hAnsi="Arial" w:cs="Arial"/>
          <w:sz w:val="22"/>
        </w:rPr>
        <w:t xml:space="preserve"> last calendar </w:t>
      </w:r>
      <w:r w:rsidR="0020531B" w:rsidRPr="001D19F6">
        <w:rPr>
          <w:rFonts w:ascii="Arial" w:eastAsia="굴림" w:hAnsi="Arial" w:cs="Arial"/>
          <w:sz w:val="22"/>
        </w:rPr>
        <w:t>year (</w:t>
      </w:r>
      <w:del w:id="8704" w:author="Keis" w:date="2024-09-06T10:18:00Z">
        <w:r w:rsidR="00456226" w:rsidDel="009F27DD">
          <w:rPr>
            <w:rFonts w:ascii="Arial" w:eastAsia="굴림" w:hAnsi="Arial" w:cs="Arial" w:hint="eastAsia"/>
            <w:color w:val="FF0000"/>
            <w:sz w:val="22"/>
          </w:rPr>
          <w:delText>2019</w:delText>
        </w:r>
      </w:del>
      <w:ins w:id="8705"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C13951" w:rsidRPr="001D19F6">
        <w:rPr>
          <w:rFonts w:ascii="Arial" w:eastAsia="굴림" w:hAnsi="Arial" w:cs="Arial"/>
          <w:sz w:val="22"/>
        </w:rPr>
        <w:t>.</w:t>
      </w:r>
      <w:r w:rsidR="009213DD" w:rsidRPr="001D19F6">
        <w:rPr>
          <w:rFonts w:ascii="Arial" w:eastAsia="굴림" w:hAnsi="Arial" w:cs="Arial"/>
          <w:sz w:val="22"/>
        </w:rPr>
        <w:t xml:space="preserve"> </w:t>
      </w:r>
      <w:r w:rsidR="00C13951" w:rsidRPr="001D19F6">
        <w:rPr>
          <w:rFonts w:ascii="Arial" w:eastAsia="굴림" w:hAnsi="Arial" w:cs="Arial"/>
          <w:sz w:val="22"/>
        </w:rPr>
        <w:t>Is</w:t>
      </w:r>
      <w:r w:rsidR="00624BD4" w:rsidRPr="001D19F6">
        <w:rPr>
          <w:rFonts w:ascii="Arial" w:eastAsia="굴림" w:hAnsi="Arial" w:cs="Arial"/>
          <w:sz w:val="22"/>
        </w:rPr>
        <w:t xml:space="preserve"> this correct?</w:t>
      </w:r>
    </w:p>
    <w:p w14:paraId="0A4F40D7" w14:textId="77777777" w:rsidR="00A35B33" w:rsidRPr="001D19F6" w:rsidRDefault="00A35B33" w:rsidP="00624BD4">
      <w:pPr>
        <w:wordWrap/>
        <w:spacing w:line="360" w:lineRule="auto"/>
        <w:rPr>
          <w:rFonts w:ascii="Arial" w:eastAsia="굴림" w:hAnsi="Arial" w:cs="Arial"/>
          <w:sz w:val="22"/>
        </w:rPr>
      </w:pPr>
      <w:r w:rsidRPr="001D19F6">
        <w:rPr>
          <w:rFonts w:ascii="Arial" w:eastAsia="굴림" w:hAnsi="Arial" w:cs="Arial"/>
          <w:sz w:val="22"/>
        </w:rPr>
        <w:t>[IWER: In previous interview, the total of other welfare benefit: About (PL) 10,000 Korean won]</w:t>
      </w:r>
    </w:p>
    <w:p w14:paraId="1D77376C" w14:textId="77777777" w:rsidR="009213DD" w:rsidRPr="001D19F6" w:rsidRDefault="009213DD" w:rsidP="00F14BA4">
      <w:pPr>
        <w:pStyle w:val="a6"/>
        <w:numPr>
          <w:ilvl w:val="0"/>
          <w:numId w:val="7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w:t>
      </w:r>
      <w:r w:rsidR="006F6BD8" w:rsidRPr="001D19F6">
        <w:rPr>
          <w:rFonts w:ascii="Arial" w:eastAsia="굴림" w:hAnsi="Arial" w:cs="Arial"/>
          <w:sz w:val="22"/>
        </w:rPr>
        <w:t xml:space="preserve"> G</w:t>
      </w:r>
      <w:r w:rsidRPr="001D19F6">
        <w:rPr>
          <w:rFonts w:ascii="Arial" w:eastAsia="굴림" w:hAnsi="Arial" w:cs="Arial"/>
          <w:sz w:val="22"/>
        </w:rPr>
        <w:t>o to E1</w:t>
      </w:r>
      <w:r w:rsidR="00A5595C" w:rsidRPr="001D19F6">
        <w:rPr>
          <w:rFonts w:ascii="Arial" w:eastAsia="굴림" w:hAnsi="Arial" w:cs="Arial"/>
          <w:sz w:val="22"/>
        </w:rPr>
        <w:t>40</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A5595C" w:rsidRPr="001D19F6">
        <w:rPr>
          <w:rFonts w:ascii="Arial" w:eastAsia="굴림" w:hAnsi="Arial" w:cs="Arial"/>
          <w:sz w:val="22"/>
        </w:rPr>
        <w:t>→Go to E135~E139</w:t>
      </w:r>
      <w:r w:rsidRPr="001D19F6">
        <w:rPr>
          <w:rFonts w:ascii="Arial" w:eastAsia="굴림" w:hAnsi="Arial" w:cs="Arial"/>
          <w:sz w:val="22"/>
        </w:rPr>
        <w:t xml:space="preserve"> unfolding</w:t>
      </w:r>
    </w:p>
    <w:p w14:paraId="0195F05F" w14:textId="77777777" w:rsidR="00624BD4" w:rsidRPr="001D19F6" w:rsidRDefault="00624BD4" w:rsidP="009213DD">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00A5595C" w:rsidRPr="001D19F6">
        <w:rPr>
          <w:rFonts w:ascii="Arial" w:eastAsia="굴림" w:hAnsi="Arial" w:cs="Arial"/>
          <w:sz w:val="22"/>
        </w:rPr>
        <w:t>135</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139</w:t>
      </w:r>
      <w:r w:rsidRPr="001D19F6">
        <w:rPr>
          <w:rFonts w:ascii="Arial" w:eastAsia="굴림" w:hAnsi="Arial" w:cs="Arial"/>
          <w:sz w:val="22"/>
        </w:rPr>
        <w:t xml:space="preserve"> unfolding</w:t>
      </w:r>
    </w:p>
    <w:p w14:paraId="70332096" w14:textId="77777777" w:rsidR="00624BD4" w:rsidRPr="001D19F6" w:rsidRDefault="00624BD4" w:rsidP="009213DD">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00A5595C" w:rsidRPr="001D19F6">
        <w:rPr>
          <w:rFonts w:ascii="Arial" w:eastAsia="굴림" w:hAnsi="Arial" w:cs="Arial"/>
          <w:sz w:val="22"/>
        </w:rPr>
        <w:t>135</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139</w:t>
      </w:r>
      <w:r w:rsidRPr="001D19F6">
        <w:rPr>
          <w:rFonts w:ascii="Arial" w:eastAsia="굴림" w:hAnsi="Arial" w:cs="Arial"/>
          <w:sz w:val="22"/>
        </w:rPr>
        <w:t xml:space="preserve"> unfolding</w:t>
      </w:r>
    </w:p>
    <w:p w14:paraId="7475FD8C" w14:textId="77777777" w:rsidR="00624BD4" w:rsidRPr="001D19F6" w:rsidRDefault="00624BD4" w:rsidP="00624BD4">
      <w:pPr>
        <w:wordWrap/>
        <w:spacing w:line="360" w:lineRule="auto"/>
        <w:rPr>
          <w:rFonts w:ascii="Arial" w:eastAsia="굴림" w:hAnsi="Arial" w:cs="Arial"/>
          <w:sz w:val="22"/>
        </w:rPr>
      </w:pPr>
    </w:p>
    <w:p w14:paraId="6D8CCE2E"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9213DD" w:rsidRPr="001D19F6">
        <w:rPr>
          <w:rFonts w:ascii="Arial" w:eastAsia="굴림" w:hAnsi="Arial" w:cs="Arial"/>
          <w:b/>
          <w:sz w:val="22"/>
        </w:rPr>
        <w:t xml:space="preserve"> </w:t>
      </w:r>
      <w:r w:rsidR="00527595" w:rsidRPr="001D19F6">
        <w:rPr>
          <w:rFonts w:ascii="Arial" w:eastAsia="굴림" w:hAnsi="Arial" w:cs="Arial"/>
          <w:b/>
          <w:sz w:val="22"/>
        </w:rPr>
        <w:t>E</w:t>
      </w:r>
      <w:r w:rsidR="00A5595C" w:rsidRPr="001D19F6">
        <w:rPr>
          <w:rFonts w:ascii="Arial" w:eastAsia="굴림" w:hAnsi="Arial" w:cs="Arial"/>
          <w:b/>
          <w:sz w:val="22"/>
        </w:rPr>
        <w:t>135</w:t>
      </w:r>
      <w:r w:rsidRPr="001D19F6">
        <w:rPr>
          <w:rFonts w:ascii="Arial" w:eastAsia="굴림" w:hAnsi="Arial" w:cs="Arial"/>
          <w:b/>
          <w:sz w:val="22"/>
        </w:rPr>
        <w:t>~</w:t>
      </w:r>
      <w:r w:rsidR="00527595" w:rsidRPr="001D19F6">
        <w:rPr>
          <w:rFonts w:ascii="Arial" w:eastAsia="굴림" w:hAnsi="Arial" w:cs="Arial"/>
          <w:b/>
          <w:sz w:val="22"/>
        </w:rPr>
        <w:t>E</w:t>
      </w:r>
      <w:r w:rsidR="00A5595C" w:rsidRPr="001D19F6">
        <w:rPr>
          <w:rFonts w:ascii="Arial" w:eastAsia="굴림" w:hAnsi="Arial" w:cs="Arial"/>
          <w:b/>
          <w:sz w:val="22"/>
        </w:rPr>
        <w:t>139</w:t>
      </w:r>
      <w:r w:rsidRPr="001D19F6">
        <w:rPr>
          <w:rFonts w:ascii="Arial" w:eastAsia="굴림" w:hAnsi="Arial" w:cs="Arial"/>
          <w:b/>
          <w:sz w:val="22"/>
        </w:rPr>
        <w:t>. Unfolding bracket questions &gt;</w:t>
      </w:r>
    </w:p>
    <w:p w14:paraId="4DCEB152" w14:textId="77777777" w:rsidR="0030285C" w:rsidRPr="001D19F6" w:rsidRDefault="0030285C" w:rsidP="0030285C">
      <w:pPr>
        <w:wordWrap/>
        <w:spacing w:line="360" w:lineRule="auto"/>
        <w:rPr>
          <w:rFonts w:ascii="Arial" w:eastAsia="굴림" w:hAnsi="Arial" w:cs="Arial"/>
          <w:sz w:val="22"/>
        </w:rPr>
      </w:pPr>
      <w:r w:rsidRPr="001D19F6">
        <w:rPr>
          <w:rFonts w:ascii="Arial" w:eastAsia="굴림" w:hAnsi="Arial" w:cs="Arial"/>
          <w:sz w:val="22"/>
        </w:rPr>
        <w:t>[IWER: Go back to E</w:t>
      </w:r>
      <w:r w:rsidR="00A5595C" w:rsidRPr="001D19F6">
        <w:rPr>
          <w:rFonts w:ascii="Arial" w:eastAsia="굴림" w:hAnsi="Arial" w:cs="Arial"/>
          <w:sz w:val="22"/>
        </w:rPr>
        <w:t>133</w:t>
      </w:r>
      <w:r w:rsidRPr="001D19F6">
        <w:rPr>
          <w:rFonts w:ascii="Arial" w:eastAsia="굴림" w:hAnsi="Arial" w:cs="Arial"/>
          <w:sz w:val="22"/>
        </w:rPr>
        <w:t xml:space="preserve"> and record if R answers the amount during the interview.]</w:t>
      </w:r>
    </w:p>
    <w:p w14:paraId="0D758550" w14:textId="49FB40F8"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135</w:t>
      </w:r>
      <w:r w:rsidR="00624BD4" w:rsidRPr="001D19F6">
        <w:rPr>
          <w:rFonts w:ascii="Arial" w:eastAsia="굴림" w:hAnsi="Arial" w:cs="Arial"/>
          <w:sz w:val="22"/>
        </w:rPr>
        <w:t>. Did it amount to a total of less than, about equal to or more than 50 MW (10,000</w:t>
      </w:r>
      <w:r w:rsidR="00005E99"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06" w:author="Keis" w:date="2024-09-06T10:18:00Z">
        <w:r w:rsidR="00456226" w:rsidDel="009F27DD">
          <w:rPr>
            <w:rFonts w:ascii="Arial" w:eastAsia="굴림" w:hAnsi="Arial" w:cs="Arial" w:hint="eastAsia"/>
            <w:color w:val="FF0000"/>
            <w:sz w:val="22"/>
          </w:rPr>
          <w:delText>2019</w:delText>
        </w:r>
      </w:del>
      <w:ins w:id="8707"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7087FE77"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2C3A021C"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486FAEC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7F911AD9" w14:textId="77777777" w:rsidR="00624BD4" w:rsidRPr="001D19F6" w:rsidRDefault="00624BD4" w:rsidP="00005E99">
      <w:pPr>
        <w:wordWrap/>
        <w:spacing w:line="360" w:lineRule="auto"/>
        <w:rPr>
          <w:rFonts w:ascii="Arial" w:eastAsia="굴림" w:hAnsi="Arial" w:cs="Arial"/>
          <w:sz w:val="22"/>
        </w:rPr>
      </w:pPr>
    </w:p>
    <w:p w14:paraId="7CC0021F" w14:textId="46F84FB2"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136</w:t>
      </w:r>
      <w:r w:rsidR="00624BD4" w:rsidRPr="001D19F6">
        <w:rPr>
          <w:rFonts w:ascii="Arial" w:eastAsia="굴림" w:hAnsi="Arial" w:cs="Arial"/>
          <w:sz w:val="22"/>
        </w:rPr>
        <w:t>. Did it amount to a total of less than, about equal to or more than 100 MW (10,000</w:t>
      </w:r>
      <w:r w:rsidR="00005E99"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08" w:author="Keis" w:date="2024-09-06T10:18:00Z">
        <w:r w:rsidR="00456226" w:rsidDel="009F27DD">
          <w:rPr>
            <w:rFonts w:ascii="Arial" w:eastAsia="굴림" w:hAnsi="Arial" w:cs="Arial" w:hint="eastAsia"/>
            <w:color w:val="FF0000"/>
            <w:sz w:val="22"/>
          </w:rPr>
          <w:delText>2019</w:delText>
        </w:r>
      </w:del>
      <w:ins w:id="8709"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6D1E52E0"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3F5E3FB4"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100 MW</w:t>
      </w:r>
    </w:p>
    <w:p w14:paraId="1DBEBEA0"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39A3B89F" w14:textId="77777777" w:rsidR="00624BD4" w:rsidRPr="001D19F6" w:rsidRDefault="00624BD4" w:rsidP="00005E99">
      <w:pPr>
        <w:wordWrap/>
        <w:spacing w:line="360" w:lineRule="auto"/>
        <w:rPr>
          <w:rFonts w:ascii="Arial" w:eastAsia="굴림" w:hAnsi="Arial" w:cs="Arial"/>
          <w:sz w:val="22"/>
        </w:rPr>
      </w:pPr>
    </w:p>
    <w:p w14:paraId="58EE83F3" w14:textId="3F164531"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137</w:t>
      </w:r>
      <w:r w:rsidR="00624BD4" w:rsidRPr="001D19F6">
        <w:rPr>
          <w:rFonts w:ascii="Arial" w:eastAsia="굴림" w:hAnsi="Arial" w:cs="Arial"/>
          <w:sz w:val="22"/>
        </w:rPr>
        <w:t>. Did it amount to a total of less than, about equal to or more than 200 MW (10,000</w:t>
      </w:r>
      <w:r w:rsidR="00005E99"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10" w:author="Keis" w:date="2024-09-06T10:18:00Z">
        <w:r w:rsidR="00456226" w:rsidDel="009F27DD">
          <w:rPr>
            <w:rFonts w:ascii="Arial" w:eastAsia="굴림" w:hAnsi="Arial" w:cs="Arial" w:hint="eastAsia"/>
            <w:color w:val="FF0000"/>
            <w:sz w:val="22"/>
          </w:rPr>
          <w:delText>2019</w:delText>
        </w:r>
      </w:del>
      <w:ins w:id="8711"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5148F97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200 MW</w:t>
      </w:r>
    </w:p>
    <w:p w14:paraId="77970B31"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 MW</w:t>
      </w:r>
    </w:p>
    <w:p w14:paraId="78954325"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 MW</w:t>
      </w:r>
    </w:p>
    <w:p w14:paraId="113DD576" w14:textId="5469475C"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138</w:t>
      </w:r>
      <w:r w:rsidR="00624BD4" w:rsidRPr="001D19F6">
        <w:rPr>
          <w:rFonts w:ascii="Arial" w:eastAsia="굴림" w:hAnsi="Arial" w:cs="Arial"/>
          <w:sz w:val="22"/>
        </w:rPr>
        <w:t>. Did it amount to a total of less than, about equal to or more than 300 MW (10,000</w:t>
      </w:r>
      <w:r w:rsidR="00005E99"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12" w:author="Keis" w:date="2024-09-06T10:18:00Z">
        <w:r w:rsidR="00456226" w:rsidDel="009F27DD">
          <w:rPr>
            <w:rFonts w:ascii="Arial" w:eastAsia="굴림" w:hAnsi="Arial" w:cs="Arial" w:hint="eastAsia"/>
            <w:color w:val="FF0000"/>
            <w:sz w:val="22"/>
          </w:rPr>
          <w:delText>2019</w:delText>
        </w:r>
      </w:del>
      <w:ins w:id="8713"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0C32BC74"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1174648B"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3941D707"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2DE2F9AA" w14:textId="77777777" w:rsidR="00624BD4" w:rsidRPr="001D19F6" w:rsidRDefault="00624BD4" w:rsidP="00005E99">
      <w:pPr>
        <w:wordWrap/>
        <w:spacing w:line="360" w:lineRule="auto"/>
        <w:rPr>
          <w:rFonts w:ascii="Arial" w:eastAsia="굴림" w:hAnsi="Arial" w:cs="Arial"/>
          <w:sz w:val="22"/>
        </w:rPr>
      </w:pPr>
    </w:p>
    <w:p w14:paraId="7790CB97" w14:textId="65E3771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139</w:t>
      </w:r>
      <w:r w:rsidR="00624BD4" w:rsidRPr="001D19F6">
        <w:rPr>
          <w:rFonts w:ascii="Arial" w:eastAsia="굴림" w:hAnsi="Arial" w:cs="Arial"/>
          <w:sz w:val="22"/>
        </w:rPr>
        <w:t>. Did it amount to a total of less than, about equal to or more than 600 MW (10,000</w:t>
      </w:r>
      <w:r w:rsidR="00005E99"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14" w:author="Keis" w:date="2024-09-06T10:18:00Z">
        <w:r w:rsidR="00456226" w:rsidDel="009F27DD">
          <w:rPr>
            <w:rFonts w:ascii="Arial" w:eastAsia="굴림" w:hAnsi="Arial" w:cs="Arial" w:hint="eastAsia"/>
            <w:color w:val="FF0000"/>
            <w:sz w:val="22"/>
          </w:rPr>
          <w:delText>2019</w:delText>
        </w:r>
      </w:del>
      <w:ins w:id="8715"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08DF6216"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7CC28DC7"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4EC5F671" w14:textId="77777777" w:rsidR="009022C7" w:rsidRPr="001D19F6" w:rsidRDefault="009022C7"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1B8C1D4D" w14:textId="77777777" w:rsidR="008C6444" w:rsidRPr="001D19F6" w:rsidRDefault="008C6444" w:rsidP="00005E99">
      <w:pPr>
        <w:wordWrap/>
        <w:spacing w:line="360" w:lineRule="auto"/>
        <w:rPr>
          <w:rFonts w:ascii="Arial" w:eastAsia="굴림" w:hAnsi="Arial" w:cs="Arial"/>
          <w:sz w:val="22"/>
        </w:rPr>
      </w:pPr>
    </w:p>
    <w:p w14:paraId="694CDB0D" w14:textId="77777777" w:rsidR="005371E9" w:rsidRPr="001D19F6" w:rsidRDefault="005371E9" w:rsidP="005371E9">
      <w:pPr>
        <w:wordWrap/>
        <w:spacing w:line="360" w:lineRule="auto"/>
        <w:rPr>
          <w:rFonts w:ascii="Arial" w:eastAsia="굴림" w:hAnsi="Arial" w:cs="Arial"/>
          <w:b/>
          <w:sz w:val="22"/>
        </w:rPr>
      </w:pPr>
      <w:r w:rsidRPr="001D19F6">
        <w:rPr>
          <w:rFonts w:ascii="Arial" w:eastAsia="굴림" w:hAnsi="Arial" w:cs="Arial"/>
          <w:b/>
          <w:sz w:val="22"/>
        </w:rPr>
        <w:t>&lt;</w:t>
      </w:r>
      <w:r w:rsidR="006476DA" w:rsidRPr="001D19F6">
        <w:rPr>
          <w:rFonts w:ascii="Arial" w:eastAsia="굴림" w:hAnsi="Arial" w:cs="Arial"/>
          <w:b/>
          <w:sz w:val="22"/>
        </w:rPr>
        <w:t>Earned Income Tax Credit</w:t>
      </w:r>
      <w:r w:rsidRPr="001D19F6">
        <w:rPr>
          <w:rFonts w:ascii="Arial" w:eastAsia="굴림" w:hAnsi="Arial" w:cs="Arial"/>
          <w:b/>
          <w:sz w:val="22"/>
        </w:rPr>
        <w:t>&gt;</w:t>
      </w:r>
    </w:p>
    <w:p w14:paraId="447C77E2" w14:textId="77777777" w:rsidR="005371E9" w:rsidRPr="001D19F6" w:rsidRDefault="005371E9" w:rsidP="005371E9">
      <w:pPr>
        <w:wordWrap/>
        <w:spacing w:line="360" w:lineRule="auto"/>
        <w:rPr>
          <w:rFonts w:ascii="Arial" w:eastAsia="굴림" w:hAnsi="Arial" w:cs="Arial"/>
          <w:b/>
          <w:sz w:val="22"/>
        </w:rPr>
      </w:pPr>
      <w:r w:rsidRPr="001D19F6">
        <w:rPr>
          <w:rFonts w:ascii="Arial" w:eastAsia="굴림" w:hAnsi="Arial" w:cs="Arial"/>
          <w:b/>
          <w:sz w:val="22"/>
        </w:rPr>
        <w:t>Logic</w:t>
      </w:r>
    </w:p>
    <w:p w14:paraId="76100419" w14:textId="77777777" w:rsidR="005371E9" w:rsidRPr="001D19F6" w:rsidRDefault="005371E9" w:rsidP="00F14BA4">
      <w:pPr>
        <w:pStyle w:val="a6"/>
        <w:numPr>
          <w:ilvl w:val="0"/>
          <w:numId w:val="729"/>
        </w:numPr>
        <w:wordWrap/>
        <w:spacing w:line="360" w:lineRule="auto"/>
        <w:ind w:leftChars="0"/>
        <w:rPr>
          <w:rFonts w:ascii="Arial" w:eastAsia="굴림" w:hAnsi="Arial" w:cs="Arial"/>
          <w:b/>
          <w:sz w:val="22"/>
        </w:rPr>
      </w:pPr>
      <w:r w:rsidRPr="001D19F6">
        <w:rPr>
          <w:rFonts w:ascii="Arial" w:eastAsia="굴림" w:hAnsi="Arial" w:cs="Arial"/>
          <w:b/>
          <w:sz w:val="22"/>
        </w:rPr>
        <w:t>If E070=</w:t>
      </w:r>
      <w:r w:rsidR="00F665C9" w:rsidRPr="001D19F6">
        <w:rPr>
          <w:rFonts w:ascii="굴림" w:eastAsia="굴림" w:hAnsi="굴림" w:cs="굴림" w:hint="eastAsia"/>
          <w:b/>
          <w:sz w:val="22"/>
        </w:rPr>
        <w:t>⑧</w:t>
      </w:r>
      <w:r w:rsidRPr="001D19F6">
        <w:rPr>
          <w:rFonts w:ascii="Arial" w:eastAsia="굴림" w:hAnsi="Arial" w:cs="Arial"/>
          <w:b/>
          <w:sz w:val="22"/>
        </w:rPr>
        <w:t xml:space="preserve">, then </w:t>
      </w:r>
      <w:r w:rsidRPr="001D19F6">
        <w:rPr>
          <w:rFonts w:ascii="Arial" w:eastAsia="굴림" w:hAnsi="Arial" w:cs="Arial"/>
          <w:b/>
          <w:kern w:val="0"/>
          <w:sz w:val="22"/>
        </w:rPr>
        <w:t xml:space="preserve">ask </w:t>
      </w:r>
      <w:r w:rsidRPr="001D19F6">
        <w:rPr>
          <w:rFonts w:ascii="Arial" w:eastAsia="굴림" w:hAnsi="Arial" w:cs="Arial"/>
          <w:b/>
          <w:sz w:val="22"/>
        </w:rPr>
        <w:t>E</w:t>
      </w:r>
      <w:r w:rsidR="00F665C9" w:rsidRPr="001D19F6">
        <w:rPr>
          <w:rFonts w:ascii="Arial" w:eastAsia="굴림" w:hAnsi="Arial" w:cs="Arial"/>
          <w:b/>
          <w:sz w:val="22"/>
        </w:rPr>
        <w:t>140-0</w:t>
      </w:r>
      <w:r w:rsidRPr="001D19F6">
        <w:rPr>
          <w:rFonts w:ascii="Arial" w:eastAsia="굴림" w:hAnsi="Arial" w:cs="Arial"/>
          <w:b/>
          <w:sz w:val="22"/>
        </w:rPr>
        <w:t>.</w:t>
      </w:r>
    </w:p>
    <w:p w14:paraId="5F7A1B9B" w14:textId="77777777" w:rsidR="005371E9" w:rsidRPr="001D19F6" w:rsidRDefault="005371E9" w:rsidP="00005E99">
      <w:pPr>
        <w:wordWrap/>
        <w:spacing w:line="360" w:lineRule="auto"/>
        <w:rPr>
          <w:rFonts w:ascii="Arial" w:eastAsia="굴림" w:hAnsi="Arial" w:cs="Arial"/>
          <w:sz w:val="22"/>
        </w:rPr>
      </w:pPr>
    </w:p>
    <w:p w14:paraId="6A81F222" w14:textId="26ECB687" w:rsidR="005371E9" w:rsidRPr="001D19F6" w:rsidRDefault="005371E9" w:rsidP="005371E9">
      <w:pPr>
        <w:wordWrap/>
        <w:spacing w:line="360" w:lineRule="auto"/>
        <w:rPr>
          <w:rFonts w:ascii="Arial" w:eastAsia="굴림" w:hAnsi="Arial" w:cs="Arial"/>
          <w:sz w:val="22"/>
        </w:rPr>
      </w:pPr>
      <w:r w:rsidRPr="00BA6722">
        <w:rPr>
          <w:rFonts w:ascii="Arial" w:eastAsia="굴림" w:hAnsi="Arial" w:cs="Arial"/>
          <w:sz w:val="22"/>
          <w:rPrChange w:id="8716" w:author="Keis" w:date="2024-09-13T13:01:00Z">
            <w:rPr>
              <w:rFonts w:ascii="Arial" w:eastAsia="굴림" w:hAnsi="Arial" w:cs="Arial"/>
              <w:color w:val="FF0000"/>
              <w:sz w:val="22"/>
            </w:rPr>
          </w:rPrChange>
        </w:rPr>
        <w:t>E</w:t>
      </w:r>
      <w:r w:rsidR="00456226" w:rsidRPr="00BA6722">
        <w:rPr>
          <w:rFonts w:ascii="Arial" w:eastAsia="굴림" w:hAnsi="Arial" w:cs="Arial"/>
          <w:sz w:val="22"/>
          <w:rPrChange w:id="8717" w:author="Keis" w:date="2024-09-13T13:01:00Z">
            <w:rPr>
              <w:rFonts w:ascii="Arial" w:eastAsia="굴림" w:hAnsi="Arial" w:cs="Arial"/>
              <w:color w:val="FF0000"/>
              <w:sz w:val="22"/>
            </w:rPr>
          </w:rPrChange>
        </w:rPr>
        <w:t>140_</w:t>
      </w:r>
      <w:r w:rsidR="00F665C9" w:rsidRPr="00BA6722">
        <w:rPr>
          <w:rFonts w:ascii="Arial" w:eastAsia="굴림" w:hAnsi="Arial" w:cs="Arial"/>
          <w:sz w:val="22"/>
          <w:rPrChange w:id="8718" w:author="Keis" w:date="2024-09-13T13:01:00Z">
            <w:rPr>
              <w:rFonts w:ascii="Arial" w:eastAsia="굴림" w:hAnsi="Arial" w:cs="Arial"/>
              <w:color w:val="FF0000"/>
              <w:sz w:val="22"/>
            </w:rPr>
          </w:rPrChange>
        </w:rPr>
        <w:t>0</w:t>
      </w:r>
      <w:r w:rsidRPr="001D19F6">
        <w:rPr>
          <w:rFonts w:ascii="Arial" w:eastAsia="굴림" w:hAnsi="Arial" w:cs="Arial"/>
          <w:sz w:val="22"/>
        </w:rPr>
        <w:t xml:space="preserve">. What was the </w:t>
      </w:r>
      <w:r w:rsidR="00F665C9" w:rsidRPr="001D19F6">
        <w:rPr>
          <w:rFonts w:ascii="Arial" w:eastAsia="굴림" w:hAnsi="Arial" w:cs="Arial"/>
          <w:sz w:val="22"/>
        </w:rPr>
        <w:t xml:space="preserve">total amount </w:t>
      </w:r>
      <w:r w:rsidRPr="001D19F6">
        <w:rPr>
          <w:rFonts w:ascii="Arial" w:eastAsia="굴림" w:hAnsi="Arial" w:cs="Arial"/>
          <w:sz w:val="22"/>
        </w:rPr>
        <w:t>of</w:t>
      </w:r>
      <w:r w:rsidR="00F665C9" w:rsidRPr="001D19F6">
        <w:rPr>
          <w:rFonts w:ascii="Arial" w:eastAsia="굴림" w:hAnsi="Arial" w:cs="Arial"/>
          <w:sz w:val="22"/>
        </w:rPr>
        <w:t xml:space="preserve"> </w:t>
      </w:r>
      <w:r w:rsidR="006476DA" w:rsidRPr="001D19F6">
        <w:rPr>
          <w:rFonts w:ascii="Arial" w:eastAsia="굴림" w:hAnsi="Arial" w:cs="Arial"/>
          <w:sz w:val="22"/>
        </w:rPr>
        <w:t>earned income tax credit</w:t>
      </w:r>
      <w:r w:rsidR="00F665C9" w:rsidRPr="001D19F6">
        <w:rPr>
          <w:rFonts w:ascii="Arial" w:eastAsia="굴림" w:hAnsi="Arial" w:cs="Arial"/>
          <w:sz w:val="22"/>
        </w:rPr>
        <w:t xml:space="preserve"> </w:t>
      </w:r>
      <w:r w:rsidRPr="001D19F6">
        <w:rPr>
          <w:rFonts w:ascii="Arial" w:eastAsia="굴림" w:hAnsi="Arial" w:cs="Arial"/>
          <w:sz w:val="22"/>
        </w:rPr>
        <w:t>received in the last calendar year (</w:t>
      </w:r>
      <w:del w:id="8719" w:author="Keis" w:date="2024-09-06T10:03:00Z">
        <w:r w:rsidR="0060656D" w:rsidRPr="00B62844" w:rsidDel="00B62844">
          <w:rPr>
            <w:rFonts w:ascii="Arial" w:eastAsia="굴림" w:hAnsi="Arial" w:cs="Arial"/>
            <w:color w:val="00B050"/>
            <w:sz w:val="22"/>
            <w:rPrChange w:id="8720" w:author="Keis" w:date="2024-09-06T10:03:00Z">
              <w:rPr>
                <w:rFonts w:ascii="Arial" w:eastAsia="굴림" w:hAnsi="Arial" w:cs="Arial"/>
                <w:sz w:val="22"/>
              </w:rPr>
            </w:rPrChange>
          </w:rPr>
          <w:delText>2017</w:delText>
        </w:r>
      </w:del>
      <w:ins w:id="8721" w:author="Keis" w:date="2024-09-06T10:03:00Z">
        <w:r w:rsidR="00B62844" w:rsidRPr="00B62844">
          <w:rPr>
            <w:rFonts w:ascii="Arial" w:eastAsia="굴림" w:hAnsi="Arial" w:cs="Arial"/>
            <w:color w:val="00B050"/>
            <w:sz w:val="22"/>
            <w:rPrChange w:id="8722" w:author="Keis" w:date="2024-09-06T10:03:00Z">
              <w:rPr>
                <w:rFonts w:ascii="Arial" w:eastAsia="굴림" w:hAnsi="Arial" w:cs="Arial"/>
                <w:sz w:val="22"/>
              </w:rPr>
            </w:rPrChange>
          </w:rPr>
          <w:t>2021</w:t>
        </w:r>
      </w:ins>
      <w:r w:rsidRPr="001D19F6">
        <w:rPr>
          <w:rFonts w:ascii="Arial" w:eastAsia="굴림" w:hAnsi="Arial" w:cs="Arial"/>
          <w:sz w:val="22"/>
        </w:rPr>
        <w:t>)? (unit: 10,000 Korean won)</w:t>
      </w:r>
    </w:p>
    <w:p w14:paraId="1632E09D" w14:textId="77777777" w:rsidR="005371E9" w:rsidRPr="001D19F6" w:rsidRDefault="005371E9" w:rsidP="005371E9">
      <w:pPr>
        <w:wordWrap/>
        <w:spacing w:line="360" w:lineRule="auto"/>
        <w:rPr>
          <w:rFonts w:ascii="Arial" w:eastAsia="굴림" w:hAnsi="Arial" w:cs="Arial"/>
          <w:kern w:val="0"/>
          <w:sz w:val="22"/>
        </w:rPr>
      </w:pPr>
      <w:r w:rsidRPr="001D19F6">
        <w:rPr>
          <w:rFonts w:ascii="Arial" w:eastAsia="굴림" w:hAnsi="Arial" w:cs="Arial"/>
          <w:kern w:val="0"/>
          <w:sz w:val="22"/>
        </w:rPr>
        <w:tab/>
        <w:t>___________________</w:t>
      </w:r>
      <w:r w:rsidR="00F665C9" w:rsidRPr="001D19F6">
        <w:rPr>
          <w:rFonts w:ascii="Arial" w:eastAsia="굴림" w:hAnsi="Arial" w:cs="Arial"/>
          <w:kern w:val="0"/>
          <w:sz w:val="22"/>
        </w:rPr>
        <w:t xml:space="preserve">____________ MW [Range: 1 ~ </w:t>
      </w:r>
      <w:r w:rsidR="00456226" w:rsidRPr="00BA6722">
        <w:rPr>
          <w:rFonts w:ascii="Arial" w:eastAsia="굴림" w:hAnsi="Arial" w:cs="Arial"/>
          <w:kern w:val="0"/>
          <w:sz w:val="22"/>
          <w:rPrChange w:id="8723" w:author="Keis" w:date="2024-09-13T13:01:00Z">
            <w:rPr>
              <w:rFonts w:ascii="Arial" w:eastAsia="굴림" w:hAnsi="Arial" w:cs="Arial"/>
              <w:color w:val="FF0000"/>
              <w:kern w:val="0"/>
              <w:sz w:val="22"/>
            </w:rPr>
          </w:rPrChange>
        </w:rPr>
        <w:t>300</w:t>
      </w:r>
      <w:r w:rsidRPr="001D19F6">
        <w:rPr>
          <w:rFonts w:ascii="Arial" w:eastAsia="굴림" w:hAnsi="Arial" w:cs="Arial"/>
          <w:kern w:val="0"/>
          <w:sz w:val="22"/>
        </w:rPr>
        <w:t>]</w:t>
      </w:r>
    </w:p>
    <w:p w14:paraId="38DFADD8" w14:textId="77777777" w:rsidR="005371E9" w:rsidRPr="001D19F6" w:rsidRDefault="005371E9" w:rsidP="005371E9">
      <w:pPr>
        <w:wordWrap/>
        <w:spacing w:line="360" w:lineRule="auto"/>
        <w:rPr>
          <w:rFonts w:ascii="Arial" w:eastAsia="굴림" w:hAnsi="Arial" w:cs="Arial"/>
          <w:sz w:val="22"/>
        </w:rPr>
      </w:pPr>
    </w:p>
    <w:p w14:paraId="781D03E4" w14:textId="77777777" w:rsidR="00624BD4" w:rsidRPr="001D19F6" w:rsidRDefault="009022C7" w:rsidP="00005E99">
      <w:pPr>
        <w:wordWrap/>
        <w:spacing w:line="360" w:lineRule="auto"/>
        <w:rPr>
          <w:rFonts w:ascii="Arial" w:eastAsia="굴림" w:hAnsi="Arial" w:cs="Arial"/>
          <w:b/>
          <w:sz w:val="22"/>
        </w:rPr>
      </w:pPr>
      <w:r w:rsidRPr="001D19F6">
        <w:rPr>
          <w:rFonts w:ascii="Arial" w:eastAsia="굴림" w:hAnsi="Arial" w:cs="Arial"/>
          <w:b/>
          <w:sz w:val="22"/>
        </w:rPr>
        <w:t>&lt;</w:t>
      </w:r>
      <w:r w:rsidR="00A35B33" w:rsidRPr="001D19F6">
        <w:rPr>
          <w:rFonts w:ascii="Arial" w:eastAsia="굴림" w:hAnsi="Arial" w:cs="Arial"/>
          <w:b/>
          <w:sz w:val="22"/>
        </w:rPr>
        <w:t>Other Income</w:t>
      </w:r>
      <w:r w:rsidRPr="001D19F6">
        <w:rPr>
          <w:rFonts w:ascii="Arial" w:eastAsia="굴림" w:hAnsi="Arial" w:cs="Arial"/>
          <w:b/>
          <w:sz w:val="22"/>
        </w:rPr>
        <w:t>&gt;</w:t>
      </w:r>
    </w:p>
    <w:p w14:paraId="0C2B4C86" w14:textId="625D02C0"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140</w:t>
      </w:r>
      <w:r w:rsidR="00624BD4" w:rsidRPr="001D19F6">
        <w:rPr>
          <w:rFonts w:ascii="Arial" w:eastAsia="굴림" w:hAnsi="Arial" w:cs="Arial"/>
          <w:sz w:val="22"/>
        </w:rPr>
        <w:t xml:space="preserve">. </w:t>
      </w:r>
      <w:r w:rsidR="00E76338" w:rsidRPr="001D19F6">
        <w:rPr>
          <w:rFonts w:ascii="Arial" w:eastAsia="굴림" w:hAnsi="Arial" w:cs="Arial"/>
          <w:sz w:val="22"/>
        </w:rPr>
        <w:t>Aside from</w:t>
      </w:r>
      <w:r w:rsidR="00F65683" w:rsidRPr="001D19F6">
        <w:rPr>
          <w:rFonts w:ascii="Arial" w:eastAsia="굴림" w:hAnsi="Arial" w:cs="Arial"/>
          <w:sz w:val="22"/>
        </w:rPr>
        <w:t xml:space="preserve"> </w:t>
      </w:r>
      <w:r w:rsidR="004D2DE7" w:rsidRPr="001D19F6">
        <w:rPr>
          <w:rFonts w:ascii="Arial" w:eastAsia="굴림" w:hAnsi="Arial" w:cs="Arial"/>
          <w:sz w:val="22"/>
        </w:rPr>
        <w:t xml:space="preserve">the </w:t>
      </w:r>
      <w:r w:rsidR="00624BD4" w:rsidRPr="001D19F6">
        <w:rPr>
          <w:rFonts w:ascii="Arial" w:eastAsia="굴림" w:hAnsi="Arial" w:cs="Arial"/>
          <w:sz w:val="22"/>
        </w:rPr>
        <w:t>income</w:t>
      </w:r>
      <w:r w:rsidR="004D2DE7" w:rsidRPr="001D19F6">
        <w:rPr>
          <w:rFonts w:ascii="Arial" w:eastAsia="굴림" w:hAnsi="Arial" w:cs="Arial"/>
          <w:sz w:val="22"/>
        </w:rPr>
        <w:t xml:space="preserve"> you have </w:t>
      </w:r>
      <w:r w:rsidR="00AE3805" w:rsidRPr="001D19F6">
        <w:rPr>
          <w:rFonts w:ascii="Arial" w:eastAsia="굴림" w:hAnsi="Arial" w:cs="Arial"/>
          <w:sz w:val="22"/>
        </w:rPr>
        <w:t>talked about</w:t>
      </w:r>
      <w:r w:rsidR="004D2DE7" w:rsidRPr="001D19F6">
        <w:rPr>
          <w:rFonts w:ascii="Arial" w:eastAsia="굴림" w:hAnsi="Arial" w:cs="Arial"/>
          <w:sz w:val="22"/>
        </w:rPr>
        <w:t xml:space="preserve"> so far</w:t>
      </w:r>
      <w:r w:rsidR="00624BD4" w:rsidRPr="001D19F6">
        <w:rPr>
          <w:rFonts w:ascii="Arial" w:eastAsia="굴림" w:hAnsi="Arial" w:cs="Arial"/>
          <w:sz w:val="22"/>
        </w:rPr>
        <w:t xml:space="preserve">, did you </w:t>
      </w:r>
      <w:r w:rsidR="003B1E81" w:rsidRPr="001D19F6">
        <w:rPr>
          <w:rFonts w:ascii="Arial" w:eastAsia="굴림" w:hAnsi="Arial" w:cs="Arial"/>
          <w:sz w:val="22"/>
        </w:rPr>
        <w:t xml:space="preserve">have </w:t>
      </w:r>
      <w:r w:rsidR="00AE3805" w:rsidRPr="001D19F6">
        <w:rPr>
          <w:rFonts w:ascii="Arial" w:eastAsia="굴림" w:hAnsi="Arial" w:cs="Arial"/>
          <w:sz w:val="22"/>
        </w:rPr>
        <w:t xml:space="preserve">any </w:t>
      </w:r>
      <w:r w:rsidR="00624BD4" w:rsidRPr="001D19F6">
        <w:rPr>
          <w:rFonts w:ascii="Arial" w:eastAsia="굴림" w:hAnsi="Arial" w:cs="Arial"/>
          <w:sz w:val="22"/>
        </w:rPr>
        <w:t>other</w:t>
      </w:r>
      <w:r w:rsidR="00F65683" w:rsidRPr="001D19F6">
        <w:rPr>
          <w:rFonts w:ascii="Arial" w:eastAsia="굴림" w:hAnsi="Arial" w:cs="Arial"/>
          <w:sz w:val="22"/>
        </w:rPr>
        <w:t xml:space="preserve"> </w:t>
      </w:r>
      <w:r w:rsidR="00624BD4" w:rsidRPr="001D19F6">
        <w:rPr>
          <w:rFonts w:ascii="Arial" w:eastAsia="굴림" w:hAnsi="Arial" w:cs="Arial"/>
          <w:sz w:val="22"/>
        </w:rPr>
        <w:t>income in</w:t>
      </w:r>
      <w:r w:rsidR="00F65683" w:rsidRPr="001D19F6">
        <w:rPr>
          <w:rFonts w:ascii="Arial" w:eastAsia="굴림" w:hAnsi="Arial" w:cs="Arial"/>
          <w:sz w:val="22"/>
        </w:rPr>
        <w:t xml:space="preserve"> </w:t>
      </w:r>
      <w:r w:rsidR="004D2DE7" w:rsidRPr="001D19F6">
        <w:rPr>
          <w:rFonts w:ascii="Arial" w:eastAsia="굴림" w:hAnsi="Arial" w:cs="Arial"/>
          <w:sz w:val="22"/>
        </w:rPr>
        <w:t xml:space="preserve">the </w:t>
      </w:r>
      <w:r w:rsidR="00624BD4" w:rsidRPr="001D19F6">
        <w:rPr>
          <w:rFonts w:ascii="Arial" w:eastAsia="굴림" w:hAnsi="Arial" w:cs="Arial"/>
          <w:sz w:val="22"/>
        </w:rPr>
        <w:t xml:space="preserve">last calendar </w:t>
      </w:r>
      <w:r w:rsidR="0020531B" w:rsidRPr="001D19F6">
        <w:rPr>
          <w:rFonts w:ascii="Arial" w:eastAsia="굴림" w:hAnsi="Arial" w:cs="Arial"/>
          <w:sz w:val="22"/>
        </w:rPr>
        <w:t>year (</w:t>
      </w:r>
      <w:del w:id="8724" w:author="Keis" w:date="2024-09-06T10:18:00Z">
        <w:r w:rsidR="00456226" w:rsidDel="009F27DD">
          <w:rPr>
            <w:rFonts w:ascii="Arial" w:eastAsia="굴림" w:hAnsi="Arial" w:cs="Arial" w:hint="eastAsia"/>
            <w:color w:val="FF0000"/>
            <w:sz w:val="22"/>
          </w:rPr>
          <w:delText>2019</w:delText>
        </w:r>
      </w:del>
      <w:ins w:id="8725"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w:t>
      </w:r>
      <w:r w:rsidR="004D2DE7" w:rsidRPr="001D19F6">
        <w:rPr>
          <w:rFonts w:ascii="Arial" w:eastAsia="굴림" w:hAnsi="Arial" w:cs="Arial"/>
          <w:sz w:val="22"/>
        </w:rPr>
        <w:t xml:space="preserve"> Please </w:t>
      </w:r>
      <w:r w:rsidR="0052190D" w:rsidRPr="001D19F6">
        <w:rPr>
          <w:rFonts w:ascii="Arial" w:eastAsia="굴림" w:hAnsi="Arial" w:cs="Arial"/>
          <w:sz w:val="22"/>
        </w:rPr>
        <w:t>exc</w:t>
      </w:r>
      <w:r w:rsidR="004D2DE7" w:rsidRPr="001D19F6">
        <w:rPr>
          <w:rFonts w:ascii="Arial" w:eastAsia="굴림" w:hAnsi="Arial" w:cs="Arial"/>
          <w:sz w:val="22"/>
        </w:rPr>
        <w:t>lude</w:t>
      </w:r>
      <w:r w:rsidR="003B1E81" w:rsidRPr="001D19F6">
        <w:rPr>
          <w:rFonts w:ascii="Arial" w:eastAsia="굴림" w:hAnsi="Arial" w:cs="Arial"/>
          <w:sz w:val="22"/>
        </w:rPr>
        <w:t xml:space="preserve"> income from</w:t>
      </w:r>
      <w:r w:rsidR="004D2DE7" w:rsidRPr="001D19F6">
        <w:rPr>
          <w:rFonts w:ascii="Arial" w:eastAsia="굴림" w:hAnsi="Arial" w:cs="Arial"/>
          <w:sz w:val="22"/>
        </w:rPr>
        <w:t xml:space="preserve"> property and financial </w:t>
      </w:r>
      <w:r w:rsidR="003B1E81" w:rsidRPr="001D19F6">
        <w:rPr>
          <w:rFonts w:ascii="Arial" w:eastAsia="굴림" w:hAnsi="Arial" w:cs="Arial"/>
          <w:sz w:val="22"/>
        </w:rPr>
        <w:t>assets</w:t>
      </w:r>
      <w:r w:rsidR="004D2DE7" w:rsidRPr="001D19F6">
        <w:rPr>
          <w:rFonts w:ascii="Arial" w:eastAsia="굴림" w:hAnsi="Arial" w:cs="Arial"/>
          <w:sz w:val="22"/>
        </w:rPr>
        <w:t>.</w:t>
      </w:r>
    </w:p>
    <w:p w14:paraId="74236C8B" w14:textId="77777777" w:rsidR="00624BD4" w:rsidRPr="001D19F6" w:rsidRDefault="00624BD4" w:rsidP="00005E99">
      <w:pPr>
        <w:wordWrap/>
        <w:spacing w:line="360" w:lineRule="auto"/>
        <w:rPr>
          <w:rFonts w:ascii="Arial" w:eastAsia="굴림" w:hAnsi="Arial" w:cs="Arial"/>
          <w:sz w:val="22"/>
        </w:rPr>
      </w:pPr>
      <w:r w:rsidRPr="001D19F6">
        <w:rPr>
          <w:rFonts w:ascii="Arial" w:eastAsia="굴림" w:hAnsi="Arial" w:cs="Arial"/>
          <w:sz w:val="22"/>
        </w:rPr>
        <w:t xml:space="preserve">[IWER: </w:t>
      </w:r>
      <w:r w:rsidR="00A6748C" w:rsidRPr="001D19F6">
        <w:rPr>
          <w:rFonts w:ascii="Arial" w:eastAsia="굴림" w:hAnsi="Arial" w:cs="Arial"/>
          <w:sz w:val="22"/>
        </w:rPr>
        <w:t>Other income</w:t>
      </w:r>
      <w:r w:rsidR="00F93759" w:rsidRPr="001D19F6">
        <w:rPr>
          <w:rFonts w:ascii="Arial" w:eastAsia="굴림" w:hAnsi="Arial" w:cs="Arial"/>
          <w:sz w:val="22"/>
        </w:rPr>
        <w:t xml:space="preserve"> include</w:t>
      </w:r>
      <w:r w:rsidR="00B31450" w:rsidRPr="001D19F6">
        <w:rPr>
          <w:rFonts w:ascii="Arial" w:eastAsia="굴림" w:hAnsi="Arial" w:cs="Arial"/>
          <w:sz w:val="22"/>
        </w:rPr>
        <w:t>s</w:t>
      </w:r>
      <w:r w:rsidR="00F93759" w:rsidRPr="001D19F6">
        <w:rPr>
          <w:rFonts w:ascii="Arial" w:eastAsia="굴림" w:hAnsi="Arial" w:cs="Arial"/>
          <w:sz w:val="22"/>
        </w:rPr>
        <w:t xml:space="preserve"> income</w:t>
      </w:r>
      <w:r w:rsidR="004D2DE7" w:rsidRPr="001D19F6">
        <w:rPr>
          <w:rFonts w:ascii="Arial" w:eastAsia="굴림" w:hAnsi="Arial" w:cs="Arial"/>
          <w:sz w:val="22"/>
        </w:rPr>
        <w:t xml:space="preserve"> from alimony</w:t>
      </w:r>
      <w:r w:rsidR="00F65683" w:rsidRPr="001D19F6">
        <w:rPr>
          <w:rFonts w:ascii="Arial" w:eastAsia="굴림" w:hAnsi="Arial" w:cs="Arial"/>
          <w:sz w:val="22"/>
        </w:rPr>
        <w:t>, copyright and patent fee</w:t>
      </w:r>
      <w:r w:rsidR="002954D8" w:rsidRPr="001D19F6">
        <w:rPr>
          <w:rFonts w:ascii="Arial" w:eastAsia="굴림" w:hAnsi="Arial" w:cs="Arial"/>
          <w:sz w:val="22"/>
        </w:rPr>
        <w:t xml:space="preserve">. </w:t>
      </w:r>
      <w:r w:rsidR="00B31450" w:rsidRPr="001D19F6">
        <w:rPr>
          <w:rFonts w:ascii="Arial" w:eastAsia="굴림" w:hAnsi="Arial" w:cs="Arial"/>
          <w:sz w:val="22"/>
        </w:rPr>
        <w:t xml:space="preserve">It does </w:t>
      </w:r>
      <w:r w:rsidR="00F93759" w:rsidRPr="001D19F6">
        <w:rPr>
          <w:rFonts w:ascii="Arial" w:eastAsia="굴림" w:hAnsi="Arial" w:cs="Arial"/>
          <w:sz w:val="22"/>
        </w:rPr>
        <w:t>not include income</w:t>
      </w:r>
      <w:r w:rsidR="003B1E81" w:rsidRPr="001D19F6">
        <w:rPr>
          <w:rFonts w:ascii="Arial" w:eastAsia="굴림" w:hAnsi="Arial" w:cs="Arial"/>
          <w:sz w:val="22"/>
        </w:rPr>
        <w:t xml:space="preserve"> from </w:t>
      </w:r>
      <w:r w:rsidR="002954D8" w:rsidRPr="001D19F6">
        <w:rPr>
          <w:rFonts w:ascii="Arial" w:eastAsia="굴림" w:hAnsi="Arial" w:cs="Arial"/>
          <w:sz w:val="22"/>
        </w:rPr>
        <w:t>property</w:t>
      </w:r>
      <w:r w:rsidR="003B1E81" w:rsidRPr="001D19F6">
        <w:rPr>
          <w:rFonts w:ascii="Arial" w:eastAsia="굴림" w:hAnsi="Arial" w:cs="Arial"/>
          <w:sz w:val="22"/>
        </w:rPr>
        <w:t>,</w:t>
      </w:r>
      <w:r w:rsidR="00F65683" w:rsidRPr="001D19F6">
        <w:rPr>
          <w:rFonts w:ascii="Arial" w:eastAsia="굴림" w:hAnsi="Arial" w:cs="Arial"/>
          <w:sz w:val="22"/>
        </w:rPr>
        <w:t xml:space="preserve"> </w:t>
      </w:r>
      <w:r w:rsidR="003B1E81" w:rsidRPr="001D19F6">
        <w:rPr>
          <w:rFonts w:ascii="Arial" w:eastAsia="굴림" w:hAnsi="Arial" w:cs="Arial"/>
          <w:sz w:val="22"/>
        </w:rPr>
        <w:t xml:space="preserve">house </w:t>
      </w:r>
      <w:r w:rsidR="002954D8" w:rsidRPr="001D19F6">
        <w:rPr>
          <w:rFonts w:ascii="Arial" w:eastAsia="굴림" w:hAnsi="Arial" w:cs="Arial"/>
          <w:sz w:val="22"/>
        </w:rPr>
        <w:t xml:space="preserve">rent, </w:t>
      </w:r>
      <w:r w:rsidR="003B1E81" w:rsidRPr="001D19F6">
        <w:rPr>
          <w:rFonts w:ascii="Arial" w:eastAsia="굴림" w:hAnsi="Arial" w:cs="Arial"/>
          <w:sz w:val="22"/>
        </w:rPr>
        <w:t xml:space="preserve">etc., </w:t>
      </w:r>
      <w:r w:rsidR="00F93759" w:rsidRPr="001D19F6">
        <w:rPr>
          <w:rFonts w:ascii="Arial" w:eastAsia="굴림" w:hAnsi="Arial" w:cs="Arial"/>
          <w:sz w:val="22"/>
        </w:rPr>
        <w:t>and financial income</w:t>
      </w:r>
      <w:r w:rsidR="003B1E81" w:rsidRPr="001D19F6">
        <w:rPr>
          <w:rFonts w:ascii="Arial" w:eastAsia="굴림" w:hAnsi="Arial" w:cs="Arial"/>
          <w:sz w:val="22"/>
        </w:rPr>
        <w:t xml:space="preserve"> from</w:t>
      </w:r>
      <w:r w:rsidR="002954D8" w:rsidRPr="001D19F6">
        <w:rPr>
          <w:rFonts w:ascii="Arial" w:eastAsia="굴림" w:hAnsi="Arial" w:cs="Arial"/>
          <w:sz w:val="22"/>
        </w:rPr>
        <w:t xml:space="preserve"> bank</w:t>
      </w:r>
      <w:r w:rsidR="003B1E81" w:rsidRPr="001D19F6">
        <w:rPr>
          <w:rFonts w:ascii="Arial" w:eastAsia="굴림" w:hAnsi="Arial" w:cs="Arial"/>
          <w:sz w:val="22"/>
        </w:rPr>
        <w:t xml:space="preserve"> accounts</w:t>
      </w:r>
      <w:r w:rsidR="002954D8" w:rsidRPr="001D19F6">
        <w:rPr>
          <w:rFonts w:ascii="Arial" w:eastAsia="굴림" w:hAnsi="Arial" w:cs="Arial"/>
          <w:sz w:val="22"/>
        </w:rPr>
        <w:t>, securities</w:t>
      </w:r>
      <w:r w:rsidR="003B1E81" w:rsidRPr="001D19F6">
        <w:rPr>
          <w:rFonts w:ascii="Arial" w:eastAsia="굴림" w:hAnsi="Arial" w:cs="Arial"/>
          <w:sz w:val="22"/>
        </w:rPr>
        <w:t>,</w:t>
      </w:r>
      <w:r w:rsidR="002954D8" w:rsidRPr="001D19F6">
        <w:rPr>
          <w:rFonts w:ascii="Arial" w:eastAsia="굴림" w:hAnsi="Arial" w:cs="Arial"/>
          <w:sz w:val="22"/>
        </w:rPr>
        <w:t xml:space="preserve"> bonds</w:t>
      </w:r>
      <w:r w:rsidR="003B1E81" w:rsidRPr="001D19F6">
        <w:rPr>
          <w:rFonts w:ascii="Arial" w:eastAsia="굴림" w:hAnsi="Arial" w:cs="Arial"/>
          <w:sz w:val="22"/>
        </w:rPr>
        <w:t>, etc</w:t>
      </w:r>
      <w:r w:rsidR="002954D8" w:rsidRPr="001D19F6">
        <w:rPr>
          <w:rFonts w:ascii="Arial" w:eastAsia="굴림" w:hAnsi="Arial" w:cs="Arial"/>
          <w:sz w:val="22"/>
        </w:rPr>
        <w:t>.</w:t>
      </w:r>
      <w:r w:rsidR="003B1E81" w:rsidRPr="001D19F6">
        <w:rPr>
          <w:rFonts w:ascii="Arial" w:eastAsia="굴림" w:hAnsi="Arial" w:cs="Arial"/>
          <w:sz w:val="22"/>
        </w:rPr>
        <w:t xml:space="preserve"> </w:t>
      </w:r>
      <w:r w:rsidR="00F65683" w:rsidRPr="001D19F6">
        <w:rPr>
          <w:rFonts w:ascii="Arial" w:eastAsia="굴림" w:hAnsi="Arial" w:cs="Arial"/>
          <w:sz w:val="22"/>
        </w:rPr>
        <w:t xml:space="preserve">These will be covered in the </w:t>
      </w:r>
      <w:r w:rsidR="003B1E81" w:rsidRPr="001D19F6">
        <w:rPr>
          <w:rFonts w:ascii="Arial" w:eastAsia="굴림" w:hAnsi="Arial" w:cs="Arial"/>
          <w:sz w:val="22"/>
        </w:rPr>
        <w:t>ASSETS section.</w:t>
      </w:r>
      <w:r w:rsidRPr="001D19F6">
        <w:rPr>
          <w:rFonts w:ascii="Arial" w:eastAsia="굴림" w:hAnsi="Arial" w:cs="Arial"/>
          <w:sz w:val="22"/>
        </w:rPr>
        <w:t>]</w:t>
      </w:r>
    </w:p>
    <w:p w14:paraId="0E0815B9" w14:textId="77777777" w:rsidR="00F65683" w:rsidRPr="001D19F6" w:rsidRDefault="00F65683" w:rsidP="00F14BA4">
      <w:pPr>
        <w:pStyle w:val="a6"/>
        <w:numPr>
          <w:ilvl w:val="0"/>
          <w:numId w:val="73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kern w:val="0"/>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A5595C" w:rsidRPr="001D19F6">
        <w:rPr>
          <w:rFonts w:ascii="Arial" w:eastAsia="굴림" w:hAnsi="Arial" w:cs="Arial"/>
          <w:sz w:val="22"/>
        </w:rPr>
        <w:t>→Go to E147</w:t>
      </w:r>
    </w:p>
    <w:p w14:paraId="67360C2F" w14:textId="77777777" w:rsidR="00624BD4" w:rsidRPr="001D19F6" w:rsidRDefault="00624BD4" w:rsidP="00624BD4">
      <w:pPr>
        <w:wordWrap/>
        <w:spacing w:line="360" w:lineRule="auto"/>
        <w:rPr>
          <w:rFonts w:ascii="Arial" w:eastAsia="굴림" w:hAnsi="Arial" w:cs="Arial"/>
          <w:sz w:val="22"/>
        </w:rPr>
      </w:pPr>
    </w:p>
    <w:p w14:paraId="1F7E46D6" w14:textId="253F6594"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lastRenderedPageBreak/>
        <w:t>E</w:t>
      </w:r>
      <w:r w:rsidR="00A5595C" w:rsidRPr="001D19F6">
        <w:rPr>
          <w:rFonts w:ascii="Arial" w:eastAsia="굴림" w:hAnsi="Arial" w:cs="Arial"/>
          <w:sz w:val="22"/>
        </w:rPr>
        <w:t>141</w:t>
      </w:r>
      <w:r w:rsidR="00624BD4" w:rsidRPr="001D19F6">
        <w:rPr>
          <w:rFonts w:ascii="Arial" w:eastAsia="굴림" w:hAnsi="Arial" w:cs="Arial"/>
          <w:sz w:val="22"/>
        </w:rPr>
        <w:t xml:space="preserve">. </w:t>
      </w:r>
      <w:r w:rsidR="00A6748C" w:rsidRPr="001D19F6">
        <w:rPr>
          <w:rFonts w:ascii="Arial" w:eastAsia="굴림" w:hAnsi="Arial" w:cs="Arial"/>
          <w:sz w:val="22"/>
        </w:rPr>
        <w:t xml:space="preserve">What was the total amount of other income earned </w:t>
      </w:r>
      <w:r w:rsidR="008127FC" w:rsidRPr="001D19F6">
        <w:rPr>
          <w:rFonts w:ascii="Arial" w:eastAsia="굴림" w:hAnsi="Arial" w:cs="Arial"/>
          <w:sz w:val="22"/>
        </w:rPr>
        <w:t>in the last</w:t>
      </w:r>
      <w:r w:rsidR="00F65683" w:rsidRPr="001D19F6">
        <w:rPr>
          <w:rFonts w:ascii="Arial" w:eastAsia="굴림" w:hAnsi="Arial" w:cs="Arial"/>
          <w:sz w:val="22"/>
        </w:rPr>
        <w:t xml:space="preserve"> </w:t>
      </w:r>
      <w:r w:rsidR="007F7C97" w:rsidRPr="001D19F6">
        <w:rPr>
          <w:rFonts w:ascii="Arial" w:eastAsia="굴림" w:hAnsi="Arial" w:cs="Arial"/>
          <w:sz w:val="22"/>
        </w:rPr>
        <w:t xml:space="preserve">calendar </w:t>
      </w:r>
      <w:r w:rsidR="0020531B" w:rsidRPr="001D19F6">
        <w:rPr>
          <w:rFonts w:ascii="Arial" w:eastAsia="굴림" w:hAnsi="Arial" w:cs="Arial"/>
          <w:sz w:val="22"/>
        </w:rPr>
        <w:t>year (</w:t>
      </w:r>
      <w:del w:id="8726" w:author="Keis" w:date="2024-09-06T10:18:00Z">
        <w:r w:rsidR="00456226" w:rsidDel="009F27DD">
          <w:rPr>
            <w:rFonts w:ascii="Arial" w:eastAsia="굴림" w:hAnsi="Arial" w:cs="Arial" w:hint="eastAsia"/>
            <w:color w:val="FF0000"/>
            <w:sz w:val="22"/>
          </w:rPr>
          <w:delText>2019</w:delText>
        </w:r>
      </w:del>
      <w:ins w:id="8727"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after t</w:t>
      </w:r>
      <w:r w:rsidR="0052190D" w:rsidRPr="001D19F6">
        <w:rPr>
          <w:rFonts w:ascii="Arial" w:eastAsia="굴림" w:hAnsi="Arial" w:cs="Arial"/>
          <w:sz w:val="22"/>
        </w:rPr>
        <w:t>axe</w:t>
      </w:r>
      <w:r w:rsidR="00624BD4" w:rsidRPr="001D19F6">
        <w:rPr>
          <w:rFonts w:ascii="Arial" w:eastAsia="굴림" w:hAnsi="Arial" w:cs="Arial"/>
          <w:sz w:val="22"/>
        </w:rPr>
        <w:t>s and other deductions? (unit: 10,000 Korean won)</w:t>
      </w:r>
    </w:p>
    <w:p w14:paraId="4A703876" w14:textId="77777777" w:rsidR="006F6BD8" w:rsidRPr="001D19F6" w:rsidRDefault="00A35B33" w:rsidP="00005E99">
      <w:pPr>
        <w:wordWrap/>
        <w:spacing w:line="360" w:lineRule="auto"/>
        <w:rPr>
          <w:rFonts w:ascii="Arial" w:eastAsia="굴림" w:hAnsi="Arial" w:cs="Arial"/>
          <w:sz w:val="22"/>
        </w:rPr>
      </w:pPr>
      <w:r w:rsidRPr="001D19F6">
        <w:rPr>
          <w:rFonts w:ascii="Arial" w:eastAsia="굴림" w:hAnsi="Arial" w:cs="Arial"/>
          <w:sz w:val="22"/>
        </w:rPr>
        <w:t xml:space="preserve">[IWER: </w:t>
      </w:r>
    </w:p>
    <w:p w14:paraId="4E32F3F6" w14:textId="77777777" w:rsidR="00A35B33" w:rsidRPr="001D19F6" w:rsidRDefault="006F6BD8" w:rsidP="00005E99">
      <w:pPr>
        <w:wordWrap/>
        <w:spacing w:line="360" w:lineRule="auto"/>
        <w:rPr>
          <w:rFonts w:ascii="Arial" w:eastAsia="굴림" w:hAnsi="Arial" w:cs="Arial"/>
          <w:sz w:val="22"/>
        </w:rPr>
      </w:pPr>
      <w:r w:rsidRPr="001D19F6">
        <w:rPr>
          <w:rFonts w:ascii="Arial" w:eastAsia="굴림" w:hAnsi="Arial" w:cs="Arial"/>
          <w:sz w:val="22"/>
        </w:rPr>
        <w:t xml:space="preserve">- </w:t>
      </w:r>
      <w:r w:rsidR="00A35B33" w:rsidRPr="001D19F6">
        <w:rPr>
          <w:rFonts w:ascii="Arial" w:eastAsia="굴림" w:hAnsi="Arial" w:cs="Arial"/>
          <w:sz w:val="22"/>
        </w:rPr>
        <w:t>In previous interview, other incom</w:t>
      </w:r>
      <w:r w:rsidRPr="001D19F6">
        <w:rPr>
          <w:rFonts w:ascii="Arial" w:eastAsia="굴림" w:hAnsi="Arial" w:cs="Arial"/>
          <w:sz w:val="22"/>
        </w:rPr>
        <w:t>e: About (PL) 10,000 Korean won.</w:t>
      </w:r>
    </w:p>
    <w:p w14:paraId="13C61031" w14:textId="77777777" w:rsidR="006F6BD8" w:rsidRPr="001D19F6" w:rsidRDefault="006F6BD8" w:rsidP="006F6BD8">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067E9E4" w14:textId="77777777" w:rsidR="006F6BD8" w:rsidRPr="001D19F6" w:rsidRDefault="006F6BD8" w:rsidP="006F6BD8">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_________ MW [Range: 0 ~ 9997]</w:t>
      </w:r>
    </w:p>
    <w:p w14:paraId="1D848B40"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00A5595C" w:rsidRPr="001D19F6">
        <w:rPr>
          <w:rFonts w:ascii="Arial" w:eastAsia="굴림" w:hAnsi="Arial" w:cs="Arial"/>
          <w:sz w:val="22"/>
        </w:rPr>
        <w:t>142</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146</w:t>
      </w:r>
      <w:r w:rsidRPr="001D19F6">
        <w:rPr>
          <w:rFonts w:ascii="Arial" w:eastAsia="굴림" w:hAnsi="Arial" w:cs="Arial"/>
          <w:sz w:val="22"/>
        </w:rPr>
        <w:t xml:space="preserve"> unfolding</w:t>
      </w:r>
    </w:p>
    <w:p w14:paraId="00DECB4E"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00A5595C" w:rsidRPr="001D19F6">
        <w:rPr>
          <w:rFonts w:ascii="Arial" w:eastAsia="굴림" w:hAnsi="Arial" w:cs="Arial"/>
          <w:sz w:val="22"/>
        </w:rPr>
        <w:t>142</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146</w:t>
      </w:r>
      <w:r w:rsidRPr="001D19F6">
        <w:rPr>
          <w:rFonts w:ascii="Arial" w:eastAsia="굴림" w:hAnsi="Arial" w:cs="Arial"/>
          <w:sz w:val="22"/>
        </w:rPr>
        <w:t xml:space="preserve"> unfolding</w:t>
      </w:r>
    </w:p>
    <w:p w14:paraId="7E2A1386" w14:textId="77777777" w:rsidR="00624BD4" w:rsidRPr="001D19F6" w:rsidRDefault="00624BD4" w:rsidP="00005E99">
      <w:pPr>
        <w:wordWrap/>
        <w:spacing w:line="360" w:lineRule="auto"/>
        <w:rPr>
          <w:rFonts w:ascii="Arial" w:eastAsia="굴림" w:hAnsi="Arial" w:cs="Arial"/>
          <w:sz w:val="22"/>
        </w:rPr>
      </w:pPr>
    </w:p>
    <w:p w14:paraId="2F3BF19F"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F65683" w:rsidRPr="001D19F6">
        <w:rPr>
          <w:rFonts w:ascii="Arial" w:eastAsia="굴림" w:hAnsi="Arial" w:cs="Arial"/>
          <w:b/>
          <w:sz w:val="22"/>
        </w:rPr>
        <w:t xml:space="preserve"> </w:t>
      </w:r>
      <w:r w:rsidR="00527595" w:rsidRPr="001D19F6">
        <w:rPr>
          <w:rFonts w:ascii="Arial" w:eastAsia="굴림" w:hAnsi="Arial" w:cs="Arial"/>
          <w:b/>
          <w:sz w:val="22"/>
        </w:rPr>
        <w:t>E</w:t>
      </w:r>
      <w:r w:rsidR="00A5595C" w:rsidRPr="001D19F6">
        <w:rPr>
          <w:rFonts w:ascii="Arial" w:eastAsia="굴림" w:hAnsi="Arial" w:cs="Arial"/>
          <w:b/>
          <w:sz w:val="22"/>
        </w:rPr>
        <w:t>142</w:t>
      </w:r>
      <w:r w:rsidRPr="001D19F6">
        <w:rPr>
          <w:rFonts w:ascii="Arial" w:eastAsia="굴림" w:hAnsi="Arial" w:cs="Arial"/>
          <w:b/>
          <w:sz w:val="22"/>
        </w:rPr>
        <w:t>~</w:t>
      </w:r>
      <w:r w:rsidR="00527595" w:rsidRPr="001D19F6">
        <w:rPr>
          <w:rFonts w:ascii="Arial" w:eastAsia="굴림" w:hAnsi="Arial" w:cs="Arial"/>
          <w:b/>
          <w:sz w:val="22"/>
        </w:rPr>
        <w:t>E</w:t>
      </w:r>
      <w:r w:rsidR="00A5595C" w:rsidRPr="001D19F6">
        <w:rPr>
          <w:rFonts w:ascii="Arial" w:eastAsia="굴림" w:hAnsi="Arial" w:cs="Arial"/>
          <w:b/>
          <w:sz w:val="22"/>
        </w:rPr>
        <w:t>146</w:t>
      </w:r>
      <w:r w:rsidRPr="001D19F6">
        <w:rPr>
          <w:rFonts w:ascii="Arial" w:eastAsia="굴림" w:hAnsi="Arial" w:cs="Arial"/>
          <w:b/>
          <w:sz w:val="22"/>
        </w:rPr>
        <w:t>. Unfolding bracket questions &gt;</w:t>
      </w:r>
    </w:p>
    <w:p w14:paraId="29B11C08" w14:textId="77777777" w:rsidR="00D40C9F" w:rsidRPr="001D19F6" w:rsidRDefault="00D40C9F" w:rsidP="00005E99">
      <w:pPr>
        <w:wordWrap/>
        <w:spacing w:line="360" w:lineRule="auto"/>
        <w:rPr>
          <w:rFonts w:ascii="Arial" w:eastAsia="굴림" w:hAnsi="Arial" w:cs="Arial"/>
          <w:sz w:val="22"/>
        </w:rPr>
      </w:pPr>
      <w:r w:rsidRPr="001D19F6">
        <w:rPr>
          <w:rFonts w:ascii="Arial" w:eastAsia="굴림" w:hAnsi="Arial" w:cs="Arial"/>
          <w:sz w:val="22"/>
        </w:rPr>
        <w:t>[IWER: Go back to E</w:t>
      </w:r>
      <w:r w:rsidR="00A5595C" w:rsidRPr="001D19F6">
        <w:rPr>
          <w:rFonts w:ascii="Arial" w:eastAsia="굴림" w:hAnsi="Arial" w:cs="Arial"/>
          <w:sz w:val="22"/>
        </w:rPr>
        <w:t>141</w:t>
      </w:r>
      <w:r w:rsidRPr="001D19F6">
        <w:rPr>
          <w:rFonts w:ascii="Arial" w:eastAsia="굴림" w:hAnsi="Arial" w:cs="Arial"/>
          <w:sz w:val="22"/>
        </w:rPr>
        <w:t xml:space="preserve"> and record if R answers the amount during the interview.]</w:t>
      </w:r>
    </w:p>
    <w:p w14:paraId="0A8D2C63" w14:textId="0C28B2D7"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142</w:t>
      </w:r>
      <w:r w:rsidR="00624BD4" w:rsidRPr="001D19F6">
        <w:rPr>
          <w:rFonts w:ascii="Arial" w:eastAsia="굴림" w:hAnsi="Arial" w:cs="Arial"/>
          <w:sz w:val="22"/>
        </w:rPr>
        <w:t>. Did it amount to a total of less than, about equal to or more than 120 MW (10,000</w:t>
      </w:r>
      <w:r w:rsidR="00F65683"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28" w:author="Keis" w:date="2024-09-06T10:18:00Z">
        <w:r w:rsidR="008E6C54" w:rsidDel="009F27DD">
          <w:rPr>
            <w:rFonts w:ascii="Arial" w:eastAsia="굴림" w:hAnsi="Arial" w:cs="Arial" w:hint="eastAsia"/>
            <w:color w:val="FF0000"/>
            <w:sz w:val="22"/>
          </w:rPr>
          <w:delText>2019</w:delText>
        </w:r>
      </w:del>
      <w:ins w:id="8729"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64EC7E65"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 MW</w:t>
      </w:r>
    </w:p>
    <w:p w14:paraId="5FB9DDE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 MW</w:t>
      </w:r>
    </w:p>
    <w:p w14:paraId="7881DDDF"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 MW</w:t>
      </w:r>
    </w:p>
    <w:p w14:paraId="2929ABC0" w14:textId="77777777" w:rsidR="00624BD4" w:rsidRPr="001D19F6" w:rsidRDefault="00624BD4" w:rsidP="00005E99">
      <w:pPr>
        <w:wordWrap/>
        <w:spacing w:line="360" w:lineRule="auto"/>
        <w:rPr>
          <w:rFonts w:ascii="Arial" w:eastAsia="굴림" w:hAnsi="Arial" w:cs="Arial"/>
          <w:sz w:val="22"/>
        </w:rPr>
      </w:pPr>
    </w:p>
    <w:p w14:paraId="3EAEA26B" w14:textId="10618DF1"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143</w:t>
      </w:r>
      <w:r w:rsidR="00624BD4" w:rsidRPr="001D19F6">
        <w:rPr>
          <w:rFonts w:ascii="Arial" w:eastAsia="굴림" w:hAnsi="Arial" w:cs="Arial"/>
          <w:sz w:val="22"/>
        </w:rPr>
        <w:t>. Did it amount to a total of less than, about equal to or more than 240 MW (10,000</w:t>
      </w:r>
      <w:r w:rsidR="00F65683" w:rsidRPr="001D19F6">
        <w:rPr>
          <w:rFonts w:ascii="Arial" w:eastAsia="굴림" w:hAnsi="Arial" w:cs="Arial"/>
          <w:sz w:val="22"/>
        </w:rPr>
        <w:t xml:space="preserve"> </w:t>
      </w:r>
      <w:r w:rsidR="00624BD4" w:rsidRPr="001D19F6">
        <w:rPr>
          <w:rFonts w:ascii="Arial" w:eastAsia="굴림" w:hAnsi="Arial" w:cs="Arial"/>
          <w:sz w:val="22"/>
        </w:rPr>
        <w:t xml:space="preserve">Korean </w:t>
      </w:r>
      <w:proofErr w:type="gramStart"/>
      <w:r w:rsidR="00624BD4" w:rsidRPr="001D19F6">
        <w:rPr>
          <w:rFonts w:ascii="Arial" w:eastAsia="굴림" w:hAnsi="Arial" w:cs="Arial"/>
          <w:sz w:val="22"/>
        </w:rPr>
        <w:t>won)</w:t>
      </w:r>
      <w:r w:rsidR="00A35B33" w:rsidRPr="001D19F6">
        <w:rPr>
          <w:rFonts w:ascii="Arial" w:eastAsia="굴림" w:hAnsi="Arial" w:cs="Arial"/>
          <w:sz w:val="22"/>
        </w:rPr>
        <w:t>in</w:t>
      </w:r>
      <w:proofErr w:type="gramEnd"/>
      <w:r w:rsidR="00A35B33" w:rsidRPr="001D19F6">
        <w:rPr>
          <w:rFonts w:ascii="Arial" w:eastAsia="굴림" w:hAnsi="Arial" w:cs="Arial"/>
          <w:sz w:val="22"/>
        </w:rPr>
        <w:t xml:space="preserve"> the last calendar year (</w:t>
      </w:r>
      <w:del w:id="8730" w:author="Keis" w:date="2024-09-06T10:18:00Z">
        <w:r w:rsidR="008E6C54" w:rsidDel="009F27DD">
          <w:rPr>
            <w:rFonts w:ascii="Arial" w:eastAsia="굴림" w:hAnsi="Arial" w:cs="Arial" w:hint="eastAsia"/>
            <w:color w:val="FF0000"/>
            <w:sz w:val="22"/>
          </w:rPr>
          <w:delText>2019</w:delText>
        </w:r>
      </w:del>
      <w:ins w:id="8731"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4C99A927"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240 MW</w:t>
      </w:r>
    </w:p>
    <w:p w14:paraId="3DFB258B"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240 MW</w:t>
      </w:r>
    </w:p>
    <w:p w14:paraId="66DC204F"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240 MW</w:t>
      </w:r>
    </w:p>
    <w:p w14:paraId="25D0563C" w14:textId="77777777" w:rsidR="00624BD4" w:rsidRPr="001D19F6" w:rsidRDefault="00624BD4" w:rsidP="00005E99">
      <w:pPr>
        <w:wordWrap/>
        <w:spacing w:line="360" w:lineRule="auto"/>
        <w:rPr>
          <w:rFonts w:ascii="Arial" w:eastAsia="굴림" w:hAnsi="Arial" w:cs="Arial"/>
          <w:sz w:val="22"/>
        </w:rPr>
      </w:pPr>
    </w:p>
    <w:p w14:paraId="448905FA" w14:textId="098F13FF"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144</w:t>
      </w:r>
      <w:r w:rsidR="00624BD4" w:rsidRPr="001D19F6">
        <w:rPr>
          <w:rFonts w:ascii="Arial" w:eastAsia="굴림" w:hAnsi="Arial" w:cs="Arial"/>
          <w:sz w:val="22"/>
        </w:rPr>
        <w:t>. Did it amount to a total of less than, about equal to or more than 480 MW (10,000 Korean won)</w:t>
      </w:r>
      <w:r w:rsidR="00A35B33" w:rsidRPr="001D19F6">
        <w:rPr>
          <w:rFonts w:ascii="Arial" w:eastAsia="굴림" w:hAnsi="Arial" w:cs="Arial"/>
          <w:sz w:val="22"/>
        </w:rPr>
        <w:t xml:space="preserve"> in the last calendar year (</w:t>
      </w:r>
      <w:del w:id="8732" w:author="Keis" w:date="2024-09-06T10:18:00Z">
        <w:r w:rsidR="008E6C54" w:rsidDel="009F27DD">
          <w:rPr>
            <w:rFonts w:ascii="Arial" w:eastAsia="굴림" w:hAnsi="Arial" w:cs="Arial" w:hint="eastAsia"/>
            <w:color w:val="FF0000"/>
            <w:sz w:val="22"/>
          </w:rPr>
          <w:delText>2019</w:delText>
        </w:r>
      </w:del>
      <w:ins w:id="8733"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57B71AEA"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480 MW</w:t>
      </w:r>
    </w:p>
    <w:p w14:paraId="26906DB5"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480 MW</w:t>
      </w:r>
    </w:p>
    <w:p w14:paraId="0DCD856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480 MW</w:t>
      </w:r>
    </w:p>
    <w:p w14:paraId="2083B9A7" w14:textId="77777777" w:rsidR="00624BD4" w:rsidRPr="001D19F6" w:rsidRDefault="00624BD4" w:rsidP="00005E99">
      <w:pPr>
        <w:wordWrap/>
        <w:spacing w:line="360" w:lineRule="auto"/>
        <w:rPr>
          <w:rFonts w:ascii="Arial" w:eastAsia="굴림" w:hAnsi="Arial" w:cs="Arial"/>
          <w:sz w:val="22"/>
        </w:rPr>
      </w:pPr>
    </w:p>
    <w:p w14:paraId="78761175" w14:textId="50FECF04"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145</w:t>
      </w:r>
      <w:r w:rsidR="00624BD4" w:rsidRPr="001D19F6">
        <w:rPr>
          <w:rFonts w:ascii="Arial" w:eastAsia="굴림" w:hAnsi="Arial" w:cs="Arial"/>
          <w:sz w:val="22"/>
        </w:rPr>
        <w:t>. Did it amount to a total of less than, about equal to or more than 600 MW (10,000 Korean won)</w:t>
      </w:r>
      <w:r w:rsidR="00A35B33" w:rsidRPr="001D19F6">
        <w:rPr>
          <w:rFonts w:ascii="Arial" w:eastAsia="굴림" w:hAnsi="Arial" w:cs="Arial"/>
          <w:sz w:val="22"/>
        </w:rPr>
        <w:t xml:space="preserve"> in the last calendar year (</w:t>
      </w:r>
      <w:del w:id="8734" w:author="Keis" w:date="2024-09-06T10:18:00Z">
        <w:r w:rsidR="008E6C54" w:rsidDel="009F27DD">
          <w:rPr>
            <w:rFonts w:ascii="Arial" w:eastAsia="굴림" w:hAnsi="Arial" w:cs="Arial" w:hint="eastAsia"/>
            <w:color w:val="FF0000"/>
            <w:sz w:val="22"/>
          </w:rPr>
          <w:delText>2019</w:delText>
        </w:r>
      </w:del>
      <w:ins w:id="8735"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6488B4E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 MW</w:t>
      </w:r>
    </w:p>
    <w:p w14:paraId="6B9013D9"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 MW</w:t>
      </w:r>
    </w:p>
    <w:p w14:paraId="11564C31"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 MW</w:t>
      </w:r>
    </w:p>
    <w:p w14:paraId="36B5BE0E" w14:textId="77777777" w:rsidR="00624BD4" w:rsidRPr="001D19F6" w:rsidRDefault="00624BD4" w:rsidP="00005E99">
      <w:pPr>
        <w:wordWrap/>
        <w:spacing w:line="360" w:lineRule="auto"/>
        <w:rPr>
          <w:rFonts w:ascii="Arial" w:eastAsia="굴림" w:hAnsi="Arial" w:cs="Arial"/>
          <w:sz w:val="22"/>
        </w:rPr>
      </w:pPr>
    </w:p>
    <w:p w14:paraId="7548F926" w14:textId="5A589AD4"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lastRenderedPageBreak/>
        <w:t>E</w:t>
      </w:r>
      <w:r w:rsidR="00A5595C" w:rsidRPr="001D19F6">
        <w:rPr>
          <w:rFonts w:ascii="Arial" w:eastAsia="굴림" w:hAnsi="Arial" w:cs="Arial"/>
          <w:sz w:val="22"/>
        </w:rPr>
        <w:t>146</w:t>
      </w:r>
      <w:r w:rsidR="00624BD4" w:rsidRPr="001D19F6">
        <w:rPr>
          <w:rFonts w:ascii="Arial" w:eastAsia="굴림" w:hAnsi="Arial" w:cs="Arial"/>
          <w:sz w:val="22"/>
        </w:rPr>
        <w:t>. Did it amount to a total of less than, about equal to or more than 1,200 MW (10,000</w:t>
      </w:r>
      <w:r w:rsidR="00F65683" w:rsidRPr="001D19F6">
        <w:rPr>
          <w:rFonts w:ascii="Arial" w:eastAsia="굴림" w:hAnsi="Arial" w:cs="Arial"/>
          <w:sz w:val="22"/>
        </w:rPr>
        <w:t xml:space="preserve"> </w:t>
      </w:r>
      <w:r w:rsidR="00624BD4" w:rsidRPr="001D19F6">
        <w:rPr>
          <w:rFonts w:ascii="Arial" w:eastAsia="굴림" w:hAnsi="Arial" w:cs="Arial"/>
          <w:sz w:val="22"/>
        </w:rPr>
        <w:t>Korean won)</w:t>
      </w:r>
      <w:r w:rsidR="00A35B33" w:rsidRPr="001D19F6">
        <w:rPr>
          <w:rFonts w:ascii="Arial" w:eastAsia="굴림" w:hAnsi="Arial" w:cs="Arial"/>
          <w:sz w:val="22"/>
        </w:rPr>
        <w:t xml:space="preserve"> in the last calendar year (</w:t>
      </w:r>
      <w:del w:id="8736" w:author="Keis" w:date="2024-09-06T10:18:00Z">
        <w:r w:rsidR="008E6C54" w:rsidDel="009F27DD">
          <w:rPr>
            <w:rFonts w:ascii="Arial" w:eastAsia="굴림" w:hAnsi="Arial" w:cs="Arial" w:hint="eastAsia"/>
            <w:color w:val="FF0000"/>
            <w:sz w:val="22"/>
          </w:rPr>
          <w:delText>2019</w:delText>
        </w:r>
      </w:del>
      <w:ins w:id="8737" w:author="Keis" w:date="2024-09-06T10:18:00Z">
        <w:r w:rsidR="009F27DD" w:rsidRPr="009F27DD">
          <w:rPr>
            <w:rFonts w:ascii="Arial" w:eastAsia="굴림" w:hAnsi="Arial" w:cs="Arial" w:hint="eastAsia"/>
            <w:color w:val="00B050"/>
            <w:sz w:val="22"/>
          </w:rPr>
          <w:t>2021</w:t>
        </w:r>
      </w:ins>
      <w:r w:rsidR="00A35B33" w:rsidRPr="001D19F6">
        <w:rPr>
          <w:rFonts w:ascii="Arial" w:eastAsia="굴림" w:hAnsi="Arial" w:cs="Arial"/>
          <w:sz w:val="22"/>
        </w:rPr>
        <w:t>)</w:t>
      </w:r>
      <w:r w:rsidR="00624BD4" w:rsidRPr="001D19F6">
        <w:rPr>
          <w:rFonts w:ascii="Arial" w:eastAsia="굴림" w:hAnsi="Arial" w:cs="Arial"/>
          <w:sz w:val="22"/>
        </w:rPr>
        <w:t>?</w:t>
      </w:r>
    </w:p>
    <w:p w14:paraId="0B8B0D63"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1,200 MW</w:t>
      </w:r>
    </w:p>
    <w:p w14:paraId="708D35B3"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1,200 MW</w:t>
      </w:r>
    </w:p>
    <w:p w14:paraId="745210B5" w14:textId="77777777" w:rsidR="00EA1BD9" w:rsidRPr="001D19F6" w:rsidRDefault="00EA1BD9"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1,200 MW</w:t>
      </w:r>
    </w:p>
    <w:p w14:paraId="0B57D330" w14:textId="77777777" w:rsidR="00624BD4" w:rsidRPr="001D19F6" w:rsidRDefault="00624BD4" w:rsidP="00005E99">
      <w:pPr>
        <w:wordWrap/>
        <w:spacing w:line="360" w:lineRule="auto"/>
        <w:rPr>
          <w:rFonts w:ascii="Arial" w:eastAsia="굴림" w:hAnsi="Arial" w:cs="Arial"/>
          <w:sz w:val="22"/>
        </w:rPr>
      </w:pPr>
    </w:p>
    <w:p w14:paraId="434D8D69" w14:textId="77777777" w:rsidR="00C1634B" w:rsidRPr="001D19F6" w:rsidRDefault="00D40C9F" w:rsidP="00005E99">
      <w:pPr>
        <w:wordWrap/>
        <w:spacing w:line="360" w:lineRule="auto"/>
        <w:rPr>
          <w:rFonts w:ascii="Arial" w:eastAsia="굴림" w:hAnsi="Arial" w:cs="Arial"/>
          <w:b/>
          <w:sz w:val="22"/>
        </w:rPr>
      </w:pPr>
      <w:r w:rsidRPr="001D19F6">
        <w:rPr>
          <w:rFonts w:ascii="Arial" w:eastAsia="굴림" w:hAnsi="Arial" w:cs="Arial"/>
          <w:b/>
          <w:sz w:val="22"/>
        </w:rPr>
        <w:t>&lt;</w:t>
      </w:r>
      <w:r w:rsidR="00005E99" w:rsidRPr="001D19F6">
        <w:rPr>
          <w:rFonts w:ascii="Arial" w:eastAsia="굴림" w:hAnsi="Arial" w:cs="Arial"/>
          <w:b/>
          <w:sz w:val="22"/>
        </w:rPr>
        <w:t xml:space="preserve"> </w:t>
      </w:r>
      <w:r w:rsidR="00C1634B" w:rsidRPr="001D19F6">
        <w:rPr>
          <w:rFonts w:ascii="Arial" w:eastAsia="굴림" w:hAnsi="Arial" w:cs="Arial"/>
          <w:b/>
          <w:sz w:val="22"/>
        </w:rPr>
        <w:t>Household</w:t>
      </w:r>
      <w:r w:rsidR="00885424" w:rsidRPr="001D19F6">
        <w:rPr>
          <w:rFonts w:ascii="Arial" w:eastAsia="굴림" w:hAnsi="Arial" w:cs="Arial"/>
          <w:b/>
          <w:sz w:val="22"/>
        </w:rPr>
        <w:t xml:space="preserve"> </w:t>
      </w:r>
      <w:r w:rsidR="00C1634B" w:rsidRPr="001D19F6">
        <w:rPr>
          <w:rFonts w:ascii="Arial" w:eastAsia="굴림" w:hAnsi="Arial" w:cs="Arial"/>
          <w:b/>
          <w:sz w:val="22"/>
        </w:rPr>
        <w:t>Income</w:t>
      </w:r>
      <w:r w:rsidR="00005E99" w:rsidRPr="001D19F6">
        <w:rPr>
          <w:rFonts w:ascii="Arial" w:eastAsia="굴림" w:hAnsi="Arial" w:cs="Arial"/>
          <w:b/>
          <w:sz w:val="22"/>
        </w:rPr>
        <w:t xml:space="preserve"> </w:t>
      </w:r>
      <w:r w:rsidRPr="001D19F6">
        <w:rPr>
          <w:rFonts w:ascii="Arial" w:eastAsia="굴림" w:hAnsi="Arial" w:cs="Arial"/>
          <w:b/>
          <w:sz w:val="22"/>
        </w:rPr>
        <w:t>&gt;</w:t>
      </w:r>
    </w:p>
    <w:p w14:paraId="1136DF19" w14:textId="143890B5"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147</w:t>
      </w:r>
      <w:r w:rsidR="00624BD4" w:rsidRPr="001D19F6">
        <w:rPr>
          <w:rFonts w:ascii="Arial" w:eastAsia="굴림" w:hAnsi="Arial" w:cs="Arial"/>
          <w:sz w:val="22"/>
        </w:rPr>
        <w:t xml:space="preserve">. </w:t>
      </w:r>
      <w:r w:rsidR="00E76338" w:rsidRPr="001D19F6">
        <w:rPr>
          <w:rFonts w:ascii="Arial" w:eastAsia="굴림" w:hAnsi="Arial" w:cs="Arial"/>
          <w:sz w:val="22"/>
        </w:rPr>
        <w:t xml:space="preserve">What </w:t>
      </w:r>
      <w:r w:rsidR="00624BD4" w:rsidRPr="001D19F6">
        <w:rPr>
          <w:rFonts w:ascii="Arial" w:eastAsia="굴림" w:hAnsi="Arial" w:cs="Arial"/>
          <w:sz w:val="22"/>
        </w:rPr>
        <w:t>was the total</w:t>
      </w:r>
      <w:r w:rsidR="00E76338" w:rsidRPr="001D19F6">
        <w:rPr>
          <w:rFonts w:ascii="Arial" w:eastAsia="굴림" w:hAnsi="Arial" w:cs="Arial"/>
          <w:sz w:val="22"/>
        </w:rPr>
        <w:t xml:space="preserve"> </w:t>
      </w:r>
      <w:r w:rsidR="00C576CA" w:rsidRPr="001D19F6">
        <w:rPr>
          <w:rFonts w:ascii="Arial" w:eastAsia="굴림" w:hAnsi="Arial" w:cs="Arial"/>
          <w:sz w:val="22"/>
        </w:rPr>
        <w:t xml:space="preserve">household income of </w:t>
      </w:r>
      <w:r w:rsidR="00E76338" w:rsidRPr="001D19F6">
        <w:rPr>
          <w:rFonts w:ascii="Arial" w:eastAsia="굴림" w:hAnsi="Arial" w:cs="Arial"/>
          <w:sz w:val="22"/>
        </w:rPr>
        <w:t>your household members, including you, earned</w:t>
      </w:r>
      <w:r w:rsidR="008127FC" w:rsidRPr="001D19F6">
        <w:rPr>
          <w:rFonts w:ascii="Arial" w:eastAsia="굴림" w:hAnsi="Arial" w:cs="Arial"/>
          <w:sz w:val="22"/>
        </w:rPr>
        <w:t xml:space="preserve"> in the</w:t>
      </w:r>
      <w:r w:rsidR="00C576CA" w:rsidRPr="001D19F6">
        <w:rPr>
          <w:rFonts w:ascii="Arial" w:eastAsia="굴림" w:hAnsi="Arial" w:cs="Arial"/>
          <w:sz w:val="22"/>
        </w:rPr>
        <w:t xml:space="preserve"> </w:t>
      </w:r>
      <w:r w:rsidR="00624BD4" w:rsidRPr="001D19F6">
        <w:rPr>
          <w:rFonts w:ascii="Arial" w:eastAsia="굴림" w:hAnsi="Arial" w:cs="Arial"/>
          <w:sz w:val="22"/>
        </w:rPr>
        <w:t xml:space="preserve">last </w:t>
      </w:r>
      <w:r w:rsidR="007F7C97" w:rsidRPr="001D19F6">
        <w:rPr>
          <w:rFonts w:ascii="Arial" w:eastAsia="굴림" w:hAnsi="Arial" w:cs="Arial"/>
          <w:sz w:val="22"/>
        </w:rPr>
        <w:t xml:space="preserve">calendar </w:t>
      </w:r>
      <w:r w:rsidR="0020531B" w:rsidRPr="001D19F6">
        <w:rPr>
          <w:rFonts w:ascii="Arial" w:eastAsia="굴림" w:hAnsi="Arial" w:cs="Arial"/>
          <w:sz w:val="22"/>
        </w:rPr>
        <w:t>year (</w:t>
      </w:r>
      <w:del w:id="8738" w:author="Keis" w:date="2024-09-06T10:18:00Z">
        <w:r w:rsidR="008E6C54" w:rsidDel="009F27DD">
          <w:rPr>
            <w:rFonts w:ascii="Arial" w:eastAsia="굴림" w:hAnsi="Arial" w:cs="Arial" w:hint="eastAsia"/>
            <w:color w:val="FF0000"/>
            <w:sz w:val="22"/>
          </w:rPr>
          <w:delText>2019</w:delText>
        </w:r>
      </w:del>
      <w:ins w:id="8739" w:author="Keis" w:date="2024-09-06T10:18:00Z">
        <w:r w:rsidR="009F27DD" w:rsidRPr="009F27DD">
          <w:rPr>
            <w:rFonts w:ascii="Arial" w:eastAsia="굴림" w:hAnsi="Arial" w:cs="Arial" w:hint="eastAsia"/>
            <w:color w:val="00B050"/>
            <w:sz w:val="22"/>
          </w:rPr>
          <w:t>2021</w:t>
        </w:r>
      </w:ins>
      <w:r w:rsidR="0020531B" w:rsidRPr="001D19F6">
        <w:rPr>
          <w:rFonts w:ascii="Arial" w:eastAsia="굴림" w:hAnsi="Arial" w:cs="Arial"/>
          <w:sz w:val="22"/>
        </w:rPr>
        <w:t>)</w:t>
      </w:r>
      <w:r w:rsidR="00624BD4" w:rsidRPr="001D19F6">
        <w:rPr>
          <w:rFonts w:ascii="Arial" w:eastAsia="굴림" w:hAnsi="Arial" w:cs="Arial"/>
          <w:sz w:val="22"/>
        </w:rPr>
        <w:t>? (unit: 10,000Korean won)</w:t>
      </w:r>
    </w:p>
    <w:p w14:paraId="01196F6B" w14:textId="77777777" w:rsidR="00EB54B9" w:rsidRPr="001D19F6" w:rsidRDefault="00C1634B" w:rsidP="00005E99">
      <w:pPr>
        <w:wordWrap/>
        <w:spacing w:line="360" w:lineRule="auto"/>
        <w:rPr>
          <w:rFonts w:ascii="Arial" w:eastAsia="굴림" w:hAnsi="Arial" w:cs="Arial"/>
          <w:sz w:val="22"/>
        </w:rPr>
      </w:pPr>
      <w:r w:rsidRPr="001D19F6">
        <w:rPr>
          <w:rFonts w:ascii="Arial" w:eastAsia="굴림" w:hAnsi="Arial" w:cs="Arial"/>
          <w:sz w:val="22"/>
        </w:rPr>
        <w:t xml:space="preserve">[IWER: </w:t>
      </w:r>
    </w:p>
    <w:p w14:paraId="47D40B3A" w14:textId="77777777" w:rsidR="00C1634B" w:rsidRPr="001D19F6" w:rsidRDefault="00EB54B9" w:rsidP="00005E99">
      <w:pPr>
        <w:wordWrap/>
        <w:spacing w:line="360" w:lineRule="auto"/>
        <w:rPr>
          <w:rFonts w:ascii="Arial" w:eastAsia="굴림" w:hAnsi="Arial" w:cs="Arial"/>
          <w:sz w:val="22"/>
        </w:rPr>
      </w:pPr>
      <w:r w:rsidRPr="001D19F6">
        <w:rPr>
          <w:rFonts w:ascii="Arial" w:eastAsia="굴림" w:hAnsi="Arial" w:cs="Arial"/>
          <w:sz w:val="22"/>
        </w:rPr>
        <w:t xml:space="preserve">- </w:t>
      </w:r>
      <w:r w:rsidR="00C1634B" w:rsidRPr="001D19F6">
        <w:rPr>
          <w:rFonts w:ascii="Arial" w:eastAsia="굴림" w:hAnsi="Arial" w:cs="Arial"/>
          <w:sz w:val="22"/>
        </w:rPr>
        <w:t>In previous interview, the total of household income: About (</w:t>
      </w:r>
      <w:r w:rsidRPr="001D19F6">
        <w:rPr>
          <w:rFonts w:ascii="Arial" w:eastAsia="굴림" w:hAnsi="Arial" w:cs="Arial"/>
          <w:sz w:val="22"/>
        </w:rPr>
        <w:t>PL) 10,000 Korean won.</w:t>
      </w:r>
    </w:p>
    <w:p w14:paraId="2CBF821F" w14:textId="77777777" w:rsidR="00EB54B9" w:rsidRPr="001D19F6" w:rsidRDefault="00EB54B9" w:rsidP="00EB54B9">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9EF9A3B" w14:textId="77777777" w:rsidR="00EB54B9" w:rsidRPr="001D19F6" w:rsidRDefault="00EB54B9" w:rsidP="00EB54B9">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885424" w:rsidRPr="001D19F6">
        <w:rPr>
          <w:rFonts w:ascii="Arial" w:eastAsia="굴림" w:hAnsi="Arial" w:cs="Arial"/>
          <w:kern w:val="0"/>
          <w:sz w:val="22"/>
        </w:rPr>
        <w:t>9</w:t>
      </w:r>
      <w:r w:rsidRPr="001D19F6">
        <w:rPr>
          <w:rFonts w:ascii="Arial" w:eastAsia="굴림" w:hAnsi="Arial" w:cs="Arial"/>
          <w:kern w:val="0"/>
          <w:sz w:val="22"/>
        </w:rPr>
        <w:t>9] ________ MW [Range: 0 ~ 9997] → E1</w:t>
      </w:r>
      <w:r w:rsidR="00A5595C" w:rsidRPr="001D19F6">
        <w:rPr>
          <w:rFonts w:ascii="Arial" w:eastAsia="굴림" w:hAnsi="Arial" w:cs="Arial"/>
          <w:kern w:val="0"/>
          <w:sz w:val="22"/>
        </w:rPr>
        <w:t>53</w:t>
      </w:r>
    </w:p>
    <w:p w14:paraId="07FCA167"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w:t>
      </w:r>
      <w:r w:rsidR="00A5595C" w:rsidRPr="001D19F6">
        <w:rPr>
          <w:rFonts w:ascii="Arial" w:eastAsia="굴림" w:hAnsi="Arial" w:cs="Arial"/>
          <w:sz w:val="22"/>
        </w:rPr>
        <w:t>148</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152</w:t>
      </w:r>
      <w:r w:rsidRPr="001D19F6">
        <w:rPr>
          <w:rFonts w:ascii="Arial" w:eastAsia="굴림" w:hAnsi="Arial" w:cs="Arial"/>
          <w:sz w:val="22"/>
        </w:rPr>
        <w:t xml:space="preserve"> unfolding</w:t>
      </w:r>
    </w:p>
    <w:p w14:paraId="01C8A957" w14:textId="77777777" w:rsidR="00624BD4" w:rsidRPr="001D19F6" w:rsidRDefault="00624BD4" w:rsidP="00005E99">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527595" w:rsidRPr="001D19F6">
        <w:rPr>
          <w:rFonts w:ascii="Arial" w:eastAsia="굴림" w:hAnsi="Arial" w:cs="Arial"/>
          <w:sz w:val="22"/>
        </w:rPr>
        <w:t>E</w:t>
      </w:r>
      <w:r w:rsidR="00A5595C" w:rsidRPr="001D19F6">
        <w:rPr>
          <w:rFonts w:ascii="Arial" w:eastAsia="굴림" w:hAnsi="Arial" w:cs="Arial"/>
          <w:sz w:val="22"/>
        </w:rPr>
        <w:t>148</w:t>
      </w:r>
      <w:r w:rsidRPr="001D19F6">
        <w:rPr>
          <w:rFonts w:ascii="Arial" w:eastAsia="굴림" w:hAnsi="Arial" w:cs="Arial"/>
          <w:sz w:val="22"/>
        </w:rPr>
        <w:t>~</w:t>
      </w:r>
      <w:r w:rsidR="00527595" w:rsidRPr="001D19F6">
        <w:rPr>
          <w:rFonts w:ascii="Arial" w:eastAsia="굴림" w:hAnsi="Arial" w:cs="Arial"/>
          <w:sz w:val="22"/>
        </w:rPr>
        <w:t>E</w:t>
      </w:r>
      <w:r w:rsidR="00A5595C" w:rsidRPr="001D19F6">
        <w:rPr>
          <w:rFonts w:ascii="Arial" w:eastAsia="굴림" w:hAnsi="Arial" w:cs="Arial"/>
          <w:sz w:val="22"/>
        </w:rPr>
        <w:t>152</w:t>
      </w:r>
      <w:r w:rsidRPr="001D19F6">
        <w:rPr>
          <w:rFonts w:ascii="Arial" w:eastAsia="굴림" w:hAnsi="Arial" w:cs="Arial"/>
          <w:sz w:val="22"/>
        </w:rPr>
        <w:t xml:space="preserve"> unfolding</w:t>
      </w:r>
    </w:p>
    <w:p w14:paraId="0A151592" w14:textId="77777777" w:rsidR="00624BD4" w:rsidRPr="001D19F6" w:rsidRDefault="00624BD4" w:rsidP="00005E99">
      <w:pPr>
        <w:wordWrap/>
        <w:spacing w:line="360" w:lineRule="auto"/>
        <w:rPr>
          <w:rFonts w:ascii="Arial" w:eastAsia="굴림" w:hAnsi="Arial" w:cs="Arial"/>
          <w:sz w:val="22"/>
        </w:rPr>
      </w:pPr>
    </w:p>
    <w:p w14:paraId="65E946E6" w14:textId="77777777" w:rsidR="00624BD4" w:rsidRPr="001D19F6" w:rsidRDefault="00624BD4" w:rsidP="00005E99">
      <w:pPr>
        <w:wordWrap/>
        <w:spacing w:line="360" w:lineRule="auto"/>
        <w:rPr>
          <w:rFonts w:ascii="Arial" w:eastAsia="굴림" w:hAnsi="Arial" w:cs="Arial"/>
          <w:b/>
          <w:sz w:val="22"/>
        </w:rPr>
      </w:pPr>
      <w:r w:rsidRPr="001D19F6">
        <w:rPr>
          <w:rFonts w:ascii="Arial" w:eastAsia="굴림" w:hAnsi="Arial" w:cs="Arial"/>
          <w:b/>
          <w:sz w:val="22"/>
        </w:rPr>
        <w:t>&lt;</w:t>
      </w:r>
      <w:r w:rsidR="00527595" w:rsidRPr="001D19F6">
        <w:rPr>
          <w:rFonts w:ascii="Arial" w:eastAsia="굴림" w:hAnsi="Arial" w:cs="Arial"/>
          <w:b/>
          <w:sz w:val="22"/>
        </w:rPr>
        <w:t>E</w:t>
      </w:r>
      <w:r w:rsidR="00A5595C" w:rsidRPr="001D19F6">
        <w:rPr>
          <w:rFonts w:ascii="Arial" w:eastAsia="굴림" w:hAnsi="Arial" w:cs="Arial"/>
          <w:b/>
          <w:sz w:val="22"/>
        </w:rPr>
        <w:t>148</w:t>
      </w:r>
      <w:r w:rsidRPr="001D19F6">
        <w:rPr>
          <w:rFonts w:ascii="Arial" w:eastAsia="굴림" w:hAnsi="Arial" w:cs="Arial"/>
          <w:b/>
          <w:sz w:val="22"/>
        </w:rPr>
        <w:t>~</w:t>
      </w:r>
      <w:r w:rsidR="00527595" w:rsidRPr="001D19F6">
        <w:rPr>
          <w:rFonts w:ascii="Arial" w:eastAsia="굴림" w:hAnsi="Arial" w:cs="Arial"/>
          <w:b/>
          <w:sz w:val="22"/>
        </w:rPr>
        <w:t>E</w:t>
      </w:r>
      <w:r w:rsidR="00A5595C" w:rsidRPr="001D19F6">
        <w:rPr>
          <w:rFonts w:ascii="Arial" w:eastAsia="굴림" w:hAnsi="Arial" w:cs="Arial"/>
          <w:b/>
          <w:sz w:val="22"/>
        </w:rPr>
        <w:t>152</w:t>
      </w:r>
      <w:r w:rsidRPr="001D19F6">
        <w:rPr>
          <w:rFonts w:ascii="Arial" w:eastAsia="굴림" w:hAnsi="Arial" w:cs="Arial"/>
          <w:b/>
          <w:sz w:val="22"/>
        </w:rPr>
        <w:t>. Unfolding bracket questions &gt;</w:t>
      </w:r>
    </w:p>
    <w:p w14:paraId="4151D39D" w14:textId="77777777" w:rsidR="00C576CA" w:rsidRPr="001D19F6" w:rsidRDefault="00A5595C" w:rsidP="00005E99">
      <w:pPr>
        <w:wordWrap/>
        <w:spacing w:line="360" w:lineRule="auto"/>
        <w:rPr>
          <w:rFonts w:ascii="Arial" w:eastAsia="굴림" w:hAnsi="Arial" w:cs="Arial"/>
          <w:sz w:val="22"/>
        </w:rPr>
      </w:pPr>
      <w:r w:rsidRPr="001D19F6">
        <w:rPr>
          <w:rFonts w:ascii="Arial" w:eastAsia="굴림" w:hAnsi="Arial" w:cs="Arial"/>
          <w:sz w:val="22"/>
        </w:rPr>
        <w:t>[IWER: Go back to E147</w:t>
      </w:r>
      <w:r w:rsidR="00C576CA" w:rsidRPr="001D19F6">
        <w:rPr>
          <w:rFonts w:ascii="Arial" w:eastAsia="굴림" w:hAnsi="Arial" w:cs="Arial"/>
          <w:sz w:val="22"/>
        </w:rPr>
        <w:t xml:space="preserve"> and record if R answers the amount during the interview.]</w:t>
      </w:r>
    </w:p>
    <w:p w14:paraId="7B30186E" w14:textId="5914337D"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148</w:t>
      </w:r>
      <w:r w:rsidR="00624BD4" w:rsidRPr="001D19F6">
        <w:rPr>
          <w:rFonts w:ascii="Arial" w:eastAsia="굴림" w:hAnsi="Arial" w:cs="Arial"/>
          <w:sz w:val="22"/>
        </w:rPr>
        <w:t>. Did it amount to a total of less than, about equal to or more than 1,000 MW (10,000</w:t>
      </w:r>
      <w:r w:rsidR="00C576CA" w:rsidRPr="001D19F6">
        <w:rPr>
          <w:rFonts w:ascii="Arial" w:eastAsia="굴림" w:hAnsi="Arial" w:cs="Arial"/>
          <w:sz w:val="22"/>
        </w:rPr>
        <w:t xml:space="preserve"> </w:t>
      </w:r>
      <w:r w:rsidR="00624BD4" w:rsidRPr="001D19F6">
        <w:rPr>
          <w:rFonts w:ascii="Arial" w:eastAsia="굴림" w:hAnsi="Arial" w:cs="Arial"/>
          <w:sz w:val="22"/>
        </w:rPr>
        <w:t>Korean won)</w:t>
      </w:r>
      <w:r w:rsidR="00C1634B" w:rsidRPr="001D19F6">
        <w:rPr>
          <w:rFonts w:ascii="Arial" w:eastAsia="굴림" w:hAnsi="Arial" w:cs="Arial"/>
          <w:sz w:val="22"/>
        </w:rPr>
        <w:t xml:space="preserve"> in the last calendar year (</w:t>
      </w:r>
      <w:del w:id="8740" w:author="Keis" w:date="2024-09-06T10:18:00Z">
        <w:r w:rsidR="008E6C54" w:rsidDel="009F27DD">
          <w:rPr>
            <w:rFonts w:ascii="Arial" w:eastAsia="굴림" w:hAnsi="Arial" w:cs="Arial" w:hint="eastAsia"/>
            <w:color w:val="FF0000"/>
            <w:sz w:val="22"/>
          </w:rPr>
          <w:delText>2019</w:delText>
        </w:r>
      </w:del>
      <w:ins w:id="8741" w:author="Keis" w:date="2024-09-06T10:18:00Z">
        <w:r w:rsidR="009F27DD" w:rsidRPr="009F27DD">
          <w:rPr>
            <w:rFonts w:ascii="Arial" w:eastAsia="굴림" w:hAnsi="Arial" w:cs="Arial" w:hint="eastAsia"/>
            <w:color w:val="00B050"/>
            <w:sz w:val="22"/>
          </w:rPr>
          <w:t>2021</w:t>
        </w:r>
      </w:ins>
      <w:r w:rsidR="00C1634B" w:rsidRPr="001D19F6">
        <w:rPr>
          <w:rFonts w:ascii="Arial" w:eastAsia="굴림" w:hAnsi="Arial" w:cs="Arial"/>
          <w:sz w:val="22"/>
        </w:rPr>
        <w:t>)</w:t>
      </w:r>
      <w:r w:rsidR="00624BD4" w:rsidRPr="001D19F6">
        <w:rPr>
          <w:rFonts w:ascii="Arial" w:eastAsia="굴림" w:hAnsi="Arial" w:cs="Arial"/>
          <w:sz w:val="22"/>
        </w:rPr>
        <w:t>?</w:t>
      </w:r>
    </w:p>
    <w:p w14:paraId="7F26317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74485A8"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1AC87FBC"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8D912F6" w14:textId="77777777" w:rsidR="00624BD4" w:rsidRPr="001D19F6" w:rsidRDefault="00624BD4" w:rsidP="00005E99">
      <w:pPr>
        <w:wordWrap/>
        <w:spacing w:line="360" w:lineRule="auto"/>
        <w:rPr>
          <w:rFonts w:ascii="Arial" w:eastAsia="굴림" w:hAnsi="Arial" w:cs="Arial"/>
          <w:sz w:val="22"/>
        </w:rPr>
      </w:pPr>
    </w:p>
    <w:p w14:paraId="5AB91BAA" w14:textId="7708240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149</w:t>
      </w:r>
      <w:r w:rsidR="00624BD4" w:rsidRPr="001D19F6">
        <w:rPr>
          <w:rFonts w:ascii="Arial" w:eastAsia="굴림" w:hAnsi="Arial" w:cs="Arial"/>
          <w:sz w:val="22"/>
        </w:rPr>
        <w:t>. Did it amount to a total of less than,</w:t>
      </w:r>
      <w:r w:rsidR="002C537A" w:rsidRPr="001D19F6">
        <w:rPr>
          <w:rFonts w:ascii="Arial" w:eastAsia="굴림" w:hAnsi="Arial" w:cs="Arial"/>
          <w:sz w:val="22"/>
        </w:rPr>
        <w:t xml:space="preserve"> about equal to</w:t>
      </w:r>
      <w:r w:rsidR="00624BD4" w:rsidRPr="001D19F6">
        <w:rPr>
          <w:rFonts w:ascii="Arial" w:eastAsia="굴림" w:hAnsi="Arial" w:cs="Arial"/>
          <w:sz w:val="22"/>
        </w:rPr>
        <w:t xml:space="preserve"> or more than 2,000 MW (10,000</w:t>
      </w:r>
      <w:r w:rsidR="00C576CA" w:rsidRPr="001D19F6">
        <w:rPr>
          <w:rFonts w:ascii="Arial" w:eastAsia="굴림" w:hAnsi="Arial" w:cs="Arial"/>
          <w:sz w:val="22"/>
        </w:rPr>
        <w:t xml:space="preserve"> </w:t>
      </w:r>
      <w:r w:rsidR="00624BD4" w:rsidRPr="001D19F6">
        <w:rPr>
          <w:rFonts w:ascii="Arial" w:eastAsia="굴림" w:hAnsi="Arial" w:cs="Arial"/>
          <w:sz w:val="22"/>
        </w:rPr>
        <w:t>Korean won)</w:t>
      </w:r>
      <w:r w:rsidR="00C1634B" w:rsidRPr="001D19F6">
        <w:rPr>
          <w:rFonts w:ascii="Arial" w:eastAsia="굴림" w:hAnsi="Arial" w:cs="Arial"/>
          <w:sz w:val="22"/>
        </w:rPr>
        <w:t xml:space="preserve"> in the last calendar year (</w:t>
      </w:r>
      <w:del w:id="8742" w:author="Keis" w:date="2024-09-06T10:18:00Z">
        <w:r w:rsidR="008E6C54" w:rsidDel="009F27DD">
          <w:rPr>
            <w:rFonts w:ascii="Arial" w:eastAsia="굴림" w:hAnsi="Arial" w:cs="Arial" w:hint="eastAsia"/>
            <w:color w:val="FF0000"/>
            <w:sz w:val="22"/>
          </w:rPr>
          <w:delText>2019</w:delText>
        </w:r>
      </w:del>
      <w:ins w:id="8743" w:author="Keis" w:date="2024-09-06T10:18:00Z">
        <w:r w:rsidR="009F27DD" w:rsidRPr="009F27DD">
          <w:rPr>
            <w:rFonts w:ascii="Arial" w:eastAsia="굴림" w:hAnsi="Arial" w:cs="Arial" w:hint="eastAsia"/>
            <w:color w:val="00B050"/>
            <w:sz w:val="22"/>
          </w:rPr>
          <w:t>2021</w:t>
        </w:r>
      </w:ins>
      <w:r w:rsidR="00C1634B" w:rsidRPr="001D19F6">
        <w:rPr>
          <w:rFonts w:ascii="Arial" w:eastAsia="굴림" w:hAnsi="Arial" w:cs="Arial"/>
          <w:sz w:val="22"/>
        </w:rPr>
        <w:t>)</w:t>
      </w:r>
      <w:r w:rsidR="00624BD4" w:rsidRPr="001D19F6">
        <w:rPr>
          <w:rFonts w:ascii="Arial" w:eastAsia="굴림" w:hAnsi="Arial" w:cs="Arial"/>
          <w:sz w:val="22"/>
        </w:rPr>
        <w:t>?</w:t>
      </w:r>
    </w:p>
    <w:p w14:paraId="0A6740B9"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2,000 MW</w:t>
      </w:r>
    </w:p>
    <w:p w14:paraId="362AA544"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2,000 MW</w:t>
      </w:r>
    </w:p>
    <w:p w14:paraId="1D12F40D"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2,000 MW</w:t>
      </w:r>
    </w:p>
    <w:p w14:paraId="7B296219" w14:textId="77777777" w:rsidR="00624BD4" w:rsidRPr="001D19F6" w:rsidRDefault="00624BD4" w:rsidP="00005E99">
      <w:pPr>
        <w:wordWrap/>
        <w:spacing w:line="360" w:lineRule="auto"/>
        <w:rPr>
          <w:rFonts w:ascii="Arial" w:eastAsia="굴림" w:hAnsi="Arial" w:cs="Arial"/>
          <w:sz w:val="22"/>
        </w:rPr>
      </w:pPr>
    </w:p>
    <w:p w14:paraId="7DA54EF1" w14:textId="0E5B877A"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150</w:t>
      </w:r>
      <w:r w:rsidR="00624BD4" w:rsidRPr="001D19F6">
        <w:rPr>
          <w:rFonts w:ascii="Arial" w:eastAsia="굴림" w:hAnsi="Arial" w:cs="Arial"/>
          <w:sz w:val="22"/>
        </w:rPr>
        <w:t>. Did it amount to a total of less than, about equal to or more than 3,000 MW (10,000</w:t>
      </w:r>
      <w:r w:rsidR="00C576CA" w:rsidRPr="001D19F6">
        <w:rPr>
          <w:rFonts w:ascii="Arial" w:eastAsia="굴림" w:hAnsi="Arial" w:cs="Arial"/>
          <w:sz w:val="22"/>
        </w:rPr>
        <w:t xml:space="preserve"> </w:t>
      </w:r>
      <w:r w:rsidR="00624BD4" w:rsidRPr="001D19F6">
        <w:rPr>
          <w:rFonts w:ascii="Arial" w:eastAsia="굴림" w:hAnsi="Arial" w:cs="Arial"/>
          <w:sz w:val="22"/>
        </w:rPr>
        <w:t>Korean won)</w:t>
      </w:r>
      <w:r w:rsidR="00C1634B" w:rsidRPr="001D19F6">
        <w:rPr>
          <w:rFonts w:ascii="Arial" w:eastAsia="굴림" w:hAnsi="Arial" w:cs="Arial"/>
          <w:sz w:val="22"/>
        </w:rPr>
        <w:t xml:space="preserve"> in the last calendar year (</w:t>
      </w:r>
      <w:del w:id="8744" w:author="Keis" w:date="2024-09-06T10:18:00Z">
        <w:r w:rsidR="008E6C54" w:rsidDel="009F27DD">
          <w:rPr>
            <w:rFonts w:ascii="Arial" w:eastAsia="굴림" w:hAnsi="Arial" w:cs="Arial" w:hint="eastAsia"/>
            <w:color w:val="FF0000"/>
            <w:sz w:val="22"/>
          </w:rPr>
          <w:delText>2019</w:delText>
        </w:r>
      </w:del>
      <w:ins w:id="8745" w:author="Keis" w:date="2024-09-06T10:18:00Z">
        <w:r w:rsidR="009F27DD" w:rsidRPr="009F27DD">
          <w:rPr>
            <w:rFonts w:ascii="Arial" w:eastAsia="굴림" w:hAnsi="Arial" w:cs="Arial" w:hint="eastAsia"/>
            <w:color w:val="00B050"/>
            <w:sz w:val="22"/>
          </w:rPr>
          <w:t>2021</w:t>
        </w:r>
      </w:ins>
      <w:r w:rsidR="00C1634B" w:rsidRPr="001D19F6">
        <w:rPr>
          <w:rFonts w:ascii="Arial" w:eastAsia="굴림" w:hAnsi="Arial" w:cs="Arial"/>
          <w:sz w:val="22"/>
        </w:rPr>
        <w:t>)</w:t>
      </w:r>
      <w:r w:rsidR="00624BD4" w:rsidRPr="001D19F6">
        <w:rPr>
          <w:rFonts w:ascii="Arial" w:eastAsia="굴림" w:hAnsi="Arial" w:cs="Arial"/>
          <w:sz w:val="22"/>
        </w:rPr>
        <w:t>?</w:t>
      </w:r>
    </w:p>
    <w:p w14:paraId="49D2691D"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2817573A"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227A0FCF"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3FBD3378" w14:textId="77777777" w:rsidR="00624BD4" w:rsidRPr="001D19F6" w:rsidRDefault="00624BD4" w:rsidP="00005E99">
      <w:pPr>
        <w:wordWrap/>
        <w:spacing w:line="360" w:lineRule="auto"/>
        <w:rPr>
          <w:rFonts w:ascii="Arial" w:eastAsia="굴림" w:hAnsi="Arial" w:cs="Arial"/>
          <w:sz w:val="22"/>
        </w:rPr>
      </w:pPr>
    </w:p>
    <w:p w14:paraId="586C5012" w14:textId="6868FFE7"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151</w:t>
      </w:r>
      <w:r w:rsidR="00624BD4" w:rsidRPr="001D19F6">
        <w:rPr>
          <w:rFonts w:ascii="Arial" w:eastAsia="굴림" w:hAnsi="Arial" w:cs="Arial"/>
          <w:sz w:val="22"/>
        </w:rPr>
        <w:t>. Did it amount to a total of less than, about equal to or more than 5,000 MW (10,000</w:t>
      </w:r>
      <w:r w:rsidR="00C576CA" w:rsidRPr="001D19F6">
        <w:rPr>
          <w:rFonts w:ascii="Arial" w:eastAsia="굴림" w:hAnsi="Arial" w:cs="Arial"/>
          <w:sz w:val="22"/>
        </w:rPr>
        <w:t xml:space="preserve"> </w:t>
      </w:r>
      <w:r w:rsidR="00624BD4" w:rsidRPr="001D19F6">
        <w:rPr>
          <w:rFonts w:ascii="Arial" w:eastAsia="굴림" w:hAnsi="Arial" w:cs="Arial"/>
          <w:sz w:val="22"/>
        </w:rPr>
        <w:t>Korean won)</w:t>
      </w:r>
      <w:r w:rsidR="00C1634B" w:rsidRPr="001D19F6">
        <w:rPr>
          <w:rFonts w:ascii="Arial" w:eastAsia="굴림" w:hAnsi="Arial" w:cs="Arial"/>
          <w:sz w:val="22"/>
        </w:rPr>
        <w:t xml:space="preserve"> in the last calendar year (</w:t>
      </w:r>
      <w:del w:id="8746" w:author="Keis" w:date="2024-09-06T10:18:00Z">
        <w:r w:rsidR="008E6C54" w:rsidDel="009F27DD">
          <w:rPr>
            <w:rFonts w:ascii="Arial" w:eastAsia="굴림" w:hAnsi="Arial" w:cs="Arial" w:hint="eastAsia"/>
            <w:color w:val="FF0000"/>
            <w:sz w:val="22"/>
          </w:rPr>
          <w:delText>2019</w:delText>
        </w:r>
      </w:del>
      <w:ins w:id="8747" w:author="Keis" w:date="2024-09-06T10:18:00Z">
        <w:r w:rsidR="009F27DD" w:rsidRPr="009F27DD">
          <w:rPr>
            <w:rFonts w:ascii="Arial" w:eastAsia="굴림" w:hAnsi="Arial" w:cs="Arial" w:hint="eastAsia"/>
            <w:color w:val="00B050"/>
            <w:sz w:val="22"/>
          </w:rPr>
          <w:t>2021</w:t>
        </w:r>
      </w:ins>
      <w:r w:rsidR="00C1634B" w:rsidRPr="001D19F6">
        <w:rPr>
          <w:rFonts w:ascii="Arial" w:eastAsia="굴림" w:hAnsi="Arial" w:cs="Arial"/>
          <w:sz w:val="22"/>
        </w:rPr>
        <w:t>)</w:t>
      </w:r>
      <w:r w:rsidR="00624BD4" w:rsidRPr="001D19F6">
        <w:rPr>
          <w:rFonts w:ascii="Arial" w:eastAsia="굴림" w:hAnsi="Arial" w:cs="Arial"/>
          <w:sz w:val="22"/>
        </w:rPr>
        <w:t>?</w:t>
      </w:r>
    </w:p>
    <w:p w14:paraId="4E48955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5195D311"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7BCF104F"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51B19E6F" w14:textId="77777777" w:rsidR="00624BD4" w:rsidRPr="001D19F6" w:rsidRDefault="00624BD4" w:rsidP="00005E99">
      <w:pPr>
        <w:wordWrap/>
        <w:spacing w:line="360" w:lineRule="auto"/>
        <w:rPr>
          <w:rFonts w:ascii="Arial" w:eastAsia="굴림" w:hAnsi="Arial" w:cs="Arial"/>
          <w:sz w:val="22"/>
        </w:rPr>
      </w:pPr>
    </w:p>
    <w:p w14:paraId="2617EC5B" w14:textId="1F2E1DAE" w:rsidR="00624BD4" w:rsidRPr="001D19F6" w:rsidRDefault="00527595" w:rsidP="00005E99">
      <w:pPr>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152</w:t>
      </w:r>
      <w:r w:rsidR="00624BD4" w:rsidRPr="001D19F6">
        <w:rPr>
          <w:rFonts w:ascii="Arial" w:eastAsia="굴림" w:hAnsi="Arial" w:cs="Arial"/>
          <w:sz w:val="22"/>
        </w:rPr>
        <w:t>. Did it amount to a total of less than, about equal to or more than 10,000 MW (10,000</w:t>
      </w:r>
      <w:r w:rsidR="00C576CA" w:rsidRPr="001D19F6">
        <w:rPr>
          <w:rFonts w:ascii="Arial" w:eastAsia="굴림" w:hAnsi="Arial" w:cs="Arial"/>
          <w:sz w:val="22"/>
        </w:rPr>
        <w:t xml:space="preserve"> </w:t>
      </w:r>
      <w:r w:rsidR="00624BD4" w:rsidRPr="001D19F6">
        <w:rPr>
          <w:rFonts w:ascii="Arial" w:eastAsia="굴림" w:hAnsi="Arial" w:cs="Arial"/>
          <w:sz w:val="22"/>
        </w:rPr>
        <w:t>Korean won)</w:t>
      </w:r>
      <w:r w:rsidR="00C1634B" w:rsidRPr="001D19F6">
        <w:rPr>
          <w:rFonts w:ascii="Arial" w:eastAsia="굴림" w:hAnsi="Arial" w:cs="Arial"/>
          <w:sz w:val="22"/>
        </w:rPr>
        <w:t xml:space="preserve"> in the last calendar year (</w:t>
      </w:r>
      <w:del w:id="8748" w:author="Keis" w:date="2024-09-06T10:18:00Z">
        <w:r w:rsidR="008E6C54" w:rsidDel="009F27DD">
          <w:rPr>
            <w:rFonts w:ascii="Arial" w:eastAsia="굴림" w:hAnsi="Arial" w:cs="Arial" w:hint="eastAsia"/>
            <w:color w:val="FF0000"/>
            <w:sz w:val="22"/>
          </w:rPr>
          <w:delText>2019</w:delText>
        </w:r>
      </w:del>
      <w:ins w:id="8749" w:author="Keis" w:date="2024-09-06T10:18:00Z">
        <w:r w:rsidR="009F27DD" w:rsidRPr="009F27DD">
          <w:rPr>
            <w:rFonts w:ascii="Arial" w:eastAsia="굴림" w:hAnsi="Arial" w:cs="Arial" w:hint="eastAsia"/>
            <w:color w:val="00B050"/>
            <w:sz w:val="22"/>
          </w:rPr>
          <w:t>2021</w:t>
        </w:r>
      </w:ins>
      <w:r w:rsidR="00C1634B" w:rsidRPr="001D19F6">
        <w:rPr>
          <w:rFonts w:ascii="Arial" w:eastAsia="굴림" w:hAnsi="Arial" w:cs="Arial"/>
          <w:sz w:val="22"/>
        </w:rPr>
        <w:t>)</w:t>
      </w:r>
      <w:r w:rsidR="00624BD4" w:rsidRPr="001D19F6">
        <w:rPr>
          <w:rFonts w:ascii="Arial" w:eastAsia="굴림" w:hAnsi="Arial" w:cs="Arial"/>
          <w:sz w:val="22"/>
        </w:rPr>
        <w:t>?</w:t>
      </w:r>
    </w:p>
    <w:p w14:paraId="7ED32556"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054C62FC" w14:textId="77777777" w:rsidR="00624BD4" w:rsidRPr="001D19F6" w:rsidRDefault="00624BD4" w:rsidP="00005E9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5E7E1212" w14:textId="77777777" w:rsidR="00624BD4" w:rsidRPr="001D19F6" w:rsidRDefault="00624BD4" w:rsidP="00D12299">
      <w:pPr>
        <w:pStyle w:val="a6"/>
        <w:numPr>
          <w:ilvl w:val="0"/>
          <w:numId w:val="1253"/>
        </w:numPr>
        <w:wordWrap/>
        <w:spacing w:line="360" w:lineRule="auto"/>
        <w:ind w:leftChars="0"/>
        <w:rPr>
          <w:rFonts w:ascii="Arial" w:eastAsia="굴림" w:hAnsi="Arial" w:cs="Arial"/>
          <w:sz w:val="22"/>
        </w:rPr>
      </w:pPr>
      <w:r w:rsidRPr="001D19F6">
        <w:rPr>
          <w:rFonts w:ascii="Arial" w:eastAsia="굴림" w:hAnsi="Arial" w:cs="Arial"/>
          <w:sz w:val="22"/>
        </w:rPr>
        <w:t>More than 10,000 MW</w:t>
      </w:r>
    </w:p>
    <w:p w14:paraId="2588230B" w14:textId="0C130744" w:rsidR="0042530D" w:rsidRPr="001D19F6" w:rsidDel="004B1D18" w:rsidRDefault="0042530D" w:rsidP="0042530D">
      <w:pPr>
        <w:wordWrap/>
        <w:spacing w:line="360" w:lineRule="auto"/>
        <w:rPr>
          <w:del w:id="8750" w:author="Keis" w:date="2024-09-06T17:20:00Z"/>
          <w:rFonts w:ascii="Arial" w:eastAsia="굴림" w:hAnsi="Arial" w:cs="Arial"/>
          <w:color w:val="FF0000"/>
          <w:sz w:val="22"/>
        </w:rPr>
      </w:pPr>
    </w:p>
    <w:p w14:paraId="72B5230D" w14:textId="32018FCB" w:rsidR="0042530D" w:rsidRPr="005A256D" w:rsidDel="004B1D18" w:rsidRDefault="0042530D" w:rsidP="0042530D">
      <w:pPr>
        <w:pStyle w:val="20"/>
        <w:rPr>
          <w:del w:id="8751" w:author="Keis" w:date="2024-09-06T17:20:00Z"/>
          <w:rFonts w:ascii="Arial" w:eastAsia="나눔명조" w:hAnsi="Arial" w:cs="Arial"/>
          <w:color w:val="00B050"/>
          <w:spacing w:val="0"/>
          <w:sz w:val="22"/>
          <w:szCs w:val="22"/>
          <w:u w:val="single"/>
          <w:rPrChange w:id="8752" w:author="Keis" w:date="2024-09-06T16:13:00Z">
            <w:rPr>
              <w:del w:id="8753" w:author="Keis" w:date="2024-09-06T17:20:00Z"/>
              <w:rFonts w:ascii="Arial" w:eastAsia="나눔명조" w:hAnsi="Arial" w:cs="Arial"/>
              <w:color w:val="FF0000"/>
              <w:spacing w:val="0"/>
              <w:sz w:val="22"/>
              <w:szCs w:val="22"/>
            </w:rPr>
          </w:rPrChange>
        </w:rPr>
      </w:pPr>
      <w:del w:id="8754" w:author="Keis" w:date="2024-09-06T17:20:00Z">
        <w:r w:rsidRPr="005A256D" w:rsidDel="004B1D18">
          <w:rPr>
            <w:rFonts w:ascii="Arial" w:hAnsi="Arial" w:cs="Arial"/>
            <w:color w:val="00B050"/>
            <w:sz w:val="22"/>
            <w:u w:val="single"/>
            <w:rPrChange w:id="8755" w:author="Keis" w:date="2024-09-06T16:13:00Z">
              <w:rPr>
                <w:rFonts w:ascii="Arial" w:hAnsi="Arial" w:cs="Arial"/>
                <w:color w:val="FF0000"/>
                <w:sz w:val="22"/>
              </w:rPr>
            </w:rPrChange>
          </w:rPr>
          <w:delText xml:space="preserve">Eadd_01. </w:delText>
        </w:r>
        <w:r w:rsidR="001836A6" w:rsidRPr="005A256D" w:rsidDel="004B1D18">
          <w:rPr>
            <w:rFonts w:ascii="Arial" w:hAnsi="Arial" w:cs="Arial"/>
            <w:color w:val="00B050"/>
            <w:sz w:val="22"/>
            <w:u w:val="single"/>
            <w:rPrChange w:id="8756" w:author="Keis" w:date="2024-09-06T16:13:00Z">
              <w:rPr>
                <w:rFonts w:ascii="Arial" w:hAnsi="Arial" w:cs="Arial"/>
                <w:color w:val="FF0000"/>
                <w:sz w:val="22"/>
              </w:rPr>
            </w:rPrChange>
          </w:rPr>
          <w:delText>Did any household members (including respondent) living with you last year have bad credit?</w:delText>
        </w:r>
        <w:r w:rsidR="008E6C54" w:rsidRPr="005A256D" w:rsidDel="004B1D18">
          <w:rPr>
            <w:rFonts w:ascii="Arial" w:hAnsi="Arial" w:cs="Arial"/>
            <w:color w:val="00B050"/>
            <w:sz w:val="22"/>
            <w:u w:val="single"/>
            <w:rPrChange w:id="8757" w:author="Keis" w:date="2024-09-06T16:13:00Z">
              <w:rPr>
                <w:rFonts w:ascii="Arial" w:hAnsi="Arial" w:cs="Arial"/>
                <w:color w:val="FF0000"/>
                <w:sz w:val="22"/>
              </w:rPr>
            </w:rPrChange>
          </w:rPr>
          <w:delText xml:space="preserve"> (</w:delText>
        </w:r>
        <w:r w:rsidR="008E6C54" w:rsidRPr="005A256D" w:rsidDel="004B1D18">
          <w:rPr>
            <w:rFonts w:ascii="Arial" w:hAnsi="Arial" w:cs="Arial" w:hint="eastAsia"/>
            <w:color w:val="00B050"/>
            <w:sz w:val="22"/>
            <w:u w:val="single"/>
            <w:rPrChange w:id="8758" w:author="Keis" w:date="2024-09-06T16:13:00Z">
              <w:rPr>
                <w:rFonts w:ascii="Arial" w:hAnsi="Arial" w:cs="Arial" w:hint="eastAsia"/>
                <w:color w:val="FF0000"/>
                <w:sz w:val="22"/>
              </w:rPr>
            </w:rPrChange>
          </w:rPr>
          <w:delText>한글파일에</w:delText>
        </w:r>
        <w:r w:rsidR="008E6C54" w:rsidRPr="005A256D" w:rsidDel="004B1D18">
          <w:rPr>
            <w:rFonts w:ascii="Arial" w:hAnsi="Arial" w:cs="Arial"/>
            <w:color w:val="00B050"/>
            <w:sz w:val="22"/>
            <w:u w:val="single"/>
            <w:rPrChange w:id="8759" w:author="Keis" w:date="2024-09-06T16:13:00Z">
              <w:rPr>
                <w:rFonts w:ascii="Arial" w:hAnsi="Arial" w:cs="Arial"/>
                <w:color w:val="FF0000"/>
                <w:sz w:val="22"/>
              </w:rPr>
            </w:rPrChange>
          </w:rPr>
          <w:delText xml:space="preserve"> X)</w:delText>
        </w:r>
      </w:del>
    </w:p>
    <w:p w14:paraId="2A0EA38F" w14:textId="163A3D39" w:rsidR="001836A6" w:rsidRPr="005A256D" w:rsidDel="005A256D" w:rsidRDefault="001836A6" w:rsidP="005A256D">
      <w:pPr>
        <w:pStyle w:val="a6"/>
        <w:numPr>
          <w:ilvl w:val="0"/>
          <w:numId w:val="1293"/>
        </w:numPr>
        <w:tabs>
          <w:tab w:val="left" w:pos="5245"/>
        </w:tabs>
        <w:wordWrap/>
        <w:spacing w:line="360" w:lineRule="auto"/>
        <w:ind w:leftChars="0"/>
        <w:rPr>
          <w:del w:id="8760" w:author="Keis" w:date="2024-09-06T16:13:00Z"/>
          <w:rFonts w:ascii="Arial" w:eastAsia="굴림" w:hAnsi="Arial" w:cs="Arial"/>
          <w:color w:val="00B050"/>
          <w:sz w:val="22"/>
          <w:rPrChange w:id="8761" w:author="Keis" w:date="2024-09-06T16:13:00Z">
            <w:rPr>
              <w:del w:id="8762" w:author="Keis" w:date="2024-09-06T16:13:00Z"/>
              <w:rFonts w:ascii="Arial" w:eastAsia="굴림" w:hAnsi="Arial" w:cs="Arial"/>
              <w:b/>
              <w:color w:val="00B050"/>
              <w:sz w:val="22"/>
            </w:rPr>
          </w:rPrChange>
        </w:rPr>
      </w:pPr>
      <w:del w:id="8763" w:author="Keis" w:date="2024-09-06T17:20:00Z">
        <w:r w:rsidRPr="005A256D" w:rsidDel="004B1D18">
          <w:rPr>
            <w:rFonts w:ascii="Arial" w:eastAsia="굴림" w:hAnsi="Arial" w:cs="Arial"/>
            <w:color w:val="00B050"/>
            <w:sz w:val="22"/>
            <w:u w:val="single"/>
            <w:rPrChange w:id="8764" w:author="Keis" w:date="2024-09-06T16:13:00Z">
              <w:rPr>
                <w:rFonts w:ascii="Arial" w:eastAsia="굴림" w:hAnsi="Arial" w:cs="Arial"/>
                <w:color w:val="FF0000"/>
                <w:sz w:val="22"/>
              </w:rPr>
            </w:rPrChange>
          </w:rPr>
          <w:delText>Yes</w:delText>
        </w:r>
        <w:r w:rsidRPr="005A256D" w:rsidDel="004B1D18">
          <w:rPr>
            <w:rFonts w:ascii="Arial" w:eastAsia="굴림" w:hAnsi="Arial" w:cs="Arial"/>
            <w:color w:val="00B050"/>
            <w:kern w:val="0"/>
            <w:sz w:val="22"/>
            <w:u w:val="single"/>
            <w:rPrChange w:id="8765" w:author="Keis" w:date="2024-09-06T16:13:00Z">
              <w:rPr>
                <w:rFonts w:ascii="Arial" w:eastAsia="굴림" w:hAnsi="Arial" w:cs="Arial"/>
                <w:color w:val="FF0000"/>
                <w:kern w:val="0"/>
                <w:sz w:val="22"/>
              </w:rPr>
            </w:rPrChange>
          </w:rPr>
          <w:tab/>
        </w:r>
        <w:r w:rsidRPr="005A256D" w:rsidDel="004B1D18">
          <w:rPr>
            <w:rFonts w:ascii="굴림" w:eastAsia="굴림" w:hAnsi="굴림" w:cs="굴림" w:hint="eastAsia"/>
            <w:color w:val="00B050"/>
            <w:sz w:val="22"/>
            <w:u w:val="single"/>
            <w:rPrChange w:id="8766" w:author="Keis" w:date="2024-09-06T16:13:00Z">
              <w:rPr>
                <w:rFonts w:ascii="굴림" w:eastAsia="굴림" w:hAnsi="굴림" w:cs="굴림" w:hint="eastAsia"/>
                <w:color w:val="FF0000"/>
                <w:sz w:val="22"/>
              </w:rPr>
            </w:rPrChange>
          </w:rPr>
          <w:delText>⑤</w:delText>
        </w:r>
        <w:r w:rsidRPr="005A256D" w:rsidDel="004B1D18">
          <w:rPr>
            <w:rFonts w:ascii="Arial" w:eastAsia="굴림" w:hAnsi="Arial" w:cs="Arial"/>
            <w:color w:val="00B050"/>
            <w:sz w:val="22"/>
            <w:u w:val="single"/>
            <w:rPrChange w:id="8767" w:author="Keis" w:date="2024-09-06T16:13:00Z">
              <w:rPr>
                <w:rFonts w:ascii="Arial" w:eastAsia="굴림" w:hAnsi="Arial" w:cs="Arial"/>
                <w:color w:val="FF0000"/>
                <w:sz w:val="22"/>
              </w:rPr>
            </w:rPrChange>
          </w:rPr>
          <w:delText xml:space="preserve"> No</w:delText>
        </w:r>
        <w:r w:rsidRPr="005A256D" w:rsidDel="004B1D18">
          <w:rPr>
            <w:rFonts w:ascii="Arial" w:eastAsia="굴림" w:hAnsi="Arial" w:cs="Arial"/>
            <w:color w:val="00B050"/>
            <w:sz w:val="22"/>
            <w:rPrChange w:id="8768" w:author="Keis" w:date="2024-09-06T16:13:00Z">
              <w:rPr>
                <w:rFonts w:ascii="Arial" w:eastAsia="굴림" w:hAnsi="Arial" w:cs="Arial"/>
                <w:color w:val="FF0000"/>
                <w:sz w:val="22"/>
              </w:rPr>
            </w:rPrChange>
          </w:rPr>
          <w:delText xml:space="preserve"> </w:delText>
        </w:r>
      </w:del>
    </w:p>
    <w:p w14:paraId="3EE34180" w14:textId="77777777" w:rsidR="005A256D" w:rsidRPr="005A256D" w:rsidRDefault="005A256D" w:rsidP="0042530D">
      <w:pPr>
        <w:wordWrap/>
        <w:spacing w:line="360" w:lineRule="auto"/>
        <w:rPr>
          <w:rFonts w:ascii="Arial" w:eastAsia="굴림" w:hAnsi="Arial" w:cs="Arial"/>
          <w:sz w:val="22"/>
        </w:rPr>
      </w:pPr>
    </w:p>
    <w:p w14:paraId="7A4387FD" w14:textId="77777777" w:rsidR="00624BD4" w:rsidRPr="001D19F6" w:rsidRDefault="00527595" w:rsidP="00005E99">
      <w:pPr>
        <w:wordWrap/>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153</w:t>
      </w:r>
      <w:r w:rsidR="00624BD4" w:rsidRPr="001D19F6">
        <w:rPr>
          <w:rFonts w:ascii="Arial" w:eastAsia="굴림" w:hAnsi="Arial" w:cs="Arial"/>
          <w:sz w:val="22"/>
        </w:rPr>
        <w:t xml:space="preserve">. [IWER: How often did R receive assistance </w:t>
      </w:r>
      <w:r w:rsidR="002C537A" w:rsidRPr="001D19F6">
        <w:rPr>
          <w:rFonts w:ascii="Arial" w:eastAsia="굴림" w:hAnsi="Arial" w:cs="Arial"/>
          <w:sz w:val="22"/>
        </w:rPr>
        <w:t>in answering</w:t>
      </w:r>
      <w:r w:rsidR="00624BD4" w:rsidRPr="001D19F6">
        <w:rPr>
          <w:rFonts w:ascii="Arial" w:eastAsia="굴림" w:hAnsi="Arial" w:cs="Arial"/>
          <w:sz w:val="22"/>
        </w:rPr>
        <w:t xml:space="preserve"> section </w:t>
      </w:r>
      <w:r w:rsidRPr="001D19F6">
        <w:rPr>
          <w:rFonts w:ascii="Arial" w:eastAsia="굴림" w:hAnsi="Arial" w:cs="Arial"/>
          <w:sz w:val="22"/>
        </w:rPr>
        <w:t>E</w:t>
      </w:r>
      <w:r w:rsidR="00624BD4" w:rsidRPr="001D19F6">
        <w:rPr>
          <w:rFonts w:ascii="Arial" w:eastAsia="굴림" w:hAnsi="Arial" w:cs="Arial"/>
          <w:sz w:val="22"/>
        </w:rPr>
        <w:t>-INCOME?]</w:t>
      </w:r>
    </w:p>
    <w:p w14:paraId="0BC4E7C7" w14:textId="77777777" w:rsidR="00624BD4" w:rsidRPr="001D19F6" w:rsidRDefault="00624BD4" w:rsidP="00F14BA4">
      <w:pPr>
        <w:pStyle w:val="a6"/>
        <w:numPr>
          <w:ilvl w:val="0"/>
          <w:numId w:val="732"/>
        </w:numPr>
        <w:wordWrap/>
        <w:spacing w:line="360" w:lineRule="auto"/>
        <w:ind w:leftChars="0"/>
        <w:rPr>
          <w:rFonts w:ascii="Arial" w:eastAsia="굴림" w:hAnsi="Arial" w:cs="Arial"/>
          <w:sz w:val="22"/>
        </w:rPr>
      </w:pPr>
      <w:r w:rsidRPr="001D19F6">
        <w:rPr>
          <w:rFonts w:ascii="Arial" w:eastAsia="굴림" w:hAnsi="Arial" w:cs="Arial"/>
          <w:sz w:val="22"/>
        </w:rPr>
        <w:t>Never</w:t>
      </w:r>
      <w:r w:rsidR="00C576CA" w:rsidRPr="001D19F6">
        <w:rPr>
          <w:rFonts w:ascii="Arial" w:eastAsia="굴림" w:hAnsi="Arial" w:cs="Arial"/>
          <w:sz w:val="22"/>
        </w:rPr>
        <w:tab/>
      </w:r>
      <w:r w:rsidR="00C576CA" w:rsidRPr="001D19F6">
        <w:rPr>
          <w:rFonts w:ascii="Arial" w:eastAsia="굴림" w:hAnsi="Arial" w:cs="Arial"/>
          <w:sz w:val="22"/>
        </w:rPr>
        <w:tab/>
      </w:r>
      <w:r w:rsidR="00C576CA" w:rsidRPr="001D19F6">
        <w:rPr>
          <w:rFonts w:ascii="Arial" w:eastAsia="굴림" w:hAnsi="Arial" w:cs="Arial"/>
          <w:sz w:val="22"/>
        </w:rPr>
        <w:tab/>
      </w:r>
      <w:r w:rsidRPr="001D19F6">
        <w:rPr>
          <w:rFonts w:ascii="Arial" w:eastAsia="굴림" w:hAnsi="Arial" w:cs="Arial"/>
          <w:sz w:val="22"/>
        </w:rPr>
        <w:t>→Go to section</w:t>
      </w:r>
      <w:r w:rsidR="00C27F5C" w:rsidRPr="001D19F6">
        <w:rPr>
          <w:rFonts w:ascii="Arial" w:eastAsia="굴림" w:hAnsi="Arial" w:cs="Arial"/>
          <w:sz w:val="22"/>
        </w:rPr>
        <w:t xml:space="preserve"> </w:t>
      </w:r>
      <w:r w:rsidR="00527595" w:rsidRPr="001D19F6">
        <w:rPr>
          <w:rFonts w:ascii="Arial" w:eastAsia="굴림" w:hAnsi="Arial" w:cs="Arial"/>
          <w:sz w:val="22"/>
        </w:rPr>
        <w:t>E2</w:t>
      </w:r>
      <w:r w:rsidRPr="001D19F6">
        <w:rPr>
          <w:rFonts w:ascii="Arial" w:eastAsia="굴림" w:hAnsi="Arial" w:cs="Arial"/>
          <w:sz w:val="22"/>
        </w:rPr>
        <w:t xml:space="preserve"> or F.</w:t>
      </w:r>
    </w:p>
    <w:p w14:paraId="1BFC824E" w14:textId="77777777" w:rsidR="00624BD4" w:rsidRPr="001D19F6" w:rsidRDefault="00624BD4" w:rsidP="00F14BA4">
      <w:pPr>
        <w:pStyle w:val="a6"/>
        <w:numPr>
          <w:ilvl w:val="0"/>
          <w:numId w:val="732"/>
        </w:numPr>
        <w:wordWrap/>
        <w:spacing w:line="360" w:lineRule="auto"/>
        <w:ind w:leftChars="0"/>
        <w:rPr>
          <w:rFonts w:ascii="Arial" w:eastAsia="굴림" w:hAnsi="Arial" w:cs="Arial"/>
          <w:sz w:val="22"/>
        </w:rPr>
      </w:pPr>
      <w:r w:rsidRPr="001D19F6">
        <w:rPr>
          <w:rFonts w:ascii="Arial" w:eastAsia="굴림" w:hAnsi="Arial" w:cs="Arial"/>
          <w:sz w:val="22"/>
        </w:rPr>
        <w:t>A few times</w:t>
      </w:r>
      <w:r w:rsidR="00C576CA" w:rsidRPr="001D19F6">
        <w:rPr>
          <w:rFonts w:ascii="Arial" w:eastAsia="굴림" w:hAnsi="Arial" w:cs="Arial"/>
          <w:sz w:val="22"/>
        </w:rPr>
        <w:tab/>
      </w:r>
      <w:r w:rsidR="00C576CA" w:rsidRPr="001D19F6">
        <w:rPr>
          <w:rFonts w:ascii="Arial" w:eastAsia="굴림" w:hAnsi="Arial" w:cs="Arial"/>
          <w:sz w:val="22"/>
        </w:rPr>
        <w:tab/>
      </w:r>
      <w:r w:rsidRPr="001D19F6">
        <w:rPr>
          <w:rFonts w:ascii="Arial" w:eastAsia="굴림" w:hAnsi="Arial" w:cs="Arial"/>
          <w:sz w:val="22"/>
        </w:rPr>
        <w:t>→Go to section</w:t>
      </w:r>
      <w:r w:rsidR="00C27F5C" w:rsidRPr="001D19F6">
        <w:rPr>
          <w:rFonts w:ascii="Arial" w:eastAsia="굴림" w:hAnsi="Arial" w:cs="Arial"/>
          <w:sz w:val="22"/>
        </w:rPr>
        <w:t xml:space="preserve"> </w:t>
      </w:r>
      <w:r w:rsidR="00527595" w:rsidRPr="001D19F6">
        <w:rPr>
          <w:rFonts w:ascii="Arial" w:eastAsia="굴림" w:hAnsi="Arial" w:cs="Arial"/>
          <w:sz w:val="22"/>
        </w:rPr>
        <w:t>E2</w:t>
      </w:r>
      <w:r w:rsidRPr="001D19F6">
        <w:rPr>
          <w:rFonts w:ascii="Arial" w:eastAsia="굴림" w:hAnsi="Arial" w:cs="Arial"/>
          <w:sz w:val="22"/>
        </w:rPr>
        <w:t xml:space="preserve"> or F.</w:t>
      </w:r>
    </w:p>
    <w:p w14:paraId="411FA8FA" w14:textId="77777777" w:rsidR="00624BD4" w:rsidRPr="001D19F6" w:rsidRDefault="00624BD4" w:rsidP="00F14BA4">
      <w:pPr>
        <w:pStyle w:val="a6"/>
        <w:numPr>
          <w:ilvl w:val="0"/>
          <w:numId w:val="732"/>
        </w:numPr>
        <w:wordWrap/>
        <w:spacing w:line="360" w:lineRule="auto"/>
        <w:ind w:leftChars="0"/>
        <w:rPr>
          <w:rFonts w:ascii="Arial" w:eastAsia="굴림" w:hAnsi="Arial" w:cs="Arial"/>
          <w:sz w:val="22"/>
        </w:rPr>
      </w:pPr>
      <w:r w:rsidRPr="001D19F6">
        <w:rPr>
          <w:rFonts w:ascii="Arial" w:eastAsia="굴림" w:hAnsi="Arial" w:cs="Arial"/>
          <w:sz w:val="22"/>
        </w:rPr>
        <w:t>Most or all of the times</w:t>
      </w:r>
      <w:r w:rsidR="00C576CA" w:rsidRPr="001D19F6">
        <w:rPr>
          <w:rFonts w:ascii="Arial" w:eastAsia="굴림" w:hAnsi="Arial" w:cs="Arial"/>
          <w:sz w:val="22"/>
        </w:rPr>
        <w:tab/>
      </w:r>
      <w:r w:rsidRPr="001D19F6">
        <w:rPr>
          <w:rFonts w:ascii="Arial" w:eastAsia="굴림" w:hAnsi="Arial" w:cs="Arial"/>
          <w:sz w:val="22"/>
        </w:rPr>
        <w:t>→Go to section</w:t>
      </w:r>
      <w:r w:rsidR="00C27F5C" w:rsidRPr="001D19F6">
        <w:rPr>
          <w:rFonts w:ascii="Arial" w:eastAsia="굴림" w:hAnsi="Arial" w:cs="Arial"/>
          <w:sz w:val="22"/>
        </w:rPr>
        <w:t xml:space="preserve"> </w:t>
      </w:r>
      <w:r w:rsidR="00527595" w:rsidRPr="001D19F6">
        <w:rPr>
          <w:rFonts w:ascii="Arial" w:eastAsia="굴림" w:hAnsi="Arial" w:cs="Arial"/>
          <w:sz w:val="22"/>
        </w:rPr>
        <w:t>E2</w:t>
      </w:r>
      <w:r w:rsidRPr="001D19F6">
        <w:rPr>
          <w:rFonts w:ascii="Arial" w:eastAsia="굴림" w:hAnsi="Arial" w:cs="Arial"/>
          <w:sz w:val="22"/>
        </w:rPr>
        <w:t xml:space="preserve"> or F.</w:t>
      </w:r>
    </w:p>
    <w:p w14:paraId="76A252F6" w14:textId="77777777" w:rsidR="00624BD4" w:rsidRPr="001D19F6" w:rsidRDefault="00624BD4" w:rsidP="00F14BA4">
      <w:pPr>
        <w:pStyle w:val="a6"/>
        <w:numPr>
          <w:ilvl w:val="0"/>
          <w:numId w:val="732"/>
        </w:numPr>
        <w:wordWrap/>
        <w:spacing w:line="360" w:lineRule="auto"/>
        <w:ind w:leftChars="0"/>
        <w:rPr>
          <w:rFonts w:ascii="Arial" w:eastAsia="굴림" w:hAnsi="Arial" w:cs="Arial"/>
          <w:sz w:val="22"/>
        </w:rPr>
      </w:pPr>
      <w:r w:rsidRPr="001D19F6">
        <w:rPr>
          <w:rFonts w:ascii="Arial" w:eastAsia="굴림" w:hAnsi="Arial" w:cs="Arial"/>
          <w:sz w:val="22"/>
        </w:rPr>
        <w:t>T</w:t>
      </w:r>
      <w:r w:rsidR="000F10FB" w:rsidRPr="001D19F6">
        <w:rPr>
          <w:rFonts w:ascii="Arial" w:eastAsia="굴림" w:hAnsi="Arial" w:cs="Arial"/>
          <w:sz w:val="22"/>
        </w:rPr>
        <w:t>he s</w:t>
      </w:r>
      <w:r w:rsidRPr="001D19F6">
        <w:rPr>
          <w:rFonts w:ascii="Arial" w:eastAsia="굴림" w:hAnsi="Arial" w:cs="Arial"/>
          <w:sz w:val="22"/>
        </w:rPr>
        <w:t>ection was done by a proxy r</w:t>
      </w:r>
      <w:r w:rsidR="002C537A" w:rsidRPr="001D19F6">
        <w:rPr>
          <w:rFonts w:ascii="Arial" w:eastAsia="굴림" w:hAnsi="Arial" w:cs="Arial"/>
          <w:sz w:val="22"/>
        </w:rPr>
        <w:t>espondent.</w:t>
      </w:r>
    </w:p>
    <w:p w14:paraId="4C55A6E5" w14:textId="77777777" w:rsidR="00624BD4" w:rsidRPr="001D19F6" w:rsidRDefault="00624BD4" w:rsidP="00005E99">
      <w:pPr>
        <w:wordWrap/>
        <w:spacing w:line="360" w:lineRule="auto"/>
        <w:rPr>
          <w:rFonts w:ascii="Arial" w:eastAsia="굴림" w:hAnsi="Arial" w:cs="Arial"/>
          <w:sz w:val="22"/>
        </w:rPr>
      </w:pPr>
    </w:p>
    <w:p w14:paraId="0CF07F07" w14:textId="77777777" w:rsidR="00C576CA" w:rsidRPr="001D19F6" w:rsidRDefault="00527595" w:rsidP="00C576CA">
      <w:pPr>
        <w:wordWrap/>
        <w:adjustRightInd w:val="0"/>
        <w:spacing w:line="360" w:lineRule="auto"/>
        <w:rPr>
          <w:rFonts w:ascii="Arial" w:eastAsia="굴림" w:hAnsi="Arial" w:cs="Arial"/>
          <w:sz w:val="22"/>
        </w:rPr>
      </w:pPr>
      <w:r w:rsidRPr="001D19F6">
        <w:rPr>
          <w:rFonts w:ascii="Arial" w:eastAsia="굴림" w:hAnsi="Arial" w:cs="Arial"/>
          <w:sz w:val="22"/>
        </w:rPr>
        <w:t>E</w:t>
      </w:r>
      <w:r w:rsidR="00A5595C" w:rsidRPr="001D19F6">
        <w:rPr>
          <w:rFonts w:ascii="Arial" w:eastAsia="굴림" w:hAnsi="Arial" w:cs="Arial"/>
          <w:sz w:val="22"/>
        </w:rPr>
        <w:t>154</w:t>
      </w:r>
      <w:r w:rsidR="00624BD4" w:rsidRPr="001D19F6">
        <w:rPr>
          <w:rFonts w:ascii="Arial" w:eastAsia="굴림" w:hAnsi="Arial" w:cs="Arial"/>
          <w:sz w:val="22"/>
        </w:rPr>
        <w:t xml:space="preserve">. </w:t>
      </w:r>
      <w:r w:rsidR="00C576CA" w:rsidRPr="001D19F6">
        <w:rPr>
          <w:rFonts w:ascii="Arial" w:eastAsia="굴림" w:hAnsi="Arial" w:cs="Arial"/>
          <w:sz w:val="22"/>
        </w:rPr>
        <w:t>If done by a proxy respondent, what is the proxy’s relationship to R? Please answer in view of the proxy.</w:t>
      </w:r>
    </w:p>
    <w:p w14:paraId="0145EF3C"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72F79368"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1EDEE8FB"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689CAF49"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5DFD7602"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5FA5198B"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5BD1DC23"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1CF7011C"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4AF25335"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4D6EEF65"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33E2D90C"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20AD75A8" w14:textId="77777777" w:rsidR="00C576CA" w:rsidRPr="001D19F6" w:rsidRDefault="00C576CA" w:rsidP="00F14BA4">
      <w:pPr>
        <w:pStyle w:val="a6"/>
        <w:numPr>
          <w:ilvl w:val="0"/>
          <w:numId w:val="733"/>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39876EC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→Go to section</w:t>
      </w:r>
      <w:r w:rsidR="00527595" w:rsidRPr="001D19F6">
        <w:rPr>
          <w:rFonts w:ascii="Arial" w:eastAsia="굴림" w:hAnsi="Arial" w:cs="Arial"/>
          <w:sz w:val="22"/>
        </w:rPr>
        <w:t>E2</w:t>
      </w:r>
      <w:r w:rsidRPr="001D19F6">
        <w:rPr>
          <w:rFonts w:ascii="Arial" w:eastAsia="굴림" w:hAnsi="Arial" w:cs="Arial"/>
          <w:sz w:val="22"/>
        </w:rPr>
        <w:t xml:space="preserve"> or F.</w:t>
      </w:r>
    </w:p>
    <w:p w14:paraId="1BB15303" w14:textId="77777777" w:rsidR="00624BD4" w:rsidRPr="001D19F6" w:rsidRDefault="00624BD4" w:rsidP="00624BD4">
      <w:pPr>
        <w:wordWrap/>
        <w:spacing w:line="360" w:lineRule="auto"/>
        <w:rPr>
          <w:rFonts w:ascii="Arial" w:eastAsia="굴림" w:hAnsi="Arial" w:cs="Arial"/>
          <w:sz w:val="22"/>
        </w:rPr>
      </w:pPr>
    </w:p>
    <w:p w14:paraId="7CCA4C97" w14:textId="77777777" w:rsidR="005268EC" w:rsidRPr="001D19F6" w:rsidRDefault="005268EC" w:rsidP="005268EC">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E_end</w:t>
      </w:r>
      <w:proofErr w:type="spellEnd"/>
      <w:r w:rsidRPr="001D19F6">
        <w:rPr>
          <w:rFonts w:ascii="Arial" w:eastAsia="굴림" w:hAnsi="Arial" w:cs="Arial"/>
          <w:sz w:val="22"/>
        </w:rPr>
        <w:t xml:space="preserve">) [IWER] Please enter code 1 for completion of E. </w:t>
      </w:r>
      <w:r w:rsidRPr="001D19F6">
        <w:rPr>
          <w:rFonts w:ascii="Arial" w:eastAsia="굴림" w:hAnsi="Arial" w:cs="Arial"/>
          <w:caps/>
          <w:sz w:val="22"/>
        </w:rPr>
        <w:t>Income</w:t>
      </w:r>
      <w:r w:rsidRPr="001D19F6">
        <w:rPr>
          <w:rFonts w:ascii="Arial" w:eastAsia="굴림" w:hAnsi="Arial" w:cs="Arial"/>
          <w:sz w:val="22"/>
        </w:rPr>
        <w:t xml:space="preserve"> section.</w:t>
      </w:r>
    </w:p>
    <w:p w14:paraId="77E92707" w14:textId="77777777" w:rsidR="005268EC" w:rsidRPr="001D19F6" w:rsidRDefault="005268EC" w:rsidP="00F14BA4">
      <w:pPr>
        <w:pStyle w:val="a6"/>
        <w:widowControl/>
        <w:numPr>
          <w:ilvl w:val="0"/>
          <w:numId w:val="1171"/>
        </w:numPr>
        <w:wordWrap/>
        <w:autoSpaceDE/>
        <w:spacing w:line="360" w:lineRule="auto"/>
        <w:ind w:leftChars="0"/>
        <w:jc w:val="left"/>
        <w:rPr>
          <w:rFonts w:ascii="Arial" w:eastAsia="굴림" w:hAnsi="Arial" w:cs="Arial"/>
          <w:sz w:val="22"/>
        </w:rPr>
      </w:pPr>
      <w:r w:rsidRPr="001D19F6">
        <w:rPr>
          <w:rFonts w:ascii="Arial" w:eastAsia="굴림" w:hAnsi="Arial" w:cs="Arial"/>
          <w:sz w:val="22"/>
        </w:rPr>
        <w:lastRenderedPageBreak/>
        <w:t>Completion</w:t>
      </w:r>
    </w:p>
    <w:p w14:paraId="468B2038" w14:textId="77777777" w:rsidR="00D0515C" w:rsidRPr="001D19F6" w:rsidRDefault="00D12513" w:rsidP="00264E50">
      <w:pPr>
        <w:widowControl/>
        <w:wordWrap/>
        <w:autoSpaceDE/>
        <w:autoSpaceDN/>
        <w:jc w:val="left"/>
        <w:rPr>
          <w:rFonts w:ascii="Arial" w:eastAsia="굴림" w:hAnsi="Arial" w:cs="Arial"/>
          <w:b/>
          <w:sz w:val="22"/>
        </w:rPr>
      </w:pPr>
      <w:r w:rsidRPr="001D19F6">
        <w:rPr>
          <w:rFonts w:ascii="Arial" w:eastAsia="굴림" w:hAnsi="Arial" w:cs="Arial"/>
          <w:b/>
          <w:sz w:val="22"/>
        </w:rPr>
        <w:br w:type="page"/>
      </w:r>
    </w:p>
    <w:p w14:paraId="625FD4BD" w14:textId="77777777" w:rsidR="00D01616" w:rsidRPr="001D19F6" w:rsidRDefault="00C576CA" w:rsidP="00D12513">
      <w:pPr>
        <w:wordWrap/>
        <w:spacing w:line="360" w:lineRule="auto"/>
        <w:rPr>
          <w:rFonts w:ascii="Arial" w:eastAsia="굴림" w:hAnsi="Arial" w:cs="Arial"/>
          <w:b/>
          <w:sz w:val="22"/>
        </w:rPr>
      </w:pPr>
      <w:r w:rsidRPr="001D19F6">
        <w:rPr>
          <w:rFonts w:ascii="Arial" w:eastAsia="굴림" w:hAnsi="Arial" w:cs="Arial"/>
          <w:b/>
          <w:sz w:val="22"/>
        </w:rPr>
        <w:lastRenderedPageBreak/>
        <w:t>&lt;</w:t>
      </w:r>
      <w:r w:rsidR="00C1634B" w:rsidRPr="001D19F6">
        <w:rPr>
          <w:rFonts w:ascii="Arial" w:eastAsia="굴림" w:hAnsi="Arial" w:cs="Arial"/>
          <w:b/>
          <w:sz w:val="22"/>
        </w:rPr>
        <w:t xml:space="preserve"> </w:t>
      </w:r>
      <w:r w:rsidR="00C47AA2" w:rsidRPr="001D19F6">
        <w:rPr>
          <w:rFonts w:ascii="Arial" w:eastAsia="굴림" w:hAnsi="Arial" w:cs="Arial"/>
          <w:b/>
          <w:sz w:val="22"/>
        </w:rPr>
        <w:t>Con</w:t>
      </w:r>
      <w:r w:rsidR="00993804" w:rsidRPr="001D19F6">
        <w:rPr>
          <w:rFonts w:ascii="Arial" w:eastAsia="굴림" w:hAnsi="Arial" w:cs="Arial"/>
          <w:b/>
          <w:sz w:val="22"/>
        </w:rPr>
        <w:t>sumption</w:t>
      </w:r>
      <w:r w:rsidR="00D12513" w:rsidRPr="001D19F6">
        <w:rPr>
          <w:rFonts w:ascii="Arial" w:eastAsia="굴림" w:hAnsi="Arial" w:cs="Arial"/>
          <w:b/>
          <w:sz w:val="22"/>
        </w:rPr>
        <w:t xml:space="preserve"> &gt;</w:t>
      </w:r>
    </w:p>
    <w:p w14:paraId="1171530B" w14:textId="77777777" w:rsidR="008C71F5" w:rsidRPr="001D19F6" w:rsidRDefault="008C71F5" w:rsidP="00D12513">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E</w:t>
      </w:r>
      <w:r w:rsidR="00CF12C4" w:rsidRPr="001D19F6">
        <w:rPr>
          <w:rFonts w:ascii="Arial" w:eastAsia="굴림" w:hAnsi="Arial" w:cs="Arial"/>
          <w:sz w:val="22"/>
        </w:rPr>
        <w:t>b</w:t>
      </w:r>
      <w:r w:rsidRPr="001D19F6">
        <w:rPr>
          <w:rFonts w:ascii="Arial" w:eastAsia="굴림" w:hAnsi="Arial" w:cs="Arial"/>
          <w:sz w:val="22"/>
        </w:rPr>
        <w:t>_Intro</w:t>
      </w:r>
      <w:proofErr w:type="spellEnd"/>
      <w:r w:rsidRPr="001D19F6">
        <w:rPr>
          <w:rFonts w:ascii="Arial" w:eastAsia="굴림" w:hAnsi="Arial" w:cs="Arial"/>
          <w:sz w:val="22"/>
        </w:rPr>
        <w:t>) [IWER] Now, this is to start E</w:t>
      </w:r>
      <w:r w:rsidR="00D12513" w:rsidRPr="001D19F6">
        <w:rPr>
          <w:rFonts w:ascii="Arial" w:eastAsia="굴림" w:hAnsi="Arial" w:cs="Arial"/>
          <w:sz w:val="22"/>
        </w:rPr>
        <w:t>b</w:t>
      </w:r>
      <w:r w:rsidRPr="001D19F6">
        <w:rPr>
          <w:rFonts w:ascii="Arial" w:eastAsia="굴림" w:hAnsi="Arial" w:cs="Arial"/>
          <w:sz w:val="22"/>
        </w:rPr>
        <w:t xml:space="preserve">. CONSUMPTION section. </w:t>
      </w:r>
    </w:p>
    <w:p w14:paraId="438B948D" w14:textId="77777777" w:rsidR="008C71F5" w:rsidRPr="001D19F6" w:rsidRDefault="008C71F5" w:rsidP="00D12299">
      <w:pPr>
        <w:pStyle w:val="a6"/>
        <w:widowControl/>
        <w:numPr>
          <w:ilvl w:val="0"/>
          <w:numId w:val="1324"/>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5CCED0F8" w14:textId="77777777" w:rsidR="008C71F5" w:rsidRPr="001D19F6" w:rsidRDefault="008C71F5" w:rsidP="00624BD4">
      <w:pPr>
        <w:wordWrap/>
        <w:spacing w:line="360" w:lineRule="auto"/>
        <w:rPr>
          <w:rFonts w:ascii="Arial" w:eastAsia="굴림" w:hAnsi="Arial" w:cs="Arial"/>
          <w:sz w:val="22"/>
        </w:rPr>
      </w:pPr>
    </w:p>
    <w:p w14:paraId="05339B94" w14:textId="6840EAEE"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 xml:space="preserve">01.Now I am going to ask you about your living </w:t>
      </w:r>
      <w:r w:rsidR="00A473A0" w:rsidRPr="001D19F6">
        <w:rPr>
          <w:rFonts w:ascii="Arial" w:eastAsia="굴림" w:hAnsi="Arial" w:cs="Arial"/>
          <w:sz w:val="22"/>
        </w:rPr>
        <w:t>expenses</w:t>
      </w:r>
      <w:r w:rsidR="00624BD4" w:rsidRPr="001D19F6">
        <w:rPr>
          <w:rFonts w:ascii="Arial" w:eastAsia="굴림" w:hAnsi="Arial" w:cs="Arial"/>
          <w:sz w:val="22"/>
        </w:rPr>
        <w:t xml:space="preserve"> and </w:t>
      </w:r>
      <w:r w:rsidR="00A473A0" w:rsidRPr="001D19F6">
        <w:rPr>
          <w:rFonts w:ascii="Arial" w:eastAsia="굴림" w:hAnsi="Arial" w:cs="Arial"/>
          <w:sz w:val="22"/>
        </w:rPr>
        <w:t>other</w:t>
      </w:r>
      <w:r w:rsidR="00624BD4" w:rsidRPr="001D19F6">
        <w:rPr>
          <w:rFonts w:ascii="Arial" w:eastAsia="굴림" w:hAnsi="Arial" w:cs="Arial"/>
          <w:sz w:val="22"/>
        </w:rPr>
        <w:t xml:space="preserve"> items in the last calendar year (</w:t>
      </w:r>
      <w:del w:id="8769" w:author="Keis" w:date="2024-09-06T10:18:00Z">
        <w:r w:rsidR="00EB3C9A" w:rsidDel="009F27DD">
          <w:rPr>
            <w:rFonts w:ascii="Arial" w:eastAsia="굴림" w:hAnsi="Arial" w:cs="Arial" w:hint="eastAsia"/>
            <w:color w:val="FF0000"/>
            <w:sz w:val="22"/>
          </w:rPr>
          <w:delText>2019</w:delText>
        </w:r>
      </w:del>
      <w:ins w:id="8770"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xml:space="preserve">). </w:t>
      </w:r>
      <w:r w:rsidR="00A473A0" w:rsidRPr="001D19F6">
        <w:rPr>
          <w:rFonts w:ascii="Arial" w:eastAsia="굴림" w:hAnsi="Arial" w:cs="Arial"/>
          <w:sz w:val="22"/>
        </w:rPr>
        <w:t>Other</w:t>
      </w:r>
      <w:r w:rsidR="00624BD4" w:rsidRPr="001D19F6">
        <w:rPr>
          <w:rFonts w:ascii="Arial" w:eastAsia="굴림" w:hAnsi="Arial" w:cs="Arial"/>
          <w:sz w:val="22"/>
        </w:rPr>
        <w:t xml:space="preserve"> items include food and </w:t>
      </w:r>
      <w:r w:rsidR="00A473A0" w:rsidRPr="001D19F6">
        <w:rPr>
          <w:rFonts w:ascii="Arial" w:eastAsia="굴림" w:hAnsi="Arial" w:cs="Arial"/>
          <w:sz w:val="22"/>
        </w:rPr>
        <w:t>eating</w:t>
      </w:r>
      <w:r w:rsidR="00624BD4" w:rsidRPr="001D19F6">
        <w:rPr>
          <w:rFonts w:ascii="Arial" w:eastAsia="굴림" w:hAnsi="Arial" w:cs="Arial"/>
          <w:sz w:val="22"/>
        </w:rPr>
        <w:t xml:space="preserve"> out, public and private education, housing, medical, </w:t>
      </w:r>
      <w:r w:rsidR="007766E6" w:rsidRPr="001D19F6">
        <w:rPr>
          <w:rFonts w:ascii="Arial" w:eastAsia="굴림" w:hAnsi="Arial" w:cs="Arial"/>
          <w:sz w:val="22"/>
        </w:rPr>
        <w:t>clothing, insurance premium, vehicle maintenance, telecommunication, leisure, family events/ tribute fee, etc.</w:t>
      </w:r>
      <w:r w:rsidR="00624BD4" w:rsidRPr="001D19F6">
        <w:rPr>
          <w:rFonts w:ascii="Arial" w:eastAsia="굴림" w:hAnsi="Arial" w:cs="Arial"/>
          <w:sz w:val="22"/>
        </w:rPr>
        <w:t xml:space="preserve"> First, </w:t>
      </w:r>
      <w:r w:rsidR="00A473A0" w:rsidRPr="001D19F6">
        <w:rPr>
          <w:rFonts w:ascii="Arial" w:eastAsia="굴림" w:hAnsi="Arial" w:cs="Arial"/>
          <w:sz w:val="22"/>
        </w:rPr>
        <w:t>how much did you</w:t>
      </w:r>
      <w:r w:rsidR="00C67107" w:rsidRPr="001D19F6">
        <w:rPr>
          <w:rFonts w:ascii="Arial" w:eastAsia="굴림" w:hAnsi="Arial" w:cs="Arial"/>
          <w:sz w:val="22"/>
        </w:rPr>
        <w:t>r household</w:t>
      </w:r>
      <w:r w:rsidR="00A473A0" w:rsidRPr="001D19F6">
        <w:rPr>
          <w:rFonts w:ascii="Arial" w:eastAsia="굴림" w:hAnsi="Arial" w:cs="Arial"/>
          <w:sz w:val="22"/>
        </w:rPr>
        <w:t xml:space="preserve"> spend living expenses </w:t>
      </w:r>
      <w:r w:rsidR="00205334" w:rsidRPr="001D19F6">
        <w:rPr>
          <w:rFonts w:ascii="Arial" w:eastAsia="굴림" w:hAnsi="Arial" w:cs="Arial"/>
          <w:sz w:val="22"/>
        </w:rPr>
        <w:t xml:space="preserve">in an average month </w:t>
      </w:r>
      <w:r w:rsidR="00624BD4" w:rsidRPr="001D19F6">
        <w:rPr>
          <w:rFonts w:ascii="Arial" w:eastAsia="굴림" w:hAnsi="Arial" w:cs="Arial"/>
          <w:sz w:val="22"/>
        </w:rPr>
        <w:t>in the last calendar year (</w:t>
      </w:r>
      <w:del w:id="8771" w:author="Keis" w:date="2024-09-06T10:18:00Z">
        <w:r w:rsidR="00EB3C9A" w:rsidDel="009F27DD">
          <w:rPr>
            <w:rFonts w:ascii="Arial" w:eastAsia="굴림" w:hAnsi="Arial" w:cs="Arial" w:hint="eastAsia"/>
            <w:color w:val="FF0000"/>
            <w:sz w:val="22"/>
          </w:rPr>
          <w:delText>2019</w:delText>
        </w:r>
      </w:del>
      <w:ins w:id="8772"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27E43C4E" w14:textId="77777777" w:rsidR="00624BD4" w:rsidRPr="001D19F6" w:rsidRDefault="0073094E"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07</w:t>
      </w:r>
    </w:p>
    <w:p w14:paraId="79EA575F" w14:textId="77777777" w:rsidR="00624BD4" w:rsidRPr="001D19F6" w:rsidRDefault="00624BD4" w:rsidP="0073094E">
      <w:pPr>
        <w:wordWrap/>
        <w:spacing w:line="360" w:lineRule="auto"/>
        <w:ind w:firstLine="800"/>
        <w:rPr>
          <w:rFonts w:ascii="Arial" w:eastAsia="굴림" w:hAnsi="Arial" w:cs="Arial"/>
          <w:sz w:val="22"/>
        </w:rPr>
      </w:pPr>
      <w:r w:rsidRPr="001D19F6">
        <w:rPr>
          <w:rFonts w:ascii="Arial" w:eastAsia="굴림" w:hAnsi="Arial" w:cs="Arial"/>
          <w:sz w:val="22"/>
        </w:rPr>
        <w:t xml:space="preserve">Don't know </w:t>
      </w:r>
      <w:r w:rsidR="0073094E" w:rsidRPr="001D19F6">
        <w:rPr>
          <w:rFonts w:ascii="Arial" w:eastAsia="굴림" w:hAnsi="Arial" w:cs="Arial"/>
          <w:sz w:val="22"/>
        </w:rPr>
        <w:tab/>
      </w:r>
      <w:r w:rsidR="0073094E" w:rsidRPr="001D19F6">
        <w:rPr>
          <w:rFonts w:ascii="Arial" w:eastAsia="굴림" w:hAnsi="Arial" w:cs="Arial"/>
          <w:sz w:val="22"/>
        </w:rPr>
        <w:tab/>
      </w:r>
      <w:r w:rsidRPr="001D19F6">
        <w:rPr>
          <w:rFonts w:ascii="Arial" w:eastAsia="굴림" w:hAnsi="Arial" w:cs="Arial"/>
          <w:sz w:val="22"/>
        </w:rPr>
        <w:t xml:space="preserve">→Go to </w:t>
      </w:r>
      <w:r w:rsidR="00527595" w:rsidRPr="001D19F6">
        <w:rPr>
          <w:rFonts w:ascii="Arial" w:eastAsia="굴림" w:hAnsi="Arial" w:cs="Arial"/>
          <w:sz w:val="22"/>
        </w:rPr>
        <w:t>E2</w:t>
      </w:r>
      <w:r w:rsidRPr="001D19F6">
        <w:rPr>
          <w:rFonts w:ascii="Arial" w:eastAsia="굴림" w:hAnsi="Arial" w:cs="Arial"/>
          <w:sz w:val="22"/>
        </w:rPr>
        <w:t>02~</w:t>
      </w:r>
      <w:r w:rsidR="00527595" w:rsidRPr="001D19F6">
        <w:rPr>
          <w:rFonts w:ascii="Arial" w:eastAsia="굴림" w:hAnsi="Arial" w:cs="Arial"/>
          <w:sz w:val="22"/>
        </w:rPr>
        <w:t>E2</w:t>
      </w:r>
      <w:r w:rsidRPr="001D19F6">
        <w:rPr>
          <w:rFonts w:ascii="Arial" w:eastAsia="굴림" w:hAnsi="Arial" w:cs="Arial"/>
          <w:sz w:val="22"/>
        </w:rPr>
        <w:t>06 unfolding</w:t>
      </w:r>
    </w:p>
    <w:p w14:paraId="2E26CBF4" w14:textId="77777777" w:rsidR="00624BD4" w:rsidRPr="001D19F6" w:rsidRDefault="00624BD4" w:rsidP="0073094E">
      <w:pPr>
        <w:wordWrap/>
        <w:spacing w:line="360" w:lineRule="auto"/>
        <w:ind w:firstLine="800"/>
        <w:rPr>
          <w:rFonts w:ascii="Arial" w:eastAsia="굴림" w:hAnsi="Arial" w:cs="Arial"/>
          <w:sz w:val="22"/>
        </w:rPr>
      </w:pPr>
      <w:r w:rsidRPr="001D19F6">
        <w:rPr>
          <w:rFonts w:ascii="Arial" w:eastAsia="굴림" w:hAnsi="Arial" w:cs="Arial"/>
          <w:sz w:val="22"/>
        </w:rPr>
        <w:t>Refuse to answer</w:t>
      </w:r>
      <w:r w:rsidR="0073094E" w:rsidRPr="001D19F6">
        <w:rPr>
          <w:rFonts w:ascii="Arial" w:eastAsia="굴림" w:hAnsi="Arial" w:cs="Arial"/>
          <w:sz w:val="22"/>
        </w:rPr>
        <w:tab/>
      </w:r>
      <w:r w:rsidRPr="001D19F6">
        <w:rPr>
          <w:rFonts w:ascii="Arial" w:eastAsia="굴림" w:hAnsi="Arial" w:cs="Arial"/>
          <w:sz w:val="22"/>
        </w:rPr>
        <w:t xml:space="preserve">→Go to </w:t>
      </w:r>
      <w:r w:rsidR="00527595" w:rsidRPr="001D19F6">
        <w:rPr>
          <w:rFonts w:ascii="Arial" w:eastAsia="굴림" w:hAnsi="Arial" w:cs="Arial"/>
          <w:sz w:val="22"/>
        </w:rPr>
        <w:t>E2</w:t>
      </w:r>
      <w:r w:rsidRPr="001D19F6">
        <w:rPr>
          <w:rFonts w:ascii="Arial" w:eastAsia="굴림" w:hAnsi="Arial" w:cs="Arial"/>
          <w:sz w:val="22"/>
        </w:rPr>
        <w:t>02~</w:t>
      </w:r>
      <w:r w:rsidR="00527595" w:rsidRPr="001D19F6">
        <w:rPr>
          <w:rFonts w:ascii="Arial" w:eastAsia="굴림" w:hAnsi="Arial" w:cs="Arial"/>
          <w:sz w:val="22"/>
        </w:rPr>
        <w:t>E2</w:t>
      </w:r>
      <w:r w:rsidRPr="001D19F6">
        <w:rPr>
          <w:rFonts w:ascii="Arial" w:eastAsia="굴림" w:hAnsi="Arial" w:cs="Arial"/>
          <w:sz w:val="22"/>
        </w:rPr>
        <w:t>06 unfolding</w:t>
      </w:r>
    </w:p>
    <w:p w14:paraId="216B0D9C" w14:textId="77777777" w:rsidR="00624BD4" w:rsidRPr="001D19F6" w:rsidRDefault="00624BD4" w:rsidP="00624BD4">
      <w:pPr>
        <w:wordWrap/>
        <w:spacing w:line="360" w:lineRule="auto"/>
        <w:rPr>
          <w:rFonts w:ascii="Arial" w:eastAsia="굴림" w:hAnsi="Arial" w:cs="Arial"/>
          <w:sz w:val="22"/>
        </w:rPr>
      </w:pPr>
    </w:p>
    <w:p w14:paraId="22F5D577"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73094E"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02~</w:t>
      </w:r>
      <w:r w:rsidR="00527595" w:rsidRPr="001D19F6">
        <w:rPr>
          <w:rFonts w:ascii="Arial" w:eastAsia="굴림" w:hAnsi="Arial" w:cs="Arial"/>
          <w:b/>
          <w:sz w:val="22"/>
        </w:rPr>
        <w:t>E2</w:t>
      </w:r>
      <w:r w:rsidRPr="001D19F6">
        <w:rPr>
          <w:rFonts w:ascii="Arial" w:eastAsia="굴림" w:hAnsi="Arial" w:cs="Arial"/>
          <w:b/>
          <w:sz w:val="22"/>
        </w:rPr>
        <w:t>06. Unfolding bracket questions &gt;</w:t>
      </w:r>
    </w:p>
    <w:p w14:paraId="4C0B0E1F" w14:textId="77777777" w:rsidR="0073094E" w:rsidRPr="001D19F6" w:rsidRDefault="0073094E" w:rsidP="0073094E">
      <w:pPr>
        <w:wordWrap/>
        <w:spacing w:line="360" w:lineRule="auto"/>
        <w:rPr>
          <w:rFonts w:ascii="Arial" w:eastAsia="굴림" w:hAnsi="Arial" w:cs="Arial"/>
          <w:sz w:val="22"/>
        </w:rPr>
      </w:pPr>
      <w:r w:rsidRPr="001D19F6">
        <w:rPr>
          <w:rFonts w:ascii="Arial" w:eastAsia="굴림" w:hAnsi="Arial" w:cs="Arial"/>
          <w:sz w:val="22"/>
        </w:rPr>
        <w:t>[IWER: Go back to E201 and record if R answers the amount during the interview.]</w:t>
      </w:r>
    </w:p>
    <w:p w14:paraId="5F299792" w14:textId="1D81894D"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02. Did it amount to a total of less than, about equal to or more than 50 MW (10,000</w:t>
      </w:r>
      <w:r w:rsidR="0073094E"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73" w:author="Keis" w:date="2024-09-06T10:18:00Z">
        <w:r w:rsidR="00EB3C9A" w:rsidDel="009F27DD">
          <w:rPr>
            <w:rFonts w:ascii="Arial" w:eastAsia="굴림" w:hAnsi="Arial" w:cs="Arial" w:hint="eastAsia"/>
            <w:color w:val="FF0000"/>
            <w:sz w:val="22"/>
          </w:rPr>
          <w:delText>2019</w:delText>
        </w:r>
      </w:del>
      <w:ins w:id="8774"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9A8B3D9"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380876AE"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37BDCBCD"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0740421B" w14:textId="77777777" w:rsidR="00624BD4" w:rsidRPr="001D19F6" w:rsidRDefault="00624BD4" w:rsidP="0073094E">
      <w:pPr>
        <w:wordWrap/>
        <w:spacing w:line="360" w:lineRule="auto"/>
        <w:ind w:firstLineChars="100" w:firstLine="220"/>
        <w:rPr>
          <w:rFonts w:ascii="Arial" w:eastAsia="굴림" w:hAnsi="Arial" w:cs="Arial"/>
          <w:sz w:val="22"/>
        </w:rPr>
      </w:pPr>
    </w:p>
    <w:p w14:paraId="4734B5FD" w14:textId="0D7D047A"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03. Did it amount to a total of less than, about equa</w:t>
      </w:r>
      <w:r w:rsidR="007E70EF" w:rsidRPr="001D19F6">
        <w:rPr>
          <w:rFonts w:ascii="Arial" w:eastAsia="굴림" w:hAnsi="Arial" w:cs="Arial"/>
          <w:sz w:val="22"/>
        </w:rPr>
        <w:t>l to</w:t>
      </w:r>
      <w:r w:rsidR="00624BD4" w:rsidRPr="001D19F6">
        <w:rPr>
          <w:rFonts w:ascii="Arial" w:eastAsia="굴림" w:hAnsi="Arial" w:cs="Arial"/>
          <w:sz w:val="22"/>
        </w:rPr>
        <w:t xml:space="preserve"> or more than 100 MW (10,000</w:t>
      </w:r>
      <w:r w:rsidR="0073094E" w:rsidRPr="001D19F6">
        <w:rPr>
          <w:rFonts w:ascii="Arial" w:eastAsia="굴림" w:hAnsi="Arial" w:cs="Arial"/>
          <w:sz w:val="22"/>
        </w:rPr>
        <w:t xml:space="preserve"> </w:t>
      </w:r>
      <w:r w:rsidR="00624BD4" w:rsidRPr="001D19F6">
        <w:rPr>
          <w:rFonts w:ascii="Arial" w:eastAsia="굴림" w:hAnsi="Arial" w:cs="Arial"/>
          <w:sz w:val="22"/>
        </w:rPr>
        <w:t>Korean won)</w:t>
      </w:r>
      <w:r w:rsidR="00005E99" w:rsidRPr="001D19F6">
        <w:rPr>
          <w:rFonts w:ascii="Arial" w:eastAsia="굴림" w:hAnsi="Arial" w:cs="Arial"/>
          <w:sz w:val="22"/>
        </w:rPr>
        <w:t xml:space="preserve"> </w:t>
      </w:r>
      <w:r w:rsidR="00993804" w:rsidRPr="001D19F6">
        <w:rPr>
          <w:rFonts w:ascii="Arial" w:eastAsia="굴림" w:hAnsi="Arial" w:cs="Arial"/>
          <w:sz w:val="22"/>
        </w:rPr>
        <w:t>in the last calendar year (</w:t>
      </w:r>
      <w:del w:id="8775" w:author="Keis" w:date="2024-09-06T10:18:00Z">
        <w:r w:rsidR="00EB3C9A" w:rsidDel="009F27DD">
          <w:rPr>
            <w:rFonts w:ascii="Arial" w:eastAsia="굴림" w:hAnsi="Arial" w:cs="Arial" w:hint="eastAsia"/>
            <w:color w:val="FF0000"/>
            <w:sz w:val="22"/>
          </w:rPr>
          <w:delText>2019</w:delText>
        </w:r>
      </w:del>
      <w:ins w:id="8776"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4C367CE2"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6161B900"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7D03191A"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7AE6EE0E" w14:textId="77777777" w:rsidR="0073094E" w:rsidRPr="001D19F6" w:rsidRDefault="0073094E" w:rsidP="0073094E">
      <w:pPr>
        <w:wordWrap/>
        <w:spacing w:line="360" w:lineRule="auto"/>
        <w:rPr>
          <w:rFonts w:ascii="Arial" w:eastAsia="굴림" w:hAnsi="Arial" w:cs="Arial"/>
          <w:sz w:val="22"/>
        </w:rPr>
      </w:pPr>
    </w:p>
    <w:p w14:paraId="084799C8" w14:textId="102163F6"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04. Did it amount to a total of less than, about equal to or more than 200 MW (10,000</w:t>
      </w:r>
      <w:r w:rsidR="0073094E"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77" w:author="Keis" w:date="2024-09-06T10:18:00Z">
        <w:r w:rsidR="00EB3C9A" w:rsidDel="009F27DD">
          <w:rPr>
            <w:rFonts w:ascii="Arial" w:eastAsia="굴림" w:hAnsi="Arial" w:cs="Arial" w:hint="eastAsia"/>
            <w:color w:val="FF0000"/>
            <w:sz w:val="22"/>
          </w:rPr>
          <w:delText>2019</w:delText>
        </w:r>
      </w:del>
      <w:ins w:id="8778"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3DE34986"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200 MW</w:t>
      </w:r>
    </w:p>
    <w:p w14:paraId="5388788A"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 MW</w:t>
      </w:r>
    </w:p>
    <w:p w14:paraId="35851E53"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 MW</w:t>
      </w:r>
    </w:p>
    <w:p w14:paraId="4EE927F9" w14:textId="77777777" w:rsidR="00624BD4" w:rsidRPr="001D19F6" w:rsidRDefault="00624BD4" w:rsidP="00624BD4">
      <w:pPr>
        <w:wordWrap/>
        <w:spacing w:line="360" w:lineRule="auto"/>
        <w:rPr>
          <w:rFonts w:ascii="Arial" w:eastAsia="굴림" w:hAnsi="Arial" w:cs="Arial"/>
          <w:sz w:val="22"/>
        </w:rPr>
      </w:pPr>
    </w:p>
    <w:p w14:paraId="61AF62C8" w14:textId="6C048B36"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05. Did it amount to a total of less than, about equal to or more than 300 MW (10,000</w:t>
      </w:r>
      <w:r w:rsidR="0073094E"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79" w:author="Keis" w:date="2024-09-06T10:18:00Z">
        <w:r w:rsidR="00EB3C9A" w:rsidDel="009F27DD">
          <w:rPr>
            <w:rFonts w:ascii="Arial" w:eastAsia="굴림" w:hAnsi="Arial" w:cs="Arial" w:hint="eastAsia"/>
            <w:color w:val="FF0000"/>
            <w:sz w:val="22"/>
          </w:rPr>
          <w:delText>2019</w:delText>
        </w:r>
      </w:del>
      <w:ins w:id="8780"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206D7F01" w14:textId="77777777" w:rsidR="00624BD4" w:rsidRPr="001D19F6" w:rsidRDefault="00624BD4" w:rsidP="0073094E">
      <w:pPr>
        <w:wordWrap/>
        <w:spacing w:line="360" w:lineRule="auto"/>
        <w:ind w:leftChars="212" w:left="424"/>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23AE15DE" w14:textId="77777777" w:rsidR="00624BD4" w:rsidRPr="001D19F6" w:rsidRDefault="00624BD4" w:rsidP="0073094E">
      <w:pPr>
        <w:wordWrap/>
        <w:spacing w:line="360" w:lineRule="auto"/>
        <w:ind w:leftChars="212" w:left="424"/>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300 MW</w:t>
      </w:r>
    </w:p>
    <w:p w14:paraId="6889AA95" w14:textId="77777777" w:rsidR="00624BD4" w:rsidRPr="001D19F6" w:rsidRDefault="00624BD4" w:rsidP="0073094E">
      <w:pPr>
        <w:wordWrap/>
        <w:spacing w:line="360" w:lineRule="auto"/>
        <w:ind w:leftChars="212" w:left="424"/>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0461F42B" w14:textId="77777777" w:rsidR="00624BD4" w:rsidRPr="001D19F6" w:rsidRDefault="00624BD4" w:rsidP="00624BD4">
      <w:pPr>
        <w:wordWrap/>
        <w:spacing w:line="360" w:lineRule="auto"/>
        <w:rPr>
          <w:rFonts w:ascii="Arial" w:eastAsia="굴림" w:hAnsi="Arial" w:cs="Arial"/>
          <w:sz w:val="22"/>
        </w:rPr>
      </w:pPr>
    </w:p>
    <w:p w14:paraId="3CE0C786" w14:textId="055D9553"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06. Did it amount to a total of less than, about equal to or more than 500 MW (10,000</w:t>
      </w:r>
      <w:r w:rsidR="0073094E"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81" w:author="Keis" w:date="2024-09-06T10:18:00Z">
        <w:r w:rsidR="00EB3C9A" w:rsidDel="009F27DD">
          <w:rPr>
            <w:rFonts w:ascii="Arial" w:eastAsia="굴림" w:hAnsi="Arial" w:cs="Arial" w:hint="eastAsia"/>
            <w:color w:val="FF0000"/>
            <w:sz w:val="22"/>
          </w:rPr>
          <w:delText>2019</w:delText>
        </w:r>
      </w:del>
      <w:ins w:id="8782"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16533879"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11AA36CD"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4A051CD4" w14:textId="77777777" w:rsidR="00624BD4" w:rsidRPr="001D19F6" w:rsidRDefault="00624BD4" w:rsidP="0073094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412FE05C" w14:textId="77777777" w:rsidR="009B1346" w:rsidRPr="001D19F6" w:rsidRDefault="009B1346" w:rsidP="0073094E">
      <w:pPr>
        <w:wordWrap/>
        <w:spacing w:line="360" w:lineRule="auto"/>
        <w:ind w:leftChars="213" w:left="426"/>
        <w:rPr>
          <w:rFonts w:ascii="Arial" w:eastAsia="굴림" w:hAnsi="Arial" w:cs="Arial"/>
          <w:sz w:val="22"/>
        </w:rPr>
      </w:pPr>
    </w:p>
    <w:p w14:paraId="64BF001D" w14:textId="77777777" w:rsidR="00A5595C" w:rsidRPr="001D19F6" w:rsidRDefault="00A5595C" w:rsidP="00A5595C">
      <w:pPr>
        <w:wordWrap/>
        <w:spacing w:line="360" w:lineRule="auto"/>
        <w:rPr>
          <w:rFonts w:ascii="Arial" w:eastAsia="굴림" w:hAnsi="Arial" w:cs="Arial"/>
          <w:b/>
          <w:sz w:val="22"/>
        </w:rPr>
      </w:pPr>
      <w:r w:rsidRPr="001D19F6">
        <w:rPr>
          <w:rFonts w:ascii="Arial" w:eastAsia="굴림" w:hAnsi="Arial" w:cs="Arial"/>
          <w:b/>
          <w:sz w:val="22"/>
        </w:rPr>
        <w:t>&lt; Food expenses &gt;</w:t>
      </w:r>
    </w:p>
    <w:p w14:paraId="0E743872" w14:textId="72364A9F"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07.</w:t>
      </w:r>
      <w:r w:rsidR="00A473A0" w:rsidRPr="001D19F6">
        <w:rPr>
          <w:rFonts w:ascii="Arial" w:eastAsia="굴림" w:hAnsi="Arial" w:cs="Arial"/>
          <w:sz w:val="22"/>
        </w:rPr>
        <w:t xml:space="preserve"> How much did </w:t>
      </w:r>
      <w:r w:rsidR="00C67107" w:rsidRPr="001D19F6">
        <w:rPr>
          <w:rFonts w:ascii="Arial" w:eastAsia="굴림" w:hAnsi="Arial" w:cs="Arial"/>
          <w:sz w:val="22"/>
        </w:rPr>
        <w:t xml:space="preserve">your household </w:t>
      </w:r>
      <w:r w:rsidR="00A473A0" w:rsidRPr="001D19F6">
        <w:rPr>
          <w:rFonts w:ascii="Arial" w:eastAsia="굴림" w:hAnsi="Arial" w:cs="Arial"/>
          <w:sz w:val="22"/>
        </w:rPr>
        <w:t xml:space="preserve">spend </w:t>
      </w:r>
      <w:r w:rsidR="00205334" w:rsidRPr="001D19F6">
        <w:rPr>
          <w:rFonts w:ascii="Arial" w:eastAsia="굴림" w:hAnsi="Arial" w:cs="Arial"/>
          <w:sz w:val="22"/>
        </w:rPr>
        <w:t>on</w:t>
      </w:r>
      <w:r w:rsidR="00A473A0" w:rsidRPr="001D19F6">
        <w:rPr>
          <w:rFonts w:ascii="Arial" w:eastAsia="굴림" w:hAnsi="Arial" w:cs="Arial"/>
          <w:sz w:val="22"/>
        </w:rPr>
        <w:t xml:space="preserve"> food</w:t>
      </w:r>
      <w:r w:rsidR="00205334" w:rsidRPr="001D19F6">
        <w:rPr>
          <w:rFonts w:ascii="Arial" w:eastAsia="굴림" w:hAnsi="Arial" w:cs="Arial"/>
          <w:sz w:val="22"/>
        </w:rPr>
        <w:t xml:space="preserve"> (including main meals and snack)</w:t>
      </w:r>
      <w:r w:rsidR="00A473A0" w:rsidRPr="001D19F6">
        <w:rPr>
          <w:rFonts w:ascii="Arial" w:eastAsia="굴림" w:hAnsi="Arial" w:cs="Arial"/>
          <w:sz w:val="22"/>
        </w:rPr>
        <w:t xml:space="preserve"> </w:t>
      </w:r>
      <w:r w:rsidR="00205334" w:rsidRPr="001D19F6">
        <w:rPr>
          <w:rFonts w:ascii="Arial" w:eastAsia="굴림" w:hAnsi="Arial" w:cs="Arial"/>
          <w:sz w:val="22"/>
        </w:rPr>
        <w:t xml:space="preserve">in an average month </w:t>
      </w:r>
      <w:r w:rsidR="00624BD4" w:rsidRPr="001D19F6">
        <w:rPr>
          <w:rFonts w:ascii="Arial" w:eastAsia="굴림" w:hAnsi="Arial" w:cs="Arial"/>
          <w:sz w:val="22"/>
        </w:rPr>
        <w:t>in the last calendar year (</w:t>
      </w:r>
      <w:del w:id="8783" w:author="Keis" w:date="2024-09-06T10:18:00Z">
        <w:r w:rsidR="00EB3C9A" w:rsidDel="009F27DD">
          <w:rPr>
            <w:rFonts w:ascii="Arial" w:eastAsia="굴림" w:hAnsi="Arial" w:cs="Arial" w:hint="eastAsia"/>
            <w:color w:val="FF0000"/>
            <w:sz w:val="22"/>
          </w:rPr>
          <w:delText>2019</w:delText>
        </w:r>
      </w:del>
      <w:ins w:id="8784"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1BA63413" w14:textId="77777777" w:rsidR="00624BD4" w:rsidRPr="001D19F6" w:rsidRDefault="0073094E"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돋움" w:hAnsi="Arial" w:cs="Arial"/>
          <w:kern w:val="0"/>
          <w:sz w:val="22"/>
        </w:rPr>
        <w:t xml:space="preserve">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13</w:t>
      </w:r>
    </w:p>
    <w:p w14:paraId="52287B64" w14:textId="77777777" w:rsidR="00624BD4" w:rsidRPr="001D19F6" w:rsidRDefault="00624BD4" w:rsidP="003E0157">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Pr="001D19F6">
        <w:rPr>
          <w:rFonts w:ascii="Arial" w:eastAsia="굴림" w:hAnsi="Arial" w:cs="Arial"/>
          <w:sz w:val="22"/>
        </w:rPr>
        <w:t>08~</w:t>
      </w:r>
      <w:r w:rsidR="00527595" w:rsidRPr="001D19F6">
        <w:rPr>
          <w:rFonts w:ascii="Arial" w:eastAsia="굴림" w:hAnsi="Arial" w:cs="Arial"/>
          <w:sz w:val="22"/>
        </w:rPr>
        <w:t>E2</w:t>
      </w:r>
      <w:r w:rsidRPr="001D19F6">
        <w:rPr>
          <w:rFonts w:ascii="Arial" w:eastAsia="굴림" w:hAnsi="Arial" w:cs="Arial"/>
          <w:sz w:val="22"/>
        </w:rPr>
        <w:t>12 unfolding</w:t>
      </w:r>
    </w:p>
    <w:p w14:paraId="761297E5" w14:textId="77777777" w:rsidR="00624BD4" w:rsidRPr="001D19F6" w:rsidRDefault="00624BD4" w:rsidP="003E0157">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527595" w:rsidRPr="001D19F6">
        <w:rPr>
          <w:rFonts w:ascii="Arial" w:eastAsia="굴림" w:hAnsi="Arial" w:cs="Arial"/>
          <w:sz w:val="22"/>
        </w:rPr>
        <w:t>E2</w:t>
      </w:r>
      <w:r w:rsidRPr="001D19F6">
        <w:rPr>
          <w:rFonts w:ascii="Arial" w:eastAsia="굴림" w:hAnsi="Arial" w:cs="Arial"/>
          <w:sz w:val="22"/>
        </w:rPr>
        <w:t>08~</w:t>
      </w:r>
      <w:r w:rsidR="00527595" w:rsidRPr="001D19F6">
        <w:rPr>
          <w:rFonts w:ascii="Arial" w:eastAsia="굴림" w:hAnsi="Arial" w:cs="Arial"/>
          <w:sz w:val="22"/>
        </w:rPr>
        <w:t>E2</w:t>
      </w:r>
      <w:r w:rsidRPr="001D19F6">
        <w:rPr>
          <w:rFonts w:ascii="Arial" w:eastAsia="굴림" w:hAnsi="Arial" w:cs="Arial"/>
          <w:sz w:val="22"/>
        </w:rPr>
        <w:t>12 unfolding</w:t>
      </w:r>
    </w:p>
    <w:p w14:paraId="425A33F6" w14:textId="77777777" w:rsidR="00624BD4" w:rsidRPr="001D19F6" w:rsidRDefault="00624BD4" w:rsidP="00624BD4">
      <w:pPr>
        <w:wordWrap/>
        <w:spacing w:line="360" w:lineRule="auto"/>
        <w:rPr>
          <w:rFonts w:ascii="Arial" w:eastAsia="굴림" w:hAnsi="Arial" w:cs="Arial"/>
          <w:sz w:val="22"/>
        </w:rPr>
      </w:pPr>
    </w:p>
    <w:p w14:paraId="1988434E"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3E0157"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08~</w:t>
      </w:r>
      <w:r w:rsidR="00527595" w:rsidRPr="001D19F6">
        <w:rPr>
          <w:rFonts w:ascii="Arial" w:eastAsia="굴림" w:hAnsi="Arial" w:cs="Arial"/>
          <w:b/>
          <w:sz w:val="22"/>
        </w:rPr>
        <w:t>E2</w:t>
      </w:r>
      <w:r w:rsidRPr="001D19F6">
        <w:rPr>
          <w:rFonts w:ascii="Arial" w:eastAsia="굴림" w:hAnsi="Arial" w:cs="Arial"/>
          <w:b/>
          <w:sz w:val="22"/>
        </w:rPr>
        <w:t>12. Unfolding bracket questions &gt;</w:t>
      </w:r>
    </w:p>
    <w:p w14:paraId="1B8AC022" w14:textId="77777777" w:rsidR="003E0157" w:rsidRPr="001D19F6" w:rsidRDefault="003E0157" w:rsidP="003E0157">
      <w:pPr>
        <w:wordWrap/>
        <w:spacing w:line="360" w:lineRule="auto"/>
        <w:rPr>
          <w:rFonts w:ascii="Arial" w:eastAsia="굴림" w:hAnsi="Arial" w:cs="Arial"/>
          <w:sz w:val="22"/>
        </w:rPr>
      </w:pPr>
      <w:r w:rsidRPr="001D19F6">
        <w:rPr>
          <w:rFonts w:ascii="Arial" w:eastAsia="굴림" w:hAnsi="Arial" w:cs="Arial"/>
          <w:sz w:val="22"/>
        </w:rPr>
        <w:t>[IWER: Go back to E207 and record if R answers the amount during the interview.]</w:t>
      </w:r>
    </w:p>
    <w:p w14:paraId="34F9A60E" w14:textId="27D99BD1"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08. Did it amount to a total of less than, about equal to or more than 10 MW (10,000</w:t>
      </w:r>
      <w:r w:rsidR="003E0157"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85" w:author="Keis" w:date="2024-09-06T10:18:00Z">
        <w:r w:rsidR="00EB3C9A" w:rsidDel="009F27DD">
          <w:rPr>
            <w:rFonts w:ascii="Arial" w:eastAsia="굴림" w:hAnsi="Arial" w:cs="Arial" w:hint="eastAsia"/>
            <w:color w:val="FF0000"/>
            <w:sz w:val="22"/>
          </w:rPr>
          <w:delText>2019</w:delText>
        </w:r>
      </w:del>
      <w:ins w:id="8786"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6864286C" w14:textId="77777777" w:rsidR="003E0157" w:rsidRPr="001D19F6" w:rsidRDefault="003E0157" w:rsidP="003E0157">
      <w:pPr>
        <w:wordWrap/>
        <w:spacing w:line="360" w:lineRule="auto"/>
        <w:ind w:leftChars="212" w:left="424"/>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656FA00F" w14:textId="77777777" w:rsidR="003E0157" w:rsidRPr="001D19F6" w:rsidRDefault="003E0157" w:rsidP="003E0157">
      <w:pPr>
        <w:wordWrap/>
        <w:spacing w:line="360" w:lineRule="auto"/>
        <w:ind w:leftChars="212" w:left="424"/>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065C3DB6" w14:textId="77777777" w:rsidR="003E0157" w:rsidRPr="001D19F6" w:rsidRDefault="003E0157" w:rsidP="003E0157">
      <w:pPr>
        <w:wordWrap/>
        <w:spacing w:line="360" w:lineRule="auto"/>
        <w:ind w:leftChars="212" w:left="424"/>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1BB835ED" w14:textId="77777777" w:rsidR="00624BD4" w:rsidRPr="001D19F6" w:rsidRDefault="00624BD4" w:rsidP="00624BD4">
      <w:pPr>
        <w:wordWrap/>
        <w:spacing w:line="360" w:lineRule="auto"/>
        <w:rPr>
          <w:rFonts w:ascii="Arial" w:eastAsia="굴림" w:hAnsi="Arial" w:cs="Arial"/>
          <w:sz w:val="22"/>
        </w:rPr>
      </w:pPr>
    </w:p>
    <w:p w14:paraId="04F99187" w14:textId="623B63AF"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09. Did it amount to a total of less than, about equal to or more than 30 MW (10,000</w:t>
      </w:r>
      <w:r w:rsidR="003E0157"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87" w:author="Keis" w:date="2024-09-06T10:18:00Z">
        <w:r w:rsidR="00EB3C9A" w:rsidDel="009F27DD">
          <w:rPr>
            <w:rFonts w:ascii="Arial" w:eastAsia="굴림" w:hAnsi="Arial" w:cs="Arial" w:hint="eastAsia"/>
            <w:color w:val="FF0000"/>
            <w:sz w:val="22"/>
          </w:rPr>
          <w:delText>2019</w:delText>
        </w:r>
      </w:del>
      <w:ins w:id="8788"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550A601"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31FD7CE2"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64ACC224"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52A0C953" w14:textId="77777777" w:rsidR="00624BD4" w:rsidRPr="001D19F6" w:rsidRDefault="00624BD4" w:rsidP="00624BD4">
      <w:pPr>
        <w:wordWrap/>
        <w:spacing w:line="360" w:lineRule="auto"/>
        <w:rPr>
          <w:rFonts w:ascii="Arial" w:eastAsia="굴림" w:hAnsi="Arial" w:cs="Arial"/>
          <w:sz w:val="22"/>
        </w:rPr>
      </w:pPr>
    </w:p>
    <w:p w14:paraId="7D5864B8" w14:textId="1B6C2AB6"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10. Did it amount to a total of less than, about equal to or more than 40 MW (10,000</w:t>
      </w:r>
      <w:r w:rsidR="003E0157"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89" w:author="Keis" w:date="2024-09-06T10:18:00Z">
        <w:r w:rsidR="00EB3C9A" w:rsidDel="009F27DD">
          <w:rPr>
            <w:rFonts w:ascii="Arial" w:eastAsia="굴림" w:hAnsi="Arial" w:cs="Arial" w:hint="eastAsia"/>
            <w:color w:val="FF0000"/>
            <w:sz w:val="22"/>
          </w:rPr>
          <w:delText>2019</w:delText>
        </w:r>
      </w:del>
      <w:ins w:id="8790"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431CD271"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40 MW</w:t>
      </w:r>
    </w:p>
    <w:p w14:paraId="43C20C99"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40 MW</w:t>
      </w:r>
    </w:p>
    <w:p w14:paraId="066A115E"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40 MW</w:t>
      </w:r>
    </w:p>
    <w:p w14:paraId="2E28F713" w14:textId="77777777" w:rsidR="00840F17" w:rsidRPr="001D19F6" w:rsidRDefault="00840F17" w:rsidP="00624BD4">
      <w:pPr>
        <w:wordWrap/>
        <w:spacing w:line="360" w:lineRule="auto"/>
        <w:rPr>
          <w:rFonts w:ascii="Arial" w:eastAsia="굴림" w:hAnsi="Arial" w:cs="Arial"/>
          <w:sz w:val="22"/>
        </w:rPr>
      </w:pPr>
    </w:p>
    <w:p w14:paraId="749B6905" w14:textId="1FAF3E71"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lastRenderedPageBreak/>
        <w:t>E2</w:t>
      </w:r>
      <w:r w:rsidR="00624BD4" w:rsidRPr="001D19F6">
        <w:rPr>
          <w:rFonts w:ascii="Arial" w:eastAsia="굴림" w:hAnsi="Arial" w:cs="Arial"/>
          <w:sz w:val="22"/>
        </w:rPr>
        <w:t>11. Did it amount to a total of less than, about equal to or more than 60 MW (10,000</w:t>
      </w:r>
      <w:r w:rsidR="003E0157"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91" w:author="Keis" w:date="2024-09-06T10:18:00Z">
        <w:r w:rsidR="00EB3C9A" w:rsidDel="009F27DD">
          <w:rPr>
            <w:rFonts w:ascii="Arial" w:eastAsia="굴림" w:hAnsi="Arial" w:cs="Arial" w:hint="eastAsia"/>
            <w:color w:val="FF0000"/>
            <w:sz w:val="22"/>
          </w:rPr>
          <w:delText>2019</w:delText>
        </w:r>
      </w:del>
      <w:ins w:id="8792"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0918CBD9"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 MW</w:t>
      </w:r>
    </w:p>
    <w:p w14:paraId="1750EE05"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 MW</w:t>
      </w:r>
    </w:p>
    <w:p w14:paraId="16C7F369"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 MW</w:t>
      </w:r>
    </w:p>
    <w:p w14:paraId="0FD1C276" w14:textId="77777777" w:rsidR="00624BD4" w:rsidRPr="001D19F6" w:rsidRDefault="00624BD4" w:rsidP="00624BD4">
      <w:pPr>
        <w:wordWrap/>
        <w:spacing w:line="360" w:lineRule="auto"/>
        <w:rPr>
          <w:rFonts w:ascii="Arial" w:eastAsia="굴림" w:hAnsi="Arial" w:cs="Arial"/>
          <w:sz w:val="22"/>
        </w:rPr>
      </w:pPr>
    </w:p>
    <w:p w14:paraId="7D1DEEFF" w14:textId="20FB42FA"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12. Did it amount to a total of less than, about equal to or more than 100 MW (10,000</w:t>
      </w:r>
      <w:r w:rsidR="003E0157"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93" w:author="Keis" w:date="2024-09-06T10:18:00Z">
        <w:r w:rsidR="00EB3C9A" w:rsidDel="009F27DD">
          <w:rPr>
            <w:rFonts w:ascii="Arial" w:eastAsia="굴림" w:hAnsi="Arial" w:cs="Arial" w:hint="eastAsia"/>
            <w:color w:val="FF0000"/>
            <w:sz w:val="22"/>
          </w:rPr>
          <w:delText>2019</w:delText>
        </w:r>
      </w:del>
      <w:ins w:id="8794"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0066AD71"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7E1884D0"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0DAC2BAF" w14:textId="77777777" w:rsidR="00624BD4" w:rsidRPr="001D19F6" w:rsidRDefault="00624BD4" w:rsidP="003E015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21148DB3" w14:textId="77777777" w:rsidR="00624BD4" w:rsidRPr="001D19F6" w:rsidRDefault="00624BD4" w:rsidP="00624BD4">
      <w:pPr>
        <w:wordWrap/>
        <w:spacing w:line="360" w:lineRule="auto"/>
        <w:rPr>
          <w:rFonts w:ascii="Arial" w:eastAsia="굴림" w:hAnsi="Arial" w:cs="Arial"/>
          <w:sz w:val="22"/>
        </w:rPr>
      </w:pPr>
    </w:p>
    <w:p w14:paraId="2C8CDD8D" w14:textId="77777777" w:rsidR="00A5595C" w:rsidRPr="001D19F6" w:rsidRDefault="00A5595C" w:rsidP="00624BD4">
      <w:pPr>
        <w:wordWrap/>
        <w:spacing w:line="360" w:lineRule="auto"/>
        <w:rPr>
          <w:rFonts w:ascii="Arial" w:eastAsia="굴림" w:hAnsi="Arial" w:cs="Arial"/>
          <w:b/>
          <w:sz w:val="22"/>
        </w:rPr>
      </w:pPr>
      <w:r w:rsidRPr="001D19F6">
        <w:rPr>
          <w:rFonts w:ascii="Arial" w:eastAsia="굴림" w:hAnsi="Arial" w:cs="Arial"/>
          <w:b/>
          <w:sz w:val="22"/>
        </w:rPr>
        <w:t>&lt; Eating out expenses &gt;</w:t>
      </w:r>
    </w:p>
    <w:p w14:paraId="331C35AD" w14:textId="62454710"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13.</w:t>
      </w:r>
      <w:r w:rsidR="00A473A0" w:rsidRPr="001D19F6">
        <w:rPr>
          <w:rFonts w:ascii="Arial" w:eastAsia="굴림" w:hAnsi="Arial" w:cs="Arial"/>
          <w:sz w:val="22"/>
        </w:rPr>
        <w:t xml:space="preserve"> How much did </w:t>
      </w:r>
      <w:r w:rsidR="00C67107" w:rsidRPr="001D19F6">
        <w:rPr>
          <w:rFonts w:ascii="Arial" w:eastAsia="굴림" w:hAnsi="Arial" w:cs="Arial"/>
          <w:sz w:val="22"/>
        </w:rPr>
        <w:t xml:space="preserve">your household </w:t>
      </w:r>
      <w:r w:rsidR="00A473A0" w:rsidRPr="001D19F6">
        <w:rPr>
          <w:rFonts w:ascii="Arial" w:eastAsia="굴림" w:hAnsi="Arial" w:cs="Arial"/>
          <w:sz w:val="22"/>
        </w:rPr>
        <w:t xml:space="preserve">spend eating out </w:t>
      </w:r>
      <w:r w:rsidR="00205334" w:rsidRPr="001D19F6">
        <w:rPr>
          <w:rFonts w:ascii="Arial" w:eastAsia="굴림" w:hAnsi="Arial" w:cs="Arial"/>
          <w:kern w:val="0"/>
          <w:sz w:val="22"/>
        </w:rPr>
        <w:t xml:space="preserve">in an average month </w:t>
      </w:r>
      <w:r w:rsidR="007E70EF" w:rsidRPr="001D19F6">
        <w:rPr>
          <w:rFonts w:ascii="Arial" w:eastAsia="굴림" w:hAnsi="Arial" w:cs="Arial"/>
          <w:sz w:val="22"/>
        </w:rPr>
        <w:t>in</w:t>
      </w:r>
      <w:r w:rsidR="00624BD4" w:rsidRPr="001D19F6">
        <w:rPr>
          <w:rFonts w:ascii="Arial" w:eastAsia="굴림" w:hAnsi="Arial" w:cs="Arial"/>
          <w:sz w:val="22"/>
        </w:rPr>
        <w:t xml:space="preserve"> the</w:t>
      </w:r>
      <w:r w:rsidRPr="001D19F6">
        <w:rPr>
          <w:rFonts w:ascii="Arial" w:eastAsia="굴림" w:hAnsi="Arial" w:cs="Arial"/>
          <w:sz w:val="22"/>
        </w:rPr>
        <w:t xml:space="preserve"> last calendar year (</w:t>
      </w:r>
      <w:del w:id="8795" w:author="Keis" w:date="2024-09-06T10:18:00Z">
        <w:r w:rsidR="00EB3C9A" w:rsidDel="009F27DD">
          <w:rPr>
            <w:rFonts w:ascii="Arial" w:eastAsia="굴림" w:hAnsi="Arial" w:cs="Arial" w:hint="eastAsia"/>
            <w:color w:val="FF0000"/>
            <w:sz w:val="22"/>
          </w:rPr>
          <w:delText>2019</w:delText>
        </w:r>
      </w:del>
      <w:ins w:id="8796"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5C440450" w14:textId="77777777" w:rsidR="00697799" w:rsidRPr="001D19F6" w:rsidRDefault="00697799"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000D6639" w:rsidRPr="001D19F6">
        <w:rPr>
          <w:rFonts w:ascii="Arial" w:eastAsia="굴림" w:hAnsi="Arial" w:cs="Arial"/>
          <w:sz w:val="22"/>
        </w:rPr>
        <w:t>Please include all the costs for eating o</w:t>
      </w:r>
      <w:r w:rsidRPr="001D19F6">
        <w:rPr>
          <w:rFonts w:ascii="Arial" w:eastAsia="굴림" w:hAnsi="Arial" w:cs="Arial"/>
          <w:sz w:val="22"/>
        </w:rPr>
        <w:t>utside of the home</w:t>
      </w:r>
      <w:r w:rsidR="000D6639" w:rsidRPr="001D19F6">
        <w:rPr>
          <w:rFonts w:ascii="Arial" w:eastAsia="굴림" w:hAnsi="Arial" w:cs="Arial"/>
          <w:sz w:val="22"/>
        </w:rPr>
        <w:t>]</w:t>
      </w:r>
    </w:p>
    <w:p w14:paraId="3866626E" w14:textId="77777777" w:rsidR="00624BD4" w:rsidRPr="001D19F6" w:rsidRDefault="003E0157"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19</w:t>
      </w:r>
    </w:p>
    <w:p w14:paraId="4ADAE8FB" w14:textId="77777777" w:rsidR="00624BD4" w:rsidRPr="001D19F6" w:rsidRDefault="00624BD4" w:rsidP="000D6639">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Pr="001D19F6">
        <w:rPr>
          <w:rFonts w:ascii="Arial" w:eastAsia="굴림" w:hAnsi="Arial" w:cs="Arial"/>
          <w:sz w:val="22"/>
        </w:rPr>
        <w:t>14~</w:t>
      </w:r>
      <w:r w:rsidR="00527595" w:rsidRPr="001D19F6">
        <w:rPr>
          <w:rFonts w:ascii="Arial" w:eastAsia="굴림" w:hAnsi="Arial" w:cs="Arial"/>
          <w:sz w:val="22"/>
        </w:rPr>
        <w:t>E2</w:t>
      </w:r>
      <w:r w:rsidRPr="001D19F6">
        <w:rPr>
          <w:rFonts w:ascii="Arial" w:eastAsia="굴림" w:hAnsi="Arial" w:cs="Arial"/>
          <w:sz w:val="22"/>
        </w:rPr>
        <w:t>18 unfolding</w:t>
      </w:r>
    </w:p>
    <w:p w14:paraId="4B28C8EA" w14:textId="77777777" w:rsidR="00624BD4" w:rsidRPr="001D19F6" w:rsidRDefault="00624BD4" w:rsidP="000D6639">
      <w:pPr>
        <w:wordWrap/>
        <w:spacing w:line="360" w:lineRule="auto"/>
        <w:ind w:firstLine="800"/>
        <w:rPr>
          <w:rFonts w:ascii="Arial" w:eastAsia="굴림" w:hAnsi="Arial" w:cs="Arial"/>
          <w:sz w:val="22"/>
        </w:rPr>
      </w:pPr>
      <w:r w:rsidRPr="001D19F6">
        <w:rPr>
          <w:rFonts w:ascii="Arial" w:eastAsia="굴림" w:hAnsi="Arial" w:cs="Arial"/>
          <w:sz w:val="22"/>
        </w:rPr>
        <w:t>Refuse to answer</w:t>
      </w:r>
      <w:r w:rsidR="000D6639" w:rsidRPr="001D19F6">
        <w:rPr>
          <w:rFonts w:ascii="Arial" w:eastAsia="굴림" w:hAnsi="Arial" w:cs="Arial"/>
          <w:sz w:val="22"/>
        </w:rPr>
        <w:t xml:space="preserve"> </w:t>
      </w:r>
      <w:r w:rsidRPr="001D19F6">
        <w:rPr>
          <w:rFonts w:ascii="Arial" w:eastAsia="굴림" w:hAnsi="Arial" w:cs="Arial"/>
          <w:sz w:val="22"/>
        </w:rPr>
        <w:t xml:space="preserve">→Go to </w:t>
      </w:r>
      <w:r w:rsidR="00527595" w:rsidRPr="001D19F6">
        <w:rPr>
          <w:rFonts w:ascii="Arial" w:eastAsia="굴림" w:hAnsi="Arial" w:cs="Arial"/>
          <w:sz w:val="22"/>
        </w:rPr>
        <w:t>E2</w:t>
      </w:r>
      <w:r w:rsidRPr="001D19F6">
        <w:rPr>
          <w:rFonts w:ascii="Arial" w:eastAsia="굴림" w:hAnsi="Arial" w:cs="Arial"/>
          <w:sz w:val="22"/>
        </w:rPr>
        <w:t>14~</w:t>
      </w:r>
      <w:r w:rsidR="00527595" w:rsidRPr="001D19F6">
        <w:rPr>
          <w:rFonts w:ascii="Arial" w:eastAsia="굴림" w:hAnsi="Arial" w:cs="Arial"/>
          <w:sz w:val="22"/>
        </w:rPr>
        <w:t>E2</w:t>
      </w:r>
      <w:r w:rsidRPr="001D19F6">
        <w:rPr>
          <w:rFonts w:ascii="Arial" w:eastAsia="굴림" w:hAnsi="Arial" w:cs="Arial"/>
          <w:sz w:val="22"/>
        </w:rPr>
        <w:t>18 unfolding</w:t>
      </w:r>
    </w:p>
    <w:p w14:paraId="76B089C7" w14:textId="77777777" w:rsidR="00624BD4" w:rsidRPr="001D19F6" w:rsidRDefault="00624BD4" w:rsidP="00624BD4">
      <w:pPr>
        <w:wordWrap/>
        <w:spacing w:line="360" w:lineRule="auto"/>
        <w:rPr>
          <w:rFonts w:ascii="Arial" w:eastAsia="굴림" w:hAnsi="Arial" w:cs="Arial"/>
          <w:sz w:val="22"/>
        </w:rPr>
      </w:pPr>
    </w:p>
    <w:p w14:paraId="6DA29026"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0D6639"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14~</w:t>
      </w:r>
      <w:r w:rsidR="00527595" w:rsidRPr="001D19F6">
        <w:rPr>
          <w:rFonts w:ascii="Arial" w:eastAsia="굴림" w:hAnsi="Arial" w:cs="Arial"/>
          <w:b/>
          <w:sz w:val="22"/>
        </w:rPr>
        <w:t>E2</w:t>
      </w:r>
      <w:r w:rsidRPr="001D19F6">
        <w:rPr>
          <w:rFonts w:ascii="Arial" w:eastAsia="굴림" w:hAnsi="Arial" w:cs="Arial"/>
          <w:b/>
          <w:sz w:val="22"/>
        </w:rPr>
        <w:t>18. Unfolding bracket questions &gt;</w:t>
      </w:r>
    </w:p>
    <w:p w14:paraId="10810190" w14:textId="77777777" w:rsidR="000D6639" w:rsidRPr="001D19F6" w:rsidRDefault="000D6639" w:rsidP="000D6639">
      <w:pPr>
        <w:wordWrap/>
        <w:spacing w:line="360" w:lineRule="auto"/>
        <w:rPr>
          <w:rFonts w:ascii="Arial" w:eastAsia="굴림" w:hAnsi="Arial" w:cs="Arial"/>
          <w:sz w:val="22"/>
        </w:rPr>
      </w:pPr>
      <w:r w:rsidRPr="001D19F6">
        <w:rPr>
          <w:rFonts w:ascii="Arial" w:eastAsia="굴림" w:hAnsi="Arial" w:cs="Arial"/>
          <w:sz w:val="22"/>
        </w:rPr>
        <w:t>[IWER: Go back to E213 and record if R answers the amount during the interview.]</w:t>
      </w:r>
    </w:p>
    <w:p w14:paraId="40259940" w14:textId="16C40D4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14. Did it amount to a total of less than, about equal to or more than 5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97" w:author="Keis" w:date="2024-09-06T10:18:00Z">
        <w:r w:rsidR="00EB3C9A" w:rsidDel="009F27DD">
          <w:rPr>
            <w:rFonts w:ascii="Arial" w:eastAsia="굴림" w:hAnsi="Arial" w:cs="Arial" w:hint="eastAsia"/>
            <w:color w:val="FF0000"/>
            <w:sz w:val="22"/>
          </w:rPr>
          <w:delText>2019</w:delText>
        </w:r>
      </w:del>
      <w:ins w:id="8798"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D74FEF8"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0C665E51"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4E3D0465"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15DE6EA9" w14:textId="77777777" w:rsidR="00624BD4" w:rsidRPr="001D19F6" w:rsidRDefault="00624BD4" w:rsidP="00624BD4">
      <w:pPr>
        <w:wordWrap/>
        <w:spacing w:line="360" w:lineRule="auto"/>
        <w:rPr>
          <w:rFonts w:ascii="Arial" w:eastAsia="굴림" w:hAnsi="Arial" w:cs="Arial"/>
          <w:sz w:val="22"/>
        </w:rPr>
      </w:pPr>
    </w:p>
    <w:p w14:paraId="11480650" w14:textId="7A3E15CF"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15. Did it amount to a total of less than, about equal to or more than 10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799" w:author="Keis" w:date="2024-09-06T10:18:00Z">
        <w:r w:rsidR="00EB3C9A" w:rsidDel="009F27DD">
          <w:rPr>
            <w:rFonts w:ascii="Arial" w:eastAsia="굴림" w:hAnsi="Arial" w:cs="Arial" w:hint="eastAsia"/>
            <w:color w:val="FF0000"/>
            <w:sz w:val="22"/>
          </w:rPr>
          <w:delText>2019</w:delText>
        </w:r>
      </w:del>
      <w:ins w:id="8800"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1326F864"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5913D930"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697FDD81"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69617A3F" w14:textId="77777777" w:rsidR="00624BD4" w:rsidRPr="001D19F6" w:rsidRDefault="00624BD4" w:rsidP="00624BD4">
      <w:pPr>
        <w:wordWrap/>
        <w:spacing w:line="360" w:lineRule="auto"/>
        <w:rPr>
          <w:rFonts w:ascii="Arial" w:eastAsia="굴림" w:hAnsi="Arial" w:cs="Arial"/>
          <w:sz w:val="22"/>
        </w:rPr>
      </w:pPr>
    </w:p>
    <w:p w14:paraId="5B9BC1AA" w14:textId="3AD7AF2B"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16. Did it amount to a total of less than, about equal to or more than 20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01" w:author="Keis" w:date="2024-09-06T10:18:00Z">
        <w:r w:rsidR="00EB3C9A" w:rsidDel="009F27DD">
          <w:rPr>
            <w:rFonts w:ascii="Arial" w:eastAsia="굴림" w:hAnsi="Arial" w:cs="Arial" w:hint="eastAsia"/>
            <w:color w:val="FF0000"/>
            <w:sz w:val="22"/>
          </w:rPr>
          <w:delText>2019</w:delText>
        </w:r>
      </w:del>
      <w:ins w:id="8802"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01617D7D"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20 MW</w:t>
      </w:r>
    </w:p>
    <w:p w14:paraId="1417D903"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71ED0F32"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2E6CE4F8" w14:textId="77777777" w:rsidR="00624BD4" w:rsidRPr="001D19F6" w:rsidRDefault="00624BD4" w:rsidP="00624BD4">
      <w:pPr>
        <w:wordWrap/>
        <w:spacing w:line="360" w:lineRule="auto"/>
        <w:rPr>
          <w:rFonts w:ascii="Arial" w:eastAsia="굴림" w:hAnsi="Arial" w:cs="Arial"/>
          <w:sz w:val="22"/>
        </w:rPr>
      </w:pPr>
    </w:p>
    <w:p w14:paraId="2298BA43" w14:textId="7F67DFF5"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17. Did it amount to a total of less than, about equal to or more than 30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03" w:author="Keis" w:date="2024-09-06T10:18:00Z">
        <w:r w:rsidR="00EB3C9A" w:rsidDel="009F27DD">
          <w:rPr>
            <w:rFonts w:ascii="Arial" w:eastAsia="굴림" w:hAnsi="Arial" w:cs="Arial" w:hint="eastAsia"/>
            <w:color w:val="FF0000"/>
            <w:sz w:val="22"/>
          </w:rPr>
          <w:delText>2019</w:delText>
        </w:r>
      </w:del>
      <w:ins w:id="8804"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82E70B5"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08A6BDD4"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7FCD1AF8"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7A909BB2" w14:textId="77777777" w:rsidR="00624BD4" w:rsidRPr="001D19F6" w:rsidRDefault="00624BD4" w:rsidP="00624BD4">
      <w:pPr>
        <w:wordWrap/>
        <w:spacing w:line="360" w:lineRule="auto"/>
        <w:rPr>
          <w:rFonts w:ascii="Arial" w:eastAsia="굴림" w:hAnsi="Arial" w:cs="Arial"/>
          <w:sz w:val="22"/>
        </w:rPr>
      </w:pPr>
    </w:p>
    <w:p w14:paraId="18B1E265" w14:textId="4F07A3F4"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18. Did it amount to a total of less than, about equal to or more than 50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05" w:author="Keis" w:date="2024-09-06T10:18:00Z">
        <w:r w:rsidR="00EB3C9A" w:rsidDel="009F27DD">
          <w:rPr>
            <w:rFonts w:ascii="Arial" w:eastAsia="굴림" w:hAnsi="Arial" w:cs="Arial" w:hint="eastAsia"/>
            <w:color w:val="FF0000"/>
            <w:sz w:val="22"/>
          </w:rPr>
          <w:delText>2019</w:delText>
        </w:r>
      </w:del>
      <w:ins w:id="8806"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B46F15D"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6BA67139" w14:textId="77777777" w:rsidR="00624BD4" w:rsidRPr="001D19F6" w:rsidRDefault="00624BD4" w:rsidP="000D663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6B527C09" w14:textId="77777777" w:rsidR="00624BD4" w:rsidRPr="001D19F6" w:rsidRDefault="00624BD4" w:rsidP="00F14BA4">
      <w:pPr>
        <w:pStyle w:val="a6"/>
        <w:numPr>
          <w:ilvl w:val="0"/>
          <w:numId w:val="732"/>
        </w:numPr>
        <w:wordWrap/>
        <w:spacing w:line="360" w:lineRule="auto"/>
        <w:ind w:leftChars="0"/>
        <w:rPr>
          <w:rFonts w:ascii="Arial" w:eastAsia="굴림" w:hAnsi="Arial" w:cs="Arial"/>
          <w:sz w:val="22"/>
        </w:rPr>
      </w:pPr>
      <w:r w:rsidRPr="001D19F6">
        <w:rPr>
          <w:rFonts w:ascii="Arial" w:eastAsia="굴림" w:hAnsi="Arial" w:cs="Arial"/>
          <w:sz w:val="22"/>
        </w:rPr>
        <w:t>More than 50 MW</w:t>
      </w:r>
    </w:p>
    <w:p w14:paraId="566D4780" w14:textId="77777777" w:rsidR="00624BD4" w:rsidRPr="001D19F6" w:rsidRDefault="00624BD4" w:rsidP="00624BD4">
      <w:pPr>
        <w:wordWrap/>
        <w:spacing w:line="360" w:lineRule="auto"/>
        <w:rPr>
          <w:rFonts w:ascii="Arial" w:eastAsia="굴림" w:hAnsi="Arial" w:cs="Arial"/>
          <w:sz w:val="22"/>
        </w:rPr>
      </w:pPr>
    </w:p>
    <w:p w14:paraId="395CD86F" w14:textId="77777777" w:rsidR="00A5595C" w:rsidRPr="001D19F6" w:rsidRDefault="00A5595C" w:rsidP="00624BD4">
      <w:pPr>
        <w:wordWrap/>
        <w:spacing w:line="360" w:lineRule="auto"/>
        <w:rPr>
          <w:rFonts w:ascii="Arial" w:eastAsia="굴림" w:hAnsi="Arial" w:cs="Arial"/>
          <w:b/>
          <w:sz w:val="22"/>
        </w:rPr>
      </w:pPr>
      <w:r w:rsidRPr="001D19F6">
        <w:rPr>
          <w:rFonts w:ascii="Arial" w:eastAsia="굴림" w:hAnsi="Arial" w:cs="Arial"/>
          <w:b/>
          <w:sz w:val="22"/>
        </w:rPr>
        <w:t>&lt; Public education expenses &gt;</w:t>
      </w:r>
      <w:r w:rsidR="008E0B66" w:rsidRPr="001D19F6">
        <w:rPr>
          <w:rFonts w:ascii="Arial" w:eastAsia="굴림" w:hAnsi="Arial" w:cs="Arial"/>
          <w:b/>
          <w:sz w:val="22"/>
        </w:rPr>
        <w:t xml:space="preserve"> </w:t>
      </w:r>
    </w:p>
    <w:p w14:paraId="39E7F97C" w14:textId="73299B7C" w:rsidR="00624BD4" w:rsidRPr="00BA6722" w:rsidRDefault="00527595" w:rsidP="00624BD4">
      <w:pPr>
        <w:wordWrap/>
        <w:spacing w:line="360" w:lineRule="auto"/>
        <w:rPr>
          <w:rFonts w:ascii="Arial" w:eastAsia="굴림" w:hAnsi="Arial" w:cs="Arial"/>
          <w:sz w:val="22"/>
          <w:rPrChange w:id="8807" w:author="Keis" w:date="2024-09-13T13:01:00Z">
            <w:rPr>
              <w:rFonts w:ascii="Arial" w:eastAsia="굴림" w:hAnsi="Arial" w:cs="Arial"/>
              <w:color w:val="FF0000"/>
              <w:sz w:val="22"/>
            </w:rPr>
          </w:rPrChange>
        </w:rPr>
      </w:pPr>
      <w:r w:rsidRPr="00BA6722">
        <w:rPr>
          <w:rFonts w:ascii="Arial" w:eastAsia="굴림" w:hAnsi="Arial" w:cs="Arial"/>
          <w:sz w:val="22"/>
          <w:rPrChange w:id="8808" w:author="Keis" w:date="2024-09-13T13:01:00Z">
            <w:rPr>
              <w:rFonts w:ascii="Arial" w:eastAsia="굴림" w:hAnsi="Arial" w:cs="Arial"/>
              <w:color w:val="FF0000"/>
              <w:sz w:val="22"/>
            </w:rPr>
          </w:rPrChange>
        </w:rPr>
        <w:t>E2</w:t>
      </w:r>
      <w:r w:rsidR="00624BD4" w:rsidRPr="00BA6722">
        <w:rPr>
          <w:rFonts w:ascii="Arial" w:eastAsia="굴림" w:hAnsi="Arial" w:cs="Arial"/>
          <w:sz w:val="22"/>
          <w:rPrChange w:id="8809" w:author="Keis" w:date="2024-09-13T13:01:00Z">
            <w:rPr>
              <w:rFonts w:ascii="Arial" w:eastAsia="굴림" w:hAnsi="Arial" w:cs="Arial"/>
              <w:color w:val="FF0000"/>
              <w:sz w:val="22"/>
            </w:rPr>
          </w:rPrChange>
        </w:rPr>
        <w:t>19.</w:t>
      </w:r>
      <w:r w:rsidR="000D6639" w:rsidRPr="00BA6722">
        <w:rPr>
          <w:rFonts w:ascii="Arial" w:eastAsia="굴림" w:hAnsi="Arial" w:cs="Arial"/>
          <w:sz w:val="22"/>
          <w:rPrChange w:id="8810" w:author="Keis" w:date="2024-09-13T13:01:00Z">
            <w:rPr>
              <w:rFonts w:ascii="Arial" w:eastAsia="굴림" w:hAnsi="Arial" w:cs="Arial"/>
              <w:color w:val="FF0000"/>
              <w:sz w:val="22"/>
            </w:rPr>
          </w:rPrChange>
        </w:rPr>
        <w:t xml:space="preserve"> </w:t>
      </w:r>
      <w:r w:rsidR="000D6639" w:rsidRPr="00BA6722">
        <w:rPr>
          <w:rFonts w:ascii="Arial" w:eastAsia="굴림" w:hAnsi="Arial" w:cs="Arial"/>
          <w:kern w:val="0"/>
          <w:sz w:val="22"/>
          <w:rPrChange w:id="8811" w:author="Keis" w:date="2024-09-13T13:01:00Z">
            <w:rPr>
              <w:rFonts w:ascii="Arial" w:eastAsia="굴림" w:hAnsi="Arial" w:cs="Arial"/>
              <w:color w:val="FF0000"/>
              <w:kern w:val="0"/>
              <w:sz w:val="22"/>
            </w:rPr>
          </w:rPrChange>
        </w:rPr>
        <w:t xml:space="preserve">How much did </w:t>
      </w:r>
      <w:r w:rsidR="00C67107" w:rsidRPr="00BA6722">
        <w:rPr>
          <w:rFonts w:ascii="Arial" w:eastAsia="굴림" w:hAnsi="Arial" w:cs="Arial"/>
          <w:sz w:val="22"/>
          <w:rPrChange w:id="8812" w:author="Keis" w:date="2024-09-13T13:01:00Z">
            <w:rPr>
              <w:rFonts w:ascii="Arial" w:eastAsia="굴림" w:hAnsi="Arial" w:cs="Arial"/>
              <w:color w:val="FF0000"/>
              <w:sz w:val="22"/>
            </w:rPr>
          </w:rPrChange>
        </w:rPr>
        <w:t xml:space="preserve">your household </w:t>
      </w:r>
      <w:r w:rsidR="000D6639" w:rsidRPr="00BA6722">
        <w:rPr>
          <w:rFonts w:ascii="Arial" w:eastAsia="굴림" w:hAnsi="Arial" w:cs="Arial"/>
          <w:kern w:val="0"/>
          <w:sz w:val="22"/>
          <w:rPrChange w:id="8813" w:author="Keis" w:date="2024-09-13T13:01:00Z">
            <w:rPr>
              <w:rFonts w:ascii="Arial" w:eastAsia="굴림" w:hAnsi="Arial" w:cs="Arial"/>
              <w:color w:val="FF0000"/>
              <w:kern w:val="0"/>
              <w:sz w:val="22"/>
            </w:rPr>
          </w:rPrChange>
        </w:rPr>
        <w:t xml:space="preserve">spend </w:t>
      </w:r>
      <w:r w:rsidR="00205334" w:rsidRPr="00BA6722">
        <w:rPr>
          <w:rFonts w:ascii="Arial" w:eastAsia="굴림" w:hAnsi="Arial" w:cs="Arial"/>
          <w:kern w:val="0"/>
          <w:sz w:val="22"/>
          <w:rPrChange w:id="8814" w:author="Keis" w:date="2024-09-13T13:01:00Z">
            <w:rPr>
              <w:rFonts w:ascii="Arial" w:eastAsia="굴림" w:hAnsi="Arial" w:cs="Arial"/>
              <w:color w:val="FF0000"/>
              <w:kern w:val="0"/>
              <w:sz w:val="22"/>
            </w:rPr>
          </w:rPrChange>
        </w:rPr>
        <w:t>on</w:t>
      </w:r>
      <w:r w:rsidR="000D6639" w:rsidRPr="00BA6722">
        <w:rPr>
          <w:rFonts w:ascii="Arial" w:eastAsia="굴림" w:hAnsi="Arial" w:cs="Arial"/>
          <w:kern w:val="0"/>
          <w:sz w:val="22"/>
          <w:rPrChange w:id="8815" w:author="Keis" w:date="2024-09-13T13:01:00Z">
            <w:rPr>
              <w:rFonts w:ascii="Arial" w:eastAsia="굴림" w:hAnsi="Arial" w:cs="Arial"/>
              <w:color w:val="FF0000"/>
              <w:kern w:val="0"/>
              <w:sz w:val="22"/>
            </w:rPr>
          </w:rPrChange>
        </w:rPr>
        <w:t xml:space="preserve"> </w:t>
      </w:r>
      <w:r w:rsidR="00624BD4" w:rsidRPr="00BA6722">
        <w:rPr>
          <w:rFonts w:ascii="Arial" w:eastAsia="굴림" w:hAnsi="Arial" w:cs="Arial"/>
          <w:sz w:val="22"/>
          <w:rPrChange w:id="8816" w:author="Keis" w:date="2024-09-13T13:01:00Z">
            <w:rPr>
              <w:rFonts w:ascii="Arial" w:eastAsia="굴림" w:hAnsi="Arial" w:cs="Arial"/>
              <w:color w:val="FF0000"/>
              <w:sz w:val="22"/>
            </w:rPr>
          </w:rPrChange>
        </w:rPr>
        <w:t>public education (tuition, textbook</w:t>
      </w:r>
      <w:r w:rsidR="00F71228" w:rsidRPr="00BA6722">
        <w:rPr>
          <w:rFonts w:ascii="Arial" w:eastAsia="굴림" w:hAnsi="Arial" w:cs="Arial"/>
          <w:sz w:val="22"/>
          <w:rPrChange w:id="8817" w:author="Keis" w:date="2024-09-13T13:01:00Z">
            <w:rPr>
              <w:rFonts w:ascii="Arial" w:eastAsia="굴림" w:hAnsi="Arial" w:cs="Arial"/>
              <w:color w:val="FF0000"/>
              <w:sz w:val="22"/>
            </w:rPr>
          </w:rPrChange>
        </w:rPr>
        <w:t>s</w:t>
      </w:r>
      <w:r w:rsidR="00624BD4" w:rsidRPr="00BA6722">
        <w:rPr>
          <w:rFonts w:ascii="Arial" w:eastAsia="굴림" w:hAnsi="Arial" w:cs="Arial"/>
          <w:sz w:val="22"/>
          <w:rPrChange w:id="8818" w:author="Keis" w:date="2024-09-13T13:01:00Z">
            <w:rPr>
              <w:rFonts w:ascii="Arial" w:eastAsia="굴림" w:hAnsi="Arial" w:cs="Arial"/>
              <w:color w:val="FF0000"/>
              <w:sz w:val="22"/>
            </w:rPr>
          </w:rPrChange>
        </w:rPr>
        <w:t>, material</w:t>
      </w:r>
      <w:r w:rsidR="00F71228" w:rsidRPr="00BA6722">
        <w:rPr>
          <w:rFonts w:ascii="Arial" w:eastAsia="굴림" w:hAnsi="Arial" w:cs="Arial"/>
          <w:sz w:val="22"/>
          <w:rPrChange w:id="8819" w:author="Keis" w:date="2024-09-13T13:01:00Z">
            <w:rPr>
              <w:rFonts w:ascii="Arial" w:eastAsia="굴림" w:hAnsi="Arial" w:cs="Arial"/>
              <w:color w:val="FF0000"/>
              <w:sz w:val="22"/>
            </w:rPr>
          </w:rPrChange>
        </w:rPr>
        <w:t>s</w:t>
      </w:r>
      <w:r w:rsidR="00624BD4" w:rsidRPr="00BA6722">
        <w:rPr>
          <w:rFonts w:ascii="Arial" w:eastAsia="굴림" w:hAnsi="Arial" w:cs="Arial"/>
          <w:sz w:val="22"/>
          <w:rPrChange w:id="8820" w:author="Keis" w:date="2024-09-13T13:01:00Z">
            <w:rPr>
              <w:rFonts w:ascii="Arial" w:eastAsia="굴림" w:hAnsi="Arial" w:cs="Arial"/>
              <w:color w:val="FF0000"/>
              <w:sz w:val="22"/>
            </w:rPr>
          </w:rPrChange>
        </w:rPr>
        <w:t>, etc.)</w:t>
      </w:r>
      <w:r w:rsidR="000D6639" w:rsidRPr="00BA6722">
        <w:rPr>
          <w:rFonts w:ascii="Arial" w:eastAsia="굴림" w:hAnsi="Arial" w:cs="Arial"/>
          <w:sz w:val="22"/>
          <w:rPrChange w:id="8821" w:author="Keis" w:date="2024-09-13T13:01:00Z">
            <w:rPr>
              <w:rFonts w:ascii="Arial" w:eastAsia="굴림" w:hAnsi="Arial" w:cs="Arial"/>
              <w:color w:val="FF0000"/>
              <w:sz w:val="22"/>
            </w:rPr>
          </w:rPrChange>
        </w:rPr>
        <w:t xml:space="preserve"> </w:t>
      </w:r>
      <w:r w:rsidR="00205334" w:rsidRPr="00BA6722">
        <w:rPr>
          <w:rFonts w:ascii="Arial" w:eastAsia="굴림" w:hAnsi="Arial" w:cs="Arial"/>
          <w:kern w:val="0"/>
          <w:sz w:val="22"/>
          <w:rPrChange w:id="8822" w:author="Keis" w:date="2024-09-13T13:01:00Z">
            <w:rPr>
              <w:rFonts w:ascii="Arial" w:eastAsia="굴림" w:hAnsi="Arial" w:cs="Arial"/>
              <w:color w:val="FF0000"/>
              <w:kern w:val="0"/>
              <w:sz w:val="22"/>
            </w:rPr>
          </w:rPrChange>
        </w:rPr>
        <w:t>in an average month</w:t>
      </w:r>
      <w:r w:rsidR="000D6639" w:rsidRPr="00BA6722">
        <w:rPr>
          <w:rFonts w:ascii="Arial" w:eastAsia="굴림" w:hAnsi="Arial" w:cs="Arial"/>
          <w:sz w:val="22"/>
          <w:rPrChange w:id="8823" w:author="Keis" w:date="2024-09-13T13:01:00Z">
            <w:rPr>
              <w:rFonts w:ascii="Arial" w:eastAsia="굴림" w:hAnsi="Arial" w:cs="Arial"/>
              <w:color w:val="FF0000"/>
              <w:sz w:val="22"/>
            </w:rPr>
          </w:rPrChange>
        </w:rPr>
        <w:t xml:space="preserve"> </w:t>
      </w:r>
      <w:r w:rsidR="00624BD4" w:rsidRPr="00BA6722">
        <w:rPr>
          <w:rFonts w:ascii="Arial" w:eastAsia="굴림" w:hAnsi="Arial" w:cs="Arial"/>
          <w:sz w:val="22"/>
          <w:rPrChange w:id="8824" w:author="Keis" w:date="2024-09-13T13:01:00Z">
            <w:rPr>
              <w:rFonts w:ascii="Arial" w:eastAsia="굴림" w:hAnsi="Arial" w:cs="Arial"/>
              <w:color w:val="FF0000"/>
              <w:sz w:val="22"/>
            </w:rPr>
          </w:rPrChange>
        </w:rPr>
        <w:t>in the last calendar year (</w:t>
      </w:r>
      <w:del w:id="8825" w:author="Keis" w:date="2024-09-06T10:18:00Z">
        <w:r w:rsidR="00D03F77" w:rsidDel="009F27DD">
          <w:rPr>
            <w:rFonts w:ascii="Arial" w:eastAsia="굴림" w:hAnsi="Arial" w:cs="Arial" w:hint="eastAsia"/>
            <w:color w:val="FF0000"/>
            <w:sz w:val="22"/>
          </w:rPr>
          <w:delText>2019</w:delText>
        </w:r>
      </w:del>
      <w:ins w:id="8826" w:author="Keis" w:date="2024-09-06T10:18:00Z">
        <w:r w:rsidR="009F27DD" w:rsidRPr="009F27DD">
          <w:rPr>
            <w:rFonts w:ascii="Arial" w:eastAsia="굴림" w:hAnsi="Arial" w:cs="Arial" w:hint="eastAsia"/>
            <w:color w:val="00B050"/>
            <w:sz w:val="22"/>
          </w:rPr>
          <w:t>2021</w:t>
        </w:r>
      </w:ins>
      <w:r w:rsidR="00624BD4" w:rsidRPr="00BA6722">
        <w:rPr>
          <w:rFonts w:ascii="Arial" w:eastAsia="굴림" w:hAnsi="Arial" w:cs="Arial"/>
          <w:sz w:val="22"/>
          <w:rPrChange w:id="8827" w:author="Keis" w:date="2024-09-13T13:01:00Z">
            <w:rPr>
              <w:rFonts w:ascii="Arial" w:eastAsia="굴림" w:hAnsi="Arial" w:cs="Arial"/>
              <w:color w:val="FF0000"/>
              <w:sz w:val="22"/>
            </w:rPr>
          </w:rPrChange>
        </w:rPr>
        <w:t>)? (unit: 10,000 Korean won)</w:t>
      </w:r>
    </w:p>
    <w:p w14:paraId="135AD7C0" w14:textId="77777777" w:rsidR="00697799" w:rsidRPr="00BA6722" w:rsidRDefault="00697799" w:rsidP="00624BD4">
      <w:pPr>
        <w:wordWrap/>
        <w:spacing w:line="360" w:lineRule="auto"/>
        <w:rPr>
          <w:rFonts w:ascii="Arial" w:eastAsia="굴림" w:hAnsi="Arial" w:cs="Arial"/>
          <w:sz w:val="22"/>
          <w:rPrChange w:id="8828" w:author="Keis" w:date="2024-09-13T13:01:00Z">
            <w:rPr>
              <w:rFonts w:ascii="Arial" w:eastAsia="굴림" w:hAnsi="Arial" w:cs="Arial"/>
              <w:color w:val="FF0000"/>
              <w:sz w:val="22"/>
            </w:rPr>
          </w:rPrChange>
        </w:rPr>
      </w:pPr>
      <w:r w:rsidRPr="00BA6722">
        <w:rPr>
          <w:rFonts w:ascii="Arial" w:eastAsia="굴림" w:hAnsi="Arial" w:cs="Arial"/>
          <w:sz w:val="22"/>
          <w:rPrChange w:id="8829" w:author="Keis" w:date="2024-09-13T13:01:00Z">
            <w:rPr>
              <w:rFonts w:ascii="Arial" w:eastAsia="굴림" w:hAnsi="Arial" w:cs="Arial"/>
              <w:color w:val="FF0000"/>
              <w:sz w:val="22"/>
            </w:rPr>
          </w:rPrChange>
        </w:rPr>
        <w:t xml:space="preserve">[IWER: Boarding expenses during the course of education </w:t>
      </w:r>
      <w:r w:rsidR="003B3882" w:rsidRPr="00BA6722">
        <w:rPr>
          <w:rFonts w:ascii="Arial" w:eastAsia="굴림" w:hAnsi="Arial" w:cs="Arial"/>
          <w:sz w:val="22"/>
          <w:rPrChange w:id="8830" w:author="Keis" w:date="2024-09-13T13:01:00Z">
            <w:rPr>
              <w:rFonts w:ascii="Arial" w:eastAsia="굴림" w:hAnsi="Arial" w:cs="Arial"/>
              <w:color w:val="FF0000"/>
              <w:sz w:val="22"/>
            </w:rPr>
          </w:rPrChange>
        </w:rPr>
        <w:t>are inc</w:t>
      </w:r>
      <w:r w:rsidR="00B21B5E" w:rsidRPr="00BA6722">
        <w:rPr>
          <w:rFonts w:ascii="Arial" w:eastAsia="굴림" w:hAnsi="Arial" w:cs="Arial"/>
          <w:sz w:val="22"/>
          <w:rPrChange w:id="8831" w:author="Keis" w:date="2024-09-13T13:01:00Z">
            <w:rPr>
              <w:rFonts w:ascii="Arial" w:eastAsia="굴림" w:hAnsi="Arial" w:cs="Arial"/>
              <w:color w:val="FF0000"/>
              <w:sz w:val="22"/>
            </w:rPr>
          </w:rPrChange>
        </w:rPr>
        <w:t>luded in housing costs, so record them in E23</w:t>
      </w:r>
      <w:r w:rsidR="003B3882" w:rsidRPr="00BA6722">
        <w:rPr>
          <w:rFonts w:ascii="Arial" w:eastAsia="굴림" w:hAnsi="Arial" w:cs="Arial"/>
          <w:sz w:val="22"/>
          <w:rPrChange w:id="8832" w:author="Keis" w:date="2024-09-13T13:01:00Z">
            <w:rPr>
              <w:rFonts w:ascii="Arial" w:eastAsia="굴림" w:hAnsi="Arial" w:cs="Arial"/>
              <w:color w:val="FF0000"/>
              <w:sz w:val="22"/>
            </w:rPr>
          </w:rPrChange>
        </w:rPr>
        <w:t>1.]</w:t>
      </w:r>
    </w:p>
    <w:p w14:paraId="1F13A217" w14:textId="77777777" w:rsidR="00624BD4" w:rsidRPr="00BA6722" w:rsidRDefault="00EE2CF8" w:rsidP="00624BD4">
      <w:pPr>
        <w:wordWrap/>
        <w:spacing w:line="360" w:lineRule="auto"/>
        <w:rPr>
          <w:rFonts w:ascii="Arial" w:eastAsia="굴림" w:hAnsi="Arial" w:cs="Arial"/>
          <w:sz w:val="22"/>
          <w:rPrChange w:id="8833" w:author="Keis" w:date="2024-09-13T13:01:00Z">
            <w:rPr>
              <w:rFonts w:ascii="Arial" w:eastAsia="굴림" w:hAnsi="Arial" w:cs="Arial"/>
              <w:color w:val="FF0000"/>
              <w:sz w:val="22"/>
            </w:rPr>
          </w:rPrChange>
        </w:rPr>
      </w:pPr>
      <w:r w:rsidRPr="00BA6722">
        <w:rPr>
          <w:rFonts w:ascii="Arial" w:eastAsia="굴림" w:hAnsi="Arial" w:cs="Arial"/>
          <w:kern w:val="0"/>
          <w:sz w:val="22"/>
          <w:rPrChange w:id="8834" w:author="Keis" w:date="2024-09-13T13:01:00Z">
            <w:rPr>
              <w:rFonts w:ascii="Arial" w:eastAsia="굴림" w:hAnsi="Arial" w:cs="Arial"/>
              <w:color w:val="FF0000"/>
              <w:kern w:val="0"/>
              <w:sz w:val="22"/>
            </w:rPr>
          </w:rPrChange>
        </w:rPr>
        <w:tab/>
        <w:t>_______________________________</w:t>
      </w:r>
      <w:r w:rsidRPr="00BA6722">
        <w:rPr>
          <w:rFonts w:ascii="Arial" w:eastAsia="굴림" w:hAnsi="Arial" w:cs="Arial"/>
          <w:sz w:val="22"/>
          <w:rPrChange w:id="8835" w:author="Keis" w:date="2024-09-13T13:01:00Z">
            <w:rPr>
              <w:rFonts w:ascii="Arial" w:eastAsia="굴림" w:hAnsi="Arial" w:cs="Arial"/>
              <w:color w:val="FF0000"/>
              <w:sz w:val="22"/>
            </w:rPr>
          </w:rPrChange>
        </w:rPr>
        <w:t xml:space="preserve"> </w:t>
      </w:r>
      <w:r w:rsidR="00624BD4" w:rsidRPr="00BA6722">
        <w:rPr>
          <w:rFonts w:ascii="Arial" w:eastAsia="굴림" w:hAnsi="Arial" w:cs="Arial"/>
          <w:sz w:val="22"/>
          <w:rPrChange w:id="8836" w:author="Keis" w:date="2024-09-13T13:01:00Z">
            <w:rPr>
              <w:rFonts w:ascii="Arial" w:eastAsia="굴림" w:hAnsi="Arial" w:cs="Arial"/>
              <w:color w:val="FF0000"/>
              <w:sz w:val="22"/>
            </w:rPr>
          </w:rPrChange>
        </w:rPr>
        <w:t>MW [</w:t>
      </w:r>
      <w:r w:rsidR="003608C0" w:rsidRPr="00BA6722">
        <w:rPr>
          <w:rFonts w:ascii="Arial" w:eastAsia="굴림" w:hAnsi="Arial" w:cs="Arial"/>
          <w:sz w:val="22"/>
          <w:rPrChange w:id="8837" w:author="Keis" w:date="2024-09-13T13:01:00Z">
            <w:rPr>
              <w:rFonts w:ascii="Arial" w:eastAsia="굴림" w:hAnsi="Arial" w:cs="Arial"/>
              <w:color w:val="FF0000"/>
              <w:sz w:val="22"/>
            </w:rPr>
          </w:rPrChange>
        </w:rPr>
        <w:t xml:space="preserve">Range: </w:t>
      </w:r>
      <w:r w:rsidR="00624BD4" w:rsidRPr="00BA6722">
        <w:rPr>
          <w:rFonts w:ascii="Arial" w:eastAsia="굴림" w:hAnsi="Arial" w:cs="Arial"/>
          <w:sz w:val="22"/>
          <w:rPrChange w:id="8838" w:author="Keis" w:date="2024-09-13T13:01:00Z">
            <w:rPr>
              <w:rFonts w:ascii="Arial" w:eastAsia="굴림" w:hAnsi="Arial" w:cs="Arial"/>
              <w:color w:val="FF0000"/>
              <w:sz w:val="22"/>
            </w:rPr>
          </w:rPrChange>
        </w:rPr>
        <w:t xml:space="preserve">0~9997] </w:t>
      </w:r>
      <w:r w:rsidR="00624BD4" w:rsidRPr="00BA6722">
        <w:rPr>
          <w:rFonts w:ascii="Arial" w:eastAsia="굴림" w:hAnsi="Arial" w:cs="Arial" w:hint="eastAsia"/>
          <w:sz w:val="22"/>
          <w:rPrChange w:id="8839" w:author="Keis" w:date="2024-09-13T13:01:00Z">
            <w:rPr>
              <w:rFonts w:ascii="Arial" w:eastAsia="굴림" w:hAnsi="Arial" w:cs="Arial" w:hint="eastAsia"/>
              <w:color w:val="FF0000"/>
              <w:sz w:val="22"/>
            </w:rPr>
          </w:rPrChange>
        </w:rPr>
        <w:t>→</w:t>
      </w:r>
      <w:r w:rsidR="00624BD4" w:rsidRPr="00BA6722">
        <w:rPr>
          <w:rFonts w:ascii="Arial" w:eastAsia="굴림" w:hAnsi="Arial" w:cs="Arial"/>
          <w:sz w:val="22"/>
          <w:rPrChange w:id="8840" w:author="Keis" w:date="2024-09-13T13:01:00Z">
            <w:rPr>
              <w:rFonts w:ascii="Arial" w:eastAsia="굴림" w:hAnsi="Arial" w:cs="Arial"/>
              <w:color w:val="FF0000"/>
              <w:sz w:val="22"/>
            </w:rPr>
          </w:rPrChange>
        </w:rPr>
        <w:t xml:space="preserve">Go to </w:t>
      </w:r>
      <w:r w:rsidR="00495771" w:rsidRPr="00BA6722">
        <w:rPr>
          <w:rFonts w:ascii="Arial" w:eastAsia="굴림" w:hAnsi="Arial" w:cs="Arial"/>
          <w:sz w:val="22"/>
          <w:rPrChange w:id="8841" w:author="Keis" w:date="2024-09-13T13:01:00Z">
            <w:rPr>
              <w:rFonts w:ascii="Arial" w:eastAsia="굴림" w:hAnsi="Arial" w:cs="Arial"/>
              <w:color w:val="FF0000"/>
              <w:sz w:val="22"/>
            </w:rPr>
          </w:rPrChange>
        </w:rPr>
        <w:t>Eadd_02</w:t>
      </w:r>
    </w:p>
    <w:p w14:paraId="4F3E0ED1" w14:textId="77777777" w:rsidR="00624BD4" w:rsidRPr="00BA6722" w:rsidRDefault="00624BD4" w:rsidP="00EE2CF8">
      <w:pPr>
        <w:wordWrap/>
        <w:spacing w:line="360" w:lineRule="auto"/>
        <w:ind w:firstLine="800"/>
        <w:rPr>
          <w:rFonts w:ascii="Arial" w:eastAsia="굴림" w:hAnsi="Arial" w:cs="Arial"/>
          <w:sz w:val="22"/>
          <w:rPrChange w:id="8842" w:author="Keis" w:date="2024-09-13T13:01:00Z">
            <w:rPr>
              <w:rFonts w:ascii="Arial" w:eastAsia="굴림" w:hAnsi="Arial" w:cs="Arial"/>
              <w:color w:val="FF0000"/>
              <w:sz w:val="22"/>
            </w:rPr>
          </w:rPrChange>
        </w:rPr>
      </w:pPr>
      <w:r w:rsidRPr="00BA6722">
        <w:rPr>
          <w:rFonts w:ascii="Arial" w:eastAsia="굴림" w:hAnsi="Arial" w:cs="Arial"/>
          <w:sz w:val="22"/>
          <w:rPrChange w:id="8843" w:author="Keis" w:date="2024-09-13T13:01:00Z">
            <w:rPr>
              <w:rFonts w:ascii="Arial" w:eastAsia="굴림" w:hAnsi="Arial" w:cs="Arial"/>
              <w:color w:val="FF0000"/>
              <w:sz w:val="22"/>
            </w:rPr>
          </w:rPrChange>
        </w:rPr>
        <w:t xml:space="preserve">Don't know </w:t>
      </w:r>
      <w:r w:rsidRPr="00BA6722">
        <w:rPr>
          <w:rFonts w:ascii="Arial" w:eastAsia="굴림" w:hAnsi="Arial" w:cs="Arial" w:hint="eastAsia"/>
          <w:sz w:val="22"/>
          <w:rPrChange w:id="8844" w:author="Keis" w:date="2024-09-13T13:01:00Z">
            <w:rPr>
              <w:rFonts w:ascii="Arial" w:eastAsia="굴림" w:hAnsi="Arial" w:cs="Arial" w:hint="eastAsia"/>
              <w:color w:val="FF0000"/>
              <w:sz w:val="22"/>
            </w:rPr>
          </w:rPrChange>
        </w:rPr>
        <w:t>→</w:t>
      </w:r>
      <w:r w:rsidRPr="00BA6722">
        <w:rPr>
          <w:rFonts w:ascii="Arial" w:eastAsia="굴림" w:hAnsi="Arial" w:cs="Arial"/>
          <w:sz w:val="22"/>
          <w:rPrChange w:id="8845" w:author="Keis" w:date="2024-09-13T13:01:00Z">
            <w:rPr>
              <w:rFonts w:ascii="Arial" w:eastAsia="굴림" w:hAnsi="Arial" w:cs="Arial"/>
              <w:color w:val="FF0000"/>
              <w:sz w:val="22"/>
            </w:rPr>
          </w:rPrChange>
        </w:rPr>
        <w:t xml:space="preserve">Go to </w:t>
      </w:r>
      <w:r w:rsidR="00527595" w:rsidRPr="00BA6722">
        <w:rPr>
          <w:rFonts w:ascii="Arial" w:eastAsia="굴림" w:hAnsi="Arial" w:cs="Arial"/>
          <w:sz w:val="22"/>
          <w:rPrChange w:id="8846" w:author="Keis" w:date="2024-09-13T13:01:00Z">
            <w:rPr>
              <w:rFonts w:ascii="Arial" w:eastAsia="굴림" w:hAnsi="Arial" w:cs="Arial"/>
              <w:color w:val="FF0000"/>
              <w:sz w:val="22"/>
            </w:rPr>
          </w:rPrChange>
        </w:rPr>
        <w:t>E2</w:t>
      </w:r>
      <w:r w:rsidRPr="00BA6722">
        <w:rPr>
          <w:rFonts w:ascii="Arial" w:eastAsia="굴림" w:hAnsi="Arial" w:cs="Arial"/>
          <w:sz w:val="22"/>
          <w:rPrChange w:id="8847" w:author="Keis" w:date="2024-09-13T13:01:00Z">
            <w:rPr>
              <w:rFonts w:ascii="Arial" w:eastAsia="굴림" w:hAnsi="Arial" w:cs="Arial"/>
              <w:color w:val="FF0000"/>
              <w:sz w:val="22"/>
            </w:rPr>
          </w:rPrChange>
        </w:rPr>
        <w:t>20~</w:t>
      </w:r>
      <w:r w:rsidR="00527595" w:rsidRPr="00BA6722">
        <w:rPr>
          <w:rFonts w:ascii="Arial" w:eastAsia="굴림" w:hAnsi="Arial" w:cs="Arial"/>
          <w:sz w:val="22"/>
          <w:rPrChange w:id="8848" w:author="Keis" w:date="2024-09-13T13:01:00Z">
            <w:rPr>
              <w:rFonts w:ascii="Arial" w:eastAsia="굴림" w:hAnsi="Arial" w:cs="Arial"/>
              <w:color w:val="FF0000"/>
              <w:sz w:val="22"/>
            </w:rPr>
          </w:rPrChange>
        </w:rPr>
        <w:t>E2</w:t>
      </w:r>
      <w:r w:rsidRPr="00BA6722">
        <w:rPr>
          <w:rFonts w:ascii="Arial" w:eastAsia="굴림" w:hAnsi="Arial" w:cs="Arial"/>
          <w:sz w:val="22"/>
          <w:rPrChange w:id="8849" w:author="Keis" w:date="2024-09-13T13:01:00Z">
            <w:rPr>
              <w:rFonts w:ascii="Arial" w:eastAsia="굴림" w:hAnsi="Arial" w:cs="Arial"/>
              <w:color w:val="FF0000"/>
              <w:sz w:val="22"/>
            </w:rPr>
          </w:rPrChange>
        </w:rPr>
        <w:t>24 unfolding</w:t>
      </w:r>
    </w:p>
    <w:p w14:paraId="1ACB4630" w14:textId="77777777" w:rsidR="00624BD4" w:rsidRPr="00BA6722" w:rsidRDefault="00624BD4" w:rsidP="00EE2CF8">
      <w:pPr>
        <w:wordWrap/>
        <w:spacing w:line="360" w:lineRule="auto"/>
        <w:ind w:firstLine="800"/>
        <w:rPr>
          <w:rFonts w:ascii="Arial" w:eastAsia="굴림" w:hAnsi="Arial" w:cs="Arial"/>
          <w:sz w:val="22"/>
          <w:rPrChange w:id="8850" w:author="Keis" w:date="2024-09-13T13:01:00Z">
            <w:rPr>
              <w:rFonts w:ascii="Arial" w:eastAsia="굴림" w:hAnsi="Arial" w:cs="Arial"/>
              <w:color w:val="FF0000"/>
              <w:sz w:val="22"/>
            </w:rPr>
          </w:rPrChange>
        </w:rPr>
      </w:pPr>
      <w:r w:rsidRPr="00BA6722">
        <w:rPr>
          <w:rFonts w:ascii="Arial" w:eastAsia="굴림" w:hAnsi="Arial" w:cs="Arial"/>
          <w:sz w:val="22"/>
          <w:rPrChange w:id="8851" w:author="Keis" w:date="2024-09-13T13:01:00Z">
            <w:rPr>
              <w:rFonts w:ascii="Arial" w:eastAsia="굴림" w:hAnsi="Arial" w:cs="Arial"/>
              <w:color w:val="FF0000"/>
              <w:sz w:val="22"/>
            </w:rPr>
          </w:rPrChange>
        </w:rPr>
        <w:t xml:space="preserve">Refuse to </w:t>
      </w:r>
      <w:r w:rsidR="00BD150A" w:rsidRPr="00BA6722">
        <w:rPr>
          <w:rFonts w:ascii="Arial" w:eastAsia="굴림" w:hAnsi="Arial" w:cs="Arial"/>
          <w:sz w:val="22"/>
          <w:rPrChange w:id="8852" w:author="Keis" w:date="2024-09-13T13:01:00Z">
            <w:rPr>
              <w:rFonts w:ascii="Arial" w:eastAsia="굴림" w:hAnsi="Arial" w:cs="Arial"/>
              <w:color w:val="FF0000"/>
              <w:sz w:val="22"/>
            </w:rPr>
          </w:rPrChange>
        </w:rPr>
        <w:t xml:space="preserve">answer </w:t>
      </w:r>
      <w:r w:rsidR="00BD150A" w:rsidRPr="00BA6722">
        <w:rPr>
          <w:rFonts w:ascii="Arial" w:eastAsia="굴림" w:hAnsi="Arial" w:cs="Arial" w:hint="eastAsia"/>
          <w:sz w:val="22"/>
          <w:rPrChange w:id="8853" w:author="Keis" w:date="2024-09-13T13:01:00Z">
            <w:rPr>
              <w:rFonts w:ascii="Arial" w:eastAsia="굴림" w:hAnsi="Arial" w:cs="Arial" w:hint="eastAsia"/>
              <w:color w:val="FF0000"/>
              <w:sz w:val="22"/>
            </w:rPr>
          </w:rPrChange>
        </w:rPr>
        <w:t>→</w:t>
      </w:r>
      <w:r w:rsidR="00BD150A" w:rsidRPr="00BA6722">
        <w:rPr>
          <w:rFonts w:ascii="Arial" w:eastAsia="굴림" w:hAnsi="Arial" w:cs="Arial"/>
          <w:sz w:val="22"/>
          <w:rPrChange w:id="8854" w:author="Keis" w:date="2024-09-13T13:01:00Z">
            <w:rPr>
              <w:rFonts w:ascii="Arial" w:eastAsia="굴림" w:hAnsi="Arial" w:cs="Arial"/>
              <w:color w:val="FF0000"/>
              <w:sz w:val="22"/>
            </w:rPr>
          </w:rPrChange>
        </w:rPr>
        <w:t>Go</w:t>
      </w:r>
      <w:r w:rsidRPr="00BA6722">
        <w:rPr>
          <w:rFonts w:ascii="Arial" w:eastAsia="굴림" w:hAnsi="Arial" w:cs="Arial"/>
          <w:sz w:val="22"/>
          <w:rPrChange w:id="8855" w:author="Keis" w:date="2024-09-13T13:01:00Z">
            <w:rPr>
              <w:rFonts w:ascii="Arial" w:eastAsia="굴림" w:hAnsi="Arial" w:cs="Arial"/>
              <w:color w:val="FF0000"/>
              <w:sz w:val="22"/>
            </w:rPr>
          </w:rPrChange>
        </w:rPr>
        <w:t xml:space="preserve"> to </w:t>
      </w:r>
      <w:r w:rsidR="00527595" w:rsidRPr="00BA6722">
        <w:rPr>
          <w:rFonts w:ascii="Arial" w:eastAsia="굴림" w:hAnsi="Arial" w:cs="Arial"/>
          <w:sz w:val="22"/>
          <w:rPrChange w:id="8856" w:author="Keis" w:date="2024-09-13T13:01:00Z">
            <w:rPr>
              <w:rFonts w:ascii="Arial" w:eastAsia="굴림" w:hAnsi="Arial" w:cs="Arial"/>
              <w:color w:val="FF0000"/>
              <w:sz w:val="22"/>
            </w:rPr>
          </w:rPrChange>
        </w:rPr>
        <w:t>E2</w:t>
      </w:r>
      <w:r w:rsidRPr="00BA6722">
        <w:rPr>
          <w:rFonts w:ascii="Arial" w:eastAsia="굴림" w:hAnsi="Arial" w:cs="Arial"/>
          <w:sz w:val="22"/>
          <w:rPrChange w:id="8857" w:author="Keis" w:date="2024-09-13T13:01:00Z">
            <w:rPr>
              <w:rFonts w:ascii="Arial" w:eastAsia="굴림" w:hAnsi="Arial" w:cs="Arial"/>
              <w:color w:val="FF0000"/>
              <w:sz w:val="22"/>
            </w:rPr>
          </w:rPrChange>
        </w:rPr>
        <w:t>20~</w:t>
      </w:r>
      <w:r w:rsidR="00527595" w:rsidRPr="00BA6722">
        <w:rPr>
          <w:rFonts w:ascii="Arial" w:eastAsia="굴림" w:hAnsi="Arial" w:cs="Arial"/>
          <w:sz w:val="22"/>
          <w:rPrChange w:id="8858" w:author="Keis" w:date="2024-09-13T13:01:00Z">
            <w:rPr>
              <w:rFonts w:ascii="Arial" w:eastAsia="굴림" w:hAnsi="Arial" w:cs="Arial"/>
              <w:color w:val="FF0000"/>
              <w:sz w:val="22"/>
            </w:rPr>
          </w:rPrChange>
        </w:rPr>
        <w:t>E2</w:t>
      </w:r>
      <w:r w:rsidRPr="00BA6722">
        <w:rPr>
          <w:rFonts w:ascii="Arial" w:eastAsia="굴림" w:hAnsi="Arial" w:cs="Arial"/>
          <w:sz w:val="22"/>
          <w:rPrChange w:id="8859" w:author="Keis" w:date="2024-09-13T13:01:00Z">
            <w:rPr>
              <w:rFonts w:ascii="Arial" w:eastAsia="굴림" w:hAnsi="Arial" w:cs="Arial"/>
              <w:color w:val="FF0000"/>
              <w:sz w:val="22"/>
            </w:rPr>
          </w:rPrChange>
        </w:rPr>
        <w:t>24 unfolding</w:t>
      </w:r>
    </w:p>
    <w:p w14:paraId="03506640" w14:textId="77777777" w:rsidR="00624BD4" w:rsidRPr="001D19F6" w:rsidRDefault="00624BD4" w:rsidP="00624BD4">
      <w:pPr>
        <w:wordWrap/>
        <w:spacing w:line="360" w:lineRule="auto"/>
        <w:rPr>
          <w:rFonts w:ascii="Arial" w:eastAsia="굴림" w:hAnsi="Arial" w:cs="Arial"/>
          <w:color w:val="FF0000"/>
          <w:sz w:val="22"/>
          <w:u w:val="single"/>
        </w:rPr>
      </w:pPr>
    </w:p>
    <w:p w14:paraId="3E6F4B50"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EE2CF8"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20~</w:t>
      </w:r>
      <w:r w:rsidR="00527595" w:rsidRPr="001D19F6">
        <w:rPr>
          <w:rFonts w:ascii="Arial" w:eastAsia="굴림" w:hAnsi="Arial" w:cs="Arial"/>
          <w:b/>
          <w:sz w:val="22"/>
        </w:rPr>
        <w:t>E2</w:t>
      </w:r>
      <w:r w:rsidRPr="001D19F6">
        <w:rPr>
          <w:rFonts w:ascii="Arial" w:eastAsia="굴림" w:hAnsi="Arial" w:cs="Arial"/>
          <w:b/>
          <w:sz w:val="22"/>
        </w:rPr>
        <w:t>24. Unfolding bracket questions &gt;</w:t>
      </w:r>
    </w:p>
    <w:p w14:paraId="4EA92065" w14:textId="77777777" w:rsidR="004349C4" w:rsidRPr="001D19F6" w:rsidRDefault="004349C4" w:rsidP="004349C4">
      <w:pPr>
        <w:wordWrap/>
        <w:spacing w:line="360" w:lineRule="auto"/>
        <w:rPr>
          <w:rFonts w:ascii="Arial" w:eastAsia="굴림" w:hAnsi="Arial" w:cs="Arial"/>
          <w:sz w:val="22"/>
        </w:rPr>
      </w:pPr>
      <w:r w:rsidRPr="001D19F6">
        <w:rPr>
          <w:rFonts w:ascii="Arial" w:eastAsia="굴림" w:hAnsi="Arial" w:cs="Arial"/>
          <w:sz w:val="22"/>
        </w:rPr>
        <w:t>[IWER: Go back to E219 and record if R answers the amount during the interview.]</w:t>
      </w:r>
    </w:p>
    <w:p w14:paraId="494C957D" w14:textId="1E3EC7B4"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20. Did it amount to a total of less than, about equal to or more than 5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60" w:author="Keis" w:date="2024-09-06T10:18:00Z">
        <w:r w:rsidR="00D03F77" w:rsidDel="009F27DD">
          <w:rPr>
            <w:rFonts w:ascii="Arial" w:eastAsia="굴림" w:hAnsi="Arial" w:cs="Arial" w:hint="eastAsia"/>
            <w:color w:val="FF0000"/>
            <w:sz w:val="22"/>
          </w:rPr>
          <w:delText>2019</w:delText>
        </w:r>
      </w:del>
      <w:ins w:id="8861"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1A0FAB3D"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6628F9EE"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4D091732"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70CBBD0A" w14:textId="77777777" w:rsidR="00624BD4" w:rsidRPr="001D19F6" w:rsidRDefault="00624BD4" w:rsidP="00624BD4">
      <w:pPr>
        <w:wordWrap/>
        <w:spacing w:line="360" w:lineRule="auto"/>
        <w:rPr>
          <w:rFonts w:ascii="Arial" w:eastAsia="굴림" w:hAnsi="Arial" w:cs="Arial"/>
          <w:sz w:val="22"/>
        </w:rPr>
      </w:pPr>
    </w:p>
    <w:p w14:paraId="53202DB4" w14:textId="69800E58"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21. Did it amount to a total of less than, about equal to or more than 10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62" w:author="Keis" w:date="2024-09-06T10:18:00Z">
        <w:r w:rsidR="00D03F77" w:rsidDel="009F27DD">
          <w:rPr>
            <w:rFonts w:ascii="Arial" w:eastAsia="굴림" w:hAnsi="Arial" w:cs="Arial" w:hint="eastAsia"/>
            <w:color w:val="FF0000"/>
            <w:sz w:val="22"/>
          </w:rPr>
          <w:delText>2019</w:delText>
        </w:r>
      </w:del>
      <w:ins w:id="8863"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14864303" w14:textId="77777777" w:rsidR="00EB16D4" w:rsidRPr="001D19F6" w:rsidRDefault="00EB16D4" w:rsidP="00EB16D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7DC57DC9" w14:textId="77777777" w:rsidR="00EB16D4" w:rsidRPr="001D19F6" w:rsidRDefault="00EB16D4" w:rsidP="00EB16D4">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10 MW</w:t>
      </w:r>
    </w:p>
    <w:p w14:paraId="1C7794F6" w14:textId="77777777" w:rsidR="00EB16D4" w:rsidRPr="001D19F6" w:rsidRDefault="00EB16D4" w:rsidP="00EB16D4">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329A6E78" w14:textId="77777777" w:rsidR="00624BD4" w:rsidRPr="001D19F6" w:rsidRDefault="00624BD4" w:rsidP="00624BD4">
      <w:pPr>
        <w:wordWrap/>
        <w:spacing w:line="360" w:lineRule="auto"/>
        <w:rPr>
          <w:rFonts w:ascii="Arial" w:eastAsia="굴림" w:hAnsi="Arial" w:cs="Arial"/>
          <w:sz w:val="22"/>
        </w:rPr>
      </w:pPr>
    </w:p>
    <w:p w14:paraId="698CC7E9" w14:textId="70B32A85"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22. Did it amount to a total of less than, about equal to or more than 30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64" w:author="Keis" w:date="2024-09-06T10:18:00Z">
        <w:r w:rsidR="00D03F77" w:rsidDel="009F27DD">
          <w:rPr>
            <w:rFonts w:ascii="Arial" w:eastAsia="굴림" w:hAnsi="Arial" w:cs="Arial" w:hint="eastAsia"/>
            <w:color w:val="FF0000"/>
            <w:sz w:val="22"/>
          </w:rPr>
          <w:delText>2019</w:delText>
        </w:r>
      </w:del>
      <w:ins w:id="8865"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8DE1913"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5B74C92A"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2A56333D"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47F882FA" w14:textId="77777777" w:rsidR="00624BD4" w:rsidRPr="001D19F6" w:rsidRDefault="00624BD4" w:rsidP="00624BD4">
      <w:pPr>
        <w:wordWrap/>
        <w:spacing w:line="360" w:lineRule="auto"/>
        <w:rPr>
          <w:rFonts w:ascii="Arial" w:eastAsia="굴림" w:hAnsi="Arial" w:cs="Arial"/>
          <w:sz w:val="22"/>
        </w:rPr>
      </w:pPr>
    </w:p>
    <w:p w14:paraId="23C5862A" w14:textId="24732761"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23. Did it amount to a total of less than, about equal to or more than 50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66" w:author="Keis" w:date="2024-09-06T10:18:00Z">
        <w:r w:rsidR="00D03F77" w:rsidDel="009F27DD">
          <w:rPr>
            <w:rFonts w:ascii="Arial" w:eastAsia="굴림" w:hAnsi="Arial" w:cs="Arial" w:hint="eastAsia"/>
            <w:color w:val="FF0000"/>
            <w:sz w:val="22"/>
          </w:rPr>
          <w:delText>2019</w:delText>
        </w:r>
      </w:del>
      <w:ins w:id="8867"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6BB8CED3"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2BE35F21"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4CC52CCF"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4354E767" w14:textId="77777777" w:rsidR="00624BD4" w:rsidRPr="001D19F6" w:rsidRDefault="00624BD4" w:rsidP="00624BD4">
      <w:pPr>
        <w:wordWrap/>
        <w:spacing w:line="360" w:lineRule="auto"/>
        <w:rPr>
          <w:rFonts w:ascii="Arial" w:eastAsia="굴림" w:hAnsi="Arial" w:cs="Arial"/>
          <w:sz w:val="22"/>
        </w:rPr>
      </w:pPr>
    </w:p>
    <w:p w14:paraId="2B3E2AF8" w14:textId="70BA7FD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24. Did it amount to a total of less than, about equal to or more than 100 MW (10,000</w:t>
      </w:r>
      <w:r w:rsidR="004349C4"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868" w:author="Keis" w:date="2024-09-06T10:18:00Z">
        <w:r w:rsidR="00D03F77" w:rsidDel="009F27DD">
          <w:rPr>
            <w:rFonts w:ascii="Arial" w:eastAsia="굴림" w:hAnsi="Arial" w:cs="Arial" w:hint="eastAsia"/>
            <w:color w:val="FF0000"/>
            <w:sz w:val="22"/>
          </w:rPr>
          <w:delText>2019</w:delText>
        </w:r>
      </w:del>
      <w:ins w:id="8869"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0B0329B0" w14:textId="77777777" w:rsidR="00624BD4" w:rsidRPr="001D19F6" w:rsidRDefault="00624BD4" w:rsidP="004349C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13630441" w14:textId="77777777" w:rsidR="00624BD4" w:rsidRPr="001D19F6" w:rsidRDefault="00624BD4" w:rsidP="004349C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58A6F7BF" w14:textId="77777777" w:rsidR="000E4CDC" w:rsidRPr="001D19F6" w:rsidRDefault="000E4CDC" w:rsidP="000E4CD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Pr>
          <w:rFonts w:ascii="Arial" w:eastAsia="굴림" w:hAnsi="Arial" w:cs="Arial"/>
          <w:sz w:val="22"/>
        </w:rPr>
        <w:t xml:space="preserve"> More than </w:t>
      </w:r>
      <w:r>
        <w:rPr>
          <w:rFonts w:ascii="Arial" w:eastAsia="굴림" w:hAnsi="Arial" w:cs="Arial" w:hint="eastAsia"/>
          <w:sz w:val="22"/>
        </w:rPr>
        <w:t>10</w:t>
      </w:r>
      <w:r w:rsidRPr="001D19F6">
        <w:rPr>
          <w:rFonts w:ascii="Arial" w:eastAsia="굴림" w:hAnsi="Arial" w:cs="Arial"/>
          <w:sz w:val="22"/>
        </w:rPr>
        <w:t>0 MW</w:t>
      </w:r>
    </w:p>
    <w:p w14:paraId="187B34D4" w14:textId="77777777" w:rsidR="00D62653" w:rsidRPr="001D19F6" w:rsidDel="004B1D18" w:rsidRDefault="00D62653" w:rsidP="00624BD4">
      <w:pPr>
        <w:wordWrap/>
        <w:spacing w:line="360" w:lineRule="auto"/>
        <w:rPr>
          <w:del w:id="8870" w:author="Keis" w:date="2024-09-06T17:20:00Z"/>
          <w:rFonts w:ascii="Arial" w:eastAsia="굴림" w:hAnsi="Arial" w:cs="Arial"/>
          <w:b/>
          <w:sz w:val="22"/>
        </w:rPr>
      </w:pPr>
    </w:p>
    <w:p w14:paraId="49A665B5" w14:textId="50DDB87D" w:rsidR="00D03F77" w:rsidRPr="005A256D" w:rsidDel="004B1D18" w:rsidRDefault="00D62653" w:rsidP="005123DC">
      <w:pPr>
        <w:pStyle w:val="20"/>
        <w:rPr>
          <w:del w:id="8871" w:author="Keis" w:date="2024-09-06T17:20:00Z"/>
          <w:rFonts w:ascii="Arial" w:eastAsia="나눔명조" w:hAnsi="Arial" w:cs="Arial"/>
          <w:b/>
          <w:strike/>
          <w:color w:val="00B050"/>
          <w:spacing w:val="0"/>
          <w:sz w:val="24"/>
          <w:szCs w:val="22"/>
          <w:rPrChange w:id="8872" w:author="Keis" w:date="2024-09-06T16:14:00Z">
            <w:rPr>
              <w:del w:id="8873" w:author="Keis" w:date="2024-09-06T17:20:00Z"/>
              <w:rFonts w:ascii="Arial" w:eastAsia="나눔명조" w:hAnsi="Arial" w:cs="Arial"/>
              <w:b/>
              <w:color w:val="FF0000"/>
              <w:spacing w:val="0"/>
              <w:sz w:val="24"/>
              <w:szCs w:val="22"/>
            </w:rPr>
          </w:rPrChange>
        </w:rPr>
      </w:pPr>
      <w:del w:id="8874" w:author="Keis" w:date="2024-09-06T17:20:00Z">
        <w:r w:rsidRPr="005A256D" w:rsidDel="004B1D18">
          <w:rPr>
            <w:rFonts w:ascii="Arial" w:hAnsi="Arial" w:cs="Arial"/>
            <w:strike/>
            <w:color w:val="00B050"/>
            <w:sz w:val="22"/>
            <w:rPrChange w:id="8875" w:author="Keis" w:date="2024-09-06T16:14:00Z">
              <w:rPr>
                <w:rFonts w:ascii="Arial" w:hAnsi="Arial" w:cs="Arial"/>
                <w:color w:val="FF0000"/>
                <w:sz w:val="22"/>
              </w:rPr>
            </w:rPrChange>
          </w:rPr>
          <w:delText xml:space="preserve">Eadd_02. </w:delText>
        </w:r>
        <w:r w:rsidR="005123DC" w:rsidRPr="005A256D" w:rsidDel="004B1D18">
          <w:rPr>
            <w:rFonts w:ascii="Arial" w:eastAsia="나눔명조" w:hAnsi="Arial" w:cs="Arial"/>
            <w:strike/>
            <w:color w:val="00B050"/>
            <w:sz w:val="22"/>
            <w:rPrChange w:id="8876" w:author="Keis" w:date="2024-09-06T16:14:00Z">
              <w:rPr>
                <w:rFonts w:ascii="Arial" w:eastAsia="나눔명조" w:hAnsi="Arial" w:cs="Arial"/>
                <w:color w:val="FF0000"/>
                <w:sz w:val="22"/>
              </w:rPr>
            </w:rPrChange>
          </w:rPr>
          <w:delText>Have you been unable to pay for your child's (including college students) public education for more than a month last year beca</w:delText>
        </w:r>
        <w:r w:rsidR="000E4CDC" w:rsidRPr="005A256D" w:rsidDel="004B1D18">
          <w:rPr>
            <w:rFonts w:ascii="Arial" w:eastAsia="나눔명조" w:hAnsi="Arial" w:cs="Arial"/>
            <w:strike/>
            <w:color w:val="00B050"/>
            <w:sz w:val="22"/>
            <w:rPrChange w:id="8877" w:author="Keis" w:date="2024-09-06T16:14:00Z">
              <w:rPr>
                <w:rFonts w:ascii="Arial" w:eastAsia="나눔명조" w:hAnsi="Arial" w:cs="Arial"/>
                <w:color w:val="FF0000"/>
                <w:sz w:val="22"/>
              </w:rPr>
            </w:rPrChange>
          </w:rPr>
          <w:delText xml:space="preserve">use of financial difficulties? </w:delText>
        </w:r>
        <w:r w:rsidR="00D03F77" w:rsidRPr="005A256D" w:rsidDel="004B1D18">
          <w:rPr>
            <w:rFonts w:ascii="Arial" w:eastAsia="나눔명조" w:hAnsi="Arial" w:cs="Arial"/>
            <w:b/>
            <w:strike/>
            <w:color w:val="00B050"/>
            <w:sz w:val="24"/>
            <w:rPrChange w:id="8878" w:author="Keis" w:date="2024-09-06T16:14:00Z">
              <w:rPr>
                <w:rFonts w:ascii="Arial" w:eastAsia="나눔명조" w:hAnsi="Arial" w:cs="Arial"/>
                <w:b/>
                <w:color w:val="0070C0"/>
                <w:sz w:val="24"/>
              </w:rPr>
            </w:rPrChange>
          </w:rPr>
          <w:delText>(</w:delText>
        </w:r>
        <w:r w:rsidR="00D03F77" w:rsidRPr="005A256D" w:rsidDel="004B1D18">
          <w:rPr>
            <w:rFonts w:ascii="Arial" w:eastAsia="나눔명조" w:hAnsi="Arial" w:cs="Arial" w:hint="eastAsia"/>
            <w:b/>
            <w:strike/>
            <w:color w:val="00B050"/>
            <w:sz w:val="24"/>
            <w:rPrChange w:id="8879" w:author="Keis" w:date="2024-09-06T16:14:00Z">
              <w:rPr>
                <w:rFonts w:ascii="Arial" w:eastAsia="나눔명조" w:hAnsi="Arial" w:cs="Arial" w:hint="eastAsia"/>
                <w:b/>
                <w:color w:val="0070C0"/>
                <w:sz w:val="24"/>
              </w:rPr>
            </w:rPrChange>
          </w:rPr>
          <w:delText>한글파일에</w:delText>
        </w:r>
        <w:r w:rsidR="00D03F77" w:rsidRPr="005A256D" w:rsidDel="004B1D18">
          <w:rPr>
            <w:rFonts w:ascii="Arial" w:eastAsia="나눔명조" w:hAnsi="Arial" w:cs="Arial"/>
            <w:b/>
            <w:strike/>
            <w:color w:val="00B050"/>
            <w:sz w:val="24"/>
            <w:rPrChange w:id="8880" w:author="Keis" w:date="2024-09-06T16:14:00Z">
              <w:rPr>
                <w:rFonts w:ascii="Arial" w:eastAsia="나눔명조" w:hAnsi="Arial" w:cs="Arial"/>
                <w:b/>
                <w:color w:val="0070C0"/>
                <w:sz w:val="24"/>
              </w:rPr>
            </w:rPrChange>
          </w:rPr>
          <w:delText xml:space="preserve"> X)</w:delText>
        </w:r>
      </w:del>
    </w:p>
    <w:p w14:paraId="0F98AF8B" w14:textId="6D4340A6" w:rsidR="007D6188" w:rsidRPr="005A256D" w:rsidDel="004B1D18" w:rsidRDefault="000E4CDC" w:rsidP="005123DC">
      <w:pPr>
        <w:pStyle w:val="20"/>
        <w:rPr>
          <w:del w:id="8881" w:author="Keis" w:date="2024-09-06T17:20:00Z"/>
          <w:rFonts w:ascii="Arial" w:eastAsia="나눔명조" w:hAnsi="Arial" w:cs="Arial"/>
          <w:strike/>
          <w:color w:val="00B050"/>
          <w:spacing w:val="0"/>
          <w:sz w:val="22"/>
          <w:szCs w:val="22"/>
          <w:rPrChange w:id="8882" w:author="Keis" w:date="2024-09-06T16:14:00Z">
            <w:rPr>
              <w:del w:id="8883" w:author="Keis" w:date="2024-09-06T17:20:00Z"/>
              <w:rFonts w:ascii="Arial" w:eastAsia="나눔명조" w:hAnsi="Arial" w:cs="Arial"/>
              <w:color w:val="FF0000"/>
              <w:spacing w:val="0"/>
              <w:sz w:val="22"/>
              <w:szCs w:val="22"/>
            </w:rPr>
          </w:rPrChange>
        </w:rPr>
      </w:pPr>
      <w:del w:id="8884" w:author="Keis" w:date="2024-09-06T17:20:00Z">
        <w:r w:rsidRPr="005A256D" w:rsidDel="004B1D18">
          <w:rPr>
            <w:rFonts w:ascii="Arial" w:eastAsia="나눔명조" w:hAnsi="Arial" w:cs="Arial"/>
            <w:strike/>
            <w:color w:val="00B050"/>
            <w:sz w:val="22"/>
            <w:rPrChange w:id="8885" w:author="Keis" w:date="2024-09-06T16:14:00Z">
              <w:rPr>
                <w:rFonts w:ascii="Arial" w:eastAsia="나눔명조" w:hAnsi="Arial" w:cs="Arial"/>
                <w:color w:val="FF0000"/>
                <w:sz w:val="22"/>
              </w:rPr>
            </w:rPrChange>
          </w:rPr>
          <w:delText>[I</w:delText>
        </w:r>
        <w:r w:rsidR="007D6188" w:rsidRPr="005A256D" w:rsidDel="004B1D18">
          <w:rPr>
            <w:rFonts w:ascii="Arial" w:eastAsia="나눔명조" w:hAnsi="Arial" w:cs="Arial"/>
            <w:strike/>
            <w:color w:val="00B050"/>
            <w:sz w:val="22"/>
            <w:rPrChange w:id="8886" w:author="Keis" w:date="2024-09-06T16:14:00Z">
              <w:rPr>
                <w:rFonts w:ascii="Arial" w:eastAsia="나눔명조" w:hAnsi="Arial" w:cs="Arial"/>
                <w:color w:val="FF0000"/>
                <w:sz w:val="22"/>
              </w:rPr>
            </w:rPrChange>
          </w:rPr>
          <w:delText>WER</w:delText>
        </w:r>
        <w:r w:rsidR="005123DC" w:rsidRPr="005A256D" w:rsidDel="004B1D18">
          <w:rPr>
            <w:rFonts w:ascii="Arial" w:eastAsia="나눔명조" w:hAnsi="Arial" w:cs="Arial"/>
            <w:strike/>
            <w:color w:val="00B050"/>
            <w:sz w:val="22"/>
            <w:rPrChange w:id="8887" w:author="Keis" w:date="2024-09-06T16:14:00Z">
              <w:rPr>
                <w:rFonts w:ascii="Arial" w:eastAsia="나눔명조" w:hAnsi="Arial" w:cs="Arial"/>
                <w:color w:val="FF0000"/>
                <w:sz w:val="22"/>
              </w:rPr>
            </w:rPrChange>
          </w:rPr>
          <w:delText>:</w:delText>
        </w:r>
      </w:del>
    </w:p>
    <w:p w14:paraId="6F93125A" w14:textId="465576CD" w:rsidR="005123DC" w:rsidRPr="005A256D" w:rsidDel="004B1D18" w:rsidRDefault="005123DC" w:rsidP="005123DC">
      <w:pPr>
        <w:pStyle w:val="20"/>
        <w:rPr>
          <w:del w:id="8888" w:author="Keis" w:date="2024-09-06T17:20:00Z"/>
          <w:rFonts w:ascii="Arial" w:eastAsia="나눔명조" w:hAnsi="Arial" w:cs="Arial"/>
          <w:strike/>
          <w:color w:val="00B050"/>
          <w:spacing w:val="0"/>
          <w:sz w:val="22"/>
          <w:szCs w:val="22"/>
          <w:rPrChange w:id="8889" w:author="Keis" w:date="2024-09-06T16:14:00Z">
            <w:rPr>
              <w:del w:id="8890" w:author="Keis" w:date="2024-09-06T17:20:00Z"/>
              <w:rFonts w:ascii="Arial" w:eastAsia="나눔명조" w:hAnsi="Arial" w:cs="Arial"/>
              <w:color w:val="FF0000"/>
              <w:spacing w:val="0"/>
              <w:sz w:val="22"/>
              <w:szCs w:val="22"/>
            </w:rPr>
          </w:rPrChange>
        </w:rPr>
      </w:pPr>
      <w:del w:id="8891" w:author="Keis" w:date="2024-09-06T17:20:00Z">
        <w:r w:rsidRPr="005A256D" w:rsidDel="004B1D18">
          <w:rPr>
            <w:rFonts w:ascii="Arial" w:eastAsia="나눔명조" w:hAnsi="Arial" w:cs="Arial"/>
            <w:strike/>
            <w:color w:val="00B050"/>
            <w:sz w:val="22"/>
            <w:rPrChange w:id="8892" w:author="Keis" w:date="2024-09-06T16:14:00Z">
              <w:rPr>
                <w:rFonts w:ascii="Arial" w:eastAsia="나눔명조" w:hAnsi="Arial" w:cs="Arial"/>
                <w:color w:val="FF0000"/>
                <w:sz w:val="22"/>
              </w:rPr>
            </w:rPrChange>
          </w:rPr>
          <w:delText>- Persons eligible for subsidies for public education expenses are limited to children (excluding grandchildren, siblings, etc.)</w:delText>
        </w:r>
      </w:del>
    </w:p>
    <w:p w14:paraId="78340300" w14:textId="027E7FD7" w:rsidR="005123DC" w:rsidRPr="005A256D" w:rsidDel="004B1D18" w:rsidRDefault="005123DC" w:rsidP="005123DC">
      <w:pPr>
        <w:pStyle w:val="20"/>
        <w:rPr>
          <w:del w:id="8893" w:author="Keis" w:date="2024-09-06T17:20:00Z"/>
          <w:rFonts w:ascii="Arial" w:eastAsia="나눔명조" w:hAnsi="Arial" w:cs="Arial"/>
          <w:strike/>
          <w:color w:val="00B050"/>
          <w:spacing w:val="0"/>
          <w:sz w:val="22"/>
          <w:szCs w:val="22"/>
          <w:rPrChange w:id="8894" w:author="Keis" w:date="2024-09-06T16:14:00Z">
            <w:rPr>
              <w:del w:id="8895" w:author="Keis" w:date="2024-09-06T17:20:00Z"/>
              <w:rFonts w:ascii="Arial" w:eastAsia="나눔명조" w:hAnsi="Arial" w:cs="Arial"/>
              <w:color w:val="FF0000"/>
              <w:spacing w:val="0"/>
              <w:sz w:val="22"/>
              <w:szCs w:val="22"/>
            </w:rPr>
          </w:rPrChange>
        </w:rPr>
      </w:pPr>
      <w:del w:id="8896" w:author="Keis" w:date="2024-09-06T17:20:00Z">
        <w:r w:rsidRPr="005A256D" w:rsidDel="004B1D18">
          <w:rPr>
            <w:rFonts w:ascii="Arial" w:eastAsia="나눔명조" w:hAnsi="Arial" w:cs="Arial"/>
            <w:strike/>
            <w:color w:val="00B050"/>
            <w:sz w:val="22"/>
            <w:rPrChange w:id="8897" w:author="Keis" w:date="2024-09-06T16:14:00Z">
              <w:rPr>
                <w:rFonts w:ascii="Arial" w:eastAsia="나눔명조" w:hAnsi="Arial" w:cs="Arial"/>
                <w:color w:val="FF0000"/>
                <w:sz w:val="22"/>
              </w:rPr>
            </w:rPrChange>
          </w:rPr>
          <w:delText>- Public education only covers elementary, middle, high school, and university education, except graduate school or higher.</w:delText>
        </w:r>
        <w:r w:rsidR="007D6188" w:rsidRPr="005A256D" w:rsidDel="004B1D18">
          <w:rPr>
            <w:rFonts w:ascii="Arial" w:eastAsia="나눔명조" w:hAnsi="Arial" w:cs="Arial"/>
            <w:strike/>
            <w:color w:val="00B050"/>
            <w:sz w:val="22"/>
            <w:rPrChange w:id="8898" w:author="Keis" w:date="2024-09-06T16:14:00Z">
              <w:rPr>
                <w:rFonts w:ascii="Arial" w:eastAsia="나눔명조" w:hAnsi="Arial" w:cs="Arial"/>
                <w:color w:val="FF0000"/>
                <w:sz w:val="22"/>
              </w:rPr>
            </w:rPrChange>
          </w:rPr>
          <w:delText xml:space="preserve"> ]</w:delText>
        </w:r>
      </w:del>
    </w:p>
    <w:p w14:paraId="7E63FE06" w14:textId="58CE7179" w:rsidR="00D62653" w:rsidRPr="005A256D" w:rsidDel="004B1D18" w:rsidRDefault="005123DC" w:rsidP="00D12299">
      <w:pPr>
        <w:pStyle w:val="a6"/>
        <w:numPr>
          <w:ilvl w:val="0"/>
          <w:numId w:val="1294"/>
        </w:numPr>
        <w:wordWrap/>
        <w:spacing w:line="360" w:lineRule="auto"/>
        <w:ind w:leftChars="0"/>
        <w:rPr>
          <w:del w:id="8899" w:author="Keis" w:date="2024-09-06T17:20:00Z"/>
          <w:rFonts w:ascii="Arial" w:eastAsia="굴림" w:hAnsi="Arial" w:cs="Arial"/>
          <w:strike/>
          <w:color w:val="00B050"/>
          <w:sz w:val="22"/>
          <w:rPrChange w:id="8900" w:author="Keis" w:date="2024-09-06T16:14:00Z">
            <w:rPr>
              <w:del w:id="8901" w:author="Keis" w:date="2024-09-06T17:20:00Z"/>
              <w:rFonts w:ascii="Arial" w:eastAsia="굴림" w:hAnsi="Arial" w:cs="Arial"/>
              <w:color w:val="FF0000"/>
              <w:sz w:val="22"/>
            </w:rPr>
          </w:rPrChange>
        </w:rPr>
      </w:pPr>
      <w:del w:id="8902" w:author="Keis" w:date="2024-09-06T17:20:00Z">
        <w:r w:rsidRPr="005A256D" w:rsidDel="004B1D18">
          <w:rPr>
            <w:rFonts w:ascii="Arial" w:eastAsia="굴림" w:hAnsi="Arial" w:cs="Arial"/>
            <w:strike/>
            <w:color w:val="00B050"/>
            <w:sz w:val="22"/>
            <w:rPrChange w:id="8903" w:author="Keis" w:date="2024-09-06T16:14:00Z">
              <w:rPr>
                <w:rFonts w:ascii="Arial" w:eastAsia="굴림" w:hAnsi="Arial" w:cs="Arial"/>
                <w:color w:val="FF0000"/>
                <w:sz w:val="22"/>
              </w:rPr>
            </w:rPrChange>
          </w:rPr>
          <w:delText>Y</w:delText>
        </w:r>
        <w:r w:rsidR="00D62653" w:rsidRPr="005A256D" w:rsidDel="004B1D18">
          <w:rPr>
            <w:rFonts w:ascii="Arial" w:eastAsia="굴림" w:hAnsi="Arial" w:cs="Arial"/>
            <w:strike/>
            <w:color w:val="00B050"/>
            <w:sz w:val="22"/>
            <w:rPrChange w:id="8904" w:author="Keis" w:date="2024-09-06T16:14:00Z">
              <w:rPr>
                <w:rFonts w:ascii="Arial" w:eastAsia="굴림" w:hAnsi="Arial" w:cs="Arial"/>
                <w:color w:val="FF0000"/>
                <w:sz w:val="22"/>
              </w:rPr>
            </w:rPrChange>
          </w:rPr>
          <w:delText>es</w:delText>
        </w:r>
      </w:del>
    </w:p>
    <w:p w14:paraId="5D152317" w14:textId="45CF1CFB" w:rsidR="00D62653" w:rsidRPr="005A256D" w:rsidDel="004B1D18" w:rsidRDefault="00D71F0D" w:rsidP="00D71F0D">
      <w:pPr>
        <w:wordWrap/>
        <w:spacing w:line="360" w:lineRule="auto"/>
        <w:ind w:left="400"/>
        <w:rPr>
          <w:del w:id="8905" w:author="Keis" w:date="2024-09-06T17:20:00Z"/>
          <w:rFonts w:ascii="Arial" w:eastAsia="굴림" w:hAnsi="Arial" w:cs="Arial"/>
          <w:strike/>
          <w:color w:val="00B050"/>
          <w:sz w:val="22"/>
          <w:rPrChange w:id="8906" w:author="Keis" w:date="2024-09-06T16:14:00Z">
            <w:rPr>
              <w:del w:id="8907" w:author="Keis" w:date="2024-09-06T17:20:00Z"/>
              <w:rFonts w:ascii="Arial" w:eastAsia="굴림" w:hAnsi="Arial" w:cs="Arial"/>
              <w:color w:val="FF0000"/>
              <w:sz w:val="22"/>
            </w:rPr>
          </w:rPrChange>
        </w:rPr>
      </w:pPr>
      <w:del w:id="8908" w:author="Keis" w:date="2024-09-06T17:20:00Z">
        <w:r w:rsidRPr="005A256D" w:rsidDel="004B1D18">
          <w:rPr>
            <w:rFonts w:ascii="굴림" w:eastAsia="굴림" w:hAnsi="굴림" w:cs="Arial" w:hint="eastAsia"/>
            <w:strike/>
            <w:color w:val="00B050"/>
            <w:sz w:val="22"/>
            <w:rPrChange w:id="8909" w:author="Keis" w:date="2024-09-06T16:14:00Z">
              <w:rPr>
                <w:rFonts w:ascii="굴림" w:eastAsia="굴림" w:hAnsi="굴림" w:cs="Arial" w:hint="eastAsia"/>
                <w:color w:val="FF0000"/>
                <w:sz w:val="22"/>
              </w:rPr>
            </w:rPrChange>
          </w:rPr>
          <w:delText>⑤</w:delText>
        </w:r>
        <w:r w:rsidRPr="005A256D" w:rsidDel="004B1D18">
          <w:rPr>
            <w:rFonts w:ascii="Arial" w:eastAsia="굴림" w:hAnsi="Arial" w:cs="Arial"/>
            <w:strike/>
            <w:color w:val="00B050"/>
            <w:sz w:val="22"/>
            <w:rPrChange w:id="8910" w:author="Keis" w:date="2024-09-06T16:14:00Z">
              <w:rPr>
                <w:rFonts w:ascii="Arial" w:eastAsia="굴림" w:hAnsi="Arial" w:cs="Arial"/>
                <w:color w:val="FF0000"/>
                <w:sz w:val="22"/>
              </w:rPr>
            </w:rPrChange>
          </w:rPr>
          <w:delText xml:space="preserve">  </w:delText>
        </w:r>
        <w:r w:rsidR="00D62653" w:rsidRPr="005A256D" w:rsidDel="004B1D18">
          <w:rPr>
            <w:rFonts w:ascii="Arial" w:eastAsia="굴림" w:hAnsi="Arial" w:cs="Arial"/>
            <w:strike/>
            <w:color w:val="00B050"/>
            <w:sz w:val="22"/>
            <w:rPrChange w:id="8911" w:author="Keis" w:date="2024-09-06T16:14:00Z">
              <w:rPr>
                <w:rFonts w:ascii="Arial" w:eastAsia="굴림" w:hAnsi="Arial" w:cs="Arial"/>
                <w:color w:val="FF0000"/>
                <w:sz w:val="22"/>
              </w:rPr>
            </w:rPrChange>
          </w:rPr>
          <w:delText>No</w:delText>
        </w:r>
      </w:del>
    </w:p>
    <w:p w14:paraId="0EF00D63" w14:textId="5978C7C9" w:rsidR="00D62653" w:rsidRPr="005A256D" w:rsidDel="004B1D18" w:rsidRDefault="00D71F0D" w:rsidP="00D71F0D">
      <w:pPr>
        <w:wordWrap/>
        <w:spacing w:line="360" w:lineRule="auto"/>
        <w:ind w:left="400"/>
        <w:rPr>
          <w:del w:id="8912" w:author="Keis" w:date="2024-09-06T17:20:00Z"/>
          <w:rFonts w:ascii="Arial" w:eastAsia="굴림" w:hAnsi="Arial" w:cs="Arial"/>
          <w:strike/>
          <w:color w:val="00B050"/>
          <w:sz w:val="22"/>
          <w:rPrChange w:id="8913" w:author="Keis" w:date="2024-09-06T16:14:00Z">
            <w:rPr>
              <w:del w:id="8914" w:author="Keis" w:date="2024-09-06T17:20:00Z"/>
              <w:rFonts w:ascii="Arial" w:eastAsia="굴림" w:hAnsi="Arial" w:cs="Arial"/>
              <w:color w:val="FF0000"/>
              <w:sz w:val="22"/>
            </w:rPr>
          </w:rPrChange>
        </w:rPr>
      </w:pPr>
      <w:del w:id="8915" w:author="Keis" w:date="2024-09-06T17:20:00Z">
        <w:r w:rsidRPr="005A256D" w:rsidDel="004B1D18">
          <w:rPr>
            <w:rFonts w:ascii="굴림" w:eastAsia="굴림" w:hAnsi="굴림" w:cs="Arial" w:hint="eastAsia"/>
            <w:strike/>
            <w:color w:val="00B050"/>
            <w:sz w:val="22"/>
            <w:rPrChange w:id="8916" w:author="Keis" w:date="2024-09-06T16:14:00Z">
              <w:rPr>
                <w:rFonts w:ascii="굴림" w:eastAsia="굴림" w:hAnsi="굴림" w:cs="Arial" w:hint="eastAsia"/>
                <w:color w:val="FF0000"/>
                <w:sz w:val="22"/>
              </w:rPr>
            </w:rPrChange>
          </w:rPr>
          <w:delText>⑥</w:delText>
        </w:r>
        <w:r w:rsidRPr="005A256D" w:rsidDel="004B1D18">
          <w:rPr>
            <w:rFonts w:ascii="Arial" w:eastAsia="굴림" w:hAnsi="Arial" w:cs="Arial"/>
            <w:strike/>
            <w:color w:val="00B050"/>
            <w:sz w:val="22"/>
            <w:rPrChange w:id="8917" w:author="Keis" w:date="2024-09-06T16:14:00Z">
              <w:rPr>
                <w:rFonts w:ascii="Arial" w:eastAsia="굴림" w:hAnsi="Arial" w:cs="Arial"/>
                <w:color w:val="FF0000"/>
                <w:sz w:val="22"/>
              </w:rPr>
            </w:rPrChange>
          </w:rPr>
          <w:delText xml:space="preserve"> </w:delText>
        </w:r>
        <w:r w:rsidR="00BC5DEA" w:rsidRPr="005A256D" w:rsidDel="004B1D18">
          <w:rPr>
            <w:rFonts w:ascii="Arial" w:eastAsia="굴림" w:hAnsi="Arial" w:cs="Arial"/>
            <w:strike/>
            <w:color w:val="00B050"/>
            <w:sz w:val="22"/>
            <w:rPrChange w:id="8918" w:author="Keis" w:date="2024-09-06T16:14:00Z">
              <w:rPr>
                <w:rFonts w:ascii="Arial" w:eastAsia="굴림" w:hAnsi="Arial" w:cs="Arial"/>
                <w:color w:val="FF0000"/>
                <w:sz w:val="22"/>
              </w:rPr>
            </w:rPrChange>
          </w:rPr>
          <w:delText xml:space="preserve"> Not applicable </w:delText>
        </w:r>
        <w:r w:rsidR="00F00C24" w:rsidRPr="005A256D" w:rsidDel="004B1D18">
          <w:rPr>
            <w:rFonts w:ascii="Arial" w:eastAsia="굴림" w:hAnsi="Arial" w:cs="Arial"/>
            <w:strike/>
            <w:color w:val="00B050"/>
            <w:sz w:val="22"/>
            <w:rPrChange w:id="8919" w:author="Keis" w:date="2024-09-06T16:14:00Z">
              <w:rPr>
                <w:rFonts w:ascii="Arial" w:eastAsia="굴림" w:hAnsi="Arial" w:cs="Arial"/>
                <w:color w:val="FF0000"/>
                <w:sz w:val="22"/>
              </w:rPr>
            </w:rPrChange>
          </w:rPr>
          <w:delText xml:space="preserve">(no children, </w:delText>
        </w:r>
        <w:r w:rsidR="005123DC" w:rsidRPr="005A256D" w:rsidDel="004B1D18">
          <w:rPr>
            <w:rFonts w:ascii="Arial" w:eastAsia="굴림" w:hAnsi="Arial" w:cs="Arial"/>
            <w:strike/>
            <w:color w:val="00B050"/>
            <w:sz w:val="22"/>
            <w:rPrChange w:id="8920" w:author="Keis" w:date="2024-09-06T16:14:00Z">
              <w:rPr>
                <w:rFonts w:ascii="Arial" w:eastAsia="굴림" w:hAnsi="Arial" w:cs="Arial"/>
                <w:color w:val="FF0000"/>
                <w:sz w:val="22"/>
              </w:rPr>
            </w:rPrChange>
          </w:rPr>
          <w:delText>graduate student)</w:delText>
        </w:r>
      </w:del>
    </w:p>
    <w:p w14:paraId="2A3E5540" w14:textId="26F21DA3" w:rsidR="00D62653" w:rsidRPr="005A256D" w:rsidRDefault="00D62653" w:rsidP="00624BD4">
      <w:pPr>
        <w:wordWrap/>
        <w:spacing w:line="360" w:lineRule="auto"/>
        <w:rPr>
          <w:ins w:id="8921" w:author="Keis" w:date="2024-09-06T16:14:00Z"/>
          <w:rFonts w:ascii="Arial" w:eastAsia="굴림" w:hAnsi="Arial" w:cs="Arial"/>
          <w:b/>
          <w:sz w:val="22"/>
        </w:rPr>
      </w:pPr>
    </w:p>
    <w:p w14:paraId="3167CB56" w14:textId="77777777" w:rsidR="005A256D" w:rsidRDefault="005A256D" w:rsidP="00624BD4">
      <w:pPr>
        <w:wordWrap/>
        <w:spacing w:line="360" w:lineRule="auto"/>
        <w:rPr>
          <w:rFonts w:ascii="Arial" w:eastAsia="굴림" w:hAnsi="Arial" w:cs="Arial"/>
          <w:b/>
          <w:sz w:val="22"/>
        </w:rPr>
      </w:pPr>
    </w:p>
    <w:p w14:paraId="34593A43" w14:textId="77777777" w:rsidR="00F41E44" w:rsidRPr="001D19F6" w:rsidRDefault="00F41E44" w:rsidP="00624BD4">
      <w:pPr>
        <w:wordWrap/>
        <w:spacing w:line="360" w:lineRule="auto"/>
        <w:rPr>
          <w:rFonts w:ascii="Arial" w:eastAsia="굴림" w:hAnsi="Arial" w:cs="Arial"/>
          <w:b/>
          <w:sz w:val="22"/>
        </w:rPr>
      </w:pPr>
      <w:r w:rsidRPr="001D19F6">
        <w:rPr>
          <w:rFonts w:ascii="Arial" w:eastAsia="굴림" w:hAnsi="Arial" w:cs="Arial"/>
          <w:b/>
          <w:sz w:val="22"/>
        </w:rPr>
        <w:t>&lt; Private educational expenses &gt;</w:t>
      </w:r>
    </w:p>
    <w:p w14:paraId="5E1CF727" w14:textId="3DC73F83"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25.</w:t>
      </w:r>
      <w:r w:rsidR="004349C4" w:rsidRPr="001D19F6">
        <w:rPr>
          <w:rFonts w:ascii="Arial" w:eastAsia="굴림" w:hAnsi="Arial" w:cs="Arial"/>
          <w:sz w:val="22"/>
        </w:rPr>
        <w:t xml:space="preserve"> </w:t>
      </w:r>
      <w:r w:rsidR="004349C4" w:rsidRPr="001D19F6">
        <w:rPr>
          <w:rFonts w:ascii="Arial" w:eastAsia="굴림" w:hAnsi="Arial" w:cs="Arial"/>
          <w:kern w:val="0"/>
          <w:sz w:val="22"/>
        </w:rPr>
        <w:t xml:space="preserve">How much did you spend on </w:t>
      </w:r>
      <w:r w:rsidR="004349C4" w:rsidRPr="001D19F6">
        <w:rPr>
          <w:rFonts w:ascii="Arial" w:eastAsia="굴림" w:hAnsi="Arial" w:cs="Arial"/>
          <w:sz w:val="22"/>
        </w:rPr>
        <w:t xml:space="preserve">private education (private educational institutions, tutoring, textbooks, materials, etc.) </w:t>
      </w:r>
      <w:r w:rsidR="004349C4" w:rsidRPr="001D19F6">
        <w:rPr>
          <w:rFonts w:ascii="Arial" w:eastAsia="굴림" w:hAnsi="Arial" w:cs="Arial"/>
          <w:kern w:val="0"/>
          <w:sz w:val="22"/>
        </w:rPr>
        <w:t>in an average month</w:t>
      </w:r>
      <w:r w:rsidR="004349C4" w:rsidRPr="001D19F6">
        <w:rPr>
          <w:rFonts w:ascii="Arial" w:eastAsia="굴림" w:hAnsi="Arial" w:cs="Arial"/>
          <w:sz w:val="22"/>
        </w:rPr>
        <w:t xml:space="preserve"> </w:t>
      </w:r>
      <w:r w:rsidR="00624BD4" w:rsidRPr="001D19F6">
        <w:rPr>
          <w:rFonts w:ascii="Arial" w:eastAsia="굴림" w:hAnsi="Arial" w:cs="Arial"/>
          <w:sz w:val="22"/>
        </w:rPr>
        <w:t>in the last calendar year (</w:t>
      </w:r>
      <w:del w:id="8922" w:author="Keis" w:date="2024-09-06T10:18:00Z">
        <w:r w:rsidR="00D03F77" w:rsidRPr="00D03F77" w:rsidDel="009F27DD">
          <w:rPr>
            <w:rFonts w:ascii="Arial" w:eastAsia="굴림" w:hAnsi="Arial" w:cs="Arial" w:hint="eastAsia"/>
            <w:color w:val="FF0000"/>
            <w:sz w:val="22"/>
          </w:rPr>
          <w:delText>2019</w:delText>
        </w:r>
      </w:del>
      <w:ins w:id="8923"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184272B4" w14:textId="77777777" w:rsidR="00624BD4" w:rsidRPr="001D19F6" w:rsidRDefault="002B2449"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31</w:t>
      </w:r>
    </w:p>
    <w:p w14:paraId="48372D92" w14:textId="77777777" w:rsidR="00624BD4" w:rsidRPr="001D19F6" w:rsidRDefault="00624BD4" w:rsidP="002B2449">
      <w:pPr>
        <w:wordWrap/>
        <w:spacing w:line="360" w:lineRule="auto"/>
        <w:ind w:left="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Pr="001D19F6">
        <w:rPr>
          <w:rFonts w:ascii="Arial" w:eastAsia="굴림" w:hAnsi="Arial" w:cs="Arial"/>
          <w:sz w:val="22"/>
        </w:rPr>
        <w:t>26~</w:t>
      </w:r>
      <w:r w:rsidR="00527595" w:rsidRPr="001D19F6">
        <w:rPr>
          <w:rFonts w:ascii="Arial" w:eastAsia="굴림" w:hAnsi="Arial" w:cs="Arial"/>
          <w:sz w:val="22"/>
        </w:rPr>
        <w:t>E2</w:t>
      </w:r>
      <w:r w:rsidRPr="001D19F6">
        <w:rPr>
          <w:rFonts w:ascii="Arial" w:eastAsia="굴림" w:hAnsi="Arial" w:cs="Arial"/>
          <w:sz w:val="22"/>
        </w:rPr>
        <w:t>30 unfolding</w:t>
      </w:r>
    </w:p>
    <w:p w14:paraId="07DC0D23" w14:textId="77777777" w:rsidR="00624BD4" w:rsidRPr="001D19F6" w:rsidRDefault="00624BD4" w:rsidP="002B2449">
      <w:pPr>
        <w:wordWrap/>
        <w:spacing w:line="360" w:lineRule="auto"/>
        <w:ind w:firstLine="800"/>
        <w:rPr>
          <w:rFonts w:ascii="Arial" w:eastAsia="굴림" w:hAnsi="Arial" w:cs="Arial"/>
          <w:sz w:val="22"/>
        </w:rPr>
      </w:pPr>
      <w:r w:rsidRPr="001D19F6">
        <w:rPr>
          <w:rFonts w:ascii="Arial" w:eastAsia="굴림" w:hAnsi="Arial" w:cs="Arial"/>
          <w:sz w:val="22"/>
        </w:rPr>
        <w:t>Refuse to answer</w:t>
      </w:r>
      <w:r w:rsidR="002B2449" w:rsidRPr="001D19F6">
        <w:rPr>
          <w:rFonts w:ascii="Arial" w:eastAsia="굴림" w:hAnsi="Arial" w:cs="Arial"/>
          <w:sz w:val="22"/>
        </w:rPr>
        <w:t xml:space="preserve"> </w:t>
      </w:r>
      <w:r w:rsidRPr="001D19F6">
        <w:rPr>
          <w:rFonts w:ascii="Arial" w:eastAsia="굴림" w:hAnsi="Arial" w:cs="Arial"/>
          <w:sz w:val="22"/>
        </w:rPr>
        <w:t xml:space="preserve">→Go to </w:t>
      </w:r>
      <w:r w:rsidR="00527595" w:rsidRPr="001D19F6">
        <w:rPr>
          <w:rFonts w:ascii="Arial" w:eastAsia="굴림" w:hAnsi="Arial" w:cs="Arial"/>
          <w:sz w:val="22"/>
        </w:rPr>
        <w:t>E2</w:t>
      </w:r>
      <w:r w:rsidRPr="001D19F6">
        <w:rPr>
          <w:rFonts w:ascii="Arial" w:eastAsia="굴림" w:hAnsi="Arial" w:cs="Arial"/>
          <w:sz w:val="22"/>
        </w:rPr>
        <w:t>26~</w:t>
      </w:r>
      <w:r w:rsidR="00527595" w:rsidRPr="001D19F6">
        <w:rPr>
          <w:rFonts w:ascii="Arial" w:eastAsia="굴림" w:hAnsi="Arial" w:cs="Arial"/>
          <w:sz w:val="22"/>
        </w:rPr>
        <w:t>E2</w:t>
      </w:r>
      <w:r w:rsidRPr="001D19F6">
        <w:rPr>
          <w:rFonts w:ascii="Arial" w:eastAsia="굴림" w:hAnsi="Arial" w:cs="Arial"/>
          <w:sz w:val="22"/>
        </w:rPr>
        <w:t>30 unfolding</w:t>
      </w:r>
    </w:p>
    <w:p w14:paraId="1FF0BC0D" w14:textId="77777777" w:rsidR="00624BD4" w:rsidRPr="001D19F6" w:rsidRDefault="00624BD4" w:rsidP="00624BD4">
      <w:pPr>
        <w:wordWrap/>
        <w:spacing w:line="360" w:lineRule="auto"/>
        <w:rPr>
          <w:rFonts w:ascii="Arial" w:eastAsia="굴림" w:hAnsi="Arial" w:cs="Arial"/>
          <w:sz w:val="22"/>
          <w:u w:val="single"/>
        </w:rPr>
      </w:pPr>
    </w:p>
    <w:p w14:paraId="716B0B5F"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2B2449"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26~</w:t>
      </w:r>
      <w:r w:rsidR="00527595" w:rsidRPr="001D19F6">
        <w:rPr>
          <w:rFonts w:ascii="Arial" w:eastAsia="굴림" w:hAnsi="Arial" w:cs="Arial"/>
          <w:b/>
          <w:sz w:val="22"/>
        </w:rPr>
        <w:t>E2</w:t>
      </w:r>
      <w:r w:rsidRPr="001D19F6">
        <w:rPr>
          <w:rFonts w:ascii="Arial" w:eastAsia="굴림" w:hAnsi="Arial" w:cs="Arial"/>
          <w:b/>
          <w:sz w:val="22"/>
        </w:rPr>
        <w:t>30. Unfolding bracket questions &gt;</w:t>
      </w:r>
    </w:p>
    <w:p w14:paraId="32A034BF" w14:textId="77777777" w:rsidR="002B2449" w:rsidRPr="001D19F6" w:rsidRDefault="002B2449" w:rsidP="00624BD4">
      <w:pPr>
        <w:wordWrap/>
        <w:spacing w:line="360" w:lineRule="auto"/>
        <w:rPr>
          <w:rFonts w:ascii="Arial" w:eastAsia="굴림" w:hAnsi="Arial" w:cs="Arial"/>
          <w:sz w:val="22"/>
        </w:rPr>
      </w:pPr>
      <w:r w:rsidRPr="001D19F6">
        <w:rPr>
          <w:rFonts w:ascii="Arial" w:eastAsia="굴림" w:hAnsi="Arial" w:cs="Arial"/>
          <w:sz w:val="22"/>
        </w:rPr>
        <w:t>[IWER: Go back to E225 and record if R answers the amount during the interview.]</w:t>
      </w:r>
    </w:p>
    <w:p w14:paraId="47145954" w14:textId="1FDC475A"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26. Did it amount to a total of less than, about equal to or more than 10 MW (10,000</w:t>
      </w:r>
      <w:r w:rsidR="002B2449"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24" w:author="Keis" w:date="2024-09-06T10:18:00Z">
        <w:r w:rsidR="00D03F77" w:rsidDel="009F27DD">
          <w:rPr>
            <w:rFonts w:ascii="Arial" w:eastAsia="굴림" w:hAnsi="Arial" w:cs="Arial" w:hint="eastAsia"/>
            <w:color w:val="FF0000"/>
            <w:sz w:val="22"/>
          </w:rPr>
          <w:delText>2019</w:delText>
        </w:r>
      </w:del>
      <w:ins w:id="8925"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2B3D277"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779E0F18"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05B61345"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⑤</w:t>
      </w:r>
      <w:r w:rsidRPr="001D19F6">
        <w:rPr>
          <w:rFonts w:ascii="Arial" w:eastAsia="굴림" w:hAnsi="Arial" w:cs="Arial"/>
          <w:sz w:val="22"/>
        </w:rPr>
        <w:t xml:space="preserve"> More than 10 MW</w:t>
      </w:r>
    </w:p>
    <w:p w14:paraId="350DE1CF" w14:textId="77777777" w:rsidR="00624BD4" w:rsidRPr="001D19F6" w:rsidRDefault="00624BD4" w:rsidP="00624BD4">
      <w:pPr>
        <w:wordWrap/>
        <w:spacing w:line="360" w:lineRule="auto"/>
        <w:rPr>
          <w:rFonts w:ascii="Arial" w:eastAsia="굴림" w:hAnsi="Arial" w:cs="Arial"/>
          <w:sz w:val="22"/>
        </w:rPr>
      </w:pPr>
    </w:p>
    <w:p w14:paraId="709C8E53" w14:textId="60AA1B7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27. Did it amount to a total of less than, about equal to or more than 20 MW (10,000</w:t>
      </w:r>
      <w:r w:rsidR="002B2449"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26" w:author="Keis" w:date="2024-09-06T10:18:00Z">
        <w:r w:rsidR="00D03F77" w:rsidDel="009F27DD">
          <w:rPr>
            <w:rFonts w:ascii="Arial" w:eastAsia="굴림" w:hAnsi="Arial" w:cs="Arial" w:hint="eastAsia"/>
            <w:color w:val="FF0000"/>
            <w:sz w:val="22"/>
          </w:rPr>
          <w:delText>2019</w:delText>
        </w:r>
      </w:del>
      <w:ins w:id="8927"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410CF4F9"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291EC0D0"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1BD7A290"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3A842E3A" w14:textId="77777777" w:rsidR="00624BD4" w:rsidRPr="001D19F6" w:rsidRDefault="00624BD4" w:rsidP="00624BD4">
      <w:pPr>
        <w:wordWrap/>
        <w:spacing w:line="360" w:lineRule="auto"/>
        <w:rPr>
          <w:rFonts w:ascii="Arial" w:eastAsia="굴림" w:hAnsi="Arial" w:cs="Arial"/>
          <w:sz w:val="22"/>
        </w:rPr>
      </w:pPr>
    </w:p>
    <w:p w14:paraId="7BEE3E95" w14:textId="78EC80EA"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28. Did it amount to a total of less than, about equal to or more than 50 MW (10,000</w:t>
      </w:r>
      <w:r w:rsidR="002B2449"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28" w:author="Keis" w:date="2024-09-06T10:18:00Z">
        <w:r w:rsidR="00D03F77" w:rsidDel="009F27DD">
          <w:rPr>
            <w:rFonts w:ascii="Arial" w:eastAsia="굴림" w:hAnsi="Arial" w:cs="Arial" w:hint="eastAsia"/>
            <w:color w:val="FF0000"/>
            <w:sz w:val="22"/>
          </w:rPr>
          <w:delText>2019</w:delText>
        </w:r>
      </w:del>
      <w:ins w:id="8929"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DE3E052"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2A21B648"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6A5AB1CF"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3464413E" w14:textId="77777777" w:rsidR="00624BD4" w:rsidRPr="001D19F6" w:rsidRDefault="00624BD4" w:rsidP="00624BD4">
      <w:pPr>
        <w:wordWrap/>
        <w:spacing w:line="360" w:lineRule="auto"/>
        <w:rPr>
          <w:rFonts w:ascii="Arial" w:eastAsia="굴림" w:hAnsi="Arial" w:cs="Arial"/>
          <w:sz w:val="22"/>
        </w:rPr>
      </w:pPr>
    </w:p>
    <w:p w14:paraId="0527C8B6" w14:textId="241A854C"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29. Did it amount to a total of less than, about equal to or more than 100 MW (10,000</w:t>
      </w:r>
      <w:r w:rsidR="002B2449" w:rsidRPr="001D19F6">
        <w:rPr>
          <w:rFonts w:ascii="Arial" w:eastAsia="굴림" w:hAnsi="Arial" w:cs="Arial"/>
          <w:sz w:val="22"/>
        </w:rPr>
        <w:t xml:space="preserve"> </w:t>
      </w:r>
      <w:r w:rsidR="00624BD4" w:rsidRPr="001D19F6">
        <w:rPr>
          <w:rFonts w:ascii="Arial" w:eastAsia="굴림" w:hAnsi="Arial" w:cs="Arial"/>
          <w:sz w:val="22"/>
        </w:rPr>
        <w:t>Korean won)</w:t>
      </w:r>
      <w:r w:rsidR="000E1AA0" w:rsidRPr="001D19F6">
        <w:rPr>
          <w:rFonts w:ascii="Arial" w:eastAsia="굴림" w:hAnsi="Arial" w:cs="Arial"/>
          <w:sz w:val="22"/>
        </w:rPr>
        <w:t xml:space="preserve"> </w:t>
      </w:r>
      <w:r w:rsidR="00993804" w:rsidRPr="001D19F6">
        <w:rPr>
          <w:rFonts w:ascii="Arial" w:eastAsia="굴림" w:hAnsi="Arial" w:cs="Arial"/>
          <w:sz w:val="22"/>
        </w:rPr>
        <w:t>in the last calendar year (</w:t>
      </w:r>
      <w:del w:id="8930" w:author="Keis" w:date="2024-09-06T10:18:00Z">
        <w:r w:rsidR="00D03F77" w:rsidDel="009F27DD">
          <w:rPr>
            <w:rFonts w:ascii="Arial" w:eastAsia="굴림" w:hAnsi="Arial" w:cs="Arial" w:hint="eastAsia"/>
            <w:color w:val="FF0000"/>
            <w:sz w:val="22"/>
          </w:rPr>
          <w:delText>2019</w:delText>
        </w:r>
      </w:del>
      <w:ins w:id="8931"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624B91C8"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0824912F"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7DE25E49"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704808C8" w14:textId="77777777" w:rsidR="002B2449" w:rsidRPr="001D19F6" w:rsidRDefault="002B2449" w:rsidP="002B2449">
      <w:pPr>
        <w:wordWrap/>
        <w:spacing w:line="360" w:lineRule="auto"/>
        <w:ind w:leftChars="213" w:left="426"/>
        <w:rPr>
          <w:rFonts w:ascii="Arial" w:eastAsia="굴림" w:hAnsi="Arial" w:cs="Arial"/>
          <w:sz w:val="22"/>
        </w:rPr>
      </w:pPr>
    </w:p>
    <w:p w14:paraId="1685E103" w14:textId="28788ADB"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30. Did it amount to a total of less than, about equal to or more than 200 MW (10,000</w:t>
      </w:r>
      <w:r w:rsidR="002B2449"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32" w:author="Keis" w:date="2024-09-06T10:18:00Z">
        <w:r w:rsidR="00D03F77" w:rsidDel="009F27DD">
          <w:rPr>
            <w:rFonts w:ascii="Arial" w:eastAsia="굴림" w:hAnsi="Arial" w:cs="Arial" w:hint="eastAsia"/>
            <w:color w:val="FF0000"/>
            <w:sz w:val="22"/>
          </w:rPr>
          <w:delText>2019</w:delText>
        </w:r>
      </w:del>
      <w:ins w:id="8933"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2915E969"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200 MW</w:t>
      </w:r>
    </w:p>
    <w:p w14:paraId="48A83943"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 MW</w:t>
      </w:r>
    </w:p>
    <w:p w14:paraId="78A98A31" w14:textId="77777777" w:rsidR="002B2449" w:rsidRPr="001D19F6" w:rsidRDefault="002B2449" w:rsidP="002B244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 MW</w:t>
      </w:r>
    </w:p>
    <w:p w14:paraId="1B276540" w14:textId="77777777" w:rsidR="00624BD4" w:rsidRPr="001D19F6" w:rsidRDefault="00624BD4" w:rsidP="00624BD4">
      <w:pPr>
        <w:wordWrap/>
        <w:spacing w:line="360" w:lineRule="auto"/>
        <w:rPr>
          <w:rFonts w:ascii="Arial" w:eastAsia="굴림" w:hAnsi="Arial" w:cs="Arial"/>
          <w:sz w:val="22"/>
        </w:rPr>
      </w:pPr>
    </w:p>
    <w:p w14:paraId="51640E02" w14:textId="77777777" w:rsidR="00A5595C" w:rsidRPr="001D19F6" w:rsidRDefault="00A5595C" w:rsidP="00624BD4">
      <w:pPr>
        <w:wordWrap/>
        <w:spacing w:line="360" w:lineRule="auto"/>
        <w:rPr>
          <w:rFonts w:ascii="Arial" w:eastAsia="굴림" w:hAnsi="Arial" w:cs="Arial"/>
          <w:b/>
          <w:sz w:val="22"/>
        </w:rPr>
      </w:pPr>
      <w:r w:rsidRPr="001D19F6">
        <w:rPr>
          <w:rFonts w:ascii="Arial" w:eastAsia="굴림" w:hAnsi="Arial" w:cs="Arial"/>
          <w:b/>
          <w:sz w:val="22"/>
        </w:rPr>
        <w:t>&lt; Housing expenses &gt;</w:t>
      </w:r>
    </w:p>
    <w:p w14:paraId="067A40B1" w14:textId="3373A9A8" w:rsidR="00624BD4" w:rsidRPr="00BA6722" w:rsidRDefault="00527595" w:rsidP="00624BD4">
      <w:pPr>
        <w:wordWrap/>
        <w:spacing w:line="360" w:lineRule="auto"/>
        <w:rPr>
          <w:rFonts w:ascii="Arial" w:eastAsia="굴림" w:hAnsi="Arial" w:cs="Arial"/>
          <w:sz w:val="22"/>
          <w:rPrChange w:id="8934" w:author="Keis" w:date="2024-09-13T13:02:00Z">
            <w:rPr>
              <w:rFonts w:ascii="Arial" w:eastAsia="굴림" w:hAnsi="Arial" w:cs="Arial"/>
              <w:color w:val="FF0000"/>
              <w:sz w:val="22"/>
            </w:rPr>
          </w:rPrChange>
        </w:rPr>
      </w:pPr>
      <w:r w:rsidRPr="00BA6722">
        <w:rPr>
          <w:rFonts w:ascii="Arial" w:eastAsia="굴림" w:hAnsi="Arial" w:cs="Arial"/>
          <w:sz w:val="22"/>
          <w:rPrChange w:id="8935" w:author="Keis" w:date="2024-09-13T13:02:00Z">
            <w:rPr>
              <w:rFonts w:ascii="Arial" w:eastAsia="굴림" w:hAnsi="Arial" w:cs="Arial"/>
              <w:color w:val="FF0000"/>
              <w:sz w:val="22"/>
            </w:rPr>
          </w:rPrChange>
        </w:rPr>
        <w:t>E2</w:t>
      </w:r>
      <w:r w:rsidR="00624BD4" w:rsidRPr="00BA6722">
        <w:rPr>
          <w:rFonts w:ascii="Arial" w:eastAsia="굴림" w:hAnsi="Arial" w:cs="Arial"/>
          <w:sz w:val="22"/>
          <w:rPrChange w:id="8936" w:author="Keis" w:date="2024-09-13T13:02:00Z">
            <w:rPr>
              <w:rFonts w:ascii="Arial" w:eastAsia="굴림" w:hAnsi="Arial" w:cs="Arial"/>
              <w:color w:val="FF0000"/>
              <w:sz w:val="22"/>
            </w:rPr>
          </w:rPrChange>
        </w:rPr>
        <w:t xml:space="preserve">31. </w:t>
      </w:r>
      <w:r w:rsidR="002B2449" w:rsidRPr="00BA6722">
        <w:rPr>
          <w:rFonts w:ascii="Arial" w:eastAsia="굴림" w:hAnsi="Arial" w:cs="Arial"/>
          <w:kern w:val="0"/>
          <w:sz w:val="22"/>
          <w:rPrChange w:id="8937" w:author="Keis" w:date="2024-09-13T13:02:00Z">
            <w:rPr>
              <w:rFonts w:ascii="Arial" w:eastAsia="굴림" w:hAnsi="Arial" w:cs="Arial"/>
              <w:color w:val="FF0000"/>
              <w:kern w:val="0"/>
              <w:sz w:val="22"/>
            </w:rPr>
          </w:rPrChange>
        </w:rPr>
        <w:t xml:space="preserve">How much did </w:t>
      </w:r>
      <w:r w:rsidR="00C67107" w:rsidRPr="00BA6722">
        <w:rPr>
          <w:rFonts w:ascii="Arial" w:eastAsia="굴림" w:hAnsi="Arial" w:cs="Arial"/>
          <w:sz w:val="22"/>
          <w:rPrChange w:id="8938" w:author="Keis" w:date="2024-09-13T13:02:00Z">
            <w:rPr>
              <w:rFonts w:ascii="Arial" w:eastAsia="굴림" w:hAnsi="Arial" w:cs="Arial"/>
              <w:color w:val="FF0000"/>
              <w:sz w:val="22"/>
            </w:rPr>
          </w:rPrChange>
        </w:rPr>
        <w:t xml:space="preserve">your household </w:t>
      </w:r>
      <w:r w:rsidR="002B2449" w:rsidRPr="00BA6722">
        <w:rPr>
          <w:rFonts w:ascii="Arial" w:eastAsia="굴림" w:hAnsi="Arial" w:cs="Arial"/>
          <w:kern w:val="0"/>
          <w:sz w:val="22"/>
          <w:rPrChange w:id="8939" w:author="Keis" w:date="2024-09-13T13:02:00Z">
            <w:rPr>
              <w:rFonts w:ascii="Arial" w:eastAsia="굴림" w:hAnsi="Arial" w:cs="Arial"/>
              <w:color w:val="FF0000"/>
              <w:kern w:val="0"/>
              <w:sz w:val="22"/>
            </w:rPr>
          </w:rPrChange>
        </w:rPr>
        <w:t xml:space="preserve">spend on </w:t>
      </w:r>
      <w:r w:rsidR="002B2449" w:rsidRPr="00BA6722">
        <w:rPr>
          <w:rFonts w:ascii="Arial" w:eastAsia="굴림" w:hAnsi="Arial" w:cs="Arial"/>
          <w:sz w:val="22"/>
          <w:rPrChange w:id="8940" w:author="Keis" w:date="2024-09-13T13:02:00Z">
            <w:rPr>
              <w:rFonts w:ascii="Arial" w:eastAsia="굴림" w:hAnsi="Arial" w:cs="Arial"/>
              <w:color w:val="FF0000"/>
              <w:sz w:val="22"/>
            </w:rPr>
          </w:rPrChange>
        </w:rPr>
        <w:t>housing (monthly rent, utilities including electricity, water and gas, etc.)</w:t>
      </w:r>
      <w:r w:rsidR="00622E1F" w:rsidRPr="00BA6722">
        <w:rPr>
          <w:rFonts w:ascii="Arial" w:eastAsia="굴림" w:hAnsi="Arial" w:cs="Arial"/>
          <w:sz w:val="22"/>
          <w:rPrChange w:id="8941" w:author="Keis" w:date="2024-09-13T13:02:00Z">
            <w:rPr>
              <w:rFonts w:ascii="Arial" w:eastAsia="굴림" w:hAnsi="Arial" w:cs="Arial"/>
              <w:color w:val="FF0000"/>
              <w:sz w:val="22"/>
            </w:rPr>
          </w:rPrChange>
        </w:rPr>
        <w:t xml:space="preserve"> </w:t>
      </w:r>
      <w:r w:rsidR="002B2449" w:rsidRPr="00BA6722">
        <w:rPr>
          <w:rFonts w:ascii="Arial" w:eastAsia="굴림" w:hAnsi="Arial" w:cs="Arial"/>
          <w:kern w:val="0"/>
          <w:sz w:val="22"/>
          <w:rPrChange w:id="8942" w:author="Keis" w:date="2024-09-13T13:02:00Z">
            <w:rPr>
              <w:rFonts w:ascii="Arial" w:eastAsia="굴림" w:hAnsi="Arial" w:cs="Arial"/>
              <w:color w:val="FF0000"/>
              <w:kern w:val="0"/>
              <w:sz w:val="22"/>
            </w:rPr>
          </w:rPrChange>
        </w:rPr>
        <w:t xml:space="preserve">in an average month </w:t>
      </w:r>
      <w:r w:rsidR="00624BD4" w:rsidRPr="00BA6722">
        <w:rPr>
          <w:rFonts w:ascii="Arial" w:eastAsia="굴림" w:hAnsi="Arial" w:cs="Arial"/>
          <w:sz w:val="22"/>
          <w:rPrChange w:id="8943" w:author="Keis" w:date="2024-09-13T13:02:00Z">
            <w:rPr>
              <w:rFonts w:ascii="Arial" w:eastAsia="굴림" w:hAnsi="Arial" w:cs="Arial"/>
              <w:color w:val="FF0000"/>
              <w:sz w:val="22"/>
            </w:rPr>
          </w:rPrChange>
        </w:rPr>
        <w:t>in the last calendar year (</w:t>
      </w:r>
      <w:del w:id="8944" w:author="Keis" w:date="2024-09-06T10:18:00Z">
        <w:r w:rsidR="00D03F77" w:rsidDel="009F27DD">
          <w:rPr>
            <w:rFonts w:ascii="Arial" w:eastAsia="굴림" w:hAnsi="Arial" w:cs="Arial" w:hint="eastAsia"/>
            <w:color w:val="FF0000"/>
            <w:sz w:val="22"/>
          </w:rPr>
          <w:delText>2019</w:delText>
        </w:r>
      </w:del>
      <w:ins w:id="8945" w:author="Keis" w:date="2024-09-06T10:18:00Z">
        <w:r w:rsidR="009F27DD" w:rsidRPr="009F27DD">
          <w:rPr>
            <w:rFonts w:ascii="Arial" w:eastAsia="굴림" w:hAnsi="Arial" w:cs="Arial" w:hint="eastAsia"/>
            <w:color w:val="00B050"/>
            <w:sz w:val="22"/>
          </w:rPr>
          <w:t>2021</w:t>
        </w:r>
      </w:ins>
      <w:r w:rsidR="00624BD4" w:rsidRPr="00BA6722">
        <w:rPr>
          <w:rFonts w:ascii="Arial" w:eastAsia="굴림" w:hAnsi="Arial" w:cs="Arial"/>
          <w:sz w:val="22"/>
          <w:rPrChange w:id="8946" w:author="Keis" w:date="2024-09-13T13:02:00Z">
            <w:rPr>
              <w:rFonts w:ascii="Arial" w:eastAsia="굴림" w:hAnsi="Arial" w:cs="Arial"/>
              <w:color w:val="FF0000"/>
              <w:sz w:val="22"/>
            </w:rPr>
          </w:rPrChange>
        </w:rPr>
        <w:t>)? (unit: 10,000 Korean won)</w:t>
      </w:r>
      <w:r w:rsidR="001A7CC1" w:rsidRPr="00BA6722">
        <w:rPr>
          <w:rFonts w:ascii="Arial" w:eastAsia="굴림" w:hAnsi="Arial" w:cs="Arial"/>
          <w:sz w:val="22"/>
          <w:rPrChange w:id="8947" w:author="Keis" w:date="2024-09-13T13:02:00Z">
            <w:rPr>
              <w:rFonts w:ascii="Arial" w:eastAsia="굴림" w:hAnsi="Arial" w:cs="Arial"/>
              <w:color w:val="FF0000"/>
              <w:sz w:val="22"/>
            </w:rPr>
          </w:rPrChange>
        </w:rPr>
        <w:t xml:space="preserve"> </w:t>
      </w:r>
    </w:p>
    <w:p w14:paraId="1B10713D" w14:textId="77777777" w:rsidR="003B3882" w:rsidRPr="00BA6722" w:rsidRDefault="003B3882" w:rsidP="00624BD4">
      <w:pPr>
        <w:wordWrap/>
        <w:spacing w:line="360" w:lineRule="auto"/>
        <w:rPr>
          <w:rFonts w:ascii="Arial" w:eastAsia="굴림" w:hAnsi="Arial" w:cs="Arial"/>
          <w:sz w:val="22"/>
          <w:rPrChange w:id="8948" w:author="Keis" w:date="2024-09-13T13:02:00Z">
            <w:rPr>
              <w:rFonts w:ascii="Arial" w:eastAsia="굴림" w:hAnsi="Arial" w:cs="Arial"/>
              <w:color w:val="FF0000"/>
              <w:sz w:val="22"/>
            </w:rPr>
          </w:rPrChange>
        </w:rPr>
      </w:pPr>
      <w:r w:rsidRPr="00BA6722">
        <w:rPr>
          <w:rFonts w:ascii="Arial" w:eastAsia="굴림" w:hAnsi="Arial" w:cs="Arial"/>
          <w:sz w:val="22"/>
          <w:rPrChange w:id="8949" w:author="Keis" w:date="2024-09-13T13:02:00Z">
            <w:rPr>
              <w:rFonts w:ascii="Arial" w:eastAsia="굴림" w:hAnsi="Arial" w:cs="Arial"/>
              <w:color w:val="FF0000"/>
              <w:sz w:val="22"/>
            </w:rPr>
          </w:rPrChange>
        </w:rPr>
        <w:t>[IWER: Boarding expenses are included in housing costs.]</w:t>
      </w:r>
    </w:p>
    <w:p w14:paraId="60D4E7B5" w14:textId="77777777" w:rsidR="00624BD4" w:rsidRPr="00BA6722" w:rsidRDefault="00726809" w:rsidP="00624BD4">
      <w:pPr>
        <w:wordWrap/>
        <w:spacing w:line="360" w:lineRule="auto"/>
        <w:rPr>
          <w:rFonts w:ascii="Arial" w:eastAsia="굴림" w:hAnsi="Arial" w:cs="Arial"/>
          <w:sz w:val="22"/>
          <w:rPrChange w:id="8950" w:author="Keis" w:date="2024-09-13T13:02:00Z">
            <w:rPr>
              <w:rFonts w:ascii="Arial" w:eastAsia="굴림" w:hAnsi="Arial" w:cs="Arial"/>
              <w:color w:val="FF0000"/>
              <w:sz w:val="22"/>
            </w:rPr>
          </w:rPrChange>
        </w:rPr>
      </w:pPr>
      <w:r w:rsidRPr="00BA6722">
        <w:rPr>
          <w:rFonts w:ascii="Arial" w:eastAsia="굴림" w:hAnsi="Arial" w:cs="Arial"/>
          <w:kern w:val="0"/>
          <w:sz w:val="22"/>
          <w:rPrChange w:id="8951" w:author="Keis" w:date="2024-09-13T13:02:00Z">
            <w:rPr>
              <w:rFonts w:ascii="Arial" w:eastAsia="굴림" w:hAnsi="Arial" w:cs="Arial"/>
              <w:color w:val="FF0000"/>
              <w:kern w:val="0"/>
              <w:sz w:val="22"/>
            </w:rPr>
          </w:rPrChange>
        </w:rPr>
        <w:tab/>
        <w:t>_______________________________</w:t>
      </w:r>
      <w:r w:rsidR="00624BD4" w:rsidRPr="00BA6722">
        <w:rPr>
          <w:rFonts w:ascii="Arial" w:eastAsia="굴림" w:hAnsi="Arial" w:cs="Arial"/>
          <w:sz w:val="22"/>
          <w:rPrChange w:id="8952" w:author="Keis" w:date="2024-09-13T13:02:00Z">
            <w:rPr>
              <w:rFonts w:ascii="Arial" w:eastAsia="굴림" w:hAnsi="Arial" w:cs="Arial"/>
              <w:color w:val="FF0000"/>
              <w:sz w:val="22"/>
            </w:rPr>
          </w:rPrChange>
        </w:rPr>
        <w:t xml:space="preserve"> MW [</w:t>
      </w:r>
      <w:r w:rsidR="003608C0" w:rsidRPr="00BA6722">
        <w:rPr>
          <w:rFonts w:ascii="Arial" w:eastAsia="굴림" w:hAnsi="Arial" w:cs="Arial"/>
          <w:sz w:val="22"/>
          <w:rPrChange w:id="8953" w:author="Keis" w:date="2024-09-13T13:02:00Z">
            <w:rPr>
              <w:rFonts w:ascii="Arial" w:eastAsia="굴림" w:hAnsi="Arial" w:cs="Arial"/>
              <w:color w:val="FF0000"/>
              <w:sz w:val="22"/>
            </w:rPr>
          </w:rPrChange>
        </w:rPr>
        <w:t xml:space="preserve">Range: </w:t>
      </w:r>
      <w:r w:rsidR="00624BD4" w:rsidRPr="00BA6722">
        <w:rPr>
          <w:rFonts w:ascii="Arial" w:eastAsia="굴림" w:hAnsi="Arial" w:cs="Arial"/>
          <w:sz w:val="22"/>
          <w:rPrChange w:id="8954" w:author="Keis" w:date="2024-09-13T13:02:00Z">
            <w:rPr>
              <w:rFonts w:ascii="Arial" w:eastAsia="굴림" w:hAnsi="Arial" w:cs="Arial"/>
              <w:color w:val="FF0000"/>
              <w:sz w:val="22"/>
            </w:rPr>
          </w:rPrChange>
        </w:rPr>
        <w:t xml:space="preserve">0~9997] </w:t>
      </w:r>
      <w:r w:rsidR="00624BD4" w:rsidRPr="00BA6722">
        <w:rPr>
          <w:rFonts w:ascii="Arial" w:eastAsia="굴림" w:hAnsi="Arial" w:cs="Arial" w:hint="eastAsia"/>
          <w:sz w:val="22"/>
          <w:rPrChange w:id="8955" w:author="Keis" w:date="2024-09-13T13:02:00Z">
            <w:rPr>
              <w:rFonts w:ascii="Arial" w:eastAsia="굴림" w:hAnsi="Arial" w:cs="Arial" w:hint="eastAsia"/>
              <w:color w:val="FF0000"/>
              <w:sz w:val="22"/>
            </w:rPr>
          </w:rPrChange>
        </w:rPr>
        <w:t>→</w:t>
      </w:r>
      <w:r w:rsidR="00624BD4" w:rsidRPr="00BA6722">
        <w:rPr>
          <w:rFonts w:ascii="Arial" w:eastAsia="굴림" w:hAnsi="Arial" w:cs="Arial"/>
          <w:sz w:val="22"/>
          <w:rPrChange w:id="8956" w:author="Keis" w:date="2024-09-13T13:02:00Z">
            <w:rPr>
              <w:rFonts w:ascii="Arial" w:eastAsia="굴림" w:hAnsi="Arial" w:cs="Arial"/>
              <w:color w:val="FF0000"/>
              <w:sz w:val="22"/>
            </w:rPr>
          </w:rPrChange>
        </w:rPr>
        <w:t xml:space="preserve">Go to </w:t>
      </w:r>
      <w:r w:rsidR="001A7E2A" w:rsidRPr="00BA6722">
        <w:rPr>
          <w:rFonts w:ascii="Arial" w:eastAsia="굴림" w:hAnsi="Arial" w:cs="Arial"/>
          <w:sz w:val="22"/>
          <w:rPrChange w:id="8957" w:author="Keis" w:date="2024-09-13T13:02:00Z">
            <w:rPr>
              <w:rFonts w:ascii="Arial" w:eastAsia="굴림" w:hAnsi="Arial" w:cs="Arial"/>
              <w:color w:val="FF0000"/>
              <w:sz w:val="22"/>
            </w:rPr>
          </w:rPrChange>
        </w:rPr>
        <w:t>Eadd_03</w:t>
      </w:r>
    </w:p>
    <w:p w14:paraId="62C9ED95" w14:textId="77777777" w:rsidR="00624BD4" w:rsidRPr="00BA6722" w:rsidRDefault="00624BD4" w:rsidP="00726809">
      <w:pPr>
        <w:wordWrap/>
        <w:spacing w:line="360" w:lineRule="auto"/>
        <w:ind w:firstLine="800"/>
        <w:rPr>
          <w:rFonts w:ascii="Arial" w:eastAsia="굴림" w:hAnsi="Arial" w:cs="Arial"/>
          <w:sz w:val="22"/>
          <w:rPrChange w:id="8958" w:author="Keis" w:date="2024-09-13T13:02:00Z">
            <w:rPr>
              <w:rFonts w:ascii="Arial" w:eastAsia="굴림" w:hAnsi="Arial" w:cs="Arial"/>
              <w:color w:val="FF0000"/>
              <w:sz w:val="22"/>
            </w:rPr>
          </w:rPrChange>
        </w:rPr>
      </w:pPr>
      <w:r w:rsidRPr="00BA6722">
        <w:rPr>
          <w:rFonts w:ascii="Arial" w:eastAsia="굴림" w:hAnsi="Arial" w:cs="Arial"/>
          <w:sz w:val="22"/>
          <w:rPrChange w:id="8959" w:author="Keis" w:date="2024-09-13T13:02:00Z">
            <w:rPr>
              <w:rFonts w:ascii="Arial" w:eastAsia="굴림" w:hAnsi="Arial" w:cs="Arial"/>
              <w:color w:val="FF0000"/>
              <w:sz w:val="22"/>
            </w:rPr>
          </w:rPrChange>
        </w:rPr>
        <w:t xml:space="preserve">Don't know </w:t>
      </w:r>
      <w:r w:rsidRPr="00BA6722">
        <w:rPr>
          <w:rFonts w:ascii="Arial" w:eastAsia="굴림" w:hAnsi="Arial" w:cs="Arial" w:hint="eastAsia"/>
          <w:sz w:val="22"/>
          <w:rPrChange w:id="8960" w:author="Keis" w:date="2024-09-13T13:02:00Z">
            <w:rPr>
              <w:rFonts w:ascii="Arial" w:eastAsia="굴림" w:hAnsi="Arial" w:cs="Arial" w:hint="eastAsia"/>
              <w:color w:val="FF0000"/>
              <w:sz w:val="22"/>
            </w:rPr>
          </w:rPrChange>
        </w:rPr>
        <w:t>→</w:t>
      </w:r>
      <w:r w:rsidRPr="00BA6722">
        <w:rPr>
          <w:rFonts w:ascii="Arial" w:eastAsia="굴림" w:hAnsi="Arial" w:cs="Arial"/>
          <w:sz w:val="22"/>
          <w:rPrChange w:id="8961" w:author="Keis" w:date="2024-09-13T13:02:00Z">
            <w:rPr>
              <w:rFonts w:ascii="Arial" w:eastAsia="굴림" w:hAnsi="Arial" w:cs="Arial"/>
              <w:color w:val="FF0000"/>
              <w:sz w:val="22"/>
            </w:rPr>
          </w:rPrChange>
        </w:rPr>
        <w:t xml:space="preserve">Go to </w:t>
      </w:r>
      <w:r w:rsidR="00527595" w:rsidRPr="00BA6722">
        <w:rPr>
          <w:rFonts w:ascii="Arial" w:eastAsia="굴림" w:hAnsi="Arial" w:cs="Arial"/>
          <w:sz w:val="22"/>
          <w:rPrChange w:id="8962" w:author="Keis" w:date="2024-09-13T13:02:00Z">
            <w:rPr>
              <w:rFonts w:ascii="Arial" w:eastAsia="굴림" w:hAnsi="Arial" w:cs="Arial"/>
              <w:color w:val="FF0000"/>
              <w:sz w:val="22"/>
            </w:rPr>
          </w:rPrChange>
        </w:rPr>
        <w:t>E2</w:t>
      </w:r>
      <w:r w:rsidRPr="00BA6722">
        <w:rPr>
          <w:rFonts w:ascii="Arial" w:eastAsia="굴림" w:hAnsi="Arial" w:cs="Arial"/>
          <w:sz w:val="22"/>
          <w:rPrChange w:id="8963" w:author="Keis" w:date="2024-09-13T13:02:00Z">
            <w:rPr>
              <w:rFonts w:ascii="Arial" w:eastAsia="굴림" w:hAnsi="Arial" w:cs="Arial"/>
              <w:color w:val="FF0000"/>
              <w:sz w:val="22"/>
            </w:rPr>
          </w:rPrChange>
        </w:rPr>
        <w:t>32~</w:t>
      </w:r>
      <w:r w:rsidR="00527595" w:rsidRPr="00BA6722">
        <w:rPr>
          <w:rFonts w:ascii="Arial" w:eastAsia="굴림" w:hAnsi="Arial" w:cs="Arial"/>
          <w:sz w:val="22"/>
          <w:rPrChange w:id="8964" w:author="Keis" w:date="2024-09-13T13:02:00Z">
            <w:rPr>
              <w:rFonts w:ascii="Arial" w:eastAsia="굴림" w:hAnsi="Arial" w:cs="Arial"/>
              <w:color w:val="FF0000"/>
              <w:sz w:val="22"/>
            </w:rPr>
          </w:rPrChange>
        </w:rPr>
        <w:t>E2</w:t>
      </w:r>
      <w:r w:rsidRPr="00BA6722">
        <w:rPr>
          <w:rFonts w:ascii="Arial" w:eastAsia="굴림" w:hAnsi="Arial" w:cs="Arial"/>
          <w:sz w:val="22"/>
          <w:rPrChange w:id="8965" w:author="Keis" w:date="2024-09-13T13:02:00Z">
            <w:rPr>
              <w:rFonts w:ascii="Arial" w:eastAsia="굴림" w:hAnsi="Arial" w:cs="Arial"/>
              <w:color w:val="FF0000"/>
              <w:sz w:val="22"/>
            </w:rPr>
          </w:rPrChange>
        </w:rPr>
        <w:t>36 unfolding</w:t>
      </w:r>
    </w:p>
    <w:p w14:paraId="77AC5D5E" w14:textId="77777777" w:rsidR="00624BD4" w:rsidRPr="00BA6722" w:rsidRDefault="00624BD4" w:rsidP="00726809">
      <w:pPr>
        <w:wordWrap/>
        <w:spacing w:line="360" w:lineRule="auto"/>
        <w:ind w:firstLine="800"/>
        <w:rPr>
          <w:rFonts w:ascii="Arial" w:eastAsia="굴림" w:hAnsi="Arial" w:cs="Arial"/>
          <w:sz w:val="22"/>
          <w:rPrChange w:id="8966" w:author="Keis" w:date="2024-09-13T13:02:00Z">
            <w:rPr>
              <w:rFonts w:ascii="Arial" w:eastAsia="굴림" w:hAnsi="Arial" w:cs="Arial"/>
              <w:color w:val="FF0000"/>
              <w:sz w:val="22"/>
            </w:rPr>
          </w:rPrChange>
        </w:rPr>
      </w:pPr>
      <w:r w:rsidRPr="00BA6722">
        <w:rPr>
          <w:rFonts w:ascii="Arial" w:eastAsia="굴림" w:hAnsi="Arial" w:cs="Arial"/>
          <w:sz w:val="22"/>
          <w:rPrChange w:id="8967" w:author="Keis" w:date="2024-09-13T13:02:00Z">
            <w:rPr>
              <w:rFonts w:ascii="Arial" w:eastAsia="굴림" w:hAnsi="Arial" w:cs="Arial"/>
              <w:color w:val="FF0000"/>
              <w:sz w:val="22"/>
            </w:rPr>
          </w:rPrChange>
        </w:rPr>
        <w:t xml:space="preserve">Refuse to </w:t>
      </w:r>
      <w:r w:rsidR="00BD150A" w:rsidRPr="00BA6722">
        <w:rPr>
          <w:rFonts w:ascii="Arial" w:eastAsia="굴림" w:hAnsi="Arial" w:cs="Arial"/>
          <w:sz w:val="22"/>
          <w:rPrChange w:id="8968" w:author="Keis" w:date="2024-09-13T13:02:00Z">
            <w:rPr>
              <w:rFonts w:ascii="Arial" w:eastAsia="굴림" w:hAnsi="Arial" w:cs="Arial"/>
              <w:color w:val="FF0000"/>
              <w:sz w:val="22"/>
            </w:rPr>
          </w:rPrChange>
        </w:rPr>
        <w:t xml:space="preserve">answer </w:t>
      </w:r>
      <w:r w:rsidR="00BD150A" w:rsidRPr="00BA6722">
        <w:rPr>
          <w:rFonts w:ascii="Arial" w:eastAsia="굴림" w:hAnsi="Arial" w:cs="Arial" w:hint="eastAsia"/>
          <w:sz w:val="22"/>
          <w:rPrChange w:id="8969" w:author="Keis" w:date="2024-09-13T13:02:00Z">
            <w:rPr>
              <w:rFonts w:ascii="Arial" w:eastAsia="굴림" w:hAnsi="Arial" w:cs="Arial" w:hint="eastAsia"/>
              <w:color w:val="FF0000"/>
              <w:sz w:val="22"/>
            </w:rPr>
          </w:rPrChange>
        </w:rPr>
        <w:t>→</w:t>
      </w:r>
      <w:r w:rsidR="00BD150A" w:rsidRPr="00BA6722">
        <w:rPr>
          <w:rFonts w:ascii="Arial" w:eastAsia="굴림" w:hAnsi="Arial" w:cs="Arial"/>
          <w:sz w:val="22"/>
          <w:rPrChange w:id="8970" w:author="Keis" w:date="2024-09-13T13:02:00Z">
            <w:rPr>
              <w:rFonts w:ascii="Arial" w:eastAsia="굴림" w:hAnsi="Arial" w:cs="Arial"/>
              <w:color w:val="FF0000"/>
              <w:sz w:val="22"/>
            </w:rPr>
          </w:rPrChange>
        </w:rPr>
        <w:t>Go</w:t>
      </w:r>
      <w:r w:rsidRPr="00BA6722">
        <w:rPr>
          <w:rFonts w:ascii="Arial" w:eastAsia="굴림" w:hAnsi="Arial" w:cs="Arial"/>
          <w:sz w:val="22"/>
          <w:rPrChange w:id="8971" w:author="Keis" w:date="2024-09-13T13:02:00Z">
            <w:rPr>
              <w:rFonts w:ascii="Arial" w:eastAsia="굴림" w:hAnsi="Arial" w:cs="Arial"/>
              <w:color w:val="FF0000"/>
              <w:sz w:val="22"/>
            </w:rPr>
          </w:rPrChange>
        </w:rPr>
        <w:t xml:space="preserve"> to </w:t>
      </w:r>
      <w:r w:rsidR="00527595" w:rsidRPr="00BA6722">
        <w:rPr>
          <w:rFonts w:ascii="Arial" w:eastAsia="굴림" w:hAnsi="Arial" w:cs="Arial"/>
          <w:sz w:val="22"/>
          <w:rPrChange w:id="8972" w:author="Keis" w:date="2024-09-13T13:02:00Z">
            <w:rPr>
              <w:rFonts w:ascii="Arial" w:eastAsia="굴림" w:hAnsi="Arial" w:cs="Arial"/>
              <w:color w:val="FF0000"/>
              <w:sz w:val="22"/>
            </w:rPr>
          </w:rPrChange>
        </w:rPr>
        <w:t>E2</w:t>
      </w:r>
      <w:r w:rsidRPr="00BA6722">
        <w:rPr>
          <w:rFonts w:ascii="Arial" w:eastAsia="굴림" w:hAnsi="Arial" w:cs="Arial"/>
          <w:sz w:val="22"/>
          <w:rPrChange w:id="8973" w:author="Keis" w:date="2024-09-13T13:02:00Z">
            <w:rPr>
              <w:rFonts w:ascii="Arial" w:eastAsia="굴림" w:hAnsi="Arial" w:cs="Arial"/>
              <w:color w:val="FF0000"/>
              <w:sz w:val="22"/>
            </w:rPr>
          </w:rPrChange>
        </w:rPr>
        <w:t>32~</w:t>
      </w:r>
      <w:r w:rsidR="00527595" w:rsidRPr="00BA6722">
        <w:rPr>
          <w:rFonts w:ascii="Arial" w:eastAsia="굴림" w:hAnsi="Arial" w:cs="Arial"/>
          <w:sz w:val="22"/>
          <w:rPrChange w:id="8974" w:author="Keis" w:date="2024-09-13T13:02:00Z">
            <w:rPr>
              <w:rFonts w:ascii="Arial" w:eastAsia="굴림" w:hAnsi="Arial" w:cs="Arial"/>
              <w:color w:val="FF0000"/>
              <w:sz w:val="22"/>
            </w:rPr>
          </w:rPrChange>
        </w:rPr>
        <w:t>E2</w:t>
      </w:r>
      <w:r w:rsidRPr="00BA6722">
        <w:rPr>
          <w:rFonts w:ascii="Arial" w:eastAsia="굴림" w:hAnsi="Arial" w:cs="Arial"/>
          <w:sz w:val="22"/>
          <w:rPrChange w:id="8975" w:author="Keis" w:date="2024-09-13T13:02:00Z">
            <w:rPr>
              <w:rFonts w:ascii="Arial" w:eastAsia="굴림" w:hAnsi="Arial" w:cs="Arial"/>
              <w:color w:val="FF0000"/>
              <w:sz w:val="22"/>
            </w:rPr>
          </w:rPrChange>
        </w:rPr>
        <w:t>36 unfolding</w:t>
      </w:r>
    </w:p>
    <w:p w14:paraId="2A86E319" w14:textId="77777777" w:rsidR="00624BD4" w:rsidRPr="001D19F6" w:rsidRDefault="00624BD4" w:rsidP="00624BD4">
      <w:pPr>
        <w:wordWrap/>
        <w:spacing w:line="360" w:lineRule="auto"/>
        <w:rPr>
          <w:rFonts w:ascii="Arial" w:eastAsia="굴림" w:hAnsi="Arial" w:cs="Arial"/>
          <w:sz w:val="22"/>
        </w:rPr>
      </w:pPr>
    </w:p>
    <w:p w14:paraId="13C30AFB"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4A1E1D"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32~</w:t>
      </w:r>
      <w:r w:rsidR="00527595" w:rsidRPr="001D19F6">
        <w:rPr>
          <w:rFonts w:ascii="Arial" w:eastAsia="굴림" w:hAnsi="Arial" w:cs="Arial"/>
          <w:b/>
          <w:sz w:val="22"/>
        </w:rPr>
        <w:t>E2</w:t>
      </w:r>
      <w:r w:rsidRPr="001D19F6">
        <w:rPr>
          <w:rFonts w:ascii="Arial" w:eastAsia="굴림" w:hAnsi="Arial" w:cs="Arial"/>
          <w:b/>
          <w:sz w:val="22"/>
        </w:rPr>
        <w:t>36. Unfolding bracket questions &gt;</w:t>
      </w:r>
    </w:p>
    <w:p w14:paraId="3C88EAF1" w14:textId="77777777" w:rsidR="004A1E1D" w:rsidRPr="001D19F6" w:rsidRDefault="004A1E1D" w:rsidP="004A1E1D">
      <w:pPr>
        <w:wordWrap/>
        <w:spacing w:line="360" w:lineRule="auto"/>
        <w:rPr>
          <w:rFonts w:ascii="Arial" w:eastAsia="굴림" w:hAnsi="Arial" w:cs="Arial"/>
          <w:sz w:val="22"/>
        </w:rPr>
      </w:pPr>
      <w:r w:rsidRPr="001D19F6">
        <w:rPr>
          <w:rFonts w:ascii="Arial" w:eastAsia="굴림" w:hAnsi="Arial" w:cs="Arial"/>
          <w:sz w:val="22"/>
        </w:rPr>
        <w:t>[IWER: Go back to E231 and record if R answers the amount during the interview.]</w:t>
      </w:r>
    </w:p>
    <w:p w14:paraId="6BA9FC62" w14:textId="77407169"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lastRenderedPageBreak/>
        <w:t>E2</w:t>
      </w:r>
      <w:r w:rsidR="00624BD4" w:rsidRPr="001D19F6">
        <w:rPr>
          <w:rFonts w:ascii="Arial" w:eastAsia="굴림" w:hAnsi="Arial" w:cs="Arial"/>
          <w:sz w:val="22"/>
        </w:rPr>
        <w:t>32. Did it amount to a total of less than, about equal to or more than 5 MW (10,000</w:t>
      </w:r>
      <w:r w:rsidR="004A1E1D"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76" w:author="Keis" w:date="2024-09-06T10:18:00Z">
        <w:r w:rsidR="00D03F77" w:rsidDel="009F27DD">
          <w:rPr>
            <w:rFonts w:ascii="Arial" w:eastAsia="굴림" w:hAnsi="Arial" w:cs="Arial" w:hint="eastAsia"/>
            <w:color w:val="FF0000"/>
            <w:sz w:val="22"/>
          </w:rPr>
          <w:delText>2019</w:delText>
        </w:r>
      </w:del>
      <w:ins w:id="8977"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3443DD3"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1C04BC2B"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7CB3827A"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0DA17FC1" w14:textId="77777777" w:rsidR="00624BD4" w:rsidRPr="001D19F6" w:rsidRDefault="00624BD4" w:rsidP="00624BD4">
      <w:pPr>
        <w:wordWrap/>
        <w:spacing w:line="360" w:lineRule="auto"/>
        <w:rPr>
          <w:rFonts w:ascii="Arial" w:eastAsia="굴림" w:hAnsi="Arial" w:cs="Arial"/>
          <w:sz w:val="22"/>
        </w:rPr>
      </w:pPr>
    </w:p>
    <w:p w14:paraId="07AEC54A" w14:textId="7E4BD21C"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33. Did it amount to a total of less than, about equal to or more than 10 MW (10,000</w:t>
      </w:r>
      <w:r w:rsidR="004A1E1D"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78" w:author="Keis" w:date="2024-09-06T10:18:00Z">
        <w:r w:rsidR="00D03F77" w:rsidDel="009F27DD">
          <w:rPr>
            <w:rFonts w:ascii="Arial" w:eastAsia="굴림" w:hAnsi="Arial" w:cs="Arial" w:hint="eastAsia"/>
            <w:color w:val="FF0000"/>
            <w:sz w:val="22"/>
          </w:rPr>
          <w:delText>2019</w:delText>
        </w:r>
      </w:del>
      <w:ins w:id="8979"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6D367DF"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0744B480"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71CD47D9"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6B4A3642" w14:textId="77777777" w:rsidR="00624BD4" w:rsidRPr="001D19F6" w:rsidRDefault="00624BD4" w:rsidP="00624BD4">
      <w:pPr>
        <w:wordWrap/>
        <w:spacing w:line="360" w:lineRule="auto"/>
        <w:rPr>
          <w:rFonts w:ascii="Arial" w:eastAsia="굴림" w:hAnsi="Arial" w:cs="Arial"/>
          <w:sz w:val="22"/>
        </w:rPr>
      </w:pPr>
    </w:p>
    <w:p w14:paraId="19106782" w14:textId="3DC87DE0"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34. Did it amount to a total of less than, about equal to or more than 20 MW (10,000</w:t>
      </w:r>
      <w:r w:rsidR="004A1E1D"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80" w:author="Keis" w:date="2024-09-06T10:18:00Z">
        <w:r w:rsidR="00D03F77" w:rsidDel="009F27DD">
          <w:rPr>
            <w:rFonts w:ascii="Arial" w:eastAsia="굴림" w:hAnsi="Arial" w:cs="Arial" w:hint="eastAsia"/>
            <w:color w:val="FF0000"/>
            <w:sz w:val="22"/>
          </w:rPr>
          <w:delText>2019</w:delText>
        </w:r>
      </w:del>
      <w:ins w:id="8981"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255F9E80"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605057C9"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05449835"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338FE918" w14:textId="77777777" w:rsidR="00624BD4" w:rsidRPr="001D19F6" w:rsidRDefault="00624BD4" w:rsidP="00624BD4">
      <w:pPr>
        <w:wordWrap/>
        <w:spacing w:line="360" w:lineRule="auto"/>
        <w:rPr>
          <w:rFonts w:ascii="Arial" w:eastAsia="굴림" w:hAnsi="Arial" w:cs="Arial"/>
          <w:sz w:val="22"/>
        </w:rPr>
      </w:pPr>
    </w:p>
    <w:p w14:paraId="32EE0E45" w14:textId="4F91BE09"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35. Did it amount to a total of less than, about equal to or more than 50 MW (10,000</w:t>
      </w:r>
      <w:r w:rsidR="004A1E1D"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82" w:author="Keis" w:date="2024-09-06T10:18:00Z">
        <w:r w:rsidR="00D03F77" w:rsidDel="009F27DD">
          <w:rPr>
            <w:rFonts w:ascii="Arial" w:eastAsia="굴림" w:hAnsi="Arial" w:cs="Arial" w:hint="eastAsia"/>
            <w:color w:val="FF0000"/>
            <w:sz w:val="22"/>
          </w:rPr>
          <w:delText>2019</w:delText>
        </w:r>
      </w:del>
      <w:ins w:id="8983"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1A62AA8"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0EBF54B6"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5D219053"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6BAAA18F" w14:textId="77777777" w:rsidR="00624BD4" w:rsidRPr="001D19F6" w:rsidRDefault="00624BD4" w:rsidP="00624BD4">
      <w:pPr>
        <w:wordWrap/>
        <w:spacing w:line="360" w:lineRule="auto"/>
        <w:rPr>
          <w:rFonts w:ascii="Arial" w:eastAsia="굴림" w:hAnsi="Arial" w:cs="Arial"/>
          <w:sz w:val="22"/>
        </w:rPr>
      </w:pPr>
    </w:p>
    <w:p w14:paraId="0C04C9E3" w14:textId="253439EF"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36. Did it amount to a total of less than, about equal to or more than 100 MW (10,000</w:t>
      </w:r>
      <w:r w:rsidR="004A1E1D"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8984" w:author="Keis" w:date="2024-09-06T10:18:00Z">
        <w:r w:rsidR="00D03F77" w:rsidDel="009F27DD">
          <w:rPr>
            <w:rFonts w:ascii="Arial" w:eastAsia="굴림" w:hAnsi="Arial" w:cs="Arial" w:hint="eastAsia"/>
            <w:color w:val="FF0000"/>
            <w:sz w:val="22"/>
          </w:rPr>
          <w:delText>2019</w:delText>
        </w:r>
      </w:del>
      <w:ins w:id="8985"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2EC1C256"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5A4931E9" w14:textId="77777777" w:rsidR="004A1E1D" w:rsidRPr="001D19F6" w:rsidRDefault="004A1E1D" w:rsidP="004A1E1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450C9B39" w14:textId="77777777" w:rsidR="004A1E1D" w:rsidRPr="00F53A08" w:rsidRDefault="00F53A08" w:rsidP="00F53A08">
      <w:pPr>
        <w:wordWrap/>
        <w:spacing w:line="360" w:lineRule="auto"/>
        <w:ind w:left="400"/>
        <w:rPr>
          <w:rFonts w:ascii="Arial" w:eastAsia="굴림" w:hAnsi="Arial" w:cs="Arial"/>
          <w:sz w:val="22"/>
        </w:rPr>
      </w:pPr>
      <w:r w:rsidRPr="00F53A08">
        <w:rPr>
          <w:rFonts w:ascii="굴림" w:eastAsia="굴림" w:hAnsi="굴림" w:cs="굴림" w:hint="eastAsia"/>
          <w:sz w:val="22"/>
        </w:rPr>
        <w:t>⑤</w:t>
      </w:r>
      <w:r w:rsidRPr="00F53A08">
        <w:rPr>
          <w:rFonts w:ascii="Arial" w:eastAsia="굴림" w:hAnsi="Arial" w:cs="Arial"/>
          <w:sz w:val="22"/>
        </w:rPr>
        <w:t xml:space="preserve"> </w:t>
      </w:r>
      <w:r w:rsidR="004A1E1D" w:rsidRPr="00F53A08">
        <w:rPr>
          <w:rFonts w:ascii="Arial" w:eastAsia="굴림" w:hAnsi="Arial" w:cs="Arial"/>
          <w:sz w:val="22"/>
        </w:rPr>
        <w:t>More than 100 MW</w:t>
      </w:r>
    </w:p>
    <w:p w14:paraId="0FABC2E9" w14:textId="77777777" w:rsidR="00624BD4" w:rsidRPr="001D19F6" w:rsidRDefault="00624BD4" w:rsidP="00624BD4">
      <w:pPr>
        <w:wordWrap/>
        <w:spacing w:line="360" w:lineRule="auto"/>
        <w:rPr>
          <w:rFonts w:ascii="Arial" w:eastAsia="굴림" w:hAnsi="Arial" w:cs="Arial"/>
          <w:sz w:val="22"/>
        </w:rPr>
      </w:pPr>
    </w:p>
    <w:p w14:paraId="4B611905" w14:textId="77777777" w:rsidR="00A5595C" w:rsidRPr="001D19F6" w:rsidRDefault="00A5595C" w:rsidP="00624BD4">
      <w:pPr>
        <w:wordWrap/>
        <w:spacing w:line="360" w:lineRule="auto"/>
        <w:rPr>
          <w:rFonts w:ascii="Arial" w:eastAsia="굴림" w:hAnsi="Arial" w:cs="Arial"/>
          <w:b/>
          <w:sz w:val="22"/>
        </w:rPr>
      </w:pPr>
      <w:r w:rsidRPr="001D19F6">
        <w:rPr>
          <w:rFonts w:ascii="Arial" w:eastAsia="굴림" w:hAnsi="Arial" w:cs="Arial"/>
          <w:b/>
          <w:sz w:val="22"/>
        </w:rPr>
        <w:t>&lt; Medical expenses &gt;</w:t>
      </w:r>
      <w:r w:rsidR="00F00C24">
        <w:rPr>
          <w:rFonts w:ascii="Arial" w:eastAsia="굴림" w:hAnsi="Arial" w:cs="Arial"/>
          <w:b/>
          <w:sz w:val="22"/>
        </w:rPr>
        <w:t xml:space="preserve"> </w:t>
      </w:r>
    </w:p>
    <w:p w14:paraId="6709AD61" w14:textId="72476002" w:rsidR="00D03F77" w:rsidRPr="005A256D" w:rsidDel="004B1D18" w:rsidRDefault="00D03F77" w:rsidP="009E66E9">
      <w:pPr>
        <w:spacing w:line="384" w:lineRule="auto"/>
        <w:textAlignment w:val="baseline"/>
        <w:rPr>
          <w:del w:id="8986" w:author="Keis" w:date="2024-09-06T17:21:00Z"/>
          <w:rFonts w:ascii="Arial" w:eastAsia="나눔명조" w:hAnsi="Arial" w:cs="Arial"/>
          <w:b/>
          <w:strike/>
          <w:color w:val="00B050"/>
          <w:kern w:val="0"/>
          <w:sz w:val="22"/>
          <w:rPrChange w:id="8987" w:author="Keis" w:date="2024-09-06T16:14:00Z">
            <w:rPr>
              <w:del w:id="8988" w:author="Keis" w:date="2024-09-06T17:21:00Z"/>
              <w:rFonts w:ascii="Arial" w:eastAsia="나눔명조" w:hAnsi="Arial" w:cs="Arial"/>
              <w:b/>
              <w:color w:val="FF0000"/>
              <w:kern w:val="0"/>
              <w:sz w:val="22"/>
            </w:rPr>
          </w:rPrChange>
        </w:rPr>
      </w:pPr>
      <w:del w:id="8989" w:author="Keis" w:date="2024-09-06T17:21:00Z">
        <w:r w:rsidRPr="005A256D" w:rsidDel="004B1D18">
          <w:rPr>
            <w:rFonts w:ascii="Arial" w:eastAsia="나눔명조" w:hAnsi="Arial" w:cs="Arial" w:hint="eastAsia"/>
            <w:b/>
            <w:strike/>
            <w:color w:val="00B050"/>
            <w:kern w:val="0"/>
            <w:sz w:val="22"/>
            <w:rPrChange w:id="8990" w:author="Keis" w:date="2024-09-06T16:14:00Z">
              <w:rPr>
                <w:rFonts w:ascii="Arial" w:eastAsia="나눔명조" w:hAnsi="Arial" w:cs="Arial" w:hint="eastAsia"/>
                <w:b/>
                <w:color w:val="FF0000"/>
                <w:kern w:val="0"/>
                <w:sz w:val="22"/>
              </w:rPr>
            </w:rPrChange>
          </w:rPr>
          <w:delText>한글파일에</w:delText>
        </w:r>
        <w:r w:rsidRPr="005A256D" w:rsidDel="004B1D18">
          <w:rPr>
            <w:rFonts w:ascii="Arial" w:eastAsia="나눔명조" w:hAnsi="Arial" w:cs="Arial"/>
            <w:b/>
            <w:strike/>
            <w:color w:val="00B050"/>
            <w:kern w:val="0"/>
            <w:sz w:val="22"/>
            <w:rPrChange w:id="8991" w:author="Keis" w:date="2024-09-06T16:14:00Z">
              <w:rPr>
                <w:rFonts w:ascii="Arial" w:eastAsia="나눔명조" w:hAnsi="Arial" w:cs="Arial"/>
                <w:b/>
                <w:color w:val="FF0000"/>
                <w:kern w:val="0"/>
                <w:sz w:val="22"/>
              </w:rPr>
            </w:rPrChange>
          </w:rPr>
          <w:delText xml:space="preserve"> (Eadd_03~Eadd_06) </w:delText>
        </w:r>
        <w:r w:rsidRPr="005A256D" w:rsidDel="004B1D18">
          <w:rPr>
            <w:rFonts w:ascii="Arial" w:eastAsia="나눔명조" w:hAnsi="Arial" w:cs="Arial" w:hint="eastAsia"/>
            <w:b/>
            <w:strike/>
            <w:color w:val="00B050"/>
            <w:kern w:val="0"/>
            <w:sz w:val="22"/>
            <w:rPrChange w:id="8992" w:author="Keis" w:date="2024-09-06T16:14:00Z">
              <w:rPr>
                <w:rFonts w:ascii="Arial" w:eastAsia="나눔명조" w:hAnsi="Arial" w:cs="Arial" w:hint="eastAsia"/>
                <w:b/>
                <w:color w:val="FF0000"/>
                <w:kern w:val="0"/>
                <w:sz w:val="22"/>
              </w:rPr>
            </w:rPrChange>
          </w:rPr>
          <w:delText>이</w:delText>
        </w:r>
        <w:r w:rsidRPr="005A256D" w:rsidDel="004B1D18">
          <w:rPr>
            <w:rFonts w:ascii="Arial" w:eastAsia="나눔명조" w:hAnsi="Arial" w:cs="Arial"/>
            <w:b/>
            <w:strike/>
            <w:color w:val="00B050"/>
            <w:kern w:val="0"/>
            <w:sz w:val="22"/>
            <w:rPrChange w:id="8993" w:author="Keis" w:date="2024-09-06T16:14:00Z">
              <w:rPr>
                <w:rFonts w:ascii="Arial" w:eastAsia="나눔명조" w:hAnsi="Arial" w:cs="Arial"/>
                <w:b/>
                <w:color w:val="FF0000"/>
                <w:kern w:val="0"/>
                <w:sz w:val="22"/>
              </w:rPr>
            </w:rPrChange>
          </w:rPr>
          <w:delText xml:space="preserve"> </w:delText>
        </w:r>
        <w:r w:rsidRPr="005A256D" w:rsidDel="004B1D18">
          <w:rPr>
            <w:rFonts w:ascii="Arial" w:eastAsia="나눔명조" w:hAnsi="Arial" w:cs="Arial" w:hint="eastAsia"/>
            <w:b/>
            <w:strike/>
            <w:color w:val="00B050"/>
            <w:kern w:val="0"/>
            <w:sz w:val="22"/>
            <w:rPrChange w:id="8994" w:author="Keis" w:date="2024-09-06T16:14:00Z">
              <w:rPr>
                <w:rFonts w:ascii="Arial" w:eastAsia="나눔명조" w:hAnsi="Arial" w:cs="Arial" w:hint="eastAsia"/>
                <w:b/>
                <w:color w:val="FF0000"/>
                <w:kern w:val="0"/>
                <w:sz w:val="22"/>
              </w:rPr>
            </w:rPrChange>
          </w:rPr>
          <w:delText>부분</w:delText>
        </w:r>
        <w:r w:rsidRPr="005A256D" w:rsidDel="004B1D18">
          <w:rPr>
            <w:rFonts w:ascii="Arial" w:eastAsia="나눔명조" w:hAnsi="Arial" w:cs="Arial"/>
            <w:b/>
            <w:strike/>
            <w:color w:val="00B050"/>
            <w:kern w:val="0"/>
            <w:sz w:val="22"/>
            <w:rPrChange w:id="8995" w:author="Keis" w:date="2024-09-06T16:14:00Z">
              <w:rPr>
                <w:rFonts w:ascii="Arial" w:eastAsia="나눔명조" w:hAnsi="Arial" w:cs="Arial"/>
                <w:b/>
                <w:color w:val="FF0000"/>
                <w:kern w:val="0"/>
                <w:sz w:val="22"/>
              </w:rPr>
            </w:rPrChange>
          </w:rPr>
          <w:delText xml:space="preserve"> X</w:delText>
        </w:r>
      </w:del>
    </w:p>
    <w:p w14:paraId="794D56E6" w14:textId="749B4C96" w:rsidR="009E66E9" w:rsidRPr="005A256D" w:rsidDel="004B1D18" w:rsidRDefault="00424D7A" w:rsidP="009E66E9">
      <w:pPr>
        <w:spacing w:line="384" w:lineRule="auto"/>
        <w:textAlignment w:val="baseline"/>
        <w:rPr>
          <w:del w:id="8996" w:author="Keis" w:date="2024-09-06T17:21:00Z"/>
          <w:rFonts w:ascii="Arial" w:eastAsia="나눔명조" w:hAnsi="Arial" w:cs="Arial"/>
          <w:strike/>
          <w:color w:val="00B050"/>
          <w:kern w:val="0"/>
          <w:sz w:val="22"/>
          <w:rPrChange w:id="8997" w:author="Keis" w:date="2024-09-06T16:14:00Z">
            <w:rPr>
              <w:del w:id="8998" w:author="Keis" w:date="2024-09-06T17:21:00Z"/>
              <w:rFonts w:ascii="Arial" w:eastAsia="나눔명조" w:hAnsi="Arial" w:cs="Arial"/>
              <w:color w:val="FF0000"/>
              <w:kern w:val="0"/>
              <w:sz w:val="22"/>
            </w:rPr>
          </w:rPrChange>
        </w:rPr>
      </w:pPr>
      <w:del w:id="8999" w:author="Keis" w:date="2024-09-06T17:21:00Z">
        <w:r w:rsidRPr="005A256D" w:rsidDel="004B1D18">
          <w:rPr>
            <w:rFonts w:ascii="Arial" w:eastAsia="나눔명조" w:hAnsi="Arial" w:cs="Arial"/>
            <w:strike/>
            <w:color w:val="00B050"/>
            <w:kern w:val="0"/>
            <w:sz w:val="22"/>
            <w:rPrChange w:id="9000" w:author="Keis" w:date="2024-09-06T16:14:00Z">
              <w:rPr>
                <w:rFonts w:ascii="Arial" w:eastAsia="나눔명조" w:hAnsi="Arial" w:cs="Arial"/>
                <w:color w:val="FF0000"/>
                <w:kern w:val="0"/>
                <w:sz w:val="22"/>
              </w:rPr>
            </w:rPrChange>
          </w:rPr>
          <w:delText xml:space="preserve">Eadd_03. </w:delText>
        </w:r>
        <w:r w:rsidR="009E66E9" w:rsidRPr="005A256D" w:rsidDel="004B1D18">
          <w:rPr>
            <w:rFonts w:ascii="Arial" w:eastAsia="나눔명조" w:hAnsi="Arial" w:cs="Arial"/>
            <w:strike/>
            <w:color w:val="00B050"/>
            <w:kern w:val="0"/>
            <w:sz w:val="22"/>
            <w:rPrChange w:id="9001" w:author="Keis" w:date="2024-09-06T16:14:00Z">
              <w:rPr>
                <w:rFonts w:ascii="Arial" w:eastAsia="나눔명조" w:hAnsi="Arial" w:cs="Arial"/>
                <w:color w:val="FF0000"/>
                <w:kern w:val="0"/>
                <w:sz w:val="22"/>
              </w:rPr>
            </w:rPrChange>
          </w:rPr>
          <w:delText>Have you ever moved house last year because your monthly rent (</w:delText>
        </w:r>
        <w:r w:rsidR="006B67A8" w:rsidRPr="005A256D" w:rsidDel="004B1D18">
          <w:rPr>
            <w:rFonts w:ascii="Arial" w:eastAsia="나눔명조" w:hAnsi="Arial" w:cs="Arial"/>
            <w:strike/>
            <w:color w:val="00B050"/>
            <w:kern w:val="0"/>
            <w:sz w:val="22"/>
            <w:rPrChange w:id="9002" w:author="Keis" w:date="2024-09-06T16:14:00Z">
              <w:rPr>
                <w:rFonts w:ascii="Arial" w:eastAsia="나눔명조" w:hAnsi="Arial" w:cs="Arial"/>
                <w:color w:val="FF0000"/>
                <w:kern w:val="0"/>
                <w:sz w:val="22"/>
              </w:rPr>
            </w:rPrChange>
          </w:rPr>
          <w:delText>half-chonsei</w:delText>
        </w:r>
        <w:r w:rsidR="009E66E9" w:rsidRPr="005A256D" w:rsidDel="004B1D18">
          <w:rPr>
            <w:rFonts w:ascii="Arial" w:eastAsia="나눔명조" w:hAnsi="Arial" w:cs="Arial"/>
            <w:strike/>
            <w:color w:val="00B050"/>
            <w:kern w:val="0"/>
            <w:sz w:val="22"/>
            <w:rPrChange w:id="9003" w:author="Keis" w:date="2024-09-06T16:14:00Z">
              <w:rPr>
                <w:rFonts w:ascii="Arial" w:eastAsia="나눔명조" w:hAnsi="Arial" w:cs="Arial"/>
                <w:color w:val="FF0000"/>
                <w:kern w:val="0"/>
                <w:sz w:val="22"/>
              </w:rPr>
            </w:rPrChange>
          </w:rPr>
          <w:delText xml:space="preserve">, </w:delText>
        </w:r>
        <w:r w:rsidR="006B67A8" w:rsidRPr="005A256D" w:rsidDel="004B1D18">
          <w:rPr>
            <w:rFonts w:ascii="Arial" w:eastAsia="나눔명조" w:hAnsi="Arial" w:cs="Arial"/>
            <w:strike/>
            <w:color w:val="00B050"/>
            <w:kern w:val="0"/>
            <w:sz w:val="22"/>
            <w:rPrChange w:id="9004" w:author="Keis" w:date="2024-09-06T16:14:00Z">
              <w:rPr>
                <w:rFonts w:ascii="Arial" w:eastAsia="나눔명조" w:hAnsi="Arial" w:cs="Arial"/>
                <w:color w:val="FF0000"/>
                <w:kern w:val="0"/>
                <w:sz w:val="22"/>
              </w:rPr>
            </w:rPrChange>
          </w:rPr>
          <w:delText>monthly rent</w:delText>
        </w:r>
        <w:r w:rsidR="009E66E9" w:rsidRPr="005A256D" w:rsidDel="004B1D18">
          <w:rPr>
            <w:rFonts w:ascii="Arial" w:eastAsia="나눔명조" w:hAnsi="Arial" w:cs="Arial"/>
            <w:strike/>
            <w:color w:val="00B050"/>
            <w:kern w:val="0"/>
            <w:sz w:val="22"/>
            <w:rPrChange w:id="9005" w:author="Keis" w:date="2024-09-06T16:14:00Z">
              <w:rPr>
                <w:rFonts w:ascii="Arial" w:eastAsia="나눔명조" w:hAnsi="Arial" w:cs="Arial"/>
                <w:color w:val="FF0000"/>
                <w:kern w:val="0"/>
                <w:sz w:val="22"/>
              </w:rPr>
            </w:rPrChange>
          </w:rPr>
          <w:delText>) was overdue for more than two months or you could not pay due to financial difficulties?</w:delText>
        </w:r>
      </w:del>
    </w:p>
    <w:p w14:paraId="270BAEA4" w14:textId="3F38EFFA" w:rsidR="001C6858" w:rsidRPr="005A256D" w:rsidDel="004B1D18" w:rsidRDefault="001C6858" w:rsidP="00E7388B">
      <w:pPr>
        <w:wordWrap/>
        <w:spacing w:line="360" w:lineRule="auto"/>
        <w:ind w:leftChars="213" w:left="426"/>
        <w:rPr>
          <w:del w:id="9006" w:author="Keis" w:date="2024-09-06T17:21:00Z"/>
          <w:rFonts w:ascii="Arial" w:eastAsia="굴림" w:hAnsi="Arial" w:cs="Arial"/>
          <w:strike/>
          <w:color w:val="00B050"/>
          <w:sz w:val="22"/>
          <w:rPrChange w:id="9007" w:author="Keis" w:date="2024-09-06T16:14:00Z">
            <w:rPr>
              <w:del w:id="9008" w:author="Keis" w:date="2024-09-06T17:21:00Z"/>
              <w:rFonts w:ascii="Arial" w:eastAsia="굴림" w:hAnsi="Arial" w:cs="Arial"/>
              <w:color w:val="FF0000"/>
              <w:sz w:val="22"/>
            </w:rPr>
          </w:rPrChange>
        </w:rPr>
      </w:pPr>
      <w:del w:id="9009" w:author="Keis" w:date="2024-09-06T17:21:00Z">
        <w:r w:rsidRPr="005A256D" w:rsidDel="004B1D18">
          <w:rPr>
            <w:rFonts w:ascii="굴림" w:eastAsia="굴림" w:hAnsi="굴림" w:cs="굴림" w:hint="eastAsia"/>
            <w:strike/>
            <w:color w:val="00B050"/>
            <w:sz w:val="22"/>
            <w:rPrChange w:id="9010" w:author="Keis" w:date="2024-09-06T16:14:00Z">
              <w:rPr>
                <w:rFonts w:ascii="굴림" w:eastAsia="굴림" w:hAnsi="굴림" w:cs="굴림" w:hint="eastAsia"/>
                <w:color w:val="FF0000"/>
                <w:sz w:val="22"/>
              </w:rPr>
            </w:rPrChange>
          </w:rPr>
          <w:delText>①</w:delText>
        </w:r>
        <w:r w:rsidRPr="005A256D" w:rsidDel="004B1D18">
          <w:rPr>
            <w:rFonts w:ascii="Arial" w:eastAsia="굴림" w:hAnsi="Arial" w:cs="Arial"/>
            <w:strike/>
            <w:color w:val="00B050"/>
            <w:sz w:val="22"/>
            <w:rPrChange w:id="9011" w:author="Keis" w:date="2024-09-06T16:14:00Z">
              <w:rPr>
                <w:rFonts w:ascii="Arial" w:eastAsia="굴림" w:hAnsi="Arial" w:cs="Arial"/>
                <w:color w:val="FF0000"/>
                <w:sz w:val="22"/>
              </w:rPr>
            </w:rPrChange>
          </w:rPr>
          <w:delText xml:space="preserve"> Yes</w:delText>
        </w:r>
      </w:del>
    </w:p>
    <w:p w14:paraId="06379170" w14:textId="34274A99" w:rsidR="001C6858" w:rsidRPr="005A256D" w:rsidDel="004B1D18" w:rsidRDefault="001C6858" w:rsidP="00E7388B">
      <w:pPr>
        <w:wordWrap/>
        <w:spacing w:line="360" w:lineRule="auto"/>
        <w:ind w:leftChars="213" w:left="426"/>
        <w:rPr>
          <w:del w:id="9012" w:author="Keis" w:date="2024-09-06T17:21:00Z"/>
          <w:rFonts w:ascii="Arial" w:eastAsia="굴림" w:hAnsi="Arial" w:cs="Arial"/>
          <w:strike/>
          <w:color w:val="00B050"/>
          <w:sz w:val="22"/>
          <w:rPrChange w:id="9013" w:author="Keis" w:date="2024-09-06T16:14:00Z">
            <w:rPr>
              <w:del w:id="9014" w:author="Keis" w:date="2024-09-06T17:21:00Z"/>
              <w:rFonts w:ascii="Arial" w:eastAsia="굴림" w:hAnsi="Arial" w:cs="Arial"/>
              <w:color w:val="FF0000"/>
              <w:sz w:val="22"/>
            </w:rPr>
          </w:rPrChange>
        </w:rPr>
      </w:pPr>
      <w:del w:id="9015" w:author="Keis" w:date="2024-09-06T17:21:00Z">
        <w:r w:rsidRPr="005A256D" w:rsidDel="004B1D18">
          <w:rPr>
            <w:rFonts w:ascii="굴림" w:eastAsia="굴림" w:hAnsi="굴림" w:cs="굴림" w:hint="eastAsia"/>
            <w:strike/>
            <w:color w:val="00B050"/>
            <w:sz w:val="22"/>
            <w:rPrChange w:id="9016" w:author="Keis" w:date="2024-09-06T16:14:00Z">
              <w:rPr>
                <w:rFonts w:ascii="굴림" w:eastAsia="굴림" w:hAnsi="굴림" w:cs="굴림" w:hint="eastAsia"/>
                <w:color w:val="FF0000"/>
                <w:sz w:val="22"/>
              </w:rPr>
            </w:rPrChange>
          </w:rPr>
          <w:delText>⑤</w:delText>
        </w:r>
        <w:r w:rsidRPr="005A256D" w:rsidDel="004B1D18">
          <w:rPr>
            <w:rFonts w:ascii="Arial" w:eastAsia="굴림" w:hAnsi="Arial" w:cs="Arial"/>
            <w:strike/>
            <w:color w:val="00B050"/>
            <w:sz w:val="22"/>
            <w:rPrChange w:id="9017" w:author="Keis" w:date="2024-09-06T16:14:00Z">
              <w:rPr>
                <w:rFonts w:ascii="Arial" w:eastAsia="굴림" w:hAnsi="Arial" w:cs="Arial"/>
                <w:color w:val="FF0000"/>
                <w:sz w:val="22"/>
              </w:rPr>
            </w:rPrChange>
          </w:rPr>
          <w:delText xml:space="preserve"> No </w:delText>
        </w:r>
      </w:del>
    </w:p>
    <w:p w14:paraId="1CD33095" w14:textId="5AB068C2" w:rsidR="00424D7A" w:rsidRPr="005A256D" w:rsidDel="004B1D18" w:rsidRDefault="00424D7A" w:rsidP="00E7388B">
      <w:pPr>
        <w:wordWrap/>
        <w:spacing w:line="360" w:lineRule="auto"/>
        <w:ind w:leftChars="213" w:left="426"/>
        <w:rPr>
          <w:del w:id="9018" w:author="Keis" w:date="2024-09-06T17:21:00Z"/>
          <w:rFonts w:ascii="Arial" w:eastAsia="굴림" w:hAnsi="Arial" w:cs="Arial"/>
          <w:strike/>
          <w:color w:val="00B050"/>
          <w:sz w:val="22"/>
          <w:rPrChange w:id="9019" w:author="Keis" w:date="2024-09-06T16:14:00Z">
            <w:rPr>
              <w:del w:id="9020" w:author="Keis" w:date="2024-09-06T17:21:00Z"/>
              <w:rFonts w:ascii="Arial" w:eastAsia="굴림" w:hAnsi="Arial" w:cs="Arial"/>
              <w:color w:val="FF0000"/>
              <w:sz w:val="22"/>
            </w:rPr>
          </w:rPrChange>
        </w:rPr>
      </w:pPr>
      <w:del w:id="9021" w:author="Keis" w:date="2024-09-06T17:21:00Z">
        <w:r w:rsidRPr="005A256D" w:rsidDel="004B1D18">
          <w:rPr>
            <w:rFonts w:ascii="굴림" w:eastAsia="굴림" w:hAnsi="굴림" w:cs="굴림" w:hint="eastAsia"/>
            <w:strike/>
            <w:color w:val="00B050"/>
            <w:sz w:val="22"/>
            <w:rPrChange w:id="9022" w:author="Keis" w:date="2024-09-06T16:14:00Z">
              <w:rPr>
                <w:rFonts w:ascii="굴림" w:eastAsia="굴림" w:hAnsi="굴림" w:cs="굴림" w:hint="eastAsia"/>
                <w:color w:val="FF0000"/>
                <w:sz w:val="22"/>
              </w:rPr>
            </w:rPrChange>
          </w:rPr>
          <w:delText>⑥</w:delText>
        </w:r>
        <w:r w:rsidRPr="005A256D" w:rsidDel="004B1D18">
          <w:rPr>
            <w:rFonts w:ascii="Arial" w:eastAsia="굴림" w:hAnsi="Arial" w:cs="Arial"/>
            <w:strike/>
            <w:color w:val="00B050"/>
            <w:sz w:val="22"/>
            <w:rPrChange w:id="9023" w:author="Keis" w:date="2024-09-06T16:14:00Z">
              <w:rPr>
                <w:rFonts w:ascii="Arial" w:eastAsia="굴림" w:hAnsi="Arial" w:cs="Arial"/>
                <w:color w:val="FF0000"/>
                <w:sz w:val="22"/>
              </w:rPr>
            </w:rPrChange>
          </w:rPr>
          <w:delText xml:space="preserve"> </w:delText>
        </w:r>
        <w:r w:rsidR="009E66E9" w:rsidRPr="005A256D" w:rsidDel="004B1D18">
          <w:rPr>
            <w:rFonts w:ascii="Arial" w:eastAsia="굴림" w:hAnsi="Arial" w:cs="Arial"/>
            <w:strike/>
            <w:color w:val="00B050"/>
            <w:sz w:val="22"/>
            <w:rPrChange w:id="9024" w:author="Keis" w:date="2024-09-06T16:14:00Z">
              <w:rPr>
                <w:rFonts w:ascii="Arial" w:eastAsia="굴림" w:hAnsi="Arial" w:cs="Arial"/>
                <w:color w:val="FF0000"/>
                <w:sz w:val="22"/>
              </w:rPr>
            </w:rPrChange>
          </w:rPr>
          <w:delText xml:space="preserve">Not applicable </w:delText>
        </w:r>
        <w:r w:rsidR="00694AB6" w:rsidRPr="005A256D" w:rsidDel="004B1D18">
          <w:rPr>
            <w:rFonts w:ascii="Arial" w:eastAsia="굴림" w:hAnsi="Arial" w:cs="Arial"/>
            <w:strike/>
            <w:color w:val="00B050"/>
            <w:sz w:val="22"/>
            <w:rPrChange w:id="9025" w:author="Keis" w:date="2024-09-06T16:14:00Z">
              <w:rPr>
                <w:rFonts w:ascii="Arial" w:eastAsia="굴림" w:hAnsi="Arial" w:cs="Arial"/>
                <w:color w:val="FF0000"/>
                <w:sz w:val="22"/>
              </w:rPr>
            </w:rPrChange>
          </w:rPr>
          <w:delText>(</w:delText>
        </w:r>
        <w:r w:rsidR="009E66E9" w:rsidRPr="005A256D" w:rsidDel="004B1D18">
          <w:rPr>
            <w:rFonts w:ascii="Arial" w:eastAsia="굴림" w:hAnsi="Arial" w:cs="Arial"/>
            <w:strike/>
            <w:color w:val="00B050"/>
            <w:sz w:val="22"/>
            <w:rPrChange w:id="9026" w:author="Keis" w:date="2024-09-06T16:14:00Z">
              <w:rPr>
                <w:rFonts w:ascii="Arial" w:eastAsia="굴림" w:hAnsi="Arial" w:cs="Arial"/>
                <w:color w:val="FF0000"/>
                <w:sz w:val="22"/>
              </w:rPr>
            </w:rPrChange>
          </w:rPr>
          <w:delText>own home</w:delText>
        </w:r>
        <w:r w:rsidR="00694AB6" w:rsidRPr="005A256D" w:rsidDel="004B1D18">
          <w:rPr>
            <w:rFonts w:ascii="Arial" w:eastAsia="굴림" w:hAnsi="Arial" w:cs="Arial"/>
            <w:strike/>
            <w:color w:val="00B050"/>
            <w:sz w:val="22"/>
            <w:rPrChange w:id="9027" w:author="Keis" w:date="2024-09-06T16:14:00Z">
              <w:rPr>
                <w:rFonts w:ascii="Arial" w:eastAsia="굴림" w:hAnsi="Arial" w:cs="Arial"/>
                <w:color w:val="FF0000"/>
                <w:sz w:val="22"/>
              </w:rPr>
            </w:rPrChange>
          </w:rPr>
          <w:delText>)</w:delText>
        </w:r>
      </w:del>
    </w:p>
    <w:p w14:paraId="6CFB9520" w14:textId="3CAFBC09" w:rsidR="00F00C24" w:rsidRPr="005A256D" w:rsidDel="004B1D18" w:rsidRDefault="00F00C24" w:rsidP="00424D7A">
      <w:pPr>
        <w:spacing w:line="372" w:lineRule="auto"/>
        <w:textAlignment w:val="baseline"/>
        <w:rPr>
          <w:del w:id="9028" w:author="Keis" w:date="2024-09-06T17:21:00Z"/>
          <w:rFonts w:ascii="Arial" w:eastAsia="굴림" w:hAnsi="Arial" w:cs="Arial"/>
          <w:strike/>
          <w:color w:val="00B050"/>
          <w:kern w:val="0"/>
          <w:sz w:val="22"/>
          <w:rPrChange w:id="9029" w:author="Keis" w:date="2024-09-06T16:14:00Z">
            <w:rPr>
              <w:del w:id="9030" w:author="Keis" w:date="2024-09-06T17:21:00Z"/>
              <w:rFonts w:ascii="Arial" w:eastAsia="굴림" w:hAnsi="Arial" w:cs="Arial"/>
              <w:color w:val="000000"/>
              <w:kern w:val="0"/>
              <w:sz w:val="22"/>
            </w:rPr>
          </w:rPrChange>
        </w:rPr>
      </w:pPr>
    </w:p>
    <w:p w14:paraId="0A94D408" w14:textId="1AEBC411" w:rsidR="00694AB6" w:rsidRPr="005A256D" w:rsidDel="004B1D18" w:rsidRDefault="00424D7A" w:rsidP="00694AB6">
      <w:pPr>
        <w:spacing w:line="384" w:lineRule="auto"/>
        <w:textAlignment w:val="baseline"/>
        <w:rPr>
          <w:del w:id="9031" w:author="Keis" w:date="2024-09-06T17:21:00Z"/>
          <w:rFonts w:ascii="Arial" w:eastAsia="나눔명조" w:hAnsi="Arial" w:cs="Arial"/>
          <w:strike/>
          <w:color w:val="00B050"/>
          <w:kern w:val="0"/>
          <w:sz w:val="22"/>
          <w:rPrChange w:id="9032" w:author="Keis" w:date="2024-09-06T16:14:00Z">
            <w:rPr>
              <w:del w:id="9033" w:author="Keis" w:date="2024-09-06T17:21:00Z"/>
              <w:rFonts w:ascii="Arial" w:eastAsia="나눔명조" w:hAnsi="Arial" w:cs="Arial"/>
              <w:color w:val="FF0000"/>
              <w:kern w:val="0"/>
              <w:sz w:val="22"/>
            </w:rPr>
          </w:rPrChange>
        </w:rPr>
      </w:pPr>
      <w:del w:id="9034" w:author="Keis" w:date="2024-09-06T17:21:00Z">
        <w:r w:rsidRPr="005A256D" w:rsidDel="004B1D18">
          <w:rPr>
            <w:rFonts w:ascii="Arial" w:eastAsia="나눔명조" w:hAnsi="Arial" w:cs="Arial"/>
            <w:strike/>
            <w:color w:val="00B050"/>
            <w:kern w:val="0"/>
            <w:sz w:val="22"/>
            <w:rPrChange w:id="9035" w:author="Keis" w:date="2024-09-06T16:14:00Z">
              <w:rPr>
                <w:rFonts w:ascii="Arial" w:eastAsia="나눔명조" w:hAnsi="Arial" w:cs="Arial"/>
                <w:color w:val="FF0000"/>
                <w:kern w:val="0"/>
                <w:sz w:val="22"/>
              </w:rPr>
            </w:rPrChange>
          </w:rPr>
          <w:delText xml:space="preserve">Eadd_04. </w:delText>
        </w:r>
        <w:r w:rsidR="00694AB6" w:rsidRPr="005A256D" w:rsidDel="004B1D18">
          <w:rPr>
            <w:rFonts w:ascii="Arial" w:eastAsia="나눔명조" w:hAnsi="Arial" w:cs="Arial"/>
            <w:strike/>
            <w:color w:val="00B050"/>
            <w:kern w:val="0"/>
            <w:sz w:val="22"/>
            <w:rPrChange w:id="9036" w:author="Keis" w:date="2024-09-06T16:14:00Z">
              <w:rPr>
                <w:rFonts w:ascii="Arial" w:eastAsia="나눔명조" w:hAnsi="Arial" w:cs="Arial"/>
                <w:color w:val="FF0000"/>
                <w:kern w:val="0"/>
                <w:sz w:val="22"/>
              </w:rPr>
            </w:rPrChange>
          </w:rPr>
          <w:delText>Have you ever been unable to pay utility bills (e.g. e</w:delText>
        </w:r>
        <w:r w:rsidR="006B67A8" w:rsidRPr="005A256D" w:rsidDel="004B1D18">
          <w:rPr>
            <w:rFonts w:ascii="Arial" w:eastAsia="나눔명조" w:hAnsi="Arial" w:cs="Arial"/>
            <w:strike/>
            <w:color w:val="00B050"/>
            <w:kern w:val="0"/>
            <w:sz w:val="22"/>
            <w:rPrChange w:id="9037" w:author="Keis" w:date="2024-09-06T16:14:00Z">
              <w:rPr>
                <w:rFonts w:ascii="Arial" w:eastAsia="나눔명조" w:hAnsi="Arial" w:cs="Arial"/>
                <w:color w:val="FF0000"/>
                <w:kern w:val="0"/>
                <w:sz w:val="22"/>
              </w:rPr>
            </w:rPrChange>
          </w:rPr>
          <w:delText>lectricity, telephone, water or</w:delText>
        </w:r>
        <w:r w:rsidR="00694AB6" w:rsidRPr="005A256D" w:rsidDel="004B1D18">
          <w:rPr>
            <w:rFonts w:ascii="Arial" w:eastAsia="나눔명조" w:hAnsi="Arial" w:cs="Arial"/>
            <w:strike/>
            <w:color w:val="00B050"/>
            <w:kern w:val="0"/>
            <w:sz w:val="22"/>
            <w:rPrChange w:id="9038" w:author="Keis" w:date="2024-09-06T16:14:00Z">
              <w:rPr>
                <w:rFonts w:ascii="Arial" w:eastAsia="나눔명조" w:hAnsi="Arial" w:cs="Arial"/>
                <w:color w:val="FF0000"/>
                <w:kern w:val="0"/>
                <w:sz w:val="22"/>
              </w:rPr>
            </w:rPrChange>
          </w:rPr>
          <w:delText xml:space="preserve"> gas charges) due to financial difficulties last year?</w:delText>
        </w:r>
      </w:del>
    </w:p>
    <w:p w14:paraId="0A96DD7F" w14:textId="57744DBC" w:rsidR="00E7388B" w:rsidRPr="005A256D" w:rsidDel="004B1D18" w:rsidRDefault="00E7388B" w:rsidP="00D12299">
      <w:pPr>
        <w:pStyle w:val="a6"/>
        <w:numPr>
          <w:ilvl w:val="0"/>
          <w:numId w:val="1295"/>
        </w:numPr>
        <w:tabs>
          <w:tab w:val="left" w:pos="5245"/>
        </w:tabs>
        <w:wordWrap/>
        <w:spacing w:line="360" w:lineRule="auto"/>
        <w:ind w:leftChars="0"/>
        <w:rPr>
          <w:del w:id="9039" w:author="Keis" w:date="2024-09-06T17:21:00Z"/>
          <w:rFonts w:ascii="Arial" w:eastAsia="굴림" w:hAnsi="Arial" w:cs="Arial"/>
          <w:strike/>
          <w:color w:val="00B050"/>
          <w:sz w:val="22"/>
          <w:rPrChange w:id="9040" w:author="Keis" w:date="2024-09-06T16:14:00Z">
            <w:rPr>
              <w:del w:id="9041" w:author="Keis" w:date="2024-09-06T17:21:00Z"/>
              <w:rFonts w:ascii="Arial" w:eastAsia="굴림" w:hAnsi="Arial" w:cs="Arial"/>
              <w:color w:val="FF0000"/>
              <w:sz w:val="22"/>
            </w:rPr>
          </w:rPrChange>
        </w:rPr>
      </w:pPr>
      <w:del w:id="9042" w:author="Keis" w:date="2024-09-06T17:21:00Z">
        <w:r w:rsidRPr="005A256D" w:rsidDel="004B1D18">
          <w:rPr>
            <w:rFonts w:ascii="Arial" w:eastAsia="굴림" w:hAnsi="Arial" w:cs="Arial"/>
            <w:strike/>
            <w:color w:val="00B050"/>
            <w:sz w:val="22"/>
            <w:rPrChange w:id="9043" w:author="Keis" w:date="2024-09-06T16:14:00Z">
              <w:rPr>
                <w:rFonts w:ascii="Arial" w:eastAsia="굴림" w:hAnsi="Arial" w:cs="Arial"/>
                <w:color w:val="FF0000"/>
                <w:sz w:val="22"/>
              </w:rPr>
            </w:rPrChange>
          </w:rPr>
          <w:delText>Yes</w:delText>
        </w:r>
        <w:r w:rsidRPr="005A256D" w:rsidDel="004B1D18">
          <w:rPr>
            <w:rFonts w:ascii="Arial" w:eastAsia="굴림" w:hAnsi="Arial" w:cs="Arial"/>
            <w:strike/>
            <w:color w:val="00B050"/>
            <w:kern w:val="0"/>
            <w:sz w:val="22"/>
            <w:rPrChange w:id="9044" w:author="Keis" w:date="2024-09-06T16:14:00Z">
              <w:rPr>
                <w:rFonts w:ascii="Arial" w:eastAsia="굴림" w:hAnsi="Arial" w:cs="Arial"/>
                <w:color w:val="FF0000"/>
                <w:kern w:val="0"/>
                <w:sz w:val="22"/>
              </w:rPr>
            </w:rPrChange>
          </w:rPr>
          <w:tab/>
        </w:r>
        <w:r w:rsidRPr="005A256D" w:rsidDel="004B1D18">
          <w:rPr>
            <w:rFonts w:ascii="굴림" w:eastAsia="굴림" w:hAnsi="굴림" w:cs="굴림" w:hint="eastAsia"/>
            <w:strike/>
            <w:color w:val="00B050"/>
            <w:sz w:val="22"/>
            <w:rPrChange w:id="9045" w:author="Keis" w:date="2024-09-06T16:14:00Z">
              <w:rPr>
                <w:rFonts w:ascii="굴림" w:eastAsia="굴림" w:hAnsi="굴림" w:cs="굴림" w:hint="eastAsia"/>
                <w:color w:val="FF0000"/>
                <w:sz w:val="22"/>
              </w:rPr>
            </w:rPrChange>
          </w:rPr>
          <w:delText>⑤</w:delText>
        </w:r>
        <w:r w:rsidRPr="005A256D" w:rsidDel="004B1D18">
          <w:rPr>
            <w:rFonts w:ascii="Arial" w:eastAsia="굴림" w:hAnsi="Arial" w:cs="Arial"/>
            <w:strike/>
            <w:color w:val="00B050"/>
            <w:sz w:val="22"/>
            <w:rPrChange w:id="9046" w:author="Keis" w:date="2024-09-06T16:14:00Z">
              <w:rPr>
                <w:rFonts w:ascii="Arial" w:eastAsia="굴림" w:hAnsi="Arial" w:cs="Arial"/>
                <w:color w:val="FF0000"/>
                <w:sz w:val="22"/>
              </w:rPr>
            </w:rPrChange>
          </w:rPr>
          <w:delText xml:space="preserve"> No</w:delText>
        </w:r>
      </w:del>
    </w:p>
    <w:p w14:paraId="58BC1984" w14:textId="23D7128B" w:rsidR="00424D7A" w:rsidRPr="005A256D" w:rsidDel="004B1D18" w:rsidRDefault="00424D7A" w:rsidP="00424D7A">
      <w:pPr>
        <w:spacing w:line="384" w:lineRule="auto"/>
        <w:textAlignment w:val="baseline"/>
        <w:rPr>
          <w:del w:id="9047" w:author="Keis" w:date="2024-09-06T17:21:00Z"/>
          <w:rFonts w:ascii="Arial" w:eastAsia="굴림" w:hAnsi="Arial" w:cs="Arial"/>
          <w:b/>
          <w:bCs/>
          <w:strike/>
          <w:color w:val="00B050"/>
          <w:kern w:val="0"/>
          <w:sz w:val="22"/>
          <w:rPrChange w:id="9048" w:author="Keis" w:date="2024-09-06T16:14:00Z">
            <w:rPr>
              <w:del w:id="9049" w:author="Keis" w:date="2024-09-06T17:21:00Z"/>
              <w:rFonts w:ascii="Arial" w:eastAsia="굴림" w:hAnsi="Arial" w:cs="Arial"/>
              <w:b/>
              <w:bCs/>
              <w:color w:val="000000"/>
              <w:kern w:val="0"/>
              <w:sz w:val="22"/>
            </w:rPr>
          </w:rPrChange>
        </w:rPr>
      </w:pPr>
    </w:p>
    <w:p w14:paraId="432BC8A0" w14:textId="524BCAAB" w:rsidR="00694AB6" w:rsidRPr="005A256D" w:rsidDel="004B1D18" w:rsidRDefault="00424D7A" w:rsidP="00694AB6">
      <w:pPr>
        <w:spacing w:line="384" w:lineRule="auto"/>
        <w:textAlignment w:val="baseline"/>
        <w:rPr>
          <w:del w:id="9050" w:author="Keis" w:date="2024-09-06T17:21:00Z"/>
          <w:rFonts w:ascii="Arial" w:eastAsia="나눔명조" w:hAnsi="Arial" w:cs="Arial"/>
          <w:strike/>
          <w:color w:val="00B050"/>
          <w:kern w:val="0"/>
          <w:sz w:val="22"/>
          <w:rPrChange w:id="9051" w:author="Keis" w:date="2024-09-06T16:14:00Z">
            <w:rPr>
              <w:del w:id="9052" w:author="Keis" w:date="2024-09-06T17:21:00Z"/>
              <w:rFonts w:ascii="Arial" w:eastAsia="나눔명조" w:hAnsi="Arial" w:cs="Arial"/>
              <w:color w:val="FF0000"/>
              <w:kern w:val="0"/>
              <w:sz w:val="22"/>
            </w:rPr>
          </w:rPrChange>
        </w:rPr>
      </w:pPr>
      <w:del w:id="9053" w:author="Keis" w:date="2024-09-06T17:21:00Z">
        <w:r w:rsidRPr="005A256D" w:rsidDel="004B1D18">
          <w:rPr>
            <w:rFonts w:ascii="Arial" w:eastAsia="나눔명조" w:hAnsi="Arial" w:cs="Arial"/>
            <w:strike/>
            <w:color w:val="00B050"/>
            <w:kern w:val="0"/>
            <w:sz w:val="22"/>
            <w:rPrChange w:id="9054" w:author="Keis" w:date="2024-09-06T16:14:00Z">
              <w:rPr>
                <w:rFonts w:ascii="Arial" w:eastAsia="나눔명조" w:hAnsi="Arial" w:cs="Arial"/>
                <w:color w:val="FF0000"/>
                <w:kern w:val="0"/>
                <w:sz w:val="22"/>
              </w:rPr>
            </w:rPrChange>
          </w:rPr>
          <w:delText xml:space="preserve">Eadd_05. </w:delText>
        </w:r>
        <w:r w:rsidR="00694AB6" w:rsidRPr="005A256D" w:rsidDel="004B1D18">
          <w:rPr>
            <w:rFonts w:ascii="Arial" w:eastAsia="나눔명조" w:hAnsi="Arial" w:cs="Arial"/>
            <w:strike/>
            <w:color w:val="00B050"/>
            <w:kern w:val="0"/>
            <w:sz w:val="22"/>
            <w:rPrChange w:id="9055" w:author="Keis" w:date="2024-09-06T16:14:00Z">
              <w:rPr>
                <w:rFonts w:ascii="Arial" w:eastAsia="나눔명조" w:hAnsi="Arial" w:cs="Arial"/>
                <w:color w:val="FF0000"/>
                <w:kern w:val="0"/>
                <w:sz w:val="22"/>
              </w:rPr>
            </w:rPrChange>
          </w:rPr>
          <w:delText>Have you ever been cut off from electricity, telephone, water, or gas last year because you couldn't pay more than one of the charges for el</w:delText>
        </w:r>
        <w:r w:rsidR="006B67A8" w:rsidRPr="005A256D" w:rsidDel="004B1D18">
          <w:rPr>
            <w:rFonts w:ascii="Arial" w:eastAsia="나눔명조" w:hAnsi="Arial" w:cs="Arial"/>
            <w:strike/>
            <w:color w:val="00B050"/>
            <w:kern w:val="0"/>
            <w:sz w:val="22"/>
            <w:rPrChange w:id="9056" w:author="Keis" w:date="2024-09-06T16:14:00Z">
              <w:rPr>
                <w:rFonts w:ascii="Arial" w:eastAsia="나눔명조" w:hAnsi="Arial" w:cs="Arial"/>
                <w:color w:val="FF0000"/>
                <w:kern w:val="0"/>
                <w:sz w:val="22"/>
              </w:rPr>
            </w:rPrChange>
          </w:rPr>
          <w:delText>ectricity, telephone, water, or</w:delText>
        </w:r>
        <w:r w:rsidR="00694AB6" w:rsidRPr="005A256D" w:rsidDel="004B1D18">
          <w:rPr>
            <w:rFonts w:ascii="Arial" w:eastAsia="나눔명조" w:hAnsi="Arial" w:cs="Arial"/>
            <w:strike/>
            <w:color w:val="00B050"/>
            <w:kern w:val="0"/>
            <w:sz w:val="22"/>
            <w:rPrChange w:id="9057" w:author="Keis" w:date="2024-09-06T16:14:00Z">
              <w:rPr>
                <w:rFonts w:ascii="Arial" w:eastAsia="나눔명조" w:hAnsi="Arial" w:cs="Arial"/>
                <w:color w:val="FF0000"/>
                <w:kern w:val="0"/>
                <w:sz w:val="22"/>
              </w:rPr>
            </w:rPrChange>
          </w:rPr>
          <w:delText xml:space="preserve"> gas?</w:delText>
        </w:r>
      </w:del>
    </w:p>
    <w:p w14:paraId="01BC7CA4" w14:textId="7F0E0173" w:rsidR="00E7388B" w:rsidRPr="005A256D" w:rsidDel="004B1D18" w:rsidRDefault="00E7388B" w:rsidP="00D12299">
      <w:pPr>
        <w:pStyle w:val="a6"/>
        <w:numPr>
          <w:ilvl w:val="0"/>
          <w:numId w:val="1296"/>
        </w:numPr>
        <w:tabs>
          <w:tab w:val="left" w:pos="5245"/>
        </w:tabs>
        <w:wordWrap/>
        <w:spacing w:line="360" w:lineRule="auto"/>
        <w:ind w:leftChars="0"/>
        <w:rPr>
          <w:del w:id="9058" w:author="Keis" w:date="2024-09-06T17:21:00Z"/>
          <w:rFonts w:ascii="Arial" w:eastAsia="굴림" w:hAnsi="Arial" w:cs="Arial"/>
          <w:strike/>
          <w:color w:val="00B050"/>
          <w:sz w:val="22"/>
          <w:rPrChange w:id="9059" w:author="Keis" w:date="2024-09-06T16:14:00Z">
            <w:rPr>
              <w:del w:id="9060" w:author="Keis" w:date="2024-09-06T17:21:00Z"/>
              <w:rFonts w:ascii="Arial" w:eastAsia="굴림" w:hAnsi="Arial" w:cs="Arial"/>
              <w:color w:val="FF0000"/>
              <w:sz w:val="22"/>
            </w:rPr>
          </w:rPrChange>
        </w:rPr>
      </w:pPr>
      <w:del w:id="9061" w:author="Keis" w:date="2024-09-06T17:21:00Z">
        <w:r w:rsidRPr="005A256D" w:rsidDel="004B1D18">
          <w:rPr>
            <w:rFonts w:ascii="Arial" w:eastAsia="굴림" w:hAnsi="Arial" w:cs="Arial"/>
            <w:strike/>
            <w:color w:val="00B050"/>
            <w:sz w:val="22"/>
            <w:rPrChange w:id="9062" w:author="Keis" w:date="2024-09-06T16:14:00Z">
              <w:rPr>
                <w:rFonts w:ascii="Arial" w:eastAsia="굴림" w:hAnsi="Arial" w:cs="Arial"/>
                <w:color w:val="FF0000"/>
                <w:sz w:val="22"/>
              </w:rPr>
            </w:rPrChange>
          </w:rPr>
          <w:delText>Yes</w:delText>
        </w:r>
        <w:r w:rsidRPr="005A256D" w:rsidDel="004B1D18">
          <w:rPr>
            <w:rFonts w:ascii="Arial" w:eastAsia="굴림" w:hAnsi="Arial" w:cs="Arial"/>
            <w:strike/>
            <w:color w:val="00B050"/>
            <w:kern w:val="0"/>
            <w:sz w:val="22"/>
            <w:rPrChange w:id="9063" w:author="Keis" w:date="2024-09-06T16:14:00Z">
              <w:rPr>
                <w:rFonts w:ascii="Arial" w:eastAsia="굴림" w:hAnsi="Arial" w:cs="Arial"/>
                <w:color w:val="FF0000"/>
                <w:kern w:val="0"/>
                <w:sz w:val="22"/>
              </w:rPr>
            </w:rPrChange>
          </w:rPr>
          <w:tab/>
        </w:r>
        <w:r w:rsidRPr="005A256D" w:rsidDel="004B1D18">
          <w:rPr>
            <w:rFonts w:ascii="굴림" w:eastAsia="굴림" w:hAnsi="굴림" w:cs="굴림" w:hint="eastAsia"/>
            <w:strike/>
            <w:color w:val="00B050"/>
            <w:sz w:val="22"/>
            <w:rPrChange w:id="9064" w:author="Keis" w:date="2024-09-06T16:14:00Z">
              <w:rPr>
                <w:rFonts w:ascii="굴림" w:eastAsia="굴림" w:hAnsi="굴림" w:cs="굴림" w:hint="eastAsia"/>
                <w:color w:val="FF0000"/>
                <w:sz w:val="22"/>
              </w:rPr>
            </w:rPrChange>
          </w:rPr>
          <w:delText>⑤</w:delText>
        </w:r>
        <w:r w:rsidRPr="005A256D" w:rsidDel="004B1D18">
          <w:rPr>
            <w:rFonts w:ascii="Arial" w:eastAsia="굴림" w:hAnsi="Arial" w:cs="Arial"/>
            <w:strike/>
            <w:color w:val="00B050"/>
            <w:sz w:val="22"/>
            <w:rPrChange w:id="9065" w:author="Keis" w:date="2024-09-06T16:14:00Z">
              <w:rPr>
                <w:rFonts w:ascii="Arial" w:eastAsia="굴림" w:hAnsi="Arial" w:cs="Arial"/>
                <w:color w:val="FF0000"/>
                <w:sz w:val="22"/>
              </w:rPr>
            </w:rPrChange>
          </w:rPr>
          <w:delText xml:space="preserve"> No</w:delText>
        </w:r>
      </w:del>
    </w:p>
    <w:p w14:paraId="3706633D" w14:textId="575A9263" w:rsidR="00424D7A" w:rsidRPr="005A256D" w:rsidDel="004B1D18" w:rsidRDefault="00424D7A" w:rsidP="00424D7A">
      <w:pPr>
        <w:spacing w:line="372" w:lineRule="auto"/>
        <w:textAlignment w:val="baseline"/>
        <w:rPr>
          <w:del w:id="9066" w:author="Keis" w:date="2024-09-06T17:21:00Z"/>
          <w:rFonts w:ascii="Arial" w:eastAsia="굴림" w:hAnsi="Arial" w:cs="Arial"/>
          <w:strike/>
          <w:color w:val="00B050"/>
          <w:kern w:val="0"/>
          <w:sz w:val="22"/>
          <w:rPrChange w:id="9067" w:author="Keis" w:date="2024-09-06T16:14:00Z">
            <w:rPr>
              <w:del w:id="9068" w:author="Keis" w:date="2024-09-06T17:21:00Z"/>
              <w:rFonts w:ascii="Arial" w:eastAsia="굴림" w:hAnsi="Arial" w:cs="Arial"/>
              <w:color w:val="000000"/>
              <w:kern w:val="0"/>
              <w:sz w:val="22"/>
            </w:rPr>
          </w:rPrChange>
        </w:rPr>
      </w:pPr>
    </w:p>
    <w:p w14:paraId="0B19F5D4" w14:textId="70FB7270" w:rsidR="00EB7BFE" w:rsidRPr="005A256D" w:rsidDel="004B1D18" w:rsidRDefault="00EB7BFE" w:rsidP="00EB7BFE">
      <w:pPr>
        <w:spacing w:line="372" w:lineRule="auto"/>
        <w:textAlignment w:val="baseline"/>
        <w:rPr>
          <w:del w:id="9069" w:author="Keis" w:date="2024-09-06T17:21:00Z"/>
          <w:rFonts w:ascii="Arial" w:eastAsia="나눔명조" w:hAnsi="Arial" w:cs="Arial"/>
          <w:strike/>
          <w:color w:val="00B050"/>
          <w:kern w:val="0"/>
          <w:sz w:val="22"/>
          <w:rPrChange w:id="9070" w:author="Keis" w:date="2024-09-06T16:14:00Z">
            <w:rPr>
              <w:del w:id="9071" w:author="Keis" w:date="2024-09-06T17:21:00Z"/>
              <w:rFonts w:ascii="Arial" w:eastAsia="나눔명조" w:hAnsi="Arial" w:cs="Arial"/>
              <w:color w:val="FF0000"/>
              <w:kern w:val="0"/>
              <w:sz w:val="22"/>
            </w:rPr>
          </w:rPrChange>
        </w:rPr>
      </w:pPr>
      <w:del w:id="9072" w:author="Keis" w:date="2024-09-06T17:21:00Z">
        <w:r w:rsidRPr="005A256D" w:rsidDel="004B1D18">
          <w:rPr>
            <w:rFonts w:ascii="Arial" w:eastAsia="나눔명조" w:hAnsi="Arial" w:cs="Arial"/>
            <w:strike/>
            <w:color w:val="00B050"/>
            <w:kern w:val="0"/>
            <w:sz w:val="22"/>
            <w:rPrChange w:id="9073" w:author="Keis" w:date="2024-09-06T16:14:00Z">
              <w:rPr>
                <w:rFonts w:ascii="Arial" w:eastAsia="나눔명조" w:hAnsi="Arial" w:cs="Arial"/>
                <w:color w:val="FF0000"/>
                <w:kern w:val="0"/>
                <w:sz w:val="22"/>
              </w:rPr>
            </w:rPrChange>
          </w:rPr>
          <w:delText>Eadd_06. Have you ever been unable to heat in the cold winter because of financial difficulties last year?</w:delText>
        </w:r>
      </w:del>
    </w:p>
    <w:p w14:paraId="7DF88840" w14:textId="1DAAA0ED" w:rsidR="00EB7BFE" w:rsidRPr="005A256D" w:rsidDel="004B1D18" w:rsidRDefault="00EB7BFE" w:rsidP="00EB7BFE">
      <w:pPr>
        <w:spacing w:line="372" w:lineRule="auto"/>
        <w:textAlignment w:val="baseline"/>
        <w:rPr>
          <w:del w:id="9074" w:author="Keis" w:date="2024-09-06T17:21:00Z"/>
          <w:rFonts w:ascii="Arial" w:eastAsia="나눔명조" w:hAnsi="Arial" w:cs="Arial"/>
          <w:strike/>
          <w:color w:val="00B050"/>
          <w:kern w:val="0"/>
          <w:sz w:val="22"/>
          <w:rPrChange w:id="9075" w:author="Keis" w:date="2024-09-06T16:14:00Z">
            <w:rPr>
              <w:del w:id="9076" w:author="Keis" w:date="2024-09-06T17:21:00Z"/>
              <w:rFonts w:ascii="Arial" w:eastAsia="나눔명조" w:hAnsi="Arial" w:cs="Arial"/>
              <w:color w:val="FF0000"/>
              <w:kern w:val="0"/>
              <w:sz w:val="22"/>
            </w:rPr>
          </w:rPrChange>
        </w:rPr>
      </w:pPr>
      <w:del w:id="9077" w:author="Keis" w:date="2024-09-06T17:21:00Z">
        <w:r w:rsidRPr="005A256D" w:rsidDel="004B1D18">
          <w:rPr>
            <w:rFonts w:ascii="Arial" w:eastAsia="나눔명조" w:hAnsi="Arial" w:cs="Arial"/>
            <w:strike/>
            <w:color w:val="00B050"/>
            <w:kern w:val="0"/>
            <w:sz w:val="22"/>
            <w:rPrChange w:id="9078" w:author="Keis" w:date="2024-09-06T16:14:00Z">
              <w:rPr>
                <w:rFonts w:ascii="Arial" w:eastAsia="나눔명조" w:hAnsi="Arial" w:cs="Arial"/>
                <w:color w:val="FF0000"/>
                <w:kern w:val="0"/>
                <w:sz w:val="22"/>
              </w:rPr>
            </w:rPrChange>
          </w:rPr>
          <w:delText>[Iwer: Meaning minimum basic heating, except for the use of additional heaters (hot water heat mats, air heaters, electric blankets, etc.)]</w:delText>
        </w:r>
      </w:del>
    </w:p>
    <w:p w14:paraId="428FEEF8" w14:textId="5FBA81C8" w:rsidR="00E7388B" w:rsidRPr="005A256D" w:rsidDel="004B1D18" w:rsidRDefault="00E7388B" w:rsidP="00D12299">
      <w:pPr>
        <w:pStyle w:val="a6"/>
        <w:numPr>
          <w:ilvl w:val="0"/>
          <w:numId w:val="1297"/>
        </w:numPr>
        <w:tabs>
          <w:tab w:val="left" w:pos="5245"/>
        </w:tabs>
        <w:wordWrap/>
        <w:spacing w:line="360" w:lineRule="auto"/>
        <w:ind w:leftChars="0"/>
        <w:rPr>
          <w:del w:id="9079" w:author="Keis" w:date="2024-09-06T17:21:00Z"/>
          <w:rFonts w:ascii="Arial" w:eastAsia="굴림" w:hAnsi="Arial" w:cs="Arial"/>
          <w:strike/>
          <w:color w:val="00B050"/>
          <w:sz w:val="22"/>
          <w:rPrChange w:id="9080" w:author="Keis" w:date="2024-09-06T16:14:00Z">
            <w:rPr>
              <w:del w:id="9081" w:author="Keis" w:date="2024-09-06T17:21:00Z"/>
              <w:rFonts w:ascii="Arial" w:eastAsia="굴림" w:hAnsi="Arial" w:cs="Arial"/>
              <w:color w:val="FF0000"/>
              <w:sz w:val="22"/>
            </w:rPr>
          </w:rPrChange>
        </w:rPr>
      </w:pPr>
      <w:del w:id="9082" w:author="Keis" w:date="2024-09-06T17:21:00Z">
        <w:r w:rsidRPr="005A256D" w:rsidDel="004B1D18">
          <w:rPr>
            <w:rFonts w:ascii="Arial" w:eastAsia="굴림" w:hAnsi="Arial" w:cs="Arial"/>
            <w:strike/>
            <w:color w:val="00B050"/>
            <w:sz w:val="22"/>
            <w:rPrChange w:id="9083" w:author="Keis" w:date="2024-09-06T16:14:00Z">
              <w:rPr>
                <w:rFonts w:ascii="Arial" w:eastAsia="굴림" w:hAnsi="Arial" w:cs="Arial"/>
                <w:color w:val="FF0000"/>
                <w:sz w:val="22"/>
              </w:rPr>
            </w:rPrChange>
          </w:rPr>
          <w:delText>Yes</w:delText>
        </w:r>
        <w:r w:rsidRPr="005A256D" w:rsidDel="004B1D18">
          <w:rPr>
            <w:rFonts w:ascii="Arial" w:eastAsia="굴림" w:hAnsi="Arial" w:cs="Arial"/>
            <w:strike/>
            <w:color w:val="00B050"/>
            <w:kern w:val="0"/>
            <w:sz w:val="22"/>
            <w:rPrChange w:id="9084" w:author="Keis" w:date="2024-09-06T16:14:00Z">
              <w:rPr>
                <w:rFonts w:ascii="Arial" w:eastAsia="굴림" w:hAnsi="Arial" w:cs="Arial"/>
                <w:color w:val="FF0000"/>
                <w:kern w:val="0"/>
                <w:sz w:val="22"/>
              </w:rPr>
            </w:rPrChange>
          </w:rPr>
          <w:tab/>
        </w:r>
        <w:r w:rsidRPr="005A256D" w:rsidDel="004B1D18">
          <w:rPr>
            <w:rFonts w:ascii="굴림" w:eastAsia="굴림" w:hAnsi="굴림" w:cs="굴림" w:hint="eastAsia"/>
            <w:strike/>
            <w:color w:val="00B050"/>
            <w:sz w:val="22"/>
            <w:rPrChange w:id="9085" w:author="Keis" w:date="2024-09-06T16:14:00Z">
              <w:rPr>
                <w:rFonts w:ascii="굴림" w:eastAsia="굴림" w:hAnsi="굴림" w:cs="굴림" w:hint="eastAsia"/>
                <w:color w:val="FF0000"/>
                <w:sz w:val="22"/>
              </w:rPr>
            </w:rPrChange>
          </w:rPr>
          <w:delText>⑤</w:delText>
        </w:r>
        <w:r w:rsidRPr="005A256D" w:rsidDel="004B1D18">
          <w:rPr>
            <w:rFonts w:ascii="Arial" w:eastAsia="굴림" w:hAnsi="Arial" w:cs="Arial"/>
            <w:strike/>
            <w:color w:val="00B050"/>
            <w:sz w:val="22"/>
            <w:rPrChange w:id="9086" w:author="Keis" w:date="2024-09-06T16:14:00Z">
              <w:rPr>
                <w:rFonts w:ascii="Arial" w:eastAsia="굴림" w:hAnsi="Arial" w:cs="Arial"/>
                <w:color w:val="FF0000"/>
                <w:sz w:val="22"/>
              </w:rPr>
            </w:rPrChange>
          </w:rPr>
          <w:delText xml:space="preserve"> No</w:delText>
        </w:r>
      </w:del>
    </w:p>
    <w:p w14:paraId="4544C0D6" w14:textId="77777777" w:rsidR="005A256D" w:rsidRPr="005A256D" w:rsidRDefault="005A256D" w:rsidP="00624BD4">
      <w:pPr>
        <w:wordWrap/>
        <w:spacing w:line="360" w:lineRule="auto"/>
        <w:rPr>
          <w:rFonts w:ascii="Arial" w:eastAsia="굴림" w:hAnsi="Arial" w:cs="Arial"/>
          <w:b/>
          <w:sz w:val="22"/>
        </w:rPr>
      </w:pPr>
    </w:p>
    <w:p w14:paraId="7F88A2E0" w14:textId="5F9F576B"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 xml:space="preserve">37. </w:t>
      </w:r>
      <w:r w:rsidR="004A1E1D" w:rsidRPr="001D19F6">
        <w:rPr>
          <w:rFonts w:ascii="Arial" w:eastAsia="굴림" w:hAnsi="Arial" w:cs="Arial"/>
          <w:kern w:val="0"/>
          <w:sz w:val="22"/>
        </w:rPr>
        <w:t xml:space="preserve">How much did </w:t>
      </w:r>
      <w:r w:rsidR="00C67107" w:rsidRPr="001D19F6">
        <w:rPr>
          <w:rFonts w:ascii="Arial" w:eastAsia="굴림" w:hAnsi="Arial" w:cs="Arial"/>
          <w:sz w:val="22"/>
        </w:rPr>
        <w:t xml:space="preserve">your household </w:t>
      </w:r>
      <w:r w:rsidR="004A1E1D" w:rsidRPr="001D19F6">
        <w:rPr>
          <w:rFonts w:ascii="Arial" w:eastAsia="굴림" w:hAnsi="Arial" w:cs="Arial"/>
          <w:kern w:val="0"/>
          <w:sz w:val="22"/>
        </w:rPr>
        <w:t xml:space="preserve">spend on </w:t>
      </w:r>
      <w:r w:rsidR="004A1E1D" w:rsidRPr="001D19F6">
        <w:rPr>
          <w:rFonts w:ascii="Arial" w:eastAsia="굴림" w:hAnsi="Arial" w:cs="Arial"/>
          <w:sz w:val="22"/>
        </w:rPr>
        <w:t>medical expenditure (</w:t>
      </w:r>
      <w:r w:rsidR="0060656D" w:rsidRPr="001D19F6">
        <w:rPr>
          <w:rFonts w:ascii="Arial" w:eastAsia="굴림" w:hAnsi="Arial" w:cs="Arial"/>
          <w:sz w:val="22"/>
        </w:rPr>
        <w:t>including</w:t>
      </w:r>
      <w:r w:rsidR="004A1E1D" w:rsidRPr="001D19F6">
        <w:rPr>
          <w:rFonts w:ascii="Arial" w:eastAsia="굴림" w:hAnsi="Arial" w:cs="Arial"/>
          <w:sz w:val="22"/>
        </w:rPr>
        <w:t xml:space="preserve"> health insurance premiums)</w:t>
      </w:r>
      <w:r w:rsidR="004A1E1D" w:rsidRPr="001D19F6">
        <w:rPr>
          <w:rFonts w:ascii="Arial" w:eastAsia="굴림" w:hAnsi="Arial" w:cs="Arial"/>
          <w:kern w:val="0"/>
          <w:sz w:val="22"/>
        </w:rPr>
        <w:t xml:space="preserve"> in an average month </w:t>
      </w:r>
      <w:r w:rsidR="00624BD4" w:rsidRPr="001D19F6">
        <w:rPr>
          <w:rFonts w:ascii="Arial" w:eastAsia="굴림" w:hAnsi="Arial" w:cs="Arial"/>
          <w:sz w:val="22"/>
        </w:rPr>
        <w:t>in the last calendar year (</w:t>
      </w:r>
      <w:del w:id="9087" w:author="Keis" w:date="2024-09-06T10:18:00Z">
        <w:r w:rsidR="00D03F77" w:rsidDel="009F27DD">
          <w:rPr>
            <w:rFonts w:ascii="Arial" w:eastAsia="굴림" w:hAnsi="Arial" w:cs="Arial" w:hint="eastAsia"/>
            <w:color w:val="FF0000"/>
            <w:sz w:val="22"/>
          </w:rPr>
          <w:delText>2019</w:delText>
        </w:r>
      </w:del>
      <w:ins w:id="9088"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37DD5626" w14:textId="77777777" w:rsidR="00624BD4" w:rsidRPr="001D19F6" w:rsidRDefault="0099068D"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43</w:t>
      </w:r>
    </w:p>
    <w:p w14:paraId="413EC380" w14:textId="77777777" w:rsidR="00624BD4" w:rsidRPr="001D19F6" w:rsidRDefault="00624BD4" w:rsidP="0099068D">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Pr="001D19F6">
        <w:rPr>
          <w:rFonts w:ascii="Arial" w:eastAsia="굴림" w:hAnsi="Arial" w:cs="Arial"/>
          <w:sz w:val="22"/>
        </w:rPr>
        <w:t>38~</w:t>
      </w:r>
      <w:r w:rsidR="00527595" w:rsidRPr="001D19F6">
        <w:rPr>
          <w:rFonts w:ascii="Arial" w:eastAsia="굴림" w:hAnsi="Arial" w:cs="Arial"/>
          <w:sz w:val="22"/>
        </w:rPr>
        <w:t>E2</w:t>
      </w:r>
      <w:r w:rsidRPr="001D19F6">
        <w:rPr>
          <w:rFonts w:ascii="Arial" w:eastAsia="굴림" w:hAnsi="Arial" w:cs="Arial"/>
          <w:sz w:val="22"/>
        </w:rPr>
        <w:t>42 unfolding</w:t>
      </w:r>
    </w:p>
    <w:p w14:paraId="1FDEDB38" w14:textId="77777777" w:rsidR="00624BD4" w:rsidRPr="001D19F6" w:rsidRDefault="00624BD4" w:rsidP="0099068D">
      <w:pPr>
        <w:wordWrap/>
        <w:spacing w:line="360" w:lineRule="auto"/>
        <w:ind w:firstLine="800"/>
        <w:rPr>
          <w:rFonts w:ascii="Arial" w:eastAsia="굴림" w:hAnsi="Arial" w:cs="Arial"/>
          <w:sz w:val="22"/>
        </w:rPr>
      </w:pPr>
      <w:r w:rsidRPr="001D19F6">
        <w:rPr>
          <w:rFonts w:ascii="Arial" w:eastAsia="굴림" w:hAnsi="Arial" w:cs="Arial"/>
          <w:sz w:val="22"/>
        </w:rPr>
        <w:lastRenderedPageBreak/>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527595" w:rsidRPr="001D19F6">
        <w:rPr>
          <w:rFonts w:ascii="Arial" w:eastAsia="굴림" w:hAnsi="Arial" w:cs="Arial"/>
          <w:sz w:val="22"/>
        </w:rPr>
        <w:t>E2</w:t>
      </w:r>
      <w:r w:rsidRPr="001D19F6">
        <w:rPr>
          <w:rFonts w:ascii="Arial" w:eastAsia="굴림" w:hAnsi="Arial" w:cs="Arial"/>
          <w:sz w:val="22"/>
        </w:rPr>
        <w:t>38~</w:t>
      </w:r>
      <w:r w:rsidR="00527595" w:rsidRPr="001D19F6">
        <w:rPr>
          <w:rFonts w:ascii="Arial" w:eastAsia="굴림" w:hAnsi="Arial" w:cs="Arial"/>
          <w:sz w:val="22"/>
        </w:rPr>
        <w:t>E2</w:t>
      </w:r>
      <w:r w:rsidRPr="001D19F6">
        <w:rPr>
          <w:rFonts w:ascii="Arial" w:eastAsia="굴림" w:hAnsi="Arial" w:cs="Arial"/>
          <w:sz w:val="22"/>
        </w:rPr>
        <w:t>42 unfolding</w:t>
      </w:r>
    </w:p>
    <w:p w14:paraId="438CC564" w14:textId="77777777" w:rsidR="00624BD4" w:rsidRPr="001D19F6" w:rsidRDefault="00624BD4" w:rsidP="00624BD4">
      <w:pPr>
        <w:wordWrap/>
        <w:spacing w:line="360" w:lineRule="auto"/>
        <w:rPr>
          <w:rFonts w:ascii="Arial" w:eastAsia="굴림" w:hAnsi="Arial" w:cs="Arial"/>
          <w:sz w:val="22"/>
        </w:rPr>
      </w:pPr>
    </w:p>
    <w:p w14:paraId="0A7D6333"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99068D"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38~</w:t>
      </w:r>
      <w:r w:rsidR="00527595" w:rsidRPr="001D19F6">
        <w:rPr>
          <w:rFonts w:ascii="Arial" w:eastAsia="굴림" w:hAnsi="Arial" w:cs="Arial"/>
          <w:b/>
          <w:sz w:val="22"/>
        </w:rPr>
        <w:t>E2</w:t>
      </w:r>
      <w:r w:rsidRPr="001D19F6">
        <w:rPr>
          <w:rFonts w:ascii="Arial" w:eastAsia="굴림" w:hAnsi="Arial" w:cs="Arial"/>
          <w:b/>
          <w:sz w:val="22"/>
        </w:rPr>
        <w:t>42. Unfolding bracket questions &gt;</w:t>
      </w:r>
    </w:p>
    <w:p w14:paraId="07535527" w14:textId="77777777" w:rsidR="00803576" w:rsidRPr="001D19F6" w:rsidRDefault="00803576" w:rsidP="00803576">
      <w:pPr>
        <w:wordWrap/>
        <w:spacing w:line="360" w:lineRule="auto"/>
        <w:rPr>
          <w:rFonts w:ascii="Arial" w:eastAsia="굴림" w:hAnsi="Arial" w:cs="Arial"/>
          <w:sz w:val="22"/>
        </w:rPr>
      </w:pPr>
      <w:r w:rsidRPr="001D19F6">
        <w:rPr>
          <w:rFonts w:ascii="Arial" w:eastAsia="굴림" w:hAnsi="Arial" w:cs="Arial"/>
          <w:sz w:val="22"/>
        </w:rPr>
        <w:t>[IWER: Go back to E237 and record if R answers the amount during the interview.]</w:t>
      </w:r>
    </w:p>
    <w:p w14:paraId="22F6606F" w14:textId="7EE99CA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38. Did it amount to a total of less than, about equal to or more than 5 MW (10,000</w:t>
      </w:r>
      <w:r w:rsidR="00803576"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089" w:author="Keis" w:date="2024-09-06T10:18:00Z">
        <w:r w:rsidR="00D03F77" w:rsidDel="009F27DD">
          <w:rPr>
            <w:rFonts w:ascii="Arial" w:eastAsia="굴림" w:hAnsi="Arial" w:cs="Arial" w:hint="eastAsia"/>
            <w:color w:val="FF0000"/>
            <w:sz w:val="22"/>
          </w:rPr>
          <w:delText>2019</w:delText>
        </w:r>
      </w:del>
      <w:ins w:id="9090"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60DE3CB1"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48CB3F3F"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384631C6"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77F04341" w14:textId="77777777" w:rsidR="00624BD4" w:rsidRPr="001D19F6" w:rsidRDefault="00624BD4" w:rsidP="00624BD4">
      <w:pPr>
        <w:wordWrap/>
        <w:spacing w:line="360" w:lineRule="auto"/>
        <w:rPr>
          <w:rFonts w:ascii="Arial" w:eastAsia="굴림" w:hAnsi="Arial" w:cs="Arial"/>
          <w:sz w:val="22"/>
        </w:rPr>
      </w:pPr>
    </w:p>
    <w:p w14:paraId="57511C02" w14:textId="632BAB60"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39. Did it amount to a total of less than, about equal to or more than 10 MW (10,000</w:t>
      </w:r>
      <w:r w:rsidR="00803576"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091" w:author="Keis" w:date="2024-09-06T10:18:00Z">
        <w:r w:rsidR="00D03F77" w:rsidDel="009F27DD">
          <w:rPr>
            <w:rFonts w:ascii="Arial" w:eastAsia="굴림" w:hAnsi="Arial" w:cs="Arial" w:hint="eastAsia"/>
            <w:color w:val="FF0000"/>
            <w:sz w:val="22"/>
          </w:rPr>
          <w:delText>2019</w:delText>
        </w:r>
      </w:del>
      <w:ins w:id="9092"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DAC5B41"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3835C759"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022D690B"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232377F5" w14:textId="77777777" w:rsidR="00624BD4" w:rsidRPr="001D19F6" w:rsidRDefault="00624BD4" w:rsidP="00624BD4">
      <w:pPr>
        <w:wordWrap/>
        <w:spacing w:line="360" w:lineRule="auto"/>
        <w:rPr>
          <w:rFonts w:ascii="Arial" w:eastAsia="굴림" w:hAnsi="Arial" w:cs="Arial"/>
          <w:sz w:val="22"/>
        </w:rPr>
      </w:pPr>
    </w:p>
    <w:p w14:paraId="22BDA4E2" w14:textId="1D5A73B2"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40. Did it amount to a total of less than, about equal to or more than 20 MW (10,000</w:t>
      </w:r>
      <w:r w:rsidR="00803576"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093" w:author="Keis" w:date="2024-09-06T10:18:00Z">
        <w:r w:rsidR="00D03F77" w:rsidDel="009F27DD">
          <w:rPr>
            <w:rFonts w:ascii="Arial" w:eastAsia="굴림" w:hAnsi="Arial" w:cs="Arial" w:hint="eastAsia"/>
            <w:color w:val="FF0000"/>
            <w:sz w:val="22"/>
          </w:rPr>
          <w:delText>2019</w:delText>
        </w:r>
      </w:del>
      <w:ins w:id="9094"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606B4964"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0EEB729F"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799909D0"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7F1A5869" w14:textId="77777777" w:rsidR="00624BD4" w:rsidRPr="001D19F6" w:rsidRDefault="00624BD4" w:rsidP="00624BD4">
      <w:pPr>
        <w:wordWrap/>
        <w:spacing w:line="360" w:lineRule="auto"/>
        <w:rPr>
          <w:rFonts w:ascii="Arial" w:eastAsia="굴림" w:hAnsi="Arial" w:cs="Arial"/>
          <w:sz w:val="22"/>
        </w:rPr>
      </w:pPr>
    </w:p>
    <w:p w14:paraId="30BEAB0F" w14:textId="321523C5"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41. Did it amount to a total of less than, about equal to or more than 50 MW (10,000</w:t>
      </w:r>
      <w:r w:rsidR="00803576"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095" w:author="Keis" w:date="2024-09-06T10:18:00Z">
        <w:r w:rsidR="00D03F77" w:rsidDel="009F27DD">
          <w:rPr>
            <w:rFonts w:ascii="Arial" w:eastAsia="굴림" w:hAnsi="Arial" w:cs="Arial" w:hint="eastAsia"/>
            <w:color w:val="FF0000"/>
            <w:sz w:val="22"/>
          </w:rPr>
          <w:delText>2019</w:delText>
        </w:r>
      </w:del>
      <w:ins w:id="9096"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1DB51C1E"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4804712E"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6D76DA15"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039958CF" w14:textId="77777777" w:rsidR="00624BD4" w:rsidRPr="001D19F6" w:rsidRDefault="00624BD4" w:rsidP="00624BD4">
      <w:pPr>
        <w:wordWrap/>
        <w:spacing w:line="360" w:lineRule="auto"/>
        <w:rPr>
          <w:rFonts w:ascii="Arial" w:eastAsia="굴림" w:hAnsi="Arial" w:cs="Arial"/>
          <w:sz w:val="22"/>
        </w:rPr>
      </w:pPr>
    </w:p>
    <w:p w14:paraId="2CF0B65F" w14:textId="700A0791"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42. Did it amount to a total of less than, about equal to or more than 100 MW (10,000</w:t>
      </w:r>
      <w:r w:rsidR="00803576"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097" w:author="Keis" w:date="2024-09-06T10:18:00Z">
        <w:r w:rsidR="00D03F77" w:rsidDel="009F27DD">
          <w:rPr>
            <w:rFonts w:ascii="Arial" w:eastAsia="굴림" w:hAnsi="Arial" w:cs="Arial" w:hint="eastAsia"/>
            <w:color w:val="FF0000"/>
            <w:sz w:val="22"/>
          </w:rPr>
          <w:delText>2019</w:delText>
        </w:r>
      </w:del>
      <w:ins w:id="9098"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299124B1"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40396D66"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7626A663" w14:textId="77777777" w:rsidR="00803576" w:rsidRPr="001D19F6" w:rsidRDefault="00803576" w:rsidP="0080357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43CA16FB" w14:textId="77777777" w:rsidR="00624BD4" w:rsidRPr="001D19F6" w:rsidRDefault="00624BD4" w:rsidP="00624BD4">
      <w:pPr>
        <w:wordWrap/>
        <w:spacing w:line="360" w:lineRule="auto"/>
        <w:rPr>
          <w:rFonts w:ascii="Arial" w:eastAsia="굴림" w:hAnsi="Arial" w:cs="Arial"/>
          <w:sz w:val="22"/>
        </w:rPr>
      </w:pPr>
    </w:p>
    <w:p w14:paraId="3AE06E21" w14:textId="77777777" w:rsidR="00A5595C" w:rsidRPr="001D19F6" w:rsidRDefault="00A5595C" w:rsidP="00624BD4">
      <w:pPr>
        <w:wordWrap/>
        <w:spacing w:line="360" w:lineRule="auto"/>
        <w:rPr>
          <w:rFonts w:ascii="Arial" w:eastAsia="굴림" w:hAnsi="Arial" w:cs="Arial"/>
          <w:b/>
          <w:sz w:val="22"/>
        </w:rPr>
      </w:pPr>
      <w:r w:rsidRPr="001D19F6">
        <w:rPr>
          <w:rFonts w:ascii="Arial" w:eastAsia="굴림" w:hAnsi="Arial" w:cs="Arial"/>
          <w:b/>
          <w:sz w:val="22"/>
        </w:rPr>
        <w:t>&lt; Clothing expenses &gt;</w:t>
      </w:r>
    </w:p>
    <w:p w14:paraId="4EEDC4C0" w14:textId="4BD13F0F"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43.</w:t>
      </w:r>
      <w:r w:rsidR="00C44AB1" w:rsidRPr="001D19F6">
        <w:rPr>
          <w:rFonts w:ascii="Arial" w:eastAsia="굴림" w:hAnsi="Arial" w:cs="Arial"/>
          <w:sz w:val="22"/>
        </w:rPr>
        <w:t xml:space="preserve"> </w:t>
      </w:r>
      <w:r w:rsidR="00C44AB1" w:rsidRPr="001D19F6">
        <w:rPr>
          <w:rFonts w:ascii="Arial" w:eastAsia="굴림" w:hAnsi="Arial" w:cs="Arial"/>
          <w:kern w:val="0"/>
          <w:sz w:val="22"/>
        </w:rPr>
        <w:t xml:space="preserve">How much did </w:t>
      </w:r>
      <w:r w:rsidR="00C67107" w:rsidRPr="001D19F6">
        <w:rPr>
          <w:rFonts w:ascii="Arial" w:eastAsia="굴림" w:hAnsi="Arial" w:cs="Arial"/>
          <w:sz w:val="22"/>
        </w:rPr>
        <w:t xml:space="preserve">your household </w:t>
      </w:r>
      <w:r w:rsidR="00C44AB1" w:rsidRPr="001D19F6">
        <w:rPr>
          <w:rFonts w:ascii="Arial" w:eastAsia="굴림" w:hAnsi="Arial" w:cs="Arial"/>
          <w:kern w:val="0"/>
          <w:sz w:val="22"/>
        </w:rPr>
        <w:t>spend on clothing (clothes, shoes, etc.) in an average month</w:t>
      </w:r>
      <w:r w:rsidR="00C44AB1" w:rsidRPr="001D19F6">
        <w:rPr>
          <w:rFonts w:ascii="Arial" w:eastAsia="굴림" w:hAnsi="Arial" w:cs="Arial"/>
          <w:sz w:val="22"/>
        </w:rPr>
        <w:t xml:space="preserve"> </w:t>
      </w:r>
      <w:r w:rsidR="00624BD4" w:rsidRPr="001D19F6">
        <w:rPr>
          <w:rFonts w:ascii="Arial" w:eastAsia="굴림" w:hAnsi="Arial" w:cs="Arial"/>
          <w:sz w:val="22"/>
        </w:rPr>
        <w:lastRenderedPageBreak/>
        <w:t>in the last calendar year (</w:t>
      </w:r>
      <w:del w:id="9099" w:author="Keis" w:date="2024-09-06T10:18:00Z">
        <w:r w:rsidR="00D03F77" w:rsidDel="009F27DD">
          <w:rPr>
            <w:rFonts w:ascii="Arial" w:eastAsia="굴림" w:hAnsi="Arial" w:cs="Arial" w:hint="eastAsia"/>
            <w:color w:val="FF0000"/>
            <w:sz w:val="22"/>
          </w:rPr>
          <w:delText>2019</w:delText>
        </w:r>
      </w:del>
      <w:ins w:id="9100"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 (unit: 10,000 Korean won)</w:t>
      </w:r>
    </w:p>
    <w:p w14:paraId="12A1CEA6" w14:textId="77777777" w:rsidR="00624BD4" w:rsidRPr="001D19F6" w:rsidRDefault="009B6F4A"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24BD4" w:rsidRPr="001D19F6">
        <w:rPr>
          <w:rFonts w:ascii="Arial" w:eastAsia="굴림" w:hAnsi="Arial" w:cs="Arial"/>
          <w:sz w:val="22"/>
        </w:rPr>
        <w:t>49</w:t>
      </w:r>
    </w:p>
    <w:p w14:paraId="64816210" w14:textId="77777777" w:rsidR="00624BD4" w:rsidRPr="001D19F6" w:rsidRDefault="00624BD4" w:rsidP="009B6F4A">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Pr="001D19F6">
        <w:rPr>
          <w:rFonts w:ascii="Arial" w:eastAsia="굴림" w:hAnsi="Arial" w:cs="Arial"/>
          <w:sz w:val="22"/>
        </w:rPr>
        <w:t>44~</w:t>
      </w:r>
      <w:r w:rsidR="00527595" w:rsidRPr="001D19F6">
        <w:rPr>
          <w:rFonts w:ascii="Arial" w:eastAsia="굴림" w:hAnsi="Arial" w:cs="Arial"/>
          <w:sz w:val="22"/>
        </w:rPr>
        <w:t>E2</w:t>
      </w:r>
      <w:r w:rsidRPr="001D19F6">
        <w:rPr>
          <w:rFonts w:ascii="Arial" w:eastAsia="굴림" w:hAnsi="Arial" w:cs="Arial"/>
          <w:sz w:val="22"/>
        </w:rPr>
        <w:t>48 unfolding</w:t>
      </w:r>
    </w:p>
    <w:p w14:paraId="529BDCA6" w14:textId="77777777" w:rsidR="00624BD4" w:rsidRPr="001D19F6" w:rsidRDefault="00624BD4" w:rsidP="009B6F4A">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527595" w:rsidRPr="001D19F6">
        <w:rPr>
          <w:rFonts w:ascii="Arial" w:eastAsia="굴림" w:hAnsi="Arial" w:cs="Arial"/>
          <w:sz w:val="22"/>
        </w:rPr>
        <w:t>E2</w:t>
      </w:r>
      <w:r w:rsidRPr="001D19F6">
        <w:rPr>
          <w:rFonts w:ascii="Arial" w:eastAsia="굴림" w:hAnsi="Arial" w:cs="Arial"/>
          <w:sz w:val="22"/>
        </w:rPr>
        <w:t>44~</w:t>
      </w:r>
      <w:r w:rsidR="00527595" w:rsidRPr="001D19F6">
        <w:rPr>
          <w:rFonts w:ascii="Arial" w:eastAsia="굴림" w:hAnsi="Arial" w:cs="Arial"/>
          <w:sz w:val="22"/>
        </w:rPr>
        <w:t>E2</w:t>
      </w:r>
      <w:r w:rsidRPr="001D19F6">
        <w:rPr>
          <w:rFonts w:ascii="Arial" w:eastAsia="굴림" w:hAnsi="Arial" w:cs="Arial"/>
          <w:sz w:val="22"/>
        </w:rPr>
        <w:t>48 unfolding</w:t>
      </w:r>
    </w:p>
    <w:p w14:paraId="406CA82B" w14:textId="77777777" w:rsidR="00264E50" w:rsidRPr="001D19F6" w:rsidRDefault="00264E50" w:rsidP="00624BD4">
      <w:pPr>
        <w:wordWrap/>
        <w:spacing w:line="360" w:lineRule="auto"/>
        <w:rPr>
          <w:rFonts w:ascii="Arial" w:eastAsia="굴림" w:hAnsi="Arial" w:cs="Arial"/>
          <w:b/>
          <w:sz w:val="22"/>
        </w:rPr>
      </w:pPr>
    </w:p>
    <w:p w14:paraId="237C47A0"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9B6F4A" w:rsidRPr="001D19F6">
        <w:rPr>
          <w:rFonts w:ascii="Arial" w:eastAsia="굴림" w:hAnsi="Arial" w:cs="Arial"/>
          <w:b/>
          <w:sz w:val="22"/>
        </w:rPr>
        <w:t xml:space="preserve"> </w:t>
      </w:r>
      <w:r w:rsidR="00527595" w:rsidRPr="001D19F6">
        <w:rPr>
          <w:rFonts w:ascii="Arial" w:eastAsia="굴림" w:hAnsi="Arial" w:cs="Arial"/>
          <w:b/>
          <w:sz w:val="22"/>
        </w:rPr>
        <w:t>E2</w:t>
      </w:r>
      <w:r w:rsidRPr="001D19F6">
        <w:rPr>
          <w:rFonts w:ascii="Arial" w:eastAsia="굴림" w:hAnsi="Arial" w:cs="Arial"/>
          <w:b/>
          <w:sz w:val="22"/>
        </w:rPr>
        <w:t>44~</w:t>
      </w:r>
      <w:r w:rsidR="00527595" w:rsidRPr="001D19F6">
        <w:rPr>
          <w:rFonts w:ascii="Arial" w:eastAsia="굴림" w:hAnsi="Arial" w:cs="Arial"/>
          <w:b/>
          <w:sz w:val="22"/>
        </w:rPr>
        <w:t>E2</w:t>
      </w:r>
      <w:r w:rsidRPr="001D19F6">
        <w:rPr>
          <w:rFonts w:ascii="Arial" w:eastAsia="굴림" w:hAnsi="Arial" w:cs="Arial"/>
          <w:b/>
          <w:sz w:val="22"/>
        </w:rPr>
        <w:t>48. Unfolding bracket questions &gt;</w:t>
      </w:r>
    </w:p>
    <w:p w14:paraId="71D47BF8" w14:textId="77777777" w:rsidR="009B6F4A" w:rsidRPr="001D19F6" w:rsidRDefault="009B6F4A" w:rsidP="009B6F4A">
      <w:pPr>
        <w:wordWrap/>
        <w:spacing w:line="360" w:lineRule="auto"/>
        <w:rPr>
          <w:rFonts w:ascii="Arial" w:eastAsia="굴림" w:hAnsi="Arial" w:cs="Arial"/>
          <w:sz w:val="22"/>
        </w:rPr>
      </w:pPr>
      <w:r w:rsidRPr="001D19F6">
        <w:rPr>
          <w:rFonts w:ascii="Arial" w:eastAsia="굴림" w:hAnsi="Arial" w:cs="Arial"/>
          <w:sz w:val="22"/>
        </w:rPr>
        <w:t>[IWER: Go back to E243 and record if R answers the amount during the interview.]</w:t>
      </w:r>
    </w:p>
    <w:p w14:paraId="7FA4D7CB" w14:textId="356D062E"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44. Did it amount to a total of less than, about equal to or more than 5 MW (10,000</w:t>
      </w:r>
      <w:r w:rsidR="009B6F4A"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101" w:author="Keis" w:date="2024-09-06T10:18:00Z">
        <w:r w:rsidR="00D03F77" w:rsidDel="009F27DD">
          <w:rPr>
            <w:rFonts w:ascii="Arial" w:eastAsia="굴림" w:hAnsi="Arial" w:cs="Arial" w:hint="eastAsia"/>
            <w:color w:val="FF0000"/>
            <w:sz w:val="22"/>
          </w:rPr>
          <w:delText>2019</w:delText>
        </w:r>
      </w:del>
      <w:ins w:id="9102"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71F78CF1"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40E6DFAE"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741FDFDD"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05DC1055" w14:textId="77777777" w:rsidR="00624BD4" w:rsidRPr="001D19F6" w:rsidRDefault="00624BD4" w:rsidP="00624BD4">
      <w:pPr>
        <w:wordWrap/>
        <w:spacing w:line="360" w:lineRule="auto"/>
        <w:rPr>
          <w:rFonts w:ascii="Arial" w:eastAsia="굴림" w:hAnsi="Arial" w:cs="Arial"/>
          <w:sz w:val="22"/>
        </w:rPr>
      </w:pPr>
    </w:p>
    <w:p w14:paraId="666B47D8" w14:textId="3292E37C"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45. Did it amount to a total of less than, about equal to or more than 10 MW (10,000</w:t>
      </w:r>
      <w:r w:rsidR="009B6F4A"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103" w:author="Keis" w:date="2024-09-06T10:18:00Z">
        <w:r w:rsidR="00D03F77" w:rsidDel="009F27DD">
          <w:rPr>
            <w:rFonts w:ascii="Arial" w:eastAsia="굴림" w:hAnsi="Arial" w:cs="Arial" w:hint="eastAsia"/>
            <w:color w:val="FF0000"/>
            <w:sz w:val="22"/>
          </w:rPr>
          <w:delText>2019</w:delText>
        </w:r>
      </w:del>
      <w:ins w:id="9104"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3CB027CC"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4CF3A064"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395CE9A8"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3C7C96E4" w14:textId="77777777" w:rsidR="00624BD4" w:rsidRPr="001D19F6" w:rsidRDefault="00624BD4" w:rsidP="00624BD4">
      <w:pPr>
        <w:wordWrap/>
        <w:spacing w:line="360" w:lineRule="auto"/>
        <w:rPr>
          <w:rFonts w:ascii="Arial" w:eastAsia="굴림" w:hAnsi="Arial" w:cs="Arial"/>
          <w:sz w:val="22"/>
        </w:rPr>
      </w:pPr>
    </w:p>
    <w:p w14:paraId="12B57FE6" w14:textId="482DDE8B"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46. Did it amount to a total of less than, about equal to or more than 20 MW (10,000</w:t>
      </w:r>
      <w:r w:rsidR="009B6F4A"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105" w:author="Keis" w:date="2024-09-06T10:18:00Z">
        <w:r w:rsidR="00D03F77" w:rsidDel="009F27DD">
          <w:rPr>
            <w:rFonts w:ascii="Arial" w:eastAsia="굴림" w:hAnsi="Arial" w:cs="Arial" w:hint="eastAsia"/>
            <w:color w:val="FF0000"/>
            <w:sz w:val="22"/>
          </w:rPr>
          <w:delText>2019</w:delText>
        </w:r>
      </w:del>
      <w:ins w:id="9106"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57F85094"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6C38162E"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3EB7C970"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2BB7A8BA" w14:textId="77777777" w:rsidR="00624BD4" w:rsidRPr="001D19F6" w:rsidRDefault="00624BD4" w:rsidP="00624BD4">
      <w:pPr>
        <w:wordWrap/>
        <w:spacing w:line="360" w:lineRule="auto"/>
        <w:rPr>
          <w:rFonts w:ascii="Arial" w:eastAsia="굴림" w:hAnsi="Arial" w:cs="Arial"/>
          <w:sz w:val="22"/>
        </w:rPr>
      </w:pPr>
    </w:p>
    <w:p w14:paraId="3FD0B5A5" w14:textId="22BF53D0"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47. Did it amount to a total of less than, about equal to or more than 30 MW (10,000</w:t>
      </w:r>
      <w:r w:rsidR="009B6F4A"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107" w:author="Keis" w:date="2024-09-06T10:18:00Z">
        <w:r w:rsidR="00D03F77" w:rsidDel="009F27DD">
          <w:rPr>
            <w:rFonts w:ascii="Arial" w:eastAsia="굴림" w:hAnsi="Arial" w:cs="Arial" w:hint="eastAsia"/>
            <w:color w:val="FF0000"/>
            <w:sz w:val="22"/>
          </w:rPr>
          <w:delText>2019</w:delText>
        </w:r>
      </w:del>
      <w:ins w:id="9108"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44D55F1F"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48AEFC7B"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7C18DAD0"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608F5F7D" w14:textId="77777777" w:rsidR="00624BD4" w:rsidRPr="001D19F6" w:rsidRDefault="00624BD4" w:rsidP="00624BD4">
      <w:pPr>
        <w:wordWrap/>
        <w:spacing w:line="360" w:lineRule="auto"/>
        <w:rPr>
          <w:rFonts w:ascii="Arial" w:eastAsia="굴림" w:hAnsi="Arial" w:cs="Arial"/>
          <w:sz w:val="22"/>
        </w:rPr>
      </w:pPr>
    </w:p>
    <w:p w14:paraId="774F170C" w14:textId="20FF19D2"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24BD4" w:rsidRPr="001D19F6">
        <w:rPr>
          <w:rFonts w:ascii="Arial" w:eastAsia="굴림" w:hAnsi="Arial" w:cs="Arial"/>
          <w:sz w:val="22"/>
        </w:rPr>
        <w:t>48. Did it amount to a total of less than, about equal to or more than 50 MW (10,000</w:t>
      </w:r>
      <w:r w:rsidR="009B6F4A" w:rsidRPr="001D19F6">
        <w:rPr>
          <w:rFonts w:ascii="Arial" w:eastAsia="굴림" w:hAnsi="Arial" w:cs="Arial"/>
          <w:sz w:val="22"/>
        </w:rPr>
        <w:t xml:space="preserve"> </w:t>
      </w:r>
      <w:r w:rsidR="00624BD4" w:rsidRPr="001D19F6">
        <w:rPr>
          <w:rFonts w:ascii="Arial" w:eastAsia="굴림" w:hAnsi="Arial" w:cs="Arial"/>
          <w:sz w:val="22"/>
        </w:rPr>
        <w:t>Korean won)</w:t>
      </w:r>
      <w:r w:rsidR="00993804" w:rsidRPr="001D19F6">
        <w:rPr>
          <w:rFonts w:ascii="Arial" w:eastAsia="굴림" w:hAnsi="Arial" w:cs="Arial"/>
          <w:sz w:val="22"/>
        </w:rPr>
        <w:t xml:space="preserve"> in the last calendar year (</w:t>
      </w:r>
      <w:del w:id="9109" w:author="Keis" w:date="2024-09-06T10:18:00Z">
        <w:r w:rsidR="00D03F77" w:rsidDel="009F27DD">
          <w:rPr>
            <w:rFonts w:ascii="Arial" w:eastAsia="굴림" w:hAnsi="Arial" w:cs="Arial" w:hint="eastAsia"/>
            <w:color w:val="FF0000"/>
            <w:sz w:val="22"/>
          </w:rPr>
          <w:delText>2019</w:delText>
        </w:r>
      </w:del>
      <w:ins w:id="9110" w:author="Keis" w:date="2024-09-06T10:18:00Z">
        <w:r w:rsidR="009F27DD" w:rsidRPr="009F27DD">
          <w:rPr>
            <w:rFonts w:ascii="Arial" w:eastAsia="굴림" w:hAnsi="Arial" w:cs="Arial" w:hint="eastAsia"/>
            <w:color w:val="00B050"/>
            <w:sz w:val="22"/>
          </w:rPr>
          <w:t>2021</w:t>
        </w:r>
      </w:ins>
      <w:r w:rsidR="00993804" w:rsidRPr="001D19F6">
        <w:rPr>
          <w:rFonts w:ascii="Arial" w:eastAsia="굴림" w:hAnsi="Arial" w:cs="Arial"/>
          <w:sz w:val="22"/>
        </w:rPr>
        <w:t>)</w:t>
      </w:r>
      <w:r w:rsidR="00624BD4" w:rsidRPr="001D19F6">
        <w:rPr>
          <w:rFonts w:ascii="Arial" w:eastAsia="굴림" w:hAnsi="Arial" w:cs="Arial"/>
          <w:sz w:val="22"/>
        </w:rPr>
        <w:t>?</w:t>
      </w:r>
    </w:p>
    <w:p w14:paraId="303422FE"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5B2F3906"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3DAB7159" w14:textId="77777777" w:rsidR="009B6F4A" w:rsidRPr="001D19F6" w:rsidRDefault="009B6F4A" w:rsidP="009B6F4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752838D3" w14:textId="77777777" w:rsidR="00624BD4" w:rsidRPr="001D19F6" w:rsidRDefault="00624BD4" w:rsidP="00624BD4">
      <w:pPr>
        <w:wordWrap/>
        <w:spacing w:line="360" w:lineRule="auto"/>
        <w:rPr>
          <w:rFonts w:ascii="Arial" w:eastAsia="굴림" w:hAnsi="Arial" w:cs="Arial"/>
          <w:sz w:val="22"/>
        </w:rPr>
      </w:pPr>
    </w:p>
    <w:p w14:paraId="2318DA29" w14:textId="77777777" w:rsidR="007766E6" w:rsidRPr="001D19F6" w:rsidRDefault="007766E6" w:rsidP="00624BD4">
      <w:pPr>
        <w:wordWrap/>
        <w:spacing w:line="360" w:lineRule="auto"/>
        <w:rPr>
          <w:rFonts w:ascii="Arial" w:eastAsia="굴림" w:hAnsi="Arial" w:cs="Arial"/>
          <w:b/>
          <w:sz w:val="22"/>
        </w:rPr>
      </w:pPr>
      <w:r w:rsidRPr="001D19F6">
        <w:rPr>
          <w:rFonts w:ascii="Arial" w:eastAsia="굴림" w:hAnsi="Arial" w:cs="Arial"/>
          <w:b/>
          <w:sz w:val="22"/>
        </w:rPr>
        <w:t>&lt; Insurance premium expense &gt;</w:t>
      </w:r>
    </w:p>
    <w:p w14:paraId="0B7612C4" w14:textId="758E5D29" w:rsidR="007766E6" w:rsidRPr="001D19F6" w:rsidRDefault="00F86CFD" w:rsidP="007766E6">
      <w:pPr>
        <w:wordWrap/>
        <w:spacing w:line="360" w:lineRule="auto"/>
        <w:rPr>
          <w:rFonts w:ascii="Arial" w:eastAsia="굴림" w:hAnsi="Arial" w:cs="Arial"/>
          <w:sz w:val="22"/>
        </w:rPr>
      </w:pPr>
      <w:r w:rsidRPr="001D19F6">
        <w:rPr>
          <w:rFonts w:ascii="Arial" w:eastAsia="굴림" w:hAnsi="Arial" w:cs="Arial"/>
          <w:sz w:val="22"/>
        </w:rPr>
        <w:t>E249</w:t>
      </w:r>
      <w:r w:rsidR="007766E6" w:rsidRPr="001D19F6">
        <w:rPr>
          <w:rFonts w:ascii="Arial" w:eastAsia="굴림" w:hAnsi="Arial" w:cs="Arial"/>
          <w:sz w:val="22"/>
        </w:rPr>
        <w:t xml:space="preserve">. </w:t>
      </w:r>
      <w:r w:rsidR="007766E6" w:rsidRPr="001D19F6">
        <w:rPr>
          <w:rFonts w:ascii="Arial" w:eastAsia="굴림" w:hAnsi="Arial" w:cs="Arial"/>
          <w:kern w:val="0"/>
          <w:sz w:val="22"/>
        </w:rPr>
        <w:t>How much did your household spend on insurance premium in an average month</w:t>
      </w:r>
      <w:r w:rsidR="007766E6" w:rsidRPr="001D19F6">
        <w:rPr>
          <w:rFonts w:ascii="Arial" w:eastAsia="굴림" w:hAnsi="Arial" w:cs="Arial"/>
          <w:sz w:val="22"/>
        </w:rPr>
        <w:t xml:space="preserve"> in the last calendar year (</w:t>
      </w:r>
      <w:del w:id="9111" w:author="Keis" w:date="2024-09-06T10:18:00Z">
        <w:r w:rsidR="00D03F77" w:rsidDel="009F27DD">
          <w:rPr>
            <w:rFonts w:ascii="Arial" w:eastAsia="굴림" w:hAnsi="Arial" w:cs="Arial" w:hint="eastAsia"/>
            <w:color w:val="FF0000"/>
            <w:sz w:val="22"/>
          </w:rPr>
          <w:delText>2019</w:delText>
        </w:r>
      </w:del>
      <w:ins w:id="9112" w:author="Keis" w:date="2024-09-06T10:18:00Z">
        <w:r w:rsidR="009F27DD" w:rsidRPr="009F27DD">
          <w:rPr>
            <w:rFonts w:ascii="Arial" w:eastAsia="굴림" w:hAnsi="Arial" w:cs="Arial" w:hint="eastAsia"/>
            <w:color w:val="00B050"/>
            <w:sz w:val="22"/>
          </w:rPr>
          <w:t>2021</w:t>
        </w:r>
      </w:ins>
      <w:r w:rsidR="007766E6" w:rsidRPr="001D19F6">
        <w:rPr>
          <w:rFonts w:ascii="Arial" w:eastAsia="굴림" w:hAnsi="Arial" w:cs="Arial"/>
          <w:sz w:val="22"/>
        </w:rPr>
        <w:t>)? (unit: 10,000 Korean won)</w:t>
      </w:r>
    </w:p>
    <w:p w14:paraId="4BBAA1B3" w14:textId="77777777" w:rsidR="007766E6" w:rsidRPr="001D19F6" w:rsidRDefault="007766E6" w:rsidP="007766E6">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 0~9997] →Go to E255</w:t>
      </w:r>
    </w:p>
    <w:p w14:paraId="51DA2838" w14:textId="77777777" w:rsidR="007766E6" w:rsidRPr="001D19F6" w:rsidRDefault="007766E6" w:rsidP="007766E6">
      <w:pPr>
        <w:wordWrap/>
        <w:spacing w:line="360" w:lineRule="auto"/>
        <w:ind w:firstLine="800"/>
        <w:rPr>
          <w:rFonts w:ascii="Arial" w:eastAsia="굴림" w:hAnsi="Arial" w:cs="Arial"/>
          <w:sz w:val="22"/>
        </w:rPr>
      </w:pPr>
      <w:r w:rsidRPr="001D19F6">
        <w:rPr>
          <w:rFonts w:ascii="Arial" w:eastAsia="굴림" w:hAnsi="Arial" w:cs="Arial"/>
          <w:sz w:val="22"/>
        </w:rPr>
        <w:t>Don't know →Go to E250~E254 unfolding</w:t>
      </w:r>
    </w:p>
    <w:p w14:paraId="3945BE2B" w14:textId="77777777" w:rsidR="007766E6" w:rsidRPr="001D19F6" w:rsidRDefault="007766E6" w:rsidP="007766E6">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E250~E254 unfolding</w:t>
      </w:r>
    </w:p>
    <w:p w14:paraId="439D3896" w14:textId="77777777" w:rsidR="007766E6" w:rsidRPr="001D19F6" w:rsidRDefault="007766E6" w:rsidP="007766E6">
      <w:pPr>
        <w:wordWrap/>
        <w:spacing w:line="360" w:lineRule="auto"/>
        <w:rPr>
          <w:rFonts w:ascii="Arial" w:eastAsia="굴림" w:hAnsi="Arial" w:cs="Arial"/>
          <w:sz w:val="22"/>
          <w:u w:val="single"/>
        </w:rPr>
      </w:pPr>
    </w:p>
    <w:p w14:paraId="0190987B" w14:textId="77777777" w:rsidR="007766E6" w:rsidRPr="001D19F6" w:rsidRDefault="007766E6" w:rsidP="007766E6">
      <w:pPr>
        <w:wordWrap/>
        <w:spacing w:line="360" w:lineRule="auto"/>
        <w:rPr>
          <w:rFonts w:ascii="Arial" w:eastAsia="굴림" w:hAnsi="Arial" w:cs="Arial"/>
          <w:b/>
          <w:sz w:val="22"/>
        </w:rPr>
      </w:pPr>
      <w:r w:rsidRPr="001D19F6">
        <w:rPr>
          <w:rFonts w:ascii="Arial" w:eastAsia="굴림" w:hAnsi="Arial" w:cs="Arial"/>
          <w:b/>
          <w:sz w:val="22"/>
        </w:rPr>
        <w:t>&lt; E250~E254. Unfolding bracket questions &gt;</w:t>
      </w:r>
    </w:p>
    <w:p w14:paraId="23364CD3" w14:textId="77777777"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[IWER: Go back to E249 and record if R answers the amount during the interview.]</w:t>
      </w:r>
    </w:p>
    <w:p w14:paraId="752DFF96" w14:textId="7198DFDC"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E250. Did it amount to a total of less than, about equal to or more than 5 MW (10,000 Korean won) in the last calendar year (</w:t>
      </w:r>
      <w:del w:id="9113" w:author="Keis" w:date="2024-09-06T10:18:00Z">
        <w:r w:rsidR="00D03F77" w:rsidDel="009F27DD">
          <w:rPr>
            <w:rFonts w:ascii="Arial" w:eastAsia="굴림" w:hAnsi="Arial" w:cs="Arial" w:hint="eastAsia"/>
            <w:color w:val="FF0000"/>
            <w:sz w:val="22"/>
          </w:rPr>
          <w:delText>2019</w:delText>
        </w:r>
      </w:del>
      <w:ins w:id="9114"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00B3070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6F217E91"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73017783"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1A52C51E" w14:textId="77777777" w:rsidR="007766E6" w:rsidRPr="001D19F6" w:rsidRDefault="007766E6" w:rsidP="007766E6">
      <w:pPr>
        <w:wordWrap/>
        <w:spacing w:line="360" w:lineRule="auto"/>
        <w:rPr>
          <w:rFonts w:ascii="Arial" w:eastAsia="굴림" w:hAnsi="Arial" w:cs="Arial"/>
          <w:sz w:val="22"/>
        </w:rPr>
      </w:pPr>
    </w:p>
    <w:p w14:paraId="7460D25B" w14:textId="10D0DF67"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E251. Did it amount to a total of less than, about equal to or more than 10 MW (10,000 Korean won) in the last calendar year (</w:t>
      </w:r>
      <w:del w:id="9115" w:author="Keis" w:date="2024-09-06T10:18:00Z">
        <w:r w:rsidR="00D03F77" w:rsidDel="009F27DD">
          <w:rPr>
            <w:rFonts w:ascii="Arial" w:eastAsia="굴림" w:hAnsi="Arial" w:cs="Arial" w:hint="eastAsia"/>
            <w:color w:val="FF0000"/>
            <w:sz w:val="22"/>
          </w:rPr>
          <w:delText>2019</w:delText>
        </w:r>
      </w:del>
      <w:ins w:id="9116"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4172F1AF"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71AE8D87"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507874C5"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382485CE" w14:textId="77777777" w:rsidR="007766E6" w:rsidRPr="001D19F6" w:rsidRDefault="007766E6" w:rsidP="007766E6">
      <w:pPr>
        <w:wordWrap/>
        <w:spacing w:line="360" w:lineRule="auto"/>
        <w:rPr>
          <w:rFonts w:ascii="Arial" w:eastAsia="굴림" w:hAnsi="Arial" w:cs="Arial"/>
          <w:sz w:val="22"/>
        </w:rPr>
      </w:pPr>
    </w:p>
    <w:p w14:paraId="6C2DFA50" w14:textId="38173C39"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E252. Did it amount to a total of less than, about equal to or more than 20 MW (10,000 Korean won) in the last calendar year (</w:t>
      </w:r>
      <w:del w:id="9117" w:author="Keis" w:date="2024-09-06T10:18:00Z">
        <w:r w:rsidR="00D03F77" w:rsidDel="009F27DD">
          <w:rPr>
            <w:rFonts w:ascii="Arial" w:eastAsia="굴림" w:hAnsi="Arial" w:cs="Arial" w:hint="eastAsia"/>
            <w:color w:val="FF0000"/>
            <w:sz w:val="22"/>
          </w:rPr>
          <w:delText>2019</w:delText>
        </w:r>
      </w:del>
      <w:ins w:id="911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3AE8BE0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0DCF1333"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5C203A4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5B68C32E" w14:textId="77777777" w:rsidR="007766E6" w:rsidRPr="001D19F6" w:rsidRDefault="007766E6" w:rsidP="007766E6">
      <w:pPr>
        <w:wordWrap/>
        <w:spacing w:line="360" w:lineRule="auto"/>
        <w:rPr>
          <w:rFonts w:ascii="Arial" w:eastAsia="굴림" w:hAnsi="Arial" w:cs="Arial"/>
          <w:sz w:val="22"/>
        </w:rPr>
      </w:pPr>
    </w:p>
    <w:p w14:paraId="5D14B28C" w14:textId="6E6E2D52"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E253. Did it amount to a total of less than, about equal to or more than 50 MW (10,000 Korean won) in the last calendar year (</w:t>
      </w:r>
      <w:del w:id="9119" w:author="Keis" w:date="2024-09-06T10:18:00Z">
        <w:r w:rsidR="00D03F77" w:rsidDel="009F27DD">
          <w:rPr>
            <w:rFonts w:ascii="Arial" w:eastAsia="굴림" w:hAnsi="Arial" w:cs="Arial" w:hint="eastAsia"/>
            <w:color w:val="FF0000"/>
            <w:sz w:val="22"/>
          </w:rPr>
          <w:delText>2019</w:delText>
        </w:r>
      </w:del>
      <w:ins w:id="9120"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7E1281D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270C2545"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17FE8DD4"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1B93B59D" w14:textId="77777777" w:rsidR="007766E6" w:rsidRPr="001D19F6" w:rsidRDefault="007766E6" w:rsidP="007766E6">
      <w:pPr>
        <w:wordWrap/>
        <w:spacing w:line="360" w:lineRule="auto"/>
        <w:rPr>
          <w:rFonts w:ascii="Arial" w:eastAsia="굴림" w:hAnsi="Arial" w:cs="Arial"/>
          <w:sz w:val="22"/>
        </w:rPr>
      </w:pPr>
    </w:p>
    <w:p w14:paraId="0CAB1956" w14:textId="13CDA218"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E254. Did it amount to a total of less than, about equal to or more than 100 MW (10,000 Korean won) in the last calendar year (</w:t>
      </w:r>
      <w:del w:id="9121" w:author="Keis" w:date="2024-09-06T10:18:00Z">
        <w:r w:rsidR="00D03F77" w:rsidDel="009F27DD">
          <w:rPr>
            <w:rFonts w:ascii="Arial" w:eastAsia="굴림" w:hAnsi="Arial" w:cs="Arial" w:hint="eastAsia"/>
            <w:color w:val="FF0000"/>
            <w:sz w:val="22"/>
          </w:rPr>
          <w:delText>2019</w:delText>
        </w:r>
      </w:del>
      <w:ins w:id="9122"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1AF7AECB"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100 MW</w:t>
      </w:r>
    </w:p>
    <w:p w14:paraId="2AF95E37"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3BA02DD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0B0C2E83" w14:textId="77777777" w:rsidR="007766E6" w:rsidRPr="001D19F6" w:rsidRDefault="007766E6" w:rsidP="00624BD4">
      <w:pPr>
        <w:wordWrap/>
        <w:spacing w:line="360" w:lineRule="auto"/>
        <w:rPr>
          <w:rFonts w:ascii="Arial" w:eastAsia="굴림" w:hAnsi="Arial" w:cs="Arial"/>
          <w:sz w:val="22"/>
        </w:rPr>
      </w:pPr>
    </w:p>
    <w:p w14:paraId="6D61060B" w14:textId="77777777" w:rsidR="007766E6" w:rsidRPr="001D19F6" w:rsidRDefault="007766E6" w:rsidP="007766E6">
      <w:pPr>
        <w:wordWrap/>
        <w:spacing w:line="360" w:lineRule="auto"/>
        <w:rPr>
          <w:rFonts w:ascii="Arial" w:eastAsia="굴림" w:hAnsi="Arial" w:cs="Arial"/>
          <w:b/>
          <w:sz w:val="22"/>
        </w:rPr>
      </w:pPr>
      <w:r w:rsidRPr="001D19F6">
        <w:rPr>
          <w:rFonts w:ascii="Arial" w:eastAsia="굴림" w:hAnsi="Arial" w:cs="Arial"/>
          <w:b/>
          <w:sz w:val="22"/>
        </w:rPr>
        <w:t>&lt;Vehicle maintenance expenses&gt;</w:t>
      </w:r>
    </w:p>
    <w:p w14:paraId="3E31C583" w14:textId="52D03D92"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 xml:space="preserve">E255. </w:t>
      </w:r>
      <w:r w:rsidRPr="001D19F6">
        <w:rPr>
          <w:rFonts w:ascii="Arial" w:eastAsia="굴림" w:hAnsi="Arial" w:cs="Arial"/>
          <w:kern w:val="0"/>
          <w:sz w:val="22"/>
        </w:rPr>
        <w:t>How much did your household spend on vehicle maintenance in an average month</w:t>
      </w:r>
      <w:r w:rsidRPr="001D19F6">
        <w:rPr>
          <w:rFonts w:ascii="Arial" w:eastAsia="굴림" w:hAnsi="Arial" w:cs="Arial"/>
          <w:sz w:val="22"/>
        </w:rPr>
        <w:t xml:space="preserve"> in the last calendar year (</w:t>
      </w:r>
      <w:del w:id="9123" w:author="Keis" w:date="2024-09-06T10:18:00Z">
        <w:r w:rsidR="00D03F77" w:rsidDel="009F27DD">
          <w:rPr>
            <w:rFonts w:ascii="Arial" w:eastAsia="굴림" w:hAnsi="Arial" w:cs="Arial" w:hint="eastAsia"/>
            <w:color w:val="FF0000"/>
            <w:sz w:val="22"/>
          </w:rPr>
          <w:delText>2019</w:delText>
        </w:r>
      </w:del>
      <w:ins w:id="9124"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(unit: 10,000 Korean won)</w:t>
      </w:r>
    </w:p>
    <w:p w14:paraId="167313A0" w14:textId="77777777" w:rsidR="007766E6" w:rsidRPr="001D19F6" w:rsidRDefault="007766E6" w:rsidP="007766E6">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 0~9997] →Go to E261</w:t>
      </w:r>
    </w:p>
    <w:p w14:paraId="57C49D37" w14:textId="77777777" w:rsidR="007766E6" w:rsidRPr="001D19F6" w:rsidRDefault="007766E6" w:rsidP="007766E6">
      <w:pPr>
        <w:wordWrap/>
        <w:spacing w:line="360" w:lineRule="auto"/>
        <w:ind w:firstLine="800"/>
        <w:rPr>
          <w:rFonts w:ascii="Arial" w:eastAsia="굴림" w:hAnsi="Arial" w:cs="Arial"/>
          <w:sz w:val="22"/>
        </w:rPr>
      </w:pPr>
      <w:r w:rsidRPr="001D19F6">
        <w:rPr>
          <w:rFonts w:ascii="Arial" w:eastAsia="굴림" w:hAnsi="Arial" w:cs="Arial"/>
          <w:sz w:val="22"/>
        </w:rPr>
        <w:t>Don't know →Go to E256~E260 unfolding</w:t>
      </w:r>
    </w:p>
    <w:p w14:paraId="2CD03ABF" w14:textId="77777777" w:rsidR="007766E6" w:rsidRPr="001D19F6" w:rsidRDefault="007766E6" w:rsidP="007766E6">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E256~E260 unfolding</w:t>
      </w:r>
    </w:p>
    <w:p w14:paraId="4B6A7D37" w14:textId="77777777" w:rsidR="007766E6" w:rsidRPr="001D19F6" w:rsidRDefault="007766E6" w:rsidP="007766E6">
      <w:pPr>
        <w:wordWrap/>
        <w:spacing w:line="360" w:lineRule="auto"/>
        <w:rPr>
          <w:rFonts w:ascii="Arial" w:eastAsia="굴림" w:hAnsi="Arial" w:cs="Arial"/>
          <w:b/>
          <w:sz w:val="22"/>
        </w:rPr>
      </w:pPr>
    </w:p>
    <w:p w14:paraId="4F5279ED" w14:textId="77777777" w:rsidR="007766E6" w:rsidRPr="001D19F6" w:rsidRDefault="007766E6" w:rsidP="007766E6">
      <w:pPr>
        <w:wordWrap/>
        <w:spacing w:line="360" w:lineRule="auto"/>
        <w:rPr>
          <w:rFonts w:ascii="Arial" w:eastAsia="굴림" w:hAnsi="Arial" w:cs="Arial"/>
          <w:b/>
          <w:sz w:val="22"/>
        </w:rPr>
      </w:pPr>
      <w:r w:rsidRPr="001D19F6">
        <w:rPr>
          <w:rFonts w:ascii="Arial" w:eastAsia="굴림" w:hAnsi="Arial" w:cs="Arial"/>
          <w:b/>
          <w:sz w:val="22"/>
        </w:rPr>
        <w:t>&lt; E256~E260. Unfolding bracket questions &gt;</w:t>
      </w:r>
    </w:p>
    <w:p w14:paraId="2A1C55DC" w14:textId="77777777"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[IWER: Go back to E255 and record if R answers the amount during the interview.]</w:t>
      </w:r>
    </w:p>
    <w:p w14:paraId="1C16ADD1" w14:textId="19D6F57D"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E256. Did it amount to a total of less than, about equal to or more than 5 MW (10,000 Korean won) in the last calendar year (</w:t>
      </w:r>
      <w:del w:id="9125" w:author="Keis" w:date="2024-09-06T10:18:00Z">
        <w:r w:rsidR="00D03F77" w:rsidDel="009F27DD">
          <w:rPr>
            <w:rFonts w:ascii="Arial" w:eastAsia="굴림" w:hAnsi="Arial" w:cs="Arial" w:hint="eastAsia"/>
            <w:color w:val="FF0000"/>
            <w:sz w:val="22"/>
          </w:rPr>
          <w:delText>2019</w:delText>
        </w:r>
      </w:del>
      <w:ins w:id="9126"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2D16FD0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65F69232"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3F536407"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7D312E8A" w14:textId="77777777" w:rsidR="007766E6" w:rsidRPr="001D19F6" w:rsidRDefault="007766E6" w:rsidP="007766E6">
      <w:pPr>
        <w:wordWrap/>
        <w:spacing w:line="360" w:lineRule="auto"/>
        <w:rPr>
          <w:rFonts w:ascii="Arial" w:eastAsia="굴림" w:hAnsi="Arial" w:cs="Arial"/>
          <w:sz w:val="22"/>
        </w:rPr>
      </w:pPr>
    </w:p>
    <w:p w14:paraId="62D367B5" w14:textId="66948204"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E257. Did it amount to a total of less than, about equal to or more than 10 MW (10,000 Korean won) in the last calendar year (</w:t>
      </w:r>
      <w:del w:id="9127" w:author="Keis" w:date="2024-09-06T10:18:00Z">
        <w:r w:rsidR="00D03F77" w:rsidDel="009F27DD">
          <w:rPr>
            <w:rFonts w:ascii="Arial" w:eastAsia="굴림" w:hAnsi="Arial" w:cs="Arial" w:hint="eastAsia"/>
            <w:color w:val="FF0000"/>
            <w:sz w:val="22"/>
          </w:rPr>
          <w:delText>2019</w:delText>
        </w:r>
      </w:del>
      <w:ins w:id="912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633E631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6B6C6F7A"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39FD7A68"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4C4DAE97" w14:textId="77777777" w:rsidR="007766E6" w:rsidRPr="001D19F6" w:rsidRDefault="007766E6" w:rsidP="007766E6">
      <w:pPr>
        <w:wordWrap/>
        <w:spacing w:line="360" w:lineRule="auto"/>
        <w:rPr>
          <w:rFonts w:ascii="Arial" w:eastAsia="굴림" w:hAnsi="Arial" w:cs="Arial"/>
          <w:sz w:val="22"/>
        </w:rPr>
      </w:pPr>
    </w:p>
    <w:p w14:paraId="5B2FA348" w14:textId="6A4CC9D6"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E258. Did it amount to a total of less than, about equal to or more than 20 MW (10,000 Korean won) in the last calendar year (</w:t>
      </w:r>
      <w:del w:id="9129" w:author="Keis" w:date="2024-09-06T10:18:00Z">
        <w:r w:rsidR="00D03F77" w:rsidDel="009F27DD">
          <w:rPr>
            <w:rFonts w:ascii="Arial" w:eastAsia="굴림" w:hAnsi="Arial" w:cs="Arial" w:hint="eastAsia"/>
            <w:color w:val="FF0000"/>
            <w:sz w:val="22"/>
          </w:rPr>
          <w:delText>2019</w:delText>
        </w:r>
      </w:del>
      <w:ins w:id="9130"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4D97E57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574BA834"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0C80AAC9"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3F2496F8" w14:textId="77777777" w:rsidR="007766E6" w:rsidRPr="001D19F6" w:rsidRDefault="007766E6" w:rsidP="007766E6">
      <w:pPr>
        <w:wordWrap/>
        <w:spacing w:line="360" w:lineRule="auto"/>
        <w:rPr>
          <w:rFonts w:ascii="Arial" w:eastAsia="굴림" w:hAnsi="Arial" w:cs="Arial"/>
          <w:sz w:val="22"/>
        </w:rPr>
      </w:pPr>
    </w:p>
    <w:p w14:paraId="79C0798A" w14:textId="1EE816A6"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E259. Did it amount to a total of less than, about equal to or more than 50 MW (10,000 Korean won) in the last calendar year (</w:t>
      </w:r>
      <w:del w:id="9131" w:author="Keis" w:date="2024-09-06T10:18:00Z">
        <w:r w:rsidR="00D03F77" w:rsidDel="009F27DD">
          <w:rPr>
            <w:rFonts w:ascii="Arial" w:eastAsia="굴림" w:hAnsi="Arial" w:cs="Arial" w:hint="eastAsia"/>
            <w:color w:val="FF0000"/>
            <w:sz w:val="22"/>
          </w:rPr>
          <w:delText>2019</w:delText>
        </w:r>
      </w:del>
      <w:ins w:id="9132"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68038DFA"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6B6AB0EB"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7712264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0E54266D" w14:textId="77777777" w:rsidR="007766E6" w:rsidRPr="001D19F6" w:rsidRDefault="007766E6" w:rsidP="007766E6">
      <w:pPr>
        <w:wordWrap/>
        <w:spacing w:line="360" w:lineRule="auto"/>
        <w:rPr>
          <w:rFonts w:ascii="Arial" w:eastAsia="굴림" w:hAnsi="Arial" w:cs="Arial"/>
          <w:sz w:val="22"/>
        </w:rPr>
      </w:pPr>
    </w:p>
    <w:p w14:paraId="4D52DDF7" w14:textId="48B9941A" w:rsidR="007766E6" w:rsidRPr="001D19F6" w:rsidRDefault="007766E6" w:rsidP="007766E6">
      <w:pPr>
        <w:wordWrap/>
        <w:spacing w:line="360" w:lineRule="auto"/>
        <w:rPr>
          <w:rFonts w:ascii="Arial" w:eastAsia="굴림" w:hAnsi="Arial" w:cs="Arial"/>
          <w:sz w:val="22"/>
        </w:rPr>
      </w:pPr>
      <w:r w:rsidRPr="001D19F6">
        <w:rPr>
          <w:rFonts w:ascii="Arial" w:eastAsia="굴림" w:hAnsi="Arial" w:cs="Arial"/>
          <w:sz w:val="22"/>
        </w:rPr>
        <w:t>E260. Did it amount to a total of less than, about equal to or more than 100 MW (10,000 Korean won) in the last calendar year (</w:t>
      </w:r>
      <w:del w:id="9133" w:author="Keis" w:date="2024-09-06T10:18:00Z">
        <w:r w:rsidR="00D03F77" w:rsidDel="009F27DD">
          <w:rPr>
            <w:rFonts w:ascii="Arial" w:eastAsia="굴림" w:hAnsi="Arial" w:cs="Arial" w:hint="eastAsia"/>
            <w:color w:val="FF0000"/>
            <w:sz w:val="22"/>
          </w:rPr>
          <w:delText>2019</w:delText>
        </w:r>
      </w:del>
      <w:ins w:id="9134"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7F1A39A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2C237FBC"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68E819B3" w14:textId="77777777" w:rsidR="007766E6" w:rsidRPr="001D19F6" w:rsidRDefault="007766E6" w:rsidP="007766E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2B2ED008" w14:textId="77777777" w:rsidR="007766E6" w:rsidRPr="001D19F6" w:rsidRDefault="007766E6" w:rsidP="00624BD4">
      <w:pPr>
        <w:wordWrap/>
        <w:spacing w:line="360" w:lineRule="auto"/>
        <w:rPr>
          <w:rFonts w:ascii="Arial" w:eastAsia="굴림" w:hAnsi="Arial" w:cs="Arial"/>
          <w:sz w:val="22"/>
        </w:rPr>
      </w:pPr>
    </w:p>
    <w:p w14:paraId="3DEF7AE1" w14:textId="77777777" w:rsidR="00203BE1" w:rsidRPr="001D19F6" w:rsidRDefault="00203BE1" w:rsidP="00203BE1">
      <w:pPr>
        <w:wordWrap/>
        <w:spacing w:line="360" w:lineRule="auto"/>
        <w:rPr>
          <w:rFonts w:ascii="Arial" w:eastAsia="굴림" w:hAnsi="Arial" w:cs="Arial"/>
          <w:b/>
          <w:sz w:val="22"/>
        </w:rPr>
      </w:pPr>
      <w:r w:rsidRPr="001D19F6">
        <w:rPr>
          <w:rFonts w:ascii="Arial" w:eastAsia="굴림" w:hAnsi="Arial" w:cs="Arial"/>
          <w:b/>
          <w:sz w:val="22"/>
        </w:rPr>
        <w:t>&lt;Telecommunication expenses &gt;</w:t>
      </w:r>
    </w:p>
    <w:p w14:paraId="2749D784" w14:textId="12739352"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 xml:space="preserve">E261. </w:t>
      </w:r>
      <w:r w:rsidRPr="001D19F6">
        <w:rPr>
          <w:rFonts w:ascii="Arial" w:eastAsia="굴림" w:hAnsi="Arial" w:cs="Arial"/>
          <w:kern w:val="0"/>
          <w:sz w:val="22"/>
        </w:rPr>
        <w:t>How much did your household spend on telecommunication service in an average month</w:t>
      </w:r>
      <w:r w:rsidRPr="001D19F6">
        <w:rPr>
          <w:rFonts w:ascii="Arial" w:eastAsia="굴림" w:hAnsi="Arial" w:cs="Arial"/>
          <w:sz w:val="22"/>
        </w:rPr>
        <w:t xml:space="preserve"> in the last calendar year (</w:t>
      </w:r>
      <w:del w:id="9135" w:author="Keis" w:date="2024-09-06T10:18:00Z">
        <w:r w:rsidR="00D03F77" w:rsidDel="009F27DD">
          <w:rPr>
            <w:rFonts w:ascii="Arial" w:eastAsia="굴림" w:hAnsi="Arial" w:cs="Arial" w:hint="eastAsia"/>
            <w:color w:val="FF0000"/>
            <w:sz w:val="22"/>
          </w:rPr>
          <w:delText>2019</w:delText>
        </w:r>
      </w:del>
      <w:ins w:id="9136"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(unit: 10,000 Korean won)</w:t>
      </w:r>
    </w:p>
    <w:p w14:paraId="56DDAB42" w14:textId="77777777" w:rsidR="00203BE1" w:rsidRPr="001D19F6" w:rsidRDefault="00203BE1" w:rsidP="00203BE1">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 0~9997] →Go to E267</w:t>
      </w:r>
    </w:p>
    <w:p w14:paraId="10FFE7AF" w14:textId="77777777" w:rsidR="00203BE1" w:rsidRPr="001D19F6" w:rsidRDefault="00203BE1" w:rsidP="00203BE1">
      <w:pPr>
        <w:wordWrap/>
        <w:spacing w:line="360" w:lineRule="auto"/>
        <w:ind w:firstLine="800"/>
        <w:rPr>
          <w:rFonts w:ascii="Arial" w:eastAsia="굴림" w:hAnsi="Arial" w:cs="Arial"/>
          <w:sz w:val="22"/>
        </w:rPr>
      </w:pPr>
      <w:r w:rsidRPr="001D19F6">
        <w:rPr>
          <w:rFonts w:ascii="Arial" w:eastAsia="굴림" w:hAnsi="Arial" w:cs="Arial"/>
          <w:sz w:val="22"/>
        </w:rPr>
        <w:t>Don't know →Go to E262~E266 unfolding</w:t>
      </w:r>
    </w:p>
    <w:p w14:paraId="4467DCD8" w14:textId="77777777" w:rsidR="00203BE1" w:rsidRPr="001D19F6" w:rsidRDefault="00203BE1" w:rsidP="00203BE1">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E262~E266 unfolding</w:t>
      </w:r>
    </w:p>
    <w:p w14:paraId="5F90341E" w14:textId="77777777" w:rsidR="00203BE1" w:rsidRPr="001D19F6" w:rsidRDefault="00203BE1" w:rsidP="00203BE1">
      <w:pPr>
        <w:wordWrap/>
        <w:spacing w:line="360" w:lineRule="auto"/>
        <w:rPr>
          <w:rFonts w:ascii="Arial" w:eastAsia="굴림" w:hAnsi="Arial" w:cs="Arial"/>
          <w:b/>
          <w:sz w:val="22"/>
        </w:rPr>
      </w:pPr>
    </w:p>
    <w:p w14:paraId="3A2C4115" w14:textId="77777777" w:rsidR="00203BE1" w:rsidRPr="001D19F6" w:rsidRDefault="00203BE1" w:rsidP="00203BE1">
      <w:pPr>
        <w:wordWrap/>
        <w:spacing w:line="360" w:lineRule="auto"/>
        <w:rPr>
          <w:rFonts w:ascii="Arial" w:eastAsia="굴림" w:hAnsi="Arial" w:cs="Arial"/>
          <w:b/>
          <w:sz w:val="22"/>
        </w:rPr>
      </w:pPr>
      <w:r w:rsidRPr="001D19F6">
        <w:rPr>
          <w:rFonts w:ascii="Arial" w:eastAsia="굴림" w:hAnsi="Arial" w:cs="Arial"/>
          <w:b/>
          <w:sz w:val="22"/>
        </w:rPr>
        <w:t>&lt; E262~E266. Unfolding bracket questions &gt;</w:t>
      </w:r>
    </w:p>
    <w:p w14:paraId="4EC9A8D5" w14:textId="77777777"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[IWER: Go back to E261 and record if R answers the amount during the interview.]</w:t>
      </w:r>
    </w:p>
    <w:p w14:paraId="295EC3EE" w14:textId="76E77D83"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E262. Did it amount to a total of less than, about equal to or more than 5 MW (10,000 Korean won) in the last calendar year (</w:t>
      </w:r>
      <w:del w:id="9137" w:author="Keis" w:date="2024-09-06T10:18:00Z">
        <w:r w:rsidR="00D03F77" w:rsidDel="009F27DD">
          <w:rPr>
            <w:rFonts w:ascii="Arial" w:eastAsia="굴림" w:hAnsi="Arial" w:cs="Arial" w:hint="eastAsia"/>
            <w:color w:val="FF0000"/>
            <w:sz w:val="22"/>
          </w:rPr>
          <w:delText>2019</w:delText>
        </w:r>
      </w:del>
      <w:ins w:id="913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338F3F0E"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1972BB67"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618C248D"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58630FA9" w14:textId="77777777" w:rsidR="00203BE1" w:rsidRPr="001D19F6" w:rsidRDefault="00203BE1" w:rsidP="00203BE1">
      <w:pPr>
        <w:wordWrap/>
        <w:spacing w:line="360" w:lineRule="auto"/>
        <w:rPr>
          <w:rFonts w:ascii="Arial" w:eastAsia="굴림" w:hAnsi="Arial" w:cs="Arial"/>
          <w:sz w:val="22"/>
        </w:rPr>
      </w:pPr>
    </w:p>
    <w:p w14:paraId="6B5CA973" w14:textId="29C70ACB"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E263. Did it amount to a total of less than, about equal to or more than 10 MW (10,000 Korean won) in the last calendar year (</w:t>
      </w:r>
      <w:del w:id="9139" w:author="Keis" w:date="2024-09-06T10:18:00Z">
        <w:r w:rsidR="00D03F77" w:rsidDel="009F27DD">
          <w:rPr>
            <w:rFonts w:ascii="Arial" w:eastAsia="굴림" w:hAnsi="Arial" w:cs="Arial" w:hint="eastAsia"/>
            <w:color w:val="FF0000"/>
            <w:sz w:val="22"/>
          </w:rPr>
          <w:delText>2019</w:delText>
        </w:r>
      </w:del>
      <w:ins w:id="9140"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5CDD7F8F"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3873889C"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434CA595"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6E7927F5" w14:textId="77777777" w:rsidR="00203BE1" w:rsidRPr="001D19F6" w:rsidRDefault="00203BE1" w:rsidP="00203BE1">
      <w:pPr>
        <w:wordWrap/>
        <w:spacing w:line="360" w:lineRule="auto"/>
        <w:rPr>
          <w:rFonts w:ascii="Arial" w:eastAsia="굴림" w:hAnsi="Arial" w:cs="Arial"/>
          <w:sz w:val="22"/>
        </w:rPr>
      </w:pPr>
    </w:p>
    <w:p w14:paraId="38FED23F" w14:textId="53F5DF7E"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E264. Did it amount to a total of less than, about equal to or more than 20 MW (10,000 Korean won) in the last calendar year (</w:t>
      </w:r>
      <w:del w:id="9141" w:author="Keis" w:date="2024-09-06T10:18:00Z">
        <w:r w:rsidR="001E376B" w:rsidDel="009F27DD">
          <w:rPr>
            <w:rFonts w:ascii="Arial" w:eastAsia="굴림" w:hAnsi="Arial" w:cs="Arial" w:hint="eastAsia"/>
            <w:color w:val="FF0000"/>
            <w:sz w:val="22"/>
          </w:rPr>
          <w:delText>2019</w:delText>
        </w:r>
      </w:del>
      <w:ins w:id="9142"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22D498A0"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50EFEE84"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1F9E273B"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1153BDC8" w14:textId="77777777" w:rsidR="00203BE1" w:rsidRPr="001D19F6" w:rsidRDefault="00203BE1" w:rsidP="00203BE1">
      <w:pPr>
        <w:wordWrap/>
        <w:spacing w:line="360" w:lineRule="auto"/>
        <w:rPr>
          <w:rFonts w:ascii="Arial" w:eastAsia="굴림" w:hAnsi="Arial" w:cs="Arial"/>
          <w:sz w:val="22"/>
        </w:rPr>
      </w:pPr>
    </w:p>
    <w:p w14:paraId="54A44FBC" w14:textId="1A8BC522"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E265. Did it amount to a total of less than, about equal to or more than 50 MW (10,000 Korean won) in the last calendar year (</w:t>
      </w:r>
      <w:del w:id="9143" w:author="Keis" w:date="2024-09-06T10:18:00Z">
        <w:r w:rsidR="001E376B" w:rsidDel="009F27DD">
          <w:rPr>
            <w:rFonts w:ascii="Arial" w:eastAsia="굴림" w:hAnsi="Arial" w:cs="Arial" w:hint="eastAsia"/>
            <w:color w:val="FF0000"/>
            <w:sz w:val="22"/>
          </w:rPr>
          <w:delText>2019</w:delText>
        </w:r>
      </w:del>
      <w:ins w:id="9144"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3E93D456"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50 MW</w:t>
      </w:r>
    </w:p>
    <w:p w14:paraId="4845B671"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3574E6AA"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60C1EAE3" w14:textId="77777777" w:rsidR="00203BE1" w:rsidRPr="001D19F6" w:rsidRDefault="00203BE1" w:rsidP="00203BE1">
      <w:pPr>
        <w:wordWrap/>
        <w:spacing w:line="360" w:lineRule="auto"/>
        <w:rPr>
          <w:rFonts w:ascii="Arial" w:eastAsia="굴림" w:hAnsi="Arial" w:cs="Arial"/>
          <w:sz w:val="22"/>
        </w:rPr>
      </w:pPr>
    </w:p>
    <w:p w14:paraId="0A5CEC39" w14:textId="7F167374"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E266. Did it amount to a total of less tha</w:t>
      </w:r>
      <w:r w:rsidR="00E0069A" w:rsidRPr="001D19F6">
        <w:rPr>
          <w:rFonts w:ascii="Arial" w:eastAsia="굴림" w:hAnsi="Arial" w:cs="Arial"/>
          <w:sz w:val="22"/>
        </w:rPr>
        <w:t>n, about equal to or more than 10</w:t>
      </w:r>
      <w:r w:rsidRPr="001D19F6">
        <w:rPr>
          <w:rFonts w:ascii="Arial" w:eastAsia="굴림" w:hAnsi="Arial" w:cs="Arial"/>
          <w:sz w:val="22"/>
        </w:rPr>
        <w:t>0 MW (10,000 Korean won) in the last calendar year (</w:t>
      </w:r>
      <w:del w:id="9145" w:author="Keis" w:date="2024-09-06T10:18:00Z">
        <w:r w:rsidR="001E376B" w:rsidDel="009F27DD">
          <w:rPr>
            <w:rFonts w:ascii="Arial" w:eastAsia="굴림" w:hAnsi="Arial" w:cs="Arial" w:hint="eastAsia"/>
            <w:color w:val="FF0000"/>
            <w:sz w:val="22"/>
          </w:rPr>
          <w:delText>2019</w:delText>
        </w:r>
      </w:del>
      <w:ins w:id="9146"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29DEED72"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BC622E" w:rsidRPr="001D19F6">
        <w:rPr>
          <w:rFonts w:ascii="Arial" w:eastAsia="굴림" w:hAnsi="Arial" w:cs="Arial"/>
          <w:sz w:val="22"/>
        </w:rPr>
        <w:t xml:space="preserve"> Less than 10</w:t>
      </w:r>
      <w:r w:rsidRPr="001D19F6">
        <w:rPr>
          <w:rFonts w:ascii="Arial" w:eastAsia="굴림" w:hAnsi="Arial" w:cs="Arial"/>
          <w:sz w:val="22"/>
        </w:rPr>
        <w:t>0 MW</w:t>
      </w:r>
    </w:p>
    <w:p w14:paraId="684804BB"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BC622E" w:rsidRPr="001D19F6">
        <w:rPr>
          <w:rFonts w:ascii="Arial" w:eastAsia="굴림" w:hAnsi="Arial" w:cs="Arial"/>
          <w:sz w:val="22"/>
        </w:rPr>
        <w:t xml:space="preserve"> About 10</w:t>
      </w:r>
      <w:r w:rsidRPr="001D19F6">
        <w:rPr>
          <w:rFonts w:ascii="Arial" w:eastAsia="굴림" w:hAnsi="Arial" w:cs="Arial"/>
          <w:sz w:val="22"/>
        </w:rPr>
        <w:t>0 MW</w:t>
      </w:r>
    </w:p>
    <w:p w14:paraId="2DEA5D5D"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BC622E" w:rsidRPr="001D19F6">
        <w:rPr>
          <w:rFonts w:ascii="Arial" w:eastAsia="굴림" w:hAnsi="Arial" w:cs="Arial"/>
          <w:sz w:val="22"/>
        </w:rPr>
        <w:t xml:space="preserve"> More than 10</w:t>
      </w:r>
      <w:r w:rsidRPr="001D19F6">
        <w:rPr>
          <w:rFonts w:ascii="Arial" w:eastAsia="굴림" w:hAnsi="Arial" w:cs="Arial"/>
          <w:sz w:val="22"/>
        </w:rPr>
        <w:t>0 MW</w:t>
      </w:r>
    </w:p>
    <w:p w14:paraId="130C940D" w14:textId="77777777" w:rsidR="00203BE1" w:rsidRPr="001D19F6" w:rsidRDefault="00203BE1" w:rsidP="00203BE1">
      <w:pPr>
        <w:wordWrap/>
        <w:spacing w:line="360" w:lineRule="auto"/>
        <w:rPr>
          <w:rFonts w:ascii="Arial" w:eastAsia="굴림" w:hAnsi="Arial" w:cs="Arial"/>
          <w:sz w:val="22"/>
          <w:u w:val="single"/>
        </w:rPr>
      </w:pPr>
    </w:p>
    <w:p w14:paraId="64987356" w14:textId="77777777" w:rsidR="00203BE1" w:rsidRPr="001D19F6" w:rsidRDefault="00203BE1" w:rsidP="00203BE1">
      <w:pPr>
        <w:wordWrap/>
        <w:spacing w:line="360" w:lineRule="auto"/>
        <w:rPr>
          <w:rFonts w:ascii="Arial" w:eastAsia="굴림" w:hAnsi="Arial" w:cs="Arial"/>
          <w:b/>
          <w:sz w:val="22"/>
        </w:rPr>
      </w:pPr>
      <w:r w:rsidRPr="001D19F6">
        <w:rPr>
          <w:rFonts w:ascii="Arial" w:eastAsia="굴림" w:hAnsi="Arial" w:cs="Arial"/>
          <w:b/>
          <w:sz w:val="22"/>
        </w:rPr>
        <w:t>&lt; Leisure expenses &gt;</w:t>
      </w:r>
    </w:p>
    <w:p w14:paraId="478DA86C" w14:textId="1B581BA2" w:rsidR="00203BE1" w:rsidRPr="001D19F6" w:rsidRDefault="00203BE1" w:rsidP="00203BE1">
      <w:pPr>
        <w:wordWrap/>
        <w:spacing w:line="360" w:lineRule="auto"/>
        <w:rPr>
          <w:rFonts w:ascii="Arial" w:eastAsia="굴림" w:hAnsi="Arial" w:cs="Arial"/>
          <w:sz w:val="22"/>
        </w:rPr>
      </w:pPr>
      <w:r w:rsidRPr="001D19F6">
        <w:rPr>
          <w:rFonts w:ascii="Arial" w:eastAsia="굴림" w:hAnsi="Arial" w:cs="Arial"/>
          <w:sz w:val="22"/>
        </w:rPr>
        <w:t xml:space="preserve">E267. </w:t>
      </w:r>
      <w:r w:rsidRPr="001D19F6">
        <w:rPr>
          <w:rFonts w:ascii="Arial" w:eastAsia="굴림" w:hAnsi="Arial" w:cs="Arial"/>
          <w:kern w:val="0"/>
          <w:sz w:val="22"/>
        </w:rPr>
        <w:t>How much did your household spend on leisure activities (travel,</w:t>
      </w:r>
      <w:r w:rsidR="00A76AC8" w:rsidRPr="001D19F6">
        <w:rPr>
          <w:rFonts w:ascii="Arial" w:eastAsia="굴림" w:hAnsi="Arial" w:cs="Arial"/>
          <w:kern w:val="0"/>
          <w:sz w:val="22"/>
        </w:rPr>
        <w:t xml:space="preserve"> picnic,</w:t>
      </w:r>
      <w:r w:rsidRPr="001D19F6">
        <w:rPr>
          <w:rFonts w:ascii="Arial" w:eastAsia="굴림" w:hAnsi="Arial" w:cs="Arial"/>
          <w:kern w:val="0"/>
          <w:sz w:val="22"/>
        </w:rPr>
        <w:t xml:space="preserve"> movie, performance, </w:t>
      </w:r>
      <w:r w:rsidR="00BF5EFE" w:rsidRPr="001D19F6">
        <w:rPr>
          <w:rFonts w:ascii="Arial" w:eastAsia="굴림" w:hAnsi="Arial" w:cs="Arial"/>
          <w:kern w:val="0"/>
          <w:sz w:val="22"/>
        </w:rPr>
        <w:t>exhibition</w:t>
      </w:r>
      <w:r w:rsidRPr="001D19F6">
        <w:rPr>
          <w:rFonts w:ascii="Arial" w:eastAsia="굴림" w:hAnsi="Arial" w:cs="Arial"/>
          <w:kern w:val="0"/>
          <w:sz w:val="22"/>
        </w:rPr>
        <w:t xml:space="preserve">, sport game, hobby or any community </w:t>
      </w:r>
      <w:r w:rsidR="00BF5EFE" w:rsidRPr="001D19F6">
        <w:rPr>
          <w:rFonts w:ascii="Arial" w:eastAsia="굴림" w:hAnsi="Arial" w:cs="Arial"/>
          <w:kern w:val="0"/>
          <w:sz w:val="22"/>
        </w:rPr>
        <w:t>activities</w:t>
      </w:r>
      <w:r w:rsidRPr="001D19F6">
        <w:rPr>
          <w:rFonts w:ascii="Arial" w:eastAsia="굴림" w:hAnsi="Arial" w:cs="Arial"/>
          <w:kern w:val="0"/>
          <w:sz w:val="22"/>
        </w:rPr>
        <w:t>) in an average month</w:t>
      </w:r>
      <w:r w:rsidRPr="001D19F6">
        <w:rPr>
          <w:rFonts w:ascii="Arial" w:eastAsia="굴림" w:hAnsi="Arial" w:cs="Arial"/>
          <w:sz w:val="22"/>
        </w:rPr>
        <w:t xml:space="preserve"> in the last calendar year (</w:t>
      </w:r>
      <w:del w:id="9147" w:author="Keis" w:date="2024-09-06T10:18:00Z">
        <w:r w:rsidR="001E376B" w:rsidDel="009F27DD">
          <w:rPr>
            <w:rFonts w:ascii="Arial" w:eastAsia="굴림" w:hAnsi="Arial" w:cs="Arial" w:hint="eastAsia"/>
            <w:color w:val="FF0000"/>
            <w:sz w:val="22"/>
          </w:rPr>
          <w:delText>2019</w:delText>
        </w:r>
      </w:del>
      <w:ins w:id="914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(unit: 10,000 Korean won)</w:t>
      </w:r>
    </w:p>
    <w:p w14:paraId="20830C94" w14:textId="77777777" w:rsidR="00203BE1" w:rsidRPr="001D19F6" w:rsidRDefault="00203BE1" w:rsidP="00203BE1">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w:t>
      </w:r>
      <w:r w:rsidR="00A76AC8" w:rsidRPr="001D19F6">
        <w:rPr>
          <w:rFonts w:ascii="Arial" w:eastAsia="굴림" w:hAnsi="Arial" w:cs="Arial"/>
          <w:kern w:val="0"/>
          <w:sz w:val="22"/>
        </w:rPr>
        <w:t>ge: 0~9997] →Go to E273</w:t>
      </w:r>
    </w:p>
    <w:p w14:paraId="5E865F55" w14:textId="77777777" w:rsidR="00203BE1" w:rsidRPr="001D19F6" w:rsidRDefault="00203BE1" w:rsidP="00203BE1">
      <w:pPr>
        <w:wordWrap/>
        <w:spacing w:line="360" w:lineRule="auto"/>
        <w:ind w:firstLine="800"/>
        <w:rPr>
          <w:rFonts w:ascii="Arial" w:eastAsia="굴림" w:hAnsi="Arial" w:cs="Arial"/>
          <w:sz w:val="22"/>
        </w:rPr>
      </w:pPr>
      <w:r w:rsidRPr="001D19F6">
        <w:rPr>
          <w:rFonts w:ascii="Arial" w:eastAsia="굴림" w:hAnsi="Arial" w:cs="Arial"/>
          <w:sz w:val="22"/>
        </w:rPr>
        <w:t>Don't know →Go to E2</w:t>
      </w:r>
      <w:r w:rsidR="00A76AC8" w:rsidRPr="001D19F6">
        <w:rPr>
          <w:rFonts w:ascii="Arial" w:eastAsia="굴림" w:hAnsi="Arial" w:cs="Arial"/>
          <w:sz w:val="22"/>
        </w:rPr>
        <w:t>68~E272</w:t>
      </w:r>
      <w:r w:rsidRPr="001D19F6">
        <w:rPr>
          <w:rFonts w:ascii="Arial" w:eastAsia="굴림" w:hAnsi="Arial" w:cs="Arial"/>
          <w:sz w:val="22"/>
        </w:rPr>
        <w:t xml:space="preserve"> unfolding</w:t>
      </w:r>
    </w:p>
    <w:p w14:paraId="64042A5A" w14:textId="77777777" w:rsidR="00203BE1" w:rsidRPr="001D19F6" w:rsidRDefault="00A76AC8" w:rsidP="00203BE1">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E268~E272</w:t>
      </w:r>
      <w:r w:rsidR="00203BE1" w:rsidRPr="001D19F6">
        <w:rPr>
          <w:rFonts w:ascii="Arial" w:eastAsia="굴림" w:hAnsi="Arial" w:cs="Arial"/>
          <w:sz w:val="22"/>
        </w:rPr>
        <w:t xml:space="preserve"> unfolding</w:t>
      </w:r>
    </w:p>
    <w:p w14:paraId="0ED99CCF" w14:textId="77777777" w:rsidR="00203BE1" w:rsidRPr="001D19F6" w:rsidRDefault="00203BE1" w:rsidP="00203BE1">
      <w:pPr>
        <w:wordWrap/>
        <w:spacing w:line="360" w:lineRule="auto"/>
        <w:rPr>
          <w:rFonts w:ascii="Arial" w:eastAsia="굴림" w:hAnsi="Arial" w:cs="Arial"/>
          <w:b/>
          <w:sz w:val="22"/>
        </w:rPr>
      </w:pPr>
    </w:p>
    <w:p w14:paraId="4D616A12" w14:textId="77777777" w:rsidR="00203BE1" w:rsidRPr="001D19F6" w:rsidRDefault="00A76AC8" w:rsidP="00203BE1">
      <w:pPr>
        <w:wordWrap/>
        <w:spacing w:line="360" w:lineRule="auto"/>
        <w:rPr>
          <w:rFonts w:ascii="Arial" w:eastAsia="굴림" w:hAnsi="Arial" w:cs="Arial"/>
          <w:b/>
          <w:sz w:val="22"/>
        </w:rPr>
      </w:pPr>
      <w:r w:rsidRPr="001D19F6">
        <w:rPr>
          <w:rFonts w:ascii="Arial" w:eastAsia="굴림" w:hAnsi="Arial" w:cs="Arial"/>
          <w:b/>
          <w:sz w:val="22"/>
        </w:rPr>
        <w:t>&lt; E268~E272</w:t>
      </w:r>
      <w:r w:rsidR="00203BE1" w:rsidRPr="001D19F6">
        <w:rPr>
          <w:rFonts w:ascii="Arial" w:eastAsia="굴림" w:hAnsi="Arial" w:cs="Arial"/>
          <w:b/>
          <w:sz w:val="22"/>
        </w:rPr>
        <w:t>. Unfolding bracket questions &gt;</w:t>
      </w:r>
    </w:p>
    <w:p w14:paraId="2D2F0936" w14:textId="77777777"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[IWER: Go back to E267</w:t>
      </w:r>
      <w:r w:rsidR="00203BE1" w:rsidRPr="001D19F6">
        <w:rPr>
          <w:rFonts w:ascii="Arial" w:eastAsia="굴림" w:hAnsi="Arial" w:cs="Arial"/>
          <w:sz w:val="22"/>
        </w:rPr>
        <w:t xml:space="preserve"> and record if R answers the amount during the interview.]</w:t>
      </w:r>
    </w:p>
    <w:p w14:paraId="008119D6" w14:textId="1E28DE4F"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E268</w:t>
      </w:r>
      <w:r w:rsidR="00203BE1" w:rsidRPr="001D19F6">
        <w:rPr>
          <w:rFonts w:ascii="Arial" w:eastAsia="굴림" w:hAnsi="Arial" w:cs="Arial"/>
          <w:sz w:val="22"/>
        </w:rPr>
        <w:t>. Did it amount to a total of less than, about equal to or more than 5 MW (10,000 Korean won) in the last calendar year (</w:t>
      </w:r>
      <w:del w:id="9149" w:author="Keis" w:date="2024-09-06T10:18:00Z">
        <w:r w:rsidR="001E376B" w:rsidDel="009F27DD">
          <w:rPr>
            <w:rFonts w:ascii="Arial" w:eastAsia="굴림" w:hAnsi="Arial" w:cs="Arial" w:hint="eastAsia"/>
            <w:color w:val="FF0000"/>
            <w:sz w:val="22"/>
          </w:rPr>
          <w:delText>2019</w:delText>
        </w:r>
      </w:del>
      <w:ins w:id="9150" w:author="Keis" w:date="2024-09-06T10:18:00Z">
        <w:r w:rsidR="009F27DD" w:rsidRPr="009F27DD">
          <w:rPr>
            <w:rFonts w:ascii="Arial" w:eastAsia="굴림" w:hAnsi="Arial" w:cs="Arial" w:hint="eastAsia"/>
            <w:color w:val="00B050"/>
            <w:sz w:val="22"/>
          </w:rPr>
          <w:t>2021</w:t>
        </w:r>
      </w:ins>
      <w:r w:rsidR="00203BE1" w:rsidRPr="001D19F6">
        <w:rPr>
          <w:rFonts w:ascii="Arial" w:eastAsia="굴림" w:hAnsi="Arial" w:cs="Arial"/>
          <w:sz w:val="22"/>
        </w:rPr>
        <w:t>)?</w:t>
      </w:r>
    </w:p>
    <w:p w14:paraId="73C8E993"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7DB5AD80"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3DCE120B"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2597044B" w14:textId="77777777" w:rsidR="00203BE1" w:rsidRPr="001D19F6" w:rsidRDefault="00203BE1" w:rsidP="00203BE1">
      <w:pPr>
        <w:wordWrap/>
        <w:spacing w:line="360" w:lineRule="auto"/>
        <w:rPr>
          <w:rFonts w:ascii="Arial" w:eastAsia="굴림" w:hAnsi="Arial" w:cs="Arial"/>
          <w:sz w:val="22"/>
        </w:rPr>
      </w:pPr>
    </w:p>
    <w:p w14:paraId="2D8C71FC" w14:textId="20E548FA"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E269</w:t>
      </w:r>
      <w:r w:rsidR="00203BE1" w:rsidRPr="001D19F6">
        <w:rPr>
          <w:rFonts w:ascii="Arial" w:eastAsia="굴림" w:hAnsi="Arial" w:cs="Arial"/>
          <w:sz w:val="22"/>
        </w:rPr>
        <w:t>. Did it amount to a total of less than, about equal to or more than 10 MW (10,000 Korean won) in the last calendar year (</w:t>
      </w:r>
      <w:del w:id="9151" w:author="Keis" w:date="2024-09-06T10:18:00Z">
        <w:r w:rsidR="001E376B" w:rsidDel="009F27DD">
          <w:rPr>
            <w:rFonts w:ascii="Arial" w:eastAsia="굴림" w:hAnsi="Arial" w:cs="Arial" w:hint="eastAsia"/>
            <w:color w:val="FF0000"/>
            <w:sz w:val="22"/>
          </w:rPr>
          <w:delText>2019</w:delText>
        </w:r>
      </w:del>
      <w:ins w:id="9152" w:author="Keis" w:date="2024-09-06T10:18:00Z">
        <w:r w:rsidR="009F27DD" w:rsidRPr="009F27DD">
          <w:rPr>
            <w:rFonts w:ascii="Arial" w:eastAsia="굴림" w:hAnsi="Arial" w:cs="Arial" w:hint="eastAsia"/>
            <w:color w:val="00B050"/>
            <w:sz w:val="22"/>
          </w:rPr>
          <w:t>2021</w:t>
        </w:r>
      </w:ins>
      <w:r w:rsidR="00203BE1" w:rsidRPr="001D19F6">
        <w:rPr>
          <w:rFonts w:ascii="Arial" w:eastAsia="굴림" w:hAnsi="Arial" w:cs="Arial"/>
          <w:sz w:val="22"/>
        </w:rPr>
        <w:t>)?</w:t>
      </w:r>
    </w:p>
    <w:p w14:paraId="7FFDA7FC"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41226DC6"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60DA2F40"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2D53A0CA" w14:textId="77777777" w:rsidR="00203BE1" w:rsidRPr="001D19F6" w:rsidRDefault="00203BE1" w:rsidP="00203BE1">
      <w:pPr>
        <w:wordWrap/>
        <w:spacing w:line="360" w:lineRule="auto"/>
        <w:rPr>
          <w:rFonts w:ascii="Arial" w:eastAsia="굴림" w:hAnsi="Arial" w:cs="Arial"/>
          <w:sz w:val="22"/>
        </w:rPr>
      </w:pPr>
    </w:p>
    <w:p w14:paraId="7C4C267E" w14:textId="172D7537"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E270</w:t>
      </w:r>
      <w:r w:rsidR="00203BE1" w:rsidRPr="001D19F6">
        <w:rPr>
          <w:rFonts w:ascii="Arial" w:eastAsia="굴림" w:hAnsi="Arial" w:cs="Arial"/>
          <w:sz w:val="22"/>
        </w:rPr>
        <w:t>. Did it amount to a total of less than, about equal to or more than 20 MW (10,000 Korean won) in the last calendar year (</w:t>
      </w:r>
      <w:del w:id="9153" w:author="Keis" w:date="2024-09-06T10:18:00Z">
        <w:r w:rsidR="001E376B" w:rsidDel="009F27DD">
          <w:rPr>
            <w:rFonts w:ascii="Arial" w:eastAsia="굴림" w:hAnsi="Arial" w:cs="Arial" w:hint="eastAsia"/>
            <w:color w:val="FF0000"/>
            <w:sz w:val="22"/>
          </w:rPr>
          <w:delText>2019</w:delText>
        </w:r>
      </w:del>
      <w:ins w:id="9154" w:author="Keis" w:date="2024-09-06T10:18:00Z">
        <w:r w:rsidR="009F27DD" w:rsidRPr="009F27DD">
          <w:rPr>
            <w:rFonts w:ascii="Arial" w:eastAsia="굴림" w:hAnsi="Arial" w:cs="Arial" w:hint="eastAsia"/>
            <w:color w:val="00B050"/>
            <w:sz w:val="22"/>
          </w:rPr>
          <w:t>2021</w:t>
        </w:r>
      </w:ins>
      <w:r w:rsidR="00203BE1" w:rsidRPr="001D19F6">
        <w:rPr>
          <w:rFonts w:ascii="Arial" w:eastAsia="굴림" w:hAnsi="Arial" w:cs="Arial"/>
          <w:sz w:val="22"/>
        </w:rPr>
        <w:t>)?</w:t>
      </w:r>
    </w:p>
    <w:p w14:paraId="106DAA0F"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5A21C5B5"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5CAA9CCD"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⑤</w:t>
      </w:r>
      <w:r w:rsidRPr="001D19F6">
        <w:rPr>
          <w:rFonts w:ascii="Arial" w:eastAsia="굴림" w:hAnsi="Arial" w:cs="Arial"/>
          <w:sz w:val="22"/>
        </w:rPr>
        <w:t xml:space="preserve"> More than 20 MW</w:t>
      </w:r>
    </w:p>
    <w:p w14:paraId="184E3B78" w14:textId="77777777" w:rsidR="00203BE1" w:rsidRPr="001D19F6" w:rsidRDefault="00203BE1" w:rsidP="00203BE1">
      <w:pPr>
        <w:wordWrap/>
        <w:spacing w:line="360" w:lineRule="auto"/>
        <w:rPr>
          <w:rFonts w:ascii="Arial" w:eastAsia="굴림" w:hAnsi="Arial" w:cs="Arial"/>
          <w:sz w:val="22"/>
        </w:rPr>
      </w:pPr>
    </w:p>
    <w:p w14:paraId="0C4C19A7" w14:textId="45F68304"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E271</w:t>
      </w:r>
      <w:r w:rsidR="00203BE1" w:rsidRPr="001D19F6">
        <w:rPr>
          <w:rFonts w:ascii="Arial" w:eastAsia="굴림" w:hAnsi="Arial" w:cs="Arial"/>
          <w:sz w:val="22"/>
        </w:rPr>
        <w:t>. Did it amount to a total of less tha</w:t>
      </w:r>
      <w:r w:rsidRPr="001D19F6">
        <w:rPr>
          <w:rFonts w:ascii="Arial" w:eastAsia="굴림" w:hAnsi="Arial" w:cs="Arial"/>
          <w:sz w:val="22"/>
        </w:rPr>
        <w:t>n, about equal to or more than 5</w:t>
      </w:r>
      <w:r w:rsidR="00203BE1" w:rsidRPr="001D19F6">
        <w:rPr>
          <w:rFonts w:ascii="Arial" w:eastAsia="굴림" w:hAnsi="Arial" w:cs="Arial"/>
          <w:sz w:val="22"/>
        </w:rPr>
        <w:t>0 MW (10,000 Korean won) in the last calendar year (</w:t>
      </w:r>
      <w:del w:id="9155" w:author="Keis" w:date="2024-09-06T10:18:00Z">
        <w:r w:rsidR="001E376B" w:rsidDel="009F27DD">
          <w:rPr>
            <w:rFonts w:ascii="Arial" w:eastAsia="굴림" w:hAnsi="Arial" w:cs="Arial" w:hint="eastAsia"/>
            <w:color w:val="FF0000"/>
            <w:sz w:val="22"/>
          </w:rPr>
          <w:delText>2019</w:delText>
        </w:r>
      </w:del>
      <w:ins w:id="9156" w:author="Keis" w:date="2024-09-06T10:18:00Z">
        <w:r w:rsidR="009F27DD" w:rsidRPr="009F27DD">
          <w:rPr>
            <w:rFonts w:ascii="Arial" w:eastAsia="굴림" w:hAnsi="Arial" w:cs="Arial" w:hint="eastAsia"/>
            <w:color w:val="00B050"/>
            <w:sz w:val="22"/>
          </w:rPr>
          <w:t>2021</w:t>
        </w:r>
      </w:ins>
      <w:r w:rsidR="00203BE1" w:rsidRPr="001D19F6">
        <w:rPr>
          <w:rFonts w:ascii="Arial" w:eastAsia="굴림" w:hAnsi="Arial" w:cs="Arial"/>
          <w:sz w:val="22"/>
        </w:rPr>
        <w:t>)?</w:t>
      </w:r>
    </w:p>
    <w:p w14:paraId="5E80D1D7"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A76AC8" w:rsidRPr="001D19F6">
        <w:rPr>
          <w:rFonts w:ascii="Arial" w:eastAsia="굴림" w:hAnsi="Arial" w:cs="Arial"/>
          <w:sz w:val="22"/>
        </w:rPr>
        <w:t xml:space="preserve"> Less than 5</w:t>
      </w:r>
      <w:r w:rsidRPr="001D19F6">
        <w:rPr>
          <w:rFonts w:ascii="Arial" w:eastAsia="굴림" w:hAnsi="Arial" w:cs="Arial"/>
          <w:sz w:val="22"/>
        </w:rPr>
        <w:t>0 MW</w:t>
      </w:r>
    </w:p>
    <w:p w14:paraId="0EFF0B76"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A76AC8" w:rsidRPr="001D19F6">
        <w:rPr>
          <w:rFonts w:ascii="Arial" w:eastAsia="굴림" w:hAnsi="Arial" w:cs="Arial"/>
          <w:sz w:val="22"/>
        </w:rPr>
        <w:t xml:space="preserve"> About 5</w:t>
      </w:r>
      <w:r w:rsidRPr="001D19F6">
        <w:rPr>
          <w:rFonts w:ascii="Arial" w:eastAsia="굴림" w:hAnsi="Arial" w:cs="Arial"/>
          <w:sz w:val="22"/>
        </w:rPr>
        <w:t>0 MW</w:t>
      </w:r>
    </w:p>
    <w:p w14:paraId="696765FC"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A76AC8" w:rsidRPr="001D19F6">
        <w:rPr>
          <w:rFonts w:ascii="Arial" w:eastAsia="굴림" w:hAnsi="Arial" w:cs="Arial"/>
          <w:sz w:val="22"/>
        </w:rPr>
        <w:t xml:space="preserve"> More than 5</w:t>
      </w:r>
      <w:r w:rsidRPr="001D19F6">
        <w:rPr>
          <w:rFonts w:ascii="Arial" w:eastAsia="굴림" w:hAnsi="Arial" w:cs="Arial"/>
          <w:sz w:val="22"/>
        </w:rPr>
        <w:t>0 MW</w:t>
      </w:r>
    </w:p>
    <w:p w14:paraId="3EC0769F" w14:textId="77777777" w:rsidR="00203BE1" w:rsidRPr="001D19F6" w:rsidRDefault="00203BE1" w:rsidP="00203BE1">
      <w:pPr>
        <w:wordWrap/>
        <w:spacing w:line="360" w:lineRule="auto"/>
        <w:rPr>
          <w:rFonts w:ascii="Arial" w:eastAsia="굴림" w:hAnsi="Arial" w:cs="Arial"/>
          <w:sz w:val="22"/>
        </w:rPr>
      </w:pPr>
    </w:p>
    <w:p w14:paraId="78939830" w14:textId="1D0D0799" w:rsidR="00203BE1" w:rsidRPr="001D19F6" w:rsidRDefault="00A76AC8" w:rsidP="00203BE1">
      <w:pPr>
        <w:wordWrap/>
        <w:spacing w:line="360" w:lineRule="auto"/>
        <w:rPr>
          <w:rFonts w:ascii="Arial" w:eastAsia="굴림" w:hAnsi="Arial" w:cs="Arial"/>
          <w:sz w:val="22"/>
        </w:rPr>
      </w:pPr>
      <w:r w:rsidRPr="001D19F6">
        <w:rPr>
          <w:rFonts w:ascii="Arial" w:eastAsia="굴림" w:hAnsi="Arial" w:cs="Arial"/>
          <w:sz w:val="22"/>
        </w:rPr>
        <w:t>E272</w:t>
      </w:r>
      <w:r w:rsidR="00203BE1" w:rsidRPr="001D19F6">
        <w:rPr>
          <w:rFonts w:ascii="Arial" w:eastAsia="굴림" w:hAnsi="Arial" w:cs="Arial"/>
          <w:sz w:val="22"/>
        </w:rPr>
        <w:t xml:space="preserve">. Did it amount to a total of less than, about equal to or more than </w:t>
      </w:r>
      <w:r w:rsidRPr="001D19F6">
        <w:rPr>
          <w:rFonts w:ascii="Arial" w:eastAsia="굴림" w:hAnsi="Arial" w:cs="Arial"/>
          <w:sz w:val="22"/>
        </w:rPr>
        <w:t>10</w:t>
      </w:r>
      <w:r w:rsidR="00203BE1" w:rsidRPr="001D19F6">
        <w:rPr>
          <w:rFonts w:ascii="Arial" w:eastAsia="굴림" w:hAnsi="Arial" w:cs="Arial"/>
          <w:sz w:val="22"/>
        </w:rPr>
        <w:t>0 MW (10,000 Korean won) in the last calendar year (</w:t>
      </w:r>
      <w:del w:id="9157" w:author="Keis" w:date="2024-09-06T10:18:00Z">
        <w:r w:rsidR="001E376B" w:rsidDel="009F27DD">
          <w:rPr>
            <w:rFonts w:ascii="Arial" w:eastAsia="굴림" w:hAnsi="Arial" w:cs="Arial" w:hint="eastAsia"/>
            <w:color w:val="FF0000"/>
            <w:sz w:val="22"/>
          </w:rPr>
          <w:delText>2019</w:delText>
        </w:r>
      </w:del>
      <w:ins w:id="9158" w:author="Keis" w:date="2024-09-06T10:18:00Z">
        <w:r w:rsidR="009F27DD" w:rsidRPr="009F27DD">
          <w:rPr>
            <w:rFonts w:ascii="Arial" w:eastAsia="굴림" w:hAnsi="Arial" w:cs="Arial" w:hint="eastAsia"/>
            <w:color w:val="00B050"/>
            <w:sz w:val="22"/>
          </w:rPr>
          <w:t>2021</w:t>
        </w:r>
      </w:ins>
      <w:r w:rsidR="00203BE1" w:rsidRPr="001D19F6">
        <w:rPr>
          <w:rFonts w:ascii="Arial" w:eastAsia="굴림" w:hAnsi="Arial" w:cs="Arial"/>
          <w:sz w:val="22"/>
        </w:rPr>
        <w:t>)?</w:t>
      </w:r>
    </w:p>
    <w:p w14:paraId="51424EE4"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00A76AC8" w:rsidRPr="001D19F6">
        <w:rPr>
          <w:rFonts w:ascii="Arial" w:eastAsia="굴림" w:hAnsi="Arial" w:cs="Arial"/>
          <w:sz w:val="22"/>
        </w:rPr>
        <w:t xml:space="preserve"> Less than 10</w:t>
      </w:r>
      <w:r w:rsidRPr="001D19F6">
        <w:rPr>
          <w:rFonts w:ascii="Arial" w:eastAsia="굴림" w:hAnsi="Arial" w:cs="Arial"/>
          <w:sz w:val="22"/>
        </w:rPr>
        <w:t>0 MW</w:t>
      </w:r>
    </w:p>
    <w:p w14:paraId="77D95891"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00A76AC8" w:rsidRPr="001D19F6">
        <w:rPr>
          <w:rFonts w:ascii="Arial" w:eastAsia="굴림" w:hAnsi="Arial" w:cs="Arial"/>
          <w:sz w:val="22"/>
        </w:rPr>
        <w:t xml:space="preserve"> About 10</w:t>
      </w:r>
      <w:r w:rsidRPr="001D19F6">
        <w:rPr>
          <w:rFonts w:ascii="Arial" w:eastAsia="굴림" w:hAnsi="Arial" w:cs="Arial"/>
          <w:sz w:val="22"/>
        </w:rPr>
        <w:t>0 MW</w:t>
      </w:r>
    </w:p>
    <w:p w14:paraId="6827A769" w14:textId="77777777" w:rsidR="00203BE1" w:rsidRPr="001D19F6" w:rsidRDefault="00203BE1" w:rsidP="00203BE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00A76AC8" w:rsidRPr="001D19F6">
        <w:rPr>
          <w:rFonts w:ascii="Arial" w:eastAsia="굴림" w:hAnsi="Arial" w:cs="Arial"/>
          <w:sz w:val="22"/>
        </w:rPr>
        <w:t xml:space="preserve"> More than 10</w:t>
      </w:r>
      <w:r w:rsidRPr="001D19F6">
        <w:rPr>
          <w:rFonts w:ascii="Arial" w:eastAsia="굴림" w:hAnsi="Arial" w:cs="Arial"/>
          <w:sz w:val="22"/>
        </w:rPr>
        <w:t>0 MW</w:t>
      </w:r>
    </w:p>
    <w:p w14:paraId="544E6759" w14:textId="77777777" w:rsidR="00203BE1" w:rsidRPr="001D19F6" w:rsidRDefault="00203BE1" w:rsidP="00203BE1">
      <w:pPr>
        <w:wordWrap/>
        <w:spacing w:line="360" w:lineRule="auto"/>
        <w:rPr>
          <w:rFonts w:ascii="Arial" w:eastAsia="굴림" w:hAnsi="Arial" w:cs="Arial"/>
          <w:sz w:val="22"/>
          <w:u w:val="single"/>
        </w:rPr>
      </w:pPr>
    </w:p>
    <w:p w14:paraId="5EDF9301" w14:textId="77777777" w:rsidR="007766E6" w:rsidRPr="001D19F6" w:rsidRDefault="00A76AC8" w:rsidP="00624BD4">
      <w:pPr>
        <w:wordWrap/>
        <w:spacing w:line="360" w:lineRule="auto"/>
        <w:rPr>
          <w:rFonts w:ascii="Arial" w:eastAsia="굴림" w:hAnsi="Arial" w:cs="Arial"/>
          <w:b/>
          <w:sz w:val="22"/>
        </w:rPr>
      </w:pPr>
      <w:r w:rsidRPr="001D19F6">
        <w:rPr>
          <w:rFonts w:ascii="Arial" w:eastAsia="굴림" w:hAnsi="Arial" w:cs="Arial"/>
          <w:b/>
          <w:sz w:val="22"/>
        </w:rPr>
        <w:t>&lt;Family events/ tribute fee &gt;</w:t>
      </w:r>
    </w:p>
    <w:p w14:paraId="421766C1" w14:textId="17E93594" w:rsidR="00A76AC8" w:rsidRPr="001D19F6" w:rsidRDefault="004F357A" w:rsidP="00A76AC8">
      <w:pPr>
        <w:wordWrap/>
        <w:spacing w:line="360" w:lineRule="auto"/>
        <w:rPr>
          <w:rFonts w:ascii="Arial" w:eastAsia="굴림" w:hAnsi="Arial" w:cs="Arial"/>
          <w:sz w:val="22"/>
        </w:rPr>
      </w:pPr>
      <w:r w:rsidRPr="001D19F6">
        <w:rPr>
          <w:rFonts w:ascii="Arial" w:eastAsia="굴림" w:hAnsi="Arial" w:cs="Arial"/>
          <w:sz w:val="22"/>
        </w:rPr>
        <w:t>E273</w:t>
      </w:r>
      <w:r w:rsidR="00A76AC8" w:rsidRPr="001D19F6">
        <w:rPr>
          <w:rFonts w:ascii="Arial" w:eastAsia="굴림" w:hAnsi="Arial" w:cs="Arial"/>
          <w:sz w:val="22"/>
        </w:rPr>
        <w:t xml:space="preserve">. </w:t>
      </w:r>
      <w:r w:rsidR="00A76AC8" w:rsidRPr="001D19F6">
        <w:rPr>
          <w:rFonts w:ascii="Arial" w:eastAsia="굴림" w:hAnsi="Arial" w:cs="Arial"/>
          <w:kern w:val="0"/>
          <w:sz w:val="22"/>
        </w:rPr>
        <w:t>How much did your household spend on family events/ tributes in an average month</w:t>
      </w:r>
      <w:r w:rsidR="00A76AC8" w:rsidRPr="001D19F6">
        <w:rPr>
          <w:rFonts w:ascii="Arial" w:eastAsia="굴림" w:hAnsi="Arial" w:cs="Arial"/>
          <w:sz w:val="22"/>
        </w:rPr>
        <w:t xml:space="preserve"> in the last calendar year (</w:t>
      </w:r>
      <w:del w:id="9159" w:author="Keis" w:date="2024-09-06T10:18:00Z">
        <w:r w:rsidR="001E376B" w:rsidDel="009F27DD">
          <w:rPr>
            <w:rFonts w:ascii="Arial" w:eastAsia="굴림" w:hAnsi="Arial" w:cs="Arial" w:hint="eastAsia"/>
            <w:color w:val="FF0000"/>
            <w:sz w:val="22"/>
          </w:rPr>
          <w:delText>2019</w:delText>
        </w:r>
      </w:del>
      <w:ins w:id="9160" w:author="Keis" w:date="2024-09-06T10:18:00Z">
        <w:r w:rsidR="009F27DD" w:rsidRPr="009F27DD">
          <w:rPr>
            <w:rFonts w:ascii="Arial" w:eastAsia="굴림" w:hAnsi="Arial" w:cs="Arial" w:hint="eastAsia"/>
            <w:color w:val="00B050"/>
            <w:sz w:val="22"/>
          </w:rPr>
          <w:t>2021</w:t>
        </w:r>
      </w:ins>
      <w:r w:rsidR="00A76AC8" w:rsidRPr="001D19F6">
        <w:rPr>
          <w:rFonts w:ascii="Arial" w:eastAsia="굴림" w:hAnsi="Arial" w:cs="Arial"/>
          <w:sz w:val="22"/>
        </w:rPr>
        <w:t>)? (unit: 10,000 Korean won)</w:t>
      </w:r>
    </w:p>
    <w:p w14:paraId="16CDC857" w14:textId="77777777" w:rsidR="00A76AC8" w:rsidRPr="001D19F6" w:rsidRDefault="00A76AC8" w:rsidP="00A76AC8">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MW [Range: 0~9997] →Go to E279</w:t>
      </w:r>
    </w:p>
    <w:p w14:paraId="6F8B7D5B" w14:textId="77777777" w:rsidR="00A76AC8" w:rsidRPr="001D19F6" w:rsidRDefault="00A76AC8" w:rsidP="00A76AC8">
      <w:pPr>
        <w:wordWrap/>
        <w:spacing w:line="360" w:lineRule="auto"/>
        <w:ind w:firstLine="800"/>
        <w:rPr>
          <w:rFonts w:ascii="Arial" w:eastAsia="굴림" w:hAnsi="Arial" w:cs="Arial"/>
          <w:sz w:val="22"/>
        </w:rPr>
      </w:pPr>
      <w:r w:rsidRPr="001D19F6">
        <w:rPr>
          <w:rFonts w:ascii="Arial" w:eastAsia="굴림" w:hAnsi="Arial" w:cs="Arial"/>
          <w:sz w:val="22"/>
        </w:rPr>
        <w:t>Don't know →Go to E274~E278 unfolding</w:t>
      </w:r>
    </w:p>
    <w:p w14:paraId="5554FE66" w14:textId="77777777" w:rsidR="00A76AC8" w:rsidRPr="001D19F6" w:rsidRDefault="00A76AC8" w:rsidP="00A76AC8">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E274~E278 unfolding</w:t>
      </w:r>
    </w:p>
    <w:p w14:paraId="38B07016" w14:textId="77777777" w:rsidR="00A76AC8" w:rsidRPr="001D19F6" w:rsidRDefault="00A76AC8" w:rsidP="00A76AC8">
      <w:pPr>
        <w:wordWrap/>
        <w:spacing w:line="360" w:lineRule="auto"/>
        <w:rPr>
          <w:rFonts w:ascii="Arial" w:eastAsia="굴림" w:hAnsi="Arial" w:cs="Arial"/>
          <w:b/>
          <w:sz w:val="22"/>
        </w:rPr>
      </w:pPr>
    </w:p>
    <w:p w14:paraId="63C8DE72" w14:textId="77777777" w:rsidR="00A76AC8" w:rsidRPr="001D19F6" w:rsidRDefault="00A76AC8" w:rsidP="00A76AC8">
      <w:pPr>
        <w:wordWrap/>
        <w:spacing w:line="360" w:lineRule="auto"/>
        <w:rPr>
          <w:rFonts w:ascii="Arial" w:eastAsia="굴림" w:hAnsi="Arial" w:cs="Arial"/>
          <w:b/>
          <w:sz w:val="22"/>
        </w:rPr>
      </w:pPr>
      <w:r w:rsidRPr="001D19F6">
        <w:rPr>
          <w:rFonts w:ascii="Arial" w:eastAsia="굴림" w:hAnsi="Arial" w:cs="Arial"/>
          <w:b/>
          <w:sz w:val="22"/>
        </w:rPr>
        <w:t>&lt; E274~E278. Unfolding bracket questions &gt;</w:t>
      </w:r>
    </w:p>
    <w:p w14:paraId="2C0AAF2E" w14:textId="77777777"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[IWER: Go back to E273 and record if R answers the amount during the interview.]</w:t>
      </w:r>
    </w:p>
    <w:p w14:paraId="30EF438A" w14:textId="68B91CB2"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E274. Did it amount to a total of less than, about equal to or more than 5 MW (10,000 Korean won) in the last calendar year (</w:t>
      </w:r>
      <w:del w:id="9161" w:author="Keis" w:date="2024-09-06T10:18:00Z">
        <w:r w:rsidR="001E376B" w:rsidDel="009F27DD">
          <w:rPr>
            <w:rFonts w:ascii="Arial" w:eastAsia="굴림" w:hAnsi="Arial" w:cs="Arial" w:hint="eastAsia"/>
            <w:color w:val="FF0000"/>
            <w:sz w:val="22"/>
          </w:rPr>
          <w:delText>2019</w:delText>
        </w:r>
      </w:del>
      <w:ins w:id="9162"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65FED814"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 MW</w:t>
      </w:r>
    </w:p>
    <w:p w14:paraId="7CB45406"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 MW</w:t>
      </w:r>
    </w:p>
    <w:p w14:paraId="2D086570"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 MW</w:t>
      </w:r>
    </w:p>
    <w:p w14:paraId="36284BE2" w14:textId="77777777" w:rsidR="00A76AC8" w:rsidRPr="001D19F6" w:rsidRDefault="00A76AC8" w:rsidP="00A76AC8">
      <w:pPr>
        <w:wordWrap/>
        <w:spacing w:line="360" w:lineRule="auto"/>
        <w:rPr>
          <w:rFonts w:ascii="Arial" w:eastAsia="굴림" w:hAnsi="Arial" w:cs="Arial"/>
          <w:sz w:val="22"/>
        </w:rPr>
      </w:pPr>
    </w:p>
    <w:p w14:paraId="42F400E8" w14:textId="208EBFC5"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E275. Did it amount to a total of less than, about equal to or more than 10 MW (10,000 Korean won) in the last calendar year (</w:t>
      </w:r>
      <w:del w:id="9163" w:author="Keis" w:date="2024-09-06T10:18:00Z">
        <w:r w:rsidR="001E376B" w:rsidDel="009F27DD">
          <w:rPr>
            <w:rFonts w:ascii="Arial" w:eastAsia="굴림" w:hAnsi="Arial" w:cs="Arial" w:hint="eastAsia"/>
            <w:color w:val="FF0000"/>
            <w:sz w:val="22"/>
          </w:rPr>
          <w:delText>2019</w:delText>
        </w:r>
      </w:del>
      <w:ins w:id="9164"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25D39C06"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4215608E"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49260146"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520BC487" w14:textId="77777777" w:rsidR="00A76AC8" w:rsidRPr="001D19F6" w:rsidRDefault="00A76AC8" w:rsidP="00A76AC8">
      <w:pPr>
        <w:wordWrap/>
        <w:spacing w:line="360" w:lineRule="auto"/>
        <w:rPr>
          <w:rFonts w:ascii="Arial" w:eastAsia="굴림" w:hAnsi="Arial" w:cs="Arial"/>
          <w:sz w:val="22"/>
        </w:rPr>
      </w:pPr>
    </w:p>
    <w:p w14:paraId="287F50AD" w14:textId="1F5F99A6"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 xml:space="preserve">E276. Did it amount to a total of less than, about equal to or more than 20 MW (10,000 Korean won) </w:t>
      </w:r>
      <w:r w:rsidRPr="001D19F6">
        <w:rPr>
          <w:rFonts w:ascii="Arial" w:eastAsia="굴림" w:hAnsi="Arial" w:cs="Arial"/>
          <w:sz w:val="22"/>
        </w:rPr>
        <w:lastRenderedPageBreak/>
        <w:t>in the last calendar year (</w:t>
      </w:r>
      <w:del w:id="9165" w:author="Keis" w:date="2024-09-06T10:18:00Z">
        <w:r w:rsidR="001E376B" w:rsidDel="009F27DD">
          <w:rPr>
            <w:rFonts w:ascii="Arial" w:eastAsia="굴림" w:hAnsi="Arial" w:cs="Arial" w:hint="eastAsia"/>
            <w:color w:val="FF0000"/>
            <w:sz w:val="22"/>
          </w:rPr>
          <w:delText>2019</w:delText>
        </w:r>
      </w:del>
      <w:ins w:id="9166"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3746CA53"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31CCA4F3"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12E0CD1B"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55293B95" w14:textId="77777777" w:rsidR="00A76AC8" w:rsidRPr="001D19F6" w:rsidRDefault="00A76AC8" w:rsidP="00A76AC8">
      <w:pPr>
        <w:wordWrap/>
        <w:spacing w:line="360" w:lineRule="auto"/>
        <w:rPr>
          <w:rFonts w:ascii="Arial" w:eastAsia="굴림" w:hAnsi="Arial" w:cs="Arial"/>
          <w:sz w:val="22"/>
        </w:rPr>
      </w:pPr>
    </w:p>
    <w:p w14:paraId="29DF9481" w14:textId="319627CF"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E277. Did it amount to a total of less than, about equal to or more than 50 MW (10,000 Korean won) in the last calendar year (</w:t>
      </w:r>
      <w:del w:id="9167" w:author="Keis" w:date="2024-09-06T10:18:00Z">
        <w:r w:rsidR="001E376B" w:rsidDel="009F27DD">
          <w:rPr>
            <w:rFonts w:ascii="Arial" w:eastAsia="굴림" w:hAnsi="Arial" w:cs="Arial" w:hint="eastAsia"/>
            <w:color w:val="FF0000"/>
            <w:sz w:val="22"/>
          </w:rPr>
          <w:delText>2019</w:delText>
        </w:r>
      </w:del>
      <w:ins w:id="9168"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0150D662"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153D25F3"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65E5A588"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360C37F9" w14:textId="77777777" w:rsidR="00A76AC8" w:rsidRPr="001D19F6" w:rsidRDefault="00A76AC8" w:rsidP="00A76AC8">
      <w:pPr>
        <w:wordWrap/>
        <w:spacing w:line="360" w:lineRule="auto"/>
        <w:rPr>
          <w:rFonts w:ascii="Arial" w:eastAsia="굴림" w:hAnsi="Arial" w:cs="Arial"/>
          <w:sz w:val="22"/>
        </w:rPr>
      </w:pPr>
    </w:p>
    <w:p w14:paraId="0DCC1A49" w14:textId="6881F402" w:rsidR="00A76AC8" w:rsidRPr="001D19F6" w:rsidRDefault="00A76AC8" w:rsidP="00A76AC8">
      <w:pPr>
        <w:wordWrap/>
        <w:spacing w:line="360" w:lineRule="auto"/>
        <w:rPr>
          <w:rFonts w:ascii="Arial" w:eastAsia="굴림" w:hAnsi="Arial" w:cs="Arial"/>
          <w:sz w:val="22"/>
        </w:rPr>
      </w:pPr>
      <w:r w:rsidRPr="001D19F6">
        <w:rPr>
          <w:rFonts w:ascii="Arial" w:eastAsia="굴림" w:hAnsi="Arial" w:cs="Arial"/>
          <w:sz w:val="22"/>
        </w:rPr>
        <w:t>E278. Did it amount to a total of less than, about equal to or more than 100 MW (10,000 Korean won) in the last calendar year (</w:t>
      </w:r>
      <w:del w:id="9169" w:author="Keis" w:date="2024-09-06T10:18:00Z">
        <w:r w:rsidR="001E376B" w:rsidDel="009F27DD">
          <w:rPr>
            <w:rFonts w:ascii="Arial" w:eastAsia="굴림" w:hAnsi="Arial" w:cs="Arial" w:hint="eastAsia"/>
            <w:color w:val="FF0000"/>
            <w:sz w:val="22"/>
          </w:rPr>
          <w:delText>2019</w:delText>
        </w:r>
      </w:del>
      <w:ins w:id="9170"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w:t>
      </w:r>
    </w:p>
    <w:p w14:paraId="6A19194A"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5FEC239E"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011F4848" w14:textId="77777777" w:rsidR="00A76AC8" w:rsidRPr="001D19F6" w:rsidRDefault="00A76AC8" w:rsidP="00A76AC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2824AA81" w14:textId="77777777" w:rsidR="00A76AC8" w:rsidRPr="001D19F6" w:rsidRDefault="00A76AC8" w:rsidP="00624BD4">
      <w:pPr>
        <w:wordWrap/>
        <w:spacing w:line="360" w:lineRule="auto"/>
        <w:rPr>
          <w:rFonts w:ascii="Arial" w:eastAsia="굴림" w:hAnsi="Arial" w:cs="Arial"/>
          <w:sz w:val="22"/>
        </w:rPr>
      </w:pPr>
    </w:p>
    <w:p w14:paraId="21ADE11F"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26A22177" w14:textId="77777777" w:rsidR="00624BD4" w:rsidRPr="001D19F6" w:rsidRDefault="00624BD4"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527595" w:rsidRPr="001D19F6">
        <w:rPr>
          <w:rFonts w:ascii="Arial" w:eastAsia="굴림" w:hAnsi="Arial" w:cs="Arial"/>
          <w:b/>
          <w:sz w:val="22"/>
        </w:rPr>
        <w:t>E</w:t>
      </w:r>
      <w:r w:rsidR="00FE0A95" w:rsidRPr="001D19F6">
        <w:rPr>
          <w:rFonts w:ascii="Arial" w:eastAsia="굴림" w:hAnsi="Arial" w:cs="Arial"/>
          <w:b/>
          <w:sz w:val="22"/>
        </w:rPr>
        <w:t>147</w:t>
      </w:r>
      <w:r w:rsidRPr="001D19F6">
        <w:rPr>
          <w:rFonts w:ascii="Arial" w:eastAsia="굴림" w:hAnsi="Arial" w:cs="Arial"/>
          <w:b/>
          <w:sz w:val="22"/>
        </w:rPr>
        <w:t>&lt;</w:t>
      </w:r>
      <w:r w:rsidR="00527595" w:rsidRPr="001D19F6">
        <w:rPr>
          <w:rFonts w:ascii="Arial" w:eastAsia="굴림" w:hAnsi="Arial" w:cs="Arial"/>
          <w:b/>
          <w:sz w:val="22"/>
        </w:rPr>
        <w:t>(E2</w:t>
      </w:r>
      <w:r w:rsidRPr="001D19F6">
        <w:rPr>
          <w:rFonts w:ascii="Arial" w:eastAsia="굴림" w:hAnsi="Arial" w:cs="Arial"/>
          <w:b/>
          <w:sz w:val="22"/>
        </w:rPr>
        <w:t>01</w:t>
      </w:r>
      <w:r w:rsidR="00527595" w:rsidRPr="001D19F6">
        <w:rPr>
          <w:rFonts w:ascii="굴림" w:eastAsia="굴림" w:hAnsi="굴림" w:cs="굴림" w:hint="eastAsia"/>
          <w:b/>
          <w:sz w:val="22"/>
        </w:rPr>
        <w:t>ⅹ</w:t>
      </w:r>
      <w:r w:rsidR="00527595" w:rsidRPr="001D19F6">
        <w:rPr>
          <w:rFonts w:ascii="Arial" w:eastAsia="굴림" w:hAnsi="Arial" w:cs="Arial"/>
          <w:b/>
          <w:sz w:val="22"/>
        </w:rPr>
        <w:t>12)</w:t>
      </w:r>
      <w:r w:rsidRPr="001D19F6">
        <w:rPr>
          <w:rFonts w:ascii="Arial" w:eastAsia="굴림" w:hAnsi="Arial" w:cs="Arial"/>
          <w:b/>
          <w:sz w:val="22"/>
        </w:rPr>
        <w:t xml:space="preserve">, then </w:t>
      </w:r>
      <w:r w:rsidR="00A91E24" w:rsidRPr="001D19F6">
        <w:rPr>
          <w:rFonts w:ascii="Arial" w:eastAsia="굴림" w:hAnsi="Arial" w:cs="Arial"/>
          <w:b/>
          <w:sz w:val="22"/>
        </w:rPr>
        <w:t>ask</w:t>
      </w:r>
      <w:r w:rsidRPr="001D19F6">
        <w:rPr>
          <w:rFonts w:ascii="Arial" w:eastAsia="굴림" w:hAnsi="Arial" w:cs="Arial"/>
          <w:b/>
          <w:sz w:val="22"/>
        </w:rPr>
        <w:t xml:space="preserve"> </w:t>
      </w:r>
      <w:r w:rsidR="00527595" w:rsidRPr="001D19F6">
        <w:rPr>
          <w:rFonts w:ascii="Arial" w:eastAsia="굴림" w:hAnsi="Arial" w:cs="Arial"/>
          <w:b/>
          <w:sz w:val="22"/>
        </w:rPr>
        <w:t>E2</w:t>
      </w:r>
      <w:r w:rsidR="00FE0A95" w:rsidRPr="001D19F6">
        <w:rPr>
          <w:rFonts w:ascii="Arial" w:eastAsia="굴림" w:hAnsi="Arial" w:cs="Arial"/>
          <w:b/>
          <w:sz w:val="22"/>
        </w:rPr>
        <w:t>7</w:t>
      </w:r>
      <w:r w:rsidRPr="001D19F6">
        <w:rPr>
          <w:rFonts w:ascii="Arial" w:eastAsia="굴림" w:hAnsi="Arial" w:cs="Arial"/>
          <w:b/>
          <w:sz w:val="22"/>
        </w:rPr>
        <w:t>9</w:t>
      </w:r>
      <w:r w:rsidR="004D4C0F" w:rsidRPr="001D19F6">
        <w:rPr>
          <w:rFonts w:ascii="Arial" w:eastAsia="굴림" w:hAnsi="Arial" w:cs="Arial"/>
          <w:b/>
          <w:sz w:val="22"/>
        </w:rPr>
        <w:t>.</w:t>
      </w:r>
    </w:p>
    <w:p w14:paraId="34EAA118" w14:textId="77777777" w:rsidR="00624BD4" w:rsidRPr="001D19F6" w:rsidRDefault="00624BD4" w:rsidP="00624BD4">
      <w:pPr>
        <w:wordWrap/>
        <w:spacing w:line="360" w:lineRule="auto"/>
        <w:rPr>
          <w:rFonts w:ascii="Arial" w:eastAsia="굴림" w:hAnsi="Arial" w:cs="Arial"/>
          <w:b/>
          <w:sz w:val="22"/>
        </w:rPr>
      </w:pPr>
    </w:p>
    <w:p w14:paraId="2832E329" w14:textId="7777777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FE0A95" w:rsidRPr="001D19F6">
        <w:rPr>
          <w:rFonts w:ascii="Arial" w:eastAsia="굴림" w:hAnsi="Arial" w:cs="Arial"/>
          <w:sz w:val="22"/>
        </w:rPr>
        <w:t>7</w:t>
      </w:r>
      <w:r w:rsidR="005A1280" w:rsidRPr="001D19F6">
        <w:rPr>
          <w:rFonts w:ascii="Arial" w:eastAsia="굴림" w:hAnsi="Arial" w:cs="Arial"/>
          <w:sz w:val="22"/>
        </w:rPr>
        <w:t xml:space="preserve">9. </w:t>
      </w:r>
      <w:r w:rsidR="00A91E24" w:rsidRPr="001D19F6">
        <w:rPr>
          <w:rFonts w:ascii="Arial" w:eastAsia="굴림" w:hAnsi="Arial" w:cs="Arial"/>
          <w:sz w:val="22"/>
        </w:rPr>
        <w:t xml:space="preserve">If your income is not sufficient for living expenses, how did you cover your living expenses? </w:t>
      </w:r>
      <w:r w:rsidR="009F1E16" w:rsidRPr="001D19F6">
        <w:rPr>
          <w:rFonts w:ascii="Arial" w:eastAsia="굴림" w:hAnsi="Arial" w:cs="Arial"/>
          <w:sz w:val="22"/>
        </w:rPr>
        <w:t>Choose</w:t>
      </w:r>
      <w:r w:rsidR="003E7E23" w:rsidRPr="001D19F6">
        <w:rPr>
          <w:rFonts w:ascii="Arial" w:eastAsia="굴림" w:hAnsi="Arial" w:cs="Arial"/>
          <w:sz w:val="22"/>
        </w:rPr>
        <w:t xml:space="preserve"> the three main activities that you have done mostly.</w:t>
      </w:r>
    </w:p>
    <w:p w14:paraId="43415806" w14:textId="77777777" w:rsidR="0052462E" w:rsidRPr="001D19F6" w:rsidRDefault="0052462E" w:rsidP="0052462E">
      <w:pPr>
        <w:pStyle w:val="a4"/>
        <w:rPr>
          <w:rFonts w:ascii="Arial" w:hAnsi="Arial" w:cs="Arial"/>
          <w:color w:val="auto"/>
          <w:sz w:val="22"/>
          <w:szCs w:val="22"/>
          <w:shd w:val="clear" w:color="auto" w:fill="FFFFFF"/>
        </w:rPr>
      </w:pPr>
      <w:r w:rsidRPr="001D19F6">
        <w:rPr>
          <w:rFonts w:ascii="Arial" w:hAnsi="Arial" w:cs="Arial"/>
          <w:color w:val="auto"/>
          <w:sz w:val="22"/>
          <w:szCs w:val="22"/>
        </w:rPr>
        <w:t xml:space="preserve">[IWER: </w:t>
      </w:r>
      <w:r w:rsidR="003E7E23" w:rsidRPr="001D19F6">
        <w:rPr>
          <w:rFonts w:ascii="Arial" w:hAnsi="Arial" w:cs="Arial"/>
          <w:color w:val="auto"/>
          <w:sz w:val="22"/>
          <w:szCs w:val="22"/>
        </w:rPr>
        <w:t xml:space="preserve">Cancellation of an insurance contract or lodge money from private </w:t>
      </w:r>
      <w:r w:rsidRPr="001D19F6">
        <w:rPr>
          <w:rFonts w:ascii="Arial" w:hAnsi="Arial" w:cs="Arial"/>
          <w:color w:val="auto"/>
          <w:sz w:val="22"/>
          <w:szCs w:val="22"/>
        </w:rPr>
        <w:t>savings club</w:t>
      </w:r>
      <w:r w:rsidR="003E7E23" w:rsidRPr="001D19F6">
        <w:rPr>
          <w:rFonts w:ascii="Arial" w:hAnsi="Arial" w:cs="Arial"/>
          <w:color w:val="auto"/>
          <w:sz w:val="22"/>
          <w:szCs w:val="22"/>
        </w:rPr>
        <w:t xml:space="preserve"> in advance </w:t>
      </w:r>
      <w:r w:rsidRPr="001D19F6">
        <w:rPr>
          <w:rFonts w:ascii="Arial" w:hAnsi="Arial" w:cs="Arial"/>
          <w:color w:val="auto"/>
          <w:sz w:val="22"/>
          <w:szCs w:val="22"/>
        </w:rPr>
        <w:t>fall</w:t>
      </w:r>
      <w:r w:rsidR="00383255" w:rsidRPr="001D19F6">
        <w:rPr>
          <w:rFonts w:ascii="Arial" w:hAnsi="Arial" w:cs="Arial"/>
          <w:color w:val="auto"/>
          <w:sz w:val="22"/>
          <w:szCs w:val="22"/>
        </w:rPr>
        <w:t>s</w:t>
      </w:r>
      <w:r w:rsidRPr="001D19F6">
        <w:rPr>
          <w:rFonts w:ascii="Arial" w:hAnsi="Arial" w:cs="Arial"/>
          <w:color w:val="auto"/>
          <w:sz w:val="22"/>
          <w:szCs w:val="22"/>
        </w:rPr>
        <w:t xml:space="preserve"> into </w:t>
      </w:r>
      <w:r w:rsidR="00383255" w:rsidRPr="001D19F6">
        <w:rPr>
          <w:rFonts w:ascii="Arial" w:hAnsi="Arial" w:cs="Arial"/>
          <w:color w:val="auto"/>
          <w:sz w:val="22"/>
          <w:szCs w:val="22"/>
        </w:rPr>
        <w:t>‘</w:t>
      </w:r>
      <w:r w:rsidRPr="001D19F6">
        <w:rPr>
          <w:rFonts w:hint="eastAsia"/>
          <w:color w:val="auto"/>
          <w:sz w:val="22"/>
          <w:szCs w:val="22"/>
        </w:rPr>
        <w:t>⑧</w:t>
      </w:r>
      <w:r w:rsidR="000E1AA0" w:rsidRPr="001D19F6">
        <w:rPr>
          <w:rFonts w:ascii="Arial" w:hAnsi="Arial" w:cs="Arial"/>
          <w:color w:val="auto"/>
          <w:sz w:val="22"/>
          <w:szCs w:val="22"/>
        </w:rPr>
        <w:t xml:space="preserve"> </w:t>
      </w:r>
      <w:r w:rsidR="00383255" w:rsidRPr="001D19F6">
        <w:rPr>
          <w:rFonts w:ascii="Arial" w:hAnsi="Arial" w:cs="Arial"/>
          <w:color w:val="auto"/>
          <w:sz w:val="22"/>
          <w:szCs w:val="22"/>
          <w:shd w:val="clear" w:color="auto" w:fill="FFFFFF"/>
        </w:rPr>
        <w:t>C</w:t>
      </w:r>
      <w:r w:rsidRPr="001D19F6">
        <w:rPr>
          <w:rFonts w:ascii="Arial" w:hAnsi="Arial" w:cs="Arial"/>
          <w:color w:val="auto"/>
          <w:sz w:val="22"/>
          <w:szCs w:val="22"/>
          <w:shd w:val="clear" w:color="auto" w:fill="FFFFFF"/>
        </w:rPr>
        <w:t>ancelled savings, deposits or installment savings</w:t>
      </w:r>
      <w:r w:rsidR="00383255" w:rsidRPr="001D19F6">
        <w:rPr>
          <w:rFonts w:ascii="Arial" w:hAnsi="Arial" w:cs="Arial"/>
          <w:color w:val="auto"/>
          <w:sz w:val="22"/>
          <w:szCs w:val="22"/>
          <w:shd w:val="clear" w:color="auto" w:fill="FFFFFF"/>
        </w:rPr>
        <w:t>’</w:t>
      </w:r>
      <w:r w:rsidRPr="001D19F6">
        <w:rPr>
          <w:rFonts w:ascii="Arial" w:hAnsi="Arial" w:cs="Arial"/>
          <w:color w:val="auto"/>
          <w:sz w:val="22"/>
          <w:szCs w:val="22"/>
          <w:shd w:val="clear" w:color="auto" w:fill="FFFFFF"/>
        </w:rPr>
        <w:t xml:space="preserve">. </w:t>
      </w:r>
      <w:r w:rsidR="00383255" w:rsidRPr="001D19F6">
        <w:rPr>
          <w:rFonts w:ascii="Arial" w:hAnsi="Arial" w:cs="Arial"/>
          <w:color w:val="auto"/>
          <w:sz w:val="22"/>
          <w:szCs w:val="22"/>
          <w:shd w:val="clear" w:color="auto" w:fill="FFFFFF"/>
        </w:rPr>
        <w:t>R</w:t>
      </w:r>
      <w:r w:rsidRPr="001D19F6">
        <w:rPr>
          <w:rFonts w:ascii="Arial" w:hAnsi="Arial" w:cs="Arial"/>
          <w:color w:val="auto"/>
          <w:sz w:val="22"/>
          <w:szCs w:val="22"/>
          <w:shd w:val="clear" w:color="auto" w:fill="FFFFFF"/>
        </w:rPr>
        <w:t>ais</w:t>
      </w:r>
      <w:r w:rsidR="007F7C97" w:rsidRPr="001D19F6">
        <w:rPr>
          <w:rFonts w:ascii="Arial" w:hAnsi="Arial" w:cs="Arial"/>
          <w:color w:val="auto"/>
          <w:sz w:val="22"/>
          <w:szCs w:val="22"/>
          <w:shd w:val="clear" w:color="auto" w:fill="FFFFFF"/>
        </w:rPr>
        <w:t>ing</w:t>
      </w:r>
      <w:r w:rsidRPr="001D19F6">
        <w:rPr>
          <w:rFonts w:ascii="Arial" w:hAnsi="Arial" w:cs="Arial"/>
          <w:color w:val="auto"/>
          <w:sz w:val="22"/>
          <w:szCs w:val="22"/>
          <w:shd w:val="clear" w:color="auto" w:fill="FFFFFF"/>
        </w:rPr>
        <w:t xml:space="preserve"> rent fall</w:t>
      </w:r>
      <w:r w:rsidR="00383255" w:rsidRPr="001D19F6">
        <w:rPr>
          <w:rFonts w:ascii="Arial" w:hAnsi="Arial" w:cs="Arial"/>
          <w:color w:val="auto"/>
          <w:sz w:val="22"/>
          <w:szCs w:val="22"/>
          <w:shd w:val="clear" w:color="auto" w:fill="FFFFFF"/>
        </w:rPr>
        <w:t>s</w:t>
      </w:r>
      <w:r w:rsidRPr="001D19F6">
        <w:rPr>
          <w:rFonts w:ascii="Arial" w:hAnsi="Arial" w:cs="Arial"/>
          <w:color w:val="auto"/>
          <w:sz w:val="22"/>
          <w:szCs w:val="22"/>
          <w:shd w:val="clear" w:color="auto" w:fill="FFFFFF"/>
        </w:rPr>
        <w:t xml:space="preserve"> into </w:t>
      </w:r>
      <w:r w:rsidR="00383255" w:rsidRPr="001D19F6">
        <w:rPr>
          <w:rFonts w:ascii="Arial" w:hAnsi="Arial" w:cs="Arial"/>
          <w:color w:val="auto"/>
          <w:sz w:val="22"/>
          <w:szCs w:val="22"/>
          <w:shd w:val="clear" w:color="auto" w:fill="FFFFFF"/>
        </w:rPr>
        <w:t>‘</w:t>
      </w:r>
      <w:r w:rsidRPr="001D19F6">
        <w:rPr>
          <w:rFonts w:hint="eastAsia"/>
          <w:color w:val="auto"/>
          <w:sz w:val="22"/>
          <w:szCs w:val="22"/>
          <w:shd w:val="clear" w:color="auto" w:fill="FFFFFF"/>
        </w:rPr>
        <w:t>⑥</w:t>
      </w:r>
      <w:r w:rsidR="00383255" w:rsidRPr="001D19F6">
        <w:rPr>
          <w:rFonts w:ascii="Arial" w:hAnsi="Arial" w:cs="Arial"/>
          <w:color w:val="auto"/>
          <w:sz w:val="22"/>
          <w:szCs w:val="22"/>
          <w:shd w:val="clear" w:color="auto" w:fill="FFFFFF"/>
        </w:rPr>
        <w:t>S</w:t>
      </w:r>
      <w:r w:rsidRPr="001D19F6">
        <w:rPr>
          <w:rFonts w:ascii="Arial" w:hAnsi="Arial" w:cs="Arial"/>
          <w:color w:val="auto"/>
          <w:sz w:val="22"/>
          <w:szCs w:val="22"/>
          <w:shd w:val="clear" w:color="auto" w:fill="FFFFFF"/>
        </w:rPr>
        <w:t>old</w:t>
      </w:r>
      <w:r w:rsidR="000E1AA0" w:rsidRPr="001D19F6">
        <w:rPr>
          <w:rFonts w:ascii="Arial" w:hAnsi="Arial" w:cs="Arial"/>
          <w:color w:val="auto"/>
          <w:sz w:val="22"/>
          <w:szCs w:val="22"/>
          <w:shd w:val="clear" w:color="auto" w:fill="FFFFFF"/>
        </w:rPr>
        <w:t xml:space="preserve"> </w:t>
      </w:r>
      <w:r w:rsidRPr="001D19F6">
        <w:rPr>
          <w:rFonts w:ascii="Arial" w:hAnsi="Arial" w:cs="Arial"/>
          <w:color w:val="auto"/>
          <w:sz w:val="22"/>
          <w:szCs w:val="22"/>
          <w:shd w:val="clear" w:color="auto" w:fill="FFFFFF"/>
        </w:rPr>
        <w:t>property or raised</w:t>
      </w:r>
      <w:r w:rsidR="000E1AA0" w:rsidRPr="001D19F6">
        <w:rPr>
          <w:rFonts w:ascii="Arial" w:hAnsi="Arial" w:cs="Arial"/>
          <w:color w:val="auto"/>
          <w:sz w:val="22"/>
          <w:szCs w:val="22"/>
          <w:shd w:val="clear" w:color="auto" w:fill="FFFFFF"/>
        </w:rPr>
        <w:t xml:space="preserve"> </w:t>
      </w:r>
      <w:r w:rsidRPr="001D19F6">
        <w:rPr>
          <w:rFonts w:ascii="Arial" w:hAnsi="Arial" w:cs="Arial"/>
          <w:color w:val="auto"/>
          <w:sz w:val="22"/>
          <w:szCs w:val="22"/>
          <w:shd w:val="clear" w:color="auto" w:fill="FFFFFF"/>
        </w:rPr>
        <w:t>house rent</w:t>
      </w:r>
      <w:r w:rsidR="00383255" w:rsidRPr="001D19F6">
        <w:rPr>
          <w:rFonts w:ascii="Arial" w:hAnsi="Arial" w:cs="Arial"/>
          <w:color w:val="auto"/>
          <w:sz w:val="22"/>
          <w:szCs w:val="22"/>
          <w:shd w:val="clear" w:color="auto" w:fill="FFFFFF"/>
        </w:rPr>
        <w:t>’</w:t>
      </w:r>
      <w:r w:rsidRPr="001D19F6">
        <w:rPr>
          <w:rFonts w:ascii="Arial" w:hAnsi="Arial" w:cs="Arial"/>
          <w:color w:val="auto"/>
          <w:sz w:val="22"/>
          <w:szCs w:val="22"/>
          <w:shd w:val="clear" w:color="auto" w:fill="FFFFFF"/>
        </w:rPr>
        <w:t>.]</w:t>
      </w:r>
    </w:p>
    <w:p w14:paraId="3CDAC23F" w14:textId="77777777" w:rsidR="00624BD4" w:rsidRPr="001D19F6" w:rsidRDefault="00624BD4" w:rsidP="003E7E23">
      <w:pPr>
        <w:wordWrap/>
        <w:spacing w:line="360" w:lineRule="auto"/>
        <w:ind w:leftChars="100" w:left="200"/>
        <w:rPr>
          <w:rFonts w:ascii="Arial" w:eastAsia="굴림" w:hAnsi="Arial" w:cs="Arial"/>
          <w:sz w:val="22"/>
          <w:u w:val="single"/>
        </w:rPr>
      </w:pPr>
      <w:r w:rsidRPr="001D19F6">
        <w:rPr>
          <w:rFonts w:ascii="Arial" w:eastAsia="굴림" w:hAnsi="Arial" w:cs="Arial"/>
          <w:sz w:val="22"/>
        </w:rPr>
        <w:t>First:</w:t>
      </w:r>
      <w:r w:rsidR="003E7E23" w:rsidRPr="001D19F6">
        <w:rPr>
          <w:rFonts w:ascii="Arial" w:eastAsia="굴림" w:hAnsi="Arial" w:cs="Arial"/>
          <w:sz w:val="22"/>
        </w:rPr>
        <w:t xml:space="preserve"> ___________________</w:t>
      </w:r>
    </w:p>
    <w:p w14:paraId="2F5AC7CD" w14:textId="77777777" w:rsidR="00624BD4" w:rsidRPr="001D19F6" w:rsidRDefault="00624BD4" w:rsidP="003E7E23">
      <w:pPr>
        <w:wordWrap/>
        <w:spacing w:line="360" w:lineRule="auto"/>
        <w:ind w:leftChars="100" w:left="200"/>
        <w:rPr>
          <w:rFonts w:ascii="Arial" w:eastAsia="굴림" w:hAnsi="Arial" w:cs="Arial"/>
          <w:sz w:val="22"/>
          <w:u w:val="single"/>
        </w:rPr>
      </w:pPr>
      <w:r w:rsidRPr="001D19F6">
        <w:rPr>
          <w:rFonts w:ascii="Arial" w:eastAsia="굴림" w:hAnsi="Arial" w:cs="Arial"/>
          <w:sz w:val="22"/>
        </w:rPr>
        <w:t>Second:</w:t>
      </w:r>
      <w:r w:rsidR="003E7E23" w:rsidRPr="001D19F6">
        <w:rPr>
          <w:rFonts w:ascii="Arial" w:eastAsia="굴림" w:hAnsi="Arial" w:cs="Arial"/>
          <w:sz w:val="22"/>
        </w:rPr>
        <w:t xml:space="preserve"> ________________</w:t>
      </w:r>
    </w:p>
    <w:p w14:paraId="48AFBFF1" w14:textId="77777777" w:rsidR="00624BD4" w:rsidRPr="001D19F6" w:rsidRDefault="00624BD4" w:rsidP="003E7E23">
      <w:pPr>
        <w:wordWrap/>
        <w:spacing w:line="360" w:lineRule="auto"/>
        <w:ind w:leftChars="100" w:left="200"/>
        <w:rPr>
          <w:rFonts w:ascii="Arial" w:eastAsia="굴림" w:hAnsi="Arial" w:cs="Arial"/>
          <w:sz w:val="22"/>
        </w:rPr>
      </w:pPr>
      <w:r w:rsidRPr="001D19F6">
        <w:rPr>
          <w:rFonts w:ascii="Arial" w:eastAsia="굴림" w:hAnsi="Arial" w:cs="Arial"/>
          <w:sz w:val="22"/>
        </w:rPr>
        <w:t>Third:</w:t>
      </w:r>
      <w:r w:rsidR="003E7E23" w:rsidRPr="001D19F6">
        <w:rPr>
          <w:rFonts w:ascii="Arial" w:eastAsia="굴림" w:hAnsi="Arial" w:cs="Arial"/>
          <w:sz w:val="22"/>
        </w:rPr>
        <w:t xml:space="preserve"> __________________</w:t>
      </w:r>
    </w:p>
    <w:p w14:paraId="19634A6F" w14:textId="77777777" w:rsidR="00624BD4" w:rsidRPr="001D19F6" w:rsidRDefault="003E7E23"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U</w:t>
      </w:r>
      <w:r w:rsidR="00D66FB5" w:rsidRPr="001D19F6">
        <w:rPr>
          <w:rFonts w:ascii="Arial" w:eastAsia="굴림" w:hAnsi="Arial" w:cs="Arial"/>
          <w:sz w:val="22"/>
        </w:rPr>
        <w:t>sed b</w:t>
      </w:r>
      <w:r w:rsidR="005A1280" w:rsidRPr="001D19F6">
        <w:rPr>
          <w:rFonts w:ascii="Arial" w:eastAsia="굴림" w:hAnsi="Arial" w:cs="Arial"/>
          <w:sz w:val="22"/>
        </w:rPr>
        <w:t>ank loan</w:t>
      </w:r>
      <w:r w:rsidR="00D66FB5" w:rsidRPr="001D19F6">
        <w:rPr>
          <w:rFonts w:ascii="Arial" w:eastAsia="굴림" w:hAnsi="Arial" w:cs="Arial"/>
          <w:sz w:val="22"/>
        </w:rPr>
        <w:t>s</w:t>
      </w:r>
      <w:r w:rsidR="00D24248" w:rsidRPr="001D19F6">
        <w:rPr>
          <w:rFonts w:ascii="Arial" w:eastAsia="굴림" w:hAnsi="Arial" w:cs="Arial"/>
          <w:sz w:val="22"/>
        </w:rPr>
        <w:t xml:space="preserve"> </w:t>
      </w:r>
      <w:r w:rsidR="00624BD4" w:rsidRPr="001D19F6">
        <w:rPr>
          <w:rFonts w:ascii="Arial" w:eastAsia="굴림" w:hAnsi="Arial" w:cs="Arial"/>
          <w:sz w:val="22"/>
        </w:rPr>
        <w:t>or overdraft</w:t>
      </w:r>
      <w:r w:rsidR="00D66FB5" w:rsidRPr="001D19F6">
        <w:rPr>
          <w:rFonts w:ascii="Arial" w:eastAsia="굴림" w:hAnsi="Arial" w:cs="Arial"/>
          <w:sz w:val="22"/>
        </w:rPr>
        <w:t>s</w:t>
      </w:r>
    </w:p>
    <w:p w14:paraId="112B3B8D" w14:textId="77777777" w:rsidR="00624BD4" w:rsidRPr="001D19F6" w:rsidRDefault="00D66FB5"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Relied on c</w:t>
      </w:r>
      <w:r w:rsidR="00624BD4" w:rsidRPr="001D19F6">
        <w:rPr>
          <w:rFonts w:ascii="Arial" w:eastAsia="굴림" w:hAnsi="Arial" w:cs="Arial"/>
          <w:sz w:val="22"/>
        </w:rPr>
        <w:t>ash advance</w:t>
      </w:r>
      <w:r w:rsidRPr="001D19F6">
        <w:rPr>
          <w:rFonts w:ascii="Arial" w:eastAsia="굴림" w:hAnsi="Arial" w:cs="Arial"/>
          <w:sz w:val="22"/>
        </w:rPr>
        <w:t>s</w:t>
      </w:r>
    </w:p>
    <w:p w14:paraId="42983EAE" w14:textId="77777777" w:rsidR="00624BD4" w:rsidRPr="001D19F6" w:rsidRDefault="005A1280"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 xml:space="preserve">Borrowed money </w:t>
      </w:r>
      <w:r w:rsidR="00624BD4" w:rsidRPr="001D19F6">
        <w:rPr>
          <w:rFonts w:ascii="Arial" w:eastAsia="굴림" w:hAnsi="Arial" w:cs="Arial"/>
          <w:sz w:val="22"/>
        </w:rPr>
        <w:t>from relatives</w:t>
      </w:r>
    </w:p>
    <w:p w14:paraId="65A9645D"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Borrow</w:t>
      </w:r>
      <w:r w:rsidR="005A1280" w:rsidRPr="001D19F6">
        <w:rPr>
          <w:rFonts w:ascii="Arial" w:eastAsia="굴림" w:hAnsi="Arial" w:cs="Arial"/>
          <w:sz w:val="22"/>
        </w:rPr>
        <w:t>ed money</w:t>
      </w:r>
      <w:r w:rsidRPr="001D19F6">
        <w:rPr>
          <w:rFonts w:ascii="Arial" w:eastAsia="굴림" w:hAnsi="Arial" w:cs="Arial"/>
          <w:sz w:val="22"/>
        </w:rPr>
        <w:t xml:space="preserve"> from friends and neighbors</w:t>
      </w:r>
    </w:p>
    <w:p w14:paraId="2E7C24BE" w14:textId="77777777" w:rsidR="00624BD4" w:rsidRPr="001D19F6" w:rsidRDefault="00D66FB5"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Used p</w:t>
      </w:r>
      <w:r w:rsidR="00624BD4" w:rsidRPr="001D19F6">
        <w:rPr>
          <w:rFonts w:ascii="Arial" w:eastAsia="굴림" w:hAnsi="Arial" w:cs="Arial"/>
          <w:sz w:val="22"/>
        </w:rPr>
        <w:t>rivate loan</w:t>
      </w:r>
      <w:r w:rsidRPr="001D19F6">
        <w:rPr>
          <w:rFonts w:ascii="Arial" w:eastAsia="굴림" w:hAnsi="Arial" w:cs="Arial"/>
          <w:sz w:val="22"/>
        </w:rPr>
        <w:t>s</w:t>
      </w:r>
    </w:p>
    <w:p w14:paraId="6B9A6882"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S</w:t>
      </w:r>
      <w:r w:rsidR="005A1280" w:rsidRPr="001D19F6">
        <w:rPr>
          <w:rFonts w:ascii="Arial" w:eastAsia="굴림" w:hAnsi="Arial" w:cs="Arial"/>
          <w:sz w:val="22"/>
        </w:rPr>
        <w:t>old</w:t>
      </w:r>
      <w:r w:rsidR="00D24248" w:rsidRPr="001D19F6">
        <w:rPr>
          <w:rFonts w:ascii="Arial" w:eastAsia="굴림" w:hAnsi="Arial" w:cs="Arial"/>
          <w:sz w:val="22"/>
        </w:rPr>
        <w:t xml:space="preserve"> </w:t>
      </w:r>
      <w:r w:rsidR="00D66FB5" w:rsidRPr="001D19F6">
        <w:rPr>
          <w:rFonts w:ascii="Arial" w:eastAsia="굴림" w:hAnsi="Arial" w:cs="Arial"/>
          <w:sz w:val="22"/>
        </w:rPr>
        <w:t xml:space="preserve">property </w:t>
      </w:r>
      <w:r w:rsidRPr="001D19F6">
        <w:rPr>
          <w:rFonts w:ascii="Arial" w:eastAsia="굴림" w:hAnsi="Arial" w:cs="Arial"/>
          <w:sz w:val="22"/>
        </w:rPr>
        <w:t>or raise</w:t>
      </w:r>
      <w:r w:rsidR="005A1280" w:rsidRPr="001D19F6">
        <w:rPr>
          <w:rFonts w:ascii="Arial" w:eastAsia="굴림" w:hAnsi="Arial" w:cs="Arial"/>
          <w:sz w:val="22"/>
        </w:rPr>
        <w:t>d</w:t>
      </w:r>
      <w:r w:rsidR="00D24248" w:rsidRPr="001D19F6">
        <w:rPr>
          <w:rFonts w:ascii="Arial" w:eastAsia="굴림" w:hAnsi="Arial" w:cs="Arial"/>
          <w:sz w:val="22"/>
        </w:rPr>
        <w:t xml:space="preserve"> </w:t>
      </w:r>
      <w:r w:rsidR="005A1280" w:rsidRPr="001D19F6">
        <w:rPr>
          <w:rFonts w:ascii="Arial" w:eastAsia="굴림" w:hAnsi="Arial" w:cs="Arial"/>
          <w:sz w:val="22"/>
        </w:rPr>
        <w:t>house rent</w:t>
      </w:r>
      <w:r w:rsidR="00D24248" w:rsidRPr="001D19F6">
        <w:rPr>
          <w:rFonts w:ascii="Arial" w:eastAsia="굴림" w:hAnsi="Arial" w:cs="Arial"/>
          <w:sz w:val="22"/>
        </w:rPr>
        <w:t xml:space="preserve"> of property</w:t>
      </w:r>
    </w:p>
    <w:p w14:paraId="1DA83B1D"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Reduce</w:t>
      </w:r>
      <w:r w:rsidR="00D66FB5" w:rsidRPr="001D19F6">
        <w:rPr>
          <w:rFonts w:ascii="Arial" w:eastAsia="굴림" w:hAnsi="Arial" w:cs="Arial"/>
          <w:sz w:val="22"/>
        </w:rPr>
        <w:t>d</w:t>
      </w:r>
      <w:r w:rsidR="00D24248" w:rsidRPr="001D19F6">
        <w:rPr>
          <w:rFonts w:ascii="Arial" w:eastAsia="굴림" w:hAnsi="Arial" w:cs="Arial"/>
          <w:sz w:val="22"/>
        </w:rPr>
        <w:t xml:space="preserve"> the price of lease (e.g. monthly rent feel) </w:t>
      </w:r>
    </w:p>
    <w:p w14:paraId="59F092FD" w14:textId="77777777" w:rsidR="00624BD4" w:rsidRPr="001D19F6" w:rsidRDefault="00624BD4" w:rsidP="00F14BA4">
      <w:pPr>
        <w:pStyle w:val="a4"/>
        <w:numPr>
          <w:ilvl w:val="0"/>
          <w:numId w:val="735"/>
        </w:numPr>
        <w:rPr>
          <w:rFonts w:ascii="Arial" w:hAnsi="Arial" w:cs="Arial"/>
          <w:color w:val="auto"/>
          <w:sz w:val="22"/>
          <w:szCs w:val="22"/>
        </w:rPr>
      </w:pPr>
      <w:r w:rsidRPr="001D19F6">
        <w:rPr>
          <w:rFonts w:ascii="Arial" w:hAnsi="Arial" w:cs="Arial"/>
          <w:color w:val="auto"/>
          <w:sz w:val="22"/>
          <w:szCs w:val="22"/>
          <w:shd w:val="clear" w:color="auto" w:fill="FFFFFF"/>
        </w:rPr>
        <w:t>Cancel</w:t>
      </w:r>
      <w:r w:rsidR="0052462E" w:rsidRPr="001D19F6">
        <w:rPr>
          <w:rFonts w:ascii="Arial" w:hAnsi="Arial" w:cs="Arial"/>
          <w:color w:val="auto"/>
          <w:sz w:val="22"/>
          <w:szCs w:val="22"/>
          <w:shd w:val="clear" w:color="auto" w:fill="FFFFFF"/>
        </w:rPr>
        <w:t>l</w:t>
      </w:r>
      <w:r w:rsidR="00D66FB5" w:rsidRPr="001D19F6">
        <w:rPr>
          <w:rFonts w:ascii="Arial" w:hAnsi="Arial" w:cs="Arial"/>
          <w:color w:val="auto"/>
          <w:sz w:val="22"/>
          <w:szCs w:val="22"/>
          <w:shd w:val="clear" w:color="auto" w:fill="FFFFFF"/>
        </w:rPr>
        <w:t xml:space="preserve">ed </w:t>
      </w:r>
      <w:r w:rsidRPr="001D19F6">
        <w:rPr>
          <w:rFonts w:ascii="Arial" w:hAnsi="Arial" w:cs="Arial"/>
          <w:color w:val="auto"/>
          <w:sz w:val="22"/>
          <w:szCs w:val="22"/>
          <w:shd w:val="clear" w:color="auto" w:fill="FFFFFF"/>
        </w:rPr>
        <w:t>savings, deposit</w:t>
      </w:r>
      <w:r w:rsidR="0052462E" w:rsidRPr="001D19F6">
        <w:rPr>
          <w:rFonts w:ascii="Arial" w:hAnsi="Arial" w:cs="Arial"/>
          <w:color w:val="auto"/>
          <w:sz w:val="22"/>
          <w:szCs w:val="22"/>
          <w:shd w:val="clear" w:color="auto" w:fill="FFFFFF"/>
        </w:rPr>
        <w:t>s or installment savings</w:t>
      </w:r>
    </w:p>
    <w:p w14:paraId="7D43CA60"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lastRenderedPageBreak/>
        <w:t>S</w:t>
      </w:r>
      <w:r w:rsidR="00D66FB5" w:rsidRPr="001D19F6">
        <w:rPr>
          <w:rFonts w:ascii="Arial" w:eastAsia="굴림" w:hAnsi="Arial" w:cs="Arial"/>
          <w:sz w:val="22"/>
        </w:rPr>
        <w:t>old</w:t>
      </w:r>
      <w:r w:rsidRPr="001D19F6">
        <w:rPr>
          <w:rFonts w:ascii="Arial" w:eastAsia="굴림" w:hAnsi="Arial" w:cs="Arial"/>
          <w:sz w:val="22"/>
        </w:rPr>
        <w:t xml:space="preserve"> financial assets including stock</w:t>
      </w:r>
      <w:r w:rsidR="005A1280" w:rsidRPr="001D19F6">
        <w:rPr>
          <w:rFonts w:ascii="Arial" w:eastAsia="굴림" w:hAnsi="Arial" w:cs="Arial"/>
          <w:sz w:val="22"/>
        </w:rPr>
        <w:t>s</w:t>
      </w:r>
      <w:r w:rsidRPr="001D19F6">
        <w:rPr>
          <w:rFonts w:ascii="Arial" w:eastAsia="굴림" w:hAnsi="Arial" w:cs="Arial"/>
          <w:sz w:val="22"/>
        </w:rPr>
        <w:t xml:space="preserve"> and bond</w:t>
      </w:r>
      <w:r w:rsidR="005A1280" w:rsidRPr="001D19F6">
        <w:rPr>
          <w:rFonts w:ascii="Arial" w:eastAsia="굴림" w:hAnsi="Arial" w:cs="Arial"/>
          <w:sz w:val="22"/>
        </w:rPr>
        <w:t>s</w:t>
      </w:r>
    </w:p>
    <w:p w14:paraId="2CB7B63E"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S</w:t>
      </w:r>
      <w:r w:rsidR="00D66FB5" w:rsidRPr="001D19F6">
        <w:rPr>
          <w:rFonts w:ascii="Arial" w:eastAsia="굴림" w:hAnsi="Arial" w:cs="Arial"/>
          <w:sz w:val="22"/>
        </w:rPr>
        <w:t xml:space="preserve">old </w:t>
      </w:r>
      <w:r w:rsidR="0052462E" w:rsidRPr="001D19F6">
        <w:rPr>
          <w:rFonts w:ascii="Arial" w:eastAsia="굴림" w:hAnsi="Arial" w:cs="Arial"/>
          <w:sz w:val="22"/>
        </w:rPr>
        <w:t>car,</w:t>
      </w:r>
      <w:r w:rsidR="00D66FB5" w:rsidRPr="001D19F6">
        <w:rPr>
          <w:rFonts w:ascii="Arial" w:eastAsia="굴림" w:hAnsi="Arial" w:cs="Arial"/>
          <w:sz w:val="22"/>
        </w:rPr>
        <w:t xml:space="preserve"> durables</w:t>
      </w:r>
      <w:r w:rsidRPr="001D19F6">
        <w:rPr>
          <w:rFonts w:ascii="Arial" w:eastAsia="굴림" w:hAnsi="Arial" w:cs="Arial"/>
          <w:sz w:val="22"/>
        </w:rPr>
        <w:t xml:space="preserve"> or valuables such as gold and silver</w:t>
      </w:r>
    </w:p>
    <w:p w14:paraId="1ED73B9F" w14:textId="77777777" w:rsidR="00624BD4" w:rsidRPr="001D19F6" w:rsidRDefault="00624BD4" w:rsidP="00F14BA4">
      <w:pPr>
        <w:pStyle w:val="a6"/>
        <w:numPr>
          <w:ilvl w:val="0"/>
          <w:numId w:val="735"/>
        </w:numPr>
        <w:wordWrap/>
        <w:spacing w:line="360" w:lineRule="auto"/>
        <w:ind w:leftChars="0"/>
        <w:rPr>
          <w:rFonts w:ascii="Arial" w:eastAsia="굴림" w:hAnsi="Arial" w:cs="Arial"/>
          <w:sz w:val="22"/>
        </w:rPr>
      </w:pPr>
      <w:r w:rsidRPr="001D19F6">
        <w:rPr>
          <w:rFonts w:ascii="Arial" w:eastAsia="굴림" w:hAnsi="Arial" w:cs="Arial"/>
          <w:sz w:val="22"/>
        </w:rPr>
        <w:t>Other</w:t>
      </w:r>
      <w:r w:rsidR="005A1280" w:rsidRPr="001D19F6">
        <w:rPr>
          <w:rFonts w:ascii="Arial" w:eastAsia="굴림" w:hAnsi="Arial" w:cs="Arial"/>
          <w:sz w:val="22"/>
        </w:rPr>
        <w:t>s</w:t>
      </w:r>
    </w:p>
    <w:p w14:paraId="42170719" w14:textId="77777777" w:rsidR="00624BD4" w:rsidRPr="001D19F6" w:rsidRDefault="00624BD4" w:rsidP="00624BD4">
      <w:pPr>
        <w:wordWrap/>
        <w:spacing w:line="360" w:lineRule="auto"/>
        <w:rPr>
          <w:rFonts w:ascii="Arial" w:eastAsia="굴림" w:hAnsi="Arial" w:cs="Arial"/>
          <w:sz w:val="22"/>
        </w:rPr>
      </w:pPr>
    </w:p>
    <w:p w14:paraId="087816BD" w14:textId="7777777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0.</w:t>
      </w:r>
      <w:r w:rsidR="00383B06" w:rsidRPr="001D19F6">
        <w:rPr>
          <w:rFonts w:ascii="Arial" w:eastAsia="굴림" w:hAnsi="Arial" w:cs="Arial"/>
          <w:sz w:val="22"/>
        </w:rPr>
        <w:t xml:space="preserve"> </w:t>
      </w:r>
      <w:r w:rsidR="00D66FB5" w:rsidRPr="001D19F6">
        <w:rPr>
          <w:rFonts w:ascii="Arial" w:eastAsia="굴림" w:hAnsi="Arial" w:cs="Arial"/>
          <w:sz w:val="22"/>
        </w:rPr>
        <w:t>If others, please specify.</w:t>
      </w:r>
    </w:p>
    <w:p w14:paraId="020CFD2C" w14:textId="77777777" w:rsidR="00624BD4" w:rsidRPr="001D19F6" w:rsidRDefault="003E7E23" w:rsidP="00624BD4">
      <w:pPr>
        <w:wordWrap/>
        <w:spacing w:line="360" w:lineRule="auto"/>
        <w:rPr>
          <w:rFonts w:ascii="Arial" w:eastAsia="굴림" w:hAnsi="Arial" w:cs="Arial"/>
          <w:sz w:val="22"/>
          <w:u w:val="single"/>
        </w:rPr>
      </w:pPr>
      <w:r w:rsidRPr="001D19F6">
        <w:rPr>
          <w:rFonts w:ascii="Arial" w:eastAsia="굴림" w:hAnsi="Arial" w:cs="Arial"/>
          <w:kern w:val="0"/>
          <w:sz w:val="22"/>
        </w:rPr>
        <w:tab/>
        <w:t>_______________________________</w:t>
      </w:r>
    </w:p>
    <w:p w14:paraId="4759306A" w14:textId="77777777" w:rsidR="00452093" w:rsidRPr="001D19F6" w:rsidRDefault="00D24248" w:rsidP="00D24248">
      <w:pPr>
        <w:wordWrap/>
        <w:spacing w:line="360" w:lineRule="auto"/>
        <w:rPr>
          <w:rFonts w:ascii="Arial" w:eastAsia="굴림" w:hAnsi="Arial" w:cs="Arial"/>
          <w:b/>
          <w:sz w:val="22"/>
        </w:rPr>
      </w:pPr>
      <w:r w:rsidRPr="001D19F6">
        <w:rPr>
          <w:rFonts w:ascii="Arial" w:eastAsia="굴림" w:hAnsi="Arial" w:cs="Arial"/>
          <w:b/>
          <w:sz w:val="22"/>
        </w:rPr>
        <w:t>&lt;</w:t>
      </w:r>
      <w:r w:rsidR="000E1AA0" w:rsidRPr="001D19F6">
        <w:rPr>
          <w:rFonts w:ascii="Arial" w:eastAsia="굴림" w:hAnsi="Arial" w:cs="Arial"/>
          <w:b/>
          <w:sz w:val="22"/>
        </w:rPr>
        <w:t xml:space="preserve"> </w:t>
      </w:r>
      <w:r w:rsidR="00452093" w:rsidRPr="001D19F6">
        <w:rPr>
          <w:rFonts w:ascii="Arial" w:eastAsia="굴림" w:hAnsi="Arial" w:cs="Arial"/>
          <w:b/>
          <w:sz w:val="22"/>
        </w:rPr>
        <w:t>Savings</w:t>
      </w:r>
      <w:r w:rsidR="000E1AA0" w:rsidRPr="001D19F6">
        <w:rPr>
          <w:rFonts w:ascii="Arial" w:eastAsia="굴림" w:hAnsi="Arial" w:cs="Arial"/>
          <w:b/>
          <w:sz w:val="22"/>
        </w:rPr>
        <w:t xml:space="preserve"> </w:t>
      </w:r>
      <w:r w:rsidRPr="001D19F6">
        <w:rPr>
          <w:rFonts w:ascii="Arial" w:eastAsia="굴림" w:hAnsi="Arial" w:cs="Arial"/>
          <w:b/>
          <w:sz w:val="22"/>
        </w:rPr>
        <w:t>&gt;</w:t>
      </w:r>
    </w:p>
    <w:p w14:paraId="43A32B86" w14:textId="5C7AD953"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1.</w:t>
      </w:r>
      <w:r w:rsidR="003B0ACA" w:rsidRPr="001D19F6">
        <w:rPr>
          <w:rFonts w:ascii="Arial" w:eastAsia="굴림" w:hAnsi="Arial" w:cs="Arial"/>
          <w:sz w:val="22"/>
        </w:rPr>
        <w:t xml:space="preserve"> </w:t>
      </w:r>
      <w:r w:rsidR="00624BD4" w:rsidRPr="001D19F6">
        <w:rPr>
          <w:rFonts w:ascii="Arial" w:eastAsia="굴림" w:hAnsi="Arial" w:cs="Arial"/>
          <w:sz w:val="22"/>
        </w:rPr>
        <w:t xml:space="preserve">I am going to ask you about savings. </w:t>
      </w:r>
      <w:r w:rsidR="003B0ACA" w:rsidRPr="001D19F6">
        <w:rPr>
          <w:rFonts w:ascii="Arial" w:eastAsia="굴림" w:hAnsi="Arial" w:cs="Arial"/>
          <w:sz w:val="22"/>
        </w:rPr>
        <w:t xml:space="preserve">How much was your household’s savings in an average month </w:t>
      </w:r>
      <w:r w:rsidR="00624BD4" w:rsidRPr="001D19F6">
        <w:rPr>
          <w:rFonts w:ascii="Arial" w:eastAsia="굴림" w:hAnsi="Arial" w:cs="Arial"/>
          <w:sz w:val="22"/>
        </w:rPr>
        <w:t>in the last calendar year (</w:t>
      </w:r>
      <w:del w:id="9171" w:author="Keis" w:date="2024-09-06T10:18:00Z">
        <w:r w:rsidR="001E376B" w:rsidDel="009F27DD">
          <w:rPr>
            <w:rFonts w:ascii="Arial" w:eastAsia="굴림" w:hAnsi="Arial" w:cs="Arial" w:hint="eastAsia"/>
            <w:color w:val="FF0000"/>
            <w:sz w:val="22"/>
          </w:rPr>
          <w:delText>2019</w:delText>
        </w:r>
      </w:del>
      <w:ins w:id="9172" w:author="Keis" w:date="2024-09-06T10:18:00Z">
        <w:r w:rsidR="009F27DD" w:rsidRPr="009F27DD">
          <w:rPr>
            <w:rFonts w:ascii="Arial" w:eastAsia="굴림" w:hAnsi="Arial" w:cs="Arial" w:hint="eastAsia"/>
            <w:color w:val="00B050"/>
            <w:sz w:val="22"/>
          </w:rPr>
          <w:t>2021</w:t>
        </w:r>
      </w:ins>
      <w:r w:rsidR="00624BD4" w:rsidRPr="001D19F6">
        <w:rPr>
          <w:rFonts w:ascii="Arial" w:eastAsia="굴림" w:hAnsi="Arial" w:cs="Arial"/>
          <w:sz w:val="22"/>
        </w:rPr>
        <w:t>)?</w:t>
      </w:r>
      <w:r w:rsidR="003B0ACA" w:rsidRPr="001D19F6">
        <w:rPr>
          <w:rFonts w:ascii="Arial" w:eastAsia="굴림" w:hAnsi="Arial" w:cs="Arial"/>
          <w:sz w:val="22"/>
        </w:rPr>
        <w:t xml:space="preserve"> Savings</w:t>
      </w:r>
      <w:r w:rsidR="00624BD4" w:rsidRPr="001D19F6">
        <w:rPr>
          <w:rFonts w:ascii="Arial" w:eastAsia="굴림" w:hAnsi="Arial" w:cs="Arial"/>
          <w:sz w:val="22"/>
        </w:rPr>
        <w:t xml:space="preserve"> include </w:t>
      </w:r>
      <w:r w:rsidR="007443BA" w:rsidRPr="001D19F6">
        <w:rPr>
          <w:rFonts w:ascii="Arial" w:eastAsia="굴림" w:hAnsi="Arial" w:cs="Arial"/>
          <w:sz w:val="22"/>
        </w:rPr>
        <w:t xml:space="preserve">general </w:t>
      </w:r>
      <w:r w:rsidR="003B0ACA" w:rsidRPr="001D19F6">
        <w:rPr>
          <w:rFonts w:ascii="Arial" w:eastAsia="굴림" w:hAnsi="Arial" w:cs="Arial"/>
          <w:sz w:val="22"/>
        </w:rPr>
        <w:t>saving</w:t>
      </w:r>
      <w:r w:rsidR="00624BD4" w:rsidRPr="001D19F6">
        <w:rPr>
          <w:rFonts w:ascii="Arial" w:eastAsia="굴림" w:hAnsi="Arial" w:cs="Arial"/>
          <w:sz w:val="22"/>
        </w:rPr>
        <w:t>, installment savings</w:t>
      </w:r>
      <w:r w:rsidR="007443BA" w:rsidRPr="001D19F6">
        <w:rPr>
          <w:rFonts w:ascii="Arial" w:eastAsia="굴림" w:hAnsi="Arial" w:cs="Arial"/>
          <w:sz w:val="22"/>
        </w:rPr>
        <w:t>, insurance, personal pension and private savings club (</w:t>
      </w:r>
      <w:proofErr w:type="spellStart"/>
      <w:r w:rsidR="007443BA" w:rsidRPr="001D19F6">
        <w:rPr>
          <w:rFonts w:ascii="Arial" w:eastAsia="굴림" w:hAnsi="Arial" w:cs="Arial"/>
          <w:sz w:val="22"/>
        </w:rPr>
        <w:t>Gye</w:t>
      </w:r>
      <w:proofErr w:type="spellEnd"/>
      <w:r w:rsidR="007443BA" w:rsidRPr="001D19F6">
        <w:rPr>
          <w:rFonts w:ascii="Arial" w:eastAsia="굴림" w:hAnsi="Arial" w:cs="Arial"/>
          <w:sz w:val="22"/>
        </w:rPr>
        <w:t>)</w:t>
      </w:r>
      <w:r w:rsidR="00624BD4" w:rsidRPr="001D19F6">
        <w:rPr>
          <w:rFonts w:ascii="Arial" w:eastAsia="굴림" w:hAnsi="Arial" w:cs="Arial"/>
          <w:sz w:val="22"/>
        </w:rPr>
        <w:t>. (unit: 10,000 Korean won)</w:t>
      </w:r>
    </w:p>
    <w:p w14:paraId="65C99C6D" w14:textId="77777777" w:rsidR="00624BD4" w:rsidRPr="001D19F6" w:rsidRDefault="003B0ACA" w:rsidP="00624BD4">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624BD4" w:rsidRPr="001D19F6">
        <w:rPr>
          <w:rFonts w:ascii="Arial" w:eastAsia="굴림" w:hAnsi="Arial" w:cs="Arial"/>
          <w:sz w:val="22"/>
        </w:rPr>
        <w:t>MW [</w:t>
      </w:r>
      <w:r w:rsidR="003608C0" w:rsidRPr="001D19F6">
        <w:rPr>
          <w:rFonts w:ascii="Arial" w:eastAsia="굴림" w:hAnsi="Arial" w:cs="Arial"/>
          <w:sz w:val="22"/>
        </w:rPr>
        <w:t xml:space="preserve">Range: </w:t>
      </w:r>
      <w:r w:rsidR="00624BD4" w:rsidRPr="001D19F6">
        <w:rPr>
          <w:rFonts w:ascii="Arial" w:eastAsia="굴림" w:hAnsi="Arial" w:cs="Arial"/>
          <w:sz w:val="22"/>
        </w:rPr>
        <w:t xml:space="preserve">0~9997] →Go to </w:t>
      </w:r>
      <w:r w:rsidR="00527595"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7</w:t>
      </w:r>
    </w:p>
    <w:p w14:paraId="0282FF42" w14:textId="77777777" w:rsidR="00624BD4" w:rsidRPr="001D19F6" w:rsidRDefault="00624BD4" w:rsidP="003B0ACA">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527595" w:rsidRPr="001D19F6">
        <w:rPr>
          <w:rFonts w:ascii="Arial" w:eastAsia="굴림" w:hAnsi="Arial" w:cs="Arial"/>
          <w:sz w:val="22"/>
        </w:rPr>
        <w:t>E2</w:t>
      </w:r>
      <w:r w:rsidR="00663DA8" w:rsidRPr="001D19F6">
        <w:rPr>
          <w:rFonts w:ascii="Arial" w:eastAsia="굴림" w:hAnsi="Arial" w:cs="Arial"/>
          <w:sz w:val="22"/>
        </w:rPr>
        <w:t>8</w:t>
      </w:r>
      <w:r w:rsidRPr="001D19F6">
        <w:rPr>
          <w:rFonts w:ascii="Arial" w:eastAsia="굴림" w:hAnsi="Arial" w:cs="Arial"/>
          <w:sz w:val="22"/>
        </w:rPr>
        <w:t>2~</w:t>
      </w:r>
      <w:r w:rsidR="00527595" w:rsidRPr="001D19F6">
        <w:rPr>
          <w:rFonts w:ascii="Arial" w:eastAsia="굴림" w:hAnsi="Arial" w:cs="Arial"/>
          <w:sz w:val="22"/>
        </w:rPr>
        <w:t>E2</w:t>
      </w:r>
      <w:r w:rsidR="00663DA8" w:rsidRPr="001D19F6">
        <w:rPr>
          <w:rFonts w:ascii="Arial" w:eastAsia="굴림" w:hAnsi="Arial" w:cs="Arial"/>
          <w:sz w:val="22"/>
        </w:rPr>
        <w:t>8</w:t>
      </w:r>
      <w:r w:rsidRPr="001D19F6">
        <w:rPr>
          <w:rFonts w:ascii="Arial" w:eastAsia="굴림" w:hAnsi="Arial" w:cs="Arial"/>
          <w:sz w:val="22"/>
        </w:rPr>
        <w:t>6 unfolding</w:t>
      </w:r>
    </w:p>
    <w:p w14:paraId="76872B8A" w14:textId="77777777" w:rsidR="00624BD4" w:rsidRPr="001D19F6" w:rsidRDefault="00624BD4" w:rsidP="003B0ACA">
      <w:pPr>
        <w:wordWrap/>
        <w:spacing w:line="360" w:lineRule="auto"/>
        <w:ind w:firstLine="800"/>
        <w:rPr>
          <w:rFonts w:ascii="Arial" w:eastAsia="굴림" w:hAnsi="Arial" w:cs="Arial"/>
          <w:sz w:val="22"/>
        </w:rPr>
      </w:pPr>
      <w:r w:rsidRPr="001D19F6">
        <w:rPr>
          <w:rFonts w:ascii="Arial" w:eastAsia="굴림" w:hAnsi="Arial" w:cs="Arial"/>
          <w:sz w:val="22"/>
        </w:rPr>
        <w:t xml:space="preserve">Refuse to </w:t>
      </w:r>
      <w:r w:rsidR="00BD150A" w:rsidRPr="001D19F6">
        <w:rPr>
          <w:rFonts w:ascii="Arial" w:eastAsia="굴림" w:hAnsi="Arial" w:cs="Arial"/>
          <w:sz w:val="22"/>
        </w:rPr>
        <w:t>answer →Go</w:t>
      </w:r>
      <w:r w:rsidRPr="001D19F6">
        <w:rPr>
          <w:rFonts w:ascii="Arial" w:eastAsia="굴림" w:hAnsi="Arial" w:cs="Arial"/>
          <w:sz w:val="22"/>
        </w:rPr>
        <w:t xml:space="preserve"> to </w:t>
      </w:r>
      <w:r w:rsidR="00527595" w:rsidRPr="001D19F6">
        <w:rPr>
          <w:rFonts w:ascii="Arial" w:eastAsia="굴림" w:hAnsi="Arial" w:cs="Arial"/>
          <w:sz w:val="22"/>
        </w:rPr>
        <w:t>E2</w:t>
      </w:r>
      <w:r w:rsidR="00663DA8" w:rsidRPr="001D19F6">
        <w:rPr>
          <w:rFonts w:ascii="Arial" w:eastAsia="굴림" w:hAnsi="Arial" w:cs="Arial"/>
          <w:sz w:val="22"/>
        </w:rPr>
        <w:t>8</w:t>
      </w:r>
      <w:r w:rsidRPr="001D19F6">
        <w:rPr>
          <w:rFonts w:ascii="Arial" w:eastAsia="굴림" w:hAnsi="Arial" w:cs="Arial"/>
          <w:sz w:val="22"/>
        </w:rPr>
        <w:t>2~</w:t>
      </w:r>
      <w:r w:rsidR="00527595" w:rsidRPr="001D19F6">
        <w:rPr>
          <w:rFonts w:ascii="Arial" w:eastAsia="굴림" w:hAnsi="Arial" w:cs="Arial"/>
          <w:sz w:val="22"/>
        </w:rPr>
        <w:t>E2</w:t>
      </w:r>
      <w:r w:rsidR="00663DA8" w:rsidRPr="001D19F6">
        <w:rPr>
          <w:rFonts w:ascii="Arial" w:eastAsia="굴림" w:hAnsi="Arial" w:cs="Arial"/>
          <w:sz w:val="22"/>
        </w:rPr>
        <w:t>8</w:t>
      </w:r>
      <w:r w:rsidRPr="001D19F6">
        <w:rPr>
          <w:rFonts w:ascii="Arial" w:eastAsia="굴림" w:hAnsi="Arial" w:cs="Arial"/>
          <w:sz w:val="22"/>
        </w:rPr>
        <w:t>6 unfolding</w:t>
      </w:r>
    </w:p>
    <w:p w14:paraId="3A9E3F8D" w14:textId="77777777" w:rsidR="00624BD4" w:rsidRPr="001D19F6" w:rsidRDefault="00624BD4" w:rsidP="00624BD4">
      <w:pPr>
        <w:wordWrap/>
        <w:spacing w:line="360" w:lineRule="auto"/>
        <w:rPr>
          <w:rFonts w:ascii="Arial" w:eastAsia="굴림" w:hAnsi="Arial" w:cs="Arial"/>
          <w:sz w:val="22"/>
          <w:u w:val="single"/>
        </w:rPr>
      </w:pPr>
    </w:p>
    <w:p w14:paraId="63F8DCB6"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3B0ACA" w:rsidRPr="001D19F6">
        <w:rPr>
          <w:rFonts w:ascii="Arial" w:eastAsia="굴림" w:hAnsi="Arial" w:cs="Arial"/>
          <w:b/>
          <w:sz w:val="22"/>
        </w:rPr>
        <w:t xml:space="preserve"> </w:t>
      </w:r>
      <w:r w:rsidR="00527595" w:rsidRPr="001D19F6">
        <w:rPr>
          <w:rFonts w:ascii="Arial" w:eastAsia="굴림" w:hAnsi="Arial" w:cs="Arial"/>
          <w:b/>
          <w:sz w:val="22"/>
        </w:rPr>
        <w:t>E2</w:t>
      </w:r>
      <w:r w:rsidR="00663DA8" w:rsidRPr="001D19F6">
        <w:rPr>
          <w:rFonts w:ascii="Arial" w:eastAsia="굴림" w:hAnsi="Arial" w:cs="Arial"/>
          <w:b/>
          <w:sz w:val="22"/>
        </w:rPr>
        <w:t>8</w:t>
      </w:r>
      <w:r w:rsidRPr="001D19F6">
        <w:rPr>
          <w:rFonts w:ascii="Arial" w:eastAsia="굴림" w:hAnsi="Arial" w:cs="Arial"/>
          <w:b/>
          <w:sz w:val="22"/>
        </w:rPr>
        <w:t>2~</w:t>
      </w:r>
      <w:r w:rsidR="00527595" w:rsidRPr="001D19F6">
        <w:rPr>
          <w:rFonts w:ascii="Arial" w:eastAsia="굴림" w:hAnsi="Arial" w:cs="Arial"/>
          <w:b/>
          <w:sz w:val="22"/>
        </w:rPr>
        <w:t>E2</w:t>
      </w:r>
      <w:r w:rsidR="00663DA8" w:rsidRPr="001D19F6">
        <w:rPr>
          <w:rFonts w:ascii="Arial" w:eastAsia="굴림" w:hAnsi="Arial" w:cs="Arial"/>
          <w:b/>
          <w:sz w:val="22"/>
        </w:rPr>
        <w:t>8</w:t>
      </w:r>
      <w:r w:rsidRPr="001D19F6">
        <w:rPr>
          <w:rFonts w:ascii="Arial" w:eastAsia="굴림" w:hAnsi="Arial" w:cs="Arial"/>
          <w:b/>
          <w:sz w:val="22"/>
        </w:rPr>
        <w:t>6. Unfolding bracket questions &gt;</w:t>
      </w:r>
    </w:p>
    <w:p w14:paraId="5D381FD0" w14:textId="77777777" w:rsidR="003B0ACA" w:rsidRPr="001D19F6" w:rsidRDefault="003B0ACA" w:rsidP="003B0ACA">
      <w:pPr>
        <w:wordWrap/>
        <w:spacing w:line="360" w:lineRule="auto"/>
        <w:rPr>
          <w:rFonts w:ascii="Arial" w:eastAsia="굴림" w:hAnsi="Arial" w:cs="Arial"/>
          <w:sz w:val="22"/>
        </w:rPr>
      </w:pPr>
      <w:r w:rsidRPr="001D19F6">
        <w:rPr>
          <w:rFonts w:ascii="Arial" w:eastAsia="굴림" w:hAnsi="Arial" w:cs="Arial"/>
          <w:sz w:val="22"/>
        </w:rPr>
        <w:t xml:space="preserve">[IWER: Go back to </w:t>
      </w:r>
      <w:r w:rsidR="00663DA8" w:rsidRPr="001D19F6">
        <w:rPr>
          <w:rFonts w:ascii="Arial" w:eastAsia="굴림" w:hAnsi="Arial" w:cs="Arial"/>
          <w:sz w:val="22"/>
        </w:rPr>
        <w:t>E28</w:t>
      </w:r>
      <w:r w:rsidRPr="001D19F6">
        <w:rPr>
          <w:rFonts w:ascii="Arial" w:eastAsia="굴림" w:hAnsi="Arial" w:cs="Arial"/>
          <w:sz w:val="22"/>
        </w:rPr>
        <w:t>1 and record if R answers the amount during the interview.]</w:t>
      </w:r>
    </w:p>
    <w:p w14:paraId="4D294567" w14:textId="6FF034DE"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2. Did it amount to a total of less than, about equal to or more than 20 MW (10,000</w:t>
      </w:r>
      <w:r w:rsidR="003B0ACA" w:rsidRPr="001D19F6">
        <w:rPr>
          <w:rFonts w:ascii="Arial" w:eastAsia="굴림" w:hAnsi="Arial" w:cs="Arial"/>
          <w:sz w:val="22"/>
        </w:rPr>
        <w:t xml:space="preserve"> </w:t>
      </w:r>
      <w:r w:rsidR="00624BD4" w:rsidRPr="001D19F6">
        <w:rPr>
          <w:rFonts w:ascii="Arial" w:eastAsia="굴림" w:hAnsi="Arial" w:cs="Arial"/>
          <w:sz w:val="22"/>
        </w:rPr>
        <w:t>Korean won)</w:t>
      </w:r>
      <w:r w:rsidR="00547891" w:rsidRPr="001D19F6">
        <w:rPr>
          <w:rFonts w:ascii="Arial" w:eastAsia="굴림" w:hAnsi="Arial" w:cs="Arial"/>
          <w:sz w:val="22"/>
        </w:rPr>
        <w:t xml:space="preserve"> in the last calendar year (</w:t>
      </w:r>
      <w:del w:id="9173" w:author="Keis" w:date="2024-09-06T10:18:00Z">
        <w:r w:rsidR="001E376B" w:rsidDel="009F27DD">
          <w:rPr>
            <w:rFonts w:ascii="Arial" w:eastAsia="굴림" w:hAnsi="Arial" w:cs="Arial" w:hint="eastAsia"/>
            <w:color w:val="FF0000"/>
            <w:sz w:val="22"/>
          </w:rPr>
          <w:delText>2019</w:delText>
        </w:r>
      </w:del>
      <w:ins w:id="9174" w:author="Keis" w:date="2024-09-06T10:18:00Z">
        <w:r w:rsidR="009F27DD" w:rsidRPr="009F27DD">
          <w:rPr>
            <w:rFonts w:ascii="Arial" w:eastAsia="굴림" w:hAnsi="Arial" w:cs="Arial" w:hint="eastAsia"/>
            <w:color w:val="00B050"/>
            <w:sz w:val="22"/>
          </w:rPr>
          <w:t>2021</w:t>
        </w:r>
      </w:ins>
      <w:r w:rsidR="00547891" w:rsidRPr="001D19F6">
        <w:rPr>
          <w:rFonts w:ascii="Arial" w:eastAsia="굴림" w:hAnsi="Arial" w:cs="Arial"/>
          <w:sz w:val="22"/>
        </w:rPr>
        <w:t>)</w:t>
      </w:r>
      <w:r w:rsidR="00624BD4" w:rsidRPr="001D19F6">
        <w:rPr>
          <w:rFonts w:ascii="Arial" w:eastAsia="굴림" w:hAnsi="Arial" w:cs="Arial"/>
          <w:sz w:val="22"/>
        </w:rPr>
        <w:t>?</w:t>
      </w:r>
    </w:p>
    <w:p w14:paraId="43586E43"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20 MW</w:t>
      </w:r>
    </w:p>
    <w:p w14:paraId="328AE51F"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 MW</w:t>
      </w:r>
    </w:p>
    <w:p w14:paraId="15849581"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 MW</w:t>
      </w:r>
    </w:p>
    <w:p w14:paraId="1A683508" w14:textId="77777777" w:rsidR="00624BD4" w:rsidRPr="001D19F6" w:rsidRDefault="00624BD4" w:rsidP="00624BD4">
      <w:pPr>
        <w:wordWrap/>
        <w:spacing w:line="360" w:lineRule="auto"/>
        <w:rPr>
          <w:rFonts w:ascii="Arial" w:eastAsia="굴림" w:hAnsi="Arial" w:cs="Arial"/>
          <w:sz w:val="22"/>
        </w:rPr>
      </w:pPr>
    </w:p>
    <w:p w14:paraId="2AC72C1B" w14:textId="6D29222E"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3. Did it amount to a total of less than, about equal to or more than 50 MW (10,000</w:t>
      </w:r>
      <w:r w:rsidR="003B0ACA" w:rsidRPr="001D19F6">
        <w:rPr>
          <w:rFonts w:ascii="Arial" w:eastAsia="굴림" w:hAnsi="Arial" w:cs="Arial"/>
          <w:sz w:val="22"/>
        </w:rPr>
        <w:t xml:space="preserve"> </w:t>
      </w:r>
      <w:r w:rsidR="00624BD4" w:rsidRPr="001D19F6">
        <w:rPr>
          <w:rFonts w:ascii="Arial" w:eastAsia="굴림" w:hAnsi="Arial" w:cs="Arial"/>
          <w:sz w:val="22"/>
        </w:rPr>
        <w:t>Korean won)</w:t>
      </w:r>
      <w:r w:rsidR="00547891" w:rsidRPr="001D19F6">
        <w:rPr>
          <w:rFonts w:ascii="Arial" w:eastAsia="굴림" w:hAnsi="Arial" w:cs="Arial"/>
          <w:sz w:val="22"/>
        </w:rPr>
        <w:t xml:space="preserve"> in the last calendar year (</w:t>
      </w:r>
      <w:del w:id="9175" w:author="Keis" w:date="2024-09-06T10:18:00Z">
        <w:r w:rsidR="001E376B" w:rsidDel="009F27DD">
          <w:rPr>
            <w:rFonts w:ascii="Arial" w:eastAsia="굴림" w:hAnsi="Arial" w:cs="Arial" w:hint="eastAsia"/>
            <w:color w:val="FF0000"/>
            <w:sz w:val="22"/>
          </w:rPr>
          <w:delText>2019</w:delText>
        </w:r>
      </w:del>
      <w:ins w:id="9176" w:author="Keis" w:date="2024-09-06T10:18:00Z">
        <w:r w:rsidR="009F27DD" w:rsidRPr="009F27DD">
          <w:rPr>
            <w:rFonts w:ascii="Arial" w:eastAsia="굴림" w:hAnsi="Arial" w:cs="Arial" w:hint="eastAsia"/>
            <w:color w:val="00B050"/>
            <w:sz w:val="22"/>
          </w:rPr>
          <w:t>2021</w:t>
        </w:r>
      </w:ins>
      <w:r w:rsidR="00547891" w:rsidRPr="001D19F6">
        <w:rPr>
          <w:rFonts w:ascii="Arial" w:eastAsia="굴림" w:hAnsi="Arial" w:cs="Arial"/>
          <w:sz w:val="22"/>
        </w:rPr>
        <w:t>)</w:t>
      </w:r>
      <w:r w:rsidR="00624BD4" w:rsidRPr="001D19F6">
        <w:rPr>
          <w:rFonts w:ascii="Arial" w:eastAsia="굴림" w:hAnsi="Arial" w:cs="Arial"/>
          <w:sz w:val="22"/>
        </w:rPr>
        <w:t>?</w:t>
      </w:r>
    </w:p>
    <w:p w14:paraId="35F3C420"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63B7E1EE"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20634D4A"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1C98E3F4" w14:textId="77777777" w:rsidR="00624BD4" w:rsidRPr="001D19F6" w:rsidRDefault="00624BD4" w:rsidP="00624BD4">
      <w:pPr>
        <w:wordWrap/>
        <w:spacing w:line="360" w:lineRule="auto"/>
        <w:rPr>
          <w:rFonts w:ascii="Arial" w:eastAsia="굴림" w:hAnsi="Arial" w:cs="Arial"/>
          <w:sz w:val="22"/>
        </w:rPr>
      </w:pPr>
    </w:p>
    <w:p w14:paraId="306DD9D7" w14:textId="5E11308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4. Did it amount to a total of less than, about equal to or more than 100 MW (10,000</w:t>
      </w:r>
      <w:r w:rsidR="003B0ACA" w:rsidRPr="001D19F6">
        <w:rPr>
          <w:rFonts w:ascii="Arial" w:eastAsia="굴림" w:hAnsi="Arial" w:cs="Arial"/>
          <w:sz w:val="22"/>
        </w:rPr>
        <w:t xml:space="preserve"> </w:t>
      </w:r>
      <w:r w:rsidR="00624BD4" w:rsidRPr="001D19F6">
        <w:rPr>
          <w:rFonts w:ascii="Arial" w:eastAsia="굴림" w:hAnsi="Arial" w:cs="Arial"/>
          <w:sz w:val="22"/>
        </w:rPr>
        <w:t>Korean won)</w:t>
      </w:r>
      <w:r w:rsidR="00547891" w:rsidRPr="001D19F6">
        <w:rPr>
          <w:rFonts w:ascii="Arial" w:eastAsia="굴림" w:hAnsi="Arial" w:cs="Arial"/>
          <w:sz w:val="22"/>
        </w:rPr>
        <w:t xml:space="preserve"> in the last calendar year (</w:t>
      </w:r>
      <w:del w:id="9177" w:author="Keis" w:date="2024-09-06T10:18:00Z">
        <w:r w:rsidR="001E376B" w:rsidDel="009F27DD">
          <w:rPr>
            <w:rFonts w:ascii="Arial" w:eastAsia="굴림" w:hAnsi="Arial" w:cs="Arial" w:hint="eastAsia"/>
            <w:color w:val="FF0000"/>
            <w:sz w:val="22"/>
          </w:rPr>
          <w:delText>2019</w:delText>
        </w:r>
      </w:del>
      <w:ins w:id="9178" w:author="Keis" w:date="2024-09-06T10:18:00Z">
        <w:r w:rsidR="009F27DD" w:rsidRPr="009F27DD">
          <w:rPr>
            <w:rFonts w:ascii="Arial" w:eastAsia="굴림" w:hAnsi="Arial" w:cs="Arial" w:hint="eastAsia"/>
            <w:color w:val="00B050"/>
            <w:sz w:val="22"/>
          </w:rPr>
          <w:t>2021</w:t>
        </w:r>
      </w:ins>
      <w:r w:rsidR="00547891" w:rsidRPr="001D19F6">
        <w:rPr>
          <w:rFonts w:ascii="Arial" w:eastAsia="굴림" w:hAnsi="Arial" w:cs="Arial"/>
          <w:sz w:val="22"/>
        </w:rPr>
        <w:t>)</w:t>
      </w:r>
      <w:r w:rsidR="00624BD4" w:rsidRPr="001D19F6">
        <w:rPr>
          <w:rFonts w:ascii="Arial" w:eastAsia="굴림" w:hAnsi="Arial" w:cs="Arial"/>
          <w:sz w:val="22"/>
        </w:rPr>
        <w:t>?</w:t>
      </w:r>
    </w:p>
    <w:p w14:paraId="014ACA8D"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2D49349A"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6C73C652"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308C1CFB" w14:textId="77777777" w:rsidR="00624BD4" w:rsidRPr="001D19F6" w:rsidRDefault="00624BD4" w:rsidP="00624BD4">
      <w:pPr>
        <w:wordWrap/>
        <w:spacing w:line="360" w:lineRule="auto"/>
        <w:rPr>
          <w:rFonts w:ascii="Arial" w:eastAsia="굴림" w:hAnsi="Arial" w:cs="Arial"/>
          <w:sz w:val="22"/>
        </w:rPr>
      </w:pPr>
    </w:p>
    <w:p w14:paraId="0A409BAF" w14:textId="547F8196"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5. Did it amount to a total of less than, about equal to or more than 200 MW (10,000</w:t>
      </w:r>
      <w:r w:rsidR="003B0ACA" w:rsidRPr="001D19F6">
        <w:rPr>
          <w:rFonts w:ascii="Arial" w:eastAsia="굴림" w:hAnsi="Arial" w:cs="Arial"/>
          <w:sz w:val="22"/>
        </w:rPr>
        <w:t xml:space="preserve"> </w:t>
      </w:r>
      <w:r w:rsidR="00624BD4" w:rsidRPr="001D19F6">
        <w:rPr>
          <w:rFonts w:ascii="Arial" w:eastAsia="굴림" w:hAnsi="Arial" w:cs="Arial"/>
          <w:sz w:val="22"/>
        </w:rPr>
        <w:t>Korean won)</w:t>
      </w:r>
      <w:r w:rsidR="00547891" w:rsidRPr="001D19F6">
        <w:rPr>
          <w:rFonts w:ascii="Arial" w:eastAsia="굴림" w:hAnsi="Arial" w:cs="Arial"/>
          <w:sz w:val="22"/>
        </w:rPr>
        <w:t xml:space="preserve"> in the last calendar year (</w:t>
      </w:r>
      <w:del w:id="9179" w:author="Keis" w:date="2024-09-06T10:18:00Z">
        <w:r w:rsidR="001E376B" w:rsidDel="009F27DD">
          <w:rPr>
            <w:rFonts w:ascii="Arial" w:eastAsia="굴림" w:hAnsi="Arial" w:cs="Arial" w:hint="eastAsia"/>
            <w:color w:val="FF0000"/>
            <w:sz w:val="22"/>
          </w:rPr>
          <w:delText>2019</w:delText>
        </w:r>
      </w:del>
      <w:ins w:id="9180" w:author="Keis" w:date="2024-09-06T10:18:00Z">
        <w:r w:rsidR="009F27DD" w:rsidRPr="009F27DD">
          <w:rPr>
            <w:rFonts w:ascii="Arial" w:eastAsia="굴림" w:hAnsi="Arial" w:cs="Arial" w:hint="eastAsia"/>
            <w:color w:val="00B050"/>
            <w:sz w:val="22"/>
          </w:rPr>
          <w:t>2021</w:t>
        </w:r>
      </w:ins>
      <w:r w:rsidR="00547891" w:rsidRPr="001D19F6">
        <w:rPr>
          <w:rFonts w:ascii="Arial" w:eastAsia="굴림" w:hAnsi="Arial" w:cs="Arial"/>
          <w:sz w:val="22"/>
        </w:rPr>
        <w:t>)</w:t>
      </w:r>
      <w:r w:rsidR="00624BD4" w:rsidRPr="001D19F6">
        <w:rPr>
          <w:rFonts w:ascii="Arial" w:eastAsia="굴림" w:hAnsi="Arial" w:cs="Arial"/>
          <w:sz w:val="22"/>
        </w:rPr>
        <w:t>?</w:t>
      </w:r>
    </w:p>
    <w:p w14:paraId="6BA13B86"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200 MW</w:t>
      </w:r>
    </w:p>
    <w:p w14:paraId="2375714D"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200 MW</w:t>
      </w:r>
    </w:p>
    <w:p w14:paraId="6B8866EB" w14:textId="77777777" w:rsidR="003B0ACA" w:rsidRPr="001D19F6" w:rsidRDefault="003B0ACA" w:rsidP="003B0AC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200 MW</w:t>
      </w:r>
    </w:p>
    <w:p w14:paraId="6AE13E4E" w14:textId="77777777" w:rsidR="00840F17" w:rsidRPr="001D19F6" w:rsidRDefault="00840F17" w:rsidP="00624BD4">
      <w:pPr>
        <w:wordWrap/>
        <w:spacing w:line="360" w:lineRule="auto"/>
        <w:rPr>
          <w:rFonts w:ascii="Arial" w:eastAsia="굴림" w:hAnsi="Arial" w:cs="Arial"/>
          <w:sz w:val="22"/>
        </w:rPr>
      </w:pPr>
    </w:p>
    <w:p w14:paraId="5E2016C4" w14:textId="3A9B2977" w:rsidR="00624BD4" w:rsidRPr="001D19F6" w:rsidRDefault="00527595" w:rsidP="00624BD4">
      <w:pPr>
        <w:wordWrap/>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6. Did it amount to a total of less than, about equal to or more than 500 MW (10,000</w:t>
      </w:r>
      <w:r w:rsidR="003B0ACA" w:rsidRPr="001D19F6">
        <w:rPr>
          <w:rFonts w:ascii="Arial" w:eastAsia="굴림" w:hAnsi="Arial" w:cs="Arial"/>
          <w:sz w:val="22"/>
        </w:rPr>
        <w:t xml:space="preserve"> </w:t>
      </w:r>
      <w:r w:rsidR="00624BD4" w:rsidRPr="001D19F6">
        <w:rPr>
          <w:rFonts w:ascii="Arial" w:eastAsia="굴림" w:hAnsi="Arial" w:cs="Arial"/>
          <w:sz w:val="22"/>
        </w:rPr>
        <w:t>Korean won)</w:t>
      </w:r>
      <w:r w:rsidR="00547891" w:rsidRPr="001D19F6">
        <w:rPr>
          <w:rFonts w:ascii="Arial" w:eastAsia="굴림" w:hAnsi="Arial" w:cs="Arial"/>
          <w:sz w:val="22"/>
        </w:rPr>
        <w:t xml:space="preserve"> in the last calendar year (</w:t>
      </w:r>
      <w:del w:id="9181" w:author="Keis" w:date="2024-09-06T10:18:00Z">
        <w:r w:rsidR="001E376B" w:rsidDel="009F27DD">
          <w:rPr>
            <w:rFonts w:ascii="Arial" w:eastAsia="굴림" w:hAnsi="Arial" w:cs="Arial" w:hint="eastAsia"/>
            <w:color w:val="FF0000"/>
            <w:sz w:val="22"/>
          </w:rPr>
          <w:delText>2019</w:delText>
        </w:r>
      </w:del>
      <w:ins w:id="9182" w:author="Keis" w:date="2024-09-06T10:18:00Z">
        <w:r w:rsidR="009F27DD" w:rsidRPr="009F27DD">
          <w:rPr>
            <w:rFonts w:ascii="Arial" w:eastAsia="굴림" w:hAnsi="Arial" w:cs="Arial" w:hint="eastAsia"/>
            <w:color w:val="00B050"/>
            <w:sz w:val="22"/>
          </w:rPr>
          <w:t>2021</w:t>
        </w:r>
      </w:ins>
      <w:r w:rsidR="00547891" w:rsidRPr="001D19F6">
        <w:rPr>
          <w:rFonts w:ascii="Arial" w:eastAsia="굴림" w:hAnsi="Arial" w:cs="Arial"/>
          <w:sz w:val="22"/>
        </w:rPr>
        <w:t>)</w:t>
      </w:r>
      <w:r w:rsidR="00624BD4" w:rsidRPr="001D19F6">
        <w:rPr>
          <w:rFonts w:ascii="Arial" w:eastAsia="굴림" w:hAnsi="Arial" w:cs="Arial"/>
          <w:sz w:val="22"/>
        </w:rPr>
        <w:t>?</w:t>
      </w:r>
    </w:p>
    <w:p w14:paraId="101654B8" w14:textId="77777777" w:rsidR="003B0ACA" w:rsidRPr="001D19F6" w:rsidRDefault="003B0ACA" w:rsidP="003B0ACA">
      <w:pPr>
        <w:wordWrap/>
        <w:spacing w:line="360" w:lineRule="auto"/>
        <w:ind w:leftChars="212" w:left="424"/>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43BCBF74" w14:textId="77777777" w:rsidR="003B0ACA" w:rsidRPr="001D19F6" w:rsidRDefault="003B0ACA" w:rsidP="003B0ACA">
      <w:pPr>
        <w:wordWrap/>
        <w:spacing w:line="360" w:lineRule="auto"/>
        <w:ind w:leftChars="212" w:left="424"/>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3B09B037" w14:textId="77777777" w:rsidR="003B0ACA" w:rsidRPr="001D19F6" w:rsidRDefault="003B0ACA" w:rsidP="003B0ACA">
      <w:pPr>
        <w:wordWrap/>
        <w:spacing w:line="360" w:lineRule="auto"/>
        <w:ind w:leftChars="212" w:left="424"/>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7DB9F71B" w14:textId="77777777" w:rsidR="00624BD4" w:rsidRPr="001D19F6" w:rsidRDefault="00624BD4" w:rsidP="00624BD4">
      <w:pPr>
        <w:wordWrap/>
        <w:spacing w:line="360" w:lineRule="auto"/>
        <w:rPr>
          <w:rFonts w:ascii="Arial" w:eastAsia="굴림" w:hAnsi="Arial" w:cs="Arial"/>
          <w:sz w:val="22"/>
        </w:rPr>
      </w:pPr>
    </w:p>
    <w:p w14:paraId="6249D1CC" w14:textId="77777777" w:rsidR="00624BD4" w:rsidRPr="001D19F6" w:rsidRDefault="00527595" w:rsidP="00624BD4">
      <w:pPr>
        <w:wordWrap/>
        <w:adjustRightInd w:val="0"/>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7. [IWER: How often did R receive assis</w:t>
      </w:r>
      <w:r w:rsidRPr="001D19F6">
        <w:rPr>
          <w:rFonts w:ascii="Arial" w:eastAsia="굴림" w:hAnsi="Arial" w:cs="Arial"/>
          <w:sz w:val="22"/>
        </w:rPr>
        <w:t xml:space="preserve">tance </w:t>
      </w:r>
      <w:r w:rsidR="007443BA" w:rsidRPr="001D19F6">
        <w:rPr>
          <w:rFonts w:ascii="Arial" w:eastAsia="굴림" w:hAnsi="Arial" w:cs="Arial"/>
          <w:sz w:val="22"/>
        </w:rPr>
        <w:t>in answering</w:t>
      </w:r>
      <w:r w:rsidRPr="001D19F6">
        <w:rPr>
          <w:rFonts w:ascii="Arial" w:eastAsia="굴림" w:hAnsi="Arial" w:cs="Arial"/>
          <w:sz w:val="22"/>
        </w:rPr>
        <w:t xml:space="preserve"> section E</w:t>
      </w:r>
      <w:r w:rsidR="00624BD4" w:rsidRPr="001D19F6">
        <w:rPr>
          <w:rFonts w:ascii="Arial" w:eastAsia="굴림" w:hAnsi="Arial" w:cs="Arial"/>
          <w:sz w:val="22"/>
        </w:rPr>
        <w:t>-</w:t>
      </w:r>
      <w:r w:rsidRPr="001D19F6">
        <w:rPr>
          <w:rFonts w:ascii="Arial" w:eastAsia="굴림" w:hAnsi="Arial" w:cs="Arial"/>
          <w:sz w:val="22"/>
        </w:rPr>
        <w:t xml:space="preserve">INCOME AND </w:t>
      </w:r>
      <w:r w:rsidR="00624BD4" w:rsidRPr="001D19F6">
        <w:rPr>
          <w:rFonts w:ascii="Arial" w:eastAsia="굴림" w:hAnsi="Arial" w:cs="Arial"/>
          <w:sz w:val="22"/>
        </w:rPr>
        <w:t>CONSUMPTION?]</w:t>
      </w:r>
    </w:p>
    <w:p w14:paraId="45027D37" w14:textId="77777777" w:rsidR="00624BD4" w:rsidRPr="001D19F6" w:rsidRDefault="00624BD4" w:rsidP="00F14BA4">
      <w:pPr>
        <w:pStyle w:val="a6"/>
        <w:numPr>
          <w:ilvl w:val="0"/>
          <w:numId w:val="73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Never </w:t>
      </w:r>
      <w:r w:rsidR="005E500A" w:rsidRPr="001D19F6">
        <w:rPr>
          <w:rFonts w:ascii="Arial" w:eastAsia="굴림" w:hAnsi="Arial" w:cs="Arial"/>
          <w:sz w:val="22"/>
        </w:rPr>
        <w:tab/>
      </w:r>
      <w:r w:rsidR="005E500A" w:rsidRPr="001D19F6">
        <w:rPr>
          <w:rFonts w:ascii="Arial" w:eastAsia="굴림" w:hAnsi="Arial" w:cs="Arial"/>
          <w:sz w:val="22"/>
        </w:rPr>
        <w:tab/>
      </w:r>
      <w:r w:rsidR="005E500A" w:rsidRPr="001D19F6">
        <w:rPr>
          <w:rFonts w:ascii="Arial" w:eastAsia="굴림" w:hAnsi="Arial" w:cs="Arial"/>
          <w:sz w:val="22"/>
        </w:rPr>
        <w:tab/>
      </w:r>
      <w:r w:rsidRPr="001D19F6">
        <w:rPr>
          <w:rFonts w:ascii="Arial" w:eastAsia="굴림" w:hAnsi="Arial" w:cs="Arial"/>
          <w:sz w:val="22"/>
        </w:rPr>
        <w:t>→Go to section F.</w:t>
      </w:r>
    </w:p>
    <w:p w14:paraId="0B8A755C" w14:textId="77777777" w:rsidR="00624BD4" w:rsidRPr="001D19F6" w:rsidRDefault="00624BD4" w:rsidP="00F14BA4">
      <w:pPr>
        <w:pStyle w:val="a6"/>
        <w:numPr>
          <w:ilvl w:val="0"/>
          <w:numId w:val="736"/>
        </w:numPr>
        <w:wordWrap/>
        <w:adjustRightInd w:val="0"/>
        <w:spacing w:line="360" w:lineRule="auto"/>
        <w:ind w:leftChars="0"/>
        <w:rPr>
          <w:rFonts w:ascii="Arial" w:eastAsia="굴림" w:hAnsi="Arial" w:cs="Arial"/>
          <w:sz w:val="22"/>
        </w:rPr>
      </w:pPr>
      <w:r w:rsidRPr="001D19F6">
        <w:rPr>
          <w:rFonts w:ascii="Arial" w:eastAsia="굴림" w:hAnsi="Arial" w:cs="Arial"/>
          <w:sz w:val="22"/>
        </w:rPr>
        <w:t>A few times</w:t>
      </w:r>
      <w:r w:rsidR="005E500A" w:rsidRPr="001D19F6">
        <w:rPr>
          <w:rFonts w:ascii="Arial" w:eastAsia="굴림" w:hAnsi="Arial" w:cs="Arial"/>
          <w:sz w:val="22"/>
        </w:rPr>
        <w:tab/>
      </w:r>
      <w:r w:rsidRPr="001D19F6">
        <w:rPr>
          <w:rFonts w:ascii="Arial" w:eastAsia="굴림" w:hAnsi="Arial" w:cs="Arial"/>
          <w:sz w:val="22"/>
        </w:rPr>
        <w:t xml:space="preserve"> </w:t>
      </w:r>
      <w:r w:rsidR="005E500A" w:rsidRPr="001D19F6">
        <w:rPr>
          <w:rFonts w:ascii="Arial" w:eastAsia="굴림" w:hAnsi="Arial" w:cs="Arial"/>
          <w:sz w:val="22"/>
        </w:rPr>
        <w:tab/>
      </w:r>
      <w:r w:rsidRPr="001D19F6">
        <w:rPr>
          <w:rFonts w:ascii="Arial" w:eastAsia="굴림" w:hAnsi="Arial" w:cs="Arial"/>
          <w:sz w:val="22"/>
        </w:rPr>
        <w:t>→Go to section F.</w:t>
      </w:r>
    </w:p>
    <w:p w14:paraId="59C4FDBF" w14:textId="77777777" w:rsidR="00624BD4" w:rsidRPr="001D19F6" w:rsidRDefault="00624BD4" w:rsidP="00F14BA4">
      <w:pPr>
        <w:pStyle w:val="a6"/>
        <w:numPr>
          <w:ilvl w:val="0"/>
          <w:numId w:val="736"/>
        </w:numPr>
        <w:wordWrap/>
        <w:adjustRightInd w:val="0"/>
        <w:spacing w:line="360" w:lineRule="auto"/>
        <w:ind w:leftChars="0"/>
        <w:rPr>
          <w:rFonts w:ascii="Arial" w:eastAsia="굴림" w:hAnsi="Arial" w:cs="Arial"/>
          <w:sz w:val="22"/>
        </w:rPr>
      </w:pPr>
      <w:r w:rsidRPr="001D19F6">
        <w:rPr>
          <w:rFonts w:ascii="Arial" w:eastAsia="굴림" w:hAnsi="Arial" w:cs="Arial"/>
          <w:sz w:val="22"/>
        </w:rPr>
        <w:t>Most or all</w:t>
      </w:r>
      <w:r w:rsidR="007443BA" w:rsidRPr="001D19F6">
        <w:rPr>
          <w:rFonts w:ascii="Arial" w:eastAsia="굴림" w:hAnsi="Arial" w:cs="Arial"/>
          <w:sz w:val="22"/>
        </w:rPr>
        <w:t xml:space="preserve"> of</w:t>
      </w:r>
      <w:r w:rsidRPr="001D19F6">
        <w:rPr>
          <w:rFonts w:ascii="Arial" w:eastAsia="굴림" w:hAnsi="Arial" w:cs="Arial"/>
          <w:sz w:val="22"/>
        </w:rPr>
        <w:t xml:space="preserve"> the time </w:t>
      </w:r>
      <w:r w:rsidR="005E500A" w:rsidRPr="001D19F6">
        <w:rPr>
          <w:rFonts w:ascii="Arial" w:eastAsia="굴림" w:hAnsi="Arial" w:cs="Arial"/>
          <w:sz w:val="22"/>
        </w:rPr>
        <w:tab/>
      </w:r>
      <w:r w:rsidRPr="001D19F6">
        <w:rPr>
          <w:rFonts w:ascii="Arial" w:eastAsia="굴림" w:hAnsi="Arial" w:cs="Arial"/>
          <w:sz w:val="22"/>
        </w:rPr>
        <w:t>→Go to section F.</w:t>
      </w:r>
    </w:p>
    <w:p w14:paraId="7547727B" w14:textId="77777777" w:rsidR="00624BD4" w:rsidRPr="001D19F6" w:rsidRDefault="00624BD4" w:rsidP="00F14BA4">
      <w:pPr>
        <w:pStyle w:val="a6"/>
        <w:numPr>
          <w:ilvl w:val="0"/>
          <w:numId w:val="736"/>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The </w:t>
      </w:r>
      <w:r w:rsidR="000F10FB" w:rsidRPr="001D19F6">
        <w:rPr>
          <w:rFonts w:ascii="Arial" w:eastAsia="굴림" w:hAnsi="Arial" w:cs="Arial"/>
          <w:sz w:val="22"/>
        </w:rPr>
        <w:t>s</w:t>
      </w:r>
      <w:r w:rsidRPr="001D19F6">
        <w:rPr>
          <w:rFonts w:ascii="Arial" w:eastAsia="굴림" w:hAnsi="Arial" w:cs="Arial"/>
          <w:sz w:val="22"/>
        </w:rPr>
        <w:t>ection was done by a proxy</w:t>
      </w:r>
      <w:r w:rsidR="007443BA" w:rsidRPr="001D19F6">
        <w:rPr>
          <w:rFonts w:ascii="Arial" w:eastAsia="굴림" w:hAnsi="Arial" w:cs="Arial"/>
          <w:sz w:val="22"/>
        </w:rPr>
        <w:t xml:space="preserve"> respondent</w:t>
      </w:r>
      <w:r w:rsidRPr="001D19F6">
        <w:rPr>
          <w:rFonts w:ascii="Arial" w:eastAsia="굴림" w:hAnsi="Arial" w:cs="Arial"/>
          <w:sz w:val="22"/>
        </w:rPr>
        <w:t>.</w:t>
      </w:r>
    </w:p>
    <w:p w14:paraId="50FFE0AE" w14:textId="77777777" w:rsidR="00624BD4" w:rsidRPr="001D19F6" w:rsidRDefault="00624BD4" w:rsidP="00624BD4">
      <w:pPr>
        <w:wordWrap/>
        <w:adjustRightInd w:val="0"/>
        <w:spacing w:line="360" w:lineRule="auto"/>
        <w:rPr>
          <w:rFonts w:ascii="Arial" w:eastAsia="굴림" w:hAnsi="Arial" w:cs="Arial"/>
          <w:sz w:val="22"/>
        </w:rPr>
      </w:pPr>
    </w:p>
    <w:p w14:paraId="035B40C4" w14:textId="77777777" w:rsidR="003B0ACA" w:rsidRPr="001D19F6" w:rsidRDefault="00527595" w:rsidP="003B0ACA">
      <w:pPr>
        <w:wordWrap/>
        <w:adjustRightInd w:val="0"/>
        <w:spacing w:line="360" w:lineRule="auto"/>
        <w:rPr>
          <w:rFonts w:ascii="Arial" w:eastAsia="굴림" w:hAnsi="Arial" w:cs="Arial"/>
          <w:sz w:val="22"/>
        </w:rPr>
      </w:pPr>
      <w:r w:rsidRPr="001D19F6">
        <w:rPr>
          <w:rFonts w:ascii="Arial" w:eastAsia="굴림" w:hAnsi="Arial" w:cs="Arial"/>
          <w:sz w:val="22"/>
        </w:rPr>
        <w:t>E2</w:t>
      </w:r>
      <w:r w:rsidR="00663DA8" w:rsidRPr="001D19F6">
        <w:rPr>
          <w:rFonts w:ascii="Arial" w:eastAsia="굴림" w:hAnsi="Arial" w:cs="Arial"/>
          <w:sz w:val="22"/>
        </w:rPr>
        <w:t>8</w:t>
      </w:r>
      <w:r w:rsidR="00624BD4" w:rsidRPr="001D19F6">
        <w:rPr>
          <w:rFonts w:ascii="Arial" w:eastAsia="굴림" w:hAnsi="Arial" w:cs="Arial"/>
          <w:sz w:val="22"/>
        </w:rPr>
        <w:t xml:space="preserve">8. </w:t>
      </w:r>
      <w:r w:rsidR="003B0ACA" w:rsidRPr="001D19F6">
        <w:rPr>
          <w:rFonts w:ascii="Arial" w:eastAsia="굴림" w:hAnsi="Arial" w:cs="Arial"/>
          <w:sz w:val="22"/>
        </w:rPr>
        <w:t>If done by a proxy respondent, what is the proxy’s relationship to R? Please answer in view of the proxy.</w:t>
      </w:r>
    </w:p>
    <w:p w14:paraId="5ED0529A"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78FDCF02"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3BFB839A"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3AF478CC"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4FCAF962"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38CE052F"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52A9BB15"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547AFAC1"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0CF2AE0F"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550C3729"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50AD0532"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18AD3F2F" w14:textId="77777777" w:rsidR="003B0ACA" w:rsidRPr="001D19F6" w:rsidRDefault="003B0ACA" w:rsidP="00F14BA4">
      <w:pPr>
        <w:pStyle w:val="a6"/>
        <w:numPr>
          <w:ilvl w:val="0"/>
          <w:numId w:val="737"/>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495DB6C1"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→Go to section F.</w:t>
      </w:r>
    </w:p>
    <w:p w14:paraId="2B38EB4C" w14:textId="77777777" w:rsidR="009C268C" w:rsidRPr="001D19F6" w:rsidRDefault="009C268C" w:rsidP="00CB0386">
      <w:pPr>
        <w:wordWrap/>
        <w:spacing w:line="360" w:lineRule="auto"/>
        <w:rPr>
          <w:rFonts w:ascii="Arial" w:eastAsia="굴림" w:hAnsi="Arial" w:cs="Arial"/>
          <w:sz w:val="22"/>
        </w:rPr>
      </w:pPr>
    </w:p>
    <w:p w14:paraId="41A78CA4" w14:textId="77777777" w:rsidR="005E500A" w:rsidRPr="001D19F6" w:rsidRDefault="005E500A" w:rsidP="005E500A">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00663DA8" w:rsidRPr="001D19F6">
        <w:rPr>
          <w:rFonts w:ascii="Arial" w:eastAsia="굴림" w:hAnsi="Arial" w:cs="Arial"/>
          <w:sz w:val="22"/>
        </w:rPr>
        <w:t>E</w:t>
      </w:r>
      <w:r w:rsidR="00D12513" w:rsidRPr="001D19F6">
        <w:rPr>
          <w:rFonts w:ascii="Arial" w:eastAsia="굴림" w:hAnsi="Arial" w:cs="Arial"/>
          <w:sz w:val="22"/>
        </w:rPr>
        <w:t>b</w:t>
      </w:r>
      <w:r w:rsidRPr="001D19F6">
        <w:rPr>
          <w:rFonts w:ascii="Arial" w:eastAsia="굴림" w:hAnsi="Arial" w:cs="Arial"/>
          <w:sz w:val="22"/>
        </w:rPr>
        <w:t>_end</w:t>
      </w:r>
      <w:proofErr w:type="spellEnd"/>
      <w:r w:rsidRPr="001D19F6">
        <w:rPr>
          <w:rFonts w:ascii="Arial" w:eastAsia="굴림" w:hAnsi="Arial" w:cs="Arial"/>
          <w:sz w:val="22"/>
        </w:rPr>
        <w:t>) [IWER] Please enter code 1 for completion of CONSUMPTION section.</w:t>
      </w:r>
    </w:p>
    <w:p w14:paraId="53CB34BC" w14:textId="77777777" w:rsidR="005E500A" w:rsidRPr="001D19F6" w:rsidRDefault="005E500A" w:rsidP="00F14BA4">
      <w:pPr>
        <w:pStyle w:val="a6"/>
        <w:widowControl/>
        <w:numPr>
          <w:ilvl w:val="0"/>
          <w:numId w:val="1154"/>
        </w:numPr>
        <w:wordWrap/>
        <w:autoSpaceDE/>
        <w:spacing w:line="360" w:lineRule="auto"/>
        <w:ind w:leftChars="0"/>
        <w:jc w:val="left"/>
        <w:rPr>
          <w:rFonts w:ascii="Arial" w:eastAsia="굴림" w:hAnsi="Arial" w:cs="Arial"/>
          <w:sz w:val="22"/>
        </w:rPr>
      </w:pPr>
      <w:r w:rsidRPr="001D19F6">
        <w:rPr>
          <w:rFonts w:ascii="Arial" w:eastAsia="굴림" w:hAnsi="Arial" w:cs="Arial"/>
          <w:sz w:val="22"/>
        </w:rPr>
        <w:t>Completion</w:t>
      </w:r>
    </w:p>
    <w:p w14:paraId="35B3033D" w14:textId="77777777" w:rsidR="00857EBE" w:rsidRDefault="00857EBE" w:rsidP="00857EBE">
      <w:pPr>
        <w:widowControl/>
        <w:wordWrap/>
        <w:autoSpaceDE/>
        <w:spacing w:line="360" w:lineRule="auto"/>
        <w:jc w:val="left"/>
        <w:rPr>
          <w:rFonts w:ascii="Arial" w:eastAsia="굴림" w:hAnsi="Arial" w:cs="Arial"/>
          <w:sz w:val="22"/>
        </w:rPr>
      </w:pPr>
    </w:p>
    <w:p w14:paraId="2F900710" w14:textId="77777777" w:rsidR="00E921F6" w:rsidRDefault="00E921F6" w:rsidP="00857EBE">
      <w:pPr>
        <w:widowControl/>
        <w:wordWrap/>
        <w:autoSpaceDE/>
        <w:spacing w:line="360" w:lineRule="auto"/>
        <w:jc w:val="left"/>
        <w:rPr>
          <w:rFonts w:ascii="Arial" w:eastAsia="굴림" w:hAnsi="Arial" w:cs="Arial"/>
          <w:sz w:val="22"/>
        </w:rPr>
      </w:pPr>
    </w:p>
    <w:p w14:paraId="436BCABA" w14:textId="77777777" w:rsidR="00E921F6" w:rsidRDefault="00E921F6" w:rsidP="00857EBE">
      <w:pPr>
        <w:widowControl/>
        <w:wordWrap/>
        <w:autoSpaceDE/>
        <w:spacing w:line="360" w:lineRule="auto"/>
        <w:jc w:val="left"/>
        <w:rPr>
          <w:rFonts w:ascii="Arial" w:eastAsia="굴림" w:hAnsi="Arial" w:cs="Arial"/>
          <w:sz w:val="22"/>
        </w:rPr>
      </w:pPr>
    </w:p>
    <w:p w14:paraId="194D1A37" w14:textId="77777777" w:rsidR="00E921F6" w:rsidRDefault="00E921F6" w:rsidP="00857EBE">
      <w:pPr>
        <w:widowControl/>
        <w:wordWrap/>
        <w:autoSpaceDE/>
        <w:spacing w:line="360" w:lineRule="auto"/>
        <w:jc w:val="left"/>
        <w:rPr>
          <w:rFonts w:ascii="Arial" w:eastAsia="굴림" w:hAnsi="Arial" w:cs="Arial"/>
          <w:sz w:val="22"/>
        </w:rPr>
      </w:pPr>
    </w:p>
    <w:p w14:paraId="3DF35EE3" w14:textId="77777777" w:rsidR="00264E50" w:rsidRDefault="00264E50" w:rsidP="00857EBE">
      <w:pPr>
        <w:widowControl/>
        <w:wordWrap/>
        <w:autoSpaceDE/>
        <w:spacing w:line="360" w:lineRule="auto"/>
        <w:jc w:val="left"/>
        <w:rPr>
          <w:rFonts w:ascii="Arial" w:eastAsia="굴림" w:hAnsi="Arial" w:cs="Arial"/>
          <w:sz w:val="22"/>
        </w:rPr>
      </w:pPr>
    </w:p>
    <w:p w14:paraId="3C8BF911" w14:textId="77777777" w:rsidR="00E921F6" w:rsidRDefault="00E921F6" w:rsidP="00857EBE">
      <w:pPr>
        <w:widowControl/>
        <w:wordWrap/>
        <w:autoSpaceDE/>
        <w:spacing w:line="360" w:lineRule="auto"/>
        <w:jc w:val="left"/>
        <w:rPr>
          <w:rFonts w:ascii="Arial" w:eastAsia="굴림" w:hAnsi="Arial" w:cs="Arial"/>
          <w:sz w:val="22"/>
        </w:rPr>
      </w:pPr>
    </w:p>
    <w:p w14:paraId="60DEC968" w14:textId="77777777" w:rsidR="00E921F6" w:rsidRPr="001D19F6" w:rsidRDefault="00E921F6" w:rsidP="00857EBE">
      <w:pPr>
        <w:widowControl/>
        <w:wordWrap/>
        <w:autoSpaceDE/>
        <w:spacing w:line="360" w:lineRule="auto"/>
        <w:jc w:val="left"/>
        <w:rPr>
          <w:rFonts w:ascii="Arial" w:eastAsia="굴림" w:hAnsi="Arial" w:cs="Arial"/>
          <w:sz w:val="22"/>
        </w:rPr>
      </w:pPr>
    </w:p>
    <w:p w14:paraId="5DE17884" w14:textId="77777777" w:rsidR="00B13816" w:rsidRPr="001D19F6" w:rsidRDefault="00B13816" w:rsidP="00CB0386">
      <w:pPr>
        <w:wordWrap/>
        <w:spacing w:line="360" w:lineRule="auto"/>
        <w:rPr>
          <w:rFonts w:ascii="Arial" w:eastAsia="굴림" w:hAnsi="Arial" w:cs="Arial"/>
          <w:sz w:val="22"/>
        </w:rPr>
      </w:pPr>
    </w:p>
    <w:p w14:paraId="2DD942B6" w14:textId="77777777" w:rsidR="00624BD4" w:rsidRPr="001D19F6" w:rsidRDefault="00247D84" w:rsidP="00624BD4">
      <w:pPr>
        <w:jc w:val="center"/>
        <w:rPr>
          <w:rFonts w:ascii="Arial" w:eastAsia="굴림" w:hAnsi="Arial" w:cs="Arial"/>
          <w:sz w:val="22"/>
        </w:rPr>
      </w:pPr>
      <w:r w:rsidRPr="001D19F6">
        <w:rPr>
          <w:rFonts w:ascii="Arial" w:eastAsia="굴림" w:hAnsi="Arial" w:cs="Arial"/>
          <w:noProof/>
          <w:sz w:val="22"/>
        </w:rPr>
        <mc:AlternateContent>
          <mc:Choice Requires="wps">
            <w:drawing>
              <wp:anchor distT="0" distB="0" distL="114300" distR="114300" simplePos="0" relativeHeight="251675648" behindDoc="0" locked="0" layoutInCell="1" allowOverlap="1" wp14:anchorId="0F5B12B3" wp14:editId="33E91CB8">
                <wp:simplePos x="0" y="0"/>
                <wp:positionH relativeFrom="column">
                  <wp:align>center</wp:align>
                </wp:positionH>
                <wp:positionV relativeFrom="paragraph">
                  <wp:posOffset>2540</wp:posOffset>
                </wp:positionV>
                <wp:extent cx="5819775" cy="629285"/>
                <wp:effectExtent l="0" t="0" r="28575" b="37465"/>
                <wp:wrapNone/>
                <wp:docPr id="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C9F557C" w14:textId="77777777" w:rsidR="00706C18" w:rsidRPr="003A6C5D" w:rsidRDefault="00706C18" w:rsidP="003A6C5D">
                            <w:pPr>
                              <w:pStyle w:val="11"/>
                              <w:jc w:val="center"/>
                              <w:rPr>
                                <w:rFonts w:ascii="Arial" w:hAnsi="Arial" w:cs="Arial"/>
                                <w:b/>
                                <w:sz w:val="32"/>
                                <w:szCs w:val="32"/>
                              </w:rPr>
                            </w:pPr>
                            <w:bookmarkStart w:id="9183" w:name="_Toc483216650"/>
                            <w:bookmarkStart w:id="9184" w:name="_Toc487461362"/>
                            <w:bookmarkStart w:id="9185" w:name="_Toc487647363"/>
                            <w:r w:rsidRPr="003A6C5D">
                              <w:rPr>
                                <w:rFonts w:ascii="Arial" w:hAnsi="Arial" w:cs="Arial"/>
                                <w:b/>
                                <w:sz w:val="32"/>
                                <w:szCs w:val="32"/>
                              </w:rPr>
                              <w:t>F. ASSETS AND DEBTS</w:t>
                            </w:r>
                            <w:bookmarkEnd w:id="9183"/>
                            <w:bookmarkEnd w:id="9184"/>
                            <w:bookmarkEnd w:id="9185"/>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5B12B3" id="Rectangle 36" o:spid="_x0000_s1038" style="position:absolute;left:0;text-align:left;margin-left:0;margin-top:.2pt;width:458.25pt;height:49.55pt;z-index:251675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" fillcolor="#95b3d7 [1940]" strokecolor="#95b3d7 [1940]" strokeweight="1pt">
                <v:fill color2="#dbe5f1 [660]" angle="135" focus="50%" type="gradient"/>
                <v:shadow on="t" color="#243f60 [1604]" opacity=".5" offset="1pt"/>
                <v:textbox>
                  <w:txbxContent>
                    <w:p w14:paraId="4C9F557C" w14:textId="77777777" w:rsidR="00706C18" w:rsidRPr="003A6C5D" w:rsidRDefault="00706C18" w:rsidP="003A6C5D">
                      <w:pPr>
                        <w:pStyle w:val="11"/>
                        <w:jc w:val="center"/>
                        <w:rPr>
                          <w:rFonts w:ascii="Arial" w:hAnsi="Arial" w:cs="Arial"/>
                          <w:b/>
                          <w:sz w:val="32"/>
                          <w:szCs w:val="32"/>
                        </w:rPr>
                      </w:pPr>
                      <w:bookmarkStart w:id="9186" w:name="_Toc483216650"/>
                      <w:bookmarkStart w:id="9187" w:name="_Toc487461362"/>
                      <w:bookmarkStart w:id="9188" w:name="_Toc487647363"/>
                      <w:r w:rsidRPr="003A6C5D">
                        <w:rPr>
                          <w:rFonts w:ascii="Arial" w:hAnsi="Arial" w:cs="Arial"/>
                          <w:b/>
                          <w:sz w:val="32"/>
                          <w:szCs w:val="32"/>
                        </w:rPr>
                        <w:t>F. ASSETS AND DEBTS</w:t>
                      </w:r>
                      <w:bookmarkEnd w:id="9186"/>
                      <w:bookmarkEnd w:id="9187"/>
                      <w:bookmarkEnd w:id="9188"/>
                    </w:p>
                  </w:txbxContent>
                </v:textbox>
              </v:rect>
            </w:pict>
          </mc:Fallback>
        </mc:AlternateContent>
      </w:r>
    </w:p>
    <w:p w14:paraId="02E10308" w14:textId="77777777" w:rsidR="00624BD4" w:rsidRPr="001D19F6" w:rsidRDefault="00624BD4" w:rsidP="00624BD4">
      <w:pPr>
        <w:jc w:val="center"/>
        <w:rPr>
          <w:rFonts w:ascii="Arial" w:eastAsia="굴림" w:hAnsi="Arial" w:cs="Arial"/>
          <w:sz w:val="22"/>
        </w:rPr>
      </w:pPr>
    </w:p>
    <w:p w14:paraId="0D3E0541" w14:textId="77777777" w:rsidR="00624BD4" w:rsidRPr="001D19F6" w:rsidRDefault="00624BD4" w:rsidP="00624BD4">
      <w:pPr>
        <w:jc w:val="center"/>
        <w:rPr>
          <w:rFonts w:ascii="Arial" w:eastAsia="굴림" w:hAnsi="Arial" w:cs="Arial"/>
          <w:sz w:val="22"/>
        </w:rPr>
      </w:pPr>
    </w:p>
    <w:p w14:paraId="1F5C3CB3" w14:textId="77777777" w:rsidR="00624BD4" w:rsidRPr="001D19F6" w:rsidRDefault="00624BD4" w:rsidP="00624BD4">
      <w:pPr>
        <w:jc w:val="center"/>
        <w:rPr>
          <w:rFonts w:ascii="Arial" w:eastAsia="굴림" w:hAnsi="Arial" w:cs="Arial"/>
          <w:sz w:val="22"/>
        </w:rPr>
      </w:pPr>
    </w:p>
    <w:p w14:paraId="30915E55" w14:textId="77777777" w:rsidR="00624BD4" w:rsidRPr="001D19F6" w:rsidRDefault="00624BD4" w:rsidP="00624BD4">
      <w:pPr>
        <w:wordWrap/>
        <w:spacing w:line="360" w:lineRule="auto"/>
        <w:rPr>
          <w:rFonts w:ascii="Arial" w:eastAsia="굴림" w:hAnsi="Arial" w:cs="Arial"/>
          <w:sz w:val="22"/>
        </w:rPr>
      </w:pPr>
    </w:p>
    <w:p w14:paraId="53DCC020" w14:textId="77777777" w:rsidR="00476D92" w:rsidRPr="001D19F6" w:rsidRDefault="00476D92" w:rsidP="00476D92">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F_Intro</w:t>
      </w:r>
      <w:proofErr w:type="spellEnd"/>
      <w:r w:rsidRPr="001D19F6">
        <w:rPr>
          <w:rFonts w:ascii="Arial" w:eastAsia="굴림" w:hAnsi="Arial" w:cs="Arial"/>
          <w:sz w:val="22"/>
        </w:rPr>
        <w:t xml:space="preserve">) [IWER] Now, this is to start F. ASSET section. </w:t>
      </w:r>
    </w:p>
    <w:p w14:paraId="56C37AA1" w14:textId="77777777" w:rsidR="00476D92" w:rsidRPr="001D19F6" w:rsidRDefault="00476D92" w:rsidP="00F14BA4">
      <w:pPr>
        <w:pStyle w:val="a6"/>
        <w:widowControl/>
        <w:numPr>
          <w:ilvl w:val="0"/>
          <w:numId w:val="1155"/>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24446355" w14:textId="77777777" w:rsidR="00476D92" w:rsidRPr="001D19F6" w:rsidRDefault="00476D92" w:rsidP="00624BD4">
      <w:pPr>
        <w:wordWrap/>
        <w:spacing w:line="360" w:lineRule="auto"/>
        <w:rPr>
          <w:rFonts w:ascii="Arial" w:eastAsia="굴림" w:hAnsi="Arial" w:cs="Arial"/>
          <w:sz w:val="22"/>
        </w:rPr>
      </w:pPr>
    </w:p>
    <w:p w14:paraId="6EA37C7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F001. </w:t>
      </w:r>
      <w:r w:rsidR="00D6177B" w:rsidRPr="001D19F6">
        <w:rPr>
          <w:rFonts w:ascii="Arial" w:eastAsia="굴림" w:hAnsi="Arial" w:cs="Arial"/>
          <w:sz w:val="22"/>
        </w:rPr>
        <w:t>Are</w:t>
      </w:r>
      <w:r w:rsidRPr="001D19F6">
        <w:rPr>
          <w:rFonts w:ascii="Arial" w:eastAsia="굴림" w:hAnsi="Arial" w:cs="Arial"/>
          <w:sz w:val="22"/>
        </w:rPr>
        <w:t xml:space="preserve"> you</w:t>
      </w:r>
      <w:r w:rsidR="00B43D89" w:rsidRPr="001D19F6">
        <w:rPr>
          <w:rFonts w:ascii="Arial" w:eastAsia="굴림" w:hAnsi="Arial" w:cs="Arial"/>
          <w:sz w:val="22"/>
        </w:rPr>
        <w:t xml:space="preserve"> li</w:t>
      </w:r>
      <w:r w:rsidR="00D6177B" w:rsidRPr="001D19F6">
        <w:rPr>
          <w:rFonts w:ascii="Arial" w:eastAsia="굴림" w:hAnsi="Arial" w:cs="Arial"/>
          <w:sz w:val="22"/>
        </w:rPr>
        <w:t>ving</w:t>
      </w:r>
      <w:r w:rsidR="00B43D89" w:rsidRPr="001D19F6">
        <w:rPr>
          <w:rFonts w:ascii="Arial" w:eastAsia="굴림" w:hAnsi="Arial" w:cs="Arial"/>
          <w:sz w:val="22"/>
        </w:rPr>
        <w:t xml:space="preserve"> in your own </w:t>
      </w:r>
      <w:r w:rsidR="008A7B04" w:rsidRPr="001D19F6">
        <w:rPr>
          <w:rFonts w:ascii="Arial" w:eastAsia="굴림" w:hAnsi="Arial" w:cs="Arial"/>
          <w:sz w:val="22"/>
        </w:rPr>
        <w:t>home</w:t>
      </w:r>
      <w:r w:rsidR="00B43D89" w:rsidRPr="001D19F6">
        <w:rPr>
          <w:rFonts w:ascii="Arial" w:eastAsia="굴림" w:hAnsi="Arial" w:cs="Arial"/>
          <w:sz w:val="22"/>
        </w:rPr>
        <w:t xml:space="preserve"> or a rented </w:t>
      </w:r>
      <w:r w:rsidR="00241360" w:rsidRPr="001D19F6">
        <w:rPr>
          <w:rFonts w:ascii="Arial" w:eastAsia="굴림" w:hAnsi="Arial" w:cs="Arial"/>
          <w:sz w:val="22"/>
        </w:rPr>
        <w:t>home</w:t>
      </w:r>
      <w:r w:rsidRPr="001D19F6">
        <w:rPr>
          <w:rFonts w:ascii="Arial" w:eastAsia="굴림" w:hAnsi="Arial" w:cs="Arial"/>
          <w:sz w:val="22"/>
        </w:rPr>
        <w:t>?</w:t>
      </w:r>
    </w:p>
    <w:p w14:paraId="10EB7B44" w14:textId="77777777" w:rsidR="00BC5FA9" w:rsidRPr="001D19F6" w:rsidRDefault="00BC5FA9"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00383255" w:rsidRPr="001D19F6">
        <w:rPr>
          <w:rFonts w:ascii="Arial" w:eastAsia="굴림" w:hAnsi="Arial" w:cs="Arial"/>
          <w:sz w:val="22"/>
        </w:rPr>
        <w:t xml:space="preserve">“Please tell me </w:t>
      </w:r>
      <w:r w:rsidR="00397EAE" w:rsidRPr="001D19F6">
        <w:rPr>
          <w:rFonts w:ascii="Arial" w:eastAsia="굴림" w:hAnsi="Arial" w:cs="Arial"/>
          <w:sz w:val="22"/>
        </w:rPr>
        <w:t>the tenure type</w:t>
      </w:r>
      <w:r w:rsidR="00C148ED" w:rsidRPr="001D19F6">
        <w:rPr>
          <w:rFonts w:ascii="Arial" w:eastAsia="굴림" w:hAnsi="Arial" w:cs="Arial"/>
          <w:sz w:val="22"/>
        </w:rPr>
        <w:t xml:space="preserve"> </w:t>
      </w:r>
      <w:r w:rsidR="00397EAE" w:rsidRPr="001D19F6">
        <w:rPr>
          <w:rFonts w:ascii="Arial" w:eastAsia="굴림" w:hAnsi="Arial" w:cs="Arial"/>
          <w:sz w:val="22"/>
        </w:rPr>
        <w:t xml:space="preserve">(own </w:t>
      </w:r>
      <w:r w:rsidR="00241360" w:rsidRPr="001D19F6">
        <w:rPr>
          <w:rFonts w:ascii="Arial" w:eastAsia="굴림" w:hAnsi="Arial" w:cs="Arial"/>
          <w:sz w:val="22"/>
        </w:rPr>
        <w:t>home</w:t>
      </w:r>
      <w:r w:rsidR="00397EAE" w:rsidRPr="001D19F6">
        <w:rPr>
          <w:rFonts w:ascii="Arial" w:eastAsia="굴림" w:hAnsi="Arial" w:cs="Arial"/>
          <w:sz w:val="22"/>
        </w:rPr>
        <w:t xml:space="preserve">, </w:t>
      </w:r>
      <w:r w:rsidR="00C148ED" w:rsidRPr="001D19F6">
        <w:rPr>
          <w:rFonts w:ascii="Arial" w:eastAsia="굴림" w:hAnsi="Arial" w:cs="Arial"/>
          <w:sz w:val="22"/>
        </w:rPr>
        <w:t>d</w:t>
      </w:r>
      <w:r w:rsidR="00895F92" w:rsidRPr="001D19F6">
        <w:rPr>
          <w:rFonts w:ascii="Arial" w:eastAsia="굴림" w:hAnsi="Arial" w:cs="Arial"/>
          <w:sz w:val="22"/>
        </w:rPr>
        <w:t xml:space="preserve">eposit-based rental </w:t>
      </w:r>
      <w:r w:rsidR="00241360" w:rsidRPr="001D19F6">
        <w:rPr>
          <w:rFonts w:ascii="Arial" w:eastAsia="굴림" w:hAnsi="Arial" w:cs="Arial"/>
          <w:sz w:val="22"/>
        </w:rPr>
        <w:t>home</w:t>
      </w:r>
      <w:r w:rsidR="00895F92" w:rsidRPr="001D19F6">
        <w:rPr>
          <w:rFonts w:ascii="Arial" w:eastAsia="굴림" w:hAnsi="Arial" w:cs="Arial"/>
          <w:sz w:val="22"/>
        </w:rPr>
        <w:t xml:space="preserve"> without monthly rent</w:t>
      </w:r>
      <w:r w:rsidR="00397EAE" w:rsidRPr="001D19F6">
        <w:rPr>
          <w:rFonts w:ascii="Arial" w:eastAsia="굴림" w:hAnsi="Arial" w:cs="Arial"/>
          <w:sz w:val="22"/>
        </w:rPr>
        <w:t xml:space="preserve">, monthly rental </w:t>
      </w:r>
      <w:r w:rsidR="00241360" w:rsidRPr="001D19F6">
        <w:rPr>
          <w:rFonts w:ascii="Arial" w:eastAsia="굴림" w:hAnsi="Arial" w:cs="Arial"/>
          <w:sz w:val="22"/>
        </w:rPr>
        <w:t>home</w:t>
      </w:r>
      <w:r w:rsidR="00397EAE" w:rsidRPr="001D19F6">
        <w:rPr>
          <w:rFonts w:ascii="Arial" w:eastAsia="굴림" w:hAnsi="Arial" w:cs="Arial"/>
          <w:sz w:val="22"/>
        </w:rPr>
        <w:t xml:space="preserve"> with or without a deposit) of the </w:t>
      </w:r>
      <w:r w:rsidR="00241360" w:rsidRPr="001D19F6">
        <w:rPr>
          <w:rFonts w:ascii="Arial" w:eastAsia="굴림" w:hAnsi="Arial" w:cs="Arial"/>
          <w:sz w:val="22"/>
        </w:rPr>
        <w:t>home</w:t>
      </w:r>
      <w:r w:rsidR="00397EAE" w:rsidRPr="001D19F6">
        <w:rPr>
          <w:rFonts w:ascii="Arial" w:eastAsia="굴림" w:hAnsi="Arial" w:cs="Arial"/>
          <w:sz w:val="22"/>
        </w:rPr>
        <w:t xml:space="preserve"> </w:t>
      </w:r>
      <w:r w:rsidR="00383255" w:rsidRPr="001D19F6">
        <w:rPr>
          <w:rFonts w:ascii="Arial" w:eastAsia="굴림" w:hAnsi="Arial" w:cs="Arial"/>
          <w:sz w:val="22"/>
        </w:rPr>
        <w:t xml:space="preserve">you are </w:t>
      </w:r>
      <w:r w:rsidR="00397EAE" w:rsidRPr="001D19F6">
        <w:rPr>
          <w:rFonts w:ascii="Arial" w:eastAsia="굴림" w:hAnsi="Arial" w:cs="Arial"/>
          <w:sz w:val="22"/>
        </w:rPr>
        <w:t xml:space="preserve">currently </w:t>
      </w:r>
      <w:r w:rsidR="00702EB9" w:rsidRPr="001D19F6">
        <w:rPr>
          <w:rFonts w:ascii="Arial" w:eastAsia="굴림" w:hAnsi="Arial" w:cs="Arial"/>
          <w:sz w:val="22"/>
        </w:rPr>
        <w:t xml:space="preserve">residing </w:t>
      </w:r>
      <w:r w:rsidR="00397EAE" w:rsidRPr="001D19F6">
        <w:rPr>
          <w:rFonts w:ascii="Arial" w:eastAsia="굴림" w:hAnsi="Arial" w:cs="Arial"/>
          <w:sz w:val="22"/>
        </w:rPr>
        <w:t>in</w:t>
      </w:r>
      <w:r w:rsidR="00C148ED" w:rsidRPr="001D19F6">
        <w:rPr>
          <w:rFonts w:ascii="Arial" w:eastAsia="굴림" w:hAnsi="Arial" w:cs="Arial"/>
          <w:sz w:val="22"/>
        </w:rPr>
        <w:t xml:space="preserve">. This is not about </w:t>
      </w:r>
      <w:r w:rsidR="00D0098E" w:rsidRPr="001D19F6">
        <w:rPr>
          <w:rFonts w:ascii="Arial" w:eastAsia="굴림" w:hAnsi="Arial" w:cs="Arial"/>
          <w:sz w:val="22"/>
        </w:rPr>
        <w:t xml:space="preserve">whose </w:t>
      </w:r>
      <w:r w:rsidR="0097377E" w:rsidRPr="001D19F6">
        <w:rPr>
          <w:rFonts w:ascii="Arial" w:eastAsia="굴림" w:hAnsi="Arial" w:cs="Arial"/>
          <w:sz w:val="22"/>
        </w:rPr>
        <w:t>name</w:t>
      </w:r>
      <w:r w:rsidR="00C148ED" w:rsidRPr="001D19F6">
        <w:rPr>
          <w:rFonts w:ascii="Arial" w:eastAsia="굴림" w:hAnsi="Arial" w:cs="Arial"/>
          <w:sz w:val="22"/>
        </w:rPr>
        <w:t xml:space="preserve"> of </w:t>
      </w:r>
      <w:r w:rsidR="00241360" w:rsidRPr="001D19F6">
        <w:rPr>
          <w:rFonts w:ascii="Arial" w:eastAsia="굴림" w:hAnsi="Arial" w:cs="Arial"/>
          <w:sz w:val="22"/>
        </w:rPr>
        <w:t>home</w:t>
      </w:r>
      <w:r w:rsidR="00C148ED" w:rsidRPr="001D19F6">
        <w:rPr>
          <w:rFonts w:ascii="Arial" w:eastAsia="굴림" w:hAnsi="Arial" w:cs="Arial"/>
          <w:sz w:val="22"/>
        </w:rPr>
        <w:t xml:space="preserve"> holder</w:t>
      </w:r>
      <w:r w:rsidR="00D0098E" w:rsidRPr="001D19F6">
        <w:rPr>
          <w:rFonts w:ascii="Arial" w:eastAsia="굴림" w:hAnsi="Arial" w:cs="Arial"/>
          <w:sz w:val="22"/>
        </w:rPr>
        <w:t>.</w:t>
      </w:r>
      <w:r w:rsidR="00383255" w:rsidRPr="001D19F6">
        <w:rPr>
          <w:rFonts w:ascii="Arial" w:eastAsia="굴림" w:hAnsi="Arial" w:cs="Arial"/>
          <w:sz w:val="22"/>
        </w:rPr>
        <w:t>”</w:t>
      </w:r>
      <w:r w:rsidR="00D0098E" w:rsidRPr="001D19F6">
        <w:rPr>
          <w:rFonts w:ascii="Arial" w:eastAsia="굴림" w:hAnsi="Arial" w:cs="Arial"/>
          <w:sz w:val="22"/>
        </w:rPr>
        <w:t xml:space="preserve"> For </w:t>
      </w:r>
      <w:r w:rsidR="0060656D" w:rsidRPr="001D19F6">
        <w:rPr>
          <w:rFonts w:ascii="Arial" w:eastAsia="굴림" w:hAnsi="Arial" w:cs="Arial"/>
          <w:sz w:val="22"/>
        </w:rPr>
        <w:t>example</w:t>
      </w:r>
      <w:r w:rsidR="00D0098E" w:rsidRPr="001D19F6">
        <w:rPr>
          <w:rFonts w:ascii="Arial" w:eastAsia="굴림" w:hAnsi="Arial" w:cs="Arial"/>
          <w:sz w:val="22"/>
        </w:rPr>
        <w:t xml:space="preserve">, if R is living in his/her child’s </w:t>
      </w:r>
      <w:r w:rsidR="00241360" w:rsidRPr="001D19F6">
        <w:rPr>
          <w:rFonts w:ascii="Arial" w:eastAsia="굴림" w:hAnsi="Arial" w:cs="Arial"/>
          <w:sz w:val="22"/>
        </w:rPr>
        <w:t>home</w:t>
      </w:r>
      <w:r w:rsidR="00D0098E" w:rsidRPr="001D19F6">
        <w:rPr>
          <w:rFonts w:ascii="Arial" w:eastAsia="굴림" w:hAnsi="Arial" w:cs="Arial"/>
          <w:sz w:val="22"/>
        </w:rPr>
        <w:t xml:space="preserve"> (</w:t>
      </w:r>
      <w:r w:rsidR="00241360" w:rsidRPr="001D19F6">
        <w:rPr>
          <w:rFonts w:ascii="Arial" w:eastAsia="굴림" w:hAnsi="Arial" w:cs="Arial"/>
          <w:sz w:val="22"/>
        </w:rPr>
        <w:t>home</w:t>
      </w:r>
      <w:r w:rsidR="00D0098E" w:rsidRPr="001D19F6">
        <w:rPr>
          <w:rFonts w:ascii="Arial" w:eastAsia="굴림" w:hAnsi="Arial" w:cs="Arial"/>
          <w:sz w:val="22"/>
        </w:rPr>
        <w:t xml:space="preserve"> under the </w:t>
      </w:r>
      <w:r w:rsidR="0097377E" w:rsidRPr="001D19F6">
        <w:rPr>
          <w:rFonts w:ascii="Arial" w:eastAsia="굴림" w:hAnsi="Arial" w:cs="Arial"/>
          <w:sz w:val="22"/>
        </w:rPr>
        <w:t xml:space="preserve">name </w:t>
      </w:r>
      <w:r w:rsidR="00D0098E" w:rsidRPr="001D19F6">
        <w:rPr>
          <w:rFonts w:ascii="Arial" w:eastAsia="굴림" w:hAnsi="Arial" w:cs="Arial"/>
          <w:sz w:val="22"/>
        </w:rPr>
        <w:t xml:space="preserve">of his/her child), the tenure type is R’s own </w:t>
      </w:r>
      <w:r w:rsidR="00241360" w:rsidRPr="001D19F6">
        <w:rPr>
          <w:rFonts w:ascii="Arial" w:eastAsia="굴림" w:hAnsi="Arial" w:cs="Arial"/>
          <w:sz w:val="22"/>
        </w:rPr>
        <w:t>home</w:t>
      </w:r>
      <w:r w:rsidR="00D0098E" w:rsidRPr="001D19F6">
        <w:rPr>
          <w:rFonts w:ascii="Arial" w:eastAsia="굴림" w:hAnsi="Arial" w:cs="Arial"/>
          <w:sz w:val="22"/>
        </w:rPr>
        <w:t>.]</w:t>
      </w:r>
    </w:p>
    <w:p w14:paraId="34E4877E" w14:textId="77777777" w:rsidR="00624BD4" w:rsidRPr="001D19F6" w:rsidRDefault="00624BD4" w:rsidP="00F14BA4">
      <w:pPr>
        <w:pStyle w:val="a6"/>
        <w:numPr>
          <w:ilvl w:val="0"/>
          <w:numId w:val="738"/>
        </w:numPr>
        <w:wordWrap/>
        <w:spacing w:line="360" w:lineRule="auto"/>
        <w:ind w:leftChars="0"/>
        <w:rPr>
          <w:rFonts w:ascii="Arial" w:eastAsia="굴림" w:hAnsi="Arial" w:cs="Arial"/>
          <w:sz w:val="22"/>
        </w:rPr>
      </w:pPr>
      <w:r w:rsidRPr="001D19F6">
        <w:rPr>
          <w:rFonts w:ascii="Arial" w:eastAsia="굴림" w:hAnsi="Arial" w:cs="Arial"/>
          <w:sz w:val="22"/>
        </w:rPr>
        <w:t>Own</w:t>
      </w:r>
      <w:r w:rsidR="00B43D89" w:rsidRPr="001D19F6">
        <w:rPr>
          <w:rFonts w:ascii="Arial" w:eastAsia="굴림" w:hAnsi="Arial" w:cs="Arial"/>
          <w:sz w:val="22"/>
        </w:rPr>
        <w:t xml:space="preserve"> </w:t>
      </w:r>
      <w:r w:rsidR="00241360" w:rsidRPr="001D19F6">
        <w:rPr>
          <w:rFonts w:ascii="Arial" w:eastAsia="굴림" w:hAnsi="Arial" w:cs="Arial"/>
          <w:sz w:val="22"/>
        </w:rPr>
        <w:t>home</w:t>
      </w:r>
      <w:r w:rsidR="00B43D89" w:rsidRPr="001D19F6">
        <w:rPr>
          <w:rFonts w:ascii="Arial" w:eastAsia="굴림" w:hAnsi="Arial" w:cs="Arial"/>
          <w:sz w:val="22"/>
        </w:rPr>
        <w:t xml:space="preserve"> (</w:t>
      </w:r>
      <w:r w:rsidR="00241360" w:rsidRPr="001D19F6">
        <w:rPr>
          <w:rFonts w:ascii="Arial" w:eastAsia="굴림" w:hAnsi="Arial" w:cs="Arial"/>
          <w:sz w:val="22"/>
        </w:rPr>
        <w:t>home</w:t>
      </w:r>
      <w:r w:rsidR="00B43D89" w:rsidRPr="001D19F6">
        <w:rPr>
          <w:rFonts w:ascii="Arial" w:eastAsia="굴림" w:hAnsi="Arial" w:cs="Arial"/>
          <w:sz w:val="22"/>
        </w:rPr>
        <w:t xml:space="preserve"> owned by R or R’s relative)</w:t>
      </w:r>
      <w:r w:rsidR="00C148ED" w:rsidRPr="001D19F6">
        <w:rPr>
          <w:rFonts w:ascii="Arial" w:eastAsia="굴림" w:hAnsi="Arial" w:cs="Arial"/>
          <w:sz w:val="22"/>
        </w:rPr>
        <w:tab/>
      </w:r>
      <w:r w:rsidR="00C148ED" w:rsidRPr="001D19F6">
        <w:rPr>
          <w:rFonts w:ascii="Arial" w:eastAsia="굴림" w:hAnsi="Arial" w:cs="Arial"/>
          <w:sz w:val="22"/>
        </w:rPr>
        <w:tab/>
      </w:r>
      <w:r w:rsidR="00C148ED" w:rsidRPr="001D19F6">
        <w:rPr>
          <w:rFonts w:ascii="Arial" w:eastAsia="굴림" w:hAnsi="Arial" w:cs="Arial"/>
          <w:sz w:val="22"/>
        </w:rPr>
        <w:tab/>
      </w:r>
      <w:r w:rsidR="008512AC" w:rsidRPr="001D19F6">
        <w:rPr>
          <w:rFonts w:ascii="Arial" w:eastAsia="굴림" w:hAnsi="Arial" w:cs="Arial"/>
          <w:sz w:val="22"/>
        </w:rPr>
        <w:t>→Go to F004</w:t>
      </w:r>
    </w:p>
    <w:p w14:paraId="3E2EB18F" w14:textId="77777777" w:rsidR="00624BD4" w:rsidRPr="001D19F6" w:rsidRDefault="00D6177B" w:rsidP="00F14BA4">
      <w:pPr>
        <w:pStyle w:val="a6"/>
        <w:numPr>
          <w:ilvl w:val="0"/>
          <w:numId w:val="738"/>
        </w:numPr>
        <w:wordWrap/>
        <w:spacing w:line="360" w:lineRule="auto"/>
        <w:ind w:leftChars="0"/>
        <w:rPr>
          <w:rFonts w:ascii="Arial" w:eastAsia="굴림" w:hAnsi="Arial" w:cs="Arial"/>
          <w:sz w:val="22"/>
        </w:rPr>
      </w:pPr>
      <w:r w:rsidRPr="001D19F6">
        <w:rPr>
          <w:rFonts w:ascii="Arial" w:eastAsia="굴림" w:hAnsi="Arial" w:cs="Arial"/>
          <w:sz w:val="22"/>
        </w:rPr>
        <w:t xml:space="preserve">Deposit-based rental </w:t>
      </w:r>
      <w:r w:rsidR="00241360" w:rsidRPr="001D19F6">
        <w:rPr>
          <w:rFonts w:ascii="Arial" w:eastAsia="굴림" w:hAnsi="Arial" w:cs="Arial"/>
          <w:sz w:val="22"/>
        </w:rPr>
        <w:t>home</w:t>
      </w:r>
      <w:r w:rsidRPr="001D19F6">
        <w:rPr>
          <w:rFonts w:ascii="Arial" w:eastAsia="굴림" w:hAnsi="Arial" w:cs="Arial"/>
          <w:sz w:val="22"/>
        </w:rPr>
        <w:t xml:space="preserve"> </w:t>
      </w:r>
      <w:r w:rsidR="00624BD4" w:rsidRPr="001D19F6">
        <w:rPr>
          <w:rFonts w:ascii="Arial" w:eastAsia="굴림" w:hAnsi="Arial" w:cs="Arial"/>
          <w:sz w:val="22"/>
        </w:rPr>
        <w:t>without monthly rent (i.e., JEON-SE)</w:t>
      </w:r>
      <w:r w:rsidR="00F0476D" w:rsidRPr="001D19F6">
        <w:rPr>
          <w:rFonts w:ascii="Arial" w:eastAsia="굴림" w:hAnsi="Arial" w:cs="Arial"/>
          <w:sz w:val="22"/>
        </w:rPr>
        <w:t xml:space="preserve"> →Go to F033</w:t>
      </w:r>
    </w:p>
    <w:p w14:paraId="205E8B0D" w14:textId="77777777" w:rsidR="00624BD4" w:rsidRPr="001D19F6" w:rsidRDefault="00D6177B" w:rsidP="00F14BA4">
      <w:pPr>
        <w:pStyle w:val="a6"/>
        <w:numPr>
          <w:ilvl w:val="0"/>
          <w:numId w:val="738"/>
        </w:numPr>
        <w:wordWrap/>
        <w:spacing w:line="360" w:lineRule="auto"/>
        <w:ind w:leftChars="0"/>
        <w:rPr>
          <w:rFonts w:ascii="Arial" w:eastAsia="굴림" w:hAnsi="Arial" w:cs="Arial"/>
          <w:sz w:val="22"/>
        </w:rPr>
      </w:pPr>
      <w:r w:rsidRPr="001D19F6">
        <w:rPr>
          <w:rFonts w:ascii="Arial" w:eastAsia="굴림" w:hAnsi="Arial" w:cs="Arial"/>
          <w:sz w:val="22"/>
        </w:rPr>
        <w:t xml:space="preserve">Monthly rental </w:t>
      </w:r>
      <w:r w:rsidR="00241360" w:rsidRPr="001D19F6">
        <w:rPr>
          <w:rFonts w:ascii="Arial" w:eastAsia="굴림" w:hAnsi="Arial" w:cs="Arial"/>
          <w:sz w:val="22"/>
        </w:rPr>
        <w:t>home</w:t>
      </w:r>
      <w:r w:rsidR="00624BD4" w:rsidRPr="001D19F6">
        <w:rPr>
          <w:rFonts w:ascii="Arial" w:eastAsia="굴림" w:hAnsi="Arial" w:cs="Arial"/>
          <w:sz w:val="22"/>
        </w:rPr>
        <w:t xml:space="preserve"> with a deposit (i.e., JEON</w:t>
      </w:r>
      <w:r w:rsidR="00624BD4" w:rsidRPr="001D19F6">
        <w:rPr>
          <w:rFonts w:ascii="Cambria Math" w:eastAsia="굴림" w:hAnsi="Cambria Math" w:cs="Cambria Math"/>
          <w:sz w:val="22"/>
        </w:rPr>
        <w:t>‐</w:t>
      </w:r>
      <w:r w:rsidR="00624BD4" w:rsidRPr="001D19F6">
        <w:rPr>
          <w:rFonts w:ascii="Arial" w:eastAsia="굴림" w:hAnsi="Arial" w:cs="Arial"/>
          <w:sz w:val="22"/>
        </w:rPr>
        <w:t>WOL</w:t>
      </w:r>
      <w:r w:rsidR="00624BD4" w:rsidRPr="001D19F6">
        <w:rPr>
          <w:rFonts w:ascii="Cambria Math" w:eastAsia="굴림" w:hAnsi="Cambria Math" w:cs="Cambria Math"/>
          <w:sz w:val="22"/>
        </w:rPr>
        <w:t>‐</w:t>
      </w:r>
      <w:r w:rsidR="00624BD4" w:rsidRPr="001D19F6">
        <w:rPr>
          <w:rFonts w:ascii="Arial" w:eastAsia="굴림" w:hAnsi="Arial" w:cs="Arial"/>
          <w:sz w:val="22"/>
        </w:rPr>
        <w:t>SE)</w:t>
      </w:r>
      <w:r w:rsidR="00F0476D" w:rsidRPr="001D19F6">
        <w:rPr>
          <w:rFonts w:ascii="Arial" w:eastAsia="굴림" w:hAnsi="Arial" w:cs="Arial"/>
          <w:sz w:val="22"/>
        </w:rPr>
        <w:t xml:space="preserve"> →Go to F041</w:t>
      </w:r>
    </w:p>
    <w:p w14:paraId="66092BDD" w14:textId="77777777" w:rsidR="00624BD4" w:rsidRPr="001D19F6" w:rsidRDefault="00624BD4" w:rsidP="00F14BA4">
      <w:pPr>
        <w:pStyle w:val="a6"/>
        <w:numPr>
          <w:ilvl w:val="0"/>
          <w:numId w:val="738"/>
        </w:numPr>
        <w:wordWrap/>
        <w:spacing w:line="360" w:lineRule="auto"/>
        <w:ind w:leftChars="0"/>
        <w:rPr>
          <w:rFonts w:ascii="Arial" w:eastAsia="굴림" w:hAnsi="Arial" w:cs="Arial"/>
          <w:sz w:val="22"/>
        </w:rPr>
      </w:pPr>
      <w:r w:rsidRPr="001D19F6">
        <w:rPr>
          <w:rFonts w:ascii="Arial" w:eastAsia="굴림" w:hAnsi="Arial" w:cs="Arial"/>
          <w:sz w:val="22"/>
        </w:rPr>
        <w:t>Monthly rent</w:t>
      </w:r>
      <w:r w:rsidR="00D6177B" w:rsidRPr="001D19F6">
        <w:rPr>
          <w:rFonts w:ascii="Arial" w:eastAsia="굴림" w:hAnsi="Arial" w:cs="Arial"/>
          <w:sz w:val="22"/>
        </w:rPr>
        <w:t xml:space="preserve">al </w:t>
      </w:r>
      <w:r w:rsidR="00241360" w:rsidRPr="001D19F6">
        <w:rPr>
          <w:rFonts w:ascii="Arial" w:eastAsia="굴림" w:hAnsi="Arial" w:cs="Arial"/>
          <w:sz w:val="22"/>
        </w:rPr>
        <w:t>home</w:t>
      </w:r>
      <w:r w:rsidRPr="001D19F6">
        <w:rPr>
          <w:rFonts w:ascii="Arial" w:eastAsia="굴림" w:hAnsi="Arial" w:cs="Arial"/>
          <w:sz w:val="22"/>
        </w:rPr>
        <w:t xml:space="preserve"> without a deposit (i.e., WOL</w:t>
      </w:r>
      <w:r w:rsidRPr="001D19F6">
        <w:rPr>
          <w:rFonts w:ascii="Cambria Math" w:eastAsia="굴림" w:hAnsi="Cambria Math" w:cs="Cambria Math"/>
          <w:sz w:val="22"/>
        </w:rPr>
        <w:t>‐</w:t>
      </w:r>
      <w:r w:rsidRPr="001D19F6">
        <w:rPr>
          <w:rFonts w:ascii="Arial" w:eastAsia="굴림" w:hAnsi="Arial" w:cs="Arial"/>
          <w:sz w:val="22"/>
        </w:rPr>
        <w:t xml:space="preserve">SE) </w:t>
      </w:r>
      <w:r w:rsidR="00F0476D" w:rsidRPr="001D19F6">
        <w:rPr>
          <w:rFonts w:ascii="Arial" w:eastAsia="굴림" w:hAnsi="Arial" w:cs="Arial"/>
          <w:sz w:val="22"/>
        </w:rPr>
        <w:t>→Go to F049</w:t>
      </w:r>
    </w:p>
    <w:p w14:paraId="08E4BBB1" w14:textId="77777777" w:rsidR="00624BD4" w:rsidRPr="001D19F6" w:rsidRDefault="00624BD4" w:rsidP="00F14BA4">
      <w:pPr>
        <w:pStyle w:val="a6"/>
        <w:numPr>
          <w:ilvl w:val="0"/>
          <w:numId w:val="738"/>
        </w:numPr>
        <w:wordWrap/>
        <w:spacing w:line="360" w:lineRule="auto"/>
        <w:ind w:leftChars="0"/>
        <w:rPr>
          <w:rFonts w:ascii="Arial" w:eastAsia="굴림" w:hAnsi="Arial" w:cs="Arial"/>
          <w:sz w:val="22"/>
        </w:rPr>
      </w:pPr>
      <w:r w:rsidRPr="001D19F6">
        <w:rPr>
          <w:rFonts w:ascii="Arial" w:eastAsia="굴림" w:hAnsi="Arial" w:cs="Arial"/>
          <w:sz w:val="22"/>
        </w:rPr>
        <w:t>Other</w:t>
      </w:r>
      <w:r w:rsidR="0000041D" w:rsidRPr="001D19F6">
        <w:rPr>
          <w:rFonts w:ascii="Arial" w:eastAsia="굴림" w:hAnsi="Arial" w:cs="Arial"/>
          <w:sz w:val="22"/>
        </w:rPr>
        <w:t>s</w:t>
      </w:r>
      <w:r w:rsidR="00F0476D" w:rsidRPr="001D19F6">
        <w:rPr>
          <w:rFonts w:ascii="Arial" w:eastAsia="굴림" w:hAnsi="Arial" w:cs="Arial"/>
          <w:sz w:val="22"/>
        </w:rPr>
        <w:t xml:space="preserve"> →Go to F002</w:t>
      </w:r>
    </w:p>
    <w:p w14:paraId="4A01392F" w14:textId="77777777" w:rsidR="00624BD4" w:rsidRPr="001D19F6" w:rsidRDefault="00624BD4" w:rsidP="00624BD4">
      <w:pPr>
        <w:wordWrap/>
        <w:spacing w:line="360" w:lineRule="auto"/>
        <w:rPr>
          <w:rFonts w:ascii="Arial" w:eastAsia="굴림" w:hAnsi="Arial" w:cs="Arial"/>
          <w:sz w:val="22"/>
        </w:rPr>
      </w:pPr>
    </w:p>
    <w:p w14:paraId="2BFBAFA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F002. </w:t>
      </w:r>
      <w:r w:rsidR="0000041D" w:rsidRPr="001D19F6">
        <w:rPr>
          <w:rFonts w:ascii="Arial" w:eastAsia="굴림" w:hAnsi="Arial" w:cs="Arial"/>
          <w:sz w:val="22"/>
        </w:rPr>
        <w:t>If others, please specify.</w:t>
      </w:r>
    </w:p>
    <w:p w14:paraId="718E122C" w14:textId="77777777" w:rsidR="008B66BA" w:rsidRPr="001D19F6" w:rsidRDefault="00C148ED" w:rsidP="008B66BA">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r w:rsidR="008B66BA" w:rsidRPr="001D19F6">
        <w:rPr>
          <w:rFonts w:ascii="Arial" w:eastAsia="굴림" w:hAnsi="Arial" w:cs="Arial"/>
          <w:kern w:val="0"/>
          <w:sz w:val="22"/>
        </w:rPr>
        <w:t xml:space="preserve"> </w:t>
      </w:r>
      <w:r w:rsidR="004E2789" w:rsidRPr="001D19F6">
        <w:rPr>
          <w:rFonts w:ascii="Arial" w:eastAsia="굴림" w:hAnsi="Arial" w:cs="Arial"/>
          <w:sz w:val="22"/>
        </w:rPr>
        <w:t>→Go to F057</w:t>
      </w:r>
    </w:p>
    <w:p w14:paraId="725C1BE4" w14:textId="77777777" w:rsidR="00624BD4" w:rsidRPr="001D19F6" w:rsidRDefault="00624BD4" w:rsidP="00624BD4">
      <w:pPr>
        <w:wordWrap/>
        <w:spacing w:line="360" w:lineRule="auto"/>
        <w:rPr>
          <w:rFonts w:ascii="Arial" w:eastAsia="굴림" w:hAnsi="Arial" w:cs="Arial"/>
          <w:sz w:val="22"/>
        </w:rPr>
      </w:pPr>
    </w:p>
    <w:p w14:paraId="52A6E80C"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820F5B0" w14:textId="77777777" w:rsidR="00C148ED" w:rsidRPr="001D19F6" w:rsidRDefault="00624BD4"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F60C6C" w:rsidRPr="001D19F6">
        <w:rPr>
          <w:rFonts w:ascii="Arial" w:eastAsia="굴림" w:hAnsi="Arial" w:cs="Arial"/>
          <w:b/>
          <w:sz w:val="22"/>
        </w:rPr>
        <w:t>CV0</w:t>
      </w:r>
      <w:r w:rsidRPr="001D19F6">
        <w:rPr>
          <w:rFonts w:ascii="Arial" w:eastAsia="굴림" w:hAnsi="Arial" w:cs="Arial"/>
          <w:b/>
          <w:sz w:val="22"/>
        </w:rPr>
        <w:t>1</w:t>
      </w:r>
      <w:r w:rsidR="00F60C6C" w:rsidRPr="001D19F6">
        <w:rPr>
          <w:rFonts w:ascii="Arial" w:eastAsia="굴림" w:hAnsi="Arial" w:cs="Arial"/>
          <w:b/>
          <w:sz w:val="22"/>
        </w:rPr>
        <w:t>3</w:t>
      </w:r>
      <w:r w:rsidRPr="001D19F6">
        <w:rPr>
          <w:rFonts w:ascii="Arial" w:eastAsia="굴림" w:hAnsi="Arial" w:cs="Arial"/>
          <w:b/>
          <w:sz w:val="22"/>
        </w:rPr>
        <w:t>=</w:t>
      </w:r>
      <w:r w:rsidRPr="001D19F6">
        <w:rPr>
          <w:rFonts w:ascii="굴림" w:eastAsia="굴림" w:hAnsi="굴림" w:cs="굴림" w:hint="eastAsia"/>
          <w:b/>
          <w:sz w:val="22"/>
        </w:rPr>
        <w:t>⑤</w:t>
      </w:r>
      <w:r w:rsidR="0000041D" w:rsidRPr="001D19F6">
        <w:rPr>
          <w:rFonts w:ascii="Arial" w:eastAsia="굴림" w:hAnsi="Arial" w:cs="Arial"/>
          <w:b/>
          <w:sz w:val="22"/>
        </w:rPr>
        <w:t xml:space="preserve"> and (response to F001 in the previous </w:t>
      </w:r>
      <w:proofErr w:type="spellStart"/>
      <w:r w:rsidR="0000041D" w:rsidRPr="001D19F6">
        <w:rPr>
          <w:rFonts w:ascii="Arial" w:eastAsia="굴림" w:hAnsi="Arial" w:cs="Arial"/>
          <w:b/>
          <w:sz w:val="22"/>
        </w:rPr>
        <w:t>interview≠response</w:t>
      </w:r>
      <w:proofErr w:type="spellEnd"/>
      <w:r w:rsidR="0000041D" w:rsidRPr="001D19F6">
        <w:rPr>
          <w:rFonts w:ascii="Arial" w:eastAsia="굴림" w:hAnsi="Arial" w:cs="Arial"/>
          <w:b/>
          <w:sz w:val="22"/>
        </w:rPr>
        <w:t xml:space="preserve"> to F001 in this interview)</w:t>
      </w:r>
      <w:r w:rsidRPr="001D19F6">
        <w:rPr>
          <w:rFonts w:ascii="Arial" w:eastAsia="굴림" w:hAnsi="Arial" w:cs="Arial"/>
          <w:b/>
          <w:sz w:val="22"/>
        </w:rPr>
        <w:t xml:space="preserve">, then go to </w:t>
      </w:r>
      <w:r w:rsidR="0000041D" w:rsidRPr="001D19F6">
        <w:rPr>
          <w:rFonts w:ascii="Arial" w:eastAsia="굴림" w:hAnsi="Arial" w:cs="Arial"/>
          <w:b/>
          <w:sz w:val="22"/>
        </w:rPr>
        <w:t xml:space="preserve">F003. </w:t>
      </w:r>
    </w:p>
    <w:p w14:paraId="537E5F44" w14:textId="77777777" w:rsidR="00C148ED" w:rsidRPr="001D19F6" w:rsidRDefault="0000041D"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After asking F003, (i</w:t>
      </w:r>
      <w:r w:rsidR="00624BD4" w:rsidRPr="001D19F6">
        <w:rPr>
          <w:rFonts w:ascii="Arial" w:eastAsia="굴림" w:hAnsi="Arial" w:cs="Arial"/>
          <w:b/>
          <w:sz w:val="22"/>
        </w:rPr>
        <w:t>f F001=</w:t>
      </w:r>
      <w:r w:rsidR="00624BD4" w:rsidRPr="001D19F6">
        <w:rPr>
          <w:rFonts w:ascii="굴림" w:eastAsia="굴림" w:hAnsi="굴림" w:cs="굴림" w:hint="eastAsia"/>
          <w:b/>
          <w:sz w:val="22"/>
        </w:rPr>
        <w:t>①</w:t>
      </w:r>
      <w:r w:rsidRPr="001D19F6">
        <w:rPr>
          <w:rFonts w:ascii="Arial" w:eastAsia="굴림" w:hAnsi="Arial" w:cs="Arial"/>
          <w:b/>
          <w:sz w:val="22"/>
        </w:rPr>
        <w:t>), then go to F004</w:t>
      </w:r>
      <w:r w:rsidR="009E7DE1" w:rsidRPr="001D19F6">
        <w:rPr>
          <w:rFonts w:ascii="Arial" w:eastAsia="굴림" w:hAnsi="Arial" w:cs="Arial"/>
          <w:b/>
          <w:sz w:val="22"/>
        </w:rPr>
        <w:t>.</w:t>
      </w:r>
    </w:p>
    <w:p w14:paraId="321996FC" w14:textId="77777777" w:rsidR="00C148ED" w:rsidRPr="001D19F6" w:rsidRDefault="009E7DE1"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After asking F003,</w:t>
      </w:r>
      <w:r w:rsidR="0000041D" w:rsidRPr="001D19F6">
        <w:rPr>
          <w:rFonts w:ascii="Arial" w:eastAsia="굴림" w:hAnsi="Arial" w:cs="Arial"/>
          <w:b/>
          <w:sz w:val="22"/>
        </w:rPr>
        <w:t xml:space="preserve"> (i</w:t>
      </w:r>
      <w:r w:rsidR="00624BD4" w:rsidRPr="001D19F6">
        <w:rPr>
          <w:rFonts w:ascii="Arial" w:eastAsia="굴림" w:hAnsi="Arial" w:cs="Arial"/>
          <w:b/>
          <w:sz w:val="22"/>
        </w:rPr>
        <w:t>f F001=</w:t>
      </w:r>
      <w:r w:rsidR="00624BD4" w:rsidRPr="001D19F6">
        <w:rPr>
          <w:rFonts w:ascii="굴림" w:eastAsia="굴림" w:hAnsi="굴림" w:cs="굴림" w:hint="eastAsia"/>
          <w:b/>
          <w:sz w:val="22"/>
        </w:rPr>
        <w:t>②</w:t>
      </w:r>
      <w:r w:rsidR="0000041D" w:rsidRPr="001D19F6">
        <w:rPr>
          <w:rFonts w:ascii="Arial" w:eastAsia="굴림" w:hAnsi="Arial" w:cs="Arial"/>
          <w:b/>
          <w:sz w:val="22"/>
        </w:rPr>
        <w:t>), then go to F033</w:t>
      </w:r>
      <w:r w:rsidRPr="001D19F6">
        <w:rPr>
          <w:rFonts w:ascii="Arial" w:eastAsia="굴림" w:hAnsi="Arial" w:cs="Arial"/>
          <w:b/>
          <w:sz w:val="22"/>
        </w:rPr>
        <w:t>.</w:t>
      </w:r>
    </w:p>
    <w:p w14:paraId="1AC20EE0" w14:textId="77777777" w:rsidR="00C148ED" w:rsidRPr="001D19F6" w:rsidRDefault="009E7DE1"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 xml:space="preserve">After asking F003, </w:t>
      </w:r>
      <w:r w:rsidR="0000041D" w:rsidRPr="001D19F6">
        <w:rPr>
          <w:rFonts w:ascii="Arial" w:eastAsia="굴림" w:hAnsi="Arial" w:cs="Arial"/>
          <w:b/>
          <w:sz w:val="22"/>
        </w:rPr>
        <w:t>(i</w:t>
      </w:r>
      <w:r w:rsidR="00624BD4" w:rsidRPr="001D19F6">
        <w:rPr>
          <w:rFonts w:ascii="Arial" w:eastAsia="굴림" w:hAnsi="Arial" w:cs="Arial"/>
          <w:b/>
          <w:sz w:val="22"/>
        </w:rPr>
        <w:t>f F001=</w:t>
      </w:r>
      <w:r w:rsidR="00624BD4" w:rsidRPr="001D19F6">
        <w:rPr>
          <w:rFonts w:ascii="굴림" w:eastAsia="굴림" w:hAnsi="굴림" w:cs="굴림" w:hint="eastAsia"/>
          <w:b/>
          <w:sz w:val="22"/>
        </w:rPr>
        <w:t>③</w:t>
      </w:r>
      <w:r w:rsidR="0000041D" w:rsidRPr="001D19F6">
        <w:rPr>
          <w:rFonts w:ascii="Arial" w:eastAsia="굴림" w:hAnsi="Arial" w:cs="Arial"/>
          <w:b/>
          <w:sz w:val="22"/>
        </w:rPr>
        <w:t>)</w:t>
      </w:r>
      <w:r w:rsidR="00624BD4" w:rsidRPr="001D19F6">
        <w:rPr>
          <w:rFonts w:ascii="Arial" w:eastAsia="굴림" w:hAnsi="Arial" w:cs="Arial"/>
          <w:b/>
          <w:sz w:val="22"/>
        </w:rPr>
        <w:t xml:space="preserve">, then go </w:t>
      </w:r>
      <w:r w:rsidR="0000041D" w:rsidRPr="001D19F6">
        <w:rPr>
          <w:rFonts w:ascii="Arial" w:eastAsia="굴림" w:hAnsi="Arial" w:cs="Arial"/>
          <w:b/>
          <w:sz w:val="22"/>
        </w:rPr>
        <w:t>to F041</w:t>
      </w:r>
      <w:r w:rsidRPr="001D19F6">
        <w:rPr>
          <w:rFonts w:ascii="Arial" w:eastAsia="굴림" w:hAnsi="Arial" w:cs="Arial"/>
          <w:b/>
          <w:sz w:val="22"/>
        </w:rPr>
        <w:t>.</w:t>
      </w:r>
    </w:p>
    <w:p w14:paraId="21C16C3C" w14:textId="77777777" w:rsidR="00C148ED" w:rsidRPr="001D19F6" w:rsidRDefault="009E7DE1"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 xml:space="preserve">After asking F003, </w:t>
      </w:r>
      <w:r w:rsidR="0000041D" w:rsidRPr="001D19F6">
        <w:rPr>
          <w:rFonts w:ascii="Arial" w:eastAsia="굴림" w:hAnsi="Arial" w:cs="Arial"/>
          <w:b/>
          <w:sz w:val="22"/>
        </w:rPr>
        <w:t>(i</w:t>
      </w:r>
      <w:r w:rsidR="00624BD4" w:rsidRPr="001D19F6">
        <w:rPr>
          <w:rFonts w:ascii="Arial" w:eastAsia="굴림" w:hAnsi="Arial" w:cs="Arial"/>
          <w:b/>
          <w:sz w:val="22"/>
        </w:rPr>
        <w:t>f F001=</w:t>
      </w:r>
      <w:r w:rsidR="00624BD4" w:rsidRPr="001D19F6">
        <w:rPr>
          <w:rFonts w:ascii="굴림" w:eastAsia="굴림" w:hAnsi="굴림" w:cs="굴림" w:hint="eastAsia"/>
          <w:b/>
          <w:sz w:val="22"/>
        </w:rPr>
        <w:t>④</w:t>
      </w:r>
      <w:r w:rsidR="0000041D" w:rsidRPr="001D19F6">
        <w:rPr>
          <w:rFonts w:ascii="Arial" w:eastAsia="굴림" w:hAnsi="Arial" w:cs="Arial"/>
          <w:b/>
          <w:sz w:val="22"/>
        </w:rPr>
        <w:t>), then go to F049</w:t>
      </w:r>
    </w:p>
    <w:p w14:paraId="146210DE" w14:textId="77777777" w:rsidR="00624BD4" w:rsidRPr="001D19F6" w:rsidRDefault="009E7DE1" w:rsidP="00F14BA4">
      <w:pPr>
        <w:pStyle w:val="a6"/>
        <w:numPr>
          <w:ilvl w:val="0"/>
          <w:numId w:val="734"/>
        </w:numPr>
        <w:wordWrap/>
        <w:spacing w:line="276" w:lineRule="auto"/>
        <w:ind w:leftChars="0"/>
        <w:rPr>
          <w:rFonts w:ascii="Arial" w:eastAsia="굴림" w:hAnsi="Arial" w:cs="Arial"/>
          <w:b/>
          <w:sz w:val="22"/>
        </w:rPr>
      </w:pPr>
      <w:r w:rsidRPr="001D19F6">
        <w:rPr>
          <w:rFonts w:ascii="Arial" w:eastAsia="굴림" w:hAnsi="Arial" w:cs="Arial"/>
          <w:b/>
          <w:sz w:val="22"/>
        </w:rPr>
        <w:t>After asking F003, (i</w:t>
      </w:r>
      <w:r w:rsidR="00624BD4" w:rsidRPr="001D19F6">
        <w:rPr>
          <w:rFonts w:ascii="Arial" w:eastAsia="굴림" w:hAnsi="Arial" w:cs="Arial"/>
          <w:b/>
          <w:sz w:val="22"/>
        </w:rPr>
        <w:t>f F001=</w:t>
      </w:r>
      <w:r w:rsidR="00624BD4" w:rsidRPr="001D19F6">
        <w:rPr>
          <w:rFonts w:ascii="굴림" w:eastAsia="굴림" w:hAnsi="굴림" w:cs="굴림" w:hint="eastAsia"/>
          <w:b/>
          <w:sz w:val="22"/>
        </w:rPr>
        <w:t>⑤</w:t>
      </w:r>
      <w:r w:rsidRPr="001D19F6">
        <w:rPr>
          <w:rFonts w:ascii="Arial" w:eastAsia="굴림" w:hAnsi="Arial" w:cs="Arial"/>
          <w:b/>
          <w:sz w:val="22"/>
        </w:rPr>
        <w:t>)</w:t>
      </w:r>
      <w:r w:rsidR="0000041D" w:rsidRPr="001D19F6">
        <w:rPr>
          <w:rFonts w:ascii="Arial" w:eastAsia="굴림" w:hAnsi="Arial" w:cs="Arial"/>
          <w:b/>
          <w:sz w:val="22"/>
        </w:rPr>
        <w:t>, then go to F057.</w:t>
      </w:r>
    </w:p>
    <w:p w14:paraId="112DCAAD" w14:textId="77777777" w:rsidR="00624BD4" w:rsidRPr="001D19F6" w:rsidRDefault="00624BD4" w:rsidP="00624BD4">
      <w:pPr>
        <w:wordWrap/>
        <w:spacing w:line="360" w:lineRule="auto"/>
        <w:rPr>
          <w:rFonts w:ascii="Arial" w:eastAsia="굴림" w:hAnsi="Arial" w:cs="Arial"/>
          <w:sz w:val="22"/>
        </w:rPr>
      </w:pPr>
    </w:p>
    <w:p w14:paraId="24C500E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F003. The </w:t>
      </w:r>
      <w:r w:rsidR="00D0098E" w:rsidRPr="001D19F6">
        <w:rPr>
          <w:rFonts w:ascii="Arial" w:eastAsia="굴림" w:hAnsi="Arial" w:cs="Arial"/>
          <w:sz w:val="22"/>
        </w:rPr>
        <w:t xml:space="preserve">tenure type </w:t>
      </w:r>
      <w:r w:rsidR="00606951" w:rsidRPr="001D19F6">
        <w:rPr>
          <w:rFonts w:ascii="Arial" w:eastAsia="굴림" w:hAnsi="Arial" w:cs="Arial"/>
          <w:sz w:val="22"/>
        </w:rPr>
        <w:t xml:space="preserve">(own </w:t>
      </w:r>
      <w:r w:rsidR="00241360" w:rsidRPr="001D19F6">
        <w:rPr>
          <w:rFonts w:ascii="Arial" w:eastAsia="굴림" w:hAnsi="Arial" w:cs="Arial"/>
          <w:sz w:val="22"/>
        </w:rPr>
        <w:t>home</w:t>
      </w:r>
      <w:r w:rsidR="00606951" w:rsidRPr="001D19F6">
        <w:rPr>
          <w:rFonts w:ascii="Arial" w:eastAsia="굴림" w:hAnsi="Arial" w:cs="Arial"/>
          <w:sz w:val="22"/>
        </w:rPr>
        <w:t xml:space="preserve">, deposit-based rental </w:t>
      </w:r>
      <w:r w:rsidR="00241360" w:rsidRPr="001D19F6">
        <w:rPr>
          <w:rFonts w:ascii="Arial" w:eastAsia="굴림" w:hAnsi="Arial" w:cs="Arial"/>
          <w:sz w:val="22"/>
        </w:rPr>
        <w:t>home</w:t>
      </w:r>
      <w:r w:rsidR="00606951" w:rsidRPr="001D19F6">
        <w:rPr>
          <w:rFonts w:ascii="Arial" w:eastAsia="굴림" w:hAnsi="Arial" w:cs="Arial"/>
          <w:sz w:val="22"/>
        </w:rPr>
        <w:t xml:space="preserve"> without monthly rent, monthly rental </w:t>
      </w:r>
      <w:r w:rsidR="00241360" w:rsidRPr="001D19F6">
        <w:rPr>
          <w:rFonts w:ascii="Arial" w:eastAsia="굴림" w:hAnsi="Arial" w:cs="Arial"/>
          <w:sz w:val="22"/>
        </w:rPr>
        <w:lastRenderedPageBreak/>
        <w:t>home</w:t>
      </w:r>
      <w:r w:rsidR="00606951" w:rsidRPr="001D19F6">
        <w:rPr>
          <w:rFonts w:ascii="Arial" w:eastAsia="굴림" w:hAnsi="Arial" w:cs="Arial"/>
          <w:sz w:val="22"/>
        </w:rPr>
        <w:t xml:space="preserve"> with or without a deposit) of the </w:t>
      </w:r>
      <w:r w:rsidR="00241360" w:rsidRPr="001D19F6">
        <w:rPr>
          <w:rFonts w:ascii="Arial" w:eastAsia="굴림" w:hAnsi="Arial" w:cs="Arial"/>
          <w:sz w:val="22"/>
        </w:rPr>
        <w:t>home</w:t>
      </w:r>
      <w:r w:rsidR="00606951" w:rsidRPr="001D19F6">
        <w:rPr>
          <w:rFonts w:ascii="Arial" w:eastAsia="굴림" w:hAnsi="Arial" w:cs="Arial"/>
          <w:sz w:val="22"/>
        </w:rPr>
        <w:t xml:space="preserve"> you are currently </w:t>
      </w:r>
      <w:r w:rsidR="00702EB9" w:rsidRPr="001D19F6">
        <w:rPr>
          <w:rFonts w:ascii="Arial" w:eastAsia="굴림" w:hAnsi="Arial" w:cs="Arial"/>
          <w:sz w:val="22"/>
        </w:rPr>
        <w:t>residing</w:t>
      </w:r>
      <w:r w:rsidR="00606951" w:rsidRPr="001D19F6">
        <w:rPr>
          <w:rFonts w:ascii="Arial" w:eastAsia="굴림" w:hAnsi="Arial" w:cs="Arial"/>
          <w:sz w:val="22"/>
        </w:rPr>
        <w:t xml:space="preserve"> in</w:t>
      </w:r>
      <w:r w:rsidRPr="001D19F6">
        <w:rPr>
          <w:rFonts w:ascii="Arial" w:eastAsia="굴림" w:hAnsi="Arial" w:cs="Arial"/>
          <w:sz w:val="22"/>
        </w:rPr>
        <w:t xml:space="preserve"> is different from your resp</w:t>
      </w:r>
      <w:r w:rsidR="0000041D" w:rsidRPr="001D19F6">
        <w:rPr>
          <w:rFonts w:ascii="Arial" w:eastAsia="굴림" w:hAnsi="Arial" w:cs="Arial"/>
          <w:sz w:val="22"/>
        </w:rPr>
        <w:t>onse in the previous interview.</w:t>
      </w:r>
      <w:r w:rsidR="00606951" w:rsidRPr="001D19F6">
        <w:rPr>
          <w:rFonts w:ascii="Arial" w:eastAsia="굴림" w:hAnsi="Arial" w:cs="Arial"/>
          <w:sz w:val="22"/>
        </w:rPr>
        <w:t xml:space="preserve"> </w:t>
      </w:r>
      <w:r w:rsidR="00702EB9" w:rsidRPr="001D19F6">
        <w:rPr>
          <w:rFonts w:ascii="Arial" w:eastAsia="굴림" w:hAnsi="Arial" w:cs="Arial"/>
          <w:sz w:val="22"/>
        </w:rPr>
        <w:t>Has th</w:t>
      </w:r>
      <w:r w:rsidRPr="001D19F6">
        <w:rPr>
          <w:rFonts w:ascii="Arial" w:eastAsia="굴림" w:hAnsi="Arial" w:cs="Arial"/>
          <w:sz w:val="22"/>
        </w:rPr>
        <w:t xml:space="preserve">e </w:t>
      </w:r>
      <w:r w:rsidR="00D0098E" w:rsidRPr="001D19F6">
        <w:rPr>
          <w:rFonts w:ascii="Arial" w:eastAsia="굴림" w:hAnsi="Arial" w:cs="Arial"/>
          <w:sz w:val="22"/>
        </w:rPr>
        <w:t xml:space="preserve">tenure type </w:t>
      </w:r>
      <w:r w:rsidRPr="001D19F6">
        <w:rPr>
          <w:rFonts w:ascii="Arial" w:eastAsia="굴림" w:hAnsi="Arial" w:cs="Arial"/>
          <w:sz w:val="22"/>
        </w:rPr>
        <w:t xml:space="preserve">of your </w:t>
      </w:r>
      <w:r w:rsidR="00241360" w:rsidRPr="001D19F6">
        <w:rPr>
          <w:rFonts w:ascii="Arial" w:eastAsia="굴림" w:hAnsi="Arial" w:cs="Arial"/>
          <w:sz w:val="22"/>
        </w:rPr>
        <w:t>home</w:t>
      </w:r>
      <w:r w:rsidRPr="001D19F6">
        <w:rPr>
          <w:rFonts w:ascii="Arial" w:eastAsia="굴림" w:hAnsi="Arial" w:cs="Arial"/>
          <w:sz w:val="22"/>
        </w:rPr>
        <w:t xml:space="preserve"> </w:t>
      </w:r>
      <w:r w:rsidR="00702EB9" w:rsidRPr="001D19F6">
        <w:rPr>
          <w:rFonts w:ascii="Arial" w:eastAsia="굴림" w:hAnsi="Arial" w:cs="Arial"/>
          <w:sz w:val="22"/>
        </w:rPr>
        <w:t>been changed since</w:t>
      </w:r>
      <w:r w:rsidRPr="001D19F6">
        <w:rPr>
          <w:rFonts w:ascii="Arial" w:eastAsia="굴림" w:hAnsi="Arial" w:cs="Arial"/>
          <w:sz w:val="22"/>
        </w:rPr>
        <w:t xml:space="preserve"> the previous interview?</w:t>
      </w:r>
    </w:p>
    <w:p w14:paraId="34C05E48" w14:textId="77777777" w:rsidR="00682BC4" w:rsidRPr="001D19F6" w:rsidRDefault="00682BC4" w:rsidP="00D12299">
      <w:pPr>
        <w:pStyle w:val="a6"/>
        <w:numPr>
          <w:ilvl w:val="0"/>
          <w:numId w:val="125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2EDCB1E" w14:textId="77777777" w:rsidR="00682BC4" w:rsidRPr="001D19F6" w:rsidRDefault="00682BC4">
      <w:pPr>
        <w:widowControl/>
        <w:wordWrap/>
        <w:autoSpaceDE/>
        <w:autoSpaceDN/>
        <w:jc w:val="left"/>
        <w:rPr>
          <w:rFonts w:ascii="Arial" w:eastAsia="굴림" w:hAnsi="Arial" w:cs="Arial"/>
          <w:b/>
          <w:sz w:val="22"/>
        </w:rPr>
      </w:pPr>
    </w:p>
    <w:p w14:paraId="07962B5F" w14:textId="77777777" w:rsidR="008B66BA" w:rsidRPr="001D19F6" w:rsidRDefault="008B66BA">
      <w:pPr>
        <w:widowControl/>
        <w:wordWrap/>
        <w:autoSpaceDE/>
        <w:autoSpaceDN/>
        <w:jc w:val="left"/>
        <w:rPr>
          <w:rFonts w:ascii="Arial" w:eastAsia="굴림" w:hAnsi="Arial" w:cs="Arial"/>
          <w:b/>
          <w:sz w:val="22"/>
        </w:rPr>
      </w:pPr>
      <w:r w:rsidRPr="001D19F6">
        <w:rPr>
          <w:rFonts w:ascii="Arial" w:eastAsia="굴림" w:hAnsi="Arial" w:cs="Arial"/>
          <w:b/>
          <w:sz w:val="22"/>
        </w:rPr>
        <w:br w:type="page"/>
      </w:r>
    </w:p>
    <w:p w14:paraId="270A9D73" w14:textId="77777777" w:rsidR="00547891" w:rsidRPr="001D19F6" w:rsidRDefault="00682BC4" w:rsidP="00B05F73">
      <w:pPr>
        <w:wordWrap/>
        <w:spacing w:line="276" w:lineRule="auto"/>
        <w:rPr>
          <w:rFonts w:ascii="Arial" w:eastAsia="굴림" w:hAnsi="Arial" w:cs="Arial"/>
          <w:b/>
          <w:sz w:val="22"/>
        </w:rPr>
      </w:pPr>
      <w:r w:rsidRPr="001D19F6">
        <w:rPr>
          <w:rFonts w:ascii="Arial" w:eastAsia="굴림" w:hAnsi="Arial" w:cs="Arial"/>
          <w:b/>
          <w:sz w:val="22"/>
        </w:rPr>
        <w:lastRenderedPageBreak/>
        <w:t xml:space="preserve">&lt; </w:t>
      </w:r>
      <w:r w:rsidR="00547891" w:rsidRPr="001D19F6">
        <w:rPr>
          <w:rFonts w:ascii="Arial" w:eastAsia="굴림" w:hAnsi="Arial" w:cs="Arial"/>
          <w:b/>
          <w:sz w:val="22"/>
        </w:rPr>
        <w:t>Housing</w:t>
      </w:r>
      <w:r w:rsidR="00702EB9" w:rsidRPr="001D19F6">
        <w:rPr>
          <w:rFonts w:ascii="Arial" w:eastAsia="굴림" w:hAnsi="Arial" w:cs="Arial"/>
          <w:b/>
          <w:sz w:val="22"/>
        </w:rPr>
        <w:t xml:space="preserve"> </w:t>
      </w:r>
      <w:r w:rsidR="00E86808" w:rsidRPr="001D19F6">
        <w:rPr>
          <w:rFonts w:ascii="Arial" w:eastAsia="굴림" w:hAnsi="Arial" w:cs="Arial"/>
          <w:b/>
          <w:sz w:val="22"/>
        </w:rPr>
        <w:t xml:space="preserve">(own </w:t>
      </w:r>
      <w:r w:rsidR="00241360" w:rsidRPr="001D19F6">
        <w:rPr>
          <w:rFonts w:ascii="Arial" w:eastAsia="굴림" w:hAnsi="Arial" w:cs="Arial"/>
          <w:b/>
          <w:sz w:val="22"/>
        </w:rPr>
        <w:t>home</w:t>
      </w:r>
      <w:r w:rsidR="00E86808" w:rsidRPr="001D19F6">
        <w:rPr>
          <w:rFonts w:ascii="Arial" w:eastAsia="굴림" w:hAnsi="Arial" w:cs="Arial"/>
          <w:b/>
          <w:sz w:val="22"/>
        </w:rPr>
        <w:t>)</w:t>
      </w:r>
      <w:r w:rsidRPr="001D19F6">
        <w:rPr>
          <w:rFonts w:ascii="Arial" w:eastAsia="굴림" w:hAnsi="Arial" w:cs="Arial"/>
          <w:b/>
          <w:sz w:val="22"/>
        </w:rPr>
        <w:t xml:space="preserve"> &gt;</w:t>
      </w:r>
    </w:p>
    <w:p w14:paraId="5D47189F" w14:textId="77777777" w:rsidR="009E7DE1" w:rsidRPr="001D19F6" w:rsidRDefault="009E7DE1" w:rsidP="00B05F73">
      <w:pPr>
        <w:wordWrap/>
        <w:spacing w:line="276" w:lineRule="auto"/>
        <w:rPr>
          <w:rFonts w:ascii="Arial" w:eastAsia="굴림" w:hAnsi="Arial" w:cs="Arial"/>
          <w:b/>
          <w:sz w:val="22"/>
        </w:rPr>
      </w:pPr>
      <w:r w:rsidRPr="001D19F6">
        <w:rPr>
          <w:rFonts w:ascii="Arial" w:eastAsia="굴림" w:hAnsi="Arial" w:cs="Arial"/>
          <w:b/>
          <w:sz w:val="22"/>
        </w:rPr>
        <w:t>Logic</w:t>
      </w:r>
    </w:p>
    <w:p w14:paraId="0B886F6B" w14:textId="77777777" w:rsidR="009E7DE1" w:rsidRPr="001D19F6" w:rsidRDefault="009E7DE1"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If F001=</w:t>
      </w:r>
      <w:r w:rsidRPr="001D19F6">
        <w:rPr>
          <w:rFonts w:ascii="굴림" w:eastAsia="굴림" w:hAnsi="굴림" w:cs="굴림" w:hint="eastAsia"/>
          <w:b/>
          <w:sz w:val="22"/>
        </w:rPr>
        <w:t>①</w:t>
      </w:r>
      <w:r w:rsidRPr="001D19F6">
        <w:rPr>
          <w:rFonts w:ascii="Arial" w:eastAsia="굴림" w:hAnsi="Arial" w:cs="Arial"/>
          <w:b/>
          <w:sz w:val="22"/>
        </w:rPr>
        <w:t xml:space="preserve">, then </w:t>
      </w:r>
      <w:r w:rsidR="00682BC4" w:rsidRPr="001D19F6">
        <w:rPr>
          <w:rFonts w:ascii="Arial" w:eastAsia="굴림" w:hAnsi="Arial" w:cs="Arial"/>
          <w:b/>
          <w:sz w:val="22"/>
        </w:rPr>
        <w:t>ask</w:t>
      </w:r>
      <w:r w:rsidRPr="001D19F6">
        <w:rPr>
          <w:rFonts w:ascii="Arial" w:eastAsia="굴림" w:hAnsi="Arial" w:cs="Arial"/>
          <w:b/>
          <w:sz w:val="22"/>
        </w:rPr>
        <w:t xml:space="preserve"> F004.</w:t>
      </w:r>
    </w:p>
    <w:p w14:paraId="0C2725AE" w14:textId="77777777" w:rsidR="00AA2C4C" w:rsidRPr="001D19F6" w:rsidRDefault="00AA2C4C" w:rsidP="00624BD4">
      <w:pPr>
        <w:wordWrap/>
        <w:spacing w:line="360" w:lineRule="auto"/>
        <w:rPr>
          <w:rFonts w:ascii="Arial" w:eastAsia="굴림" w:hAnsi="Arial" w:cs="Arial"/>
          <w:sz w:val="22"/>
        </w:rPr>
      </w:pPr>
    </w:p>
    <w:p w14:paraId="54DD347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F004. </w:t>
      </w:r>
      <w:r w:rsidR="00BB0F47" w:rsidRPr="001D19F6">
        <w:rPr>
          <w:rFonts w:ascii="Arial" w:eastAsia="굴림" w:hAnsi="Arial" w:cs="Arial"/>
          <w:sz w:val="22"/>
        </w:rPr>
        <w:t xml:space="preserve">Is </w:t>
      </w:r>
      <w:r w:rsidRPr="001D19F6">
        <w:rPr>
          <w:rFonts w:ascii="Arial" w:eastAsia="굴림" w:hAnsi="Arial" w:cs="Arial"/>
          <w:sz w:val="22"/>
        </w:rPr>
        <w:t xml:space="preserve">the </w:t>
      </w:r>
      <w:r w:rsidR="00241360" w:rsidRPr="001D19F6">
        <w:rPr>
          <w:rFonts w:ascii="Arial" w:eastAsia="굴림" w:hAnsi="Arial" w:cs="Arial"/>
          <w:sz w:val="22"/>
        </w:rPr>
        <w:t>home</w:t>
      </w:r>
      <w:r w:rsidRPr="001D19F6">
        <w:rPr>
          <w:rFonts w:ascii="Arial" w:eastAsia="굴림" w:hAnsi="Arial" w:cs="Arial"/>
          <w:sz w:val="22"/>
        </w:rPr>
        <w:t xml:space="preserve"> you are currently residing</w:t>
      </w:r>
      <w:r w:rsidR="00BB0F47" w:rsidRPr="001D19F6">
        <w:rPr>
          <w:rFonts w:ascii="Arial" w:eastAsia="굴림" w:hAnsi="Arial" w:cs="Arial"/>
          <w:sz w:val="22"/>
        </w:rPr>
        <w:t xml:space="preserve"> in</w:t>
      </w:r>
      <w:r w:rsidRPr="001D19F6">
        <w:rPr>
          <w:rFonts w:ascii="Arial" w:eastAsia="굴림" w:hAnsi="Arial" w:cs="Arial"/>
          <w:sz w:val="22"/>
        </w:rPr>
        <w:t xml:space="preserve"> under your</w:t>
      </w:r>
      <w:r w:rsidR="003F0DDA" w:rsidRPr="001D19F6">
        <w:rPr>
          <w:rFonts w:ascii="Arial" w:eastAsia="굴림" w:hAnsi="Arial" w:cs="Arial"/>
          <w:sz w:val="22"/>
        </w:rPr>
        <w:t xml:space="preserve"> name</w:t>
      </w:r>
      <w:r w:rsidRPr="001D19F6">
        <w:rPr>
          <w:rFonts w:ascii="Arial" w:eastAsia="굴림" w:hAnsi="Arial" w:cs="Arial"/>
          <w:sz w:val="22"/>
        </w:rPr>
        <w:t>?</w:t>
      </w:r>
    </w:p>
    <w:p w14:paraId="4532922C" w14:textId="77777777" w:rsidR="00624BD4" w:rsidRPr="001D19F6" w:rsidRDefault="00624BD4" w:rsidP="00F14BA4">
      <w:pPr>
        <w:pStyle w:val="a6"/>
        <w:numPr>
          <w:ilvl w:val="0"/>
          <w:numId w:val="741"/>
        </w:numPr>
        <w:wordWrap/>
        <w:spacing w:line="360" w:lineRule="auto"/>
        <w:ind w:leftChars="0"/>
        <w:rPr>
          <w:rFonts w:ascii="Arial" w:eastAsia="굴림" w:hAnsi="Arial" w:cs="Arial"/>
          <w:sz w:val="22"/>
        </w:rPr>
      </w:pPr>
      <w:r w:rsidRPr="001D19F6">
        <w:rPr>
          <w:rFonts w:ascii="Arial" w:eastAsia="굴림" w:hAnsi="Arial" w:cs="Arial"/>
          <w:sz w:val="22"/>
        </w:rPr>
        <w:t>Yes, R's name (including joint ownership)</w:t>
      </w:r>
    </w:p>
    <w:p w14:paraId="401E6CC3" w14:textId="77777777" w:rsidR="00624BD4" w:rsidRPr="001D19F6" w:rsidRDefault="00624BD4" w:rsidP="00F14BA4">
      <w:pPr>
        <w:pStyle w:val="a6"/>
        <w:numPr>
          <w:ilvl w:val="0"/>
          <w:numId w:val="741"/>
        </w:numPr>
        <w:wordWrap/>
        <w:spacing w:line="360" w:lineRule="auto"/>
        <w:ind w:leftChars="0"/>
        <w:rPr>
          <w:rFonts w:ascii="Arial" w:eastAsia="굴림" w:hAnsi="Arial" w:cs="Arial"/>
          <w:sz w:val="22"/>
        </w:rPr>
      </w:pPr>
      <w:r w:rsidRPr="001D19F6">
        <w:rPr>
          <w:rFonts w:ascii="Arial" w:eastAsia="굴림" w:hAnsi="Arial" w:cs="Arial"/>
          <w:sz w:val="22"/>
        </w:rPr>
        <w:t>No, other's name – spouse</w:t>
      </w:r>
      <w:r w:rsidR="00682BC4" w:rsidRPr="001D19F6">
        <w:rPr>
          <w:rFonts w:ascii="Arial" w:eastAsia="굴림" w:hAnsi="Arial" w:cs="Arial"/>
          <w:sz w:val="22"/>
        </w:rPr>
        <w:tab/>
      </w:r>
      <w:r w:rsidR="00682BC4" w:rsidRPr="001D19F6">
        <w:rPr>
          <w:rFonts w:ascii="Arial" w:eastAsia="굴림" w:hAnsi="Arial" w:cs="Arial"/>
          <w:sz w:val="22"/>
        </w:rPr>
        <w:tab/>
      </w:r>
      <w:r w:rsidR="009B1346" w:rsidRPr="001D19F6">
        <w:rPr>
          <w:rFonts w:ascii="Arial" w:eastAsia="굴림" w:hAnsi="Arial" w:cs="Arial"/>
          <w:sz w:val="22"/>
        </w:rPr>
        <w:t>→Go to F</w:t>
      </w:r>
      <w:r w:rsidRPr="001D19F6">
        <w:rPr>
          <w:rFonts w:ascii="Arial" w:eastAsia="굴림" w:hAnsi="Arial" w:cs="Arial"/>
          <w:sz w:val="22"/>
        </w:rPr>
        <w:t>0</w:t>
      </w:r>
      <w:r w:rsidR="009B1346" w:rsidRPr="001D19F6">
        <w:rPr>
          <w:rFonts w:ascii="Arial" w:eastAsia="굴림" w:hAnsi="Arial" w:cs="Arial"/>
          <w:sz w:val="22"/>
        </w:rPr>
        <w:t>5</w:t>
      </w:r>
      <w:r w:rsidRPr="001D19F6">
        <w:rPr>
          <w:rFonts w:ascii="Arial" w:eastAsia="굴림" w:hAnsi="Arial" w:cs="Arial"/>
          <w:sz w:val="22"/>
        </w:rPr>
        <w:t>7</w:t>
      </w:r>
    </w:p>
    <w:p w14:paraId="6A3F5951" w14:textId="77777777" w:rsidR="00624BD4" w:rsidRPr="001D19F6" w:rsidRDefault="00624BD4" w:rsidP="00F14BA4">
      <w:pPr>
        <w:pStyle w:val="a6"/>
        <w:numPr>
          <w:ilvl w:val="0"/>
          <w:numId w:val="741"/>
        </w:numPr>
        <w:wordWrap/>
        <w:spacing w:line="360" w:lineRule="auto"/>
        <w:ind w:leftChars="0"/>
        <w:rPr>
          <w:rFonts w:ascii="Arial" w:eastAsia="굴림" w:hAnsi="Arial" w:cs="Arial"/>
          <w:sz w:val="22"/>
        </w:rPr>
      </w:pPr>
      <w:r w:rsidRPr="001D19F6">
        <w:rPr>
          <w:rFonts w:ascii="Arial" w:eastAsia="굴림" w:hAnsi="Arial" w:cs="Arial"/>
          <w:sz w:val="22"/>
        </w:rPr>
        <w:t>No, other's name - (grand)children</w:t>
      </w:r>
      <w:r w:rsidR="00682BC4" w:rsidRPr="001D19F6">
        <w:rPr>
          <w:rFonts w:ascii="Arial" w:eastAsia="굴림" w:hAnsi="Arial" w:cs="Arial"/>
          <w:sz w:val="22"/>
        </w:rPr>
        <w:tab/>
      </w:r>
      <w:r w:rsidR="009B1346" w:rsidRPr="001D19F6">
        <w:rPr>
          <w:rFonts w:ascii="Arial" w:eastAsia="굴림" w:hAnsi="Arial" w:cs="Arial"/>
          <w:sz w:val="22"/>
        </w:rPr>
        <w:t>→Go to F05</w:t>
      </w:r>
      <w:r w:rsidRPr="001D19F6">
        <w:rPr>
          <w:rFonts w:ascii="Arial" w:eastAsia="굴림" w:hAnsi="Arial" w:cs="Arial"/>
          <w:sz w:val="22"/>
        </w:rPr>
        <w:t>7</w:t>
      </w:r>
    </w:p>
    <w:p w14:paraId="1B526885" w14:textId="77777777" w:rsidR="00624BD4" w:rsidRPr="001D19F6" w:rsidRDefault="00624BD4" w:rsidP="00F14BA4">
      <w:pPr>
        <w:pStyle w:val="a6"/>
        <w:numPr>
          <w:ilvl w:val="0"/>
          <w:numId w:val="741"/>
        </w:numPr>
        <w:wordWrap/>
        <w:spacing w:line="360" w:lineRule="auto"/>
        <w:ind w:leftChars="0"/>
        <w:rPr>
          <w:rFonts w:ascii="Arial" w:eastAsia="굴림" w:hAnsi="Arial" w:cs="Arial"/>
          <w:sz w:val="22"/>
        </w:rPr>
      </w:pPr>
      <w:r w:rsidRPr="001D19F6">
        <w:rPr>
          <w:rFonts w:ascii="Arial" w:eastAsia="굴림" w:hAnsi="Arial" w:cs="Arial"/>
          <w:sz w:val="22"/>
        </w:rPr>
        <w:t>No, other's name - other family members</w:t>
      </w:r>
      <w:r w:rsidR="00682BC4" w:rsidRPr="001D19F6">
        <w:rPr>
          <w:rFonts w:ascii="Arial" w:eastAsia="굴림" w:hAnsi="Arial" w:cs="Arial"/>
          <w:sz w:val="22"/>
        </w:rPr>
        <w:tab/>
      </w:r>
      <w:r w:rsidR="009B1346" w:rsidRPr="001D19F6">
        <w:rPr>
          <w:rFonts w:ascii="Arial" w:eastAsia="굴림" w:hAnsi="Arial" w:cs="Arial"/>
          <w:sz w:val="22"/>
        </w:rPr>
        <w:t>→Go to F05</w:t>
      </w:r>
      <w:r w:rsidRPr="001D19F6">
        <w:rPr>
          <w:rFonts w:ascii="Arial" w:eastAsia="굴림" w:hAnsi="Arial" w:cs="Arial"/>
          <w:sz w:val="22"/>
        </w:rPr>
        <w:t>7</w:t>
      </w:r>
    </w:p>
    <w:p w14:paraId="438085F7" w14:textId="77777777" w:rsidR="00624BD4" w:rsidRPr="001D19F6" w:rsidRDefault="00624BD4" w:rsidP="00F14BA4">
      <w:pPr>
        <w:pStyle w:val="a6"/>
        <w:numPr>
          <w:ilvl w:val="0"/>
          <w:numId w:val="741"/>
        </w:numPr>
        <w:wordWrap/>
        <w:spacing w:line="360" w:lineRule="auto"/>
        <w:ind w:leftChars="0"/>
        <w:rPr>
          <w:rFonts w:ascii="Arial" w:eastAsia="굴림" w:hAnsi="Arial" w:cs="Arial"/>
          <w:sz w:val="22"/>
        </w:rPr>
      </w:pPr>
      <w:r w:rsidRPr="001D19F6">
        <w:rPr>
          <w:rFonts w:ascii="Arial" w:eastAsia="굴림" w:hAnsi="Arial" w:cs="Arial"/>
          <w:sz w:val="22"/>
        </w:rPr>
        <w:t>No, other's name - other person</w:t>
      </w:r>
      <w:r w:rsidR="00BB0F47" w:rsidRPr="001D19F6">
        <w:rPr>
          <w:rFonts w:ascii="Arial" w:eastAsia="굴림" w:hAnsi="Arial" w:cs="Arial"/>
          <w:sz w:val="22"/>
        </w:rPr>
        <w:t>s</w:t>
      </w:r>
      <w:r w:rsidR="00682BC4" w:rsidRPr="001D19F6">
        <w:rPr>
          <w:rFonts w:ascii="Arial" w:eastAsia="굴림" w:hAnsi="Arial" w:cs="Arial"/>
          <w:sz w:val="22"/>
        </w:rPr>
        <w:tab/>
      </w:r>
      <w:r w:rsidRPr="001D19F6">
        <w:rPr>
          <w:rFonts w:ascii="Arial" w:eastAsia="굴림" w:hAnsi="Arial" w:cs="Arial"/>
          <w:sz w:val="22"/>
        </w:rPr>
        <w:t xml:space="preserve">→Go </w:t>
      </w:r>
      <w:r w:rsidR="009B1346" w:rsidRPr="001D19F6">
        <w:rPr>
          <w:rFonts w:ascii="Arial" w:eastAsia="굴림" w:hAnsi="Arial" w:cs="Arial"/>
          <w:sz w:val="22"/>
        </w:rPr>
        <w:t>to F05</w:t>
      </w:r>
      <w:r w:rsidRPr="001D19F6">
        <w:rPr>
          <w:rFonts w:ascii="Arial" w:eastAsia="굴림" w:hAnsi="Arial" w:cs="Arial"/>
          <w:sz w:val="22"/>
        </w:rPr>
        <w:t>7</w:t>
      </w:r>
    </w:p>
    <w:p w14:paraId="34A031CB" w14:textId="77777777" w:rsidR="00624BD4" w:rsidRPr="001D19F6" w:rsidRDefault="00624BD4" w:rsidP="00624BD4">
      <w:pPr>
        <w:wordWrap/>
        <w:spacing w:line="360" w:lineRule="auto"/>
        <w:rPr>
          <w:rFonts w:ascii="Arial" w:eastAsia="굴림" w:hAnsi="Arial" w:cs="Arial"/>
          <w:sz w:val="22"/>
        </w:rPr>
      </w:pPr>
    </w:p>
    <w:p w14:paraId="00A3032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F005. </w:t>
      </w:r>
      <w:r w:rsidR="003F0DDA" w:rsidRPr="001D19F6">
        <w:rPr>
          <w:rFonts w:ascii="Arial" w:eastAsia="굴림" w:hAnsi="Arial" w:cs="Arial"/>
          <w:sz w:val="22"/>
        </w:rPr>
        <w:t xml:space="preserve">Is the </w:t>
      </w:r>
      <w:r w:rsidR="00241360" w:rsidRPr="001D19F6">
        <w:rPr>
          <w:rFonts w:ascii="Arial" w:eastAsia="굴림" w:hAnsi="Arial" w:cs="Arial"/>
          <w:sz w:val="22"/>
        </w:rPr>
        <w:t>home</w:t>
      </w:r>
      <w:r w:rsidR="003F0DDA" w:rsidRPr="001D19F6">
        <w:rPr>
          <w:rFonts w:ascii="Arial" w:eastAsia="굴림" w:hAnsi="Arial" w:cs="Arial"/>
          <w:sz w:val="22"/>
        </w:rPr>
        <w:t xml:space="preserve"> you</w:t>
      </w:r>
      <w:r w:rsidR="00103AAA" w:rsidRPr="001D19F6">
        <w:rPr>
          <w:rFonts w:ascii="Arial" w:eastAsia="굴림" w:hAnsi="Arial" w:cs="Arial"/>
          <w:sz w:val="22"/>
        </w:rPr>
        <w:t xml:space="preserve"> are currently </w:t>
      </w:r>
      <w:r w:rsidR="00702EB9" w:rsidRPr="001D19F6">
        <w:rPr>
          <w:rFonts w:ascii="Arial" w:eastAsia="굴림" w:hAnsi="Arial" w:cs="Arial"/>
          <w:sz w:val="22"/>
        </w:rPr>
        <w:t>residing</w:t>
      </w:r>
      <w:r w:rsidR="00103AAA" w:rsidRPr="001D19F6">
        <w:rPr>
          <w:rFonts w:ascii="Arial" w:eastAsia="굴림" w:hAnsi="Arial" w:cs="Arial"/>
          <w:sz w:val="22"/>
        </w:rPr>
        <w:t xml:space="preserve"> in under</w:t>
      </w:r>
      <w:r w:rsidR="0097377E" w:rsidRPr="001D19F6">
        <w:rPr>
          <w:rFonts w:ascii="Arial" w:eastAsia="굴림" w:hAnsi="Arial" w:cs="Arial"/>
          <w:sz w:val="22"/>
        </w:rPr>
        <w:t xml:space="preserve"> multiple persons’ names</w:t>
      </w:r>
      <w:r w:rsidR="003F0DDA" w:rsidRPr="001D19F6">
        <w:rPr>
          <w:rFonts w:ascii="Arial" w:eastAsia="굴림" w:hAnsi="Arial" w:cs="Arial"/>
          <w:sz w:val="22"/>
        </w:rPr>
        <w:t xml:space="preserve">? If so, how many </w:t>
      </w:r>
      <w:r w:rsidR="0097377E" w:rsidRPr="001D19F6">
        <w:rPr>
          <w:rFonts w:ascii="Arial" w:eastAsia="굴림" w:hAnsi="Arial" w:cs="Arial"/>
          <w:sz w:val="22"/>
        </w:rPr>
        <w:t xml:space="preserve">names </w:t>
      </w:r>
      <w:r w:rsidR="003F0DDA" w:rsidRPr="001D19F6">
        <w:rPr>
          <w:rFonts w:ascii="Arial" w:eastAsia="굴림" w:hAnsi="Arial" w:cs="Arial"/>
          <w:sz w:val="22"/>
        </w:rPr>
        <w:t xml:space="preserve">are </w:t>
      </w:r>
      <w:r w:rsidR="0097377E" w:rsidRPr="001D19F6">
        <w:rPr>
          <w:rFonts w:ascii="Arial" w:eastAsia="굴림" w:hAnsi="Arial" w:cs="Arial"/>
          <w:sz w:val="22"/>
        </w:rPr>
        <w:t xml:space="preserve">listed on the </w:t>
      </w:r>
      <w:r w:rsidR="00241360" w:rsidRPr="001D19F6">
        <w:rPr>
          <w:rFonts w:ascii="Arial" w:eastAsia="굴림" w:hAnsi="Arial" w:cs="Arial"/>
          <w:sz w:val="22"/>
        </w:rPr>
        <w:t>home</w:t>
      </w:r>
      <w:r w:rsidR="0097377E" w:rsidRPr="001D19F6">
        <w:rPr>
          <w:rFonts w:ascii="Arial" w:eastAsia="굴림" w:hAnsi="Arial" w:cs="Arial"/>
          <w:sz w:val="22"/>
        </w:rPr>
        <w:t xml:space="preserve"> deed</w:t>
      </w:r>
      <w:r w:rsidR="003F0DDA" w:rsidRPr="001D19F6">
        <w:rPr>
          <w:rFonts w:ascii="Arial" w:eastAsia="굴림" w:hAnsi="Arial" w:cs="Arial"/>
          <w:sz w:val="22"/>
        </w:rPr>
        <w:t xml:space="preserve">? </w:t>
      </w:r>
      <w:r w:rsidR="00D479AB" w:rsidRPr="001D19F6">
        <w:rPr>
          <w:rFonts w:ascii="Arial" w:eastAsia="굴림" w:hAnsi="Arial" w:cs="Arial"/>
          <w:sz w:val="22"/>
        </w:rPr>
        <w:t>(unit: a person)</w:t>
      </w:r>
    </w:p>
    <w:p w14:paraId="08BCB0C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[IWER:</w:t>
      </w:r>
      <w:r w:rsidR="00682BC4" w:rsidRPr="001D19F6">
        <w:rPr>
          <w:rFonts w:ascii="Arial" w:eastAsia="굴림" w:hAnsi="Arial" w:cs="Arial"/>
          <w:sz w:val="22"/>
        </w:rPr>
        <w:t xml:space="preserve"> </w:t>
      </w:r>
      <w:r w:rsidR="00E748AB" w:rsidRPr="001D19F6">
        <w:rPr>
          <w:rFonts w:ascii="Arial" w:eastAsia="굴림" w:hAnsi="Arial" w:cs="Arial"/>
          <w:sz w:val="22"/>
        </w:rPr>
        <w:t>If R</w:t>
      </w:r>
      <w:r w:rsidR="0097377E" w:rsidRPr="001D19F6">
        <w:rPr>
          <w:rFonts w:ascii="Arial" w:eastAsia="굴림" w:hAnsi="Arial" w:cs="Arial"/>
          <w:sz w:val="22"/>
        </w:rPr>
        <w:t>’s name</w:t>
      </w:r>
      <w:r w:rsidR="003F0DDA" w:rsidRPr="001D19F6">
        <w:rPr>
          <w:rFonts w:ascii="Arial" w:eastAsia="굴림" w:hAnsi="Arial" w:cs="Arial"/>
          <w:sz w:val="22"/>
        </w:rPr>
        <w:t xml:space="preserve"> is</w:t>
      </w:r>
      <w:r w:rsidR="00E748AB" w:rsidRPr="001D19F6">
        <w:rPr>
          <w:rFonts w:ascii="Arial" w:eastAsia="굴림" w:hAnsi="Arial" w:cs="Arial"/>
          <w:sz w:val="22"/>
        </w:rPr>
        <w:t xml:space="preserve"> </w:t>
      </w:r>
      <w:r w:rsidR="0097377E" w:rsidRPr="001D19F6">
        <w:rPr>
          <w:rFonts w:ascii="Arial" w:eastAsia="굴림" w:hAnsi="Arial" w:cs="Arial"/>
          <w:sz w:val="22"/>
        </w:rPr>
        <w:t>listed</w:t>
      </w:r>
      <w:r w:rsidR="00E748AB" w:rsidRPr="001D19F6">
        <w:rPr>
          <w:rFonts w:ascii="Arial" w:eastAsia="굴림" w:hAnsi="Arial" w:cs="Arial"/>
          <w:sz w:val="22"/>
        </w:rPr>
        <w:t>, he/she should be</w:t>
      </w:r>
      <w:r w:rsidR="00103AAA" w:rsidRPr="001D19F6">
        <w:rPr>
          <w:rFonts w:ascii="Arial" w:eastAsia="굴림" w:hAnsi="Arial" w:cs="Arial"/>
          <w:sz w:val="22"/>
        </w:rPr>
        <w:t xml:space="preserve"> counted in</w:t>
      </w:r>
      <w:r w:rsidR="00E748AB" w:rsidRPr="001D19F6">
        <w:rPr>
          <w:rFonts w:ascii="Arial" w:eastAsia="굴림" w:hAnsi="Arial" w:cs="Arial"/>
          <w:sz w:val="22"/>
        </w:rPr>
        <w:t xml:space="preserve">. For </w:t>
      </w:r>
      <w:r w:rsidR="0060656D" w:rsidRPr="001D19F6">
        <w:rPr>
          <w:rFonts w:ascii="Arial" w:eastAsia="굴림" w:hAnsi="Arial" w:cs="Arial"/>
          <w:sz w:val="22"/>
        </w:rPr>
        <w:t>example</w:t>
      </w:r>
      <w:r w:rsidR="00E748AB" w:rsidRPr="001D19F6">
        <w:rPr>
          <w:rFonts w:ascii="Arial" w:eastAsia="굴림" w:hAnsi="Arial" w:cs="Arial"/>
          <w:sz w:val="22"/>
        </w:rPr>
        <w:t>, R and his/her spouse are</w:t>
      </w:r>
      <w:r w:rsidR="00682BC4" w:rsidRPr="001D19F6">
        <w:rPr>
          <w:rFonts w:ascii="Arial" w:eastAsia="굴림" w:hAnsi="Arial" w:cs="Arial"/>
          <w:sz w:val="22"/>
        </w:rPr>
        <w:t xml:space="preserve"> </w:t>
      </w:r>
      <w:r w:rsidR="007C6548" w:rsidRPr="001D19F6">
        <w:rPr>
          <w:rFonts w:ascii="Arial" w:eastAsia="굴림" w:hAnsi="Arial" w:cs="Arial"/>
          <w:sz w:val="22"/>
        </w:rPr>
        <w:t xml:space="preserve">both listed on the </w:t>
      </w:r>
      <w:r w:rsidR="00241360" w:rsidRPr="001D19F6">
        <w:rPr>
          <w:rFonts w:ascii="Arial" w:eastAsia="굴림" w:hAnsi="Arial" w:cs="Arial"/>
          <w:sz w:val="22"/>
        </w:rPr>
        <w:t>home</w:t>
      </w:r>
      <w:r w:rsidR="007C6548" w:rsidRPr="001D19F6">
        <w:rPr>
          <w:rFonts w:ascii="Arial" w:eastAsia="굴림" w:hAnsi="Arial" w:cs="Arial"/>
          <w:sz w:val="22"/>
        </w:rPr>
        <w:t xml:space="preserve"> deed</w:t>
      </w:r>
      <w:r w:rsidR="00E748AB" w:rsidRPr="001D19F6">
        <w:rPr>
          <w:rFonts w:ascii="Arial" w:eastAsia="굴림" w:hAnsi="Arial" w:cs="Arial"/>
          <w:sz w:val="22"/>
        </w:rPr>
        <w:t>, enter 2.</w:t>
      </w:r>
      <w:r w:rsidR="00682BC4" w:rsidRPr="001D19F6">
        <w:rPr>
          <w:rFonts w:ascii="Arial" w:eastAsia="굴림" w:hAnsi="Arial" w:cs="Arial"/>
          <w:sz w:val="22"/>
        </w:rPr>
        <w:t xml:space="preserve"> </w:t>
      </w:r>
      <w:r w:rsidRPr="001D19F6">
        <w:rPr>
          <w:rFonts w:ascii="Arial" w:eastAsia="굴림" w:hAnsi="Arial" w:cs="Arial"/>
          <w:sz w:val="22"/>
        </w:rPr>
        <w:t xml:space="preserve">If </w:t>
      </w:r>
      <w:r w:rsidR="003F0DDA" w:rsidRPr="001D19F6">
        <w:rPr>
          <w:rFonts w:ascii="Arial" w:eastAsia="굴림" w:hAnsi="Arial" w:cs="Arial"/>
          <w:sz w:val="22"/>
        </w:rPr>
        <w:t xml:space="preserve">the </w:t>
      </w:r>
      <w:r w:rsidR="00241360" w:rsidRPr="001D19F6">
        <w:rPr>
          <w:rFonts w:ascii="Arial" w:eastAsia="굴림" w:hAnsi="Arial" w:cs="Arial"/>
          <w:sz w:val="22"/>
        </w:rPr>
        <w:t>home</w:t>
      </w:r>
      <w:r w:rsidR="003F0DDA" w:rsidRPr="001D19F6">
        <w:rPr>
          <w:rFonts w:ascii="Arial" w:eastAsia="굴림" w:hAnsi="Arial" w:cs="Arial"/>
          <w:sz w:val="22"/>
        </w:rPr>
        <w:t xml:space="preserve"> is not under</w:t>
      </w:r>
      <w:r w:rsidR="007C6548" w:rsidRPr="001D19F6">
        <w:rPr>
          <w:rFonts w:ascii="Arial" w:eastAsia="굴림" w:hAnsi="Arial" w:cs="Arial"/>
          <w:sz w:val="22"/>
        </w:rPr>
        <w:t xml:space="preserve"> multiple persons’ names</w:t>
      </w:r>
      <w:r w:rsidRPr="001D19F6">
        <w:rPr>
          <w:rFonts w:ascii="Arial" w:eastAsia="굴림" w:hAnsi="Arial" w:cs="Arial"/>
          <w:sz w:val="22"/>
        </w:rPr>
        <w:t>, enter 0</w:t>
      </w:r>
      <w:r w:rsidR="00BB0F47" w:rsidRPr="001D19F6">
        <w:rPr>
          <w:rFonts w:ascii="Arial" w:eastAsia="굴림" w:hAnsi="Arial" w:cs="Arial"/>
          <w:sz w:val="22"/>
        </w:rPr>
        <w:t>.</w:t>
      </w:r>
      <w:r w:rsidRPr="001D19F6">
        <w:rPr>
          <w:rFonts w:ascii="Arial" w:eastAsia="굴림" w:hAnsi="Arial" w:cs="Arial"/>
          <w:sz w:val="22"/>
        </w:rPr>
        <w:t>]</w:t>
      </w:r>
    </w:p>
    <w:p w14:paraId="49D7AD2C" w14:textId="77777777" w:rsidR="00624BD4" w:rsidRPr="001D19F6" w:rsidRDefault="00682BC4"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people [</w:t>
      </w:r>
      <w:r w:rsidR="003608C0" w:rsidRPr="001D19F6">
        <w:rPr>
          <w:rFonts w:ascii="Arial" w:eastAsia="굴림" w:hAnsi="Arial" w:cs="Arial"/>
          <w:sz w:val="22"/>
        </w:rPr>
        <w:t xml:space="preserve">Range: </w:t>
      </w:r>
      <w:r w:rsidR="00624BD4" w:rsidRPr="001D19F6">
        <w:rPr>
          <w:rFonts w:ascii="Arial" w:eastAsia="굴림" w:hAnsi="Arial" w:cs="Arial"/>
          <w:sz w:val="22"/>
        </w:rPr>
        <w:t>0~20]</w:t>
      </w:r>
    </w:p>
    <w:p w14:paraId="721B4A42" w14:textId="77777777" w:rsidR="00624BD4" w:rsidRPr="001D19F6" w:rsidRDefault="00624BD4" w:rsidP="00624BD4">
      <w:pPr>
        <w:wordWrap/>
        <w:spacing w:line="360" w:lineRule="auto"/>
        <w:rPr>
          <w:rFonts w:ascii="Arial" w:eastAsia="굴림" w:hAnsi="Arial" w:cs="Arial"/>
          <w:sz w:val="22"/>
        </w:rPr>
      </w:pPr>
    </w:p>
    <w:p w14:paraId="1BFCC342"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4ADB896D" w14:textId="77777777" w:rsidR="00624BD4" w:rsidRPr="001D19F6" w:rsidRDefault="00624BD4"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 xml:space="preserve">If F005&gt;=2, then </w:t>
      </w:r>
      <w:r w:rsidR="008B66BA" w:rsidRPr="001D19F6">
        <w:rPr>
          <w:rFonts w:ascii="Arial" w:eastAsia="굴림" w:hAnsi="Arial" w:cs="Arial"/>
          <w:b/>
          <w:sz w:val="22"/>
        </w:rPr>
        <w:t xml:space="preserve">ask </w:t>
      </w:r>
      <w:r w:rsidRPr="001D19F6">
        <w:rPr>
          <w:rFonts w:ascii="Arial" w:eastAsia="굴림" w:hAnsi="Arial" w:cs="Arial"/>
          <w:b/>
          <w:sz w:val="22"/>
        </w:rPr>
        <w:t xml:space="preserve">F006. If not, then </w:t>
      </w:r>
      <w:r w:rsidR="008B66BA" w:rsidRPr="001D19F6">
        <w:rPr>
          <w:rFonts w:ascii="Arial" w:eastAsia="굴림" w:hAnsi="Arial" w:cs="Arial"/>
          <w:b/>
          <w:sz w:val="22"/>
        </w:rPr>
        <w:t>go to</w:t>
      </w:r>
      <w:r w:rsidRPr="001D19F6">
        <w:rPr>
          <w:rFonts w:ascii="Arial" w:eastAsia="굴림" w:hAnsi="Arial" w:cs="Arial"/>
          <w:b/>
          <w:sz w:val="22"/>
        </w:rPr>
        <w:t xml:space="preserve"> F007</w:t>
      </w:r>
      <w:r w:rsidR="00383255" w:rsidRPr="001D19F6">
        <w:rPr>
          <w:rFonts w:ascii="Arial" w:eastAsia="굴림" w:hAnsi="Arial" w:cs="Arial"/>
          <w:b/>
          <w:sz w:val="22"/>
        </w:rPr>
        <w:t>.</w:t>
      </w:r>
    </w:p>
    <w:p w14:paraId="6333FB41" w14:textId="77777777" w:rsidR="00624BD4" w:rsidRPr="001D19F6" w:rsidRDefault="00624BD4" w:rsidP="00624BD4">
      <w:pPr>
        <w:wordWrap/>
        <w:spacing w:line="360" w:lineRule="auto"/>
        <w:rPr>
          <w:rFonts w:ascii="Arial" w:eastAsia="굴림" w:hAnsi="Arial" w:cs="Arial"/>
          <w:b/>
          <w:sz w:val="22"/>
        </w:rPr>
      </w:pPr>
    </w:p>
    <w:p w14:paraId="5C3AD29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F006. Then, how much is your share (of the </w:t>
      </w:r>
      <w:r w:rsidR="00241360" w:rsidRPr="001D19F6">
        <w:rPr>
          <w:rFonts w:ascii="Arial" w:eastAsia="굴림" w:hAnsi="Arial" w:cs="Arial"/>
          <w:sz w:val="22"/>
        </w:rPr>
        <w:t>home</w:t>
      </w:r>
      <w:r w:rsidRPr="001D19F6">
        <w:rPr>
          <w:rFonts w:ascii="Arial" w:eastAsia="굴림" w:hAnsi="Arial" w:cs="Arial"/>
          <w:sz w:val="22"/>
        </w:rPr>
        <w:t xml:space="preserve"> you are currently residing</w:t>
      </w:r>
      <w:r w:rsidR="00BB0F47" w:rsidRPr="001D19F6">
        <w:rPr>
          <w:rFonts w:ascii="Arial" w:eastAsia="굴림" w:hAnsi="Arial" w:cs="Arial"/>
          <w:sz w:val="22"/>
        </w:rPr>
        <w:t xml:space="preserve"> in</w:t>
      </w:r>
      <w:r w:rsidRPr="001D19F6">
        <w:rPr>
          <w:rFonts w:ascii="Arial" w:eastAsia="굴림" w:hAnsi="Arial" w:cs="Arial"/>
          <w:sz w:val="22"/>
        </w:rPr>
        <w:t>)?</w:t>
      </w:r>
      <w:r w:rsidR="00383255" w:rsidRPr="001D19F6">
        <w:rPr>
          <w:rFonts w:ascii="Arial" w:eastAsia="굴림" w:hAnsi="Arial" w:cs="Arial"/>
          <w:sz w:val="22"/>
        </w:rPr>
        <w:t xml:space="preserve"> (unit: %)</w:t>
      </w:r>
    </w:p>
    <w:p w14:paraId="57ADCCDC" w14:textId="77777777" w:rsidR="00624BD4" w:rsidRPr="001D19F6" w:rsidRDefault="00682BC4"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w:t>
      </w:r>
      <w:r w:rsidR="003608C0" w:rsidRPr="001D19F6">
        <w:rPr>
          <w:rFonts w:ascii="Arial" w:eastAsia="굴림" w:hAnsi="Arial" w:cs="Arial"/>
          <w:sz w:val="22"/>
        </w:rPr>
        <w:t xml:space="preserve">Range: </w:t>
      </w:r>
      <w:r w:rsidR="00624BD4" w:rsidRPr="001D19F6">
        <w:rPr>
          <w:rFonts w:ascii="Arial" w:eastAsia="굴림" w:hAnsi="Arial" w:cs="Arial"/>
          <w:sz w:val="22"/>
        </w:rPr>
        <w:t>1~99]</w:t>
      </w:r>
    </w:p>
    <w:p w14:paraId="4199043D" w14:textId="77777777" w:rsidR="00624BD4" w:rsidRPr="001D19F6" w:rsidRDefault="00624BD4" w:rsidP="00624BD4">
      <w:pPr>
        <w:wordWrap/>
        <w:spacing w:line="360" w:lineRule="auto"/>
        <w:rPr>
          <w:rFonts w:ascii="Arial" w:eastAsia="굴림" w:hAnsi="Arial" w:cs="Arial"/>
          <w:sz w:val="22"/>
        </w:rPr>
      </w:pPr>
    </w:p>
    <w:p w14:paraId="26447CB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F007. </w:t>
      </w:r>
      <w:r w:rsidR="007867CA" w:rsidRPr="001D19F6">
        <w:rPr>
          <w:rFonts w:ascii="Arial" w:eastAsia="굴림" w:hAnsi="Arial" w:cs="Arial"/>
          <w:sz w:val="22"/>
        </w:rPr>
        <w:t xml:space="preserve">How much is </w:t>
      </w:r>
      <w:r w:rsidR="0081026B" w:rsidRPr="001D19F6">
        <w:rPr>
          <w:rFonts w:ascii="Arial" w:eastAsia="굴림" w:hAnsi="Arial" w:cs="Arial"/>
          <w:sz w:val="22"/>
        </w:rPr>
        <w:t>your</w:t>
      </w:r>
      <w:r w:rsidR="007867CA" w:rsidRPr="001D19F6">
        <w:rPr>
          <w:rFonts w:ascii="Arial" w:eastAsia="굴림" w:hAnsi="Arial" w:cs="Arial"/>
          <w:sz w:val="22"/>
        </w:rPr>
        <w:t xml:space="preserve"> </w:t>
      </w:r>
      <w:r w:rsidR="00241360" w:rsidRPr="001D19F6">
        <w:rPr>
          <w:rFonts w:ascii="Arial" w:eastAsia="굴림" w:hAnsi="Arial" w:cs="Arial"/>
          <w:sz w:val="22"/>
        </w:rPr>
        <w:t>home</w:t>
      </w:r>
      <w:r w:rsidR="007867CA" w:rsidRPr="001D19F6">
        <w:rPr>
          <w:rFonts w:ascii="Arial" w:eastAsia="굴림" w:hAnsi="Arial" w:cs="Arial"/>
          <w:sz w:val="22"/>
        </w:rPr>
        <w:t xml:space="preserve"> price now? </w:t>
      </w:r>
      <w:r w:rsidR="004B7BDE" w:rsidRPr="001D19F6">
        <w:rPr>
          <w:rFonts w:ascii="Arial" w:eastAsia="굴림" w:hAnsi="Arial" w:cs="Arial"/>
          <w:sz w:val="22"/>
        </w:rPr>
        <w:t>I</w:t>
      </w:r>
      <w:r w:rsidR="00B66BDE" w:rsidRPr="001D19F6">
        <w:rPr>
          <w:rFonts w:ascii="Arial" w:eastAsia="굴림" w:hAnsi="Arial" w:cs="Arial"/>
          <w:sz w:val="22"/>
        </w:rPr>
        <w:t>f you sold</w:t>
      </w:r>
      <w:r w:rsidR="004B7BDE" w:rsidRPr="001D19F6">
        <w:rPr>
          <w:rFonts w:ascii="Arial" w:eastAsia="굴림" w:hAnsi="Arial" w:cs="Arial"/>
          <w:sz w:val="22"/>
        </w:rPr>
        <w:t xml:space="preserve"> it today, </w:t>
      </w:r>
      <w:r w:rsidR="008A7B04" w:rsidRPr="001D19F6">
        <w:rPr>
          <w:rFonts w:ascii="Arial" w:eastAsia="굴림" w:hAnsi="Arial" w:cs="Arial"/>
          <w:sz w:val="22"/>
        </w:rPr>
        <w:t xml:space="preserve">about </w:t>
      </w:r>
      <w:r w:rsidR="004B7BDE" w:rsidRPr="001D19F6">
        <w:rPr>
          <w:rFonts w:ascii="Arial" w:eastAsia="굴림" w:hAnsi="Arial" w:cs="Arial"/>
          <w:sz w:val="22"/>
        </w:rPr>
        <w:t xml:space="preserve">how much </w:t>
      </w:r>
      <w:r w:rsidR="00FF3D3B" w:rsidRPr="001D19F6">
        <w:rPr>
          <w:rFonts w:ascii="Arial" w:eastAsia="굴림" w:hAnsi="Arial" w:cs="Arial"/>
          <w:sz w:val="22"/>
        </w:rPr>
        <w:t>would</w:t>
      </w:r>
      <w:r w:rsidR="008A7B04" w:rsidRPr="001D19F6">
        <w:rPr>
          <w:rFonts w:ascii="Arial" w:eastAsia="굴림" w:hAnsi="Arial" w:cs="Arial"/>
          <w:sz w:val="22"/>
        </w:rPr>
        <w:t xml:space="preserve"> you get?</w:t>
      </w:r>
      <w:r w:rsidR="004B7BDE" w:rsidRPr="001D19F6">
        <w:rPr>
          <w:rFonts w:ascii="Arial" w:eastAsia="굴림" w:hAnsi="Arial" w:cs="Arial"/>
          <w:sz w:val="22"/>
        </w:rPr>
        <w:t xml:space="preserve"> </w:t>
      </w:r>
      <w:r w:rsidRPr="001D19F6">
        <w:rPr>
          <w:rFonts w:ascii="Arial" w:eastAsia="굴림" w:hAnsi="Arial" w:cs="Arial"/>
          <w:sz w:val="22"/>
        </w:rPr>
        <w:t>(unit:10,000 Korean won)</w:t>
      </w:r>
    </w:p>
    <w:p w14:paraId="2C71492E" w14:textId="77777777" w:rsidR="00CA217E" w:rsidRPr="001D19F6" w:rsidRDefault="00CA217E" w:rsidP="00CA217E">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111353E" w14:textId="77777777" w:rsidR="00CA217E" w:rsidRPr="001D19F6" w:rsidRDefault="00CA217E" w:rsidP="00CA217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1~999] _______ MW [Range: 0 ~ 9997] → F013</w:t>
      </w:r>
    </w:p>
    <w:p w14:paraId="5C344298" w14:textId="77777777" w:rsidR="00624BD4" w:rsidRPr="001D19F6" w:rsidRDefault="00624BD4" w:rsidP="004B7BDE">
      <w:pPr>
        <w:wordWrap/>
        <w:spacing w:line="360" w:lineRule="auto"/>
        <w:ind w:firstLine="800"/>
        <w:rPr>
          <w:rFonts w:ascii="Arial" w:eastAsia="굴림" w:hAnsi="Arial" w:cs="Arial"/>
          <w:sz w:val="22"/>
        </w:rPr>
      </w:pPr>
      <w:r w:rsidRPr="001D19F6">
        <w:rPr>
          <w:rFonts w:ascii="Arial" w:eastAsia="굴림" w:hAnsi="Arial" w:cs="Arial"/>
          <w:sz w:val="22"/>
        </w:rPr>
        <w:t>Don’t know →Go to F008~F012 unfolding</w:t>
      </w:r>
    </w:p>
    <w:p w14:paraId="5BEBAE76" w14:textId="77777777" w:rsidR="00624BD4" w:rsidRPr="001D19F6" w:rsidRDefault="00624BD4" w:rsidP="004B7BDE">
      <w:pPr>
        <w:wordWrap/>
        <w:spacing w:line="360" w:lineRule="auto"/>
        <w:ind w:firstLine="800"/>
        <w:rPr>
          <w:rFonts w:ascii="Arial" w:eastAsia="굴림" w:hAnsi="Arial" w:cs="Arial"/>
          <w:sz w:val="22"/>
        </w:rPr>
      </w:pPr>
      <w:r w:rsidRPr="001D19F6">
        <w:rPr>
          <w:rFonts w:ascii="Arial" w:eastAsia="굴림" w:hAnsi="Arial" w:cs="Arial"/>
          <w:sz w:val="22"/>
        </w:rPr>
        <w:t>Refuse to answer →Go to F008~F012 unfolding</w:t>
      </w:r>
    </w:p>
    <w:p w14:paraId="7B90DE9F" w14:textId="77777777" w:rsidR="00624BD4" w:rsidRPr="001D19F6" w:rsidRDefault="00624BD4" w:rsidP="00624BD4">
      <w:pPr>
        <w:wordWrap/>
        <w:spacing w:line="360" w:lineRule="auto"/>
        <w:rPr>
          <w:rFonts w:ascii="Arial" w:eastAsia="굴림" w:hAnsi="Arial" w:cs="Arial"/>
          <w:sz w:val="22"/>
        </w:rPr>
      </w:pPr>
    </w:p>
    <w:p w14:paraId="7FB98054"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w:t>
      </w:r>
      <w:r w:rsidR="004B7BDE" w:rsidRPr="001D19F6">
        <w:rPr>
          <w:rFonts w:ascii="Arial" w:eastAsia="굴림" w:hAnsi="Arial" w:cs="Arial"/>
          <w:b/>
          <w:sz w:val="22"/>
        </w:rPr>
        <w:t xml:space="preserve"> </w:t>
      </w:r>
      <w:r w:rsidRPr="001D19F6">
        <w:rPr>
          <w:rFonts w:ascii="Arial" w:eastAsia="굴림" w:hAnsi="Arial" w:cs="Arial"/>
          <w:b/>
          <w:sz w:val="22"/>
        </w:rPr>
        <w:t>F008~F012. Unfolding bracket questions &gt;</w:t>
      </w:r>
    </w:p>
    <w:p w14:paraId="0A7D1F6A" w14:textId="77777777" w:rsidR="004B7BDE" w:rsidRPr="001D19F6" w:rsidRDefault="004B7BDE" w:rsidP="000E1AA0">
      <w:pPr>
        <w:wordWrap/>
        <w:spacing w:line="360" w:lineRule="auto"/>
        <w:rPr>
          <w:rFonts w:ascii="Arial" w:eastAsia="굴림" w:hAnsi="Arial" w:cs="Arial"/>
          <w:sz w:val="22"/>
        </w:rPr>
      </w:pPr>
      <w:r w:rsidRPr="001D19F6">
        <w:rPr>
          <w:rFonts w:ascii="Arial" w:eastAsia="굴림" w:hAnsi="Arial" w:cs="Arial"/>
          <w:sz w:val="22"/>
        </w:rPr>
        <w:t>[IWER: Go back to F007 and record if R answers the amount during the interview.]</w:t>
      </w:r>
    </w:p>
    <w:p w14:paraId="7D2AD396"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F008. Would it amount to less than, about equal to or more than 1,000 MW (10,000 Korean</w:t>
      </w:r>
      <w:r w:rsidR="004B7BDE" w:rsidRPr="001D19F6">
        <w:rPr>
          <w:rFonts w:ascii="Arial" w:eastAsia="굴림" w:hAnsi="Arial" w:cs="Arial"/>
          <w:sz w:val="22"/>
        </w:rPr>
        <w:t xml:space="preserve"> </w:t>
      </w:r>
      <w:r w:rsidRPr="001D19F6">
        <w:rPr>
          <w:rFonts w:ascii="Arial" w:eastAsia="굴림" w:hAnsi="Arial" w:cs="Arial"/>
          <w:sz w:val="22"/>
        </w:rPr>
        <w:t>won)?</w:t>
      </w:r>
    </w:p>
    <w:p w14:paraId="6F041687" w14:textId="77777777" w:rsidR="004B7BDE" w:rsidRPr="001D19F6" w:rsidRDefault="004B7BDE"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0AE12EC2" w14:textId="77777777" w:rsidR="004B7BDE" w:rsidRPr="001D19F6" w:rsidRDefault="004B7BDE"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BCB89BC" w14:textId="77777777" w:rsidR="004B7BDE" w:rsidRPr="001D19F6" w:rsidRDefault="004B7BDE"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4A6FF984" w14:textId="77777777" w:rsidR="00624BD4" w:rsidRPr="001D19F6" w:rsidRDefault="00624BD4" w:rsidP="000E1AA0">
      <w:pPr>
        <w:wordWrap/>
        <w:spacing w:line="360" w:lineRule="auto"/>
        <w:rPr>
          <w:rFonts w:ascii="Arial" w:eastAsia="굴림" w:hAnsi="Arial" w:cs="Arial"/>
          <w:sz w:val="22"/>
        </w:rPr>
      </w:pPr>
    </w:p>
    <w:p w14:paraId="44C41F7C"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lastRenderedPageBreak/>
        <w:t>F009. Would it amount to less than, about equal to, or more than 5,000 MW (10,000 Korean</w:t>
      </w:r>
      <w:r w:rsidR="004B7BDE" w:rsidRPr="001D19F6">
        <w:rPr>
          <w:rFonts w:ascii="Arial" w:eastAsia="굴림" w:hAnsi="Arial" w:cs="Arial"/>
          <w:sz w:val="22"/>
        </w:rPr>
        <w:t xml:space="preserve"> </w:t>
      </w:r>
      <w:r w:rsidRPr="001D19F6">
        <w:rPr>
          <w:rFonts w:ascii="Arial" w:eastAsia="굴림" w:hAnsi="Arial" w:cs="Arial"/>
          <w:sz w:val="22"/>
        </w:rPr>
        <w:t>won)?</w:t>
      </w:r>
    </w:p>
    <w:p w14:paraId="32F8AC6B"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08FB4C95"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2BB59D16"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71582E3B" w14:textId="77777777" w:rsidR="00624BD4" w:rsidRPr="001D19F6" w:rsidRDefault="00624BD4" w:rsidP="000E1AA0">
      <w:pPr>
        <w:wordWrap/>
        <w:spacing w:line="360" w:lineRule="auto"/>
        <w:rPr>
          <w:rFonts w:ascii="Arial" w:eastAsia="굴림" w:hAnsi="Arial" w:cs="Arial"/>
          <w:sz w:val="22"/>
        </w:rPr>
      </w:pPr>
    </w:p>
    <w:p w14:paraId="5EF27415"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F010. Would it amount to less than, about equal to or more than 10,000 MW (10,000 Korean</w:t>
      </w:r>
      <w:r w:rsidR="004B7BDE" w:rsidRPr="001D19F6">
        <w:rPr>
          <w:rFonts w:ascii="Arial" w:eastAsia="굴림" w:hAnsi="Arial" w:cs="Arial"/>
          <w:sz w:val="22"/>
        </w:rPr>
        <w:t xml:space="preserve"> </w:t>
      </w:r>
      <w:r w:rsidRPr="001D19F6">
        <w:rPr>
          <w:rFonts w:ascii="Arial" w:eastAsia="굴림" w:hAnsi="Arial" w:cs="Arial"/>
          <w:sz w:val="22"/>
        </w:rPr>
        <w:t>won)?</w:t>
      </w:r>
    </w:p>
    <w:p w14:paraId="165C4424"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6CAECBE1"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08D0566D"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3B90456D" w14:textId="77777777" w:rsidR="00624BD4" w:rsidRPr="001D19F6" w:rsidRDefault="00624BD4" w:rsidP="000E1AA0">
      <w:pPr>
        <w:wordWrap/>
        <w:spacing w:line="360" w:lineRule="auto"/>
        <w:rPr>
          <w:rFonts w:ascii="Arial" w:eastAsia="굴림" w:hAnsi="Arial" w:cs="Arial"/>
          <w:sz w:val="22"/>
        </w:rPr>
      </w:pPr>
    </w:p>
    <w:p w14:paraId="28C4386C"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F011. Would it amount to less than, about equal to or more than 50,000 MW (10,000 Korean</w:t>
      </w:r>
      <w:r w:rsidR="004B7BDE" w:rsidRPr="001D19F6">
        <w:rPr>
          <w:rFonts w:ascii="Arial" w:eastAsia="굴림" w:hAnsi="Arial" w:cs="Arial"/>
          <w:sz w:val="22"/>
        </w:rPr>
        <w:t xml:space="preserve"> </w:t>
      </w:r>
      <w:r w:rsidRPr="001D19F6">
        <w:rPr>
          <w:rFonts w:ascii="Arial" w:eastAsia="굴림" w:hAnsi="Arial" w:cs="Arial"/>
          <w:sz w:val="22"/>
        </w:rPr>
        <w:t>won)?</w:t>
      </w:r>
    </w:p>
    <w:p w14:paraId="0AB54833"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679F9282"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50,000 MW</w:t>
      </w:r>
    </w:p>
    <w:p w14:paraId="6FC47817"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50,000 MW</w:t>
      </w:r>
    </w:p>
    <w:p w14:paraId="5F3FF5A7" w14:textId="77777777" w:rsidR="00624BD4" w:rsidRPr="001D19F6" w:rsidRDefault="00624BD4" w:rsidP="000E1AA0">
      <w:pPr>
        <w:wordWrap/>
        <w:spacing w:line="360" w:lineRule="auto"/>
        <w:rPr>
          <w:rFonts w:ascii="Arial" w:eastAsia="굴림" w:hAnsi="Arial" w:cs="Arial"/>
          <w:sz w:val="22"/>
        </w:rPr>
      </w:pPr>
    </w:p>
    <w:p w14:paraId="33BFE5B4"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F012. Would it amount to less than, about equal to or more than 100,000 </w:t>
      </w:r>
      <w:proofErr w:type="gramStart"/>
      <w:r w:rsidRPr="001D19F6">
        <w:rPr>
          <w:rFonts w:ascii="Arial" w:eastAsia="굴림" w:hAnsi="Arial" w:cs="Arial"/>
          <w:sz w:val="22"/>
        </w:rPr>
        <w:t>MW(</w:t>
      </w:r>
      <w:proofErr w:type="gramEnd"/>
      <w:r w:rsidRPr="001D19F6">
        <w:rPr>
          <w:rFonts w:ascii="Arial" w:eastAsia="굴림" w:hAnsi="Arial" w:cs="Arial"/>
          <w:sz w:val="22"/>
        </w:rPr>
        <w:t>10,000 Korean won)?</w:t>
      </w:r>
    </w:p>
    <w:p w14:paraId="63DC02A7"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0A5EBFD3"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6FF1BE7E" w14:textId="77777777" w:rsidR="00624BD4" w:rsidRPr="001D19F6" w:rsidRDefault="00624BD4"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100,000 MW</w:t>
      </w:r>
    </w:p>
    <w:p w14:paraId="2825D47F" w14:textId="77777777" w:rsidR="00624BD4" w:rsidRPr="001D19F6" w:rsidRDefault="00624BD4" w:rsidP="00624BD4">
      <w:pPr>
        <w:wordWrap/>
        <w:spacing w:line="360" w:lineRule="auto"/>
        <w:rPr>
          <w:rFonts w:ascii="Arial" w:eastAsia="굴림" w:hAnsi="Arial" w:cs="Arial"/>
          <w:sz w:val="22"/>
        </w:rPr>
      </w:pPr>
    </w:p>
    <w:p w14:paraId="4E55D53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F013. Did you get a loan </w:t>
      </w:r>
      <w:r w:rsidR="00354A7E" w:rsidRPr="001D19F6">
        <w:rPr>
          <w:rFonts w:ascii="Arial" w:eastAsia="굴림" w:hAnsi="Arial" w:cs="Arial"/>
          <w:sz w:val="22"/>
        </w:rPr>
        <w:t xml:space="preserve">or incur a debt </w:t>
      </w:r>
      <w:r w:rsidR="00862DD2" w:rsidRPr="001D19F6">
        <w:rPr>
          <w:rFonts w:ascii="Arial" w:eastAsia="굴림" w:hAnsi="Arial" w:cs="Arial"/>
          <w:sz w:val="22"/>
        </w:rPr>
        <w:t xml:space="preserve">in order </w:t>
      </w:r>
      <w:r w:rsidRPr="001D19F6">
        <w:rPr>
          <w:rFonts w:ascii="Arial" w:eastAsia="굴림" w:hAnsi="Arial" w:cs="Arial"/>
          <w:sz w:val="22"/>
        </w:rPr>
        <w:t xml:space="preserve">to purchase the </w:t>
      </w:r>
      <w:r w:rsidR="00241360" w:rsidRPr="001D19F6">
        <w:rPr>
          <w:rFonts w:ascii="Arial" w:eastAsia="굴림" w:hAnsi="Arial" w:cs="Arial"/>
          <w:sz w:val="22"/>
        </w:rPr>
        <w:t>home</w:t>
      </w:r>
      <w:r w:rsidRPr="001D19F6">
        <w:rPr>
          <w:rFonts w:ascii="Arial" w:eastAsia="굴림" w:hAnsi="Arial" w:cs="Arial"/>
          <w:sz w:val="22"/>
        </w:rPr>
        <w:t xml:space="preserve"> you are currently </w:t>
      </w:r>
      <w:r w:rsidR="00FF3D3B" w:rsidRPr="001D19F6">
        <w:rPr>
          <w:rFonts w:ascii="Arial" w:eastAsia="굴림" w:hAnsi="Arial" w:cs="Arial"/>
          <w:sz w:val="22"/>
        </w:rPr>
        <w:t>residing</w:t>
      </w:r>
      <w:r w:rsidRPr="001D19F6">
        <w:rPr>
          <w:rFonts w:ascii="Arial" w:eastAsia="굴림" w:hAnsi="Arial" w:cs="Arial"/>
          <w:sz w:val="22"/>
        </w:rPr>
        <w:t xml:space="preserve"> in? </w:t>
      </w:r>
      <w:r w:rsidR="00862DD2" w:rsidRPr="001D19F6">
        <w:rPr>
          <w:rFonts w:ascii="Arial" w:eastAsia="굴림" w:hAnsi="Arial" w:cs="Arial"/>
          <w:sz w:val="22"/>
        </w:rPr>
        <w:t xml:space="preserve">How much is the remaining loan or debt? </w:t>
      </w:r>
      <w:r w:rsidRPr="001D19F6">
        <w:rPr>
          <w:rFonts w:ascii="Arial" w:eastAsia="굴림" w:hAnsi="Arial" w:cs="Arial"/>
          <w:sz w:val="22"/>
        </w:rPr>
        <w:t>(unit: 10,000 Korean won</w:t>
      </w:r>
      <w:r w:rsidR="00E9794E" w:rsidRPr="001D19F6">
        <w:rPr>
          <w:rFonts w:ascii="Arial" w:eastAsia="굴림" w:hAnsi="Arial" w:cs="Arial"/>
          <w:sz w:val="22"/>
        </w:rPr>
        <w:t>)</w:t>
      </w:r>
      <w:r w:rsidR="00862DD2" w:rsidRPr="001D19F6">
        <w:rPr>
          <w:rFonts w:ascii="Arial" w:eastAsia="굴림" w:hAnsi="Arial" w:cs="Arial"/>
          <w:sz w:val="22"/>
        </w:rPr>
        <w:t xml:space="preserve"> </w:t>
      </w:r>
    </w:p>
    <w:p w14:paraId="4DE09676" w14:textId="77777777" w:rsidR="00CA217E" w:rsidRPr="001D19F6" w:rsidRDefault="00F90B7B" w:rsidP="00D479AB">
      <w:pPr>
        <w:wordWrap/>
        <w:spacing w:line="360" w:lineRule="auto"/>
        <w:rPr>
          <w:rFonts w:ascii="Arial" w:eastAsia="굴림" w:hAnsi="Arial" w:cs="Arial"/>
          <w:sz w:val="22"/>
        </w:rPr>
      </w:pPr>
      <w:r w:rsidRPr="001D19F6">
        <w:rPr>
          <w:rFonts w:ascii="Arial" w:eastAsia="굴림" w:hAnsi="Arial" w:cs="Arial"/>
          <w:sz w:val="22"/>
        </w:rPr>
        <w:t xml:space="preserve">[IWER: </w:t>
      </w:r>
      <w:r w:rsidR="00354A7E" w:rsidRPr="001D19F6">
        <w:rPr>
          <w:rFonts w:ascii="Arial" w:eastAsia="굴림" w:hAnsi="Arial" w:cs="Arial"/>
          <w:sz w:val="22"/>
        </w:rPr>
        <w:t xml:space="preserve">“Please tell me </w:t>
      </w:r>
      <w:r w:rsidRPr="001D19F6">
        <w:rPr>
          <w:rFonts w:ascii="Arial" w:eastAsia="굴림" w:hAnsi="Arial" w:cs="Arial"/>
          <w:sz w:val="22"/>
        </w:rPr>
        <w:t xml:space="preserve">only the </w:t>
      </w:r>
      <w:r w:rsidR="00354A7E" w:rsidRPr="001D19F6">
        <w:rPr>
          <w:rFonts w:ascii="Arial" w:eastAsia="굴림" w:hAnsi="Arial" w:cs="Arial"/>
          <w:sz w:val="22"/>
        </w:rPr>
        <w:t xml:space="preserve">amount of loan or debt </w:t>
      </w:r>
      <w:r w:rsidR="00354A7E" w:rsidRPr="001D19F6">
        <w:rPr>
          <w:rFonts w:ascii="Arial" w:eastAsia="굴림" w:hAnsi="Arial" w:cs="Arial"/>
          <w:b/>
          <w:sz w:val="22"/>
          <w:u w:val="single"/>
        </w:rPr>
        <w:t>you</w:t>
      </w:r>
      <w:r w:rsidR="00354A7E" w:rsidRPr="001D19F6">
        <w:rPr>
          <w:rFonts w:ascii="Arial" w:eastAsia="굴림" w:hAnsi="Arial" w:cs="Arial"/>
          <w:sz w:val="22"/>
        </w:rPr>
        <w:t xml:space="preserve"> have</w:t>
      </w:r>
      <w:r w:rsidRPr="001D19F6">
        <w:rPr>
          <w:rFonts w:ascii="Arial" w:eastAsia="굴림" w:hAnsi="Arial" w:cs="Arial"/>
          <w:sz w:val="22"/>
        </w:rPr>
        <w:t>.</w:t>
      </w:r>
      <w:r w:rsidR="00354A7E" w:rsidRPr="001D19F6">
        <w:rPr>
          <w:rFonts w:ascii="Arial" w:eastAsia="굴림" w:hAnsi="Arial" w:cs="Arial"/>
          <w:sz w:val="22"/>
        </w:rPr>
        <w:t>”</w:t>
      </w:r>
      <w:r w:rsidR="00862DD2" w:rsidRPr="001D19F6">
        <w:rPr>
          <w:rFonts w:ascii="Arial" w:eastAsia="굴림" w:hAnsi="Arial" w:cs="Arial"/>
          <w:sz w:val="22"/>
        </w:rPr>
        <w:t xml:space="preserve"> </w:t>
      </w:r>
    </w:p>
    <w:p w14:paraId="3BF908A8" w14:textId="77777777" w:rsidR="00D479AB" w:rsidRPr="001D19F6" w:rsidRDefault="00CA217E" w:rsidP="00D479AB">
      <w:pPr>
        <w:wordWrap/>
        <w:spacing w:line="360" w:lineRule="auto"/>
        <w:rPr>
          <w:rFonts w:ascii="Arial" w:eastAsia="굴림" w:hAnsi="Arial" w:cs="Arial"/>
          <w:sz w:val="22"/>
        </w:rPr>
      </w:pPr>
      <w:r w:rsidRPr="001D19F6">
        <w:rPr>
          <w:rFonts w:ascii="Arial" w:eastAsia="굴림" w:hAnsi="Arial" w:cs="Arial"/>
          <w:sz w:val="22"/>
        </w:rPr>
        <w:t xml:space="preserve">- </w:t>
      </w:r>
      <w:r w:rsidR="008B38B0" w:rsidRPr="001D19F6">
        <w:rPr>
          <w:rFonts w:ascii="Arial" w:eastAsia="굴림" w:hAnsi="Arial" w:cs="Arial"/>
          <w:sz w:val="22"/>
        </w:rPr>
        <w:t>If</w:t>
      </w:r>
      <w:r w:rsidR="00862DD2" w:rsidRPr="001D19F6">
        <w:rPr>
          <w:rFonts w:ascii="Arial" w:eastAsia="굴림" w:hAnsi="Arial" w:cs="Arial"/>
          <w:sz w:val="22"/>
        </w:rPr>
        <w:t xml:space="preserve"> R has no loan or debt, enter 0</w:t>
      </w:r>
      <w:r w:rsidRPr="001D19F6">
        <w:rPr>
          <w:rFonts w:ascii="Arial" w:eastAsia="굴림" w:hAnsi="Arial" w:cs="Arial"/>
          <w:sz w:val="22"/>
        </w:rPr>
        <w:t>.</w:t>
      </w:r>
    </w:p>
    <w:p w14:paraId="5BCDDC10" w14:textId="77777777" w:rsidR="00CA217E" w:rsidRPr="001D19F6" w:rsidRDefault="00CA217E" w:rsidP="00CA217E">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3803326" w14:textId="77777777" w:rsidR="00CA217E" w:rsidRPr="001D19F6" w:rsidRDefault="00CA217E" w:rsidP="00CA217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00F0476D" w:rsidRPr="001D19F6">
        <w:rPr>
          <w:rFonts w:ascii="Arial" w:eastAsia="굴림" w:hAnsi="Arial" w:cs="Arial"/>
          <w:kern w:val="0"/>
          <w:sz w:val="22"/>
        </w:rPr>
        <w:t xml:space="preserve"> [Range: 0</w:t>
      </w:r>
      <w:r w:rsidRPr="001D19F6">
        <w:rPr>
          <w:rFonts w:ascii="Arial" w:eastAsia="굴림" w:hAnsi="Arial" w:cs="Arial"/>
          <w:kern w:val="0"/>
          <w:sz w:val="22"/>
        </w:rPr>
        <w:t xml:space="preserve">~999] _________ MW [Range: </w:t>
      </w:r>
      <w:r w:rsidR="00F0476D" w:rsidRPr="001D19F6">
        <w:rPr>
          <w:rFonts w:ascii="Arial" w:eastAsia="굴림" w:hAnsi="Arial" w:cs="Arial"/>
          <w:kern w:val="0"/>
          <w:sz w:val="22"/>
        </w:rPr>
        <w:t>0</w:t>
      </w:r>
      <w:r w:rsidRPr="001D19F6">
        <w:rPr>
          <w:rFonts w:ascii="Arial" w:eastAsia="굴림" w:hAnsi="Arial" w:cs="Arial"/>
          <w:kern w:val="0"/>
          <w:sz w:val="22"/>
        </w:rPr>
        <w:t xml:space="preserve"> ~ 9997]</w:t>
      </w:r>
    </w:p>
    <w:p w14:paraId="6836EA68" w14:textId="77777777" w:rsidR="00624BD4" w:rsidRPr="001D19F6" w:rsidRDefault="00624BD4" w:rsidP="00624BD4">
      <w:pPr>
        <w:wordWrap/>
        <w:spacing w:line="360" w:lineRule="auto"/>
        <w:rPr>
          <w:rFonts w:ascii="Arial" w:eastAsia="굴림" w:hAnsi="Arial" w:cs="Arial"/>
          <w:sz w:val="22"/>
          <w:shd w:val="clear" w:color="auto" w:fill="FFFFFF"/>
        </w:rPr>
      </w:pPr>
    </w:p>
    <w:p w14:paraId="1DCB7B1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F014. Are you (and your spouse) currently leasing part</w:t>
      </w:r>
      <w:r w:rsidR="001124E0" w:rsidRPr="001D19F6">
        <w:rPr>
          <w:rFonts w:ascii="Arial" w:eastAsia="굴림" w:hAnsi="Arial" w:cs="Arial"/>
          <w:sz w:val="22"/>
        </w:rPr>
        <w:t>s</w:t>
      </w:r>
      <w:r w:rsidRPr="001D19F6">
        <w:rPr>
          <w:rFonts w:ascii="Arial" w:eastAsia="굴림" w:hAnsi="Arial" w:cs="Arial"/>
          <w:sz w:val="22"/>
        </w:rPr>
        <w:t xml:space="preserve"> of </w:t>
      </w:r>
      <w:r w:rsidR="00FF3D3B" w:rsidRPr="001D19F6">
        <w:rPr>
          <w:rFonts w:ascii="Arial" w:eastAsia="굴림" w:hAnsi="Arial" w:cs="Arial"/>
          <w:sz w:val="22"/>
        </w:rPr>
        <w:t xml:space="preserve">the </w:t>
      </w:r>
      <w:r w:rsidR="00241360" w:rsidRPr="001D19F6">
        <w:rPr>
          <w:rFonts w:ascii="Arial" w:eastAsia="굴림" w:hAnsi="Arial" w:cs="Arial"/>
          <w:sz w:val="22"/>
        </w:rPr>
        <w:t>home</w:t>
      </w:r>
      <w:r w:rsidR="00FF3D3B" w:rsidRPr="001D19F6">
        <w:rPr>
          <w:rFonts w:ascii="Arial" w:eastAsia="굴림" w:hAnsi="Arial" w:cs="Arial"/>
          <w:sz w:val="22"/>
        </w:rPr>
        <w:t xml:space="preserve"> you are currently residing in</w:t>
      </w:r>
      <w:r w:rsidR="00354A7E" w:rsidRPr="001D19F6">
        <w:rPr>
          <w:rFonts w:ascii="Arial" w:eastAsia="굴림" w:hAnsi="Arial" w:cs="Arial"/>
          <w:sz w:val="22"/>
        </w:rPr>
        <w:t xml:space="preserve"> </w:t>
      </w:r>
      <w:r w:rsidRPr="001D19F6">
        <w:rPr>
          <w:rFonts w:ascii="Arial" w:eastAsia="굴림" w:hAnsi="Arial" w:cs="Arial"/>
          <w:sz w:val="22"/>
        </w:rPr>
        <w:t>to other</w:t>
      </w:r>
      <w:r w:rsidR="00ED66F9" w:rsidRPr="001D19F6">
        <w:rPr>
          <w:rFonts w:ascii="Arial" w:eastAsia="굴림" w:hAnsi="Arial" w:cs="Arial"/>
          <w:sz w:val="22"/>
        </w:rPr>
        <w:t xml:space="preserve"> </w:t>
      </w:r>
      <w:r w:rsidRPr="001D19F6">
        <w:rPr>
          <w:rFonts w:ascii="Arial" w:eastAsia="굴림" w:hAnsi="Arial" w:cs="Arial"/>
          <w:sz w:val="22"/>
        </w:rPr>
        <w:t xml:space="preserve">people? </w:t>
      </w:r>
      <w:r w:rsidR="002047C1" w:rsidRPr="001D19F6">
        <w:rPr>
          <w:rFonts w:ascii="Arial" w:eastAsia="굴림" w:hAnsi="Arial" w:cs="Arial"/>
          <w:kern w:val="0"/>
          <w:sz w:val="22"/>
        </w:rPr>
        <w:t>Choose all that apply.</w:t>
      </w:r>
    </w:p>
    <w:p w14:paraId="223CE224" w14:textId="77777777" w:rsidR="00624BD4" w:rsidRPr="001D19F6" w:rsidRDefault="00624BD4" w:rsidP="00F14BA4">
      <w:pPr>
        <w:pStyle w:val="a6"/>
        <w:numPr>
          <w:ilvl w:val="0"/>
          <w:numId w:val="742"/>
        </w:numPr>
        <w:wordWrap/>
        <w:spacing w:line="360" w:lineRule="auto"/>
        <w:ind w:leftChars="0"/>
        <w:rPr>
          <w:rFonts w:ascii="Arial" w:eastAsia="굴림" w:hAnsi="Arial" w:cs="Arial"/>
          <w:sz w:val="22"/>
        </w:rPr>
      </w:pPr>
      <w:r w:rsidRPr="001D19F6">
        <w:rPr>
          <w:rFonts w:ascii="Arial" w:eastAsia="굴림" w:hAnsi="Arial" w:cs="Arial"/>
          <w:sz w:val="22"/>
        </w:rPr>
        <w:t xml:space="preserve">Leasing </w:t>
      </w:r>
      <w:r w:rsidR="00ED66F9" w:rsidRPr="001D19F6">
        <w:rPr>
          <w:rFonts w:ascii="Arial" w:eastAsia="굴림" w:hAnsi="Arial" w:cs="Arial"/>
          <w:sz w:val="22"/>
        </w:rPr>
        <w:t>for</w:t>
      </w:r>
      <w:r w:rsidRPr="001D19F6">
        <w:rPr>
          <w:rFonts w:ascii="Arial" w:eastAsia="굴림" w:hAnsi="Arial" w:cs="Arial"/>
          <w:sz w:val="22"/>
        </w:rPr>
        <w:t xml:space="preserve"> a deposit basis </w:t>
      </w:r>
      <w:r w:rsidR="00ED66F9" w:rsidRPr="001D19F6">
        <w:rPr>
          <w:rFonts w:ascii="Arial" w:eastAsia="굴림" w:hAnsi="Arial" w:cs="Arial"/>
          <w:sz w:val="22"/>
        </w:rPr>
        <w:t xml:space="preserve">without monthly rent </w:t>
      </w:r>
      <w:r w:rsidRPr="001D19F6">
        <w:rPr>
          <w:rFonts w:ascii="Arial" w:eastAsia="굴림" w:hAnsi="Arial" w:cs="Arial"/>
          <w:sz w:val="22"/>
        </w:rPr>
        <w:t>(i.e. JEON</w:t>
      </w:r>
      <w:r w:rsidRPr="001D19F6">
        <w:rPr>
          <w:rFonts w:ascii="Cambria Math" w:eastAsia="굴림" w:hAnsi="Cambria Math" w:cs="Cambria Math"/>
          <w:sz w:val="22"/>
        </w:rPr>
        <w:t>‐</w:t>
      </w:r>
      <w:r w:rsidR="00B74EDB" w:rsidRPr="001D19F6">
        <w:rPr>
          <w:rFonts w:ascii="Arial" w:eastAsia="굴림" w:hAnsi="Arial" w:cs="Arial"/>
          <w:sz w:val="22"/>
        </w:rPr>
        <w:t>SE</w:t>
      </w:r>
      <w:r w:rsidRPr="001D19F6">
        <w:rPr>
          <w:rFonts w:ascii="Arial" w:eastAsia="굴림" w:hAnsi="Arial" w:cs="Arial"/>
          <w:sz w:val="22"/>
        </w:rPr>
        <w:t>)</w:t>
      </w:r>
    </w:p>
    <w:p w14:paraId="14BC43F1" w14:textId="77777777" w:rsidR="00624BD4" w:rsidRPr="001D19F6" w:rsidRDefault="00624BD4" w:rsidP="00F14BA4">
      <w:pPr>
        <w:pStyle w:val="a6"/>
        <w:numPr>
          <w:ilvl w:val="0"/>
          <w:numId w:val="742"/>
        </w:numPr>
        <w:wordWrap/>
        <w:spacing w:line="360" w:lineRule="auto"/>
        <w:ind w:leftChars="0"/>
        <w:rPr>
          <w:rFonts w:ascii="Arial" w:eastAsia="굴림" w:hAnsi="Arial" w:cs="Arial"/>
          <w:sz w:val="22"/>
        </w:rPr>
      </w:pPr>
      <w:r w:rsidRPr="001D19F6">
        <w:rPr>
          <w:rFonts w:ascii="Arial" w:eastAsia="굴림" w:hAnsi="Arial" w:cs="Arial"/>
          <w:sz w:val="22"/>
        </w:rPr>
        <w:t xml:space="preserve">Leasing </w:t>
      </w:r>
      <w:r w:rsidR="00ED66F9" w:rsidRPr="001D19F6">
        <w:rPr>
          <w:rFonts w:ascii="Arial" w:eastAsia="굴림" w:hAnsi="Arial" w:cs="Arial"/>
          <w:sz w:val="22"/>
        </w:rPr>
        <w:t>for</w:t>
      </w:r>
      <w:r w:rsidRPr="001D19F6">
        <w:rPr>
          <w:rFonts w:ascii="Arial" w:eastAsia="굴림" w:hAnsi="Arial" w:cs="Arial"/>
          <w:sz w:val="22"/>
        </w:rPr>
        <w:t xml:space="preserve"> a secured monthly rent basis (i.e. JEON</w:t>
      </w:r>
      <w:r w:rsidRPr="001D19F6">
        <w:rPr>
          <w:rFonts w:ascii="Cambria Math" w:eastAsia="굴림" w:hAnsi="Cambria Math" w:cs="Cambria Math"/>
          <w:sz w:val="22"/>
        </w:rPr>
        <w:t>‐</w:t>
      </w:r>
      <w:r w:rsidRPr="001D19F6">
        <w:rPr>
          <w:rFonts w:ascii="Arial" w:eastAsia="굴림" w:hAnsi="Arial" w:cs="Arial"/>
          <w:sz w:val="22"/>
        </w:rPr>
        <w:t>WOL</w:t>
      </w:r>
      <w:r w:rsidRPr="001D19F6">
        <w:rPr>
          <w:rFonts w:ascii="Cambria Math" w:eastAsia="굴림" w:hAnsi="Cambria Math" w:cs="Cambria Math"/>
          <w:sz w:val="22"/>
        </w:rPr>
        <w:t>‐</w:t>
      </w:r>
      <w:r w:rsidR="00B74EDB" w:rsidRPr="001D19F6">
        <w:rPr>
          <w:rFonts w:ascii="Arial" w:eastAsia="굴림" w:hAnsi="Arial" w:cs="Arial"/>
          <w:sz w:val="22"/>
        </w:rPr>
        <w:t>SE</w:t>
      </w:r>
      <w:r w:rsidRPr="001D19F6">
        <w:rPr>
          <w:rFonts w:ascii="Arial" w:eastAsia="굴림" w:hAnsi="Arial" w:cs="Arial"/>
          <w:sz w:val="22"/>
        </w:rPr>
        <w:t>)</w:t>
      </w:r>
    </w:p>
    <w:p w14:paraId="15872542" w14:textId="77777777" w:rsidR="00624BD4" w:rsidRPr="001D19F6" w:rsidRDefault="00ED66F9" w:rsidP="00F14BA4">
      <w:pPr>
        <w:pStyle w:val="a6"/>
        <w:numPr>
          <w:ilvl w:val="0"/>
          <w:numId w:val="742"/>
        </w:numPr>
        <w:wordWrap/>
        <w:spacing w:line="360" w:lineRule="auto"/>
        <w:ind w:leftChars="0"/>
        <w:rPr>
          <w:rFonts w:ascii="Arial" w:eastAsia="굴림" w:hAnsi="Arial" w:cs="Arial"/>
          <w:sz w:val="22"/>
        </w:rPr>
      </w:pPr>
      <w:r w:rsidRPr="001D19F6">
        <w:rPr>
          <w:rFonts w:ascii="Arial" w:eastAsia="굴림" w:hAnsi="Arial" w:cs="Arial"/>
          <w:sz w:val="22"/>
        </w:rPr>
        <w:t>Leasing for</w:t>
      </w:r>
      <w:r w:rsidR="00624BD4" w:rsidRPr="001D19F6">
        <w:rPr>
          <w:rFonts w:ascii="Arial" w:eastAsia="굴림" w:hAnsi="Arial" w:cs="Arial"/>
          <w:sz w:val="22"/>
        </w:rPr>
        <w:t xml:space="preserve"> a monthly rent basis</w:t>
      </w:r>
      <w:r w:rsidRPr="001D19F6">
        <w:rPr>
          <w:rFonts w:ascii="Arial" w:eastAsia="굴림" w:hAnsi="Arial" w:cs="Arial"/>
          <w:sz w:val="22"/>
        </w:rPr>
        <w:t xml:space="preserve"> without deposit</w:t>
      </w:r>
      <w:r w:rsidR="00624BD4" w:rsidRPr="001D19F6">
        <w:rPr>
          <w:rFonts w:ascii="Arial" w:eastAsia="굴림" w:hAnsi="Arial" w:cs="Arial"/>
          <w:sz w:val="22"/>
        </w:rPr>
        <w:t xml:space="preserve"> (i.e. WOL</w:t>
      </w:r>
      <w:r w:rsidR="00624BD4" w:rsidRPr="001D19F6">
        <w:rPr>
          <w:rFonts w:ascii="Cambria Math" w:eastAsia="굴림" w:hAnsi="Cambria Math" w:cs="Cambria Math"/>
          <w:sz w:val="22"/>
        </w:rPr>
        <w:t>‐</w:t>
      </w:r>
      <w:r w:rsidR="00B74EDB" w:rsidRPr="001D19F6">
        <w:rPr>
          <w:rFonts w:ascii="Arial" w:eastAsia="굴림" w:hAnsi="Arial" w:cs="Arial"/>
          <w:sz w:val="22"/>
        </w:rPr>
        <w:t>SE)</w:t>
      </w:r>
    </w:p>
    <w:p w14:paraId="7CAD0AFF" w14:textId="77777777" w:rsidR="00624BD4" w:rsidRPr="001D19F6" w:rsidRDefault="00624BD4" w:rsidP="00F14BA4">
      <w:pPr>
        <w:pStyle w:val="a6"/>
        <w:numPr>
          <w:ilvl w:val="0"/>
          <w:numId w:val="742"/>
        </w:numPr>
        <w:wordWrap/>
        <w:spacing w:line="360" w:lineRule="auto"/>
        <w:ind w:leftChars="0"/>
        <w:rPr>
          <w:rFonts w:ascii="Arial" w:eastAsia="굴림" w:hAnsi="Arial" w:cs="Arial"/>
          <w:sz w:val="22"/>
        </w:rPr>
      </w:pPr>
      <w:r w:rsidRPr="001D19F6">
        <w:rPr>
          <w:rFonts w:ascii="Arial" w:eastAsia="굴림" w:hAnsi="Arial" w:cs="Arial"/>
          <w:sz w:val="22"/>
        </w:rPr>
        <w:t>Not leasing →Go to F057</w:t>
      </w:r>
    </w:p>
    <w:p w14:paraId="158BD76B" w14:textId="77777777" w:rsidR="00C67F15" w:rsidRPr="001D19F6" w:rsidRDefault="00C67F15">
      <w:pPr>
        <w:widowControl/>
        <w:wordWrap/>
        <w:autoSpaceDE/>
        <w:autoSpaceDN/>
        <w:jc w:val="left"/>
        <w:rPr>
          <w:rFonts w:ascii="Arial" w:eastAsia="굴림" w:hAnsi="Arial" w:cs="Arial"/>
          <w:b/>
          <w:sz w:val="22"/>
        </w:rPr>
      </w:pPr>
    </w:p>
    <w:p w14:paraId="30D3E43C" w14:textId="77777777" w:rsidR="000742FE" w:rsidRPr="001D19F6" w:rsidRDefault="000742FE" w:rsidP="00B05F73">
      <w:pPr>
        <w:wordWrap/>
        <w:spacing w:line="276" w:lineRule="auto"/>
        <w:rPr>
          <w:rFonts w:ascii="Arial" w:eastAsia="굴림" w:hAnsi="Arial" w:cs="Arial"/>
          <w:b/>
          <w:sz w:val="22"/>
        </w:rPr>
      </w:pPr>
    </w:p>
    <w:p w14:paraId="4BE7ACC2" w14:textId="77777777" w:rsidR="000742FE" w:rsidRPr="001D19F6" w:rsidRDefault="000742FE" w:rsidP="00B05F73">
      <w:pPr>
        <w:wordWrap/>
        <w:spacing w:line="276" w:lineRule="auto"/>
        <w:rPr>
          <w:rFonts w:ascii="Arial" w:eastAsia="굴림" w:hAnsi="Arial" w:cs="Arial"/>
          <w:b/>
          <w:sz w:val="22"/>
        </w:rPr>
      </w:pPr>
    </w:p>
    <w:p w14:paraId="11DB7BF3"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lastRenderedPageBreak/>
        <w:t>Logic</w:t>
      </w:r>
    </w:p>
    <w:p w14:paraId="2C2EDB37" w14:textId="77777777" w:rsidR="00624BD4" w:rsidRPr="001D19F6" w:rsidRDefault="00624BD4"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 xml:space="preserve"> If F014=</w:t>
      </w:r>
      <w:r w:rsidRPr="001D19F6">
        <w:rPr>
          <w:rFonts w:ascii="굴림" w:eastAsia="굴림" w:hAnsi="굴림" w:cs="굴림" w:hint="eastAsia"/>
          <w:b/>
          <w:sz w:val="22"/>
        </w:rPr>
        <w:t>①</w:t>
      </w:r>
      <w:r w:rsidRPr="001D19F6">
        <w:rPr>
          <w:rFonts w:ascii="Arial" w:eastAsia="굴림" w:hAnsi="Arial" w:cs="Arial"/>
          <w:b/>
          <w:sz w:val="22"/>
        </w:rPr>
        <w:t xml:space="preserve">, </w:t>
      </w:r>
      <w:r w:rsidRPr="001D19F6">
        <w:rPr>
          <w:rFonts w:ascii="굴림" w:eastAsia="굴림" w:hAnsi="굴림" w:cs="굴림" w:hint="eastAsia"/>
          <w:b/>
          <w:sz w:val="22"/>
        </w:rPr>
        <w:t>①</w:t>
      </w:r>
      <w:proofErr w:type="gramStart"/>
      <w:r w:rsidRPr="001D19F6">
        <w:rPr>
          <w:rFonts w:ascii="굴림" w:eastAsia="굴림" w:hAnsi="굴림" w:cs="굴림" w:hint="eastAsia"/>
          <w:b/>
          <w:sz w:val="22"/>
        </w:rPr>
        <w:t>②</w:t>
      </w:r>
      <w:r w:rsidR="00C67F15" w:rsidRPr="001D19F6">
        <w:rPr>
          <w:rFonts w:ascii="Arial" w:eastAsia="굴림" w:hAnsi="Arial" w:cs="Arial"/>
          <w:b/>
          <w:sz w:val="22"/>
        </w:rPr>
        <w:t xml:space="preserve"> </w:t>
      </w:r>
      <w:r w:rsidRPr="001D19F6">
        <w:rPr>
          <w:rFonts w:ascii="Arial" w:eastAsia="굴림" w:hAnsi="Arial" w:cs="Arial"/>
          <w:b/>
          <w:sz w:val="22"/>
        </w:rPr>
        <w:t>,</w:t>
      </w:r>
      <w:r w:rsidRPr="001D19F6">
        <w:rPr>
          <w:rFonts w:ascii="굴림" w:eastAsia="굴림" w:hAnsi="굴림" w:cs="굴림" w:hint="eastAsia"/>
          <w:b/>
          <w:sz w:val="22"/>
        </w:rPr>
        <w:t>①</w:t>
      </w:r>
      <w:proofErr w:type="gramEnd"/>
      <w:r w:rsidRPr="001D19F6">
        <w:rPr>
          <w:rFonts w:ascii="굴림" w:eastAsia="굴림" w:hAnsi="굴림" w:cs="굴림" w:hint="eastAsia"/>
          <w:b/>
          <w:sz w:val="22"/>
        </w:rPr>
        <w:t>③</w:t>
      </w:r>
      <w:r w:rsidRPr="001D19F6">
        <w:rPr>
          <w:rFonts w:ascii="Arial" w:eastAsia="굴림" w:hAnsi="Arial" w:cs="Arial"/>
          <w:b/>
          <w:sz w:val="22"/>
        </w:rPr>
        <w:t xml:space="preserve">, </w:t>
      </w:r>
      <w:r w:rsidRPr="001D19F6">
        <w:rPr>
          <w:rFonts w:ascii="굴림" w:eastAsia="굴림" w:hAnsi="굴림" w:cs="굴림" w:hint="eastAsia"/>
          <w:b/>
          <w:sz w:val="22"/>
        </w:rPr>
        <w:t>①②③</w:t>
      </w:r>
      <w:r w:rsidRPr="001D19F6">
        <w:rPr>
          <w:rFonts w:ascii="Arial" w:eastAsia="굴림" w:hAnsi="Arial" w:cs="Arial"/>
          <w:b/>
          <w:sz w:val="22"/>
        </w:rPr>
        <w:t xml:space="preserve">, then </w:t>
      </w:r>
      <w:r w:rsidR="00240220" w:rsidRPr="001D19F6">
        <w:rPr>
          <w:rFonts w:ascii="Arial" w:eastAsia="굴림" w:hAnsi="Arial" w:cs="Arial"/>
          <w:b/>
          <w:sz w:val="22"/>
        </w:rPr>
        <w:t>ask</w:t>
      </w:r>
      <w:r w:rsidRPr="001D19F6">
        <w:rPr>
          <w:rFonts w:ascii="Arial" w:eastAsia="굴림" w:hAnsi="Arial" w:cs="Arial"/>
          <w:b/>
          <w:sz w:val="22"/>
        </w:rPr>
        <w:t xml:space="preserve"> F015</w:t>
      </w:r>
      <w:r w:rsidR="00354A7E" w:rsidRPr="001D19F6">
        <w:rPr>
          <w:rFonts w:ascii="Arial" w:eastAsia="굴림" w:hAnsi="Arial" w:cs="Arial"/>
          <w:b/>
          <w:sz w:val="22"/>
        </w:rPr>
        <w:t>.</w:t>
      </w:r>
    </w:p>
    <w:p w14:paraId="1C9CA0D4" w14:textId="77777777" w:rsidR="00624BD4" w:rsidRPr="001D19F6" w:rsidRDefault="00624BD4" w:rsidP="00624BD4">
      <w:pPr>
        <w:wordWrap/>
        <w:spacing w:line="360" w:lineRule="auto"/>
        <w:rPr>
          <w:rFonts w:ascii="Arial" w:eastAsia="굴림" w:hAnsi="Arial" w:cs="Arial"/>
          <w:sz w:val="22"/>
        </w:rPr>
      </w:pPr>
    </w:p>
    <w:p w14:paraId="3FD2A24F" w14:textId="77777777" w:rsidR="00A00065" w:rsidRPr="001D19F6" w:rsidRDefault="00624BD4" w:rsidP="00A00065">
      <w:pPr>
        <w:wordWrap/>
        <w:spacing w:line="360" w:lineRule="auto"/>
        <w:rPr>
          <w:rFonts w:ascii="Arial" w:eastAsia="굴림" w:hAnsi="Arial" w:cs="Arial"/>
          <w:sz w:val="22"/>
        </w:rPr>
      </w:pPr>
      <w:r w:rsidRPr="001D19F6">
        <w:rPr>
          <w:rFonts w:ascii="Arial" w:eastAsia="굴림" w:hAnsi="Arial" w:cs="Arial"/>
          <w:sz w:val="22"/>
        </w:rPr>
        <w:t xml:space="preserve">F015. </w:t>
      </w:r>
      <w:r w:rsidR="00FF3D3B" w:rsidRPr="001D19F6">
        <w:rPr>
          <w:rFonts w:ascii="Arial" w:eastAsia="굴림" w:hAnsi="Arial" w:cs="Arial"/>
          <w:sz w:val="22"/>
        </w:rPr>
        <w:t>When you leased it, h</w:t>
      </w:r>
      <w:r w:rsidR="001A00FA" w:rsidRPr="001D19F6">
        <w:rPr>
          <w:rFonts w:ascii="Arial" w:eastAsia="굴림" w:hAnsi="Arial" w:cs="Arial"/>
          <w:sz w:val="22"/>
        </w:rPr>
        <w:t xml:space="preserve">ow much </w:t>
      </w:r>
      <w:r w:rsidR="00BB13CB" w:rsidRPr="001D19F6">
        <w:rPr>
          <w:rFonts w:ascii="Arial" w:eastAsia="굴림" w:hAnsi="Arial" w:cs="Arial"/>
          <w:sz w:val="22"/>
        </w:rPr>
        <w:t>security deposit</w:t>
      </w:r>
      <w:r w:rsidR="00B74EDB" w:rsidRPr="001D19F6">
        <w:rPr>
          <w:rFonts w:ascii="Arial" w:eastAsia="굴림" w:hAnsi="Arial" w:cs="Arial"/>
          <w:sz w:val="22"/>
        </w:rPr>
        <w:t xml:space="preserve"> did you receive for the d</w:t>
      </w:r>
      <w:r w:rsidR="00BB13CB" w:rsidRPr="001D19F6">
        <w:rPr>
          <w:rFonts w:ascii="Arial" w:eastAsia="굴림" w:hAnsi="Arial" w:cs="Arial"/>
          <w:sz w:val="22"/>
        </w:rPr>
        <w:t xml:space="preserve">eposit-based rental </w:t>
      </w:r>
      <w:r w:rsidR="00241360" w:rsidRPr="001D19F6">
        <w:rPr>
          <w:rFonts w:ascii="Arial" w:eastAsia="굴림" w:hAnsi="Arial" w:cs="Arial"/>
          <w:sz w:val="22"/>
        </w:rPr>
        <w:t>home</w:t>
      </w:r>
      <w:r w:rsidR="00BB13CB" w:rsidRPr="001D19F6">
        <w:rPr>
          <w:rFonts w:ascii="Arial" w:eastAsia="굴림" w:hAnsi="Arial" w:cs="Arial"/>
          <w:sz w:val="22"/>
        </w:rPr>
        <w:t xml:space="preserve"> without monthly rent</w:t>
      </w:r>
      <w:r w:rsidR="00B74EDB" w:rsidRPr="001D19F6">
        <w:rPr>
          <w:rFonts w:ascii="Arial" w:eastAsia="굴림" w:hAnsi="Arial" w:cs="Arial"/>
          <w:sz w:val="22"/>
        </w:rPr>
        <w:t xml:space="preserve"> (i.e. JEON</w:t>
      </w:r>
      <w:r w:rsidR="00B74EDB" w:rsidRPr="001D19F6">
        <w:rPr>
          <w:rFonts w:ascii="Cambria Math" w:eastAsia="굴림" w:hAnsi="Cambria Math" w:cs="Cambria Math"/>
          <w:sz w:val="22"/>
        </w:rPr>
        <w:t>‐</w:t>
      </w:r>
      <w:r w:rsidR="00B74EDB" w:rsidRPr="001D19F6">
        <w:rPr>
          <w:rFonts w:ascii="Arial" w:eastAsia="굴림" w:hAnsi="Arial" w:cs="Arial"/>
          <w:sz w:val="22"/>
        </w:rPr>
        <w:t>SE)</w:t>
      </w:r>
      <w:r w:rsidRPr="001D19F6">
        <w:rPr>
          <w:rFonts w:ascii="Arial" w:eastAsia="굴림" w:hAnsi="Arial" w:cs="Arial"/>
          <w:sz w:val="22"/>
        </w:rPr>
        <w:t>? Please</w:t>
      </w:r>
      <w:r w:rsidR="00BD1A11" w:rsidRPr="001D19F6">
        <w:rPr>
          <w:rFonts w:ascii="Arial" w:eastAsia="굴림" w:hAnsi="Arial" w:cs="Arial"/>
          <w:sz w:val="22"/>
        </w:rPr>
        <w:t xml:space="preserve"> only</w:t>
      </w:r>
      <w:r w:rsidRPr="001D19F6">
        <w:rPr>
          <w:rFonts w:ascii="Arial" w:eastAsia="굴림" w:hAnsi="Arial" w:cs="Arial"/>
          <w:sz w:val="22"/>
        </w:rPr>
        <w:t xml:space="preserve"> </w:t>
      </w:r>
      <w:r w:rsidR="009067F0" w:rsidRPr="001D19F6">
        <w:rPr>
          <w:rFonts w:ascii="Arial" w:eastAsia="굴림" w:hAnsi="Arial" w:cs="Arial"/>
          <w:sz w:val="22"/>
        </w:rPr>
        <w:t xml:space="preserve">include </w:t>
      </w:r>
      <w:r w:rsidRPr="001D19F6">
        <w:rPr>
          <w:rFonts w:ascii="Arial" w:eastAsia="굴림" w:hAnsi="Arial" w:cs="Arial"/>
          <w:sz w:val="22"/>
        </w:rPr>
        <w:t>the amount of security</w:t>
      </w:r>
      <w:r w:rsidR="00B74EDB" w:rsidRPr="001D19F6">
        <w:rPr>
          <w:rFonts w:ascii="Arial" w:eastAsia="굴림" w:hAnsi="Arial" w:cs="Arial"/>
          <w:sz w:val="22"/>
        </w:rPr>
        <w:t xml:space="preserve"> </w:t>
      </w:r>
      <w:r w:rsidRPr="001D19F6">
        <w:rPr>
          <w:rFonts w:ascii="Arial" w:eastAsia="굴림" w:hAnsi="Arial" w:cs="Arial"/>
          <w:sz w:val="22"/>
        </w:rPr>
        <w:t xml:space="preserve">deposit </w:t>
      </w:r>
      <w:r w:rsidR="000625AA" w:rsidRPr="001D19F6">
        <w:rPr>
          <w:rFonts w:ascii="Arial" w:eastAsia="굴림" w:hAnsi="Arial" w:cs="Arial"/>
          <w:sz w:val="22"/>
        </w:rPr>
        <w:t xml:space="preserve">of </w:t>
      </w:r>
      <w:r w:rsidR="00FF3D3B" w:rsidRPr="001D19F6">
        <w:rPr>
          <w:rFonts w:ascii="Arial" w:eastAsia="굴림" w:hAnsi="Arial" w:cs="Arial"/>
          <w:sz w:val="22"/>
        </w:rPr>
        <w:t xml:space="preserve">the </w:t>
      </w:r>
      <w:r w:rsidR="00241360" w:rsidRPr="001D19F6">
        <w:rPr>
          <w:rFonts w:ascii="Arial" w:eastAsia="굴림" w:hAnsi="Arial" w:cs="Arial"/>
          <w:sz w:val="22"/>
        </w:rPr>
        <w:t>home</w:t>
      </w:r>
      <w:r w:rsidR="00FF3D3B" w:rsidRPr="001D19F6">
        <w:rPr>
          <w:rFonts w:ascii="Arial" w:eastAsia="굴림" w:hAnsi="Arial" w:cs="Arial"/>
          <w:sz w:val="22"/>
        </w:rPr>
        <w:t xml:space="preserve"> you are currently residing in</w:t>
      </w:r>
      <w:r w:rsidRPr="001D19F6">
        <w:rPr>
          <w:rFonts w:ascii="Arial" w:eastAsia="굴림" w:hAnsi="Arial" w:cs="Arial"/>
          <w:sz w:val="22"/>
        </w:rPr>
        <w:t>.</w:t>
      </w:r>
      <w:r w:rsidR="009067F0" w:rsidRPr="001D19F6">
        <w:rPr>
          <w:rFonts w:ascii="Arial" w:eastAsia="굴림" w:hAnsi="Arial" w:cs="Arial"/>
          <w:sz w:val="22"/>
        </w:rPr>
        <w:t xml:space="preserve"> </w:t>
      </w:r>
      <w:r w:rsidRPr="001D19F6">
        <w:rPr>
          <w:rFonts w:ascii="Arial" w:eastAsia="굴림" w:hAnsi="Arial" w:cs="Arial"/>
          <w:sz w:val="22"/>
        </w:rPr>
        <w:t>(unit: 10,000 Korean won)</w:t>
      </w:r>
    </w:p>
    <w:p w14:paraId="0EA97A82" w14:textId="77777777" w:rsidR="002B4374" w:rsidRPr="001D19F6" w:rsidRDefault="002B4374" w:rsidP="002B437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6CD7D7C" w14:textId="77777777" w:rsidR="002B4374" w:rsidRPr="001D19F6" w:rsidRDefault="002B4374" w:rsidP="002B437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046642" w:rsidRPr="001D19F6">
        <w:rPr>
          <w:rFonts w:ascii="Arial" w:eastAsia="굴림" w:hAnsi="Arial" w:cs="Arial"/>
          <w:kern w:val="0"/>
          <w:sz w:val="22"/>
        </w:rPr>
        <w:t>9</w:t>
      </w:r>
      <w:r w:rsidRPr="001D19F6">
        <w:rPr>
          <w:rFonts w:ascii="Arial" w:eastAsia="굴림" w:hAnsi="Arial" w:cs="Arial"/>
          <w:kern w:val="0"/>
          <w:sz w:val="22"/>
        </w:rPr>
        <w:t>9] ________ MW [Range: 0 ~ 9997] → F021</w:t>
      </w:r>
    </w:p>
    <w:p w14:paraId="6453B09F" w14:textId="77777777" w:rsidR="00624BD4" w:rsidRPr="001D19F6" w:rsidRDefault="00624BD4" w:rsidP="009067F0">
      <w:pPr>
        <w:wordWrap/>
        <w:spacing w:line="360" w:lineRule="auto"/>
        <w:ind w:firstLine="800"/>
        <w:rPr>
          <w:rFonts w:ascii="Arial" w:eastAsia="굴림" w:hAnsi="Arial" w:cs="Arial"/>
          <w:sz w:val="22"/>
        </w:rPr>
      </w:pPr>
      <w:r w:rsidRPr="001D19F6">
        <w:rPr>
          <w:rFonts w:ascii="Arial" w:eastAsia="굴림" w:hAnsi="Arial" w:cs="Arial"/>
          <w:sz w:val="22"/>
        </w:rPr>
        <w:t>Don’t know</w:t>
      </w:r>
      <w:r w:rsidR="009067F0" w:rsidRPr="001D19F6">
        <w:rPr>
          <w:rFonts w:ascii="Arial" w:eastAsia="굴림" w:hAnsi="Arial" w:cs="Arial"/>
          <w:sz w:val="22"/>
        </w:rPr>
        <w:t xml:space="preserve"> </w:t>
      </w:r>
      <w:r w:rsidRPr="001D19F6">
        <w:rPr>
          <w:rFonts w:ascii="Arial" w:eastAsia="굴림" w:hAnsi="Arial" w:cs="Arial"/>
          <w:sz w:val="22"/>
        </w:rPr>
        <w:t>→Go to F016~F020 unfolding</w:t>
      </w:r>
    </w:p>
    <w:p w14:paraId="79ABB4E6" w14:textId="77777777" w:rsidR="00624BD4" w:rsidRPr="001D19F6" w:rsidRDefault="00624BD4" w:rsidP="009067F0">
      <w:pPr>
        <w:wordWrap/>
        <w:spacing w:line="360" w:lineRule="auto"/>
        <w:ind w:firstLine="800"/>
        <w:rPr>
          <w:rFonts w:ascii="Arial" w:eastAsia="굴림" w:hAnsi="Arial" w:cs="Arial"/>
          <w:sz w:val="22"/>
        </w:rPr>
      </w:pPr>
      <w:r w:rsidRPr="001D19F6">
        <w:rPr>
          <w:rFonts w:ascii="Arial" w:eastAsia="굴림" w:hAnsi="Arial" w:cs="Arial"/>
          <w:sz w:val="22"/>
        </w:rPr>
        <w:t>Refuse to answer</w:t>
      </w:r>
      <w:r w:rsidR="009067F0" w:rsidRPr="001D19F6">
        <w:rPr>
          <w:rFonts w:ascii="Arial" w:eastAsia="굴림" w:hAnsi="Arial" w:cs="Arial"/>
          <w:sz w:val="22"/>
        </w:rPr>
        <w:t xml:space="preserve"> </w:t>
      </w:r>
      <w:r w:rsidRPr="001D19F6">
        <w:rPr>
          <w:rFonts w:ascii="Arial" w:eastAsia="굴림" w:hAnsi="Arial" w:cs="Arial"/>
          <w:sz w:val="22"/>
        </w:rPr>
        <w:t>→Go to F016~F020 unfolding</w:t>
      </w:r>
    </w:p>
    <w:p w14:paraId="4B47E665" w14:textId="77777777" w:rsidR="00624BD4" w:rsidRPr="001D19F6" w:rsidRDefault="00624BD4" w:rsidP="00624BD4">
      <w:pPr>
        <w:wordWrap/>
        <w:spacing w:line="360" w:lineRule="auto"/>
        <w:rPr>
          <w:rFonts w:ascii="Arial" w:eastAsia="굴림" w:hAnsi="Arial" w:cs="Arial"/>
          <w:sz w:val="22"/>
        </w:rPr>
      </w:pPr>
    </w:p>
    <w:p w14:paraId="205EA0DC"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9067F0" w:rsidRPr="001D19F6">
        <w:rPr>
          <w:rFonts w:ascii="Arial" w:eastAsia="굴림" w:hAnsi="Arial" w:cs="Arial"/>
          <w:b/>
          <w:sz w:val="22"/>
        </w:rPr>
        <w:t xml:space="preserve"> </w:t>
      </w:r>
      <w:r w:rsidRPr="001D19F6">
        <w:rPr>
          <w:rFonts w:ascii="Arial" w:eastAsia="굴림" w:hAnsi="Arial" w:cs="Arial"/>
          <w:b/>
          <w:sz w:val="22"/>
        </w:rPr>
        <w:t>F016~F020 Unfolding bracket questions &gt;</w:t>
      </w:r>
    </w:p>
    <w:p w14:paraId="694DEE89" w14:textId="77777777" w:rsidR="009067F0" w:rsidRPr="001D19F6" w:rsidRDefault="009067F0" w:rsidP="00624BD4">
      <w:pPr>
        <w:wordWrap/>
        <w:spacing w:line="360" w:lineRule="auto"/>
        <w:rPr>
          <w:rFonts w:ascii="Arial" w:eastAsia="굴림" w:hAnsi="Arial" w:cs="Arial"/>
          <w:sz w:val="22"/>
        </w:rPr>
      </w:pPr>
      <w:r w:rsidRPr="001D19F6">
        <w:rPr>
          <w:rFonts w:ascii="Arial" w:eastAsia="굴림" w:hAnsi="Arial" w:cs="Arial"/>
          <w:sz w:val="22"/>
        </w:rPr>
        <w:t>[IWER: Go back to F015 and record if R answers the amount during the interview.]</w:t>
      </w:r>
    </w:p>
    <w:p w14:paraId="6DC4FD1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F016. Did it amount to less than, about equal to or more than 1,000 MW (10,000 Korean won)? </w:t>
      </w:r>
    </w:p>
    <w:p w14:paraId="392D8CAE"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37AD3D7"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3A1DB6C6"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0F99157" w14:textId="77777777" w:rsidR="00624BD4" w:rsidRPr="001D19F6" w:rsidRDefault="00624BD4" w:rsidP="00624BD4">
      <w:pPr>
        <w:wordWrap/>
        <w:spacing w:line="360" w:lineRule="auto"/>
        <w:rPr>
          <w:rFonts w:ascii="Arial" w:eastAsia="굴림" w:hAnsi="Arial" w:cs="Arial"/>
          <w:sz w:val="22"/>
        </w:rPr>
      </w:pPr>
    </w:p>
    <w:p w14:paraId="21496E0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F017. Did it amount to less than, about equal to or more than 3,000 MW (10,000 Korean won)?</w:t>
      </w:r>
    </w:p>
    <w:p w14:paraId="190FD273"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0F094492"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719850C1"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B5EF365" w14:textId="77777777" w:rsidR="00624BD4" w:rsidRPr="001D19F6" w:rsidRDefault="00624BD4" w:rsidP="00624BD4">
      <w:pPr>
        <w:wordWrap/>
        <w:spacing w:line="360" w:lineRule="auto"/>
        <w:rPr>
          <w:rFonts w:ascii="Arial" w:eastAsia="굴림" w:hAnsi="Arial" w:cs="Arial"/>
          <w:sz w:val="22"/>
        </w:rPr>
      </w:pPr>
    </w:p>
    <w:p w14:paraId="04AC707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F018. Did it amount to less than, about equal to or more than 5,000 MW (10,000 Korean won)?</w:t>
      </w:r>
    </w:p>
    <w:p w14:paraId="66643C8E"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2E7408ED"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48730CF"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41683E54" w14:textId="77777777" w:rsidR="00624BD4" w:rsidRPr="001D19F6" w:rsidRDefault="00624BD4" w:rsidP="00624BD4">
      <w:pPr>
        <w:wordWrap/>
        <w:spacing w:line="360" w:lineRule="auto"/>
        <w:rPr>
          <w:rFonts w:ascii="Arial" w:eastAsia="굴림" w:hAnsi="Arial" w:cs="Arial"/>
          <w:sz w:val="22"/>
        </w:rPr>
      </w:pPr>
    </w:p>
    <w:p w14:paraId="572C012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F019. Did it amount to less than, about equal to or more than 10,000 MW (10,000 Korean won)?</w:t>
      </w:r>
    </w:p>
    <w:p w14:paraId="4E34C01B"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58BAB994"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0E6E4094"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36B03121" w14:textId="77777777" w:rsidR="00624BD4" w:rsidRPr="001D19F6" w:rsidRDefault="00624BD4" w:rsidP="00624BD4">
      <w:pPr>
        <w:wordWrap/>
        <w:spacing w:line="360" w:lineRule="auto"/>
        <w:rPr>
          <w:rFonts w:ascii="Arial" w:eastAsia="굴림" w:hAnsi="Arial" w:cs="Arial"/>
          <w:sz w:val="22"/>
        </w:rPr>
      </w:pPr>
    </w:p>
    <w:p w14:paraId="20597DC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F020. Did it amount to less than, about equal to or more than 30,000 MW (10,000</w:t>
      </w:r>
      <w:r w:rsidR="009067F0" w:rsidRPr="001D19F6">
        <w:rPr>
          <w:rFonts w:ascii="Arial" w:eastAsia="굴림" w:hAnsi="Arial" w:cs="Arial"/>
          <w:sz w:val="22"/>
        </w:rPr>
        <w:t xml:space="preserve"> </w:t>
      </w:r>
      <w:r w:rsidRPr="001D19F6">
        <w:rPr>
          <w:rFonts w:ascii="Arial" w:eastAsia="굴림" w:hAnsi="Arial" w:cs="Arial"/>
          <w:sz w:val="22"/>
        </w:rPr>
        <w:t>Korean won)?</w:t>
      </w:r>
    </w:p>
    <w:p w14:paraId="243B1D60"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0AE2BCCD"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30,000 MW</w:t>
      </w:r>
    </w:p>
    <w:p w14:paraId="3771BE8B" w14:textId="77777777" w:rsidR="009067F0" w:rsidRPr="001D19F6" w:rsidRDefault="009067F0" w:rsidP="009067F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21A7AB92" w14:textId="77777777" w:rsidR="006B569D" w:rsidRPr="001D19F6" w:rsidRDefault="006B569D" w:rsidP="00624BD4">
      <w:pPr>
        <w:wordWrap/>
        <w:spacing w:line="360" w:lineRule="auto"/>
        <w:rPr>
          <w:rFonts w:ascii="Arial" w:eastAsia="굴림" w:hAnsi="Arial" w:cs="Arial"/>
          <w:b/>
          <w:sz w:val="22"/>
        </w:rPr>
      </w:pPr>
    </w:p>
    <w:p w14:paraId="386DC80C"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6A03D30" w14:textId="77777777" w:rsidR="00624BD4" w:rsidRPr="001D19F6" w:rsidRDefault="00624BD4"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If F014=</w:t>
      </w:r>
      <w:r w:rsidRPr="001D19F6">
        <w:rPr>
          <w:rFonts w:ascii="굴림" w:eastAsia="굴림" w:hAnsi="굴림" w:cs="굴림" w:hint="eastAsia"/>
          <w:b/>
          <w:sz w:val="22"/>
        </w:rPr>
        <w:t>②</w:t>
      </w:r>
      <w:r w:rsidRPr="001D19F6">
        <w:rPr>
          <w:rFonts w:ascii="Arial" w:eastAsia="굴림" w:hAnsi="Arial" w:cs="Arial"/>
          <w:b/>
          <w:sz w:val="22"/>
        </w:rPr>
        <w:t xml:space="preserve">, </w:t>
      </w:r>
      <w:r w:rsidRPr="001D19F6">
        <w:rPr>
          <w:rFonts w:ascii="굴림" w:eastAsia="굴림" w:hAnsi="굴림" w:cs="굴림" w:hint="eastAsia"/>
          <w:b/>
          <w:sz w:val="22"/>
        </w:rPr>
        <w:t>①②</w:t>
      </w:r>
      <w:r w:rsidRPr="001D19F6">
        <w:rPr>
          <w:rFonts w:ascii="Arial" w:eastAsia="굴림" w:hAnsi="Arial" w:cs="Arial"/>
          <w:b/>
          <w:sz w:val="22"/>
        </w:rPr>
        <w:t xml:space="preserve">, </w:t>
      </w:r>
      <w:r w:rsidRPr="001D19F6">
        <w:rPr>
          <w:rFonts w:ascii="굴림" w:eastAsia="굴림" w:hAnsi="굴림" w:cs="굴림" w:hint="eastAsia"/>
          <w:b/>
          <w:sz w:val="22"/>
        </w:rPr>
        <w:t>②③</w:t>
      </w:r>
      <w:r w:rsidRPr="001D19F6">
        <w:rPr>
          <w:rFonts w:ascii="Arial" w:eastAsia="굴림" w:hAnsi="Arial" w:cs="Arial"/>
          <w:b/>
          <w:sz w:val="22"/>
        </w:rPr>
        <w:t xml:space="preserve">, </w:t>
      </w:r>
      <w:r w:rsidRPr="001D19F6">
        <w:rPr>
          <w:rFonts w:ascii="굴림" w:eastAsia="굴림" w:hAnsi="굴림" w:cs="굴림" w:hint="eastAsia"/>
          <w:b/>
          <w:sz w:val="22"/>
        </w:rPr>
        <w:t>①②③</w:t>
      </w:r>
      <w:r w:rsidRPr="001D19F6">
        <w:rPr>
          <w:rFonts w:ascii="Arial" w:eastAsia="굴림" w:hAnsi="Arial" w:cs="Arial"/>
          <w:b/>
          <w:sz w:val="22"/>
        </w:rPr>
        <w:t>, then go to F021. If not, then go to F027</w:t>
      </w:r>
      <w:r w:rsidR="00354A7E" w:rsidRPr="001D19F6">
        <w:rPr>
          <w:rFonts w:ascii="Arial" w:eastAsia="굴림" w:hAnsi="Arial" w:cs="Arial"/>
          <w:b/>
          <w:sz w:val="22"/>
        </w:rPr>
        <w:t>.</w:t>
      </w:r>
    </w:p>
    <w:p w14:paraId="2C58498F" w14:textId="77777777" w:rsidR="00624BD4" w:rsidRPr="001D19F6" w:rsidRDefault="00624BD4" w:rsidP="00624BD4">
      <w:pPr>
        <w:wordWrap/>
        <w:spacing w:line="360" w:lineRule="auto"/>
        <w:rPr>
          <w:rFonts w:ascii="Arial" w:eastAsia="굴림" w:hAnsi="Arial" w:cs="Arial"/>
          <w:b/>
          <w:sz w:val="22"/>
        </w:rPr>
      </w:pPr>
    </w:p>
    <w:p w14:paraId="520AB4BC"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F021</w:t>
      </w:r>
      <w:r w:rsidR="000625AA" w:rsidRPr="001D19F6">
        <w:rPr>
          <w:rFonts w:ascii="Arial" w:eastAsia="굴림" w:hAnsi="Arial" w:cs="Arial"/>
          <w:sz w:val="22"/>
        </w:rPr>
        <w:t xml:space="preserve">. </w:t>
      </w:r>
      <w:r w:rsidR="00FF3D3B" w:rsidRPr="001D19F6">
        <w:rPr>
          <w:rFonts w:ascii="Arial" w:eastAsia="굴림" w:hAnsi="Arial" w:cs="Arial"/>
          <w:sz w:val="22"/>
        </w:rPr>
        <w:t>When you leased it, h</w:t>
      </w:r>
      <w:r w:rsidR="00015DFB" w:rsidRPr="001D19F6">
        <w:rPr>
          <w:rFonts w:ascii="Arial" w:eastAsia="굴림" w:hAnsi="Arial" w:cs="Arial"/>
          <w:sz w:val="22"/>
        </w:rPr>
        <w:t xml:space="preserve">ow much security deposit did you receive for the monthly rental </w:t>
      </w:r>
      <w:r w:rsidR="00241360" w:rsidRPr="001D19F6">
        <w:rPr>
          <w:rFonts w:ascii="Arial" w:eastAsia="굴림" w:hAnsi="Arial" w:cs="Arial"/>
          <w:sz w:val="22"/>
        </w:rPr>
        <w:t>home</w:t>
      </w:r>
      <w:r w:rsidR="00015DFB" w:rsidRPr="001D19F6">
        <w:rPr>
          <w:rFonts w:ascii="Arial" w:eastAsia="굴림" w:hAnsi="Arial" w:cs="Arial"/>
          <w:sz w:val="22"/>
        </w:rPr>
        <w:t xml:space="preserve"> with a deposit (i.e. JEON</w:t>
      </w:r>
      <w:r w:rsidR="00015DFB" w:rsidRPr="001D19F6">
        <w:rPr>
          <w:rFonts w:ascii="Cambria Math" w:eastAsia="굴림" w:hAnsi="Cambria Math" w:cs="Cambria Math"/>
          <w:sz w:val="22"/>
        </w:rPr>
        <w:t>‐</w:t>
      </w:r>
      <w:r w:rsidR="00015DFB" w:rsidRPr="001D19F6">
        <w:rPr>
          <w:rFonts w:ascii="Arial" w:eastAsia="굴림" w:hAnsi="Arial" w:cs="Arial"/>
          <w:sz w:val="22"/>
        </w:rPr>
        <w:t>WOL</w:t>
      </w:r>
      <w:r w:rsidR="00015DFB" w:rsidRPr="001D19F6">
        <w:rPr>
          <w:rFonts w:ascii="Cambria Math" w:eastAsia="굴림" w:hAnsi="Cambria Math" w:cs="Cambria Math"/>
          <w:sz w:val="22"/>
        </w:rPr>
        <w:t>‐</w:t>
      </w:r>
      <w:r w:rsidR="00015DFB" w:rsidRPr="001D19F6">
        <w:rPr>
          <w:rFonts w:ascii="Arial" w:eastAsia="굴림" w:hAnsi="Arial" w:cs="Arial"/>
          <w:sz w:val="22"/>
        </w:rPr>
        <w:t xml:space="preserve">SE)? Please </w:t>
      </w:r>
      <w:r w:rsidR="00BD1A11" w:rsidRPr="001D19F6">
        <w:rPr>
          <w:rFonts w:ascii="Arial" w:eastAsia="굴림" w:hAnsi="Arial" w:cs="Arial"/>
          <w:sz w:val="22"/>
        </w:rPr>
        <w:t xml:space="preserve">only </w:t>
      </w:r>
      <w:r w:rsidR="00015DFB" w:rsidRPr="001D19F6">
        <w:rPr>
          <w:rFonts w:ascii="Arial" w:eastAsia="굴림" w:hAnsi="Arial" w:cs="Arial"/>
          <w:sz w:val="22"/>
        </w:rPr>
        <w:t xml:space="preserve">include the amount of security deposit of </w:t>
      </w:r>
      <w:r w:rsidR="00FF3D3B"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FF3D3B" w:rsidRPr="001D19F6">
        <w:rPr>
          <w:rFonts w:ascii="Arial" w:eastAsia="굴림" w:hAnsi="Arial" w:cs="Arial"/>
          <w:kern w:val="0"/>
          <w:sz w:val="22"/>
        </w:rPr>
        <w:t xml:space="preserve"> you are currently residing in</w:t>
      </w:r>
      <w:r w:rsidR="00015DFB" w:rsidRPr="001D19F6">
        <w:rPr>
          <w:rFonts w:ascii="Arial" w:eastAsia="굴림" w:hAnsi="Arial" w:cs="Arial"/>
          <w:sz w:val="22"/>
        </w:rPr>
        <w:t xml:space="preserve">. </w:t>
      </w:r>
      <w:r w:rsidRPr="001D19F6">
        <w:rPr>
          <w:rFonts w:ascii="Arial" w:eastAsia="굴림" w:hAnsi="Arial" w:cs="Arial"/>
          <w:sz w:val="22"/>
        </w:rPr>
        <w:t>(unit: 10,000 Korean</w:t>
      </w:r>
      <w:r w:rsidR="00015DFB" w:rsidRPr="001D19F6">
        <w:rPr>
          <w:rFonts w:ascii="Arial" w:eastAsia="굴림" w:hAnsi="Arial" w:cs="Arial"/>
          <w:sz w:val="22"/>
        </w:rPr>
        <w:t xml:space="preserve"> </w:t>
      </w:r>
      <w:r w:rsidRPr="001D19F6">
        <w:rPr>
          <w:rFonts w:ascii="Arial" w:eastAsia="굴림" w:hAnsi="Arial" w:cs="Arial"/>
          <w:sz w:val="22"/>
        </w:rPr>
        <w:t>won).</w:t>
      </w:r>
    </w:p>
    <w:p w14:paraId="7FC47C91" w14:textId="77777777" w:rsidR="00046642" w:rsidRPr="001D19F6" w:rsidRDefault="00046642" w:rsidP="00046642">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FEBB293" w14:textId="77777777" w:rsidR="00046642" w:rsidRPr="001D19F6" w:rsidRDefault="00046642" w:rsidP="00046642">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F027</w:t>
      </w:r>
    </w:p>
    <w:p w14:paraId="002E7A76"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w:t>
      </w:r>
      <w:r w:rsidR="000E1AA0" w:rsidRPr="001D19F6">
        <w:rPr>
          <w:rFonts w:ascii="Arial" w:eastAsia="굴림" w:hAnsi="Arial" w:cs="Arial"/>
          <w:sz w:val="22"/>
        </w:rPr>
        <w:t xml:space="preserve"> </w:t>
      </w:r>
      <w:r w:rsidRPr="001D19F6">
        <w:rPr>
          <w:rFonts w:ascii="Arial" w:eastAsia="굴림" w:hAnsi="Arial" w:cs="Arial"/>
          <w:sz w:val="22"/>
        </w:rPr>
        <w:t>→Go to F022~F02</w:t>
      </w:r>
      <w:r w:rsidR="00B36C7F" w:rsidRPr="001D19F6">
        <w:rPr>
          <w:rFonts w:ascii="Arial" w:eastAsia="굴림" w:hAnsi="Arial" w:cs="Arial"/>
          <w:sz w:val="22"/>
        </w:rPr>
        <w:t>6</w:t>
      </w:r>
      <w:r w:rsidRPr="001D19F6">
        <w:rPr>
          <w:rFonts w:ascii="Arial" w:eastAsia="굴림" w:hAnsi="Arial" w:cs="Arial"/>
          <w:sz w:val="22"/>
        </w:rPr>
        <w:t xml:space="preserve"> unfolding</w:t>
      </w:r>
    </w:p>
    <w:p w14:paraId="121CB82B"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w:t>
      </w:r>
      <w:r w:rsidR="000E1AA0" w:rsidRPr="001D19F6">
        <w:rPr>
          <w:rFonts w:ascii="Arial" w:eastAsia="굴림" w:hAnsi="Arial" w:cs="Arial"/>
          <w:sz w:val="22"/>
        </w:rPr>
        <w:t xml:space="preserve"> </w:t>
      </w:r>
      <w:r w:rsidRPr="001D19F6">
        <w:rPr>
          <w:rFonts w:ascii="Arial" w:eastAsia="굴림" w:hAnsi="Arial" w:cs="Arial"/>
          <w:sz w:val="22"/>
        </w:rPr>
        <w:t>→Go to F022~F02</w:t>
      </w:r>
      <w:r w:rsidR="00B36C7F" w:rsidRPr="001D19F6">
        <w:rPr>
          <w:rFonts w:ascii="Arial" w:eastAsia="굴림" w:hAnsi="Arial" w:cs="Arial"/>
          <w:sz w:val="22"/>
        </w:rPr>
        <w:t>6</w:t>
      </w:r>
      <w:r w:rsidRPr="001D19F6">
        <w:rPr>
          <w:rFonts w:ascii="Arial" w:eastAsia="굴림" w:hAnsi="Arial" w:cs="Arial"/>
          <w:sz w:val="22"/>
        </w:rPr>
        <w:t xml:space="preserve"> unfolding</w:t>
      </w:r>
    </w:p>
    <w:p w14:paraId="72D1FF0B" w14:textId="77777777" w:rsidR="006B569D" w:rsidRPr="001D19F6" w:rsidRDefault="006B569D" w:rsidP="000E1AA0">
      <w:pPr>
        <w:wordWrap/>
        <w:spacing w:line="360" w:lineRule="auto"/>
        <w:rPr>
          <w:rFonts w:ascii="Arial" w:eastAsia="굴림" w:hAnsi="Arial" w:cs="Arial"/>
          <w:b/>
          <w:sz w:val="22"/>
        </w:rPr>
      </w:pPr>
    </w:p>
    <w:p w14:paraId="7D3244C1"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w:t>
      </w:r>
      <w:r w:rsidR="00015DFB" w:rsidRPr="001D19F6">
        <w:rPr>
          <w:rFonts w:ascii="Arial" w:eastAsia="굴림" w:hAnsi="Arial" w:cs="Arial"/>
          <w:b/>
          <w:sz w:val="22"/>
        </w:rPr>
        <w:t xml:space="preserve"> </w:t>
      </w:r>
      <w:r w:rsidRPr="001D19F6">
        <w:rPr>
          <w:rFonts w:ascii="Arial" w:eastAsia="굴림" w:hAnsi="Arial" w:cs="Arial"/>
          <w:b/>
          <w:sz w:val="22"/>
        </w:rPr>
        <w:t>F022~F02</w:t>
      </w:r>
      <w:r w:rsidR="00E10ED4" w:rsidRPr="001D19F6">
        <w:rPr>
          <w:rFonts w:ascii="Arial" w:eastAsia="굴림" w:hAnsi="Arial" w:cs="Arial"/>
          <w:b/>
          <w:sz w:val="22"/>
        </w:rPr>
        <w:t>6</w:t>
      </w:r>
      <w:r w:rsidRPr="001D19F6">
        <w:rPr>
          <w:rFonts w:ascii="Arial" w:eastAsia="굴림" w:hAnsi="Arial" w:cs="Arial"/>
          <w:b/>
          <w:sz w:val="22"/>
        </w:rPr>
        <w:t>. Unfolding bracket questions &gt;</w:t>
      </w:r>
    </w:p>
    <w:p w14:paraId="0C84AAF5" w14:textId="77777777" w:rsidR="00015DFB" w:rsidRPr="001D19F6" w:rsidRDefault="00015DFB" w:rsidP="000E1AA0">
      <w:pPr>
        <w:wordWrap/>
        <w:spacing w:line="360" w:lineRule="auto"/>
        <w:rPr>
          <w:rFonts w:ascii="Arial" w:eastAsia="굴림" w:hAnsi="Arial" w:cs="Arial"/>
          <w:sz w:val="22"/>
        </w:rPr>
      </w:pPr>
      <w:r w:rsidRPr="001D19F6">
        <w:rPr>
          <w:rFonts w:ascii="Arial" w:eastAsia="굴림" w:hAnsi="Arial" w:cs="Arial"/>
          <w:sz w:val="22"/>
        </w:rPr>
        <w:t>[IWER: Go back to F021 and record if R answers the amount during the interview.]</w:t>
      </w:r>
    </w:p>
    <w:p w14:paraId="589F42CF"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F022. Did it amount to less than, about equal to or more than 300 MW (10,000 Korean won)?</w:t>
      </w:r>
    </w:p>
    <w:p w14:paraId="70D2D5D0"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63618BDD"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303F8E81"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114AAFF3" w14:textId="77777777" w:rsidR="00624BD4" w:rsidRPr="001D19F6" w:rsidRDefault="00624BD4" w:rsidP="000E1AA0">
      <w:pPr>
        <w:wordWrap/>
        <w:spacing w:line="360" w:lineRule="auto"/>
        <w:rPr>
          <w:rFonts w:ascii="Arial" w:eastAsia="굴림" w:hAnsi="Arial" w:cs="Arial"/>
          <w:sz w:val="22"/>
        </w:rPr>
      </w:pPr>
    </w:p>
    <w:p w14:paraId="794CC2E2"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F023. Did it amount to less than, about equal to or more than 500 MW (10,000 Korean won)?</w:t>
      </w:r>
    </w:p>
    <w:p w14:paraId="10DD4E7E"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1518EAF4"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77FA4870"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57B9DA8F" w14:textId="77777777" w:rsidR="00624BD4" w:rsidRPr="001D19F6" w:rsidRDefault="00624BD4" w:rsidP="000E1AA0">
      <w:pPr>
        <w:wordWrap/>
        <w:spacing w:line="360" w:lineRule="auto"/>
        <w:rPr>
          <w:rFonts w:ascii="Arial" w:eastAsia="굴림" w:hAnsi="Arial" w:cs="Arial"/>
          <w:sz w:val="22"/>
        </w:rPr>
      </w:pPr>
    </w:p>
    <w:p w14:paraId="1002931E"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F024. Did it amount to less than, about equal to or more than 1,000 MW (10,000 Korean won)?</w:t>
      </w:r>
    </w:p>
    <w:p w14:paraId="4DD2A058"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45E1D86" w14:textId="77777777" w:rsidR="00D97342" w:rsidRPr="001D19F6" w:rsidRDefault="00D97342"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499F5115"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7FF65D54" w14:textId="77777777" w:rsidR="00624BD4" w:rsidRPr="001D19F6" w:rsidRDefault="00624BD4" w:rsidP="00624BD4">
      <w:pPr>
        <w:wordWrap/>
        <w:spacing w:line="360" w:lineRule="auto"/>
        <w:rPr>
          <w:rFonts w:ascii="Arial" w:eastAsia="굴림" w:hAnsi="Arial" w:cs="Arial"/>
          <w:sz w:val="22"/>
        </w:rPr>
      </w:pPr>
    </w:p>
    <w:p w14:paraId="2967636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F025. Did it amount to less than, about equal to or more than 5,000 MW (10,000 Korean won)?</w:t>
      </w:r>
    </w:p>
    <w:p w14:paraId="7E5CC12D"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476BD0FC"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0E3D3448"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5D0B74BD" w14:textId="77777777" w:rsidR="00624BD4" w:rsidRPr="001D19F6" w:rsidRDefault="00624BD4" w:rsidP="00624BD4">
      <w:pPr>
        <w:wordWrap/>
        <w:spacing w:line="360" w:lineRule="auto"/>
        <w:rPr>
          <w:rFonts w:ascii="Arial" w:eastAsia="굴림" w:hAnsi="Arial" w:cs="Arial"/>
          <w:sz w:val="22"/>
        </w:rPr>
      </w:pPr>
    </w:p>
    <w:p w14:paraId="1B8A548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F026. Did it amount to less than, about equal to or more than 10,000 MW (10,000Korean won)?</w:t>
      </w:r>
    </w:p>
    <w:p w14:paraId="24DA4931"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65369778" w14:textId="77777777" w:rsidR="00D97342" w:rsidRPr="001D19F6" w:rsidRDefault="00D97342" w:rsidP="00D9734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7A5DB90C" w14:textId="77777777" w:rsidR="00D97342" w:rsidRPr="009F27DD" w:rsidRDefault="00D97342" w:rsidP="00D97342">
      <w:pPr>
        <w:wordWrap/>
        <w:spacing w:line="360" w:lineRule="auto"/>
        <w:ind w:leftChars="213" w:left="426"/>
        <w:rPr>
          <w:rFonts w:ascii="Arial" w:eastAsia="굴림" w:hAnsi="Arial" w:cs="Arial"/>
          <w:color w:val="00B050"/>
          <w:sz w:val="22"/>
          <w:rPrChange w:id="9189" w:author="Keis" w:date="2024-09-06T10:17:00Z">
            <w:rPr>
              <w:rFonts w:ascii="Arial" w:eastAsia="굴림" w:hAnsi="Arial" w:cs="Arial"/>
              <w:sz w:val="22"/>
            </w:rPr>
          </w:rPrChange>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7890F51F" w14:textId="77777777" w:rsidR="00B05F73" w:rsidRPr="001D19F6" w:rsidRDefault="00B05F73" w:rsidP="00B05F73">
      <w:pPr>
        <w:wordWrap/>
        <w:spacing w:line="276" w:lineRule="auto"/>
        <w:rPr>
          <w:rFonts w:ascii="Arial" w:eastAsia="굴림" w:hAnsi="Arial" w:cs="Arial"/>
          <w:b/>
          <w:sz w:val="22"/>
        </w:rPr>
      </w:pPr>
    </w:p>
    <w:p w14:paraId="6C189886"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06A04D09" w14:textId="77777777" w:rsidR="00624BD4" w:rsidRPr="001D19F6" w:rsidRDefault="00624BD4"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If F014=</w:t>
      </w:r>
      <w:r w:rsidRPr="001D19F6">
        <w:rPr>
          <w:rFonts w:ascii="굴림" w:eastAsia="굴림" w:hAnsi="굴림" w:cs="굴림" w:hint="eastAsia"/>
          <w:b/>
          <w:sz w:val="22"/>
        </w:rPr>
        <w:t>②</w:t>
      </w:r>
      <w:r w:rsidRPr="001D19F6">
        <w:rPr>
          <w:rFonts w:ascii="Arial" w:eastAsia="굴림" w:hAnsi="Arial" w:cs="Arial"/>
          <w:b/>
          <w:sz w:val="22"/>
        </w:rPr>
        <w:t xml:space="preserve">, </w:t>
      </w:r>
      <w:r w:rsidRPr="001D19F6">
        <w:rPr>
          <w:rFonts w:ascii="굴림" w:eastAsia="굴림" w:hAnsi="굴림" w:cs="굴림" w:hint="eastAsia"/>
          <w:b/>
          <w:sz w:val="22"/>
        </w:rPr>
        <w:t>①②</w:t>
      </w:r>
      <w:r w:rsidR="00DF45C0" w:rsidRPr="001D19F6">
        <w:rPr>
          <w:rFonts w:ascii="Arial" w:eastAsia="굴림" w:hAnsi="Arial" w:cs="Arial"/>
          <w:b/>
          <w:sz w:val="22"/>
        </w:rPr>
        <w:t>, then ask</w:t>
      </w:r>
      <w:r w:rsidRPr="001D19F6">
        <w:rPr>
          <w:rFonts w:ascii="Arial" w:eastAsia="굴림" w:hAnsi="Arial" w:cs="Arial"/>
          <w:b/>
          <w:sz w:val="22"/>
        </w:rPr>
        <w:t xml:space="preserve"> F027</w:t>
      </w:r>
      <w:r w:rsidR="00354A7E" w:rsidRPr="001D19F6">
        <w:rPr>
          <w:rFonts w:ascii="Arial" w:eastAsia="굴림" w:hAnsi="Arial" w:cs="Arial"/>
          <w:b/>
          <w:sz w:val="22"/>
        </w:rPr>
        <w:t>.</w:t>
      </w:r>
    </w:p>
    <w:p w14:paraId="4EB80B97" w14:textId="77777777" w:rsidR="00624BD4" w:rsidRPr="001D19F6" w:rsidRDefault="00624BD4" w:rsidP="00F14BA4">
      <w:pPr>
        <w:pStyle w:val="a6"/>
        <w:numPr>
          <w:ilvl w:val="0"/>
          <w:numId w:val="740"/>
        </w:numPr>
        <w:wordWrap/>
        <w:spacing w:line="276" w:lineRule="auto"/>
        <w:ind w:leftChars="0"/>
        <w:rPr>
          <w:rFonts w:ascii="Arial" w:eastAsia="굴림" w:hAnsi="Arial" w:cs="Arial"/>
          <w:b/>
          <w:sz w:val="22"/>
        </w:rPr>
      </w:pPr>
      <w:r w:rsidRPr="001D19F6">
        <w:rPr>
          <w:rFonts w:ascii="Arial" w:eastAsia="굴림" w:hAnsi="Arial" w:cs="Arial"/>
          <w:b/>
          <w:sz w:val="22"/>
        </w:rPr>
        <w:t>If F014=</w:t>
      </w:r>
      <w:r w:rsidRPr="001D19F6">
        <w:rPr>
          <w:rFonts w:ascii="굴림" w:eastAsia="굴림" w:hAnsi="굴림" w:cs="굴림" w:hint="eastAsia"/>
          <w:b/>
          <w:sz w:val="22"/>
        </w:rPr>
        <w:t>③</w:t>
      </w:r>
      <w:r w:rsidRPr="001D19F6">
        <w:rPr>
          <w:rFonts w:ascii="Arial" w:eastAsia="굴림" w:hAnsi="Arial" w:cs="Arial"/>
          <w:b/>
          <w:sz w:val="22"/>
        </w:rPr>
        <w:t xml:space="preserve">, </w:t>
      </w:r>
      <w:r w:rsidRPr="001D19F6">
        <w:rPr>
          <w:rFonts w:ascii="굴림" w:eastAsia="굴림" w:hAnsi="굴림" w:cs="굴림" w:hint="eastAsia"/>
          <w:b/>
          <w:sz w:val="22"/>
        </w:rPr>
        <w:t>①③</w:t>
      </w:r>
      <w:r w:rsidRPr="001D19F6">
        <w:rPr>
          <w:rFonts w:ascii="Arial" w:eastAsia="굴림" w:hAnsi="Arial" w:cs="Arial"/>
          <w:b/>
          <w:sz w:val="22"/>
        </w:rPr>
        <w:t xml:space="preserve">, </w:t>
      </w:r>
      <w:r w:rsidRPr="001D19F6">
        <w:rPr>
          <w:rFonts w:ascii="굴림" w:eastAsia="굴림" w:hAnsi="굴림" w:cs="굴림" w:hint="eastAsia"/>
          <w:b/>
          <w:sz w:val="22"/>
        </w:rPr>
        <w:t>②③</w:t>
      </w:r>
      <w:r w:rsidRPr="001D19F6">
        <w:rPr>
          <w:rFonts w:ascii="Arial" w:eastAsia="굴림" w:hAnsi="Arial" w:cs="Arial"/>
          <w:b/>
          <w:sz w:val="22"/>
        </w:rPr>
        <w:t xml:space="preserve">, </w:t>
      </w:r>
      <w:r w:rsidRPr="001D19F6">
        <w:rPr>
          <w:rFonts w:ascii="굴림" w:eastAsia="굴림" w:hAnsi="굴림" w:cs="굴림" w:hint="eastAsia"/>
          <w:b/>
          <w:sz w:val="22"/>
        </w:rPr>
        <w:t>①②③</w:t>
      </w:r>
      <w:r w:rsidRPr="001D19F6">
        <w:rPr>
          <w:rFonts w:ascii="Arial" w:eastAsia="굴림" w:hAnsi="Arial" w:cs="Arial"/>
          <w:b/>
          <w:sz w:val="22"/>
        </w:rPr>
        <w:t xml:space="preserve">, then </w:t>
      </w:r>
      <w:r w:rsidR="00DF45C0" w:rsidRPr="001D19F6">
        <w:rPr>
          <w:rFonts w:ascii="Arial" w:eastAsia="굴림" w:hAnsi="Arial" w:cs="Arial"/>
          <w:b/>
          <w:sz w:val="22"/>
        </w:rPr>
        <w:t>ask</w:t>
      </w:r>
      <w:r w:rsidRPr="001D19F6">
        <w:rPr>
          <w:rFonts w:ascii="Arial" w:eastAsia="굴림" w:hAnsi="Arial" w:cs="Arial"/>
          <w:b/>
          <w:sz w:val="22"/>
        </w:rPr>
        <w:t xml:space="preserve"> F027. If not, then </w:t>
      </w:r>
      <w:r w:rsidR="00DF45C0" w:rsidRPr="001D19F6">
        <w:rPr>
          <w:rFonts w:ascii="Arial" w:eastAsia="굴림" w:hAnsi="Arial" w:cs="Arial"/>
          <w:b/>
          <w:sz w:val="22"/>
        </w:rPr>
        <w:t>ask</w:t>
      </w:r>
      <w:r w:rsidRPr="001D19F6">
        <w:rPr>
          <w:rFonts w:ascii="Arial" w:eastAsia="굴림" w:hAnsi="Arial" w:cs="Arial"/>
          <w:b/>
          <w:sz w:val="22"/>
        </w:rPr>
        <w:t xml:space="preserve"> F05</w:t>
      </w:r>
      <w:r w:rsidR="00F0476D" w:rsidRPr="001D19F6">
        <w:rPr>
          <w:rFonts w:ascii="Arial" w:eastAsia="굴림" w:hAnsi="Arial" w:cs="Arial"/>
          <w:b/>
          <w:sz w:val="22"/>
        </w:rPr>
        <w:t>5</w:t>
      </w:r>
      <w:r w:rsidR="00354A7E" w:rsidRPr="001D19F6">
        <w:rPr>
          <w:rFonts w:ascii="Arial" w:eastAsia="굴림" w:hAnsi="Arial" w:cs="Arial"/>
          <w:b/>
          <w:sz w:val="22"/>
        </w:rPr>
        <w:t>.</w:t>
      </w:r>
    </w:p>
    <w:p w14:paraId="05A177FA" w14:textId="77777777" w:rsidR="00624BD4" w:rsidRPr="001D19F6" w:rsidRDefault="00624BD4" w:rsidP="00624BD4">
      <w:pPr>
        <w:wordWrap/>
        <w:spacing w:line="360" w:lineRule="auto"/>
        <w:rPr>
          <w:rFonts w:ascii="Arial" w:eastAsia="굴림" w:hAnsi="Arial" w:cs="Arial"/>
          <w:sz w:val="22"/>
        </w:rPr>
      </w:pPr>
    </w:p>
    <w:p w14:paraId="1E845650"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F027. </w:t>
      </w:r>
      <w:r w:rsidR="00FF3D3B" w:rsidRPr="001D19F6">
        <w:rPr>
          <w:rFonts w:ascii="Arial" w:eastAsia="굴림" w:hAnsi="Arial" w:cs="Arial"/>
          <w:sz w:val="22"/>
        </w:rPr>
        <w:t>When you leased it, h</w:t>
      </w:r>
      <w:r w:rsidR="00BD1A11" w:rsidRPr="001D19F6">
        <w:rPr>
          <w:rFonts w:ascii="Arial" w:eastAsia="굴림" w:hAnsi="Arial" w:cs="Arial"/>
          <w:sz w:val="22"/>
        </w:rPr>
        <w:t>ow much rent d</w:t>
      </w:r>
      <w:r w:rsidR="00FF3D3B" w:rsidRPr="001D19F6">
        <w:rPr>
          <w:rFonts w:ascii="Arial" w:eastAsia="굴림" w:hAnsi="Arial" w:cs="Arial"/>
          <w:sz w:val="22"/>
        </w:rPr>
        <w:t>id</w:t>
      </w:r>
      <w:r w:rsidR="00BD1A11" w:rsidRPr="001D19F6">
        <w:rPr>
          <w:rFonts w:ascii="Arial" w:eastAsia="굴림" w:hAnsi="Arial" w:cs="Arial"/>
          <w:sz w:val="22"/>
        </w:rPr>
        <w:t xml:space="preserve"> you receive </w:t>
      </w:r>
      <w:r w:rsidR="00B43D89" w:rsidRPr="001D19F6">
        <w:rPr>
          <w:rFonts w:ascii="Arial" w:eastAsia="굴림" w:hAnsi="Arial" w:cs="Arial"/>
          <w:sz w:val="22"/>
        </w:rPr>
        <w:t>per month</w:t>
      </w:r>
      <w:r w:rsidR="00BD1A11" w:rsidRPr="001D19F6">
        <w:rPr>
          <w:rFonts w:ascii="Arial" w:eastAsia="굴림" w:hAnsi="Arial" w:cs="Arial"/>
          <w:sz w:val="22"/>
        </w:rPr>
        <w:t xml:space="preserve"> on average</w:t>
      </w:r>
      <w:r w:rsidRPr="001D19F6">
        <w:rPr>
          <w:rFonts w:ascii="Arial" w:eastAsia="굴림" w:hAnsi="Arial" w:cs="Arial"/>
          <w:sz w:val="22"/>
        </w:rPr>
        <w:t xml:space="preserve">? </w:t>
      </w:r>
      <w:r w:rsidR="00BD1A11" w:rsidRPr="001D19F6">
        <w:rPr>
          <w:rFonts w:ascii="Arial" w:eastAsia="굴림" w:hAnsi="Arial" w:cs="Arial"/>
          <w:sz w:val="22"/>
        </w:rPr>
        <w:t xml:space="preserve">Please only include the </w:t>
      </w:r>
      <w:r w:rsidR="002D7B80" w:rsidRPr="001D19F6">
        <w:rPr>
          <w:rFonts w:ascii="Arial" w:eastAsia="굴림" w:hAnsi="Arial" w:cs="Arial"/>
          <w:sz w:val="22"/>
        </w:rPr>
        <w:t>lease</w:t>
      </w:r>
      <w:r w:rsidR="00BD1A11" w:rsidRPr="001D19F6">
        <w:rPr>
          <w:rFonts w:ascii="Arial" w:eastAsia="굴림" w:hAnsi="Arial" w:cs="Arial"/>
          <w:sz w:val="22"/>
        </w:rPr>
        <w:t xml:space="preserve"> of </w:t>
      </w:r>
      <w:r w:rsidR="00FF3D3B"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FF3D3B" w:rsidRPr="001D19F6">
        <w:rPr>
          <w:rFonts w:ascii="Arial" w:eastAsia="굴림" w:hAnsi="Arial" w:cs="Arial"/>
          <w:kern w:val="0"/>
          <w:sz w:val="22"/>
        </w:rPr>
        <w:t xml:space="preserve"> you are currently residing in</w:t>
      </w:r>
      <w:r w:rsidR="00BD1A11" w:rsidRPr="001D19F6">
        <w:rPr>
          <w:rFonts w:ascii="Arial" w:eastAsia="굴림" w:hAnsi="Arial" w:cs="Arial"/>
          <w:sz w:val="22"/>
        </w:rPr>
        <w:t>.</w:t>
      </w:r>
      <w:r w:rsidRPr="001D19F6">
        <w:rPr>
          <w:rFonts w:ascii="Arial" w:eastAsia="굴림" w:hAnsi="Arial" w:cs="Arial"/>
          <w:sz w:val="22"/>
        </w:rPr>
        <w:t xml:space="preserve"> (unit: 10,000</w:t>
      </w:r>
      <w:r w:rsidR="002D7B80" w:rsidRPr="001D19F6">
        <w:rPr>
          <w:rFonts w:ascii="Arial" w:eastAsia="굴림" w:hAnsi="Arial" w:cs="Arial"/>
          <w:sz w:val="22"/>
        </w:rPr>
        <w:t xml:space="preserve"> </w:t>
      </w:r>
      <w:r w:rsidRPr="001D19F6">
        <w:rPr>
          <w:rFonts w:ascii="Arial" w:eastAsia="굴림" w:hAnsi="Arial" w:cs="Arial"/>
          <w:sz w:val="22"/>
        </w:rPr>
        <w:t>Korean won)</w:t>
      </w:r>
    </w:p>
    <w:p w14:paraId="55F00025" w14:textId="77777777" w:rsidR="004C0B26" w:rsidRPr="001D19F6" w:rsidRDefault="004C0B26" w:rsidP="004C0B26">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3427769" w14:textId="77777777" w:rsidR="004C0B26" w:rsidRPr="001D19F6" w:rsidRDefault="004C0B26" w:rsidP="004C0B26">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F05</w:t>
      </w:r>
      <w:r w:rsidR="00F0476D" w:rsidRPr="001D19F6">
        <w:rPr>
          <w:rFonts w:ascii="Arial" w:eastAsia="굴림" w:hAnsi="Arial" w:cs="Arial"/>
          <w:kern w:val="0"/>
          <w:sz w:val="22"/>
        </w:rPr>
        <w:t>5</w:t>
      </w:r>
    </w:p>
    <w:p w14:paraId="57EBED88"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F028~F032 unfolding</w:t>
      </w:r>
    </w:p>
    <w:p w14:paraId="110453F3"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F028~F032 unfolding</w:t>
      </w:r>
    </w:p>
    <w:p w14:paraId="6E154713" w14:textId="77777777" w:rsidR="006B569D" w:rsidRPr="001D19F6" w:rsidRDefault="006B569D" w:rsidP="00624BD4">
      <w:pPr>
        <w:wordWrap/>
        <w:spacing w:line="360" w:lineRule="auto"/>
        <w:rPr>
          <w:rFonts w:ascii="Arial" w:eastAsia="굴림" w:hAnsi="Arial" w:cs="Arial"/>
          <w:b/>
          <w:sz w:val="22"/>
        </w:rPr>
      </w:pPr>
    </w:p>
    <w:p w14:paraId="41548DC7"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2D7B80" w:rsidRPr="001D19F6">
        <w:rPr>
          <w:rFonts w:ascii="Arial" w:eastAsia="굴림" w:hAnsi="Arial" w:cs="Arial"/>
          <w:b/>
          <w:sz w:val="22"/>
        </w:rPr>
        <w:t xml:space="preserve"> </w:t>
      </w:r>
      <w:r w:rsidRPr="001D19F6">
        <w:rPr>
          <w:rFonts w:ascii="Arial" w:eastAsia="굴림" w:hAnsi="Arial" w:cs="Arial"/>
          <w:b/>
          <w:sz w:val="22"/>
        </w:rPr>
        <w:t>F028~F032. Unfolding bracket questions &gt;</w:t>
      </w:r>
    </w:p>
    <w:p w14:paraId="63CFD818" w14:textId="77777777" w:rsidR="006F3AD1" w:rsidRPr="001D19F6" w:rsidRDefault="006F3AD1" w:rsidP="006F3AD1">
      <w:pPr>
        <w:wordWrap/>
        <w:spacing w:line="360" w:lineRule="auto"/>
        <w:rPr>
          <w:rFonts w:ascii="Arial" w:eastAsia="굴림" w:hAnsi="Arial" w:cs="Arial"/>
          <w:sz w:val="22"/>
        </w:rPr>
      </w:pPr>
      <w:r w:rsidRPr="001D19F6">
        <w:rPr>
          <w:rFonts w:ascii="Arial" w:eastAsia="굴림" w:hAnsi="Arial" w:cs="Arial"/>
          <w:sz w:val="22"/>
        </w:rPr>
        <w:t>[IWER: Go back to F027 and record if R answers the amount during the interview.]</w:t>
      </w:r>
    </w:p>
    <w:p w14:paraId="37A1F18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F028</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10 MW (10,000 Korean won)?</w:t>
      </w:r>
    </w:p>
    <w:p w14:paraId="5ABB9598"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6966C1FB"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262CAB41"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1AB293C3" w14:textId="77777777" w:rsidR="00624BD4" w:rsidRPr="001D19F6" w:rsidRDefault="00624BD4" w:rsidP="00624BD4">
      <w:pPr>
        <w:wordWrap/>
        <w:spacing w:line="360" w:lineRule="auto"/>
        <w:rPr>
          <w:rFonts w:ascii="Arial" w:eastAsia="굴림" w:hAnsi="Arial" w:cs="Arial"/>
          <w:sz w:val="22"/>
        </w:rPr>
      </w:pPr>
    </w:p>
    <w:p w14:paraId="4FDB6DB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F029</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30 MW (10,000 Korean won)?</w:t>
      </w:r>
    </w:p>
    <w:p w14:paraId="300BEE94"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54CC5DFC"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3F3E6B8E"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58B10CB6" w14:textId="77777777" w:rsidR="00624BD4" w:rsidRPr="001D19F6" w:rsidRDefault="00624BD4" w:rsidP="00624BD4">
      <w:pPr>
        <w:wordWrap/>
        <w:spacing w:line="360" w:lineRule="auto"/>
        <w:rPr>
          <w:rFonts w:ascii="Arial" w:eastAsia="굴림" w:hAnsi="Arial" w:cs="Arial"/>
          <w:sz w:val="22"/>
        </w:rPr>
      </w:pPr>
    </w:p>
    <w:p w14:paraId="1B41921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F030</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50 MW (10,000 Korean won)?</w:t>
      </w:r>
    </w:p>
    <w:p w14:paraId="3D8D3186"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6CB1C6FB"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7B2B7B33"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4E2242A5" w14:textId="77777777" w:rsidR="00624BD4" w:rsidRPr="001D19F6" w:rsidRDefault="00624BD4" w:rsidP="00624BD4">
      <w:pPr>
        <w:wordWrap/>
        <w:spacing w:line="360" w:lineRule="auto"/>
        <w:rPr>
          <w:rFonts w:ascii="Arial" w:eastAsia="굴림" w:hAnsi="Arial" w:cs="Arial"/>
          <w:sz w:val="22"/>
        </w:rPr>
      </w:pPr>
    </w:p>
    <w:p w14:paraId="13639C2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F031</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100 MW (10,000 Korean won)?</w:t>
      </w:r>
    </w:p>
    <w:p w14:paraId="6F6AEA7F"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73B2F1E9"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100 MW</w:t>
      </w:r>
    </w:p>
    <w:p w14:paraId="32F76783"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584AEDC5" w14:textId="77777777" w:rsidR="00624BD4" w:rsidRPr="001D19F6" w:rsidRDefault="00624BD4" w:rsidP="00624BD4">
      <w:pPr>
        <w:wordWrap/>
        <w:spacing w:line="360" w:lineRule="auto"/>
        <w:rPr>
          <w:rFonts w:ascii="Arial" w:eastAsia="굴림" w:hAnsi="Arial" w:cs="Arial"/>
          <w:sz w:val="22"/>
        </w:rPr>
      </w:pPr>
    </w:p>
    <w:p w14:paraId="4D908EF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F032</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300 MW (10,000</w:t>
      </w:r>
      <w:r w:rsidR="006F3AD1" w:rsidRPr="001D19F6">
        <w:rPr>
          <w:rFonts w:ascii="Arial" w:eastAsia="굴림" w:hAnsi="Arial" w:cs="Arial"/>
          <w:sz w:val="22"/>
        </w:rPr>
        <w:t xml:space="preserve"> </w:t>
      </w:r>
      <w:r w:rsidRPr="001D19F6">
        <w:rPr>
          <w:rFonts w:ascii="Arial" w:eastAsia="굴림" w:hAnsi="Arial" w:cs="Arial"/>
          <w:sz w:val="22"/>
        </w:rPr>
        <w:t>Korean won)?</w:t>
      </w:r>
    </w:p>
    <w:p w14:paraId="3DC93887"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6B8A5F9E"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368322AA" w14:textId="77777777" w:rsidR="006F3AD1" w:rsidRPr="001D19F6" w:rsidRDefault="006F3AD1" w:rsidP="006F3AD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5FD5ADBF" w14:textId="77777777" w:rsidR="000E1AA0" w:rsidRPr="001D19F6" w:rsidRDefault="000E1AA0" w:rsidP="006F3AD1">
      <w:pPr>
        <w:wordWrap/>
        <w:spacing w:line="360" w:lineRule="auto"/>
        <w:ind w:leftChars="213" w:left="426"/>
        <w:rPr>
          <w:rFonts w:ascii="Arial" w:eastAsia="굴림" w:hAnsi="Arial" w:cs="Arial"/>
          <w:sz w:val="22"/>
        </w:rPr>
      </w:pPr>
    </w:p>
    <w:p w14:paraId="237757FF" w14:textId="77777777" w:rsidR="00E10ED4" w:rsidRPr="001D19F6" w:rsidRDefault="00EF7A5A" w:rsidP="00B05F73">
      <w:pPr>
        <w:wordWrap/>
        <w:spacing w:line="276" w:lineRule="auto"/>
        <w:rPr>
          <w:rFonts w:ascii="Arial" w:eastAsia="굴림" w:hAnsi="Arial" w:cs="Arial"/>
          <w:b/>
          <w:sz w:val="22"/>
        </w:rPr>
      </w:pPr>
      <w:r w:rsidRPr="001D19F6">
        <w:rPr>
          <w:rFonts w:ascii="Arial" w:eastAsia="굴림" w:hAnsi="Arial" w:cs="Arial"/>
          <w:b/>
          <w:sz w:val="22"/>
        </w:rPr>
        <w:t>&lt;</w:t>
      </w:r>
      <w:r w:rsidR="00FF3D3B" w:rsidRPr="001D19F6">
        <w:rPr>
          <w:rFonts w:ascii="Arial" w:eastAsia="굴림" w:hAnsi="Arial" w:cs="Arial"/>
          <w:b/>
          <w:sz w:val="22"/>
        </w:rPr>
        <w:t xml:space="preserve"> </w:t>
      </w:r>
      <w:r w:rsidR="00E10ED4" w:rsidRPr="001D19F6">
        <w:rPr>
          <w:rFonts w:ascii="Arial" w:eastAsia="굴림" w:hAnsi="Arial" w:cs="Arial"/>
          <w:b/>
          <w:sz w:val="22"/>
        </w:rPr>
        <w:t>Housing</w:t>
      </w:r>
      <w:r w:rsidRPr="001D19F6">
        <w:rPr>
          <w:rFonts w:ascii="Arial" w:eastAsia="굴림" w:hAnsi="Arial" w:cs="Arial"/>
          <w:b/>
          <w:sz w:val="22"/>
        </w:rPr>
        <w:t xml:space="preserve"> </w:t>
      </w:r>
      <w:r w:rsidR="00E10ED4" w:rsidRPr="001D19F6">
        <w:rPr>
          <w:rFonts w:ascii="Arial" w:eastAsia="굴림" w:hAnsi="Arial" w:cs="Arial"/>
          <w:b/>
          <w:sz w:val="22"/>
        </w:rPr>
        <w:t xml:space="preserve">(JEON-SE: Deposit-based rental </w:t>
      </w:r>
      <w:r w:rsidR="00241360" w:rsidRPr="001D19F6">
        <w:rPr>
          <w:rFonts w:ascii="Arial" w:eastAsia="굴림" w:hAnsi="Arial" w:cs="Arial"/>
          <w:b/>
          <w:sz w:val="22"/>
        </w:rPr>
        <w:t>home</w:t>
      </w:r>
      <w:r w:rsidR="00E10ED4" w:rsidRPr="001D19F6">
        <w:rPr>
          <w:rFonts w:ascii="Arial" w:eastAsia="굴림" w:hAnsi="Arial" w:cs="Arial"/>
          <w:b/>
          <w:sz w:val="22"/>
        </w:rPr>
        <w:t xml:space="preserve"> without monthly rent)</w:t>
      </w:r>
      <w:r w:rsidRPr="001D19F6">
        <w:rPr>
          <w:rFonts w:ascii="Arial" w:eastAsia="굴림" w:hAnsi="Arial" w:cs="Arial"/>
          <w:b/>
          <w:sz w:val="22"/>
        </w:rPr>
        <w:t>&gt;</w:t>
      </w:r>
      <w:r w:rsidR="00E10ED4" w:rsidRPr="001D19F6">
        <w:rPr>
          <w:rFonts w:ascii="Arial" w:eastAsia="굴림" w:hAnsi="Arial" w:cs="Arial"/>
          <w:b/>
          <w:sz w:val="22"/>
        </w:rPr>
        <w:t xml:space="preserve"> </w:t>
      </w:r>
    </w:p>
    <w:p w14:paraId="3477A2C9"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6CACC7FE" w14:textId="77777777" w:rsidR="00624BD4" w:rsidRPr="001D19F6" w:rsidRDefault="00624BD4" w:rsidP="00F14BA4">
      <w:pPr>
        <w:pStyle w:val="a6"/>
        <w:numPr>
          <w:ilvl w:val="0"/>
          <w:numId w:val="743"/>
        </w:numPr>
        <w:wordWrap/>
        <w:spacing w:line="276" w:lineRule="auto"/>
        <w:ind w:leftChars="0"/>
        <w:rPr>
          <w:rFonts w:ascii="Arial" w:eastAsia="굴림" w:hAnsi="Arial" w:cs="Arial"/>
          <w:b/>
          <w:sz w:val="22"/>
        </w:rPr>
      </w:pPr>
      <w:r w:rsidRPr="001D19F6">
        <w:rPr>
          <w:rFonts w:ascii="Arial" w:eastAsia="굴림" w:hAnsi="Arial" w:cs="Arial"/>
          <w:b/>
          <w:sz w:val="22"/>
        </w:rPr>
        <w:t>If F001=</w:t>
      </w:r>
      <w:r w:rsidRPr="001D19F6">
        <w:rPr>
          <w:rFonts w:ascii="굴림" w:eastAsia="굴림" w:hAnsi="굴림" w:cs="굴림" w:hint="eastAsia"/>
          <w:b/>
          <w:sz w:val="22"/>
        </w:rPr>
        <w:t>②</w:t>
      </w:r>
      <w:r w:rsidRPr="001D19F6">
        <w:rPr>
          <w:rFonts w:ascii="Arial" w:eastAsia="굴림" w:hAnsi="Arial" w:cs="Arial"/>
          <w:b/>
          <w:sz w:val="22"/>
        </w:rPr>
        <w:t xml:space="preserve">, then </w:t>
      </w:r>
      <w:r w:rsidR="00EF7A5A" w:rsidRPr="001D19F6">
        <w:rPr>
          <w:rFonts w:ascii="Arial" w:eastAsia="굴림" w:hAnsi="Arial" w:cs="Arial"/>
          <w:b/>
          <w:sz w:val="22"/>
        </w:rPr>
        <w:t>ask</w:t>
      </w:r>
      <w:r w:rsidRPr="001D19F6">
        <w:rPr>
          <w:rFonts w:ascii="Arial" w:eastAsia="굴림" w:hAnsi="Arial" w:cs="Arial"/>
          <w:b/>
          <w:sz w:val="22"/>
        </w:rPr>
        <w:t xml:space="preserve"> F033</w:t>
      </w:r>
      <w:r w:rsidR="00354A7E" w:rsidRPr="001D19F6">
        <w:rPr>
          <w:rFonts w:ascii="Arial" w:eastAsia="굴림" w:hAnsi="Arial" w:cs="Arial"/>
          <w:b/>
          <w:sz w:val="22"/>
        </w:rPr>
        <w:t>.</w:t>
      </w:r>
    </w:p>
    <w:p w14:paraId="3B814659" w14:textId="77777777" w:rsidR="00624BD4" w:rsidRPr="001D19F6" w:rsidRDefault="00624BD4" w:rsidP="00624BD4">
      <w:pPr>
        <w:wordWrap/>
        <w:spacing w:line="360" w:lineRule="auto"/>
        <w:rPr>
          <w:rFonts w:ascii="Arial" w:eastAsia="굴림" w:hAnsi="Arial" w:cs="Arial"/>
          <w:sz w:val="22"/>
        </w:rPr>
      </w:pPr>
    </w:p>
    <w:p w14:paraId="69748D8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F033. Is the JEON-SE contract (of the </w:t>
      </w:r>
      <w:r w:rsidR="00241360" w:rsidRPr="001D19F6">
        <w:rPr>
          <w:rFonts w:ascii="Arial" w:eastAsia="굴림" w:hAnsi="Arial" w:cs="Arial"/>
          <w:sz w:val="22"/>
        </w:rPr>
        <w:t>home</w:t>
      </w:r>
      <w:r w:rsidRPr="001D19F6">
        <w:rPr>
          <w:rFonts w:ascii="Arial" w:eastAsia="굴림" w:hAnsi="Arial" w:cs="Arial"/>
          <w:sz w:val="22"/>
        </w:rPr>
        <w:t xml:space="preserve"> you are currently residing</w:t>
      </w:r>
      <w:r w:rsidR="000625AA" w:rsidRPr="001D19F6">
        <w:rPr>
          <w:rFonts w:ascii="Arial" w:eastAsia="굴림" w:hAnsi="Arial" w:cs="Arial"/>
          <w:sz w:val="22"/>
        </w:rPr>
        <w:t xml:space="preserve"> in</w:t>
      </w:r>
      <w:r w:rsidRPr="001D19F6">
        <w:rPr>
          <w:rFonts w:ascii="Arial" w:eastAsia="굴림" w:hAnsi="Arial" w:cs="Arial"/>
          <w:sz w:val="22"/>
        </w:rPr>
        <w:t>) under your name?</w:t>
      </w:r>
    </w:p>
    <w:p w14:paraId="3766AC5E" w14:textId="77777777" w:rsidR="00624BD4" w:rsidRPr="001D19F6" w:rsidRDefault="00624BD4" w:rsidP="00F14BA4">
      <w:pPr>
        <w:pStyle w:val="a6"/>
        <w:numPr>
          <w:ilvl w:val="0"/>
          <w:numId w:val="744"/>
        </w:numPr>
        <w:wordWrap/>
        <w:spacing w:line="360" w:lineRule="auto"/>
        <w:ind w:leftChars="0"/>
        <w:rPr>
          <w:rFonts w:ascii="Arial" w:eastAsia="굴림" w:hAnsi="Arial" w:cs="Arial"/>
          <w:sz w:val="22"/>
        </w:rPr>
      </w:pPr>
      <w:r w:rsidRPr="001D19F6">
        <w:rPr>
          <w:rFonts w:ascii="Arial" w:eastAsia="굴림" w:hAnsi="Arial" w:cs="Arial"/>
          <w:sz w:val="22"/>
        </w:rPr>
        <w:t xml:space="preserve">Yes, R's name (including joint ownership) </w:t>
      </w:r>
    </w:p>
    <w:p w14:paraId="78EF65B1" w14:textId="77777777" w:rsidR="00624BD4" w:rsidRPr="001D19F6" w:rsidRDefault="00624BD4" w:rsidP="00F14BA4">
      <w:pPr>
        <w:pStyle w:val="a6"/>
        <w:numPr>
          <w:ilvl w:val="0"/>
          <w:numId w:val="744"/>
        </w:numPr>
        <w:wordWrap/>
        <w:spacing w:line="360" w:lineRule="auto"/>
        <w:ind w:leftChars="0"/>
        <w:rPr>
          <w:rFonts w:ascii="Arial" w:eastAsia="굴림" w:hAnsi="Arial" w:cs="Arial"/>
          <w:sz w:val="22"/>
        </w:rPr>
      </w:pPr>
      <w:r w:rsidRPr="001D19F6">
        <w:rPr>
          <w:rFonts w:ascii="Arial" w:eastAsia="굴림" w:hAnsi="Arial" w:cs="Arial"/>
          <w:sz w:val="22"/>
        </w:rPr>
        <w:t xml:space="preserve">No, other's name - spouse </w:t>
      </w:r>
      <w:r w:rsidR="00EF7A5A" w:rsidRPr="001D19F6">
        <w:rPr>
          <w:rFonts w:ascii="Arial" w:eastAsia="굴림" w:hAnsi="Arial" w:cs="Arial"/>
          <w:sz w:val="22"/>
        </w:rPr>
        <w:tab/>
      </w:r>
      <w:r w:rsidR="00EF7A5A" w:rsidRPr="001D19F6">
        <w:rPr>
          <w:rFonts w:ascii="Arial" w:eastAsia="굴림" w:hAnsi="Arial" w:cs="Arial"/>
          <w:sz w:val="22"/>
        </w:rPr>
        <w:tab/>
      </w:r>
      <w:r w:rsidR="000219AC" w:rsidRPr="001D19F6">
        <w:rPr>
          <w:rFonts w:ascii="Arial" w:eastAsia="굴림" w:hAnsi="Arial" w:cs="Arial"/>
          <w:sz w:val="22"/>
        </w:rPr>
        <w:t>→Go to F0</w:t>
      </w:r>
      <w:r w:rsidRPr="001D19F6">
        <w:rPr>
          <w:rFonts w:ascii="Arial" w:eastAsia="굴림" w:hAnsi="Arial" w:cs="Arial"/>
          <w:sz w:val="22"/>
        </w:rPr>
        <w:t>5</w:t>
      </w:r>
      <w:r w:rsidR="000219AC" w:rsidRPr="001D19F6">
        <w:rPr>
          <w:rFonts w:ascii="Arial" w:eastAsia="굴림" w:hAnsi="Arial" w:cs="Arial"/>
          <w:sz w:val="22"/>
        </w:rPr>
        <w:t>7</w:t>
      </w:r>
    </w:p>
    <w:p w14:paraId="131D2573" w14:textId="77777777" w:rsidR="00624BD4" w:rsidRPr="001D19F6" w:rsidRDefault="00624BD4" w:rsidP="00F14BA4">
      <w:pPr>
        <w:pStyle w:val="a6"/>
        <w:numPr>
          <w:ilvl w:val="0"/>
          <w:numId w:val="744"/>
        </w:numPr>
        <w:wordWrap/>
        <w:spacing w:line="360" w:lineRule="auto"/>
        <w:ind w:leftChars="0"/>
        <w:rPr>
          <w:rFonts w:ascii="Arial" w:eastAsia="굴림" w:hAnsi="Arial" w:cs="Arial"/>
          <w:sz w:val="22"/>
        </w:rPr>
      </w:pPr>
      <w:r w:rsidRPr="001D19F6">
        <w:rPr>
          <w:rFonts w:ascii="Arial" w:eastAsia="굴림" w:hAnsi="Arial" w:cs="Arial"/>
          <w:sz w:val="22"/>
        </w:rPr>
        <w:t>No, other's name - (grand)children</w:t>
      </w:r>
      <w:r w:rsidR="00EF7A5A" w:rsidRPr="001D19F6">
        <w:rPr>
          <w:rFonts w:ascii="Arial" w:eastAsia="굴림" w:hAnsi="Arial" w:cs="Arial"/>
          <w:sz w:val="22"/>
        </w:rPr>
        <w:tab/>
      </w:r>
      <w:r w:rsidR="000219AC" w:rsidRPr="001D19F6">
        <w:rPr>
          <w:rFonts w:ascii="Arial" w:eastAsia="굴림" w:hAnsi="Arial" w:cs="Arial"/>
          <w:sz w:val="22"/>
        </w:rPr>
        <w:t>→Go to F057</w:t>
      </w:r>
    </w:p>
    <w:p w14:paraId="603260DA" w14:textId="77777777" w:rsidR="00624BD4" w:rsidRPr="001D19F6" w:rsidRDefault="00624BD4" w:rsidP="00F14BA4">
      <w:pPr>
        <w:pStyle w:val="a6"/>
        <w:numPr>
          <w:ilvl w:val="0"/>
          <w:numId w:val="744"/>
        </w:numPr>
        <w:wordWrap/>
        <w:spacing w:line="360" w:lineRule="auto"/>
        <w:ind w:leftChars="0"/>
        <w:rPr>
          <w:rFonts w:ascii="Arial" w:eastAsia="굴림" w:hAnsi="Arial" w:cs="Arial"/>
          <w:sz w:val="22"/>
        </w:rPr>
      </w:pPr>
      <w:r w:rsidRPr="001D19F6">
        <w:rPr>
          <w:rFonts w:ascii="Arial" w:eastAsia="굴림" w:hAnsi="Arial" w:cs="Arial"/>
          <w:sz w:val="22"/>
        </w:rPr>
        <w:t xml:space="preserve">No, other's name - </w:t>
      </w:r>
      <w:r w:rsidR="000219AC" w:rsidRPr="001D19F6">
        <w:rPr>
          <w:rFonts w:ascii="Arial" w:eastAsia="굴림" w:hAnsi="Arial" w:cs="Arial"/>
          <w:sz w:val="22"/>
        </w:rPr>
        <w:t>other family members →Go to F057</w:t>
      </w:r>
    </w:p>
    <w:p w14:paraId="07BA6E41" w14:textId="77777777" w:rsidR="00624BD4" w:rsidRPr="001D19F6" w:rsidRDefault="00624BD4" w:rsidP="00F14BA4">
      <w:pPr>
        <w:pStyle w:val="a6"/>
        <w:numPr>
          <w:ilvl w:val="0"/>
          <w:numId w:val="744"/>
        </w:numPr>
        <w:wordWrap/>
        <w:spacing w:line="360" w:lineRule="auto"/>
        <w:ind w:leftChars="0"/>
        <w:rPr>
          <w:rFonts w:ascii="Arial" w:eastAsia="굴림" w:hAnsi="Arial" w:cs="Arial"/>
          <w:sz w:val="22"/>
        </w:rPr>
      </w:pPr>
      <w:r w:rsidRPr="001D19F6">
        <w:rPr>
          <w:rFonts w:ascii="Arial" w:eastAsia="굴림" w:hAnsi="Arial" w:cs="Arial"/>
          <w:sz w:val="22"/>
        </w:rPr>
        <w:t>No, other's name - other person</w:t>
      </w:r>
      <w:r w:rsidR="000625AA" w:rsidRPr="001D19F6">
        <w:rPr>
          <w:rFonts w:ascii="Arial" w:eastAsia="굴림" w:hAnsi="Arial" w:cs="Arial"/>
          <w:sz w:val="22"/>
        </w:rPr>
        <w:t>s</w:t>
      </w:r>
      <w:r w:rsidR="00EF7A5A" w:rsidRPr="001D19F6">
        <w:rPr>
          <w:rFonts w:ascii="Arial" w:eastAsia="굴림" w:hAnsi="Arial" w:cs="Arial"/>
          <w:sz w:val="22"/>
        </w:rPr>
        <w:tab/>
      </w:r>
      <w:r w:rsidR="000219AC" w:rsidRPr="001D19F6">
        <w:rPr>
          <w:rFonts w:ascii="Arial" w:eastAsia="굴림" w:hAnsi="Arial" w:cs="Arial"/>
          <w:sz w:val="22"/>
        </w:rPr>
        <w:t>→Go to F057</w:t>
      </w:r>
    </w:p>
    <w:p w14:paraId="16246C0A" w14:textId="77777777" w:rsidR="00624BD4" w:rsidRPr="001D19F6" w:rsidRDefault="00624BD4" w:rsidP="00624BD4">
      <w:pPr>
        <w:wordWrap/>
        <w:spacing w:line="360" w:lineRule="auto"/>
        <w:rPr>
          <w:rFonts w:ascii="Arial" w:eastAsia="굴림" w:hAnsi="Arial" w:cs="Arial"/>
          <w:sz w:val="22"/>
        </w:rPr>
      </w:pPr>
    </w:p>
    <w:p w14:paraId="0E51667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F034. </w:t>
      </w:r>
      <w:r w:rsidR="0097377E" w:rsidRPr="001D19F6">
        <w:rPr>
          <w:rFonts w:ascii="Arial" w:eastAsia="굴림" w:hAnsi="Arial" w:cs="Arial"/>
          <w:sz w:val="22"/>
        </w:rPr>
        <w:t xml:space="preserve">Is </w:t>
      </w:r>
      <w:r w:rsidRPr="001D19F6">
        <w:rPr>
          <w:rFonts w:ascii="Arial" w:eastAsia="굴림" w:hAnsi="Arial" w:cs="Arial"/>
          <w:sz w:val="22"/>
        </w:rPr>
        <w:t>the JEON-SE contract</w:t>
      </w:r>
      <w:r w:rsidR="0097377E" w:rsidRPr="001D19F6">
        <w:rPr>
          <w:rFonts w:ascii="Arial" w:eastAsia="굴림" w:hAnsi="Arial" w:cs="Arial"/>
          <w:sz w:val="22"/>
        </w:rPr>
        <w:t xml:space="preserve"> under multiple persons’ names</w:t>
      </w:r>
      <w:r w:rsidRPr="001D19F6">
        <w:rPr>
          <w:rFonts w:ascii="Arial" w:eastAsia="굴림" w:hAnsi="Arial" w:cs="Arial"/>
          <w:sz w:val="22"/>
        </w:rPr>
        <w:t>? If so, how many names are listed</w:t>
      </w:r>
      <w:r w:rsidR="007C6548" w:rsidRPr="001D19F6">
        <w:rPr>
          <w:rFonts w:ascii="Arial" w:eastAsia="굴림" w:hAnsi="Arial" w:cs="Arial"/>
          <w:sz w:val="22"/>
        </w:rPr>
        <w:t xml:space="preserve"> on the contract</w:t>
      </w:r>
      <w:r w:rsidRPr="001D19F6">
        <w:rPr>
          <w:rFonts w:ascii="Arial" w:eastAsia="굴림" w:hAnsi="Arial" w:cs="Arial"/>
          <w:sz w:val="22"/>
        </w:rPr>
        <w:t xml:space="preserve">? (unit: </w:t>
      </w:r>
      <w:r w:rsidR="00FD215D" w:rsidRPr="001D19F6">
        <w:rPr>
          <w:rFonts w:ascii="Arial" w:eastAsia="굴림" w:hAnsi="Arial" w:cs="Arial"/>
          <w:sz w:val="22"/>
        </w:rPr>
        <w:t>a person</w:t>
      </w:r>
      <w:r w:rsidRPr="001D19F6">
        <w:rPr>
          <w:rFonts w:ascii="Arial" w:eastAsia="굴림" w:hAnsi="Arial" w:cs="Arial"/>
          <w:sz w:val="22"/>
        </w:rPr>
        <w:t>)</w:t>
      </w:r>
    </w:p>
    <w:p w14:paraId="63D5C5B7" w14:textId="77777777" w:rsidR="00EF7A5A" w:rsidRPr="001D19F6" w:rsidRDefault="00EF7A5A" w:rsidP="006B569D">
      <w:pPr>
        <w:wordWrap/>
        <w:spacing w:line="360" w:lineRule="auto"/>
        <w:rPr>
          <w:rFonts w:ascii="Arial" w:eastAsia="굴림" w:hAnsi="Arial" w:cs="Arial"/>
          <w:sz w:val="22"/>
        </w:rPr>
      </w:pPr>
      <w:r w:rsidRPr="001D19F6">
        <w:rPr>
          <w:rFonts w:ascii="Arial" w:eastAsia="굴림" w:hAnsi="Arial" w:cs="Arial"/>
          <w:sz w:val="22"/>
        </w:rPr>
        <w:t xml:space="preserve">[IWER: If R’s name is listed, he/she should be counted in. For </w:t>
      </w:r>
      <w:r w:rsidR="0060656D" w:rsidRPr="001D19F6">
        <w:rPr>
          <w:rFonts w:ascii="Arial" w:eastAsia="굴림" w:hAnsi="Arial" w:cs="Arial"/>
          <w:sz w:val="22"/>
        </w:rPr>
        <w:t>example</w:t>
      </w:r>
      <w:r w:rsidRPr="001D19F6">
        <w:rPr>
          <w:rFonts w:ascii="Arial" w:eastAsia="굴림" w:hAnsi="Arial" w:cs="Arial"/>
          <w:sz w:val="22"/>
        </w:rPr>
        <w:t xml:space="preserve">, R and his/her spouse are both listed on the </w:t>
      </w:r>
      <w:r w:rsidR="00241360" w:rsidRPr="001D19F6">
        <w:rPr>
          <w:rFonts w:ascii="Arial" w:eastAsia="굴림" w:hAnsi="Arial" w:cs="Arial"/>
          <w:sz w:val="22"/>
        </w:rPr>
        <w:t>home</w:t>
      </w:r>
      <w:r w:rsidRPr="001D19F6">
        <w:rPr>
          <w:rFonts w:ascii="Arial" w:eastAsia="굴림" w:hAnsi="Arial" w:cs="Arial"/>
          <w:sz w:val="22"/>
        </w:rPr>
        <w:t xml:space="preserve"> deed, enter 2. If the </w:t>
      </w:r>
      <w:r w:rsidR="00241360" w:rsidRPr="001D19F6">
        <w:rPr>
          <w:rFonts w:ascii="Arial" w:eastAsia="굴림" w:hAnsi="Arial" w:cs="Arial"/>
          <w:sz w:val="22"/>
        </w:rPr>
        <w:t>home</w:t>
      </w:r>
      <w:r w:rsidRPr="001D19F6">
        <w:rPr>
          <w:rFonts w:ascii="Arial" w:eastAsia="굴림" w:hAnsi="Arial" w:cs="Arial"/>
          <w:sz w:val="22"/>
        </w:rPr>
        <w:t xml:space="preserve"> is not under multiple persons’ names, enter 0.]</w:t>
      </w:r>
    </w:p>
    <w:p w14:paraId="1B0EE46F" w14:textId="77777777" w:rsidR="00EF7A5A" w:rsidRPr="001D19F6" w:rsidRDefault="00EF7A5A" w:rsidP="006B569D">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people [Range: 0~20]</w:t>
      </w:r>
    </w:p>
    <w:p w14:paraId="255E3FD5" w14:textId="77777777" w:rsidR="00624BD4" w:rsidRPr="001D19F6" w:rsidRDefault="00624BD4" w:rsidP="006B569D">
      <w:pPr>
        <w:wordWrap/>
        <w:spacing w:line="360" w:lineRule="auto"/>
        <w:rPr>
          <w:rFonts w:ascii="Arial" w:eastAsia="굴림" w:hAnsi="Arial" w:cs="Arial"/>
          <w:sz w:val="22"/>
        </w:rPr>
      </w:pPr>
    </w:p>
    <w:p w14:paraId="2BC38920" w14:textId="77777777" w:rsidR="00624BD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F035. How much JEON</w:t>
      </w:r>
      <w:r w:rsidRPr="001D19F6">
        <w:rPr>
          <w:rFonts w:ascii="Cambria Math" w:eastAsia="굴림" w:hAnsi="Cambria Math" w:cs="Cambria Math"/>
          <w:sz w:val="22"/>
        </w:rPr>
        <w:t>‐</w:t>
      </w:r>
      <w:r w:rsidRPr="001D19F6">
        <w:rPr>
          <w:rFonts w:ascii="Arial" w:eastAsia="굴림" w:hAnsi="Arial" w:cs="Arial"/>
          <w:sz w:val="22"/>
        </w:rPr>
        <w:t>SE security depos</w:t>
      </w:r>
      <w:r w:rsidR="007E4E70" w:rsidRPr="001D19F6">
        <w:rPr>
          <w:rFonts w:ascii="Arial" w:eastAsia="굴림" w:hAnsi="Arial" w:cs="Arial"/>
          <w:sz w:val="22"/>
        </w:rPr>
        <w:t xml:space="preserve">it did you </w:t>
      </w:r>
      <w:r w:rsidR="00902EBF" w:rsidRPr="001D19F6">
        <w:rPr>
          <w:rFonts w:ascii="Arial" w:eastAsia="굴림" w:hAnsi="Arial" w:cs="Arial"/>
          <w:sz w:val="22"/>
        </w:rPr>
        <w:t xml:space="preserve">pay </w:t>
      </w:r>
      <w:r w:rsidR="007E4E70" w:rsidRPr="001D19F6">
        <w:rPr>
          <w:rFonts w:ascii="Arial" w:eastAsia="굴림" w:hAnsi="Arial" w:cs="Arial"/>
          <w:sz w:val="22"/>
        </w:rPr>
        <w:t>on</w:t>
      </w:r>
      <w:r w:rsidR="00EF7A5A" w:rsidRPr="001D19F6">
        <w:rPr>
          <w:rFonts w:ascii="Arial" w:eastAsia="굴림" w:hAnsi="Arial" w:cs="Arial"/>
          <w:sz w:val="22"/>
        </w:rPr>
        <w:t xml:space="preserve"> </w:t>
      </w:r>
      <w:r w:rsidR="00902EBF" w:rsidRPr="001D19F6">
        <w:rPr>
          <w:rFonts w:ascii="Arial" w:eastAsia="굴림" w:hAnsi="Arial" w:cs="Arial"/>
          <w:sz w:val="22"/>
        </w:rPr>
        <w:t>your</w:t>
      </w:r>
      <w:r w:rsidRPr="001D19F6">
        <w:rPr>
          <w:rFonts w:ascii="Arial" w:eastAsia="굴림" w:hAnsi="Arial" w:cs="Arial"/>
          <w:sz w:val="22"/>
        </w:rPr>
        <w:t xml:space="preserve"> current</w:t>
      </w:r>
      <w:r w:rsidR="001A00FA" w:rsidRPr="001D19F6">
        <w:rPr>
          <w:rFonts w:ascii="Arial" w:eastAsia="굴림" w:hAnsi="Arial" w:cs="Arial"/>
          <w:sz w:val="22"/>
        </w:rPr>
        <w:t xml:space="preserve"> </w:t>
      </w:r>
      <w:r w:rsidR="00241360" w:rsidRPr="001D19F6">
        <w:rPr>
          <w:rFonts w:ascii="Arial" w:eastAsia="굴림" w:hAnsi="Arial" w:cs="Arial"/>
          <w:sz w:val="22"/>
        </w:rPr>
        <w:t>home</w:t>
      </w:r>
      <w:r w:rsidRPr="001D19F6">
        <w:rPr>
          <w:rFonts w:ascii="Arial" w:eastAsia="굴림" w:hAnsi="Arial" w:cs="Arial"/>
          <w:sz w:val="22"/>
        </w:rPr>
        <w:t>? (unit:10,000 Korean won)</w:t>
      </w:r>
    </w:p>
    <w:p w14:paraId="077053B1" w14:textId="77777777" w:rsidR="004362C3" w:rsidRPr="001D19F6" w:rsidRDefault="004362C3" w:rsidP="004362C3">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B475037" w14:textId="77777777" w:rsidR="004362C3" w:rsidRPr="001D19F6" w:rsidRDefault="004362C3" w:rsidP="004362C3">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F05</w:t>
      </w:r>
      <w:r w:rsidR="00EC6039" w:rsidRPr="001D19F6">
        <w:rPr>
          <w:rFonts w:ascii="Arial" w:eastAsia="굴림" w:hAnsi="Arial" w:cs="Arial"/>
          <w:kern w:val="0"/>
          <w:sz w:val="22"/>
        </w:rPr>
        <w:t>5</w:t>
      </w:r>
    </w:p>
    <w:p w14:paraId="79DD408B" w14:textId="77777777" w:rsidR="00B3031D" w:rsidRPr="001D19F6" w:rsidRDefault="00B3031D" w:rsidP="006B569D">
      <w:pPr>
        <w:wordWrap/>
        <w:spacing w:line="360" w:lineRule="auto"/>
        <w:ind w:firstLine="800"/>
        <w:rPr>
          <w:rFonts w:ascii="Arial" w:eastAsia="굴림" w:hAnsi="Arial" w:cs="Arial"/>
          <w:sz w:val="22"/>
        </w:rPr>
      </w:pPr>
      <w:r w:rsidRPr="001D19F6">
        <w:rPr>
          <w:rFonts w:ascii="Arial" w:eastAsia="굴림" w:hAnsi="Arial" w:cs="Arial"/>
          <w:sz w:val="22"/>
        </w:rPr>
        <w:t>Don’t know →Go to F036~F040 unfolding</w:t>
      </w:r>
    </w:p>
    <w:p w14:paraId="38020A5C" w14:textId="77777777" w:rsidR="00B3031D" w:rsidRPr="001D19F6" w:rsidRDefault="00B3031D"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F036~F040 unfolding</w:t>
      </w:r>
    </w:p>
    <w:p w14:paraId="41543A9F" w14:textId="77777777" w:rsidR="00624BD4" w:rsidRPr="001D19F6" w:rsidRDefault="00624BD4" w:rsidP="00624BD4">
      <w:pPr>
        <w:wordWrap/>
        <w:spacing w:line="360" w:lineRule="auto"/>
        <w:rPr>
          <w:rFonts w:ascii="Arial" w:eastAsia="굴림" w:hAnsi="Arial" w:cs="Arial"/>
          <w:sz w:val="22"/>
        </w:rPr>
      </w:pPr>
    </w:p>
    <w:p w14:paraId="5759BF60" w14:textId="77777777" w:rsidR="00624BD4" w:rsidRPr="001D19F6" w:rsidRDefault="000E1AA0" w:rsidP="00624BD4">
      <w:pPr>
        <w:wordWrap/>
        <w:spacing w:line="360" w:lineRule="auto"/>
        <w:rPr>
          <w:rFonts w:ascii="Arial" w:eastAsia="굴림" w:hAnsi="Arial" w:cs="Arial"/>
          <w:b/>
          <w:sz w:val="22"/>
        </w:rPr>
      </w:pPr>
      <w:r w:rsidRPr="001D19F6">
        <w:rPr>
          <w:rFonts w:ascii="Arial" w:eastAsia="굴림" w:hAnsi="Arial" w:cs="Arial"/>
          <w:b/>
          <w:sz w:val="22"/>
        </w:rPr>
        <w:t xml:space="preserve">&lt; </w:t>
      </w:r>
      <w:r w:rsidR="00624BD4" w:rsidRPr="001D19F6">
        <w:rPr>
          <w:rFonts w:ascii="Arial" w:eastAsia="굴림" w:hAnsi="Arial" w:cs="Arial"/>
          <w:b/>
          <w:sz w:val="22"/>
        </w:rPr>
        <w:t>F036~F040. Unfolding bracket questions &gt;</w:t>
      </w:r>
    </w:p>
    <w:p w14:paraId="290FA902" w14:textId="77777777" w:rsidR="00EF7A5A" w:rsidRPr="001D19F6" w:rsidRDefault="00EF7A5A" w:rsidP="00EF7A5A">
      <w:pPr>
        <w:wordWrap/>
        <w:spacing w:line="360" w:lineRule="auto"/>
        <w:rPr>
          <w:rFonts w:ascii="Arial" w:eastAsia="굴림" w:hAnsi="Arial" w:cs="Arial"/>
          <w:sz w:val="22"/>
        </w:rPr>
      </w:pPr>
      <w:r w:rsidRPr="001D19F6">
        <w:rPr>
          <w:rFonts w:ascii="Arial" w:eastAsia="굴림" w:hAnsi="Arial" w:cs="Arial"/>
          <w:sz w:val="22"/>
        </w:rPr>
        <w:t>[IWER: Go back to F035 and record if R answers the amount during the interview.]</w:t>
      </w:r>
    </w:p>
    <w:p w14:paraId="58D3711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F036. Did it amount to less than, about equal to or more than 1,000 MW (10,000 Korean won)?</w:t>
      </w:r>
    </w:p>
    <w:p w14:paraId="42A75900"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90E2B52"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1,000 MW</w:t>
      </w:r>
    </w:p>
    <w:p w14:paraId="1FA0A5DC"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71079DD2" w14:textId="77777777" w:rsidR="00624BD4" w:rsidRPr="001D19F6" w:rsidRDefault="00624BD4" w:rsidP="00624BD4">
      <w:pPr>
        <w:wordWrap/>
        <w:spacing w:line="360" w:lineRule="auto"/>
        <w:rPr>
          <w:rFonts w:ascii="Arial" w:eastAsia="굴림" w:hAnsi="Arial" w:cs="Arial"/>
          <w:sz w:val="22"/>
        </w:rPr>
      </w:pPr>
    </w:p>
    <w:p w14:paraId="4C3E644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F037. Did it amount to less than, about equal to or more than 3,000 MW (10,000 Korean won)?</w:t>
      </w:r>
    </w:p>
    <w:p w14:paraId="109982F6"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6C41CD50"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336E6DE0"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2E79EEF0" w14:textId="77777777" w:rsidR="00624BD4" w:rsidRPr="001D19F6" w:rsidRDefault="00624BD4" w:rsidP="00624BD4">
      <w:pPr>
        <w:wordWrap/>
        <w:spacing w:line="360" w:lineRule="auto"/>
        <w:rPr>
          <w:rFonts w:ascii="Arial" w:eastAsia="굴림" w:hAnsi="Arial" w:cs="Arial"/>
          <w:sz w:val="22"/>
        </w:rPr>
      </w:pPr>
    </w:p>
    <w:p w14:paraId="16D0286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F038. Did it amount to less than, about equal to or more than 5,000 MW (10,000 Korean won)?</w:t>
      </w:r>
    </w:p>
    <w:p w14:paraId="4AA9FE1C"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76864F16"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1994F3CF"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025A0693" w14:textId="77777777" w:rsidR="00624BD4" w:rsidRPr="001D19F6" w:rsidRDefault="00624BD4" w:rsidP="00624BD4">
      <w:pPr>
        <w:wordWrap/>
        <w:spacing w:line="360" w:lineRule="auto"/>
        <w:rPr>
          <w:rFonts w:ascii="Arial" w:eastAsia="굴림" w:hAnsi="Arial" w:cs="Arial"/>
          <w:sz w:val="22"/>
        </w:rPr>
      </w:pPr>
    </w:p>
    <w:p w14:paraId="52BAD59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F039. Did it amount to less than, about equal to or more than 10,000 MW (10,000 Korean won)?</w:t>
      </w:r>
    </w:p>
    <w:p w14:paraId="64A212A6"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38B24BA3"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2B0C842F"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1A37BBFE" w14:textId="77777777" w:rsidR="006B569D" w:rsidRPr="001D19F6" w:rsidRDefault="006B569D" w:rsidP="00624BD4">
      <w:pPr>
        <w:wordWrap/>
        <w:spacing w:line="360" w:lineRule="auto"/>
        <w:rPr>
          <w:rFonts w:ascii="Arial" w:eastAsia="굴림" w:hAnsi="Arial" w:cs="Arial"/>
          <w:sz w:val="22"/>
        </w:rPr>
      </w:pPr>
    </w:p>
    <w:p w14:paraId="6733CC9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F040. Did it amount to less than, about equal to or more than 30,000 MW (10,000Korean won)?</w:t>
      </w:r>
    </w:p>
    <w:p w14:paraId="493CF4CE"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428859E7"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03EDCF4F" w14:textId="77777777" w:rsidR="00EF7A5A" w:rsidRPr="001D19F6" w:rsidRDefault="00EF7A5A" w:rsidP="00EF7A5A">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5536BBC0" w14:textId="77777777" w:rsidR="00624BD4" w:rsidRPr="001D19F6" w:rsidRDefault="00624BD4" w:rsidP="00624BD4">
      <w:pPr>
        <w:wordWrap/>
        <w:spacing w:line="360" w:lineRule="auto"/>
        <w:rPr>
          <w:rFonts w:ascii="Arial" w:eastAsia="굴림" w:hAnsi="Arial" w:cs="Arial"/>
          <w:sz w:val="22"/>
        </w:rPr>
      </w:pPr>
    </w:p>
    <w:p w14:paraId="2FCD9B7A" w14:textId="77777777" w:rsidR="00BB40E4" w:rsidRPr="001D19F6" w:rsidRDefault="003B1A2C" w:rsidP="00B05F73">
      <w:pPr>
        <w:wordWrap/>
        <w:spacing w:line="276" w:lineRule="auto"/>
        <w:rPr>
          <w:rFonts w:ascii="Arial" w:eastAsia="굴림" w:hAnsi="Arial" w:cs="Arial"/>
          <w:b/>
          <w:sz w:val="22"/>
        </w:rPr>
      </w:pPr>
      <w:r w:rsidRPr="001D19F6">
        <w:rPr>
          <w:rFonts w:ascii="Arial" w:eastAsia="굴림" w:hAnsi="Arial" w:cs="Arial"/>
          <w:b/>
          <w:sz w:val="22"/>
        </w:rPr>
        <w:t>&lt;</w:t>
      </w:r>
      <w:r w:rsidR="00BB40E4" w:rsidRPr="001D19F6">
        <w:rPr>
          <w:rFonts w:ascii="Arial" w:eastAsia="굴림" w:hAnsi="Arial" w:cs="Arial"/>
          <w:b/>
          <w:sz w:val="22"/>
        </w:rPr>
        <w:t>Housing</w:t>
      </w:r>
      <w:r w:rsidRPr="001D19F6">
        <w:rPr>
          <w:rFonts w:ascii="Arial" w:eastAsia="굴림" w:hAnsi="Arial" w:cs="Arial"/>
          <w:b/>
          <w:sz w:val="22"/>
        </w:rPr>
        <w:t xml:space="preserve"> </w:t>
      </w:r>
      <w:r w:rsidR="00BB40E4" w:rsidRPr="001D19F6">
        <w:rPr>
          <w:rFonts w:ascii="Arial" w:eastAsia="굴림" w:hAnsi="Arial" w:cs="Arial"/>
          <w:b/>
          <w:sz w:val="22"/>
        </w:rPr>
        <w:t>(WOL</w:t>
      </w:r>
      <w:r w:rsidR="00BB40E4" w:rsidRPr="001D19F6">
        <w:rPr>
          <w:rFonts w:ascii="Cambria Math" w:eastAsia="굴림" w:hAnsi="Cambria Math" w:cs="Cambria Math"/>
          <w:b/>
          <w:sz w:val="22"/>
        </w:rPr>
        <w:t>‐</w:t>
      </w:r>
      <w:r w:rsidR="00BB40E4" w:rsidRPr="001D19F6">
        <w:rPr>
          <w:rFonts w:ascii="Arial" w:eastAsia="굴림" w:hAnsi="Arial" w:cs="Arial"/>
          <w:b/>
          <w:sz w:val="22"/>
        </w:rPr>
        <w:t xml:space="preserve">SE: Monthly rental </w:t>
      </w:r>
      <w:r w:rsidR="00241360" w:rsidRPr="001D19F6">
        <w:rPr>
          <w:rFonts w:ascii="Arial" w:eastAsia="굴림" w:hAnsi="Arial" w:cs="Arial"/>
          <w:b/>
          <w:sz w:val="22"/>
        </w:rPr>
        <w:t>home</w:t>
      </w:r>
      <w:r w:rsidR="00BB40E4" w:rsidRPr="001D19F6">
        <w:rPr>
          <w:rFonts w:ascii="Arial" w:eastAsia="굴림" w:hAnsi="Arial" w:cs="Arial"/>
          <w:b/>
          <w:sz w:val="22"/>
        </w:rPr>
        <w:t xml:space="preserve"> </w:t>
      </w:r>
      <w:r w:rsidR="00BA0C7D" w:rsidRPr="001D19F6">
        <w:rPr>
          <w:rFonts w:ascii="Arial" w:eastAsia="굴림" w:hAnsi="Arial" w:cs="Arial"/>
          <w:b/>
          <w:sz w:val="22"/>
        </w:rPr>
        <w:t xml:space="preserve">with or </w:t>
      </w:r>
      <w:r w:rsidR="00BB40E4" w:rsidRPr="001D19F6">
        <w:rPr>
          <w:rFonts w:ascii="Arial" w:eastAsia="굴림" w:hAnsi="Arial" w:cs="Arial"/>
          <w:b/>
          <w:sz w:val="22"/>
        </w:rPr>
        <w:t>without a deposit)</w:t>
      </w:r>
      <w:r w:rsidRPr="001D19F6">
        <w:rPr>
          <w:rFonts w:ascii="Arial" w:eastAsia="굴림" w:hAnsi="Arial" w:cs="Arial"/>
          <w:b/>
          <w:sz w:val="22"/>
        </w:rPr>
        <w:t>&gt;</w:t>
      </w:r>
      <w:r w:rsidR="00BB40E4" w:rsidRPr="001D19F6">
        <w:rPr>
          <w:rFonts w:ascii="Arial" w:eastAsia="굴림" w:hAnsi="Arial" w:cs="Arial"/>
          <w:b/>
          <w:sz w:val="22"/>
        </w:rPr>
        <w:t xml:space="preserve"> </w:t>
      </w:r>
    </w:p>
    <w:p w14:paraId="7DD27248" w14:textId="77777777" w:rsidR="00624BD4" w:rsidRPr="001D19F6" w:rsidRDefault="00624BD4" w:rsidP="00B05F73">
      <w:pPr>
        <w:wordWrap/>
        <w:spacing w:line="276" w:lineRule="auto"/>
        <w:rPr>
          <w:rFonts w:ascii="Arial" w:eastAsia="굴림" w:hAnsi="Arial" w:cs="Arial"/>
          <w:b/>
          <w:sz w:val="22"/>
        </w:rPr>
      </w:pPr>
      <w:r w:rsidRPr="001D19F6">
        <w:rPr>
          <w:rFonts w:ascii="Arial" w:eastAsia="굴림" w:hAnsi="Arial" w:cs="Arial"/>
          <w:b/>
          <w:sz w:val="22"/>
        </w:rPr>
        <w:t>Logic</w:t>
      </w:r>
    </w:p>
    <w:p w14:paraId="0D7721A1" w14:textId="77777777" w:rsidR="00624BD4" w:rsidRPr="001D19F6" w:rsidRDefault="00624BD4" w:rsidP="00F14BA4">
      <w:pPr>
        <w:pStyle w:val="a6"/>
        <w:numPr>
          <w:ilvl w:val="0"/>
          <w:numId w:val="743"/>
        </w:numPr>
        <w:wordWrap/>
        <w:spacing w:line="276" w:lineRule="auto"/>
        <w:ind w:leftChars="0"/>
        <w:rPr>
          <w:rFonts w:ascii="Arial" w:eastAsia="굴림" w:hAnsi="Arial" w:cs="Arial"/>
          <w:b/>
          <w:sz w:val="22"/>
        </w:rPr>
      </w:pPr>
      <w:r w:rsidRPr="001D19F6">
        <w:rPr>
          <w:rFonts w:ascii="Arial" w:eastAsia="굴림" w:hAnsi="Arial" w:cs="Arial"/>
          <w:b/>
          <w:sz w:val="22"/>
        </w:rPr>
        <w:t>If F001=</w:t>
      </w:r>
      <w:r w:rsidRPr="001D19F6">
        <w:rPr>
          <w:rFonts w:ascii="굴림" w:eastAsia="굴림" w:hAnsi="굴림" w:cs="굴림" w:hint="eastAsia"/>
          <w:b/>
          <w:sz w:val="22"/>
        </w:rPr>
        <w:t>③</w:t>
      </w:r>
      <w:r w:rsidR="003B1A2C" w:rsidRPr="001D19F6">
        <w:rPr>
          <w:rFonts w:ascii="Arial" w:eastAsia="굴림" w:hAnsi="Arial" w:cs="Arial"/>
          <w:b/>
          <w:sz w:val="22"/>
        </w:rPr>
        <w:t>, then ask</w:t>
      </w:r>
      <w:r w:rsidRPr="001D19F6">
        <w:rPr>
          <w:rFonts w:ascii="Arial" w:eastAsia="굴림" w:hAnsi="Arial" w:cs="Arial"/>
          <w:b/>
          <w:sz w:val="22"/>
        </w:rPr>
        <w:t xml:space="preserve"> F041</w:t>
      </w:r>
      <w:r w:rsidR="001A00FA" w:rsidRPr="001D19F6">
        <w:rPr>
          <w:rFonts w:ascii="Arial" w:eastAsia="굴림" w:hAnsi="Arial" w:cs="Arial"/>
          <w:b/>
          <w:sz w:val="22"/>
        </w:rPr>
        <w:t>.</w:t>
      </w:r>
    </w:p>
    <w:p w14:paraId="2E51DF80" w14:textId="77777777" w:rsidR="00250D80" w:rsidRPr="001D19F6" w:rsidRDefault="00250D80" w:rsidP="00250D80">
      <w:pPr>
        <w:pStyle w:val="a6"/>
        <w:wordWrap/>
        <w:spacing w:line="360" w:lineRule="auto"/>
        <w:ind w:leftChars="0"/>
        <w:rPr>
          <w:rFonts w:ascii="Arial" w:eastAsia="굴림" w:hAnsi="Arial" w:cs="Arial"/>
          <w:b/>
          <w:sz w:val="22"/>
        </w:rPr>
      </w:pPr>
    </w:p>
    <w:p w14:paraId="15F80C5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F041. Is the </w:t>
      </w:r>
      <w:r w:rsidR="009A14C4" w:rsidRPr="001D19F6">
        <w:rPr>
          <w:rFonts w:ascii="Arial" w:eastAsia="굴림" w:hAnsi="Arial" w:cs="Arial"/>
          <w:sz w:val="22"/>
        </w:rPr>
        <w:t xml:space="preserve">WOL-SE contract </w:t>
      </w:r>
      <w:r w:rsidRPr="001D19F6">
        <w:rPr>
          <w:rFonts w:ascii="Arial" w:eastAsia="굴림" w:hAnsi="Arial" w:cs="Arial"/>
          <w:sz w:val="22"/>
        </w:rPr>
        <w:t xml:space="preserve">(of the </w:t>
      </w:r>
      <w:r w:rsidR="00241360" w:rsidRPr="001D19F6">
        <w:rPr>
          <w:rFonts w:ascii="Arial" w:eastAsia="굴림" w:hAnsi="Arial" w:cs="Arial"/>
          <w:sz w:val="22"/>
        </w:rPr>
        <w:t>home</w:t>
      </w:r>
      <w:r w:rsidRPr="001D19F6">
        <w:rPr>
          <w:rFonts w:ascii="Arial" w:eastAsia="굴림" w:hAnsi="Arial" w:cs="Arial"/>
          <w:sz w:val="22"/>
        </w:rPr>
        <w:t xml:space="preserve"> you are currently residing</w:t>
      </w:r>
      <w:r w:rsidR="007E4E70" w:rsidRPr="001D19F6">
        <w:rPr>
          <w:rFonts w:ascii="Arial" w:eastAsia="굴림" w:hAnsi="Arial" w:cs="Arial"/>
          <w:sz w:val="22"/>
        </w:rPr>
        <w:t xml:space="preserve"> in</w:t>
      </w:r>
      <w:r w:rsidRPr="001D19F6">
        <w:rPr>
          <w:rFonts w:ascii="Arial" w:eastAsia="굴림" w:hAnsi="Arial" w:cs="Arial"/>
          <w:sz w:val="22"/>
        </w:rPr>
        <w:t>) under your name?</w:t>
      </w:r>
    </w:p>
    <w:p w14:paraId="67FD3898" w14:textId="77777777" w:rsidR="00624BD4" w:rsidRPr="001D19F6" w:rsidRDefault="00624BD4" w:rsidP="00F14BA4">
      <w:pPr>
        <w:pStyle w:val="a6"/>
        <w:numPr>
          <w:ilvl w:val="0"/>
          <w:numId w:val="745"/>
        </w:numPr>
        <w:wordWrap/>
        <w:spacing w:line="360" w:lineRule="auto"/>
        <w:ind w:leftChars="0"/>
        <w:rPr>
          <w:rFonts w:ascii="Arial" w:eastAsia="굴림" w:hAnsi="Arial" w:cs="Arial"/>
          <w:sz w:val="22"/>
        </w:rPr>
      </w:pPr>
      <w:r w:rsidRPr="001D19F6">
        <w:rPr>
          <w:rFonts w:ascii="Arial" w:eastAsia="굴림" w:hAnsi="Arial" w:cs="Arial"/>
          <w:sz w:val="22"/>
        </w:rPr>
        <w:t>Yes, R's name (including joint ownership)</w:t>
      </w:r>
      <w:r w:rsidR="00477695" w:rsidRPr="001D19F6">
        <w:rPr>
          <w:rFonts w:ascii="Arial" w:eastAsia="굴림" w:hAnsi="Arial" w:cs="Arial"/>
          <w:sz w:val="22"/>
        </w:rPr>
        <w:t xml:space="preserve"> </w:t>
      </w:r>
    </w:p>
    <w:p w14:paraId="78710FC2" w14:textId="77777777" w:rsidR="00624BD4" w:rsidRPr="001D19F6" w:rsidRDefault="00624BD4" w:rsidP="00F14BA4">
      <w:pPr>
        <w:pStyle w:val="a6"/>
        <w:numPr>
          <w:ilvl w:val="0"/>
          <w:numId w:val="745"/>
        </w:numPr>
        <w:wordWrap/>
        <w:spacing w:line="360" w:lineRule="auto"/>
        <w:ind w:leftChars="0"/>
        <w:rPr>
          <w:rFonts w:ascii="Arial" w:eastAsia="굴림" w:hAnsi="Arial" w:cs="Arial"/>
          <w:sz w:val="22"/>
        </w:rPr>
      </w:pPr>
      <w:r w:rsidRPr="001D19F6">
        <w:rPr>
          <w:rFonts w:ascii="Arial" w:eastAsia="굴림" w:hAnsi="Arial" w:cs="Arial"/>
          <w:sz w:val="22"/>
        </w:rPr>
        <w:t>No, other's name – spouse</w:t>
      </w:r>
      <w:r w:rsidR="00250D80" w:rsidRPr="001D19F6">
        <w:rPr>
          <w:rFonts w:ascii="Arial" w:eastAsia="굴림" w:hAnsi="Arial" w:cs="Arial"/>
          <w:sz w:val="22"/>
        </w:rPr>
        <w:tab/>
      </w:r>
      <w:r w:rsidR="00250D80" w:rsidRPr="001D19F6">
        <w:rPr>
          <w:rFonts w:ascii="Arial" w:eastAsia="굴림" w:hAnsi="Arial" w:cs="Arial"/>
          <w:sz w:val="22"/>
        </w:rPr>
        <w:tab/>
      </w:r>
      <w:r w:rsidR="00F93439" w:rsidRPr="00BA6722">
        <w:rPr>
          <w:rFonts w:ascii="Arial" w:eastAsia="굴림" w:hAnsi="Arial" w:cs="Arial" w:hint="eastAsia"/>
          <w:sz w:val="22"/>
          <w:rPrChange w:id="9190" w:author="Keis" w:date="2024-09-13T13:02:00Z">
            <w:rPr>
              <w:rFonts w:ascii="Arial" w:eastAsia="굴림" w:hAnsi="Arial" w:cs="Arial" w:hint="eastAsia"/>
              <w:color w:val="FF0000"/>
              <w:sz w:val="22"/>
            </w:rPr>
          </w:rPrChange>
        </w:rPr>
        <w:t>→</w:t>
      </w:r>
      <w:r w:rsidR="00F93439" w:rsidRPr="00BA6722">
        <w:rPr>
          <w:rFonts w:ascii="Arial" w:eastAsia="굴림" w:hAnsi="Arial" w:cs="Arial"/>
          <w:sz w:val="22"/>
          <w:rPrChange w:id="9191" w:author="Keis" w:date="2024-09-13T13:02:00Z">
            <w:rPr>
              <w:rFonts w:ascii="Arial" w:eastAsia="굴림" w:hAnsi="Arial" w:cs="Arial"/>
              <w:color w:val="FF0000"/>
              <w:sz w:val="22"/>
            </w:rPr>
          </w:rPrChange>
        </w:rPr>
        <w:t>Go to F0</w:t>
      </w:r>
      <w:r w:rsidR="005C7882" w:rsidRPr="00BA6722">
        <w:rPr>
          <w:rFonts w:ascii="Arial" w:eastAsia="굴림" w:hAnsi="Arial" w:cs="Arial"/>
          <w:sz w:val="22"/>
          <w:rPrChange w:id="9192" w:author="Keis" w:date="2024-09-13T13:02:00Z">
            <w:rPr>
              <w:rFonts w:ascii="Arial" w:eastAsia="굴림" w:hAnsi="Arial" w:cs="Arial"/>
              <w:color w:val="FF0000"/>
              <w:sz w:val="22"/>
            </w:rPr>
          </w:rPrChange>
        </w:rPr>
        <w:t>49</w:t>
      </w:r>
    </w:p>
    <w:p w14:paraId="24767EF0" w14:textId="77777777" w:rsidR="00624BD4" w:rsidRPr="001D19F6" w:rsidRDefault="00624BD4" w:rsidP="00F14BA4">
      <w:pPr>
        <w:pStyle w:val="a6"/>
        <w:numPr>
          <w:ilvl w:val="0"/>
          <w:numId w:val="745"/>
        </w:numPr>
        <w:wordWrap/>
        <w:spacing w:line="360" w:lineRule="auto"/>
        <w:ind w:leftChars="0"/>
        <w:rPr>
          <w:rFonts w:ascii="Arial" w:eastAsia="굴림" w:hAnsi="Arial" w:cs="Arial"/>
          <w:sz w:val="22"/>
        </w:rPr>
      </w:pPr>
      <w:r w:rsidRPr="001D19F6">
        <w:rPr>
          <w:rFonts w:ascii="Arial" w:eastAsia="굴림" w:hAnsi="Arial" w:cs="Arial"/>
          <w:sz w:val="22"/>
        </w:rPr>
        <w:t>No, other's name - (grand)children</w:t>
      </w:r>
      <w:r w:rsidR="00250D80" w:rsidRPr="001D19F6">
        <w:rPr>
          <w:rFonts w:ascii="Arial" w:eastAsia="굴림" w:hAnsi="Arial" w:cs="Arial"/>
          <w:sz w:val="22"/>
        </w:rPr>
        <w:tab/>
      </w:r>
      <w:r w:rsidR="00F93439" w:rsidRPr="00BA6722">
        <w:rPr>
          <w:rFonts w:ascii="Arial" w:eastAsia="굴림" w:hAnsi="Arial" w:cs="Arial" w:hint="eastAsia"/>
          <w:sz w:val="22"/>
          <w:rPrChange w:id="9193" w:author="Keis" w:date="2024-09-13T13:02:00Z">
            <w:rPr>
              <w:rFonts w:ascii="Arial" w:eastAsia="굴림" w:hAnsi="Arial" w:cs="Arial" w:hint="eastAsia"/>
              <w:color w:val="FF0000"/>
              <w:sz w:val="22"/>
            </w:rPr>
          </w:rPrChange>
        </w:rPr>
        <w:t>→</w:t>
      </w:r>
      <w:r w:rsidR="00F93439" w:rsidRPr="00BA6722">
        <w:rPr>
          <w:rFonts w:ascii="Arial" w:eastAsia="굴림" w:hAnsi="Arial" w:cs="Arial"/>
          <w:sz w:val="22"/>
          <w:rPrChange w:id="9194" w:author="Keis" w:date="2024-09-13T13:02:00Z">
            <w:rPr>
              <w:rFonts w:ascii="Arial" w:eastAsia="굴림" w:hAnsi="Arial" w:cs="Arial"/>
              <w:color w:val="FF0000"/>
              <w:sz w:val="22"/>
            </w:rPr>
          </w:rPrChange>
        </w:rPr>
        <w:t>Go to F0</w:t>
      </w:r>
      <w:r w:rsidR="005C7882" w:rsidRPr="00BA6722">
        <w:rPr>
          <w:rFonts w:ascii="Arial" w:eastAsia="굴림" w:hAnsi="Arial" w:cs="Arial"/>
          <w:sz w:val="22"/>
          <w:rPrChange w:id="9195" w:author="Keis" w:date="2024-09-13T13:02:00Z">
            <w:rPr>
              <w:rFonts w:ascii="Arial" w:eastAsia="굴림" w:hAnsi="Arial" w:cs="Arial"/>
              <w:color w:val="FF0000"/>
              <w:sz w:val="22"/>
            </w:rPr>
          </w:rPrChange>
        </w:rPr>
        <w:t>49</w:t>
      </w:r>
    </w:p>
    <w:p w14:paraId="70F08198" w14:textId="77777777" w:rsidR="00624BD4" w:rsidRPr="001D19F6" w:rsidRDefault="00624BD4" w:rsidP="00F14BA4">
      <w:pPr>
        <w:pStyle w:val="a6"/>
        <w:numPr>
          <w:ilvl w:val="0"/>
          <w:numId w:val="745"/>
        </w:numPr>
        <w:wordWrap/>
        <w:spacing w:line="360" w:lineRule="auto"/>
        <w:ind w:leftChars="0"/>
        <w:rPr>
          <w:rFonts w:ascii="Arial" w:eastAsia="굴림" w:hAnsi="Arial" w:cs="Arial"/>
          <w:sz w:val="22"/>
        </w:rPr>
      </w:pPr>
      <w:r w:rsidRPr="001D19F6">
        <w:rPr>
          <w:rFonts w:ascii="Arial" w:eastAsia="굴림" w:hAnsi="Arial" w:cs="Arial"/>
          <w:sz w:val="22"/>
        </w:rPr>
        <w:t>No, other's name - other family members</w:t>
      </w:r>
      <w:r w:rsidR="00250D80" w:rsidRPr="00BA6722">
        <w:rPr>
          <w:rFonts w:ascii="Arial" w:eastAsia="굴림" w:hAnsi="Arial" w:cs="Arial"/>
          <w:sz w:val="22"/>
          <w:rPrChange w:id="9196" w:author="Keis" w:date="2024-09-13T13:02:00Z">
            <w:rPr>
              <w:rFonts w:ascii="Arial" w:eastAsia="굴림" w:hAnsi="Arial" w:cs="Arial"/>
              <w:color w:val="FF0000"/>
              <w:sz w:val="22"/>
            </w:rPr>
          </w:rPrChange>
        </w:rPr>
        <w:tab/>
      </w:r>
      <w:r w:rsidR="00F93439" w:rsidRPr="00BA6722">
        <w:rPr>
          <w:rFonts w:ascii="Arial" w:eastAsia="굴림" w:hAnsi="Arial" w:cs="Arial" w:hint="eastAsia"/>
          <w:sz w:val="22"/>
          <w:rPrChange w:id="9197" w:author="Keis" w:date="2024-09-13T13:02:00Z">
            <w:rPr>
              <w:rFonts w:ascii="Arial" w:eastAsia="굴림" w:hAnsi="Arial" w:cs="Arial" w:hint="eastAsia"/>
              <w:color w:val="FF0000"/>
              <w:sz w:val="22"/>
            </w:rPr>
          </w:rPrChange>
        </w:rPr>
        <w:t>→</w:t>
      </w:r>
      <w:r w:rsidR="00F93439" w:rsidRPr="00BA6722">
        <w:rPr>
          <w:rFonts w:ascii="Arial" w:eastAsia="굴림" w:hAnsi="Arial" w:cs="Arial"/>
          <w:sz w:val="22"/>
          <w:rPrChange w:id="9198" w:author="Keis" w:date="2024-09-13T13:02:00Z">
            <w:rPr>
              <w:rFonts w:ascii="Arial" w:eastAsia="굴림" w:hAnsi="Arial" w:cs="Arial"/>
              <w:color w:val="FF0000"/>
              <w:sz w:val="22"/>
            </w:rPr>
          </w:rPrChange>
        </w:rPr>
        <w:t>Go to F0</w:t>
      </w:r>
      <w:r w:rsidR="005C7882" w:rsidRPr="00BA6722">
        <w:rPr>
          <w:rFonts w:ascii="Arial" w:eastAsia="굴림" w:hAnsi="Arial" w:cs="Arial"/>
          <w:sz w:val="22"/>
          <w:rPrChange w:id="9199" w:author="Keis" w:date="2024-09-13T13:02:00Z">
            <w:rPr>
              <w:rFonts w:ascii="Arial" w:eastAsia="굴림" w:hAnsi="Arial" w:cs="Arial"/>
              <w:color w:val="FF0000"/>
              <w:sz w:val="22"/>
            </w:rPr>
          </w:rPrChange>
        </w:rPr>
        <w:t>49</w:t>
      </w:r>
    </w:p>
    <w:p w14:paraId="55A89E33" w14:textId="77777777" w:rsidR="00624BD4" w:rsidRPr="001D19F6" w:rsidRDefault="00624BD4" w:rsidP="00F14BA4">
      <w:pPr>
        <w:pStyle w:val="a6"/>
        <w:numPr>
          <w:ilvl w:val="0"/>
          <w:numId w:val="745"/>
        </w:numPr>
        <w:wordWrap/>
        <w:spacing w:line="360" w:lineRule="auto"/>
        <w:ind w:leftChars="0"/>
        <w:rPr>
          <w:rFonts w:ascii="Arial" w:eastAsia="굴림" w:hAnsi="Arial" w:cs="Arial"/>
          <w:sz w:val="22"/>
        </w:rPr>
      </w:pPr>
      <w:r w:rsidRPr="001D19F6">
        <w:rPr>
          <w:rFonts w:ascii="Arial" w:eastAsia="굴림" w:hAnsi="Arial" w:cs="Arial"/>
          <w:sz w:val="22"/>
        </w:rPr>
        <w:t>No, other's name - other person</w:t>
      </w:r>
      <w:r w:rsidR="007E4E70" w:rsidRPr="001D19F6">
        <w:rPr>
          <w:rFonts w:ascii="Arial" w:eastAsia="굴림" w:hAnsi="Arial" w:cs="Arial"/>
          <w:sz w:val="22"/>
        </w:rPr>
        <w:t>s</w:t>
      </w:r>
      <w:r w:rsidR="00250D80" w:rsidRPr="001D19F6">
        <w:rPr>
          <w:rFonts w:ascii="Arial" w:eastAsia="굴림" w:hAnsi="Arial" w:cs="Arial"/>
          <w:sz w:val="22"/>
        </w:rPr>
        <w:tab/>
      </w:r>
      <w:r w:rsidR="00F93439" w:rsidRPr="00BA6722">
        <w:rPr>
          <w:rFonts w:ascii="Arial" w:eastAsia="굴림" w:hAnsi="Arial" w:cs="Arial" w:hint="eastAsia"/>
          <w:sz w:val="22"/>
          <w:rPrChange w:id="9200" w:author="Keis" w:date="2024-09-13T13:02:00Z">
            <w:rPr>
              <w:rFonts w:ascii="Arial" w:eastAsia="굴림" w:hAnsi="Arial" w:cs="Arial" w:hint="eastAsia"/>
              <w:color w:val="FF0000"/>
              <w:sz w:val="22"/>
            </w:rPr>
          </w:rPrChange>
        </w:rPr>
        <w:t>→</w:t>
      </w:r>
      <w:r w:rsidR="00F93439" w:rsidRPr="00BA6722">
        <w:rPr>
          <w:rFonts w:ascii="Arial" w:eastAsia="굴림" w:hAnsi="Arial" w:cs="Arial"/>
          <w:sz w:val="22"/>
          <w:rPrChange w:id="9201" w:author="Keis" w:date="2024-09-13T13:02:00Z">
            <w:rPr>
              <w:rFonts w:ascii="Arial" w:eastAsia="굴림" w:hAnsi="Arial" w:cs="Arial"/>
              <w:color w:val="FF0000"/>
              <w:sz w:val="22"/>
            </w:rPr>
          </w:rPrChange>
        </w:rPr>
        <w:t>Go to F0</w:t>
      </w:r>
      <w:r w:rsidR="005C7882" w:rsidRPr="00BA6722">
        <w:rPr>
          <w:rFonts w:ascii="Arial" w:eastAsia="굴림" w:hAnsi="Arial" w:cs="Arial"/>
          <w:sz w:val="22"/>
          <w:rPrChange w:id="9202" w:author="Keis" w:date="2024-09-13T13:02:00Z">
            <w:rPr>
              <w:rFonts w:ascii="Arial" w:eastAsia="굴림" w:hAnsi="Arial" w:cs="Arial"/>
              <w:color w:val="FF0000"/>
              <w:sz w:val="22"/>
            </w:rPr>
          </w:rPrChange>
        </w:rPr>
        <w:t>49</w:t>
      </w:r>
    </w:p>
    <w:p w14:paraId="40C9FFA4" w14:textId="77777777" w:rsidR="00624BD4" w:rsidRPr="001D19F6" w:rsidRDefault="00624BD4" w:rsidP="00624BD4">
      <w:pPr>
        <w:wordWrap/>
        <w:spacing w:line="360" w:lineRule="auto"/>
        <w:rPr>
          <w:rFonts w:ascii="Arial" w:eastAsia="굴림" w:hAnsi="Arial" w:cs="Arial"/>
          <w:sz w:val="22"/>
        </w:rPr>
      </w:pPr>
    </w:p>
    <w:p w14:paraId="20610CB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F042. </w:t>
      </w:r>
      <w:r w:rsidR="007C6548" w:rsidRPr="001D19F6">
        <w:rPr>
          <w:rFonts w:ascii="Arial" w:eastAsia="굴림" w:hAnsi="Arial" w:cs="Arial"/>
          <w:sz w:val="22"/>
        </w:rPr>
        <w:t xml:space="preserve">Is </w:t>
      </w:r>
      <w:r w:rsidRPr="001D19F6">
        <w:rPr>
          <w:rFonts w:ascii="Arial" w:eastAsia="굴림" w:hAnsi="Arial" w:cs="Arial"/>
          <w:sz w:val="22"/>
        </w:rPr>
        <w:t xml:space="preserve">the </w:t>
      </w:r>
      <w:r w:rsidR="009A14C4" w:rsidRPr="001D19F6">
        <w:rPr>
          <w:rFonts w:ascii="Arial" w:eastAsia="굴림" w:hAnsi="Arial" w:cs="Arial"/>
          <w:sz w:val="22"/>
        </w:rPr>
        <w:t>WOL-SE contract</w:t>
      </w:r>
      <w:r w:rsidR="0025715B" w:rsidRPr="001D19F6">
        <w:rPr>
          <w:rFonts w:ascii="Arial" w:eastAsia="굴림" w:hAnsi="Arial" w:cs="Arial"/>
          <w:sz w:val="22"/>
        </w:rPr>
        <w:t xml:space="preserve"> </w:t>
      </w:r>
      <w:r w:rsidR="007C6548" w:rsidRPr="001D19F6">
        <w:rPr>
          <w:rFonts w:ascii="Arial" w:eastAsia="굴림" w:hAnsi="Arial" w:cs="Arial"/>
          <w:sz w:val="22"/>
        </w:rPr>
        <w:t>under multiple persons’ names</w:t>
      </w:r>
      <w:r w:rsidRPr="001D19F6">
        <w:rPr>
          <w:rFonts w:ascii="Arial" w:eastAsia="굴림" w:hAnsi="Arial" w:cs="Arial"/>
          <w:sz w:val="22"/>
        </w:rPr>
        <w:t>? If so,</w:t>
      </w:r>
      <w:r w:rsidR="007C6548" w:rsidRPr="001D19F6">
        <w:rPr>
          <w:rFonts w:ascii="Arial" w:eastAsia="굴림" w:hAnsi="Arial" w:cs="Arial"/>
          <w:sz w:val="22"/>
        </w:rPr>
        <w:t xml:space="preserve"> how many names are listed on the contract</w:t>
      </w:r>
      <w:r w:rsidRPr="001D19F6">
        <w:rPr>
          <w:rFonts w:ascii="Arial" w:eastAsia="굴림" w:hAnsi="Arial" w:cs="Arial"/>
          <w:sz w:val="22"/>
        </w:rPr>
        <w:t xml:space="preserve">? (unit: </w:t>
      </w:r>
      <w:r w:rsidR="00BB40E4" w:rsidRPr="001D19F6">
        <w:rPr>
          <w:rFonts w:ascii="Arial" w:eastAsia="굴림" w:hAnsi="Arial" w:cs="Arial"/>
          <w:sz w:val="22"/>
        </w:rPr>
        <w:t>a person</w:t>
      </w:r>
      <w:r w:rsidRPr="001D19F6">
        <w:rPr>
          <w:rFonts w:ascii="Arial" w:eastAsia="굴림" w:hAnsi="Arial" w:cs="Arial"/>
          <w:sz w:val="22"/>
        </w:rPr>
        <w:t>)</w:t>
      </w:r>
    </w:p>
    <w:p w14:paraId="4632D0E1" w14:textId="77777777" w:rsidR="00250D80" w:rsidRPr="001D19F6" w:rsidRDefault="00250D80" w:rsidP="00250D80">
      <w:pPr>
        <w:wordWrap/>
        <w:spacing w:line="360" w:lineRule="auto"/>
        <w:rPr>
          <w:rFonts w:ascii="Arial" w:eastAsia="굴림" w:hAnsi="Arial" w:cs="Arial"/>
          <w:sz w:val="22"/>
        </w:rPr>
      </w:pPr>
      <w:r w:rsidRPr="001D19F6">
        <w:rPr>
          <w:rFonts w:ascii="Arial" w:eastAsia="굴림" w:hAnsi="Arial" w:cs="Arial"/>
          <w:sz w:val="22"/>
        </w:rPr>
        <w:lastRenderedPageBreak/>
        <w:t xml:space="preserve">[IWER: If R’s name is listed, he/she should be counted in. For </w:t>
      </w:r>
      <w:r w:rsidR="0060656D" w:rsidRPr="001D19F6">
        <w:rPr>
          <w:rFonts w:ascii="Arial" w:eastAsia="굴림" w:hAnsi="Arial" w:cs="Arial"/>
          <w:sz w:val="22"/>
        </w:rPr>
        <w:t>example</w:t>
      </w:r>
      <w:r w:rsidRPr="001D19F6">
        <w:rPr>
          <w:rFonts w:ascii="Arial" w:eastAsia="굴림" w:hAnsi="Arial" w:cs="Arial"/>
          <w:sz w:val="22"/>
        </w:rPr>
        <w:t xml:space="preserve">, R and his/her spouse are both listed on the </w:t>
      </w:r>
      <w:r w:rsidR="00241360" w:rsidRPr="001D19F6">
        <w:rPr>
          <w:rFonts w:ascii="Arial" w:eastAsia="굴림" w:hAnsi="Arial" w:cs="Arial"/>
          <w:sz w:val="22"/>
        </w:rPr>
        <w:t>home</w:t>
      </w:r>
      <w:r w:rsidRPr="001D19F6">
        <w:rPr>
          <w:rFonts w:ascii="Arial" w:eastAsia="굴림" w:hAnsi="Arial" w:cs="Arial"/>
          <w:sz w:val="22"/>
        </w:rPr>
        <w:t xml:space="preserve"> deed, enter 2. If the </w:t>
      </w:r>
      <w:r w:rsidR="00241360" w:rsidRPr="001D19F6">
        <w:rPr>
          <w:rFonts w:ascii="Arial" w:eastAsia="굴림" w:hAnsi="Arial" w:cs="Arial"/>
          <w:sz w:val="22"/>
        </w:rPr>
        <w:t>home</w:t>
      </w:r>
      <w:r w:rsidRPr="001D19F6">
        <w:rPr>
          <w:rFonts w:ascii="Arial" w:eastAsia="굴림" w:hAnsi="Arial" w:cs="Arial"/>
          <w:sz w:val="22"/>
        </w:rPr>
        <w:t xml:space="preserve"> is not under multiple persons’ names, enter 0.]</w:t>
      </w:r>
    </w:p>
    <w:p w14:paraId="26842B3F" w14:textId="77777777" w:rsidR="00250D80" w:rsidRPr="001D19F6" w:rsidRDefault="00250D80" w:rsidP="00250D80">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 people [Range: 0~20]</w:t>
      </w:r>
    </w:p>
    <w:p w14:paraId="377BCBC1" w14:textId="77777777" w:rsidR="00624BD4" w:rsidRPr="001D19F6" w:rsidRDefault="00624BD4" w:rsidP="006B569D">
      <w:pPr>
        <w:wordWrap/>
        <w:spacing w:line="360" w:lineRule="auto"/>
        <w:rPr>
          <w:rFonts w:ascii="Arial" w:eastAsia="굴림" w:hAnsi="Arial" w:cs="Arial"/>
          <w:sz w:val="22"/>
        </w:rPr>
      </w:pPr>
    </w:p>
    <w:p w14:paraId="234489F9" w14:textId="77777777" w:rsidR="00624BD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 xml:space="preserve">F043. How much </w:t>
      </w:r>
      <w:r w:rsidR="009A14C4" w:rsidRPr="001D19F6">
        <w:rPr>
          <w:rFonts w:ascii="Arial" w:eastAsia="굴림" w:hAnsi="Arial" w:cs="Arial"/>
          <w:sz w:val="22"/>
        </w:rPr>
        <w:t xml:space="preserve">WOL_SE </w:t>
      </w:r>
      <w:r w:rsidR="00902EBF" w:rsidRPr="001D19F6">
        <w:rPr>
          <w:rFonts w:ascii="Arial" w:eastAsia="굴림" w:hAnsi="Arial" w:cs="Arial"/>
          <w:sz w:val="22"/>
        </w:rPr>
        <w:t>security deposit did you pay on</w:t>
      </w:r>
      <w:r w:rsidR="001A00FA" w:rsidRPr="001D19F6">
        <w:rPr>
          <w:rFonts w:ascii="Arial" w:eastAsia="굴림" w:hAnsi="Arial" w:cs="Arial"/>
          <w:sz w:val="22"/>
        </w:rPr>
        <w:t xml:space="preserve"> your current </w:t>
      </w:r>
      <w:r w:rsidR="00241360" w:rsidRPr="001D19F6">
        <w:rPr>
          <w:rFonts w:ascii="Arial" w:eastAsia="굴림" w:hAnsi="Arial" w:cs="Arial"/>
          <w:sz w:val="22"/>
        </w:rPr>
        <w:t>home</w:t>
      </w:r>
      <w:r w:rsidRPr="001D19F6">
        <w:rPr>
          <w:rFonts w:ascii="Arial" w:eastAsia="굴림" w:hAnsi="Arial" w:cs="Arial"/>
          <w:sz w:val="22"/>
        </w:rPr>
        <w:t>? (unit: 10,000 Korean won)</w:t>
      </w:r>
    </w:p>
    <w:p w14:paraId="176DEDA7" w14:textId="77777777" w:rsidR="00525C41" w:rsidRPr="001D19F6" w:rsidRDefault="00525C41" w:rsidP="00525C41">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6F42CB20" w14:textId="77777777" w:rsidR="00525C41" w:rsidRPr="001D19F6" w:rsidRDefault="00525C41" w:rsidP="00525C41">
      <w:pPr>
        <w:wordWrap/>
        <w:spacing w:line="360" w:lineRule="auto"/>
        <w:rPr>
          <w:rFonts w:ascii="Arial" w:eastAsia="굴림" w:hAnsi="Arial" w:cs="Arial"/>
          <w:kern w:val="0"/>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w:t>
      </w:r>
      <w:r w:rsidR="000431DA" w:rsidRPr="001D19F6">
        <w:rPr>
          <w:rFonts w:ascii="Arial" w:eastAsia="굴림" w:hAnsi="Arial" w:cs="Arial"/>
          <w:kern w:val="0"/>
          <w:sz w:val="22"/>
        </w:rPr>
        <w:t>9</w:t>
      </w:r>
      <w:r w:rsidRPr="001D19F6">
        <w:rPr>
          <w:rFonts w:ascii="Arial" w:eastAsia="굴림" w:hAnsi="Arial" w:cs="Arial"/>
          <w:kern w:val="0"/>
          <w:sz w:val="22"/>
        </w:rPr>
        <w:t>] ________ MW [Range: 0 ~ 9997] → F049</w:t>
      </w:r>
    </w:p>
    <w:p w14:paraId="707771F3"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Don’t know →Go to F044~F048 unfolding</w:t>
      </w:r>
    </w:p>
    <w:p w14:paraId="315B63B3"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F044~F048 unfolding</w:t>
      </w:r>
    </w:p>
    <w:p w14:paraId="1A0C9D93" w14:textId="77777777" w:rsidR="00624BD4" w:rsidRPr="001D19F6" w:rsidRDefault="00624BD4" w:rsidP="00624BD4">
      <w:pPr>
        <w:wordWrap/>
        <w:spacing w:line="360" w:lineRule="auto"/>
        <w:rPr>
          <w:rFonts w:ascii="Arial" w:eastAsia="굴림" w:hAnsi="Arial" w:cs="Arial"/>
          <w:sz w:val="22"/>
        </w:rPr>
      </w:pPr>
    </w:p>
    <w:p w14:paraId="7105D82E"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F9400C" w:rsidRPr="001D19F6">
        <w:rPr>
          <w:rFonts w:ascii="Arial" w:eastAsia="굴림" w:hAnsi="Arial" w:cs="Arial"/>
          <w:b/>
          <w:sz w:val="22"/>
        </w:rPr>
        <w:t xml:space="preserve"> </w:t>
      </w:r>
      <w:r w:rsidRPr="001D19F6">
        <w:rPr>
          <w:rFonts w:ascii="Arial" w:eastAsia="굴림" w:hAnsi="Arial" w:cs="Arial"/>
          <w:b/>
          <w:sz w:val="22"/>
        </w:rPr>
        <w:t>F044 ~ F048. Unfolding bracket questions &gt;</w:t>
      </w:r>
    </w:p>
    <w:p w14:paraId="08435D5E" w14:textId="77777777" w:rsidR="00F9400C" w:rsidRPr="001D19F6" w:rsidRDefault="00F9400C" w:rsidP="00F9400C">
      <w:pPr>
        <w:wordWrap/>
        <w:spacing w:line="360" w:lineRule="auto"/>
        <w:rPr>
          <w:rFonts w:ascii="Arial" w:eastAsia="굴림" w:hAnsi="Arial" w:cs="Arial"/>
          <w:sz w:val="22"/>
        </w:rPr>
      </w:pPr>
      <w:r w:rsidRPr="001D19F6">
        <w:rPr>
          <w:rFonts w:ascii="Arial" w:eastAsia="굴림" w:hAnsi="Arial" w:cs="Arial"/>
          <w:sz w:val="22"/>
        </w:rPr>
        <w:t>[IWER: Go back to F043 and record if R answers the amount during the interview.]</w:t>
      </w:r>
    </w:p>
    <w:p w14:paraId="1B618DF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F044. Did it amount to less than, about equal to or more than 300 MW (10,000 Korean won)?</w:t>
      </w:r>
    </w:p>
    <w:p w14:paraId="08909DD2"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2F032747"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2706AC28"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46073A72" w14:textId="77777777" w:rsidR="00624BD4" w:rsidRPr="001D19F6" w:rsidRDefault="00624BD4" w:rsidP="00624BD4">
      <w:pPr>
        <w:wordWrap/>
        <w:spacing w:line="360" w:lineRule="auto"/>
        <w:rPr>
          <w:rFonts w:ascii="Arial" w:eastAsia="굴림" w:hAnsi="Arial" w:cs="Arial"/>
          <w:sz w:val="22"/>
        </w:rPr>
      </w:pPr>
    </w:p>
    <w:p w14:paraId="1E59FEE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F045. Did it amount to less than, about equal to or more than 500 MW (10,000 Korean won)?</w:t>
      </w:r>
    </w:p>
    <w:p w14:paraId="7D95D04A"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7764B34C"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6D3F53BB"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317C2725" w14:textId="77777777" w:rsidR="00624BD4" w:rsidRPr="001D19F6" w:rsidRDefault="00624BD4" w:rsidP="00624BD4">
      <w:pPr>
        <w:wordWrap/>
        <w:spacing w:line="360" w:lineRule="auto"/>
        <w:rPr>
          <w:rFonts w:ascii="Arial" w:eastAsia="굴림" w:hAnsi="Arial" w:cs="Arial"/>
          <w:sz w:val="22"/>
        </w:rPr>
      </w:pPr>
    </w:p>
    <w:p w14:paraId="02F673D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F046. Did it amount to less than, about equal to or more than 1,000 MW (10,000 Korean won)?</w:t>
      </w:r>
    </w:p>
    <w:p w14:paraId="43C59CF9"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0F23CEF5"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6BC756F5"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595FD98E" w14:textId="77777777" w:rsidR="00624BD4" w:rsidRPr="001D19F6" w:rsidRDefault="00624BD4" w:rsidP="00624BD4">
      <w:pPr>
        <w:wordWrap/>
        <w:spacing w:line="360" w:lineRule="auto"/>
        <w:rPr>
          <w:rFonts w:ascii="Arial" w:eastAsia="굴림" w:hAnsi="Arial" w:cs="Arial"/>
          <w:sz w:val="22"/>
        </w:rPr>
      </w:pPr>
    </w:p>
    <w:p w14:paraId="4D2A13C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F047. Did it amount to less than, about equal to or more than 3,000 MW (10,000 Korean won)?</w:t>
      </w:r>
    </w:p>
    <w:p w14:paraId="62465292"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3EDAA699"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65360336"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4262155" w14:textId="77777777" w:rsidR="00624BD4" w:rsidRPr="001D19F6" w:rsidRDefault="00624BD4" w:rsidP="00624BD4">
      <w:pPr>
        <w:wordWrap/>
        <w:spacing w:line="360" w:lineRule="auto"/>
        <w:rPr>
          <w:rFonts w:ascii="Arial" w:eastAsia="굴림" w:hAnsi="Arial" w:cs="Arial"/>
          <w:sz w:val="22"/>
        </w:rPr>
      </w:pPr>
    </w:p>
    <w:p w14:paraId="25D9973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F048. Did it amount to less than, about equal to or more than 6,000 MW (10,000</w:t>
      </w:r>
      <w:r w:rsidR="00F9400C" w:rsidRPr="001D19F6">
        <w:rPr>
          <w:rFonts w:ascii="Arial" w:eastAsia="굴림" w:hAnsi="Arial" w:cs="Arial"/>
          <w:sz w:val="22"/>
        </w:rPr>
        <w:t xml:space="preserve"> </w:t>
      </w:r>
      <w:r w:rsidRPr="001D19F6">
        <w:rPr>
          <w:rFonts w:ascii="Arial" w:eastAsia="굴림" w:hAnsi="Arial" w:cs="Arial"/>
          <w:sz w:val="22"/>
        </w:rPr>
        <w:t>Korean won)?</w:t>
      </w:r>
    </w:p>
    <w:p w14:paraId="278BE570"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3CEDD134"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6,000 MW</w:t>
      </w:r>
    </w:p>
    <w:p w14:paraId="0A7F97BA" w14:textId="77777777" w:rsidR="00F9400C" w:rsidRPr="001D19F6" w:rsidRDefault="00F9400C" w:rsidP="00F9400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5BEC7A42" w14:textId="77777777" w:rsidR="00624BD4" w:rsidRPr="001D19F6" w:rsidRDefault="00624BD4" w:rsidP="00624BD4">
      <w:pPr>
        <w:wordWrap/>
        <w:spacing w:line="360" w:lineRule="auto"/>
        <w:rPr>
          <w:rFonts w:ascii="Arial" w:eastAsia="굴림" w:hAnsi="Arial" w:cs="Arial"/>
          <w:sz w:val="22"/>
        </w:rPr>
      </w:pPr>
    </w:p>
    <w:p w14:paraId="1A1B1EF4" w14:textId="77777777" w:rsidR="00E47996" w:rsidRPr="001D19F6" w:rsidRDefault="00E47996" w:rsidP="00E47996">
      <w:pPr>
        <w:wordWrap/>
        <w:spacing w:line="360" w:lineRule="auto"/>
        <w:jc w:val="left"/>
        <w:rPr>
          <w:rFonts w:ascii="Arial" w:eastAsia="굴림" w:hAnsi="Arial" w:cs="Arial"/>
          <w:b/>
          <w:sz w:val="22"/>
        </w:rPr>
      </w:pPr>
      <w:r w:rsidRPr="001D19F6">
        <w:rPr>
          <w:rFonts w:ascii="Arial" w:eastAsia="굴림" w:hAnsi="Arial" w:cs="Arial"/>
          <w:b/>
          <w:sz w:val="22"/>
        </w:rPr>
        <w:t>Logic</w:t>
      </w:r>
    </w:p>
    <w:p w14:paraId="1D7F3C7A" w14:textId="77777777" w:rsidR="00E47996" w:rsidRPr="001D19F6" w:rsidRDefault="00E47996" w:rsidP="00F14BA4">
      <w:pPr>
        <w:pStyle w:val="a6"/>
        <w:numPr>
          <w:ilvl w:val="0"/>
          <w:numId w:val="743"/>
        </w:numPr>
        <w:wordWrap/>
        <w:spacing w:line="360" w:lineRule="auto"/>
        <w:ind w:leftChars="0"/>
        <w:rPr>
          <w:rFonts w:ascii="Arial" w:eastAsia="굴림" w:hAnsi="Arial" w:cs="Arial"/>
          <w:b/>
          <w:bCs/>
          <w:sz w:val="22"/>
        </w:rPr>
      </w:pPr>
      <w:r w:rsidRPr="001D19F6">
        <w:rPr>
          <w:rFonts w:ascii="Arial" w:eastAsia="굴림" w:hAnsi="Arial" w:cs="Arial"/>
          <w:b/>
          <w:bCs/>
          <w:sz w:val="22"/>
        </w:rPr>
        <w:t>If F001=</w:t>
      </w:r>
      <w:r w:rsidR="00424DCD" w:rsidRPr="001D19F6">
        <w:rPr>
          <w:rFonts w:ascii="굴림" w:eastAsia="굴림" w:hAnsi="굴림" w:cs="굴림" w:hint="eastAsia"/>
          <w:b/>
          <w:bCs/>
          <w:sz w:val="22"/>
        </w:rPr>
        <w:t>③</w:t>
      </w:r>
      <w:r w:rsidR="00424DCD" w:rsidRPr="001D19F6">
        <w:rPr>
          <w:rFonts w:ascii="Arial" w:eastAsia="굴림" w:hAnsi="Arial" w:cs="Arial"/>
          <w:b/>
          <w:bCs/>
          <w:sz w:val="22"/>
        </w:rPr>
        <w:t xml:space="preserve"> or </w:t>
      </w:r>
      <w:r w:rsidR="00EC6039" w:rsidRPr="001D19F6">
        <w:rPr>
          <w:rFonts w:ascii="굴림" w:eastAsia="굴림" w:hAnsi="굴림" w:cs="굴림" w:hint="eastAsia"/>
          <w:b/>
          <w:bCs/>
          <w:sz w:val="22"/>
        </w:rPr>
        <w:t>④</w:t>
      </w:r>
      <w:r w:rsidR="00EC6039" w:rsidRPr="001D19F6">
        <w:rPr>
          <w:rFonts w:ascii="Arial" w:eastAsia="굴림" w:hAnsi="Arial" w:cs="Arial"/>
          <w:b/>
          <w:bCs/>
          <w:sz w:val="22"/>
        </w:rPr>
        <w:t xml:space="preserve">, then ask </w:t>
      </w:r>
      <w:r w:rsidRPr="001D19F6">
        <w:rPr>
          <w:rFonts w:ascii="Arial" w:eastAsia="굴림" w:hAnsi="Arial" w:cs="Arial"/>
          <w:b/>
          <w:bCs/>
          <w:sz w:val="22"/>
        </w:rPr>
        <w:t>F049.</w:t>
      </w:r>
    </w:p>
    <w:p w14:paraId="353FD2E3" w14:textId="77777777" w:rsidR="00E47996" w:rsidRPr="001D19F6" w:rsidRDefault="00E47996" w:rsidP="00E47996">
      <w:pPr>
        <w:wordWrap/>
        <w:spacing w:line="360" w:lineRule="auto"/>
        <w:rPr>
          <w:rFonts w:ascii="Arial" w:eastAsia="굴림" w:hAnsi="Arial" w:cs="Arial"/>
          <w:sz w:val="22"/>
        </w:rPr>
      </w:pPr>
    </w:p>
    <w:p w14:paraId="6C8A1BA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F049. How much</w:t>
      </w:r>
      <w:r w:rsidR="00B43D89" w:rsidRPr="001D19F6">
        <w:rPr>
          <w:rFonts w:ascii="Arial" w:eastAsia="굴림" w:hAnsi="Arial" w:cs="Arial"/>
          <w:sz w:val="22"/>
        </w:rPr>
        <w:t xml:space="preserve"> rent</w:t>
      </w:r>
      <w:r w:rsidRPr="001D19F6">
        <w:rPr>
          <w:rFonts w:ascii="Arial" w:eastAsia="굴림" w:hAnsi="Arial" w:cs="Arial"/>
          <w:sz w:val="22"/>
        </w:rPr>
        <w:t xml:space="preserve"> do you pay</w:t>
      </w:r>
      <w:r w:rsidR="00B43D89" w:rsidRPr="001D19F6">
        <w:rPr>
          <w:rFonts w:ascii="Arial" w:eastAsia="굴림" w:hAnsi="Arial" w:cs="Arial"/>
          <w:sz w:val="22"/>
        </w:rPr>
        <w:t xml:space="preserve"> per month</w:t>
      </w:r>
      <w:r w:rsidRPr="001D19F6">
        <w:rPr>
          <w:rFonts w:ascii="Arial" w:eastAsia="굴림" w:hAnsi="Arial" w:cs="Arial"/>
          <w:sz w:val="22"/>
        </w:rPr>
        <w:t>? (unit: 10,000 Korean won)</w:t>
      </w:r>
    </w:p>
    <w:p w14:paraId="09533FDE" w14:textId="77777777" w:rsidR="00624BD4" w:rsidRPr="001D19F6" w:rsidRDefault="00AE589C"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 xml:space="preserve">MW </w:t>
      </w:r>
      <w:r w:rsidR="00745FD2" w:rsidRPr="001D19F6">
        <w:rPr>
          <w:rFonts w:ascii="Arial" w:eastAsia="굴림" w:hAnsi="Arial" w:cs="Arial"/>
          <w:sz w:val="22"/>
          <w:shd w:val="clear" w:color="auto" w:fill="FFFFFF"/>
        </w:rPr>
        <w:t>[</w:t>
      </w:r>
      <w:r w:rsidR="003608C0" w:rsidRPr="001D19F6">
        <w:rPr>
          <w:rFonts w:ascii="Arial" w:eastAsia="굴림" w:hAnsi="Arial" w:cs="Arial"/>
          <w:sz w:val="22"/>
          <w:shd w:val="clear" w:color="auto" w:fill="FFFFFF"/>
        </w:rPr>
        <w:t xml:space="preserve">Range: </w:t>
      </w:r>
      <w:r w:rsidR="002A2E94" w:rsidRPr="001D19F6">
        <w:rPr>
          <w:rFonts w:ascii="Arial" w:eastAsia="굴림" w:hAnsi="Arial" w:cs="Arial"/>
          <w:sz w:val="22"/>
          <w:shd w:val="clear" w:color="auto" w:fill="FFFFFF"/>
        </w:rPr>
        <w:t>1~999999</w:t>
      </w:r>
      <w:r w:rsidR="00624BD4" w:rsidRPr="001D19F6">
        <w:rPr>
          <w:rFonts w:ascii="Arial" w:eastAsia="굴림" w:hAnsi="Arial" w:cs="Arial"/>
          <w:sz w:val="22"/>
          <w:shd w:val="clear" w:color="auto" w:fill="FFFFFF"/>
        </w:rPr>
        <w:t xml:space="preserve">] </w:t>
      </w:r>
      <w:r w:rsidR="00624BD4" w:rsidRPr="001D19F6">
        <w:rPr>
          <w:rFonts w:ascii="Arial" w:eastAsia="굴림" w:hAnsi="Arial" w:cs="Arial"/>
          <w:sz w:val="22"/>
        </w:rPr>
        <w:t>→</w:t>
      </w:r>
      <w:r w:rsidR="00211947" w:rsidRPr="001D19F6">
        <w:rPr>
          <w:rFonts w:ascii="Arial" w:eastAsia="굴림" w:hAnsi="Arial" w:cs="Arial"/>
          <w:sz w:val="22"/>
        </w:rPr>
        <w:t>Go to F055</w:t>
      </w:r>
    </w:p>
    <w:p w14:paraId="59C5E0AB" w14:textId="77777777" w:rsidR="00624BD4" w:rsidRPr="001D19F6" w:rsidRDefault="00624BD4" w:rsidP="00AE589C">
      <w:pPr>
        <w:wordWrap/>
        <w:spacing w:line="360" w:lineRule="auto"/>
        <w:ind w:firstLine="800"/>
        <w:rPr>
          <w:rFonts w:ascii="Arial" w:eastAsia="굴림" w:hAnsi="Arial" w:cs="Arial"/>
          <w:sz w:val="22"/>
        </w:rPr>
      </w:pPr>
      <w:r w:rsidRPr="001D19F6">
        <w:rPr>
          <w:rFonts w:ascii="Arial" w:eastAsia="굴림" w:hAnsi="Arial" w:cs="Arial"/>
          <w:sz w:val="22"/>
        </w:rPr>
        <w:t>Don’t know →Go to F050~F054 unfolding</w:t>
      </w:r>
    </w:p>
    <w:p w14:paraId="1748E2BB" w14:textId="77777777" w:rsidR="00624BD4" w:rsidRPr="001D19F6" w:rsidRDefault="00624BD4" w:rsidP="00AE589C">
      <w:pPr>
        <w:wordWrap/>
        <w:spacing w:line="360" w:lineRule="auto"/>
        <w:ind w:firstLine="800"/>
        <w:rPr>
          <w:rFonts w:ascii="Arial" w:eastAsia="굴림" w:hAnsi="Arial" w:cs="Arial"/>
          <w:sz w:val="22"/>
        </w:rPr>
      </w:pPr>
      <w:r w:rsidRPr="001D19F6">
        <w:rPr>
          <w:rFonts w:ascii="Arial" w:eastAsia="굴림" w:hAnsi="Arial" w:cs="Arial"/>
          <w:sz w:val="22"/>
        </w:rPr>
        <w:t>Refuse to answer →Go to F050~F054 unfolding</w:t>
      </w:r>
    </w:p>
    <w:p w14:paraId="622ED4E8" w14:textId="77777777" w:rsidR="00624BD4" w:rsidRPr="001D19F6" w:rsidRDefault="00624BD4" w:rsidP="00624BD4">
      <w:pPr>
        <w:wordWrap/>
        <w:spacing w:line="360" w:lineRule="auto"/>
        <w:rPr>
          <w:rFonts w:ascii="Arial" w:eastAsia="굴림" w:hAnsi="Arial" w:cs="Arial"/>
          <w:sz w:val="22"/>
        </w:rPr>
      </w:pPr>
    </w:p>
    <w:p w14:paraId="39AAB23B"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AE589C" w:rsidRPr="001D19F6">
        <w:rPr>
          <w:rFonts w:ascii="Arial" w:eastAsia="굴림" w:hAnsi="Arial" w:cs="Arial"/>
          <w:b/>
          <w:sz w:val="22"/>
        </w:rPr>
        <w:t xml:space="preserve"> </w:t>
      </w:r>
      <w:r w:rsidRPr="001D19F6">
        <w:rPr>
          <w:rFonts w:ascii="Arial" w:eastAsia="굴림" w:hAnsi="Arial" w:cs="Arial"/>
          <w:b/>
          <w:sz w:val="22"/>
        </w:rPr>
        <w:t>F050 ~ F054. Unfolding bracket questions &gt;</w:t>
      </w:r>
    </w:p>
    <w:p w14:paraId="64845520" w14:textId="77777777" w:rsidR="00AE589C" w:rsidRPr="001D19F6" w:rsidRDefault="00AE589C" w:rsidP="00AE589C">
      <w:pPr>
        <w:wordWrap/>
        <w:spacing w:line="360" w:lineRule="auto"/>
        <w:rPr>
          <w:rFonts w:ascii="Arial" w:eastAsia="굴림" w:hAnsi="Arial" w:cs="Arial"/>
          <w:sz w:val="22"/>
        </w:rPr>
      </w:pPr>
      <w:r w:rsidRPr="001D19F6">
        <w:rPr>
          <w:rFonts w:ascii="Arial" w:eastAsia="굴림" w:hAnsi="Arial" w:cs="Arial"/>
          <w:sz w:val="22"/>
        </w:rPr>
        <w:t>[IWER: Go back to F049 and record if R answers the amount during the interview.]</w:t>
      </w:r>
    </w:p>
    <w:p w14:paraId="43C2A8B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F050.</w:t>
      </w:r>
      <w:r w:rsidR="00B43D89" w:rsidRPr="001D19F6">
        <w:rPr>
          <w:rFonts w:ascii="Arial" w:eastAsia="굴림" w:hAnsi="Arial" w:cs="Arial"/>
          <w:sz w:val="22"/>
        </w:rPr>
        <w:t xml:space="preserve"> Does</w:t>
      </w:r>
      <w:r w:rsidRPr="001D19F6">
        <w:rPr>
          <w:rFonts w:ascii="Arial" w:eastAsia="굴림" w:hAnsi="Arial" w:cs="Arial"/>
          <w:sz w:val="22"/>
        </w:rPr>
        <w:t xml:space="preserve"> it amount to less than, about equal to or more than 10 MW (10,000 Korean won)?</w:t>
      </w:r>
    </w:p>
    <w:p w14:paraId="1DCEF9CE"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 MW</w:t>
      </w:r>
    </w:p>
    <w:p w14:paraId="28520358"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 MW</w:t>
      </w:r>
    </w:p>
    <w:p w14:paraId="6D570096"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 MW</w:t>
      </w:r>
    </w:p>
    <w:p w14:paraId="3DBE6E7B" w14:textId="77777777" w:rsidR="00624BD4" w:rsidRPr="001D19F6" w:rsidRDefault="00624BD4" w:rsidP="00624BD4">
      <w:pPr>
        <w:wordWrap/>
        <w:spacing w:line="360" w:lineRule="auto"/>
        <w:rPr>
          <w:rFonts w:ascii="Arial" w:eastAsia="굴림" w:hAnsi="Arial" w:cs="Arial"/>
          <w:sz w:val="22"/>
        </w:rPr>
      </w:pPr>
    </w:p>
    <w:p w14:paraId="4DA1456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F051. D</w:t>
      </w:r>
      <w:r w:rsidR="00B43D89" w:rsidRPr="001D19F6">
        <w:rPr>
          <w:rFonts w:ascii="Arial" w:eastAsia="굴림" w:hAnsi="Arial" w:cs="Arial"/>
          <w:sz w:val="22"/>
        </w:rPr>
        <w:t>oes</w:t>
      </w:r>
      <w:r w:rsidRPr="001D19F6">
        <w:rPr>
          <w:rFonts w:ascii="Arial" w:eastAsia="굴림" w:hAnsi="Arial" w:cs="Arial"/>
          <w:sz w:val="22"/>
        </w:rPr>
        <w:t xml:space="preserve"> it amount to less than, about equal to or more than 30 MW (10,000 Korean won)?</w:t>
      </w:r>
    </w:p>
    <w:p w14:paraId="3EF0E074"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 MW</w:t>
      </w:r>
    </w:p>
    <w:p w14:paraId="39DFA007"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 MW</w:t>
      </w:r>
    </w:p>
    <w:p w14:paraId="530AF6DF"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 MW</w:t>
      </w:r>
    </w:p>
    <w:p w14:paraId="66ADAA0B" w14:textId="77777777" w:rsidR="00624BD4" w:rsidRPr="001D19F6" w:rsidRDefault="00624BD4" w:rsidP="00624BD4">
      <w:pPr>
        <w:wordWrap/>
        <w:spacing w:line="360" w:lineRule="auto"/>
        <w:rPr>
          <w:rFonts w:ascii="Arial" w:eastAsia="굴림" w:hAnsi="Arial" w:cs="Arial"/>
          <w:sz w:val="22"/>
        </w:rPr>
      </w:pPr>
    </w:p>
    <w:p w14:paraId="2F614A7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F052. </w:t>
      </w:r>
      <w:r w:rsidR="00B43D89" w:rsidRPr="001D19F6">
        <w:rPr>
          <w:rFonts w:ascii="Arial" w:eastAsia="굴림" w:hAnsi="Arial" w:cs="Arial"/>
          <w:sz w:val="22"/>
        </w:rPr>
        <w:t xml:space="preserve">Does </w:t>
      </w:r>
      <w:r w:rsidRPr="001D19F6">
        <w:rPr>
          <w:rFonts w:ascii="Arial" w:eastAsia="굴림" w:hAnsi="Arial" w:cs="Arial"/>
          <w:sz w:val="22"/>
        </w:rPr>
        <w:t>it amount to less than, about equal to or more than 50 MW (10,000 Korean won)?</w:t>
      </w:r>
    </w:p>
    <w:p w14:paraId="4272118B"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 MW</w:t>
      </w:r>
    </w:p>
    <w:p w14:paraId="2D17CD53"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052CBC1A"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2038E7D8" w14:textId="77777777" w:rsidR="00624BD4" w:rsidRPr="001D19F6" w:rsidRDefault="00624BD4" w:rsidP="00624BD4">
      <w:pPr>
        <w:wordWrap/>
        <w:spacing w:line="360" w:lineRule="auto"/>
        <w:rPr>
          <w:rFonts w:ascii="Arial" w:eastAsia="굴림" w:hAnsi="Arial" w:cs="Arial"/>
          <w:sz w:val="22"/>
        </w:rPr>
      </w:pPr>
    </w:p>
    <w:p w14:paraId="42231E5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F053.</w:t>
      </w:r>
      <w:r w:rsidR="00B43D89" w:rsidRPr="001D19F6">
        <w:rPr>
          <w:rFonts w:ascii="Arial" w:eastAsia="굴림" w:hAnsi="Arial" w:cs="Arial"/>
          <w:sz w:val="22"/>
        </w:rPr>
        <w:t xml:space="preserve"> Does</w:t>
      </w:r>
      <w:r w:rsidRPr="001D19F6">
        <w:rPr>
          <w:rFonts w:ascii="Arial" w:eastAsia="굴림" w:hAnsi="Arial" w:cs="Arial"/>
          <w:sz w:val="22"/>
        </w:rPr>
        <w:t xml:space="preserve"> it amount to less than, about equal to or more than 100 MW (10,000 Korean won)?</w:t>
      </w:r>
    </w:p>
    <w:p w14:paraId="5850A7E8"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29464C1E"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08E2F6C4"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062164D8" w14:textId="77777777" w:rsidR="00624BD4" w:rsidRPr="001D19F6" w:rsidRDefault="00624BD4" w:rsidP="00624BD4">
      <w:pPr>
        <w:wordWrap/>
        <w:spacing w:line="360" w:lineRule="auto"/>
        <w:rPr>
          <w:rFonts w:ascii="Arial" w:eastAsia="굴림" w:hAnsi="Arial" w:cs="Arial"/>
          <w:sz w:val="22"/>
        </w:rPr>
      </w:pPr>
    </w:p>
    <w:p w14:paraId="4A26695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F054</w:t>
      </w:r>
      <w:r w:rsidR="00B43D89" w:rsidRPr="001D19F6">
        <w:rPr>
          <w:rFonts w:ascii="Arial" w:eastAsia="굴림" w:hAnsi="Arial" w:cs="Arial"/>
          <w:sz w:val="22"/>
        </w:rPr>
        <w:t>. Does</w:t>
      </w:r>
      <w:r w:rsidRPr="001D19F6">
        <w:rPr>
          <w:rFonts w:ascii="Arial" w:eastAsia="굴림" w:hAnsi="Arial" w:cs="Arial"/>
          <w:sz w:val="22"/>
        </w:rPr>
        <w:t xml:space="preserve"> it amount to less than, about equal to or more than 300 MW (10,000Korean won)?</w:t>
      </w:r>
    </w:p>
    <w:p w14:paraId="3EA320C4"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132CDEF7"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300 MW</w:t>
      </w:r>
    </w:p>
    <w:p w14:paraId="3B726274" w14:textId="77777777" w:rsidR="00AE589C" w:rsidRPr="001D19F6" w:rsidRDefault="00AE589C" w:rsidP="00AE589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2E37C2E0" w14:textId="77777777" w:rsidR="00624BD4" w:rsidRPr="001D19F6" w:rsidRDefault="00624BD4" w:rsidP="00624BD4">
      <w:pPr>
        <w:wordWrap/>
        <w:spacing w:line="360" w:lineRule="auto"/>
        <w:rPr>
          <w:rFonts w:ascii="Arial" w:eastAsia="굴림" w:hAnsi="Arial" w:cs="Arial"/>
          <w:sz w:val="22"/>
        </w:rPr>
      </w:pPr>
    </w:p>
    <w:p w14:paraId="2C3BD0D6" w14:textId="77777777" w:rsidR="008B38B0" w:rsidRPr="001D19F6" w:rsidRDefault="008B38B0" w:rsidP="00B05F73">
      <w:pPr>
        <w:wordWrap/>
        <w:spacing w:line="276" w:lineRule="auto"/>
        <w:rPr>
          <w:rFonts w:ascii="Arial" w:eastAsia="굴림" w:hAnsi="Arial" w:cs="Arial"/>
          <w:b/>
          <w:sz w:val="22"/>
        </w:rPr>
      </w:pPr>
      <w:r w:rsidRPr="001D19F6">
        <w:rPr>
          <w:rFonts w:ascii="Arial" w:eastAsia="굴림" w:hAnsi="Arial" w:cs="Arial"/>
          <w:b/>
          <w:sz w:val="22"/>
        </w:rPr>
        <w:t>Logic</w:t>
      </w:r>
    </w:p>
    <w:p w14:paraId="0DC763D5" w14:textId="77777777" w:rsidR="00482638" w:rsidRPr="001D19F6" w:rsidRDefault="008B38B0" w:rsidP="00F14BA4">
      <w:pPr>
        <w:pStyle w:val="a6"/>
        <w:numPr>
          <w:ilvl w:val="0"/>
          <w:numId w:val="743"/>
        </w:numPr>
        <w:wordWrap/>
        <w:spacing w:line="276" w:lineRule="auto"/>
        <w:ind w:leftChars="0"/>
        <w:rPr>
          <w:rFonts w:ascii="Arial" w:eastAsia="굴림" w:hAnsi="Arial" w:cs="Arial"/>
          <w:b/>
          <w:sz w:val="22"/>
        </w:rPr>
      </w:pPr>
      <w:r w:rsidRPr="001D19F6">
        <w:rPr>
          <w:rFonts w:ascii="Arial" w:eastAsia="굴림" w:hAnsi="Arial" w:cs="Arial"/>
          <w:b/>
          <w:sz w:val="22"/>
        </w:rPr>
        <w:t xml:space="preserve">If R has moved to another </w:t>
      </w:r>
      <w:r w:rsidR="00241360" w:rsidRPr="001D19F6">
        <w:rPr>
          <w:rFonts w:ascii="Arial" w:eastAsia="굴림" w:hAnsi="Arial" w:cs="Arial"/>
          <w:b/>
          <w:sz w:val="22"/>
        </w:rPr>
        <w:t>home</w:t>
      </w:r>
      <w:r w:rsidRPr="001D19F6">
        <w:rPr>
          <w:rFonts w:ascii="Arial" w:eastAsia="굴림" w:hAnsi="Arial" w:cs="Arial"/>
          <w:b/>
          <w:sz w:val="22"/>
        </w:rPr>
        <w:t xml:space="preserve"> or the tenure type has changed and the </w:t>
      </w:r>
      <w:r w:rsidR="00482638" w:rsidRPr="001D19F6">
        <w:rPr>
          <w:rFonts w:ascii="Arial" w:eastAsia="굴림" w:hAnsi="Arial" w:cs="Arial"/>
          <w:b/>
          <w:sz w:val="22"/>
        </w:rPr>
        <w:t xml:space="preserve">price </w:t>
      </w:r>
      <w:r w:rsidRPr="001D19F6">
        <w:rPr>
          <w:rFonts w:ascii="Arial" w:eastAsia="굴림" w:hAnsi="Arial" w:cs="Arial"/>
          <w:b/>
          <w:sz w:val="22"/>
        </w:rPr>
        <w:t>in the previous interview</w:t>
      </w:r>
      <w:r w:rsidR="00482638" w:rsidRPr="001D19F6">
        <w:rPr>
          <w:rFonts w:ascii="Arial" w:eastAsia="굴림" w:hAnsi="Arial" w:cs="Arial"/>
          <w:b/>
          <w:sz w:val="22"/>
        </w:rPr>
        <w:t xml:space="preserve"> </w:t>
      </w:r>
      <w:r w:rsidRPr="001D19F6">
        <w:rPr>
          <w:rFonts w:ascii="Arial" w:eastAsia="굴림" w:hAnsi="Arial" w:cs="Arial"/>
          <w:b/>
          <w:sz w:val="22"/>
        </w:rPr>
        <w:t>&gt;</w:t>
      </w:r>
      <w:r w:rsidR="00482638" w:rsidRPr="001D19F6">
        <w:rPr>
          <w:rFonts w:ascii="Arial" w:eastAsia="굴림" w:hAnsi="Arial" w:cs="Arial"/>
          <w:b/>
          <w:sz w:val="22"/>
        </w:rPr>
        <w:t xml:space="preserve"> </w:t>
      </w:r>
      <w:r w:rsidRPr="001D19F6">
        <w:rPr>
          <w:rFonts w:ascii="Arial" w:eastAsia="굴림" w:hAnsi="Arial" w:cs="Arial"/>
          <w:b/>
          <w:sz w:val="22"/>
        </w:rPr>
        <w:t xml:space="preserve">the </w:t>
      </w:r>
      <w:r w:rsidR="00482638" w:rsidRPr="001D19F6">
        <w:rPr>
          <w:rFonts w:ascii="Arial" w:eastAsia="굴림" w:hAnsi="Arial" w:cs="Arial"/>
          <w:b/>
          <w:sz w:val="22"/>
        </w:rPr>
        <w:t xml:space="preserve">price </w:t>
      </w:r>
      <w:r w:rsidRPr="001D19F6">
        <w:rPr>
          <w:rFonts w:ascii="Arial" w:eastAsia="굴림" w:hAnsi="Arial" w:cs="Arial"/>
          <w:b/>
          <w:sz w:val="22"/>
        </w:rPr>
        <w:t>in this interview</w:t>
      </w:r>
      <w:r w:rsidR="00482638" w:rsidRPr="001D19F6">
        <w:rPr>
          <w:rFonts w:ascii="Arial" w:eastAsia="굴림" w:hAnsi="Arial" w:cs="Arial"/>
          <w:b/>
          <w:sz w:val="22"/>
        </w:rPr>
        <w:t xml:space="preserve"> </w:t>
      </w:r>
      <w:r w:rsidRPr="001D19F6">
        <w:rPr>
          <w:rFonts w:ascii="Arial" w:eastAsia="굴림" w:hAnsi="Arial" w:cs="Arial"/>
          <w:b/>
          <w:sz w:val="22"/>
        </w:rPr>
        <w:t>(</w:t>
      </w:r>
      <w:r w:rsidR="00E47996" w:rsidRPr="001D19F6">
        <w:rPr>
          <w:rFonts w:ascii="Arial" w:eastAsia="굴림" w:hAnsi="Arial" w:cs="Arial"/>
          <w:b/>
          <w:sz w:val="22"/>
        </w:rPr>
        <w:t xml:space="preserve">i.e. </w:t>
      </w:r>
      <w:r w:rsidR="00482638" w:rsidRPr="001D19F6">
        <w:rPr>
          <w:rFonts w:ascii="Arial" w:eastAsia="굴림" w:hAnsi="Arial" w:cs="Arial"/>
          <w:b/>
          <w:sz w:val="22"/>
        </w:rPr>
        <w:t xml:space="preserve">the price of </w:t>
      </w:r>
      <w:r w:rsidR="00241360" w:rsidRPr="001D19F6">
        <w:rPr>
          <w:rFonts w:ascii="Arial" w:eastAsia="굴림" w:hAnsi="Arial" w:cs="Arial"/>
          <w:b/>
          <w:sz w:val="22"/>
        </w:rPr>
        <w:t>home</w:t>
      </w:r>
      <w:r w:rsidR="00482638" w:rsidRPr="001D19F6">
        <w:rPr>
          <w:rFonts w:ascii="Arial" w:eastAsia="굴림" w:hAnsi="Arial" w:cs="Arial"/>
          <w:b/>
          <w:sz w:val="22"/>
        </w:rPr>
        <w:t xml:space="preserve"> </w:t>
      </w:r>
      <w:r w:rsidRPr="001D19F6">
        <w:rPr>
          <w:rFonts w:ascii="Arial" w:eastAsia="굴림" w:hAnsi="Arial" w:cs="Arial"/>
          <w:b/>
          <w:sz w:val="22"/>
        </w:rPr>
        <w:t xml:space="preserve">in this interview </w:t>
      </w:r>
      <w:r w:rsidR="00BD4BFA" w:rsidRPr="001D19F6">
        <w:rPr>
          <w:rFonts w:ascii="Arial" w:eastAsia="굴림" w:hAnsi="Arial" w:cs="Arial"/>
          <w:b/>
          <w:sz w:val="22"/>
        </w:rPr>
        <w:t>is more than 20% below that in</w:t>
      </w:r>
      <w:r w:rsidRPr="001D19F6">
        <w:rPr>
          <w:rFonts w:ascii="Arial" w:eastAsia="굴림" w:hAnsi="Arial" w:cs="Arial"/>
          <w:b/>
          <w:sz w:val="22"/>
        </w:rPr>
        <w:t xml:space="preserve"> the previous interview</w:t>
      </w:r>
      <w:r w:rsidR="00E47996" w:rsidRPr="001D19F6">
        <w:rPr>
          <w:rFonts w:ascii="Arial" w:eastAsia="굴림" w:hAnsi="Arial" w:cs="Arial"/>
          <w:b/>
          <w:sz w:val="22"/>
        </w:rPr>
        <w:t>.</w:t>
      </w:r>
      <w:r w:rsidRPr="001D19F6">
        <w:rPr>
          <w:rFonts w:ascii="Arial" w:eastAsia="굴림" w:hAnsi="Arial" w:cs="Arial"/>
          <w:b/>
          <w:sz w:val="22"/>
        </w:rPr>
        <w:t xml:space="preserve">), </w:t>
      </w:r>
      <w:r w:rsidR="00482638" w:rsidRPr="001D19F6">
        <w:rPr>
          <w:rFonts w:ascii="Arial" w:eastAsia="굴림" w:hAnsi="Arial" w:cs="Arial"/>
          <w:b/>
          <w:sz w:val="22"/>
        </w:rPr>
        <w:t>ask</w:t>
      </w:r>
      <w:r w:rsidRPr="001D19F6">
        <w:rPr>
          <w:rFonts w:ascii="Arial" w:eastAsia="굴림" w:hAnsi="Arial" w:cs="Arial"/>
          <w:b/>
          <w:sz w:val="22"/>
        </w:rPr>
        <w:t xml:space="preserve"> F055. </w:t>
      </w:r>
    </w:p>
    <w:p w14:paraId="354D9DCC" w14:textId="77777777" w:rsidR="008B38B0" w:rsidRPr="001D19F6" w:rsidRDefault="00C50125" w:rsidP="00F14BA4">
      <w:pPr>
        <w:pStyle w:val="a6"/>
        <w:numPr>
          <w:ilvl w:val="0"/>
          <w:numId w:val="743"/>
        </w:numPr>
        <w:wordWrap/>
        <w:spacing w:line="276" w:lineRule="auto"/>
        <w:ind w:leftChars="0"/>
        <w:rPr>
          <w:rFonts w:ascii="Arial" w:eastAsia="굴림" w:hAnsi="Arial" w:cs="Arial"/>
          <w:b/>
          <w:sz w:val="22"/>
        </w:rPr>
      </w:pPr>
      <w:r w:rsidRPr="001D19F6">
        <w:rPr>
          <w:rFonts w:ascii="Arial" w:eastAsia="굴림" w:hAnsi="Arial" w:cs="Arial"/>
          <w:b/>
          <w:sz w:val="22"/>
        </w:rPr>
        <w:t>If not</w:t>
      </w:r>
      <w:r w:rsidR="008B38B0" w:rsidRPr="001D19F6">
        <w:rPr>
          <w:rFonts w:ascii="Arial" w:eastAsia="굴림" w:hAnsi="Arial" w:cs="Arial"/>
          <w:b/>
          <w:sz w:val="22"/>
        </w:rPr>
        <w:t xml:space="preserve">, then </w:t>
      </w:r>
      <w:r w:rsidR="00482638" w:rsidRPr="001D19F6">
        <w:rPr>
          <w:rFonts w:ascii="Arial" w:eastAsia="굴림" w:hAnsi="Arial" w:cs="Arial"/>
          <w:b/>
          <w:sz w:val="22"/>
        </w:rPr>
        <w:t>ask</w:t>
      </w:r>
      <w:r w:rsidR="008B38B0" w:rsidRPr="001D19F6">
        <w:rPr>
          <w:rFonts w:ascii="Arial" w:eastAsia="굴림" w:hAnsi="Arial" w:cs="Arial"/>
          <w:b/>
          <w:sz w:val="22"/>
        </w:rPr>
        <w:t xml:space="preserve"> F057.</w:t>
      </w:r>
    </w:p>
    <w:p w14:paraId="7DAB7685" w14:textId="77777777" w:rsidR="001A00FA" w:rsidRPr="001D19F6" w:rsidRDefault="001A00FA" w:rsidP="00624BD4">
      <w:pPr>
        <w:wordWrap/>
        <w:spacing w:line="360" w:lineRule="auto"/>
        <w:rPr>
          <w:rFonts w:ascii="Arial" w:eastAsia="굴림" w:hAnsi="Arial" w:cs="Arial"/>
          <w:b/>
          <w:sz w:val="22"/>
        </w:rPr>
      </w:pPr>
    </w:p>
    <w:p w14:paraId="35EEBD3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F055. The price of the </w:t>
      </w:r>
      <w:r w:rsidR="00241360" w:rsidRPr="001D19F6">
        <w:rPr>
          <w:rFonts w:ascii="Arial" w:eastAsia="굴림" w:hAnsi="Arial" w:cs="Arial"/>
          <w:sz w:val="22"/>
        </w:rPr>
        <w:t>home</w:t>
      </w:r>
      <w:r w:rsidRPr="001D19F6">
        <w:rPr>
          <w:rFonts w:ascii="Arial" w:eastAsia="굴림" w:hAnsi="Arial" w:cs="Arial"/>
          <w:sz w:val="22"/>
        </w:rPr>
        <w:t xml:space="preserve"> you are currently residing</w:t>
      </w:r>
      <w:r w:rsidR="00183299" w:rsidRPr="001D19F6">
        <w:rPr>
          <w:rFonts w:ascii="Arial" w:eastAsia="굴림" w:hAnsi="Arial" w:cs="Arial"/>
          <w:sz w:val="22"/>
        </w:rPr>
        <w:t xml:space="preserve"> in</w:t>
      </w:r>
      <w:r w:rsidRPr="001D19F6">
        <w:rPr>
          <w:rFonts w:ascii="Arial" w:eastAsia="굴림" w:hAnsi="Arial" w:cs="Arial"/>
          <w:sz w:val="22"/>
        </w:rPr>
        <w:t xml:space="preserve"> has changed sin</w:t>
      </w:r>
      <w:r w:rsidR="00183299" w:rsidRPr="001D19F6">
        <w:rPr>
          <w:rFonts w:ascii="Arial" w:eastAsia="굴림" w:hAnsi="Arial" w:cs="Arial"/>
          <w:sz w:val="22"/>
        </w:rPr>
        <w:t>ce the previous interview. What did you do with the difference</w:t>
      </w:r>
      <w:r w:rsidRPr="001D19F6">
        <w:rPr>
          <w:rFonts w:ascii="Arial" w:eastAsia="굴림" w:hAnsi="Arial" w:cs="Arial"/>
          <w:sz w:val="22"/>
        </w:rPr>
        <w:t xml:space="preserve">? </w:t>
      </w:r>
      <w:r w:rsidR="009F1E16" w:rsidRPr="001D19F6">
        <w:rPr>
          <w:rFonts w:ascii="Arial" w:eastAsia="굴림" w:hAnsi="Arial" w:cs="Arial"/>
          <w:sz w:val="22"/>
        </w:rPr>
        <w:t>Choose</w:t>
      </w:r>
      <w:r w:rsidRPr="001D19F6">
        <w:rPr>
          <w:rFonts w:ascii="Arial" w:eastAsia="굴림" w:hAnsi="Arial" w:cs="Arial"/>
          <w:sz w:val="22"/>
        </w:rPr>
        <w:t xml:space="preserve"> </w:t>
      </w:r>
      <w:r w:rsidR="00B43D89" w:rsidRPr="001D19F6">
        <w:rPr>
          <w:rFonts w:ascii="Arial" w:eastAsia="굴림" w:hAnsi="Arial" w:cs="Arial"/>
          <w:sz w:val="22"/>
        </w:rPr>
        <w:t xml:space="preserve">the </w:t>
      </w:r>
      <w:r w:rsidRPr="001D19F6">
        <w:rPr>
          <w:rFonts w:ascii="Arial" w:eastAsia="굴림" w:hAnsi="Arial" w:cs="Arial"/>
          <w:sz w:val="22"/>
        </w:rPr>
        <w:t xml:space="preserve">one </w:t>
      </w:r>
      <w:r w:rsidR="00183299" w:rsidRPr="001D19F6">
        <w:rPr>
          <w:rFonts w:ascii="Arial" w:eastAsia="굴림" w:hAnsi="Arial" w:cs="Arial"/>
          <w:sz w:val="22"/>
        </w:rPr>
        <w:t xml:space="preserve">for which you used </w:t>
      </w:r>
      <w:r w:rsidR="001E7C74" w:rsidRPr="001D19F6">
        <w:rPr>
          <w:rFonts w:ascii="Arial" w:eastAsia="굴림" w:hAnsi="Arial" w:cs="Arial"/>
          <w:sz w:val="22"/>
        </w:rPr>
        <w:t>the difference the most</w:t>
      </w:r>
      <w:r w:rsidRPr="001D19F6">
        <w:rPr>
          <w:rFonts w:ascii="Arial" w:eastAsia="굴림" w:hAnsi="Arial" w:cs="Arial"/>
          <w:sz w:val="22"/>
        </w:rPr>
        <w:t>.</w:t>
      </w:r>
    </w:p>
    <w:p w14:paraId="22DE7673" w14:textId="77777777" w:rsidR="00624BD4" w:rsidRPr="001D19F6" w:rsidRDefault="00C50125" w:rsidP="00624BD4">
      <w:pPr>
        <w:wordWrap/>
        <w:spacing w:line="360" w:lineRule="auto"/>
        <w:rPr>
          <w:rFonts w:ascii="Arial" w:eastAsia="굴림" w:hAnsi="Arial" w:cs="Arial"/>
          <w:sz w:val="22"/>
        </w:rPr>
      </w:pPr>
      <w:r w:rsidRPr="001D19F6">
        <w:rPr>
          <w:rFonts w:ascii="Arial" w:eastAsia="굴림" w:hAnsi="Arial" w:cs="Arial"/>
          <w:sz w:val="22"/>
        </w:rPr>
        <w:t xml:space="preserve">[IWER: If the </w:t>
      </w:r>
      <w:r w:rsidR="00E34C4A" w:rsidRPr="001D19F6">
        <w:rPr>
          <w:rFonts w:ascii="Arial" w:eastAsia="굴림" w:hAnsi="Arial" w:cs="Arial"/>
          <w:sz w:val="22"/>
        </w:rPr>
        <w:t xml:space="preserve">incorrect answer in the previous interview caused the difference, </w:t>
      </w:r>
      <w:r w:rsidRPr="001D19F6">
        <w:rPr>
          <w:rFonts w:ascii="Arial" w:eastAsia="굴림" w:hAnsi="Arial" w:cs="Arial"/>
          <w:sz w:val="22"/>
        </w:rPr>
        <w:t xml:space="preserve">enter </w:t>
      </w:r>
      <w:r w:rsidR="00BD4BFA" w:rsidRPr="001D19F6">
        <w:rPr>
          <w:rFonts w:ascii="Arial" w:eastAsia="굴림" w:hAnsi="Arial" w:cs="Arial"/>
          <w:sz w:val="22"/>
        </w:rPr>
        <w:t>‘</w:t>
      </w:r>
      <w:r w:rsidRPr="001D19F6">
        <w:rPr>
          <w:rFonts w:ascii="굴림" w:eastAsia="굴림" w:hAnsi="굴림" w:cs="굴림" w:hint="eastAsia"/>
          <w:sz w:val="22"/>
        </w:rPr>
        <w:t>⑤</w:t>
      </w:r>
      <w:r w:rsidR="00E34C4A" w:rsidRPr="001D19F6">
        <w:rPr>
          <w:rFonts w:ascii="Arial" w:eastAsia="굴림" w:hAnsi="Arial" w:cs="Arial"/>
          <w:sz w:val="22"/>
        </w:rPr>
        <w:t xml:space="preserve"> </w:t>
      </w:r>
      <w:r w:rsidR="00BD4BFA" w:rsidRPr="001D19F6">
        <w:rPr>
          <w:rFonts w:ascii="Arial" w:eastAsia="굴림" w:hAnsi="Arial" w:cs="Arial"/>
          <w:sz w:val="22"/>
        </w:rPr>
        <w:t>O</w:t>
      </w:r>
      <w:r w:rsidRPr="001D19F6">
        <w:rPr>
          <w:rFonts w:ascii="Arial" w:eastAsia="굴림" w:hAnsi="Arial" w:cs="Arial"/>
          <w:sz w:val="22"/>
        </w:rPr>
        <w:t>thers</w:t>
      </w:r>
      <w:r w:rsidR="00BD4BFA" w:rsidRPr="001D19F6">
        <w:rPr>
          <w:rFonts w:ascii="Arial" w:eastAsia="굴림" w:hAnsi="Arial" w:cs="Arial"/>
          <w:sz w:val="22"/>
        </w:rPr>
        <w:t>’</w:t>
      </w:r>
      <w:r w:rsidR="00E34C4A" w:rsidRPr="001D19F6">
        <w:rPr>
          <w:rFonts w:ascii="Arial" w:eastAsia="굴림" w:hAnsi="Arial" w:cs="Arial"/>
          <w:sz w:val="22"/>
        </w:rPr>
        <w:t xml:space="preserve"> and then go to </w:t>
      </w:r>
      <w:r w:rsidRPr="001D19F6">
        <w:rPr>
          <w:rFonts w:ascii="Arial" w:eastAsia="굴림" w:hAnsi="Arial" w:cs="Arial"/>
          <w:sz w:val="22"/>
        </w:rPr>
        <w:t xml:space="preserve">F056 and </w:t>
      </w:r>
      <w:r w:rsidR="00D63465" w:rsidRPr="001D19F6">
        <w:rPr>
          <w:rFonts w:ascii="Arial" w:eastAsia="굴림" w:hAnsi="Arial" w:cs="Arial"/>
          <w:sz w:val="22"/>
        </w:rPr>
        <w:t>write that the previous interview is incorrect.</w:t>
      </w:r>
      <w:r w:rsidRPr="001D19F6">
        <w:rPr>
          <w:rFonts w:ascii="Arial" w:eastAsia="굴림" w:hAnsi="Arial" w:cs="Arial"/>
          <w:sz w:val="22"/>
        </w:rPr>
        <w:t>]</w:t>
      </w:r>
    </w:p>
    <w:p w14:paraId="4B72D07A" w14:textId="77777777" w:rsidR="006B569D" w:rsidRPr="001D19F6" w:rsidRDefault="006B569D" w:rsidP="00624BD4">
      <w:pPr>
        <w:wordWrap/>
        <w:spacing w:line="360" w:lineRule="auto"/>
        <w:rPr>
          <w:rFonts w:ascii="Arial" w:eastAsia="굴림" w:hAnsi="Arial" w:cs="Arial"/>
          <w:sz w:val="22"/>
        </w:rPr>
      </w:pPr>
    </w:p>
    <w:tbl>
      <w:tblPr>
        <w:tblOverlap w:val="never"/>
        <w:tblW w:w="9356" w:type="dxa"/>
        <w:tblInd w:w="170"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43"/>
        <w:gridCol w:w="3756"/>
        <w:gridCol w:w="3757"/>
      </w:tblGrid>
      <w:tr w:rsidR="00D063AA" w:rsidRPr="001D19F6" w14:paraId="674734A1" w14:textId="77777777" w:rsidTr="00D518FF">
        <w:trPr>
          <w:trHeight w:val="421"/>
        </w:trPr>
        <w:tc>
          <w:tcPr>
            <w:tcW w:w="184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EB4A2BA"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ITEMS</w:t>
            </w:r>
          </w:p>
        </w:tc>
        <w:tc>
          <w:tcPr>
            <w:tcW w:w="37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D37B35" w14:textId="77777777" w:rsidR="00624BD4" w:rsidRPr="001D19F6" w:rsidRDefault="00624BD4" w:rsidP="00004C19">
            <w:pPr>
              <w:wordWrap/>
              <w:jc w:val="center"/>
              <w:rPr>
                <w:rFonts w:ascii="Arial" w:eastAsia="굴림" w:hAnsi="Arial" w:cs="Arial"/>
                <w:sz w:val="22"/>
              </w:rPr>
            </w:pPr>
            <w:r w:rsidRPr="001D19F6">
              <w:rPr>
                <w:rFonts w:ascii="Arial" w:eastAsia="굴림" w:hAnsi="Arial" w:cs="Arial"/>
                <w:sz w:val="22"/>
              </w:rPr>
              <w:t>Previous interview</w:t>
            </w:r>
          </w:p>
        </w:tc>
        <w:tc>
          <w:tcPr>
            <w:tcW w:w="37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62A7E97" w14:textId="149062A3" w:rsidR="00624BD4" w:rsidRPr="001D19F6" w:rsidRDefault="00624BD4" w:rsidP="00BB5B9E">
            <w:pPr>
              <w:wordWrap/>
              <w:jc w:val="center"/>
              <w:rPr>
                <w:rFonts w:ascii="Arial" w:eastAsia="굴림" w:hAnsi="Arial" w:cs="Arial"/>
                <w:sz w:val="22"/>
              </w:rPr>
            </w:pPr>
            <w:r w:rsidRPr="001D19F6">
              <w:rPr>
                <w:rFonts w:ascii="Arial" w:eastAsia="굴림" w:hAnsi="Arial" w:cs="Arial"/>
                <w:sz w:val="22"/>
              </w:rPr>
              <w:t xml:space="preserve">This </w:t>
            </w:r>
            <w:r w:rsidR="002A01D1" w:rsidRPr="001D19F6">
              <w:rPr>
                <w:rFonts w:ascii="Arial" w:eastAsia="굴림" w:hAnsi="Arial" w:cs="Arial"/>
                <w:sz w:val="22"/>
              </w:rPr>
              <w:t>interview (</w:t>
            </w:r>
            <w:del w:id="9203" w:author="Keis" w:date="2024-09-06T10:23:00Z">
              <w:r w:rsidR="00BB5B9E" w:rsidDel="00817F07">
                <w:rPr>
                  <w:rFonts w:ascii="Arial" w:eastAsia="굴림" w:hAnsi="Arial" w:cs="Arial" w:hint="eastAsia"/>
                  <w:color w:val="FF0000"/>
                  <w:sz w:val="22"/>
                </w:rPr>
                <w:delText>2020</w:delText>
              </w:r>
            </w:del>
            <w:ins w:id="9204" w:author="Keis" w:date="2024-09-06T10:23:00Z">
              <w:r w:rsidR="00817F07" w:rsidRPr="00817F07">
                <w:rPr>
                  <w:rFonts w:ascii="Arial" w:eastAsia="굴림" w:hAnsi="Arial" w:cs="Arial" w:hint="eastAsia"/>
                  <w:color w:val="00B050"/>
                  <w:sz w:val="22"/>
                </w:rPr>
                <w:t>2022</w:t>
              </w:r>
            </w:ins>
            <w:r w:rsidRPr="001D19F6">
              <w:rPr>
                <w:rFonts w:ascii="Arial" w:eastAsia="굴림" w:hAnsi="Arial" w:cs="Arial"/>
                <w:sz w:val="22"/>
              </w:rPr>
              <w:t>)</w:t>
            </w:r>
          </w:p>
        </w:tc>
      </w:tr>
      <w:tr w:rsidR="00D063AA" w:rsidRPr="001D19F6" w14:paraId="70845DBA" w14:textId="77777777" w:rsidTr="00D518FF">
        <w:trPr>
          <w:trHeight w:val="576"/>
        </w:trPr>
        <w:tc>
          <w:tcPr>
            <w:tcW w:w="184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BAF329" w14:textId="77777777" w:rsidR="00624BD4" w:rsidRPr="001D19F6" w:rsidRDefault="00BD4BFA" w:rsidP="00D518FF">
            <w:pPr>
              <w:jc w:val="center"/>
              <w:rPr>
                <w:rFonts w:ascii="Arial" w:eastAsia="굴림" w:hAnsi="Arial" w:cs="Arial"/>
                <w:sz w:val="22"/>
              </w:rPr>
            </w:pPr>
            <w:r w:rsidRPr="001D19F6">
              <w:rPr>
                <w:rFonts w:ascii="Arial" w:eastAsia="굴림" w:hAnsi="Arial" w:cs="Arial"/>
                <w:sz w:val="22"/>
              </w:rPr>
              <w:t>Type of housing tenure</w:t>
            </w:r>
          </w:p>
        </w:tc>
        <w:tc>
          <w:tcPr>
            <w:tcW w:w="37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C0F2A3C"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 xml:space="preserve">[Own/Lease on a deposit basis without monthly </w:t>
            </w:r>
            <w:proofErr w:type="gramStart"/>
            <w:r w:rsidRPr="001D19F6">
              <w:rPr>
                <w:rFonts w:ascii="Arial" w:eastAsia="굴림" w:hAnsi="Arial" w:cs="Arial"/>
                <w:sz w:val="22"/>
              </w:rPr>
              <w:t>rent(</w:t>
            </w:r>
            <w:proofErr w:type="gramEnd"/>
            <w:r w:rsidRPr="001D19F6">
              <w:rPr>
                <w:rFonts w:ascii="Arial" w:eastAsia="굴림" w:hAnsi="Arial" w:cs="Arial"/>
                <w:sz w:val="22"/>
              </w:rPr>
              <w:t>i.e. JEON-SE)/</w:t>
            </w:r>
          </w:p>
          <w:p w14:paraId="1CD41E6F"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 xml:space="preserve">Monthly rent with a </w:t>
            </w:r>
            <w:proofErr w:type="gramStart"/>
            <w:r w:rsidRPr="001D19F6">
              <w:rPr>
                <w:rFonts w:ascii="Arial" w:eastAsia="굴림" w:hAnsi="Arial" w:cs="Arial"/>
                <w:sz w:val="22"/>
              </w:rPr>
              <w:t>deposit(</w:t>
            </w:r>
            <w:proofErr w:type="gramEnd"/>
            <w:r w:rsidRPr="001D19F6">
              <w:rPr>
                <w:rFonts w:ascii="Arial" w:eastAsia="굴림" w:hAnsi="Arial" w:cs="Arial"/>
                <w:sz w:val="22"/>
              </w:rPr>
              <w:t>i.e. JEON-WOL-SE)/Monthly rent without a deposit(i.e. WOL-SE)/Other</w:t>
            </w:r>
            <w:r w:rsidR="00183299" w:rsidRPr="001D19F6">
              <w:rPr>
                <w:rFonts w:ascii="Arial" w:eastAsia="굴림" w:hAnsi="Arial" w:cs="Arial"/>
                <w:sz w:val="22"/>
              </w:rPr>
              <w:t>s</w:t>
            </w:r>
            <w:r w:rsidRPr="001D19F6">
              <w:rPr>
                <w:rFonts w:ascii="Arial" w:eastAsia="굴림" w:hAnsi="Arial" w:cs="Arial"/>
                <w:sz w:val="22"/>
              </w:rPr>
              <w:t>]</w:t>
            </w:r>
          </w:p>
        </w:tc>
        <w:tc>
          <w:tcPr>
            <w:tcW w:w="37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A04BB0"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 xml:space="preserve">[Own/Lease on a deposit basis without monthly </w:t>
            </w:r>
            <w:proofErr w:type="gramStart"/>
            <w:r w:rsidRPr="001D19F6">
              <w:rPr>
                <w:rFonts w:ascii="Arial" w:eastAsia="굴림" w:hAnsi="Arial" w:cs="Arial"/>
                <w:sz w:val="22"/>
              </w:rPr>
              <w:t>rent(</w:t>
            </w:r>
            <w:proofErr w:type="gramEnd"/>
            <w:r w:rsidRPr="001D19F6">
              <w:rPr>
                <w:rFonts w:ascii="Arial" w:eastAsia="굴림" w:hAnsi="Arial" w:cs="Arial"/>
                <w:sz w:val="22"/>
              </w:rPr>
              <w:t>i.e. JEON-SE)/Monthly rent with a deposit(i.e. JEON-WOL-SE)/Monthly rent without a deposit(i.e. WOL-SE)/Other]</w:t>
            </w:r>
          </w:p>
        </w:tc>
      </w:tr>
      <w:tr w:rsidR="00D063AA" w:rsidRPr="001D19F6" w14:paraId="02E9AFDA" w14:textId="77777777" w:rsidTr="00D518FF">
        <w:trPr>
          <w:trHeight w:val="445"/>
        </w:trPr>
        <w:tc>
          <w:tcPr>
            <w:tcW w:w="184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0C8AA7"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Value</w:t>
            </w:r>
          </w:p>
        </w:tc>
        <w:tc>
          <w:tcPr>
            <w:tcW w:w="37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92FF9AA"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[PL1] MW</w:t>
            </w:r>
          </w:p>
        </w:tc>
        <w:tc>
          <w:tcPr>
            <w:tcW w:w="37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89D629"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[PL2] MW</w:t>
            </w:r>
          </w:p>
        </w:tc>
      </w:tr>
      <w:tr w:rsidR="00D063AA" w:rsidRPr="001D19F6" w14:paraId="27DEFF67" w14:textId="77777777" w:rsidTr="00D518FF">
        <w:trPr>
          <w:trHeight w:val="484"/>
        </w:trPr>
        <w:tc>
          <w:tcPr>
            <w:tcW w:w="184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A0BE036"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Difference</w:t>
            </w:r>
          </w:p>
        </w:tc>
        <w:tc>
          <w:tcPr>
            <w:tcW w:w="7513"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4A5634B" w14:textId="77777777" w:rsidR="00624BD4" w:rsidRPr="001D19F6" w:rsidRDefault="00624BD4" w:rsidP="00D518FF">
            <w:pPr>
              <w:wordWrap/>
              <w:jc w:val="center"/>
              <w:rPr>
                <w:rFonts w:ascii="Arial" w:eastAsia="굴림" w:hAnsi="Arial" w:cs="Arial"/>
                <w:sz w:val="22"/>
              </w:rPr>
            </w:pPr>
            <w:r w:rsidRPr="001D19F6">
              <w:rPr>
                <w:rFonts w:ascii="Arial" w:eastAsia="굴림" w:hAnsi="Arial" w:cs="Arial"/>
                <w:sz w:val="22"/>
              </w:rPr>
              <w:t>[PL1-PL2] MW</w:t>
            </w:r>
          </w:p>
        </w:tc>
      </w:tr>
    </w:tbl>
    <w:p w14:paraId="30F8CD03" w14:textId="77777777" w:rsidR="00624BD4" w:rsidRPr="001D19F6" w:rsidRDefault="00624BD4" w:rsidP="00F14BA4">
      <w:pPr>
        <w:pStyle w:val="a6"/>
        <w:numPr>
          <w:ilvl w:val="0"/>
          <w:numId w:val="746"/>
        </w:numPr>
        <w:wordWrap/>
        <w:spacing w:line="360" w:lineRule="auto"/>
        <w:ind w:leftChars="0"/>
        <w:rPr>
          <w:rFonts w:ascii="Arial" w:eastAsia="굴림" w:hAnsi="Arial" w:cs="Arial"/>
          <w:sz w:val="22"/>
        </w:rPr>
      </w:pPr>
      <w:r w:rsidRPr="001D19F6">
        <w:rPr>
          <w:rFonts w:ascii="Arial" w:eastAsia="굴림" w:hAnsi="Arial" w:cs="Arial"/>
          <w:sz w:val="22"/>
        </w:rPr>
        <w:t>Invested in financial asset</w:t>
      </w:r>
      <w:r w:rsidR="00183299" w:rsidRPr="001D19F6">
        <w:rPr>
          <w:rFonts w:ascii="Arial" w:eastAsia="굴림" w:hAnsi="Arial" w:cs="Arial"/>
          <w:sz w:val="22"/>
        </w:rPr>
        <w:t>s</w:t>
      </w:r>
      <w:r w:rsidRPr="001D19F6">
        <w:rPr>
          <w:rFonts w:ascii="Arial" w:eastAsia="굴림" w:hAnsi="Arial" w:cs="Arial"/>
          <w:sz w:val="22"/>
        </w:rPr>
        <w:t xml:space="preserve"> or savings</w:t>
      </w:r>
      <w:r w:rsidR="00B43D89" w:rsidRPr="001D19F6">
        <w:rPr>
          <w:rFonts w:ascii="Arial" w:eastAsia="굴림" w:hAnsi="Arial" w:cs="Arial"/>
          <w:sz w:val="22"/>
        </w:rPr>
        <w:t xml:space="preserve"> accounts</w:t>
      </w:r>
      <w:r w:rsidR="00265E31" w:rsidRPr="001D19F6">
        <w:rPr>
          <w:rFonts w:ascii="Arial" w:eastAsia="굴림" w:hAnsi="Arial" w:cs="Arial"/>
          <w:sz w:val="22"/>
        </w:rPr>
        <w:tab/>
      </w:r>
      <w:r w:rsidR="00211947" w:rsidRPr="001D19F6">
        <w:rPr>
          <w:rFonts w:ascii="Arial" w:eastAsia="굴림" w:hAnsi="Arial" w:cs="Arial"/>
          <w:sz w:val="22"/>
        </w:rPr>
        <w:t>→Go to F057</w:t>
      </w:r>
    </w:p>
    <w:p w14:paraId="53DDC794" w14:textId="77777777" w:rsidR="00624BD4" w:rsidRPr="001D19F6" w:rsidRDefault="00624BD4" w:rsidP="00F14BA4">
      <w:pPr>
        <w:pStyle w:val="a6"/>
        <w:numPr>
          <w:ilvl w:val="0"/>
          <w:numId w:val="746"/>
        </w:numPr>
        <w:wordWrap/>
        <w:spacing w:line="360" w:lineRule="auto"/>
        <w:ind w:leftChars="0"/>
        <w:rPr>
          <w:rFonts w:ascii="Arial" w:eastAsia="굴림" w:hAnsi="Arial" w:cs="Arial"/>
          <w:sz w:val="22"/>
        </w:rPr>
      </w:pPr>
      <w:r w:rsidRPr="001D19F6">
        <w:rPr>
          <w:rFonts w:ascii="Arial" w:eastAsia="굴림" w:hAnsi="Arial" w:cs="Arial"/>
          <w:sz w:val="22"/>
        </w:rPr>
        <w:t>Invested in other business</w:t>
      </w:r>
      <w:r w:rsidR="00265E31" w:rsidRPr="001D19F6">
        <w:rPr>
          <w:rFonts w:ascii="Arial" w:eastAsia="굴림" w:hAnsi="Arial" w:cs="Arial"/>
          <w:sz w:val="22"/>
        </w:rPr>
        <w:tab/>
      </w:r>
      <w:r w:rsidR="00265E31" w:rsidRPr="001D19F6">
        <w:rPr>
          <w:rFonts w:ascii="Arial" w:eastAsia="굴림" w:hAnsi="Arial" w:cs="Arial"/>
          <w:sz w:val="22"/>
        </w:rPr>
        <w:tab/>
      </w:r>
      <w:r w:rsidR="00265E31" w:rsidRPr="001D19F6">
        <w:rPr>
          <w:rFonts w:ascii="Arial" w:eastAsia="굴림" w:hAnsi="Arial" w:cs="Arial"/>
          <w:sz w:val="22"/>
        </w:rPr>
        <w:tab/>
      </w:r>
      <w:r w:rsidR="00211947" w:rsidRPr="001D19F6">
        <w:rPr>
          <w:rFonts w:ascii="Arial" w:eastAsia="굴림" w:hAnsi="Arial" w:cs="Arial"/>
          <w:sz w:val="22"/>
        </w:rPr>
        <w:t>→Go to F057</w:t>
      </w:r>
    </w:p>
    <w:p w14:paraId="7E3E4A49" w14:textId="77777777" w:rsidR="00624BD4" w:rsidRPr="001D19F6" w:rsidRDefault="00BD4BFA" w:rsidP="00F14BA4">
      <w:pPr>
        <w:pStyle w:val="a6"/>
        <w:numPr>
          <w:ilvl w:val="0"/>
          <w:numId w:val="746"/>
        </w:numPr>
        <w:wordWrap/>
        <w:spacing w:line="360" w:lineRule="auto"/>
        <w:ind w:leftChars="0"/>
        <w:rPr>
          <w:rFonts w:ascii="Arial" w:eastAsia="굴림" w:hAnsi="Arial" w:cs="Arial"/>
          <w:sz w:val="22"/>
        </w:rPr>
      </w:pPr>
      <w:r w:rsidRPr="001D19F6">
        <w:rPr>
          <w:rFonts w:ascii="Arial" w:eastAsia="굴림" w:hAnsi="Arial" w:cs="Arial"/>
          <w:sz w:val="22"/>
        </w:rPr>
        <w:t>Used for l</w:t>
      </w:r>
      <w:r w:rsidR="00624BD4" w:rsidRPr="001D19F6">
        <w:rPr>
          <w:rFonts w:ascii="Arial" w:eastAsia="굴림" w:hAnsi="Arial" w:cs="Arial"/>
          <w:sz w:val="22"/>
        </w:rPr>
        <w:t>iving expenses</w:t>
      </w:r>
      <w:r w:rsidR="00265E31" w:rsidRPr="001D19F6">
        <w:rPr>
          <w:rFonts w:ascii="Arial" w:eastAsia="굴림" w:hAnsi="Arial" w:cs="Arial"/>
          <w:sz w:val="22"/>
        </w:rPr>
        <w:tab/>
      </w:r>
      <w:r w:rsidR="00265E31" w:rsidRPr="001D19F6">
        <w:rPr>
          <w:rFonts w:ascii="Arial" w:eastAsia="굴림" w:hAnsi="Arial" w:cs="Arial"/>
          <w:sz w:val="22"/>
        </w:rPr>
        <w:tab/>
      </w:r>
      <w:r w:rsidR="00265E31" w:rsidRPr="001D19F6">
        <w:rPr>
          <w:rFonts w:ascii="Arial" w:eastAsia="굴림" w:hAnsi="Arial" w:cs="Arial"/>
          <w:sz w:val="22"/>
        </w:rPr>
        <w:tab/>
      </w:r>
      <w:r w:rsidR="00265E31" w:rsidRPr="001D19F6">
        <w:rPr>
          <w:rFonts w:ascii="Arial" w:eastAsia="굴림" w:hAnsi="Arial" w:cs="Arial"/>
          <w:sz w:val="22"/>
        </w:rPr>
        <w:tab/>
      </w:r>
      <w:r w:rsidR="00211947" w:rsidRPr="001D19F6">
        <w:rPr>
          <w:rFonts w:ascii="Arial" w:eastAsia="굴림" w:hAnsi="Arial" w:cs="Arial"/>
          <w:sz w:val="22"/>
        </w:rPr>
        <w:t>→Go to F057</w:t>
      </w:r>
    </w:p>
    <w:p w14:paraId="36B4C456" w14:textId="77777777" w:rsidR="00624BD4" w:rsidRPr="001D19F6" w:rsidRDefault="008073C8" w:rsidP="00F14BA4">
      <w:pPr>
        <w:pStyle w:val="a6"/>
        <w:numPr>
          <w:ilvl w:val="0"/>
          <w:numId w:val="746"/>
        </w:numPr>
        <w:wordWrap/>
        <w:spacing w:line="360" w:lineRule="auto"/>
        <w:ind w:leftChars="0"/>
        <w:rPr>
          <w:rFonts w:ascii="Arial" w:eastAsia="굴림" w:hAnsi="Arial" w:cs="Arial"/>
          <w:sz w:val="22"/>
        </w:rPr>
      </w:pPr>
      <w:r w:rsidRPr="001D19F6">
        <w:rPr>
          <w:rFonts w:ascii="Arial" w:eastAsia="굴림" w:hAnsi="Arial" w:cs="Arial"/>
          <w:sz w:val="22"/>
        </w:rPr>
        <w:t>Inheritance</w:t>
      </w:r>
      <w:r w:rsidR="00600CA1" w:rsidRPr="001D19F6">
        <w:rPr>
          <w:rFonts w:ascii="Arial" w:eastAsia="굴림" w:hAnsi="Arial" w:cs="Arial"/>
          <w:sz w:val="22"/>
        </w:rPr>
        <w:t>/ Give</w:t>
      </w:r>
      <w:r w:rsidR="00600CA1" w:rsidRPr="001D19F6">
        <w:rPr>
          <w:rFonts w:ascii="Arial" w:eastAsia="굴림" w:hAnsi="Arial" w:cs="Arial"/>
          <w:sz w:val="22"/>
        </w:rPr>
        <w:tab/>
      </w:r>
      <w:r w:rsidR="00265E31" w:rsidRPr="001D19F6">
        <w:rPr>
          <w:rFonts w:ascii="Arial" w:eastAsia="굴림" w:hAnsi="Arial" w:cs="Arial"/>
          <w:sz w:val="22"/>
        </w:rPr>
        <w:tab/>
      </w:r>
      <w:r w:rsidR="00265E31" w:rsidRPr="001D19F6">
        <w:rPr>
          <w:rFonts w:ascii="Arial" w:eastAsia="굴림" w:hAnsi="Arial" w:cs="Arial"/>
          <w:sz w:val="22"/>
        </w:rPr>
        <w:tab/>
      </w:r>
      <w:r w:rsidR="00265E31" w:rsidRPr="001D19F6">
        <w:rPr>
          <w:rFonts w:ascii="Arial" w:eastAsia="굴림" w:hAnsi="Arial" w:cs="Arial"/>
          <w:sz w:val="22"/>
        </w:rPr>
        <w:tab/>
      </w:r>
      <w:r w:rsidR="00211947" w:rsidRPr="001D19F6">
        <w:rPr>
          <w:rFonts w:ascii="Arial" w:eastAsia="굴림" w:hAnsi="Arial" w:cs="Arial"/>
          <w:sz w:val="22"/>
        </w:rPr>
        <w:t>→Go to F057</w:t>
      </w:r>
    </w:p>
    <w:p w14:paraId="4FDCEDC9" w14:textId="77777777" w:rsidR="00624BD4" w:rsidRPr="001D19F6" w:rsidRDefault="00624BD4" w:rsidP="00F14BA4">
      <w:pPr>
        <w:pStyle w:val="a6"/>
        <w:numPr>
          <w:ilvl w:val="0"/>
          <w:numId w:val="746"/>
        </w:numPr>
        <w:wordWrap/>
        <w:spacing w:line="360" w:lineRule="auto"/>
        <w:ind w:leftChars="0"/>
        <w:rPr>
          <w:rFonts w:ascii="Arial" w:eastAsia="굴림" w:hAnsi="Arial" w:cs="Arial"/>
          <w:sz w:val="22"/>
        </w:rPr>
      </w:pPr>
      <w:r w:rsidRPr="001D19F6">
        <w:rPr>
          <w:rFonts w:ascii="Arial" w:eastAsia="굴림" w:hAnsi="Arial" w:cs="Arial"/>
          <w:sz w:val="22"/>
        </w:rPr>
        <w:t>Other</w:t>
      </w:r>
      <w:r w:rsidR="00183299" w:rsidRPr="001D19F6">
        <w:rPr>
          <w:rFonts w:ascii="Arial" w:eastAsia="굴림" w:hAnsi="Arial" w:cs="Arial"/>
          <w:sz w:val="22"/>
        </w:rPr>
        <w:t>s</w:t>
      </w:r>
    </w:p>
    <w:p w14:paraId="699B09FD" w14:textId="77777777" w:rsidR="00624BD4" w:rsidRPr="001D19F6" w:rsidRDefault="00624BD4" w:rsidP="00624BD4">
      <w:pPr>
        <w:wordWrap/>
        <w:spacing w:line="360" w:lineRule="auto"/>
        <w:rPr>
          <w:rFonts w:ascii="Arial" w:eastAsia="굴림" w:hAnsi="Arial" w:cs="Arial"/>
          <w:sz w:val="22"/>
        </w:rPr>
      </w:pPr>
    </w:p>
    <w:p w14:paraId="7BDB242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F056. </w:t>
      </w:r>
      <w:r w:rsidR="00183299" w:rsidRPr="001D19F6">
        <w:rPr>
          <w:rFonts w:ascii="Arial" w:eastAsia="굴림" w:hAnsi="Arial" w:cs="Arial"/>
          <w:sz w:val="22"/>
        </w:rPr>
        <w:t>If others, please specify</w:t>
      </w:r>
      <w:r w:rsidRPr="001D19F6">
        <w:rPr>
          <w:rFonts w:ascii="Arial" w:eastAsia="굴림" w:hAnsi="Arial" w:cs="Arial"/>
          <w:sz w:val="22"/>
        </w:rPr>
        <w:t>.</w:t>
      </w:r>
    </w:p>
    <w:p w14:paraId="21079017" w14:textId="77777777" w:rsidR="00624BD4" w:rsidRPr="001D19F6" w:rsidRDefault="00265E31" w:rsidP="00624BD4">
      <w:pPr>
        <w:wordWrap/>
        <w:spacing w:line="360" w:lineRule="auto"/>
        <w:rPr>
          <w:rFonts w:ascii="Arial" w:eastAsia="굴림" w:hAnsi="Arial" w:cs="Arial"/>
          <w:sz w:val="22"/>
          <w:u w:val="single"/>
        </w:rPr>
      </w:pPr>
      <w:r w:rsidRPr="001D19F6">
        <w:rPr>
          <w:rFonts w:ascii="Arial" w:eastAsia="굴림" w:hAnsi="Arial" w:cs="Arial"/>
          <w:kern w:val="0"/>
          <w:sz w:val="22"/>
        </w:rPr>
        <w:tab/>
        <w:t>_______________________________</w:t>
      </w:r>
    </w:p>
    <w:p w14:paraId="3A2F8F9B" w14:textId="77777777" w:rsidR="00624BD4" w:rsidRPr="001D19F6" w:rsidRDefault="00624BD4" w:rsidP="00624BD4">
      <w:pPr>
        <w:wordWrap/>
        <w:spacing w:line="360" w:lineRule="auto"/>
        <w:rPr>
          <w:rFonts w:ascii="Arial" w:eastAsia="굴림" w:hAnsi="Arial" w:cs="Arial"/>
          <w:sz w:val="22"/>
        </w:rPr>
      </w:pPr>
    </w:p>
    <w:p w14:paraId="4DA51190" w14:textId="77777777" w:rsidR="007274F3" w:rsidRPr="001D19F6" w:rsidRDefault="00265E31" w:rsidP="00265E31">
      <w:pPr>
        <w:wordWrap/>
        <w:spacing w:line="360" w:lineRule="auto"/>
        <w:rPr>
          <w:rFonts w:ascii="Arial" w:eastAsia="굴림" w:hAnsi="Arial" w:cs="Arial"/>
          <w:b/>
          <w:sz w:val="22"/>
        </w:rPr>
      </w:pPr>
      <w:r w:rsidRPr="001D19F6">
        <w:rPr>
          <w:rFonts w:ascii="Arial" w:eastAsia="굴림" w:hAnsi="Arial" w:cs="Arial"/>
          <w:b/>
          <w:sz w:val="22"/>
        </w:rPr>
        <w:t>&lt;</w:t>
      </w:r>
      <w:r w:rsidR="00600CA1" w:rsidRPr="001D19F6">
        <w:rPr>
          <w:rFonts w:ascii="Arial" w:eastAsia="굴림" w:hAnsi="Arial" w:cs="Arial"/>
          <w:b/>
          <w:sz w:val="22"/>
        </w:rPr>
        <w:t xml:space="preserve"> </w:t>
      </w:r>
      <w:r w:rsidR="00AA0701" w:rsidRPr="001D19F6">
        <w:rPr>
          <w:rFonts w:ascii="Arial" w:eastAsia="굴림" w:hAnsi="Arial" w:cs="Arial"/>
          <w:b/>
          <w:sz w:val="22"/>
        </w:rPr>
        <w:t>Real Estate Property</w:t>
      </w:r>
      <w:r w:rsidRPr="001D19F6">
        <w:rPr>
          <w:rFonts w:ascii="Arial" w:eastAsia="굴림" w:hAnsi="Arial" w:cs="Arial"/>
          <w:b/>
          <w:sz w:val="22"/>
        </w:rPr>
        <w:t>&gt;</w:t>
      </w:r>
    </w:p>
    <w:p w14:paraId="509F9C8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F057. </w:t>
      </w:r>
      <w:r w:rsidR="00265E31" w:rsidRPr="001D19F6">
        <w:rPr>
          <w:rFonts w:ascii="Arial" w:eastAsia="굴림" w:hAnsi="Arial" w:cs="Arial"/>
          <w:sz w:val="22"/>
        </w:rPr>
        <w:t xml:space="preserve">Aside from the current </w:t>
      </w:r>
      <w:r w:rsidR="00241360" w:rsidRPr="001D19F6">
        <w:rPr>
          <w:rFonts w:ascii="Arial" w:eastAsia="굴림" w:hAnsi="Arial" w:cs="Arial"/>
          <w:sz w:val="22"/>
        </w:rPr>
        <w:t>home</w:t>
      </w:r>
      <w:r w:rsidR="00265E31" w:rsidRPr="001D19F6">
        <w:rPr>
          <w:rFonts w:ascii="Arial" w:eastAsia="굴림" w:hAnsi="Arial" w:cs="Arial"/>
          <w:sz w:val="22"/>
        </w:rPr>
        <w:t xml:space="preserve"> you are residing in, d</w:t>
      </w:r>
      <w:r w:rsidRPr="001D19F6">
        <w:rPr>
          <w:rFonts w:ascii="Arial" w:eastAsia="굴림" w:hAnsi="Arial" w:cs="Arial"/>
          <w:sz w:val="22"/>
        </w:rPr>
        <w:t>o yo</w:t>
      </w:r>
      <w:r w:rsidR="00183299" w:rsidRPr="001D19F6">
        <w:rPr>
          <w:rFonts w:ascii="Arial" w:eastAsia="굴림" w:hAnsi="Arial" w:cs="Arial"/>
          <w:sz w:val="22"/>
        </w:rPr>
        <w:t>u have any</w:t>
      </w:r>
      <w:r w:rsidR="00BD4BFA" w:rsidRPr="001D19F6">
        <w:rPr>
          <w:rFonts w:ascii="Arial" w:eastAsia="굴림" w:hAnsi="Arial" w:cs="Arial"/>
          <w:sz w:val="22"/>
        </w:rPr>
        <w:t xml:space="preserve"> </w:t>
      </w:r>
      <w:r w:rsidR="00600CA1" w:rsidRPr="001D19F6">
        <w:rPr>
          <w:rFonts w:ascii="Arial" w:eastAsia="굴림" w:hAnsi="Arial" w:cs="Arial"/>
          <w:sz w:val="22"/>
        </w:rPr>
        <w:t xml:space="preserve">other </w:t>
      </w:r>
      <w:r w:rsidR="00265E31" w:rsidRPr="001D19F6">
        <w:rPr>
          <w:rFonts w:ascii="Arial" w:eastAsia="굴림" w:hAnsi="Arial" w:cs="Arial"/>
          <w:sz w:val="22"/>
        </w:rPr>
        <w:t>real estate properties</w:t>
      </w:r>
      <w:r w:rsidR="00183299" w:rsidRPr="001D19F6">
        <w:rPr>
          <w:rFonts w:ascii="Arial" w:eastAsia="굴림" w:hAnsi="Arial" w:cs="Arial"/>
          <w:sz w:val="22"/>
        </w:rPr>
        <w:t>,</w:t>
      </w:r>
      <w:r w:rsidR="00265E31" w:rsidRPr="001D19F6">
        <w:rPr>
          <w:rFonts w:ascii="Arial" w:eastAsia="굴림" w:hAnsi="Arial" w:cs="Arial"/>
          <w:sz w:val="22"/>
        </w:rPr>
        <w:t xml:space="preserve"> </w:t>
      </w:r>
      <w:r w:rsidR="00183299" w:rsidRPr="001D19F6">
        <w:rPr>
          <w:rFonts w:ascii="Arial" w:eastAsia="굴림" w:hAnsi="Arial" w:cs="Arial"/>
          <w:sz w:val="22"/>
        </w:rPr>
        <w:t>such as</w:t>
      </w:r>
      <w:r w:rsidR="00265E31" w:rsidRPr="001D19F6">
        <w:rPr>
          <w:rFonts w:ascii="Arial" w:eastAsia="굴림" w:hAnsi="Arial" w:cs="Arial"/>
          <w:sz w:val="22"/>
        </w:rPr>
        <w:t xml:space="preserve"> other</w:t>
      </w:r>
      <w:r w:rsidR="00183299" w:rsidRPr="001D19F6">
        <w:rPr>
          <w:rFonts w:ascii="Arial" w:eastAsia="굴림" w:hAnsi="Arial" w:cs="Arial"/>
          <w:sz w:val="22"/>
        </w:rPr>
        <w:t xml:space="preserve"> </w:t>
      </w:r>
      <w:r w:rsidR="00241360" w:rsidRPr="001D19F6">
        <w:rPr>
          <w:rFonts w:ascii="Arial" w:eastAsia="굴림" w:hAnsi="Arial" w:cs="Arial"/>
          <w:sz w:val="22"/>
        </w:rPr>
        <w:t>home</w:t>
      </w:r>
      <w:r w:rsidR="00600CA1" w:rsidRPr="001D19F6">
        <w:rPr>
          <w:rFonts w:ascii="Arial" w:eastAsia="굴림" w:hAnsi="Arial" w:cs="Arial"/>
          <w:sz w:val="22"/>
        </w:rPr>
        <w:t xml:space="preserve">/ second </w:t>
      </w:r>
      <w:r w:rsidR="00241360" w:rsidRPr="001D19F6">
        <w:rPr>
          <w:rFonts w:ascii="Arial" w:eastAsia="굴림" w:hAnsi="Arial" w:cs="Arial"/>
          <w:sz w:val="22"/>
        </w:rPr>
        <w:t>home</w:t>
      </w:r>
      <w:r w:rsidR="00265E31" w:rsidRPr="001D19F6">
        <w:rPr>
          <w:rFonts w:ascii="Arial" w:eastAsia="굴림" w:hAnsi="Arial" w:cs="Arial"/>
          <w:sz w:val="22"/>
        </w:rPr>
        <w:t xml:space="preserve">, </w:t>
      </w:r>
      <w:r w:rsidR="00183299" w:rsidRPr="001D19F6">
        <w:rPr>
          <w:rFonts w:ascii="Arial" w:eastAsia="굴림" w:hAnsi="Arial" w:cs="Arial"/>
          <w:sz w:val="22"/>
        </w:rPr>
        <w:t>building</w:t>
      </w:r>
      <w:r w:rsidR="00B43D89" w:rsidRPr="001D19F6">
        <w:rPr>
          <w:rFonts w:ascii="Arial" w:eastAsia="굴림" w:hAnsi="Arial" w:cs="Arial"/>
          <w:sz w:val="22"/>
        </w:rPr>
        <w:t>s</w:t>
      </w:r>
      <w:r w:rsidR="00183299" w:rsidRPr="001D19F6">
        <w:rPr>
          <w:rFonts w:ascii="Arial" w:eastAsia="굴림" w:hAnsi="Arial" w:cs="Arial"/>
          <w:sz w:val="22"/>
        </w:rPr>
        <w:t>,</w:t>
      </w:r>
      <w:r w:rsidR="00B43D89" w:rsidRPr="001D19F6">
        <w:rPr>
          <w:rFonts w:ascii="Arial" w:eastAsia="굴림" w:hAnsi="Arial" w:cs="Arial"/>
          <w:sz w:val="22"/>
        </w:rPr>
        <w:t xml:space="preserve"> commercial property,</w:t>
      </w:r>
      <w:r w:rsidR="00B91796" w:rsidRPr="001D19F6">
        <w:rPr>
          <w:rFonts w:ascii="Arial" w:eastAsia="굴림" w:hAnsi="Arial" w:cs="Arial"/>
          <w:sz w:val="22"/>
        </w:rPr>
        <w:t xml:space="preserve"> studio apartment</w:t>
      </w:r>
      <w:r w:rsidR="00B43D89" w:rsidRPr="001D19F6">
        <w:rPr>
          <w:rFonts w:ascii="Arial" w:eastAsia="굴림" w:hAnsi="Arial" w:cs="Arial"/>
          <w:sz w:val="22"/>
        </w:rPr>
        <w:t xml:space="preserve">s, </w:t>
      </w:r>
      <w:proofErr w:type="gramStart"/>
      <w:r w:rsidR="00B91796" w:rsidRPr="001D19F6">
        <w:rPr>
          <w:rFonts w:ascii="Arial" w:eastAsia="굴림" w:hAnsi="Arial" w:cs="Arial"/>
          <w:sz w:val="22"/>
        </w:rPr>
        <w:t xml:space="preserve">land,  </w:t>
      </w:r>
      <w:r w:rsidR="00265E31" w:rsidRPr="001D19F6">
        <w:rPr>
          <w:rFonts w:ascii="Arial" w:eastAsia="굴림" w:hAnsi="Arial" w:cs="Arial"/>
          <w:sz w:val="22"/>
        </w:rPr>
        <w:t>pre</w:t>
      </w:r>
      <w:proofErr w:type="gramEnd"/>
      <w:r w:rsidR="00265E31" w:rsidRPr="001D19F6">
        <w:rPr>
          <w:rFonts w:ascii="Arial" w:eastAsia="굴림" w:hAnsi="Arial" w:cs="Arial"/>
          <w:sz w:val="22"/>
        </w:rPr>
        <w:t xml:space="preserve">-sale rights for </w:t>
      </w:r>
      <w:r w:rsidR="00B91796" w:rsidRPr="001D19F6">
        <w:rPr>
          <w:rFonts w:ascii="Arial" w:eastAsia="굴림" w:hAnsi="Arial" w:cs="Arial"/>
          <w:sz w:val="22"/>
        </w:rPr>
        <w:t>apartment</w:t>
      </w:r>
      <w:r w:rsidR="00B43D89" w:rsidRPr="001D19F6">
        <w:rPr>
          <w:rFonts w:ascii="Arial" w:eastAsia="굴림" w:hAnsi="Arial" w:cs="Arial"/>
          <w:sz w:val="22"/>
        </w:rPr>
        <w:t>s</w:t>
      </w:r>
      <w:r w:rsidR="00B91796" w:rsidRPr="001D19F6">
        <w:rPr>
          <w:rFonts w:ascii="Arial" w:eastAsia="굴림" w:hAnsi="Arial" w:cs="Arial"/>
          <w:sz w:val="22"/>
        </w:rPr>
        <w:t xml:space="preserve"> or </w:t>
      </w:r>
      <w:r w:rsidR="00265E31" w:rsidRPr="001D19F6">
        <w:rPr>
          <w:rFonts w:ascii="Arial" w:eastAsia="굴림" w:hAnsi="Arial" w:cs="Arial"/>
          <w:sz w:val="22"/>
        </w:rPr>
        <w:t>studio</w:t>
      </w:r>
      <w:r w:rsidR="00600CA1" w:rsidRPr="001D19F6">
        <w:rPr>
          <w:rFonts w:ascii="Arial" w:eastAsia="굴림" w:hAnsi="Arial" w:cs="Arial"/>
          <w:sz w:val="22"/>
        </w:rPr>
        <w:t xml:space="preserve"> apartments</w:t>
      </w:r>
      <w:r w:rsidR="00B91796" w:rsidRPr="001D19F6">
        <w:rPr>
          <w:rFonts w:ascii="Arial" w:eastAsia="굴림" w:hAnsi="Arial" w:cs="Arial"/>
          <w:sz w:val="22"/>
        </w:rPr>
        <w:t xml:space="preserve">, </w:t>
      </w:r>
      <w:r w:rsidR="00265E31" w:rsidRPr="001D19F6">
        <w:rPr>
          <w:rFonts w:ascii="Arial" w:eastAsia="굴림" w:hAnsi="Arial" w:cs="Arial"/>
          <w:sz w:val="22"/>
        </w:rPr>
        <w:t xml:space="preserve">or </w:t>
      </w:r>
      <w:r w:rsidR="00B91796" w:rsidRPr="001D19F6">
        <w:rPr>
          <w:rFonts w:ascii="Arial" w:eastAsia="굴림" w:hAnsi="Arial" w:cs="Arial"/>
          <w:sz w:val="22"/>
        </w:rPr>
        <w:t>condominium membership</w:t>
      </w:r>
      <w:r w:rsidRPr="001D19F6">
        <w:rPr>
          <w:rFonts w:ascii="Arial" w:eastAsia="굴림" w:hAnsi="Arial" w:cs="Arial"/>
          <w:sz w:val="22"/>
        </w:rPr>
        <w:t>?</w:t>
      </w:r>
      <w:r w:rsidR="00BD4BFA" w:rsidRPr="001D19F6">
        <w:rPr>
          <w:rFonts w:ascii="Arial" w:eastAsia="굴림" w:hAnsi="Arial" w:cs="Arial"/>
          <w:sz w:val="22"/>
        </w:rPr>
        <w:t xml:space="preserve"> Please </w:t>
      </w:r>
      <w:r w:rsidR="0052190D" w:rsidRPr="001D19F6">
        <w:rPr>
          <w:rFonts w:ascii="Arial" w:eastAsia="굴림" w:hAnsi="Arial" w:cs="Arial"/>
          <w:sz w:val="22"/>
        </w:rPr>
        <w:t>exc</w:t>
      </w:r>
      <w:r w:rsidR="00BD4BFA" w:rsidRPr="001D19F6">
        <w:rPr>
          <w:rFonts w:ascii="Arial" w:eastAsia="굴림" w:hAnsi="Arial" w:cs="Arial"/>
          <w:sz w:val="22"/>
        </w:rPr>
        <w:t xml:space="preserve">lude the </w:t>
      </w:r>
      <w:r w:rsidR="00241360" w:rsidRPr="001D19F6">
        <w:rPr>
          <w:rFonts w:ascii="Arial" w:eastAsia="굴림" w:hAnsi="Arial" w:cs="Arial"/>
          <w:sz w:val="22"/>
        </w:rPr>
        <w:t>home</w:t>
      </w:r>
      <w:r w:rsidR="00BD4BFA" w:rsidRPr="001D19F6">
        <w:rPr>
          <w:rFonts w:ascii="Arial" w:eastAsia="굴림" w:hAnsi="Arial" w:cs="Arial"/>
          <w:sz w:val="22"/>
        </w:rPr>
        <w:t xml:space="preserve"> you are currently living in.</w:t>
      </w:r>
      <w:r w:rsidR="00AA0701" w:rsidRPr="001D19F6">
        <w:rPr>
          <w:rFonts w:ascii="Arial" w:eastAsia="굴림" w:hAnsi="Arial" w:cs="Arial"/>
          <w:sz w:val="22"/>
        </w:rPr>
        <w:t xml:space="preserve"> </w:t>
      </w:r>
    </w:p>
    <w:p w14:paraId="1643B684" w14:textId="77777777" w:rsidR="00AA0701" w:rsidRPr="001D19F6" w:rsidRDefault="00AA0701" w:rsidP="00F14BA4">
      <w:pPr>
        <w:pStyle w:val="a6"/>
        <w:numPr>
          <w:ilvl w:val="0"/>
          <w:numId w:val="74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F078</w:t>
      </w:r>
    </w:p>
    <w:p w14:paraId="3EBD9B87" w14:textId="77777777" w:rsidR="00624BD4" w:rsidRPr="001D19F6" w:rsidRDefault="00624BD4" w:rsidP="00624BD4">
      <w:pPr>
        <w:wordWrap/>
        <w:spacing w:line="360" w:lineRule="auto"/>
        <w:rPr>
          <w:rFonts w:ascii="Arial" w:eastAsia="굴림" w:hAnsi="Arial" w:cs="Arial"/>
          <w:sz w:val="22"/>
        </w:rPr>
      </w:pPr>
    </w:p>
    <w:p w14:paraId="0B045F04" w14:textId="77777777" w:rsidR="00624BD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lastRenderedPageBreak/>
        <w:t xml:space="preserve">F058. </w:t>
      </w:r>
      <w:r w:rsidR="00B66BDE" w:rsidRPr="001D19F6">
        <w:rPr>
          <w:rFonts w:ascii="Arial" w:eastAsia="굴림" w:hAnsi="Arial" w:cs="Arial"/>
          <w:sz w:val="22"/>
        </w:rPr>
        <w:t xml:space="preserve">If you sold those real estate properties </w:t>
      </w:r>
      <w:r w:rsidR="0052190D" w:rsidRPr="001D19F6">
        <w:rPr>
          <w:rFonts w:ascii="Arial" w:eastAsia="굴림" w:hAnsi="Arial" w:cs="Arial"/>
          <w:sz w:val="22"/>
        </w:rPr>
        <w:t>exc</w:t>
      </w:r>
      <w:r w:rsidR="00B66BDE" w:rsidRPr="001D19F6">
        <w:rPr>
          <w:rFonts w:ascii="Arial" w:eastAsia="굴림" w:hAnsi="Arial" w:cs="Arial"/>
          <w:sz w:val="22"/>
        </w:rPr>
        <w:t>ept t</w:t>
      </w:r>
      <w:r w:rsidR="00B66BDE" w:rsidRPr="001D19F6">
        <w:rPr>
          <w:rFonts w:ascii="Arial" w:eastAsia="굴림" w:hAnsi="Arial" w:cs="Arial"/>
          <w:kern w:val="0"/>
          <w:sz w:val="22"/>
        </w:rPr>
        <w:t xml:space="preserve">he </w:t>
      </w:r>
      <w:r w:rsidR="00241360" w:rsidRPr="001D19F6">
        <w:rPr>
          <w:rFonts w:ascii="Arial" w:eastAsia="굴림" w:hAnsi="Arial" w:cs="Arial"/>
          <w:kern w:val="0"/>
          <w:sz w:val="22"/>
        </w:rPr>
        <w:t>home</w:t>
      </w:r>
      <w:r w:rsidR="00B66BDE" w:rsidRPr="001D19F6">
        <w:rPr>
          <w:rFonts w:ascii="Arial" w:eastAsia="굴림" w:hAnsi="Arial" w:cs="Arial"/>
          <w:kern w:val="0"/>
          <w:sz w:val="22"/>
        </w:rPr>
        <w:t xml:space="preserve"> you are currently residing in, </w:t>
      </w:r>
      <w:r w:rsidR="00B66BDE" w:rsidRPr="001D19F6">
        <w:rPr>
          <w:rFonts w:ascii="Arial" w:eastAsia="굴림" w:hAnsi="Arial" w:cs="Arial"/>
          <w:sz w:val="22"/>
        </w:rPr>
        <w:t xml:space="preserve">how much would they cost? </w:t>
      </w:r>
      <w:r w:rsidRPr="001D19F6">
        <w:rPr>
          <w:rFonts w:ascii="Arial" w:eastAsia="굴림" w:hAnsi="Arial" w:cs="Arial"/>
          <w:sz w:val="22"/>
        </w:rPr>
        <w:t>(unit: 10,000 Korean won)</w:t>
      </w:r>
    </w:p>
    <w:p w14:paraId="41BDCF2E" w14:textId="77777777" w:rsidR="00004C19" w:rsidRPr="001D19F6" w:rsidRDefault="00004C19" w:rsidP="00004C19">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9C1F06D" w14:textId="77777777" w:rsidR="00004C19" w:rsidRPr="001D19F6" w:rsidRDefault="00004C19" w:rsidP="00004C19">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1~999] _______ MW [Range: 0 ~ 9997] → F064</w:t>
      </w:r>
    </w:p>
    <w:p w14:paraId="103161D6"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Don’t know →Go to F059~F063 unfolding</w:t>
      </w:r>
    </w:p>
    <w:p w14:paraId="51831938"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F059~F063 unfolding</w:t>
      </w:r>
    </w:p>
    <w:p w14:paraId="2D6B6850" w14:textId="77777777" w:rsidR="00624BD4" w:rsidRPr="001D19F6" w:rsidRDefault="00624BD4" w:rsidP="00624BD4">
      <w:pPr>
        <w:wordWrap/>
        <w:spacing w:line="360" w:lineRule="auto"/>
        <w:rPr>
          <w:rFonts w:ascii="Arial" w:eastAsia="굴림" w:hAnsi="Arial" w:cs="Arial"/>
          <w:sz w:val="22"/>
        </w:rPr>
      </w:pPr>
    </w:p>
    <w:p w14:paraId="0C8D9F48"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0F4567" w:rsidRPr="001D19F6">
        <w:rPr>
          <w:rFonts w:ascii="Arial" w:eastAsia="굴림" w:hAnsi="Arial" w:cs="Arial"/>
          <w:b/>
          <w:sz w:val="22"/>
        </w:rPr>
        <w:t xml:space="preserve"> </w:t>
      </w:r>
      <w:r w:rsidRPr="001D19F6">
        <w:rPr>
          <w:rFonts w:ascii="Arial" w:eastAsia="굴림" w:hAnsi="Arial" w:cs="Arial"/>
          <w:b/>
          <w:sz w:val="22"/>
        </w:rPr>
        <w:t>F059~F063. Unfolding bracket questions &gt;</w:t>
      </w:r>
    </w:p>
    <w:p w14:paraId="302434F2" w14:textId="77777777" w:rsidR="001B05EE" w:rsidRPr="001D19F6" w:rsidRDefault="001B05EE" w:rsidP="001B05EE">
      <w:pPr>
        <w:wordWrap/>
        <w:spacing w:line="360" w:lineRule="auto"/>
        <w:rPr>
          <w:rFonts w:ascii="Arial" w:eastAsia="굴림" w:hAnsi="Arial" w:cs="Arial"/>
          <w:sz w:val="22"/>
        </w:rPr>
      </w:pPr>
      <w:r w:rsidRPr="001D19F6">
        <w:rPr>
          <w:rFonts w:ascii="Arial" w:eastAsia="굴림" w:hAnsi="Arial" w:cs="Arial"/>
          <w:sz w:val="22"/>
        </w:rPr>
        <w:t>[IWER: Go back to F058 and record if R answers the amount during the interview.]</w:t>
      </w:r>
    </w:p>
    <w:p w14:paraId="780FECB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F059. Would it amount to less than, about equal to or more than 1,000 MW (10,000 Korean won)?</w:t>
      </w:r>
    </w:p>
    <w:p w14:paraId="15F85F21"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4662F34"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0F2DE344"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6E746777" w14:textId="77777777" w:rsidR="00624BD4" w:rsidRPr="001D19F6" w:rsidRDefault="00624BD4" w:rsidP="00624BD4">
      <w:pPr>
        <w:wordWrap/>
        <w:spacing w:line="360" w:lineRule="auto"/>
        <w:rPr>
          <w:rFonts w:ascii="Arial" w:eastAsia="굴림" w:hAnsi="Arial" w:cs="Arial"/>
          <w:sz w:val="22"/>
        </w:rPr>
      </w:pPr>
    </w:p>
    <w:p w14:paraId="02B2302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F060. Would it amount to less than, about equal to, or more than 5,000 MW (10,000 Korean won)?</w:t>
      </w:r>
    </w:p>
    <w:p w14:paraId="08EEF037"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5182147F"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0659248C"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24DBBFF0" w14:textId="77777777" w:rsidR="00624BD4" w:rsidRPr="001D19F6" w:rsidRDefault="00624BD4" w:rsidP="00624BD4">
      <w:pPr>
        <w:wordWrap/>
        <w:spacing w:line="360" w:lineRule="auto"/>
        <w:rPr>
          <w:rFonts w:ascii="Arial" w:eastAsia="굴림" w:hAnsi="Arial" w:cs="Arial"/>
          <w:sz w:val="22"/>
        </w:rPr>
      </w:pPr>
    </w:p>
    <w:p w14:paraId="1D5F330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F061. Would it amount to less than, about equal to or more than 10,000 MW (10,000 Korean won)?</w:t>
      </w:r>
    </w:p>
    <w:p w14:paraId="683663E5"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09A330CC"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5493A51A"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3F31A99E" w14:textId="77777777" w:rsidR="00624BD4" w:rsidRPr="001D19F6" w:rsidRDefault="00624BD4" w:rsidP="00624BD4">
      <w:pPr>
        <w:wordWrap/>
        <w:spacing w:line="360" w:lineRule="auto"/>
        <w:rPr>
          <w:rFonts w:ascii="Arial" w:eastAsia="굴림" w:hAnsi="Arial" w:cs="Arial"/>
          <w:sz w:val="22"/>
        </w:rPr>
      </w:pPr>
    </w:p>
    <w:p w14:paraId="6F44DDB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F062. Would it amount to less than, about equal to or more than 50,000 MW (10,000 Korean won)?</w:t>
      </w:r>
    </w:p>
    <w:p w14:paraId="3FFA0AEC"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7681D2FA"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50,000 MW</w:t>
      </w:r>
    </w:p>
    <w:p w14:paraId="6D87B974"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50,000 MW</w:t>
      </w:r>
    </w:p>
    <w:p w14:paraId="0AE28211" w14:textId="77777777" w:rsidR="00624BD4" w:rsidRPr="001D19F6" w:rsidRDefault="00624BD4" w:rsidP="00624BD4">
      <w:pPr>
        <w:wordWrap/>
        <w:spacing w:line="360" w:lineRule="auto"/>
        <w:rPr>
          <w:rFonts w:ascii="Arial" w:eastAsia="굴림" w:hAnsi="Arial" w:cs="Arial"/>
          <w:sz w:val="22"/>
        </w:rPr>
      </w:pPr>
    </w:p>
    <w:p w14:paraId="2EA4817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F063. Would it amount to less than, about equal to or more than 100,000 MW</w:t>
      </w:r>
      <w:r w:rsidR="001B05EE" w:rsidRPr="001D19F6">
        <w:rPr>
          <w:rFonts w:ascii="Arial" w:eastAsia="굴림" w:hAnsi="Arial" w:cs="Arial"/>
          <w:sz w:val="22"/>
        </w:rPr>
        <w:t xml:space="preserve"> </w:t>
      </w:r>
      <w:r w:rsidRPr="001D19F6">
        <w:rPr>
          <w:rFonts w:ascii="Arial" w:eastAsia="굴림" w:hAnsi="Arial" w:cs="Arial"/>
          <w:sz w:val="22"/>
        </w:rPr>
        <w:t>(10,000 Korean won)?</w:t>
      </w:r>
    </w:p>
    <w:p w14:paraId="7806BFE3"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35FC60A0"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2E13A907" w14:textId="77777777" w:rsidR="001B05EE" w:rsidRPr="001D19F6" w:rsidRDefault="001B05EE" w:rsidP="001B05E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100,000 MW</w:t>
      </w:r>
    </w:p>
    <w:p w14:paraId="43482F49" w14:textId="77777777" w:rsidR="00624BD4" w:rsidRPr="001D19F6" w:rsidRDefault="00624BD4" w:rsidP="00624BD4">
      <w:pPr>
        <w:wordWrap/>
        <w:spacing w:line="360" w:lineRule="auto"/>
        <w:rPr>
          <w:rFonts w:ascii="Arial" w:eastAsia="굴림" w:hAnsi="Arial" w:cs="Arial"/>
          <w:sz w:val="22"/>
        </w:rPr>
      </w:pPr>
    </w:p>
    <w:p w14:paraId="434AD0C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F064. Are you currently leasing </w:t>
      </w:r>
      <w:r w:rsidR="00C36C63" w:rsidRPr="001D19F6">
        <w:rPr>
          <w:rFonts w:ascii="Arial" w:eastAsia="굴림" w:hAnsi="Arial" w:cs="Arial"/>
          <w:sz w:val="22"/>
        </w:rPr>
        <w:t xml:space="preserve">to another person </w:t>
      </w:r>
      <w:r w:rsidR="0053254E" w:rsidRPr="001D19F6">
        <w:rPr>
          <w:rFonts w:ascii="Arial" w:eastAsia="굴림" w:hAnsi="Arial" w:cs="Arial"/>
          <w:sz w:val="22"/>
        </w:rPr>
        <w:t xml:space="preserve">any of the real estate properties you have, such </w:t>
      </w:r>
      <w:r w:rsidR="0053254E" w:rsidRPr="001D19F6">
        <w:rPr>
          <w:rFonts w:ascii="Arial" w:eastAsia="굴림" w:hAnsi="Arial" w:cs="Arial"/>
          <w:sz w:val="22"/>
        </w:rPr>
        <w:lastRenderedPageBreak/>
        <w:t xml:space="preserve">as other </w:t>
      </w:r>
      <w:r w:rsidR="00241360" w:rsidRPr="001D19F6">
        <w:rPr>
          <w:rFonts w:ascii="Arial" w:eastAsia="굴림" w:hAnsi="Arial" w:cs="Arial"/>
          <w:sz w:val="22"/>
        </w:rPr>
        <w:t>home</w:t>
      </w:r>
      <w:r w:rsidR="0053254E" w:rsidRPr="001D19F6">
        <w:rPr>
          <w:rFonts w:ascii="Arial" w:eastAsia="굴림" w:hAnsi="Arial" w:cs="Arial"/>
          <w:sz w:val="22"/>
        </w:rPr>
        <w:t xml:space="preserve">/ second </w:t>
      </w:r>
      <w:r w:rsidR="00241360" w:rsidRPr="001D19F6">
        <w:rPr>
          <w:rFonts w:ascii="Arial" w:eastAsia="굴림" w:hAnsi="Arial" w:cs="Arial"/>
          <w:sz w:val="22"/>
        </w:rPr>
        <w:t>home</w:t>
      </w:r>
      <w:r w:rsidR="0053254E" w:rsidRPr="001D19F6">
        <w:rPr>
          <w:rFonts w:ascii="Arial" w:eastAsia="굴림" w:hAnsi="Arial" w:cs="Arial"/>
          <w:sz w:val="22"/>
        </w:rPr>
        <w:t>, buildings, commercial property, studio apartments, land, pre-sale rights for apartments or studio apartments, or condominium membership</w:t>
      </w:r>
      <w:r w:rsidRPr="001D19F6">
        <w:rPr>
          <w:rFonts w:ascii="Arial" w:eastAsia="굴림" w:hAnsi="Arial" w:cs="Arial"/>
          <w:sz w:val="22"/>
        </w:rPr>
        <w:t xml:space="preserve">? Please </w:t>
      </w:r>
      <w:r w:rsidR="0052190D" w:rsidRPr="001D19F6">
        <w:rPr>
          <w:rFonts w:ascii="Arial" w:eastAsia="굴림" w:hAnsi="Arial" w:cs="Arial"/>
          <w:sz w:val="22"/>
        </w:rPr>
        <w:t>exc</w:t>
      </w:r>
      <w:r w:rsidRPr="001D19F6">
        <w:rPr>
          <w:rFonts w:ascii="Arial" w:eastAsia="굴림" w:hAnsi="Arial" w:cs="Arial"/>
          <w:sz w:val="22"/>
        </w:rPr>
        <w:t>lude any leasing arrangement of</w:t>
      </w:r>
      <w:r w:rsidR="00BD4BFA" w:rsidRPr="001D19F6">
        <w:rPr>
          <w:rFonts w:ascii="Arial" w:eastAsia="굴림" w:hAnsi="Arial" w:cs="Arial"/>
          <w:sz w:val="22"/>
        </w:rPr>
        <w:t xml:space="preserve"> the </w:t>
      </w:r>
      <w:r w:rsidR="00241360" w:rsidRPr="001D19F6">
        <w:rPr>
          <w:rFonts w:ascii="Arial" w:eastAsia="굴림" w:hAnsi="Arial" w:cs="Arial"/>
          <w:sz w:val="22"/>
        </w:rPr>
        <w:t>home</w:t>
      </w:r>
      <w:r w:rsidR="00BD4BFA" w:rsidRPr="001D19F6">
        <w:rPr>
          <w:rFonts w:ascii="Arial" w:eastAsia="굴림" w:hAnsi="Arial" w:cs="Arial"/>
          <w:sz w:val="22"/>
        </w:rPr>
        <w:t xml:space="preserve"> you are currently living in</w:t>
      </w:r>
      <w:r w:rsidRPr="001D19F6">
        <w:rPr>
          <w:rFonts w:ascii="Arial" w:eastAsia="굴림" w:hAnsi="Arial" w:cs="Arial"/>
          <w:sz w:val="22"/>
        </w:rPr>
        <w:t>.</w:t>
      </w:r>
    </w:p>
    <w:p w14:paraId="2837F9D2" w14:textId="77777777" w:rsidR="0053254E" w:rsidRPr="001D19F6" w:rsidRDefault="0053254E" w:rsidP="00F14BA4">
      <w:pPr>
        <w:pStyle w:val="a6"/>
        <w:numPr>
          <w:ilvl w:val="0"/>
          <w:numId w:val="74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F071</w:t>
      </w:r>
    </w:p>
    <w:p w14:paraId="0677C87B" w14:textId="77777777" w:rsidR="00624BD4" w:rsidRPr="001D19F6" w:rsidRDefault="00624BD4" w:rsidP="00624BD4">
      <w:pPr>
        <w:wordWrap/>
        <w:spacing w:line="360" w:lineRule="auto"/>
        <w:rPr>
          <w:rFonts w:ascii="Arial" w:eastAsia="굴림" w:hAnsi="Arial" w:cs="Arial"/>
          <w:sz w:val="22"/>
        </w:rPr>
      </w:pPr>
    </w:p>
    <w:p w14:paraId="3C52CC55" w14:textId="77777777" w:rsidR="00624BD4" w:rsidRPr="001D19F6" w:rsidRDefault="00624BD4" w:rsidP="0086661D">
      <w:pPr>
        <w:wordWrap/>
        <w:spacing w:line="360" w:lineRule="auto"/>
        <w:ind w:left="110" w:hangingChars="50" w:hanging="110"/>
        <w:rPr>
          <w:rFonts w:ascii="Arial" w:eastAsia="굴림" w:hAnsi="Arial" w:cs="Arial"/>
          <w:sz w:val="22"/>
        </w:rPr>
      </w:pPr>
      <w:r w:rsidRPr="001D19F6">
        <w:rPr>
          <w:rFonts w:ascii="Arial" w:eastAsia="굴림" w:hAnsi="Arial" w:cs="Arial"/>
          <w:sz w:val="22"/>
        </w:rPr>
        <w:t>F065. Did</w:t>
      </w:r>
      <w:r w:rsidR="00C36C63" w:rsidRPr="001D19F6">
        <w:rPr>
          <w:rFonts w:ascii="Arial" w:eastAsia="굴림" w:hAnsi="Arial" w:cs="Arial"/>
          <w:sz w:val="22"/>
        </w:rPr>
        <w:t xml:space="preserve"> you receive any security deposit</w:t>
      </w:r>
      <w:r w:rsidR="004B7118" w:rsidRPr="001D19F6">
        <w:rPr>
          <w:rFonts w:ascii="Arial" w:eastAsia="굴림" w:hAnsi="Arial" w:cs="Arial"/>
          <w:sz w:val="22"/>
        </w:rPr>
        <w:t xml:space="preserve">s </w:t>
      </w:r>
      <w:r w:rsidR="00C36C63" w:rsidRPr="001D19F6">
        <w:rPr>
          <w:rFonts w:ascii="Arial" w:eastAsia="굴림" w:hAnsi="Arial" w:cs="Arial"/>
          <w:sz w:val="22"/>
        </w:rPr>
        <w:t>from the</w:t>
      </w:r>
      <w:r w:rsidR="004B7118" w:rsidRPr="001D19F6">
        <w:rPr>
          <w:rFonts w:ascii="Arial" w:eastAsia="굴림" w:hAnsi="Arial" w:cs="Arial"/>
          <w:sz w:val="22"/>
        </w:rPr>
        <w:t xml:space="preserve"> </w:t>
      </w:r>
      <w:r w:rsidR="00734987" w:rsidRPr="001D19F6">
        <w:rPr>
          <w:rFonts w:ascii="Arial" w:eastAsia="굴림" w:hAnsi="Arial" w:cs="Arial"/>
          <w:sz w:val="22"/>
        </w:rPr>
        <w:t>tenant</w:t>
      </w:r>
      <w:r w:rsidR="004B7118" w:rsidRPr="001D19F6">
        <w:rPr>
          <w:rFonts w:ascii="Arial" w:eastAsia="굴림" w:hAnsi="Arial" w:cs="Arial"/>
          <w:sz w:val="22"/>
        </w:rPr>
        <w:t>s</w:t>
      </w:r>
      <w:r w:rsidR="00734987" w:rsidRPr="001D19F6">
        <w:rPr>
          <w:rFonts w:ascii="Arial" w:eastAsia="굴림" w:hAnsi="Arial" w:cs="Arial"/>
          <w:sz w:val="22"/>
        </w:rPr>
        <w:t xml:space="preserve"> </w:t>
      </w:r>
      <w:r w:rsidR="004B7118" w:rsidRPr="001D19F6">
        <w:rPr>
          <w:rFonts w:ascii="Arial" w:eastAsia="굴림" w:hAnsi="Arial" w:cs="Arial"/>
          <w:sz w:val="22"/>
        </w:rPr>
        <w:t xml:space="preserve">(person who rented your real estate properties)? If yes, how much did you receive in total? </w:t>
      </w:r>
      <w:r w:rsidRPr="001D19F6">
        <w:rPr>
          <w:rFonts w:ascii="Arial" w:eastAsia="굴림" w:hAnsi="Arial" w:cs="Arial"/>
          <w:sz w:val="22"/>
        </w:rPr>
        <w:t>(unit: 10,000 Korean won)</w:t>
      </w:r>
    </w:p>
    <w:p w14:paraId="4F75B4D1" w14:textId="77777777" w:rsidR="00896F1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[IWER:</w:t>
      </w:r>
      <w:r w:rsidR="004B7118" w:rsidRPr="001D19F6">
        <w:rPr>
          <w:rFonts w:ascii="Arial" w:eastAsia="굴림" w:hAnsi="Arial" w:cs="Arial"/>
          <w:sz w:val="22"/>
        </w:rPr>
        <w:t xml:space="preserve"> </w:t>
      </w:r>
      <w:r w:rsidRPr="001D19F6">
        <w:rPr>
          <w:rFonts w:ascii="Arial" w:eastAsia="굴림" w:hAnsi="Arial" w:cs="Arial"/>
          <w:sz w:val="22"/>
        </w:rPr>
        <w:t>Mark 0 if there is no security deposit</w:t>
      </w:r>
      <w:r w:rsidR="009069ED" w:rsidRPr="001D19F6">
        <w:rPr>
          <w:rFonts w:ascii="Arial" w:eastAsia="굴림" w:hAnsi="Arial" w:cs="Arial"/>
          <w:sz w:val="22"/>
        </w:rPr>
        <w:t>.</w:t>
      </w:r>
    </w:p>
    <w:p w14:paraId="71A68AE4" w14:textId="77777777" w:rsidR="00004C19" w:rsidRPr="001D19F6" w:rsidRDefault="00004C19" w:rsidP="00004C19">
      <w:pPr>
        <w:wordWrap/>
        <w:spacing w:line="360" w:lineRule="auto"/>
        <w:rPr>
          <w:rFonts w:ascii="Arial" w:eastAsia="굴림" w:hAnsi="Arial" w:cs="Arial"/>
          <w:sz w:val="22"/>
        </w:rPr>
      </w:pPr>
      <w:r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D2B4C49" w14:textId="77777777" w:rsidR="00004C19" w:rsidRPr="001D19F6" w:rsidRDefault="00004C19" w:rsidP="00004C19">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F071</w:t>
      </w:r>
    </w:p>
    <w:p w14:paraId="211A3EF3"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Don’t know →Go to F066~F070 unfolding</w:t>
      </w:r>
    </w:p>
    <w:p w14:paraId="06EDAD1F"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F066~F070 unfolding</w:t>
      </w:r>
    </w:p>
    <w:p w14:paraId="6717449E" w14:textId="77777777" w:rsidR="00624BD4" w:rsidRPr="001D19F6" w:rsidRDefault="00624BD4" w:rsidP="00624BD4">
      <w:pPr>
        <w:wordWrap/>
        <w:spacing w:line="360" w:lineRule="auto"/>
        <w:rPr>
          <w:rFonts w:ascii="Arial" w:eastAsia="굴림" w:hAnsi="Arial" w:cs="Arial"/>
          <w:sz w:val="22"/>
        </w:rPr>
      </w:pPr>
    </w:p>
    <w:p w14:paraId="02B050BF"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F066~F070. Unfolding bracket questions &gt;</w:t>
      </w:r>
    </w:p>
    <w:p w14:paraId="41165FB7" w14:textId="77777777" w:rsidR="00E9071C" w:rsidRPr="001D19F6" w:rsidRDefault="00E9071C" w:rsidP="00E9071C">
      <w:pPr>
        <w:wordWrap/>
        <w:spacing w:line="360" w:lineRule="auto"/>
        <w:rPr>
          <w:rFonts w:ascii="Arial" w:eastAsia="굴림" w:hAnsi="Arial" w:cs="Arial"/>
          <w:sz w:val="22"/>
        </w:rPr>
      </w:pPr>
      <w:r w:rsidRPr="001D19F6">
        <w:rPr>
          <w:rFonts w:ascii="Arial" w:eastAsia="굴림" w:hAnsi="Arial" w:cs="Arial"/>
          <w:sz w:val="22"/>
        </w:rPr>
        <w:t>[IWER: Go back to F065 and record if R answers the amount during the interview.]</w:t>
      </w:r>
    </w:p>
    <w:p w14:paraId="1262CF6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F066. Did it amount to less than, about equal to or more than 1,000 MW (10,000 Korean won)?</w:t>
      </w:r>
    </w:p>
    <w:p w14:paraId="73BB0CFC"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69EE21B2"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6F8F9722"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72A5DBA6" w14:textId="77777777" w:rsidR="00E54097" w:rsidRPr="001D19F6" w:rsidRDefault="00E54097" w:rsidP="00E9071C">
      <w:pPr>
        <w:wordWrap/>
        <w:spacing w:line="360" w:lineRule="auto"/>
        <w:ind w:leftChars="213" w:left="426"/>
        <w:rPr>
          <w:rFonts w:ascii="Arial" w:eastAsia="굴림" w:hAnsi="Arial" w:cs="Arial"/>
          <w:sz w:val="22"/>
        </w:rPr>
      </w:pPr>
    </w:p>
    <w:p w14:paraId="5FE8698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F067. Did it amount to less than, about equal to or more than 3,000 MW (10,000 Korean won)?</w:t>
      </w:r>
    </w:p>
    <w:p w14:paraId="7224AA51"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03A6DC91"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336852F6"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44436841" w14:textId="77777777" w:rsidR="00624BD4" w:rsidRPr="001D19F6" w:rsidRDefault="00624BD4" w:rsidP="00624BD4">
      <w:pPr>
        <w:wordWrap/>
        <w:spacing w:line="360" w:lineRule="auto"/>
        <w:rPr>
          <w:rFonts w:ascii="Arial" w:eastAsia="굴림" w:hAnsi="Arial" w:cs="Arial"/>
          <w:sz w:val="22"/>
        </w:rPr>
      </w:pPr>
    </w:p>
    <w:p w14:paraId="69036AF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F068. Did it amount to less than, about equal to or more than 5,000 MW (10,000 Korean won)?</w:t>
      </w:r>
    </w:p>
    <w:p w14:paraId="432C62E5"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18DAD61E"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1E54F818"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3CBE773A" w14:textId="77777777" w:rsidR="00624BD4" w:rsidRPr="001D19F6" w:rsidRDefault="00624BD4" w:rsidP="00624BD4">
      <w:pPr>
        <w:wordWrap/>
        <w:spacing w:line="360" w:lineRule="auto"/>
        <w:rPr>
          <w:rFonts w:ascii="Arial" w:eastAsia="굴림" w:hAnsi="Arial" w:cs="Arial"/>
          <w:sz w:val="22"/>
        </w:rPr>
      </w:pPr>
    </w:p>
    <w:p w14:paraId="71F0C2F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F069. Did it amount to less than, about equal to or more than 10,000 MW (10,000 Korean won)?</w:t>
      </w:r>
    </w:p>
    <w:p w14:paraId="3C75325C"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7719D427"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34ECC91D"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7AEC3B91" w14:textId="77777777" w:rsidR="00624BD4" w:rsidRPr="001D19F6" w:rsidRDefault="00624BD4" w:rsidP="00624BD4">
      <w:pPr>
        <w:wordWrap/>
        <w:spacing w:line="360" w:lineRule="auto"/>
        <w:rPr>
          <w:rFonts w:ascii="Arial" w:eastAsia="굴림" w:hAnsi="Arial" w:cs="Arial"/>
          <w:sz w:val="22"/>
        </w:rPr>
      </w:pPr>
    </w:p>
    <w:p w14:paraId="53B6284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F070. Did it amount to less than, about equal to or more than 30,000 MW (10,000</w:t>
      </w:r>
      <w:r w:rsidR="00E9071C" w:rsidRPr="001D19F6">
        <w:rPr>
          <w:rFonts w:ascii="Arial" w:eastAsia="굴림" w:hAnsi="Arial" w:cs="Arial"/>
          <w:sz w:val="22"/>
        </w:rPr>
        <w:t xml:space="preserve"> </w:t>
      </w:r>
      <w:r w:rsidRPr="001D19F6">
        <w:rPr>
          <w:rFonts w:ascii="Arial" w:eastAsia="굴림" w:hAnsi="Arial" w:cs="Arial"/>
          <w:sz w:val="22"/>
        </w:rPr>
        <w:t>Korean won)?</w:t>
      </w:r>
    </w:p>
    <w:p w14:paraId="0E351147"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24E49B93"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71311484" w14:textId="77777777" w:rsidR="00E9071C" w:rsidRPr="001D19F6" w:rsidRDefault="00E9071C" w:rsidP="00E9071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02ECFC0D" w14:textId="77777777" w:rsidR="00745FD2" w:rsidRPr="001D19F6" w:rsidRDefault="00745FD2" w:rsidP="00624BD4">
      <w:pPr>
        <w:wordWrap/>
        <w:spacing w:line="360" w:lineRule="auto"/>
        <w:rPr>
          <w:rFonts w:ascii="Arial" w:eastAsia="굴림" w:hAnsi="Arial" w:cs="Arial"/>
          <w:sz w:val="22"/>
        </w:rPr>
      </w:pPr>
    </w:p>
    <w:p w14:paraId="588E2802" w14:textId="6A49B347" w:rsidR="009E2B0C" w:rsidRPr="001D19F6" w:rsidRDefault="00624BD4" w:rsidP="009E2B0C">
      <w:pPr>
        <w:widowControl/>
        <w:wordWrap/>
        <w:autoSpaceDE/>
        <w:autoSpaceDN/>
        <w:spacing w:line="360" w:lineRule="auto"/>
        <w:jc w:val="left"/>
        <w:rPr>
          <w:rFonts w:ascii="Arial" w:eastAsia="굴림" w:hAnsi="Arial" w:cs="Arial"/>
          <w:kern w:val="0"/>
          <w:sz w:val="22"/>
        </w:rPr>
      </w:pPr>
      <w:r w:rsidRPr="001D19F6">
        <w:rPr>
          <w:rFonts w:ascii="Arial" w:eastAsia="굴림" w:hAnsi="Arial" w:cs="Arial"/>
          <w:sz w:val="22"/>
        </w:rPr>
        <w:t xml:space="preserve">F071. </w:t>
      </w:r>
      <w:r w:rsidR="009E2B0C" w:rsidRPr="001D19F6">
        <w:rPr>
          <w:rFonts w:ascii="Arial" w:eastAsia="굴림" w:hAnsi="Arial" w:cs="Arial"/>
          <w:sz w:val="22"/>
        </w:rPr>
        <w:t>Aside from the security deposits, d</w:t>
      </w:r>
      <w:r w:rsidR="009069ED" w:rsidRPr="001D19F6">
        <w:rPr>
          <w:rFonts w:ascii="Arial" w:eastAsia="굴림" w:hAnsi="Arial" w:cs="Arial"/>
          <w:sz w:val="22"/>
        </w:rPr>
        <w:t xml:space="preserve">id you earn </w:t>
      </w:r>
      <w:r w:rsidRPr="001D19F6">
        <w:rPr>
          <w:rFonts w:ascii="Arial" w:eastAsia="굴림" w:hAnsi="Arial" w:cs="Arial"/>
          <w:sz w:val="22"/>
        </w:rPr>
        <w:t>any regular income</w:t>
      </w:r>
      <w:r w:rsidR="009E2B0C" w:rsidRPr="001D19F6">
        <w:rPr>
          <w:rFonts w:ascii="Arial" w:eastAsia="굴림" w:hAnsi="Arial" w:cs="Arial"/>
          <w:sz w:val="22"/>
        </w:rPr>
        <w:t xml:space="preserve"> such as monthly rent and land rent from your all real estate properties in the last calendar year (</w:t>
      </w:r>
      <w:del w:id="9205" w:author="Keis" w:date="2024-09-06T10:18:00Z">
        <w:r w:rsidR="00861EAA" w:rsidDel="009F27DD">
          <w:rPr>
            <w:rFonts w:ascii="Arial" w:eastAsia="굴림" w:hAnsi="Arial" w:cs="Arial" w:hint="eastAsia"/>
            <w:color w:val="FF0000"/>
            <w:sz w:val="22"/>
          </w:rPr>
          <w:delText>2019</w:delText>
        </w:r>
      </w:del>
      <w:ins w:id="9206" w:author="Keis" w:date="2024-09-06T10:18:00Z">
        <w:r w:rsidR="009F27DD" w:rsidRPr="009F27DD">
          <w:rPr>
            <w:rFonts w:ascii="Arial" w:eastAsia="굴림" w:hAnsi="Arial" w:cs="Arial" w:hint="eastAsia"/>
            <w:color w:val="00B050"/>
            <w:sz w:val="22"/>
          </w:rPr>
          <w:t>2021</w:t>
        </w:r>
      </w:ins>
      <w:r w:rsidR="009E2B0C" w:rsidRPr="001D19F6">
        <w:rPr>
          <w:rFonts w:ascii="Arial" w:eastAsia="굴림" w:hAnsi="Arial" w:cs="Arial"/>
          <w:sz w:val="22"/>
        </w:rPr>
        <w:t xml:space="preserve">)? Here, please include all of your real estate properties including </w:t>
      </w:r>
      <w:r w:rsidR="009E2B0C"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9E2B0C" w:rsidRPr="001D19F6">
        <w:rPr>
          <w:rFonts w:ascii="Arial" w:eastAsia="굴림" w:hAnsi="Arial" w:cs="Arial"/>
          <w:kern w:val="0"/>
          <w:sz w:val="22"/>
        </w:rPr>
        <w:t xml:space="preserve"> you are currently residing in as well as other real estate properties such as other </w:t>
      </w:r>
      <w:r w:rsidR="00241360" w:rsidRPr="001D19F6">
        <w:rPr>
          <w:rFonts w:ascii="Arial" w:eastAsia="굴림" w:hAnsi="Arial" w:cs="Arial"/>
          <w:kern w:val="0"/>
          <w:sz w:val="22"/>
        </w:rPr>
        <w:t>home</w:t>
      </w:r>
      <w:r w:rsidR="009E2B0C" w:rsidRPr="001D19F6">
        <w:rPr>
          <w:rFonts w:ascii="Arial" w:eastAsia="굴림" w:hAnsi="Arial" w:cs="Arial"/>
          <w:kern w:val="0"/>
          <w:sz w:val="22"/>
        </w:rPr>
        <w:t xml:space="preserve">/ second </w:t>
      </w:r>
      <w:r w:rsidR="00241360" w:rsidRPr="001D19F6">
        <w:rPr>
          <w:rFonts w:ascii="Arial" w:eastAsia="굴림" w:hAnsi="Arial" w:cs="Arial"/>
          <w:kern w:val="0"/>
          <w:sz w:val="22"/>
        </w:rPr>
        <w:t>home</w:t>
      </w:r>
      <w:r w:rsidR="009E2B0C" w:rsidRPr="001D19F6">
        <w:rPr>
          <w:rFonts w:ascii="Arial" w:eastAsia="굴림" w:hAnsi="Arial" w:cs="Arial"/>
          <w:kern w:val="0"/>
          <w:sz w:val="22"/>
        </w:rPr>
        <w:t xml:space="preserve">, buildings, commercial property, studio apartments, land, etc.) </w:t>
      </w:r>
    </w:p>
    <w:p w14:paraId="60A1B1CA" w14:textId="77777777" w:rsidR="009E2B0C" w:rsidRPr="001D19F6" w:rsidRDefault="009E2B0C" w:rsidP="00F14BA4">
      <w:pPr>
        <w:pStyle w:val="a6"/>
        <w:numPr>
          <w:ilvl w:val="0"/>
          <w:numId w:val="74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F078</w:t>
      </w:r>
    </w:p>
    <w:p w14:paraId="362E73CA" w14:textId="77777777" w:rsidR="00624BD4" w:rsidRPr="001D19F6" w:rsidRDefault="00624BD4" w:rsidP="00624BD4">
      <w:pPr>
        <w:wordWrap/>
        <w:spacing w:line="360" w:lineRule="auto"/>
        <w:rPr>
          <w:rFonts w:ascii="Arial" w:eastAsia="굴림" w:hAnsi="Arial" w:cs="Arial"/>
          <w:sz w:val="22"/>
        </w:rPr>
      </w:pPr>
    </w:p>
    <w:p w14:paraId="2F1CEB51" w14:textId="286FA2AE"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F072. </w:t>
      </w:r>
      <w:r w:rsidR="00DD7BA0" w:rsidRPr="001D19F6">
        <w:rPr>
          <w:rFonts w:ascii="Arial" w:eastAsia="굴림" w:hAnsi="Arial" w:cs="Arial"/>
          <w:sz w:val="22"/>
        </w:rPr>
        <w:t xml:space="preserve">If yes, how much did you receive in total </w:t>
      </w:r>
      <w:r w:rsidR="002047C1" w:rsidRPr="001D19F6">
        <w:rPr>
          <w:rFonts w:ascii="Arial" w:eastAsia="굴림" w:hAnsi="Arial" w:cs="Arial"/>
          <w:sz w:val="22"/>
        </w:rPr>
        <w:t>after t</w:t>
      </w:r>
      <w:r w:rsidR="0052190D" w:rsidRPr="001D19F6">
        <w:rPr>
          <w:rFonts w:ascii="Arial" w:eastAsia="굴림" w:hAnsi="Arial" w:cs="Arial"/>
          <w:sz w:val="22"/>
        </w:rPr>
        <w:t>axe</w:t>
      </w:r>
      <w:r w:rsidR="002047C1" w:rsidRPr="001D19F6">
        <w:rPr>
          <w:rFonts w:ascii="Arial" w:eastAsia="굴림" w:hAnsi="Arial" w:cs="Arial"/>
          <w:sz w:val="22"/>
        </w:rPr>
        <w:t>s and other deductions</w:t>
      </w:r>
      <w:r w:rsidR="006B3A21" w:rsidRPr="001D19F6">
        <w:rPr>
          <w:rFonts w:ascii="Arial" w:eastAsia="굴림" w:hAnsi="Arial" w:cs="Arial"/>
          <w:sz w:val="22"/>
        </w:rPr>
        <w:t xml:space="preserve"> in the last calendar year (</w:t>
      </w:r>
      <w:del w:id="9207" w:author="Keis" w:date="2024-09-06T10:18:00Z">
        <w:r w:rsidR="00861EAA" w:rsidDel="009F27DD">
          <w:rPr>
            <w:rFonts w:ascii="Arial" w:eastAsia="굴림" w:hAnsi="Arial" w:cs="Arial" w:hint="eastAsia"/>
            <w:color w:val="FF0000"/>
            <w:sz w:val="22"/>
          </w:rPr>
          <w:delText>2019</w:delText>
        </w:r>
      </w:del>
      <w:ins w:id="9208" w:author="Keis" w:date="2024-09-06T10:18:00Z">
        <w:r w:rsidR="009F27DD" w:rsidRPr="009F27DD">
          <w:rPr>
            <w:rFonts w:ascii="Arial" w:eastAsia="굴림" w:hAnsi="Arial" w:cs="Arial" w:hint="eastAsia"/>
            <w:color w:val="00B050"/>
            <w:sz w:val="22"/>
          </w:rPr>
          <w:t>2021</w:t>
        </w:r>
      </w:ins>
      <w:r w:rsidR="006B3A21" w:rsidRPr="001D19F6">
        <w:rPr>
          <w:rFonts w:ascii="Arial" w:eastAsia="굴림" w:hAnsi="Arial" w:cs="Arial"/>
          <w:sz w:val="22"/>
        </w:rPr>
        <w:t>)</w:t>
      </w:r>
      <w:r w:rsidR="00DD7BA0" w:rsidRPr="001D19F6">
        <w:rPr>
          <w:rFonts w:ascii="Arial" w:eastAsia="굴림" w:hAnsi="Arial" w:cs="Arial"/>
          <w:sz w:val="22"/>
        </w:rPr>
        <w:t xml:space="preserve">? </w:t>
      </w:r>
      <w:r w:rsidR="00DC7A77" w:rsidRPr="001D19F6">
        <w:rPr>
          <w:rFonts w:ascii="Arial" w:eastAsia="굴림" w:hAnsi="Arial" w:cs="Arial"/>
          <w:sz w:val="22"/>
        </w:rPr>
        <w:t xml:space="preserve">Please do not include any rent income </w:t>
      </w:r>
      <w:r w:rsidR="00B43D89" w:rsidRPr="001D19F6">
        <w:rPr>
          <w:rFonts w:ascii="Arial" w:eastAsia="굴림" w:hAnsi="Arial" w:cs="Arial"/>
          <w:sz w:val="22"/>
        </w:rPr>
        <w:t xml:space="preserve">from the business or farm </w:t>
      </w:r>
      <w:proofErr w:type="gramStart"/>
      <w:r w:rsidR="00B43D89" w:rsidRPr="001D19F6">
        <w:rPr>
          <w:rFonts w:ascii="Arial" w:eastAsia="굴림" w:hAnsi="Arial" w:cs="Arial"/>
          <w:sz w:val="22"/>
        </w:rPr>
        <w:t>you</w:t>
      </w:r>
      <w:r w:rsidR="00E54097" w:rsidRPr="001D19F6">
        <w:rPr>
          <w:rFonts w:ascii="Arial" w:eastAsia="굴림" w:hAnsi="Arial" w:cs="Arial"/>
          <w:sz w:val="22"/>
        </w:rPr>
        <w:t>r</w:t>
      </w:r>
      <w:proofErr w:type="gramEnd"/>
      <w:r w:rsidR="0081026B" w:rsidRPr="001D19F6">
        <w:rPr>
          <w:rFonts w:ascii="Arial" w:eastAsia="굴림" w:hAnsi="Arial" w:cs="Arial"/>
          <w:sz w:val="22"/>
        </w:rPr>
        <w:t xml:space="preserve"> owns</w:t>
      </w:r>
      <w:r w:rsidR="00DC7A77" w:rsidRPr="001D19F6">
        <w:rPr>
          <w:rFonts w:ascii="Arial" w:eastAsia="굴림" w:hAnsi="Arial" w:cs="Arial"/>
          <w:sz w:val="22"/>
        </w:rPr>
        <w:t xml:space="preserve"> and rent income occurred in this year.</w:t>
      </w:r>
      <w:r w:rsidRPr="001D19F6">
        <w:rPr>
          <w:rFonts w:ascii="Arial" w:eastAsia="굴림" w:hAnsi="Arial" w:cs="Arial"/>
          <w:sz w:val="22"/>
        </w:rPr>
        <w:t xml:space="preserve"> (unit: 10,000 Korean won)</w:t>
      </w:r>
    </w:p>
    <w:p w14:paraId="037C6197" w14:textId="77777777" w:rsidR="00624BD4" w:rsidRPr="001D19F6" w:rsidRDefault="00DC7A77"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MW [Range: </w:t>
      </w:r>
      <w:r w:rsidR="00C1579F" w:rsidRPr="001D19F6">
        <w:rPr>
          <w:rFonts w:ascii="Arial" w:eastAsia="굴림" w:hAnsi="Arial" w:cs="Arial"/>
          <w:kern w:val="0"/>
          <w:sz w:val="22"/>
        </w:rPr>
        <w:t>1</w:t>
      </w:r>
      <w:r w:rsidR="005A6544" w:rsidRPr="001D19F6">
        <w:rPr>
          <w:rFonts w:ascii="Arial" w:eastAsia="굴림" w:hAnsi="Arial" w:cs="Arial"/>
          <w:kern w:val="0"/>
          <w:sz w:val="22"/>
        </w:rPr>
        <w:t>~999999</w:t>
      </w:r>
      <w:r w:rsidRPr="001D19F6">
        <w:rPr>
          <w:rFonts w:ascii="Arial" w:eastAsia="굴림" w:hAnsi="Arial" w:cs="Arial"/>
          <w:kern w:val="0"/>
          <w:sz w:val="22"/>
        </w:rPr>
        <w:t>]</w:t>
      </w:r>
      <w:r w:rsidR="00624BD4" w:rsidRPr="001D19F6">
        <w:rPr>
          <w:rFonts w:ascii="Arial" w:eastAsia="굴림" w:hAnsi="Arial" w:cs="Arial"/>
          <w:sz w:val="22"/>
          <w:shd w:val="clear" w:color="auto" w:fill="FFFFFF"/>
        </w:rPr>
        <w:t xml:space="preserve"> </w:t>
      </w:r>
      <w:r w:rsidR="00624BD4" w:rsidRPr="001D19F6">
        <w:rPr>
          <w:rFonts w:ascii="Arial" w:eastAsia="굴림" w:hAnsi="Arial" w:cs="Arial"/>
          <w:sz w:val="22"/>
        </w:rPr>
        <w:t>→Go to F078</w:t>
      </w:r>
    </w:p>
    <w:p w14:paraId="55B88531" w14:textId="77777777" w:rsidR="00624BD4" w:rsidRPr="001D19F6" w:rsidRDefault="00624BD4" w:rsidP="003950E2">
      <w:pPr>
        <w:wordWrap/>
        <w:spacing w:line="360" w:lineRule="auto"/>
        <w:ind w:firstLine="800"/>
        <w:rPr>
          <w:rFonts w:ascii="Arial" w:eastAsia="굴림" w:hAnsi="Arial" w:cs="Arial"/>
          <w:sz w:val="22"/>
        </w:rPr>
      </w:pPr>
      <w:r w:rsidRPr="001D19F6">
        <w:rPr>
          <w:rFonts w:ascii="Arial" w:eastAsia="굴림" w:hAnsi="Arial" w:cs="Arial"/>
          <w:sz w:val="22"/>
        </w:rPr>
        <w:t>Don’t know →Go to F0</w:t>
      </w:r>
      <w:r w:rsidR="00454743" w:rsidRPr="001D19F6">
        <w:rPr>
          <w:rFonts w:ascii="Arial" w:eastAsia="굴림" w:hAnsi="Arial" w:cs="Arial"/>
          <w:sz w:val="22"/>
        </w:rPr>
        <w:t>7</w:t>
      </w:r>
      <w:r w:rsidRPr="001D19F6">
        <w:rPr>
          <w:rFonts w:ascii="Arial" w:eastAsia="굴림" w:hAnsi="Arial" w:cs="Arial"/>
          <w:sz w:val="22"/>
        </w:rPr>
        <w:t>3~F077 unfolding</w:t>
      </w:r>
    </w:p>
    <w:p w14:paraId="22DA9081" w14:textId="77777777" w:rsidR="00624BD4" w:rsidRPr="001D19F6" w:rsidRDefault="00624BD4" w:rsidP="003950E2">
      <w:pPr>
        <w:wordWrap/>
        <w:spacing w:line="360" w:lineRule="auto"/>
        <w:ind w:firstLine="800"/>
        <w:rPr>
          <w:rFonts w:ascii="Arial" w:eastAsia="굴림" w:hAnsi="Arial" w:cs="Arial"/>
          <w:sz w:val="22"/>
        </w:rPr>
      </w:pPr>
      <w:r w:rsidRPr="001D19F6">
        <w:rPr>
          <w:rFonts w:ascii="Arial" w:eastAsia="굴림" w:hAnsi="Arial" w:cs="Arial"/>
          <w:sz w:val="22"/>
        </w:rPr>
        <w:t>Refuse to answer →Go to F073~F077 unfolding</w:t>
      </w:r>
    </w:p>
    <w:p w14:paraId="35E66753" w14:textId="77777777" w:rsidR="00624BD4" w:rsidRPr="001D19F6" w:rsidRDefault="00624BD4" w:rsidP="00624BD4">
      <w:pPr>
        <w:wordWrap/>
        <w:spacing w:line="360" w:lineRule="auto"/>
        <w:rPr>
          <w:rFonts w:ascii="Arial" w:eastAsia="굴림" w:hAnsi="Arial" w:cs="Arial"/>
          <w:sz w:val="22"/>
        </w:rPr>
      </w:pPr>
    </w:p>
    <w:p w14:paraId="6316B969"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w:t>
      </w:r>
      <w:r w:rsidR="003950E2" w:rsidRPr="001D19F6">
        <w:rPr>
          <w:rFonts w:ascii="Arial" w:eastAsia="굴림" w:hAnsi="Arial" w:cs="Arial"/>
          <w:b/>
          <w:sz w:val="22"/>
        </w:rPr>
        <w:t xml:space="preserve"> </w:t>
      </w:r>
      <w:r w:rsidRPr="001D19F6">
        <w:rPr>
          <w:rFonts w:ascii="Arial" w:eastAsia="굴림" w:hAnsi="Arial" w:cs="Arial"/>
          <w:b/>
          <w:sz w:val="22"/>
        </w:rPr>
        <w:t>F073~F077. Unfolding bracket questions &gt;</w:t>
      </w:r>
    </w:p>
    <w:p w14:paraId="79D3DE50" w14:textId="77777777" w:rsidR="003950E2" w:rsidRPr="001D19F6" w:rsidRDefault="003950E2" w:rsidP="003950E2">
      <w:pPr>
        <w:wordWrap/>
        <w:spacing w:line="360" w:lineRule="auto"/>
        <w:rPr>
          <w:rFonts w:ascii="Arial" w:eastAsia="굴림" w:hAnsi="Arial" w:cs="Arial"/>
          <w:sz w:val="22"/>
        </w:rPr>
      </w:pPr>
      <w:r w:rsidRPr="001D19F6">
        <w:rPr>
          <w:rFonts w:ascii="Arial" w:eastAsia="굴림" w:hAnsi="Arial" w:cs="Arial"/>
          <w:sz w:val="22"/>
        </w:rPr>
        <w:t>[IWER: Go back to F072 and record if R answers the amount during the interview.]</w:t>
      </w:r>
    </w:p>
    <w:p w14:paraId="500495DA" w14:textId="5DC0B8A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F073. Did it amount to less than, about equal to or more than 1,000 MW (10,000 Korean won)</w:t>
      </w:r>
      <w:r w:rsidR="00896F14" w:rsidRPr="001D19F6">
        <w:rPr>
          <w:rFonts w:ascii="Arial" w:eastAsia="굴림" w:hAnsi="Arial" w:cs="Arial"/>
          <w:sz w:val="22"/>
        </w:rPr>
        <w:t xml:space="preserve"> in the last calendar year (</w:t>
      </w:r>
      <w:del w:id="9209" w:author="Keis" w:date="2024-09-06T10:18:00Z">
        <w:r w:rsidR="00861EAA" w:rsidDel="009F27DD">
          <w:rPr>
            <w:rFonts w:ascii="Arial" w:eastAsia="굴림" w:hAnsi="Arial" w:cs="Arial" w:hint="eastAsia"/>
            <w:color w:val="FF0000"/>
            <w:sz w:val="22"/>
          </w:rPr>
          <w:delText>2019</w:delText>
        </w:r>
      </w:del>
      <w:ins w:id="9210" w:author="Keis" w:date="2024-09-06T10:18:00Z">
        <w:r w:rsidR="009F27DD" w:rsidRPr="009F27DD">
          <w:rPr>
            <w:rFonts w:ascii="Arial" w:eastAsia="굴림" w:hAnsi="Arial" w:cs="Arial" w:hint="eastAsia"/>
            <w:color w:val="00B050"/>
            <w:sz w:val="22"/>
          </w:rPr>
          <w:t>2021</w:t>
        </w:r>
      </w:ins>
      <w:r w:rsidR="00896F14" w:rsidRPr="001D19F6">
        <w:rPr>
          <w:rFonts w:ascii="Arial" w:eastAsia="굴림" w:hAnsi="Arial" w:cs="Arial"/>
          <w:sz w:val="22"/>
        </w:rPr>
        <w:t>)</w:t>
      </w:r>
      <w:r w:rsidRPr="001D19F6">
        <w:rPr>
          <w:rFonts w:ascii="Arial" w:eastAsia="굴림" w:hAnsi="Arial" w:cs="Arial"/>
          <w:sz w:val="22"/>
        </w:rPr>
        <w:t>?</w:t>
      </w:r>
    </w:p>
    <w:p w14:paraId="5AF5B086"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1E81E6D7"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88177A1"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9D75E2A" w14:textId="77777777" w:rsidR="00624BD4" w:rsidRPr="001D19F6" w:rsidRDefault="00624BD4" w:rsidP="00624BD4">
      <w:pPr>
        <w:wordWrap/>
        <w:spacing w:line="360" w:lineRule="auto"/>
        <w:rPr>
          <w:rFonts w:ascii="Arial" w:eastAsia="굴림" w:hAnsi="Arial" w:cs="Arial"/>
          <w:sz w:val="22"/>
        </w:rPr>
      </w:pPr>
    </w:p>
    <w:p w14:paraId="764442B4" w14:textId="4579283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F074. Did it amount to less than, about equal to or more than 3,000 MW (10,000 Korean won)</w:t>
      </w:r>
      <w:r w:rsidR="00896F14" w:rsidRPr="001D19F6">
        <w:rPr>
          <w:rFonts w:ascii="Arial" w:eastAsia="굴림" w:hAnsi="Arial" w:cs="Arial"/>
          <w:sz w:val="22"/>
        </w:rPr>
        <w:t xml:space="preserve"> in the last calendar year (</w:t>
      </w:r>
      <w:del w:id="9211" w:author="Keis" w:date="2024-09-06T10:18:00Z">
        <w:r w:rsidR="00861EAA" w:rsidDel="009F27DD">
          <w:rPr>
            <w:rFonts w:ascii="Arial" w:eastAsia="굴림" w:hAnsi="Arial" w:cs="Arial" w:hint="eastAsia"/>
            <w:color w:val="FF0000"/>
            <w:sz w:val="22"/>
          </w:rPr>
          <w:delText>2019</w:delText>
        </w:r>
      </w:del>
      <w:ins w:id="9212" w:author="Keis" w:date="2024-09-06T10:18:00Z">
        <w:r w:rsidR="009F27DD" w:rsidRPr="009F27DD">
          <w:rPr>
            <w:rFonts w:ascii="Arial" w:eastAsia="굴림" w:hAnsi="Arial" w:cs="Arial" w:hint="eastAsia"/>
            <w:color w:val="00B050"/>
            <w:sz w:val="22"/>
          </w:rPr>
          <w:t>2021</w:t>
        </w:r>
      </w:ins>
      <w:r w:rsidR="00896F14" w:rsidRPr="001D19F6">
        <w:rPr>
          <w:rFonts w:ascii="Arial" w:eastAsia="굴림" w:hAnsi="Arial" w:cs="Arial"/>
          <w:sz w:val="22"/>
        </w:rPr>
        <w:t>)</w:t>
      </w:r>
      <w:r w:rsidRPr="001D19F6">
        <w:rPr>
          <w:rFonts w:ascii="Arial" w:eastAsia="굴림" w:hAnsi="Arial" w:cs="Arial"/>
          <w:sz w:val="22"/>
        </w:rPr>
        <w:t>?</w:t>
      </w:r>
    </w:p>
    <w:p w14:paraId="33BFDE3D"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62BDA4E6"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206BE41F"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61B478F" w14:textId="77777777" w:rsidR="00624BD4" w:rsidRPr="001D19F6" w:rsidRDefault="00624BD4" w:rsidP="00624BD4">
      <w:pPr>
        <w:wordWrap/>
        <w:spacing w:line="360" w:lineRule="auto"/>
        <w:rPr>
          <w:rFonts w:ascii="Arial" w:eastAsia="굴림" w:hAnsi="Arial" w:cs="Arial"/>
          <w:sz w:val="22"/>
        </w:rPr>
      </w:pPr>
    </w:p>
    <w:p w14:paraId="3F953209" w14:textId="54090413"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F075. Did it amount to less than, about equal to or more than 5,000 MW (10,000 Korean won)</w:t>
      </w:r>
      <w:r w:rsidR="00896F14" w:rsidRPr="001D19F6">
        <w:rPr>
          <w:rFonts w:ascii="Arial" w:eastAsia="굴림" w:hAnsi="Arial" w:cs="Arial"/>
          <w:sz w:val="22"/>
        </w:rPr>
        <w:t xml:space="preserve"> in the last calendar year (</w:t>
      </w:r>
      <w:del w:id="9213" w:author="Keis" w:date="2024-09-06T10:18:00Z">
        <w:r w:rsidR="00861EAA" w:rsidDel="009F27DD">
          <w:rPr>
            <w:rFonts w:ascii="Arial" w:eastAsia="굴림" w:hAnsi="Arial" w:cs="Arial" w:hint="eastAsia"/>
            <w:color w:val="FF0000"/>
            <w:sz w:val="22"/>
          </w:rPr>
          <w:delText>2019</w:delText>
        </w:r>
      </w:del>
      <w:ins w:id="9214" w:author="Keis" w:date="2024-09-06T10:18:00Z">
        <w:r w:rsidR="009F27DD" w:rsidRPr="009F27DD">
          <w:rPr>
            <w:rFonts w:ascii="Arial" w:eastAsia="굴림" w:hAnsi="Arial" w:cs="Arial" w:hint="eastAsia"/>
            <w:color w:val="00B050"/>
            <w:sz w:val="22"/>
          </w:rPr>
          <w:t>2021</w:t>
        </w:r>
      </w:ins>
      <w:r w:rsidR="00896F14" w:rsidRPr="001D19F6">
        <w:rPr>
          <w:rFonts w:ascii="Arial" w:eastAsia="굴림" w:hAnsi="Arial" w:cs="Arial"/>
          <w:sz w:val="22"/>
        </w:rPr>
        <w:t>)</w:t>
      </w:r>
      <w:r w:rsidRPr="001D19F6">
        <w:rPr>
          <w:rFonts w:ascii="Arial" w:eastAsia="굴림" w:hAnsi="Arial" w:cs="Arial"/>
          <w:sz w:val="22"/>
        </w:rPr>
        <w:t>?</w:t>
      </w:r>
    </w:p>
    <w:p w14:paraId="59AD4B20"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6827EBE1"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5,000 MW</w:t>
      </w:r>
    </w:p>
    <w:p w14:paraId="5E910E19"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7DD6BC7B" w14:textId="77777777" w:rsidR="00624BD4" w:rsidRPr="001D19F6" w:rsidRDefault="00624BD4" w:rsidP="00624BD4">
      <w:pPr>
        <w:wordWrap/>
        <w:spacing w:line="360" w:lineRule="auto"/>
        <w:rPr>
          <w:rFonts w:ascii="Arial" w:eastAsia="굴림" w:hAnsi="Arial" w:cs="Arial"/>
          <w:sz w:val="22"/>
        </w:rPr>
      </w:pPr>
    </w:p>
    <w:p w14:paraId="3209AE00" w14:textId="78EE1FEB"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F076. Did it amount to less than, about equal to or more than 10,000 MW (10,000 Korean won)</w:t>
      </w:r>
      <w:r w:rsidR="00896F14" w:rsidRPr="001D19F6">
        <w:rPr>
          <w:rFonts w:ascii="Arial" w:eastAsia="굴림" w:hAnsi="Arial" w:cs="Arial"/>
          <w:sz w:val="22"/>
        </w:rPr>
        <w:t xml:space="preserve"> in the last calendar year (</w:t>
      </w:r>
      <w:del w:id="9215" w:author="Keis" w:date="2024-09-06T10:18:00Z">
        <w:r w:rsidR="00861EAA" w:rsidDel="009F27DD">
          <w:rPr>
            <w:rFonts w:ascii="Arial" w:eastAsia="굴림" w:hAnsi="Arial" w:cs="Arial" w:hint="eastAsia"/>
            <w:color w:val="FF0000"/>
            <w:sz w:val="22"/>
          </w:rPr>
          <w:delText>2019</w:delText>
        </w:r>
      </w:del>
      <w:ins w:id="9216" w:author="Keis" w:date="2024-09-06T10:18:00Z">
        <w:r w:rsidR="009F27DD" w:rsidRPr="009F27DD">
          <w:rPr>
            <w:rFonts w:ascii="Arial" w:eastAsia="굴림" w:hAnsi="Arial" w:cs="Arial" w:hint="eastAsia"/>
            <w:color w:val="00B050"/>
            <w:sz w:val="22"/>
          </w:rPr>
          <w:t>2021</w:t>
        </w:r>
      </w:ins>
      <w:r w:rsidR="00896F14" w:rsidRPr="001D19F6">
        <w:rPr>
          <w:rFonts w:ascii="Arial" w:eastAsia="굴림" w:hAnsi="Arial" w:cs="Arial"/>
          <w:sz w:val="22"/>
        </w:rPr>
        <w:t>)</w:t>
      </w:r>
      <w:r w:rsidRPr="001D19F6">
        <w:rPr>
          <w:rFonts w:ascii="Arial" w:eastAsia="굴림" w:hAnsi="Arial" w:cs="Arial"/>
          <w:sz w:val="22"/>
        </w:rPr>
        <w:t>?</w:t>
      </w:r>
    </w:p>
    <w:p w14:paraId="3864FE75"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15829AC9"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E78C10C"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0992D3C3" w14:textId="77777777" w:rsidR="00624BD4" w:rsidRPr="001D19F6" w:rsidRDefault="00624BD4" w:rsidP="00624BD4">
      <w:pPr>
        <w:wordWrap/>
        <w:spacing w:line="360" w:lineRule="auto"/>
        <w:rPr>
          <w:rFonts w:ascii="Arial" w:eastAsia="굴림" w:hAnsi="Arial" w:cs="Arial"/>
          <w:sz w:val="22"/>
        </w:rPr>
      </w:pPr>
    </w:p>
    <w:p w14:paraId="60D2909E" w14:textId="624B8476"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F077. Did it amount to less than, about equal to or more than 30,000 MW (10,000</w:t>
      </w:r>
      <w:r w:rsidR="00EF6FBF" w:rsidRPr="001D19F6">
        <w:rPr>
          <w:rFonts w:ascii="Arial" w:eastAsia="굴림" w:hAnsi="Arial" w:cs="Arial"/>
          <w:sz w:val="22"/>
        </w:rPr>
        <w:t xml:space="preserve"> </w:t>
      </w:r>
      <w:r w:rsidRPr="001D19F6">
        <w:rPr>
          <w:rFonts w:ascii="Arial" w:eastAsia="굴림" w:hAnsi="Arial" w:cs="Arial"/>
          <w:sz w:val="22"/>
        </w:rPr>
        <w:t>Korean won)</w:t>
      </w:r>
      <w:r w:rsidR="00896F14" w:rsidRPr="001D19F6">
        <w:rPr>
          <w:rFonts w:ascii="Arial" w:eastAsia="굴림" w:hAnsi="Arial" w:cs="Arial"/>
          <w:sz w:val="22"/>
        </w:rPr>
        <w:t xml:space="preserve"> in the last calendar year (</w:t>
      </w:r>
      <w:del w:id="9217" w:author="Keis" w:date="2024-09-06T10:18:00Z">
        <w:r w:rsidR="00861EAA" w:rsidDel="009F27DD">
          <w:rPr>
            <w:rFonts w:ascii="Arial" w:eastAsia="굴림" w:hAnsi="Arial" w:cs="Arial" w:hint="eastAsia"/>
            <w:color w:val="FF0000"/>
            <w:sz w:val="22"/>
          </w:rPr>
          <w:delText>2019</w:delText>
        </w:r>
      </w:del>
      <w:ins w:id="9218" w:author="Keis" w:date="2024-09-06T10:18:00Z">
        <w:r w:rsidR="009F27DD" w:rsidRPr="009F27DD">
          <w:rPr>
            <w:rFonts w:ascii="Arial" w:eastAsia="굴림" w:hAnsi="Arial" w:cs="Arial" w:hint="eastAsia"/>
            <w:color w:val="00B050"/>
            <w:sz w:val="22"/>
          </w:rPr>
          <w:t>2021</w:t>
        </w:r>
      </w:ins>
      <w:r w:rsidR="00896F14" w:rsidRPr="001D19F6">
        <w:rPr>
          <w:rFonts w:ascii="Arial" w:eastAsia="굴림" w:hAnsi="Arial" w:cs="Arial"/>
          <w:sz w:val="22"/>
        </w:rPr>
        <w:t>)</w:t>
      </w:r>
      <w:r w:rsidRPr="001D19F6">
        <w:rPr>
          <w:rFonts w:ascii="Arial" w:eastAsia="굴림" w:hAnsi="Arial" w:cs="Arial"/>
          <w:sz w:val="22"/>
        </w:rPr>
        <w:t>?</w:t>
      </w:r>
    </w:p>
    <w:p w14:paraId="0902E0C2"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4E752068"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7E691CE1" w14:textId="77777777" w:rsidR="003950E2" w:rsidRPr="001D19F6" w:rsidRDefault="003950E2" w:rsidP="003950E2">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2185E18C" w14:textId="77777777" w:rsidR="00624BD4" w:rsidRPr="001D19F6" w:rsidRDefault="00624BD4" w:rsidP="00624BD4">
      <w:pPr>
        <w:wordWrap/>
        <w:spacing w:line="360" w:lineRule="auto"/>
        <w:rPr>
          <w:rFonts w:ascii="Arial" w:eastAsia="굴림" w:hAnsi="Arial" w:cs="Arial"/>
          <w:sz w:val="22"/>
        </w:rPr>
      </w:pPr>
    </w:p>
    <w:p w14:paraId="282A6A7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F078. </w:t>
      </w:r>
      <w:r w:rsidR="00DD3DD5" w:rsidRPr="001D19F6">
        <w:rPr>
          <w:rFonts w:ascii="Arial" w:eastAsia="굴림" w:hAnsi="Arial" w:cs="Arial"/>
          <w:sz w:val="22"/>
        </w:rPr>
        <w:t>Exc</w:t>
      </w:r>
      <w:r w:rsidR="00F041FC" w:rsidRPr="001D19F6">
        <w:rPr>
          <w:rFonts w:ascii="Arial" w:eastAsia="굴림" w:hAnsi="Arial" w:cs="Arial"/>
          <w:sz w:val="22"/>
        </w:rPr>
        <w:t xml:space="preserve">ept </w:t>
      </w:r>
      <w:r w:rsidR="00F041FC"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F041FC" w:rsidRPr="001D19F6">
        <w:rPr>
          <w:rFonts w:ascii="Arial" w:eastAsia="굴림" w:hAnsi="Arial" w:cs="Arial"/>
          <w:kern w:val="0"/>
          <w:sz w:val="22"/>
        </w:rPr>
        <w:t xml:space="preserve"> you are currently residing in, a</w:t>
      </w:r>
      <w:r w:rsidRPr="001D19F6">
        <w:rPr>
          <w:rFonts w:ascii="Arial" w:eastAsia="굴림" w:hAnsi="Arial" w:cs="Arial"/>
          <w:sz w:val="22"/>
        </w:rPr>
        <w:t xml:space="preserve">re you currently renting </w:t>
      </w:r>
      <w:r w:rsidR="00B43D89" w:rsidRPr="001D19F6">
        <w:rPr>
          <w:rFonts w:ascii="Arial" w:eastAsia="굴림" w:hAnsi="Arial" w:cs="Arial"/>
          <w:sz w:val="22"/>
        </w:rPr>
        <w:t>any</w:t>
      </w:r>
      <w:r w:rsidR="00F041FC" w:rsidRPr="001D19F6">
        <w:rPr>
          <w:rFonts w:ascii="Arial" w:eastAsia="굴림" w:hAnsi="Arial" w:cs="Arial"/>
          <w:sz w:val="22"/>
        </w:rPr>
        <w:t xml:space="preserve"> real </w:t>
      </w:r>
      <w:r w:rsidR="008E6555" w:rsidRPr="001D19F6">
        <w:rPr>
          <w:rFonts w:ascii="Arial" w:eastAsia="굴림" w:hAnsi="Arial" w:cs="Arial"/>
          <w:sz w:val="22"/>
        </w:rPr>
        <w:t>estate</w:t>
      </w:r>
      <w:r w:rsidR="00F041FC" w:rsidRPr="001D19F6">
        <w:rPr>
          <w:rFonts w:ascii="Arial" w:eastAsia="굴림" w:hAnsi="Arial" w:cs="Arial"/>
          <w:sz w:val="22"/>
        </w:rPr>
        <w:t xml:space="preserve"> </w:t>
      </w:r>
      <w:r w:rsidR="008E6555" w:rsidRPr="001D19F6">
        <w:rPr>
          <w:rFonts w:ascii="Arial" w:eastAsia="굴림" w:hAnsi="Arial" w:cs="Arial"/>
          <w:sz w:val="22"/>
        </w:rPr>
        <w:t xml:space="preserve">properties </w:t>
      </w:r>
      <w:r w:rsidR="00F041FC" w:rsidRPr="001D19F6">
        <w:rPr>
          <w:rFonts w:ascii="Arial" w:eastAsia="굴림" w:hAnsi="Arial" w:cs="Arial"/>
          <w:sz w:val="22"/>
        </w:rPr>
        <w:t xml:space="preserve">such as </w:t>
      </w:r>
      <w:r w:rsidR="00241360" w:rsidRPr="001D19F6">
        <w:rPr>
          <w:rFonts w:ascii="Arial" w:eastAsia="굴림" w:hAnsi="Arial" w:cs="Arial"/>
          <w:sz w:val="22"/>
        </w:rPr>
        <w:t>home</w:t>
      </w:r>
      <w:r w:rsidR="00F041FC" w:rsidRPr="001D19F6">
        <w:rPr>
          <w:rFonts w:ascii="Arial" w:eastAsia="굴림" w:hAnsi="Arial" w:cs="Arial"/>
          <w:sz w:val="22"/>
        </w:rPr>
        <w:t xml:space="preserve">, </w:t>
      </w:r>
      <w:r w:rsidR="00734987" w:rsidRPr="001D19F6">
        <w:rPr>
          <w:rFonts w:ascii="Arial" w:eastAsia="굴림" w:hAnsi="Arial" w:cs="Arial"/>
          <w:sz w:val="22"/>
        </w:rPr>
        <w:t>building, land,</w:t>
      </w:r>
      <w:r w:rsidR="00F041FC" w:rsidRPr="001D19F6">
        <w:rPr>
          <w:rFonts w:ascii="Arial" w:eastAsia="굴림" w:hAnsi="Arial" w:cs="Arial"/>
          <w:sz w:val="22"/>
        </w:rPr>
        <w:t xml:space="preserve"> etc. from another person</w:t>
      </w:r>
      <w:r w:rsidRPr="001D19F6">
        <w:rPr>
          <w:rFonts w:ascii="Arial" w:eastAsia="굴림" w:hAnsi="Arial" w:cs="Arial"/>
          <w:sz w:val="22"/>
        </w:rPr>
        <w:t>?</w:t>
      </w:r>
    </w:p>
    <w:p w14:paraId="7E421576" w14:textId="77777777" w:rsidR="00377B33" w:rsidRPr="001D19F6" w:rsidRDefault="00377B33"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00E5777F" w:rsidRPr="001D19F6">
        <w:rPr>
          <w:rFonts w:ascii="Arial" w:eastAsia="굴림" w:hAnsi="Arial" w:cs="Arial"/>
          <w:sz w:val="22"/>
        </w:rPr>
        <w:t>Please include rent for R’s children for the purpose of study</w:t>
      </w:r>
      <w:r w:rsidR="00790D69" w:rsidRPr="001D19F6">
        <w:rPr>
          <w:rFonts w:ascii="Arial" w:eastAsia="굴림" w:hAnsi="Arial" w:cs="Arial"/>
          <w:sz w:val="22"/>
        </w:rPr>
        <w:t xml:space="preserve"> (e.g. studying abroad)</w:t>
      </w:r>
      <w:r w:rsidRPr="001D19F6">
        <w:rPr>
          <w:rFonts w:ascii="Arial" w:eastAsia="굴림" w:hAnsi="Arial" w:cs="Arial"/>
          <w:sz w:val="22"/>
        </w:rPr>
        <w:t xml:space="preserve">] </w:t>
      </w:r>
    </w:p>
    <w:p w14:paraId="483E5AB6" w14:textId="77777777" w:rsidR="00790D69" w:rsidRPr="001D19F6" w:rsidRDefault="00790D69" w:rsidP="00F14BA4">
      <w:pPr>
        <w:pStyle w:val="a6"/>
        <w:numPr>
          <w:ilvl w:val="0"/>
          <w:numId w:val="75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F085</w:t>
      </w:r>
    </w:p>
    <w:p w14:paraId="1B2AC1ED" w14:textId="77777777" w:rsidR="00624BD4" w:rsidRPr="001D19F6" w:rsidRDefault="00624BD4" w:rsidP="006B569D">
      <w:pPr>
        <w:wordWrap/>
        <w:spacing w:line="360" w:lineRule="auto"/>
        <w:rPr>
          <w:rFonts w:ascii="Arial" w:eastAsia="굴림" w:hAnsi="Arial" w:cs="Arial"/>
          <w:sz w:val="22"/>
        </w:rPr>
      </w:pPr>
    </w:p>
    <w:p w14:paraId="525E515A" w14:textId="77777777" w:rsidR="00624BD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 xml:space="preserve">F079. </w:t>
      </w:r>
      <w:r w:rsidR="00D14F03" w:rsidRPr="001D19F6">
        <w:rPr>
          <w:rFonts w:ascii="Arial" w:eastAsia="굴림" w:hAnsi="Arial" w:cs="Arial"/>
          <w:sz w:val="22"/>
        </w:rPr>
        <w:t xml:space="preserve">How much security deposits did you pay in total for these </w:t>
      </w:r>
      <w:r w:rsidRPr="001D19F6">
        <w:rPr>
          <w:rFonts w:ascii="Arial" w:eastAsia="굴림" w:hAnsi="Arial" w:cs="Arial"/>
          <w:sz w:val="22"/>
        </w:rPr>
        <w:t>rental arrangements</w:t>
      </w:r>
      <w:r w:rsidR="00D14F03" w:rsidRPr="001D19F6">
        <w:rPr>
          <w:rFonts w:ascii="Arial" w:eastAsia="굴림" w:hAnsi="Arial" w:cs="Arial"/>
          <w:sz w:val="22"/>
        </w:rPr>
        <w:t xml:space="preserve"> </w:t>
      </w:r>
      <w:r w:rsidR="003E04BD" w:rsidRPr="001D19F6">
        <w:rPr>
          <w:rFonts w:ascii="Arial" w:eastAsia="굴림" w:hAnsi="Arial" w:cs="Arial"/>
          <w:sz w:val="22"/>
        </w:rPr>
        <w:t>[</w:t>
      </w:r>
      <w:r w:rsidR="00734987" w:rsidRPr="001D19F6">
        <w:rPr>
          <w:rFonts w:ascii="Arial" w:eastAsia="굴림" w:hAnsi="Arial" w:cs="Arial"/>
          <w:sz w:val="22"/>
        </w:rPr>
        <w:t>both JEON-</w:t>
      </w:r>
      <w:proofErr w:type="gramStart"/>
      <w:r w:rsidR="00734987" w:rsidRPr="001D19F6">
        <w:rPr>
          <w:rFonts w:ascii="Arial" w:eastAsia="굴림" w:hAnsi="Arial" w:cs="Arial"/>
          <w:sz w:val="22"/>
        </w:rPr>
        <w:t>SE</w:t>
      </w:r>
      <w:r w:rsidR="0098648B" w:rsidRPr="001D19F6">
        <w:rPr>
          <w:rFonts w:ascii="Arial" w:eastAsia="굴림" w:hAnsi="Arial" w:cs="Arial"/>
          <w:sz w:val="22"/>
        </w:rPr>
        <w:t>(</w:t>
      </w:r>
      <w:proofErr w:type="gramEnd"/>
      <w:r w:rsidR="0098648B" w:rsidRPr="001D19F6">
        <w:rPr>
          <w:rFonts w:ascii="Arial" w:eastAsia="굴림" w:hAnsi="Arial" w:cs="Arial"/>
          <w:sz w:val="22"/>
        </w:rPr>
        <w:t xml:space="preserve">Deposit-based rental </w:t>
      </w:r>
      <w:r w:rsidR="00241360" w:rsidRPr="001D19F6">
        <w:rPr>
          <w:rFonts w:ascii="Arial" w:eastAsia="굴림" w:hAnsi="Arial" w:cs="Arial"/>
          <w:sz w:val="22"/>
        </w:rPr>
        <w:t>home</w:t>
      </w:r>
      <w:r w:rsidR="0098648B" w:rsidRPr="001D19F6">
        <w:rPr>
          <w:rFonts w:ascii="Arial" w:eastAsia="굴림" w:hAnsi="Arial" w:cs="Arial"/>
          <w:sz w:val="22"/>
        </w:rPr>
        <w:t xml:space="preserve"> without monthly rent)</w:t>
      </w:r>
      <w:r w:rsidR="00734987" w:rsidRPr="001D19F6">
        <w:rPr>
          <w:rFonts w:ascii="Arial" w:eastAsia="굴림" w:hAnsi="Arial" w:cs="Arial"/>
          <w:sz w:val="22"/>
        </w:rPr>
        <w:t xml:space="preserve"> and JEON-WOL-SE</w:t>
      </w:r>
      <w:r w:rsidR="003E04BD" w:rsidRPr="001D19F6">
        <w:rPr>
          <w:rFonts w:ascii="Arial" w:eastAsia="굴림" w:hAnsi="Arial" w:cs="Arial"/>
          <w:sz w:val="22"/>
        </w:rPr>
        <w:t>(</w:t>
      </w:r>
      <w:r w:rsidR="0098648B" w:rsidRPr="001D19F6">
        <w:rPr>
          <w:rFonts w:ascii="Arial" w:eastAsia="굴림" w:hAnsi="Arial" w:cs="Arial"/>
          <w:sz w:val="22"/>
        </w:rPr>
        <w:t xml:space="preserve">Monthly rental </w:t>
      </w:r>
      <w:r w:rsidR="00241360" w:rsidRPr="001D19F6">
        <w:rPr>
          <w:rFonts w:ascii="Arial" w:eastAsia="굴림" w:hAnsi="Arial" w:cs="Arial"/>
          <w:sz w:val="22"/>
        </w:rPr>
        <w:t>home</w:t>
      </w:r>
      <w:r w:rsidR="0098648B" w:rsidRPr="001D19F6">
        <w:rPr>
          <w:rFonts w:ascii="Arial" w:eastAsia="굴림" w:hAnsi="Arial" w:cs="Arial"/>
          <w:sz w:val="22"/>
        </w:rPr>
        <w:t xml:space="preserve"> with a deposit</w:t>
      </w:r>
      <w:r w:rsidR="003E04BD" w:rsidRPr="001D19F6">
        <w:rPr>
          <w:rFonts w:ascii="Arial" w:eastAsia="굴림" w:hAnsi="Arial" w:cs="Arial"/>
          <w:sz w:val="22"/>
        </w:rPr>
        <w:t>)]</w:t>
      </w:r>
      <w:r w:rsidRPr="001D19F6">
        <w:rPr>
          <w:rFonts w:ascii="Arial" w:eastAsia="굴림" w:hAnsi="Arial" w:cs="Arial"/>
          <w:sz w:val="22"/>
        </w:rPr>
        <w:t>? (unit: 10,000 Korean won)</w:t>
      </w:r>
    </w:p>
    <w:p w14:paraId="0763C2A4" w14:textId="77777777" w:rsidR="0098648B" w:rsidRPr="001D19F6" w:rsidRDefault="008B3E83" w:rsidP="006B569D">
      <w:pPr>
        <w:wordWrap/>
        <w:spacing w:line="360" w:lineRule="auto"/>
        <w:rPr>
          <w:rFonts w:ascii="Arial" w:eastAsia="굴림" w:hAnsi="Arial" w:cs="Arial"/>
          <w:kern w:val="0"/>
          <w:sz w:val="22"/>
        </w:rPr>
      </w:pPr>
      <w:r w:rsidRPr="001D19F6">
        <w:rPr>
          <w:rFonts w:ascii="Arial" w:eastAsia="굴림" w:hAnsi="Arial" w:cs="Arial"/>
          <w:sz w:val="22"/>
        </w:rPr>
        <w:t>[IWER:</w:t>
      </w:r>
      <w:r w:rsidR="00D14F03" w:rsidRPr="001D19F6">
        <w:rPr>
          <w:rFonts w:ascii="Arial" w:eastAsia="굴림" w:hAnsi="Arial" w:cs="Arial"/>
          <w:sz w:val="22"/>
        </w:rPr>
        <w:t xml:space="preserve"> Please </w:t>
      </w:r>
      <w:r w:rsidR="0052190D" w:rsidRPr="001D19F6">
        <w:rPr>
          <w:rFonts w:ascii="Arial" w:eastAsia="굴림" w:hAnsi="Arial" w:cs="Arial"/>
          <w:sz w:val="22"/>
        </w:rPr>
        <w:t>exc</w:t>
      </w:r>
      <w:r w:rsidR="00D14F03" w:rsidRPr="001D19F6">
        <w:rPr>
          <w:rFonts w:ascii="Arial" w:eastAsia="굴림" w:hAnsi="Arial" w:cs="Arial"/>
          <w:sz w:val="22"/>
        </w:rPr>
        <w:t xml:space="preserve">lude </w:t>
      </w:r>
      <w:r w:rsidR="00D14F03"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D14F03" w:rsidRPr="001D19F6">
        <w:rPr>
          <w:rFonts w:ascii="Arial" w:eastAsia="굴림" w:hAnsi="Arial" w:cs="Arial"/>
          <w:kern w:val="0"/>
          <w:sz w:val="22"/>
        </w:rPr>
        <w:t xml:space="preserve"> you are currently residing in</w:t>
      </w:r>
      <w:r w:rsidR="005A6544" w:rsidRPr="001D19F6">
        <w:rPr>
          <w:rFonts w:ascii="Arial" w:eastAsia="굴림" w:hAnsi="Arial" w:cs="Arial"/>
          <w:kern w:val="0"/>
          <w:sz w:val="22"/>
        </w:rPr>
        <w:t>.</w:t>
      </w:r>
    </w:p>
    <w:p w14:paraId="192EB1FF"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F6F41C1"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w:t>
      </w:r>
      <w:r w:rsidR="00A909AC" w:rsidRPr="001D19F6">
        <w:rPr>
          <w:rFonts w:ascii="Arial" w:eastAsia="굴림" w:hAnsi="Arial" w:cs="Arial"/>
          <w:kern w:val="0"/>
          <w:sz w:val="22"/>
        </w:rPr>
        <w:t>] ________</w:t>
      </w:r>
      <w:r w:rsidRPr="001D19F6">
        <w:rPr>
          <w:rFonts w:ascii="Arial" w:eastAsia="굴림" w:hAnsi="Arial" w:cs="Arial"/>
          <w:kern w:val="0"/>
          <w:sz w:val="22"/>
        </w:rPr>
        <w:t xml:space="preserve"> MW [Range: 1 ~ 9997] → F085</w:t>
      </w:r>
    </w:p>
    <w:p w14:paraId="5A3A52D7" w14:textId="77777777" w:rsidR="00624BD4" w:rsidRPr="001D19F6" w:rsidRDefault="00624BD4" w:rsidP="005A6544">
      <w:pPr>
        <w:wordWrap/>
        <w:spacing w:line="360" w:lineRule="auto"/>
        <w:ind w:firstLine="800"/>
        <w:rPr>
          <w:rFonts w:ascii="Arial" w:eastAsia="굴림" w:hAnsi="Arial" w:cs="Arial"/>
          <w:sz w:val="22"/>
        </w:rPr>
      </w:pPr>
      <w:r w:rsidRPr="001D19F6">
        <w:rPr>
          <w:rFonts w:ascii="Arial" w:eastAsia="굴림" w:hAnsi="Arial" w:cs="Arial"/>
          <w:sz w:val="22"/>
        </w:rPr>
        <w:t>Don’t know →Go to F080~F084 unfolding</w:t>
      </w:r>
    </w:p>
    <w:p w14:paraId="0A88F81F"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F080~F084 unfolding</w:t>
      </w:r>
    </w:p>
    <w:p w14:paraId="43A373F6" w14:textId="77777777" w:rsidR="00624BD4" w:rsidRPr="001D19F6" w:rsidRDefault="00624BD4" w:rsidP="00624BD4">
      <w:pPr>
        <w:wordWrap/>
        <w:spacing w:line="360" w:lineRule="auto"/>
        <w:rPr>
          <w:rFonts w:ascii="Arial" w:eastAsia="굴림" w:hAnsi="Arial" w:cs="Arial"/>
          <w:sz w:val="22"/>
        </w:rPr>
      </w:pPr>
    </w:p>
    <w:p w14:paraId="70A46EC5"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F080~F084. Unfolding bracket questions &gt;</w:t>
      </w:r>
    </w:p>
    <w:p w14:paraId="6F3A6390" w14:textId="77777777" w:rsidR="00D14F03" w:rsidRPr="001D19F6" w:rsidRDefault="00D14F03" w:rsidP="00D14F03">
      <w:pPr>
        <w:wordWrap/>
        <w:spacing w:line="360" w:lineRule="auto"/>
        <w:rPr>
          <w:rFonts w:ascii="Arial" w:eastAsia="굴림" w:hAnsi="Arial" w:cs="Arial"/>
          <w:sz w:val="22"/>
        </w:rPr>
      </w:pPr>
      <w:r w:rsidRPr="001D19F6">
        <w:rPr>
          <w:rFonts w:ascii="Arial" w:eastAsia="굴림" w:hAnsi="Arial" w:cs="Arial"/>
          <w:sz w:val="22"/>
        </w:rPr>
        <w:t>[IWER: Go back to F079 and record if R answers the amount during the interview.]</w:t>
      </w:r>
    </w:p>
    <w:p w14:paraId="2E0A900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F080. Did it amount to less than, about equal to or more than 1,000 MW (10,000 Korean won)?</w:t>
      </w:r>
    </w:p>
    <w:p w14:paraId="664390F0"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91C3CD3"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B564B3C"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8911BCF" w14:textId="77777777" w:rsidR="00624BD4" w:rsidRPr="001D19F6" w:rsidRDefault="00624BD4" w:rsidP="00624BD4">
      <w:pPr>
        <w:wordWrap/>
        <w:spacing w:line="360" w:lineRule="auto"/>
        <w:rPr>
          <w:rFonts w:ascii="Arial" w:eastAsia="굴림" w:hAnsi="Arial" w:cs="Arial"/>
          <w:sz w:val="22"/>
        </w:rPr>
      </w:pPr>
    </w:p>
    <w:p w14:paraId="11E493F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F081. Did it amount to less than, about equal to or more than 3,000 MW (10,000 Korean won)?</w:t>
      </w:r>
    </w:p>
    <w:p w14:paraId="090D3450"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5A9CA2C6"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461D6B3C"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1A7A673" w14:textId="77777777" w:rsidR="00624BD4" w:rsidRPr="001D19F6" w:rsidRDefault="00624BD4" w:rsidP="00624BD4">
      <w:pPr>
        <w:wordWrap/>
        <w:spacing w:line="360" w:lineRule="auto"/>
        <w:rPr>
          <w:rFonts w:ascii="Arial" w:eastAsia="굴림" w:hAnsi="Arial" w:cs="Arial"/>
          <w:sz w:val="22"/>
        </w:rPr>
      </w:pPr>
    </w:p>
    <w:p w14:paraId="47A978D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F082. Did it amount to less than, about equal to or more than 5,000 MW (10,000 Korean won)?</w:t>
      </w:r>
    </w:p>
    <w:p w14:paraId="4B8CF19F"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791E38B9"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17731ADA"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35D9EA99" w14:textId="77777777" w:rsidR="00624BD4" w:rsidRPr="001D19F6" w:rsidRDefault="00624BD4" w:rsidP="00624BD4">
      <w:pPr>
        <w:wordWrap/>
        <w:spacing w:line="360" w:lineRule="auto"/>
        <w:rPr>
          <w:rFonts w:ascii="Arial" w:eastAsia="굴림" w:hAnsi="Arial" w:cs="Arial"/>
          <w:sz w:val="22"/>
        </w:rPr>
      </w:pPr>
    </w:p>
    <w:p w14:paraId="0409BB6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F083. Did it amount to less than, about equal to or more than 10,000 MW (10,000 Korean won)?</w:t>
      </w:r>
    </w:p>
    <w:p w14:paraId="04677E18"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115D151F"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3AFFF4CB"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085EE1DF" w14:textId="77777777" w:rsidR="00624BD4" w:rsidRPr="001D19F6" w:rsidRDefault="00624BD4" w:rsidP="00624BD4">
      <w:pPr>
        <w:wordWrap/>
        <w:spacing w:line="360" w:lineRule="auto"/>
        <w:rPr>
          <w:rFonts w:ascii="Arial" w:eastAsia="굴림" w:hAnsi="Arial" w:cs="Arial"/>
          <w:sz w:val="22"/>
        </w:rPr>
      </w:pPr>
    </w:p>
    <w:p w14:paraId="3B0BDE7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F084. Did it amount to less than, about equal to or more than 30,000 MW (10,000</w:t>
      </w:r>
      <w:r w:rsidR="00E54097" w:rsidRPr="001D19F6">
        <w:rPr>
          <w:rFonts w:ascii="Arial" w:eastAsia="굴림" w:hAnsi="Arial" w:cs="Arial"/>
          <w:sz w:val="22"/>
        </w:rPr>
        <w:t xml:space="preserve"> </w:t>
      </w:r>
      <w:r w:rsidRPr="001D19F6">
        <w:rPr>
          <w:rFonts w:ascii="Arial" w:eastAsia="굴림" w:hAnsi="Arial" w:cs="Arial"/>
          <w:sz w:val="22"/>
        </w:rPr>
        <w:t>Korean won)?</w:t>
      </w:r>
    </w:p>
    <w:p w14:paraId="516316E9"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6172B6A5"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08D5B528" w14:textId="77777777" w:rsidR="00D14F03" w:rsidRPr="001D19F6" w:rsidRDefault="00D14F03" w:rsidP="00D14F0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09937183" w14:textId="77777777" w:rsidR="00624BD4" w:rsidRPr="001D19F6" w:rsidRDefault="00624BD4" w:rsidP="00624BD4">
      <w:pPr>
        <w:wordWrap/>
        <w:spacing w:line="360" w:lineRule="auto"/>
        <w:rPr>
          <w:rFonts w:ascii="Arial" w:eastAsia="굴림" w:hAnsi="Arial" w:cs="Arial"/>
          <w:sz w:val="22"/>
        </w:rPr>
      </w:pPr>
    </w:p>
    <w:p w14:paraId="787667F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F085. </w:t>
      </w:r>
      <w:r w:rsidR="00AE3805" w:rsidRPr="001D19F6">
        <w:rPr>
          <w:rFonts w:ascii="Arial" w:eastAsia="굴림" w:hAnsi="Arial" w:cs="Arial"/>
          <w:sz w:val="22"/>
        </w:rPr>
        <w:t xml:space="preserve">Do </w:t>
      </w:r>
      <w:r w:rsidRPr="001D19F6">
        <w:rPr>
          <w:rFonts w:ascii="Arial" w:eastAsia="굴림" w:hAnsi="Arial" w:cs="Arial"/>
          <w:sz w:val="22"/>
        </w:rPr>
        <w:t xml:space="preserve">you </w:t>
      </w:r>
      <w:r w:rsidR="009F6D8D" w:rsidRPr="001D19F6">
        <w:rPr>
          <w:rFonts w:ascii="Arial" w:eastAsia="굴림" w:hAnsi="Arial" w:cs="Arial"/>
          <w:sz w:val="22"/>
        </w:rPr>
        <w:t xml:space="preserve">run or invest in </w:t>
      </w:r>
      <w:r w:rsidRPr="001D19F6">
        <w:rPr>
          <w:rFonts w:ascii="Arial" w:eastAsia="굴림" w:hAnsi="Arial" w:cs="Arial"/>
          <w:sz w:val="22"/>
        </w:rPr>
        <w:t>a business or farm?</w:t>
      </w:r>
      <w:r w:rsidR="00F0476D" w:rsidRPr="001D19F6">
        <w:rPr>
          <w:rFonts w:ascii="Arial" w:eastAsia="굴림" w:hAnsi="Arial" w:cs="Arial"/>
          <w:sz w:val="22"/>
        </w:rPr>
        <w:t xml:space="preserve"> Please </w:t>
      </w:r>
      <w:r w:rsidR="0052190D" w:rsidRPr="001D19F6">
        <w:rPr>
          <w:rFonts w:ascii="Arial" w:eastAsia="굴림" w:hAnsi="Arial" w:cs="Arial"/>
          <w:sz w:val="22"/>
        </w:rPr>
        <w:t>exc</w:t>
      </w:r>
      <w:r w:rsidR="00F0476D" w:rsidRPr="001D19F6">
        <w:rPr>
          <w:rFonts w:ascii="Arial" w:eastAsia="굴림" w:hAnsi="Arial" w:cs="Arial"/>
          <w:sz w:val="22"/>
        </w:rPr>
        <w:t>lude the real estate type mentioned in F057.</w:t>
      </w:r>
    </w:p>
    <w:p w14:paraId="71800DA1" w14:textId="77777777" w:rsidR="00D14F03" w:rsidRPr="001D19F6" w:rsidRDefault="00D14F03" w:rsidP="00F14BA4">
      <w:pPr>
        <w:pStyle w:val="a6"/>
        <w:numPr>
          <w:ilvl w:val="0"/>
          <w:numId w:val="75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F092</w:t>
      </w:r>
    </w:p>
    <w:p w14:paraId="5897C6A8" w14:textId="77777777" w:rsidR="00624BD4" w:rsidRPr="001D19F6" w:rsidRDefault="00624BD4" w:rsidP="00624BD4">
      <w:pPr>
        <w:wordWrap/>
        <w:spacing w:line="360" w:lineRule="auto"/>
        <w:rPr>
          <w:rFonts w:ascii="Arial" w:eastAsia="굴림" w:hAnsi="Arial" w:cs="Arial"/>
          <w:sz w:val="22"/>
        </w:rPr>
      </w:pPr>
    </w:p>
    <w:p w14:paraId="51AD0DE5" w14:textId="77777777" w:rsidR="00624BD4"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F086.</w:t>
      </w:r>
      <w:r w:rsidR="000E58A7" w:rsidRPr="001D19F6">
        <w:rPr>
          <w:rFonts w:ascii="Arial" w:eastAsia="굴림" w:hAnsi="Arial" w:cs="Arial"/>
          <w:sz w:val="22"/>
        </w:rPr>
        <w:t xml:space="preserve"> How much is the asset value of the business or farm you are currently running? </w:t>
      </w:r>
      <w:r w:rsidRPr="001D19F6">
        <w:rPr>
          <w:rFonts w:ascii="Arial" w:eastAsia="굴림" w:hAnsi="Arial" w:cs="Arial"/>
          <w:sz w:val="22"/>
        </w:rPr>
        <w:t>(unit: 10,000 Korean won)</w:t>
      </w:r>
    </w:p>
    <w:p w14:paraId="76FAF57C" w14:textId="77777777" w:rsidR="0098648B" w:rsidRPr="001D19F6" w:rsidRDefault="00624BD4" w:rsidP="006B569D">
      <w:pPr>
        <w:wordWrap/>
        <w:spacing w:line="360" w:lineRule="auto"/>
        <w:rPr>
          <w:rFonts w:ascii="Arial" w:eastAsia="굴림" w:hAnsi="Arial" w:cs="Arial"/>
          <w:sz w:val="22"/>
        </w:rPr>
      </w:pPr>
      <w:r w:rsidRPr="001D19F6">
        <w:rPr>
          <w:rFonts w:ascii="Arial" w:eastAsia="굴림" w:hAnsi="Arial" w:cs="Arial"/>
          <w:sz w:val="22"/>
        </w:rPr>
        <w:t>[IWER:</w:t>
      </w:r>
      <w:r w:rsidR="000E58A7" w:rsidRPr="001D19F6">
        <w:rPr>
          <w:rFonts w:ascii="Arial" w:eastAsia="굴림" w:hAnsi="Arial" w:cs="Arial"/>
          <w:sz w:val="22"/>
        </w:rPr>
        <w:t xml:space="preserve"> </w:t>
      </w:r>
      <w:r w:rsidR="006F71E0" w:rsidRPr="001D19F6">
        <w:rPr>
          <w:rFonts w:ascii="Arial" w:eastAsia="굴림" w:hAnsi="Arial" w:cs="Arial"/>
          <w:sz w:val="22"/>
        </w:rPr>
        <w:t xml:space="preserve">Please </w:t>
      </w:r>
      <w:r w:rsidR="0052190D" w:rsidRPr="001D19F6">
        <w:rPr>
          <w:rFonts w:ascii="Arial" w:eastAsia="굴림" w:hAnsi="Arial" w:cs="Arial"/>
          <w:sz w:val="22"/>
        </w:rPr>
        <w:t>exc</w:t>
      </w:r>
      <w:r w:rsidR="006F71E0" w:rsidRPr="001D19F6">
        <w:rPr>
          <w:rFonts w:ascii="Arial" w:eastAsia="굴림" w:hAnsi="Arial" w:cs="Arial"/>
          <w:sz w:val="22"/>
        </w:rPr>
        <w:t>lude the pr</w:t>
      </w:r>
      <w:r w:rsidR="005A6544" w:rsidRPr="001D19F6">
        <w:rPr>
          <w:rFonts w:ascii="Arial" w:eastAsia="굴림" w:hAnsi="Arial" w:cs="Arial"/>
          <w:sz w:val="22"/>
        </w:rPr>
        <w:t>operties you mentioned earlier.</w:t>
      </w:r>
    </w:p>
    <w:p w14:paraId="14A89A73"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339DFC2"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________MW [Range: 0 ~ 9997] → F092</w:t>
      </w:r>
    </w:p>
    <w:p w14:paraId="7E49CEDE" w14:textId="77777777" w:rsidR="00624BD4" w:rsidRPr="001D19F6" w:rsidRDefault="00624BD4" w:rsidP="005A6544">
      <w:pPr>
        <w:wordWrap/>
        <w:spacing w:line="360" w:lineRule="auto"/>
        <w:ind w:left="800"/>
        <w:rPr>
          <w:rFonts w:ascii="Arial" w:eastAsia="굴림" w:hAnsi="Arial" w:cs="Arial"/>
          <w:sz w:val="22"/>
        </w:rPr>
      </w:pPr>
      <w:r w:rsidRPr="001D19F6">
        <w:rPr>
          <w:rFonts w:ascii="Arial" w:eastAsia="굴림" w:hAnsi="Arial" w:cs="Arial"/>
          <w:sz w:val="22"/>
        </w:rPr>
        <w:t>Don’t know →Go to F087~F091 unfolding</w:t>
      </w:r>
    </w:p>
    <w:p w14:paraId="70922018"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F087~F091 unfolding</w:t>
      </w:r>
    </w:p>
    <w:p w14:paraId="30E625E4" w14:textId="77777777" w:rsidR="00624BD4" w:rsidRDefault="00624BD4" w:rsidP="00624BD4">
      <w:pPr>
        <w:wordWrap/>
        <w:spacing w:line="360" w:lineRule="auto"/>
        <w:rPr>
          <w:rFonts w:ascii="Arial" w:eastAsia="굴림" w:hAnsi="Arial" w:cs="Arial"/>
          <w:sz w:val="22"/>
        </w:rPr>
      </w:pPr>
    </w:p>
    <w:p w14:paraId="08486855" w14:textId="77777777" w:rsidR="00264E50" w:rsidRPr="001D19F6" w:rsidRDefault="00264E50" w:rsidP="00624BD4">
      <w:pPr>
        <w:wordWrap/>
        <w:spacing w:line="360" w:lineRule="auto"/>
        <w:rPr>
          <w:rFonts w:ascii="Arial" w:eastAsia="굴림" w:hAnsi="Arial" w:cs="Arial"/>
          <w:sz w:val="22"/>
        </w:rPr>
      </w:pPr>
    </w:p>
    <w:p w14:paraId="5CD749D0"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F087~F091. Unfolding bracket questions &gt;</w:t>
      </w:r>
    </w:p>
    <w:p w14:paraId="4A378E99" w14:textId="77777777" w:rsidR="00E14EF5" w:rsidRPr="001D19F6" w:rsidRDefault="00E14EF5" w:rsidP="00E14EF5">
      <w:pPr>
        <w:wordWrap/>
        <w:spacing w:line="360" w:lineRule="auto"/>
        <w:rPr>
          <w:rFonts w:ascii="Arial" w:eastAsia="굴림" w:hAnsi="Arial" w:cs="Arial"/>
          <w:sz w:val="22"/>
        </w:rPr>
      </w:pPr>
      <w:r w:rsidRPr="001D19F6">
        <w:rPr>
          <w:rFonts w:ascii="Arial" w:eastAsia="굴림" w:hAnsi="Arial" w:cs="Arial"/>
          <w:sz w:val="22"/>
        </w:rPr>
        <w:lastRenderedPageBreak/>
        <w:t>[IWER: Go back to F086 and record if R answers the amount during the interview.]</w:t>
      </w:r>
    </w:p>
    <w:p w14:paraId="50665BD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F087.</w:t>
      </w:r>
      <w:r w:rsidR="009F6D8D" w:rsidRPr="001D19F6">
        <w:rPr>
          <w:rFonts w:ascii="Arial" w:eastAsia="굴림" w:hAnsi="Arial" w:cs="Arial"/>
          <w:sz w:val="22"/>
        </w:rPr>
        <w:t xml:space="preserve"> Does </w:t>
      </w:r>
      <w:r w:rsidRPr="001D19F6">
        <w:rPr>
          <w:rFonts w:ascii="Arial" w:eastAsia="굴림" w:hAnsi="Arial" w:cs="Arial"/>
          <w:sz w:val="22"/>
        </w:rPr>
        <w:t>it amount to less than, about equal to or more than 1,000 MW (10,000 Korean won)?</w:t>
      </w:r>
    </w:p>
    <w:p w14:paraId="01DE6CA0"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CF9F2F7"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2BEADA75"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6BCB741F" w14:textId="77777777" w:rsidR="00624BD4" w:rsidRPr="001D19F6" w:rsidRDefault="00624BD4" w:rsidP="00624BD4">
      <w:pPr>
        <w:wordWrap/>
        <w:spacing w:line="360" w:lineRule="auto"/>
        <w:rPr>
          <w:rFonts w:ascii="Arial" w:eastAsia="굴림" w:hAnsi="Arial" w:cs="Arial"/>
          <w:sz w:val="22"/>
        </w:rPr>
      </w:pPr>
    </w:p>
    <w:p w14:paraId="7732BD3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F088. </w:t>
      </w:r>
      <w:r w:rsidR="009F6D8D" w:rsidRPr="001D19F6">
        <w:rPr>
          <w:rFonts w:ascii="Arial" w:eastAsia="굴림" w:hAnsi="Arial" w:cs="Arial"/>
          <w:sz w:val="22"/>
        </w:rPr>
        <w:t xml:space="preserve">Does it </w:t>
      </w:r>
      <w:r w:rsidRPr="001D19F6">
        <w:rPr>
          <w:rFonts w:ascii="Arial" w:eastAsia="굴림" w:hAnsi="Arial" w:cs="Arial"/>
          <w:sz w:val="22"/>
        </w:rPr>
        <w:t>amount to less than, about equal to or more than 5,000 MW (10,000 Korean won)?</w:t>
      </w:r>
    </w:p>
    <w:p w14:paraId="709320FB"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57652A34"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5F10F1D1"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2819D278" w14:textId="77777777" w:rsidR="00624BD4" w:rsidRPr="001D19F6" w:rsidRDefault="00624BD4" w:rsidP="00624BD4">
      <w:pPr>
        <w:wordWrap/>
        <w:spacing w:line="360" w:lineRule="auto"/>
        <w:rPr>
          <w:rFonts w:ascii="Arial" w:eastAsia="굴림" w:hAnsi="Arial" w:cs="Arial"/>
          <w:sz w:val="22"/>
        </w:rPr>
      </w:pPr>
    </w:p>
    <w:p w14:paraId="01ABFC8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F089. </w:t>
      </w:r>
      <w:r w:rsidR="009F6D8D"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10,000 MW (10,000 Korean won)?</w:t>
      </w:r>
    </w:p>
    <w:p w14:paraId="3E033343"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1BD26CFB"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72ABA947"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3E8A0FAA" w14:textId="77777777" w:rsidR="00624BD4" w:rsidRPr="001D19F6" w:rsidRDefault="00624BD4" w:rsidP="00624BD4">
      <w:pPr>
        <w:wordWrap/>
        <w:spacing w:line="360" w:lineRule="auto"/>
        <w:rPr>
          <w:rFonts w:ascii="Arial" w:eastAsia="굴림" w:hAnsi="Arial" w:cs="Arial"/>
          <w:sz w:val="22"/>
        </w:rPr>
      </w:pPr>
    </w:p>
    <w:p w14:paraId="5187C4C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F090. </w:t>
      </w:r>
      <w:r w:rsidR="00004312" w:rsidRPr="001D19F6">
        <w:rPr>
          <w:rFonts w:ascii="Arial" w:eastAsia="굴림" w:hAnsi="Arial" w:cs="Arial"/>
          <w:sz w:val="22"/>
        </w:rPr>
        <w:t>Does</w:t>
      </w:r>
      <w:r w:rsidR="00523ACF" w:rsidRPr="001D19F6">
        <w:rPr>
          <w:rFonts w:ascii="Arial" w:eastAsia="굴림" w:hAnsi="Arial" w:cs="Arial"/>
          <w:sz w:val="22"/>
        </w:rPr>
        <w:t xml:space="preserve"> </w:t>
      </w:r>
      <w:r w:rsidRPr="001D19F6">
        <w:rPr>
          <w:rFonts w:ascii="Arial" w:eastAsia="굴림" w:hAnsi="Arial" w:cs="Arial"/>
          <w:sz w:val="22"/>
        </w:rPr>
        <w:t>it amount to less than, about equal to or more than 30,000 MW (10,000</w:t>
      </w:r>
      <w:r w:rsidR="0039106F" w:rsidRPr="001D19F6">
        <w:rPr>
          <w:rFonts w:ascii="Arial" w:eastAsia="굴림" w:hAnsi="Arial" w:cs="Arial"/>
          <w:sz w:val="22"/>
        </w:rPr>
        <w:t xml:space="preserve"> </w:t>
      </w:r>
      <w:r w:rsidRPr="001D19F6">
        <w:rPr>
          <w:rFonts w:ascii="Arial" w:eastAsia="굴림" w:hAnsi="Arial" w:cs="Arial"/>
          <w:sz w:val="22"/>
        </w:rPr>
        <w:t>Korean won)?</w:t>
      </w:r>
    </w:p>
    <w:p w14:paraId="6095B05B"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699B82A0"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0DEF1FBA"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30,000 MW</w:t>
      </w:r>
    </w:p>
    <w:p w14:paraId="29A0CFC1" w14:textId="77777777" w:rsidR="00624BD4" w:rsidRPr="001D19F6" w:rsidRDefault="00624BD4" w:rsidP="00624BD4">
      <w:pPr>
        <w:wordWrap/>
        <w:spacing w:line="360" w:lineRule="auto"/>
        <w:rPr>
          <w:rFonts w:ascii="Arial" w:eastAsia="굴림" w:hAnsi="Arial" w:cs="Arial"/>
          <w:sz w:val="22"/>
        </w:rPr>
      </w:pPr>
    </w:p>
    <w:p w14:paraId="194EE6E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F091. </w:t>
      </w:r>
      <w:r w:rsidR="009F6D8D"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50,000 MW (10,000</w:t>
      </w:r>
      <w:r w:rsidR="0039106F" w:rsidRPr="001D19F6">
        <w:rPr>
          <w:rFonts w:ascii="Arial" w:eastAsia="굴림" w:hAnsi="Arial" w:cs="Arial"/>
          <w:sz w:val="22"/>
        </w:rPr>
        <w:t xml:space="preserve"> </w:t>
      </w:r>
      <w:r w:rsidRPr="001D19F6">
        <w:rPr>
          <w:rFonts w:ascii="Arial" w:eastAsia="굴림" w:hAnsi="Arial" w:cs="Arial"/>
          <w:sz w:val="22"/>
        </w:rPr>
        <w:t>Korean Won)?</w:t>
      </w:r>
    </w:p>
    <w:p w14:paraId="02FCB97C"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346478CE"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50,000 MW</w:t>
      </w:r>
    </w:p>
    <w:p w14:paraId="0D7B3781" w14:textId="77777777" w:rsidR="00E14EF5" w:rsidRPr="001D19F6" w:rsidRDefault="00E14EF5" w:rsidP="00E14EF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50,000 MW</w:t>
      </w:r>
    </w:p>
    <w:p w14:paraId="4B0D10FA" w14:textId="77777777" w:rsidR="00624BD4" w:rsidRPr="001D19F6" w:rsidRDefault="00624BD4" w:rsidP="00624BD4">
      <w:pPr>
        <w:wordWrap/>
        <w:spacing w:line="360" w:lineRule="auto"/>
        <w:rPr>
          <w:rFonts w:ascii="Arial" w:eastAsia="굴림" w:hAnsi="Arial" w:cs="Arial"/>
          <w:sz w:val="22"/>
        </w:rPr>
      </w:pPr>
    </w:p>
    <w:p w14:paraId="4F511ABD" w14:textId="77777777" w:rsidR="008B3E83" w:rsidRPr="001D19F6" w:rsidRDefault="008B3E83" w:rsidP="00B05F73">
      <w:pPr>
        <w:wordWrap/>
        <w:spacing w:line="276" w:lineRule="auto"/>
        <w:rPr>
          <w:rFonts w:ascii="Arial" w:eastAsia="굴림" w:hAnsi="Arial" w:cs="Arial"/>
          <w:b/>
          <w:sz w:val="22"/>
        </w:rPr>
      </w:pPr>
      <w:r w:rsidRPr="001D19F6">
        <w:rPr>
          <w:rFonts w:ascii="Arial" w:eastAsia="굴림" w:hAnsi="Arial" w:cs="Arial"/>
          <w:b/>
          <w:sz w:val="22"/>
        </w:rPr>
        <w:t>Logic</w:t>
      </w:r>
    </w:p>
    <w:p w14:paraId="757BAF48" w14:textId="77777777" w:rsidR="00BF028A" w:rsidRPr="001D19F6" w:rsidRDefault="00BF028A" w:rsidP="00F14BA4">
      <w:pPr>
        <w:pStyle w:val="a6"/>
        <w:numPr>
          <w:ilvl w:val="0"/>
          <w:numId w:val="752"/>
        </w:numPr>
        <w:wordWrap/>
        <w:spacing w:line="276" w:lineRule="auto"/>
        <w:ind w:leftChars="0"/>
        <w:rPr>
          <w:rFonts w:ascii="Arial" w:eastAsia="굴림" w:hAnsi="Arial" w:cs="Arial"/>
          <w:b/>
          <w:sz w:val="22"/>
        </w:rPr>
      </w:pPr>
      <w:r w:rsidRPr="001D19F6">
        <w:rPr>
          <w:rFonts w:ascii="Arial" w:eastAsia="굴림" w:hAnsi="Arial" w:cs="Arial"/>
          <w:b/>
          <w:sz w:val="22"/>
        </w:rPr>
        <w:t xml:space="preserve">If the price in the previous interview &gt; the price in this interview (i.e. the price of </w:t>
      </w:r>
      <w:r w:rsidR="00241360" w:rsidRPr="001D19F6">
        <w:rPr>
          <w:rFonts w:ascii="Arial" w:eastAsia="굴림" w:hAnsi="Arial" w:cs="Arial"/>
          <w:b/>
          <w:sz w:val="22"/>
        </w:rPr>
        <w:t>home</w:t>
      </w:r>
      <w:r w:rsidRPr="001D19F6">
        <w:rPr>
          <w:rFonts w:ascii="Arial" w:eastAsia="굴림" w:hAnsi="Arial" w:cs="Arial"/>
          <w:b/>
          <w:sz w:val="22"/>
        </w:rPr>
        <w:t xml:space="preserve"> in this interview is more than 20% below that in the previous interview.), ask F092. </w:t>
      </w:r>
    </w:p>
    <w:p w14:paraId="25004934" w14:textId="77777777" w:rsidR="00BF028A" w:rsidRPr="001D19F6" w:rsidRDefault="00BF028A" w:rsidP="00F14BA4">
      <w:pPr>
        <w:pStyle w:val="a6"/>
        <w:numPr>
          <w:ilvl w:val="0"/>
          <w:numId w:val="752"/>
        </w:numPr>
        <w:wordWrap/>
        <w:spacing w:line="276" w:lineRule="auto"/>
        <w:ind w:leftChars="0"/>
        <w:rPr>
          <w:rFonts w:ascii="Arial" w:eastAsia="굴림" w:hAnsi="Arial" w:cs="Arial"/>
          <w:b/>
          <w:sz w:val="22"/>
        </w:rPr>
      </w:pPr>
      <w:r w:rsidRPr="001D19F6">
        <w:rPr>
          <w:rFonts w:ascii="Arial" w:eastAsia="굴림" w:hAnsi="Arial" w:cs="Arial"/>
          <w:b/>
          <w:sz w:val="22"/>
        </w:rPr>
        <w:t>If not, then ask F094.</w:t>
      </w:r>
    </w:p>
    <w:p w14:paraId="17052709" w14:textId="77777777" w:rsidR="008B3E83" w:rsidRPr="001D19F6" w:rsidRDefault="008B3E83" w:rsidP="000E1AA0">
      <w:pPr>
        <w:widowControl/>
        <w:wordWrap/>
        <w:autoSpaceDE/>
        <w:autoSpaceDN/>
        <w:jc w:val="left"/>
        <w:rPr>
          <w:rFonts w:ascii="Arial" w:eastAsia="굴림" w:hAnsi="Arial" w:cs="Arial"/>
          <w:sz w:val="22"/>
        </w:rPr>
      </w:pPr>
    </w:p>
    <w:p w14:paraId="3BB74143" w14:textId="77777777" w:rsidR="00BF028A" w:rsidRPr="001D19F6" w:rsidRDefault="00624BD4" w:rsidP="00BF028A">
      <w:pPr>
        <w:wordWrap/>
        <w:spacing w:line="360" w:lineRule="auto"/>
        <w:rPr>
          <w:rFonts w:ascii="Arial" w:eastAsia="굴림" w:hAnsi="Arial" w:cs="Arial"/>
          <w:sz w:val="22"/>
        </w:rPr>
      </w:pPr>
      <w:r w:rsidRPr="001D19F6">
        <w:rPr>
          <w:rFonts w:ascii="Arial" w:eastAsia="굴림" w:hAnsi="Arial" w:cs="Arial"/>
          <w:sz w:val="22"/>
        </w:rPr>
        <w:t>F09</w:t>
      </w:r>
      <w:r w:rsidR="009F6D8D" w:rsidRPr="001D19F6">
        <w:rPr>
          <w:rFonts w:ascii="Arial" w:eastAsia="굴림" w:hAnsi="Arial" w:cs="Arial"/>
          <w:sz w:val="22"/>
        </w:rPr>
        <w:t xml:space="preserve">2. </w:t>
      </w:r>
      <w:r w:rsidR="00BF028A" w:rsidRPr="001D19F6">
        <w:rPr>
          <w:rFonts w:ascii="Arial" w:eastAsia="굴림" w:hAnsi="Arial" w:cs="Arial"/>
          <w:sz w:val="22"/>
        </w:rPr>
        <w:t xml:space="preserve">The price of your real estate properties </w:t>
      </w:r>
      <w:r w:rsidR="0052190D" w:rsidRPr="001D19F6">
        <w:rPr>
          <w:rFonts w:ascii="Arial" w:eastAsia="굴림" w:hAnsi="Arial" w:cs="Arial"/>
          <w:sz w:val="22"/>
        </w:rPr>
        <w:t>exc</w:t>
      </w:r>
      <w:r w:rsidR="00BF028A" w:rsidRPr="001D19F6">
        <w:rPr>
          <w:rFonts w:ascii="Arial" w:eastAsia="굴림" w:hAnsi="Arial" w:cs="Arial"/>
          <w:sz w:val="22"/>
        </w:rPr>
        <w:t xml:space="preserve">ept </w:t>
      </w:r>
      <w:r w:rsidR="00BF028A"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BF028A" w:rsidRPr="001D19F6">
        <w:rPr>
          <w:rFonts w:ascii="Arial" w:eastAsia="굴림" w:hAnsi="Arial" w:cs="Arial"/>
          <w:kern w:val="0"/>
          <w:sz w:val="22"/>
        </w:rPr>
        <w:t xml:space="preserve"> you are currently residing in </w:t>
      </w:r>
      <w:r w:rsidR="00BF028A" w:rsidRPr="001D19F6">
        <w:rPr>
          <w:rFonts w:ascii="Arial" w:eastAsia="굴림" w:hAnsi="Arial" w:cs="Arial"/>
          <w:sz w:val="22"/>
        </w:rPr>
        <w:t xml:space="preserve">has changed since the previous interview. What are the reasons for this change? </w:t>
      </w:r>
      <w:r w:rsidR="009F1E16" w:rsidRPr="001D19F6">
        <w:rPr>
          <w:rFonts w:ascii="Arial" w:eastAsia="굴림" w:hAnsi="Arial" w:cs="Arial"/>
          <w:sz w:val="22"/>
        </w:rPr>
        <w:t>Choose</w:t>
      </w:r>
      <w:r w:rsidR="00BF028A" w:rsidRPr="001D19F6">
        <w:rPr>
          <w:rFonts w:ascii="Arial" w:eastAsia="굴림" w:hAnsi="Arial" w:cs="Arial"/>
          <w:sz w:val="22"/>
        </w:rPr>
        <w:t xml:space="preserve"> the one main reason. </w:t>
      </w:r>
    </w:p>
    <w:p w14:paraId="004F7BA3" w14:textId="77777777" w:rsidR="00BF028A" w:rsidRPr="001D19F6" w:rsidRDefault="00BF028A" w:rsidP="00BF028A">
      <w:pPr>
        <w:wordWrap/>
        <w:spacing w:line="360" w:lineRule="auto"/>
        <w:rPr>
          <w:rFonts w:ascii="Arial" w:eastAsia="굴림" w:hAnsi="Arial" w:cs="Arial"/>
          <w:sz w:val="22"/>
        </w:rPr>
      </w:pPr>
      <w:r w:rsidRPr="001D19F6">
        <w:rPr>
          <w:rFonts w:ascii="Arial" w:eastAsia="굴림" w:hAnsi="Arial" w:cs="Arial"/>
          <w:sz w:val="22"/>
        </w:rPr>
        <w:t xml:space="preserve">[IWER: If the incorrect answer in the previous interview caused </w:t>
      </w:r>
      <w:r w:rsidR="005142E3" w:rsidRPr="001D19F6">
        <w:rPr>
          <w:rFonts w:ascii="Arial" w:eastAsia="굴림" w:hAnsi="Arial" w:cs="Arial"/>
          <w:sz w:val="22"/>
        </w:rPr>
        <w:t>this change</w:t>
      </w:r>
      <w:r w:rsidRPr="001D19F6">
        <w:rPr>
          <w:rFonts w:ascii="Arial" w:eastAsia="굴림" w:hAnsi="Arial" w:cs="Arial"/>
          <w:sz w:val="22"/>
        </w:rPr>
        <w:t>, enter ‘</w:t>
      </w:r>
      <w:r w:rsidR="005142E3" w:rsidRPr="001D19F6">
        <w:rPr>
          <w:rFonts w:ascii="굴림" w:eastAsia="굴림" w:hAnsi="굴림" w:cs="굴림" w:hint="eastAsia"/>
          <w:sz w:val="22"/>
        </w:rPr>
        <w:t>⑦</w:t>
      </w:r>
      <w:r w:rsidR="005142E3" w:rsidRPr="001D19F6">
        <w:rPr>
          <w:rFonts w:ascii="Arial" w:eastAsia="굴림" w:hAnsi="Arial" w:cs="Arial"/>
          <w:sz w:val="22"/>
        </w:rPr>
        <w:t xml:space="preserve"> </w:t>
      </w:r>
      <w:r w:rsidRPr="001D19F6">
        <w:rPr>
          <w:rFonts w:ascii="Arial" w:eastAsia="굴림" w:hAnsi="Arial" w:cs="Arial"/>
          <w:sz w:val="22"/>
        </w:rPr>
        <w:t xml:space="preserve">Others’ </w:t>
      </w:r>
      <w:r w:rsidR="005142E3" w:rsidRPr="001D19F6">
        <w:rPr>
          <w:rFonts w:ascii="Arial" w:eastAsia="굴림" w:hAnsi="Arial" w:cs="Arial"/>
          <w:sz w:val="22"/>
        </w:rPr>
        <w:t>and then go to F093</w:t>
      </w:r>
      <w:r w:rsidRPr="001D19F6">
        <w:rPr>
          <w:rFonts w:ascii="Arial" w:eastAsia="굴림" w:hAnsi="Arial" w:cs="Arial"/>
          <w:sz w:val="22"/>
        </w:rPr>
        <w:t xml:space="preserve"> and write </w:t>
      </w:r>
      <w:r w:rsidR="00D63465" w:rsidRPr="001D19F6">
        <w:rPr>
          <w:rFonts w:ascii="Arial" w:eastAsia="굴림" w:hAnsi="Arial" w:cs="Arial"/>
          <w:sz w:val="22"/>
        </w:rPr>
        <w:t>that the previous interview is incorrect.</w:t>
      </w:r>
      <w:r w:rsidRPr="001D19F6">
        <w:rPr>
          <w:rFonts w:ascii="Arial" w:eastAsia="굴림" w:hAnsi="Arial" w:cs="Arial"/>
          <w:sz w:val="22"/>
        </w:rPr>
        <w:t>]</w:t>
      </w:r>
    </w:p>
    <w:p w14:paraId="0446DCF5" w14:textId="77777777" w:rsidR="00624BD4" w:rsidRPr="001D19F6" w:rsidRDefault="00624BD4" w:rsidP="00624BD4">
      <w:pPr>
        <w:wordWrap/>
        <w:spacing w:line="360" w:lineRule="auto"/>
        <w:rPr>
          <w:rFonts w:ascii="Arial" w:eastAsia="굴림" w:hAnsi="Arial" w:cs="Arial"/>
          <w:sz w:val="22"/>
        </w:rPr>
      </w:pPr>
    </w:p>
    <w:tbl>
      <w:tblPr>
        <w:tblOverlap w:val="never"/>
        <w:tblW w:w="0" w:type="auto"/>
        <w:tblInd w:w="170"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402"/>
        <w:gridCol w:w="2982"/>
        <w:gridCol w:w="2982"/>
      </w:tblGrid>
      <w:tr w:rsidR="00D063AA" w:rsidRPr="001D19F6" w14:paraId="37AB06AD" w14:textId="77777777" w:rsidTr="00D518FF">
        <w:trPr>
          <w:trHeight w:val="498"/>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D975416"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lastRenderedPageBreak/>
              <w:t>Items</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8190DE" w14:textId="77777777" w:rsidR="00624BD4" w:rsidRPr="001D19F6" w:rsidRDefault="00624BD4" w:rsidP="009853EB">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Previous interview</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29F6324" w14:textId="0224C748" w:rsidR="00624BD4" w:rsidRPr="001D19F6" w:rsidRDefault="00624BD4" w:rsidP="00E176CC">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 xml:space="preserve">This </w:t>
            </w:r>
            <w:r w:rsidR="002A01D1" w:rsidRPr="001D19F6">
              <w:rPr>
                <w:rFonts w:ascii="Arial" w:eastAsia="굴림" w:hAnsi="Arial" w:cs="Arial"/>
                <w:kern w:val="0"/>
                <w:sz w:val="22"/>
                <w:shd w:val="clear" w:color="auto" w:fill="FFFFFF"/>
              </w:rPr>
              <w:t>interview (</w:t>
            </w:r>
            <w:del w:id="9219" w:author="Keis" w:date="2024-09-06T10:23:00Z">
              <w:r w:rsidR="00E176CC" w:rsidDel="00817F07">
                <w:rPr>
                  <w:rFonts w:ascii="Arial" w:eastAsia="굴림" w:hAnsi="Arial" w:cs="Arial" w:hint="eastAsia"/>
                  <w:color w:val="FF0000"/>
                  <w:kern w:val="0"/>
                  <w:sz w:val="22"/>
                  <w:shd w:val="clear" w:color="auto" w:fill="FFFFFF"/>
                </w:rPr>
                <w:delText>2020</w:delText>
              </w:r>
            </w:del>
            <w:ins w:id="9220" w:author="Keis" w:date="2024-09-06T10:23:00Z">
              <w:r w:rsidR="00817F07" w:rsidRPr="00817F07">
                <w:rPr>
                  <w:rFonts w:ascii="Arial" w:eastAsia="굴림" w:hAnsi="Arial" w:cs="Arial" w:hint="eastAsia"/>
                  <w:color w:val="00B050"/>
                  <w:kern w:val="0"/>
                  <w:sz w:val="22"/>
                  <w:shd w:val="clear" w:color="auto" w:fill="FFFFFF"/>
                </w:rPr>
                <w:t>2022</w:t>
              </w:r>
            </w:ins>
            <w:r w:rsidRPr="001D19F6">
              <w:rPr>
                <w:rFonts w:ascii="Arial" w:eastAsia="굴림" w:hAnsi="Arial" w:cs="Arial"/>
                <w:kern w:val="0"/>
                <w:sz w:val="22"/>
                <w:shd w:val="clear" w:color="auto" w:fill="FFFFFF"/>
              </w:rPr>
              <w:t>)</w:t>
            </w:r>
          </w:p>
        </w:tc>
      </w:tr>
      <w:tr w:rsidR="00D063AA" w:rsidRPr="001D19F6" w14:paraId="64D839E3" w14:textId="77777777" w:rsidTr="00D518FF">
        <w:trPr>
          <w:trHeight w:val="276"/>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72BEB96" w14:textId="77777777" w:rsidR="00624BD4" w:rsidRPr="001D19F6" w:rsidRDefault="00F22149" w:rsidP="00F22149">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 xml:space="preserve">Real estate properties </w:t>
            </w:r>
            <w:r w:rsidR="0052190D" w:rsidRPr="001D19F6">
              <w:rPr>
                <w:rFonts w:ascii="Arial" w:eastAsia="굴림" w:hAnsi="Arial" w:cs="Arial"/>
                <w:kern w:val="0"/>
                <w:sz w:val="22"/>
                <w:shd w:val="clear" w:color="auto" w:fill="FFFFFF"/>
              </w:rPr>
              <w:t>exc</w:t>
            </w:r>
            <w:r w:rsidR="00624BD4" w:rsidRPr="001D19F6">
              <w:rPr>
                <w:rFonts w:ascii="Arial" w:eastAsia="굴림" w:hAnsi="Arial" w:cs="Arial"/>
                <w:kern w:val="0"/>
                <w:sz w:val="22"/>
                <w:shd w:val="clear" w:color="auto" w:fill="FFFFFF"/>
              </w:rPr>
              <w:t xml:space="preserve">ept </w:t>
            </w:r>
            <w:r w:rsidR="003E7015"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003E7015" w:rsidRPr="001D19F6">
              <w:rPr>
                <w:rFonts w:ascii="Arial" w:eastAsia="굴림" w:hAnsi="Arial" w:cs="Arial"/>
                <w:kern w:val="0"/>
                <w:sz w:val="22"/>
              </w:rPr>
              <w:t xml:space="preserve"> you are currently residing in</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AF9AC4A"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 MW</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5361B5"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[F058] MW</w:t>
            </w:r>
          </w:p>
        </w:tc>
      </w:tr>
      <w:tr w:rsidR="00D063AA" w:rsidRPr="001D19F6" w14:paraId="75750D06" w14:textId="77777777" w:rsidTr="00D518FF">
        <w:trPr>
          <w:trHeight w:val="621"/>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631B133" w14:textId="77777777" w:rsidR="00624BD4" w:rsidRPr="001D19F6" w:rsidRDefault="00F22149" w:rsidP="00F22149">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Received s</w:t>
            </w:r>
            <w:r w:rsidR="009F6D8D" w:rsidRPr="001D19F6">
              <w:rPr>
                <w:rFonts w:ascii="Arial" w:eastAsia="굴림" w:hAnsi="Arial" w:cs="Arial"/>
                <w:kern w:val="0"/>
                <w:sz w:val="22"/>
                <w:shd w:val="clear" w:color="auto" w:fill="FFFFFF"/>
              </w:rPr>
              <w:t>ecurity depo</w:t>
            </w:r>
            <w:r w:rsidR="00F80A90" w:rsidRPr="001D19F6">
              <w:rPr>
                <w:rFonts w:ascii="Arial" w:eastAsia="굴림" w:hAnsi="Arial" w:cs="Arial"/>
                <w:kern w:val="0"/>
                <w:sz w:val="22"/>
                <w:shd w:val="clear" w:color="auto" w:fill="FFFFFF"/>
              </w:rPr>
              <w:t>sits</w:t>
            </w:r>
            <w:r w:rsidRPr="001D19F6">
              <w:rPr>
                <w:rFonts w:ascii="Arial" w:eastAsia="굴림" w:hAnsi="Arial" w:cs="Arial"/>
                <w:kern w:val="0"/>
                <w:sz w:val="22"/>
                <w:shd w:val="clear" w:color="auto" w:fill="FFFFFF"/>
              </w:rPr>
              <w:t xml:space="preserve"> (rental income)</w:t>
            </w:r>
            <w:r w:rsidR="00F80A90" w:rsidRPr="001D19F6">
              <w:rPr>
                <w:rFonts w:ascii="Arial" w:eastAsia="굴림" w:hAnsi="Arial" w:cs="Arial"/>
                <w:kern w:val="0"/>
                <w:sz w:val="22"/>
                <w:shd w:val="clear" w:color="auto" w:fill="FFFFFF"/>
              </w:rPr>
              <w:t xml:space="preserve"> </w:t>
            </w:r>
            <w:r w:rsidR="0052190D" w:rsidRPr="001D19F6">
              <w:rPr>
                <w:rFonts w:ascii="Arial" w:eastAsia="굴림" w:hAnsi="Arial" w:cs="Arial"/>
                <w:kern w:val="0"/>
                <w:sz w:val="22"/>
                <w:shd w:val="clear" w:color="auto" w:fill="FFFFFF"/>
              </w:rPr>
              <w:t>exc</w:t>
            </w:r>
            <w:r w:rsidR="009F6D8D" w:rsidRPr="001D19F6">
              <w:rPr>
                <w:rFonts w:ascii="Arial" w:eastAsia="굴림" w:hAnsi="Arial" w:cs="Arial"/>
                <w:kern w:val="0"/>
                <w:sz w:val="22"/>
                <w:shd w:val="clear" w:color="auto" w:fill="FFFFFF"/>
              </w:rPr>
              <w:t>ept</w:t>
            </w:r>
            <w:r w:rsidR="00624BD4" w:rsidRPr="001D19F6">
              <w:rPr>
                <w:rFonts w:ascii="Arial" w:eastAsia="굴림" w:hAnsi="Arial" w:cs="Arial"/>
                <w:kern w:val="0"/>
                <w:sz w:val="22"/>
                <w:shd w:val="clear" w:color="auto" w:fill="FFFFFF"/>
              </w:rPr>
              <w:t xml:space="preserve"> </w:t>
            </w:r>
            <w:r w:rsidRPr="001D19F6">
              <w:rPr>
                <w:rFonts w:ascii="Arial" w:eastAsia="굴림" w:hAnsi="Arial" w:cs="Arial"/>
                <w:kern w:val="0"/>
                <w:sz w:val="22"/>
              </w:rPr>
              <w:t xml:space="preserve">the </w:t>
            </w:r>
            <w:r w:rsidR="00241360" w:rsidRPr="001D19F6">
              <w:rPr>
                <w:rFonts w:ascii="Arial" w:eastAsia="굴림" w:hAnsi="Arial" w:cs="Arial"/>
                <w:kern w:val="0"/>
                <w:sz w:val="22"/>
              </w:rPr>
              <w:t>home</w:t>
            </w:r>
            <w:r w:rsidRPr="001D19F6">
              <w:rPr>
                <w:rFonts w:ascii="Arial" w:eastAsia="굴림" w:hAnsi="Arial" w:cs="Arial"/>
                <w:kern w:val="0"/>
                <w:sz w:val="22"/>
              </w:rPr>
              <w:t xml:space="preserve"> you are currently residing in</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67D568"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[PL2] MW</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972D57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[F079] MW</w:t>
            </w:r>
          </w:p>
        </w:tc>
      </w:tr>
      <w:tr w:rsidR="00D063AA" w:rsidRPr="001D19F6" w14:paraId="3771ACE8" w14:textId="77777777" w:rsidTr="00D518FF">
        <w:trPr>
          <w:trHeight w:val="498"/>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6819F9C" w14:textId="77777777" w:rsidR="00624BD4" w:rsidRPr="001D19F6" w:rsidRDefault="00624BD4" w:rsidP="00F22149">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Business or Farm</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5D4E409"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[PL3] MW</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3D083B"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[F086] MW</w:t>
            </w:r>
          </w:p>
        </w:tc>
      </w:tr>
      <w:tr w:rsidR="00D063AA" w:rsidRPr="001D19F6" w14:paraId="3D1A0586" w14:textId="77777777" w:rsidTr="00D518FF">
        <w:trPr>
          <w:trHeight w:val="505"/>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F030238" w14:textId="77777777" w:rsidR="00624BD4" w:rsidRPr="001D19F6" w:rsidRDefault="00624BD4" w:rsidP="00F22149">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Total</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178F230"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[PL1+PL2+PL3] MW</w:t>
            </w:r>
          </w:p>
        </w:tc>
        <w:tc>
          <w:tcPr>
            <w:tcW w:w="29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7EFFF18"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[F058+F079+F086] MW</w:t>
            </w:r>
          </w:p>
        </w:tc>
      </w:tr>
      <w:tr w:rsidR="00D063AA" w:rsidRPr="001D19F6" w14:paraId="1F995401" w14:textId="77777777" w:rsidTr="00D518FF">
        <w:trPr>
          <w:trHeight w:val="529"/>
        </w:trPr>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A52BC4C"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Difference</w:t>
            </w:r>
          </w:p>
        </w:tc>
        <w:tc>
          <w:tcPr>
            <w:tcW w:w="5964"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30E888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[(PL1+PL2+PL</w:t>
            </w:r>
            <w:proofErr w:type="gramStart"/>
            <w:r w:rsidRPr="001D19F6">
              <w:rPr>
                <w:rFonts w:ascii="Arial" w:eastAsia="굴림" w:hAnsi="Arial" w:cs="Arial"/>
                <w:kern w:val="0"/>
                <w:sz w:val="22"/>
                <w:shd w:val="clear" w:color="auto" w:fill="FFFFFF"/>
              </w:rPr>
              <w:t>3)-(</w:t>
            </w:r>
            <w:proofErr w:type="gramEnd"/>
            <w:r w:rsidRPr="001D19F6">
              <w:rPr>
                <w:rFonts w:ascii="Arial" w:eastAsia="굴림" w:hAnsi="Arial" w:cs="Arial"/>
                <w:kern w:val="0"/>
                <w:sz w:val="22"/>
                <w:shd w:val="clear" w:color="auto" w:fill="FFFFFF"/>
              </w:rPr>
              <w:t>F058+F079+F086)] MW</w:t>
            </w:r>
          </w:p>
        </w:tc>
      </w:tr>
    </w:tbl>
    <w:p w14:paraId="5838687A" w14:textId="77777777" w:rsidR="00624BD4" w:rsidRPr="001D19F6" w:rsidRDefault="00624BD4"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Sold and invested in financial asset</w:t>
      </w:r>
      <w:r w:rsidR="009F6D8D" w:rsidRPr="001D19F6">
        <w:rPr>
          <w:rFonts w:ascii="Arial" w:eastAsia="굴림" w:hAnsi="Arial" w:cs="Arial"/>
          <w:sz w:val="22"/>
        </w:rPr>
        <w:t>s</w:t>
      </w:r>
      <w:r w:rsidRPr="001D19F6">
        <w:rPr>
          <w:rFonts w:ascii="Arial" w:eastAsia="굴림" w:hAnsi="Arial" w:cs="Arial"/>
          <w:sz w:val="22"/>
        </w:rPr>
        <w:t xml:space="preserve"> or savings </w:t>
      </w:r>
      <w:r w:rsidR="00F80A90" w:rsidRPr="001D19F6">
        <w:rPr>
          <w:rFonts w:ascii="Arial" w:eastAsia="굴림" w:hAnsi="Arial" w:cs="Arial"/>
          <w:sz w:val="22"/>
        </w:rPr>
        <w:t xml:space="preserve">accounts </w:t>
      </w:r>
      <w:r w:rsidR="00CB3BF5" w:rsidRPr="001D19F6">
        <w:rPr>
          <w:rFonts w:ascii="Arial" w:eastAsia="굴림" w:hAnsi="Arial" w:cs="Arial"/>
          <w:kern w:val="0"/>
          <w:sz w:val="22"/>
        </w:rPr>
        <w:t>→Go to F094</w:t>
      </w:r>
    </w:p>
    <w:p w14:paraId="070D006B" w14:textId="77777777" w:rsidR="00624BD4" w:rsidRPr="001D19F6" w:rsidRDefault="00624BD4"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 xml:space="preserve">Sold and invested in </w:t>
      </w:r>
      <w:r w:rsidR="00BE16E4" w:rsidRPr="001D19F6">
        <w:rPr>
          <w:rFonts w:ascii="Arial" w:eastAsia="굴림" w:hAnsi="Arial" w:cs="Arial"/>
          <w:sz w:val="22"/>
        </w:rPr>
        <w:t xml:space="preserve">currently occupied property </w:t>
      </w:r>
      <w:r w:rsidR="00CB3BF5" w:rsidRPr="001D19F6">
        <w:rPr>
          <w:rFonts w:ascii="Arial" w:eastAsia="굴림" w:hAnsi="Arial" w:cs="Arial"/>
          <w:kern w:val="0"/>
          <w:sz w:val="22"/>
        </w:rPr>
        <w:t>→Go to F094</w:t>
      </w:r>
    </w:p>
    <w:p w14:paraId="18D5B229" w14:textId="77777777" w:rsidR="00624BD4" w:rsidRPr="001D19F6" w:rsidRDefault="00624BD4"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Sold and in</w:t>
      </w:r>
      <w:r w:rsidR="00004221" w:rsidRPr="001D19F6">
        <w:rPr>
          <w:rFonts w:ascii="Arial" w:eastAsia="굴림" w:hAnsi="Arial" w:cs="Arial"/>
          <w:sz w:val="22"/>
        </w:rPr>
        <w:t xml:space="preserve">vested in other business </w:t>
      </w:r>
      <w:r w:rsidR="00CB3BF5" w:rsidRPr="001D19F6">
        <w:rPr>
          <w:rFonts w:ascii="Arial" w:eastAsia="굴림" w:hAnsi="Arial" w:cs="Arial"/>
          <w:kern w:val="0"/>
          <w:sz w:val="22"/>
        </w:rPr>
        <w:t>→Go to F094</w:t>
      </w:r>
    </w:p>
    <w:p w14:paraId="59208597" w14:textId="77777777" w:rsidR="00624BD4" w:rsidRPr="001D19F6" w:rsidRDefault="009F6D8D"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 xml:space="preserve">Sold and used </w:t>
      </w:r>
      <w:r w:rsidR="00F80A90" w:rsidRPr="001D19F6">
        <w:rPr>
          <w:rFonts w:ascii="Arial" w:eastAsia="굴림" w:hAnsi="Arial" w:cs="Arial"/>
          <w:sz w:val="22"/>
        </w:rPr>
        <w:t xml:space="preserve">for </w:t>
      </w:r>
      <w:r w:rsidR="00004221" w:rsidRPr="001D19F6">
        <w:rPr>
          <w:rFonts w:ascii="Arial" w:eastAsia="굴림" w:hAnsi="Arial" w:cs="Arial"/>
          <w:sz w:val="22"/>
        </w:rPr>
        <w:t xml:space="preserve">living expenses </w:t>
      </w:r>
      <w:r w:rsidR="00CB3BF5" w:rsidRPr="001D19F6">
        <w:rPr>
          <w:rFonts w:ascii="Arial" w:eastAsia="굴림" w:hAnsi="Arial" w:cs="Arial"/>
          <w:kern w:val="0"/>
          <w:sz w:val="22"/>
        </w:rPr>
        <w:t>→Go to F094</w:t>
      </w:r>
    </w:p>
    <w:p w14:paraId="4FB1E29F" w14:textId="77777777" w:rsidR="00624BD4" w:rsidRPr="001D19F6" w:rsidRDefault="00F80A90"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 xml:space="preserve">Property price fell </w:t>
      </w:r>
      <w:r w:rsidR="00CB3BF5" w:rsidRPr="001D19F6">
        <w:rPr>
          <w:rFonts w:ascii="Arial" w:eastAsia="굴림" w:hAnsi="Arial" w:cs="Arial"/>
          <w:kern w:val="0"/>
          <w:sz w:val="22"/>
        </w:rPr>
        <w:t>→Go to F094</w:t>
      </w:r>
    </w:p>
    <w:p w14:paraId="764FD5C2" w14:textId="77777777" w:rsidR="00624BD4" w:rsidRPr="001D19F6" w:rsidRDefault="008073C8"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kern w:val="0"/>
          <w:sz w:val="22"/>
        </w:rPr>
        <w:t>Inheritance</w:t>
      </w:r>
      <w:r w:rsidR="002E3965" w:rsidRPr="001D19F6">
        <w:rPr>
          <w:rFonts w:ascii="Arial" w:eastAsia="굴림" w:hAnsi="Arial" w:cs="Arial"/>
          <w:sz w:val="22"/>
        </w:rPr>
        <w:t>/ Give</w:t>
      </w:r>
      <w:r w:rsidR="00004221" w:rsidRPr="001D19F6">
        <w:rPr>
          <w:rFonts w:ascii="Arial" w:eastAsia="굴림" w:hAnsi="Arial" w:cs="Arial"/>
          <w:sz w:val="22"/>
        </w:rPr>
        <w:t xml:space="preserve"> </w:t>
      </w:r>
      <w:r w:rsidR="00CB3BF5" w:rsidRPr="001D19F6">
        <w:rPr>
          <w:rFonts w:ascii="Arial" w:eastAsia="굴림" w:hAnsi="Arial" w:cs="Arial"/>
          <w:kern w:val="0"/>
          <w:sz w:val="22"/>
        </w:rPr>
        <w:t>→Go to F094</w:t>
      </w:r>
    </w:p>
    <w:p w14:paraId="6FC8782C" w14:textId="77777777" w:rsidR="00624BD4" w:rsidRPr="001D19F6" w:rsidRDefault="00624BD4" w:rsidP="00F14BA4">
      <w:pPr>
        <w:pStyle w:val="a6"/>
        <w:numPr>
          <w:ilvl w:val="0"/>
          <w:numId w:val="753"/>
        </w:numPr>
        <w:wordWrap/>
        <w:spacing w:line="360" w:lineRule="auto"/>
        <w:ind w:leftChars="0"/>
        <w:rPr>
          <w:rFonts w:ascii="Arial" w:eastAsia="굴림" w:hAnsi="Arial" w:cs="Arial"/>
          <w:sz w:val="22"/>
        </w:rPr>
      </w:pPr>
      <w:r w:rsidRPr="001D19F6">
        <w:rPr>
          <w:rFonts w:ascii="Arial" w:eastAsia="굴림" w:hAnsi="Arial" w:cs="Arial"/>
          <w:sz w:val="22"/>
        </w:rPr>
        <w:t>Other</w:t>
      </w:r>
      <w:r w:rsidR="009F6D8D" w:rsidRPr="001D19F6">
        <w:rPr>
          <w:rFonts w:ascii="Arial" w:eastAsia="굴림" w:hAnsi="Arial" w:cs="Arial"/>
          <w:sz w:val="22"/>
        </w:rPr>
        <w:t>s</w:t>
      </w:r>
    </w:p>
    <w:p w14:paraId="78B72432" w14:textId="77777777" w:rsidR="00624BD4" w:rsidRPr="001D19F6" w:rsidRDefault="00624BD4" w:rsidP="00624BD4">
      <w:pPr>
        <w:wordWrap/>
        <w:spacing w:line="360" w:lineRule="auto"/>
        <w:rPr>
          <w:rFonts w:ascii="Arial" w:eastAsia="굴림" w:hAnsi="Arial" w:cs="Arial"/>
          <w:sz w:val="22"/>
        </w:rPr>
      </w:pPr>
    </w:p>
    <w:p w14:paraId="24F487E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F093. </w:t>
      </w:r>
      <w:r w:rsidR="009F6D8D" w:rsidRPr="001D19F6">
        <w:rPr>
          <w:rFonts w:ascii="Arial" w:eastAsia="굴림" w:hAnsi="Arial" w:cs="Arial"/>
          <w:sz w:val="22"/>
        </w:rPr>
        <w:t>If others, please specify</w:t>
      </w:r>
      <w:r w:rsidRPr="001D19F6">
        <w:rPr>
          <w:rFonts w:ascii="Arial" w:eastAsia="굴림" w:hAnsi="Arial" w:cs="Arial"/>
          <w:sz w:val="22"/>
        </w:rPr>
        <w:t>.</w:t>
      </w:r>
    </w:p>
    <w:p w14:paraId="540D8400" w14:textId="77777777" w:rsidR="00624BD4" w:rsidRPr="001D19F6" w:rsidRDefault="00AE456E"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p>
    <w:p w14:paraId="258DD5DC" w14:textId="77777777" w:rsidR="00624BD4" w:rsidRPr="001D19F6" w:rsidRDefault="00624BD4" w:rsidP="00624BD4">
      <w:pPr>
        <w:wordWrap/>
        <w:spacing w:line="360" w:lineRule="auto"/>
        <w:rPr>
          <w:rFonts w:ascii="Arial" w:eastAsia="굴림" w:hAnsi="Arial" w:cs="Arial"/>
          <w:sz w:val="22"/>
        </w:rPr>
      </w:pPr>
    </w:p>
    <w:p w14:paraId="4D5214F0" w14:textId="77777777" w:rsidR="008F280B" w:rsidRPr="001D19F6" w:rsidRDefault="00AE456E" w:rsidP="00AE456E">
      <w:pPr>
        <w:wordWrap/>
        <w:spacing w:line="360" w:lineRule="auto"/>
        <w:rPr>
          <w:rFonts w:ascii="Arial" w:eastAsia="굴림" w:hAnsi="Arial" w:cs="Arial"/>
          <w:b/>
          <w:sz w:val="22"/>
        </w:rPr>
      </w:pPr>
      <w:r w:rsidRPr="001D19F6">
        <w:rPr>
          <w:rFonts w:ascii="Arial" w:eastAsia="굴림" w:hAnsi="Arial" w:cs="Arial"/>
          <w:b/>
          <w:sz w:val="22"/>
        </w:rPr>
        <w:t xml:space="preserve">&lt; </w:t>
      </w:r>
      <w:r w:rsidR="008F280B" w:rsidRPr="001D19F6">
        <w:rPr>
          <w:rFonts w:ascii="Arial" w:eastAsia="굴림" w:hAnsi="Arial" w:cs="Arial"/>
          <w:b/>
          <w:sz w:val="22"/>
        </w:rPr>
        <w:t>Financial Asset</w:t>
      </w:r>
      <w:r w:rsidRPr="001D19F6">
        <w:rPr>
          <w:rFonts w:ascii="Arial" w:eastAsia="굴림" w:hAnsi="Arial" w:cs="Arial"/>
          <w:b/>
          <w:sz w:val="22"/>
        </w:rPr>
        <w:t xml:space="preserve"> &gt;</w:t>
      </w:r>
    </w:p>
    <w:p w14:paraId="60FA27F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F09</w:t>
      </w:r>
      <w:r w:rsidR="00BE16E4" w:rsidRPr="001D19F6">
        <w:rPr>
          <w:rFonts w:ascii="Arial" w:eastAsia="굴림" w:hAnsi="Arial" w:cs="Arial"/>
          <w:sz w:val="22"/>
        </w:rPr>
        <w:t xml:space="preserve">4. </w:t>
      </w:r>
      <w:proofErr w:type="gramStart"/>
      <w:r w:rsidR="00BE16E4" w:rsidRPr="001D19F6">
        <w:rPr>
          <w:rFonts w:ascii="Arial" w:eastAsia="굴림" w:hAnsi="Arial" w:cs="Arial"/>
          <w:sz w:val="22"/>
        </w:rPr>
        <w:t>Next</w:t>
      </w:r>
      <w:proofErr w:type="gramEnd"/>
      <w:r w:rsidR="00BE16E4" w:rsidRPr="001D19F6">
        <w:rPr>
          <w:rFonts w:ascii="Arial" w:eastAsia="굴림" w:hAnsi="Arial" w:cs="Arial"/>
          <w:sz w:val="22"/>
        </w:rPr>
        <w:t xml:space="preserve"> I</w:t>
      </w:r>
      <w:r w:rsidRPr="001D19F6">
        <w:rPr>
          <w:rFonts w:ascii="Arial" w:eastAsia="굴림" w:hAnsi="Arial" w:cs="Arial"/>
          <w:sz w:val="22"/>
        </w:rPr>
        <w:t xml:space="preserve"> have some questions about your financial assets. Financial assets include cash</w:t>
      </w:r>
      <w:r w:rsidR="00130424" w:rsidRPr="001D19F6">
        <w:rPr>
          <w:rFonts w:ascii="Arial" w:eastAsia="굴림" w:hAnsi="Arial" w:cs="Arial"/>
          <w:sz w:val="22"/>
        </w:rPr>
        <w:t xml:space="preserve"> </w:t>
      </w:r>
      <w:r w:rsidRPr="001D19F6">
        <w:rPr>
          <w:rFonts w:ascii="Arial" w:eastAsia="굴림" w:hAnsi="Arial" w:cs="Arial"/>
          <w:sz w:val="22"/>
        </w:rPr>
        <w:t>over 50 MW (10,000</w:t>
      </w:r>
      <w:r w:rsidRPr="001D19F6">
        <w:rPr>
          <w:rFonts w:ascii="Cambria Math" w:eastAsia="굴림" w:hAnsi="Cambria Math" w:cs="Cambria Math"/>
          <w:sz w:val="22"/>
        </w:rPr>
        <w:t>‐</w:t>
      </w:r>
      <w:r w:rsidRPr="001D19F6">
        <w:rPr>
          <w:rFonts w:ascii="Arial" w:eastAsia="굴림" w:hAnsi="Arial" w:cs="Arial"/>
          <w:sz w:val="22"/>
        </w:rPr>
        <w:t>Kor</w:t>
      </w:r>
      <w:r w:rsidR="00130424" w:rsidRPr="001D19F6">
        <w:rPr>
          <w:rFonts w:ascii="Arial" w:eastAsia="굴림" w:hAnsi="Arial" w:cs="Arial"/>
          <w:sz w:val="22"/>
        </w:rPr>
        <w:t xml:space="preserve">ean won) or </w:t>
      </w:r>
      <w:r w:rsidRPr="001D19F6">
        <w:rPr>
          <w:rFonts w:ascii="Arial" w:eastAsia="굴림" w:hAnsi="Arial" w:cs="Arial"/>
          <w:sz w:val="22"/>
        </w:rPr>
        <w:t xml:space="preserve">bank savings, stocks / </w:t>
      </w:r>
      <w:r w:rsidR="0054290A" w:rsidRPr="001D19F6">
        <w:rPr>
          <w:rFonts w:ascii="Arial" w:eastAsia="굴림" w:hAnsi="Arial" w:cs="Arial"/>
          <w:sz w:val="22"/>
        </w:rPr>
        <w:t xml:space="preserve">trust funds </w:t>
      </w:r>
      <w:r w:rsidRPr="001D19F6">
        <w:rPr>
          <w:rFonts w:ascii="Arial" w:eastAsia="굴림" w:hAnsi="Arial" w:cs="Arial"/>
          <w:sz w:val="22"/>
        </w:rPr>
        <w:t>/ mutual funds, bonds, insuranc</w:t>
      </w:r>
      <w:r w:rsidR="00825D91" w:rsidRPr="001D19F6">
        <w:rPr>
          <w:rFonts w:ascii="Arial" w:eastAsia="굴림" w:hAnsi="Arial" w:cs="Arial"/>
          <w:sz w:val="22"/>
        </w:rPr>
        <w:t>e, private money lending, private</w:t>
      </w:r>
      <w:r w:rsidRPr="001D19F6">
        <w:rPr>
          <w:rFonts w:ascii="Arial" w:eastAsia="굴림" w:hAnsi="Arial" w:cs="Arial"/>
          <w:sz w:val="22"/>
        </w:rPr>
        <w:t xml:space="preserve"> savings club, etc. </w:t>
      </w:r>
    </w:p>
    <w:p w14:paraId="77DCBE7E" w14:textId="77777777" w:rsidR="00130424" w:rsidRPr="001D19F6" w:rsidRDefault="00130424" w:rsidP="000E1AA0">
      <w:pPr>
        <w:wordWrap/>
        <w:spacing w:line="360" w:lineRule="auto"/>
        <w:rPr>
          <w:rFonts w:ascii="Arial" w:eastAsia="굴림" w:hAnsi="Arial" w:cs="Arial"/>
          <w:sz w:val="22"/>
        </w:rPr>
      </w:pPr>
    </w:p>
    <w:p w14:paraId="6A84E0B5"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Do you have</w:t>
      </w:r>
      <w:r w:rsidR="001675BD" w:rsidRPr="001D19F6">
        <w:rPr>
          <w:rFonts w:ascii="Arial" w:eastAsia="굴림" w:hAnsi="Arial" w:cs="Arial"/>
          <w:sz w:val="22"/>
        </w:rPr>
        <w:t xml:space="preserve"> over</w:t>
      </w:r>
      <w:r w:rsidRPr="001D19F6">
        <w:rPr>
          <w:rFonts w:ascii="Arial" w:eastAsia="굴림" w:hAnsi="Arial" w:cs="Arial"/>
          <w:sz w:val="22"/>
        </w:rPr>
        <w:t xml:space="preserve"> 50</w:t>
      </w:r>
      <w:r w:rsidR="00130424" w:rsidRPr="001D19F6">
        <w:rPr>
          <w:rFonts w:ascii="Arial" w:eastAsia="굴림" w:hAnsi="Arial" w:cs="Arial"/>
          <w:sz w:val="22"/>
        </w:rPr>
        <w:t xml:space="preserve"> </w:t>
      </w:r>
      <w:proofErr w:type="gramStart"/>
      <w:r w:rsidRPr="001D19F6">
        <w:rPr>
          <w:rFonts w:ascii="Arial" w:eastAsia="굴림" w:hAnsi="Arial" w:cs="Arial"/>
          <w:sz w:val="22"/>
        </w:rPr>
        <w:t>MW(</w:t>
      </w:r>
      <w:proofErr w:type="gramEnd"/>
      <w:r w:rsidRPr="001D19F6">
        <w:rPr>
          <w:rFonts w:ascii="Arial" w:eastAsia="굴림" w:hAnsi="Arial" w:cs="Arial"/>
          <w:sz w:val="22"/>
        </w:rPr>
        <w:t>10,000 Korean won) cash</w:t>
      </w:r>
      <w:r w:rsidR="00130424" w:rsidRPr="001D19F6">
        <w:rPr>
          <w:rFonts w:ascii="Arial" w:eastAsia="굴림" w:hAnsi="Arial" w:cs="Arial"/>
          <w:sz w:val="22"/>
        </w:rPr>
        <w:t xml:space="preserve"> either</w:t>
      </w:r>
      <w:r w:rsidRPr="001D19F6">
        <w:rPr>
          <w:rFonts w:ascii="Arial" w:eastAsia="굴림" w:hAnsi="Arial" w:cs="Arial"/>
          <w:sz w:val="22"/>
        </w:rPr>
        <w:t xml:space="preserve"> in hand or in</w:t>
      </w:r>
      <w:r w:rsidR="001675BD" w:rsidRPr="001D19F6">
        <w:rPr>
          <w:rFonts w:ascii="Arial" w:eastAsia="굴림" w:hAnsi="Arial" w:cs="Arial"/>
          <w:sz w:val="22"/>
        </w:rPr>
        <w:t xml:space="preserve"> checking or saving accounts that yield low interest; however </w:t>
      </w:r>
      <w:r w:rsidR="00130424" w:rsidRPr="001D19F6">
        <w:rPr>
          <w:rFonts w:ascii="Arial" w:eastAsia="굴림" w:hAnsi="Arial" w:cs="Arial"/>
          <w:sz w:val="22"/>
        </w:rPr>
        <w:t>you can cash in anytime you want</w:t>
      </w:r>
      <w:r w:rsidRPr="001D19F6">
        <w:rPr>
          <w:rFonts w:ascii="Arial" w:eastAsia="굴림" w:hAnsi="Arial" w:cs="Arial"/>
          <w:sz w:val="22"/>
        </w:rPr>
        <w:t>?</w:t>
      </w:r>
    </w:p>
    <w:p w14:paraId="06AD6031" w14:textId="77777777" w:rsidR="00130424" w:rsidRPr="001D19F6" w:rsidRDefault="00130424" w:rsidP="00F14BA4">
      <w:pPr>
        <w:pStyle w:val="a6"/>
        <w:numPr>
          <w:ilvl w:val="0"/>
          <w:numId w:val="7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F101</w:t>
      </w:r>
    </w:p>
    <w:p w14:paraId="444FE283" w14:textId="77777777" w:rsidR="00624BD4" w:rsidRPr="001D19F6" w:rsidRDefault="00624BD4" w:rsidP="000E1AA0">
      <w:pPr>
        <w:wordWrap/>
        <w:spacing w:line="360" w:lineRule="auto"/>
        <w:rPr>
          <w:rFonts w:ascii="Arial" w:eastAsia="굴림" w:hAnsi="Arial" w:cs="Arial"/>
          <w:sz w:val="22"/>
        </w:rPr>
      </w:pPr>
    </w:p>
    <w:p w14:paraId="47B18399"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F095.</w:t>
      </w:r>
      <w:r w:rsidR="0054290A" w:rsidRPr="001D19F6">
        <w:rPr>
          <w:rFonts w:ascii="Arial" w:eastAsia="굴림" w:hAnsi="Arial" w:cs="Arial"/>
          <w:sz w:val="22"/>
        </w:rPr>
        <w:t xml:space="preserve"> </w:t>
      </w:r>
      <w:r w:rsidR="008A5DDD" w:rsidRPr="001D19F6">
        <w:rPr>
          <w:rFonts w:ascii="Arial" w:eastAsia="굴림" w:hAnsi="Arial" w:cs="Arial"/>
          <w:sz w:val="22"/>
        </w:rPr>
        <w:t xml:space="preserve">How much would such cash and savings amount to in total? </w:t>
      </w:r>
      <w:r w:rsidRPr="001D19F6">
        <w:rPr>
          <w:rFonts w:ascii="Arial" w:eastAsia="굴림" w:hAnsi="Arial" w:cs="Arial"/>
          <w:sz w:val="22"/>
        </w:rPr>
        <w:t>(unit: 10,000 Korean won)</w:t>
      </w:r>
    </w:p>
    <w:p w14:paraId="00124D6B"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5930A443" w14:textId="77777777" w:rsidR="008F280B"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F101</w:t>
      </w:r>
    </w:p>
    <w:p w14:paraId="3A1A867E"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F096~F100 unfolding</w:t>
      </w:r>
    </w:p>
    <w:p w14:paraId="26A66352" w14:textId="77777777" w:rsidR="00624BD4" w:rsidRPr="00264E50" w:rsidRDefault="00624BD4" w:rsidP="00264E50">
      <w:pPr>
        <w:wordWrap/>
        <w:spacing w:line="360" w:lineRule="auto"/>
        <w:ind w:firstLine="800"/>
        <w:rPr>
          <w:rFonts w:ascii="Arial" w:eastAsia="굴림" w:hAnsi="Arial" w:cs="Arial"/>
          <w:sz w:val="22"/>
        </w:rPr>
      </w:pPr>
      <w:r w:rsidRPr="001D19F6">
        <w:rPr>
          <w:rFonts w:ascii="Arial" w:eastAsia="굴림" w:hAnsi="Arial" w:cs="Arial"/>
          <w:sz w:val="22"/>
        </w:rPr>
        <w:t>Refuse to answer →Go to F096~F100 unfolding</w:t>
      </w:r>
    </w:p>
    <w:p w14:paraId="583D0892"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F096~F100. Unfolding bracket questions&gt;</w:t>
      </w:r>
    </w:p>
    <w:p w14:paraId="387EA354" w14:textId="77777777" w:rsidR="008A5DDD" w:rsidRPr="001D19F6" w:rsidRDefault="008A5DDD" w:rsidP="008A5DDD">
      <w:pPr>
        <w:wordWrap/>
        <w:spacing w:line="360" w:lineRule="auto"/>
        <w:rPr>
          <w:rFonts w:ascii="Arial" w:eastAsia="굴림" w:hAnsi="Arial" w:cs="Arial"/>
          <w:sz w:val="22"/>
        </w:rPr>
      </w:pPr>
      <w:r w:rsidRPr="001D19F6">
        <w:rPr>
          <w:rFonts w:ascii="Arial" w:eastAsia="굴림" w:hAnsi="Arial" w:cs="Arial"/>
          <w:sz w:val="22"/>
        </w:rPr>
        <w:t>[IWER: Go back to F095 and record if R answers the amount during the interview.]</w:t>
      </w:r>
    </w:p>
    <w:p w14:paraId="6D4CA2A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 xml:space="preserve">F096.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 MW (10,000 Korean won)?</w:t>
      </w:r>
    </w:p>
    <w:p w14:paraId="300807E1"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3F231349"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3FA7BB79"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20CFF6A3" w14:textId="77777777" w:rsidR="00624BD4" w:rsidRPr="001D19F6" w:rsidRDefault="00624BD4" w:rsidP="00624BD4">
      <w:pPr>
        <w:wordWrap/>
        <w:spacing w:line="360" w:lineRule="auto"/>
        <w:rPr>
          <w:rFonts w:ascii="Arial" w:eastAsia="굴림" w:hAnsi="Arial" w:cs="Arial"/>
          <w:sz w:val="22"/>
        </w:rPr>
      </w:pPr>
    </w:p>
    <w:p w14:paraId="6535915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F097. </w:t>
      </w:r>
      <w:r w:rsidR="0054290A" w:rsidRPr="001D19F6">
        <w:rPr>
          <w:rFonts w:ascii="Arial" w:eastAsia="굴림" w:hAnsi="Arial" w:cs="Arial"/>
          <w:sz w:val="22"/>
        </w:rPr>
        <w:t xml:space="preserve">Does </w:t>
      </w:r>
      <w:r w:rsidRPr="001D19F6">
        <w:rPr>
          <w:rFonts w:ascii="Arial" w:eastAsia="굴림" w:hAnsi="Arial" w:cs="Arial"/>
          <w:sz w:val="22"/>
        </w:rPr>
        <w:t xml:space="preserve">it amount to less than, about </w:t>
      </w:r>
      <w:r w:rsidR="00E176CC">
        <w:rPr>
          <w:rFonts w:ascii="Arial" w:eastAsia="굴림" w:hAnsi="Arial" w:cs="Arial"/>
          <w:sz w:val="22"/>
        </w:rPr>
        <w:t>equal to</w:t>
      </w:r>
      <w:r w:rsidRPr="001D19F6">
        <w:rPr>
          <w:rFonts w:ascii="Arial" w:eastAsia="굴림" w:hAnsi="Arial" w:cs="Arial"/>
          <w:sz w:val="22"/>
        </w:rPr>
        <w:t xml:space="preserve"> or more than 500 MW (10,000 Korean won)?</w:t>
      </w:r>
    </w:p>
    <w:p w14:paraId="5315DDC5"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08E9B1A0"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084FFF8D"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000B6F16" w14:textId="77777777" w:rsidR="00624BD4" w:rsidRPr="001D19F6" w:rsidRDefault="00624BD4" w:rsidP="00624BD4">
      <w:pPr>
        <w:wordWrap/>
        <w:spacing w:line="360" w:lineRule="auto"/>
        <w:rPr>
          <w:rFonts w:ascii="Arial" w:eastAsia="굴림" w:hAnsi="Arial" w:cs="Arial"/>
          <w:sz w:val="22"/>
        </w:rPr>
      </w:pPr>
    </w:p>
    <w:p w14:paraId="51B14E9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F098.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 MW (10,000 Korean won)?</w:t>
      </w:r>
    </w:p>
    <w:p w14:paraId="1A201DFF"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5D2B706A"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668475DC"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02AA7395" w14:textId="77777777" w:rsidR="00624BD4" w:rsidRPr="001D19F6" w:rsidRDefault="00624BD4" w:rsidP="00624BD4">
      <w:pPr>
        <w:wordWrap/>
        <w:spacing w:line="360" w:lineRule="auto"/>
        <w:rPr>
          <w:rFonts w:ascii="Arial" w:eastAsia="굴림" w:hAnsi="Arial" w:cs="Arial"/>
          <w:sz w:val="22"/>
        </w:rPr>
      </w:pPr>
    </w:p>
    <w:p w14:paraId="6020DBD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F099.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5,000 MW (10,000 Korean won)?</w:t>
      </w:r>
    </w:p>
    <w:p w14:paraId="679FAB17"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73738138"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13148D1"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4AC33CFC" w14:textId="77777777" w:rsidR="00624BD4" w:rsidRPr="001D19F6" w:rsidRDefault="00624BD4" w:rsidP="00624BD4">
      <w:pPr>
        <w:wordWrap/>
        <w:spacing w:line="360" w:lineRule="auto"/>
        <w:rPr>
          <w:rFonts w:ascii="Arial" w:eastAsia="굴림" w:hAnsi="Arial" w:cs="Arial"/>
          <w:sz w:val="22"/>
        </w:rPr>
      </w:pPr>
    </w:p>
    <w:p w14:paraId="3F077F3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F100.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10,000 MW (10,000</w:t>
      </w:r>
      <w:r w:rsidR="005A6544" w:rsidRPr="001D19F6">
        <w:rPr>
          <w:rFonts w:ascii="Arial" w:eastAsia="굴림" w:hAnsi="Arial" w:cs="Arial"/>
          <w:sz w:val="22"/>
        </w:rPr>
        <w:t xml:space="preserve"> </w:t>
      </w:r>
      <w:r w:rsidRPr="001D19F6">
        <w:rPr>
          <w:rFonts w:ascii="Arial" w:eastAsia="굴림" w:hAnsi="Arial" w:cs="Arial"/>
          <w:sz w:val="22"/>
        </w:rPr>
        <w:t>Korean won)?</w:t>
      </w:r>
    </w:p>
    <w:p w14:paraId="1DA74701"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355BC0CA"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1BFFCD8B" w14:textId="77777777" w:rsidR="008A5DDD" w:rsidRPr="001D19F6" w:rsidRDefault="008A5DDD" w:rsidP="008A5DD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 MW</w:t>
      </w:r>
    </w:p>
    <w:p w14:paraId="3F7CFDE6" w14:textId="77777777" w:rsidR="00624BD4" w:rsidRPr="001D19F6" w:rsidRDefault="00624BD4" w:rsidP="00624BD4">
      <w:pPr>
        <w:wordWrap/>
        <w:spacing w:line="360" w:lineRule="auto"/>
        <w:rPr>
          <w:rFonts w:ascii="Arial" w:eastAsia="굴림" w:hAnsi="Arial" w:cs="Arial"/>
          <w:sz w:val="22"/>
        </w:rPr>
      </w:pPr>
    </w:p>
    <w:p w14:paraId="3925476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F101. Do you have any money in </w:t>
      </w:r>
      <w:r w:rsidR="001C6858" w:rsidRPr="001D19F6">
        <w:rPr>
          <w:rFonts w:ascii="Arial" w:eastAsia="굴림" w:hAnsi="Arial" w:cs="Arial"/>
          <w:sz w:val="22"/>
        </w:rPr>
        <w:t>fixed</w:t>
      </w:r>
      <w:r w:rsidR="001675BD" w:rsidRPr="001D19F6">
        <w:rPr>
          <w:rFonts w:ascii="Arial" w:eastAsia="굴림" w:hAnsi="Arial" w:cs="Arial"/>
          <w:sz w:val="22"/>
        </w:rPr>
        <w:t xml:space="preserve"> or time deposit accounts</w:t>
      </w:r>
      <w:r w:rsidRPr="001D19F6">
        <w:rPr>
          <w:rFonts w:ascii="Arial" w:eastAsia="굴림" w:hAnsi="Arial" w:cs="Arial"/>
          <w:sz w:val="22"/>
        </w:rPr>
        <w:t xml:space="preserve">, </w:t>
      </w:r>
      <w:r w:rsidR="00825D91" w:rsidRPr="001D19F6">
        <w:rPr>
          <w:rFonts w:ascii="Arial" w:eastAsia="굴림" w:hAnsi="Arial" w:cs="Arial"/>
          <w:sz w:val="22"/>
        </w:rPr>
        <w:t xml:space="preserve">mutual savings, </w:t>
      </w:r>
      <w:r w:rsidR="001675BD" w:rsidRPr="001D19F6">
        <w:rPr>
          <w:rFonts w:ascii="Arial" w:eastAsia="굴림" w:hAnsi="Arial" w:cs="Arial"/>
          <w:sz w:val="22"/>
        </w:rPr>
        <w:t xml:space="preserve">negotiable deposits, other savings such as MMF/ CMA/ MMDA, that </w:t>
      </w:r>
      <w:r w:rsidR="00825D91" w:rsidRPr="001D19F6">
        <w:rPr>
          <w:rFonts w:ascii="Arial" w:eastAsia="굴림" w:hAnsi="Arial" w:cs="Arial"/>
          <w:sz w:val="22"/>
        </w:rPr>
        <w:t xml:space="preserve">yield relatively high interest, but </w:t>
      </w:r>
      <w:r w:rsidR="001675BD" w:rsidRPr="001D19F6">
        <w:rPr>
          <w:rFonts w:ascii="Arial" w:eastAsia="굴림" w:hAnsi="Arial" w:cs="Arial"/>
          <w:sz w:val="22"/>
        </w:rPr>
        <w:t>you cannot cash in freely</w:t>
      </w:r>
      <w:r w:rsidRPr="001D19F6">
        <w:rPr>
          <w:rFonts w:ascii="Arial" w:eastAsia="굴림" w:hAnsi="Arial" w:cs="Arial"/>
          <w:sz w:val="22"/>
        </w:rPr>
        <w:t>?</w:t>
      </w:r>
    </w:p>
    <w:p w14:paraId="66322FDC" w14:textId="77777777" w:rsidR="001675BD" w:rsidRPr="001D19F6" w:rsidRDefault="001675BD" w:rsidP="00F14BA4">
      <w:pPr>
        <w:pStyle w:val="a6"/>
        <w:numPr>
          <w:ilvl w:val="0"/>
          <w:numId w:val="7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00EF1880" w:rsidRPr="001D19F6">
        <w:rPr>
          <w:rFonts w:ascii="Arial" w:eastAsia="굴림" w:hAnsi="Arial" w:cs="Arial"/>
          <w:sz w:val="22"/>
        </w:rPr>
        <w:t>No →Go to F108</w:t>
      </w:r>
    </w:p>
    <w:p w14:paraId="2E62F027" w14:textId="77777777" w:rsidR="00624BD4" w:rsidRPr="001D19F6" w:rsidRDefault="00624BD4" w:rsidP="00624BD4">
      <w:pPr>
        <w:wordWrap/>
        <w:spacing w:line="360" w:lineRule="auto"/>
        <w:rPr>
          <w:rFonts w:ascii="Arial" w:eastAsia="굴림" w:hAnsi="Arial" w:cs="Arial"/>
          <w:sz w:val="22"/>
        </w:rPr>
      </w:pPr>
    </w:p>
    <w:p w14:paraId="24A3CADB"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F102. </w:t>
      </w:r>
      <w:r w:rsidR="001675BD" w:rsidRPr="001D19F6">
        <w:rPr>
          <w:rFonts w:ascii="Arial" w:eastAsia="굴림" w:hAnsi="Arial" w:cs="Arial"/>
          <w:sz w:val="22"/>
        </w:rPr>
        <w:t>How much would such savings amount to in total</w:t>
      </w:r>
      <w:r w:rsidRPr="001D19F6">
        <w:rPr>
          <w:rFonts w:ascii="Arial" w:eastAsia="굴림" w:hAnsi="Arial" w:cs="Arial"/>
          <w:sz w:val="22"/>
        </w:rPr>
        <w:t>? (unit: 10,000 Korean won)</w:t>
      </w:r>
    </w:p>
    <w:p w14:paraId="3AAA005C"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6DCAA3B" w14:textId="77777777" w:rsidR="00641E64"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1~999] ________MW [Range: </w:t>
      </w:r>
      <w:r w:rsidR="00DB0B1F" w:rsidRPr="00BA6722">
        <w:rPr>
          <w:rFonts w:ascii="Arial" w:eastAsia="굴림" w:hAnsi="Arial" w:cs="Arial"/>
          <w:kern w:val="0"/>
          <w:sz w:val="22"/>
          <w:rPrChange w:id="9221" w:author="Keis" w:date="2024-09-13T13:02:00Z">
            <w:rPr>
              <w:rFonts w:ascii="Arial" w:eastAsia="굴림" w:hAnsi="Arial" w:cs="Arial"/>
              <w:color w:val="FF0000"/>
              <w:kern w:val="0"/>
              <w:sz w:val="22"/>
            </w:rPr>
          </w:rPrChange>
        </w:rPr>
        <w:t>1</w:t>
      </w:r>
      <w:r w:rsidRPr="001D19F6">
        <w:rPr>
          <w:rFonts w:ascii="Arial" w:eastAsia="굴림" w:hAnsi="Arial" w:cs="Arial"/>
          <w:kern w:val="0"/>
          <w:sz w:val="22"/>
        </w:rPr>
        <w:t xml:space="preserve"> ~ 9997] → F108</w:t>
      </w:r>
    </w:p>
    <w:p w14:paraId="7A7B66FB"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F103~F107 unfolding</w:t>
      </w:r>
    </w:p>
    <w:p w14:paraId="6B2AAB4F"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F103~F107 unfolding</w:t>
      </w:r>
    </w:p>
    <w:p w14:paraId="5EFAE6EA" w14:textId="77777777" w:rsidR="00624BD4" w:rsidRPr="001D19F6" w:rsidRDefault="00624BD4" w:rsidP="000E1AA0">
      <w:pPr>
        <w:wordWrap/>
        <w:spacing w:line="360" w:lineRule="auto"/>
        <w:rPr>
          <w:rFonts w:ascii="Arial" w:eastAsia="굴림" w:hAnsi="Arial" w:cs="Arial"/>
          <w:sz w:val="22"/>
        </w:rPr>
      </w:pPr>
    </w:p>
    <w:p w14:paraId="5A798A87"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F103~F107. Unfolding bracket questions &gt;</w:t>
      </w:r>
    </w:p>
    <w:p w14:paraId="03C44FFD" w14:textId="77777777" w:rsidR="001675BD" w:rsidRPr="001D19F6" w:rsidRDefault="001675BD" w:rsidP="000E1AA0">
      <w:pPr>
        <w:wordWrap/>
        <w:spacing w:line="360" w:lineRule="auto"/>
        <w:rPr>
          <w:rFonts w:ascii="Arial" w:eastAsia="굴림" w:hAnsi="Arial" w:cs="Arial"/>
          <w:sz w:val="22"/>
        </w:rPr>
      </w:pPr>
      <w:r w:rsidRPr="001D19F6">
        <w:rPr>
          <w:rFonts w:ascii="Arial" w:eastAsia="굴림" w:hAnsi="Arial" w:cs="Arial"/>
          <w:kern w:val="0"/>
          <w:sz w:val="22"/>
        </w:rPr>
        <w:t>[IWER: Go back to F102 and record if R answers the amount during the interview.]</w:t>
      </w:r>
    </w:p>
    <w:p w14:paraId="1D3D4274"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F103.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 MW (10,000 Korean won)?</w:t>
      </w:r>
    </w:p>
    <w:p w14:paraId="522B0FB1" w14:textId="77777777" w:rsidR="001675BD" w:rsidRPr="001D19F6" w:rsidRDefault="001675BD"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5905D1F1" w14:textId="77777777" w:rsidR="001675BD" w:rsidRPr="001D19F6" w:rsidRDefault="001675BD"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4F53DFD2"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5FBE49E3" w14:textId="77777777" w:rsidR="00624BD4" w:rsidRPr="001D19F6" w:rsidRDefault="00624BD4" w:rsidP="00624BD4">
      <w:pPr>
        <w:wordWrap/>
        <w:spacing w:line="360" w:lineRule="auto"/>
        <w:rPr>
          <w:rFonts w:ascii="Arial" w:eastAsia="굴림" w:hAnsi="Arial" w:cs="Arial"/>
          <w:sz w:val="22"/>
        </w:rPr>
      </w:pPr>
    </w:p>
    <w:p w14:paraId="2225781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F104. </w:t>
      </w:r>
      <w:r w:rsidR="0054290A" w:rsidRPr="001D19F6">
        <w:rPr>
          <w:rFonts w:ascii="Arial" w:eastAsia="굴림" w:hAnsi="Arial" w:cs="Arial"/>
          <w:sz w:val="22"/>
        </w:rPr>
        <w:t xml:space="preserve">Does </w:t>
      </w:r>
      <w:r w:rsidRPr="001D19F6">
        <w:rPr>
          <w:rFonts w:ascii="Arial" w:eastAsia="굴림" w:hAnsi="Arial" w:cs="Arial"/>
          <w:sz w:val="22"/>
        </w:rPr>
        <w:t>it amou</w:t>
      </w:r>
      <w:r w:rsidR="00DB0B1F">
        <w:rPr>
          <w:rFonts w:ascii="Arial" w:eastAsia="굴림" w:hAnsi="Arial" w:cs="Arial"/>
          <w:sz w:val="22"/>
        </w:rPr>
        <w:t>nt to less than, about equal to</w:t>
      </w:r>
      <w:r w:rsidRPr="001D19F6">
        <w:rPr>
          <w:rFonts w:ascii="Arial" w:eastAsia="굴림" w:hAnsi="Arial" w:cs="Arial"/>
          <w:sz w:val="22"/>
        </w:rPr>
        <w:t xml:space="preserve"> or more than 1,000 MW (10,000 Korean won)?</w:t>
      </w:r>
    </w:p>
    <w:p w14:paraId="127BB530"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EE2AED5"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4959E44A"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897CC98" w14:textId="77777777" w:rsidR="00624BD4" w:rsidRPr="001D19F6" w:rsidRDefault="00624BD4" w:rsidP="00624BD4">
      <w:pPr>
        <w:wordWrap/>
        <w:spacing w:line="360" w:lineRule="auto"/>
        <w:rPr>
          <w:rFonts w:ascii="Arial" w:eastAsia="굴림" w:hAnsi="Arial" w:cs="Arial"/>
          <w:sz w:val="22"/>
        </w:rPr>
      </w:pPr>
    </w:p>
    <w:p w14:paraId="1290914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F105.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5,000 MW (10,000 Korean won)?</w:t>
      </w:r>
    </w:p>
    <w:p w14:paraId="4F2305A6"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0D9C8082"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47FAAE7A"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77046173" w14:textId="77777777" w:rsidR="00624BD4" w:rsidRPr="001D19F6" w:rsidRDefault="00624BD4" w:rsidP="00624BD4">
      <w:pPr>
        <w:wordWrap/>
        <w:spacing w:line="360" w:lineRule="auto"/>
        <w:rPr>
          <w:rFonts w:ascii="Arial" w:eastAsia="굴림" w:hAnsi="Arial" w:cs="Arial"/>
          <w:sz w:val="22"/>
        </w:rPr>
      </w:pPr>
    </w:p>
    <w:p w14:paraId="7E1B5E8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F106. </w:t>
      </w:r>
      <w:r w:rsidR="0054290A"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10,000 MW (10,000 Korean won)?</w:t>
      </w:r>
    </w:p>
    <w:p w14:paraId="7B0654A7"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3CEA955C"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0E70CCA8"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18680188" w14:textId="77777777" w:rsidR="00624BD4" w:rsidRPr="001D19F6" w:rsidRDefault="00624BD4" w:rsidP="00624BD4">
      <w:pPr>
        <w:wordWrap/>
        <w:spacing w:line="360" w:lineRule="auto"/>
        <w:rPr>
          <w:rFonts w:ascii="Arial" w:eastAsia="굴림" w:hAnsi="Arial" w:cs="Arial"/>
          <w:sz w:val="22"/>
        </w:rPr>
      </w:pPr>
    </w:p>
    <w:p w14:paraId="690F703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F107. </w:t>
      </w:r>
      <w:r w:rsidR="0054290A" w:rsidRPr="001D19F6">
        <w:rPr>
          <w:rFonts w:ascii="Arial" w:eastAsia="굴림" w:hAnsi="Arial" w:cs="Arial"/>
          <w:sz w:val="22"/>
        </w:rPr>
        <w:t xml:space="preserve">Does </w:t>
      </w:r>
      <w:r w:rsidRPr="001D19F6">
        <w:rPr>
          <w:rFonts w:ascii="Arial" w:eastAsia="굴림" w:hAnsi="Arial" w:cs="Arial"/>
          <w:sz w:val="22"/>
        </w:rPr>
        <w:t xml:space="preserve">it amount to less than, about equal to or more than 30,000 </w:t>
      </w:r>
      <w:proofErr w:type="gramStart"/>
      <w:r w:rsidRPr="001D19F6">
        <w:rPr>
          <w:rFonts w:ascii="Arial" w:eastAsia="굴림" w:hAnsi="Arial" w:cs="Arial"/>
          <w:sz w:val="22"/>
        </w:rPr>
        <w:t>MW(</w:t>
      </w:r>
      <w:proofErr w:type="gramEnd"/>
      <w:r w:rsidRPr="001D19F6">
        <w:rPr>
          <w:rFonts w:ascii="Arial" w:eastAsia="굴림" w:hAnsi="Arial" w:cs="Arial"/>
          <w:sz w:val="22"/>
        </w:rPr>
        <w:t>10,000 Korean won)?</w:t>
      </w:r>
    </w:p>
    <w:p w14:paraId="10517F9F"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2199B7BA"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212A208E" w14:textId="77777777" w:rsidR="00624BD4"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682FB416" w14:textId="77777777" w:rsidR="001675BD" w:rsidRPr="001D19F6" w:rsidRDefault="001675BD" w:rsidP="00624BD4">
      <w:pPr>
        <w:wordWrap/>
        <w:spacing w:line="360" w:lineRule="auto"/>
        <w:rPr>
          <w:rFonts w:ascii="Arial" w:eastAsia="굴림" w:hAnsi="Arial" w:cs="Arial"/>
          <w:sz w:val="22"/>
        </w:rPr>
      </w:pPr>
    </w:p>
    <w:p w14:paraId="091C9B4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F108. Do you have any stocks or </w:t>
      </w:r>
      <w:r w:rsidR="0054290A" w:rsidRPr="001D19F6">
        <w:rPr>
          <w:rFonts w:ascii="Arial" w:eastAsia="굴림" w:hAnsi="Arial" w:cs="Arial"/>
          <w:sz w:val="22"/>
        </w:rPr>
        <w:t>investment trust funds (</w:t>
      </w:r>
      <w:r w:rsidRPr="001D19F6">
        <w:rPr>
          <w:rFonts w:ascii="Arial" w:eastAsia="굴림" w:hAnsi="Arial" w:cs="Arial"/>
          <w:sz w:val="22"/>
        </w:rPr>
        <w:t>mutual funds</w:t>
      </w:r>
      <w:r w:rsidR="0054290A" w:rsidRPr="001D19F6">
        <w:rPr>
          <w:rFonts w:ascii="Arial" w:eastAsia="굴림" w:hAnsi="Arial" w:cs="Arial"/>
          <w:sz w:val="22"/>
        </w:rPr>
        <w:t>)</w:t>
      </w:r>
      <w:r w:rsidRPr="001D19F6">
        <w:rPr>
          <w:rFonts w:ascii="Arial" w:eastAsia="굴림" w:hAnsi="Arial" w:cs="Arial"/>
          <w:sz w:val="22"/>
        </w:rPr>
        <w:t>?</w:t>
      </w:r>
    </w:p>
    <w:p w14:paraId="297E43EB" w14:textId="77777777" w:rsidR="001675BD" w:rsidRPr="001D19F6" w:rsidRDefault="001675BD" w:rsidP="00F14BA4">
      <w:pPr>
        <w:pStyle w:val="a6"/>
        <w:numPr>
          <w:ilvl w:val="0"/>
          <w:numId w:val="75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F115</w:t>
      </w:r>
    </w:p>
    <w:p w14:paraId="6C0066A2" w14:textId="77777777" w:rsidR="00624BD4" w:rsidRPr="001D19F6" w:rsidRDefault="00624BD4" w:rsidP="000E1AA0">
      <w:pPr>
        <w:wordWrap/>
        <w:spacing w:line="360" w:lineRule="auto"/>
        <w:rPr>
          <w:rFonts w:ascii="Arial" w:eastAsia="굴림" w:hAnsi="Arial" w:cs="Arial"/>
          <w:sz w:val="22"/>
        </w:rPr>
      </w:pPr>
    </w:p>
    <w:p w14:paraId="666E5401" w14:textId="77777777" w:rsidR="00641E6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F10</w:t>
      </w:r>
      <w:r w:rsidR="0014208E" w:rsidRPr="001D19F6">
        <w:rPr>
          <w:rFonts w:ascii="Arial" w:eastAsia="굴림" w:hAnsi="Arial" w:cs="Arial"/>
          <w:sz w:val="22"/>
        </w:rPr>
        <w:t>9. If you sold all tho</w:t>
      </w:r>
      <w:r w:rsidRPr="001D19F6">
        <w:rPr>
          <w:rFonts w:ascii="Arial" w:eastAsia="굴림" w:hAnsi="Arial" w:cs="Arial"/>
          <w:sz w:val="22"/>
        </w:rPr>
        <w:t>se stocks and mutual funds today, how much would</w:t>
      </w:r>
      <w:r w:rsidR="00143B4C" w:rsidRPr="001D19F6">
        <w:rPr>
          <w:rFonts w:ascii="Arial" w:eastAsia="굴림" w:hAnsi="Arial" w:cs="Arial"/>
          <w:sz w:val="22"/>
        </w:rPr>
        <w:t xml:space="preserve"> you</w:t>
      </w:r>
      <w:r w:rsidR="0014208E" w:rsidRPr="001D19F6">
        <w:rPr>
          <w:rFonts w:ascii="Arial" w:eastAsia="굴림" w:hAnsi="Arial" w:cs="Arial"/>
          <w:sz w:val="22"/>
        </w:rPr>
        <w:t xml:space="preserve"> get</w:t>
      </w:r>
      <w:r w:rsidRPr="001D19F6">
        <w:rPr>
          <w:rFonts w:ascii="Arial" w:eastAsia="굴림" w:hAnsi="Arial" w:cs="Arial"/>
          <w:sz w:val="22"/>
        </w:rPr>
        <w:t>? (unit: 10,000 Korean won)</w:t>
      </w:r>
    </w:p>
    <w:p w14:paraId="31998DA5"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6ADBC044"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0~9</w:t>
      </w:r>
      <w:r w:rsidR="00A909AC" w:rsidRPr="001D19F6">
        <w:rPr>
          <w:rFonts w:ascii="Arial" w:eastAsia="굴림" w:hAnsi="Arial" w:cs="Arial"/>
          <w:kern w:val="0"/>
          <w:sz w:val="22"/>
        </w:rPr>
        <w:t>9] ________</w:t>
      </w:r>
      <w:r w:rsidRPr="001D19F6">
        <w:rPr>
          <w:rFonts w:ascii="Arial" w:eastAsia="굴림" w:hAnsi="Arial" w:cs="Arial"/>
          <w:kern w:val="0"/>
          <w:sz w:val="22"/>
        </w:rPr>
        <w:t xml:space="preserve"> MW [Range: </w:t>
      </w:r>
      <w:r w:rsidR="00DB0B1F" w:rsidRPr="00BA6722">
        <w:rPr>
          <w:rFonts w:ascii="Arial" w:eastAsia="굴림" w:hAnsi="Arial" w:cs="Arial"/>
          <w:kern w:val="0"/>
          <w:sz w:val="22"/>
          <w:rPrChange w:id="9222" w:author="Keis" w:date="2024-09-13T13:02:00Z">
            <w:rPr>
              <w:rFonts w:ascii="Arial" w:eastAsia="굴림" w:hAnsi="Arial" w:cs="Arial"/>
              <w:color w:val="FF0000"/>
              <w:kern w:val="0"/>
              <w:sz w:val="22"/>
            </w:rPr>
          </w:rPrChange>
        </w:rPr>
        <w:t>1</w:t>
      </w:r>
      <w:r w:rsidRPr="001D19F6">
        <w:rPr>
          <w:rFonts w:ascii="Arial" w:eastAsia="굴림" w:hAnsi="Arial" w:cs="Arial"/>
          <w:kern w:val="0"/>
          <w:sz w:val="22"/>
        </w:rPr>
        <w:t xml:space="preserve"> ~ 9997] → F115</w:t>
      </w:r>
    </w:p>
    <w:p w14:paraId="0B6BDBEE"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lastRenderedPageBreak/>
        <w:t>Don’t know →Go to F110~F114 unfolding</w:t>
      </w:r>
    </w:p>
    <w:p w14:paraId="43E0EA3D"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F110~F114 unfolding</w:t>
      </w:r>
    </w:p>
    <w:p w14:paraId="26870984" w14:textId="77777777" w:rsidR="00624BD4" w:rsidRPr="001D19F6" w:rsidRDefault="00624BD4" w:rsidP="000E1AA0">
      <w:pPr>
        <w:wordWrap/>
        <w:spacing w:line="360" w:lineRule="auto"/>
        <w:rPr>
          <w:rFonts w:ascii="Arial" w:eastAsia="굴림" w:hAnsi="Arial" w:cs="Arial"/>
          <w:sz w:val="22"/>
        </w:rPr>
      </w:pPr>
    </w:p>
    <w:p w14:paraId="2584E140"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w:t>
      </w:r>
      <w:r w:rsidR="001675BD" w:rsidRPr="001D19F6">
        <w:rPr>
          <w:rFonts w:ascii="Arial" w:eastAsia="굴림" w:hAnsi="Arial" w:cs="Arial"/>
          <w:b/>
          <w:sz w:val="22"/>
        </w:rPr>
        <w:t xml:space="preserve"> </w:t>
      </w:r>
      <w:r w:rsidRPr="001D19F6">
        <w:rPr>
          <w:rFonts w:ascii="Arial" w:eastAsia="굴림" w:hAnsi="Arial" w:cs="Arial"/>
          <w:b/>
          <w:sz w:val="22"/>
        </w:rPr>
        <w:t>F110~F114. Unfolding bracket questions &gt;</w:t>
      </w:r>
    </w:p>
    <w:p w14:paraId="75C214FC" w14:textId="77777777" w:rsidR="001675BD" w:rsidRPr="001D19F6" w:rsidRDefault="001675BD" w:rsidP="000E1AA0">
      <w:pPr>
        <w:wordWrap/>
        <w:spacing w:line="360" w:lineRule="auto"/>
        <w:rPr>
          <w:rFonts w:ascii="Arial" w:eastAsia="굴림" w:hAnsi="Arial" w:cs="Arial"/>
          <w:sz w:val="22"/>
        </w:rPr>
      </w:pPr>
      <w:r w:rsidRPr="001D19F6">
        <w:rPr>
          <w:rFonts w:ascii="Arial" w:eastAsia="굴림" w:hAnsi="Arial" w:cs="Arial"/>
          <w:kern w:val="0"/>
          <w:sz w:val="22"/>
        </w:rPr>
        <w:t>[IWER: Go back to F109 and record if R answers the amount during the interview.]</w:t>
      </w:r>
    </w:p>
    <w:p w14:paraId="31AC055A"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F110. Would it amount to less than, about equal to or more than 500 MW (10,000 Korean won)?</w:t>
      </w:r>
    </w:p>
    <w:p w14:paraId="2F5626A3"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171505FF"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1C93C5C1"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6C1646D7" w14:textId="77777777" w:rsidR="00624BD4" w:rsidRPr="001D19F6" w:rsidRDefault="00624BD4" w:rsidP="00624BD4">
      <w:pPr>
        <w:wordWrap/>
        <w:spacing w:line="360" w:lineRule="auto"/>
        <w:rPr>
          <w:rFonts w:ascii="Arial" w:eastAsia="굴림" w:hAnsi="Arial" w:cs="Arial"/>
          <w:sz w:val="22"/>
        </w:rPr>
      </w:pPr>
    </w:p>
    <w:p w14:paraId="2DA89C1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F111. Would it amount to less than, about equal to, or more than 1,000 MW (10,000 Korean won)?</w:t>
      </w:r>
    </w:p>
    <w:p w14:paraId="387A0809"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3C9312A4"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13F0174"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927C437" w14:textId="77777777" w:rsidR="00624BD4" w:rsidRPr="001D19F6" w:rsidRDefault="00624BD4" w:rsidP="00624BD4">
      <w:pPr>
        <w:wordWrap/>
        <w:spacing w:line="360" w:lineRule="auto"/>
        <w:rPr>
          <w:rFonts w:ascii="Arial" w:eastAsia="굴림" w:hAnsi="Arial" w:cs="Arial"/>
          <w:sz w:val="22"/>
        </w:rPr>
      </w:pPr>
    </w:p>
    <w:p w14:paraId="259F3C3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F112. Would it amount to less than, about equal to or more than 5,000 MW (10,000 Korean won)?</w:t>
      </w:r>
    </w:p>
    <w:p w14:paraId="68D6A3DC"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0D591581"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2D9A9C87" w14:textId="77777777" w:rsidR="001675BD" w:rsidRPr="001D19F6" w:rsidRDefault="001675BD" w:rsidP="001675BD">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F73B665" w14:textId="77777777" w:rsidR="00624BD4" w:rsidRPr="001D19F6" w:rsidRDefault="00624BD4" w:rsidP="00624BD4">
      <w:pPr>
        <w:wordWrap/>
        <w:spacing w:line="360" w:lineRule="auto"/>
        <w:rPr>
          <w:rFonts w:ascii="Arial" w:eastAsia="굴림" w:hAnsi="Arial" w:cs="Arial"/>
          <w:sz w:val="22"/>
        </w:rPr>
      </w:pPr>
    </w:p>
    <w:p w14:paraId="352901E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F113. Would it amount to less than, about equal to or more than 10,000 MW (10,000 Korean won)?</w:t>
      </w:r>
    </w:p>
    <w:p w14:paraId="0139EFA1" w14:textId="77777777" w:rsidR="003714E3" w:rsidRPr="001D19F6" w:rsidRDefault="003714E3" w:rsidP="003714E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26AAB3A1" w14:textId="77777777" w:rsidR="003714E3" w:rsidRPr="001D19F6" w:rsidRDefault="003714E3" w:rsidP="003714E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7DB9ED8B" w14:textId="77777777" w:rsidR="00624BD4" w:rsidRPr="001D19F6" w:rsidRDefault="003714E3" w:rsidP="003714E3">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60DAF2D4" w14:textId="77777777" w:rsidR="003714E3" w:rsidRPr="001D19F6" w:rsidRDefault="003714E3" w:rsidP="00624BD4">
      <w:pPr>
        <w:wordWrap/>
        <w:spacing w:line="360" w:lineRule="auto"/>
        <w:rPr>
          <w:rFonts w:ascii="Arial" w:eastAsia="굴림" w:hAnsi="Arial" w:cs="Arial"/>
          <w:sz w:val="22"/>
        </w:rPr>
      </w:pPr>
    </w:p>
    <w:p w14:paraId="4AA2A4E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F114. Would it amount to less than, about equal to or more than 30,000 MW (10,000Korean won)?</w:t>
      </w:r>
    </w:p>
    <w:p w14:paraId="5C9C1ADC" w14:textId="77777777" w:rsidR="003714E3" w:rsidRPr="001D19F6" w:rsidRDefault="003714E3" w:rsidP="003714E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6BBF62EE" w14:textId="77777777" w:rsidR="003714E3" w:rsidRPr="001D19F6" w:rsidRDefault="003714E3" w:rsidP="003714E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28432BB7" w14:textId="77777777" w:rsidR="003714E3" w:rsidRPr="001D19F6" w:rsidRDefault="003714E3" w:rsidP="003714E3">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33F0CAA5" w14:textId="77777777" w:rsidR="00624BD4" w:rsidRPr="001D19F6" w:rsidRDefault="00624BD4" w:rsidP="003714E3">
      <w:pPr>
        <w:wordWrap/>
        <w:spacing w:line="360" w:lineRule="auto"/>
        <w:rPr>
          <w:rFonts w:ascii="Arial" w:eastAsia="굴림" w:hAnsi="Arial" w:cs="Arial"/>
          <w:sz w:val="22"/>
        </w:rPr>
      </w:pPr>
    </w:p>
    <w:p w14:paraId="379AFA8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F115. Do you have any corporate, municipal, government or foreign bonds?</w:t>
      </w:r>
    </w:p>
    <w:p w14:paraId="4F88E32E" w14:textId="77777777" w:rsidR="002D0B3E" w:rsidRPr="001D19F6" w:rsidRDefault="002D0B3E" w:rsidP="00F14BA4">
      <w:pPr>
        <w:pStyle w:val="a6"/>
        <w:numPr>
          <w:ilvl w:val="0"/>
          <w:numId w:val="75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F122</w:t>
      </w:r>
    </w:p>
    <w:p w14:paraId="51803E04" w14:textId="77777777" w:rsidR="00624BD4" w:rsidRPr="001D19F6" w:rsidRDefault="00624BD4" w:rsidP="00624BD4">
      <w:pPr>
        <w:wordWrap/>
        <w:spacing w:line="360" w:lineRule="auto"/>
        <w:rPr>
          <w:rFonts w:ascii="Arial" w:eastAsia="굴림" w:hAnsi="Arial" w:cs="Arial"/>
          <w:sz w:val="22"/>
        </w:rPr>
      </w:pPr>
    </w:p>
    <w:p w14:paraId="3FD8054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F116. If you sold all those bonds</w:t>
      </w:r>
      <w:r w:rsidR="0014208E" w:rsidRPr="001D19F6">
        <w:rPr>
          <w:rFonts w:ascii="Arial" w:eastAsia="굴림" w:hAnsi="Arial" w:cs="Arial"/>
          <w:sz w:val="22"/>
        </w:rPr>
        <w:t xml:space="preserve"> today</w:t>
      </w:r>
      <w:r w:rsidRPr="001D19F6">
        <w:rPr>
          <w:rFonts w:ascii="Arial" w:eastAsia="굴림" w:hAnsi="Arial" w:cs="Arial"/>
          <w:sz w:val="22"/>
        </w:rPr>
        <w:t>, how much</w:t>
      </w:r>
      <w:r w:rsidR="00143B4C" w:rsidRPr="001D19F6">
        <w:rPr>
          <w:rFonts w:ascii="Arial" w:eastAsia="굴림" w:hAnsi="Arial" w:cs="Arial"/>
          <w:sz w:val="22"/>
        </w:rPr>
        <w:t xml:space="preserve"> would you</w:t>
      </w:r>
      <w:r w:rsidR="0014208E" w:rsidRPr="001D19F6">
        <w:rPr>
          <w:rFonts w:ascii="Arial" w:eastAsia="굴림" w:hAnsi="Arial" w:cs="Arial"/>
          <w:sz w:val="22"/>
        </w:rPr>
        <w:t xml:space="preserve"> get</w:t>
      </w:r>
      <w:r w:rsidRPr="001D19F6">
        <w:rPr>
          <w:rFonts w:ascii="Arial" w:eastAsia="굴림" w:hAnsi="Arial" w:cs="Arial"/>
          <w:sz w:val="22"/>
        </w:rPr>
        <w:t>? (unit: 10,000 Korean won)</w:t>
      </w:r>
    </w:p>
    <w:p w14:paraId="5D4F6F39" w14:textId="77777777" w:rsidR="005A6544" w:rsidRPr="001D19F6" w:rsidRDefault="005A6544" w:rsidP="005A654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B6AD644" w14:textId="77777777" w:rsidR="00C568BE" w:rsidRPr="001D19F6" w:rsidRDefault="005A6544" w:rsidP="005A6544">
      <w:pPr>
        <w:wordWrap/>
        <w:spacing w:line="360" w:lineRule="auto"/>
        <w:rPr>
          <w:rFonts w:ascii="Arial" w:eastAsia="굴림" w:hAnsi="Arial" w:cs="Arial"/>
          <w:sz w:val="22"/>
        </w:rPr>
      </w:pPr>
      <w:r w:rsidRPr="001D19F6">
        <w:rPr>
          <w:rFonts w:ascii="Arial" w:eastAsia="굴림" w:hAnsi="Arial" w:cs="Arial"/>
          <w:kern w:val="0"/>
          <w:sz w:val="22"/>
        </w:rPr>
        <w:lastRenderedPageBreak/>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F122</w:t>
      </w:r>
    </w:p>
    <w:p w14:paraId="5CAAD282"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Don’t know →Go to F</w:t>
      </w:r>
      <w:r w:rsidR="00786086" w:rsidRPr="001D19F6">
        <w:rPr>
          <w:rFonts w:ascii="Arial" w:eastAsia="굴림" w:hAnsi="Arial" w:cs="Arial"/>
          <w:sz w:val="22"/>
        </w:rPr>
        <w:t>117</w:t>
      </w:r>
      <w:r w:rsidRPr="001D19F6">
        <w:rPr>
          <w:rFonts w:ascii="Arial" w:eastAsia="굴림" w:hAnsi="Arial" w:cs="Arial"/>
          <w:sz w:val="22"/>
        </w:rPr>
        <w:t>~F</w:t>
      </w:r>
      <w:r w:rsidR="00786086" w:rsidRPr="001D19F6">
        <w:rPr>
          <w:rFonts w:ascii="Arial" w:eastAsia="굴림" w:hAnsi="Arial" w:cs="Arial"/>
          <w:sz w:val="22"/>
        </w:rPr>
        <w:t>121</w:t>
      </w:r>
      <w:r w:rsidRPr="001D19F6">
        <w:rPr>
          <w:rFonts w:ascii="Arial" w:eastAsia="굴림" w:hAnsi="Arial" w:cs="Arial"/>
          <w:sz w:val="22"/>
        </w:rPr>
        <w:t xml:space="preserve"> unfolding</w:t>
      </w:r>
    </w:p>
    <w:p w14:paraId="205A9CF8" w14:textId="77777777" w:rsidR="00624BD4" w:rsidRPr="001D19F6" w:rsidRDefault="00624BD4" w:rsidP="006B569D">
      <w:pPr>
        <w:wordWrap/>
        <w:spacing w:line="360" w:lineRule="auto"/>
        <w:ind w:firstLine="800"/>
        <w:rPr>
          <w:rFonts w:ascii="Arial" w:eastAsia="굴림" w:hAnsi="Arial" w:cs="Arial"/>
          <w:sz w:val="22"/>
        </w:rPr>
      </w:pPr>
      <w:r w:rsidRPr="001D19F6">
        <w:rPr>
          <w:rFonts w:ascii="Arial" w:eastAsia="굴림" w:hAnsi="Arial" w:cs="Arial"/>
          <w:sz w:val="22"/>
        </w:rPr>
        <w:t>Refuse to answer →Go to F</w:t>
      </w:r>
      <w:r w:rsidR="00786086" w:rsidRPr="001D19F6">
        <w:rPr>
          <w:rFonts w:ascii="Arial" w:eastAsia="굴림" w:hAnsi="Arial" w:cs="Arial"/>
          <w:sz w:val="22"/>
        </w:rPr>
        <w:t>117</w:t>
      </w:r>
      <w:r w:rsidRPr="001D19F6">
        <w:rPr>
          <w:rFonts w:ascii="Arial" w:eastAsia="굴림" w:hAnsi="Arial" w:cs="Arial"/>
          <w:sz w:val="22"/>
        </w:rPr>
        <w:t>~F</w:t>
      </w:r>
      <w:r w:rsidR="00786086" w:rsidRPr="001D19F6">
        <w:rPr>
          <w:rFonts w:ascii="Arial" w:eastAsia="굴림" w:hAnsi="Arial" w:cs="Arial"/>
          <w:sz w:val="22"/>
        </w:rPr>
        <w:t>121</w:t>
      </w:r>
      <w:r w:rsidRPr="001D19F6">
        <w:rPr>
          <w:rFonts w:ascii="Arial" w:eastAsia="굴림" w:hAnsi="Arial" w:cs="Arial"/>
          <w:sz w:val="22"/>
        </w:rPr>
        <w:t xml:space="preserve"> unfolding</w:t>
      </w:r>
    </w:p>
    <w:p w14:paraId="4F44A478" w14:textId="77777777" w:rsidR="00624BD4" w:rsidRPr="001D19F6" w:rsidRDefault="00624BD4" w:rsidP="00624BD4">
      <w:pPr>
        <w:wordWrap/>
        <w:spacing w:line="360" w:lineRule="auto"/>
        <w:rPr>
          <w:rFonts w:ascii="Arial" w:eastAsia="굴림" w:hAnsi="Arial" w:cs="Arial"/>
          <w:sz w:val="22"/>
        </w:rPr>
      </w:pPr>
    </w:p>
    <w:p w14:paraId="17666949"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F117~F121. Unfolding bracket questions &gt;</w:t>
      </w:r>
    </w:p>
    <w:p w14:paraId="4EE1D941" w14:textId="77777777" w:rsidR="002D0B3E" w:rsidRPr="001D19F6" w:rsidRDefault="002D0B3E" w:rsidP="00624BD4">
      <w:pPr>
        <w:wordWrap/>
        <w:spacing w:line="360" w:lineRule="auto"/>
        <w:rPr>
          <w:rFonts w:ascii="Arial" w:eastAsia="굴림" w:hAnsi="Arial" w:cs="Arial"/>
          <w:sz w:val="22"/>
        </w:rPr>
      </w:pPr>
      <w:r w:rsidRPr="001D19F6">
        <w:rPr>
          <w:rFonts w:ascii="Arial" w:eastAsia="굴림" w:hAnsi="Arial" w:cs="Arial"/>
          <w:kern w:val="0"/>
          <w:sz w:val="22"/>
        </w:rPr>
        <w:t>[IWER: Go back to F116 and record if R answers the amount during the interview.]</w:t>
      </w:r>
    </w:p>
    <w:p w14:paraId="4958743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F117. Would it amount to less than, about equal to or more than 500 MW (10,000 Korean won)?</w:t>
      </w:r>
    </w:p>
    <w:p w14:paraId="6170625C"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2F7A5C95"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043E8EF5"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6EFF03C6" w14:textId="77777777" w:rsidR="00624BD4" w:rsidRPr="001D19F6" w:rsidRDefault="00624BD4" w:rsidP="00624BD4">
      <w:pPr>
        <w:wordWrap/>
        <w:spacing w:line="360" w:lineRule="auto"/>
        <w:rPr>
          <w:rFonts w:ascii="Arial" w:eastAsia="굴림" w:hAnsi="Arial" w:cs="Arial"/>
          <w:sz w:val="22"/>
        </w:rPr>
      </w:pPr>
    </w:p>
    <w:p w14:paraId="4840BAA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F118. Would it amount to less than, about equal to, or more than 1,000 MW (10,000 Korean won)?</w:t>
      </w:r>
    </w:p>
    <w:p w14:paraId="7645EFC9"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40CDEAA"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2CC70849"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6A959AFB" w14:textId="77777777" w:rsidR="00624BD4" w:rsidRPr="001D19F6" w:rsidRDefault="00624BD4" w:rsidP="00624BD4">
      <w:pPr>
        <w:wordWrap/>
        <w:spacing w:line="360" w:lineRule="auto"/>
        <w:rPr>
          <w:rFonts w:ascii="Arial" w:eastAsia="굴림" w:hAnsi="Arial" w:cs="Arial"/>
          <w:sz w:val="22"/>
        </w:rPr>
      </w:pPr>
    </w:p>
    <w:p w14:paraId="08676D7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F119. Would it amount to less than, about equal to or more than 5,000 MW (10,000 Korean won)?</w:t>
      </w:r>
    </w:p>
    <w:p w14:paraId="02DE753A"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2B43D823"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64C774AE"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52D4305F" w14:textId="77777777" w:rsidR="00624BD4" w:rsidRPr="001D19F6" w:rsidRDefault="00624BD4" w:rsidP="00624BD4">
      <w:pPr>
        <w:wordWrap/>
        <w:spacing w:line="360" w:lineRule="auto"/>
        <w:rPr>
          <w:rFonts w:ascii="Arial" w:eastAsia="굴림" w:hAnsi="Arial" w:cs="Arial"/>
          <w:sz w:val="22"/>
        </w:rPr>
      </w:pPr>
    </w:p>
    <w:p w14:paraId="31507B5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F120. Would it amount to less than, about equal to or more than 10,000 MW (10,000 Korean won)?</w:t>
      </w:r>
    </w:p>
    <w:p w14:paraId="77986F60"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2DF5AD9D"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5121DB3" w14:textId="77777777" w:rsidR="00624BD4"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630A48AC" w14:textId="77777777" w:rsidR="002D0B3E" w:rsidRPr="001D19F6" w:rsidRDefault="002D0B3E" w:rsidP="00624BD4">
      <w:pPr>
        <w:wordWrap/>
        <w:spacing w:line="360" w:lineRule="auto"/>
        <w:rPr>
          <w:rFonts w:ascii="Arial" w:eastAsia="굴림" w:hAnsi="Arial" w:cs="Arial"/>
          <w:sz w:val="22"/>
        </w:rPr>
      </w:pPr>
    </w:p>
    <w:p w14:paraId="1C92D6D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F121. Would it amount to less than, about equal to or more than 30,000 MW (10,000Korean won)?</w:t>
      </w:r>
    </w:p>
    <w:p w14:paraId="484990BC"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49425BD5" w14:textId="77777777" w:rsidR="002D0B3E"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11C9C490" w14:textId="77777777" w:rsidR="00624BD4" w:rsidRPr="001D19F6" w:rsidRDefault="002D0B3E" w:rsidP="002D0B3E">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0486750C" w14:textId="77777777" w:rsidR="009532E9" w:rsidRPr="001D19F6" w:rsidRDefault="009532E9" w:rsidP="009532E9">
      <w:pPr>
        <w:wordWrap/>
        <w:spacing w:line="360" w:lineRule="auto"/>
        <w:rPr>
          <w:rFonts w:ascii="Arial" w:eastAsia="굴림" w:hAnsi="Arial" w:cs="Arial"/>
          <w:b/>
          <w:sz w:val="22"/>
        </w:rPr>
      </w:pPr>
    </w:p>
    <w:p w14:paraId="354511B2" w14:textId="77777777" w:rsidR="00C568BE" w:rsidRPr="001D19F6" w:rsidRDefault="009532E9" w:rsidP="009532E9">
      <w:pPr>
        <w:wordWrap/>
        <w:spacing w:line="360" w:lineRule="auto"/>
        <w:rPr>
          <w:rFonts w:ascii="Arial" w:eastAsia="굴림" w:hAnsi="Arial" w:cs="Arial"/>
          <w:b/>
          <w:sz w:val="22"/>
        </w:rPr>
      </w:pPr>
      <w:r w:rsidRPr="001D19F6">
        <w:rPr>
          <w:rFonts w:ascii="Arial" w:eastAsia="굴림" w:hAnsi="Arial" w:cs="Arial"/>
          <w:b/>
          <w:sz w:val="22"/>
        </w:rPr>
        <w:t>&lt; I</w:t>
      </w:r>
      <w:r w:rsidR="00C568BE" w:rsidRPr="001D19F6">
        <w:rPr>
          <w:rFonts w:ascii="Arial" w:eastAsia="굴림" w:hAnsi="Arial" w:cs="Arial"/>
          <w:b/>
          <w:sz w:val="22"/>
        </w:rPr>
        <w:t>nsurance</w:t>
      </w:r>
      <w:r w:rsidR="00E40C2F" w:rsidRPr="001D19F6">
        <w:rPr>
          <w:rFonts w:ascii="Arial" w:eastAsia="굴림" w:hAnsi="Arial" w:cs="Arial"/>
          <w:b/>
          <w:sz w:val="22"/>
        </w:rPr>
        <w:t xml:space="preserve"> </w:t>
      </w:r>
      <w:r w:rsidR="00C568BE" w:rsidRPr="001D19F6">
        <w:rPr>
          <w:rFonts w:ascii="Arial" w:eastAsia="굴림" w:hAnsi="Arial" w:cs="Arial"/>
          <w:b/>
          <w:sz w:val="22"/>
        </w:rPr>
        <w:t>(</w:t>
      </w:r>
      <w:r w:rsidR="00E40C2F" w:rsidRPr="001D19F6">
        <w:rPr>
          <w:rFonts w:ascii="Arial" w:eastAsia="굴림" w:hAnsi="Arial" w:cs="Arial"/>
          <w:b/>
          <w:sz w:val="22"/>
        </w:rPr>
        <w:t>Term life insurance, Whole life insurance,</w:t>
      </w:r>
      <w:r w:rsidR="0081026B" w:rsidRPr="001D19F6">
        <w:rPr>
          <w:rFonts w:ascii="Arial" w:eastAsia="굴림" w:hAnsi="Arial" w:cs="Arial"/>
          <w:b/>
          <w:sz w:val="22"/>
        </w:rPr>
        <w:t xml:space="preserve"> Annuity insurance</w:t>
      </w:r>
      <w:r w:rsidRPr="001D19F6">
        <w:rPr>
          <w:rFonts w:ascii="Arial" w:eastAsia="굴림" w:hAnsi="Arial" w:cs="Arial"/>
          <w:b/>
          <w:sz w:val="22"/>
        </w:rPr>
        <w:t xml:space="preserve"> &gt;</w:t>
      </w:r>
    </w:p>
    <w:p w14:paraId="35C4A651" w14:textId="77777777" w:rsidR="00964792"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F122. </w:t>
      </w:r>
      <w:r w:rsidR="001A4FCF" w:rsidRPr="001D19F6">
        <w:rPr>
          <w:rFonts w:ascii="Arial" w:eastAsia="굴림" w:hAnsi="Arial" w:cs="Arial"/>
          <w:sz w:val="22"/>
        </w:rPr>
        <w:t xml:space="preserve">I am going to ask you about insurance. </w:t>
      </w:r>
      <w:r w:rsidR="00E40C2F" w:rsidRPr="001D19F6">
        <w:rPr>
          <w:rFonts w:ascii="Arial" w:eastAsia="굴림" w:hAnsi="Arial" w:cs="Arial"/>
          <w:sz w:val="22"/>
        </w:rPr>
        <w:t xml:space="preserve">Aside from any health or accident coverage </w:t>
      </w:r>
    </w:p>
    <w:p w14:paraId="542D444C" w14:textId="77777777" w:rsidR="00624BD4" w:rsidRPr="001D19F6" w:rsidRDefault="001A4FCF" w:rsidP="00624BD4">
      <w:pPr>
        <w:wordWrap/>
        <w:spacing w:line="360" w:lineRule="auto"/>
        <w:rPr>
          <w:rFonts w:ascii="Arial" w:eastAsia="굴림" w:hAnsi="Arial" w:cs="Arial"/>
          <w:sz w:val="22"/>
        </w:rPr>
      </w:pPr>
      <w:r w:rsidRPr="001D19F6">
        <w:rPr>
          <w:rFonts w:ascii="Arial" w:eastAsia="굴림" w:hAnsi="Arial" w:cs="Arial"/>
          <w:sz w:val="22"/>
        </w:rPr>
        <w:t xml:space="preserve">saving </w:t>
      </w:r>
      <w:r w:rsidR="00624BD4" w:rsidRPr="001D19F6">
        <w:rPr>
          <w:rFonts w:ascii="Arial" w:eastAsia="굴림" w:hAnsi="Arial" w:cs="Arial"/>
          <w:sz w:val="22"/>
        </w:rPr>
        <w:t>insurance</w:t>
      </w:r>
      <w:r w:rsidR="00E40C2F" w:rsidRPr="001D19F6">
        <w:rPr>
          <w:rFonts w:ascii="Arial" w:eastAsia="굴림" w:hAnsi="Arial" w:cs="Arial"/>
          <w:sz w:val="22"/>
        </w:rPr>
        <w:t>s</w:t>
      </w:r>
      <w:r w:rsidR="00624BD4" w:rsidRPr="001D19F6">
        <w:rPr>
          <w:rFonts w:ascii="Arial" w:eastAsia="굴림" w:hAnsi="Arial" w:cs="Arial"/>
          <w:sz w:val="22"/>
        </w:rPr>
        <w:t xml:space="preserve"> </w:t>
      </w:r>
      <w:r w:rsidRPr="001D19F6">
        <w:rPr>
          <w:rFonts w:ascii="Arial" w:eastAsia="굴림" w:hAnsi="Arial" w:cs="Arial"/>
          <w:sz w:val="22"/>
        </w:rPr>
        <w:t xml:space="preserve">whose aim is to accrue savings and pensions? Saving insurance includes </w:t>
      </w:r>
      <w:r w:rsidR="00624BD4" w:rsidRPr="001D19F6">
        <w:rPr>
          <w:rFonts w:ascii="Arial" w:eastAsia="굴림" w:hAnsi="Arial" w:cs="Arial"/>
          <w:sz w:val="22"/>
        </w:rPr>
        <w:t>term life insurance, whole life i</w:t>
      </w:r>
      <w:r w:rsidRPr="001D19F6">
        <w:rPr>
          <w:rFonts w:ascii="Arial" w:eastAsia="굴림" w:hAnsi="Arial" w:cs="Arial"/>
          <w:sz w:val="22"/>
        </w:rPr>
        <w:t xml:space="preserve">nsurance, and </w:t>
      </w:r>
      <w:r w:rsidR="0081026B" w:rsidRPr="001D19F6">
        <w:rPr>
          <w:rFonts w:ascii="Arial" w:eastAsia="굴림" w:hAnsi="Arial" w:cs="Arial"/>
          <w:sz w:val="22"/>
        </w:rPr>
        <w:t>annuity</w:t>
      </w:r>
      <w:r w:rsidR="00E40C2F" w:rsidRPr="001D19F6">
        <w:rPr>
          <w:rFonts w:ascii="Arial" w:eastAsia="굴림" w:hAnsi="Arial" w:cs="Arial"/>
          <w:sz w:val="22"/>
        </w:rPr>
        <w:t xml:space="preserve"> </w:t>
      </w:r>
      <w:r w:rsidRPr="001D19F6">
        <w:rPr>
          <w:rFonts w:ascii="Arial" w:eastAsia="굴림" w:hAnsi="Arial" w:cs="Arial"/>
          <w:sz w:val="22"/>
        </w:rPr>
        <w:t>insurance.</w:t>
      </w:r>
    </w:p>
    <w:tbl>
      <w:tblPr>
        <w:tblStyle w:val="a8"/>
        <w:tblW w:w="0" w:type="auto"/>
        <w:tblInd w:w="250" w:type="dxa"/>
        <w:tblLook w:val="04A0" w:firstRow="1" w:lastRow="0" w:firstColumn="1" w:lastColumn="0" w:noHBand="0" w:noVBand="1"/>
      </w:tblPr>
      <w:tblGrid>
        <w:gridCol w:w="9357"/>
      </w:tblGrid>
      <w:tr w:rsidR="00D063AA" w:rsidRPr="001D19F6" w14:paraId="4530D386" w14:textId="77777777" w:rsidTr="00D518FF">
        <w:trPr>
          <w:trHeight w:val="1835"/>
        </w:trPr>
        <w:tc>
          <w:tcPr>
            <w:tcW w:w="9357" w:type="dxa"/>
          </w:tcPr>
          <w:p w14:paraId="67A1ED66" w14:textId="77777777" w:rsidR="00964792" w:rsidRPr="001D19F6" w:rsidRDefault="00964792" w:rsidP="00964792">
            <w:pPr>
              <w:wordWrap/>
              <w:spacing w:before="240"/>
              <w:rPr>
                <w:rFonts w:ascii="Arial" w:eastAsia="굴림" w:hAnsi="Arial" w:cs="Arial"/>
                <w:b/>
                <w:sz w:val="22"/>
              </w:rPr>
            </w:pPr>
            <w:r w:rsidRPr="001D19F6">
              <w:rPr>
                <w:rFonts w:ascii="Arial" w:eastAsia="굴림" w:hAnsi="Arial" w:cs="Arial"/>
                <w:b/>
                <w:sz w:val="22"/>
              </w:rPr>
              <w:lastRenderedPageBreak/>
              <w:t>[IWER]</w:t>
            </w:r>
          </w:p>
          <w:p w14:paraId="4A1D616F" w14:textId="77777777" w:rsidR="00964792" w:rsidRPr="001D19F6" w:rsidRDefault="00964792" w:rsidP="00F14BA4">
            <w:pPr>
              <w:pStyle w:val="a6"/>
              <w:numPr>
                <w:ilvl w:val="1"/>
                <w:numId w:val="758"/>
              </w:numPr>
              <w:wordWrap/>
              <w:adjustRightInd w:val="0"/>
              <w:ind w:leftChars="0" w:left="601"/>
              <w:rPr>
                <w:rFonts w:ascii="Arial" w:eastAsia="굴림" w:hAnsi="Arial" w:cs="Arial"/>
                <w:szCs w:val="20"/>
              </w:rPr>
            </w:pPr>
            <w:r w:rsidRPr="001D19F6">
              <w:rPr>
                <w:rFonts w:ascii="Arial" w:eastAsia="굴림" w:hAnsi="Arial" w:cs="Arial"/>
                <w:b/>
                <w:szCs w:val="20"/>
              </w:rPr>
              <w:t>Term Life Insurance</w:t>
            </w:r>
            <w:r w:rsidRPr="001D19F6">
              <w:rPr>
                <w:rFonts w:ascii="Arial" w:eastAsia="굴림" w:hAnsi="Arial" w:cs="Arial"/>
                <w:szCs w:val="20"/>
              </w:rPr>
              <w:t>: A type of life insurance which covers the subscriber for a limited period of time</w:t>
            </w:r>
          </w:p>
          <w:p w14:paraId="642FB112" w14:textId="77777777" w:rsidR="00964792" w:rsidRPr="001D19F6" w:rsidRDefault="00964792" w:rsidP="00F14BA4">
            <w:pPr>
              <w:pStyle w:val="a6"/>
              <w:numPr>
                <w:ilvl w:val="1"/>
                <w:numId w:val="758"/>
              </w:numPr>
              <w:wordWrap/>
              <w:adjustRightInd w:val="0"/>
              <w:ind w:leftChars="0" w:left="601"/>
              <w:rPr>
                <w:rFonts w:ascii="Arial" w:eastAsia="굴림" w:hAnsi="Arial" w:cs="Arial"/>
                <w:szCs w:val="20"/>
              </w:rPr>
            </w:pPr>
            <w:r w:rsidRPr="001D19F6">
              <w:rPr>
                <w:rFonts w:ascii="Arial" w:eastAsia="굴림" w:hAnsi="Arial" w:cs="Arial"/>
                <w:b/>
                <w:szCs w:val="20"/>
              </w:rPr>
              <w:t>Whole Life Insurance</w:t>
            </w:r>
            <w:r w:rsidRPr="001D19F6">
              <w:rPr>
                <w:rFonts w:ascii="Arial" w:eastAsia="굴림" w:hAnsi="Arial" w:cs="Arial"/>
                <w:szCs w:val="20"/>
              </w:rPr>
              <w:t>: A type of life insurance which covers the subscriber until his/her death rather than for a limited period of time.</w:t>
            </w:r>
          </w:p>
          <w:p w14:paraId="14A8DFE6" w14:textId="77777777" w:rsidR="00624BD4" w:rsidRPr="001D19F6" w:rsidRDefault="0081026B" w:rsidP="00F14BA4">
            <w:pPr>
              <w:pStyle w:val="a6"/>
              <w:numPr>
                <w:ilvl w:val="1"/>
                <w:numId w:val="758"/>
              </w:numPr>
              <w:wordWrap/>
              <w:adjustRightInd w:val="0"/>
              <w:ind w:leftChars="0" w:left="601"/>
              <w:rPr>
                <w:rFonts w:ascii="Arial" w:eastAsia="굴림" w:hAnsi="Arial" w:cs="Arial"/>
                <w:sz w:val="22"/>
              </w:rPr>
            </w:pPr>
            <w:r w:rsidRPr="001D19F6">
              <w:rPr>
                <w:rFonts w:ascii="Arial" w:eastAsia="굴림" w:hAnsi="Arial" w:cs="Arial"/>
                <w:b/>
                <w:szCs w:val="20"/>
              </w:rPr>
              <w:t>Annuity Insurance</w:t>
            </w:r>
            <w:r w:rsidR="00964792" w:rsidRPr="001D19F6">
              <w:rPr>
                <w:rFonts w:ascii="Arial" w:eastAsia="굴림" w:hAnsi="Arial" w:cs="Arial"/>
                <w:szCs w:val="20"/>
              </w:rPr>
              <w:t xml:space="preserve">: A type of life insurance in which the subscriber </w:t>
            </w:r>
            <w:proofErr w:type="gramStart"/>
            <w:r w:rsidR="00964792" w:rsidRPr="001D19F6">
              <w:rPr>
                <w:rFonts w:ascii="Arial" w:eastAsia="굴림" w:hAnsi="Arial" w:cs="Arial"/>
                <w:szCs w:val="20"/>
              </w:rPr>
              <w:t>receive</w:t>
            </w:r>
            <w:proofErr w:type="gramEnd"/>
            <w:r w:rsidR="00964792" w:rsidRPr="001D19F6">
              <w:rPr>
                <w:rFonts w:ascii="Arial" w:eastAsia="굴림" w:hAnsi="Arial" w:cs="Arial"/>
                <w:szCs w:val="20"/>
              </w:rPr>
              <w:t xml:space="preserve"> a certain amount of annuity each year for a certain period of time or until his/her death </w:t>
            </w:r>
          </w:p>
          <w:p w14:paraId="2DA244A9" w14:textId="77777777" w:rsidR="00964792" w:rsidRPr="001D19F6" w:rsidRDefault="00964792" w:rsidP="005A0E94">
            <w:pPr>
              <w:pStyle w:val="a6"/>
              <w:wordWrap/>
              <w:adjustRightInd w:val="0"/>
              <w:ind w:leftChars="0" w:left="601"/>
              <w:rPr>
                <w:rFonts w:ascii="Arial" w:eastAsia="굴림" w:hAnsi="Arial" w:cs="Arial"/>
                <w:sz w:val="22"/>
              </w:rPr>
            </w:pPr>
          </w:p>
        </w:tc>
      </w:tr>
    </w:tbl>
    <w:p w14:paraId="7D2F8422" w14:textId="77777777" w:rsidR="005A0E94" w:rsidRPr="001D19F6" w:rsidRDefault="005A0E94" w:rsidP="00F14BA4">
      <w:pPr>
        <w:pStyle w:val="a6"/>
        <w:numPr>
          <w:ilvl w:val="0"/>
          <w:numId w:val="75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F138</w:t>
      </w:r>
    </w:p>
    <w:p w14:paraId="22ECFEFE" w14:textId="77777777" w:rsidR="00004221" w:rsidRPr="001D19F6" w:rsidRDefault="00004221" w:rsidP="00624BD4">
      <w:pPr>
        <w:wordWrap/>
        <w:spacing w:line="360" w:lineRule="auto"/>
        <w:rPr>
          <w:rFonts w:ascii="Arial" w:eastAsia="굴림" w:hAnsi="Arial" w:cs="Arial"/>
          <w:sz w:val="22"/>
        </w:rPr>
      </w:pPr>
    </w:p>
    <w:p w14:paraId="78FF2CD0" w14:textId="77777777" w:rsidR="003B6265" w:rsidRPr="001D19F6" w:rsidRDefault="003B6265" w:rsidP="003B6265">
      <w:pPr>
        <w:wordWrap/>
        <w:spacing w:line="360" w:lineRule="auto"/>
        <w:rPr>
          <w:rFonts w:ascii="Arial" w:eastAsia="굴림" w:hAnsi="Arial" w:cs="Arial"/>
          <w:b/>
          <w:sz w:val="22"/>
        </w:rPr>
      </w:pPr>
      <w:r w:rsidRPr="001D19F6">
        <w:rPr>
          <w:rFonts w:ascii="Arial" w:eastAsia="굴림" w:hAnsi="Arial" w:cs="Arial"/>
          <w:b/>
          <w:sz w:val="22"/>
        </w:rPr>
        <w:t>&lt; Term Life Insurance &gt;</w:t>
      </w:r>
    </w:p>
    <w:p w14:paraId="70671FE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F123. How many term life insurance policies do you have? Term life insurance refers</w:t>
      </w:r>
      <w:r w:rsidR="00D157B3" w:rsidRPr="001D19F6">
        <w:rPr>
          <w:rFonts w:ascii="Arial" w:eastAsia="굴림" w:hAnsi="Arial" w:cs="Arial"/>
          <w:sz w:val="22"/>
        </w:rPr>
        <w:t xml:space="preserve"> </w:t>
      </w:r>
      <w:r w:rsidR="001A4FCF" w:rsidRPr="001D19F6">
        <w:rPr>
          <w:rFonts w:ascii="Arial" w:eastAsia="굴림" w:hAnsi="Arial" w:cs="Arial"/>
          <w:sz w:val="22"/>
        </w:rPr>
        <w:t>to</w:t>
      </w:r>
      <w:r w:rsidRPr="001D19F6">
        <w:rPr>
          <w:rFonts w:ascii="Arial" w:eastAsia="굴림" w:hAnsi="Arial" w:cs="Arial"/>
          <w:sz w:val="22"/>
        </w:rPr>
        <w:t xml:space="preserve"> life insurance which covers</w:t>
      </w:r>
      <w:r w:rsidR="0054290A" w:rsidRPr="001D19F6">
        <w:rPr>
          <w:rFonts w:ascii="Arial" w:eastAsia="굴림" w:hAnsi="Arial" w:cs="Arial"/>
          <w:sz w:val="22"/>
        </w:rPr>
        <w:t xml:space="preserve"> the subscriber for</w:t>
      </w:r>
      <w:r w:rsidRPr="001D19F6">
        <w:rPr>
          <w:rFonts w:ascii="Arial" w:eastAsia="굴림" w:hAnsi="Arial" w:cs="Arial"/>
          <w:sz w:val="22"/>
        </w:rPr>
        <w:t xml:space="preserve"> a </w:t>
      </w:r>
      <w:r w:rsidR="001A4FCF" w:rsidRPr="001D19F6">
        <w:rPr>
          <w:rFonts w:ascii="Arial" w:eastAsia="굴림" w:hAnsi="Arial" w:cs="Arial"/>
          <w:sz w:val="22"/>
        </w:rPr>
        <w:t xml:space="preserve">limited </w:t>
      </w:r>
      <w:r w:rsidRPr="001D19F6">
        <w:rPr>
          <w:rFonts w:ascii="Arial" w:eastAsia="굴림" w:hAnsi="Arial" w:cs="Arial"/>
          <w:sz w:val="22"/>
        </w:rPr>
        <w:t>period of time.</w:t>
      </w:r>
      <w:r w:rsidR="00433486" w:rsidRPr="001D19F6">
        <w:rPr>
          <w:rFonts w:ascii="Arial" w:eastAsia="굴림" w:hAnsi="Arial" w:cs="Arial"/>
          <w:sz w:val="22"/>
        </w:rPr>
        <w:t xml:space="preserve"> (unit: number)</w:t>
      </w:r>
    </w:p>
    <w:p w14:paraId="3F3F899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Mark 0 if R </w:t>
      </w:r>
      <w:r w:rsidR="00996A5D" w:rsidRPr="001D19F6">
        <w:rPr>
          <w:rFonts w:ascii="Arial" w:eastAsia="굴림" w:hAnsi="Arial" w:cs="Arial"/>
          <w:sz w:val="22"/>
        </w:rPr>
        <w:t>has no</w:t>
      </w:r>
      <w:r w:rsidRPr="001D19F6">
        <w:rPr>
          <w:rFonts w:ascii="Arial" w:eastAsia="굴림" w:hAnsi="Arial" w:cs="Arial"/>
          <w:sz w:val="22"/>
        </w:rPr>
        <w:t xml:space="preserve"> term life insurance.]</w:t>
      </w:r>
    </w:p>
    <w:p w14:paraId="038ECB11" w14:textId="77777777" w:rsidR="0078034F" w:rsidRPr="001D19F6" w:rsidRDefault="00433486"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number [</w:t>
      </w:r>
      <w:r w:rsidR="003608C0" w:rsidRPr="001D19F6">
        <w:rPr>
          <w:rFonts w:ascii="Arial" w:eastAsia="굴림" w:hAnsi="Arial" w:cs="Arial"/>
          <w:sz w:val="22"/>
        </w:rPr>
        <w:t xml:space="preserve">Range: </w:t>
      </w:r>
      <w:r w:rsidR="00624BD4" w:rsidRPr="001D19F6">
        <w:rPr>
          <w:rFonts w:ascii="Arial" w:eastAsia="굴림" w:hAnsi="Arial" w:cs="Arial"/>
          <w:sz w:val="22"/>
        </w:rPr>
        <w:t>0~5]</w:t>
      </w:r>
      <w:r w:rsidR="0087069F" w:rsidRPr="001D19F6">
        <w:rPr>
          <w:rFonts w:ascii="Arial" w:eastAsia="굴림" w:hAnsi="Arial" w:cs="Arial"/>
          <w:sz w:val="22"/>
        </w:rPr>
        <w:t xml:space="preserve"> </w:t>
      </w:r>
    </w:p>
    <w:p w14:paraId="1810F0CB" w14:textId="77777777" w:rsidR="00624BD4" w:rsidRPr="001D19F6" w:rsidRDefault="00433486" w:rsidP="0078034F">
      <w:pPr>
        <w:wordWrap/>
        <w:spacing w:line="360" w:lineRule="auto"/>
        <w:ind w:firstLine="800"/>
        <w:rPr>
          <w:rFonts w:ascii="Arial" w:eastAsia="굴림" w:hAnsi="Arial" w:cs="Arial"/>
          <w:sz w:val="22"/>
        </w:rPr>
      </w:pPr>
      <w:r w:rsidRPr="001D19F6">
        <w:rPr>
          <w:rFonts w:ascii="Arial" w:eastAsia="굴림" w:hAnsi="Arial" w:cs="Arial"/>
          <w:sz w:val="22"/>
        </w:rPr>
        <w:t xml:space="preserve">If </w:t>
      </w:r>
      <w:r w:rsidR="0087069F" w:rsidRPr="001D19F6">
        <w:rPr>
          <w:rFonts w:ascii="Arial" w:eastAsia="굴림" w:hAnsi="Arial" w:cs="Arial"/>
          <w:sz w:val="22"/>
        </w:rPr>
        <w:t>0(zero)</w:t>
      </w:r>
      <w:r w:rsidRPr="001D19F6">
        <w:rPr>
          <w:rFonts w:ascii="Arial" w:eastAsia="굴림" w:hAnsi="Arial" w:cs="Arial"/>
          <w:sz w:val="22"/>
        </w:rPr>
        <w:t>, G</w:t>
      </w:r>
      <w:r w:rsidR="0087069F" w:rsidRPr="001D19F6">
        <w:rPr>
          <w:rFonts w:ascii="Arial" w:eastAsia="굴림" w:hAnsi="Arial" w:cs="Arial"/>
          <w:sz w:val="22"/>
        </w:rPr>
        <w:t>o to F127</w:t>
      </w:r>
    </w:p>
    <w:p w14:paraId="5CF25643" w14:textId="77777777" w:rsidR="00624BD4" w:rsidRPr="001D19F6" w:rsidRDefault="00624BD4" w:rsidP="00624BD4">
      <w:pPr>
        <w:wordWrap/>
        <w:spacing w:line="360" w:lineRule="auto"/>
        <w:rPr>
          <w:rFonts w:ascii="Arial" w:eastAsia="굴림" w:hAnsi="Arial" w:cs="Arial"/>
          <w:sz w:val="22"/>
        </w:rPr>
      </w:pPr>
    </w:p>
    <w:p w14:paraId="57E44339" w14:textId="77777777" w:rsidR="002519D0" w:rsidRPr="001D19F6" w:rsidRDefault="002519D0" w:rsidP="00B05F73">
      <w:pPr>
        <w:wordWrap/>
        <w:spacing w:line="276" w:lineRule="auto"/>
        <w:rPr>
          <w:rFonts w:ascii="Arial" w:eastAsia="굴림" w:hAnsi="Arial" w:cs="Arial"/>
          <w:b/>
          <w:sz w:val="22"/>
        </w:rPr>
      </w:pPr>
      <w:r w:rsidRPr="001D19F6">
        <w:rPr>
          <w:rFonts w:ascii="Arial" w:eastAsia="굴림" w:hAnsi="Arial" w:cs="Arial"/>
          <w:b/>
          <w:sz w:val="22"/>
        </w:rPr>
        <w:t>Logic</w:t>
      </w:r>
    </w:p>
    <w:p w14:paraId="6AF3B759" w14:textId="77777777" w:rsidR="00624BD4" w:rsidRPr="001D19F6" w:rsidRDefault="002519D0" w:rsidP="00F14BA4">
      <w:pPr>
        <w:pStyle w:val="a6"/>
        <w:numPr>
          <w:ilvl w:val="0"/>
          <w:numId w:val="760"/>
        </w:numPr>
        <w:wordWrap/>
        <w:spacing w:line="276" w:lineRule="auto"/>
        <w:ind w:leftChars="0"/>
        <w:rPr>
          <w:rFonts w:ascii="Arial" w:eastAsia="굴림" w:hAnsi="Arial" w:cs="Arial"/>
          <w:b/>
          <w:sz w:val="22"/>
        </w:rPr>
      </w:pPr>
      <w:r w:rsidRPr="001D19F6">
        <w:rPr>
          <w:rFonts w:ascii="Arial" w:eastAsia="굴림" w:hAnsi="Arial" w:cs="Arial"/>
          <w:b/>
          <w:sz w:val="22"/>
        </w:rPr>
        <w:t xml:space="preserve">Loop through </w:t>
      </w:r>
      <w:r w:rsidR="00624BD4" w:rsidRPr="001D19F6">
        <w:rPr>
          <w:rFonts w:ascii="Arial" w:eastAsia="굴림" w:hAnsi="Arial" w:cs="Arial"/>
          <w:b/>
          <w:sz w:val="22"/>
        </w:rPr>
        <w:t>F124~F126</w:t>
      </w:r>
      <w:r w:rsidR="009A431E" w:rsidRPr="001D19F6">
        <w:rPr>
          <w:rFonts w:ascii="Arial" w:eastAsia="굴림" w:hAnsi="Arial" w:cs="Arial"/>
          <w:b/>
          <w:sz w:val="22"/>
        </w:rPr>
        <w:t xml:space="preserve"> </w:t>
      </w:r>
      <w:r w:rsidRPr="001D19F6">
        <w:rPr>
          <w:rFonts w:ascii="Arial" w:eastAsia="굴림" w:hAnsi="Arial" w:cs="Arial"/>
          <w:b/>
          <w:sz w:val="22"/>
        </w:rPr>
        <w:t>as many times as the number of</w:t>
      </w:r>
      <w:r w:rsidR="00624BD4" w:rsidRPr="001D19F6">
        <w:rPr>
          <w:rFonts w:ascii="Arial" w:eastAsia="굴림" w:hAnsi="Arial" w:cs="Arial"/>
          <w:b/>
          <w:sz w:val="22"/>
        </w:rPr>
        <w:t xml:space="preserve"> term life insurance</w:t>
      </w:r>
      <w:r w:rsidRPr="001D19F6">
        <w:rPr>
          <w:rFonts w:ascii="Arial" w:eastAsia="굴림" w:hAnsi="Arial" w:cs="Arial"/>
          <w:b/>
          <w:sz w:val="22"/>
        </w:rPr>
        <w:t xml:space="preserve"> policies reported</w:t>
      </w:r>
      <w:r w:rsidR="00624BD4" w:rsidRPr="001D19F6">
        <w:rPr>
          <w:rFonts w:ascii="Arial" w:eastAsia="굴림" w:hAnsi="Arial" w:cs="Arial"/>
          <w:b/>
          <w:sz w:val="22"/>
        </w:rPr>
        <w:t xml:space="preserve"> in F123.</w:t>
      </w:r>
    </w:p>
    <w:p w14:paraId="22CDC2C7" w14:textId="77777777" w:rsidR="00624BD4" w:rsidRPr="001D19F6" w:rsidRDefault="00624BD4" w:rsidP="00624BD4">
      <w:pPr>
        <w:wordWrap/>
        <w:spacing w:line="360" w:lineRule="auto"/>
        <w:rPr>
          <w:rFonts w:ascii="Arial" w:eastAsia="굴림" w:hAnsi="Arial" w:cs="Arial"/>
          <w:b/>
          <w:sz w:val="22"/>
        </w:rPr>
      </w:pPr>
    </w:p>
    <w:p w14:paraId="4AB6001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F124. How often do you pay </w:t>
      </w:r>
      <w:r w:rsidR="002519D0" w:rsidRPr="001D19F6">
        <w:rPr>
          <w:rFonts w:ascii="Arial" w:eastAsia="굴림" w:hAnsi="Arial" w:cs="Arial"/>
          <w:sz w:val="22"/>
        </w:rPr>
        <w:t xml:space="preserve">insurance premiums </w:t>
      </w:r>
      <w:r w:rsidRPr="001D19F6">
        <w:rPr>
          <w:rFonts w:ascii="Arial" w:eastAsia="굴림" w:hAnsi="Arial" w:cs="Arial"/>
          <w:sz w:val="22"/>
        </w:rPr>
        <w:t>for</w:t>
      </w:r>
      <w:r w:rsidR="002519D0" w:rsidRPr="001D19F6">
        <w:rPr>
          <w:rFonts w:ascii="Arial" w:eastAsia="굴림" w:hAnsi="Arial" w:cs="Arial"/>
          <w:sz w:val="22"/>
        </w:rPr>
        <w:t xml:space="preserve"> your</w:t>
      </w:r>
      <w:r w:rsidRPr="001D19F6">
        <w:rPr>
          <w:rFonts w:ascii="Arial" w:eastAsia="굴림" w:hAnsi="Arial" w:cs="Arial"/>
          <w:sz w:val="22"/>
        </w:rPr>
        <w:t xml:space="preserve"> term life insurance policy?</w:t>
      </w:r>
    </w:p>
    <w:p w14:paraId="432D79B9" w14:textId="77777777" w:rsidR="00624BD4" w:rsidRPr="001D19F6" w:rsidRDefault="00624BD4" w:rsidP="00F14BA4">
      <w:pPr>
        <w:pStyle w:val="a6"/>
        <w:numPr>
          <w:ilvl w:val="0"/>
          <w:numId w:val="761"/>
        </w:numPr>
        <w:wordWrap/>
        <w:spacing w:line="360" w:lineRule="auto"/>
        <w:ind w:leftChars="0"/>
        <w:rPr>
          <w:rFonts w:ascii="Arial" w:eastAsia="굴림" w:hAnsi="Arial" w:cs="Arial"/>
          <w:sz w:val="22"/>
        </w:rPr>
      </w:pPr>
      <w:r w:rsidRPr="001D19F6">
        <w:rPr>
          <w:rFonts w:ascii="Arial" w:eastAsia="굴림" w:hAnsi="Arial" w:cs="Arial"/>
          <w:sz w:val="22"/>
        </w:rPr>
        <w:t>Monthly</w:t>
      </w:r>
    </w:p>
    <w:p w14:paraId="42A3771D" w14:textId="77777777" w:rsidR="00624BD4" w:rsidRPr="001D19F6" w:rsidRDefault="00624BD4" w:rsidP="00F14BA4">
      <w:pPr>
        <w:pStyle w:val="a6"/>
        <w:numPr>
          <w:ilvl w:val="0"/>
          <w:numId w:val="761"/>
        </w:numPr>
        <w:wordWrap/>
        <w:spacing w:line="360" w:lineRule="auto"/>
        <w:ind w:leftChars="0"/>
        <w:rPr>
          <w:rFonts w:ascii="Arial" w:eastAsia="굴림" w:hAnsi="Arial" w:cs="Arial"/>
          <w:sz w:val="22"/>
        </w:rPr>
      </w:pPr>
      <w:r w:rsidRPr="001D19F6">
        <w:rPr>
          <w:rFonts w:ascii="Arial" w:eastAsia="굴림" w:hAnsi="Arial" w:cs="Arial"/>
          <w:sz w:val="22"/>
        </w:rPr>
        <w:t>Twice a year (every 6 months)</w:t>
      </w:r>
    </w:p>
    <w:p w14:paraId="141D6343" w14:textId="77777777" w:rsidR="00624BD4" w:rsidRPr="001D19F6" w:rsidRDefault="00624BD4" w:rsidP="00F14BA4">
      <w:pPr>
        <w:pStyle w:val="a6"/>
        <w:numPr>
          <w:ilvl w:val="0"/>
          <w:numId w:val="761"/>
        </w:numPr>
        <w:wordWrap/>
        <w:spacing w:line="360" w:lineRule="auto"/>
        <w:ind w:leftChars="0"/>
        <w:rPr>
          <w:rFonts w:ascii="Arial" w:eastAsia="굴림" w:hAnsi="Arial" w:cs="Arial"/>
          <w:sz w:val="22"/>
        </w:rPr>
      </w:pPr>
      <w:r w:rsidRPr="001D19F6">
        <w:rPr>
          <w:rFonts w:ascii="Arial" w:eastAsia="굴림" w:hAnsi="Arial" w:cs="Arial"/>
          <w:sz w:val="22"/>
        </w:rPr>
        <w:t>Once a year</w:t>
      </w:r>
    </w:p>
    <w:p w14:paraId="4675BF01" w14:textId="77777777" w:rsidR="00624BD4" w:rsidRPr="001D19F6" w:rsidRDefault="00624BD4" w:rsidP="00F14BA4">
      <w:pPr>
        <w:pStyle w:val="a6"/>
        <w:numPr>
          <w:ilvl w:val="0"/>
          <w:numId w:val="761"/>
        </w:numPr>
        <w:wordWrap/>
        <w:spacing w:line="360" w:lineRule="auto"/>
        <w:ind w:leftChars="0"/>
        <w:rPr>
          <w:rFonts w:ascii="Arial" w:eastAsia="굴림" w:hAnsi="Arial" w:cs="Arial"/>
          <w:sz w:val="22"/>
        </w:rPr>
      </w:pPr>
      <w:r w:rsidRPr="001D19F6">
        <w:rPr>
          <w:rFonts w:ascii="Arial" w:eastAsia="굴림" w:hAnsi="Arial" w:cs="Arial"/>
          <w:sz w:val="22"/>
        </w:rPr>
        <w:t>Single payment (full payment)</w:t>
      </w:r>
    </w:p>
    <w:p w14:paraId="2E2D7603" w14:textId="77777777" w:rsidR="00624BD4" w:rsidRPr="001D19F6" w:rsidRDefault="00624BD4" w:rsidP="00624BD4">
      <w:pPr>
        <w:wordWrap/>
        <w:spacing w:line="360" w:lineRule="auto"/>
        <w:rPr>
          <w:rFonts w:ascii="Arial" w:eastAsia="굴림" w:hAnsi="Arial" w:cs="Arial"/>
          <w:sz w:val="22"/>
        </w:rPr>
      </w:pPr>
    </w:p>
    <w:p w14:paraId="2115131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F125. </w:t>
      </w:r>
      <w:r w:rsidR="0079210E" w:rsidRPr="001D19F6">
        <w:rPr>
          <w:rFonts w:ascii="Arial" w:eastAsia="굴림" w:hAnsi="Arial" w:cs="Arial"/>
          <w:sz w:val="22"/>
        </w:rPr>
        <w:t>How much do you pay for insurance</w:t>
      </w:r>
      <w:r w:rsidR="002519D0" w:rsidRPr="001D19F6">
        <w:rPr>
          <w:rFonts w:ascii="Arial" w:eastAsia="굴림" w:hAnsi="Arial" w:cs="Arial"/>
          <w:sz w:val="22"/>
        </w:rPr>
        <w:t xml:space="preserve"> </w:t>
      </w:r>
      <w:r w:rsidRPr="001D19F6">
        <w:rPr>
          <w:rFonts w:ascii="Arial" w:eastAsia="굴림" w:hAnsi="Arial" w:cs="Arial"/>
          <w:sz w:val="22"/>
        </w:rPr>
        <w:t>premium</w:t>
      </w:r>
      <w:r w:rsidR="00996A5D" w:rsidRPr="001D19F6">
        <w:rPr>
          <w:rFonts w:ascii="Arial" w:eastAsia="굴림" w:hAnsi="Arial" w:cs="Arial"/>
          <w:sz w:val="22"/>
        </w:rPr>
        <w:t xml:space="preserve"> </w:t>
      </w:r>
      <w:r w:rsidRPr="001D19F6">
        <w:rPr>
          <w:rFonts w:ascii="Arial" w:eastAsia="굴림" w:hAnsi="Arial" w:cs="Arial"/>
          <w:sz w:val="22"/>
        </w:rPr>
        <w:t xml:space="preserve">for </w:t>
      </w:r>
      <w:r w:rsidR="003D3194" w:rsidRPr="001D19F6">
        <w:rPr>
          <w:rFonts w:ascii="Arial" w:eastAsia="굴림" w:hAnsi="Arial" w:cs="Arial"/>
          <w:sz w:val="22"/>
        </w:rPr>
        <w:t>the</w:t>
      </w:r>
      <w:r w:rsidR="0079210E" w:rsidRPr="001D19F6">
        <w:rPr>
          <w:rFonts w:ascii="Arial" w:eastAsia="굴림" w:hAnsi="Arial" w:cs="Arial"/>
          <w:sz w:val="22"/>
        </w:rPr>
        <w:t xml:space="preserve"> term life </w:t>
      </w:r>
      <w:r w:rsidRPr="001D19F6">
        <w:rPr>
          <w:rFonts w:ascii="Arial" w:eastAsia="굴림" w:hAnsi="Arial" w:cs="Arial"/>
          <w:sz w:val="22"/>
        </w:rPr>
        <w:t>insurance policy? (unit: 10,000 Korean won).</w:t>
      </w:r>
    </w:p>
    <w:p w14:paraId="408AA742" w14:textId="77777777" w:rsidR="007656EF" w:rsidRPr="001D19F6" w:rsidRDefault="00371959" w:rsidP="00371959">
      <w:pPr>
        <w:wordWrap/>
        <w:spacing w:line="360" w:lineRule="auto"/>
        <w:rPr>
          <w:rFonts w:ascii="Arial" w:eastAsia="굴림" w:hAnsi="Arial" w:cs="Arial"/>
          <w:sz w:val="22"/>
        </w:rPr>
      </w:pPr>
      <w:r w:rsidRPr="001D19F6">
        <w:rPr>
          <w:rFonts w:ascii="Arial" w:eastAsia="굴림" w:hAnsi="Arial" w:cs="Arial"/>
          <w:sz w:val="22"/>
        </w:rPr>
        <w:t xml:space="preserve">[IWER: </w:t>
      </w:r>
      <w:r w:rsidR="001A4FCF" w:rsidRPr="001D19F6">
        <w:rPr>
          <w:rFonts w:ascii="Arial" w:eastAsia="굴림" w:hAnsi="Arial" w:cs="Arial"/>
          <w:sz w:val="22"/>
        </w:rPr>
        <w:t xml:space="preserve">“Please </w:t>
      </w:r>
      <w:r w:rsidR="0079210E" w:rsidRPr="001D19F6">
        <w:rPr>
          <w:rFonts w:ascii="Arial" w:eastAsia="굴림" w:hAnsi="Arial" w:cs="Arial"/>
          <w:sz w:val="22"/>
        </w:rPr>
        <w:t>state premium according to the answer for how often R pays it</w:t>
      </w:r>
      <w:r w:rsidR="001A4FCF" w:rsidRPr="001D19F6">
        <w:rPr>
          <w:rFonts w:ascii="Arial" w:eastAsia="굴림" w:hAnsi="Arial" w:cs="Arial"/>
          <w:sz w:val="22"/>
        </w:rPr>
        <w:t>”</w:t>
      </w:r>
    </w:p>
    <w:p w14:paraId="223F6E83" w14:textId="77777777" w:rsidR="007656EF" w:rsidRPr="001D19F6" w:rsidRDefault="007656EF" w:rsidP="007656EF">
      <w:pPr>
        <w:wordWrap/>
        <w:spacing w:line="360" w:lineRule="auto"/>
        <w:rPr>
          <w:rFonts w:ascii="Arial" w:eastAsia="굴림" w:hAnsi="Arial" w:cs="Arial"/>
          <w:sz w:val="22"/>
        </w:rPr>
      </w:pPr>
      <w:r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67F61C4" w14:textId="77777777" w:rsidR="00371959" w:rsidRPr="001D19F6" w:rsidRDefault="007656EF" w:rsidP="007656EF">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w:t>
      </w:r>
      <w:r w:rsidR="00840E43" w:rsidRPr="001D19F6">
        <w:rPr>
          <w:rFonts w:ascii="Arial" w:eastAsia="굴림" w:hAnsi="Arial" w:cs="Arial"/>
          <w:kern w:val="0"/>
          <w:sz w:val="22"/>
        </w:rPr>
        <w:t>9</w:t>
      </w:r>
      <w:r w:rsidRPr="001D19F6">
        <w:rPr>
          <w:rFonts w:ascii="Arial" w:eastAsia="굴림" w:hAnsi="Arial" w:cs="Arial"/>
          <w:kern w:val="0"/>
          <w:sz w:val="22"/>
        </w:rPr>
        <w:t>] __________ MW [Range: 0 ~ 9997]</w:t>
      </w:r>
    </w:p>
    <w:p w14:paraId="0FD695AA" w14:textId="77777777" w:rsidR="00AE50BB" w:rsidRPr="001D19F6" w:rsidRDefault="00AE50BB" w:rsidP="0078034F">
      <w:pPr>
        <w:spacing w:line="360" w:lineRule="auto"/>
        <w:rPr>
          <w:rFonts w:ascii="Arial" w:eastAsia="굴림" w:hAnsi="Arial" w:cs="Arial"/>
          <w:b/>
          <w:sz w:val="22"/>
        </w:rPr>
      </w:pPr>
    </w:p>
    <w:p w14:paraId="36385F2B" w14:textId="77777777" w:rsidR="00624BD4" w:rsidRPr="001D19F6" w:rsidRDefault="00624BD4" w:rsidP="0078034F">
      <w:pPr>
        <w:wordWrap/>
        <w:spacing w:line="360" w:lineRule="auto"/>
        <w:rPr>
          <w:rFonts w:ascii="Arial" w:eastAsia="굴림" w:hAnsi="Arial" w:cs="Arial"/>
          <w:sz w:val="22"/>
        </w:rPr>
      </w:pPr>
      <w:r w:rsidRPr="001D19F6">
        <w:rPr>
          <w:rFonts w:ascii="Arial" w:eastAsia="굴림" w:hAnsi="Arial" w:cs="Arial"/>
          <w:sz w:val="22"/>
        </w:rPr>
        <w:t>F126</w:t>
      </w:r>
      <w:r w:rsidR="00996A5D" w:rsidRPr="001D19F6">
        <w:rPr>
          <w:rFonts w:ascii="Arial" w:eastAsia="굴림" w:hAnsi="Arial" w:cs="Arial"/>
          <w:sz w:val="22"/>
        </w:rPr>
        <w:t>. In what</w:t>
      </w:r>
      <w:r w:rsidRPr="001D19F6">
        <w:rPr>
          <w:rFonts w:ascii="Arial" w:eastAsia="굴림" w:hAnsi="Arial" w:cs="Arial"/>
          <w:sz w:val="22"/>
        </w:rPr>
        <w:t xml:space="preserve"> year and month did you </w:t>
      </w:r>
      <w:r w:rsidR="00996A5D" w:rsidRPr="001D19F6">
        <w:rPr>
          <w:rFonts w:ascii="Arial" w:eastAsia="굴림" w:hAnsi="Arial" w:cs="Arial"/>
          <w:sz w:val="22"/>
        </w:rPr>
        <w:t xml:space="preserve">take out </w:t>
      </w:r>
      <w:r w:rsidRPr="001D19F6">
        <w:rPr>
          <w:rFonts w:ascii="Arial" w:eastAsia="굴림" w:hAnsi="Arial" w:cs="Arial"/>
          <w:sz w:val="22"/>
        </w:rPr>
        <w:t>the term life insurance policy?</w:t>
      </w:r>
      <w:r w:rsidR="00D818D2" w:rsidRPr="001D19F6">
        <w:rPr>
          <w:rFonts w:ascii="Arial" w:eastAsia="굴림" w:hAnsi="Arial" w:cs="Arial"/>
          <w:sz w:val="22"/>
        </w:rPr>
        <w:t xml:space="preserve"> </w:t>
      </w:r>
      <w:r w:rsidRPr="001D19F6">
        <w:rPr>
          <w:rFonts w:ascii="Arial" w:eastAsia="굴림" w:hAnsi="Arial" w:cs="Arial"/>
          <w:sz w:val="22"/>
        </w:rPr>
        <w:t>(unit: year and month combined into 6 digits)</w:t>
      </w:r>
    </w:p>
    <w:p w14:paraId="2BA7C83E" w14:textId="46323D21"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D8004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D8004A" w:rsidRPr="001D19F6">
        <w:rPr>
          <w:rFonts w:ascii="Arial" w:eastAsia="굴림" w:hAnsi="Arial" w:cs="Arial"/>
          <w:kern w:val="0"/>
          <w:sz w:val="22"/>
        </w:rPr>
        <w:t xml:space="preserve">, mark </w:t>
      </w:r>
      <w:del w:id="9223" w:author="Keis" w:date="2024-09-06T10:18:00Z">
        <w:r w:rsidR="00DB0B1F" w:rsidDel="009F27DD">
          <w:rPr>
            <w:rFonts w:ascii="Arial" w:eastAsia="굴림" w:hAnsi="Arial" w:cs="Arial" w:hint="eastAsia"/>
            <w:color w:val="FF0000"/>
            <w:kern w:val="0"/>
            <w:sz w:val="22"/>
          </w:rPr>
          <w:delText>2019</w:delText>
        </w:r>
      </w:del>
      <w:ins w:id="9224" w:author="Keis" w:date="2024-09-06T10:18:00Z">
        <w:r w:rsidR="009F27DD" w:rsidRPr="009F27DD">
          <w:rPr>
            <w:rFonts w:ascii="Arial" w:eastAsia="굴림" w:hAnsi="Arial" w:cs="Arial" w:hint="eastAsia"/>
            <w:color w:val="00B050"/>
            <w:kern w:val="0"/>
            <w:sz w:val="22"/>
          </w:rPr>
          <w:t>2021</w:t>
        </w:r>
      </w:ins>
      <w:r w:rsidR="00DB0B1F" w:rsidRPr="00996FA6">
        <w:rPr>
          <w:rFonts w:ascii="Arial" w:eastAsia="굴림" w:hAnsi="Arial" w:cs="Arial"/>
          <w:color w:val="000000" w:themeColor="text1"/>
          <w:kern w:val="0"/>
          <w:sz w:val="22"/>
          <w:rPrChange w:id="9225" w:author="Keis" w:date="2024-09-13T13:14:00Z">
            <w:rPr>
              <w:rFonts w:ascii="Arial" w:eastAsia="굴림" w:hAnsi="Arial" w:cs="Arial"/>
              <w:color w:val="FF0000"/>
              <w:kern w:val="0"/>
              <w:sz w:val="22"/>
            </w:rPr>
          </w:rPrChange>
        </w:rPr>
        <w:t>01</w:t>
      </w:r>
      <w:r w:rsidR="00D8004A" w:rsidRPr="001D19F6">
        <w:rPr>
          <w:rFonts w:ascii="Arial" w:eastAsia="굴림" w:hAnsi="Arial" w:cs="Arial"/>
          <w:kern w:val="0"/>
          <w:sz w:val="22"/>
        </w:rPr>
        <w:t xml:space="preserve"> for January </w:t>
      </w:r>
      <w:del w:id="9226" w:author="Keis" w:date="2024-09-06T10:18:00Z">
        <w:r w:rsidR="00DB0B1F" w:rsidDel="009F27DD">
          <w:rPr>
            <w:rFonts w:ascii="Arial" w:eastAsia="굴림" w:hAnsi="Arial" w:cs="Arial" w:hint="eastAsia"/>
            <w:color w:val="FF0000"/>
            <w:kern w:val="0"/>
            <w:sz w:val="22"/>
          </w:rPr>
          <w:delText>2019</w:delText>
        </w:r>
      </w:del>
      <w:ins w:id="9227" w:author="Keis" w:date="2024-09-06T10:18:00Z">
        <w:r w:rsidR="009F27DD" w:rsidRPr="009F27DD">
          <w:rPr>
            <w:rFonts w:ascii="Arial" w:eastAsia="굴림" w:hAnsi="Arial" w:cs="Arial" w:hint="eastAsia"/>
            <w:color w:val="00B050"/>
            <w:kern w:val="0"/>
            <w:sz w:val="22"/>
          </w:rPr>
          <w:t>2021</w:t>
        </w:r>
      </w:ins>
      <w:r w:rsidR="00D8004A" w:rsidRPr="001D19F6">
        <w:rPr>
          <w:rFonts w:ascii="Arial" w:eastAsia="굴림" w:hAnsi="Arial" w:cs="Arial"/>
          <w:kern w:val="0"/>
          <w:sz w:val="22"/>
        </w:rPr>
        <w:t xml:space="preserve">. If the month is not clear, enter </w:t>
      </w:r>
      <w:del w:id="9228" w:author="Keis" w:date="2024-09-06T10:18:00Z">
        <w:r w:rsidR="00DB0B1F" w:rsidDel="009F27DD">
          <w:rPr>
            <w:rFonts w:ascii="Arial" w:eastAsia="굴림" w:hAnsi="Arial" w:cs="Arial" w:hint="eastAsia"/>
            <w:color w:val="FF0000"/>
            <w:kern w:val="0"/>
            <w:sz w:val="22"/>
          </w:rPr>
          <w:delText>2019</w:delText>
        </w:r>
      </w:del>
      <w:ins w:id="9229" w:author="Keis" w:date="2024-09-06T10:18:00Z">
        <w:r w:rsidR="009F27DD" w:rsidRPr="009F27DD">
          <w:rPr>
            <w:rFonts w:ascii="Arial" w:eastAsia="굴림" w:hAnsi="Arial" w:cs="Arial" w:hint="eastAsia"/>
            <w:color w:val="00B050"/>
            <w:kern w:val="0"/>
            <w:sz w:val="22"/>
          </w:rPr>
          <w:t>2021</w:t>
        </w:r>
      </w:ins>
      <w:r w:rsidR="00DB0B1F" w:rsidRPr="00996FA6">
        <w:rPr>
          <w:rFonts w:ascii="Arial" w:eastAsia="굴림" w:hAnsi="Arial" w:cs="Arial"/>
          <w:color w:val="000000" w:themeColor="text1"/>
          <w:kern w:val="0"/>
          <w:sz w:val="22"/>
          <w:rPrChange w:id="9230" w:author="Keis" w:date="2024-09-13T13:15:00Z">
            <w:rPr>
              <w:rFonts w:ascii="Arial" w:eastAsia="굴림" w:hAnsi="Arial" w:cs="Arial"/>
              <w:color w:val="FF0000"/>
              <w:kern w:val="0"/>
              <w:sz w:val="22"/>
            </w:rPr>
          </w:rPrChange>
        </w:rPr>
        <w:t>00</w:t>
      </w:r>
      <w:r w:rsidR="00D8004A" w:rsidRPr="001D19F6">
        <w:rPr>
          <w:rFonts w:ascii="Arial" w:eastAsia="굴림" w:hAnsi="Arial" w:cs="Arial"/>
          <w:kern w:val="0"/>
          <w:sz w:val="22"/>
        </w:rPr>
        <w:t>.</w:t>
      </w:r>
      <w:r w:rsidRPr="001D19F6">
        <w:rPr>
          <w:rFonts w:ascii="Arial" w:eastAsia="굴림" w:hAnsi="Arial" w:cs="Arial"/>
          <w:sz w:val="22"/>
        </w:rPr>
        <w:t>]</w:t>
      </w:r>
    </w:p>
    <w:p w14:paraId="5EB9C146" w14:textId="57FDD43F" w:rsidR="00624BD4" w:rsidRPr="001D19F6" w:rsidRDefault="003D3194"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190000~</w:t>
      </w:r>
      <w:del w:id="9231" w:author="Keis" w:date="2024-09-06T10:23:00Z">
        <w:r w:rsidR="00DB0B1F" w:rsidDel="00817F07">
          <w:rPr>
            <w:rFonts w:ascii="Arial" w:eastAsia="굴림" w:hAnsi="Arial" w:cs="Arial" w:hint="eastAsia"/>
            <w:color w:val="FF0000"/>
            <w:sz w:val="22"/>
          </w:rPr>
          <w:delText>2020</w:delText>
        </w:r>
      </w:del>
      <w:ins w:id="9232" w:author="Keis" w:date="2024-09-06T10:23:00Z">
        <w:r w:rsidR="00817F07" w:rsidRPr="00817F07">
          <w:rPr>
            <w:rFonts w:ascii="Arial" w:eastAsia="굴림" w:hAnsi="Arial" w:cs="Arial" w:hint="eastAsia"/>
            <w:color w:val="00B050"/>
            <w:sz w:val="22"/>
          </w:rPr>
          <w:t>2022</w:t>
        </w:r>
      </w:ins>
      <w:r w:rsidR="00DB0B1F" w:rsidRPr="00996FA6">
        <w:rPr>
          <w:rFonts w:ascii="Arial" w:eastAsia="굴림" w:hAnsi="Arial" w:cs="Arial"/>
          <w:color w:val="000000" w:themeColor="text1"/>
          <w:sz w:val="22"/>
          <w:rPrChange w:id="9233" w:author="Keis" w:date="2024-09-13T13:15:00Z">
            <w:rPr>
              <w:rFonts w:ascii="Arial" w:eastAsia="굴림" w:hAnsi="Arial" w:cs="Arial"/>
              <w:color w:val="FF0000"/>
              <w:sz w:val="22"/>
            </w:rPr>
          </w:rPrChange>
        </w:rPr>
        <w:t>11</w:t>
      </w:r>
      <w:r w:rsidR="00624BD4" w:rsidRPr="001D19F6">
        <w:rPr>
          <w:rFonts w:ascii="Arial" w:eastAsia="굴림" w:hAnsi="Arial" w:cs="Arial"/>
          <w:sz w:val="22"/>
        </w:rPr>
        <w:t>]</w:t>
      </w:r>
    </w:p>
    <w:p w14:paraId="1738709A" w14:textId="77777777" w:rsidR="00624BD4" w:rsidRPr="001D19F6" w:rsidRDefault="00624BD4" w:rsidP="00624BD4">
      <w:pPr>
        <w:wordWrap/>
        <w:spacing w:line="360" w:lineRule="auto"/>
        <w:rPr>
          <w:rFonts w:ascii="Arial" w:eastAsia="굴림" w:hAnsi="Arial" w:cs="Arial"/>
          <w:sz w:val="22"/>
        </w:rPr>
      </w:pPr>
    </w:p>
    <w:p w14:paraId="6B447313" w14:textId="77777777" w:rsidR="00A45E9B" w:rsidRPr="001D19F6" w:rsidRDefault="00A45E9B" w:rsidP="00624BD4">
      <w:pPr>
        <w:wordWrap/>
        <w:spacing w:line="360" w:lineRule="auto"/>
        <w:rPr>
          <w:rFonts w:ascii="Arial" w:eastAsia="굴림" w:hAnsi="Arial" w:cs="Arial"/>
          <w:b/>
          <w:sz w:val="22"/>
        </w:rPr>
      </w:pPr>
      <w:r w:rsidRPr="001D19F6">
        <w:rPr>
          <w:rFonts w:ascii="Arial" w:eastAsia="굴림" w:hAnsi="Arial" w:cs="Arial"/>
          <w:b/>
          <w:sz w:val="22"/>
        </w:rPr>
        <w:lastRenderedPageBreak/>
        <w:t>&lt; Whole life insurance &gt;</w:t>
      </w:r>
    </w:p>
    <w:p w14:paraId="3BFF836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F127. How many whole life insurance policies do you have? Whole life insurance refers to</w:t>
      </w:r>
      <w:r w:rsidR="00C85E82" w:rsidRPr="001D19F6">
        <w:rPr>
          <w:rFonts w:ascii="Arial" w:eastAsia="굴림" w:hAnsi="Arial" w:cs="Arial"/>
          <w:sz w:val="22"/>
        </w:rPr>
        <w:t xml:space="preserve"> </w:t>
      </w:r>
      <w:r w:rsidRPr="001D19F6">
        <w:rPr>
          <w:rFonts w:ascii="Arial" w:eastAsia="굴림" w:hAnsi="Arial" w:cs="Arial"/>
          <w:sz w:val="22"/>
        </w:rPr>
        <w:t>life ins</w:t>
      </w:r>
      <w:r w:rsidR="00996A5D" w:rsidRPr="001D19F6">
        <w:rPr>
          <w:rFonts w:ascii="Arial" w:eastAsia="굴림" w:hAnsi="Arial" w:cs="Arial"/>
          <w:sz w:val="22"/>
        </w:rPr>
        <w:t>urance which covers</w:t>
      </w:r>
      <w:r w:rsidR="0054290A" w:rsidRPr="001D19F6">
        <w:rPr>
          <w:rFonts w:ascii="Arial" w:eastAsia="굴림" w:hAnsi="Arial" w:cs="Arial"/>
          <w:sz w:val="22"/>
        </w:rPr>
        <w:t xml:space="preserve"> the subscriber</w:t>
      </w:r>
      <w:r w:rsidR="00996A5D" w:rsidRPr="001D19F6">
        <w:rPr>
          <w:rFonts w:ascii="Arial" w:eastAsia="굴림" w:hAnsi="Arial" w:cs="Arial"/>
          <w:sz w:val="22"/>
        </w:rPr>
        <w:t xml:space="preserve"> until</w:t>
      </w:r>
      <w:r w:rsidR="00C85E82" w:rsidRPr="001D19F6">
        <w:rPr>
          <w:rFonts w:ascii="Arial" w:eastAsia="굴림" w:hAnsi="Arial" w:cs="Arial"/>
          <w:sz w:val="22"/>
        </w:rPr>
        <w:t xml:space="preserve"> </w:t>
      </w:r>
      <w:r w:rsidR="0054290A" w:rsidRPr="001D19F6">
        <w:rPr>
          <w:rFonts w:ascii="Arial" w:eastAsia="굴림" w:hAnsi="Arial" w:cs="Arial"/>
          <w:sz w:val="22"/>
        </w:rPr>
        <w:t>his/her death</w:t>
      </w:r>
      <w:r w:rsidRPr="001D19F6">
        <w:rPr>
          <w:rFonts w:ascii="Arial" w:eastAsia="굴림" w:hAnsi="Arial" w:cs="Arial"/>
          <w:sz w:val="22"/>
        </w:rPr>
        <w:t>.</w:t>
      </w:r>
    </w:p>
    <w:p w14:paraId="54610F0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Mark 0 if </w:t>
      </w:r>
      <w:r w:rsidR="00996A5D" w:rsidRPr="001D19F6">
        <w:rPr>
          <w:rFonts w:ascii="Arial" w:eastAsia="굴림" w:hAnsi="Arial" w:cs="Arial"/>
          <w:sz w:val="22"/>
        </w:rPr>
        <w:t xml:space="preserve">R has no </w:t>
      </w:r>
      <w:r w:rsidRPr="001D19F6">
        <w:rPr>
          <w:rFonts w:ascii="Arial" w:eastAsia="굴림" w:hAnsi="Arial" w:cs="Arial"/>
          <w:sz w:val="22"/>
        </w:rPr>
        <w:t>whole life insurance.]</w:t>
      </w:r>
    </w:p>
    <w:p w14:paraId="2A89C4F3" w14:textId="77777777" w:rsidR="0078034F" w:rsidRPr="001D19F6" w:rsidRDefault="00C85E82"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 xml:space="preserve">number [Range: 0~5] </w:t>
      </w:r>
    </w:p>
    <w:p w14:paraId="02557679" w14:textId="77777777" w:rsidR="00624BD4" w:rsidRPr="001D19F6" w:rsidRDefault="00C85E82" w:rsidP="0078034F">
      <w:pPr>
        <w:wordWrap/>
        <w:spacing w:line="360" w:lineRule="auto"/>
        <w:ind w:firstLine="800"/>
        <w:rPr>
          <w:rFonts w:ascii="Arial" w:eastAsia="굴림" w:hAnsi="Arial" w:cs="Arial"/>
          <w:sz w:val="22"/>
        </w:rPr>
      </w:pPr>
      <w:r w:rsidRPr="001D19F6">
        <w:rPr>
          <w:rFonts w:ascii="Arial" w:eastAsia="굴림" w:hAnsi="Arial" w:cs="Arial"/>
          <w:sz w:val="22"/>
        </w:rPr>
        <w:t>If 0(zero), Go to F132</w:t>
      </w:r>
    </w:p>
    <w:p w14:paraId="23AEAB6B" w14:textId="77777777" w:rsidR="00624BD4" w:rsidRPr="001D19F6" w:rsidRDefault="00624BD4" w:rsidP="00624BD4">
      <w:pPr>
        <w:wordWrap/>
        <w:spacing w:line="360" w:lineRule="auto"/>
        <w:rPr>
          <w:rFonts w:ascii="Arial" w:eastAsia="굴림" w:hAnsi="Arial" w:cs="Arial"/>
          <w:sz w:val="22"/>
        </w:rPr>
      </w:pPr>
    </w:p>
    <w:p w14:paraId="7EF2E8D5" w14:textId="77777777" w:rsidR="00996A5D" w:rsidRPr="001D19F6" w:rsidRDefault="00996A5D" w:rsidP="00B05F73">
      <w:pPr>
        <w:wordWrap/>
        <w:spacing w:line="276" w:lineRule="auto"/>
        <w:rPr>
          <w:rFonts w:ascii="Arial" w:eastAsia="굴림" w:hAnsi="Arial" w:cs="Arial"/>
          <w:b/>
          <w:sz w:val="22"/>
        </w:rPr>
      </w:pPr>
      <w:r w:rsidRPr="001D19F6">
        <w:rPr>
          <w:rFonts w:ascii="Arial" w:eastAsia="굴림" w:hAnsi="Arial" w:cs="Arial"/>
          <w:b/>
          <w:sz w:val="22"/>
        </w:rPr>
        <w:t>Logic</w:t>
      </w:r>
    </w:p>
    <w:p w14:paraId="47DB36BA" w14:textId="77777777" w:rsidR="00624BD4" w:rsidRPr="001D19F6" w:rsidRDefault="00996A5D" w:rsidP="00F14BA4">
      <w:pPr>
        <w:pStyle w:val="a6"/>
        <w:numPr>
          <w:ilvl w:val="0"/>
          <w:numId w:val="760"/>
        </w:numPr>
        <w:wordWrap/>
        <w:spacing w:line="276" w:lineRule="auto"/>
        <w:ind w:leftChars="0"/>
        <w:rPr>
          <w:rFonts w:ascii="Arial" w:eastAsia="굴림" w:hAnsi="Arial" w:cs="Arial"/>
          <w:b/>
          <w:sz w:val="22"/>
        </w:rPr>
      </w:pPr>
      <w:r w:rsidRPr="001D19F6">
        <w:rPr>
          <w:rFonts w:ascii="Arial" w:eastAsia="굴림" w:hAnsi="Arial" w:cs="Arial"/>
          <w:b/>
          <w:sz w:val="22"/>
        </w:rPr>
        <w:t xml:space="preserve">Loop through </w:t>
      </w:r>
      <w:r w:rsidR="00624BD4" w:rsidRPr="001D19F6">
        <w:rPr>
          <w:rFonts w:ascii="Arial" w:eastAsia="굴림" w:hAnsi="Arial" w:cs="Arial"/>
          <w:b/>
          <w:sz w:val="22"/>
        </w:rPr>
        <w:t>F128~F131</w:t>
      </w:r>
      <w:r w:rsidR="00B05F73" w:rsidRPr="001D19F6">
        <w:rPr>
          <w:rFonts w:ascii="Arial" w:eastAsia="굴림" w:hAnsi="Arial" w:cs="Arial"/>
          <w:b/>
          <w:sz w:val="22"/>
        </w:rPr>
        <w:t xml:space="preserve"> </w:t>
      </w:r>
      <w:r w:rsidRPr="001D19F6">
        <w:rPr>
          <w:rFonts w:ascii="Arial" w:eastAsia="굴림" w:hAnsi="Arial" w:cs="Arial"/>
          <w:b/>
          <w:sz w:val="22"/>
        </w:rPr>
        <w:t>as many times as the number</w:t>
      </w:r>
      <w:r w:rsidR="00624BD4" w:rsidRPr="001D19F6">
        <w:rPr>
          <w:rFonts w:ascii="Arial" w:eastAsia="굴림" w:hAnsi="Arial" w:cs="Arial"/>
          <w:b/>
          <w:sz w:val="22"/>
        </w:rPr>
        <w:t xml:space="preserve"> of whole life insurance </w:t>
      </w:r>
      <w:r w:rsidRPr="001D19F6">
        <w:rPr>
          <w:rFonts w:ascii="Arial" w:eastAsia="굴림" w:hAnsi="Arial" w:cs="Arial"/>
          <w:b/>
          <w:sz w:val="22"/>
        </w:rPr>
        <w:t xml:space="preserve">policies reported </w:t>
      </w:r>
      <w:r w:rsidR="00624BD4" w:rsidRPr="001D19F6">
        <w:rPr>
          <w:rFonts w:ascii="Arial" w:eastAsia="굴림" w:hAnsi="Arial" w:cs="Arial"/>
          <w:b/>
          <w:sz w:val="22"/>
        </w:rPr>
        <w:t>in F127.</w:t>
      </w:r>
    </w:p>
    <w:p w14:paraId="3FCF6772" w14:textId="77777777" w:rsidR="00C85E82" w:rsidRPr="001D19F6" w:rsidRDefault="00C85E82" w:rsidP="00C85E82">
      <w:pPr>
        <w:pStyle w:val="a6"/>
        <w:wordWrap/>
        <w:spacing w:line="360" w:lineRule="auto"/>
        <w:ind w:leftChars="0"/>
        <w:rPr>
          <w:rFonts w:ascii="Arial" w:eastAsia="굴림" w:hAnsi="Arial" w:cs="Arial"/>
          <w:b/>
          <w:sz w:val="22"/>
        </w:rPr>
      </w:pPr>
    </w:p>
    <w:p w14:paraId="12C04D25"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F128. How often do you pay</w:t>
      </w:r>
      <w:r w:rsidR="00996A5D" w:rsidRPr="001D19F6">
        <w:rPr>
          <w:rFonts w:ascii="Arial" w:eastAsia="굴림" w:hAnsi="Arial" w:cs="Arial"/>
          <w:sz w:val="22"/>
        </w:rPr>
        <w:t xml:space="preserve"> insurance premiums for your</w:t>
      </w:r>
      <w:r w:rsidRPr="001D19F6">
        <w:rPr>
          <w:rFonts w:ascii="Arial" w:eastAsia="굴림" w:hAnsi="Arial" w:cs="Arial"/>
          <w:sz w:val="22"/>
        </w:rPr>
        <w:t xml:space="preserve"> whole life insurance policy?</w:t>
      </w:r>
    </w:p>
    <w:p w14:paraId="765C37EA" w14:textId="77777777" w:rsidR="00624BD4" w:rsidRPr="001D19F6" w:rsidRDefault="00624BD4" w:rsidP="00F14BA4">
      <w:pPr>
        <w:pStyle w:val="a6"/>
        <w:numPr>
          <w:ilvl w:val="0"/>
          <w:numId w:val="762"/>
        </w:numPr>
        <w:wordWrap/>
        <w:spacing w:line="360" w:lineRule="auto"/>
        <w:ind w:leftChars="0"/>
        <w:rPr>
          <w:rFonts w:ascii="Arial" w:eastAsia="굴림" w:hAnsi="Arial" w:cs="Arial"/>
          <w:sz w:val="22"/>
        </w:rPr>
      </w:pPr>
      <w:r w:rsidRPr="001D19F6">
        <w:rPr>
          <w:rFonts w:ascii="Arial" w:eastAsia="굴림" w:hAnsi="Arial" w:cs="Arial"/>
          <w:sz w:val="22"/>
        </w:rPr>
        <w:t>Monthly</w:t>
      </w:r>
    </w:p>
    <w:p w14:paraId="4ADA040B" w14:textId="77777777" w:rsidR="00624BD4" w:rsidRPr="001D19F6" w:rsidRDefault="00624BD4" w:rsidP="00F14BA4">
      <w:pPr>
        <w:pStyle w:val="a6"/>
        <w:numPr>
          <w:ilvl w:val="0"/>
          <w:numId w:val="762"/>
        </w:numPr>
        <w:wordWrap/>
        <w:spacing w:line="360" w:lineRule="auto"/>
        <w:ind w:leftChars="0"/>
        <w:rPr>
          <w:rFonts w:ascii="Arial" w:eastAsia="굴림" w:hAnsi="Arial" w:cs="Arial"/>
          <w:sz w:val="22"/>
        </w:rPr>
      </w:pPr>
      <w:r w:rsidRPr="001D19F6">
        <w:rPr>
          <w:rFonts w:ascii="Arial" w:eastAsia="굴림" w:hAnsi="Arial" w:cs="Arial"/>
          <w:sz w:val="22"/>
        </w:rPr>
        <w:t>Twice a year (every 6 months)</w:t>
      </w:r>
    </w:p>
    <w:p w14:paraId="28D9F38A" w14:textId="77777777" w:rsidR="00624BD4" w:rsidRPr="001D19F6" w:rsidRDefault="00624BD4" w:rsidP="00F14BA4">
      <w:pPr>
        <w:pStyle w:val="a6"/>
        <w:numPr>
          <w:ilvl w:val="0"/>
          <w:numId w:val="762"/>
        </w:numPr>
        <w:wordWrap/>
        <w:spacing w:line="360" w:lineRule="auto"/>
        <w:ind w:leftChars="0"/>
        <w:rPr>
          <w:rFonts w:ascii="Arial" w:eastAsia="굴림" w:hAnsi="Arial" w:cs="Arial"/>
          <w:sz w:val="22"/>
        </w:rPr>
      </w:pPr>
      <w:r w:rsidRPr="001D19F6">
        <w:rPr>
          <w:rFonts w:ascii="Arial" w:eastAsia="굴림" w:hAnsi="Arial" w:cs="Arial"/>
          <w:sz w:val="22"/>
        </w:rPr>
        <w:t>Once a year</w:t>
      </w:r>
    </w:p>
    <w:p w14:paraId="4C60AAEE" w14:textId="77777777" w:rsidR="00624BD4" w:rsidRPr="001D19F6" w:rsidRDefault="00624BD4" w:rsidP="00F14BA4">
      <w:pPr>
        <w:pStyle w:val="a6"/>
        <w:numPr>
          <w:ilvl w:val="0"/>
          <w:numId w:val="762"/>
        </w:numPr>
        <w:wordWrap/>
        <w:spacing w:line="360" w:lineRule="auto"/>
        <w:ind w:leftChars="0"/>
        <w:rPr>
          <w:rFonts w:ascii="Arial" w:eastAsia="굴림" w:hAnsi="Arial" w:cs="Arial"/>
          <w:sz w:val="22"/>
        </w:rPr>
      </w:pPr>
      <w:r w:rsidRPr="001D19F6">
        <w:rPr>
          <w:rFonts w:ascii="Arial" w:eastAsia="굴림" w:hAnsi="Arial" w:cs="Arial"/>
          <w:sz w:val="22"/>
        </w:rPr>
        <w:t>Single payment (full payment)</w:t>
      </w:r>
    </w:p>
    <w:p w14:paraId="338A5656" w14:textId="77777777" w:rsidR="00624BD4" w:rsidRPr="001D19F6" w:rsidRDefault="00624BD4" w:rsidP="00624BD4">
      <w:pPr>
        <w:wordWrap/>
        <w:spacing w:line="360" w:lineRule="auto"/>
        <w:rPr>
          <w:rFonts w:ascii="Arial" w:eastAsia="굴림" w:hAnsi="Arial" w:cs="Arial"/>
          <w:sz w:val="22"/>
        </w:rPr>
      </w:pPr>
    </w:p>
    <w:p w14:paraId="5D1EEDF8" w14:textId="77777777" w:rsidR="00624BD4" w:rsidRPr="001D19F6" w:rsidRDefault="00624BD4" w:rsidP="006F5667">
      <w:pPr>
        <w:wordWrap/>
        <w:spacing w:line="360" w:lineRule="auto"/>
        <w:rPr>
          <w:rFonts w:ascii="Arial" w:eastAsia="굴림" w:hAnsi="Arial" w:cs="Arial"/>
          <w:sz w:val="22"/>
        </w:rPr>
      </w:pPr>
      <w:r w:rsidRPr="001D19F6">
        <w:rPr>
          <w:rFonts w:ascii="Arial" w:eastAsia="굴림" w:hAnsi="Arial" w:cs="Arial"/>
          <w:sz w:val="22"/>
        </w:rPr>
        <w:t xml:space="preserve">F129. </w:t>
      </w:r>
      <w:r w:rsidR="00C85E82" w:rsidRPr="001D19F6">
        <w:rPr>
          <w:rFonts w:ascii="Arial" w:eastAsia="굴림" w:hAnsi="Arial" w:cs="Arial"/>
          <w:kern w:val="0"/>
          <w:sz w:val="22"/>
        </w:rPr>
        <w:t>How much do you pay for insurance premium for the whole life insurance policy?</w:t>
      </w:r>
      <w:r w:rsidRPr="001D19F6">
        <w:rPr>
          <w:rFonts w:ascii="Arial" w:eastAsia="굴림" w:hAnsi="Arial" w:cs="Arial"/>
          <w:sz w:val="22"/>
        </w:rPr>
        <w:t xml:space="preserve"> (unit: 10,000 Korean won)</w:t>
      </w:r>
    </w:p>
    <w:p w14:paraId="069C1CF0" w14:textId="77777777" w:rsidR="00C85E82" w:rsidRPr="001D19F6" w:rsidRDefault="00C85E82" w:rsidP="006F5667">
      <w:pPr>
        <w:spacing w:line="360" w:lineRule="auto"/>
        <w:rPr>
          <w:rFonts w:ascii="Arial" w:eastAsia="굴림" w:hAnsi="Arial" w:cs="Arial"/>
          <w:kern w:val="0"/>
          <w:sz w:val="22"/>
        </w:rPr>
      </w:pPr>
      <w:r w:rsidRPr="001D19F6">
        <w:rPr>
          <w:rFonts w:ascii="Arial" w:eastAsia="굴림" w:hAnsi="Arial" w:cs="Arial"/>
          <w:kern w:val="0"/>
          <w:sz w:val="22"/>
        </w:rPr>
        <w:t xml:space="preserve">[IWER: “Please state premium according to the </w:t>
      </w:r>
      <w:r w:rsidR="00FB5660" w:rsidRPr="001D19F6">
        <w:rPr>
          <w:rFonts w:ascii="Arial" w:eastAsia="굴림" w:hAnsi="Arial" w:cs="Arial"/>
          <w:kern w:val="0"/>
          <w:sz w:val="22"/>
        </w:rPr>
        <w:t>answer for how often R pays it”</w:t>
      </w:r>
    </w:p>
    <w:p w14:paraId="2E0ECE7F" w14:textId="77777777" w:rsidR="00FB5660" w:rsidRPr="001D19F6" w:rsidRDefault="00FB5660" w:rsidP="006F5667">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914B788" w14:textId="77777777" w:rsidR="00FB5660" w:rsidRPr="001D19F6" w:rsidRDefault="00FB5660" w:rsidP="006F5667">
      <w:pPr>
        <w:spacing w:line="360" w:lineRule="auto"/>
        <w:rPr>
          <w:rFonts w:ascii="Arial" w:eastAsia="굴림" w:hAnsi="Arial" w:cs="Arial"/>
          <w:kern w:val="0"/>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__________ MW [Range: 0 ~ 9997]</w:t>
      </w:r>
    </w:p>
    <w:p w14:paraId="7AD18444" w14:textId="77777777" w:rsidR="00624BD4" w:rsidRPr="001D19F6" w:rsidRDefault="00624BD4" w:rsidP="00624BD4">
      <w:pPr>
        <w:wordWrap/>
        <w:spacing w:line="360" w:lineRule="auto"/>
        <w:rPr>
          <w:rFonts w:ascii="Arial" w:eastAsia="굴림" w:hAnsi="Arial" w:cs="Arial"/>
          <w:sz w:val="22"/>
        </w:rPr>
      </w:pPr>
    </w:p>
    <w:p w14:paraId="52CC16D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F130</w:t>
      </w:r>
      <w:r w:rsidR="00996A5D" w:rsidRPr="001D19F6">
        <w:rPr>
          <w:rFonts w:ascii="Arial" w:eastAsia="굴림" w:hAnsi="Arial" w:cs="Arial"/>
          <w:sz w:val="22"/>
        </w:rPr>
        <w:t>. In what</w:t>
      </w:r>
      <w:r w:rsidRPr="001D19F6">
        <w:rPr>
          <w:rFonts w:ascii="Arial" w:eastAsia="굴림" w:hAnsi="Arial" w:cs="Arial"/>
          <w:sz w:val="22"/>
        </w:rPr>
        <w:t xml:space="preserve"> year and month did you </w:t>
      </w:r>
      <w:r w:rsidR="00996A5D" w:rsidRPr="001D19F6">
        <w:rPr>
          <w:rFonts w:ascii="Arial" w:eastAsia="굴림" w:hAnsi="Arial" w:cs="Arial"/>
          <w:sz w:val="22"/>
        </w:rPr>
        <w:t xml:space="preserve">take out the </w:t>
      </w:r>
      <w:r w:rsidRPr="001D19F6">
        <w:rPr>
          <w:rFonts w:ascii="Arial" w:eastAsia="굴림" w:hAnsi="Arial" w:cs="Arial"/>
          <w:sz w:val="22"/>
        </w:rPr>
        <w:t xml:space="preserve">whole life insurance </w:t>
      </w:r>
      <w:proofErr w:type="gramStart"/>
      <w:r w:rsidRPr="001D19F6">
        <w:rPr>
          <w:rFonts w:ascii="Arial" w:eastAsia="굴림" w:hAnsi="Arial" w:cs="Arial"/>
          <w:sz w:val="22"/>
        </w:rPr>
        <w:t>policy?(</w:t>
      </w:r>
      <w:proofErr w:type="gramEnd"/>
      <w:r w:rsidRPr="001D19F6">
        <w:rPr>
          <w:rFonts w:ascii="Arial" w:eastAsia="굴림" w:hAnsi="Arial" w:cs="Arial"/>
          <w:sz w:val="22"/>
        </w:rPr>
        <w:t>unit: year and month combined into 6 digits)</w:t>
      </w:r>
    </w:p>
    <w:p w14:paraId="7A944257" w14:textId="188831CA"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D8004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D8004A" w:rsidRPr="001D19F6">
        <w:rPr>
          <w:rFonts w:ascii="Arial" w:eastAsia="굴림" w:hAnsi="Arial" w:cs="Arial"/>
          <w:kern w:val="0"/>
          <w:sz w:val="22"/>
        </w:rPr>
        <w:t xml:space="preserve">, mark </w:t>
      </w:r>
      <w:del w:id="9234" w:author="Keis" w:date="2024-09-06T10:18:00Z">
        <w:r w:rsidR="002823C0" w:rsidDel="009F27DD">
          <w:rPr>
            <w:rFonts w:ascii="Arial" w:eastAsia="굴림" w:hAnsi="Arial" w:cs="Arial" w:hint="eastAsia"/>
            <w:color w:val="FF0000"/>
            <w:kern w:val="0"/>
            <w:sz w:val="22"/>
          </w:rPr>
          <w:delText>2019</w:delText>
        </w:r>
      </w:del>
      <w:ins w:id="9235" w:author="Keis" w:date="2024-09-06T10:18:00Z">
        <w:r w:rsidR="009F27DD" w:rsidRPr="009F27DD">
          <w:rPr>
            <w:rFonts w:ascii="Arial" w:eastAsia="굴림" w:hAnsi="Arial" w:cs="Arial" w:hint="eastAsia"/>
            <w:color w:val="00B050"/>
            <w:kern w:val="0"/>
            <w:sz w:val="22"/>
          </w:rPr>
          <w:t>2021</w:t>
        </w:r>
      </w:ins>
      <w:r w:rsidR="002823C0" w:rsidRPr="00996FA6">
        <w:rPr>
          <w:rFonts w:ascii="Arial" w:eastAsia="굴림" w:hAnsi="Arial" w:cs="Arial"/>
          <w:color w:val="000000" w:themeColor="text1"/>
          <w:kern w:val="0"/>
          <w:sz w:val="22"/>
          <w:rPrChange w:id="9236" w:author="Keis" w:date="2024-09-13T13:15:00Z">
            <w:rPr>
              <w:rFonts w:ascii="Arial" w:eastAsia="굴림" w:hAnsi="Arial" w:cs="Arial"/>
              <w:color w:val="FF0000"/>
              <w:kern w:val="0"/>
              <w:sz w:val="22"/>
            </w:rPr>
          </w:rPrChange>
        </w:rPr>
        <w:t>01</w:t>
      </w:r>
      <w:r w:rsidR="00D8004A" w:rsidRPr="001D19F6">
        <w:rPr>
          <w:rFonts w:ascii="Arial" w:eastAsia="굴림" w:hAnsi="Arial" w:cs="Arial"/>
          <w:kern w:val="0"/>
          <w:sz w:val="22"/>
        </w:rPr>
        <w:t xml:space="preserve"> for January </w:t>
      </w:r>
      <w:del w:id="9237" w:author="Keis" w:date="2024-09-06T10:18:00Z">
        <w:r w:rsidR="002823C0" w:rsidDel="009F27DD">
          <w:rPr>
            <w:rFonts w:ascii="Arial" w:eastAsia="굴림" w:hAnsi="Arial" w:cs="Arial" w:hint="eastAsia"/>
            <w:color w:val="FF0000"/>
            <w:kern w:val="0"/>
            <w:sz w:val="22"/>
          </w:rPr>
          <w:delText>2019</w:delText>
        </w:r>
      </w:del>
      <w:ins w:id="9238" w:author="Keis" w:date="2024-09-06T10:18:00Z">
        <w:r w:rsidR="009F27DD" w:rsidRPr="009F27DD">
          <w:rPr>
            <w:rFonts w:ascii="Arial" w:eastAsia="굴림" w:hAnsi="Arial" w:cs="Arial" w:hint="eastAsia"/>
            <w:color w:val="00B050"/>
            <w:kern w:val="0"/>
            <w:sz w:val="22"/>
          </w:rPr>
          <w:t>2021</w:t>
        </w:r>
      </w:ins>
      <w:r w:rsidR="00D8004A" w:rsidRPr="001D19F6">
        <w:rPr>
          <w:rFonts w:ascii="Arial" w:eastAsia="굴림" w:hAnsi="Arial" w:cs="Arial"/>
          <w:kern w:val="0"/>
          <w:sz w:val="22"/>
        </w:rPr>
        <w:t xml:space="preserve">. If the month is not clear, enter </w:t>
      </w:r>
      <w:del w:id="9239" w:author="Keis" w:date="2024-09-06T10:18:00Z">
        <w:r w:rsidR="002823C0" w:rsidDel="009F27DD">
          <w:rPr>
            <w:rFonts w:ascii="Arial" w:eastAsia="굴림" w:hAnsi="Arial" w:cs="Arial" w:hint="eastAsia"/>
            <w:color w:val="FF0000"/>
            <w:kern w:val="0"/>
            <w:sz w:val="22"/>
          </w:rPr>
          <w:delText>2019</w:delText>
        </w:r>
      </w:del>
      <w:ins w:id="9240" w:author="Keis" w:date="2024-09-06T10:18:00Z">
        <w:r w:rsidR="009F27DD" w:rsidRPr="009F27DD">
          <w:rPr>
            <w:rFonts w:ascii="Arial" w:eastAsia="굴림" w:hAnsi="Arial" w:cs="Arial" w:hint="eastAsia"/>
            <w:color w:val="00B050"/>
            <w:kern w:val="0"/>
            <w:sz w:val="22"/>
          </w:rPr>
          <w:t>2021</w:t>
        </w:r>
      </w:ins>
      <w:r w:rsidR="002823C0" w:rsidRPr="00996FA6">
        <w:rPr>
          <w:rFonts w:ascii="Arial" w:eastAsia="굴림" w:hAnsi="Arial" w:cs="Arial"/>
          <w:color w:val="000000" w:themeColor="text1"/>
          <w:kern w:val="0"/>
          <w:sz w:val="22"/>
          <w:rPrChange w:id="9241" w:author="Keis" w:date="2024-09-13T13:15:00Z">
            <w:rPr>
              <w:rFonts w:ascii="Arial" w:eastAsia="굴림" w:hAnsi="Arial" w:cs="Arial"/>
              <w:color w:val="FF0000"/>
              <w:kern w:val="0"/>
              <w:sz w:val="22"/>
            </w:rPr>
          </w:rPrChange>
        </w:rPr>
        <w:t>00</w:t>
      </w:r>
      <w:r w:rsidR="00D8004A" w:rsidRPr="001D19F6">
        <w:rPr>
          <w:rFonts w:ascii="Arial" w:eastAsia="굴림" w:hAnsi="Arial" w:cs="Arial"/>
          <w:kern w:val="0"/>
          <w:sz w:val="22"/>
        </w:rPr>
        <w:t>.</w:t>
      </w:r>
      <w:r w:rsidRPr="001D19F6">
        <w:rPr>
          <w:rFonts w:ascii="Arial" w:eastAsia="굴림" w:hAnsi="Arial" w:cs="Arial"/>
          <w:sz w:val="22"/>
        </w:rPr>
        <w:t>]</w:t>
      </w:r>
    </w:p>
    <w:p w14:paraId="24C1EB75" w14:textId="3FC44C7B" w:rsidR="00624BD4" w:rsidRPr="001D19F6" w:rsidRDefault="00F903DC"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190000~</w:t>
      </w:r>
      <w:del w:id="9242" w:author="Keis" w:date="2024-09-06T10:23:00Z">
        <w:r w:rsidR="002823C0" w:rsidDel="00817F07">
          <w:rPr>
            <w:rFonts w:ascii="Arial" w:eastAsia="굴림" w:hAnsi="Arial" w:cs="Arial" w:hint="eastAsia"/>
            <w:color w:val="FF0000"/>
            <w:sz w:val="22"/>
          </w:rPr>
          <w:delText>2020</w:delText>
        </w:r>
      </w:del>
      <w:ins w:id="9243" w:author="Keis" w:date="2024-09-06T10:23:00Z">
        <w:r w:rsidR="00817F07" w:rsidRPr="00817F07">
          <w:rPr>
            <w:rFonts w:ascii="Arial" w:eastAsia="굴림" w:hAnsi="Arial" w:cs="Arial" w:hint="eastAsia"/>
            <w:color w:val="00B050"/>
            <w:sz w:val="22"/>
          </w:rPr>
          <w:t>2022</w:t>
        </w:r>
      </w:ins>
      <w:r w:rsidR="002823C0" w:rsidRPr="00996FA6">
        <w:rPr>
          <w:rFonts w:ascii="Arial" w:eastAsia="굴림" w:hAnsi="Arial" w:cs="Arial"/>
          <w:color w:val="000000" w:themeColor="text1"/>
          <w:sz w:val="22"/>
          <w:rPrChange w:id="9244" w:author="Keis" w:date="2024-09-13T13:15:00Z">
            <w:rPr>
              <w:rFonts w:ascii="Arial" w:eastAsia="굴림" w:hAnsi="Arial" w:cs="Arial"/>
              <w:color w:val="FF0000"/>
              <w:sz w:val="22"/>
            </w:rPr>
          </w:rPrChange>
        </w:rPr>
        <w:t>11</w:t>
      </w:r>
      <w:r w:rsidR="00624BD4" w:rsidRPr="001D19F6">
        <w:rPr>
          <w:rFonts w:ascii="Arial" w:eastAsia="굴림" w:hAnsi="Arial" w:cs="Arial"/>
          <w:sz w:val="22"/>
        </w:rPr>
        <w:t>]</w:t>
      </w:r>
    </w:p>
    <w:p w14:paraId="3E72B80D" w14:textId="77777777" w:rsidR="00624BD4" w:rsidRPr="001D19F6" w:rsidRDefault="00624BD4" w:rsidP="00624BD4">
      <w:pPr>
        <w:wordWrap/>
        <w:spacing w:line="360" w:lineRule="auto"/>
        <w:rPr>
          <w:rFonts w:ascii="Arial" w:eastAsia="굴림" w:hAnsi="Arial" w:cs="Arial"/>
          <w:sz w:val="22"/>
        </w:rPr>
      </w:pPr>
    </w:p>
    <w:p w14:paraId="520BAEAD" w14:textId="77777777" w:rsidR="00624BD4" w:rsidRPr="001D19F6" w:rsidRDefault="00F903DC" w:rsidP="00624BD4">
      <w:pPr>
        <w:wordWrap/>
        <w:spacing w:line="360" w:lineRule="auto"/>
        <w:rPr>
          <w:rFonts w:ascii="Arial" w:eastAsia="굴림" w:hAnsi="Arial" w:cs="Arial"/>
          <w:sz w:val="22"/>
        </w:rPr>
      </w:pPr>
      <w:r w:rsidRPr="001D19F6">
        <w:rPr>
          <w:rFonts w:ascii="Arial" w:eastAsia="굴림" w:hAnsi="Arial" w:cs="Arial"/>
          <w:sz w:val="22"/>
        </w:rPr>
        <w:t xml:space="preserve">F131. What is the face value of death benefit of your whole life insurance policy? If you would die, how much benefit would your beneficiary get? Please include only natural death, not accidental death. </w:t>
      </w:r>
      <w:r w:rsidR="00624BD4" w:rsidRPr="001D19F6">
        <w:rPr>
          <w:rFonts w:ascii="Arial" w:eastAsia="굴림" w:hAnsi="Arial" w:cs="Arial"/>
          <w:sz w:val="22"/>
        </w:rPr>
        <w:t>(unit: 10,000 Korean won)</w:t>
      </w:r>
    </w:p>
    <w:p w14:paraId="25390887" w14:textId="77777777" w:rsidR="00082275" w:rsidRPr="001D19F6" w:rsidRDefault="00082275" w:rsidP="00624BD4">
      <w:pPr>
        <w:wordWrap/>
        <w:spacing w:line="360" w:lineRule="auto"/>
        <w:rPr>
          <w:rFonts w:ascii="Arial" w:eastAsia="굴림" w:hAnsi="Arial" w:cs="Arial"/>
          <w:sz w:val="22"/>
        </w:rPr>
      </w:pPr>
      <w:r w:rsidRPr="001D19F6">
        <w:rPr>
          <w:rFonts w:ascii="Arial" w:eastAsia="굴림" w:hAnsi="Arial" w:cs="Arial"/>
          <w:sz w:val="22"/>
        </w:rPr>
        <w:t xml:space="preserve">[IWER: Please enter ‘100,000,000 Korean won (one hundred million won)’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808E92E" w14:textId="77777777" w:rsidR="00082275" w:rsidRPr="001D19F6" w:rsidRDefault="00082275" w:rsidP="00082275">
      <w:pPr>
        <w:wordWrap/>
        <w:spacing w:line="360" w:lineRule="auto"/>
        <w:rPr>
          <w:rFonts w:ascii="Arial" w:eastAsia="굴림" w:hAnsi="Arial" w:cs="Arial"/>
          <w:sz w:val="22"/>
        </w:rPr>
      </w:pPr>
      <w:r w:rsidRPr="001D19F6">
        <w:rPr>
          <w:rFonts w:ascii="Arial" w:eastAsia="굴림" w:hAnsi="Arial" w:cs="Arial"/>
          <w:kern w:val="0"/>
          <w:sz w:val="22"/>
        </w:rPr>
        <w:tab/>
        <w:t>______one hundred million won [Range: 1~99] __________ MW [Range: 0 ~ 9997]</w:t>
      </w:r>
    </w:p>
    <w:p w14:paraId="28E63DCA" w14:textId="77777777" w:rsidR="00CB0092" w:rsidRPr="001D19F6" w:rsidRDefault="00CB0092" w:rsidP="00624BD4">
      <w:pPr>
        <w:wordWrap/>
        <w:spacing w:line="360" w:lineRule="auto"/>
        <w:rPr>
          <w:rFonts w:ascii="Arial" w:eastAsia="굴림" w:hAnsi="Arial" w:cs="Arial"/>
          <w:sz w:val="22"/>
        </w:rPr>
      </w:pPr>
    </w:p>
    <w:p w14:paraId="23DD2B14" w14:textId="77777777" w:rsidR="00A45E9B" w:rsidRPr="001D19F6" w:rsidRDefault="00A45E9B" w:rsidP="00624BD4">
      <w:pPr>
        <w:wordWrap/>
        <w:spacing w:line="360" w:lineRule="auto"/>
        <w:rPr>
          <w:rFonts w:ascii="Arial" w:eastAsia="굴림" w:hAnsi="Arial" w:cs="Arial"/>
          <w:b/>
          <w:sz w:val="22"/>
        </w:rPr>
      </w:pPr>
      <w:r w:rsidRPr="001D19F6">
        <w:rPr>
          <w:rFonts w:ascii="Arial" w:eastAsia="굴림" w:hAnsi="Arial" w:cs="Arial"/>
          <w:b/>
          <w:sz w:val="22"/>
        </w:rPr>
        <w:t>&lt; Annuity insurance &gt;</w:t>
      </w:r>
    </w:p>
    <w:p w14:paraId="76CA56A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 xml:space="preserve">F132. How many </w:t>
      </w:r>
      <w:r w:rsidR="0081026B" w:rsidRPr="001D19F6">
        <w:rPr>
          <w:rFonts w:ascii="Arial" w:eastAsia="굴림" w:hAnsi="Arial" w:cs="Arial"/>
          <w:sz w:val="22"/>
        </w:rPr>
        <w:t>annuity</w:t>
      </w:r>
      <w:r w:rsidRPr="001D19F6">
        <w:rPr>
          <w:rFonts w:ascii="Arial" w:eastAsia="굴림" w:hAnsi="Arial" w:cs="Arial"/>
          <w:sz w:val="22"/>
        </w:rPr>
        <w:t xml:space="preserve"> insurance policies do you have? </w:t>
      </w:r>
      <w:r w:rsidR="0081026B" w:rsidRPr="001D19F6">
        <w:rPr>
          <w:rFonts w:ascii="Arial" w:eastAsia="굴림" w:hAnsi="Arial" w:cs="Arial"/>
          <w:sz w:val="22"/>
        </w:rPr>
        <w:t>Annuity</w:t>
      </w:r>
      <w:r w:rsidR="00014491" w:rsidRPr="001D19F6">
        <w:rPr>
          <w:rFonts w:ascii="Arial" w:eastAsia="굴림" w:hAnsi="Arial" w:cs="Arial"/>
          <w:sz w:val="22"/>
        </w:rPr>
        <w:t xml:space="preserve"> insurance </w:t>
      </w:r>
      <w:r w:rsidRPr="001D19F6">
        <w:rPr>
          <w:rFonts w:ascii="Arial" w:eastAsia="굴림" w:hAnsi="Arial" w:cs="Arial"/>
          <w:sz w:val="22"/>
        </w:rPr>
        <w:t xml:space="preserve">refers to life insurance </w:t>
      </w:r>
      <w:r w:rsidR="0054290A" w:rsidRPr="001D19F6">
        <w:rPr>
          <w:rFonts w:ascii="Arial" w:eastAsia="굴림" w:hAnsi="Arial" w:cs="Arial"/>
          <w:sz w:val="22"/>
        </w:rPr>
        <w:t xml:space="preserve">in </w:t>
      </w:r>
      <w:r w:rsidRPr="001D19F6">
        <w:rPr>
          <w:rFonts w:ascii="Arial" w:eastAsia="굴림" w:hAnsi="Arial" w:cs="Arial"/>
          <w:sz w:val="22"/>
        </w:rPr>
        <w:t xml:space="preserve">which </w:t>
      </w:r>
      <w:r w:rsidR="00014491" w:rsidRPr="001D19F6">
        <w:rPr>
          <w:rFonts w:ascii="Arial" w:eastAsia="굴림" w:hAnsi="Arial" w:cs="Arial"/>
          <w:sz w:val="22"/>
        </w:rPr>
        <w:t xml:space="preserve">the subscriber </w:t>
      </w:r>
      <w:proofErr w:type="gramStart"/>
      <w:r w:rsidR="00014491" w:rsidRPr="001D19F6">
        <w:rPr>
          <w:rFonts w:ascii="Arial" w:eastAsia="굴림" w:hAnsi="Arial" w:cs="Arial"/>
          <w:sz w:val="22"/>
        </w:rPr>
        <w:t>receive</w:t>
      </w:r>
      <w:proofErr w:type="gramEnd"/>
      <w:r w:rsidR="00014491" w:rsidRPr="001D19F6">
        <w:rPr>
          <w:rFonts w:ascii="Arial" w:eastAsia="굴림" w:hAnsi="Arial" w:cs="Arial"/>
          <w:sz w:val="22"/>
        </w:rPr>
        <w:t xml:space="preserve"> a certain amount of annuity each year for a certain period of time or until his/her death.</w:t>
      </w:r>
    </w:p>
    <w:p w14:paraId="4B6C6F2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Mark 0 if </w:t>
      </w:r>
      <w:r w:rsidR="00CF22B0" w:rsidRPr="001D19F6">
        <w:rPr>
          <w:rFonts w:ascii="Arial" w:eastAsia="굴림" w:hAnsi="Arial" w:cs="Arial"/>
          <w:sz w:val="22"/>
        </w:rPr>
        <w:t xml:space="preserve">R has no </w:t>
      </w:r>
      <w:r w:rsidR="0081026B" w:rsidRPr="001D19F6">
        <w:rPr>
          <w:rFonts w:ascii="Arial" w:eastAsia="굴림" w:hAnsi="Arial" w:cs="Arial"/>
          <w:sz w:val="22"/>
        </w:rPr>
        <w:t>annuity</w:t>
      </w:r>
      <w:r w:rsidR="00014491" w:rsidRPr="001D19F6">
        <w:rPr>
          <w:rFonts w:ascii="Arial" w:eastAsia="굴림" w:hAnsi="Arial" w:cs="Arial"/>
          <w:sz w:val="22"/>
        </w:rPr>
        <w:t xml:space="preserve"> </w:t>
      </w:r>
      <w:r w:rsidR="00CF22B0" w:rsidRPr="001D19F6">
        <w:rPr>
          <w:rFonts w:ascii="Arial" w:eastAsia="굴림" w:hAnsi="Arial" w:cs="Arial"/>
          <w:sz w:val="22"/>
        </w:rPr>
        <w:t>insurance</w:t>
      </w:r>
      <w:r w:rsidRPr="001D19F6">
        <w:rPr>
          <w:rFonts w:ascii="Arial" w:eastAsia="굴림" w:hAnsi="Arial" w:cs="Arial"/>
          <w:sz w:val="22"/>
        </w:rPr>
        <w:t>.]</w:t>
      </w:r>
    </w:p>
    <w:p w14:paraId="19F14DD7" w14:textId="77777777" w:rsidR="0078034F" w:rsidRPr="001D19F6" w:rsidRDefault="00014491" w:rsidP="00624BD4">
      <w:pPr>
        <w:wordWrap/>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number [Range: 0~5] </w:t>
      </w:r>
    </w:p>
    <w:p w14:paraId="5943F1B1" w14:textId="77777777" w:rsidR="003D7133" w:rsidRPr="001D19F6" w:rsidRDefault="00014491" w:rsidP="0078034F">
      <w:pPr>
        <w:wordWrap/>
        <w:spacing w:line="360" w:lineRule="auto"/>
        <w:ind w:firstLine="800"/>
        <w:rPr>
          <w:rFonts w:ascii="Arial" w:eastAsia="굴림" w:hAnsi="Arial" w:cs="Arial"/>
          <w:sz w:val="22"/>
        </w:rPr>
      </w:pPr>
      <w:r w:rsidRPr="001D19F6">
        <w:rPr>
          <w:rFonts w:ascii="Arial" w:eastAsia="굴림" w:hAnsi="Arial" w:cs="Arial"/>
          <w:kern w:val="0"/>
          <w:sz w:val="22"/>
        </w:rPr>
        <w:t>If 0(zero), Go to F138</w:t>
      </w:r>
    </w:p>
    <w:p w14:paraId="1E9C032C" w14:textId="77777777" w:rsidR="0078034F" w:rsidRPr="001D19F6" w:rsidRDefault="0078034F" w:rsidP="00B05F73">
      <w:pPr>
        <w:wordWrap/>
        <w:spacing w:line="276" w:lineRule="auto"/>
        <w:rPr>
          <w:rFonts w:ascii="Arial" w:eastAsia="굴림" w:hAnsi="Arial" w:cs="Arial"/>
          <w:b/>
          <w:sz w:val="22"/>
        </w:rPr>
      </w:pPr>
    </w:p>
    <w:p w14:paraId="623269BA" w14:textId="77777777" w:rsidR="00CF22B0" w:rsidRPr="001D19F6" w:rsidRDefault="00CF22B0" w:rsidP="00B05F73">
      <w:pPr>
        <w:wordWrap/>
        <w:spacing w:line="276" w:lineRule="auto"/>
        <w:rPr>
          <w:rFonts w:ascii="Arial" w:eastAsia="굴림" w:hAnsi="Arial" w:cs="Arial"/>
          <w:b/>
          <w:sz w:val="22"/>
        </w:rPr>
      </w:pPr>
      <w:r w:rsidRPr="001D19F6">
        <w:rPr>
          <w:rFonts w:ascii="Arial" w:eastAsia="굴림" w:hAnsi="Arial" w:cs="Arial"/>
          <w:b/>
          <w:sz w:val="22"/>
        </w:rPr>
        <w:t>Logic</w:t>
      </w:r>
    </w:p>
    <w:p w14:paraId="430EEDFF" w14:textId="77777777" w:rsidR="00624BD4" w:rsidRPr="001D19F6" w:rsidRDefault="00CF22B0" w:rsidP="00F14BA4">
      <w:pPr>
        <w:pStyle w:val="a6"/>
        <w:numPr>
          <w:ilvl w:val="0"/>
          <w:numId w:val="760"/>
        </w:numPr>
        <w:wordWrap/>
        <w:spacing w:line="276" w:lineRule="auto"/>
        <w:ind w:leftChars="0"/>
        <w:rPr>
          <w:rFonts w:ascii="Arial" w:eastAsia="굴림" w:hAnsi="Arial" w:cs="Arial"/>
          <w:b/>
          <w:sz w:val="22"/>
        </w:rPr>
      </w:pPr>
      <w:r w:rsidRPr="001D19F6">
        <w:rPr>
          <w:rFonts w:ascii="Arial" w:eastAsia="굴림" w:hAnsi="Arial" w:cs="Arial"/>
          <w:b/>
          <w:sz w:val="22"/>
        </w:rPr>
        <w:t>Loop through</w:t>
      </w:r>
      <w:r w:rsidR="00624BD4" w:rsidRPr="001D19F6">
        <w:rPr>
          <w:rFonts w:ascii="Arial" w:eastAsia="굴림" w:hAnsi="Arial" w:cs="Arial"/>
          <w:b/>
          <w:sz w:val="22"/>
        </w:rPr>
        <w:t xml:space="preserve"> F133~F137</w:t>
      </w:r>
      <w:r w:rsidR="00B05F73" w:rsidRPr="001D19F6">
        <w:rPr>
          <w:rFonts w:ascii="Arial" w:eastAsia="굴림" w:hAnsi="Arial" w:cs="Arial"/>
          <w:b/>
          <w:sz w:val="22"/>
        </w:rPr>
        <w:t xml:space="preserve"> </w:t>
      </w:r>
      <w:r w:rsidRPr="001D19F6">
        <w:rPr>
          <w:rFonts w:ascii="Arial" w:eastAsia="굴림" w:hAnsi="Arial" w:cs="Arial"/>
          <w:b/>
          <w:sz w:val="22"/>
        </w:rPr>
        <w:t xml:space="preserve">as many times as </w:t>
      </w:r>
      <w:r w:rsidR="00624BD4" w:rsidRPr="001D19F6">
        <w:rPr>
          <w:rFonts w:ascii="Arial" w:eastAsia="굴림" w:hAnsi="Arial" w:cs="Arial"/>
          <w:b/>
          <w:sz w:val="22"/>
        </w:rPr>
        <w:t>the n</w:t>
      </w:r>
      <w:r w:rsidRPr="001D19F6">
        <w:rPr>
          <w:rFonts w:ascii="Arial" w:eastAsia="굴림" w:hAnsi="Arial" w:cs="Arial"/>
          <w:b/>
          <w:sz w:val="22"/>
        </w:rPr>
        <w:t>umber of annuity insurance policies reported</w:t>
      </w:r>
      <w:r w:rsidR="00624BD4" w:rsidRPr="001D19F6">
        <w:rPr>
          <w:rFonts w:ascii="Arial" w:eastAsia="굴림" w:hAnsi="Arial" w:cs="Arial"/>
          <w:b/>
          <w:sz w:val="22"/>
        </w:rPr>
        <w:t xml:space="preserve"> in F132.</w:t>
      </w:r>
    </w:p>
    <w:p w14:paraId="2ECD18EB" w14:textId="77777777" w:rsidR="00624BD4" w:rsidRPr="001D19F6" w:rsidRDefault="00624BD4" w:rsidP="00624BD4">
      <w:pPr>
        <w:wordWrap/>
        <w:spacing w:line="360" w:lineRule="auto"/>
        <w:rPr>
          <w:rFonts w:ascii="Arial" w:eastAsia="굴림" w:hAnsi="Arial" w:cs="Arial"/>
          <w:sz w:val="22"/>
        </w:rPr>
      </w:pPr>
    </w:p>
    <w:p w14:paraId="0D41BB9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F133. How often do you pay</w:t>
      </w:r>
      <w:r w:rsidR="00CF22B0" w:rsidRPr="001D19F6">
        <w:rPr>
          <w:rFonts w:ascii="Arial" w:eastAsia="굴림" w:hAnsi="Arial" w:cs="Arial"/>
          <w:sz w:val="22"/>
        </w:rPr>
        <w:t xml:space="preserve"> insurance premiums</w:t>
      </w:r>
      <w:r w:rsidRPr="001D19F6">
        <w:rPr>
          <w:rFonts w:ascii="Arial" w:eastAsia="굴림" w:hAnsi="Arial" w:cs="Arial"/>
          <w:sz w:val="22"/>
        </w:rPr>
        <w:t xml:space="preserve"> for </w:t>
      </w:r>
      <w:r w:rsidR="00CF22B0" w:rsidRPr="001D19F6">
        <w:rPr>
          <w:rFonts w:ascii="Arial" w:eastAsia="굴림" w:hAnsi="Arial" w:cs="Arial"/>
          <w:sz w:val="22"/>
        </w:rPr>
        <w:t xml:space="preserve">your </w:t>
      </w:r>
      <w:r w:rsidRPr="001D19F6">
        <w:rPr>
          <w:rFonts w:ascii="Arial" w:eastAsia="굴림" w:hAnsi="Arial" w:cs="Arial"/>
          <w:sz w:val="22"/>
        </w:rPr>
        <w:t>annuity insurance policy?</w:t>
      </w:r>
    </w:p>
    <w:p w14:paraId="2DC5C5D4" w14:textId="77777777" w:rsidR="00624BD4" w:rsidRPr="001D19F6" w:rsidRDefault="00624BD4" w:rsidP="00F14BA4">
      <w:pPr>
        <w:pStyle w:val="a6"/>
        <w:numPr>
          <w:ilvl w:val="0"/>
          <w:numId w:val="763"/>
        </w:numPr>
        <w:wordWrap/>
        <w:spacing w:line="360" w:lineRule="auto"/>
        <w:ind w:leftChars="0"/>
        <w:rPr>
          <w:rFonts w:ascii="Arial" w:eastAsia="굴림" w:hAnsi="Arial" w:cs="Arial"/>
          <w:sz w:val="22"/>
        </w:rPr>
      </w:pPr>
      <w:r w:rsidRPr="001D19F6">
        <w:rPr>
          <w:rFonts w:ascii="Arial" w:eastAsia="굴림" w:hAnsi="Arial" w:cs="Arial"/>
          <w:sz w:val="22"/>
        </w:rPr>
        <w:t>Monthly</w:t>
      </w:r>
    </w:p>
    <w:p w14:paraId="17431E2D" w14:textId="77777777" w:rsidR="00624BD4" w:rsidRPr="001D19F6" w:rsidRDefault="00624BD4" w:rsidP="00F14BA4">
      <w:pPr>
        <w:pStyle w:val="a6"/>
        <w:numPr>
          <w:ilvl w:val="0"/>
          <w:numId w:val="763"/>
        </w:numPr>
        <w:wordWrap/>
        <w:spacing w:line="360" w:lineRule="auto"/>
        <w:ind w:leftChars="0"/>
        <w:rPr>
          <w:rFonts w:ascii="Arial" w:eastAsia="굴림" w:hAnsi="Arial" w:cs="Arial"/>
          <w:sz w:val="22"/>
        </w:rPr>
      </w:pPr>
      <w:r w:rsidRPr="001D19F6">
        <w:rPr>
          <w:rFonts w:ascii="Arial" w:eastAsia="굴림" w:hAnsi="Arial" w:cs="Arial"/>
          <w:sz w:val="22"/>
        </w:rPr>
        <w:t>Twice a year (every 6 months)</w:t>
      </w:r>
    </w:p>
    <w:p w14:paraId="04E954C1" w14:textId="77777777" w:rsidR="00624BD4" w:rsidRPr="001D19F6" w:rsidRDefault="00624BD4" w:rsidP="00F14BA4">
      <w:pPr>
        <w:pStyle w:val="a6"/>
        <w:numPr>
          <w:ilvl w:val="0"/>
          <w:numId w:val="763"/>
        </w:numPr>
        <w:wordWrap/>
        <w:spacing w:line="360" w:lineRule="auto"/>
        <w:ind w:leftChars="0"/>
        <w:rPr>
          <w:rFonts w:ascii="Arial" w:eastAsia="굴림" w:hAnsi="Arial" w:cs="Arial"/>
          <w:sz w:val="22"/>
        </w:rPr>
      </w:pPr>
      <w:r w:rsidRPr="001D19F6">
        <w:rPr>
          <w:rFonts w:ascii="Arial" w:eastAsia="굴림" w:hAnsi="Arial" w:cs="Arial"/>
          <w:sz w:val="22"/>
        </w:rPr>
        <w:t>Once a year</w:t>
      </w:r>
    </w:p>
    <w:p w14:paraId="066530A1" w14:textId="77777777" w:rsidR="00624BD4" w:rsidRPr="001D19F6" w:rsidRDefault="00624BD4" w:rsidP="00F14BA4">
      <w:pPr>
        <w:pStyle w:val="a6"/>
        <w:numPr>
          <w:ilvl w:val="0"/>
          <w:numId w:val="763"/>
        </w:numPr>
        <w:wordWrap/>
        <w:spacing w:line="360" w:lineRule="auto"/>
        <w:ind w:leftChars="0"/>
        <w:rPr>
          <w:rFonts w:ascii="Arial" w:eastAsia="굴림" w:hAnsi="Arial" w:cs="Arial"/>
          <w:sz w:val="22"/>
        </w:rPr>
      </w:pPr>
      <w:r w:rsidRPr="001D19F6">
        <w:rPr>
          <w:rFonts w:ascii="Arial" w:eastAsia="굴림" w:hAnsi="Arial" w:cs="Arial"/>
          <w:sz w:val="22"/>
        </w:rPr>
        <w:t>Single payment (full payment)</w:t>
      </w:r>
    </w:p>
    <w:p w14:paraId="73075306" w14:textId="77777777" w:rsidR="003D7133" w:rsidRPr="001D19F6" w:rsidRDefault="003D7133" w:rsidP="00624BD4">
      <w:pPr>
        <w:wordWrap/>
        <w:spacing w:line="360" w:lineRule="auto"/>
        <w:rPr>
          <w:rFonts w:ascii="Arial" w:eastAsia="굴림" w:hAnsi="Arial" w:cs="Arial"/>
          <w:sz w:val="22"/>
        </w:rPr>
      </w:pPr>
    </w:p>
    <w:p w14:paraId="7B08F268" w14:textId="77777777" w:rsidR="008B44D5"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F134. </w:t>
      </w:r>
      <w:r w:rsidR="00014491" w:rsidRPr="001D19F6">
        <w:rPr>
          <w:rFonts w:ascii="Arial" w:eastAsia="굴림" w:hAnsi="Arial" w:cs="Arial"/>
          <w:kern w:val="0"/>
          <w:sz w:val="22"/>
        </w:rPr>
        <w:t xml:space="preserve">How much do you pay for insurance premium for the </w:t>
      </w:r>
      <w:r w:rsidR="0081026B" w:rsidRPr="001D19F6">
        <w:rPr>
          <w:rFonts w:ascii="Arial" w:eastAsia="굴림" w:hAnsi="Arial" w:cs="Arial"/>
          <w:kern w:val="0"/>
          <w:sz w:val="22"/>
        </w:rPr>
        <w:t>annuity</w:t>
      </w:r>
      <w:r w:rsidR="00014491" w:rsidRPr="001D19F6">
        <w:rPr>
          <w:rFonts w:ascii="Arial" w:eastAsia="굴림" w:hAnsi="Arial" w:cs="Arial"/>
          <w:kern w:val="0"/>
          <w:sz w:val="22"/>
        </w:rPr>
        <w:t xml:space="preserve"> insurance policy?</w:t>
      </w:r>
      <w:r w:rsidR="00014491" w:rsidRPr="001D19F6">
        <w:rPr>
          <w:rFonts w:ascii="Arial" w:eastAsia="굴림" w:hAnsi="Arial" w:cs="Arial"/>
          <w:sz w:val="22"/>
        </w:rPr>
        <w:t xml:space="preserve"> </w:t>
      </w:r>
      <w:r w:rsidRPr="001D19F6">
        <w:rPr>
          <w:rFonts w:ascii="Arial" w:eastAsia="굴림" w:hAnsi="Arial" w:cs="Arial"/>
          <w:sz w:val="22"/>
        </w:rPr>
        <w:t>(unit: 10,000 Korean won)</w:t>
      </w:r>
      <w:r w:rsidR="00394C8F" w:rsidRPr="001D19F6">
        <w:rPr>
          <w:rFonts w:ascii="Arial" w:eastAsia="굴림" w:hAnsi="Arial" w:cs="Arial"/>
          <w:sz w:val="22"/>
        </w:rPr>
        <w:t xml:space="preserve"> </w:t>
      </w:r>
      <w:r w:rsidR="00394C8F" w:rsidRPr="001D19F6">
        <w:rPr>
          <w:rFonts w:ascii="Arial" w:eastAsia="굴림" w:hAnsi="Arial" w:cs="Arial"/>
          <w:kern w:val="0"/>
          <w:sz w:val="22"/>
        </w:rPr>
        <w:t>(unit: 10,000 Korean won)</w:t>
      </w:r>
    </w:p>
    <w:p w14:paraId="214868E8" w14:textId="77777777" w:rsidR="00014491" w:rsidRPr="001D19F6" w:rsidRDefault="00014491" w:rsidP="0024122B">
      <w:pPr>
        <w:spacing w:line="360" w:lineRule="auto"/>
        <w:rPr>
          <w:rFonts w:ascii="Arial" w:eastAsia="굴림" w:hAnsi="Arial" w:cs="Arial"/>
          <w:kern w:val="0"/>
          <w:sz w:val="22"/>
        </w:rPr>
      </w:pPr>
      <w:r w:rsidRPr="001D19F6">
        <w:rPr>
          <w:rFonts w:ascii="Arial" w:eastAsia="굴림" w:hAnsi="Arial" w:cs="Arial"/>
          <w:kern w:val="0"/>
          <w:sz w:val="22"/>
        </w:rPr>
        <w:t xml:space="preserve">[IWER: “Please state premium according to the </w:t>
      </w:r>
      <w:r w:rsidR="00FB5660" w:rsidRPr="001D19F6">
        <w:rPr>
          <w:rFonts w:ascii="Arial" w:eastAsia="굴림" w:hAnsi="Arial" w:cs="Arial"/>
          <w:kern w:val="0"/>
          <w:sz w:val="22"/>
        </w:rPr>
        <w:t>answer for how often R pays it”</w:t>
      </w:r>
    </w:p>
    <w:p w14:paraId="71ED6020" w14:textId="77777777" w:rsidR="0024122B" w:rsidRPr="001D19F6" w:rsidRDefault="0024122B" w:rsidP="0024122B">
      <w:pPr>
        <w:wordWrap/>
        <w:spacing w:line="360" w:lineRule="auto"/>
        <w:rPr>
          <w:rFonts w:ascii="Arial" w:eastAsia="굴림" w:hAnsi="Arial" w:cs="Arial"/>
          <w:sz w:val="22"/>
        </w:rPr>
      </w:pPr>
      <w:r w:rsidRPr="001D19F6">
        <w:rPr>
          <w:rFonts w:ascii="Arial" w:eastAsia="굴림" w:hAnsi="Arial" w:cs="Arial"/>
          <w:sz w:val="22"/>
        </w:rPr>
        <w:t xml:space="preserve">Please enter ‘100,000,000 Korean won (one hundred million won)’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A8D8F48" w14:textId="77777777" w:rsidR="0024122B" w:rsidRPr="001D19F6" w:rsidRDefault="0024122B" w:rsidP="0024122B">
      <w:pPr>
        <w:wordWrap/>
        <w:spacing w:line="360" w:lineRule="auto"/>
        <w:rPr>
          <w:rFonts w:ascii="Arial" w:eastAsia="굴림" w:hAnsi="Arial" w:cs="Arial"/>
          <w:sz w:val="22"/>
        </w:rPr>
      </w:pPr>
      <w:r w:rsidRPr="001D19F6">
        <w:rPr>
          <w:rFonts w:ascii="Arial" w:eastAsia="굴림" w:hAnsi="Arial" w:cs="Arial"/>
          <w:kern w:val="0"/>
          <w:sz w:val="22"/>
        </w:rPr>
        <w:tab/>
        <w:t>______one hundred million won [Range: 1~99] __________ MW [Range: 0 ~ 9997]</w:t>
      </w:r>
    </w:p>
    <w:p w14:paraId="63BE871C" w14:textId="77777777" w:rsidR="00394C8F" w:rsidRPr="001D19F6" w:rsidRDefault="00394C8F" w:rsidP="00624BD4">
      <w:pPr>
        <w:wordWrap/>
        <w:spacing w:line="360" w:lineRule="auto"/>
        <w:rPr>
          <w:rFonts w:ascii="Arial" w:eastAsia="굴림" w:hAnsi="Arial" w:cs="Arial"/>
          <w:sz w:val="22"/>
        </w:rPr>
      </w:pPr>
    </w:p>
    <w:p w14:paraId="1F5221B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F135</w:t>
      </w:r>
      <w:r w:rsidR="00CF22B0" w:rsidRPr="001D19F6">
        <w:rPr>
          <w:rFonts w:ascii="Arial" w:eastAsia="굴림" w:hAnsi="Arial" w:cs="Arial"/>
          <w:sz w:val="22"/>
        </w:rPr>
        <w:t>. In what year and month did you take out the annuity</w:t>
      </w:r>
      <w:r w:rsidRPr="001D19F6">
        <w:rPr>
          <w:rFonts w:ascii="Arial" w:eastAsia="굴림" w:hAnsi="Arial" w:cs="Arial"/>
          <w:sz w:val="22"/>
        </w:rPr>
        <w:t xml:space="preserve"> insurance policy? (unit: year and month combined into 6 digits)</w:t>
      </w:r>
    </w:p>
    <w:p w14:paraId="2CE4AD45" w14:textId="496A0DE9"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D8004A" w:rsidRPr="001D19F6">
        <w:rPr>
          <w:rFonts w:ascii="Arial" w:eastAsia="굴림" w:hAnsi="Arial" w:cs="Arial"/>
          <w:kern w:val="0"/>
          <w:sz w:val="22"/>
        </w:rPr>
        <w:t xml:space="preserve">For </w:t>
      </w:r>
      <w:r w:rsidR="0060656D" w:rsidRPr="001D19F6">
        <w:rPr>
          <w:rFonts w:ascii="Arial" w:eastAsia="굴림" w:hAnsi="Arial" w:cs="Arial"/>
          <w:kern w:val="0"/>
          <w:sz w:val="22"/>
        </w:rPr>
        <w:t>example</w:t>
      </w:r>
      <w:r w:rsidR="00D8004A" w:rsidRPr="001D19F6">
        <w:rPr>
          <w:rFonts w:ascii="Arial" w:eastAsia="굴림" w:hAnsi="Arial" w:cs="Arial"/>
          <w:kern w:val="0"/>
          <w:sz w:val="22"/>
        </w:rPr>
        <w:t xml:space="preserve">, mark </w:t>
      </w:r>
      <w:del w:id="9245" w:author="Keis" w:date="2024-09-06T10:18:00Z">
        <w:r w:rsidR="002823C0" w:rsidDel="009F27DD">
          <w:rPr>
            <w:rFonts w:ascii="Arial" w:eastAsia="굴림" w:hAnsi="Arial" w:cs="Arial" w:hint="eastAsia"/>
            <w:color w:val="FF0000"/>
            <w:kern w:val="0"/>
            <w:sz w:val="22"/>
          </w:rPr>
          <w:delText>2019</w:delText>
        </w:r>
      </w:del>
      <w:ins w:id="9246" w:author="Keis" w:date="2024-09-06T10:18:00Z">
        <w:r w:rsidR="009F27DD" w:rsidRPr="009F27DD">
          <w:rPr>
            <w:rFonts w:ascii="Arial" w:eastAsia="굴림" w:hAnsi="Arial" w:cs="Arial" w:hint="eastAsia"/>
            <w:color w:val="00B050"/>
            <w:kern w:val="0"/>
            <w:sz w:val="22"/>
          </w:rPr>
          <w:t>2021</w:t>
        </w:r>
      </w:ins>
      <w:r w:rsidR="002823C0" w:rsidRPr="00996FA6">
        <w:rPr>
          <w:rFonts w:ascii="Arial" w:eastAsia="굴림" w:hAnsi="Arial" w:cs="Arial"/>
          <w:color w:val="000000" w:themeColor="text1"/>
          <w:kern w:val="0"/>
          <w:sz w:val="22"/>
          <w:rPrChange w:id="9247" w:author="Keis" w:date="2024-09-13T13:15:00Z">
            <w:rPr>
              <w:rFonts w:ascii="Arial" w:eastAsia="굴림" w:hAnsi="Arial" w:cs="Arial"/>
              <w:color w:val="FF0000"/>
              <w:kern w:val="0"/>
              <w:sz w:val="22"/>
            </w:rPr>
          </w:rPrChange>
        </w:rPr>
        <w:t>01</w:t>
      </w:r>
      <w:r w:rsidR="00D8004A" w:rsidRPr="001D19F6">
        <w:rPr>
          <w:rFonts w:ascii="Arial" w:eastAsia="굴림" w:hAnsi="Arial" w:cs="Arial"/>
          <w:kern w:val="0"/>
          <w:sz w:val="22"/>
        </w:rPr>
        <w:t xml:space="preserve"> for January </w:t>
      </w:r>
      <w:del w:id="9248" w:author="Keis" w:date="2024-09-06T10:18:00Z">
        <w:r w:rsidR="002823C0" w:rsidDel="009F27DD">
          <w:rPr>
            <w:rFonts w:ascii="Arial" w:eastAsia="굴림" w:hAnsi="Arial" w:cs="Arial" w:hint="eastAsia"/>
            <w:color w:val="FF0000"/>
            <w:kern w:val="0"/>
            <w:sz w:val="22"/>
          </w:rPr>
          <w:delText>2019</w:delText>
        </w:r>
      </w:del>
      <w:ins w:id="9249" w:author="Keis" w:date="2024-09-06T10:18:00Z">
        <w:r w:rsidR="009F27DD" w:rsidRPr="009F27DD">
          <w:rPr>
            <w:rFonts w:ascii="Arial" w:eastAsia="굴림" w:hAnsi="Arial" w:cs="Arial" w:hint="eastAsia"/>
            <w:color w:val="00B050"/>
            <w:kern w:val="0"/>
            <w:sz w:val="22"/>
          </w:rPr>
          <w:t>2021</w:t>
        </w:r>
      </w:ins>
      <w:r w:rsidR="00D8004A" w:rsidRPr="001D19F6">
        <w:rPr>
          <w:rFonts w:ascii="Arial" w:eastAsia="굴림" w:hAnsi="Arial" w:cs="Arial"/>
          <w:kern w:val="0"/>
          <w:sz w:val="22"/>
        </w:rPr>
        <w:t xml:space="preserve">. If the month is not clear, enter </w:t>
      </w:r>
      <w:del w:id="9250" w:author="Keis" w:date="2024-09-06T10:18:00Z">
        <w:r w:rsidR="002823C0" w:rsidDel="009F27DD">
          <w:rPr>
            <w:rFonts w:ascii="Arial" w:eastAsia="굴림" w:hAnsi="Arial" w:cs="Arial" w:hint="eastAsia"/>
            <w:color w:val="FF0000"/>
            <w:kern w:val="0"/>
            <w:sz w:val="22"/>
          </w:rPr>
          <w:delText>2019</w:delText>
        </w:r>
      </w:del>
      <w:ins w:id="9251" w:author="Keis" w:date="2024-09-06T10:18:00Z">
        <w:r w:rsidR="009F27DD" w:rsidRPr="009F27DD">
          <w:rPr>
            <w:rFonts w:ascii="Arial" w:eastAsia="굴림" w:hAnsi="Arial" w:cs="Arial" w:hint="eastAsia"/>
            <w:color w:val="00B050"/>
            <w:kern w:val="0"/>
            <w:sz w:val="22"/>
          </w:rPr>
          <w:t>2021</w:t>
        </w:r>
      </w:ins>
      <w:r w:rsidR="002823C0" w:rsidRPr="00996FA6">
        <w:rPr>
          <w:rFonts w:ascii="Arial" w:eastAsia="굴림" w:hAnsi="Arial" w:cs="Arial"/>
          <w:color w:val="000000" w:themeColor="text1"/>
          <w:kern w:val="0"/>
          <w:sz w:val="22"/>
          <w:rPrChange w:id="9252" w:author="Keis" w:date="2024-09-13T13:15:00Z">
            <w:rPr>
              <w:rFonts w:ascii="Arial" w:eastAsia="굴림" w:hAnsi="Arial" w:cs="Arial"/>
              <w:color w:val="FF0000"/>
              <w:kern w:val="0"/>
              <w:sz w:val="22"/>
            </w:rPr>
          </w:rPrChange>
        </w:rPr>
        <w:t>00</w:t>
      </w:r>
      <w:r w:rsidR="00D8004A" w:rsidRPr="001D19F6">
        <w:rPr>
          <w:rFonts w:ascii="Arial" w:eastAsia="굴림" w:hAnsi="Arial" w:cs="Arial"/>
          <w:kern w:val="0"/>
          <w:sz w:val="22"/>
        </w:rPr>
        <w:t>.</w:t>
      </w:r>
      <w:r w:rsidRPr="001D19F6">
        <w:rPr>
          <w:rFonts w:ascii="Arial" w:eastAsia="굴림" w:hAnsi="Arial" w:cs="Arial"/>
          <w:sz w:val="22"/>
        </w:rPr>
        <w:t>]</w:t>
      </w:r>
    </w:p>
    <w:p w14:paraId="5BD7FB98" w14:textId="68B6E21F" w:rsidR="00624BD4" w:rsidRPr="001D19F6" w:rsidRDefault="00621EE9"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190000~</w:t>
      </w:r>
      <w:del w:id="9253" w:author="Keis" w:date="2024-09-06T10:23:00Z">
        <w:r w:rsidR="002823C0" w:rsidDel="00817F07">
          <w:rPr>
            <w:rFonts w:ascii="Arial" w:eastAsia="굴림" w:hAnsi="Arial" w:cs="Arial" w:hint="eastAsia"/>
            <w:color w:val="FF0000"/>
            <w:sz w:val="22"/>
          </w:rPr>
          <w:delText>2020</w:delText>
        </w:r>
      </w:del>
      <w:ins w:id="9254" w:author="Keis" w:date="2024-09-06T10:23:00Z">
        <w:r w:rsidR="00817F07" w:rsidRPr="00817F07">
          <w:rPr>
            <w:rFonts w:ascii="Arial" w:eastAsia="굴림" w:hAnsi="Arial" w:cs="Arial" w:hint="eastAsia"/>
            <w:color w:val="00B050"/>
            <w:sz w:val="22"/>
          </w:rPr>
          <w:t>2022</w:t>
        </w:r>
      </w:ins>
      <w:r w:rsidR="002823C0" w:rsidRPr="00996FA6">
        <w:rPr>
          <w:rFonts w:ascii="Arial" w:eastAsia="굴림" w:hAnsi="Arial" w:cs="Arial"/>
          <w:color w:val="000000" w:themeColor="text1"/>
          <w:sz w:val="22"/>
          <w:rPrChange w:id="9255" w:author="Keis" w:date="2024-09-13T13:15:00Z">
            <w:rPr>
              <w:rFonts w:ascii="Arial" w:eastAsia="굴림" w:hAnsi="Arial" w:cs="Arial"/>
              <w:color w:val="FF0000"/>
              <w:sz w:val="22"/>
            </w:rPr>
          </w:rPrChange>
        </w:rPr>
        <w:t>11</w:t>
      </w:r>
      <w:r w:rsidR="00624BD4" w:rsidRPr="001D19F6">
        <w:rPr>
          <w:rFonts w:ascii="Arial" w:eastAsia="굴림" w:hAnsi="Arial" w:cs="Arial"/>
          <w:sz w:val="22"/>
        </w:rPr>
        <w:t>]</w:t>
      </w:r>
    </w:p>
    <w:p w14:paraId="07DBD3A8" w14:textId="77777777" w:rsidR="00624BD4" w:rsidRPr="001D19F6" w:rsidRDefault="00624BD4" w:rsidP="00624BD4">
      <w:pPr>
        <w:wordWrap/>
        <w:spacing w:line="360" w:lineRule="auto"/>
        <w:rPr>
          <w:rFonts w:ascii="Arial" w:eastAsia="굴림" w:hAnsi="Arial" w:cs="Arial"/>
          <w:sz w:val="22"/>
        </w:rPr>
      </w:pPr>
    </w:p>
    <w:p w14:paraId="17539AE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F136. At what age do you expect to</w:t>
      </w:r>
      <w:r w:rsidR="00B020E0" w:rsidRPr="001D19F6">
        <w:rPr>
          <w:rFonts w:ascii="Arial" w:eastAsia="굴림" w:hAnsi="Arial" w:cs="Arial"/>
          <w:sz w:val="22"/>
        </w:rPr>
        <w:t>w</w:t>
      </w:r>
      <w:r w:rsidRPr="001D19F6">
        <w:rPr>
          <w:rFonts w:ascii="Arial" w:eastAsia="굴림" w:hAnsi="Arial" w:cs="Arial"/>
          <w:sz w:val="22"/>
        </w:rPr>
        <w:t xml:space="preserve"> start receiving </w:t>
      </w:r>
      <w:r w:rsidR="00CF22B0" w:rsidRPr="001D19F6">
        <w:rPr>
          <w:rFonts w:ascii="Arial" w:eastAsia="굴림" w:hAnsi="Arial" w:cs="Arial"/>
          <w:sz w:val="22"/>
        </w:rPr>
        <w:t xml:space="preserve">annuity </w:t>
      </w:r>
      <w:r w:rsidR="00DA33ED" w:rsidRPr="001D19F6">
        <w:rPr>
          <w:rFonts w:ascii="Arial" w:eastAsia="굴림" w:hAnsi="Arial" w:cs="Arial"/>
          <w:sz w:val="22"/>
        </w:rPr>
        <w:t xml:space="preserve">payment </w:t>
      </w:r>
      <w:r w:rsidRPr="001D19F6">
        <w:rPr>
          <w:rFonts w:ascii="Arial" w:eastAsia="굴림" w:hAnsi="Arial" w:cs="Arial"/>
          <w:sz w:val="22"/>
        </w:rPr>
        <w:t xml:space="preserve">from your </w:t>
      </w:r>
      <w:r w:rsidR="0081026B" w:rsidRPr="001D19F6">
        <w:rPr>
          <w:rFonts w:ascii="Arial" w:eastAsia="굴림" w:hAnsi="Arial" w:cs="Arial"/>
          <w:sz w:val="22"/>
        </w:rPr>
        <w:t>annuity</w:t>
      </w:r>
      <w:r w:rsidR="00DA33ED" w:rsidRPr="001D19F6">
        <w:rPr>
          <w:rFonts w:ascii="Arial" w:eastAsia="굴림" w:hAnsi="Arial" w:cs="Arial"/>
          <w:sz w:val="22"/>
        </w:rPr>
        <w:t xml:space="preserve"> i</w:t>
      </w:r>
      <w:r w:rsidRPr="001D19F6">
        <w:rPr>
          <w:rFonts w:ascii="Arial" w:eastAsia="굴림" w:hAnsi="Arial" w:cs="Arial"/>
          <w:sz w:val="22"/>
        </w:rPr>
        <w:t>nsurance policy?</w:t>
      </w:r>
    </w:p>
    <w:p w14:paraId="7D6AD666" w14:textId="77777777" w:rsidR="00624BD4" w:rsidRPr="001D19F6" w:rsidRDefault="00DA33ED"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years old [</w:t>
      </w:r>
      <w:r w:rsidR="003608C0" w:rsidRPr="001D19F6">
        <w:rPr>
          <w:rFonts w:ascii="Arial" w:eastAsia="굴림" w:hAnsi="Arial" w:cs="Arial"/>
          <w:sz w:val="22"/>
        </w:rPr>
        <w:t xml:space="preserve">Range: </w:t>
      </w:r>
      <w:r w:rsidR="00624BD4" w:rsidRPr="001D19F6">
        <w:rPr>
          <w:rFonts w:ascii="Arial" w:eastAsia="굴림" w:hAnsi="Arial" w:cs="Arial"/>
          <w:sz w:val="22"/>
        </w:rPr>
        <w:t>45~65]</w:t>
      </w:r>
    </w:p>
    <w:p w14:paraId="06B00DA1" w14:textId="77777777" w:rsidR="00624BD4" w:rsidRPr="001D19F6" w:rsidRDefault="00624BD4" w:rsidP="00624BD4">
      <w:pPr>
        <w:wordWrap/>
        <w:spacing w:line="360" w:lineRule="auto"/>
        <w:rPr>
          <w:rFonts w:ascii="Arial" w:eastAsia="굴림" w:hAnsi="Arial" w:cs="Arial"/>
          <w:sz w:val="22"/>
        </w:rPr>
      </w:pPr>
    </w:p>
    <w:p w14:paraId="2B0795A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F137. </w:t>
      </w:r>
      <w:r w:rsidR="00DA33ED" w:rsidRPr="001D19F6">
        <w:rPr>
          <w:rFonts w:ascii="Arial" w:eastAsia="굴림" w:hAnsi="Arial" w:cs="Arial"/>
          <w:sz w:val="22"/>
        </w:rPr>
        <w:t>How much do you expect to receive on a monthly basis from</w:t>
      </w:r>
      <w:r w:rsidRPr="001D19F6">
        <w:rPr>
          <w:rFonts w:ascii="Arial" w:eastAsia="굴림" w:hAnsi="Arial" w:cs="Arial"/>
          <w:sz w:val="22"/>
        </w:rPr>
        <w:t xml:space="preserve"> your</w:t>
      </w:r>
      <w:r w:rsidR="00DA33ED" w:rsidRPr="001D19F6">
        <w:rPr>
          <w:rFonts w:ascii="Arial" w:eastAsia="굴림" w:hAnsi="Arial" w:cs="Arial"/>
          <w:sz w:val="22"/>
        </w:rPr>
        <w:t xml:space="preserve"> </w:t>
      </w:r>
      <w:r w:rsidR="0081026B" w:rsidRPr="001D19F6">
        <w:rPr>
          <w:rFonts w:ascii="Arial" w:eastAsia="굴림" w:hAnsi="Arial" w:cs="Arial"/>
          <w:sz w:val="22"/>
        </w:rPr>
        <w:t>annuity</w:t>
      </w:r>
      <w:r w:rsidR="00DA33ED" w:rsidRPr="001D19F6">
        <w:rPr>
          <w:rFonts w:ascii="Arial" w:eastAsia="굴림" w:hAnsi="Arial" w:cs="Arial"/>
          <w:sz w:val="22"/>
        </w:rPr>
        <w:t xml:space="preserve"> </w:t>
      </w:r>
      <w:r w:rsidRPr="001D19F6">
        <w:rPr>
          <w:rFonts w:ascii="Arial" w:eastAsia="굴림" w:hAnsi="Arial" w:cs="Arial"/>
          <w:sz w:val="22"/>
        </w:rPr>
        <w:t>insurance</w:t>
      </w:r>
      <w:r w:rsidR="000C1C82" w:rsidRPr="001D19F6">
        <w:rPr>
          <w:rFonts w:ascii="Arial" w:eastAsia="굴림" w:hAnsi="Arial" w:cs="Arial"/>
          <w:sz w:val="22"/>
        </w:rPr>
        <w:t xml:space="preserve"> policy?</w:t>
      </w:r>
      <w:r w:rsidRPr="001D19F6">
        <w:rPr>
          <w:rFonts w:ascii="Arial" w:eastAsia="굴림" w:hAnsi="Arial" w:cs="Arial"/>
          <w:sz w:val="22"/>
        </w:rPr>
        <w:t xml:space="preserve"> (unit: 10,000 Korean won)</w:t>
      </w:r>
    </w:p>
    <w:p w14:paraId="5D052266" w14:textId="77777777" w:rsidR="004463B6" w:rsidRPr="001D19F6" w:rsidRDefault="004463B6" w:rsidP="004463B6">
      <w:pPr>
        <w:wordWrap/>
        <w:spacing w:line="360" w:lineRule="auto"/>
        <w:rPr>
          <w:rFonts w:ascii="Arial" w:eastAsia="굴림" w:hAnsi="Arial" w:cs="Arial"/>
          <w:sz w:val="22"/>
        </w:rPr>
      </w:pPr>
      <w:r w:rsidRPr="001D19F6">
        <w:rPr>
          <w:rFonts w:ascii="Arial" w:eastAsia="굴림" w:hAnsi="Arial" w:cs="Arial"/>
          <w:sz w:val="22"/>
        </w:rPr>
        <w:t xml:space="preserve">[IWER: Please enter ‘100,000,000 Korean won (one hundred million won)’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29059120" w14:textId="77777777" w:rsidR="004463B6" w:rsidRPr="001D19F6" w:rsidRDefault="004463B6" w:rsidP="004463B6">
      <w:pPr>
        <w:wordWrap/>
        <w:spacing w:line="360" w:lineRule="auto"/>
        <w:rPr>
          <w:rFonts w:ascii="Arial" w:eastAsia="굴림" w:hAnsi="Arial" w:cs="Arial"/>
          <w:sz w:val="22"/>
        </w:rPr>
      </w:pPr>
      <w:r w:rsidRPr="001D19F6">
        <w:rPr>
          <w:rFonts w:ascii="Arial" w:eastAsia="굴림" w:hAnsi="Arial" w:cs="Arial"/>
          <w:kern w:val="0"/>
          <w:sz w:val="22"/>
        </w:rPr>
        <w:lastRenderedPageBreak/>
        <w:tab/>
        <w:t>______one hundred million won [Range: 1~99] __________ MW [Range: 0 ~ 9997]</w:t>
      </w:r>
    </w:p>
    <w:p w14:paraId="559D4BF2" w14:textId="77777777" w:rsidR="00DE599A" w:rsidRPr="001D19F6" w:rsidRDefault="00DE599A" w:rsidP="00624BD4">
      <w:pPr>
        <w:wordWrap/>
        <w:spacing w:line="360" w:lineRule="auto"/>
        <w:rPr>
          <w:rFonts w:ascii="Arial" w:eastAsia="굴림" w:hAnsi="Arial" w:cs="Arial"/>
          <w:sz w:val="22"/>
        </w:rPr>
      </w:pPr>
    </w:p>
    <w:p w14:paraId="0E775C28" w14:textId="77777777" w:rsidR="0054415A" w:rsidRPr="001D19F6" w:rsidRDefault="00A36AB2" w:rsidP="00A36AB2">
      <w:pPr>
        <w:wordWrap/>
        <w:spacing w:line="360" w:lineRule="auto"/>
        <w:rPr>
          <w:rFonts w:ascii="Arial" w:eastAsia="굴림" w:hAnsi="Arial" w:cs="Arial"/>
          <w:b/>
          <w:sz w:val="22"/>
          <w:shd w:val="clear" w:color="auto" w:fill="FFFFFF"/>
        </w:rPr>
      </w:pPr>
      <w:r w:rsidRPr="001D19F6">
        <w:rPr>
          <w:rFonts w:ascii="Arial" w:eastAsia="굴림" w:hAnsi="Arial" w:cs="Arial"/>
          <w:b/>
          <w:sz w:val="22"/>
          <w:shd w:val="clear" w:color="auto" w:fill="FFFFFF"/>
        </w:rPr>
        <w:t xml:space="preserve">&lt; </w:t>
      </w:r>
      <w:r w:rsidR="00AC2FEE" w:rsidRPr="001D19F6">
        <w:rPr>
          <w:rFonts w:ascii="Arial" w:eastAsia="굴림" w:hAnsi="Arial" w:cs="Arial"/>
          <w:b/>
          <w:sz w:val="22"/>
          <w:shd w:val="clear" w:color="auto" w:fill="FFFFFF"/>
        </w:rPr>
        <w:t>Lending money</w:t>
      </w:r>
      <w:r w:rsidRPr="001D19F6">
        <w:rPr>
          <w:rFonts w:ascii="Arial" w:eastAsia="굴림" w:hAnsi="Arial" w:cs="Arial"/>
          <w:b/>
          <w:sz w:val="22"/>
          <w:shd w:val="clear" w:color="auto" w:fill="FFFFFF"/>
        </w:rPr>
        <w:t xml:space="preserve"> &gt;</w:t>
      </w:r>
    </w:p>
    <w:p w14:paraId="14172AD3" w14:textId="77777777" w:rsidR="00624BD4" w:rsidRPr="001D19F6" w:rsidRDefault="00CF22B0" w:rsidP="00624BD4">
      <w:pPr>
        <w:wordWrap/>
        <w:spacing w:line="360" w:lineRule="auto"/>
        <w:rPr>
          <w:rFonts w:ascii="Arial" w:eastAsia="굴림" w:hAnsi="Arial" w:cs="Arial"/>
          <w:sz w:val="22"/>
        </w:rPr>
      </w:pPr>
      <w:r w:rsidRPr="001D19F6">
        <w:rPr>
          <w:rFonts w:ascii="Arial" w:eastAsia="굴림" w:hAnsi="Arial" w:cs="Arial"/>
          <w:sz w:val="22"/>
        </w:rPr>
        <w:t xml:space="preserve">F138. </w:t>
      </w:r>
      <w:r w:rsidR="00341143" w:rsidRPr="001D19F6">
        <w:rPr>
          <w:rFonts w:ascii="Arial" w:eastAsia="굴림" w:hAnsi="Arial" w:cs="Arial"/>
          <w:sz w:val="22"/>
        </w:rPr>
        <w:t xml:space="preserve">Are </w:t>
      </w:r>
      <w:r w:rsidRPr="001D19F6">
        <w:rPr>
          <w:rFonts w:ascii="Arial" w:eastAsia="굴림" w:hAnsi="Arial" w:cs="Arial"/>
          <w:sz w:val="22"/>
        </w:rPr>
        <w:t xml:space="preserve">you </w:t>
      </w:r>
      <w:r w:rsidR="00A36AB2" w:rsidRPr="001D19F6">
        <w:rPr>
          <w:rFonts w:ascii="Arial" w:eastAsia="굴림" w:hAnsi="Arial" w:cs="Arial"/>
          <w:sz w:val="22"/>
        </w:rPr>
        <w:t xml:space="preserve">currently </w:t>
      </w:r>
      <w:r w:rsidRPr="001D19F6">
        <w:rPr>
          <w:rFonts w:ascii="Arial" w:eastAsia="굴림" w:hAnsi="Arial" w:cs="Arial"/>
          <w:sz w:val="22"/>
        </w:rPr>
        <w:t>lend</w:t>
      </w:r>
      <w:r w:rsidR="00341143" w:rsidRPr="001D19F6">
        <w:rPr>
          <w:rFonts w:ascii="Arial" w:eastAsia="굴림" w:hAnsi="Arial" w:cs="Arial"/>
          <w:sz w:val="22"/>
        </w:rPr>
        <w:t>ing</w:t>
      </w:r>
      <w:r w:rsidR="00624BD4" w:rsidRPr="001D19F6">
        <w:rPr>
          <w:rFonts w:ascii="Arial" w:eastAsia="굴림" w:hAnsi="Arial" w:cs="Arial"/>
          <w:sz w:val="22"/>
        </w:rPr>
        <w:t xml:space="preserve"> money</w:t>
      </w:r>
      <w:r w:rsidRPr="001D19F6">
        <w:rPr>
          <w:rFonts w:ascii="Arial" w:eastAsia="굴림" w:hAnsi="Arial" w:cs="Arial"/>
          <w:sz w:val="22"/>
        </w:rPr>
        <w:t xml:space="preserve"> to another person</w:t>
      </w:r>
      <w:r w:rsidR="00624BD4" w:rsidRPr="001D19F6">
        <w:rPr>
          <w:rFonts w:ascii="Arial" w:eastAsia="굴림" w:hAnsi="Arial" w:cs="Arial"/>
          <w:sz w:val="22"/>
        </w:rPr>
        <w:t>, including</w:t>
      </w:r>
      <w:r w:rsidR="00A36AB2" w:rsidRPr="001D19F6">
        <w:rPr>
          <w:rFonts w:ascii="Arial" w:eastAsia="굴림" w:hAnsi="Arial" w:cs="Arial"/>
          <w:sz w:val="22"/>
        </w:rPr>
        <w:t xml:space="preserve"> </w:t>
      </w:r>
      <w:r w:rsidR="00624BD4" w:rsidRPr="001D19F6">
        <w:rPr>
          <w:rFonts w:ascii="Arial" w:eastAsia="굴림" w:hAnsi="Arial" w:cs="Arial"/>
          <w:sz w:val="22"/>
        </w:rPr>
        <w:t>family members?</w:t>
      </w:r>
    </w:p>
    <w:p w14:paraId="57D28E4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Only include </w:t>
      </w:r>
      <w:r w:rsidR="00341143" w:rsidRPr="001D19F6">
        <w:rPr>
          <w:rFonts w:ascii="Arial" w:eastAsia="굴림" w:hAnsi="Arial" w:cs="Arial"/>
          <w:sz w:val="22"/>
        </w:rPr>
        <w:t xml:space="preserve">money </w:t>
      </w:r>
      <w:r w:rsidRPr="001D19F6">
        <w:rPr>
          <w:rFonts w:ascii="Arial" w:eastAsia="굴림" w:hAnsi="Arial" w:cs="Arial"/>
          <w:sz w:val="22"/>
        </w:rPr>
        <w:t>that will be repaid</w:t>
      </w:r>
      <w:r w:rsidR="00CF22B0" w:rsidRPr="001D19F6">
        <w:rPr>
          <w:rFonts w:ascii="Arial" w:eastAsia="굴림" w:hAnsi="Arial" w:cs="Arial"/>
          <w:sz w:val="22"/>
        </w:rPr>
        <w:t>.</w:t>
      </w:r>
      <w:r w:rsidRPr="001D19F6">
        <w:rPr>
          <w:rFonts w:ascii="Arial" w:eastAsia="굴림" w:hAnsi="Arial" w:cs="Arial"/>
          <w:sz w:val="22"/>
        </w:rPr>
        <w:t>]</w:t>
      </w:r>
    </w:p>
    <w:p w14:paraId="43A951BF" w14:textId="77777777" w:rsidR="00A36AB2" w:rsidRPr="001D19F6" w:rsidRDefault="00A36AB2" w:rsidP="00F14BA4">
      <w:pPr>
        <w:pStyle w:val="a6"/>
        <w:numPr>
          <w:ilvl w:val="0"/>
          <w:numId w:val="76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F145</w:t>
      </w:r>
    </w:p>
    <w:p w14:paraId="51B1F450" w14:textId="77777777" w:rsidR="006B569D" w:rsidRPr="001D19F6" w:rsidRDefault="006B569D" w:rsidP="000E1AA0">
      <w:pPr>
        <w:wordWrap/>
        <w:spacing w:line="360" w:lineRule="auto"/>
        <w:rPr>
          <w:rFonts w:ascii="Arial" w:eastAsia="굴림" w:hAnsi="Arial" w:cs="Arial"/>
          <w:sz w:val="22"/>
        </w:rPr>
      </w:pPr>
    </w:p>
    <w:p w14:paraId="32F6786E"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F139.</w:t>
      </w:r>
      <w:r w:rsidR="003C52D9" w:rsidRPr="001D19F6">
        <w:rPr>
          <w:rFonts w:ascii="Arial" w:eastAsia="굴림" w:hAnsi="Arial" w:cs="Arial"/>
          <w:sz w:val="22"/>
        </w:rPr>
        <w:t xml:space="preserve"> How much are you currently lending in total? </w:t>
      </w:r>
      <w:r w:rsidRPr="001D19F6">
        <w:rPr>
          <w:rFonts w:ascii="Arial" w:eastAsia="굴림" w:hAnsi="Arial" w:cs="Arial"/>
          <w:sz w:val="22"/>
        </w:rPr>
        <w:t>(unit: 10,000 Korean won)</w:t>
      </w:r>
    </w:p>
    <w:p w14:paraId="3476E5DC" w14:textId="77777777" w:rsidR="005634BE" w:rsidRPr="001D19F6" w:rsidRDefault="005634BE" w:rsidP="005634BE">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505CF0DA" w14:textId="77777777" w:rsidR="005634BE" w:rsidRPr="001D19F6" w:rsidRDefault="005634BE" w:rsidP="005634B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F145</w:t>
      </w:r>
    </w:p>
    <w:p w14:paraId="1890C36C"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F140~F144 unfolding</w:t>
      </w:r>
    </w:p>
    <w:p w14:paraId="04A5D31D"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F140~F144 unfolding</w:t>
      </w:r>
    </w:p>
    <w:p w14:paraId="68A0C0F2" w14:textId="77777777" w:rsidR="00624BD4" w:rsidRPr="001D19F6" w:rsidRDefault="00624BD4" w:rsidP="000E1AA0">
      <w:pPr>
        <w:wordWrap/>
        <w:spacing w:line="360" w:lineRule="auto"/>
        <w:rPr>
          <w:rFonts w:ascii="Arial" w:eastAsia="굴림" w:hAnsi="Arial" w:cs="Arial"/>
          <w:sz w:val="22"/>
        </w:rPr>
      </w:pPr>
    </w:p>
    <w:p w14:paraId="7A16F3B4"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F140~F144. Unfolding bracket questions &gt;</w:t>
      </w:r>
    </w:p>
    <w:p w14:paraId="5D9040E4" w14:textId="77777777" w:rsidR="003C52D9" w:rsidRPr="001D19F6" w:rsidRDefault="003C52D9" w:rsidP="000E1AA0">
      <w:pPr>
        <w:wordWrap/>
        <w:spacing w:line="360" w:lineRule="auto"/>
        <w:rPr>
          <w:rFonts w:ascii="Arial" w:eastAsia="굴림" w:hAnsi="Arial" w:cs="Arial"/>
          <w:sz w:val="22"/>
        </w:rPr>
      </w:pPr>
      <w:r w:rsidRPr="001D19F6">
        <w:rPr>
          <w:rFonts w:ascii="Arial" w:eastAsia="굴림" w:hAnsi="Arial" w:cs="Arial"/>
          <w:kern w:val="0"/>
          <w:sz w:val="22"/>
        </w:rPr>
        <w:t>[IWER: Go back to F139 and record if R answers the amount during the interview.]</w:t>
      </w:r>
    </w:p>
    <w:p w14:paraId="02165874"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F140. </w:t>
      </w:r>
      <w:r w:rsidR="00341143"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 MW (10,000 Korean won)?</w:t>
      </w:r>
    </w:p>
    <w:p w14:paraId="2E4C03A7"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3534E946"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49E5F779"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1653BD05" w14:textId="77777777" w:rsidR="00624BD4" w:rsidRPr="001D19F6" w:rsidRDefault="00624BD4" w:rsidP="00624BD4">
      <w:pPr>
        <w:wordWrap/>
        <w:spacing w:line="360" w:lineRule="auto"/>
        <w:rPr>
          <w:rFonts w:ascii="Arial" w:eastAsia="굴림" w:hAnsi="Arial" w:cs="Arial"/>
          <w:sz w:val="22"/>
        </w:rPr>
      </w:pPr>
    </w:p>
    <w:p w14:paraId="2587170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F141. </w:t>
      </w:r>
      <w:r w:rsidR="00341143"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 MW (10,000 Korean won)?</w:t>
      </w:r>
    </w:p>
    <w:p w14:paraId="4A8C03F8"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78812E69"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0EDE72E0"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06E9B141" w14:textId="77777777" w:rsidR="00624BD4" w:rsidRPr="001D19F6" w:rsidRDefault="00624BD4" w:rsidP="00624BD4">
      <w:pPr>
        <w:wordWrap/>
        <w:spacing w:line="360" w:lineRule="auto"/>
        <w:rPr>
          <w:rFonts w:ascii="Arial" w:eastAsia="굴림" w:hAnsi="Arial" w:cs="Arial"/>
          <w:sz w:val="22"/>
        </w:rPr>
      </w:pPr>
    </w:p>
    <w:p w14:paraId="4E41AEB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F142. </w:t>
      </w:r>
      <w:r w:rsidR="00341143"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 MW (10,000 Korean won)?</w:t>
      </w:r>
    </w:p>
    <w:p w14:paraId="48D9048A"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88FFC59"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6D0B07B"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F0F49D5" w14:textId="77777777" w:rsidR="00624BD4" w:rsidRPr="001D19F6" w:rsidRDefault="00624BD4" w:rsidP="00624BD4">
      <w:pPr>
        <w:wordWrap/>
        <w:spacing w:line="360" w:lineRule="auto"/>
        <w:rPr>
          <w:rFonts w:ascii="Arial" w:eastAsia="굴림" w:hAnsi="Arial" w:cs="Arial"/>
          <w:sz w:val="22"/>
        </w:rPr>
      </w:pPr>
    </w:p>
    <w:p w14:paraId="2890407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F143. </w:t>
      </w:r>
      <w:r w:rsidR="00341143" w:rsidRPr="001D19F6">
        <w:rPr>
          <w:rFonts w:ascii="Arial" w:eastAsia="굴림" w:hAnsi="Arial" w:cs="Arial"/>
          <w:sz w:val="22"/>
        </w:rPr>
        <w:t xml:space="preserve">Does </w:t>
      </w:r>
      <w:r w:rsidRPr="001D19F6">
        <w:rPr>
          <w:rFonts w:ascii="Arial" w:eastAsia="굴림" w:hAnsi="Arial" w:cs="Arial"/>
          <w:sz w:val="22"/>
        </w:rPr>
        <w:t>it amount to less than, about equal to or more than 5,000 MW (10,000 Korean won)?</w:t>
      </w:r>
    </w:p>
    <w:p w14:paraId="410668D4"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2DF0650F"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7A61B455"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1501073" w14:textId="77777777" w:rsidR="00624BD4" w:rsidRPr="001D19F6" w:rsidRDefault="00624BD4" w:rsidP="00624BD4">
      <w:pPr>
        <w:wordWrap/>
        <w:spacing w:line="360" w:lineRule="auto"/>
        <w:rPr>
          <w:rFonts w:ascii="Arial" w:eastAsia="굴림" w:hAnsi="Arial" w:cs="Arial"/>
          <w:sz w:val="22"/>
        </w:rPr>
      </w:pPr>
    </w:p>
    <w:p w14:paraId="4793D11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lastRenderedPageBreak/>
        <w:t xml:space="preserve">F144. </w:t>
      </w:r>
      <w:r w:rsidR="00341143" w:rsidRPr="001D19F6">
        <w:rPr>
          <w:rFonts w:ascii="Arial" w:eastAsia="굴림" w:hAnsi="Arial" w:cs="Arial"/>
          <w:sz w:val="22"/>
        </w:rPr>
        <w:t xml:space="preserve">Does </w:t>
      </w:r>
      <w:r w:rsidRPr="001D19F6">
        <w:rPr>
          <w:rFonts w:ascii="Arial" w:eastAsia="굴림" w:hAnsi="Arial" w:cs="Arial"/>
          <w:sz w:val="22"/>
        </w:rPr>
        <w:t>it amount to less than, about equal to or more than 10,000 MW (10,000</w:t>
      </w:r>
      <w:r w:rsidR="00E67AAA" w:rsidRPr="001D19F6">
        <w:rPr>
          <w:rFonts w:ascii="Arial" w:eastAsia="굴림" w:hAnsi="Arial" w:cs="Arial"/>
          <w:sz w:val="22"/>
        </w:rPr>
        <w:t xml:space="preserve"> </w:t>
      </w:r>
      <w:r w:rsidRPr="001D19F6">
        <w:rPr>
          <w:rFonts w:ascii="Arial" w:eastAsia="굴림" w:hAnsi="Arial" w:cs="Arial"/>
          <w:sz w:val="22"/>
        </w:rPr>
        <w:t>Korean won)?</w:t>
      </w:r>
    </w:p>
    <w:p w14:paraId="0CC91382"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18FE25E4"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69005020" w14:textId="77777777" w:rsidR="00624BD4"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4C0ED396" w14:textId="77777777" w:rsidR="003C52D9" w:rsidRPr="001D19F6" w:rsidRDefault="003C52D9" w:rsidP="003C52D9">
      <w:pPr>
        <w:wordWrap/>
        <w:spacing w:line="360" w:lineRule="auto"/>
        <w:rPr>
          <w:rFonts w:ascii="Arial" w:eastAsia="굴림" w:hAnsi="Arial" w:cs="Arial"/>
          <w:b/>
          <w:sz w:val="22"/>
        </w:rPr>
      </w:pPr>
    </w:p>
    <w:p w14:paraId="6FD7F3E9" w14:textId="77777777" w:rsidR="00AC2FEE" w:rsidRPr="001D19F6" w:rsidRDefault="003C52D9" w:rsidP="003C52D9">
      <w:pPr>
        <w:wordWrap/>
        <w:spacing w:line="360" w:lineRule="auto"/>
        <w:rPr>
          <w:rFonts w:ascii="Arial" w:eastAsia="굴림" w:hAnsi="Arial" w:cs="Arial"/>
          <w:b/>
          <w:sz w:val="22"/>
        </w:rPr>
      </w:pPr>
      <w:r w:rsidRPr="001D19F6">
        <w:rPr>
          <w:rFonts w:ascii="Arial" w:eastAsia="굴림" w:hAnsi="Arial" w:cs="Arial"/>
          <w:b/>
          <w:sz w:val="22"/>
        </w:rPr>
        <w:t xml:space="preserve">&lt; </w:t>
      </w:r>
      <w:r w:rsidR="00AC2FEE" w:rsidRPr="001D19F6">
        <w:rPr>
          <w:rFonts w:ascii="Arial" w:eastAsia="굴림" w:hAnsi="Arial" w:cs="Arial"/>
          <w:b/>
          <w:sz w:val="22"/>
        </w:rPr>
        <w:t>Private saving club</w:t>
      </w:r>
      <w:r w:rsidR="000E1AA0" w:rsidRPr="001D19F6">
        <w:rPr>
          <w:rFonts w:ascii="Arial" w:eastAsia="굴림" w:hAnsi="Arial" w:cs="Arial"/>
          <w:b/>
          <w:sz w:val="22"/>
        </w:rPr>
        <w:t xml:space="preserve"> </w:t>
      </w:r>
      <w:r w:rsidR="00AC2FEE" w:rsidRPr="001D19F6">
        <w:rPr>
          <w:rFonts w:ascii="Arial" w:eastAsia="굴림" w:hAnsi="Arial" w:cs="Arial"/>
          <w:b/>
          <w:sz w:val="22"/>
        </w:rPr>
        <w:t>(</w:t>
      </w:r>
      <w:proofErr w:type="spellStart"/>
      <w:r w:rsidR="00AC2FEE" w:rsidRPr="001D19F6">
        <w:rPr>
          <w:rFonts w:ascii="Arial" w:eastAsia="굴림" w:hAnsi="Arial" w:cs="Arial"/>
          <w:b/>
          <w:sz w:val="22"/>
        </w:rPr>
        <w:t>Gye</w:t>
      </w:r>
      <w:proofErr w:type="spellEnd"/>
      <w:r w:rsidR="00AC2FEE" w:rsidRPr="001D19F6">
        <w:rPr>
          <w:rFonts w:ascii="Arial" w:eastAsia="굴림" w:hAnsi="Arial" w:cs="Arial"/>
          <w:b/>
          <w:sz w:val="22"/>
        </w:rPr>
        <w:t>)</w:t>
      </w:r>
      <w:r w:rsidRPr="001D19F6">
        <w:rPr>
          <w:rFonts w:ascii="Arial" w:eastAsia="굴림" w:hAnsi="Arial" w:cs="Arial"/>
          <w:b/>
          <w:sz w:val="22"/>
        </w:rPr>
        <w:t xml:space="preserve"> &gt;</w:t>
      </w:r>
    </w:p>
    <w:p w14:paraId="4AB52A5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F145. Are you currently a member of any private savings club (</w:t>
      </w:r>
      <w:proofErr w:type="spellStart"/>
      <w:r w:rsidRPr="001D19F6">
        <w:rPr>
          <w:rFonts w:ascii="Arial" w:eastAsia="굴림" w:hAnsi="Arial" w:cs="Arial"/>
          <w:sz w:val="22"/>
        </w:rPr>
        <w:t>Gye</w:t>
      </w:r>
      <w:proofErr w:type="spellEnd"/>
      <w:r w:rsidRPr="001D19F6">
        <w:rPr>
          <w:rFonts w:ascii="Arial" w:eastAsia="굴림" w:hAnsi="Arial" w:cs="Arial"/>
          <w:sz w:val="22"/>
        </w:rPr>
        <w:t>)?</w:t>
      </w:r>
    </w:p>
    <w:p w14:paraId="2326B083" w14:textId="77777777" w:rsidR="003C52D9" w:rsidRPr="001D19F6" w:rsidRDefault="003C52D9" w:rsidP="00F14BA4">
      <w:pPr>
        <w:pStyle w:val="a6"/>
        <w:numPr>
          <w:ilvl w:val="0"/>
          <w:numId w:val="76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F158</w:t>
      </w:r>
    </w:p>
    <w:p w14:paraId="1E4E680F" w14:textId="77777777" w:rsidR="005C0195" w:rsidRPr="001D19F6" w:rsidRDefault="005C0195" w:rsidP="005C0195">
      <w:pPr>
        <w:pStyle w:val="a6"/>
        <w:tabs>
          <w:tab w:val="left" w:pos="5245"/>
        </w:tabs>
        <w:wordWrap/>
        <w:spacing w:line="360" w:lineRule="auto"/>
        <w:ind w:leftChars="0" w:left="760"/>
        <w:rPr>
          <w:rFonts w:ascii="Arial" w:eastAsia="굴림" w:hAnsi="Arial" w:cs="Arial"/>
          <w:sz w:val="22"/>
        </w:rPr>
      </w:pPr>
    </w:p>
    <w:p w14:paraId="40FAD274"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F146. How much mo</w:t>
      </w:r>
      <w:r w:rsidR="00341143" w:rsidRPr="001D19F6">
        <w:rPr>
          <w:rFonts w:ascii="Arial" w:eastAsia="굴림" w:hAnsi="Arial" w:cs="Arial"/>
          <w:sz w:val="22"/>
        </w:rPr>
        <w:t xml:space="preserve">ney have you saved through </w:t>
      </w:r>
      <w:r w:rsidR="00DE5C81" w:rsidRPr="001D19F6">
        <w:rPr>
          <w:rFonts w:ascii="Arial" w:eastAsia="굴림" w:hAnsi="Arial" w:cs="Arial"/>
          <w:sz w:val="22"/>
        </w:rPr>
        <w:t>the private</w:t>
      </w:r>
      <w:r w:rsidRPr="001D19F6">
        <w:rPr>
          <w:rFonts w:ascii="Arial" w:eastAsia="굴림" w:hAnsi="Arial" w:cs="Arial"/>
          <w:sz w:val="22"/>
        </w:rPr>
        <w:t xml:space="preserve"> savings club (</w:t>
      </w:r>
      <w:proofErr w:type="spellStart"/>
      <w:r w:rsidRPr="001D19F6">
        <w:rPr>
          <w:rFonts w:ascii="Arial" w:eastAsia="굴림" w:hAnsi="Arial" w:cs="Arial"/>
          <w:sz w:val="22"/>
        </w:rPr>
        <w:t>Gye</w:t>
      </w:r>
      <w:proofErr w:type="spellEnd"/>
      <w:r w:rsidRPr="001D19F6">
        <w:rPr>
          <w:rFonts w:ascii="Arial" w:eastAsia="굴림" w:hAnsi="Arial" w:cs="Arial"/>
          <w:sz w:val="22"/>
        </w:rPr>
        <w:t xml:space="preserve">) so far? </w:t>
      </w:r>
      <w:r w:rsidR="00DD3DD5" w:rsidRPr="001D19F6">
        <w:rPr>
          <w:rFonts w:ascii="Arial" w:eastAsia="굴림" w:hAnsi="Arial" w:cs="Arial"/>
          <w:sz w:val="22"/>
        </w:rPr>
        <w:t>Exc</w:t>
      </w:r>
      <w:r w:rsidRPr="001D19F6">
        <w:rPr>
          <w:rFonts w:ascii="Arial" w:eastAsia="굴림" w:hAnsi="Arial" w:cs="Arial"/>
          <w:sz w:val="22"/>
        </w:rPr>
        <w:t>lude the amount that you have already</w:t>
      </w:r>
      <w:r w:rsidR="00341143" w:rsidRPr="001D19F6">
        <w:rPr>
          <w:rFonts w:ascii="Arial" w:eastAsia="굴림" w:hAnsi="Arial" w:cs="Arial"/>
          <w:sz w:val="22"/>
        </w:rPr>
        <w:t xml:space="preserve"> withdrawn.</w:t>
      </w:r>
      <w:r w:rsidRPr="001D19F6">
        <w:rPr>
          <w:rFonts w:ascii="Arial" w:eastAsia="굴림" w:hAnsi="Arial" w:cs="Arial"/>
          <w:sz w:val="22"/>
        </w:rPr>
        <w:t xml:space="preserve"> (unit: 10,000Korean won)</w:t>
      </w:r>
    </w:p>
    <w:p w14:paraId="71687F29" w14:textId="77777777" w:rsidR="005634BE" w:rsidRPr="001D19F6" w:rsidRDefault="008B44D5" w:rsidP="005634BE">
      <w:pPr>
        <w:wordWrap/>
        <w:spacing w:line="360" w:lineRule="auto"/>
        <w:rPr>
          <w:rFonts w:ascii="Arial" w:eastAsia="굴림" w:hAnsi="Arial" w:cs="Arial"/>
          <w:sz w:val="22"/>
        </w:rPr>
      </w:pPr>
      <w:r w:rsidRPr="001D19F6">
        <w:rPr>
          <w:rFonts w:ascii="Arial" w:eastAsia="굴림" w:hAnsi="Arial" w:cs="Arial"/>
          <w:sz w:val="22"/>
        </w:rPr>
        <w:t>[IWER: If R joins several private savings clubs</w:t>
      </w:r>
      <w:r w:rsidR="00E01500" w:rsidRPr="001D19F6">
        <w:rPr>
          <w:rFonts w:ascii="Arial" w:eastAsia="굴림" w:hAnsi="Arial" w:cs="Arial"/>
          <w:sz w:val="22"/>
        </w:rPr>
        <w:t>, enter the total amount.</w:t>
      </w:r>
    </w:p>
    <w:p w14:paraId="50E32BA0" w14:textId="77777777" w:rsidR="005634BE" w:rsidRPr="001D19F6" w:rsidRDefault="005634BE" w:rsidP="005634BE">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60D69F9" w14:textId="77777777" w:rsidR="00242EA8" w:rsidRPr="001D19F6" w:rsidRDefault="005634BE" w:rsidP="005634BE">
      <w:pPr>
        <w:spacing w:line="360" w:lineRule="auto"/>
        <w:rPr>
          <w:rFonts w:ascii="Arial" w:eastAsia="굴림" w:hAnsi="Arial" w:cs="Arial"/>
          <w:sz w:val="22"/>
          <w:u w:val="single"/>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w:t>
      </w:r>
      <w:r w:rsidR="00A909AC" w:rsidRPr="001D19F6">
        <w:rPr>
          <w:rFonts w:ascii="Arial" w:eastAsia="굴림" w:hAnsi="Arial" w:cs="Arial"/>
          <w:kern w:val="0"/>
          <w:sz w:val="22"/>
        </w:rPr>
        <w:t>9] _______</w:t>
      </w:r>
      <w:r w:rsidRPr="001D19F6">
        <w:rPr>
          <w:rFonts w:ascii="Arial" w:eastAsia="굴림" w:hAnsi="Arial" w:cs="Arial"/>
          <w:kern w:val="0"/>
          <w:sz w:val="22"/>
        </w:rPr>
        <w:t xml:space="preserve"> MW [Range: 0 ~ </w:t>
      </w:r>
      <w:r w:rsidR="00293F0F" w:rsidRPr="001D19F6">
        <w:rPr>
          <w:rFonts w:ascii="Arial" w:eastAsia="굴림" w:hAnsi="Arial" w:cs="Arial"/>
          <w:kern w:val="0"/>
          <w:sz w:val="22"/>
        </w:rPr>
        <w:t>9</w:t>
      </w:r>
      <w:r w:rsidRPr="001D19F6">
        <w:rPr>
          <w:rFonts w:ascii="Arial" w:eastAsia="굴림" w:hAnsi="Arial" w:cs="Arial"/>
          <w:kern w:val="0"/>
          <w:sz w:val="22"/>
        </w:rPr>
        <w:t xml:space="preserve">9997] → </w:t>
      </w:r>
      <w:r w:rsidRPr="001D19F6">
        <w:rPr>
          <w:rFonts w:ascii="Arial" w:eastAsia="굴림" w:hAnsi="Arial" w:cs="Arial"/>
          <w:sz w:val="22"/>
        </w:rPr>
        <w:t>F152</w:t>
      </w:r>
    </w:p>
    <w:p w14:paraId="3BA74EEC"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F147~F151 unfolding</w:t>
      </w:r>
    </w:p>
    <w:p w14:paraId="1C8B88EE"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F147~F151 unfolding</w:t>
      </w:r>
    </w:p>
    <w:p w14:paraId="3010DA18" w14:textId="77777777" w:rsidR="00624BD4" w:rsidRPr="001D19F6" w:rsidRDefault="00624BD4" w:rsidP="000E1AA0">
      <w:pPr>
        <w:wordWrap/>
        <w:spacing w:line="360" w:lineRule="auto"/>
        <w:rPr>
          <w:rFonts w:ascii="Arial" w:eastAsia="굴림" w:hAnsi="Arial" w:cs="Arial"/>
          <w:sz w:val="22"/>
        </w:rPr>
      </w:pPr>
    </w:p>
    <w:p w14:paraId="118B9713"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F147~F151. Unfolding bracket questions &gt;</w:t>
      </w:r>
    </w:p>
    <w:p w14:paraId="332F6AE7" w14:textId="77777777" w:rsidR="003C52D9" w:rsidRPr="001D19F6" w:rsidRDefault="003C52D9" w:rsidP="000E1AA0">
      <w:pPr>
        <w:wordWrap/>
        <w:spacing w:line="360" w:lineRule="auto"/>
        <w:rPr>
          <w:rFonts w:ascii="Arial" w:eastAsia="굴림" w:hAnsi="Arial" w:cs="Arial"/>
          <w:sz w:val="22"/>
        </w:rPr>
      </w:pPr>
      <w:r w:rsidRPr="001D19F6">
        <w:rPr>
          <w:rFonts w:ascii="Arial" w:eastAsia="굴림" w:hAnsi="Arial" w:cs="Arial"/>
          <w:kern w:val="0"/>
          <w:sz w:val="22"/>
        </w:rPr>
        <w:t>[IWER: Go back to F146 and record if R answers the amount during the interview.]</w:t>
      </w:r>
    </w:p>
    <w:p w14:paraId="3D24DFD5" w14:textId="77777777" w:rsidR="00624BD4" w:rsidRPr="001D19F6" w:rsidRDefault="00341143" w:rsidP="000E1AA0">
      <w:pPr>
        <w:wordWrap/>
        <w:spacing w:line="360" w:lineRule="auto"/>
        <w:rPr>
          <w:rFonts w:ascii="Arial" w:eastAsia="굴림" w:hAnsi="Arial" w:cs="Arial"/>
          <w:sz w:val="22"/>
        </w:rPr>
      </w:pPr>
      <w:r w:rsidRPr="001D19F6">
        <w:rPr>
          <w:rFonts w:ascii="Arial" w:eastAsia="굴림" w:hAnsi="Arial" w:cs="Arial"/>
          <w:sz w:val="22"/>
        </w:rPr>
        <w:t>F147. Does</w:t>
      </w:r>
      <w:r w:rsidR="00624BD4" w:rsidRPr="001D19F6">
        <w:rPr>
          <w:rFonts w:ascii="Arial" w:eastAsia="굴림" w:hAnsi="Arial" w:cs="Arial"/>
          <w:sz w:val="22"/>
        </w:rPr>
        <w:t xml:space="preserve"> it amount to less than, about equal to or more than 500 MW (10,000 Korean won)?</w:t>
      </w:r>
    </w:p>
    <w:p w14:paraId="4AABC5E5"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3AD3C206"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68C7463B"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3FDE2E69" w14:textId="77777777" w:rsidR="00624BD4" w:rsidRPr="001D19F6" w:rsidRDefault="00624BD4" w:rsidP="00624BD4">
      <w:pPr>
        <w:wordWrap/>
        <w:spacing w:line="360" w:lineRule="auto"/>
        <w:rPr>
          <w:rFonts w:ascii="Arial" w:eastAsia="굴림" w:hAnsi="Arial" w:cs="Arial"/>
          <w:sz w:val="22"/>
        </w:rPr>
      </w:pPr>
    </w:p>
    <w:p w14:paraId="49A737FA" w14:textId="77777777" w:rsidR="00624BD4" w:rsidRPr="001D19F6" w:rsidRDefault="00341143" w:rsidP="00624BD4">
      <w:pPr>
        <w:wordWrap/>
        <w:spacing w:line="360" w:lineRule="auto"/>
        <w:rPr>
          <w:rFonts w:ascii="Arial" w:eastAsia="굴림" w:hAnsi="Arial" w:cs="Arial"/>
          <w:sz w:val="22"/>
        </w:rPr>
      </w:pPr>
      <w:r w:rsidRPr="001D19F6">
        <w:rPr>
          <w:rFonts w:ascii="Arial" w:eastAsia="굴림" w:hAnsi="Arial" w:cs="Arial"/>
          <w:sz w:val="22"/>
        </w:rPr>
        <w:t>F148. Does</w:t>
      </w:r>
      <w:r w:rsidR="00624BD4" w:rsidRPr="001D19F6">
        <w:rPr>
          <w:rFonts w:ascii="Arial" w:eastAsia="굴림" w:hAnsi="Arial" w:cs="Arial"/>
          <w:sz w:val="22"/>
        </w:rPr>
        <w:t xml:space="preserve"> it amount to less than, about equal to or more than 1,000 MW (10,000 Korean won)?</w:t>
      </w:r>
    </w:p>
    <w:p w14:paraId="2F1B56C0"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6DBD0ED"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9EAF161"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453B1BE9" w14:textId="77777777" w:rsidR="00624BD4" w:rsidRPr="001D19F6" w:rsidRDefault="00624BD4" w:rsidP="00624BD4">
      <w:pPr>
        <w:wordWrap/>
        <w:spacing w:line="360" w:lineRule="auto"/>
        <w:rPr>
          <w:rFonts w:ascii="Arial" w:eastAsia="굴림" w:hAnsi="Arial" w:cs="Arial"/>
          <w:sz w:val="22"/>
        </w:rPr>
      </w:pPr>
    </w:p>
    <w:p w14:paraId="07AA9549" w14:textId="77777777" w:rsidR="00624BD4" w:rsidRPr="001D19F6" w:rsidRDefault="00341143" w:rsidP="00624BD4">
      <w:pPr>
        <w:wordWrap/>
        <w:spacing w:line="360" w:lineRule="auto"/>
        <w:rPr>
          <w:rFonts w:ascii="Arial" w:eastAsia="굴림" w:hAnsi="Arial" w:cs="Arial"/>
          <w:sz w:val="22"/>
        </w:rPr>
      </w:pPr>
      <w:r w:rsidRPr="001D19F6">
        <w:rPr>
          <w:rFonts w:ascii="Arial" w:eastAsia="굴림" w:hAnsi="Arial" w:cs="Arial"/>
          <w:sz w:val="22"/>
        </w:rPr>
        <w:t>F149. Does</w:t>
      </w:r>
      <w:r w:rsidR="00624BD4" w:rsidRPr="001D19F6">
        <w:rPr>
          <w:rFonts w:ascii="Arial" w:eastAsia="굴림" w:hAnsi="Arial" w:cs="Arial"/>
          <w:sz w:val="22"/>
        </w:rPr>
        <w:t xml:space="preserve"> it amount to less than, about equal to or more than 3,000 MW (10,000 Korean won)?</w:t>
      </w:r>
    </w:p>
    <w:p w14:paraId="362DCA9E"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15C2D29D"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6E1681E3"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081CBC9" w14:textId="77777777" w:rsidR="00624BD4" w:rsidRPr="001D19F6" w:rsidRDefault="00624BD4" w:rsidP="00624BD4">
      <w:pPr>
        <w:wordWrap/>
        <w:spacing w:line="360" w:lineRule="auto"/>
        <w:rPr>
          <w:rFonts w:ascii="Arial" w:eastAsia="굴림" w:hAnsi="Arial" w:cs="Arial"/>
          <w:sz w:val="22"/>
        </w:rPr>
      </w:pPr>
    </w:p>
    <w:p w14:paraId="3E73D4A2" w14:textId="77777777" w:rsidR="00624BD4" w:rsidRPr="001D19F6" w:rsidRDefault="00341143" w:rsidP="00624BD4">
      <w:pPr>
        <w:wordWrap/>
        <w:spacing w:line="360" w:lineRule="auto"/>
        <w:rPr>
          <w:rFonts w:ascii="Arial" w:eastAsia="굴림" w:hAnsi="Arial" w:cs="Arial"/>
          <w:sz w:val="22"/>
        </w:rPr>
      </w:pPr>
      <w:r w:rsidRPr="001D19F6">
        <w:rPr>
          <w:rFonts w:ascii="Arial" w:eastAsia="굴림" w:hAnsi="Arial" w:cs="Arial"/>
          <w:sz w:val="22"/>
        </w:rPr>
        <w:t>F150. Does</w:t>
      </w:r>
      <w:r w:rsidR="00624BD4" w:rsidRPr="001D19F6">
        <w:rPr>
          <w:rFonts w:ascii="Arial" w:eastAsia="굴림" w:hAnsi="Arial" w:cs="Arial"/>
          <w:sz w:val="22"/>
        </w:rPr>
        <w:t xml:space="preserve"> it amount to less than, about equal to or more than 5,000 MW (10,000 Korean won)?</w:t>
      </w:r>
    </w:p>
    <w:p w14:paraId="7CB11301"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5,000 MW</w:t>
      </w:r>
    </w:p>
    <w:p w14:paraId="30330A7F"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1266ACD"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29DC0AF3" w14:textId="77777777" w:rsidR="00624BD4" w:rsidRPr="001D19F6" w:rsidRDefault="00624BD4" w:rsidP="00624BD4">
      <w:pPr>
        <w:wordWrap/>
        <w:spacing w:line="360" w:lineRule="auto"/>
        <w:rPr>
          <w:rFonts w:ascii="Arial" w:eastAsia="굴림" w:hAnsi="Arial" w:cs="Arial"/>
          <w:sz w:val="22"/>
        </w:rPr>
      </w:pPr>
    </w:p>
    <w:p w14:paraId="799CC2E6" w14:textId="77777777" w:rsidR="00624BD4" w:rsidRPr="001D19F6" w:rsidRDefault="00341143" w:rsidP="00624BD4">
      <w:pPr>
        <w:wordWrap/>
        <w:spacing w:line="360" w:lineRule="auto"/>
        <w:rPr>
          <w:rFonts w:ascii="Arial" w:eastAsia="굴림" w:hAnsi="Arial" w:cs="Arial"/>
          <w:sz w:val="22"/>
        </w:rPr>
      </w:pPr>
      <w:r w:rsidRPr="001D19F6">
        <w:rPr>
          <w:rFonts w:ascii="Arial" w:eastAsia="굴림" w:hAnsi="Arial" w:cs="Arial"/>
          <w:sz w:val="22"/>
        </w:rPr>
        <w:t>F151. D</w:t>
      </w:r>
      <w:r w:rsidR="00004312" w:rsidRPr="001D19F6">
        <w:rPr>
          <w:rFonts w:ascii="Arial" w:eastAsia="굴림" w:hAnsi="Arial" w:cs="Arial"/>
          <w:sz w:val="22"/>
        </w:rPr>
        <w:t>oes</w:t>
      </w:r>
      <w:r w:rsidR="00624BD4" w:rsidRPr="001D19F6">
        <w:rPr>
          <w:rFonts w:ascii="Arial" w:eastAsia="굴림" w:hAnsi="Arial" w:cs="Arial"/>
          <w:sz w:val="22"/>
        </w:rPr>
        <w:t xml:space="preserve"> it amount to less than, about equal to or more than 10,000 MW (10,000</w:t>
      </w:r>
      <w:r w:rsidR="000E1AA0" w:rsidRPr="001D19F6">
        <w:rPr>
          <w:rFonts w:ascii="Arial" w:eastAsia="굴림" w:hAnsi="Arial" w:cs="Arial"/>
          <w:sz w:val="22"/>
        </w:rPr>
        <w:t xml:space="preserve"> </w:t>
      </w:r>
      <w:r w:rsidR="00624BD4" w:rsidRPr="001D19F6">
        <w:rPr>
          <w:rFonts w:ascii="Arial" w:eastAsia="굴림" w:hAnsi="Arial" w:cs="Arial"/>
          <w:sz w:val="22"/>
        </w:rPr>
        <w:t>Korean won)?</w:t>
      </w:r>
    </w:p>
    <w:p w14:paraId="0DEDDB5B"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7904F7D0"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EA3EAE3" w14:textId="77777777" w:rsidR="00624BD4"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0176D7EB" w14:textId="77777777" w:rsidR="003C52D9" w:rsidRPr="001D19F6" w:rsidRDefault="003C52D9" w:rsidP="00624BD4">
      <w:pPr>
        <w:wordWrap/>
        <w:spacing w:line="360" w:lineRule="auto"/>
        <w:rPr>
          <w:rFonts w:ascii="Arial" w:eastAsia="굴림" w:hAnsi="Arial" w:cs="Arial"/>
          <w:sz w:val="22"/>
        </w:rPr>
      </w:pPr>
    </w:p>
    <w:p w14:paraId="4745F07E"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F152. Have you</w:t>
      </w:r>
      <w:r w:rsidR="00DE5C81" w:rsidRPr="001D19F6">
        <w:rPr>
          <w:rFonts w:ascii="Arial" w:eastAsia="굴림" w:hAnsi="Arial" w:cs="Arial"/>
          <w:sz w:val="22"/>
        </w:rPr>
        <w:t xml:space="preserve"> </w:t>
      </w:r>
      <w:r w:rsidR="003C52D9" w:rsidRPr="001D19F6">
        <w:rPr>
          <w:rFonts w:ascii="Arial" w:eastAsia="굴림" w:hAnsi="Arial" w:cs="Arial"/>
          <w:sz w:val="22"/>
        </w:rPr>
        <w:t xml:space="preserve">withdrawn </w:t>
      </w:r>
      <w:r w:rsidR="00DE5C81" w:rsidRPr="001D19F6">
        <w:rPr>
          <w:rFonts w:ascii="Arial" w:eastAsia="굴림" w:hAnsi="Arial" w:cs="Arial"/>
          <w:sz w:val="22"/>
        </w:rPr>
        <w:t xml:space="preserve">money out of </w:t>
      </w:r>
      <w:r w:rsidRPr="001D19F6">
        <w:rPr>
          <w:rFonts w:ascii="Arial" w:eastAsia="굴림" w:hAnsi="Arial" w:cs="Arial"/>
          <w:sz w:val="22"/>
        </w:rPr>
        <w:t xml:space="preserve">the </w:t>
      </w:r>
      <w:r w:rsidR="00341143" w:rsidRPr="001D19F6">
        <w:rPr>
          <w:rFonts w:ascii="Arial" w:eastAsia="굴림" w:hAnsi="Arial" w:cs="Arial"/>
          <w:sz w:val="22"/>
        </w:rPr>
        <w:t xml:space="preserve">private </w:t>
      </w:r>
      <w:r w:rsidRPr="001D19F6">
        <w:rPr>
          <w:rFonts w:ascii="Arial" w:eastAsia="굴림" w:hAnsi="Arial" w:cs="Arial"/>
          <w:sz w:val="22"/>
        </w:rPr>
        <w:t>s</w:t>
      </w:r>
      <w:r w:rsidR="00DE5C81" w:rsidRPr="001D19F6">
        <w:rPr>
          <w:rFonts w:ascii="Arial" w:eastAsia="굴림" w:hAnsi="Arial" w:cs="Arial"/>
          <w:sz w:val="22"/>
        </w:rPr>
        <w:t>avings club (</w:t>
      </w:r>
      <w:proofErr w:type="spellStart"/>
      <w:r w:rsidR="00DE5C81" w:rsidRPr="001D19F6">
        <w:rPr>
          <w:rFonts w:ascii="Arial" w:eastAsia="굴림" w:hAnsi="Arial" w:cs="Arial"/>
          <w:sz w:val="22"/>
        </w:rPr>
        <w:t>Gye</w:t>
      </w:r>
      <w:proofErr w:type="spellEnd"/>
      <w:r w:rsidR="00DE5C81" w:rsidRPr="001D19F6">
        <w:rPr>
          <w:rFonts w:ascii="Arial" w:eastAsia="굴림" w:hAnsi="Arial" w:cs="Arial"/>
          <w:sz w:val="22"/>
        </w:rPr>
        <w:t>)? And do you still owe</w:t>
      </w:r>
      <w:r w:rsidRPr="001D19F6">
        <w:rPr>
          <w:rFonts w:ascii="Arial" w:eastAsia="굴림" w:hAnsi="Arial" w:cs="Arial"/>
          <w:sz w:val="22"/>
        </w:rPr>
        <w:t xml:space="preserve"> some money</w:t>
      </w:r>
      <w:r w:rsidR="003C52D9" w:rsidRPr="001D19F6">
        <w:rPr>
          <w:rFonts w:ascii="Arial" w:eastAsia="굴림" w:hAnsi="Arial" w:cs="Arial"/>
          <w:sz w:val="22"/>
        </w:rPr>
        <w:t xml:space="preserve"> to pay</w:t>
      </w:r>
      <w:r w:rsidRPr="001D19F6">
        <w:rPr>
          <w:rFonts w:ascii="Arial" w:eastAsia="굴림" w:hAnsi="Arial" w:cs="Arial"/>
          <w:sz w:val="22"/>
        </w:rPr>
        <w:t>? If so, how much do you still owe? (unit: 10,000 Korean won)</w:t>
      </w:r>
    </w:p>
    <w:p w14:paraId="6127EC5C" w14:textId="77777777" w:rsidR="00242EA8" w:rsidRPr="001D19F6" w:rsidRDefault="00E01500" w:rsidP="000E1AA0">
      <w:pPr>
        <w:wordWrap/>
        <w:spacing w:line="360" w:lineRule="auto"/>
        <w:rPr>
          <w:rFonts w:ascii="Arial" w:eastAsia="굴림" w:hAnsi="Arial" w:cs="Arial"/>
          <w:sz w:val="22"/>
        </w:rPr>
      </w:pPr>
      <w:r w:rsidRPr="001D19F6">
        <w:rPr>
          <w:rFonts w:ascii="Arial" w:eastAsia="굴림" w:hAnsi="Arial" w:cs="Arial"/>
          <w:sz w:val="22"/>
        </w:rPr>
        <w:t>[IWER: If R joins several private savings clubs, enter the total amount.</w:t>
      </w:r>
    </w:p>
    <w:p w14:paraId="53A381E0" w14:textId="77777777" w:rsidR="00293F0F" w:rsidRPr="001D19F6" w:rsidRDefault="002522F2" w:rsidP="00293F0F">
      <w:pPr>
        <w:wordWrap/>
        <w:spacing w:line="360" w:lineRule="auto"/>
        <w:rPr>
          <w:rFonts w:ascii="Arial" w:eastAsia="굴림" w:hAnsi="Arial" w:cs="Arial"/>
          <w:sz w:val="22"/>
        </w:rPr>
      </w:pPr>
      <w:r w:rsidRPr="001D19F6">
        <w:rPr>
          <w:rFonts w:ascii="Arial" w:eastAsia="굴림" w:hAnsi="Arial" w:cs="Arial"/>
          <w:sz w:val="22"/>
        </w:rPr>
        <w:t xml:space="preserve">- </w:t>
      </w:r>
      <w:r w:rsidR="00293F0F" w:rsidRPr="001D19F6">
        <w:rPr>
          <w:rFonts w:ascii="Arial" w:eastAsia="굴림" w:hAnsi="Arial" w:cs="Arial"/>
          <w:sz w:val="22"/>
        </w:rPr>
        <w:t>Please enter ‘100,000,000 Korean won (</w:t>
      </w:r>
      <w:r w:rsidR="00B87B3B" w:rsidRPr="001D19F6">
        <w:rPr>
          <w:rFonts w:ascii="Arial" w:eastAsia="굴림" w:hAnsi="Arial" w:cs="Arial"/>
          <w:sz w:val="22"/>
        </w:rPr>
        <w:t>one hundred million won</w:t>
      </w:r>
      <w:r w:rsidR="00293F0F" w:rsidRPr="001D19F6">
        <w:rPr>
          <w:rFonts w:ascii="Arial" w:eastAsia="굴림" w:hAnsi="Arial" w:cs="Arial"/>
          <w:sz w:val="22"/>
        </w:rPr>
        <w:t xml:space="preserve">)’ first then, </w:t>
      </w:r>
      <w:proofErr w:type="gramStart"/>
      <w:r w:rsidR="00293F0F" w:rsidRPr="001D19F6">
        <w:rPr>
          <w:rFonts w:ascii="Arial" w:eastAsia="굴림" w:hAnsi="Arial" w:cs="Arial"/>
          <w:sz w:val="22"/>
        </w:rPr>
        <w:t>enter ’</w:t>
      </w:r>
      <w:proofErr w:type="gramEnd"/>
      <w:r w:rsidR="00293F0F" w:rsidRPr="001D19F6">
        <w:rPr>
          <w:rFonts w:ascii="Arial" w:eastAsia="굴림" w:hAnsi="Arial" w:cs="Arial"/>
          <w:sz w:val="22"/>
        </w:rPr>
        <w:t>10,000 Korean won (MW)’.]</w:t>
      </w:r>
    </w:p>
    <w:p w14:paraId="42BA6343" w14:textId="77777777" w:rsidR="00293F0F" w:rsidRPr="001D19F6" w:rsidRDefault="00293F0F" w:rsidP="00293F0F">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 → F158</w:t>
      </w:r>
    </w:p>
    <w:p w14:paraId="037EE8F8"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F153~F157 unfolding</w:t>
      </w:r>
    </w:p>
    <w:p w14:paraId="36BC2D96"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F153~F157 unfolding</w:t>
      </w:r>
    </w:p>
    <w:p w14:paraId="6C2DB5DF" w14:textId="77777777" w:rsidR="00624BD4" w:rsidRPr="001D19F6" w:rsidRDefault="00624BD4" w:rsidP="000E1AA0">
      <w:pPr>
        <w:wordWrap/>
        <w:spacing w:line="360" w:lineRule="auto"/>
        <w:rPr>
          <w:rFonts w:ascii="Arial" w:eastAsia="굴림" w:hAnsi="Arial" w:cs="Arial"/>
          <w:sz w:val="22"/>
        </w:rPr>
      </w:pPr>
    </w:p>
    <w:p w14:paraId="30A718CF"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F153~F157. Unfolding bracket questions &gt;</w:t>
      </w:r>
    </w:p>
    <w:p w14:paraId="156F8D27" w14:textId="77777777" w:rsidR="003C52D9" w:rsidRPr="001D19F6" w:rsidRDefault="003C52D9" w:rsidP="000E1AA0">
      <w:pPr>
        <w:wordWrap/>
        <w:spacing w:line="360" w:lineRule="auto"/>
        <w:rPr>
          <w:rFonts w:ascii="Arial" w:eastAsia="굴림" w:hAnsi="Arial" w:cs="Arial"/>
          <w:sz w:val="22"/>
        </w:rPr>
      </w:pPr>
      <w:r w:rsidRPr="001D19F6">
        <w:rPr>
          <w:rFonts w:ascii="Arial" w:eastAsia="굴림" w:hAnsi="Arial" w:cs="Arial"/>
          <w:kern w:val="0"/>
          <w:sz w:val="22"/>
        </w:rPr>
        <w:t>[IWER: Go back to F152 and record if R answers the amount during the interview.]</w:t>
      </w:r>
    </w:p>
    <w:p w14:paraId="7386BD5F"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F153. Does it amount to less than, about equal to or more than 500 MW (10,000 Korean won)?</w:t>
      </w:r>
    </w:p>
    <w:p w14:paraId="131BEC29"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313FA41B" w14:textId="77777777" w:rsidR="003C52D9" w:rsidRPr="001D19F6" w:rsidRDefault="003C52D9"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71877706"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74EE0B80" w14:textId="77777777" w:rsidR="00624BD4" w:rsidRPr="001D19F6" w:rsidRDefault="00624BD4" w:rsidP="00624BD4">
      <w:pPr>
        <w:wordWrap/>
        <w:spacing w:line="360" w:lineRule="auto"/>
        <w:rPr>
          <w:rFonts w:ascii="Arial" w:eastAsia="굴림" w:hAnsi="Arial" w:cs="Arial"/>
          <w:sz w:val="22"/>
        </w:rPr>
      </w:pPr>
    </w:p>
    <w:p w14:paraId="6B3C241C"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F154. Does it amount to less than, about equal to or more than 1,000 MW (10,000 Korean won)?</w:t>
      </w:r>
    </w:p>
    <w:p w14:paraId="7D4234B0"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6FEC4124"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58BEFFF"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7482F575" w14:textId="77777777" w:rsidR="00624BD4" w:rsidRPr="001D19F6" w:rsidRDefault="00624BD4" w:rsidP="00624BD4">
      <w:pPr>
        <w:wordWrap/>
        <w:spacing w:line="360" w:lineRule="auto"/>
        <w:rPr>
          <w:rFonts w:ascii="Arial" w:eastAsia="굴림" w:hAnsi="Arial" w:cs="Arial"/>
          <w:sz w:val="22"/>
        </w:rPr>
      </w:pPr>
    </w:p>
    <w:p w14:paraId="5F0F71F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F155. Does it amount to less than, about equal to or more than 3,000 MW (10,000 Korean won)?</w:t>
      </w:r>
    </w:p>
    <w:p w14:paraId="6E937F92"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2B91ED64"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184CD7CB"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56FF3EA4" w14:textId="77777777" w:rsidR="00624BD4" w:rsidRPr="001D19F6" w:rsidRDefault="00624BD4" w:rsidP="00624BD4">
      <w:pPr>
        <w:wordWrap/>
        <w:spacing w:line="360" w:lineRule="auto"/>
        <w:rPr>
          <w:rFonts w:ascii="Arial" w:eastAsia="굴림" w:hAnsi="Arial" w:cs="Arial"/>
          <w:sz w:val="22"/>
        </w:rPr>
      </w:pPr>
    </w:p>
    <w:p w14:paraId="191306C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F156. Does it amount to less than, about equal to or more than 5,000 MW (10,000 Korean won)?</w:t>
      </w:r>
    </w:p>
    <w:p w14:paraId="09F6C02E"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5,000 MW</w:t>
      </w:r>
    </w:p>
    <w:p w14:paraId="5A3762AD"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19D16902"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1B62342" w14:textId="77777777" w:rsidR="00624BD4" w:rsidRPr="001D19F6" w:rsidRDefault="00624BD4" w:rsidP="00624BD4">
      <w:pPr>
        <w:wordWrap/>
        <w:spacing w:line="360" w:lineRule="auto"/>
        <w:rPr>
          <w:rFonts w:ascii="Arial" w:eastAsia="굴림" w:hAnsi="Arial" w:cs="Arial"/>
          <w:sz w:val="22"/>
        </w:rPr>
      </w:pPr>
    </w:p>
    <w:p w14:paraId="137350E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F157. Does it amount to less than, about equal to or more than 10,000 MW (10,000</w:t>
      </w:r>
      <w:r w:rsidR="000E1AA0" w:rsidRPr="001D19F6">
        <w:rPr>
          <w:rFonts w:ascii="Arial" w:eastAsia="굴림" w:hAnsi="Arial" w:cs="Arial"/>
          <w:sz w:val="22"/>
        </w:rPr>
        <w:t xml:space="preserve"> </w:t>
      </w:r>
      <w:r w:rsidRPr="001D19F6">
        <w:rPr>
          <w:rFonts w:ascii="Arial" w:eastAsia="굴림" w:hAnsi="Arial" w:cs="Arial"/>
          <w:sz w:val="22"/>
        </w:rPr>
        <w:t>Korean won)?</w:t>
      </w:r>
    </w:p>
    <w:p w14:paraId="49F4658B"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3FE87058"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532ABA8E" w14:textId="77777777" w:rsidR="003C52D9" w:rsidRPr="001D19F6" w:rsidRDefault="003C52D9" w:rsidP="003C52D9">
      <w:pPr>
        <w:wordWrap/>
        <w:spacing w:line="360" w:lineRule="auto"/>
        <w:ind w:leftChars="213" w:left="426"/>
        <w:rPr>
          <w:rFonts w:ascii="Arial" w:eastAsia="굴림" w:hAnsi="Arial" w:cs="Arial"/>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2943CA94" w14:textId="77777777" w:rsidR="003C52D9" w:rsidRPr="001D19F6" w:rsidRDefault="003C52D9" w:rsidP="003C52D9">
      <w:pPr>
        <w:wordWrap/>
        <w:spacing w:line="360" w:lineRule="auto"/>
        <w:rPr>
          <w:rFonts w:ascii="Arial" w:eastAsia="굴림" w:hAnsi="Arial" w:cs="Arial"/>
          <w:b/>
          <w:sz w:val="22"/>
        </w:rPr>
      </w:pPr>
    </w:p>
    <w:p w14:paraId="28BF664F" w14:textId="77777777" w:rsidR="00242EA8" w:rsidRPr="001D19F6" w:rsidRDefault="005A0645" w:rsidP="003C52D9">
      <w:pPr>
        <w:wordWrap/>
        <w:spacing w:line="360" w:lineRule="auto"/>
        <w:rPr>
          <w:rFonts w:ascii="Arial" w:eastAsia="굴림" w:hAnsi="Arial" w:cs="Arial"/>
          <w:b/>
          <w:sz w:val="22"/>
        </w:rPr>
      </w:pPr>
      <w:r w:rsidRPr="001D19F6">
        <w:rPr>
          <w:rFonts w:ascii="Arial" w:eastAsia="굴림" w:hAnsi="Arial" w:cs="Arial"/>
          <w:b/>
          <w:sz w:val="22"/>
        </w:rPr>
        <w:t>&lt;</w:t>
      </w:r>
      <w:r w:rsidR="00242EA8" w:rsidRPr="001D19F6">
        <w:rPr>
          <w:rFonts w:ascii="Arial" w:eastAsia="굴림" w:hAnsi="Arial" w:cs="Arial"/>
          <w:b/>
          <w:sz w:val="22"/>
        </w:rPr>
        <w:t>Other financial asset</w:t>
      </w:r>
      <w:r w:rsidRPr="001D19F6">
        <w:rPr>
          <w:rFonts w:ascii="Arial" w:eastAsia="굴림" w:hAnsi="Arial" w:cs="Arial"/>
          <w:b/>
          <w:sz w:val="22"/>
        </w:rPr>
        <w:t>&gt;</w:t>
      </w:r>
    </w:p>
    <w:p w14:paraId="51C4B6AC" w14:textId="77777777" w:rsidR="00624BD4" w:rsidRPr="001D19F6" w:rsidRDefault="00020F5D" w:rsidP="00624BD4">
      <w:pPr>
        <w:wordWrap/>
        <w:spacing w:line="360" w:lineRule="auto"/>
        <w:rPr>
          <w:rFonts w:ascii="Arial" w:eastAsia="굴림" w:hAnsi="Arial" w:cs="Arial"/>
          <w:sz w:val="22"/>
        </w:rPr>
      </w:pPr>
      <w:r w:rsidRPr="001D19F6">
        <w:rPr>
          <w:rFonts w:ascii="Arial" w:eastAsia="굴림" w:hAnsi="Arial" w:cs="Arial"/>
          <w:sz w:val="22"/>
        </w:rPr>
        <w:t xml:space="preserve">F158. </w:t>
      </w:r>
      <w:r w:rsidR="00624BD4" w:rsidRPr="001D19F6">
        <w:rPr>
          <w:rFonts w:ascii="Arial" w:eastAsia="굴림" w:hAnsi="Arial" w:cs="Arial"/>
          <w:sz w:val="22"/>
        </w:rPr>
        <w:t>Aside from</w:t>
      </w:r>
      <w:r w:rsidR="005A0645" w:rsidRPr="001D19F6">
        <w:rPr>
          <w:rFonts w:ascii="Arial" w:eastAsia="굴림" w:hAnsi="Arial" w:cs="Arial"/>
          <w:sz w:val="22"/>
        </w:rPr>
        <w:t xml:space="preserve"> </w:t>
      </w:r>
      <w:r w:rsidR="009E118E" w:rsidRPr="001D19F6">
        <w:rPr>
          <w:rFonts w:ascii="Arial" w:eastAsia="굴림" w:hAnsi="Arial" w:cs="Arial"/>
          <w:sz w:val="22"/>
        </w:rPr>
        <w:t xml:space="preserve">what </w:t>
      </w:r>
      <w:r w:rsidR="00624BD4" w:rsidRPr="001D19F6">
        <w:rPr>
          <w:rFonts w:ascii="Arial" w:eastAsia="굴림" w:hAnsi="Arial" w:cs="Arial"/>
          <w:sz w:val="22"/>
        </w:rPr>
        <w:t>you have already told me</w:t>
      </w:r>
      <w:r w:rsidR="000E49A7" w:rsidRPr="001D19F6">
        <w:rPr>
          <w:rFonts w:ascii="Arial" w:eastAsia="굴림" w:hAnsi="Arial" w:cs="Arial"/>
          <w:sz w:val="22"/>
        </w:rPr>
        <w:t xml:space="preserve"> about</w:t>
      </w:r>
      <w:r w:rsidRPr="001D19F6">
        <w:rPr>
          <w:rFonts w:ascii="Arial" w:eastAsia="굴림" w:hAnsi="Arial" w:cs="Arial"/>
          <w:sz w:val="22"/>
        </w:rPr>
        <w:t>,</w:t>
      </w:r>
      <w:r w:rsidR="005A0645" w:rsidRPr="001D19F6">
        <w:rPr>
          <w:rFonts w:ascii="Arial" w:eastAsia="굴림" w:hAnsi="Arial" w:cs="Arial"/>
          <w:sz w:val="22"/>
        </w:rPr>
        <w:t xml:space="preserve"> </w:t>
      </w:r>
      <w:r w:rsidRPr="001D19F6">
        <w:rPr>
          <w:rFonts w:ascii="Arial" w:eastAsia="굴림" w:hAnsi="Arial" w:cs="Arial"/>
          <w:sz w:val="22"/>
        </w:rPr>
        <w:t>d</w:t>
      </w:r>
      <w:r w:rsidR="00624BD4" w:rsidRPr="001D19F6">
        <w:rPr>
          <w:rFonts w:ascii="Arial" w:eastAsia="굴림" w:hAnsi="Arial" w:cs="Arial"/>
          <w:sz w:val="22"/>
        </w:rPr>
        <w:t>o you have any other financial</w:t>
      </w:r>
      <w:r w:rsidR="005A0645" w:rsidRPr="001D19F6">
        <w:rPr>
          <w:rFonts w:ascii="Arial" w:eastAsia="굴림" w:hAnsi="Arial" w:cs="Arial"/>
          <w:sz w:val="22"/>
        </w:rPr>
        <w:t xml:space="preserve"> </w:t>
      </w:r>
      <w:r w:rsidR="00636913" w:rsidRPr="001D19F6">
        <w:rPr>
          <w:rFonts w:ascii="Arial" w:eastAsia="굴림" w:hAnsi="Arial" w:cs="Arial"/>
          <w:sz w:val="22"/>
        </w:rPr>
        <w:t>asset</w:t>
      </w:r>
      <w:r w:rsidRPr="001D19F6">
        <w:rPr>
          <w:rFonts w:ascii="Arial" w:eastAsia="굴림" w:hAnsi="Arial" w:cs="Arial"/>
          <w:sz w:val="22"/>
        </w:rPr>
        <w:t>s</w:t>
      </w:r>
      <w:r w:rsidR="00624BD4" w:rsidRPr="001D19F6">
        <w:rPr>
          <w:rFonts w:ascii="Arial" w:eastAsia="굴림" w:hAnsi="Arial" w:cs="Arial"/>
          <w:sz w:val="22"/>
        </w:rPr>
        <w:t>?</w:t>
      </w:r>
    </w:p>
    <w:p w14:paraId="02A0B363" w14:textId="77777777" w:rsidR="005A0645" w:rsidRPr="001D19F6" w:rsidRDefault="005A0645" w:rsidP="00F14BA4">
      <w:pPr>
        <w:pStyle w:val="a6"/>
        <w:numPr>
          <w:ilvl w:val="0"/>
          <w:numId w:val="76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F166</w:t>
      </w:r>
    </w:p>
    <w:p w14:paraId="6A0E9AB4" w14:textId="77777777" w:rsidR="005A0645" w:rsidRPr="001D19F6" w:rsidRDefault="005A0645" w:rsidP="00624BD4">
      <w:pPr>
        <w:wordWrap/>
        <w:spacing w:line="360" w:lineRule="auto"/>
        <w:rPr>
          <w:rFonts w:ascii="Arial" w:eastAsia="굴림" w:hAnsi="Arial" w:cs="Arial"/>
          <w:sz w:val="22"/>
        </w:rPr>
      </w:pPr>
    </w:p>
    <w:p w14:paraId="4D51DF0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F15</w:t>
      </w:r>
      <w:r w:rsidR="00636913" w:rsidRPr="001D19F6">
        <w:rPr>
          <w:rFonts w:ascii="Arial" w:eastAsia="굴림" w:hAnsi="Arial" w:cs="Arial"/>
          <w:sz w:val="22"/>
        </w:rPr>
        <w:t>9. What type</w:t>
      </w:r>
      <w:r w:rsidR="00020F5D" w:rsidRPr="001D19F6">
        <w:rPr>
          <w:rFonts w:ascii="Arial" w:eastAsia="굴림" w:hAnsi="Arial" w:cs="Arial"/>
          <w:sz w:val="22"/>
        </w:rPr>
        <w:t>s</w:t>
      </w:r>
      <w:r w:rsidR="00636913" w:rsidRPr="001D19F6">
        <w:rPr>
          <w:rFonts w:ascii="Arial" w:eastAsia="굴림" w:hAnsi="Arial" w:cs="Arial"/>
          <w:sz w:val="22"/>
        </w:rPr>
        <w:t xml:space="preserve"> of financial asset</w:t>
      </w:r>
      <w:r w:rsidR="00020F5D" w:rsidRPr="001D19F6">
        <w:rPr>
          <w:rFonts w:ascii="Arial" w:eastAsia="굴림" w:hAnsi="Arial" w:cs="Arial"/>
          <w:sz w:val="22"/>
        </w:rPr>
        <w:t>s are they</w:t>
      </w:r>
      <w:r w:rsidRPr="001D19F6">
        <w:rPr>
          <w:rFonts w:ascii="Arial" w:eastAsia="굴림" w:hAnsi="Arial" w:cs="Arial"/>
          <w:sz w:val="22"/>
        </w:rPr>
        <w:t>?</w:t>
      </w:r>
    </w:p>
    <w:p w14:paraId="58E5249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00636913" w:rsidRPr="001D19F6">
        <w:rPr>
          <w:rFonts w:ascii="Arial" w:eastAsia="굴림" w:hAnsi="Arial" w:cs="Arial"/>
          <w:sz w:val="22"/>
        </w:rPr>
        <w:t xml:space="preserve">R has been asked about </w:t>
      </w:r>
      <w:r w:rsidRPr="001D19F6">
        <w:rPr>
          <w:rFonts w:ascii="굴림" w:eastAsia="굴림" w:hAnsi="굴림" w:cs="굴림" w:hint="eastAsia"/>
          <w:sz w:val="22"/>
        </w:rPr>
        <w:t>①</w:t>
      </w:r>
      <w:r w:rsidR="00636913" w:rsidRPr="001D19F6">
        <w:rPr>
          <w:rFonts w:ascii="Arial" w:eastAsia="굴림" w:hAnsi="Arial" w:cs="Arial"/>
          <w:sz w:val="22"/>
        </w:rPr>
        <w:t xml:space="preserve"> f</w:t>
      </w:r>
      <w:r w:rsidRPr="001D19F6">
        <w:rPr>
          <w:rFonts w:ascii="Arial" w:eastAsia="굴림" w:hAnsi="Arial" w:cs="Arial"/>
          <w:sz w:val="22"/>
        </w:rPr>
        <w:t>inancial assets</w:t>
      </w:r>
      <w:r w:rsidR="005A0645" w:rsidRPr="001D19F6">
        <w:rPr>
          <w:rFonts w:ascii="Arial" w:eastAsia="굴림" w:hAnsi="Arial" w:cs="Arial"/>
          <w:sz w:val="22"/>
        </w:rPr>
        <w:t xml:space="preserve"> </w:t>
      </w:r>
      <w:r w:rsidRPr="001D19F6">
        <w:rPr>
          <w:rFonts w:ascii="Arial" w:eastAsia="굴림" w:hAnsi="Arial" w:cs="Arial"/>
          <w:sz w:val="22"/>
        </w:rPr>
        <w:t>(cash and bank</w:t>
      </w:r>
      <w:r w:rsidR="00636913" w:rsidRPr="001D19F6">
        <w:rPr>
          <w:rFonts w:ascii="Arial" w:eastAsia="굴림" w:hAnsi="Arial" w:cs="Arial"/>
          <w:sz w:val="22"/>
        </w:rPr>
        <w:t xml:space="preserve"> deposits</w:t>
      </w:r>
      <w:r w:rsidRPr="001D19F6">
        <w:rPr>
          <w:rFonts w:ascii="Arial" w:eastAsia="굴림" w:hAnsi="Arial" w:cs="Arial"/>
          <w:sz w:val="22"/>
        </w:rPr>
        <w:t xml:space="preserve">, </w:t>
      </w:r>
      <w:r w:rsidR="00636913" w:rsidRPr="001D19F6">
        <w:rPr>
          <w:rFonts w:ascii="Arial" w:eastAsia="굴림" w:hAnsi="Arial" w:cs="Arial"/>
          <w:sz w:val="22"/>
        </w:rPr>
        <w:t xml:space="preserve">savings deposits, </w:t>
      </w:r>
      <w:proofErr w:type="gramStart"/>
      <w:r w:rsidRPr="001D19F6">
        <w:rPr>
          <w:rFonts w:ascii="Arial" w:eastAsia="굴림" w:hAnsi="Arial" w:cs="Arial"/>
          <w:sz w:val="22"/>
        </w:rPr>
        <w:t>stock</w:t>
      </w:r>
      <w:r w:rsidR="008E4F39" w:rsidRPr="001D19F6">
        <w:rPr>
          <w:rFonts w:ascii="Arial" w:eastAsia="굴림" w:hAnsi="Arial" w:cs="Arial"/>
          <w:sz w:val="22"/>
        </w:rPr>
        <w:t>s</w:t>
      </w:r>
      <w:r w:rsidRPr="001D19F6">
        <w:rPr>
          <w:rFonts w:ascii="Arial" w:eastAsia="굴림" w:hAnsi="Arial" w:cs="Arial"/>
          <w:sz w:val="22"/>
        </w:rPr>
        <w:t xml:space="preserve"> /</w:t>
      </w:r>
      <w:proofErr w:type="gramEnd"/>
      <w:r w:rsidRPr="001D19F6">
        <w:rPr>
          <w:rFonts w:ascii="Arial" w:eastAsia="굴림" w:hAnsi="Arial" w:cs="Arial"/>
          <w:sz w:val="22"/>
        </w:rPr>
        <w:t xml:space="preserve"> </w:t>
      </w:r>
      <w:r w:rsidR="00636913" w:rsidRPr="001D19F6">
        <w:rPr>
          <w:rFonts w:ascii="Arial" w:eastAsia="굴림" w:hAnsi="Arial" w:cs="Arial"/>
          <w:sz w:val="22"/>
        </w:rPr>
        <w:t xml:space="preserve">investment </w:t>
      </w:r>
      <w:r w:rsidR="0054290A" w:rsidRPr="001D19F6">
        <w:rPr>
          <w:rFonts w:ascii="Arial" w:eastAsia="굴림" w:hAnsi="Arial" w:cs="Arial"/>
          <w:sz w:val="22"/>
        </w:rPr>
        <w:t>trust funds</w:t>
      </w:r>
      <w:r w:rsidRPr="001D19F6">
        <w:rPr>
          <w:rFonts w:ascii="Arial" w:eastAsia="굴림" w:hAnsi="Arial" w:cs="Arial"/>
          <w:sz w:val="22"/>
        </w:rPr>
        <w:t xml:space="preserve"> / mutual funds, bonds), </w:t>
      </w:r>
      <w:r w:rsidRPr="001D19F6">
        <w:rPr>
          <w:rFonts w:ascii="굴림" w:eastAsia="굴림" w:hAnsi="굴림" w:cs="굴림" w:hint="eastAsia"/>
          <w:sz w:val="22"/>
        </w:rPr>
        <w:t>②</w:t>
      </w:r>
      <w:r w:rsidR="00636913" w:rsidRPr="001D19F6">
        <w:rPr>
          <w:rFonts w:ascii="Arial" w:eastAsia="굴림" w:hAnsi="Arial" w:cs="Arial"/>
          <w:sz w:val="22"/>
        </w:rPr>
        <w:t xml:space="preserve"> i</w:t>
      </w:r>
      <w:r w:rsidRPr="001D19F6">
        <w:rPr>
          <w:rFonts w:ascii="Arial" w:eastAsia="굴림" w:hAnsi="Arial" w:cs="Arial"/>
          <w:sz w:val="22"/>
        </w:rPr>
        <w:t>nsurance</w:t>
      </w:r>
      <w:r w:rsidR="005A0645" w:rsidRPr="001D19F6">
        <w:rPr>
          <w:rFonts w:ascii="Arial" w:eastAsia="굴림" w:hAnsi="Arial" w:cs="Arial"/>
          <w:sz w:val="22"/>
        </w:rPr>
        <w:t xml:space="preserve"> </w:t>
      </w:r>
      <w:r w:rsidRPr="001D19F6">
        <w:rPr>
          <w:rFonts w:ascii="Arial" w:eastAsia="굴림" w:hAnsi="Arial" w:cs="Arial"/>
          <w:sz w:val="22"/>
        </w:rPr>
        <w:t xml:space="preserve">(term life insurance, whole life insurance, </w:t>
      </w:r>
      <w:r w:rsidR="0081026B" w:rsidRPr="001D19F6">
        <w:rPr>
          <w:rFonts w:ascii="Arial" w:eastAsia="굴림" w:hAnsi="Arial" w:cs="Arial"/>
          <w:sz w:val="22"/>
        </w:rPr>
        <w:t>annuity</w:t>
      </w:r>
      <w:r w:rsidRPr="001D19F6">
        <w:rPr>
          <w:rFonts w:ascii="Arial" w:eastAsia="굴림" w:hAnsi="Arial" w:cs="Arial"/>
          <w:sz w:val="22"/>
        </w:rPr>
        <w:t xml:space="preserve"> insurance), </w:t>
      </w:r>
      <w:r w:rsidRPr="001D19F6">
        <w:rPr>
          <w:rFonts w:ascii="굴림" w:eastAsia="굴림" w:hAnsi="굴림" w:cs="굴림" w:hint="eastAsia"/>
          <w:sz w:val="22"/>
        </w:rPr>
        <w:t>③</w:t>
      </w:r>
      <w:r w:rsidRPr="001D19F6">
        <w:rPr>
          <w:rFonts w:ascii="Arial" w:eastAsia="굴림" w:hAnsi="Arial" w:cs="Arial"/>
          <w:sz w:val="22"/>
        </w:rPr>
        <w:t xml:space="preserve"> </w:t>
      </w:r>
      <w:r w:rsidR="00636913" w:rsidRPr="001D19F6">
        <w:rPr>
          <w:rFonts w:ascii="Arial" w:eastAsia="굴림" w:hAnsi="Arial" w:cs="Arial"/>
          <w:sz w:val="22"/>
        </w:rPr>
        <w:t>money lent to another person</w:t>
      </w:r>
      <w:r w:rsidRPr="001D19F6">
        <w:rPr>
          <w:rFonts w:ascii="Arial" w:eastAsia="굴림" w:hAnsi="Arial" w:cs="Arial"/>
          <w:sz w:val="22"/>
        </w:rPr>
        <w:t xml:space="preserve">, </w:t>
      </w:r>
      <w:r w:rsidR="00636913" w:rsidRPr="001D19F6">
        <w:rPr>
          <w:rFonts w:ascii="Arial" w:eastAsia="굴림" w:hAnsi="Arial" w:cs="Arial"/>
          <w:sz w:val="22"/>
        </w:rPr>
        <w:t xml:space="preserve">and </w:t>
      </w:r>
      <w:r w:rsidRPr="001D19F6">
        <w:rPr>
          <w:rFonts w:ascii="굴림" w:eastAsia="굴림" w:hAnsi="굴림" w:cs="굴림" w:hint="eastAsia"/>
          <w:sz w:val="22"/>
        </w:rPr>
        <w:t>④</w:t>
      </w:r>
      <w:r w:rsidRPr="001D19F6">
        <w:rPr>
          <w:rFonts w:ascii="Arial" w:eastAsia="굴림" w:hAnsi="Arial" w:cs="Arial"/>
          <w:sz w:val="22"/>
        </w:rPr>
        <w:t xml:space="preserve"> </w:t>
      </w:r>
      <w:proofErr w:type="spellStart"/>
      <w:r w:rsidRPr="001D19F6">
        <w:rPr>
          <w:rFonts w:ascii="Arial" w:eastAsia="굴림" w:hAnsi="Arial" w:cs="Arial"/>
          <w:sz w:val="22"/>
        </w:rPr>
        <w:t>Gye</w:t>
      </w:r>
      <w:proofErr w:type="spellEnd"/>
      <w:r w:rsidR="005A0645" w:rsidRPr="001D19F6">
        <w:rPr>
          <w:rFonts w:ascii="Arial" w:eastAsia="굴림" w:hAnsi="Arial" w:cs="Arial"/>
          <w:sz w:val="22"/>
        </w:rPr>
        <w:t xml:space="preserve"> </w:t>
      </w:r>
      <w:r w:rsidRPr="001D19F6">
        <w:rPr>
          <w:rFonts w:ascii="Arial" w:eastAsia="굴림" w:hAnsi="Arial" w:cs="Arial"/>
          <w:sz w:val="22"/>
        </w:rPr>
        <w:t>(private saving</w:t>
      </w:r>
      <w:r w:rsidR="00636913" w:rsidRPr="001D19F6">
        <w:rPr>
          <w:rFonts w:ascii="Arial" w:eastAsia="굴림" w:hAnsi="Arial" w:cs="Arial"/>
          <w:sz w:val="22"/>
        </w:rPr>
        <w:t>s</w:t>
      </w:r>
      <w:r w:rsidRPr="001D19F6">
        <w:rPr>
          <w:rFonts w:ascii="Arial" w:eastAsia="굴림" w:hAnsi="Arial" w:cs="Arial"/>
          <w:sz w:val="22"/>
        </w:rPr>
        <w:t xml:space="preserve"> club).</w:t>
      </w:r>
      <w:r w:rsidR="005A0645" w:rsidRPr="001D19F6">
        <w:rPr>
          <w:rFonts w:ascii="Arial" w:eastAsia="굴림" w:hAnsi="Arial" w:cs="Arial"/>
          <w:sz w:val="22"/>
        </w:rPr>
        <w:t xml:space="preserve"> If R’s response</w:t>
      </w:r>
      <w:r w:rsidR="00636913" w:rsidRPr="001D19F6">
        <w:rPr>
          <w:rFonts w:ascii="Arial" w:eastAsia="굴림" w:hAnsi="Arial" w:cs="Arial"/>
          <w:sz w:val="22"/>
        </w:rPr>
        <w:t xml:space="preserve"> falls into any of the four categories mentioned above, go back to F158 and </w:t>
      </w:r>
      <w:r w:rsidR="000C2413" w:rsidRPr="001D19F6">
        <w:rPr>
          <w:rFonts w:ascii="Arial" w:eastAsia="굴림" w:hAnsi="Arial" w:cs="Arial"/>
          <w:sz w:val="22"/>
        </w:rPr>
        <w:t xml:space="preserve">mark </w:t>
      </w:r>
      <w:r w:rsidR="009E118E" w:rsidRPr="001D19F6">
        <w:rPr>
          <w:rFonts w:ascii="Arial" w:eastAsia="굴림" w:hAnsi="Arial" w:cs="Arial"/>
          <w:sz w:val="22"/>
        </w:rPr>
        <w:t>‘</w:t>
      </w:r>
      <w:r w:rsidR="00E01500" w:rsidRPr="001D19F6">
        <w:rPr>
          <w:rFonts w:ascii="굴림" w:eastAsia="굴림" w:hAnsi="굴림" w:cs="굴림" w:hint="eastAsia"/>
          <w:sz w:val="22"/>
        </w:rPr>
        <w:t>⑤</w:t>
      </w:r>
      <w:r w:rsidR="00E01500" w:rsidRPr="001D19F6">
        <w:rPr>
          <w:rFonts w:ascii="Arial" w:eastAsia="굴림" w:hAnsi="Arial" w:cs="Arial"/>
          <w:sz w:val="22"/>
        </w:rPr>
        <w:t xml:space="preserve"> </w:t>
      </w:r>
      <w:r w:rsidR="009E118E" w:rsidRPr="001D19F6">
        <w:rPr>
          <w:rFonts w:ascii="Arial" w:eastAsia="굴림" w:hAnsi="Arial" w:cs="Arial"/>
          <w:sz w:val="22"/>
        </w:rPr>
        <w:t>N</w:t>
      </w:r>
      <w:r w:rsidR="000C2413" w:rsidRPr="001D19F6">
        <w:rPr>
          <w:rFonts w:ascii="Arial" w:eastAsia="굴림" w:hAnsi="Arial" w:cs="Arial"/>
          <w:sz w:val="22"/>
        </w:rPr>
        <w:t>o</w:t>
      </w:r>
      <w:r w:rsidR="009E118E" w:rsidRPr="001D19F6">
        <w:rPr>
          <w:rFonts w:ascii="Arial" w:eastAsia="굴림" w:hAnsi="Arial" w:cs="Arial"/>
          <w:sz w:val="22"/>
        </w:rPr>
        <w:t>’</w:t>
      </w:r>
      <w:r w:rsidR="000C2413" w:rsidRPr="001D19F6">
        <w:rPr>
          <w:rFonts w:ascii="Arial" w:eastAsia="굴림" w:hAnsi="Arial" w:cs="Arial"/>
          <w:sz w:val="22"/>
        </w:rPr>
        <w:t>.</w:t>
      </w:r>
      <w:r w:rsidRPr="001D19F6">
        <w:rPr>
          <w:rFonts w:ascii="Arial" w:eastAsia="굴림" w:hAnsi="Arial" w:cs="Arial"/>
          <w:sz w:val="22"/>
        </w:rPr>
        <w:t>]</w:t>
      </w:r>
    </w:p>
    <w:p w14:paraId="69BAB9E2" w14:textId="77777777" w:rsidR="001C4F76" w:rsidRPr="001D19F6" w:rsidRDefault="001C4F76" w:rsidP="001C4F76">
      <w:pPr>
        <w:wordWrap/>
        <w:spacing w:line="360" w:lineRule="auto"/>
        <w:rPr>
          <w:rFonts w:ascii="Arial" w:eastAsia="굴림" w:hAnsi="Arial" w:cs="Arial"/>
          <w:sz w:val="22"/>
        </w:rPr>
      </w:pPr>
    </w:p>
    <w:p w14:paraId="3B79EFF0" w14:textId="77777777" w:rsidR="00624BD4" w:rsidRPr="001D19F6" w:rsidRDefault="001C4F76" w:rsidP="001C4F76">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4FF6A60D" w14:textId="77777777" w:rsidR="001C4F76" w:rsidRPr="001D19F6" w:rsidRDefault="001C4F76" w:rsidP="001C4F76">
      <w:pPr>
        <w:wordWrap/>
        <w:spacing w:line="360" w:lineRule="auto"/>
        <w:rPr>
          <w:rFonts w:ascii="Arial" w:eastAsia="굴림" w:hAnsi="Arial" w:cs="Arial"/>
          <w:sz w:val="22"/>
        </w:rPr>
      </w:pPr>
    </w:p>
    <w:p w14:paraId="444D0EB9"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F160. Wh</w:t>
      </w:r>
      <w:r w:rsidR="000C2413" w:rsidRPr="001D19F6">
        <w:rPr>
          <w:rFonts w:ascii="Arial" w:eastAsia="굴림" w:hAnsi="Arial" w:cs="Arial"/>
          <w:sz w:val="22"/>
        </w:rPr>
        <w:t>at is the current value of</w:t>
      </w:r>
      <w:r w:rsidR="0054290A" w:rsidRPr="001D19F6">
        <w:rPr>
          <w:rFonts w:ascii="Arial" w:eastAsia="굴림" w:hAnsi="Arial" w:cs="Arial"/>
          <w:sz w:val="22"/>
        </w:rPr>
        <w:t xml:space="preserve"> tho</w:t>
      </w:r>
      <w:r w:rsidR="00020F5D" w:rsidRPr="001D19F6">
        <w:rPr>
          <w:rFonts w:ascii="Arial" w:eastAsia="굴림" w:hAnsi="Arial" w:cs="Arial"/>
          <w:sz w:val="22"/>
        </w:rPr>
        <w:t>se</w:t>
      </w:r>
      <w:r w:rsidR="000C2413" w:rsidRPr="001D19F6">
        <w:rPr>
          <w:rFonts w:ascii="Arial" w:eastAsia="굴림" w:hAnsi="Arial" w:cs="Arial"/>
          <w:sz w:val="22"/>
        </w:rPr>
        <w:t xml:space="preserve"> financial </w:t>
      </w:r>
      <w:r w:rsidR="00020F5D" w:rsidRPr="001D19F6">
        <w:rPr>
          <w:rFonts w:ascii="Arial" w:eastAsia="굴림" w:hAnsi="Arial" w:cs="Arial"/>
          <w:sz w:val="22"/>
        </w:rPr>
        <w:t>assets</w:t>
      </w:r>
      <w:r w:rsidRPr="001D19F6">
        <w:rPr>
          <w:rFonts w:ascii="Arial" w:eastAsia="굴림" w:hAnsi="Arial" w:cs="Arial"/>
          <w:sz w:val="22"/>
        </w:rPr>
        <w:t>? If you sold</w:t>
      </w:r>
      <w:r w:rsidR="005A0645" w:rsidRPr="001D19F6">
        <w:rPr>
          <w:rFonts w:ascii="Arial" w:eastAsia="굴림" w:hAnsi="Arial" w:cs="Arial"/>
          <w:sz w:val="22"/>
        </w:rPr>
        <w:t xml:space="preserve"> </w:t>
      </w:r>
      <w:r w:rsidR="00020F5D" w:rsidRPr="001D19F6">
        <w:rPr>
          <w:rFonts w:ascii="Arial" w:eastAsia="굴림" w:hAnsi="Arial" w:cs="Arial"/>
          <w:sz w:val="22"/>
        </w:rPr>
        <w:t>them</w:t>
      </w:r>
      <w:r w:rsidR="009E118E" w:rsidRPr="001D19F6">
        <w:rPr>
          <w:rFonts w:ascii="Arial" w:eastAsia="굴림" w:hAnsi="Arial" w:cs="Arial"/>
          <w:sz w:val="22"/>
        </w:rPr>
        <w:t xml:space="preserve"> today</w:t>
      </w:r>
      <w:r w:rsidRPr="001D19F6">
        <w:rPr>
          <w:rFonts w:ascii="Arial" w:eastAsia="굴림" w:hAnsi="Arial" w:cs="Arial"/>
          <w:sz w:val="22"/>
        </w:rPr>
        <w:t>,</w:t>
      </w:r>
      <w:r w:rsidR="009E118E" w:rsidRPr="001D19F6">
        <w:rPr>
          <w:rFonts w:ascii="Arial" w:eastAsia="굴림" w:hAnsi="Arial" w:cs="Arial"/>
          <w:sz w:val="22"/>
        </w:rPr>
        <w:t xml:space="preserve"> </w:t>
      </w:r>
      <w:r w:rsidR="0056618F" w:rsidRPr="001D19F6">
        <w:rPr>
          <w:rFonts w:ascii="Arial" w:eastAsia="굴림" w:hAnsi="Arial" w:cs="Arial"/>
          <w:sz w:val="22"/>
        </w:rPr>
        <w:t xml:space="preserve">about </w:t>
      </w:r>
      <w:r w:rsidR="009E118E" w:rsidRPr="001D19F6">
        <w:rPr>
          <w:rFonts w:ascii="Arial" w:eastAsia="굴림" w:hAnsi="Arial" w:cs="Arial"/>
          <w:sz w:val="22"/>
        </w:rPr>
        <w:t>how much would you get</w:t>
      </w:r>
      <w:r w:rsidRPr="001D19F6">
        <w:rPr>
          <w:rFonts w:ascii="Arial" w:eastAsia="굴림" w:hAnsi="Arial" w:cs="Arial"/>
          <w:sz w:val="22"/>
        </w:rPr>
        <w:t>? (unit: 10,000 Korean won)</w:t>
      </w:r>
    </w:p>
    <w:p w14:paraId="5B3AAC6B" w14:textId="77777777" w:rsidR="006E7354" w:rsidRPr="001D19F6" w:rsidRDefault="006E7354" w:rsidP="006E7354">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4F55D35" w14:textId="77777777" w:rsidR="00053487" w:rsidRPr="001D19F6" w:rsidRDefault="006E7354" w:rsidP="006E7354">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w:t>
      </w:r>
      <w:r w:rsidR="0093794F" w:rsidRPr="001D19F6">
        <w:rPr>
          <w:rFonts w:ascii="Arial" w:eastAsia="굴림" w:hAnsi="Arial" w:cs="Arial"/>
          <w:kern w:val="0"/>
          <w:sz w:val="22"/>
        </w:rPr>
        <w:t>] ________ MW [Range: 1</w:t>
      </w:r>
      <w:r w:rsidRPr="001D19F6">
        <w:rPr>
          <w:rFonts w:ascii="Arial" w:eastAsia="굴림" w:hAnsi="Arial" w:cs="Arial"/>
          <w:kern w:val="0"/>
          <w:sz w:val="22"/>
        </w:rPr>
        <w:t xml:space="preserve"> ~ 9997] → F166</w:t>
      </w:r>
    </w:p>
    <w:p w14:paraId="0405C061"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F161~F165 unfolding</w:t>
      </w:r>
    </w:p>
    <w:p w14:paraId="6BB2021B"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F161~F165 unfolding</w:t>
      </w:r>
    </w:p>
    <w:p w14:paraId="2707C0D8" w14:textId="77777777" w:rsidR="00624BD4" w:rsidRPr="001D19F6" w:rsidRDefault="00624BD4" w:rsidP="000E1AA0">
      <w:pPr>
        <w:wordWrap/>
        <w:spacing w:line="360" w:lineRule="auto"/>
        <w:rPr>
          <w:rFonts w:ascii="Arial" w:eastAsia="굴림" w:hAnsi="Arial" w:cs="Arial"/>
          <w:sz w:val="22"/>
        </w:rPr>
      </w:pPr>
    </w:p>
    <w:p w14:paraId="6F7DDBD5"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F161~F165. Unfolding bracket questions &gt;</w:t>
      </w:r>
    </w:p>
    <w:p w14:paraId="4A677184" w14:textId="77777777" w:rsidR="005A0645" w:rsidRPr="001D19F6" w:rsidRDefault="005A0645" w:rsidP="005A0645">
      <w:pPr>
        <w:wordWrap/>
        <w:spacing w:line="360" w:lineRule="auto"/>
        <w:rPr>
          <w:rFonts w:ascii="Arial" w:eastAsia="굴림" w:hAnsi="Arial" w:cs="Arial"/>
          <w:sz w:val="22"/>
        </w:rPr>
      </w:pPr>
      <w:r w:rsidRPr="001D19F6">
        <w:rPr>
          <w:rFonts w:ascii="Arial" w:eastAsia="굴림" w:hAnsi="Arial" w:cs="Arial"/>
          <w:kern w:val="0"/>
          <w:sz w:val="22"/>
        </w:rPr>
        <w:t xml:space="preserve">[IWER: Go back to </w:t>
      </w:r>
      <w:r w:rsidRPr="001D19F6">
        <w:rPr>
          <w:rFonts w:ascii="Arial" w:eastAsia="굴림" w:hAnsi="Arial" w:cs="Arial"/>
          <w:sz w:val="22"/>
        </w:rPr>
        <w:t xml:space="preserve">F160 </w:t>
      </w:r>
      <w:r w:rsidRPr="001D19F6">
        <w:rPr>
          <w:rFonts w:ascii="Arial" w:eastAsia="굴림" w:hAnsi="Arial" w:cs="Arial"/>
          <w:kern w:val="0"/>
          <w:sz w:val="22"/>
        </w:rPr>
        <w:t>and record if R answers the amount during the interview.]</w:t>
      </w:r>
    </w:p>
    <w:p w14:paraId="7D7AA79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F161. Would it amount to less than, about equal to or more than 500 MW (10,000 Korean won)?</w:t>
      </w:r>
    </w:p>
    <w:p w14:paraId="657C7FD5"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7440F3E7"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7AD9E9D6"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14ECBFF0" w14:textId="77777777" w:rsidR="00624BD4" w:rsidRPr="001D19F6" w:rsidRDefault="00624BD4" w:rsidP="00624BD4">
      <w:pPr>
        <w:wordWrap/>
        <w:spacing w:line="360" w:lineRule="auto"/>
        <w:rPr>
          <w:rFonts w:ascii="Arial" w:eastAsia="굴림" w:hAnsi="Arial" w:cs="Arial"/>
          <w:sz w:val="22"/>
        </w:rPr>
      </w:pPr>
    </w:p>
    <w:p w14:paraId="598C242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F162. Would it amount to less than, about equal to, or more than 1,000 MW (10,000 Korean won)?</w:t>
      </w:r>
    </w:p>
    <w:p w14:paraId="70535DA1"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93BE08D"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19224CD4"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53EA1F0E"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F163. Would it amount to less than, about equal to or more than 3,000 MW (10,000 Korean won)?</w:t>
      </w:r>
    </w:p>
    <w:p w14:paraId="57B64536"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0689FC64"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76A43EA6"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16045A99" w14:textId="77777777" w:rsidR="00624BD4" w:rsidRPr="001D19F6" w:rsidRDefault="00624BD4" w:rsidP="00624BD4">
      <w:pPr>
        <w:wordWrap/>
        <w:spacing w:line="360" w:lineRule="auto"/>
        <w:rPr>
          <w:rFonts w:ascii="Arial" w:eastAsia="굴림" w:hAnsi="Arial" w:cs="Arial"/>
          <w:sz w:val="22"/>
        </w:rPr>
      </w:pPr>
    </w:p>
    <w:p w14:paraId="40144F7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F164. Would it amount to less than, about equal to or more than 5,000 MW (10,000 Korean won)?</w:t>
      </w:r>
    </w:p>
    <w:p w14:paraId="66393E54"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3D18FBE6"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0284892A"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318EC53C" w14:textId="77777777" w:rsidR="00624BD4" w:rsidRPr="001D19F6" w:rsidRDefault="00624BD4" w:rsidP="00624BD4">
      <w:pPr>
        <w:wordWrap/>
        <w:spacing w:line="360" w:lineRule="auto"/>
        <w:rPr>
          <w:rFonts w:ascii="Arial" w:eastAsia="굴림" w:hAnsi="Arial" w:cs="Arial"/>
          <w:sz w:val="22"/>
        </w:rPr>
      </w:pPr>
    </w:p>
    <w:p w14:paraId="4D31526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F165. Would it amount to less than, about equal to or more than 10,000 MW (10,000Korean won)?</w:t>
      </w:r>
    </w:p>
    <w:p w14:paraId="7832644C"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403EAAA0" w14:textId="77777777" w:rsidR="005A0645" w:rsidRPr="001D19F6" w:rsidRDefault="005A0645" w:rsidP="005A064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3F248F12" w14:textId="77777777" w:rsidR="005A0645" w:rsidRPr="001D19F6" w:rsidRDefault="005A0645" w:rsidP="005A0645">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7891824C" w14:textId="77777777" w:rsidR="00624BD4" w:rsidRPr="001D19F6" w:rsidRDefault="00624BD4" w:rsidP="000E1AA0">
      <w:pPr>
        <w:wordWrap/>
        <w:spacing w:line="360" w:lineRule="auto"/>
        <w:rPr>
          <w:rFonts w:ascii="Arial" w:eastAsia="굴림" w:hAnsi="Arial" w:cs="Arial"/>
          <w:sz w:val="22"/>
        </w:rPr>
      </w:pPr>
    </w:p>
    <w:p w14:paraId="014098DF" w14:textId="04A48B93"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F166. During the </w:t>
      </w:r>
      <w:r w:rsidR="00DC199D" w:rsidRPr="001D19F6">
        <w:rPr>
          <w:rFonts w:ascii="Arial" w:eastAsia="굴림" w:hAnsi="Arial" w:cs="Arial"/>
          <w:sz w:val="22"/>
        </w:rPr>
        <w:t xml:space="preserve">last calendar year </w:t>
      </w:r>
      <w:r w:rsidRPr="001D19F6">
        <w:rPr>
          <w:rFonts w:ascii="Arial" w:eastAsia="굴림" w:hAnsi="Arial" w:cs="Arial"/>
          <w:sz w:val="22"/>
        </w:rPr>
        <w:t>(</w:t>
      </w:r>
      <w:del w:id="9256" w:author="Keis" w:date="2024-09-06T10:18:00Z">
        <w:r w:rsidR="00392146" w:rsidDel="009F27DD">
          <w:rPr>
            <w:rFonts w:ascii="Arial" w:eastAsia="굴림" w:hAnsi="Arial" w:cs="Arial" w:hint="eastAsia"/>
            <w:color w:val="FF0000"/>
            <w:sz w:val="22"/>
          </w:rPr>
          <w:delText>2019</w:delText>
        </w:r>
      </w:del>
      <w:ins w:id="9257" w:author="Keis" w:date="2024-09-06T10:18:00Z">
        <w:r w:rsidR="009F27DD" w:rsidRPr="009F27DD">
          <w:rPr>
            <w:rFonts w:ascii="Arial" w:eastAsia="굴림" w:hAnsi="Arial" w:cs="Arial" w:hint="eastAsia"/>
            <w:color w:val="00B050"/>
            <w:sz w:val="22"/>
          </w:rPr>
          <w:t>2021</w:t>
        </w:r>
      </w:ins>
      <w:r w:rsidRPr="001D19F6">
        <w:rPr>
          <w:rFonts w:ascii="Arial" w:eastAsia="굴림" w:hAnsi="Arial" w:cs="Arial"/>
          <w:sz w:val="22"/>
        </w:rPr>
        <w:t xml:space="preserve">), how much interest did you earn </w:t>
      </w:r>
      <w:r w:rsidR="005A0645" w:rsidRPr="001D19F6">
        <w:rPr>
          <w:rFonts w:ascii="Arial" w:eastAsia="굴림" w:hAnsi="Arial" w:cs="Arial"/>
          <w:sz w:val="22"/>
        </w:rPr>
        <w:t xml:space="preserve">per month </w:t>
      </w:r>
      <w:r w:rsidRPr="001D19F6">
        <w:rPr>
          <w:rFonts w:ascii="Arial" w:eastAsia="굴림" w:hAnsi="Arial" w:cs="Arial"/>
          <w:sz w:val="22"/>
        </w:rPr>
        <w:t>from the financial</w:t>
      </w:r>
      <w:r w:rsidR="005A0645" w:rsidRPr="001D19F6">
        <w:rPr>
          <w:rFonts w:ascii="Arial" w:eastAsia="굴림" w:hAnsi="Arial" w:cs="Arial"/>
          <w:sz w:val="22"/>
        </w:rPr>
        <w:t xml:space="preserve"> </w:t>
      </w:r>
      <w:r w:rsidRPr="001D19F6">
        <w:rPr>
          <w:rFonts w:ascii="Arial" w:eastAsia="굴림" w:hAnsi="Arial" w:cs="Arial"/>
          <w:sz w:val="22"/>
        </w:rPr>
        <w:t xml:space="preserve">assets you </w:t>
      </w:r>
      <w:r w:rsidR="00C07D14" w:rsidRPr="001D19F6">
        <w:rPr>
          <w:rFonts w:ascii="Arial" w:eastAsia="굴림" w:hAnsi="Arial" w:cs="Arial"/>
          <w:sz w:val="22"/>
        </w:rPr>
        <w:t xml:space="preserve">have </w:t>
      </w:r>
      <w:r w:rsidRPr="001D19F6">
        <w:rPr>
          <w:rFonts w:ascii="Arial" w:eastAsia="굴림" w:hAnsi="Arial" w:cs="Arial"/>
          <w:sz w:val="22"/>
        </w:rPr>
        <w:t>mentioned</w:t>
      </w:r>
      <w:r w:rsidR="00C07D14" w:rsidRPr="001D19F6">
        <w:rPr>
          <w:rFonts w:ascii="Arial" w:eastAsia="굴림" w:hAnsi="Arial" w:cs="Arial"/>
          <w:sz w:val="22"/>
        </w:rPr>
        <w:t xml:space="preserve"> so far</w:t>
      </w:r>
      <w:r w:rsidRPr="001D19F6">
        <w:rPr>
          <w:rFonts w:ascii="Arial" w:eastAsia="굴림" w:hAnsi="Arial" w:cs="Arial"/>
          <w:sz w:val="22"/>
        </w:rPr>
        <w:t>? (unit: 10,000 Korean won)</w:t>
      </w:r>
    </w:p>
    <w:p w14:paraId="26354ED9" w14:textId="77777777" w:rsidR="00656088" w:rsidRPr="001D19F6" w:rsidRDefault="00656088" w:rsidP="00656088">
      <w:pPr>
        <w:wordWrap/>
        <w:spacing w:line="360" w:lineRule="auto"/>
        <w:rPr>
          <w:rFonts w:ascii="Arial" w:eastAsia="굴림" w:hAnsi="Arial" w:cs="Arial"/>
          <w:sz w:val="22"/>
        </w:rPr>
      </w:pPr>
      <w:r w:rsidRPr="001D19F6">
        <w:rPr>
          <w:rFonts w:ascii="Arial" w:eastAsia="굴림" w:hAnsi="Arial" w:cs="Arial"/>
          <w:sz w:val="22"/>
        </w:rPr>
        <w:t xml:space="preserve">[IWER: </w:t>
      </w:r>
    </w:p>
    <w:p w14:paraId="661E9846" w14:textId="77777777" w:rsidR="00656088" w:rsidRPr="001D19F6" w:rsidRDefault="00656088" w:rsidP="00656088">
      <w:pPr>
        <w:wordWrap/>
        <w:spacing w:line="360" w:lineRule="auto"/>
        <w:rPr>
          <w:rFonts w:ascii="Arial" w:eastAsia="굴림" w:hAnsi="Arial" w:cs="Arial"/>
          <w:sz w:val="22"/>
        </w:rPr>
      </w:pPr>
      <w:r w:rsidRPr="001D19F6">
        <w:rPr>
          <w:rFonts w:ascii="Arial" w:eastAsia="굴림" w:hAnsi="Arial" w:cs="Arial"/>
          <w:sz w:val="22"/>
        </w:rPr>
        <w:t xml:space="preserve">- The financial assets we have mentioned so far are cash (more than 50 MW), </w:t>
      </w:r>
      <w:proofErr w:type="gramStart"/>
      <w:r w:rsidRPr="001D19F6">
        <w:rPr>
          <w:rFonts w:ascii="Arial" w:eastAsia="굴림" w:hAnsi="Arial" w:cs="Arial"/>
          <w:sz w:val="22"/>
        </w:rPr>
        <w:t>saving(</w:t>
      </w:r>
      <w:proofErr w:type="gramEnd"/>
      <w:r w:rsidRPr="001D19F6">
        <w:rPr>
          <w:rFonts w:ascii="Arial" w:eastAsia="굴림" w:hAnsi="Arial" w:cs="Arial"/>
          <w:sz w:val="22"/>
        </w:rPr>
        <w:t xml:space="preserve">high interest rate but limited deposit and withdrawal money), stock or investment trust, bonds, deposit insurance, lending money, </w:t>
      </w:r>
      <w:proofErr w:type="spellStart"/>
      <w:r w:rsidRPr="001D19F6">
        <w:rPr>
          <w:rFonts w:ascii="Arial" w:eastAsia="굴림" w:hAnsi="Arial" w:cs="Arial"/>
          <w:sz w:val="22"/>
        </w:rPr>
        <w:t>Gye</w:t>
      </w:r>
      <w:proofErr w:type="spellEnd"/>
      <w:r w:rsidRPr="001D19F6">
        <w:rPr>
          <w:rFonts w:ascii="Arial" w:eastAsia="굴림" w:hAnsi="Arial" w:cs="Arial"/>
          <w:sz w:val="22"/>
        </w:rPr>
        <w:t>(private saving club, other financial asset etc..</w:t>
      </w:r>
    </w:p>
    <w:p w14:paraId="3EC498AC" w14:textId="77777777" w:rsidR="00656088" w:rsidRPr="001D19F6" w:rsidRDefault="00656088" w:rsidP="00656088">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721DB8C" w14:textId="77777777" w:rsidR="00656088" w:rsidRPr="001D19F6" w:rsidRDefault="00656088" w:rsidP="00656088">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 ________ MW [Range: 0 ~ 9997] → </w:t>
      </w:r>
      <w:r w:rsidR="003F0FDE" w:rsidRPr="001D19F6">
        <w:rPr>
          <w:rFonts w:ascii="Arial" w:eastAsia="굴림" w:hAnsi="Arial" w:cs="Arial"/>
          <w:kern w:val="0"/>
          <w:sz w:val="22"/>
        </w:rPr>
        <w:t>F172</w:t>
      </w:r>
    </w:p>
    <w:p w14:paraId="08F05444"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w:t>
      </w:r>
      <w:r w:rsidR="00B14DB6" w:rsidRPr="001D19F6">
        <w:rPr>
          <w:rFonts w:ascii="Arial" w:eastAsia="굴림" w:hAnsi="Arial" w:cs="Arial"/>
          <w:sz w:val="22"/>
        </w:rPr>
        <w:t>167</w:t>
      </w:r>
      <w:r w:rsidRPr="001D19F6">
        <w:rPr>
          <w:rFonts w:ascii="Arial" w:eastAsia="굴림" w:hAnsi="Arial" w:cs="Arial"/>
          <w:sz w:val="22"/>
        </w:rPr>
        <w:t>~F</w:t>
      </w:r>
      <w:r w:rsidR="00B14DB6" w:rsidRPr="001D19F6">
        <w:rPr>
          <w:rFonts w:ascii="Arial" w:eastAsia="굴림" w:hAnsi="Arial" w:cs="Arial"/>
          <w:sz w:val="22"/>
        </w:rPr>
        <w:t>171</w:t>
      </w:r>
      <w:r w:rsidRPr="001D19F6">
        <w:rPr>
          <w:rFonts w:ascii="Arial" w:eastAsia="굴림" w:hAnsi="Arial" w:cs="Arial"/>
          <w:sz w:val="22"/>
        </w:rPr>
        <w:t xml:space="preserve"> unfolding</w:t>
      </w:r>
    </w:p>
    <w:p w14:paraId="06DD7658"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w:t>
      </w:r>
      <w:r w:rsidR="00DC199D" w:rsidRPr="001D19F6">
        <w:rPr>
          <w:rFonts w:ascii="Arial" w:eastAsia="굴림" w:hAnsi="Arial" w:cs="Arial"/>
          <w:sz w:val="22"/>
        </w:rPr>
        <w:t>167</w:t>
      </w:r>
      <w:r w:rsidRPr="001D19F6">
        <w:rPr>
          <w:rFonts w:ascii="Arial" w:eastAsia="굴림" w:hAnsi="Arial" w:cs="Arial"/>
          <w:sz w:val="22"/>
        </w:rPr>
        <w:t>~F</w:t>
      </w:r>
      <w:r w:rsidR="00B14DB6" w:rsidRPr="001D19F6">
        <w:rPr>
          <w:rFonts w:ascii="Arial" w:eastAsia="굴림" w:hAnsi="Arial" w:cs="Arial"/>
          <w:sz w:val="22"/>
        </w:rPr>
        <w:t>171</w:t>
      </w:r>
      <w:r w:rsidRPr="001D19F6">
        <w:rPr>
          <w:rFonts w:ascii="Arial" w:eastAsia="굴림" w:hAnsi="Arial" w:cs="Arial"/>
          <w:sz w:val="22"/>
        </w:rPr>
        <w:t xml:space="preserve"> unfolding</w:t>
      </w:r>
    </w:p>
    <w:p w14:paraId="7911C5F0" w14:textId="77777777" w:rsidR="00624BD4" w:rsidRPr="001D19F6" w:rsidRDefault="00624BD4" w:rsidP="000E1AA0">
      <w:pPr>
        <w:wordWrap/>
        <w:spacing w:line="360" w:lineRule="auto"/>
        <w:rPr>
          <w:rFonts w:ascii="Arial" w:eastAsia="굴림" w:hAnsi="Arial" w:cs="Arial"/>
          <w:sz w:val="22"/>
        </w:rPr>
      </w:pPr>
    </w:p>
    <w:p w14:paraId="39E37C54"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F167~F171</w:t>
      </w:r>
      <w:r w:rsidR="005A0645" w:rsidRPr="001D19F6">
        <w:rPr>
          <w:rFonts w:ascii="Arial" w:eastAsia="굴림" w:hAnsi="Arial" w:cs="Arial"/>
          <w:b/>
          <w:sz w:val="22"/>
        </w:rPr>
        <w:t>. Unfolding bracket questions &gt;</w:t>
      </w:r>
    </w:p>
    <w:p w14:paraId="67256AF8" w14:textId="77777777" w:rsidR="005A0645" w:rsidRPr="001D19F6" w:rsidRDefault="005A0645" w:rsidP="000E1AA0">
      <w:pPr>
        <w:wordWrap/>
        <w:spacing w:line="360" w:lineRule="auto"/>
        <w:rPr>
          <w:rFonts w:ascii="Arial" w:eastAsia="굴림" w:hAnsi="Arial" w:cs="Arial"/>
          <w:sz w:val="22"/>
        </w:rPr>
      </w:pPr>
      <w:r w:rsidRPr="001D19F6">
        <w:rPr>
          <w:rFonts w:ascii="Arial" w:eastAsia="굴림" w:hAnsi="Arial" w:cs="Arial"/>
          <w:kern w:val="0"/>
          <w:sz w:val="22"/>
        </w:rPr>
        <w:t>[IWER: Go back to F166 and record if R answers the amount during the interview.]</w:t>
      </w:r>
    </w:p>
    <w:p w14:paraId="21859EBC" w14:textId="378B3768" w:rsidR="00624BD4" w:rsidRPr="001D19F6" w:rsidRDefault="00624BD4" w:rsidP="000E1AA0">
      <w:pPr>
        <w:spacing w:line="360" w:lineRule="auto"/>
        <w:rPr>
          <w:rFonts w:ascii="Arial" w:eastAsia="굴림" w:hAnsi="Arial" w:cs="Arial"/>
          <w:b/>
          <w:sz w:val="22"/>
        </w:rPr>
      </w:pPr>
      <w:r w:rsidRPr="001D19F6">
        <w:rPr>
          <w:rFonts w:ascii="Arial" w:eastAsia="굴림" w:hAnsi="Arial" w:cs="Arial"/>
          <w:sz w:val="22"/>
        </w:rPr>
        <w:t>F167. Did it amount to less than, about equal to or more than 50 MW (10,000 Korean won)</w:t>
      </w:r>
      <w:r w:rsidR="0050017B" w:rsidRPr="001D19F6">
        <w:rPr>
          <w:rFonts w:ascii="Arial" w:eastAsia="굴림" w:hAnsi="Arial" w:cs="Arial"/>
          <w:sz w:val="22"/>
        </w:rPr>
        <w:t xml:space="preserve"> in the last calendar year (</w:t>
      </w:r>
      <w:del w:id="9258" w:author="Keis" w:date="2024-09-06T10:18:00Z">
        <w:r w:rsidR="00BB5B9E" w:rsidDel="009F27DD">
          <w:rPr>
            <w:rFonts w:ascii="Arial" w:eastAsia="굴림" w:hAnsi="Arial" w:cs="Arial" w:hint="eastAsia"/>
            <w:color w:val="FF0000"/>
            <w:sz w:val="22"/>
          </w:rPr>
          <w:delText>2019</w:delText>
        </w:r>
      </w:del>
      <w:ins w:id="9259" w:author="Keis" w:date="2024-09-06T10:18:00Z">
        <w:r w:rsidR="009F27DD" w:rsidRPr="009F27DD">
          <w:rPr>
            <w:rFonts w:ascii="Arial" w:eastAsia="굴림" w:hAnsi="Arial" w:cs="Arial" w:hint="eastAsia"/>
            <w:color w:val="00B050"/>
            <w:sz w:val="22"/>
          </w:rPr>
          <w:t>2021</w:t>
        </w:r>
      </w:ins>
      <w:r w:rsidR="0050017B" w:rsidRPr="001D19F6">
        <w:rPr>
          <w:rFonts w:ascii="Arial" w:eastAsia="굴림" w:hAnsi="Arial" w:cs="Arial"/>
          <w:sz w:val="22"/>
        </w:rPr>
        <w:t>)</w:t>
      </w:r>
      <w:r w:rsidRPr="001D19F6">
        <w:rPr>
          <w:rFonts w:ascii="Arial" w:eastAsia="굴림" w:hAnsi="Arial" w:cs="Arial"/>
          <w:sz w:val="22"/>
        </w:rPr>
        <w:t>?</w:t>
      </w:r>
    </w:p>
    <w:p w14:paraId="1E2768B1"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50 MW</w:t>
      </w:r>
    </w:p>
    <w:p w14:paraId="68E81255"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 MW</w:t>
      </w:r>
    </w:p>
    <w:p w14:paraId="2A144463"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 MW</w:t>
      </w:r>
    </w:p>
    <w:p w14:paraId="669046F4" w14:textId="77777777" w:rsidR="00624BD4" w:rsidRPr="001D19F6" w:rsidRDefault="00624BD4" w:rsidP="000E1AA0">
      <w:pPr>
        <w:wordWrap/>
        <w:spacing w:line="360" w:lineRule="auto"/>
        <w:rPr>
          <w:rFonts w:ascii="Arial" w:eastAsia="굴림" w:hAnsi="Arial" w:cs="Arial"/>
          <w:sz w:val="22"/>
        </w:rPr>
      </w:pPr>
    </w:p>
    <w:p w14:paraId="47FEF94C" w14:textId="72D962AD" w:rsidR="00624BD4" w:rsidRPr="001D19F6" w:rsidRDefault="00624BD4" w:rsidP="000E1AA0">
      <w:pPr>
        <w:spacing w:line="360" w:lineRule="auto"/>
        <w:rPr>
          <w:rFonts w:ascii="Arial" w:eastAsia="굴림" w:hAnsi="Arial" w:cs="Arial"/>
          <w:b/>
          <w:sz w:val="22"/>
        </w:rPr>
      </w:pPr>
      <w:r w:rsidRPr="001D19F6">
        <w:rPr>
          <w:rFonts w:ascii="Arial" w:eastAsia="굴림" w:hAnsi="Arial" w:cs="Arial"/>
          <w:sz w:val="22"/>
        </w:rPr>
        <w:t>F168. Did it amount to less than, about equal to or more than 100 MW (10,000 Korean won)</w:t>
      </w:r>
      <w:r w:rsidR="0050017B" w:rsidRPr="001D19F6">
        <w:rPr>
          <w:rFonts w:ascii="Arial" w:eastAsia="굴림" w:hAnsi="Arial" w:cs="Arial"/>
          <w:sz w:val="22"/>
        </w:rPr>
        <w:t xml:space="preserve"> in the last calendar year (</w:t>
      </w:r>
      <w:del w:id="9260" w:author="Keis" w:date="2024-09-06T10:18:00Z">
        <w:r w:rsidR="00BB5B9E" w:rsidDel="009F27DD">
          <w:rPr>
            <w:rFonts w:ascii="Arial" w:eastAsia="굴림" w:hAnsi="Arial" w:cs="Arial" w:hint="eastAsia"/>
            <w:color w:val="FF0000"/>
            <w:sz w:val="22"/>
          </w:rPr>
          <w:delText>2019</w:delText>
        </w:r>
      </w:del>
      <w:ins w:id="9261" w:author="Keis" w:date="2024-09-06T10:18:00Z">
        <w:r w:rsidR="009F27DD" w:rsidRPr="009F27DD">
          <w:rPr>
            <w:rFonts w:ascii="Arial" w:eastAsia="굴림" w:hAnsi="Arial" w:cs="Arial" w:hint="eastAsia"/>
            <w:color w:val="00B050"/>
            <w:sz w:val="22"/>
          </w:rPr>
          <w:t>2021</w:t>
        </w:r>
      </w:ins>
      <w:r w:rsidR="0050017B" w:rsidRPr="001D19F6">
        <w:rPr>
          <w:rFonts w:ascii="Arial" w:eastAsia="굴림" w:hAnsi="Arial" w:cs="Arial"/>
          <w:sz w:val="22"/>
        </w:rPr>
        <w:t>)</w:t>
      </w:r>
      <w:r w:rsidRPr="001D19F6">
        <w:rPr>
          <w:rFonts w:ascii="Arial" w:eastAsia="굴림" w:hAnsi="Arial" w:cs="Arial"/>
          <w:sz w:val="22"/>
        </w:rPr>
        <w:t>?</w:t>
      </w:r>
    </w:p>
    <w:p w14:paraId="1BAEBFB7"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19FD8090"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2D39C6D1"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1C8D03BD" w14:textId="77777777" w:rsidR="00624BD4" w:rsidRPr="001D19F6" w:rsidRDefault="00624BD4" w:rsidP="000E1AA0">
      <w:pPr>
        <w:wordWrap/>
        <w:spacing w:line="360" w:lineRule="auto"/>
        <w:rPr>
          <w:rFonts w:ascii="Arial" w:eastAsia="굴림" w:hAnsi="Arial" w:cs="Arial"/>
          <w:sz w:val="22"/>
        </w:rPr>
      </w:pPr>
    </w:p>
    <w:p w14:paraId="68D52BE5" w14:textId="18AB7525" w:rsidR="00624BD4" w:rsidRPr="001D19F6" w:rsidRDefault="00624BD4" w:rsidP="000E1AA0">
      <w:pPr>
        <w:spacing w:line="360" w:lineRule="auto"/>
        <w:rPr>
          <w:rFonts w:ascii="Arial" w:eastAsia="굴림" w:hAnsi="Arial" w:cs="Arial"/>
          <w:b/>
          <w:sz w:val="22"/>
        </w:rPr>
      </w:pPr>
      <w:r w:rsidRPr="001D19F6">
        <w:rPr>
          <w:rFonts w:ascii="Arial" w:eastAsia="굴림" w:hAnsi="Arial" w:cs="Arial"/>
          <w:sz w:val="22"/>
        </w:rPr>
        <w:t>F169. Did it amount to less than, about equal to or more than 300 MW (10,000 Korean won)</w:t>
      </w:r>
      <w:r w:rsidR="0050017B" w:rsidRPr="001D19F6">
        <w:rPr>
          <w:rFonts w:ascii="Arial" w:eastAsia="굴림" w:hAnsi="Arial" w:cs="Arial"/>
          <w:sz w:val="22"/>
        </w:rPr>
        <w:t xml:space="preserve"> in the last calendar year (</w:t>
      </w:r>
      <w:del w:id="9262" w:author="Keis" w:date="2024-09-06T10:18:00Z">
        <w:r w:rsidR="00BB5B9E" w:rsidDel="009F27DD">
          <w:rPr>
            <w:rFonts w:ascii="Arial" w:eastAsia="굴림" w:hAnsi="Arial" w:cs="Arial" w:hint="eastAsia"/>
            <w:color w:val="FF0000"/>
            <w:sz w:val="22"/>
          </w:rPr>
          <w:delText>2019</w:delText>
        </w:r>
      </w:del>
      <w:ins w:id="9263" w:author="Keis" w:date="2024-09-06T10:18:00Z">
        <w:r w:rsidR="009F27DD" w:rsidRPr="009F27DD">
          <w:rPr>
            <w:rFonts w:ascii="Arial" w:eastAsia="굴림" w:hAnsi="Arial" w:cs="Arial" w:hint="eastAsia"/>
            <w:color w:val="00B050"/>
            <w:sz w:val="22"/>
          </w:rPr>
          <w:t>2021</w:t>
        </w:r>
      </w:ins>
      <w:r w:rsidR="0050017B" w:rsidRPr="001D19F6">
        <w:rPr>
          <w:rFonts w:ascii="Arial" w:eastAsia="굴림" w:hAnsi="Arial" w:cs="Arial"/>
          <w:sz w:val="22"/>
        </w:rPr>
        <w:t>)</w:t>
      </w:r>
      <w:r w:rsidRPr="001D19F6">
        <w:rPr>
          <w:rFonts w:ascii="Arial" w:eastAsia="굴림" w:hAnsi="Arial" w:cs="Arial"/>
          <w:sz w:val="22"/>
        </w:rPr>
        <w:t>?</w:t>
      </w:r>
    </w:p>
    <w:p w14:paraId="5501DFE9"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43F7C0D1"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12ACDD3B"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0CAFE8F8" w14:textId="77777777" w:rsidR="00624BD4" w:rsidRPr="001D19F6" w:rsidRDefault="00624BD4" w:rsidP="000E1AA0">
      <w:pPr>
        <w:wordWrap/>
        <w:spacing w:line="360" w:lineRule="auto"/>
        <w:rPr>
          <w:rFonts w:ascii="Arial" w:eastAsia="굴림" w:hAnsi="Arial" w:cs="Arial"/>
          <w:sz w:val="22"/>
        </w:rPr>
      </w:pPr>
    </w:p>
    <w:p w14:paraId="53891EFA" w14:textId="04B9CE4F" w:rsidR="00624BD4" w:rsidRPr="001D19F6" w:rsidRDefault="00624BD4" w:rsidP="000E1AA0">
      <w:pPr>
        <w:spacing w:line="360" w:lineRule="auto"/>
        <w:rPr>
          <w:rFonts w:ascii="Arial" w:eastAsia="굴림" w:hAnsi="Arial" w:cs="Arial"/>
          <w:b/>
          <w:sz w:val="22"/>
        </w:rPr>
      </w:pPr>
      <w:r w:rsidRPr="001D19F6">
        <w:rPr>
          <w:rFonts w:ascii="Arial" w:eastAsia="굴림" w:hAnsi="Arial" w:cs="Arial"/>
          <w:sz w:val="22"/>
        </w:rPr>
        <w:t>F170. Did it amount to less than, about equal to or more than 500 MW (10,000 Korean won)</w:t>
      </w:r>
      <w:r w:rsidR="0050017B" w:rsidRPr="001D19F6">
        <w:rPr>
          <w:rFonts w:ascii="Arial" w:eastAsia="굴림" w:hAnsi="Arial" w:cs="Arial"/>
          <w:sz w:val="22"/>
        </w:rPr>
        <w:t xml:space="preserve"> in the last calendar year (</w:t>
      </w:r>
      <w:del w:id="9264" w:author="Keis" w:date="2024-09-06T10:18:00Z">
        <w:r w:rsidR="00BB5B9E" w:rsidDel="009F27DD">
          <w:rPr>
            <w:rFonts w:ascii="Arial" w:eastAsia="굴림" w:hAnsi="Arial" w:cs="Arial" w:hint="eastAsia"/>
            <w:color w:val="FF0000"/>
            <w:sz w:val="22"/>
          </w:rPr>
          <w:delText>2019</w:delText>
        </w:r>
      </w:del>
      <w:ins w:id="9265" w:author="Keis" w:date="2024-09-06T10:18:00Z">
        <w:r w:rsidR="009F27DD" w:rsidRPr="009F27DD">
          <w:rPr>
            <w:rFonts w:ascii="Arial" w:eastAsia="굴림" w:hAnsi="Arial" w:cs="Arial" w:hint="eastAsia"/>
            <w:color w:val="00B050"/>
            <w:sz w:val="22"/>
          </w:rPr>
          <w:t>2021</w:t>
        </w:r>
      </w:ins>
      <w:r w:rsidR="0050017B" w:rsidRPr="001D19F6">
        <w:rPr>
          <w:rFonts w:ascii="Arial" w:eastAsia="굴림" w:hAnsi="Arial" w:cs="Arial"/>
          <w:sz w:val="22"/>
        </w:rPr>
        <w:t>)</w:t>
      </w:r>
      <w:r w:rsidRPr="001D19F6">
        <w:rPr>
          <w:rFonts w:ascii="Arial" w:eastAsia="굴림" w:hAnsi="Arial" w:cs="Arial"/>
          <w:sz w:val="22"/>
        </w:rPr>
        <w:t>?</w:t>
      </w:r>
    </w:p>
    <w:p w14:paraId="4E762F17"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26F97021"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4A4F759C"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655FB06B" w14:textId="77777777" w:rsidR="00624BD4" w:rsidRPr="001D19F6" w:rsidRDefault="00624BD4" w:rsidP="000E1AA0">
      <w:pPr>
        <w:wordWrap/>
        <w:spacing w:line="360" w:lineRule="auto"/>
        <w:rPr>
          <w:rFonts w:ascii="Arial" w:eastAsia="굴림" w:hAnsi="Arial" w:cs="Arial"/>
          <w:sz w:val="22"/>
        </w:rPr>
      </w:pPr>
    </w:p>
    <w:p w14:paraId="22FFF567" w14:textId="672C5336" w:rsidR="00624BD4" w:rsidRPr="001D19F6" w:rsidRDefault="00624BD4" w:rsidP="000E1AA0">
      <w:pPr>
        <w:spacing w:line="360" w:lineRule="auto"/>
        <w:rPr>
          <w:rFonts w:ascii="Arial" w:eastAsia="굴림" w:hAnsi="Arial" w:cs="Arial"/>
          <w:b/>
          <w:sz w:val="22"/>
        </w:rPr>
      </w:pPr>
      <w:r w:rsidRPr="001D19F6">
        <w:rPr>
          <w:rFonts w:ascii="Arial" w:eastAsia="굴림" w:hAnsi="Arial" w:cs="Arial"/>
          <w:sz w:val="22"/>
        </w:rPr>
        <w:t>F171. Did it amount to less than, about equal to or more than 1,000 MW (10,000Korean won)</w:t>
      </w:r>
      <w:r w:rsidR="0050017B" w:rsidRPr="001D19F6">
        <w:rPr>
          <w:rFonts w:ascii="Arial" w:eastAsia="굴림" w:hAnsi="Arial" w:cs="Arial"/>
          <w:sz w:val="22"/>
        </w:rPr>
        <w:t xml:space="preserve"> in the last calendar year (</w:t>
      </w:r>
      <w:del w:id="9266" w:author="Keis" w:date="2024-09-06T10:18:00Z">
        <w:r w:rsidR="00BB5B9E" w:rsidDel="009F27DD">
          <w:rPr>
            <w:rFonts w:ascii="Arial" w:eastAsia="굴림" w:hAnsi="Arial" w:cs="Arial" w:hint="eastAsia"/>
            <w:color w:val="FF0000"/>
            <w:sz w:val="22"/>
          </w:rPr>
          <w:delText>2019</w:delText>
        </w:r>
      </w:del>
      <w:ins w:id="9267" w:author="Keis" w:date="2024-09-06T10:18:00Z">
        <w:r w:rsidR="009F27DD" w:rsidRPr="009F27DD">
          <w:rPr>
            <w:rFonts w:ascii="Arial" w:eastAsia="굴림" w:hAnsi="Arial" w:cs="Arial" w:hint="eastAsia"/>
            <w:color w:val="00B050"/>
            <w:sz w:val="22"/>
          </w:rPr>
          <w:t>2021</w:t>
        </w:r>
      </w:ins>
      <w:r w:rsidR="0050017B" w:rsidRPr="001D19F6">
        <w:rPr>
          <w:rFonts w:ascii="Arial" w:eastAsia="굴림" w:hAnsi="Arial" w:cs="Arial"/>
          <w:sz w:val="22"/>
        </w:rPr>
        <w:t>)</w:t>
      </w:r>
      <w:r w:rsidRPr="001D19F6">
        <w:rPr>
          <w:rFonts w:ascii="Arial" w:eastAsia="굴림" w:hAnsi="Arial" w:cs="Arial"/>
          <w:sz w:val="22"/>
        </w:rPr>
        <w:t>?</w:t>
      </w:r>
    </w:p>
    <w:p w14:paraId="507645E9"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6464DF26"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0CD1970A" w14:textId="77777777" w:rsidR="005A0645" w:rsidRPr="001D19F6" w:rsidRDefault="005A064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5F9C1321" w14:textId="77777777" w:rsidR="00BC7C71" w:rsidRPr="001D19F6" w:rsidRDefault="00BC7C71" w:rsidP="000E1AA0">
      <w:pPr>
        <w:wordWrap/>
        <w:spacing w:line="360" w:lineRule="auto"/>
        <w:rPr>
          <w:rFonts w:ascii="Arial" w:eastAsia="굴림" w:hAnsi="Arial" w:cs="Arial"/>
          <w:b/>
          <w:sz w:val="22"/>
        </w:rPr>
      </w:pPr>
    </w:p>
    <w:p w14:paraId="0196B12F" w14:textId="77777777" w:rsidR="00BC7C71" w:rsidRPr="001D19F6" w:rsidRDefault="00BC7C71" w:rsidP="00B05F73">
      <w:pPr>
        <w:wordWrap/>
        <w:spacing w:line="276" w:lineRule="auto"/>
        <w:rPr>
          <w:rFonts w:ascii="Arial" w:eastAsia="굴림" w:hAnsi="Arial" w:cs="Arial"/>
          <w:b/>
          <w:sz w:val="22"/>
        </w:rPr>
      </w:pPr>
      <w:r w:rsidRPr="001D19F6">
        <w:rPr>
          <w:rFonts w:ascii="Arial" w:eastAsia="굴림" w:hAnsi="Arial" w:cs="Arial"/>
          <w:b/>
          <w:sz w:val="22"/>
        </w:rPr>
        <w:t>Logic</w:t>
      </w:r>
    </w:p>
    <w:p w14:paraId="0D180389" w14:textId="77777777" w:rsidR="00624BD4" w:rsidRPr="001D19F6" w:rsidRDefault="00BC7C71" w:rsidP="00F14BA4">
      <w:pPr>
        <w:pStyle w:val="a6"/>
        <w:numPr>
          <w:ilvl w:val="0"/>
          <w:numId w:val="767"/>
        </w:numPr>
        <w:wordWrap/>
        <w:spacing w:line="276" w:lineRule="auto"/>
        <w:ind w:leftChars="0"/>
        <w:rPr>
          <w:rFonts w:ascii="Arial" w:eastAsia="굴림" w:hAnsi="Arial" w:cs="Arial"/>
          <w:b/>
          <w:sz w:val="22"/>
        </w:rPr>
      </w:pPr>
      <w:r w:rsidRPr="001D19F6">
        <w:rPr>
          <w:rFonts w:ascii="Arial" w:eastAsia="굴림" w:hAnsi="Arial" w:cs="Arial"/>
          <w:b/>
          <w:sz w:val="22"/>
        </w:rPr>
        <w:t>If the amount in the previous interview</w:t>
      </w:r>
      <w:r w:rsidR="004D544F" w:rsidRPr="001D19F6">
        <w:rPr>
          <w:rFonts w:ascii="Arial" w:eastAsia="굴림" w:hAnsi="Arial" w:cs="Arial"/>
          <w:b/>
          <w:sz w:val="22"/>
        </w:rPr>
        <w:t xml:space="preserve"> </w:t>
      </w:r>
      <w:r w:rsidR="005B31AB" w:rsidRPr="001D19F6">
        <w:rPr>
          <w:rFonts w:ascii="Arial" w:eastAsia="굴림" w:hAnsi="Arial" w:cs="Arial"/>
          <w:b/>
          <w:sz w:val="22"/>
        </w:rPr>
        <w:t>&gt;</w:t>
      </w:r>
      <w:r w:rsidR="004D544F" w:rsidRPr="001D19F6">
        <w:rPr>
          <w:rFonts w:ascii="Arial" w:eastAsia="굴림" w:hAnsi="Arial" w:cs="Arial"/>
          <w:b/>
          <w:sz w:val="22"/>
        </w:rPr>
        <w:t xml:space="preserve"> </w:t>
      </w:r>
      <w:r w:rsidRPr="001D19F6">
        <w:rPr>
          <w:rFonts w:ascii="Arial" w:eastAsia="굴림" w:hAnsi="Arial" w:cs="Arial"/>
          <w:b/>
          <w:sz w:val="22"/>
        </w:rPr>
        <w:t>the amount in this interview</w:t>
      </w:r>
      <w:r w:rsidR="004D544F" w:rsidRPr="001D19F6">
        <w:rPr>
          <w:rFonts w:ascii="Arial" w:eastAsia="굴림" w:hAnsi="Arial" w:cs="Arial"/>
          <w:b/>
          <w:sz w:val="22"/>
        </w:rPr>
        <w:t xml:space="preserve"> </w:t>
      </w:r>
      <w:r w:rsidRPr="001D19F6">
        <w:rPr>
          <w:rFonts w:ascii="Arial" w:eastAsia="굴림" w:hAnsi="Arial" w:cs="Arial"/>
          <w:b/>
          <w:sz w:val="22"/>
        </w:rPr>
        <w:t>(i</w:t>
      </w:r>
      <w:r w:rsidR="005B31AB" w:rsidRPr="001D19F6">
        <w:rPr>
          <w:rFonts w:ascii="Arial" w:eastAsia="굴림" w:hAnsi="Arial" w:cs="Arial"/>
          <w:b/>
          <w:sz w:val="22"/>
        </w:rPr>
        <w:t>.e. T</w:t>
      </w:r>
      <w:r w:rsidRPr="001D19F6">
        <w:rPr>
          <w:rFonts w:ascii="Arial" w:eastAsia="굴림" w:hAnsi="Arial" w:cs="Arial"/>
          <w:b/>
          <w:sz w:val="22"/>
        </w:rPr>
        <w:t xml:space="preserve">he amount in this interview </w:t>
      </w:r>
      <w:r w:rsidR="00C07D14" w:rsidRPr="001D19F6">
        <w:rPr>
          <w:rFonts w:ascii="Arial" w:eastAsia="굴림" w:hAnsi="Arial" w:cs="Arial"/>
          <w:b/>
          <w:sz w:val="22"/>
        </w:rPr>
        <w:t>is more than 20% below that in</w:t>
      </w:r>
      <w:r w:rsidRPr="001D19F6">
        <w:rPr>
          <w:rFonts w:ascii="Arial" w:eastAsia="굴림" w:hAnsi="Arial" w:cs="Arial"/>
          <w:b/>
          <w:sz w:val="22"/>
        </w:rPr>
        <w:t xml:space="preserve"> the previous interview</w:t>
      </w:r>
      <w:r w:rsidR="005B31AB" w:rsidRPr="001D19F6">
        <w:rPr>
          <w:rFonts w:ascii="Arial" w:eastAsia="굴림" w:hAnsi="Arial" w:cs="Arial"/>
          <w:b/>
          <w:sz w:val="22"/>
        </w:rPr>
        <w:t>.</w:t>
      </w:r>
      <w:r w:rsidRPr="001D19F6">
        <w:rPr>
          <w:rFonts w:ascii="Arial" w:eastAsia="굴림" w:hAnsi="Arial" w:cs="Arial"/>
          <w:b/>
          <w:sz w:val="22"/>
        </w:rPr>
        <w:t xml:space="preserve">), </w:t>
      </w:r>
      <w:r w:rsidR="004D544F" w:rsidRPr="001D19F6">
        <w:rPr>
          <w:rFonts w:ascii="Arial" w:eastAsia="굴림" w:hAnsi="Arial" w:cs="Arial"/>
          <w:b/>
          <w:sz w:val="22"/>
        </w:rPr>
        <w:t>ask</w:t>
      </w:r>
      <w:r w:rsidRPr="001D19F6">
        <w:rPr>
          <w:rFonts w:ascii="Arial" w:eastAsia="굴림" w:hAnsi="Arial" w:cs="Arial"/>
          <w:b/>
          <w:sz w:val="22"/>
        </w:rPr>
        <w:t xml:space="preserve"> F172. If not, then </w:t>
      </w:r>
      <w:r w:rsidR="004D544F" w:rsidRPr="001D19F6">
        <w:rPr>
          <w:rFonts w:ascii="Arial" w:eastAsia="굴림" w:hAnsi="Arial" w:cs="Arial"/>
          <w:b/>
          <w:sz w:val="22"/>
        </w:rPr>
        <w:t>ask</w:t>
      </w:r>
      <w:r w:rsidRPr="001D19F6">
        <w:rPr>
          <w:rFonts w:ascii="Arial" w:eastAsia="굴림" w:hAnsi="Arial" w:cs="Arial"/>
          <w:b/>
          <w:sz w:val="22"/>
        </w:rPr>
        <w:t xml:space="preserve"> F174.</w:t>
      </w:r>
    </w:p>
    <w:p w14:paraId="6D4C5FBB" w14:textId="77777777" w:rsidR="009D7DAA" w:rsidRPr="001D19F6" w:rsidRDefault="009D7DAA" w:rsidP="00624BD4">
      <w:pPr>
        <w:wordWrap/>
        <w:spacing w:line="360" w:lineRule="auto"/>
        <w:rPr>
          <w:rFonts w:ascii="Arial" w:eastAsia="굴림" w:hAnsi="Arial" w:cs="Arial"/>
          <w:b/>
          <w:sz w:val="22"/>
        </w:rPr>
      </w:pPr>
    </w:p>
    <w:p w14:paraId="260180C9" w14:textId="77777777" w:rsidR="009D7DAA" w:rsidRPr="001D19F6" w:rsidRDefault="00624BD4" w:rsidP="009D7DAA">
      <w:pPr>
        <w:wordWrap/>
        <w:spacing w:line="360" w:lineRule="auto"/>
        <w:rPr>
          <w:rFonts w:ascii="Arial" w:eastAsia="굴림" w:hAnsi="Arial" w:cs="Arial"/>
          <w:sz w:val="22"/>
        </w:rPr>
      </w:pPr>
      <w:r w:rsidRPr="001D19F6">
        <w:rPr>
          <w:rFonts w:ascii="Arial" w:eastAsia="굴림" w:hAnsi="Arial" w:cs="Arial"/>
          <w:sz w:val="22"/>
        </w:rPr>
        <w:t>F172. The total amount of your financial asset</w:t>
      </w:r>
      <w:r w:rsidR="00DC199D" w:rsidRPr="001D19F6">
        <w:rPr>
          <w:rFonts w:ascii="Arial" w:eastAsia="굴림" w:hAnsi="Arial" w:cs="Arial"/>
          <w:sz w:val="22"/>
        </w:rPr>
        <w:t>s</w:t>
      </w:r>
      <w:r w:rsidRPr="001D19F6">
        <w:rPr>
          <w:rFonts w:ascii="Arial" w:eastAsia="굴림" w:hAnsi="Arial" w:cs="Arial"/>
          <w:sz w:val="22"/>
        </w:rPr>
        <w:t xml:space="preserve"> has changed since the previous interview. </w:t>
      </w:r>
      <w:r w:rsidR="009D7DAA" w:rsidRPr="001D19F6">
        <w:rPr>
          <w:rFonts w:ascii="Arial" w:eastAsia="굴림" w:hAnsi="Arial" w:cs="Arial"/>
          <w:kern w:val="0"/>
          <w:sz w:val="22"/>
        </w:rPr>
        <w:t xml:space="preserve">What are the reasons for this change? </w:t>
      </w:r>
      <w:r w:rsidR="009F1E16" w:rsidRPr="001D19F6">
        <w:rPr>
          <w:rFonts w:ascii="Arial" w:eastAsia="굴림" w:hAnsi="Arial" w:cs="Arial"/>
          <w:kern w:val="0"/>
          <w:sz w:val="22"/>
        </w:rPr>
        <w:t>Choose</w:t>
      </w:r>
      <w:r w:rsidR="009D7DAA" w:rsidRPr="001D19F6">
        <w:rPr>
          <w:rFonts w:ascii="Arial" w:eastAsia="굴림" w:hAnsi="Arial" w:cs="Arial"/>
          <w:kern w:val="0"/>
          <w:sz w:val="22"/>
        </w:rPr>
        <w:t xml:space="preserve"> the one main reason.</w:t>
      </w:r>
    </w:p>
    <w:p w14:paraId="22B653D9" w14:textId="77777777" w:rsidR="009D7DAA" w:rsidRPr="001D19F6" w:rsidRDefault="009D7DAA" w:rsidP="009D7DAA">
      <w:pPr>
        <w:wordWrap/>
        <w:spacing w:line="360" w:lineRule="auto"/>
        <w:rPr>
          <w:rFonts w:ascii="Arial" w:eastAsia="굴림" w:hAnsi="Arial" w:cs="Arial"/>
          <w:sz w:val="22"/>
        </w:rPr>
      </w:pPr>
      <w:r w:rsidRPr="001D19F6">
        <w:rPr>
          <w:rFonts w:ascii="Arial" w:eastAsia="굴림" w:hAnsi="Arial" w:cs="Arial"/>
          <w:sz w:val="22"/>
        </w:rPr>
        <w:t>[IWER: If the incorrect answer in the previous interview caused this change, enter ‘</w:t>
      </w:r>
      <w:r w:rsidRPr="001D19F6">
        <w:rPr>
          <w:rFonts w:ascii="굴림" w:eastAsia="굴림" w:hAnsi="굴림" w:cs="굴림" w:hint="eastAsia"/>
          <w:sz w:val="22"/>
        </w:rPr>
        <w:t>⑦</w:t>
      </w:r>
      <w:r w:rsidRPr="001D19F6">
        <w:rPr>
          <w:rFonts w:ascii="Arial" w:eastAsia="굴림" w:hAnsi="Arial" w:cs="Arial"/>
          <w:sz w:val="22"/>
        </w:rPr>
        <w:t xml:space="preserve"> Others’ and </w:t>
      </w:r>
      <w:r w:rsidRPr="001D19F6">
        <w:rPr>
          <w:rFonts w:ascii="Arial" w:eastAsia="굴림" w:hAnsi="Arial" w:cs="Arial"/>
          <w:sz w:val="22"/>
        </w:rPr>
        <w:lastRenderedPageBreak/>
        <w:t>then go to F173 and write that the previous interview is incorrect.]</w:t>
      </w:r>
    </w:p>
    <w:tbl>
      <w:tblPr>
        <w:tblOverlap w:val="never"/>
        <w:tblW w:w="0" w:type="auto"/>
        <w:tblInd w:w="170"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118"/>
        <w:gridCol w:w="3119"/>
        <w:gridCol w:w="3119"/>
      </w:tblGrid>
      <w:tr w:rsidR="00D063AA" w:rsidRPr="001D19F6" w14:paraId="410DE62C" w14:textId="77777777" w:rsidTr="00D518FF">
        <w:trPr>
          <w:trHeight w:val="421"/>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BB617B"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ITEMS</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97879E" w14:textId="77777777" w:rsidR="00624BD4" w:rsidRPr="001D19F6" w:rsidRDefault="00624BD4" w:rsidP="00787DF3">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 xml:space="preserve">previous </w:t>
            </w:r>
            <w:r w:rsidR="002A01D1" w:rsidRPr="001D19F6">
              <w:rPr>
                <w:rFonts w:ascii="Arial" w:eastAsia="굴림" w:hAnsi="Arial" w:cs="Arial"/>
                <w:kern w:val="0"/>
                <w:sz w:val="22"/>
                <w:shd w:val="clear" w:color="auto" w:fill="FFFFFF"/>
              </w:rPr>
              <w:t>interview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3AB3BC" w14:textId="4B0DBE7D" w:rsidR="00624BD4" w:rsidRPr="001D19F6" w:rsidRDefault="00624BD4" w:rsidP="00BB5B9E">
            <w:pPr>
              <w:shd w:val="clear" w:color="auto" w:fill="FFFFFF"/>
              <w:wordWrap/>
              <w:snapToGrid w:val="0"/>
              <w:jc w:val="center"/>
              <w:textAlignment w:val="baseline"/>
              <w:rPr>
                <w:rFonts w:ascii="Arial" w:eastAsia="굴림" w:hAnsi="Arial" w:cs="Arial"/>
                <w:kern w:val="0"/>
                <w:sz w:val="22"/>
                <w:shd w:val="clear" w:color="auto" w:fill="FFFFFF"/>
              </w:rPr>
            </w:pPr>
            <w:r w:rsidRPr="001D19F6">
              <w:rPr>
                <w:rFonts w:ascii="Arial" w:eastAsia="굴림" w:hAnsi="Arial" w:cs="Arial"/>
                <w:kern w:val="0"/>
                <w:sz w:val="22"/>
                <w:shd w:val="clear" w:color="auto" w:fill="FFFFFF"/>
              </w:rPr>
              <w:t xml:space="preserve">This </w:t>
            </w:r>
            <w:r w:rsidR="002A01D1" w:rsidRPr="001D19F6">
              <w:rPr>
                <w:rFonts w:ascii="Arial" w:eastAsia="굴림" w:hAnsi="Arial" w:cs="Arial"/>
                <w:kern w:val="0"/>
                <w:sz w:val="22"/>
                <w:shd w:val="clear" w:color="auto" w:fill="FFFFFF"/>
              </w:rPr>
              <w:t>interview (</w:t>
            </w:r>
            <w:del w:id="9268" w:author="Keis" w:date="2024-09-06T10:23:00Z">
              <w:r w:rsidR="00BB5B9E" w:rsidDel="00817F07">
                <w:rPr>
                  <w:rFonts w:ascii="Arial" w:eastAsia="굴림" w:hAnsi="Arial" w:cs="Arial" w:hint="eastAsia"/>
                  <w:color w:val="FF0000"/>
                  <w:kern w:val="0"/>
                  <w:sz w:val="22"/>
                  <w:shd w:val="clear" w:color="auto" w:fill="FFFFFF"/>
                </w:rPr>
                <w:delText>2020</w:delText>
              </w:r>
            </w:del>
            <w:ins w:id="9269" w:author="Keis" w:date="2024-09-06T10:23:00Z">
              <w:r w:rsidR="00817F07" w:rsidRPr="00817F07">
                <w:rPr>
                  <w:rFonts w:ascii="Arial" w:eastAsia="굴림" w:hAnsi="Arial" w:cs="Arial" w:hint="eastAsia"/>
                  <w:color w:val="00B050"/>
                  <w:kern w:val="0"/>
                  <w:sz w:val="22"/>
                  <w:shd w:val="clear" w:color="auto" w:fill="FFFFFF"/>
                </w:rPr>
                <w:t>2022</w:t>
              </w:r>
            </w:ins>
            <w:r w:rsidRPr="001D19F6">
              <w:rPr>
                <w:rFonts w:ascii="Arial" w:eastAsia="굴림" w:hAnsi="Arial" w:cs="Arial"/>
                <w:kern w:val="0"/>
                <w:sz w:val="22"/>
                <w:shd w:val="clear" w:color="auto" w:fill="FFFFFF"/>
              </w:rPr>
              <w:t>)</w:t>
            </w:r>
          </w:p>
        </w:tc>
      </w:tr>
      <w:tr w:rsidR="00D063AA" w:rsidRPr="001D19F6" w14:paraId="6B40A564" w14:textId="77777777" w:rsidTr="00D518FF">
        <w:trPr>
          <w:trHeight w:val="371"/>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D440CA3" w14:textId="77777777" w:rsidR="00624BD4" w:rsidRPr="001D19F6" w:rsidRDefault="00624BD4" w:rsidP="009852DF">
            <w:pPr>
              <w:pStyle w:val="a4"/>
              <w:wordWrap/>
              <w:spacing w:line="240" w:lineRule="auto"/>
              <w:ind w:firstLineChars="50" w:firstLine="110"/>
              <w:jc w:val="center"/>
              <w:rPr>
                <w:rFonts w:ascii="Arial" w:hAnsi="Arial" w:cs="Arial"/>
                <w:color w:val="auto"/>
                <w:sz w:val="22"/>
                <w:szCs w:val="22"/>
              </w:rPr>
            </w:pPr>
            <w:r w:rsidRPr="001D19F6">
              <w:rPr>
                <w:rFonts w:ascii="Arial" w:hAnsi="Arial" w:cs="Arial"/>
                <w:color w:val="auto"/>
                <w:sz w:val="22"/>
                <w:szCs w:val="22"/>
                <w:shd w:val="clear" w:color="auto" w:fill="FFFFFF"/>
              </w:rPr>
              <w:t>Cash or savings</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6A59D36"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A8CEBD8"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[F095] MW</w:t>
            </w:r>
          </w:p>
        </w:tc>
      </w:tr>
      <w:tr w:rsidR="00D063AA" w:rsidRPr="001D19F6" w14:paraId="60FB9C58" w14:textId="77777777" w:rsidTr="00D518FF">
        <w:trPr>
          <w:trHeight w:val="364"/>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A15EB0F" w14:textId="77777777" w:rsidR="00624BD4" w:rsidRPr="001D19F6" w:rsidRDefault="00624BD4" w:rsidP="009852DF">
            <w:pPr>
              <w:pStyle w:val="a4"/>
              <w:wordWrap/>
              <w:spacing w:line="240" w:lineRule="auto"/>
              <w:ind w:firstLineChars="50" w:firstLine="110"/>
              <w:jc w:val="center"/>
              <w:rPr>
                <w:rFonts w:ascii="Arial" w:hAnsi="Arial" w:cs="Arial"/>
                <w:color w:val="auto"/>
                <w:sz w:val="22"/>
                <w:szCs w:val="22"/>
              </w:rPr>
            </w:pPr>
            <w:r w:rsidRPr="001D19F6">
              <w:rPr>
                <w:rFonts w:ascii="Arial" w:hAnsi="Arial" w:cs="Arial"/>
                <w:color w:val="auto"/>
                <w:sz w:val="22"/>
                <w:szCs w:val="22"/>
                <w:shd w:val="clear" w:color="auto" w:fill="FFFFFF"/>
              </w:rPr>
              <w:t>Savings or installment</w:t>
            </w:r>
            <w:r w:rsidR="00DC199D" w:rsidRPr="001D19F6">
              <w:rPr>
                <w:rFonts w:ascii="Arial" w:hAnsi="Arial" w:cs="Arial"/>
                <w:color w:val="auto"/>
                <w:sz w:val="22"/>
                <w:szCs w:val="22"/>
                <w:shd w:val="clear" w:color="auto" w:fill="FFFFFF"/>
              </w:rPr>
              <w:t xml:space="preserve"> savings</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E7707F"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[PL2]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D38E01"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[F102] MW</w:t>
            </w:r>
          </w:p>
        </w:tc>
      </w:tr>
      <w:tr w:rsidR="00D063AA" w:rsidRPr="001D19F6" w14:paraId="672DD768" w14:textId="77777777" w:rsidTr="00D518FF">
        <w:trPr>
          <w:trHeight w:val="370"/>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FA9CFF6" w14:textId="77777777" w:rsidR="00624BD4" w:rsidRPr="001D19F6" w:rsidRDefault="00624BD4" w:rsidP="009852DF">
            <w:pPr>
              <w:shd w:val="clear" w:color="auto" w:fill="FFFFFF"/>
              <w:wordWrap/>
              <w:snapToGrid w:val="0"/>
              <w:ind w:firstLineChars="50" w:firstLine="11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Stock</w:t>
            </w:r>
            <w:r w:rsidR="003D1AFD" w:rsidRPr="001D19F6">
              <w:rPr>
                <w:rFonts w:ascii="Arial" w:eastAsia="굴림" w:hAnsi="Arial" w:cs="Arial"/>
                <w:kern w:val="0"/>
                <w:sz w:val="22"/>
                <w:shd w:val="clear" w:color="auto" w:fill="FFFFFF"/>
              </w:rPr>
              <w:t xml:space="preserve">s and investment </w:t>
            </w:r>
            <w:r w:rsidR="0054290A" w:rsidRPr="001D19F6">
              <w:rPr>
                <w:rFonts w:ascii="Arial" w:eastAsia="굴림" w:hAnsi="Arial" w:cs="Arial"/>
                <w:kern w:val="0"/>
                <w:sz w:val="22"/>
                <w:shd w:val="clear" w:color="auto" w:fill="FFFFFF"/>
              </w:rPr>
              <w:t xml:space="preserve">trust funds </w:t>
            </w:r>
            <w:r w:rsidR="003D1AFD" w:rsidRPr="001D19F6">
              <w:rPr>
                <w:rFonts w:ascii="Arial" w:eastAsia="굴림" w:hAnsi="Arial" w:cs="Arial"/>
                <w:kern w:val="0"/>
                <w:sz w:val="22"/>
                <w:shd w:val="clear" w:color="auto" w:fill="FFFFFF"/>
              </w:rPr>
              <w:t>(</w:t>
            </w:r>
            <w:r w:rsidRPr="001D19F6">
              <w:rPr>
                <w:rFonts w:ascii="Arial" w:eastAsia="굴림" w:hAnsi="Arial" w:cs="Arial"/>
                <w:kern w:val="0"/>
                <w:sz w:val="22"/>
                <w:shd w:val="clear" w:color="auto" w:fill="FFFFFF"/>
              </w:rPr>
              <w:t>mutual funds</w:t>
            </w:r>
            <w:r w:rsidR="003D1AFD" w:rsidRPr="001D19F6">
              <w:rPr>
                <w:rFonts w:ascii="Arial" w:eastAsia="굴림" w:hAnsi="Arial" w:cs="Arial"/>
                <w:kern w:val="0"/>
                <w:sz w:val="22"/>
                <w:shd w:val="clear" w:color="auto" w:fill="FFFFFF"/>
              </w:rPr>
              <w:t>)</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9BCAB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[PL3]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BD7B3F"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[F109] MW</w:t>
            </w:r>
          </w:p>
        </w:tc>
      </w:tr>
      <w:tr w:rsidR="00D063AA" w:rsidRPr="001D19F6" w14:paraId="04D5B6B4" w14:textId="77777777" w:rsidTr="00D518FF">
        <w:trPr>
          <w:trHeight w:val="362"/>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4ADA179" w14:textId="77777777" w:rsidR="00624BD4" w:rsidRPr="001D19F6" w:rsidRDefault="00624BD4" w:rsidP="009852DF">
            <w:pPr>
              <w:shd w:val="clear" w:color="auto" w:fill="FFFFFF"/>
              <w:wordWrap/>
              <w:snapToGrid w:val="0"/>
              <w:ind w:firstLineChars="50" w:firstLine="11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Bonds</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4187FFC"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[PL4]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AF2EF5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[F116] MW</w:t>
            </w:r>
          </w:p>
        </w:tc>
      </w:tr>
      <w:tr w:rsidR="00D063AA" w:rsidRPr="001D19F6" w14:paraId="6EAEA1EF" w14:textId="77777777" w:rsidTr="00D518FF">
        <w:trPr>
          <w:trHeight w:val="520"/>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CECADF" w14:textId="77777777" w:rsidR="00624BD4" w:rsidRPr="001D19F6" w:rsidRDefault="00624BD4" w:rsidP="009852DF">
            <w:pPr>
              <w:shd w:val="clear" w:color="auto" w:fill="FFFFFF"/>
              <w:wordWrap/>
              <w:snapToGrid w:val="0"/>
              <w:ind w:leftChars="50" w:left="10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 xml:space="preserve">Money </w:t>
            </w:r>
            <w:r w:rsidR="003D1AFD" w:rsidRPr="001D19F6">
              <w:rPr>
                <w:rFonts w:ascii="Arial" w:eastAsia="굴림" w:hAnsi="Arial" w:cs="Arial"/>
                <w:kern w:val="0"/>
                <w:sz w:val="22"/>
                <w:shd w:val="clear" w:color="auto" w:fill="FFFFFF"/>
              </w:rPr>
              <w:t>lent to another person</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97852"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[PL5]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99BB2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[F139] MW</w:t>
            </w:r>
          </w:p>
        </w:tc>
      </w:tr>
      <w:tr w:rsidR="00D063AA" w:rsidRPr="001D19F6" w14:paraId="5FC7BD81" w14:textId="77777777" w:rsidTr="00D518FF">
        <w:trPr>
          <w:trHeight w:val="347"/>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C873FF1" w14:textId="77777777" w:rsidR="00624BD4" w:rsidRPr="001D19F6" w:rsidRDefault="00624BD4" w:rsidP="009852DF">
            <w:pPr>
              <w:shd w:val="clear" w:color="auto" w:fill="FFFFFF"/>
              <w:wordWrap/>
              <w:snapToGrid w:val="0"/>
              <w:ind w:firstLineChars="50" w:firstLine="110"/>
              <w:jc w:val="center"/>
              <w:textAlignment w:val="baseline"/>
              <w:rPr>
                <w:rFonts w:ascii="Arial" w:eastAsia="굴림" w:hAnsi="Arial" w:cs="Arial"/>
                <w:kern w:val="0"/>
                <w:sz w:val="22"/>
              </w:rPr>
            </w:pPr>
            <w:proofErr w:type="spellStart"/>
            <w:r w:rsidRPr="001D19F6">
              <w:rPr>
                <w:rFonts w:ascii="Arial" w:eastAsia="굴림" w:hAnsi="Arial" w:cs="Arial"/>
                <w:kern w:val="0"/>
                <w:sz w:val="22"/>
                <w:shd w:val="clear" w:color="auto" w:fill="FFFFFF"/>
              </w:rPr>
              <w:t>Gye</w:t>
            </w:r>
            <w:proofErr w:type="spellEnd"/>
            <w:r w:rsidR="009852DF" w:rsidRPr="001D19F6">
              <w:rPr>
                <w:rFonts w:ascii="Arial" w:eastAsia="굴림" w:hAnsi="Arial" w:cs="Arial"/>
                <w:kern w:val="0"/>
                <w:sz w:val="22"/>
                <w:shd w:val="clear" w:color="auto" w:fill="FFFFFF"/>
              </w:rPr>
              <w:t xml:space="preserve"> </w:t>
            </w:r>
            <w:r w:rsidRPr="001D19F6">
              <w:rPr>
                <w:rFonts w:ascii="Arial" w:eastAsia="굴림" w:hAnsi="Arial" w:cs="Arial"/>
                <w:kern w:val="0"/>
                <w:sz w:val="22"/>
                <w:shd w:val="clear" w:color="auto" w:fill="FFFFFF"/>
              </w:rPr>
              <w:t>(private saving</w:t>
            </w:r>
            <w:r w:rsidR="003D1AFD" w:rsidRPr="001D19F6">
              <w:rPr>
                <w:rFonts w:ascii="Arial" w:eastAsia="굴림" w:hAnsi="Arial" w:cs="Arial"/>
                <w:kern w:val="0"/>
                <w:sz w:val="22"/>
                <w:shd w:val="clear" w:color="auto" w:fill="FFFFFF"/>
              </w:rPr>
              <w:t>s</w:t>
            </w:r>
            <w:r w:rsidRPr="001D19F6">
              <w:rPr>
                <w:rFonts w:ascii="Arial" w:eastAsia="굴림" w:hAnsi="Arial" w:cs="Arial"/>
                <w:kern w:val="0"/>
                <w:sz w:val="22"/>
                <w:shd w:val="clear" w:color="auto" w:fill="FFFFFF"/>
              </w:rPr>
              <w:t xml:space="preserve"> club)</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BACCC9B"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[PL6]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F3217CC"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[F146] MW</w:t>
            </w:r>
          </w:p>
        </w:tc>
      </w:tr>
      <w:tr w:rsidR="00D063AA" w:rsidRPr="001D19F6" w14:paraId="102F7FBF" w14:textId="77777777" w:rsidTr="00D518FF">
        <w:trPr>
          <w:trHeight w:val="368"/>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BDFA3F" w14:textId="77777777" w:rsidR="00624BD4" w:rsidRPr="001D19F6" w:rsidRDefault="00624BD4" w:rsidP="009852DF">
            <w:pPr>
              <w:shd w:val="clear" w:color="auto" w:fill="FFFFFF"/>
              <w:wordWrap/>
              <w:snapToGrid w:val="0"/>
              <w:ind w:firstLineChars="50" w:firstLine="11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Other financial assets</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F360A71"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[PL7] 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3B7CC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[F160] MW</w:t>
            </w:r>
          </w:p>
        </w:tc>
      </w:tr>
      <w:tr w:rsidR="00D063AA" w:rsidRPr="001D19F6" w14:paraId="618F7F75" w14:textId="77777777" w:rsidTr="00D518FF">
        <w:trPr>
          <w:trHeight w:val="520"/>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9446981" w14:textId="77777777" w:rsidR="00624BD4" w:rsidRPr="001D19F6" w:rsidRDefault="00624BD4" w:rsidP="0086661D">
            <w:pPr>
              <w:shd w:val="clear" w:color="auto" w:fill="FFFFFF"/>
              <w:wordWrap/>
              <w:snapToGrid w:val="0"/>
              <w:ind w:firstLineChars="50" w:firstLine="11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Total</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90264C"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[(PL1+…+PL7)]MW</w:t>
            </w:r>
          </w:p>
        </w:tc>
        <w:tc>
          <w:tcPr>
            <w:tcW w:w="311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51A006F"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[(F095+F102+…+F160)] MW</w:t>
            </w:r>
          </w:p>
        </w:tc>
      </w:tr>
      <w:tr w:rsidR="00D063AA" w:rsidRPr="001D19F6" w14:paraId="36B74158" w14:textId="77777777" w:rsidTr="00D518FF">
        <w:trPr>
          <w:trHeight w:val="520"/>
        </w:trPr>
        <w:tc>
          <w:tcPr>
            <w:tcW w:w="311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919A33D"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Difference</w:t>
            </w:r>
          </w:p>
        </w:tc>
        <w:tc>
          <w:tcPr>
            <w:tcW w:w="623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983F0A" w14:textId="77777777" w:rsidR="00624BD4" w:rsidRPr="001D19F6" w:rsidRDefault="00624BD4" w:rsidP="00D518FF">
            <w:pPr>
              <w:shd w:val="clear" w:color="auto" w:fill="FFFFFF"/>
              <w:wordWrap/>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[(PL1+…+PL</w:t>
            </w:r>
            <w:proofErr w:type="gramStart"/>
            <w:r w:rsidRPr="001D19F6">
              <w:rPr>
                <w:rFonts w:ascii="Arial" w:eastAsia="굴림" w:hAnsi="Arial" w:cs="Arial"/>
                <w:kern w:val="0"/>
                <w:sz w:val="22"/>
                <w:shd w:val="clear" w:color="auto" w:fill="FFFFFF"/>
              </w:rPr>
              <w:t>7)-(</w:t>
            </w:r>
            <w:proofErr w:type="gramEnd"/>
            <w:r w:rsidRPr="001D19F6">
              <w:rPr>
                <w:rFonts w:ascii="Arial" w:eastAsia="굴림" w:hAnsi="Arial" w:cs="Arial"/>
                <w:kern w:val="0"/>
                <w:sz w:val="22"/>
                <w:shd w:val="clear" w:color="auto" w:fill="FFFFFF"/>
              </w:rPr>
              <w:t>F095+F102+…+F160)] MW</w:t>
            </w:r>
          </w:p>
        </w:tc>
      </w:tr>
    </w:tbl>
    <w:p w14:paraId="2F529739" w14:textId="77777777" w:rsidR="00624BD4" w:rsidRPr="001D19F6" w:rsidRDefault="00624BD4"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 xml:space="preserve">Sold and invested in </w:t>
      </w:r>
      <w:r w:rsidR="0088584C" w:rsidRPr="001D19F6">
        <w:rPr>
          <w:rFonts w:ascii="Arial" w:eastAsia="굴림" w:hAnsi="Arial" w:cs="Arial"/>
          <w:sz w:val="22"/>
        </w:rPr>
        <w:t xml:space="preserve">other </w:t>
      </w:r>
      <w:r w:rsidRPr="001D19F6">
        <w:rPr>
          <w:rFonts w:ascii="Arial" w:eastAsia="굴림" w:hAnsi="Arial" w:cs="Arial"/>
          <w:sz w:val="22"/>
        </w:rPr>
        <w:t>financial asset</w:t>
      </w:r>
      <w:r w:rsidR="003D1AFD" w:rsidRPr="001D19F6">
        <w:rPr>
          <w:rFonts w:ascii="Arial" w:eastAsia="굴림" w:hAnsi="Arial" w:cs="Arial"/>
          <w:sz w:val="22"/>
        </w:rPr>
        <w:t>s</w:t>
      </w:r>
      <w:r w:rsidRPr="001D19F6">
        <w:rPr>
          <w:rFonts w:ascii="Arial" w:eastAsia="굴림" w:hAnsi="Arial" w:cs="Arial"/>
          <w:sz w:val="22"/>
        </w:rPr>
        <w:t xml:space="preserve"> or savings</w:t>
      </w:r>
      <w:r w:rsidR="00F80A90" w:rsidRPr="001D19F6">
        <w:rPr>
          <w:rFonts w:ascii="Arial" w:eastAsia="굴림" w:hAnsi="Arial" w:cs="Arial"/>
          <w:sz w:val="22"/>
        </w:rPr>
        <w:t xml:space="preserve"> accounts</w:t>
      </w:r>
      <w:r w:rsidR="00C665D1" w:rsidRPr="001D19F6">
        <w:rPr>
          <w:rFonts w:ascii="Arial" w:eastAsia="굴림" w:hAnsi="Arial" w:cs="Arial"/>
          <w:sz w:val="22"/>
        </w:rPr>
        <w:t xml:space="preserve"> </w:t>
      </w:r>
      <w:r w:rsidRPr="001D19F6">
        <w:rPr>
          <w:rFonts w:ascii="Arial" w:eastAsia="굴림" w:hAnsi="Arial" w:cs="Arial"/>
          <w:sz w:val="22"/>
        </w:rPr>
        <w:t>→</w:t>
      </w:r>
      <w:r w:rsidR="00C665D1" w:rsidRPr="001D19F6">
        <w:rPr>
          <w:rFonts w:ascii="Arial" w:eastAsia="굴림" w:hAnsi="Arial" w:cs="Arial"/>
          <w:sz w:val="22"/>
        </w:rPr>
        <w:t xml:space="preserve"> </w:t>
      </w:r>
      <w:r w:rsidRPr="001D19F6">
        <w:rPr>
          <w:rFonts w:ascii="Arial" w:eastAsia="굴림" w:hAnsi="Arial" w:cs="Arial"/>
          <w:sz w:val="22"/>
        </w:rPr>
        <w:t>Go to F174</w:t>
      </w:r>
    </w:p>
    <w:p w14:paraId="0E803FC6" w14:textId="77777777" w:rsidR="00624BD4" w:rsidRPr="001D19F6" w:rsidRDefault="00624BD4"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 xml:space="preserve">Sold and invested in </w:t>
      </w:r>
      <w:r w:rsidR="00F80A90" w:rsidRPr="001D19F6">
        <w:rPr>
          <w:rFonts w:ascii="Arial" w:eastAsia="굴림" w:hAnsi="Arial" w:cs="Arial"/>
          <w:sz w:val="22"/>
        </w:rPr>
        <w:t xml:space="preserve">property </w:t>
      </w:r>
      <w:r w:rsidR="00C665D1" w:rsidRPr="001D19F6">
        <w:rPr>
          <w:rFonts w:ascii="Arial" w:eastAsia="굴림" w:hAnsi="Arial" w:cs="Arial"/>
          <w:sz w:val="22"/>
        </w:rPr>
        <w:tab/>
      </w:r>
      <w:r w:rsidR="00C665D1" w:rsidRPr="001D19F6">
        <w:rPr>
          <w:rFonts w:ascii="Arial" w:eastAsia="굴림" w:hAnsi="Arial" w:cs="Arial"/>
          <w:sz w:val="22"/>
        </w:rPr>
        <w:tab/>
      </w:r>
      <w:r w:rsidRPr="001D19F6">
        <w:rPr>
          <w:rFonts w:ascii="Arial" w:eastAsia="굴림" w:hAnsi="Arial" w:cs="Arial"/>
          <w:sz w:val="22"/>
        </w:rPr>
        <w:t>→Go to F174</w:t>
      </w:r>
    </w:p>
    <w:p w14:paraId="691B4F24" w14:textId="77777777" w:rsidR="00624BD4" w:rsidRPr="001D19F6" w:rsidRDefault="00624BD4"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 xml:space="preserve">Sold and invested in other business </w:t>
      </w:r>
      <w:r w:rsidR="00C665D1" w:rsidRPr="001D19F6">
        <w:rPr>
          <w:rFonts w:ascii="Arial" w:eastAsia="굴림" w:hAnsi="Arial" w:cs="Arial"/>
          <w:sz w:val="22"/>
        </w:rPr>
        <w:tab/>
      </w:r>
      <w:r w:rsidRPr="001D19F6">
        <w:rPr>
          <w:rFonts w:ascii="Arial" w:eastAsia="굴림" w:hAnsi="Arial" w:cs="Arial"/>
          <w:sz w:val="22"/>
        </w:rPr>
        <w:t>→Go to F174</w:t>
      </w:r>
    </w:p>
    <w:p w14:paraId="57B80B77" w14:textId="77777777" w:rsidR="00624BD4" w:rsidRPr="001D19F6" w:rsidRDefault="00624BD4"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Sold and</w:t>
      </w:r>
      <w:r w:rsidR="00F80A90" w:rsidRPr="001D19F6">
        <w:rPr>
          <w:rFonts w:ascii="Arial" w:eastAsia="굴림" w:hAnsi="Arial" w:cs="Arial"/>
          <w:sz w:val="22"/>
        </w:rPr>
        <w:t xml:space="preserve"> used for</w:t>
      </w:r>
      <w:r w:rsidRPr="001D19F6">
        <w:rPr>
          <w:rFonts w:ascii="Arial" w:eastAsia="굴림" w:hAnsi="Arial" w:cs="Arial"/>
          <w:sz w:val="22"/>
        </w:rPr>
        <w:t xml:space="preserve"> living expenses </w:t>
      </w:r>
      <w:r w:rsidR="00C665D1" w:rsidRPr="001D19F6">
        <w:rPr>
          <w:rFonts w:ascii="Arial" w:eastAsia="굴림" w:hAnsi="Arial" w:cs="Arial"/>
          <w:sz w:val="22"/>
        </w:rPr>
        <w:tab/>
      </w:r>
      <w:r w:rsidRPr="001D19F6">
        <w:rPr>
          <w:rFonts w:ascii="Arial" w:eastAsia="굴림" w:hAnsi="Arial" w:cs="Arial"/>
          <w:sz w:val="22"/>
        </w:rPr>
        <w:t>→Go to F174</w:t>
      </w:r>
    </w:p>
    <w:p w14:paraId="4A9CC9F1" w14:textId="77777777" w:rsidR="00624BD4" w:rsidRPr="001D19F6" w:rsidRDefault="00C665D1"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 xml:space="preserve">The interest rate declined </w:t>
      </w:r>
      <w:r w:rsidRPr="001D19F6">
        <w:rPr>
          <w:rFonts w:ascii="Arial" w:eastAsia="굴림" w:hAnsi="Arial" w:cs="Arial"/>
          <w:sz w:val="22"/>
        </w:rPr>
        <w:tab/>
      </w:r>
      <w:r w:rsidRPr="001D19F6">
        <w:rPr>
          <w:rFonts w:ascii="Arial" w:eastAsia="굴림" w:hAnsi="Arial" w:cs="Arial"/>
          <w:sz w:val="22"/>
        </w:rPr>
        <w:tab/>
      </w:r>
      <w:r w:rsidR="00624BD4" w:rsidRPr="001D19F6">
        <w:rPr>
          <w:rFonts w:ascii="Arial" w:eastAsia="굴림" w:hAnsi="Arial" w:cs="Arial"/>
          <w:sz w:val="22"/>
        </w:rPr>
        <w:t>→Go to F174</w:t>
      </w:r>
    </w:p>
    <w:p w14:paraId="7BFC0A19" w14:textId="77777777" w:rsidR="00624BD4" w:rsidRPr="001D19F6" w:rsidRDefault="008073C8"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kern w:val="0"/>
          <w:sz w:val="22"/>
        </w:rPr>
        <w:t>Inheritance</w:t>
      </w:r>
      <w:r w:rsidR="00C665D1" w:rsidRPr="001D19F6">
        <w:rPr>
          <w:rFonts w:ascii="Arial" w:eastAsia="굴림" w:hAnsi="Arial" w:cs="Arial"/>
          <w:sz w:val="22"/>
        </w:rPr>
        <w:t>/ Give</w:t>
      </w:r>
      <w:r w:rsidR="00C665D1" w:rsidRPr="001D19F6">
        <w:rPr>
          <w:rFonts w:ascii="Arial" w:eastAsia="굴림" w:hAnsi="Arial" w:cs="Arial"/>
          <w:sz w:val="22"/>
        </w:rPr>
        <w:tab/>
      </w:r>
      <w:r w:rsidR="00C665D1" w:rsidRPr="001D19F6">
        <w:rPr>
          <w:rFonts w:ascii="Arial" w:eastAsia="굴림" w:hAnsi="Arial" w:cs="Arial"/>
          <w:sz w:val="22"/>
        </w:rPr>
        <w:tab/>
      </w:r>
      <w:r w:rsidR="00C665D1" w:rsidRPr="001D19F6">
        <w:rPr>
          <w:rFonts w:ascii="Arial" w:eastAsia="굴림" w:hAnsi="Arial" w:cs="Arial"/>
          <w:sz w:val="22"/>
        </w:rPr>
        <w:tab/>
      </w:r>
      <w:r w:rsidR="00624BD4" w:rsidRPr="001D19F6">
        <w:rPr>
          <w:rFonts w:ascii="Arial" w:eastAsia="굴림" w:hAnsi="Arial" w:cs="Arial"/>
          <w:sz w:val="22"/>
        </w:rPr>
        <w:t>→Go to F174</w:t>
      </w:r>
    </w:p>
    <w:p w14:paraId="0F1C6256" w14:textId="77777777" w:rsidR="00624BD4" w:rsidRPr="001D19F6" w:rsidRDefault="00624BD4" w:rsidP="00F14BA4">
      <w:pPr>
        <w:pStyle w:val="a6"/>
        <w:numPr>
          <w:ilvl w:val="0"/>
          <w:numId w:val="768"/>
        </w:numPr>
        <w:wordWrap/>
        <w:spacing w:line="360" w:lineRule="auto"/>
        <w:ind w:leftChars="0"/>
        <w:rPr>
          <w:rFonts w:ascii="Arial" w:eastAsia="굴림" w:hAnsi="Arial" w:cs="Arial"/>
          <w:sz w:val="22"/>
        </w:rPr>
      </w:pPr>
      <w:r w:rsidRPr="001D19F6">
        <w:rPr>
          <w:rFonts w:ascii="Arial" w:eastAsia="굴림" w:hAnsi="Arial" w:cs="Arial"/>
          <w:sz w:val="22"/>
        </w:rPr>
        <w:t>Other</w:t>
      </w:r>
      <w:r w:rsidR="003D1AFD" w:rsidRPr="001D19F6">
        <w:rPr>
          <w:rFonts w:ascii="Arial" w:eastAsia="굴림" w:hAnsi="Arial" w:cs="Arial"/>
          <w:sz w:val="22"/>
        </w:rPr>
        <w:t>s</w:t>
      </w:r>
    </w:p>
    <w:p w14:paraId="4EF53D75" w14:textId="77777777" w:rsidR="00624BD4" w:rsidRPr="001D19F6" w:rsidRDefault="00624BD4" w:rsidP="00624BD4">
      <w:pPr>
        <w:wordWrap/>
        <w:spacing w:line="360" w:lineRule="auto"/>
        <w:rPr>
          <w:rFonts w:ascii="Arial" w:eastAsia="굴림" w:hAnsi="Arial" w:cs="Arial"/>
          <w:sz w:val="22"/>
        </w:rPr>
      </w:pPr>
    </w:p>
    <w:p w14:paraId="31437E8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F173.</w:t>
      </w:r>
      <w:r w:rsidR="003D1AFD" w:rsidRPr="001D19F6">
        <w:rPr>
          <w:rFonts w:ascii="Arial" w:eastAsia="굴림" w:hAnsi="Arial" w:cs="Arial"/>
          <w:sz w:val="22"/>
        </w:rPr>
        <w:t xml:space="preserve"> If others, please specify</w:t>
      </w:r>
      <w:r w:rsidRPr="001D19F6">
        <w:rPr>
          <w:rFonts w:ascii="Arial" w:eastAsia="굴림" w:hAnsi="Arial" w:cs="Arial"/>
          <w:sz w:val="22"/>
        </w:rPr>
        <w:t>.</w:t>
      </w:r>
    </w:p>
    <w:p w14:paraId="0559F6C2" w14:textId="77777777" w:rsidR="00624BD4" w:rsidRPr="001D19F6" w:rsidRDefault="00C665D1"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p>
    <w:p w14:paraId="675C31A9" w14:textId="77777777" w:rsidR="00624BD4" w:rsidRPr="001D19F6" w:rsidRDefault="00624BD4" w:rsidP="00624BD4">
      <w:pPr>
        <w:wordWrap/>
        <w:spacing w:line="360" w:lineRule="auto"/>
        <w:rPr>
          <w:rFonts w:ascii="Arial" w:eastAsia="굴림" w:hAnsi="Arial" w:cs="Arial"/>
          <w:sz w:val="22"/>
        </w:rPr>
      </w:pPr>
    </w:p>
    <w:p w14:paraId="56EA21A5" w14:textId="77777777" w:rsidR="001519F5" w:rsidRPr="001D19F6" w:rsidRDefault="00C665D1" w:rsidP="00C665D1">
      <w:pPr>
        <w:wordWrap/>
        <w:spacing w:line="360" w:lineRule="auto"/>
        <w:rPr>
          <w:rFonts w:ascii="Arial" w:eastAsia="굴림" w:hAnsi="Arial" w:cs="Arial"/>
          <w:b/>
          <w:sz w:val="22"/>
        </w:rPr>
      </w:pPr>
      <w:r w:rsidRPr="001D19F6">
        <w:rPr>
          <w:rFonts w:ascii="Arial" w:eastAsia="굴림" w:hAnsi="Arial" w:cs="Arial"/>
          <w:b/>
          <w:sz w:val="22"/>
        </w:rPr>
        <w:t xml:space="preserve">&lt; </w:t>
      </w:r>
      <w:r w:rsidR="001519F5" w:rsidRPr="001D19F6">
        <w:rPr>
          <w:rFonts w:ascii="Arial" w:eastAsia="굴림" w:hAnsi="Arial" w:cs="Arial"/>
          <w:b/>
          <w:sz w:val="22"/>
        </w:rPr>
        <w:t>Other assets</w:t>
      </w:r>
      <w:r w:rsidRPr="001D19F6">
        <w:rPr>
          <w:rFonts w:ascii="Arial" w:eastAsia="굴림" w:hAnsi="Arial" w:cs="Arial"/>
          <w:b/>
          <w:sz w:val="22"/>
        </w:rPr>
        <w:t xml:space="preserve"> &gt;</w:t>
      </w:r>
    </w:p>
    <w:p w14:paraId="6F199D71"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F174</w:t>
      </w:r>
      <w:r w:rsidR="00F80A90" w:rsidRPr="001D19F6">
        <w:rPr>
          <w:rFonts w:ascii="Arial" w:eastAsia="굴림" w:hAnsi="Arial" w:cs="Arial"/>
          <w:sz w:val="22"/>
        </w:rPr>
        <w:t>. Do you own any</w:t>
      </w:r>
      <w:r w:rsidR="00020F5D" w:rsidRPr="001D19F6">
        <w:rPr>
          <w:rFonts w:ascii="Arial" w:eastAsia="굴림" w:hAnsi="Arial" w:cs="Arial"/>
          <w:sz w:val="22"/>
        </w:rPr>
        <w:t xml:space="preserve"> vehicles, such as</w:t>
      </w:r>
      <w:r w:rsidR="00C665D1" w:rsidRPr="001D19F6">
        <w:rPr>
          <w:rFonts w:ascii="Arial" w:eastAsia="굴림" w:hAnsi="Arial" w:cs="Arial"/>
          <w:sz w:val="22"/>
        </w:rPr>
        <w:t xml:space="preserve"> </w:t>
      </w:r>
      <w:r w:rsidR="00F80A90" w:rsidRPr="001D19F6">
        <w:rPr>
          <w:rFonts w:ascii="Arial" w:eastAsia="굴림" w:hAnsi="Arial" w:cs="Arial"/>
          <w:sz w:val="22"/>
        </w:rPr>
        <w:t>car</w:t>
      </w:r>
      <w:r w:rsidR="00020F5D" w:rsidRPr="001D19F6">
        <w:rPr>
          <w:rFonts w:ascii="Arial" w:eastAsia="굴림" w:hAnsi="Arial" w:cs="Arial"/>
          <w:sz w:val="22"/>
        </w:rPr>
        <w:t>s</w:t>
      </w:r>
      <w:r w:rsidR="00F80A90" w:rsidRPr="001D19F6">
        <w:rPr>
          <w:rFonts w:ascii="Arial" w:eastAsia="굴림" w:hAnsi="Arial" w:cs="Arial"/>
          <w:sz w:val="22"/>
        </w:rPr>
        <w:t>, truck</w:t>
      </w:r>
      <w:r w:rsidR="00020F5D" w:rsidRPr="001D19F6">
        <w:rPr>
          <w:rFonts w:ascii="Arial" w:eastAsia="굴림" w:hAnsi="Arial" w:cs="Arial"/>
          <w:sz w:val="22"/>
        </w:rPr>
        <w:t>s</w:t>
      </w:r>
      <w:r w:rsidR="00F80A90" w:rsidRPr="001D19F6">
        <w:rPr>
          <w:rFonts w:ascii="Arial" w:eastAsia="굴림" w:hAnsi="Arial" w:cs="Arial"/>
          <w:sz w:val="22"/>
        </w:rPr>
        <w:t>,</w:t>
      </w:r>
      <w:r w:rsidR="00020F5D" w:rsidRPr="001D19F6">
        <w:rPr>
          <w:rFonts w:ascii="Arial" w:eastAsia="굴림" w:hAnsi="Arial" w:cs="Arial"/>
          <w:sz w:val="22"/>
        </w:rPr>
        <w:t xml:space="preserve"> trailers and</w:t>
      </w:r>
      <w:r w:rsidRPr="001D19F6">
        <w:rPr>
          <w:rFonts w:ascii="Arial" w:eastAsia="굴림" w:hAnsi="Arial" w:cs="Arial"/>
          <w:sz w:val="22"/>
        </w:rPr>
        <w:t xml:space="preserve"> boat</w:t>
      </w:r>
      <w:r w:rsidR="00020F5D" w:rsidRPr="001D19F6">
        <w:rPr>
          <w:rFonts w:ascii="Arial" w:eastAsia="굴림" w:hAnsi="Arial" w:cs="Arial"/>
          <w:sz w:val="22"/>
        </w:rPr>
        <w:t>s</w:t>
      </w:r>
      <w:r w:rsidRPr="001D19F6">
        <w:rPr>
          <w:rFonts w:ascii="Arial" w:eastAsia="굴림" w:hAnsi="Arial" w:cs="Arial"/>
          <w:sz w:val="22"/>
        </w:rPr>
        <w:t>?</w:t>
      </w:r>
    </w:p>
    <w:p w14:paraId="44B9E479" w14:textId="77777777" w:rsidR="00823613" w:rsidRPr="001D19F6" w:rsidRDefault="00823613" w:rsidP="00F14BA4">
      <w:pPr>
        <w:pStyle w:val="a6"/>
        <w:numPr>
          <w:ilvl w:val="0"/>
          <w:numId w:val="76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F181</w:t>
      </w:r>
    </w:p>
    <w:p w14:paraId="2A7EC981" w14:textId="77777777" w:rsidR="00624BD4" w:rsidRPr="001D19F6" w:rsidRDefault="00624BD4" w:rsidP="00624BD4">
      <w:pPr>
        <w:wordWrap/>
        <w:spacing w:line="360" w:lineRule="auto"/>
        <w:rPr>
          <w:rFonts w:ascii="Arial" w:eastAsia="굴림" w:hAnsi="Arial" w:cs="Arial"/>
          <w:sz w:val="22"/>
        </w:rPr>
      </w:pPr>
    </w:p>
    <w:p w14:paraId="5D0521A5"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 xml:space="preserve">F175. If you sold all </w:t>
      </w:r>
      <w:r w:rsidR="00020F5D" w:rsidRPr="001D19F6">
        <w:rPr>
          <w:rFonts w:ascii="Arial" w:eastAsia="굴림" w:hAnsi="Arial" w:cs="Arial"/>
          <w:sz w:val="22"/>
        </w:rPr>
        <w:t xml:space="preserve">the vehicles </w:t>
      </w:r>
      <w:r w:rsidRPr="001D19F6">
        <w:rPr>
          <w:rFonts w:ascii="Arial" w:eastAsia="굴림" w:hAnsi="Arial" w:cs="Arial"/>
          <w:sz w:val="22"/>
        </w:rPr>
        <w:t xml:space="preserve">you own today, </w:t>
      </w:r>
      <w:r w:rsidR="0056618F" w:rsidRPr="001D19F6">
        <w:rPr>
          <w:rFonts w:ascii="Arial" w:eastAsia="굴림" w:hAnsi="Arial" w:cs="Arial"/>
          <w:sz w:val="22"/>
        </w:rPr>
        <w:t xml:space="preserve">about </w:t>
      </w:r>
      <w:r w:rsidRPr="001D19F6">
        <w:rPr>
          <w:rFonts w:ascii="Arial" w:eastAsia="굴림" w:hAnsi="Arial" w:cs="Arial"/>
          <w:sz w:val="22"/>
        </w:rPr>
        <w:t>how much would you get? (unit: 10,000 Korean won)</w:t>
      </w:r>
    </w:p>
    <w:p w14:paraId="28E8913B"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D18598C"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F181</w:t>
      </w:r>
    </w:p>
    <w:p w14:paraId="2A305D40"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F176~F180 unfolding</w:t>
      </w:r>
    </w:p>
    <w:p w14:paraId="1C7630CD" w14:textId="77777777" w:rsidR="00624BD4" w:rsidRPr="001D19F6" w:rsidRDefault="00624BD4" w:rsidP="00264E50">
      <w:pPr>
        <w:wordWrap/>
        <w:spacing w:line="360" w:lineRule="auto"/>
        <w:ind w:firstLine="800"/>
        <w:rPr>
          <w:rFonts w:ascii="Arial" w:eastAsia="굴림" w:hAnsi="Arial" w:cs="Arial"/>
          <w:sz w:val="22"/>
        </w:rPr>
      </w:pPr>
      <w:r w:rsidRPr="001D19F6">
        <w:rPr>
          <w:rFonts w:ascii="Arial" w:eastAsia="굴림" w:hAnsi="Arial" w:cs="Arial"/>
          <w:sz w:val="22"/>
        </w:rPr>
        <w:t>Refuse to answer →Go to F176~F180 unfolding</w:t>
      </w:r>
    </w:p>
    <w:p w14:paraId="7D3AE60F"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w:t>
      </w:r>
      <w:r w:rsidR="00A17FF3" w:rsidRPr="001D19F6">
        <w:rPr>
          <w:rFonts w:ascii="Arial" w:eastAsia="굴림" w:hAnsi="Arial" w:cs="Arial"/>
          <w:b/>
          <w:sz w:val="22"/>
        </w:rPr>
        <w:t xml:space="preserve"> </w:t>
      </w:r>
      <w:r w:rsidRPr="001D19F6">
        <w:rPr>
          <w:rFonts w:ascii="Arial" w:eastAsia="굴림" w:hAnsi="Arial" w:cs="Arial"/>
          <w:b/>
          <w:sz w:val="22"/>
        </w:rPr>
        <w:t>F176~F180. Unfolding bracket questions &gt;</w:t>
      </w:r>
    </w:p>
    <w:p w14:paraId="5798D97D" w14:textId="77777777" w:rsidR="00A17FF3" w:rsidRPr="001D19F6" w:rsidRDefault="00A17FF3" w:rsidP="000E1AA0">
      <w:pPr>
        <w:wordWrap/>
        <w:spacing w:line="360" w:lineRule="auto"/>
        <w:rPr>
          <w:rFonts w:ascii="Arial" w:eastAsia="굴림" w:hAnsi="Arial" w:cs="Arial"/>
          <w:sz w:val="22"/>
        </w:rPr>
      </w:pPr>
      <w:r w:rsidRPr="001D19F6">
        <w:rPr>
          <w:rFonts w:ascii="Arial" w:eastAsia="굴림" w:hAnsi="Arial" w:cs="Arial"/>
          <w:kern w:val="0"/>
          <w:sz w:val="22"/>
        </w:rPr>
        <w:lastRenderedPageBreak/>
        <w:t>[IWER: Go back to F175 and record if R answers the amount during the interview.]</w:t>
      </w:r>
    </w:p>
    <w:p w14:paraId="1DDC7CFC"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F176. Would it amount to less than, about equal to or more than 500 MW (10,000 Korean won)?</w:t>
      </w:r>
    </w:p>
    <w:p w14:paraId="2EB38A97" w14:textId="77777777" w:rsidR="00A17FF3" w:rsidRPr="001D19F6" w:rsidRDefault="00A17FF3"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38D8A1CA" w14:textId="77777777" w:rsidR="00A17FF3" w:rsidRPr="001D19F6" w:rsidRDefault="00A17FF3"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69C3A18A" w14:textId="77777777" w:rsidR="00A17FF3" w:rsidRPr="001D19F6" w:rsidRDefault="00A17FF3"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11191F33" w14:textId="77777777" w:rsidR="00624BD4" w:rsidRPr="001D19F6" w:rsidRDefault="00624BD4" w:rsidP="000E1AA0">
      <w:pPr>
        <w:wordWrap/>
        <w:spacing w:line="360" w:lineRule="auto"/>
        <w:rPr>
          <w:rFonts w:ascii="Arial" w:eastAsia="굴림" w:hAnsi="Arial" w:cs="Arial"/>
          <w:sz w:val="22"/>
        </w:rPr>
      </w:pPr>
    </w:p>
    <w:p w14:paraId="0BCEA8DE"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F177. Would it amount to less than, about equal to or more than 1,000 MW (10,000 Korean won)?</w:t>
      </w:r>
    </w:p>
    <w:p w14:paraId="12310F1D" w14:textId="77777777" w:rsidR="00A17FF3" w:rsidRPr="001D19F6" w:rsidRDefault="00A17FF3"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F1D836E" w14:textId="77777777" w:rsidR="00A17FF3" w:rsidRPr="001D19F6" w:rsidRDefault="00A17FF3"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2A480022"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739E4DB" w14:textId="77777777" w:rsidR="00624BD4" w:rsidRPr="001D19F6" w:rsidRDefault="00624BD4" w:rsidP="00624BD4">
      <w:pPr>
        <w:wordWrap/>
        <w:spacing w:line="360" w:lineRule="auto"/>
        <w:rPr>
          <w:rFonts w:ascii="Arial" w:eastAsia="굴림" w:hAnsi="Arial" w:cs="Arial"/>
          <w:sz w:val="22"/>
        </w:rPr>
      </w:pPr>
    </w:p>
    <w:p w14:paraId="730D6A7D"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F178. Would it amount to less than, about equal to or more than 3,000 MW (10,000 Korean won)?</w:t>
      </w:r>
    </w:p>
    <w:p w14:paraId="64BB41CE"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7ED87A89"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51E1DFE4"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1570D0F" w14:textId="77777777" w:rsidR="00624BD4" w:rsidRPr="001D19F6" w:rsidRDefault="00624BD4" w:rsidP="00624BD4">
      <w:pPr>
        <w:wordWrap/>
        <w:spacing w:line="360" w:lineRule="auto"/>
        <w:rPr>
          <w:rFonts w:ascii="Arial" w:eastAsia="굴림" w:hAnsi="Arial" w:cs="Arial"/>
          <w:sz w:val="22"/>
        </w:rPr>
      </w:pPr>
    </w:p>
    <w:p w14:paraId="639CF37B" w14:textId="77777777" w:rsidR="00624BD4" w:rsidRPr="001D19F6" w:rsidRDefault="00624BD4" w:rsidP="00624BD4">
      <w:pPr>
        <w:wordWrap/>
        <w:spacing w:line="360" w:lineRule="auto"/>
        <w:rPr>
          <w:rFonts w:ascii="Arial" w:eastAsia="굴림" w:hAnsi="Arial" w:cs="Arial"/>
          <w:sz w:val="22"/>
        </w:rPr>
      </w:pPr>
    </w:p>
    <w:p w14:paraId="17359944"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F179. Would it amount to less than, about equal to or more than 5,000 MW (10,000 Korean won)?</w:t>
      </w:r>
    </w:p>
    <w:p w14:paraId="7E458889"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4C93F0DF"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628C73A6"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413DA2F0" w14:textId="77777777" w:rsidR="00624BD4" w:rsidRPr="001D19F6" w:rsidRDefault="00624BD4" w:rsidP="00624BD4">
      <w:pPr>
        <w:wordWrap/>
        <w:spacing w:line="360" w:lineRule="auto"/>
        <w:rPr>
          <w:rFonts w:ascii="Arial" w:eastAsia="굴림" w:hAnsi="Arial" w:cs="Arial"/>
          <w:sz w:val="22"/>
        </w:rPr>
      </w:pPr>
    </w:p>
    <w:p w14:paraId="74A09FC9"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F180. Would it amount to less than, about equal to or more than 10,000 </w:t>
      </w:r>
      <w:proofErr w:type="gramStart"/>
      <w:r w:rsidRPr="001D19F6">
        <w:rPr>
          <w:rFonts w:ascii="Arial" w:eastAsia="굴림" w:hAnsi="Arial" w:cs="Arial"/>
          <w:sz w:val="22"/>
        </w:rPr>
        <w:t>MW(</w:t>
      </w:r>
      <w:proofErr w:type="gramEnd"/>
      <w:r w:rsidRPr="001D19F6">
        <w:rPr>
          <w:rFonts w:ascii="Arial" w:eastAsia="굴림" w:hAnsi="Arial" w:cs="Arial"/>
          <w:sz w:val="22"/>
        </w:rPr>
        <w:t>10,000 Korean won)?</w:t>
      </w:r>
    </w:p>
    <w:p w14:paraId="511ED09D"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2635F4C6" w14:textId="77777777" w:rsidR="00A17FF3" w:rsidRPr="001D19F6" w:rsidRDefault="00A17FF3" w:rsidP="00A17F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7EFC0C52" w14:textId="77777777" w:rsidR="00A17FF3" w:rsidRPr="001D19F6" w:rsidRDefault="00A17FF3" w:rsidP="00A17FF3">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26718F11" w14:textId="77777777" w:rsidR="00624BD4" w:rsidRPr="001D19F6" w:rsidRDefault="00624BD4" w:rsidP="00624BD4">
      <w:pPr>
        <w:wordWrap/>
        <w:spacing w:line="360" w:lineRule="auto"/>
        <w:rPr>
          <w:rFonts w:ascii="Arial" w:eastAsia="굴림" w:hAnsi="Arial" w:cs="Arial"/>
          <w:sz w:val="22"/>
        </w:rPr>
      </w:pPr>
    </w:p>
    <w:p w14:paraId="6D8A3A97" w14:textId="77777777" w:rsidR="00020F5D"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F181</w:t>
      </w:r>
      <w:r w:rsidR="00020F5D" w:rsidRPr="001D19F6">
        <w:rPr>
          <w:rFonts w:ascii="Arial" w:eastAsia="굴림" w:hAnsi="Arial" w:cs="Arial"/>
          <w:sz w:val="22"/>
        </w:rPr>
        <w:t xml:space="preserve">. Aside from the vehicles, etc., you have already told me </w:t>
      </w:r>
      <w:r w:rsidR="00A17FF3" w:rsidRPr="001D19F6">
        <w:rPr>
          <w:rFonts w:ascii="Arial" w:eastAsia="굴림" w:hAnsi="Arial" w:cs="Arial"/>
          <w:sz w:val="22"/>
        </w:rPr>
        <w:t xml:space="preserve">about; </w:t>
      </w:r>
      <w:r w:rsidR="00020F5D" w:rsidRPr="001D19F6">
        <w:rPr>
          <w:rFonts w:ascii="Arial" w:eastAsia="굴림" w:hAnsi="Arial" w:cs="Arial"/>
          <w:sz w:val="22"/>
        </w:rPr>
        <w:t>d</w:t>
      </w:r>
      <w:r w:rsidRPr="001D19F6">
        <w:rPr>
          <w:rFonts w:ascii="Arial" w:eastAsia="굴림" w:hAnsi="Arial" w:cs="Arial"/>
          <w:sz w:val="22"/>
        </w:rPr>
        <w:t xml:space="preserve">o you own any other </w:t>
      </w:r>
      <w:r w:rsidR="00020F5D" w:rsidRPr="001D19F6">
        <w:rPr>
          <w:rFonts w:ascii="Arial" w:eastAsia="굴림" w:hAnsi="Arial" w:cs="Arial"/>
          <w:sz w:val="22"/>
        </w:rPr>
        <w:t xml:space="preserve">non-financial </w:t>
      </w:r>
      <w:r w:rsidRPr="001D19F6">
        <w:rPr>
          <w:rFonts w:ascii="Arial" w:eastAsia="굴림" w:hAnsi="Arial" w:cs="Arial"/>
          <w:sz w:val="22"/>
        </w:rPr>
        <w:t>assets, such as valuables, paintings,</w:t>
      </w:r>
      <w:r w:rsidR="00A17FF3" w:rsidRPr="001D19F6">
        <w:rPr>
          <w:rFonts w:ascii="Arial" w:eastAsia="굴림" w:hAnsi="Arial" w:cs="Arial"/>
          <w:sz w:val="22"/>
        </w:rPr>
        <w:t xml:space="preserve"> </w:t>
      </w:r>
      <w:r w:rsidR="00020F5D" w:rsidRPr="001D19F6">
        <w:rPr>
          <w:rFonts w:ascii="Arial" w:eastAsia="굴림" w:hAnsi="Arial" w:cs="Arial"/>
          <w:sz w:val="22"/>
        </w:rPr>
        <w:t>antiques and</w:t>
      </w:r>
      <w:r w:rsidRPr="001D19F6">
        <w:rPr>
          <w:rFonts w:ascii="Arial" w:eastAsia="굴림" w:hAnsi="Arial" w:cs="Arial"/>
          <w:sz w:val="22"/>
        </w:rPr>
        <w:t xml:space="preserve"> golf membership</w:t>
      </w:r>
      <w:r w:rsidR="00020F5D" w:rsidRPr="001D19F6">
        <w:rPr>
          <w:rFonts w:ascii="Arial" w:eastAsia="굴림" w:hAnsi="Arial" w:cs="Arial"/>
          <w:sz w:val="22"/>
        </w:rPr>
        <w:t>?</w:t>
      </w:r>
    </w:p>
    <w:p w14:paraId="6AF6B4A1" w14:textId="77777777" w:rsidR="00A17FF3" w:rsidRPr="001D19F6" w:rsidRDefault="00A17FF3" w:rsidP="00F14BA4">
      <w:pPr>
        <w:pStyle w:val="a6"/>
        <w:numPr>
          <w:ilvl w:val="0"/>
          <w:numId w:val="77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F188</w:t>
      </w:r>
    </w:p>
    <w:p w14:paraId="157C7568" w14:textId="77777777" w:rsidR="00624BD4" w:rsidRPr="001D19F6" w:rsidRDefault="00624BD4" w:rsidP="000E1AA0">
      <w:pPr>
        <w:wordWrap/>
        <w:spacing w:line="360" w:lineRule="auto"/>
        <w:rPr>
          <w:rFonts w:ascii="Arial" w:eastAsia="굴림" w:hAnsi="Arial" w:cs="Arial"/>
          <w:sz w:val="22"/>
        </w:rPr>
      </w:pPr>
    </w:p>
    <w:p w14:paraId="62B0E66E" w14:textId="77777777" w:rsidR="00476817"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F182. What</w:t>
      </w:r>
      <w:r w:rsidR="00020F5D" w:rsidRPr="001D19F6">
        <w:rPr>
          <w:rFonts w:ascii="Arial" w:eastAsia="굴림" w:hAnsi="Arial" w:cs="Arial"/>
          <w:sz w:val="22"/>
        </w:rPr>
        <w:t xml:space="preserve"> is the total value of those assets</w:t>
      </w:r>
      <w:r w:rsidRPr="001D19F6">
        <w:rPr>
          <w:rFonts w:ascii="Arial" w:eastAsia="굴림" w:hAnsi="Arial" w:cs="Arial"/>
          <w:sz w:val="22"/>
        </w:rPr>
        <w:t>? (unit: 10,000 Korean won)</w:t>
      </w:r>
    </w:p>
    <w:p w14:paraId="3784E706"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09F9B96"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F188</w:t>
      </w:r>
    </w:p>
    <w:p w14:paraId="06208B22"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F183~F187 unfolding</w:t>
      </w:r>
    </w:p>
    <w:p w14:paraId="29864F53"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lastRenderedPageBreak/>
        <w:t>Refuse to answer →Go to F183~F187 unfolding</w:t>
      </w:r>
    </w:p>
    <w:p w14:paraId="209DFC6D" w14:textId="77777777" w:rsidR="00624BD4" w:rsidRPr="001D19F6" w:rsidRDefault="00624BD4" w:rsidP="000E1AA0">
      <w:pPr>
        <w:wordWrap/>
        <w:spacing w:line="360" w:lineRule="auto"/>
        <w:rPr>
          <w:rFonts w:ascii="Arial" w:eastAsia="굴림" w:hAnsi="Arial" w:cs="Arial"/>
          <w:sz w:val="22"/>
        </w:rPr>
      </w:pPr>
    </w:p>
    <w:p w14:paraId="67E9B0E8"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F183~F187. Unfolding bracket questions &gt;</w:t>
      </w:r>
    </w:p>
    <w:p w14:paraId="0B34AB88" w14:textId="77777777" w:rsidR="00476817" w:rsidRPr="001D19F6" w:rsidRDefault="00476817" w:rsidP="000E1AA0">
      <w:pPr>
        <w:wordWrap/>
        <w:spacing w:line="360" w:lineRule="auto"/>
        <w:rPr>
          <w:rFonts w:ascii="Arial" w:eastAsia="굴림" w:hAnsi="Arial" w:cs="Arial"/>
          <w:sz w:val="22"/>
        </w:rPr>
      </w:pPr>
      <w:r w:rsidRPr="001D19F6">
        <w:rPr>
          <w:rFonts w:ascii="Arial" w:eastAsia="굴림" w:hAnsi="Arial" w:cs="Arial"/>
          <w:kern w:val="0"/>
          <w:sz w:val="22"/>
        </w:rPr>
        <w:t>[IWER: Go back to F182 and record if R answers the amount during the interview.]</w:t>
      </w:r>
    </w:p>
    <w:p w14:paraId="7EA54A22"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F183. Does it amount to less than, about equal to or more than 500 MW (10,000 Korean won)?</w:t>
      </w:r>
    </w:p>
    <w:p w14:paraId="2619F05E" w14:textId="77777777" w:rsidR="00476817" w:rsidRPr="001D19F6" w:rsidRDefault="00476817"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4C26FCEC" w14:textId="77777777" w:rsidR="00476817" w:rsidRPr="001D19F6" w:rsidRDefault="00476817"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0EC1BB1C" w14:textId="77777777" w:rsidR="00476817" w:rsidRPr="001D19F6" w:rsidRDefault="00476817"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3933DEB0" w14:textId="77777777" w:rsidR="00624BD4" w:rsidRPr="001D19F6" w:rsidRDefault="00624BD4" w:rsidP="000E1AA0">
      <w:pPr>
        <w:wordWrap/>
        <w:spacing w:line="360" w:lineRule="auto"/>
        <w:rPr>
          <w:rFonts w:ascii="Arial" w:eastAsia="굴림" w:hAnsi="Arial" w:cs="Arial"/>
          <w:sz w:val="22"/>
        </w:rPr>
      </w:pPr>
    </w:p>
    <w:p w14:paraId="15F2E4A6"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F184. Does it amount to less than, about equal to or more than 1,000 MW (10,000 Korean won)?</w:t>
      </w:r>
    </w:p>
    <w:p w14:paraId="223A7E90"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39160E04"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1E246FAB"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76DCC025" w14:textId="77777777" w:rsidR="00624BD4" w:rsidRPr="001D19F6" w:rsidRDefault="00624BD4" w:rsidP="00624BD4">
      <w:pPr>
        <w:wordWrap/>
        <w:spacing w:line="360" w:lineRule="auto"/>
        <w:rPr>
          <w:rFonts w:ascii="Arial" w:eastAsia="굴림" w:hAnsi="Arial" w:cs="Arial"/>
          <w:sz w:val="22"/>
        </w:rPr>
      </w:pPr>
    </w:p>
    <w:p w14:paraId="0DC4412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F185. Does it amount to less than, about equal to or more than 3,000 MW (10,000 Korean won)?</w:t>
      </w:r>
    </w:p>
    <w:p w14:paraId="3D045CCB"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6B68B99A"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2BA52B54"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A7BFC05" w14:textId="77777777" w:rsidR="0056618F" w:rsidRPr="001D19F6" w:rsidRDefault="0056618F" w:rsidP="00476817">
      <w:pPr>
        <w:wordWrap/>
        <w:spacing w:line="360" w:lineRule="auto"/>
        <w:ind w:leftChars="213" w:left="426"/>
        <w:rPr>
          <w:rFonts w:ascii="Arial" w:eastAsia="굴림" w:hAnsi="Arial" w:cs="Arial"/>
          <w:sz w:val="22"/>
        </w:rPr>
      </w:pPr>
    </w:p>
    <w:p w14:paraId="0180491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F186. Does it amount to less than, about equal to or more than 5,000 MW (10,000 Korean won)?</w:t>
      </w:r>
    </w:p>
    <w:p w14:paraId="31811288"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3FB0CC11"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7C91734A"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7300CE92" w14:textId="77777777" w:rsidR="00624BD4" w:rsidRPr="001D19F6" w:rsidRDefault="00624BD4" w:rsidP="00624BD4">
      <w:pPr>
        <w:wordWrap/>
        <w:spacing w:line="360" w:lineRule="auto"/>
        <w:rPr>
          <w:rFonts w:ascii="Arial" w:eastAsia="굴림" w:hAnsi="Arial" w:cs="Arial"/>
          <w:sz w:val="22"/>
        </w:rPr>
      </w:pPr>
    </w:p>
    <w:p w14:paraId="0101BE7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F187. Does it amount to less than, about equal to or more than 10,000 MW (10,000</w:t>
      </w:r>
      <w:r w:rsidR="000E1AA0" w:rsidRPr="001D19F6">
        <w:rPr>
          <w:rFonts w:ascii="Arial" w:eastAsia="굴림" w:hAnsi="Arial" w:cs="Arial"/>
          <w:sz w:val="22"/>
        </w:rPr>
        <w:t xml:space="preserve"> </w:t>
      </w:r>
      <w:r w:rsidRPr="001D19F6">
        <w:rPr>
          <w:rFonts w:ascii="Arial" w:eastAsia="굴림" w:hAnsi="Arial" w:cs="Arial"/>
          <w:sz w:val="22"/>
        </w:rPr>
        <w:t>Korean won)?</w:t>
      </w:r>
    </w:p>
    <w:p w14:paraId="3AF38ADB"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2C22C7EE" w14:textId="77777777" w:rsidR="00476817" w:rsidRPr="001D19F6" w:rsidRDefault="00476817" w:rsidP="0047681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D5CC8A1" w14:textId="77777777" w:rsidR="00476817" w:rsidRPr="001D19F6" w:rsidRDefault="00476817" w:rsidP="00476817">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7B89BA27" w14:textId="77777777" w:rsidR="00624BD4" w:rsidRPr="001D19F6" w:rsidRDefault="00624BD4" w:rsidP="00624BD4">
      <w:pPr>
        <w:wordWrap/>
        <w:spacing w:line="360" w:lineRule="auto"/>
        <w:rPr>
          <w:rFonts w:ascii="Arial" w:eastAsia="굴림" w:hAnsi="Arial" w:cs="Arial"/>
          <w:sz w:val="22"/>
        </w:rPr>
      </w:pPr>
    </w:p>
    <w:p w14:paraId="6DB7590F" w14:textId="77777777" w:rsidR="004844A3" w:rsidRPr="001D19F6" w:rsidRDefault="00476817" w:rsidP="00476817">
      <w:pPr>
        <w:wordWrap/>
        <w:spacing w:line="360" w:lineRule="auto"/>
        <w:rPr>
          <w:rFonts w:ascii="Arial" w:eastAsia="굴림" w:hAnsi="Arial" w:cs="Arial"/>
          <w:b/>
          <w:sz w:val="22"/>
        </w:rPr>
      </w:pPr>
      <w:r w:rsidRPr="001D19F6">
        <w:rPr>
          <w:rFonts w:ascii="Arial" w:eastAsia="굴림" w:hAnsi="Arial" w:cs="Arial"/>
          <w:b/>
          <w:sz w:val="22"/>
        </w:rPr>
        <w:t xml:space="preserve">&lt; </w:t>
      </w:r>
      <w:r w:rsidR="004844A3" w:rsidRPr="001D19F6">
        <w:rPr>
          <w:rFonts w:ascii="Arial" w:eastAsia="굴림" w:hAnsi="Arial" w:cs="Arial"/>
          <w:b/>
          <w:sz w:val="22"/>
        </w:rPr>
        <w:t>Inheritance/</w:t>
      </w:r>
      <w:r w:rsidR="008073C8" w:rsidRPr="001D19F6">
        <w:rPr>
          <w:rFonts w:ascii="Arial" w:eastAsia="굴림" w:hAnsi="Arial" w:cs="Arial"/>
          <w:b/>
          <w:sz w:val="22"/>
        </w:rPr>
        <w:t xml:space="preserve"> </w:t>
      </w:r>
      <w:r w:rsidR="0056618F" w:rsidRPr="001D19F6">
        <w:rPr>
          <w:rFonts w:ascii="Arial" w:eastAsia="굴림" w:hAnsi="Arial" w:cs="Arial"/>
          <w:b/>
          <w:sz w:val="22"/>
        </w:rPr>
        <w:t>Give</w:t>
      </w:r>
      <w:r w:rsidRPr="001D19F6">
        <w:rPr>
          <w:rFonts w:ascii="Arial" w:eastAsia="굴림" w:hAnsi="Arial" w:cs="Arial"/>
          <w:b/>
          <w:sz w:val="22"/>
        </w:rPr>
        <w:t xml:space="preserve"> &gt;</w:t>
      </w:r>
    </w:p>
    <w:p w14:paraId="2DE08E0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F188. Have you ever received </w:t>
      </w:r>
      <w:r w:rsidR="006B2618" w:rsidRPr="001D19F6">
        <w:rPr>
          <w:rFonts w:ascii="Arial" w:eastAsia="굴림" w:hAnsi="Arial" w:cs="Arial"/>
          <w:sz w:val="22"/>
        </w:rPr>
        <w:t xml:space="preserve">any </w:t>
      </w:r>
      <w:r w:rsidRPr="001D19F6">
        <w:rPr>
          <w:rFonts w:ascii="Arial" w:eastAsia="굴림" w:hAnsi="Arial" w:cs="Arial"/>
          <w:sz w:val="22"/>
        </w:rPr>
        <w:t>inheritance or donation in the form of</w:t>
      </w:r>
      <w:r w:rsidR="006B2618" w:rsidRPr="001D19F6">
        <w:rPr>
          <w:rFonts w:ascii="Arial" w:eastAsia="굴림" w:hAnsi="Arial" w:cs="Arial"/>
          <w:sz w:val="22"/>
        </w:rPr>
        <w:t xml:space="preserve"> property</w:t>
      </w:r>
      <w:r w:rsidRPr="001D19F6">
        <w:rPr>
          <w:rFonts w:ascii="Arial" w:eastAsia="굴림" w:hAnsi="Arial" w:cs="Arial"/>
          <w:sz w:val="22"/>
        </w:rPr>
        <w:t>, financial asset</w:t>
      </w:r>
      <w:r w:rsidR="00020F5D" w:rsidRPr="001D19F6">
        <w:rPr>
          <w:rFonts w:ascii="Arial" w:eastAsia="굴림" w:hAnsi="Arial" w:cs="Arial"/>
          <w:sz w:val="22"/>
        </w:rPr>
        <w:t>s</w:t>
      </w:r>
      <w:r w:rsidRPr="001D19F6">
        <w:rPr>
          <w:rFonts w:ascii="Arial" w:eastAsia="굴림" w:hAnsi="Arial" w:cs="Arial"/>
          <w:sz w:val="22"/>
        </w:rPr>
        <w:t>, etc.?</w:t>
      </w:r>
    </w:p>
    <w:p w14:paraId="1AB6A7CC" w14:textId="77777777" w:rsidR="00E01500" w:rsidRPr="001D19F6" w:rsidRDefault="00624BD4" w:rsidP="00E01500">
      <w:pPr>
        <w:wordWrap/>
        <w:spacing w:line="360" w:lineRule="auto"/>
        <w:rPr>
          <w:rFonts w:ascii="Arial" w:eastAsia="굴림" w:hAnsi="Arial" w:cs="Arial"/>
          <w:sz w:val="22"/>
        </w:rPr>
      </w:pPr>
      <w:r w:rsidRPr="001D19F6">
        <w:rPr>
          <w:rFonts w:ascii="Arial" w:eastAsia="굴림" w:hAnsi="Arial" w:cs="Arial"/>
          <w:sz w:val="22"/>
        </w:rPr>
        <w:t>[IWER:</w:t>
      </w:r>
      <w:r w:rsidR="008073C8" w:rsidRPr="001D19F6">
        <w:rPr>
          <w:rFonts w:ascii="Arial" w:eastAsia="굴림" w:hAnsi="Arial" w:cs="Arial"/>
          <w:sz w:val="22"/>
        </w:rPr>
        <w:t xml:space="preserve"> </w:t>
      </w:r>
      <w:r w:rsidR="00E01500" w:rsidRPr="001D19F6">
        <w:rPr>
          <w:rFonts w:ascii="Arial" w:eastAsia="굴림" w:hAnsi="Arial" w:cs="Arial"/>
          <w:sz w:val="22"/>
        </w:rPr>
        <w:t xml:space="preserve">If R has ever received even a small amount of inheritance or donation, mark </w:t>
      </w:r>
      <w:r w:rsidR="00E01500" w:rsidRPr="001D19F6">
        <w:rPr>
          <w:rFonts w:ascii="굴림" w:eastAsia="굴림" w:hAnsi="굴림" w:cs="굴림" w:hint="eastAsia"/>
          <w:sz w:val="22"/>
        </w:rPr>
        <w:t>①</w:t>
      </w:r>
      <w:r w:rsidR="00E01500" w:rsidRPr="001D19F6">
        <w:rPr>
          <w:rFonts w:ascii="Arial" w:eastAsia="굴림" w:hAnsi="Arial" w:cs="Arial"/>
          <w:sz w:val="22"/>
        </w:rPr>
        <w:t xml:space="preserve"> </w:t>
      </w:r>
      <w:r w:rsidR="00D55A68" w:rsidRPr="001D19F6">
        <w:rPr>
          <w:rFonts w:ascii="Arial" w:eastAsia="굴림" w:hAnsi="Arial" w:cs="Arial"/>
          <w:sz w:val="22"/>
        </w:rPr>
        <w:t>Y</w:t>
      </w:r>
      <w:r w:rsidR="00E01500" w:rsidRPr="001D19F6">
        <w:rPr>
          <w:rFonts w:ascii="Arial" w:eastAsia="굴림" w:hAnsi="Arial" w:cs="Arial"/>
          <w:sz w:val="22"/>
        </w:rPr>
        <w:t>es.</w:t>
      </w:r>
    </w:p>
    <w:p w14:paraId="6C50087C" w14:textId="77777777" w:rsidR="00624BD4" w:rsidRPr="001D19F6" w:rsidRDefault="0060656D" w:rsidP="00624BD4">
      <w:pPr>
        <w:wordWrap/>
        <w:spacing w:line="360" w:lineRule="auto"/>
        <w:rPr>
          <w:rFonts w:ascii="Arial" w:eastAsia="굴림" w:hAnsi="Arial" w:cs="Arial"/>
          <w:sz w:val="22"/>
        </w:rPr>
      </w:pPr>
      <w:r w:rsidRPr="001D19F6">
        <w:rPr>
          <w:rFonts w:ascii="Arial" w:eastAsia="굴림" w:hAnsi="Arial" w:cs="Arial"/>
          <w:sz w:val="22"/>
        </w:rPr>
        <w:t>Example</w:t>
      </w:r>
      <w:r w:rsidR="008073C8" w:rsidRPr="001D19F6">
        <w:rPr>
          <w:rFonts w:ascii="Arial" w:eastAsia="굴림" w:hAnsi="Arial" w:cs="Arial"/>
          <w:sz w:val="22"/>
        </w:rPr>
        <w:t xml:space="preserve">s are </w:t>
      </w:r>
      <w:r w:rsidR="006B2618" w:rsidRPr="001D19F6">
        <w:rPr>
          <w:rFonts w:ascii="Arial" w:eastAsia="굴림" w:hAnsi="Arial" w:cs="Arial"/>
          <w:sz w:val="22"/>
        </w:rPr>
        <w:t>property</w:t>
      </w:r>
      <w:r w:rsidR="00624BD4" w:rsidRPr="001D19F6">
        <w:rPr>
          <w:rFonts w:ascii="Arial" w:eastAsia="굴림" w:hAnsi="Arial" w:cs="Arial"/>
          <w:sz w:val="22"/>
        </w:rPr>
        <w:t xml:space="preserve">, </w:t>
      </w:r>
      <w:r w:rsidR="00020F5D" w:rsidRPr="001D19F6">
        <w:rPr>
          <w:rFonts w:ascii="Arial" w:eastAsia="굴림" w:hAnsi="Arial" w:cs="Arial"/>
          <w:sz w:val="22"/>
        </w:rPr>
        <w:t>c</w:t>
      </w:r>
      <w:r w:rsidR="00624BD4" w:rsidRPr="001D19F6">
        <w:rPr>
          <w:rFonts w:ascii="Arial" w:eastAsia="굴림" w:hAnsi="Arial" w:cs="Arial"/>
          <w:sz w:val="22"/>
        </w:rPr>
        <w:t xml:space="preserve">ash or financial assets, </w:t>
      </w:r>
      <w:r w:rsidR="00020F5D" w:rsidRPr="001D19F6">
        <w:rPr>
          <w:rFonts w:ascii="Arial" w:eastAsia="굴림" w:hAnsi="Arial" w:cs="Arial"/>
          <w:sz w:val="22"/>
        </w:rPr>
        <w:t>insurance</w:t>
      </w:r>
      <w:r w:rsidR="008073C8" w:rsidRPr="001D19F6">
        <w:rPr>
          <w:rFonts w:ascii="Arial" w:eastAsia="굴림" w:hAnsi="Arial" w:cs="Arial"/>
          <w:sz w:val="22"/>
        </w:rPr>
        <w:t xml:space="preserve"> payment</w:t>
      </w:r>
      <w:r w:rsidR="00624BD4" w:rsidRPr="001D19F6">
        <w:rPr>
          <w:rFonts w:ascii="Arial" w:eastAsia="굴림" w:hAnsi="Arial" w:cs="Arial"/>
          <w:sz w:val="22"/>
        </w:rPr>
        <w:t xml:space="preserve">, </w:t>
      </w:r>
      <w:r w:rsidR="0081026B" w:rsidRPr="001D19F6">
        <w:rPr>
          <w:rFonts w:ascii="Arial" w:eastAsia="굴림" w:hAnsi="Arial" w:cs="Arial"/>
          <w:sz w:val="22"/>
        </w:rPr>
        <w:t>annuity</w:t>
      </w:r>
      <w:r w:rsidR="006B2618" w:rsidRPr="001D19F6">
        <w:rPr>
          <w:rFonts w:ascii="Arial" w:eastAsia="굴림" w:hAnsi="Arial" w:cs="Arial"/>
          <w:sz w:val="22"/>
        </w:rPr>
        <w:t xml:space="preserve"> benefits</w:t>
      </w:r>
      <w:r w:rsidR="00020F5D" w:rsidRPr="001D19F6">
        <w:rPr>
          <w:rFonts w:ascii="Arial" w:eastAsia="굴림" w:hAnsi="Arial" w:cs="Arial"/>
          <w:sz w:val="22"/>
        </w:rPr>
        <w:t>,</w:t>
      </w:r>
      <w:r w:rsidR="00624BD4" w:rsidRPr="001D19F6">
        <w:rPr>
          <w:rFonts w:ascii="Arial" w:eastAsia="굴림" w:hAnsi="Arial" w:cs="Arial"/>
          <w:sz w:val="22"/>
        </w:rPr>
        <w:t xml:space="preserve"> etc.]</w:t>
      </w:r>
    </w:p>
    <w:p w14:paraId="556272E8" w14:textId="77777777" w:rsidR="00624BD4" w:rsidRPr="00264E50" w:rsidRDefault="008073C8" w:rsidP="00F14BA4">
      <w:pPr>
        <w:pStyle w:val="a6"/>
        <w:numPr>
          <w:ilvl w:val="0"/>
          <w:numId w:val="77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w:t>
      </w:r>
      <w:r w:rsidR="00A45E9B" w:rsidRPr="001D19F6">
        <w:rPr>
          <w:rFonts w:ascii="Arial" w:eastAsia="굴림" w:hAnsi="Arial" w:cs="Arial"/>
          <w:sz w:val="22"/>
        </w:rPr>
        <w:t>No →Go to F205</w:t>
      </w:r>
    </w:p>
    <w:p w14:paraId="3CDF23D8"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F189. </w:t>
      </w:r>
      <w:r w:rsidR="006B2618" w:rsidRPr="001D19F6">
        <w:rPr>
          <w:rFonts w:ascii="Arial" w:eastAsia="굴림" w:hAnsi="Arial" w:cs="Arial"/>
          <w:sz w:val="22"/>
        </w:rPr>
        <w:t xml:space="preserve">Among </w:t>
      </w:r>
      <w:r w:rsidR="0060647F" w:rsidRPr="001D19F6">
        <w:rPr>
          <w:rFonts w:ascii="Arial" w:eastAsia="굴림" w:hAnsi="Arial" w:cs="Arial"/>
          <w:sz w:val="22"/>
        </w:rPr>
        <w:t xml:space="preserve">all </w:t>
      </w:r>
      <w:r w:rsidR="006B2618" w:rsidRPr="001D19F6">
        <w:rPr>
          <w:rFonts w:ascii="Arial" w:eastAsia="굴림" w:hAnsi="Arial" w:cs="Arial"/>
          <w:sz w:val="22"/>
        </w:rPr>
        <w:t>the inheritances</w:t>
      </w:r>
      <w:r w:rsidR="0060647F" w:rsidRPr="001D19F6">
        <w:rPr>
          <w:rFonts w:ascii="Arial" w:eastAsia="굴림" w:hAnsi="Arial" w:cs="Arial"/>
          <w:sz w:val="22"/>
        </w:rPr>
        <w:t xml:space="preserve"> </w:t>
      </w:r>
      <w:r w:rsidRPr="001D19F6">
        <w:rPr>
          <w:rFonts w:ascii="Arial" w:eastAsia="굴림" w:hAnsi="Arial" w:cs="Arial"/>
          <w:sz w:val="22"/>
        </w:rPr>
        <w:t xml:space="preserve">you </w:t>
      </w:r>
      <w:r w:rsidR="006B2618" w:rsidRPr="001D19F6">
        <w:rPr>
          <w:rFonts w:ascii="Arial" w:eastAsia="굴림" w:hAnsi="Arial" w:cs="Arial"/>
          <w:sz w:val="22"/>
        </w:rPr>
        <w:t xml:space="preserve">have </w:t>
      </w:r>
      <w:r w:rsidRPr="001D19F6">
        <w:rPr>
          <w:rFonts w:ascii="Arial" w:eastAsia="굴림" w:hAnsi="Arial" w:cs="Arial"/>
          <w:sz w:val="22"/>
        </w:rPr>
        <w:t>received</w:t>
      </w:r>
      <w:r w:rsidR="007063FD" w:rsidRPr="001D19F6">
        <w:rPr>
          <w:rFonts w:ascii="Arial" w:eastAsia="굴림" w:hAnsi="Arial" w:cs="Arial"/>
          <w:sz w:val="22"/>
        </w:rPr>
        <w:t xml:space="preserve"> including the one you are not currently own</w:t>
      </w:r>
      <w:r w:rsidR="006B2618" w:rsidRPr="001D19F6">
        <w:rPr>
          <w:rFonts w:ascii="Arial" w:eastAsia="굴림" w:hAnsi="Arial" w:cs="Arial"/>
          <w:sz w:val="22"/>
        </w:rPr>
        <w:t xml:space="preserve">, </w:t>
      </w:r>
      <w:r w:rsidR="0060647F" w:rsidRPr="001D19F6">
        <w:rPr>
          <w:rFonts w:ascii="Arial" w:eastAsia="굴림" w:hAnsi="Arial" w:cs="Arial"/>
          <w:sz w:val="22"/>
        </w:rPr>
        <w:lastRenderedPageBreak/>
        <w:t xml:space="preserve">what is the most valuable thing when converting to present value? </w:t>
      </w:r>
      <w:r w:rsidRPr="001D19F6">
        <w:rPr>
          <w:rFonts w:ascii="Arial" w:eastAsia="굴림" w:hAnsi="Arial" w:cs="Arial"/>
          <w:sz w:val="22"/>
        </w:rPr>
        <w:t xml:space="preserve">In what form did you receive it? </w:t>
      </w:r>
    </w:p>
    <w:p w14:paraId="576EEF15" w14:textId="77777777" w:rsidR="00624BD4" w:rsidRPr="001D19F6" w:rsidRDefault="00624BD4" w:rsidP="00F14BA4">
      <w:pPr>
        <w:pStyle w:val="a6"/>
        <w:numPr>
          <w:ilvl w:val="0"/>
          <w:numId w:val="772"/>
        </w:numPr>
        <w:wordWrap/>
        <w:spacing w:line="360" w:lineRule="auto"/>
        <w:ind w:leftChars="0"/>
        <w:rPr>
          <w:rFonts w:ascii="Arial" w:eastAsia="굴림" w:hAnsi="Arial" w:cs="Arial"/>
          <w:sz w:val="22"/>
        </w:rPr>
      </w:pPr>
      <w:r w:rsidRPr="001D19F6">
        <w:rPr>
          <w:rFonts w:ascii="Arial" w:eastAsia="굴림" w:hAnsi="Arial" w:cs="Arial"/>
          <w:sz w:val="22"/>
        </w:rPr>
        <w:t xml:space="preserve">Insurance </w:t>
      </w:r>
      <w:r w:rsidR="00C5713F" w:rsidRPr="001D19F6">
        <w:rPr>
          <w:rFonts w:ascii="Arial" w:eastAsia="굴림" w:hAnsi="Arial" w:cs="Arial"/>
          <w:sz w:val="22"/>
        </w:rPr>
        <w:t>money</w:t>
      </w:r>
      <w:r w:rsidR="00C5713F" w:rsidRPr="001D19F6">
        <w:rPr>
          <w:rFonts w:ascii="Arial" w:eastAsia="굴림" w:hAnsi="Arial" w:cs="Arial"/>
          <w:sz w:val="22"/>
        </w:rPr>
        <w:tab/>
      </w:r>
      <w:r w:rsidRPr="001D19F6">
        <w:rPr>
          <w:rFonts w:ascii="Arial" w:eastAsia="굴림" w:hAnsi="Arial" w:cs="Arial"/>
          <w:sz w:val="22"/>
        </w:rPr>
        <w:t>→Go to F191</w:t>
      </w:r>
    </w:p>
    <w:p w14:paraId="55D6DBC2" w14:textId="77777777" w:rsidR="00624BD4" w:rsidRPr="001D19F6" w:rsidRDefault="0081026B" w:rsidP="00F14BA4">
      <w:pPr>
        <w:pStyle w:val="a6"/>
        <w:numPr>
          <w:ilvl w:val="0"/>
          <w:numId w:val="772"/>
        </w:numPr>
        <w:wordWrap/>
        <w:spacing w:line="360" w:lineRule="auto"/>
        <w:ind w:leftChars="0"/>
        <w:rPr>
          <w:rFonts w:ascii="Arial" w:eastAsia="굴림" w:hAnsi="Arial" w:cs="Arial"/>
          <w:sz w:val="22"/>
        </w:rPr>
      </w:pPr>
      <w:r w:rsidRPr="001D19F6">
        <w:rPr>
          <w:rFonts w:ascii="Arial" w:eastAsia="굴림" w:hAnsi="Arial" w:cs="Arial"/>
          <w:sz w:val="22"/>
        </w:rPr>
        <w:t>Annuity</w:t>
      </w:r>
      <w:r w:rsidR="006B2618" w:rsidRPr="001D19F6">
        <w:rPr>
          <w:rFonts w:ascii="Arial" w:eastAsia="굴림" w:hAnsi="Arial" w:cs="Arial"/>
          <w:sz w:val="22"/>
        </w:rPr>
        <w:t xml:space="preserve"> benefits</w:t>
      </w:r>
      <w:r w:rsidR="00C5713F" w:rsidRPr="001D19F6">
        <w:rPr>
          <w:rFonts w:ascii="Arial" w:eastAsia="굴림" w:hAnsi="Arial" w:cs="Arial"/>
          <w:sz w:val="22"/>
        </w:rPr>
        <w:tab/>
      </w:r>
      <w:r w:rsidR="0024459C" w:rsidRPr="001D19F6">
        <w:rPr>
          <w:rFonts w:ascii="Arial" w:eastAsia="굴림" w:hAnsi="Arial" w:cs="Arial"/>
          <w:sz w:val="22"/>
        </w:rPr>
        <w:tab/>
      </w:r>
      <w:r w:rsidR="00624BD4" w:rsidRPr="001D19F6">
        <w:rPr>
          <w:rFonts w:ascii="Arial" w:eastAsia="굴림" w:hAnsi="Arial" w:cs="Arial"/>
          <w:sz w:val="22"/>
        </w:rPr>
        <w:t>→Go to F191</w:t>
      </w:r>
    </w:p>
    <w:p w14:paraId="2EB9873B" w14:textId="77777777" w:rsidR="00624BD4" w:rsidRPr="001D19F6" w:rsidRDefault="006B2618" w:rsidP="00F14BA4">
      <w:pPr>
        <w:pStyle w:val="a6"/>
        <w:numPr>
          <w:ilvl w:val="0"/>
          <w:numId w:val="772"/>
        </w:numPr>
        <w:wordWrap/>
        <w:spacing w:line="360" w:lineRule="auto"/>
        <w:ind w:leftChars="0"/>
        <w:rPr>
          <w:rFonts w:ascii="Arial" w:eastAsia="굴림" w:hAnsi="Arial" w:cs="Arial"/>
          <w:sz w:val="22"/>
        </w:rPr>
      </w:pPr>
      <w:r w:rsidRPr="001D19F6">
        <w:rPr>
          <w:rFonts w:ascii="Arial" w:eastAsia="굴림" w:hAnsi="Arial" w:cs="Arial"/>
          <w:sz w:val="22"/>
        </w:rPr>
        <w:t>Property</w:t>
      </w:r>
      <w:r w:rsidR="00C5713F" w:rsidRPr="001D19F6">
        <w:rPr>
          <w:rFonts w:ascii="Arial" w:eastAsia="굴림" w:hAnsi="Arial" w:cs="Arial"/>
          <w:sz w:val="22"/>
        </w:rPr>
        <w:tab/>
      </w:r>
      <w:r w:rsidR="00C5713F" w:rsidRPr="001D19F6">
        <w:rPr>
          <w:rFonts w:ascii="Arial" w:eastAsia="굴림" w:hAnsi="Arial" w:cs="Arial"/>
          <w:sz w:val="22"/>
        </w:rPr>
        <w:tab/>
      </w:r>
      <w:r w:rsidR="00624BD4" w:rsidRPr="001D19F6">
        <w:rPr>
          <w:rFonts w:ascii="Arial" w:eastAsia="굴림" w:hAnsi="Arial" w:cs="Arial"/>
          <w:sz w:val="22"/>
        </w:rPr>
        <w:t>→Go to F191</w:t>
      </w:r>
    </w:p>
    <w:p w14:paraId="1E85AF8A" w14:textId="77777777" w:rsidR="00624BD4" w:rsidRPr="001D19F6" w:rsidRDefault="00624BD4" w:rsidP="00F14BA4">
      <w:pPr>
        <w:pStyle w:val="a6"/>
        <w:numPr>
          <w:ilvl w:val="0"/>
          <w:numId w:val="772"/>
        </w:numPr>
        <w:wordWrap/>
        <w:spacing w:line="360" w:lineRule="auto"/>
        <w:ind w:leftChars="0"/>
        <w:rPr>
          <w:rFonts w:ascii="Arial" w:eastAsia="굴림" w:hAnsi="Arial" w:cs="Arial"/>
          <w:sz w:val="22"/>
        </w:rPr>
      </w:pPr>
      <w:r w:rsidRPr="001D19F6">
        <w:rPr>
          <w:rFonts w:ascii="Arial" w:eastAsia="굴림" w:hAnsi="Arial" w:cs="Arial"/>
          <w:sz w:val="22"/>
        </w:rPr>
        <w:t>Cash or financial assets →Go to F191</w:t>
      </w:r>
    </w:p>
    <w:p w14:paraId="09ABF117" w14:textId="77777777" w:rsidR="00624BD4" w:rsidRPr="001D19F6" w:rsidRDefault="00624BD4" w:rsidP="00F14BA4">
      <w:pPr>
        <w:pStyle w:val="a6"/>
        <w:numPr>
          <w:ilvl w:val="0"/>
          <w:numId w:val="772"/>
        </w:numPr>
        <w:wordWrap/>
        <w:spacing w:line="360" w:lineRule="auto"/>
        <w:ind w:leftChars="0"/>
        <w:rPr>
          <w:rFonts w:ascii="Arial" w:eastAsia="굴림" w:hAnsi="Arial" w:cs="Arial"/>
          <w:sz w:val="22"/>
        </w:rPr>
      </w:pPr>
      <w:r w:rsidRPr="001D19F6">
        <w:rPr>
          <w:rFonts w:ascii="Arial" w:eastAsia="굴림" w:hAnsi="Arial" w:cs="Arial"/>
          <w:sz w:val="22"/>
        </w:rPr>
        <w:t>Other</w:t>
      </w:r>
      <w:r w:rsidR="006B2618" w:rsidRPr="001D19F6">
        <w:rPr>
          <w:rFonts w:ascii="Arial" w:eastAsia="굴림" w:hAnsi="Arial" w:cs="Arial"/>
          <w:sz w:val="22"/>
        </w:rPr>
        <w:t>s</w:t>
      </w:r>
    </w:p>
    <w:p w14:paraId="244CBC6D" w14:textId="77777777" w:rsidR="00624BD4" w:rsidRPr="001D19F6" w:rsidRDefault="00624BD4" w:rsidP="00624BD4">
      <w:pPr>
        <w:wordWrap/>
        <w:spacing w:line="360" w:lineRule="auto"/>
        <w:rPr>
          <w:rFonts w:ascii="Arial" w:eastAsia="굴림" w:hAnsi="Arial" w:cs="Arial"/>
          <w:sz w:val="22"/>
        </w:rPr>
      </w:pPr>
    </w:p>
    <w:p w14:paraId="2EE5568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F190.</w:t>
      </w:r>
      <w:r w:rsidR="006B2618" w:rsidRPr="001D19F6">
        <w:rPr>
          <w:rFonts w:ascii="Arial" w:eastAsia="굴림" w:hAnsi="Arial" w:cs="Arial"/>
          <w:sz w:val="22"/>
        </w:rPr>
        <w:t xml:space="preserve"> If others, please specify</w:t>
      </w:r>
      <w:r w:rsidRPr="001D19F6">
        <w:rPr>
          <w:rFonts w:ascii="Arial" w:eastAsia="굴림" w:hAnsi="Arial" w:cs="Arial"/>
          <w:sz w:val="22"/>
        </w:rPr>
        <w:t>.</w:t>
      </w:r>
    </w:p>
    <w:p w14:paraId="2F34291E" w14:textId="77777777" w:rsidR="00624BD4" w:rsidRPr="001D19F6" w:rsidRDefault="00956B95"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p>
    <w:p w14:paraId="7F1A3BB6" w14:textId="77777777" w:rsidR="00624BD4" w:rsidRPr="001D19F6" w:rsidRDefault="00624BD4" w:rsidP="00624BD4">
      <w:pPr>
        <w:wordWrap/>
        <w:spacing w:line="360" w:lineRule="auto"/>
        <w:rPr>
          <w:rFonts w:ascii="Arial" w:eastAsia="굴림" w:hAnsi="Arial" w:cs="Arial"/>
          <w:sz w:val="22"/>
        </w:rPr>
      </w:pPr>
    </w:p>
    <w:p w14:paraId="2C71B0D3"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F191. From whom </w:t>
      </w:r>
      <w:r w:rsidR="006B2618" w:rsidRPr="001D19F6">
        <w:rPr>
          <w:rFonts w:ascii="Arial" w:eastAsia="굴림" w:hAnsi="Arial" w:cs="Arial"/>
          <w:sz w:val="22"/>
        </w:rPr>
        <w:t xml:space="preserve">did you receive </w:t>
      </w:r>
      <w:r w:rsidRPr="001D19F6">
        <w:rPr>
          <w:rFonts w:ascii="Arial" w:eastAsia="굴림" w:hAnsi="Arial" w:cs="Arial"/>
          <w:sz w:val="22"/>
        </w:rPr>
        <w:t>that inheritance</w:t>
      </w:r>
      <w:r w:rsidR="00D63367" w:rsidRPr="001D19F6">
        <w:rPr>
          <w:rFonts w:ascii="Arial" w:eastAsia="굴림" w:hAnsi="Arial" w:cs="Arial"/>
          <w:sz w:val="22"/>
        </w:rPr>
        <w:t xml:space="preserve"> [F189 or F190]</w:t>
      </w:r>
      <w:r w:rsidRPr="001D19F6">
        <w:rPr>
          <w:rFonts w:ascii="Arial" w:eastAsia="굴림" w:hAnsi="Arial" w:cs="Arial"/>
          <w:sz w:val="22"/>
        </w:rPr>
        <w:t>? Pl</w:t>
      </w:r>
      <w:r w:rsidR="00D63367" w:rsidRPr="001D19F6">
        <w:rPr>
          <w:rFonts w:ascii="Arial" w:eastAsia="굴림" w:hAnsi="Arial" w:cs="Arial"/>
          <w:sz w:val="22"/>
        </w:rPr>
        <w:t>ease specify the relationship with you.</w:t>
      </w:r>
    </w:p>
    <w:p w14:paraId="2099644C"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Spouse</w:t>
      </w:r>
    </w:p>
    <w:p w14:paraId="37A982B0"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Mother</w:t>
      </w:r>
    </w:p>
    <w:p w14:paraId="7D0773EC"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Father</w:t>
      </w:r>
    </w:p>
    <w:p w14:paraId="21F72AB5"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Mother-in-law</w:t>
      </w:r>
    </w:p>
    <w:p w14:paraId="222E32E7"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Father-in-law</w:t>
      </w:r>
    </w:p>
    <w:p w14:paraId="616396E4" w14:textId="77777777" w:rsidR="00624BD4" w:rsidRPr="001D19F6" w:rsidRDefault="006B2618"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Brother/sister</w:t>
      </w:r>
    </w:p>
    <w:p w14:paraId="44A093E7"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Brother-in-</w:t>
      </w:r>
      <w:r w:rsidR="006B2618" w:rsidRPr="001D19F6">
        <w:rPr>
          <w:rFonts w:ascii="Arial" w:eastAsia="굴림" w:hAnsi="Arial" w:cs="Arial"/>
          <w:sz w:val="22"/>
        </w:rPr>
        <w:t>law/</w:t>
      </w:r>
      <w:r w:rsidRPr="001D19F6">
        <w:rPr>
          <w:rFonts w:ascii="Arial" w:eastAsia="굴림" w:hAnsi="Arial" w:cs="Arial"/>
          <w:sz w:val="22"/>
        </w:rPr>
        <w:t>sister-in-law</w:t>
      </w:r>
    </w:p>
    <w:p w14:paraId="5F56CE0C" w14:textId="77777777" w:rsidR="00624BD4" w:rsidRPr="001D19F6" w:rsidRDefault="006B2618"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Son/daughter</w:t>
      </w:r>
    </w:p>
    <w:p w14:paraId="202B86FE" w14:textId="77777777" w:rsidR="00624BD4" w:rsidRPr="001D19F6" w:rsidRDefault="00FB5F8F"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Son-in-law/Daughter-in-law</w:t>
      </w:r>
    </w:p>
    <w:p w14:paraId="40E66F94"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Grandchild</w:t>
      </w:r>
    </w:p>
    <w:p w14:paraId="6353482C"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Other relative</w:t>
      </w:r>
      <w:r w:rsidR="006B2618" w:rsidRPr="001D19F6">
        <w:rPr>
          <w:rFonts w:ascii="Arial" w:eastAsia="굴림" w:hAnsi="Arial" w:cs="Arial"/>
          <w:sz w:val="22"/>
        </w:rPr>
        <w:t>s</w:t>
      </w:r>
    </w:p>
    <w:p w14:paraId="0D049DCC" w14:textId="77777777" w:rsidR="00624BD4" w:rsidRPr="001D19F6" w:rsidRDefault="00624BD4" w:rsidP="00F14BA4">
      <w:pPr>
        <w:pStyle w:val="a6"/>
        <w:numPr>
          <w:ilvl w:val="0"/>
          <w:numId w:val="773"/>
        </w:numPr>
        <w:wordWrap/>
        <w:spacing w:line="360" w:lineRule="auto"/>
        <w:ind w:leftChars="0"/>
        <w:rPr>
          <w:rFonts w:ascii="Arial" w:eastAsia="굴림" w:hAnsi="Arial" w:cs="Arial"/>
          <w:sz w:val="22"/>
        </w:rPr>
      </w:pPr>
      <w:r w:rsidRPr="001D19F6">
        <w:rPr>
          <w:rFonts w:ascii="Arial" w:eastAsia="굴림" w:hAnsi="Arial" w:cs="Arial"/>
          <w:sz w:val="22"/>
        </w:rPr>
        <w:t>Other individuals</w:t>
      </w:r>
    </w:p>
    <w:p w14:paraId="05265E79" w14:textId="77777777" w:rsidR="00624BD4" w:rsidRPr="001D19F6" w:rsidRDefault="00624BD4" w:rsidP="00624BD4">
      <w:pPr>
        <w:wordWrap/>
        <w:spacing w:line="360" w:lineRule="auto"/>
        <w:rPr>
          <w:rFonts w:ascii="Arial" w:eastAsia="굴림" w:hAnsi="Arial" w:cs="Arial"/>
          <w:sz w:val="22"/>
        </w:rPr>
      </w:pPr>
    </w:p>
    <w:p w14:paraId="2C0306C0"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F192. </w:t>
      </w:r>
      <w:r w:rsidR="006B2618" w:rsidRPr="001D19F6">
        <w:rPr>
          <w:rFonts w:ascii="Arial" w:eastAsia="굴림" w:hAnsi="Arial" w:cs="Arial"/>
          <w:sz w:val="22"/>
        </w:rPr>
        <w:t xml:space="preserve">When </w:t>
      </w:r>
      <w:r w:rsidRPr="001D19F6">
        <w:rPr>
          <w:rFonts w:ascii="Arial" w:eastAsia="굴림" w:hAnsi="Arial" w:cs="Arial"/>
          <w:sz w:val="22"/>
        </w:rPr>
        <w:t>did you receive the inheritance</w:t>
      </w:r>
      <w:r w:rsidR="006B2618" w:rsidRPr="001D19F6">
        <w:rPr>
          <w:rFonts w:ascii="Arial" w:eastAsia="굴림" w:hAnsi="Arial" w:cs="Arial"/>
          <w:sz w:val="22"/>
        </w:rPr>
        <w:t xml:space="preserve"> [F189 or F190</w:t>
      </w:r>
      <w:proofErr w:type="gramStart"/>
      <w:r w:rsidR="006B2618" w:rsidRPr="001D19F6">
        <w:rPr>
          <w:rFonts w:ascii="Arial" w:eastAsia="굴림" w:hAnsi="Arial" w:cs="Arial"/>
          <w:sz w:val="22"/>
        </w:rPr>
        <w:t>]</w:t>
      </w:r>
      <w:r w:rsidRPr="001D19F6">
        <w:rPr>
          <w:rFonts w:ascii="Arial" w:eastAsia="굴림" w:hAnsi="Arial" w:cs="Arial"/>
          <w:sz w:val="22"/>
        </w:rPr>
        <w:t>?(</w:t>
      </w:r>
      <w:proofErr w:type="gramEnd"/>
      <w:r w:rsidRPr="001D19F6">
        <w:rPr>
          <w:rFonts w:ascii="Arial" w:eastAsia="굴림" w:hAnsi="Arial" w:cs="Arial"/>
          <w:sz w:val="22"/>
        </w:rPr>
        <w:t>unit: year and month combined into 6 digits)</w:t>
      </w:r>
    </w:p>
    <w:p w14:paraId="0B26AF79" w14:textId="2BB3116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del w:id="9270" w:author="Keis" w:date="2024-09-06T10:18:00Z">
        <w:r w:rsidR="00961306" w:rsidDel="009F27DD">
          <w:rPr>
            <w:rFonts w:ascii="Arial" w:eastAsia="굴림" w:hAnsi="Arial" w:cs="Arial" w:hint="eastAsia"/>
            <w:color w:val="FF0000"/>
            <w:sz w:val="22"/>
          </w:rPr>
          <w:delText>2019</w:delText>
        </w:r>
      </w:del>
      <w:ins w:id="9271" w:author="Keis" w:date="2024-09-06T10:18:00Z">
        <w:r w:rsidR="009F27DD" w:rsidRPr="009F27DD">
          <w:rPr>
            <w:rFonts w:ascii="Arial" w:eastAsia="굴림" w:hAnsi="Arial" w:cs="Arial" w:hint="eastAsia"/>
            <w:color w:val="00B050"/>
            <w:sz w:val="22"/>
          </w:rPr>
          <w:t>2021</w:t>
        </w:r>
      </w:ins>
      <w:r w:rsidR="00961306" w:rsidRPr="00996FA6">
        <w:rPr>
          <w:rFonts w:ascii="Arial" w:eastAsia="굴림" w:hAnsi="Arial" w:cs="Arial"/>
          <w:color w:val="000000" w:themeColor="text1"/>
          <w:sz w:val="22"/>
          <w:rPrChange w:id="9272" w:author="Keis" w:date="2024-09-13T13:15:00Z">
            <w:rPr>
              <w:rFonts w:ascii="Arial" w:eastAsia="굴림" w:hAnsi="Arial" w:cs="Arial"/>
              <w:color w:val="FF0000"/>
              <w:sz w:val="22"/>
            </w:rPr>
          </w:rPrChange>
        </w:rPr>
        <w:t>01</w:t>
      </w:r>
      <w:r w:rsidR="00CB7C89" w:rsidRPr="001D19F6">
        <w:rPr>
          <w:rFonts w:ascii="Arial" w:eastAsia="굴림" w:hAnsi="Arial" w:cs="Arial"/>
          <w:sz w:val="22"/>
        </w:rPr>
        <w:t xml:space="preserve"> for January </w:t>
      </w:r>
      <w:del w:id="9273" w:author="Keis" w:date="2024-09-06T10:18:00Z">
        <w:r w:rsidR="00961306" w:rsidDel="009F27DD">
          <w:rPr>
            <w:rFonts w:ascii="Arial" w:eastAsia="굴림" w:hAnsi="Arial" w:cs="Arial" w:hint="eastAsia"/>
            <w:color w:val="FF0000"/>
            <w:sz w:val="22"/>
          </w:rPr>
          <w:delText>2019</w:delText>
        </w:r>
      </w:del>
      <w:ins w:id="9274" w:author="Keis" w:date="2024-09-06T10:18:00Z">
        <w:r w:rsidR="009F27DD" w:rsidRPr="009F27DD">
          <w:rPr>
            <w:rFonts w:ascii="Arial" w:eastAsia="굴림" w:hAnsi="Arial" w:cs="Arial" w:hint="eastAsia"/>
            <w:color w:val="00B050"/>
            <w:sz w:val="22"/>
          </w:rPr>
          <w:t>2021</w:t>
        </w:r>
      </w:ins>
      <w:r w:rsidR="00CB7C89" w:rsidRPr="001D19F6">
        <w:rPr>
          <w:rFonts w:ascii="Arial" w:eastAsia="굴림" w:hAnsi="Arial" w:cs="Arial"/>
          <w:sz w:val="22"/>
        </w:rPr>
        <w:t xml:space="preserve">. If the month is not clear, enter </w:t>
      </w:r>
      <w:del w:id="9275" w:author="Keis" w:date="2024-09-06T10:18:00Z">
        <w:r w:rsidR="00961306" w:rsidDel="009F27DD">
          <w:rPr>
            <w:rFonts w:ascii="Arial" w:eastAsia="굴림" w:hAnsi="Arial" w:cs="Arial" w:hint="eastAsia"/>
            <w:color w:val="FF0000"/>
            <w:sz w:val="22"/>
          </w:rPr>
          <w:delText>2019</w:delText>
        </w:r>
      </w:del>
      <w:ins w:id="9276" w:author="Keis" w:date="2024-09-06T10:18:00Z">
        <w:r w:rsidR="009F27DD" w:rsidRPr="009F27DD">
          <w:rPr>
            <w:rFonts w:ascii="Arial" w:eastAsia="굴림" w:hAnsi="Arial" w:cs="Arial" w:hint="eastAsia"/>
            <w:color w:val="00B050"/>
            <w:sz w:val="22"/>
          </w:rPr>
          <w:t>2021</w:t>
        </w:r>
      </w:ins>
      <w:r w:rsidR="00961306" w:rsidRPr="00996FA6">
        <w:rPr>
          <w:rFonts w:ascii="Arial" w:eastAsia="굴림" w:hAnsi="Arial" w:cs="Arial"/>
          <w:color w:val="000000" w:themeColor="text1"/>
          <w:sz w:val="22"/>
          <w:rPrChange w:id="9277" w:author="Keis" w:date="2024-09-13T13:15:00Z">
            <w:rPr>
              <w:rFonts w:ascii="Arial" w:eastAsia="굴림" w:hAnsi="Arial" w:cs="Arial"/>
              <w:color w:val="FF0000"/>
              <w:sz w:val="22"/>
            </w:rPr>
          </w:rPrChange>
        </w:rPr>
        <w:t>00</w:t>
      </w:r>
      <w:r w:rsidR="00CB7C89" w:rsidRPr="001D19F6">
        <w:rPr>
          <w:rFonts w:ascii="Arial" w:eastAsia="굴림" w:hAnsi="Arial" w:cs="Arial"/>
          <w:sz w:val="22"/>
        </w:rPr>
        <w:t>.</w:t>
      </w:r>
      <w:r w:rsidRPr="001D19F6">
        <w:rPr>
          <w:rFonts w:ascii="Arial" w:eastAsia="굴림" w:hAnsi="Arial" w:cs="Arial"/>
          <w:sz w:val="22"/>
        </w:rPr>
        <w:t>]</w:t>
      </w:r>
    </w:p>
    <w:p w14:paraId="66265F84" w14:textId="6951AB95" w:rsidR="00624BD4" w:rsidRPr="001D19F6" w:rsidRDefault="00D61B3E" w:rsidP="00624BD4">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624BD4" w:rsidRPr="001D19F6">
        <w:rPr>
          <w:rFonts w:ascii="Arial" w:eastAsia="굴림" w:hAnsi="Arial" w:cs="Arial"/>
          <w:sz w:val="22"/>
        </w:rPr>
        <w:t>[</w:t>
      </w:r>
      <w:r w:rsidR="003608C0" w:rsidRPr="001D19F6">
        <w:rPr>
          <w:rFonts w:ascii="Arial" w:eastAsia="굴림" w:hAnsi="Arial" w:cs="Arial"/>
          <w:sz w:val="22"/>
        </w:rPr>
        <w:t xml:space="preserve">Range: </w:t>
      </w:r>
      <w:r w:rsidR="00624BD4" w:rsidRPr="001D19F6">
        <w:rPr>
          <w:rFonts w:ascii="Arial" w:eastAsia="굴림" w:hAnsi="Arial" w:cs="Arial"/>
          <w:sz w:val="22"/>
        </w:rPr>
        <w:t>190000~</w:t>
      </w:r>
      <w:del w:id="9278" w:author="Keis" w:date="2024-09-06T10:23:00Z">
        <w:r w:rsidR="00961306" w:rsidDel="00817F07">
          <w:rPr>
            <w:rFonts w:ascii="Arial" w:eastAsia="굴림" w:hAnsi="Arial" w:cs="Arial" w:hint="eastAsia"/>
            <w:color w:val="FF0000"/>
            <w:sz w:val="22"/>
          </w:rPr>
          <w:delText>2020</w:delText>
        </w:r>
      </w:del>
      <w:ins w:id="9279" w:author="Keis" w:date="2024-09-06T10:23:00Z">
        <w:r w:rsidR="00817F07" w:rsidRPr="00817F07">
          <w:rPr>
            <w:rFonts w:ascii="Arial" w:eastAsia="굴림" w:hAnsi="Arial" w:cs="Arial" w:hint="eastAsia"/>
            <w:color w:val="00B050"/>
            <w:sz w:val="22"/>
          </w:rPr>
          <w:t>2022</w:t>
        </w:r>
      </w:ins>
      <w:r w:rsidR="00961306" w:rsidRPr="00996FA6">
        <w:rPr>
          <w:rFonts w:ascii="Arial" w:eastAsia="굴림" w:hAnsi="Arial" w:cs="Arial"/>
          <w:color w:val="000000" w:themeColor="text1"/>
          <w:sz w:val="22"/>
          <w:rPrChange w:id="9280" w:author="Keis" w:date="2024-09-13T13:15:00Z">
            <w:rPr>
              <w:rFonts w:ascii="Arial" w:eastAsia="굴림" w:hAnsi="Arial" w:cs="Arial"/>
              <w:color w:val="FF0000"/>
              <w:sz w:val="22"/>
            </w:rPr>
          </w:rPrChange>
        </w:rPr>
        <w:t>11</w:t>
      </w:r>
      <w:r w:rsidR="00624BD4" w:rsidRPr="001D19F6">
        <w:rPr>
          <w:rFonts w:ascii="Arial" w:eastAsia="굴림" w:hAnsi="Arial" w:cs="Arial"/>
          <w:sz w:val="22"/>
        </w:rPr>
        <w:t>]</w:t>
      </w:r>
    </w:p>
    <w:p w14:paraId="692B2B62" w14:textId="77777777" w:rsidR="00624BD4" w:rsidRPr="001D19F6" w:rsidRDefault="00624BD4" w:rsidP="000E1AA0">
      <w:pPr>
        <w:wordWrap/>
        <w:spacing w:line="360" w:lineRule="auto"/>
        <w:rPr>
          <w:rFonts w:ascii="Arial" w:eastAsia="굴림" w:hAnsi="Arial" w:cs="Arial"/>
          <w:sz w:val="22"/>
        </w:rPr>
      </w:pPr>
    </w:p>
    <w:p w14:paraId="382C460A"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F193. What was the value of the inheritance at the time you received it? Please specify the amount. (unit: 10,000 Korean won)</w:t>
      </w:r>
    </w:p>
    <w:p w14:paraId="1587B5A4"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12501D69"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w:t>
      </w:r>
      <w:r w:rsidR="00A45E9B" w:rsidRPr="001D19F6">
        <w:rPr>
          <w:rFonts w:ascii="Arial" w:eastAsia="굴림" w:hAnsi="Arial" w:cs="Arial"/>
          <w:kern w:val="0"/>
          <w:sz w:val="22"/>
        </w:rPr>
        <w:t>199</w:t>
      </w:r>
    </w:p>
    <w:p w14:paraId="26850DE7" w14:textId="77777777" w:rsidR="00624BD4" w:rsidRPr="001D19F6" w:rsidRDefault="00624BD4" w:rsidP="00787DF3">
      <w:pPr>
        <w:wordWrap/>
        <w:spacing w:line="360" w:lineRule="auto"/>
        <w:ind w:firstLine="800"/>
        <w:rPr>
          <w:rFonts w:ascii="Arial" w:eastAsia="굴림" w:hAnsi="Arial" w:cs="Arial"/>
          <w:sz w:val="22"/>
        </w:rPr>
      </w:pPr>
      <w:r w:rsidRPr="001D19F6">
        <w:rPr>
          <w:rFonts w:ascii="Arial" w:eastAsia="굴림" w:hAnsi="Arial" w:cs="Arial"/>
          <w:sz w:val="22"/>
        </w:rPr>
        <w:t>Don’t know →Go to F194~F198 unfolding</w:t>
      </w:r>
    </w:p>
    <w:p w14:paraId="597318B4"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lastRenderedPageBreak/>
        <w:t>Refuse to answer →Go to F194~F198 unfolding</w:t>
      </w:r>
    </w:p>
    <w:p w14:paraId="2F879DAA" w14:textId="77777777" w:rsidR="00624BD4" w:rsidRPr="001D19F6" w:rsidRDefault="00624BD4" w:rsidP="000E1AA0">
      <w:pPr>
        <w:wordWrap/>
        <w:spacing w:line="360" w:lineRule="auto"/>
        <w:rPr>
          <w:rFonts w:ascii="Arial" w:eastAsia="굴림" w:hAnsi="Arial" w:cs="Arial"/>
          <w:sz w:val="22"/>
        </w:rPr>
      </w:pPr>
    </w:p>
    <w:p w14:paraId="00B8484C" w14:textId="77777777" w:rsidR="00624BD4" w:rsidRPr="001D19F6" w:rsidRDefault="00624BD4" w:rsidP="000E1AA0">
      <w:pPr>
        <w:wordWrap/>
        <w:spacing w:line="360" w:lineRule="auto"/>
        <w:rPr>
          <w:rFonts w:ascii="Arial" w:eastAsia="굴림" w:hAnsi="Arial" w:cs="Arial"/>
          <w:b/>
          <w:sz w:val="22"/>
        </w:rPr>
      </w:pPr>
      <w:r w:rsidRPr="001D19F6">
        <w:rPr>
          <w:rFonts w:ascii="Arial" w:eastAsia="굴림" w:hAnsi="Arial" w:cs="Arial"/>
          <w:b/>
          <w:sz w:val="22"/>
        </w:rPr>
        <w:t>&lt; F194~F198. Unfolding bracket questions &gt;</w:t>
      </w:r>
    </w:p>
    <w:p w14:paraId="38BA2E4D" w14:textId="77777777" w:rsidR="00484A21" w:rsidRPr="001D19F6" w:rsidRDefault="00484A21" w:rsidP="000E1AA0">
      <w:pPr>
        <w:wordWrap/>
        <w:spacing w:line="360" w:lineRule="auto"/>
        <w:rPr>
          <w:rFonts w:ascii="Arial" w:eastAsia="굴림" w:hAnsi="Arial" w:cs="Arial"/>
          <w:sz w:val="22"/>
        </w:rPr>
      </w:pPr>
      <w:r w:rsidRPr="001D19F6">
        <w:rPr>
          <w:rFonts w:ascii="Arial" w:eastAsia="굴림" w:hAnsi="Arial" w:cs="Arial"/>
          <w:kern w:val="0"/>
          <w:sz w:val="22"/>
        </w:rPr>
        <w:t>[IWER: Go back to F193 and record if R answers the amount during the interview.]</w:t>
      </w:r>
    </w:p>
    <w:p w14:paraId="598F1DA2"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F194. Did it amount to less than, about equal to or more than 1,000 MW (10,000 Korean won)?</w:t>
      </w:r>
    </w:p>
    <w:p w14:paraId="6270B71A"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192D45D3"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8DC8046"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3E31E85A" w14:textId="77777777" w:rsidR="00624BD4" w:rsidRPr="001D19F6" w:rsidRDefault="00624BD4" w:rsidP="000E1AA0">
      <w:pPr>
        <w:wordWrap/>
        <w:spacing w:line="360" w:lineRule="auto"/>
        <w:rPr>
          <w:rFonts w:ascii="Arial" w:eastAsia="굴림" w:hAnsi="Arial" w:cs="Arial"/>
          <w:sz w:val="22"/>
        </w:rPr>
      </w:pPr>
    </w:p>
    <w:p w14:paraId="1BABA654"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F195. Did it amount to less than, about equal to or more than 3,000 MW (10,000 Korean won)?</w:t>
      </w:r>
    </w:p>
    <w:p w14:paraId="2318B1FE"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05713013"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624DF15D" w14:textId="77777777" w:rsidR="00484A21" w:rsidRPr="001D19F6" w:rsidRDefault="00484A2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33159EB" w14:textId="77777777" w:rsidR="00624BD4" w:rsidRPr="001D19F6" w:rsidRDefault="00624BD4" w:rsidP="00624BD4">
      <w:pPr>
        <w:wordWrap/>
        <w:spacing w:line="360" w:lineRule="auto"/>
        <w:rPr>
          <w:rFonts w:ascii="Arial" w:eastAsia="굴림" w:hAnsi="Arial" w:cs="Arial"/>
          <w:sz w:val="22"/>
        </w:rPr>
      </w:pPr>
    </w:p>
    <w:p w14:paraId="7753841A"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F196. Did it amount to less than, about equal to or more than 5,000 MW (10,000 Korean won)?</w:t>
      </w:r>
    </w:p>
    <w:p w14:paraId="59FFE3B0"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48CEB5B9"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D1E4B6E"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4E4090E7" w14:textId="77777777" w:rsidR="00624BD4" w:rsidRPr="001D19F6" w:rsidRDefault="00624BD4" w:rsidP="00624BD4">
      <w:pPr>
        <w:wordWrap/>
        <w:spacing w:line="360" w:lineRule="auto"/>
        <w:rPr>
          <w:rFonts w:ascii="Arial" w:eastAsia="굴림" w:hAnsi="Arial" w:cs="Arial"/>
          <w:sz w:val="22"/>
        </w:rPr>
      </w:pPr>
    </w:p>
    <w:p w14:paraId="1E03D4DF"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F197. Did it amount to less than, about equal to or more than 10,000 MW (10,000 Korean won)?</w:t>
      </w:r>
    </w:p>
    <w:p w14:paraId="140A3885"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6727010F"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5E6085DF" w14:textId="77777777" w:rsidR="00484A21" w:rsidRPr="001D19F6" w:rsidRDefault="00484A21" w:rsidP="00484A21">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37FCABA8" w14:textId="77777777" w:rsidR="00624BD4" w:rsidRPr="001D19F6" w:rsidRDefault="00624BD4" w:rsidP="00624BD4">
      <w:pPr>
        <w:wordWrap/>
        <w:spacing w:line="360" w:lineRule="auto"/>
        <w:rPr>
          <w:rFonts w:ascii="Arial" w:eastAsia="굴림" w:hAnsi="Arial" w:cs="Arial"/>
          <w:sz w:val="22"/>
        </w:rPr>
      </w:pPr>
    </w:p>
    <w:p w14:paraId="7352183B"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F198. Did it amount to less than, about equal to or more than 30,000 MW (10,000</w:t>
      </w:r>
      <w:r w:rsidR="000E1AA0" w:rsidRPr="001D19F6">
        <w:rPr>
          <w:rFonts w:ascii="Arial" w:eastAsia="굴림" w:hAnsi="Arial" w:cs="Arial"/>
          <w:sz w:val="22"/>
        </w:rPr>
        <w:t xml:space="preserve"> </w:t>
      </w:r>
      <w:r w:rsidRPr="001D19F6">
        <w:rPr>
          <w:rFonts w:ascii="Arial" w:eastAsia="굴림" w:hAnsi="Arial" w:cs="Arial"/>
          <w:sz w:val="22"/>
        </w:rPr>
        <w:t>Korean won)?</w:t>
      </w:r>
    </w:p>
    <w:p w14:paraId="2F788539"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3D9BA3DD" w14:textId="77777777" w:rsidR="00484A21" w:rsidRPr="001D19F6" w:rsidRDefault="00484A21" w:rsidP="00484A2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16EA2C0E" w14:textId="77777777" w:rsidR="00484A21" w:rsidRPr="001D19F6" w:rsidRDefault="00484A21" w:rsidP="00484A21">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30A8D59A" w14:textId="77777777" w:rsidR="00624BD4" w:rsidRPr="001D19F6" w:rsidRDefault="00624BD4" w:rsidP="00624BD4">
      <w:pPr>
        <w:wordWrap/>
        <w:spacing w:line="360" w:lineRule="auto"/>
        <w:rPr>
          <w:rFonts w:ascii="Arial" w:eastAsia="굴림" w:hAnsi="Arial" w:cs="Arial"/>
          <w:sz w:val="22"/>
        </w:rPr>
      </w:pPr>
    </w:p>
    <w:p w14:paraId="5817377B" w14:textId="77777777" w:rsidR="0094050A" w:rsidRPr="001D19F6" w:rsidRDefault="00624BD4" w:rsidP="0024459C">
      <w:pPr>
        <w:spacing w:line="360" w:lineRule="auto"/>
        <w:rPr>
          <w:rFonts w:ascii="Arial" w:eastAsia="굴림" w:hAnsi="Arial" w:cs="Arial"/>
          <w:sz w:val="22"/>
        </w:rPr>
      </w:pPr>
      <w:r w:rsidRPr="001D19F6">
        <w:rPr>
          <w:rFonts w:ascii="Arial" w:eastAsia="굴림" w:hAnsi="Arial" w:cs="Arial"/>
          <w:sz w:val="22"/>
        </w:rPr>
        <w:t>F</w:t>
      </w:r>
      <w:r w:rsidR="00A45E9B" w:rsidRPr="001D19F6">
        <w:rPr>
          <w:rFonts w:ascii="Arial" w:eastAsia="굴림" w:hAnsi="Arial" w:cs="Arial"/>
          <w:sz w:val="22"/>
        </w:rPr>
        <w:t>199</w:t>
      </w:r>
      <w:r w:rsidRPr="001D19F6">
        <w:rPr>
          <w:rFonts w:ascii="Arial" w:eastAsia="굴림" w:hAnsi="Arial" w:cs="Arial"/>
          <w:sz w:val="22"/>
        </w:rPr>
        <w:t>. Including what you have mentioned earlier, what do you think is the present value of all the inheritances you've received? (unit: 10,000 Korean won)</w:t>
      </w:r>
    </w:p>
    <w:p w14:paraId="0DB84EEA" w14:textId="77777777" w:rsidR="00787DF3" w:rsidRPr="001D19F6" w:rsidRDefault="00787DF3" w:rsidP="00787DF3">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2B829B1" w14:textId="77777777" w:rsidR="00787DF3" w:rsidRPr="001D19F6" w:rsidRDefault="00787DF3" w:rsidP="00787DF3">
      <w:pPr>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w:t>
      </w:r>
      <w:r w:rsidR="00A909AC" w:rsidRPr="001D19F6">
        <w:rPr>
          <w:rFonts w:ascii="Arial" w:eastAsia="굴림" w:hAnsi="Arial" w:cs="Arial"/>
          <w:kern w:val="0"/>
          <w:sz w:val="22"/>
        </w:rPr>
        <w:t>9] ________</w:t>
      </w:r>
      <w:r w:rsidRPr="001D19F6">
        <w:rPr>
          <w:rFonts w:ascii="Arial" w:eastAsia="굴림" w:hAnsi="Arial" w:cs="Arial"/>
          <w:kern w:val="0"/>
          <w:sz w:val="22"/>
        </w:rPr>
        <w:t xml:space="preserve"> MW [Range: 0 ~ 9997] → F</w:t>
      </w:r>
      <w:r w:rsidR="00A45E9B" w:rsidRPr="001D19F6">
        <w:rPr>
          <w:rFonts w:ascii="Arial" w:eastAsia="굴림" w:hAnsi="Arial" w:cs="Arial"/>
          <w:kern w:val="0"/>
          <w:sz w:val="22"/>
        </w:rPr>
        <w:t>205</w:t>
      </w:r>
    </w:p>
    <w:p w14:paraId="1E245E78" w14:textId="77777777" w:rsidR="00624BD4" w:rsidRPr="001D19F6" w:rsidRDefault="0097570B" w:rsidP="0024459C">
      <w:pPr>
        <w:wordWrap/>
        <w:spacing w:line="360" w:lineRule="auto"/>
        <w:ind w:firstLine="800"/>
        <w:rPr>
          <w:rFonts w:ascii="Arial" w:eastAsia="굴림" w:hAnsi="Arial" w:cs="Arial"/>
          <w:sz w:val="22"/>
        </w:rPr>
      </w:pPr>
      <w:r w:rsidRPr="001D19F6">
        <w:rPr>
          <w:rFonts w:ascii="Arial" w:eastAsia="굴림" w:hAnsi="Arial" w:cs="Arial"/>
          <w:sz w:val="22"/>
        </w:rPr>
        <w:t>Don’t know →Go to F200~F204</w:t>
      </w:r>
      <w:r w:rsidR="00624BD4" w:rsidRPr="001D19F6">
        <w:rPr>
          <w:rFonts w:ascii="Arial" w:eastAsia="굴림" w:hAnsi="Arial" w:cs="Arial"/>
          <w:sz w:val="22"/>
        </w:rPr>
        <w:t xml:space="preserve"> unfolding</w:t>
      </w:r>
    </w:p>
    <w:p w14:paraId="7448DC1C" w14:textId="77777777" w:rsidR="00624BD4" w:rsidRPr="001D19F6" w:rsidRDefault="0097570B" w:rsidP="0024459C">
      <w:pPr>
        <w:wordWrap/>
        <w:spacing w:line="360" w:lineRule="auto"/>
        <w:ind w:firstLine="800"/>
        <w:rPr>
          <w:rFonts w:ascii="Arial" w:eastAsia="굴림" w:hAnsi="Arial" w:cs="Arial"/>
          <w:sz w:val="22"/>
        </w:rPr>
      </w:pPr>
      <w:r w:rsidRPr="001D19F6">
        <w:rPr>
          <w:rFonts w:ascii="Arial" w:eastAsia="굴림" w:hAnsi="Arial" w:cs="Arial"/>
          <w:sz w:val="22"/>
        </w:rPr>
        <w:t>Refuse to answer →Go to F200~F204</w:t>
      </w:r>
      <w:r w:rsidR="00624BD4" w:rsidRPr="001D19F6">
        <w:rPr>
          <w:rFonts w:ascii="Arial" w:eastAsia="굴림" w:hAnsi="Arial" w:cs="Arial"/>
          <w:sz w:val="22"/>
        </w:rPr>
        <w:t xml:space="preserve"> unfolding</w:t>
      </w:r>
    </w:p>
    <w:p w14:paraId="2A31190E" w14:textId="77777777" w:rsidR="00624BD4" w:rsidRPr="001D19F6" w:rsidRDefault="00624BD4" w:rsidP="00624BD4">
      <w:pPr>
        <w:wordWrap/>
        <w:spacing w:line="360" w:lineRule="auto"/>
        <w:rPr>
          <w:rFonts w:ascii="Arial" w:eastAsia="굴림" w:hAnsi="Arial" w:cs="Arial"/>
          <w:sz w:val="22"/>
        </w:rPr>
      </w:pPr>
    </w:p>
    <w:p w14:paraId="389B03BB" w14:textId="77777777" w:rsidR="00624BD4" w:rsidRPr="001D19F6" w:rsidRDefault="0097570B" w:rsidP="00624BD4">
      <w:pPr>
        <w:wordWrap/>
        <w:spacing w:line="360" w:lineRule="auto"/>
        <w:rPr>
          <w:rFonts w:ascii="Arial" w:eastAsia="굴림" w:hAnsi="Arial" w:cs="Arial"/>
          <w:b/>
          <w:sz w:val="22"/>
        </w:rPr>
      </w:pPr>
      <w:r w:rsidRPr="001D19F6">
        <w:rPr>
          <w:rFonts w:ascii="Arial" w:eastAsia="굴림" w:hAnsi="Arial" w:cs="Arial"/>
          <w:b/>
          <w:sz w:val="22"/>
        </w:rPr>
        <w:t>&lt; F200~F204</w:t>
      </w:r>
      <w:r w:rsidR="00624BD4" w:rsidRPr="001D19F6">
        <w:rPr>
          <w:rFonts w:ascii="Arial" w:eastAsia="굴림" w:hAnsi="Arial" w:cs="Arial"/>
          <w:b/>
          <w:sz w:val="22"/>
        </w:rPr>
        <w:t>. Unfolding bracket questions &gt;</w:t>
      </w:r>
    </w:p>
    <w:p w14:paraId="2DEAE803" w14:textId="77777777" w:rsidR="0094050A" w:rsidRPr="001D19F6" w:rsidRDefault="0094050A" w:rsidP="00624BD4">
      <w:pPr>
        <w:wordWrap/>
        <w:spacing w:line="360" w:lineRule="auto"/>
        <w:rPr>
          <w:rFonts w:ascii="Arial" w:eastAsia="굴림" w:hAnsi="Arial" w:cs="Arial"/>
          <w:sz w:val="22"/>
        </w:rPr>
      </w:pPr>
      <w:r w:rsidRPr="001D19F6">
        <w:rPr>
          <w:rFonts w:ascii="Arial" w:eastAsia="굴림" w:hAnsi="Arial" w:cs="Arial"/>
          <w:kern w:val="0"/>
          <w:sz w:val="22"/>
        </w:rPr>
        <w:t>[IWER: Go back to F</w:t>
      </w:r>
      <w:r w:rsidR="0097570B" w:rsidRPr="001D19F6">
        <w:rPr>
          <w:rFonts w:ascii="Arial" w:eastAsia="굴림" w:hAnsi="Arial" w:cs="Arial"/>
          <w:kern w:val="0"/>
          <w:sz w:val="22"/>
        </w:rPr>
        <w:t>199</w:t>
      </w:r>
      <w:r w:rsidRPr="001D19F6">
        <w:rPr>
          <w:rFonts w:ascii="Arial" w:eastAsia="굴림" w:hAnsi="Arial" w:cs="Arial"/>
          <w:kern w:val="0"/>
          <w:sz w:val="22"/>
        </w:rPr>
        <w:t xml:space="preserve"> and record if R answers the amount during the interview.]</w:t>
      </w:r>
    </w:p>
    <w:p w14:paraId="27D39515"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F200</w:t>
      </w:r>
      <w:r w:rsidR="00624BD4" w:rsidRPr="001D19F6">
        <w:rPr>
          <w:rFonts w:ascii="Arial" w:eastAsia="굴림" w:hAnsi="Arial" w:cs="Arial"/>
          <w:sz w:val="22"/>
        </w:rPr>
        <w:t xml:space="preserve">. Would it amount to less than, about equal to or more than 1,000 MW (10,000 </w:t>
      </w:r>
      <w:r w:rsidR="00BD150A" w:rsidRPr="001D19F6">
        <w:rPr>
          <w:rFonts w:ascii="Arial" w:eastAsia="굴림" w:hAnsi="Arial" w:cs="Arial"/>
          <w:sz w:val="22"/>
        </w:rPr>
        <w:t>Korean won</w:t>
      </w:r>
      <w:r w:rsidR="00624BD4" w:rsidRPr="001D19F6">
        <w:rPr>
          <w:rFonts w:ascii="Arial" w:eastAsia="굴림" w:hAnsi="Arial" w:cs="Arial"/>
          <w:sz w:val="22"/>
        </w:rPr>
        <w:t>)?</w:t>
      </w:r>
    </w:p>
    <w:p w14:paraId="7B0AFFDF"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0070585"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86BB4BA"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370135B0" w14:textId="77777777" w:rsidR="00624BD4" w:rsidRPr="001D19F6" w:rsidRDefault="00624BD4" w:rsidP="00624BD4">
      <w:pPr>
        <w:wordWrap/>
        <w:spacing w:line="360" w:lineRule="auto"/>
        <w:rPr>
          <w:rFonts w:ascii="Arial" w:eastAsia="굴림" w:hAnsi="Arial" w:cs="Arial"/>
          <w:sz w:val="22"/>
        </w:rPr>
      </w:pPr>
    </w:p>
    <w:p w14:paraId="44756CEA"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F201</w:t>
      </w:r>
      <w:r w:rsidR="00624BD4" w:rsidRPr="001D19F6">
        <w:rPr>
          <w:rFonts w:ascii="Arial" w:eastAsia="굴림" w:hAnsi="Arial" w:cs="Arial"/>
          <w:sz w:val="22"/>
        </w:rPr>
        <w:t xml:space="preserve">. Would it amount to less than, about equal to, or more than 3,000 MW (10,000 </w:t>
      </w:r>
      <w:r w:rsidR="00BD150A" w:rsidRPr="001D19F6">
        <w:rPr>
          <w:rFonts w:ascii="Arial" w:eastAsia="굴림" w:hAnsi="Arial" w:cs="Arial"/>
          <w:sz w:val="22"/>
        </w:rPr>
        <w:t>Korean won</w:t>
      </w:r>
      <w:r w:rsidR="00624BD4" w:rsidRPr="001D19F6">
        <w:rPr>
          <w:rFonts w:ascii="Arial" w:eastAsia="굴림" w:hAnsi="Arial" w:cs="Arial"/>
          <w:sz w:val="22"/>
        </w:rPr>
        <w:t>)?</w:t>
      </w:r>
    </w:p>
    <w:p w14:paraId="67E02DE3"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1E4D585A"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184323FA"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2C7F8E6" w14:textId="77777777" w:rsidR="00624BD4" w:rsidRPr="001D19F6" w:rsidRDefault="00624BD4" w:rsidP="00624BD4">
      <w:pPr>
        <w:wordWrap/>
        <w:spacing w:line="360" w:lineRule="auto"/>
        <w:rPr>
          <w:rFonts w:ascii="Arial" w:eastAsia="굴림" w:hAnsi="Arial" w:cs="Arial"/>
          <w:sz w:val="22"/>
        </w:rPr>
      </w:pPr>
    </w:p>
    <w:p w14:paraId="2CA4698C"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F202</w:t>
      </w:r>
      <w:r w:rsidR="00624BD4" w:rsidRPr="001D19F6">
        <w:rPr>
          <w:rFonts w:ascii="Arial" w:eastAsia="굴림" w:hAnsi="Arial" w:cs="Arial"/>
          <w:sz w:val="22"/>
        </w:rPr>
        <w:t xml:space="preserve">. Would it amount to less than, about equal to, or more than 5,000 MW (10,000 </w:t>
      </w:r>
      <w:r w:rsidR="00BD150A" w:rsidRPr="001D19F6">
        <w:rPr>
          <w:rFonts w:ascii="Arial" w:eastAsia="굴림" w:hAnsi="Arial" w:cs="Arial"/>
          <w:sz w:val="22"/>
        </w:rPr>
        <w:t>Korean won</w:t>
      </w:r>
      <w:r w:rsidR="00624BD4" w:rsidRPr="001D19F6">
        <w:rPr>
          <w:rFonts w:ascii="Arial" w:eastAsia="굴림" w:hAnsi="Arial" w:cs="Arial"/>
          <w:sz w:val="22"/>
        </w:rPr>
        <w:t>)?</w:t>
      </w:r>
    </w:p>
    <w:p w14:paraId="3A71D91B"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3CA2B1F5"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4891D2FA"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D57ABE5" w14:textId="77777777" w:rsidR="00624BD4" w:rsidRPr="001D19F6" w:rsidRDefault="00624BD4" w:rsidP="00624BD4">
      <w:pPr>
        <w:wordWrap/>
        <w:spacing w:line="360" w:lineRule="auto"/>
        <w:rPr>
          <w:rFonts w:ascii="Arial" w:eastAsia="굴림" w:hAnsi="Arial" w:cs="Arial"/>
          <w:sz w:val="22"/>
        </w:rPr>
      </w:pPr>
    </w:p>
    <w:p w14:paraId="476A3952"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F203</w:t>
      </w:r>
      <w:r w:rsidR="00624BD4" w:rsidRPr="001D19F6">
        <w:rPr>
          <w:rFonts w:ascii="Arial" w:eastAsia="굴림" w:hAnsi="Arial" w:cs="Arial"/>
          <w:sz w:val="22"/>
        </w:rPr>
        <w:t xml:space="preserve">. Would it amount to less than, about equal to or more than 10,000 MW (10,000 </w:t>
      </w:r>
      <w:r w:rsidR="00BD150A" w:rsidRPr="001D19F6">
        <w:rPr>
          <w:rFonts w:ascii="Arial" w:eastAsia="굴림" w:hAnsi="Arial" w:cs="Arial"/>
          <w:sz w:val="22"/>
        </w:rPr>
        <w:t>Korean won</w:t>
      </w:r>
      <w:r w:rsidR="00624BD4" w:rsidRPr="001D19F6">
        <w:rPr>
          <w:rFonts w:ascii="Arial" w:eastAsia="굴림" w:hAnsi="Arial" w:cs="Arial"/>
          <w:sz w:val="22"/>
        </w:rPr>
        <w:t>)?</w:t>
      </w:r>
    </w:p>
    <w:p w14:paraId="5125E36B"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3592578A"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A35108A" w14:textId="77777777" w:rsidR="00BB5666" w:rsidRPr="001D19F6" w:rsidRDefault="00BB5666" w:rsidP="00BB566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70C85BF1" w14:textId="77777777" w:rsidR="00624BD4" w:rsidRPr="001D19F6" w:rsidRDefault="00624BD4" w:rsidP="00624BD4">
      <w:pPr>
        <w:wordWrap/>
        <w:spacing w:line="360" w:lineRule="auto"/>
        <w:rPr>
          <w:rFonts w:ascii="Arial" w:eastAsia="굴림" w:hAnsi="Arial" w:cs="Arial"/>
          <w:sz w:val="22"/>
        </w:rPr>
      </w:pPr>
    </w:p>
    <w:p w14:paraId="517C1646"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F204</w:t>
      </w:r>
      <w:r w:rsidR="00624BD4" w:rsidRPr="001D19F6">
        <w:rPr>
          <w:rFonts w:ascii="Arial" w:eastAsia="굴림" w:hAnsi="Arial" w:cs="Arial"/>
          <w:sz w:val="22"/>
        </w:rPr>
        <w:t xml:space="preserve">. Would it amount to less than, about equal to or more than 30,000 MW (10,000 </w:t>
      </w:r>
      <w:r w:rsidR="00BD150A" w:rsidRPr="001D19F6">
        <w:rPr>
          <w:rFonts w:ascii="Arial" w:eastAsia="굴림" w:hAnsi="Arial" w:cs="Arial"/>
          <w:sz w:val="22"/>
        </w:rPr>
        <w:t>Korean won</w:t>
      </w:r>
      <w:r w:rsidR="00624BD4" w:rsidRPr="001D19F6">
        <w:rPr>
          <w:rFonts w:ascii="Arial" w:eastAsia="굴림" w:hAnsi="Arial" w:cs="Arial"/>
          <w:sz w:val="22"/>
        </w:rPr>
        <w:t>)?</w:t>
      </w:r>
    </w:p>
    <w:p w14:paraId="206F60A9"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6BDBF614" w14:textId="77777777" w:rsidR="00BB5666" w:rsidRPr="001D19F6" w:rsidRDefault="00BB5666" w:rsidP="00BB566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707C506E" w14:textId="77777777" w:rsidR="00BB5666" w:rsidRPr="001D19F6" w:rsidRDefault="00BB5666" w:rsidP="00BB566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6C266CD7" w14:textId="77777777" w:rsidR="00624BD4" w:rsidRPr="001D19F6" w:rsidRDefault="00624BD4" w:rsidP="00624BD4">
      <w:pPr>
        <w:wordWrap/>
        <w:spacing w:line="360" w:lineRule="auto"/>
        <w:rPr>
          <w:rFonts w:ascii="Arial" w:eastAsia="굴림" w:hAnsi="Arial" w:cs="Arial"/>
          <w:sz w:val="22"/>
        </w:rPr>
      </w:pPr>
    </w:p>
    <w:p w14:paraId="192A6F11" w14:textId="77777777" w:rsidR="001365F9" w:rsidRPr="001D19F6" w:rsidRDefault="002D4246" w:rsidP="002D4246">
      <w:pPr>
        <w:wordWrap/>
        <w:spacing w:line="360" w:lineRule="auto"/>
        <w:rPr>
          <w:rFonts w:ascii="Arial" w:eastAsia="굴림" w:hAnsi="Arial" w:cs="Arial"/>
          <w:b/>
          <w:sz w:val="22"/>
        </w:rPr>
      </w:pPr>
      <w:r w:rsidRPr="001D19F6">
        <w:rPr>
          <w:rFonts w:ascii="Arial" w:eastAsia="굴림" w:hAnsi="Arial" w:cs="Arial"/>
          <w:b/>
          <w:sz w:val="22"/>
        </w:rPr>
        <w:t xml:space="preserve">&lt; </w:t>
      </w:r>
      <w:r w:rsidR="001365F9" w:rsidRPr="001D19F6">
        <w:rPr>
          <w:rFonts w:ascii="Arial" w:eastAsia="굴림" w:hAnsi="Arial" w:cs="Arial"/>
          <w:b/>
          <w:sz w:val="22"/>
        </w:rPr>
        <w:t>Debt</w:t>
      </w:r>
      <w:r w:rsidRPr="001D19F6">
        <w:rPr>
          <w:rFonts w:ascii="Arial" w:eastAsia="굴림" w:hAnsi="Arial" w:cs="Arial"/>
          <w:b/>
          <w:sz w:val="22"/>
        </w:rPr>
        <w:t xml:space="preserve"> &gt;</w:t>
      </w:r>
    </w:p>
    <w:p w14:paraId="0BF39581" w14:textId="77777777" w:rsidR="00DB50AE"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F205</w:t>
      </w:r>
      <w:r w:rsidR="00624BD4" w:rsidRPr="001D19F6">
        <w:rPr>
          <w:rFonts w:ascii="Arial" w:eastAsia="굴림" w:hAnsi="Arial" w:cs="Arial"/>
          <w:sz w:val="22"/>
        </w:rPr>
        <w:t>. Next are questions about debt. Please respond to each debt category that applies to</w:t>
      </w:r>
      <w:r w:rsidR="002D4246" w:rsidRPr="001D19F6">
        <w:rPr>
          <w:rFonts w:ascii="Arial" w:eastAsia="굴림" w:hAnsi="Arial" w:cs="Arial"/>
          <w:sz w:val="22"/>
        </w:rPr>
        <w:t xml:space="preserve"> </w:t>
      </w:r>
      <w:r w:rsidR="00624BD4" w:rsidRPr="001D19F6">
        <w:rPr>
          <w:rFonts w:ascii="Arial" w:eastAsia="굴림" w:hAnsi="Arial" w:cs="Arial"/>
          <w:sz w:val="22"/>
        </w:rPr>
        <w:t>you</w:t>
      </w:r>
      <w:r w:rsidR="002D4246" w:rsidRPr="001D19F6">
        <w:rPr>
          <w:rFonts w:ascii="Arial" w:eastAsia="굴림" w:hAnsi="Arial" w:cs="Arial"/>
          <w:sz w:val="22"/>
        </w:rPr>
        <w:t xml:space="preserve"> if any</w:t>
      </w:r>
      <w:r w:rsidR="00624BD4" w:rsidRPr="001D19F6">
        <w:rPr>
          <w:rFonts w:ascii="Arial" w:eastAsia="굴림" w:hAnsi="Arial" w:cs="Arial"/>
          <w:sz w:val="22"/>
        </w:rPr>
        <w:t xml:space="preserve">. Debts include loans from financial institutions, </w:t>
      </w:r>
      <w:r w:rsidR="00BB247D" w:rsidRPr="001D19F6">
        <w:rPr>
          <w:rFonts w:ascii="Arial" w:eastAsia="굴림" w:hAnsi="Arial" w:cs="Arial"/>
          <w:sz w:val="22"/>
        </w:rPr>
        <w:t xml:space="preserve">credit card loans and cash advances, </w:t>
      </w:r>
      <w:r w:rsidR="00624BD4" w:rsidRPr="001D19F6">
        <w:rPr>
          <w:rFonts w:ascii="Arial" w:eastAsia="굴림" w:hAnsi="Arial" w:cs="Arial"/>
          <w:sz w:val="22"/>
        </w:rPr>
        <w:t>personal</w:t>
      </w:r>
      <w:r w:rsidR="00BB247D" w:rsidRPr="001D19F6">
        <w:rPr>
          <w:rFonts w:ascii="Arial" w:eastAsia="굴림" w:hAnsi="Arial" w:cs="Arial"/>
          <w:sz w:val="22"/>
        </w:rPr>
        <w:t xml:space="preserve"> borrowings</w:t>
      </w:r>
      <w:r w:rsidR="00624BD4" w:rsidRPr="001D19F6">
        <w:rPr>
          <w:rFonts w:ascii="Arial" w:eastAsia="굴림" w:hAnsi="Arial" w:cs="Arial"/>
          <w:sz w:val="22"/>
        </w:rPr>
        <w:t xml:space="preserve">, </w:t>
      </w:r>
      <w:r w:rsidR="005C1CC5" w:rsidRPr="001D19F6">
        <w:rPr>
          <w:rFonts w:ascii="Arial" w:eastAsia="굴림" w:hAnsi="Arial" w:cs="Arial"/>
          <w:sz w:val="22"/>
        </w:rPr>
        <w:t>debt guarantee and</w:t>
      </w:r>
      <w:r w:rsidR="00624BD4" w:rsidRPr="001D19F6">
        <w:rPr>
          <w:rFonts w:ascii="Arial" w:eastAsia="굴림" w:hAnsi="Arial" w:cs="Arial"/>
          <w:sz w:val="22"/>
        </w:rPr>
        <w:t xml:space="preserve"> other debts.</w:t>
      </w:r>
      <w:r w:rsidR="005C1CC5" w:rsidRPr="001D19F6">
        <w:rPr>
          <w:rFonts w:ascii="Arial" w:eastAsia="굴림" w:hAnsi="Arial" w:cs="Arial"/>
          <w:sz w:val="22"/>
        </w:rPr>
        <w:t xml:space="preserve"> </w:t>
      </w:r>
    </w:p>
    <w:p w14:paraId="1ABB1D6E" w14:textId="77777777" w:rsidR="00DB50AE" w:rsidRPr="001D19F6" w:rsidRDefault="00DB50AE" w:rsidP="00624BD4">
      <w:pPr>
        <w:wordWrap/>
        <w:spacing w:line="360" w:lineRule="auto"/>
        <w:rPr>
          <w:rFonts w:ascii="Arial" w:eastAsia="굴림" w:hAnsi="Arial" w:cs="Arial"/>
          <w:sz w:val="22"/>
        </w:rPr>
      </w:pPr>
    </w:p>
    <w:p w14:paraId="1764B4D8" w14:textId="77777777" w:rsidR="00624BD4" w:rsidRPr="001D19F6" w:rsidRDefault="00624BD4" w:rsidP="000E1AA0">
      <w:pPr>
        <w:wordWrap/>
        <w:spacing w:line="360" w:lineRule="auto"/>
        <w:rPr>
          <w:rFonts w:ascii="Arial" w:eastAsia="굴림" w:hAnsi="Arial" w:cs="Arial"/>
          <w:sz w:val="22"/>
        </w:rPr>
      </w:pPr>
      <w:r w:rsidRPr="001D19F6">
        <w:rPr>
          <w:rFonts w:ascii="Arial" w:eastAsia="굴림" w:hAnsi="Arial" w:cs="Arial"/>
          <w:sz w:val="22"/>
        </w:rPr>
        <w:t>First, do you have any loans from financial institution</w:t>
      </w:r>
      <w:r w:rsidR="00DB50AE" w:rsidRPr="001D19F6">
        <w:rPr>
          <w:rFonts w:ascii="Arial" w:eastAsia="굴림" w:hAnsi="Arial" w:cs="Arial"/>
          <w:sz w:val="22"/>
        </w:rPr>
        <w:t>s</w:t>
      </w:r>
      <w:r w:rsidRPr="001D19F6">
        <w:rPr>
          <w:rFonts w:ascii="Arial" w:eastAsia="굴림" w:hAnsi="Arial" w:cs="Arial"/>
          <w:sz w:val="22"/>
        </w:rPr>
        <w:t>, such as bank</w:t>
      </w:r>
      <w:r w:rsidR="00DB50AE" w:rsidRPr="001D19F6">
        <w:rPr>
          <w:rFonts w:ascii="Arial" w:eastAsia="굴림" w:hAnsi="Arial" w:cs="Arial"/>
          <w:sz w:val="22"/>
        </w:rPr>
        <w:t>s</w:t>
      </w:r>
      <w:r w:rsidRPr="001D19F6">
        <w:rPr>
          <w:rFonts w:ascii="Arial" w:eastAsia="굴림" w:hAnsi="Arial" w:cs="Arial"/>
          <w:sz w:val="22"/>
        </w:rPr>
        <w:t>, insurance</w:t>
      </w:r>
      <w:r w:rsidR="00DB50AE" w:rsidRPr="001D19F6">
        <w:rPr>
          <w:rFonts w:ascii="Arial" w:eastAsia="굴림" w:hAnsi="Arial" w:cs="Arial"/>
          <w:sz w:val="22"/>
        </w:rPr>
        <w:t xml:space="preserve"> </w:t>
      </w:r>
      <w:r w:rsidRPr="001D19F6">
        <w:rPr>
          <w:rFonts w:ascii="Arial" w:eastAsia="굴림" w:hAnsi="Arial" w:cs="Arial"/>
          <w:sz w:val="22"/>
        </w:rPr>
        <w:t>companies, securities companies, or credit card companies?</w:t>
      </w:r>
    </w:p>
    <w:p w14:paraId="0D7A7892" w14:textId="77777777" w:rsidR="00E01500" w:rsidRPr="001D19F6" w:rsidRDefault="00E01500" w:rsidP="000E1AA0">
      <w:pPr>
        <w:wordWrap/>
        <w:spacing w:line="360" w:lineRule="auto"/>
        <w:rPr>
          <w:rFonts w:ascii="Arial" w:eastAsia="굴림" w:hAnsi="Arial" w:cs="Arial"/>
          <w:sz w:val="22"/>
        </w:rPr>
      </w:pPr>
      <w:r w:rsidRPr="001D19F6">
        <w:rPr>
          <w:rFonts w:ascii="Arial" w:eastAsia="굴림" w:hAnsi="Arial" w:cs="Arial"/>
          <w:sz w:val="22"/>
        </w:rPr>
        <w:t xml:space="preserve">[IWER: </w:t>
      </w:r>
      <w:r w:rsidR="005E7A9A" w:rsidRPr="001D19F6">
        <w:rPr>
          <w:rFonts w:ascii="Arial" w:eastAsia="굴림" w:hAnsi="Arial" w:cs="Arial"/>
          <w:sz w:val="22"/>
        </w:rPr>
        <w:t xml:space="preserve">Please </w:t>
      </w:r>
      <w:r w:rsidR="0052190D" w:rsidRPr="001D19F6">
        <w:rPr>
          <w:rFonts w:ascii="Arial" w:eastAsia="굴림" w:hAnsi="Arial" w:cs="Arial"/>
          <w:sz w:val="22"/>
        </w:rPr>
        <w:t>exc</w:t>
      </w:r>
      <w:r w:rsidR="005E7A9A" w:rsidRPr="001D19F6">
        <w:rPr>
          <w:rFonts w:ascii="Arial" w:eastAsia="굴림" w:hAnsi="Arial" w:cs="Arial"/>
          <w:sz w:val="22"/>
        </w:rPr>
        <w:t xml:space="preserve">lude the mortgage loan for the </w:t>
      </w:r>
      <w:r w:rsidR="00241360" w:rsidRPr="001D19F6">
        <w:rPr>
          <w:rFonts w:ascii="Arial" w:eastAsia="굴림" w:hAnsi="Arial" w:cs="Arial"/>
          <w:sz w:val="22"/>
        </w:rPr>
        <w:t>home</w:t>
      </w:r>
      <w:r w:rsidR="005E7A9A" w:rsidRPr="001D19F6">
        <w:rPr>
          <w:rFonts w:ascii="Arial" w:eastAsia="굴림" w:hAnsi="Arial" w:cs="Arial"/>
          <w:sz w:val="22"/>
        </w:rPr>
        <w:t xml:space="preserve"> you are currently residing in</w:t>
      </w:r>
      <w:r w:rsidR="00ED7030" w:rsidRPr="001D19F6">
        <w:rPr>
          <w:rFonts w:ascii="Arial" w:eastAsia="굴림" w:hAnsi="Arial" w:cs="Arial"/>
          <w:sz w:val="22"/>
        </w:rPr>
        <w:t>]</w:t>
      </w:r>
    </w:p>
    <w:p w14:paraId="2E703210" w14:textId="77777777" w:rsidR="005E7A9A" w:rsidRPr="001D19F6" w:rsidRDefault="005E7A9A" w:rsidP="00F14BA4">
      <w:pPr>
        <w:pStyle w:val="a6"/>
        <w:numPr>
          <w:ilvl w:val="0"/>
          <w:numId w:val="77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w:t>
      </w:r>
      <w:r w:rsidR="0097570B" w:rsidRPr="001D19F6">
        <w:rPr>
          <w:rFonts w:ascii="Arial" w:eastAsia="굴림" w:hAnsi="Arial" w:cs="Arial"/>
          <w:sz w:val="22"/>
        </w:rPr>
        <w:t>212</w:t>
      </w:r>
    </w:p>
    <w:p w14:paraId="213D4C0F" w14:textId="77777777" w:rsidR="005E7A9A" w:rsidRPr="001D19F6" w:rsidRDefault="005E7A9A" w:rsidP="000E1AA0">
      <w:pPr>
        <w:wordWrap/>
        <w:spacing w:line="360" w:lineRule="auto"/>
        <w:rPr>
          <w:rFonts w:ascii="Arial" w:eastAsia="굴림" w:hAnsi="Arial" w:cs="Arial"/>
          <w:sz w:val="22"/>
        </w:rPr>
      </w:pPr>
    </w:p>
    <w:p w14:paraId="479B906C" w14:textId="77777777" w:rsidR="00624BD4" w:rsidRPr="001D19F6" w:rsidRDefault="0097570B" w:rsidP="000E1AA0">
      <w:pPr>
        <w:wordWrap/>
        <w:spacing w:line="360" w:lineRule="auto"/>
        <w:rPr>
          <w:rFonts w:ascii="Arial" w:eastAsia="굴림" w:hAnsi="Arial" w:cs="Arial"/>
          <w:sz w:val="22"/>
        </w:rPr>
      </w:pPr>
      <w:r w:rsidRPr="001D19F6">
        <w:rPr>
          <w:rFonts w:ascii="Arial" w:eastAsia="굴림" w:hAnsi="Arial" w:cs="Arial"/>
          <w:sz w:val="22"/>
        </w:rPr>
        <w:t>F206</w:t>
      </w:r>
      <w:r w:rsidR="00624BD4" w:rsidRPr="001D19F6">
        <w:rPr>
          <w:rFonts w:ascii="Arial" w:eastAsia="굴림" w:hAnsi="Arial" w:cs="Arial"/>
          <w:sz w:val="22"/>
        </w:rPr>
        <w:t>.</w:t>
      </w:r>
      <w:r w:rsidR="00BB247D" w:rsidRPr="001D19F6">
        <w:rPr>
          <w:rFonts w:ascii="Arial" w:eastAsia="굴림" w:hAnsi="Arial" w:cs="Arial"/>
          <w:sz w:val="22"/>
        </w:rPr>
        <w:t xml:space="preserve"> What is the total amount of your loans from financial institutions</w:t>
      </w:r>
      <w:r w:rsidR="00624BD4" w:rsidRPr="001D19F6">
        <w:rPr>
          <w:rFonts w:ascii="Arial" w:eastAsia="굴림" w:hAnsi="Arial" w:cs="Arial"/>
          <w:sz w:val="22"/>
        </w:rPr>
        <w:t>? (unit: 10,000 Korean won)</w:t>
      </w:r>
    </w:p>
    <w:p w14:paraId="3600692F" w14:textId="77777777" w:rsidR="002B1506" w:rsidRPr="001D19F6" w:rsidRDefault="002B1506" w:rsidP="002B1506">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8D003C5" w14:textId="77777777" w:rsidR="002B1506" w:rsidRPr="001D19F6" w:rsidRDefault="002B1506" w:rsidP="002B1506">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F2</w:t>
      </w:r>
      <w:r w:rsidR="0097570B" w:rsidRPr="001D19F6">
        <w:rPr>
          <w:rFonts w:ascii="Arial" w:eastAsia="굴림" w:hAnsi="Arial" w:cs="Arial"/>
          <w:kern w:val="0"/>
          <w:sz w:val="22"/>
        </w:rPr>
        <w:t>12</w:t>
      </w:r>
    </w:p>
    <w:p w14:paraId="6F2D7248" w14:textId="77777777" w:rsidR="00624BD4" w:rsidRPr="001D19F6" w:rsidRDefault="0097570B"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F207~F211</w:t>
      </w:r>
      <w:r w:rsidR="00624BD4" w:rsidRPr="001D19F6">
        <w:rPr>
          <w:rFonts w:ascii="Arial" w:eastAsia="굴림" w:hAnsi="Arial" w:cs="Arial"/>
          <w:sz w:val="22"/>
        </w:rPr>
        <w:t xml:space="preserve"> unfolding</w:t>
      </w:r>
    </w:p>
    <w:p w14:paraId="3D862C91"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F20</w:t>
      </w:r>
      <w:r w:rsidR="0097570B" w:rsidRPr="001D19F6">
        <w:rPr>
          <w:rFonts w:ascii="Arial" w:eastAsia="굴림" w:hAnsi="Arial" w:cs="Arial"/>
          <w:sz w:val="22"/>
        </w:rPr>
        <w:t>7</w:t>
      </w:r>
      <w:r w:rsidRPr="001D19F6">
        <w:rPr>
          <w:rFonts w:ascii="Arial" w:eastAsia="굴림" w:hAnsi="Arial" w:cs="Arial"/>
          <w:sz w:val="22"/>
        </w:rPr>
        <w:t>~F2</w:t>
      </w:r>
      <w:r w:rsidR="0097570B" w:rsidRPr="001D19F6">
        <w:rPr>
          <w:rFonts w:ascii="Arial" w:eastAsia="굴림" w:hAnsi="Arial" w:cs="Arial"/>
          <w:sz w:val="22"/>
        </w:rPr>
        <w:t>11</w:t>
      </w:r>
      <w:r w:rsidRPr="001D19F6">
        <w:rPr>
          <w:rFonts w:ascii="Arial" w:eastAsia="굴림" w:hAnsi="Arial" w:cs="Arial"/>
          <w:sz w:val="22"/>
        </w:rPr>
        <w:t xml:space="preserve"> unfolding</w:t>
      </w:r>
    </w:p>
    <w:p w14:paraId="5F688C9E" w14:textId="77777777" w:rsidR="00624BD4" w:rsidRPr="001D19F6" w:rsidRDefault="00624BD4" w:rsidP="00624BD4">
      <w:pPr>
        <w:wordWrap/>
        <w:spacing w:line="360" w:lineRule="auto"/>
        <w:rPr>
          <w:rFonts w:ascii="Arial" w:eastAsia="굴림" w:hAnsi="Arial" w:cs="Arial"/>
          <w:sz w:val="22"/>
        </w:rPr>
      </w:pPr>
    </w:p>
    <w:p w14:paraId="48E7705A" w14:textId="77777777" w:rsidR="00624BD4" w:rsidRPr="001D19F6" w:rsidRDefault="00624BD4" w:rsidP="00624BD4">
      <w:pPr>
        <w:wordWrap/>
        <w:spacing w:line="360" w:lineRule="auto"/>
        <w:rPr>
          <w:rFonts w:ascii="Arial" w:eastAsia="굴림" w:hAnsi="Arial" w:cs="Arial"/>
          <w:b/>
          <w:sz w:val="22"/>
        </w:rPr>
      </w:pPr>
      <w:r w:rsidRPr="001D19F6">
        <w:rPr>
          <w:rFonts w:ascii="Arial" w:eastAsia="굴림" w:hAnsi="Arial" w:cs="Arial"/>
          <w:b/>
          <w:sz w:val="22"/>
        </w:rPr>
        <w:t>&lt; F20</w:t>
      </w:r>
      <w:r w:rsidR="0097570B" w:rsidRPr="001D19F6">
        <w:rPr>
          <w:rFonts w:ascii="Arial" w:eastAsia="굴림" w:hAnsi="Arial" w:cs="Arial"/>
          <w:b/>
          <w:sz w:val="22"/>
        </w:rPr>
        <w:t>7</w:t>
      </w:r>
      <w:r w:rsidRPr="001D19F6">
        <w:rPr>
          <w:rFonts w:ascii="Arial" w:eastAsia="굴림" w:hAnsi="Arial" w:cs="Arial"/>
          <w:b/>
          <w:sz w:val="22"/>
        </w:rPr>
        <w:t>~F2</w:t>
      </w:r>
      <w:r w:rsidR="0097570B" w:rsidRPr="001D19F6">
        <w:rPr>
          <w:rFonts w:ascii="Arial" w:eastAsia="굴림" w:hAnsi="Arial" w:cs="Arial"/>
          <w:b/>
          <w:sz w:val="22"/>
        </w:rPr>
        <w:t>11</w:t>
      </w:r>
      <w:r w:rsidRPr="001D19F6">
        <w:rPr>
          <w:rFonts w:ascii="Arial" w:eastAsia="굴림" w:hAnsi="Arial" w:cs="Arial"/>
          <w:b/>
          <w:sz w:val="22"/>
        </w:rPr>
        <w:t>. Unfolding bracket questions &gt;</w:t>
      </w:r>
    </w:p>
    <w:p w14:paraId="71CDF632" w14:textId="77777777" w:rsidR="00DE38E5" w:rsidRPr="001D19F6" w:rsidRDefault="00DE38E5" w:rsidP="00DE38E5">
      <w:pPr>
        <w:wordWrap/>
        <w:spacing w:line="360" w:lineRule="auto"/>
        <w:rPr>
          <w:rFonts w:ascii="Arial" w:eastAsia="굴림" w:hAnsi="Arial" w:cs="Arial"/>
          <w:sz w:val="22"/>
        </w:rPr>
      </w:pPr>
      <w:r w:rsidRPr="001D19F6">
        <w:rPr>
          <w:rFonts w:ascii="Arial" w:eastAsia="굴림" w:hAnsi="Arial" w:cs="Arial"/>
          <w:kern w:val="0"/>
          <w:sz w:val="22"/>
        </w:rPr>
        <w:t xml:space="preserve">[IWER: Go back to </w:t>
      </w:r>
      <w:r w:rsidR="00D71DB9" w:rsidRPr="001D19F6">
        <w:rPr>
          <w:rFonts w:ascii="Arial" w:eastAsia="굴림" w:hAnsi="Arial" w:cs="Arial"/>
          <w:kern w:val="0"/>
          <w:sz w:val="22"/>
        </w:rPr>
        <w:t>F20</w:t>
      </w:r>
      <w:r w:rsidR="0097570B" w:rsidRPr="001D19F6">
        <w:rPr>
          <w:rFonts w:ascii="Arial" w:eastAsia="굴림" w:hAnsi="Arial" w:cs="Arial"/>
          <w:kern w:val="0"/>
          <w:sz w:val="22"/>
        </w:rPr>
        <w:t>6</w:t>
      </w:r>
      <w:r w:rsidR="00D71DB9" w:rsidRPr="001D19F6">
        <w:rPr>
          <w:rFonts w:ascii="Arial" w:eastAsia="굴림" w:hAnsi="Arial" w:cs="Arial"/>
          <w:kern w:val="0"/>
          <w:sz w:val="22"/>
        </w:rPr>
        <w:t xml:space="preserve"> </w:t>
      </w:r>
      <w:r w:rsidRPr="001D19F6">
        <w:rPr>
          <w:rFonts w:ascii="Arial" w:eastAsia="굴림" w:hAnsi="Arial" w:cs="Arial"/>
          <w:kern w:val="0"/>
          <w:sz w:val="22"/>
        </w:rPr>
        <w:t>and record if R answers the amount during the interview.]</w:t>
      </w:r>
    </w:p>
    <w:p w14:paraId="056AE3A3"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F207</w:t>
      </w:r>
      <w:r w:rsidR="00BB247D" w:rsidRPr="001D19F6">
        <w:rPr>
          <w:rFonts w:ascii="Arial" w:eastAsia="굴림" w:hAnsi="Arial" w:cs="Arial"/>
          <w:sz w:val="22"/>
        </w:rPr>
        <w:t>. Do</w:t>
      </w:r>
      <w:r w:rsidR="00004312" w:rsidRPr="001D19F6">
        <w:rPr>
          <w:rFonts w:ascii="Arial" w:eastAsia="굴림" w:hAnsi="Arial" w:cs="Arial"/>
          <w:sz w:val="22"/>
        </w:rPr>
        <w:t>es</w:t>
      </w:r>
      <w:r w:rsidR="00624BD4" w:rsidRPr="001D19F6">
        <w:rPr>
          <w:rFonts w:ascii="Arial" w:eastAsia="굴림" w:hAnsi="Arial" w:cs="Arial"/>
          <w:sz w:val="22"/>
        </w:rPr>
        <w:t xml:space="preserve"> it amount to less than, about equal to or more than 1,000 MW (10,000 Korean won)?</w:t>
      </w:r>
    </w:p>
    <w:p w14:paraId="70ABA746"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043D1814"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36D15D41"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8F363FA" w14:textId="77777777" w:rsidR="00624BD4" w:rsidRPr="001D19F6" w:rsidRDefault="00624BD4" w:rsidP="00624BD4">
      <w:pPr>
        <w:wordWrap/>
        <w:spacing w:line="360" w:lineRule="auto"/>
        <w:rPr>
          <w:rFonts w:ascii="Arial" w:eastAsia="굴림" w:hAnsi="Arial" w:cs="Arial"/>
          <w:sz w:val="22"/>
        </w:rPr>
      </w:pPr>
    </w:p>
    <w:p w14:paraId="4C4F2DBC"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F208</w:t>
      </w:r>
      <w:r w:rsidR="00624BD4" w:rsidRPr="001D19F6">
        <w:rPr>
          <w:rFonts w:ascii="Arial" w:eastAsia="굴림" w:hAnsi="Arial" w:cs="Arial"/>
          <w:sz w:val="22"/>
        </w:rPr>
        <w:t xml:space="preserve">. </w:t>
      </w:r>
      <w:r w:rsidR="00BD150A" w:rsidRPr="001D19F6">
        <w:rPr>
          <w:rFonts w:ascii="Arial" w:eastAsia="굴림" w:hAnsi="Arial" w:cs="Arial"/>
          <w:sz w:val="22"/>
        </w:rPr>
        <w:t>Does it</w:t>
      </w:r>
      <w:r w:rsidR="00624BD4" w:rsidRPr="001D19F6">
        <w:rPr>
          <w:rFonts w:ascii="Arial" w:eastAsia="굴림" w:hAnsi="Arial" w:cs="Arial"/>
          <w:sz w:val="22"/>
        </w:rPr>
        <w:t xml:space="preserve"> amount to less than, about equal to or more than 3,000 MW (10,000 Korean won)?</w:t>
      </w:r>
    </w:p>
    <w:p w14:paraId="149A5CD1"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00E77766"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4ADC43BE"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F1FB8FF" w14:textId="77777777" w:rsidR="006B569D" w:rsidRPr="001D19F6" w:rsidRDefault="006B569D" w:rsidP="00C614F3">
      <w:pPr>
        <w:wordWrap/>
        <w:spacing w:line="360" w:lineRule="auto"/>
        <w:ind w:leftChars="213" w:left="426"/>
        <w:rPr>
          <w:rFonts w:ascii="Arial" w:eastAsia="굴림" w:hAnsi="Arial" w:cs="Arial"/>
          <w:sz w:val="22"/>
        </w:rPr>
      </w:pPr>
    </w:p>
    <w:p w14:paraId="7F09064B"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F209</w:t>
      </w:r>
      <w:r w:rsidR="00624BD4" w:rsidRPr="001D19F6">
        <w:rPr>
          <w:rFonts w:ascii="Arial" w:eastAsia="굴림" w:hAnsi="Arial" w:cs="Arial"/>
          <w:sz w:val="22"/>
        </w:rPr>
        <w:t>. D</w:t>
      </w:r>
      <w:r w:rsidR="00BB247D" w:rsidRPr="001D19F6">
        <w:rPr>
          <w:rFonts w:ascii="Arial" w:eastAsia="굴림" w:hAnsi="Arial" w:cs="Arial"/>
          <w:sz w:val="22"/>
        </w:rPr>
        <w:t>o</w:t>
      </w:r>
      <w:r w:rsidR="00004312" w:rsidRPr="001D19F6">
        <w:rPr>
          <w:rFonts w:ascii="Arial" w:eastAsia="굴림" w:hAnsi="Arial" w:cs="Arial"/>
          <w:sz w:val="22"/>
        </w:rPr>
        <w:t>es</w:t>
      </w:r>
      <w:r w:rsidR="00624BD4" w:rsidRPr="001D19F6">
        <w:rPr>
          <w:rFonts w:ascii="Arial" w:eastAsia="굴림" w:hAnsi="Arial" w:cs="Arial"/>
          <w:sz w:val="22"/>
        </w:rPr>
        <w:t xml:space="preserve"> it amount to less than, about equal to or more than 5,000 MW (10,000 Korean won)?</w:t>
      </w:r>
    </w:p>
    <w:p w14:paraId="18436E99"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6DF6A717"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2A751072"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6804BF40" w14:textId="77777777" w:rsidR="00624BD4" w:rsidRPr="001D19F6" w:rsidRDefault="00624BD4" w:rsidP="00624BD4">
      <w:pPr>
        <w:wordWrap/>
        <w:spacing w:line="360" w:lineRule="auto"/>
        <w:rPr>
          <w:rFonts w:ascii="Arial" w:eastAsia="굴림" w:hAnsi="Arial" w:cs="Arial"/>
          <w:sz w:val="22"/>
        </w:rPr>
      </w:pPr>
    </w:p>
    <w:p w14:paraId="1929F24A"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F210</w:t>
      </w:r>
      <w:r w:rsidR="00BB247D" w:rsidRPr="001D19F6">
        <w:rPr>
          <w:rFonts w:ascii="Arial" w:eastAsia="굴림" w:hAnsi="Arial" w:cs="Arial"/>
          <w:sz w:val="22"/>
        </w:rPr>
        <w:t>. Do</w:t>
      </w:r>
      <w:r w:rsidR="00004312" w:rsidRPr="001D19F6">
        <w:rPr>
          <w:rFonts w:ascii="Arial" w:eastAsia="굴림" w:hAnsi="Arial" w:cs="Arial"/>
          <w:sz w:val="22"/>
        </w:rPr>
        <w:t>es</w:t>
      </w:r>
      <w:r w:rsidR="00624BD4" w:rsidRPr="001D19F6">
        <w:rPr>
          <w:rFonts w:ascii="Arial" w:eastAsia="굴림" w:hAnsi="Arial" w:cs="Arial"/>
          <w:sz w:val="22"/>
        </w:rPr>
        <w:t xml:space="preserve"> it amount to less than, about equal to or more than 10,000 MW (10,000 Korean won)?</w:t>
      </w:r>
    </w:p>
    <w:p w14:paraId="7940B3E8"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4242BFDF"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15C799C4" w14:textId="77777777" w:rsidR="00C614F3" w:rsidRPr="001D19F6" w:rsidRDefault="00C614F3" w:rsidP="00C614F3">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2562C02F" w14:textId="77777777" w:rsidR="00624BD4" w:rsidRPr="001D19F6" w:rsidRDefault="00624BD4" w:rsidP="00624BD4">
      <w:pPr>
        <w:wordWrap/>
        <w:spacing w:line="360" w:lineRule="auto"/>
        <w:rPr>
          <w:rFonts w:ascii="Arial" w:eastAsia="굴림" w:hAnsi="Arial" w:cs="Arial"/>
          <w:sz w:val="22"/>
        </w:rPr>
      </w:pPr>
    </w:p>
    <w:p w14:paraId="58738598"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F211</w:t>
      </w:r>
      <w:r w:rsidR="00BB247D" w:rsidRPr="001D19F6">
        <w:rPr>
          <w:rFonts w:ascii="Arial" w:eastAsia="굴림" w:hAnsi="Arial" w:cs="Arial"/>
          <w:sz w:val="22"/>
        </w:rPr>
        <w:t>. Do</w:t>
      </w:r>
      <w:r w:rsidR="00004312" w:rsidRPr="001D19F6">
        <w:rPr>
          <w:rFonts w:ascii="Arial" w:eastAsia="굴림" w:hAnsi="Arial" w:cs="Arial"/>
          <w:sz w:val="22"/>
        </w:rPr>
        <w:t>es</w:t>
      </w:r>
      <w:r w:rsidR="00624BD4" w:rsidRPr="001D19F6">
        <w:rPr>
          <w:rFonts w:ascii="Arial" w:eastAsia="굴림" w:hAnsi="Arial" w:cs="Arial"/>
          <w:sz w:val="22"/>
        </w:rPr>
        <w:t xml:space="preserve"> it amount to less than, about equal to or more than 30,000 MW (10,000Korean won)?</w:t>
      </w:r>
    </w:p>
    <w:p w14:paraId="62D8ECBC"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36FEE44E" w14:textId="77777777" w:rsidR="00C614F3" w:rsidRPr="001D19F6" w:rsidRDefault="00C614F3" w:rsidP="00C614F3">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6B894F69" w14:textId="77777777" w:rsidR="00624BD4" w:rsidRPr="00264E50" w:rsidRDefault="00C614F3" w:rsidP="00264E50">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0DB86F80" w14:textId="77777777" w:rsidR="00624BD4" w:rsidRPr="001D19F6" w:rsidRDefault="0097570B" w:rsidP="00624BD4">
      <w:pPr>
        <w:wordWrap/>
        <w:spacing w:line="360" w:lineRule="auto"/>
        <w:rPr>
          <w:rFonts w:ascii="Arial" w:eastAsia="굴림" w:hAnsi="Arial" w:cs="Arial"/>
          <w:sz w:val="22"/>
        </w:rPr>
      </w:pPr>
      <w:r w:rsidRPr="001D19F6">
        <w:rPr>
          <w:rFonts w:ascii="Arial" w:eastAsia="굴림" w:hAnsi="Arial" w:cs="Arial"/>
          <w:sz w:val="22"/>
        </w:rPr>
        <w:t>F212</w:t>
      </w:r>
      <w:r w:rsidR="00624BD4" w:rsidRPr="001D19F6">
        <w:rPr>
          <w:rFonts w:ascii="Arial" w:eastAsia="굴림" w:hAnsi="Arial" w:cs="Arial"/>
          <w:sz w:val="22"/>
        </w:rPr>
        <w:t>. Aside from the loans from financial institutions or credit card companies that you</w:t>
      </w:r>
      <w:r w:rsidR="00C614F3" w:rsidRPr="001D19F6">
        <w:rPr>
          <w:rFonts w:ascii="Arial" w:eastAsia="굴림" w:hAnsi="Arial" w:cs="Arial"/>
          <w:sz w:val="22"/>
        </w:rPr>
        <w:t xml:space="preserve"> </w:t>
      </w:r>
      <w:r w:rsidR="00BB247D" w:rsidRPr="001D19F6">
        <w:rPr>
          <w:rFonts w:ascii="Arial" w:eastAsia="굴림" w:hAnsi="Arial" w:cs="Arial"/>
          <w:sz w:val="22"/>
        </w:rPr>
        <w:t xml:space="preserve">have already </w:t>
      </w:r>
      <w:r w:rsidR="00BB247D" w:rsidRPr="001D19F6">
        <w:rPr>
          <w:rFonts w:ascii="Arial" w:eastAsia="굴림" w:hAnsi="Arial" w:cs="Arial"/>
          <w:sz w:val="22"/>
        </w:rPr>
        <w:lastRenderedPageBreak/>
        <w:t>told me,</w:t>
      </w:r>
      <w:r w:rsidR="00C614F3" w:rsidRPr="001D19F6">
        <w:rPr>
          <w:rFonts w:ascii="Arial" w:eastAsia="굴림" w:hAnsi="Arial" w:cs="Arial"/>
          <w:sz w:val="22"/>
        </w:rPr>
        <w:t xml:space="preserve"> </w:t>
      </w:r>
      <w:r w:rsidR="00BB247D" w:rsidRPr="001D19F6">
        <w:rPr>
          <w:rFonts w:ascii="Arial" w:eastAsia="굴림" w:hAnsi="Arial" w:cs="Arial"/>
          <w:sz w:val="22"/>
        </w:rPr>
        <w:t>d</w:t>
      </w:r>
      <w:r w:rsidR="00624BD4" w:rsidRPr="001D19F6">
        <w:rPr>
          <w:rFonts w:ascii="Arial" w:eastAsia="굴림" w:hAnsi="Arial" w:cs="Arial"/>
          <w:sz w:val="22"/>
        </w:rPr>
        <w:t xml:space="preserve">o you have any </w:t>
      </w:r>
      <w:r w:rsidR="00BB247D" w:rsidRPr="001D19F6">
        <w:rPr>
          <w:rFonts w:ascii="Arial" w:eastAsia="굴림" w:hAnsi="Arial" w:cs="Arial"/>
          <w:sz w:val="22"/>
        </w:rPr>
        <w:t xml:space="preserve">borrowings </w:t>
      </w:r>
      <w:r w:rsidR="00624BD4" w:rsidRPr="001D19F6">
        <w:rPr>
          <w:rFonts w:ascii="Arial" w:eastAsia="굴림" w:hAnsi="Arial" w:cs="Arial"/>
          <w:sz w:val="22"/>
        </w:rPr>
        <w:t>from relatives, friends or</w:t>
      </w:r>
      <w:r w:rsidR="00C614F3" w:rsidRPr="001D19F6">
        <w:rPr>
          <w:rFonts w:ascii="Arial" w:eastAsia="굴림" w:hAnsi="Arial" w:cs="Arial"/>
          <w:sz w:val="22"/>
        </w:rPr>
        <w:t xml:space="preserve"> </w:t>
      </w:r>
      <w:r w:rsidR="00624BD4" w:rsidRPr="001D19F6">
        <w:rPr>
          <w:rFonts w:ascii="Arial" w:eastAsia="굴림" w:hAnsi="Arial" w:cs="Arial"/>
          <w:sz w:val="22"/>
        </w:rPr>
        <w:t>others?</w:t>
      </w:r>
    </w:p>
    <w:p w14:paraId="779A3AD1" w14:textId="77777777" w:rsidR="00C614F3" w:rsidRPr="001D19F6" w:rsidRDefault="00C614F3" w:rsidP="00F14BA4">
      <w:pPr>
        <w:pStyle w:val="a6"/>
        <w:numPr>
          <w:ilvl w:val="0"/>
          <w:numId w:val="77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w:t>
      </w:r>
      <w:r w:rsidR="0097570B" w:rsidRPr="001D19F6">
        <w:rPr>
          <w:rFonts w:ascii="Arial" w:eastAsia="굴림" w:hAnsi="Arial" w:cs="Arial"/>
          <w:sz w:val="22"/>
        </w:rPr>
        <w:t>219</w:t>
      </w:r>
    </w:p>
    <w:p w14:paraId="72CF6267" w14:textId="77777777" w:rsidR="00624BD4" w:rsidRPr="001D19F6" w:rsidRDefault="00624BD4" w:rsidP="000E1AA0">
      <w:pPr>
        <w:wordWrap/>
        <w:spacing w:line="360" w:lineRule="auto"/>
        <w:rPr>
          <w:rFonts w:ascii="Arial" w:eastAsia="굴림" w:hAnsi="Arial" w:cs="Arial"/>
          <w:sz w:val="22"/>
        </w:rPr>
      </w:pPr>
    </w:p>
    <w:p w14:paraId="18FEFAA3" w14:textId="77777777" w:rsidR="00624BD4" w:rsidRPr="001D19F6" w:rsidRDefault="0097570B" w:rsidP="000E1AA0">
      <w:pPr>
        <w:wordWrap/>
        <w:spacing w:line="360" w:lineRule="auto"/>
        <w:rPr>
          <w:rFonts w:ascii="Arial" w:eastAsia="굴림" w:hAnsi="Arial" w:cs="Arial"/>
          <w:sz w:val="22"/>
        </w:rPr>
      </w:pPr>
      <w:r w:rsidRPr="001D19F6">
        <w:rPr>
          <w:rFonts w:ascii="Arial" w:eastAsia="굴림" w:hAnsi="Arial" w:cs="Arial"/>
          <w:sz w:val="22"/>
        </w:rPr>
        <w:t>F213</w:t>
      </w:r>
      <w:r w:rsidR="00624BD4" w:rsidRPr="001D19F6">
        <w:rPr>
          <w:rFonts w:ascii="Arial" w:eastAsia="굴림" w:hAnsi="Arial" w:cs="Arial"/>
          <w:sz w:val="22"/>
        </w:rPr>
        <w:t>.</w:t>
      </w:r>
      <w:r w:rsidR="00BB247D" w:rsidRPr="001D19F6">
        <w:rPr>
          <w:rFonts w:ascii="Arial" w:eastAsia="굴림" w:hAnsi="Arial" w:cs="Arial"/>
          <w:sz w:val="22"/>
        </w:rPr>
        <w:t xml:space="preserve"> What is the total amount of such borrowings</w:t>
      </w:r>
      <w:r w:rsidR="00624BD4" w:rsidRPr="001D19F6">
        <w:rPr>
          <w:rFonts w:ascii="Arial" w:eastAsia="굴림" w:hAnsi="Arial" w:cs="Arial"/>
          <w:sz w:val="22"/>
        </w:rPr>
        <w:t>? (unit: 10,000 Korean won)</w:t>
      </w:r>
    </w:p>
    <w:p w14:paraId="08E20461" w14:textId="77777777" w:rsidR="002B1506" w:rsidRPr="001D19F6" w:rsidRDefault="002B1506" w:rsidP="002B1506">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61CEA373" w14:textId="77777777" w:rsidR="002B1506" w:rsidRPr="00961306" w:rsidRDefault="002B1506" w:rsidP="002B1506">
      <w:pPr>
        <w:wordWrap/>
        <w:spacing w:line="360" w:lineRule="auto"/>
        <w:rPr>
          <w:rFonts w:ascii="Arial" w:eastAsia="굴림" w:hAnsi="Arial" w:cs="Arial"/>
          <w:color w:val="FF0000"/>
          <w:kern w:val="0"/>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w:t>
      </w:r>
      <w:r w:rsidR="00A909AC" w:rsidRPr="001D19F6">
        <w:rPr>
          <w:rFonts w:ascii="Arial" w:eastAsia="굴림" w:hAnsi="Arial" w:cs="Arial"/>
          <w:kern w:val="0"/>
          <w:sz w:val="22"/>
        </w:rPr>
        <w:t>9] ________</w:t>
      </w:r>
      <w:r w:rsidRPr="001D19F6">
        <w:rPr>
          <w:rFonts w:ascii="Arial" w:eastAsia="굴림" w:hAnsi="Arial" w:cs="Arial"/>
          <w:kern w:val="0"/>
          <w:sz w:val="22"/>
        </w:rPr>
        <w:t xml:space="preserve"> MW [Range: </w:t>
      </w:r>
      <w:r w:rsidR="00961306" w:rsidRPr="00BA6722">
        <w:rPr>
          <w:rFonts w:ascii="Arial" w:eastAsia="굴림" w:hAnsi="Arial" w:cs="Arial"/>
          <w:kern w:val="0"/>
          <w:sz w:val="22"/>
          <w:rPrChange w:id="9281" w:author="Keis" w:date="2024-09-13T13:02:00Z">
            <w:rPr>
              <w:rFonts w:ascii="Arial" w:eastAsia="굴림" w:hAnsi="Arial" w:cs="Arial"/>
              <w:color w:val="FF0000"/>
              <w:kern w:val="0"/>
              <w:sz w:val="22"/>
            </w:rPr>
          </w:rPrChange>
        </w:rPr>
        <w:t>1</w:t>
      </w:r>
      <w:r w:rsidRPr="001D19F6">
        <w:rPr>
          <w:rFonts w:ascii="Arial" w:eastAsia="굴림" w:hAnsi="Arial" w:cs="Arial"/>
          <w:kern w:val="0"/>
          <w:sz w:val="22"/>
        </w:rPr>
        <w:t xml:space="preserve"> ~ 9997] → F21</w:t>
      </w:r>
      <w:r w:rsidR="0097570B" w:rsidRPr="001D19F6">
        <w:rPr>
          <w:rFonts w:ascii="Arial" w:eastAsia="굴림" w:hAnsi="Arial" w:cs="Arial"/>
          <w:kern w:val="0"/>
          <w:sz w:val="22"/>
        </w:rPr>
        <w:t>9</w:t>
      </w:r>
    </w:p>
    <w:p w14:paraId="4F61650B" w14:textId="77777777" w:rsidR="00624BD4" w:rsidRPr="001D19F6" w:rsidRDefault="0097570B"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F214</w:t>
      </w:r>
      <w:r w:rsidR="00624BD4" w:rsidRPr="001D19F6">
        <w:rPr>
          <w:rFonts w:ascii="Arial" w:eastAsia="굴림" w:hAnsi="Arial" w:cs="Arial"/>
          <w:sz w:val="22"/>
        </w:rPr>
        <w:t>~F21</w:t>
      </w:r>
      <w:r w:rsidRPr="001D19F6">
        <w:rPr>
          <w:rFonts w:ascii="Arial" w:eastAsia="굴림" w:hAnsi="Arial" w:cs="Arial"/>
          <w:sz w:val="22"/>
        </w:rPr>
        <w:t>8</w:t>
      </w:r>
      <w:r w:rsidR="00624BD4" w:rsidRPr="001D19F6">
        <w:rPr>
          <w:rFonts w:ascii="Arial" w:eastAsia="굴림" w:hAnsi="Arial" w:cs="Arial"/>
          <w:sz w:val="22"/>
        </w:rPr>
        <w:t xml:space="preserve"> unfolding</w:t>
      </w:r>
    </w:p>
    <w:p w14:paraId="666E30E8"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F2</w:t>
      </w:r>
      <w:r w:rsidR="0097570B" w:rsidRPr="001D19F6">
        <w:rPr>
          <w:rFonts w:ascii="Arial" w:eastAsia="굴림" w:hAnsi="Arial" w:cs="Arial"/>
          <w:sz w:val="22"/>
        </w:rPr>
        <w:t>14</w:t>
      </w:r>
      <w:r w:rsidRPr="001D19F6">
        <w:rPr>
          <w:rFonts w:ascii="Arial" w:eastAsia="굴림" w:hAnsi="Arial" w:cs="Arial"/>
          <w:sz w:val="22"/>
        </w:rPr>
        <w:t>~F21</w:t>
      </w:r>
      <w:r w:rsidR="0097570B" w:rsidRPr="001D19F6">
        <w:rPr>
          <w:rFonts w:ascii="Arial" w:eastAsia="굴림" w:hAnsi="Arial" w:cs="Arial"/>
          <w:sz w:val="22"/>
        </w:rPr>
        <w:t>8</w:t>
      </w:r>
      <w:r w:rsidRPr="001D19F6">
        <w:rPr>
          <w:rFonts w:ascii="Arial" w:eastAsia="굴림" w:hAnsi="Arial" w:cs="Arial"/>
          <w:sz w:val="22"/>
        </w:rPr>
        <w:t xml:space="preserve"> unfolding</w:t>
      </w:r>
    </w:p>
    <w:p w14:paraId="2C573349" w14:textId="77777777" w:rsidR="00624BD4" w:rsidRPr="001D19F6" w:rsidRDefault="00624BD4" w:rsidP="000E1AA0">
      <w:pPr>
        <w:wordWrap/>
        <w:spacing w:line="360" w:lineRule="auto"/>
        <w:rPr>
          <w:rFonts w:ascii="Arial" w:eastAsia="굴림" w:hAnsi="Arial" w:cs="Arial"/>
          <w:sz w:val="22"/>
        </w:rPr>
      </w:pPr>
    </w:p>
    <w:p w14:paraId="28574CCA" w14:textId="77777777" w:rsidR="00624BD4" w:rsidRPr="001D19F6" w:rsidRDefault="0097570B" w:rsidP="000E1AA0">
      <w:pPr>
        <w:wordWrap/>
        <w:spacing w:line="360" w:lineRule="auto"/>
        <w:rPr>
          <w:rFonts w:ascii="Arial" w:eastAsia="굴림" w:hAnsi="Arial" w:cs="Arial"/>
          <w:b/>
          <w:sz w:val="22"/>
        </w:rPr>
      </w:pPr>
      <w:r w:rsidRPr="001D19F6">
        <w:rPr>
          <w:rFonts w:ascii="Arial" w:eastAsia="굴림" w:hAnsi="Arial" w:cs="Arial"/>
          <w:b/>
          <w:sz w:val="22"/>
        </w:rPr>
        <w:t>&lt; F214~F218</w:t>
      </w:r>
      <w:r w:rsidR="00624BD4" w:rsidRPr="001D19F6">
        <w:rPr>
          <w:rFonts w:ascii="Arial" w:eastAsia="굴림" w:hAnsi="Arial" w:cs="Arial"/>
          <w:b/>
          <w:sz w:val="22"/>
        </w:rPr>
        <w:t>. Unfolding bracket questions &gt;</w:t>
      </w:r>
    </w:p>
    <w:p w14:paraId="3829AFFC" w14:textId="77777777" w:rsidR="00CF75A5" w:rsidRPr="001D19F6" w:rsidRDefault="00CF75A5" w:rsidP="000E1AA0">
      <w:pPr>
        <w:wordWrap/>
        <w:spacing w:line="360" w:lineRule="auto"/>
        <w:rPr>
          <w:rFonts w:ascii="Arial" w:eastAsia="굴림" w:hAnsi="Arial" w:cs="Arial"/>
          <w:sz w:val="22"/>
        </w:rPr>
      </w:pPr>
      <w:r w:rsidRPr="001D19F6">
        <w:rPr>
          <w:rFonts w:ascii="Arial" w:eastAsia="굴림" w:hAnsi="Arial" w:cs="Arial"/>
          <w:kern w:val="0"/>
          <w:sz w:val="22"/>
        </w:rPr>
        <w:t xml:space="preserve">[IWER: Go back to </w:t>
      </w:r>
      <w:r w:rsidR="00856689" w:rsidRPr="001D19F6">
        <w:rPr>
          <w:rFonts w:ascii="Arial" w:eastAsia="굴림" w:hAnsi="Arial" w:cs="Arial"/>
          <w:kern w:val="0"/>
          <w:sz w:val="22"/>
        </w:rPr>
        <w:t>F213</w:t>
      </w:r>
      <w:r w:rsidRPr="001D19F6">
        <w:rPr>
          <w:rFonts w:ascii="Arial" w:eastAsia="굴림" w:hAnsi="Arial" w:cs="Arial"/>
          <w:kern w:val="0"/>
          <w:sz w:val="22"/>
        </w:rPr>
        <w:t xml:space="preserve"> and record if R answers the amount during the interview.]</w:t>
      </w:r>
    </w:p>
    <w:p w14:paraId="32511EC7" w14:textId="77777777" w:rsidR="00624BD4" w:rsidRPr="001D19F6" w:rsidRDefault="00856689" w:rsidP="000E1AA0">
      <w:pPr>
        <w:wordWrap/>
        <w:spacing w:line="360" w:lineRule="auto"/>
        <w:rPr>
          <w:rFonts w:ascii="Arial" w:eastAsia="굴림" w:hAnsi="Arial" w:cs="Arial"/>
          <w:sz w:val="22"/>
        </w:rPr>
      </w:pPr>
      <w:r w:rsidRPr="001D19F6">
        <w:rPr>
          <w:rFonts w:ascii="Arial" w:eastAsia="굴림" w:hAnsi="Arial" w:cs="Arial"/>
          <w:sz w:val="22"/>
        </w:rPr>
        <w:t>F214</w:t>
      </w:r>
      <w:r w:rsidR="00624BD4" w:rsidRPr="001D19F6">
        <w:rPr>
          <w:rFonts w:ascii="Arial" w:eastAsia="굴림" w:hAnsi="Arial" w:cs="Arial"/>
          <w:sz w:val="22"/>
        </w:rPr>
        <w:t xml:space="preserve">. </w:t>
      </w:r>
      <w:r w:rsidR="00BB247D"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 MW (10,000 Korean won)?</w:t>
      </w:r>
    </w:p>
    <w:p w14:paraId="6D169607" w14:textId="77777777" w:rsidR="00CF75A5" w:rsidRPr="001D19F6" w:rsidRDefault="00CF75A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16866D4D" w14:textId="77777777" w:rsidR="00CF75A5" w:rsidRPr="001D19F6" w:rsidRDefault="00CF75A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3E1BE609" w14:textId="77777777" w:rsidR="00CF75A5" w:rsidRPr="001D19F6" w:rsidRDefault="00CF75A5"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4F54B08C" w14:textId="77777777" w:rsidR="00624BD4" w:rsidRPr="001D19F6" w:rsidRDefault="00624BD4" w:rsidP="00624BD4">
      <w:pPr>
        <w:wordWrap/>
        <w:spacing w:line="360" w:lineRule="auto"/>
        <w:rPr>
          <w:rFonts w:ascii="Arial" w:eastAsia="굴림" w:hAnsi="Arial" w:cs="Arial"/>
          <w:sz w:val="22"/>
        </w:rPr>
      </w:pPr>
    </w:p>
    <w:p w14:paraId="7F05DD6C"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F215</w:t>
      </w:r>
      <w:r w:rsidR="00624BD4" w:rsidRPr="001D19F6">
        <w:rPr>
          <w:rFonts w:ascii="Arial" w:eastAsia="굴림" w:hAnsi="Arial" w:cs="Arial"/>
          <w:sz w:val="22"/>
        </w:rPr>
        <w:t xml:space="preserve">. </w:t>
      </w:r>
      <w:r w:rsidR="00DF787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 MW (10,000 Korean won)?</w:t>
      </w:r>
    </w:p>
    <w:p w14:paraId="1F0C6E06"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3AE5A456"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16DE4E03"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6963899A" w14:textId="77777777" w:rsidR="00624BD4" w:rsidRPr="001D19F6" w:rsidRDefault="00624BD4" w:rsidP="00624BD4">
      <w:pPr>
        <w:wordWrap/>
        <w:spacing w:line="360" w:lineRule="auto"/>
        <w:rPr>
          <w:rFonts w:ascii="Arial" w:eastAsia="굴림" w:hAnsi="Arial" w:cs="Arial"/>
          <w:sz w:val="22"/>
        </w:rPr>
      </w:pPr>
    </w:p>
    <w:p w14:paraId="2AA2C1D9"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F216</w:t>
      </w:r>
      <w:r w:rsidR="00624BD4" w:rsidRPr="001D19F6">
        <w:rPr>
          <w:rFonts w:ascii="Arial" w:eastAsia="굴림" w:hAnsi="Arial" w:cs="Arial"/>
          <w:sz w:val="22"/>
        </w:rPr>
        <w:t xml:space="preserve">. </w:t>
      </w:r>
      <w:r w:rsidR="00DF787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 MW (10,000 Korean won)?</w:t>
      </w:r>
    </w:p>
    <w:p w14:paraId="40F360B2"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53D175B6"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259DBA49"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F003CF7" w14:textId="77777777" w:rsidR="00624BD4" w:rsidRPr="001D19F6" w:rsidRDefault="00624BD4" w:rsidP="00624BD4">
      <w:pPr>
        <w:wordWrap/>
        <w:spacing w:line="360" w:lineRule="auto"/>
        <w:rPr>
          <w:rFonts w:ascii="Arial" w:eastAsia="굴림" w:hAnsi="Arial" w:cs="Arial"/>
          <w:sz w:val="22"/>
        </w:rPr>
      </w:pPr>
    </w:p>
    <w:p w14:paraId="372F9D48"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F217</w:t>
      </w:r>
      <w:r w:rsidR="00624BD4" w:rsidRPr="001D19F6">
        <w:rPr>
          <w:rFonts w:ascii="Arial" w:eastAsia="굴림" w:hAnsi="Arial" w:cs="Arial"/>
          <w:sz w:val="22"/>
        </w:rPr>
        <w:t xml:space="preserve">. </w:t>
      </w:r>
      <w:r w:rsidR="00DF787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3,000 MW (10,000 Korean won)?</w:t>
      </w:r>
    </w:p>
    <w:p w14:paraId="38B1ACEC"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1343A471"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25083A33"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47AD8461" w14:textId="77777777" w:rsidR="00624BD4" w:rsidRPr="001D19F6" w:rsidRDefault="00624BD4" w:rsidP="00624BD4">
      <w:pPr>
        <w:wordWrap/>
        <w:spacing w:line="360" w:lineRule="auto"/>
        <w:rPr>
          <w:rFonts w:ascii="Arial" w:eastAsia="굴림" w:hAnsi="Arial" w:cs="Arial"/>
          <w:sz w:val="22"/>
        </w:rPr>
      </w:pPr>
    </w:p>
    <w:p w14:paraId="66BC4C83"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F218</w:t>
      </w:r>
      <w:r w:rsidR="00624BD4" w:rsidRPr="001D19F6">
        <w:rPr>
          <w:rFonts w:ascii="Arial" w:eastAsia="굴림" w:hAnsi="Arial" w:cs="Arial"/>
          <w:sz w:val="22"/>
        </w:rPr>
        <w:t xml:space="preserve">. </w:t>
      </w:r>
      <w:r w:rsidR="00DF787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6,000 MW (10,000</w:t>
      </w:r>
      <w:r w:rsidR="000E1AA0" w:rsidRPr="001D19F6">
        <w:rPr>
          <w:rFonts w:ascii="Arial" w:eastAsia="굴림" w:hAnsi="Arial" w:cs="Arial"/>
          <w:sz w:val="22"/>
        </w:rPr>
        <w:t xml:space="preserve"> </w:t>
      </w:r>
      <w:r w:rsidR="00624BD4" w:rsidRPr="001D19F6">
        <w:rPr>
          <w:rFonts w:ascii="Arial" w:eastAsia="굴림" w:hAnsi="Arial" w:cs="Arial"/>
          <w:sz w:val="22"/>
        </w:rPr>
        <w:t>Korean won)?</w:t>
      </w:r>
    </w:p>
    <w:p w14:paraId="60D01E2C"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2B225CFF"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60566266" w14:textId="77777777" w:rsidR="00CF75A5" w:rsidRPr="001D19F6" w:rsidRDefault="00CF75A5" w:rsidP="00CF75A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6D09D2FF" w14:textId="77777777" w:rsidR="000E1AA0" w:rsidRPr="001D19F6" w:rsidRDefault="000E1AA0" w:rsidP="00624BD4">
      <w:pPr>
        <w:wordWrap/>
        <w:spacing w:line="360" w:lineRule="auto"/>
        <w:rPr>
          <w:rFonts w:ascii="Arial" w:eastAsia="굴림" w:hAnsi="Arial" w:cs="Arial"/>
          <w:sz w:val="22"/>
        </w:rPr>
      </w:pPr>
    </w:p>
    <w:p w14:paraId="2CF068B7"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F21</w:t>
      </w:r>
      <w:r w:rsidR="00856689" w:rsidRPr="001D19F6">
        <w:rPr>
          <w:rFonts w:ascii="Arial" w:eastAsia="굴림" w:hAnsi="Arial" w:cs="Arial"/>
          <w:sz w:val="22"/>
        </w:rPr>
        <w:t>9</w:t>
      </w:r>
      <w:r w:rsidRPr="001D19F6">
        <w:rPr>
          <w:rFonts w:ascii="Arial" w:eastAsia="굴림" w:hAnsi="Arial" w:cs="Arial"/>
          <w:sz w:val="22"/>
        </w:rPr>
        <w:t>. And do you curr</w:t>
      </w:r>
      <w:r w:rsidR="00DF7878" w:rsidRPr="001D19F6">
        <w:rPr>
          <w:rFonts w:ascii="Arial" w:eastAsia="굴림" w:hAnsi="Arial" w:cs="Arial"/>
          <w:sz w:val="22"/>
        </w:rPr>
        <w:t xml:space="preserve">ently </w:t>
      </w:r>
      <w:r w:rsidR="00503A91" w:rsidRPr="001D19F6">
        <w:rPr>
          <w:rFonts w:ascii="Arial" w:eastAsia="굴림" w:hAnsi="Arial" w:cs="Arial"/>
          <w:sz w:val="22"/>
        </w:rPr>
        <w:t xml:space="preserve">have any debt guarantee for any of </w:t>
      </w:r>
      <w:r w:rsidR="00DF7878" w:rsidRPr="001D19F6">
        <w:rPr>
          <w:rFonts w:ascii="Arial" w:eastAsia="굴림" w:hAnsi="Arial" w:cs="Arial"/>
          <w:sz w:val="22"/>
        </w:rPr>
        <w:t xml:space="preserve">your </w:t>
      </w:r>
      <w:r w:rsidRPr="001D19F6">
        <w:rPr>
          <w:rFonts w:ascii="Arial" w:eastAsia="굴림" w:hAnsi="Arial" w:cs="Arial"/>
          <w:sz w:val="22"/>
        </w:rPr>
        <w:t>relative, friend, or other</w:t>
      </w:r>
      <w:r w:rsidR="00DF7878" w:rsidRPr="001D19F6">
        <w:rPr>
          <w:rFonts w:ascii="Arial" w:eastAsia="굴림" w:hAnsi="Arial" w:cs="Arial"/>
          <w:sz w:val="22"/>
        </w:rPr>
        <w:t>s</w:t>
      </w:r>
      <w:r w:rsidRPr="001D19F6">
        <w:rPr>
          <w:rFonts w:ascii="Arial" w:eastAsia="굴림" w:hAnsi="Arial" w:cs="Arial"/>
          <w:sz w:val="22"/>
        </w:rPr>
        <w:t>?</w:t>
      </w:r>
    </w:p>
    <w:p w14:paraId="1DEDF37F" w14:textId="77777777" w:rsidR="00503A91" w:rsidRPr="001D19F6" w:rsidRDefault="00503A91" w:rsidP="00F14BA4">
      <w:pPr>
        <w:pStyle w:val="a6"/>
        <w:numPr>
          <w:ilvl w:val="0"/>
          <w:numId w:val="77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w:t>
      </w:r>
      <w:r w:rsidR="00856689" w:rsidRPr="001D19F6">
        <w:rPr>
          <w:rFonts w:ascii="Arial" w:eastAsia="굴림" w:hAnsi="Arial" w:cs="Arial"/>
          <w:sz w:val="22"/>
        </w:rPr>
        <w:t>226</w:t>
      </w:r>
    </w:p>
    <w:p w14:paraId="4CA31FC2" w14:textId="77777777" w:rsidR="00624BD4" w:rsidRPr="001D19F6" w:rsidRDefault="00624BD4" w:rsidP="00624BD4">
      <w:pPr>
        <w:wordWrap/>
        <w:spacing w:line="360" w:lineRule="auto"/>
        <w:rPr>
          <w:rFonts w:ascii="Arial" w:eastAsia="굴림" w:hAnsi="Arial" w:cs="Arial"/>
          <w:sz w:val="22"/>
        </w:rPr>
      </w:pPr>
    </w:p>
    <w:p w14:paraId="29064067" w14:textId="77777777" w:rsidR="00624BD4" w:rsidRPr="001D19F6" w:rsidRDefault="00856689" w:rsidP="000E1AA0">
      <w:pPr>
        <w:wordWrap/>
        <w:spacing w:line="360" w:lineRule="auto"/>
        <w:rPr>
          <w:rFonts w:ascii="Arial" w:eastAsia="굴림" w:hAnsi="Arial" w:cs="Arial"/>
          <w:sz w:val="22"/>
        </w:rPr>
      </w:pPr>
      <w:r w:rsidRPr="001D19F6">
        <w:rPr>
          <w:rFonts w:ascii="Arial" w:eastAsia="굴림" w:hAnsi="Arial" w:cs="Arial"/>
          <w:sz w:val="22"/>
        </w:rPr>
        <w:t>F220</w:t>
      </w:r>
      <w:r w:rsidR="00D71DB9" w:rsidRPr="001D19F6">
        <w:rPr>
          <w:rFonts w:ascii="Arial" w:eastAsia="굴림" w:hAnsi="Arial" w:cs="Arial"/>
          <w:sz w:val="22"/>
        </w:rPr>
        <w:t xml:space="preserve">. </w:t>
      </w:r>
      <w:r w:rsidR="00DF7878" w:rsidRPr="001D19F6">
        <w:rPr>
          <w:rFonts w:ascii="Arial" w:eastAsia="굴림" w:hAnsi="Arial" w:cs="Arial"/>
          <w:sz w:val="22"/>
        </w:rPr>
        <w:t xml:space="preserve">What is the total amount of </w:t>
      </w:r>
      <w:r w:rsidR="00B43788" w:rsidRPr="001D19F6">
        <w:rPr>
          <w:rFonts w:ascii="Arial" w:eastAsia="굴림" w:hAnsi="Arial" w:cs="Arial"/>
          <w:sz w:val="22"/>
        </w:rPr>
        <w:t xml:space="preserve">the </w:t>
      </w:r>
      <w:r w:rsidR="00DF7878" w:rsidRPr="001D19F6">
        <w:rPr>
          <w:rFonts w:ascii="Arial" w:eastAsia="굴림" w:hAnsi="Arial" w:cs="Arial"/>
          <w:sz w:val="22"/>
        </w:rPr>
        <w:t>debts guarantee</w:t>
      </w:r>
      <w:r w:rsidR="003A5BCC" w:rsidRPr="001D19F6">
        <w:rPr>
          <w:rFonts w:ascii="Arial" w:eastAsia="굴림" w:hAnsi="Arial" w:cs="Arial"/>
          <w:sz w:val="22"/>
        </w:rPr>
        <w:t>s</w:t>
      </w:r>
      <w:r w:rsidR="00624BD4" w:rsidRPr="001D19F6">
        <w:rPr>
          <w:rFonts w:ascii="Arial" w:eastAsia="굴림" w:hAnsi="Arial" w:cs="Arial"/>
          <w:sz w:val="22"/>
        </w:rPr>
        <w:t>? (unit: 10,000 Korean won)</w:t>
      </w:r>
    </w:p>
    <w:p w14:paraId="6FE16A9C" w14:textId="77777777" w:rsidR="00786CCE" w:rsidRPr="001D19F6" w:rsidRDefault="00786CCE" w:rsidP="00786CCE">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35C3CF8B" w14:textId="77777777" w:rsidR="00786CCE" w:rsidRPr="001D19F6" w:rsidRDefault="00786CCE" w:rsidP="00786CCE">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w:t>
      </w:r>
      <w:r w:rsidR="002522F2" w:rsidRPr="001D19F6">
        <w:rPr>
          <w:rFonts w:ascii="Arial" w:eastAsia="굴림" w:hAnsi="Arial" w:cs="Arial"/>
          <w:kern w:val="0"/>
          <w:sz w:val="22"/>
        </w:rPr>
        <w:t>Range: 1~</w:t>
      </w:r>
      <w:r w:rsidRPr="001D19F6">
        <w:rPr>
          <w:rFonts w:ascii="Arial" w:eastAsia="굴림" w:hAnsi="Arial" w:cs="Arial"/>
          <w:kern w:val="0"/>
          <w:sz w:val="22"/>
        </w:rPr>
        <w:t>9] ________ MW [Range: 0 ~ 9997] → F22</w:t>
      </w:r>
      <w:r w:rsidR="00856689" w:rsidRPr="001D19F6">
        <w:rPr>
          <w:rFonts w:ascii="Arial" w:eastAsia="굴림" w:hAnsi="Arial" w:cs="Arial"/>
          <w:kern w:val="0"/>
          <w:sz w:val="22"/>
        </w:rPr>
        <w:t>6</w:t>
      </w:r>
    </w:p>
    <w:p w14:paraId="33FDDE7D" w14:textId="77777777" w:rsidR="00624BD4" w:rsidRPr="001D19F6" w:rsidRDefault="00856689"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F221~F225</w:t>
      </w:r>
      <w:r w:rsidR="00624BD4" w:rsidRPr="001D19F6">
        <w:rPr>
          <w:rFonts w:ascii="Arial" w:eastAsia="굴림" w:hAnsi="Arial" w:cs="Arial"/>
          <w:sz w:val="22"/>
        </w:rPr>
        <w:t xml:space="preserve"> unfolding</w:t>
      </w:r>
    </w:p>
    <w:p w14:paraId="2D4D36D4" w14:textId="77777777" w:rsidR="00624BD4" w:rsidRPr="001D19F6" w:rsidRDefault="00856689"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F221~F225</w:t>
      </w:r>
      <w:r w:rsidR="00624BD4" w:rsidRPr="001D19F6">
        <w:rPr>
          <w:rFonts w:ascii="Arial" w:eastAsia="굴림" w:hAnsi="Arial" w:cs="Arial"/>
          <w:sz w:val="22"/>
        </w:rPr>
        <w:t xml:space="preserve"> unfolding</w:t>
      </w:r>
    </w:p>
    <w:p w14:paraId="063D3F8E" w14:textId="77777777" w:rsidR="00624BD4" w:rsidRPr="001D19F6" w:rsidRDefault="00624BD4" w:rsidP="000E1AA0">
      <w:pPr>
        <w:wordWrap/>
        <w:spacing w:line="360" w:lineRule="auto"/>
        <w:rPr>
          <w:rFonts w:ascii="Arial" w:eastAsia="굴림" w:hAnsi="Arial" w:cs="Arial"/>
          <w:sz w:val="22"/>
        </w:rPr>
      </w:pPr>
    </w:p>
    <w:p w14:paraId="76BBEA92" w14:textId="77777777" w:rsidR="00624BD4" w:rsidRPr="001D19F6" w:rsidRDefault="00856689" w:rsidP="000E1AA0">
      <w:pPr>
        <w:wordWrap/>
        <w:spacing w:line="360" w:lineRule="auto"/>
        <w:rPr>
          <w:rFonts w:ascii="Arial" w:eastAsia="굴림" w:hAnsi="Arial" w:cs="Arial"/>
          <w:b/>
          <w:sz w:val="22"/>
        </w:rPr>
      </w:pPr>
      <w:r w:rsidRPr="001D19F6">
        <w:rPr>
          <w:rFonts w:ascii="Arial" w:eastAsia="굴림" w:hAnsi="Arial" w:cs="Arial"/>
          <w:b/>
          <w:sz w:val="22"/>
        </w:rPr>
        <w:t>&lt; F221~F225</w:t>
      </w:r>
      <w:r w:rsidR="00624BD4" w:rsidRPr="001D19F6">
        <w:rPr>
          <w:rFonts w:ascii="Arial" w:eastAsia="굴림" w:hAnsi="Arial" w:cs="Arial"/>
          <w:b/>
          <w:sz w:val="22"/>
        </w:rPr>
        <w:t>. Unfolding bracket questions &gt;</w:t>
      </w:r>
    </w:p>
    <w:p w14:paraId="2222E7E4" w14:textId="77777777" w:rsidR="00503A91" w:rsidRPr="001D19F6" w:rsidRDefault="00503A91" w:rsidP="000E1AA0">
      <w:pPr>
        <w:wordWrap/>
        <w:spacing w:line="360" w:lineRule="auto"/>
        <w:rPr>
          <w:rFonts w:ascii="Arial" w:eastAsia="굴림" w:hAnsi="Arial" w:cs="Arial"/>
          <w:sz w:val="22"/>
        </w:rPr>
      </w:pPr>
      <w:r w:rsidRPr="001D19F6">
        <w:rPr>
          <w:rFonts w:ascii="Arial" w:eastAsia="굴림" w:hAnsi="Arial" w:cs="Arial"/>
          <w:kern w:val="0"/>
          <w:sz w:val="22"/>
        </w:rPr>
        <w:t>[IWER: Go back to F</w:t>
      </w:r>
      <w:r w:rsidR="00856689" w:rsidRPr="001D19F6">
        <w:rPr>
          <w:rFonts w:ascii="Arial" w:eastAsia="굴림" w:hAnsi="Arial" w:cs="Arial"/>
          <w:kern w:val="0"/>
          <w:sz w:val="22"/>
        </w:rPr>
        <w:t>220</w:t>
      </w:r>
      <w:r w:rsidRPr="001D19F6">
        <w:rPr>
          <w:rFonts w:ascii="Arial" w:eastAsia="굴림" w:hAnsi="Arial" w:cs="Arial"/>
          <w:kern w:val="0"/>
          <w:sz w:val="22"/>
        </w:rPr>
        <w:t xml:space="preserve"> and record if R answers the amount during the interview.]</w:t>
      </w:r>
    </w:p>
    <w:p w14:paraId="3026CB41" w14:textId="77777777" w:rsidR="00624BD4" w:rsidRPr="001D19F6" w:rsidRDefault="00856689" w:rsidP="000E1AA0">
      <w:pPr>
        <w:wordWrap/>
        <w:spacing w:line="360" w:lineRule="auto"/>
        <w:rPr>
          <w:rFonts w:ascii="Arial" w:eastAsia="굴림" w:hAnsi="Arial" w:cs="Arial"/>
          <w:sz w:val="22"/>
        </w:rPr>
      </w:pPr>
      <w:r w:rsidRPr="001D19F6">
        <w:rPr>
          <w:rFonts w:ascii="Arial" w:eastAsia="굴림" w:hAnsi="Arial" w:cs="Arial"/>
          <w:sz w:val="22"/>
        </w:rPr>
        <w:t>F221</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 MW (10,000 Korean won)?</w:t>
      </w:r>
    </w:p>
    <w:p w14:paraId="5B5043A5" w14:textId="77777777" w:rsidR="00503A91" w:rsidRPr="001D19F6" w:rsidRDefault="00503A91"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313FF246"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7D3E3F64"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5812E8F8" w14:textId="77777777" w:rsidR="00624BD4" w:rsidRPr="001D19F6" w:rsidRDefault="00624BD4" w:rsidP="00624BD4">
      <w:pPr>
        <w:wordWrap/>
        <w:spacing w:line="360" w:lineRule="auto"/>
        <w:rPr>
          <w:rFonts w:ascii="Arial" w:eastAsia="굴림" w:hAnsi="Arial" w:cs="Arial"/>
          <w:sz w:val="22"/>
        </w:rPr>
      </w:pPr>
    </w:p>
    <w:p w14:paraId="688065DB"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F222</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 MW (10,000 Korean won)?</w:t>
      </w:r>
    </w:p>
    <w:p w14:paraId="20D074C0"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781BBCB1"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B22D56D"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62628BA4" w14:textId="77777777" w:rsidR="005C0195" w:rsidRPr="001D19F6" w:rsidRDefault="005C0195" w:rsidP="00503A91">
      <w:pPr>
        <w:wordWrap/>
        <w:spacing w:line="360" w:lineRule="auto"/>
        <w:ind w:leftChars="213" w:left="426"/>
        <w:rPr>
          <w:rFonts w:ascii="Arial" w:eastAsia="굴림" w:hAnsi="Arial" w:cs="Arial"/>
          <w:sz w:val="22"/>
        </w:rPr>
      </w:pPr>
    </w:p>
    <w:p w14:paraId="7993F2A2"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F223</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3,000 MW (10,000 Korean won)?</w:t>
      </w:r>
    </w:p>
    <w:p w14:paraId="3BD02BCF"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3C2D80E3"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38B65264"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45839C92" w14:textId="77777777" w:rsidR="00624BD4" w:rsidRPr="001D19F6" w:rsidRDefault="00624BD4" w:rsidP="00624BD4">
      <w:pPr>
        <w:wordWrap/>
        <w:spacing w:line="360" w:lineRule="auto"/>
        <w:rPr>
          <w:rFonts w:ascii="Arial" w:eastAsia="굴림" w:hAnsi="Arial" w:cs="Arial"/>
          <w:sz w:val="22"/>
        </w:rPr>
      </w:pPr>
    </w:p>
    <w:p w14:paraId="651A6980"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F224</w:t>
      </w:r>
      <w:r w:rsidR="00624BD4" w:rsidRPr="001D19F6">
        <w:rPr>
          <w:rFonts w:ascii="Arial" w:eastAsia="굴림" w:hAnsi="Arial" w:cs="Arial"/>
          <w:sz w:val="22"/>
        </w:rPr>
        <w:t xml:space="preserve">. </w:t>
      </w:r>
      <w:r w:rsidR="00B43788" w:rsidRPr="001D19F6">
        <w:rPr>
          <w:rFonts w:ascii="Arial" w:eastAsia="굴림" w:hAnsi="Arial" w:cs="Arial"/>
          <w:sz w:val="22"/>
        </w:rPr>
        <w:t>Do</w:t>
      </w:r>
      <w:r w:rsidR="00004312" w:rsidRPr="001D19F6">
        <w:rPr>
          <w:rFonts w:ascii="Arial" w:eastAsia="굴림" w:hAnsi="Arial" w:cs="Arial"/>
          <w:sz w:val="22"/>
        </w:rPr>
        <w:t>es</w:t>
      </w:r>
      <w:r w:rsidR="00CE5579" w:rsidRPr="001D19F6">
        <w:rPr>
          <w:rFonts w:ascii="Arial" w:eastAsia="굴림" w:hAnsi="Arial" w:cs="Arial"/>
          <w:sz w:val="22"/>
        </w:rPr>
        <w:t xml:space="preserve"> </w:t>
      </w:r>
      <w:r w:rsidR="00624BD4" w:rsidRPr="001D19F6">
        <w:rPr>
          <w:rFonts w:ascii="Arial" w:eastAsia="굴림" w:hAnsi="Arial" w:cs="Arial"/>
          <w:sz w:val="22"/>
        </w:rPr>
        <w:t>it amount to less than, about equal to or more than 5,000 MW (10,000 Korean won)?</w:t>
      </w:r>
    </w:p>
    <w:p w14:paraId="414E32E2"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7002EAB4"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AF2FD18"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6E44562" w14:textId="77777777" w:rsidR="00624BD4" w:rsidRPr="001D19F6" w:rsidRDefault="00624BD4" w:rsidP="00624BD4">
      <w:pPr>
        <w:wordWrap/>
        <w:spacing w:line="360" w:lineRule="auto"/>
        <w:rPr>
          <w:rFonts w:ascii="Arial" w:eastAsia="굴림" w:hAnsi="Arial" w:cs="Arial"/>
          <w:sz w:val="22"/>
        </w:rPr>
      </w:pPr>
    </w:p>
    <w:p w14:paraId="4E4674E7"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F225</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 xml:space="preserve">it amount </w:t>
      </w:r>
      <w:r w:rsidR="00B43788" w:rsidRPr="001D19F6">
        <w:rPr>
          <w:rFonts w:ascii="Arial" w:eastAsia="굴림" w:hAnsi="Arial" w:cs="Arial"/>
          <w:sz w:val="22"/>
        </w:rPr>
        <w:t xml:space="preserve">to </w:t>
      </w:r>
      <w:r w:rsidR="00624BD4" w:rsidRPr="001D19F6">
        <w:rPr>
          <w:rFonts w:ascii="Arial" w:eastAsia="굴림" w:hAnsi="Arial" w:cs="Arial"/>
          <w:sz w:val="22"/>
        </w:rPr>
        <w:t>less than, about equal to or more than 10,000 MW (10,000Korean won)?</w:t>
      </w:r>
    </w:p>
    <w:p w14:paraId="7FFF9383"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0ACB0161" w14:textId="77777777" w:rsidR="00503A91" w:rsidRPr="001D19F6" w:rsidRDefault="00503A91" w:rsidP="00503A9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29009239" w14:textId="77777777" w:rsidR="00503A91" w:rsidRPr="001D19F6" w:rsidRDefault="00503A91" w:rsidP="00503A91">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lastRenderedPageBreak/>
        <w:t>⑤</w:t>
      </w:r>
      <w:r w:rsidRPr="001D19F6">
        <w:rPr>
          <w:rFonts w:ascii="Arial" w:eastAsia="굴림" w:hAnsi="Arial" w:cs="Arial"/>
          <w:kern w:val="0"/>
          <w:sz w:val="22"/>
        </w:rPr>
        <w:t xml:space="preserve"> More than 10,000 MW</w:t>
      </w:r>
    </w:p>
    <w:p w14:paraId="15F66016" w14:textId="77777777" w:rsidR="00624BD4" w:rsidRPr="001D19F6" w:rsidRDefault="00624BD4" w:rsidP="00624BD4">
      <w:pPr>
        <w:wordWrap/>
        <w:spacing w:line="360" w:lineRule="auto"/>
        <w:rPr>
          <w:rFonts w:ascii="Arial" w:eastAsia="굴림" w:hAnsi="Arial" w:cs="Arial"/>
          <w:sz w:val="22"/>
        </w:rPr>
      </w:pPr>
    </w:p>
    <w:p w14:paraId="27D0FB7E"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F226</w:t>
      </w:r>
      <w:r w:rsidR="00B43788" w:rsidRPr="001D19F6">
        <w:rPr>
          <w:rFonts w:ascii="Arial" w:eastAsia="굴림" w:hAnsi="Arial" w:cs="Arial"/>
          <w:sz w:val="22"/>
        </w:rPr>
        <w:t>. Aside from the debt categories mentioned above, do you have any other debt</w:t>
      </w:r>
      <w:r w:rsidR="00624BD4" w:rsidRPr="001D19F6">
        <w:rPr>
          <w:rFonts w:ascii="Arial" w:eastAsia="굴림" w:hAnsi="Arial" w:cs="Arial"/>
          <w:sz w:val="22"/>
        </w:rPr>
        <w:t>s?</w:t>
      </w:r>
    </w:p>
    <w:p w14:paraId="174CDFE7" w14:textId="77777777" w:rsidR="00BF7B38" w:rsidRPr="001D19F6" w:rsidRDefault="00BF7B38" w:rsidP="00F14BA4">
      <w:pPr>
        <w:pStyle w:val="a6"/>
        <w:numPr>
          <w:ilvl w:val="0"/>
          <w:numId w:val="7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F</w:t>
      </w:r>
      <w:r w:rsidR="00856689" w:rsidRPr="001D19F6">
        <w:rPr>
          <w:rFonts w:ascii="Arial" w:eastAsia="굴림" w:hAnsi="Arial" w:cs="Arial"/>
          <w:sz w:val="22"/>
        </w:rPr>
        <w:t>234</w:t>
      </w:r>
    </w:p>
    <w:p w14:paraId="7B364D33" w14:textId="77777777" w:rsidR="00624BD4" w:rsidRPr="001D19F6" w:rsidRDefault="00624BD4" w:rsidP="00624BD4">
      <w:pPr>
        <w:wordWrap/>
        <w:spacing w:line="360" w:lineRule="auto"/>
        <w:rPr>
          <w:rFonts w:ascii="Arial" w:eastAsia="굴림" w:hAnsi="Arial" w:cs="Arial"/>
          <w:sz w:val="22"/>
        </w:rPr>
      </w:pPr>
    </w:p>
    <w:p w14:paraId="6D3C84C7" w14:textId="77777777" w:rsidR="00624BD4" w:rsidRPr="001D19F6" w:rsidRDefault="00856689" w:rsidP="00624BD4">
      <w:pPr>
        <w:wordWrap/>
        <w:spacing w:line="360" w:lineRule="auto"/>
        <w:rPr>
          <w:rFonts w:ascii="Arial" w:eastAsia="굴림" w:hAnsi="Arial" w:cs="Arial"/>
          <w:sz w:val="22"/>
        </w:rPr>
      </w:pPr>
      <w:r w:rsidRPr="001D19F6">
        <w:rPr>
          <w:rFonts w:ascii="Arial" w:eastAsia="굴림" w:hAnsi="Arial" w:cs="Arial"/>
          <w:sz w:val="22"/>
        </w:rPr>
        <w:t>F227</w:t>
      </w:r>
      <w:r w:rsidR="00624BD4" w:rsidRPr="001D19F6">
        <w:rPr>
          <w:rFonts w:ascii="Arial" w:eastAsia="굴림" w:hAnsi="Arial" w:cs="Arial"/>
          <w:sz w:val="22"/>
        </w:rPr>
        <w:t>. What type</w:t>
      </w:r>
      <w:r w:rsidR="00B43788" w:rsidRPr="001D19F6">
        <w:rPr>
          <w:rFonts w:ascii="Arial" w:eastAsia="굴림" w:hAnsi="Arial" w:cs="Arial"/>
          <w:sz w:val="22"/>
        </w:rPr>
        <w:t>s</w:t>
      </w:r>
      <w:r w:rsidR="00624BD4" w:rsidRPr="001D19F6">
        <w:rPr>
          <w:rFonts w:ascii="Arial" w:eastAsia="굴림" w:hAnsi="Arial" w:cs="Arial"/>
          <w:sz w:val="22"/>
        </w:rPr>
        <w:t xml:space="preserve"> of debts</w:t>
      </w:r>
      <w:r w:rsidR="00B43788" w:rsidRPr="001D19F6">
        <w:rPr>
          <w:rFonts w:ascii="Arial" w:eastAsia="굴림" w:hAnsi="Arial" w:cs="Arial"/>
          <w:sz w:val="22"/>
        </w:rPr>
        <w:t xml:space="preserve"> are they</w:t>
      </w:r>
      <w:r w:rsidR="00624BD4" w:rsidRPr="001D19F6">
        <w:rPr>
          <w:rFonts w:ascii="Arial" w:eastAsia="굴림" w:hAnsi="Arial" w:cs="Arial"/>
          <w:sz w:val="22"/>
        </w:rPr>
        <w:t>?</w:t>
      </w:r>
    </w:p>
    <w:p w14:paraId="45BEABD2" w14:textId="77777777" w:rsidR="00624BD4" w:rsidRPr="001D19F6" w:rsidRDefault="00624BD4" w:rsidP="00624BD4">
      <w:pPr>
        <w:wordWrap/>
        <w:spacing w:line="360" w:lineRule="auto"/>
        <w:rPr>
          <w:rFonts w:ascii="Arial" w:eastAsia="굴림" w:hAnsi="Arial" w:cs="Arial"/>
          <w:sz w:val="22"/>
        </w:rPr>
      </w:pPr>
      <w:r w:rsidRPr="001D19F6">
        <w:rPr>
          <w:rFonts w:ascii="Arial" w:eastAsia="굴림" w:hAnsi="Arial" w:cs="Arial"/>
          <w:sz w:val="22"/>
        </w:rPr>
        <w:t xml:space="preserve">[IWER: </w:t>
      </w:r>
      <w:r w:rsidR="00B43788" w:rsidRPr="001D19F6">
        <w:rPr>
          <w:rFonts w:ascii="Arial" w:eastAsia="굴림" w:hAnsi="Arial" w:cs="Arial"/>
          <w:sz w:val="22"/>
        </w:rPr>
        <w:t xml:space="preserve">R has been asked about </w:t>
      </w:r>
      <w:r w:rsidRPr="001D19F6">
        <w:rPr>
          <w:rFonts w:ascii="굴림" w:eastAsia="굴림" w:hAnsi="굴림" w:cs="굴림" w:hint="eastAsia"/>
          <w:sz w:val="22"/>
        </w:rPr>
        <w:t>①</w:t>
      </w:r>
      <w:r w:rsidR="00B43788" w:rsidRPr="001D19F6">
        <w:rPr>
          <w:rFonts w:ascii="Arial" w:eastAsia="굴림" w:hAnsi="Arial" w:cs="Arial"/>
          <w:sz w:val="22"/>
        </w:rPr>
        <w:t xml:space="preserve"> l</w:t>
      </w:r>
      <w:r w:rsidRPr="001D19F6">
        <w:rPr>
          <w:rFonts w:ascii="Arial" w:eastAsia="굴림" w:hAnsi="Arial" w:cs="Arial"/>
          <w:sz w:val="22"/>
        </w:rPr>
        <w:t xml:space="preserve">oans from financial institutions, </w:t>
      </w:r>
      <w:r w:rsidRPr="001D19F6">
        <w:rPr>
          <w:rFonts w:ascii="굴림" w:eastAsia="굴림" w:hAnsi="굴림" w:cs="굴림" w:hint="eastAsia"/>
          <w:sz w:val="22"/>
        </w:rPr>
        <w:t>②</w:t>
      </w:r>
      <w:r w:rsidRPr="001D19F6">
        <w:rPr>
          <w:rFonts w:ascii="Arial" w:eastAsia="굴림" w:hAnsi="Arial" w:cs="Arial"/>
          <w:sz w:val="22"/>
        </w:rPr>
        <w:t xml:space="preserve"> </w:t>
      </w:r>
      <w:r w:rsidR="00B43788" w:rsidRPr="001D19F6">
        <w:rPr>
          <w:rFonts w:ascii="Arial" w:eastAsia="굴림" w:hAnsi="Arial" w:cs="Arial"/>
          <w:sz w:val="22"/>
        </w:rPr>
        <w:t xml:space="preserve">borrowings </w:t>
      </w:r>
      <w:r w:rsidRPr="001D19F6">
        <w:rPr>
          <w:rFonts w:ascii="Arial" w:eastAsia="굴림" w:hAnsi="Arial" w:cs="Arial"/>
          <w:sz w:val="22"/>
        </w:rPr>
        <w:t xml:space="preserve">from </w:t>
      </w:r>
      <w:r w:rsidR="00B43788" w:rsidRPr="001D19F6">
        <w:rPr>
          <w:rFonts w:ascii="Arial" w:eastAsia="굴림" w:hAnsi="Arial" w:cs="Arial"/>
          <w:sz w:val="22"/>
        </w:rPr>
        <w:t xml:space="preserve">relatives, </w:t>
      </w:r>
      <w:r w:rsidRPr="001D19F6">
        <w:rPr>
          <w:rFonts w:ascii="Arial" w:eastAsia="굴림" w:hAnsi="Arial" w:cs="Arial"/>
          <w:sz w:val="22"/>
        </w:rPr>
        <w:t>friends</w:t>
      </w:r>
      <w:r w:rsidR="00B43788" w:rsidRPr="001D19F6">
        <w:rPr>
          <w:rFonts w:ascii="Arial" w:eastAsia="굴림" w:hAnsi="Arial" w:cs="Arial"/>
          <w:sz w:val="22"/>
        </w:rPr>
        <w:t xml:space="preserve"> or others</w:t>
      </w:r>
      <w:r w:rsidRPr="001D19F6">
        <w:rPr>
          <w:rFonts w:ascii="Arial" w:eastAsia="굴림" w:hAnsi="Arial" w:cs="Arial"/>
          <w:sz w:val="22"/>
        </w:rPr>
        <w:t>,</w:t>
      </w:r>
      <w:r w:rsidR="00B43788" w:rsidRPr="001D19F6">
        <w:rPr>
          <w:rFonts w:ascii="Arial" w:eastAsia="굴림" w:hAnsi="Arial" w:cs="Arial"/>
          <w:sz w:val="22"/>
        </w:rPr>
        <w:t xml:space="preserve"> and</w:t>
      </w:r>
      <w:r w:rsidR="00D9243C" w:rsidRPr="001D19F6">
        <w:rPr>
          <w:rFonts w:ascii="Arial" w:eastAsia="굴림" w:hAnsi="Arial" w:cs="Arial"/>
          <w:sz w:val="22"/>
        </w:rPr>
        <w:t xml:space="preserve"> </w:t>
      </w:r>
      <w:r w:rsidRPr="001D19F6">
        <w:rPr>
          <w:rFonts w:ascii="굴림" w:eastAsia="굴림" w:hAnsi="굴림" w:cs="굴림" w:hint="eastAsia"/>
          <w:sz w:val="22"/>
        </w:rPr>
        <w:t>③</w:t>
      </w:r>
      <w:r w:rsidR="00D9243C" w:rsidRPr="001D19F6">
        <w:rPr>
          <w:rFonts w:ascii="Arial" w:eastAsia="굴림" w:hAnsi="Arial" w:cs="Arial"/>
          <w:sz w:val="22"/>
        </w:rPr>
        <w:t xml:space="preserve"> debt </w:t>
      </w:r>
      <w:r w:rsidR="00BD150A" w:rsidRPr="001D19F6">
        <w:rPr>
          <w:rFonts w:ascii="Arial" w:eastAsia="굴림" w:hAnsi="Arial" w:cs="Arial"/>
          <w:sz w:val="22"/>
        </w:rPr>
        <w:t>guarantee</w:t>
      </w:r>
      <w:r w:rsidR="00B43788" w:rsidRPr="001D19F6">
        <w:rPr>
          <w:rFonts w:ascii="Arial" w:eastAsia="굴림" w:hAnsi="Arial" w:cs="Arial"/>
          <w:sz w:val="22"/>
        </w:rPr>
        <w:t xml:space="preserve"> for the debts</w:t>
      </w:r>
      <w:r w:rsidRPr="001D19F6">
        <w:rPr>
          <w:rFonts w:ascii="Arial" w:eastAsia="굴림" w:hAnsi="Arial" w:cs="Arial"/>
          <w:sz w:val="22"/>
        </w:rPr>
        <w:t xml:space="preserve"> of relative</w:t>
      </w:r>
      <w:r w:rsidR="00B43788" w:rsidRPr="001D19F6">
        <w:rPr>
          <w:rFonts w:ascii="Arial" w:eastAsia="굴림" w:hAnsi="Arial" w:cs="Arial"/>
          <w:sz w:val="22"/>
        </w:rPr>
        <w:t>s</w:t>
      </w:r>
      <w:r w:rsidRPr="001D19F6">
        <w:rPr>
          <w:rFonts w:ascii="Arial" w:eastAsia="굴림" w:hAnsi="Arial" w:cs="Arial"/>
          <w:sz w:val="22"/>
        </w:rPr>
        <w:t>, friend</w:t>
      </w:r>
      <w:r w:rsidR="00B43788" w:rsidRPr="001D19F6">
        <w:rPr>
          <w:rFonts w:ascii="Arial" w:eastAsia="굴림" w:hAnsi="Arial" w:cs="Arial"/>
          <w:sz w:val="22"/>
        </w:rPr>
        <w:t>s</w:t>
      </w:r>
      <w:r w:rsidRPr="001D19F6">
        <w:rPr>
          <w:rFonts w:ascii="Arial" w:eastAsia="굴림" w:hAnsi="Arial" w:cs="Arial"/>
          <w:sz w:val="22"/>
        </w:rPr>
        <w:t>, or other</w:t>
      </w:r>
      <w:r w:rsidR="00B43788" w:rsidRPr="001D19F6">
        <w:rPr>
          <w:rFonts w:ascii="Arial" w:eastAsia="굴림" w:hAnsi="Arial" w:cs="Arial"/>
          <w:sz w:val="22"/>
        </w:rPr>
        <w:t>s</w:t>
      </w:r>
      <w:r w:rsidRPr="001D19F6">
        <w:rPr>
          <w:rFonts w:ascii="Arial" w:eastAsia="굴림" w:hAnsi="Arial" w:cs="Arial"/>
          <w:sz w:val="22"/>
        </w:rPr>
        <w:t>.</w:t>
      </w:r>
      <w:r w:rsidR="000777C9" w:rsidRPr="001D19F6">
        <w:rPr>
          <w:rFonts w:ascii="Arial" w:eastAsia="굴림" w:hAnsi="Arial" w:cs="Arial"/>
          <w:sz w:val="22"/>
        </w:rPr>
        <w:t xml:space="preserve"> If R’s </w:t>
      </w:r>
      <w:r w:rsidR="00B43788" w:rsidRPr="001D19F6">
        <w:rPr>
          <w:rFonts w:ascii="Arial" w:eastAsia="굴림" w:hAnsi="Arial" w:cs="Arial"/>
          <w:sz w:val="22"/>
        </w:rPr>
        <w:t xml:space="preserve">response to this question falls into any of the three debt categories mentioned above, go back to F220 and mark </w:t>
      </w:r>
      <w:r w:rsidR="000777C9" w:rsidRPr="001D19F6">
        <w:rPr>
          <w:rFonts w:ascii="Arial" w:eastAsia="굴림" w:hAnsi="Arial" w:cs="Arial"/>
          <w:sz w:val="22"/>
        </w:rPr>
        <w:t>‘</w:t>
      </w:r>
      <w:r w:rsidR="00ED7030" w:rsidRPr="001D19F6">
        <w:rPr>
          <w:rFonts w:ascii="굴림" w:eastAsia="굴림" w:hAnsi="굴림" w:cs="굴림" w:hint="eastAsia"/>
          <w:sz w:val="22"/>
        </w:rPr>
        <w:t>⑤</w:t>
      </w:r>
      <w:r w:rsidR="00ED7030" w:rsidRPr="001D19F6">
        <w:rPr>
          <w:rFonts w:ascii="Arial" w:eastAsia="굴림" w:hAnsi="Arial" w:cs="Arial"/>
          <w:sz w:val="22"/>
        </w:rPr>
        <w:t xml:space="preserve"> </w:t>
      </w:r>
      <w:r w:rsidR="000777C9" w:rsidRPr="001D19F6">
        <w:rPr>
          <w:rFonts w:ascii="Arial" w:eastAsia="굴림" w:hAnsi="Arial" w:cs="Arial"/>
          <w:sz w:val="22"/>
        </w:rPr>
        <w:t>N</w:t>
      </w:r>
      <w:r w:rsidR="00B43788" w:rsidRPr="001D19F6">
        <w:rPr>
          <w:rFonts w:ascii="Arial" w:eastAsia="굴림" w:hAnsi="Arial" w:cs="Arial"/>
          <w:sz w:val="22"/>
        </w:rPr>
        <w:t>o.</w:t>
      </w:r>
      <w:r w:rsidR="000777C9" w:rsidRPr="001D19F6">
        <w:rPr>
          <w:rFonts w:ascii="Arial" w:eastAsia="굴림" w:hAnsi="Arial" w:cs="Arial"/>
          <w:sz w:val="22"/>
        </w:rPr>
        <w:t>’</w:t>
      </w:r>
      <w:r w:rsidRPr="001D19F6">
        <w:rPr>
          <w:rFonts w:ascii="Arial" w:eastAsia="굴림" w:hAnsi="Arial" w:cs="Arial"/>
          <w:sz w:val="22"/>
        </w:rPr>
        <w:t>]</w:t>
      </w:r>
    </w:p>
    <w:p w14:paraId="3ED275ED" w14:textId="77777777" w:rsidR="00015399" w:rsidRPr="001D19F6" w:rsidRDefault="00A17441" w:rsidP="00624BD4">
      <w:pPr>
        <w:wordWrap/>
        <w:spacing w:line="360" w:lineRule="auto"/>
        <w:rPr>
          <w:rFonts w:ascii="Arial" w:eastAsia="굴림" w:hAnsi="Arial" w:cs="Arial"/>
          <w:kern w:val="0"/>
          <w:sz w:val="22"/>
        </w:rPr>
      </w:pPr>
      <w:r w:rsidRPr="001D19F6">
        <w:rPr>
          <w:rFonts w:ascii="Arial" w:eastAsia="굴림" w:hAnsi="Arial" w:cs="Arial"/>
          <w:kern w:val="0"/>
          <w:sz w:val="22"/>
        </w:rPr>
        <w:tab/>
        <w:t>_______________________________</w:t>
      </w:r>
    </w:p>
    <w:p w14:paraId="2B02C863" w14:textId="77777777" w:rsidR="00A17441" w:rsidRPr="001D19F6" w:rsidRDefault="00A17441" w:rsidP="00624BD4">
      <w:pPr>
        <w:wordWrap/>
        <w:spacing w:line="360" w:lineRule="auto"/>
        <w:rPr>
          <w:rFonts w:ascii="Arial" w:eastAsia="굴림" w:hAnsi="Arial" w:cs="Arial"/>
          <w:sz w:val="22"/>
        </w:rPr>
      </w:pPr>
    </w:p>
    <w:p w14:paraId="24CE35CA" w14:textId="77777777" w:rsidR="00624BD4" w:rsidRPr="001D19F6" w:rsidRDefault="00856689" w:rsidP="000E1AA0">
      <w:pPr>
        <w:wordWrap/>
        <w:spacing w:line="360" w:lineRule="auto"/>
        <w:rPr>
          <w:rFonts w:ascii="Arial" w:eastAsia="굴림" w:hAnsi="Arial" w:cs="Arial"/>
          <w:sz w:val="22"/>
        </w:rPr>
      </w:pPr>
      <w:r w:rsidRPr="001D19F6">
        <w:rPr>
          <w:rFonts w:ascii="Arial" w:eastAsia="굴림" w:hAnsi="Arial" w:cs="Arial"/>
          <w:sz w:val="22"/>
        </w:rPr>
        <w:t>F228</w:t>
      </w:r>
      <w:r w:rsidR="00624BD4" w:rsidRPr="001D19F6">
        <w:rPr>
          <w:rFonts w:ascii="Arial" w:eastAsia="굴림" w:hAnsi="Arial" w:cs="Arial"/>
          <w:sz w:val="22"/>
        </w:rPr>
        <w:t>.</w:t>
      </w:r>
      <w:r w:rsidR="00B43788" w:rsidRPr="001D19F6">
        <w:rPr>
          <w:rFonts w:ascii="Arial" w:eastAsia="굴림" w:hAnsi="Arial" w:cs="Arial"/>
          <w:sz w:val="22"/>
        </w:rPr>
        <w:t xml:space="preserve"> What is the total amount of your other debts</w:t>
      </w:r>
      <w:r w:rsidR="00624BD4" w:rsidRPr="001D19F6">
        <w:rPr>
          <w:rFonts w:ascii="Arial" w:eastAsia="굴림" w:hAnsi="Arial" w:cs="Arial"/>
          <w:sz w:val="22"/>
        </w:rPr>
        <w:t>? (unit: 10,000 Korean won)</w:t>
      </w:r>
    </w:p>
    <w:p w14:paraId="15F2463A" w14:textId="77777777" w:rsidR="00786CCE" w:rsidRPr="001D19F6" w:rsidRDefault="00786CCE" w:rsidP="00786CCE">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0A7CC942" w14:textId="77777777" w:rsidR="00657D4C" w:rsidRPr="001D19F6" w:rsidRDefault="00786CCE" w:rsidP="00786CCE">
      <w:pPr>
        <w:wordWrap/>
        <w:spacing w:line="360" w:lineRule="auto"/>
        <w:rPr>
          <w:rFonts w:ascii="Arial" w:eastAsia="굴림" w:hAnsi="Arial" w:cs="Arial"/>
          <w:sz w:val="22"/>
        </w:rPr>
      </w:pPr>
      <w:r w:rsidRPr="001D19F6">
        <w:rPr>
          <w:rFonts w:ascii="Arial" w:eastAsia="굴림" w:hAnsi="Arial" w:cs="Arial"/>
          <w:kern w:val="0"/>
          <w:sz w:val="22"/>
        </w:rPr>
        <w:tab/>
      </w:r>
      <w:r w:rsidR="00A909AC" w:rsidRPr="001D19F6">
        <w:rPr>
          <w:rFonts w:ascii="Arial" w:eastAsia="굴림" w:hAnsi="Arial" w:cs="Arial"/>
          <w:kern w:val="0"/>
          <w:sz w:val="22"/>
        </w:rPr>
        <w:t>_____</w:t>
      </w:r>
      <w:r w:rsidRPr="001D19F6">
        <w:rPr>
          <w:rFonts w:ascii="Arial" w:eastAsia="굴림" w:hAnsi="Arial" w:cs="Arial"/>
          <w:kern w:val="0"/>
          <w:sz w:val="22"/>
        </w:rPr>
        <w:t>_</w:t>
      </w:r>
      <w:r w:rsidR="00B87B3B" w:rsidRPr="001D19F6">
        <w:rPr>
          <w:rFonts w:ascii="Arial" w:eastAsia="굴림" w:hAnsi="Arial" w:cs="Arial"/>
          <w:kern w:val="0"/>
          <w:sz w:val="22"/>
        </w:rPr>
        <w:t>one hundred million won</w:t>
      </w:r>
      <w:r w:rsidR="00A909AC" w:rsidRPr="001D19F6">
        <w:rPr>
          <w:rFonts w:ascii="Arial" w:eastAsia="굴림" w:hAnsi="Arial" w:cs="Arial"/>
          <w:kern w:val="0"/>
          <w:sz w:val="22"/>
        </w:rPr>
        <w:t xml:space="preserve"> [Range: 1~9] ____</w:t>
      </w:r>
      <w:r w:rsidRPr="001D19F6">
        <w:rPr>
          <w:rFonts w:ascii="Arial" w:eastAsia="굴림" w:hAnsi="Arial" w:cs="Arial"/>
          <w:kern w:val="0"/>
          <w:sz w:val="22"/>
        </w:rPr>
        <w:t>____ MW [Range: 0 ~ 9997] → F2</w:t>
      </w:r>
      <w:r w:rsidR="00F01BAD" w:rsidRPr="001D19F6">
        <w:rPr>
          <w:rFonts w:ascii="Arial" w:eastAsia="굴림" w:hAnsi="Arial" w:cs="Arial"/>
          <w:kern w:val="0"/>
          <w:sz w:val="22"/>
        </w:rPr>
        <w:t>34</w:t>
      </w:r>
    </w:p>
    <w:p w14:paraId="7041A691" w14:textId="77777777" w:rsidR="00624BD4" w:rsidRPr="001D19F6" w:rsidRDefault="009C1107"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F229~F233</w:t>
      </w:r>
      <w:r w:rsidR="00624BD4" w:rsidRPr="001D19F6">
        <w:rPr>
          <w:rFonts w:ascii="Arial" w:eastAsia="굴림" w:hAnsi="Arial" w:cs="Arial"/>
          <w:sz w:val="22"/>
        </w:rPr>
        <w:t xml:space="preserve"> unfolding</w:t>
      </w:r>
    </w:p>
    <w:p w14:paraId="219FEE5B" w14:textId="77777777" w:rsidR="00624BD4" w:rsidRPr="001D19F6" w:rsidRDefault="009C1107" w:rsidP="000E1AA0">
      <w:pPr>
        <w:wordWrap/>
        <w:spacing w:line="360" w:lineRule="auto"/>
        <w:ind w:firstLine="800"/>
        <w:rPr>
          <w:rFonts w:ascii="Arial" w:eastAsia="굴림" w:hAnsi="Arial" w:cs="Arial"/>
          <w:sz w:val="22"/>
        </w:rPr>
      </w:pPr>
      <w:r w:rsidRPr="001D19F6">
        <w:rPr>
          <w:rFonts w:ascii="Arial" w:eastAsia="굴림" w:hAnsi="Arial" w:cs="Arial"/>
          <w:sz w:val="22"/>
        </w:rPr>
        <w:t>Refuse to answer →Go to F229~F233</w:t>
      </w:r>
      <w:r w:rsidR="00624BD4" w:rsidRPr="001D19F6">
        <w:rPr>
          <w:rFonts w:ascii="Arial" w:eastAsia="굴림" w:hAnsi="Arial" w:cs="Arial"/>
          <w:sz w:val="22"/>
        </w:rPr>
        <w:t xml:space="preserve"> unfolding</w:t>
      </w:r>
    </w:p>
    <w:p w14:paraId="0F87DF45" w14:textId="77777777" w:rsidR="00624BD4" w:rsidRPr="001D19F6" w:rsidRDefault="00624BD4" w:rsidP="000E1AA0">
      <w:pPr>
        <w:wordWrap/>
        <w:spacing w:line="360" w:lineRule="auto"/>
        <w:rPr>
          <w:rFonts w:ascii="Arial" w:eastAsia="굴림" w:hAnsi="Arial" w:cs="Arial"/>
          <w:sz w:val="22"/>
        </w:rPr>
      </w:pPr>
    </w:p>
    <w:p w14:paraId="6A8D151C" w14:textId="77777777" w:rsidR="00624BD4" w:rsidRPr="001D19F6" w:rsidRDefault="009C1107" w:rsidP="000E1AA0">
      <w:pPr>
        <w:wordWrap/>
        <w:spacing w:line="360" w:lineRule="auto"/>
        <w:rPr>
          <w:rFonts w:ascii="Arial" w:eastAsia="굴림" w:hAnsi="Arial" w:cs="Arial"/>
          <w:b/>
          <w:sz w:val="22"/>
        </w:rPr>
      </w:pPr>
      <w:r w:rsidRPr="001D19F6">
        <w:rPr>
          <w:rFonts w:ascii="Arial" w:eastAsia="굴림" w:hAnsi="Arial" w:cs="Arial"/>
          <w:b/>
          <w:sz w:val="22"/>
        </w:rPr>
        <w:t>&lt; F229~F233</w:t>
      </w:r>
      <w:r w:rsidR="00624BD4" w:rsidRPr="001D19F6">
        <w:rPr>
          <w:rFonts w:ascii="Arial" w:eastAsia="굴림" w:hAnsi="Arial" w:cs="Arial"/>
          <w:b/>
          <w:sz w:val="22"/>
        </w:rPr>
        <w:t>. Unfolding bracket questions &gt;</w:t>
      </w:r>
    </w:p>
    <w:p w14:paraId="416FB21B" w14:textId="77777777" w:rsidR="00490537" w:rsidRPr="001D19F6" w:rsidRDefault="00490537" w:rsidP="000E1AA0">
      <w:pPr>
        <w:wordWrap/>
        <w:spacing w:line="360" w:lineRule="auto"/>
        <w:rPr>
          <w:rFonts w:ascii="Arial" w:eastAsia="굴림" w:hAnsi="Arial" w:cs="Arial"/>
          <w:sz w:val="22"/>
        </w:rPr>
      </w:pPr>
      <w:r w:rsidRPr="001D19F6">
        <w:rPr>
          <w:rFonts w:ascii="Arial" w:eastAsia="굴림" w:hAnsi="Arial" w:cs="Arial"/>
          <w:kern w:val="0"/>
          <w:sz w:val="22"/>
        </w:rPr>
        <w:t>[IWER: Go back to F22</w:t>
      </w:r>
      <w:r w:rsidR="009C1107" w:rsidRPr="001D19F6">
        <w:rPr>
          <w:rFonts w:ascii="Arial" w:eastAsia="굴림" w:hAnsi="Arial" w:cs="Arial"/>
          <w:kern w:val="0"/>
          <w:sz w:val="22"/>
        </w:rPr>
        <w:t>8</w:t>
      </w:r>
      <w:r w:rsidRPr="001D19F6">
        <w:rPr>
          <w:rFonts w:ascii="Arial" w:eastAsia="굴림" w:hAnsi="Arial" w:cs="Arial"/>
          <w:kern w:val="0"/>
          <w:sz w:val="22"/>
        </w:rPr>
        <w:t xml:space="preserve"> and record if R answers the amount during the interview.]</w:t>
      </w:r>
    </w:p>
    <w:p w14:paraId="751094F7" w14:textId="77777777" w:rsidR="00624BD4" w:rsidRPr="001D19F6" w:rsidRDefault="009C1107" w:rsidP="000E1AA0">
      <w:pPr>
        <w:wordWrap/>
        <w:spacing w:line="360" w:lineRule="auto"/>
        <w:rPr>
          <w:rFonts w:ascii="Arial" w:eastAsia="굴림" w:hAnsi="Arial" w:cs="Arial"/>
          <w:sz w:val="22"/>
        </w:rPr>
      </w:pPr>
      <w:r w:rsidRPr="001D19F6">
        <w:rPr>
          <w:rFonts w:ascii="Arial" w:eastAsia="굴림" w:hAnsi="Arial" w:cs="Arial"/>
          <w:sz w:val="22"/>
        </w:rPr>
        <w:t>F229</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 MW (10,000 Korean won)?</w:t>
      </w:r>
    </w:p>
    <w:p w14:paraId="182FBBCC" w14:textId="77777777" w:rsidR="00490537" w:rsidRPr="001D19F6" w:rsidRDefault="00490537" w:rsidP="000E1AA0">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 MW</w:t>
      </w:r>
    </w:p>
    <w:p w14:paraId="7A444285"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 MW</w:t>
      </w:r>
    </w:p>
    <w:p w14:paraId="27B8D81C"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 MW</w:t>
      </w:r>
    </w:p>
    <w:p w14:paraId="7947844F" w14:textId="77777777" w:rsidR="00B05F73" w:rsidRPr="001D19F6" w:rsidRDefault="00B05F73" w:rsidP="00490537">
      <w:pPr>
        <w:wordWrap/>
        <w:spacing w:line="360" w:lineRule="auto"/>
        <w:ind w:leftChars="213" w:left="426"/>
        <w:rPr>
          <w:rFonts w:ascii="Arial" w:eastAsia="굴림" w:hAnsi="Arial" w:cs="Arial"/>
          <w:sz w:val="22"/>
        </w:rPr>
      </w:pPr>
    </w:p>
    <w:p w14:paraId="47ABB83F"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F230</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 MW (10,000 Korean won)?</w:t>
      </w:r>
    </w:p>
    <w:p w14:paraId="21C811F2"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13652837"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2AC47B68"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4EBF0BD0" w14:textId="77777777" w:rsidR="00624BD4" w:rsidRPr="001D19F6" w:rsidRDefault="00624BD4" w:rsidP="00624BD4">
      <w:pPr>
        <w:wordWrap/>
        <w:spacing w:line="360" w:lineRule="auto"/>
        <w:rPr>
          <w:rFonts w:ascii="Arial" w:eastAsia="굴림" w:hAnsi="Arial" w:cs="Arial"/>
          <w:sz w:val="22"/>
        </w:rPr>
      </w:pPr>
    </w:p>
    <w:p w14:paraId="12350BE6"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F231</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 MW (10,000 Korean won)?</w:t>
      </w:r>
    </w:p>
    <w:p w14:paraId="18162829"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50F69D0"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B5B1DE3"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519678B0" w14:textId="77777777" w:rsidR="00624BD4" w:rsidRPr="001D19F6" w:rsidRDefault="00624BD4" w:rsidP="00624BD4">
      <w:pPr>
        <w:wordWrap/>
        <w:spacing w:line="360" w:lineRule="auto"/>
        <w:rPr>
          <w:rFonts w:ascii="Arial" w:eastAsia="굴림" w:hAnsi="Arial" w:cs="Arial"/>
          <w:sz w:val="22"/>
        </w:rPr>
      </w:pPr>
    </w:p>
    <w:p w14:paraId="14A0CF02"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lastRenderedPageBreak/>
        <w:t>F232</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3,000 MW (10,000 Korean won)?</w:t>
      </w:r>
    </w:p>
    <w:p w14:paraId="783235BF"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3944DF2B"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223234FD"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7B278282" w14:textId="77777777" w:rsidR="00624BD4" w:rsidRPr="001D19F6" w:rsidRDefault="00624BD4" w:rsidP="00624BD4">
      <w:pPr>
        <w:wordWrap/>
        <w:spacing w:line="360" w:lineRule="auto"/>
        <w:rPr>
          <w:rFonts w:ascii="Arial" w:eastAsia="굴림" w:hAnsi="Arial" w:cs="Arial"/>
          <w:sz w:val="22"/>
        </w:rPr>
      </w:pPr>
    </w:p>
    <w:p w14:paraId="35C6A2B3"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F233</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6,000 MW (10,000Korean won)?</w:t>
      </w:r>
    </w:p>
    <w:p w14:paraId="205C6F0B"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6,000 MW</w:t>
      </w:r>
    </w:p>
    <w:p w14:paraId="151CAD73"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6,000 MW</w:t>
      </w:r>
    </w:p>
    <w:p w14:paraId="0836CDF4" w14:textId="77777777" w:rsidR="00490537" w:rsidRPr="001D19F6" w:rsidRDefault="00490537" w:rsidP="0049053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6,000 MW</w:t>
      </w:r>
    </w:p>
    <w:p w14:paraId="3987AD75" w14:textId="77777777" w:rsidR="00015399" w:rsidRPr="001D19F6" w:rsidRDefault="00015399" w:rsidP="00015399">
      <w:pPr>
        <w:wordWrap/>
        <w:spacing w:line="360" w:lineRule="auto"/>
        <w:rPr>
          <w:rFonts w:ascii="Arial" w:eastAsia="굴림" w:hAnsi="Arial" w:cs="Arial"/>
          <w:b/>
          <w:sz w:val="22"/>
        </w:rPr>
      </w:pPr>
    </w:p>
    <w:p w14:paraId="2516349A" w14:textId="77777777" w:rsidR="00657D4C" w:rsidRPr="001D19F6" w:rsidRDefault="00AF3619" w:rsidP="000E1AA0">
      <w:pPr>
        <w:wordWrap/>
        <w:spacing w:line="360" w:lineRule="auto"/>
        <w:rPr>
          <w:rFonts w:ascii="Arial" w:eastAsia="굴림" w:hAnsi="Arial" w:cs="Arial"/>
          <w:b/>
          <w:sz w:val="22"/>
        </w:rPr>
      </w:pPr>
      <w:r w:rsidRPr="001D19F6">
        <w:rPr>
          <w:rFonts w:ascii="Arial" w:eastAsia="굴림" w:hAnsi="Arial" w:cs="Arial"/>
          <w:b/>
          <w:sz w:val="22"/>
        </w:rPr>
        <w:t xml:space="preserve">&lt; </w:t>
      </w:r>
      <w:r w:rsidR="00657D4C" w:rsidRPr="001D19F6">
        <w:rPr>
          <w:rFonts w:ascii="Arial" w:eastAsia="굴림" w:hAnsi="Arial" w:cs="Arial"/>
          <w:b/>
          <w:sz w:val="22"/>
        </w:rPr>
        <w:t>Household Asset</w:t>
      </w:r>
      <w:r w:rsidRPr="001D19F6">
        <w:rPr>
          <w:rFonts w:ascii="Arial" w:eastAsia="굴림" w:hAnsi="Arial" w:cs="Arial"/>
          <w:b/>
          <w:sz w:val="22"/>
        </w:rPr>
        <w:t xml:space="preserve"> &gt;</w:t>
      </w:r>
    </w:p>
    <w:p w14:paraId="5FECBC47" w14:textId="77777777" w:rsidR="00624BD4" w:rsidRPr="001D19F6" w:rsidRDefault="009C1107" w:rsidP="000E1AA0">
      <w:pPr>
        <w:wordWrap/>
        <w:spacing w:line="360" w:lineRule="auto"/>
        <w:rPr>
          <w:rFonts w:ascii="Arial" w:eastAsia="굴림" w:hAnsi="Arial" w:cs="Arial"/>
          <w:sz w:val="22"/>
        </w:rPr>
      </w:pPr>
      <w:r w:rsidRPr="001D19F6">
        <w:rPr>
          <w:rFonts w:ascii="Arial" w:eastAsia="굴림" w:hAnsi="Arial" w:cs="Arial"/>
          <w:sz w:val="22"/>
        </w:rPr>
        <w:t>F234</w:t>
      </w:r>
      <w:r w:rsidR="00624BD4" w:rsidRPr="001D19F6">
        <w:rPr>
          <w:rFonts w:ascii="Arial" w:eastAsia="굴림" w:hAnsi="Arial" w:cs="Arial"/>
          <w:sz w:val="22"/>
        </w:rPr>
        <w:t xml:space="preserve">. </w:t>
      </w:r>
      <w:r w:rsidR="000777C9" w:rsidRPr="001D19F6">
        <w:rPr>
          <w:rFonts w:ascii="Arial" w:eastAsia="굴림" w:hAnsi="Arial" w:cs="Arial"/>
          <w:sz w:val="22"/>
        </w:rPr>
        <w:t xml:space="preserve">What </w:t>
      </w:r>
      <w:r w:rsidR="0080747A" w:rsidRPr="001D19F6">
        <w:rPr>
          <w:rFonts w:ascii="Arial" w:eastAsia="굴림" w:hAnsi="Arial" w:cs="Arial"/>
          <w:sz w:val="22"/>
        </w:rPr>
        <w:t>are</w:t>
      </w:r>
      <w:r w:rsidR="008E7244" w:rsidRPr="001D19F6">
        <w:rPr>
          <w:rFonts w:ascii="Arial" w:eastAsia="굴림" w:hAnsi="Arial" w:cs="Arial"/>
          <w:sz w:val="22"/>
        </w:rPr>
        <w:t xml:space="preserve"> the total asset</w:t>
      </w:r>
      <w:r w:rsidR="0080747A" w:rsidRPr="001D19F6">
        <w:rPr>
          <w:rFonts w:ascii="Arial" w:eastAsia="굴림" w:hAnsi="Arial" w:cs="Arial"/>
          <w:sz w:val="22"/>
        </w:rPr>
        <w:t>s</w:t>
      </w:r>
      <w:r w:rsidR="008E7244" w:rsidRPr="001D19F6">
        <w:rPr>
          <w:rFonts w:ascii="Arial" w:eastAsia="굴림" w:hAnsi="Arial" w:cs="Arial"/>
          <w:sz w:val="22"/>
        </w:rPr>
        <w:t xml:space="preserve"> of your household in</w:t>
      </w:r>
      <w:r w:rsidR="000777C9" w:rsidRPr="001D19F6">
        <w:rPr>
          <w:rFonts w:ascii="Arial" w:eastAsia="굴림" w:hAnsi="Arial" w:cs="Arial"/>
          <w:sz w:val="22"/>
        </w:rPr>
        <w:t xml:space="preserve">cluding </w:t>
      </w:r>
      <w:r w:rsidR="008E7244" w:rsidRPr="001D19F6">
        <w:rPr>
          <w:rFonts w:ascii="Arial" w:eastAsia="굴림" w:hAnsi="Arial" w:cs="Arial"/>
          <w:sz w:val="22"/>
        </w:rPr>
        <w:t>you</w:t>
      </w:r>
      <w:r w:rsidR="00624BD4" w:rsidRPr="001D19F6">
        <w:rPr>
          <w:rFonts w:ascii="Arial" w:eastAsia="굴림" w:hAnsi="Arial" w:cs="Arial"/>
          <w:sz w:val="22"/>
        </w:rPr>
        <w:t>? (unit: 10,000 Korean won)</w:t>
      </w:r>
    </w:p>
    <w:p w14:paraId="17FFE2D0" w14:textId="77777777" w:rsidR="00786CCE" w:rsidRPr="001D19F6" w:rsidRDefault="00786CCE" w:rsidP="000E1AA0">
      <w:pPr>
        <w:spacing w:line="360" w:lineRule="auto"/>
        <w:rPr>
          <w:rFonts w:ascii="Arial" w:eastAsia="굴림" w:hAnsi="Arial" w:cs="Arial"/>
          <w:sz w:val="22"/>
        </w:rPr>
      </w:pPr>
      <w:r w:rsidRPr="001D19F6">
        <w:rPr>
          <w:rFonts w:ascii="Arial" w:eastAsia="굴림" w:hAnsi="Arial" w:cs="Arial"/>
          <w:sz w:val="22"/>
        </w:rPr>
        <w:t>[IWER:</w:t>
      </w:r>
    </w:p>
    <w:p w14:paraId="4EACF212" w14:textId="77777777" w:rsidR="008E7244" w:rsidRPr="001D19F6" w:rsidRDefault="00786CCE" w:rsidP="000E1AA0">
      <w:pPr>
        <w:spacing w:line="360" w:lineRule="auto"/>
        <w:rPr>
          <w:rFonts w:ascii="Arial" w:eastAsia="굴림" w:hAnsi="Arial" w:cs="Arial"/>
          <w:sz w:val="22"/>
        </w:rPr>
      </w:pPr>
      <w:r w:rsidRPr="001D19F6">
        <w:rPr>
          <w:rFonts w:ascii="Arial" w:eastAsia="굴림" w:hAnsi="Arial" w:cs="Arial"/>
          <w:sz w:val="22"/>
        </w:rPr>
        <w:t xml:space="preserve">- “The total amount of your household assets </w:t>
      </w:r>
      <w:proofErr w:type="gramStart"/>
      <w:r w:rsidRPr="001D19F6">
        <w:rPr>
          <w:rFonts w:ascii="Arial" w:eastAsia="굴림" w:hAnsi="Arial" w:cs="Arial"/>
          <w:sz w:val="22"/>
        </w:rPr>
        <w:t>include</w:t>
      </w:r>
      <w:proofErr w:type="gramEnd"/>
      <w:r w:rsidRPr="001D19F6">
        <w:rPr>
          <w:rFonts w:ascii="Arial" w:eastAsia="굴림" w:hAnsi="Arial" w:cs="Arial"/>
          <w:sz w:val="22"/>
        </w:rPr>
        <w:t xml:space="preserve"> R’s own and the household member’s own homes, real estate assets and financial assets etc.</w:t>
      </w:r>
    </w:p>
    <w:p w14:paraId="5BCF7255" w14:textId="77777777" w:rsidR="00786CCE" w:rsidRPr="001D19F6" w:rsidRDefault="00786CCE" w:rsidP="00786CCE">
      <w:pPr>
        <w:wordWrap/>
        <w:spacing w:line="360" w:lineRule="auto"/>
        <w:rPr>
          <w:rFonts w:ascii="Arial" w:eastAsia="굴림" w:hAnsi="Arial" w:cs="Arial"/>
          <w:sz w:val="22"/>
        </w:rPr>
      </w:pPr>
      <w:r w:rsidRPr="001D19F6">
        <w:rPr>
          <w:rFonts w:ascii="Arial" w:eastAsia="굴림" w:hAnsi="Arial" w:cs="Arial"/>
          <w:sz w:val="22"/>
        </w:rPr>
        <w:t>-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4061FFE5" w14:textId="77777777" w:rsidR="00786CCE" w:rsidRPr="001D19F6" w:rsidRDefault="00786CCE" w:rsidP="00786CCE">
      <w:pPr>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1~999</w:t>
      </w:r>
      <w:r w:rsidR="00A909AC" w:rsidRPr="001D19F6">
        <w:rPr>
          <w:rFonts w:ascii="Arial" w:eastAsia="굴림" w:hAnsi="Arial" w:cs="Arial"/>
          <w:kern w:val="0"/>
          <w:sz w:val="22"/>
        </w:rPr>
        <w:t>] _______</w:t>
      </w:r>
      <w:r w:rsidRPr="001D19F6">
        <w:rPr>
          <w:rFonts w:ascii="Arial" w:eastAsia="굴림" w:hAnsi="Arial" w:cs="Arial"/>
          <w:kern w:val="0"/>
          <w:sz w:val="22"/>
        </w:rPr>
        <w:t xml:space="preserve"> MW [Range: 0 ~ 9997] → F2</w:t>
      </w:r>
      <w:r w:rsidR="009C1107" w:rsidRPr="001D19F6">
        <w:rPr>
          <w:rFonts w:ascii="Arial" w:eastAsia="굴림" w:hAnsi="Arial" w:cs="Arial"/>
          <w:kern w:val="0"/>
          <w:sz w:val="22"/>
        </w:rPr>
        <w:t>40</w:t>
      </w:r>
    </w:p>
    <w:p w14:paraId="0AA2C5F1" w14:textId="77777777" w:rsidR="00624BD4" w:rsidRPr="001D19F6" w:rsidRDefault="009C1107" w:rsidP="000E1AA0">
      <w:pPr>
        <w:wordWrap/>
        <w:spacing w:line="360" w:lineRule="auto"/>
        <w:ind w:firstLine="800"/>
        <w:rPr>
          <w:rFonts w:ascii="Arial" w:eastAsia="굴림" w:hAnsi="Arial" w:cs="Arial"/>
          <w:sz w:val="22"/>
        </w:rPr>
      </w:pPr>
      <w:r w:rsidRPr="001D19F6">
        <w:rPr>
          <w:rFonts w:ascii="Arial" w:eastAsia="굴림" w:hAnsi="Arial" w:cs="Arial"/>
          <w:sz w:val="22"/>
        </w:rPr>
        <w:t>Don’t know →Go to F235~F239</w:t>
      </w:r>
      <w:r w:rsidR="00624BD4" w:rsidRPr="001D19F6">
        <w:rPr>
          <w:rFonts w:ascii="Arial" w:eastAsia="굴림" w:hAnsi="Arial" w:cs="Arial"/>
          <w:sz w:val="22"/>
        </w:rPr>
        <w:t xml:space="preserve"> unfolding</w:t>
      </w:r>
    </w:p>
    <w:p w14:paraId="2190688C" w14:textId="77777777" w:rsidR="00624BD4" w:rsidRPr="001D19F6" w:rsidRDefault="00624BD4" w:rsidP="000E1AA0">
      <w:pPr>
        <w:wordWrap/>
        <w:spacing w:line="360" w:lineRule="auto"/>
        <w:ind w:firstLine="800"/>
        <w:rPr>
          <w:rFonts w:ascii="Arial" w:eastAsia="굴림" w:hAnsi="Arial" w:cs="Arial"/>
          <w:sz w:val="22"/>
        </w:rPr>
      </w:pPr>
      <w:r w:rsidRPr="001D19F6">
        <w:rPr>
          <w:rFonts w:ascii="Arial" w:eastAsia="굴림" w:hAnsi="Arial" w:cs="Arial"/>
          <w:sz w:val="22"/>
        </w:rPr>
        <w:t>Refuse to</w:t>
      </w:r>
      <w:r w:rsidR="009C1107" w:rsidRPr="001D19F6">
        <w:rPr>
          <w:rFonts w:ascii="Arial" w:eastAsia="굴림" w:hAnsi="Arial" w:cs="Arial"/>
          <w:sz w:val="22"/>
        </w:rPr>
        <w:t xml:space="preserve"> answer →Go to F235~F239</w:t>
      </w:r>
      <w:r w:rsidRPr="001D19F6">
        <w:rPr>
          <w:rFonts w:ascii="Arial" w:eastAsia="굴림" w:hAnsi="Arial" w:cs="Arial"/>
          <w:sz w:val="22"/>
        </w:rPr>
        <w:t xml:space="preserve"> unfolding</w:t>
      </w:r>
    </w:p>
    <w:p w14:paraId="3C078CF7" w14:textId="77777777" w:rsidR="00624BD4" w:rsidRPr="001D19F6" w:rsidRDefault="00624BD4" w:rsidP="000E1AA0">
      <w:pPr>
        <w:wordWrap/>
        <w:spacing w:line="360" w:lineRule="auto"/>
        <w:rPr>
          <w:rFonts w:ascii="Arial" w:eastAsia="굴림" w:hAnsi="Arial" w:cs="Arial"/>
          <w:sz w:val="22"/>
        </w:rPr>
      </w:pPr>
    </w:p>
    <w:p w14:paraId="08B7ABDC" w14:textId="77777777" w:rsidR="00624BD4" w:rsidRPr="001D19F6" w:rsidRDefault="009C1107" w:rsidP="000E1AA0">
      <w:pPr>
        <w:wordWrap/>
        <w:spacing w:line="360" w:lineRule="auto"/>
        <w:rPr>
          <w:rFonts w:ascii="Arial" w:eastAsia="굴림" w:hAnsi="Arial" w:cs="Arial"/>
          <w:b/>
          <w:sz w:val="22"/>
        </w:rPr>
      </w:pPr>
      <w:r w:rsidRPr="001D19F6">
        <w:rPr>
          <w:rFonts w:ascii="Arial" w:eastAsia="굴림" w:hAnsi="Arial" w:cs="Arial"/>
          <w:b/>
          <w:sz w:val="22"/>
        </w:rPr>
        <w:t>&lt; F235~F239</w:t>
      </w:r>
      <w:r w:rsidR="00624BD4" w:rsidRPr="001D19F6">
        <w:rPr>
          <w:rFonts w:ascii="Arial" w:eastAsia="굴림" w:hAnsi="Arial" w:cs="Arial"/>
          <w:b/>
          <w:sz w:val="22"/>
        </w:rPr>
        <w:t>. Unfolding bracket questions &gt;</w:t>
      </w:r>
    </w:p>
    <w:p w14:paraId="0948DF62" w14:textId="77777777" w:rsidR="008E7244" w:rsidRPr="001D19F6" w:rsidRDefault="008E7244" w:rsidP="000E1AA0">
      <w:pPr>
        <w:wordWrap/>
        <w:spacing w:line="360" w:lineRule="auto"/>
        <w:rPr>
          <w:rFonts w:ascii="Arial" w:eastAsia="굴림" w:hAnsi="Arial" w:cs="Arial"/>
          <w:sz w:val="22"/>
        </w:rPr>
      </w:pPr>
      <w:r w:rsidRPr="001D19F6">
        <w:rPr>
          <w:rFonts w:ascii="Arial" w:eastAsia="굴림" w:hAnsi="Arial" w:cs="Arial"/>
          <w:kern w:val="0"/>
          <w:sz w:val="22"/>
        </w:rPr>
        <w:t>[IWER: Go back to F</w:t>
      </w:r>
      <w:r w:rsidR="009C1107" w:rsidRPr="001D19F6">
        <w:rPr>
          <w:rFonts w:ascii="Arial" w:eastAsia="굴림" w:hAnsi="Arial" w:cs="Arial"/>
          <w:kern w:val="0"/>
          <w:sz w:val="22"/>
        </w:rPr>
        <w:t>234</w:t>
      </w:r>
      <w:r w:rsidRPr="001D19F6">
        <w:rPr>
          <w:rFonts w:ascii="Arial" w:eastAsia="굴림" w:hAnsi="Arial" w:cs="Arial"/>
          <w:kern w:val="0"/>
          <w:sz w:val="22"/>
        </w:rPr>
        <w:t xml:space="preserve"> and record if R answers the amount during the interview.]</w:t>
      </w:r>
    </w:p>
    <w:p w14:paraId="4BAE5884" w14:textId="77777777" w:rsidR="00624BD4" w:rsidRPr="001D19F6" w:rsidRDefault="009C1107" w:rsidP="000E1AA0">
      <w:pPr>
        <w:wordWrap/>
        <w:spacing w:line="360" w:lineRule="auto"/>
        <w:rPr>
          <w:rFonts w:ascii="Arial" w:eastAsia="굴림" w:hAnsi="Arial" w:cs="Arial"/>
          <w:sz w:val="22"/>
        </w:rPr>
      </w:pPr>
      <w:r w:rsidRPr="001D19F6">
        <w:rPr>
          <w:rFonts w:ascii="Arial" w:eastAsia="굴림" w:hAnsi="Arial" w:cs="Arial"/>
          <w:sz w:val="22"/>
        </w:rPr>
        <w:t>F235</w:t>
      </w:r>
      <w:r w:rsidR="00624BD4" w:rsidRPr="001D19F6">
        <w:rPr>
          <w:rFonts w:ascii="Arial" w:eastAsia="굴림" w:hAnsi="Arial" w:cs="Arial"/>
          <w:sz w:val="22"/>
        </w:rPr>
        <w:t xml:space="preserve">. </w:t>
      </w:r>
      <w:r w:rsidR="00004312" w:rsidRPr="001D19F6">
        <w:rPr>
          <w:rFonts w:ascii="Arial" w:eastAsia="굴림" w:hAnsi="Arial" w:cs="Arial"/>
          <w:sz w:val="22"/>
        </w:rPr>
        <w:t>Does</w:t>
      </w:r>
      <w:r w:rsidR="008E7244" w:rsidRPr="001D19F6">
        <w:rPr>
          <w:rFonts w:ascii="Arial" w:eastAsia="굴림" w:hAnsi="Arial" w:cs="Arial"/>
          <w:sz w:val="22"/>
        </w:rPr>
        <w:t xml:space="preserve"> </w:t>
      </w:r>
      <w:r w:rsidR="00624BD4" w:rsidRPr="001D19F6">
        <w:rPr>
          <w:rFonts w:ascii="Arial" w:eastAsia="굴림" w:hAnsi="Arial" w:cs="Arial"/>
          <w:sz w:val="22"/>
        </w:rPr>
        <w:t>it amount to less than, about equal to or more than 1,000 MW (10,000 Korean won)?</w:t>
      </w:r>
    </w:p>
    <w:p w14:paraId="7A869658"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1842985F"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4DDC254A"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18F6B3E" w14:textId="77777777" w:rsidR="00624BD4" w:rsidRPr="001D19F6" w:rsidRDefault="00624BD4" w:rsidP="00624BD4">
      <w:pPr>
        <w:wordWrap/>
        <w:spacing w:line="360" w:lineRule="auto"/>
        <w:rPr>
          <w:rFonts w:ascii="Arial" w:eastAsia="굴림" w:hAnsi="Arial" w:cs="Arial"/>
          <w:sz w:val="22"/>
        </w:rPr>
      </w:pPr>
    </w:p>
    <w:p w14:paraId="4611D774"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F236</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5,000 MW (10,000 Korean won)?</w:t>
      </w:r>
    </w:p>
    <w:p w14:paraId="3583643E"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0CA975F8"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5C1F5D98"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3A567A65" w14:textId="77777777" w:rsidR="00624BD4" w:rsidRPr="001D19F6" w:rsidRDefault="00624BD4" w:rsidP="00624BD4">
      <w:pPr>
        <w:wordWrap/>
        <w:spacing w:line="360" w:lineRule="auto"/>
        <w:rPr>
          <w:rFonts w:ascii="Arial" w:eastAsia="굴림" w:hAnsi="Arial" w:cs="Arial"/>
          <w:sz w:val="22"/>
        </w:rPr>
      </w:pPr>
    </w:p>
    <w:p w14:paraId="22A236EE"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F237</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10,000 MW (10,000 Korean won)?</w:t>
      </w:r>
    </w:p>
    <w:p w14:paraId="442211D1"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6A125218"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5BE45462" w14:textId="77777777" w:rsidR="008E7244" w:rsidRPr="001D19F6" w:rsidRDefault="008E7244" w:rsidP="008E7244">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lastRenderedPageBreak/>
        <w:t>⑤</w:t>
      </w:r>
      <w:r w:rsidRPr="001D19F6">
        <w:rPr>
          <w:rFonts w:ascii="Arial" w:eastAsia="굴림" w:hAnsi="Arial" w:cs="Arial"/>
          <w:kern w:val="0"/>
          <w:sz w:val="22"/>
        </w:rPr>
        <w:t xml:space="preserve"> More than 10,000 MW</w:t>
      </w:r>
    </w:p>
    <w:p w14:paraId="6186227E" w14:textId="77777777" w:rsidR="00624BD4" w:rsidRPr="001D19F6" w:rsidRDefault="00624BD4" w:rsidP="00624BD4">
      <w:pPr>
        <w:wordWrap/>
        <w:spacing w:line="360" w:lineRule="auto"/>
        <w:rPr>
          <w:rFonts w:ascii="Arial" w:eastAsia="굴림" w:hAnsi="Arial" w:cs="Arial"/>
          <w:sz w:val="22"/>
        </w:rPr>
      </w:pPr>
    </w:p>
    <w:p w14:paraId="71E63561"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F238</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50,000 MW (10,000</w:t>
      </w:r>
      <w:r w:rsidR="008E7244" w:rsidRPr="001D19F6">
        <w:rPr>
          <w:rFonts w:ascii="Arial" w:eastAsia="굴림" w:hAnsi="Arial" w:cs="Arial"/>
          <w:sz w:val="22"/>
        </w:rPr>
        <w:t xml:space="preserve"> </w:t>
      </w:r>
      <w:r w:rsidR="00624BD4" w:rsidRPr="001D19F6">
        <w:rPr>
          <w:rFonts w:ascii="Arial" w:eastAsia="굴림" w:hAnsi="Arial" w:cs="Arial"/>
          <w:sz w:val="22"/>
        </w:rPr>
        <w:t>Korean won)?</w:t>
      </w:r>
    </w:p>
    <w:p w14:paraId="279AC2E0"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7732CFEE"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50,000 MW</w:t>
      </w:r>
    </w:p>
    <w:p w14:paraId="735FE561" w14:textId="77777777" w:rsidR="008E7244" w:rsidRPr="001D19F6" w:rsidRDefault="008E7244" w:rsidP="008E7244">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50,000 MW</w:t>
      </w:r>
    </w:p>
    <w:p w14:paraId="40EFA742" w14:textId="77777777" w:rsidR="00624BD4" w:rsidRPr="001D19F6" w:rsidRDefault="00624BD4" w:rsidP="00624BD4">
      <w:pPr>
        <w:wordWrap/>
        <w:spacing w:line="360" w:lineRule="auto"/>
        <w:rPr>
          <w:rFonts w:ascii="Arial" w:eastAsia="굴림" w:hAnsi="Arial" w:cs="Arial"/>
          <w:sz w:val="22"/>
        </w:rPr>
      </w:pPr>
    </w:p>
    <w:p w14:paraId="44F073E8"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F239</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100,000 MW (10,000</w:t>
      </w:r>
      <w:r w:rsidR="008E7244" w:rsidRPr="001D19F6">
        <w:rPr>
          <w:rFonts w:ascii="Arial" w:eastAsia="굴림" w:hAnsi="Arial" w:cs="Arial"/>
          <w:sz w:val="22"/>
        </w:rPr>
        <w:t xml:space="preserve"> </w:t>
      </w:r>
      <w:r w:rsidR="00624BD4" w:rsidRPr="001D19F6">
        <w:rPr>
          <w:rFonts w:ascii="Arial" w:eastAsia="굴림" w:hAnsi="Arial" w:cs="Arial"/>
          <w:sz w:val="22"/>
        </w:rPr>
        <w:t>Korean won)?</w:t>
      </w:r>
    </w:p>
    <w:p w14:paraId="579B5875"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7D9D5DC9" w14:textId="77777777" w:rsidR="008E7244" w:rsidRPr="001D19F6" w:rsidRDefault="008E7244" w:rsidP="008E7244">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1923EDB2" w14:textId="77777777" w:rsidR="008E7244" w:rsidRPr="001D19F6" w:rsidRDefault="008E7244" w:rsidP="008E7244">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100,000 MW</w:t>
      </w:r>
    </w:p>
    <w:p w14:paraId="12627AF1" w14:textId="77777777" w:rsidR="00624BD4" w:rsidRPr="001D19F6" w:rsidRDefault="00624BD4" w:rsidP="00624BD4">
      <w:pPr>
        <w:wordWrap/>
        <w:spacing w:line="360" w:lineRule="auto"/>
        <w:rPr>
          <w:rFonts w:ascii="Arial" w:eastAsia="굴림" w:hAnsi="Arial" w:cs="Arial"/>
          <w:sz w:val="22"/>
        </w:rPr>
      </w:pPr>
    </w:p>
    <w:p w14:paraId="671328A5" w14:textId="77777777" w:rsidR="00185AE4" w:rsidRPr="001D19F6" w:rsidRDefault="009041A1" w:rsidP="00E26F47">
      <w:pPr>
        <w:wordWrap/>
        <w:spacing w:line="360" w:lineRule="auto"/>
        <w:rPr>
          <w:rFonts w:ascii="Arial" w:eastAsia="굴림" w:hAnsi="Arial" w:cs="Arial"/>
          <w:b/>
          <w:sz w:val="22"/>
        </w:rPr>
      </w:pPr>
      <w:r w:rsidRPr="001D19F6">
        <w:rPr>
          <w:rFonts w:ascii="Arial" w:eastAsia="굴림" w:hAnsi="Arial" w:cs="Arial"/>
          <w:b/>
          <w:sz w:val="22"/>
        </w:rPr>
        <w:t xml:space="preserve">&lt; </w:t>
      </w:r>
      <w:r w:rsidR="00185AE4" w:rsidRPr="001D19F6">
        <w:rPr>
          <w:rFonts w:ascii="Arial" w:eastAsia="굴림" w:hAnsi="Arial" w:cs="Arial"/>
          <w:b/>
          <w:sz w:val="22"/>
        </w:rPr>
        <w:t xml:space="preserve">Household </w:t>
      </w:r>
      <w:r w:rsidR="007E7AF7" w:rsidRPr="001D19F6">
        <w:rPr>
          <w:rFonts w:ascii="Arial" w:eastAsia="굴림" w:hAnsi="Arial" w:cs="Arial"/>
          <w:b/>
          <w:sz w:val="22"/>
        </w:rPr>
        <w:t>D</w:t>
      </w:r>
      <w:r w:rsidR="00185AE4" w:rsidRPr="001D19F6">
        <w:rPr>
          <w:rFonts w:ascii="Arial" w:eastAsia="굴림" w:hAnsi="Arial" w:cs="Arial"/>
          <w:b/>
          <w:sz w:val="22"/>
        </w:rPr>
        <w:t>ebt</w:t>
      </w:r>
      <w:r w:rsidRPr="001D19F6">
        <w:rPr>
          <w:rFonts w:ascii="Arial" w:eastAsia="굴림" w:hAnsi="Arial" w:cs="Arial"/>
          <w:b/>
          <w:sz w:val="22"/>
        </w:rPr>
        <w:t xml:space="preserve"> &gt;</w:t>
      </w:r>
    </w:p>
    <w:p w14:paraId="650B2B83" w14:textId="77777777" w:rsidR="00624BD4" w:rsidRPr="001D19F6" w:rsidRDefault="009C1107" w:rsidP="00E26F47">
      <w:pPr>
        <w:wordWrap/>
        <w:spacing w:line="360" w:lineRule="auto"/>
        <w:rPr>
          <w:rFonts w:ascii="Arial" w:eastAsia="굴림" w:hAnsi="Arial" w:cs="Arial"/>
          <w:sz w:val="22"/>
        </w:rPr>
      </w:pPr>
      <w:r w:rsidRPr="001D19F6">
        <w:rPr>
          <w:rFonts w:ascii="Arial" w:eastAsia="굴림" w:hAnsi="Arial" w:cs="Arial"/>
          <w:sz w:val="22"/>
        </w:rPr>
        <w:t>F240</w:t>
      </w:r>
      <w:r w:rsidR="00624BD4" w:rsidRPr="001D19F6">
        <w:rPr>
          <w:rFonts w:ascii="Arial" w:eastAsia="굴림" w:hAnsi="Arial" w:cs="Arial"/>
          <w:sz w:val="22"/>
        </w:rPr>
        <w:t xml:space="preserve">. </w:t>
      </w:r>
      <w:r w:rsidR="00405F5C" w:rsidRPr="001D19F6">
        <w:rPr>
          <w:rFonts w:ascii="Arial" w:eastAsia="굴림" w:hAnsi="Arial" w:cs="Arial"/>
          <w:sz w:val="22"/>
        </w:rPr>
        <w:t xml:space="preserve">What </w:t>
      </w:r>
      <w:r w:rsidR="0080747A" w:rsidRPr="001D19F6">
        <w:rPr>
          <w:rFonts w:ascii="Arial" w:eastAsia="굴림" w:hAnsi="Arial" w:cs="Arial"/>
          <w:sz w:val="22"/>
        </w:rPr>
        <w:t>are the total debts</w:t>
      </w:r>
      <w:r w:rsidR="009041A1" w:rsidRPr="001D19F6">
        <w:rPr>
          <w:rFonts w:ascii="Arial" w:eastAsia="굴림" w:hAnsi="Arial" w:cs="Arial"/>
          <w:sz w:val="22"/>
        </w:rPr>
        <w:t xml:space="preserve"> of </w:t>
      </w:r>
      <w:r w:rsidR="00405F5C" w:rsidRPr="001D19F6">
        <w:rPr>
          <w:rFonts w:ascii="Arial" w:eastAsia="굴림" w:hAnsi="Arial" w:cs="Arial"/>
          <w:sz w:val="22"/>
        </w:rPr>
        <w:t>your household</w:t>
      </w:r>
      <w:r w:rsidR="009041A1" w:rsidRPr="001D19F6">
        <w:rPr>
          <w:rFonts w:ascii="Arial" w:eastAsia="굴림" w:hAnsi="Arial" w:cs="Arial"/>
          <w:sz w:val="22"/>
        </w:rPr>
        <w:t>, including you</w:t>
      </w:r>
      <w:r w:rsidR="00624BD4" w:rsidRPr="001D19F6">
        <w:rPr>
          <w:rFonts w:ascii="Arial" w:eastAsia="굴림" w:hAnsi="Arial" w:cs="Arial"/>
          <w:sz w:val="22"/>
        </w:rPr>
        <w:t>? (unit: 10,000 Korean won)</w:t>
      </w:r>
    </w:p>
    <w:p w14:paraId="78913E2B" w14:textId="77777777" w:rsidR="006A7289" w:rsidRPr="001D19F6" w:rsidRDefault="006A7289" w:rsidP="006A7289">
      <w:pPr>
        <w:wordWrap/>
        <w:spacing w:line="360" w:lineRule="auto"/>
        <w:rPr>
          <w:rFonts w:ascii="Arial" w:eastAsia="굴림" w:hAnsi="Arial" w:cs="Arial"/>
          <w:sz w:val="22"/>
        </w:rPr>
      </w:pPr>
      <w:r w:rsidRPr="001D19F6">
        <w:rPr>
          <w:rFonts w:ascii="Arial" w:eastAsia="굴림" w:hAnsi="Arial" w:cs="Arial"/>
          <w:sz w:val="22"/>
        </w:rPr>
        <w:t>[IWER: Please enter ‘100,000,000 Korean won (</w:t>
      </w:r>
      <w:r w:rsidR="00B87B3B" w:rsidRPr="001D19F6">
        <w:rPr>
          <w:rFonts w:ascii="Arial" w:eastAsia="굴림" w:hAnsi="Arial" w:cs="Arial"/>
          <w:sz w:val="22"/>
        </w:rPr>
        <w:t>one hundred million won</w:t>
      </w:r>
      <w:r w:rsidRPr="001D19F6">
        <w:rPr>
          <w:rFonts w:ascii="Arial" w:eastAsia="굴림" w:hAnsi="Arial" w:cs="Arial"/>
          <w:sz w:val="22"/>
        </w:rPr>
        <w:t xml:space="preserve">)’ first then, </w:t>
      </w:r>
      <w:proofErr w:type="gramStart"/>
      <w:r w:rsidRPr="001D19F6">
        <w:rPr>
          <w:rFonts w:ascii="Arial" w:eastAsia="굴림" w:hAnsi="Arial" w:cs="Arial"/>
          <w:sz w:val="22"/>
        </w:rPr>
        <w:t>enter ’</w:t>
      </w:r>
      <w:proofErr w:type="gramEnd"/>
      <w:r w:rsidRPr="001D19F6">
        <w:rPr>
          <w:rFonts w:ascii="Arial" w:eastAsia="굴림" w:hAnsi="Arial" w:cs="Arial"/>
          <w:sz w:val="22"/>
        </w:rPr>
        <w:t>10,000 Korean won (MW)’.]</w:t>
      </w:r>
    </w:p>
    <w:p w14:paraId="770AE1F1" w14:textId="77777777" w:rsidR="00185AE4" w:rsidRPr="001D19F6" w:rsidRDefault="006A7289" w:rsidP="006A7289">
      <w:pPr>
        <w:wordWrap/>
        <w:spacing w:line="360" w:lineRule="auto"/>
        <w:rPr>
          <w:rFonts w:ascii="Arial" w:eastAsia="굴림" w:hAnsi="Arial" w:cs="Arial"/>
          <w:sz w:val="22"/>
        </w:rPr>
      </w:pPr>
      <w:r w:rsidRPr="001D19F6">
        <w:rPr>
          <w:rFonts w:ascii="Arial" w:eastAsia="굴림" w:hAnsi="Arial" w:cs="Arial"/>
          <w:kern w:val="0"/>
          <w:sz w:val="22"/>
        </w:rPr>
        <w:tab/>
        <w:t>______</w:t>
      </w:r>
      <w:r w:rsidR="00B87B3B" w:rsidRPr="001D19F6">
        <w:rPr>
          <w:rFonts w:ascii="Arial" w:eastAsia="굴림" w:hAnsi="Arial" w:cs="Arial"/>
          <w:kern w:val="0"/>
          <w:sz w:val="22"/>
        </w:rPr>
        <w:t>one hundred million won</w:t>
      </w:r>
      <w:r w:rsidRPr="001D19F6">
        <w:rPr>
          <w:rFonts w:ascii="Arial" w:eastAsia="굴림" w:hAnsi="Arial" w:cs="Arial"/>
          <w:kern w:val="0"/>
          <w:sz w:val="22"/>
        </w:rPr>
        <w:t xml:space="preserve"> [Range: 1~99] ________ MW [Range: 0 ~ 9997] → F24</w:t>
      </w:r>
      <w:r w:rsidR="009C1107" w:rsidRPr="001D19F6">
        <w:rPr>
          <w:rFonts w:ascii="Arial" w:eastAsia="굴림" w:hAnsi="Arial" w:cs="Arial"/>
          <w:kern w:val="0"/>
          <w:sz w:val="22"/>
        </w:rPr>
        <w:t>6</w:t>
      </w:r>
    </w:p>
    <w:p w14:paraId="778AD129" w14:textId="77777777" w:rsidR="00624BD4" w:rsidRPr="001D19F6" w:rsidRDefault="009C1107" w:rsidP="00E26F47">
      <w:pPr>
        <w:wordWrap/>
        <w:spacing w:line="360" w:lineRule="auto"/>
        <w:ind w:firstLine="800"/>
        <w:rPr>
          <w:rFonts w:ascii="Arial" w:eastAsia="굴림" w:hAnsi="Arial" w:cs="Arial"/>
          <w:sz w:val="22"/>
        </w:rPr>
      </w:pPr>
      <w:r w:rsidRPr="001D19F6">
        <w:rPr>
          <w:rFonts w:ascii="Arial" w:eastAsia="굴림" w:hAnsi="Arial" w:cs="Arial"/>
          <w:sz w:val="22"/>
        </w:rPr>
        <w:t>Don’t know →Go to F241~F245</w:t>
      </w:r>
      <w:r w:rsidR="00624BD4" w:rsidRPr="001D19F6">
        <w:rPr>
          <w:rFonts w:ascii="Arial" w:eastAsia="굴림" w:hAnsi="Arial" w:cs="Arial"/>
          <w:sz w:val="22"/>
        </w:rPr>
        <w:t xml:space="preserve"> unfolding</w:t>
      </w:r>
    </w:p>
    <w:p w14:paraId="2387006A" w14:textId="77777777" w:rsidR="00624BD4" w:rsidRPr="001D19F6" w:rsidRDefault="009C1107" w:rsidP="00E26F47">
      <w:pPr>
        <w:wordWrap/>
        <w:spacing w:line="360" w:lineRule="auto"/>
        <w:ind w:firstLine="800"/>
        <w:rPr>
          <w:rFonts w:ascii="Arial" w:eastAsia="굴림" w:hAnsi="Arial" w:cs="Arial"/>
          <w:sz w:val="22"/>
        </w:rPr>
      </w:pPr>
      <w:r w:rsidRPr="001D19F6">
        <w:rPr>
          <w:rFonts w:ascii="Arial" w:eastAsia="굴림" w:hAnsi="Arial" w:cs="Arial"/>
          <w:sz w:val="22"/>
        </w:rPr>
        <w:t>Refuse to answer →Go to F241~F245</w:t>
      </w:r>
      <w:r w:rsidR="00624BD4" w:rsidRPr="001D19F6">
        <w:rPr>
          <w:rFonts w:ascii="Arial" w:eastAsia="굴림" w:hAnsi="Arial" w:cs="Arial"/>
          <w:sz w:val="22"/>
        </w:rPr>
        <w:t xml:space="preserve"> unfolding</w:t>
      </w:r>
    </w:p>
    <w:p w14:paraId="0D27B95A" w14:textId="77777777" w:rsidR="00624BD4" w:rsidRPr="001D19F6" w:rsidRDefault="00624BD4" w:rsidP="00E26F47">
      <w:pPr>
        <w:wordWrap/>
        <w:spacing w:line="360" w:lineRule="auto"/>
        <w:rPr>
          <w:rFonts w:ascii="Arial" w:eastAsia="굴림" w:hAnsi="Arial" w:cs="Arial"/>
          <w:sz w:val="22"/>
        </w:rPr>
      </w:pPr>
    </w:p>
    <w:p w14:paraId="47FE792D" w14:textId="77777777" w:rsidR="00624BD4" w:rsidRPr="001D19F6" w:rsidRDefault="009C1107" w:rsidP="00E26F47">
      <w:pPr>
        <w:wordWrap/>
        <w:spacing w:line="360" w:lineRule="auto"/>
        <w:rPr>
          <w:rFonts w:ascii="Arial" w:eastAsia="굴림" w:hAnsi="Arial" w:cs="Arial"/>
          <w:b/>
          <w:sz w:val="22"/>
        </w:rPr>
      </w:pPr>
      <w:r w:rsidRPr="001D19F6">
        <w:rPr>
          <w:rFonts w:ascii="Arial" w:eastAsia="굴림" w:hAnsi="Arial" w:cs="Arial"/>
          <w:b/>
          <w:sz w:val="22"/>
        </w:rPr>
        <w:t>&lt; F241~F245</w:t>
      </w:r>
      <w:r w:rsidR="00624BD4" w:rsidRPr="001D19F6">
        <w:rPr>
          <w:rFonts w:ascii="Arial" w:eastAsia="굴림" w:hAnsi="Arial" w:cs="Arial"/>
          <w:b/>
          <w:sz w:val="22"/>
        </w:rPr>
        <w:t>. Unfolding bracket questions &gt;</w:t>
      </w:r>
    </w:p>
    <w:p w14:paraId="087B9821" w14:textId="77777777" w:rsidR="009041A1" w:rsidRPr="001D19F6" w:rsidRDefault="009041A1" w:rsidP="00E26F47">
      <w:pPr>
        <w:wordWrap/>
        <w:spacing w:line="360" w:lineRule="auto"/>
        <w:rPr>
          <w:rFonts w:ascii="Arial" w:eastAsia="굴림" w:hAnsi="Arial" w:cs="Arial"/>
          <w:sz w:val="22"/>
        </w:rPr>
      </w:pPr>
      <w:r w:rsidRPr="001D19F6">
        <w:rPr>
          <w:rFonts w:ascii="Arial" w:eastAsia="굴림" w:hAnsi="Arial" w:cs="Arial"/>
          <w:kern w:val="0"/>
          <w:sz w:val="22"/>
        </w:rPr>
        <w:t>[IWER: Go back to F</w:t>
      </w:r>
      <w:r w:rsidR="009C1107" w:rsidRPr="001D19F6">
        <w:rPr>
          <w:rFonts w:ascii="Arial" w:eastAsia="굴림" w:hAnsi="Arial" w:cs="Arial"/>
          <w:kern w:val="0"/>
          <w:sz w:val="22"/>
        </w:rPr>
        <w:t>240</w:t>
      </w:r>
      <w:r w:rsidRPr="001D19F6">
        <w:rPr>
          <w:rFonts w:ascii="Arial" w:eastAsia="굴림" w:hAnsi="Arial" w:cs="Arial"/>
          <w:kern w:val="0"/>
          <w:sz w:val="22"/>
        </w:rPr>
        <w:t xml:space="preserve"> and record if R answers the amount during the interview.]</w:t>
      </w:r>
    </w:p>
    <w:p w14:paraId="0887E93B" w14:textId="77777777" w:rsidR="00624BD4" w:rsidRPr="001D19F6" w:rsidRDefault="009C1107" w:rsidP="00E26F47">
      <w:pPr>
        <w:wordWrap/>
        <w:spacing w:line="360" w:lineRule="auto"/>
        <w:rPr>
          <w:rFonts w:ascii="Arial" w:eastAsia="굴림" w:hAnsi="Arial" w:cs="Arial"/>
          <w:sz w:val="22"/>
        </w:rPr>
      </w:pPr>
      <w:r w:rsidRPr="001D19F6">
        <w:rPr>
          <w:rFonts w:ascii="Arial" w:eastAsia="굴림" w:hAnsi="Arial" w:cs="Arial"/>
          <w:sz w:val="22"/>
        </w:rPr>
        <w:t>F241</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 MW (10,000 Korean won)?</w:t>
      </w:r>
    </w:p>
    <w:p w14:paraId="610B3B99" w14:textId="77777777" w:rsidR="009041A1" w:rsidRPr="001D19F6" w:rsidRDefault="009041A1" w:rsidP="00E26F4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06FA3B25" w14:textId="77777777" w:rsidR="009041A1" w:rsidRPr="001D19F6" w:rsidRDefault="009041A1" w:rsidP="00E26F47">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48BBB6C2" w14:textId="77777777" w:rsidR="009041A1" w:rsidRPr="001D19F6" w:rsidRDefault="009041A1" w:rsidP="00E26F47">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645F12C8" w14:textId="77777777" w:rsidR="00624BD4" w:rsidRPr="001D19F6" w:rsidRDefault="00624BD4" w:rsidP="00E26F47">
      <w:pPr>
        <w:wordWrap/>
        <w:spacing w:line="360" w:lineRule="auto"/>
        <w:rPr>
          <w:rFonts w:ascii="Arial" w:eastAsia="굴림" w:hAnsi="Arial" w:cs="Arial"/>
          <w:sz w:val="22"/>
        </w:rPr>
      </w:pPr>
    </w:p>
    <w:p w14:paraId="2E60687C" w14:textId="77777777" w:rsidR="00624BD4" w:rsidRPr="001D19F6" w:rsidRDefault="009C1107" w:rsidP="00E26F47">
      <w:pPr>
        <w:wordWrap/>
        <w:spacing w:line="360" w:lineRule="auto"/>
        <w:rPr>
          <w:rFonts w:ascii="Arial" w:eastAsia="굴림" w:hAnsi="Arial" w:cs="Arial"/>
          <w:sz w:val="22"/>
        </w:rPr>
      </w:pPr>
      <w:r w:rsidRPr="001D19F6">
        <w:rPr>
          <w:rFonts w:ascii="Arial" w:eastAsia="굴림" w:hAnsi="Arial" w:cs="Arial"/>
          <w:sz w:val="22"/>
        </w:rPr>
        <w:t>F242</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3,000 MW (10,000 Korean won)?</w:t>
      </w:r>
    </w:p>
    <w:p w14:paraId="4395311E" w14:textId="77777777" w:rsidR="009041A1" w:rsidRPr="001D19F6" w:rsidRDefault="009041A1" w:rsidP="00E26F47">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4D8A1E18"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46B16286"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1E1D866C" w14:textId="77777777" w:rsidR="005C0195" w:rsidRPr="001D19F6" w:rsidRDefault="005C0195" w:rsidP="009041A1">
      <w:pPr>
        <w:wordWrap/>
        <w:spacing w:line="360" w:lineRule="auto"/>
        <w:ind w:leftChars="213" w:left="426"/>
        <w:rPr>
          <w:rFonts w:ascii="Arial" w:eastAsia="굴림" w:hAnsi="Arial" w:cs="Arial"/>
          <w:sz w:val="22"/>
        </w:rPr>
      </w:pPr>
    </w:p>
    <w:p w14:paraId="6DBAAB9B"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F243</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15,000 MW (10,000 Korean won)?</w:t>
      </w:r>
    </w:p>
    <w:p w14:paraId="2D56595D"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15,000 MW</w:t>
      </w:r>
    </w:p>
    <w:p w14:paraId="64AF0898"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15,000 MW</w:t>
      </w:r>
    </w:p>
    <w:p w14:paraId="29E997D2" w14:textId="77777777" w:rsidR="009041A1" w:rsidRPr="001D19F6" w:rsidRDefault="009041A1" w:rsidP="009041A1">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15,000 MW</w:t>
      </w:r>
    </w:p>
    <w:p w14:paraId="01721CA6" w14:textId="77777777" w:rsidR="00624BD4" w:rsidRPr="001D19F6" w:rsidRDefault="00624BD4" w:rsidP="00624BD4">
      <w:pPr>
        <w:wordWrap/>
        <w:spacing w:line="360" w:lineRule="auto"/>
        <w:rPr>
          <w:rFonts w:ascii="Arial" w:eastAsia="굴림" w:hAnsi="Arial" w:cs="Arial"/>
          <w:sz w:val="22"/>
        </w:rPr>
      </w:pPr>
    </w:p>
    <w:p w14:paraId="11C1B91D"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F244</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50,000 MW (10,000 Korean won)?</w:t>
      </w:r>
    </w:p>
    <w:p w14:paraId="4FE758D7"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79480422" w14:textId="77777777" w:rsidR="009041A1" w:rsidRPr="001D19F6" w:rsidRDefault="009041A1" w:rsidP="009041A1">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50,000 MW</w:t>
      </w:r>
    </w:p>
    <w:p w14:paraId="5AD39492" w14:textId="77777777" w:rsidR="009041A1" w:rsidRPr="001D19F6" w:rsidRDefault="009041A1" w:rsidP="009041A1">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50,000 MW</w:t>
      </w:r>
    </w:p>
    <w:p w14:paraId="01F78793" w14:textId="77777777" w:rsidR="00624BD4" w:rsidRPr="001D19F6" w:rsidRDefault="00624BD4" w:rsidP="00624BD4">
      <w:pPr>
        <w:wordWrap/>
        <w:spacing w:line="360" w:lineRule="auto"/>
        <w:rPr>
          <w:rFonts w:ascii="Arial" w:eastAsia="굴림" w:hAnsi="Arial" w:cs="Arial"/>
          <w:sz w:val="22"/>
        </w:rPr>
      </w:pPr>
    </w:p>
    <w:p w14:paraId="1018C069"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F245</w:t>
      </w:r>
      <w:r w:rsidR="00624BD4" w:rsidRPr="001D19F6">
        <w:rPr>
          <w:rFonts w:ascii="Arial" w:eastAsia="굴림" w:hAnsi="Arial" w:cs="Arial"/>
          <w:sz w:val="22"/>
        </w:rPr>
        <w:t xml:space="preserve">. </w:t>
      </w:r>
      <w:r w:rsidR="00B43788" w:rsidRPr="001D19F6">
        <w:rPr>
          <w:rFonts w:ascii="Arial" w:eastAsia="굴림" w:hAnsi="Arial" w:cs="Arial"/>
          <w:sz w:val="22"/>
        </w:rPr>
        <w:t xml:space="preserve">Does </w:t>
      </w:r>
      <w:r w:rsidR="00624BD4" w:rsidRPr="001D19F6">
        <w:rPr>
          <w:rFonts w:ascii="Arial" w:eastAsia="굴림" w:hAnsi="Arial" w:cs="Arial"/>
          <w:sz w:val="22"/>
        </w:rPr>
        <w:t>it amount to less than, about equal to or more than 100,000 MW (10,000 Korean won)?</w:t>
      </w:r>
    </w:p>
    <w:p w14:paraId="209A43DB" w14:textId="77777777" w:rsidR="007D63AB" w:rsidRPr="001D19F6" w:rsidRDefault="007D63AB" w:rsidP="007D63A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5929EC84" w14:textId="77777777" w:rsidR="007D63AB" w:rsidRPr="001D19F6" w:rsidRDefault="007D63AB" w:rsidP="007D63A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38637A7E" w14:textId="77777777" w:rsidR="007D63AB" w:rsidRPr="001D19F6" w:rsidRDefault="007D63AB" w:rsidP="007D63AB">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100,000 MW</w:t>
      </w:r>
    </w:p>
    <w:p w14:paraId="5B5EF4E3" w14:textId="77777777" w:rsidR="00624BD4" w:rsidRPr="001D19F6" w:rsidRDefault="00624BD4" w:rsidP="00624BD4">
      <w:pPr>
        <w:wordWrap/>
        <w:spacing w:line="360" w:lineRule="auto"/>
        <w:rPr>
          <w:rFonts w:ascii="Arial" w:eastAsia="굴림" w:hAnsi="Arial" w:cs="Arial"/>
          <w:sz w:val="22"/>
        </w:rPr>
      </w:pPr>
    </w:p>
    <w:p w14:paraId="64E57C62" w14:textId="77777777" w:rsidR="00624BD4" w:rsidRPr="001D19F6" w:rsidRDefault="009C1107" w:rsidP="00624BD4">
      <w:pPr>
        <w:wordWrap/>
        <w:adjustRightInd w:val="0"/>
        <w:spacing w:line="360" w:lineRule="auto"/>
        <w:rPr>
          <w:rFonts w:ascii="Arial" w:eastAsia="굴림" w:hAnsi="Arial" w:cs="Arial"/>
          <w:sz w:val="22"/>
        </w:rPr>
      </w:pPr>
      <w:r w:rsidRPr="001D19F6">
        <w:rPr>
          <w:rFonts w:ascii="Arial" w:eastAsia="굴림" w:hAnsi="Arial" w:cs="Arial"/>
          <w:sz w:val="22"/>
        </w:rPr>
        <w:t>F246</w:t>
      </w:r>
      <w:r w:rsidR="00624BD4" w:rsidRPr="001D19F6">
        <w:rPr>
          <w:rFonts w:ascii="Arial" w:eastAsia="굴림" w:hAnsi="Arial" w:cs="Arial"/>
          <w:sz w:val="22"/>
        </w:rPr>
        <w:t xml:space="preserve">. [IWER: How often did R receive assistance </w:t>
      </w:r>
      <w:r w:rsidR="00B43788" w:rsidRPr="001D19F6">
        <w:rPr>
          <w:rFonts w:ascii="Arial" w:eastAsia="굴림" w:hAnsi="Arial" w:cs="Arial"/>
          <w:sz w:val="22"/>
        </w:rPr>
        <w:t xml:space="preserve">in answering </w:t>
      </w:r>
      <w:r w:rsidR="00624BD4" w:rsidRPr="001D19F6">
        <w:rPr>
          <w:rFonts w:ascii="Arial" w:eastAsia="굴림" w:hAnsi="Arial" w:cs="Arial"/>
          <w:sz w:val="22"/>
        </w:rPr>
        <w:t>section F-ASSETS AND DEBTS?]</w:t>
      </w:r>
    </w:p>
    <w:p w14:paraId="52E1A639" w14:textId="77777777" w:rsidR="00624BD4" w:rsidRPr="001D19F6" w:rsidRDefault="00624BD4" w:rsidP="00F14BA4">
      <w:pPr>
        <w:pStyle w:val="a6"/>
        <w:numPr>
          <w:ilvl w:val="0"/>
          <w:numId w:val="778"/>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Never </w:t>
      </w:r>
      <w:r w:rsidR="00195EF0" w:rsidRPr="001D19F6">
        <w:rPr>
          <w:rFonts w:ascii="Arial" w:eastAsia="굴림" w:hAnsi="Arial" w:cs="Arial"/>
          <w:sz w:val="22"/>
        </w:rPr>
        <w:tab/>
      </w:r>
      <w:r w:rsidR="00195EF0" w:rsidRPr="001D19F6">
        <w:rPr>
          <w:rFonts w:ascii="Arial" w:eastAsia="굴림" w:hAnsi="Arial" w:cs="Arial"/>
          <w:sz w:val="22"/>
        </w:rPr>
        <w:tab/>
      </w:r>
      <w:r w:rsidR="00195EF0" w:rsidRPr="001D19F6">
        <w:rPr>
          <w:rFonts w:ascii="Arial" w:eastAsia="굴림" w:hAnsi="Arial" w:cs="Arial"/>
          <w:sz w:val="22"/>
        </w:rPr>
        <w:tab/>
      </w:r>
      <w:r w:rsidRPr="001D19F6">
        <w:rPr>
          <w:rFonts w:ascii="Arial" w:eastAsia="굴림" w:hAnsi="Arial" w:cs="Arial"/>
          <w:sz w:val="22"/>
        </w:rPr>
        <w:t>→Go to section G.</w:t>
      </w:r>
    </w:p>
    <w:p w14:paraId="35B2C4C1" w14:textId="77777777" w:rsidR="00624BD4" w:rsidRPr="001D19F6" w:rsidRDefault="00624BD4" w:rsidP="00F14BA4">
      <w:pPr>
        <w:pStyle w:val="a6"/>
        <w:numPr>
          <w:ilvl w:val="0"/>
          <w:numId w:val="778"/>
        </w:numPr>
        <w:wordWrap/>
        <w:adjustRightInd w:val="0"/>
        <w:spacing w:line="360" w:lineRule="auto"/>
        <w:ind w:leftChars="0"/>
        <w:rPr>
          <w:rFonts w:ascii="Arial" w:eastAsia="굴림" w:hAnsi="Arial" w:cs="Arial"/>
          <w:sz w:val="22"/>
        </w:rPr>
      </w:pPr>
      <w:r w:rsidRPr="001D19F6">
        <w:rPr>
          <w:rFonts w:ascii="Arial" w:eastAsia="굴림" w:hAnsi="Arial" w:cs="Arial"/>
          <w:sz w:val="22"/>
        </w:rPr>
        <w:t xml:space="preserve">A few times </w:t>
      </w:r>
      <w:r w:rsidR="00195EF0" w:rsidRPr="001D19F6">
        <w:rPr>
          <w:rFonts w:ascii="Arial" w:eastAsia="굴림" w:hAnsi="Arial" w:cs="Arial"/>
          <w:sz w:val="22"/>
        </w:rPr>
        <w:tab/>
      </w:r>
      <w:r w:rsidR="00195EF0" w:rsidRPr="001D19F6">
        <w:rPr>
          <w:rFonts w:ascii="Arial" w:eastAsia="굴림" w:hAnsi="Arial" w:cs="Arial"/>
          <w:sz w:val="22"/>
        </w:rPr>
        <w:tab/>
      </w:r>
      <w:r w:rsidRPr="001D19F6">
        <w:rPr>
          <w:rFonts w:ascii="Arial" w:eastAsia="굴림" w:hAnsi="Arial" w:cs="Arial"/>
          <w:sz w:val="22"/>
        </w:rPr>
        <w:t>→Go to section G.</w:t>
      </w:r>
    </w:p>
    <w:p w14:paraId="2632F71B" w14:textId="77777777" w:rsidR="00624BD4" w:rsidRPr="001D19F6" w:rsidRDefault="00624BD4" w:rsidP="00F14BA4">
      <w:pPr>
        <w:pStyle w:val="a6"/>
        <w:numPr>
          <w:ilvl w:val="0"/>
          <w:numId w:val="778"/>
        </w:numPr>
        <w:wordWrap/>
        <w:adjustRightInd w:val="0"/>
        <w:spacing w:line="360" w:lineRule="auto"/>
        <w:ind w:leftChars="0"/>
        <w:rPr>
          <w:rFonts w:ascii="Arial" w:eastAsia="굴림" w:hAnsi="Arial" w:cs="Arial"/>
          <w:sz w:val="22"/>
        </w:rPr>
      </w:pPr>
      <w:r w:rsidRPr="001D19F6">
        <w:rPr>
          <w:rFonts w:ascii="Arial" w:eastAsia="굴림" w:hAnsi="Arial" w:cs="Arial"/>
          <w:sz w:val="22"/>
        </w:rPr>
        <w:t>Most or all</w:t>
      </w:r>
      <w:r w:rsidR="00B43788" w:rsidRPr="001D19F6">
        <w:rPr>
          <w:rFonts w:ascii="Arial" w:eastAsia="굴림" w:hAnsi="Arial" w:cs="Arial"/>
          <w:sz w:val="22"/>
        </w:rPr>
        <w:t xml:space="preserve"> of</w:t>
      </w:r>
      <w:r w:rsidRPr="001D19F6">
        <w:rPr>
          <w:rFonts w:ascii="Arial" w:eastAsia="굴림" w:hAnsi="Arial" w:cs="Arial"/>
          <w:sz w:val="22"/>
        </w:rPr>
        <w:t xml:space="preserve"> the time </w:t>
      </w:r>
      <w:r w:rsidR="00195EF0" w:rsidRPr="001D19F6">
        <w:rPr>
          <w:rFonts w:ascii="Arial" w:eastAsia="굴림" w:hAnsi="Arial" w:cs="Arial"/>
          <w:sz w:val="22"/>
        </w:rPr>
        <w:tab/>
      </w:r>
      <w:r w:rsidRPr="001D19F6">
        <w:rPr>
          <w:rFonts w:ascii="Arial" w:eastAsia="굴림" w:hAnsi="Arial" w:cs="Arial"/>
          <w:sz w:val="22"/>
        </w:rPr>
        <w:t>→Go to section G.</w:t>
      </w:r>
    </w:p>
    <w:p w14:paraId="0C3E9C3B" w14:textId="77777777" w:rsidR="00624BD4" w:rsidRPr="001D19F6" w:rsidRDefault="000F10FB" w:rsidP="00F14BA4">
      <w:pPr>
        <w:pStyle w:val="a6"/>
        <w:numPr>
          <w:ilvl w:val="0"/>
          <w:numId w:val="778"/>
        </w:numPr>
        <w:wordWrap/>
        <w:adjustRightInd w:val="0"/>
        <w:spacing w:line="360" w:lineRule="auto"/>
        <w:ind w:leftChars="0"/>
        <w:rPr>
          <w:rFonts w:ascii="Arial" w:eastAsia="굴림" w:hAnsi="Arial" w:cs="Arial"/>
          <w:sz w:val="22"/>
        </w:rPr>
      </w:pPr>
      <w:r w:rsidRPr="001D19F6">
        <w:rPr>
          <w:rFonts w:ascii="Arial" w:eastAsia="굴림" w:hAnsi="Arial" w:cs="Arial"/>
          <w:sz w:val="22"/>
        </w:rPr>
        <w:t>The s</w:t>
      </w:r>
      <w:r w:rsidR="00624BD4" w:rsidRPr="001D19F6">
        <w:rPr>
          <w:rFonts w:ascii="Arial" w:eastAsia="굴림" w:hAnsi="Arial" w:cs="Arial"/>
          <w:sz w:val="22"/>
        </w:rPr>
        <w:t xml:space="preserve">ection was done by a proxy </w:t>
      </w:r>
      <w:r w:rsidR="00B43788" w:rsidRPr="001D19F6">
        <w:rPr>
          <w:rFonts w:ascii="Arial" w:eastAsia="굴림" w:hAnsi="Arial" w:cs="Arial"/>
          <w:sz w:val="22"/>
        </w:rPr>
        <w:t>respondent</w:t>
      </w:r>
      <w:r w:rsidR="00624BD4" w:rsidRPr="001D19F6">
        <w:rPr>
          <w:rFonts w:ascii="Arial" w:eastAsia="굴림" w:hAnsi="Arial" w:cs="Arial"/>
          <w:sz w:val="22"/>
        </w:rPr>
        <w:t>.</w:t>
      </w:r>
    </w:p>
    <w:p w14:paraId="58FC399B" w14:textId="77777777" w:rsidR="00624BD4" w:rsidRPr="001D19F6" w:rsidRDefault="00624BD4" w:rsidP="00624BD4">
      <w:pPr>
        <w:wordWrap/>
        <w:adjustRightInd w:val="0"/>
        <w:spacing w:line="360" w:lineRule="auto"/>
        <w:rPr>
          <w:rFonts w:ascii="Arial" w:eastAsia="굴림" w:hAnsi="Arial" w:cs="Arial"/>
          <w:sz w:val="22"/>
        </w:rPr>
      </w:pPr>
    </w:p>
    <w:p w14:paraId="5F3AD5A9" w14:textId="77777777" w:rsidR="00624BD4" w:rsidRPr="001D19F6" w:rsidRDefault="009C1107" w:rsidP="00624BD4">
      <w:pPr>
        <w:wordWrap/>
        <w:spacing w:line="360" w:lineRule="auto"/>
        <w:rPr>
          <w:rFonts w:ascii="Arial" w:eastAsia="굴림" w:hAnsi="Arial" w:cs="Arial"/>
          <w:sz w:val="22"/>
        </w:rPr>
      </w:pPr>
      <w:r w:rsidRPr="001D19F6">
        <w:rPr>
          <w:rFonts w:ascii="Arial" w:eastAsia="굴림" w:hAnsi="Arial" w:cs="Arial"/>
          <w:sz w:val="22"/>
        </w:rPr>
        <w:t>F247</w:t>
      </w:r>
      <w:r w:rsidR="00624BD4" w:rsidRPr="001D19F6">
        <w:rPr>
          <w:rFonts w:ascii="Arial" w:eastAsia="굴림" w:hAnsi="Arial" w:cs="Arial"/>
          <w:sz w:val="22"/>
        </w:rPr>
        <w:t xml:space="preserve">. </w:t>
      </w:r>
      <w:r w:rsidR="007D63AB" w:rsidRPr="001D19F6">
        <w:rPr>
          <w:rFonts w:ascii="Arial" w:eastAsia="굴림" w:hAnsi="Arial" w:cs="Arial"/>
          <w:kern w:val="0"/>
          <w:sz w:val="22"/>
        </w:rPr>
        <w:t>If done by a proxy respondent, what is the proxy’s relationship to R? Please answer in view of the proxy.</w:t>
      </w:r>
    </w:p>
    <w:p w14:paraId="6F2392E0"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42C69D73"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58932B34"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20ED4F59"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4B09BA8F"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4F46E6C0" w14:textId="77777777" w:rsidR="00624BD4" w:rsidRPr="001D19F6" w:rsidRDefault="00B43788"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6E0F35AE" w14:textId="77777777" w:rsidR="00624BD4" w:rsidRPr="001D19F6" w:rsidRDefault="00B43788"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w:t>
      </w:r>
      <w:r w:rsidR="00624BD4" w:rsidRPr="001D19F6">
        <w:rPr>
          <w:rFonts w:ascii="Arial" w:eastAsia="굴림" w:hAnsi="Arial" w:cs="Arial"/>
          <w:sz w:val="22"/>
        </w:rPr>
        <w:t>sister-in-law</w:t>
      </w:r>
    </w:p>
    <w:p w14:paraId="588B3D8F" w14:textId="77777777" w:rsidR="00624BD4" w:rsidRPr="001D19F6" w:rsidRDefault="00B43788"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70C57FC5" w14:textId="77777777" w:rsidR="00624BD4" w:rsidRPr="001D19F6" w:rsidRDefault="00FB5F8F"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63C3AD30"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64D7F7C2"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w:t>
      </w:r>
      <w:r w:rsidR="00B43788" w:rsidRPr="001D19F6">
        <w:rPr>
          <w:rFonts w:ascii="Arial" w:eastAsia="굴림" w:hAnsi="Arial" w:cs="Arial"/>
          <w:sz w:val="22"/>
        </w:rPr>
        <w:t>s</w:t>
      </w:r>
    </w:p>
    <w:p w14:paraId="4C48A7D7" w14:textId="77777777" w:rsidR="00624BD4" w:rsidRPr="001D19F6" w:rsidRDefault="00624BD4" w:rsidP="00F14BA4">
      <w:pPr>
        <w:pStyle w:val="a6"/>
        <w:numPr>
          <w:ilvl w:val="0"/>
          <w:numId w:val="779"/>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w:t>
      </w:r>
      <w:r w:rsidR="00B43788" w:rsidRPr="001D19F6">
        <w:rPr>
          <w:rFonts w:ascii="Arial" w:eastAsia="굴림" w:hAnsi="Arial" w:cs="Arial"/>
          <w:sz w:val="22"/>
        </w:rPr>
        <w:t>s</w:t>
      </w:r>
    </w:p>
    <w:p w14:paraId="1A5BBF32" w14:textId="77777777" w:rsidR="00624BD4" w:rsidRPr="001D19F6" w:rsidRDefault="00624BD4" w:rsidP="00624BD4">
      <w:pPr>
        <w:wordWrap/>
        <w:adjustRightInd w:val="0"/>
        <w:spacing w:line="360" w:lineRule="auto"/>
        <w:rPr>
          <w:rFonts w:ascii="Arial" w:eastAsia="굴림" w:hAnsi="Arial" w:cs="Arial"/>
          <w:sz w:val="22"/>
        </w:rPr>
      </w:pPr>
      <w:r w:rsidRPr="001D19F6">
        <w:rPr>
          <w:rFonts w:ascii="Arial" w:eastAsia="굴림" w:hAnsi="Arial" w:cs="Arial"/>
          <w:sz w:val="22"/>
        </w:rPr>
        <w:t>→Go to section G.</w:t>
      </w:r>
    </w:p>
    <w:p w14:paraId="4CC29DB5" w14:textId="77777777" w:rsidR="00D9243C" w:rsidRPr="001D19F6" w:rsidRDefault="00D9243C" w:rsidP="00624BD4">
      <w:pPr>
        <w:wordWrap/>
        <w:adjustRightInd w:val="0"/>
        <w:spacing w:line="360" w:lineRule="auto"/>
        <w:rPr>
          <w:rFonts w:ascii="Arial" w:eastAsia="굴림" w:hAnsi="Arial" w:cs="Arial"/>
          <w:sz w:val="22"/>
        </w:rPr>
      </w:pPr>
    </w:p>
    <w:p w14:paraId="6128F99A" w14:textId="77777777" w:rsidR="00D9243C" w:rsidRPr="001D19F6" w:rsidRDefault="00D9243C" w:rsidP="00D9243C">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F_end</w:t>
      </w:r>
      <w:proofErr w:type="spellEnd"/>
      <w:r w:rsidRPr="001D19F6">
        <w:rPr>
          <w:rFonts w:ascii="Arial" w:eastAsia="굴림" w:hAnsi="Arial" w:cs="Arial"/>
          <w:sz w:val="22"/>
        </w:rPr>
        <w:t>) [IWER] Please enter code 1 for completion of F. ASSETS AND DEBTS section.</w:t>
      </w:r>
    </w:p>
    <w:p w14:paraId="7BFC6268" w14:textId="77777777" w:rsidR="000B0851" w:rsidRPr="00264E50" w:rsidRDefault="00D9243C" w:rsidP="00F14BA4">
      <w:pPr>
        <w:pStyle w:val="a6"/>
        <w:widowControl/>
        <w:numPr>
          <w:ilvl w:val="0"/>
          <w:numId w:val="1156"/>
        </w:numPr>
        <w:wordWrap/>
        <w:autoSpaceDE/>
        <w:autoSpaceDN/>
        <w:spacing w:line="360" w:lineRule="auto"/>
        <w:ind w:leftChars="0"/>
        <w:jc w:val="left"/>
        <w:rPr>
          <w:rFonts w:ascii="Arial" w:eastAsia="굴림" w:hAnsi="Arial" w:cs="Arial"/>
          <w:sz w:val="22"/>
        </w:rPr>
      </w:pPr>
      <w:r w:rsidRPr="00264E50">
        <w:rPr>
          <w:rFonts w:ascii="Arial" w:eastAsia="굴림" w:hAnsi="Arial" w:cs="Arial"/>
          <w:sz w:val="22"/>
        </w:rPr>
        <w:t>Completion</w:t>
      </w:r>
      <w:r w:rsidR="005048D5" w:rsidRPr="00264E50">
        <w:rPr>
          <w:rFonts w:ascii="Arial" w:eastAsia="굴림" w:hAnsi="Arial" w:cs="Arial"/>
          <w:sz w:val="22"/>
        </w:rPr>
        <w:br w:type="page"/>
      </w:r>
    </w:p>
    <w:p w14:paraId="1C582B57" w14:textId="77777777" w:rsidR="000B0851" w:rsidRPr="001D19F6" w:rsidRDefault="00247D84" w:rsidP="000B0851">
      <w:pPr>
        <w:wordWrap/>
        <w:rPr>
          <w:rFonts w:ascii="Arial" w:eastAsia="굴림" w:hAnsi="Arial" w:cs="Arial"/>
          <w:sz w:val="22"/>
        </w:rPr>
      </w:pPr>
      <w:r w:rsidRPr="001D19F6">
        <w:rPr>
          <w:rFonts w:ascii="Arial" w:eastAsia="굴림" w:hAnsi="Arial" w:cs="Arial"/>
          <w:noProof/>
          <w:sz w:val="22"/>
        </w:rPr>
        <w:lastRenderedPageBreak/>
        <mc:AlternateContent>
          <mc:Choice Requires="wps">
            <w:drawing>
              <wp:anchor distT="0" distB="0" distL="114300" distR="114300" simplePos="0" relativeHeight="251677696" behindDoc="0" locked="0" layoutInCell="1" allowOverlap="1" wp14:anchorId="10FF8175" wp14:editId="35162B57">
                <wp:simplePos x="0" y="0"/>
                <wp:positionH relativeFrom="column">
                  <wp:align>center</wp:align>
                </wp:positionH>
                <wp:positionV relativeFrom="paragraph">
                  <wp:posOffset>2540</wp:posOffset>
                </wp:positionV>
                <wp:extent cx="5819775" cy="629285"/>
                <wp:effectExtent l="0" t="0" r="28575" b="37465"/>
                <wp:wrapNone/>
                <wp:docPr id="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746D7EF" w14:textId="77777777" w:rsidR="00706C18" w:rsidRPr="00D41E28" w:rsidRDefault="00706C18" w:rsidP="00D41E28">
                            <w:pPr>
                              <w:pStyle w:val="11"/>
                              <w:jc w:val="center"/>
                              <w:rPr>
                                <w:rFonts w:ascii="Arial" w:hAnsi="Arial" w:cs="Arial"/>
                                <w:b/>
                                <w:sz w:val="32"/>
                                <w:szCs w:val="32"/>
                              </w:rPr>
                            </w:pPr>
                            <w:bookmarkStart w:id="9282" w:name="_Toc483216651"/>
                            <w:bookmarkStart w:id="9283" w:name="_Toc487461363"/>
                            <w:bookmarkStart w:id="9284" w:name="_Toc487647364"/>
                            <w:r w:rsidRPr="00D41E28">
                              <w:rPr>
                                <w:rFonts w:ascii="Arial" w:hAnsi="Arial" w:cs="Arial"/>
                                <w:b/>
                                <w:sz w:val="32"/>
                                <w:szCs w:val="32"/>
                              </w:rPr>
                              <w:t xml:space="preserve">G. </w:t>
                            </w:r>
                            <w:r>
                              <w:rPr>
                                <w:rFonts w:ascii="Arial" w:hAnsi="Arial" w:cs="Arial"/>
                                <w:b/>
                                <w:sz w:val="32"/>
                                <w:szCs w:val="32"/>
                              </w:rPr>
                              <w:t>EXPEC</w:t>
                            </w:r>
                            <w:r w:rsidRPr="00D41E28">
                              <w:rPr>
                                <w:rFonts w:ascii="Arial" w:hAnsi="Arial" w:cs="Arial"/>
                                <w:b/>
                                <w:sz w:val="32"/>
                                <w:szCs w:val="32"/>
                              </w:rPr>
                              <w:t>TATIONS AND LIFE SATISFACTION</w:t>
                            </w:r>
                            <w:bookmarkEnd w:id="9282"/>
                            <w:bookmarkEnd w:id="9283"/>
                            <w:bookmarkEnd w:id="9284"/>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FF8175" id="Rectangle 37" o:spid="_x0000_s1039" style="position:absolute;left:0;text-align:left;margin-left:0;margin-top:.2pt;width:458.25pt;height:49.55pt;z-index:251677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" fillcolor="#95b3d7 [1940]" strokecolor="#95b3d7 [1940]" strokeweight="1pt">
                <v:fill color2="#dbe5f1 [660]" angle="135" focus="50%" type="gradient"/>
                <v:shadow on="t" color="#243f60 [1604]" opacity=".5" offset="1pt"/>
                <v:textbox>
                  <w:txbxContent>
                    <w:p w14:paraId="5746D7EF" w14:textId="77777777" w:rsidR="00706C18" w:rsidRPr="00D41E28" w:rsidRDefault="00706C18" w:rsidP="00D41E28">
                      <w:pPr>
                        <w:pStyle w:val="11"/>
                        <w:jc w:val="center"/>
                        <w:rPr>
                          <w:rFonts w:ascii="Arial" w:hAnsi="Arial" w:cs="Arial"/>
                          <w:b/>
                          <w:sz w:val="32"/>
                          <w:szCs w:val="32"/>
                        </w:rPr>
                      </w:pPr>
                      <w:bookmarkStart w:id="9285" w:name="_Toc483216651"/>
                      <w:bookmarkStart w:id="9286" w:name="_Toc487461363"/>
                      <w:bookmarkStart w:id="9287" w:name="_Toc487647364"/>
                      <w:r w:rsidRPr="00D41E28">
                        <w:rPr>
                          <w:rFonts w:ascii="Arial" w:hAnsi="Arial" w:cs="Arial"/>
                          <w:b/>
                          <w:sz w:val="32"/>
                          <w:szCs w:val="32"/>
                        </w:rPr>
                        <w:t xml:space="preserve">G. </w:t>
                      </w:r>
                      <w:r>
                        <w:rPr>
                          <w:rFonts w:ascii="Arial" w:hAnsi="Arial" w:cs="Arial"/>
                          <w:b/>
                          <w:sz w:val="32"/>
                          <w:szCs w:val="32"/>
                        </w:rPr>
                        <w:t>EXPEC</w:t>
                      </w:r>
                      <w:r w:rsidRPr="00D41E28">
                        <w:rPr>
                          <w:rFonts w:ascii="Arial" w:hAnsi="Arial" w:cs="Arial"/>
                          <w:b/>
                          <w:sz w:val="32"/>
                          <w:szCs w:val="32"/>
                        </w:rPr>
                        <w:t>TATIONS AND LIFE SATISFACTION</w:t>
                      </w:r>
                      <w:bookmarkEnd w:id="9285"/>
                      <w:bookmarkEnd w:id="9286"/>
                      <w:bookmarkEnd w:id="9287"/>
                    </w:p>
                  </w:txbxContent>
                </v:textbox>
              </v:rect>
            </w:pict>
          </mc:Fallback>
        </mc:AlternateContent>
      </w:r>
    </w:p>
    <w:p w14:paraId="7D83704F" w14:textId="77777777" w:rsidR="000B0851" w:rsidRPr="001D19F6" w:rsidRDefault="000B0851" w:rsidP="000B0851">
      <w:pPr>
        <w:wordWrap/>
        <w:jc w:val="center"/>
        <w:rPr>
          <w:rFonts w:ascii="Arial" w:eastAsia="굴림" w:hAnsi="Arial" w:cs="Arial"/>
          <w:sz w:val="22"/>
        </w:rPr>
      </w:pPr>
    </w:p>
    <w:p w14:paraId="36788062" w14:textId="77777777" w:rsidR="000B0851" w:rsidRPr="001D19F6" w:rsidRDefault="000B0851" w:rsidP="000B0851">
      <w:pPr>
        <w:wordWrap/>
        <w:jc w:val="center"/>
        <w:rPr>
          <w:rFonts w:ascii="Arial" w:eastAsia="굴림" w:hAnsi="Arial" w:cs="Arial"/>
          <w:sz w:val="22"/>
        </w:rPr>
      </w:pPr>
    </w:p>
    <w:p w14:paraId="47E208D7" w14:textId="77777777" w:rsidR="000B0851" w:rsidRPr="001D19F6" w:rsidRDefault="000B0851" w:rsidP="000B0851">
      <w:pPr>
        <w:wordWrap/>
        <w:jc w:val="center"/>
        <w:rPr>
          <w:rFonts w:ascii="Arial" w:eastAsia="굴림" w:hAnsi="Arial" w:cs="Arial"/>
          <w:sz w:val="22"/>
        </w:rPr>
      </w:pPr>
    </w:p>
    <w:p w14:paraId="457A06C2" w14:textId="77777777" w:rsidR="000B0851" w:rsidRPr="001D19F6" w:rsidRDefault="000B0851" w:rsidP="000B0851">
      <w:pPr>
        <w:wordWrap/>
        <w:spacing w:line="360" w:lineRule="auto"/>
        <w:rPr>
          <w:rFonts w:ascii="Arial" w:eastAsia="굴림" w:hAnsi="Arial" w:cs="Arial"/>
          <w:sz w:val="22"/>
        </w:rPr>
      </w:pPr>
    </w:p>
    <w:p w14:paraId="75621478" w14:textId="77777777" w:rsidR="00932819" w:rsidRPr="001D19F6" w:rsidRDefault="00932819" w:rsidP="00932819">
      <w:pPr>
        <w:wordWrap/>
        <w:spacing w:line="360" w:lineRule="auto"/>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G_Intro</w:t>
      </w:r>
      <w:proofErr w:type="spellEnd"/>
      <w:r w:rsidRPr="001D19F6">
        <w:rPr>
          <w:rFonts w:ascii="Arial" w:eastAsia="굴림" w:hAnsi="Arial" w:cs="Arial"/>
          <w:sz w:val="22"/>
        </w:rPr>
        <w:t xml:space="preserve">) [IWER] Now, this is to start G. </w:t>
      </w:r>
      <w:r w:rsidR="001C6858" w:rsidRPr="001D19F6">
        <w:rPr>
          <w:rFonts w:ascii="Arial" w:eastAsia="굴림" w:hAnsi="Arial" w:cs="Arial"/>
          <w:sz w:val="22"/>
        </w:rPr>
        <w:t>EXPEC</w:t>
      </w:r>
      <w:r w:rsidRPr="001D19F6">
        <w:rPr>
          <w:rFonts w:ascii="Arial" w:eastAsia="굴림" w:hAnsi="Arial" w:cs="Arial"/>
          <w:sz w:val="22"/>
        </w:rPr>
        <w:t xml:space="preserve">TATIONS AND LIFE SATISFACTION section. </w:t>
      </w:r>
    </w:p>
    <w:p w14:paraId="4EB8312F" w14:textId="77777777" w:rsidR="00932819" w:rsidRPr="001D19F6" w:rsidRDefault="00932819" w:rsidP="00F14BA4">
      <w:pPr>
        <w:pStyle w:val="a6"/>
        <w:widowControl/>
        <w:numPr>
          <w:ilvl w:val="0"/>
          <w:numId w:val="1157"/>
        </w:numPr>
        <w:wordWrap/>
        <w:autoSpaceDE/>
        <w:spacing w:line="360" w:lineRule="auto"/>
        <w:ind w:leftChars="0"/>
        <w:jc w:val="left"/>
        <w:rPr>
          <w:rFonts w:ascii="Arial" w:eastAsia="굴림" w:hAnsi="Arial" w:cs="Arial"/>
          <w:sz w:val="22"/>
        </w:rPr>
      </w:pPr>
      <w:r w:rsidRPr="001D19F6">
        <w:rPr>
          <w:rFonts w:ascii="Arial" w:eastAsia="굴림" w:hAnsi="Arial" w:cs="Arial"/>
          <w:sz w:val="22"/>
        </w:rPr>
        <w:t>Check</w:t>
      </w:r>
    </w:p>
    <w:p w14:paraId="0B43C001" w14:textId="77777777" w:rsidR="00932819" w:rsidRPr="001D19F6" w:rsidRDefault="00932819" w:rsidP="000B0851">
      <w:pPr>
        <w:wordWrap/>
        <w:spacing w:line="360" w:lineRule="auto"/>
        <w:rPr>
          <w:rFonts w:ascii="Arial" w:eastAsia="굴림" w:hAnsi="Arial" w:cs="Arial"/>
          <w:sz w:val="22"/>
        </w:rPr>
      </w:pPr>
    </w:p>
    <w:p w14:paraId="4129975E" w14:textId="77777777" w:rsidR="00832725" w:rsidRPr="001D19F6" w:rsidRDefault="00316818" w:rsidP="00B05F73">
      <w:pPr>
        <w:wordWrap/>
        <w:spacing w:line="276" w:lineRule="auto"/>
        <w:rPr>
          <w:rFonts w:ascii="Arial" w:eastAsia="굴림" w:hAnsi="Arial" w:cs="Arial"/>
          <w:b/>
          <w:sz w:val="22"/>
        </w:rPr>
      </w:pPr>
      <w:r w:rsidRPr="001D19F6">
        <w:rPr>
          <w:rFonts w:ascii="Arial" w:eastAsia="굴림" w:hAnsi="Arial" w:cs="Arial"/>
          <w:b/>
          <w:sz w:val="22"/>
        </w:rPr>
        <w:t xml:space="preserve">&lt; </w:t>
      </w:r>
      <w:r w:rsidR="00832725" w:rsidRPr="001D19F6">
        <w:rPr>
          <w:rFonts w:ascii="Arial" w:eastAsia="굴림" w:hAnsi="Arial" w:cs="Arial"/>
          <w:b/>
          <w:sz w:val="22"/>
        </w:rPr>
        <w:t xml:space="preserve">The National Pension System and </w:t>
      </w:r>
      <w:r w:rsidR="00D665C7" w:rsidRPr="001D19F6">
        <w:rPr>
          <w:rFonts w:ascii="Arial" w:eastAsia="굴림" w:hAnsi="Arial" w:cs="Arial"/>
          <w:b/>
          <w:sz w:val="22"/>
        </w:rPr>
        <w:t>Specific Corporate</w:t>
      </w:r>
      <w:r w:rsidR="00832725" w:rsidRPr="001D19F6">
        <w:rPr>
          <w:rFonts w:ascii="Arial" w:eastAsia="굴림" w:hAnsi="Arial" w:cs="Arial"/>
          <w:b/>
          <w:sz w:val="22"/>
        </w:rPr>
        <w:t xml:space="preserve"> Pension System</w:t>
      </w:r>
      <w:r w:rsidRPr="001D19F6">
        <w:rPr>
          <w:rFonts w:ascii="Arial" w:eastAsia="굴림" w:hAnsi="Arial" w:cs="Arial"/>
          <w:b/>
          <w:sz w:val="22"/>
        </w:rPr>
        <w:t xml:space="preserve"> &gt;</w:t>
      </w:r>
    </w:p>
    <w:p w14:paraId="73A0C30B" w14:textId="77777777" w:rsidR="00832725" w:rsidRPr="001D19F6" w:rsidRDefault="00832725" w:rsidP="00B05F73">
      <w:pPr>
        <w:wordWrap/>
        <w:spacing w:line="276" w:lineRule="auto"/>
        <w:rPr>
          <w:rFonts w:ascii="Arial" w:eastAsia="굴림" w:hAnsi="Arial" w:cs="Arial"/>
          <w:b/>
          <w:sz w:val="22"/>
        </w:rPr>
      </w:pPr>
      <w:r w:rsidRPr="001D19F6">
        <w:rPr>
          <w:rFonts w:ascii="Arial" w:eastAsia="굴림" w:hAnsi="Arial" w:cs="Arial"/>
          <w:b/>
          <w:sz w:val="22"/>
        </w:rPr>
        <w:t>Logic</w:t>
      </w:r>
    </w:p>
    <w:p w14:paraId="79676B4A" w14:textId="77777777" w:rsidR="00832725" w:rsidRPr="001D19F6" w:rsidRDefault="00832725" w:rsidP="00F14BA4">
      <w:pPr>
        <w:pStyle w:val="a6"/>
        <w:numPr>
          <w:ilvl w:val="0"/>
          <w:numId w:val="780"/>
        </w:numPr>
        <w:wordWrap/>
        <w:spacing w:line="276" w:lineRule="auto"/>
        <w:ind w:leftChars="0"/>
        <w:rPr>
          <w:rFonts w:ascii="Arial" w:eastAsia="굴림" w:hAnsi="Arial" w:cs="Arial"/>
          <w:b/>
          <w:sz w:val="22"/>
        </w:rPr>
      </w:pPr>
      <w:r w:rsidRPr="001D19F6">
        <w:rPr>
          <w:rFonts w:ascii="Arial" w:eastAsia="굴림" w:hAnsi="Arial" w:cs="Arial"/>
          <w:b/>
          <w:sz w:val="22"/>
        </w:rPr>
        <w:t>D135(</w:t>
      </w:r>
      <w:r w:rsidR="006C1B1A" w:rsidRPr="001D19F6">
        <w:rPr>
          <w:rFonts w:ascii="Arial" w:eastAsia="굴림" w:hAnsi="Arial" w:cs="Arial"/>
          <w:b/>
          <w:sz w:val="22"/>
        </w:rPr>
        <w:t>if R is a wage worker, whether the national pension system enrolled or not)</w:t>
      </w:r>
      <w:r w:rsidRPr="001D19F6">
        <w:rPr>
          <w:rFonts w:ascii="Arial" w:eastAsia="굴림" w:hAnsi="Arial" w:cs="Arial"/>
          <w:b/>
          <w:sz w:val="22"/>
        </w:rPr>
        <w:t>=</w:t>
      </w:r>
      <w:r w:rsidRPr="001D19F6">
        <w:rPr>
          <w:rFonts w:ascii="굴림" w:eastAsia="굴림" w:hAnsi="굴림" w:cs="굴림" w:hint="eastAsia"/>
          <w:b/>
          <w:sz w:val="22"/>
        </w:rPr>
        <w:t>③</w:t>
      </w:r>
      <w:r w:rsidRPr="001D19F6">
        <w:rPr>
          <w:rFonts w:ascii="Arial" w:eastAsia="굴림" w:hAnsi="Arial" w:cs="Arial"/>
          <w:b/>
          <w:sz w:val="22"/>
        </w:rPr>
        <w:t xml:space="preserve"> or </w:t>
      </w:r>
      <w:r w:rsidRPr="001D19F6">
        <w:rPr>
          <w:rFonts w:ascii="굴림" w:eastAsia="굴림" w:hAnsi="굴림" w:cs="굴림" w:hint="eastAsia"/>
          <w:b/>
          <w:sz w:val="22"/>
        </w:rPr>
        <w:t>④</w:t>
      </w:r>
      <w:r w:rsidRPr="001D19F6">
        <w:rPr>
          <w:rFonts w:ascii="Arial" w:eastAsia="굴림" w:hAnsi="Arial" w:cs="Arial"/>
          <w:b/>
          <w:sz w:val="22"/>
        </w:rPr>
        <w:t>) or</w:t>
      </w:r>
      <w:r w:rsidR="00316818" w:rsidRPr="001D19F6">
        <w:rPr>
          <w:rFonts w:ascii="Arial" w:eastAsia="굴림" w:hAnsi="Arial" w:cs="Arial"/>
          <w:b/>
          <w:sz w:val="22"/>
        </w:rPr>
        <w:t xml:space="preserve"> </w:t>
      </w:r>
      <w:r w:rsidRPr="001D19F6">
        <w:rPr>
          <w:rFonts w:ascii="Arial" w:eastAsia="굴림" w:hAnsi="Arial" w:cs="Arial"/>
          <w:b/>
          <w:sz w:val="22"/>
        </w:rPr>
        <w:t xml:space="preserve">E033(whether </w:t>
      </w:r>
      <w:r w:rsidR="00CA2352" w:rsidRPr="001D19F6">
        <w:rPr>
          <w:rFonts w:ascii="Arial" w:eastAsia="굴림" w:hAnsi="Arial" w:cs="Arial"/>
          <w:b/>
          <w:sz w:val="22"/>
        </w:rPr>
        <w:t xml:space="preserve">R received </w:t>
      </w:r>
      <w:r w:rsidRPr="001D19F6">
        <w:rPr>
          <w:rFonts w:ascii="Arial" w:eastAsia="굴림" w:hAnsi="Arial" w:cs="Arial"/>
          <w:b/>
          <w:sz w:val="22"/>
        </w:rPr>
        <w:t>benefit</w:t>
      </w:r>
      <w:r w:rsidR="00CA2352" w:rsidRPr="001D19F6">
        <w:rPr>
          <w:rFonts w:ascii="Arial" w:eastAsia="굴림" w:hAnsi="Arial" w:cs="Arial"/>
          <w:b/>
          <w:sz w:val="22"/>
        </w:rPr>
        <w:t>s</w:t>
      </w:r>
      <w:r w:rsidRPr="001D19F6">
        <w:rPr>
          <w:rFonts w:ascii="Arial" w:eastAsia="굴림" w:hAnsi="Arial" w:cs="Arial"/>
          <w:b/>
          <w:sz w:val="22"/>
        </w:rPr>
        <w:t xml:space="preserve"> from the national pension system or not)=</w:t>
      </w:r>
      <w:r w:rsidRPr="001D19F6">
        <w:rPr>
          <w:rFonts w:ascii="굴림" w:eastAsia="굴림" w:hAnsi="굴림" w:cs="굴림" w:hint="eastAsia"/>
          <w:b/>
          <w:sz w:val="22"/>
        </w:rPr>
        <w:t>④</w:t>
      </w:r>
      <w:r w:rsidRPr="001D19F6">
        <w:rPr>
          <w:rFonts w:ascii="Arial" w:eastAsia="굴림" w:hAnsi="Arial" w:cs="Arial"/>
          <w:b/>
          <w:sz w:val="22"/>
        </w:rPr>
        <w:t xml:space="preserve"> and E044(whether </w:t>
      </w:r>
      <w:r w:rsidR="00CA2352" w:rsidRPr="001D19F6">
        <w:rPr>
          <w:rFonts w:ascii="Arial" w:eastAsia="굴림" w:hAnsi="Arial" w:cs="Arial"/>
          <w:b/>
          <w:sz w:val="22"/>
        </w:rPr>
        <w:t xml:space="preserve">R received benefits from </w:t>
      </w:r>
      <w:r w:rsidRPr="001D19F6">
        <w:rPr>
          <w:rFonts w:ascii="Arial" w:eastAsia="굴림" w:hAnsi="Arial" w:cs="Arial"/>
          <w:b/>
          <w:sz w:val="22"/>
        </w:rPr>
        <w:t xml:space="preserve">the </w:t>
      </w:r>
      <w:r w:rsidR="00D665C7" w:rsidRPr="001D19F6">
        <w:rPr>
          <w:rFonts w:ascii="Arial" w:eastAsia="굴림" w:hAnsi="Arial" w:cs="Arial"/>
          <w:b/>
          <w:sz w:val="22"/>
        </w:rPr>
        <w:t xml:space="preserve">specific </w:t>
      </w:r>
      <w:r w:rsidR="003F24C3" w:rsidRPr="001D19F6">
        <w:rPr>
          <w:rFonts w:ascii="Arial" w:eastAsia="굴림" w:hAnsi="Arial" w:cs="Arial"/>
          <w:b/>
          <w:sz w:val="22"/>
        </w:rPr>
        <w:t>c</w:t>
      </w:r>
      <w:r w:rsidR="00D665C7" w:rsidRPr="001D19F6">
        <w:rPr>
          <w:rFonts w:ascii="Arial" w:eastAsia="굴림" w:hAnsi="Arial" w:cs="Arial"/>
          <w:b/>
          <w:sz w:val="22"/>
        </w:rPr>
        <w:t>orporate</w:t>
      </w:r>
      <w:r w:rsidRPr="001D19F6">
        <w:rPr>
          <w:rFonts w:ascii="Arial" w:eastAsia="굴림" w:hAnsi="Arial" w:cs="Arial"/>
          <w:b/>
          <w:sz w:val="22"/>
        </w:rPr>
        <w:t xml:space="preserve"> pension system</w:t>
      </w:r>
      <w:r w:rsidR="00CA2352" w:rsidRPr="001D19F6">
        <w:rPr>
          <w:rFonts w:ascii="Arial" w:eastAsia="굴림" w:hAnsi="Arial" w:cs="Arial"/>
          <w:b/>
          <w:sz w:val="22"/>
        </w:rPr>
        <w:t xml:space="preserve"> or not)=</w:t>
      </w:r>
      <w:r w:rsidR="00CA2352" w:rsidRPr="001D19F6">
        <w:rPr>
          <w:rFonts w:ascii="굴림" w:eastAsia="굴림" w:hAnsi="굴림" w:cs="굴림" w:hint="eastAsia"/>
          <w:b/>
          <w:sz w:val="22"/>
        </w:rPr>
        <w:t>④</w:t>
      </w:r>
    </w:p>
    <w:p w14:paraId="0F8BDE1D" w14:textId="77777777" w:rsidR="00832725" w:rsidRPr="001D19F6" w:rsidRDefault="00832725" w:rsidP="00832725">
      <w:pPr>
        <w:wordWrap/>
        <w:spacing w:line="360" w:lineRule="auto"/>
        <w:rPr>
          <w:rFonts w:ascii="Arial" w:eastAsia="굴림" w:hAnsi="Arial" w:cs="Arial"/>
          <w:sz w:val="22"/>
        </w:rPr>
      </w:pPr>
    </w:p>
    <w:p w14:paraId="03D4A521" w14:textId="77777777" w:rsidR="000B0851" w:rsidRPr="001D19F6" w:rsidRDefault="000B0851" w:rsidP="00832725">
      <w:pPr>
        <w:wordWrap/>
        <w:spacing w:line="360" w:lineRule="auto"/>
        <w:rPr>
          <w:rFonts w:ascii="Arial" w:eastAsia="굴림" w:hAnsi="Arial" w:cs="Arial"/>
          <w:sz w:val="22"/>
        </w:rPr>
      </w:pPr>
      <w:r w:rsidRPr="001D19F6">
        <w:rPr>
          <w:rFonts w:ascii="Arial" w:eastAsia="굴림" w:hAnsi="Arial" w:cs="Arial"/>
          <w:sz w:val="22"/>
        </w:rPr>
        <w:t xml:space="preserve">G001. Are you currently </w:t>
      </w:r>
      <w:r w:rsidR="00316818" w:rsidRPr="001D19F6">
        <w:rPr>
          <w:rFonts w:ascii="Arial" w:eastAsia="굴림" w:hAnsi="Arial" w:cs="Arial"/>
          <w:sz w:val="22"/>
        </w:rPr>
        <w:t xml:space="preserve">subscribing to </w:t>
      </w:r>
      <w:r w:rsidRPr="001D19F6">
        <w:rPr>
          <w:rFonts w:ascii="Arial" w:eastAsia="굴림" w:hAnsi="Arial" w:cs="Arial"/>
          <w:sz w:val="22"/>
        </w:rPr>
        <w:t xml:space="preserve">the National Pension </w:t>
      </w:r>
      <w:r w:rsidR="00EB33B3" w:rsidRPr="001D19F6">
        <w:rPr>
          <w:rFonts w:ascii="Arial" w:eastAsia="굴림" w:hAnsi="Arial" w:cs="Arial"/>
          <w:sz w:val="22"/>
        </w:rPr>
        <w:t xml:space="preserve">System </w:t>
      </w:r>
      <w:r w:rsidRPr="001D19F6">
        <w:rPr>
          <w:rFonts w:ascii="Arial" w:eastAsia="굴림" w:hAnsi="Arial" w:cs="Arial"/>
          <w:sz w:val="22"/>
        </w:rPr>
        <w:t xml:space="preserve">or the </w:t>
      </w:r>
      <w:r w:rsidR="00D665C7" w:rsidRPr="001D19F6">
        <w:rPr>
          <w:rFonts w:ascii="Arial" w:eastAsia="굴림" w:hAnsi="Arial" w:cs="Arial"/>
          <w:sz w:val="22"/>
        </w:rPr>
        <w:t xml:space="preserve">Specific </w:t>
      </w:r>
      <w:proofErr w:type="gramStart"/>
      <w:r w:rsidR="00D665C7" w:rsidRPr="001D19F6">
        <w:rPr>
          <w:rFonts w:ascii="Arial" w:eastAsia="굴림" w:hAnsi="Arial" w:cs="Arial"/>
          <w:sz w:val="22"/>
        </w:rPr>
        <w:t xml:space="preserve">Corporate </w:t>
      </w:r>
      <w:r w:rsidRPr="001D19F6">
        <w:rPr>
          <w:rFonts w:ascii="Arial" w:eastAsia="굴림" w:hAnsi="Arial" w:cs="Arial"/>
          <w:sz w:val="22"/>
        </w:rPr>
        <w:t xml:space="preserve"> Pension</w:t>
      </w:r>
      <w:proofErr w:type="gramEnd"/>
      <w:r w:rsidR="00EB33B3" w:rsidRPr="001D19F6">
        <w:rPr>
          <w:rFonts w:ascii="Arial" w:eastAsia="굴림" w:hAnsi="Arial" w:cs="Arial"/>
          <w:sz w:val="22"/>
        </w:rPr>
        <w:t xml:space="preserve"> System</w:t>
      </w:r>
      <w:r w:rsidRPr="001D19F6">
        <w:rPr>
          <w:rFonts w:ascii="Arial" w:eastAsia="굴림" w:hAnsi="Arial" w:cs="Arial"/>
          <w:sz w:val="22"/>
        </w:rPr>
        <w:t xml:space="preserve"> </w:t>
      </w:r>
      <w:r w:rsidR="00C5353D" w:rsidRPr="001D19F6">
        <w:rPr>
          <w:rFonts w:ascii="Arial" w:eastAsia="굴림" w:hAnsi="Arial" w:cs="Arial"/>
          <w:sz w:val="22"/>
        </w:rPr>
        <w:t xml:space="preserve">(private school teachers pension, government employees pension, military personnel pension and specific post office pension) </w:t>
      </w:r>
      <w:r w:rsidRPr="001D19F6">
        <w:rPr>
          <w:rFonts w:ascii="Arial" w:eastAsia="굴림" w:hAnsi="Arial" w:cs="Arial"/>
          <w:sz w:val="22"/>
        </w:rPr>
        <w:t xml:space="preserve">and paying </w:t>
      </w:r>
      <w:r w:rsidR="00982524" w:rsidRPr="001D19F6">
        <w:rPr>
          <w:rFonts w:ascii="Arial" w:eastAsia="굴림" w:hAnsi="Arial" w:cs="Arial"/>
          <w:sz w:val="22"/>
        </w:rPr>
        <w:t xml:space="preserve">insurance </w:t>
      </w:r>
      <w:r w:rsidRPr="001D19F6">
        <w:rPr>
          <w:rFonts w:ascii="Arial" w:eastAsia="굴림" w:hAnsi="Arial" w:cs="Arial"/>
          <w:sz w:val="22"/>
        </w:rPr>
        <w:t>premium</w:t>
      </w:r>
      <w:r w:rsidR="00982524" w:rsidRPr="001D19F6">
        <w:rPr>
          <w:rFonts w:ascii="Arial" w:eastAsia="굴림" w:hAnsi="Arial" w:cs="Arial"/>
          <w:sz w:val="22"/>
        </w:rPr>
        <w:t>s</w:t>
      </w:r>
      <w:r w:rsidRPr="001D19F6">
        <w:rPr>
          <w:rFonts w:ascii="Arial" w:eastAsia="굴림" w:hAnsi="Arial" w:cs="Arial"/>
          <w:sz w:val="22"/>
        </w:rPr>
        <w:t>?</w:t>
      </w:r>
    </w:p>
    <w:p w14:paraId="0FCF8502" w14:textId="77777777" w:rsidR="000B0851" w:rsidRPr="001D19F6" w:rsidRDefault="00316818" w:rsidP="00316818">
      <w:pPr>
        <w:wordWrap/>
        <w:spacing w:line="360" w:lineRule="auto"/>
        <w:ind w:left="400"/>
        <w:rPr>
          <w:rFonts w:ascii="Arial" w:eastAsia="굴림" w:hAnsi="Arial" w:cs="Arial"/>
          <w:sz w:val="22"/>
        </w:rPr>
      </w:pPr>
      <w:proofErr w:type="gramStart"/>
      <w:r w:rsidRPr="001D19F6">
        <w:rPr>
          <w:rFonts w:ascii="굴림" w:eastAsia="굴림" w:hAnsi="굴림" w:cs="굴림" w:hint="eastAsia"/>
          <w:sz w:val="22"/>
        </w:rPr>
        <w:t>ⓞ</w:t>
      </w:r>
      <w:r w:rsidR="009B09F5" w:rsidRPr="001D19F6">
        <w:rPr>
          <w:rFonts w:ascii="Arial" w:eastAsia="굴림" w:hAnsi="Arial" w:cs="Arial"/>
          <w:sz w:val="22"/>
        </w:rPr>
        <w:t xml:space="preserve"> </w:t>
      </w:r>
      <w:r w:rsidRPr="001D19F6">
        <w:rPr>
          <w:rFonts w:ascii="Arial" w:eastAsia="굴림" w:hAnsi="Arial" w:cs="Arial"/>
          <w:sz w:val="22"/>
        </w:rPr>
        <w:t xml:space="preserve"> </w:t>
      </w:r>
      <w:r w:rsidR="009B09F5" w:rsidRPr="001D19F6">
        <w:rPr>
          <w:rFonts w:ascii="Arial" w:eastAsia="굴림" w:hAnsi="Arial" w:cs="Arial"/>
          <w:sz w:val="22"/>
        </w:rPr>
        <w:t>Receiving</w:t>
      </w:r>
      <w:proofErr w:type="gramEnd"/>
      <w:r w:rsidR="000B0851" w:rsidRPr="001D19F6">
        <w:rPr>
          <w:rFonts w:ascii="Arial" w:eastAsia="굴림" w:hAnsi="Arial" w:cs="Arial"/>
          <w:sz w:val="22"/>
        </w:rPr>
        <w:t xml:space="preserve"> public pension benefits from this year →Go to </w:t>
      </w:r>
      <w:r w:rsidR="00A50110" w:rsidRPr="001D19F6">
        <w:rPr>
          <w:rFonts w:ascii="Arial" w:eastAsia="굴림" w:hAnsi="Arial" w:cs="Arial"/>
          <w:sz w:val="22"/>
        </w:rPr>
        <w:t>G0</w:t>
      </w:r>
      <w:r w:rsidR="00E85364" w:rsidRPr="001D19F6">
        <w:rPr>
          <w:rFonts w:ascii="Arial" w:eastAsia="굴림" w:hAnsi="Arial" w:cs="Arial"/>
          <w:sz w:val="22"/>
        </w:rPr>
        <w:t>10</w:t>
      </w:r>
    </w:p>
    <w:p w14:paraId="272E6309" w14:textId="77777777" w:rsidR="000B0851" w:rsidRPr="001D19F6" w:rsidRDefault="000B0851" w:rsidP="00F14BA4">
      <w:pPr>
        <w:pStyle w:val="a6"/>
        <w:numPr>
          <w:ilvl w:val="0"/>
          <w:numId w:val="781"/>
        </w:numPr>
        <w:wordWrap/>
        <w:spacing w:line="360" w:lineRule="auto"/>
        <w:ind w:leftChars="0"/>
        <w:rPr>
          <w:rFonts w:ascii="Arial" w:eastAsia="굴림" w:hAnsi="Arial" w:cs="Arial"/>
          <w:sz w:val="22"/>
        </w:rPr>
      </w:pPr>
      <w:r w:rsidRPr="001D19F6">
        <w:rPr>
          <w:rFonts w:ascii="Arial" w:eastAsia="굴림" w:hAnsi="Arial" w:cs="Arial"/>
          <w:sz w:val="22"/>
        </w:rPr>
        <w:t xml:space="preserve">Currently </w:t>
      </w:r>
      <w:r w:rsidR="0032339F" w:rsidRPr="001D19F6">
        <w:rPr>
          <w:rFonts w:ascii="Arial" w:eastAsia="굴림" w:hAnsi="Arial" w:cs="Arial"/>
          <w:sz w:val="22"/>
        </w:rPr>
        <w:t>subscribing</w:t>
      </w:r>
      <w:r w:rsidRPr="001D19F6">
        <w:rPr>
          <w:rFonts w:ascii="Arial" w:eastAsia="굴림" w:hAnsi="Arial" w:cs="Arial"/>
          <w:sz w:val="22"/>
        </w:rPr>
        <w:t xml:space="preserve"> and paying premium</w:t>
      </w:r>
      <w:r w:rsidR="009B09F5" w:rsidRPr="001D19F6">
        <w:rPr>
          <w:rFonts w:ascii="Arial" w:eastAsia="굴림" w:hAnsi="Arial" w:cs="Arial"/>
          <w:sz w:val="22"/>
        </w:rPr>
        <w:t>s</w:t>
      </w:r>
      <w:r w:rsidRPr="001D19F6">
        <w:rPr>
          <w:rFonts w:ascii="Arial" w:eastAsia="굴림" w:hAnsi="Arial" w:cs="Arial"/>
          <w:sz w:val="22"/>
        </w:rPr>
        <w:t xml:space="preserve"> →Go to G006</w:t>
      </w:r>
    </w:p>
    <w:p w14:paraId="399A2AC9" w14:textId="77777777" w:rsidR="000B0851" w:rsidRPr="001D19F6" w:rsidRDefault="0032339F" w:rsidP="00F14BA4">
      <w:pPr>
        <w:pStyle w:val="a6"/>
        <w:numPr>
          <w:ilvl w:val="0"/>
          <w:numId w:val="781"/>
        </w:numPr>
        <w:wordWrap/>
        <w:spacing w:line="360" w:lineRule="auto"/>
        <w:ind w:leftChars="0"/>
        <w:rPr>
          <w:rFonts w:ascii="Arial" w:eastAsia="굴림" w:hAnsi="Arial" w:cs="Arial"/>
          <w:sz w:val="22"/>
        </w:rPr>
      </w:pPr>
      <w:r w:rsidRPr="001D19F6">
        <w:rPr>
          <w:rFonts w:ascii="Arial" w:eastAsia="굴림" w:hAnsi="Arial" w:cs="Arial"/>
          <w:sz w:val="22"/>
        </w:rPr>
        <w:t xml:space="preserve">Currently subscribing </w:t>
      </w:r>
      <w:r w:rsidR="000B0851" w:rsidRPr="001D19F6">
        <w:rPr>
          <w:rFonts w:ascii="Arial" w:eastAsia="굴림" w:hAnsi="Arial" w:cs="Arial"/>
          <w:sz w:val="22"/>
        </w:rPr>
        <w:t xml:space="preserve">but officially </w:t>
      </w:r>
      <w:r w:rsidRPr="001D19F6">
        <w:rPr>
          <w:rFonts w:ascii="Arial" w:eastAsia="굴림" w:hAnsi="Arial" w:cs="Arial"/>
          <w:sz w:val="22"/>
        </w:rPr>
        <w:t xml:space="preserve">deferred payment for </w:t>
      </w:r>
      <w:r w:rsidR="000B0851" w:rsidRPr="001D19F6">
        <w:rPr>
          <w:rFonts w:ascii="Arial" w:eastAsia="굴림" w:hAnsi="Arial" w:cs="Arial"/>
          <w:sz w:val="22"/>
        </w:rPr>
        <w:t>premium</w:t>
      </w:r>
      <w:r w:rsidR="009B09F5" w:rsidRPr="001D19F6">
        <w:rPr>
          <w:rFonts w:ascii="Arial" w:eastAsia="굴림" w:hAnsi="Arial" w:cs="Arial"/>
          <w:sz w:val="22"/>
        </w:rPr>
        <w:t>s</w:t>
      </w:r>
    </w:p>
    <w:p w14:paraId="6A6824AD" w14:textId="77777777" w:rsidR="000B0851" w:rsidRPr="001D19F6" w:rsidRDefault="000B0851" w:rsidP="00F14BA4">
      <w:pPr>
        <w:pStyle w:val="a6"/>
        <w:numPr>
          <w:ilvl w:val="0"/>
          <w:numId w:val="781"/>
        </w:numPr>
        <w:wordWrap/>
        <w:spacing w:line="360" w:lineRule="auto"/>
        <w:ind w:leftChars="0"/>
        <w:rPr>
          <w:rFonts w:ascii="Arial" w:eastAsia="굴림" w:hAnsi="Arial" w:cs="Arial"/>
          <w:sz w:val="22"/>
        </w:rPr>
      </w:pPr>
      <w:r w:rsidRPr="001D19F6">
        <w:rPr>
          <w:rFonts w:ascii="Arial" w:eastAsia="굴림" w:hAnsi="Arial" w:cs="Arial"/>
          <w:sz w:val="22"/>
        </w:rPr>
        <w:t xml:space="preserve">Currently </w:t>
      </w:r>
      <w:r w:rsidR="0032339F" w:rsidRPr="001D19F6">
        <w:rPr>
          <w:rFonts w:ascii="Arial" w:eastAsia="굴림" w:hAnsi="Arial" w:cs="Arial"/>
          <w:sz w:val="22"/>
        </w:rPr>
        <w:t xml:space="preserve">subscribing </w:t>
      </w:r>
      <w:r w:rsidRPr="001D19F6">
        <w:rPr>
          <w:rFonts w:ascii="Arial" w:eastAsia="굴림" w:hAnsi="Arial" w:cs="Arial"/>
          <w:sz w:val="22"/>
        </w:rPr>
        <w:t>but not paying premium</w:t>
      </w:r>
      <w:r w:rsidR="009B09F5" w:rsidRPr="001D19F6">
        <w:rPr>
          <w:rFonts w:ascii="Arial" w:eastAsia="굴림" w:hAnsi="Arial" w:cs="Arial"/>
          <w:sz w:val="22"/>
        </w:rPr>
        <w:t>s</w:t>
      </w:r>
    </w:p>
    <w:p w14:paraId="385401E0" w14:textId="77777777" w:rsidR="000B0851" w:rsidRPr="001D19F6" w:rsidRDefault="000B0851" w:rsidP="00F14BA4">
      <w:pPr>
        <w:pStyle w:val="a6"/>
        <w:numPr>
          <w:ilvl w:val="0"/>
          <w:numId w:val="781"/>
        </w:numPr>
        <w:wordWrap/>
        <w:spacing w:line="360" w:lineRule="auto"/>
        <w:ind w:leftChars="0"/>
        <w:rPr>
          <w:rFonts w:ascii="Arial" w:eastAsia="굴림" w:hAnsi="Arial" w:cs="Arial"/>
          <w:sz w:val="22"/>
        </w:rPr>
      </w:pPr>
      <w:r w:rsidRPr="001D19F6">
        <w:rPr>
          <w:rFonts w:ascii="Arial" w:eastAsia="굴림" w:hAnsi="Arial" w:cs="Arial"/>
          <w:sz w:val="22"/>
        </w:rPr>
        <w:t xml:space="preserve">Not </w:t>
      </w:r>
      <w:r w:rsidR="0032339F" w:rsidRPr="001D19F6">
        <w:rPr>
          <w:rFonts w:ascii="Arial" w:eastAsia="굴림" w:hAnsi="Arial" w:cs="Arial"/>
          <w:sz w:val="22"/>
        </w:rPr>
        <w:t xml:space="preserve">subscribing </w:t>
      </w:r>
      <w:r w:rsidRPr="001D19F6">
        <w:rPr>
          <w:rFonts w:ascii="Arial" w:eastAsia="굴림" w:hAnsi="Arial" w:cs="Arial"/>
          <w:sz w:val="22"/>
        </w:rPr>
        <w:t>or no</w:t>
      </w:r>
      <w:r w:rsidR="009B09F5" w:rsidRPr="001D19F6">
        <w:rPr>
          <w:rFonts w:ascii="Arial" w:eastAsia="굴림" w:hAnsi="Arial" w:cs="Arial"/>
          <w:sz w:val="22"/>
        </w:rPr>
        <w:t>t applicable (</w:t>
      </w:r>
      <w:r w:rsidR="0032339F" w:rsidRPr="001D19F6">
        <w:rPr>
          <w:rFonts w:ascii="Arial" w:eastAsia="굴림" w:hAnsi="Arial" w:cs="Arial"/>
          <w:sz w:val="22"/>
        </w:rPr>
        <w:t xml:space="preserve">i.e. has never </w:t>
      </w:r>
      <w:r w:rsidR="009B09F5" w:rsidRPr="001D19F6">
        <w:rPr>
          <w:rFonts w:ascii="Arial" w:eastAsia="굴림" w:hAnsi="Arial" w:cs="Arial"/>
          <w:sz w:val="22"/>
        </w:rPr>
        <w:t>paid</w:t>
      </w:r>
      <w:r w:rsidRPr="001D19F6">
        <w:rPr>
          <w:rFonts w:ascii="Arial" w:eastAsia="굴림" w:hAnsi="Arial" w:cs="Arial"/>
          <w:sz w:val="22"/>
        </w:rPr>
        <w:t xml:space="preserve"> premium</w:t>
      </w:r>
      <w:r w:rsidR="009B09F5" w:rsidRPr="001D19F6">
        <w:rPr>
          <w:rFonts w:ascii="Arial" w:eastAsia="굴림" w:hAnsi="Arial" w:cs="Arial"/>
          <w:sz w:val="22"/>
        </w:rPr>
        <w:t>s</w:t>
      </w:r>
      <w:r w:rsidRPr="001D19F6">
        <w:rPr>
          <w:rFonts w:ascii="Arial" w:eastAsia="굴림" w:hAnsi="Arial" w:cs="Arial"/>
          <w:sz w:val="22"/>
        </w:rPr>
        <w:t>) →Go to G004</w:t>
      </w:r>
    </w:p>
    <w:p w14:paraId="09D8BFFA" w14:textId="77777777" w:rsidR="000B0851" w:rsidRPr="001D19F6" w:rsidRDefault="000B0851" w:rsidP="000B0851">
      <w:pPr>
        <w:wordWrap/>
        <w:spacing w:line="360" w:lineRule="auto"/>
        <w:rPr>
          <w:rFonts w:ascii="Arial" w:eastAsia="굴림" w:hAnsi="Arial" w:cs="Arial"/>
          <w:sz w:val="22"/>
        </w:rPr>
      </w:pPr>
    </w:p>
    <w:p w14:paraId="5B4985E0"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G002.</w:t>
      </w:r>
      <w:r w:rsidR="0032339F" w:rsidRPr="001D19F6">
        <w:rPr>
          <w:rFonts w:ascii="Arial" w:eastAsia="굴림" w:hAnsi="Arial" w:cs="Arial"/>
          <w:sz w:val="22"/>
        </w:rPr>
        <w:t xml:space="preserve"> </w:t>
      </w:r>
      <w:r w:rsidRPr="001D19F6">
        <w:rPr>
          <w:rFonts w:ascii="Arial" w:eastAsia="굴림" w:hAnsi="Arial" w:cs="Arial"/>
          <w:sz w:val="22"/>
        </w:rPr>
        <w:t>What is the reaso</w:t>
      </w:r>
      <w:r w:rsidR="009B09F5" w:rsidRPr="001D19F6">
        <w:rPr>
          <w:rFonts w:ascii="Arial" w:eastAsia="굴림" w:hAnsi="Arial" w:cs="Arial"/>
          <w:sz w:val="22"/>
        </w:rPr>
        <w:t xml:space="preserve">n </w:t>
      </w:r>
      <w:r w:rsidR="00D12435" w:rsidRPr="001D19F6">
        <w:rPr>
          <w:rFonts w:ascii="Arial" w:eastAsia="굴림" w:hAnsi="Arial" w:cs="Arial"/>
          <w:sz w:val="22"/>
        </w:rPr>
        <w:t xml:space="preserve">you have been </w:t>
      </w:r>
      <w:r w:rsidR="00EB33B3" w:rsidRPr="001D19F6">
        <w:rPr>
          <w:rFonts w:ascii="Arial" w:eastAsia="굴림" w:hAnsi="Arial" w:cs="Arial"/>
          <w:sz w:val="22"/>
        </w:rPr>
        <w:t xml:space="preserve">deferred payment for </w:t>
      </w:r>
      <w:r w:rsidR="00D12435" w:rsidRPr="001D19F6">
        <w:rPr>
          <w:rFonts w:ascii="Arial" w:eastAsia="굴림" w:hAnsi="Arial" w:cs="Arial"/>
          <w:sz w:val="22"/>
        </w:rPr>
        <w:t>premiums</w:t>
      </w:r>
      <w:r w:rsidRPr="001D19F6">
        <w:rPr>
          <w:rFonts w:ascii="Arial" w:eastAsia="굴림" w:hAnsi="Arial" w:cs="Arial"/>
          <w:sz w:val="22"/>
        </w:rPr>
        <w:t xml:space="preserve"> or</w:t>
      </w:r>
      <w:r w:rsidR="00D12435" w:rsidRPr="001D19F6">
        <w:rPr>
          <w:rFonts w:ascii="Arial" w:eastAsia="굴림" w:hAnsi="Arial" w:cs="Arial"/>
          <w:sz w:val="22"/>
        </w:rPr>
        <w:t xml:space="preserve"> are</w:t>
      </w:r>
      <w:r w:rsidR="00EB33B3" w:rsidRPr="001D19F6">
        <w:rPr>
          <w:rFonts w:ascii="Arial" w:eastAsia="굴림" w:hAnsi="Arial" w:cs="Arial"/>
          <w:sz w:val="22"/>
        </w:rPr>
        <w:t xml:space="preserve"> </w:t>
      </w:r>
      <w:r w:rsidR="00514944" w:rsidRPr="001D19F6">
        <w:rPr>
          <w:rFonts w:ascii="Arial" w:eastAsia="굴림" w:hAnsi="Arial" w:cs="Arial"/>
          <w:sz w:val="22"/>
        </w:rPr>
        <w:t>not paying</w:t>
      </w:r>
      <w:r w:rsidRPr="001D19F6">
        <w:rPr>
          <w:rFonts w:ascii="Arial" w:eastAsia="굴림" w:hAnsi="Arial" w:cs="Arial"/>
          <w:sz w:val="22"/>
        </w:rPr>
        <w:t xml:space="preserve"> premium</w:t>
      </w:r>
      <w:r w:rsidR="009B09F5" w:rsidRPr="001D19F6">
        <w:rPr>
          <w:rFonts w:ascii="Arial" w:eastAsia="굴림" w:hAnsi="Arial" w:cs="Arial"/>
          <w:sz w:val="22"/>
        </w:rPr>
        <w:t>s</w:t>
      </w:r>
      <w:r w:rsidRPr="001D19F6">
        <w:rPr>
          <w:rFonts w:ascii="Arial" w:eastAsia="굴림" w:hAnsi="Arial" w:cs="Arial"/>
          <w:sz w:val="22"/>
        </w:rPr>
        <w:t xml:space="preserve"> despite being </w:t>
      </w:r>
      <w:r w:rsidR="00EB33B3" w:rsidRPr="001D19F6">
        <w:rPr>
          <w:rFonts w:ascii="Arial" w:eastAsia="굴림" w:hAnsi="Arial" w:cs="Arial"/>
          <w:kern w:val="0"/>
          <w:sz w:val="22"/>
        </w:rPr>
        <w:t xml:space="preserve">subscribing </w:t>
      </w:r>
      <w:r w:rsidRPr="001D19F6">
        <w:rPr>
          <w:rFonts w:ascii="Arial" w:eastAsia="굴림" w:hAnsi="Arial" w:cs="Arial"/>
          <w:sz w:val="22"/>
        </w:rPr>
        <w:t xml:space="preserve">in the National Pension System or the </w:t>
      </w:r>
      <w:r w:rsidR="00DC767E" w:rsidRPr="001D19F6">
        <w:rPr>
          <w:rFonts w:ascii="Arial" w:eastAsia="굴림" w:hAnsi="Arial" w:cs="Arial"/>
          <w:sz w:val="22"/>
        </w:rPr>
        <w:t>Spec</w:t>
      </w:r>
      <w:r w:rsidR="00D665C7" w:rsidRPr="001D19F6">
        <w:rPr>
          <w:rFonts w:ascii="Arial" w:eastAsia="굴림" w:hAnsi="Arial" w:cs="Arial"/>
          <w:sz w:val="22"/>
        </w:rPr>
        <w:t xml:space="preserve">ific </w:t>
      </w:r>
      <w:proofErr w:type="gramStart"/>
      <w:r w:rsidR="00D665C7" w:rsidRPr="001D19F6">
        <w:rPr>
          <w:rFonts w:ascii="Arial" w:eastAsia="굴림" w:hAnsi="Arial" w:cs="Arial"/>
          <w:sz w:val="22"/>
        </w:rPr>
        <w:t xml:space="preserve">Corporate </w:t>
      </w:r>
      <w:r w:rsidRPr="001D19F6">
        <w:rPr>
          <w:rFonts w:ascii="Arial" w:eastAsia="굴림" w:hAnsi="Arial" w:cs="Arial"/>
          <w:sz w:val="22"/>
        </w:rPr>
        <w:t xml:space="preserve"> Pension</w:t>
      </w:r>
      <w:proofErr w:type="gramEnd"/>
      <w:r w:rsidRPr="001D19F6">
        <w:rPr>
          <w:rFonts w:ascii="Arial" w:eastAsia="굴림" w:hAnsi="Arial" w:cs="Arial"/>
          <w:sz w:val="22"/>
        </w:rPr>
        <w:t xml:space="preserve"> System?</w:t>
      </w:r>
    </w:p>
    <w:p w14:paraId="2EA1DB16" w14:textId="77777777" w:rsidR="000B0851" w:rsidRPr="001D19F6" w:rsidRDefault="00A4112E" w:rsidP="00F14BA4">
      <w:pPr>
        <w:pStyle w:val="a6"/>
        <w:numPr>
          <w:ilvl w:val="0"/>
          <w:numId w:val="782"/>
        </w:numPr>
        <w:wordWrap/>
        <w:spacing w:line="360" w:lineRule="auto"/>
        <w:ind w:leftChars="0"/>
        <w:rPr>
          <w:rFonts w:ascii="Arial" w:eastAsia="굴림" w:hAnsi="Arial" w:cs="Arial"/>
          <w:sz w:val="22"/>
        </w:rPr>
      </w:pPr>
      <w:r w:rsidRPr="001D19F6">
        <w:rPr>
          <w:rFonts w:ascii="Arial" w:eastAsia="굴림" w:hAnsi="Arial" w:cs="Arial"/>
          <w:sz w:val="22"/>
        </w:rPr>
        <w:t>Unemployment or</w:t>
      </w:r>
      <w:r w:rsidR="00EB33B3" w:rsidRPr="001D19F6">
        <w:rPr>
          <w:rFonts w:ascii="Arial" w:eastAsia="굴림" w:hAnsi="Arial" w:cs="Arial"/>
          <w:sz w:val="22"/>
        </w:rPr>
        <w:t xml:space="preserve"> </w:t>
      </w:r>
      <w:r w:rsidRPr="001D19F6">
        <w:rPr>
          <w:rFonts w:ascii="Arial" w:eastAsia="굴림" w:hAnsi="Arial" w:cs="Arial"/>
          <w:sz w:val="22"/>
        </w:rPr>
        <w:t xml:space="preserve">discontinued </w:t>
      </w:r>
      <w:r w:rsidR="000B0851" w:rsidRPr="001D19F6">
        <w:rPr>
          <w:rFonts w:ascii="Arial" w:eastAsia="굴림" w:hAnsi="Arial" w:cs="Arial"/>
          <w:sz w:val="22"/>
        </w:rPr>
        <w:t>business →Go to G006</w:t>
      </w:r>
    </w:p>
    <w:p w14:paraId="125EA660" w14:textId="77777777" w:rsidR="000B0851" w:rsidRPr="001D19F6" w:rsidRDefault="000B0851" w:rsidP="00F14BA4">
      <w:pPr>
        <w:pStyle w:val="a6"/>
        <w:numPr>
          <w:ilvl w:val="0"/>
          <w:numId w:val="782"/>
        </w:numPr>
        <w:wordWrap/>
        <w:spacing w:line="360" w:lineRule="auto"/>
        <w:ind w:leftChars="0"/>
        <w:rPr>
          <w:rFonts w:ascii="Arial" w:eastAsia="굴림" w:hAnsi="Arial" w:cs="Arial"/>
          <w:sz w:val="22"/>
        </w:rPr>
      </w:pPr>
      <w:r w:rsidRPr="001D19F6">
        <w:rPr>
          <w:rFonts w:ascii="Arial" w:eastAsia="굴림" w:hAnsi="Arial" w:cs="Arial"/>
          <w:sz w:val="22"/>
        </w:rPr>
        <w:t>Lack of income →Go to G006</w:t>
      </w:r>
    </w:p>
    <w:p w14:paraId="54215A02" w14:textId="77777777" w:rsidR="000B0851" w:rsidRPr="001D19F6" w:rsidRDefault="000B0851" w:rsidP="00F14BA4">
      <w:pPr>
        <w:pStyle w:val="a6"/>
        <w:numPr>
          <w:ilvl w:val="0"/>
          <w:numId w:val="782"/>
        </w:numPr>
        <w:wordWrap/>
        <w:spacing w:line="360" w:lineRule="auto"/>
        <w:ind w:leftChars="0"/>
        <w:rPr>
          <w:rFonts w:ascii="Arial" w:eastAsia="굴림" w:hAnsi="Arial" w:cs="Arial"/>
          <w:sz w:val="22"/>
        </w:rPr>
      </w:pPr>
      <w:r w:rsidRPr="001D19F6">
        <w:rPr>
          <w:rFonts w:ascii="Arial" w:eastAsia="굴림" w:hAnsi="Arial" w:cs="Arial"/>
          <w:sz w:val="22"/>
        </w:rPr>
        <w:t xml:space="preserve">Lack of trust in the National Pension System or the </w:t>
      </w:r>
      <w:r w:rsidR="00D665C7" w:rsidRPr="001D19F6">
        <w:rPr>
          <w:rFonts w:ascii="Arial" w:eastAsia="굴림" w:hAnsi="Arial" w:cs="Arial"/>
          <w:sz w:val="22"/>
        </w:rPr>
        <w:t xml:space="preserve">Specific </w:t>
      </w:r>
      <w:proofErr w:type="gramStart"/>
      <w:r w:rsidR="00D665C7" w:rsidRPr="001D19F6">
        <w:rPr>
          <w:rFonts w:ascii="Arial" w:eastAsia="굴림" w:hAnsi="Arial" w:cs="Arial"/>
          <w:sz w:val="22"/>
        </w:rPr>
        <w:t xml:space="preserve">Corporate </w:t>
      </w:r>
      <w:r w:rsidRPr="001D19F6">
        <w:rPr>
          <w:rFonts w:ascii="Arial" w:eastAsia="굴림" w:hAnsi="Arial" w:cs="Arial"/>
          <w:sz w:val="22"/>
        </w:rPr>
        <w:t xml:space="preserve"> Pension</w:t>
      </w:r>
      <w:proofErr w:type="gramEnd"/>
      <w:r w:rsidRPr="001D19F6">
        <w:rPr>
          <w:rFonts w:ascii="Arial" w:eastAsia="굴림" w:hAnsi="Arial" w:cs="Arial"/>
          <w:sz w:val="22"/>
        </w:rPr>
        <w:t xml:space="preserve"> System →Go to G006</w:t>
      </w:r>
    </w:p>
    <w:p w14:paraId="1E86F437" w14:textId="77777777" w:rsidR="000B0851" w:rsidRPr="001D19F6" w:rsidRDefault="000B0851" w:rsidP="00F14BA4">
      <w:pPr>
        <w:pStyle w:val="a6"/>
        <w:numPr>
          <w:ilvl w:val="0"/>
          <w:numId w:val="782"/>
        </w:numPr>
        <w:wordWrap/>
        <w:spacing w:line="360" w:lineRule="auto"/>
        <w:ind w:leftChars="0"/>
        <w:rPr>
          <w:rFonts w:ascii="Arial" w:eastAsia="굴림" w:hAnsi="Arial" w:cs="Arial"/>
          <w:sz w:val="22"/>
        </w:rPr>
      </w:pPr>
      <w:r w:rsidRPr="001D19F6">
        <w:rPr>
          <w:rFonts w:ascii="Arial" w:eastAsia="굴림" w:hAnsi="Arial" w:cs="Arial"/>
          <w:sz w:val="22"/>
        </w:rPr>
        <w:t>Other</w:t>
      </w:r>
      <w:r w:rsidR="00A4112E" w:rsidRPr="001D19F6">
        <w:rPr>
          <w:rFonts w:ascii="Arial" w:eastAsia="굴림" w:hAnsi="Arial" w:cs="Arial"/>
          <w:sz w:val="22"/>
        </w:rPr>
        <w:t>s</w:t>
      </w:r>
    </w:p>
    <w:p w14:paraId="3A53B4A1" w14:textId="77777777" w:rsidR="000B0851" w:rsidRPr="001D19F6" w:rsidRDefault="000B0851" w:rsidP="000B0851">
      <w:pPr>
        <w:wordWrap/>
        <w:spacing w:line="360" w:lineRule="auto"/>
        <w:rPr>
          <w:rFonts w:ascii="Arial" w:eastAsia="굴림" w:hAnsi="Arial" w:cs="Arial"/>
          <w:sz w:val="22"/>
        </w:rPr>
      </w:pPr>
    </w:p>
    <w:p w14:paraId="38454561" w14:textId="77777777" w:rsidR="00D40E7C"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 xml:space="preserve">G003. </w:t>
      </w:r>
      <w:r w:rsidR="00D40E7C" w:rsidRPr="001D19F6">
        <w:rPr>
          <w:rFonts w:ascii="Arial" w:eastAsia="굴림" w:hAnsi="Arial" w:cs="Arial"/>
          <w:sz w:val="22"/>
        </w:rPr>
        <w:t>If others, please specify.</w:t>
      </w:r>
    </w:p>
    <w:p w14:paraId="54835941" w14:textId="77777777" w:rsidR="000B0851" w:rsidRPr="001D19F6" w:rsidRDefault="00EB33B3" w:rsidP="000B0851">
      <w:pPr>
        <w:wordWrap/>
        <w:spacing w:line="360" w:lineRule="auto"/>
        <w:rPr>
          <w:rFonts w:ascii="Arial" w:eastAsia="굴림" w:hAnsi="Arial" w:cs="Arial"/>
          <w:sz w:val="22"/>
        </w:rPr>
      </w:pPr>
      <w:r w:rsidRPr="001D19F6">
        <w:rPr>
          <w:rFonts w:ascii="Arial" w:eastAsia="굴림" w:hAnsi="Arial" w:cs="Arial"/>
          <w:kern w:val="0"/>
          <w:sz w:val="22"/>
        </w:rPr>
        <w:tab/>
        <w:t>______________________________</w:t>
      </w:r>
      <w:proofErr w:type="gramStart"/>
      <w:r w:rsidRPr="001D19F6">
        <w:rPr>
          <w:rFonts w:ascii="Arial" w:eastAsia="굴림" w:hAnsi="Arial" w:cs="Arial"/>
          <w:kern w:val="0"/>
          <w:sz w:val="22"/>
        </w:rPr>
        <w:t xml:space="preserve">_ </w:t>
      </w:r>
      <w:r w:rsidR="000B0851" w:rsidRPr="001D19F6">
        <w:rPr>
          <w:rFonts w:ascii="Arial" w:eastAsia="굴림" w:hAnsi="Arial" w:cs="Arial"/>
          <w:sz w:val="22"/>
        </w:rPr>
        <w:t xml:space="preserve"> →</w:t>
      </w:r>
      <w:proofErr w:type="gramEnd"/>
      <w:r w:rsidR="000B0851" w:rsidRPr="001D19F6">
        <w:rPr>
          <w:rFonts w:ascii="Arial" w:eastAsia="굴림" w:hAnsi="Arial" w:cs="Arial"/>
          <w:sz w:val="22"/>
        </w:rPr>
        <w:t>Go to G006</w:t>
      </w:r>
    </w:p>
    <w:p w14:paraId="4E03E33C" w14:textId="77777777" w:rsidR="000B0851" w:rsidRPr="001D19F6" w:rsidRDefault="000B0851" w:rsidP="000B0851">
      <w:pPr>
        <w:wordWrap/>
        <w:spacing w:line="360" w:lineRule="auto"/>
        <w:rPr>
          <w:rFonts w:ascii="Arial" w:eastAsia="굴림" w:hAnsi="Arial" w:cs="Arial"/>
          <w:sz w:val="22"/>
        </w:rPr>
      </w:pPr>
    </w:p>
    <w:p w14:paraId="06315FB9"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G004.</w:t>
      </w:r>
      <w:r w:rsidR="00EB33B3" w:rsidRPr="001D19F6">
        <w:rPr>
          <w:rFonts w:ascii="Arial" w:hAnsi="Arial" w:cs="Arial"/>
        </w:rPr>
        <w:t xml:space="preserve"> </w:t>
      </w:r>
      <w:r w:rsidR="00EB33B3" w:rsidRPr="001D19F6">
        <w:rPr>
          <w:rFonts w:ascii="Arial" w:eastAsia="굴림" w:hAnsi="Arial" w:cs="Arial"/>
          <w:sz w:val="22"/>
        </w:rPr>
        <w:t>Why are you not subscribing to those insurances</w:t>
      </w:r>
      <w:r w:rsidRPr="001D19F6">
        <w:rPr>
          <w:rFonts w:ascii="Arial" w:eastAsia="굴림" w:hAnsi="Arial" w:cs="Arial"/>
          <w:sz w:val="22"/>
        </w:rPr>
        <w:t>?</w:t>
      </w:r>
    </w:p>
    <w:p w14:paraId="2F31F767" w14:textId="77777777" w:rsidR="000B0851" w:rsidRPr="001D19F6" w:rsidRDefault="000B0851" w:rsidP="00F14BA4">
      <w:pPr>
        <w:pStyle w:val="a6"/>
        <w:numPr>
          <w:ilvl w:val="0"/>
          <w:numId w:val="783"/>
        </w:numPr>
        <w:wordWrap/>
        <w:spacing w:line="360" w:lineRule="auto"/>
        <w:ind w:leftChars="0"/>
        <w:rPr>
          <w:rFonts w:ascii="Arial" w:eastAsia="굴림" w:hAnsi="Arial" w:cs="Arial"/>
          <w:sz w:val="22"/>
        </w:rPr>
      </w:pPr>
      <w:r w:rsidRPr="001D19F6">
        <w:rPr>
          <w:rFonts w:ascii="Arial" w:eastAsia="굴림" w:hAnsi="Arial" w:cs="Arial"/>
          <w:sz w:val="22"/>
        </w:rPr>
        <w:t xml:space="preserve">Old age </w:t>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Pr="001D19F6">
        <w:rPr>
          <w:rFonts w:ascii="Arial" w:eastAsia="굴림" w:hAnsi="Arial" w:cs="Arial"/>
          <w:sz w:val="22"/>
        </w:rPr>
        <w:t>→</w:t>
      </w:r>
      <w:r w:rsidR="00EB33B3" w:rsidRPr="001D19F6">
        <w:rPr>
          <w:rFonts w:ascii="Arial" w:eastAsia="굴림" w:hAnsi="Arial" w:cs="Arial"/>
          <w:sz w:val="22"/>
        </w:rPr>
        <w:t xml:space="preserve"> </w:t>
      </w:r>
      <w:r w:rsidRPr="001D19F6">
        <w:rPr>
          <w:rFonts w:ascii="Arial" w:eastAsia="굴림" w:hAnsi="Arial" w:cs="Arial"/>
          <w:sz w:val="22"/>
        </w:rPr>
        <w:t>Go to G010</w:t>
      </w:r>
    </w:p>
    <w:p w14:paraId="2AECF0ED" w14:textId="77777777" w:rsidR="000B0851" w:rsidRPr="001D19F6" w:rsidRDefault="000B0851" w:rsidP="00F14BA4">
      <w:pPr>
        <w:pStyle w:val="a6"/>
        <w:numPr>
          <w:ilvl w:val="0"/>
          <w:numId w:val="783"/>
        </w:numPr>
        <w:wordWrap/>
        <w:spacing w:line="360" w:lineRule="auto"/>
        <w:ind w:leftChars="0"/>
        <w:rPr>
          <w:rFonts w:ascii="Arial" w:eastAsia="굴림" w:hAnsi="Arial" w:cs="Arial"/>
          <w:sz w:val="22"/>
        </w:rPr>
      </w:pPr>
      <w:r w:rsidRPr="001D19F6">
        <w:rPr>
          <w:rFonts w:ascii="Arial" w:eastAsia="굴림" w:hAnsi="Arial" w:cs="Arial"/>
          <w:sz w:val="22"/>
        </w:rPr>
        <w:t>Never involved in income-</w:t>
      </w:r>
      <w:r w:rsidR="00A4112E" w:rsidRPr="001D19F6">
        <w:rPr>
          <w:rFonts w:ascii="Arial" w:eastAsia="굴림" w:hAnsi="Arial" w:cs="Arial"/>
          <w:sz w:val="22"/>
        </w:rPr>
        <w:t>earning</w:t>
      </w:r>
      <w:r w:rsidRPr="001D19F6">
        <w:rPr>
          <w:rFonts w:ascii="Arial" w:eastAsia="굴림" w:hAnsi="Arial" w:cs="Arial"/>
          <w:sz w:val="22"/>
        </w:rPr>
        <w:t xml:space="preserve"> activities </w:t>
      </w:r>
      <w:r w:rsidR="00EB33B3" w:rsidRPr="001D19F6">
        <w:rPr>
          <w:rFonts w:ascii="Arial" w:eastAsia="굴림" w:hAnsi="Arial" w:cs="Arial"/>
          <w:sz w:val="22"/>
        </w:rPr>
        <w:tab/>
      </w:r>
      <w:r w:rsidRPr="001D19F6">
        <w:rPr>
          <w:rFonts w:ascii="Arial" w:eastAsia="굴림" w:hAnsi="Arial" w:cs="Arial"/>
          <w:sz w:val="22"/>
        </w:rPr>
        <w:t>→</w:t>
      </w:r>
      <w:r w:rsidR="00EB33B3" w:rsidRPr="001D19F6">
        <w:rPr>
          <w:rFonts w:ascii="Arial" w:eastAsia="굴림" w:hAnsi="Arial" w:cs="Arial"/>
          <w:sz w:val="22"/>
        </w:rPr>
        <w:t xml:space="preserve"> </w:t>
      </w:r>
      <w:r w:rsidRPr="001D19F6">
        <w:rPr>
          <w:rFonts w:ascii="Arial" w:eastAsia="굴림" w:hAnsi="Arial" w:cs="Arial"/>
          <w:sz w:val="22"/>
        </w:rPr>
        <w:t>Go to G010</w:t>
      </w:r>
    </w:p>
    <w:p w14:paraId="5EE38B03" w14:textId="77777777" w:rsidR="000B0851" w:rsidRPr="001D19F6" w:rsidRDefault="00EB33B3" w:rsidP="00F14BA4">
      <w:pPr>
        <w:pStyle w:val="a6"/>
        <w:numPr>
          <w:ilvl w:val="0"/>
          <w:numId w:val="783"/>
        </w:numPr>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Applicable to </w:t>
      </w:r>
      <w:r w:rsidR="000B0851" w:rsidRPr="001D19F6">
        <w:rPr>
          <w:rFonts w:ascii="Arial" w:eastAsia="굴림" w:hAnsi="Arial" w:cs="Arial"/>
          <w:sz w:val="22"/>
        </w:rPr>
        <w:t>other so</w:t>
      </w:r>
      <w:r w:rsidR="00A4112E" w:rsidRPr="001D19F6">
        <w:rPr>
          <w:rFonts w:ascii="Arial" w:eastAsia="굴림" w:hAnsi="Arial" w:cs="Arial"/>
          <w:sz w:val="22"/>
        </w:rPr>
        <w:t xml:space="preserve">cial security benefits such as </w:t>
      </w:r>
      <w:r w:rsidR="008F2A2F" w:rsidRPr="001D19F6">
        <w:rPr>
          <w:rFonts w:ascii="Arial" w:eastAsia="굴림" w:hAnsi="Arial" w:cs="Arial"/>
          <w:kern w:val="0"/>
          <w:sz w:val="22"/>
        </w:rPr>
        <w:t>National basic livelihood security benefit (customized benefit)</w:t>
      </w:r>
      <w:r w:rsidRPr="001D19F6">
        <w:rPr>
          <w:rFonts w:ascii="Arial" w:eastAsia="굴림" w:hAnsi="Arial" w:cs="Arial"/>
          <w:kern w:val="0"/>
          <w:sz w:val="22"/>
        </w:rPr>
        <w:t xml:space="preserve"> or </w:t>
      </w:r>
      <w:proofErr w:type="gramStart"/>
      <w:r w:rsidR="006476DA" w:rsidRPr="001D19F6">
        <w:rPr>
          <w:rFonts w:ascii="Arial" w:eastAsia="굴림" w:hAnsi="Arial" w:cs="Arial"/>
          <w:kern w:val="0"/>
          <w:sz w:val="22"/>
        </w:rPr>
        <w:t>veterans</w:t>
      </w:r>
      <w:proofErr w:type="gramEnd"/>
      <w:r w:rsidR="006476DA" w:rsidRPr="001D19F6">
        <w:rPr>
          <w:rFonts w:ascii="Arial" w:eastAsia="굴림" w:hAnsi="Arial" w:cs="Arial"/>
          <w:kern w:val="0"/>
          <w:sz w:val="22"/>
        </w:rPr>
        <w:t xml:space="preserve"> benefit</w:t>
      </w:r>
      <w:r w:rsidRPr="001D19F6">
        <w:rPr>
          <w:rFonts w:ascii="Arial" w:eastAsia="굴림" w:hAnsi="Arial" w:cs="Arial"/>
          <w:kern w:val="0"/>
          <w:sz w:val="22"/>
        </w:rPr>
        <w:t xml:space="preserve"> </w:t>
      </w:r>
      <w:r w:rsidRPr="001D19F6">
        <w:rPr>
          <w:rFonts w:ascii="Arial" w:eastAsia="굴림" w:hAnsi="Arial" w:cs="Arial"/>
          <w:kern w:val="0"/>
          <w:sz w:val="22"/>
        </w:rPr>
        <w:tab/>
      </w:r>
      <w:r w:rsidRPr="001D19F6">
        <w:rPr>
          <w:rFonts w:ascii="Arial" w:eastAsia="굴림" w:hAnsi="Arial" w:cs="Arial"/>
          <w:kern w:val="0"/>
          <w:sz w:val="22"/>
        </w:rPr>
        <w:tab/>
      </w:r>
      <w:r w:rsidRPr="001D19F6">
        <w:rPr>
          <w:rFonts w:ascii="Arial" w:eastAsia="굴림" w:hAnsi="Arial" w:cs="Arial"/>
          <w:kern w:val="0"/>
          <w:sz w:val="22"/>
        </w:rPr>
        <w:tab/>
      </w:r>
      <w:r w:rsidR="000B0851" w:rsidRPr="001D19F6">
        <w:rPr>
          <w:rFonts w:ascii="Arial" w:eastAsia="굴림" w:hAnsi="Arial" w:cs="Arial"/>
          <w:sz w:val="22"/>
        </w:rPr>
        <w:t>→</w:t>
      </w:r>
      <w:r w:rsidRPr="001D19F6">
        <w:rPr>
          <w:rFonts w:ascii="Arial" w:eastAsia="굴림" w:hAnsi="Arial" w:cs="Arial"/>
          <w:sz w:val="22"/>
        </w:rPr>
        <w:t xml:space="preserve"> </w:t>
      </w:r>
      <w:r w:rsidR="000B0851" w:rsidRPr="001D19F6">
        <w:rPr>
          <w:rFonts w:ascii="Arial" w:eastAsia="굴림" w:hAnsi="Arial" w:cs="Arial"/>
          <w:sz w:val="22"/>
        </w:rPr>
        <w:t>Go to G010</w:t>
      </w:r>
    </w:p>
    <w:p w14:paraId="5A58E6E7" w14:textId="77777777" w:rsidR="000B0851" w:rsidRPr="001D19F6" w:rsidRDefault="000B0851" w:rsidP="00F14BA4">
      <w:pPr>
        <w:pStyle w:val="a6"/>
        <w:numPr>
          <w:ilvl w:val="0"/>
          <w:numId w:val="783"/>
        </w:numPr>
        <w:wordWrap/>
        <w:spacing w:line="360" w:lineRule="auto"/>
        <w:ind w:leftChars="0"/>
        <w:rPr>
          <w:rFonts w:ascii="Arial" w:eastAsia="굴림" w:hAnsi="Arial" w:cs="Arial"/>
          <w:sz w:val="22"/>
        </w:rPr>
      </w:pPr>
      <w:r w:rsidRPr="001D19F6">
        <w:rPr>
          <w:rFonts w:ascii="Arial" w:eastAsia="굴림" w:hAnsi="Arial" w:cs="Arial"/>
          <w:sz w:val="22"/>
        </w:rPr>
        <w:t xml:space="preserve">Lack of income </w:t>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00EB33B3" w:rsidRPr="001D19F6">
        <w:rPr>
          <w:rFonts w:ascii="Arial" w:eastAsia="굴림" w:hAnsi="Arial" w:cs="Arial"/>
          <w:sz w:val="22"/>
        </w:rPr>
        <w:tab/>
      </w:r>
      <w:r w:rsidRPr="001D19F6">
        <w:rPr>
          <w:rFonts w:ascii="Arial" w:eastAsia="굴림" w:hAnsi="Arial" w:cs="Arial"/>
          <w:sz w:val="22"/>
        </w:rPr>
        <w:t>→</w:t>
      </w:r>
      <w:r w:rsidR="00EB33B3" w:rsidRPr="001D19F6">
        <w:rPr>
          <w:rFonts w:ascii="Arial" w:eastAsia="굴림" w:hAnsi="Arial" w:cs="Arial"/>
          <w:sz w:val="22"/>
        </w:rPr>
        <w:t xml:space="preserve"> </w:t>
      </w:r>
      <w:r w:rsidRPr="001D19F6">
        <w:rPr>
          <w:rFonts w:ascii="Arial" w:eastAsia="굴림" w:hAnsi="Arial" w:cs="Arial"/>
          <w:sz w:val="22"/>
        </w:rPr>
        <w:t>Go to G010</w:t>
      </w:r>
    </w:p>
    <w:p w14:paraId="1F9F0C94" w14:textId="77777777" w:rsidR="000B0851" w:rsidRPr="001D19F6" w:rsidRDefault="000B0851" w:rsidP="00F14BA4">
      <w:pPr>
        <w:pStyle w:val="a6"/>
        <w:numPr>
          <w:ilvl w:val="0"/>
          <w:numId w:val="783"/>
        </w:numPr>
        <w:wordWrap/>
        <w:spacing w:line="360" w:lineRule="auto"/>
        <w:ind w:leftChars="0"/>
        <w:rPr>
          <w:rFonts w:ascii="Arial" w:eastAsia="굴림" w:hAnsi="Arial" w:cs="Arial"/>
          <w:sz w:val="22"/>
        </w:rPr>
      </w:pPr>
      <w:r w:rsidRPr="001D19F6">
        <w:rPr>
          <w:rFonts w:ascii="Arial" w:eastAsia="굴림" w:hAnsi="Arial" w:cs="Arial"/>
          <w:sz w:val="22"/>
        </w:rPr>
        <w:t>Other</w:t>
      </w:r>
      <w:r w:rsidR="00A4112E" w:rsidRPr="001D19F6">
        <w:rPr>
          <w:rFonts w:ascii="Arial" w:eastAsia="굴림" w:hAnsi="Arial" w:cs="Arial"/>
          <w:sz w:val="22"/>
        </w:rPr>
        <w:t>s</w:t>
      </w:r>
    </w:p>
    <w:p w14:paraId="33B24961" w14:textId="77777777" w:rsidR="000B0851" w:rsidRPr="001D19F6" w:rsidRDefault="000B0851" w:rsidP="000B0851">
      <w:pPr>
        <w:wordWrap/>
        <w:spacing w:line="360" w:lineRule="auto"/>
        <w:rPr>
          <w:rFonts w:ascii="Arial" w:eastAsia="굴림" w:hAnsi="Arial" w:cs="Arial"/>
          <w:sz w:val="22"/>
        </w:rPr>
      </w:pPr>
    </w:p>
    <w:p w14:paraId="59B5F03E"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G005.</w:t>
      </w:r>
      <w:r w:rsidR="00A4112E" w:rsidRPr="001D19F6">
        <w:rPr>
          <w:rFonts w:ascii="Arial" w:eastAsia="굴림" w:hAnsi="Arial" w:cs="Arial"/>
          <w:sz w:val="22"/>
        </w:rPr>
        <w:t xml:space="preserve"> </w:t>
      </w:r>
      <w:r w:rsidR="00D40E7C" w:rsidRPr="001D19F6">
        <w:rPr>
          <w:rFonts w:ascii="Arial" w:eastAsia="굴림" w:hAnsi="Arial" w:cs="Arial"/>
          <w:sz w:val="22"/>
        </w:rPr>
        <w:t>If others, please specify.</w:t>
      </w:r>
    </w:p>
    <w:p w14:paraId="33CE6AD8" w14:textId="77777777" w:rsidR="000B0851" w:rsidRPr="001D19F6" w:rsidRDefault="00EB33B3"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0B0851" w:rsidRPr="001D19F6">
        <w:rPr>
          <w:rFonts w:ascii="Arial" w:eastAsia="굴림" w:hAnsi="Arial" w:cs="Arial"/>
          <w:sz w:val="22"/>
        </w:rPr>
        <w:t>→Go to G010</w:t>
      </w:r>
    </w:p>
    <w:p w14:paraId="10E59EAA" w14:textId="77777777" w:rsidR="000B0851" w:rsidRPr="001D19F6" w:rsidRDefault="000B0851" w:rsidP="000B0851">
      <w:pPr>
        <w:wordWrap/>
        <w:spacing w:line="360" w:lineRule="auto"/>
        <w:rPr>
          <w:rFonts w:ascii="Arial" w:eastAsia="굴림" w:hAnsi="Arial" w:cs="Arial"/>
          <w:sz w:val="22"/>
        </w:rPr>
      </w:pPr>
    </w:p>
    <w:p w14:paraId="54048A17"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G006.</w:t>
      </w:r>
      <w:r w:rsidR="00EB33B3" w:rsidRPr="001D19F6">
        <w:rPr>
          <w:rFonts w:ascii="Arial" w:eastAsia="굴림" w:hAnsi="Arial" w:cs="Arial"/>
          <w:sz w:val="22"/>
        </w:rPr>
        <w:t xml:space="preserve"> </w:t>
      </w:r>
      <w:r w:rsidRPr="001D19F6">
        <w:rPr>
          <w:rFonts w:ascii="Arial" w:eastAsia="굴림" w:hAnsi="Arial" w:cs="Arial"/>
          <w:sz w:val="22"/>
        </w:rPr>
        <w:t xml:space="preserve">How long </w:t>
      </w:r>
      <w:r w:rsidR="00EB33B3" w:rsidRPr="001D19F6">
        <w:rPr>
          <w:rFonts w:ascii="Arial" w:eastAsia="굴림" w:hAnsi="Arial" w:cs="Arial"/>
          <w:sz w:val="22"/>
        </w:rPr>
        <w:t>did you pay p</w:t>
      </w:r>
      <w:r w:rsidRPr="001D19F6">
        <w:rPr>
          <w:rFonts w:ascii="Arial" w:eastAsia="굴림" w:hAnsi="Arial" w:cs="Arial"/>
          <w:sz w:val="22"/>
        </w:rPr>
        <w:t>remium</w:t>
      </w:r>
      <w:r w:rsidR="00A4112E" w:rsidRPr="001D19F6">
        <w:rPr>
          <w:rFonts w:ascii="Arial" w:eastAsia="굴림" w:hAnsi="Arial" w:cs="Arial"/>
          <w:sz w:val="22"/>
        </w:rPr>
        <w:t>s</w:t>
      </w:r>
      <w:r w:rsidR="00EB33B3" w:rsidRPr="001D19F6">
        <w:rPr>
          <w:rFonts w:ascii="Arial" w:eastAsia="굴림" w:hAnsi="Arial" w:cs="Arial"/>
          <w:sz w:val="22"/>
        </w:rPr>
        <w:t xml:space="preserve"> so far</w:t>
      </w:r>
      <w:r w:rsidRPr="001D19F6">
        <w:rPr>
          <w:rFonts w:ascii="Arial" w:eastAsia="굴림" w:hAnsi="Arial" w:cs="Arial"/>
          <w:sz w:val="22"/>
        </w:rPr>
        <w:t>?</w:t>
      </w:r>
    </w:p>
    <w:p w14:paraId="4D32863F" w14:textId="77777777" w:rsidR="004A08FF" w:rsidRPr="001D19F6" w:rsidRDefault="004A08FF" w:rsidP="000B0851">
      <w:pPr>
        <w:wordWrap/>
        <w:spacing w:line="360" w:lineRule="auto"/>
        <w:rPr>
          <w:rFonts w:ascii="Arial" w:eastAsia="굴림" w:hAnsi="Arial" w:cs="Arial"/>
          <w:sz w:val="22"/>
        </w:rPr>
      </w:pPr>
      <w:r w:rsidRPr="001D19F6">
        <w:rPr>
          <w:rFonts w:ascii="Arial" w:eastAsia="굴림" w:hAnsi="Arial" w:cs="Arial"/>
          <w:sz w:val="22"/>
        </w:rPr>
        <w:t>[IWER: “</w:t>
      </w:r>
      <w:r w:rsidR="001B5178" w:rsidRPr="001D19F6">
        <w:rPr>
          <w:rFonts w:ascii="Arial" w:eastAsia="굴림" w:hAnsi="Arial" w:cs="Arial"/>
          <w:sz w:val="22"/>
        </w:rPr>
        <w:t>Please state the p</w:t>
      </w:r>
      <w:r w:rsidR="007D5BC2" w:rsidRPr="001D19F6">
        <w:rPr>
          <w:rFonts w:ascii="Arial" w:eastAsia="굴림" w:hAnsi="Arial" w:cs="Arial"/>
          <w:sz w:val="22"/>
        </w:rPr>
        <w:t>ayment p</w:t>
      </w:r>
      <w:r w:rsidR="001B5178" w:rsidRPr="001D19F6">
        <w:rPr>
          <w:rFonts w:ascii="Arial" w:eastAsia="굴림" w:hAnsi="Arial" w:cs="Arial"/>
          <w:sz w:val="22"/>
        </w:rPr>
        <w:t>eriod</w:t>
      </w:r>
      <w:r w:rsidRPr="001D19F6">
        <w:rPr>
          <w:rFonts w:ascii="Arial" w:eastAsia="굴림" w:hAnsi="Arial" w:cs="Arial"/>
          <w:sz w:val="22"/>
        </w:rPr>
        <w:t>.”]</w:t>
      </w:r>
    </w:p>
    <w:p w14:paraId="2654FC53" w14:textId="77777777" w:rsidR="000B0851" w:rsidRPr="001D19F6" w:rsidRDefault="000B0851" w:rsidP="00F14BA4">
      <w:pPr>
        <w:pStyle w:val="a6"/>
        <w:numPr>
          <w:ilvl w:val="0"/>
          <w:numId w:val="784"/>
        </w:numPr>
        <w:wordWrap/>
        <w:spacing w:line="360" w:lineRule="auto"/>
        <w:ind w:leftChars="0"/>
        <w:rPr>
          <w:rFonts w:ascii="Arial" w:eastAsia="굴림" w:hAnsi="Arial" w:cs="Arial"/>
          <w:sz w:val="22"/>
        </w:rPr>
      </w:pPr>
      <w:r w:rsidRPr="001D19F6">
        <w:rPr>
          <w:rFonts w:ascii="Arial" w:eastAsia="굴림" w:hAnsi="Arial" w:cs="Arial"/>
          <w:sz w:val="22"/>
        </w:rPr>
        <w:t>Less than 1 year</w:t>
      </w:r>
    </w:p>
    <w:p w14:paraId="2560C309" w14:textId="77777777" w:rsidR="000B0851" w:rsidRPr="001D19F6" w:rsidRDefault="00A50110" w:rsidP="00F14BA4">
      <w:pPr>
        <w:pStyle w:val="a6"/>
        <w:numPr>
          <w:ilvl w:val="0"/>
          <w:numId w:val="784"/>
        </w:numPr>
        <w:wordWrap/>
        <w:spacing w:line="360" w:lineRule="auto"/>
        <w:ind w:leftChars="0"/>
        <w:rPr>
          <w:rFonts w:ascii="Arial" w:eastAsia="굴림" w:hAnsi="Arial" w:cs="Arial"/>
          <w:sz w:val="22"/>
        </w:rPr>
      </w:pPr>
      <w:r w:rsidRPr="001D19F6">
        <w:rPr>
          <w:rFonts w:ascii="Arial" w:eastAsia="굴림" w:hAnsi="Arial" w:cs="Arial"/>
          <w:sz w:val="22"/>
        </w:rPr>
        <w:t xml:space="preserve">More than </w:t>
      </w:r>
      <w:r w:rsidR="000B0851" w:rsidRPr="001D19F6">
        <w:rPr>
          <w:rFonts w:ascii="Arial" w:eastAsia="굴림" w:hAnsi="Arial" w:cs="Arial"/>
          <w:sz w:val="22"/>
        </w:rPr>
        <w:t xml:space="preserve">1 </w:t>
      </w:r>
      <w:r w:rsidRPr="001D19F6">
        <w:rPr>
          <w:rFonts w:ascii="Arial" w:eastAsia="굴림" w:hAnsi="Arial" w:cs="Arial"/>
          <w:sz w:val="22"/>
        </w:rPr>
        <w:t>year and less than</w:t>
      </w:r>
      <w:r w:rsidR="000B0851" w:rsidRPr="001D19F6">
        <w:rPr>
          <w:rFonts w:ascii="Arial" w:eastAsia="굴림" w:hAnsi="Arial" w:cs="Arial"/>
          <w:sz w:val="22"/>
        </w:rPr>
        <w:t xml:space="preserve"> 5 years</w:t>
      </w:r>
    </w:p>
    <w:p w14:paraId="0C2703AB" w14:textId="77777777" w:rsidR="000B0851" w:rsidRPr="001D19F6" w:rsidRDefault="00A50110" w:rsidP="00F14BA4">
      <w:pPr>
        <w:pStyle w:val="a6"/>
        <w:numPr>
          <w:ilvl w:val="0"/>
          <w:numId w:val="784"/>
        </w:numPr>
        <w:wordWrap/>
        <w:spacing w:line="360" w:lineRule="auto"/>
        <w:ind w:leftChars="0"/>
        <w:rPr>
          <w:rFonts w:ascii="Arial" w:eastAsia="굴림" w:hAnsi="Arial" w:cs="Arial"/>
          <w:sz w:val="22"/>
        </w:rPr>
      </w:pPr>
      <w:r w:rsidRPr="001D19F6">
        <w:rPr>
          <w:rFonts w:ascii="Arial" w:eastAsia="굴림" w:hAnsi="Arial" w:cs="Arial"/>
          <w:sz w:val="22"/>
        </w:rPr>
        <w:t xml:space="preserve">More than </w:t>
      </w:r>
      <w:r w:rsidR="000B0851" w:rsidRPr="001D19F6">
        <w:rPr>
          <w:rFonts w:ascii="Arial" w:eastAsia="굴림" w:hAnsi="Arial" w:cs="Arial"/>
          <w:sz w:val="22"/>
        </w:rPr>
        <w:t xml:space="preserve">5 </w:t>
      </w:r>
      <w:r w:rsidRPr="001D19F6">
        <w:rPr>
          <w:rFonts w:ascii="Arial" w:eastAsia="굴림" w:hAnsi="Arial" w:cs="Arial"/>
          <w:sz w:val="22"/>
        </w:rPr>
        <w:t>years and less than</w:t>
      </w:r>
      <w:r w:rsidR="000B0851" w:rsidRPr="001D19F6">
        <w:rPr>
          <w:rFonts w:ascii="Arial" w:eastAsia="굴림" w:hAnsi="Arial" w:cs="Arial"/>
          <w:sz w:val="22"/>
        </w:rPr>
        <w:t xml:space="preserve"> 10 years</w:t>
      </w:r>
    </w:p>
    <w:p w14:paraId="4FC470F7" w14:textId="77777777" w:rsidR="000B0851" w:rsidRPr="001D19F6" w:rsidRDefault="00A50110" w:rsidP="00F14BA4">
      <w:pPr>
        <w:pStyle w:val="a6"/>
        <w:numPr>
          <w:ilvl w:val="0"/>
          <w:numId w:val="784"/>
        </w:numPr>
        <w:wordWrap/>
        <w:spacing w:line="360" w:lineRule="auto"/>
        <w:ind w:leftChars="0"/>
        <w:rPr>
          <w:rFonts w:ascii="Arial" w:eastAsia="굴림" w:hAnsi="Arial" w:cs="Arial"/>
          <w:sz w:val="22"/>
        </w:rPr>
      </w:pPr>
      <w:r w:rsidRPr="001D19F6">
        <w:rPr>
          <w:rFonts w:ascii="Arial" w:eastAsia="굴림" w:hAnsi="Arial" w:cs="Arial"/>
          <w:sz w:val="22"/>
        </w:rPr>
        <w:t xml:space="preserve">More than 10 years and less than </w:t>
      </w:r>
      <w:r w:rsidR="000B0851" w:rsidRPr="001D19F6">
        <w:rPr>
          <w:rFonts w:ascii="Arial" w:eastAsia="굴림" w:hAnsi="Arial" w:cs="Arial"/>
          <w:sz w:val="22"/>
        </w:rPr>
        <w:t>20 years</w:t>
      </w:r>
    </w:p>
    <w:p w14:paraId="3E2E9643" w14:textId="77777777" w:rsidR="000B0851" w:rsidRPr="001D19F6" w:rsidRDefault="00A50110" w:rsidP="00F14BA4">
      <w:pPr>
        <w:pStyle w:val="a6"/>
        <w:numPr>
          <w:ilvl w:val="0"/>
          <w:numId w:val="784"/>
        </w:numPr>
        <w:wordWrap/>
        <w:spacing w:line="360" w:lineRule="auto"/>
        <w:ind w:leftChars="0"/>
        <w:rPr>
          <w:rFonts w:ascii="Arial" w:eastAsia="굴림" w:hAnsi="Arial" w:cs="Arial"/>
          <w:sz w:val="22"/>
        </w:rPr>
      </w:pPr>
      <w:r w:rsidRPr="001D19F6">
        <w:rPr>
          <w:rFonts w:ascii="Arial" w:eastAsia="굴림" w:hAnsi="Arial" w:cs="Arial"/>
          <w:sz w:val="22"/>
        </w:rPr>
        <w:t xml:space="preserve">More than </w:t>
      </w:r>
      <w:r w:rsidR="000B0851" w:rsidRPr="001D19F6">
        <w:rPr>
          <w:rFonts w:ascii="Arial" w:eastAsia="굴림" w:hAnsi="Arial" w:cs="Arial"/>
          <w:sz w:val="22"/>
        </w:rPr>
        <w:t>20 years</w:t>
      </w:r>
    </w:p>
    <w:p w14:paraId="1C475CB6" w14:textId="77777777" w:rsidR="000B0851" w:rsidRPr="001D19F6" w:rsidRDefault="000B0851" w:rsidP="000B0851">
      <w:pPr>
        <w:wordWrap/>
        <w:spacing w:line="360" w:lineRule="auto"/>
        <w:rPr>
          <w:rFonts w:ascii="Arial" w:eastAsia="굴림" w:hAnsi="Arial" w:cs="Arial"/>
          <w:sz w:val="22"/>
        </w:rPr>
      </w:pPr>
    </w:p>
    <w:p w14:paraId="78BC79D2"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G007.</w:t>
      </w:r>
      <w:r w:rsidR="007D5BC2" w:rsidRPr="001D19F6">
        <w:rPr>
          <w:rFonts w:ascii="Arial" w:eastAsia="굴림" w:hAnsi="Arial" w:cs="Arial"/>
          <w:sz w:val="22"/>
        </w:rPr>
        <w:t xml:space="preserve"> In what age </w:t>
      </w:r>
      <w:r w:rsidRPr="001D19F6">
        <w:rPr>
          <w:rFonts w:ascii="Arial" w:eastAsia="굴림" w:hAnsi="Arial" w:cs="Arial"/>
          <w:sz w:val="22"/>
        </w:rPr>
        <w:t>do you start</w:t>
      </w:r>
      <w:r w:rsidR="007D5BC2" w:rsidRPr="001D19F6">
        <w:rPr>
          <w:rFonts w:ascii="Arial" w:eastAsia="굴림" w:hAnsi="Arial" w:cs="Arial"/>
          <w:sz w:val="22"/>
        </w:rPr>
        <w:t xml:space="preserve"> to</w:t>
      </w:r>
      <w:r w:rsidRPr="001D19F6">
        <w:rPr>
          <w:rFonts w:ascii="Arial" w:eastAsia="굴림" w:hAnsi="Arial" w:cs="Arial"/>
          <w:sz w:val="22"/>
        </w:rPr>
        <w:t xml:space="preserve"> receiv</w:t>
      </w:r>
      <w:r w:rsidR="007D5BC2" w:rsidRPr="001D19F6">
        <w:rPr>
          <w:rFonts w:ascii="Arial" w:eastAsia="굴림" w:hAnsi="Arial" w:cs="Arial"/>
          <w:sz w:val="22"/>
        </w:rPr>
        <w:t xml:space="preserve">e </w:t>
      </w:r>
      <w:r w:rsidR="00A4112E" w:rsidRPr="001D19F6">
        <w:rPr>
          <w:rFonts w:ascii="Arial" w:eastAsia="굴림" w:hAnsi="Arial" w:cs="Arial"/>
          <w:sz w:val="22"/>
        </w:rPr>
        <w:t>national</w:t>
      </w:r>
      <w:r w:rsidR="007D5BC2" w:rsidRPr="001D19F6">
        <w:rPr>
          <w:rFonts w:ascii="Arial" w:eastAsia="굴림" w:hAnsi="Arial" w:cs="Arial"/>
          <w:sz w:val="22"/>
        </w:rPr>
        <w:t xml:space="preserve"> </w:t>
      </w:r>
      <w:r w:rsidR="00A4112E" w:rsidRPr="001D19F6">
        <w:rPr>
          <w:rFonts w:ascii="Arial" w:eastAsia="굴림" w:hAnsi="Arial" w:cs="Arial"/>
          <w:sz w:val="22"/>
        </w:rPr>
        <w:t xml:space="preserve">pension benefits or </w:t>
      </w:r>
      <w:r w:rsidR="00D665C7" w:rsidRPr="001D19F6">
        <w:rPr>
          <w:rFonts w:ascii="Arial" w:eastAsia="굴림" w:hAnsi="Arial" w:cs="Arial"/>
          <w:sz w:val="22"/>
        </w:rPr>
        <w:t xml:space="preserve">specific </w:t>
      </w:r>
      <w:r w:rsidR="00D8665C" w:rsidRPr="001D19F6">
        <w:rPr>
          <w:rFonts w:ascii="Arial" w:eastAsia="굴림" w:hAnsi="Arial" w:cs="Arial"/>
          <w:sz w:val="22"/>
        </w:rPr>
        <w:t>c</w:t>
      </w:r>
      <w:r w:rsidR="00D665C7" w:rsidRPr="001D19F6">
        <w:rPr>
          <w:rFonts w:ascii="Arial" w:eastAsia="굴림" w:hAnsi="Arial" w:cs="Arial"/>
          <w:sz w:val="22"/>
        </w:rPr>
        <w:t>orporate</w:t>
      </w:r>
      <w:r w:rsidR="00A4112E" w:rsidRPr="001D19F6">
        <w:rPr>
          <w:rFonts w:ascii="Arial" w:eastAsia="굴림" w:hAnsi="Arial" w:cs="Arial"/>
          <w:sz w:val="22"/>
        </w:rPr>
        <w:t xml:space="preserve"> pension</w:t>
      </w:r>
      <w:r w:rsidRPr="001D19F6">
        <w:rPr>
          <w:rFonts w:ascii="Arial" w:eastAsia="굴림" w:hAnsi="Arial" w:cs="Arial"/>
          <w:sz w:val="22"/>
        </w:rPr>
        <w:t xml:space="preserve"> benefits?</w:t>
      </w:r>
    </w:p>
    <w:p w14:paraId="719A66F8" w14:textId="77777777" w:rsidR="000B0851" w:rsidRPr="001D19F6" w:rsidRDefault="000B0851" w:rsidP="00F14BA4">
      <w:pPr>
        <w:pStyle w:val="a6"/>
        <w:numPr>
          <w:ilvl w:val="0"/>
          <w:numId w:val="785"/>
        </w:numPr>
        <w:wordWrap/>
        <w:spacing w:line="360" w:lineRule="auto"/>
        <w:ind w:leftChars="0"/>
        <w:rPr>
          <w:rFonts w:ascii="Arial" w:eastAsia="굴림" w:hAnsi="Arial" w:cs="Arial"/>
          <w:sz w:val="22"/>
        </w:rPr>
      </w:pPr>
      <w:r w:rsidRPr="001D19F6">
        <w:rPr>
          <w:rFonts w:ascii="Arial" w:eastAsia="굴림" w:hAnsi="Arial" w:cs="Arial"/>
          <w:sz w:val="22"/>
        </w:rPr>
        <w:t>55 - 59 years old</w:t>
      </w:r>
    </w:p>
    <w:p w14:paraId="4B6D37B2" w14:textId="77777777" w:rsidR="000B0851" w:rsidRPr="001D19F6" w:rsidRDefault="000B0851" w:rsidP="00F14BA4">
      <w:pPr>
        <w:pStyle w:val="a6"/>
        <w:numPr>
          <w:ilvl w:val="0"/>
          <w:numId w:val="785"/>
        </w:numPr>
        <w:wordWrap/>
        <w:spacing w:line="360" w:lineRule="auto"/>
        <w:ind w:leftChars="0"/>
        <w:rPr>
          <w:rFonts w:ascii="Arial" w:eastAsia="굴림" w:hAnsi="Arial" w:cs="Arial"/>
          <w:sz w:val="22"/>
        </w:rPr>
      </w:pPr>
      <w:r w:rsidRPr="001D19F6">
        <w:rPr>
          <w:rFonts w:ascii="Arial" w:eastAsia="굴림" w:hAnsi="Arial" w:cs="Arial"/>
          <w:sz w:val="22"/>
        </w:rPr>
        <w:t>60 - 64 years old</w:t>
      </w:r>
    </w:p>
    <w:p w14:paraId="37FE8E64" w14:textId="77777777" w:rsidR="000B0851" w:rsidRPr="001D19F6" w:rsidRDefault="000B0851" w:rsidP="00F14BA4">
      <w:pPr>
        <w:pStyle w:val="a6"/>
        <w:numPr>
          <w:ilvl w:val="0"/>
          <w:numId w:val="785"/>
        </w:numPr>
        <w:wordWrap/>
        <w:spacing w:line="360" w:lineRule="auto"/>
        <w:ind w:leftChars="0"/>
        <w:rPr>
          <w:rFonts w:ascii="Arial" w:eastAsia="굴림" w:hAnsi="Arial" w:cs="Arial"/>
          <w:sz w:val="22"/>
        </w:rPr>
      </w:pPr>
      <w:r w:rsidRPr="001D19F6">
        <w:rPr>
          <w:rFonts w:ascii="Arial" w:eastAsia="굴림" w:hAnsi="Arial" w:cs="Arial"/>
          <w:sz w:val="22"/>
        </w:rPr>
        <w:t>65 - 69 years old</w:t>
      </w:r>
    </w:p>
    <w:p w14:paraId="3BA96D4B" w14:textId="77777777" w:rsidR="000B0851" w:rsidRPr="001D19F6" w:rsidRDefault="000B0851" w:rsidP="00F14BA4">
      <w:pPr>
        <w:pStyle w:val="a6"/>
        <w:numPr>
          <w:ilvl w:val="0"/>
          <w:numId w:val="785"/>
        </w:numPr>
        <w:wordWrap/>
        <w:spacing w:line="360" w:lineRule="auto"/>
        <w:ind w:leftChars="0"/>
        <w:rPr>
          <w:rFonts w:ascii="Arial" w:eastAsia="굴림" w:hAnsi="Arial" w:cs="Arial"/>
          <w:sz w:val="22"/>
        </w:rPr>
      </w:pPr>
      <w:r w:rsidRPr="001D19F6">
        <w:rPr>
          <w:rFonts w:ascii="Arial" w:eastAsia="굴림" w:hAnsi="Arial" w:cs="Arial"/>
          <w:sz w:val="22"/>
        </w:rPr>
        <w:t>Over 70 years old</w:t>
      </w:r>
    </w:p>
    <w:p w14:paraId="6DD29D5A" w14:textId="77777777" w:rsidR="000B0851" w:rsidRPr="001D19F6" w:rsidRDefault="000B0851" w:rsidP="000B0851">
      <w:pPr>
        <w:wordWrap/>
        <w:spacing w:line="360" w:lineRule="auto"/>
        <w:rPr>
          <w:rFonts w:ascii="Arial" w:eastAsia="굴림" w:hAnsi="Arial" w:cs="Arial"/>
          <w:sz w:val="22"/>
        </w:rPr>
      </w:pPr>
    </w:p>
    <w:p w14:paraId="43EB6DFF"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G008.</w:t>
      </w:r>
      <w:r w:rsidR="007D5BC2" w:rsidRPr="001D19F6">
        <w:rPr>
          <w:rFonts w:ascii="Arial" w:eastAsia="굴림" w:hAnsi="Arial" w:cs="Arial"/>
          <w:sz w:val="22"/>
        </w:rPr>
        <w:t xml:space="preserve"> </w:t>
      </w:r>
      <w:r w:rsidRPr="001D19F6">
        <w:rPr>
          <w:rFonts w:ascii="Arial" w:eastAsia="굴림" w:hAnsi="Arial" w:cs="Arial"/>
          <w:sz w:val="22"/>
        </w:rPr>
        <w:t xml:space="preserve">If you receive </w:t>
      </w:r>
      <w:r w:rsidR="00A4112E" w:rsidRPr="001D19F6">
        <w:rPr>
          <w:rFonts w:ascii="Arial" w:eastAsia="굴림" w:hAnsi="Arial" w:cs="Arial"/>
          <w:sz w:val="22"/>
        </w:rPr>
        <w:t>national</w:t>
      </w:r>
      <w:r w:rsidR="007D5BC2" w:rsidRPr="001D19F6">
        <w:rPr>
          <w:rFonts w:ascii="Arial" w:eastAsia="굴림" w:hAnsi="Arial" w:cs="Arial"/>
          <w:sz w:val="22"/>
        </w:rPr>
        <w:t xml:space="preserve"> </w:t>
      </w:r>
      <w:r w:rsidR="00A4112E" w:rsidRPr="001D19F6">
        <w:rPr>
          <w:rFonts w:ascii="Arial" w:eastAsia="굴림" w:hAnsi="Arial" w:cs="Arial"/>
          <w:sz w:val="22"/>
        </w:rPr>
        <w:t xml:space="preserve">pension benefits or </w:t>
      </w:r>
      <w:r w:rsidR="00D665C7" w:rsidRPr="001D19F6">
        <w:rPr>
          <w:rFonts w:ascii="Arial" w:eastAsia="굴림" w:hAnsi="Arial" w:cs="Arial"/>
          <w:sz w:val="22"/>
        </w:rPr>
        <w:t xml:space="preserve">specific </w:t>
      </w:r>
      <w:r w:rsidR="00646342" w:rsidRPr="001D19F6">
        <w:rPr>
          <w:rFonts w:ascii="Arial" w:eastAsia="굴림" w:hAnsi="Arial" w:cs="Arial"/>
          <w:sz w:val="22"/>
        </w:rPr>
        <w:t>c</w:t>
      </w:r>
      <w:r w:rsidR="00D665C7" w:rsidRPr="001D19F6">
        <w:rPr>
          <w:rFonts w:ascii="Arial" w:eastAsia="굴림" w:hAnsi="Arial" w:cs="Arial"/>
          <w:sz w:val="22"/>
        </w:rPr>
        <w:t>orporate</w:t>
      </w:r>
      <w:r w:rsidR="00A4112E" w:rsidRPr="001D19F6">
        <w:rPr>
          <w:rFonts w:ascii="Arial" w:eastAsia="굴림" w:hAnsi="Arial" w:cs="Arial"/>
          <w:sz w:val="22"/>
        </w:rPr>
        <w:t xml:space="preserve"> pension benefits </w:t>
      </w:r>
      <w:r w:rsidRPr="001D19F6">
        <w:rPr>
          <w:rFonts w:ascii="Arial" w:eastAsia="굴림" w:hAnsi="Arial" w:cs="Arial"/>
          <w:sz w:val="22"/>
        </w:rPr>
        <w:t>from the government, how much do you expect to receive</w:t>
      </w:r>
      <w:r w:rsidR="001B5178" w:rsidRPr="001D19F6">
        <w:rPr>
          <w:rFonts w:ascii="Arial" w:eastAsia="굴림" w:hAnsi="Arial" w:cs="Arial"/>
          <w:sz w:val="22"/>
        </w:rPr>
        <w:t xml:space="preserve"> per month</w:t>
      </w:r>
      <w:r w:rsidRPr="001D19F6">
        <w:rPr>
          <w:rFonts w:ascii="Arial" w:eastAsia="굴림" w:hAnsi="Arial" w:cs="Arial"/>
          <w:sz w:val="22"/>
        </w:rPr>
        <w:t xml:space="preserve">? Please answer </w:t>
      </w:r>
      <w:r w:rsidR="007D5BC2" w:rsidRPr="001D19F6">
        <w:rPr>
          <w:rFonts w:ascii="Arial" w:eastAsia="굴림" w:hAnsi="Arial" w:cs="Arial"/>
          <w:sz w:val="22"/>
        </w:rPr>
        <w:t xml:space="preserve">by </w:t>
      </w:r>
      <w:r w:rsidR="00F25B39" w:rsidRPr="001D19F6">
        <w:rPr>
          <w:rFonts w:ascii="Arial" w:eastAsia="굴림" w:hAnsi="Arial" w:cs="Arial"/>
          <w:sz w:val="22"/>
        </w:rPr>
        <w:t>present</w:t>
      </w:r>
      <w:r w:rsidR="007D5BC2" w:rsidRPr="001D19F6">
        <w:rPr>
          <w:rFonts w:ascii="Arial" w:eastAsia="굴림" w:hAnsi="Arial" w:cs="Arial"/>
          <w:sz w:val="22"/>
        </w:rPr>
        <w:t xml:space="preserve"> value.</w:t>
      </w:r>
      <w:r w:rsidRPr="001D19F6">
        <w:rPr>
          <w:rFonts w:ascii="Arial" w:eastAsia="굴림" w:hAnsi="Arial" w:cs="Arial"/>
          <w:sz w:val="22"/>
        </w:rPr>
        <w:t xml:space="preserve"> (Unit: 10,000 Korean won)</w:t>
      </w:r>
    </w:p>
    <w:p w14:paraId="39E7A37B" w14:textId="77777777" w:rsidR="000B0851" w:rsidRPr="001D19F6" w:rsidRDefault="00F25B39"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0B0851" w:rsidRPr="001D19F6">
        <w:rPr>
          <w:rFonts w:ascii="Arial" w:eastAsia="굴림" w:hAnsi="Arial" w:cs="Arial"/>
          <w:sz w:val="22"/>
        </w:rPr>
        <w:t>MW [</w:t>
      </w:r>
      <w:r w:rsidR="003608C0" w:rsidRPr="001D19F6">
        <w:rPr>
          <w:rFonts w:ascii="Arial" w:eastAsia="굴림" w:hAnsi="Arial" w:cs="Arial"/>
          <w:sz w:val="22"/>
        </w:rPr>
        <w:t xml:space="preserve">Range: </w:t>
      </w:r>
      <w:r w:rsidR="000B0851" w:rsidRPr="001D19F6">
        <w:rPr>
          <w:rFonts w:ascii="Arial" w:eastAsia="굴림" w:hAnsi="Arial" w:cs="Arial"/>
          <w:sz w:val="22"/>
        </w:rPr>
        <w:t>1~500]</w:t>
      </w:r>
    </w:p>
    <w:p w14:paraId="06778958" w14:textId="77777777" w:rsidR="000B0851" w:rsidRPr="001D19F6" w:rsidRDefault="000B0851" w:rsidP="000B0851">
      <w:pPr>
        <w:wordWrap/>
        <w:spacing w:line="360" w:lineRule="auto"/>
        <w:rPr>
          <w:rFonts w:ascii="Arial" w:eastAsia="굴림" w:hAnsi="Arial" w:cs="Arial"/>
          <w:sz w:val="22"/>
        </w:rPr>
      </w:pPr>
    </w:p>
    <w:p w14:paraId="32DC9869"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G009.</w:t>
      </w:r>
      <w:r w:rsidR="00F25B39" w:rsidRPr="001D19F6">
        <w:rPr>
          <w:rFonts w:ascii="Arial" w:eastAsia="굴림" w:hAnsi="Arial" w:cs="Arial"/>
          <w:sz w:val="22"/>
        </w:rPr>
        <w:t xml:space="preserve"> </w:t>
      </w:r>
      <w:r w:rsidRPr="001D19F6">
        <w:rPr>
          <w:rFonts w:ascii="Arial" w:eastAsia="굴림" w:hAnsi="Arial" w:cs="Arial"/>
          <w:sz w:val="22"/>
        </w:rPr>
        <w:t xml:space="preserve">Have you ever received information </w:t>
      </w:r>
      <w:r w:rsidR="002E7E3E" w:rsidRPr="001D19F6">
        <w:rPr>
          <w:rFonts w:ascii="Arial" w:eastAsia="굴림" w:hAnsi="Arial" w:cs="Arial"/>
          <w:sz w:val="22"/>
        </w:rPr>
        <w:t xml:space="preserve">on </w:t>
      </w:r>
      <w:r w:rsidRPr="001D19F6">
        <w:rPr>
          <w:rFonts w:ascii="Arial" w:eastAsia="굴림" w:hAnsi="Arial" w:cs="Arial"/>
          <w:sz w:val="22"/>
        </w:rPr>
        <w:t>the</w:t>
      </w:r>
      <w:r w:rsidR="002E7E3E" w:rsidRPr="001D19F6">
        <w:rPr>
          <w:rFonts w:ascii="Arial" w:eastAsia="굴림" w:hAnsi="Arial" w:cs="Arial"/>
          <w:sz w:val="22"/>
        </w:rPr>
        <w:t xml:space="preserve"> amount of</w:t>
      </w:r>
      <w:r w:rsidRPr="001D19F6">
        <w:rPr>
          <w:rFonts w:ascii="Arial" w:eastAsia="굴림" w:hAnsi="Arial" w:cs="Arial"/>
          <w:sz w:val="22"/>
        </w:rPr>
        <w:t xml:space="preserve"> pension benefits</w:t>
      </w:r>
      <w:r w:rsidR="002E7E3E" w:rsidRPr="001D19F6">
        <w:rPr>
          <w:rFonts w:ascii="Arial" w:eastAsia="굴림" w:hAnsi="Arial" w:cs="Arial"/>
          <w:sz w:val="22"/>
        </w:rPr>
        <w:t xml:space="preserve"> from the </w:t>
      </w:r>
      <w:r w:rsidR="00F25B39" w:rsidRPr="001D19F6">
        <w:rPr>
          <w:rFonts w:ascii="Arial" w:eastAsia="굴림" w:hAnsi="Arial" w:cs="Arial"/>
          <w:sz w:val="22"/>
        </w:rPr>
        <w:t xml:space="preserve">National Pension Service or have you checked such information </w:t>
      </w:r>
      <w:r w:rsidRPr="001D19F6">
        <w:rPr>
          <w:rFonts w:ascii="Arial" w:eastAsia="굴림" w:hAnsi="Arial" w:cs="Arial"/>
          <w:sz w:val="22"/>
        </w:rPr>
        <w:t>on the internet?</w:t>
      </w:r>
    </w:p>
    <w:p w14:paraId="53CFCAC3" w14:textId="77777777" w:rsidR="00F25B39" w:rsidRPr="001D19F6" w:rsidRDefault="00F25B39" w:rsidP="00F14BA4">
      <w:pPr>
        <w:pStyle w:val="a6"/>
        <w:numPr>
          <w:ilvl w:val="0"/>
          <w:numId w:val="78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5A273C7" w14:textId="77777777" w:rsidR="000B0851" w:rsidRPr="001D19F6" w:rsidRDefault="000B0851" w:rsidP="000B0851">
      <w:pPr>
        <w:wordWrap/>
        <w:spacing w:line="360" w:lineRule="auto"/>
        <w:rPr>
          <w:rFonts w:ascii="Arial" w:eastAsia="굴림" w:hAnsi="Arial" w:cs="Arial"/>
          <w:sz w:val="22"/>
        </w:rPr>
      </w:pPr>
    </w:p>
    <w:p w14:paraId="24408A70" w14:textId="77777777" w:rsidR="00CA2352" w:rsidRPr="001D19F6" w:rsidRDefault="00D40E7C" w:rsidP="00792215">
      <w:pPr>
        <w:wordWrap/>
        <w:spacing w:line="276" w:lineRule="auto"/>
        <w:rPr>
          <w:rFonts w:ascii="Arial" w:eastAsia="굴림" w:hAnsi="Arial" w:cs="Arial"/>
          <w:b/>
          <w:sz w:val="22"/>
        </w:rPr>
      </w:pPr>
      <w:r w:rsidRPr="001D19F6">
        <w:rPr>
          <w:rFonts w:ascii="Arial" w:eastAsia="굴림" w:hAnsi="Arial" w:cs="Arial"/>
          <w:b/>
          <w:sz w:val="22"/>
        </w:rPr>
        <w:t>&lt; The Basic</w:t>
      </w:r>
      <w:r w:rsidR="00E85364" w:rsidRPr="001D19F6">
        <w:rPr>
          <w:rFonts w:ascii="Arial" w:eastAsia="굴림" w:hAnsi="Arial" w:cs="Arial"/>
          <w:b/>
          <w:sz w:val="22"/>
        </w:rPr>
        <w:t xml:space="preserve"> Pension (</w:t>
      </w:r>
      <w:r w:rsidR="002F2455" w:rsidRPr="001D19F6">
        <w:rPr>
          <w:rFonts w:ascii="Arial" w:eastAsia="굴림" w:hAnsi="Arial" w:cs="Arial"/>
          <w:b/>
          <w:sz w:val="22"/>
        </w:rPr>
        <w:t>Ex Basic</w:t>
      </w:r>
      <w:r w:rsidRPr="001D19F6">
        <w:rPr>
          <w:rFonts w:ascii="Arial" w:eastAsia="굴림" w:hAnsi="Arial" w:cs="Arial"/>
          <w:b/>
          <w:sz w:val="22"/>
        </w:rPr>
        <w:t xml:space="preserve"> Old-Age Pension</w:t>
      </w:r>
      <w:r w:rsidR="002F2455" w:rsidRPr="001D19F6">
        <w:rPr>
          <w:rFonts w:ascii="Arial" w:eastAsia="굴림" w:hAnsi="Arial" w:cs="Arial"/>
          <w:b/>
          <w:sz w:val="22"/>
        </w:rPr>
        <w:t>)</w:t>
      </w:r>
      <w:r w:rsidRPr="001D19F6">
        <w:rPr>
          <w:rFonts w:ascii="Arial" w:eastAsia="굴림" w:hAnsi="Arial" w:cs="Arial"/>
          <w:b/>
          <w:sz w:val="22"/>
        </w:rPr>
        <w:t xml:space="preserve"> System &gt;</w:t>
      </w:r>
    </w:p>
    <w:p w14:paraId="5B0BA8CD" w14:textId="77777777" w:rsidR="00792215" w:rsidRPr="001D19F6" w:rsidRDefault="00792215" w:rsidP="00792215">
      <w:pPr>
        <w:wordWrap/>
        <w:spacing w:line="276" w:lineRule="auto"/>
        <w:rPr>
          <w:rFonts w:ascii="Arial" w:eastAsia="굴림" w:hAnsi="Arial" w:cs="Arial"/>
          <w:b/>
          <w:sz w:val="22"/>
        </w:rPr>
      </w:pPr>
      <w:r w:rsidRPr="001D19F6">
        <w:rPr>
          <w:rFonts w:ascii="Arial" w:eastAsia="굴림" w:hAnsi="Arial" w:cs="Arial"/>
          <w:b/>
          <w:sz w:val="22"/>
        </w:rPr>
        <w:t>Logic</w:t>
      </w:r>
    </w:p>
    <w:p w14:paraId="6957B090" w14:textId="77777777" w:rsidR="00792215" w:rsidRPr="001D19F6" w:rsidRDefault="002D4FAE" w:rsidP="00F14BA4">
      <w:pPr>
        <w:pStyle w:val="a6"/>
        <w:numPr>
          <w:ilvl w:val="0"/>
          <w:numId w:val="1158"/>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5741C4" w:rsidRPr="001D19F6">
        <w:rPr>
          <w:rFonts w:ascii="Arial" w:eastAsia="굴림" w:hAnsi="Arial" w:cs="Arial"/>
          <w:b/>
          <w:sz w:val="22"/>
        </w:rPr>
        <w:t xml:space="preserve">R is aged </w:t>
      </w:r>
      <w:r w:rsidR="00792215" w:rsidRPr="001D19F6">
        <w:rPr>
          <w:rFonts w:ascii="Arial" w:eastAsia="굴림" w:hAnsi="Arial" w:cs="Arial"/>
          <w:b/>
          <w:sz w:val="22"/>
        </w:rPr>
        <w:t xml:space="preserve">65 or </w:t>
      </w:r>
      <w:r w:rsidR="005741C4" w:rsidRPr="001D19F6">
        <w:rPr>
          <w:rFonts w:ascii="Arial" w:eastAsia="굴림" w:hAnsi="Arial" w:cs="Arial"/>
          <w:b/>
          <w:sz w:val="22"/>
        </w:rPr>
        <w:t>over,</w:t>
      </w:r>
      <w:r w:rsidRPr="001D19F6">
        <w:rPr>
          <w:rFonts w:ascii="Arial" w:eastAsia="굴림" w:hAnsi="Arial" w:cs="Arial"/>
          <w:b/>
          <w:sz w:val="22"/>
        </w:rPr>
        <w:t xml:space="preserve"> then ask G0</w:t>
      </w:r>
      <w:r w:rsidR="002F2455" w:rsidRPr="001D19F6">
        <w:rPr>
          <w:rFonts w:ascii="Arial" w:eastAsia="굴림" w:hAnsi="Arial" w:cs="Arial"/>
          <w:b/>
          <w:sz w:val="22"/>
        </w:rPr>
        <w:t>10</w:t>
      </w:r>
      <w:r w:rsidRPr="001D19F6">
        <w:rPr>
          <w:rFonts w:ascii="Arial" w:eastAsia="굴림" w:hAnsi="Arial" w:cs="Arial"/>
          <w:b/>
          <w:sz w:val="22"/>
        </w:rPr>
        <w:t>~G0</w:t>
      </w:r>
      <w:r w:rsidR="002F2455" w:rsidRPr="001D19F6">
        <w:rPr>
          <w:rFonts w:ascii="Arial" w:eastAsia="굴림" w:hAnsi="Arial" w:cs="Arial"/>
          <w:b/>
          <w:sz w:val="22"/>
        </w:rPr>
        <w:t>15</w:t>
      </w:r>
    </w:p>
    <w:p w14:paraId="641D7A53" w14:textId="77777777" w:rsidR="00792215" w:rsidRPr="001D19F6" w:rsidRDefault="00792215" w:rsidP="000B0851">
      <w:pPr>
        <w:wordWrap/>
        <w:spacing w:line="360" w:lineRule="auto"/>
        <w:rPr>
          <w:rFonts w:ascii="Arial" w:eastAsia="굴림" w:hAnsi="Arial" w:cs="Arial"/>
          <w:sz w:val="22"/>
        </w:rPr>
      </w:pPr>
    </w:p>
    <w:p w14:paraId="59EA9F36" w14:textId="6C2C3E61" w:rsidR="002F2455" w:rsidRPr="00BA6722" w:rsidRDefault="000B0851" w:rsidP="000B0851">
      <w:pPr>
        <w:wordWrap/>
        <w:spacing w:line="360" w:lineRule="auto"/>
        <w:rPr>
          <w:rFonts w:ascii="Arial" w:eastAsia="굴림" w:hAnsi="Arial" w:cs="Arial"/>
          <w:sz w:val="22"/>
          <w:rPrChange w:id="9288" w:author="Keis" w:date="2024-09-13T13:03:00Z">
            <w:rPr>
              <w:rFonts w:ascii="Arial" w:eastAsia="굴림" w:hAnsi="Arial" w:cs="Arial"/>
              <w:color w:val="FF0000"/>
              <w:sz w:val="22"/>
            </w:rPr>
          </w:rPrChange>
        </w:rPr>
      </w:pPr>
      <w:r w:rsidRPr="00BA6722">
        <w:rPr>
          <w:rFonts w:ascii="Arial" w:eastAsia="굴림" w:hAnsi="Arial" w:cs="Arial"/>
          <w:sz w:val="22"/>
          <w:rPrChange w:id="9289" w:author="Keis" w:date="2024-09-13T13:02:00Z">
            <w:rPr>
              <w:rFonts w:ascii="Arial" w:eastAsia="굴림" w:hAnsi="Arial" w:cs="Arial"/>
              <w:color w:val="FF0000"/>
              <w:sz w:val="22"/>
            </w:rPr>
          </w:rPrChange>
        </w:rPr>
        <w:t>G0</w:t>
      </w:r>
      <w:r w:rsidR="002F2455" w:rsidRPr="00BA6722">
        <w:rPr>
          <w:rFonts w:ascii="Arial" w:eastAsia="굴림" w:hAnsi="Arial" w:cs="Arial"/>
          <w:sz w:val="22"/>
          <w:rPrChange w:id="9290" w:author="Keis" w:date="2024-09-13T13:02:00Z">
            <w:rPr>
              <w:rFonts w:ascii="Arial" w:eastAsia="굴림" w:hAnsi="Arial" w:cs="Arial"/>
              <w:color w:val="FF0000"/>
              <w:sz w:val="22"/>
            </w:rPr>
          </w:rPrChange>
        </w:rPr>
        <w:t>10</w:t>
      </w:r>
      <w:r w:rsidRPr="00BA6722">
        <w:rPr>
          <w:rFonts w:ascii="Arial" w:eastAsia="굴림" w:hAnsi="Arial" w:cs="Arial"/>
          <w:sz w:val="22"/>
          <w:rPrChange w:id="9291" w:author="Keis" w:date="2024-09-13T13:02:00Z">
            <w:rPr>
              <w:rFonts w:ascii="Arial" w:eastAsia="굴림" w:hAnsi="Arial" w:cs="Arial"/>
              <w:color w:val="FF0000"/>
              <w:sz w:val="22"/>
            </w:rPr>
          </w:rPrChange>
        </w:rPr>
        <w:t>.</w:t>
      </w:r>
      <w:r w:rsidR="005C7309" w:rsidRPr="00BA6722">
        <w:rPr>
          <w:rFonts w:ascii="Arial" w:eastAsia="굴림" w:hAnsi="Arial" w:cs="Arial"/>
          <w:sz w:val="22"/>
          <w:rPrChange w:id="9292" w:author="Keis" w:date="2024-09-13T13:02:00Z">
            <w:rPr>
              <w:rFonts w:ascii="Arial" w:eastAsia="굴림" w:hAnsi="Arial" w:cs="Arial"/>
              <w:color w:val="FF0000"/>
              <w:sz w:val="22"/>
            </w:rPr>
          </w:rPrChange>
        </w:rPr>
        <w:t xml:space="preserve"> </w:t>
      </w:r>
      <w:r w:rsidRPr="00BA6722">
        <w:rPr>
          <w:rFonts w:ascii="Arial" w:eastAsia="굴림" w:hAnsi="Arial" w:cs="Arial"/>
          <w:sz w:val="22"/>
          <w:rPrChange w:id="9293" w:author="Keis" w:date="2024-09-13T13:02:00Z">
            <w:rPr>
              <w:rFonts w:ascii="Arial" w:eastAsia="굴림" w:hAnsi="Arial" w:cs="Arial"/>
              <w:color w:val="FF0000"/>
              <w:sz w:val="22"/>
            </w:rPr>
          </w:rPrChange>
        </w:rPr>
        <w:t xml:space="preserve">Now I am going to ask you about the </w:t>
      </w:r>
      <w:r w:rsidR="002F2455" w:rsidRPr="00BA6722">
        <w:rPr>
          <w:rFonts w:ascii="Arial" w:eastAsia="굴림" w:hAnsi="Arial" w:cs="Arial"/>
          <w:sz w:val="22"/>
          <w:rPrChange w:id="9294" w:author="Keis" w:date="2024-09-13T13:02:00Z">
            <w:rPr>
              <w:rFonts w:ascii="Arial" w:eastAsia="굴림" w:hAnsi="Arial" w:cs="Arial"/>
              <w:color w:val="FF0000"/>
              <w:sz w:val="22"/>
            </w:rPr>
          </w:rPrChange>
        </w:rPr>
        <w:t xml:space="preserve">Basic Pension. The basic old-age pension that has been implemented since 2008 is abolished and now new basic pension is implemented from 2014. This </w:t>
      </w:r>
      <w:r w:rsidR="002F2455" w:rsidRPr="00BA6722">
        <w:rPr>
          <w:rFonts w:ascii="Arial" w:eastAsia="굴림" w:hAnsi="Arial" w:cs="Arial"/>
          <w:sz w:val="22"/>
          <w:rPrChange w:id="9295" w:author="Keis" w:date="2024-09-13T13:02:00Z">
            <w:rPr>
              <w:rFonts w:ascii="Arial" w:eastAsia="굴림" w:hAnsi="Arial" w:cs="Arial"/>
              <w:color w:val="FF0000"/>
              <w:sz w:val="22"/>
            </w:rPr>
          </w:rPrChange>
        </w:rPr>
        <w:lastRenderedPageBreak/>
        <w:t xml:space="preserve">Basic Pension </w:t>
      </w:r>
      <w:r w:rsidR="00514944" w:rsidRPr="00BA6722">
        <w:rPr>
          <w:rFonts w:ascii="Arial" w:eastAsia="굴림" w:hAnsi="Arial" w:cs="Arial"/>
          <w:sz w:val="22"/>
          <w:rPrChange w:id="9296" w:author="Keis" w:date="2024-09-13T13:02:00Z">
            <w:rPr>
              <w:rFonts w:ascii="Arial" w:eastAsia="굴림" w:hAnsi="Arial" w:cs="Arial"/>
              <w:color w:val="FF0000"/>
              <w:sz w:val="22"/>
            </w:rPr>
          </w:rPrChange>
        </w:rPr>
        <w:t xml:space="preserve">is currently supporting </w:t>
      </w:r>
      <w:r w:rsidRPr="00BA6722">
        <w:rPr>
          <w:rFonts w:ascii="Arial" w:eastAsia="굴림" w:hAnsi="Arial" w:cs="Arial"/>
          <w:sz w:val="22"/>
          <w:rPrChange w:id="9297" w:author="Keis" w:date="2024-09-13T13:02:00Z">
            <w:rPr>
              <w:rFonts w:ascii="Arial" w:eastAsia="굴림" w:hAnsi="Arial" w:cs="Arial"/>
              <w:color w:val="FF0000"/>
              <w:sz w:val="22"/>
            </w:rPr>
          </w:rPrChange>
        </w:rPr>
        <w:t xml:space="preserve">approximately </w:t>
      </w:r>
      <w:r w:rsidR="002F2455" w:rsidRPr="00BA6722">
        <w:rPr>
          <w:rFonts w:ascii="Arial" w:eastAsia="굴림" w:hAnsi="Arial" w:cs="Arial"/>
          <w:sz w:val="22"/>
          <w:rPrChange w:id="9298" w:author="Keis" w:date="2024-09-13T13:02:00Z">
            <w:rPr>
              <w:rFonts w:ascii="Arial" w:eastAsia="굴림" w:hAnsi="Arial" w:cs="Arial"/>
              <w:color w:val="FF0000"/>
              <w:sz w:val="22"/>
            </w:rPr>
          </w:rPrChange>
        </w:rPr>
        <w:t>70</w:t>
      </w:r>
      <w:r w:rsidRPr="00BA6722">
        <w:rPr>
          <w:rFonts w:ascii="Arial" w:eastAsia="굴림" w:hAnsi="Arial" w:cs="Arial"/>
          <w:sz w:val="22"/>
          <w:rPrChange w:id="9299" w:author="Keis" w:date="2024-09-13T13:02:00Z">
            <w:rPr>
              <w:rFonts w:ascii="Arial" w:eastAsia="굴림" w:hAnsi="Arial" w:cs="Arial"/>
              <w:color w:val="FF0000"/>
              <w:sz w:val="22"/>
            </w:rPr>
          </w:rPrChange>
        </w:rPr>
        <w:t xml:space="preserve">% of the population over the age of 65 </w:t>
      </w:r>
      <w:r w:rsidR="00514944" w:rsidRPr="00BA6722">
        <w:rPr>
          <w:rFonts w:ascii="Arial" w:eastAsia="굴림" w:hAnsi="Arial" w:cs="Arial"/>
          <w:sz w:val="22"/>
          <w:rPrChange w:id="9300" w:author="Keis" w:date="2024-09-13T13:02:00Z">
            <w:rPr>
              <w:rFonts w:ascii="Arial" w:eastAsia="굴림" w:hAnsi="Arial" w:cs="Arial"/>
              <w:color w:val="FF0000"/>
              <w:sz w:val="22"/>
            </w:rPr>
          </w:rPrChange>
        </w:rPr>
        <w:t xml:space="preserve">by paying them </w:t>
      </w:r>
      <w:r w:rsidR="002F2455" w:rsidRPr="00BA6722">
        <w:rPr>
          <w:rFonts w:ascii="Arial" w:eastAsia="굴림" w:hAnsi="Arial" w:cs="Arial"/>
          <w:sz w:val="22"/>
          <w:rPrChange w:id="9301" w:author="Keis" w:date="2024-09-13T13:02:00Z">
            <w:rPr>
              <w:rFonts w:ascii="Arial" w:eastAsia="굴림" w:hAnsi="Arial" w:cs="Arial"/>
              <w:color w:val="FF0000"/>
              <w:sz w:val="22"/>
            </w:rPr>
          </w:rPrChange>
        </w:rPr>
        <w:t xml:space="preserve">up to </w:t>
      </w:r>
      <w:del w:id="9302" w:author="Keis" w:date="2024-09-06T15:20:00Z">
        <w:r w:rsidR="00AD0010" w:rsidRPr="00CB208D" w:rsidDel="00CB208D">
          <w:rPr>
            <w:rFonts w:ascii="Arial" w:eastAsia="굴림" w:hAnsi="Arial" w:cs="Arial"/>
            <w:color w:val="00B050"/>
            <w:sz w:val="22"/>
            <w:rPrChange w:id="9303" w:author="Keis" w:date="2024-09-06T15:20:00Z">
              <w:rPr>
                <w:rFonts w:ascii="Arial" w:eastAsia="굴림" w:hAnsi="Arial" w:cs="Arial"/>
                <w:color w:val="FF0000"/>
                <w:sz w:val="22"/>
              </w:rPr>
            </w:rPrChange>
          </w:rPr>
          <w:delText xml:space="preserve">30 </w:delText>
        </w:r>
      </w:del>
      <w:ins w:id="9304" w:author="Keis" w:date="2024-09-06T15:20:00Z">
        <w:r w:rsidR="00CB208D" w:rsidRPr="00CB208D">
          <w:rPr>
            <w:rFonts w:ascii="Arial" w:eastAsia="굴림" w:hAnsi="Arial" w:cs="Arial"/>
            <w:color w:val="00B050"/>
            <w:sz w:val="22"/>
            <w:rPrChange w:id="9305" w:author="Keis" w:date="2024-09-06T15:20:00Z">
              <w:rPr>
                <w:rFonts w:ascii="Arial" w:eastAsia="굴림" w:hAnsi="Arial" w:cs="Arial"/>
                <w:color w:val="FF0000"/>
                <w:sz w:val="22"/>
              </w:rPr>
            </w:rPrChange>
          </w:rPr>
          <w:t>31</w:t>
        </w:r>
        <w:r w:rsidR="00CB208D" w:rsidRPr="00BA6722">
          <w:rPr>
            <w:rFonts w:ascii="Arial" w:eastAsia="굴림" w:hAnsi="Arial" w:cs="Arial"/>
            <w:sz w:val="22"/>
            <w:rPrChange w:id="9306" w:author="Keis" w:date="2024-09-13T13:03:00Z">
              <w:rPr>
                <w:rFonts w:ascii="Arial" w:eastAsia="굴림" w:hAnsi="Arial" w:cs="Arial"/>
                <w:color w:val="FF0000"/>
                <w:sz w:val="22"/>
              </w:rPr>
            </w:rPrChange>
          </w:rPr>
          <w:t xml:space="preserve"> </w:t>
        </w:r>
      </w:ins>
      <w:r w:rsidRPr="00BA6722">
        <w:rPr>
          <w:rFonts w:ascii="Arial" w:eastAsia="굴림" w:hAnsi="Arial" w:cs="Arial"/>
          <w:sz w:val="22"/>
          <w:rPrChange w:id="9307" w:author="Keis" w:date="2024-09-13T13:03:00Z">
            <w:rPr>
              <w:rFonts w:ascii="Arial" w:eastAsia="굴림" w:hAnsi="Arial" w:cs="Arial"/>
              <w:color w:val="FF0000"/>
              <w:sz w:val="22"/>
            </w:rPr>
          </w:rPrChange>
        </w:rPr>
        <w:t>MW</w:t>
      </w:r>
      <w:r w:rsidR="00514944" w:rsidRPr="00BA6722">
        <w:rPr>
          <w:rFonts w:ascii="Arial" w:eastAsia="굴림" w:hAnsi="Arial" w:cs="Arial"/>
          <w:sz w:val="22"/>
          <w:rPrChange w:id="9308" w:author="Keis" w:date="2024-09-13T13:03:00Z">
            <w:rPr>
              <w:rFonts w:ascii="Arial" w:eastAsia="굴림" w:hAnsi="Arial" w:cs="Arial"/>
              <w:color w:val="FF0000"/>
              <w:sz w:val="22"/>
            </w:rPr>
          </w:rPrChange>
        </w:rPr>
        <w:t xml:space="preserve"> per person</w:t>
      </w:r>
      <w:r w:rsidR="00923AF9" w:rsidRPr="00BA6722">
        <w:rPr>
          <w:rFonts w:ascii="Arial" w:eastAsia="굴림" w:hAnsi="Arial" w:cs="Arial"/>
          <w:sz w:val="22"/>
          <w:rPrChange w:id="9309" w:author="Keis" w:date="2024-09-13T13:03:00Z">
            <w:rPr>
              <w:rFonts w:ascii="Arial" w:eastAsia="굴림" w:hAnsi="Arial" w:cs="Arial"/>
              <w:color w:val="FF0000"/>
              <w:sz w:val="22"/>
            </w:rPr>
          </w:rPrChange>
        </w:rPr>
        <w:t xml:space="preserve"> or </w:t>
      </w:r>
      <w:del w:id="9310" w:author="Keis" w:date="2024-09-06T15:20:00Z">
        <w:r w:rsidR="00923AF9" w:rsidRPr="00CB208D" w:rsidDel="00CB208D">
          <w:rPr>
            <w:rFonts w:ascii="Arial" w:eastAsia="굴림" w:hAnsi="Arial" w:cs="Arial"/>
            <w:color w:val="00B050"/>
            <w:sz w:val="22"/>
            <w:rPrChange w:id="9311" w:author="Keis" w:date="2024-09-06T15:21:00Z">
              <w:rPr>
                <w:rFonts w:ascii="Arial" w:eastAsia="굴림" w:hAnsi="Arial" w:cs="Arial"/>
                <w:color w:val="FF0000"/>
                <w:sz w:val="22"/>
              </w:rPr>
            </w:rPrChange>
          </w:rPr>
          <w:delText>4</w:delText>
        </w:r>
        <w:r w:rsidR="00AD0010" w:rsidRPr="00CB208D" w:rsidDel="00CB208D">
          <w:rPr>
            <w:rFonts w:ascii="Arial" w:eastAsia="굴림" w:hAnsi="Arial" w:cs="Arial"/>
            <w:color w:val="00B050"/>
            <w:sz w:val="22"/>
            <w:rPrChange w:id="9312" w:author="Keis" w:date="2024-09-06T15:21:00Z">
              <w:rPr>
                <w:rFonts w:ascii="Arial" w:eastAsia="굴림" w:hAnsi="Arial" w:cs="Arial"/>
                <w:color w:val="FF0000"/>
                <w:sz w:val="22"/>
              </w:rPr>
            </w:rPrChange>
          </w:rPr>
          <w:delText>8</w:delText>
        </w:r>
        <w:r w:rsidR="002F2455" w:rsidRPr="00CB208D" w:rsidDel="00CB208D">
          <w:rPr>
            <w:rFonts w:ascii="Arial" w:eastAsia="굴림" w:hAnsi="Arial" w:cs="Arial"/>
            <w:color w:val="00B050"/>
            <w:sz w:val="22"/>
            <w:rPrChange w:id="9313" w:author="Keis" w:date="2024-09-06T15:21:00Z">
              <w:rPr>
                <w:rFonts w:ascii="Arial" w:eastAsia="굴림" w:hAnsi="Arial" w:cs="Arial"/>
                <w:color w:val="FF0000"/>
                <w:sz w:val="22"/>
              </w:rPr>
            </w:rPrChange>
          </w:rPr>
          <w:delText xml:space="preserve"> </w:delText>
        </w:r>
      </w:del>
      <w:ins w:id="9314" w:author="Keis" w:date="2024-09-06T15:20:00Z">
        <w:r w:rsidR="00CB208D" w:rsidRPr="00CB208D">
          <w:rPr>
            <w:rFonts w:ascii="Arial" w:eastAsia="굴림" w:hAnsi="Arial" w:cs="Arial"/>
            <w:color w:val="00B050"/>
            <w:sz w:val="22"/>
            <w:rPrChange w:id="9315" w:author="Keis" w:date="2024-09-06T15:21:00Z">
              <w:rPr>
                <w:rFonts w:ascii="Arial" w:eastAsia="굴림" w:hAnsi="Arial" w:cs="Arial"/>
                <w:color w:val="FF0000"/>
                <w:sz w:val="22"/>
              </w:rPr>
            </w:rPrChange>
          </w:rPr>
          <w:t>49</w:t>
        </w:r>
        <w:r w:rsidR="00CB208D" w:rsidRPr="00BA6722">
          <w:rPr>
            <w:rFonts w:ascii="Arial" w:eastAsia="굴림" w:hAnsi="Arial" w:cs="Arial"/>
            <w:sz w:val="22"/>
            <w:rPrChange w:id="9316" w:author="Keis" w:date="2024-09-13T13:03:00Z">
              <w:rPr>
                <w:rFonts w:ascii="Arial" w:eastAsia="굴림" w:hAnsi="Arial" w:cs="Arial"/>
                <w:color w:val="FF0000"/>
                <w:sz w:val="22"/>
              </w:rPr>
            </w:rPrChange>
          </w:rPr>
          <w:t xml:space="preserve"> </w:t>
        </w:r>
      </w:ins>
      <w:r w:rsidR="002F2455" w:rsidRPr="00BA6722">
        <w:rPr>
          <w:rFonts w:ascii="Arial" w:eastAsia="굴림" w:hAnsi="Arial" w:cs="Arial"/>
          <w:sz w:val="22"/>
          <w:rPrChange w:id="9317" w:author="Keis" w:date="2024-09-13T13:03:00Z">
            <w:rPr>
              <w:rFonts w:ascii="Arial" w:eastAsia="굴림" w:hAnsi="Arial" w:cs="Arial"/>
              <w:color w:val="FF0000"/>
              <w:sz w:val="22"/>
            </w:rPr>
          </w:rPrChange>
        </w:rPr>
        <w:t>MW per couple</w:t>
      </w:r>
      <w:r w:rsidR="00D40E7C" w:rsidRPr="00BA6722">
        <w:rPr>
          <w:rFonts w:ascii="Arial" w:eastAsia="굴림" w:hAnsi="Arial" w:cs="Arial"/>
          <w:sz w:val="22"/>
          <w:rPrChange w:id="9318" w:author="Keis" w:date="2024-09-13T13:03:00Z">
            <w:rPr>
              <w:rFonts w:ascii="Arial" w:eastAsia="굴림" w:hAnsi="Arial" w:cs="Arial"/>
              <w:color w:val="FF0000"/>
              <w:sz w:val="22"/>
            </w:rPr>
          </w:rPrChange>
        </w:rPr>
        <w:t xml:space="preserve"> </w:t>
      </w:r>
      <w:r w:rsidR="00514944" w:rsidRPr="00BA6722">
        <w:rPr>
          <w:rFonts w:ascii="Arial" w:eastAsia="굴림" w:hAnsi="Arial" w:cs="Arial"/>
          <w:sz w:val="22"/>
          <w:rPrChange w:id="9319" w:author="Keis" w:date="2024-09-13T13:03:00Z">
            <w:rPr>
              <w:rFonts w:ascii="Arial" w:eastAsia="굴림" w:hAnsi="Arial" w:cs="Arial"/>
              <w:color w:val="FF0000"/>
              <w:sz w:val="22"/>
            </w:rPr>
          </w:rPrChange>
        </w:rPr>
        <w:t xml:space="preserve">to cover their </w:t>
      </w:r>
      <w:r w:rsidRPr="00BA6722">
        <w:rPr>
          <w:rFonts w:ascii="Arial" w:eastAsia="굴림" w:hAnsi="Arial" w:cs="Arial"/>
          <w:sz w:val="22"/>
          <w:rPrChange w:id="9320" w:author="Keis" w:date="2024-09-13T13:03:00Z">
            <w:rPr>
              <w:rFonts w:ascii="Arial" w:eastAsia="굴림" w:hAnsi="Arial" w:cs="Arial"/>
              <w:color w:val="FF0000"/>
              <w:sz w:val="22"/>
            </w:rPr>
          </w:rPrChange>
        </w:rPr>
        <w:t xml:space="preserve">basic living expenses. </w:t>
      </w:r>
    </w:p>
    <w:p w14:paraId="18EACB63" w14:textId="77777777" w:rsidR="00F74B2E" w:rsidRDefault="00F74B2E" w:rsidP="000B0851">
      <w:pPr>
        <w:wordWrap/>
        <w:spacing w:line="360" w:lineRule="auto"/>
        <w:rPr>
          <w:rFonts w:ascii="Arial" w:eastAsia="굴림" w:hAnsi="Arial" w:cs="Arial"/>
          <w:color w:val="FF0000"/>
          <w:sz w:val="22"/>
        </w:rPr>
      </w:pPr>
    </w:p>
    <w:p w14:paraId="0289569B" w14:textId="77777777" w:rsidR="000B0851" w:rsidRPr="00BA6722" w:rsidRDefault="000B0851" w:rsidP="000B0851">
      <w:pPr>
        <w:wordWrap/>
        <w:spacing w:line="360" w:lineRule="auto"/>
        <w:rPr>
          <w:rFonts w:ascii="Arial" w:eastAsia="굴림" w:hAnsi="Arial" w:cs="Arial"/>
          <w:sz w:val="22"/>
          <w:rPrChange w:id="9321" w:author="Keis" w:date="2024-09-13T13:03:00Z">
            <w:rPr>
              <w:rFonts w:ascii="Arial" w:eastAsia="굴림" w:hAnsi="Arial" w:cs="Arial"/>
              <w:color w:val="FF0000"/>
              <w:sz w:val="22"/>
            </w:rPr>
          </w:rPrChange>
        </w:rPr>
      </w:pPr>
      <w:r w:rsidRPr="00BA6722">
        <w:rPr>
          <w:rFonts w:ascii="Arial" w:eastAsia="굴림" w:hAnsi="Arial" w:cs="Arial"/>
          <w:sz w:val="22"/>
          <w:rPrChange w:id="9322" w:author="Keis" w:date="2024-09-13T13:03:00Z">
            <w:rPr>
              <w:rFonts w:ascii="Arial" w:eastAsia="굴림" w:hAnsi="Arial" w:cs="Arial"/>
              <w:color w:val="FF0000"/>
              <w:sz w:val="22"/>
            </w:rPr>
          </w:rPrChange>
        </w:rPr>
        <w:t>Have you applied for Basic Pension</w:t>
      </w:r>
      <w:r w:rsidR="00A11A8F" w:rsidRPr="00BA6722">
        <w:rPr>
          <w:rFonts w:ascii="Arial" w:eastAsia="굴림" w:hAnsi="Arial" w:cs="Arial"/>
          <w:sz w:val="22"/>
          <w:rPrChange w:id="9323" w:author="Keis" w:date="2024-09-13T13:03:00Z">
            <w:rPr>
              <w:rFonts w:ascii="Arial" w:eastAsia="굴림" w:hAnsi="Arial" w:cs="Arial"/>
              <w:color w:val="FF0000"/>
              <w:sz w:val="22"/>
            </w:rPr>
          </w:rPrChange>
        </w:rPr>
        <w:t xml:space="preserve"> (or Basic Old-age pension)</w:t>
      </w:r>
      <w:r w:rsidRPr="00BA6722">
        <w:rPr>
          <w:rFonts w:ascii="Arial" w:eastAsia="굴림" w:hAnsi="Arial" w:cs="Arial"/>
          <w:sz w:val="22"/>
          <w:rPrChange w:id="9324" w:author="Keis" w:date="2024-09-13T13:03:00Z">
            <w:rPr>
              <w:rFonts w:ascii="Arial" w:eastAsia="굴림" w:hAnsi="Arial" w:cs="Arial"/>
              <w:color w:val="FF0000"/>
              <w:sz w:val="22"/>
            </w:rPr>
          </w:rPrChange>
        </w:rPr>
        <w:t>?</w:t>
      </w:r>
    </w:p>
    <w:p w14:paraId="69CC3047" w14:textId="77777777" w:rsidR="00B432E6" w:rsidRPr="00BA6722" w:rsidRDefault="004A08FF" w:rsidP="000B0851">
      <w:pPr>
        <w:wordWrap/>
        <w:spacing w:line="360" w:lineRule="auto"/>
        <w:rPr>
          <w:rFonts w:ascii="Arial" w:eastAsia="굴림" w:hAnsi="Arial" w:cs="Arial"/>
          <w:sz w:val="22"/>
          <w:rPrChange w:id="9325" w:author="Keis" w:date="2024-09-13T13:03:00Z">
            <w:rPr>
              <w:rFonts w:ascii="Arial" w:eastAsia="굴림" w:hAnsi="Arial" w:cs="Arial"/>
              <w:color w:val="FF0000"/>
              <w:sz w:val="22"/>
            </w:rPr>
          </w:rPrChange>
        </w:rPr>
      </w:pPr>
      <w:r w:rsidRPr="00BA6722">
        <w:rPr>
          <w:rFonts w:ascii="Arial" w:eastAsia="굴림" w:hAnsi="Arial" w:cs="Arial"/>
          <w:sz w:val="22"/>
          <w:rPrChange w:id="9326" w:author="Keis" w:date="2024-09-13T13:03:00Z">
            <w:rPr>
              <w:rFonts w:ascii="Arial" w:eastAsia="굴림" w:hAnsi="Arial" w:cs="Arial"/>
              <w:color w:val="FF0000"/>
              <w:sz w:val="22"/>
            </w:rPr>
          </w:rPrChange>
        </w:rPr>
        <w:t xml:space="preserve">[IWER: </w:t>
      </w:r>
      <w:r w:rsidR="0003156C" w:rsidRPr="00BA6722">
        <w:rPr>
          <w:rFonts w:ascii="Arial" w:eastAsia="굴림" w:hAnsi="Arial" w:cs="Arial"/>
          <w:sz w:val="22"/>
          <w:rPrChange w:id="9327" w:author="Keis" w:date="2024-09-13T13:03:00Z">
            <w:rPr>
              <w:rFonts w:ascii="Arial" w:eastAsia="굴림" w:hAnsi="Arial" w:cs="Arial"/>
              <w:color w:val="FF0000"/>
              <w:sz w:val="22"/>
            </w:rPr>
          </w:rPrChange>
        </w:rPr>
        <w:t xml:space="preserve">If R applied more than 2 years, mark the latest year. For </w:t>
      </w:r>
      <w:r w:rsidR="0060656D" w:rsidRPr="00BA6722">
        <w:rPr>
          <w:rFonts w:ascii="Arial" w:eastAsia="굴림" w:hAnsi="Arial" w:cs="Arial"/>
          <w:sz w:val="22"/>
          <w:rPrChange w:id="9328" w:author="Keis" w:date="2024-09-13T13:03:00Z">
            <w:rPr>
              <w:rFonts w:ascii="Arial" w:eastAsia="굴림" w:hAnsi="Arial" w:cs="Arial"/>
              <w:color w:val="FF0000"/>
              <w:sz w:val="22"/>
            </w:rPr>
          </w:rPrChange>
        </w:rPr>
        <w:t>example</w:t>
      </w:r>
      <w:r w:rsidR="0003156C" w:rsidRPr="00BA6722">
        <w:rPr>
          <w:rFonts w:ascii="Arial" w:eastAsia="굴림" w:hAnsi="Arial" w:cs="Arial"/>
          <w:sz w:val="22"/>
          <w:rPrChange w:id="9329" w:author="Keis" w:date="2024-09-13T13:03:00Z">
            <w:rPr>
              <w:rFonts w:ascii="Arial" w:eastAsia="굴림" w:hAnsi="Arial" w:cs="Arial"/>
              <w:color w:val="FF0000"/>
              <w:sz w:val="22"/>
            </w:rPr>
          </w:rPrChange>
        </w:rPr>
        <w:t xml:space="preserve">, </w:t>
      </w:r>
      <w:r w:rsidR="00CA2352" w:rsidRPr="00BA6722">
        <w:rPr>
          <w:rFonts w:ascii="Arial" w:eastAsia="굴림" w:hAnsi="Arial" w:cs="Arial"/>
          <w:sz w:val="22"/>
          <w:rPrChange w:id="9330" w:author="Keis" w:date="2024-09-13T13:03:00Z">
            <w:rPr>
              <w:rFonts w:ascii="Arial" w:eastAsia="굴림" w:hAnsi="Arial" w:cs="Arial"/>
              <w:color w:val="FF0000"/>
              <w:sz w:val="22"/>
            </w:rPr>
          </w:rPrChange>
        </w:rPr>
        <w:t xml:space="preserve">if R applied </w:t>
      </w:r>
      <w:r w:rsidR="00D40E7C" w:rsidRPr="00BA6722">
        <w:rPr>
          <w:rFonts w:ascii="Arial" w:eastAsia="굴림" w:hAnsi="Arial" w:cs="Arial"/>
          <w:sz w:val="22"/>
          <w:rPrChange w:id="9331" w:author="Keis" w:date="2024-09-13T13:03:00Z">
            <w:rPr>
              <w:rFonts w:ascii="Arial" w:eastAsia="굴림" w:hAnsi="Arial" w:cs="Arial"/>
              <w:color w:val="FF0000"/>
              <w:sz w:val="22"/>
            </w:rPr>
          </w:rPrChange>
        </w:rPr>
        <w:t xml:space="preserve">both in </w:t>
      </w:r>
      <w:r w:rsidR="002F2455" w:rsidRPr="00BA6722">
        <w:rPr>
          <w:rFonts w:ascii="Arial" w:eastAsia="굴림" w:hAnsi="Arial" w:cs="Arial"/>
          <w:sz w:val="22"/>
          <w:rPrChange w:id="9332" w:author="Keis" w:date="2024-09-13T13:03:00Z">
            <w:rPr>
              <w:rFonts w:ascii="Arial" w:eastAsia="굴림" w:hAnsi="Arial" w:cs="Arial"/>
              <w:color w:val="FF0000"/>
              <w:sz w:val="22"/>
            </w:rPr>
          </w:rPrChange>
        </w:rPr>
        <w:t>2008</w:t>
      </w:r>
      <w:r w:rsidR="00D40E7C" w:rsidRPr="00BA6722">
        <w:rPr>
          <w:rFonts w:ascii="Arial" w:eastAsia="굴림" w:hAnsi="Arial" w:cs="Arial"/>
          <w:sz w:val="22"/>
          <w:rPrChange w:id="9333" w:author="Keis" w:date="2024-09-13T13:03:00Z">
            <w:rPr>
              <w:rFonts w:ascii="Arial" w:eastAsia="굴림" w:hAnsi="Arial" w:cs="Arial"/>
              <w:color w:val="FF0000"/>
              <w:sz w:val="22"/>
            </w:rPr>
          </w:rPrChange>
        </w:rPr>
        <w:t xml:space="preserve"> and </w:t>
      </w:r>
      <w:r w:rsidR="00052D81" w:rsidRPr="00BA6722">
        <w:rPr>
          <w:rFonts w:ascii="Arial" w:eastAsia="굴림" w:hAnsi="Arial" w:cs="Arial"/>
          <w:sz w:val="22"/>
          <w:rPrChange w:id="9334" w:author="Keis" w:date="2024-09-13T13:03:00Z">
            <w:rPr>
              <w:rFonts w:ascii="Arial" w:eastAsia="굴림" w:hAnsi="Arial" w:cs="Arial"/>
              <w:color w:val="FF0000"/>
              <w:sz w:val="22"/>
            </w:rPr>
          </w:rPrChange>
        </w:rPr>
        <w:t>200</w:t>
      </w:r>
      <w:r w:rsidR="002F2455" w:rsidRPr="00BA6722">
        <w:rPr>
          <w:rFonts w:ascii="Arial" w:eastAsia="굴림" w:hAnsi="Arial" w:cs="Arial"/>
          <w:sz w:val="22"/>
          <w:rPrChange w:id="9335" w:author="Keis" w:date="2024-09-13T13:03:00Z">
            <w:rPr>
              <w:rFonts w:ascii="Arial" w:eastAsia="굴림" w:hAnsi="Arial" w:cs="Arial"/>
              <w:color w:val="FF0000"/>
              <w:sz w:val="22"/>
            </w:rPr>
          </w:rPrChange>
        </w:rPr>
        <w:t>9</w:t>
      </w:r>
      <w:r w:rsidR="00D40E7C" w:rsidRPr="00BA6722">
        <w:rPr>
          <w:rFonts w:ascii="Arial" w:eastAsia="굴림" w:hAnsi="Arial" w:cs="Arial"/>
          <w:sz w:val="22"/>
          <w:rPrChange w:id="9336" w:author="Keis" w:date="2024-09-13T13:03:00Z">
            <w:rPr>
              <w:rFonts w:ascii="Arial" w:eastAsia="굴림" w:hAnsi="Arial" w:cs="Arial"/>
              <w:color w:val="FF0000"/>
              <w:sz w:val="22"/>
            </w:rPr>
          </w:rPrChange>
        </w:rPr>
        <w:t xml:space="preserve">, mark </w:t>
      </w:r>
      <w:r w:rsidR="00D40E7C" w:rsidRPr="00BA6722">
        <w:rPr>
          <w:rFonts w:ascii="굴림" w:eastAsia="굴림" w:hAnsi="굴림" w:cs="굴림" w:hint="eastAsia"/>
          <w:sz w:val="22"/>
          <w:rPrChange w:id="9337" w:author="Keis" w:date="2024-09-13T13:03:00Z">
            <w:rPr>
              <w:rFonts w:ascii="굴림" w:eastAsia="굴림" w:hAnsi="굴림" w:cs="굴림" w:hint="eastAsia"/>
              <w:color w:val="FF0000"/>
              <w:sz w:val="22"/>
            </w:rPr>
          </w:rPrChange>
        </w:rPr>
        <w:t>③</w:t>
      </w:r>
      <w:r w:rsidR="00D40E7C" w:rsidRPr="00BA6722">
        <w:rPr>
          <w:rFonts w:ascii="Arial" w:eastAsia="굴림" w:hAnsi="Arial" w:cs="Arial"/>
          <w:sz w:val="22"/>
          <w:rPrChange w:id="9338" w:author="Keis" w:date="2024-09-13T13:03:00Z">
            <w:rPr>
              <w:rFonts w:ascii="Arial" w:eastAsia="굴림" w:hAnsi="Arial" w:cs="Arial"/>
              <w:color w:val="FF0000"/>
              <w:sz w:val="22"/>
            </w:rPr>
          </w:rPrChange>
        </w:rPr>
        <w:t xml:space="preserve"> </w:t>
      </w:r>
      <w:r w:rsidR="00052D81" w:rsidRPr="00BA6722">
        <w:rPr>
          <w:rFonts w:ascii="Arial" w:eastAsia="굴림" w:hAnsi="Arial" w:cs="Arial"/>
          <w:sz w:val="22"/>
          <w:rPrChange w:id="9339" w:author="Keis" w:date="2024-09-13T13:03:00Z">
            <w:rPr>
              <w:rFonts w:ascii="Arial" w:eastAsia="굴림" w:hAnsi="Arial" w:cs="Arial"/>
              <w:color w:val="FF0000"/>
              <w:sz w:val="22"/>
            </w:rPr>
          </w:rPrChange>
        </w:rPr>
        <w:t>20</w:t>
      </w:r>
      <w:r w:rsidR="00207C8D" w:rsidRPr="00BA6722">
        <w:rPr>
          <w:rFonts w:ascii="Arial" w:eastAsia="굴림" w:hAnsi="Arial" w:cs="Arial"/>
          <w:sz w:val="22"/>
          <w:rPrChange w:id="9340" w:author="Keis" w:date="2024-09-13T13:03:00Z">
            <w:rPr>
              <w:rFonts w:ascii="Arial" w:eastAsia="굴림" w:hAnsi="Arial" w:cs="Arial"/>
              <w:color w:val="FF0000"/>
              <w:sz w:val="22"/>
            </w:rPr>
          </w:rPrChange>
        </w:rPr>
        <w:t>0</w:t>
      </w:r>
      <w:r w:rsidR="002F2455" w:rsidRPr="00BA6722">
        <w:rPr>
          <w:rFonts w:ascii="Arial" w:eastAsia="굴림" w:hAnsi="Arial" w:cs="Arial"/>
          <w:sz w:val="22"/>
          <w:rPrChange w:id="9341" w:author="Keis" w:date="2024-09-13T13:03:00Z">
            <w:rPr>
              <w:rFonts w:ascii="Arial" w:eastAsia="굴림" w:hAnsi="Arial" w:cs="Arial"/>
              <w:color w:val="FF0000"/>
              <w:sz w:val="22"/>
            </w:rPr>
          </w:rPrChange>
        </w:rPr>
        <w:t>9</w:t>
      </w:r>
      <w:r w:rsidR="00D40E7C" w:rsidRPr="00BA6722">
        <w:rPr>
          <w:rFonts w:ascii="Arial" w:eastAsia="굴림" w:hAnsi="Arial" w:cs="Arial"/>
          <w:sz w:val="22"/>
          <w:rPrChange w:id="9342" w:author="Keis" w:date="2024-09-13T13:03:00Z">
            <w:rPr>
              <w:rFonts w:ascii="Arial" w:eastAsia="굴림" w:hAnsi="Arial" w:cs="Arial"/>
              <w:color w:val="FF0000"/>
              <w:sz w:val="22"/>
            </w:rPr>
          </w:rPrChange>
        </w:rPr>
        <w:t>.]</w:t>
      </w:r>
    </w:p>
    <w:p w14:paraId="596507EF" w14:textId="77777777" w:rsidR="000B0851" w:rsidRPr="00BA6722" w:rsidRDefault="000B0851" w:rsidP="00F14BA4">
      <w:pPr>
        <w:pStyle w:val="a6"/>
        <w:numPr>
          <w:ilvl w:val="0"/>
          <w:numId w:val="787"/>
        </w:numPr>
        <w:wordWrap/>
        <w:spacing w:line="360" w:lineRule="auto"/>
        <w:ind w:leftChars="0"/>
        <w:rPr>
          <w:rFonts w:ascii="Arial" w:eastAsia="굴림" w:hAnsi="Arial" w:cs="Arial"/>
          <w:sz w:val="22"/>
          <w:rPrChange w:id="9343" w:author="Keis" w:date="2024-09-13T13:03:00Z">
            <w:rPr>
              <w:rFonts w:ascii="Arial" w:eastAsia="굴림" w:hAnsi="Arial" w:cs="Arial"/>
              <w:color w:val="FF0000"/>
              <w:sz w:val="22"/>
            </w:rPr>
          </w:rPrChange>
        </w:rPr>
      </w:pPr>
      <w:r w:rsidRPr="00BA6722">
        <w:rPr>
          <w:rFonts w:ascii="Arial" w:eastAsia="굴림" w:hAnsi="Arial" w:cs="Arial"/>
          <w:sz w:val="22"/>
          <w:rPrChange w:id="9344" w:author="Keis" w:date="2024-09-13T13:03:00Z">
            <w:rPr>
              <w:rFonts w:ascii="Arial" w:eastAsia="굴림" w:hAnsi="Arial" w:cs="Arial"/>
              <w:color w:val="FF0000"/>
              <w:sz w:val="22"/>
            </w:rPr>
          </w:rPrChange>
        </w:rPr>
        <w:t xml:space="preserve">Yes, I applied in </w:t>
      </w:r>
      <w:r w:rsidR="00052D81" w:rsidRPr="00BA6722">
        <w:rPr>
          <w:rFonts w:ascii="Arial" w:eastAsia="굴림" w:hAnsi="Arial" w:cs="Arial"/>
          <w:sz w:val="22"/>
          <w:rPrChange w:id="9345" w:author="Keis" w:date="2024-09-13T13:03:00Z">
            <w:rPr>
              <w:rFonts w:ascii="Arial" w:eastAsia="굴림" w:hAnsi="Arial" w:cs="Arial"/>
              <w:color w:val="FF0000"/>
              <w:sz w:val="22"/>
            </w:rPr>
          </w:rPrChange>
        </w:rPr>
        <w:t>2007</w:t>
      </w:r>
    </w:p>
    <w:p w14:paraId="13EE3B23" w14:textId="77777777" w:rsidR="0003156C" w:rsidRPr="00BA6722" w:rsidRDefault="0003156C" w:rsidP="00F14BA4">
      <w:pPr>
        <w:pStyle w:val="a6"/>
        <w:numPr>
          <w:ilvl w:val="0"/>
          <w:numId w:val="787"/>
        </w:numPr>
        <w:wordWrap/>
        <w:spacing w:line="360" w:lineRule="auto"/>
        <w:ind w:leftChars="0"/>
        <w:rPr>
          <w:rFonts w:ascii="Arial" w:eastAsia="굴림" w:hAnsi="Arial" w:cs="Arial"/>
          <w:sz w:val="22"/>
          <w:rPrChange w:id="9346" w:author="Keis" w:date="2024-09-13T13:03:00Z">
            <w:rPr>
              <w:rFonts w:ascii="Arial" w:eastAsia="굴림" w:hAnsi="Arial" w:cs="Arial"/>
              <w:color w:val="FF0000"/>
              <w:sz w:val="22"/>
            </w:rPr>
          </w:rPrChange>
        </w:rPr>
      </w:pPr>
      <w:r w:rsidRPr="00BA6722">
        <w:rPr>
          <w:rFonts w:ascii="Arial" w:eastAsia="굴림" w:hAnsi="Arial" w:cs="Arial"/>
          <w:sz w:val="22"/>
          <w:rPrChange w:id="9347" w:author="Keis" w:date="2024-09-13T13:03:00Z">
            <w:rPr>
              <w:rFonts w:ascii="Arial" w:eastAsia="굴림" w:hAnsi="Arial" w:cs="Arial"/>
              <w:color w:val="FF0000"/>
              <w:sz w:val="22"/>
            </w:rPr>
          </w:rPrChange>
        </w:rPr>
        <w:t>Yes, I applied in 2008</w:t>
      </w:r>
    </w:p>
    <w:p w14:paraId="355F62FD" w14:textId="77777777" w:rsidR="000B0851" w:rsidRPr="00BA6722" w:rsidRDefault="000B0851" w:rsidP="00F14BA4">
      <w:pPr>
        <w:pStyle w:val="a6"/>
        <w:numPr>
          <w:ilvl w:val="0"/>
          <w:numId w:val="788"/>
        </w:numPr>
        <w:wordWrap/>
        <w:spacing w:line="360" w:lineRule="auto"/>
        <w:ind w:leftChars="0"/>
        <w:rPr>
          <w:rFonts w:ascii="Arial" w:eastAsia="굴림" w:hAnsi="Arial" w:cs="Arial"/>
          <w:sz w:val="22"/>
          <w:rPrChange w:id="9348" w:author="Keis" w:date="2024-09-13T13:03:00Z">
            <w:rPr>
              <w:rFonts w:ascii="Arial" w:eastAsia="굴림" w:hAnsi="Arial" w:cs="Arial"/>
              <w:color w:val="FF0000"/>
              <w:sz w:val="22"/>
            </w:rPr>
          </w:rPrChange>
        </w:rPr>
      </w:pPr>
      <w:r w:rsidRPr="00BA6722">
        <w:rPr>
          <w:rFonts w:ascii="Arial" w:eastAsia="굴림" w:hAnsi="Arial" w:cs="Arial"/>
          <w:sz w:val="22"/>
          <w:rPrChange w:id="9349" w:author="Keis" w:date="2024-09-13T13:03:00Z">
            <w:rPr>
              <w:rFonts w:ascii="Arial" w:eastAsia="굴림" w:hAnsi="Arial" w:cs="Arial"/>
              <w:color w:val="FF0000"/>
              <w:sz w:val="22"/>
            </w:rPr>
          </w:rPrChange>
        </w:rPr>
        <w:t xml:space="preserve">Yes, I applied in </w:t>
      </w:r>
      <w:r w:rsidR="00052D81" w:rsidRPr="00BA6722">
        <w:rPr>
          <w:rFonts w:ascii="Arial" w:eastAsia="굴림" w:hAnsi="Arial" w:cs="Arial"/>
          <w:sz w:val="22"/>
          <w:rPrChange w:id="9350" w:author="Keis" w:date="2024-09-13T13:03:00Z">
            <w:rPr>
              <w:rFonts w:ascii="Arial" w:eastAsia="굴림" w:hAnsi="Arial" w:cs="Arial"/>
              <w:color w:val="FF0000"/>
              <w:sz w:val="22"/>
            </w:rPr>
          </w:rPrChange>
        </w:rPr>
        <w:t>20</w:t>
      </w:r>
      <w:r w:rsidR="0003156C" w:rsidRPr="00BA6722">
        <w:rPr>
          <w:rFonts w:ascii="Arial" w:eastAsia="굴림" w:hAnsi="Arial" w:cs="Arial"/>
          <w:sz w:val="22"/>
          <w:rPrChange w:id="9351" w:author="Keis" w:date="2024-09-13T13:03:00Z">
            <w:rPr>
              <w:rFonts w:ascii="Arial" w:eastAsia="굴림" w:hAnsi="Arial" w:cs="Arial"/>
              <w:color w:val="FF0000"/>
              <w:sz w:val="22"/>
            </w:rPr>
          </w:rPrChange>
        </w:rPr>
        <w:t>09</w:t>
      </w:r>
    </w:p>
    <w:p w14:paraId="2765635F" w14:textId="77777777" w:rsidR="0003156C" w:rsidRPr="00BA6722" w:rsidRDefault="0003156C" w:rsidP="00F14BA4">
      <w:pPr>
        <w:pStyle w:val="a6"/>
        <w:numPr>
          <w:ilvl w:val="0"/>
          <w:numId w:val="788"/>
        </w:numPr>
        <w:wordWrap/>
        <w:spacing w:line="360" w:lineRule="auto"/>
        <w:ind w:leftChars="0"/>
        <w:rPr>
          <w:rFonts w:ascii="Arial" w:eastAsia="굴림" w:hAnsi="Arial" w:cs="Arial"/>
          <w:sz w:val="22"/>
          <w:rPrChange w:id="9352" w:author="Keis" w:date="2024-09-13T13:03:00Z">
            <w:rPr>
              <w:rFonts w:ascii="Arial" w:eastAsia="굴림" w:hAnsi="Arial" w:cs="Arial"/>
              <w:color w:val="FF0000"/>
              <w:sz w:val="22"/>
            </w:rPr>
          </w:rPrChange>
        </w:rPr>
      </w:pPr>
      <w:r w:rsidRPr="00BA6722">
        <w:rPr>
          <w:rFonts w:ascii="Arial" w:eastAsia="굴림" w:hAnsi="Arial" w:cs="Arial"/>
          <w:sz w:val="22"/>
          <w:rPrChange w:id="9353" w:author="Keis" w:date="2024-09-13T13:03:00Z">
            <w:rPr>
              <w:rFonts w:ascii="Arial" w:eastAsia="굴림" w:hAnsi="Arial" w:cs="Arial"/>
              <w:color w:val="FF0000"/>
              <w:sz w:val="22"/>
            </w:rPr>
          </w:rPrChange>
        </w:rPr>
        <w:t>Yes, I applied in 2010</w:t>
      </w:r>
    </w:p>
    <w:p w14:paraId="77A1F6B8" w14:textId="77777777" w:rsidR="0028007A" w:rsidRPr="00BA6722" w:rsidRDefault="0028007A" w:rsidP="00F14BA4">
      <w:pPr>
        <w:pStyle w:val="a6"/>
        <w:numPr>
          <w:ilvl w:val="0"/>
          <w:numId w:val="788"/>
        </w:numPr>
        <w:wordWrap/>
        <w:spacing w:line="360" w:lineRule="auto"/>
        <w:ind w:leftChars="0"/>
        <w:rPr>
          <w:rFonts w:ascii="Arial" w:eastAsia="굴림" w:hAnsi="Arial" w:cs="Arial"/>
          <w:sz w:val="22"/>
          <w:rPrChange w:id="9354" w:author="Keis" w:date="2024-09-13T13:03:00Z">
            <w:rPr>
              <w:rFonts w:ascii="Arial" w:eastAsia="굴림" w:hAnsi="Arial" w:cs="Arial"/>
              <w:color w:val="FF0000"/>
              <w:sz w:val="22"/>
            </w:rPr>
          </w:rPrChange>
        </w:rPr>
      </w:pPr>
      <w:r w:rsidRPr="00BA6722">
        <w:rPr>
          <w:rFonts w:ascii="Arial" w:eastAsia="굴림" w:hAnsi="Arial" w:cs="Arial"/>
          <w:sz w:val="22"/>
          <w:rPrChange w:id="9355" w:author="Keis" w:date="2024-09-13T13:03:00Z">
            <w:rPr>
              <w:rFonts w:ascii="Arial" w:eastAsia="굴림" w:hAnsi="Arial" w:cs="Arial"/>
              <w:color w:val="FF0000"/>
              <w:sz w:val="22"/>
            </w:rPr>
          </w:rPrChange>
        </w:rPr>
        <w:t>Yes, I applied in 2011</w:t>
      </w:r>
    </w:p>
    <w:p w14:paraId="1B82EE6D" w14:textId="77777777" w:rsidR="0028007A" w:rsidRPr="00BA6722" w:rsidRDefault="0028007A" w:rsidP="00F14BA4">
      <w:pPr>
        <w:pStyle w:val="a6"/>
        <w:numPr>
          <w:ilvl w:val="0"/>
          <w:numId w:val="788"/>
        </w:numPr>
        <w:wordWrap/>
        <w:spacing w:line="360" w:lineRule="auto"/>
        <w:ind w:leftChars="0"/>
        <w:rPr>
          <w:rFonts w:ascii="Arial" w:eastAsia="굴림" w:hAnsi="Arial" w:cs="Arial"/>
          <w:sz w:val="22"/>
          <w:rPrChange w:id="9356" w:author="Keis" w:date="2024-09-13T13:03:00Z">
            <w:rPr>
              <w:rFonts w:ascii="Arial" w:eastAsia="굴림" w:hAnsi="Arial" w:cs="Arial"/>
              <w:color w:val="FF0000"/>
              <w:sz w:val="22"/>
            </w:rPr>
          </w:rPrChange>
        </w:rPr>
      </w:pPr>
      <w:r w:rsidRPr="00BA6722">
        <w:rPr>
          <w:rFonts w:ascii="Arial" w:eastAsia="굴림" w:hAnsi="Arial" w:cs="Arial"/>
          <w:sz w:val="22"/>
          <w:rPrChange w:id="9357" w:author="Keis" w:date="2024-09-13T13:03:00Z">
            <w:rPr>
              <w:rFonts w:ascii="Arial" w:eastAsia="굴림" w:hAnsi="Arial" w:cs="Arial"/>
              <w:color w:val="FF0000"/>
              <w:sz w:val="22"/>
            </w:rPr>
          </w:rPrChange>
        </w:rPr>
        <w:t xml:space="preserve">Yes, I applied in </w:t>
      </w:r>
      <w:r w:rsidR="006D5242" w:rsidRPr="00BA6722">
        <w:rPr>
          <w:rFonts w:ascii="Arial" w:eastAsia="굴림" w:hAnsi="Arial" w:cs="Arial"/>
          <w:sz w:val="22"/>
          <w:rPrChange w:id="9358" w:author="Keis" w:date="2024-09-13T13:03:00Z">
            <w:rPr>
              <w:rFonts w:ascii="Arial" w:eastAsia="굴림" w:hAnsi="Arial" w:cs="Arial"/>
              <w:color w:val="FF0000"/>
              <w:sz w:val="22"/>
            </w:rPr>
          </w:rPrChange>
        </w:rPr>
        <w:t>2012</w:t>
      </w:r>
    </w:p>
    <w:p w14:paraId="09018F90" w14:textId="77777777" w:rsidR="0003156C" w:rsidRPr="00BA6722" w:rsidRDefault="0003156C" w:rsidP="00F14BA4">
      <w:pPr>
        <w:pStyle w:val="a6"/>
        <w:numPr>
          <w:ilvl w:val="0"/>
          <w:numId w:val="788"/>
        </w:numPr>
        <w:wordWrap/>
        <w:spacing w:line="360" w:lineRule="auto"/>
        <w:ind w:leftChars="0"/>
        <w:rPr>
          <w:rFonts w:ascii="Arial" w:eastAsia="굴림" w:hAnsi="Arial" w:cs="Arial"/>
          <w:sz w:val="22"/>
          <w:rPrChange w:id="9359" w:author="Keis" w:date="2024-09-13T13:03:00Z">
            <w:rPr>
              <w:rFonts w:ascii="Arial" w:eastAsia="굴림" w:hAnsi="Arial" w:cs="Arial"/>
              <w:color w:val="FF0000"/>
              <w:sz w:val="22"/>
            </w:rPr>
          </w:rPrChange>
        </w:rPr>
      </w:pPr>
      <w:r w:rsidRPr="00BA6722">
        <w:rPr>
          <w:rFonts w:ascii="Arial" w:eastAsia="굴림" w:hAnsi="Arial" w:cs="Arial"/>
          <w:sz w:val="22"/>
          <w:rPrChange w:id="9360" w:author="Keis" w:date="2024-09-13T13:03:00Z">
            <w:rPr>
              <w:rFonts w:ascii="Arial" w:eastAsia="굴림" w:hAnsi="Arial" w:cs="Arial"/>
              <w:color w:val="FF0000"/>
              <w:sz w:val="22"/>
            </w:rPr>
          </w:rPrChange>
        </w:rPr>
        <w:t xml:space="preserve">Yes, I applied in </w:t>
      </w:r>
      <w:r w:rsidR="006D5242" w:rsidRPr="00BA6722">
        <w:rPr>
          <w:rFonts w:ascii="Arial" w:eastAsia="굴림" w:hAnsi="Arial" w:cs="Arial"/>
          <w:sz w:val="22"/>
          <w:rPrChange w:id="9361" w:author="Keis" w:date="2024-09-13T13:03:00Z">
            <w:rPr>
              <w:rFonts w:ascii="Arial" w:eastAsia="굴림" w:hAnsi="Arial" w:cs="Arial"/>
              <w:color w:val="FF0000"/>
              <w:sz w:val="22"/>
            </w:rPr>
          </w:rPrChange>
        </w:rPr>
        <w:t>2013</w:t>
      </w:r>
    </w:p>
    <w:p w14:paraId="1BED3120" w14:textId="77777777" w:rsidR="0003156C" w:rsidRPr="00BA6722" w:rsidRDefault="0003156C" w:rsidP="00F14BA4">
      <w:pPr>
        <w:pStyle w:val="a6"/>
        <w:numPr>
          <w:ilvl w:val="0"/>
          <w:numId w:val="788"/>
        </w:numPr>
        <w:wordWrap/>
        <w:spacing w:line="360" w:lineRule="auto"/>
        <w:ind w:leftChars="0"/>
        <w:rPr>
          <w:rFonts w:ascii="Arial" w:eastAsia="굴림" w:hAnsi="Arial" w:cs="Arial"/>
          <w:sz w:val="22"/>
          <w:rPrChange w:id="9362" w:author="Keis" w:date="2024-09-13T13:03:00Z">
            <w:rPr>
              <w:rFonts w:ascii="Arial" w:eastAsia="굴림" w:hAnsi="Arial" w:cs="Arial"/>
              <w:color w:val="FF0000"/>
              <w:sz w:val="22"/>
            </w:rPr>
          </w:rPrChange>
        </w:rPr>
      </w:pPr>
      <w:r w:rsidRPr="00BA6722">
        <w:rPr>
          <w:rFonts w:ascii="Arial" w:eastAsia="굴림" w:hAnsi="Arial" w:cs="Arial"/>
          <w:sz w:val="22"/>
          <w:rPrChange w:id="9363" w:author="Keis" w:date="2024-09-13T13:03:00Z">
            <w:rPr>
              <w:rFonts w:ascii="Arial" w:eastAsia="굴림" w:hAnsi="Arial" w:cs="Arial"/>
              <w:color w:val="FF0000"/>
              <w:sz w:val="22"/>
            </w:rPr>
          </w:rPrChange>
        </w:rPr>
        <w:t xml:space="preserve">Yes, I applied in </w:t>
      </w:r>
      <w:r w:rsidR="006D5242" w:rsidRPr="00BA6722">
        <w:rPr>
          <w:rFonts w:ascii="Arial" w:eastAsia="굴림" w:hAnsi="Arial" w:cs="Arial"/>
          <w:sz w:val="22"/>
          <w:rPrChange w:id="9364" w:author="Keis" w:date="2024-09-13T13:03:00Z">
            <w:rPr>
              <w:rFonts w:ascii="Arial" w:eastAsia="굴림" w:hAnsi="Arial" w:cs="Arial"/>
              <w:color w:val="FF0000"/>
              <w:sz w:val="22"/>
            </w:rPr>
          </w:rPrChange>
        </w:rPr>
        <w:t>2014</w:t>
      </w:r>
    </w:p>
    <w:p w14:paraId="758259BC" w14:textId="77777777" w:rsidR="002435A3" w:rsidRPr="00BA6722" w:rsidRDefault="006D5242" w:rsidP="00F14BA4">
      <w:pPr>
        <w:pStyle w:val="a6"/>
        <w:numPr>
          <w:ilvl w:val="0"/>
          <w:numId w:val="788"/>
        </w:numPr>
        <w:wordWrap/>
        <w:spacing w:line="360" w:lineRule="auto"/>
        <w:ind w:leftChars="0"/>
        <w:rPr>
          <w:rFonts w:ascii="Arial" w:eastAsia="굴림" w:hAnsi="Arial" w:cs="Arial"/>
          <w:sz w:val="22"/>
          <w:rPrChange w:id="9365" w:author="Keis" w:date="2024-09-13T13:03:00Z">
            <w:rPr>
              <w:rFonts w:ascii="Arial" w:eastAsia="굴림" w:hAnsi="Arial" w:cs="Arial"/>
              <w:color w:val="FF0000"/>
              <w:sz w:val="22"/>
            </w:rPr>
          </w:rPrChange>
        </w:rPr>
      </w:pPr>
      <w:r w:rsidRPr="00BA6722">
        <w:rPr>
          <w:rFonts w:ascii="Arial" w:eastAsia="굴림" w:hAnsi="Arial" w:cs="Arial"/>
          <w:sz w:val="22"/>
          <w:rPrChange w:id="9366" w:author="Keis" w:date="2024-09-13T13:03:00Z">
            <w:rPr>
              <w:rFonts w:ascii="Arial" w:eastAsia="굴림" w:hAnsi="Arial" w:cs="Arial"/>
              <w:color w:val="FF0000"/>
              <w:sz w:val="22"/>
            </w:rPr>
          </w:rPrChange>
        </w:rPr>
        <w:t xml:space="preserve">Yes, I applied in </w:t>
      </w:r>
      <w:r w:rsidR="0060656D" w:rsidRPr="00BA6722">
        <w:rPr>
          <w:rFonts w:ascii="Arial" w:eastAsia="굴림" w:hAnsi="Arial" w:cs="Arial"/>
          <w:sz w:val="22"/>
          <w:rPrChange w:id="9367" w:author="Keis" w:date="2024-09-13T13:03:00Z">
            <w:rPr>
              <w:rFonts w:ascii="Arial" w:eastAsia="굴림" w:hAnsi="Arial" w:cs="Arial"/>
              <w:color w:val="FF0000"/>
              <w:sz w:val="22"/>
            </w:rPr>
          </w:rPrChange>
        </w:rPr>
        <w:t>2015</w:t>
      </w:r>
    </w:p>
    <w:p w14:paraId="24B97B95" w14:textId="77777777" w:rsidR="002435A3" w:rsidRPr="00BA6722" w:rsidRDefault="002435A3" w:rsidP="00F14BA4">
      <w:pPr>
        <w:pStyle w:val="a6"/>
        <w:numPr>
          <w:ilvl w:val="0"/>
          <w:numId w:val="788"/>
        </w:numPr>
        <w:wordWrap/>
        <w:spacing w:line="360" w:lineRule="auto"/>
        <w:ind w:leftChars="0"/>
        <w:rPr>
          <w:rFonts w:ascii="Arial" w:eastAsia="굴림" w:hAnsi="Arial" w:cs="Arial"/>
          <w:sz w:val="22"/>
          <w:rPrChange w:id="9368" w:author="Keis" w:date="2024-09-13T13:03:00Z">
            <w:rPr>
              <w:rFonts w:ascii="Arial" w:eastAsia="굴림" w:hAnsi="Arial" w:cs="Arial"/>
              <w:color w:val="FF0000"/>
              <w:sz w:val="22"/>
            </w:rPr>
          </w:rPrChange>
        </w:rPr>
      </w:pPr>
      <w:r w:rsidRPr="00BA6722">
        <w:rPr>
          <w:rFonts w:ascii="Arial" w:eastAsia="굴림" w:hAnsi="Arial" w:cs="Arial"/>
          <w:sz w:val="22"/>
          <w:rPrChange w:id="9369" w:author="Keis" w:date="2024-09-13T13:03:00Z">
            <w:rPr>
              <w:rFonts w:ascii="Arial" w:eastAsia="굴림" w:hAnsi="Arial" w:cs="Arial"/>
              <w:color w:val="FF0000"/>
              <w:sz w:val="22"/>
            </w:rPr>
          </w:rPrChange>
        </w:rPr>
        <w:t>Yes, I applied in 2016</w:t>
      </w:r>
    </w:p>
    <w:p w14:paraId="7AC6C763" w14:textId="77777777" w:rsidR="002435A3" w:rsidRPr="00BA6722" w:rsidRDefault="002435A3" w:rsidP="00F14BA4">
      <w:pPr>
        <w:pStyle w:val="a6"/>
        <w:numPr>
          <w:ilvl w:val="0"/>
          <w:numId w:val="788"/>
        </w:numPr>
        <w:wordWrap/>
        <w:spacing w:line="360" w:lineRule="auto"/>
        <w:ind w:leftChars="0"/>
        <w:rPr>
          <w:rFonts w:ascii="Arial" w:eastAsia="굴림" w:hAnsi="Arial" w:cs="Arial"/>
          <w:sz w:val="22"/>
          <w:rPrChange w:id="9370" w:author="Keis" w:date="2024-09-13T13:03:00Z">
            <w:rPr>
              <w:rFonts w:ascii="Arial" w:eastAsia="굴림" w:hAnsi="Arial" w:cs="Arial"/>
              <w:color w:val="FF0000"/>
              <w:sz w:val="22"/>
            </w:rPr>
          </w:rPrChange>
        </w:rPr>
      </w:pPr>
      <w:r w:rsidRPr="00BA6722">
        <w:rPr>
          <w:rFonts w:ascii="Arial" w:eastAsia="굴림" w:hAnsi="Arial" w:cs="Arial"/>
          <w:sz w:val="22"/>
          <w:rPrChange w:id="9371" w:author="Keis" w:date="2024-09-13T13:03:00Z">
            <w:rPr>
              <w:rFonts w:ascii="Arial" w:eastAsia="굴림" w:hAnsi="Arial" w:cs="Arial"/>
              <w:color w:val="FF0000"/>
              <w:sz w:val="22"/>
            </w:rPr>
          </w:rPrChange>
        </w:rPr>
        <w:t>Yes, I applied in 2017</w:t>
      </w:r>
    </w:p>
    <w:p w14:paraId="36DC0D03" w14:textId="0197D2F7" w:rsidR="00AD0010" w:rsidRPr="00BA6722" w:rsidRDefault="00AD0010" w:rsidP="00AD0010">
      <w:pPr>
        <w:pStyle w:val="a6"/>
        <w:numPr>
          <w:ilvl w:val="0"/>
          <w:numId w:val="788"/>
        </w:numPr>
        <w:wordWrap/>
        <w:spacing w:line="360" w:lineRule="auto"/>
        <w:ind w:leftChars="0"/>
        <w:rPr>
          <w:rFonts w:ascii="Arial" w:eastAsia="굴림" w:hAnsi="Arial" w:cs="Arial"/>
          <w:sz w:val="22"/>
          <w:rPrChange w:id="9372" w:author="Keis" w:date="2024-09-13T13:03:00Z">
            <w:rPr>
              <w:rFonts w:ascii="Arial" w:eastAsia="굴림" w:hAnsi="Arial" w:cs="Arial"/>
              <w:color w:val="FF0000"/>
              <w:sz w:val="22"/>
            </w:rPr>
          </w:rPrChange>
        </w:rPr>
      </w:pPr>
      <w:r w:rsidRPr="00BA6722">
        <w:rPr>
          <w:rFonts w:ascii="Arial" w:eastAsia="굴림" w:hAnsi="Arial" w:cs="Arial"/>
          <w:sz w:val="22"/>
          <w:rPrChange w:id="9373" w:author="Keis" w:date="2024-09-13T13:03:00Z">
            <w:rPr>
              <w:rFonts w:ascii="Arial" w:eastAsia="굴림" w:hAnsi="Arial" w:cs="Arial"/>
              <w:color w:val="FF0000"/>
              <w:sz w:val="22"/>
            </w:rPr>
          </w:rPrChange>
        </w:rPr>
        <w:t xml:space="preserve">Yes, I applied in </w:t>
      </w:r>
      <w:del w:id="9374" w:author="Keis" w:date="2024-09-06T10:11:00Z">
        <w:r w:rsidRPr="001D19F6" w:rsidDel="009F27DD">
          <w:rPr>
            <w:rFonts w:ascii="Arial" w:eastAsia="굴림" w:hAnsi="Arial" w:cs="Arial"/>
            <w:color w:val="FF0000"/>
            <w:sz w:val="22"/>
          </w:rPr>
          <w:delText>201</w:delText>
        </w:r>
        <w:r w:rsidDel="009F27DD">
          <w:rPr>
            <w:rFonts w:ascii="Arial" w:eastAsia="굴림" w:hAnsi="Arial" w:cs="Arial" w:hint="eastAsia"/>
            <w:color w:val="FF0000"/>
            <w:sz w:val="22"/>
          </w:rPr>
          <w:delText>8</w:delText>
        </w:r>
      </w:del>
      <w:ins w:id="9375" w:author="Keis" w:date="2024-09-06T10:24:00Z">
        <w:r w:rsidR="00817F07">
          <w:rPr>
            <w:rFonts w:ascii="Arial" w:eastAsia="굴림" w:hAnsi="Arial" w:cs="Arial"/>
            <w:color w:val="00B050"/>
            <w:sz w:val="22"/>
          </w:rPr>
          <w:t>2018</w:t>
        </w:r>
      </w:ins>
    </w:p>
    <w:p w14:paraId="32EC033C" w14:textId="5F27DE46" w:rsidR="00AD0010" w:rsidRPr="00BA6722" w:rsidRDefault="00AD0010" w:rsidP="00AD0010">
      <w:pPr>
        <w:pStyle w:val="a6"/>
        <w:numPr>
          <w:ilvl w:val="0"/>
          <w:numId w:val="788"/>
        </w:numPr>
        <w:wordWrap/>
        <w:spacing w:line="360" w:lineRule="auto"/>
        <w:ind w:leftChars="0"/>
        <w:rPr>
          <w:rFonts w:ascii="Arial" w:eastAsia="굴림" w:hAnsi="Arial" w:cs="Arial"/>
          <w:sz w:val="22"/>
          <w:rPrChange w:id="9376" w:author="Keis" w:date="2024-09-13T13:03:00Z">
            <w:rPr>
              <w:rFonts w:ascii="Arial" w:eastAsia="굴림" w:hAnsi="Arial" w:cs="Arial"/>
              <w:color w:val="FF0000"/>
              <w:sz w:val="22"/>
            </w:rPr>
          </w:rPrChange>
        </w:rPr>
      </w:pPr>
      <w:r w:rsidRPr="00BA6722">
        <w:rPr>
          <w:rFonts w:ascii="Arial" w:eastAsia="굴림" w:hAnsi="Arial" w:cs="Arial"/>
          <w:sz w:val="22"/>
          <w:rPrChange w:id="9377" w:author="Keis" w:date="2024-09-13T13:03:00Z">
            <w:rPr>
              <w:rFonts w:ascii="Arial" w:eastAsia="굴림" w:hAnsi="Arial" w:cs="Arial"/>
              <w:color w:val="FF0000"/>
              <w:sz w:val="22"/>
            </w:rPr>
          </w:rPrChange>
        </w:rPr>
        <w:t xml:space="preserve">Yes, I applied in </w:t>
      </w:r>
      <w:del w:id="9378" w:author="Keis" w:date="2024-09-06T10:18:00Z">
        <w:r w:rsidRPr="001D19F6" w:rsidDel="009F27DD">
          <w:rPr>
            <w:rFonts w:ascii="Arial" w:eastAsia="굴림" w:hAnsi="Arial" w:cs="Arial"/>
            <w:color w:val="FF0000"/>
            <w:sz w:val="22"/>
          </w:rPr>
          <w:delText>201</w:delText>
        </w:r>
        <w:r w:rsidDel="009F27DD">
          <w:rPr>
            <w:rFonts w:ascii="Arial" w:eastAsia="굴림" w:hAnsi="Arial" w:cs="Arial" w:hint="eastAsia"/>
            <w:color w:val="FF0000"/>
            <w:sz w:val="22"/>
          </w:rPr>
          <w:delText>9</w:delText>
        </w:r>
      </w:del>
      <w:ins w:id="9379" w:author="Keis" w:date="2024-09-06T10:24:00Z">
        <w:r w:rsidR="00817F07">
          <w:rPr>
            <w:rFonts w:ascii="Arial" w:eastAsia="굴림" w:hAnsi="Arial" w:cs="Arial"/>
            <w:color w:val="00B050"/>
            <w:sz w:val="22"/>
          </w:rPr>
          <w:t>2019</w:t>
        </w:r>
      </w:ins>
    </w:p>
    <w:p w14:paraId="2344D1CA" w14:textId="72AEC3C1" w:rsidR="00AD0010" w:rsidRPr="00BA6722" w:rsidRDefault="00AD0010" w:rsidP="00AD0010">
      <w:pPr>
        <w:pStyle w:val="a6"/>
        <w:numPr>
          <w:ilvl w:val="0"/>
          <w:numId w:val="788"/>
        </w:numPr>
        <w:wordWrap/>
        <w:spacing w:line="360" w:lineRule="auto"/>
        <w:ind w:leftChars="0"/>
        <w:rPr>
          <w:rFonts w:ascii="Arial" w:eastAsia="굴림" w:hAnsi="Arial" w:cs="Arial"/>
          <w:sz w:val="22"/>
          <w:rPrChange w:id="9380" w:author="Keis" w:date="2024-09-13T13:03:00Z">
            <w:rPr>
              <w:rFonts w:ascii="Arial" w:eastAsia="굴림" w:hAnsi="Arial" w:cs="Arial"/>
              <w:color w:val="FF0000"/>
              <w:sz w:val="22"/>
            </w:rPr>
          </w:rPrChange>
        </w:rPr>
      </w:pPr>
      <w:r w:rsidRPr="00BA6722">
        <w:rPr>
          <w:rFonts w:ascii="Arial" w:eastAsia="굴림" w:hAnsi="Arial" w:cs="Arial"/>
          <w:sz w:val="22"/>
          <w:rPrChange w:id="9381" w:author="Keis" w:date="2024-09-13T13:03:00Z">
            <w:rPr>
              <w:rFonts w:ascii="Arial" w:eastAsia="굴림" w:hAnsi="Arial" w:cs="Arial"/>
              <w:color w:val="FF0000"/>
              <w:sz w:val="22"/>
            </w:rPr>
          </w:rPrChange>
        </w:rPr>
        <w:t xml:space="preserve">Yes, I applied in </w:t>
      </w:r>
      <w:del w:id="9382" w:author="Keis" w:date="2024-09-06T10:23:00Z">
        <w:r w:rsidRPr="001D19F6" w:rsidDel="00817F07">
          <w:rPr>
            <w:rFonts w:ascii="Arial" w:eastAsia="굴림" w:hAnsi="Arial" w:cs="Arial"/>
            <w:color w:val="FF0000"/>
            <w:sz w:val="22"/>
          </w:rPr>
          <w:delText>20</w:delText>
        </w:r>
        <w:r w:rsidDel="00817F07">
          <w:rPr>
            <w:rFonts w:ascii="Arial" w:eastAsia="굴림" w:hAnsi="Arial" w:cs="Arial" w:hint="eastAsia"/>
            <w:color w:val="FF0000"/>
            <w:sz w:val="22"/>
          </w:rPr>
          <w:delText>20</w:delText>
        </w:r>
      </w:del>
      <w:ins w:id="9383" w:author="Keis" w:date="2024-09-06T10:23:00Z">
        <w:r w:rsidR="00817F07" w:rsidRPr="00817F07">
          <w:rPr>
            <w:rFonts w:ascii="Arial" w:eastAsia="굴림" w:hAnsi="Arial" w:cs="Arial"/>
            <w:color w:val="00B050"/>
            <w:sz w:val="22"/>
          </w:rPr>
          <w:t>20</w:t>
        </w:r>
      </w:ins>
      <w:ins w:id="9384" w:author="Keis" w:date="2024-09-06T16:34:00Z">
        <w:r w:rsidR="000E09F4">
          <w:rPr>
            <w:rFonts w:ascii="Arial" w:eastAsia="굴림" w:hAnsi="Arial" w:cs="Arial"/>
            <w:color w:val="00B050"/>
            <w:sz w:val="22"/>
          </w:rPr>
          <w:t>20</w:t>
        </w:r>
      </w:ins>
    </w:p>
    <w:p w14:paraId="1F607DDD" w14:textId="24EA6BF8" w:rsidR="00F3446F" w:rsidRPr="00F3446F" w:rsidRDefault="0003156C">
      <w:pPr>
        <w:wordWrap/>
        <w:spacing w:line="360" w:lineRule="auto"/>
        <w:ind w:left="400"/>
        <w:rPr>
          <w:ins w:id="9385" w:author="swcsmart000" w:date="2024-09-05T17:28:00Z"/>
          <w:rFonts w:ascii="Arial" w:eastAsia="굴림" w:hAnsi="Arial" w:cs="Arial"/>
          <w:color w:val="00B050"/>
          <w:sz w:val="22"/>
          <w:rPrChange w:id="9386" w:author="swcsmart000" w:date="2024-09-05T17:29:00Z">
            <w:rPr>
              <w:ins w:id="9387" w:author="swcsmart000" w:date="2024-09-05T17:28:00Z"/>
              <w:rFonts w:ascii="Cambria Math" w:hAnsi="Cambria Math" w:cs="Cambria Math"/>
              <w:color w:val="333333"/>
              <w:sz w:val="22"/>
              <w:shd w:val="clear" w:color="auto" w:fill="FAFAFA"/>
            </w:rPr>
          </w:rPrChange>
        </w:rPr>
      </w:pPr>
      <w:moveFromRangeStart w:id="9388" w:author="swcsmart000" w:date="2024-09-05T17:28:00Z" w:name="move176449726"/>
      <w:moveFrom w:id="9389" w:author="swcsmart000" w:date="2024-09-05T17:28:00Z">
        <w:r w:rsidRPr="00F3446F" w:rsidDel="00F3446F">
          <w:rPr>
            <w:rFonts w:ascii="Arial" w:eastAsia="굴림" w:hAnsi="Arial" w:cs="Arial"/>
            <w:color w:val="00B050"/>
            <w:sz w:val="22"/>
            <w:rPrChange w:id="9390" w:author="swcsmart000" w:date="2024-09-05T17:29:00Z">
              <w:rPr/>
            </w:rPrChange>
          </w:rPr>
          <w:t>No, I haven’t applied</w:t>
        </w:r>
        <w:r w:rsidR="00794205" w:rsidRPr="00F3446F" w:rsidDel="00F3446F">
          <w:rPr>
            <w:rFonts w:ascii="Arial" w:eastAsia="굴림" w:hAnsi="Arial" w:cs="Arial"/>
            <w:color w:val="00B050"/>
            <w:sz w:val="22"/>
            <w:rPrChange w:id="9391" w:author="swcsmart000" w:date="2024-09-05T17:29:00Z">
              <w:rPr/>
            </w:rPrChange>
          </w:rPr>
          <w:t xml:space="preserve"> </w:t>
        </w:r>
        <w:r w:rsidR="002F2455" w:rsidRPr="00F3446F" w:rsidDel="00F3446F">
          <w:rPr>
            <w:rFonts w:ascii="Arial" w:eastAsia="굴림" w:hAnsi="Arial" w:cs="Arial"/>
            <w:color w:val="00B050"/>
            <w:sz w:val="22"/>
            <w:rPrChange w:id="9392" w:author="swcsmart000" w:date="2024-09-05T17:29:00Z">
              <w:rPr/>
            </w:rPrChange>
          </w:rPr>
          <w:t>→Go to G014</w:t>
        </w:r>
      </w:moveFrom>
      <w:moveFromRangeEnd w:id="9388"/>
      <w:ins w:id="9393" w:author="swcsmart000" w:date="2024-09-05T17:28:00Z">
        <w:r w:rsidR="00F3446F" w:rsidRPr="00F3446F">
          <w:rPr>
            <w:rFonts w:ascii="Arial" w:eastAsia="굴림" w:hAnsi="Arial" w:cs="Arial" w:hint="eastAsia"/>
            <w:color w:val="00B050"/>
            <w:sz w:val="22"/>
            <w:rPrChange w:id="9394" w:author="swcsmart000" w:date="2024-09-05T17:29:00Z">
              <w:rPr>
                <w:rFonts w:ascii="맑은 고딕" w:eastAsia="맑은 고딕" w:hAnsi="맑은 고딕" w:cs="맑은 고딕" w:hint="eastAsia"/>
                <w:color w:val="333333"/>
                <w:sz w:val="21"/>
                <w:szCs w:val="21"/>
                <w:shd w:val="clear" w:color="auto" w:fill="FFFFFF"/>
              </w:rPr>
            </w:rPrChange>
          </w:rPr>
          <w:t>⑮</w:t>
        </w:r>
        <w:r w:rsidR="00F3446F" w:rsidRPr="00F3446F">
          <w:rPr>
            <w:rFonts w:ascii="Arial" w:eastAsia="굴림" w:hAnsi="Arial" w:cs="Arial"/>
            <w:color w:val="00B050"/>
            <w:sz w:val="22"/>
            <w:rPrChange w:id="9395" w:author="swcsmart000" w:date="2024-09-05T17:29:00Z">
              <w:rPr>
                <w:rFonts w:eastAsia="나눔명조"/>
                <w:color w:val="FF0000"/>
                <w:sz w:val="18"/>
                <w:szCs w:val="18"/>
              </w:rPr>
            </w:rPrChange>
          </w:rPr>
          <w:t xml:space="preserve"> Yes, I applied in 202</w:t>
        </w:r>
      </w:ins>
      <w:ins w:id="9396" w:author="swcsmart000" w:date="2024-09-05T17:29:00Z">
        <w:r w:rsidR="00F3446F">
          <w:rPr>
            <w:rFonts w:ascii="Arial" w:eastAsia="굴림" w:hAnsi="Arial" w:cs="Arial"/>
            <w:color w:val="00B050"/>
            <w:sz w:val="22"/>
          </w:rPr>
          <w:t>1</w:t>
        </w:r>
      </w:ins>
    </w:p>
    <w:p w14:paraId="4149E112" w14:textId="52BE56D6" w:rsidR="00F3446F" w:rsidRPr="00F3446F" w:rsidRDefault="00F3446F">
      <w:pPr>
        <w:wordWrap/>
        <w:spacing w:line="360" w:lineRule="auto"/>
        <w:ind w:firstLineChars="200" w:firstLine="440"/>
        <w:rPr>
          <w:ins w:id="9397" w:author="swcsmart000" w:date="2024-09-05T17:27:00Z"/>
          <w:rFonts w:ascii="Arial" w:eastAsia="굴림" w:hAnsi="Arial" w:cs="Arial"/>
          <w:color w:val="00B050"/>
          <w:sz w:val="22"/>
          <w:rPrChange w:id="9398" w:author="swcsmart000" w:date="2024-09-05T17:29:00Z">
            <w:rPr>
              <w:ins w:id="9399" w:author="swcsmart000" w:date="2024-09-05T17:27:00Z"/>
              <w:rFonts w:ascii="Cambria Math" w:hAnsi="Cambria Math" w:cs="Cambria Math"/>
              <w:color w:val="333333"/>
              <w:sz w:val="22"/>
              <w:shd w:val="clear" w:color="auto" w:fill="FAFAFA"/>
            </w:rPr>
          </w:rPrChange>
        </w:rPr>
        <w:pPrChange w:id="9400" w:author="swcsmart000" w:date="2024-09-05T17:29:00Z">
          <w:pPr>
            <w:wordWrap/>
            <w:spacing w:line="360" w:lineRule="auto"/>
            <w:ind w:left="400"/>
          </w:pPr>
        </w:pPrChange>
      </w:pPr>
      <w:ins w:id="9401" w:author="swcsmart000" w:date="2024-09-05T17:28:00Z">
        <w:r w:rsidRPr="00F3446F">
          <w:rPr>
            <w:rFonts w:ascii="Cambria Math" w:eastAsia="굴림" w:hAnsi="Cambria Math" w:cs="Cambria Math" w:hint="eastAsia"/>
            <w:color w:val="00B050"/>
            <w:sz w:val="22"/>
            <w:rPrChange w:id="9402" w:author="swcsmart000" w:date="2024-09-05T17:29:00Z">
              <w:rPr>
                <w:rFonts w:ascii="Cambria Math" w:hAnsi="Cambria Math" w:cs="Cambria Math" w:hint="eastAsia"/>
                <w:color w:val="333333"/>
                <w:sz w:val="21"/>
                <w:szCs w:val="21"/>
                <w:shd w:val="clear" w:color="auto" w:fill="FFFFFF"/>
              </w:rPr>
            </w:rPrChange>
          </w:rPr>
          <w:t>⑯</w:t>
        </w:r>
        <w:r w:rsidRPr="00F3446F">
          <w:rPr>
            <w:rFonts w:ascii="Arial" w:eastAsia="굴림" w:hAnsi="Arial" w:cs="Arial"/>
            <w:color w:val="00B050"/>
            <w:sz w:val="22"/>
            <w:rPrChange w:id="9403" w:author="swcsmart000" w:date="2024-09-05T17:29:00Z">
              <w:rPr>
                <w:rFonts w:ascii="Cambria Math" w:hAnsi="Cambria Math" w:cs="Cambria Math"/>
                <w:color w:val="333333"/>
                <w:sz w:val="21"/>
                <w:szCs w:val="21"/>
                <w:shd w:val="clear" w:color="auto" w:fill="FFFFFF"/>
              </w:rPr>
            </w:rPrChange>
          </w:rPr>
          <w:t xml:space="preserve"> </w:t>
        </w:r>
        <w:r w:rsidRPr="00F3446F">
          <w:rPr>
            <w:rFonts w:ascii="Arial" w:eastAsia="굴림" w:hAnsi="Arial" w:cs="Arial"/>
            <w:color w:val="00B050"/>
            <w:sz w:val="22"/>
            <w:rPrChange w:id="9404" w:author="swcsmart000" w:date="2024-09-05T17:29:00Z">
              <w:rPr>
                <w:rFonts w:eastAsia="나눔명조"/>
                <w:color w:val="FF0000"/>
                <w:sz w:val="18"/>
                <w:szCs w:val="18"/>
              </w:rPr>
            </w:rPrChange>
          </w:rPr>
          <w:t>Yes, I applied in 2022</w:t>
        </w:r>
      </w:ins>
    </w:p>
    <w:p w14:paraId="4A722F50" w14:textId="75AEE4F0" w:rsidR="00F3446F" w:rsidRPr="00F3446F" w:rsidRDefault="00F3446F">
      <w:pPr>
        <w:wordWrap/>
        <w:spacing w:line="360" w:lineRule="auto"/>
        <w:ind w:firstLineChars="200" w:firstLine="440"/>
        <w:rPr>
          <w:moveTo w:id="9405" w:author="swcsmart000" w:date="2024-09-05T17:28:00Z"/>
          <w:rFonts w:ascii="Arial" w:eastAsia="굴림" w:hAnsi="Arial" w:cs="Arial"/>
          <w:color w:val="00B050"/>
          <w:sz w:val="22"/>
          <w:rPrChange w:id="9406" w:author="swcsmart000" w:date="2024-09-05T17:29:00Z">
            <w:rPr>
              <w:moveTo w:id="9407" w:author="swcsmart000" w:date="2024-09-05T17:28:00Z"/>
            </w:rPr>
          </w:rPrChange>
        </w:rPr>
        <w:pPrChange w:id="9408" w:author="swcsmart000" w:date="2024-09-05T17:29:00Z">
          <w:pPr>
            <w:pStyle w:val="a6"/>
            <w:numPr>
              <w:numId w:val="788"/>
            </w:numPr>
            <w:wordWrap/>
            <w:spacing w:line="360" w:lineRule="auto"/>
            <w:ind w:leftChars="0" w:hanging="400"/>
          </w:pPr>
        </w:pPrChange>
      </w:pPr>
      <w:ins w:id="9409" w:author="swcsmart000" w:date="2024-09-05T17:27:00Z">
        <w:r w:rsidRPr="00F3446F">
          <w:rPr>
            <w:rFonts w:ascii="Cambria Math" w:eastAsia="굴림" w:hAnsi="Cambria Math" w:cs="Cambria Math" w:hint="eastAsia"/>
            <w:color w:val="00B050"/>
            <w:sz w:val="22"/>
            <w:rPrChange w:id="9410" w:author="swcsmart000" w:date="2024-09-05T17:29:00Z">
              <w:rPr>
                <w:rFonts w:hint="eastAsia"/>
                <w:shd w:val="clear" w:color="auto" w:fill="FAFAFA"/>
              </w:rPr>
            </w:rPrChange>
          </w:rPr>
          <w:t>⑰</w:t>
        </w:r>
      </w:ins>
      <w:ins w:id="9411" w:author="swcsmart000" w:date="2024-09-05T17:28:00Z">
        <w:r w:rsidRPr="00F3446F">
          <w:rPr>
            <w:rFonts w:ascii="Arial" w:eastAsia="굴림" w:hAnsi="Arial" w:cs="Arial"/>
            <w:color w:val="00B050"/>
            <w:sz w:val="22"/>
            <w:rPrChange w:id="9412" w:author="swcsmart000" w:date="2024-09-05T17:29:00Z">
              <w:rPr/>
            </w:rPrChange>
          </w:rPr>
          <w:t xml:space="preserve"> </w:t>
        </w:r>
      </w:ins>
      <w:moveToRangeStart w:id="9413" w:author="swcsmart000" w:date="2024-09-05T17:28:00Z" w:name="move176449726"/>
      <w:moveTo w:id="9414" w:author="swcsmart000" w:date="2024-09-05T17:28:00Z">
        <w:r w:rsidRPr="00F3446F">
          <w:rPr>
            <w:rFonts w:ascii="Arial" w:eastAsia="굴림" w:hAnsi="Arial" w:cs="Arial"/>
            <w:color w:val="00B050"/>
            <w:sz w:val="22"/>
            <w:rPrChange w:id="9415" w:author="swcsmart000" w:date="2024-09-05T17:29:00Z">
              <w:rPr/>
            </w:rPrChange>
          </w:rPr>
          <w:t>No, I haven’t applied →Go to G014</w:t>
        </w:r>
      </w:moveTo>
    </w:p>
    <w:moveToRangeEnd w:id="9413"/>
    <w:p w14:paraId="0D51FADE" w14:textId="198DF2F8" w:rsidR="00F3446F" w:rsidRPr="00F3446F" w:rsidRDefault="00F3446F">
      <w:pPr>
        <w:wordWrap/>
        <w:spacing w:line="360" w:lineRule="auto"/>
        <w:ind w:left="400"/>
        <w:rPr>
          <w:rFonts w:ascii="Arial" w:eastAsia="굴림" w:hAnsi="Arial" w:cs="Arial"/>
          <w:color w:val="FF0000"/>
          <w:sz w:val="22"/>
          <w:rPrChange w:id="9416" w:author="swcsmart000" w:date="2024-09-05T17:28:00Z">
            <w:rPr>
              <w:rFonts w:ascii="Arial" w:eastAsia="굴림" w:hAnsi="Arial" w:cs="Arial"/>
              <w:color w:val="FF0000"/>
            </w:rPr>
          </w:rPrChange>
        </w:rPr>
        <w:pPrChange w:id="9417" w:author="swcsmart000" w:date="2024-09-05T17:27:00Z">
          <w:pPr>
            <w:pStyle w:val="a6"/>
            <w:numPr>
              <w:numId w:val="788"/>
            </w:numPr>
            <w:wordWrap/>
            <w:spacing w:line="360" w:lineRule="auto"/>
            <w:ind w:leftChars="0" w:hanging="400"/>
          </w:pPr>
        </w:pPrChange>
      </w:pPr>
    </w:p>
    <w:p w14:paraId="4DDA01F3" w14:textId="77777777" w:rsidR="000B0851" w:rsidRPr="001D19F6" w:rsidRDefault="000B0851" w:rsidP="000B0851">
      <w:pPr>
        <w:wordWrap/>
        <w:spacing w:line="360" w:lineRule="auto"/>
        <w:rPr>
          <w:rFonts w:ascii="Arial" w:eastAsia="굴림" w:hAnsi="Arial" w:cs="Arial"/>
          <w:b/>
          <w:sz w:val="22"/>
        </w:rPr>
      </w:pPr>
    </w:p>
    <w:p w14:paraId="3F899EB8" w14:textId="77777777" w:rsidR="002D4FAE" w:rsidRPr="001D19F6" w:rsidRDefault="002D4FAE" w:rsidP="002D4FAE">
      <w:pPr>
        <w:wordWrap/>
        <w:spacing w:line="276" w:lineRule="auto"/>
        <w:rPr>
          <w:rFonts w:ascii="Arial" w:eastAsia="굴림" w:hAnsi="Arial" w:cs="Arial"/>
          <w:b/>
          <w:sz w:val="22"/>
        </w:rPr>
      </w:pPr>
      <w:r w:rsidRPr="001D19F6">
        <w:rPr>
          <w:rFonts w:ascii="Arial" w:eastAsia="굴림" w:hAnsi="Arial" w:cs="Arial"/>
          <w:b/>
          <w:sz w:val="22"/>
        </w:rPr>
        <w:t>Logic</w:t>
      </w:r>
    </w:p>
    <w:p w14:paraId="1D9AD1B6" w14:textId="566D27D4" w:rsidR="002D4FAE" w:rsidRPr="00CB208D" w:rsidRDefault="002F2455">
      <w:pPr>
        <w:pStyle w:val="20"/>
        <w:rPr>
          <w:rPrChange w:id="9418" w:author="Keis" w:date="2024-09-06T15:21:00Z">
            <w:rPr>
              <w:rFonts w:ascii="Arial" w:eastAsia="굴림" w:hAnsi="Arial" w:cs="Arial"/>
              <w:sz w:val="22"/>
            </w:rPr>
          </w:rPrChange>
        </w:rPr>
        <w:pPrChange w:id="9419" w:author="Keis" w:date="2024-09-06T15:21:00Z">
          <w:pPr>
            <w:pStyle w:val="a6"/>
            <w:numPr>
              <w:numId w:val="1158"/>
            </w:numPr>
            <w:wordWrap/>
            <w:spacing w:line="276" w:lineRule="auto"/>
            <w:ind w:leftChars="0" w:hanging="400"/>
          </w:pPr>
        </w:pPrChange>
      </w:pPr>
      <w:r w:rsidRPr="001D19F6">
        <w:rPr>
          <w:rFonts w:ascii="Arial" w:hAnsi="Arial" w:cs="Arial"/>
          <w:b/>
          <w:sz w:val="22"/>
        </w:rPr>
        <w:t xml:space="preserve">If </w:t>
      </w:r>
      <w:r w:rsidRPr="00AD0010">
        <w:rPr>
          <w:rFonts w:ascii="Arial" w:hAnsi="Arial" w:cs="Arial"/>
          <w:b/>
          <w:sz w:val="22"/>
        </w:rPr>
        <w:t>G010</w:t>
      </w:r>
      <w:r w:rsidR="002D4FAE" w:rsidRPr="00AD0010">
        <w:rPr>
          <w:rFonts w:ascii="Arial" w:hAnsi="Arial" w:cs="Arial"/>
          <w:b/>
          <w:sz w:val="22"/>
        </w:rPr>
        <w:t>=</w:t>
      </w:r>
      <w:r w:rsidR="002D4FAE" w:rsidRPr="00AD0010">
        <w:rPr>
          <w:rFonts w:ascii="굴림" w:hint="eastAsia"/>
          <w:b/>
          <w:sz w:val="22"/>
        </w:rPr>
        <w:t>①</w:t>
      </w:r>
      <w:r w:rsidR="0028007A" w:rsidRPr="00AD0010">
        <w:rPr>
          <w:rFonts w:ascii="Arial" w:hAnsi="Arial" w:cs="Arial"/>
          <w:b/>
          <w:sz w:val="22"/>
        </w:rPr>
        <w:t>~</w:t>
      </w:r>
      <w:ins w:id="9420" w:author="Keis" w:date="2024-09-06T15:21:00Z">
        <w:r w:rsidR="00CB208D" w:rsidRPr="00CB208D">
          <w:rPr>
            <w:rFonts w:ascii="Cambria Math" w:eastAsia="나눔명조" w:hAnsi="Cambria Math" w:cs="Cambria Math" w:hint="eastAsia"/>
            <w:color w:val="00B050"/>
            <w:rPrChange w:id="9421" w:author="Keis" w:date="2024-09-06T15:21:00Z">
              <w:rPr>
                <w:rFonts w:ascii="Cambria Math" w:eastAsia="나눔명조" w:hAnsi="Cambria Math" w:cs="Cambria Math" w:hint="eastAsia"/>
                <w:color w:val="FF0000"/>
              </w:rPr>
            </w:rPrChange>
          </w:rPr>
          <w:t>⑯</w:t>
        </w:r>
      </w:ins>
      <w:del w:id="9422" w:author="Keis" w:date="2024-09-06T15:21:00Z">
        <w:r w:rsidR="00AD0010" w:rsidRPr="00BC68CA" w:rsidDel="00CB208D">
          <w:rPr>
            <w:rFonts w:ascii="한컴 고딕" w:eastAsia="한컴 고딕" w:hAnsi="한컴 고딕" w:hint="eastAsia"/>
            <w:b/>
            <w:sz w:val="24"/>
          </w:rPr>
          <w:delText>⑭</w:delText>
        </w:r>
      </w:del>
      <w:r w:rsidR="002D4FAE" w:rsidRPr="001D19F6">
        <w:rPr>
          <w:rFonts w:ascii="Arial" w:hAnsi="Arial" w:cs="Arial"/>
          <w:b/>
          <w:sz w:val="22"/>
        </w:rPr>
        <w:t>, then ask G0</w:t>
      </w:r>
      <w:r w:rsidR="0028007A" w:rsidRPr="001D19F6">
        <w:rPr>
          <w:rFonts w:ascii="Arial" w:hAnsi="Arial" w:cs="Arial"/>
          <w:b/>
          <w:sz w:val="22"/>
        </w:rPr>
        <w:t>11</w:t>
      </w:r>
    </w:p>
    <w:p w14:paraId="576BF6ED" w14:textId="77777777" w:rsidR="002D4FAE" w:rsidRPr="001D19F6" w:rsidRDefault="002D4FAE" w:rsidP="000B0851">
      <w:pPr>
        <w:wordWrap/>
        <w:spacing w:line="360" w:lineRule="auto"/>
        <w:rPr>
          <w:rFonts w:ascii="Arial" w:eastAsia="굴림" w:hAnsi="Arial" w:cs="Arial"/>
          <w:b/>
          <w:sz w:val="22"/>
        </w:rPr>
      </w:pPr>
    </w:p>
    <w:p w14:paraId="63ECCAB2" w14:textId="77777777" w:rsidR="000B0851" w:rsidRPr="001D19F6" w:rsidRDefault="0028007A" w:rsidP="000B0851">
      <w:pPr>
        <w:wordWrap/>
        <w:spacing w:line="360" w:lineRule="auto"/>
        <w:rPr>
          <w:rFonts w:ascii="Arial" w:eastAsia="굴림" w:hAnsi="Arial" w:cs="Arial"/>
          <w:sz w:val="22"/>
        </w:rPr>
      </w:pPr>
      <w:r w:rsidRPr="001D19F6">
        <w:rPr>
          <w:rFonts w:ascii="Arial" w:eastAsia="굴림" w:hAnsi="Arial" w:cs="Arial"/>
          <w:sz w:val="22"/>
        </w:rPr>
        <w:t>G011</w:t>
      </w:r>
      <w:r w:rsidR="000B0851" w:rsidRPr="001D19F6">
        <w:rPr>
          <w:rFonts w:ascii="Arial" w:eastAsia="굴림" w:hAnsi="Arial" w:cs="Arial"/>
          <w:sz w:val="22"/>
        </w:rPr>
        <w:t>.</w:t>
      </w:r>
      <w:r w:rsidR="00D40E7C" w:rsidRPr="001D19F6">
        <w:rPr>
          <w:rFonts w:ascii="Arial" w:eastAsia="굴림" w:hAnsi="Arial" w:cs="Arial"/>
          <w:sz w:val="22"/>
        </w:rPr>
        <w:t xml:space="preserve"> </w:t>
      </w:r>
      <w:r w:rsidR="000B0851" w:rsidRPr="001D19F6">
        <w:rPr>
          <w:rFonts w:ascii="Arial" w:eastAsia="굴림" w:hAnsi="Arial" w:cs="Arial"/>
          <w:sz w:val="22"/>
        </w:rPr>
        <w:t xml:space="preserve">If so, are you </w:t>
      </w:r>
      <w:r w:rsidR="00D40E7C" w:rsidRPr="001D19F6">
        <w:rPr>
          <w:rFonts w:ascii="Arial" w:eastAsia="굴림" w:hAnsi="Arial" w:cs="Arial"/>
          <w:sz w:val="22"/>
        </w:rPr>
        <w:t xml:space="preserve">currently </w:t>
      </w:r>
      <w:r w:rsidR="000B0851" w:rsidRPr="001D19F6">
        <w:rPr>
          <w:rFonts w:ascii="Arial" w:eastAsia="굴림" w:hAnsi="Arial" w:cs="Arial"/>
          <w:sz w:val="22"/>
        </w:rPr>
        <w:t xml:space="preserve">receiving </w:t>
      </w:r>
      <w:r w:rsidR="00514944" w:rsidRPr="001D19F6">
        <w:rPr>
          <w:rFonts w:ascii="Arial" w:eastAsia="굴림" w:hAnsi="Arial" w:cs="Arial"/>
          <w:sz w:val="22"/>
        </w:rPr>
        <w:t xml:space="preserve">basic old-age pension </w:t>
      </w:r>
      <w:r w:rsidR="000B0851" w:rsidRPr="001D19F6">
        <w:rPr>
          <w:rFonts w:ascii="Arial" w:eastAsia="굴림" w:hAnsi="Arial" w:cs="Arial"/>
          <w:sz w:val="22"/>
        </w:rPr>
        <w:t>benefit</w:t>
      </w:r>
      <w:r w:rsidR="00D40E7C" w:rsidRPr="001D19F6">
        <w:rPr>
          <w:rFonts w:ascii="Arial" w:eastAsia="굴림" w:hAnsi="Arial" w:cs="Arial"/>
          <w:sz w:val="22"/>
        </w:rPr>
        <w:t>s</w:t>
      </w:r>
      <w:r w:rsidR="000B0851" w:rsidRPr="001D19F6">
        <w:rPr>
          <w:rFonts w:ascii="Arial" w:eastAsia="굴림" w:hAnsi="Arial" w:cs="Arial"/>
          <w:sz w:val="22"/>
        </w:rPr>
        <w:t>?</w:t>
      </w:r>
    </w:p>
    <w:p w14:paraId="0E28FE63" w14:textId="77777777" w:rsidR="000B0851" w:rsidRPr="001D19F6" w:rsidRDefault="000B0851" w:rsidP="00F14BA4">
      <w:pPr>
        <w:pStyle w:val="a6"/>
        <w:numPr>
          <w:ilvl w:val="0"/>
          <w:numId w:val="789"/>
        </w:numPr>
        <w:wordWrap/>
        <w:spacing w:line="360" w:lineRule="auto"/>
        <w:ind w:leftChars="0"/>
        <w:rPr>
          <w:rFonts w:ascii="Arial" w:eastAsia="굴림" w:hAnsi="Arial" w:cs="Arial"/>
          <w:sz w:val="22"/>
        </w:rPr>
      </w:pPr>
      <w:r w:rsidRPr="001D19F6">
        <w:rPr>
          <w:rFonts w:ascii="Arial" w:eastAsia="굴림" w:hAnsi="Arial" w:cs="Arial"/>
          <w:sz w:val="22"/>
        </w:rPr>
        <w:t>Yes, currently receiving</w:t>
      </w:r>
    </w:p>
    <w:p w14:paraId="55B3C8C5" w14:textId="77777777" w:rsidR="000B0851" w:rsidRPr="001D19F6" w:rsidRDefault="000B0851" w:rsidP="00F14BA4">
      <w:pPr>
        <w:pStyle w:val="a6"/>
        <w:numPr>
          <w:ilvl w:val="0"/>
          <w:numId w:val="790"/>
        </w:numPr>
        <w:wordWrap/>
        <w:spacing w:line="360" w:lineRule="auto"/>
        <w:ind w:leftChars="0"/>
        <w:rPr>
          <w:rFonts w:ascii="Arial" w:eastAsia="굴림" w:hAnsi="Arial" w:cs="Arial"/>
          <w:sz w:val="22"/>
        </w:rPr>
      </w:pPr>
      <w:r w:rsidRPr="001D19F6">
        <w:rPr>
          <w:rFonts w:ascii="Arial" w:eastAsia="굴림" w:hAnsi="Arial" w:cs="Arial"/>
          <w:sz w:val="22"/>
        </w:rPr>
        <w:t>No, but will receive upon reach</w:t>
      </w:r>
      <w:r w:rsidR="00514944" w:rsidRPr="001D19F6">
        <w:rPr>
          <w:rFonts w:ascii="Arial" w:eastAsia="굴림" w:hAnsi="Arial" w:cs="Arial"/>
          <w:sz w:val="22"/>
        </w:rPr>
        <w:t xml:space="preserve">ing </w:t>
      </w:r>
      <w:r w:rsidR="00D40E7C" w:rsidRPr="001D19F6">
        <w:rPr>
          <w:rFonts w:ascii="Arial" w:eastAsia="굴림" w:hAnsi="Arial" w:cs="Arial"/>
          <w:sz w:val="22"/>
        </w:rPr>
        <w:t xml:space="preserve">at </w:t>
      </w:r>
      <w:r w:rsidR="00514944" w:rsidRPr="001D19F6">
        <w:rPr>
          <w:rFonts w:ascii="Arial" w:eastAsia="굴림" w:hAnsi="Arial" w:cs="Arial"/>
          <w:sz w:val="22"/>
        </w:rPr>
        <w:t>the pension</w:t>
      </w:r>
      <w:r w:rsidR="00A50110" w:rsidRPr="001D19F6">
        <w:rPr>
          <w:rFonts w:ascii="Arial" w:eastAsia="굴림" w:hAnsi="Arial" w:cs="Arial"/>
          <w:sz w:val="22"/>
        </w:rPr>
        <w:t xml:space="preserve"> age (birth month)</w:t>
      </w:r>
      <w:r w:rsidR="00015ECA" w:rsidRPr="001D19F6">
        <w:rPr>
          <w:rFonts w:ascii="Arial" w:eastAsia="굴림" w:hAnsi="Arial" w:cs="Arial"/>
          <w:sz w:val="22"/>
        </w:rPr>
        <w:t xml:space="preserve"> →Go to G0</w:t>
      </w:r>
      <w:r w:rsidR="0028007A" w:rsidRPr="001D19F6">
        <w:rPr>
          <w:rFonts w:ascii="Arial" w:eastAsia="굴림" w:hAnsi="Arial" w:cs="Arial"/>
          <w:sz w:val="22"/>
        </w:rPr>
        <w:t>17</w:t>
      </w:r>
    </w:p>
    <w:p w14:paraId="6D2A1F3B" w14:textId="77777777" w:rsidR="000B0851" w:rsidRPr="001D19F6" w:rsidRDefault="00514944" w:rsidP="00F14BA4">
      <w:pPr>
        <w:pStyle w:val="a6"/>
        <w:numPr>
          <w:ilvl w:val="0"/>
          <w:numId w:val="791"/>
        </w:numPr>
        <w:wordWrap/>
        <w:spacing w:line="360" w:lineRule="auto"/>
        <w:ind w:leftChars="0"/>
        <w:rPr>
          <w:rFonts w:ascii="Arial" w:eastAsia="굴림" w:hAnsi="Arial" w:cs="Arial"/>
          <w:sz w:val="22"/>
        </w:rPr>
      </w:pPr>
      <w:r w:rsidRPr="001D19F6">
        <w:rPr>
          <w:rFonts w:ascii="Arial" w:eastAsia="굴림" w:hAnsi="Arial" w:cs="Arial"/>
          <w:sz w:val="22"/>
        </w:rPr>
        <w:t>No, not entitled</w:t>
      </w:r>
      <w:r w:rsidR="00015ECA" w:rsidRPr="001D19F6">
        <w:rPr>
          <w:rFonts w:ascii="Arial" w:eastAsia="굴림" w:hAnsi="Arial" w:cs="Arial"/>
          <w:sz w:val="22"/>
        </w:rPr>
        <w:t xml:space="preserve"> →Go to </w:t>
      </w:r>
      <w:r w:rsidR="0028007A" w:rsidRPr="001D19F6">
        <w:rPr>
          <w:rFonts w:ascii="Arial" w:eastAsia="굴림" w:hAnsi="Arial" w:cs="Arial"/>
          <w:sz w:val="22"/>
        </w:rPr>
        <w:t>G016</w:t>
      </w:r>
    </w:p>
    <w:p w14:paraId="03FD0955" w14:textId="77777777" w:rsidR="000B0851" w:rsidRPr="001D19F6" w:rsidRDefault="000B0851" w:rsidP="000B0851">
      <w:pPr>
        <w:wordWrap/>
        <w:spacing w:line="360" w:lineRule="auto"/>
        <w:rPr>
          <w:rFonts w:ascii="Arial" w:eastAsia="굴림" w:hAnsi="Arial" w:cs="Arial"/>
          <w:b/>
          <w:sz w:val="22"/>
        </w:rPr>
      </w:pPr>
    </w:p>
    <w:p w14:paraId="1D5BAEC3" w14:textId="77777777" w:rsidR="002A1F6B" w:rsidRPr="001D19F6" w:rsidRDefault="002A1F6B" w:rsidP="002A1F6B">
      <w:pPr>
        <w:wordWrap/>
        <w:spacing w:line="276" w:lineRule="auto"/>
        <w:rPr>
          <w:rFonts w:ascii="Arial" w:eastAsia="굴림" w:hAnsi="Arial" w:cs="Arial"/>
          <w:b/>
          <w:sz w:val="22"/>
        </w:rPr>
      </w:pPr>
      <w:r w:rsidRPr="001D19F6">
        <w:rPr>
          <w:rFonts w:ascii="Arial" w:eastAsia="굴림" w:hAnsi="Arial" w:cs="Arial"/>
          <w:b/>
          <w:sz w:val="22"/>
        </w:rPr>
        <w:t>Logic</w:t>
      </w:r>
    </w:p>
    <w:p w14:paraId="614C411C" w14:textId="77777777" w:rsidR="002A1F6B" w:rsidRPr="001D19F6" w:rsidRDefault="0028007A" w:rsidP="00F14BA4">
      <w:pPr>
        <w:pStyle w:val="a6"/>
        <w:numPr>
          <w:ilvl w:val="0"/>
          <w:numId w:val="1158"/>
        </w:numPr>
        <w:wordWrap/>
        <w:spacing w:line="276" w:lineRule="auto"/>
        <w:ind w:leftChars="0"/>
        <w:rPr>
          <w:rFonts w:ascii="Arial" w:eastAsia="굴림" w:hAnsi="Arial" w:cs="Arial"/>
          <w:sz w:val="22"/>
        </w:rPr>
      </w:pPr>
      <w:r w:rsidRPr="001D19F6">
        <w:rPr>
          <w:rFonts w:ascii="Arial" w:eastAsia="굴림" w:hAnsi="Arial" w:cs="Arial"/>
          <w:b/>
          <w:sz w:val="22"/>
        </w:rPr>
        <w:t>If G011</w:t>
      </w:r>
      <w:r w:rsidR="002A1F6B" w:rsidRPr="001D19F6">
        <w:rPr>
          <w:rFonts w:ascii="Arial" w:eastAsia="굴림" w:hAnsi="Arial" w:cs="Arial"/>
          <w:b/>
          <w:sz w:val="22"/>
        </w:rPr>
        <w:t>=</w:t>
      </w:r>
      <w:r w:rsidR="002A1F6B" w:rsidRPr="001D19F6">
        <w:rPr>
          <w:rFonts w:ascii="굴림" w:eastAsia="굴림" w:hAnsi="굴림" w:cs="굴림" w:hint="eastAsia"/>
          <w:b/>
          <w:sz w:val="22"/>
        </w:rPr>
        <w:t>①</w:t>
      </w:r>
      <w:r w:rsidRPr="001D19F6">
        <w:rPr>
          <w:rFonts w:ascii="Arial" w:eastAsia="굴림" w:hAnsi="Arial" w:cs="Arial"/>
          <w:b/>
          <w:sz w:val="22"/>
        </w:rPr>
        <w:t>, then ask G012~G013</w:t>
      </w:r>
      <w:r w:rsidR="00C527CC" w:rsidRPr="001D19F6">
        <w:rPr>
          <w:rFonts w:ascii="Arial" w:eastAsia="굴림" w:hAnsi="Arial" w:cs="Arial"/>
          <w:b/>
          <w:sz w:val="22"/>
        </w:rPr>
        <w:t>.</w:t>
      </w:r>
    </w:p>
    <w:p w14:paraId="456AB9F2" w14:textId="77777777" w:rsidR="002A1F6B" w:rsidRPr="001D19F6" w:rsidRDefault="002A1F6B" w:rsidP="000B0851">
      <w:pPr>
        <w:wordWrap/>
        <w:spacing w:line="360" w:lineRule="auto"/>
        <w:rPr>
          <w:rFonts w:ascii="Arial" w:eastAsia="굴림" w:hAnsi="Arial" w:cs="Arial"/>
          <w:b/>
          <w:sz w:val="22"/>
        </w:rPr>
      </w:pPr>
    </w:p>
    <w:p w14:paraId="2A6C4C89" w14:textId="77777777" w:rsidR="000B0851" w:rsidRPr="001D19F6" w:rsidRDefault="0028007A" w:rsidP="000B0851">
      <w:pPr>
        <w:wordWrap/>
        <w:spacing w:line="360" w:lineRule="auto"/>
        <w:rPr>
          <w:rFonts w:ascii="Arial" w:eastAsia="굴림" w:hAnsi="Arial" w:cs="Arial"/>
          <w:sz w:val="22"/>
        </w:rPr>
      </w:pPr>
      <w:r w:rsidRPr="001D19F6">
        <w:rPr>
          <w:rFonts w:ascii="Arial" w:eastAsia="굴림" w:hAnsi="Arial" w:cs="Arial"/>
          <w:sz w:val="22"/>
        </w:rPr>
        <w:t>G012</w:t>
      </w:r>
      <w:r w:rsidR="000B0851" w:rsidRPr="001D19F6">
        <w:rPr>
          <w:rFonts w:ascii="Arial" w:eastAsia="굴림" w:hAnsi="Arial" w:cs="Arial"/>
          <w:sz w:val="22"/>
        </w:rPr>
        <w:t>.</w:t>
      </w:r>
      <w:r w:rsidR="00D40E7C" w:rsidRPr="001D19F6">
        <w:rPr>
          <w:rFonts w:ascii="Arial" w:eastAsia="굴림" w:hAnsi="Arial" w:cs="Arial"/>
          <w:sz w:val="22"/>
        </w:rPr>
        <w:t xml:space="preserve"> </w:t>
      </w:r>
      <w:r w:rsidR="000B0851" w:rsidRPr="001D19F6">
        <w:rPr>
          <w:rFonts w:ascii="Arial" w:eastAsia="굴림" w:hAnsi="Arial" w:cs="Arial"/>
          <w:sz w:val="22"/>
        </w:rPr>
        <w:t>How much are you receiving</w:t>
      </w:r>
      <w:r w:rsidR="00514944" w:rsidRPr="001D19F6">
        <w:rPr>
          <w:rFonts w:ascii="Arial" w:eastAsia="굴림" w:hAnsi="Arial" w:cs="Arial"/>
          <w:sz w:val="22"/>
        </w:rPr>
        <w:t xml:space="preserve"> per month</w:t>
      </w:r>
      <w:r w:rsidR="000B0851" w:rsidRPr="001D19F6">
        <w:rPr>
          <w:rFonts w:ascii="Arial" w:eastAsia="굴림" w:hAnsi="Arial" w:cs="Arial"/>
          <w:sz w:val="22"/>
        </w:rPr>
        <w:t>?</w:t>
      </w:r>
    </w:p>
    <w:p w14:paraId="17C0F286" w14:textId="07C87D2A" w:rsidR="000B0851" w:rsidRPr="001D19F6" w:rsidRDefault="00D40E7C" w:rsidP="000B0851">
      <w:pPr>
        <w:wordWrap/>
        <w:spacing w:line="360" w:lineRule="auto"/>
        <w:rPr>
          <w:rFonts w:ascii="Arial" w:eastAsia="굴림" w:hAnsi="Arial" w:cs="Arial"/>
          <w:sz w:val="22"/>
        </w:rPr>
      </w:pPr>
      <w:r w:rsidRPr="001D19F6">
        <w:rPr>
          <w:rFonts w:ascii="Arial" w:eastAsia="굴림" w:hAnsi="Arial" w:cs="Arial"/>
          <w:kern w:val="0"/>
          <w:sz w:val="22"/>
        </w:rPr>
        <w:lastRenderedPageBreak/>
        <w:tab/>
        <w:t>____________</w:t>
      </w:r>
      <w:r w:rsidR="0028007A" w:rsidRPr="001D19F6">
        <w:rPr>
          <w:rFonts w:ascii="Arial" w:eastAsia="굴림" w:hAnsi="Arial" w:cs="Arial"/>
          <w:kern w:val="0"/>
          <w:sz w:val="22"/>
        </w:rPr>
        <w:t xml:space="preserve"> won [Range: 20,000~ </w:t>
      </w:r>
      <w:del w:id="9423" w:author="Keis" w:date="2024-09-06T15:22:00Z">
        <w:r w:rsidR="00AD0010" w:rsidRPr="007A3CD7" w:rsidDel="007A3CD7">
          <w:rPr>
            <w:rFonts w:ascii="Arial" w:eastAsia="굴림" w:hAnsi="Arial" w:cs="Arial"/>
            <w:color w:val="00B050"/>
            <w:kern w:val="0"/>
            <w:sz w:val="22"/>
            <w:rPrChange w:id="9424" w:author="Keis" w:date="2024-09-06T15:26:00Z">
              <w:rPr>
                <w:rFonts w:ascii="Arial" w:eastAsia="굴림" w:hAnsi="Arial" w:cs="Arial"/>
                <w:color w:val="FF0000"/>
                <w:kern w:val="0"/>
                <w:sz w:val="22"/>
              </w:rPr>
            </w:rPrChange>
          </w:rPr>
          <w:delText>480</w:delText>
        </w:r>
      </w:del>
      <w:ins w:id="9425" w:author="Keis" w:date="2024-09-06T15:22:00Z">
        <w:r w:rsidR="007A3CD7" w:rsidRPr="007A3CD7">
          <w:rPr>
            <w:rFonts w:ascii="Arial" w:eastAsia="굴림" w:hAnsi="Arial" w:cs="Arial"/>
            <w:color w:val="00B050"/>
            <w:kern w:val="0"/>
            <w:sz w:val="22"/>
            <w:rPrChange w:id="9426" w:author="Keis" w:date="2024-09-06T15:26:00Z">
              <w:rPr>
                <w:rFonts w:ascii="Arial" w:eastAsia="굴림" w:hAnsi="Arial" w:cs="Arial"/>
                <w:color w:val="FF0000"/>
                <w:kern w:val="0"/>
                <w:sz w:val="22"/>
              </w:rPr>
            </w:rPrChange>
          </w:rPr>
          <w:t>500</w:t>
        </w:r>
      </w:ins>
      <w:r w:rsidR="00AD0010" w:rsidRPr="007A3CD7">
        <w:rPr>
          <w:rFonts w:ascii="Arial" w:eastAsia="굴림" w:hAnsi="Arial" w:cs="Arial"/>
          <w:color w:val="00B050"/>
          <w:kern w:val="0"/>
          <w:sz w:val="22"/>
          <w:rPrChange w:id="9427" w:author="Keis" w:date="2024-09-06T15:26:00Z">
            <w:rPr>
              <w:rFonts w:ascii="Arial" w:eastAsia="굴림" w:hAnsi="Arial" w:cs="Arial"/>
              <w:color w:val="FF0000"/>
              <w:kern w:val="0"/>
              <w:sz w:val="22"/>
            </w:rPr>
          </w:rPrChange>
        </w:rPr>
        <w:t>,000</w:t>
      </w:r>
      <w:r w:rsidR="0028007A" w:rsidRPr="001D19F6">
        <w:rPr>
          <w:rFonts w:ascii="Arial" w:eastAsia="굴림" w:hAnsi="Arial" w:cs="Arial"/>
          <w:kern w:val="0"/>
          <w:sz w:val="22"/>
        </w:rPr>
        <w:t xml:space="preserve">] </w:t>
      </w:r>
    </w:p>
    <w:p w14:paraId="6024AE7B" w14:textId="77777777" w:rsidR="000B0851" w:rsidRPr="001D19F6" w:rsidRDefault="000B0851" w:rsidP="000B0851">
      <w:pPr>
        <w:wordWrap/>
        <w:spacing w:line="360" w:lineRule="auto"/>
        <w:rPr>
          <w:rFonts w:ascii="Arial" w:eastAsia="굴림" w:hAnsi="Arial" w:cs="Arial"/>
          <w:sz w:val="22"/>
        </w:rPr>
      </w:pPr>
    </w:p>
    <w:p w14:paraId="7A46A089" w14:textId="77777777" w:rsidR="000B0851" w:rsidRPr="001D19F6" w:rsidRDefault="000B0851" w:rsidP="000B0851">
      <w:pPr>
        <w:wordWrap/>
        <w:spacing w:line="360" w:lineRule="auto"/>
        <w:rPr>
          <w:rFonts w:ascii="Arial" w:eastAsia="굴림" w:hAnsi="Arial" w:cs="Arial"/>
          <w:sz w:val="22"/>
        </w:rPr>
      </w:pPr>
      <w:r w:rsidRPr="00BA6722">
        <w:rPr>
          <w:rFonts w:ascii="Arial" w:eastAsia="굴림" w:hAnsi="Arial" w:cs="Arial"/>
          <w:sz w:val="22"/>
          <w:rPrChange w:id="9428" w:author="Keis" w:date="2024-09-13T13:04:00Z">
            <w:rPr>
              <w:rFonts w:ascii="Arial" w:eastAsia="굴림" w:hAnsi="Arial" w:cs="Arial"/>
              <w:color w:val="FF0000"/>
              <w:sz w:val="22"/>
            </w:rPr>
          </w:rPrChange>
        </w:rPr>
        <w:t>G0</w:t>
      </w:r>
      <w:r w:rsidR="00AD0010" w:rsidRPr="00BA6722">
        <w:rPr>
          <w:rFonts w:ascii="Arial" w:eastAsia="굴림" w:hAnsi="Arial" w:cs="Arial"/>
          <w:sz w:val="22"/>
          <w:rPrChange w:id="9429" w:author="Keis" w:date="2024-09-13T13:04:00Z">
            <w:rPr>
              <w:rFonts w:ascii="Arial" w:eastAsia="굴림" w:hAnsi="Arial" w:cs="Arial"/>
              <w:color w:val="FF0000"/>
              <w:sz w:val="22"/>
            </w:rPr>
          </w:rPrChange>
        </w:rPr>
        <w:t>13</w:t>
      </w:r>
      <w:r w:rsidRPr="001D19F6">
        <w:rPr>
          <w:rFonts w:ascii="Arial" w:eastAsia="굴림" w:hAnsi="Arial" w:cs="Arial"/>
          <w:sz w:val="22"/>
        </w:rPr>
        <w:t>.</w:t>
      </w:r>
      <w:r w:rsidR="00D8665C" w:rsidRPr="001D19F6">
        <w:rPr>
          <w:rFonts w:ascii="Arial" w:eastAsia="굴림" w:hAnsi="Arial" w:cs="Arial"/>
          <w:sz w:val="22"/>
        </w:rPr>
        <w:t xml:space="preserve"> </w:t>
      </w:r>
      <w:r w:rsidRPr="001D19F6">
        <w:rPr>
          <w:rFonts w:ascii="Arial" w:eastAsia="굴림" w:hAnsi="Arial" w:cs="Arial"/>
          <w:sz w:val="22"/>
        </w:rPr>
        <w:t xml:space="preserve">Are </w:t>
      </w:r>
      <w:r w:rsidR="00BD1DA4" w:rsidRPr="001D19F6">
        <w:rPr>
          <w:rFonts w:ascii="Arial" w:eastAsia="굴림" w:hAnsi="Arial" w:cs="Arial"/>
          <w:sz w:val="22"/>
        </w:rPr>
        <w:t xml:space="preserve">the benefits for you or for both you and your spouse? </w:t>
      </w:r>
    </w:p>
    <w:p w14:paraId="0289B1A4" w14:textId="77777777" w:rsidR="000B0851" w:rsidRPr="001D19F6" w:rsidRDefault="000B0851" w:rsidP="00F14BA4">
      <w:pPr>
        <w:pStyle w:val="a6"/>
        <w:numPr>
          <w:ilvl w:val="0"/>
          <w:numId w:val="792"/>
        </w:numPr>
        <w:wordWrap/>
        <w:spacing w:line="360" w:lineRule="auto"/>
        <w:ind w:leftChars="0"/>
        <w:rPr>
          <w:rFonts w:ascii="Arial" w:eastAsia="굴림" w:hAnsi="Arial" w:cs="Arial"/>
          <w:sz w:val="22"/>
        </w:rPr>
      </w:pPr>
      <w:r w:rsidRPr="001D19F6">
        <w:rPr>
          <w:rFonts w:ascii="Arial" w:eastAsia="굴림" w:hAnsi="Arial" w:cs="Arial"/>
          <w:sz w:val="22"/>
        </w:rPr>
        <w:t>Provided to the individual</w:t>
      </w:r>
    </w:p>
    <w:p w14:paraId="77709C71" w14:textId="77777777" w:rsidR="000B0851" w:rsidRPr="001D19F6" w:rsidRDefault="00A50110" w:rsidP="00F14BA4">
      <w:pPr>
        <w:pStyle w:val="a6"/>
        <w:numPr>
          <w:ilvl w:val="0"/>
          <w:numId w:val="793"/>
        </w:numPr>
        <w:wordWrap/>
        <w:spacing w:line="360" w:lineRule="auto"/>
        <w:ind w:leftChars="0"/>
        <w:rPr>
          <w:rFonts w:ascii="Arial" w:eastAsia="굴림" w:hAnsi="Arial" w:cs="Arial"/>
          <w:sz w:val="22"/>
        </w:rPr>
      </w:pPr>
      <w:r w:rsidRPr="001D19F6">
        <w:rPr>
          <w:rFonts w:ascii="Arial" w:eastAsia="굴림" w:hAnsi="Arial" w:cs="Arial"/>
          <w:sz w:val="22"/>
        </w:rPr>
        <w:t>Provided to the couple</w:t>
      </w:r>
    </w:p>
    <w:p w14:paraId="362EA047" w14:textId="77777777" w:rsidR="0092102A" w:rsidRPr="001D19F6" w:rsidRDefault="0092102A" w:rsidP="0092102A">
      <w:pPr>
        <w:wordWrap/>
        <w:spacing w:line="276" w:lineRule="auto"/>
        <w:rPr>
          <w:rFonts w:ascii="Arial" w:eastAsia="굴림" w:hAnsi="Arial" w:cs="Arial"/>
          <w:b/>
          <w:sz w:val="22"/>
        </w:rPr>
      </w:pPr>
    </w:p>
    <w:p w14:paraId="35C78CB3" w14:textId="77777777" w:rsidR="0092102A" w:rsidRPr="001D19F6" w:rsidRDefault="0092102A" w:rsidP="0092102A">
      <w:pPr>
        <w:wordWrap/>
        <w:spacing w:line="276" w:lineRule="auto"/>
        <w:rPr>
          <w:rFonts w:ascii="Arial" w:eastAsia="굴림" w:hAnsi="Arial" w:cs="Arial"/>
          <w:b/>
          <w:sz w:val="22"/>
        </w:rPr>
      </w:pPr>
      <w:r w:rsidRPr="001D19F6">
        <w:rPr>
          <w:rFonts w:ascii="Arial" w:eastAsia="굴림" w:hAnsi="Arial" w:cs="Arial"/>
          <w:b/>
          <w:sz w:val="22"/>
        </w:rPr>
        <w:t>Logic</w:t>
      </w:r>
    </w:p>
    <w:p w14:paraId="436D7EC0" w14:textId="54AA13BB" w:rsidR="0092102A" w:rsidRPr="00720BEA" w:rsidRDefault="0028007A">
      <w:pPr>
        <w:pStyle w:val="4"/>
        <w:numPr>
          <w:ilvl w:val="0"/>
          <w:numId w:val="1393"/>
        </w:numPr>
        <w:ind w:left="400"/>
        <w:pPrChange w:id="9430" w:author="Keis" w:date="2024-09-06T15:26:00Z">
          <w:pPr>
            <w:pStyle w:val="a6"/>
            <w:numPr>
              <w:numId w:val="1159"/>
            </w:numPr>
            <w:wordWrap/>
            <w:spacing w:line="276" w:lineRule="auto"/>
            <w:ind w:leftChars="0" w:hanging="400"/>
          </w:pPr>
        </w:pPrChange>
      </w:pPr>
      <w:r w:rsidRPr="001D19F6">
        <w:rPr>
          <w:rFonts w:ascii="Arial" w:hAnsi="Arial" w:cs="Arial"/>
          <w:b/>
          <w:sz w:val="22"/>
        </w:rPr>
        <w:t xml:space="preserve">If </w:t>
      </w:r>
      <w:r w:rsidRPr="00BA6722">
        <w:rPr>
          <w:rFonts w:ascii="Arial" w:hAnsi="Arial" w:cs="Arial"/>
          <w:b/>
          <w:color w:val="auto"/>
          <w:sz w:val="22"/>
          <w:rPrChange w:id="9431" w:author="Keis" w:date="2024-09-13T13:04:00Z">
            <w:rPr>
              <w:rFonts w:ascii="Arial" w:hAnsi="Arial" w:cs="Arial"/>
              <w:b/>
              <w:color w:val="FF0000"/>
              <w:sz w:val="22"/>
            </w:rPr>
          </w:rPrChange>
        </w:rPr>
        <w:t>G010</w:t>
      </w:r>
      <w:r w:rsidR="0092102A" w:rsidRPr="00BA6722">
        <w:rPr>
          <w:rFonts w:ascii="Arial" w:hAnsi="Arial" w:cs="Arial"/>
          <w:b/>
          <w:color w:val="auto"/>
          <w:sz w:val="22"/>
          <w:rPrChange w:id="9432" w:author="Keis" w:date="2024-09-13T13:04:00Z">
            <w:rPr>
              <w:rFonts w:ascii="Arial" w:hAnsi="Arial" w:cs="Arial"/>
              <w:b/>
              <w:color w:val="FF0000"/>
              <w:sz w:val="22"/>
            </w:rPr>
          </w:rPrChange>
        </w:rPr>
        <w:t>=</w:t>
      </w:r>
      <w:ins w:id="9433" w:author="Keis" w:date="2024-09-06T15:26:00Z">
        <w:r w:rsidR="007A3CD7" w:rsidRPr="00BA6722">
          <w:rPr>
            <w:rFonts w:ascii="Arial" w:hAnsi="Arial" w:cs="Arial"/>
            <w:b/>
            <w:color w:val="auto"/>
            <w:sz w:val="22"/>
            <w:rPrChange w:id="9434" w:author="Keis" w:date="2024-09-13T13:04:00Z">
              <w:rPr>
                <w:rFonts w:ascii="Arial" w:hAnsi="Arial" w:cs="Arial"/>
                <w:b/>
                <w:color w:val="FF0000"/>
                <w:sz w:val="22"/>
              </w:rPr>
            </w:rPrChange>
          </w:rPr>
          <w:t xml:space="preserve"> </w:t>
        </w:r>
        <w:r w:rsidR="007A3CD7" w:rsidRPr="007A3CD7">
          <w:rPr>
            <w:rFonts w:ascii="Cambria Math" w:eastAsia="굴림체" w:hAnsi="Cambria Math" w:cs="Cambria Math" w:hint="eastAsia"/>
            <w:color w:val="00B050"/>
            <w:rPrChange w:id="9435" w:author="Keis" w:date="2024-09-06T15:26:00Z">
              <w:rPr>
                <w:rFonts w:ascii="Cambria Math" w:eastAsia="굴림체" w:hAnsi="Cambria Math" w:cs="Cambria Math" w:hint="eastAsia"/>
                <w:color w:val="FF0000"/>
              </w:rPr>
            </w:rPrChange>
          </w:rPr>
          <w:t>⑰</w:t>
        </w:r>
      </w:ins>
      <w:del w:id="9436" w:author="Keis" w:date="2024-09-06T15:26:00Z">
        <w:r w:rsidR="00AD0010" w:rsidRPr="007A3CD7" w:rsidDel="007A3CD7">
          <w:rPr>
            <w:rFonts w:ascii="굴림" w:hint="eastAsia"/>
            <w:b/>
            <w:color w:val="FF0000"/>
            <w:sz w:val="22"/>
            <w:rPrChange w:id="9437" w:author="Keis" w:date="2024-09-06T15:26:00Z">
              <w:rPr>
                <w:rFonts w:ascii="굴림" w:hint="eastAsia"/>
                <w:color w:val="FF0000"/>
              </w:rPr>
            </w:rPrChange>
          </w:rPr>
          <w:delText>⑮</w:delText>
        </w:r>
      </w:del>
      <w:r w:rsidRPr="007A3CD7">
        <w:rPr>
          <w:rFonts w:ascii="Arial" w:hAnsi="Arial" w:cs="Arial"/>
          <w:b/>
          <w:sz w:val="22"/>
          <w:rPrChange w:id="9438" w:author="Keis" w:date="2024-09-06T15:26:00Z">
            <w:rPr/>
          </w:rPrChange>
        </w:rPr>
        <w:t>, then ask G014</w:t>
      </w:r>
      <w:r w:rsidR="00C527CC" w:rsidRPr="007A3CD7">
        <w:rPr>
          <w:rFonts w:ascii="Arial" w:hAnsi="Arial" w:cs="Arial"/>
          <w:b/>
          <w:sz w:val="22"/>
          <w:rPrChange w:id="9439" w:author="Keis" w:date="2024-09-06T15:26:00Z">
            <w:rPr/>
          </w:rPrChange>
        </w:rPr>
        <w:t>.</w:t>
      </w:r>
    </w:p>
    <w:p w14:paraId="5AA46FC7" w14:textId="77777777" w:rsidR="00461859" w:rsidRPr="001D19F6" w:rsidRDefault="00461859" w:rsidP="000B0851">
      <w:pPr>
        <w:wordWrap/>
        <w:spacing w:line="360" w:lineRule="auto"/>
        <w:rPr>
          <w:rFonts w:ascii="Arial" w:eastAsia="굴림" w:hAnsi="Arial" w:cs="Arial"/>
          <w:sz w:val="22"/>
        </w:rPr>
      </w:pPr>
    </w:p>
    <w:p w14:paraId="716111F0" w14:textId="77777777" w:rsidR="000B0851" w:rsidRPr="001D19F6" w:rsidRDefault="0028007A" w:rsidP="000B0851">
      <w:pPr>
        <w:wordWrap/>
        <w:spacing w:line="360" w:lineRule="auto"/>
        <w:rPr>
          <w:rFonts w:ascii="Arial" w:eastAsia="굴림" w:hAnsi="Arial" w:cs="Arial"/>
          <w:sz w:val="22"/>
        </w:rPr>
      </w:pPr>
      <w:r w:rsidRPr="001D19F6">
        <w:rPr>
          <w:rFonts w:ascii="Arial" w:eastAsia="굴림" w:hAnsi="Arial" w:cs="Arial"/>
          <w:sz w:val="22"/>
        </w:rPr>
        <w:t>G014</w:t>
      </w:r>
      <w:r w:rsidR="000B0851" w:rsidRPr="001D19F6">
        <w:rPr>
          <w:rFonts w:ascii="Arial" w:eastAsia="굴림" w:hAnsi="Arial" w:cs="Arial"/>
          <w:sz w:val="22"/>
        </w:rPr>
        <w:t>.</w:t>
      </w:r>
      <w:r w:rsidR="00D40E7C" w:rsidRPr="001D19F6">
        <w:rPr>
          <w:rFonts w:ascii="Arial" w:eastAsia="굴림" w:hAnsi="Arial" w:cs="Arial"/>
          <w:sz w:val="22"/>
        </w:rPr>
        <w:t xml:space="preserve"> Why did not you apply </w:t>
      </w:r>
      <w:r w:rsidR="004048B3" w:rsidRPr="001D19F6">
        <w:rPr>
          <w:rFonts w:ascii="Arial" w:eastAsia="굴림" w:hAnsi="Arial" w:cs="Arial"/>
          <w:sz w:val="22"/>
        </w:rPr>
        <w:t>for</w:t>
      </w:r>
      <w:r w:rsidR="00D40E7C" w:rsidRPr="001D19F6">
        <w:rPr>
          <w:rFonts w:ascii="Arial" w:eastAsia="굴림" w:hAnsi="Arial" w:cs="Arial"/>
          <w:sz w:val="22"/>
        </w:rPr>
        <w:t xml:space="preserve"> </w:t>
      </w:r>
      <w:r w:rsidR="000B0851" w:rsidRPr="001D19F6">
        <w:rPr>
          <w:rFonts w:ascii="Arial" w:eastAsia="굴림" w:hAnsi="Arial" w:cs="Arial"/>
          <w:sz w:val="22"/>
        </w:rPr>
        <w:t>the Basic Pension System?</w:t>
      </w:r>
    </w:p>
    <w:p w14:paraId="33FA0C90" w14:textId="77777777" w:rsidR="000B0851" w:rsidRPr="001D19F6" w:rsidRDefault="000B0851" w:rsidP="00F14BA4">
      <w:pPr>
        <w:pStyle w:val="a6"/>
        <w:numPr>
          <w:ilvl w:val="0"/>
          <w:numId w:val="794"/>
        </w:numPr>
        <w:wordWrap/>
        <w:spacing w:line="360" w:lineRule="auto"/>
        <w:ind w:leftChars="0"/>
        <w:rPr>
          <w:rFonts w:ascii="Arial" w:eastAsia="굴림" w:hAnsi="Arial" w:cs="Arial"/>
          <w:sz w:val="22"/>
        </w:rPr>
      </w:pPr>
      <w:r w:rsidRPr="001D19F6">
        <w:rPr>
          <w:rFonts w:ascii="Arial" w:eastAsia="굴림" w:hAnsi="Arial" w:cs="Arial"/>
          <w:sz w:val="22"/>
        </w:rPr>
        <w:t xml:space="preserve">Didn't think I would </w:t>
      </w:r>
      <w:r w:rsidR="00D40E7C" w:rsidRPr="001D19F6">
        <w:rPr>
          <w:rFonts w:ascii="Arial" w:eastAsia="굴림" w:hAnsi="Arial" w:cs="Arial"/>
          <w:sz w:val="22"/>
        </w:rPr>
        <w:t xml:space="preserve">be eligible </w:t>
      </w:r>
      <w:r w:rsidR="00D40E7C" w:rsidRPr="001D19F6">
        <w:rPr>
          <w:rFonts w:ascii="Arial" w:eastAsia="굴림" w:hAnsi="Arial" w:cs="Arial"/>
          <w:sz w:val="22"/>
        </w:rPr>
        <w:tab/>
      </w:r>
      <w:r w:rsidR="00D40E7C" w:rsidRPr="001D19F6">
        <w:rPr>
          <w:rFonts w:ascii="Arial" w:eastAsia="굴림" w:hAnsi="Arial" w:cs="Arial"/>
          <w:sz w:val="22"/>
        </w:rPr>
        <w:tab/>
      </w:r>
      <w:r w:rsidR="00D40E7C" w:rsidRPr="001D19F6">
        <w:rPr>
          <w:rFonts w:ascii="Arial" w:eastAsia="굴림" w:hAnsi="Arial" w:cs="Arial"/>
          <w:sz w:val="22"/>
        </w:rPr>
        <w:tab/>
      </w:r>
      <w:r w:rsidR="00D40E7C" w:rsidRPr="001D19F6">
        <w:rPr>
          <w:rFonts w:ascii="Arial" w:eastAsia="굴림" w:hAnsi="Arial" w:cs="Arial"/>
          <w:sz w:val="22"/>
        </w:rPr>
        <w:tab/>
      </w:r>
      <w:r w:rsidR="0028007A" w:rsidRPr="001D19F6">
        <w:rPr>
          <w:rFonts w:ascii="Arial" w:eastAsia="굴림" w:hAnsi="Arial" w:cs="Arial"/>
          <w:sz w:val="22"/>
        </w:rPr>
        <w:t>→Go to G016</w:t>
      </w:r>
    </w:p>
    <w:p w14:paraId="1AC0CB34" w14:textId="77777777" w:rsidR="000B0851" w:rsidRPr="001D19F6" w:rsidRDefault="000B0851" w:rsidP="00F14BA4">
      <w:pPr>
        <w:pStyle w:val="a6"/>
        <w:numPr>
          <w:ilvl w:val="0"/>
          <w:numId w:val="795"/>
        </w:numPr>
        <w:wordWrap/>
        <w:spacing w:line="360" w:lineRule="auto"/>
        <w:ind w:leftChars="0"/>
        <w:rPr>
          <w:rFonts w:ascii="Arial" w:eastAsia="굴림" w:hAnsi="Arial" w:cs="Arial"/>
          <w:sz w:val="22"/>
        </w:rPr>
      </w:pPr>
      <w:r w:rsidRPr="001D19F6">
        <w:rPr>
          <w:rFonts w:ascii="Arial" w:eastAsia="굴림" w:hAnsi="Arial" w:cs="Arial"/>
          <w:sz w:val="22"/>
        </w:rPr>
        <w:t>Didn't know about it (application period,</w:t>
      </w:r>
      <w:r w:rsidR="00D40E7C" w:rsidRPr="001D19F6">
        <w:rPr>
          <w:rFonts w:ascii="Arial" w:eastAsia="굴림" w:hAnsi="Arial" w:cs="Arial"/>
          <w:sz w:val="22"/>
        </w:rPr>
        <w:t xml:space="preserve"> eligibility</w:t>
      </w:r>
      <w:r w:rsidR="00514944" w:rsidRPr="001D19F6">
        <w:rPr>
          <w:rFonts w:ascii="Arial" w:eastAsia="굴림" w:hAnsi="Arial" w:cs="Arial"/>
          <w:sz w:val="22"/>
        </w:rPr>
        <w:t>, etc.</w:t>
      </w:r>
      <w:r w:rsidRPr="001D19F6">
        <w:rPr>
          <w:rFonts w:ascii="Arial" w:eastAsia="굴림" w:hAnsi="Arial" w:cs="Arial"/>
          <w:sz w:val="22"/>
        </w:rPr>
        <w:t>)</w:t>
      </w:r>
      <w:r w:rsidR="00D71861" w:rsidRPr="001D19F6">
        <w:rPr>
          <w:rFonts w:ascii="Arial" w:eastAsia="굴림" w:hAnsi="Arial" w:cs="Arial"/>
          <w:sz w:val="22"/>
        </w:rPr>
        <w:t xml:space="preserve"> </w:t>
      </w:r>
      <w:r w:rsidR="00D40E7C" w:rsidRPr="001D19F6">
        <w:rPr>
          <w:rFonts w:ascii="Arial" w:eastAsia="굴림" w:hAnsi="Arial" w:cs="Arial"/>
          <w:sz w:val="22"/>
        </w:rPr>
        <w:tab/>
      </w:r>
      <w:r w:rsidR="0028007A" w:rsidRPr="001D19F6">
        <w:rPr>
          <w:rFonts w:ascii="Arial" w:eastAsia="굴림" w:hAnsi="Arial" w:cs="Arial"/>
          <w:sz w:val="22"/>
        </w:rPr>
        <w:t>→Go to G016</w:t>
      </w:r>
    </w:p>
    <w:p w14:paraId="71404A07" w14:textId="77777777" w:rsidR="0028007A" w:rsidRPr="001D19F6" w:rsidRDefault="0028007A" w:rsidP="00D12299">
      <w:pPr>
        <w:pStyle w:val="a6"/>
        <w:numPr>
          <w:ilvl w:val="0"/>
          <w:numId w:val="1257"/>
        </w:numPr>
        <w:wordWrap/>
        <w:spacing w:line="360" w:lineRule="auto"/>
        <w:ind w:leftChars="0"/>
        <w:rPr>
          <w:rFonts w:ascii="Arial" w:eastAsia="굴림" w:hAnsi="Arial" w:cs="Arial"/>
          <w:sz w:val="22"/>
        </w:rPr>
      </w:pPr>
      <w:r w:rsidRPr="001D19F6">
        <w:rPr>
          <w:rFonts w:ascii="Arial" w:eastAsia="굴림" w:hAnsi="Arial" w:cs="Arial"/>
          <w:sz w:val="22"/>
        </w:rPr>
        <w:t>I am not eligible</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t>→Go to G016</w:t>
      </w:r>
    </w:p>
    <w:p w14:paraId="4A64DAF7" w14:textId="77777777" w:rsidR="000B0851" w:rsidRPr="001D19F6" w:rsidRDefault="000B0851" w:rsidP="00D12299">
      <w:pPr>
        <w:pStyle w:val="a6"/>
        <w:numPr>
          <w:ilvl w:val="0"/>
          <w:numId w:val="1258"/>
        </w:numPr>
        <w:wordWrap/>
        <w:spacing w:line="360" w:lineRule="auto"/>
        <w:ind w:leftChars="0"/>
        <w:rPr>
          <w:rFonts w:ascii="Arial" w:eastAsia="굴림" w:hAnsi="Arial" w:cs="Arial"/>
          <w:sz w:val="22"/>
        </w:rPr>
      </w:pPr>
      <w:r w:rsidRPr="001D19F6">
        <w:rPr>
          <w:rFonts w:ascii="Arial" w:eastAsia="굴림" w:hAnsi="Arial" w:cs="Arial"/>
          <w:sz w:val="22"/>
        </w:rPr>
        <w:t>Other</w:t>
      </w:r>
      <w:r w:rsidR="00514944" w:rsidRPr="001D19F6">
        <w:rPr>
          <w:rFonts w:ascii="Arial" w:eastAsia="굴림" w:hAnsi="Arial" w:cs="Arial"/>
          <w:sz w:val="22"/>
        </w:rPr>
        <w:t>s</w:t>
      </w:r>
    </w:p>
    <w:p w14:paraId="1A310947" w14:textId="77777777" w:rsidR="000B0851" w:rsidRPr="001D19F6" w:rsidRDefault="000B0851" w:rsidP="000B0851">
      <w:pPr>
        <w:wordWrap/>
        <w:spacing w:line="360" w:lineRule="auto"/>
        <w:rPr>
          <w:rFonts w:ascii="Arial" w:eastAsia="굴림" w:hAnsi="Arial" w:cs="Arial"/>
          <w:sz w:val="22"/>
        </w:rPr>
      </w:pPr>
    </w:p>
    <w:p w14:paraId="663DB093" w14:textId="77777777" w:rsidR="000B0851" w:rsidRPr="001D19F6" w:rsidRDefault="0028007A" w:rsidP="000B0851">
      <w:pPr>
        <w:wordWrap/>
        <w:spacing w:line="360" w:lineRule="auto"/>
        <w:rPr>
          <w:rFonts w:ascii="Arial" w:eastAsia="굴림" w:hAnsi="Arial" w:cs="Arial"/>
          <w:sz w:val="22"/>
        </w:rPr>
      </w:pPr>
      <w:r w:rsidRPr="001D19F6">
        <w:rPr>
          <w:rFonts w:ascii="Arial" w:eastAsia="굴림" w:hAnsi="Arial" w:cs="Arial"/>
          <w:sz w:val="22"/>
        </w:rPr>
        <w:t>G015</w:t>
      </w:r>
      <w:r w:rsidR="000B0851" w:rsidRPr="001D19F6">
        <w:rPr>
          <w:rFonts w:ascii="Arial" w:eastAsia="굴림" w:hAnsi="Arial" w:cs="Arial"/>
          <w:sz w:val="22"/>
        </w:rPr>
        <w:t>.</w:t>
      </w:r>
      <w:r w:rsidR="00D40E7C" w:rsidRPr="001D19F6">
        <w:rPr>
          <w:rFonts w:ascii="Arial" w:eastAsia="굴림" w:hAnsi="Arial" w:cs="Arial"/>
          <w:sz w:val="22"/>
        </w:rPr>
        <w:t xml:space="preserve"> </w:t>
      </w:r>
      <w:r w:rsidR="00514944" w:rsidRPr="001D19F6">
        <w:rPr>
          <w:rFonts w:ascii="Arial" w:eastAsia="굴림" w:hAnsi="Arial" w:cs="Arial"/>
          <w:sz w:val="22"/>
        </w:rPr>
        <w:t>If others, please specify</w:t>
      </w:r>
      <w:r w:rsidR="000B0851" w:rsidRPr="001D19F6">
        <w:rPr>
          <w:rFonts w:ascii="Arial" w:eastAsia="굴림" w:hAnsi="Arial" w:cs="Arial"/>
          <w:sz w:val="22"/>
        </w:rPr>
        <w:t>.</w:t>
      </w:r>
    </w:p>
    <w:p w14:paraId="67ABD1B0" w14:textId="77777777" w:rsidR="000B0851" w:rsidRPr="001D19F6" w:rsidRDefault="00D40E7C" w:rsidP="000B0851">
      <w:pPr>
        <w:wordWrap/>
        <w:spacing w:line="360" w:lineRule="auto"/>
        <w:rPr>
          <w:rFonts w:ascii="Arial" w:eastAsia="굴림" w:hAnsi="Arial" w:cs="Arial"/>
          <w:sz w:val="22"/>
        </w:rPr>
      </w:pPr>
      <w:r w:rsidRPr="001D19F6">
        <w:rPr>
          <w:rFonts w:ascii="Arial" w:eastAsia="굴림" w:hAnsi="Arial" w:cs="Arial"/>
          <w:kern w:val="0"/>
          <w:sz w:val="22"/>
        </w:rPr>
        <w:tab/>
        <w:t>_______________________________</w:t>
      </w:r>
    </w:p>
    <w:p w14:paraId="4598486B" w14:textId="77777777" w:rsidR="000B0851" w:rsidRPr="001D19F6" w:rsidRDefault="000B0851" w:rsidP="000B0851">
      <w:pPr>
        <w:wordWrap/>
        <w:spacing w:line="360" w:lineRule="auto"/>
        <w:rPr>
          <w:rFonts w:ascii="Arial" w:eastAsia="굴림" w:hAnsi="Arial" w:cs="Arial"/>
          <w:sz w:val="22"/>
        </w:rPr>
      </w:pPr>
    </w:p>
    <w:p w14:paraId="7E1F17E5" w14:textId="77777777" w:rsidR="002F16C4" w:rsidRPr="001D19F6" w:rsidRDefault="002F16C4" w:rsidP="002F16C4">
      <w:pPr>
        <w:wordWrap/>
        <w:spacing w:line="276" w:lineRule="auto"/>
        <w:rPr>
          <w:rFonts w:ascii="Arial" w:eastAsia="굴림" w:hAnsi="Arial" w:cs="Arial"/>
          <w:b/>
          <w:sz w:val="22"/>
        </w:rPr>
      </w:pPr>
      <w:r w:rsidRPr="001D19F6">
        <w:rPr>
          <w:rFonts w:ascii="Arial" w:eastAsia="굴림" w:hAnsi="Arial" w:cs="Arial"/>
          <w:b/>
          <w:sz w:val="22"/>
        </w:rPr>
        <w:t>Logic</w:t>
      </w:r>
    </w:p>
    <w:p w14:paraId="09E4A308" w14:textId="37809A54" w:rsidR="002F16C4" w:rsidRPr="001D19F6" w:rsidRDefault="002F16C4" w:rsidP="00F14BA4">
      <w:pPr>
        <w:pStyle w:val="a6"/>
        <w:numPr>
          <w:ilvl w:val="0"/>
          <w:numId w:val="1158"/>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5741C4" w:rsidRPr="001D19F6">
        <w:rPr>
          <w:rFonts w:ascii="Arial" w:eastAsia="굴림" w:hAnsi="Arial" w:cs="Arial"/>
          <w:b/>
          <w:sz w:val="22"/>
        </w:rPr>
        <w:t xml:space="preserve">R is aged </w:t>
      </w:r>
      <w:r w:rsidR="0028007A" w:rsidRPr="001D19F6">
        <w:rPr>
          <w:rFonts w:ascii="Arial" w:eastAsia="굴림" w:hAnsi="Arial" w:cs="Arial"/>
          <w:b/>
          <w:sz w:val="22"/>
        </w:rPr>
        <w:t xml:space="preserve">60~64 or </w:t>
      </w:r>
      <w:ins w:id="9440" w:author="Keis" w:date="2024-09-06T15:27:00Z">
        <w:r w:rsidR="007A3CD7" w:rsidRPr="00BA6722">
          <w:rPr>
            <w:rFonts w:ascii="Arial" w:eastAsia="굴림" w:hAnsi="Arial" w:cs="Arial"/>
            <w:b/>
            <w:sz w:val="22"/>
            <w:rPrChange w:id="9441" w:author="Keis" w:date="2024-09-13T13:05:00Z">
              <w:rPr>
                <w:rFonts w:ascii="Arial" w:eastAsia="굴림" w:hAnsi="Arial" w:cs="Arial"/>
                <w:b/>
                <w:color w:val="FF0000"/>
                <w:sz w:val="22"/>
              </w:rPr>
            </w:rPrChange>
          </w:rPr>
          <w:t xml:space="preserve">G010= </w:t>
        </w:r>
        <w:r w:rsidR="007A3CD7" w:rsidRPr="00AD562B">
          <w:rPr>
            <w:rFonts w:ascii="Cambria Math" w:eastAsia="굴림체" w:hAnsi="Cambria Math" w:cs="Cambria Math"/>
            <w:color w:val="00B050"/>
          </w:rPr>
          <w:t>⑰</w:t>
        </w:r>
      </w:ins>
      <w:del w:id="9442" w:author="Keis" w:date="2024-09-06T15:27:00Z">
        <w:r w:rsidR="0028007A" w:rsidRPr="00AD0010" w:rsidDel="007A3CD7">
          <w:rPr>
            <w:rFonts w:ascii="Arial" w:eastAsia="굴림" w:hAnsi="Arial" w:cs="Arial"/>
            <w:b/>
            <w:color w:val="FF0000"/>
            <w:sz w:val="22"/>
          </w:rPr>
          <w:delText>G010</w:delText>
        </w:r>
        <w:r w:rsidRPr="00AD0010" w:rsidDel="007A3CD7">
          <w:rPr>
            <w:rFonts w:ascii="Arial" w:eastAsia="굴림" w:hAnsi="Arial" w:cs="Arial"/>
            <w:b/>
            <w:color w:val="FF0000"/>
            <w:sz w:val="22"/>
          </w:rPr>
          <w:delText>=</w:delText>
        </w:r>
        <w:r w:rsidR="00AD0010" w:rsidRPr="00AD0010" w:rsidDel="007A3CD7">
          <w:rPr>
            <w:rFonts w:ascii="굴림" w:eastAsia="굴림" w:hAnsi="굴림" w:cs="굴림" w:hint="eastAsia"/>
            <w:b/>
            <w:color w:val="FF0000"/>
            <w:sz w:val="22"/>
          </w:rPr>
          <w:delText>⑮</w:delText>
        </w:r>
      </w:del>
      <w:r w:rsidR="0028007A" w:rsidRPr="00AD0010">
        <w:rPr>
          <w:rFonts w:ascii="Arial" w:eastAsia="굴림" w:hAnsi="Arial" w:cs="Arial"/>
          <w:b/>
          <w:color w:val="FF0000"/>
          <w:sz w:val="22"/>
        </w:rPr>
        <w:t xml:space="preserve"> </w:t>
      </w:r>
      <w:r w:rsidR="0028007A" w:rsidRPr="001D19F6">
        <w:rPr>
          <w:rFonts w:ascii="Arial" w:eastAsia="굴림" w:hAnsi="Arial" w:cs="Arial"/>
          <w:b/>
          <w:sz w:val="22"/>
        </w:rPr>
        <w:t>or G011=</w:t>
      </w:r>
      <w:r w:rsidR="0028007A" w:rsidRPr="001D19F6">
        <w:rPr>
          <w:rFonts w:ascii="굴림" w:eastAsia="굴림" w:hAnsi="굴림" w:cs="굴림" w:hint="eastAsia"/>
          <w:b/>
          <w:sz w:val="22"/>
        </w:rPr>
        <w:t>⑤</w:t>
      </w:r>
      <w:r w:rsidR="0028007A" w:rsidRPr="001D19F6">
        <w:rPr>
          <w:rFonts w:ascii="Arial" w:eastAsia="굴림" w:hAnsi="Arial" w:cs="Arial"/>
          <w:b/>
          <w:sz w:val="22"/>
        </w:rPr>
        <w:t>, then ask G016</w:t>
      </w:r>
      <w:r w:rsidR="00C527CC" w:rsidRPr="001D19F6">
        <w:rPr>
          <w:rFonts w:ascii="Arial" w:eastAsia="굴림" w:hAnsi="Arial" w:cs="Arial"/>
          <w:b/>
          <w:sz w:val="22"/>
        </w:rPr>
        <w:t>.</w:t>
      </w:r>
    </w:p>
    <w:p w14:paraId="234F20AE" w14:textId="77777777" w:rsidR="002F16C4" w:rsidRPr="001D19F6" w:rsidRDefault="002F16C4" w:rsidP="000B0851">
      <w:pPr>
        <w:wordWrap/>
        <w:spacing w:line="360" w:lineRule="auto"/>
        <w:rPr>
          <w:rFonts w:ascii="Arial" w:eastAsia="굴림" w:hAnsi="Arial" w:cs="Arial"/>
          <w:sz w:val="22"/>
        </w:rPr>
      </w:pPr>
    </w:p>
    <w:p w14:paraId="2DA58496" w14:textId="77777777" w:rsidR="000B0851" w:rsidRPr="001D19F6" w:rsidRDefault="0028007A" w:rsidP="000B0851">
      <w:pPr>
        <w:wordWrap/>
        <w:spacing w:line="360" w:lineRule="auto"/>
        <w:rPr>
          <w:rFonts w:ascii="Arial" w:eastAsia="굴림" w:hAnsi="Arial" w:cs="Arial"/>
          <w:sz w:val="22"/>
        </w:rPr>
      </w:pPr>
      <w:r w:rsidRPr="001D19F6">
        <w:rPr>
          <w:rFonts w:ascii="Arial" w:eastAsia="굴림" w:hAnsi="Arial" w:cs="Arial"/>
          <w:sz w:val="22"/>
        </w:rPr>
        <w:t>G016</w:t>
      </w:r>
      <w:r w:rsidR="000B0851" w:rsidRPr="001D19F6">
        <w:rPr>
          <w:rFonts w:ascii="Arial" w:eastAsia="굴림" w:hAnsi="Arial" w:cs="Arial"/>
          <w:sz w:val="22"/>
        </w:rPr>
        <w:t>.</w:t>
      </w:r>
      <w:r w:rsidR="00350574" w:rsidRPr="001D19F6">
        <w:rPr>
          <w:rFonts w:ascii="Arial" w:eastAsia="굴림" w:hAnsi="Arial" w:cs="Arial"/>
          <w:sz w:val="22"/>
        </w:rPr>
        <w:t xml:space="preserve"> </w:t>
      </w:r>
      <w:r w:rsidR="000B0851" w:rsidRPr="001D19F6">
        <w:rPr>
          <w:rFonts w:ascii="Arial" w:eastAsia="굴림" w:hAnsi="Arial" w:cs="Arial"/>
          <w:sz w:val="22"/>
        </w:rPr>
        <w:t xml:space="preserve">Do you have </w:t>
      </w:r>
      <w:r w:rsidR="00514944" w:rsidRPr="001D19F6">
        <w:rPr>
          <w:rFonts w:ascii="Arial" w:eastAsia="굴림" w:hAnsi="Arial" w:cs="Arial"/>
          <w:sz w:val="22"/>
        </w:rPr>
        <w:t>any plan</w:t>
      </w:r>
      <w:r w:rsidR="000B0851" w:rsidRPr="001D19F6">
        <w:rPr>
          <w:rFonts w:ascii="Arial" w:eastAsia="굴림" w:hAnsi="Arial" w:cs="Arial"/>
          <w:sz w:val="22"/>
        </w:rPr>
        <w:t xml:space="preserve"> to apply </w:t>
      </w:r>
      <w:r w:rsidR="004048B3" w:rsidRPr="001D19F6">
        <w:rPr>
          <w:rFonts w:ascii="Arial" w:eastAsia="굴림" w:hAnsi="Arial" w:cs="Arial"/>
          <w:sz w:val="22"/>
        </w:rPr>
        <w:t>for</w:t>
      </w:r>
      <w:r w:rsidR="000B0851" w:rsidRPr="001D19F6">
        <w:rPr>
          <w:rFonts w:ascii="Arial" w:eastAsia="굴림" w:hAnsi="Arial" w:cs="Arial"/>
          <w:sz w:val="22"/>
        </w:rPr>
        <w:t xml:space="preserve"> the Basic </w:t>
      </w:r>
      <w:r w:rsidR="00350574" w:rsidRPr="001D19F6">
        <w:rPr>
          <w:rFonts w:ascii="Arial" w:eastAsia="굴림" w:hAnsi="Arial" w:cs="Arial"/>
          <w:sz w:val="22"/>
        </w:rPr>
        <w:t>Pension System in the future?</w:t>
      </w:r>
    </w:p>
    <w:p w14:paraId="41DC2C02" w14:textId="77777777" w:rsidR="001D7864" w:rsidRPr="001D19F6" w:rsidRDefault="001D7864" w:rsidP="00F14BA4">
      <w:pPr>
        <w:pStyle w:val="a6"/>
        <w:numPr>
          <w:ilvl w:val="0"/>
          <w:numId w:val="79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6912770" w14:textId="77777777" w:rsidR="001D7864" w:rsidRPr="001D19F6" w:rsidRDefault="001D7864">
      <w:pPr>
        <w:widowControl/>
        <w:wordWrap/>
        <w:autoSpaceDE/>
        <w:autoSpaceDN/>
        <w:jc w:val="left"/>
        <w:rPr>
          <w:rFonts w:ascii="Arial" w:eastAsia="굴림" w:hAnsi="Arial" w:cs="Arial"/>
          <w:sz w:val="22"/>
        </w:rPr>
      </w:pPr>
    </w:p>
    <w:p w14:paraId="79A2BDF0" w14:textId="77777777" w:rsidR="00D71861" w:rsidRPr="001D19F6" w:rsidRDefault="004048B3" w:rsidP="004048B3">
      <w:pPr>
        <w:wordWrap/>
        <w:spacing w:line="360" w:lineRule="auto"/>
        <w:rPr>
          <w:rFonts w:ascii="Arial" w:eastAsia="굴림" w:hAnsi="Arial" w:cs="Arial"/>
          <w:b/>
          <w:sz w:val="22"/>
        </w:rPr>
      </w:pPr>
      <w:r w:rsidRPr="001D19F6">
        <w:rPr>
          <w:rFonts w:ascii="Arial" w:eastAsia="굴림" w:hAnsi="Arial" w:cs="Arial"/>
          <w:b/>
          <w:sz w:val="22"/>
        </w:rPr>
        <w:t xml:space="preserve">&lt; </w:t>
      </w:r>
      <w:r w:rsidR="00D71861" w:rsidRPr="001D19F6">
        <w:rPr>
          <w:rFonts w:ascii="Arial" w:eastAsia="굴림" w:hAnsi="Arial" w:cs="Arial"/>
          <w:b/>
          <w:sz w:val="22"/>
        </w:rPr>
        <w:t>Inheritance</w:t>
      </w:r>
      <w:r w:rsidR="0020532B" w:rsidRPr="001D19F6">
        <w:rPr>
          <w:rFonts w:ascii="Arial" w:eastAsia="굴림" w:hAnsi="Arial" w:cs="Arial"/>
          <w:b/>
          <w:sz w:val="22"/>
        </w:rPr>
        <w:t>: Leaving &gt;</w:t>
      </w:r>
    </w:p>
    <w:p w14:paraId="735DA09D" w14:textId="77777777" w:rsidR="000B0851" w:rsidRPr="001D19F6" w:rsidRDefault="00451D72" w:rsidP="000B0851">
      <w:pPr>
        <w:wordWrap/>
        <w:spacing w:line="360" w:lineRule="auto"/>
        <w:rPr>
          <w:rFonts w:ascii="Arial" w:eastAsia="굴림" w:hAnsi="Arial" w:cs="Arial"/>
          <w:sz w:val="22"/>
        </w:rPr>
      </w:pPr>
      <w:r w:rsidRPr="001D19F6">
        <w:rPr>
          <w:rFonts w:ascii="Arial" w:eastAsia="굴림" w:hAnsi="Arial" w:cs="Arial"/>
          <w:sz w:val="22"/>
        </w:rPr>
        <w:t>G01</w:t>
      </w:r>
      <w:r w:rsidR="0028007A" w:rsidRPr="001D19F6">
        <w:rPr>
          <w:rFonts w:ascii="Arial" w:eastAsia="굴림" w:hAnsi="Arial" w:cs="Arial"/>
          <w:sz w:val="22"/>
        </w:rPr>
        <w:t>7</w:t>
      </w:r>
      <w:r w:rsidRPr="001D19F6">
        <w:rPr>
          <w:rFonts w:ascii="Arial" w:eastAsia="굴림" w:hAnsi="Arial" w:cs="Arial"/>
          <w:sz w:val="22"/>
        </w:rPr>
        <w:t xml:space="preserve">. </w:t>
      </w:r>
      <w:proofErr w:type="gramStart"/>
      <w:r w:rsidRPr="001D19F6">
        <w:rPr>
          <w:rFonts w:ascii="Arial" w:eastAsia="굴림" w:hAnsi="Arial" w:cs="Arial"/>
          <w:sz w:val="22"/>
        </w:rPr>
        <w:t>Next</w:t>
      </w:r>
      <w:proofErr w:type="gramEnd"/>
      <w:r w:rsidRPr="001D19F6">
        <w:rPr>
          <w:rFonts w:ascii="Arial" w:eastAsia="굴림" w:hAnsi="Arial" w:cs="Arial"/>
          <w:sz w:val="22"/>
        </w:rPr>
        <w:t xml:space="preserve"> I</w:t>
      </w:r>
      <w:r w:rsidR="005C7309" w:rsidRPr="001D19F6">
        <w:rPr>
          <w:rFonts w:ascii="Arial" w:eastAsia="굴림" w:hAnsi="Arial" w:cs="Arial"/>
          <w:sz w:val="22"/>
        </w:rPr>
        <w:t xml:space="preserve"> </w:t>
      </w:r>
      <w:r w:rsidR="00470B22" w:rsidRPr="001D19F6">
        <w:rPr>
          <w:rFonts w:ascii="Arial" w:eastAsia="굴림" w:hAnsi="Arial" w:cs="Arial"/>
          <w:sz w:val="22"/>
        </w:rPr>
        <w:t xml:space="preserve">am going </w:t>
      </w:r>
      <w:r w:rsidR="000B0851" w:rsidRPr="001D19F6">
        <w:rPr>
          <w:rFonts w:ascii="Arial" w:eastAsia="굴림" w:hAnsi="Arial" w:cs="Arial"/>
          <w:sz w:val="22"/>
        </w:rPr>
        <w:t>to ask your opinion about how likely you think various events</w:t>
      </w:r>
      <w:r w:rsidR="000243FE" w:rsidRPr="001D19F6">
        <w:rPr>
          <w:rFonts w:ascii="Arial" w:eastAsia="굴림" w:hAnsi="Arial" w:cs="Arial"/>
          <w:sz w:val="22"/>
        </w:rPr>
        <w:t xml:space="preserve"> </w:t>
      </w:r>
      <w:r w:rsidR="005C7309" w:rsidRPr="001D19F6">
        <w:rPr>
          <w:rFonts w:ascii="Arial" w:eastAsia="굴림" w:hAnsi="Arial" w:cs="Arial"/>
          <w:sz w:val="22"/>
        </w:rPr>
        <w:t xml:space="preserve">would happen. Please say how likely you would think it to happen with a number from 0 to 100. </w:t>
      </w:r>
      <w:r w:rsidR="000B0851" w:rsidRPr="001D19F6">
        <w:rPr>
          <w:rFonts w:ascii="Arial" w:eastAsia="굴림" w:hAnsi="Arial" w:cs="Arial"/>
          <w:sz w:val="22"/>
        </w:rPr>
        <w:t>“0” means that you think</w:t>
      </w:r>
      <w:r w:rsidR="005C7309" w:rsidRPr="001D19F6">
        <w:rPr>
          <w:rFonts w:ascii="Arial" w:eastAsia="굴림" w:hAnsi="Arial" w:cs="Arial"/>
          <w:sz w:val="22"/>
        </w:rPr>
        <w:t xml:space="preserve"> </w:t>
      </w:r>
      <w:r w:rsidR="00470B22" w:rsidRPr="001D19F6">
        <w:rPr>
          <w:rFonts w:ascii="Arial" w:eastAsia="굴림" w:hAnsi="Arial" w:cs="Arial"/>
          <w:sz w:val="22"/>
        </w:rPr>
        <w:t>the event will never happen</w:t>
      </w:r>
      <w:r w:rsidR="000B0851" w:rsidRPr="001D19F6">
        <w:rPr>
          <w:rFonts w:ascii="Arial" w:eastAsia="굴림" w:hAnsi="Arial" w:cs="Arial"/>
          <w:sz w:val="22"/>
        </w:rPr>
        <w:t>, and “100” means</w:t>
      </w:r>
      <w:r w:rsidR="005C7309" w:rsidRPr="001D19F6">
        <w:rPr>
          <w:rFonts w:ascii="Arial" w:eastAsia="굴림" w:hAnsi="Arial" w:cs="Arial"/>
          <w:sz w:val="22"/>
        </w:rPr>
        <w:t xml:space="preserve"> </w:t>
      </w:r>
      <w:r w:rsidR="000B0851" w:rsidRPr="001D19F6">
        <w:rPr>
          <w:rFonts w:ascii="Arial" w:eastAsia="굴림" w:hAnsi="Arial" w:cs="Arial"/>
          <w:sz w:val="22"/>
        </w:rPr>
        <w:t xml:space="preserve">that you think </w:t>
      </w:r>
      <w:r w:rsidR="00470B22" w:rsidRPr="001D19F6">
        <w:rPr>
          <w:rFonts w:ascii="Arial" w:eastAsia="굴림" w:hAnsi="Arial" w:cs="Arial"/>
          <w:sz w:val="22"/>
        </w:rPr>
        <w:t>it will surely</w:t>
      </w:r>
      <w:r w:rsidR="000B0851" w:rsidRPr="001D19F6">
        <w:rPr>
          <w:rFonts w:ascii="Arial" w:eastAsia="굴림" w:hAnsi="Arial" w:cs="Arial"/>
          <w:sz w:val="22"/>
        </w:rPr>
        <w:t xml:space="preserve"> happen. If it’s hard to answer in</w:t>
      </w:r>
      <w:r w:rsidR="005C7309" w:rsidRPr="001D19F6">
        <w:rPr>
          <w:rFonts w:ascii="Arial" w:eastAsia="굴림" w:hAnsi="Arial" w:cs="Arial"/>
          <w:sz w:val="22"/>
        </w:rPr>
        <w:t xml:space="preserve"> </w:t>
      </w:r>
      <w:r w:rsidR="000B0851" w:rsidRPr="001D19F6">
        <w:rPr>
          <w:rFonts w:ascii="Arial" w:eastAsia="굴림" w:hAnsi="Arial" w:cs="Arial"/>
          <w:sz w:val="22"/>
        </w:rPr>
        <w:t xml:space="preserve">numbers, </w:t>
      </w:r>
      <w:r w:rsidR="005C7309" w:rsidRPr="001D19F6">
        <w:rPr>
          <w:rFonts w:ascii="Arial" w:eastAsia="굴림" w:hAnsi="Arial" w:cs="Arial"/>
          <w:sz w:val="22"/>
        </w:rPr>
        <w:t xml:space="preserve">you can answer with the picture I show </w:t>
      </w:r>
      <w:r w:rsidR="000B0851" w:rsidRPr="001D19F6">
        <w:rPr>
          <w:rFonts w:ascii="Arial" w:eastAsia="굴림" w:hAnsi="Arial" w:cs="Arial"/>
          <w:sz w:val="22"/>
        </w:rPr>
        <w:t>you.</w:t>
      </w:r>
    </w:p>
    <w:p w14:paraId="69E78DC2" w14:textId="77777777" w:rsidR="005C7309" w:rsidRPr="001D19F6" w:rsidRDefault="00D94FEB" w:rsidP="000B0851">
      <w:pPr>
        <w:wordWrap/>
        <w:spacing w:line="360" w:lineRule="auto"/>
        <w:rPr>
          <w:rFonts w:ascii="Arial" w:eastAsia="굴림" w:hAnsi="Arial" w:cs="Arial"/>
          <w:sz w:val="22"/>
        </w:rPr>
      </w:pPr>
      <w:r w:rsidRPr="001D19F6">
        <w:rPr>
          <w:rFonts w:ascii="Arial" w:eastAsia="굴림" w:hAnsi="Arial" w:cs="Arial"/>
          <w:sz w:val="22"/>
        </w:rPr>
        <w:t xml:space="preserve">[IWER: Please repeat below instruction for the questions with </w:t>
      </w:r>
      <w:r w:rsidR="00960BBE" w:rsidRPr="001D19F6">
        <w:rPr>
          <w:rFonts w:ascii="Arial" w:eastAsia="굴림" w:hAnsi="Arial" w:cs="Arial"/>
          <w:sz w:val="22"/>
        </w:rPr>
        <w:t>the scale card from G01</w:t>
      </w:r>
      <w:r w:rsidR="00845E6C" w:rsidRPr="001D19F6">
        <w:rPr>
          <w:rFonts w:ascii="Arial" w:eastAsia="굴림" w:hAnsi="Arial" w:cs="Arial"/>
          <w:sz w:val="22"/>
        </w:rPr>
        <w:t>7</w:t>
      </w:r>
      <w:r w:rsidR="00960BBE" w:rsidRPr="001D19F6">
        <w:rPr>
          <w:rFonts w:ascii="Arial" w:eastAsia="굴림" w:hAnsi="Arial" w:cs="Arial"/>
          <w:sz w:val="22"/>
        </w:rPr>
        <w:t xml:space="preserve"> to G</w:t>
      </w:r>
      <w:r w:rsidR="00C0658E" w:rsidRPr="001D19F6">
        <w:rPr>
          <w:rFonts w:ascii="Arial" w:eastAsia="굴림" w:hAnsi="Arial" w:cs="Arial"/>
          <w:sz w:val="22"/>
        </w:rPr>
        <w:t>041</w:t>
      </w:r>
      <w:r w:rsidRPr="001D19F6">
        <w:rPr>
          <w:rFonts w:ascii="Arial" w:eastAsia="굴림" w:hAnsi="Arial" w:cs="Arial"/>
          <w:sz w:val="22"/>
        </w:rPr>
        <w:t>.</w:t>
      </w:r>
    </w:p>
    <w:p w14:paraId="73364CE0" w14:textId="77777777" w:rsidR="00D94FEB" w:rsidRPr="001D19F6" w:rsidRDefault="00D94FEB" w:rsidP="00D94FEB">
      <w:pPr>
        <w:wordWrap/>
        <w:spacing w:line="360" w:lineRule="auto"/>
        <w:rPr>
          <w:rFonts w:ascii="Arial" w:eastAsia="굴림" w:hAnsi="Arial" w:cs="Arial"/>
          <w:sz w:val="22"/>
        </w:rPr>
      </w:pPr>
      <w:r w:rsidRPr="001D19F6">
        <w:rPr>
          <w:rFonts w:ascii="Arial" w:eastAsia="굴림" w:hAnsi="Arial" w:cs="Arial"/>
          <w:sz w:val="22"/>
        </w:rPr>
        <w:t>“Please indicate how much you agree to this statement using the scale card, where ‘0’ means absolutely no chance and ‘100’ means absolutely certain.”]</w:t>
      </w:r>
    </w:p>
    <w:p w14:paraId="053021D1" w14:textId="77777777" w:rsidR="00D94FEB" w:rsidRPr="001D19F6" w:rsidRDefault="00D94FEB" w:rsidP="000B0851">
      <w:pPr>
        <w:wordWrap/>
        <w:spacing w:line="360" w:lineRule="auto"/>
        <w:rPr>
          <w:rFonts w:ascii="Arial" w:eastAsia="굴림" w:hAnsi="Arial" w:cs="Arial"/>
          <w:sz w:val="22"/>
        </w:rPr>
      </w:pPr>
    </w:p>
    <w:p w14:paraId="228E0CE5" w14:textId="77777777" w:rsidR="000B0851" w:rsidRPr="001D19F6" w:rsidRDefault="002F314E" w:rsidP="000B0851">
      <w:pPr>
        <w:wordWrap/>
        <w:spacing w:line="360" w:lineRule="auto"/>
        <w:rPr>
          <w:rFonts w:ascii="Arial" w:eastAsia="굴림" w:hAnsi="Arial" w:cs="Arial"/>
          <w:sz w:val="22"/>
        </w:rPr>
      </w:pPr>
      <w:r w:rsidRPr="001D19F6">
        <w:rPr>
          <w:rFonts w:ascii="Arial" w:eastAsia="굴림" w:hAnsi="Arial" w:cs="Arial"/>
          <w:sz w:val="22"/>
        </w:rPr>
        <w:t>“</w:t>
      </w:r>
      <w:r w:rsidR="0087497F" w:rsidRPr="001D19F6">
        <w:rPr>
          <w:rFonts w:ascii="Arial" w:eastAsia="굴림" w:hAnsi="Arial" w:cs="Arial"/>
          <w:sz w:val="22"/>
        </w:rPr>
        <w:t xml:space="preserve">Considering all </w:t>
      </w:r>
      <w:r w:rsidR="009D1BDE" w:rsidRPr="001D19F6">
        <w:rPr>
          <w:rFonts w:ascii="Arial" w:eastAsia="굴림" w:hAnsi="Arial" w:cs="Arial"/>
          <w:sz w:val="22"/>
        </w:rPr>
        <w:t>of my properties</w:t>
      </w:r>
      <w:r w:rsidR="000B0851" w:rsidRPr="001D19F6">
        <w:rPr>
          <w:rFonts w:ascii="Arial" w:eastAsia="굴림" w:hAnsi="Arial" w:cs="Arial"/>
          <w:sz w:val="22"/>
        </w:rPr>
        <w:t xml:space="preserve"> an</w:t>
      </w:r>
      <w:r w:rsidRPr="001D19F6">
        <w:rPr>
          <w:rFonts w:ascii="Arial" w:eastAsia="굴림" w:hAnsi="Arial" w:cs="Arial"/>
          <w:sz w:val="22"/>
        </w:rPr>
        <w:t>d other valuables</w:t>
      </w:r>
      <w:r w:rsidR="009D1BDE" w:rsidRPr="001D19F6">
        <w:rPr>
          <w:rFonts w:ascii="Arial" w:eastAsia="굴림" w:hAnsi="Arial" w:cs="Arial"/>
          <w:sz w:val="22"/>
        </w:rPr>
        <w:t>, I</w:t>
      </w:r>
      <w:r w:rsidRPr="001D19F6">
        <w:rPr>
          <w:rFonts w:ascii="Arial" w:eastAsia="굴림" w:hAnsi="Arial" w:cs="Arial"/>
          <w:sz w:val="22"/>
        </w:rPr>
        <w:t xml:space="preserve"> am likely to</w:t>
      </w:r>
      <w:r w:rsidR="000B0851" w:rsidRPr="001D19F6">
        <w:rPr>
          <w:rFonts w:ascii="Arial" w:eastAsia="굴림" w:hAnsi="Arial" w:cs="Arial"/>
          <w:sz w:val="22"/>
        </w:rPr>
        <w:t xml:space="preserve"> </w:t>
      </w:r>
      <w:r w:rsidR="000B0851" w:rsidRPr="001D19F6">
        <w:rPr>
          <w:rFonts w:ascii="Arial" w:eastAsia="굴림" w:hAnsi="Arial" w:cs="Arial"/>
          <w:b/>
          <w:sz w:val="22"/>
          <w:u w:val="single"/>
        </w:rPr>
        <w:t>leave</w:t>
      </w:r>
      <w:r w:rsidR="000B0851" w:rsidRPr="001D19F6">
        <w:rPr>
          <w:rFonts w:ascii="Arial" w:eastAsia="굴림" w:hAnsi="Arial" w:cs="Arial"/>
          <w:sz w:val="22"/>
        </w:rPr>
        <w:t xml:space="preserve"> an inheritance totaling 10,000 MW (</w:t>
      </w:r>
      <w:r w:rsidR="009D1BDE" w:rsidRPr="001D19F6">
        <w:rPr>
          <w:rFonts w:ascii="Arial" w:eastAsia="굴림" w:hAnsi="Arial" w:cs="Arial"/>
          <w:sz w:val="22"/>
        </w:rPr>
        <w:t xml:space="preserve">unit: </w:t>
      </w:r>
      <w:r w:rsidR="000B0851" w:rsidRPr="001D19F6">
        <w:rPr>
          <w:rFonts w:ascii="Arial" w:eastAsia="굴림" w:hAnsi="Arial" w:cs="Arial"/>
          <w:sz w:val="22"/>
        </w:rPr>
        <w:t>10,000 Korean won) or</w:t>
      </w:r>
      <w:r w:rsidR="009D1BDE" w:rsidRPr="001D19F6">
        <w:rPr>
          <w:rFonts w:ascii="Arial" w:eastAsia="굴림" w:hAnsi="Arial" w:cs="Arial"/>
          <w:sz w:val="22"/>
        </w:rPr>
        <w:t xml:space="preserve"> </w:t>
      </w:r>
      <w:r w:rsidRPr="001D19F6">
        <w:rPr>
          <w:rFonts w:ascii="Arial" w:eastAsia="굴림" w:hAnsi="Arial" w:cs="Arial"/>
          <w:sz w:val="22"/>
        </w:rPr>
        <w:t>more.”</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5E746017"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E9168FC"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B75636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1749C0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1917D7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586694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8109E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166BA1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CFDDAE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1C37B8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66B8F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6D1D9A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B97CF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9F7E16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58F54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6A31CE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A9832C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BE05E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989973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7B4C5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B2D39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100891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C986C02"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F5C62B9"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1974A9E"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41657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2119B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8E55AE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1DD115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8EEB34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861B7D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7D67A4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A1E31C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68E21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B709D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E01436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183155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CD6856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CC9396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EAC14F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AACF47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2B3D9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DE5B05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FAA597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536E0A1"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5545562"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0D8EE84"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644300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20F3F1D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99252E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0D8404F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1CBE904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5B0ED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7F8F349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3E1985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709D20E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5703668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3882112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D4326A1" w14:textId="77777777" w:rsidR="000B0851" w:rsidRPr="001D19F6" w:rsidRDefault="000B0851" w:rsidP="000B0851">
      <w:pPr>
        <w:wordWrap/>
        <w:spacing w:line="360" w:lineRule="auto"/>
        <w:rPr>
          <w:rFonts w:ascii="Arial" w:eastAsia="굴림" w:hAnsi="Arial" w:cs="Arial"/>
          <w:sz w:val="22"/>
        </w:rPr>
      </w:pPr>
    </w:p>
    <w:p w14:paraId="242DBEE3" w14:textId="77777777" w:rsidR="0020532B" w:rsidRPr="001D19F6" w:rsidRDefault="0020532B" w:rsidP="00B05F73">
      <w:pPr>
        <w:wordWrap/>
        <w:spacing w:line="276" w:lineRule="auto"/>
        <w:rPr>
          <w:rFonts w:ascii="Arial" w:eastAsia="굴림" w:hAnsi="Arial" w:cs="Arial"/>
          <w:b/>
          <w:sz w:val="22"/>
        </w:rPr>
      </w:pPr>
      <w:r w:rsidRPr="001D19F6">
        <w:rPr>
          <w:rFonts w:ascii="Arial" w:eastAsia="굴림" w:hAnsi="Arial" w:cs="Arial"/>
          <w:b/>
          <w:sz w:val="22"/>
        </w:rPr>
        <w:lastRenderedPageBreak/>
        <w:t xml:space="preserve">&lt; </w:t>
      </w:r>
      <w:r w:rsidR="00BC7B2A" w:rsidRPr="001D19F6">
        <w:rPr>
          <w:rFonts w:ascii="Arial" w:eastAsia="굴림" w:hAnsi="Arial" w:cs="Arial"/>
          <w:b/>
          <w:sz w:val="22"/>
        </w:rPr>
        <w:t>Inheritance: Receiving</w:t>
      </w:r>
      <w:r w:rsidRPr="001D19F6">
        <w:rPr>
          <w:rFonts w:ascii="Arial" w:eastAsia="굴림" w:hAnsi="Arial" w:cs="Arial"/>
          <w:b/>
          <w:sz w:val="22"/>
        </w:rPr>
        <w:t xml:space="preserve"> &gt;</w:t>
      </w:r>
    </w:p>
    <w:p w14:paraId="0A00E07C" w14:textId="77777777" w:rsidR="00451D72" w:rsidRPr="001D19F6" w:rsidRDefault="00451D72" w:rsidP="00B05F73">
      <w:pPr>
        <w:wordWrap/>
        <w:spacing w:line="276" w:lineRule="auto"/>
        <w:rPr>
          <w:rFonts w:ascii="Arial" w:eastAsia="굴림" w:hAnsi="Arial" w:cs="Arial"/>
          <w:b/>
          <w:sz w:val="22"/>
        </w:rPr>
      </w:pPr>
      <w:r w:rsidRPr="001D19F6">
        <w:rPr>
          <w:rFonts w:ascii="Arial" w:eastAsia="굴림" w:hAnsi="Arial" w:cs="Arial"/>
          <w:b/>
          <w:sz w:val="22"/>
        </w:rPr>
        <w:t>Logic</w:t>
      </w:r>
    </w:p>
    <w:p w14:paraId="5EB0BC9A" w14:textId="77777777" w:rsidR="000B0851" w:rsidRPr="001D19F6" w:rsidRDefault="00451D72" w:rsidP="00F14BA4">
      <w:pPr>
        <w:pStyle w:val="a6"/>
        <w:numPr>
          <w:ilvl w:val="0"/>
          <w:numId w:val="797"/>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0B0851" w:rsidRPr="001D19F6">
        <w:rPr>
          <w:rFonts w:ascii="Arial" w:eastAsia="굴림" w:hAnsi="Arial" w:cs="Arial"/>
          <w:b/>
          <w:sz w:val="22"/>
        </w:rPr>
        <w:t xml:space="preserve">at least one of R’s parents is alive, </w:t>
      </w:r>
      <w:r w:rsidR="007E3EC7" w:rsidRPr="001D19F6">
        <w:rPr>
          <w:rFonts w:ascii="Arial" w:eastAsia="굴림" w:hAnsi="Arial" w:cs="Arial"/>
          <w:b/>
          <w:sz w:val="22"/>
        </w:rPr>
        <w:t>ask</w:t>
      </w:r>
      <w:r w:rsidR="0028007A" w:rsidRPr="001D19F6">
        <w:rPr>
          <w:rFonts w:ascii="Arial" w:eastAsia="굴림" w:hAnsi="Arial" w:cs="Arial"/>
          <w:b/>
          <w:sz w:val="22"/>
        </w:rPr>
        <w:t xml:space="preserve"> G018</w:t>
      </w:r>
      <w:r w:rsidR="000B0851" w:rsidRPr="001D19F6">
        <w:rPr>
          <w:rFonts w:ascii="Arial" w:eastAsia="굴림" w:hAnsi="Arial" w:cs="Arial"/>
          <w:b/>
          <w:sz w:val="22"/>
        </w:rPr>
        <w:t>.</w:t>
      </w:r>
      <w:r w:rsidR="00470B22" w:rsidRPr="001D19F6">
        <w:rPr>
          <w:rFonts w:ascii="Arial" w:eastAsia="굴림" w:hAnsi="Arial" w:cs="Arial"/>
          <w:b/>
          <w:sz w:val="22"/>
        </w:rPr>
        <w:t xml:space="preserve"> Otherwise, </w:t>
      </w:r>
      <w:r w:rsidR="00D94FEB" w:rsidRPr="001D19F6">
        <w:rPr>
          <w:rFonts w:ascii="Arial" w:eastAsia="굴림" w:hAnsi="Arial" w:cs="Arial"/>
          <w:b/>
          <w:sz w:val="22"/>
        </w:rPr>
        <w:t>ask</w:t>
      </w:r>
      <w:r w:rsidR="0028007A" w:rsidRPr="001D19F6">
        <w:rPr>
          <w:rFonts w:ascii="Arial" w:eastAsia="굴림" w:hAnsi="Arial" w:cs="Arial"/>
          <w:b/>
          <w:sz w:val="22"/>
        </w:rPr>
        <w:t xml:space="preserve"> G019</w:t>
      </w:r>
      <w:r w:rsidR="000B0851" w:rsidRPr="001D19F6">
        <w:rPr>
          <w:rFonts w:ascii="Arial" w:eastAsia="굴림" w:hAnsi="Arial" w:cs="Arial"/>
          <w:b/>
          <w:sz w:val="22"/>
        </w:rPr>
        <w:t>.</w:t>
      </w:r>
    </w:p>
    <w:p w14:paraId="3D404BB1" w14:textId="77777777" w:rsidR="000B0851" w:rsidRPr="001D19F6" w:rsidRDefault="000B0851" w:rsidP="000B0851">
      <w:pPr>
        <w:wordWrap/>
        <w:spacing w:line="360" w:lineRule="auto"/>
        <w:rPr>
          <w:rFonts w:ascii="Arial" w:eastAsia="굴림" w:hAnsi="Arial" w:cs="Arial"/>
          <w:sz w:val="22"/>
        </w:rPr>
      </w:pPr>
    </w:p>
    <w:p w14:paraId="66A4A6C8" w14:textId="77777777" w:rsidR="000B0851" w:rsidRPr="00AD0010" w:rsidRDefault="0028007A" w:rsidP="000B0851">
      <w:pPr>
        <w:wordWrap/>
        <w:spacing w:line="360" w:lineRule="auto"/>
        <w:rPr>
          <w:rFonts w:ascii="Arial" w:eastAsia="굴림" w:hAnsi="Arial" w:cs="Arial"/>
          <w:color w:val="FF0000"/>
          <w:sz w:val="22"/>
        </w:rPr>
      </w:pPr>
      <w:r w:rsidRPr="001D19F6">
        <w:rPr>
          <w:rFonts w:ascii="Arial" w:eastAsia="굴림" w:hAnsi="Arial" w:cs="Arial"/>
          <w:sz w:val="22"/>
        </w:rPr>
        <w:t>G018</w:t>
      </w:r>
      <w:r w:rsidR="000B0851" w:rsidRPr="001D19F6">
        <w:rPr>
          <w:rFonts w:ascii="Arial" w:eastAsia="굴림" w:hAnsi="Arial" w:cs="Arial"/>
          <w:sz w:val="22"/>
        </w:rPr>
        <w:t xml:space="preserve">. </w:t>
      </w:r>
      <w:r w:rsidR="00D94FEB" w:rsidRPr="001D19F6">
        <w:rPr>
          <w:rFonts w:ascii="Arial" w:eastAsia="굴림" w:hAnsi="Arial" w:cs="Arial"/>
          <w:sz w:val="22"/>
        </w:rPr>
        <w:t>“</w:t>
      </w:r>
      <w:r w:rsidR="002F314E" w:rsidRPr="001D19F6">
        <w:rPr>
          <w:rFonts w:ascii="Arial" w:eastAsia="굴림" w:hAnsi="Arial" w:cs="Arial"/>
          <w:sz w:val="22"/>
        </w:rPr>
        <w:t xml:space="preserve">I am likely to </w:t>
      </w:r>
      <w:r w:rsidR="000B0851" w:rsidRPr="001D19F6">
        <w:rPr>
          <w:rFonts w:ascii="Arial" w:eastAsia="굴림" w:hAnsi="Arial" w:cs="Arial"/>
          <w:b/>
          <w:sz w:val="22"/>
          <w:u w:val="single"/>
        </w:rPr>
        <w:t>receive</w:t>
      </w:r>
      <w:r w:rsidR="000B0851" w:rsidRPr="001D19F6">
        <w:rPr>
          <w:rFonts w:ascii="Arial" w:eastAsia="굴림" w:hAnsi="Arial" w:cs="Arial"/>
          <w:sz w:val="22"/>
        </w:rPr>
        <w:t xml:space="preserve"> an inheritance totaling 10,000 MW (10,000</w:t>
      </w:r>
      <w:r w:rsidR="00EC3BE6" w:rsidRPr="001D19F6">
        <w:rPr>
          <w:rFonts w:ascii="Arial" w:eastAsia="굴림" w:hAnsi="Arial" w:cs="Arial"/>
          <w:sz w:val="22"/>
        </w:rPr>
        <w:t xml:space="preserve"> </w:t>
      </w:r>
      <w:r w:rsidR="002F314E" w:rsidRPr="001D19F6">
        <w:rPr>
          <w:rFonts w:ascii="Arial" w:eastAsia="굴림" w:hAnsi="Arial" w:cs="Arial"/>
          <w:sz w:val="22"/>
        </w:rPr>
        <w:t>Korean Won) or more.</w:t>
      </w:r>
      <w:r w:rsidR="00D94FEB"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0E9E0663"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59F2C8F"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67D44F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CC6BF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35786B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FD861C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B2C628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0CC3D9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663A95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8634BA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459836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913FD4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E8A9B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EC2D2C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31CF03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838323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EEC3A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784BA1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9E4E23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CC6751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4863CB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CD4C22D"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92A161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F82DACC"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F67C6E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B45611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FAA371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00FA29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2DCD6F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D2F9B5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667621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72B3EE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11944B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16DF2A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203BAA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41C7BD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3C906B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214234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99A317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6941F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0141AA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E4FAA4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1431F7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71AAC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5684594"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C421DEC"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3AD157D"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A10ABE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0C9EECE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7F2E75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4CA16F0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682E81B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B333F9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581A81B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0BEEC30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1BD18A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2E674CC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4BF867A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721E0924" w14:textId="77777777" w:rsidR="000B0851" w:rsidRPr="001D19F6" w:rsidRDefault="000B0851" w:rsidP="000B0851">
      <w:pPr>
        <w:wordWrap/>
        <w:spacing w:line="360" w:lineRule="auto"/>
        <w:rPr>
          <w:rFonts w:ascii="Arial" w:eastAsia="굴림" w:hAnsi="Arial" w:cs="Arial"/>
          <w:sz w:val="22"/>
        </w:rPr>
      </w:pPr>
    </w:p>
    <w:p w14:paraId="055194C8" w14:textId="77777777" w:rsidR="004135E7" w:rsidRPr="001D19F6" w:rsidRDefault="00BF0FBE" w:rsidP="00B05F73">
      <w:pPr>
        <w:wordWrap/>
        <w:spacing w:line="276" w:lineRule="auto"/>
        <w:rPr>
          <w:rFonts w:ascii="Arial" w:eastAsia="굴림" w:hAnsi="Arial" w:cs="Arial"/>
          <w:b/>
          <w:sz w:val="22"/>
        </w:rPr>
      </w:pPr>
      <w:r w:rsidRPr="001D19F6">
        <w:rPr>
          <w:rFonts w:ascii="Arial" w:eastAsia="굴림" w:hAnsi="Arial" w:cs="Arial"/>
          <w:b/>
          <w:sz w:val="22"/>
        </w:rPr>
        <w:t xml:space="preserve">&lt; </w:t>
      </w:r>
      <w:r w:rsidR="005741C4" w:rsidRPr="001D19F6">
        <w:rPr>
          <w:rFonts w:ascii="Arial" w:eastAsia="굴림" w:hAnsi="Arial" w:cs="Arial"/>
          <w:b/>
          <w:sz w:val="22"/>
        </w:rPr>
        <w:t>Work expectancy</w:t>
      </w:r>
      <w:r w:rsidRPr="001D19F6">
        <w:rPr>
          <w:rFonts w:ascii="Arial" w:eastAsia="굴림" w:hAnsi="Arial" w:cs="Arial"/>
          <w:b/>
          <w:sz w:val="22"/>
        </w:rPr>
        <w:t xml:space="preserve"> by age &gt;</w:t>
      </w:r>
    </w:p>
    <w:p w14:paraId="25C562F2" w14:textId="77777777" w:rsidR="0087497F" w:rsidRPr="001D19F6" w:rsidRDefault="0087497F" w:rsidP="00B05F73">
      <w:pPr>
        <w:wordWrap/>
        <w:spacing w:line="276" w:lineRule="auto"/>
        <w:rPr>
          <w:rFonts w:ascii="Arial" w:eastAsia="굴림" w:hAnsi="Arial" w:cs="Arial"/>
          <w:b/>
          <w:sz w:val="22"/>
        </w:rPr>
      </w:pPr>
      <w:r w:rsidRPr="001D19F6">
        <w:rPr>
          <w:rFonts w:ascii="Arial" w:eastAsia="굴림" w:hAnsi="Arial" w:cs="Arial"/>
          <w:b/>
          <w:sz w:val="22"/>
        </w:rPr>
        <w:t>Logic</w:t>
      </w:r>
    </w:p>
    <w:p w14:paraId="2071B0C9" w14:textId="77777777" w:rsidR="000B0851" w:rsidRPr="001D19F6" w:rsidRDefault="0087497F"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 xml:space="preserve">If R is aged </w:t>
      </w:r>
      <w:r w:rsidR="000B0851" w:rsidRPr="001D19F6">
        <w:rPr>
          <w:rFonts w:ascii="Arial" w:eastAsia="굴림" w:hAnsi="Arial" w:cs="Arial"/>
          <w:b/>
          <w:sz w:val="22"/>
        </w:rPr>
        <w:t xml:space="preserve">45~49 and currently working, </w:t>
      </w:r>
      <w:r w:rsidR="00D94FEB" w:rsidRPr="001D19F6">
        <w:rPr>
          <w:rFonts w:ascii="Arial" w:eastAsia="굴림" w:hAnsi="Arial" w:cs="Arial"/>
          <w:b/>
          <w:sz w:val="22"/>
        </w:rPr>
        <w:t xml:space="preserve">ask </w:t>
      </w:r>
      <w:r w:rsidR="0028007A" w:rsidRPr="001D19F6">
        <w:rPr>
          <w:rFonts w:ascii="Arial" w:eastAsia="굴림" w:hAnsi="Arial" w:cs="Arial"/>
          <w:b/>
          <w:sz w:val="22"/>
        </w:rPr>
        <w:t>G019</w:t>
      </w:r>
      <w:r w:rsidR="000B0851" w:rsidRPr="001D19F6">
        <w:rPr>
          <w:rFonts w:ascii="Arial" w:eastAsia="굴림" w:hAnsi="Arial" w:cs="Arial"/>
          <w:b/>
          <w:sz w:val="22"/>
        </w:rPr>
        <w:t>.</w:t>
      </w:r>
      <w:r w:rsidR="00470B22" w:rsidRPr="001D19F6">
        <w:rPr>
          <w:rFonts w:ascii="Arial" w:eastAsia="굴림" w:hAnsi="Arial" w:cs="Arial"/>
          <w:b/>
          <w:sz w:val="22"/>
        </w:rPr>
        <w:t xml:space="preserve"> Otherwise</w:t>
      </w:r>
      <w:r w:rsidR="000B0851" w:rsidRPr="001D19F6">
        <w:rPr>
          <w:rFonts w:ascii="Arial" w:eastAsia="굴림" w:hAnsi="Arial" w:cs="Arial"/>
          <w:b/>
          <w:sz w:val="22"/>
        </w:rPr>
        <w:t xml:space="preserve">, </w:t>
      </w:r>
      <w:r w:rsidR="00D94FEB" w:rsidRPr="001D19F6">
        <w:rPr>
          <w:rFonts w:ascii="Arial" w:eastAsia="굴림" w:hAnsi="Arial" w:cs="Arial"/>
          <w:b/>
          <w:sz w:val="22"/>
        </w:rPr>
        <w:t>ask</w:t>
      </w:r>
      <w:r w:rsidR="0028007A" w:rsidRPr="001D19F6">
        <w:rPr>
          <w:rFonts w:ascii="Arial" w:eastAsia="굴림" w:hAnsi="Arial" w:cs="Arial"/>
          <w:b/>
          <w:sz w:val="22"/>
        </w:rPr>
        <w:t xml:space="preserve"> G020</w:t>
      </w:r>
      <w:r w:rsidR="00470B22" w:rsidRPr="001D19F6">
        <w:rPr>
          <w:rFonts w:ascii="Arial" w:eastAsia="굴림" w:hAnsi="Arial" w:cs="Arial"/>
          <w:b/>
          <w:sz w:val="22"/>
        </w:rPr>
        <w:t>.</w:t>
      </w:r>
    </w:p>
    <w:p w14:paraId="4497E4D0" w14:textId="77777777" w:rsidR="000B0851" w:rsidRPr="001D19F6" w:rsidRDefault="000B0851" w:rsidP="000B0851">
      <w:pPr>
        <w:wordWrap/>
        <w:spacing w:line="360" w:lineRule="auto"/>
        <w:rPr>
          <w:rFonts w:ascii="Arial" w:eastAsia="굴림" w:hAnsi="Arial" w:cs="Arial"/>
          <w:sz w:val="22"/>
        </w:rPr>
      </w:pPr>
    </w:p>
    <w:p w14:paraId="1231D895" w14:textId="77777777" w:rsidR="00AD0010" w:rsidRPr="00AD0010"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28007A" w:rsidRPr="001D19F6">
        <w:rPr>
          <w:rFonts w:ascii="Arial" w:eastAsia="굴림" w:hAnsi="Arial" w:cs="Arial"/>
          <w:sz w:val="22"/>
        </w:rPr>
        <w:t>19</w:t>
      </w:r>
      <w:r w:rsidRPr="001D19F6">
        <w:rPr>
          <w:rFonts w:ascii="Arial" w:eastAsia="굴림" w:hAnsi="Arial" w:cs="Arial"/>
          <w:sz w:val="22"/>
        </w:rPr>
        <w:t xml:space="preserve">. </w:t>
      </w:r>
      <w:r w:rsidR="00D94FEB" w:rsidRPr="001D19F6">
        <w:rPr>
          <w:rFonts w:ascii="Arial" w:eastAsia="굴림" w:hAnsi="Arial" w:cs="Arial"/>
          <w:sz w:val="22"/>
        </w:rPr>
        <w:t>“</w:t>
      </w:r>
      <w:r w:rsidR="002F314E" w:rsidRPr="001D19F6">
        <w:rPr>
          <w:rFonts w:ascii="Arial" w:eastAsia="굴림" w:hAnsi="Arial" w:cs="Arial"/>
          <w:sz w:val="22"/>
        </w:rPr>
        <w:t xml:space="preserve">I am likely to </w:t>
      </w:r>
      <w:r w:rsidR="001C3083" w:rsidRPr="001D19F6">
        <w:rPr>
          <w:rFonts w:ascii="Arial" w:eastAsia="굴림" w:hAnsi="Arial" w:cs="Arial"/>
          <w:sz w:val="22"/>
        </w:rPr>
        <w:t xml:space="preserve">continue working </w:t>
      </w:r>
      <w:r w:rsidR="0087497F" w:rsidRPr="001D19F6">
        <w:rPr>
          <w:rFonts w:ascii="Arial" w:eastAsia="굴림" w:hAnsi="Arial" w:cs="Arial"/>
          <w:sz w:val="22"/>
        </w:rPr>
        <w:t xml:space="preserve">at </w:t>
      </w:r>
      <w:r w:rsidR="002F314E" w:rsidRPr="001D19F6">
        <w:rPr>
          <w:rFonts w:ascii="Arial" w:eastAsia="굴림" w:hAnsi="Arial" w:cs="Arial"/>
          <w:sz w:val="22"/>
        </w:rPr>
        <w:t>my</w:t>
      </w:r>
      <w:r w:rsidR="00D94FEB" w:rsidRPr="001D19F6">
        <w:rPr>
          <w:rFonts w:ascii="Arial" w:eastAsia="굴림" w:hAnsi="Arial" w:cs="Arial"/>
          <w:sz w:val="22"/>
        </w:rPr>
        <w:t xml:space="preserve"> </w:t>
      </w:r>
      <w:r w:rsidR="007C5D79" w:rsidRPr="001D19F6">
        <w:rPr>
          <w:rFonts w:ascii="Arial" w:eastAsia="굴림" w:hAnsi="Arial" w:cs="Arial"/>
          <w:sz w:val="22"/>
        </w:rPr>
        <w:t xml:space="preserve">present </w:t>
      </w:r>
      <w:r w:rsidR="0087497F" w:rsidRPr="001D19F6">
        <w:rPr>
          <w:rFonts w:ascii="Arial" w:eastAsia="굴림" w:hAnsi="Arial" w:cs="Arial"/>
          <w:sz w:val="22"/>
        </w:rPr>
        <w:t xml:space="preserve">job </w:t>
      </w:r>
      <w:r w:rsidR="001C3083" w:rsidRPr="001D19F6">
        <w:rPr>
          <w:rFonts w:ascii="Arial" w:eastAsia="굴림" w:hAnsi="Arial" w:cs="Arial"/>
          <w:sz w:val="22"/>
        </w:rPr>
        <w:t xml:space="preserve">until </w:t>
      </w:r>
      <w:r w:rsidR="0087497F" w:rsidRPr="001D19F6">
        <w:rPr>
          <w:rFonts w:ascii="Arial" w:eastAsia="굴림" w:hAnsi="Arial" w:cs="Arial"/>
          <w:sz w:val="22"/>
        </w:rPr>
        <w:t xml:space="preserve">the age of </w:t>
      </w:r>
      <w:r w:rsidRPr="001D19F6">
        <w:rPr>
          <w:rFonts w:ascii="Arial" w:eastAsia="굴림" w:hAnsi="Arial" w:cs="Arial"/>
          <w:sz w:val="22"/>
        </w:rPr>
        <w:t>55</w:t>
      </w:r>
      <w:r w:rsidR="002F314E" w:rsidRPr="001D19F6">
        <w:rPr>
          <w:rFonts w:ascii="Arial" w:eastAsia="굴림" w:hAnsi="Arial" w:cs="Arial"/>
          <w:sz w:val="22"/>
        </w:rPr>
        <w:t>.</w:t>
      </w:r>
      <w:r w:rsidR="00D94FEB"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42627796"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D4E7784"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64BBCF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29C806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8F5FBB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FC6FD6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FF3C89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663D6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F1582D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74A08F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47AE4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EF6720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F8136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B243D3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84E60F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1EBD8A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FE3331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A2CE56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76A9D9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02C10E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5915B7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46EAD22"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4F4E784"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D8D5543"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6929E04"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1C4E83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A0CEA3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C80D80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5EB6A6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35E4C5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3A435D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DB18F4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FD3914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278567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D98C8C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95B35B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B28798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ACB3E4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2203A6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96C4AF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A84DA9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5C3C70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B7130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46222A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3D8271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660E06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5A6A9415"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720CCB9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6FEC7C4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E67E69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5305F70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26E204D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47E12C6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2472873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58BA7AE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050B0BE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13D35D2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2EAA682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5BFC365" w14:textId="77777777" w:rsidR="00D94FEB" w:rsidRPr="001D19F6" w:rsidRDefault="00D94FEB">
      <w:pPr>
        <w:widowControl/>
        <w:wordWrap/>
        <w:autoSpaceDE/>
        <w:autoSpaceDN/>
        <w:jc w:val="left"/>
        <w:rPr>
          <w:rFonts w:ascii="Arial" w:eastAsia="굴림" w:hAnsi="Arial" w:cs="Arial"/>
          <w:sz w:val="22"/>
        </w:rPr>
      </w:pPr>
    </w:p>
    <w:p w14:paraId="68B7C465" w14:textId="77777777" w:rsidR="0087497F" w:rsidRPr="001D19F6" w:rsidRDefault="0087497F" w:rsidP="00B05F73">
      <w:pPr>
        <w:wordWrap/>
        <w:spacing w:line="276" w:lineRule="auto"/>
        <w:rPr>
          <w:rFonts w:ascii="Arial" w:eastAsia="굴림" w:hAnsi="Arial" w:cs="Arial"/>
          <w:b/>
          <w:sz w:val="22"/>
        </w:rPr>
      </w:pPr>
      <w:r w:rsidRPr="001D19F6">
        <w:rPr>
          <w:rFonts w:ascii="Arial" w:eastAsia="굴림" w:hAnsi="Arial" w:cs="Arial"/>
          <w:b/>
          <w:sz w:val="22"/>
        </w:rPr>
        <w:t>Logic</w:t>
      </w:r>
    </w:p>
    <w:p w14:paraId="6CF63433" w14:textId="77777777" w:rsidR="000B0851" w:rsidRPr="001D19F6" w:rsidRDefault="0087497F"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w:t>
      </w:r>
      <w:r w:rsidR="000B0851" w:rsidRPr="001D19F6">
        <w:rPr>
          <w:rFonts w:ascii="Arial" w:eastAsia="굴림" w:hAnsi="Arial" w:cs="Arial"/>
          <w:b/>
          <w:sz w:val="22"/>
        </w:rPr>
        <w:t>f R</w:t>
      </w:r>
      <w:r w:rsidR="00D94FEB" w:rsidRPr="001D19F6">
        <w:rPr>
          <w:rFonts w:ascii="Arial" w:eastAsia="굴림" w:hAnsi="Arial" w:cs="Arial"/>
          <w:b/>
          <w:sz w:val="22"/>
        </w:rPr>
        <w:t xml:space="preserve"> </w:t>
      </w:r>
      <w:r w:rsidRPr="001D19F6">
        <w:rPr>
          <w:rFonts w:ascii="Arial" w:eastAsia="굴림" w:hAnsi="Arial" w:cs="Arial"/>
          <w:b/>
          <w:sz w:val="22"/>
        </w:rPr>
        <w:t>is aged</w:t>
      </w:r>
      <w:r w:rsidR="000B0851" w:rsidRPr="001D19F6">
        <w:rPr>
          <w:rFonts w:ascii="Arial" w:eastAsia="굴림" w:hAnsi="Arial" w:cs="Arial"/>
          <w:b/>
          <w:sz w:val="22"/>
        </w:rPr>
        <w:t xml:space="preserve"> 50~54 and currently working,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28007A" w:rsidRPr="001D19F6">
        <w:rPr>
          <w:rFonts w:ascii="Arial" w:eastAsia="굴림" w:hAnsi="Arial" w:cs="Arial"/>
          <w:b/>
          <w:sz w:val="22"/>
        </w:rPr>
        <w:t>20</w:t>
      </w:r>
      <w:r w:rsidR="000B0851" w:rsidRPr="001D19F6">
        <w:rPr>
          <w:rFonts w:ascii="Arial" w:eastAsia="굴림" w:hAnsi="Arial" w:cs="Arial"/>
          <w:b/>
          <w:sz w:val="22"/>
        </w:rPr>
        <w:t xml:space="preserve">. Otherwise,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28007A" w:rsidRPr="001D19F6">
        <w:rPr>
          <w:rFonts w:ascii="Arial" w:eastAsia="굴림" w:hAnsi="Arial" w:cs="Arial"/>
          <w:b/>
          <w:sz w:val="22"/>
        </w:rPr>
        <w:t>21</w:t>
      </w:r>
      <w:r w:rsidR="000B0851" w:rsidRPr="001D19F6">
        <w:rPr>
          <w:rFonts w:ascii="Arial" w:eastAsia="굴림" w:hAnsi="Arial" w:cs="Arial"/>
          <w:b/>
          <w:sz w:val="22"/>
        </w:rPr>
        <w:t>.</w:t>
      </w:r>
    </w:p>
    <w:p w14:paraId="3C3D7CBE" w14:textId="77777777" w:rsidR="000B0851" w:rsidRPr="001D19F6" w:rsidRDefault="000B0851" w:rsidP="000B0851">
      <w:pPr>
        <w:wordWrap/>
        <w:spacing w:line="360" w:lineRule="auto"/>
        <w:rPr>
          <w:rFonts w:ascii="Arial" w:eastAsia="굴림" w:hAnsi="Arial" w:cs="Arial"/>
          <w:sz w:val="22"/>
        </w:rPr>
      </w:pPr>
    </w:p>
    <w:p w14:paraId="1DE75460" w14:textId="77777777" w:rsidR="006C12E9" w:rsidRDefault="0028007A" w:rsidP="000B0851">
      <w:pPr>
        <w:wordWrap/>
        <w:spacing w:line="360" w:lineRule="auto"/>
        <w:rPr>
          <w:rFonts w:ascii="Arial" w:eastAsia="굴림" w:hAnsi="Arial" w:cs="Arial"/>
          <w:sz w:val="22"/>
        </w:rPr>
      </w:pPr>
      <w:r w:rsidRPr="001D19F6">
        <w:rPr>
          <w:rFonts w:ascii="Arial" w:eastAsia="굴림" w:hAnsi="Arial" w:cs="Arial"/>
          <w:sz w:val="22"/>
        </w:rPr>
        <w:t>G020</w:t>
      </w:r>
      <w:r w:rsidR="000B0851" w:rsidRPr="001D19F6">
        <w:rPr>
          <w:rFonts w:ascii="Arial" w:eastAsia="굴림" w:hAnsi="Arial" w:cs="Arial"/>
          <w:sz w:val="22"/>
        </w:rPr>
        <w:t xml:space="preserve">. </w:t>
      </w:r>
      <w:r w:rsidR="00D94FEB" w:rsidRPr="001D19F6">
        <w:rPr>
          <w:rFonts w:ascii="Arial" w:eastAsia="굴림" w:hAnsi="Arial" w:cs="Arial"/>
          <w:sz w:val="22"/>
        </w:rPr>
        <w:t>“</w:t>
      </w:r>
      <w:r w:rsidR="006C12E9" w:rsidRPr="001D19F6">
        <w:rPr>
          <w:rFonts w:ascii="Arial" w:eastAsia="굴림" w:hAnsi="Arial" w:cs="Arial"/>
          <w:sz w:val="22"/>
        </w:rPr>
        <w:t xml:space="preserve">I am likely to </w:t>
      </w:r>
      <w:r w:rsidR="001C3083" w:rsidRPr="001D19F6">
        <w:rPr>
          <w:rFonts w:ascii="Arial" w:eastAsia="굴림" w:hAnsi="Arial" w:cs="Arial"/>
          <w:sz w:val="22"/>
        </w:rPr>
        <w:t>continue working at</w:t>
      </w:r>
      <w:r w:rsidR="006C12E9" w:rsidRPr="001D19F6">
        <w:rPr>
          <w:rFonts w:ascii="Arial" w:eastAsia="굴림" w:hAnsi="Arial" w:cs="Arial"/>
          <w:sz w:val="22"/>
        </w:rPr>
        <w:t xml:space="preserve"> my</w:t>
      </w:r>
      <w:r w:rsidR="00D94FEB" w:rsidRPr="001D19F6">
        <w:rPr>
          <w:rFonts w:ascii="Arial" w:eastAsia="굴림" w:hAnsi="Arial" w:cs="Arial"/>
          <w:sz w:val="22"/>
        </w:rPr>
        <w:t xml:space="preserve"> </w:t>
      </w:r>
      <w:r w:rsidR="007C5D79" w:rsidRPr="001D19F6">
        <w:rPr>
          <w:rFonts w:ascii="Arial" w:eastAsia="굴림" w:hAnsi="Arial" w:cs="Arial"/>
          <w:sz w:val="22"/>
        </w:rPr>
        <w:t xml:space="preserve">present </w:t>
      </w:r>
      <w:r w:rsidR="0087497F" w:rsidRPr="001D19F6">
        <w:rPr>
          <w:rFonts w:ascii="Arial" w:eastAsia="굴림" w:hAnsi="Arial" w:cs="Arial"/>
          <w:sz w:val="22"/>
        </w:rPr>
        <w:t xml:space="preserve">job </w:t>
      </w:r>
      <w:r w:rsidR="001C3083" w:rsidRPr="001D19F6">
        <w:rPr>
          <w:rFonts w:ascii="Arial" w:eastAsia="굴림" w:hAnsi="Arial" w:cs="Arial"/>
          <w:sz w:val="22"/>
        </w:rPr>
        <w:t>until</w:t>
      </w:r>
      <w:r w:rsidR="00D94FEB" w:rsidRPr="001D19F6">
        <w:rPr>
          <w:rFonts w:ascii="Arial" w:eastAsia="굴림" w:hAnsi="Arial" w:cs="Arial"/>
          <w:sz w:val="22"/>
        </w:rPr>
        <w:t xml:space="preserve"> </w:t>
      </w:r>
      <w:r w:rsidR="0087497F" w:rsidRPr="001D19F6">
        <w:rPr>
          <w:rFonts w:ascii="Arial" w:eastAsia="굴림" w:hAnsi="Arial" w:cs="Arial"/>
          <w:sz w:val="22"/>
        </w:rPr>
        <w:t xml:space="preserve">the </w:t>
      </w:r>
      <w:r w:rsidR="000B0851" w:rsidRPr="001D19F6">
        <w:rPr>
          <w:rFonts w:ascii="Arial" w:eastAsia="굴림" w:hAnsi="Arial" w:cs="Arial"/>
          <w:sz w:val="22"/>
        </w:rPr>
        <w:t xml:space="preserve">age </w:t>
      </w:r>
      <w:r w:rsidR="0087497F" w:rsidRPr="001D19F6">
        <w:rPr>
          <w:rFonts w:ascii="Arial" w:eastAsia="굴림" w:hAnsi="Arial" w:cs="Arial"/>
          <w:sz w:val="22"/>
        </w:rPr>
        <w:t xml:space="preserve">of </w:t>
      </w:r>
      <w:r w:rsidR="006C12E9" w:rsidRPr="001D19F6">
        <w:rPr>
          <w:rFonts w:ascii="Arial" w:eastAsia="굴림" w:hAnsi="Arial" w:cs="Arial"/>
          <w:sz w:val="22"/>
        </w:rPr>
        <w:t>60.</w:t>
      </w:r>
      <w:r w:rsidR="00D94FEB" w:rsidRPr="001D19F6">
        <w:rPr>
          <w:rFonts w:ascii="Arial" w:eastAsia="굴림" w:hAnsi="Arial" w:cs="Arial"/>
          <w:sz w:val="22"/>
        </w:rPr>
        <w:t>”</w:t>
      </w:r>
    </w:p>
    <w:p w14:paraId="4E9CA810" w14:textId="77777777" w:rsidR="00AD0010" w:rsidRPr="00AD0010" w:rsidRDefault="00AD0010" w:rsidP="000B0851">
      <w:pPr>
        <w:wordWrap/>
        <w:spacing w:line="360" w:lineRule="auto"/>
        <w:rPr>
          <w:rFonts w:ascii="Arial" w:eastAsia="굴림" w:hAnsi="Arial" w:cs="Arial"/>
          <w:sz w:val="22"/>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67B20C32"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6AE848B3"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C39E18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38DE47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5827CC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9F9A61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965015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F149A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DA3B72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B730E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ADD16C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BF443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AA95B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E37B04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9720A8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709BCA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B95FDC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436536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2962A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5BAF6F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A1281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18BC356"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29D190F0"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0E5D7142"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48ABF2B"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9D4A8C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E5B405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DC135D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83B049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B2B26D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17EAD3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3C9363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32684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DD816E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5F3A0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E5A1BB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1E52E3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02BCB4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B232D7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F939BD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CCFA6F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544E2E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EC10F3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72328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088A9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1BA2D01"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8793359"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31CEA80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6011C19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243D2AB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599C1B9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54DB9F1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0873EFE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62C75EF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593E33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58127A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26DBD82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AFF8AB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7CB39EE4" w14:textId="77777777" w:rsidR="0028007A" w:rsidRPr="001D19F6" w:rsidRDefault="0028007A" w:rsidP="0028007A">
      <w:pPr>
        <w:wordWrap/>
        <w:spacing w:line="276" w:lineRule="auto"/>
        <w:rPr>
          <w:rFonts w:ascii="Arial" w:eastAsia="굴림" w:hAnsi="Arial" w:cs="Arial"/>
          <w:b/>
          <w:sz w:val="22"/>
        </w:rPr>
      </w:pPr>
    </w:p>
    <w:p w14:paraId="11E38E90" w14:textId="77777777" w:rsidR="0028007A" w:rsidRPr="001D19F6" w:rsidRDefault="0028007A" w:rsidP="0028007A">
      <w:pPr>
        <w:wordWrap/>
        <w:spacing w:line="276" w:lineRule="auto"/>
        <w:rPr>
          <w:rFonts w:ascii="Arial" w:eastAsia="굴림" w:hAnsi="Arial" w:cs="Arial"/>
          <w:b/>
          <w:sz w:val="22"/>
        </w:rPr>
      </w:pPr>
      <w:r w:rsidRPr="001D19F6">
        <w:rPr>
          <w:rFonts w:ascii="Arial" w:eastAsia="굴림" w:hAnsi="Arial" w:cs="Arial"/>
          <w:b/>
          <w:sz w:val="22"/>
        </w:rPr>
        <w:t>Logic</w:t>
      </w:r>
    </w:p>
    <w:p w14:paraId="61E0D5FE" w14:textId="77777777" w:rsidR="0028007A" w:rsidRPr="001D19F6" w:rsidRDefault="0028007A"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If R is aged 55~59 and currently working, ask G021. Otherwise, ask G022.</w:t>
      </w:r>
    </w:p>
    <w:p w14:paraId="097E6D82" w14:textId="77777777" w:rsidR="0028007A" w:rsidRPr="001D19F6" w:rsidRDefault="0028007A" w:rsidP="0028007A">
      <w:pPr>
        <w:wordWrap/>
        <w:spacing w:line="360" w:lineRule="auto"/>
        <w:rPr>
          <w:rFonts w:ascii="Arial" w:eastAsia="굴림" w:hAnsi="Arial" w:cs="Arial"/>
          <w:sz w:val="22"/>
        </w:rPr>
      </w:pPr>
    </w:p>
    <w:p w14:paraId="523BCDD8" w14:textId="77777777" w:rsidR="0028007A" w:rsidRPr="001D19F6" w:rsidRDefault="0028007A" w:rsidP="0028007A">
      <w:pPr>
        <w:wordWrap/>
        <w:spacing w:line="360" w:lineRule="auto"/>
        <w:rPr>
          <w:rFonts w:ascii="Arial" w:eastAsia="굴림" w:hAnsi="Arial" w:cs="Arial"/>
          <w:sz w:val="22"/>
        </w:rPr>
      </w:pPr>
      <w:r w:rsidRPr="001D19F6">
        <w:rPr>
          <w:rFonts w:ascii="Arial" w:eastAsia="굴림" w:hAnsi="Arial" w:cs="Arial"/>
          <w:sz w:val="22"/>
        </w:rPr>
        <w:t xml:space="preserve">G021. “I am likely to continue working at my present job </w:t>
      </w:r>
      <w:r w:rsidR="003A4461" w:rsidRPr="001D19F6">
        <w:rPr>
          <w:rFonts w:ascii="Arial" w:eastAsia="굴림" w:hAnsi="Arial" w:cs="Arial"/>
          <w:sz w:val="22"/>
        </w:rPr>
        <w:t>until the age of 65</w:t>
      </w:r>
      <w:r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6F9164BE" w14:textId="77777777" w:rsidTr="003A4461">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B54CB75" w14:textId="77777777" w:rsidR="0028007A" w:rsidRPr="001D19F6" w:rsidRDefault="0028007A" w:rsidP="003A4461">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F0E283C"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D2A72BE"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080C0E9"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67574FA"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15557D"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47D7EDE"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D78D80D"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005368D"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30A922C"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7965861"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DC97C80"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5B9E643"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7C34ED0"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AB35D6D"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E13EC99"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D6886CC"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E07F216"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1DF15C1"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65245D6"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D4DE97A" w14:textId="77777777" w:rsidR="0028007A" w:rsidRPr="001D19F6" w:rsidRDefault="0028007A" w:rsidP="003A4461">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102B2C7" w14:textId="77777777" w:rsidR="0028007A" w:rsidRPr="001D19F6" w:rsidRDefault="0028007A" w:rsidP="003A4461">
            <w:pPr>
              <w:widowControl/>
              <w:wordWrap/>
              <w:autoSpaceDE/>
              <w:autoSpaceDN/>
              <w:jc w:val="left"/>
              <w:rPr>
                <w:rFonts w:ascii="Arial" w:eastAsia="굴림" w:hAnsi="Arial" w:cs="Arial"/>
                <w:kern w:val="0"/>
                <w:sz w:val="22"/>
              </w:rPr>
            </w:pPr>
          </w:p>
        </w:tc>
      </w:tr>
      <w:tr w:rsidR="00D063AA" w:rsidRPr="001D19F6" w14:paraId="3A0DBF07" w14:textId="77777777" w:rsidTr="003A4461">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7D2AECE" w14:textId="77777777" w:rsidR="0028007A" w:rsidRPr="001D19F6" w:rsidRDefault="0028007A" w:rsidP="003A4461">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888F053"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87871AD"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FADC54D"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76F171"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19470E"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2C7B71B"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2C86A8A"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AC00E7"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AAB96C6"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3C429AF"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77FECE0"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1AF2019"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66F26EF"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135A672"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23F3490"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D04749"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A4BA697"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342DE6C" w14:textId="77777777" w:rsidR="0028007A" w:rsidRPr="001D19F6" w:rsidRDefault="0028007A" w:rsidP="003A4461">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75BC0D4" w14:textId="77777777" w:rsidR="0028007A" w:rsidRPr="001D19F6" w:rsidRDefault="0028007A" w:rsidP="003A4461">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6017EED" w14:textId="77777777" w:rsidR="0028007A" w:rsidRPr="001D19F6" w:rsidRDefault="0028007A" w:rsidP="003A4461">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26F11E1" w14:textId="77777777" w:rsidR="0028007A" w:rsidRPr="001D19F6" w:rsidRDefault="0028007A" w:rsidP="003A4461">
            <w:pPr>
              <w:widowControl/>
              <w:wordWrap/>
              <w:autoSpaceDE/>
              <w:autoSpaceDN/>
              <w:jc w:val="left"/>
              <w:rPr>
                <w:rFonts w:ascii="Arial" w:eastAsia="굴림" w:hAnsi="Arial" w:cs="Arial"/>
                <w:kern w:val="0"/>
                <w:sz w:val="22"/>
              </w:rPr>
            </w:pPr>
          </w:p>
        </w:tc>
      </w:tr>
      <w:tr w:rsidR="00D063AA" w:rsidRPr="001D19F6" w14:paraId="179F17D0" w14:textId="77777777" w:rsidTr="003A4461">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3C6644A9"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3A64EE6C"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D1B75B5"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317F7DBE"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0307A577"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76365A0"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1B3E8917"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491DF94B"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1DF18618"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55B20402"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2950B0E5" w14:textId="77777777" w:rsidR="0028007A" w:rsidRPr="001D19F6" w:rsidRDefault="0028007A" w:rsidP="003A4461">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D613923" w14:textId="77777777" w:rsidR="00D94FEB" w:rsidRPr="001D19F6" w:rsidRDefault="00D94FEB" w:rsidP="000B0851">
      <w:pPr>
        <w:wordWrap/>
        <w:spacing w:line="360" w:lineRule="auto"/>
        <w:rPr>
          <w:rFonts w:ascii="Arial" w:eastAsia="굴림" w:hAnsi="Arial" w:cs="Arial"/>
          <w:b/>
          <w:sz w:val="22"/>
        </w:rPr>
      </w:pPr>
    </w:p>
    <w:p w14:paraId="25D9E4DC" w14:textId="77777777" w:rsidR="0087497F" w:rsidRPr="001D19F6" w:rsidRDefault="0087497F" w:rsidP="00B05F73">
      <w:pPr>
        <w:wordWrap/>
        <w:spacing w:line="276" w:lineRule="auto"/>
        <w:rPr>
          <w:rFonts w:ascii="Arial" w:eastAsia="굴림" w:hAnsi="Arial" w:cs="Arial"/>
          <w:b/>
          <w:sz w:val="22"/>
        </w:rPr>
      </w:pPr>
      <w:r w:rsidRPr="001D19F6">
        <w:rPr>
          <w:rFonts w:ascii="Arial" w:eastAsia="굴림" w:hAnsi="Arial" w:cs="Arial"/>
          <w:b/>
          <w:sz w:val="22"/>
        </w:rPr>
        <w:t>Logic</w:t>
      </w:r>
    </w:p>
    <w:p w14:paraId="332D8A0A" w14:textId="77777777" w:rsidR="000B0851" w:rsidRPr="001D19F6" w:rsidRDefault="0087497F"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0B0851" w:rsidRPr="001D19F6">
        <w:rPr>
          <w:rFonts w:ascii="Arial" w:eastAsia="굴림" w:hAnsi="Arial" w:cs="Arial"/>
          <w:b/>
          <w:sz w:val="22"/>
        </w:rPr>
        <w:t>R is</w:t>
      </w:r>
      <w:r w:rsidRPr="001D19F6">
        <w:rPr>
          <w:rFonts w:ascii="Arial" w:eastAsia="굴림" w:hAnsi="Arial" w:cs="Arial"/>
          <w:b/>
          <w:sz w:val="22"/>
        </w:rPr>
        <w:t xml:space="preserve"> aged </w:t>
      </w:r>
      <w:r w:rsidR="003A4461" w:rsidRPr="001D19F6">
        <w:rPr>
          <w:rFonts w:ascii="Arial" w:eastAsia="굴림" w:hAnsi="Arial" w:cs="Arial"/>
          <w:b/>
          <w:sz w:val="22"/>
        </w:rPr>
        <w:t>60</w:t>
      </w:r>
      <w:r w:rsidR="00D94FEB" w:rsidRPr="001D19F6">
        <w:rPr>
          <w:rFonts w:ascii="Arial" w:eastAsia="굴림" w:hAnsi="Arial" w:cs="Arial"/>
          <w:b/>
          <w:sz w:val="22"/>
        </w:rPr>
        <w:t xml:space="preserve"> </w:t>
      </w:r>
      <w:r w:rsidR="005B31AB" w:rsidRPr="001D19F6">
        <w:rPr>
          <w:rFonts w:ascii="Arial" w:eastAsia="굴림" w:hAnsi="Arial" w:cs="Arial"/>
          <w:b/>
          <w:sz w:val="22"/>
        </w:rPr>
        <w:t xml:space="preserve">or over </w:t>
      </w:r>
      <w:r w:rsidR="000B0851" w:rsidRPr="001D19F6">
        <w:rPr>
          <w:rFonts w:ascii="Arial" w:eastAsia="굴림" w:hAnsi="Arial" w:cs="Arial"/>
          <w:b/>
          <w:sz w:val="22"/>
        </w:rPr>
        <w:t xml:space="preserve">and currently working,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3A4461" w:rsidRPr="001D19F6">
        <w:rPr>
          <w:rFonts w:ascii="Arial" w:eastAsia="굴림" w:hAnsi="Arial" w:cs="Arial"/>
          <w:b/>
          <w:sz w:val="22"/>
        </w:rPr>
        <w:t>22</w:t>
      </w:r>
      <w:r w:rsidR="000B0851" w:rsidRPr="001D19F6">
        <w:rPr>
          <w:rFonts w:ascii="Arial" w:eastAsia="굴림" w:hAnsi="Arial" w:cs="Arial"/>
          <w:b/>
          <w:sz w:val="22"/>
        </w:rPr>
        <w:t xml:space="preserve">. Otherwise,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3A4461" w:rsidRPr="001D19F6">
        <w:rPr>
          <w:rFonts w:ascii="Arial" w:eastAsia="굴림" w:hAnsi="Arial" w:cs="Arial"/>
          <w:b/>
          <w:sz w:val="22"/>
        </w:rPr>
        <w:t>23</w:t>
      </w:r>
      <w:r w:rsidR="000B0851" w:rsidRPr="001D19F6">
        <w:rPr>
          <w:rFonts w:ascii="Arial" w:eastAsia="굴림" w:hAnsi="Arial" w:cs="Arial"/>
          <w:b/>
          <w:sz w:val="22"/>
        </w:rPr>
        <w:t>.</w:t>
      </w:r>
    </w:p>
    <w:p w14:paraId="75156B5C" w14:textId="77777777" w:rsidR="000B0851" w:rsidRPr="001D19F6" w:rsidRDefault="000B0851" w:rsidP="000B0851">
      <w:pPr>
        <w:wordWrap/>
        <w:spacing w:line="360" w:lineRule="auto"/>
        <w:rPr>
          <w:rFonts w:ascii="Arial" w:eastAsia="굴림" w:hAnsi="Arial" w:cs="Arial"/>
          <w:sz w:val="22"/>
        </w:rPr>
      </w:pPr>
    </w:p>
    <w:p w14:paraId="51C49E6F"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22</w:t>
      </w:r>
      <w:r w:rsidRPr="001D19F6">
        <w:rPr>
          <w:rFonts w:ascii="Arial" w:eastAsia="굴림" w:hAnsi="Arial" w:cs="Arial"/>
          <w:sz w:val="22"/>
        </w:rPr>
        <w:t xml:space="preserve">. </w:t>
      </w:r>
      <w:r w:rsidR="00D94FEB" w:rsidRPr="001D19F6">
        <w:rPr>
          <w:rFonts w:ascii="Arial" w:eastAsia="굴림" w:hAnsi="Arial" w:cs="Arial"/>
          <w:sz w:val="22"/>
        </w:rPr>
        <w:t>“</w:t>
      </w:r>
      <w:r w:rsidR="006C12E9" w:rsidRPr="001D19F6">
        <w:rPr>
          <w:rFonts w:ascii="Arial" w:eastAsia="굴림" w:hAnsi="Arial" w:cs="Arial"/>
          <w:sz w:val="22"/>
        </w:rPr>
        <w:t xml:space="preserve">I am likely to </w:t>
      </w:r>
      <w:r w:rsidR="00545390" w:rsidRPr="001D19F6">
        <w:rPr>
          <w:rFonts w:ascii="Arial" w:eastAsia="굴림" w:hAnsi="Arial" w:cs="Arial"/>
          <w:sz w:val="22"/>
        </w:rPr>
        <w:t>continue</w:t>
      </w:r>
      <w:r w:rsidRPr="001D19F6">
        <w:rPr>
          <w:rFonts w:ascii="Arial" w:eastAsia="굴림" w:hAnsi="Arial" w:cs="Arial"/>
          <w:sz w:val="22"/>
        </w:rPr>
        <w:t xml:space="preserve"> working </w:t>
      </w:r>
      <w:r w:rsidR="006C12E9" w:rsidRPr="001D19F6">
        <w:rPr>
          <w:rFonts w:ascii="Arial" w:eastAsia="굴림" w:hAnsi="Arial" w:cs="Arial"/>
          <w:sz w:val="22"/>
        </w:rPr>
        <w:t>at my</w:t>
      </w:r>
      <w:r w:rsidR="007C5D79" w:rsidRPr="001D19F6">
        <w:rPr>
          <w:rFonts w:ascii="Arial" w:eastAsia="굴림" w:hAnsi="Arial" w:cs="Arial"/>
          <w:sz w:val="22"/>
        </w:rPr>
        <w:t xml:space="preserve"> present </w:t>
      </w:r>
      <w:r w:rsidRPr="001D19F6">
        <w:rPr>
          <w:rFonts w:ascii="Arial" w:eastAsia="굴림" w:hAnsi="Arial" w:cs="Arial"/>
          <w:sz w:val="22"/>
        </w:rPr>
        <w:t>job for the next 5</w:t>
      </w:r>
      <w:r w:rsidR="00545390" w:rsidRPr="001D19F6">
        <w:rPr>
          <w:rFonts w:ascii="Arial" w:eastAsia="굴림" w:hAnsi="Arial" w:cs="Arial"/>
          <w:sz w:val="22"/>
        </w:rPr>
        <w:t xml:space="preserve"> </w:t>
      </w:r>
      <w:r w:rsidR="006C12E9" w:rsidRPr="001D19F6">
        <w:rPr>
          <w:rFonts w:ascii="Arial" w:eastAsia="굴림" w:hAnsi="Arial" w:cs="Arial"/>
          <w:sz w:val="22"/>
        </w:rPr>
        <w:t>years.</w:t>
      </w:r>
      <w:r w:rsidR="00D94FEB"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44F20304"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EFEE575"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3B5B13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C5D553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99FF1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5DBB10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8224E2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71DF3E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21EF5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7E8502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6569BD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3A5542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8996BB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0C5999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7A19DA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29F6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AD5BC0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49BC57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6F34D6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ED6D3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582C58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4E1500B"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2C89B13"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D79C7C0"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36A858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90393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FEF07C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0097A2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6A06B2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33CC05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CAABFE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D90470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300954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86AB8A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13BAB6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92C41A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1DE66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C0E178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3A8B11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99FA30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C3E99F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8A6533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FD2D8F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6DB5FB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8F3C85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B59C22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4420B7A"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43F1077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lastRenderedPageBreak/>
              <w:t>0</w:t>
            </w:r>
          </w:p>
        </w:tc>
        <w:tc>
          <w:tcPr>
            <w:tcW w:w="886" w:type="dxa"/>
            <w:gridSpan w:val="2"/>
            <w:tcBorders>
              <w:top w:val="nil"/>
              <w:left w:val="nil"/>
              <w:bottom w:val="nil"/>
              <w:right w:val="nil"/>
            </w:tcBorders>
            <w:tcMar>
              <w:top w:w="28" w:type="dxa"/>
              <w:left w:w="28" w:type="dxa"/>
              <w:bottom w:w="28" w:type="dxa"/>
              <w:right w:w="28" w:type="dxa"/>
            </w:tcMar>
            <w:hideMark/>
          </w:tcPr>
          <w:p w14:paraId="10B722B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CBC785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4561669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44AA7A0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B18A5C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5B9C9C7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222B143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9B24D8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8560B7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801B32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4BEFEEB" w14:textId="77777777" w:rsidR="004135E7" w:rsidRPr="001D19F6" w:rsidRDefault="004135E7" w:rsidP="000B0851">
      <w:pPr>
        <w:wordWrap/>
        <w:spacing w:line="360" w:lineRule="auto"/>
        <w:rPr>
          <w:rFonts w:ascii="Arial" w:eastAsia="굴림" w:hAnsi="Arial" w:cs="Arial"/>
          <w:b/>
          <w:sz w:val="22"/>
        </w:rPr>
      </w:pPr>
    </w:p>
    <w:p w14:paraId="6E464EAA"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1A44D309" w14:textId="77777777" w:rsidR="000B0851" w:rsidRPr="001D19F6" w:rsidRDefault="007C5D79"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w:t>
      </w:r>
      <w:r w:rsidR="000B0851" w:rsidRPr="001D19F6">
        <w:rPr>
          <w:rFonts w:ascii="Arial" w:eastAsia="굴림" w:hAnsi="Arial" w:cs="Arial"/>
          <w:b/>
          <w:sz w:val="22"/>
        </w:rPr>
        <w:t xml:space="preserve">f R is not currently working,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3A4461" w:rsidRPr="001D19F6">
        <w:rPr>
          <w:rFonts w:ascii="Arial" w:eastAsia="굴림" w:hAnsi="Arial" w:cs="Arial"/>
          <w:b/>
          <w:sz w:val="22"/>
        </w:rPr>
        <w:t>23</w:t>
      </w:r>
      <w:r w:rsidR="000B0851" w:rsidRPr="001D19F6">
        <w:rPr>
          <w:rFonts w:ascii="Arial" w:eastAsia="굴림" w:hAnsi="Arial" w:cs="Arial"/>
          <w:b/>
          <w:sz w:val="22"/>
        </w:rPr>
        <w:t xml:space="preserve">. Otherwise, </w:t>
      </w:r>
      <w:r w:rsidR="00D94FEB" w:rsidRPr="001D19F6">
        <w:rPr>
          <w:rFonts w:ascii="Arial" w:eastAsia="굴림" w:hAnsi="Arial" w:cs="Arial"/>
          <w:b/>
          <w:sz w:val="22"/>
        </w:rPr>
        <w:t>ask</w:t>
      </w:r>
      <w:r w:rsidR="000B0851" w:rsidRPr="001D19F6">
        <w:rPr>
          <w:rFonts w:ascii="Arial" w:eastAsia="굴림" w:hAnsi="Arial" w:cs="Arial"/>
          <w:b/>
          <w:sz w:val="22"/>
        </w:rPr>
        <w:t xml:space="preserve"> G0</w:t>
      </w:r>
      <w:r w:rsidR="003A4461" w:rsidRPr="001D19F6">
        <w:rPr>
          <w:rFonts w:ascii="Arial" w:eastAsia="굴림" w:hAnsi="Arial" w:cs="Arial"/>
          <w:b/>
          <w:sz w:val="22"/>
        </w:rPr>
        <w:t>24</w:t>
      </w:r>
      <w:r w:rsidR="000B0851" w:rsidRPr="001D19F6">
        <w:rPr>
          <w:rFonts w:ascii="Arial" w:eastAsia="굴림" w:hAnsi="Arial" w:cs="Arial"/>
          <w:b/>
          <w:sz w:val="22"/>
        </w:rPr>
        <w:t>.</w:t>
      </w:r>
    </w:p>
    <w:p w14:paraId="5D60BCBC" w14:textId="77777777" w:rsidR="000B0851" w:rsidRPr="001D19F6" w:rsidRDefault="000B0851" w:rsidP="000B0851">
      <w:pPr>
        <w:wordWrap/>
        <w:spacing w:line="360" w:lineRule="auto"/>
        <w:rPr>
          <w:rFonts w:ascii="Arial" w:eastAsia="굴림" w:hAnsi="Arial" w:cs="Arial"/>
          <w:sz w:val="22"/>
        </w:rPr>
      </w:pPr>
    </w:p>
    <w:p w14:paraId="6335688A"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23</w:t>
      </w:r>
      <w:r w:rsidRPr="001D19F6">
        <w:rPr>
          <w:rFonts w:ascii="Arial" w:eastAsia="굴림" w:hAnsi="Arial" w:cs="Arial"/>
          <w:sz w:val="22"/>
        </w:rPr>
        <w:t xml:space="preserve">. </w:t>
      </w:r>
      <w:r w:rsidR="00D94FEB" w:rsidRPr="001D19F6">
        <w:rPr>
          <w:rFonts w:ascii="Arial" w:eastAsia="굴림" w:hAnsi="Arial" w:cs="Arial"/>
          <w:sz w:val="22"/>
        </w:rPr>
        <w:t>“</w:t>
      </w:r>
      <w:r w:rsidR="006C12E9" w:rsidRPr="001D19F6">
        <w:rPr>
          <w:rFonts w:ascii="Arial" w:eastAsia="굴림" w:hAnsi="Arial" w:cs="Arial"/>
          <w:sz w:val="22"/>
        </w:rPr>
        <w:t xml:space="preserve">I am likely to </w:t>
      </w:r>
      <w:r w:rsidR="00F26E50" w:rsidRPr="001D19F6">
        <w:rPr>
          <w:rFonts w:ascii="Arial" w:eastAsia="굴림" w:hAnsi="Arial" w:cs="Arial"/>
          <w:sz w:val="22"/>
        </w:rPr>
        <w:t xml:space="preserve">work </w:t>
      </w:r>
      <w:r w:rsidRPr="001D19F6">
        <w:rPr>
          <w:rFonts w:ascii="Arial" w:eastAsia="굴림" w:hAnsi="Arial" w:cs="Arial"/>
          <w:sz w:val="22"/>
        </w:rPr>
        <w:t>for</w:t>
      </w:r>
      <w:r w:rsidR="006C12E9" w:rsidRPr="001D19F6">
        <w:rPr>
          <w:rFonts w:ascii="Arial" w:eastAsia="굴림" w:hAnsi="Arial" w:cs="Arial"/>
          <w:sz w:val="22"/>
        </w:rPr>
        <w:t xml:space="preserve"> pay at some time in the future.</w:t>
      </w:r>
      <w:r w:rsidR="00D94FEB"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2255DD4D"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2F853B9"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BB08EA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F5DDAE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EA3FD9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444D86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2FEBE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97A8F2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DD2C3E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9B1688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602E7B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88042E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B946A1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7B604A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CDCC1C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C038E1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F6FFB0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5FE052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D175E5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48AEE8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0EE3A8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E47A2A2"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D370208"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283BA858"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3179821"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B341CE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46A25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5CFA3B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C7E2A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44F8F6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3CBDE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44F1B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E6330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40C30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286A67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2AC91E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166E63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39AEA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18A4E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17A6EE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0FE91D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12D451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0C12DE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E099C2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1B768D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43DF70F"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F366334"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3B6086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496D441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7FDA721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A58FB2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42A81CF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466B740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234E79D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4A53CB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221826B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1392A86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7C525FE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6488C1F1" w14:textId="77777777" w:rsidR="004135E7" w:rsidRPr="001D19F6" w:rsidRDefault="00F26E50" w:rsidP="00197B8E">
      <w:pPr>
        <w:tabs>
          <w:tab w:val="left" w:pos="2345"/>
        </w:tabs>
        <w:wordWrap/>
        <w:spacing w:line="360" w:lineRule="auto"/>
        <w:rPr>
          <w:rFonts w:ascii="Arial" w:eastAsia="굴림" w:hAnsi="Arial" w:cs="Arial"/>
          <w:b/>
          <w:sz w:val="22"/>
        </w:rPr>
      </w:pPr>
      <w:r w:rsidRPr="001D19F6">
        <w:rPr>
          <w:rFonts w:ascii="Arial" w:eastAsia="굴림" w:hAnsi="Arial" w:cs="Arial"/>
          <w:b/>
          <w:sz w:val="22"/>
        </w:rPr>
        <w:t xml:space="preserve">&lt; Life expectancy by age &gt; </w:t>
      </w:r>
    </w:p>
    <w:p w14:paraId="6D8524B9"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27DEB5CF" w14:textId="77777777" w:rsidR="000B0851" w:rsidRPr="001D19F6" w:rsidRDefault="007C5D79"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w:t>
      </w:r>
      <w:r w:rsidR="000B0851" w:rsidRPr="001D19F6">
        <w:rPr>
          <w:rFonts w:ascii="Arial" w:eastAsia="굴림" w:hAnsi="Arial" w:cs="Arial"/>
          <w:b/>
          <w:sz w:val="22"/>
        </w:rPr>
        <w:t>f R</w:t>
      </w:r>
      <w:r w:rsidRPr="001D19F6">
        <w:rPr>
          <w:rFonts w:ascii="Arial" w:eastAsia="굴림" w:hAnsi="Arial" w:cs="Arial"/>
          <w:b/>
          <w:sz w:val="22"/>
        </w:rPr>
        <w:t xml:space="preserve"> is aged</w:t>
      </w:r>
      <w:r w:rsidR="000B0851" w:rsidRPr="001D19F6">
        <w:rPr>
          <w:rFonts w:ascii="Arial" w:eastAsia="굴림" w:hAnsi="Arial" w:cs="Arial"/>
          <w:b/>
          <w:sz w:val="22"/>
        </w:rPr>
        <w:t xml:space="preserve"> 64</w:t>
      </w:r>
      <w:r w:rsidRPr="001D19F6">
        <w:rPr>
          <w:rFonts w:ascii="Arial" w:eastAsia="굴림" w:hAnsi="Arial" w:cs="Arial"/>
          <w:b/>
          <w:sz w:val="22"/>
        </w:rPr>
        <w:t xml:space="preserve"> or under, </w:t>
      </w:r>
      <w:r w:rsidR="00F26E50" w:rsidRPr="001D19F6">
        <w:rPr>
          <w:rFonts w:ascii="Arial" w:eastAsia="굴림" w:hAnsi="Arial" w:cs="Arial"/>
          <w:b/>
          <w:sz w:val="22"/>
        </w:rPr>
        <w:t>ask</w:t>
      </w:r>
      <w:r w:rsidRPr="001D19F6">
        <w:rPr>
          <w:rFonts w:ascii="Arial" w:eastAsia="굴림" w:hAnsi="Arial" w:cs="Arial"/>
          <w:b/>
          <w:sz w:val="22"/>
        </w:rPr>
        <w:t xml:space="preserve"> G</w:t>
      </w:r>
      <w:r w:rsidR="000B0851" w:rsidRPr="001D19F6">
        <w:rPr>
          <w:rFonts w:ascii="Arial" w:eastAsia="굴림" w:hAnsi="Arial" w:cs="Arial"/>
          <w:b/>
          <w:sz w:val="22"/>
        </w:rPr>
        <w:t>0</w:t>
      </w:r>
      <w:r w:rsidR="003A4461" w:rsidRPr="001D19F6">
        <w:rPr>
          <w:rFonts w:ascii="Arial" w:eastAsia="굴림" w:hAnsi="Arial" w:cs="Arial"/>
          <w:b/>
          <w:sz w:val="22"/>
        </w:rPr>
        <w:t>24</w:t>
      </w:r>
      <w:r w:rsidR="000B0851" w:rsidRPr="001D19F6">
        <w:rPr>
          <w:rFonts w:ascii="Arial" w:eastAsia="굴림" w:hAnsi="Arial" w:cs="Arial"/>
          <w:b/>
          <w:sz w:val="22"/>
        </w:rPr>
        <w:t xml:space="preserve">. Otherwise </w:t>
      </w:r>
      <w:r w:rsidR="00F26E50" w:rsidRPr="001D19F6">
        <w:rPr>
          <w:rFonts w:ascii="Arial" w:eastAsia="굴림" w:hAnsi="Arial" w:cs="Arial"/>
          <w:b/>
          <w:sz w:val="22"/>
        </w:rPr>
        <w:t>ask</w:t>
      </w:r>
      <w:r w:rsidR="000B0851" w:rsidRPr="001D19F6">
        <w:rPr>
          <w:rFonts w:ascii="Arial" w:eastAsia="굴림" w:hAnsi="Arial" w:cs="Arial"/>
          <w:b/>
          <w:sz w:val="22"/>
        </w:rPr>
        <w:t xml:space="preserve"> G0</w:t>
      </w:r>
      <w:r w:rsidR="003A4461" w:rsidRPr="001D19F6">
        <w:rPr>
          <w:rFonts w:ascii="Arial" w:eastAsia="굴림" w:hAnsi="Arial" w:cs="Arial"/>
          <w:b/>
          <w:sz w:val="22"/>
        </w:rPr>
        <w:t>25</w:t>
      </w:r>
      <w:r w:rsidR="000B0851" w:rsidRPr="001D19F6">
        <w:rPr>
          <w:rFonts w:ascii="Arial" w:eastAsia="굴림" w:hAnsi="Arial" w:cs="Arial"/>
          <w:b/>
          <w:sz w:val="22"/>
        </w:rPr>
        <w:t>.</w:t>
      </w:r>
    </w:p>
    <w:p w14:paraId="25F18F8E" w14:textId="77777777" w:rsidR="000B0851" w:rsidRPr="001D19F6" w:rsidRDefault="000B0851" w:rsidP="000B0851">
      <w:pPr>
        <w:wordWrap/>
        <w:spacing w:line="360" w:lineRule="auto"/>
        <w:rPr>
          <w:rFonts w:ascii="Arial" w:eastAsia="굴림" w:hAnsi="Arial" w:cs="Arial"/>
          <w:b/>
          <w:sz w:val="22"/>
        </w:rPr>
      </w:pPr>
    </w:p>
    <w:p w14:paraId="3F1D0DC2"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24</w:t>
      </w:r>
      <w:r w:rsidR="007C5D79" w:rsidRPr="001D19F6">
        <w:rPr>
          <w:rFonts w:ascii="Arial" w:eastAsia="굴림" w:hAnsi="Arial" w:cs="Arial"/>
          <w:sz w:val="22"/>
        </w:rPr>
        <w:t xml:space="preserve">. </w:t>
      </w:r>
      <w:r w:rsidR="00F26E50" w:rsidRPr="001D19F6">
        <w:rPr>
          <w:rFonts w:ascii="Arial" w:eastAsia="굴림" w:hAnsi="Arial" w:cs="Arial"/>
          <w:sz w:val="22"/>
        </w:rPr>
        <w:t>“</w:t>
      </w:r>
      <w:r w:rsidR="006C12E9" w:rsidRPr="001D19F6">
        <w:rPr>
          <w:rFonts w:ascii="Arial" w:eastAsia="굴림" w:hAnsi="Arial" w:cs="Arial"/>
          <w:sz w:val="22"/>
        </w:rPr>
        <w:t xml:space="preserve">I am likely to live </w:t>
      </w:r>
      <w:r w:rsidR="00F26E50" w:rsidRPr="001D19F6">
        <w:rPr>
          <w:rFonts w:ascii="Arial" w:eastAsia="굴림" w:hAnsi="Arial" w:cs="Arial"/>
          <w:sz w:val="22"/>
        </w:rPr>
        <w:t>until 75 years old.”</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1BD25F75"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8A596C7"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963F2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602E7B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87EF6D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9D0A73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4ACC92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3AD5F3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D29B0F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376EF9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4D2311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EB168B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70BF56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0D2229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886FC1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D80C49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003637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D0CDC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16B3AC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9BBAE5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01C916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3030D09"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717EC5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344E351"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0A4D887"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13A8C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03DDBB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023C39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713613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D84F09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00DBB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9CBBE0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846C46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DE9686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E58029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168A21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61F258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3EF3F2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C567AD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CB40C8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251A99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1E45DE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0F2278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4E4298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0193F8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3A74669"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1A999D2"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4D1649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000D616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1C5E971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3D8268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464BCFB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656D10F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24310AB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08748AF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7A03C49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D9A1B7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C1D78A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527EE541" w14:textId="77777777" w:rsidR="00BF0FBE" w:rsidRPr="001D19F6" w:rsidRDefault="00BF0FBE" w:rsidP="000B0851">
      <w:pPr>
        <w:wordWrap/>
        <w:spacing w:line="360" w:lineRule="auto"/>
        <w:rPr>
          <w:rFonts w:ascii="Arial" w:eastAsia="굴림" w:hAnsi="Arial" w:cs="Arial"/>
          <w:b/>
          <w:sz w:val="22"/>
        </w:rPr>
      </w:pPr>
    </w:p>
    <w:p w14:paraId="692DD1E4"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1DDA0B85" w14:textId="77777777" w:rsidR="000B0851" w:rsidRPr="001D19F6" w:rsidRDefault="000B0851"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If R</w:t>
      </w:r>
      <w:r w:rsidR="007C5D79" w:rsidRPr="001D19F6">
        <w:rPr>
          <w:rFonts w:ascii="Arial" w:eastAsia="굴림" w:hAnsi="Arial" w:cs="Arial"/>
          <w:b/>
          <w:sz w:val="22"/>
        </w:rPr>
        <w:t xml:space="preserve"> is aged</w:t>
      </w:r>
      <w:r w:rsidRPr="001D19F6">
        <w:rPr>
          <w:rFonts w:ascii="Arial" w:eastAsia="굴림" w:hAnsi="Arial" w:cs="Arial"/>
          <w:b/>
          <w:sz w:val="22"/>
        </w:rPr>
        <w:t xml:space="preserve"> 65~69, </w:t>
      </w:r>
      <w:r w:rsidR="007D5A97" w:rsidRPr="001D19F6">
        <w:rPr>
          <w:rFonts w:ascii="Arial" w:eastAsia="굴림" w:hAnsi="Arial" w:cs="Arial"/>
          <w:b/>
          <w:sz w:val="22"/>
        </w:rPr>
        <w:t>ask</w:t>
      </w:r>
      <w:r w:rsidRPr="001D19F6">
        <w:rPr>
          <w:rFonts w:ascii="Arial" w:eastAsia="굴림" w:hAnsi="Arial" w:cs="Arial"/>
          <w:b/>
          <w:sz w:val="22"/>
        </w:rPr>
        <w:t xml:space="preserve"> G0</w:t>
      </w:r>
      <w:r w:rsidR="003A4461" w:rsidRPr="001D19F6">
        <w:rPr>
          <w:rFonts w:ascii="Arial" w:eastAsia="굴림" w:hAnsi="Arial" w:cs="Arial"/>
          <w:b/>
          <w:sz w:val="22"/>
        </w:rPr>
        <w:t>25</w:t>
      </w:r>
      <w:r w:rsidRPr="001D19F6">
        <w:rPr>
          <w:rFonts w:ascii="Arial" w:eastAsia="굴림" w:hAnsi="Arial" w:cs="Arial"/>
          <w:b/>
          <w:sz w:val="22"/>
        </w:rPr>
        <w:t xml:space="preserve">. Otherwise </w:t>
      </w:r>
      <w:r w:rsidR="007D5A97" w:rsidRPr="001D19F6">
        <w:rPr>
          <w:rFonts w:ascii="Arial" w:eastAsia="굴림" w:hAnsi="Arial" w:cs="Arial"/>
          <w:b/>
          <w:sz w:val="22"/>
        </w:rPr>
        <w:t>ask</w:t>
      </w:r>
      <w:r w:rsidRPr="001D19F6">
        <w:rPr>
          <w:rFonts w:ascii="Arial" w:eastAsia="굴림" w:hAnsi="Arial" w:cs="Arial"/>
          <w:b/>
          <w:sz w:val="22"/>
        </w:rPr>
        <w:t xml:space="preserve"> G0</w:t>
      </w:r>
      <w:r w:rsidR="003A4461" w:rsidRPr="001D19F6">
        <w:rPr>
          <w:rFonts w:ascii="Arial" w:eastAsia="굴림" w:hAnsi="Arial" w:cs="Arial"/>
          <w:b/>
          <w:sz w:val="22"/>
        </w:rPr>
        <w:t>26</w:t>
      </w:r>
      <w:r w:rsidRPr="001D19F6">
        <w:rPr>
          <w:rFonts w:ascii="Arial" w:eastAsia="굴림" w:hAnsi="Arial" w:cs="Arial"/>
          <w:b/>
          <w:sz w:val="22"/>
        </w:rPr>
        <w:t>.</w:t>
      </w:r>
    </w:p>
    <w:p w14:paraId="50F8B22D" w14:textId="77777777" w:rsidR="000B0851" w:rsidRPr="001D19F6" w:rsidRDefault="000B0851" w:rsidP="000B0851">
      <w:pPr>
        <w:wordWrap/>
        <w:spacing w:line="360" w:lineRule="auto"/>
        <w:rPr>
          <w:rFonts w:ascii="Arial" w:eastAsia="굴림" w:hAnsi="Arial" w:cs="Arial"/>
          <w:sz w:val="22"/>
        </w:rPr>
      </w:pPr>
    </w:p>
    <w:p w14:paraId="6FD83F69"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25</w:t>
      </w:r>
      <w:r w:rsidRPr="001D19F6">
        <w:rPr>
          <w:rFonts w:ascii="Arial" w:eastAsia="굴림" w:hAnsi="Arial" w:cs="Arial"/>
          <w:sz w:val="22"/>
        </w:rPr>
        <w:t xml:space="preserve">. </w:t>
      </w:r>
      <w:r w:rsidR="007D5A97" w:rsidRPr="001D19F6">
        <w:rPr>
          <w:rFonts w:ascii="Arial" w:eastAsia="굴림" w:hAnsi="Arial" w:cs="Arial"/>
          <w:sz w:val="22"/>
        </w:rPr>
        <w:t>“</w:t>
      </w:r>
      <w:r w:rsidR="006C12E9" w:rsidRPr="001D19F6">
        <w:rPr>
          <w:rFonts w:ascii="Arial" w:eastAsia="굴림" w:hAnsi="Arial" w:cs="Arial"/>
          <w:sz w:val="22"/>
        </w:rPr>
        <w:t xml:space="preserve">I am likely to live </w:t>
      </w:r>
      <w:r w:rsidR="00F26E50" w:rsidRPr="001D19F6">
        <w:rPr>
          <w:rFonts w:ascii="Arial" w:eastAsia="굴림" w:hAnsi="Arial" w:cs="Arial"/>
          <w:sz w:val="22"/>
        </w:rPr>
        <w:t>until 80 years old.</w:t>
      </w:r>
      <w:r w:rsidR="007D5A97"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1EC2452A"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605A1E5"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120A6A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CA74EE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98AF11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251201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D49909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A3CB02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53F4E1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8A4AF5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E7594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659976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611CEE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43BBCF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2CC9D3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EB8AA1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D61FD0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335239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8A3A2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8ADA81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915BC2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1E07A3D"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BBE4DFB"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AF555E1"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DE431D4"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658562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5ECE7B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C82F68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738941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095807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6ED7E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15CD3D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137B7A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18E0FC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20064B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42594E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CD5D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1758AA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5546D8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2FB880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69D304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753050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6F52F4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7232D5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8FB407"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2FA64AF"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E7DB8FD"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40EC7D7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4B9536A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365FC13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128485E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0111620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12EA9D7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4DA74F1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26923CE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533718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03AEE60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67BB7B8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582E936E" w14:textId="77777777" w:rsidR="000B0851" w:rsidRPr="001D19F6" w:rsidRDefault="000B0851" w:rsidP="000B0851">
      <w:pPr>
        <w:wordWrap/>
        <w:spacing w:line="360" w:lineRule="auto"/>
        <w:rPr>
          <w:rFonts w:ascii="Arial" w:eastAsia="굴림" w:hAnsi="Arial" w:cs="Arial"/>
          <w:sz w:val="22"/>
        </w:rPr>
      </w:pPr>
    </w:p>
    <w:p w14:paraId="0DDAD4C8"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1F21ACC3" w14:textId="77777777" w:rsidR="000B0851" w:rsidRPr="001D19F6" w:rsidRDefault="000B0851" w:rsidP="00F14BA4">
      <w:pPr>
        <w:pStyle w:val="a6"/>
        <w:numPr>
          <w:ilvl w:val="0"/>
          <w:numId w:val="798"/>
        </w:numPr>
        <w:wordWrap/>
        <w:spacing w:line="276" w:lineRule="auto"/>
        <w:ind w:leftChars="0"/>
        <w:rPr>
          <w:rFonts w:ascii="Arial" w:eastAsia="굴림" w:hAnsi="Arial" w:cs="Arial"/>
          <w:b/>
          <w:sz w:val="22"/>
        </w:rPr>
      </w:pPr>
      <w:r w:rsidRPr="001D19F6">
        <w:rPr>
          <w:rFonts w:ascii="Arial" w:eastAsia="굴림" w:hAnsi="Arial" w:cs="Arial"/>
          <w:b/>
          <w:sz w:val="22"/>
        </w:rPr>
        <w:t>If R</w:t>
      </w:r>
      <w:r w:rsidR="007C5D79" w:rsidRPr="001D19F6">
        <w:rPr>
          <w:rFonts w:ascii="Arial" w:eastAsia="굴림" w:hAnsi="Arial" w:cs="Arial"/>
          <w:b/>
          <w:sz w:val="22"/>
        </w:rPr>
        <w:t xml:space="preserve"> is aged</w:t>
      </w:r>
      <w:r w:rsidR="007D5A97" w:rsidRPr="001D19F6">
        <w:rPr>
          <w:rFonts w:ascii="Arial" w:eastAsia="굴림" w:hAnsi="Arial" w:cs="Arial"/>
          <w:b/>
          <w:sz w:val="22"/>
        </w:rPr>
        <w:t xml:space="preserve"> </w:t>
      </w:r>
      <w:r w:rsidRPr="001D19F6">
        <w:rPr>
          <w:rFonts w:ascii="Arial" w:eastAsia="굴림" w:hAnsi="Arial" w:cs="Arial"/>
          <w:b/>
          <w:sz w:val="22"/>
        </w:rPr>
        <w:t xml:space="preserve">70~74, </w:t>
      </w:r>
      <w:r w:rsidR="007D5A97" w:rsidRPr="001D19F6">
        <w:rPr>
          <w:rFonts w:ascii="Arial" w:eastAsia="굴림" w:hAnsi="Arial" w:cs="Arial"/>
          <w:b/>
          <w:sz w:val="22"/>
        </w:rPr>
        <w:t>ask</w:t>
      </w:r>
      <w:r w:rsidRPr="001D19F6">
        <w:rPr>
          <w:rFonts w:ascii="Arial" w:eastAsia="굴림" w:hAnsi="Arial" w:cs="Arial"/>
          <w:b/>
          <w:sz w:val="22"/>
        </w:rPr>
        <w:t xml:space="preserve"> G0</w:t>
      </w:r>
      <w:r w:rsidR="003A4461" w:rsidRPr="001D19F6">
        <w:rPr>
          <w:rFonts w:ascii="Arial" w:eastAsia="굴림" w:hAnsi="Arial" w:cs="Arial"/>
          <w:b/>
          <w:sz w:val="22"/>
        </w:rPr>
        <w:t>26</w:t>
      </w:r>
      <w:r w:rsidRPr="001D19F6">
        <w:rPr>
          <w:rFonts w:ascii="Arial" w:eastAsia="굴림" w:hAnsi="Arial" w:cs="Arial"/>
          <w:b/>
          <w:sz w:val="22"/>
        </w:rPr>
        <w:t xml:space="preserve">. Otherwise </w:t>
      </w:r>
      <w:r w:rsidR="007D5A97" w:rsidRPr="001D19F6">
        <w:rPr>
          <w:rFonts w:ascii="Arial" w:eastAsia="굴림" w:hAnsi="Arial" w:cs="Arial"/>
          <w:b/>
          <w:sz w:val="22"/>
        </w:rPr>
        <w:t>ask</w:t>
      </w:r>
      <w:r w:rsidRPr="001D19F6">
        <w:rPr>
          <w:rFonts w:ascii="Arial" w:eastAsia="굴림" w:hAnsi="Arial" w:cs="Arial"/>
          <w:b/>
          <w:sz w:val="22"/>
        </w:rPr>
        <w:t xml:space="preserve"> G0</w:t>
      </w:r>
      <w:r w:rsidR="003A4461" w:rsidRPr="001D19F6">
        <w:rPr>
          <w:rFonts w:ascii="Arial" w:eastAsia="굴림" w:hAnsi="Arial" w:cs="Arial"/>
          <w:b/>
          <w:sz w:val="22"/>
        </w:rPr>
        <w:t>27</w:t>
      </w:r>
      <w:r w:rsidRPr="001D19F6">
        <w:rPr>
          <w:rFonts w:ascii="Arial" w:eastAsia="굴림" w:hAnsi="Arial" w:cs="Arial"/>
          <w:b/>
          <w:sz w:val="22"/>
        </w:rPr>
        <w:t>.</w:t>
      </w:r>
    </w:p>
    <w:p w14:paraId="69ED7FD7" w14:textId="77777777" w:rsidR="000B0851" w:rsidRPr="001D19F6" w:rsidRDefault="000B0851" w:rsidP="000B0851">
      <w:pPr>
        <w:wordWrap/>
        <w:spacing w:line="360" w:lineRule="auto"/>
        <w:rPr>
          <w:rFonts w:ascii="Arial" w:eastAsia="굴림" w:hAnsi="Arial" w:cs="Arial"/>
          <w:sz w:val="22"/>
        </w:rPr>
      </w:pPr>
    </w:p>
    <w:p w14:paraId="574E547D"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26</w:t>
      </w:r>
      <w:r w:rsidRPr="001D19F6">
        <w:rPr>
          <w:rFonts w:ascii="Arial" w:eastAsia="굴림" w:hAnsi="Arial" w:cs="Arial"/>
          <w:sz w:val="22"/>
        </w:rPr>
        <w:t>.</w:t>
      </w:r>
      <w:r w:rsidR="006C12E9" w:rsidRPr="001D19F6">
        <w:rPr>
          <w:rFonts w:ascii="Arial" w:eastAsia="굴림" w:hAnsi="Arial" w:cs="Arial"/>
          <w:sz w:val="22"/>
        </w:rPr>
        <w:t xml:space="preserve"> </w:t>
      </w:r>
      <w:r w:rsidR="007D5A97" w:rsidRPr="001D19F6">
        <w:rPr>
          <w:rFonts w:ascii="Arial" w:eastAsia="굴림" w:hAnsi="Arial" w:cs="Arial"/>
          <w:sz w:val="22"/>
        </w:rPr>
        <w:t>“</w:t>
      </w:r>
      <w:r w:rsidR="006C12E9" w:rsidRPr="001D19F6">
        <w:rPr>
          <w:rFonts w:ascii="Arial" w:eastAsia="굴림" w:hAnsi="Arial" w:cs="Arial"/>
          <w:sz w:val="22"/>
        </w:rPr>
        <w:t xml:space="preserve">I am likely to live </w:t>
      </w:r>
      <w:r w:rsidR="007D5A97" w:rsidRPr="001D19F6">
        <w:rPr>
          <w:rFonts w:ascii="Arial" w:eastAsia="굴림" w:hAnsi="Arial" w:cs="Arial"/>
          <w:sz w:val="22"/>
        </w:rPr>
        <w:t>until 85 years old.”</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540A420E"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30C2323"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ACECD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C0739D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C42D45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AD98C6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6ED755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EBA429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A9AAF5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B44A34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39718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DC5167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CFCC06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76F21F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D75D64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CA9E5F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CE8FB5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0FF300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8E2DE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26B95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44A47C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0B0F46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F9D63CA"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BC9AE97"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894EEBA"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4970EA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21A795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CAD892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87427E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2C081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33E0F4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EDDCD6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E1C8B8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821A7F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E35741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3B45E0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987A56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E24EF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BFC4A0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8B192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F5DEBB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1284A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1B6899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2C9531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085DFD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AE91B50"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2BDB2FB"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333BD19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18E455B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0AB9086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7831BD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7BD1216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20FBAC7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7213F35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026A836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4B40E98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144ACBD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47AB6A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02881543" w14:textId="77777777" w:rsidR="000B0851" w:rsidRPr="001D19F6" w:rsidRDefault="000B0851" w:rsidP="000B0851">
      <w:pPr>
        <w:wordWrap/>
        <w:spacing w:line="360" w:lineRule="auto"/>
        <w:rPr>
          <w:rFonts w:ascii="Arial" w:eastAsia="굴림" w:hAnsi="Arial" w:cs="Arial"/>
          <w:sz w:val="22"/>
        </w:rPr>
      </w:pPr>
    </w:p>
    <w:p w14:paraId="39A46928"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7362F7C0" w14:textId="77777777" w:rsidR="000B0851" w:rsidRPr="001D19F6" w:rsidRDefault="000B0851" w:rsidP="00F14BA4">
      <w:pPr>
        <w:pStyle w:val="a6"/>
        <w:numPr>
          <w:ilvl w:val="0"/>
          <w:numId w:val="799"/>
        </w:numPr>
        <w:wordWrap/>
        <w:spacing w:line="276" w:lineRule="auto"/>
        <w:ind w:leftChars="0"/>
        <w:rPr>
          <w:rFonts w:ascii="Arial" w:eastAsia="굴림" w:hAnsi="Arial" w:cs="Arial"/>
          <w:b/>
          <w:sz w:val="22"/>
        </w:rPr>
      </w:pPr>
      <w:r w:rsidRPr="001D19F6">
        <w:rPr>
          <w:rFonts w:ascii="Arial" w:eastAsia="굴림" w:hAnsi="Arial" w:cs="Arial"/>
          <w:b/>
          <w:sz w:val="22"/>
        </w:rPr>
        <w:t>If R</w:t>
      </w:r>
      <w:r w:rsidR="007C5D79" w:rsidRPr="001D19F6">
        <w:rPr>
          <w:rFonts w:ascii="Arial" w:eastAsia="굴림" w:hAnsi="Arial" w:cs="Arial"/>
          <w:b/>
          <w:sz w:val="22"/>
        </w:rPr>
        <w:t xml:space="preserve"> is aged </w:t>
      </w:r>
      <w:r w:rsidRPr="001D19F6">
        <w:rPr>
          <w:rFonts w:ascii="Arial" w:eastAsia="굴림" w:hAnsi="Arial" w:cs="Arial"/>
          <w:b/>
          <w:sz w:val="22"/>
        </w:rPr>
        <w:t xml:space="preserve">75~79, </w:t>
      </w:r>
      <w:r w:rsidR="001545EF" w:rsidRPr="001D19F6">
        <w:rPr>
          <w:rFonts w:ascii="Arial" w:eastAsia="굴림" w:hAnsi="Arial" w:cs="Arial"/>
          <w:b/>
          <w:sz w:val="22"/>
        </w:rPr>
        <w:t>ask</w:t>
      </w:r>
      <w:r w:rsidRPr="001D19F6">
        <w:rPr>
          <w:rFonts w:ascii="Arial" w:eastAsia="굴림" w:hAnsi="Arial" w:cs="Arial"/>
          <w:b/>
          <w:sz w:val="22"/>
        </w:rPr>
        <w:t xml:space="preserve"> G0</w:t>
      </w:r>
      <w:r w:rsidR="003A4461" w:rsidRPr="001D19F6">
        <w:rPr>
          <w:rFonts w:ascii="Arial" w:eastAsia="굴림" w:hAnsi="Arial" w:cs="Arial"/>
          <w:b/>
          <w:sz w:val="22"/>
        </w:rPr>
        <w:t>27</w:t>
      </w:r>
      <w:r w:rsidRPr="001D19F6">
        <w:rPr>
          <w:rFonts w:ascii="Arial" w:eastAsia="굴림" w:hAnsi="Arial" w:cs="Arial"/>
          <w:b/>
          <w:sz w:val="22"/>
        </w:rPr>
        <w:t xml:space="preserve">. Otherwise </w:t>
      </w:r>
      <w:r w:rsidR="001545EF" w:rsidRPr="001D19F6">
        <w:rPr>
          <w:rFonts w:ascii="Arial" w:eastAsia="굴림" w:hAnsi="Arial" w:cs="Arial"/>
          <w:b/>
          <w:sz w:val="22"/>
        </w:rPr>
        <w:t>ask</w:t>
      </w:r>
      <w:r w:rsidRPr="001D19F6">
        <w:rPr>
          <w:rFonts w:ascii="Arial" w:eastAsia="굴림" w:hAnsi="Arial" w:cs="Arial"/>
          <w:b/>
          <w:sz w:val="22"/>
        </w:rPr>
        <w:t xml:space="preserve"> G02</w:t>
      </w:r>
      <w:r w:rsidR="003A4461" w:rsidRPr="001D19F6">
        <w:rPr>
          <w:rFonts w:ascii="Arial" w:eastAsia="굴림" w:hAnsi="Arial" w:cs="Arial"/>
          <w:b/>
          <w:sz w:val="22"/>
        </w:rPr>
        <w:t>8</w:t>
      </w:r>
      <w:r w:rsidRPr="001D19F6">
        <w:rPr>
          <w:rFonts w:ascii="Arial" w:eastAsia="굴림" w:hAnsi="Arial" w:cs="Arial"/>
          <w:b/>
          <w:sz w:val="22"/>
        </w:rPr>
        <w:t>.</w:t>
      </w:r>
    </w:p>
    <w:p w14:paraId="36C777E3" w14:textId="77777777" w:rsidR="000B0851" w:rsidRPr="001D19F6" w:rsidRDefault="000B0851" w:rsidP="000B0851">
      <w:pPr>
        <w:wordWrap/>
        <w:spacing w:line="360" w:lineRule="auto"/>
        <w:rPr>
          <w:rFonts w:ascii="Arial" w:eastAsia="굴림" w:hAnsi="Arial" w:cs="Arial"/>
          <w:sz w:val="22"/>
        </w:rPr>
      </w:pPr>
    </w:p>
    <w:p w14:paraId="1D4F121D"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3A4461" w:rsidRPr="001D19F6">
        <w:rPr>
          <w:rFonts w:ascii="Arial" w:eastAsia="굴림" w:hAnsi="Arial" w:cs="Arial"/>
          <w:sz w:val="22"/>
        </w:rPr>
        <w:t>27</w:t>
      </w:r>
      <w:r w:rsidRPr="001D19F6">
        <w:rPr>
          <w:rFonts w:ascii="Arial" w:eastAsia="굴림" w:hAnsi="Arial" w:cs="Arial"/>
          <w:sz w:val="22"/>
        </w:rPr>
        <w:t>.</w:t>
      </w:r>
      <w:r w:rsidR="006C12E9" w:rsidRPr="001D19F6">
        <w:rPr>
          <w:rFonts w:ascii="Arial" w:eastAsia="굴림" w:hAnsi="Arial" w:cs="Arial"/>
          <w:sz w:val="22"/>
        </w:rPr>
        <w:t xml:space="preserve"> </w:t>
      </w:r>
      <w:r w:rsidR="001545EF" w:rsidRPr="001D19F6">
        <w:rPr>
          <w:rFonts w:ascii="Arial" w:eastAsia="굴림" w:hAnsi="Arial" w:cs="Arial"/>
          <w:sz w:val="22"/>
        </w:rPr>
        <w:t>“</w:t>
      </w:r>
      <w:r w:rsidR="006C12E9" w:rsidRPr="001D19F6">
        <w:rPr>
          <w:rFonts w:ascii="Arial" w:eastAsia="굴림" w:hAnsi="Arial" w:cs="Arial"/>
          <w:sz w:val="22"/>
        </w:rPr>
        <w:t xml:space="preserve">I am likely to live </w:t>
      </w:r>
      <w:r w:rsidR="007D5A97" w:rsidRPr="001D19F6">
        <w:rPr>
          <w:rFonts w:ascii="Arial" w:eastAsia="굴림" w:hAnsi="Arial" w:cs="Arial"/>
          <w:sz w:val="22"/>
        </w:rPr>
        <w:t xml:space="preserve">until 90 years old.”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22835FB6"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D76A36B"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B684B9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B2996B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58875D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F1CFD1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62622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FFC518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DD194D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48F22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57E6C0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041D3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E2AA4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8ABBFC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FE85E6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0796E1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D81C49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65EE8C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21629E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751B76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4F54D9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1ADB681"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03F2BE2"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003DB7CC"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4FB7E18"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F21224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52DDE0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BABAEA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45702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8FB27D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634B6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3DD0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16E53F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098647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15381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B8F6D0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578B2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183161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CF2400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48FFD3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2F17CA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547AE1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EE94A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0C8AA0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D2F713C"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017E876"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7419365"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AC0BC6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lastRenderedPageBreak/>
              <w:t>0</w:t>
            </w:r>
          </w:p>
        </w:tc>
        <w:tc>
          <w:tcPr>
            <w:tcW w:w="886" w:type="dxa"/>
            <w:gridSpan w:val="2"/>
            <w:tcBorders>
              <w:top w:val="nil"/>
              <w:left w:val="nil"/>
              <w:bottom w:val="nil"/>
              <w:right w:val="nil"/>
            </w:tcBorders>
            <w:tcMar>
              <w:top w:w="28" w:type="dxa"/>
              <w:left w:w="28" w:type="dxa"/>
              <w:bottom w:w="28" w:type="dxa"/>
              <w:right w:w="28" w:type="dxa"/>
            </w:tcMar>
            <w:hideMark/>
          </w:tcPr>
          <w:p w14:paraId="2F09835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1B009A1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0123428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40BB683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709AE56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15F34F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C7F1F6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73E5679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42C3429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7DDE90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29C09270" w14:textId="77777777" w:rsidR="000B0851" w:rsidRPr="001D19F6" w:rsidRDefault="000B0851" w:rsidP="000B0851">
      <w:pPr>
        <w:wordWrap/>
        <w:spacing w:line="360" w:lineRule="auto"/>
        <w:rPr>
          <w:rFonts w:ascii="Arial" w:eastAsia="굴림" w:hAnsi="Arial" w:cs="Arial"/>
          <w:sz w:val="22"/>
        </w:rPr>
      </w:pPr>
    </w:p>
    <w:p w14:paraId="5BBE9932" w14:textId="77777777" w:rsidR="007C5D79" w:rsidRPr="001D19F6" w:rsidRDefault="007C5D79" w:rsidP="00B05F73">
      <w:pPr>
        <w:wordWrap/>
        <w:spacing w:line="276" w:lineRule="auto"/>
        <w:rPr>
          <w:rFonts w:ascii="Arial" w:eastAsia="굴림" w:hAnsi="Arial" w:cs="Arial"/>
          <w:b/>
          <w:sz w:val="22"/>
        </w:rPr>
      </w:pPr>
      <w:r w:rsidRPr="001D19F6">
        <w:rPr>
          <w:rFonts w:ascii="Arial" w:eastAsia="굴림" w:hAnsi="Arial" w:cs="Arial"/>
          <w:b/>
          <w:sz w:val="22"/>
        </w:rPr>
        <w:t>Logic</w:t>
      </w:r>
    </w:p>
    <w:p w14:paraId="3A07EA15" w14:textId="77777777" w:rsidR="000B0851" w:rsidRPr="001D19F6" w:rsidRDefault="000B0851" w:rsidP="00F14BA4">
      <w:pPr>
        <w:pStyle w:val="a6"/>
        <w:numPr>
          <w:ilvl w:val="0"/>
          <w:numId w:val="799"/>
        </w:numPr>
        <w:wordWrap/>
        <w:spacing w:line="276" w:lineRule="auto"/>
        <w:ind w:leftChars="0"/>
        <w:rPr>
          <w:rFonts w:ascii="Arial" w:eastAsia="굴림" w:hAnsi="Arial" w:cs="Arial"/>
          <w:b/>
          <w:sz w:val="22"/>
        </w:rPr>
      </w:pPr>
      <w:r w:rsidRPr="001D19F6">
        <w:rPr>
          <w:rFonts w:ascii="Arial" w:eastAsia="굴림" w:hAnsi="Arial" w:cs="Arial"/>
          <w:b/>
          <w:sz w:val="22"/>
        </w:rPr>
        <w:t>If R</w:t>
      </w:r>
      <w:r w:rsidR="007C5D79" w:rsidRPr="001D19F6">
        <w:rPr>
          <w:rFonts w:ascii="Arial" w:eastAsia="굴림" w:hAnsi="Arial" w:cs="Arial"/>
          <w:b/>
          <w:sz w:val="22"/>
        </w:rPr>
        <w:t xml:space="preserve"> is aged</w:t>
      </w:r>
      <w:r w:rsidR="001545EF" w:rsidRPr="001D19F6">
        <w:rPr>
          <w:rFonts w:ascii="Arial" w:eastAsia="굴림" w:hAnsi="Arial" w:cs="Arial"/>
          <w:b/>
          <w:sz w:val="22"/>
        </w:rPr>
        <w:t xml:space="preserve"> </w:t>
      </w:r>
      <w:r w:rsidRPr="001D19F6">
        <w:rPr>
          <w:rFonts w:ascii="Arial" w:eastAsia="굴림" w:hAnsi="Arial" w:cs="Arial"/>
          <w:b/>
          <w:sz w:val="22"/>
        </w:rPr>
        <w:t xml:space="preserve">80~84, </w:t>
      </w:r>
      <w:r w:rsidR="001545EF" w:rsidRPr="001D19F6">
        <w:rPr>
          <w:rFonts w:ascii="Arial" w:eastAsia="굴림" w:hAnsi="Arial" w:cs="Arial"/>
          <w:b/>
          <w:sz w:val="22"/>
        </w:rPr>
        <w:t>ask</w:t>
      </w:r>
      <w:r w:rsidRPr="001D19F6">
        <w:rPr>
          <w:rFonts w:ascii="Arial" w:eastAsia="굴림" w:hAnsi="Arial" w:cs="Arial"/>
          <w:b/>
          <w:sz w:val="22"/>
        </w:rPr>
        <w:t xml:space="preserve"> G02</w:t>
      </w:r>
      <w:r w:rsidR="00024175" w:rsidRPr="001D19F6">
        <w:rPr>
          <w:rFonts w:ascii="Arial" w:eastAsia="굴림" w:hAnsi="Arial" w:cs="Arial"/>
          <w:b/>
          <w:sz w:val="22"/>
        </w:rPr>
        <w:t>8</w:t>
      </w:r>
      <w:r w:rsidRPr="001D19F6">
        <w:rPr>
          <w:rFonts w:ascii="Arial" w:eastAsia="굴림" w:hAnsi="Arial" w:cs="Arial"/>
          <w:b/>
          <w:sz w:val="22"/>
        </w:rPr>
        <w:t xml:space="preserve">. Otherwise </w:t>
      </w:r>
      <w:r w:rsidR="001545EF" w:rsidRPr="001D19F6">
        <w:rPr>
          <w:rFonts w:ascii="Arial" w:eastAsia="굴림" w:hAnsi="Arial" w:cs="Arial"/>
          <w:b/>
          <w:sz w:val="22"/>
        </w:rPr>
        <w:t>ask</w:t>
      </w:r>
      <w:r w:rsidRPr="001D19F6">
        <w:rPr>
          <w:rFonts w:ascii="Arial" w:eastAsia="굴림" w:hAnsi="Arial" w:cs="Arial"/>
          <w:b/>
          <w:sz w:val="22"/>
        </w:rPr>
        <w:t xml:space="preserve"> G02</w:t>
      </w:r>
      <w:r w:rsidR="00024175" w:rsidRPr="001D19F6">
        <w:rPr>
          <w:rFonts w:ascii="Arial" w:eastAsia="굴림" w:hAnsi="Arial" w:cs="Arial"/>
          <w:b/>
          <w:sz w:val="22"/>
        </w:rPr>
        <w:t>9</w:t>
      </w:r>
      <w:r w:rsidRPr="001D19F6">
        <w:rPr>
          <w:rFonts w:ascii="Arial" w:eastAsia="굴림" w:hAnsi="Arial" w:cs="Arial"/>
          <w:b/>
          <w:sz w:val="22"/>
        </w:rPr>
        <w:t>.</w:t>
      </w:r>
    </w:p>
    <w:p w14:paraId="5CABF614" w14:textId="77777777" w:rsidR="000B0851" w:rsidRPr="001D19F6" w:rsidRDefault="000B0851" w:rsidP="000B0851">
      <w:pPr>
        <w:wordWrap/>
        <w:spacing w:line="360" w:lineRule="auto"/>
        <w:rPr>
          <w:rFonts w:ascii="Arial" w:eastAsia="굴림" w:hAnsi="Arial" w:cs="Arial"/>
          <w:sz w:val="22"/>
        </w:rPr>
      </w:pPr>
    </w:p>
    <w:p w14:paraId="4C0C3DEC"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024175" w:rsidRPr="001D19F6">
        <w:rPr>
          <w:rFonts w:ascii="Arial" w:eastAsia="굴림" w:hAnsi="Arial" w:cs="Arial"/>
          <w:sz w:val="22"/>
        </w:rPr>
        <w:t>28</w:t>
      </w:r>
      <w:r w:rsidRPr="001D19F6">
        <w:rPr>
          <w:rFonts w:ascii="Arial" w:eastAsia="굴림" w:hAnsi="Arial" w:cs="Arial"/>
          <w:sz w:val="22"/>
        </w:rPr>
        <w:t xml:space="preserve">. </w:t>
      </w:r>
      <w:r w:rsidR="001545EF" w:rsidRPr="001D19F6">
        <w:rPr>
          <w:rFonts w:ascii="Arial" w:eastAsia="굴림" w:hAnsi="Arial" w:cs="Arial"/>
          <w:sz w:val="22"/>
        </w:rPr>
        <w:t>“</w:t>
      </w:r>
      <w:r w:rsidR="006C12E9" w:rsidRPr="001D19F6">
        <w:rPr>
          <w:rFonts w:ascii="Arial" w:eastAsia="굴림" w:hAnsi="Arial" w:cs="Arial"/>
          <w:sz w:val="22"/>
        </w:rPr>
        <w:t xml:space="preserve">I am likely to live </w:t>
      </w:r>
      <w:r w:rsidR="007D5A97" w:rsidRPr="001D19F6">
        <w:rPr>
          <w:rFonts w:ascii="Arial" w:eastAsia="굴림" w:hAnsi="Arial" w:cs="Arial"/>
          <w:sz w:val="22"/>
        </w:rPr>
        <w:t>until 95 years old.”</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745EAD9F"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0CB06CB7"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747641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8D8E99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485B75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8D6957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B31A80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B075F7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4E74DE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8A4446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0E0E0B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E196FE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0E7875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D4060A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9C817F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C4D4FC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CF968D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737F61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8E9B9F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98FDCE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F1B195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DA6C1F0"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16B1703"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CDCF829"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6F379D4D"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39A8C9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B1002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03BCDB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14F1B8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2DFD92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9B194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9252D0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23D51E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57B645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9C4D5C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F4B6A9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4547E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BE5087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C83A8D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1F1C6A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35EE07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9D703D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8BBF0B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D0E04C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DDB1D63"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A0354E7"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58C1DB8D"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429195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47BE977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75C4ACA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152084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1B82F42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09DE16A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2817AFE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2FC4035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0DC0F2F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3E35460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CCBFD5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201082DF" w14:textId="77777777" w:rsidR="001545EF" w:rsidRPr="001D19F6" w:rsidRDefault="001545EF" w:rsidP="000B0851">
      <w:pPr>
        <w:wordWrap/>
        <w:spacing w:line="360" w:lineRule="auto"/>
        <w:rPr>
          <w:rFonts w:ascii="Arial" w:eastAsia="굴림" w:hAnsi="Arial" w:cs="Arial"/>
          <w:sz w:val="22"/>
        </w:rPr>
      </w:pPr>
    </w:p>
    <w:p w14:paraId="347965E7" w14:textId="77777777" w:rsidR="007C5D79" w:rsidRPr="001D19F6" w:rsidRDefault="007C5D79" w:rsidP="00B05F73">
      <w:pPr>
        <w:widowControl/>
        <w:wordWrap/>
        <w:autoSpaceDE/>
        <w:autoSpaceDN/>
        <w:spacing w:line="276" w:lineRule="auto"/>
        <w:jc w:val="left"/>
        <w:rPr>
          <w:rFonts w:ascii="Arial" w:eastAsia="굴림" w:hAnsi="Arial" w:cs="Arial"/>
          <w:b/>
          <w:sz w:val="22"/>
        </w:rPr>
      </w:pPr>
      <w:r w:rsidRPr="001D19F6">
        <w:rPr>
          <w:rFonts w:ascii="Arial" w:eastAsia="굴림" w:hAnsi="Arial" w:cs="Arial"/>
          <w:b/>
          <w:sz w:val="22"/>
        </w:rPr>
        <w:t>Logic</w:t>
      </w:r>
    </w:p>
    <w:p w14:paraId="30470DEF" w14:textId="77777777" w:rsidR="000B0851" w:rsidRPr="001D19F6" w:rsidRDefault="007C5D79" w:rsidP="00F14BA4">
      <w:pPr>
        <w:pStyle w:val="a6"/>
        <w:numPr>
          <w:ilvl w:val="0"/>
          <w:numId w:val="799"/>
        </w:numPr>
        <w:wordWrap/>
        <w:spacing w:line="276" w:lineRule="auto"/>
        <w:ind w:leftChars="0"/>
        <w:rPr>
          <w:rFonts w:ascii="Arial" w:eastAsia="굴림" w:hAnsi="Arial" w:cs="Arial"/>
          <w:b/>
          <w:sz w:val="22"/>
        </w:rPr>
      </w:pPr>
      <w:r w:rsidRPr="001D19F6">
        <w:rPr>
          <w:rFonts w:ascii="Arial" w:eastAsia="굴림" w:hAnsi="Arial" w:cs="Arial"/>
          <w:b/>
          <w:sz w:val="22"/>
        </w:rPr>
        <w:t>If R is aged</w:t>
      </w:r>
      <w:r w:rsidR="001545EF" w:rsidRPr="001D19F6">
        <w:rPr>
          <w:rFonts w:ascii="Arial" w:eastAsia="굴림" w:hAnsi="Arial" w:cs="Arial"/>
          <w:b/>
          <w:sz w:val="22"/>
        </w:rPr>
        <w:t xml:space="preserve"> </w:t>
      </w:r>
      <w:r w:rsidR="000B0851" w:rsidRPr="001D19F6">
        <w:rPr>
          <w:rFonts w:ascii="Arial" w:eastAsia="굴림" w:hAnsi="Arial" w:cs="Arial"/>
          <w:b/>
          <w:sz w:val="22"/>
        </w:rPr>
        <w:t xml:space="preserve">85~94, </w:t>
      </w:r>
      <w:r w:rsidR="001545EF" w:rsidRPr="001D19F6">
        <w:rPr>
          <w:rFonts w:ascii="Arial" w:eastAsia="굴림" w:hAnsi="Arial" w:cs="Arial"/>
          <w:b/>
          <w:sz w:val="22"/>
        </w:rPr>
        <w:t>ask</w:t>
      </w:r>
      <w:r w:rsidR="000B0851" w:rsidRPr="001D19F6">
        <w:rPr>
          <w:rFonts w:ascii="Arial" w:eastAsia="굴림" w:hAnsi="Arial" w:cs="Arial"/>
          <w:b/>
          <w:sz w:val="22"/>
        </w:rPr>
        <w:t xml:space="preserve"> G02</w:t>
      </w:r>
      <w:r w:rsidR="00024175" w:rsidRPr="001D19F6">
        <w:rPr>
          <w:rFonts w:ascii="Arial" w:eastAsia="굴림" w:hAnsi="Arial" w:cs="Arial"/>
          <w:b/>
          <w:sz w:val="22"/>
        </w:rPr>
        <w:t>9</w:t>
      </w:r>
      <w:r w:rsidR="000B0851" w:rsidRPr="001D19F6">
        <w:rPr>
          <w:rFonts w:ascii="Arial" w:eastAsia="굴림" w:hAnsi="Arial" w:cs="Arial"/>
          <w:b/>
          <w:sz w:val="22"/>
        </w:rPr>
        <w:t xml:space="preserve">. Otherwise </w:t>
      </w:r>
      <w:r w:rsidR="001545EF" w:rsidRPr="001D19F6">
        <w:rPr>
          <w:rFonts w:ascii="Arial" w:eastAsia="굴림" w:hAnsi="Arial" w:cs="Arial"/>
          <w:b/>
          <w:sz w:val="22"/>
        </w:rPr>
        <w:t>ask</w:t>
      </w:r>
      <w:r w:rsidR="000B0851" w:rsidRPr="001D19F6">
        <w:rPr>
          <w:rFonts w:ascii="Arial" w:eastAsia="굴림" w:hAnsi="Arial" w:cs="Arial"/>
          <w:b/>
          <w:sz w:val="22"/>
        </w:rPr>
        <w:t xml:space="preserve"> G0</w:t>
      </w:r>
      <w:r w:rsidR="00024175" w:rsidRPr="001D19F6">
        <w:rPr>
          <w:rFonts w:ascii="Arial" w:eastAsia="굴림" w:hAnsi="Arial" w:cs="Arial"/>
          <w:b/>
          <w:sz w:val="22"/>
        </w:rPr>
        <w:t>30</w:t>
      </w:r>
      <w:r w:rsidR="000B0851" w:rsidRPr="001D19F6">
        <w:rPr>
          <w:rFonts w:ascii="Arial" w:eastAsia="굴림" w:hAnsi="Arial" w:cs="Arial"/>
          <w:b/>
          <w:sz w:val="22"/>
        </w:rPr>
        <w:t>.</w:t>
      </w:r>
    </w:p>
    <w:p w14:paraId="30EE5A73" w14:textId="77777777" w:rsidR="000B0851" w:rsidRPr="001D19F6" w:rsidRDefault="000B0851" w:rsidP="000B0851">
      <w:pPr>
        <w:wordWrap/>
        <w:spacing w:line="360" w:lineRule="auto"/>
        <w:rPr>
          <w:rFonts w:ascii="Arial" w:eastAsia="굴림" w:hAnsi="Arial" w:cs="Arial"/>
          <w:sz w:val="22"/>
        </w:rPr>
      </w:pPr>
    </w:p>
    <w:p w14:paraId="4310B256"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G02</w:t>
      </w:r>
      <w:r w:rsidR="00024175" w:rsidRPr="001D19F6">
        <w:rPr>
          <w:rFonts w:ascii="Arial" w:eastAsia="굴림" w:hAnsi="Arial" w:cs="Arial"/>
          <w:sz w:val="22"/>
        </w:rPr>
        <w:t>9</w:t>
      </w:r>
      <w:r w:rsidRPr="001D19F6">
        <w:rPr>
          <w:rFonts w:ascii="Arial" w:eastAsia="굴림" w:hAnsi="Arial" w:cs="Arial"/>
          <w:sz w:val="22"/>
        </w:rPr>
        <w:t xml:space="preserve">. </w:t>
      </w:r>
      <w:r w:rsidR="001545EF" w:rsidRPr="001D19F6">
        <w:rPr>
          <w:rFonts w:ascii="Arial" w:eastAsia="굴림" w:hAnsi="Arial" w:cs="Arial"/>
          <w:sz w:val="22"/>
        </w:rPr>
        <w:t>“</w:t>
      </w:r>
      <w:r w:rsidR="006C12E9" w:rsidRPr="001D19F6">
        <w:rPr>
          <w:rFonts w:ascii="Arial" w:eastAsia="굴림" w:hAnsi="Arial" w:cs="Arial"/>
          <w:sz w:val="22"/>
        </w:rPr>
        <w:t xml:space="preserve">I am likely to live </w:t>
      </w:r>
      <w:r w:rsidR="007D5A97" w:rsidRPr="001D19F6">
        <w:rPr>
          <w:rFonts w:ascii="Arial" w:eastAsia="굴림" w:hAnsi="Arial" w:cs="Arial"/>
          <w:sz w:val="22"/>
        </w:rPr>
        <w:t xml:space="preserve">until </w:t>
      </w:r>
      <w:r w:rsidR="001545EF" w:rsidRPr="001D19F6">
        <w:rPr>
          <w:rFonts w:ascii="Arial" w:eastAsia="굴림" w:hAnsi="Arial" w:cs="Arial"/>
          <w:sz w:val="22"/>
        </w:rPr>
        <w:t>100</w:t>
      </w:r>
      <w:r w:rsidR="007D5A97" w:rsidRPr="001D19F6">
        <w:rPr>
          <w:rFonts w:ascii="Arial" w:eastAsia="굴림" w:hAnsi="Arial" w:cs="Arial"/>
          <w:sz w:val="22"/>
        </w:rPr>
        <w:t xml:space="preserve"> years old.</w:t>
      </w:r>
      <w:r w:rsidR="001545EF"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351DC601" w14:textId="77777777" w:rsidTr="00E26F47">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2966ECC"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2574F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80598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9ABCBC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EB4FAB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0040B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627509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D4AF33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F6065D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2F7DB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8F6871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4A913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56DAD5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BA0627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2EF147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8F24A1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113B3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A1A2F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996B51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5AEB5D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A8385B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2ADEB04"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EB2D96B" w14:textId="77777777" w:rsidTr="00E26F47">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241EE2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5932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6FA8DC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51F32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8DDDBC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245683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BBCCB2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4CB16C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E348D6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121977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BC6B0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7639BC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35B00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5264A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8F1FAA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628CC6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636641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FA968B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123297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CF9C2B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4AFF18D"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CD2667F"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0A86A81" w14:textId="77777777" w:rsidTr="00E26F47">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E4BE26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303A092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3D7DCE5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1E60FFA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0A3B5CD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2264808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4A3F3F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20D32FA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0D8339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613F455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353607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180AB653" w14:textId="77777777" w:rsidR="002F314E" w:rsidRPr="001D19F6" w:rsidRDefault="002F314E" w:rsidP="000B0851">
      <w:pPr>
        <w:wordWrap/>
        <w:spacing w:line="360" w:lineRule="auto"/>
        <w:rPr>
          <w:rFonts w:ascii="Arial" w:eastAsia="굴림" w:hAnsi="Arial" w:cs="Arial"/>
          <w:b/>
          <w:sz w:val="22"/>
        </w:rPr>
      </w:pPr>
    </w:p>
    <w:p w14:paraId="6E01515C" w14:textId="77777777" w:rsidR="002F314E" w:rsidRPr="001D19F6" w:rsidRDefault="002F314E" w:rsidP="00B05F73">
      <w:pPr>
        <w:wordWrap/>
        <w:spacing w:line="276" w:lineRule="auto"/>
        <w:rPr>
          <w:rFonts w:ascii="Arial" w:eastAsia="굴림" w:hAnsi="Arial" w:cs="Arial"/>
          <w:b/>
          <w:sz w:val="22"/>
        </w:rPr>
      </w:pPr>
      <w:r w:rsidRPr="001D19F6">
        <w:rPr>
          <w:rFonts w:ascii="Arial" w:eastAsia="굴림" w:hAnsi="Arial" w:cs="Arial"/>
          <w:b/>
          <w:sz w:val="22"/>
        </w:rPr>
        <w:t>Logic</w:t>
      </w:r>
    </w:p>
    <w:p w14:paraId="439B3400" w14:textId="77777777" w:rsidR="000B0851" w:rsidRPr="001D19F6" w:rsidRDefault="000B0851" w:rsidP="00F14BA4">
      <w:pPr>
        <w:pStyle w:val="a6"/>
        <w:numPr>
          <w:ilvl w:val="0"/>
          <w:numId w:val="799"/>
        </w:numPr>
        <w:wordWrap/>
        <w:spacing w:line="276" w:lineRule="auto"/>
        <w:ind w:leftChars="0"/>
        <w:rPr>
          <w:rFonts w:ascii="Arial" w:eastAsia="굴림" w:hAnsi="Arial" w:cs="Arial"/>
          <w:b/>
          <w:sz w:val="22"/>
        </w:rPr>
      </w:pPr>
      <w:r w:rsidRPr="001D19F6">
        <w:rPr>
          <w:rFonts w:ascii="Arial" w:eastAsia="굴림" w:hAnsi="Arial" w:cs="Arial"/>
          <w:b/>
          <w:sz w:val="22"/>
        </w:rPr>
        <w:t>If R</w:t>
      </w:r>
      <w:r w:rsidR="001545EF" w:rsidRPr="001D19F6">
        <w:rPr>
          <w:rFonts w:ascii="Arial" w:eastAsia="굴림" w:hAnsi="Arial" w:cs="Arial"/>
          <w:b/>
          <w:sz w:val="22"/>
        </w:rPr>
        <w:t xml:space="preserve"> is </w:t>
      </w:r>
      <w:r w:rsidR="002F314E" w:rsidRPr="001D19F6">
        <w:rPr>
          <w:rFonts w:ascii="Arial" w:eastAsia="굴림" w:hAnsi="Arial" w:cs="Arial"/>
          <w:b/>
          <w:sz w:val="22"/>
        </w:rPr>
        <w:t>aged</w:t>
      </w:r>
      <w:r w:rsidR="001545EF" w:rsidRPr="001D19F6">
        <w:rPr>
          <w:rFonts w:ascii="Arial" w:eastAsia="굴림" w:hAnsi="Arial" w:cs="Arial"/>
          <w:b/>
          <w:sz w:val="22"/>
        </w:rPr>
        <w:t xml:space="preserve"> </w:t>
      </w:r>
      <w:r w:rsidRPr="001D19F6">
        <w:rPr>
          <w:rFonts w:ascii="Arial" w:eastAsia="굴림" w:hAnsi="Arial" w:cs="Arial"/>
          <w:b/>
          <w:sz w:val="22"/>
        </w:rPr>
        <w:t xml:space="preserve">95~99, </w:t>
      </w:r>
      <w:r w:rsidR="001545EF" w:rsidRPr="001D19F6">
        <w:rPr>
          <w:rFonts w:ascii="Arial" w:eastAsia="굴림" w:hAnsi="Arial" w:cs="Arial"/>
          <w:b/>
          <w:sz w:val="22"/>
        </w:rPr>
        <w:t>ask</w:t>
      </w:r>
      <w:r w:rsidRPr="001D19F6">
        <w:rPr>
          <w:rFonts w:ascii="Arial" w:eastAsia="굴림" w:hAnsi="Arial" w:cs="Arial"/>
          <w:b/>
          <w:sz w:val="22"/>
        </w:rPr>
        <w:t xml:space="preserve"> G0</w:t>
      </w:r>
      <w:r w:rsidR="00024175" w:rsidRPr="001D19F6">
        <w:rPr>
          <w:rFonts w:ascii="Arial" w:eastAsia="굴림" w:hAnsi="Arial" w:cs="Arial"/>
          <w:b/>
          <w:sz w:val="22"/>
        </w:rPr>
        <w:t>30</w:t>
      </w:r>
      <w:r w:rsidRPr="001D19F6">
        <w:rPr>
          <w:rFonts w:ascii="Arial" w:eastAsia="굴림" w:hAnsi="Arial" w:cs="Arial"/>
          <w:b/>
          <w:sz w:val="22"/>
        </w:rPr>
        <w:t xml:space="preserve">. Otherwise </w:t>
      </w:r>
      <w:r w:rsidR="001545EF" w:rsidRPr="001D19F6">
        <w:rPr>
          <w:rFonts w:ascii="Arial" w:eastAsia="굴림" w:hAnsi="Arial" w:cs="Arial"/>
          <w:b/>
          <w:sz w:val="22"/>
        </w:rPr>
        <w:t>ask</w:t>
      </w:r>
      <w:r w:rsidRPr="001D19F6">
        <w:rPr>
          <w:rFonts w:ascii="Arial" w:eastAsia="굴림" w:hAnsi="Arial" w:cs="Arial"/>
          <w:b/>
          <w:sz w:val="22"/>
        </w:rPr>
        <w:t xml:space="preserve"> G0</w:t>
      </w:r>
      <w:r w:rsidR="00024175" w:rsidRPr="001D19F6">
        <w:rPr>
          <w:rFonts w:ascii="Arial" w:eastAsia="굴림" w:hAnsi="Arial" w:cs="Arial"/>
          <w:b/>
          <w:sz w:val="22"/>
        </w:rPr>
        <w:t>31</w:t>
      </w:r>
      <w:r w:rsidRPr="001D19F6">
        <w:rPr>
          <w:rFonts w:ascii="Arial" w:eastAsia="굴림" w:hAnsi="Arial" w:cs="Arial"/>
          <w:b/>
          <w:sz w:val="22"/>
        </w:rPr>
        <w:t>.</w:t>
      </w:r>
    </w:p>
    <w:p w14:paraId="3426CE53" w14:textId="77777777" w:rsidR="000B0851" w:rsidRPr="001D19F6" w:rsidRDefault="000B0851" w:rsidP="000B0851">
      <w:pPr>
        <w:wordWrap/>
        <w:spacing w:line="360" w:lineRule="auto"/>
        <w:rPr>
          <w:rFonts w:ascii="Arial" w:eastAsia="굴림" w:hAnsi="Arial" w:cs="Arial"/>
          <w:b/>
          <w:sz w:val="22"/>
        </w:rPr>
      </w:pPr>
    </w:p>
    <w:p w14:paraId="4FC61653" w14:textId="77777777" w:rsidR="000B0851" w:rsidRPr="001D19F6" w:rsidRDefault="002D25D1" w:rsidP="000B0851">
      <w:pPr>
        <w:wordWrap/>
        <w:spacing w:line="360" w:lineRule="auto"/>
        <w:rPr>
          <w:rFonts w:ascii="Arial" w:eastAsia="굴림" w:hAnsi="Arial" w:cs="Arial"/>
          <w:sz w:val="22"/>
        </w:rPr>
      </w:pPr>
      <w:r w:rsidRPr="001D19F6">
        <w:rPr>
          <w:rFonts w:ascii="Arial" w:eastAsia="굴림" w:hAnsi="Arial" w:cs="Arial"/>
          <w:sz w:val="22"/>
        </w:rPr>
        <w:t>G0</w:t>
      </w:r>
      <w:r w:rsidR="00024175" w:rsidRPr="001D19F6">
        <w:rPr>
          <w:rFonts w:ascii="Arial" w:eastAsia="굴림" w:hAnsi="Arial" w:cs="Arial"/>
          <w:sz w:val="22"/>
        </w:rPr>
        <w:t>30</w:t>
      </w:r>
      <w:r w:rsidR="006C12E9" w:rsidRPr="001D19F6">
        <w:rPr>
          <w:rFonts w:ascii="Arial" w:eastAsia="굴림" w:hAnsi="Arial" w:cs="Arial"/>
          <w:sz w:val="22"/>
        </w:rPr>
        <w:t xml:space="preserve">. </w:t>
      </w:r>
      <w:r w:rsidR="001545EF" w:rsidRPr="001D19F6">
        <w:rPr>
          <w:rFonts w:ascii="Arial" w:eastAsia="굴림" w:hAnsi="Arial" w:cs="Arial"/>
          <w:sz w:val="22"/>
        </w:rPr>
        <w:t>“</w:t>
      </w:r>
      <w:r w:rsidR="006C12E9" w:rsidRPr="001D19F6">
        <w:rPr>
          <w:rFonts w:ascii="Arial" w:eastAsia="굴림" w:hAnsi="Arial" w:cs="Arial"/>
          <w:sz w:val="22"/>
        </w:rPr>
        <w:t xml:space="preserve">I am likely to live </w:t>
      </w:r>
      <w:r w:rsidR="007D5A97" w:rsidRPr="001D19F6">
        <w:rPr>
          <w:rFonts w:ascii="Arial" w:eastAsia="굴림" w:hAnsi="Arial" w:cs="Arial"/>
          <w:sz w:val="22"/>
        </w:rPr>
        <w:t xml:space="preserve">until </w:t>
      </w:r>
      <w:r w:rsidR="001545EF" w:rsidRPr="001D19F6">
        <w:rPr>
          <w:rFonts w:ascii="Arial" w:eastAsia="굴림" w:hAnsi="Arial" w:cs="Arial"/>
          <w:sz w:val="22"/>
        </w:rPr>
        <w:t>105</w:t>
      </w:r>
      <w:r w:rsidR="007D5A97" w:rsidRPr="001D19F6">
        <w:rPr>
          <w:rFonts w:ascii="Arial" w:eastAsia="굴림" w:hAnsi="Arial" w:cs="Arial"/>
          <w:sz w:val="22"/>
        </w:rPr>
        <w:t xml:space="preserve"> years old.</w:t>
      </w:r>
      <w:r w:rsidR="001545EF"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235F2F8D"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D5355A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108D5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AEFE16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FA7187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8626FA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363807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B45154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44D09F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A855C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9270FB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A93B82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0C78A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97C5E6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3E6BD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CBADC4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7A2A30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55640B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8FD137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FE02FB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69372F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1AD843C"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8B6AEDD"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0ECC3595"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5AFF0D8"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9B73FE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61C161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E87D2D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B01FD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EC2CC4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224AB9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D6D4B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3AB075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345311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078A7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FABA9E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7A2DDE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E28144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29FB3F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3C7534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0D2E1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520DA8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86BC19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EE63D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C7932D4"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09FD572"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080575F"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4B304D5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1713575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C0A48D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119A698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6BD03E8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2EFCC2D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31CBE30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75D0BE4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421BCD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D56130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6A245FE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26A4964E" w14:textId="77777777" w:rsidR="000B0851" w:rsidRPr="001D19F6" w:rsidRDefault="000B0851" w:rsidP="000B0851">
      <w:pPr>
        <w:wordWrap/>
        <w:spacing w:line="360" w:lineRule="auto"/>
        <w:rPr>
          <w:rFonts w:ascii="Arial" w:eastAsia="굴림" w:hAnsi="Arial" w:cs="Arial"/>
          <w:sz w:val="22"/>
        </w:rPr>
      </w:pPr>
    </w:p>
    <w:p w14:paraId="1326EA0F" w14:textId="77777777" w:rsidR="002F314E" w:rsidRPr="001D19F6" w:rsidRDefault="002F314E" w:rsidP="00B05F73">
      <w:pPr>
        <w:wordWrap/>
        <w:spacing w:line="276" w:lineRule="auto"/>
        <w:rPr>
          <w:rFonts w:ascii="Arial" w:eastAsia="굴림" w:hAnsi="Arial" w:cs="Arial"/>
          <w:b/>
          <w:sz w:val="22"/>
        </w:rPr>
      </w:pPr>
      <w:r w:rsidRPr="001D19F6">
        <w:rPr>
          <w:rFonts w:ascii="Arial" w:eastAsia="굴림" w:hAnsi="Arial" w:cs="Arial"/>
          <w:b/>
          <w:sz w:val="22"/>
        </w:rPr>
        <w:t>Logic</w:t>
      </w:r>
    </w:p>
    <w:p w14:paraId="56EDEC02" w14:textId="77777777" w:rsidR="00E26F47" w:rsidRPr="001D19F6" w:rsidRDefault="000B0851" w:rsidP="00F14BA4">
      <w:pPr>
        <w:pStyle w:val="a6"/>
        <w:widowControl/>
        <w:numPr>
          <w:ilvl w:val="0"/>
          <w:numId w:val="799"/>
        </w:numPr>
        <w:wordWrap/>
        <w:autoSpaceDE/>
        <w:autoSpaceDN/>
        <w:spacing w:line="276" w:lineRule="auto"/>
        <w:ind w:leftChars="0"/>
        <w:jc w:val="left"/>
        <w:rPr>
          <w:rFonts w:ascii="Arial" w:eastAsia="굴림" w:hAnsi="Arial" w:cs="Arial"/>
          <w:sz w:val="22"/>
        </w:rPr>
      </w:pPr>
      <w:r w:rsidRPr="001D19F6">
        <w:rPr>
          <w:rFonts w:ascii="Arial" w:eastAsia="굴림" w:hAnsi="Arial" w:cs="Arial"/>
          <w:b/>
          <w:sz w:val="22"/>
        </w:rPr>
        <w:t>If R</w:t>
      </w:r>
      <w:r w:rsidR="002F314E" w:rsidRPr="001D19F6">
        <w:rPr>
          <w:rFonts w:ascii="Arial" w:eastAsia="굴림" w:hAnsi="Arial" w:cs="Arial"/>
          <w:b/>
          <w:sz w:val="22"/>
        </w:rPr>
        <w:t xml:space="preserve"> is aged</w:t>
      </w:r>
      <w:r w:rsidRPr="001D19F6">
        <w:rPr>
          <w:rFonts w:ascii="Arial" w:eastAsia="굴림" w:hAnsi="Arial" w:cs="Arial"/>
          <w:b/>
          <w:sz w:val="22"/>
        </w:rPr>
        <w:t xml:space="preserve"> 100</w:t>
      </w:r>
      <w:r w:rsidR="002F314E" w:rsidRPr="001D19F6">
        <w:rPr>
          <w:rFonts w:ascii="Arial" w:eastAsia="굴림" w:hAnsi="Arial" w:cs="Arial"/>
          <w:b/>
          <w:sz w:val="22"/>
        </w:rPr>
        <w:t xml:space="preserve"> or over</w:t>
      </w:r>
      <w:r w:rsidRPr="001D19F6">
        <w:rPr>
          <w:rFonts w:ascii="Arial" w:eastAsia="굴림" w:hAnsi="Arial" w:cs="Arial"/>
          <w:b/>
          <w:sz w:val="22"/>
        </w:rPr>
        <w:t xml:space="preserve">, </w:t>
      </w:r>
      <w:r w:rsidR="001545EF" w:rsidRPr="001D19F6">
        <w:rPr>
          <w:rFonts w:ascii="Arial" w:eastAsia="굴림" w:hAnsi="Arial" w:cs="Arial"/>
          <w:b/>
          <w:sz w:val="22"/>
        </w:rPr>
        <w:t>ask</w:t>
      </w:r>
      <w:r w:rsidRPr="001D19F6">
        <w:rPr>
          <w:rFonts w:ascii="Arial" w:eastAsia="굴림" w:hAnsi="Arial" w:cs="Arial"/>
          <w:b/>
          <w:sz w:val="22"/>
        </w:rPr>
        <w:t xml:space="preserve"> G0</w:t>
      </w:r>
      <w:r w:rsidR="00024175" w:rsidRPr="001D19F6">
        <w:rPr>
          <w:rFonts w:ascii="Arial" w:eastAsia="굴림" w:hAnsi="Arial" w:cs="Arial"/>
          <w:b/>
          <w:sz w:val="22"/>
        </w:rPr>
        <w:t>31</w:t>
      </w:r>
      <w:r w:rsidRPr="001D19F6">
        <w:rPr>
          <w:rFonts w:ascii="Arial" w:eastAsia="굴림" w:hAnsi="Arial" w:cs="Arial"/>
          <w:b/>
          <w:sz w:val="22"/>
        </w:rPr>
        <w:t xml:space="preserve">. Otherwise </w:t>
      </w:r>
      <w:r w:rsidR="001545EF" w:rsidRPr="001D19F6">
        <w:rPr>
          <w:rFonts w:ascii="Arial" w:eastAsia="굴림" w:hAnsi="Arial" w:cs="Arial"/>
          <w:b/>
          <w:sz w:val="22"/>
        </w:rPr>
        <w:t>ask</w:t>
      </w:r>
      <w:r w:rsidRPr="001D19F6">
        <w:rPr>
          <w:rFonts w:ascii="Arial" w:eastAsia="굴림" w:hAnsi="Arial" w:cs="Arial"/>
          <w:b/>
          <w:sz w:val="22"/>
        </w:rPr>
        <w:t xml:space="preserve"> G0</w:t>
      </w:r>
      <w:r w:rsidR="00024175" w:rsidRPr="001D19F6">
        <w:rPr>
          <w:rFonts w:ascii="Arial" w:eastAsia="굴림" w:hAnsi="Arial" w:cs="Arial"/>
          <w:b/>
          <w:sz w:val="22"/>
        </w:rPr>
        <w:t>32</w:t>
      </w:r>
      <w:r w:rsidR="00AD34C8" w:rsidRPr="001D19F6">
        <w:rPr>
          <w:rFonts w:ascii="Arial" w:eastAsia="굴림" w:hAnsi="Arial" w:cs="Arial"/>
          <w:b/>
          <w:sz w:val="22"/>
        </w:rPr>
        <w:t>.</w:t>
      </w:r>
    </w:p>
    <w:p w14:paraId="0083E92A" w14:textId="77777777" w:rsidR="00AD34C8" w:rsidRPr="001D19F6" w:rsidRDefault="00AD34C8" w:rsidP="00AD34C8">
      <w:pPr>
        <w:widowControl/>
        <w:wordWrap/>
        <w:autoSpaceDE/>
        <w:autoSpaceDN/>
        <w:spacing w:line="360" w:lineRule="auto"/>
        <w:ind w:left="400"/>
        <w:jc w:val="left"/>
        <w:rPr>
          <w:rFonts w:ascii="Arial" w:eastAsia="굴림" w:hAnsi="Arial" w:cs="Arial"/>
          <w:sz w:val="22"/>
        </w:rPr>
      </w:pPr>
    </w:p>
    <w:p w14:paraId="5F949AF7"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G031</w:t>
      </w:r>
      <w:r w:rsidR="000B0851" w:rsidRPr="001D19F6">
        <w:rPr>
          <w:rFonts w:ascii="Arial" w:eastAsia="굴림" w:hAnsi="Arial" w:cs="Arial"/>
          <w:sz w:val="22"/>
        </w:rPr>
        <w:t>.</w:t>
      </w:r>
      <w:r w:rsidR="001545EF" w:rsidRPr="001D19F6">
        <w:rPr>
          <w:rFonts w:ascii="Arial" w:eastAsia="굴림" w:hAnsi="Arial" w:cs="Arial"/>
          <w:sz w:val="22"/>
        </w:rPr>
        <w:t xml:space="preserve"> “</w:t>
      </w:r>
      <w:r w:rsidR="006C12E9" w:rsidRPr="001D19F6">
        <w:rPr>
          <w:rFonts w:ascii="Arial" w:eastAsia="굴림" w:hAnsi="Arial" w:cs="Arial"/>
          <w:sz w:val="22"/>
        </w:rPr>
        <w:t xml:space="preserve">I am likely to live </w:t>
      </w:r>
      <w:r w:rsidR="007D5A97" w:rsidRPr="001D19F6">
        <w:rPr>
          <w:rFonts w:ascii="Arial" w:eastAsia="굴림" w:hAnsi="Arial" w:cs="Arial"/>
          <w:sz w:val="22"/>
        </w:rPr>
        <w:t xml:space="preserve">until </w:t>
      </w:r>
      <w:r w:rsidR="001545EF" w:rsidRPr="001D19F6">
        <w:rPr>
          <w:rFonts w:ascii="Arial" w:eastAsia="굴림" w:hAnsi="Arial" w:cs="Arial"/>
          <w:sz w:val="22"/>
        </w:rPr>
        <w:t>110</w:t>
      </w:r>
      <w:r w:rsidR="007D5A97" w:rsidRPr="001D19F6">
        <w:rPr>
          <w:rFonts w:ascii="Arial" w:eastAsia="굴림" w:hAnsi="Arial" w:cs="Arial"/>
          <w:sz w:val="22"/>
        </w:rPr>
        <w:t xml:space="preserve"> years old.</w:t>
      </w:r>
      <w:r w:rsidR="001545EF"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02BBE2A0"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6309E419"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D808DB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7CA72C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CA17A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9DCF50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CB0AAF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09C948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1FA2EF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5E7CD1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8B39BC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D6CB85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EE8327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CE5427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234C34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D33422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27E563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3BF749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2E7DC0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3F0F45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DD9F0A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CF3765E"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310B351"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B3F02A8"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CF1D07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3D6615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261DCF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F66C1B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421E54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662C1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1B5360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FE6B10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022A84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C9E3E8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DD1844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9CB88D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4D175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8534D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497DA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365CC8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364299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49D4C5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185A90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B13C3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D5FF44E"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52C301F"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55D5BD9D"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7B55C85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24F46FC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06FFC2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32A4BF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38B1727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0A800A9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6D22AC1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66304CB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5FBCD0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07F5DA3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7DC0504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03D824DA" w14:textId="77777777" w:rsidR="000B0851" w:rsidRPr="001D19F6" w:rsidRDefault="000B0851" w:rsidP="000B0851">
      <w:pPr>
        <w:wordWrap/>
        <w:spacing w:line="360" w:lineRule="auto"/>
        <w:rPr>
          <w:rFonts w:ascii="Arial" w:eastAsia="굴림" w:hAnsi="Arial" w:cs="Arial"/>
          <w:sz w:val="22"/>
        </w:rPr>
      </w:pPr>
    </w:p>
    <w:p w14:paraId="160A797E" w14:textId="77777777" w:rsidR="004D1AB4" w:rsidRPr="001D19F6" w:rsidRDefault="001545EF" w:rsidP="00B05F73">
      <w:pPr>
        <w:wordWrap/>
        <w:spacing w:line="276" w:lineRule="auto"/>
        <w:rPr>
          <w:rFonts w:ascii="Arial" w:eastAsia="굴림" w:hAnsi="Arial" w:cs="Arial"/>
          <w:b/>
          <w:sz w:val="22"/>
        </w:rPr>
      </w:pPr>
      <w:r w:rsidRPr="001D19F6">
        <w:rPr>
          <w:rFonts w:ascii="Arial" w:eastAsia="굴림" w:hAnsi="Arial" w:cs="Arial"/>
          <w:b/>
          <w:sz w:val="22"/>
        </w:rPr>
        <w:t xml:space="preserve">&lt; </w:t>
      </w:r>
      <w:r w:rsidR="004D1AB4" w:rsidRPr="001D19F6">
        <w:rPr>
          <w:rFonts w:ascii="Arial" w:eastAsia="굴림" w:hAnsi="Arial" w:cs="Arial"/>
          <w:b/>
          <w:sz w:val="22"/>
        </w:rPr>
        <w:t xml:space="preserve">Expectation about </w:t>
      </w:r>
      <w:r w:rsidRPr="001D19F6">
        <w:rPr>
          <w:rFonts w:ascii="Arial" w:eastAsia="굴림" w:hAnsi="Arial" w:cs="Arial"/>
          <w:b/>
          <w:sz w:val="22"/>
        </w:rPr>
        <w:t xml:space="preserve">living standard and </w:t>
      </w:r>
      <w:r w:rsidR="004D1AB4" w:rsidRPr="001D19F6">
        <w:rPr>
          <w:rFonts w:ascii="Arial" w:eastAsia="굴림" w:hAnsi="Arial" w:cs="Arial"/>
          <w:b/>
          <w:sz w:val="22"/>
        </w:rPr>
        <w:t xml:space="preserve">the Government (Silver Life, the Unification of North Korean and South Korean, </w:t>
      </w:r>
      <w:r w:rsidRPr="001D19F6">
        <w:rPr>
          <w:rFonts w:ascii="Arial" w:eastAsia="굴림" w:hAnsi="Arial" w:cs="Arial"/>
          <w:b/>
          <w:sz w:val="22"/>
        </w:rPr>
        <w:t>and Real</w:t>
      </w:r>
      <w:r w:rsidR="004D1AB4" w:rsidRPr="001D19F6">
        <w:rPr>
          <w:rFonts w:ascii="Arial" w:eastAsia="굴림" w:hAnsi="Arial" w:cs="Arial"/>
          <w:b/>
          <w:sz w:val="22"/>
        </w:rPr>
        <w:t xml:space="preserve"> Estate)</w:t>
      </w:r>
      <w:r w:rsidR="00CC31FD" w:rsidRPr="001D19F6">
        <w:rPr>
          <w:rFonts w:ascii="Arial" w:eastAsia="굴림" w:hAnsi="Arial" w:cs="Arial"/>
          <w:b/>
          <w:sz w:val="22"/>
        </w:rPr>
        <w:t xml:space="preserve"> &gt;</w:t>
      </w:r>
    </w:p>
    <w:p w14:paraId="2AE39664" w14:textId="77777777" w:rsidR="00A52DF4" w:rsidRPr="001D19F6" w:rsidRDefault="00A52DF4" w:rsidP="00B05F73">
      <w:pPr>
        <w:wordWrap/>
        <w:spacing w:line="276" w:lineRule="auto"/>
        <w:rPr>
          <w:rFonts w:ascii="Arial" w:eastAsia="굴림" w:hAnsi="Arial" w:cs="Arial"/>
          <w:b/>
          <w:sz w:val="22"/>
        </w:rPr>
      </w:pPr>
    </w:p>
    <w:p w14:paraId="780D35F8"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G032</w:t>
      </w:r>
      <w:r w:rsidR="000B0851" w:rsidRPr="001D19F6">
        <w:rPr>
          <w:rFonts w:ascii="Arial" w:eastAsia="굴림" w:hAnsi="Arial" w:cs="Arial"/>
          <w:sz w:val="22"/>
        </w:rPr>
        <w:t xml:space="preserve">. </w:t>
      </w:r>
      <w:r w:rsidR="001545EF" w:rsidRPr="001D19F6">
        <w:rPr>
          <w:rFonts w:ascii="Arial" w:eastAsia="굴림" w:hAnsi="Arial" w:cs="Arial"/>
          <w:sz w:val="22"/>
        </w:rPr>
        <w:t>“</w:t>
      </w:r>
      <w:r w:rsidR="006C12E9" w:rsidRPr="001D19F6">
        <w:rPr>
          <w:rFonts w:ascii="Arial" w:eastAsia="굴림" w:hAnsi="Arial" w:cs="Arial"/>
          <w:sz w:val="22"/>
        </w:rPr>
        <w:t xml:space="preserve">My </w:t>
      </w:r>
      <w:r w:rsidR="001545EF" w:rsidRPr="001D19F6">
        <w:rPr>
          <w:rFonts w:ascii="Arial" w:eastAsia="굴림" w:hAnsi="Arial" w:cs="Arial"/>
          <w:sz w:val="22"/>
        </w:rPr>
        <w:t>living standard is likely to be lower in the future.”</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26BCCADA"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DDC5B6A"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9ABAFC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A83169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206B32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613317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95D5D5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DD3054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7F89B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ED2AEB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853A4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91AB96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147499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6DEB69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90E9F9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10C045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50F842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F4E94E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4B2501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7B809E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A5FD00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8BDA8B1"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EFD4E98"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0E84C48D"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3BED86D"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818F2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45DEF4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2B0AF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F3F7F2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1FE5D7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653F3E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DC0805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0875E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9EFE4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68D8C7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534EC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A02316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12E729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EE145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18E59F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D1F40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2F30B2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0FF21E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6C4226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D68F64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EBCDD5B"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7330ACB"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6751C8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lastRenderedPageBreak/>
              <w:t>0</w:t>
            </w:r>
          </w:p>
        </w:tc>
        <w:tc>
          <w:tcPr>
            <w:tcW w:w="886" w:type="dxa"/>
            <w:gridSpan w:val="2"/>
            <w:tcBorders>
              <w:top w:val="nil"/>
              <w:left w:val="nil"/>
              <w:bottom w:val="nil"/>
              <w:right w:val="nil"/>
            </w:tcBorders>
            <w:tcMar>
              <w:top w:w="28" w:type="dxa"/>
              <w:left w:w="28" w:type="dxa"/>
              <w:bottom w:w="28" w:type="dxa"/>
              <w:right w:w="28" w:type="dxa"/>
            </w:tcMar>
            <w:hideMark/>
          </w:tcPr>
          <w:p w14:paraId="25D54A6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0295257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2ECA44D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20BF5E9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689DCFE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93EB2F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45641E2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2CE553A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4C7CC5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2FF7242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3C31D5AE" w14:textId="77777777" w:rsidR="004D1AB4" w:rsidRPr="001D19F6" w:rsidRDefault="004D1AB4" w:rsidP="000B0851">
      <w:pPr>
        <w:wordWrap/>
        <w:spacing w:line="360" w:lineRule="auto"/>
        <w:rPr>
          <w:rFonts w:ascii="Arial" w:eastAsia="굴림" w:hAnsi="Arial" w:cs="Arial"/>
          <w:sz w:val="22"/>
        </w:rPr>
      </w:pPr>
    </w:p>
    <w:p w14:paraId="5EDF3612"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G033</w:t>
      </w:r>
      <w:r w:rsidR="000B0851" w:rsidRPr="001D19F6">
        <w:rPr>
          <w:rFonts w:ascii="Arial" w:eastAsia="굴림" w:hAnsi="Arial" w:cs="Arial"/>
          <w:sz w:val="22"/>
        </w:rPr>
        <w:t xml:space="preserve">. </w:t>
      </w:r>
      <w:r w:rsidR="00776DA4" w:rsidRPr="001D19F6">
        <w:rPr>
          <w:rFonts w:ascii="Arial" w:eastAsia="굴림" w:hAnsi="Arial" w:cs="Arial"/>
          <w:sz w:val="22"/>
        </w:rPr>
        <w:t>“The children of o</w:t>
      </w:r>
      <w:r w:rsidR="006C12E9" w:rsidRPr="001D19F6">
        <w:rPr>
          <w:rFonts w:ascii="Arial" w:eastAsia="굴림" w:hAnsi="Arial" w:cs="Arial"/>
          <w:sz w:val="22"/>
        </w:rPr>
        <w:t xml:space="preserve">ur generation </w:t>
      </w:r>
      <w:r w:rsidR="00776DA4" w:rsidRPr="001D19F6">
        <w:rPr>
          <w:rFonts w:ascii="Arial" w:eastAsia="굴림" w:hAnsi="Arial" w:cs="Arial"/>
          <w:sz w:val="22"/>
        </w:rPr>
        <w:t>are</w:t>
      </w:r>
      <w:r w:rsidR="006C12E9" w:rsidRPr="001D19F6">
        <w:rPr>
          <w:rFonts w:ascii="Arial" w:eastAsia="굴림" w:hAnsi="Arial" w:cs="Arial"/>
          <w:sz w:val="22"/>
        </w:rPr>
        <w:t xml:space="preserve"> likely to</w:t>
      </w:r>
      <w:r w:rsidR="000B0851" w:rsidRPr="001D19F6">
        <w:rPr>
          <w:rFonts w:ascii="Arial" w:eastAsia="굴림" w:hAnsi="Arial" w:cs="Arial"/>
          <w:sz w:val="22"/>
        </w:rPr>
        <w:t xml:space="preserve"> live in </w:t>
      </w:r>
      <w:r w:rsidR="006C12E9" w:rsidRPr="001D19F6">
        <w:rPr>
          <w:rFonts w:ascii="Arial" w:eastAsia="굴림" w:hAnsi="Arial" w:cs="Arial"/>
          <w:sz w:val="22"/>
        </w:rPr>
        <w:t xml:space="preserve">a </w:t>
      </w:r>
      <w:r w:rsidR="000B0851" w:rsidRPr="001D19F6">
        <w:rPr>
          <w:rFonts w:ascii="Arial" w:eastAsia="굴림" w:hAnsi="Arial" w:cs="Arial"/>
          <w:sz w:val="22"/>
        </w:rPr>
        <w:t xml:space="preserve">better economic/social situation than </w:t>
      </w:r>
      <w:r w:rsidR="006C12E9" w:rsidRPr="001D19F6">
        <w:rPr>
          <w:rFonts w:ascii="Arial" w:eastAsia="굴림" w:hAnsi="Arial" w:cs="Arial"/>
          <w:sz w:val="22"/>
        </w:rPr>
        <w:t xml:space="preserve">our </w:t>
      </w:r>
      <w:r w:rsidR="000B0851" w:rsidRPr="001D19F6">
        <w:rPr>
          <w:rFonts w:ascii="Arial" w:eastAsia="굴림" w:hAnsi="Arial" w:cs="Arial"/>
          <w:sz w:val="22"/>
        </w:rPr>
        <w:t>generation</w:t>
      </w:r>
      <w:r w:rsidR="006C12E9" w:rsidRPr="001D19F6">
        <w:rPr>
          <w:rFonts w:ascii="Arial" w:eastAsia="굴림" w:hAnsi="Arial" w:cs="Arial"/>
          <w:sz w:val="22"/>
        </w:rPr>
        <w:t>.</w:t>
      </w:r>
      <w:r w:rsidR="00776DA4"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093C294A"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42A43C8"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477111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6D6A8F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41D0C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96B210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DDFE5F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185D9F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707E39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4B2482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686100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020AD1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09C093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D1A6AF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986FD8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AB8A51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8A2520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63194F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72C609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C82FFD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89D934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028D3A7"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94C8FF9"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9443201"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6408A9AA"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61B7E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ED9B86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184B8F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BB98CC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85A005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FCCBC5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C6307B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E2AC4D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9CEB7D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A6F620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E0FDB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16BDD8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21E882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859AFD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3BB67C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78A131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0C321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9EADED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274D92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7BC1D64"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6C045D7"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1D0D118"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83F359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0BF7CAE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3C2FF31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168D4D7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45E08F3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2E3F0E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D9E7EC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4735BF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289CA06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1BC2385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04F7CF1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32F2457C" w14:textId="77777777" w:rsidR="000B0851" w:rsidRPr="001D19F6" w:rsidRDefault="000B0851" w:rsidP="000B0851">
      <w:pPr>
        <w:wordWrap/>
        <w:spacing w:line="360" w:lineRule="auto"/>
        <w:rPr>
          <w:rFonts w:ascii="Arial" w:eastAsia="굴림" w:hAnsi="Arial" w:cs="Arial"/>
          <w:sz w:val="22"/>
        </w:rPr>
      </w:pPr>
    </w:p>
    <w:p w14:paraId="13606FA1" w14:textId="77777777" w:rsidR="006C12E9"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G034</w:t>
      </w:r>
      <w:r w:rsidR="000B0851" w:rsidRPr="001D19F6">
        <w:rPr>
          <w:rFonts w:ascii="Arial" w:eastAsia="굴림" w:hAnsi="Arial" w:cs="Arial"/>
          <w:sz w:val="22"/>
        </w:rPr>
        <w:t xml:space="preserve">. </w:t>
      </w:r>
      <w:r w:rsidR="00776DA4" w:rsidRPr="001D19F6">
        <w:rPr>
          <w:rFonts w:ascii="Arial" w:eastAsia="굴림" w:hAnsi="Arial" w:cs="Arial"/>
          <w:sz w:val="22"/>
        </w:rPr>
        <w:t>“</w:t>
      </w:r>
      <w:r w:rsidR="006C12E9" w:rsidRPr="001D19F6">
        <w:rPr>
          <w:rFonts w:ascii="Arial" w:eastAsia="굴림" w:hAnsi="Arial" w:cs="Arial"/>
          <w:sz w:val="22"/>
        </w:rPr>
        <w:t>The government is likely to</w:t>
      </w:r>
      <w:r w:rsidR="00776DA4" w:rsidRPr="001D19F6">
        <w:rPr>
          <w:rFonts w:ascii="Arial" w:eastAsia="굴림" w:hAnsi="Arial" w:cs="Arial"/>
          <w:sz w:val="22"/>
        </w:rPr>
        <w:t xml:space="preserve"> guarantee the old age.”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7543E593"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5A73533"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AB0CAD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B62170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D1A7CF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C38577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88013E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48823B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5CEF02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EDF1B3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0242F8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73F1A9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AEBEB9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7B91C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37E9A5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AF417F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148D54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299C7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1636AA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DFE5DA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25CC93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A0C149"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E23FA3D"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9BB1AAB"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48CB3C8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7DCDD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F23CFC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BE6231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6DBF1A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ED19F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ACDCA5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3D7874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E6D80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9E06EE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0A843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87EB04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F3CA6F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4DF685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9B3AF0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D4D461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8728A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42EE33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5CF5AF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EE1B97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4947D6B"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F9C4976"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588C4C6B"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49FAF40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3B71801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0C4B1B3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385FDD4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50B9C86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024949A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509B03F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65F3664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45A7C34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4FFC576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EB31DD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195C8F1F" w14:textId="77777777" w:rsidR="000B0851" w:rsidRPr="001D19F6" w:rsidRDefault="000B0851" w:rsidP="000B0851">
      <w:pPr>
        <w:wordWrap/>
        <w:spacing w:line="360" w:lineRule="auto"/>
        <w:rPr>
          <w:rFonts w:ascii="Arial" w:eastAsia="굴림" w:hAnsi="Arial" w:cs="Arial"/>
          <w:sz w:val="22"/>
        </w:rPr>
      </w:pPr>
    </w:p>
    <w:p w14:paraId="0EEB6178"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G035</w:t>
      </w:r>
      <w:r w:rsidR="000B0851" w:rsidRPr="001D19F6">
        <w:rPr>
          <w:rFonts w:ascii="Arial" w:eastAsia="굴림" w:hAnsi="Arial" w:cs="Arial"/>
          <w:sz w:val="22"/>
        </w:rPr>
        <w:t>.</w:t>
      </w:r>
      <w:r w:rsidR="00776DA4" w:rsidRPr="001D19F6">
        <w:rPr>
          <w:rFonts w:ascii="Arial" w:eastAsia="굴림" w:hAnsi="Arial" w:cs="Arial"/>
          <w:sz w:val="22"/>
        </w:rPr>
        <w:t xml:space="preserve"> “</w:t>
      </w:r>
      <w:r w:rsidR="00CC1931" w:rsidRPr="001D19F6">
        <w:rPr>
          <w:rFonts w:ascii="Arial" w:eastAsia="굴림" w:hAnsi="Arial" w:cs="Arial"/>
          <w:sz w:val="22"/>
        </w:rPr>
        <w:t>T</w:t>
      </w:r>
      <w:r w:rsidR="000B0851" w:rsidRPr="001D19F6">
        <w:rPr>
          <w:rFonts w:ascii="Arial" w:eastAsia="굴림" w:hAnsi="Arial" w:cs="Arial"/>
          <w:sz w:val="22"/>
        </w:rPr>
        <w:t xml:space="preserve">he National </w:t>
      </w:r>
      <w:r w:rsidR="00CC1931" w:rsidRPr="001D19F6">
        <w:rPr>
          <w:rFonts w:ascii="Arial" w:eastAsia="굴림" w:hAnsi="Arial" w:cs="Arial"/>
          <w:sz w:val="22"/>
        </w:rPr>
        <w:t>Pension System is likely to</w:t>
      </w:r>
      <w:r w:rsidR="000B0851" w:rsidRPr="001D19F6">
        <w:rPr>
          <w:rFonts w:ascii="Arial" w:eastAsia="굴림" w:hAnsi="Arial" w:cs="Arial"/>
          <w:sz w:val="22"/>
        </w:rPr>
        <w:t xml:space="preserve"> help </w:t>
      </w:r>
      <w:r w:rsidR="007878AA" w:rsidRPr="001D19F6">
        <w:rPr>
          <w:rFonts w:ascii="Arial" w:eastAsia="굴림" w:hAnsi="Arial" w:cs="Arial"/>
          <w:sz w:val="22"/>
        </w:rPr>
        <w:t>stabilizing</w:t>
      </w:r>
      <w:r w:rsidR="00776DA4" w:rsidRPr="001D19F6">
        <w:rPr>
          <w:rFonts w:ascii="Arial" w:eastAsia="굴림" w:hAnsi="Arial" w:cs="Arial"/>
          <w:sz w:val="22"/>
        </w:rPr>
        <w:t xml:space="preserve"> my old age.”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60326265"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706FDD3"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244818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92B392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A3D07E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6413E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45BBA7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E0C45C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7DD12F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72D98B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B48C8F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251E0B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A27203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A0C370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1A8A95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E76451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A45DAF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4EF5FB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E37218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40F220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99071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0B0C436"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8640576"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2463D5F0"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07F5B76D"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8A984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801BBA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588F54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363EC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613CCC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A4091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FDC1E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50468C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534541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389C56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765CC5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75DF97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B38BA8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A58948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346BD9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BE4D6D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513201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C3FE3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EFC12E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76D944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1DE9E19"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5268BFE7"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5131C2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692BADF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BBE374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5B5C328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7B0B4FA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7BFC18C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11506DF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5597F34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415BB98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6E8B99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923EDD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1796D67D" w14:textId="77777777" w:rsidR="000B0851" w:rsidRPr="001D19F6" w:rsidRDefault="000B0851" w:rsidP="000B0851">
      <w:pPr>
        <w:wordWrap/>
        <w:spacing w:line="360" w:lineRule="auto"/>
        <w:rPr>
          <w:rFonts w:ascii="Arial" w:eastAsia="굴림" w:hAnsi="Arial" w:cs="Arial"/>
          <w:sz w:val="22"/>
        </w:rPr>
      </w:pPr>
    </w:p>
    <w:p w14:paraId="10AF3D86" w14:textId="77777777" w:rsidR="00695875"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G036</w:t>
      </w:r>
      <w:r w:rsidR="000B0851" w:rsidRPr="001D19F6">
        <w:rPr>
          <w:rFonts w:ascii="Arial" w:eastAsia="굴림" w:hAnsi="Arial" w:cs="Arial"/>
          <w:sz w:val="22"/>
        </w:rPr>
        <w:t>.</w:t>
      </w:r>
      <w:r w:rsidR="007878AA" w:rsidRPr="001D19F6">
        <w:rPr>
          <w:rFonts w:ascii="Arial" w:eastAsia="굴림" w:hAnsi="Arial" w:cs="Arial"/>
          <w:sz w:val="22"/>
        </w:rPr>
        <w:t xml:space="preserve"> “</w:t>
      </w:r>
      <w:r w:rsidR="00CC1931" w:rsidRPr="001D19F6">
        <w:rPr>
          <w:rFonts w:ascii="Arial" w:eastAsia="굴림" w:hAnsi="Arial" w:cs="Arial"/>
          <w:sz w:val="22"/>
        </w:rPr>
        <w:t>T</w:t>
      </w:r>
      <w:r w:rsidR="000B0851" w:rsidRPr="001D19F6">
        <w:rPr>
          <w:rFonts w:ascii="Arial" w:eastAsia="굴림" w:hAnsi="Arial" w:cs="Arial"/>
          <w:sz w:val="22"/>
        </w:rPr>
        <w:t xml:space="preserve">he Basic </w:t>
      </w:r>
      <w:r w:rsidR="00C9580E" w:rsidRPr="001D19F6">
        <w:rPr>
          <w:rFonts w:ascii="Arial" w:eastAsia="굴림" w:hAnsi="Arial" w:cs="Arial"/>
          <w:sz w:val="22"/>
        </w:rPr>
        <w:t xml:space="preserve">Pension (Ex Basic </w:t>
      </w:r>
      <w:r w:rsidR="00CC1931" w:rsidRPr="001D19F6">
        <w:rPr>
          <w:rFonts w:ascii="Arial" w:eastAsia="굴림" w:hAnsi="Arial" w:cs="Arial"/>
          <w:sz w:val="22"/>
        </w:rPr>
        <w:t xml:space="preserve">Old-Age </w:t>
      </w:r>
      <w:r w:rsidR="000B0851" w:rsidRPr="001D19F6">
        <w:rPr>
          <w:rFonts w:ascii="Arial" w:eastAsia="굴림" w:hAnsi="Arial" w:cs="Arial"/>
          <w:sz w:val="22"/>
        </w:rPr>
        <w:t>Pension</w:t>
      </w:r>
      <w:r w:rsidR="00C9580E" w:rsidRPr="001D19F6">
        <w:rPr>
          <w:rFonts w:ascii="Arial" w:eastAsia="굴림" w:hAnsi="Arial" w:cs="Arial"/>
          <w:sz w:val="22"/>
        </w:rPr>
        <w:t>)</w:t>
      </w:r>
      <w:r w:rsidR="000B0851" w:rsidRPr="001D19F6">
        <w:rPr>
          <w:rFonts w:ascii="Arial" w:eastAsia="굴림" w:hAnsi="Arial" w:cs="Arial"/>
          <w:sz w:val="22"/>
        </w:rPr>
        <w:t xml:space="preserve"> </w:t>
      </w:r>
      <w:r w:rsidR="00CC1931" w:rsidRPr="001D19F6">
        <w:rPr>
          <w:rFonts w:ascii="Arial" w:eastAsia="굴림" w:hAnsi="Arial" w:cs="Arial"/>
          <w:sz w:val="22"/>
        </w:rPr>
        <w:t xml:space="preserve">is likely to </w:t>
      </w:r>
      <w:r w:rsidR="007878AA" w:rsidRPr="001D19F6">
        <w:rPr>
          <w:rFonts w:ascii="Arial" w:eastAsia="굴림" w:hAnsi="Arial" w:cs="Arial"/>
          <w:sz w:val="22"/>
        </w:rPr>
        <w:t>help stabilizing my old age.”</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140"/>
      </w:tblGrid>
      <w:tr w:rsidR="00D063AA" w:rsidRPr="001D19F6" w14:paraId="50EF35D5" w14:textId="77777777" w:rsidTr="00695875">
        <w:trPr>
          <w:trHeight w:val="834"/>
        </w:trPr>
        <w:tc>
          <w:tcPr>
            <w:tcW w:w="91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DD7F56E" w14:textId="4E1929F6" w:rsidR="00695875" w:rsidRPr="001D19F6" w:rsidRDefault="00695875" w:rsidP="00695875">
            <w:pPr>
              <w:shd w:val="clear" w:color="auto" w:fill="FFFFFF"/>
              <w:snapToGrid w:val="0"/>
              <w:spacing w:line="276" w:lineRule="auto"/>
              <w:textAlignment w:val="baseline"/>
              <w:rPr>
                <w:rFonts w:ascii="Arial" w:eastAsia="굴림" w:hAnsi="Arial" w:cs="Arial"/>
                <w:bCs/>
                <w:kern w:val="0"/>
                <w:szCs w:val="20"/>
                <w:shd w:val="clear" w:color="auto" w:fill="FFFFFF"/>
              </w:rPr>
            </w:pPr>
            <w:r w:rsidRPr="001D19F6">
              <w:rPr>
                <w:rFonts w:ascii="Arial" w:eastAsia="굴림" w:hAnsi="Arial" w:cs="Arial"/>
                <w:bCs/>
                <w:kern w:val="0"/>
                <w:szCs w:val="20"/>
                <w:shd w:val="clear" w:color="auto" w:fill="FFFFFF"/>
              </w:rPr>
              <w:t xml:space="preserve">The basic old-age pension that has been implemented since 2008 is abolished and now new basic pension is implemented from 2014. This </w:t>
            </w:r>
            <w:r w:rsidRPr="001D19F6">
              <w:rPr>
                <w:rFonts w:ascii="Arial" w:eastAsia="굴림" w:hAnsi="Arial" w:cs="Arial"/>
                <w:b/>
                <w:bCs/>
                <w:kern w:val="0"/>
                <w:szCs w:val="20"/>
                <w:shd w:val="clear" w:color="auto" w:fill="FFFFFF"/>
              </w:rPr>
              <w:t>Basic Pension</w:t>
            </w:r>
            <w:r w:rsidRPr="001D19F6">
              <w:rPr>
                <w:rFonts w:ascii="Arial" w:eastAsia="굴림" w:hAnsi="Arial" w:cs="Arial"/>
                <w:bCs/>
                <w:kern w:val="0"/>
                <w:szCs w:val="20"/>
                <w:shd w:val="clear" w:color="auto" w:fill="FFFFFF"/>
              </w:rPr>
              <w:t xml:space="preserve"> is currently supporting approximately 70% of the population over the age of 65 by paying them up to </w:t>
            </w:r>
            <w:del w:id="9443" w:author="Keis" w:date="2024-09-06T15:27:00Z">
              <w:r w:rsidR="00D02DEB" w:rsidRPr="007A3CD7" w:rsidDel="007A3CD7">
                <w:rPr>
                  <w:rFonts w:ascii="Arial" w:eastAsia="굴림" w:hAnsi="Arial" w:cs="Arial"/>
                  <w:bCs/>
                  <w:color w:val="00B050"/>
                  <w:kern w:val="0"/>
                  <w:szCs w:val="20"/>
                  <w:shd w:val="clear" w:color="auto" w:fill="FFFFFF"/>
                  <w:rPrChange w:id="9444" w:author="Keis" w:date="2024-09-06T15:27:00Z">
                    <w:rPr>
                      <w:rFonts w:ascii="Arial" w:eastAsia="굴림" w:hAnsi="Arial" w:cs="Arial"/>
                      <w:bCs/>
                      <w:kern w:val="0"/>
                      <w:szCs w:val="20"/>
                      <w:shd w:val="clear" w:color="auto" w:fill="FFFFFF"/>
                    </w:rPr>
                  </w:rPrChange>
                </w:rPr>
                <w:delText xml:space="preserve">25 </w:delText>
              </w:r>
            </w:del>
            <w:ins w:id="9445" w:author="Keis" w:date="2024-09-06T15:27:00Z">
              <w:r w:rsidR="007A3CD7" w:rsidRPr="007A3CD7">
                <w:rPr>
                  <w:rFonts w:ascii="Arial" w:eastAsia="굴림" w:hAnsi="Arial" w:cs="Arial"/>
                  <w:bCs/>
                  <w:color w:val="00B050"/>
                  <w:kern w:val="0"/>
                  <w:szCs w:val="20"/>
                  <w:shd w:val="clear" w:color="auto" w:fill="FFFFFF"/>
                  <w:rPrChange w:id="9446" w:author="Keis" w:date="2024-09-06T15:27:00Z">
                    <w:rPr>
                      <w:rFonts w:ascii="Arial" w:eastAsia="굴림" w:hAnsi="Arial" w:cs="Arial"/>
                      <w:bCs/>
                      <w:kern w:val="0"/>
                      <w:szCs w:val="20"/>
                      <w:shd w:val="clear" w:color="auto" w:fill="FFFFFF"/>
                    </w:rPr>
                  </w:rPrChange>
                </w:rPr>
                <w:t>31</w:t>
              </w:r>
              <w:r w:rsidR="007A3CD7" w:rsidRPr="001D19F6">
                <w:rPr>
                  <w:rFonts w:ascii="Arial" w:eastAsia="굴림" w:hAnsi="Arial" w:cs="Arial"/>
                  <w:bCs/>
                  <w:kern w:val="0"/>
                  <w:szCs w:val="20"/>
                  <w:shd w:val="clear" w:color="auto" w:fill="FFFFFF"/>
                </w:rPr>
                <w:t xml:space="preserve"> </w:t>
              </w:r>
            </w:ins>
            <w:r w:rsidR="00D02DEB" w:rsidRPr="001D19F6">
              <w:rPr>
                <w:rFonts w:ascii="Arial" w:eastAsia="굴림" w:hAnsi="Arial" w:cs="Arial"/>
                <w:bCs/>
                <w:kern w:val="0"/>
                <w:szCs w:val="20"/>
                <w:shd w:val="clear" w:color="auto" w:fill="FFFFFF"/>
              </w:rPr>
              <w:t xml:space="preserve">MW per person or </w:t>
            </w:r>
            <w:del w:id="9447" w:author="Keis" w:date="2024-09-06T15:27:00Z">
              <w:r w:rsidR="00D02DEB" w:rsidRPr="007A3CD7" w:rsidDel="007A3CD7">
                <w:rPr>
                  <w:rFonts w:ascii="Arial" w:eastAsia="굴림" w:hAnsi="Arial" w:cs="Arial"/>
                  <w:bCs/>
                  <w:color w:val="00B050"/>
                  <w:kern w:val="0"/>
                  <w:szCs w:val="20"/>
                  <w:shd w:val="clear" w:color="auto" w:fill="FFFFFF"/>
                  <w:rPrChange w:id="9448" w:author="Keis" w:date="2024-09-06T15:27:00Z">
                    <w:rPr>
                      <w:rFonts w:ascii="Arial" w:eastAsia="굴림" w:hAnsi="Arial" w:cs="Arial"/>
                      <w:bCs/>
                      <w:kern w:val="0"/>
                      <w:szCs w:val="20"/>
                      <w:shd w:val="clear" w:color="auto" w:fill="FFFFFF"/>
                    </w:rPr>
                  </w:rPrChange>
                </w:rPr>
                <w:delText xml:space="preserve">40 </w:delText>
              </w:r>
            </w:del>
            <w:ins w:id="9449" w:author="Keis" w:date="2024-09-06T15:27:00Z">
              <w:r w:rsidR="007A3CD7" w:rsidRPr="007A3CD7">
                <w:rPr>
                  <w:rFonts w:ascii="Arial" w:eastAsia="굴림" w:hAnsi="Arial" w:cs="Arial"/>
                  <w:bCs/>
                  <w:color w:val="00B050"/>
                  <w:kern w:val="0"/>
                  <w:szCs w:val="20"/>
                  <w:shd w:val="clear" w:color="auto" w:fill="FFFFFF"/>
                  <w:rPrChange w:id="9450" w:author="Keis" w:date="2024-09-06T15:27:00Z">
                    <w:rPr>
                      <w:rFonts w:ascii="Arial" w:eastAsia="굴림" w:hAnsi="Arial" w:cs="Arial"/>
                      <w:bCs/>
                      <w:kern w:val="0"/>
                      <w:szCs w:val="20"/>
                      <w:shd w:val="clear" w:color="auto" w:fill="FFFFFF"/>
                    </w:rPr>
                  </w:rPrChange>
                </w:rPr>
                <w:t>49</w:t>
              </w:r>
              <w:r w:rsidR="007A3CD7" w:rsidRPr="001D19F6">
                <w:rPr>
                  <w:rFonts w:ascii="Arial" w:eastAsia="굴림" w:hAnsi="Arial" w:cs="Arial"/>
                  <w:bCs/>
                  <w:kern w:val="0"/>
                  <w:szCs w:val="20"/>
                  <w:shd w:val="clear" w:color="auto" w:fill="FFFFFF"/>
                </w:rPr>
                <w:t xml:space="preserve"> </w:t>
              </w:r>
            </w:ins>
            <w:r w:rsidR="00D02DEB" w:rsidRPr="001D19F6">
              <w:rPr>
                <w:rFonts w:ascii="Arial" w:eastAsia="굴림" w:hAnsi="Arial" w:cs="Arial"/>
                <w:bCs/>
                <w:kern w:val="0"/>
                <w:szCs w:val="20"/>
                <w:shd w:val="clear" w:color="auto" w:fill="FFFFFF"/>
              </w:rPr>
              <w:t>MW</w:t>
            </w:r>
            <w:r w:rsidRPr="001D19F6">
              <w:rPr>
                <w:rFonts w:ascii="Arial" w:eastAsia="굴림" w:hAnsi="Arial" w:cs="Arial"/>
                <w:bCs/>
                <w:kern w:val="0"/>
                <w:szCs w:val="20"/>
                <w:shd w:val="clear" w:color="auto" w:fill="FFFFFF"/>
              </w:rPr>
              <w:t xml:space="preserve"> per couple to cover their basic living </w:t>
            </w:r>
            <w:proofErr w:type="gramStart"/>
            <w:r w:rsidRPr="001D19F6">
              <w:rPr>
                <w:rFonts w:ascii="Arial" w:eastAsia="굴림" w:hAnsi="Arial" w:cs="Arial"/>
                <w:bCs/>
                <w:kern w:val="0"/>
                <w:szCs w:val="20"/>
                <w:shd w:val="clear" w:color="auto" w:fill="FFFFFF"/>
              </w:rPr>
              <w:t>expenses..</w:t>
            </w:r>
            <w:proofErr w:type="gramEnd"/>
          </w:p>
        </w:tc>
      </w:tr>
    </w:tbl>
    <w:p w14:paraId="03F1010D" w14:textId="77777777" w:rsidR="00695875" w:rsidRPr="001D19F6" w:rsidRDefault="00695875" w:rsidP="000B0851">
      <w:pPr>
        <w:wordWrap/>
        <w:spacing w:line="360" w:lineRule="auto"/>
        <w:rPr>
          <w:rFonts w:ascii="Arial" w:eastAsia="굴림" w:hAnsi="Arial" w:cs="Arial"/>
          <w:sz w:val="6"/>
          <w:szCs w:val="6"/>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75D2B319" w14:textId="77777777" w:rsidTr="00695875">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4FC20CF0" w14:textId="77777777" w:rsidR="00695875" w:rsidRPr="001D19F6" w:rsidRDefault="00695875" w:rsidP="00695875">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2773C63"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3547CB5"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B40DDF5"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28FCE4D"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1EA590F"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6675C4E"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64CFD98"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2A98137"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BCF0261"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F9B368D"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088AE0C"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689A85A"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A0C3BB2"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25AE715"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45FD077"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ACD5C26"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54CC09"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72451E1"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766120F"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1CFA3E4" w14:textId="77777777" w:rsidR="00695875" w:rsidRPr="001D19F6" w:rsidRDefault="00695875" w:rsidP="00695875">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5CF1E86" w14:textId="77777777" w:rsidR="00695875" w:rsidRPr="001D19F6" w:rsidRDefault="00695875" w:rsidP="00695875">
            <w:pPr>
              <w:widowControl/>
              <w:wordWrap/>
              <w:autoSpaceDE/>
              <w:autoSpaceDN/>
              <w:jc w:val="left"/>
              <w:rPr>
                <w:rFonts w:ascii="Arial" w:eastAsia="굴림" w:hAnsi="Arial" w:cs="Arial"/>
                <w:kern w:val="0"/>
                <w:sz w:val="22"/>
              </w:rPr>
            </w:pPr>
          </w:p>
        </w:tc>
      </w:tr>
      <w:tr w:rsidR="00D063AA" w:rsidRPr="001D19F6" w14:paraId="6F945A52" w14:textId="77777777" w:rsidTr="00695875">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F2DBDAB" w14:textId="77777777" w:rsidR="00695875" w:rsidRPr="001D19F6" w:rsidRDefault="00695875" w:rsidP="00695875">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8D21F11"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FFE8FC3"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3DE1BB5"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AD9CFEF"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10AF437"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C47CD81"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9A39A83"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46B8CD4"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D065097"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64EBE2B"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5E267A4"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9AEC756"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121F007"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E0228D0"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3E49F75"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4C63AEC"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3CF4D65"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2D8F77A" w14:textId="77777777" w:rsidR="00695875" w:rsidRPr="001D19F6" w:rsidRDefault="00695875" w:rsidP="00695875">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89AF0B7" w14:textId="77777777" w:rsidR="00695875" w:rsidRPr="001D19F6" w:rsidRDefault="00695875" w:rsidP="00695875">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B117DD1" w14:textId="77777777" w:rsidR="00695875" w:rsidRPr="001D19F6" w:rsidRDefault="00695875" w:rsidP="00695875">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09146C88" w14:textId="77777777" w:rsidR="00695875" w:rsidRPr="001D19F6" w:rsidRDefault="00695875" w:rsidP="00695875">
            <w:pPr>
              <w:widowControl/>
              <w:wordWrap/>
              <w:autoSpaceDE/>
              <w:autoSpaceDN/>
              <w:jc w:val="left"/>
              <w:rPr>
                <w:rFonts w:ascii="Arial" w:eastAsia="굴림" w:hAnsi="Arial" w:cs="Arial"/>
                <w:kern w:val="0"/>
                <w:sz w:val="22"/>
              </w:rPr>
            </w:pPr>
          </w:p>
        </w:tc>
      </w:tr>
      <w:tr w:rsidR="00D063AA" w:rsidRPr="001D19F6" w14:paraId="0E3C38AD" w14:textId="77777777" w:rsidTr="00695875">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959EF7B"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7A45068A"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518D990"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655F45D9"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13077C30"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2133F590"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61604AA9"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461D1BD2"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5C12CBD"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3EDE4C9D"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712E09D6" w14:textId="77777777" w:rsidR="00695875" w:rsidRPr="001D19F6" w:rsidRDefault="00695875" w:rsidP="00695875">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375707E9" w14:textId="77777777" w:rsidR="00695875" w:rsidRPr="001D19F6" w:rsidRDefault="00695875" w:rsidP="000B0851">
      <w:pPr>
        <w:wordWrap/>
        <w:spacing w:line="360" w:lineRule="auto"/>
        <w:rPr>
          <w:rFonts w:ascii="Arial" w:eastAsia="굴림" w:hAnsi="Arial" w:cs="Arial"/>
          <w:sz w:val="22"/>
        </w:rPr>
      </w:pPr>
    </w:p>
    <w:p w14:paraId="20D73EED"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G037</w:t>
      </w:r>
      <w:r w:rsidR="000B0851" w:rsidRPr="001D19F6">
        <w:rPr>
          <w:rFonts w:ascii="Arial" w:eastAsia="굴림" w:hAnsi="Arial" w:cs="Arial"/>
          <w:sz w:val="22"/>
        </w:rPr>
        <w:t>.</w:t>
      </w:r>
      <w:r w:rsidR="007878AA" w:rsidRPr="001D19F6">
        <w:rPr>
          <w:rFonts w:ascii="Arial" w:eastAsia="굴림" w:hAnsi="Arial" w:cs="Arial"/>
          <w:sz w:val="22"/>
        </w:rPr>
        <w:t xml:space="preserve"> “</w:t>
      </w:r>
      <w:r w:rsidR="00CC1931" w:rsidRPr="001D19F6">
        <w:rPr>
          <w:rFonts w:ascii="Arial" w:eastAsia="굴림" w:hAnsi="Arial" w:cs="Arial"/>
          <w:sz w:val="22"/>
        </w:rPr>
        <w:t xml:space="preserve">The </w:t>
      </w:r>
      <w:r w:rsidR="000B0851" w:rsidRPr="001D19F6">
        <w:rPr>
          <w:rFonts w:ascii="Arial" w:eastAsia="굴림" w:hAnsi="Arial" w:cs="Arial"/>
          <w:sz w:val="22"/>
        </w:rPr>
        <w:t xml:space="preserve">National Health Insurance </w:t>
      </w:r>
      <w:r w:rsidR="00CC1931" w:rsidRPr="001D19F6">
        <w:rPr>
          <w:rFonts w:ascii="Arial" w:eastAsia="굴림" w:hAnsi="Arial" w:cs="Arial"/>
          <w:sz w:val="22"/>
        </w:rPr>
        <w:t>is likely to</w:t>
      </w:r>
      <w:r w:rsidR="000B0851" w:rsidRPr="001D19F6">
        <w:rPr>
          <w:rFonts w:ascii="Arial" w:eastAsia="굴림" w:hAnsi="Arial" w:cs="Arial"/>
          <w:sz w:val="22"/>
        </w:rPr>
        <w:t xml:space="preserve"> </w:t>
      </w:r>
      <w:r w:rsidR="007878AA" w:rsidRPr="001D19F6">
        <w:rPr>
          <w:rFonts w:ascii="Arial" w:eastAsia="굴림" w:hAnsi="Arial" w:cs="Arial"/>
          <w:sz w:val="22"/>
        </w:rPr>
        <w:t>help stabilizing my old age.”</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42BC65C4"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C95D64C"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B4B176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ACD6C3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5BD2A6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50FD8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BF0A93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A98AE9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E6E001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D063F2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3B1C25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579512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A2B454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90E3F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29FBD9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5387E4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5052E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B88AF0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5B03E5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555824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C73A76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BE8CF96"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D7092CB"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B048EFF"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098D8E2"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2C5374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2E6B58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CFA76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455272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1CCDB9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B11EFF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A2F15E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B68ADA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9DA3B2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41D1BF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BC5CA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EE35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67EA7D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3FA45E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358F52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6C2B10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0DAEF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5FECCC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B035A0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AA13639"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5AA22C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53B127E"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38EEA5A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3655C96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141CC7D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2F2C59C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537C0D3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914CBF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DE2287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8370D4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3304876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4FCA450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1DC68DC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264152E0" w14:textId="77777777" w:rsidR="000B0851" w:rsidRPr="001D19F6" w:rsidRDefault="000B0851" w:rsidP="000B0851">
      <w:pPr>
        <w:wordWrap/>
        <w:spacing w:line="360" w:lineRule="auto"/>
        <w:rPr>
          <w:rFonts w:ascii="Arial" w:eastAsia="굴림" w:hAnsi="Arial" w:cs="Arial"/>
          <w:sz w:val="22"/>
        </w:rPr>
      </w:pPr>
    </w:p>
    <w:p w14:paraId="331532D1" w14:textId="77777777" w:rsidR="004241F5" w:rsidRPr="00AD0010" w:rsidRDefault="000B0851" w:rsidP="000B0851">
      <w:pPr>
        <w:wordWrap/>
        <w:spacing w:line="360" w:lineRule="auto"/>
        <w:rPr>
          <w:rFonts w:ascii="Arial" w:eastAsia="굴림" w:hAnsi="Arial" w:cs="Arial"/>
          <w:sz w:val="22"/>
        </w:rPr>
      </w:pPr>
      <w:r w:rsidRPr="001D19F6">
        <w:rPr>
          <w:rFonts w:ascii="Arial" w:eastAsia="굴림" w:hAnsi="Arial" w:cs="Arial"/>
          <w:sz w:val="22"/>
        </w:rPr>
        <w:t>G03</w:t>
      </w:r>
      <w:r w:rsidR="00024175" w:rsidRPr="001D19F6">
        <w:rPr>
          <w:rFonts w:ascii="Arial" w:eastAsia="굴림" w:hAnsi="Arial" w:cs="Arial"/>
          <w:sz w:val="22"/>
        </w:rPr>
        <w:t>8</w:t>
      </w:r>
      <w:r w:rsidRPr="001D19F6">
        <w:rPr>
          <w:rFonts w:ascii="Arial" w:eastAsia="굴림" w:hAnsi="Arial" w:cs="Arial"/>
          <w:sz w:val="22"/>
        </w:rPr>
        <w:t>.</w:t>
      </w:r>
      <w:r w:rsidR="007878AA" w:rsidRPr="001D19F6">
        <w:rPr>
          <w:rFonts w:ascii="Arial" w:eastAsia="굴림" w:hAnsi="Arial" w:cs="Arial"/>
          <w:sz w:val="22"/>
        </w:rPr>
        <w:t xml:space="preserve"> “</w:t>
      </w:r>
      <w:r w:rsidR="00CC1931" w:rsidRPr="001D19F6">
        <w:rPr>
          <w:rFonts w:ascii="Arial" w:eastAsia="굴림" w:hAnsi="Arial" w:cs="Arial"/>
          <w:sz w:val="22"/>
        </w:rPr>
        <w:t xml:space="preserve">The </w:t>
      </w:r>
      <w:r w:rsidRPr="001D19F6">
        <w:rPr>
          <w:rFonts w:ascii="Arial" w:eastAsia="굴림" w:hAnsi="Arial" w:cs="Arial"/>
          <w:sz w:val="22"/>
        </w:rPr>
        <w:t>Elderly Long</w:t>
      </w:r>
      <w:r w:rsidR="00CC1931" w:rsidRPr="001D19F6">
        <w:rPr>
          <w:rFonts w:ascii="Arial" w:eastAsia="굴림" w:hAnsi="Arial" w:cs="Arial"/>
          <w:sz w:val="22"/>
        </w:rPr>
        <w:t>-</w:t>
      </w:r>
      <w:r w:rsidRPr="001D19F6">
        <w:rPr>
          <w:rFonts w:ascii="Arial" w:eastAsia="굴림" w:hAnsi="Arial" w:cs="Arial"/>
          <w:sz w:val="22"/>
        </w:rPr>
        <w:t xml:space="preserve">term </w:t>
      </w:r>
      <w:r w:rsidR="00CC1931" w:rsidRPr="001D19F6">
        <w:rPr>
          <w:rFonts w:ascii="Arial" w:eastAsia="굴림" w:hAnsi="Arial" w:cs="Arial"/>
          <w:sz w:val="22"/>
        </w:rPr>
        <w:t>Care</w:t>
      </w:r>
      <w:r w:rsidR="007878AA" w:rsidRPr="001D19F6">
        <w:rPr>
          <w:rFonts w:ascii="Arial" w:eastAsia="굴림" w:hAnsi="Arial" w:cs="Arial"/>
          <w:sz w:val="22"/>
        </w:rPr>
        <w:t xml:space="preserve"> </w:t>
      </w:r>
      <w:r w:rsidR="00CC1931" w:rsidRPr="001D19F6">
        <w:rPr>
          <w:rFonts w:ascii="Arial" w:eastAsia="굴림" w:hAnsi="Arial" w:cs="Arial"/>
          <w:sz w:val="22"/>
        </w:rPr>
        <w:t xml:space="preserve">Insurance System is likely to </w:t>
      </w:r>
      <w:r w:rsidR="007878AA" w:rsidRPr="001D19F6">
        <w:rPr>
          <w:rFonts w:ascii="Arial" w:eastAsia="굴림" w:hAnsi="Arial" w:cs="Arial"/>
          <w:sz w:val="22"/>
        </w:rPr>
        <w:t>help stabilizing my old age.”</w:t>
      </w:r>
    </w:p>
    <w:tbl>
      <w:tblPr>
        <w:tblStyle w:val="a8"/>
        <w:tblW w:w="0" w:type="auto"/>
        <w:tblLook w:val="04A0" w:firstRow="1" w:lastRow="0" w:firstColumn="1" w:lastColumn="0" w:noHBand="0" w:noVBand="1"/>
      </w:tblPr>
      <w:tblGrid>
        <w:gridCol w:w="9440"/>
      </w:tblGrid>
      <w:tr w:rsidR="00695875" w:rsidRPr="001D19F6" w14:paraId="1800B38F" w14:textId="77777777" w:rsidTr="00695875">
        <w:trPr>
          <w:trHeight w:val="468"/>
        </w:trPr>
        <w:tc>
          <w:tcPr>
            <w:tcW w:w="9440" w:type="dxa"/>
          </w:tcPr>
          <w:p w14:paraId="4F4B54CA" w14:textId="77777777" w:rsidR="00695875" w:rsidRPr="001D19F6" w:rsidRDefault="00695875" w:rsidP="00695875">
            <w:pPr>
              <w:wordWrap/>
              <w:spacing w:line="276" w:lineRule="auto"/>
              <w:rPr>
                <w:rFonts w:ascii="Arial" w:eastAsia="굴림" w:hAnsi="Arial" w:cs="Arial"/>
                <w:szCs w:val="20"/>
              </w:rPr>
            </w:pPr>
            <w:r w:rsidRPr="001D19F6">
              <w:rPr>
                <w:rFonts w:ascii="Arial" w:eastAsia="굴림" w:hAnsi="Arial" w:cs="Arial"/>
                <w:b/>
                <w:szCs w:val="20"/>
              </w:rPr>
              <w:t>The Elderly Long-term Care Insurance System</w:t>
            </w:r>
            <w:r w:rsidRPr="001D19F6">
              <w:rPr>
                <w:rFonts w:ascii="Arial" w:eastAsia="굴림" w:hAnsi="Arial" w:cs="Arial"/>
                <w:szCs w:val="20"/>
              </w:rPr>
              <w:t xml:space="preserve"> was newly introduced in 2008, and provides long-term care for the elderly at home or nursing care facilities, who have difficulty getting around.</w:t>
            </w:r>
          </w:p>
        </w:tc>
      </w:tr>
    </w:tbl>
    <w:p w14:paraId="6DF5372F" w14:textId="77777777" w:rsidR="000B0851" w:rsidRPr="001D19F6" w:rsidRDefault="000B0851" w:rsidP="000B0851">
      <w:pPr>
        <w:wordWrap/>
        <w:spacing w:line="360" w:lineRule="auto"/>
        <w:rPr>
          <w:rFonts w:ascii="Arial" w:eastAsia="굴림" w:hAnsi="Arial" w:cs="Arial"/>
          <w:sz w:val="6"/>
          <w:szCs w:val="6"/>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4400F01A" w14:textId="77777777" w:rsidTr="00826D34">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352F5CA" w14:textId="77777777" w:rsidR="00946E6A" w:rsidRPr="001D19F6" w:rsidRDefault="00946E6A" w:rsidP="00826D34">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0AC3FFE"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B1FC59E"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CED3025"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25CA4BB"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72850A2"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0AA2143"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9CAB99E"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13FB7AB"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475E9B8"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A942670"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093746C"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3E635FD"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1B2142F"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7BD30C8"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053D1B"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405DD1F"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000BD76"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771317C"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C841ED0"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39EF751" w14:textId="77777777" w:rsidR="00946E6A" w:rsidRPr="001D19F6" w:rsidRDefault="00946E6A" w:rsidP="00826D34">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2482ABAE" w14:textId="77777777" w:rsidR="00946E6A" w:rsidRPr="001D19F6" w:rsidRDefault="00946E6A" w:rsidP="00826D34">
            <w:pPr>
              <w:widowControl/>
              <w:wordWrap/>
              <w:autoSpaceDE/>
              <w:autoSpaceDN/>
              <w:jc w:val="left"/>
              <w:rPr>
                <w:rFonts w:ascii="Arial" w:eastAsia="굴림" w:hAnsi="Arial" w:cs="Arial"/>
                <w:kern w:val="0"/>
                <w:sz w:val="22"/>
              </w:rPr>
            </w:pPr>
          </w:p>
        </w:tc>
      </w:tr>
      <w:tr w:rsidR="00D063AA" w:rsidRPr="001D19F6" w14:paraId="5AE55D01" w14:textId="77777777" w:rsidTr="00826D34">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307F0A1" w14:textId="77777777" w:rsidR="00946E6A" w:rsidRPr="001D19F6" w:rsidRDefault="00946E6A" w:rsidP="00826D34">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2A752DE"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822C439"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8CE93AD"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8042CF1"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33CCBE6"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E673927"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9087E15"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5D9E1A4"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2B22DA5"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88DB6FC"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FB1A330"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CCE3768"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E304635"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D02264A"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6839FDA"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98462A"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C8762D"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36A69AD" w14:textId="77777777" w:rsidR="00946E6A" w:rsidRPr="001D19F6" w:rsidRDefault="00946E6A" w:rsidP="00826D34">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464D6B4" w14:textId="77777777" w:rsidR="00946E6A" w:rsidRPr="001D19F6" w:rsidRDefault="00946E6A" w:rsidP="00826D34">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B8DB4D2" w14:textId="77777777" w:rsidR="00946E6A" w:rsidRPr="001D19F6" w:rsidRDefault="00946E6A" w:rsidP="00826D34">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65EB8D3" w14:textId="77777777" w:rsidR="00946E6A" w:rsidRPr="001D19F6" w:rsidRDefault="00946E6A" w:rsidP="00826D34">
            <w:pPr>
              <w:widowControl/>
              <w:wordWrap/>
              <w:autoSpaceDE/>
              <w:autoSpaceDN/>
              <w:jc w:val="left"/>
              <w:rPr>
                <w:rFonts w:ascii="Arial" w:eastAsia="굴림" w:hAnsi="Arial" w:cs="Arial"/>
                <w:kern w:val="0"/>
                <w:sz w:val="22"/>
              </w:rPr>
            </w:pPr>
          </w:p>
        </w:tc>
      </w:tr>
      <w:tr w:rsidR="00D063AA" w:rsidRPr="001D19F6" w14:paraId="22EEEB8A" w14:textId="77777777" w:rsidTr="00826D34">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C2DCDD9"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743ED98B"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2A2C8FED"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0A9A3644"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592086E6"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4FE4083C"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7A1CC819"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D357346"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46941893"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3A7F9891"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4C0CD25C" w14:textId="77777777" w:rsidR="00946E6A" w:rsidRPr="001D19F6" w:rsidRDefault="00946E6A" w:rsidP="00826D34">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2CED7FD" w14:textId="77777777" w:rsidR="00946E6A" w:rsidRPr="001D19F6" w:rsidRDefault="00946E6A" w:rsidP="000B0851">
      <w:pPr>
        <w:wordWrap/>
        <w:spacing w:line="360" w:lineRule="auto"/>
        <w:rPr>
          <w:rFonts w:ascii="Arial" w:eastAsia="굴림" w:hAnsi="Arial" w:cs="Arial"/>
          <w:sz w:val="22"/>
        </w:rPr>
      </w:pPr>
    </w:p>
    <w:p w14:paraId="1440C9FF"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G039</w:t>
      </w:r>
      <w:r w:rsidR="000B0851" w:rsidRPr="001D19F6">
        <w:rPr>
          <w:rFonts w:ascii="Arial" w:eastAsia="굴림" w:hAnsi="Arial" w:cs="Arial"/>
          <w:sz w:val="22"/>
        </w:rPr>
        <w:t xml:space="preserve">. </w:t>
      </w:r>
      <w:r w:rsidR="006E1697" w:rsidRPr="001D19F6">
        <w:rPr>
          <w:rFonts w:ascii="Arial" w:eastAsia="굴림" w:hAnsi="Arial" w:cs="Arial"/>
          <w:sz w:val="22"/>
        </w:rPr>
        <w:t xml:space="preserve">“In the next 10 years, </w:t>
      </w:r>
      <w:r w:rsidR="00CC1931" w:rsidRPr="001D19F6">
        <w:rPr>
          <w:rFonts w:ascii="Arial" w:eastAsia="굴림" w:hAnsi="Arial" w:cs="Arial"/>
          <w:sz w:val="22"/>
        </w:rPr>
        <w:t xml:space="preserve">South and North Koreas are likely to </w:t>
      </w:r>
      <w:r w:rsidR="000B0851" w:rsidRPr="001D19F6">
        <w:rPr>
          <w:rFonts w:ascii="Arial" w:eastAsia="굴림" w:hAnsi="Arial" w:cs="Arial"/>
          <w:sz w:val="22"/>
        </w:rPr>
        <w:t>be united</w:t>
      </w:r>
      <w:r w:rsidR="006E1697"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38D59C8D"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4920140"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0469DE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024CD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EE060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0D8C7D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7769DF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C966B3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19CD59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8BA87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6EC1EB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B62888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E1C722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454AE4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FAE4DF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CF16F0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53CE37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BEE2A9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AE5844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21171D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2480B5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0E8973F"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5FF2906"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0C518C8"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5E3B119"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0E112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5B4F5C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A45FA1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97DE3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234644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EF7ED8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85F55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C5C9E6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8356F3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4F7973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971392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7AB5AA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C264D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3A30BE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10BA20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654114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228B59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ECBADB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6D4E88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0E8633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E334AB1"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EA3EEE6" w14:textId="77777777" w:rsidTr="00BF0FB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454782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0791BB7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7CD2B6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3AAB666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5C845C0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CCC48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240142B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5F688CD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48F0F13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5E61EF1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6E1F379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3210C7FF" w14:textId="77777777" w:rsidR="000B0851" w:rsidRPr="001D19F6" w:rsidRDefault="000B0851" w:rsidP="000B0851">
      <w:pPr>
        <w:wordWrap/>
        <w:spacing w:line="360" w:lineRule="auto"/>
        <w:rPr>
          <w:rFonts w:ascii="Arial" w:eastAsia="굴림" w:hAnsi="Arial" w:cs="Arial"/>
          <w:sz w:val="22"/>
        </w:rPr>
      </w:pPr>
    </w:p>
    <w:p w14:paraId="48D53E54"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G040</w:t>
      </w:r>
      <w:r w:rsidR="000B0851" w:rsidRPr="001D19F6">
        <w:rPr>
          <w:rFonts w:ascii="Arial" w:eastAsia="굴림" w:hAnsi="Arial" w:cs="Arial"/>
          <w:sz w:val="22"/>
        </w:rPr>
        <w:t xml:space="preserve">. </w:t>
      </w:r>
      <w:r w:rsidR="006E1697" w:rsidRPr="001D19F6">
        <w:rPr>
          <w:rFonts w:ascii="Arial" w:eastAsia="굴림" w:hAnsi="Arial" w:cs="Arial"/>
          <w:sz w:val="22"/>
        </w:rPr>
        <w:t xml:space="preserve">“In the next 10 years, the country is likely to have the serious economy recession.”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59C78A21"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7C4FB4D"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AE98A3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C67761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82AD0C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D97925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AD61B2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2DC713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DEF76B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6A90A8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E0535D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8EFEC7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74FB69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81CE0D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6EAD9C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AB22F5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CEFA5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F66BE5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A1B8B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E37667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E61FED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079D593"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D03119D"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93E00B0"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70AEDFA"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9586F6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0B7A01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F86212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7B2738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406581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26E024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15975A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003025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E7E052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3983D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26FADE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170615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F535DA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C3D146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E45995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F18DFE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8532C7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DE836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8634DD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4AE525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E9A1C57"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23CC276" w14:textId="77777777" w:rsidTr="006E1697">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7AAD138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5CD45AE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9B0E0E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1B00D1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09F27CF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36B14C0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4ABE6DC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06863ED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72585E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258E2FC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ACAD43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5FFCF957" w14:textId="77777777" w:rsidR="000B0851" w:rsidRPr="001D19F6" w:rsidRDefault="000B0851" w:rsidP="000B0851">
      <w:pPr>
        <w:wordWrap/>
        <w:spacing w:line="360" w:lineRule="auto"/>
        <w:rPr>
          <w:rFonts w:ascii="Arial" w:eastAsia="굴림" w:hAnsi="Arial" w:cs="Arial"/>
          <w:sz w:val="22"/>
        </w:rPr>
      </w:pPr>
    </w:p>
    <w:p w14:paraId="06F65B98"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G041</w:t>
      </w:r>
      <w:r w:rsidR="000B0851" w:rsidRPr="001D19F6">
        <w:rPr>
          <w:rFonts w:ascii="Arial" w:eastAsia="굴림" w:hAnsi="Arial" w:cs="Arial"/>
          <w:sz w:val="22"/>
        </w:rPr>
        <w:t xml:space="preserve">. </w:t>
      </w:r>
      <w:r w:rsidR="00F727FE" w:rsidRPr="001D19F6">
        <w:rPr>
          <w:rFonts w:ascii="Arial" w:eastAsia="굴림" w:hAnsi="Arial" w:cs="Arial"/>
          <w:kern w:val="0"/>
          <w:sz w:val="22"/>
        </w:rPr>
        <w:t xml:space="preserve">In the next 10 years, the real estate market </w:t>
      </w:r>
      <w:r w:rsidR="004A10BD" w:rsidRPr="001D19F6">
        <w:rPr>
          <w:rFonts w:ascii="Arial" w:eastAsia="굴림" w:hAnsi="Arial" w:cs="Arial"/>
          <w:sz w:val="22"/>
        </w:rPr>
        <w:t>is likely to stabilize</w:t>
      </w:r>
      <w:r w:rsidR="00F727FE" w:rsidRPr="001D19F6">
        <w:rPr>
          <w:rFonts w:ascii="Arial" w:eastAsia="굴림" w:hAnsi="Arial" w:cs="Arial"/>
          <w:sz w:val="2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13FB3B53"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42499A8"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B2787C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6912E5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AABB7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8A8485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AECA5C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3A15BA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046CA2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6C5E68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12990E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2A8A8D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B61049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3F8D4D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C0A8AC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B7B7CE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B73825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95D4D9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B76032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963C79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3EC85D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3D7FD8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gridSpan w:val="2"/>
            <w:tcBorders>
              <w:top w:val="nil"/>
              <w:left w:val="single" w:sz="2" w:space="0" w:color="000000"/>
              <w:bottom w:val="nil"/>
              <w:right w:val="nil"/>
            </w:tcBorders>
            <w:tcMar>
              <w:top w:w="28" w:type="dxa"/>
              <w:left w:w="28" w:type="dxa"/>
              <w:bottom w:w="28" w:type="dxa"/>
              <w:right w:w="28" w:type="dxa"/>
            </w:tcMar>
            <w:hideMark/>
          </w:tcPr>
          <w:p w14:paraId="1025C4CA"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B00BCED" w14:textId="77777777" w:rsidTr="00BF0FB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81F8CA3"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D63068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AFD730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832D08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0767D9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CBE078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1341D9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760D9C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8F03D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E939F4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051716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F777E5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635A85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88E7C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631928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6CEB32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2BB0FB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D57D78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DF4E26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69FAEB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6FF708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gridSpan w:val="2"/>
            <w:tcBorders>
              <w:top w:val="nil"/>
              <w:left w:val="single" w:sz="2" w:space="0" w:color="000000"/>
              <w:bottom w:val="nil"/>
              <w:right w:val="nil"/>
            </w:tcBorders>
            <w:tcMar>
              <w:top w:w="28" w:type="dxa"/>
              <w:left w:w="28" w:type="dxa"/>
              <w:bottom w:w="28" w:type="dxa"/>
              <w:right w:w="28" w:type="dxa"/>
            </w:tcMar>
            <w:hideMark/>
          </w:tcPr>
          <w:p w14:paraId="108C21FE"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299E78AB" w14:textId="77777777" w:rsidTr="00D518FF">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65CBE0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5" w:type="dxa"/>
            <w:gridSpan w:val="2"/>
            <w:tcBorders>
              <w:top w:val="nil"/>
              <w:left w:val="nil"/>
              <w:bottom w:val="nil"/>
              <w:right w:val="nil"/>
            </w:tcBorders>
            <w:tcMar>
              <w:top w:w="28" w:type="dxa"/>
              <w:left w:w="28" w:type="dxa"/>
              <w:bottom w:w="28" w:type="dxa"/>
              <w:right w:w="28" w:type="dxa"/>
            </w:tcMar>
            <w:hideMark/>
          </w:tcPr>
          <w:p w14:paraId="7EF28B4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5" w:type="dxa"/>
            <w:gridSpan w:val="2"/>
            <w:tcBorders>
              <w:top w:val="nil"/>
              <w:left w:val="nil"/>
              <w:bottom w:val="nil"/>
              <w:right w:val="nil"/>
            </w:tcBorders>
            <w:tcMar>
              <w:top w:w="28" w:type="dxa"/>
              <w:left w:w="28" w:type="dxa"/>
              <w:bottom w:w="28" w:type="dxa"/>
              <w:right w:w="28" w:type="dxa"/>
            </w:tcMar>
            <w:hideMark/>
          </w:tcPr>
          <w:p w14:paraId="39D5E4E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5" w:type="dxa"/>
            <w:gridSpan w:val="2"/>
            <w:tcBorders>
              <w:top w:val="nil"/>
              <w:left w:val="nil"/>
              <w:bottom w:val="nil"/>
              <w:right w:val="nil"/>
            </w:tcBorders>
            <w:tcMar>
              <w:top w:w="28" w:type="dxa"/>
              <w:left w:w="28" w:type="dxa"/>
              <w:bottom w:w="28" w:type="dxa"/>
              <w:right w:w="28" w:type="dxa"/>
            </w:tcMar>
            <w:hideMark/>
          </w:tcPr>
          <w:p w14:paraId="5DBA6DA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5" w:type="dxa"/>
            <w:gridSpan w:val="2"/>
            <w:tcBorders>
              <w:top w:val="nil"/>
              <w:left w:val="nil"/>
              <w:bottom w:val="nil"/>
              <w:right w:val="nil"/>
            </w:tcBorders>
            <w:tcMar>
              <w:top w:w="28" w:type="dxa"/>
              <w:left w:w="28" w:type="dxa"/>
              <w:bottom w:w="28" w:type="dxa"/>
              <w:right w:w="28" w:type="dxa"/>
            </w:tcMar>
            <w:hideMark/>
          </w:tcPr>
          <w:p w14:paraId="540E227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5" w:type="dxa"/>
            <w:gridSpan w:val="2"/>
            <w:tcBorders>
              <w:top w:val="nil"/>
              <w:left w:val="nil"/>
              <w:bottom w:val="nil"/>
              <w:right w:val="nil"/>
            </w:tcBorders>
            <w:tcMar>
              <w:top w:w="28" w:type="dxa"/>
              <w:left w:w="28" w:type="dxa"/>
              <w:bottom w:w="28" w:type="dxa"/>
              <w:right w:w="28" w:type="dxa"/>
            </w:tcMar>
            <w:hideMark/>
          </w:tcPr>
          <w:p w14:paraId="3D4D3E4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5" w:type="dxa"/>
            <w:gridSpan w:val="2"/>
            <w:tcBorders>
              <w:top w:val="nil"/>
              <w:left w:val="nil"/>
              <w:bottom w:val="nil"/>
              <w:right w:val="nil"/>
            </w:tcBorders>
            <w:tcMar>
              <w:top w:w="28" w:type="dxa"/>
              <w:left w:w="28" w:type="dxa"/>
              <w:bottom w:w="28" w:type="dxa"/>
              <w:right w:w="28" w:type="dxa"/>
            </w:tcMar>
            <w:hideMark/>
          </w:tcPr>
          <w:p w14:paraId="575AAD6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5" w:type="dxa"/>
            <w:gridSpan w:val="2"/>
            <w:tcBorders>
              <w:top w:val="nil"/>
              <w:left w:val="nil"/>
              <w:bottom w:val="nil"/>
              <w:right w:val="nil"/>
            </w:tcBorders>
            <w:tcMar>
              <w:top w:w="28" w:type="dxa"/>
              <w:left w:w="28" w:type="dxa"/>
              <w:bottom w:w="28" w:type="dxa"/>
              <w:right w:w="28" w:type="dxa"/>
            </w:tcMar>
            <w:hideMark/>
          </w:tcPr>
          <w:p w14:paraId="4CBAA46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5" w:type="dxa"/>
            <w:gridSpan w:val="2"/>
            <w:tcBorders>
              <w:top w:val="nil"/>
              <w:left w:val="nil"/>
              <w:bottom w:val="nil"/>
              <w:right w:val="nil"/>
            </w:tcBorders>
            <w:tcMar>
              <w:top w:w="28" w:type="dxa"/>
              <w:left w:w="28" w:type="dxa"/>
              <w:bottom w:w="28" w:type="dxa"/>
              <w:right w:w="28" w:type="dxa"/>
            </w:tcMar>
            <w:hideMark/>
          </w:tcPr>
          <w:p w14:paraId="2F40E8E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5" w:type="dxa"/>
            <w:gridSpan w:val="2"/>
            <w:tcBorders>
              <w:top w:val="nil"/>
              <w:left w:val="nil"/>
              <w:bottom w:val="nil"/>
              <w:right w:val="nil"/>
            </w:tcBorders>
            <w:tcMar>
              <w:top w:w="28" w:type="dxa"/>
              <w:left w:w="28" w:type="dxa"/>
              <w:bottom w:w="28" w:type="dxa"/>
              <w:right w:w="28" w:type="dxa"/>
            </w:tcMar>
            <w:hideMark/>
          </w:tcPr>
          <w:p w14:paraId="6834446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3830223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3F881149" w14:textId="77777777" w:rsidR="000B0851" w:rsidRPr="001D19F6" w:rsidRDefault="000B0851" w:rsidP="000B0851">
      <w:pPr>
        <w:wordWrap/>
        <w:spacing w:line="360" w:lineRule="auto"/>
        <w:rPr>
          <w:rFonts w:ascii="Arial" w:eastAsia="굴림" w:hAnsi="Arial" w:cs="Arial"/>
          <w:sz w:val="22"/>
        </w:rPr>
      </w:pPr>
    </w:p>
    <w:p w14:paraId="620BFD34" w14:textId="77777777" w:rsidR="000B0851" w:rsidRPr="001D19F6" w:rsidRDefault="00024175" w:rsidP="000B0851">
      <w:pPr>
        <w:wordWrap/>
        <w:spacing w:line="360" w:lineRule="auto"/>
        <w:rPr>
          <w:rFonts w:ascii="Arial" w:eastAsia="굴림" w:hAnsi="Arial" w:cs="Arial"/>
          <w:sz w:val="22"/>
        </w:rPr>
      </w:pPr>
      <w:r w:rsidRPr="001D19F6">
        <w:rPr>
          <w:rFonts w:ascii="Arial" w:eastAsia="굴림" w:hAnsi="Arial" w:cs="Arial"/>
          <w:sz w:val="22"/>
        </w:rPr>
        <w:t>G042</w:t>
      </w:r>
      <w:r w:rsidR="000B0851" w:rsidRPr="001D19F6">
        <w:rPr>
          <w:rFonts w:ascii="Arial" w:eastAsia="굴림" w:hAnsi="Arial" w:cs="Arial"/>
          <w:sz w:val="22"/>
        </w:rPr>
        <w:t xml:space="preserve">. Suppose that you </w:t>
      </w:r>
      <w:r w:rsidR="004A10BD" w:rsidRPr="001D19F6">
        <w:rPr>
          <w:rFonts w:ascii="Arial" w:eastAsia="굴림" w:hAnsi="Arial" w:cs="Arial"/>
          <w:sz w:val="22"/>
        </w:rPr>
        <w:t xml:space="preserve">were given </w:t>
      </w:r>
      <w:r w:rsidR="000B0851" w:rsidRPr="001D19F6">
        <w:rPr>
          <w:rFonts w:ascii="Arial" w:eastAsia="굴림" w:hAnsi="Arial" w:cs="Arial"/>
          <w:sz w:val="22"/>
        </w:rPr>
        <w:t>1,000 MW (10,000</w:t>
      </w:r>
      <w:r w:rsidR="000B0851" w:rsidRPr="001D19F6">
        <w:rPr>
          <w:rFonts w:ascii="Cambria Math" w:eastAsia="굴림" w:hAnsi="Cambria Math" w:cs="Cambria Math"/>
          <w:sz w:val="22"/>
        </w:rPr>
        <w:t>‐</w:t>
      </w:r>
      <w:r w:rsidR="000B0851" w:rsidRPr="001D19F6">
        <w:rPr>
          <w:rFonts w:ascii="Arial" w:eastAsia="굴림" w:hAnsi="Arial" w:cs="Arial"/>
          <w:sz w:val="22"/>
        </w:rPr>
        <w:t>Korean won). Wh</w:t>
      </w:r>
      <w:r w:rsidR="004A10BD" w:rsidRPr="001D19F6">
        <w:rPr>
          <w:rFonts w:ascii="Arial" w:eastAsia="굴림" w:hAnsi="Arial" w:cs="Arial"/>
          <w:sz w:val="22"/>
        </w:rPr>
        <w:t>at</w:t>
      </w:r>
      <w:r w:rsidR="000B0851" w:rsidRPr="001D19F6">
        <w:rPr>
          <w:rFonts w:ascii="Arial" w:eastAsia="굴림" w:hAnsi="Arial" w:cs="Arial"/>
          <w:sz w:val="22"/>
        </w:rPr>
        <w:t xml:space="preserve"> would you </w:t>
      </w:r>
      <w:r w:rsidR="004A10BD" w:rsidRPr="001D19F6">
        <w:rPr>
          <w:rFonts w:ascii="Arial" w:eastAsia="굴림" w:hAnsi="Arial" w:cs="Arial"/>
          <w:sz w:val="22"/>
        </w:rPr>
        <w:t>do with that mo</w:t>
      </w:r>
      <w:r w:rsidR="000B0851" w:rsidRPr="001D19F6">
        <w:rPr>
          <w:rFonts w:ascii="Arial" w:eastAsia="굴림" w:hAnsi="Arial" w:cs="Arial"/>
          <w:sz w:val="22"/>
        </w:rPr>
        <w:t xml:space="preserve">ney? </w:t>
      </w:r>
      <w:r w:rsidR="004A10BD" w:rsidRPr="001D19F6">
        <w:rPr>
          <w:rFonts w:ascii="Arial" w:eastAsia="굴림" w:hAnsi="Arial" w:cs="Arial"/>
          <w:sz w:val="22"/>
        </w:rPr>
        <w:t xml:space="preserve">Please answer </w:t>
      </w:r>
      <w:r w:rsidR="00BE1061" w:rsidRPr="001D19F6">
        <w:rPr>
          <w:rFonts w:ascii="Arial" w:eastAsia="굴림" w:hAnsi="Arial" w:cs="Arial"/>
          <w:sz w:val="22"/>
        </w:rPr>
        <w:t>after looking at</w:t>
      </w:r>
      <w:r w:rsidR="000B0851" w:rsidRPr="001D19F6">
        <w:rPr>
          <w:rFonts w:ascii="Arial" w:eastAsia="굴림" w:hAnsi="Arial" w:cs="Arial"/>
          <w:sz w:val="22"/>
        </w:rPr>
        <w:t xml:space="preserve"> the </w:t>
      </w:r>
      <w:r w:rsidR="00BE1061" w:rsidRPr="001D19F6">
        <w:rPr>
          <w:rFonts w:ascii="Arial" w:eastAsia="굴림" w:hAnsi="Arial" w:cs="Arial"/>
          <w:sz w:val="22"/>
        </w:rPr>
        <w:t>following</w:t>
      </w:r>
      <w:r w:rsidR="004A6C77" w:rsidRPr="001D19F6">
        <w:rPr>
          <w:rFonts w:ascii="Arial" w:eastAsia="굴림" w:hAnsi="Arial" w:cs="Arial"/>
          <w:sz w:val="22"/>
        </w:rPr>
        <w:t xml:space="preserve"> list</w:t>
      </w:r>
      <w:r w:rsidR="000B0851" w:rsidRPr="001D19F6">
        <w:rPr>
          <w:rFonts w:ascii="Arial" w:eastAsia="굴림" w:hAnsi="Arial" w:cs="Arial"/>
          <w:sz w:val="22"/>
        </w:rPr>
        <w:t xml:space="preserve">. </w:t>
      </w:r>
      <w:r w:rsidR="00BE1061" w:rsidRPr="001D19F6">
        <w:rPr>
          <w:rFonts w:ascii="Arial" w:eastAsia="굴림" w:hAnsi="Arial" w:cs="Arial"/>
          <w:sz w:val="22"/>
        </w:rPr>
        <w:t>You can spend all that money on one item</w:t>
      </w:r>
      <w:r w:rsidR="000B0851" w:rsidRPr="001D19F6">
        <w:rPr>
          <w:rFonts w:ascii="Arial" w:eastAsia="굴림" w:hAnsi="Arial" w:cs="Arial"/>
          <w:sz w:val="22"/>
        </w:rPr>
        <w:t>.</w:t>
      </w:r>
    </w:p>
    <w:tbl>
      <w:tblPr>
        <w:tblOverlap w:val="never"/>
        <w:tblW w:w="9356" w:type="dxa"/>
        <w:tblInd w:w="170" w:type="dxa"/>
        <w:tblCellMar>
          <w:top w:w="15" w:type="dxa"/>
          <w:left w:w="15" w:type="dxa"/>
          <w:bottom w:w="15" w:type="dxa"/>
          <w:right w:w="15" w:type="dxa"/>
        </w:tblCellMar>
        <w:tblLook w:val="04A0" w:firstRow="1" w:lastRow="0" w:firstColumn="1" w:lastColumn="0" w:noHBand="0" w:noVBand="1"/>
      </w:tblPr>
      <w:tblGrid>
        <w:gridCol w:w="5954"/>
        <w:gridCol w:w="3402"/>
      </w:tblGrid>
      <w:tr w:rsidR="00D063AA" w:rsidRPr="001D19F6" w14:paraId="4BBD6037"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0FD8C03" w14:textId="77777777" w:rsidR="000B0851" w:rsidRPr="001D19F6" w:rsidRDefault="00BE1061" w:rsidP="00D518FF">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ITEMS</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F0F395" w14:textId="77777777" w:rsidR="000B0851" w:rsidRPr="001D19F6" w:rsidRDefault="000B0851" w:rsidP="00D518FF">
            <w:pPr>
              <w:shd w:val="clear" w:color="auto" w:fill="FFFFFF"/>
              <w:snapToGrid w:val="0"/>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AMOUNT</w:t>
            </w:r>
          </w:p>
        </w:tc>
      </w:tr>
      <w:tr w:rsidR="00D063AA" w:rsidRPr="001D19F6" w14:paraId="6A516A6D"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20EF17" w14:textId="77777777" w:rsidR="000B0851" w:rsidRPr="001D19F6" w:rsidRDefault="000B0851" w:rsidP="0086661D">
            <w:pPr>
              <w:shd w:val="clear" w:color="auto" w:fill="FFFFFF"/>
              <w:snapToGrid w:val="0"/>
              <w:ind w:firstLineChars="50" w:firstLine="110"/>
              <w:textAlignment w:val="baseline"/>
              <w:rPr>
                <w:rFonts w:ascii="Arial" w:eastAsia="굴림" w:hAnsi="Arial" w:cs="Arial"/>
                <w:kern w:val="0"/>
                <w:sz w:val="22"/>
              </w:rPr>
            </w:pPr>
            <w:r w:rsidRPr="001D19F6">
              <w:rPr>
                <w:rFonts w:ascii="Arial" w:eastAsia="굴림" w:hAnsi="Arial" w:cs="Arial"/>
                <w:kern w:val="0"/>
                <w:sz w:val="22"/>
                <w:shd w:val="clear" w:color="auto" w:fill="FFFFFF"/>
              </w:rPr>
              <w:t>1. Savings or investment</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9812410" w14:textId="77777777" w:rsidR="000B0851" w:rsidRPr="001D19F6" w:rsidRDefault="000B0851" w:rsidP="00D518FF">
            <w:pPr>
              <w:widowControl/>
              <w:wordWrap/>
              <w:autoSpaceDE/>
              <w:autoSpaceDN/>
              <w:rPr>
                <w:rFonts w:ascii="Arial" w:eastAsia="굴림" w:hAnsi="Arial" w:cs="Arial"/>
                <w:kern w:val="0"/>
                <w:sz w:val="22"/>
              </w:rPr>
            </w:pPr>
          </w:p>
        </w:tc>
      </w:tr>
      <w:tr w:rsidR="00D063AA" w:rsidRPr="001D19F6" w14:paraId="12A8FD66"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06CD819" w14:textId="77777777" w:rsidR="000B0851" w:rsidRPr="001D19F6" w:rsidRDefault="000B0851" w:rsidP="0086661D">
            <w:pPr>
              <w:shd w:val="clear" w:color="auto" w:fill="FFFFFF"/>
              <w:snapToGrid w:val="0"/>
              <w:ind w:firstLineChars="50" w:firstLine="110"/>
              <w:textAlignment w:val="baseline"/>
              <w:rPr>
                <w:rFonts w:ascii="Arial" w:eastAsia="굴림" w:hAnsi="Arial" w:cs="Arial"/>
                <w:kern w:val="0"/>
                <w:sz w:val="22"/>
              </w:rPr>
            </w:pPr>
            <w:r w:rsidRPr="001D19F6">
              <w:rPr>
                <w:rFonts w:ascii="Arial" w:eastAsia="굴림" w:hAnsi="Arial" w:cs="Arial"/>
                <w:kern w:val="0"/>
                <w:sz w:val="22"/>
                <w:shd w:val="clear" w:color="auto" w:fill="FFFFFF"/>
              </w:rPr>
              <w:t>2. Pay debt</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AB24A0" w14:textId="77777777" w:rsidR="000B0851" w:rsidRPr="001D19F6" w:rsidRDefault="000B0851" w:rsidP="00D518FF">
            <w:pPr>
              <w:widowControl/>
              <w:wordWrap/>
              <w:autoSpaceDE/>
              <w:autoSpaceDN/>
              <w:rPr>
                <w:rFonts w:ascii="Arial" w:eastAsia="굴림" w:hAnsi="Arial" w:cs="Arial"/>
                <w:kern w:val="0"/>
                <w:sz w:val="22"/>
              </w:rPr>
            </w:pPr>
          </w:p>
        </w:tc>
      </w:tr>
      <w:tr w:rsidR="00D063AA" w:rsidRPr="001D19F6" w14:paraId="0ACFBF4F"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80DDB7D" w14:textId="77777777" w:rsidR="000B0851" w:rsidRPr="001D19F6" w:rsidRDefault="000B0851" w:rsidP="0086661D">
            <w:pPr>
              <w:shd w:val="clear" w:color="auto" w:fill="FFFFFF"/>
              <w:snapToGrid w:val="0"/>
              <w:ind w:firstLineChars="50" w:firstLine="110"/>
              <w:textAlignment w:val="baseline"/>
              <w:rPr>
                <w:rFonts w:ascii="Arial" w:eastAsia="굴림" w:hAnsi="Arial" w:cs="Arial"/>
                <w:kern w:val="0"/>
                <w:sz w:val="22"/>
              </w:rPr>
            </w:pPr>
            <w:r w:rsidRPr="001D19F6">
              <w:rPr>
                <w:rFonts w:ascii="Arial" w:eastAsia="굴림" w:hAnsi="Arial" w:cs="Arial"/>
                <w:kern w:val="0"/>
                <w:sz w:val="22"/>
                <w:shd w:val="clear" w:color="auto" w:fill="FFFFFF"/>
              </w:rPr>
              <w:t xml:space="preserve">3. </w:t>
            </w:r>
            <w:r w:rsidR="00BE1061" w:rsidRPr="001D19F6">
              <w:rPr>
                <w:rFonts w:ascii="Arial" w:eastAsia="굴림" w:hAnsi="Arial" w:cs="Arial"/>
                <w:sz w:val="22"/>
              </w:rPr>
              <w:t>Give it to</w:t>
            </w:r>
            <w:r w:rsidRPr="001D19F6">
              <w:rPr>
                <w:rFonts w:ascii="Arial" w:eastAsia="굴림" w:hAnsi="Arial" w:cs="Arial"/>
                <w:sz w:val="22"/>
              </w:rPr>
              <w:t xml:space="preserve"> children or relatives or donat</w:t>
            </w:r>
            <w:r w:rsidR="00BE1061" w:rsidRPr="001D19F6">
              <w:rPr>
                <w:rFonts w:ascii="Arial" w:eastAsia="굴림" w:hAnsi="Arial" w:cs="Arial"/>
                <w:sz w:val="22"/>
              </w:rPr>
              <w:t>e it to society</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6AA3568" w14:textId="77777777" w:rsidR="000B0851" w:rsidRPr="001D19F6" w:rsidRDefault="000B0851" w:rsidP="00D518FF">
            <w:pPr>
              <w:widowControl/>
              <w:wordWrap/>
              <w:autoSpaceDE/>
              <w:autoSpaceDN/>
              <w:rPr>
                <w:rFonts w:ascii="Arial" w:eastAsia="굴림" w:hAnsi="Arial" w:cs="Arial"/>
                <w:kern w:val="0"/>
                <w:sz w:val="22"/>
              </w:rPr>
            </w:pPr>
          </w:p>
        </w:tc>
      </w:tr>
      <w:tr w:rsidR="00D063AA" w:rsidRPr="001D19F6" w14:paraId="5BB24E72"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EEAFC16" w14:textId="77777777" w:rsidR="000B0851" w:rsidRPr="001D19F6" w:rsidRDefault="000B0851" w:rsidP="0086661D">
            <w:pPr>
              <w:wordWrap/>
              <w:ind w:firstLineChars="50" w:firstLine="110"/>
              <w:rPr>
                <w:rFonts w:ascii="Arial" w:eastAsia="굴림" w:hAnsi="Arial" w:cs="Arial"/>
                <w:sz w:val="22"/>
              </w:rPr>
            </w:pPr>
            <w:r w:rsidRPr="001D19F6">
              <w:rPr>
                <w:rFonts w:ascii="Arial" w:eastAsia="굴림" w:hAnsi="Arial" w:cs="Arial"/>
                <w:kern w:val="0"/>
                <w:sz w:val="22"/>
                <w:shd w:val="clear" w:color="auto" w:fill="FFFFFF"/>
              </w:rPr>
              <w:t xml:space="preserve">4. </w:t>
            </w:r>
            <w:r w:rsidRPr="001D19F6">
              <w:rPr>
                <w:rFonts w:ascii="Arial" w:eastAsia="굴림" w:hAnsi="Arial" w:cs="Arial"/>
                <w:sz w:val="22"/>
              </w:rPr>
              <w:t>Buy</w:t>
            </w:r>
            <w:r w:rsidR="00BE1061" w:rsidRPr="001D19F6">
              <w:rPr>
                <w:rFonts w:ascii="Arial" w:eastAsia="굴림" w:hAnsi="Arial" w:cs="Arial"/>
                <w:sz w:val="22"/>
              </w:rPr>
              <w:t xml:space="preserve"> a</w:t>
            </w:r>
            <w:r w:rsidRPr="001D19F6">
              <w:rPr>
                <w:rFonts w:ascii="Arial" w:eastAsia="굴림" w:hAnsi="Arial" w:cs="Arial"/>
                <w:sz w:val="22"/>
              </w:rPr>
              <w:t xml:space="preserve"> house, car, furniture, electric appliances</w:t>
            </w:r>
            <w:r w:rsidR="004A10BD" w:rsidRPr="001D19F6">
              <w:rPr>
                <w:rFonts w:ascii="Arial" w:eastAsia="굴림" w:hAnsi="Arial" w:cs="Arial"/>
                <w:sz w:val="22"/>
              </w:rPr>
              <w:t>,</w:t>
            </w:r>
            <w:r w:rsidRPr="001D19F6">
              <w:rPr>
                <w:rFonts w:ascii="Arial" w:eastAsia="굴림" w:hAnsi="Arial" w:cs="Arial"/>
                <w:sz w:val="22"/>
              </w:rPr>
              <w:t xml:space="preserve"> etc.</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D5AF48" w14:textId="77777777" w:rsidR="000B0851" w:rsidRPr="001D19F6" w:rsidRDefault="000B0851" w:rsidP="00D518FF">
            <w:pPr>
              <w:widowControl/>
              <w:wordWrap/>
              <w:autoSpaceDE/>
              <w:autoSpaceDN/>
              <w:rPr>
                <w:rFonts w:ascii="Arial" w:eastAsia="굴림" w:hAnsi="Arial" w:cs="Arial"/>
                <w:kern w:val="0"/>
                <w:sz w:val="22"/>
              </w:rPr>
            </w:pPr>
          </w:p>
        </w:tc>
      </w:tr>
      <w:tr w:rsidR="00D063AA" w:rsidRPr="001D19F6" w14:paraId="2C1A960C"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785DD4" w14:textId="77777777" w:rsidR="000B0851" w:rsidRPr="001D19F6" w:rsidRDefault="000B0851" w:rsidP="0086661D">
            <w:pPr>
              <w:wordWrap/>
              <w:ind w:firstLineChars="50" w:firstLine="110"/>
              <w:rPr>
                <w:rFonts w:ascii="Arial" w:eastAsia="굴림" w:hAnsi="Arial" w:cs="Arial"/>
                <w:sz w:val="22"/>
              </w:rPr>
            </w:pPr>
            <w:r w:rsidRPr="001D19F6">
              <w:rPr>
                <w:rFonts w:ascii="Arial" w:eastAsia="굴림" w:hAnsi="Arial" w:cs="Arial"/>
                <w:kern w:val="0"/>
                <w:sz w:val="22"/>
                <w:shd w:val="clear" w:color="auto" w:fill="FFFFFF"/>
              </w:rPr>
              <w:t xml:space="preserve">5. </w:t>
            </w:r>
            <w:r w:rsidRPr="001D19F6">
              <w:rPr>
                <w:rFonts w:ascii="Arial" w:eastAsia="굴림" w:hAnsi="Arial" w:cs="Arial"/>
                <w:sz w:val="22"/>
              </w:rPr>
              <w:t>Travel and other leisure activities</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B475DE" w14:textId="77777777" w:rsidR="000B0851" w:rsidRPr="001D19F6" w:rsidRDefault="000B0851" w:rsidP="00D518FF">
            <w:pPr>
              <w:widowControl/>
              <w:wordWrap/>
              <w:autoSpaceDE/>
              <w:autoSpaceDN/>
              <w:rPr>
                <w:rFonts w:ascii="Arial" w:eastAsia="굴림" w:hAnsi="Arial" w:cs="Arial"/>
                <w:kern w:val="0"/>
                <w:sz w:val="22"/>
              </w:rPr>
            </w:pPr>
          </w:p>
        </w:tc>
      </w:tr>
      <w:tr w:rsidR="00D063AA" w:rsidRPr="001D19F6" w14:paraId="2FC3877F"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FB2061" w14:textId="77777777" w:rsidR="00412A27" w:rsidRPr="001D19F6" w:rsidRDefault="00412A27" w:rsidP="0086661D">
            <w:pPr>
              <w:wordWrap/>
              <w:ind w:firstLineChars="50" w:firstLine="110"/>
              <w:rPr>
                <w:rFonts w:ascii="Arial" w:eastAsia="굴림" w:hAnsi="Arial" w:cs="Arial"/>
                <w:kern w:val="0"/>
                <w:sz w:val="22"/>
                <w:shd w:val="clear" w:color="auto" w:fill="FFFFFF"/>
              </w:rPr>
            </w:pPr>
            <w:r w:rsidRPr="001D19F6">
              <w:rPr>
                <w:rFonts w:ascii="Arial" w:eastAsia="굴림" w:hAnsi="Arial" w:cs="Arial"/>
                <w:kern w:val="0"/>
                <w:sz w:val="22"/>
                <w:shd w:val="clear" w:color="auto" w:fill="FFFFFF"/>
              </w:rPr>
              <w:t xml:space="preserve">6. Others </w:t>
            </w:r>
            <w:r w:rsidRPr="001D19F6">
              <w:rPr>
                <w:rFonts w:ascii="Arial" w:eastAsia="굴림" w:hAnsi="Arial" w:cs="Arial"/>
                <w:kern w:val="0"/>
                <w:sz w:val="22"/>
              </w:rPr>
              <w:t>→Go to G042-1</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15F0CB" w14:textId="77777777" w:rsidR="00412A27" w:rsidRPr="001D19F6" w:rsidRDefault="00412A27" w:rsidP="00D518FF">
            <w:pPr>
              <w:widowControl/>
              <w:wordWrap/>
              <w:autoSpaceDE/>
              <w:autoSpaceDN/>
              <w:rPr>
                <w:rFonts w:ascii="Arial" w:eastAsia="굴림" w:hAnsi="Arial" w:cs="Arial"/>
                <w:kern w:val="0"/>
                <w:sz w:val="22"/>
              </w:rPr>
            </w:pPr>
          </w:p>
        </w:tc>
      </w:tr>
      <w:tr w:rsidR="00D063AA" w:rsidRPr="001D19F6" w14:paraId="39166FA9" w14:textId="77777777" w:rsidTr="00D518FF">
        <w:trPr>
          <w:trHeight w:val="313"/>
        </w:trPr>
        <w:tc>
          <w:tcPr>
            <w:tcW w:w="59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hideMark/>
          </w:tcPr>
          <w:p w14:paraId="7B31CE40" w14:textId="77777777" w:rsidR="000B0851" w:rsidRPr="001D19F6" w:rsidRDefault="000B0851" w:rsidP="00D518FF">
            <w:pPr>
              <w:wordWrap/>
              <w:jc w:val="center"/>
              <w:rPr>
                <w:rFonts w:ascii="Arial" w:eastAsia="굴림" w:hAnsi="Arial" w:cs="Arial"/>
                <w:sz w:val="22"/>
              </w:rPr>
            </w:pPr>
            <w:r w:rsidRPr="001D19F6">
              <w:rPr>
                <w:rFonts w:ascii="Arial" w:eastAsia="굴림" w:hAnsi="Arial" w:cs="Arial"/>
                <w:sz w:val="22"/>
              </w:rPr>
              <w:t>Total</w:t>
            </w:r>
          </w:p>
          <w:p w14:paraId="40C27984" w14:textId="77777777" w:rsidR="000B0851" w:rsidRPr="001D19F6" w:rsidRDefault="000B0851" w:rsidP="00BE1061">
            <w:pPr>
              <w:shd w:val="clear" w:color="auto" w:fill="FFFFFF"/>
              <w:snapToGrid w:val="0"/>
              <w:ind w:left="50"/>
              <w:jc w:val="center"/>
              <w:textAlignment w:val="baseline"/>
              <w:rPr>
                <w:rFonts w:ascii="Arial" w:eastAsia="굴림" w:hAnsi="Arial" w:cs="Arial"/>
                <w:kern w:val="0"/>
                <w:sz w:val="22"/>
              </w:rPr>
            </w:pPr>
            <w:r w:rsidRPr="001D19F6">
              <w:rPr>
                <w:rFonts w:ascii="Arial" w:eastAsia="굴림" w:hAnsi="Arial" w:cs="Arial"/>
                <w:sz w:val="22"/>
              </w:rPr>
              <w:t>(</w:t>
            </w:r>
            <w:r w:rsidR="00BE1061" w:rsidRPr="001D19F6">
              <w:rPr>
                <w:rFonts w:ascii="Arial" w:eastAsia="굴림" w:hAnsi="Arial" w:cs="Arial"/>
                <w:sz w:val="22"/>
              </w:rPr>
              <w:t xml:space="preserve">The sum </w:t>
            </w:r>
            <w:r w:rsidRPr="001D19F6">
              <w:rPr>
                <w:rFonts w:ascii="Arial" w:eastAsia="굴림" w:hAnsi="Arial" w:cs="Arial"/>
                <w:sz w:val="22"/>
              </w:rPr>
              <w:t xml:space="preserve">must </w:t>
            </w:r>
            <w:r w:rsidR="00BE1061" w:rsidRPr="001D19F6">
              <w:rPr>
                <w:rFonts w:ascii="Arial" w:eastAsia="굴림" w:hAnsi="Arial" w:cs="Arial"/>
                <w:sz w:val="22"/>
              </w:rPr>
              <w:t>be equal to</w:t>
            </w:r>
            <w:r w:rsidRPr="001D19F6">
              <w:rPr>
                <w:rFonts w:ascii="Arial" w:eastAsia="굴림" w:hAnsi="Arial" w:cs="Arial"/>
                <w:sz w:val="22"/>
              </w:rPr>
              <w:t>1,000 MW (10,000</w:t>
            </w:r>
            <w:r w:rsidRPr="001D19F6">
              <w:rPr>
                <w:rFonts w:ascii="Cambria Math" w:eastAsia="굴림" w:hAnsi="Cambria Math" w:cs="Cambria Math"/>
                <w:sz w:val="22"/>
              </w:rPr>
              <w:t>‐</w:t>
            </w:r>
            <w:r w:rsidRPr="001D19F6">
              <w:rPr>
                <w:rFonts w:ascii="Arial" w:eastAsia="굴림" w:hAnsi="Arial" w:cs="Arial"/>
                <w:sz w:val="22"/>
              </w:rPr>
              <w:t>Korean won))</w:t>
            </w:r>
          </w:p>
        </w:tc>
        <w:tc>
          <w:tcPr>
            <w:tcW w:w="3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hideMark/>
          </w:tcPr>
          <w:p w14:paraId="7FBC97FD" w14:textId="77777777" w:rsidR="000B0851" w:rsidRPr="001D19F6" w:rsidRDefault="000B0851" w:rsidP="00D518FF">
            <w:pPr>
              <w:wordWrap/>
              <w:jc w:val="center"/>
              <w:rPr>
                <w:rFonts w:ascii="Arial" w:eastAsia="굴림" w:hAnsi="Arial" w:cs="Arial"/>
                <w:sz w:val="22"/>
              </w:rPr>
            </w:pPr>
            <w:r w:rsidRPr="001D19F6">
              <w:rPr>
                <w:rFonts w:ascii="Arial" w:eastAsia="굴림" w:hAnsi="Arial" w:cs="Arial"/>
                <w:sz w:val="22"/>
              </w:rPr>
              <w:t>1,000 MW</w:t>
            </w:r>
          </w:p>
          <w:p w14:paraId="011FB95A" w14:textId="77777777" w:rsidR="000B0851" w:rsidRPr="001D19F6" w:rsidRDefault="000B0851" w:rsidP="00D518FF">
            <w:pPr>
              <w:wordWrap/>
              <w:jc w:val="center"/>
              <w:rPr>
                <w:rFonts w:ascii="Arial" w:eastAsia="굴림" w:hAnsi="Arial" w:cs="Arial"/>
                <w:sz w:val="22"/>
              </w:rPr>
            </w:pPr>
            <w:r w:rsidRPr="001D19F6">
              <w:rPr>
                <w:rFonts w:ascii="Arial" w:eastAsia="굴림" w:hAnsi="Arial" w:cs="Arial"/>
                <w:sz w:val="22"/>
              </w:rPr>
              <w:t>(10,000 Korean won)</w:t>
            </w:r>
          </w:p>
        </w:tc>
      </w:tr>
    </w:tbl>
    <w:p w14:paraId="2CC6888E" w14:textId="77777777" w:rsidR="000B0851" w:rsidRPr="001D19F6" w:rsidRDefault="000B0851" w:rsidP="000B0851">
      <w:pPr>
        <w:wordWrap/>
        <w:spacing w:line="360" w:lineRule="auto"/>
        <w:rPr>
          <w:rFonts w:ascii="Arial" w:eastAsia="굴림" w:hAnsi="Arial" w:cs="Arial"/>
          <w:sz w:val="22"/>
        </w:rPr>
      </w:pPr>
    </w:p>
    <w:p w14:paraId="57716C94" w14:textId="77777777" w:rsidR="00412A27" w:rsidRPr="001D19F6" w:rsidRDefault="00412A27" w:rsidP="00412A27">
      <w:pPr>
        <w:wordWrap/>
        <w:spacing w:line="360" w:lineRule="auto"/>
        <w:jc w:val="left"/>
        <w:rPr>
          <w:rFonts w:ascii="Arial" w:eastAsia="굴림" w:hAnsi="Arial" w:cs="Arial"/>
          <w:sz w:val="22"/>
        </w:rPr>
      </w:pPr>
      <w:r w:rsidRPr="001D19F6">
        <w:rPr>
          <w:rFonts w:ascii="Arial" w:eastAsia="굴림" w:hAnsi="Arial" w:cs="Arial"/>
          <w:sz w:val="22"/>
        </w:rPr>
        <w:t>G042-1. If others, please specify. Please tell us one where you spend that money the most.</w:t>
      </w:r>
    </w:p>
    <w:p w14:paraId="355F3E10" w14:textId="77777777" w:rsidR="00412A27" w:rsidRPr="001D19F6" w:rsidRDefault="00412A27" w:rsidP="00412A27">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p>
    <w:p w14:paraId="21DCAC8D" w14:textId="77777777" w:rsidR="00024175" w:rsidRPr="001D19F6" w:rsidRDefault="00024175" w:rsidP="000B0851">
      <w:pPr>
        <w:wordWrap/>
        <w:spacing w:line="360" w:lineRule="auto"/>
        <w:rPr>
          <w:rFonts w:ascii="Arial" w:eastAsia="굴림" w:hAnsi="Arial" w:cs="Arial"/>
          <w:sz w:val="22"/>
        </w:rPr>
      </w:pPr>
    </w:p>
    <w:p w14:paraId="29D474AA" w14:textId="77777777" w:rsidR="00673D9A" w:rsidRPr="001D19F6" w:rsidRDefault="00C161D4" w:rsidP="00C161D4">
      <w:pPr>
        <w:wordWrap/>
        <w:spacing w:line="360" w:lineRule="auto"/>
        <w:rPr>
          <w:rFonts w:ascii="Arial" w:eastAsia="굴림" w:hAnsi="Arial" w:cs="Arial"/>
          <w:b/>
          <w:sz w:val="22"/>
        </w:rPr>
      </w:pPr>
      <w:r w:rsidRPr="001D19F6">
        <w:rPr>
          <w:rFonts w:ascii="Arial" w:eastAsia="굴림" w:hAnsi="Arial" w:cs="Arial"/>
          <w:b/>
          <w:sz w:val="22"/>
        </w:rPr>
        <w:t xml:space="preserve">&lt; </w:t>
      </w:r>
      <w:r w:rsidR="00673D9A" w:rsidRPr="001D19F6">
        <w:rPr>
          <w:rFonts w:ascii="Arial" w:eastAsia="굴림" w:hAnsi="Arial" w:cs="Arial"/>
          <w:b/>
          <w:sz w:val="22"/>
        </w:rPr>
        <w:t xml:space="preserve">Quality of </w:t>
      </w:r>
      <w:proofErr w:type="gramStart"/>
      <w:r w:rsidR="00673D9A" w:rsidRPr="001D19F6">
        <w:rPr>
          <w:rFonts w:ascii="Arial" w:eastAsia="굴림" w:hAnsi="Arial" w:cs="Arial"/>
          <w:b/>
          <w:sz w:val="22"/>
        </w:rPr>
        <w:t>Life(</w:t>
      </w:r>
      <w:proofErr w:type="gramEnd"/>
      <w:r w:rsidR="00673D9A" w:rsidRPr="001D19F6">
        <w:rPr>
          <w:rFonts w:ascii="Arial" w:eastAsia="굴림" w:hAnsi="Arial" w:cs="Arial"/>
          <w:b/>
          <w:sz w:val="22"/>
        </w:rPr>
        <w:t>QOL)</w:t>
      </w:r>
      <w:r w:rsidRPr="001D19F6">
        <w:rPr>
          <w:rFonts w:ascii="Arial" w:eastAsia="굴림" w:hAnsi="Arial" w:cs="Arial"/>
          <w:b/>
          <w:sz w:val="22"/>
        </w:rPr>
        <w:t xml:space="preserve"> &gt;</w:t>
      </w:r>
    </w:p>
    <w:p w14:paraId="568C769F" w14:textId="77777777" w:rsidR="000440FE"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G043</w:t>
      </w:r>
      <w:r w:rsidR="000B0851" w:rsidRPr="001D19F6">
        <w:rPr>
          <w:rFonts w:ascii="Arial" w:eastAsia="굴림" w:hAnsi="Arial" w:cs="Arial"/>
          <w:sz w:val="22"/>
        </w:rPr>
        <w:t>. Now I’m going to ask you</w:t>
      </w:r>
      <w:r w:rsidR="000440FE" w:rsidRPr="001D19F6">
        <w:rPr>
          <w:rFonts w:ascii="Arial" w:eastAsia="굴림" w:hAnsi="Arial" w:cs="Arial"/>
          <w:sz w:val="22"/>
        </w:rPr>
        <w:t>r satisfaction with your life.</w:t>
      </w:r>
      <w:r w:rsidR="000B0851" w:rsidRPr="001D19F6">
        <w:rPr>
          <w:rFonts w:ascii="Arial" w:eastAsia="굴림" w:hAnsi="Arial" w:cs="Arial"/>
          <w:sz w:val="22"/>
        </w:rPr>
        <w:t xml:space="preserve"> Please answer how much</w:t>
      </w:r>
      <w:r w:rsidR="000440FE" w:rsidRPr="001D19F6">
        <w:rPr>
          <w:rFonts w:ascii="Arial" w:eastAsia="굴림" w:hAnsi="Arial" w:cs="Arial"/>
          <w:sz w:val="22"/>
        </w:rPr>
        <w:t xml:space="preserve"> </w:t>
      </w:r>
      <w:r w:rsidR="000B0851" w:rsidRPr="001D19F6">
        <w:rPr>
          <w:rFonts w:ascii="Arial" w:eastAsia="굴림" w:hAnsi="Arial" w:cs="Arial"/>
          <w:sz w:val="22"/>
        </w:rPr>
        <w:t>you are sat</w:t>
      </w:r>
      <w:r w:rsidR="00BE1061" w:rsidRPr="001D19F6">
        <w:rPr>
          <w:rFonts w:ascii="Arial" w:eastAsia="굴림" w:hAnsi="Arial" w:cs="Arial"/>
          <w:sz w:val="22"/>
        </w:rPr>
        <w:t>isfied with the following</w:t>
      </w:r>
      <w:r w:rsidR="000440FE" w:rsidRPr="001D19F6">
        <w:rPr>
          <w:rFonts w:ascii="Arial" w:eastAsia="굴림" w:hAnsi="Arial" w:cs="Arial"/>
          <w:sz w:val="22"/>
        </w:rPr>
        <w:t xml:space="preserve"> sentences</w:t>
      </w:r>
      <w:r w:rsidR="000B0851" w:rsidRPr="001D19F6">
        <w:rPr>
          <w:rFonts w:ascii="Arial" w:eastAsia="굴림" w:hAnsi="Arial" w:cs="Arial"/>
          <w:sz w:val="22"/>
        </w:rPr>
        <w:t xml:space="preserve"> compared to your </w:t>
      </w:r>
      <w:r w:rsidR="000440FE" w:rsidRPr="001D19F6">
        <w:rPr>
          <w:rFonts w:ascii="Arial" w:eastAsia="굴림" w:hAnsi="Arial" w:cs="Arial"/>
          <w:sz w:val="22"/>
        </w:rPr>
        <w:t xml:space="preserve">friends. </w:t>
      </w:r>
    </w:p>
    <w:p w14:paraId="65AF9BEF" w14:textId="77777777" w:rsidR="000440FE" w:rsidRPr="001D19F6" w:rsidRDefault="000440FE" w:rsidP="000440FE">
      <w:pPr>
        <w:wordWrap/>
        <w:spacing w:line="360" w:lineRule="auto"/>
        <w:rPr>
          <w:rFonts w:ascii="Arial" w:eastAsia="굴림" w:hAnsi="Arial" w:cs="Arial"/>
          <w:sz w:val="22"/>
        </w:rPr>
      </w:pPr>
      <w:r w:rsidRPr="001D19F6">
        <w:rPr>
          <w:rFonts w:ascii="Arial" w:eastAsia="굴림" w:hAnsi="Arial" w:cs="Arial"/>
          <w:sz w:val="22"/>
        </w:rPr>
        <w:t xml:space="preserve">[IWER: Please repeat below instruction for the questions with the scale card from </w:t>
      </w:r>
      <w:r w:rsidR="002532CE" w:rsidRPr="001D19F6">
        <w:rPr>
          <w:rFonts w:ascii="Arial" w:eastAsia="굴림" w:hAnsi="Arial" w:cs="Arial"/>
          <w:sz w:val="22"/>
        </w:rPr>
        <w:t>G043</w:t>
      </w:r>
      <w:r w:rsidRPr="001D19F6">
        <w:rPr>
          <w:rFonts w:ascii="Arial" w:eastAsia="굴림" w:hAnsi="Arial" w:cs="Arial"/>
          <w:sz w:val="22"/>
        </w:rPr>
        <w:t xml:space="preserve"> to G0</w:t>
      </w:r>
      <w:r w:rsidR="002532CE" w:rsidRPr="001D19F6">
        <w:rPr>
          <w:rFonts w:ascii="Arial" w:eastAsia="굴림" w:hAnsi="Arial" w:cs="Arial"/>
          <w:sz w:val="22"/>
        </w:rPr>
        <w:t>47</w:t>
      </w:r>
      <w:r w:rsidRPr="001D19F6">
        <w:rPr>
          <w:rFonts w:ascii="Arial" w:eastAsia="굴림" w:hAnsi="Arial" w:cs="Arial"/>
          <w:sz w:val="22"/>
        </w:rPr>
        <w:t>.</w:t>
      </w:r>
    </w:p>
    <w:p w14:paraId="1CFE086D" w14:textId="77777777" w:rsidR="000440FE" w:rsidRPr="001D19F6" w:rsidRDefault="000440FE" w:rsidP="000440FE">
      <w:pPr>
        <w:wordWrap/>
        <w:spacing w:line="360" w:lineRule="auto"/>
        <w:rPr>
          <w:rFonts w:ascii="Arial" w:eastAsia="굴림" w:hAnsi="Arial" w:cs="Arial"/>
          <w:sz w:val="22"/>
        </w:rPr>
      </w:pPr>
      <w:r w:rsidRPr="001D19F6">
        <w:rPr>
          <w:rFonts w:ascii="Arial" w:eastAsia="굴림" w:hAnsi="Arial" w:cs="Arial"/>
          <w:sz w:val="22"/>
        </w:rPr>
        <w:t>“Please indicate how much you agree to this statement using the scale card, where ‘0’ means absolutely no chance and ‘100’ means absolutely certain.”]</w:t>
      </w:r>
    </w:p>
    <w:p w14:paraId="589606F4" w14:textId="77777777" w:rsidR="000440FE" w:rsidRPr="001D19F6" w:rsidRDefault="000440FE" w:rsidP="000B0851">
      <w:pPr>
        <w:wordWrap/>
        <w:spacing w:line="360" w:lineRule="auto"/>
        <w:rPr>
          <w:rFonts w:ascii="Arial" w:eastAsia="굴림" w:hAnsi="Arial" w:cs="Arial"/>
          <w:sz w:val="22"/>
        </w:rPr>
      </w:pPr>
    </w:p>
    <w:p w14:paraId="0E9591D0"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sz w:val="22"/>
        </w:rPr>
        <w:t>“</w:t>
      </w:r>
      <w:r w:rsidR="000B0851" w:rsidRPr="001D19F6">
        <w:rPr>
          <w:rFonts w:ascii="Arial" w:eastAsia="굴림" w:hAnsi="Arial" w:cs="Arial"/>
          <w:sz w:val="22"/>
        </w:rPr>
        <w:t xml:space="preserve">How </w:t>
      </w:r>
      <w:r w:rsidRPr="001D19F6">
        <w:rPr>
          <w:rFonts w:ascii="Arial" w:eastAsia="굴림" w:hAnsi="Arial" w:cs="Arial"/>
          <w:sz w:val="22"/>
        </w:rPr>
        <w:t xml:space="preserve">much are you </w:t>
      </w:r>
      <w:r w:rsidR="000B0851" w:rsidRPr="001D19F6">
        <w:rPr>
          <w:rFonts w:ascii="Arial" w:eastAsia="굴림" w:hAnsi="Arial" w:cs="Arial"/>
          <w:sz w:val="22"/>
        </w:rPr>
        <w:t>satisfied with your health?</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3EF3B145"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1B07A3DE"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F26442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A126BF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FC4684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E1303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6030E8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E50865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23E8DC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4D1BA6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CE9A4B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A61C8E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464B1B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601852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5D14C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4F4308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6F6710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75AE60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5381F4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5155E4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FCEC86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AEBB006"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ECCB97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962B328"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5E46FF8"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7A857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01EC05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6C6AB6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EAAF67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FBE483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1E437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B2575B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722BCE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AB6FE8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4F7BD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94F28D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CDFC23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F2A6B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960999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9F00F1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97ECC4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06F961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3DE939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CD1563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5E51262"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FFF1F5A"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99DE885" w14:textId="77777777" w:rsidTr="000440F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A80024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lastRenderedPageBreak/>
              <w:t>0</w:t>
            </w:r>
          </w:p>
        </w:tc>
        <w:tc>
          <w:tcPr>
            <w:tcW w:w="886" w:type="dxa"/>
            <w:gridSpan w:val="2"/>
            <w:tcBorders>
              <w:top w:val="nil"/>
              <w:left w:val="nil"/>
              <w:bottom w:val="nil"/>
              <w:right w:val="nil"/>
            </w:tcBorders>
            <w:tcMar>
              <w:top w:w="28" w:type="dxa"/>
              <w:left w:w="28" w:type="dxa"/>
              <w:bottom w:w="28" w:type="dxa"/>
              <w:right w:w="28" w:type="dxa"/>
            </w:tcMar>
            <w:hideMark/>
          </w:tcPr>
          <w:p w14:paraId="7BE494F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0B34B26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FAC38D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0D0D3E6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02025E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7C59D32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D062B4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10B8025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E3F780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63EBD6D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69EE1E2A" w14:textId="77777777" w:rsidR="000B0851" w:rsidRPr="001D19F6" w:rsidRDefault="000B0851" w:rsidP="000B0851">
      <w:pPr>
        <w:wordWrap/>
        <w:spacing w:line="360" w:lineRule="auto"/>
        <w:rPr>
          <w:rFonts w:ascii="Arial" w:eastAsia="굴림" w:hAnsi="Arial" w:cs="Arial"/>
          <w:sz w:val="22"/>
        </w:rPr>
      </w:pPr>
    </w:p>
    <w:p w14:paraId="6F082804" w14:textId="77777777" w:rsidR="000B0851"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G044.</w:t>
      </w:r>
      <w:r w:rsidR="000B0851" w:rsidRPr="001D19F6">
        <w:rPr>
          <w:rFonts w:ascii="Arial" w:eastAsia="굴림" w:hAnsi="Arial" w:cs="Arial"/>
          <w:sz w:val="22"/>
        </w:rPr>
        <w:t xml:space="preserve"> </w:t>
      </w:r>
      <w:r w:rsidR="000440FE" w:rsidRPr="001D19F6">
        <w:rPr>
          <w:rFonts w:ascii="Arial" w:eastAsia="굴림" w:hAnsi="Arial" w:cs="Arial"/>
          <w:sz w:val="22"/>
        </w:rPr>
        <w:t>How much are you satisfied with</w:t>
      </w:r>
      <w:r w:rsidR="000B0851" w:rsidRPr="001D19F6">
        <w:rPr>
          <w:rFonts w:ascii="Arial" w:eastAsia="굴림" w:hAnsi="Arial" w:cs="Arial"/>
          <w:sz w:val="22"/>
        </w:rPr>
        <w:t xml:space="preserve"> your economic status?</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6432BC25"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6F41DD6"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E29624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4ACE95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88129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E2938C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E73FD1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2C12A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77C03D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BAC6D3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0E647C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D5C2F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48E810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9F9837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4368CA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BBFDE7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AC6E46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B354DC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6F6EAE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99F28C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9ECAB1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76D80BB"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EF04FCF"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22311E23"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0968D2B4"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567EF2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F4E61A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D04AC7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758390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E9184E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FA59D2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F8B340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A575C8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485E0D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F106A1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3C3764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C9CA3C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04324E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AEB096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5D3C44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81CA8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E71CF7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F30F03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37CE5C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878457"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EECEC46"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FDF2490" w14:textId="77777777" w:rsidTr="000440F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515DDCF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18F3993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5448F15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0D5FC98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2EC35D5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17DFD06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049FEE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1C5438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77BB864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701C296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036DA1A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4E8A782F" w14:textId="77777777" w:rsidR="000B0851" w:rsidRPr="001D19F6" w:rsidRDefault="000B0851" w:rsidP="000B0851">
      <w:pPr>
        <w:wordWrap/>
        <w:spacing w:line="360" w:lineRule="auto"/>
        <w:rPr>
          <w:rFonts w:ascii="Arial" w:eastAsia="굴림" w:hAnsi="Arial" w:cs="Arial"/>
          <w:sz w:val="22"/>
        </w:rPr>
      </w:pPr>
    </w:p>
    <w:p w14:paraId="3131950B" w14:textId="77777777" w:rsidR="00A7271D" w:rsidRPr="001D19F6" w:rsidRDefault="00A7271D" w:rsidP="00B05F73">
      <w:pPr>
        <w:wordWrap/>
        <w:spacing w:line="276" w:lineRule="auto"/>
        <w:rPr>
          <w:rFonts w:ascii="Arial" w:eastAsia="굴림" w:hAnsi="Arial" w:cs="Arial"/>
          <w:b/>
          <w:sz w:val="22"/>
        </w:rPr>
      </w:pPr>
    </w:p>
    <w:p w14:paraId="562F8509" w14:textId="77777777" w:rsidR="000B0851" w:rsidRPr="001D19F6" w:rsidRDefault="000B0851" w:rsidP="00B05F73">
      <w:pPr>
        <w:wordWrap/>
        <w:spacing w:line="276" w:lineRule="auto"/>
        <w:rPr>
          <w:rFonts w:ascii="Arial" w:eastAsia="굴림" w:hAnsi="Arial" w:cs="Arial"/>
          <w:b/>
          <w:sz w:val="22"/>
        </w:rPr>
      </w:pPr>
      <w:r w:rsidRPr="001D19F6">
        <w:rPr>
          <w:rFonts w:ascii="Arial" w:eastAsia="굴림" w:hAnsi="Arial" w:cs="Arial"/>
          <w:b/>
          <w:sz w:val="22"/>
        </w:rPr>
        <w:t>Logic</w:t>
      </w:r>
    </w:p>
    <w:p w14:paraId="780F9364" w14:textId="77777777" w:rsidR="000B0851" w:rsidRPr="001D19F6" w:rsidRDefault="00BE1061" w:rsidP="00F14BA4">
      <w:pPr>
        <w:pStyle w:val="a6"/>
        <w:numPr>
          <w:ilvl w:val="0"/>
          <w:numId w:val="800"/>
        </w:numPr>
        <w:wordWrap/>
        <w:spacing w:line="276" w:lineRule="auto"/>
        <w:ind w:leftChars="0"/>
        <w:rPr>
          <w:rFonts w:ascii="Arial" w:eastAsia="굴림" w:hAnsi="Arial" w:cs="Arial"/>
          <w:b/>
          <w:sz w:val="22"/>
        </w:rPr>
      </w:pPr>
      <w:r w:rsidRPr="001D19F6">
        <w:rPr>
          <w:rFonts w:ascii="Arial" w:eastAsia="굴림" w:hAnsi="Arial" w:cs="Arial"/>
          <w:b/>
          <w:sz w:val="22"/>
        </w:rPr>
        <w:t>If R has</w:t>
      </w:r>
      <w:r w:rsidR="000B0851" w:rsidRPr="001D19F6">
        <w:rPr>
          <w:rFonts w:ascii="Arial" w:eastAsia="굴림" w:hAnsi="Arial" w:cs="Arial"/>
          <w:b/>
          <w:sz w:val="22"/>
        </w:rPr>
        <w:t xml:space="preserve"> a spouse, then </w:t>
      </w:r>
      <w:r w:rsidR="000440FE" w:rsidRPr="001D19F6">
        <w:rPr>
          <w:rFonts w:ascii="Arial" w:eastAsia="굴림" w:hAnsi="Arial" w:cs="Arial"/>
          <w:b/>
          <w:sz w:val="22"/>
        </w:rPr>
        <w:t>ask</w:t>
      </w:r>
      <w:r w:rsidR="005212F1" w:rsidRPr="001D19F6">
        <w:rPr>
          <w:rFonts w:ascii="Arial" w:eastAsia="굴림" w:hAnsi="Arial" w:cs="Arial"/>
          <w:b/>
          <w:sz w:val="22"/>
        </w:rPr>
        <w:t xml:space="preserve"> G045</w:t>
      </w:r>
      <w:r w:rsidR="00B05F73" w:rsidRPr="001D19F6">
        <w:rPr>
          <w:rFonts w:ascii="Arial" w:eastAsia="굴림" w:hAnsi="Arial" w:cs="Arial"/>
          <w:b/>
          <w:sz w:val="22"/>
        </w:rPr>
        <w:t>.</w:t>
      </w:r>
    </w:p>
    <w:p w14:paraId="08965D77" w14:textId="77777777" w:rsidR="000B0851" w:rsidRPr="001D19F6" w:rsidRDefault="000B0851" w:rsidP="000B0851">
      <w:pPr>
        <w:wordWrap/>
        <w:spacing w:line="360" w:lineRule="auto"/>
        <w:rPr>
          <w:rFonts w:ascii="Arial" w:eastAsia="굴림" w:hAnsi="Arial" w:cs="Arial"/>
          <w:b/>
          <w:sz w:val="22"/>
        </w:rPr>
      </w:pPr>
    </w:p>
    <w:p w14:paraId="0B8C54B5" w14:textId="77777777" w:rsidR="000B0851" w:rsidRPr="001D19F6" w:rsidRDefault="000B0851" w:rsidP="000B0851">
      <w:pPr>
        <w:wordWrap/>
        <w:spacing w:line="360" w:lineRule="auto"/>
        <w:rPr>
          <w:rFonts w:ascii="Arial" w:eastAsia="굴림" w:hAnsi="Arial" w:cs="Arial"/>
          <w:sz w:val="22"/>
        </w:rPr>
      </w:pPr>
      <w:r w:rsidRPr="001D19F6">
        <w:rPr>
          <w:rFonts w:ascii="Arial" w:eastAsia="굴림" w:hAnsi="Arial" w:cs="Arial"/>
          <w:sz w:val="22"/>
        </w:rPr>
        <w:t>G0</w:t>
      </w:r>
      <w:r w:rsidR="005212F1" w:rsidRPr="001D19F6">
        <w:rPr>
          <w:rFonts w:ascii="Arial" w:eastAsia="굴림" w:hAnsi="Arial" w:cs="Arial"/>
          <w:sz w:val="22"/>
        </w:rPr>
        <w:t>45</w:t>
      </w:r>
      <w:r w:rsidRPr="001D19F6">
        <w:rPr>
          <w:rFonts w:ascii="Arial" w:eastAsia="굴림" w:hAnsi="Arial" w:cs="Arial"/>
          <w:sz w:val="22"/>
        </w:rPr>
        <w:t xml:space="preserve">. </w:t>
      </w:r>
      <w:r w:rsidR="000440FE" w:rsidRPr="001D19F6">
        <w:rPr>
          <w:rFonts w:ascii="Arial" w:eastAsia="굴림" w:hAnsi="Arial" w:cs="Arial"/>
          <w:sz w:val="22"/>
        </w:rPr>
        <w:t>How much are you satisfied with the</w:t>
      </w:r>
      <w:r w:rsidR="00BE1061" w:rsidRPr="001D19F6">
        <w:rPr>
          <w:rFonts w:ascii="Arial" w:eastAsia="굴림" w:hAnsi="Arial" w:cs="Arial"/>
          <w:sz w:val="22"/>
        </w:rPr>
        <w:t xml:space="preserve"> </w:t>
      </w:r>
      <w:r w:rsidRPr="001D19F6">
        <w:rPr>
          <w:rFonts w:ascii="Arial" w:eastAsia="굴림" w:hAnsi="Arial" w:cs="Arial"/>
          <w:sz w:val="22"/>
        </w:rPr>
        <w:t>relationship with your spouse?</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6FB7A277"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219A5941"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95EE09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7DBC44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5047D3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844F9D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931191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B9CC1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7ABC72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404A51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13D855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030763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33737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6E0ABF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432DF0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EA1F7E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6AFA71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BA9FF3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3B09D2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9898F2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D46790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39EE168"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413A2C05"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682C9F69"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2E0A996"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FD6D12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F22DA8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253AB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A4A4CA1"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F6AA7A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9ADE8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FB6259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9CC2A1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8772B9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0ED0100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F03C42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E89877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6D1F35B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15C00D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21986E9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FD7DC8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733943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0CAAB6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A1D32B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D2FF3E4"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63AC685D"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188260B9" w14:textId="77777777" w:rsidTr="000440F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12EC610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11521F6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168AB909"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62E95E3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2DD05CE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2D895D4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09CCC96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05684D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6233674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690DDE9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542131D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5CC55B98" w14:textId="77777777" w:rsidR="000440FE" w:rsidRPr="001D19F6" w:rsidRDefault="000440FE" w:rsidP="00F04C2B">
      <w:pPr>
        <w:wordWrap/>
        <w:spacing w:line="360" w:lineRule="auto"/>
        <w:rPr>
          <w:rFonts w:ascii="Arial" w:eastAsia="굴림" w:hAnsi="Arial" w:cs="Arial"/>
          <w:b/>
          <w:sz w:val="22"/>
        </w:rPr>
      </w:pPr>
    </w:p>
    <w:p w14:paraId="1A57AD83" w14:textId="77777777" w:rsidR="00F04C2B" w:rsidRPr="001D19F6" w:rsidRDefault="00F04C2B" w:rsidP="00B05F73">
      <w:pPr>
        <w:wordWrap/>
        <w:spacing w:line="276" w:lineRule="auto"/>
        <w:rPr>
          <w:rFonts w:ascii="Arial" w:eastAsia="굴림" w:hAnsi="Arial" w:cs="Arial"/>
          <w:b/>
          <w:sz w:val="22"/>
        </w:rPr>
      </w:pPr>
      <w:r w:rsidRPr="001D19F6">
        <w:rPr>
          <w:rFonts w:ascii="Arial" w:eastAsia="굴림" w:hAnsi="Arial" w:cs="Arial"/>
          <w:b/>
          <w:sz w:val="22"/>
        </w:rPr>
        <w:t>Logic</w:t>
      </w:r>
    </w:p>
    <w:p w14:paraId="30A84585" w14:textId="77777777" w:rsidR="00F04C2B" w:rsidRPr="001D19F6" w:rsidRDefault="005B31AB" w:rsidP="00F14BA4">
      <w:pPr>
        <w:pStyle w:val="a6"/>
        <w:numPr>
          <w:ilvl w:val="0"/>
          <w:numId w:val="800"/>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F04C2B" w:rsidRPr="001D19F6">
        <w:rPr>
          <w:rFonts w:ascii="Arial" w:eastAsia="굴림" w:hAnsi="Arial" w:cs="Arial"/>
          <w:b/>
          <w:sz w:val="22"/>
        </w:rPr>
        <w:t xml:space="preserve">R </w:t>
      </w:r>
      <w:r w:rsidRPr="001D19F6">
        <w:rPr>
          <w:rFonts w:ascii="Arial" w:eastAsia="굴림" w:hAnsi="Arial" w:cs="Arial"/>
          <w:b/>
          <w:sz w:val="22"/>
        </w:rPr>
        <w:t xml:space="preserve">has </w:t>
      </w:r>
      <w:r w:rsidR="00F04C2B" w:rsidRPr="001D19F6">
        <w:rPr>
          <w:rFonts w:ascii="Arial" w:eastAsia="굴림" w:hAnsi="Arial" w:cs="Arial"/>
          <w:b/>
          <w:sz w:val="22"/>
        </w:rPr>
        <w:t xml:space="preserve">answered </w:t>
      </w:r>
      <w:r w:rsidRPr="001D19F6">
        <w:rPr>
          <w:rFonts w:ascii="Arial" w:eastAsia="굴림" w:hAnsi="Arial" w:cs="Arial"/>
          <w:b/>
          <w:sz w:val="22"/>
        </w:rPr>
        <w:t xml:space="preserve">that he/she has </w:t>
      </w:r>
      <w:r w:rsidR="000440FE" w:rsidRPr="001D19F6">
        <w:rPr>
          <w:rFonts w:ascii="Arial" w:eastAsia="굴림" w:hAnsi="Arial" w:cs="Arial"/>
          <w:b/>
          <w:sz w:val="22"/>
        </w:rPr>
        <w:t>surviving</w:t>
      </w:r>
      <w:r w:rsidRPr="001D19F6">
        <w:rPr>
          <w:rFonts w:ascii="Arial" w:eastAsia="굴림" w:hAnsi="Arial" w:cs="Arial"/>
          <w:b/>
          <w:sz w:val="22"/>
        </w:rPr>
        <w:t xml:space="preserve"> children, then</w:t>
      </w:r>
      <w:r w:rsidR="000440FE" w:rsidRPr="001D19F6">
        <w:rPr>
          <w:rFonts w:ascii="Arial" w:eastAsia="굴림" w:hAnsi="Arial" w:cs="Arial"/>
          <w:b/>
          <w:sz w:val="22"/>
        </w:rPr>
        <w:t xml:space="preserve"> ask </w:t>
      </w:r>
      <w:r w:rsidR="005212F1" w:rsidRPr="001D19F6">
        <w:rPr>
          <w:rFonts w:ascii="Arial" w:eastAsia="굴림" w:hAnsi="Arial" w:cs="Arial"/>
          <w:b/>
          <w:sz w:val="22"/>
        </w:rPr>
        <w:t>G046</w:t>
      </w:r>
      <w:r w:rsidRPr="001D19F6">
        <w:rPr>
          <w:rFonts w:ascii="Arial" w:eastAsia="굴림" w:hAnsi="Arial" w:cs="Arial"/>
          <w:b/>
          <w:sz w:val="22"/>
        </w:rPr>
        <w:t>.</w:t>
      </w:r>
    </w:p>
    <w:p w14:paraId="427FCB5E" w14:textId="77777777" w:rsidR="00F04C2B" w:rsidRPr="001D19F6" w:rsidRDefault="00F04C2B" w:rsidP="00F04C2B">
      <w:pPr>
        <w:wordWrap/>
        <w:spacing w:line="360" w:lineRule="auto"/>
        <w:rPr>
          <w:rFonts w:ascii="Arial" w:eastAsia="굴림" w:hAnsi="Arial" w:cs="Arial"/>
          <w:sz w:val="22"/>
        </w:rPr>
      </w:pPr>
    </w:p>
    <w:p w14:paraId="3BA9BD00" w14:textId="77777777" w:rsidR="000B0851"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G046</w:t>
      </w:r>
      <w:r w:rsidR="000B0851" w:rsidRPr="001D19F6">
        <w:rPr>
          <w:rFonts w:ascii="Arial" w:eastAsia="굴림" w:hAnsi="Arial" w:cs="Arial"/>
          <w:sz w:val="22"/>
        </w:rPr>
        <w:t xml:space="preserve">. </w:t>
      </w:r>
      <w:r w:rsidR="000440FE" w:rsidRPr="001D19F6">
        <w:rPr>
          <w:rFonts w:ascii="Arial" w:eastAsia="굴림" w:hAnsi="Arial" w:cs="Arial"/>
          <w:kern w:val="0"/>
          <w:sz w:val="22"/>
        </w:rPr>
        <w:t xml:space="preserve">How much are you satisfied with the </w:t>
      </w:r>
      <w:r w:rsidR="000B0851" w:rsidRPr="001D19F6">
        <w:rPr>
          <w:rFonts w:ascii="Arial" w:eastAsia="굴림" w:hAnsi="Arial" w:cs="Arial"/>
          <w:sz w:val="22"/>
        </w:rPr>
        <w:t>relationship with your children?</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18EDC246"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9C47965"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1721414"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078E47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8E1484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59DAC3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4CE547F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30769F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E78CCE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B5A495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1BB31C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5720746"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28DC9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47F6D2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78B7A0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D68C2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DCCAEC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05A020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80D8D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AE748D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5E3168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53E44DD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788B73FE"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31D07D38"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7442B997"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ED6BE9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F5B17C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4AAF99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E36E63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B2A67E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4E1E5C9"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09391F1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F69C13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726465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265CFC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6E0BA0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64E0D0A"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B5718B1"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75B12E5"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BF0B7C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CC820C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49EE61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EEE9C4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2ED72E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A5D18F3"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5092FBBE"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EC47D5C" w14:textId="77777777" w:rsidTr="000440F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266094F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6240072C"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4D60005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6FA163E"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7334466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377DBD4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6DD2266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321720D2"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3C52DA27"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5187D70B"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6351A8C5"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630A0C8F" w14:textId="77777777" w:rsidR="000B0851" w:rsidRPr="001D19F6" w:rsidRDefault="000B0851" w:rsidP="000B0851">
      <w:pPr>
        <w:wordWrap/>
        <w:spacing w:line="360" w:lineRule="auto"/>
        <w:rPr>
          <w:rFonts w:ascii="Arial" w:eastAsia="굴림" w:hAnsi="Arial" w:cs="Arial"/>
          <w:sz w:val="22"/>
        </w:rPr>
      </w:pPr>
    </w:p>
    <w:p w14:paraId="1390B77F" w14:textId="77777777" w:rsidR="000B0851"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G047</w:t>
      </w:r>
      <w:r w:rsidR="000B0851" w:rsidRPr="001D19F6">
        <w:rPr>
          <w:rFonts w:ascii="Arial" w:eastAsia="굴림" w:hAnsi="Arial" w:cs="Arial"/>
          <w:sz w:val="22"/>
        </w:rPr>
        <w:t xml:space="preserve">. </w:t>
      </w:r>
      <w:r w:rsidR="000440FE" w:rsidRPr="001D19F6">
        <w:rPr>
          <w:rFonts w:ascii="Arial" w:eastAsia="굴림" w:hAnsi="Arial" w:cs="Arial"/>
          <w:sz w:val="22"/>
        </w:rPr>
        <w:t>Compared to your friends, h</w:t>
      </w:r>
      <w:r w:rsidR="000440FE" w:rsidRPr="001D19F6">
        <w:rPr>
          <w:rFonts w:ascii="Arial" w:eastAsia="굴림" w:hAnsi="Arial" w:cs="Arial"/>
          <w:kern w:val="0"/>
          <w:sz w:val="22"/>
        </w:rPr>
        <w:t xml:space="preserve">ow much are you satisfied with your life overall? </w:t>
      </w:r>
      <w:r w:rsidR="000B0851" w:rsidRPr="001D19F6">
        <w:rPr>
          <w:rFonts w:ascii="Arial" w:eastAsia="굴림" w:hAnsi="Arial" w:cs="Arial"/>
          <w:sz w:val="22"/>
        </w:rPr>
        <w:t>(or how happy you feel)?</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66"/>
        <w:gridCol w:w="451"/>
        <w:gridCol w:w="429"/>
        <w:gridCol w:w="452"/>
        <w:gridCol w:w="429"/>
        <w:gridCol w:w="452"/>
        <w:gridCol w:w="429"/>
        <w:gridCol w:w="452"/>
        <w:gridCol w:w="429"/>
        <w:gridCol w:w="452"/>
        <w:gridCol w:w="429"/>
        <w:gridCol w:w="452"/>
        <w:gridCol w:w="429"/>
        <w:gridCol w:w="452"/>
        <w:gridCol w:w="429"/>
        <w:gridCol w:w="452"/>
        <w:gridCol w:w="429"/>
        <w:gridCol w:w="452"/>
        <w:gridCol w:w="429"/>
        <w:gridCol w:w="452"/>
        <w:gridCol w:w="430"/>
        <w:gridCol w:w="452"/>
        <w:gridCol w:w="10"/>
      </w:tblGrid>
      <w:tr w:rsidR="00D063AA" w:rsidRPr="001D19F6" w14:paraId="5E2545E2"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31DC4C0B"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B5E11B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2DAA3E0"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68CD8EB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30E98B4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0A90F97D"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76BFE9F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3B7F22A9"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1761925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1537475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4B83ECE"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B4E1DC8"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ED95D4B"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3DCE5B5"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6C65141D"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7CC181AF"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26991F2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5B4D938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4A228DBF"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nil"/>
              <w:left w:val="single" w:sz="2" w:space="0" w:color="000000"/>
              <w:bottom w:val="single" w:sz="2" w:space="0" w:color="000000"/>
              <w:right w:val="nil"/>
            </w:tcBorders>
            <w:shd w:val="clear" w:color="auto" w:fill="F2F2F2" w:themeFill="background1" w:themeFillShade="F2"/>
            <w:tcMar>
              <w:top w:w="28" w:type="dxa"/>
              <w:left w:w="28" w:type="dxa"/>
              <w:bottom w:w="28" w:type="dxa"/>
              <w:right w:w="28" w:type="dxa"/>
            </w:tcMar>
            <w:hideMark/>
          </w:tcPr>
          <w:p w14:paraId="2AA4A617"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nil"/>
              <w:left w:val="nil"/>
              <w:bottom w:val="single" w:sz="2" w:space="0" w:color="000000"/>
              <w:right w:val="single" w:sz="2" w:space="0" w:color="000000"/>
            </w:tcBorders>
            <w:shd w:val="clear" w:color="auto" w:fill="F2F2F2" w:themeFill="background1" w:themeFillShade="F2"/>
            <w:tcMar>
              <w:top w:w="28" w:type="dxa"/>
              <w:left w:w="28" w:type="dxa"/>
              <w:bottom w:w="28" w:type="dxa"/>
              <w:right w:w="28" w:type="dxa"/>
            </w:tcMar>
            <w:hideMark/>
          </w:tcPr>
          <w:p w14:paraId="098481B2"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3B704C20"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727EBEC5" w14:textId="77777777" w:rsidTr="000440FE">
        <w:trPr>
          <w:trHeight w:val="242"/>
        </w:trPr>
        <w:tc>
          <w:tcPr>
            <w:tcW w:w="367" w:type="dxa"/>
            <w:tcBorders>
              <w:top w:val="nil"/>
              <w:left w:val="nil"/>
              <w:bottom w:val="nil"/>
              <w:right w:val="single" w:sz="2" w:space="0" w:color="000000"/>
            </w:tcBorders>
            <w:tcMar>
              <w:top w:w="28" w:type="dxa"/>
              <w:left w:w="28" w:type="dxa"/>
              <w:bottom w:w="28" w:type="dxa"/>
              <w:right w:w="28" w:type="dxa"/>
            </w:tcMar>
            <w:hideMark/>
          </w:tcPr>
          <w:p w14:paraId="56F6DC45" w14:textId="77777777" w:rsidR="000B0851" w:rsidRPr="001D19F6" w:rsidRDefault="000B0851" w:rsidP="00D518FF">
            <w:pPr>
              <w:widowControl/>
              <w:wordWrap/>
              <w:autoSpaceDE/>
              <w:autoSpaceDN/>
              <w:jc w:val="left"/>
              <w:rPr>
                <w:rFonts w:ascii="Arial" w:eastAsia="굴림" w:hAnsi="Arial" w:cs="Arial"/>
                <w:kern w:val="0"/>
                <w:sz w:val="22"/>
              </w:rPr>
            </w:pPr>
          </w:p>
        </w:tc>
        <w:tc>
          <w:tcPr>
            <w:tcW w:w="453"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6D35D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3B7F6E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138744A0"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47605FA7"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74265FB"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94F1FA2"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5B7D4E56"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713313D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F8C9D0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60702C44"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A5F250A"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3F1CBF8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4CECA883"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E0976D8"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C20FA5C"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5831769C"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7CA01AAE"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252C8783" w14:textId="77777777" w:rsidR="000B0851" w:rsidRPr="001D19F6" w:rsidRDefault="000B0851" w:rsidP="00D518FF">
            <w:pPr>
              <w:widowControl/>
              <w:wordWrap/>
              <w:autoSpaceDE/>
              <w:autoSpaceDN/>
              <w:jc w:val="left"/>
              <w:rPr>
                <w:rFonts w:ascii="Arial" w:eastAsia="굴림" w:hAnsi="Arial" w:cs="Arial"/>
                <w:kern w:val="0"/>
                <w:sz w:val="22"/>
              </w:rPr>
            </w:pPr>
          </w:p>
        </w:tc>
        <w:tc>
          <w:tcPr>
            <w:tcW w:w="455" w:type="dxa"/>
            <w:tcBorders>
              <w:top w:val="single" w:sz="2" w:space="0" w:color="000000"/>
              <w:left w:val="single" w:sz="2" w:space="0" w:color="000000"/>
              <w:bottom w:val="nil"/>
              <w:right w:val="nil"/>
            </w:tcBorders>
            <w:shd w:val="clear" w:color="auto" w:fill="F2F2F2" w:themeFill="background1" w:themeFillShade="F2"/>
            <w:tcMar>
              <w:top w:w="28" w:type="dxa"/>
              <w:left w:w="28" w:type="dxa"/>
              <w:bottom w:w="28" w:type="dxa"/>
              <w:right w:w="28" w:type="dxa"/>
            </w:tcMar>
            <w:hideMark/>
          </w:tcPr>
          <w:p w14:paraId="385781A2" w14:textId="77777777" w:rsidR="000B0851" w:rsidRPr="001D19F6" w:rsidRDefault="000B0851" w:rsidP="00D518FF">
            <w:pPr>
              <w:widowControl/>
              <w:wordWrap/>
              <w:autoSpaceDE/>
              <w:autoSpaceDN/>
              <w:jc w:val="left"/>
              <w:rPr>
                <w:rFonts w:ascii="Arial" w:eastAsia="굴림" w:hAnsi="Arial" w:cs="Arial"/>
                <w:kern w:val="0"/>
                <w:sz w:val="22"/>
              </w:rPr>
            </w:pPr>
          </w:p>
        </w:tc>
        <w:tc>
          <w:tcPr>
            <w:tcW w:w="431" w:type="dxa"/>
            <w:tcBorders>
              <w:top w:val="single" w:sz="2" w:space="0" w:color="000000"/>
              <w:left w:val="nil"/>
              <w:bottom w:val="nil"/>
              <w:right w:val="single" w:sz="2" w:space="0" w:color="000000"/>
            </w:tcBorders>
            <w:shd w:val="clear" w:color="auto" w:fill="F2F2F2" w:themeFill="background1" w:themeFillShade="F2"/>
            <w:tcMar>
              <w:top w:w="28" w:type="dxa"/>
              <w:left w:w="28" w:type="dxa"/>
              <w:bottom w:w="28" w:type="dxa"/>
              <w:right w:w="28" w:type="dxa"/>
            </w:tcMar>
            <w:hideMark/>
          </w:tcPr>
          <w:p w14:paraId="101503EA" w14:textId="77777777" w:rsidR="000B0851" w:rsidRPr="001D19F6" w:rsidRDefault="000B0851" w:rsidP="00D518FF">
            <w:pPr>
              <w:widowControl/>
              <w:wordWrap/>
              <w:autoSpaceDE/>
              <w:autoSpaceDN/>
              <w:jc w:val="left"/>
              <w:rPr>
                <w:rFonts w:ascii="Arial" w:eastAsia="굴림" w:hAnsi="Arial" w:cs="Arial"/>
                <w:kern w:val="0"/>
                <w:sz w:val="22"/>
              </w:rPr>
            </w:pPr>
          </w:p>
        </w:tc>
        <w:tc>
          <w:tcPr>
            <w:tcW w:w="464" w:type="dxa"/>
            <w:gridSpan w:val="2"/>
            <w:tcBorders>
              <w:top w:val="nil"/>
              <w:left w:val="single" w:sz="2" w:space="0" w:color="000000"/>
              <w:bottom w:val="nil"/>
              <w:right w:val="nil"/>
            </w:tcBorders>
            <w:tcMar>
              <w:top w:w="28" w:type="dxa"/>
              <w:left w:w="28" w:type="dxa"/>
              <w:bottom w:w="28" w:type="dxa"/>
              <w:right w:w="28" w:type="dxa"/>
            </w:tcMar>
            <w:hideMark/>
          </w:tcPr>
          <w:p w14:paraId="1143D63E" w14:textId="77777777" w:rsidR="000B0851" w:rsidRPr="001D19F6" w:rsidRDefault="000B0851" w:rsidP="00D518FF">
            <w:pPr>
              <w:widowControl/>
              <w:wordWrap/>
              <w:autoSpaceDE/>
              <w:autoSpaceDN/>
              <w:jc w:val="left"/>
              <w:rPr>
                <w:rFonts w:ascii="Arial" w:eastAsia="굴림" w:hAnsi="Arial" w:cs="Arial"/>
                <w:kern w:val="0"/>
                <w:sz w:val="22"/>
              </w:rPr>
            </w:pPr>
          </w:p>
        </w:tc>
      </w:tr>
      <w:tr w:rsidR="00D063AA" w:rsidRPr="001D19F6" w14:paraId="4B0E37EA" w14:textId="77777777" w:rsidTr="000440FE">
        <w:trPr>
          <w:gridAfter w:val="1"/>
          <w:wAfter w:w="10" w:type="dxa"/>
          <w:trHeight w:val="242"/>
        </w:trPr>
        <w:tc>
          <w:tcPr>
            <w:tcW w:w="820" w:type="dxa"/>
            <w:gridSpan w:val="2"/>
            <w:tcBorders>
              <w:top w:val="nil"/>
              <w:left w:val="nil"/>
              <w:bottom w:val="nil"/>
              <w:right w:val="nil"/>
            </w:tcBorders>
            <w:tcMar>
              <w:top w:w="28" w:type="dxa"/>
              <w:left w:w="28" w:type="dxa"/>
              <w:bottom w:w="28" w:type="dxa"/>
              <w:right w:w="28" w:type="dxa"/>
            </w:tcMar>
            <w:hideMark/>
          </w:tcPr>
          <w:p w14:paraId="036978E4"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0</w:t>
            </w:r>
          </w:p>
        </w:tc>
        <w:tc>
          <w:tcPr>
            <w:tcW w:w="886" w:type="dxa"/>
            <w:gridSpan w:val="2"/>
            <w:tcBorders>
              <w:top w:val="nil"/>
              <w:left w:val="nil"/>
              <w:bottom w:val="nil"/>
              <w:right w:val="nil"/>
            </w:tcBorders>
            <w:tcMar>
              <w:top w:w="28" w:type="dxa"/>
              <w:left w:w="28" w:type="dxa"/>
              <w:bottom w:w="28" w:type="dxa"/>
              <w:right w:w="28" w:type="dxa"/>
            </w:tcMar>
            <w:hideMark/>
          </w:tcPr>
          <w:p w14:paraId="004F76E8"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w:t>
            </w:r>
          </w:p>
        </w:tc>
        <w:tc>
          <w:tcPr>
            <w:tcW w:w="886" w:type="dxa"/>
            <w:gridSpan w:val="2"/>
            <w:tcBorders>
              <w:top w:val="nil"/>
              <w:left w:val="nil"/>
              <w:bottom w:val="nil"/>
              <w:right w:val="nil"/>
            </w:tcBorders>
            <w:tcMar>
              <w:top w:w="28" w:type="dxa"/>
              <w:left w:w="28" w:type="dxa"/>
              <w:bottom w:w="28" w:type="dxa"/>
              <w:right w:w="28" w:type="dxa"/>
            </w:tcMar>
            <w:hideMark/>
          </w:tcPr>
          <w:p w14:paraId="03915EFA"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20</w:t>
            </w:r>
          </w:p>
        </w:tc>
        <w:tc>
          <w:tcPr>
            <w:tcW w:w="886" w:type="dxa"/>
            <w:gridSpan w:val="2"/>
            <w:tcBorders>
              <w:top w:val="nil"/>
              <w:left w:val="nil"/>
              <w:bottom w:val="nil"/>
              <w:right w:val="nil"/>
            </w:tcBorders>
            <w:tcMar>
              <w:top w:w="28" w:type="dxa"/>
              <w:left w:w="28" w:type="dxa"/>
              <w:bottom w:w="28" w:type="dxa"/>
              <w:right w:w="28" w:type="dxa"/>
            </w:tcMar>
            <w:hideMark/>
          </w:tcPr>
          <w:p w14:paraId="7AF5553D"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30</w:t>
            </w:r>
          </w:p>
        </w:tc>
        <w:tc>
          <w:tcPr>
            <w:tcW w:w="886" w:type="dxa"/>
            <w:gridSpan w:val="2"/>
            <w:tcBorders>
              <w:top w:val="nil"/>
              <w:left w:val="nil"/>
              <w:bottom w:val="nil"/>
              <w:right w:val="nil"/>
            </w:tcBorders>
            <w:tcMar>
              <w:top w:w="28" w:type="dxa"/>
              <w:left w:w="28" w:type="dxa"/>
              <w:bottom w:w="28" w:type="dxa"/>
              <w:right w:w="28" w:type="dxa"/>
            </w:tcMar>
            <w:hideMark/>
          </w:tcPr>
          <w:p w14:paraId="30D40B1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40</w:t>
            </w:r>
          </w:p>
        </w:tc>
        <w:tc>
          <w:tcPr>
            <w:tcW w:w="886" w:type="dxa"/>
            <w:gridSpan w:val="2"/>
            <w:tcBorders>
              <w:top w:val="nil"/>
              <w:left w:val="nil"/>
              <w:bottom w:val="nil"/>
              <w:right w:val="nil"/>
            </w:tcBorders>
            <w:tcMar>
              <w:top w:w="28" w:type="dxa"/>
              <w:left w:w="28" w:type="dxa"/>
              <w:bottom w:w="28" w:type="dxa"/>
              <w:right w:w="28" w:type="dxa"/>
            </w:tcMar>
            <w:hideMark/>
          </w:tcPr>
          <w:p w14:paraId="51BB5EA1"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50</w:t>
            </w:r>
          </w:p>
        </w:tc>
        <w:tc>
          <w:tcPr>
            <w:tcW w:w="886" w:type="dxa"/>
            <w:gridSpan w:val="2"/>
            <w:tcBorders>
              <w:top w:val="nil"/>
              <w:left w:val="nil"/>
              <w:bottom w:val="nil"/>
              <w:right w:val="nil"/>
            </w:tcBorders>
            <w:tcMar>
              <w:top w:w="28" w:type="dxa"/>
              <w:left w:w="28" w:type="dxa"/>
              <w:bottom w:w="28" w:type="dxa"/>
              <w:right w:w="28" w:type="dxa"/>
            </w:tcMar>
            <w:hideMark/>
          </w:tcPr>
          <w:p w14:paraId="1C2A3370"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60</w:t>
            </w:r>
          </w:p>
        </w:tc>
        <w:tc>
          <w:tcPr>
            <w:tcW w:w="886" w:type="dxa"/>
            <w:gridSpan w:val="2"/>
            <w:tcBorders>
              <w:top w:val="nil"/>
              <w:left w:val="nil"/>
              <w:bottom w:val="nil"/>
              <w:right w:val="nil"/>
            </w:tcBorders>
            <w:tcMar>
              <w:top w:w="28" w:type="dxa"/>
              <w:left w:w="28" w:type="dxa"/>
              <w:bottom w:w="28" w:type="dxa"/>
              <w:right w:w="28" w:type="dxa"/>
            </w:tcMar>
            <w:hideMark/>
          </w:tcPr>
          <w:p w14:paraId="1A040736"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70</w:t>
            </w:r>
          </w:p>
        </w:tc>
        <w:tc>
          <w:tcPr>
            <w:tcW w:w="886" w:type="dxa"/>
            <w:gridSpan w:val="2"/>
            <w:tcBorders>
              <w:top w:val="nil"/>
              <w:left w:val="nil"/>
              <w:bottom w:val="nil"/>
              <w:right w:val="nil"/>
            </w:tcBorders>
            <w:tcMar>
              <w:top w:w="28" w:type="dxa"/>
              <w:left w:w="28" w:type="dxa"/>
              <w:bottom w:w="28" w:type="dxa"/>
              <w:right w:w="28" w:type="dxa"/>
            </w:tcMar>
            <w:hideMark/>
          </w:tcPr>
          <w:p w14:paraId="27956CF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80</w:t>
            </w:r>
          </w:p>
        </w:tc>
        <w:tc>
          <w:tcPr>
            <w:tcW w:w="886" w:type="dxa"/>
            <w:gridSpan w:val="2"/>
            <w:tcBorders>
              <w:top w:val="nil"/>
              <w:left w:val="nil"/>
              <w:bottom w:val="nil"/>
              <w:right w:val="nil"/>
            </w:tcBorders>
            <w:tcMar>
              <w:top w:w="28" w:type="dxa"/>
              <w:left w:w="28" w:type="dxa"/>
              <w:bottom w:w="28" w:type="dxa"/>
              <w:right w:w="28" w:type="dxa"/>
            </w:tcMar>
            <w:hideMark/>
          </w:tcPr>
          <w:p w14:paraId="2A8160F3"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90</w:t>
            </w:r>
          </w:p>
        </w:tc>
        <w:tc>
          <w:tcPr>
            <w:tcW w:w="885" w:type="dxa"/>
            <w:gridSpan w:val="2"/>
            <w:tcBorders>
              <w:top w:val="nil"/>
              <w:left w:val="nil"/>
              <w:bottom w:val="nil"/>
              <w:right w:val="nil"/>
            </w:tcBorders>
            <w:tcMar>
              <w:top w:w="28" w:type="dxa"/>
              <w:left w:w="28" w:type="dxa"/>
              <w:bottom w:w="28" w:type="dxa"/>
              <w:right w:w="28" w:type="dxa"/>
            </w:tcMar>
            <w:hideMark/>
          </w:tcPr>
          <w:p w14:paraId="4071065F" w14:textId="77777777" w:rsidR="000B0851" w:rsidRPr="001D19F6" w:rsidRDefault="000B0851" w:rsidP="00D518FF">
            <w:pPr>
              <w:shd w:val="clear" w:color="auto" w:fill="FFFFFF"/>
              <w:wordWrap/>
              <w:snapToGrid w:val="0"/>
              <w:spacing w:line="384" w:lineRule="auto"/>
              <w:jc w:val="center"/>
              <w:textAlignment w:val="baseline"/>
              <w:rPr>
                <w:rFonts w:ascii="Arial" w:eastAsia="굴림" w:hAnsi="Arial" w:cs="Arial"/>
                <w:kern w:val="0"/>
                <w:sz w:val="22"/>
              </w:rPr>
            </w:pPr>
            <w:r w:rsidRPr="001D19F6">
              <w:rPr>
                <w:rFonts w:ascii="Arial" w:eastAsia="굴림" w:hAnsi="Arial" w:cs="Arial"/>
                <w:kern w:val="0"/>
                <w:sz w:val="22"/>
                <w:shd w:val="clear" w:color="auto" w:fill="FFFFFF"/>
              </w:rPr>
              <w:t>100</w:t>
            </w:r>
          </w:p>
        </w:tc>
      </w:tr>
    </w:tbl>
    <w:p w14:paraId="7B83D7D5" w14:textId="77777777" w:rsidR="00B05F73" w:rsidRPr="001D19F6" w:rsidRDefault="00B05F73">
      <w:pPr>
        <w:widowControl/>
        <w:wordWrap/>
        <w:autoSpaceDE/>
        <w:autoSpaceDN/>
        <w:jc w:val="left"/>
        <w:rPr>
          <w:rFonts w:ascii="Arial" w:eastAsia="굴림" w:hAnsi="Arial" w:cs="Arial"/>
          <w:sz w:val="22"/>
        </w:rPr>
      </w:pPr>
    </w:p>
    <w:p w14:paraId="0BFBFFB1" w14:textId="77777777" w:rsidR="000B0851"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G048</w:t>
      </w:r>
      <w:r w:rsidR="000B0851" w:rsidRPr="001D19F6">
        <w:rPr>
          <w:rFonts w:ascii="Arial" w:eastAsia="굴림" w:hAnsi="Arial" w:cs="Arial"/>
          <w:sz w:val="22"/>
        </w:rPr>
        <w:t>.</w:t>
      </w:r>
      <w:r w:rsidR="000440FE" w:rsidRPr="001D19F6">
        <w:rPr>
          <w:rFonts w:ascii="Arial" w:eastAsia="굴림" w:hAnsi="Arial" w:cs="Arial"/>
          <w:sz w:val="22"/>
        </w:rPr>
        <w:t xml:space="preserve"> </w:t>
      </w:r>
      <w:r w:rsidR="000B0851" w:rsidRPr="001D19F6">
        <w:rPr>
          <w:rFonts w:ascii="Arial" w:eastAsia="굴림" w:hAnsi="Arial" w:cs="Arial"/>
          <w:sz w:val="22"/>
        </w:rPr>
        <w:t>What do you think is your socioeconomic status?</w:t>
      </w:r>
    </w:p>
    <w:p w14:paraId="5D8CDFC6"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Top of high</w:t>
      </w:r>
    </w:p>
    <w:p w14:paraId="00718ACC"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Bottom of high</w:t>
      </w:r>
    </w:p>
    <w:p w14:paraId="1EE65BC0"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Top of middle</w:t>
      </w:r>
    </w:p>
    <w:p w14:paraId="065A8B9A"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Bottom of middle</w:t>
      </w:r>
    </w:p>
    <w:p w14:paraId="5AAA506C"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Top of low</w:t>
      </w:r>
    </w:p>
    <w:p w14:paraId="52DC2DA4" w14:textId="77777777" w:rsidR="000B0851" w:rsidRPr="001D19F6" w:rsidRDefault="000B0851" w:rsidP="00F14BA4">
      <w:pPr>
        <w:pStyle w:val="a6"/>
        <w:numPr>
          <w:ilvl w:val="0"/>
          <w:numId w:val="801"/>
        </w:numPr>
        <w:wordWrap/>
        <w:spacing w:line="360" w:lineRule="auto"/>
        <w:ind w:leftChars="0"/>
        <w:rPr>
          <w:rFonts w:ascii="Arial" w:eastAsia="굴림" w:hAnsi="Arial" w:cs="Arial"/>
          <w:sz w:val="22"/>
        </w:rPr>
      </w:pPr>
      <w:r w:rsidRPr="001D19F6">
        <w:rPr>
          <w:rFonts w:ascii="Arial" w:eastAsia="굴림" w:hAnsi="Arial" w:cs="Arial"/>
          <w:sz w:val="22"/>
        </w:rPr>
        <w:t>Bottom of low</w:t>
      </w:r>
    </w:p>
    <w:p w14:paraId="63CFCC09" w14:textId="77777777" w:rsidR="000B0851" w:rsidRPr="001D19F6" w:rsidRDefault="000B0851" w:rsidP="000B0851">
      <w:pPr>
        <w:wordWrap/>
        <w:spacing w:line="360" w:lineRule="auto"/>
        <w:rPr>
          <w:rFonts w:ascii="Arial" w:eastAsia="굴림" w:hAnsi="Arial" w:cs="Arial"/>
          <w:sz w:val="22"/>
        </w:rPr>
      </w:pPr>
    </w:p>
    <w:p w14:paraId="35D35ED8" w14:textId="77777777" w:rsidR="000B0851" w:rsidRPr="001D19F6" w:rsidRDefault="005212F1" w:rsidP="000B0851">
      <w:pPr>
        <w:wordWrap/>
        <w:spacing w:line="360" w:lineRule="auto"/>
        <w:rPr>
          <w:rFonts w:ascii="Arial" w:eastAsia="굴림" w:hAnsi="Arial" w:cs="Arial"/>
          <w:sz w:val="22"/>
        </w:rPr>
      </w:pPr>
      <w:r w:rsidRPr="001D19F6">
        <w:rPr>
          <w:rFonts w:ascii="Arial" w:eastAsia="굴림" w:hAnsi="Arial" w:cs="Arial"/>
          <w:sz w:val="22"/>
        </w:rPr>
        <w:t>G049</w:t>
      </w:r>
      <w:r w:rsidR="000B0851" w:rsidRPr="001D19F6">
        <w:rPr>
          <w:rFonts w:ascii="Arial" w:eastAsia="굴림" w:hAnsi="Arial" w:cs="Arial"/>
          <w:sz w:val="22"/>
        </w:rPr>
        <w:t>.</w:t>
      </w:r>
      <w:r w:rsidR="000440FE" w:rsidRPr="001D19F6">
        <w:rPr>
          <w:rFonts w:ascii="Arial" w:eastAsia="굴림" w:hAnsi="Arial" w:cs="Arial"/>
          <w:sz w:val="22"/>
        </w:rPr>
        <w:t xml:space="preserve"> </w:t>
      </w:r>
      <w:r w:rsidR="000B0851" w:rsidRPr="001D19F6">
        <w:rPr>
          <w:rFonts w:ascii="Arial" w:eastAsia="굴림" w:hAnsi="Arial" w:cs="Arial"/>
          <w:sz w:val="22"/>
        </w:rPr>
        <w:t>How much pocket money do you spend each month? (unit: 10,000 Korean won)</w:t>
      </w:r>
    </w:p>
    <w:p w14:paraId="08EA5BB0"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kern w:val="0"/>
          <w:sz w:val="22"/>
        </w:rPr>
        <w:lastRenderedPageBreak/>
        <w:tab/>
        <w:t xml:space="preserve">_______________________________ </w:t>
      </w:r>
      <w:r w:rsidR="00673D9A" w:rsidRPr="001D19F6">
        <w:rPr>
          <w:rFonts w:ascii="Arial" w:eastAsia="굴림" w:hAnsi="Arial" w:cs="Arial"/>
          <w:sz w:val="22"/>
        </w:rPr>
        <w:t>Average</w:t>
      </w:r>
      <w:r w:rsidRPr="001D19F6">
        <w:rPr>
          <w:rFonts w:ascii="Arial" w:eastAsia="굴림" w:hAnsi="Arial" w:cs="Arial"/>
          <w:sz w:val="22"/>
        </w:rPr>
        <w:t xml:space="preserve"> </w:t>
      </w:r>
      <w:r w:rsidR="000B0851" w:rsidRPr="001D19F6">
        <w:rPr>
          <w:rFonts w:ascii="Arial" w:eastAsia="굴림" w:hAnsi="Arial" w:cs="Arial"/>
          <w:sz w:val="22"/>
        </w:rPr>
        <w:t xml:space="preserve">MW </w:t>
      </w:r>
      <w:r w:rsidR="00673D9A" w:rsidRPr="001D19F6">
        <w:rPr>
          <w:rFonts w:ascii="Arial" w:eastAsia="굴림" w:hAnsi="Arial" w:cs="Arial"/>
          <w:sz w:val="22"/>
        </w:rPr>
        <w:t xml:space="preserve">per month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0~997]</w:t>
      </w:r>
    </w:p>
    <w:p w14:paraId="21CC32E6" w14:textId="77777777" w:rsidR="000B0851" w:rsidRPr="001D19F6" w:rsidRDefault="000B0851" w:rsidP="000B0851">
      <w:pPr>
        <w:wordWrap/>
        <w:spacing w:line="360" w:lineRule="auto"/>
        <w:rPr>
          <w:rFonts w:ascii="Arial" w:eastAsia="굴림" w:hAnsi="Arial" w:cs="Arial"/>
          <w:sz w:val="22"/>
        </w:rPr>
      </w:pPr>
    </w:p>
    <w:p w14:paraId="31C971BB" w14:textId="77777777" w:rsidR="00D253A4"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G050</w:t>
      </w:r>
      <w:r w:rsidR="000B0851" w:rsidRPr="001D19F6">
        <w:rPr>
          <w:rFonts w:ascii="Arial" w:eastAsia="굴림" w:hAnsi="Arial" w:cs="Arial"/>
          <w:sz w:val="22"/>
        </w:rPr>
        <w:t>.</w:t>
      </w:r>
      <w:r w:rsidR="000440FE" w:rsidRPr="001D19F6">
        <w:rPr>
          <w:rFonts w:ascii="Arial" w:eastAsia="굴림" w:hAnsi="Arial" w:cs="Arial"/>
          <w:sz w:val="22"/>
        </w:rPr>
        <w:t xml:space="preserve"> </w:t>
      </w:r>
      <w:r w:rsidR="00F9251E" w:rsidRPr="001D19F6">
        <w:rPr>
          <w:rFonts w:ascii="Arial" w:eastAsia="굴림" w:hAnsi="Arial" w:cs="Arial"/>
          <w:sz w:val="22"/>
        </w:rPr>
        <w:t xml:space="preserve">Have you </w:t>
      </w:r>
      <w:r w:rsidR="0078228A" w:rsidRPr="001D19F6">
        <w:rPr>
          <w:rFonts w:ascii="Arial" w:eastAsia="굴림" w:hAnsi="Arial" w:cs="Arial"/>
          <w:sz w:val="22"/>
        </w:rPr>
        <w:t xml:space="preserve">taken a journey, tour or picnic </w:t>
      </w:r>
      <w:r w:rsidR="009747CF" w:rsidRPr="001D19F6">
        <w:rPr>
          <w:rFonts w:ascii="Arial" w:eastAsia="굴림" w:hAnsi="Arial" w:cs="Arial"/>
          <w:sz w:val="22"/>
        </w:rPr>
        <w:t>in the past one</w:t>
      </w:r>
      <w:r w:rsidR="000B0851" w:rsidRPr="001D19F6">
        <w:rPr>
          <w:rFonts w:ascii="Arial" w:eastAsia="굴림" w:hAnsi="Arial" w:cs="Arial"/>
          <w:sz w:val="22"/>
        </w:rPr>
        <w:t xml:space="preserve"> year? If so, </w:t>
      </w:r>
      <w:r w:rsidR="000440FE" w:rsidRPr="001D19F6">
        <w:rPr>
          <w:rFonts w:ascii="Arial" w:eastAsia="굴림" w:hAnsi="Arial" w:cs="Arial"/>
          <w:sz w:val="22"/>
        </w:rPr>
        <w:t>about</w:t>
      </w:r>
      <w:r w:rsidR="0078228A" w:rsidRPr="001D19F6">
        <w:rPr>
          <w:rFonts w:ascii="Arial" w:eastAsia="굴림" w:hAnsi="Arial" w:cs="Arial"/>
          <w:sz w:val="22"/>
        </w:rPr>
        <w:t xml:space="preserve"> </w:t>
      </w:r>
      <w:r w:rsidR="000B0851" w:rsidRPr="001D19F6">
        <w:rPr>
          <w:rFonts w:ascii="Arial" w:eastAsia="굴림" w:hAnsi="Arial" w:cs="Arial"/>
          <w:sz w:val="22"/>
        </w:rPr>
        <w:t>how</w:t>
      </w:r>
      <w:r w:rsidR="000440FE" w:rsidRPr="001D19F6">
        <w:rPr>
          <w:rFonts w:ascii="Arial" w:eastAsia="굴림" w:hAnsi="Arial" w:cs="Arial"/>
          <w:sz w:val="22"/>
        </w:rPr>
        <w:t xml:space="preserve"> </w:t>
      </w:r>
      <w:r w:rsidR="000B0851" w:rsidRPr="001D19F6">
        <w:rPr>
          <w:rFonts w:ascii="Arial" w:eastAsia="굴림" w:hAnsi="Arial" w:cs="Arial"/>
          <w:sz w:val="22"/>
        </w:rPr>
        <w:t>many times? (unit: number)</w:t>
      </w:r>
      <w:r w:rsidR="000440FE" w:rsidRPr="001D19F6">
        <w:rPr>
          <w:rFonts w:ascii="Arial" w:eastAsia="굴림" w:hAnsi="Arial" w:cs="Arial"/>
          <w:sz w:val="22"/>
        </w:rPr>
        <w:t xml:space="preserve"> </w:t>
      </w:r>
    </w:p>
    <w:p w14:paraId="181CD40D"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24FFA448"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 xml:space="preserve">number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0~100]</w:t>
      </w:r>
    </w:p>
    <w:p w14:paraId="7E4E226A" w14:textId="77777777" w:rsidR="00980D1D" w:rsidRPr="001D19F6" w:rsidRDefault="00980D1D" w:rsidP="000B0851">
      <w:pPr>
        <w:wordWrap/>
        <w:spacing w:line="360" w:lineRule="auto"/>
        <w:rPr>
          <w:rFonts w:ascii="Arial" w:eastAsia="굴림" w:hAnsi="Arial" w:cs="Arial"/>
          <w:sz w:val="22"/>
        </w:rPr>
      </w:pPr>
    </w:p>
    <w:p w14:paraId="168B288F"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G051</w:t>
      </w:r>
      <w:r w:rsidR="000B0851" w:rsidRPr="001D19F6">
        <w:rPr>
          <w:rFonts w:ascii="Arial" w:eastAsia="굴림" w:hAnsi="Arial" w:cs="Arial"/>
          <w:sz w:val="22"/>
        </w:rPr>
        <w:t>.</w:t>
      </w:r>
      <w:r w:rsidR="000440FE" w:rsidRPr="001D19F6">
        <w:rPr>
          <w:rFonts w:ascii="Arial" w:eastAsia="굴림" w:hAnsi="Arial" w:cs="Arial"/>
          <w:sz w:val="22"/>
        </w:rPr>
        <w:t xml:space="preserve"> </w:t>
      </w:r>
      <w:r w:rsidR="009747CF" w:rsidRPr="001D19F6">
        <w:rPr>
          <w:rFonts w:ascii="Arial" w:eastAsia="굴림" w:hAnsi="Arial" w:cs="Arial"/>
          <w:sz w:val="22"/>
        </w:rPr>
        <w:t>How much did you</w:t>
      </w:r>
      <w:r w:rsidR="000440FE" w:rsidRPr="001D19F6">
        <w:rPr>
          <w:rFonts w:ascii="Arial" w:eastAsia="굴림" w:hAnsi="Arial" w:cs="Arial"/>
          <w:sz w:val="22"/>
        </w:rPr>
        <w:t xml:space="preserve"> </w:t>
      </w:r>
      <w:r w:rsidR="009747CF" w:rsidRPr="001D19F6">
        <w:rPr>
          <w:rFonts w:ascii="Arial" w:eastAsia="굴림" w:hAnsi="Arial" w:cs="Arial"/>
          <w:sz w:val="22"/>
        </w:rPr>
        <w:t>pay out of pocket for these activities</w:t>
      </w:r>
      <w:r w:rsidR="000B0851" w:rsidRPr="001D19F6">
        <w:rPr>
          <w:rFonts w:ascii="Arial" w:eastAsia="굴림" w:hAnsi="Arial" w:cs="Arial"/>
          <w:sz w:val="22"/>
        </w:rPr>
        <w:t>? (unit: 10,000 Korean won)</w:t>
      </w:r>
    </w:p>
    <w:p w14:paraId="739FA6BA"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4ECC10ED"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0B0851" w:rsidRPr="001D19F6">
        <w:rPr>
          <w:rFonts w:ascii="Arial" w:eastAsia="굴림" w:hAnsi="Arial" w:cs="Arial"/>
          <w:sz w:val="22"/>
        </w:rPr>
        <w:t xml:space="preserve">MW </w:t>
      </w:r>
      <w:r w:rsidR="00673D9A" w:rsidRPr="001D19F6">
        <w:rPr>
          <w:rFonts w:ascii="Arial" w:eastAsia="굴림" w:hAnsi="Arial" w:cs="Arial"/>
          <w:sz w:val="22"/>
        </w:rPr>
        <w:t xml:space="preserve">in the past one year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0~9997]</w:t>
      </w:r>
    </w:p>
    <w:p w14:paraId="05B2288C" w14:textId="77777777" w:rsidR="000B0851" w:rsidRPr="001D19F6" w:rsidRDefault="000B0851" w:rsidP="000B0851">
      <w:pPr>
        <w:wordWrap/>
        <w:spacing w:line="360" w:lineRule="auto"/>
        <w:rPr>
          <w:rFonts w:ascii="Arial" w:eastAsia="굴림" w:hAnsi="Arial" w:cs="Arial"/>
          <w:sz w:val="22"/>
        </w:rPr>
      </w:pPr>
    </w:p>
    <w:p w14:paraId="1ECA2B2C" w14:textId="77777777" w:rsidR="00D253A4"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G052</w:t>
      </w:r>
      <w:r w:rsidR="000B0851" w:rsidRPr="001D19F6">
        <w:rPr>
          <w:rFonts w:ascii="Arial" w:eastAsia="굴림" w:hAnsi="Arial" w:cs="Arial"/>
          <w:sz w:val="22"/>
        </w:rPr>
        <w:t>.</w:t>
      </w:r>
      <w:r w:rsidR="000440FE" w:rsidRPr="001D19F6">
        <w:rPr>
          <w:rFonts w:ascii="Arial" w:eastAsia="굴림" w:hAnsi="Arial" w:cs="Arial"/>
          <w:sz w:val="22"/>
        </w:rPr>
        <w:t xml:space="preserve"> </w:t>
      </w:r>
      <w:r w:rsidR="000B0851" w:rsidRPr="001D19F6">
        <w:rPr>
          <w:rFonts w:ascii="Arial" w:eastAsia="굴림" w:hAnsi="Arial" w:cs="Arial"/>
          <w:sz w:val="22"/>
        </w:rPr>
        <w:t>Have you been to cinemas, theatres, concerts, art galleries, or sp</w:t>
      </w:r>
      <w:r w:rsidR="009747CF" w:rsidRPr="001D19F6">
        <w:rPr>
          <w:rFonts w:ascii="Arial" w:eastAsia="굴림" w:hAnsi="Arial" w:cs="Arial"/>
          <w:sz w:val="22"/>
        </w:rPr>
        <w:t>orts events in the past one</w:t>
      </w:r>
      <w:r w:rsidR="000B0851" w:rsidRPr="001D19F6">
        <w:rPr>
          <w:rFonts w:ascii="Arial" w:eastAsia="굴림" w:hAnsi="Arial" w:cs="Arial"/>
          <w:sz w:val="22"/>
        </w:rPr>
        <w:t xml:space="preserve"> year?</w:t>
      </w:r>
      <w:r w:rsidR="000440FE" w:rsidRPr="001D19F6">
        <w:rPr>
          <w:rFonts w:ascii="Arial" w:eastAsia="굴림" w:hAnsi="Arial" w:cs="Arial"/>
          <w:sz w:val="22"/>
        </w:rPr>
        <w:t xml:space="preserve"> </w:t>
      </w:r>
      <w:r w:rsidR="000B0851" w:rsidRPr="001D19F6">
        <w:rPr>
          <w:rFonts w:ascii="Arial" w:eastAsia="굴림" w:hAnsi="Arial" w:cs="Arial"/>
          <w:sz w:val="22"/>
        </w:rPr>
        <w:t xml:space="preserve">If so, </w:t>
      </w:r>
      <w:r w:rsidR="000440FE" w:rsidRPr="001D19F6">
        <w:rPr>
          <w:rFonts w:ascii="Arial" w:eastAsia="굴림" w:hAnsi="Arial" w:cs="Arial"/>
          <w:sz w:val="22"/>
        </w:rPr>
        <w:t xml:space="preserve">about </w:t>
      </w:r>
      <w:r w:rsidR="000B0851" w:rsidRPr="001D19F6">
        <w:rPr>
          <w:rFonts w:ascii="Arial" w:eastAsia="굴림" w:hAnsi="Arial" w:cs="Arial"/>
          <w:sz w:val="22"/>
        </w:rPr>
        <w:t>how many times? (unit: number)</w:t>
      </w:r>
      <w:r w:rsidR="000440FE" w:rsidRPr="001D19F6">
        <w:rPr>
          <w:rFonts w:ascii="Arial" w:eastAsia="굴림" w:hAnsi="Arial" w:cs="Arial"/>
          <w:sz w:val="22"/>
        </w:rPr>
        <w:t xml:space="preserve"> </w:t>
      </w:r>
    </w:p>
    <w:p w14:paraId="4CE7062F"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55E512B0"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Pr="001D19F6">
        <w:rPr>
          <w:rFonts w:ascii="Arial" w:eastAsia="굴림" w:hAnsi="Arial" w:cs="Arial"/>
          <w:sz w:val="22"/>
        </w:rPr>
        <w:t xml:space="preserve">number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0~100]</w:t>
      </w:r>
    </w:p>
    <w:p w14:paraId="500ACD11" w14:textId="77777777" w:rsidR="000B0851" w:rsidRPr="001D19F6" w:rsidRDefault="000B0851" w:rsidP="000B0851">
      <w:pPr>
        <w:wordWrap/>
        <w:spacing w:line="360" w:lineRule="auto"/>
        <w:rPr>
          <w:rFonts w:ascii="Arial" w:eastAsia="굴림" w:hAnsi="Arial" w:cs="Arial"/>
          <w:sz w:val="22"/>
        </w:rPr>
      </w:pPr>
    </w:p>
    <w:p w14:paraId="4969EAEE"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G053</w:t>
      </w:r>
      <w:r w:rsidR="000B0851" w:rsidRPr="001D19F6">
        <w:rPr>
          <w:rFonts w:ascii="Arial" w:eastAsia="굴림" w:hAnsi="Arial" w:cs="Arial"/>
          <w:sz w:val="22"/>
        </w:rPr>
        <w:t>.</w:t>
      </w:r>
      <w:r w:rsidR="000440FE" w:rsidRPr="001D19F6">
        <w:rPr>
          <w:rFonts w:ascii="Arial" w:eastAsia="굴림" w:hAnsi="Arial" w:cs="Arial"/>
          <w:sz w:val="22"/>
        </w:rPr>
        <w:t xml:space="preserve"> </w:t>
      </w:r>
      <w:r w:rsidR="009747CF" w:rsidRPr="001D19F6">
        <w:rPr>
          <w:rFonts w:ascii="Arial" w:eastAsia="굴림" w:hAnsi="Arial" w:cs="Arial"/>
          <w:sz w:val="22"/>
        </w:rPr>
        <w:t xml:space="preserve">How much did you pay out of pocket for these activities? </w:t>
      </w:r>
      <w:r w:rsidR="000B0851" w:rsidRPr="001D19F6">
        <w:rPr>
          <w:rFonts w:ascii="Arial" w:eastAsia="굴림" w:hAnsi="Arial" w:cs="Arial"/>
          <w:sz w:val="22"/>
        </w:rPr>
        <w:t>(unit: 10,000 Korean won)</w:t>
      </w:r>
    </w:p>
    <w:p w14:paraId="7F66798F"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19525FA2" w14:textId="77777777" w:rsidR="000B0851" w:rsidRPr="001D19F6" w:rsidRDefault="000440FE"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0B0851" w:rsidRPr="001D19F6">
        <w:rPr>
          <w:rFonts w:ascii="Arial" w:eastAsia="굴림" w:hAnsi="Arial" w:cs="Arial"/>
          <w:sz w:val="22"/>
        </w:rPr>
        <w:t xml:space="preserve">MW </w:t>
      </w:r>
      <w:r w:rsidR="00425A22" w:rsidRPr="001D19F6">
        <w:rPr>
          <w:rFonts w:ascii="Arial" w:eastAsia="굴림" w:hAnsi="Arial" w:cs="Arial"/>
          <w:sz w:val="22"/>
        </w:rPr>
        <w:t xml:space="preserve">in </w:t>
      </w:r>
      <w:r w:rsidR="00C963DF" w:rsidRPr="001D19F6">
        <w:rPr>
          <w:rFonts w:ascii="Arial" w:eastAsia="굴림" w:hAnsi="Arial" w:cs="Arial"/>
          <w:sz w:val="22"/>
        </w:rPr>
        <w:t xml:space="preserve">the </w:t>
      </w:r>
      <w:r w:rsidR="00425A22" w:rsidRPr="001D19F6">
        <w:rPr>
          <w:rFonts w:ascii="Arial" w:eastAsia="굴림" w:hAnsi="Arial" w:cs="Arial"/>
          <w:sz w:val="22"/>
        </w:rPr>
        <w:t xml:space="preserve">past one year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0~9997]</w:t>
      </w:r>
    </w:p>
    <w:p w14:paraId="082B86EC" w14:textId="77777777" w:rsidR="000B0851" w:rsidRPr="001D19F6" w:rsidRDefault="000B0851" w:rsidP="000B0851">
      <w:pPr>
        <w:wordWrap/>
        <w:spacing w:line="360" w:lineRule="auto"/>
        <w:rPr>
          <w:rFonts w:ascii="Arial" w:eastAsia="굴림" w:hAnsi="Arial" w:cs="Arial"/>
          <w:sz w:val="22"/>
        </w:rPr>
      </w:pPr>
    </w:p>
    <w:p w14:paraId="08E3C0A3"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G054</w:t>
      </w:r>
      <w:r w:rsidR="000B0851" w:rsidRPr="001D19F6">
        <w:rPr>
          <w:rFonts w:ascii="Arial" w:eastAsia="굴림" w:hAnsi="Arial" w:cs="Arial"/>
          <w:sz w:val="22"/>
        </w:rPr>
        <w:t>.</w:t>
      </w:r>
      <w:r w:rsidR="002132E9" w:rsidRPr="001D19F6">
        <w:rPr>
          <w:rFonts w:ascii="Arial" w:eastAsia="굴림" w:hAnsi="Arial" w:cs="Arial"/>
          <w:sz w:val="22"/>
        </w:rPr>
        <w:t xml:space="preserve"> </w:t>
      </w:r>
      <w:r w:rsidR="000B0851" w:rsidRPr="001D19F6">
        <w:rPr>
          <w:rFonts w:ascii="Arial" w:eastAsia="굴림" w:hAnsi="Arial" w:cs="Arial"/>
          <w:sz w:val="22"/>
        </w:rPr>
        <w:t xml:space="preserve">Have you </w:t>
      </w:r>
      <w:r w:rsidR="009E6620" w:rsidRPr="001D19F6">
        <w:rPr>
          <w:rFonts w:ascii="Arial" w:eastAsia="굴림" w:hAnsi="Arial" w:cs="Arial"/>
          <w:sz w:val="22"/>
        </w:rPr>
        <w:t xml:space="preserve">ever </w:t>
      </w:r>
      <w:r w:rsidR="000B0851" w:rsidRPr="001D19F6">
        <w:rPr>
          <w:rFonts w:ascii="Arial" w:eastAsia="굴림" w:hAnsi="Arial" w:cs="Arial"/>
          <w:sz w:val="22"/>
        </w:rPr>
        <w:t>participated in hobby or recreation related acti</w:t>
      </w:r>
      <w:r w:rsidR="009747CF" w:rsidRPr="001D19F6">
        <w:rPr>
          <w:rFonts w:ascii="Arial" w:eastAsia="굴림" w:hAnsi="Arial" w:cs="Arial"/>
          <w:sz w:val="22"/>
        </w:rPr>
        <w:t>vities or programs in the past one</w:t>
      </w:r>
      <w:r w:rsidR="000B0851" w:rsidRPr="001D19F6">
        <w:rPr>
          <w:rFonts w:ascii="Arial" w:eastAsia="굴림" w:hAnsi="Arial" w:cs="Arial"/>
          <w:sz w:val="22"/>
        </w:rPr>
        <w:t xml:space="preserve"> year? </w:t>
      </w:r>
      <w:r w:rsidR="009E6620" w:rsidRPr="001D19F6">
        <w:rPr>
          <w:rFonts w:ascii="Arial" w:eastAsia="굴림" w:hAnsi="Arial" w:cs="Arial"/>
          <w:sz w:val="22"/>
        </w:rPr>
        <w:t xml:space="preserve">These activities include song, photograph, calligraphy, dance, yoga, and </w:t>
      </w:r>
      <w:r w:rsidR="0052190D" w:rsidRPr="001D19F6">
        <w:rPr>
          <w:rFonts w:ascii="Arial" w:eastAsia="굴림" w:hAnsi="Arial" w:cs="Arial"/>
          <w:sz w:val="22"/>
        </w:rPr>
        <w:t>exe</w:t>
      </w:r>
      <w:r w:rsidR="009E6620" w:rsidRPr="001D19F6">
        <w:rPr>
          <w:rFonts w:ascii="Arial" w:eastAsia="굴림" w:hAnsi="Arial" w:cs="Arial"/>
          <w:sz w:val="22"/>
        </w:rPr>
        <w:t xml:space="preserve">rcise, etc. which are hold by community center, welfare center, hobby club, or private academy. </w:t>
      </w:r>
      <w:r w:rsidR="000B0851" w:rsidRPr="001D19F6">
        <w:rPr>
          <w:rFonts w:ascii="Arial" w:eastAsia="굴림" w:hAnsi="Arial" w:cs="Arial"/>
          <w:sz w:val="22"/>
        </w:rPr>
        <w:t>If</w:t>
      </w:r>
      <w:r w:rsidR="009E6620" w:rsidRPr="001D19F6">
        <w:rPr>
          <w:rFonts w:ascii="Arial" w:eastAsia="굴림" w:hAnsi="Arial" w:cs="Arial"/>
          <w:sz w:val="22"/>
        </w:rPr>
        <w:t xml:space="preserve"> </w:t>
      </w:r>
      <w:r w:rsidR="000B0851" w:rsidRPr="001D19F6">
        <w:rPr>
          <w:rFonts w:ascii="Arial" w:eastAsia="굴림" w:hAnsi="Arial" w:cs="Arial"/>
          <w:sz w:val="22"/>
        </w:rPr>
        <w:t xml:space="preserve">so, </w:t>
      </w:r>
      <w:r w:rsidR="009E6620" w:rsidRPr="001D19F6">
        <w:rPr>
          <w:rFonts w:ascii="Arial" w:eastAsia="굴림" w:hAnsi="Arial" w:cs="Arial"/>
          <w:sz w:val="22"/>
        </w:rPr>
        <w:t>about</w:t>
      </w:r>
      <w:r w:rsidR="00A71CF7" w:rsidRPr="001D19F6">
        <w:rPr>
          <w:rFonts w:ascii="Arial" w:eastAsia="굴림" w:hAnsi="Arial" w:cs="Arial"/>
          <w:sz w:val="22"/>
        </w:rPr>
        <w:t xml:space="preserve"> </w:t>
      </w:r>
      <w:r w:rsidR="000B0851" w:rsidRPr="001D19F6">
        <w:rPr>
          <w:rFonts w:ascii="Arial" w:eastAsia="굴림" w:hAnsi="Arial" w:cs="Arial"/>
          <w:sz w:val="22"/>
        </w:rPr>
        <w:t>how many hours per month</w:t>
      </w:r>
      <w:r w:rsidR="00E87B67" w:rsidRPr="001D19F6">
        <w:rPr>
          <w:rFonts w:ascii="Arial" w:eastAsia="굴림" w:hAnsi="Arial" w:cs="Arial"/>
          <w:sz w:val="22"/>
        </w:rPr>
        <w:t>?</w:t>
      </w:r>
      <w:r w:rsidR="000B0851" w:rsidRPr="001D19F6">
        <w:rPr>
          <w:rFonts w:ascii="Arial" w:eastAsia="굴림" w:hAnsi="Arial" w:cs="Arial"/>
          <w:sz w:val="22"/>
        </w:rPr>
        <w:t xml:space="preserve"> Please </w:t>
      </w:r>
      <w:r w:rsidR="009747CF" w:rsidRPr="001D19F6">
        <w:rPr>
          <w:rFonts w:ascii="Arial" w:eastAsia="굴림" w:hAnsi="Arial" w:cs="Arial"/>
          <w:sz w:val="22"/>
        </w:rPr>
        <w:t>state</w:t>
      </w:r>
      <w:r w:rsidR="0078228A" w:rsidRPr="001D19F6">
        <w:rPr>
          <w:rFonts w:ascii="Arial" w:eastAsia="굴림" w:hAnsi="Arial" w:cs="Arial"/>
          <w:sz w:val="22"/>
        </w:rPr>
        <w:t xml:space="preserve"> the average number of</w:t>
      </w:r>
      <w:r w:rsidR="000B0851" w:rsidRPr="001D19F6">
        <w:rPr>
          <w:rFonts w:ascii="Arial" w:eastAsia="굴림" w:hAnsi="Arial" w:cs="Arial"/>
          <w:sz w:val="22"/>
        </w:rPr>
        <w:t xml:space="preserve"> hours</w:t>
      </w:r>
      <w:r w:rsidR="0078228A" w:rsidRPr="001D19F6">
        <w:rPr>
          <w:rFonts w:ascii="Arial" w:eastAsia="굴림" w:hAnsi="Arial" w:cs="Arial"/>
          <w:sz w:val="22"/>
        </w:rPr>
        <w:t xml:space="preserve"> per month</w:t>
      </w:r>
      <w:r w:rsidR="000B0851" w:rsidRPr="001D19F6">
        <w:rPr>
          <w:rFonts w:ascii="Arial" w:eastAsia="굴림" w:hAnsi="Arial" w:cs="Arial"/>
          <w:sz w:val="22"/>
        </w:rPr>
        <w:t>. (unit: hours)</w:t>
      </w:r>
    </w:p>
    <w:p w14:paraId="2461E9D5"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5B546832" w14:textId="77777777" w:rsidR="000B0851" w:rsidRPr="001D19F6" w:rsidRDefault="009E6620"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425A22" w:rsidRPr="001D19F6">
        <w:rPr>
          <w:rFonts w:ascii="Arial" w:eastAsia="굴림" w:hAnsi="Arial" w:cs="Arial"/>
          <w:sz w:val="22"/>
        </w:rPr>
        <w:t>Average</w:t>
      </w:r>
      <w:r w:rsidRPr="001D19F6">
        <w:rPr>
          <w:rFonts w:ascii="Arial" w:eastAsia="굴림" w:hAnsi="Arial" w:cs="Arial"/>
          <w:sz w:val="22"/>
        </w:rPr>
        <w:t xml:space="preserve"> </w:t>
      </w:r>
      <w:r w:rsidR="000B0851" w:rsidRPr="001D19F6">
        <w:rPr>
          <w:rFonts w:ascii="Arial" w:eastAsia="굴림" w:hAnsi="Arial" w:cs="Arial"/>
          <w:sz w:val="22"/>
        </w:rPr>
        <w:t xml:space="preserve">hours </w:t>
      </w:r>
      <w:r w:rsidR="00425A22" w:rsidRPr="001D19F6">
        <w:rPr>
          <w:rFonts w:ascii="Arial" w:eastAsia="굴림" w:hAnsi="Arial" w:cs="Arial"/>
          <w:sz w:val="22"/>
        </w:rPr>
        <w:t xml:space="preserve">per month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0~200]</w:t>
      </w:r>
    </w:p>
    <w:p w14:paraId="502E1B82" w14:textId="77777777" w:rsidR="00E26F47" w:rsidRPr="001D19F6" w:rsidRDefault="00E26F47">
      <w:pPr>
        <w:widowControl/>
        <w:wordWrap/>
        <w:autoSpaceDE/>
        <w:autoSpaceDN/>
        <w:jc w:val="left"/>
        <w:rPr>
          <w:rFonts w:ascii="Arial" w:eastAsia="굴림" w:hAnsi="Arial" w:cs="Arial"/>
          <w:sz w:val="22"/>
        </w:rPr>
      </w:pPr>
    </w:p>
    <w:p w14:paraId="13E21FCC"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G055</w:t>
      </w:r>
      <w:r w:rsidR="000B0851" w:rsidRPr="001D19F6">
        <w:rPr>
          <w:rFonts w:ascii="Arial" w:eastAsia="굴림" w:hAnsi="Arial" w:cs="Arial"/>
          <w:sz w:val="22"/>
        </w:rPr>
        <w:t>.</w:t>
      </w:r>
      <w:r w:rsidR="009747CF" w:rsidRPr="001D19F6">
        <w:rPr>
          <w:rFonts w:ascii="Arial" w:eastAsia="굴림" w:hAnsi="Arial" w:cs="Arial"/>
          <w:sz w:val="22"/>
        </w:rPr>
        <w:t xml:space="preserve"> How much did you pay out of pocket for these activities?</w:t>
      </w:r>
      <w:r w:rsidR="00D253A4" w:rsidRPr="001D19F6">
        <w:rPr>
          <w:rFonts w:ascii="Arial" w:eastAsia="굴림" w:hAnsi="Arial" w:cs="Arial"/>
          <w:sz w:val="22"/>
        </w:rPr>
        <w:t xml:space="preserve"> </w:t>
      </w:r>
      <w:r w:rsidR="009747CF" w:rsidRPr="001D19F6">
        <w:rPr>
          <w:rFonts w:ascii="Arial" w:eastAsia="굴림" w:hAnsi="Arial" w:cs="Arial"/>
          <w:sz w:val="22"/>
        </w:rPr>
        <w:t>Please state</w:t>
      </w:r>
      <w:r w:rsidR="00A71CF7" w:rsidRPr="001D19F6">
        <w:rPr>
          <w:rFonts w:ascii="Arial" w:eastAsia="굴림" w:hAnsi="Arial" w:cs="Arial"/>
          <w:sz w:val="22"/>
        </w:rPr>
        <w:t xml:space="preserve"> the average amount of costs per month.</w:t>
      </w:r>
      <w:r w:rsidR="000B0851" w:rsidRPr="001D19F6">
        <w:rPr>
          <w:rFonts w:ascii="Arial" w:eastAsia="굴림" w:hAnsi="Arial" w:cs="Arial"/>
          <w:sz w:val="22"/>
        </w:rPr>
        <w:t xml:space="preserve"> (unit: 10,000 Korean won)</w:t>
      </w:r>
    </w:p>
    <w:p w14:paraId="64EA9938"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1704D775" w14:textId="77777777" w:rsidR="000B0851" w:rsidRPr="001D19F6" w:rsidRDefault="00D253A4"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425A22" w:rsidRPr="001D19F6">
        <w:rPr>
          <w:rFonts w:ascii="Arial" w:eastAsia="굴림" w:hAnsi="Arial" w:cs="Arial"/>
          <w:sz w:val="22"/>
        </w:rPr>
        <w:t>Average</w:t>
      </w:r>
      <w:r w:rsidRPr="001D19F6">
        <w:rPr>
          <w:rFonts w:ascii="Arial" w:eastAsia="굴림" w:hAnsi="Arial" w:cs="Arial"/>
          <w:sz w:val="22"/>
        </w:rPr>
        <w:t xml:space="preserve"> </w:t>
      </w:r>
      <w:r w:rsidR="000B0851" w:rsidRPr="001D19F6">
        <w:rPr>
          <w:rFonts w:ascii="Arial" w:eastAsia="굴림" w:hAnsi="Arial" w:cs="Arial"/>
          <w:sz w:val="22"/>
        </w:rPr>
        <w:t xml:space="preserve">MW </w:t>
      </w:r>
      <w:r w:rsidR="00425A22" w:rsidRPr="001D19F6">
        <w:rPr>
          <w:rFonts w:ascii="Arial" w:eastAsia="굴림" w:hAnsi="Arial" w:cs="Arial"/>
          <w:sz w:val="22"/>
        </w:rPr>
        <w:t xml:space="preserve">per month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0~997]</w:t>
      </w:r>
    </w:p>
    <w:p w14:paraId="2FCA5C60" w14:textId="77777777" w:rsidR="000B0851" w:rsidRPr="001D19F6" w:rsidRDefault="000B0851" w:rsidP="000B0851">
      <w:pPr>
        <w:wordWrap/>
        <w:spacing w:line="360" w:lineRule="auto"/>
        <w:rPr>
          <w:rFonts w:ascii="Arial" w:eastAsia="굴림" w:hAnsi="Arial" w:cs="Arial"/>
          <w:sz w:val="22"/>
        </w:rPr>
      </w:pPr>
    </w:p>
    <w:p w14:paraId="0146A38C"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G056</w:t>
      </w:r>
      <w:r w:rsidR="000B0851" w:rsidRPr="001D19F6">
        <w:rPr>
          <w:rFonts w:ascii="Arial" w:eastAsia="굴림" w:hAnsi="Arial" w:cs="Arial"/>
          <w:sz w:val="22"/>
        </w:rPr>
        <w:t>.</w:t>
      </w:r>
      <w:r w:rsidR="002B3665" w:rsidRPr="001D19F6">
        <w:rPr>
          <w:rFonts w:ascii="Arial" w:eastAsia="굴림" w:hAnsi="Arial" w:cs="Arial"/>
          <w:sz w:val="22"/>
        </w:rPr>
        <w:t xml:space="preserve"> </w:t>
      </w:r>
      <w:r w:rsidR="000B0851" w:rsidRPr="001D19F6">
        <w:rPr>
          <w:rFonts w:ascii="Arial" w:eastAsia="굴림" w:hAnsi="Arial" w:cs="Arial"/>
          <w:sz w:val="22"/>
        </w:rPr>
        <w:t xml:space="preserve">Have you </w:t>
      </w:r>
      <w:r w:rsidR="00D253A4" w:rsidRPr="001D19F6">
        <w:rPr>
          <w:rFonts w:ascii="Arial" w:eastAsia="굴림" w:hAnsi="Arial" w:cs="Arial"/>
          <w:sz w:val="22"/>
        </w:rPr>
        <w:t xml:space="preserve">ever </w:t>
      </w:r>
      <w:r w:rsidR="000B0851" w:rsidRPr="001D19F6">
        <w:rPr>
          <w:rFonts w:ascii="Arial" w:eastAsia="굴림" w:hAnsi="Arial" w:cs="Arial"/>
          <w:sz w:val="22"/>
        </w:rPr>
        <w:t>participated in education programs for indi</w:t>
      </w:r>
      <w:r w:rsidR="009747CF" w:rsidRPr="001D19F6">
        <w:rPr>
          <w:rFonts w:ascii="Arial" w:eastAsia="굴림" w:hAnsi="Arial" w:cs="Arial"/>
          <w:sz w:val="22"/>
        </w:rPr>
        <w:t>vidual development in the past one</w:t>
      </w:r>
      <w:r w:rsidR="000B0851" w:rsidRPr="001D19F6">
        <w:rPr>
          <w:rFonts w:ascii="Arial" w:eastAsia="굴림" w:hAnsi="Arial" w:cs="Arial"/>
          <w:sz w:val="22"/>
        </w:rPr>
        <w:t xml:space="preserve"> year? </w:t>
      </w:r>
      <w:r w:rsidR="00D253A4" w:rsidRPr="001D19F6">
        <w:rPr>
          <w:rFonts w:ascii="Arial" w:eastAsia="굴림" w:hAnsi="Arial" w:cs="Arial"/>
          <w:sz w:val="22"/>
        </w:rPr>
        <w:t xml:space="preserve">These activities, not for the purpose of employment, include computer, Korean/ Chinese, foreign language, etc. which are hold by community center, welfare center, hobby club, or private academy. </w:t>
      </w:r>
      <w:r w:rsidR="000B0851" w:rsidRPr="001D19F6">
        <w:rPr>
          <w:rFonts w:ascii="Arial" w:eastAsia="굴림" w:hAnsi="Arial" w:cs="Arial"/>
          <w:sz w:val="22"/>
        </w:rPr>
        <w:t xml:space="preserve">If so, </w:t>
      </w:r>
      <w:r w:rsidR="002B3665" w:rsidRPr="001D19F6">
        <w:rPr>
          <w:rFonts w:ascii="Arial" w:eastAsia="굴림" w:hAnsi="Arial" w:cs="Arial"/>
          <w:sz w:val="22"/>
        </w:rPr>
        <w:t>about</w:t>
      </w:r>
      <w:r w:rsidR="000B0851" w:rsidRPr="001D19F6">
        <w:rPr>
          <w:rFonts w:ascii="Arial" w:eastAsia="굴림" w:hAnsi="Arial" w:cs="Arial"/>
          <w:sz w:val="22"/>
        </w:rPr>
        <w:t xml:space="preserve"> how many hours per month? Please</w:t>
      </w:r>
      <w:r w:rsidR="00D253A4" w:rsidRPr="001D19F6">
        <w:rPr>
          <w:rFonts w:ascii="Arial" w:eastAsia="굴림" w:hAnsi="Arial" w:cs="Arial"/>
          <w:sz w:val="22"/>
        </w:rPr>
        <w:t xml:space="preserve"> </w:t>
      </w:r>
      <w:r w:rsidR="009747CF" w:rsidRPr="001D19F6">
        <w:rPr>
          <w:rFonts w:ascii="Arial" w:eastAsia="굴림" w:hAnsi="Arial" w:cs="Arial"/>
          <w:sz w:val="22"/>
        </w:rPr>
        <w:t>state</w:t>
      </w:r>
      <w:r w:rsidR="00A71CF7" w:rsidRPr="001D19F6">
        <w:rPr>
          <w:rFonts w:ascii="Arial" w:eastAsia="굴림" w:hAnsi="Arial" w:cs="Arial"/>
          <w:sz w:val="22"/>
        </w:rPr>
        <w:t xml:space="preserve"> the average number of hours per month</w:t>
      </w:r>
      <w:r w:rsidR="000B0851" w:rsidRPr="001D19F6">
        <w:rPr>
          <w:rFonts w:ascii="Arial" w:eastAsia="굴림" w:hAnsi="Arial" w:cs="Arial"/>
          <w:sz w:val="22"/>
        </w:rPr>
        <w:t>. (unit: hours)</w:t>
      </w:r>
    </w:p>
    <w:p w14:paraId="0DFCEF14"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3B6C951A" w14:textId="77777777" w:rsidR="000B0851" w:rsidRPr="001D19F6" w:rsidRDefault="00D253A4" w:rsidP="00425A22">
      <w:pPr>
        <w:tabs>
          <w:tab w:val="center" w:pos="4819"/>
        </w:tabs>
        <w:wordWrap/>
        <w:spacing w:line="360" w:lineRule="auto"/>
        <w:rPr>
          <w:rFonts w:ascii="Arial" w:eastAsia="굴림" w:hAnsi="Arial" w:cs="Arial"/>
          <w:sz w:val="22"/>
        </w:rPr>
      </w:pPr>
      <w:r w:rsidRPr="001D19F6">
        <w:rPr>
          <w:rFonts w:ascii="Arial" w:eastAsia="굴림" w:hAnsi="Arial" w:cs="Arial"/>
          <w:kern w:val="0"/>
          <w:sz w:val="22"/>
        </w:rPr>
        <w:lastRenderedPageBreak/>
        <w:tab/>
        <w:t xml:space="preserve">_______________________________ </w:t>
      </w:r>
      <w:r w:rsidR="00425A22" w:rsidRPr="001D19F6">
        <w:rPr>
          <w:rFonts w:ascii="Arial" w:eastAsia="굴림" w:hAnsi="Arial" w:cs="Arial"/>
          <w:sz w:val="22"/>
        </w:rPr>
        <w:t>Average</w:t>
      </w:r>
      <w:r w:rsidRPr="001D19F6">
        <w:rPr>
          <w:rFonts w:ascii="Arial" w:eastAsia="굴림" w:hAnsi="Arial" w:cs="Arial"/>
          <w:sz w:val="22"/>
        </w:rPr>
        <w:t xml:space="preserve"> </w:t>
      </w:r>
      <w:r w:rsidR="000B0851" w:rsidRPr="001D19F6">
        <w:rPr>
          <w:rFonts w:ascii="Arial" w:eastAsia="굴림" w:hAnsi="Arial" w:cs="Arial"/>
          <w:sz w:val="22"/>
        </w:rPr>
        <w:t>hours</w:t>
      </w:r>
      <w:r w:rsidRPr="001D19F6">
        <w:rPr>
          <w:rFonts w:ascii="Arial" w:eastAsia="굴림" w:hAnsi="Arial" w:cs="Arial"/>
          <w:sz w:val="22"/>
        </w:rPr>
        <w:t xml:space="preserve"> </w:t>
      </w:r>
      <w:r w:rsidR="00425A22" w:rsidRPr="001D19F6">
        <w:rPr>
          <w:rFonts w:ascii="Arial" w:eastAsia="굴림" w:hAnsi="Arial" w:cs="Arial"/>
          <w:sz w:val="22"/>
        </w:rPr>
        <w:t xml:space="preserve">per month </w:t>
      </w:r>
      <w:r w:rsidR="000B0851" w:rsidRPr="001D19F6">
        <w:rPr>
          <w:rFonts w:ascii="Arial" w:eastAsia="굴림" w:hAnsi="Arial" w:cs="Arial"/>
          <w:sz w:val="22"/>
        </w:rPr>
        <w:t>[</w:t>
      </w:r>
      <w:r w:rsidR="003608C0" w:rsidRPr="001D19F6">
        <w:rPr>
          <w:rFonts w:ascii="Arial" w:eastAsia="굴림" w:hAnsi="Arial" w:cs="Arial"/>
          <w:sz w:val="22"/>
        </w:rPr>
        <w:t xml:space="preserve">Range: </w:t>
      </w:r>
      <w:r w:rsidR="000B0851" w:rsidRPr="001D19F6">
        <w:rPr>
          <w:rFonts w:ascii="Arial" w:eastAsia="굴림" w:hAnsi="Arial" w:cs="Arial"/>
          <w:sz w:val="22"/>
        </w:rPr>
        <w:t>0~200]</w:t>
      </w:r>
      <w:r w:rsidR="00425A22" w:rsidRPr="001D19F6">
        <w:rPr>
          <w:rFonts w:ascii="Arial" w:eastAsia="굴림" w:hAnsi="Arial" w:cs="Arial"/>
          <w:sz w:val="22"/>
        </w:rPr>
        <w:tab/>
      </w:r>
    </w:p>
    <w:p w14:paraId="4FA0ECAF" w14:textId="77777777" w:rsidR="000B0851" w:rsidRPr="001D19F6" w:rsidRDefault="000B0851" w:rsidP="000B0851">
      <w:pPr>
        <w:wordWrap/>
        <w:spacing w:line="360" w:lineRule="auto"/>
        <w:rPr>
          <w:rFonts w:ascii="Arial" w:eastAsia="굴림" w:hAnsi="Arial" w:cs="Arial"/>
          <w:sz w:val="22"/>
        </w:rPr>
      </w:pPr>
    </w:p>
    <w:p w14:paraId="6BA4DCD3"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G057</w:t>
      </w:r>
      <w:r w:rsidR="000B0851" w:rsidRPr="001D19F6">
        <w:rPr>
          <w:rFonts w:ascii="Arial" w:eastAsia="굴림" w:hAnsi="Arial" w:cs="Arial"/>
          <w:sz w:val="22"/>
        </w:rPr>
        <w:t>.</w:t>
      </w:r>
      <w:r w:rsidR="009747CF" w:rsidRPr="001D19F6">
        <w:rPr>
          <w:rFonts w:ascii="Arial" w:eastAsia="굴림" w:hAnsi="Arial" w:cs="Arial"/>
          <w:sz w:val="22"/>
        </w:rPr>
        <w:t xml:space="preserve"> How much did you pay out of pocket for these activities</w:t>
      </w:r>
      <w:r w:rsidR="000B0851" w:rsidRPr="001D19F6">
        <w:rPr>
          <w:rFonts w:ascii="Arial" w:eastAsia="굴림" w:hAnsi="Arial" w:cs="Arial"/>
          <w:sz w:val="22"/>
        </w:rPr>
        <w:t>?</w:t>
      </w:r>
      <w:r w:rsidR="00A71CF7" w:rsidRPr="001D19F6">
        <w:rPr>
          <w:rFonts w:ascii="Arial" w:eastAsia="굴림" w:hAnsi="Arial" w:cs="Arial"/>
          <w:sz w:val="22"/>
        </w:rPr>
        <w:t xml:space="preserve"> Please say the average amount of costs per month.</w:t>
      </w:r>
      <w:r w:rsidR="000B0851" w:rsidRPr="001D19F6">
        <w:rPr>
          <w:rFonts w:ascii="Arial" w:eastAsia="굴림" w:hAnsi="Arial" w:cs="Arial"/>
          <w:sz w:val="22"/>
        </w:rPr>
        <w:t xml:space="preserve"> (unit: 10,000 Korean won)</w:t>
      </w:r>
    </w:p>
    <w:p w14:paraId="2EB87008" w14:textId="77777777" w:rsidR="00F04C2B" w:rsidRPr="001D19F6" w:rsidRDefault="00F04C2B" w:rsidP="000B0851">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74AEB39A" w14:textId="77777777" w:rsidR="000B0851" w:rsidRPr="001D19F6" w:rsidRDefault="002B3665" w:rsidP="000B0851">
      <w:pPr>
        <w:wordWrap/>
        <w:spacing w:line="360" w:lineRule="auto"/>
        <w:rPr>
          <w:rFonts w:ascii="Arial" w:eastAsia="굴림" w:hAnsi="Arial" w:cs="Arial"/>
          <w:sz w:val="22"/>
        </w:rPr>
      </w:pPr>
      <w:r w:rsidRPr="001D19F6">
        <w:rPr>
          <w:rFonts w:ascii="Arial" w:eastAsia="굴림" w:hAnsi="Arial" w:cs="Arial"/>
          <w:kern w:val="0"/>
          <w:sz w:val="22"/>
        </w:rPr>
        <w:tab/>
        <w:t xml:space="preserve">_______________________________ </w:t>
      </w:r>
      <w:r w:rsidR="00425A22" w:rsidRPr="001D19F6">
        <w:rPr>
          <w:rFonts w:ascii="Arial" w:eastAsia="굴림" w:hAnsi="Arial" w:cs="Arial"/>
          <w:sz w:val="22"/>
        </w:rPr>
        <w:t>Average</w:t>
      </w:r>
      <w:r w:rsidRPr="001D19F6">
        <w:rPr>
          <w:rFonts w:ascii="Arial" w:eastAsia="굴림" w:hAnsi="Arial" w:cs="Arial"/>
          <w:sz w:val="22"/>
        </w:rPr>
        <w:t xml:space="preserve"> </w:t>
      </w:r>
      <w:r w:rsidR="000B0851" w:rsidRPr="001D19F6">
        <w:rPr>
          <w:rFonts w:ascii="Arial" w:eastAsia="굴림" w:hAnsi="Arial" w:cs="Arial"/>
          <w:sz w:val="22"/>
        </w:rPr>
        <w:t>MW</w:t>
      </w:r>
      <w:r w:rsidR="00425A22" w:rsidRPr="001D19F6">
        <w:rPr>
          <w:rFonts w:ascii="Arial" w:eastAsia="굴림" w:hAnsi="Arial" w:cs="Arial"/>
          <w:sz w:val="22"/>
        </w:rPr>
        <w:t xml:space="preserve"> per month</w:t>
      </w:r>
      <w:r w:rsidR="000B0851" w:rsidRPr="001D19F6">
        <w:rPr>
          <w:rFonts w:ascii="Arial" w:eastAsia="굴림" w:hAnsi="Arial" w:cs="Arial"/>
          <w:sz w:val="22"/>
        </w:rPr>
        <w:t xml:space="preserve"> [</w:t>
      </w:r>
      <w:r w:rsidR="003608C0" w:rsidRPr="001D19F6">
        <w:rPr>
          <w:rFonts w:ascii="Arial" w:eastAsia="굴림" w:hAnsi="Arial" w:cs="Arial"/>
          <w:sz w:val="22"/>
        </w:rPr>
        <w:t xml:space="preserve">Range: </w:t>
      </w:r>
      <w:r w:rsidR="000B0851" w:rsidRPr="001D19F6">
        <w:rPr>
          <w:rFonts w:ascii="Arial" w:eastAsia="굴림" w:hAnsi="Arial" w:cs="Arial"/>
          <w:sz w:val="22"/>
        </w:rPr>
        <w:t>0~997]</w:t>
      </w:r>
    </w:p>
    <w:p w14:paraId="6D2D0CD5" w14:textId="77777777" w:rsidR="000B0851" w:rsidRPr="001D19F6" w:rsidRDefault="000B0851" w:rsidP="000B0851">
      <w:pPr>
        <w:wordWrap/>
        <w:spacing w:line="360" w:lineRule="auto"/>
        <w:rPr>
          <w:rFonts w:ascii="Arial" w:eastAsia="굴림" w:hAnsi="Arial" w:cs="Arial"/>
          <w:sz w:val="22"/>
        </w:rPr>
      </w:pPr>
    </w:p>
    <w:p w14:paraId="74524B2D" w14:textId="77777777" w:rsidR="000B0851" w:rsidRPr="001D19F6" w:rsidRDefault="000A2B80" w:rsidP="000B0851">
      <w:pPr>
        <w:spacing w:line="360" w:lineRule="auto"/>
        <w:rPr>
          <w:rFonts w:ascii="Arial" w:eastAsia="굴림" w:hAnsi="Arial" w:cs="Arial"/>
          <w:kern w:val="0"/>
          <w:sz w:val="22"/>
        </w:rPr>
      </w:pPr>
      <w:r w:rsidRPr="001D19F6">
        <w:rPr>
          <w:rFonts w:ascii="Arial" w:eastAsia="굴림" w:hAnsi="Arial" w:cs="Arial"/>
          <w:sz w:val="22"/>
        </w:rPr>
        <w:t>G058</w:t>
      </w:r>
      <w:r w:rsidR="000B0851" w:rsidRPr="001D19F6">
        <w:rPr>
          <w:rFonts w:ascii="Arial" w:eastAsia="굴림" w:hAnsi="Arial" w:cs="Arial"/>
          <w:sz w:val="22"/>
        </w:rPr>
        <w:t>.</w:t>
      </w:r>
      <w:r w:rsidR="000D4598" w:rsidRPr="001D19F6">
        <w:rPr>
          <w:rFonts w:ascii="Arial" w:eastAsia="굴림" w:hAnsi="Arial" w:cs="Arial"/>
          <w:sz w:val="22"/>
        </w:rPr>
        <w:t xml:space="preserve"> </w:t>
      </w:r>
      <w:r w:rsidR="000B0851" w:rsidRPr="001D19F6">
        <w:rPr>
          <w:rFonts w:ascii="Arial" w:eastAsia="굴림" w:hAnsi="Arial" w:cs="Arial"/>
          <w:kern w:val="0"/>
          <w:sz w:val="22"/>
        </w:rPr>
        <w:t>Ha</w:t>
      </w:r>
      <w:r w:rsidR="00A71CF7" w:rsidRPr="001D19F6">
        <w:rPr>
          <w:rFonts w:ascii="Arial" w:eastAsia="굴림" w:hAnsi="Arial" w:cs="Arial"/>
          <w:kern w:val="0"/>
          <w:sz w:val="22"/>
        </w:rPr>
        <w:t xml:space="preserve">ve you </w:t>
      </w:r>
      <w:r w:rsidR="002B3665" w:rsidRPr="001D19F6">
        <w:rPr>
          <w:rFonts w:ascii="Arial" w:eastAsia="굴림" w:hAnsi="Arial" w:cs="Arial"/>
          <w:kern w:val="0"/>
          <w:sz w:val="22"/>
        </w:rPr>
        <w:t xml:space="preserve">ever </w:t>
      </w:r>
      <w:r w:rsidR="00A71CF7" w:rsidRPr="001D19F6">
        <w:rPr>
          <w:rFonts w:ascii="Arial" w:eastAsia="굴림" w:hAnsi="Arial" w:cs="Arial"/>
          <w:kern w:val="0"/>
          <w:sz w:val="22"/>
        </w:rPr>
        <w:t>participated in volunteer</w:t>
      </w:r>
      <w:r w:rsidR="009747CF" w:rsidRPr="001D19F6">
        <w:rPr>
          <w:rFonts w:ascii="Arial" w:eastAsia="굴림" w:hAnsi="Arial" w:cs="Arial"/>
          <w:kern w:val="0"/>
          <w:sz w:val="22"/>
        </w:rPr>
        <w:t xml:space="preserve"> activities in the past one</w:t>
      </w:r>
      <w:r w:rsidR="000B0851" w:rsidRPr="001D19F6">
        <w:rPr>
          <w:rFonts w:ascii="Arial" w:eastAsia="굴림" w:hAnsi="Arial" w:cs="Arial"/>
          <w:kern w:val="0"/>
          <w:sz w:val="22"/>
        </w:rPr>
        <w:t xml:space="preserve"> year? </w:t>
      </w:r>
      <w:r w:rsidR="002B3665" w:rsidRPr="001D19F6">
        <w:rPr>
          <w:rFonts w:ascii="Arial" w:eastAsia="굴림" w:hAnsi="Arial" w:cs="Arial"/>
          <w:kern w:val="0"/>
          <w:sz w:val="22"/>
        </w:rPr>
        <w:t xml:space="preserve">These activities include carrying out any social work in government/ religious/ civic groups or alone or helping people in poor condition, etc. </w:t>
      </w:r>
      <w:r w:rsidR="000B0851" w:rsidRPr="001D19F6">
        <w:rPr>
          <w:rFonts w:ascii="Arial" w:eastAsia="굴림" w:hAnsi="Arial" w:cs="Arial"/>
          <w:kern w:val="0"/>
          <w:sz w:val="22"/>
        </w:rPr>
        <w:t xml:space="preserve">If so, </w:t>
      </w:r>
      <w:r w:rsidR="002B3665" w:rsidRPr="001D19F6">
        <w:rPr>
          <w:rFonts w:ascii="Arial" w:eastAsia="굴림" w:hAnsi="Arial" w:cs="Arial"/>
          <w:kern w:val="0"/>
          <w:sz w:val="22"/>
        </w:rPr>
        <w:t>about</w:t>
      </w:r>
      <w:r w:rsidR="000B0851" w:rsidRPr="001D19F6">
        <w:rPr>
          <w:rFonts w:ascii="Arial" w:eastAsia="굴림" w:hAnsi="Arial" w:cs="Arial"/>
          <w:kern w:val="0"/>
          <w:sz w:val="22"/>
        </w:rPr>
        <w:t xml:space="preserve"> how many hours per month? (unit: hours)</w:t>
      </w:r>
    </w:p>
    <w:p w14:paraId="141AEAAC" w14:textId="77777777" w:rsidR="00425A22" w:rsidRPr="001D19F6" w:rsidRDefault="00F04C2B" w:rsidP="00980D1D">
      <w:pPr>
        <w:wordWrap/>
        <w:spacing w:line="360" w:lineRule="auto"/>
        <w:rPr>
          <w:rFonts w:ascii="Arial" w:eastAsia="굴림" w:hAnsi="Arial" w:cs="Arial"/>
          <w:sz w:val="22"/>
        </w:rPr>
      </w:pPr>
      <w:r w:rsidRPr="001D19F6">
        <w:rPr>
          <w:rFonts w:ascii="Arial" w:eastAsia="굴림" w:hAnsi="Arial" w:cs="Arial"/>
          <w:sz w:val="22"/>
        </w:rPr>
        <w:t>[IWER: If there is none, enter 0.]</w:t>
      </w:r>
    </w:p>
    <w:p w14:paraId="67A97C8F" w14:textId="77777777" w:rsidR="000B0851" w:rsidRPr="001D19F6" w:rsidRDefault="002B3665" w:rsidP="000B0851">
      <w:pPr>
        <w:spacing w:line="360" w:lineRule="auto"/>
        <w:rPr>
          <w:rFonts w:ascii="Arial" w:eastAsia="굴림" w:hAnsi="Arial" w:cs="Arial"/>
          <w:kern w:val="0"/>
          <w:sz w:val="22"/>
        </w:rPr>
      </w:pPr>
      <w:r w:rsidRPr="001D19F6">
        <w:rPr>
          <w:rFonts w:ascii="Arial" w:eastAsia="굴림" w:hAnsi="Arial" w:cs="Arial"/>
          <w:kern w:val="0"/>
          <w:sz w:val="22"/>
        </w:rPr>
        <w:tab/>
        <w:t xml:space="preserve">_______________________________ </w:t>
      </w:r>
      <w:r w:rsidR="00425A22" w:rsidRPr="001D19F6">
        <w:rPr>
          <w:rFonts w:ascii="Arial" w:eastAsia="굴림" w:hAnsi="Arial" w:cs="Arial"/>
          <w:kern w:val="0"/>
          <w:sz w:val="22"/>
        </w:rPr>
        <w:t>Average</w:t>
      </w:r>
      <w:r w:rsidRPr="001D19F6">
        <w:rPr>
          <w:rFonts w:ascii="Arial" w:eastAsia="굴림" w:hAnsi="Arial" w:cs="Arial"/>
          <w:kern w:val="0"/>
          <w:sz w:val="22"/>
        </w:rPr>
        <w:t xml:space="preserve"> </w:t>
      </w:r>
      <w:r w:rsidR="000B0851" w:rsidRPr="001D19F6">
        <w:rPr>
          <w:rFonts w:ascii="Arial" w:eastAsia="굴림" w:hAnsi="Arial" w:cs="Arial"/>
          <w:kern w:val="0"/>
          <w:sz w:val="22"/>
        </w:rPr>
        <w:t xml:space="preserve">hours </w:t>
      </w:r>
      <w:r w:rsidR="00425A22" w:rsidRPr="001D19F6">
        <w:rPr>
          <w:rFonts w:ascii="Arial" w:eastAsia="굴림" w:hAnsi="Arial" w:cs="Arial"/>
          <w:kern w:val="0"/>
          <w:sz w:val="22"/>
        </w:rPr>
        <w:t xml:space="preserve">per month </w:t>
      </w:r>
      <w:r w:rsidR="000B0851" w:rsidRPr="001D19F6">
        <w:rPr>
          <w:rFonts w:ascii="Arial" w:eastAsia="굴림" w:hAnsi="Arial" w:cs="Arial"/>
          <w:kern w:val="0"/>
          <w:sz w:val="22"/>
        </w:rPr>
        <w:t>[</w:t>
      </w:r>
      <w:r w:rsidR="003608C0" w:rsidRPr="001D19F6">
        <w:rPr>
          <w:rFonts w:ascii="Arial" w:eastAsia="굴림" w:hAnsi="Arial" w:cs="Arial"/>
          <w:kern w:val="0"/>
          <w:sz w:val="22"/>
        </w:rPr>
        <w:t xml:space="preserve">Range: </w:t>
      </w:r>
      <w:r w:rsidR="000B0851" w:rsidRPr="001D19F6">
        <w:rPr>
          <w:rFonts w:ascii="Arial" w:eastAsia="굴림" w:hAnsi="Arial" w:cs="Arial"/>
          <w:kern w:val="0"/>
          <w:sz w:val="22"/>
        </w:rPr>
        <w:t>0~200]</w:t>
      </w:r>
    </w:p>
    <w:p w14:paraId="6C1C5D01" w14:textId="77777777" w:rsidR="000B0851" w:rsidRPr="001D19F6" w:rsidRDefault="000B0851" w:rsidP="000B0851">
      <w:pPr>
        <w:wordWrap/>
        <w:spacing w:line="360" w:lineRule="auto"/>
        <w:rPr>
          <w:rFonts w:ascii="Arial" w:eastAsia="굴림" w:hAnsi="Arial" w:cs="Arial"/>
          <w:sz w:val="22"/>
        </w:rPr>
      </w:pPr>
    </w:p>
    <w:p w14:paraId="1728CE27" w14:textId="77777777" w:rsidR="000B0851" w:rsidRPr="001D19F6" w:rsidRDefault="000A2B80" w:rsidP="000B0851">
      <w:pPr>
        <w:wordWrap/>
        <w:spacing w:line="360" w:lineRule="auto"/>
        <w:rPr>
          <w:rFonts w:ascii="Arial" w:eastAsia="굴림" w:hAnsi="Arial" w:cs="Arial"/>
          <w:sz w:val="22"/>
        </w:rPr>
      </w:pPr>
      <w:r w:rsidRPr="001D19F6">
        <w:rPr>
          <w:rFonts w:ascii="Arial" w:eastAsia="굴림" w:hAnsi="Arial" w:cs="Arial"/>
          <w:sz w:val="22"/>
        </w:rPr>
        <w:t>G059</w:t>
      </w:r>
      <w:r w:rsidR="000B0851" w:rsidRPr="001D19F6">
        <w:rPr>
          <w:rFonts w:ascii="Arial" w:eastAsia="굴림" w:hAnsi="Arial" w:cs="Arial"/>
          <w:sz w:val="22"/>
        </w:rPr>
        <w:t xml:space="preserve">. [IWER: How often did R receive assistance </w:t>
      </w:r>
      <w:r w:rsidR="00A71CF7" w:rsidRPr="001D19F6">
        <w:rPr>
          <w:rFonts w:ascii="Arial" w:eastAsia="굴림" w:hAnsi="Arial" w:cs="Arial"/>
          <w:sz w:val="22"/>
        </w:rPr>
        <w:t>in answering</w:t>
      </w:r>
      <w:r w:rsidR="000B0851" w:rsidRPr="001D19F6">
        <w:rPr>
          <w:rFonts w:ascii="Arial" w:eastAsia="굴림" w:hAnsi="Arial" w:cs="Arial"/>
          <w:sz w:val="22"/>
        </w:rPr>
        <w:t xml:space="preserve"> section G- </w:t>
      </w:r>
      <w:r w:rsidR="001C6858" w:rsidRPr="001D19F6">
        <w:rPr>
          <w:rFonts w:ascii="Arial" w:eastAsia="굴림" w:hAnsi="Arial" w:cs="Arial"/>
          <w:sz w:val="22"/>
        </w:rPr>
        <w:t>EXPEC</w:t>
      </w:r>
      <w:r w:rsidR="000B0851" w:rsidRPr="001D19F6">
        <w:rPr>
          <w:rFonts w:ascii="Arial" w:eastAsia="굴림" w:hAnsi="Arial" w:cs="Arial"/>
          <w:sz w:val="22"/>
        </w:rPr>
        <w:t>TATIONS AND LIFE SATISFACTION?]</w:t>
      </w:r>
    </w:p>
    <w:p w14:paraId="1379591B" w14:textId="77777777" w:rsidR="000B0851" w:rsidRPr="001D19F6" w:rsidRDefault="000B0851" w:rsidP="00F14BA4">
      <w:pPr>
        <w:pStyle w:val="a6"/>
        <w:numPr>
          <w:ilvl w:val="0"/>
          <w:numId w:val="802"/>
        </w:numPr>
        <w:wordWrap/>
        <w:spacing w:line="360" w:lineRule="auto"/>
        <w:ind w:leftChars="0"/>
        <w:rPr>
          <w:rFonts w:ascii="Arial" w:eastAsia="굴림" w:hAnsi="Arial" w:cs="Arial"/>
          <w:sz w:val="22"/>
        </w:rPr>
      </w:pPr>
      <w:r w:rsidRPr="001D19F6">
        <w:rPr>
          <w:rFonts w:ascii="Arial" w:eastAsia="굴림" w:hAnsi="Arial" w:cs="Arial"/>
          <w:sz w:val="22"/>
        </w:rPr>
        <w:t xml:space="preserve">Never </w:t>
      </w:r>
      <w:r w:rsidR="00E87B67" w:rsidRPr="001D19F6">
        <w:rPr>
          <w:rFonts w:ascii="Arial" w:eastAsia="굴림" w:hAnsi="Arial" w:cs="Arial"/>
          <w:sz w:val="22"/>
        </w:rPr>
        <w:tab/>
      </w:r>
      <w:r w:rsidR="00E87B67" w:rsidRPr="001D19F6">
        <w:rPr>
          <w:rFonts w:ascii="Arial" w:eastAsia="굴림" w:hAnsi="Arial" w:cs="Arial"/>
          <w:sz w:val="22"/>
        </w:rPr>
        <w:tab/>
      </w:r>
      <w:r w:rsidR="00E87B67" w:rsidRPr="001D19F6">
        <w:rPr>
          <w:rFonts w:ascii="Arial" w:eastAsia="굴림" w:hAnsi="Arial" w:cs="Arial"/>
          <w:sz w:val="22"/>
        </w:rPr>
        <w:tab/>
      </w:r>
    </w:p>
    <w:p w14:paraId="315C175C" w14:textId="77777777" w:rsidR="000B0851" w:rsidRPr="001D19F6" w:rsidRDefault="000B0851" w:rsidP="00F14BA4">
      <w:pPr>
        <w:pStyle w:val="a6"/>
        <w:numPr>
          <w:ilvl w:val="0"/>
          <w:numId w:val="802"/>
        </w:numPr>
        <w:wordWrap/>
        <w:spacing w:line="360" w:lineRule="auto"/>
        <w:ind w:leftChars="0"/>
        <w:rPr>
          <w:rFonts w:ascii="Arial" w:eastAsia="굴림" w:hAnsi="Arial" w:cs="Arial"/>
          <w:sz w:val="22"/>
        </w:rPr>
      </w:pPr>
      <w:r w:rsidRPr="001D19F6">
        <w:rPr>
          <w:rFonts w:ascii="Arial" w:eastAsia="굴림" w:hAnsi="Arial" w:cs="Arial"/>
          <w:sz w:val="22"/>
        </w:rPr>
        <w:t xml:space="preserve">A few times </w:t>
      </w:r>
      <w:r w:rsidR="00E87B67" w:rsidRPr="001D19F6">
        <w:rPr>
          <w:rFonts w:ascii="Arial" w:eastAsia="굴림" w:hAnsi="Arial" w:cs="Arial"/>
          <w:sz w:val="22"/>
        </w:rPr>
        <w:tab/>
      </w:r>
      <w:r w:rsidR="00E87B67" w:rsidRPr="001D19F6">
        <w:rPr>
          <w:rFonts w:ascii="Arial" w:eastAsia="굴림" w:hAnsi="Arial" w:cs="Arial"/>
          <w:sz w:val="22"/>
        </w:rPr>
        <w:tab/>
      </w:r>
    </w:p>
    <w:p w14:paraId="34F8E0E4" w14:textId="77777777" w:rsidR="000B0851" w:rsidRPr="001D19F6" w:rsidRDefault="000B0851" w:rsidP="00F14BA4">
      <w:pPr>
        <w:pStyle w:val="a6"/>
        <w:numPr>
          <w:ilvl w:val="0"/>
          <w:numId w:val="802"/>
        </w:numPr>
        <w:wordWrap/>
        <w:spacing w:line="360" w:lineRule="auto"/>
        <w:ind w:leftChars="0"/>
        <w:rPr>
          <w:rFonts w:ascii="Arial" w:eastAsia="굴림" w:hAnsi="Arial" w:cs="Arial"/>
          <w:sz w:val="22"/>
        </w:rPr>
      </w:pPr>
      <w:r w:rsidRPr="001D19F6">
        <w:rPr>
          <w:rFonts w:ascii="Arial" w:eastAsia="굴림" w:hAnsi="Arial" w:cs="Arial"/>
          <w:sz w:val="22"/>
        </w:rPr>
        <w:t xml:space="preserve">Most or all </w:t>
      </w:r>
      <w:r w:rsidR="00A71CF7" w:rsidRPr="001D19F6">
        <w:rPr>
          <w:rFonts w:ascii="Arial" w:eastAsia="굴림" w:hAnsi="Arial" w:cs="Arial"/>
          <w:sz w:val="22"/>
        </w:rPr>
        <w:t xml:space="preserve">of </w:t>
      </w:r>
      <w:r w:rsidRPr="001D19F6">
        <w:rPr>
          <w:rFonts w:ascii="Arial" w:eastAsia="굴림" w:hAnsi="Arial" w:cs="Arial"/>
          <w:sz w:val="22"/>
        </w:rPr>
        <w:t xml:space="preserve">the time </w:t>
      </w:r>
      <w:r w:rsidR="00E87B67" w:rsidRPr="001D19F6">
        <w:rPr>
          <w:rFonts w:ascii="Arial" w:eastAsia="굴림" w:hAnsi="Arial" w:cs="Arial"/>
          <w:sz w:val="22"/>
        </w:rPr>
        <w:tab/>
      </w:r>
    </w:p>
    <w:p w14:paraId="4AD854B5" w14:textId="77777777" w:rsidR="000B0851" w:rsidRPr="001D19F6" w:rsidRDefault="000F10FB" w:rsidP="00F14BA4">
      <w:pPr>
        <w:pStyle w:val="a6"/>
        <w:numPr>
          <w:ilvl w:val="0"/>
          <w:numId w:val="802"/>
        </w:numPr>
        <w:wordWrap/>
        <w:spacing w:line="360" w:lineRule="auto"/>
        <w:ind w:leftChars="0"/>
        <w:rPr>
          <w:rFonts w:ascii="Arial" w:eastAsia="굴림" w:hAnsi="Arial" w:cs="Arial"/>
          <w:sz w:val="22"/>
        </w:rPr>
      </w:pPr>
      <w:r w:rsidRPr="001D19F6">
        <w:rPr>
          <w:rFonts w:ascii="Arial" w:eastAsia="굴림" w:hAnsi="Arial" w:cs="Arial"/>
          <w:sz w:val="22"/>
        </w:rPr>
        <w:t>The s</w:t>
      </w:r>
      <w:r w:rsidR="00A71CF7" w:rsidRPr="001D19F6">
        <w:rPr>
          <w:rFonts w:ascii="Arial" w:eastAsia="굴림" w:hAnsi="Arial" w:cs="Arial"/>
          <w:sz w:val="22"/>
        </w:rPr>
        <w:t>ection was done by a proxy respondent</w:t>
      </w:r>
      <w:r w:rsidR="000B0851" w:rsidRPr="001D19F6">
        <w:rPr>
          <w:rFonts w:ascii="Arial" w:eastAsia="굴림" w:hAnsi="Arial" w:cs="Arial"/>
          <w:sz w:val="22"/>
        </w:rPr>
        <w:t>.</w:t>
      </w:r>
    </w:p>
    <w:p w14:paraId="68368156" w14:textId="77777777" w:rsidR="000B0851" w:rsidRPr="001D19F6" w:rsidRDefault="000B0851" w:rsidP="000B0851">
      <w:pPr>
        <w:wordWrap/>
        <w:spacing w:line="360" w:lineRule="auto"/>
        <w:rPr>
          <w:rFonts w:ascii="Arial" w:eastAsia="굴림" w:hAnsi="Arial" w:cs="Arial"/>
          <w:sz w:val="22"/>
        </w:rPr>
      </w:pPr>
    </w:p>
    <w:p w14:paraId="0E0CBB6D" w14:textId="77777777" w:rsidR="002B3665" w:rsidRPr="001D19F6" w:rsidRDefault="000A2B80" w:rsidP="002B3665">
      <w:pPr>
        <w:wordWrap/>
        <w:adjustRightInd w:val="0"/>
        <w:spacing w:line="360" w:lineRule="auto"/>
        <w:rPr>
          <w:rFonts w:ascii="Arial" w:eastAsia="굴림" w:hAnsi="Arial" w:cs="Arial"/>
          <w:kern w:val="0"/>
          <w:sz w:val="22"/>
        </w:rPr>
      </w:pPr>
      <w:r w:rsidRPr="001D19F6">
        <w:rPr>
          <w:rFonts w:ascii="Arial" w:eastAsia="굴림" w:hAnsi="Arial" w:cs="Arial"/>
          <w:sz w:val="22"/>
        </w:rPr>
        <w:t>G060</w:t>
      </w:r>
      <w:r w:rsidR="000B0851" w:rsidRPr="001D19F6">
        <w:rPr>
          <w:rFonts w:ascii="Arial" w:eastAsia="굴림" w:hAnsi="Arial" w:cs="Arial"/>
          <w:sz w:val="22"/>
        </w:rPr>
        <w:t xml:space="preserve">. </w:t>
      </w:r>
      <w:r w:rsidR="002B3665" w:rsidRPr="001D19F6">
        <w:rPr>
          <w:rFonts w:ascii="Arial" w:eastAsia="굴림" w:hAnsi="Arial" w:cs="Arial"/>
          <w:kern w:val="0"/>
          <w:sz w:val="22"/>
        </w:rPr>
        <w:t xml:space="preserve">If done by a proxy respondent, what is the proxy’s relationship to R? Please answer in view of the proxy </w:t>
      </w:r>
    </w:p>
    <w:p w14:paraId="197F0FC1"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Spouse</w:t>
      </w:r>
    </w:p>
    <w:p w14:paraId="3A8C19B5"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Mother</w:t>
      </w:r>
    </w:p>
    <w:p w14:paraId="2BC3103E"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Father</w:t>
      </w:r>
    </w:p>
    <w:p w14:paraId="7552EC0B"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Mother-in-law</w:t>
      </w:r>
    </w:p>
    <w:p w14:paraId="093653D1"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Father-in-law</w:t>
      </w:r>
    </w:p>
    <w:p w14:paraId="043A291C"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Brother/sister</w:t>
      </w:r>
    </w:p>
    <w:p w14:paraId="4647C2C8"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Brother-in-law/sister-in-law</w:t>
      </w:r>
    </w:p>
    <w:p w14:paraId="4A08418E"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Son/daughter</w:t>
      </w:r>
    </w:p>
    <w:p w14:paraId="39C7C8B1"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Son-in-law/Daughter-in-law</w:t>
      </w:r>
    </w:p>
    <w:p w14:paraId="406AFB8D"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Grandchild</w:t>
      </w:r>
    </w:p>
    <w:p w14:paraId="6341347A"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Other relatives</w:t>
      </w:r>
    </w:p>
    <w:p w14:paraId="57870782" w14:textId="77777777" w:rsidR="002B3665" w:rsidRPr="001D19F6" w:rsidRDefault="002B3665" w:rsidP="00F14BA4">
      <w:pPr>
        <w:pStyle w:val="a6"/>
        <w:numPr>
          <w:ilvl w:val="0"/>
          <w:numId w:val="803"/>
        </w:numPr>
        <w:wordWrap/>
        <w:adjustRightInd w:val="0"/>
        <w:spacing w:line="360" w:lineRule="auto"/>
        <w:ind w:leftChars="0"/>
        <w:rPr>
          <w:rFonts w:ascii="Arial" w:eastAsia="굴림" w:hAnsi="Arial" w:cs="Arial"/>
          <w:sz w:val="22"/>
        </w:rPr>
      </w:pPr>
      <w:r w:rsidRPr="001D19F6">
        <w:rPr>
          <w:rFonts w:ascii="Arial" w:eastAsia="굴림" w:hAnsi="Arial" w:cs="Arial"/>
          <w:sz w:val="22"/>
        </w:rPr>
        <w:t>Helper or other non-relatives</w:t>
      </w:r>
    </w:p>
    <w:p w14:paraId="7237E23C" w14:textId="77777777" w:rsidR="003732B8" w:rsidRPr="001D19F6" w:rsidRDefault="003732B8" w:rsidP="00425A22">
      <w:pPr>
        <w:wordWrap/>
        <w:spacing w:line="360" w:lineRule="auto"/>
        <w:rPr>
          <w:rFonts w:ascii="Arial" w:eastAsia="굴림" w:hAnsi="Arial" w:cs="Arial"/>
          <w:sz w:val="22"/>
        </w:rPr>
      </w:pPr>
    </w:p>
    <w:p w14:paraId="64EF1A18" w14:textId="77777777" w:rsidR="00E87B67" w:rsidRPr="001D19F6" w:rsidRDefault="00E87B67" w:rsidP="00E87B67">
      <w:pPr>
        <w:widowControl/>
        <w:wordWrap/>
        <w:autoSpaceDE/>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G_end</w:t>
      </w:r>
      <w:proofErr w:type="spellEnd"/>
      <w:r w:rsidRPr="001D19F6">
        <w:rPr>
          <w:rFonts w:ascii="Arial" w:eastAsia="굴림" w:hAnsi="Arial" w:cs="Arial"/>
          <w:sz w:val="22"/>
        </w:rPr>
        <w:t xml:space="preserve">) [IWER] Please enter code 1 for completion of </w:t>
      </w:r>
      <w:r w:rsidRPr="001D19F6">
        <w:rPr>
          <w:rFonts w:ascii="Arial" w:eastAsia="굴림" w:hAnsi="Arial" w:cs="Arial"/>
          <w:kern w:val="0"/>
          <w:sz w:val="22"/>
        </w:rPr>
        <w:t>G. EXP</w:t>
      </w:r>
      <w:r w:rsidR="001C6858" w:rsidRPr="001D19F6">
        <w:rPr>
          <w:rFonts w:ascii="Arial" w:eastAsia="굴림" w:hAnsi="Arial" w:cs="Arial"/>
          <w:kern w:val="0"/>
          <w:sz w:val="22"/>
        </w:rPr>
        <w:t>EC</w:t>
      </w:r>
      <w:r w:rsidRPr="001D19F6">
        <w:rPr>
          <w:rFonts w:ascii="Arial" w:eastAsia="굴림" w:hAnsi="Arial" w:cs="Arial"/>
          <w:kern w:val="0"/>
          <w:sz w:val="22"/>
        </w:rPr>
        <w:t>TATIONS AND LIFE SATISFACTION</w:t>
      </w:r>
      <w:r w:rsidRPr="001D19F6">
        <w:rPr>
          <w:rFonts w:ascii="Arial" w:eastAsia="굴림" w:hAnsi="Arial" w:cs="Arial"/>
          <w:sz w:val="22"/>
        </w:rPr>
        <w:t xml:space="preserve"> section.</w:t>
      </w:r>
    </w:p>
    <w:p w14:paraId="43C90620" w14:textId="77777777" w:rsidR="00E87B67" w:rsidRPr="001D19F6" w:rsidRDefault="00E87B67" w:rsidP="00F14BA4">
      <w:pPr>
        <w:pStyle w:val="a6"/>
        <w:widowControl/>
        <w:numPr>
          <w:ilvl w:val="0"/>
          <w:numId w:val="1160"/>
        </w:numPr>
        <w:wordWrap/>
        <w:autoSpaceDE/>
        <w:spacing w:line="360" w:lineRule="auto"/>
        <w:ind w:leftChars="0"/>
        <w:jc w:val="left"/>
        <w:rPr>
          <w:rFonts w:ascii="Arial" w:eastAsia="굴림" w:hAnsi="Arial" w:cs="Arial"/>
          <w:sz w:val="22"/>
        </w:rPr>
      </w:pPr>
      <w:r w:rsidRPr="001D19F6">
        <w:rPr>
          <w:rFonts w:ascii="Arial" w:eastAsia="굴림" w:hAnsi="Arial" w:cs="Arial"/>
          <w:sz w:val="22"/>
        </w:rPr>
        <w:lastRenderedPageBreak/>
        <w:t>Completion</w:t>
      </w:r>
    </w:p>
    <w:p w14:paraId="11FCD9B0" w14:textId="77777777" w:rsidR="00E87B67" w:rsidRPr="001D19F6" w:rsidRDefault="00E87B67" w:rsidP="00425A22">
      <w:pPr>
        <w:wordWrap/>
        <w:spacing w:line="360" w:lineRule="auto"/>
        <w:rPr>
          <w:rFonts w:ascii="Arial" w:eastAsia="굴림" w:hAnsi="Arial" w:cs="Arial"/>
          <w:sz w:val="22"/>
        </w:rPr>
      </w:pPr>
    </w:p>
    <w:p w14:paraId="2C37E32B" w14:textId="77777777" w:rsidR="00E87B67" w:rsidRPr="001D19F6" w:rsidRDefault="00E87B67" w:rsidP="00425A22">
      <w:pPr>
        <w:wordWrap/>
        <w:spacing w:line="360" w:lineRule="auto"/>
        <w:rPr>
          <w:rFonts w:ascii="Arial" w:eastAsia="굴림" w:hAnsi="Arial" w:cs="Arial"/>
          <w:sz w:val="22"/>
        </w:rPr>
      </w:pPr>
    </w:p>
    <w:p w14:paraId="7712C53B" w14:textId="77777777" w:rsidR="00B13816" w:rsidRPr="001D19F6" w:rsidRDefault="00B13816" w:rsidP="00425A22">
      <w:pPr>
        <w:wordWrap/>
        <w:spacing w:line="360" w:lineRule="auto"/>
        <w:rPr>
          <w:rFonts w:ascii="Arial" w:eastAsia="굴림" w:hAnsi="Arial" w:cs="Arial"/>
          <w:sz w:val="22"/>
        </w:rPr>
      </w:pPr>
    </w:p>
    <w:p w14:paraId="262555C2" w14:textId="77777777" w:rsidR="00B13816" w:rsidRPr="001D19F6" w:rsidRDefault="00E26F47" w:rsidP="005B771C">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0157A78E" w14:textId="77777777" w:rsidR="00461859" w:rsidRPr="001D19F6" w:rsidRDefault="00247D84" w:rsidP="00461859">
      <w:pPr>
        <w:wordWrap/>
        <w:jc w:val="left"/>
        <w:rPr>
          <w:rFonts w:ascii="Arial" w:eastAsia="굴림" w:hAnsi="Arial" w:cs="Arial"/>
          <w:sz w:val="22"/>
        </w:rPr>
      </w:pPr>
      <w:r w:rsidRPr="001D19F6">
        <w:rPr>
          <w:rFonts w:ascii="Arial" w:hAnsi="Arial" w:cs="Arial"/>
          <w:noProof/>
          <w:sz w:val="22"/>
        </w:rPr>
        <w:lastRenderedPageBreak/>
        <mc:AlternateContent>
          <mc:Choice Requires="wps">
            <w:drawing>
              <wp:anchor distT="0" distB="0" distL="114300" distR="114300" simplePos="0" relativeHeight="251685888" behindDoc="0" locked="0" layoutInCell="1" allowOverlap="1" wp14:anchorId="2E89672C" wp14:editId="6847D029">
                <wp:simplePos x="0" y="0"/>
                <wp:positionH relativeFrom="column">
                  <wp:posOffset>3810</wp:posOffset>
                </wp:positionH>
                <wp:positionV relativeFrom="paragraph">
                  <wp:posOffset>62865</wp:posOffset>
                </wp:positionV>
                <wp:extent cx="6048375" cy="1091565"/>
                <wp:effectExtent l="0" t="0" r="9525" b="0"/>
                <wp:wrapNone/>
                <wp:docPr id="19" name="직사각형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091565"/>
                        </a:xfrm>
                        <a:prstGeom prst="rect">
                          <a:avLst/>
                        </a:prstGeom>
                        <a:gradFill>
                          <a:gsLst>
                            <a:gs pos="10000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solidFill>
                            <a:schemeClr val="tx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1CE00" w14:textId="57D0E426" w:rsidR="00706C18" w:rsidRPr="002B3665" w:rsidRDefault="00706C18" w:rsidP="00461859">
                            <w:pPr>
                              <w:pStyle w:val="af0"/>
                              <w:wordWrap w:val="0"/>
                              <w:spacing w:before="0" w:beforeAutospacing="0" w:after="0" w:afterAutospacing="0"/>
                              <w:rPr>
                                <w:rFonts w:ascii="Arial" w:hAnsi="Arial" w:cs="Arial"/>
                              </w:rPr>
                            </w:pPr>
                            <w:del w:id="9451" w:author="Keis" w:date="2024-09-06T10:23:00Z">
                              <w:r w:rsidRPr="00817F07" w:rsidDel="00817F07">
                                <w:rPr>
                                  <w:rFonts w:ascii="Arial" w:eastAsiaTheme="minorEastAsia" w:hAnsi="Arial" w:cs="Arial"/>
                                  <w:b/>
                                  <w:bCs/>
                                  <w:color w:val="00B050"/>
                                  <w:kern w:val="24"/>
                                  <w:u w:val="single"/>
                                  <w:rPrChange w:id="9452" w:author="Keis" w:date="2024-09-06T10:23:00Z">
                                    <w:rPr>
                                      <w:rFonts w:ascii="Arial" w:eastAsiaTheme="minorEastAsia" w:hAnsi="Arial" w:cs="Arial"/>
                                      <w:b/>
                                      <w:bCs/>
                                      <w:color w:val="FF0000"/>
                                      <w:kern w:val="24"/>
                                      <w:u w:val="single"/>
                                    </w:rPr>
                                  </w:rPrChange>
                                </w:rPr>
                                <w:delText>2020</w:delText>
                              </w:r>
                              <w:r w:rsidRPr="00817F07" w:rsidDel="00817F07">
                                <w:rPr>
                                  <w:rFonts w:ascii="Arial" w:eastAsiaTheme="minorEastAsia" w:hAnsi="Arial" w:cs="Arial"/>
                                  <w:b/>
                                  <w:bCs/>
                                  <w:color w:val="00B050"/>
                                  <w:kern w:val="24"/>
                                  <w:u w:val="single"/>
                                  <w:rPrChange w:id="9453" w:author="Keis" w:date="2024-09-06T10:23:00Z">
                                    <w:rPr>
                                      <w:rFonts w:ascii="Arial" w:eastAsiaTheme="minorEastAsia" w:hAnsi="Arial" w:cs="Arial"/>
                                      <w:b/>
                                      <w:bCs/>
                                      <w:color w:val="000000" w:themeColor="text1"/>
                                      <w:kern w:val="24"/>
                                      <w:u w:val="single"/>
                                    </w:rPr>
                                  </w:rPrChange>
                                </w:rPr>
                                <w:delText xml:space="preserve"> </w:delText>
                              </w:r>
                            </w:del>
                            <w:ins w:id="9454" w:author="Keis" w:date="2024-09-06T10:23:00Z">
                              <w:r w:rsidRPr="00817F07">
                                <w:rPr>
                                  <w:rFonts w:ascii="Arial" w:eastAsiaTheme="minorEastAsia" w:hAnsi="Arial" w:cs="Arial"/>
                                  <w:b/>
                                  <w:bCs/>
                                  <w:color w:val="00B050"/>
                                  <w:kern w:val="24"/>
                                  <w:u w:val="single"/>
                                  <w:rPrChange w:id="9455" w:author="Keis" w:date="2024-09-06T10:23:00Z">
                                    <w:rPr>
                                      <w:rFonts w:ascii="Arial" w:eastAsiaTheme="minorEastAsia" w:hAnsi="Arial" w:cs="Arial"/>
                                      <w:b/>
                                      <w:bCs/>
                                      <w:color w:val="FF0000"/>
                                      <w:kern w:val="24"/>
                                      <w:u w:val="single"/>
                                    </w:rPr>
                                  </w:rPrChange>
                                </w:rPr>
                                <w:t>2022</w:t>
                              </w:r>
                              <w:r w:rsidRPr="002B3665">
                                <w:rPr>
                                  <w:rFonts w:ascii="Arial" w:eastAsiaTheme="minorEastAsia" w:hAnsi="Arial" w:cs="Arial"/>
                                  <w:b/>
                                  <w:bCs/>
                                  <w:color w:val="000000" w:themeColor="text1"/>
                                  <w:kern w:val="24"/>
                                  <w:u w:val="single"/>
                                </w:rPr>
                                <w:t xml:space="preserve"> </w:t>
                              </w:r>
                            </w:ins>
                            <w:proofErr w:type="spellStart"/>
                            <w:r w:rsidRPr="002B3665">
                              <w:rPr>
                                <w:rFonts w:ascii="Arial" w:eastAsiaTheme="minorEastAsia" w:hAnsi="Arial" w:cs="Arial"/>
                                <w:b/>
                                <w:bCs/>
                                <w:color w:val="000000" w:themeColor="text1"/>
                                <w:kern w:val="24"/>
                                <w:u w:val="single"/>
                              </w:rPr>
                              <w:t>KLoSA</w:t>
                            </w:r>
                            <w:proofErr w:type="spellEnd"/>
                          </w:p>
                          <w:p w14:paraId="29F8C01A" w14:textId="3BBD48BD" w:rsidR="00706C18" w:rsidRPr="002B3665" w:rsidRDefault="00706C18" w:rsidP="00461859">
                            <w:pPr>
                              <w:pStyle w:val="af0"/>
                              <w:wordWrap w:val="0"/>
                              <w:spacing w:before="0" w:beforeAutospacing="0" w:after="0" w:afterAutospacing="0"/>
                              <w:rPr>
                                <w:rFonts w:ascii="Arial" w:hAnsi="Arial" w:cs="Arial"/>
                              </w:rPr>
                            </w:pPr>
                            <w:r>
                              <w:rPr>
                                <w:rFonts w:ascii="Arial" w:eastAsiaTheme="minorEastAsia" w:hAnsi="Arial" w:cs="Arial"/>
                                <w:b/>
                                <w:bCs/>
                                <w:color w:val="000000" w:themeColor="text1"/>
                                <w:kern w:val="24"/>
                                <w:sz w:val="32"/>
                                <w:szCs w:val="32"/>
                              </w:rPr>
                              <w:t xml:space="preserve">Wave </w:t>
                            </w:r>
                            <w:del w:id="9456" w:author="Keis" w:date="2024-09-06T10:23:00Z">
                              <w:r w:rsidRPr="00817F07" w:rsidDel="00817F07">
                                <w:rPr>
                                  <w:rFonts w:ascii="Arial" w:eastAsiaTheme="minorEastAsia" w:hAnsi="Arial" w:cs="Arial"/>
                                  <w:b/>
                                  <w:bCs/>
                                  <w:color w:val="00B050"/>
                                  <w:kern w:val="24"/>
                                  <w:sz w:val="32"/>
                                  <w:szCs w:val="32"/>
                                  <w:rPrChange w:id="9457" w:author="Keis" w:date="2024-09-06T10:23:00Z">
                                    <w:rPr>
                                      <w:rFonts w:ascii="Arial" w:eastAsiaTheme="minorEastAsia" w:hAnsi="Arial" w:cs="Arial"/>
                                      <w:b/>
                                      <w:bCs/>
                                      <w:color w:val="FF0000"/>
                                      <w:kern w:val="24"/>
                                      <w:sz w:val="32"/>
                                      <w:szCs w:val="32"/>
                                    </w:rPr>
                                  </w:rPrChange>
                                </w:rPr>
                                <w:delText>8</w:delText>
                              </w:r>
                              <w:r w:rsidRPr="00817F07" w:rsidDel="00817F07">
                                <w:rPr>
                                  <w:rFonts w:ascii="Arial" w:eastAsiaTheme="minorEastAsia" w:hAnsi="Arial" w:cs="Arial"/>
                                  <w:b/>
                                  <w:bCs/>
                                  <w:color w:val="00B050"/>
                                  <w:kern w:val="24"/>
                                  <w:sz w:val="32"/>
                                  <w:szCs w:val="32"/>
                                  <w:rPrChange w:id="9458" w:author="Keis" w:date="2024-09-06T10:23:00Z">
                                    <w:rPr>
                                      <w:rFonts w:ascii="Arial" w:eastAsiaTheme="minorEastAsia" w:hAnsi="Arial" w:cs="Arial"/>
                                      <w:b/>
                                      <w:bCs/>
                                      <w:color w:val="000000" w:themeColor="text1"/>
                                      <w:kern w:val="24"/>
                                      <w:sz w:val="32"/>
                                      <w:szCs w:val="32"/>
                                    </w:rPr>
                                  </w:rPrChange>
                                </w:rPr>
                                <w:delText xml:space="preserve"> </w:delText>
                              </w:r>
                            </w:del>
                            <w:ins w:id="9459" w:author="Keis" w:date="2024-09-06T10:23:00Z">
                              <w:r w:rsidRPr="00817F07">
                                <w:rPr>
                                  <w:rFonts w:ascii="Arial" w:eastAsiaTheme="minorEastAsia" w:hAnsi="Arial" w:cs="Arial"/>
                                  <w:b/>
                                  <w:bCs/>
                                  <w:color w:val="00B050"/>
                                  <w:kern w:val="24"/>
                                  <w:sz w:val="32"/>
                                  <w:szCs w:val="32"/>
                                  <w:rPrChange w:id="9460" w:author="Keis" w:date="2024-09-06T10:23:00Z">
                                    <w:rPr>
                                      <w:rFonts w:ascii="Arial" w:eastAsiaTheme="minorEastAsia" w:hAnsi="Arial" w:cs="Arial"/>
                                      <w:b/>
                                      <w:bCs/>
                                      <w:color w:val="FF0000"/>
                                      <w:kern w:val="24"/>
                                      <w:sz w:val="32"/>
                                      <w:szCs w:val="32"/>
                                    </w:rPr>
                                  </w:rPrChange>
                                </w:rPr>
                                <w:t>9</w:t>
                              </w:r>
                              <w:r w:rsidRPr="002B3665">
                                <w:rPr>
                                  <w:rFonts w:ascii="Arial" w:eastAsiaTheme="minorEastAsia" w:hAnsi="Arial" w:cs="Arial"/>
                                  <w:b/>
                                  <w:bCs/>
                                  <w:color w:val="000000" w:themeColor="text1"/>
                                  <w:kern w:val="24"/>
                                  <w:sz w:val="32"/>
                                  <w:szCs w:val="32"/>
                                </w:rPr>
                                <w:t xml:space="preserve"> </w:t>
                              </w:r>
                            </w:ins>
                            <w:r w:rsidRPr="002B3665">
                              <w:rPr>
                                <w:rFonts w:ascii="Arial" w:eastAsiaTheme="minorEastAsia" w:hAnsi="Arial" w:cs="Arial"/>
                                <w:b/>
                                <w:bCs/>
                                <w:color w:val="000000" w:themeColor="text1"/>
                                <w:kern w:val="24"/>
                                <w:sz w:val="32"/>
                                <w:szCs w:val="32"/>
                              </w:rPr>
                              <w:t>Questionnaire</w:t>
                            </w:r>
                          </w:p>
                          <w:p w14:paraId="46EE60B7" w14:textId="77777777" w:rsidR="00706C18" w:rsidRPr="00330921" w:rsidRDefault="00706C18" w:rsidP="00D41E28">
                            <w:pPr>
                              <w:pStyle w:val="11"/>
                              <w:jc w:val="right"/>
                              <w:rPr>
                                <w:rFonts w:ascii="Arial" w:hAnsi="Arial" w:cs="Arial"/>
                                <w:b/>
                                <w:sz w:val="48"/>
                                <w:szCs w:val="48"/>
                              </w:rPr>
                            </w:pPr>
                            <w:bookmarkStart w:id="9461" w:name="_Toc483216652"/>
                            <w:bookmarkStart w:id="9462" w:name="_Toc487461364"/>
                            <w:bookmarkStart w:id="9463" w:name="_Toc487647365"/>
                            <w:r w:rsidRPr="00330921">
                              <w:rPr>
                                <w:rFonts w:ascii="Arial" w:hAnsi="Arial" w:cs="Arial"/>
                                <w:b/>
                                <w:kern w:val="24"/>
                                <w:sz w:val="48"/>
                                <w:szCs w:val="48"/>
                              </w:rPr>
                              <w:t>EXIT INTERVIEW</w:t>
                            </w:r>
                            <w:bookmarkEnd w:id="9461"/>
                            <w:bookmarkEnd w:id="9462"/>
                            <w:bookmarkEnd w:id="94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89672C" id="직사각형 19" o:spid="_x0000_s1040" style="position:absolute;margin-left:.3pt;margin-top:4.95pt;width:476.25pt;height:85.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" fillcolor="#b1c7e2 [1428]" strokecolor="#c6d9f1 [671]" strokeweight="2pt">
                <v:fill color2="#d6e2f0 [756]" colors="0 #c2d1ed;.5 #c2d1ed;1 #9ab5e4" focus="100%" type="gradient">
                  <o:fill v:ext="view" type="gradientUnscaled"/>
                </v:fill>
                <v:path arrowok="t"/>
                <v:textbox>
                  <w:txbxContent>
                    <w:p w14:paraId="7571CE00" w14:textId="57D0E426" w:rsidR="00706C18" w:rsidRPr="002B3665" w:rsidRDefault="00706C18" w:rsidP="00461859">
                      <w:pPr>
                        <w:pStyle w:val="af0"/>
                        <w:wordWrap w:val="0"/>
                        <w:spacing w:before="0" w:beforeAutospacing="0" w:after="0" w:afterAutospacing="0"/>
                        <w:rPr>
                          <w:rFonts w:ascii="Arial" w:hAnsi="Arial" w:cs="Arial"/>
                        </w:rPr>
                      </w:pPr>
                      <w:del w:id="9464" w:author="Keis" w:date="2024-09-06T10:23:00Z">
                        <w:r w:rsidRPr="00817F07" w:rsidDel="00817F07">
                          <w:rPr>
                            <w:rFonts w:ascii="Arial" w:eastAsiaTheme="minorEastAsia" w:hAnsi="Arial" w:cs="Arial"/>
                            <w:b/>
                            <w:bCs/>
                            <w:color w:val="00B050"/>
                            <w:kern w:val="24"/>
                            <w:u w:val="single"/>
                            <w:rPrChange w:id="9465" w:author="Keis" w:date="2024-09-06T10:23:00Z">
                              <w:rPr>
                                <w:rFonts w:ascii="Arial" w:eastAsiaTheme="minorEastAsia" w:hAnsi="Arial" w:cs="Arial"/>
                                <w:b/>
                                <w:bCs/>
                                <w:color w:val="FF0000"/>
                                <w:kern w:val="24"/>
                                <w:u w:val="single"/>
                              </w:rPr>
                            </w:rPrChange>
                          </w:rPr>
                          <w:delText>2020</w:delText>
                        </w:r>
                        <w:r w:rsidRPr="00817F07" w:rsidDel="00817F07">
                          <w:rPr>
                            <w:rFonts w:ascii="Arial" w:eastAsiaTheme="minorEastAsia" w:hAnsi="Arial" w:cs="Arial"/>
                            <w:b/>
                            <w:bCs/>
                            <w:color w:val="00B050"/>
                            <w:kern w:val="24"/>
                            <w:u w:val="single"/>
                            <w:rPrChange w:id="9466" w:author="Keis" w:date="2024-09-06T10:23:00Z">
                              <w:rPr>
                                <w:rFonts w:ascii="Arial" w:eastAsiaTheme="minorEastAsia" w:hAnsi="Arial" w:cs="Arial"/>
                                <w:b/>
                                <w:bCs/>
                                <w:color w:val="000000" w:themeColor="text1"/>
                                <w:kern w:val="24"/>
                                <w:u w:val="single"/>
                              </w:rPr>
                            </w:rPrChange>
                          </w:rPr>
                          <w:delText xml:space="preserve"> </w:delText>
                        </w:r>
                      </w:del>
                      <w:ins w:id="9467" w:author="Keis" w:date="2024-09-06T10:23:00Z">
                        <w:r w:rsidRPr="00817F07">
                          <w:rPr>
                            <w:rFonts w:ascii="Arial" w:eastAsiaTheme="minorEastAsia" w:hAnsi="Arial" w:cs="Arial"/>
                            <w:b/>
                            <w:bCs/>
                            <w:color w:val="00B050"/>
                            <w:kern w:val="24"/>
                            <w:u w:val="single"/>
                            <w:rPrChange w:id="9468" w:author="Keis" w:date="2024-09-06T10:23:00Z">
                              <w:rPr>
                                <w:rFonts w:ascii="Arial" w:eastAsiaTheme="minorEastAsia" w:hAnsi="Arial" w:cs="Arial"/>
                                <w:b/>
                                <w:bCs/>
                                <w:color w:val="FF0000"/>
                                <w:kern w:val="24"/>
                                <w:u w:val="single"/>
                              </w:rPr>
                            </w:rPrChange>
                          </w:rPr>
                          <w:t>2022</w:t>
                        </w:r>
                        <w:r w:rsidRPr="002B3665">
                          <w:rPr>
                            <w:rFonts w:ascii="Arial" w:eastAsiaTheme="minorEastAsia" w:hAnsi="Arial" w:cs="Arial"/>
                            <w:b/>
                            <w:bCs/>
                            <w:color w:val="000000" w:themeColor="text1"/>
                            <w:kern w:val="24"/>
                            <w:u w:val="single"/>
                          </w:rPr>
                          <w:t xml:space="preserve"> </w:t>
                        </w:r>
                      </w:ins>
                      <w:proofErr w:type="spellStart"/>
                      <w:r w:rsidRPr="002B3665">
                        <w:rPr>
                          <w:rFonts w:ascii="Arial" w:eastAsiaTheme="minorEastAsia" w:hAnsi="Arial" w:cs="Arial"/>
                          <w:b/>
                          <w:bCs/>
                          <w:color w:val="000000" w:themeColor="text1"/>
                          <w:kern w:val="24"/>
                          <w:u w:val="single"/>
                        </w:rPr>
                        <w:t>KLoSA</w:t>
                      </w:r>
                      <w:proofErr w:type="spellEnd"/>
                    </w:p>
                    <w:p w14:paraId="29F8C01A" w14:textId="3BBD48BD" w:rsidR="00706C18" w:rsidRPr="002B3665" w:rsidRDefault="00706C18" w:rsidP="00461859">
                      <w:pPr>
                        <w:pStyle w:val="af0"/>
                        <w:wordWrap w:val="0"/>
                        <w:spacing w:before="0" w:beforeAutospacing="0" w:after="0" w:afterAutospacing="0"/>
                        <w:rPr>
                          <w:rFonts w:ascii="Arial" w:hAnsi="Arial" w:cs="Arial"/>
                        </w:rPr>
                      </w:pPr>
                      <w:r>
                        <w:rPr>
                          <w:rFonts w:ascii="Arial" w:eastAsiaTheme="minorEastAsia" w:hAnsi="Arial" w:cs="Arial"/>
                          <w:b/>
                          <w:bCs/>
                          <w:color w:val="000000" w:themeColor="text1"/>
                          <w:kern w:val="24"/>
                          <w:sz w:val="32"/>
                          <w:szCs w:val="32"/>
                        </w:rPr>
                        <w:t xml:space="preserve">Wave </w:t>
                      </w:r>
                      <w:del w:id="9469" w:author="Keis" w:date="2024-09-06T10:23:00Z">
                        <w:r w:rsidRPr="00817F07" w:rsidDel="00817F07">
                          <w:rPr>
                            <w:rFonts w:ascii="Arial" w:eastAsiaTheme="minorEastAsia" w:hAnsi="Arial" w:cs="Arial"/>
                            <w:b/>
                            <w:bCs/>
                            <w:color w:val="00B050"/>
                            <w:kern w:val="24"/>
                            <w:sz w:val="32"/>
                            <w:szCs w:val="32"/>
                            <w:rPrChange w:id="9470" w:author="Keis" w:date="2024-09-06T10:23:00Z">
                              <w:rPr>
                                <w:rFonts w:ascii="Arial" w:eastAsiaTheme="minorEastAsia" w:hAnsi="Arial" w:cs="Arial"/>
                                <w:b/>
                                <w:bCs/>
                                <w:color w:val="FF0000"/>
                                <w:kern w:val="24"/>
                                <w:sz w:val="32"/>
                                <w:szCs w:val="32"/>
                              </w:rPr>
                            </w:rPrChange>
                          </w:rPr>
                          <w:delText>8</w:delText>
                        </w:r>
                        <w:r w:rsidRPr="00817F07" w:rsidDel="00817F07">
                          <w:rPr>
                            <w:rFonts w:ascii="Arial" w:eastAsiaTheme="minorEastAsia" w:hAnsi="Arial" w:cs="Arial"/>
                            <w:b/>
                            <w:bCs/>
                            <w:color w:val="00B050"/>
                            <w:kern w:val="24"/>
                            <w:sz w:val="32"/>
                            <w:szCs w:val="32"/>
                            <w:rPrChange w:id="9471" w:author="Keis" w:date="2024-09-06T10:23:00Z">
                              <w:rPr>
                                <w:rFonts w:ascii="Arial" w:eastAsiaTheme="minorEastAsia" w:hAnsi="Arial" w:cs="Arial"/>
                                <w:b/>
                                <w:bCs/>
                                <w:color w:val="000000" w:themeColor="text1"/>
                                <w:kern w:val="24"/>
                                <w:sz w:val="32"/>
                                <w:szCs w:val="32"/>
                              </w:rPr>
                            </w:rPrChange>
                          </w:rPr>
                          <w:delText xml:space="preserve"> </w:delText>
                        </w:r>
                      </w:del>
                      <w:ins w:id="9472" w:author="Keis" w:date="2024-09-06T10:23:00Z">
                        <w:r w:rsidRPr="00817F07">
                          <w:rPr>
                            <w:rFonts w:ascii="Arial" w:eastAsiaTheme="minorEastAsia" w:hAnsi="Arial" w:cs="Arial"/>
                            <w:b/>
                            <w:bCs/>
                            <w:color w:val="00B050"/>
                            <w:kern w:val="24"/>
                            <w:sz w:val="32"/>
                            <w:szCs w:val="32"/>
                            <w:rPrChange w:id="9473" w:author="Keis" w:date="2024-09-06T10:23:00Z">
                              <w:rPr>
                                <w:rFonts w:ascii="Arial" w:eastAsiaTheme="minorEastAsia" w:hAnsi="Arial" w:cs="Arial"/>
                                <w:b/>
                                <w:bCs/>
                                <w:color w:val="FF0000"/>
                                <w:kern w:val="24"/>
                                <w:sz w:val="32"/>
                                <w:szCs w:val="32"/>
                              </w:rPr>
                            </w:rPrChange>
                          </w:rPr>
                          <w:t>9</w:t>
                        </w:r>
                        <w:r w:rsidRPr="002B3665">
                          <w:rPr>
                            <w:rFonts w:ascii="Arial" w:eastAsiaTheme="minorEastAsia" w:hAnsi="Arial" w:cs="Arial"/>
                            <w:b/>
                            <w:bCs/>
                            <w:color w:val="000000" w:themeColor="text1"/>
                            <w:kern w:val="24"/>
                            <w:sz w:val="32"/>
                            <w:szCs w:val="32"/>
                          </w:rPr>
                          <w:t xml:space="preserve"> </w:t>
                        </w:r>
                      </w:ins>
                      <w:r w:rsidRPr="002B3665">
                        <w:rPr>
                          <w:rFonts w:ascii="Arial" w:eastAsiaTheme="minorEastAsia" w:hAnsi="Arial" w:cs="Arial"/>
                          <w:b/>
                          <w:bCs/>
                          <w:color w:val="000000" w:themeColor="text1"/>
                          <w:kern w:val="24"/>
                          <w:sz w:val="32"/>
                          <w:szCs w:val="32"/>
                        </w:rPr>
                        <w:t>Questionnaire</w:t>
                      </w:r>
                    </w:p>
                    <w:p w14:paraId="46EE60B7" w14:textId="77777777" w:rsidR="00706C18" w:rsidRPr="00330921" w:rsidRDefault="00706C18" w:rsidP="00D41E28">
                      <w:pPr>
                        <w:pStyle w:val="11"/>
                        <w:jc w:val="right"/>
                        <w:rPr>
                          <w:rFonts w:ascii="Arial" w:hAnsi="Arial" w:cs="Arial"/>
                          <w:b/>
                          <w:sz w:val="48"/>
                          <w:szCs w:val="48"/>
                        </w:rPr>
                      </w:pPr>
                      <w:bookmarkStart w:id="9474" w:name="_Toc483216652"/>
                      <w:bookmarkStart w:id="9475" w:name="_Toc487461364"/>
                      <w:bookmarkStart w:id="9476" w:name="_Toc487647365"/>
                      <w:r w:rsidRPr="00330921">
                        <w:rPr>
                          <w:rFonts w:ascii="Arial" w:hAnsi="Arial" w:cs="Arial"/>
                          <w:b/>
                          <w:kern w:val="24"/>
                          <w:sz w:val="48"/>
                          <w:szCs w:val="48"/>
                        </w:rPr>
                        <w:t>EXIT INTERVIEW</w:t>
                      </w:r>
                      <w:bookmarkEnd w:id="9474"/>
                      <w:bookmarkEnd w:id="9475"/>
                      <w:bookmarkEnd w:id="9476"/>
                    </w:p>
                  </w:txbxContent>
                </v:textbox>
              </v:rect>
            </w:pict>
          </mc:Fallback>
        </mc:AlternateContent>
      </w:r>
    </w:p>
    <w:p w14:paraId="1AC3AF48" w14:textId="77777777" w:rsidR="00461859" w:rsidRPr="001D19F6" w:rsidRDefault="00461859" w:rsidP="00461859">
      <w:pPr>
        <w:wordWrap/>
        <w:rPr>
          <w:rFonts w:ascii="Arial" w:eastAsia="굴림" w:hAnsi="Arial" w:cs="Arial"/>
          <w:sz w:val="22"/>
        </w:rPr>
      </w:pPr>
    </w:p>
    <w:p w14:paraId="60281594" w14:textId="77777777" w:rsidR="00461859" w:rsidRPr="001D19F6" w:rsidRDefault="00461859" w:rsidP="00461859">
      <w:pPr>
        <w:wordWrap/>
        <w:rPr>
          <w:rFonts w:ascii="Arial" w:eastAsia="굴림" w:hAnsi="Arial" w:cs="Arial"/>
          <w:sz w:val="22"/>
        </w:rPr>
      </w:pPr>
    </w:p>
    <w:p w14:paraId="7CD0AB7C" w14:textId="77777777" w:rsidR="00461859" w:rsidRPr="001D19F6" w:rsidRDefault="00461859" w:rsidP="00461859">
      <w:pPr>
        <w:wordWrap/>
        <w:rPr>
          <w:rFonts w:ascii="Arial" w:eastAsia="굴림" w:hAnsi="Arial" w:cs="Arial"/>
          <w:sz w:val="22"/>
        </w:rPr>
      </w:pPr>
    </w:p>
    <w:p w14:paraId="6C4FBEF6" w14:textId="77777777" w:rsidR="00461859" w:rsidRPr="001D19F6" w:rsidRDefault="00461859" w:rsidP="00461859">
      <w:pPr>
        <w:wordWrap/>
        <w:rPr>
          <w:rFonts w:ascii="Arial" w:eastAsia="굴림" w:hAnsi="Arial" w:cs="Arial"/>
          <w:sz w:val="22"/>
        </w:rPr>
      </w:pPr>
    </w:p>
    <w:p w14:paraId="4A5DDA94" w14:textId="77777777" w:rsidR="00461859" w:rsidRPr="001D19F6" w:rsidRDefault="00461859" w:rsidP="00461859">
      <w:pPr>
        <w:wordWrap/>
        <w:rPr>
          <w:rFonts w:ascii="Arial" w:eastAsia="굴림" w:hAnsi="Arial" w:cs="Arial"/>
          <w:sz w:val="22"/>
        </w:rPr>
      </w:pPr>
    </w:p>
    <w:p w14:paraId="0D97394F" w14:textId="77777777" w:rsidR="00461859" w:rsidRPr="001D19F6" w:rsidRDefault="00461859" w:rsidP="00461859">
      <w:pPr>
        <w:wordWrap/>
        <w:rPr>
          <w:rFonts w:ascii="Arial" w:eastAsia="굴림" w:hAnsi="Arial" w:cs="Arial"/>
          <w:sz w:val="22"/>
        </w:rPr>
      </w:pPr>
    </w:p>
    <w:p w14:paraId="7D7E417F" w14:textId="77777777" w:rsidR="00461859" w:rsidRPr="001D19F6" w:rsidRDefault="00461859" w:rsidP="00461859">
      <w:pPr>
        <w:wordWrap/>
        <w:rPr>
          <w:rFonts w:ascii="Arial" w:eastAsia="굴림" w:hAnsi="Arial" w:cs="Arial"/>
          <w:sz w:val="22"/>
        </w:rPr>
      </w:pPr>
    </w:p>
    <w:p w14:paraId="6FA38F02" w14:textId="77777777" w:rsidR="00461859" w:rsidRPr="001D19F6" w:rsidRDefault="00461859" w:rsidP="00461859">
      <w:pPr>
        <w:wordWrap/>
        <w:rPr>
          <w:rFonts w:ascii="Arial" w:eastAsia="굴림" w:hAnsi="Arial" w:cs="Arial"/>
          <w:sz w:val="22"/>
        </w:rPr>
      </w:pPr>
    </w:p>
    <w:p w14:paraId="70B232E4" w14:textId="77777777" w:rsidR="00461859" w:rsidRPr="001D19F6" w:rsidRDefault="00247D84" w:rsidP="00461859">
      <w:pPr>
        <w:wordWrap/>
        <w:jc w:val="center"/>
        <w:rPr>
          <w:rFonts w:ascii="Arial" w:eastAsia="굴림" w:hAnsi="Arial" w:cs="Arial"/>
          <w:sz w:val="22"/>
        </w:rPr>
      </w:pPr>
      <w:r w:rsidRPr="001D19F6">
        <w:rPr>
          <w:rFonts w:ascii="Arial" w:hAnsi="Arial" w:cs="Arial"/>
          <w:noProof/>
          <w:sz w:val="22"/>
        </w:rPr>
        <mc:AlternateContent>
          <mc:Choice Requires="wps">
            <w:drawing>
              <wp:anchor distT="0" distB="0" distL="114300" distR="114300" simplePos="0" relativeHeight="251683840" behindDoc="0" locked="0" layoutInCell="1" allowOverlap="1" wp14:anchorId="2609922F" wp14:editId="5839CE05">
                <wp:simplePos x="0" y="0"/>
                <wp:positionH relativeFrom="column">
                  <wp:align>center</wp:align>
                </wp:positionH>
                <wp:positionV relativeFrom="paragraph">
                  <wp:posOffset>2540</wp:posOffset>
                </wp:positionV>
                <wp:extent cx="5819775" cy="629285"/>
                <wp:effectExtent l="0" t="0" r="28575" b="37465"/>
                <wp:wrapNone/>
                <wp:docPr id="18" name="직사각형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F4D9ECD" w14:textId="77777777" w:rsidR="00706C18" w:rsidRPr="00E56E7D" w:rsidRDefault="00706C18" w:rsidP="00461859">
                            <w:pPr>
                              <w:jc w:val="center"/>
                              <w:rPr>
                                <w:rFonts w:ascii="Arial" w:eastAsia="맑은 고딕" w:hAnsi="Arial" w:cs="Arial"/>
                                <w:b/>
                                <w:szCs w:val="32"/>
                              </w:rPr>
                            </w:pPr>
                            <w:r>
                              <w:rPr>
                                <w:rFonts w:ascii="Arial" w:eastAsia="맑은 고딕" w:hAnsi="Arial" w:cs="Arial" w:hint="eastAsia"/>
                                <w:b/>
                                <w:color w:val="000000"/>
                                <w:kern w:val="0"/>
                                <w:sz w:val="32"/>
                                <w:szCs w:val="32"/>
                              </w:rPr>
                              <w:t>X_</w:t>
                            </w:r>
                            <w:r>
                              <w:rPr>
                                <w:rFonts w:ascii="Arial" w:eastAsia="맑은 고딕" w:hAnsi="Arial" w:cs="Arial"/>
                                <w:b/>
                                <w:color w:val="000000"/>
                                <w:kern w:val="0"/>
                                <w:sz w:val="32"/>
                                <w:szCs w:val="32"/>
                              </w:rPr>
                              <w:t>A</w:t>
                            </w:r>
                            <w:r w:rsidRPr="00E56E7D">
                              <w:rPr>
                                <w:rFonts w:ascii="Arial" w:eastAsia="맑은 고딕" w:hAnsi="Arial" w:cs="Arial"/>
                                <w:b/>
                                <w:color w:val="000000"/>
                                <w:kern w:val="0"/>
                                <w:sz w:val="32"/>
                                <w:szCs w:val="32"/>
                              </w:rPr>
                              <w:t xml:space="preserve">. INFORMATION ABOUT RESPONDENT/ DEATH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09922F" id="직사각형 18" o:spid="_x0000_s1041" style="position:absolute;left:0;text-align:left;margin-left:0;margin-top:.2pt;width:458.25pt;height:49.55pt;z-index:2516838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" fillcolor="#95b3d7 [1940]" strokecolor="#95b3d7 [1940]" strokeweight="1pt">
                <v:fill color2="#dbe5f1 [660]" angle="135" focus="50%" type="gradient"/>
                <v:shadow on="t" color="#243f60 [1604]" opacity=".5" offset="1pt"/>
                <v:textbox>
                  <w:txbxContent>
                    <w:p w14:paraId="3F4D9ECD" w14:textId="77777777" w:rsidR="00706C18" w:rsidRPr="00E56E7D" w:rsidRDefault="00706C18" w:rsidP="00461859">
                      <w:pPr>
                        <w:jc w:val="center"/>
                        <w:rPr>
                          <w:rFonts w:ascii="Arial" w:eastAsia="맑은 고딕" w:hAnsi="Arial" w:cs="Arial"/>
                          <w:b/>
                          <w:szCs w:val="32"/>
                        </w:rPr>
                      </w:pPr>
                      <w:r>
                        <w:rPr>
                          <w:rFonts w:ascii="Arial" w:eastAsia="맑은 고딕" w:hAnsi="Arial" w:cs="Arial" w:hint="eastAsia"/>
                          <w:b/>
                          <w:color w:val="000000"/>
                          <w:kern w:val="0"/>
                          <w:sz w:val="32"/>
                          <w:szCs w:val="32"/>
                        </w:rPr>
                        <w:t>X_</w:t>
                      </w:r>
                      <w:r>
                        <w:rPr>
                          <w:rFonts w:ascii="Arial" w:eastAsia="맑은 고딕" w:hAnsi="Arial" w:cs="Arial"/>
                          <w:b/>
                          <w:color w:val="000000"/>
                          <w:kern w:val="0"/>
                          <w:sz w:val="32"/>
                          <w:szCs w:val="32"/>
                        </w:rPr>
                        <w:t>A</w:t>
                      </w:r>
                      <w:r w:rsidRPr="00E56E7D">
                        <w:rPr>
                          <w:rFonts w:ascii="Arial" w:eastAsia="맑은 고딕" w:hAnsi="Arial" w:cs="Arial"/>
                          <w:b/>
                          <w:color w:val="000000"/>
                          <w:kern w:val="0"/>
                          <w:sz w:val="32"/>
                          <w:szCs w:val="32"/>
                        </w:rPr>
                        <w:t xml:space="preserve">. INFORMATION ABOUT RESPONDENT/ DEATH </w:t>
                      </w:r>
                    </w:p>
                  </w:txbxContent>
                </v:textbox>
              </v:rect>
            </w:pict>
          </mc:Fallback>
        </mc:AlternateContent>
      </w:r>
    </w:p>
    <w:p w14:paraId="7F5735B5" w14:textId="77777777" w:rsidR="00461859" w:rsidRPr="001D19F6" w:rsidRDefault="00461859" w:rsidP="00461859">
      <w:pPr>
        <w:wordWrap/>
        <w:jc w:val="center"/>
        <w:rPr>
          <w:rFonts w:ascii="Arial" w:eastAsia="굴림" w:hAnsi="Arial" w:cs="Arial"/>
          <w:sz w:val="22"/>
        </w:rPr>
      </w:pPr>
    </w:p>
    <w:p w14:paraId="4FB45BB6" w14:textId="77777777" w:rsidR="00461859" w:rsidRPr="001D19F6" w:rsidRDefault="00461859" w:rsidP="00461859">
      <w:pPr>
        <w:wordWrap/>
        <w:jc w:val="center"/>
        <w:rPr>
          <w:rFonts w:ascii="Arial" w:eastAsia="굴림" w:hAnsi="Arial" w:cs="Arial"/>
          <w:sz w:val="22"/>
        </w:rPr>
      </w:pPr>
    </w:p>
    <w:p w14:paraId="552F31CD" w14:textId="77777777" w:rsidR="00461859" w:rsidRPr="001D19F6" w:rsidRDefault="00461859" w:rsidP="00461859">
      <w:pPr>
        <w:wordWrap/>
        <w:jc w:val="center"/>
        <w:rPr>
          <w:rFonts w:ascii="Arial" w:eastAsia="굴림" w:hAnsi="Arial" w:cs="Arial"/>
          <w:sz w:val="22"/>
        </w:rPr>
      </w:pPr>
    </w:p>
    <w:p w14:paraId="0E9679C4" w14:textId="77777777" w:rsidR="00461859" w:rsidRPr="001D19F6" w:rsidRDefault="00461859" w:rsidP="00461859">
      <w:pPr>
        <w:wordWrap/>
        <w:spacing w:line="360" w:lineRule="auto"/>
        <w:jc w:val="left"/>
        <w:rPr>
          <w:rFonts w:ascii="Arial" w:eastAsia="굴림" w:hAnsi="Arial" w:cs="Arial"/>
          <w:sz w:val="22"/>
        </w:rPr>
      </w:pPr>
    </w:p>
    <w:p w14:paraId="3DCA0415" w14:textId="77777777" w:rsidR="006B5A61" w:rsidRPr="001D19F6" w:rsidRDefault="00210E32" w:rsidP="00461859">
      <w:pPr>
        <w:wordWrap/>
        <w:spacing w:line="360" w:lineRule="auto"/>
        <w:jc w:val="left"/>
        <w:rPr>
          <w:rFonts w:ascii="Arial" w:eastAsia="굴림" w:hAnsi="Arial" w:cs="Arial"/>
          <w:sz w:val="22"/>
        </w:rPr>
      </w:pPr>
      <w:r w:rsidRPr="001D19F6">
        <w:rPr>
          <w:rFonts w:ascii="Arial" w:eastAsia="굴림" w:hAnsi="Arial" w:cs="Arial"/>
          <w:b/>
          <w:sz w:val="22"/>
        </w:rPr>
        <w:t>&lt; Basic information about a proxy respondent &gt;</w:t>
      </w:r>
    </w:p>
    <w:p w14:paraId="0A0B761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001. I have some questions about you. What is your name?</w:t>
      </w:r>
    </w:p>
    <w:p w14:paraId="74BE2FBC" w14:textId="77777777" w:rsidR="003F5EE0" w:rsidRPr="001D19F6" w:rsidRDefault="003F5EE0" w:rsidP="003F5EE0">
      <w:pPr>
        <w:wordWrap/>
        <w:spacing w:line="360" w:lineRule="auto"/>
        <w:rPr>
          <w:rFonts w:ascii="Arial" w:eastAsia="굴림" w:hAnsi="Arial" w:cs="Arial"/>
          <w:sz w:val="22"/>
        </w:rPr>
      </w:pPr>
      <w:r w:rsidRPr="001D19F6">
        <w:rPr>
          <w:rFonts w:ascii="Arial" w:eastAsia="굴림" w:hAnsi="Arial" w:cs="Arial"/>
          <w:sz w:val="22"/>
        </w:rPr>
        <w:t>[IWER:</w:t>
      </w:r>
      <w:r w:rsidR="000B5C12" w:rsidRPr="001D19F6">
        <w:rPr>
          <w:rFonts w:ascii="Arial" w:eastAsia="굴림" w:hAnsi="Arial" w:cs="Arial"/>
          <w:sz w:val="22"/>
        </w:rPr>
        <w:t xml:space="preserve"> If R doesn’t like to tell his/ her name, mark the relationship with the person who died.</w:t>
      </w:r>
      <w:r w:rsidRPr="001D19F6">
        <w:rPr>
          <w:rFonts w:ascii="Arial" w:eastAsia="굴림" w:hAnsi="Arial" w:cs="Arial"/>
          <w:sz w:val="22"/>
        </w:rPr>
        <w:t>]</w:t>
      </w:r>
    </w:p>
    <w:p w14:paraId="3F3A4844" w14:textId="77777777" w:rsidR="003F5EE0" w:rsidRPr="001D19F6" w:rsidRDefault="000B5C12"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_______________________________</w:t>
      </w:r>
    </w:p>
    <w:p w14:paraId="39F3340B" w14:textId="77777777" w:rsidR="00461859" w:rsidRPr="001D19F6" w:rsidRDefault="00461859" w:rsidP="00461859">
      <w:pPr>
        <w:wordWrap/>
        <w:spacing w:line="360" w:lineRule="auto"/>
        <w:jc w:val="left"/>
        <w:rPr>
          <w:rFonts w:ascii="Arial" w:eastAsia="굴림" w:hAnsi="Arial" w:cs="Arial"/>
          <w:sz w:val="22"/>
        </w:rPr>
      </w:pPr>
    </w:p>
    <w:p w14:paraId="42204D95" w14:textId="77777777" w:rsidR="00461859" w:rsidRPr="001D19F6" w:rsidRDefault="001352D3" w:rsidP="00461859">
      <w:pPr>
        <w:tabs>
          <w:tab w:val="center" w:pos="4819"/>
        </w:tabs>
        <w:wordWrap/>
        <w:spacing w:line="360" w:lineRule="auto"/>
        <w:jc w:val="left"/>
        <w:rPr>
          <w:rFonts w:ascii="Arial" w:eastAsia="굴림" w:hAnsi="Arial" w:cs="Arial"/>
          <w:kern w:val="0"/>
          <w:sz w:val="22"/>
        </w:rPr>
      </w:pPr>
      <w:r w:rsidRPr="001D19F6">
        <w:rPr>
          <w:rFonts w:ascii="Arial" w:eastAsia="굴림" w:hAnsi="Arial" w:cs="Arial"/>
          <w:sz w:val="22"/>
        </w:rPr>
        <w:t>A</w:t>
      </w:r>
      <w:r w:rsidR="00461859" w:rsidRPr="001D19F6">
        <w:rPr>
          <w:rFonts w:ascii="Arial" w:eastAsia="굴림" w:hAnsi="Arial" w:cs="Arial"/>
          <w:sz w:val="22"/>
        </w:rPr>
        <w:t xml:space="preserve">002. </w:t>
      </w:r>
      <w:r w:rsidR="00461859" w:rsidRPr="001D19F6">
        <w:rPr>
          <w:rFonts w:ascii="Arial" w:eastAsia="굴림" w:hAnsi="Arial" w:cs="Arial"/>
          <w:kern w:val="0"/>
          <w:sz w:val="22"/>
        </w:rPr>
        <w:t>What is your relationship to the person who died?</w:t>
      </w:r>
    </w:p>
    <w:p w14:paraId="6C4D20D2"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Spouse</w:t>
      </w:r>
    </w:p>
    <w:p w14:paraId="65F1145E"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Mother</w:t>
      </w:r>
    </w:p>
    <w:p w14:paraId="6CA7528E"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Father</w:t>
      </w:r>
    </w:p>
    <w:p w14:paraId="6A170DD1"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Mother-in-law</w:t>
      </w:r>
    </w:p>
    <w:p w14:paraId="1179EB10"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Father-in-law</w:t>
      </w:r>
    </w:p>
    <w:p w14:paraId="0D3B7A04"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Brother/sister</w:t>
      </w:r>
    </w:p>
    <w:p w14:paraId="3DC49D95"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Brother-in-law/sister-in-law</w:t>
      </w:r>
    </w:p>
    <w:p w14:paraId="3ADE2476"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Son/daughter</w:t>
      </w:r>
    </w:p>
    <w:p w14:paraId="772999B5" w14:textId="77777777" w:rsidR="00461859" w:rsidRPr="001D19F6" w:rsidRDefault="00FB5F8F"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Son-in-law/Daughter-in-law</w:t>
      </w:r>
    </w:p>
    <w:p w14:paraId="11FAA29A"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Grandchild</w:t>
      </w:r>
    </w:p>
    <w:p w14:paraId="573CAC82"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Other relatives</w:t>
      </w:r>
    </w:p>
    <w:p w14:paraId="4DB2EAC4"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Friend</w:t>
      </w:r>
    </w:p>
    <w:p w14:paraId="63E53E7D" w14:textId="77777777" w:rsidR="00461859" w:rsidRPr="001D19F6" w:rsidRDefault="00461859" w:rsidP="00F14BA4">
      <w:pPr>
        <w:pStyle w:val="a6"/>
        <w:numPr>
          <w:ilvl w:val="0"/>
          <w:numId w:val="804"/>
        </w:numPr>
        <w:wordWrap/>
        <w:spacing w:line="360" w:lineRule="auto"/>
        <w:ind w:leftChars="0"/>
        <w:jc w:val="left"/>
        <w:rPr>
          <w:rFonts w:ascii="Arial" w:eastAsia="굴림" w:hAnsi="Arial" w:cs="Arial"/>
          <w:sz w:val="22"/>
        </w:rPr>
      </w:pPr>
      <w:r w:rsidRPr="001D19F6">
        <w:rPr>
          <w:rFonts w:ascii="Arial" w:eastAsia="굴림" w:hAnsi="Arial" w:cs="Arial"/>
          <w:sz w:val="22"/>
        </w:rPr>
        <w:t>Helper or other non</w:t>
      </w:r>
      <w:r w:rsidRPr="001D19F6">
        <w:rPr>
          <w:rFonts w:ascii="Cambria Math" w:eastAsia="굴림" w:hAnsi="Cambria Math" w:cs="Cambria Math"/>
          <w:sz w:val="22"/>
        </w:rPr>
        <w:t>‐</w:t>
      </w:r>
      <w:r w:rsidRPr="001D19F6">
        <w:rPr>
          <w:rFonts w:ascii="Arial" w:eastAsia="굴림" w:hAnsi="Arial" w:cs="Arial"/>
          <w:sz w:val="22"/>
        </w:rPr>
        <w:t xml:space="preserve">relatives →Go to </w:t>
      </w:r>
      <w:r w:rsidR="001352D3" w:rsidRPr="001D19F6">
        <w:rPr>
          <w:rFonts w:ascii="Arial" w:eastAsia="굴림" w:hAnsi="Arial" w:cs="Arial"/>
          <w:sz w:val="22"/>
        </w:rPr>
        <w:t>A</w:t>
      </w:r>
      <w:r w:rsidRPr="001D19F6">
        <w:rPr>
          <w:rFonts w:ascii="Arial" w:eastAsia="굴림" w:hAnsi="Arial" w:cs="Arial"/>
          <w:sz w:val="22"/>
        </w:rPr>
        <w:t xml:space="preserve">004 </w:t>
      </w:r>
    </w:p>
    <w:p w14:paraId="6C9B20B7" w14:textId="77777777" w:rsidR="00461859" w:rsidRPr="001D19F6" w:rsidRDefault="00461859" w:rsidP="00461859">
      <w:pPr>
        <w:wordWrap/>
        <w:spacing w:line="360" w:lineRule="auto"/>
        <w:jc w:val="left"/>
        <w:rPr>
          <w:rFonts w:ascii="Arial" w:eastAsia="굴림" w:hAnsi="Arial" w:cs="Arial"/>
          <w:b/>
          <w:bCs/>
          <w:sz w:val="22"/>
        </w:rPr>
      </w:pPr>
    </w:p>
    <w:p w14:paraId="16430E7C" w14:textId="77777777" w:rsidR="00461859" w:rsidRPr="001D19F6" w:rsidRDefault="00461859" w:rsidP="00B05F73">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258F6438"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b/>
          <w:bCs/>
          <w:sz w:val="22"/>
        </w:rPr>
      </w:pPr>
      <w:r w:rsidRPr="001D19F6">
        <w:rPr>
          <w:rFonts w:ascii="Arial" w:eastAsia="굴림" w:hAnsi="Arial" w:cs="Arial"/>
          <w:b/>
          <w:sz w:val="22"/>
        </w:rPr>
        <w:t xml:space="preserve">If </w:t>
      </w:r>
      <w:r w:rsidR="001352D3" w:rsidRPr="001D19F6">
        <w:rPr>
          <w:rFonts w:ascii="Arial" w:eastAsia="굴림" w:hAnsi="Arial" w:cs="Arial"/>
          <w:b/>
          <w:sz w:val="22"/>
        </w:rPr>
        <w:t>A</w:t>
      </w:r>
      <w:r w:rsidRPr="001D19F6">
        <w:rPr>
          <w:rFonts w:ascii="Arial" w:eastAsia="굴림" w:hAnsi="Arial" w:cs="Arial"/>
          <w:b/>
          <w:sz w:val="22"/>
        </w:rPr>
        <w:t>002≠</w:t>
      </w:r>
      <w:r w:rsidRPr="001D19F6">
        <w:rPr>
          <w:rFonts w:ascii="굴림" w:eastAsia="굴림" w:hAnsi="굴림" w:cs="굴림" w:hint="eastAsia"/>
          <w:b/>
          <w:sz w:val="22"/>
        </w:rPr>
        <w:t>⑬</w:t>
      </w:r>
      <w:r w:rsidRPr="001D19F6">
        <w:rPr>
          <w:rFonts w:ascii="Arial" w:eastAsia="굴림" w:hAnsi="Arial" w:cs="Arial"/>
          <w:b/>
          <w:sz w:val="22"/>
        </w:rPr>
        <w:t xml:space="preserve">, then </w:t>
      </w:r>
      <w:r w:rsidR="006A4ECB" w:rsidRPr="001D19F6">
        <w:rPr>
          <w:rFonts w:ascii="Arial" w:eastAsia="굴림" w:hAnsi="Arial" w:cs="Arial"/>
          <w:b/>
          <w:sz w:val="22"/>
        </w:rPr>
        <w:t>ask</w:t>
      </w:r>
      <w:r w:rsidRPr="001D19F6">
        <w:rPr>
          <w:rFonts w:ascii="Arial" w:eastAsia="굴림" w:hAnsi="Arial" w:cs="Arial"/>
          <w:b/>
          <w:sz w:val="22"/>
        </w:rPr>
        <w:t xml:space="preserve"> </w:t>
      </w:r>
      <w:r w:rsidR="001352D3" w:rsidRPr="001D19F6">
        <w:rPr>
          <w:rFonts w:ascii="Arial" w:eastAsia="굴림" w:hAnsi="Arial" w:cs="Arial"/>
          <w:b/>
          <w:sz w:val="22"/>
        </w:rPr>
        <w:t>A</w:t>
      </w:r>
      <w:r w:rsidRPr="001D19F6">
        <w:rPr>
          <w:rFonts w:ascii="Arial" w:eastAsia="굴림" w:hAnsi="Arial" w:cs="Arial"/>
          <w:b/>
          <w:sz w:val="22"/>
        </w:rPr>
        <w:t>003.</w:t>
      </w:r>
    </w:p>
    <w:p w14:paraId="09048287" w14:textId="77777777" w:rsidR="00461859" w:rsidRPr="001D19F6" w:rsidRDefault="00461859" w:rsidP="00461859">
      <w:pPr>
        <w:wordWrap/>
        <w:spacing w:line="360" w:lineRule="auto"/>
        <w:jc w:val="left"/>
        <w:rPr>
          <w:rFonts w:ascii="Arial" w:eastAsia="굴림" w:hAnsi="Arial" w:cs="Arial"/>
          <w:sz w:val="22"/>
        </w:rPr>
      </w:pPr>
    </w:p>
    <w:p w14:paraId="0D1021C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 xml:space="preserve">003. (If R is a friend or relative) How long </w:t>
      </w:r>
      <w:r w:rsidR="00461859" w:rsidRPr="001D19F6">
        <w:rPr>
          <w:rFonts w:ascii="Arial" w:eastAsia="굴림" w:hAnsi="Arial" w:cs="Arial"/>
          <w:kern w:val="0"/>
          <w:sz w:val="22"/>
        </w:rPr>
        <w:t>did you know him/her?</w:t>
      </w:r>
    </w:p>
    <w:p w14:paraId="3EEC93A1" w14:textId="77777777" w:rsidR="00461859" w:rsidRPr="001D19F6" w:rsidRDefault="006E081A" w:rsidP="00461859">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r w:rsidR="00461859" w:rsidRPr="001D19F6">
        <w:rPr>
          <w:rFonts w:ascii="Arial" w:eastAsia="굴림" w:hAnsi="Arial" w:cs="Arial"/>
          <w:sz w:val="22"/>
        </w:rPr>
        <w:t>years [</w:t>
      </w:r>
      <w:r w:rsidR="003608C0" w:rsidRPr="001D19F6">
        <w:rPr>
          <w:rFonts w:ascii="Arial" w:eastAsia="굴림" w:hAnsi="Arial" w:cs="Arial"/>
          <w:sz w:val="22"/>
        </w:rPr>
        <w:t xml:space="preserve">Range: </w:t>
      </w:r>
      <w:r w:rsidR="00461859" w:rsidRPr="001D19F6">
        <w:rPr>
          <w:rFonts w:ascii="Arial" w:eastAsia="굴림" w:hAnsi="Arial" w:cs="Arial"/>
          <w:sz w:val="22"/>
        </w:rPr>
        <w:t>1~120]</w:t>
      </w:r>
    </w:p>
    <w:p w14:paraId="14E85425" w14:textId="77777777" w:rsidR="00461859" w:rsidRPr="001D19F6" w:rsidRDefault="00461859" w:rsidP="00461859">
      <w:pPr>
        <w:wordWrap/>
        <w:spacing w:line="360" w:lineRule="auto"/>
        <w:jc w:val="left"/>
        <w:rPr>
          <w:rFonts w:ascii="Arial" w:eastAsia="굴림" w:hAnsi="Arial" w:cs="Arial"/>
          <w:sz w:val="22"/>
        </w:rPr>
      </w:pPr>
    </w:p>
    <w:p w14:paraId="2FF0BBF3" w14:textId="77777777" w:rsidR="00896E1C" w:rsidRPr="001D19F6" w:rsidRDefault="00896E1C">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41672F12" w14:textId="77777777" w:rsidR="00461859" w:rsidRPr="001D19F6" w:rsidRDefault="001352D3" w:rsidP="00461859">
      <w:pPr>
        <w:wordWrap/>
        <w:spacing w:line="360" w:lineRule="auto"/>
        <w:jc w:val="left"/>
        <w:rPr>
          <w:rFonts w:ascii="Arial" w:eastAsia="굴림" w:hAnsi="Arial" w:cs="Arial"/>
          <w:kern w:val="0"/>
          <w:sz w:val="22"/>
        </w:rPr>
      </w:pPr>
      <w:r w:rsidRPr="001D19F6">
        <w:rPr>
          <w:rFonts w:ascii="Arial" w:eastAsia="굴림" w:hAnsi="Arial" w:cs="Arial"/>
          <w:sz w:val="22"/>
        </w:rPr>
        <w:lastRenderedPageBreak/>
        <w:t>A</w:t>
      </w:r>
      <w:r w:rsidR="00461859" w:rsidRPr="001D19F6">
        <w:rPr>
          <w:rFonts w:ascii="Arial" w:eastAsia="굴림" w:hAnsi="Arial" w:cs="Arial"/>
          <w:sz w:val="22"/>
        </w:rPr>
        <w:t xml:space="preserve">004. </w:t>
      </w:r>
      <w:r w:rsidR="00461859" w:rsidRPr="001D19F6">
        <w:rPr>
          <w:rFonts w:ascii="Arial" w:eastAsia="굴림" w:hAnsi="Arial" w:cs="Arial"/>
          <w:kern w:val="0"/>
          <w:sz w:val="22"/>
        </w:rPr>
        <w:t>How often did you meet him/her during the one year before he/she died?</w:t>
      </w:r>
    </w:p>
    <w:p w14:paraId="2E859E8E"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Almost every day (more than 4 times per week)</w:t>
      </w:r>
    </w:p>
    <w:p w14:paraId="57207F55"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Once a week</w:t>
      </w:r>
    </w:p>
    <w:p w14:paraId="14C1C03D"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2~3 times a week</w:t>
      </w:r>
    </w:p>
    <w:p w14:paraId="67F8AE43"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Once a month</w:t>
      </w:r>
    </w:p>
    <w:p w14:paraId="4A4232D4"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Twice a month (every two weeks)</w:t>
      </w:r>
    </w:p>
    <w:p w14:paraId="68A4DDD5"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Once or twice a year</w:t>
      </w:r>
    </w:p>
    <w:p w14:paraId="17DF2706"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Three or four times a year (once every three or four months)</w:t>
      </w:r>
    </w:p>
    <w:p w14:paraId="66E8C135"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Five or six times a year (every two months)</w:t>
      </w:r>
    </w:p>
    <w:p w14:paraId="0A48F8A8"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Almost never a year</w:t>
      </w:r>
    </w:p>
    <w:p w14:paraId="2C77F5D0" w14:textId="77777777" w:rsidR="00461859" w:rsidRPr="001D19F6" w:rsidRDefault="00461859" w:rsidP="00F14BA4">
      <w:pPr>
        <w:pStyle w:val="a6"/>
        <w:numPr>
          <w:ilvl w:val="0"/>
          <w:numId w:val="806"/>
        </w:numPr>
        <w:wordWrap/>
        <w:spacing w:line="360" w:lineRule="auto"/>
        <w:ind w:leftChars="0"/>
        <w:jc w:val="left"/>
        <w:rPr>
          <w:rFonts w:ascii="Arial" w:eastAsia="굴림" w:hAnsi="Arial" w:cs="Arial"/>
          <w:sz w:val="22"/>
        </w:rPr>
      </w:pPr>
      <w:r w:rsidRPr="001D19F6">
        <w:rPr>
          <w:rFonts w:ascii="Arial" w:eastAsia="굴림" w:hAnsi="Arial" w:cs="Arial"/>
          <w:sz w:val="22"/>
        </w:rPr>
        <w:t>Never</w:t>
      </w:r>
      <w:r w:rsidR="006E081A" w:rsidRPr="001D19F6">
        <w:rPr>
          <w:rFonts w:ascii="Arial" w:eastAsia="굴림" w:hAnsi="Arial" w:cs="Arial"/>
          <w:sz w:val="22"/>
        </w:rPr>
        <w:t xml:space="preserve"> met</w:t>
      </w:r>
    </w:p>
    <w:p w14:paraId="111DE98F" w14:textId="77777777" w:rsidR="003F5EE0" w:rsidRPr="001D19F6" w:rsidRDefault="003F5EE0" w:rsidP="003F5EE0">
      <w:pPr>
        <w:wordWrap/>
        <w:spacing w:line="360" w:lineRule="auto"/>
        <w:jc w:val="left"/>
        <w:rPr>
          <w:rFonts w:ascii="Arial" w:eastAsia="굴림" w:hAnsi="Arial" w:cs="Arial"/>
          <w:sz w:val="22"/>
        </w:rPr>
      </w:pPr>
    </w:p>
    <w:p w14:paraId="4395C0E1" w14:textId="77777777" w:rsidR="00210E32" w:rsidRPr="001D19F6" w:rsidRDefault="00210E32" w:rsidP="003F5EE0">
      <w:pPr>
        <w:wordWrap/>
        <w:spacing w:line="360" w:lineRule="auto"/>
        <w:jc w:val="left"/>
        <w:rPr>
          <w:rFonts w:ascii="Arial" w:eastAsia="굴림" w:hAnsi="Arial" w:cs="Arial"/>
          <w:sz w:val="22"/>
        </w:rPr>
      </w:pPr>
      <w:r w:rsidRPr="001D19F6">
        <w:rPr>
          <w:rFonts w:ascii="Arial" w:eastAsia="굴림" w:hAnsi="Arial" w:cs="Arial"/>
          <w:b/>
          <w:kern w:val="0"/>
          <w:sz w:val="22"/>
        </w:rPr>
        <w:t>&lt; Information about death &gt;</w:t>
      </w:r>
    </w:p>
    <w:p w14:paraId="63155ED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005. I am going to ask you about [his/her name]’s death. How long was he/she sick before he/she died?</w:t>
      </w:r>
    </w:p>
    <w:p w14:paraId="45E4358C"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(He/she) was not sick, but died suddenly.</w:t>
      </w:r>
    </w:p>
    <w:p w14:paraId="5EE714B9"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Less than one day</w:t>
      </w:r>
    </w:p>
    <w:p w14:paraId="6212E761"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1</w:t>
      </w:r>
      <w:r w:rsidR="006E081A" w:rsidRPr="001D19F6">
        <w:rPr>
          <w:rFonts w:ascii="Arial" w:eastAsia="굴림" w:hAnsi="Arial" w:cs="Arial"/>
          <w:sz w:val="22"/>
        </w:rPr>
        <w:t xml:space="preserve"> </w:t>
      </w:r>
      <w:r w:rsidRPr="001D19F6">
        <w:rPr>
          <w:rFonts w:ascii="Arial" w:eastAsia="굴림" w:hAnsi="Arial" w:cs="Arial"/>
          <w:sz w:val="22"/>
        </w:rPr>
        <w:t>day~1</w:t>
      </w:r>
      <w:r w:rsidR="006E081A" w:rsidRPr="001D19F6">
        <w:rPr>
          <w:rFonts w:ascii="Arial" w:eastAsia="굴림" w:hAnsi="Arial" w:cs="Arial"/>
          <w:sz w:val="22"/>
        </w:rPr>
        <w:t xml:space="preserve"> </w:t>
      </w:r>
      <w:r w:rsidRPr="001D19F6">
        <w:rPr>
          <w:rFonts w:ascii="Arial" w:eastAsia="굴림" w:hAnsi="Arial" w:cs="Arial"/>
          <w:sz w:val="22"/>
        </w:rPr>
        <w:t xml:space="preserve">week </w:t>
      </w:r>
    </w:p>
    <w:p w14:paraId="0A435CD7"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1</w:t>
      </w:r>
      <w:r w:rsidR="006E081A" w:rsidRPr="001D19F6">
        <w:rPr>
          <w:rFonts w:ascii="Arial" w:eastAsia="굴림" w:hAnsi="Arial" w:cs="Arial"/>
          <w:sz w:val="22"/>
        </w:rPr>
        <w:t xml:space="preserve"> </w:t>
      </w:r>
      <w:r w:rsidRPr="001D19F6">
        <w:rPr>
          <w:rFonts w:ascii="Arial" w:eastAsia="굴림" w:hAnsi="Arial" w:cs="Arial"/>
          <w:sz w:val="22"/>
        </w:rPr>
        <w:t>week~1</w:t>
      </w:r>
      <w:r w:rsidR="00210E32" w:rsidRPr="001D19F6">
        <w:rPr>
          <w:rFonts w:ascii="Arial" w:eastAsia="굴림" w:hAnsi="Arial" w:cs="Arial"/>
          <w:sz w:val="22"/>
        </w:rPr>
        <w:t xml:space="preserve"> </w:t>
      </w:r>
      <w:r w:rsidRPr="001D19F6">
        <w:rPr>
          <w:rFonts w:ascii="Arial" w:eastAsia="굴림" w:hAnsi="Arial" w:cs="Arial"/>
          <w:sz w:val="22"/>
        </w:rPr>
        <w:t>month</w:t>
      </w:r>
    </w:p>
    <w:p w14:paraId="554D6D76"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1 month~6 months</w:t>
      </w:r>
    </w:p>
    <w:p w14:paraId="166D1B0A"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6 months~1 year</w:t>
      </w:r>
    </w:p>
    <w:p w14:paraId="72B319EF"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1 year~5 years </w:t>
      </w:r>
    </w:p>
    <w:p w14:paraId="5BF6D4B7" w14:textId="77777777" w:rsidR="00461859" w:rsidRPr="001D19F6" w:rsidRDefault="00461859" w:rsidP="00F14BA4">
      <w:pPr>
        <w:pStyle w:val="a6"/>
        <w:numPr>
          <w:ilvl w:val="0"/>
          <w:numId w:val="807"/>
        </w:numPr>
        <w:wordWrap/>
        <w:spacing w:line="360" w:lineRule="auto"/>
        <w:ind w:leftChars="0"/>
        <w:jc w:val="left"/>
        <w:rPr>
          <w:rFonts w:ascii="Arial" w:eastAsia="굴림" w:hAnsi="Arial" w:cs="Arial"/>
          <w:sz w:val="22"/>
        </w:rPr>
      </w:pPr>
      <w:r w:rsidRPr="001D19F6">
        <w:rPr>
          <w:rFonts w:ascii="Arial" w:eastAsia="굴림" w:hAnsi="Arial" w:cs="Arial"/>
          <w:sz w:val="22"/>
        </w:rPr>
        <w:t>More than 5 years</w:t>
      </w:r>
    </w:p>
    <w:p w14:paraId="274B6A17" w14:textId="77777777" w:rsidR="00461859" w:rsidRPr="001D19F6" w:rsidRDefault="00461859" w:rsidP="00461859">
      <w:pPr>
        <w:wordWrap/>
        <w:spacing w:line="360" w:lineRule="auto"/>
        <w:jc w:val="left"/>
        <w:rPr>
          <w:rFonts w:ascii="Arial" w:eastAsia="굴림" w:hAnsi="Arial" w:cs="Arial"/>
          <w:sz w:val="22"/>
        </w:rPr>
      </w:pPr>
    </w:p>
    <w:p w14:paraId="1331C6A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 xml:space="preserve">006. Was his/her death expected? </w:t>
      </w:r>
    </w:p>
    <w:p w14:paraId="779DD2E5" w14:textId="77777777" w:rsidR="00461859" w:rsidRPr="001D19F6" w:rsidRDefault="00775134" w:rsidP="00F14BA4">
      <w:pPr>
        <w:pStyle w:val="a6"/>
        <w:numPr>
          <w:ilvl w:val="0"/>
          <w:numId w:val="808"/>
        </w:numPr>
        <w:wordWrap/>
        <w:spacing w:line="360" w:lineRule="auto"/>
        <w:ind w:leftChars="0"/>
        <w:jc w:val="left"/>
        <w:rPr>
          <w:rFonts w:ascii="Arial" w:eastAsia="굴림" w:hAnsi="Arial" w:cs="Arial"/>
          <w:sz w:val="22"/>
        </w:rPr>
      </w:pPr>
      <w:r w:rsidRPr="001D19F6">
        <w:rPr>
          <w:rFonts w:ascii="Arial" w:eastAsia="굴림" w:hAnsi="Arial" w:cs="Arial"/>
          <w:sz w:val="22"/>
        </w:rPr>
        <w:t>Not expected it at all and suddenly happened</w:t>
      </w:r>
    </w:p>
    <w:p w14:paraId="7CB0952C" w14:textId="77777777" w:rsidR="00461859" w:rsidRPr="001D19F6" w:rsidRDefault="00461859" w:rsidP="00F14BA4">
      <w:pPr>
        <w:pStyle w:val="a6"/>
        <w:numPr>
          <w:ilvl w:val="0"/>
          <w:numId w:val="809"/>
        </w:numPr>
        <w:wordWrap/>
        <w:spacing w:line="360" w:lineRule="auto"/>
        <w:ind w:leftChars="0"/>
        <w:jc w:val="left"/>
        <w:rPr>
          <w:rFonts w:ascii="Arial" w:eastAsia="굴림" w:hAnsi="Arial" w:cs="Arial"/>
          <w:sz w:val="22"/>
        </w:rPr>
      </w:pPr>
      <w:r w:rsidRPr="001D19F6">
        <w:rPr>
          <w:rFonts w:ascii="Arial" w:eastAsia="굴림" w:hAnsi="Arial" w:cs="Arial"/>
          <w:sz w:val="22"/>
        </w:rPr>
        <w:t>Somewhat expected because he/she was sick, but it came suddenly.</w:t>
      </w:r>
    </w:p>
    <w:p w14:paraId="1D57AE1A" w14:textId="77777777" w:rsidR="00461859" w:rsidRPr="001D19F6" w:rsidRDefault="00461859" w:rsidP="00F14BA4">
      <w:pPr>
        <w:pStyle w:val="a6"/>
        <w:numPr>
          <w:ilvl w:val="0"/>
          <w:numId w:val="810"/>
        </w:numPr>
        <w:wordWrap/>
        <w:spacing w:line="360" w:lineRule="auto"/>
        <w:ind w:leftChars="0"/>
        <w:jc w:val="left"/>
        <w:rPr>
          <w:rFonts w:ascii="Arial" w:eastAsia="굴림" w:hAnsi="Arial" w:cs="Arial"/>
          <w:sz w:val="22"/>
        </w:rPr>
      </w:pPr>
      <w:r w:rsidRPr="001D19F6">
        <w:rPr>
          <w:rFonts w:ascii="Arial" w:eastAsia="굴림" w:hAnsi="Arial" w:cs="Arial"/>
          <w:sz w:val="22"/>
        </w:rPr>
        <w:t>Expected</w:t>
      </w:r>
    </w:p>
    <w:p w14:paraId="47BECB53" w14:textId="77777777" w:rsidR="00461859" w:rsidRPr="001D19F6" w:rsidRDefault="00461859" w:rsidP="00461859">
      <w:pPr>
        <w:wordWrap/>
        <w:spacing w:line="360" w:lineRule="auto"/>
        <w:jc w:val="left"/>
        <w:rPr>
          <w:rFonts w:ascii="Arial" w:eastAsia="굴림" w:hAnsi="Arial" w:cs="Arial"/>
          <w:sz w:val="22"/>
        </w:rPr>
      </w:pPr>
    </w:p>
    <w:p w14:paraId="7D8B0B9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 xml:space="preserve">007. What was the main cause of his/her death according to the death certificate?  </w:t>
      </w:r>
    </w:p>
    <w:p w14:paraId="5A49656B" w14:textId="77777777" w:rsidR="00461859" w:rsidRPr="001D19F6" w:rsidRDefault="00561600" w:rsidP="00461859">
      <w:pPr>
        <w:wordWrap/>
        <w:spacing w:line="360" w:lineRule="auto"/>
        <w:jc w:val="left"/>
        <w:rPr>
          <w:rFonts w:ascii="Arial" w:eastAsia="굴림" w:hAnsi="Arial" w:cs="Arial"/>
          <w:sz w:val="22"/>
          <w:u w:val="single"/>
        </w:rPr>
      </w:pPr>
      <w:r w:rsidRPr="001D19F6">
        <w:rPr>
          <w:rFonts w:ascii="Arial" w:eastAsia="굴림" w:hAnsi="Arial" w:cs="Arial"/>
          <w:kern w:val="0"/>
          <w:sz w:val="22"/>
        </w:rPr>
        <w:tab/>
        <w:t>_______________________________</w:t>
      </w:r>
    </w:p>
    <w:p w14:paraId="4CC49C8D" w14:textId="77777777" w:rsidR="00461859" w:rsidRPr="001D19F6" w:rsidRDefault="00461859" w:rsidP="00461859">
      <w:pPr>
        <w:wordWrap/>
        <w:spacing w:line="360" w:lineRule="auto"/>
        <w:jc w:val="left"/>
        <w:rPr>
          <w:rFonts w:ascii="Arial" w:eastAsia="굴림" w:hAnsi="Arial" w:cs="Arial"/>
          <w:sz w:val="22"/>
        </w:rPr>
      </w:pPr>
    </w:p>
    <w:p w14:paraId="2DB6AF8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 xml:space="preserve">008. What was the </w:t>
      </w:r>
      <w:r w:rsidR="00561600" w:rsidRPr="001D19F6">
        <w:rPr>
          <w:rFonts w:ascii="Arial" w:eastAsia="굴림" w:hAnsi="Arial" w:cs="Arial"/>
          <w:sz w:val="22"/>
        </w:rPr>
        <w:t>type</w:t>
      </w:r>
      <w:r w:rsidR="00461859" w:rsidRPr="001D19F6">
        <w:rPr>
          <w:rFonts w:ascii="Arial" w:eastAsia="굴림" w:hAnsi="Arial" w:cs="Arial"/>
          <w:sz w:val="22"/>
        </w:rPr>
        <w:t xml:space="preserve"> of his/her death?</w:t>
      </w:r>
    </w:p>
    <w:p w14:paraId="5478B3DF" w14:textId="77777777" w:rsidR="00461859" w:rsidRPr="001D19F6" w:rsidRDefault="00461859" w:rsidP="00F14BA4">
      <w:pPr>
        <w:pStyle w:val="a6"/>
        <w:numPr>
          <w:ilvl w:val="0"/>
          <w:numId w:val="811"/>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Death from an illness </w:t>
      </w:r>
      <w:r w:rsidR="00A75F38"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A</w:t>
      </w:r>
      <w:r w:rsidRPr="001D19F6">
        <w:rPr>
          <w:rFonts w:ascii="Arial" w:eastAsia="굴림" w:hAnsi="Arial" w:cs="Arial"/>
          <w:sz w:val="22"/>
        </w:rPr>
        <w:t xml:space="preserve">010 </w:t>
      </w:r>
    </w:p>
    <w:p w14:paraId="35994615" w14:textId="77777777" w:rsidR="00461859" w:rsidRPr="001D19F6" w:rsidRDefault="00461859" w:rsidP="00F14BA4">
      <w:pPr>
        <w:pStyle w:val="a6"/>
        <w:numPr>
          <w:ilvl w:val="0"/>
          <w:numId w:val="812"/>
        </w:numPr>
        <w:wordWrap/>
        <w:spacing w:line="360" w:lineRule="auto"/>
        <w:ind w:leftChars="0"/>
        <w:jc w:val="left"/>
        <w:rPr>
          <w:rFonts w:ascii="Arial" w:eastAsia="굴림" w:hAnsi="Arial" w:cs="Arial"/>
          <w:sz w:val="22"/>
        </w:rPr>
      </w:pPr>
      <w:r w:rsidRPr="001D19F6">
        <w:rPr>
          <w:rFonts w:ascii="Arial" w:eastAsia="굴림" w:hAnsi="Arial" w:cs="Arial"/>
          <w:sz w:val="22"/>
        </w:rPr>
        <w:t>Violent death</w:t>
      </w:r>
    </w:p>
    <w:p w14:paraId="542265D3" w14:textId="77777777" w:rsidR="00461859" w:rsidRPr="001D19F6" w:rsidRDefault="00461859" w:rsidP="00F14BA4">
      <w:pPr>
        <w:pStyle w:val="a6"/>
        <w:numPr>
          <w:ilvl w:val="0"/>
          <w:numId w:val="813"/>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Others or unknown </w:t>
      </w:r>
      <w:r w:rsidR="00A75F38"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A</w:t>
      </w:r>
      <w:r w:rsidRPr="001D19F6">
        <w:rPr>
          <w:rFonts w:ascii="Arial" w:eastAsia="굴림" w:hAnsi="Arial" w:cs="Arial"/>
          <w:sz w:val="22"/>
        </w:rPr>
        <w:t xml:space="preserve">010 </w:t>
      </w:r>
    </w:p>
    <w:p w14:paraId="46A93375" w14:textId="77777777" w:rsidR="00461859" w:rsidRPr="001D19F6" w:rsidRDefault="00461859" w:rsidP="00461859">
      <w:pPr>
        <w:wordWrap/>
        <w:spacing w:line="360" w:lineRule="auto"/>
        <w:jc w:val="left"/>
        <w:rPr>
          <w:rFonts w:ascii="Arial" w:eastAsia="굴림" w:hAnsi="Arial" w:cs="Arial"/>
          <w:sz w:val="22"/>
        </w:rPr>
      </w:pPr>
    </w:p>
    <w:p w14:paraId="6427E73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lastRenderedPageBreak/>
        <w:t>A</w:t>
      </w:r>
      <w:r w:rsidR="00461859" w:rsidRPr="001D19F6">
        <w:rPr>
          <w:rFonts w:ascii="Arial" w:eastAsia="굴림" w:hAnsi="Arial" w:cs="Arial"/>
          <w:sz w:val="22"/>
        </w:rPr>
        <w:t>009. Which of the following best describes his/her violent death?</w:t>
      </w:r>
    </w:p>
    <w:p w14:paraId="69DF2A42"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Traffic accident</w:t>
      </w:r>
    </w:p>
    <w:p w14:paraId="31652608"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Accidental poisoning</w:t>
      </w:r>
    </w:p>
    <w:p w14:paraId="1070C4A5"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Accidental fall</w:t>
      </w:r>
    </w:p>
    <w:p w14:paraId="5134A935"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Accidental drowning</w:t>
      </w:r>
    </w:p>
    <w:p w14:paraId="6C4C4A17"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Suicide</w:t>
      </w:r>
    </w:p>
    <w:p w14:paraId="45C34D84"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Homicide</w:t>
      </w:r>
    </w:p>
    <w:p w14:paraId="70818FDA" w14:textId="77777777" w:rsidR="00461859" w:rsidRPr="001D19F6" w:rsidRDefault="00461859" w:rsidP="00F14BA4">
      <w:pPr>
        <w:pStyle w:val="a6"/>
        <w:numPr>
          <w:ilvl w:val="0"/>
          <w:numId w:val="814"/>
        </w:numPr>
        <w:wordWrap/>
        <w:spacing w:line="360" w:lineRule="auto"/>
        <w:ind w:leftChars="0"/>
        <w:jc w:val="left"/>
        <w:rPr>
          <w:rFonts w:ascii="Arial" w:eastAsia="굴림" w:hAnsi="Arial" w:cs="Arial"/>
          <w:sz w:val="22"/>
        </w:rPr>
      </w:pPr>
      <w:r w:rsidRPr="001D19F6">
        <w:rPr>
          <w:rFonts w:ascii="Arial" w:eastAsia="굴림" w:hAnsi="Arial" w:cs="Arial"/>
          <w:sz w:val="22"/>
        </w:rPr>
        <w:t>Other accidental deaths</w:t>
      </w:r>
    </w:p>
    <w:p w14:paraId="3578824D" w14:textId="77777777" w:rsidR="00B05F73" w:rsidRPr="001D19F6" w:rsidRDefault="00B05F73" w:rsidP="00B05F73">
      <w:pPr>
        <w:pStyle w:val="a6"/>
        <w:wordWrap/>
        <w:spacing w:line="360" w:lineRule="auto"/>
        <w:ind w:leftChars="0"/>
        <w:jc w:val="left"/>
        <w:rPr>
          <w:rFonts w:ascii="Arial" w:eastAsia="굴림" w:hAnsi="Arial" w:cs="Arial"/>
          <w:sz w:val="22"/>
        </w:rPr>
      </w:pPr>
    </w:p>
    <w:p w14:paraId="6B2B913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010. What is the date of his/her death?</w:t>
      </w:r>
    </w:p>
    <w:p w14:paraId="016F1BF7" w14:textId="77777777" w:rsidR="00A75F38" w:rsidRPr="001D19F6" w:rsidRDefault="00A75F38" w:rsidP="00A75F38">
      <w:pPr>
        <w:wordWrap/>
        <w:spacing w:line="360" w:lineRule="auto"/>
        <w:ind w:firstLine="800"/>
        <w:rPr>
          <w:rFonts w:ascii="Arial" w:eastAsia="굴림" w:hAnsi="Arial" w:cs="Arial"/>
          <w:sz w:val="22"/>
        </w:rPr>
      </w:pPr>
      <w:r w:rsidRPr="001D19F6">
        <w:rPr>
          <w:rFonts w:ascii="Arial" w:eastAsia="굴림" w:hAnsi="Arial" w:cs="Arial"/>
          <w:sz w:val="22"/>
        </w:rPr>
        <w:t>_________________</w:t>
      </w:r>
      <w:proofErr w:type="spellStart"/>
      <w:r w:rsidRPr="001D19F6">
        <w:rPr>
          <w:rFonts w:ascii="Arial" w:eastAsia="굴림" w:hAnsi="Arial" w:cs="Arial"/>
          <w:sz w:val="22"/>
        </w:rPr>
        <w:t>Year____Month___Day</w:t>
      </w:r>
      <w:proofErr w:type="spellEnd"/>
    </w:p>
    <w:p w14:paraId="1E9087B5" w14:textId="77777777" w:rsidR="00461859" w:rsidRPr="001D19F6" w:rsidRDefault="00461859" w:rsidP="00461859">
      <w:pPr>
        <w:wordWrap/>
        <w:spacing w:line="360" w:lineRule="auto"/>
        <w:jc w:val="left"/>
        <w:rPr>
          <w:rFonts w:ascii="Arial" w:eastAsia="굴림" w:hAnsi="Arial" w:cs="Arial"/>
          <w:sz w:val="22"/>
        </w:rPr>
      </w:pPr>
    </w:p>
    <w:p w14:paraId="29B2EE5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011. Where did he/she die?</w:t>
      </w:r>
    </w:p>
    <w:p w14:paraId="506E5ECD" w14:textId="77777777" w:rsidR="00461859" w:rsidRPr="001D19F6" w:rsidRDefault="00461859" w:rsidP="00F14BA4">
      <w:pPr>
        <w:pStyle w:val="a6"/>
        <w:numPr>
          <w:ilvl w:val="0"/>
          <w:numId w:val="815"/>
        </w:numPr>
        <w:wordWrap/>
        <w:spacing w:line="360" w:lineRule="auto"/>
        <w:ind w:leftChars="0"/>
        <w:jc w:val="left"/>
        <w:rPr>
          <w:rFonts w:ascii="Arial" w:eastAsia="굴림" w:hAnsi="Arial" w:cs="Arial"/>
          <w:sz w:val="22"/>
        </w:rPr>
      </w:pPr>
      <w:r w:rsidRPr="001D19F6">
        <w:rPr>
          <w:rFonts w:ascii="Arial" w:eastAsia="굴림" w:hAnsi="Arial" w:cs="Arial"/>
          <w:bCs/>
          <w:sz w:val="22"/>
        </w:rPr>
        <w:t>At home</w:t>
      </w:r>
      <w:r w:rsidR="003032BB" w:rsidRPr="001D19F6">
        <w:rPr>
          <w:rFonts w:ascii="Arial" w:eastAsia="굴림" w:hAnsi="Arial" w:cs="Arial"/>
          <w:bCs/>
          <w:sz w:val="22"/>
        </w:rPr>
        <w:tab/>
      </w:r>
      <w:r w:rsidR="003032BB" w:rsidRPr="001D19F6">
        <w:rPr>
          <w:rFonts w:ascii="Arial" w:eastAsia="굴림" w:hAnsi="Arial" w:cs="Arial"/>
          <w:bCs/>
          <w:sz w:val="22"/>
        </w:rPr>
        <w:tab/>
      </w:r>
      <w:r w:rsidR="003032BB" w:rsidRPr="001D19F6">
        <w:rPr>
          <w:rFonts w:ascii="Arial" w:eastAsia="굴림" w:hAnsi="Arial" w:cs="Arial"/>
          <w:bCs/>
          <w:sz w:val="22"/>
        </w:rPr>
        <w:tab/>
      </w:r>
      <w:r w:rsidR="003032BB" w:rsidRPr="001D19F6">
        <w:rPr>
          <w:rFonts w:ascii="Arial" w:eastAsia="굴림" w:hAnsi="Arial" w:cs="Arial"/>
          <w:bCs/>
          <w:sz w:val="22"/>
        </w:rPr>
        <w:tab/>
      </w:r>
      <w:r w:rsidRPr="001D19F6">
        <w:rPr>
          <w:rFonts w:ascii="Arial" w:eastAsia="굴림" w:hAnsi="Arial" w:cs="Arial"/>
          <w:bCs/>
          <w:sz w:val="22"/>
        </w:rPr>
        <w:t xml:space="preserve">→Go to section </w:t>
      </w:r>
      <w:r w:rsidR="001352D3" w:rsidRPr="001D19F6">
        <w:rPr>
          <w:rFonts w:ascii="Arial" w:eastAsia="굴림" w:hAnsi="Arial" w:cs="Arial"/>
          <w:bCs/>
          <w:sz w:val="22"/>
        </w:rPr>
        <w:t>C</w:t>
      </w:r>
      <w:r w:rsidRPr="001D19F6">
        <w:rPr>
          <w:rFonts w:ascii="Arial" w:eastAsia="굴림" w:hAnsi="Arial" w:cs="Arial"/>
          <w:bCs/>
          <w:sz w:val="22"/>
        </w:rPr>
        <w:t xml:space="preserve">. </w:t>
      </w:r>
    </w:p>
    <w:p w14:paraId="3537C2D7" w14:textId="77777777" w:rsidR="00461859" w:rsidRPr="001D19F6" w:rsidRDefault="00461859" w:rsidP="00F14BA4">
      <w:pPr>
        <w:pStyle w:val="a6"/>
        <w:numPr>
          <w:ilvl w:val="0"/>
          <w:numId w:val="816"/>
        </w:numPr>
        <w:wordWrap/>
        <w:spacing w:line="360" w:lineRule="auto"/>
        <w:ind w:leftChars="0"/>
        <w:jc w:val="left"/>
        <w:rPr>
          <w:rFonts w:ascii="Arial" w:eastAsia="굴림" w:hAnsi="Arial" w:cs="Arial"/>
          <w:sz w:val="22"/>
        </w:rPr>
      </w:pPr>
      <w:r w:rsidRPr="001D19F6">
        <w:rPr>
          <w:rFonts w:ascii="Arial" w:eastAsia="굴림" w:hAnsi="Arial" w:cs="Arial"/>
          <w:bCs/>
          <w:sz w:val="22"/>
        </w:rPr>
        <w:t xml:space="preserve">At his/her child’s or relative’s </w:t>
      </w:r>
      <w:r w:rsidR="00241360" w:rsidRPr="001D19F6">
        <w:rPr>
          <w:rFonts w:ascii="Arial" w:eastAsia="굴림" w:hAnsi="Arial" w:cs="Arial"/>
          <w:bCs/>
          <w:sz w:val="22"/>
        </w:rPr>
        <w:t>home</w:t>
      </w:r>
      <w:r w:rsidRPr="001D19F6">
        <w:rPr>
          <w:rFonts w:ascii="Arial" w:eastAsia="굴림" w:hAnsi="Arial" w:cs="Arial"/>
          <w:bCs/>
          <w:sz w:val="22"/>
        </w:rPr>
        <w:t xml:space="preserve"> </w:t>
      </w:r>
      <w:r w:rsidR="003032BB" w:rsidRPr="001D19F6">
        <w:rPr>
          <w:rFonts w:ascii="Arial" w:eastAsia="굴림" w:hAnsi="Arial" w:cs="Arial"/>
          <w:bCs/>
          <w:sz w:val="22"/>
        </w:rPr>
        <w:tab/>
      </w:r>
      <w:r w:rsidRPr="001D19F6">
        <w:rPr>
          <w:rFonts w:ascii="Arial" w:eastAsia="굴림" w:hAnsi="Arial" w:cs="Arial"/>
          <w:bCs/>
          <w:sz w:val="22"/>
        </w:rPr>
        <w:t xml:space="preserve">→Go to section </w:t>
      </w:r>
      <w:r w:rsidR="001352D3" w:rsidRPr="001D19F6">
        <w:rPr>
          <w:rFonts w:ascii="Arial" w:eastAsia="굴림" w:hAnsi="Arial" w:cs="Arial"/>
          <w:bCs/>
          <w:sz w:val="22"/>
        </w:rPr>
        <w:t>C</w:t>
      </w:r>
      <w:r w:rsidRPr="001D19F6">
        <w:rPr>
          <w:rFonts w:ascii="Arial" w:eastAsia="굴림" w:hAnsi="Arial" w:cs="Arial"/>
          <w:bCs/>
          <w:sz w:val="22"/>
        </w:rPr>
        <w:t>.</w:t>
      </w:r>
    </w:p>
    <w:p w14:paraId="373A8487" w14:textId="77777777" w:rsidR="00461859" w:rsidRPr="001D19F6" w:rsidRDefault="00461859" w:rsidP="00F14BA4">
      <w:pPr>
        <w:pStyle w:val="a6"/>
        <w:numPr>
          <w:ilvl w:val="0"/>
          <w:numId w:val="817"/>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In a hospital </w:t>
      </w:r>
      <w:r w:rsidR="003032BB" w:rsidRPr="001D19F6">
        <w:rPr>
          <w:rFonts w:ascii="Arial" w:eastAsia="굴림" w:hAnsi="Arial" w:cs="Arial"/>
          <w:sz w:val="22"/>
        </w:rPr>
        <w:tab/>
      </w:r>
      <w:r w:rsidR="003032BB" w:rsidRPr="001D19F6">
        <w:rPr>
          <w:rFonts w:ascii="Arial" w:eastAsia="굴림" w:hAnsi="Arial" w:cs="Arial"/>
          <w:sz w:val="22"/>
        </w:rPr>
        <w:tab/>
      </w:r>
      <w:r w:rsidR="003032BB" w:rsidRPr="001D19F6">
        <w:rPr>
          <w:rFonts w:ascii="Arial" w:eastAsia="굴림" w:hAnsi="Arial" w:cs="Arial"/>
          <w:sz w:val="22"/>
        </w:rPr>
        <w:tab/>
      </w:r>
      <w:r w:rsidR="003032BB" w:rsidRPr="001D19F6">
        <w:rPr>
          <w:rFonts w:ascii="Arial" w:eastAsia="굴림" w:hAnsi="Arial" w:cs="Arial"/>
          <w:sz w:val="22"/>
        </w:rPr>
        <w:tab/>
      </w:r>
      <w:r w:rsidRPr="001D19F6">
        <w:rPr>
          <w:rFonts w:ascii="Arial" w:eastAsia="굴림" w:hAnsi="Arial" w:cs="Arial"/>
          <w:bCs/>
          <w:sz w:val="22"/>
        </w:rPr>
        <w:t xml:space="preserve">→Go to section </w:t>
      </w:r>
      <w:r w:rsidR="001352D3" w:rsidRPr="001D19F6">
        <w:rPr>
          <w:rFonts w:ascii="Arial" w:eastAsia="굴림" w:hAnsi="Arial" w:cs="Arial"/>
          <w:bCs/>
          <w:sz w:val="22"/>
        </w:rPr>
        <w:t>C</w:t>
      </w:r>
      <w:r w:rsidRPr="001D19F6">
        <w:rPr>
          <w:rFonts w:ascii="Arial" w:eastAsia="굴림" w:hAnsi="Arial" w:cs="Arial"/>
          <w:bCs/>
          <w:sz w:val="22"/>
        </w:rPr>
        <w:t>.</w:t>
      </w:r>
    </w:p>
    <w:p w14:paraId="5AFB0163" w14:textId="77777777" w:rsidR="00461859" w:rsidRPr="001D19F6" w:rsidRDefault="003032BB" w:rsidP="00F14BA4">
      <w:pPr>
        <w:pStyle w:val="a6"/>
        <w:numPr>
          <w:ilvl w:val="0"/>
          <w:numId w:val="818"/>
        </w:numPr>
        <w:wordWrap/>
        <w:spacing w:line="360" w:lineRule="auto"/>
        <w:ind w:leftChars="0"/>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t a nursing home/elderly care facility</w:t>
      </w:r>
      <w:r w:rsidRPr="001D19F6">
        <w:rPr>
          <w:rFonts w:ascii="Arial" w:eastAsia="굴림" w:hAnsi="Arial" w:cs="Arial"/>
          <w:sz w:val="22"/>
        </w:rPr>
        <w:tab/>
      </w:r>
      <w:r w:rsidR="00461859" w:rsidRPr="001D19F6">
        <w:rPr>
          <w:rFonts w:ascii="Arial" w:eastAsia="굴림" w:hAnsi="Arial" w:cs="Arial"/>
          <w:bCs/>
          <w:sz w:val="22"/>
        </w:rPr>
        <w:t xml:space="preserve">→Go to section </w:t>
      </w:r>
      <w:r w:rsidR="001352D3" w:rsidRPr="001D19F6">
        <w:rPr>
          <w:rFonts w:ascii="Arial" w:eastAsia="굴림" w:hAnsi="Arial" w:cs="Arial"/>
          <w:bCs/>
          <w:sz w:val="22"/>
        </w:rPr>
        <w:t>C</w:t>
      </w:r>
      <w:r w:rsidR="00461859" w:rsidRPr="001D19F6">
        <w:rPr>
          <w:rFonts w:ascii="Arial" w:eastAsia="굴림" w:hAnsi="Arial" w:cs="Arial"/>
          <w:bCs/>
          <w:sz w:val="22"/>
        </w:rPr>
        <w:t>.</w:t>
      </w:r>
    </w:p>
    <w:p w14:paraId="6A7124B4" w14:textId="77777777" w:rsidR="00461859" w:rsidRPr="001D19F6" w:rsidRDefault="00461859" w:rsidP="00F14BA4">
      <w:pPr>
        <w:pStyle w:val="a6"/>
        <w:numPr>
          <w:ilvl w:val="0"/>
          <w:numId w:val="819"/>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119A0342" w14:textId="77777777" w:rsidR="00461859" w:rsidRPr="001D19F6" w:rsidRDefault="00461859" w:rsidP="00461859">
      <w:pPr>
        <w:wordWrap/>
        <w:spacing w:line="360" w:lineRule="auto"/>
        <w:jc w:val="left"/>
        <w:rPr>
          <w:rFonts w:ascii="Arial" w:eastAsia="굴림" w:hAnsi="Arial" w:cs="Arial"/>
          <w:sz w:val="22"/>
        </w:rPr>
      </w:pPr>
    </w:p>
    <w:p w14:paraId="5C7BA3B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A</w:t>
      </w:r>
      <w:r w:rsidR="00461859" w:rsidRPr="001D19F6">
        <w:rPr>
          <w:rFonts w:ascii="Arial" w:eastAsia="굴림" w:hAnsi="Arial" w:cs="Arial"/>
          <w:sz w:val="22"/>
        </w:rPr>
        <w:t>012. If others, please specify.</w:t>
      </w:r>
    </w:p>
    <w:p w14:paraId="0E455C4F" w14:textId="77777777" w:rsidR="00461859" w:rsidRPr="001D19F6" w:rsidRDefault="003032BB" w:rsidP="00461859">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r w:rsidR="00461859" w:rsidRPr="001D19F6">
        <w:rPr>
          <w:rFonts w:ascii="Arial" w:eastAsia="굴림" w:hAnsi="Arial" w:cs="Arial"/>
          <w:bCs/>
          <w:sz w:val="22"/>
        </w:rPr>
        <w:t xml:space="preserve">→Go to section </w:t>
      </w:r>
      <w:r w:rsidR="001352D3" w:rsidRPr="001D19F6">
        <w:rPr>
          <w:rFonts w:ascii="Arial" w:eastAsia="굴림" w:hAnsi="Arial" w:cs="Arial"/>
          <w:bCs/>
          <w:sz w:val="22"/>
        </w:rPr>
        <w:t>C</w:t>
      </w:r>
      <w:r w:rsidR="00461859" w:rsidRPr="001D19F6">
        <w:rPr>
          <w:rFonts w:ascii="Arial" w:eastAsia="굴림" w:hAnsi="Arial" w:cs="Arial"/>
          <w:bCs/>
          <w:sz w:val="22"/>
        </w:rPr>
        <w:t>.</w:t>
      </w:r>
    </w:p>
    <w:p w14:paraId="15F30397" w14:textId="77777777" w:rsidR="00461859" w:rsidRPr="001D19F6" w:rsidRDefault="00461859" w:rsidP="00461859">
      <w:pPr>
        <w:wordWrap/>
        <w:spacing w:line="360" w:lineRule="auto"/>
        <w:jc w:val="left"/>
        <w:rPr>
          <w:rFonts w:ascii="Arial" w:eastAsia="굴림" w:hAnsi="Arial" w:cs="Arial"/>
          <w:sz w:val="22"/>
        </w:rPr>
      </w:pPr>
    </w:p>
    <w:p w14:paraId="26DD76DF" w14:textId="77777777" w:rsidR="00461859" w:rsidRPr="001D19F6" w:rsidRDefault="00461859" w:rsidP="00461859">
      <w:pPr>
        <w:wordWrap/>
        <w:spacing w:line="360" w:lineRule="auto"/>
        <w:jc w:val="left"/>
        <w:rPr>
          <w:rFonts w:ascii="Arial" w:eastAsia="굴림" w:hAnsi="Arial" w:cs="Arial"/>
          <w:sz w:val="22"/>
        </w:rPr>
      </w:pPr>
    </w:p>
    <w:p w14:paraId="192619A3" w14:textId="77777777" w:rsidR="00461859" w:rsidRPr="001D19F6" w:rsidRDefault="00461859" w:rsidP="00461859">
      <w:pPr>
        <w:wordWrap/>
        <w:spacing w:line="360" w:lineRule="auto"/>
        <w:jc w:val="left"/>
        <w:rPr>
          <w:rFonts w:ascii="Arial" w:eastAsia="굴림" w:hAnsi="Arial" w:cs="Arial"/>
          <w:sz w:val="22"/>
        </w:rPr>
      </w:pPr>
    </w:p>
    <w:p w14:paraId="65B246C6" w14:textId="77777777" w:rsidR="00461859" w:rsidRPr="001D19F6" w:rsidRDefault="00461859" w:rsidP="00461859">
      <w:pPr>
        <w:wordWrap/>
        <w:spacing w:line="360" w:lineRule="auto"/>
        <w:jc w:val="left"/>
        <w:rPr>
          <w:rFonts w:ascii="Arial" w:eastAsia="굴림" w:hAnsi="Arial" w:cs="Arial"/>
          <w:sz w:val="22"/>
        </w:rPr>
      </w:pPr>
    </w:p>
    <w:p w14:paraId="0351FB7E" w14:textId="77777777" w:rsidR="00461859" w:rsidRPr="001D19F6" w:rsidRDefault="00461859" w:rsidP="00461859">
      <w:pPr>
        <w:wordWrap/>
        <w:spacing w:line="360" w:lineRule="auto"/>
        <w:jc w:val="left"/>
        <w:rPr>
          <w:rFonts w:ascii="Arial" w:eastAsia="굴림" w:hAnsi="Arial" w:cs="Arial"/>
          <w:sz w:val="22"/>
        </w:rPr>
      </w:pPr>
    </w:p>
    <w:p w14:paraId="7B29B0EA" w14:textId="77777777" w:rsidR="00461859" w:rsidRPr="001D19F6" w:rsidRDefault="00461859" w:rsidP="00461859">
      <w:pPr>
        <w:wordWrap/>
        <w:spacing w:line="360" w:lineRule="auto"/>
        <w:jc w:val="left"/>
        <w:rPr>
          <w:rFonts w:ascii="Arial" w:eastAsia="굴림" w:hAnsi="Arial" w:cs="Arial"/>
          <w:sz w:val="22"/>
        </w:rPr>
      </w:pPr>
    </w:p>
    <w:p w14:paraId="0974FE4B" w14:textId="77777777" w:rsidR="00461859" w:rsidRPr="001D19F6" w:rsidRDefault="00461859" w:rsidP="00461859">
      <w:pPr>
        <w:wordWrap/>
        <w:spacing w:line="360" w:lineRule="auto"/>
        <w:jc w:val="left"/>
        <w:rPr>
          <w:rFonts w:ascii="Arial" w:eastAsia="굴림" w:hAnsi="Arial" w:cs="Arial"/>
          <w:sz w:val="22"/>
        </w:rPr>
      </w:pPr>
    </w:p>
    <w:p w14:paraId="684C4269" w14:textId="77777777" w:rsidR="00461859" w:rsidRPr="001D19F6" w:rsidRDefault="00461859" w:rsidP="00461859">
      <w:pPr>
        <w:wordWrap/>
        <w:spacing w:line="360" w:lineRule="auto"/>
        <w:jc w:val="left"/>
        <w:rPr>
          <w:rFonts w:ascii="Arial" w:eastAsia="굴림" w:hAnsi="Arial" w:cs="Arial"/>
          <w:sz w:val="22"/>
        </w:rPr>
      </w:pPr>
    </w:p>
    <w:p w14:paraId="509C94B4" w14:textId="77777777" w:rsidR="00461859" w:rsidRPr="001D19F6" w:rsidRDefault="00461859" w:rsidP="00461859">
      <w:pPr>
        <w:wordWrap/>
        <w:spacing w:line="360" w:lineRule="auto"/>
        <w:jc w:val="left"/>
        <w:rPr>
          <w:rFonts w:ascii="Arial" w:eastAsia="굴림" w:hAnsi="Arial" w:cs="Arial"/>
          <w:sz w:val="22"/>
        </w:rPr>
      </w:pPr>
    </w:p>
    <w:p w14:paraId="2201A013" w14:textId="77777777" w:rsidR="00461859" w:rsidRPr="001D19F6" w:rsidRDefault="00461859" w:rsidP="00461859">
      <w:pPr>
        <w:wordWrap/>
        <w:spacing w:line="360" w:lineRule="auto"/>
        <w:jc w:val="left"/>
        <w:rPr>
          <w:rFonts w:ascii="Arial" w:eastAsia="굴림" w:hAnsi="Arial" w:cs="Arial"/>
          <w:sz w:val="22"/>
        </w:rPr>
      </w:pPr>
    </w:p>
    <w:p w14:paraId="3366B4D9" w14:textId="77777777" w:rsidR="00F90AB9" w:rsidRPr="001D19F6" w:rsidRDefault="00F90AB9" w:rsidP="00461859">
      <w:pPr>
        <w:wordWrap/>
        <w:spacing w:line="360" w:lineRule="auto"/>
        <w:jc w:val="left"/>
        <w:rPr>
          <w:rFonts w:ascii="Arial" w:eastAsia="굴림" w:hAnsi="Arial" w:cs="Arial"/>
          <w:sz w:val="22"/>
        </w:rPr>
      </w:pPr>
    </w:p>
    <w:p w14:paraId="0634A84D" w14:textId="77777777" w:rsidR="00F90AB9" w:rsidRPr="001D19F6" w:rsidRDefault="00F90AB9" w:rsidP="00461859">
      <w:pPr>
        <w:wordWrap/>
        <w:spacing w:line="360" w:lineRule="auto"/>
        <w:jc w:val="left"/>
        <w:rPr>
          <w:rFonts w:ascii="Arial" w:eastAsia="굴림" w:hAnsi="Arial" w:cs="Arial"/>
          <w:sz w:val="22"/>
        </w:rPr>
      </w:pPr>
    </w:p>
    <w:p w14:paraId="2D293FAE" w14:textId="77777777" w:rsidR="00F90AB9" w:rsidRPr="001D19F6" w:rsidRDefault="00F90AB9" w:rsidP="00461859">
      <w:pPr>
        <w:wordWrap/>
        <w:spacing w:line="360" w:lineRule="auto"/>
        <w:jc w:val="left"/>
        <w:rPr>
          <w:rFonts w:ascii="Arial" w:eastAsia="굴림" w:hAnsi="Arial" w:cs="Arial"/>
          <w:sz w:val="22"/>
        </w:rPr>
      </w:pPr>
    </w:p>
    <w:p w14:paraId="227CC869" w14:textId="77777777" w:rsidR="00F90AB9" w:rsidRPr="001D19F6" w:rsidRDefault="00F90AB9" w:rsidP="00461859">
      <w:pPr>
        <w:wordWrap/>
        <w:spacing w:line="360" w:lineRule="auto"/>
        <w:jc w:val="left"/>
        <w:rPr>
          <w:rFonts w:ascii="Arial" w:eastAsia="굴림" w:hAnsi="Arial" w:cs="Arial"/>
          <w:sz w:val="22"/>
        </w:rPr>
      </w:pPr>
    </w:p>
    <w:p w14:paraId="28212196" w14:textId="77777777" w:rsidR="00461859" w:rsidRPr="001D19F6" w:rsidRDefault="00461859" w:rsidP="00461859">
      <w:pPr>
        <w:wordWrap/>
        <w:spacing w:line="360" w:lineRule="auto"/>
        <w:jc w:val="left"/>
        <w:rPr>
          <w:rFonts w:ascii="Arial" w:eastAsia="굴림" w:hAnsi="Arial" w:cs="Arial"/>
          <w:sz w:val="22"/>
        </w:rPr>
      </w:pPr>
    </w:p>
    <w:p w14:paraId="1A124F3C" w14:textId="77777777" w:rsidR="00461859" w:rsidRPr="001D19F6" w:rsidRDefault="003032BB" w:rsidP="005B771C">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4B767F2C" w14:textId="77777777" w:rsidR="00461859" w:rsidRPr="001D19F6" w:rsidRDefault="00247D84" w:rsidP="00461859">
      <w:pPr>
        <w:wordWrap/>
        <w:spacing w:line="360" w:lineRule="auto"/>
        <w:jc w:val="left"/>
        <w:rPr>
          <w:rFonts w:ascii="Arial" w:eastAsia="굴림" w:hAnsi="Arial" w:cs="Arial"/>
          <w:sz w:val="22"/>
        </w:rPr>
      </w:pPr>
      <w:r w:rsidRPr="001D19F6">
        <w:rPr>
          <w:rFonts w:ascii="Arial" w:hAnsi="Arial" w:cs="Arial"/>
          <w:noProof/>
          <w:sz w:val="22"/>
        </w:rPr>
        <w:lastRenderedPageBreak/>
        <mc:AlternateContent>
          <mc:Choice Requires="wps">
            <w:drawing>
              <wp:anchor distT="0" distB="0" distL="114300" distR="114300" simplePos="0" relativeHeight="251684864" behindDoc="0" locked="0" layoutInCell="1" allowOverlap="1" wp14:anchorId="3CA17174" wp14:editId="188A4E9A">
                <wp:simplePos x="0" y="0"/>
                <wp:positionH relativeFrom="column">
                  <wp:posOffset>149225</wp:posOffset>
                </wp:positionH>
                <wp:positionV relativeFrom="paragraph">
                  <wp:posOffset>24765</wp:posOffset>
                </wp:positionV>
                <wp:extent cx="5819775" cy="629285"/>
                <wp:effectExtent l="0" t="0" r="28575" b="37465"/>
                <wp:wrapNone/>
                <wp:docPr id="17"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38959BF" w14:textId="77777777" w:rsidR="00706C18" w:rsidRPr="00D72E40" w:rsidRDefault="00706C18" w:rsidP="00461859">
                            <w:pPr>
                              <w:jc w:val="center"/>
                              <w:rPr>
                                <w:rFonts w:ascii="Arial" w:eastAsia="맑은 고딕" w:hAnsi="Arial" w:cs="Arial"/>
                                <w:b/>
                                <w:szCs w:val="32"/>
                              </w:rPr>
                            </w:pPr>
                            <w:r>
                              <w:rPr>
                                <w:rFonts w:ascii="Arial" w:eastAsia="맑은 고딕" w:hAnsi="Arial" w:cs="Arial" w:hint="eastAsia"/>
                                <w:b/>
                                <w:color w:val="000000"/>
                                <w:kern w:val="0"/>
                                <w:sz w:val="32"/>
                                <w:szCs w:val="32"/>
                              </w:rPr>
                              <w:t>X_</w:t>
                            </w:r>
                            <w:r>
                              <w:rPr>
                                <w:rFonts w:ascii="Arial" w:eastAsia="맑은 고딕" w:hAnsi="Arial" w:cs="Arial"/>
                                <w:b/>
                                <w:color w:val="000000"/>
                                <w:kern w:val="0"/>
                                <w:sz w:val="32"/>
                                <w:szCs w:val="32"/>
                              </w:rPr>
                              <w:t>C</w:t>
                            </w:r>
                            <w:r w:rsidRPr="00D72E40">
                              <w:rPr>
                                <w:rFonts w:ascii="Arial" w:eastAsia="맑은 고딕" w:hAnsi="Arial" w:cs="Arial"/>
                                <w:b/>
                                <w:color w:val="000000"/>
                                <w:kern w:val="0"/>
                                <w:sz w:val="32"/>
                                <w:szCs w:val="32"/>
                              </w:rPr>
                              <w:t>. HEALTH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A17174" id="직사각형 17" o:spid="_x0000_s1042" style="position:absolute;margin-left:11.75pt;margin-top:1.95pt;width:458.25pt;height:49.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" fillcolor="#95b3d7 [1940]" strokecolor="#95b3d7 [1940]" strokeweight="1pt">
                <v:fill color2="#dbe5f1 [660]" angle="135" focus="50%" type="gradient"/>
                <v:shadow on="t" color="#243f60 [1604]" opacity=".5" offset="1pt"/>
                <v:textbox>
                  <w:txbxContent>
                    <w:p w14:paraId="538959BF" w14:textId="77777777" w:rsidR="00706C18" w:rsidRPr="00D72E40" w:rsidRDefault="00706C18" w:rsidP="00461859">
                      <w:pPr>
                        <w:jc w:val="center"/>
                        <w:rPr>
                          <w:rFonts w:ascii="Arial" w:eastAsia="맑은 고딕" w:hAnsi="Arial" w:cs="Arial"/>
                          <w:b/>
                          <w:szCs w:val="32"/>
                        </w:rPr>
                      </w:pPr>
                      <w:r>
                        <w:rPr>
                          <w:rFonts w:ascii="Arial" w:eastAsia="맑은 고딕" w:hAnsi="Arial" w:cs="Arial" w:hint="eastAsia"/>
                          <w:b/>
                          <w:color w:val="000000"/>
                          <w:kern w:val="0"/>
                          <w:sz w:val="32"/>
                          <w:szCs w:val="32"/>
                        </w:rPr>
                        <w:t>X_</w:t>
                      </w:r>
                      <w:r>
                        <w:rPr>
                          <w:rFonts w:ascii="Arial" w:eastAsia="맑은 고딕" w:hAnsi="Arial" w:cs="Arial"/>
                          <w:b/>
                          <w:color w:val="000000"/>
                          <w:kern w:val="0"/>
                          <w:sz w:val="32"/>
                          <w:szCs w:val="32"/>
                        </w:rPr>
                        <w:t>C</w:t>
                      </w:r>
                      <w:r w:rsidRPr="00D72E40">
                        <w:rPr>
                          <w:rFonts w:ascii="Arial" w:eastAsia="맑은 고딕" w:hAnsi="Arial" w:cs="Arial"/>
                          <w:b/>
                          <w:color w:val="000000"/>
                          <w:kern w:val="0"/>
                          <w:sz w:val="32"/>
                          <w:szCs w:val="32"/>
                        </w:rPr>
                        <w:t>. HEALTH</w:t>
                      </w:r>
                    </w:p>
                  </w:txbxContent>
                </v:textbox>
              </v:rect>
            </w:pict>
          </mc:Fallback>
        </mc:AlternateContent>
      </w:r>
    </w:p>
    <w:p w14:paraId="1BF994AD" w14:textId="77777777" w:rsidR="00461859" w:rsidRPr="001D19F6" w:rsidRDefault="00461859" w:rsidP="00461859">
      <w:pPr>
        <w:wordWrap/>
        <w:spacing w:line="360" w:lineRule="auto"/>
        <w:jc w:val="left"/>
        <w:rPr>
          <w:rFonts w:ascii="Arial" w:eastAsia="굴림" w:hAnsi="Arial" w:cs="Arial"/>
          <w:sz w:val="22"/>
        </w:rPr>
      </w:pPr>
    </w:p>
    <w:p w14:paraId="50C97495" w14:textId="77777777" w:rsidR="00461859" w:rsidRPr="001D19F6" w:rsidRDefault="00461859" w:rsidP="00461859">
      <w:pPr>
        <w:wordWrap/>
        <w:spacing w:line="360" w:lineRule="auto"/>
        <w:jc w:val="left"/>
        <w:rPr>
          <w:rFonts w:ascii="Arial" w:eastAsia="굴림" w:hAnsi="Arial" w:cs="Arial"/>
          <w:sz w:val="22"/>
        </w:rPr>
      </w:pPr>
    </w:p>
    <w:p w14:paraId="5B8A59C2" w14:textId="77777777" w:rsidR="00210E32" w:rsidRPr="001D19F6" w:rsidRDefault="00210E32" w:rsidP="00461859">
      <w:pPr>
        <w:wordWrap/>
        <w:spacing w:line="360" w:lineRule="auto"/>
        <w:jc w:val="left"/>
        <w:rPr>
          <w:rFonts w:ascii="Arial" w:eastAsia="굴림" w:hAnsi="Arial" w:cs="Arial"/>
          <w:sz w:val="22"/>
        </w:rPr>
      </w:pPr>
    </w:p>
    <w:p w14:paraId="65A25B50" w14:textId="77777777" w:rsidR="00210E32" w:rsidRPr="001D19F6" w:rsidRDefault="00210E32" w:rsidP="00461859">
      <w:pPr>
        <w:wordWrap/>
        <w:spacing w:line="360" w:lineRule="auto"/>
        <w:jc w:val="left"/>
        <w:rPr>
          <w:rFonts w:ascii="Arial" w:eastAsia="굴림" w:hAnsi="Arial" w:cs="Arial"/>
          <w:sz w:val="22"/>
        </w:rPr>
      </w:pPr>
      <w:r w:rsidRPr="001D19F6">
        <w:rPr>
          <w:rFonts w:ascii="Arial" w:eastAsia="굴림" w:hAnsi="Arial" w:cs="Arial"/>
          <w:b/>
          <w:kern w:val="0"/>
          <w:sz w:val="22"/>
        </w:rPr>
        <w:t xml:space="preserve">&lt; </w:t>
      </w:r>
      <w:r w:rsidR="00197346" w:rsidRPr="001D19F6">
        <w:rPr>
          <w:rFonts w:ascii="Arial" w:eastAsia="굴림" w:hAnsi="Arial" w:cs="Arial"/>
          <w:b/>
          <w:kern w:val="0"/>
          <w:sz w:val="22"/>
        </w:rPr>
        <w:t>Health status</w:t>
      </w:r>
      <w:r w:rsidRPr="001D19F6">
        <w:rPr>
          <w:rFonts w:ascii="Arial" w:eastAsia="굴림" w:hAnsi="Arial" w:cs="Arial"/>
          <w:b/>
          <w:kern w:val="0"/>
          <w:sz w:val="22"/>
        </w:rPr>
        <w:t xml:space="preserve"> &gt;</w:t>
      </w:r>
    </w:p>
    <w:p w14:paraId="20960539" w14:textId="77777777" w:rsidR="00461859" w:rsidRPr="001D19F6" w:rsidRDefault="001352D3" w:rsidP="00ED6769">
      <w:pPr>
        <w:wordWrap/>
        <w:spacing w:line="360" w:lineRule="auto"/>
        <w:rPr>
          <w:rFonts w:ascii="Arial" w:eastAsia="굴림" w:hAnsi="Arial" w:cs="Arial"/>
          <w:b/>
          <w:sz w:val="22"/>
        </w:rPr>
      </w:pPr>
      <w:r w:rsidRPr="001D19F6">
        <w:rPr>
          <w:rFonts w:ascii="Arial" w:eastAsia="굴림" w:hAnsi="Arial" w:cs="Arial"/>
          <w:sz w:val="22"/>
        </w:rPr>
        <w:t>C</w:t>
      </w:r>
      <w:r w:rsidR="00461859" w:rsidRPr="001D19F6">
        <w:rPr>
          <w:rFonts w:ascii="Arial" w:eastAsia="굴림" w:hAnsi="Arial" w:cs="Arial"/>
          <w:sz w:val="22"/>
        </w:rPr>
        <w:t xml:space="preserve">101. What was the chronic disease he/she was suffering from when he/she died? </w:t>
      </w:r>
      <w:r w:rsidR="002047C1" w:rsidRPr="001D19F6">
        <w:rPr>
          <w:rFonts w:ascii="Arial" w:eastAsia="굴림" w:hAnsi="Arial" w:cs="Arial"/>
          <w:sz w:val="22"/>
        </w:rPr>
        <w:t xml:space="preserve">Choose all that apply. </w:t>
      </w:r>
      <w:r w:rsidR="00ED6769" w:rsidRPr="001D19F6">
        <w:rPr>
          <w:rFonts w:ascii="Arial" w:eastAsia="굴림" w:hAnsi="Arial" w:cs="Arial"/>
          <w:sz w:val="22"/>
        </w:rPr>
        <w:t>(Select multiple responses)</w:t>
      </w:r>
    </w:p>
    <w:p w14:paraId="36532A88"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Stroke</w:t>
      </w:r>
      <w:r w:rsidR="00ED6769" w:rsidRPr="001D19F6">
        <w:rPr>
          <w:rFonts w:ascii="Arial" w:eastAsia="굴림" w:hAnsi="Arial" w:cs="Arial"/>
          <w:sz w:val="22"/>
        </w:rPr>
        <w:t>/ cerebral stroke</w:t>
      </w:r>
      <w:r w:rsidRPr="001D19F6">
        <w:rPr>
          <w:rFonts w:ascii="Arial" w:eastAsia="굴림" w:hAnsi="Arial" w:cs="Arial"/>
          <w:sz w:val="22"/>
        </w:rPr>
        <w:t xml:space="preserve"> </w:t>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2F93808B" w14:textId="77777777" w:rsidR="00461859" w:rsidRPr="001D19F6" w:rsidRDefault="00ED676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kern w:val="0"/>
          <w:sz w:val="22"/>
        </w:rPr>
        <w:t>High blood pressure/ hypertension</w:t>
      </w:r>
      <w:r w:rsidRPr="001D19F6">
        <w:rPr>
          <w:rFonts w:ascii="Arial" w:eastAsia="굴림" w:hAnsi="Arial" w:cs="Arial"/>
          <w:sz w:val="22"/>
        </w:rPr>
        <w:t xml:space="preserve"> </w:t>
      </w:r>
      <w:r w:rsidRPr="001D19F6">
        <w:rPr>
          <w:rFonts w:ascii="Arial" w:eastAsia="굴림" w:hAnsi="Arial" w:cs="Arial"/>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103</w:t>
      </w:r>
    </w:p>
    <w:p w14:paraId="48B725DE" w14:textId="77777777" w:rsidR="00461859" w:rsidRPr="001D19F6" w:rsidRDefault="00ED676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kern w:val="0"/>
          <w:sz w:val="22"/>
          <w:shd w:val="clear" w:color="auto" w:fill="FFFFFF" w:themeFill="background1"/>
        </w:rPr>
        <w:t>Diabetes/ high blood sugar</w:t>
      </w:r>
      <w:r w:rsidRPr="001D19F6">
        <w:rPr>
          <w:rFonts w:ascii="Arial" w:eastAsia="굴림" w:hAnsi="Arial" w:cs="Arial"/>
          <w:sz w:val="22"/>
        </w:rPr>
        <w:t xml:space="preserve"> </w:t>
      </w:r>
      <w:r w:rsidRPr="001D19F6">
        <w:rPr>
          <w:rFonts w:ascii="Arial" w:eastAsia="굴림" w:hAnsi="Arial" w:cs="Arial"/>
          <w:sz w:val="22"/>
        </w:rPr>
        <w:tab/>
      </w:r>
      <w:r w:rsidRPr="001D19F6">
        <w:rPr>
          <w:rFonts w:ascii="Arial" w:eastAsia="굴림" w:hAnsi="Arial" w:cs="Arial"/>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103</w:t>
      </w:r>
    </w:p>
    <w:p w14:paraId="35349987"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Cancer </w:t>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3DF2AEC1"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bCs/>
          <w:sz w:val="22"/>
        </w:rPr>
        <w:t>Lung disease</w:t>
      </w:r>
      <w:r w:rsidR="00ED6769" w:rsidRPr="001D19F6">
        <w:rPr>
          <w:rFonts w:ascii="Arial" w:eastAsia="굴림" w:hAnsi="Arial" w:cs="Arial"/>
          <w:bCs/>
          <w:sz w:val="22"/>
        </w:rPr>
        <w:tab/>
      </w:r>
      <w:r w:rsidR="00ED6769" w:rsidRPr="001D19F6">
        <w:rPr>
          <w:rFonts w:ascii="Arial" w:eastAsia="굴림" w:hAnsi="Arial" w:cs="Arial"/>
          <w:bCs/>
          <w:sz w:val="22"/>
        </w:rPr>
        <w:tab/>
      </w:r>
      <w:r w:rsidR="00ED6769" w:rsidRPr="001D19F6">
        <w:rPr>
          <w:rFonts w:ascii="Arial" w:eastAsia="굴림" w:hAnsi="Arial" w:cs="Arial"/>
          <w:bCs/>
          <w:sz w:val="22"/>
        </w:rPr>
        <w:tab/>
      </w:r>
      <w:r w:rsidR="00ED6769" w:rsidRPr="001D19F6">
        <w:rPr>
          <w:rFonts w:ascii="Arial" w:eastAsia="굴림" w:hAnsi="Arial" w:cs="Arial"/>
          <w:bCs/>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2226EC5F"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Style w:val="fntk058"/>
          <w:rFonts w:ascii="Arial" w:hAnsi="Arial" w:cs="Arial" w:hint="default"/>
          <w:color w:val="auto"/>
          <w:sz w:val="22"/>
          <w:szCs w:val="22"/>
        </w:rPr>
        <w:t xml:space="preserve">Heart disease </w:t>
      </w:r>
      <w:r w:rsidR="00ED6769" w:rsidRPr="001D19F6">
        <w:rPr>
          <w:rStyle w:val="fntk058"/>
          <w:rFonts w:ascii="Arial" w:hAnsi="Arial" w:cs="Arial" w:hint="default"/>
          <w:color w:val="auto"/>
          <w:sz w:val="22"/>
          <w:szCs w:val="22"/>
        </w:rPr>
        <w:tab/>
      </w:r>
      <w:r w:rsidR="00ED6769" w:rsidRPr="001D19F6">
        <w:rPr>
          <w:rStyle w:val="fntk058"/>
          <w:rFonts w:ascii="Arial" w:hAnsi="Arial" w:cs="Arial" w:hint="default"/>
          <w:color w:val="auto"/>
          <w:sz w:val="22"/>
          <w:szCs w:val="22"/>
        </w:rPr>
        <w:tab/>
      </w:r>
      <w:r w:rsidR="00ED6769" w:rsidRPr="001D19F6">
        <w:rPr>
          <w:rStyle w:val="fntk058"/>
          <w:rFonts w:ascii="Arial" w:hAnsi="Arial" w:cs="Arial" w:hint="default"/>
          <w:color w:val="auto"/>
          <w:sz w:val="22"/>
          <w:szCs w:val="22"/>
        </w:rPr>
        <w:tab/>
      </w:r>
      <w:r w:rsidR="00ED6769" w:rsidRPr="001D19F6">
        <w:rPr>
          <w:rStyle w:val="fntk058"/>
          <w:rFonts w:ascii="Arial" w:hAnsi="Arial" w:cs="Arial" w:hint="default"/>
          <w:color w:val="auto"/>
          <w:sz w:val="22"/>
          <w:szCs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4A46AC36"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Liver disease </w:t>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14497A32" w14:textId="77777777" w:rsidR="00461859" w:rsidRPr="001D19F6" w:rsidRDefault="00F12E5B"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Dementia </w:t>
      </w:r>
      <w:r w:rsidR="00461859" w:rsidRPr="001D19F6">
        <w:rPr>
          <w:rFonts w:ascii="Arial" w:eastAsia="굴림" w:hAnsi="Arial" w:cs="Arial"/>
          <w:sz w:val="22"/>
        </w:rPr>
        <w:t xml:space="preserve">or memory </w:t>
      </w:r>
      <w:r w:rsidR="002B5AD9" w:rsidRPr="001D19F6">
        <w:rPr>
          <w:rFonts w:ascii="Arial" w:eastAsia="굴림" w:hAnsi="Arial" w:cs="Arial"/>
          <w:sz w:val="22"/>
        </w:rPr>
        <w:t xml:space="preserve">problem (cognitive </w:t>
      </w:r>
      <w:proofErr w:type="gramStart"/>
      <w:r w:rsidR="002B5AD9" w:rsidRPr="001D19F6">
        <w:rPr>
          <w:rFonts w:ascii="Arial" w:eastAsia="굴림" w:hAnsi="Arial" w:cs="Arial"/>
          <w:sz w:val="22"/>
        </w:rPr>
        <w:t>dysfunction)</w:t>
      </w:r>
      <w:r w:rsidR="00461859" w:rsidRPr="001D19F6">
        <w:rPr>
          <w:rFonts w:ascii="Arial" w:eastAsia="굴림" w:hAnsi="Arial" w:cs="Arial"/>
          <w:sz w:val="22"/>
        </w:rPr>
        <w:t>→</w:t>
      </w:r>
      <w:proofErr w:type="gramEnd"/>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103</w:t>
      </w:r>
    </w:p>
    <w:p w14:paraId="61E19D30" w14:textId="77777777" w:rsidR="00461859" w:rsidRPr="001D19F6" w:rsidRDefault="00604990"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Psychiatric problem </w:t>
      </w:r>
      <w:r w:rsidR="00461859" w:rsidRPr="001D19F6">
        <w:rPr>
          <w:rFonts w:ascii="Arial" w:eastAsia="굴림" w:hAnsi="Arial" w:cs="Arial"/>
          <w:sz w:val="22"/>
        </w:rPr>
        <w:t>(depression</w:t>
      </w:r>
      <w:r w:rsidR="00ED6769" w:rsidRPr="001D19F6">
        <w:rPr>
          <w:rFonts w:ascii="Arial" w:eastAsia="굴림" w:hAnsi="Arial" w:cs="Arial"/>
          <w:sz w:val="22"/>
        </w:rPr>
        <w:t>, etc.</w:t>
      </w:r>
      <w:r w:rsidR="00461859" w:rsidRPr="001D19F6">
        <w:rPr>
          <w:rFonts w:ascii="Arial" w:eastAsia="굴림" w:hAnsi="Arial" w:cs="Arial"/>
          <w:sz w:val="22"/>
        </w:rPr>
        <w:t xml:space="preserve">) </w:t>
      </w:r>
      <w:r w:rsidR="00ED6769" w:rsidRPr="001D19F6">
        <w:rPr>
          <w:rFonts w:ascii="Arial" w:eastAsia="굴림" w:hAnsi="Arial" w:cs="Arial"/>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103</w:t>
      </w:r>
    </w:p>
    <w:p w14:paraId="27583027"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Fracture or aftereffects of traffic accident →Go to </w:t>
      </w:r>
      <w:r w:rsidR="001352D3" w:rsidRPr="001D19F6">
        <w:rPr>
          <w:rFonts w:ascii="Arial" w:eastAsia="굴림" w:hAnsi="Arial" w:cs="Arial"/>
          <w:sz w:val="22"/>
        </w:rPr>
        <w:t>C</w:t>
      </w:r>
      <w:r w:rsidRPr="001D19F6">
        <w:rPr>
          <w:rFonts w:ascii="Arial" w:eastAsia="굴림" w:hAnsi="Arial" w:cs="Arial"/>
          <w:sz w:val="22"/>
        </w:rPr>
        <w:t>103</w:t>
      </w:r>
    </w:p>
    <w:p w14:paraId="7D3C095A" w14:textId="77777777" w:rsidR="00461859" w:rsidRPr="001D19F6" w:rsidRDefault="00ED676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kern w:val="0"/>
          <w:sz w:val="22"/>
        </w:rPr>
        <w:t xml:space="preserve">Arthritis or rheumatism </w:t>
      </w:r>
      <w:r w:rsidRPr="001D19F6">
        <w:rPr>
          <w:rFonts w:ascii="Arial" w:eastAsia="굴림" w:hAnsi="Arial" w:cs="Arial"/>
          <w:kern w:val="0"/>
          <w:sz w:val="22"/>
        </w:rPr>
        <w:tab/>
      </w:r>
      <w:r w:rsidRPr="001D19F6">
        <w:rPr>
          <w:rFonts w:ascii="Arial" w:eastAsia="굴림" w:hAnsi="Arial" w:cs="Arial"/>
          <w:kern w:val="0"/>
          <w:sz w:val="22"/>
        </w:rPr>
        <w:tab/>
      </w:r>
      <w:r w:rsidRPr="001D19F6">
        <w:rPr>
          <w:rFonts w:ascii="Arial" w:eastAsia="굴림" w:hAnsi="Arial" w:cs="Arial"/>
          <w:kern w:val="0"/>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103</w:t>
      </w:r>
    </w:p>
    <w:p w14:paraId="033FC2F3"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4026A47E" w14:textId="77777777" w:rsidR="00461859" w:rsidRPr="001D19F6" w:rsidRDefault="00461859" w:rsidP="00F14BA4">
      <w:pPr>
        <w:pStyle w:val="a6"/>
        <w:numPr>
          <w:ilvl w:val="0"/>
          <w:numId w:val="82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None </w:t>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00ED6769"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103</w:t>
      </w:r>
    </w:p>
    <w:p w14:paraId="258142CE" w14:textId="77777777" w:rsidR="00461859" w:rsidRPr="001D19F6" w:rsidRDefault="00461859" w:rsidP="00461859">
      <w:pPr>
        <w:wordWrap/>
        <w:spacing w:line="360" w:lineRule="auto"/>
        <w:jc w:val="left"/>
        <w:rPr>
          <w:rFonts w:ascii="Arial" w:eastAsia="굴림" w:hAnsi="Arial" w:cs="Arial"/>
          <w:sz w:val="22"/>
        </w:rPr>
      </w:pPr>
    </w:p>
    <w:p w14:paraId="6AEC98D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102. If others, please specify.</w:t>
      </w:r>
    </w:p>
    <w:p w14:paraId="11AFB524" w14:textId="77777777" w:rsidR="00461859" w:rsidRPr="001D19F6" w:rsidRDefault="00ED6769" w:rsidP="00461859">
      <w:pPr>
        <w:wordWrap/>
        <w:spacing w:line="360" w:lineRule="auto"/>
        <w:jc w:val="left"/>
        <w:rPr>
          <w:rFonts w:ascii="Arial" w:eastAsia="굴림" w:hAnsi="Arial" w:cs="Arial"/>
          <w:sz w:val="22"/>
          <w:u w:val="single"/>
        </w:rPr>
      </w:pPr>
      <w:r w:rsidRPr="001D19F6">
        <w:rPr>
          <w:rFonts w:ascii="Arial" w:eastAsia="굴림" w:hAnsi="Arial" w:cs="Arial"/>
          <w:kern w:val="0"/>
          <w:sz w:val="22"/>
        </w:rPr>
        <w:tab/>
        <w:t>_______________________________</w:t>
      </w:r>
    </w:p>
    <w:p w14:paraId="1CC4DB81" w14:textId="77777777" w:rsidR="00461859" w:rsidRPr="001D19F6" w:rsidRDefault="00461859" w:rsidP="00461859">
      <w:pPr>
        <w:wordWrap/>
        <w:spacing w:line="360" w:lineRule="auto"/>
        <w:jc w:val="left"/>
        <w:rPr>
          <w:rFonts w:ascii="Arial" w:eastAsia="굴림" w:hAnsi="Arial" w:cs="Arial"/>
          <w:sz w:val="22"/>
        </w:rPr>
      </w:pPr>
    </w:p>
    <w:p w14:paraId="4725AAE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103. Did he/she use an oxygen mask just before he/she died?</w:t>
      </w:r>
    </w:p>
    <w:p w14:paraId="0B19F487" w14:textId="77777777" w:rsidR="00ED6769" w:rsidRPr="001D19F6" w:rsidRDefault="00ED6769" w:rsidP="00F14BA4">
      <w:pPr>
        <w:pStyle w:val="a6"/>
        <w:numPr>
          <w:ilvl w:val="0"/>
          <w:numId w:val="82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DC690A4" w14:textId="77777777" w:rsidR="00461859" w:rsidRPr="001D19F6" w:rsidRDefault="00461859" w:rsidP="00461859">
      <w:pPr>
        <w:wordWrap/>
        <w:spacing w:line="360" w:lineRule="auto"/>
        <w:jc w:val="left"/>
        <w:rPr>
          <w:rFonts w:ascii="Arial" w:eastAsia="굴림" w:hAnsi="Arial" w:cs="Arial"/>
          <w:sz w:val="22"/>
        </w:rPr>
      </w:pPr>
    </w:p>
    <w:p w14:paraId="45A7ED39"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5644711B"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he/she was reported to receive a diagnosis of cancer in the previous interview and </w:t>
      </w:r>
      <w:r w:rsidR="001352D3" w:rsidRPr="001D19F6">
        <w:rPr>
          <w:rFonts w:ascii="Arial" w:eastAsia="굴림" w:hAnsi="Arial" w:cs="Arial"/>
          <w:b/>
          <w:bCs/>
          <w:sz w:val="22"/>
        </w:rPr>
        <w:t>C</w:t>
      </w:r>
      <w:r w:rsidRPr="001D19F6">
        <w:rPr>
          <w:rFonts w:ascii="Arial" w:eastAsia="굴림" w:hAnsi="Arial" w:cs="Arial"/>
          <w:b/>
          <w:bCs/>
          <w:sz w:val="22"/>
        </w:rPr>
        <w:t>10</w:t>
      </w:r>
      <w:r w:rsidR="004B1973" w:rsidRPr="001D19F6">
        <w:rPr>
          <w:rFonts w:ascii="Arial" w:eastAsia="굴림" w:hAnsi="Arial" w:cs="Arial"/>
          <w:b/>
          <w:bCs/>
          <w:sz w:val="22"/>
        </w:rPr>
        <w:t>1</w:t>
      </w:r>
      <w:r w:rsidRPr="001D19F6">
        <w:rPr>
          <w:rFonts w:ascii="Arial" w:eastAsia="굴림" w:hAnsi="Arial" w:cs="Arial"/>
          <w:b/>
          <w:bCs/>
          <w:sz w:val="22"/>
        </w:rPr>
        <w:t>=</w:t>
      </w:r>
      <w:r w:rsidRPr="001D19F6">
        <w:rPr>
          <w:rFonts w:ascii="굴림" w:eastAsia="굴림" w:hAnsi="굴림" w:cs="굴림" w:hint="eastAsia"/>
          <w:b/>
          <w:bCs/>
          <w:sz w:val="22"/>
        </w:rPr>
        <w:t>④</w:t>
      </w:r>
      <w:r w:rsidRPr="001D19F6">
        <w:rPr>
          <w:rFonts w:ascii="Arial" w:eastAsia="굴림" w:hAnsi="Arial" w:cs="Arial"/>
          <w:b/>
          <w:bCs/>
          <w:sz w:val="22"/>
        </w:rPr>
        <w:t>, then go to</w:t>
      </w:r>
      <w:r w:rsidR="001352D3" w:rsidRPr="001D19F6">
        <w:rPr>
          <w:rFonts w:ascii="Arial" w:eastAsia="굴림" w:hAnsi="Arial" w:cs="Arial"/>
          <w:b/>
          <w:bCs/>
          <w:sz w:val="22"/>
        </w:rPr>
        <w:t>C</w:t>
      </w:r>
      <w:r w:rsidRPr="001D19F6">
        <w:rPr>
          <w:rFonts w:ascii="Arial" w:eastAsia="굴림" w:hAnsi="Arial" w:cs="Arial"/>
          <w:b/>
          <w:bCs/>
          <w:sz w:val="22"/>
        </w:rPr>
        <w:t>104~</w:t>
      </w:r>
      <w:r w:rsidR="001352D3" w:rsidRPr="001D19F6">
        <w:rPr>
          <w:rFonts w:ascii="Arial" w:eastAsia="굴림" w:hAnsi="Arial" w:cs="Arial"/>
          <w:b/>
          <w:bCs/>
          <w:sz w:val="22"/>
        </w:rPr>
        <w:t>C</w:t>
      </w:r>
      <w:r w:rsidRPr="001D19F6">
        <w:rPr>
          <w:rFonts w:ascii="Arial" w:eastAsia="굴림" w:hAnsi="Arial" w:cs="Arial"/>
          <w:b/>
          <w:bCs/>
          <w:sz w:val="22"/>
        </w:rPr>
        <w:t>109.</w:t>
      </w:r>
      <w:r w:rsidR="00896E1C" w:rsidRPr="001D19F6">
        <w:rPr>
          <w:rFonts w:ascii="Arial" w:eastAsia="굴림" w:hAnsi="Arial" w:cs="Arial"/>
          <w:b/>
          <w:bCs/>
          <w:sz w:val="22"/>
        </w:rPr>
        <w:t xml:space="preserve"> </w:t>
      </w:r>
      <w:r w:rsidRPr="001D19F6">
        <w:rPr>
          <w:rFonts w:ascii="Arial" w:eastAsia="굴림" w:hAnsi="Arial" w:cs="Arial"/>
          <w:b/>
          <w:bCs/>
          <w:sz w:val="22"/>
        </w:rPr>
        <w:t xml:space="preserve">If not, </w:t>
      </w:r>
      <w:r w:rsidR="00896E1C"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110.</w:t>
      </w:r>
    </w:p>
    <w:p w14:paraId="1AB40B00" w14:textId="77777777" w:rsidR="00461859" w:rsidRPr="001D19F6" w:rsidRDefault="00461859" w:rsidP="00461859">
      <w:pPr>
        <w:wordWrap/>
        <w:spacing w:line="360" w:lineRule="auto"/>
        <w:jc w:val="left"/>
        <w:rPr>
          <w:rFonts w:ascii="Arial" w:eastAsia="굴림" w:hAnsi="Arial" w:cs="Arial"/>
          <w:sz w:val="22"/>
        </w:rPr>
      </w:pPr>
    </w:p>
    <w:p w14:paraId="0816D1F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104. You have said that he/she was suffering from cancer. Did he/she go to the hospital for cancer treatment after the previous interview?</w:t>
      </w:r>
    </w:p>
    <w:p w14:paraId="6E810DAC" w14:textId="77777777" w:rsidR="00EA3FBB" w:rsidRPr="001D19F6" w:rsidRDefault="00EA3FBB" w:rsidP="00F14BA4">
      <w:pPr>
        <w:pStyle w:val="a6"/>
        <w:numPr>
          <w:ilvl w:val="0"/>
          <w:numId w:val="82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108</w:t>
      </w:r>
    </w:p>
    <w:p w14:paraId="67F67ABD" w14:textId="77777777" w:rsidR="003306A2" w:rsidRPr="001D19F6" w:rsidRDefault="003306A2" w:rsidP="00461859">
      <w:pPr>
        <w:wordWrap/>
        <w:spacing w:line="360" w:lineRule="auto"/>
        <w:jc w:val="left"/>
        <w:rPr>
          <w:rFonts w:ascii="Arial" w:eastAsia="굴림" w:hAnsi="Arial" w:cs="Arial"/>
          <w:sz w:val="22"/>
        </w:rPr>
      </w:pPr>
    </w:p>
    <w:p w14:paraId="75CF9D38" w14:textId="77777777" w:rsidR="00EA3FBB" w:rsidRPr="001D19F6" w:rsidRDefault="00EA3FBB">
      <w:pPr>
        <w:widowControl/>
        <w:wordWrap/>
        <w:autoSpaceDE/>
        <w:autoSpaceDN/>
        <w:jc w:val="left"/>
        <w:rPr>
          <w:rFonts w:ascii="Arial" w:eastAsia="굴림" w:hAnsi="Arial" w:cs="Arial"/>
          <w:sz w:val="22"/>
        </w:rPr>
      </w:pPr>
    </w:p>
    <w:p w14:paraId="38CF512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105. Did he/she receive cancer treatment, such as anticancer drug, surgery and radiation therapy, after the previous interview?</w:t>
      </w:r>
    </w:p>
    <w:p w14:paraId="0468F68D" w14:textId="77777777" w:rsidR="00EA3FBB" w:rsidRPr="001D19F6" w:rsidRDefault="00EA3FBB" w:rsidP="00F14BA4">
      <w:pPr>
        <w:pStyle w:val="a6"/>
        <w:numPr>
          <w:ilvl w:val="0"/>
          <w:numId w:val="82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lastRenderedPageBreak/>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108</w:t>
      </w:r>
    </w:p>
    <w:p w14:paraId="49C7273C" w14:textId="77777777" w:rsidR="00EA3FBB" w:rsidRPr="001D19F6" w:rsidRDefault="00EA3FBB" w:rsidP="00461859">
      <w:pPr>
        <w:wordWrap/>
        <w:spacing w:line="360" w:lineRule="auto"/>
        <w:jc w:val="left"/>
        <w:rPr>
          <w:rFonts w:ascii="Arial" w:eastAsia="굴림" w:hAnsi="Arial" w:cs="Arial"/>
          <w:b/>
          <w:sz w:val="22"/>
        </w:rPr>
      </w:pPr>
    </w:p>
    <w:p w14:paraId="7839027C" w14:textId="77777777" w:rsidR="009314C5" w:rsidRPr="001D19F6" w:rsidRDefault="001352D3" w:rsidP="009314C5">
      <w:pPr>
        <w:wordWrap/>
        <w:spacing w:line="360" w:lineRule="auto"/>
        <w:rPr>
          <w:rFonts w:ascii="Arial" w:eastAsia="굴림" w:hAnsi="Arial" w:cs="Arial"/>
          <w:b/>
          <w:sz w:val="22"/>
        </w:rPr>
      </w:pPr>
      <w:r w:rsidRPr="001D19F6">
        <w:rPr>
          <w:rFonts w:ascii="Arial" w:eastAsia="굴림" w:hAnsi="Arial" w:cs="Arial"/>
          <w:sz w:val="22"/>
        </w:rPr>
        <w:t>C</w:t>
      </w:r>
      <w:r w:rsidR="00461859" w:rsidRPr="001D19F6">
        <w:rPr>
          <w:rFonts w:ascii="Arial" w:eastAsia="굴림" w:hAnsi="Arial" w:cs="Arial"/>
          <w:sz w:val="22"/>
        </w:rPr>
        <w:t xml:space="preserve">106. What kinds of cancer treatment did he/she receive from a doctor in the hospital? </w:t>
      </w:r>
      <w:r w:rsidR="002047C1" w:rsidRPr="001D19F6">
        <w:rPr>
          <w:rFonts w:ascii="Arial" w:eastAsia="굴림" w:hAnsi="Arial" w:cs="Arial"/>
          <w:sz w:val="22"/>
        </w:rPr>
        <w:t xml:space="preserve">Choose all that apply. </w:t>
      </w:r>
      <w:r w:rsidR="009314C5" w:rsidRPr="001D19F6">
        <w:rPr>
          <w:rFonts w:ascii="Arial" w:eastAsia="굴림" w:hAnsi="Arial" w:cs="Arial"/>
          <w:sz w:val="22"/>
        </w:rPr>
        <w:t>(Select multiple responses.)</w:t>
      </w:r>
    </w:p>
    <w:p w14:paraId="3E213925" w14:textId="77777777" w:rsidR="00461859" w:rsidRPr="001D19F6" w:rsidRDefault="00461859"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Anticancer injections or anticancer drugs →Go to </w:t>
      </w:r>
      <w:r w:rsidR="001352D3" w:rsidRPr="001D19F6">
        <w:rPr>
          <w:rFonts w:ascii="Arial" w:eastAsia="굴림" w:hAnsi="Arial" w:cs="Arial"/>
          <w:sz w:val="22"/>
        </w:rPr>
        <w:t>C</w:t>
      </w:r>
      <w:r w:rsidRPr="001D19F6">
        <w:rPr>
          <w:rFonts w:ascii="Arial" w:eastAsia="굴림" w:hAnsi="Arial" w:cs="Arial"/>
          <w:sz w:val="22"/>
        </w:rPr>
        <w:t>108</w:t>
      </w:r>
      <w:r w:rsidRPr="001D19F6">
        <w:rPr>
          <w:rFonts w:ascii="Arial" w:eastAsia="굴림" w:hAnsi="Arial" w:cs="Arial"/>
          <w:sz w:val="22"/>
        </w:rPr>
        <w:tab/>
      </w:r>
    </w:p>
    <w:p w14:paraId="1B9A2213" w14:textId="77777777" w:rsidR="00461859" w:rsidRPr="001D19F6" w:rsidRDefault="00461859"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Surgery or biopsy </w:t>
      </w:r>
      <w:r w:rsidR="009314C5" w:rsidRPr="001D19F6">
        <w:rPr>
          <w:rFonts w:ascii="Arial" w:eastAsia="굴림" w:hAnsi="Arial" w:cs="Arial"/>
          <w:sz w:val="22"/>
        </w:rPr>
        <w:tab/>
      </w:r>
      <w:r w:rsidR="009314C5" w:rsidRPr="001D19F6">
        <w:rPr>
          <w:rFonts w:ascii="Arial" w:eastAsia="굴림" w:hAnsi="Arial" w:cs="Arial"/>
          <w:sz w:val="22"/>
        </w:rPr>
        <w:tab/>
      </w:r>
      <w:r w:rsidR="009314C5"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108</w:t>
      </w:r>
      <w:r w:rsidRPr="001D19F6">
        <w:rPr>
          <w:rFonts w:ascii="Arial" w:eastAsia="굴림" w:hAnsi="Arial" w:cs="Arial"/>
          <w:sz w:val="22"/>
        </w:rPr>
        <w:tab/>
      </w:r>
    </w:p>
    <w:p w14:paraId="031A0062" w14:textId="77777777" w:rsidR="00461859" w:rsidRPr="001D19F6" w:rsidRDefault="00461859"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Radiation therapy </w:t>
      </w:r>
      <w:r w:rsidR="009314C5" w:rsidRPr="001D19F6">
        <w:rPr>
          <w:rFonts w:ascii="Arial" w:eastAsia="굴림" w:hAnsi="Arial" w:cs="Arial"/>
          <w:sz w:val="22"/>
        </w:rPr>
        <w:tab/>
      </w:r>
      <w:r w:rsidR="009314C5" w:rsidRPr="001D19F6">
        <w:rPr>
          <w:rFonts w:ascii="Arial" w:eastAsia="굴림" w:hAnsi="Arial" w:cs="Arial"/>
          <w:sz w:val="22"/>
        </w:rPr>
        <w:tab/>
      </w:r>
      <w:r w:rsidR="009314C5"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108</w:t>
      </w:r>
      <w:r w:rsidRPr="001D19F6">
        <w:rPr>
          <w:rFonts w:ascii="Arial" w:eastAsia="굴림" w:hAnsi="Arial" w:cs="Arial"/>
          <w:sz w:val="22"/>
        </w:rPr>
        <w:tab/>
      </w:r>
    </w:p>
    <w:p w14:paraId="178D5C09" w14:textId="77777777" w:rsidR="00461859" w:rsidRPr="001D19F6" w:rsidRDefault="00461859"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Drugs other than anticancer drugs (medicine to relieve pain, vomiting and rash) →Go to </w:t>
      </w:r>
      <w:r w:rsidR="001352D3" w:rsidRPr="001D19F6">
        <w:rPr>
          <w:rFonts w:ascii="Arial" w:eastAsia="굴림" w:hAnsi="Arial" w:cs="Arial"/>
          <w:sz w:val="22"/>
        </w:rPr>
        <w:t>C</w:t>
      </w:r>
      <w:r w:rsidRPr="001D19F6">
        <w:rPr>
          <w:rFonts w:ascii="Arial" w:eastAsia="굴림" w:hAnsi="Arial" w:cs="Arial"/>
          <w:sz w:val="22"/>
        </w:rPr>
        <w:t>108</w:t>
      </w:r>
      <w:r w:rsidRPr="001D19F6">
        <w:rPr>
          <w:rFonts w:ascii="Arial" w:eastAsia="굴림" w:hAnsi="Arial" w:cs="Arial"/>
          <w:sz w:val="22"/>
        </w:rPr>
        <w:tab/>
      </w:r>
    </w:p>
    <w:p w14:paraId="25109419" w14:textId="77777777" w:rsidR="00461859" w:rsidRPr="001D19F6" w:rsidRDefault="00461859"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Didn’t receive treatment </w:t>
      </w:r>
      <w:r w:rsidR="009314C5" w:rsidRPr="001D19F6">
        <w:rPr>
          <w:rFonts w:ascii="Arial" w:eastAsia="굴림" w:hAnsi="Arial" w:cs="Arial"/>
          <w:sz w:val="22"/>
        </w:rPr>
        <w:tab/>
      </w:r>
      <w:r w:rsidR="009314C5" w:rsidRPr="001D19F6">
        <w:rPr>
          <w:rFonts w:ascii="Arial" w:eastAsia="굴림" w:hAnsi="Arial" w:cs="Arial"/>
          <w:sz w:val="22"/>
        </w:rPr>
        <w:tab/>
      </w:r>
      <w:r w:rsidR="009314C5"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108</w:t>
      </w:r>
      <w:r w:rsidRPr="001D19F6">
        <w:rPr>
          <w:rFonts w:ascii="Arial" w:eastAsia="굴림" w:hAnsi="Arial" w:cs="Arial"/>
          <w:sz w:val="22"/>
        </w:rPr>
        <w:tab/>
      </w:r>
    </w:p>
    <w:p w14:paraId="080E50DD" w14:textId="77777777" w:rsidR="00461859" w:rsidRPr="001D19F6" w:rsidRDefault="009314C5" w:rsidP="00F14BA4">
      <w:pPr>
        <w:pStyle w:val="a6"/>
        <w:numPr>
          <w:ilvl w:val="0"/>
          <w:numId w:val="824"/>
        </w:numPr>
        <w:wordWrap/>
        <w:spacing w:line="360" w:lineRule="auto"/>
        <w:ind w:leftChars="0"/>
        <w:jc w:val="left"/>
        <w:rPr>
          <w:rFonts w:ascii="Arial" w:eastAsia="굴림" w:hAnsi="Arial" w:cs="Arial"/>
          <w:sz w:val="22"/>
        </w:rPr>
      </w:pPr>
      <w:r w:rsidRPr="001D19F6">
        <w:rPr>
          <w:rFonts w:ascii="Arial" w:eastAsia="굴림" w:hAnsi="Arial" w:cs="Arial"/>
          <w:sz w:val="22"/>
        </w:rPr>
        <w:t>O</w:t>
      </w:r>
      <w:r w:rsidR="00461859" w:rsidRPr="001D19F6">
        <w:rPr>
          <w:rFonts w:ascii="Arial" w:eastAsia="굴림" w:hAnsi="Arial" w:cs="Arial"/>
          <w:sz w:val="22"/>
        </w:rPr>
        <w:t>thers</w:t>
      </w:r>
    </w:p>
    <w:p w14:paraId="2840D03B" w14:textId="77777777" w:rsidR="00461859" w:rsidRPr="001D19F6" w:rsidRDefault="00461859" w:rsidP="00461859">
      <w:pPr>
        <w:wordWrap/>
        <w:spacing w:line="360" w:lineRule="auto"/>
        <w:jc w:val="left"/>
        <w:rPr>
          <w:rFonts w:ascii="Arial" w:eastAsia="굴림" w:hAnsi="Arial" w:cs="Arial"/>
          <w:sz w:val="22"/>
        </w:rPr>
      </w:pPr>
    </w:p>
    <w:p w14:paraId="598125C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107. If others, please specify.</w:t>
      </w:r>
    </w:p>
    <w:p w14:paraId="4A92FB90" w14:textId="77777777" w:rsidR="00461859" w:rsidRPr="001D19F6" w:rsidRDefault="009314C5" w:rsidP="00461859">
      <w:pPr>
        <w:wordWrap/>
        <w:spacing w:line="360" w:lineRule="auto"/>
        <w:jc w:val="left"/>
        <w:rPr>
          <w:rFonts w:ascii="Arial" w:eastAsia="굴림" w:hAnsi="Arial" w:cs="Arial"/>
          <w:sz w:val="22"/>
          <w:u w:val="single"/>
        </w:rPr>
      </w:pPr>
      <w:r w:rsidRPr="001D19F6">
        <w:rPr>
          <w:rFonts w:ascii="Arial" w:eastAsia="굴림" w:hAnsi="Arial" w:cs="Arial"/>
          <w:kern w:val="0"/>
          <w:sz w:val="22"/>
        </w:rPr>
        <w:tab/>
        <w:t>_______________________________</w:t>
      </w:r>
    </w:p>
    <w:p w14:paraId="03C9ACF7" w14:textId="77777777" w:rsidR="00461859" w:rsidRPr="001D19F6" w:rsidRDefault="00461859" w:rsidP="00461859">
      <w:pPr>
        <w:wordWrap/>
        <w:spacing w:line="360" w:lineRule="auto"/>
        <w:jc w:val="left"/>
        <w:rPr>
          <w:rFonts w:ascii="Arial" w:eastAsia="굴림" w:hAnsi="Arial" w:cs="Arial"/>
          <w:sz w:val="22"/>
        </w:rPr>
      </w:pPr>
    </w:p>
    <w:p w14:paraId="6AFD378D"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108</w:t>
      </w:r>
      <w:r w:rsidR="00461859" w:rsidRPr="001D19F6">
        <w:rPr>
          <w:rFonts w:ascii="Arial" w:eastAsia="굴림" w:hAnsi="Arial" w:cs="Arial"/>
          <w:b/>
          <w:sz w:val="22"/>
        </w:rPr>
        <w:t xml:space="preserve">. </w:t>
      </w:r>
      <w:r w:rsidR="009A0CE3" w:rsidRPr="001D19F6">
        <w:rPr>
          <w:rFonts w:ascii="Arial" w:eastAsia="굴림" w:hAnsi="Arial" w:cs="Arial"/>
          <w:sz w:val="22"/>
        </w:rPr>
        <w:t>In which body part was he/she diagnosed cancer last?</w:t>
      </w:r>
    </w:p>
    <w:p w14:paraId="0F49026E"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Cs/>
          <w:sz w:val="22"/>
        </w:rPr>
        <w:t xml:space="preserve">[IWER: </w:t>
      </w:r>
      <w:r w:rsidRPr="001D19F6">
        <w:rPr>
          <w:rFonts w:ascii="Arial" w:eastAsia="굴림" w:hAnsi="Arial" w:cs="Arial"/>
          <w:sz w:val="22"/>
        </w:rPr>
        <w:t xml:space="preserve">Record directly the </w:t>
      </w:r>
      <w:r w:rsidR="009A0CE3" w:rsidRPr="001D19F6">
        <w:rPr>
          <w:rFonts w:ascii="Arial" w:eastAsia="굴림" w:hAnsi="Arial" w:cs="Arial"/>
          <w:sz w:val="22"/>
        </w:rPr>
        <w:t>body part</w:t>
      </w:r>
      <w:r w:rsidRPr="001D19F6">
        <w:rPr>
          <w:rFonts w:ascii="Arial" w:eastAsia="굴림" w:hAnsi="Arial" w:cs="Arial"/>
          <w:sz w:val="22"/>
        </w:rPr>
        <w:t xml:space="preserve"> of cancer, and then enter the relevant code using the table below. R can choose a maximum of three answers.]</w:t>
      </w:r>
    </w:p>
    <w:p w14:paraId="7EEEE024" w14:textId="77777777" w:rsidR="009A0CE3" w:rsidRPr="001D19F6" w:rsidRDefault="009A0CE3" w:rsidP="00461859">
      <w:pPr>
        <w:wordWrap/>
        <w:spacing w:line="360" w:lineRule="auto"/>
        <w:jc w:val="left"/>
        <w:rPr>
          <w:rFonts w:ascii="Arial" w:eastAsia="굴림" w:hAnsi="Arial" w:cs="Arial"/>
          <w:sz w:val="22"/>
        </w:rPr>
      </w:pPr>
    </w:p>
    <w:p w14:paraId="2D19CF66" w14:textId="77777777" w:rsidR="00461859" w:rsidRPr="001D19F6" w:rsidRDefault="00461859" w:rsidP="00461859">
      <w:pPr>
        <w:wordWrap/>
        <w:spacing w:line="360" w:lineRule="auto"/>
        <w:jc w:val="left"/>
        <w:rPr>
          <w:rFonts w:ascii="Arial" w:eastAsia="굴림" w:hAnsi="Arial" w:cs="Arial"/>
          <w:b/>
          <w:sz w:val="22"/>
        </w:rPr>
      </w:pPr>
      <w:r w:rsidRPr="001D19F6">
        <w:rPr>
          <w:rFonts w:ascii="Arial" w:eastAsia="굴림" w:hAnsi="Arial" w:cs="Arial"/>
          <w:b/>
          <w:sz w:val="22"/>
        </w:rPr>
        <w:t>&lt;CODE TABLE &gt;</w:t>
      </w:r>
    </w:p>
    <w:tbl>
      <w:tblPr>
        <w:tblOverlap w:val="neve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8"/>
        <w:gridCol w:w="7229"/>
      </w:tblGrid>
      <w:tr w:rsidR="00D063AA" w:rsidRPr="001D19F6" w14:paraId="6DF17529"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363B8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01</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5963164"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lip, oral cavity and pharynx</w:t>
            </w:r>
          </w:p>
        </w:tc>
      </w:tr>
      <w:tr w:rsidR="00D063AA" w:rsidRPr="001D19F6" w14:paraId="5AC7A6F1"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2889B2"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02</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376FC5"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 xml:space="preserve">of esophagus </w:t>
            </w:r>
          </w:p>
        </w:tc>
      </w:tr>
      <w:tr w:rsidR="00D063AA" w:rsidRPr="001D19F6" w14:paraId="1291089C"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85C453E"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03</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6D91F42"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stomach</w:t>
            </w:r>
          </w:p>
        </w:tc>
      </w:tr>
      <w:tr w:rsidR="00D063AA" w:rsidRPr="001D19F6" w14:paraId="4AE91CC5"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04162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04</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4D28299"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colon</w:t>
            </w:r>
          </w:p>
        </w:tc>
      </w:tr>
      <w:tr w:rsidR="00D063AA" w:rsidRPr="001D19F6" w14:paraId="45A8FCDE"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C018EB3"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05</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CC60C4"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anal canal, rectum and anus</w:t>
            </w:r>
          </w:p>
        </w:tc>
      </w:tr>
      <w:tr w:rsidR="00D063AA" w:rsidRPr="001D19F6" w14:paraId="1E0684A7"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F9BD4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06</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DDFCE9F"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liver and intrahepatic bile ducts</w:t>
            </w:r>
          </w:p>
        </w:tc>
      </w:tr>
      <w:tr w:rsidR="00D063AA" w:rsidRPr="001D19F6" w14:paraId="61388085"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B1BBACE"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07</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1DA5D41"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pancreas</w:t>
            </w:r>
          </w:p>
        </w:tc>
      </w:tr>
      <w:tr w:rsidR="00D063AA" w:rsidRPr="001D19F6" w14:paraId="291A3E8B"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FA75C89"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08</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95D506"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other digestive organs</w:t>
            </w:r>
          </w:p>
        </w:tc>
      </w:tr>
      <w:tr w:rsidR="00D063AA" w:rsidRPr="001D19F6" w14:paraId="140E38AA"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DE1B88"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09</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9D323B8"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larynx</w:t>
            </w:r>
          </w:p>
        </w:tc>
      </w:tr>
      <w:tr w:rsidR="00D063AA" w:rsidRPr="001D19F6" w14:paraId="7F095ECA"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0A09E0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10</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DB95AA"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trachea, bronchus and lung</w:t>
            </w:r>
          </w:p>
        </w:tc>
      </w:tr>
      <w:tr w:rsidR="00D063AA" w:rsidRPr="001D19F6" w14:paraId="5A0CAD9B"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867464"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11</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22BEC15" w14:textId="77777777" w:rsidR="00461859" w:rsidRPr="001D19F6" w:rsidRDefault="00D70BCA" w:rsidP="00D70BCA">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 xml:space="preserve">of other respiratory </w:t>
            </w:r>
            <w:r w:rsidRPr="001D19F6">
              <w:rPr>
                <w:rFonts w:ascii="Arial" w:eastAsia="굴림" w:hAnsi="Arial" w:cs="Arial"/>
                <w:sz w:val="22"/>
              </w:rPr>
              <w:t xml:space="preserve">and chest internal </w:t>
            </w:r>
            <w:r w:rsidR="00461859" w:rsidRPr="001D19F6">
              <w:rPr>
                <w:rFonts w:ascii="Arial" w:eastAsia="굴림" w:hAnsi="Arial" w:cs="Arial"/>
                <w:sz w:val="22"/>
              </w:rPr>
              <w:t>organs</w:t>
            </w:r>
          </w:p>
        </w:tc>
      </w:tr>
      <w:tr w:rsidR="00D063AA" w:rsidRPr="001D19F6" w14:paraId="4CA4AF6F"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6CF431"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lastRenderedPageBreak/>
              <w:t>12</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5E0D051"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bone and articular cartilage</w:t>
            </w:r>
          </w:p>
        </w:tc>
      </w:tr>
      <w:tr w:rsidR="00D063AA" w:rsidRPr="001D19F6" w14:paraId="51026448"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4EB007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13</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67E2948"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skin</w:t>
            </w:r>
          </w:p>
        </w:tc>
      </w:tr>
      <w:tr w:rsidR="00D063AA" w:rsidRPr="001D19F6" w14:paraId="745C9D39"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CDEFAD"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14</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70B1A9"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breast</w:t>
            </w:r>
          </w:p>
        </w:tc>
      </w:tr>
      <w:tr w:rsidR="00D063AA" w:rsidRPr="001D19F6" w14:paraId="4BB4811E"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08853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15</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1EBBCBE"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cervix uteri</w:t>
            </w:r>
          </w:p>
        </w:tc>
      </w:tr>
      <w:tr w:rsidR="00D063AA" w:rsidRPr="001D19F6" w14:paraId="1F1215B8"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6CA294D"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16</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49F51CD"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other uterus parts</w:t>
            </w:r>
          </w:p>
        </w:tc>
      </w:tr>
      <w:tr w:rsidR="00D063AA" w:rsidRPr="001D19F6" w14:paraId="669C3892"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D7EB38"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17</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677FBC"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prostate</w:t>
            </w:r>
          </w:p>
        </w:tc>
      </w:tr>
      <w:tr w:rsidR="00D063AA" w:rsidRPr="001D19F6" w14:paraId="0A9EEB0F"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331AC0"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18</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D95E5D5" w14:textId="77777777" w:rsidR="00461859" w:rsidRPr="001D19F6" w:rsidRDefault="00D70BCA" w:rsidP="0086661D">
            <w:pPr>
              <w:spacing w:before="100" w:beforeAutospacing="1" w:after="100" w:afterAutospacing="1"/>
              <w:ind w:firstLineChars="50" w:firstLine="110"/>
              <w:rPr>
                <w:rFonts w:ascii="Arial" w:eastAsia="굴림" w:hAnsi="Arial" w:cs="Arial"/>
                <w:kern w:val="0"/>
                <w:sz w:val="22"/>
              </w:rPr>
            </w:pPr>
            <w:r w:rsidRPr="001D19F6">
              <w:rPr>
                <w:rFonts w:ascii="Arial" w:eastAsia="굴림" w:hAnsi="Arial" w:cs="Arial"/>
                <w:sz w:val="22"/>
              </w:rPr>
              <w:t xml:space="preserve">Malignant tumor </w:t>
            </w:r>
            <w:r w:rsidR="00461859" w:rsidRPr="001D19F6">
              <w:rPr>
                <w:rFonts w:ascii="Arial" w:eastAsia="굴림" w:hAnsi="Arial" w:cs="Arial"/>
                <w:sz w:val="22"/>
              </w:rPr>
              <w:t xml:space="preserve">of </w:t>
            </w:r>
            <w:r w:rsidR="00461859" w:rsidRPr="001D19F6">
              <w:rPr>
                <w:rFonts w:ascii="Arial" w:eastAsia="굴림" w:hAnsi="Arial" w:cs="Arial"/>
                <w:kern w:val="0"/>
                <w:sz w:val="22"/>
              </w:rPr>
              <w:t>bladder</w:t>
            </w:r>
          </w:p>
        </w:tc>
      </w:tr>
      <w:tr w:rsidR="00D063AA" w:rsidRPr="001D19F6" w14:paraId="60611C7B"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DAC474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19</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379523"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ureter</w:t>
            </w:r>
          </w:p>
        </w:tc>
      </w:tr>
      <w:tr w:rsidR="00D063AA" w:rsidRPr="001D19F6" w14:paraId="456ABCB3"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8E8071"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20</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E215CA"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eyes and adne</w:t>
            </w:r>
            <w:r w:rsidR="0052190D" w:rsidRPr="001D19F6">
              <w:rPr>
                <w:rFonts w:ascii="Arial" w:eastAsia="굴림" w:hAnsi="Arial" w:cs="Arial"/>
                <w:sz w:val="22"/>
              </w:rPr>
              <w:t>xa</w:t>
            </w:r>
          </w:p>
        </w:tc>
      </w:tr>
      <w:tr w:rsidR="00D063AA" w:rsidRPr="001D19F6" w14:paraId="1767CB30"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AD6027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21</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F291DC4"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brain</w:t>
            </w:r>
          </w:p>
        </w:tc>
      </w:tr>
      <w:tr w:rsidR="00D063AA" w:rsidRPr="001D19F6" w14:paraId="4E824071"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EAA1F8"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22</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545D0A" w14:textId="77777777" w:rsidR="00461859" w:rsidRPr="001D19F6" w:rsidRDefault="00D70BCA" w:rsidP="00604990">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other central nervous system</w:t>
            </w:r>
          </w:p>
        </w:tc>
      </w:tr>
      <w:tr w:rsidR="00D063AA" w:rsidRPr="001D19F6" w14:paraId="469EC125"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5EF19E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23</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0C16724" w14:textId="77777777" w:rsidR="00461859" w:rsidRPr="001D19F6" w:rsidRDefault="00D70BCA" w:rsidP="00604990">
            <w:pPr>
              <w:wordWrap/>
              <w:ind w:leftChars="50" w:left="10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 xml:space="preserve">of other, </w:t>
            </w:r>
            <w:r w:rsidR="00604990" w:rsidRPr="001D19F6">
              <w:rPr>
                <w:rFonts w:ascii="Arial" w:eastAsia="굴림" w:hAnsi="Arial" w:cs="Arial"/>
                <w:sz w:val="22"/>
              </w:rPr>
              <w:t xml:space="preserve">undefined part, </w:t>
            </w:r>
            <w:r w:rsidR="00461859" w:rsidRPr="001D19F6">
              <w:rPr>
                <w:rFonts w:ascii="Arial" w:eastAsia="굴림" w:hAnsi="Arial" w:cs="Arial"/>
                <w:sz w:val="22"/>
              </w:rPr>
              <w:t xml:space="preserve">secondary, unspecified and multiple </w:t>
            </w:r>
            <w:r w:rsidR="00604990" w:rsidRPr="001D19F6">
              <w:rPr>
                <w:rFonts w:ascii="Arial" w:eastAsia="굴림" w:hAnsi="Arial" w:cs="Arial"/>
                <w:sz w:val="22"/>
              </w:rPr>
              <w:t>part</w:t>
            </w:r>
          </w:p>
        </w:tc>
      </w:tr>
      <w:tr w:rsidR="00D063AA" w:rsidRPr="001D19F6" w14:paraId="2966ADF1"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648607"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24</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768F5C"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Hodgkin lymphoma</w:t>
            </w:r>
          </w:p>
        </w:tc>
      </w:tr>
      <w:tr w:rsidR="00D063AA" w:rsidRPr="001D19F6" w14:paraId="59FE82FB"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2BB12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25</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E37B3EE"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Non-</w:t>
            </w:r>
            <w:proofErr w:type="spellStart"/>
            <w:r w:rsidRPr="001D19F6">
              <w:rPr>
                <w:rFonts w:ascii="Arial" w:eastAsia="굴림" w:hAnsi="Arial" w:cs="Arial"/>
                <w:sz w:val="22"/>
              </w:rPr>
              <w:t>hodgkin</w:t>
            </w:r>
            <w:proofErr w:type="spellEnd"/>
            <w:r w:rsidRPr="001D19F6">
              <w:rPr>
                <w:rFonts w:ascii="Arial" w:eastAsia="굴림" w:hAnsi="Arial" w:cs="Arial"/>
                <w:sz w:val="22"/>
              </w:rPr>
              <w:t xml:space="preserve"> lymphoma</w:t>
            </w:r>
          </w:p>
        </w:tc>
      </w:tr>
      <w:tr w:rsidR="00D063AA" w:rsidRPr="001D19F6" w14:paraId="735A5598"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3C901"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26</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A72DB79"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Leukemia</w:t>
            </w:r>
          </w:p>
        </w:tc>
      </w:tr>
      <w:tr w:rsidR="00D063AA" w:rsidRPr="001D19F6" w14:paraId="23DEE1B3"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B92A19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27</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34E74AC" w14:textId="77777777" w:rsidR="00461859" w:rsidRPr="001D19F6" w:rsidRDefault="00D70BCA" w:rsidP="0086661D">
            <w:pPr>
              <w:wordWrap/>
              <w:ind w:firstLineChars="50" w:firstLine="110"/>
              <w:jc w:val="left"/>
              <w:rPr>
                <w:rFonts w:ascii="Arial" w:eastAsia="굴림" w:hAnsi="Arial" w:cs="Arial"/>
                <w:sz w:val="22"/>
              </w:rPr>
            </w:pPr>
            <w:r w:rsidRPr="001D19F6">
              <w:rPr>
                <w:rFonts w:ascii="Arial" w:eastAsia="굴림" w:hAnsi="Arial" w:cs="Arial"/>
                <w:sz w:val="22"/>
              </w:rPr>
              <w:t xml:space="preserve">Malignant tumor </w:t>
            </w:r>
            <w:r w:rsidR="00461859" w:rsidRPr="001D19F6">
              <w:rPr>
                <w:rFonts w:ascii="Arial" w:eastAsia="굴림" w:hAnsi="Arial" w:cs="Arial"/>
                <w:sz w:val="22"/>
              </w:rPr>
              <w:t>of other lymph and related tissues</w:t>
            </w:r>
          </w:p>
        </w:tc>
      </w:tr>
      <w:tr w:rsidR="00D063AA" w:rsidRPr="001D19F6" w14:paraId="42722299" w14:textId="77777777" w:rsidTr="00461859">
        <w:trPr>
          <w:trHeight w:val="520"/>
        </w:trPr>
        <w:tc>
          <w:tcPr>
            <w:tcW w:w="15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8854334"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28</w:t>
            </w:r>
          </w:p>
        </w:tc>
        <w:tc>
          <w:tcPr>
            <w:tcW w:w="72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B6FFE0D"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Others</w:t>
            </w:r>
          </w:p>
        </w:tc>
      </w:tr>
    </w:tbl>
    <w:p w14:paraId="2FA61463" w14:textId="77777777" w:rsidR="00461859" w:rsidRPr="001D19F6" w:rsidRDefault="00461859" w:rsidP="00461859">
      <w:pPr>
        <w:wordWrap/>
        <w:spacing w:line="360" w:lineRule="auto"/>
        <w:jc w:val="left"/>
        <w:rPr>
          <w:rFonts w:ascii="Arial" w:eastAsia="굴림" w:hAnsi="Arial" w:cs="Arial"/>
          <w:sz w:val="22"/>
        </w:rPr>
      </w:pPr>
    </w:p>
    <w:tbl>
      <w:tblPr>
        <w:tblOverlap w:val="neve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92"/>
        <w:gridCol w:w="3147"/>
        <w:gridCol w:w="692"/>
      </w:tblGrid>
      <w:tr w:rsidR="00D063AA" w:rsidRPr="001D19F6" w14:paraId="6095A9D0" w14:textId="77777777" w:rsidTr="00461859">
        <w:trPr>
          <w:trHeight w:val="56"/>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68D469"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NO</w:t>
            </w:r>
          </w:p>
        </w:tc>
        <w:tc>
          <w:tcPr>
            <w:tcW w:w="31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DA98DB1"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 xml:space="preserve">Site of cancer </w:t>
            </w:r>
          </w:p>
        </w:tc>
        <w:tc>
          <w:tcPr>
            <w:tcW w:w="6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CADBF6D"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CODE</w:t>
            </w:r>
          </w:p>
        </w:tc>
      </w:tr>
      <w:tr w:rsidR="00D063AA" w:rsidRPr="001D19F6" w14:paraId="45AEB78A" w14:textId="77777777" w:rsidTr="00461859">
        <w:trPr>
          <w:trHeight w:val="56"/>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8A07C15"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1</w:t>
            </w:r>
          </w:p>
        </w:tc>
        <w:tc>
          <w:tcPr>
            <w:tcW w:w="31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FC52491" w14:textId="77777777" w:rsidR="00461859" w:rsidRPr="001D19F6" w:rsidRDefault="00461859">
            <w:pPr>
              <w:widowControl/>
              <w:wordWrap/>
              <w:autoSpaceDE/>
              <w:autoSpaceDN/>
              <w:jc w:val="left"/>
              <w:rPr>
                <w:rFonts w:ascii="Arial" w:hAnsi="Arial" w:cs="Arial"/>
                <w:sz w:val="22"/>
              </w:rPr>
            </w:pPr>
          </w:p>
        </w:tc>
        <w:tc>
          <w:tcPr>
            <w:tcW w:w="6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918C0F0" w14:textId="77777777" w:rsidR="00461859" w:rsidRPr="001D19F6" w:rsidRDefault="00461859">
            <w:pPr>
              <w:widowControl/>
              <w:wordWrap/>
              <w:autoSpaceDE/>
              <w:autoSpaceDN/>
              <w:jc w:val="left"/>
              <w:rPr>
                <w:rFonts w:ascii="Arial" w:hAnsi="Arial" w:cs="Arial"/>
                <w:sz w:val="22"/>
              </w:rPr>
            </w:pPr>
          </w:p>
        </w:tc>
      </w:tr>
      <w:tr w:rsidR="00D063AA" w:rsidRPr="001D19F6" w14:paraId="5ECF4247" w14:textId="77777777" w:rsidTr="00461859">
        <w:trPr>
          <w:trHeight w:val="56"/>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AC408D1"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2</w:t>
            </w:r>
          </w:p>
        </w:tc>
        <w:tc>
          <w:tcPr>
            <w:tcW w:w="31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D93120B" w14:textId="77777777" w:rsidR="00461859" w:rsidRPr="001D19F6" w:rsidRDefault="00461859">
            <w:pPr>
              <w:widowControl/>
              <w:wordWrap/>
              <w:autoSpaceDE/>
              <w:autoSpaceDN/>
              <w:jc w:val="left"/>
              <w:rPr>
                <w:rFonts w:ascii="Arial" w:hAnsi="Arial" w:cs="Arial"/>
                <w:sz w:val="22"/>
              </w:rPr>
            </w:pPr>
          </w:p>
        </w:tc>
        <w:tc>
          <w:tcPr>
            <w:tcW w:w="6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27FAD9" w14:textId="77777777" w:rsidR="00461859" w:rsidRPr="001D19F6" w:rsidRDefault="00461859">
            <w:pPr>
              <w:widowControl/>
              <w:wordWrap/>
              <w:autoSpaceDE/>
              <w:autoSpaceDN/>
              <w:jc w:val="left"/>
              <w:rPr>
                <w:rFonts w:ascii="Arial" w:hAnsi="Arial" w:cs="Arial"/>
                <w:sz w:val="22"/>
              </w:rPr>
            </w:pPr>
          </w:p>
        </w:tc>
      </w:tr>
      <w:tr w:rsidR="00D063AA" w:rsidRPr="001D19F6" w14:paraId="0BCE933E" w14:textId="77777777" w:rsidTr="00461859">
        <w:trPr>
          <w:trHeight w:val="56"/>
        </w:trPr>
        <w:tc>
          <w:tcPr>
            <w:tcW w:w="99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02E89EA" w14:textId="77777777" w:rsidR="00461859" w:rsidRPr="001D19F6" w:rsidRDefault="00461859">
            <w:pPr>
              <w:wordWrap/>
              <w:spacing w:line="360" w:lineRule="auto"/>
              <w:jc w:val="center"/>
              <w:rPr>
                <w:rFonts w:ascii="Arial" w:eastAsia="굴림" w:hAnsi="Arial" w:cs="Arial"/>
                <w:sz w:val="22"/>
              </w:rPr>
            </w:pPr>
            <w:r w:rsidRPr="001D19F6">
              <w:rPr>
                <w:rFonts w:ascii="Arial" w:eastAsia="굴림" w:hAnsi="Arial" w:cs="Arial"/>
                <w:sz w:val="22"/>
              </w:rPr>
              <w:t>3</w:t>
            </w:r>
          </w:p>
        </w:tc>
        <w:tc>
          <w:tcPr>
            <w:tcW w:w="31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6DB3F8" w14:textId="77777777" w:rsidR="00461859" w:rsidRPr="001D19F6" w:rsidRDefault="00461859">
            <w:pPr>
              <w:widowControl/>
              <w:wordWrap/>
              <w:autoSpaceDE/>
              <w:autoSpaceDN/>
              <w:jc w:val="left"/>
              <w:rPr>
                <w:rFonts w:ascii="Arial" w:hAnsi="Arial" w:cs="Arial"/>
                <w:sz w:val="22"/>
              </w:rPr>
            </w:pPr>
          </w:p>
        </w:tc>
        <w:tc>
          <w:tcPr>
            <w:tcW w:w="6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F9E0265" w14:textId="77777777" w:rsidR="00461859" w:rsidRPr="001D19F6" w:rsidRDefault="00461859">
            <w:pPr>
              <w:widowControl/>
              <w:wordWrap/>
              <w:autoSpaceDE/>
              <w:autoSpaceDN/>
              <w:jc w:val="left"/>
              <w:rPr>
                <w:rFonts w:ascii="Arial" w:hAnsi="Arial" w:cs="Arial"/>
                <w:sz w:val="22"/>
              </w:rPr>
            </w:pPr>
          </w:p>
        </w:tc>
      </w:tr>
    </w:tbl>
    <w:p w14:paraId="0EF36DFE" w14:textId="77777777" w:rsidR="00461859" w:rsidRPr="001D19F6" w:rsidRDefault="00461859" w:rsidP="00461859">
      <w:pPr>
        <w:wordWrap/>
        <w:spacing w:line="360" w:lineRule="auto"/>
        <w:jc w:val="left"/>
        <w:rPr>
          <w:rFonts w:ascii="Arial" w:eastAsia="굴림" w:hAnsi="Arial" w:cs="Arial"/>
          <w:sz w:val="22"/>
        </w:rPr>
      </w:pPr>
    </w:p>
    <w:p w14:paraId="2BCF7327"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Don’t know </w:t>
      </w:r>
      <w:r w:rsidR="00604990" w:rsidRPr="001D19F6">
        <w:rPr>
          <w:rFonts w:ascii="Arial" w:eastAsia="굴림" w:hAnsi="Arial" w:cs="Arial"/>
          <w:sz w:val="22"/>
        </w:rPr>
        <w:tab/>
      </w:r>
      <w:r w:rsidR="00604990"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110</w:t>
      </w:r>
    </w:p>
    <w:p w14:paraId="50817CC1"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Refuse to answer</w:t>
      </w:r>
      <w:r w:rsidR="00604990" w:rsidRPr="001D19F6">
        <w:rPr>
          <w:rFonts w:ascii="Arial" w:eastAsia="굴림" w:hAnsi="Arial" w:cs="Arial"/>
          <w:sz w:val="22"/>
        </w:rPr>
        <w:tab/>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 xml:space="preserve">110 </w:t>
      </w:r>
    </w:p>
    <w:p w14:paraId="129BCCEF" w14:textId="77777777" w:rsidR="009A0CE3" w:rsidRPr="001D19F6" w:rsidRDefault="009A0CE3">
      <w:pPr>
        <w:widowControl/>
        <w:wordWrap/>
        <w:autoSpaceDE/>
        <w:autoSpaceDN/>
        <w:jc w:val="left"/>
        <w:rPr>
          <w:rFonts w:ascii="Arial" w:eastAsia="굴림" w:hAnsi="Arial" w:cs="Arial"/>
          <w:sz w:val="22"/>
        </w:rPr>
      </w:pPr>
    </w:p>
    <w:p w14:paraId="7E11B7F9" w14:textId="77777777" w:rsidR="00A05454" w:rsidRPr="001D19F6" w:rsidRDefault="00A05454">
      <w:pPr>
        <w:widowControl/>
        <w:wordWrap/>
        <w:autoSpaceDE/>
        <w:autoSpaceDN/>
        <w:jc w:val="left"/>
        <w:rPr>
          <w:rFonts w:ascii="Arial" w:eastAsia="굴림" w:hAnsi="Arial" w:cs="Arial"/>
          <w:sz w:val="22"/>
        </w:rPr>
      </w:pPr>
    </w:p>
    <w:p w14:paraId="08CBD2C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109.</w:t>
      </w:r>
      <w:r w:rsidR="00604990" w:rsidRPr="001D19F6">
        <w:rPr>
          <w:rFonts w:ascii="Arial" w:eastAsia="굴림" w:hAnsi="Arial" w:cs="Arial"/>
          <w:sz w:val="22"/>
        </w:rPr>
        <w:t xml:space="preserve"> </w:t>
      </w:r>
      <w:r w:rsidR="00461859" w:rsidRPr="001D19F6">
        <w:rPr>
          <w:rFonts w:ascii="Arial" w:eastAsia="굴림" w:hAnsi="Arial" w:cs="Arial"/>
          <w:bCs/>
          <w:sz w:val="22"/>
        </w:rPr>
        <w:t xml:space="preserve">When was </w:t>
      </w:r>
      <w:r w:rsidR="00604990" w:rsidRPr="001D19F6">
        <w:rPr>
          <w:rFonts w:ascii="Arial" w:eastAsia="굴림" w:hAnsi="Arial" w:cs="Arial"/>
          <w:bCs/>
          <w:sz w:val="22"/>
        </w:rPr>
        <w:t xml:space="preserve">his/ her most recent cancer diagnosed? </w:t>
      </w:r>
      <w:r w:rsidR="00461859" w:rsidRPr="001D19F6">
        <w:rPr>
          <w:rFonts w:ascii="Arial" w:eastAsia="굴림" w:hAnsi="Arial" w:cs="Arial"/>
          <w:sz w:val="22"/>
        </w:rPr>
        <w:t xml:space="preserve">(unit: year and month combined into 6 digits) </w:t>
      </w:r>
    </w:p>
    <w:p w14:paraId="0E61F7EF"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Cs/>
          <w:sz w:val="22"/>
        </w:rPr>
        <w:lastRenderedPageBreak/>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BA6722">
        <w:rPr>
          <w:rFonts w:ascii="Arial" w:eastAsia="굴림" w:hAnsi="Arial" w:cs="Arial"/>
          <w:bCs/>
          <w:sz w:val="22"/>
          <w:rPrChange w:id="9477" w:author="Keis" w:date="2024-09-13T13:05:00Z">
            <w:rPr>
              <w:rFonts w:ascii="Arial" w:eastAsia="굴림" w:hAnsi="Arial" w:cs="Arial"/>
              <w:bCs/>
              <w:color w:val="FF0000"/>
              <w:sz w:val="22"/>
            </w:rPr>
          </w:rPrChange>
        </w:rPr>
        <w:t>201</w:t>
      </w:r>
      <w:r w:rsidR="00DC3D97" w:rsidRPr="00BA6722">
        <w:rPr>
          <w:rFonts w:ascii="Arial" w:eastAsia="굴림" w:hAnsi="Arial" w:cs="Arial"/>
          <w:bCs/>
          <w:sz w:val="22"/>
          <w:rPrChange w:id="9478" w:author="Keis" w:date="2024-09-13T13:05:00Z">
            <w:rPr>
              <w:rFonts w:ascii="Arial" w:eastAsia="굴림" w:hAnsi="Arial" w:cs="Arial"/>
              <w:bCs/>
              <w:color w:val="FF0000"/>
              <w:sz w:val="22"/>
            </w:rPr>
          </w:rPrChange>
        </w:rPr>
        <w:t>1</w:t>
      </w:r>
      <w:r w:rsidR="00CB7C89" w:rsidRPr="00BA6722">
        <w:rPr>
          <w:rFonts w:ascii="Arial" w:eastAsia="굴림" w:hAnsi="Arial" w:cs="Arial"/>
          <w:bCs/>
          <w:sz w:val="22"/>
          <w:rPrChange w:id="9479" w:author="Keis" w:date="2024-09-13T13:05: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BA6722">
        <w:rPr>
          <w:rFonts w:ascii="Arial" w:eastAsia="굴림" w:hAnsi="Arial" w:cs="Arial"/>
          <w:bCs/>
          <w:sz w:val="22"/>
          <w:rPrChange w:id="9480" w:author="Keis" w:date="2024-09-13T13:05:00Z">
            <w:rPr>
              <w:rFonts w:ascii="Arial" w:eastAsia="굴림" w:hAnsi="Arial" w:cs="Arial"/>
              <w:bCs/>
              <w:color w:val="FF0000"/>
              <w:sz w:val="22"/>
            </w:rPr>
          </w:rPrChange>
        </w:rPr>
        <w:t>201</w:t>
      </w:r>
      <w:r w:rsidR="00DC3D97" w:rsidRPr="00BA6722">
        <w:rPr>
          <w:rFonts w:ascii="Arial" w:eastAsia="굴림" w:hAnsi="Arial" w:cs="Arial"/>
          <w:bCs/>
          <w:sz w:val="22"/>
          <w:rPrChange w:id="9481" w:author="Keis" w:date="2024-09-13T13:05: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BA6722">
        <w:rPr>
          <w:rFonts w:ascii="Arial" w:eastAsia="굴림" w:hAnsi="Arial" w:cs="Arial"/>
          <w:bCs/>
          <w:sz w:val="22"/>
          <w:rPrChange w:id="9482" w:author="Keis" w:date="2024-09-13T13:05:00Z">
            <w:rPr>
              <w:rFonts w:ascii="Arial" w:eastAsia="굴림" w:hAnsi="Arial" w:cs="Arial"/>
              <w:bCs/>
              <w:color w:val="FF0000"/>
              <w:sz w:val="22"/>
            </w:rPr>
          </w:rPrChange>
        </w:rPr>
        <w:t>201</w:t>
      </w:r>
      <w:r w:rsidR="00DC3D97" w:rsidRPr="00BA6722">
        <w:rPr>
          <w:rFonts w:ascii="Arial" w:eastAsia="굴림" w:hAnsi="Arial" w:cs="Arial"/>
          <w:bCs/>
          <w:sz w:val="22"/>
          <w:rPrChange w:id="9483" w:author="Keis" w:date="2024-09-13T13:05:00Z">
            <w:rPr>
              <w:rFonts w:ascii="Arial" w:eastAsia="굴림" w:hAnsi="Arial" w:cs="Arial"/>
              <w:bCs/>
              <w:color w:val="FF0000"/>
              <w:sz w:val="22"/>
            </w:rPr>
          </w:rPrChange>
        </w:rPr>
        <w:t>1</w:t>
      </w:r>
      <w:r w:rsidR="00CB7C89" w:rsidRPr="00BA6722">
        <w:rPr>
          <w:rFonts w:ascii="Arial" w:eastAsia="굴림" w:hAnsi="Arial" w:cs="Arial"/>
          <w:bCs/>
          <w:sz w:val="22"/>
          <w:rPrChange w:id="9484" w:author="Keis" w:date="2024-09-13T13:05: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w:t>
      </w:r>
    </w:p>
    <w:p w14:paraId="5F7144EB" w14:textId="433BDE4A" w:rsidR="00461859" w:rsidRPr="001D19F6" w:rsidRDefault="00604990" w:rsidP="00461859">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r w:rsidR="00C02A6E" w:rsidRPr="001D19F6">
        <w:rPr>
          <w:rFonts w:ascii="Arial" w:eastAsia="굴림" w:hAnsi="Arial" w:cs="Arial"/>
          <w:sz w:val="22"/>
        </w:rPr>
        <w:t>[</w:t>
      </w:r>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C02A6E" w:rsidRPr="001D19F6">
        <w:rPr>
          <w:rFonts w:ascii="Arial" w:eastAsia="굴림" w:hAnsi="Arial" w:cs="Arial"/>
          <w:sz w:val="22"/>
        </w:rPr>
        <w:t>~</w:t>
      </w:r>
      <w:del w:id="9485" w:author="Keis" w:date="2024-09-06T10:23:00Z">
        <w:r w:rsidR="00714734" w:rsidRPr="00DC3D97" w:rsidDel="00817F07">
          <w:rPr>
            <w:rFonts w:ascii="Arial" w:eastAsia="굴림" w:hAnsi="Arial" w:cs="Arial"/>
            <w:color w:val="FF0000"/>
            <w:sz w:val="22"/>
          </w:rPr>
          <w:delText>20</w:delText>
        </w:r>
        <w:r w:rsidR="00DC3D97" w:rsidDel="00817F07">
          <w:rPr>
            <w:rFonts w:ascii="Arial" w:eastAsia="굴림" w:hAnsi="Arial" w:cs="Arial" w:hint="eastAsia"/>
            <w:color w:val="FF0000"/>
            <w:sz w:val="22"/>
          </w:rPr>
          <w:delText>20</w:delText>
        </w:r>
      </w:del>
      <w:ins w:id="9486" w:author="Keis" w:date="2024-09-06T10:23:00Z">
        <w:r w:rsidR="00817F07" w:rsidRPr="00817F07">
          <w:rPr>
            <w:rFonts w:ascii="Arial" w:eastAsia="굴림" w:hAnsi="Arial" w:cs="Arial"/>
            <w:color w:val="00B050"/>
            <w:sz w:val="22"/>
          </w:rPr>
          <w:t>2022</w:t>
        </w:r>
      </w:ins>
      <w:r w:rsidR="00CB7C89" w:rsidRPr="00996FA6">
        <w:rPr>
          <w:rFonts w:ascii="Arial" w:eastAsia="굴림" w:hAnsi="Arial" w:cs="Arial"/>
          <w:color w:val="000000" w:themeColor="text1"/>
          <w:sz w:val="22"/>
          <w:rPrChange w:id="9487" w:author="Keis" w:date="2024-09-13T13:15:00Z">
            <w:rPr>
              <w:rFonts w:ascii="Arial" w:eastAsia="굴림" w:hAnsi="Arial" w:cs="Arial"/>
              <w:color w:val="FF0000"/>
              <w:sz w:val="22"/>
            </w:rPr>
          </w:rPrChange>
        </w:rPr>
        <w:t>11</w:t>
      </w:r>
      <w:r w:rsidR="00461859" w:rsidRPr="001D19F6">
        <w:rPr>
          <w:rFonts w:ascii="Arial" w:eastAsia="굴림" w:hAnsi="Arial" w:cs="Arial"/>
          <w:sz w:val="22"/>
        </w:rPr>
        <w:t>]</w:t>
      </w:r>
    </w:p>
    <w:p w14:paraId="176DD4F3" w14:textId="77777777" w:rsidR="00461859" w:rsidRPr="001D19F6" w:rsidRDefault="00461859" w:rsidP="00461859">
      <w:pPr>
        <w:wordWrap/>
        <w:spacing w:line="360" w:lineRule="auto"/>
        <w:jc w:val="left"/>
        <w:rPr>
          <w:rFonts w:ascii="Arial" w:eastAsia="굴림" w:hAnsi="Arial" w:cs="Arial"/>
          <w:sz w:val="22"/>
        </w:rPr>
      </w:pPr>
    </w:p>
    <w:p w14:paraId="6B8F1F21" w14:textId="77777777" w:rsidR="00461859" w:rsidRPr="001D19F6" w:rsidRDefault="00461859"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6CAA1F4F"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he/she was reported chronic lung disease in the previous interview and </w:t>
      </w:r>
      <w:r w:rsidR="001352D3" w:rsidRPr="001D19F6">
        <w:rPr>
          <w:rFonts w:ascii="Arial" w:eastAsia="굴림" w:hAnsi="Arial" w:cs="Arial"/>
          <w:b/>
          <w:bCs/>
          <w:sz w:val="22"/>
        </w:rPr>
        <w:t>C</w:t>
      </w:r>
      <w:r w:rsidRPr="001D19F6">
        <w:rPr>
          <w:rFonts w:ascii="Arial" w:eastAsia="굴림" w:hAnsi="Arial" w:cs="Arial"/>
          <w:b/>
          <w:bCs/>
          <w:sz w:val="22"/>
        </w:rPr>
        <w:t>101=</w:t>
      </w:r>
      <w:r w:rsidRPr="001D19F6">
        <w:rPr>
          <w:rFonts w:ascii="굴림" w:eastAsia="굴림" w:hAnsi="굴림" w:cs="굴림" w:hint="eastAsia"/>
          <w:b/>
          <w:bCs/>
          <w:sz w:val="22"/>
        </w:rPr>
        <w:t>⑤</w:t>
      </w:r>
      <w:r w:rsidRPr="001D19F6">
        <w:rPr>
          <w:rFonts w:ascii="Arial" w:eastAsia="굴림" w:hAnsi="Arial" w:cs="Arial"/>
          <w:b/>
          <w:bCs/>
          <w:sz w:val="22"/>
        </w:rPr>
        <w:t xml:space="preserve">, then </w:t>
      </w:r>
      <w:r w:rsidR="00604990"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110~</w:t>
      </w:r>
      <w:r w:rsidR="001352D3" w:rsidRPr="001D19F6">
        <w:rPr>
          <w:rFonts w:ascii="Arial" w:eastAsia="굴림" w:hAnsi="Arial" w:cs="Arial"/>
          <w:b/>
          <w:bCs/>
          <w:sz w:val="22"/>
        </w:rPr>
        <w:t>C</w:t>
      </w:r>
      <w:r w:rsidRPr="001D19F6">
        <w:rPr>
          <w:rFonts w:ascii="Arial" w:eastAsia="굴림" w:hAnsi="Arial" w:cs="Arial"/>
          <w:b/>
          <w:bCs/>
          <w:sz w:val="22"/>
        </w:rPr>
        <w:t>111.</w:t>
      </w:r>
      <w:r w:rsidR="00896E1C" w:rsidRPr="001D19F6">
        <w:rPr>
          <w:rFonts w:ascii="Arial" w:eastAsia="굴림" w:hAnsi="Arial" w:cs="Arial"/>
          <w:b/>
          <w:bCs/>
          <w:sz w:val="22"/>
        </w:rPr>
        <w:t xml:space="preserve"> </w:t>
      </w:r>
      <w:r w:rsidRPr="001D19F6">
        <w:rPr>
          <w:rFonts w:ascii="Arial" w:eastAsia="굴림" w:hAnsi="Arial" w:cs="Arial"/>
          <w:b/>
          <w:bCs/>
          <w:sz w:val="22"/>
        </w:rPr>
        <w:t xml:space="preserve"> If not, </w:t>
      </w:r>
      <w:r w:rsidR="00604990"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112.</w:t>
      </w:r>
    </w:p>
    <w:p w14:paraId="5580104F" w14:textId="77777777" w:rsidR="00461859" w:rsidRPr="001D19F6" w:rsidRDefault="00461859" w:rsidP="00461859">
      <w:pPr>
        <w:wordWrap/>
        <w:spacing w:line="360" w:lineRule="auto"/>
        <w:jc w:val="left"/>
        <w:rPr>
          <w:rFonts w:ascii="Arial" w:eastAsia="굴림" w:hAnsi="Arial" w:cs="Arial"/>
          <w:sz w:val="22"/>
        </w:rPr>
      </w:pPr>
    </w:p>
    <w:p w14:paraId="2CFE953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110. You have said that he/she was suffering from chronic lung disease (chronic bronchitis, emphysema, chronic obstructive pulmonary disease, etc</w:t>
      </w:r>
      <w:r w:rsidR="00FD2FD8" w:rsidRPr="001D19F6">
        <w:rPr>
          <w:rFonts w:ascii="Arial" w:eastAsia="굴림" w:hAnsi="Arial" w:cs="Arial" w:hint="eastAsia"/>
          <w:sz w:val="22"/>
        </w:rPr>
        <w:t>.</w:t>
      </w:r>
      <w:r w:rsidR="00461859" w:rsidRPr="001D19F6">
        <w:rPr>
          <w:rFonts w:ascii="Arial" w:eastAsia="굴림" w:hAnsi="Arial" w:cs="Arial"/>
          <w:sz w:val="22"/>
        </w:rPr>
        <w:t xml:space="preserve">). </w:t>
      </w:r>
      <w:r w:rsidR="00E46E46" w:rsidRPr="001D19F6">
        <w:rPr>
          <w:rFonts w:ascii="Arial" w:eastAsia="굴림" w:hAnsi="Arial" w:cs="Arial"/>
          <w:sz w:val="22"/>
        </w:rPr>
        <w:t xml:space="preserve">Has a doctor told him/ her that he/ she had </w:t>
      </w:r>
      <w:r w:rsidR="00461859" w:rsidRPr="001D19F6">
        <w:rPr>
          <w:rFonts w:ascii="Arial" w:eastAsia="굴림" w:hAnsi="Arial" w:cs="Arial"/>
          <w:sz w:val="22"/>
        </w:rPr>
        <w:t>ch</w:t>
      </w:r>
      <w:r w:rsidR="00E46E46" w:rsidRPr="001D19F6">
        <w:rPr>
          <w:rFonts w:ascii="Arial" w:eastAsia="굴림" w:hAnsi="Arial" w:cs="Arial"/>
          <w:sz w:val="22"/>
        </w:rPr>
        <w:t>ronic lung disease</w:t>
      </w:r>
      <w:r w:rsidR="00461859" w:rsidRPr="001D19F6">
        <w:rPr>
          <w:rFonts w:ascii="Arial" w:eastAsia="굴림" w:hAnsi="Arial" w:cs="Arial"/>
          <w:sz w:val="22"/>
        </w:rPr>
        <w:t>?</w:t>
      </w:r>
    </w:p>
    <w:p w14:paraId="3DAF5C1C" w14:textId="77777777" w:rsidR="00E46E46" w:rsidRPr="001D19F6" w:rsidRDefault="00E46E46" w:rsidP="00F14BA4">
      <w:pPr>
        <w:pStyle w:val="a6"/>
        <w:numPr>
          <w:ilvl w:val="0"/>
          <w:numId w:val="82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112</w:t>
      </w:r>
    </w:p>
    <w:p w14:paraId="0B6D850D" w14:textId="77777777" w:rsidR="00461859" w:rsidRPr="001D19F6" w:rsidRDefault="00461859" w:rsidP="00461859">
      <w:pPr>
        <w:wordWrap/>
        <w:spacing w:line="360" w:lineRule="auto"/>
        <w:jc w:val="left"/>
        <w:rPr>
          <w:rFonts w:ascii="Arial" w:eastAsia="굴림" w:hAnsi="Arial" w:cs="Arial"/>
          <w:sz w:val="22"/>
        </w:rPr>
      </w:pPr>
    </w:p>
    <w:p w14:paraId="0396064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111. </w:t>
      </w:r>
      <w:r w:rsidR="005D3566" w:rsidRPr="001D19F6">
        <w:rPr>
          <w:rFonts w:ascii="Arial" w:eastAsia="굴림" w:hAnsi="Arial" w:cs="Arial"/>
          <w:bCs/>
          <w:sz w:val="22"/>
        </w:rPr>
        <w:t xml:space="preserve">When was his/ her most recent chronic lung disease diagnosed? </w:t>
      </w:r>
      <w:r w:rsidR="00461859" w:rsidRPr="001D19F6">
        <w:rPr>
          <w:rFonts w:ascii="Arial" w:eastAsia="굴림" w:hAnsi="Arial" w:cs="Arial"/>
          <w:sz w:val="22"/>
        </w:rPr>
        <w:t xml:space="preserve">(unit: year and month combined into 6 digits) </w:t>
      </w:r>
    </w:p>
    <w:p w14:paraId="2D7AF735"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CA044C">
        <w:rPr>
          <w:rFonts w:ascii="Arial" w:eastAsia="굴림" w:hAnsi="Arial" w:cs="Arial"/>
          <w:bCs/>
          <w:color w:val="000000" w:themeColor="text1"/>
          <w:sz w:val="22"/>
          <w:rPrChange w:id="9488" w:author="Keis" w:date="2024-09-13T13:06: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489" w:author="Keis" w:date="2024-09-13T13:06: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490" w:author="Keis" w:date="2024-09-13T13:06: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CA044C">
        <w:rPr>
          <w:rFonts w:ascii="Arial" w:eastAsia="굴림" w:hAnsi="Arial" w:cs="Arial"/>
          <w:bCs/>
          <w:color w:val="000000" w:themeColor="text1"/>
          <w:sz w:val="22"/>
          <w:rPrChange w:id="9491" w:author="Keis" w:date="2024-09-13T13:06: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492" w:author="Keis" w:date="2024-09-13T13:06: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CA044C">
        <w:rPr>
          <w:rFonts w:ascii="Arial" w:eastAsia="굴림" w:hAnsi="Arial" w:cs="Arial"/>
          <w:bCs/>
          <w:color w:val="000000" w:themeColor="text1"/>
          <w:sz w:val="22"/>
          <w:rPrChange w:id="9493" w:author="Keis" w:date="2024-09-13T13:06: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494" w:author="Keis" w:date="2024-09-13T13:06: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495" w:author="Keis" w:date="2024-09-13T13:06: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 xml:space="preserve">] </w:t>
      </w:r>
    </w:p>
    <w:p w14:paraId="616A6EF0" w14:textId="6ACB9020" w:rsidR="00461859" w:rsidRPr="001D19F6" w:rsidRDefault="005D3566"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w:t>
      </w:r>
      <w:proofErr w:type="gramStart"/>
      <w:r w:rsidRPr="001D19F6">
        <w:rPr>
          <w:rFonts w:ascii="Arial" w:eastAsia="굴림" w:hAnsi="Arial" w:cs="Arial"/>
          <w:kern w:val="0"/>
          <w:sz w:val="22"/>
        </w:rPr>
        <w:t xml:space="preserve">_ </w:t>
      </w:r>
      <w:r w:rsidR="00461859" w:rsidRPr="001D19F6">
        <w:rPr>
          <w:rFonts w:ascii="Arial" w:eastAsia="굴림" w:hAnsi="Arial" w:cs="Arial"/>
          <w:sz w:val="22"/>
        </w:rPr>
        <w:t xml:space="preserve"> [</w:t>
      </w:r>
      <w:proofErr w:type="gramEnd"/>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C02A6E" w:rsidRPr="001D19F6">
        <w:rPr>
          <w:rFonts w:ascii="Arial" w:eastAsia="굴림" w:hAnsi="Arial" w:cs="Arial"/>
          <w:sz w:val="22"/>
        </w:rPr>
        <w:t>~</w:t>
      </w:r>
      <w:del w:id="9496" w:author="Keis" w:date="2024-09-06T10:23:00Z">
        <w:r w:rsidR="00714734" w:rsidRPr="00DC3D97" w:rsidDel="00817F07">
          <w:rPr>
            <w:rFonts w:ascii="Arial" w:eastAsia="굴림" w:hAnsi="Arial" w:cs="Arial"/>
            <w:color w:val="FF0000"/>
            <w:sz w:val="22"/>
          </w:rPr>
          <w:delText>20</w:delText>
        </w:r>
        <w:r w:rsidR="00DC3D97" w:rsidDel="00817F07">
          <w:rPr>
            <w:rFonts w:ascii="Arial" w:eastAsia="굴림" w:hAnsi="Arial" w:cs="Arial" w:hint="eastAsia"/>
            <w:color w:val="FF0000"/>
            <w:sz w:val="22"/>
          </w:rPr>
          <w:delText>20</w:delText>
        </w:r>
      </w:del>
      <w:ins w:id="9497" w:author="Keis" w:date="2024-09-06T10:23:00Z">
        <w:r w:rsidR="00817F07" w:rsidRPr="00817F07">
          <w:rPr>
            <w:rFonts w:ascii="Arial" w:eastAsia="굴림" w:hAnsi="Arial" w:cs="Arial"/>
            <w:color w:val="00B050"/>
            <w:sz w:val="22"/>
          </w:rPr>
          <w:t>2022</w:t>
        </w:r>
      </w:ins>
      <w:r w:rsidR="00CB7C89" w:rsidRPr="00CA044C">
        <w:rPr>
          <w:rFonts w:ascii="Arial" w:eastAsia="굴림" w:hAnsi="Arial" w:cs="Arial"/>
          <w:color w:val="000000" w:themeColor="text1"/>
          <w:sz w:val="22"/>
          <w:rPrChange w:id="9498" w:author="Keis" w:date="2024-09-13T13:06:00Z">
            <w:rPr>
              <w:rFonts w:ascii="Arial" w:eastAsia="굴림" w:hAnsi="Arial" w:cs="Arial"/>
              <w:color w:val="FF0000"/>
              <w:sz w:val="22"/>
            </w:rPr>
          </w:rPrChange>
        </w:rPr>
        <w:t>11</w:t>
      </w:r>
      <w:r w:rsidR="00461859" w:rsidRPr="001D19F6">
        <w:rPr>
          <w:rFonts w:ascii="Arial" w:eastAsia="굴림" w:hAnsi="Arial" w:cs="Arial"/>
          <w:sz w:val="22"/>
        </w:rPr>
        <w:t>]</w:t>
      </w:r>
    </w:p>
    <w:p w14:paraId="4B2EE05A" w14:textId="77777777" w:rsidR="00461859" w:rsidRPr="001D19F6" w:rsidRDefault="00461859" w:rsidP="00461859">
      <w:pPr>
        <w:wordWrap/>
        <w:spacing w:line="360" w:lineRule="auto"/>
        <w:jc w:val="left"/>
        <w:rPr>
          <w:rFonts w:ascii="Arial" w:eastAsia="굴림" w:hAnsi="Arial" w:cs="Arial"/>
          <w:sz w:val="22"/>
        </w:rPr>
      </w:pPr>
    </w:p>
    <w:p w14:paraId="6061BD80" w14:textId="77777777" w:rsidR="00461859" w:rsidRPr="001D19F6" w:rsidRDefault="00461859"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20AFCB6B"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he/she was reported </w:t>
      </w:r>
      <w:r w:rsidR="000952B0" w:rsidRPr="001D19F6">
        <w:rPr>
          <w:rFonts w:ascii="Arial" w:eastAsia="굴림" w:hAnsi="Arial" w:cs="Arial"/>
          <w:b/>
          <w:bCs/>
          <w:sz w:val="22"/>
        </w:rPr>
        <w:t xml:space="preserve">heart </w:t>
      </w:r>
      <w:r w:rsidRPr="001D19F6">
        <w:rPr>
          <w:rFonts w:ascii="Arial" w:eastAsia="굴림" w:hAnsi="Arial" w:cs="Arial"/>
          <w:b/>
          <w:bCs/>
          <w:sz w:val="22"/>
        </w:rPr>
        <w:t xml:space="preserve">disease in the previous interview and </w:t>
      </w:r>
      <w:r w:rsidR="001352D3" w:rsidRPr="001D19F6">
        <w:rPr>
          <w:rFonts w:ascii="Arial" w:eastAsia="굴림" w:hAnsi="Arial" w:cs="Arial"/>
          <w:b/>
          <w:bCs/>
          <w:sz w:val="22"/>
        </w:rPr>
        <w:t>C</w:t>
      </w:r>
      <w:r w:rsidRPr="001D19F6">
        <w:rPr>
          <w:rFonts w:ascii="Arial" w:eastAsia="굴림" w:hAnsi="Arial" w:cs="Arial"/>
          <w:b/>
          <w:bCs/>
          <w:sz w:val="22"/>
        </w:rPr>
        <w:t>101=</w:t>
      </w:r>
      <w:r w:rsidRPr="001D19F6">
        <w:rPr>
          <w:rFonts w:ascii="굴림" w:eastAsia="굴림" w:hAnsi="굴림" w:cs="굴림" w:hint="eastAsia"/>
          <w:b/>
          <w:bCs/>
          <w:sz w:val="22"/>
        </w:rPr>
        <w:t>⑥</w:t>
      </w:r>
      <w:r w:rsidR="000952B0" w:rsidRPr="001D19F6">
        <w:rPr>
          <w:rFonts w:ascii="Arial" w:eastAsia="굴림" w:hAnsi="Arial" w:cs="Arial"/>
          <w:b/>
          <w:bCs/>
          <w:sz w:val="22"/>
        </w:rPr>
        <w:t>, then 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112~</w:t>
      </w:r>
      <w:r w:rsidR="001352D3" w:rsidRPr="001D19F6">
        <w:rPr>
          <w:rFonts w:ascii="Arial" w:eastAsia="굴림" w:hAnsi="Arial" w:cs="Arial"/>
          <w:b/>
          <w:bCs/>
          <w:sz w:val="22"/>
        </w:rPr>
        <w:t>C</w:t>
      </w:r>
      <w:r w:rsidRPr="001D19F6">
        <w:rPr>
          <w:rFonts w:ascii="Arial" w:eastAsia="굴림" w:hAnsi="Arial" w:cs="Arial"/>
          <w:b/>
          <w:bCs/>
          <w:sz w:val="22"/>
        </w:rPr>
        <w:t xml:space="preserve">117. If not, </w:t>
      </w:r>
      <w:r w:rsidR="000952B0"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118.</w:t>
      </w:r>
    </w:p>
    <w:p w14:paraId="131B7B46" w14:textId="77777777" w:rsidR="00461859" w:rsidRPr="001D19F6" w:rsidRDefault="00461859" w:rsidP="00461859">
      <w:pPr>
        <w:wordWrap/>
        <w:spacing w:line="360" w:lineRule="auto"/>
        <w:jc w:val="left"/>
        <w:rPr>
          <w:rFonts w:ascii="Arial" w:eastAsia="굴림" w:hAnsi="Arial" w:cs="Arial"/>
          <w:sz w:val="22"/>
        </w:rPr>
      </w:pPr>
    </w:p>
    <w:p w14:paraId="2054F72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112. You have said that he/she was suffering from heart disease (coronary artery disease, angina pectoris, congestive heart failure). </w:t>
      </w:r>
      <w:r w:rsidR="000952B0" w:rsidRPr="001D19F6">
        <w:rPr>
          <w:rFonts w:ascii="Arial" w:eastAsia="굴림" w:hAnsi="Arial" w:cs="Arial"/>
          <w:kern w:val="0"/>
          <w:sz w:val="22"/>
        </w:rPr>
        <w:t>Has a doctor told him/ her that he/ she had</w:t>
      </w:r>
      <w:r w:rsidR="00461859" w:rsidRPr="001D19F6">
        <w:rPr>
          <w:rFonts w:ascii="Arial" w:eastAsia="굴림" w:hAnsi="Arial" w:cs="Arial"/>
          <w:sz w:val="22"/>
        </w:rPr>
        <w:t xml:space="preserve"> heart disease</w:t>
      </w:r>
      <w:r w:rsidR="000952B0" w:rsidRPr="001D19F6">
        <w:rPr>
          <w:rFonts w:ascii="Arial" w:eastAsia="굴림" w:hAnsi="Arial" w:cs="Arial"/>
          <w:sz w:val="22"/>
        </w:rPr>
        <w:t>?</w:t>
      </w:r>
    </w:p>
    <w:p w14:paraId="7699B0DC" w14:textId="77777777" w:rsidR="000952B0" w:rsidRPr="001D19F6" w:rsidRDefault="000952B0" w:rsidP="00F14BA4">
      <w:pPr>
        <w:pStyle w:val="a6"/>
        <w:numPr>
          <w:ilvl w:val="0"/>
          <w:numId w:val="82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114</w:t>
      </w:r>
    </w:p>
    <w:p w14:paraId="0122DC24" w14:textId="77777777" w:rsidR="00461859" w:rsidRPr="001D19F6" w:rsidRDefault="00461859" w:rsidP="00461859">
      <w:pPr>
        <w:wordWrap/>
        <w:spacing w:line="360" w:lineRule="auto"/>
        <w:jc w:val="left"/>
        <w:rPr>
          <w:rFonts w:ascii="Arial" w:eastAsia="굴림" w:hAnsi="Arial" w:cs="Arial"/>
          <w:sz w:val="22"/>
        </w:rPr>
      </w:pPr>
    </w:p>
    <w:p w14:paraId="3163FA1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113.</w:t>
      </w:r>
      <w:r w:rsidR="000952B0" w:rsidRPr="001D19F6">
        <w:rPr>
          <w:rFonts w:ascii="Arial" w:eastAsia="굴림" w:hAnsi="Arial" w:cs="Arial"/>
          <w:sz w:val="22"/>
        </w:rPr>
        <w:t xml:space="preserve"> </w:t>
      </w:r>
      <w:r w:rsidR="000952B0" w:rsidRPr="001D19F6">
        <w:rPr>
          <w:rFonts w:ascii="Arial" w:eastAsia="굴림" w:hAnsi="Arial" w:cs="Arial"/>
          <w:bCs/>
          <w:kern w:val="0"/>
          <w:sz w:val="22"/>
        </w:rPr>
        <w:t xml:space="preserve">When was his/ her most recent heart disease diagnosed? </w:t>
      </w:r>
      <w:r w:rsidR="00461859" w:rsidRPr="001D19F6">
        <w:rPr>
          <w:rFonts w:ascii="Arial" w:eastAsia="굴림" w:hAnsi="Arial" w:cs="Arial"/>
          <w:sz w:val="22"/>
        </w:rPr>
        <w:t xml:space="preserve">(unit: year and month combined into 6 digits) </w:t>
      </w:r>
    </w:p>
    <w:p w14:paraId="637D1F5D"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CA044C">
        <w:rPr>
          <w:rFonts w:ascii="Arial" w:eastAsia="굴림" w:hAnsi="Arial" w:cs="Arial"/>
          <w:bCs/>
          <w:color w:val="000000" w:themeColor="text1"/>
          <w:sz w:val="22"/>
          <w:rPrChange w:id="9499"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00"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01" w:author="Keis" w:date="2024-09-13T13:07: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CA044C">
        <w:rPr>
          <w:rFonts w:ascii="Arial" w:eastAsia="굴림" w:hAnsi="Arial" w:cs="Arial"/>
          <w:bCs/>
          <w:color w:val="000000" w:themeColor="text1"/>
          <w:sz w:val="22"/>
          <w:rPrChange w:id="9502"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03" w:author="Keis" w:date="2024-09-13T13:07: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CA044C">
        <w:rPr>
          <w:rFonts w:ascii="Arial" w:eastAsia="굴림" w:hAnsi="Arial" w:cs="Arial"/>
          <w:bCs/>
          <w:color w:val="000000" w:themeColor="text1"/>
          <w:sz w:val="22"/>
          <w:rPrChange w:id="9504"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05"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06" w:author="Keis" w:date="2024-09-13T13:07: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 xml:space="preserve">] </w:t>
      </w:r>
    </w:p>
    <w:p w14:paraId="5229192D" w14:textId="1E651443" w:rsidR="00461859" w:rsidRPr="001D19F6" w:rsidRDefault="000952B0"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w:t>
      </w:r>
      <w:proofErr w:type="gramStart"/>
      <w:r w:rsidRPr="001D19F6">
        <w:rPr>
          <w:rFonts w:ascii="Arial" w:eastAsia="굴림" w:hAnsi="Arial" w:cs="Arial"/>
          <w:kern w:val="0"/>
          <w:sz w:val="22"/>
        </w:rPr>
        <w:t xml:space="preserve">_ </w:t>
      </w:r>
      <w:r w:rsidR="00461859" w:rsidRPr="001D19F6">
        <w:rPr>
          <w:rFonts w:ascii="Arial" w:eastAsia="굴림" w:hAnsi="Arial" w:cs="Arial"/>
          <w:sz w:val="22"/>
        </w:rPr>
        <w:t xml:space="preserve"> [</w:t>
      </w:r>
      <w:proofErr w:type="gramEnd"/>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C02A6E" w:rsidRPr="001D19F6">
        <w:rPr>
          <w:rFonts w:ascii="Arial" w:eastAsia="굴림" w:hAnsi="Arial" w:cs="Arial"/>
          <w:sz w:val="22"/>
        </w:rPr>
        <w:t>~</w:t>
      </w:r>
      <w:del w:id="9507" w:author="Keis" w:date="2024-09-06T10:23:00Z">
        <w:r w:rsidR="00714734" w:rsidRPr="00DC3D97" w:rsidDel="00817F07">
          <w:rPr>
            <w:rFonts w:ascii="Arial" w:eastAsia="굴림" w:hAnsi="Arial" w:cs="Arial"/>
            <w:color w:val="FF0000"/>
            <w:sz w:val="22"/>
          </w:rPr>
          <w:delText>20</w:delText>
        </w:r>
        <w:r w:rsidR="00DC3D97" w:rsidDel="00817F07">
          <w:rPr>
            <w:rFonts w:ascii="Arial" w:eastAsia="굴림" w:hAnsi="Arial" w:cs="Arial" w:hint="eastAsia"/>
            <w:color w:val="FF0000"/>
            <w:sz w:val="22"/>
          </w:rPr>
          <w:delText>20</w:delText>
        </w:r>
      </w:del>
      <w:ins w:id="9508" w:author="Keis" w:date="2024-09-06T10:23:00Z">
        <w:r w:rsidR="00817F07" w:rsidRPr="00817F07">
          <w:rPr>
            <w:rFonts w:ascii="Arial" w:eastAsia="굴림" w:hAnsi="Arial" w:cs="Arial"/>
            <w:color w:val="00B050"/>
            <w:sz w:val="22"/>
          </w:rPr>
          <w:t>2022</w:t>
        </w:r>
      </w:ins>
      <w:r w:rsidR="00CB7C89" w:rsidRPr="00CA044C">
        <w:rPr>
          <w:rFonts w:ascii="Arial" w:eastAsia="굴림" w:hAnsi="Arial" w:cs="Arial"/>
          <w:color w:val="000000" w:themeColor="text1"/>
          <w:sz w:val="22"/>
          <w:rPrChange w:id="9509" w:author="Keis" w:date="2024-09-13T13:07:00Z">
            <w:rPr>
              <w:rFonts w:ascii="Arial" w:eastAsia="굴림" w:hAnsi="Arial" w:cs="Arial"/>
              <w:color w:val="FF0000"/>
              <w:sz w:val="22"/>
            </w:rPr>
          </w:rPrChange>
        </w:rPr>
        <w:t>11</w:t>
      </w:r>
      <w:r w:rsidR="00461859" w:rsidRPr="001D19F6">
        <w:rPr>
          <w:rFonts w:ascii="Arial" w:eastAsia="굴림" w:hAnsi="Arial" w:cs="Arial"/>
          <w:sz w:val="22"/>
        </w:rPr>
        <w:t>]</w:t>
      </w:r>
    </w:p>
    <w:p w14:paraId="0DB7A22D" w14:textId="77777777" w:rsidR="000952B0" w:rsidRPr="001D19F6" w:rsidRDefault="000952B0" w:rsidP="00461859">
      <w:pPr>
        <w:wordWrap/>
        <w:spacing w:line="360" w:lineRule="auto"/>
        <w:jc w:val="left"/>
        <w:rPr>
          <w:rFonts w:ascii="Arial" w:eastAsia="굴림" w:hAnsi="Arial" w:cs="Arial"/>
          <w:sz w:val="22"/>
        </w:rPr>
      </w:pPr>
    </w:p>
    <w:p w14:paraId="58D54F1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114. Did he/she ever have a heart attack, cardiac arrest or myocardial infarction after the previous interview?</w:t>
      </w:r>
    </w:p>
    <w:p w14:paraId="0A4929A3" w14:textId="77777777" w:rsidR="000952B0" w:rsidRPr="001D19F6" w:rsidRDefault="000952B0" w:rsidP="00F14BA4">
      <w:pPr>
        <w:pStyle w:val="a6"/>
        <w:numPr>
          <w:ilvl w:val="0"/>
          <w:numId w:val="82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116</w:t>
      </w:r>
    </w:p>
    <w:p w14:paraId="33CF0FBB" w14:textId="77777777" w:rsidR="00461859" w:rsidRPr="001D19F6" w:rsidRDefault="00461859" w:rsidP="00461859">
      <w:pPr>
        <w:wordWrap/>
        <w:spacing w:line="360" w:lineRule="auto"/>
        <w:jc w:val="left"/>
        <w:rPr>
          <w:rFonts w:ascii="Arial" w:eastAsia="굴림" w:hAnsi="Arial" w:cs="Arial"/>
          <w:sz w:val="22"/>
        </w:rPr>
      </w:pPr>
    </w:p>
    <w:p w14:paraId="299B57A5" w14:textId="77777777" w:rsidR="00461859" w:rsidRPr="001D19F6" w:rsidRDefault="001352D3" w:rsidP="00461859">
      <w:pPr>
        <w:wordWrap/>
        <w:spacing w:line="360" w:lineRule="auto"/>
        <w:jc w:val="left"/>
        <w:rPr>
          <w:rFonts w:ascii="Arial" w:eastAsia="굴림" w:hAnsi="Arial" w:cs="Arial"/>
          <w:kern w:val="0"/>
          <w:sz w:val="22"/>
        </w:rPr>
      </w:pPr>
      <w:r w:rsidRPr="001D19F6">
        <w:rPr>
          <w:rFonts w:ascii="Arial" w:eastAsia="굴림" w:hAnsi="Arial" w:cs="Arial"/>
          <w:sz w:val="22"/>
        </w:rPr>
        <w:t>C</w:t>
      </w:r>
      <w:r w:rsidR="00461859" w:rsidRPr="001D19F6">
        <w:rPr>
          <w:rFonts w:ascii="Arial" w:eastAsia="굴림" w:hAnsi="Arial" w:cs="Arial"/>
          <w:sz w:val="22"/>
        </w:rPr>
        <w:t xml:space="preserve">115. When did he/she have his/her most recent heart attack, cardiac arrest or myocardial </w:t>
      </w:r>
      <w:r w:rsidR="00461859" w:rsidRPr="001D19F6">
        <w:rPr>
          <w:rFonts w:ascii="Arial" w:eastAsia="굴림" w:hAnsi="Arial" w:cs="Arial"/>
          <w:sz w:val="22"/>
        </w:rPr>
        <w:lastRenderedPageBreak/>
        <w:t>infarction</w:t>
      </w:r>
      <w:r w:rsidR="00461859" w:rsidRPr="001D19F6">
        <w:rPr>
          <w:rFonts w:ascii="Arial" w:eastAsia="굴림" w:hAnsi="Arial" w:cs="Arial"/>
          <w:kern w:val="0"/>
          <w:sz w:val="22"/>
        </w:rPr>
        <w:t>?</w:t>
      </w:r>
      <w:r w:rsidR="00461859" w:rsidRPr="001D19F6">
        <w:rPr>
          <w:rFonts w:ascii="Arial" w:eastAsia="굴림" w:hAnsi="Arial" w:cs="Arial"/>
          <w:sz w:val="22"/>
        </w:rPr>
        <w:t xml:space="preserve"> (unit: year and month combined into 6 digits) </w:t>
      </w:r>
    </w:p>
    <w:p w14:paraId="477E1F32"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CA044C">
        <w:rPr>
          <w:rFonts w:ascii="Arial" w:eastAsia="굴림" w:hAnsi="Arial" w:cs="Arial"/>
          <w:bCs/>
          <w:color w:val="000000" w:themeColor="text1"/>
          <w:sz w:val="22"/>
          <w:rPrChange w:id="9510"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11"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12" w:author="Keis" w:date="2024-09-13T13:07: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CA044C">
        <w:rPr>
          <w:rFonts w:ascii="Arial" w:eastAsia="굴림" w:hAnsi="Arial" w:cs="Arial"/>
          <w:bCs/>
          <w:color w:val="000000" w:themeColor="text1"/>
          <w:sz w:val="22"/>
          <w:rPrChange w:id="9513"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14" w:author="Keis" w:date="2024-09-13T13:07: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CA044C">
        <w:rPr>
          <w:rFonts w:ascii="Arial" w:eastAsia="굴림" w:hAnsi="Arial" w:cs="Arial"/>
          <w:bCs/>
          <w:color w:val="000000" w:themeColor="text1"/>
          <w:sz w:val="22"/>
          <w:rPrChange w:id="9515"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16"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17" w:author="Keis" w:date="2024-09-13T13:07: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 xml:space="preserve">] </w:t>
      </w:r>
    </w:p>
    <w:p w14:paraId="4C7F9B3A" w14:textId="26C712E7" w:rsidR="00461859" w:rsidRPr="001D19F6" w:rsidRDefault="002F0828"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w:t>
      </w:r>
      <w:proofErr w:type="gramStart"/>
      <w:r w:rsidRPr="001D19F6">
        <w:rPr>
          <w:rFonts w:ascii="Arial" w:eastAsia="굴림" w:hAnsi="Arial" w:cs="Arial"/>
          <w:kern w:val="0"/>
          <w:sz w:val="22"/>
        </w:rPr>
        <w:t xml:space="preserve">_ </w:t>
      </w:r>
      <w:r w:rsidR="00461859" w:rsidRPr="001D19F6">
        <w:rPr>
          <w:rFonts w:ascii="Arial" w:eastAsia="굴림" w:hAnsi="Arial" w:cs="Arial"/>
          <w:sz w:val="22"/>
        </w:rPr>
        <w:t xml:space="preserve"> [</w:t>
      </w:r>
      <w:proofErr w:type="gramEnd"/>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DD69B9" w:rsidRPr="001D19F6">
        <w:rPr>
          <w:rFonts w:ascii="Arial" w:eastAsia="굴림" w:hAnsi="Arial" w:cs="Arial"/>
          <w:sz w:val="22"/>
        </w:rPr>
        <w:t>~</w:t>
      </w:r>
      <w:del w:id="9518" w:author="Keis" w:date="2024-09-06T10:23:00Z">
        <w:r w:rsidR="00714734" w:rsidRPr="00DC3D97" w:rsidDel="00817F07">
          <w:rPr>
            <w:rFonts w:ascii="Arial" w:eastAsia="굴림" w:hAnsi="Arial" w:cs="Arial"/>
            <w:color w:val="FF0000"/>
            <w:sz w:val="22"/>
          </w:rPr>
          <w:delText>20</w:delText>
        </w:r>
        <w:r w:rsidR="00DC3D97" w:rsidDel="00817F07">
          <w:rPr>
            <w:rFonts w:ascii="Arial" w:eastAsia="굴림" w:hAnsi="Arial" w:cs="Arial" w:hint="eastAsia"/>
            <w:color w:val="FF0000"/>
            <w:sz w:val="22"/>
          </w:rPr>
          <w:delText>20</w:delText>
        </w:r>
      </w:del>
      <w:ins w:id="9519" w:author="Keis" w:date="2024-09-06T10:23:00Z">
        <w:r w:rsidR="00817F07" w:rsidRPr="00817F07">
          <w:rPr>
            <w:rFonts w:ascii="Arial" w:eastAsia="굴림" w:hAnsi="Arial" w:cs="Arial"/>
            <w:color w:val="00B050"/>
            <w:sz w:val="22"/>
          </w:rPr>
          <w:t>2022</w:t>
        </w:r>
      </w:ins>
      <w:r w:rsidR="00CB7C89" w:rsidRPr="00CA044C">
        <w:rPr>
          <w:rFonts w:ascii="Arial" w:eastAsia="굴림" w:hAnsi="Arial" w:cs="Arial"/>
          <w:color w:val="000000" w:themeColor="text1"/>
          <w:sz w:val="22"/>
          <w:rPrChange w:id="9520" w:author="Keis" w:date="2024-09-13T13:07:00Z">
            <w:rPr>
              <w:rFonts w:ascii="Arial" w:eastAsia="굴림" w:hAnsi="Arial" w:cs="Arial"/>
              <w:color w:val="FF0000"/>
              <w:sz w:val="22"/>
            </w:rPr>
          </w:rPrChange>
        </w:rPr>
        <w:t>11</w:t>
      </w:r>
      <w:r w:rsidR="00461859" w:rsidRPr="001D19F6">
        <w:rPr>
          <w:rFonts w:ascii="Arial" w:eastAsia="굴림" w:hAnsi="Arial" w:cs="Arial"/>
          <w:sz w:val="22"/>
        </w:rPr>
        <w:t>]</w:t>
      </w:r>
    </w:p>
    <w:p w14:paraId="5672E6A5" w14:textId="77777777" w:rsidR="00461859" w:rsidRPr="001D19F6" w:rsidRDefault="00461859" w:rsidP="00461859">
      <w:pPr>
        <w:wordWrap/>
        <w:spacing w:line="360" w:lineRule="auto"/>
        <w:jc w:val="left"/>
        <w:rPr>
          <w:rFonts w:ascii="Arial" w:eastAsia="굴림" w:hAnsi="Arial" w:cs="Arial"/>
          <w:sz w:val="22"/>
        </w:rPr>
      </w:pPr>
    </w:p>
    <w:p w14:paraId="11073B5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116. Did he/she ever have a heart surgery after the previous interview?</w:t>
      </w:r>
    </w:p>
    <w:p w14:paraId="5D7BFB3A" w14:textId="77777777" w:rsidR="002F0828" w:rsidRPr="001D19F6" w:rsidRDefault="002F0828" w:rsidP="00F14BA4">
      <w:pPr>
        <w:pStyle w:val="a6"/>
        <w:numPr>
          <w:ilvl w:val="0"/>
          <w:numId w:val="82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861C79E" w14:textId="77777777" w:rsidR="002F0828" w:rsidRPr="001D19F6" w:rsidRDefault="002F0828" w:rsidP="00461859">
      <w:pPr>
        <w:wordWrap/>
        <w:spacing w:line="360" w:lineRule="auto"/>
        <w:jc w:val="left"/>
        <w:rPr>
          <w:rFonts w:ascii="Arial" w:eastAsia="굴림" w:hAnsi="Arial" w:cs="Arial"/>
          <w:sz w:val="22"/>
        </w:rPr>
      </w:pPr>
    </w:p>
    <w:p w14:paraId="5A33F9A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117. </w:t>
      </w:r>
      <w:r w:rsidR="00461859" w:rsidRPr="001D19F6">
        <w:rPr>
          <w:rFonts w:ascii="Arial" w:eastAsia="굴림" w:hAnsi="Arial" w:cs="Arial"/>
          <w:bCs/>
          <w:sz w:val="22"/>
        </w:rPr>
        <w:t>Did he/she ever receive special treatment because of his/her heart problems after the previous interview?</w:t>
      </w:r>
    </w:p>
    <w:p w14:paraId="16FD3BE2"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Cs/>
          <w:sz w:val="22"/>
        </w:rPr>
        <w:t xml:space="preserve">[IWER: Special treatment refers to </w:t>
      </w:r>
      <w:r w:rsidRPr="001D19F6">
        <w:rPr>
          <w:rFonts w:ascii="Arial" w:eastAsia="굴림" w:hAnsi="Arial" w:cs="Arial"/>
          <w:sz w:val="22"/>
        </w:rPr>
        <w:t>arterial or venous catheter insertion surgery, angiography, cardiovascular transplantation surgery, etc.]</w:t>
      </w:r>
    </w:p>
    <w:p w14:paraId="0BEF1A22" w14:textId="77777777" w:rsidR="002F0828" w:rsidRPr="001D19F6" w:rsidRDefault="002F0828" w:rsidP="00F14BA4">
      <w:pPr>
        <w:pStyle w:val="a6"/>
        <w:numPr>
          <w:ilvl w:val="0"/>
          <w:numId w:val="82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ECA3356" w14:textId="77777777" w:rsidR="00461859" w:rsidRPr="001D19F6" w:rsidRDefault="00461859" w:rsidP="00461859">
      <w:pPr>
        <w:wordWrap/>
        <w:spacing w:line="360" w:lineRule="auto"/>
        <w:jc w:val="left"/>
        <w:rPr>
          <w:rFonts w:ascii="Arial" w:eastAsia="굴림" w:hAnsi="Arial" w:cs="Arial"/>
          <w:sz w:val="22"/>
        </w:rPr>
      </w:pPr>
    </w:p>
    <w:p w14:paraId="5E2051CB"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18EEB3C9"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he/she was reported </w:t>
      </w:r>
      <w:r w:rsidR="002F0828" w:rsidRPr="001D19F6">
        <w:rPr>
          <w:rFonts w:ascii="Arial" w:eastAsia="굴림" w:hAnsi="Arial" w:cs="Arial"/>
          <w:b/>
          <w:bCs/>
          <w:sz w:val="22"/>
        </w:rPr>
        <w:t xml:space="preserve">any </w:t>
      </w:r>
      <w:proofErr w:type="gramStart"/>
      <w:r w:rsidR="002F0828" w:rsidRPr="001D19F6">
        <w:rPr>
          <w:rFonts w:ascii="Arial" w:eastAsia="굴림" w:hAnsi="Arial" w:cs="Arial"/>
          <w:b/>
          <w:bCs/>
          <w:sz w:val="22"/>
        </w:rPr>
        <w:t>stroke/ cerebral</w:t>
      </w:r>
      <w:proofErr w:type="gramEnd"/>
      <w:r w:rsidR="002F0828" w:rsidRPr="001D19F6">
        <w:rPr>
          <w:rFonts w:ascii="Arial" w:eastAsia="굴림" w:hAnsi="Arial" w:cs="Arial"/>
          <w:b/>
          <w:bCs/>
          <w:sz w:val="22"/>
        </w:rPr>
        <w:t xml:space="preserve"> stroke</w:t>
      </w:r>
      <w:r w:rsidRPr="001D19F6">
        <w:rPr>
          <w:rFonts w:ascii="Arial" w:eastAsia="굴림" w:hAnsi="Arial" w:cs="Arial"/>
          <w:b/>
          <w:bCs/>
          <w:sz w:val="22"/>
        </w:rPr>
        <w:t xml:space="preserve"> in the previous interview and </w:t>
      </w:r>
      <w:r w:rsidR="001352D3" w:rsidRPr="001D19F6">
        <w:rPr>
          <w:rFonts w:ascii="Arial" w:eastAsia="굴림" w:hAnsi="Arial" w:cs="Arial"/>
          <w:b/>
          <w:bCs/>
          <w:sz w:val="22"/>
        </w:rPr>
        <w:t>C</w:t>
      </w:r>
      <w:r w:rsidRPr="001D19F6">
        <w:rPr>
          <w:rFonts w:ascii="Arial" w:eastAsia="굴림" w:hAnsi="Arial" w:cs="Arial"/>
          <w:b/>
          <w:bCs/>
          <w:sz w:val="22"/>
        </w:rPr>
        <w:t>101=</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2F0828"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118~</w:t>
      </w:r>
      <w:r w:rsidR="001352D3" w:rsidRPr="001D19F6">
        <w:rPr>
          <w:rFonts w:ascii="Arial" w:eastAsia="굴림" w:hAnsi="Arial" w:cs="Arial"/>
          <w:b/>
          <w:bCs/>
          <w:sz w:val="22"/>
        </w:rPr>
        <w:t>C</w:t>
      </w:r>
      <w:r w:rsidRPr="001D19F6">
        <w:rPr>
          <w:rFonts w:ascii="Arial" w:eastAsia="굴림" w:hAnsi="Arial" w:cs="Arial"/>
          <w:b/>
          <w:bCs/>
          <w:sz w:val="22"/>
        </w:rPr>
        <w:t>121.</w:t>
      </w:r>
      <w:r w:rsidR="002F0828" w:rsidRPr="001D19F6">
        <w:rPr>
          <w:rFonts w:ascii="Arial" w:eastAsia="굴림" w:hAnsi="Arial" w:cs="Arial"/>
          <w:b/>
          <w:bCs/>
          <w:sz w:val="22"/>
        </w:rPr>
        <w:t xml:space="preserve"> </w:t>
      </w:r>
      <w:r w:rsidRPr="001D19F6">
        <w:rPr>
          <w:rFonts w:ascii="Arial" w:eastAsia="굴림" w:hAnsi="Arial" w:cs="Arial"/>
          <w:b/>
          <w:bCs/>
          <w:sz w:val="22"/>
        </w:rPr>
        <w:t xml:space="preserve">If not, </w:t>
      </w:r>
      <w:r w:rsidR="002F0828"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201.</w:t>
      </w:r>
    </w:p>
    <w:p w14:paraId="1873F419" w14:textId="77777777" w:rsidR="00461859" w:rsidRPr="001D19F6" w:rsidRDefault="00461859" w:rsidP="00461859">
      <w:pPr>
        <w:wordWrap/>
        <w:spacing w:line="360" w:lineRule="auto"/>
        <w:jc w:val="left"/>
        <w:rPr>
          <w:rFonts w:ascii="Arial" w:eastAsia="굴림" w:hAnsi="Arial" w:cs="Arial"/>
          <w:sz w:val="22"/>
        </w:rPr>
      </w:pPr>
    </w:p>
    <w:p w14:paraId="336820E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118. You have said that he/she was suffering from a stroke. </w:t>
      </w:r>
      <w:r w:rsidR="002F0828" w:rsidRPr="001D19F6">
        <w:rPr>
          <w:rFonts w:ascii="Arial" w:eastAsia="굴림" w:hAnsi="Arial" w:cs="Arial"/>
          <w:kern w:val="0"/>
          <w:sz w:val="22"/>
        </w:rPr>
        <w:t>Has a doctor told him/ her that he/ she had stroke/ cerebral stroke?</w:t>
      </w:r>
      <w:r w:rsidR="002F0828" w:rsidRPr="001D19F6">
        <w:rPr>
          <w:rFonts w:ascii="Arial" w:eastAsia="굴림" w:hAnsi="Arial" w:cs="Arial"/>
          <w:sz w:val="22"/>
        </w:rPr>
        <w:t xml:space="preserve"> </w:t>
      </w:r>
    </w:p>
    <w:p w14:paraId="3CC2EBC6" w14:textId="77777777" w:rsidR="002F0828" w:rsidRPr="001D19F6" w:rsidRDefault="002F0828" w:rsidP="00F14BA4">
      <w:pPr>
        <w:pStyle w:val="a6"/>
        <w:numPr>
          <w:ilvl w:val="0"/>
          <w:numId w:val="8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120</w:t>
      </w:r>
    </w:p>
    <w:p w14:paraId="1CDBEB11" w14:textId="77777777" w:rsidR="002F0828" w:rsidRPr="001D19F6" w:rsidRDefault="002F0828" w:rsidP="00461859">
      <w:pPr>
        <w:wordWrap/>
        <w:spacing w:line="360" w:lineRule="auto"/>
        <w:jc w:val="left"/>
        <w:rPr>
          <w:rFonts w:ascii="Arial" w:eastAsia="굴림" w:hAnsi="Arial" w:cs="Arial"/>
          <w:b/>
          <w:sz w:val="22"/>
        </w:rPr>
      </w:pPr>
    </w:p>
    <w:p w14:paraId="3BD5A060"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119. </w:t>
      </w:r>
      <w:r w:rsidR="002F0828" w:rsidRPr="001D19F6">
        <w:rPr>
          <w:rFonts w:ascii="Arial" w:eastAsia="굴림" w:hAnsi="Arial" w:cs="Arial"/>
          <w:bCs/>
          <w:kern w:val="0"/>
          <w:sz w:val="22"/>
        </w:rPr>
        <w:t>When was his/ her most recent s</w:t>
      </w:r>
      <w:r w:rsidR="002F0828" w:rsidRPr="001D19F6">
        <w:rPr>
          <w:rFonts w:ascii="Arial" w:eastAsia="굴림" w:hAnsi="Arial" w:cs="Arial"/>
          <w:kern w:val="0"/>
          <w:sz w:val="22"/>
        </w:rPr>
        <w:t>troke/ cerebral stroke</w:t>
      </w:r>
      <w:r w:rsidR="002F0828" w:rsidRPr="001D19F6">
        <w:rPr>
          <w:rFonts w:ascii="Arial" w:eastAsia="굴림" w:hAnsi="Arial" w:cs="Arial"/>
          <w:bCs/>
          <w:kern w:val="0"/>
          <w:sz w:val="22"/>
        </w:rPr>
        <w:t xml:space="preserve"> diagnosed? </w:t>
      </w:r>
      <w:r w:rsidR="00461859" w:rsidRPr="001D19F6">
        <w:rPr>
          <w:rFonts w:ascii="Arial" w:eastAsia="굴림" w:hAnsi="Arial" w:cs="Arial"/>
          <w:sz w:val="22"/>
        </w:rPr>
        <w:t xml:space="preserve">(unit: year and month combined into 6 digits) </w:t>
      </w:r>
    </w:p>
    <w:p w14:paraId="0D765B5E"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CA044C">
        <w:rPr>
          <w:rFonts w:ascii="Arial" w:eastAsia="굴림" w:hAnsi="Arial" w:cs="Arial"/>
          <w:bCs/>
          <w:color w:val="000000" w:themeColor="text1"/>
          <w:sz w:val="22"/>
          <w:rPrChange w:id="9521" w:author="Keis" w:date="2024-09-13T13:07:00Z">
            <w:rPr>
              <w:rFonts w:ascii="Arial" w:eastAsia="굴림" w:hAnsi="Arial" w:cs="Arial"/>
              <w:bCs/>
              <w:color w:val="FF0000"/>
              <w:sz w:val="22"/>
            </w:rPr>
          </w:rPrChange>
        </w:rPr>
        <w:t>201</w:t>
      </w:r>
      <w:r w:rsidR="00DC3D97" w:rsidRPr="00CA044C">
        <w:rPr>
          <w:rFonts w:ascii="Arial" w:eastAsia="굴림" w:hAnsi="Arial" w:cs="Arial"/>
          <w:bCs/>
          <w:color w:val="000000" w:themeColor="text1"/>
          <w:sz w:val="22"/>
          <w:rPrChange w:id="9522"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23" w:author="Keis" w:date="2024-09-13T13:07: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CA044C">
        <w:rPr>
          <w:rFonts w:ascii="Arial" w:eastAsia="굴림" w:hAnsi="Arial" w:cs="Arial"/>
          <w:bCs/>
          <w:color w:val="000000" w:themeColor="text1"/>
          <w:sz w:val="22"/>
          <w:rPrChange w:id="9524" w:author="Keis" w:date="2024-09-13T13:07:00Z">
            <w:rPr>
              <w:rFonts w:ascii="Arial" w:eastAsia="굴림" w:hAnsi="Arial" w:cs="Arial"/>
              <w:bCs/>
              <w:color w:val="FF0000"/>
              <w:sz w:val="22"/>
            </w:rPr>
          </w:rPrChange>
        </w:rPr>
        <w:t>201</w:t>
      </w:r>
      <w:r w:rsidR="00BC2AC6" w:rsidRPr="00CA044C">
        <w:rPr>
          <w:rFonts w:ascii="Arial" w:eastAsia="굴림" w:hAnsi="Arial" w:cs="Arial"/>
          <w:bCs/>
          <w:color w:val="000000" w:themeColor="text1"/>
          <w:sz w:val="22"/>
          <w:rPrChange w:id="9525" w:author="Keis" w:date="2024-09-13T13:07: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CA044C">
        <w:rPr>
          <w:rFonts w:ascii="Arial" w:eastAsia="굴림" w:hAnsi="Arial" w:cs="Arial"/>
          <w:bCs/>
          <w:color w:val="000000" w:themeColor="text1"/>
          <w:sz w:val="22"/>
          <w:rPrChange w:id="9526" w:author="Keis" w:date="2024-09-13T13:07:00Z">
            <w:rPr>
              <w:rFonts w:ascii="Arial" w:eastAsia="굴림" w:hAnsi="Arial" w:cs="Arial"/>
              <w:bCs/>
              <w:color w:val="FF0000"/>
              <w:sz w:val="22"/>
            </w:rPr>
          </w:rPrChange>
        </w:rPr>
        <w:t>201</w:t>
      </w:r>
      <w:r w:rsidR="00BC2AC6" w:rsidRPr="00CA044C">
        <w:rPr>
          <w:rFonts w:ascii="Arial" w:eastAsia="굴림" w:hAnsi="Arial" w:cs="Arial"/>
          <w:bCs/>
          <w:color w:val="000000" w:themeColor="text1"/>
          <w:sz w:val="22"/>
          <w:rPrChange w:id="9527" w:author="Keis" w:date="2024-09-13T13:07:00Z">
            <w:rPr>
              <w:rFonts w:ascii="Arial" w:eastAsia="굴림" w:hAnsi="Arial" w:cs="Arial"/>
              <w:bCs/>
              <w:color w:val="FF0000"/>
              <w:sz w:val="22"/>
            </w:rPr>
          </w:rPrChange>
        </w:rPr>
        <w:t>1</w:t>
      </w:r>
      <w:r w:rsidR="00CB7C89" w:rsidRPr="00CA044C">
        <w:rPr>
          <w:rFonts w:ascii="Arial" w:eastAsia="굴림" w:hAnsi="Arial" w:cs="Arial"/>
          <w:bCs/>
          <w:color w:val="000000" w:themeColor="text1"/>
          <w:sz w:val="22"/>
          <w:rPrChange w:id="9528" w:author="Keis" w:date="2024-09-13T13:07: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 xml:space="preserve">] </w:t>
      </w:r>
    </w:p>
    <w:p w14:paraId="109BEC7C" w14:textId="3E2CE31D" w:rsidR="00461859" w:rsidRPr="001D19F6" w:rsidRDefault="002F0828"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_______________________________</w:t>
      </w:r>
      <w:r w:rsidR="00461859" w:rsidRPr="001D19F6">
        <w:rPr>
          <w:rFonts w:ascii="Arial" w:eastAsia="굴림" w:hAnsi="Arial" w:cs="Arial"/>
          <w:sz w:val="22"/>
        </w:rPr>
        <w:t xml:space="preserve"> [</w:t>
      </w:r>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DD69B9" w:rsidRPr="001D19F6">
        <w:rPr>
          <w:rFonts w:ascii="Arial" w:eastAsia="굴림" w:hAnsi="Arial" w:cs="Arial"/>
          <w:sz w:val="22"/>
        </w:rPr>
        <w:t>~</w:t>
      </w:r>
      <w:del w:id="9529" w:author="Keis" w:date="2024-09-06T10:23:00Z">
        <w:r w:rsidR="00714734" w:rsidRPr="00BC2AC6" w:rsidDel="00817F07">
          <w:rPr>
            <w:rFonts w:ascii="Arial" w:eastAsia="굴림" w:hAnsi="Arial" w:cs="Arial"/>
            <w:color w:val="FF0000"/>
            <w:sz w:val="22"/>
          </w:rPr>
          <w:delText>20</w:delText>
        </w:r>
        <w:r w:rsidR="00BC2AC6" w:rsidDel="00817F07">
          <w:rPr>
            <w:rFonts w:ascii="Arial" w:eastAsia="굴림" w:hAnsi="Arial" w:cs="Arial" w:hint="eastAsia"/>
            <w:color w:val="FF0000"/>
            <w:sz w:val="22"/>
          </w:rPr>
          <w:delText>20</w:delText>
        </w:r>
      </w:del>
      <w:ins w:id="9530" w:author="Keis" w:date="2024-09-06T10:23:00Z">
        <w:r w:rsidR="00817F07" w:rsidRPr="00817F07">
          <w:rPr>
            <w:rFonts w:ascii="Arial" w:eastAsia="굴림" w:hAnsi="Arial" w:cs="Arial"/>
            <w:color w:val="00B050"/>
            <w:sz w:val="22"/>
          </w:rPr>
          <w:t>2022</w:t>
        </w:r>
      </w:ins>
      <w:r w:rsidR="00CB7C89" w:rsidRPr="00A6610E">
        <w:rPr>
          <w:rFonts w:ascii="Arial" w:eastAsia="굴림" w:hAnsi="Arial" w:cs="Arial"/>
          <w:color w:val="000000" w:themeColor="text1"/>
          <w:sz w:val="22"/>
          <w:rPrChange w:id="9531" w:author="Keis" w:date="2024-09-13T13:07:00Z">
            <w:rPr>
              <w:rFonts w:ascii="Arial" w:eastAsia="굴림" w:hAnsi="Arial" w:cs="Arial"/>
              <w:color w:val="FF0000"/>
              <w:sz w:val="22"/>
            </w:rPr>
          </w:rPrChange>
        </w:rPr>
        <w:t>11</w:t>
      </w:r>
      <w:r w:rsidR="00461859" w:rsidRPr="001D19F6">
        <w:rPr>
          <w:rFonts w:ascii="Arial" w:eastAsia="굴림" w:hAnsi="Arial" w:cs="Arial"/>
          <w:sz w:val="22"/>
        </w:rPr>
        <w:t>]</w:t>
      </w:r>
    </w:p>
    <w:p w14:paraId="48CC0186" w14:textId="77777777" w:rsidR="00461859" w:rsidRPr="001D19F6" w:rsidRDefault="00461859" w:rsidP="00461859">
      <w:pPr>
        <w:wordWrap/>
        <w:spacing w:line="360" w:lineRule="auto"/>
        <w:jc w:val="left"/>
        <w:rPr>
          <w:rFonts w:ascii="Arial" w:eastAsia="굴림" w:hAnsi="Arial" w:cs="Arial"/>
          <w:sz w:val="22"/>
        </w:rPr>
      </w:pPr>
    </w:p>
    <w:p w14:paraId="55635F8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120. Did he/she ever have a stroke after the previous interview?</w:t>
      </w:r>
    </w:p>
    <w:p w14:paraId="60547C75" w14:textId="77777777" w:rsidR="002F0828" w:rsidRPr="001D19F6" w:rsidRDefault="002F0828" w:rsidP="00F14BA4">
      <w:pPr>
        <w:pStyle w:val="a6"/>
        <w:numPr>
          <w:ilvl w:val="0"/>
          <w:numId w:val="83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201</w:t>
      </w:r>
    </w:p>
    <w:p w14:paraId="24377A1C" w14:textId="77777777" w:rsidR="00461859" w:rsidRPr="001D19F6" w:rsidRDefault="00461859" w:rsidP="00461859">
      <w:pPr>
        <w:wordWrap/>
        <w:spacing w:line="360" w:lineRule="auto"/>
        <w:jc w:val="left"/>
        <w:rPr>
          <w:rFonts w:ascii="Arial" w:eastAsia="굴림" w:hAnsi="Arial" w:cs="Arial"/>
          <w:sz w:val="22"/>
        </w:rPr>
      </w:pPr>
    </w:p>
    <w:p w14:paraId="7F54435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121. When did he/she have his/her most recent stroke</w:t>
      </w:r>
      <w:r w:rsidR="00461859" w:rsidRPr="001D19F6">
        <w:rPr>
          <w:rFonts w:ascii="Arial" w:eastAsia="굴림" w:hAnsi="Arial" w:cs="Arial"/>
          <w:kern w:val="0"/>
          <w:sz w:val="22"/>
        </w:rPr>
        <w:t>?</w:t>
      </w:r>
      <w:r w:rsidR="00DC1A10" w:rsidRPr="001D19F6">
        <w:rPr>
          <w:rFonts w:ascii="Arial" w:eastAsia="굴림" w:hAnsi="Arial" w:cs="Arial"/>
          <w:kern w:val="0"/>
          <w:sz w:val="22"/>
        </w:rPr>
        <w:t xml:space="preserve"> </w:t>
      </w:r>
      <w:r w:rsidR="00461859" w:rsidRPr="001D19F6">
        <w:rPr>
          <w:rFonts w:ascii="Arial" w:eastAsia="굴림" w:hAnsi="Arial" w:cs="Arial"/>
          <w:sz w:val="22"/>
        </w:rPr>
        <w:t xml:space="preserve">(unit: year and month combined into 6 digits) </w:t>
      </w:r>
    </w:p>
    <w:p w14:paraId="5EA818CD"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714734" w:rsidRPr="00A6610E">
        <w:rPr>
          <w:rFonts w:ascii="Arial" w:eastAsia="굴림" w:hAnsi="Arial" w:cs="Arial"/>
          <w:bCs/>
          <w:color w:val="000000" w:themeColor="text1"/>
          <w:sz w:val="22"/>
          <w:rPrChange w:id="9532" w:author="Keis" w:date="2024-09-13T13:07:00Z">
            <w:rPr>
              <w:rFonts w:ascii="Arial" w:eastAsia="굴림" w:hAnsi="Arial" w:cs="Arial"/>
              <w:bCs/>
              <w:color w:val="FF0000"/>
              <w:sz w:val="22"/>
            </w:rPr>
          </w:rPrChange>
        </w:rPr>
        <w:t>201</w:t>
      </w:r>
      <w:r w:rsidR="00BC2AC6" w:rsidRPr="00A6610E">
        <w:rPr>
          <w:rFonts w:ascii="Arial" w:eastAsia="굴림" w:hAnsi="Arial" w:cs="Arial"/>
          <w:bCs/>
          <w:color w:val="000000" w:themeColor="text1"/>
          <w:sz w:val="22"/>
          <w:rPrChange w:id="9533" w:author="Keis" w:date="2024-09-13T13:07:00Z">
            <w:rPr>
              <w:rFonts w:ascii="Arial" w:eastAsia="굴림" w:hAnsi="Arial" w:cs="Arial"/>
              <w:bCs/>
              <w:color w:val="FF0000"/>
              <w:sz w:val="22"/>
            </w:rPr>
          </w:rPrChange>
        </w:rPr>
        <w:t>1</w:t>
      </w:r>
      <w:r w:rsidR="00CB7C89" w:rsidRPr="00A6610E">
        <w:rPr>
          <w:rFonts w:ascii="Arial" w:eastAsia="굴림" w:hAnsi="Arial" w:cs="Arial"/>
          <w:bCs/>
          <w:color w:val="000000" w:themeColor="text1"/>
          <w:sz w:val="22"/>
          <w:rPrChange w:id="9534" w:author="Keis" w:date="2024-09-13T13:07:00Z">
            <w:rPr>
              <w:rFonts w:ascii="Arial" w:eastAsia="굴림" w:hAnsi="Arial" w:cs="Arial"/>
              <w:bCs/>
              <w:color w:val="FF0000"/>
              <w:sz w:val="22"/>
            </w:rPr>
          </w:rPrChange>
        </w:rPr>
        <w:t>01</w:t>
      </w:r>
      <w:r w:rsidR="00CB7C89" w:rsidRPr="001D19F6">
        <w:rPr>
          <w:rFonts w:ascii="Arial" w:eastAsia="굴림" w:hAnsi="Arial" w:cs="Arial"/>
          <w:bCs/>
          <w:sz w:val="22"/>
        </w:rPr>
        <w:t xml:space="preserve"> for January </w:t>
      </w:r>
      <w:r w:rsidR="00714734" w:rsidRPr="00A6610E">
        <w:rPr>
          <w:rFonts w:ascii="Arial" w:eastAsia="굴림" w:hAnsi="Arial" w:cs="Arial"/>
          <w:bCs/>
          <w:color w:val="000000" w:themeColor="text1"/>
          <w:sz w:val="22"/>
          <w:rPrChange w:id="9535" w:author="Keis" w:date="2024-09-13T13:07:00Z">
            <w:rPr>
              <w:rFonts w:ascii="Arial" w:eastAsia="굴림" w:hAnsi="Arial" w:cs="Arial"/>
              <w:bCs/>
              <w:color w:val="FF0000"/>
              <w:sz w:val="22"/>
            </w:rPr>
          </w:rPrChange>
        </w:rPr>
        <w:t>201</w:t>
      </w:r>
      <w:r w:rsidR="00BC2AC6" w:rsidRPr="00A6610E">
        <w:rPr>
          <w:rFonts w:ascii="Arial" w:eastAsia="굴림" w:hAnsi="Arial" w:cs="Arial"/>
          <w:bCs/>
          <w:color w:val="000000" w:themeColor="text1"/>
          <w:sz w:val="22"/>
          <w:rPrChange w:id="9536" w:author="Keis" w:date="2024-09-13T13:07:00Z">
            <w:rPr>
              <w:rFonts w:ascii="Arial" w:eastAsia="굴림" w:hAnsi="Arial" w:cs="Arial"/>
              <w:bCs/>
              <w:color w:val="FF0000"/>
              <w:sz w:val="22"/>
            </w:rPr>
          </w:rPrChange>
        </w:rPr>
        <w:t>1</w:t>
      </w:r>
      <w:r w:rsidR="00CB7C89" w:rsidRPr="001D19F6">
        <w:rPr>
          <w:rFonts w:ascii="Arial" w:eastAsia="굴림" w:hAnsi="Arial" w:cs="Arial"/>
          <w:bCs/>
          <w:sz w:val="22"/>
        </w:rPr>
        <w:t xml:space="preserve">. If the month is not clear, enter </w:t>
      </w:r>
      <w:r w:rsidR="00714734" w:rsidRPr="00A6610E">
        <w:rPr>
          <w:rFonts w:ascii="Arial" w:eastAsia="굴림" w:hAnsi="Arial" w:cs="Arial"/>
          <w:bCs/>
          <w:color w:val="000000" w:themeColor="text1"/>
          <w:sz w:val="22"/>
          <w:rPrChange w:id="9537" w:author="Keis" w:date="2024-09-13T13:07:00Z">
            <w:rPr>
              <w:rFonts w:ascii="Arial" w:eastAsia="굴림" w:hAnsi="Arial" w:cs="Arial"/>
              <w:bCs/>
              <w:color w:val="FF0000"/>
              <w:sz w:val="22"/>
            </w:rPr>
          </w:rPrChange>
        </w:rPr>
        <w:t>201</w:t>
      </w:r>
      <w:r w:rsidR="00BC2AC6" w:rsidRPr="00A6610E">
        <w:rPr>
          <w:rFonts w:ascii="Arial" w:eastAsia="굴림" w:hAnsi="Arial" w:cs="Arial"/>
          <w:bCs/>
          <w:color w:val="000000" w:themeColor="text1"/>
          <w:sz w:val="22"/>
          <w:rPrChange w:id="9538" w:author="Keis" w:date="2024-09-13T13:07:00Z">
            <w:rPr>
              <w:rFonts w:ascii="Arial" w:eastAsia="굴림" w:hAnsi="Arial" w:cs="Arial"/>
              <w:bCs/>
              <w:color w:val="FF0000"/>
              <w:sz w:val="22"/>
            </w:rPr>
          </w:rPrChange>
        </w:rPr>
        <w:t>1</w:t>
      </w:r>
      <w:r w:rsidR="00CB7C89" w:rsidRPr="00A6610E">
        <w:rPr>
          <w:rFonts w:ascii="Arial" w:eastAsia="굴림" w:hAnsi="Arial" w:cs="Arial"/>
          <w:bCs/>
          <w:color w:val="000000" w:themeColor="text1"/>
          <w:sz w:val="22"/>
          <w:rPrChange w:id="9539" w:author="Keis" w:date="2024-09-13T13:07:00Z">
            <w:rPr>
              <w:rFonts w:ascii="Arial" w:eastAsia="굴림" w:hAnsi="Arial" w:cs="Arial"/>
              <w:bCs/>
              <w:color w:val="FF0000"/>
              <w:sz w:val="22"/>
            </w:rPr>
          </w:rPrChange>
        </w:rPr>
        <w:t>00</w:t>
      </w:r>
      <w:r w:rsidR="00CB7C89" w:rsidRPr="001D19F6">
        <w:rPr>
          <w:rFonts w:ascii="Arial" w:eastAsia="굴림" w:hAnsi="Arial" w:cs="Arial"/>
          <w:bCs/>
          <w:sz w:val="22"/>
        </w:rPr>
        <w:t>.</w:t>
      </w:r>
      <w:r w:rsidRPr="001D19F6">
        <w:rPr>
          <w:rFonts w:ascii="Arial" w:eastAsia="굴림" w:hAnsi="Arial" w:cs="Arial"/>
          <w:bCs/>
          <w:sz w:val="22"/>
        </w:rPr>
        <w:t xml:space="preserve">] </w:t>
      </w:r>
    </w:p>
    <w:p w14:paraId="71CC534D" w14:textId="5B11960B" w:rsidR="00461859" w:rsidRPr="001D19F6" w:rsidRDefault="00DC1A10"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_______________________________</w:t>
      </w:r>
      <w:r w:rsidR="00461859" w:rsidRPr="001D19F6">
        <w:rPr>
          <w:rFonts w:ascii="Arial" w:eastAsia="굴림" w:hAnsi="Arial" w:cs="Arial"/>
          <w:sz w:val="22"/>
        </w:rPr>
        <w:t xml:space="preserve"> [</w:t>
      </w:r>
      <w:r w:rsidR="003608C0" w:rsidRPr="001D19F6">
        <w:rPr>
          <w:rFonts w:ascii="Arial" w:eastAsia="굴림" w:hAnsi="Arial" w:cs="Arial"/>
          <w:sz w:val="22"/>
        </w:rPr>
        <w:t xml:space="preserve">Range: </w:t>
      </w:r>
      <w:r w:rsidR="00C527CC" w:rsidRPr="001D19F6">
        <w:rPr>
          <w:rFonts w:ascii="Arial" w:eastAsia="굴림" w:hAnsi="Arial" w:cs="Arial"/>
          <w:sz w:val="22"/>
        </w:rPr>
        <w:t>190000</w:t>
      </w:r>
      <w:r w:rsidR="00DD69B9" w:rsidRPr="001D19F6">
        <w:rPr>
          <w:rFonts w:ascii="Arial" w:eastAsia="굴림" w:hAnsi="Arial" w:cs="Arial"/>
          <w:sz w:val="22"/>
        </w:rPr>
        <w:t>~</w:t>
      </w:r>
      <w:del w:id="9540" w:author="Keis" w:date="2024-09-06T10:23:00Z">
        <w:r w:rsidR="00714734" w:rsidRPr="00BC2AC6" w:rsidDel="00817F07">
          <w:rPr>
            <w:rFonts w:ascii="Arial" w:eastAsia="굴림" w:hAnsi="Arial" w:cs="Arial"/>
            <w:color w:val="FF0000"/>
            <w:sz w:val="22"/>
          </w:rPr>
          <w:delText>20</w:delText>
        </w:r>
        <w:r w:rsidR="00BC2AC6" w:rsidDel="00817F07">
          <w:rPr>
            <w:rFonts w:ascii="Arial" w:eastAsia="굴림" w:hAnsi="Arial" w:cs="Arial" w:hint="eastAsia"/>
            <w:color w:val="FF0000"/>
            <w:sz w:val="22"/>
          </w:rPr>
          <w:delText>20</w:delText>
        </w:r>
      </w:del>
      <w:ins w:id="9541" w:author="Keis" w:date="2024-09-06T10:23:00Z">
        <w:r w:rsidR="00817F07" w:rsidRPr="00817F07">
          <w:rPr>
            <w:rFonts w:ascii="Arial" w:eastAsia="굴림" w:hAnsi="Arial" w:cs="Arial"/>
            <w:color w:val="00B050"/>
            <w:sz w:val="22"/>
          </w:rPr>
          <w:t>2022</w:t>
        </w:r>
      </w:ins>
      <w:r w:rsidR="00CB7C89" w:rsidRPr="00A6610E">
        <w:rPr>
          <w:rFonts w:ascii="Arial" w:eastAsia="굴림" w:hAnsi="Arial" w:cs="Arial"/>
          <w:color w:val="000000" w:themeColor="text1"/>
          <w:sz w:val="22"/>
          <w:rPrChange w:id="9542" w:author="Keis" w:date="2024-09-13T13:07:00Z">
            <w:rPr>
              <w:rFonts w:ascii="Arial" w:eastAsia="굴림" w:hAnsi="Arial" w:cs="Arial"/>
              <w:color w:val="FF0000"/>
              <w:sz w:val="22"/>
            </w:rPr>
          </w:rPrChange>
        </w:rPr>
        <w:t>11</w:t>
      </w:r>
      <w:r w:rsidR="00461859" w:rsidRPr="001D19F6">
        <w:rPr>
          <w:rFonts w:ascii="Arial" w:eastAsia="굴림" w:hAnsi="Arial" w:cs="Arial"/>
          <w:sz w:val="22"/>
        </w:rPr>
        <w:t xml:space="preserve">] →Go to </w:t>
      </w:r>
      <w:r w:rsidR="001352D3" w:rsidRPr="001D19F6">
        <w:rPr>
          <w:rFonts w:ascii="Arial" w:eastAsia="굴림" w:hAnsi="Arial" w:cs="Arial"/>
          <w:sz w:val="22"/>
        </w:rPr>
        <w:t>C</w:t>
      </w:r>
      <w:r w:rsidR="00461859" w:rsidRPr="001D19F6">
        <w:rPr>
          <w:rFonts w:ascii="Arial" w:eastAsia="굴림" w:hAnsi="Arial" w:cs="Arial"/>
          <w:sz w:val="22"/>
        </w:rPr>
        <w:t>201</w:t>
      </w:r>
    </w:p>
    <w:p w14:paraId="46A4A137" w14:textId="77777777" w:rsidR="00461859" w:rsidRDefault="00461859" w:rsidP="00461859">
      <w:pPr>
        <w:wordWrap/>
        <w:spacing w:line="360" w:lineRule="auto"/>
        <w:jc w:val="left"/>
        <w:rPr>
          <w:rFonts w:ascii="Arial" w:eastAsia="굴림" w:hAnsi="Arial" w:cs="Arial"/>
          <w:sz w:val="22"/>
          <w:u w:val="single"/>
        </w:rPr>
      </w:pPr>
    </w:p>
    <w:p w14:paraId="34C998B7" w14:textId="77777777" w:rsidR="00264E50" w:rsidRPr="001D19F6" w:rsidRDefault="00264E50" w:rsidP="00461859">
      <w:pPr>
        <w:wordWrap/>
        <w:spacing w:line="360" w:lineRule="auto"/>
        <w:jc w:val="left"/>
        <w:rPr>
          <w:rFonts w:ascii="Arial" w:eastAsia="굴림" w:hAnsi="Arial" w:cs="Arial"/>
          <w:sz w:val="22"/>
          <w:u w:val="single"/>
        </w:rPr>
      </w:pPr>
    </w:p>
    <w:p w14:paraId="34F4873D" w14:textId="77777777" w:rsidR="002B5AD9" w:rsidRPr="001D19F6" w:rsidRDefault="002B5AD9" w:rsidP="00461859">
      <w:pPr>
        <w:wordWrap/>
        <w:spacing w:line="360" w:lineRule="auto"/>
        <w:jc w:val="left"/>
        <w:rPr>
          <w:rFonts w:ascii="Arial" w:eastAsia="굴림" w:hAnsi="Arial" w:cs="Arial"/>
          <w:b/>
          <w:sz w:val="22"/>
        </w:rPr>
      </w:pPr>
      <w:r w:rsidRPr="001D19F6">
        <w:rPr>
          <w:rFonts w:ascii="Arial" w:eastAsia="굴림" w:hAnsi="Arial" w:cs="Arial"/>
          <w:b/>
          <w:sz w:val="22"/>
        </w:rPr>
        <w:lastRenderedPageBreak/>
        <w:t>&lt; Cognitive function &gt;</w:t>
      </w:r>
    </w:p>
    <w:p w14:paraId="23F4F213" w14:textId="77777777" w:rsidR="00E20FEC"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201. Now I have some questions about cognitive function</w:t>
      </w:r>
      <w:r w:rsidR="00E20FEC" w:rsidRPr="001D19F6">
        <w:rPr>
          <w:rFonts w:ascii="Arial" w:eastAsia="굴림" w:hAnsi="Arial" w:cs="Arial"/>
          <w:sz w:val="22"/>
        </w:rPr>
        <w:t xml:space="preserve"> of the person who died</w:t>
      </w:r>
      <w:r w:rsidR="00461859" w:rsidRPr="001D19F6">
        <w:rPr>
          <w:rFonts w:ascii="Arial" w:eastAsia="굴림" w:hAnsi="Arial" w:cs="Arial"/>
          <w:sz w:val="22"/>
        </w:rPr>
        <w:t>.</w:t>
      </w:r>
      <w:r w:rsidR="00E20FEC" w:rsidRPr="001D19F6">
        <w:rPr>
          <w:rFonts w:ascii="Arial" w:eastAsia="굴림" w:hAnsi="Arial" w:cs="Arial"/>
          <w:sz w:val="22"/>
        </w:rPr>
        <w:t xml:space="preserve"> Your answer will be very helpful for the related studies such as cognitive function, </w:t>
      </w:r>
      <w:r w:rsidR="00F12E5B" w:rsidRPr="001D19F6">
        <w:rPr>
          <w:rFonts w:ascii="Arial" w:eastAsia="굴림" w:hAnsi="Arial" w:cs="Arial"/>
          <w:sz w:val="22"/>
        </w:rPr>
        <w:t>dementia</w:t>
      </w:r>
      <w:r w:rsidR="00E20FEC" w:rsidRPr="001D19F6">
        <w:rPr>
          <w:rFonts w:ascii="Arial" w:eastAsia="굴림" w:hAnsi="Arial" w:cs="Arial"/>
          <w:sz w:val="22"/>
        </w:rPr>
        <w:t>, memory problem, etc.</w:t>
      </w:r>
      <w:r w:rsidR="00461859" w:rsidRPr="001D19F6">
        <w:rPr>
          <w:rFonts w:ascii="Arial" w:eastAsia="굴림" w:hAnsi="Arial" w:cs="Arial"/>
          <w:sz w:val="22"/>
        </w:rPr>
        <w:t xml:space="preserve"> </w:t>
      </w:r>
      <w:r w:rsidR="00E20FEC" w:rsidRPr="001D19F6">
        <w:rPr>
          <w:rFonts w:ascii="Arial" w:eastAsia="굴림" w:hAnsi="Arial" w:cs="Arial"/>
          <w:sz w:val="22"/>
        </w:rPr>
        <w:t xml:space="preserve">Some parts would be irrelevant; however, please understand that all the questions are necessary for the whole study. </w:t>
      </w:r>
    </w:p>
    <w:p w14:paraId="06F77E40" w14:textId="77777777" w:rsidR="00E20FEC" w:rsidRPr="001D19F6" w:rsidRDefault="00E20FEC" w:rsidP="00461859">
      <w:pPr>
        <w:wordWrap/>
        <w:spacing w:line="360" w:lineRule="auto"/>
        <w:jc w:val="left"/>
        <w:rPr>
          <w:rFonts w:ascii="Arial" w:eastAsia="굴림" w:hAnsi="Arial" w:cs="Arial"/>
          <w:sz w:val="22"/>
        </w:rPr>
      </w:pPr>
    </w:p>
    <w:p w14:paraId="5FB30B54" w14:textId="77777777" w:rsidR="00CA07FD" w:rsidRPr="001D19F6" w:rsidRDefault="00CA07FD" w:rsidP="00461859">
      <w:pPr>
        <w:wordWrap/>
        <w:spacing w:line="360" w:lineRule="auto"/>
        <w:jc w:val="left"/>
        <w:rPr>
          <w:rFonts w:ascii="Arial" w:eastAsia="굴림" w:hAnsi="Arial" w:cs="Arial"/>
          <w:sz w:val="22"/>
        </w:rPr>
      </w:pPr>
      <w:r w:rsidRPr="001D19F6">
        <w:rPr>
          <w:rFonts w:ascii="Arial" w:eastAsia="굴림" w:hAnsi="Arial" w:cs="Arial"/>
          <w:sz w:val="22"/>
        </w:rPr>
        <w:t>Did he/ she have memory problems (cognitive dysfunction) as of one month before [he/she] died?</w:t>
      </w:r>
      <w:r w:rsidR="00461859" w:rsidRPr="001D19F6">
        <w:rPr>
          <w:rFonts w:ascii="Arial" w:eastAsia="굴림" w:hAnsi="Arial" w:cs="Arial"/>
          <w:sz w:val="22"/>
        </w:rPr>
        <w:t xml:space="preserve"> </w:t>
      </w:r>
    </w:p>
    <w:p w14:paraId="72C68A8D" w14:textId="77777777" w:rsidR="002B5AD9" w:rsidRPr="001D19F6" w:rsidRDefault="002B5AD9" w:rsidP="00F14BA4">
      <w:pPr>
        <w:pStyle w:val="a6"/>
        <w:numPr>
          <w:ilvl w:val="0"/>
          <w:numId w:val="83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205</w:t>
      </w:r>
    </w:p>
    <w:p w14:paraId="45BE38C9" w14:textId="77777777" w:rsidR="00461859" w:rsidRPr="001D19F6" w:rsidRDefault="00461859" w:rsidP="00461859">
      <w:pPr>
        <w:wordWrap/>
        <w:spacing w:line="360" w:lineRule="auto"/>
        <w:jc w:val="left"/>
        <w:rPr>
          <w:rFonts w:ascii="Arial" w:eastAsia="굴림" w:hAnsi="Arial" w:cs="Arial"/>
          <w:sz w:val="22"/>
        </w:rPr>
      </w:pPr>
    </w:p>
    <w:p w14:paraId="2D9550B6" w14:textId="77777777" w:rsidR="00461859" w:rsidRPr="001D19F6" w:rsidRDefault="00461859" w:rsidP="00B05F73">
      <w:pPr>
        <w:wordWrap/>
        <w:spacing w:line="276" w:lineRule="auto"/>
        <w:jc w:val="left"/>
        <w:rPr>
          <w:rFonts w:ascii="Arial" w:eastAsia="굴림" w:hAnsi="Arial" w:cs="Arial"/>
          <w:b/>
          <w:sz w:val="22"/>
        </w:rPr>
      </w:pPr>
      <w:r w:rsidRPr="001D19F6">
        <w:rPr>
          <w:rFonts w:ascii="Arial" w:eastAsia="굴림" w:hAnsi="Arial" w:cs="Arial"/>
          <w:b/>
          <w:sz w:val="22"/>
        </w:rPr>
        <w:t>Logic</w:t>
      </w:r>
    </w:p>
    <w:p w14:paraId="544619DA" w14:textId="77777777" w:rsidR="00461859" w:rsidRPr="001D19F6" w:rsidRDefault="00461859" w:rsidP="00F14BA4">
      <w:pPr>
        <w:pStyle w:val="a6"/>
        <w:numPr>
          <w:ilvl w:val="0"/>
          <w:numId w:val="805"/>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201=</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F12E5B"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202~</w:t>
      </w:r>
      <w:r w:rsidR="001352D3" w:rsidRPr="001D19F6">
        <w:rPr>
          <w:rFonts w:ascii="Arial" w:eastAsia="굴림" w:hAnsi="Arial" w:cs="Arial"/>
          <w:b/>
          <w:bCs/>
          <w:sz w:val="22"/>
        </w:rPr>
        <w:t>C</w:t>
      </w:r>
      <w:r w:rsidRPr="001D19F6">
        <w:rPr>
          <w:rFonts w:ascii="Arial" w:eastAsia="굴림" w:hAnsi="Arial" w:cs="Arial"/>
          <w:b/>
          <w:bCs/>
          <w:sz w:val="22"/>
        </w:rPr>
        <w:t xml:space="preserve">204. </w:t>
      </w:r>
    </w:p>
    <w:p w14:paraId="205AA1D4" w14:textId="77777777" w:rsidR="00461859" w:rsidRPr="001D19F6" w:rsidRDefault="00461859" w:rsidP="00461859">
      <w:pPr>
        <w:wordWrap/>
        <w:spacing w:line="360" w:lineRule="auto"/>
        <w:jc w:val="left"/>
        <w:rPr>
          <w:rFonts w:ascii="Arial" w:eastAsia="굴림" w:hAnsi="Arial" w:cs="Arial"/>
          <w:sz w:val="22"/>
        </w:rPr>
      </w:pPr>
    </w:p>
    <w:p w14:paraId="4FFF0F7E" w14:textId="77777777" w:rsidR="00461859" w:rsidRPr="001D19F6" w:rsidRDefault="001352D3" w:rsidP="00461859">
      <w:pPr>
        <w:wordWrap/>
        <w:spacing w:line="360" w:lineRule="auto"/>
        <w:jc w:val="left"/>
        <w:rPr>
          <w:rFonts w:ascii="Arial" w:eastAsia="굴림" w:hAnsi="Arial" w:cs="Arial"/>
          <w:b/>
          <w:sz w:val="22"/>
        </w:rPr>
      </w:pPr>
      <w:r w:rsidRPr="001D19F6">
        <w:rPr>
          <w:rFonts w:ascii="Arial" w:eastAsia="굴림" w:hAnsi="Arial" w:cs="Arial"/>
          <w:sz w:val="22"/>
        </w:rPr>
        <w:t>C</w:t>
      </w:r>
      <w:r w:rsidR="00461859" w:rsidRPr="001D19F6">
        <w:rPr>
          <w:rFonts w:ascii="Arial" w:eastAsia="굴림" w:hAnsi="Arial" w:cs="Arial"/>
          <w:sz w:val="22"/>
        </w:rPr>
        <w:t>202.</w:t>
      </w:r>
      <w:r w:rsidR="00F12E5B" w:rsidRPr="001D19F6">
        <w:rPr>
          <w:rFonts w:ascii="Arial" w:eastAsia="굴림" w:hAnsi="Arial" w:cs="Arial"/>
          <w:sz w:val="22"/>
        </w:rPr>
        <w:t xml:space="preserve"> In what age </w:t>
      </w:r>
      <w:r w:rsidR="00461859" w:rsidRPr="001D19F6">
        <w:rPr>
          <w:rFonts w:ascii="Arial" w:eastAsia="굴림" w:hAnsi="Arial" w:cs="Arial"/>
          <w:sz w:val="22"/>
        </w:rPr>
        <w:t xml:space="preserve">did his/her memory problems </w:t>
      </w:r>
      <w:r w:rsidR="00F12E5B" w:rsidRPr="001D19F6">
        <w:rPr>
          <w:rFonts w:ascii="Arial" w:eastAsia="굴림" w:hAnsi="Arial" w:cs="Arial"/>
          <w:sz w:val="22"/>
        </w:rPr>
        <w:t>start</w:t>
      </w:r>
      <w:r w:rsidR="00461859" w:rsidRPr="001D19F6">
        <w:rPr>
          <w:rFonts w:ascii="Arial" w:eastAsia="굴림" w:hAnsi="Arial" w:cs="Arial"/>
          <w:sz w:val="22"/>
        </w:rPr>
        <w:t>?</w:t>
      </w:r>
      <w:r w:rsidR="00F12E5B" w:rsidRPr="001D19F6">
        <w:rPr>
          <w:rFonts w:ascii="Arial" w:eastAsia="굴림" w:hAnsi="Arial" w:cs="Arial"/>
          <w:sz w:val="22"/>
        </w:rPr>
        <w:t xml:space="preserve"> </w:t>
      </w:r>
      <w:r w:rsidR="00DD69B9" w:rsidRPr="001D19F6">
        <w:rPr>
          <w:rFonts w:ascii="Arial" w:eastAsia="굴림" w:hAnsi="Arial" w:cs="Arial"/>
          <w:sz w:val="22"/>
        </w:rPr>
        <w:t>(unit: an age)</w:t>
      </w:r>
    </w:p>
    <w:p w14:paraId="07022793" w14:textId="77777777" w:rsidR="00444796" w:rsidRPr="001D19F6" w:rsidRDefault="00444796" w:rsidP="00461859">
      <w:pPr>
        <w:wordWrap/>
        <w:spacing w:line="360" w:lineRule="auto"/>
        <w:jc w:val="left"/>
        <w:rPr>
          <w:rFonts w:ascii="Arial" w:eastAsia="굴림" w:hAnsi="Arial" w:cs="Arial"/>
          <w:sz w:val="22"/>
        </w:rPr>
      </w:pPr>
    </w:p>
    <w:p w14:paraId="78B4DADC" w14:textId="77777777" w:rsidR="00461859" w:rsidRPr="001D19F6" w:rsidRDefault="00444796" w:rsidP="00461859">
      <w:pPr>
        <w:wordWrap/>
        <w:spacing w:line="360" w:lineRule="auto"/>
        <w:jc w:val="left"/>
        <w:rPr>
          <w:rFonts w:ascii="Arial" w:eastAsia="굴림" w:hAnsi="Arial" w:cs="Arial"/>
          <w:sz w:val="22"/>
        </w:rPr>
      </w:pPr>
      <w:r w:rsidRPr="001D19F6">
        <w:rPr>
          <w:rFonts w:ascii="Arial" w:eastAsia="굴림" w:hAnsi="Arial" w:cs="Arial"/>
          <w:kern w:val="0"/>
          <w:sz w:val="22"/>
        </w:rPr>
        <w:tab/>
        <w:t>_______________________________</w:t>
      </w:r>
      <w:r w:rsidRPr="001D19F6">
        <w:rPr>
          <w:rFonts w:ascii="Arial" w:eastAsia="굴림" w:hAnsi="Arial" w:cs="Arial"/>
          <w:sz w:val="22"/>
        </w:rPr>
        <w:t xml:space="preserve"> </w:t>
      </w:r>
      <w:r w:rsidR="00461859" w:rsidRPr="001D19F6">
        <w:rPr>
          <w:rFonts w:ascii="Arial" w:eastAsia="굴림" w:hAnsi="Arial" w:cs="Arial"/>
          <w:sz w:val="22"/>
        </w:rPr>
        <w:t>age [</w:t>
      </w:r>
      <w:r w:rsidR="003608C0" w:rsidRPr="001D19F6">
        <w:rPr>
          <w:rFonts w:ascii="Arial" w:eastAsia="굴림" w:hAnsi="Arial" w:cs="Arial"/>
          <w:sz w:val="22"/>
        </w:rPr>
        <w:t xml:space="preserve">Range: </w:t>
      </w:r>
      <w:r w:rsidR="00461859" w:rsidRPr="001D19F6">
        <w:rPr>
          <w:rFonts w:ascii="Arial" w:eastAsia="굴림" w:hAnsi="Arial" w:cs="Arial"/>
          <w:sz w:val="22"/>
        </w:rPr>
        <w:t>45~130]</w:t>
      </w:r>
    </w:p>
    <w:p w14:paraId="4D3D2D6C" w14:textId="77777777" w:rsidR="00461859" w:rsidRPr="001D19F6" w:rsidRDefault="00461859" w:rsidP="00461859">
      <w:pPr>
        <w:wordWrap/>
        <w:spacing w:line="360" w:lineRule="auto"/>
        <w:jc w:val="left"/>
        <w:rPr>
          <w:rFonts w:ascii="Arial" w:eastAsia="굴림" w:hAnsi="Arial" w:cs="Arial"/>
          <w:sz w:val="22"/>
        </w:rPr>
      </w:pPr>
    </w:p>
    <w:p w14:paraId="3F0459AF"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203. </w:t>
      </w:r>
      <w:r w:rsidR="00CA07FD" w:rsidRPr="001D19F6">
        <w:rPr>
          <w:rFonts w:ascii="Arial" w:eastAsia="굴림" w:hAnsi="Arial" w:cs="Arial"/>
          <w:sz w:val="22"/>
        </w:rPr>
        <w:t xml:space="preserve">Has a doctor told that he/ she has </w:t>
      </w:r>
      <w:r w:rsidR="00461859" w:rsidRPr="001D19F6">
        <w:rPr>
          <w:rFonts w:ascii="Arial" w:eastAsia="굴림" w:hAnsi="Arial" w:cs="Arial"/>
          <w:sz w:val="22"/>
        </w:rPr>
        <w:t>memory problems (memory impairment, dementia)?</w:t>
      </w:r>
    </w:p>
    <w:p w14:paraId="24F15310" w14:textId="77777777" w:rsidR="00A4057F" w:rsidRPr="001D19F6" w:rsidRDefault="00A4057F" w:rsidP="00F14BA4">
      <w:pPr>
        <w:pStyle w:val="a6"/>
        <w:numPr>
          <w:ilvl w:val="0"/>
          <w:numId w:val="83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90C4109" w14:textId="77777777" w:rsidR="00461859" w:rsidRPr="001D19F6" w:rsidRDefault="00461859" w:rsidP="00461859">
      <w:pPr>
        <w:wordWrap/>
        <w:spacing w:line="360" w:lineRule="auto"/>
        <w:jc w:val="left"/>
        <w:rPr>
          <w:rFonts w:ascii="Arial" w:eastAsia="굴림" w:hAnsi="Arial" w:cs="Arial"/>
          <w:sz w:val="22"/>
        </w:rPr>
      </w:pPr>
    </w:p>
    <w:p w14:paraId="4627E74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w:t>
      </w:r>
      <w:r w:rsidR="00A4057F" w:rsidRPr="001D19F6">
        <w:rPr>
          <w:rFonts w:ascii="Arial" w:eastAsia="굴림" w:hAnsi="Arial" w:cs="Arial"/>
          <w:sz w:val="22"/>
        </w:rPr>
        <w:t>04. Did he/she take any prescribed</w:t>
      </w:r>
      <w:r w:rsidR="00461859" w:rsidRPr="001D19F6">
        <w:rPr>
          <w:rFonts w:ascii="Arial" w:eastAsia="굴림" w:hAnsi="Arial" w:cs="Arial"/>
          <w:sz w:val="22"/>
        </w:rPr>
        <w:t xml:space="preserve"> medication </w:t>
      </w:r>
      <w:r w:rsidR="00A4057F" w:rsidRPr="001D19F6">
        <w:rPr>
          <w:rFonts w:ascii="Arial" w:eastAsia="굴림" w:hAnsi="Arial" w:cs="Arial"/>
          <w:sz w:val="22"/>
        </w:rPr>
        <w:t xml:space="preserve">for </w:t>
      </w:r>
      <w:r w:rsidR="00461859" w:rsidRPr="001D19F6">
        <w:rPr>
          <w:rFonts w:ascii="Arial" w:eastAsia="굴림" w:hAnsi="Arial" w:cs="Arial"/>
          <w:sz w:val="22"/>
        </w:rPr>
        <w:t>memory problems?</w:t>
      </w:r>
    </w:p>
    <w:p w14:paraId="03DFCBE3" w14:textId="77777777" w:rsidR="00A4057F" w:rsidRPr="001D19F6" w:rsidRDefault="00A4057F" w:rsidP="00F14BA4">
      <w:pPr>
        <w:pStyle w:val="a6"/>
        <w:numPr>
          <w:ilvl w:val="0"/>
          <w:numId w:val="83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B9D6F13" w14:textId="77777777" w:rsidR="00461859" w:rsidRPr="001D19F6" w:rsidRDefault="00461859" w:rsidP="00461859">
      <w:pPr>
        <w:wordWrap/>
        <w:spacing w:line="360" w:lineRule="auto"/>
        <w:jc w:val="left"/>
        <w:rPr>
          <w:rFonts w:ascii="Arial" w:eastAsia="굴림" w:hAnsi="Arial" w:cs="Arial"/>
          <w:sz w:val="22"/>
        </w:rPr>
      </w:pPr>
    </w:p>
    <w:p w14:paraId="21BAFAC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205. How was his/her memory</w:t>
      </w:r>
      <w:r w:rsidR="00A4057F" w:rsidRPr="001D19F6">
        <w:rPr>
          <w:rFonts w:ascii="Arial" w:eastAsia="굴림" w:hAnsi="Arial" w:cs="Arial"/>
          <w:sz w:val="22"/>
        </w:rPr>
        <w:t xml:space="preserve"> function</w:t>
      </w:r>
      <w:r w:rsidR="00461859" w:rsidRPr="001D19F6">
        <w:rPr>
          <w:rFonts w:ascii="Arial" w:eastAsia="굴림" w:hAnsi="Arial" w:cs="Arial"/>
          <w:sz w:val="22"/>
        </w:rPr>
        <w:t xml:space="preserve"> during one month before h</w:t>
      </w:r>
      <w:r w:rsidR="00A4057F" w:rsidRPr="001D19F6">
        <w:rPr>
          <w:rFonts w:ascii="Arial" w:eastAsia="굴림" w:hAnsi="Arial" w:cs="Arial"/>
          <w:sz w:val="22"/>
        </w:rPr>
        <w:t>e/ she died?</w:t>
      </w:r>
    </w:p>
    <w:p w14:paraId="1D346E94" w14:textId="77777777" w:rsidR="00461859" w:rsidRPr="001D19F6" w:rsidRDefault="00461859" w:rsidP="00F14BA4">
      <w:pPr>
        <w:pStyle w:val="a6"/>
        <w:numPr>
          <w:ilvl w:val="0"/>
          <w:numId w:val="83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Very good </w:t>
      </w:r>
    </w:p>
    <w:p w14:paraId="7F82F103" w14:textId="77777777" w:rsidR="00461859" w:rsidRPr="001D19F6" w:rsidRDefault="00461859" w:rsidP="00F14BA4">
      <w:pPr>
        <w:pStyle w:val="a6"/>
        <w:numPr>
          <w:ilvl w:val="0"/>
          <w:numId w:val="836"/>
        </w:numPr>
        <w:wordWrap/>
        <w:spacing w:line="360" w:lineRule="auto"/>
        <w:ind w:leftChars="0"/>
        <w:jc w:val="left"/>
        <w:rPr>
          <w:rFonts w:ascii="Arial" w:eastAsia="굴림" w:hAnsi="Arial" w:cs="Arial"/>
          <w:sz w:val="22"/>
        </w:rPr>
      </w:pPr>
      <w:r w:rsidRPr="001D19F6">
        <w:rPr>
          <w:rFonts w:ascii="Arial" w:eastAsia="굴림" w:hAnsi="Arial" w:cs="Arial"/>
          <w:sz w:val="22"/>
        </w:rPr>
        <w:t>Good</w:t>
      </w:r>
    </w:p>
    <w:p w14:paraId="5D650AB5" w14:textId="77777777" w:rsidR="00461859" w:rsidRPr="001D19F6" w:rsidRDefault="00461859" w:rsidP="00F14BA4">
      <w:pPr>
        <w:pStyle w:val="a6"/>
        <w:numPr>
          <w:ilvl w:val="0"/>
          <w:numId w:val="837"/>
        </w:numPr>
        <w:wordWrap/>
        <w:spacing w:line="360" w:lineRule="auto"/>
        <w:ind w:leftChars="0"/>
        <w:jc w:val="left"/>
        <w:rPr>
          <w:rFonts w:ascii="Arial" w:eastAsia="굴림" w:hAnsi="Arial" w:cs="Arial"/>
          <w:sz w:val="22"/>
        </w:rPr>
      </w:pPr>
      <w:r w:rsidRPr="001D19F6">
        <w:rPr>
          <w:rFonts w:ascii="Arial" w:eastAsia="굴림" w:hAnsi="Arial" w:cs="Arial"/>
          <w:sz w:val="22"/>
        </w:rPr>
        <w:t>Moderate</w:t>
      </w:r>
    </w:p>
    <w:p w14:paraId="08589D18" w14:textId="77777777" w:rsidR="00461859" w:rsidRPr="001D19F6" w:rsidRDefault="00461859" w:rsidP="00F14BA4">
      <w:pPr>
        <w:pStyle w:val="a6"/>
        <w:numPr>
          <w:ilvl w:val="0"/>
          <w:numId w:val="838"/>
        </w:numPr>
        <w:wordWrap/>
        <w:spacing w:line="360" w:lineRule="auto"/>
        <w:ind w:leftChars="0"/>
        <w:jc w:val="left"/>
        <w:rPr>
          <w:rFonts w:ascii="Arial" w:eastAsia="굴림" w:hAnsi="Arial" w:cs="Arial"/>
          <w:sz w:val="22"/>
        </w:rPr>
      </w:pPr>
      <w:r w:rsidRPr="001D19F6">
        <w:rPr>
          <w:rFonts w:ascii="Arial" w:eastAsia="굴림" w:hAnsi="Arial" w:cs="Arial"/>
          <w:sz w:val="22"/>
        </w:rPr>
        <w:t>Bad</w:t>
      </w:r>
    </w:p>
    <w:p w14:paraId="4A8F654E" w14:textId="77777777" w:rsidR="00461859" w:rsidRPr="001D19F6" w:rsidRDefault="00461859" w:rsidP="00F14BA4">
      <w:pPr>
        <w:pStyle w:val="a6"/>
        <w:numPr>
          <w:ilvl w:val="0"/>
          <w:numId w:val="839"/>
        </w:numPr>
        <w:wordWrap/>
        <w:spacing w:line="360" w:lineRule="auto"/>
        <w:ind w:leftChars="0"/>
        <w:jc w:val="left"/>
        <w:rPr>
          <w:rFonts w:ascii="Arial" w:eastAsia="굴림" w:hAnsi="Arial" w:cs="Arial"/>
          <w:sz w:val="22"/>
        </w:rPr>
      </w:pPr>
      <w:r w:rsidRPr="001D19F6">
        <w:rPr>
          <w:rFonts w:ascii="Arial" w:eastAsia="굴림" w:hAnsi="Arial" w:cs="Arial"/>
          <w:sz w:val="22"/>
        </w:rPr>
        <w:t>Very bad</w:t>
      </w:r>
    </w:p>
    <w:p w14:paraId="7A2E3507" w14:textId="77777777" w:rsidR="00A4057F" w:rsidRPr="001D19F6" w:rsidRDefault="00A4057F">
      <w:pPr>
        <w:widowControl/>
        <w:wordWrap/>
        <w:autoSpaceDE/>
        <w:autoSpaceDN/>
        <w:jc w:val="left"/>
        <w:rPr>
          <w:rFonts w:ascii="Arial" w:eastAsia="굴림" w:hAnsi="Arial" w:cs="Arial"/>
          <w:sz w:val="22"/>
        </w:rPr>
      </w:pPr>
    </w:p>
    <w:p w14:paraId="59B5499F" w14:textId="77777777" w:rsidR="00821386"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206. Now I have some questions about problem behaviors and cognitive functions. Did he/she have the following symptoms during the </w:t>
      </w:r>
      <w:r w:rsidR="00821386" w:rsidRPr="001D19F6">
        <w:rPr>
          <w:rFonts w:ascii="Arial" w:eastAsia="굴림" w:hAnsi="Arial" w:cs="Arial"/>
          <w:sz w:val="22"/>
        </w:rPr>
        <w:t>two years before his/her death?</w:t>
      </w:r>
    </w:p>
    <w:p w14:paraId="1AD6512D" w14:textId="77777777" w:rsidR="00461859" w:rsidRPr="001D19F6" w:rsidRDefault="00461859" w:rsidP="008B707C">
      <w:pPr>
        <w:wordWrap/>
        <w:spacing w:line="360" w:lineRule="auto"/>
        <w:jc w:val="left"/>
        <w:rPr>
          <w:rFonts w:ascii="Arial" w:eastAsia="굴림" w:hAnsi="Arial" w:cs="Arial"/>
          <w:sz w:val="22"/>
        </w:rPr>
      </w:pPr>
      <w:r w:rsidRPr="001D19F6">
        <w:rPr>
          <w:rFonts w:ascii="Arial" w:eastAsia="굴림" w:hAnsi="Arial" w:cs="Arial"/>
          <w:sz w:val="22"/>
        </w:rPr>
        <w:t xml:space="preserve">[Problem behavior] He/she </w:t>
      </w:r>
      <w:r w:rsidR="00B67DF2" w:rsidRPr="001D19F6">
        <w:rPr>
          <w:rFonts w:ascii="Arial" w:eastAsia="굴림" w:hAnsi="Arial" w:cs="Arial"/>
          <w:sz w:val="22"/>
        </w:rPr>
        <w:t xml:space="preserve">has ever got lost in a familiar environment. </w:t>
      </w:r>
    </w:p>
    <w:p w14:paraId="2AF4DADB" w14:textId="77777777" w:rsidR="00821386" w:rsidRPr="001D19F6" w:rsidRDefault="00821386" w:rsidP="00F14BA4">
      <w:pPr>
        <w:pStyle w:val="a6"/>
        <w:numPr>
          <w:ilvl w:val="0"/>
          <w:numId w:val="84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E7CBD2F" w14:textId="77777777" w:rsidR="00461859" w:rsidRPr="001D19F6" w:rsidRDefault="00461859" w:rsidP="008B707C">
      <w:pPr>
        <w:wordWrap/>
        <w:spacing w:line="360" w:lineRule="auto"/>
        <w:jc w:val="left"/>
        <w:rPr>
          <w:rFonts w:ascii="Arial" w:eastAsia="굴림" w:hAnsi="Arial" w:cs="Arial"/>
          <w:sz w:val="22"/>
        </w:rPr>
      </w:pPr>
    </w:p>
    <w:p w14:paraId="62725B56"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207. [Problem behavior] He/she</w:t>
      </w:r>
      <w:r w:rsidR="00B67DF2" w:rsidRPr="001D19F6">
        <w:rPr>
          <w:rFonts w:ascii="Arial" w:eastAsia="굴림" w:hAnsi="Arial" w:cs="Arial"/>
          <w:sz w:val="22"/>
        </w:rPr>
        <w:t xml:space="preserve"> has ever</w:t>
      </w:r>
      <w:r w:rsidR="00461859" w:rsidRPr="001D19F6">
        <w:rPr>
          <w:rFonts w:ascii="Arial" w:eastAsia="굴림" w:hAnsi="Arial" w:cs="Arial"/>
          <w:sz w:val="22"/>
        </w:rPr>
        <w:t xml:space="preserve"> wandered off the street</w:t>
      </w:r>
      <w:r w:rsidR="00B67DF2" w:rsidRPr="001D19F6">
        <w:rPr>
          <w:rFonts w:ascii="Arial" w:eastAsia="굴림" w:hAnsi="Arial" w:cs="Arial"/>
          <w:sz w:val="22"/>
        </w:rPr>
        <w:t xml:space="preserve"> and not returned by himself/ herself. </w:t>
      </w:r>
    </w:p>
    <w:p w14:paraId="5826D2F9" w14:textId="77777777" w:rsidR="00821386" w:rsidRPr="001D19F6" w:rsidRDefault="00821386" w:rsidP="00F14BA4">
      <w:pPr>
        <w:pStyle w:val="a6"/>
        <w:numPr>
          <w:ilvl w:val="0"/>
          <w:numId w:val="84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4788767" w14:textId="77777777" w:rsidR="00461859" w:rsidRPr="001D19F6" w:rsidRDefault="00461859" w:rsidP="008B707C">
      <w:pPr>
        <w:wordWrap/>
        <w:spacing w:line="360" w:lineRule="auto"/>
        <w:jc w:val="left"/>
        <w:rPr>
          <w:rFonts w:ascii="Arial" w:eastAsia="굴림" w:hAnsi="Arial" w:cs="Arial"/>
          <w:sz w:val="22"/>
        </w:rPr>
      </w:pPr>
    </w:p>
    <w:p w14:paraId="7EEF584D"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208. [Problem behavior] He/she could not be left alone at home.</w:t>
      </w:r>
    </w:p>
    <w:p w14:paraId="3F1B72AA" w14:textId="77777777" w:rsidR="00821386" w:rsidRPr="001D19F6" w:rsidRDefault="00821386" w:rsidP="00F14BA4">
      <w:pPr>
        <w:pStyle w:val="a6"/>
        <w:numPr>
          <w:ilvl w:val="0"/>
          <w:numId w:val="84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B0AC4CB" w14:textId="77777777" w:rsidR="00461859" w:rsidRPr="001D19F6" w:rsidRDefault="00461859" w:rsidP="008B707C">
      <w:pPr>
        <w:wordWrap/>
        <w:spacing w:line="360" w:lineRule="auto"/>
        <w:jc w:val="left"/>
        <w:rPr>
          <w:rFonts w:ascii="Arial" w:eastAsia="굴림" w:hAnsi="Arial" w:cs="Arial"/>
          <w:sz w:val="22"/>
        </w:rPr>
      </w:pPr>
    </w:p>
    <w:p w14:paraId="072C5BD8"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209. [Problem behavior] He/she </w:t>
      </w:r>
      <w:r w:rsidR="00B67DF2" w:rsidRPr="001D19F6">
        <w:rPr>
          <w:rFonts w:ascii="Arial" w:eastAsia="굴림" w:hAnsi="Arial" w:cs="Arial"/>
          <w:sz w:val="22"/>
        </w:rPr>
        <w:t xml:space="preserve">has ever seen or heard the things that were not really there. </w:t>
      </w:r>
    </w:p>
    <w:p w14:paraId="4BCC1482" w14:textId="77777777" w:rsidR="00821386" w:rsidRPr="001D19F6" w:rsidRDefault="00821386" w:rsidP="00F14BA4">
      <w:pPr>
        <w:pStyle w:val="a6"/>
        <w:numPr>
          <w:ilvl w:val="0"/>
          <w:numId w:val="84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F3B8B0D" w14:textId="77777777" w:rsidR="00461859" w:rsidRPr="001D19F6" w:rsidRDefault="00461859" w:rsidP="008B707C">
      <w:pPr>
        <w:wordWrap/>
        <w:spacing w:line="360" w:lineRule="auto"/>
        <w:jc w:val="left"/>
        <w:rPr>
          <w:rFonts w:ascii="Arial" w:eastAsia="굴림" w:hAnsi="Arial" w:cs="Arial"/>
          <w:sz w:val="22"/>
        </w:rPr>
      </w:pPr>
    </w:p>
    <w:p w14:paraId="5A526B08" w14:textId="77777777" w:rsidR="00461859" w:rsidRPr="001D19F6" w:rsidRDefault="001352D3" w:rsidP="008B707C">
      <w:pPr>
        <w:wordWrap/>
        <w:spacing w:line="360" w:lineRule="auto"/>
        <w:jc w:val="left"/>
        <w:rPr>
          <w:rFonts w:ascii="Arial" w:eastAsia="굴림" w:hAnsi="Arial" w:cs="Arial"/>
          <w:b/>
          <w:sz w:val="22"/>
        </w:rPr>
      </w:pPr>
      <w:r w:rsidRPr="001D19F6">
        <w:rPr>
          <w:rFonts w:ascii="Arial" w:eastAsia="굴림" w:hAnsi="Arial" w:cs="Arial"/>
          <w:sz w:val="22"/>
        </w:rPr>
        <w:t>C</w:t>
      </w:r>
      <w:r w:rsidR="00461859" w:rsidRPr="001D19F6">
        <w:rPr>
          <w:rFonts w:ascii="Arial" w:eastAsia="굴림" w:hAnsi="Arial" w:cs="Arial"/>
          <w:sz w:val="22"/>
        </w:rPr>
        <w:t>210. [Cognitive function]</w:t>
      </w:r>
      <w:r w:rsidR="00B67DF2" w:rsidRPr="001D19F6">
        <w:rPr>
          <w:rFonts w:ascii="Arial" w:eastAsia="굴림" w:hAnsi="Arial" w:cs="Arial"/>
          <w:sz w:val="22"/>
        </w:rPr>
        <w:t xml:space="preserve"> </w:t>
      </w:r>
      <w:r w:rsidR="00461859" w:rsidRPr="001D19F6">
        <w:rPr>
          <w:rFonts w:ascii="Arial" w:eastAsia="굴림" w:hAnsi="Arial" w:cs="Arial"/>
          <w:sz w:val="22"/>
        </w:rPr>
        <w:t>He/she was confused about or didn’t know year, date and time</w:t>
      </w:r>
      <w:r w:rsidR="00B67DF2" w:rsidRPr="001D19F6">
        <w:rPr>
          <w:rFonts w:ascii="Arial" w:eastAsia="굴림" w:hAnsi="Arial" w:cs="Arial"/>
          <w:sz w:val="22"/>
        </w:rPr>
        <w:t xml:space="preserve"> </w:t>
      </w:r>
      <w:r w:rsidR="00461859" w:rsidRPr="001D19F6">
        <w:rPr>
          <w:rFonts w:ascii="Arial" w:eastAsia="굴림" w:hAnsi="Arial" w:cs="Arial"/>
          <w:sz w:val="22"/>
        </w:rPr>
        <w:t>(morning, afternoon, evening, etc.)</w:t>
      </w:r>
      <w:r w:rsidR="00B67DF2" w:rsidRPr="001D19F6">
        <w:rPr>
          <w:rFonts w:ascii="Arial" w:eastAsia="굴림" w:hAnsi="Arial" w:cs="Arial"/>
          <w:sz w:val="22"/>
        </w:rPr>
        <w:t>.</w:t>
      </w:r>
    </w:p>
    <w:p w14:paraId="26E0EEBF" w14:textId="77777777" w:rsidR="00821386" w:rsidRPr="001D19F6" w:rsidRDefault="00821386" w:rsidP="00F14BA4">
      <w:pPr>
        <w:pStyle w:val="a6"/>
        <w:numPr>
          <w:ilvl w:val="0"/>
          <w:numId w:val="84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E33CAE3" w14:textId="77777777" w:rsidR="00461859" w:rsidRPr="001D19F6" w:rsidRDefault="00461859" w:rsidP="008B707C">
      <w:pPr>
        <w:wordWrap/>
        <w:spacing w:line="360" w:lineRule="auto"/>
        <w:jc w:val="left"/>
        <w:rPr>
          <w:rFonts w:ascii="Arial" w:eastAsia="굴림" w:hAnsi="Arial" w:cs="Arial"/>
          <w:sz w:val="22"/>
        </w:rPr>
      </w:pPr>
    </w:p>
    <w:p w14:paraId="43FB3477"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211. [Cognitive function] He/she was confused about or didn’t know</w:t>
      </w:r>
      <w:r w:rsidR="00B67DF2" w:rsidRPr="001D19F6">
        <w:rPr>
          <w:rFonts w:ascii="Arial" w:eastAsia="굴림" w:hAnsi="Arial" w:cs="Arial"/>
          <w:sz w:val="22"/>
        </w:rPr>
        <w:t xml:space="preserve"> where he/ she was (</w:t>
      </w:r>
      <w:r w:rsidR="00461859" w:rsidRPr="001D19F6">
        <w:rPr>
          <w:rFonts w:ascii="Arial" w:eastAsia="굴림" w:hAnsi="Arial" w:cs="Arial"/>
          <w:sz w:val="22"/>
        </w:rPr>
        <w:t>(ho</w:t>
      </w:r>
      <w:r w:rsidR="00B67DF2" w:rsidRPr="001D19F6">
        <w:rPr>
          <w:rFonts w:ascii="Arial" w:eastAsia="굴림" w:hAnsi="Arial" w:cs="Arial"/>
          <w:sz w:val="22"/>
        </w:rPr>
        <w:t>me, hospital, etc</w:t>
      </w:r>
      <w:r w:rsidR="003810E4" w:rsidRPr="001D19F6">
        <w:rPr>
          <w:rFonts w:ascii="Arial" w:eastAsia="굴림" w:hAnsi="Arial" w:cs="Arial" w:hint="eastAsia"/>
          <w:sz w:val="22"/>
        </w:rPr>
        <w:t>.</w:t>
      </w:r>
      <w:r w:rsidR="00B67DF2" w:rsidRPr="001D19F6">
        <w:rPr>
          <w:rFonts w:ascii="Arial" w:eastAsia="굴림" w:hAnsi="Arial" w:cs="Arial"/>
          <w:sz w:val="22"/>
        </w:rPr>
        <w:t>)</w:t>
      </w:r>
      <w:r w:rsidR="00461859" w:rsidRPr="001D19F6">
        <w:rPr>
          <w:rFonts w:ascii="Arial" w:eastAsia="굴림" w:hAnsi="Arial" w:cs="Arial"/>
          <w:sz w:val="22"/>
        </w:rPr>
        <w:t>.</w:t>
      </w:r>
    </w:p>
    <w:p w14:paraId="17189672" w14:textId="77777777" w:rsidR="00821386" w:rsidRPr="001D19F6" w:rsidRDefault="00821386" w:rsidP="00F14BA4">
      <w:pPr>
        <w:pStyle w:val="a6"/>
        <w:numPr>
          <w:ilvl w:val="0"/>
          <w:numId w:val="84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5504565" w14:textId="77777777" w:rsidR="00461859" w:rsidRPr="001D19F6" w:rsidRDefault="00461859" w:rsidP="008B707C">
      <w:pPr>
        <w:wordWrap/>
        <w:spacing w:line="360" w:lineRule="auto"/>
        <w:jc w:val="left"/>
        <w:rPr>
          <w:rFonts w:ascii="Arial" w:eastAsia="굴림" w:hAnsi="Arial" w:cs="Arial"/>
          <w:sz w:val="22"/>
        </w:rPr>
      </w:pPr>
    </w:p>
    <w:p w14:paraId="1382ED17"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212. [Cognitive function] He/she was not good at money, numerical and date calculations.</w:t>
      </w:r>
    </w:p>
    <w:p w14:paraId="20CE4414" w14:textId="77777777" w:rsidR="00821386" w:rsidRPr="001D19F6" w:rsidRDefault="00821386" w:rsidP="00F14BA4">
      <w:pPr>
        <w:pStyle w:val="a6"/>
        <w:numPr>
          <w:ilvl w:val="0"/>
          <w:numId w:val="84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4167A00" w14:textId="77777777" w:rsidR="00461859" w:rsidRPr="001D19F6" w:rsidRDefault="00461859" w:rsidP="008B707C">
      <w:pPr>
        <w:wordWrap/>
        <w:spacing w:line="360" w:lineRule="auto"/>
        <w:jc w:val="left"/>
        <w:rPr>
          <w:rFonts w:ascii="Arial" w:eastAsia="굴림" w:hAnsi="Arial" w:cs="Arial"/>
          <w:sz w:val="22"/>
        </w:rPr>
      </w:pPr>
    </w:p>
    <w:p w14:paraId="0D531776"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213. [Cognitive function] He/she </w:t>
      </w:r>
      <w:r w:rsidR="007D2C3A" w:rsidRPr="001D19F6">
        <w:rPr>
          <w:rFonts w:ascii="Arial" w:eastAsia="굴림" w:hAnsi="Arial" w:cs="Arial"/>
          <w:sz w:val="22"/>
        </w:rPr>
        <w:t xml:space="preserve">couldn’t </w:t>
      </w:r>
      <w:r w:rsidR="00461859" w:rsidRPr="001D19F6">
        <w:rPr>
          <w:rFonts w:ascii="Arial" w:eastAsia="굴림" w:hAnsi="Arial" w:cs="Arial"/>
          <w:sz w:val="22"/>
        </w:rPr>
        <w:t xml:space="preserve">remember </w:t>
      </w:r>
      <w:r w:rsidR="007D2C3A" w:rsidRPr="001D19F6">
        <w:rPr>
          <w:rFonts w:ascii="Arial" w:eastAsia="굴림" w:hAnsi="Arial" w:cs="Arial"/>
          <w:sz w:val="22"/>
        </w:rPr>
        <w:t xml:space="preserve">things that just happened or recall conversation he/ she had a </w:t>
      </w:r>
      <w:r w:rsidR="00461859" w:rsidRPr="001D19F6">
        <w:rPr>
          <w:rFonts w:ascii="Arial" w:eastAsia="굴림" w:hAnsi="Arial" w:cs="Arial"/>
          <w:sz w:val="22"/>
        </w:rPr>
        <w:t>little while ago.</w:t>
      </w:r>
    </w:p>
    <w:p w14:paraId="47B7CBF4" w14:textId="77777777" w:rsidR="00821386" w:rsidRPr="001D19F6" w:rsidRDefault="00821386" w:rsidP="00F14BA4">
      <w:pPr>
        <w:pStyle w:val="a6"/>
        <w:numPr>
          <w:ilvl w:val="0"/>
          <w:numId w:val="84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118316B" w14:textId="77777777" w:rsidR="00461859" w:rsidRPr="001D19F6" w:rsidRDefault="00461859" w:rsidP="008B707C">
      <w:pPr>
        <w:wordWrap/>
        <w:spacing w:line="360" w:lineRule="auto"/>
        <w:jc w:val="left"/>
        <w:rPr>
          <w:rFonts w:ascii="Arial" w:eastAsia="굴림" w:hAnsi="Arial" w:cs="Arial"/>
          <w:sz w:val="22"/>
        </w:rPr>
      </w:pPr>
    </w:p>
    <w:p w14:paraId="482CD7A6"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214. [Cognitive function] He/she </w:t>
      </w:r>
      <w:r w:rsidR="007D2C3A" w:rsidRPr="001D19F6">
        <w:rPr>
          <w:rFonts w:ascii="Arial" w:eastAsia="굴림" w:hAnsi="Arial" w:cs="Arial"/>
          <w:sz w:val="22"/>
        </w:rPr>
        <w:t>couldn’t recall conversation he/ she had a</w:t>
      </w:r>
      <w:r w:rsidR="00461859" w:rsidRPr="001D19F6">
        <w:rPr>
          <w:rFonts w:ascii="Arial" w:eastAsia="굴림" w:hAnsi="Arial" w:cs="Arial"/>
          <w:sz w:val="22"/>
        </w:rPr>
        <w:t xml:space="preserve"> few days ago.</w:t>
      </w:r>
    </w:p>
    <w:p w14:paraId="7B59C5DB" w14:textId="77777777" w:rsidR="00821386" w:rsidRPr="001D19F6" w:rsidRDefault="00821386" w:rsidP="00F14BA4">
      <w:pPr>
        <w:pStyle w:val="a6"/>
        <w:numPr>
          <w:ilvl w:val="0"/>
          <w:numId w:val="84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E08587F" w14:textId="77777777" w:rsidR="008B707C" w:rsidRPr="001D19F6" w:rsidRDefault="008B707C" w:rsidP="008B707C">
      <w:pPr>
        <w:widowControl/>
        <w:wordWrap/>
        <w:autoSpaceDE/>
        <w:autoSpaceDN/>
        <w:spacing w:line="360" w:lineRule="auto"/>
        <w:jc w:val="left"/>
        <w:rPr>
          <w:rFonts w:ascii="Arial" w:eastAsia="굴림" w:hAnsi="Arial" w:cs="Arial"/>
          <w:sz w:val="22"/>
        </w:rPr>
      </w:pPr>
    </w:p>
    <w:p w14:paraId="6137D661" w14:textId="77777777" w:rsidR="00461859" w:rsidRPr="001D19F6" w:rsidRDefault="001352D3" w:rsidP="008B707C">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215. [Cognitive function] He/she could not use familiar home appliances (TV, radio, etc.) alone.</w:t>
      </w:r>
    </w:p>
    <w:p w14:paraId="362823B3" w14:textId="77777777" w:rsidR="00821386" w:rsidRPr="001D19F6" w:rsidRDefault="00821386" w:rsidP="00F14BA4">
      <w:pPr>
        <w:pStyle w:val="a6"/>
        <w:numPr>
          <w:ilvl w:val="0"/>
          <w:numId w:val="84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CEE6969" w14:textId="77777777" w:rsidR="00444796" w:rsidRPr="001D19F6" w:rsidRDefault="00444796" w:rsidP="00444796">
      <w:pPr>
        <w:pStyle w:val="a6"/>
        <w:tabs>
          <w:tab w:val="left" w:pos="5245"/>
        </w:tabs>
        <w:wordWrap/>
        <w:spacing w:line="360" w:lineRule="auto"/>
        <w:ind w:leftChars="0" w:left="760"/>
        <w:rPr>
          <w:rFonts w:ascii="Arial" w:eastAsia="굴림" w:hAnsi="Arial" w:cs="Arial"/>
          <w:sz w:val="22"/>
        </w:rPr>
      </w:pPr>
    </w:p>
    <w:p w14:paraId="214EC3C1" w14:textId="77777777" w:rsidR="00461859" w:rsidRPr="001D19F6" w:rsidRDefault="001352D3" w:rsidP="008B707C">
      <w:pPr>
        <w:wordWrap/>
        <w:spacing w:line="360" w:lineRule="auto"/>
        <w:jc w:val="left"/>
        <w:rPr>
          <w:rFonts w:ascii="Arial" w:eastAsia="굴림" w:hAnsi="Arial" w:cs="Arial"/>
          <w:b/>
          <w:sz w:val="22"/>
        </w:rPr>
      </w:pPr>
      <w:r w:rsidRPr="001D19F6">
        <w:rPr>
          <w:rFonts w:ascii="Arial" w:eastAsia="굴림" w:hAnsi="Arial" w:cs="Arial"/>
          <w:sz w:val="22"/>
        </w:rPr>
        <w:t>C</w:t>
      </w:r>
      <w:r w:rsidR="00461859" w:rsidRPr="001D19F6">
        <w:rPr>
          <w:rFonts w:ascii="Arial" w:eastAsia="굴림" w:hAnsi="Arial" w:cs="Arial"/>
          <w:sz w:val="22"/>
        </w:rPr>
        <w:t>216. [Cognitive function]</w:t>
      </w:r>
      <w:r w:rsidR="007D2C3A" w:rsidRPr="001D19F6">
        <w:rPr>
          <w:rFonts w:ascii="Arial" w:eastAsia="굴림" w:hAnsi="Arial" w:cs="Arial"/>
          <w:sz w:val="22"/>
        </w:rPr>
        <w:t xml:space="preserve"> </w:t>
      </w:r>
      <w:r w:rsidR="00461859" w:rsidRPr="001D19F6">
        <w:rPr>
          <w:rFonts w:ascii="Arial" w:eastAsia="굴림" w:hAnsi="Arial" w:cs="Arial"/>
          <w:sz w:val="22"/>
        </w:rPr>
        <w:t xml:space="preserve">It was impossible for him/her to </w:t>
      </w:r>
      <w:r w:rsidR="007D2C3A" w:rsidRPr="001D19F6">
        <w:rPr>
          <w:rFonts w:ascii="Arial" w:eastAsia="굴림" w:hAnsi="Arial" w:cs="Arial"/>
          <w:sz w:val="22"/>
        </w:rPr>
        <w:t xml:space="preserve">learn how to use a new gadget or to learn </w:t>
      </w:r>
      <w:r w:rsidR="00461859" w:rsidRPr="001D19F6">
        <w:rPr>
          <w:rFonts w:ascii="Arial" w:eastAsia="굴림" w:hAnsi="Arial" w:cs="Arial"/>
          <w:sz w:val="22"/>
        </w:rPr>
        <w:t>new things</w:t>
      </w:r>
      <w:r w:rsidR="008159D7" w:rsidRPr="001D19F6">
        <w:rPr>
          <w:rFonts w:ascii="Arial" w:eastAsia="굴림" w:hAnsi="Arial" w:cs="Arial"/>
          <w:sz w:val="22"/>
        </w:rPr>
        <w:t xml:space="preserve"> in general</w:t>
      </w:r>
      <w:r w:rsidR="00461859" w:rsidRPr="001D19F6">
        <w:rPr>
          <w:rFonts w:ascii="Arial" w:eastAsia="굴림" w:hAnsi="Arial" w:cs="Arial"/>
          <w:sz w:val="22"/>
        </w:rPr>
        <w:t>.</w:t>
      </w:r>
    </w:p>
    <w:p w14:paraId="65B87816" w14:textId="77777777" w:rsidR="00821386" w:rsidRPr="001D19F6" w:rsidRDefault="00821386" w:rsidP="00F14BA4">
      <w:pPr>
        <w:pStyle w:val="a6"/>
        <w:numPr>
          <w:ilvl w:val="0"/>
          <w:numId w:val="85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0E3CDF0" w14:textId="77777777" w:rsidR="00461859" w:rsidRPr="001D19F6" w:rsidRDefault="00461859" w:rsidP="008B707C">
      <w:pPr>
        <w:wordWrap/>
        <w:spacing w:line="360" w:lineRule="auto"/>
        <w:jc w:val="left"/>
        <w:rPr>
          <w:rFonts w:ascii="Arial" w:eastAsia="굴림" w:hAnsi="Arial" w:cs="Arial"/>
          <w:sz w:val="22"/>
        </w:rPr>
      </w:pPr>
    </w:p>
    <w:p w14:paraId="6E606A3E" w14:textId="77777777" w:rsidR="00461859" w:rsidRPr="001D19F6" w:rsidRDefault="001352D3" w:rsidP="008B707C">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217. [Cognitive function]</w:t>
      </w:r>
      <w:r w:rsidR="007D2C3A" w:rsidRPr="001D19F6">
        <w:rPr>
          <w:rFonts w:ascii="Arial" w:eastAsia="굴림" w:hAnsi="Arial" w:cs="Arial"/>
          <w:sz w:val="22"/>
        </w:rPr>
        <w:t xml:space="preserve"> </w:t>
      </w:r>
      <w:r w:rsidR="00461859" w:rsidRPr="001D19F6">
        <w:rPr>
          <w:rFonts w:ascii="Arial" w:eastAsia="굴림" w:hAnsi="Arial" w:cs="Arial"/>
          <w:sz w:val="22"/>
        </w:rPr>
        <w:t xml:space="preserve">He/she </w:t>
      </w:r>
      <w:r w:rsidR="008159D7" w:rsidRPr="001D19F6">
        <w:rPr>
          <w:rFonts w:ascii="Arial" w:eastAsia="굴림" w:hAnsi="Arial" w:cs="Arial"/>
          <w:sz w:val="22"/>
        </w:rPr>
        <w:t xml:space="preserve">couldn’t follow a story when watching a TV </w:t>
      </w:r>
      <w:r w:rsidR="00461859" w:rsidRPr="001D19F6">
        <w:rPr>
          <w:rFonts w:ascii="Arial" w:eastAsia="굴림" w:hAnsi="Arial" w:cs="Arial"/>
          <w:sz w:val="22"/>
        </w:rPr>
        <w:t>drama</w:t>
      </w:r>
      <w:r w:rsidR="008159D7" w:rsidRPr="001D19F6">
        <w:rPr>
          <w:rFonts w:ascii="Arial" w:eastAsia="굴림" w:hAnsi="Arial" w:cs="Arial"/>
          <w:sz w:val="22"/>
        </w:rPr>
        <w:t>, movie, or news or learning to a radio.</w:t>
      </w:r>
    </w:p>
    <w:p w14:paraId="03D8C8AF" w14:textId="77777777" w:rsidR="00263136" w:rsidRPr="00264E50" w:rsidRDefault="00821386" w:rsidP="00F14BA4">
      <w:pPr>
        <w:pStyle w:val="a6"/>
        <w:numPr>
          <w:ilvl w:val="0"/>
          <w:numId w:val="85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007D2C3A" w:rsidRPr="001D19F6">
        <w:rPr>
          <w:rFonts w:ascii="Arial" w:eastAsia="굴림" w:hAnsi="Arial" w:cs="Arial"/>
          <w:sz w:val="22"/>
        </w:rPr>
        <w:t xml:space="preserve"> →Go to </w:t>
      </w:r>
      <w:r w:rsidR="001352D3" w:rsidRPr="001D19F6">
        <w:rPr>
          <w:rFonts w:ascii="Arial" w:eastAsia="굴림" w:hAnsi="Arial" w:cs="Arial"/>
          <w:sz w:val="22"/>
        </w:rPr>
        <w:t>C</w:t>
      </w:r>
      <w:r w:rsidR="007D2C3A" w:rsidRPr="001D19F6">
        <w:rPr>
          <w:rFonts w:ascii="Arial" w:eastAsia="굴림" w:hAnsi="Arial" w:cs="Arial"/>
          <w:sz w:val="22"/>
        </w:rPr>
        <w:t>301</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7D2C3A" w:rsidRPr="001D19F6">
        <w:rPr>
          <w:rFonts w:ascii="Arial" w:eastAsia="굴림" w:hAnsi="Arial" w:cs="Arial"/>
          <w:sz w:val="22"/>
        </w:rPr>
        <w:t xml:space="preserve">→Go to </w:t>
      </w:r>
      <w:r w:rsidR="001352D3" w:rsidRPr="001D19F6">
        <w:rPr>
          <w:rFonts w:ascii="Arial" w:eastAsia="굴림" w:hAnsi="Arial" w:cs="Arial"/>
          <w:sz w:val="22"/>
        </w:rPr>
        <w:t>C</w:t>
      </w:r>
      <w:r w:rsidR="007D2C3A" w:rsidRPr="001D19F6">
        <w:rPr>
          <w:rFonts w:ascii="Arial" w:eastAsia="굴림" w:hAnsi="Arial" w:cs="Arial"/>
          <w:sz w:val="22"/>
        </w:rPr>
        <w:t>301</w:t>
      </w:r>
    </w:p>
    <w:p w14:paraId="2E97944D" w14:textId="77777777" w:rsidR="00BC2AC6" w:rsidRDefault="00BC2AC6" w:rsidP="00444796">
      <w:pPr>
        <w:wordWrap/>
        <w:spacing w:line="360" w:lineRule="auto"/>
        <w:jc w:val="left"/>
        <w:rPr>
          <w:rFonts w:ascii="Arial" w:eastAsia="굴림" w:hAnsi="Arial" w:cs="Arial"/>
          <w:b/>
          <w:sz w:val="22"/>
        </w:rPr>
      </w:pPr>
    </w:p>
    <w:p w14:paraId="082126B1" w14:textId="77777777" w:rsidR="00444796" w:rsidRPr="001D19F6" w:rsidRDefault="00444796" w:rsidP="00444796">
      <w:pPr>
        <w:wordWrap/>
        <w:spacing w:line="360" w:lineRule="auto"/>
        <w:jc w:val="left"/>
        <w:rPr>
          <w:rFonts w:ascii="Arial" w:eastAsia="굴림" w:hAnsi="Arial" w:cs="Arial"/>
          <w:b/>
          <w:sz w:val="22"/>
        </w:rPr>
      </w:pPr>
      <w:r w:rsidRPr="001D19F6">
        <w:rPr>
          <w:rFonts w:ascii="Arial" w:eastAsia="굴림" w:hAnsi="Arial" w:cs="Arial"/>
          <w:b/>
          <w:sz w:val="22"/>
        </w:rPr>
        <w:lastRenderedPageBreak/>
        <w:t xml:space="preserve">&lt; Symptoms and health related activities &gt; </w:t>
      </w:r>
    </w:p>
    <w:p w14:paraId="7AD60A2C" w14:textId="77777777" w:rsidR="00461859" w:rsidRPr="001D19F6" w:rsidRDefault="001352D3" w:rsidP="00444796">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301. Now I have some questions about fall and pain.</w:t>
      </w:r>
      <w:r w:rsidR="00513DB3" w:rsidRPr="001D19F6">
        <w:rPr>
          <w:rFonts w:ascii="Arial" w:eastAsia="굴림" w:hAnsi="Arial" w:cs="Arial"/>
          <w:sz w:val="22"/>
        </w:rPr>
        <w:t xml:space="preserve"> </w:t>
      </w:r>
      <w:r w:rsidR="00513DB3" w:rsidRPr="001D19F6">
        <w:rPr>
          <w:rFonts w:ascii="Arial" w:eastAsia="굴림" w:hAnsi="Arial" w:cs="Arial"/>
          <w:kern w:val="0"/>
          <w:sz w:val="22"/>
          <w:szCs w:val="20"/>
        </w:rPr>
        <w:t xml:space="preserve">Has he/ she got hurt from a fall or trip over </w:t>
      </w:r>
      <w:r w:rsidR="00ED0CFE" w:rsidRPr="001D19F6">
        <w:rPr>
          <w:rFonts w:ascii="Arial" w:eastAsia="굴림" w:hAnsi="Arial" w:cs="Arial"/>
          <w:kern w:val="0"/>
          <w:sz w:val="22"/>
          <w:szCs w:val="20"/>
        </w:rPr>
        <w:t xml:space="preserve">from the previous interview </w:t>
      </w:r>
      <w:r w:rsidR="00513DB3" w:rsidRPr="001D19F6">
        <w:rPr>
          <w:rFonts w:ascii="Arial" w:eastAsia="굴림" w:hAnsi="Arial" w:cs="Arial"/>
          <w:kern w:val="0"/>
          <w:sz w:val="22"/>
          <w:szCs w:val="20"/>
        </w:rPr>
        <w:t xml:space="preserve">until </w:t>
      </w:r>
      <w:r w:rsidR="00ED0CFE" w:rsidRPr="001D19F6">
        <w:rPr>
          <w:rFonts w:ascii="Arial" w:eastAsia="굴림" w:hAnsi="Arial" w:cs="Arial"/>
          <w:kern w:val="0"/>
          <w:sz w:val="22"/>
          <w:szCs w:val="20"/>
        </w:rPr>
        <w:t>his/ her death?</w:t>
      </w:r>
      <w:r w:rsidR="00461859" w:rsidRPr="001D19F6">
        <w:rPr>
          <w:rFonts w:ascii="Arial" w:eastAsia="굴림" w:hAnsi="Arial" w:cs="Arial"/>
          <w:sz w:val="22"/>
        </w:rPr>
        <w:t xml:space="preserve"> </w:t>
      </w:r>
    </w:p>
    <w:p w14:paraId="00512AD5" w14:textId="77777777" w:rsidR="00821386" w:rsidRPr="001D19F6" w:rsidRDefault="00821386" w:rsidP="00F14BA4">
      <w:pPr>
        <w:pStyle w:val="a6"/>
        <w:numPr>
          <w:ilvl w:val="0"/>
          <w:numId w:val="85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781EB6" w:rsidRPr="001D19F6">
        <w:rPr>
          <w:rFonts w:ascii="Arial" w:eastAsia="굴림" w:hAnsi="Arial" w:cs="Arial"/>
          <w:sz w:val="22"/>
        </w:rPr>
        <w:t xml:space="preserve">→Go to </w:t>
      </w:r>
      <w:r w:rsidR="001352D3" w:rsidRPr="001D19F6">
        <w:rPr>
          <w:rFonts w:ascii="Arial" w:eastAsia="굴림" w:hAnsi="Arial" w:cs="Arial"/>
          <w:sz w:val="22"/>
        </w:rPr>
        <w:t>C</w:t>
      </w:r>
      <w:r w:rsidR="00781EB6" w:rsidRPr="001D19F6">
        <w:rPr>
          <w:rFonts w:ascii="Arial" w:eastAsia="굴림" w:hAnsi="Arial" w:cs="Arial"/>
          <w:sz w:val="22"/>
        </w:rPr>
        <w:t>304</w:t>
      </w:r>
    </w:p>
    <w:p w14:paraId="44E4CFC5" w14:textId="77777777" w:rsidR="00461859" w:rsidRPr="001D19F6" w:rsidRDefault="00461859" w:rsidP="008B707C">
      <w:pPr>
        <w:wordWrap/>
        <w:spacing w:line="360" w:lineRule="auto"/>
        <w:jc w:val="left"/>
        <w:rPr>
          <w:rFonts w:ascii="Arial" w:eastAsia="굴림" w:hAnsi="Arial" w:cs="Arial"/>
          <w:sz w:val="22"/>
        </w:rPr>
      </w:pPr>
    </w:p>
    <w:p w14:paraId="1903A0B9"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3B398724" w14:textId="77777777" w:rsidR="00461859" w:rsidRPr="001D19F6" w:rsidRDefault="00461859" w:rsidP="00F14BA4">
      <w:pPr>
        <w:pStyle w:val="a6"/>
        <w:numPr>
          <w:ilvl w:val="0"/>
          <w:numId w:val="868"/>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301=</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482A07"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302~</w:t>
      </w:r>
      <w:r w:rsidR="001352D3" w:rsidRPr="001D19F6">
        <w:rPr>
          <w:rFonts w:ascii="Arial" w:eastAsia="굴림" w:hAnsi="Arial" w:cs="Arial"/>
          <w:b/>
          <w:bCs/>
          <w:sz w:val="22"/>
        </w:rPr>
        <w:t>C</w:t>
      </w:r>
      <w:r w:rsidRPr="001D19F6">
        <w:rPr>
          <w:rFonts w:ascii="Arial" w:eastAsia="굴림" w:hAnsi="Arial" w:cs="Arial"/>
          <w:b/>
          <w:bCs/>
          <w:sz w:val="22"/>
        </w:rPr>
        <w:t xml:space="preserve">303. </w:t>
      </w:r>
    </w:p>
    <w:p w14:paraId="290230D1" w14:textId="77777777" w:rsidR="00461859" w:rsidRPr="001D19F6" w:rsidRDefault="00461859" w:rsidP="00461859">
      <w:pPr>
        <w:wordWrap/>
        <w:spacing w:line="360" w:lineRule="auto"/>
        <w:jc w:val="left"/>
        <w:rPr>
          <w:rFonts w:ascii="Arial" w:eastAsia="굴림" w:hAnsi="Arial" w:cs="Arial"/>
          <w:sz w:val="22"/>
        </w:rPr>
      </w:pPr>
    </w:p>
    <w:p w14:paraId="5417995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302. How many times did he/she fall? (unit: a time)</w:t>
      </w:r>
    </w:p>
    <w:p w14:paraId="28638404" w14:textId="77777777" w:rsidR="00461859" w:rsidRPr="001D19F6" w:rsidRDefault="00482A07" w:rsidP="00461859">
      <w:pPr>
        <w:wordWrap/>
        <w:spacing w:line="360" w:lineRule="auto"/>
        <w:jc w:val="left"/>
        <w:rPr>
          <w:rFonts w:ascii="Arial" w:eastAsia="굴림" w:hAnsi="Arial" w:cs="Arial"/>
          <w:sz w:val="22"/>
        </w:rPr>
      </w:pPr>
      <w:r w:rsidRPr="001D19F6">
        <w:rPr>
          <w:rFonts w:ascii="Arial" w:eastAsia="굴림" w:hAnsi="Arial" w:cs="Arial"/>
          <w:kern w:val="0"/>
          <w:sz w:val="22"/>
        </w:rPr>
        <w:tab/>
        <w:t xml:space="preserve">_______________________________ </w:t>
      </w:r>
      <w:r w:rsidR="00461859" w:rsidRPr="001D19F6">
        <w:rPr>
          <w:rFonts w:ascii="Arial" w:eastAsia="굴림" w:hAnsi="Arial" w:cs="Arial"/>
          <w:sz w:val="22"/>
        </w:rPr>
        <w:t>times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0CCC5144" w14:textId="77777777" w:rsidR="00461859" w:rsidRPr="001D19F6" w:rsidRDefault="00461859" w:rsidP="00461859">
      <w:pPr>
        <w:wordWrap/>
        <w:spacing w:line="360" w:lineRule="auto"/>
        <w:jc w:val="left"/>
        <w:rPr>
          <w:rFonts w:ascii="Arial" w:eastAsia="굴림" w:hAnsi="Arial" w:cs="Arial"/>
          <w:sz w:val="22"/>
        </w:rPr>
      </w:pPr>
    </w:p>
    <w:p w14:paraId="15565FF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303. Did he/she injure himself/herself seriously enough to need medical treatment?</w:t>
      </w:r>
    </w:p>
    <w:p w14:paraId="2DAB69E8" w14:textId="77777777" w:rsidR="00821386" w:rsidRPr="001D19F6" w:rsidRDefault="00821386" w:rsidP="00F14BA4">
      <w:pPr>
        <w:pStyle w:val="a6"/>
        <w:numPr>
          <w:ilvl w:val="0"/>
          <w:numId w:val="85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40ABC74" w14:textId="77777777" w:rsidR="00461859" w:rsidRPr="001D19F6" w:rsidRDefault="00461859" w:rsidP="00461859">
      <w:pPr>
        <w:wordWrap/>
        <w:spacing w:line="360" w:lineRule="auto"/>
        <w:jc w:val="left"/>
        <w:rPr>
          <w:rFonts w:ascii="Arial" w:eastAsia="굴림" w:hAnsi="Arial" w:cs="Arial"/>
          <w:sz w:val="22"/>
        </w:rPr>
      </w:pPr>
    </w:p>
    <w:p w14:paraId="4AEC797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304. Did he/she ever experience a fracture </w:t>
      </w:r>
      <w:r w:rsidR="00ED0CFE" w:rsidRPr="001D19F6">
        <w:rPr>
          <w:rFonts w:ascii="Arial" w:eastAsia="굴림" w:hAnsi="Arial" w:cs="Arial"/>
          <w:kern w:val="0"/>
          <w:sz w:val="22"/>
          <w:szCs w:val="20"/>
        </w:rPr>
        <w:t>from the previous interview until his/ her death</w:t>
      </w:r>
      <w:r w:rsidR="00461859" w:rsidRPr="001D19F6">
        <w:rPr>
          <w:rFonts w:ascii="Arial" w:eastAsia="굴림" w:hAnsi="Arial" w:cs="Arial"/>
          <w:sz w:val="22"/>
        </w:rPr>
        <w:t>?</w:t>
      </w:r>
    </w:p>
    <w:p w14:paraId="6CFBD2F1" w14:textId="77777777" w:rsidR="00821386" w:rsidRPr="001D19F6" w:rsidRDefault="00821386" w:rsidP="00F14BA4">
      <w:pPr>
        <w:pStyle w:val="a6"/>
        <w:numPr>
          <w:ilvl w:val="0"/>
          <w:numId w:val="85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ED0CFE" w:rsidRPr="001D19F6">
        <w:rPr>
          <w:rFonts w:ascii="Arial" w:eastAsia="굴림" w:hAnsi="Arial" w:cs="Arial"/>
          <w:sz w:val="22"/>
        </w:rPr>
        <w:t xml:space="preserve">→Go to </w:t>
      </w:r>
      <w:r w:rsidR="001352D3" w:rsidRPr="001D19F6">
        <w:rPr>
          <w:rFonts w:ascii="Arial" w:eastAsia="굴림" w:hAnsi="Arial" w:cs="Arial"/>
          <w:sz w:val="22"/>
        </w:rPr>
        <w:t>C</w:t>
      </w:r>
      <w:r w:rsidR="00ED0CFE" w:rsidRPr="001D19F6">
        <w:rPr>
          <w:rFonts w:ascii="Arial" w:eastAsia="굴림" w:hAnsi="Arial" w:cs="Arial"/>
          <w:sz w:val="22"/>
        </w:rPr>
        <w:t>306</w:t>
      </w:r>
    </w:p>
    <w:p w14:paraId="13D8612A" w14:textId="77777777" w:rsidR="00461859" w:rsidRPr="001D19F6" w:rsidRDefault="00461859" w:rsidP="00461859">
      <w:pPr>
        <w:wordWrap/>
        <w:spacing w:line="360" w:lineRule="auto"/>
        <w:jc w:val="left"/>
        <w:rPr>
          <w:rFonts w:ascii="Arial" w:eastAsia="굴림" w:hAnsi="Arial" w:cs="Arial"/>
          <w:sz w:val="22"/>
        </w:rPr>
      </w:pPr>
    </w:p>
    <w:p w14:paraId="6F14343D"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305. </w:t>
      </w:r>
      <w:r w:rsidR="004150F9" w:rsidRPr="001D19F6">
        <w:rPr>
          <w:rFonts w:ascii="Arial" w:eastAsia="굴림" w:hAnsi="Arial" w:cs="Arial"/>
          <w:kern w:val="0"/>
          <w:sz w:val="22"/>
          <w:szCs w:val="20"/>
        </w:rPr>
        <w:t>Did he/ she ever fracture his/ her hip in a fall accident</w:t>
      </w:r>
      <w:r w:rsidR="004150F9" w:rsidRPr="001D19F6">
        <w:rPr>
          <w:rFonts w:ascii="Arial" w:eastAsia="굴림" w:hAnsi="Arial" w:cs="Arial"/>
          <w:sz w:val="22"/>
        </w:rPr>
        <w:t xml:space="preserve"> </w:t>
      </w:r>
      <w:r w:rsidR="004150F9" w:rsidRPr="001D19F6">
        <w:rPr>
          <w:rFonts w:ascii="Arial" w:eastAsia="굴림" w:hAnsi="Arial" w:cs="Arial"/>
          <w:kern w:val="0"/>
          <w:sz w:val="22"/>
          <w:szCs w:val="20"/>
        </w:rPr>
        <w:t>from the previous interview until his/ her death</w:t>
      </w:r>
      <w:r w:rsidR="00461859" w:rsidRPr="001D19F6">
        <w:rPr>
          <w:rFonts w:ascii="Arial" w:eastAsia="굴림" w:hAnsi="Arial" w:cs="Arial"/>
          <w:sz w:val="22"/>
        </w:rPr>
        <w:t>?</w:t>
      </w:r>
    </w:p>
    <w:p w14:paraId="7524F9E6" w14:textId="77777777" w:rsidR="00821386" w:rsidRPr="001D19F6" w:rsidRDefault="00821386" w:rsidP="00F14BA4">
      <w:pPr>
        <w:pStyle w:val="a6"/>
        <w:numPr>
          <w:ilvl w:val="0"/>
          <w:numId w:val="85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693E292" w14:textId="77777777" w:rsidR="00461859" w:rsidRPr="001D19F6" w:rsidRDefault="00461859" w:rsidP="00461859">
      <w:pPr>
        <w:wordWrap/>
        <w:spacing w:line="360" w:lineRule="auto"/>
        <w:jc w:val="left"/>
        <w:rPr>
          <w:rFonts w:ascii="Arial" w:eastAsia="굴림" w:hAnsi="Arial" w:cs="Arial"/>
          <w:sz w:val="22"/>
        </w:rPr>
      </w:pPr>
    </w:p>
    <w:p w14:paraId="1267B1D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306. Did he/she suffer from </w:t>
      </w:r>
      <w:r w:rsidR="00F220E2" w:rsidRPr="001D19F6">
        <w:rPr>
          <w:rFonts w:ascii="Arial" w:eastAsia="굴림" w:hAnsi="Arial" w:cs="Arial"/>
          <w:sz w:val="22"/>
        </w:rPr>
        <w:t xml:space="preserve">any </w:t>
      </w:r>
      <w:r w:rsidR="00461859" w:rsidRPr="001D19F6">
        <w:rPr>
          <w:rFonts w:ascii="Arial" w:eastAsia="굴림" w:hAnsi="Arial" w:cs="Arial"/>
          <w:sz w:val="22"/>
        </w:rPr>
        <w:t>pain during the one year before his/her death?</w:t>
      </w:r>
    </w:p>
    <w:p w14:paraId="2F1D49F0" w14:textId="77777777" w:rsidR="00821386" w:rsidRPr="001D19F6" w:rsidRDefault="00821386" w:rsidP="00F14BA4">
      <w:pPr>
        <w:pStyle w:val="a6"/>
        <w:numPr>
          <w:ilvl w:val="0"/>
          <w:numId w:val="85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1AA39B5" w14:textId="77777777" w:rsidR="00413CFA" w:rsidRPr="001D19F6" w:rsidRDefault="00413CFA" w:rsidP="00461859">
      <w:pPr>
        <w:wordWrap/>
        <w:spacing w:line="360" w:lineRule="auto"/>
        <w:jc w:val="left"/>
        <w:rPr>
          <w:rFonts w:ascii="Arial" w:eastAsia="굴림" w:hAnsi="Arial" w:cs="Arial"/>
          <w:sz w:val="22"/>
        </w:rPr>
      </w:pPr>
    </w:p>
    <w:p w14:paraId="4A748D1A"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307. Now I have some questions about physical symptoms and health behavior, such as smoking and drinking.</w:t>
      </w:r>
      <w:r w:rsidR="008B707C" w:rsidRPr="001D19F6">
        <w:rPr>
          <w:rFonts w:ascii="Arial" w:eastAsia="굴림" w:hAnsi="Arial" w:cs="Arial"/>
          <w:sz w:val="22"/>
        </w:rPr>
        <w:t xml:space="preserve"> </w:t>
      </w:r>
      <w:r w:rsidR="00461859" w:rsidRPr="001D19F6">
        <w:rPr>
          <w:rFonts w:ascii="Arial" w:eastAsia="굴림" w:hAnsi="Arial" w:cs="Arial"/>
          <w:sz w:val="22"/>
        </w:rPr>
        <w:t>Did he/she smoke after the previous interview?</w:t>
      </w:r>
    </w:p>
    <w:p w14:paraId="7455E8B2" w14:textId="77777777" w:rsidR="00821386" w:rsidRPr="001D19F6" w:rsidRDefault="00821386" w:rsidP="00F14BA4">
      <w:pPr>
        <w:pStyle w:val="a6"/>
        <w:numPr>
          <w:ilvl w:val="0"/>
          <w:numId w:val="85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ECCF518" w14:textId="77777777" w:rsidR="008B707C" w:rsidRPr="001D19F6" w:rsidRDefault="008B707C" w:rsidP="00461859">
      <w:pPr>
        <w:wordWrap/>
        <w:spacing w:line="360" w:lineRule="auto"/>
        <w:jc w:val="left"/>
        <w:rPr>
          <w:rFonts w:ascii="Arial" w:eastAsia="굴림" w:hAnsi="Arial" w:cs="Arial"/>
          <w:sz w:val="22"/>
        </w:rPr>
      </w:pPr>
    </w:p>
    <w:p w14:paraId="37E35A1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308. Did he/she drink alcoholic beverages after</w:t>
      </w:r>
      <w:r w:rsidR="00461859" w:rsidRPr="001D19F6">
        <w:rPr>
          <w:rFonts w:ascii="Arial" w:eastAsia="굴림" w:hAnsi="Arial" w:cs="Arial"/>
          <w:bCs/>
          <w:sz w:val="22"/>
        </w:rPr>
        <w:t xml:space="preserve"> the previous interview</w:t>
      </w:r>
      <w:r w:rsidR="00461859" w:rsidRPr="001D19F6">
        <w:rPr>
          <w:rFonts w:ascii="Arial" w:eastAsia="굴림" w:hAnsi="Arial" w:cs="Arial"/>
          <w:sz w:val="22"/>
        </w:rPr>
        <w:t>?</w:t>
      </w:r>
    </w:p>
    <w:p w14:paraId="2803B298" w14:textId="77777777" w:rsidR="00461859" w:rsidRPr="001D19F6" w:rsidRDefault="00461859" w:rsidP="00F14BA4">
      <w:pPr>
        <w:pStyle w:val="a6"/>
        <w:numPr>
          <w:ilvl w:val="0"/>
          <w:numId w:val="869"/>
        </w:numPr>
        <w:wordWrap/>
        <w:spacing w:line="360" w:lineRule="auto"/>
        <w:ind w:leftChars="0"/>
        <w:jc w:val="left"/>
        <w:rPr>
          <w:rFonts w:ascii="Arial" w:eastAsia="굴림" w:hAnsi="Arial" w:cs="Arial"/>
          <w:sz w:val="22"/>
        </w:rPr>
      </w:pPr>
      <w:r w:rsidRPr="001D19F6">
        <w:rPr>
          <w:rFonts w:ascii="Arial" w:eastAsia="굴림" w:hAnsi="Arial" w:cs="Arial"/>
          <w:sz w:val="22"/>
        </w:rPr>
        <w:t>Yes</w:t>
      </w:r>
    </w:p>
    <w:p w14:paraId="30E73854" w14:textId="77777777" w:rsidR="00461859" w:rsidRPr="001D19F6" w:rsidRDefault="00461859" w:rsidP="00F14BA4">
      <w:pPr>
        <w:pStyle w:val="a6"/>
        <w:numPr>
          <w:ilvl w:val="0"/>
          <w:numId w:val="870"/>
        </w:numPr>
        <w:wordWrap/>
        <w:spacing w:line="360" w:lineRule="auto"/>
        <w:ind w:leftChars="0"/>
        <w:jc w:val="left"/>
        <w:rPr>
          <w:rFonts w:ascii="Arial" w:eastAsia="굴림" w:hAnsi="Arial" w:cs="Arial"/>
          <w:sz w:val="22"/>
        </w:rPr>
      </w:pPr>
      <w:r w:rsidRPr="001D19F6">
        <w:rPr>
          <w:rFonts w:ascii="Arial" w:eastAsia="굴림" w:hAnsi="Arial" w:cs="Arial"/>
          <w:sz w:val="22"/>
        </w:rPr>
        <w:t>No</w:t>
      </w:r>
    </w:p>
    <w:p w14:paraId="3168B074" w14:textId="77777777" w:rsidR="00461859" w:rsidRPr="001D19F6" w:rsidRDefault="00413CFA" w:rsidP="00F14BA4">
      <w:pPr>
        <w:pStyle w:val="a6"/>
        <w:numPr>
          <w:ilvl w:val="0"/>
          <w:numId w:val="871"/>
        </w:numPr>
        <w:wordWrap/>
        <w:spacing w:line="360" w:lineRule="auto"/>
        <w:ind w:leftChars="0"/>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ould not drink</w:t>
      </w:r>
    </w:p>
    <w:p w14:paraId="184625FD" w14:textId="77777777" w:rsidR="00461859" w:rsidRPr="001D19F6" w:rsidRDefault="00461859" w:rsidP="00461859">
      <w:pPr>
        <w:wordWrap/>
        <w:spacing w:line="360" w:lineRule="auto"/>
        <w:jc w:val="left"/>
        <w:rPr>
          <w:rFonts w:ascii="Arial" w:eastAsia="굴림" w:hAnsi="Arial" w:cs="Arial"/>
          <w:sz w:val="22"/>
        </w:rPr>
      </w:pPr>
    </w:p>
    <w:p w14:paraId="562C183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309. How much did he/she weigh</w:t>
      </w:r>
      <w:r w:rsidR="00413CFA" w:rsidRPr="001D19F6">
        <w:rPr>
          <w:rFonts w:ascii="Arial" w:eastAsia="굴림" w:hAnsi="Arial" w:cs="Arial"/>
          <w:sz w:val="22"/>
        </w:rPr>
        <w:t xml:space="preserve"> </w:t>
      </w:r>
      <w:r w:rsidR="00461859" w:rsidRPr="001D19F6">
        <w:rPr>
          <w:rFonts w:ascii="Arial" w:eastAsia="굴림" w:hAnsi="Arial" w:cs="Arial"/>
          <w:sz w:val="22"/>
        </w:rPr>
        <w:t>when he/she died? (unit: kg)</w:t>
      </w:r>
    </w:p>
    <w:p w14:paraId="74A94CB1" w14:textId="77777777" w:rsidR="00461859" w:rsidRPr="001D19F6" w:rsidRDefault="00413CFA" w:rsidP="00413CFA">
      <w:pPr>
        <w:wordWrap/>
        <w:spacing w:line="360" w:lineRule="auto"/>
        <w:ind w:firstLine="800"/>
        <w:jc w:val="left"/>
        <w:rPr>
          <w:rFonts w:ascii="Arial" w:eastAsia="굴림" w:hAnsi="Arial" w:cs="Arial"/>
          <w:sz w:val="22"/>
        </w:rPr>
      </w:pPr>
      <w:r w:rsidRPr="001D19F6">
        <w:rPr>
          <w:rFonts w:ascii="Arial" w:eastAsia="굴림" w:hAnsi="Arial" w:cs="Arial"/>
          <w:kern w:val="0"/>
          <w:sz w:val="22"/>
          <w:szCs w:val="20"/>
        </w:rPr>
        <w:t xml:space="preserve">_______________________________ </w:t>
      </w:r>
      <w:r w:rsidR="00461859" w:rsidRPr="001D19F6">
        <w:rPr>
          <w:rFonts w:ascii="Arial" w:eastAsia="굴림" w:hAnsi="Arial" w:cs="Arial"/>
          <w:sz w:val="22"/>
        </w:rPr>
        <w:t>kg [</w:t>
      </w:r>
      <w:r w:rsidR="003608C0" w:rsidRPr="001D19F6">
        <w:rPr>
          <w:rFonts w:ascii="Arial" w:eastAsia="굴림" w:hAnsi="Arial" w:cs="Arial"/>
          <w:sz w:val="22"/>
        </w:rPr>
        <w:t xml:space="preserve">Range: </w:t>
      </w:r>
      <w:r w:rsidR="00461859" w:rsidRPr="001D19F6">
        <w:rPr>
          <w:rFonts w:ascii="Arial" w:eastAsia="굴림" w:hAnsi="Arial" w:cs="Arial"/>
          <w:sz w:val="22"/>
        </w:rPr>
        <w:t>30~200]</w:t>
      </w:r>
    </w:p>
    <w:p w14:paraId="1DF01F49" w14:textId="77777777" w:rsidR="00461859" w:rsidRPr="001D19F6" w:rsidRDefault="00461859" w:rsidP="00461859">
      <w:pPr>
        <w:wordWrap/>
        <w:spacing w:line="360" w:lineRule="auto"/>
        <w:jc w:val="left"/>
        <w:rPr>
          <w:rFonts w:ascii="Arial" w:eastAsia="굴림" w:hAnsi="Arial" w:cs="Arial"/>
          <w:sz w:val="22"/>
        </w:rPr>
      </w:pPr>
    </w:p>
    <w:p w14:paraId="1FECE619" w14:textId="77777777" w:rsidR="00461859" w:rsidRPr="001D19F6" w:rsidRDefault="001352D3" w:rsidP="00461859">
      <w:pPr>
        <w:wordWrap/>
        <w:spacing w:line="360" w:lineRule="auto"/>
        <w:jc w:val="left"/>
        <w:rPr>
          <w:rFonts w:ascii="Arial" w:eastAsia="굴림" w:hAnsi="Arial" w:cs="Arial"/>
          <w:b/>
          <w:bCs/>
          <w:sz w:val="22"/>
        </w:rPr>
      </w:pPr>
      <w:r w:rsidRPr="001D19F6">
        <w:rPr>
          <w:rFonts w:ascii="Arial" w:eastAsia="굴림" w:hAnsi="Arial" w:cs="Arial"/>
          <w:sz w:val="22"/>
        </w:rPr>
        <w:t>C</w:t>
      </w:r>
      <w:r w:rsidR="00461859" w:rsidRPr="001D19F6">
        <w:rPr>
          <w:rFonts w:ascii="Arial" w:eastAsia="굴림" w:hAnsi="Arial" w:cs="Arial"/>
          <w:sz w:val="22"/>
        </w:rPr>
        <w:t>310. Did he/she gain or lose a lot of weight during the two years before his/her death?</w:t>
      </w:r>
    </w:p>
    <w:p w14:paraId="5E4417DC"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Cs/>
          <w:sz w:val="22"/>
        </w:rPr>
        <w:lastRenderedPageBreak/>
        <w:t>[IWER: Weight gain or loss means a change of more than 5 kg.]</w:t>
      </w:r>
    </w:p>
    <w:p w14:paraId="75543766" w14:textId="77777777" w:rsidR="00461859" w:rsidRPr="001D19F6" w:rsidRDefault="00461859" w:rsidP="00F14BA4">
      <w:pPr>
        <w:pStyle w:val="a6"/>
        <w:numPr>
          <w:ilvl w:val="0"/>
          <w:numId w:val="87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Yes, lost a lot </w:t>
      </w:r>
    </w:p>
    <w:p w14:paraId="3ADE3426" w14:textId="77777777" w:rsidR="00461859" w:rsidRPr="001D19F6" w:rsidRDefault="00461859" w:rsidP="00F14BA4">
      <w:pPr>
        <w:pStyle w:val="a6"/>
        <w:numPr>
          <w:ilvl w:val="0"/>
          <w:numId w:val="873"/>
        </w:numPr>
        <w:wordWrap/>
        <w:spacing w:line="360" w:lineRule="auto"/>
        <w:ind w:leftChars="0"/>
        <w:jc w:val="left"/>
        <w:rPr>
          <w:rFonts w:ascii="Arial" w:eastAsia="굴림" w:hAnsi="Arial" w:cs="Arial"/>
          <w:sz w:val="22"/>
        </w:rPr>
      </w:pPr>
      <w:r w:rsidRPr="001D19F6">
        <w:rPr>
          <w:rFonts w:ascii="Arial" w:eastAsia="굴림" w:hAnsi="Arial" w:cs="Arial"/>
          <w:sz w:val="22"/>
        </w:rPr>
        <w:t>Yes, gained a lot</w:t>
      </w:r>
    </w:p>
    <w:p w14:paraId="79836573" w14:textId="77777777" w:rsidR="00461859" w:rsidRPr="001D19F6" w:rsidRDefault="003C2DFD" w:rsidP="00F14BA4">
      <w:pPr>
        <w:pStyle w:val="a6"/>
        <w:numPr>
          <w:ilvl w:val="0"/>
          <w:numId w:val="874"/>
        </w:numPr>
        <w:wordWrap/>
        <w:spacing w:line="360" w:lineRule="auto"/>
        <w:ind w:leftChars="0"/>
        <w:jc w:val="left"/>
        <w:rPr>
          <w:rFonts w:ascii="Arial" w:eastAsia="굴림" w:hAnsi="Arial" w:cs="Arial"/>
          <w:sz w:val="22"/>
        </w:rPr>
      </w:pPr>
      <w:r w:rsidRPr="001D19F6">
        <w:rPr>
          <w:rFonts w:ascii="Arial" w:eastAsia="굴림" w:hAnsi="Arial" w:cs="Arial"/>
          <w:sz w:val="22"/>
        </w:rPr>
        <w:t>There was no change</w:t>
      </w:r>
    </w:p>
    <w:p w14:paraId="40D7F034" w14:textId="77777777" w:rsidR="00461859" w:rsidRPr="001D19F6" w:rsidRDefault="00461859" w:rsidP="00461859">
      <w:pPr>
        <w:wordWrap/>
        <w:spacing w:line="360" w:lineRule="auto"/>
        <w:jc w:val="left"/>
        <w:rPr>
          <w:rFonts w:ascii="Arial" w:eastAsia="굴림" w:hAnsi="Arial" w:cs="Arial"/>
          <w:sz w:val="22"/>
        </w:rPr>
      </w:pPr>
    </w:p>
    <w:p w14:paraId="3726C57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311. Did he/she have difficulty breathing during the one month before his/her death?</w:t>
      </w:r>
    </w:p>
    <w:p w14:paraId="657175FC" w14:textId="77777777" w:rsidR="008B707C" w:rsidRPr="001D19F6" w:rsidRDefault="008B707C" w:rsidP="00F14BA4">
      <w:pPr>
        <w:pStyle w:val="a6"/>
        <w:numPr>
          <w:ilvl w:val="0"/>
          <w:numId w:val="114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4CC84101" w14:textId="77777777" w:rsidR="00461859" w:rsidRPr="001D19F6" w:rsidRDefault="00461859" w:rsidP="00461859">
      <w:pPr>
        <w:wordWrap/>
        <w:spacing w:line="360" w:lineRule="auto"/>
        <w:jc w:val="left"/>
        <w:rPr>
          <w:rFonts w:ascii="Arial" w:eastAsia="굴림" w:hAnsi="Arial" w:cs="Arial"/>
          <w:sz w:val="22"/>
        </w:rPr>
      </w:pPr>
    </w:p>
    <w:p w14:paraId="397291E4"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312. Did he/she say that he/she had no appetite during the one month before his/her death?</w:t>
      </w:r>
    </w:p>
    <w:p w14:paraId="7B539916" w14:textId="77777777" w:rsidR="00821386" w:rsidRPr="001D19F6" w:rsidRDefault="00821386" w:rsidP="00F14BA4">
      <w:pPr>
        <w:pStyle w:val="a6"/>
        <w:numPr>
          <w:ilvl w:val="0"/>
          <w:numId w:val="85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124E936" w14:textId="77777777" w:rsidR="00461859" w:rsidRPr="001D19F6" w:rsidRDefault="00461859" w:rsidP="00461859">
      <w:pPr>
        <w:wordWrap/>
        <w:spacing w:line="360" w:lineRule="auto"/>
        <w:jc w:val="left"/>
        <w:rPr>
          <w:rFonts w:ascii="Arial" w:eastAsia="굴림" w:hAnsi="Arial" w:cs="Arial"/>
          <w:sz w:val="22"/>
        </w:rPr>
      </w:pPr>
    </w:p>
    <w:p w14:paraId="10139F2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313. Did he/she often vomit during the one month before his/her death?</w:t>
      </w:r>
    </w:p>
    <w:p w14:paraId="5BCD492C" w14:textId="77777777" w:rsidR="00821386" w:rsidRPr="001D19F6" w:rsidRDefault="00821386" w:rsidP="00F14BA4">
      <w:pPr>
        <w:pStyle w:val="a6"/>
        <w:numPr>
          <w:ilvl w:val="0"/>
          <w:numId w:val="85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D7D0B0D" w14:textId="77777777" w:rsidR="00461859" w:rsidRPr="001D19F6" w:rsidRDefault="00461859" w:rsidP="00461859">
      <w:pPr>
        <w:wordWrap/>
        <w:spacing w:line="360" w:lineRule="auto"/>
        <w:jc w:val="left"/>
        <w:rPr>
          <w:rFonts w:ascii="Arial" w:eastAsia="굴림" w:hAnsi="Arial" w:cs="Arial"/>
          <w:sz w:val="22"/>
        </w:rPr>
      </w:pPr>
    </w:p>
    <w:p w14:paraId="711DEB6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314. </w:t>
      </w:r>
      <w:r w:rsidR="003C2DFD" w:rsidRPr="001D19F6">
        <w:rPr>
          <w:rFonts w:ascii="Arial" w:eastAsia="굴림" w:hAnsi="Arial" w:cs="Arial"/>
          <w:sz w:val="22"/>
        </w:rPr>
        <w:t xml:space="preserve">Did he/she have difficulty controlling his/her arms and legs </w:t>
      </w:r>
      <w:r w:rsidR="00461859" w:rsidRPr="001D19F6">
        <w:rPr>
          <w:rFonts w:ascii="Arial" w:eastAsia="굴림" w:hAnsi="Arial" w:cs="Arial"/>
          <w:sz w:val="22"/>
        </w:rPr>
        <w:t>during the one month before his/her death?</w:t>
      </w:r>
    </w:p>
    <w:p w14:paraId="23DCCE06" w14:textId="77777777" w:rsidR="00821386" w:rsidRPr="001D19F6" w:rsidRDefault="00821386" w:rsidP="00F14BA4">
      <w:pPr>
        <w:pStyle w:val="a6"/>
        <w:numPr>
          <w:ilvl w:val="0"/>
          <w:numId w:val="86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8D87C8A" w14:textId="77777777" w:rsidR="00461859" w:rsidRPr="001D19F6" w:rsidRDefault="00461859" w:rsidP="00461859">
      <w:pPr>
        <w:wordWrap/>
        <w:spacing w:line="360" w:lineRule="auto"/>
        <w:jc w:val="left"/>
        <w:rPr>
          <w:rFonts w:ascii="Arial" w:eastAsia="굴림" w:hAnsi="Arial" w:cs="Arial"/>
          <w:sz w:val="22"/>
        </w:rPr>
      </w:pPr>
    </w:p>
    <w:p w14:paraId="542EBB7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315. Did he/she </w:t>
      </w:r>
      <w:r w:rsidR="003C2DFD" w:rsidRPr="001D19F6">
        <w:rPr>
          <w:rFonts w:ascii="Arial" w:eastAsia="굴림" w:hAnsi="Arial" w:cs="Arial"/>
          <w:sz w:val="22"/>
        </w:rPr>
        <w:t>have depression</w:t>
      </w:r>
      <w:r w:rsidR="00461859" w:rsidRPr="001D19F6">
        <w:rPr>
          <w:rFonts w:ascii="Arial" w:eastAsia="굴림" w:hAnsi="Arial" w:cs="Arial"/>
          <w:sz w:val="22"/>
        </w:rPr>
        <w:t xml:space="preserve"> during the one month before his/her death?</w:t>
      </w:r>
    </w:p>
    <w:p w14:paraId="1FDA64FA" w14:textId="77777777" w:rsidR="00821386" w:rsidRPr="001D19F6" w:rsidRDefault="00821386" w:rsidP="00F14BA4">
      <w:pPr>
        <w:pStyle w:val="a6"/>
        <w:numPr>
          <w:ilvl w:val="0"/>
          <w:numId w:val="86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8608CC3" w14:textId="77777777" w:rsidR="003C2DFD" w:rsidRPr="001D19F6" w:rsidRDefault="003C2DFD" w:rsidP="00461859">
      <w:pPr>
        <w:wordWrap/>
        <w:spacing w:line="360" w:lineRule="auto"/>
        <w:jc w:val="left"/>
        <w:rPr>
          <w:rFonts w:ascii="Arial" w:eastAsia="굴림" w:hAnsi="Arial" w:cs="Arial"/>
          <w:sz w:val="22"/>
        </w:rPr>
      </w:pPr>
    </w:p>
    <w:p w14:paraId="4B04C25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316. Did he/she </w:t>
      </w:r>
      <w:r w:rsidR="003C2DFD" w:rsidRPr="001D19F6">
        <w:rPr>
          <w:rFonts w:ascii="Arial" w:eastAsia="굴림" w:hAnsi="Arial" w:cs="Arial"/>
          <w:sz w:val="22"/>
        </w:rPr>
        <w:t xml:space="preserve">have periodic confusion </w:t>
      </w:r>
      <w:r w:rsidR="00461859" w:rsidRPr="001D19F6">
        <w:rPr>
          <w:rFonts w:ascii="Arial" w:eastAsia="굴림" w:hAnsi="Arial" w:cs="Arial"/>
          <w:sz w:val="22"/>
        </w:rPr>
        <w:t>during the one month before his/her death?</w:t>
      </w:r>
    </w:p>
    <w:p w14:paraId="109FA772" w14:textId="77777777" w:rsidR="00821386" w:rsidRPr="001D19F6" w:rsidRDefault="00821386" w:rsidP="00F14BA4">
      <w:pPr>
        <w:pStyle w:val="a6"/>
        <w:numPr>
          <w:ilvl w:val="0"/>
          <w:numId w:val="86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57E78A38" w14:textId="77777777" w:rsidR="00461859" w:rsidRPr="001D19F6" w:rsidRDefault="00461859" w:rsidP="00461859">
      <w:pPr>
        <w:wordWrap/>
        <w:spacing w:line="360" w:lineRule="auto"/>
        <w:jc w:val="left"/>
        <w:rPr>
          <w:rFonts w:ascii="Arial" w:eastAsia="굴림" w:hAnsi="Arial" w:cs="Arial"/>
          <w:sz w:val="22"/>
        </w:rPr>
      </w:pPr>
    </w:p>
    <w:p w14:paraId="68AE5CF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317. Did he/she </w:t>
      </w:r>
      <w:r w:rsidR="003C2DFD" w:rsidRPr="001D19F6">
        <w:rPr>
          <w:rFonts w:ascii="Arial" w:eastAsia="굴림" w:hAnsi="Arial" w:cs="Arial"/>
          <w:sz w:val="22"/>
        </w:rPr>
        <w:t xml:space="preserve">have severe fatigue or exhaustion </w:t>
      </w:r>
      <w:r w:rsidR="00461859" w:rsidRPr="001D19F6">
        <w:rPr>
          <w:rFonts w:ascii="Arial" w:eastAsia="굴림" w:hAnsi="Arial" w:cs="Arial"/>
          <w:sz w:val="22"/>
        </w:rPr>
        <w:t>during the one month before his/her death?</w:t>
      </w:r>
    </w:p>
    <w:p w14:paraId="04312250" w14:textId="77777777" w:rsidR="00821386" w:rsidRPr="001D19F6" w:rsidRDefault="00821386" w:rsidP="00F14BA4">
      <w:pPr>
        <w:pStyle w:val="a6"/>
        <w:numPr>
          <w:ilvl w:val="0"/>
          <w:numId w:val="86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BFDFB7A" w14:textId="77777777" w:rsidR="00461859" w:rsidRPr="001D19F6" w:rsidRDefault="00461859" w:rsidP="00461859">
      <w:pPr>
        <w:wordWrap/>
        <w:spacing w:line="360" w:lineRule="auto"/>
        <w:jc w:val="left"/>
        <w:rPr>
          <w:rFonts w:ascii="Arial" w:eastAsia="굴림" w:hAnsi="Arial" w:cs="Arial"/>
          <w:sz w:val="22"/>
        </w:rPr>
      </w:pPr>
    </w:p>
    <w:p w14:paraId="09A55BC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318. Did he/she have difficulty </w:t>
      </w:r>
      <w:r w:rsidR="003C2DFD" w:rsidRPr="001D19F6">
        <w:rPr>
          <w:rFonts w:ascii="Arial" w:eastAsia="굴림" w:hAnsi="Arial" w:cs="Arial"/>
          <w:sz w:val="22"/>
        </w:rPr>
        <w:t xml:space="preserve">being aroused or wakened or loss of consciousness </w:t>
      </w:r>
      <w:r w:rsidR="00461859" w:rsidRPr="001D19F6">
        <w:rPr>
          <w:rFonts w:ascii="Arial" w:eastAsia="굴림" w:hAnsi="Arial" w:cs="Arial"/>
          <w:sz w:val="22"/>
        </w:rPr>
        <w:t>during the one month before his/her death?</w:t>
      </w:r>
    </w:p>
    <w:p w14:paraId="27BF9147" w14:textId="77777777" w:rsidR="00821386" w:rsidRPr="001D19F6" w:rsidRDefault="00821386" w:rsidP="00F14BA4">
      <w:pPr>
        <w:pStyle w:val="a6"/>
        <w:numPr>
          <w:ilvl w:val="0"/>
          <w:numId w:val="86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B352768" w14:textId="77777777" w:rsidR="00461859" w:rsidRPr="001D19F6" w:rsidRDefault="00461859" w:rsidP="00461859">
      <w:pPr>
        <w:wordWrap/>
        <w:spacing w:line="360" w:lineRule="auto"/>
        <w:jc w:val="left"/>
        <w:rPr>
          <w:rFonts w:ascii="Arial" w:eastAsia="굴림" w:hAnsi="Arial" w:cs="Arial"/>
          <w:sz w:val="22"/>
        </w:rPr>
      </w:pPr>
    </w:p>
    <w:p w14:paraId="4135C01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319. Did he/she </w:t>
      </w:r>
      <w:r w:rsidR="003C2DFD" w:rsidRPr="001D19F6">
        <w:rPr>
          <w:rFonts w:ascii="Arial" w:eastAsia="굴림" w:hAnsi="Arial" w:cs="Arial"/>
          <w:sz w:val="22"/>
        </w:rPr>
        <w:t xml:space="preserve">have persistent wheezing, coughing or bringing up phlegm </w:t>
      </w:r>
      <w:r w:rsidR="00461859" w:rsidRPr="001D19F6">
        <w:rPr>
          <w:rFonts w:ascii="Arial" w:eastAsia="굴림" w:hAnsi="Arial" w:cs="Arial"/>
          <w:sz w:val="22"/>
        </w:rPr>
        <w:t>during the one month before his/her death?</w:t>
      </w:r>
    </w:p>
    <w:p w14:paraId="4616D6D8" w14:textId="77777777" w:rsidR="00821386" w:rsidRPr="001D19F6" w:rsidRDefault="00821386" w:rsidP="00F14BA4">
      <w:pPr>
        <w:pStyle w:val="a6"/>
        <w:numPr>
          <w:ilvl w:val="0"/>
          <w:numId w:val="86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53D07EA" w14:textId="77777777" w:rsidR="00461859" w:rsidRPr="001D19F6" w:rsidRDefault="00461859" w:rsidP="00461859">
      <w:pPr>
        <w:wordWrap/>
        <w:spacing w:line="360" w:lineRule="auto"/>
        <w:jc w:val="left"/>
        <w:rPr>
          <w:rFonts w:ascii="Arial" w:eastAsia="굴림" w:hAnsi="Arial" w:cs="Arial"/>
          <w:sz w:val="22"/>
        </w:rPr>
      </w:pPr>
    </w:p>
    <w:p w14:paraId="416587FB"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3C2DFD" w:rsidRPr="001D19F6">
        <w:rPr>
          <w:rFonts w:ascii="Arial" w:eastAsia="굴림" w:hAnsi="Arial" w:cs="Arial"/>
          <w:sz w:val="22"/>
        </w:rPr>
        <w:t>320. Did</w:t>
      </w:r>
      <w:r w:rsidR="00461859" w:rsidRPr="001D19F6">
        <w:rPr>
          <w:rFonts w:ascii="Arial" w:eastAsia="굴림" w:hAnsi="Arial" w:cs="Arial"/>
          <w:sz w:val="22"/>
        </w:rPr>
        <w:t xml:space="preserve"> he/she </w:t>
      </w:r>
      <w:r w:rsidR="003C2DFD" w:rsidRPr="001D19F6">
        <w:rPr>
          <w:rFonts w:ascii="Arial" w:eastAsia="굴림" w:hAnsi="Arial" w:cs="Arial"/>
          <w:sz w:val="22"/>
        </w:rPr>
        <w:t>have</w:t>
      </w:r>
      <w:r w:rsidR="00370C30" w:rsidRPr="001D19F6">
        <w:rPr>
          <w:rFonts w:ascii="Arial" w:eastAsia="굴림" w:hAnsi="Arial" w:cs="Arial"/>
          <w:sz w:val="22"/>
        </w:rPr>
        <w:t xml:space="preserve"> difficulty controlling his/her anger or feelings or have</w:t>
      </w:r>
      <w:r w:rsidR="003C2DFD" w:rsidRPr="001D19F6">
        <w:rPr>
          <w:rFonts w:ascii="Arial" w:eastAsia="굴림" w:hAnsi="Arial" w:cs="Arial"/>
          <w:sz w:val="22"/>
        </w:rPr>
        <w:t xml:space="preserve"> uncontrolled outburst </w:t>
      </w:r>
      <w:r w:rsidR="003C2DFD" w:rsidRPr="001D19F6">
        <w:rPr>
          <w:rFonts w:ascii="Arial" w:eastAsia="굴림" w:hAnsi="Arial" w:cs="Arial"/>
          <w:sz w:val="22"/>
        </w:rPr>
        <w:lastRenderedPageBreak/>
        <w:t xml:space="preserve">or temper </w:t>
      </w:r>
      <w:r w:rsidR="00461859" w:rsidRPr="001D19F6">
        <w:rPr>
          <w:rFonts w:ascii="Arial" w:eastAsia="굴림" w:hAnsi="Arial" w:cs="Arial"/>
          <w:sz w:val="22"/>
        </w:rPr>
        <w:t>during the one month before his/her death?</w:t>
      </w:r>
    </w:p>
    <w:p w14:paraId="6F1E7848" w14:textId="77777777" w:rsidR="00821386" w:rsidRPr="001D19F6" w:rsidRDefault="00821386" w:rsidP="00F14BA4">
      <w:pPr>
        <w:pStyle w:val="a6"/>
        <w:numPr>
          <w:ilvl w:val="0"/>
          <w:numId w:val="86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7EF942A9" w14:textId="77777777" w:rsidR="00461859" w:rsidRPr="001D19F6" w:rsidRDefault="00461859" w:rsidP="00461859">
      <w:pPr>
        <w:wordWrap/>
        <w:spacing w:line="360" w:lineRule="auto"/>
        <w:jc w:val="left"/>
        <w:rPr>
          <w:rFonts w:ascii="Arial" w:eastAsia="굴림" w:hAnsi="Arial" w:cs="Arial"/>
          <w:sz w:val="22"/>
        </w:rPr>
      </w:pPr>
    </w:p>
    <w:p w14:paraId="3B7F4BCD"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321. </w:t>
      </w:r>
      <w:r w:rsidR="00F8611C" w:rsidRPr="001D19F6">
        <w:rPr>
          <w:rFonts w:ascii="Arial" w:eastAsia="굴림" w:hAnsi="Arial" w:cs="Arial"/>
          <w:sz w:val="22"/>
        </w:rPr>
        <w:t xml:space="preserve">Did </w:t>
      </w:r>
      <w:r w:rsidR="00461859" w:rsidRPr="001D19F6">
        <w:rPr>
          <w:rFonts w:ascii="Arial" w:eastAsia="굴림" w:hAnsi="Arial" w:cs="Arial"/>
          <w:kern w:val="0"/>
          <w:sz w:val="22"/>
        </w:rPr>
        <w:t>he/she</w:t>
      </w:r>
      <w:r w:rsidR="00F8611C" w:rsidRPr="001D19F6">
        <w:rPr>
          <w:rFonts w:ascii="Arial" w:eastAsia="굴림" w:hAnsi="Arial" w:cs="Arial"/>
          <w:kern w:val="0"/>
          <w:sz w:val="22"/>
        </w:rPr>
        <w:t xml:space="preserve"> have loss of control of bowel or bladder </w:t>
      </w:r>
      <w:r w:rsidR="00461859" w:rsidRPr="001D19F6">
        <w:rPr>
          <w:rFonts w:ascii="Arial" w:eastAsia="굴림" w:hAnsi="Arial" w:cs="Arial"/>
          <w:sz w:val="22"/>
        </w:rPr>
        <w:t>during the one month before his/her death?</w:t>
      </w:r>
    </w:p>
    <w:p w14:paraId="1D8BBB6F" w14:textId="77777777" w:rsidR="00821386" w:rsidRPr="001D19F6" w:rsidRDefault="00821386" w:rsidP="00F14BA4">
      <w:pPr>
        <w:pStyle w:val="a6"/>
        <w:numPr>
          <w:ilvl w:val="0"/>
          <w:numId w:val="86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00F8611C" w:rsidRPr="001D19F6">
        <w:rPr>
          <w:rFonts w:ascii="Arial" w:eastAsia="굴림" w:hAnsi="Arial" w:cs="Arial"/>
          <w:sz w:val="22"/>
        </w:rPr>
        <w:t xml:space="preserve"> →Go to </w:t>
      </w:r>
      <w:r w:rsidR="001352D3" w:rsidRPr="001D19F6">
        <w:rPr>
          <w:rFonts w:ascii="Arial" w:eastAsia="굴림" w:hAnsi="Arial" w:cs="Arial"/>
          <w:sz w:val="22"/>
        </w:rPr>
        <w:t>C</w:t>
      </w:r>
      <w:r w:rsidR="00F8611C" w:rsidRPr="001D19F6">
        <w:rPr>
          <w:rFonts w:ascii="Arial" w:eastAsia="굴림" w:hAnsi="Arial" w:cs="Arial"/>
          <w:sz w:val="22"/>
        </w:rPr>
        <w:t>401</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00F8611C" w:rsidRPr="001D19F6">
        <w:rPr>
          <w:rFonts w:ascii="Arial" w:eastAsia="굴림" w:hAnsi="Arial" w:cs="Arial"/>
          <w:sz w:val="22"/>
        </w:rPr>
        <w:t xml:space="preserve">→Go to </w:t>
      </w:r>
      <w:r w:rsidR="001352D3" w:rsidRPr="001D19F6">
        <w:rPr>
          <w:rFonts w:ascii="Arial" w:eastAsia="굴림" w:hAnsi="Arial" w:cs="Arial"/>
          <w:sz w:val="22"/>
        </w:rPr>
        <w:t>C</w:t>
      </w:r>
      <w:r w:rsidR="00F8611C" w:rsidRPr="001D19F6">
        <w:rPr>
          <w:rFonts w:ascii="Arial" w:eastAsia="굴림" w:hAnsi="Arial" w:cs="Arial"/>
          <w:sz w:val="22"/>
        </w:rPr>
        <w:t>401</w:t>
      </w:r>
    </w:p>
    <w:p w14:paraId="14A26180" w14:textId="77777777" w:rsidR="00CE7C04" w:rsidRPr="001D19F6" w:rsidRDefault="00CE7C04" w:rsidP="00CE7C04">
      <w:pPr>
        <w:wordWrap/>
        <w:spacing w:line="360" w:lineRule="auto"/>
        <w:jc w:val="left"/>
        <w:rPr>
          <w:rFonts w:ascii="Arial" w:eastAsia="굴림" w:hAnsi="Arial" w:cs="Arial"/>
          <w:sz w:val="22"/>
        </w:rPr>
      </w:pPr>
    </w:p>
    <w:p w14:paraId="34832C9D" w14:textId="77777777" w:rsidR="004C5DA3" w:rsidRPr="001D19F6" w:rsidRDefault="004C5DA3" w:rsidP="00CE7C04">
      <w:pPr>
        <w:wordWrap/>
        <w:spacing w:line="360" w:lineRule="auto"/>
        <w:jc w:val="left"/>
        <w:rPr>
          <w:rFonts w:ascii="Arial" w:eastAsia="굴림" w:hAnsi="Arial" w:cs="Arial"/>
          <w:b/>
          <w:sz w:val="22"/>
        </w:rPr>
      </w:pPr>
      <w:r w:rsidRPr="001D19F6">
        <w:rPr>
          <w:rFonts w:ascii="Arial" w:eastAsia="굴림" w:hAnsi="Arial" w:cs="Arial"/>
          <w:b/>
          <w:sz w:val="22"/>
        </w:rPr>
        <w:t>&lt; Functional Limitation and Helpers &gt;</w:t>
      </w:r>
    </w:p>
    <w:p w14:paraId="275356F5" w14:textId="77777777" w:rsidR="004C5DA3"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401. </w:t>
      </w:r>
      <w:r w:rsidR="004C5DA3" w:rsidRPr="001D19F6">
        <w:rPr>
          <w:rFonts w:ascii="Arial" w:eastAsia="굴림" w:hAnsi="Arial" w:cs="Arial"/>
          <w:sz w:val="22"/>
        </w:rPr>
        <w:t>I would like to understand difficulties people may have with various activities because of a health or physical problem before they die. Please kindly recall the last three months before his/ her death.</w:t>
      </w:r>
    </w:p>
    <w:p w14:paraId="433BB944" w14:textId="77777777" w:rsidR="004C5DA3" w:rsidRPr="001D19F6" w:rsidRDefault="004C5DA3" w:rsidP="00461859">
      <w:pPr>
        <w:wordWrap/>
        <w:spacing w:line="360" w:lineRule="auto"/>
        <w:jc w:val="left"/>
        <w:rPr>
          <w:rFonts w:ascii="Arial" w:eastAsia="굴림" w:hAnsi="Arial" w:cs="Arial"/>
          <w:sz w:val="22"/>
        </w:rPr>
      </w:pPr>
    </w:p>
    <w:p w14:paraId="653F2B62" w14:textId="77777777" w:rsidR="00461859" w:rsidRPr="001D19F6" w:rsidRDefault="004C5DA3" w:rsidP="00461859">
      <w:pPr>
        <w:wordWrap/>
        <w:spacing w:line="360" w:lineRule="auto"/>
        <w:jc w:val="left"/>
        <w:rPr>
          <w:rFonts w:ascii="Arial" w:eastAsia="굴림" w:hAnsi="Arial" w:cs="Arial"/>
          <w:sz w:val="22"/>
        </w:rPr>
      </w:pPr>
      <w:r w:rsidRPr="001D19F6">
        <w:rPr>
          <w:rFonts w:ascii="Arial" w:eastAsia="굴림" w:hAnsi="Arial" w:cs="Arial"/>
          <w:sz w:val="22"/>
        </w:rPr>
        <w:t>About how many days did [he/she] stay in bed more than half the day during the last three months before [his/her] death?</w:t>
      </w:r>
      <w:r w:rsidR="00461859" w:rsidRPr="001D19F6">
        <w:rPr>
          <w:rFonts w:ascii="Arial" w:eastAsia="굴림" w:hAnsi="Arial" w:cs="Arial"/>
          <w:sz w:val="22"/>
        </w:rPr>
        <w:t xml:space="preserve"> </w:t>
      </w:r>
      <w:r w:rsidR="003402F0" w:rsidRPr="001D19F6">
        <w:rPr>
          <w:rFonts w:ascii="Arial" w:eastAsia="굴림" w:hAnsi="Arial" w:cs="Arial"/>
          <w:sz w:val="22"/>
        </w:rPr>
        <w:t>(unit: a day)</w:t>
      </w:r>
    </w:p>
    <w:p w14:paraId="43704BF5" w14:textId="77777777" w:rsidR="009269CC" w:rsidRPr="001D19F6" w:rsidRDefault="009269CC" w:rsidP="00461859">
      <w:pPr>
        <w:wordWrap/>
        <w:spacing w:line="360" w:lineRule="auto"/>
        <w:jc w:val="left"/>
        <w:rPr>
          <w:rFonts w:ascii="Arial" w:eastAsia="굴림" w:hAnsi="Arial" w:cs="Arial"/>
          <w:sz w:val="22"/>
        </w:rPr>
      </w:pPr>
      <w:r w:rsidRPr="001D19F6">
        <w:rPr>
          <w:rFonts w:ascii="Arial" w:eastAsia="굴림" w:hAnsi="Arial" w:cs="Arial"/>
          <w:sz w:val="22"/>
        </w:rPr>
        <w:t xml:space="preserve">[IWER: If none, mark ‘0. If </w:t>
      </w:r>
      <w:proofErr w:type="spellStart"/>
      <w:r w:rsidRPr="001D19F6">
        <w:rPr>
          <w:rFonts w:ascii="Arial" w:eastAsia="굴림" w:hAnsi="Arial" w:cs="Arial"/>
          <w:sz w:val="22"/>
        </w:rPr>
        <w:t>everyday</w:t>
      </w:r>
      <w:proofErr w:type="spellEnd"/>
      <w:r w:rsidRPr="001D19F6">
        <w:rPr>
          <w:rFonts w:ascii="Arial" w:eastAsia="굴림" w:hAnsi="Arial" w:cs="Arial"/>
          <w:sz w:val="22"/>
        </w:rPr>
        <w:t>, mark ‘93’]</w:t>
      </w:r>
    </w:p>
    <w:p w14:paraId="461ECB6C" w14:textId="77777777" w:rsidR="00461859" w:rsidRPr="001D19F6" w:rsidRDefault="004C5DA3" w:rsidP="004C5DA3">
      <w:pPr>
        <w:wordWrap/>
        <w:spacing w:line="360" w:lineRule="auto"/>
        <w:ind w:firstLine="800"/>
        <w:jc w:val="left"/>
        <w:rPr>
          <w:rFonts w:ascii="Arial" w:eastAsia="굴림" w:hAnsi="Arial" w:cs="Arial"/>
          <w:sz w:val="22"/>
        </w:rPr>
      </w:pPr>
      <w:r w:rsidRPr="001D19F6">
        <w:rPr>
          <w:rFonts w:ascii="Arial" w:eastAsia="굴림" w:hAnsi="Arial" w:cs="Arial"/>
          <w:kern w:val="0"/>
          <w:sz w:val="22"/>
          <w:szCs w:val="20"/>
        </w:rPr>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0~93]</w:t>
      </w:r>
    </w:p>
    <w:p w14:paraId="266ECAC6" w14:textId="77777777" w:rsidR="00461859" w:rsidRPr="001D19F6" w:rsidRDefault="00461859" w:rsidP="00461859">
      <w:pPr>
        <w:wordWrap/>
        <w:spacing w:line="360" w:lineRule="auto"/>
        <w:jc w:val="left"/>
        <w:rPr>
          <w:rFonts w:ascii="Arial" w:eastAsia="굴림" w:hAnsi="Arial" w:cs="Arial"/>
          <w:sz w:val="22"/>
        </w:rPr>
      </w:pPr>
    </w:p>
    <w:p w14:paraId="0365CDEC" w14:textId="77777777" w:rsidR="007A37BD" w:rsidRPr="001D19F6" w:rsidRDefault="001352D3" w:rsidP="00CD7703">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402.</w:t>
      </w:r>
      <w:r w:rsidR="007A37BD" w:rsidRPr="001D19F6">
        <w:rPr>
          <w:rFonts w:ascii="Arial" w:eastAsia="굴림" w:hAnsi="Arial" w:cs="Arial"/>
          <w:sz w:val="22"/>
        </w:rPr>
        <w:t xml:space="preserve"> Now, I would like to understand how much help he/she needed to carry out everyday activities due to health or cognitive problems.</w:t>
      </w:r>
      <w:r w:rsidR="00461859" w:rsidRPr="001D19F6">
        <w:rPr>
          <w:rFonts w:ascii="Arial" w:eastAsia="굴림" w:hAnsi="Arial" w:cs="Arial"/>
          <w:sz w:val="22"/>
        </w:rPr>
        <w:t xml:space="preserve"> </w:t>
      </w:r>
    </w:p>
    <w:p w14:paraId="73998EDA" w14:textId="77777777" w:rsidR="007A37BD" w:rsidRPr="001D19F6" w:rsidRDefault="007A37BD" w:rsidP="007A37BD">
      <w:pPr>
        <w:wordWrap/>
        <w:spacing w:line="360" w:lineRule="auto"/>
        <w:jc w:val="left"/>
        <w:rPr>
          <w:rFonts w:ascii="Arial" w:eastAsia="굴림" w:hAnsi="Arial" w:cs="Arial"/>
          <w:sz w:val="22"/>
        </w:rPr>
      </w:pPr>
      <w:r w:rsidRPr="001D19F6">
        <w:rPr>
          <w:rFonts w:ascii="Arial" w:eastAsia="굴림" w:hAnsi="Arial" w:cs="Arial"/>
          <w:sz w:val="22"/>
        </w:rPr>
        <w:t xml:space="preserve">[IWER: From </w:t>
      </w:r>
      <w:r w:rsidR="001352D3" w:rsidRPr="001D19F6">
        <w:rPr>
          <w:rFonts w:ascii="Arial" w:eastAsia="굴림" w:hAnsi="Arial" w:cs="Arial"/>
          <w:sz w:val="22"/>
        </w:rPr>
        <w:t>C</w:t>
      </w:r>
      <w:r w:rsidRPr="001D19F6">
        <w:rPr>
          <w:rFonts w:ascii="Arial" w:eastAsia="굴림" w:hAnsi="Arial" w:cs="Arial"/>
          <w:sz w:val="22"/>
        </w:rPr>
        <w:t xml:space="preserve">402 to </w:t>
      </w:r>
      <w:r w:rsidR="001352D3" w:rsidRPr="001D19F6">
        <w:rPr>
          <w:rFonts w:ascii="Arial" w:eastAsia="굴림" w:hAnsi="Arial" w:cs="Arial"/>
          <w:sz w:val="22"/>
        </w:rPr>
        <w:t>C</w:t>
      </w:r>
      <w:r w:rsidRPr="001D19F6">
        <w:rPr>
          <w:rFonts w:ascii="Arial" w:eastAsia="굴림" w:hAnsi="Arial" w:cs="Arial"/>
          <w:sz w:val="22"/>
        </w:rPr>
        <w:t xml:space="preserve">408, even if </w:t>
      </w:r>
      <w:proofErr w:type="gramStart"/>
      <w:r w:rsidRPr="001D19F6">
        <w:rPr>
          <w:rFonts w:ascii="Arial" w:eastAsia="굴림" w:hAnsi="Arial" w:cs="Arial"/>
          <w:sz w:val="22"/>
        </w:rPr>
        <w:t>he/ she</w:t>
      </w:r>
      <w:proofErr w:type="gramEnd"/>
      <w:r w:rsidRPr="001D19F6">
        <w:rPr>
          <w:rFonts w:ascii="Arial" w:eastAsia="굴림" w:hAnsi="Arial" w:cs="Arial"/>
          <w:sz w:val="22"/>
        </w:rPr>
        <w:t xml:space="preserve"> needed help partially or little, mark </w:t>
      </w:r>
      <w:r w:rsidRPr="001D19F6">
        <w:rPr>
          <w:rFonts w:ascii="굴림" w:eastAsia="굴림" w:hAnsi="굴림" w:cs="굴림" w:hint="eastAsia"/>
          <w:sz w:val="22"/>
        </w:rPr>
        <w:t>①</w:t>
      </w:r>
      <w:r w:rsidRPr="001D19F6">
        <w:rPr>
          <w:rFonts w:ascii="Arial" w:eastAsia="굴림" w:hAnsi="Arial" w:cs="Arial"/>
          <w:sz w:val="22"/>
        </w:rPr>
        <w:t xml:space="preserve"> Yes, needed help. If </w:t>
      </w:r>
      <w:proofErr w:type="gramStart"/>
      <w:r w:rsidRPr="001D19F6">
        <w:rPr>
          <w:rFonts w:ascii="Arial" w:eastAsia="굴림" w:hAnsi="Arial" w:cs="Arial"/>
          <w:sz w:val="22"/>
        </w:rPr>
        <w:t>he/ she</w:t>
      </w:r>
      <w:proofErr w:type="gramEnd"/>
      <w:r w:rsidRPr="001D19F6">
        <w:rPr>
          <w:rFonts w:ascii="Arial" w:eastAsia="굴림" w:hAnsi="Arial" w:cs="Arial"/>
          <w:sz w:val="22"/>
        </w:rPr>
        <w:t xml:space="preserve"> can do by himself/ herself with assisting devices, mark </w:t>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650A4345" w14:textId="77777777" w:rsidR="007A37BD" w:rsidRPr="001D19F6" w:rsidRDefault="007A37BD" w:rsidP="00CD7703">
      <w:pPr>
        <w:wordWrap/>
        <w:spacing w:line="360" w:lineRule="auto"/>
        <w:jc w:val="left"/>
        <w:rPr>
          <w:rFonts w:ascii="Arial" w:eastAsia="굴림" w:hAnsi="Arial" w:cs="Arial"/>
          <w:sz w:val="22"/>
        </w:rPr>
      </w:pPr>
    </w:p>
    <w:p w14:paraId="55C3947E" w14:textId="77777777" w:rsidR="00CD7703" w:rsidRPr="001D19F6" w:rsidRDefault="00461859" w:rsidP="00CD7703">
      <w:pPr>
        <w:wordWrap/>
        <w:spacing w:line="360" w:lineRule="auto"/>
        <w:jc w:val="left"/>
        <w:rPr>
          <w:rFonts w:ascii="Arial" w:eastAsia="굴림" w:hAnsi="Arial" w:cs="Arial"/>
          <w:sz w:val="22"/>
        </w:rPr>
      </w:pPr>
      <w:r w:rsidRPr="001D19F6">
        <w:rPr>
          <w:rFonts w:ascii="Arial" w:eastAsia="굴림" w:hAnsi="Arial" w:cs="Arial"/>
          <w:sz w:val="22"/>
        </w:rPr>
        <w:t xml:space="preserve">Did he/she need help with dressing </w:t>
      </w:r>
      <w:r w:rsidR="00CD7703" w:rsidRPr="001D19F6">
        <w:rPr>
          <w:rFonts w:ascii="Arial" w:eastAsia="굴림" w:hAnsi="Arial" w:cs="Arial"/>
          <w:sz w:val="22"/>
        </w:rPr>
        <w:t xml:space="preserve">(including socks, shoes, etc.) </w:t>
      </w:r>
      <w:r w:rsidRPr="001D19F6">
        <w:rPr>
          <w:rFonts w:ascii="Arial" w:eastAsia="굴림" w:hAnsi="Arial" w:cs="Arial"/>
          <w:sz w:val="22"/>
        </w:rPr>
        <w:t>during the three months before his/her death?</w:t>
      </w:r>
    </w:p>
    <w:p w14:paraId="4B248B3A" w14:textId="77777777" w:rsidR="00CD7703" w:rsidRPr="001D19F6" w:rsidRDefault="00CD7703" w:rsidP="00F14BA4">
      <w:pPr>
        <w:pStyle w:val="a6"/>
        <w:numPr>
          <w:ilvl w:val="0"/>
          <w:numId w:val="87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53FE07A9" w14:textId="77777777" w:rsidR="00461859" w:rsidRPr="001D19F6" w:rsidRDefault="00461859" w:rsidP="00461859">
      <w:pPr>
        <w:wordWrap/>
        <w:spacing w:line="360" w:lineRule="auto"/>
        <w:jc w:val="left"/>
        <w:rPr>
          <w:rFonts w:ascii="Arial" w:eastAsia="굴림" w:hAnsi="Arial" w:cs="Arial"/>
          <w:sz w:val="22"/>
        </w:rPr>
      </w:pPr>
    </w:p>
    <w:p w14:paraId="5378C53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403. Did he/she need help with </w:t>
      </w:r>
      <w:r w:rsidR="00461859" w:rsidRPr="001D19F6">
        <w:rPr>
          <w:rFonts w:ascii="Arial" w:eastAsia="굴림" w:hAnsi="Arial" w:cs="Arial"/>
          <w:kern w:val="0"/>
          <w:sz w:val="22"/>
        </w:rPr>
        <w:t xml:space="preserve">washing </w:t>
      </w:r>
      <w:r w:rsidR="00CD7703" w:rsidRPr="001D19F6">
        <w:rPr>
          <w:rFonts w:ascii="Arial" w:eastAsia="굴림" w:hAnsi="Arial" w:cs="Arial"/>
          <w:kern w:val="0"/>
          <w:sz w:val="22"/>
        </w:rPr>
        <w:t>his</w:t>
      </w:r>
      <w:r w:rsidR="00461859" w:rsidRPr="001D19F6">
        <w:rPr>
          <w:rFonts w:ascii="Arial" w:eastAsia="굴림" w:hAnsi="Arial" w:cs="Arial"/>
          <w:kern w:val="0"/>
          <w:sz w:val="22"/>
        </w:rPr>
        <w:t xml:space="preserve">/her face </w:t>
      </w:r>
      <w:r w:rsidR="00B5678D" w:rsidRPr="001D19F6">
        <w:rPr>
          <w:rFonts w:ascii="Arial" w:eastAsia="굴림" w:hAnsi="Arial" w:cs="Arial"/>
          <w:kern w:val="0"/>
          <w:sz w:val="22"/>
        </w:rPr>
        <w:t xml:space="preserve">and </w:t>
      </w:r>
      <w:r w:rsidR="00461859" w:rsidRPr="001D19F6">
        <w:rPr>
          <w:rFonts w:ascii="Arial" w:eastAsia="굴림" w:hAnsi="Arial" w:cs="Arial"/>
          <w:kern w:val="0"/>
          <w:sz w:val="22"/>
        </w:rPr>
        <w:t>hair and brushing him/her teeth</w:t>
      </w:r>
      <w:r w:rsidR="00461859" w:rsidRPr="001D19F6">
        <w:rPr>
          <w:rFonts w:ascii="Arial" w:eastAsia="굴림" w:hAnsi="Arial" w:cs="Arial"/>
          <w:sz w:val="22"/>
        </w:rPr>
        <w:t xml:space="preserve"> during the three months before his/her death?</w:t>
      </w:r>
    </w:p>
    <w:p w14:paraId="5B31F118" w14:textId="77777777" w:rsidR="00CD7703" w:rsidRPr="001D19F6" w:rsidRDefault="00CD7703" w:rsidP="00F14BA4">
      <w:pPr>
        <w:pStyle w:val="a6"/>
        <w:numPr>
          <w:ilvl w:val="0"/>
          <w:numId w:val="90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25FB0F12" w14:textId="77777777" w:rsidR="00461859" w:rsidRPr="001D19F6" w:rsidRDefault="00461859" w:rsidP="00461859">
      <w:pPr>
        <w:wordWrap/>
        <w:spacing w:line="360" w:lineRule="auto"/>
        <w:jc w:val="left"/>
        <w:rPr>
          <w:rFonts w:ascii="Arial" w:eastAsia="굴림" w:hAnsi="Arial" w:cs="Arial"/>
          <w:sz w:val="22"/>
        </w:rPr>
      </w:pPr>
    </w:p>
    <w:p w14:paraId="2B7DE7DA"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404. Did he/she need help with </w:t>
      </w:r>
      <w:r w:rsidR="00461859" w:rsidRPr="001D19F6">
        <w:rPr>
          <w:rFonts w:ascii="Arial" w:eastAsia="굴림" w:hAnsi="Arial" w:cs="Arial"/>
          <w:kern w:val="0"/>
          <w:sz w:val="22"/>
        </w:rPr>
        <w:t>bathing or showering</w:t>
      </w:r>
      <w:r w:rsidR="00461859" w:rsidRPr="001D19F6">
        <w:rPr>
          <w:rFonts w:ascii="Arial" w:eastAsia="굴림" w:hAnsi="Arial" w:cs="Arial"/>
          <w:sz w:val="22"/>
        </w:rPr>
        <w:t xml:space="preserve"> during the three months before his/her death?</w:t>
      </w:r>
    </w:p>
    <w:p w14:paraId="18346685" w14:textId="77777777" w:rsidR="00CD7703" w:rsidRPr="001D19F6" w:rsidRDefault="00CD7703" w:rsidP="00F14BA4">
      <w:pPr>
        <w:pStyle w:val="a6"/>
        <w:numPr>
          <w:ilvl w:val="0"/>
          <w:numId w:val="90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2D4DCB5E" w14:textId="77777777" w:rsidR="007A37BD" w:rsidRPr="001D19F6" w:rsidRDefault="007A37BD" w:rsidP="007A37BD">
      <w:pPr>
        <w:pStyle w:val="a6"/>
        <w:tabs>
          <w:tab w:val="left" w:pos="5245"/>
        </w:tabs>
        <w:wordWrap/>
        <w:spacing w:line="360" w:lineRule="auto"/>
        <w:ind w:leftChars="0" w:left="760"/>
        <w:rPr>
          <w:rFonts w:ascii="Arial" w:eastAsia="굴림" w:hAnsi="Arial" w:cs="Arial"/>
          <w:sz w:val="22"/>
        </w:rPr>
      </w:pPr>
    </w:p>
    <w:p w14:paraId="1C7FA0D4"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405. Did he/she need help with</w:t>
      </w:r>
      <w:r w:rsidR="00461859" w:rsidRPr="001D19F6">
        <w:rPr>
          <w:rFonts w:ascii="Arial" w:eastAsia="굴림" w:hAnsi="Arial" w:cs="Arial"/>
          <w:kern w:val="0"/>
          <w:sz w:val="22"/>
        </w:rPr>
        <w:t xml:space="preserve"> eating </w:t>
      </w:r>
      <w:r w:rsidR="00461859" w:rsidRPr="001D19F6">
        <w:rPr>
          <w:rFonts w:ascii="Arial" w:eastAsia="굴림" w:hAnsi="Arial" w:cs="Arial"/>
          <w:sz w:val="22"/>
        </w:rPr>
        <w:t>during the three months before his/her death?</w:t>
      </w:r>
    </w:p>
    <w:p w14:paraId="6749AA06" w14:textId="77777777" w:rsidR="00CD7703" w:rsidRPr="001D19F6" w:rsidRDefault="00CD7703" w:rsidP="00F14BA4">
      <w:pPr>
        <w:pStyle w:val="a6"/>
        <w:numPr>
          <w:ilvl w:val="0"/>
          <w:numId w:val="90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100C8D30" w14:textId="77777777" w:rsidR="00184649" w:rsidRDefault="00184649" w:rsidP="00461859">
      <w:pPr>
        <w:wordWrap/>
        <w:spacing w:line="360" w:lineRule="auto"/>
        <w:jc w:val="left"/>
        <w:rPr>
          <w:rFonts w:ascii="Arial" w:eastAsia="굴림" w:hAnsi="Arial" w:cs="Arial"/>
          <w:sz w:val="22"/>
        </w:rPr>
      </w:pPr>
    </w:p>
    <w:p w14:paraId="4C91183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lastRenderedPageBreak/>
        <w:t>C</w:t>
      </w:r>
      <w:r w:rsidR="00461859" w:rsidRPr="001D19F6">
        <w:rPr>
          <w:rFonts w:ascii="Arial" w:eastAsia="굴림" w:hAnsi="Arial" w:cs="Arial"/>
          <w:sz w:val="22"/>
        </w:rPr>
        <w:t xml:space="preserve">406. Did he/she need help with </w:t>
      </w:r>
      <w:r w:rsidR="00461859" w:rsidRPr="001D19F6">
        <w:rPr>
          <w:rFonts w:ascii="Arial" w:eastAsia="굴림" w:hAnsi="Arial" w:cs="Arial"/>
          <w:kern w:val="0"/>
          <w:sz w:val="22"/>
        </w:rPr>
        <w:t xml:space="preserve">getting </w:t>
      </w:r>
      <w:r w:rsidR="00E40F13" w:rsidRPr="001D19F6">
        <w:rPr>
          <w:rFonts w:ascii="Arial" w:eastAsia="굴림" w:hAnsi="Arial" w:cs="Arial"/>
          <w:kern w:val="0"/>
          <w:sz w:val="22"/>
        </w:rPr>
        <w:t xml:space="preserve">in/ </w:t>
      </w:r>
      <w:r w:rsidR="00461859" w:rsidRPr="001D19F6">
        <w:rPr>
          <w:rFonts w:ascii="Arial" w:eastAsia="굴림" w:hAnsi="Arial" w:cs="Arial"/>
          <w:kern w:val="0"/>
          <w:sz w:val="22"/>
        </w:rPr>
        <w:t xml:space="preserve">out of bed and </w:t>
      </w:r>
      <w:r w:rsidR="00E40F13" w:rsidRPr="001D19F6">
        <w:rPr>
          <w:rFonts w:ascii="Arial" w:eastAsia="굴림" w:hAnsi="Arial" w:cs="Arial"/>
          <w:kern w:val="0"/>
          <w:sz w:val="22"/>
        </w:rPr>
        <w:t>across a room</w:t>
      </w:r>
      <w:r w:rsidR="00461859" w:rsidRPr="001D19F6">
        <w:rPr>
          <w:rFonts w:ascii="Arial" w:eastAsia="굴림" w:hAnsi="Arial" w:cs="Arial"/>
          <w:kern w:val="0"/>
          <w:sz w:val="22"/>
        </w:rPr>
        <w:t xml:space="preserve"> </w:t>
      </w:r>
      <w:r w:rsidR="00461859" w:rsidRPr="001D19F6">
        <w:rPr>
          <w:rFonts w:ascii="Arial" w:eastAsia="굴림" w:hAnsi="Arial" w:cs="Arial"/>
          <w:sz w:val="22"/>
        </w:rPr>
        <w:t>during the three months before his/her death?</w:t>
      </w:r>
    </w:p>
    <w:p w14:paraId="755AF581" w14:textId="77777777" w:rsidR="00CD7703" w:rsidRPr="001D19F6" w:rsidRDefault="00CD7703" w:rsidP="00F14BA4">
      <w:pPr>
        <w:pStyle w:val="a6"/>
        <w:numPr>
          <w:ilvl w:val="0"/>
          <w:numId w:val="91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3D895BE9" w14:textId="77777777" w:rsidR="00461859" w:rsidRPr="001D19F6" w:rsidRDefault="00461859" w:rsidP="00461859">
      <w:pPr>
        <w:wordWrap/>
        <w:spacing w:line="360" w:lineRule="auto"/>
        <w:jc w:val="left"/>
        <w:rPr>
          <w:rFonts w:ascii="Arial" w:eastAsia="굴림" w:hAnsi="Arial" w:cs="Arial"/>
          <w:sz w:val="22"/>
        </w:rPr>
      </w:pPr>
    </w:p>
    <w:p w14:paraId="5997D1D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407. Did he/she need help with </w:t>
      </w:r>
      <w:r w:rsidR="00B22066" w:rsidRPr="001D19F6">
        <w:rPr>
          <w:rFonts w:ascii="Arial" w:eastAsia="굴림" w:hAnsi="Arial" w:cs="Arial"/>
          <w:kern w:val="0"/>
          <w:sz w:val="22"/>
          <w:szCs w:val="20"/>
        </w:rPr>
        <w:t xml:space="preserve">using the toilet (including taking off clothes and cleaning oneself after defecating or urinating) </w:t>
      </w:r>
      <w:r w:rsidR="00461859" w:rsidRPr="001D19F6">
        <w:rPr>
          <w:rFonts w:ascii="Arial" w:eastAsia="굴림" w:hAnsi="Arial" w:cs="Arial"/>
          <w:sz w:val="22"/>
        </w:rPr>
        <w:t>during the three months before his/her death?</w:t>
      </w:r>
    </w:p>
    <w:p w14:paraId="3059D091" w14:textId="77777777" w:rsidR="00CD7703" w:rsidRPr="001D19F6" w:rsidRDefault="00CD7703" w:rsidP="00F14BA4">
      <w:pPr>
        <w:pStyle w:val="a6"/>
        <w:numPr>
          <w:ilvl w:val="0"/>
          <w:numId w:val="91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00A30BA5" w14:textId="77777777" w:rsidR="00461859" w:rsidRPr="001D19F6" w:rsidRDefault="00461859" w:rsidP="00461859">
      <w:pPr>
        <w:wordWrap/>
        <w:spacing w:line="360" w:lineRule="auto"/>
        <w:jc w:val="left"/>
        <w:rPr>
          <w:rFonts w:ascii="Arial" w:eastAsia="굴림" w:hAnsi="Arial" w:cs="Arial"/>
          <w:sz w:val="22"/>
        </w:rPr>
      </w:pPr>
    </w:p>
    <w:p w14:paraId="0A02589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408. Did he/she need help with </w:t>
      </w:r>
      <w:r w:rsidR="00B22066" w:rsidRPr="001D19F6">
        <w:rPr>
          <w:rFonts w:ascii="Arial" w:eastAsia="굴림" w:hAnsi="Arial" w:cs="Arial"/>
          <w:kern w:val="0"/>
          <w:sz w:val="22"/>
          <w:szCs w:val="20"/>
        </w:rPr>
        <w:t>use the toilet without spilling out urine</w:t>
      </w:r>
      <w:r w:rsidR="00461859" w:rsidRPr="001D19F6">
        <w:rPr>
          <w:rFonts w:ascii="Arial" w:eastAsia="굴림" w:hAnsi="Arial" w:cs="Arial"/>
          <w:kern w:val="0"/>
          <w:sz w:val="22"/>
        </w:rPr>
        <w:t xml:space="preserve"> </w:t>
      </w:r>
      <w:r w:rsidR="00461859" w:rsidRPr="001D19F6">
        <w:rPr>
          <w:rFonts w:ascii="Arial" w:eastAsia="굴림" w:hAnsi="Arial" w:cs="Arial"/>
          <w:sz w:val="22"/>
        </w:rPr>
        <w:t>during the three months before his/her death?</w:t>
      </w:r>
    </w:p>
    <w:p w14:paraId="170C58D1" w14:textId="77777777" w:rsidR="00CD7703" w:rsidRPr="001D19F6" w:rsidRDefault="00CD7703" w:rsidP="00F14BA4">
      <w:pPr>
        <w:pStyle w:val="a6"/>
        <w:numPr>
          <w:ilvl w:val="0"/>
          <w:numId w:val="91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 needed help</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didn't need help </w:t>
      </w:r>
    </w:p>
    <w:p w14:paraId="4FB81A5C" w14:textId="77777777" w:rsidR="00461859" w:rsidRPr="001D19F6" w:rsidRDefault="00461859" w:rsidP="00461859">
      <w:pPr>
        <w:wordWrap/>
        <w:spacing w:line="360" w:lineRule="auto"/>
        <w:jc w:val="left"/>
        <w:rPr>
          <w:rFonts w:ascii="Arial" w:eastAsia="굴림" w:hAnsi="Arial" w:cs="Arial"/>
          <w:sz w:val="22"/>
        </w:rPr>
      </w:pPr>
    </w:p>
    <w:p w14:paraId="64D8281A"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53876C86" w14:textId="77777777" w:rsidR="00461859" w:rsidRPr="001D19F6" w:rsidRDefault="00461859" w:rsidP="00F14BA4">
      <w:pPr>
        <w:pStyle w:val="a6"/>
        <w:numPr>
          <w:ilvl w:val="0"/>
          <w:numId w:val="913"/>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R has answered yes to at least one of </w:t>
      </w:r>
      <w:r w:rsidR="001352D3" w:rsidRPr="001D19F6">
        <w:rPr>
          <w:rFonts w:ascii="Arial" w:eastAsia="굴림" w:hAnsi="Arial" w:cs="Arial"/>
          <w:b/>
          <w:bCs/>
          <w:sz w:val="22"/>
        </w:rPr>
        <w:t>C</w:t>
      </w:r>
      <w:r w:rsidRPr="001D19F6">
        <w:rPr>
          <w:rFonts w:ascii="Arial" w:eastAsia="굴림" w:hAnsi="Arial" w:cs="Arial"/>
          <w:b/>
          <w:bCs/>
          <w:sz w:val="22"/>
        </w:rPr>
        <w:t>402~</w:t>
      </w:r>
      <w:r w:rsidR="001352D3" w:rsidRPr="001D19F6">
        <w:rPr>
          <w:rFonts w:ascii="Arial" w:eastAsia="굴림" w:hAnsi="Arial" w:cs="Arial"/>
          <w:b/>
          <w:bCs/>
          <w:sz w:val="22"/>
        </w:rPr>
        <w:t>C</w:t>
      </w:r>
      <w:r w:rsidRPr="001D19F6">
        <w:rPr>
          <w:rFonts w:ascii="Arial" w:eastAsia="굴림" w:hAnsi="Arial" w:cs="Arial"/>
          <w:b/>
          <w:bCs/>
          <w:sz w:val="22"/>
        </w:rPr>
        <w:t xml:space="preserve">408, then </w:t>
      </w:r>
      <w:r w:rsidR="00B22066" w:rsidRPr="001D19F6">
        <w:rPr>
          <w:rFonts w:ascii="Arial" w:eastAsia="굴림" w:hAnsi="Arial" w:cs="Arial"/>
          <w:b/>
          <w:bCs/>
          <w:sz w:val="22"/>
        </w:rPr>
        <w:t xml:space="preserve">ask </w:t>
      </w:r>
      <w:r w:rsidR="001352D3" w:rsidRPr="001D19F6">
        <w:rPr>
          <w:rFonts w:ascii="Arial" w:eastAsia="굴림" w:hAnsi="Arial" w:cs="Arial"/>
          <w:b/>
          <w:bCs/>
          <w:sz w:val="22"/>
        </w:rPr>
        <w:t>C</w:t>
      </w:r>
      <w:r w:rsidRPr="001D19F6">
        <w:rPr>
          <w:rFonts w:ascii="Arial" w:eastAsia="굴림" w:hAnsi="Arial" w:cs="Arial"/>
          <w:b/>
          <w:bCs/>
          <w:sz w:val="22"/>
        </w:rPr>
        <w:t>409~</w:t>
      </w:r>
      <w:r w:rsidR="001352D3" w:rsidRPr="001D19F6">
        <w:rPr>
          <w:rFonts w:ascii="Arial" w:eastAsia="굴림" w:hAnsi="Arial" w:cs="Arial"/>
          <w:b/>
          <w:bCs/>
          <w:sz w:val="22"/>
        </w:rPr>
        <w:t>C</w:t>
      </w:r>
      <w:r w:rsidRPr="001D19F6">
        <w:rPr>
          <w:rFonts w:ascii="Arial" w:eastAsia="굴림" w:hAnsi="Arial" w:cs="Arial"/>
          <w:b/>
          <w:bCs/>
          <w:sz w:val="22"/>
        </w:rPr>
        <w:t xml:space="preserve">416. </w:t>
      </w:r>
    </w:p>
    <w:p w14:paraId="0D5B2CEB" w14:textId="77777777" w:rsidR="00461859" w:rsidRPr="001D19F6" w:rsidRDefault="00461859" w:rsidP="00461859">
      <w:pPr>
        <w:wordWrap/>
        <w:spacing w:line="360" w:lineRule="auto"/>
        <w:jc w:val="left"/>
        <w:rPr>
          <w:rFonts w:ascii="Arial" w:eastAsia="굴림" w:hAnsi="Arial" w:cs="Arial"/>
          <w:sz w:val="22"/>
        </w:rPr>
      </w:pPr>
    </w:p>
    <w:p w14:paraId="7DD6FDD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409. If he/she needed help with activities of daily living, who helped him/her the most? Please state the help giver’s relationship to him/her.</w:t>
      </w:r>
    </w:p>
    <w:p w14:paraId="3BD55CCD" w14:textId="77777777" w:rsidR="00B22066" w:rsidRPr="001D19F6" w:rsidRDefault="00B22066" w:rsidP="00F14BA4">
      <w:pPr>
        <w:pStyle w:val="a6"/>
        <w:numPr>
          <w:ilvl w:val="0"/>
          <w:numId w:val="914"/>
        </w:numPr>
        <w:wordWrap/>
        <w:spacing w:line="360" w:lineRule="auto"/>
        <w:ind w:leftChars="0"/>
        <w:rPr>
          <w:rFonts w:ascii="Arial" w:eastAsia="굴림" w:hAnsi="Arial" w:cs="Arial"/>
          <w:sz w:val="22"/>
        </w:rPr>
      </w:pPr>
      <w:r w:rsidRPr="001D19F6">
        <w:rPr>
          <w:rFonts w:ascii="Arial" w:eastAsia="굴림" w:hAnsi="Arial" w:cs="Arial"/>
          <w:sz w:val="22"/>
        </w:rPr>
        <w:t>Spouse</w:t>
      </w:r>
    </w:p>
    <w:p w14:paraId="0355FEC4" w14:textId="77777777" w:rsidR="00B22066" w:rsidRPr="001D19F6" w:rsidRDefault="00B22066" w:rsidP="00F14BA4">
      <w:pPr>
        <w:pStyle w:val="a6"/>
        <w:numPr>
          <w:ilvl w:val="0"/>
          <w:numId w:val="914"/>
        </w:numPr>
        <w:wordWrap/>
        <w:spacing w:line="360" w:lineRule="auto"/>
        <w:ind w:leftChars="0"/>
        <w:rPr>
          <w:rFonts w:ascii="Arial" w:eastAsia="굴림" w:hAnsi="Arial" w:cs="Arial"/>
          <w:sz w:val="22"/>
        </w:rPr>
      </w:pPr>
      <w:r w:rsidRPr="001D19F6">
        <w:rPr>
          <w:rFonts w:ascii="Arial" w:eastAsia="굴림" w:hAnsi="Arial" w:cs="Arial"/>
          <w:sz w:val="22"/>
        </w:rPr>
        <w:t>Mother</w:t>
      </w:r>
    </w:p>
    <w:p w14:paraId="151B53F6" w14:textId="77777777" w:rsidR="00B22066" w:rsidRPr="001D19F6" w:rsidRDefault="00B22066" w:rsidP="00F14BA4">
      <w:pPr>
        <w:pStyle w:val="a6"/>
        <w:numPr>
          <w:ilvl w:val="0"/>
          <w:numId w:val="914"/>
        </w:numPr>
        <w:wordWrap/>
        <w:spacing w:line="360" w:lineRule="auto"/>
        <w:ind w:leftChars="0"/>
        <w:rPr>
          <w:rFonts w:ascii="Arial" w:eastAsia="굴림" w:hAnsi="Arial" w:cs="Arial"/>
          <w:sz w:val="22"/>
        </w:rPr>
      </w:pPr>
      <w:r w:rsidRPr="001D19F6">
        <w:rPr>
          <w:rFonts w:ascii="Arial" w:eastAsia="굴림" w:hAnsi="Arial" w:cs="Arial"/>
          <w:sz w:val="22"/>
        </w:rPr>
        <w:t>Father</w:t>
      </w:r>
    </w:p>
    <w:p w14:paraId="5470C508" w14:textId="77777777" w:rsidR="00B22066" w:rsidRPr="001D19F6" w:rsidRDefault="00B22066" w:rsidP="00F14BA4">
      <w:pPr>
        <w:pStyle w:val="a6"/>
        <w:numPr>
          <w:ilvl w:val="0"/>
          <w:numId w:val="914"/>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05439462" w14:textId="77777777" w:rsidR="00B22066" w:rsidRPr="001D19F6" w:rsidRDefault="00B22066" w:rsidP="00F14BA4">
      <w:pPr>
        <w:pStyle w:val="a6"/>
        <w:numPr>
          <w:ilvl w:val="0"/>
          <w:numId w:val="914"/>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0CA02A3A" w14:textId="77777777" w:rsidR="00B22066" w:rsidRPr="001D19F6" w:rsidRDefault="00B22066" w:rsidP="00B22066">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780B681" w14:textId="77777777" w:rsidR="00B22066" w:rsidRPr="001D19F6" w:rsidRDefault="00B22066" w:rsidP="00B22066">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FE65EFD" w14:textId="77777777" w:rsidR="00B22066" w:rsidRPr="001D19F6" w:rsidRDefault="00B22066" w:rsidP="00B22066">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63D6C794" w14:textId="77777777" w:rsidR="00B22066" w:rsidRPr="001D19F6" w:rsidRDefault="00B22066" w:rsidP="00B22066">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41B37765" w14:textId="77777777" w:rsidR="00B22066" w:rsidRPr="001D19F6" w:rsidRDefault="00B22066" w:rsidP="00B22066">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1CF8367C" w14:textId="77777777" w:rsidR="00B22066" w:rsidRPr="001D19F6" w:rsidRDefault="00B22066" w:rsidP="00B22066">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794EEFE3" w14:textId="77777777" w:rsidR="00B22066" w:rsidRPr="001D19F6" w:rsidRDefault="00B22066" w:rsidP="00B22066">
      <w:pPr>
        <w:wordWrap/>
        <w:spacing w:line="360" w:lineRule="auto"/>
        <w:ind w:firstLine="400"/>
        <w:rPr>
          <w:rFonts w:ascii="Arial" w:eastAsia="굴림" w:hAnsi="Arial" w:cs="Arial"/>
          <w:sz w:val="22"/>
        </w:rPr>
      </w:pPr>
      <w:r w:rsidRPr="001D19F6">
        <w:rPr>
          <w:rFonts w:ascii="Arial" w:eastAsia="한컴돋움" w:hAnsi="Arial" w:cs="Arial"/>
          <w:sz w:val="22"/>
        </w:rPr>
        <w:t xml:space="preserve">[52] </w:t>
      </w:r>
      <w:r w:rsidRPr="001D19F6">
        <w:rPr>
          <w:rFonts w:ascii="Arial" w:eastAsia="굴림" w:hAnsi="Arial" w:cs="Arial"/>
          <w:sz w:val="22"/>
        </w:rPr>
        <w:t>Voluntary worker</w:t>
      </w:r>
    </w:p>
    <w:p w14:paraId="6455C42F" w14:textId="77777777" w:rsidR="00B22066" w:rsidRPr="001D19F6" w:rsidRDefault="00B22066" w:rsidP="00B22066">
      <w:pPr>
        <w:wordWrap/>
        <w:spacing w:line="360" w:lineRule="auto"/>
        <w:ind w:firstLine="400"/>
        <w:jc w:val="left"/>
        <w:rPr>
          <w:rFonts w:ascii="Arial" w:eastAsia="굴림" w:hAnsi="Arial" w:cs="Arial"/>
          <w:sz w:val="22"/>
        </w:rPr>
      </w:pPr>
      <w:r w:rsidRPr="001D19F6">
        <w:rPr>
          <w:rFonts w:ascii="Arial" w:eastAsia="굴림" w:hAnsi="Arial" w:cs="Arial"/>
          <w:sz w:val="22"/>
        </w:rPr>
        <w:t>[53] Publicly provided helper</w:t>
      </w:r>
    </w:p>
    <w:p w14:paraId="49542E7E" w14:textId="77777777" w:rsidR="00B22066" w:rsidRPr="001D19F6" w:rsidRDefault="00B22066" w:rsidP="00B22066">
      <w:pPr>
        <w:wordWrap/>
        <w:spacing w:line="360" w:lineRule="auto"/>
        <w:ind w:firstLine="400"/>
        <w:jc w:val="left"/>
        <w:rPr>
          <w:rFonts w:ascii="Arial" w:eastAsia="굴림" w:hAnsi="Arial" w:cs="Arial"/>
          <w:sz w:val="22"/>
        </w:rPr>
      </w:pPr>
      <w:r w:rsidRPr="001D19F6">
        <w:rPr>
          <w:rFonts w:ascii="Arial" w:eastAsia="굴림" w:hAnsi="Arial" w:cs="Arial"/>
          <w:sz w:val="22"/>
        </w:rPr>
        <w:t>[54] Personally hired helper</w:t>
      </w:r>
    </w:p>
    <w:p w14:paraId="3D88756F" w14:textId="77777777" w:rsidR="00B22066" w:rsidRPr="001D19F6" w:rsidRDefault="00B22066" w:rsidP="00B22066">
      <w:pPr>
        <w:wordWrap/>
        <w:spacing w:line="360" w:lineRule="auto"/>
        <w:ind w:firstLine="400"/>
        <w:jc w:val="left"/>
        <w:rPr>
          <w:rFonts w:ascii="Arial" w:eastAsia="굴림" w:hAnsi="Arial" w:cs="Arial"/>
          <w:sz w:val="22"/>
        </w:rPr>
      </w:pPr>
      <w:r w:rsidRPr="001D19F6">
        <w:rPr>
          <w:rFonts w:ascii="Arial" w:eastAsia="굴림" w:hAnsi="Arial" w:cs="Arial"/>
          <w:sz w:val="22"/>
        </w:rPr>
        <w:t xml:space="preserve">[55] </w:t>
      </w:r>
      <w:r w:rsidR="00680288" w:rsidRPr="001D19F6">
        <w:rPr>
          <w:rFonts w:ascii="Arial" w:eastAsia="굴림" w:hAnsi="Arial" w:cs="Arial"/>
          <w:sz w:val="22"/>
        </w:rPr>
        <w:t>Others</w:t>
      </w:r>
    </w:p>
    <w:p w14:paraId="370DFF1D" w14:textId="77777777" w:rsidR="00B22066" w:rsidRPr="001D19F6" w:rsidRDefault="00B22066" w:rsidP="00B22066">
      <w:pPr>
        <w:wordWrap/>
        <w:spacing w:line="360" w:lineRule="auto"/>
        <w:ind w:firstLine="400"/>
        <w:jc w:val="left"/>
        <w:rPr>
          <w:rFonts w:ascii="Arial" w:eastAsia="굴림" w:hAnsi="Arial" w:cs="Arial"/>
          <w:sz w:val="22"/>
        </w:rPr>
      </w:pPr>
      <w:r w:rsidRPr="001D19F6">
        <w:rPr>
          <w:rFonts w:ascii="Arial" w:eastAsia="굴림" w:hAnsi="Arial" w:cs="Arial"/>
          <w:kern w:val="0"/>
          <w:sz w:val="22"/>
          <w:szCs w:val="20"/>
        </w:rPr>
        <w:t xml:space="preserve">[56] No one helped →Go to </w:t>
      </w:r>
      <w:r w:rsidR="001352D3" w:rsidRPr="001D19F6">
        <w:rPr>
          <w:rFonts w:ascii="Arial" w:eastAsia="굴림" w:hAnsi="Arial" w:cs="Arial"/>
          <w:kern w:val="0"/>
          <w:sz w:val="22"/>
          <w:szCs w:val="20"/>
        </w:rPr>
        <w:t>C</w:t>
      </w:r>
      <w:r w:rsidRPr="001D19F6">
        <w:rPr>
          <w:rFonts w:ascii="Arial" w:eastAsia="굴림" w:hAnsi="Arial" w:cs="Arial"/>
          <w:kern w:val="0"/>
          <w:sz w:val="22"/>
          <w:szCs w:val="20"/>
        </w:rPr>
        <w:t>417</w:t>
      </w:r>
    </w:p>
    <w:p w14:paraId="2F00C292" w14:textId="77777777" w:rsidR="00B22066" w:rsidRPr="001D19F6" w:rsidRDefault="00B22066" w:rsidP="00B22066">
      <w:pPr>
        <w:wordWrap/>
        <w:spacing w:line="360" w:lineRule="auto"/>
        <w:jc w:val="left"/>
        <w:rPr>
          <w:rFonts w:ascii="Arial" w:eastAsia="굴림" w:hAnsi="Arial" w:cs="Arial"/>
          <w:sz w:val="22"/>
        </w:rPr>
      </w:pPr>
      <w:r w:rsidRPr="001D19F6">
        <w:rPr>
          <w:rFonts w:ascii="Arial" w:eastAsia="굴림" w:hAnsi="Arial" w:cs="Arial"/>
          <w:sz w:val="22"/>
        </w:rPr>
        <w:t xml:space="preserve">From </w:t>
      </w:r>
      <w:r w:rsidR="008B707C" w:rsidRPr="001D19F6">
        <w:rPr>
          <w:rFonts w:ascii="Arial" w:eastAsia="굴림" w:hAnsi="Arial" w:cs="Arial"/>
          <w:sz w:val="22"/>
        </w:rPr>
        <w:t xml:space="preserve">code </w:t>
      </w:r>
      <w:r w:rsidR="00FF6650" w:rsidRPr="001D19F6">
        <w:rPr>
          <w:rFonts w:ascii="Arial" w:eastAsia="굴림" w:hAnsi="Arial" w:cs="Arial"/>
          <w:sz w:val="22"/>
        </w:rPr>
        <w:t>2~ 54</w:t>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411</w:t>
      </w:r>
    </w:p>
    <w:p w14:paraId="4B351602" w14:textId="77777777" w:rsidR="00B05F73" w:rsidRPr="001D19F6" w:rsidRDefault="00B05F73" w:rsidP="00B22066">
      <w:pPr>
        <w:wordWrap/>
        <w:spacing w:line="360" w:lineRule="auto"/>
        <w:jc w:val="left"/>
        <w:rPr>
          <w:rFonts w:ascii="Arial" w:eastAsia="굴림" w:hAnsi="Arial" w:cs="Arial"/>
          <w:sz w:val="22"/>
        </w:rPr>
      </w:pPr>
    </w:p>
    <w:p w14:paraId="4E9A22B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410. If others, please specify.</w:t>
      </w:r>
    </w:p>
    <w:p w14:paraId="0A31C396" w14:textId="77777777" w:rsidR="00461859" w:rsidRPr="001D19F6" w:rsidRDefault="00B22066"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3228F875" w14:textId="77777777" w:rsidR="00461859" w:rsidRPr="001D19F6" w:rsidRDefault="00461859" w:rsidP="00461859">
      <w:pPr>
        <w:wordWrap/>
        <w:spacing w:line="360" w:lineRule="auto"/>
        <w:jc w:val="left"/>
        <w:rPr>
          <w:rFonts w:ascii="Arial" w:eastAsia="굴림" w:hAnsi="Arial" w:cs="Arial"/>
          <w:sz w:val="22"/>
        </w:rPr>
      </w:pPr>
    </w:p>
    <w:p w14:paraId="68D0655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411. Did [</w:t>
      </w:r>
      <w:r w:rsidRPr="001D19F6">
        <w:rPr>
          <w:rFonts w:ascii="Arial" w:eastAsia="굴림" w:hAnsi="Arial" w:cs="Arial"/>
          <w:sz w:val="22"/>
        </w:rPr>
        <w:t>C</w:t>
      </w:r>
      <w:r w:rsidR="00461859" w:rsidRPr="001D19F6">
        <w:rPr>
          <w:rFonts w:ascii="Arial" w:eastAsia="굴림" w:hAnsi="Arial" w:cs="Arial"/>
          <w:sz w:val="22"/>
        </w:rPr>
        <w:t>409] receive money for helping him/her?</w:t>
      </w:r>
    </w:p>
    <w:p w14:paraId="1DCD77DB" w14:textId="77777777" w:rsidR="00B22066" w:rsidRPr="001D19F6" w:rsidRDefault="00B22066" w:rsidP="00F14BA4">
      <w:pPr>
        <w:pStyle w:val="a6"/>
        <w:numPr>
          <w:ilvl w:val="0"/>
          <w:numId w:val="91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6E7BC294" w14:textId="77777777" w:rsidR="00461859" w:rsidRPr="001D19F6" w:rsidRDefault="00461859" w:rsidP="00461859">
      <w:pPr>
        <w:wordWrap/>
        <w:spacing w:line="360" w:lineRule="auto"/>
        <w:jc w:val="left"/>
        <w:rPr>
          <w:rFonts w:ascii="Arial" w:eastAsia="굴림" w:hAnsi="Arial" w:cs="Arial"/>
          <w:b/>
          <w:sz w:val="22"/>
        </w:rPr>
      </w:pPr>
    </w:p>
    <w:p w14:paraId="1CE4A68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412. Did [</w:t>
      </w:r>
      <w:r w:rsidRPr="001D19F6">
        <w:rPr>
          <w:rFonts w:ascii="Arial" w:eastAsia="굴림" w:hAnsi="Arial" w:cs="Arial"/>
          <w:sz w:val="22"/>
        </w:rPr>
        <w:t>C</w:t>
      </w:r>
      <w:r w:rsidR="00461859" w:rsidRPr="001D19F6">
        <w:rPr>
          <w:rFonts w:ascii="Arial" w:eastAsia="굴림" w:hAnsi="Arial" w:cs="Arial"/>
          <w:sz w:val="22"/>
        </w:rPr>
        <w:t xml:space="preserve">409] have to take care of or nurse another person? </w:t>
      </w:r>
    </w:p>
    <w:p w14:paraId="0AD6093A" w14:textId="77777777" w:rsidR="00B22066" w:rsidRPr="001D19F6" w:rsidRDefault="00B22066" w:rsidP="00F14BA4">
      <w:pPr>
        <w:pStyle w:val="a6"/>
        <w:numPr>
          <w:ilvl w:val="0"/>
          <w:numId w:val="91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502CAAAB" w14:textId="77777777" w:rsidR="00B22066" w:rsidRPr="001D19F6" w:rsidRDefault="00B22066" w:rsidP="00461859">
      <w:pPr>
        <w:wordWrap/>
        <w:spacing w:line="360" w:lineRule="auto"/>
        <w:jc w:val="left"/>
        <w:rPr>
          <w:rFonts w:ascii="Arial" w:eastAsia="굴림" w:hAnsi="Arial" w:cs="Arial"/>
          <w:sz w:val="22"/>
        </w:rPr>
      </w:pPr>
    </w:p>
    <w:p w14:paraId="5C9C4F9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413. When [</w:t>
      </w:r>
      <w:r w:rsidRPr="001D19F6">
        <w:rPr>
          <w:rFonts w:ascii="Arial" w:eastAsia="굴림" w:hAnsi="Arial" w:cs="Arial"/>
          <w:sz w:val="22"/>
        </w:rPr>
        <w:t>C</w:t>
      </w:r>
      <w:r w:rsidR="00461859" w:rsidRPr="001D19F6">
        <w:rPr>
          <w:rFonts w:ascii="Arial" w:eastAsia="굴림" w:hAnsi="Arial" w:cs="Arial"/>
          <w:sz w:val="22"/>
        </w:rPr>
        <w:t>409] was not able to take care of him/her due to illness or any other reason, was there any</w:t>
      </w:r>
      <w:r w:rsidR="00B22066" w:rsidRPr="001D19F6">
        <w:rPr>
          <w:rFonts w:ascii="Arial" w:eastAsia="굴림" w:hAnsi="Arial" w:cs="Arial"/>
          <w:sz w:val="22"/>
        </w:rPr>
        <w:t xml:space="preserve"> other</w:t>
      </w:r>
      <w:r w:rsidR="00461859" w:rsidRPr="001D19F6">
        <w:rPr>
          <w:rFonts w:ascii="Arial" w:eastAsia="굴림" w:hAnsi="Arial" w:cs="Arial"/>
          <w:sz w:val="22"/>
        </w:rPr>
        <w:t xml:space="preserve"> person who </w:t>
      </w:r>
      <w:r w:rsidR="00B22066" w:rsidRPr="001D19F6">
        <w:rPr>
          <w:rFonts w:ascii="Arial" w:eastAsia="굴림" w:hAnsi="Arial" w:cs="Arial"/>
          <w:sz w:val="22"/>
        </w:rPr>
        <w:t>could take</w:t>
      </w:r>
      <w:r w:rsidR="00461859" w:rsidRPr="001D19F6">
        <w:rPr>
          <w:rFonts w:ascii="Arial" w:eastAsia="굴림" w:hAnsi="Arial" w:cs="Arial"/>
          <w:sz w:val="22"/>
        </w:rPr>
        <w:t xml:space="preserve"> care of him/her instead of [</w:t>
      </w:r>
      <w:r w:rsidRPr="001D19F6">
        <w:rPr>
          <w:rFonts w:ascii="Arial" w:eastAsia="굴림" w:hAnsi="Arial" w:cs="Arial"/>
          <w:sz w:val="22"/>
        </w:rPr>
        <w:t>C</w:t>
      </w:r>
      <w:r w:rsidR="00461859" w:rsidRPr="001D19F6">
        <w:rPr>
          <w:rFonts w:ascii="Arial" w:eastAsia="굴림" w:hAnsi="Arial" w:cs="Arial"/>
          <w:sz w:val="22"/>
        </w:rPr>
        <w:t>409]?</w:t>
      </w:r>
    </w:p>
    <w:p w14:paraId="73A63C27" w14:textId="77777777" w:rsidR="00B22066" w:rsidRPr="001D19F6" w:rsidRDefault="00B22066" w:rsidP="00F14BA4">
      <w:pPr>
        <w:pStyle w:val="a6"/>
        <w:numPr>
          <w:ilvl w:val="0"/>
          <w:numId w:val="91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417</w:t>
      </w:r>
    </w:p>
    <w:p w14:paraId="4B5E9E60" w14:textId="77777777" w:rsidR="00461859" w:rsidRPr="001D19F6" w:rsidRDefault="00461859" w:rsidP="00461859">
      <w:pPr>
        <w:wordWrap/>
        <w:spacing w:line="360" w:lineRule="auto"/>
        <w:jc w:val="left"/>
        <w:rPr>
          <w:rFonts w:ascii="Arial" w:eastAsia="굴림" w:hAnsi="Arial" w:cs="Arial"/>
          <w:sz w:val="22"/>
        </w:rPr>
      </w:pPr>
    </w:p>
    <w:p w14:paraId="07EEAC9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414. How many people </w:t>
      </w:r>
      <w:r w:rsidR="00954F47" w:rsidRPr="001D19F6">
        <w:rPr>
          <w:rFonts w:ascii="Arial" w:eastAsia="굴림" w:hAnsi="Arial" w:cs="Arial"/>
          <w:sz w:val="22"/>
        </w:rPr>
        <w:t xml:space="preserve">could help taking care of </w:t>
      </w:r>
      <w:r w:rsidR="00461859" w:rsidRPr="001D19F6">
        <w:rPr>
          <w:rFonts w:ascii="Arial" w:eastAsia="굴림" w:hAnsi="Arial" w:cs="Arial"/>
          <w:sz w:val="22"/>
        </w:rPr>
        <w:t>him/her instead of [</w:t>
      </w:r>
      <w:r w:rsidRPr="001D19F6">
        <w:rPr>
          <w:rFonts w:ascii="Arial" w:eastAsia="굴림" w:hAnsi="Arial" w:cs="Arial"/>
          <w:sz w:val="22"/>
        </w:rPr>
        <w:t>C</w:t>
      </w:r>
      <w:r w:rsidR="00461859" w:rsidRPr="001D19F6">
        <w:rPr>
          <w:rFonts w:ascii="Arial" w:eastAsia="굴림" w:hAnsi="Arial" w:cs="Arial"/>
          <w:sz w:val="22"/>
        </w:rPr>
        <w:t>409]?</w:t>
      </w:r>
    </w:p>
    <w:p w14:paraId="6A608714"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 </w:t>
      </w:r>
      <w:r w:rsidR="00954F47" w:rsidRPr="001D19F6">
        <w:rPr>
          <w:rFonts w:ascii="Arial" w:eastAsia="굴림" w:hAnsi="Arial" w:cs="Arial"/>
          <w:sz w:val="22"/>
        </w:rPr>
        <w:tab/>
      </w:r>
      <w:r w:rsidR="00954F47" w:rsidRPr="001D19F6">
        <w:rPr>
          <w:rFonts w:ascii="Arial" w:eastAsia="굴림" w:hAnsi="Arial" w:cs="Arial"/>
          <w:kern w:val="0"/>
          <w:sz w:val="22"/>
          <w:szCs w:val="20"/>
        </w:rPr>
        <w:t xml:space="preserve">_______________________________ </w:t>
      </w:r>
      <w:r w:rsidRPr="001D19F6">
        <w:rPr>
          <w:rFonts w:ascii="Arial" w:eastAsia="굴림" w:hAnsi="Arial" w:cs="Arial"/>
          <w:sz w:val="22"/>
        </w:rPr>
        <w:t>[</w:t>
      </w:r>
      <w:r w:rsidR="003608C0" w:rsidRPr="001D19F6">
        <w:rPr>
          <w:rFonts w:ascii="Arial" w:eastAsia="굴림" w:hAnsi="Arial" w:cs="Arial"/>
          <w:sz w:val="22"/>
        </w:rPr>
        <w:t xml:space="preserve">Range: </w:t>
      </w:r>
      <w:r w:rsidRPr="001D19F6">
        <w:rPr>
          <w:rFonts w:ascii="Arial" w:eastAsia="굴림" w:hAnsi="Arial" w:cs="Arial"/>
          <w:sz w:val="22"/>
        </w:rPr>
        <w:t>1~97]</w:t>
      </w:r>
    </w:p>
    <w:p w14:paraId="142B0321" w14:textId="77777777" w:rsidR="00461859" w:rsidRPr="001D19F6" w:rsidRDefault="00461859" w:rsidP="00461859">
      <w:pPr>
        <w:wordWrap/>
        <w:spacing w:line="360" w:lineRule="auto"/>
        <w:jc w:val="left"/>
        <w:rPr>
          <w:rFonts w:ascii="Arial" w:eastAsia="굴림" w:hAnsi="Arial" w:cs="Arial"/>
          <w:sz w:val="22"/>
        </w:rPr>
      </w:pPr>
    </w:p>
    <w:p w14:paraId="5123BBF0"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415. Who helped or was able to help him/her instead of [</w:t>
      </w:r>
      <w:r w:rsidRPr="001D19F6">
        <w:rPr>
          <w:rFonts w:ascii="Arial" w:eastAsia="굴림" w:hAnsi="Arial" w:cs="Arial"/>
          <w:sz w:val="22"/>
        </w:rPr>
        <w:t>C</w:t>
      </w:r>
      <w:r w:rsidR="00461859" w:rsidRPr="001D19F6">
        <w:rPr>
          <w:rFonts w:ascii="Arial" w:eastAsia="굴림" w:hAnsi="Arial" w:cs="Arial"/>
          <w:sz w:val="22"/>
        </w:rPr>
        <w:t>409]? Please state his/her relationship to the person who died.</w:t>
      </w:r>
    </w:p>
    <w:p w14:paraId="62EDD3CE"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Cs/>
          <w:kern w:val="0"/>
          <w:sz w:val="22"/>
          <w:shd w:val="clear" w:color="auto" w:fill="FFFFFF"/>
        </w:rPr>
        <w:t xml:space="preserve">[IWER: </w:t>
      </w:r>
      <w:r w:rsidRPr="001D19F6">
        <w:rPr>
          <w:rFonts w:ascii="Arial" w:eastAsia="굴림" w:hAnsi="Arial" w:cs="Arial"/>
          <w:sz w:val="22"/>
        </w:rPr>
        <w:t>R may choose up to two persons in the order of priority.]</w:t>
      </w:r>
    </w:p>
    <w:p w14:paraId="58E37C12" w14:textId="77777777" w:rsidR="005658C4" w:rsidRPr="001D19F6" w:rsidRDefault="005658C4" w:rsidP="00F14BA4">
      <w:pPr>
        <w:pStyle w:val="a6"/>
        <w:numPr>
          <w:ilvl w:val="0"/>
          <w:numId w:val="918"/>
        </w:numPr>
        <w:wordWrap/>
        <w:spacing w:line="360" w:lineRule="auto"/>
        <w:ind w:leftChars="0"/>
        <w:rPr>
          <w:rFonts w:ascii="Arial" w:eastAsia="굴림" w:hAnsi="Arial" w:cs="Arial"/>
          <w:sz w:val="22"/>
        </w:rPr>
      </w:pPr>
      <w:r w:rsidRPr="001D19F6">
        <w:rPr>
          <w:rFonts w:ascii="Arial" w:eastAsia="굴림" w:hAnsi="Arial" w:cs="Arial"/>
          <w:sz w:val="22"/>
        </w:rPr>
        <w:t>Spouse</w:t>
      </w:r>
    </w:p>
    <w:p w14:paraId="2A1BB082" w14:textId="77777777" w:rsidR="005658C4" w:rsidRPr="001D19F6" w:rsidRDefault="005658C4" w:rsidP="00F14BA4">
      <w:pPr>
        <w:pStyle w:val="a6"/>
        <w:numPr>
          <w:ilvl w:val="0"/>
          <w:numId w:val="918"/>
        </w:numPr>
        <w:wordWrap/>
        <w:spacing w:line="360" w:lineRule="auto"/>
        <w:ind w:leftChars="0"/>
        <w:rPr>
          <w:rFonts w:ascii="Arial" w:eastAsia="굴림" w:hAnsi="Arial" w:cs="Arial"/>
          <w:sz w:val="22"/>
        </w:rPr>
      </w:pPr>
      <w:r w:rsidRPr="001D19F6">
        <w:rPr>
          <w:rFonts w:ascii="Arial" w:eastAsia="굴림" w:hAnsi="Arial" w:cs="Arial"/>
          <w:sz w:val="22"/>
        </w:rPr>
        <w:t>Mother</w:t>
      </w:r>
    </w:p>
    <w:p w14:paraId="034F2945" w14:textId="77777777" w:rsidR="005658C4" w:rsidRPr="001D19F6" w:rsidRDefault="005658C4" w:rsidP="00F14BA4">
      <w:pPr>
        <w:pStyle w:val="a6"/>
        <w:numPr>
          <w:ilvl w:val="0"/>
          <w:numId w:val="918"/>
        </w:numPr>
        <w:wordWrap/>
        <w:spacing w:line="360" w:lineRule="auto"/>
        <w:ind w:leftChars="0"/>
        <w:rPr>
          <w:rFonts w:ascii="Arial" w:eastAsia="굴림" w:hAnsi="Arial" w:cs="Arial"/>
          <w:sz w:val="22"/>
        </w:rPr>
      </w:pPr>
      <w:r w:rsidRPr="001D19F6">
        <w:rPr>
          <w:rFonts w:ascii="Arial" w:eastAsia="굴림" w:hAnsi="Arial" w:cs="Arial"/>
          <w:sz w:val="22"/>
        </w:rPr>
        <w:t>Father</w:t>
      </w:r>
    </w:p>
    <w:p w14:paraId="0EEEFED5" w14:textId="77777777" w:rsidR="005658C4" w:rsidRPr="001D19F6" w:rsidRDefault="005658C4" w:rsidP="00F14BA4">
      <w:pPr>
        <w:pStyle w:val="a6"/>
        <w:numPr>
          <w:ilvl w:val="0"/>
          <w:numId w:val="918"/>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01B2DECB" w14:textId="77777777" w:rsidR="005658C4" w:rsidRPr="001D19F6" w:rsidRDefault="005658C4" w:rsidP="00F14BA4">
      <w:pPr>
        <w:pStyle w:val="a6"/>
        <w:numPr>
          <w:ilvl w:val="0"/>
          <w:numId w:val="918"/>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4619B8B5" w14:textId="77777777" w:rsidR="005658C4" w:rsidRPr="001D19F6" w:rsidRDefault="005658C4" w:rsidP="005658C4">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63CFE2FA" w14:textId="77777777" w:rsidR="005658C4" w:rsidRPr="001D19F6" w:rsidRDefault="005658C4" w:rsidP="005658C4">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39437EE4" w14:textId="77777777" w:rsidR="005658C4" w:rsidRPr="001D19F6" w:rsidRDefault="005658C4" w:rsidP="005658C4">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6D67C425" w14:textId="77777777" w:rsidR="005658C4" w:rsidRPr="001D19F6" w:rsidRDefault="005658C4" w:rsidP="005658C4">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40DCBF0B" w14:textId="77777777" w:rsidR="005658C4" w:rsidRPr="001D19F6" w:rsidRDefault="005658C4" w:rsidP="005658C4">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6F99EFB8" w14:textId="77777777" w:rsidR="005658C4" w:rsidRPr="001D19F6" w:rsidRDefault="005658C4" w:rsidP="005658C4">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7F8E672B" w14:textId="77777777" w:rsidR="005658C4" w:rsidRPr="001D19F6" w:rsidRDefault="005658C4" w:rsidP="005658C4">
      <w:pPr>
        <w:wordWrap/>
        <w:spacing w:line="360" w:lineRule="auto"/>
        <w:ind w:firstLine="400"/>
        <w:rPr>
          <w:rFonts w:ascii="Arial" w:eastAsia="굴림" w:hAnsi="Arial" w:cs="Arial"/>
          <w:sz w:val="22"/>
        </w:rPr>
      </w:pPr>
      <w:r w:rsidRPr="001D19F6">
        <w:rPr>
          <w:rFonts w:ascii="Arial" w:eastAsia="한컴돋움" w:hAnsi="Arial" w:cs="Arial"/>
          <w:sz w:val="22"/>
        </w:rPr>
        <w:t xml:space="preserve">[52] </w:t>
      </w:r>
      <w:r w:rsidRPr="001D19F6">
        <w:rPr>
          <w:rFonts w:ascii="Arial" w:eastAsia="굴림" w:hAnsi="Arial" w:cs="Arial"/>
          <w:sz w:val="22"/>
        </w:rPr>
        <w:t>Voluntary worker</w:t>
      </w:r>
    </w:p>
    <w:p w14:paraId="1518CA3E" w14:textId="77777777" w:rsidR="005658C4" w:rsidRPr="001D19F6" w:rsidRDefault="005658C4" w:rsidP="005658C4">
      <w:pPr>
        <w:wordWrap/>
        <w:spacing w:line="360" w:lineRule="auto"/>
        <w:ind w:firstLine="400"/>
        <w:jc w:val="left"/>
        <w:rPr>
          <w:rFonts w:ascii="Arial" w:eastAsia="굴림" w:hAnsi="Arial" w:cs="Arial"/>
          <w:sz w:val="22"/>
        </w:rPr>
      </w:pPr>
      <w:r w:rsidRPr="001D19F6">
        <w:rPr>
          <w:rFonts w:ascii="Arial" w:eastAsia="굴림" w:hAnsi="Arial" w:cs="Arial"/>
          <w:sz w:val="22"/>
        </w:rPr>
        <w:t>[53] Publicly provided helper</w:t>
      </w:r>
    </w:p>
    <w:p w14:paraId="73137C78" w14:textId="77777777" w:rsidR="005658C4" w:rsidRPr="001D19F6" w:rsidRDefault="005658C4" w:rsidP="005658C4">
      <w:pPr>
        <w:wordWrap/>
        <w:spacing w:line="360" w:lineRule="auto"/>
        <w:ind w:firstLine="400"/>
        <w:jc w:val="left"/>
        <w:rPr>
          <w:rFonts w:ascii="Arial" w:eastAsia="굴림" w:hAnsi="Arial" w:cs="Arial"/>
          <w:sz w:val="22"/>
        </w:rPr>
      </w:pPr>
      <w:r w:rsidRPr="001D19F6">
        <w:rPr>
          <w:rFonts w:ascii="Arial" w:eastAsia="굴림" w:hAnsi="Arial" w:cs="Arial"/>
          <w:sz w:val="22"/>
        </w:rPr>
        <w:t>[54] Personally hired helper</w:t>
      </w:r>
    </w:p>
    <w:p w14:paraId="4D9B0087" w14:textId="77777777" w:rsidR="005658C4" w:rsidRPr="001D19F6" w:rsidRDefault="005658C4" w:rsidP="005658C4">
      <w:pPr>
        <w:wordWrap/>
        <w:spacing w:line="360" w:lineRule="auto"/>
        <w:ind w:firstLine="400"/>
        <w:jc w:val="left"/>
        <w:rPr>
          <w:rFonts w:ascii="Arial" w:eastAsia="굴림" w:hAnsi="Arial" w:cs="Arial"/>
          <w:sz w:val="22"/>
        </w:rPr>
      </w:pPr>
      <w:r w:rsidRPr="001D19F6">
        <w:rPr>
          <w:rFonts w:ascii="Arial" w:eastAsia="굴림" w:hAnsi="Arial" w:cs="Arial"/>
          <w:sz w:val="22"/>
        </w:rPr>
        <w:t xml:space="preserve">[55] </w:t>
      </w:r>
      <w:r w:rsidR="00680288" w:rsidRPr="001D19F6">
        <w:rPr>
          <w:rFonts w:ascii="Arial" w:eastAsia="굴림" w:hAnsi="Arial" w:cs="Arial"/>
          <w:sz w:val="22"/>
        </w:rPr>
        <w:t>Others</w:t>
      </w:r>
    </w:p>
    <w:p w14:paraId="4E701B7A" w14:textId="77777777" w:rsidR="005658C4" w:rsidRPr="001D19F6" w:rsidRDefault="005658C4" w:rsidP="005658C4">
      <w:pPr>
        <w:wordWrap/>
        <w:spacing w:line="360" w:lineRule="auto"/>
        <w:jc w:val="left"/>
        <w:rPr>
          <w:rFonts w:ascii="Arial" w:eastAsia="굴림" w:hAnsi="Arial" w:cs="Arial"/>
          <w:sz w:val="22"/>
        </w:rPr>
      </w:pPr>
      <w:r w:rsidRPr="001D19F6">
        <w:rPr>
          <w:rFonts w:ascii="Arial" w:eastAsia="굴림" w:hAnsi="Arial" w:cs="Arial"/>
          <w:sz w:val="22"/>
        </w:rPr>
        <w:t xml:space="preserve">From </w:t>
      </w:r>
      <w:r w:rsidR="008B707C" w:rsidRPr="001D19F6">
        <w:rPr>
          <w:rFonts w:ascii="Arial" w:eastAsia="굴림" w:hAnsi="Arial" w:cs="Arial"/>
          <w:sz w:val="22"/>
        </w:rPr>
        <w:t xml:space="preserve">code </w:t>
      </w:r>
      <w:r w:rsidRPr="001D19F6">
        <w:rPr>
          <w:rFonts w:ascii="Arial" w:eastAsia="굴림" w:hAnsi="Arial" w:cs="Arial"/>
          <w:sz w:val="22"/>
        </w:rPr>
        <w:t xml:space="preserve">2~ 54, Go to </w:t>
      </w:r>
      <w:r w:rsidR="001352D3" w:rsidRPr="001D19F6">
        <w:rPr>
          <w:rFonts w:ascii="Arial" w:eastAsia="굴림" w:hAnsi="Arial" w:cs="Arial"/>
          <w:sz w:val="22"/>
        </w:rPr>
        <w:t>C</w:t>
      </w:r>
      <w:r w:rsidRPr="001D19F6">
        <w:rPr>
          <w:rFonts w:ascii="Arial" w:eastAsia="굴림" w:hAnsi="Arial" w:cs="Arial"/>
          <w:sz w:val="22"/>
        </w:rPr>
        <w:t>417</w:t>
      </w:r>
    </w:p>
    <w:p w14:paraId="3DDAE865" w14:textId="77777777" w:rsidR="008B707C" w:rsidRPr="001D19F6" w:rsidRDefault="008B707C" w:rsidP="00461859">
      <w:pPr>
        <w:wordWrap/>
        <w:spacing w:line="360" w:lineRule="auto"/>
        <w:jc w:val="left"/>
        <w:rPr>
          <w:rFonts w:ascii="Arial" w:eastAsia="굴림" w:hAnsi="Arial" w:cs="Arial"/>
          <w:sz w:val="22"/>
        </w:rPr>
      </w:pPr>
    </w:p>
    <w:p w14:paraId="121232B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416. If others, please specify.</w:t>
      </w:r>
    </w:p>
    <w:p w14:paraId="5F2FC5DB" w14:textId="77777777" w:rsidR="00461859" w:rsidRPr="001D19F6" w:rsidRDefault="005658C4"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46C651AD" w14:textId="77777777" w:rsidR="00461859" w:rsidRPr="001D19F6" w:rsidRDefault="00461859" w:rsidP="00461859">
      <w:pPr>
        <w:wordWrap/>
        <w:spacing w:line="360" w:lineRule="auto"/>
        <w:jc w:val="left"/>
        <w:rPr>
          <w:rFonts w:ascii="Arial" w:eastAsia="굴림" w:hAnsi="Arial" w:cs="Arial"/>
          <w:sz w:val="22"/>
          <w:u w:val="single"/>
        </w:rPr>
      </w:pPr>
    </w:p>
    <w:p w14:paraId="41384200" w14:textId="77777777" w:rsidR="005658C4" w:rsidRPr="001D19F6" w:rsidRDefault="005658C4" w:rsidP="005658C4">
      <w:pPr>
        <w:wordWrap/>
        <w:spacing w:line="360" w:lineRule="auto"/>
        <w:jc w:val="left"/>
        <w:rPr>
          <w:rFonts w:ascii="Arial" w:eastAsia="굴림" w:hAnsi="Arial" w:cs="Arial"/>
          <w:sz w:val="22"/>
        </w:rPr>
      </w:pPr>
      <w:r w:rsidRPr="001D19F6">
        <w:rPr>
          <w:rFonts w:ascii="Arial" w:eastAsia="굴림" w:hAnsi="Arial" w:cs="Arial"/>
          <w:sz w:val="22"/>
        </w:rPr>
        <w:lastRenderedPageBreak/>
        <w:t xml:space="preserve">[IWER: From </w:t>
      </w:r>
      <w:r w:rsidR="001352D3" w:rsidRPr="001D19F6">
        <w:rPr>
          <w:rFonts w:ascii="Arial" w:eastAsia="굴림" w:hAnsi="Arial" w:cs="Arial"/>
          <w:sz w:val="22"/>
        </w:rPr>
        <w:t>C</w:t>
      </w:r>
      <w:r w:rsidRPr="001D19F6">
        <w:rPr>
          <w:rFonts w:ascii="Arial" w:eastAsia="굴림" w:hAnsi="Arial" w:cs="Arial"/>
          <w:sz w:val="22"/>
        </w:rPr>
        <w:t xml:space="preserve">417 to </w:t>
      </w:r>
      <w:r w:rsidR="001352D3" w:rsidRPr="001D19F6">
        <w:rPr>
          <w:rFonts w:ascii="Arial" w:eastAsia="굴림" w:hAnsi="Arial" w:cs="Arial"/>
          <w:sz w:val="22"/>
        </w:rPr>
        <w:t>C</w:t>
      </w:r>
      <w:r w:rsidRPr="001D19F6">
        <w:rPr>
          <w:rFonts w:ascii="Arial" w:eastAsia="굴림" w:hAnsi="Arial" w:cs="Arial"/>
          <w:sz w:val="22"/>
        </w:rPr>
        <w:t xml:space="preserve">426, </w:t>
      </w:r>
    </w:p>
    <w:p w14:paraId="2648BFE9" w14:textId="77777777" w:rsidR="00F45C44" w:rsidRPr="001D19F6" w:rsidRDefault="005658C4" w:rsidP="005658C4">
      <w:pPr>
        <w:wordWrap/>
        <w:spacing w:line="360" w:lineRule="auto"/>
        <w:jc w:val="left"/>
        <w:rPr>
          <w:rFonts w:ascii="Arial" w:eastAsia="굴림" w:hAnsi="Arial" w:cs="Arial"/>
          <w:sz w:val="22"/>
        </w:rPr>
      </w:pPr>
      <w:r w:rsidRPr="001D19F6">
        <w:rPr>
          <w:rFonts w:ascii="Arial" w:eastAsia="굴림" w:hAnsi="Arial" w:cs="Arial"/>
          <w:sz w:val="22"/>
        </w:rPr>
        <w:t xml:space="preserve">- </w:t>
      </w:r>
      <w:r w:rsidR="00F45C44" w:rsidRPr="001D19F6">
        <w:rPr>
          <w:rFonts w:ascii="Arial" w:eastAsia="굴림" w:hAnsi="Arial" w:cs="Arial"/>
          <w:sz w:val="22"/>
        </w:rPr>
        <w:t>If he/she hadn’t done such activity before</w:t>
      </w:r>
      <w:r w:rsidR="00FF6650" w:rsidRPr="001D19F6">
        <w:rPr>
          <w:rFonts w:ascii="Arial" w:eastAsia="굴림" w:hAnsi="Arial" w:cs="Arial"/>
          <w:sz w:val="22"/>
        </w:rPr>
        <w:t>,</w:t>
      </w:r>
      <w:r w:rsidR="00F45C44" w:rsidRPr="001D19F6">
        <w:rPr>
          <w:rFonts w:ascii="Arial" w:eastAsia="굴림" w:hAnsi="Arial" w:cs="Arial"/>
          <w:sz w:val="22"/>
        </w:rPr>
        <w:t xml:space="preserve"> such as he hadn’t</w:t>
      </w:r>
      <w:r w:rsidR="00733D50" w:rsidRPr="001D19F6">
        <w:rPr>
          <w:rFonts w:ascii="Arial" w:eastAsia="굴림" w:hAnsi="Arial" w:cs="Arial"/>
          <w:sz w:val="22"/>
        </w:rPr>
        <w:t xml:space="preserve"> </w:t>
      </w:r>
      <w:r w:rsidR="00F45C44" w:rsidRPr="001D19F6">
        <w:rPr>
          <w:rFonts w:ascii="Arial" w:eastAsia="굴림" w:hAnsi="Arial" w:cs="Arial"/>
          <w:sz w:val="22"/>
        </w:rPr>
        <w:t>prepared meals</w:t>
      </w:r>
      <w:r w:rsidR="00733D50" w:rsidRPr="001D19F6">
        <w:rPr>
          <w:rFonts w:ascii="Arial" w:eastAsia="굴림" w:hAnsi="Arial" w:cs="Arial"/>
          <w:sz w:val="22"/>
        </w:rPr>
        <w:t xml:space="preserve"> before, there was no telephone, originally no need to take medication, etc.</w:t>
      </w:r>
      <w:r w:rsidR="00F45C44" w:rsidRPr="001D19F6">
        <w:rPr>
          <w:rFonts w:ascii="Arial" w:eastAsia="굴림" w:hAnsi="Arial" w:cs="Arial"/>
          <w:sz w:val="22"/>
        </w:rPr>
        <w:t>, not because of health problem,</w:t>
      </w:r>
      <w:r w:rsidR="00733D50" w:rsidRPr="001D19F6">
        <w:rPr>
          <w:rFonts w:ascii="Arial" w:eastAsia="굴림" w:hAnsi="Arial" w:cs="Arial"/>
          <w:sz w:val="22"/>
        </w:rPr>
        <w:t xml:space="preserve"> then </w:t>
      </w:r>
      <w:r w:rsidR="00F45C44" w:rsidRPr="001D19F6">
        <w:rPr>
          <w:rFonts w:ascii="Arial" w:eastAsia="굴림" w:hAnsi="Arial" w:cs="Arial"/>
          <w:sz w:val="22"/>
        </w:rPr>
        <w:t xml:space="preserve">mark </w:t>
      </w:r>
      <w:r w:rsidR="00F45C44" w:rsidRPr="001D19F6">
        <w:rPr>
          <w:rFonts w:ascii="굴림" w:eastAsia="굴림" w:hAnsi="굴림" w:cs="굴림" w:hint="eastAsia"/>
          <w:sz w:val="22"/>
        </w:rPr>
        <w:t>⑤</w:t>
      </w:r>
      <w:r w:rsidR="00F45C44" w:rsidRPr="001D19F6">
        <w:rPr>
          <w:rFonts w:ascii="Arial" w:eastAsia="굴림" w:hAnsi="Arial" w:cs="Arial"/>
          <w:sz w:val="22"/>
        </w:rPr>
        <w:t xml:space="preserve"> He/she didn't do it before.</w:t>
      </w:r>
    </w:p>
    <w:p w14:paraId="4FF7132D" w14:textId="77777777" w:rsidR="005658C4" w:rsidRPr="001D19F6" w:rsidRDefault="00733D50" w:rsidP="005658C4">
      <w:pPr>
        <w:wordWrap/>
        <w:spacing w:line="360" w:lineRule="auto"/>
        <w:jc w:val="left"/>
        <w:rPr>
          <w:rFonts w:ascii="Arial" w:eastAsia="굴림" w:hAnsi="Arial" w:cs="Arial"/>
          <w:sz w:val="22"/>
        </w:rPr>
      </w:pPr>
      <w:r w:rsidRPr="001D19F6">
        <w:rPr>
          <w:rFonts w:ascii="Arial" w:eastAsia="굴림" w:hAnsi="Arial" w:cs="Arial"/>
          <w:sz w:val="22"/>
        </w:rPr>
        <w:t xml:space="preserve">- </w:t>
      </w:r>
      <w:r w:rsidR="005658C4" w:rsidRPr="001D19F6">
        <w:rPr>
          <w:rFonts w:ascii="Arial" w:eastAsia="굴림" w:hAnsi="Arial" w:cs="Arial"/>
          <w:sz w:val="22"/>
        </w:rPr>
        <w:t xml:space="preserve">Even if </w:t>
      </w:r>
      <w:proofErr w:type="gramStart"/>
      <w:r w:rsidR="005658C4" w:rsidRPr="001D19F6">
        <w:rPr>
          <w:rFonts w:ascii="Arial" w:eastAsia="굴림" w:hAnsi="Arial" w:cs="Arial"/>
          <w:sz w:val="22"/>
        </w:rPr>
        <w:t>he/ she</w:t>
      </w:r>
      <w:proofErr w:type="gramEnd"/>
      <w:r w:rsidR="005658C4" w:rsidRPr="001D19F6">
        <w:rPr>
          <w:rFonts w:ascii="Arial" w:eastAsia="굴림" w:hAnsi="Arial" w:cs="Arial"/>
          <w:sz w:val="22"/>
        </w:rPr>
        <w:t xml:space="preserve"> needed help partially</w:t>
      </w:r>
      <w:r w:rsidR="00F45C44" w:rsidRPr="001D19F6">
        <w:rPr>
          <w:rFonts w:ascii="Arial" w:eastAsia="굴림" w:hAnsi="Arial" w:cs="Arial"/>
          <w:sz w:val="22"/>
        </w:rPr>
        <w:t xml:space="preserve"> o</w:t>
      </w:r>
      <w:r w:rsidRPr="001D19F6">
        <w:rPr>
          <w:rFonts w:ascii="Arial" w:eastAsia="굴림" w:hAnsi="Arial" w:cs="Arial"/>
          <w:sz w:val="22"/>
        </w:rPr>
        <w:t>r lit</w:t>
      </w:r>
      <w:r w:rsidR="005658C4" w:rsidRPr="001D19F6">
        <w:rPr>
          <w:rFonts w:ascii="Arial" w:eastAsia="굴림" w:hAnsi="Arial" w:cs="Arial"/>
          <w:sz w:val="22"/>
        </w:rPr>
        <w:t xml:space="preserve">tle, mark </w:t>
      </w:r>
      <w:r w:rsidR="005658C4" w:rsidRPr="001D19F6">
        <w:rPr>
          <w:rFonts w:ascii="굴림" w:eastAsia="굴림" w:hAnsi="굴림" w:cs="굴림" w:hint="eastAsia"/>
          <w:sz w:val="22"/>
        </w:rPr>
        <w:t>①</w:t>
      </w:r>
      <w:r w:rsidR="005658C4" w:rsidRPr="001D19F6">
        <w:rPr>
          <w:rFonts w:ascii="Arial" w:eastAsia="굴림" w:hAnsi="Arial" w:cs="Arial"/>
          <w:sz w:val="22"/>
        </w:rPr>
        <w:t xml:space="preserve"> Yes, needed help.</w:t>
      </w:r>
      <w:r w:rsidRPr="001D19F6">
        <w:rPr>
          <w:rFonts w:ascii="Arial" w:eastAsia="굴림" w:hAnsi="Arial" w:cs="Arial"/>
          <w:sz w:val="22"/>
        </w:rPr>
        <w:t>]</w:t>
      </w:r>
      <w:r w:rsidR="005658C4" w:rsidRPr="001D19F6">
        <w:rPr>
          <w:rFonts w:ascii="Arial" w:eastAsia="굴림" w:hAnsi="Arial" w:cs="Arial"/>
          <w:sz w:val="22"/>
        </w:rPr>
        <w:t xml:space="preserve"> </w:t>
      </w:r>
    </w:p>
    <w:p w14:paraId="54A794C4" w14:textId="77777777" w:rsidR="005658C4"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417. </w:t>
      </w:r>
      <w:r w:rsidR="005658C4" w:rsidRPr="001D19F6">
        <w:rPr>
          <w:rFonts w:ascii="Arial" w:eastAsia="굴림" w:hAnsi="Arial" w:cs="Arial"/>
          <w:sz w:val="22"/>
        </w:rPr>
        <w:t xml:space="preserve">Now I would like to understand about the basic living activities and social activities. </w:t>
      </w:r>
    </w:p>
    <w:p w14:paraId="3C0300DD" w14:textId="77777777" w:rsidR="005658C4" w:rsidRPr="001D19F6" w:rsidRDefault="005658C4" w:rsidP="00461859">
      <w:pPr>
        <w:wordWrap/>
        <w:spacing w:line="360" w:lineRule="auto"/>
        <w:jc w:val="left"/>
        <w:rPr>
          <w:rFonts w:ascii="Arial" w:eastAsia="굴림" w:hAnsi="Arial" w:cs="Arial"/>
          <w:sz w:val="22"/>
        </w:rPr>
      </w:pPr>
    </w:p>
    <w:p w14:paraId="5A44FA12" w14:textId="77777777" w:rsidR="00CE7C04"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Did he/she need help with </w:t>
      </w:r>
      <w:r w:rsidR="007800EA" w:rsidRPr="001D19F6">
        <w:rPr>
          <w:rFonts w:ascii="Arial" w:eastAsia="굴림" w:hAnsi="Arial" w:cs="Arial"/>
          <w:kern w:val="0"/>
          <w:sz w:val="22"/>
          <w:szCs w:val="20"/>
        </w:rPr>
        <w:t xml:space="preserve">personal grooming including brushing hair, clipping nails/toenails, putting on make-up (female) and shaving (male) </w:t>
      </w:r>
      <w:r w:rsidRPr="001D19F6">
        <w:rPr>
          <w:rFonts w:ascii="Arial" w:eastAsia="굴림" w:hAnsi="Arial" w:cs="Arial"/>
          <w:sz w:val="22"/>
        </w:rPr>
        <w:t>during the three months before his/her death?</w:t>
      </w:r>
    </w:p>
    <w:p w14:paraId="233A71F0"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1431BF29"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 </w:t>
      </w:r>
    </w:p>
    <w:p w14:paraId="537F397F"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52CDA06A" w14:textId="77777777" w:rsidR="00461859" w:rsidRPr="001D19F6" w:rsidRDefault="00461859" w:rsidP="00461859">
      <w:pPr>
        <w:wordWrap/>
        <w:spacing w:line="360" w:lineRule="auto"/>
        <w:jc w:val="left"/>
        <w:rPr>
          <w:rFonts w:ascii="Arial" w:eastAsia="굴림" w:hAnsi="Arial" w:cs="Arial"/>
          <w:sz w:val="22"/>
        </w:rPr>
      </w:pPr>
    </w:p>
    <w:p w14:paraId="358FF63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418. Did he/she need </w:t>
      </w:r>
      <w:r w:rsidR="0072709F" w:rsidRPr="001D19F6">
        <w:rPr>
          <w:rFonts w:ascii="Arial" w:eastAsia="굴림" w:hAnsi="Arial" w:cs="Arial"/>
          <w:kern w:val="0"/>
          <w:sz w:val="22"/>
          <w:szCs w:val="20"/>
        </w:rPr>
        <w:t xml:space="preserve">help with household chores, such as cleaning or tidying up the house, making bed and washing dishes </w:t>
      </w:r>
      <w:r w:rsidR="00461859" w:rsidRPr="001D19F6">
        <w:rPr>
          <w:rFonts w:ascii="Arial" w:eastAsia="굴림" w:hAnsi="Arial" w:cs="Arial"/>
          <w:sz w:val="22"/>
        </w:rPr>
        <w:t xml:space="preserve">during the three months before his/her death? </w:t>
      </w:r>
    </w:p>
    <w:p w14:paraId="6EE4C762"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59C1F808"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01552772"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3AD70067" w14:textId="77777777" w:rsidR="00461859" w:rsidRPr="001D19F6" w:rsidRDefault="00461859" w:rsidP="00461859">
      <w:pPr>
        <w:wordWrap/>
        <w:spacing w:line="360" w:lineRule="auto"/>
        <w:jc w:val="left"/>
        <w:rPr>
          <w:rFonts w:ascii="Arial" w:eastAsia="굴림" w:hAnsi="Arial" w:cs="Arial"/>
          <w:sz w:val="22"/>
        </w:rPr>
      </w:pPr>
    </w:p>
    <w:p w14:paraId="65374DE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419. Did he/she need help with </w:t>
      </w:r>
      <w:r w:rsidR="00461859" w:rsidRPr="001D19F6">
        <w:rPr>
          <w:rFonts w:ascii="Arial" w:eastAsia="굴림" w:hAnsi="Arial" w:cs="Arial"/>
          <w:kern w:val="0"/>
          <w:sz w:val="22"/>
        </w:rPr>
        <w:t xml:space="preserve">preparing meals (preparing ingredients, cooking and setting the table) during </w:t>
      </w:r>
      <w:r w:rsidR="00461859" w:rsidRPr="001D19F6">
        <w:rPr>
          <w:rFonts w:ascii="Arial" w:eastAsia="굴림" w:hAnsi="Arial" w:cs="Arial"/>
          <w:sz w:val="22"/>
        </w:rPr>
        <w:t>the three months before his/her death?</w:t>
      </w:r>
    </w:p>
    <w:p w14:paraId="15B47E19"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48563D21"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2F73EFBC"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0DC0C37C" w14:textId="77777777" w:rsidR="008B707C" w:rsidRPr="001D19F6" w:rsidRDefault="008B707C" w:rsidP="007800EA">
      <w:pPr>
        <w:wordWrap/>
        <w:spacing w:line="360" w:lineRule="auto"/>
        <w:ind w:leftChars="213" w:left="426"/>
        <w:jc w:val="left"/>
        <w:rPr>
          <w:rFonts w:ascii="Arial" w:eastAsia="굴림" w:hAnsi="Arial" w:cs="Arial"/>
          <w:sz w:val="22"/>
        </w:rPr>
      </w:pPr>
    </w:p>
    <w:p w14:paraId="37182AC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420. Did he/she need help with </w:t>
      </w:r>
      <w:r w:rsidR="0072709F" w:rsidRPr="001D19F6">
        <w:rPr>
          <w:rFonts w:ascii="Arial" w:eastAsia="굴림" w:hAnsi="Arial" w:cs="Arial"/>
          <w:kern w:val="0"/>
          <w:sz w:val="22"/>
          <w:szCs w:val="20"/>
        </w:rPr>
        <w:t xml:space="preserve">laundry, such as using a washing machine or by hand and hanging out the wash to dry </w:t>
      </w:r>
      <w:r w:rsidR="00461859" w:rsidRPr="001D19F6">
        <w:rPr>
          <w:rFonts w:ascii="Arial" w:eastAsia="굴림" w:hAnsi="Arial" w:cs="Arial"/>
          <w:kern w:val="0"/>
          <w:sz w:val="22"/>
        </w:rPr>
        <w:t xml:space="preserve">during </w:t>
      </w:r>
      <w:r w:rsidR="00461859" w:rsidRPr="001D19F6">
        <w:rPr>
          <w:rFonts w:ascii="Arial" w:eastAsia="굴림" w:hAnsi="Arial" w:cs="Arial"/>
          <w:sz w:val="22"/>
        </w:rPr>
        <w:t>the three months before his/her death?</w:t>
      </w:r>
    </w:p>
    <w:p w14:paraId="352D55F4"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274746B0"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 </w:t>
      </w:r>
    </w:p>
    <w:p w14:paraId="746F87A1"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75B32671" w14:textId="77777777" w:rsidR="00461859" w:rsidRPr="001D19F6" w:rsidRDefault="00461859" w:rsidP="007800EA">
      <w:pPr>
        <w:wordWrap/>
        <w:spacing w:line="360" w:lineRule="auto"/>
        <w:ind w:leftChars="213" w:left="426"/>
        <w:jc w:val="left"/>
        <w:rPr>
          <w:rFonts w:ascii="Arial" w:eastAsia="굴림" w:hAnsi="Arial" w:cs="Arial"/>
          <w:sz w:val="22"/>
        </w:rPr>
      </w:pPr>
    </w:p>
    <w:p w14:paraId="74D6C01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421. Did he/she need help with </w:t>
      </w:r>
      <w:r w:rsidR="00461859" w:rsidRPr="001D19F6">
        <w:rPr>
          <w:rFonts w:ascii="Arial" w:eastAsia="굴림" w:hAnsi="Arial" w:cs="Arial"/>
          <w:kern w:val="0"/>
          <w:sz w:val="22"/>
        </w:rPr>
        <w:t xml:space="preserve">going out a short distance without using transportation during </w:t>
      </w:r>
      <w:r w:rsidR="00461859" w:rsidRPr="001D19F6">
        <w:rPr>
          <w:rFonts w:ascii="Arial" w:eastAsia="굴림" w:hAnsi="Arial" w:cs="Arial"/>
          <w:sz w:val="22"/>
        </w:rPr>
        <w:t>the three months before his/her death?</w:t>
      </w:r>
    </w:p>
    <w:p w14:paraId="6D947371"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731DB9B2"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5669E769"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37DF89D3" w14:textId="77777777" w:rsidR="00461859" w:rsidRPr="001D19F6" w:rsidRDefault="00461859" w:rsidP="00461859">
      <w:pPr>
        <w:wordWrap/>
        <w:spacing w:line="360" w:lineRule="auto"/>
        <w:jc w:val="left"/>
        <w:rPr>
          <w:rFonts w:ascii="Arial" w:eastAsia="굴림" w:hAnsi="Arial" w:cs="Arial"/>
          <w:sz w:val="22"/>
        </w:rPr>
      </w:pPr>
    </w:p>
    <w:p w14:paraId="15B745F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422. Did he/she need help with going out </w:t>
      </w:r>
      <w:r w:rsidR="00461859" w:rsidRPr="001D19F6">
        <w:rPr>
          <w:rFonts w:ascii="Arial" w:eastAsia="굴림" w:hAnsi="Arial" w:cs="Arial"/>
          <w:kern w:val="0"/>
          <w:sz w:val="22"/>
        </w:rPr>
        <w:t xml:space="preserve">using transportation, such as buses, subways, taxies, and cars, during </w:t>
      </w:r>
      <w:r w:rsidR="00461859" w:rsidRPr="001D19F6">
        <w:rPr>
          <w:rFonts w:ascii="Arial" w:eastAsia="굴림" w:hAnsi="Arial" w:cs="Arial"/>
          <w:sz w:val="22"/>
        </w:rPr>
        <w:t>the three months before his/her death?</w:t>
      </w:r>
    </w:p>
    <w:p w14:paraId="3303ADD5"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2F309873"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765545F8"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406A4543" w14:textId="77777777" w:rsidR="00461859" w:rsidRPr="001D19F6" w:rsidRDefault="00461859" w:rsidP="00461859">
      <w:pPr>
        <w:wordWrap/>
        <w:spacing w:line="360" w:lineRule="auto"/>
        <w:jc w:val="left"/>
        <w:rPr>
          <w:rFonts w:ascii="Arial" w:eastAsia="굴림" w:hAnsi="Arial" w:cs="Arial"/>
          <w:sz w:val="22"/>
        </w:rPr>
      </w:pPr>
    </w:p>
    <w:p w14:paraId="47EFF315"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423. Did he/she need help with </w:t>
      </w:r>
      <w:r w:rsidR="00461859" w:rsidRPr="001D19F6">
        <w:rPr>
          <w:rFonts w:ascii="Arial" w:eastAsia="굴림" w:hAnsi="Arial" w:cs="Arial"/>
          <w:kern w:val="0"/>
          <w:sz w:val="22"/>
        </w:rPr>
        <w:t>shopping</w:t>
      </w:r>
      <w:r w:rsidR="0072709F" w:rsidRPr="001D19F6">
        <w:rPr>
          <w:rFonts w:ascii="Arial" w:eastAsia="굴림" w:hAnsi="Arial" w:cs="Arial"/>
          <w:kern w:val="0"/>
          <w:sz w:val="22"/>
          <w:szCs w:val="20"/>
        </w:rPr>
        <w:t>, which refers to make a decision on what to buy and to pay money and get the change,</w:t>
      </w:r>
      <w:r w:rsidR="00461859" w:rsidRPr="001D19F6">
        <w:rPr>
          <w:rFonts w:ascii="Arial" w:eastAsia="굴림" w:hAnsi="Arial" w:cs="Arial"/>
          <w:kern w:val="0"/>
          <w:sz w:val="22"/>
        </w:rPr>
        <w:t xml:space="preserve"> during </w:t>
      </w:r>
      <w:r w:rsidR="00461859" w:rsidRPr="001D19F6">
        <w:rPr>
          <w:rFonts w:ascii="Arial" w:eastAsia="굴림" w:hAnsi="Arial" w:cs="Arial"/>
          <w:sz w:val="22"/>
        </w:rPr>
        <w:t>the three months before his/her death?</w:t>
      </w:r>
    </w:p>
    <w:p w14:paraId="5B4D3B01"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3CDD6F0E"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15FA2FD3"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3A096CEC" w14:textId="77777777" w:rsidR="00461859" w:rsidRPr="001D19F6" w:rsidRDefault="00461859" w:rsidP="00461859">
      <w:pPr>
        <w:wordWrap/>
        <w:spacing w:line="360" w:lineRule="auto"/>
        <w:jc w:val="left"/>
        <w:rPr>
          <w:rFonts w:ascii="Arial" w:eastAsia="굴림" w:hAnsi="Arial" w:cs="Arial"/>
          <w:sz w:val="22"/>
        </w:rPr>
      </w:pPr>
    </w:p>
    <w:p w14:paraId="16A4673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424. Did he/she need help with </w:t>
      </w:r>
      <w:r w:rsidR="0072709F" w:rsidRPr="001D19F6">
        <w:rPr>
          <w:rFonts w:ascii="Arial" w:eastAsia="굴림" w:hAnsi="Arial" w:cs="Arial"/>
          <w:kern w:val="0"/>
          <w:sz w:val="22"/>
          <w:szCs w:val="20"/>
        </w:rPr>
        <w:t xml:space="preserve">managing his/ her money, such as managing small sums of pocket money, savings accounts and other assets </w:t>
      </w:r>
      <w:r w:rsidR="00461859" w:rsidRPr="001D19F6">
        <w:rPr>
          <w:rFonts w:ascii="Arial" w:eastAsia="굴림" w:hAnsi="Arial" w:cs="Arial"/>
          <w:kern w:val="0"/>
          <w:sz w:val="22"/>
        </w:rPr>
        <w:t xml:space="preserve">during </w:t>
      </w:r>
      <w:r w:rsidR="00461859" w:rsidRPr="001D19F6">
        <w:rPr>
          <w:rFonts w:ascii="Arial" w:eastAsia="굴림" w:hAnsi="Arial" w:cs="Arial"/>
          <w:sz w:val="22"/>
        </w:rPr>
        <w:t>the three months before his/her death?</w:t>
      </w:r>
    </w:p>
    <w:p w14:paraId="3C18556A"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0C919256"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47A7A404"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054BFED4" w14:textId="77777777" w:rsidR="00461859" w:rsidRPr="001D19F6" w:rsidRDefault="00461859" w:rsidP="00461859">
      <w:pPr>
        <w:wordWrap/>
        <w:spacing w:line="360" w:lineRule="auto"/>
        <w:jc w:val="left"/>
        <w:rPr>
          <w:rFonts w:ascii="Arial" w:eastAsia="굴림" w:hAnsi="Arial" w:cs="Arial"/>
          <w:sz w:val="22"/>
        </w:rPr>
      </w:pPr>
    </w:p>
    <w:p w14:paraId="4F7BC88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425. Did he/she need help with</w:t>
      </w:r>
      <w:r w:rsidR="0072709F" w:rsidRPr="001D19F6">
        <w:rPr>
          <w:rFonts w:ascii="Arial" w:eastAsia="굴림" w:hAnsi="Arial" w:cs="Arial"/>
          <w:kern w:val="0"/>
          <w:sz w:val="22"/>
          <w:szCs w:val="20"/>
        </w:rPr>
        <w:t xml:space="preserve"> making or taking phone calls</w:t>
      </w:r>
      <w:r w:rsidR="00461859" w:rsidRPr="001D19F6">
        <w:rPr>
          <w:rFonts w:ascii="Arial" w:eastAsia="굴림" w:hAnsi="Arial" w:cs="Arial"/>
          <w:kern w:val="0"/>
          <w:sz w:val="22"/>
        </w:rPr>
        <w:t xml:space="preserve"> during </w:t>
      </w:r>
      <w:r w:rsidR="00461859" w:rsidRPr="001D19F6">
        <w:rPr>
          <w:rFonts w:ascii="Arial" w:eastAsia="굴림" w:hAnsi="Arial" w:cs="Arial"/>
          <w:sz w:val="22"/>
        </w:rPr>
        <w:t>the three months before his/her death?</w:t>
      </w:r>
    </w:p>
    <w:p w14:paraId="5AC8E81D"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687D9126"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34365F3C"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24F04103" w14:textId="77777777" w:rsidR="00461859" w:rsidRPr="001D19F6" w:rsidRDefault="00461859" w:rsidP="00461859">
      <w:pPr>
        <w:wordWrap/>
        <w:spacing w:line="360" w:lineRule="auto"/>
        <w:jc w:val="left"/>
        <w:rPr>
          <w:rFonts w:ascii="Arial" w:eastAsia="굴림" w:hAnsi="Arial" w:cs="Arial"/>
          <w:sz w:val="22"/>
        </w:rPr>
      </w:pPr>
    </w:p>
    <w:p w14:paraId="2FFADD1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426. Did he/she need help with </w:t>
      </w:r>
      <w:r w:rsidR="00461859" w:rsidRPr="001D19F6">
        <w:rPr>
          <w:rFonts w:ascii="Arial" w:eastAsia="굴림" w:hAnsi="Arial" w:cs="Arial"/>
          <w:kern w:val="0"/>
          <w:sz w:val="22"/>
        </w:rPr>
        <w:t>taking medications</w:t>
      </w:r>
      <w:r w:rsidR="0072709F" w:rsidRPr="001D19F6">
        <w:rPr>
          <w:rFonts w:ascii="Arial" w:eastAsia="굴림" w:hAnsi="Arial" w:cs="Arial"/>
          <w:kern w:val="0"/>
          <w:sz w:val="22"/>
          <w:szCs w:val="20"/>
        </w:rPr>
        <w:t xml:space="preserve">, which refers to take right portion as well as right on time </w:t>
      </w:r>
      <w:r w:rsidR="00461859" w:rsidRPr="001D19F6">
        <w:rPr>
          <w:rFonts w:ascii="Arial" w:eastAsia="굴림" w:hAnsi="Arial" w:cs="Arial"/>
          <w:kern w:val="0"/>
          <w:sz w:val="22"/>
        </w:rPr>
        <w:t xml:space="preserve">during </w:t>
      </w:r>
      <w:r w:rsidR="00461859" w:rsidRPr="001D19F6">
        <w:rPr>
          <w:rFonts w:ascii="Arial" w:eastAsia="굴림" w:hAnsi="Arial" w:cs="Arial"/>
          <w:sz w:val="22"/>
        </w:rPr>
        <w:t>the three months before his/her death?</w:t>
      </w:r>
    </w:p>
    <w:p w14:paraId="4601973F"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Yes, needed help </w:t>
      </w:r>
    </w:p>
    <w:p w14:paraId="46143370"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No, didn’t need help</w:t>
      </w:r>
    </w:p>
    <w:p w14:paraId="10062A94" w14:textId="77777777" w:rsidR="00461859" w:rsidRPr="001D19F6" w:rsidRDefault="00461859" w:rsidP="007800EA">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He/she didn’t do it before</w:t>
      </w:r>
    </w:p>
    <w:p w14:paraId="579C2FE7" w14:textId="77777777" w:rsidR="008B707C" w:rsidRPr="001D19F6" w:rsidRDefault="008B707C" w:rsidP="00461859">
      <w:pPr>
        <w:wordWrap/>
        <w:spacing w:line="360" w:lineRule="auto"/>
        <w:jc w:val="left"/>
        <w:rPr>
          <w:rFonts w:ascii="Arial" w:eastAsia="굴림" w:hAnsi="Arial" w:cs="Arial"/>
          <w:b/>
          <w:bCs/>
          <w:sz w:val="22"/>
        </w:rPr>
      </w:pPr>
    </w:p>
    <w:p w14:paraId="1DE69D57" w14:textId="77777777" w:rsidR="00461859" w:rsidRPr="001D19F6" w:rsidRDefault="00461859" w:rsidP="00B05F73">
      <w:pPr>
        <w:wordWrap/>
        <w:spacing w:line="276" w:lineRule="auto"/>
        <w:jc w:val="left"/>
        <w:rPr>
          <w:rFonts w:ascii="Arial" w:eastAsia="굴림" w:hAnsi="Arial" w:cs="Arial"/>
          <w:b/>
          <w:bCs/>
          <w:sz w:val="22"/>
        </w:rPr>
      </w:pPr>
      <w:r w:rsidRPr="001D19F6">
        <w:rPr>
          <w:rFonts w:ascii="Arial" w:eastAsia="굴림" w:hAnsi="Arial" w:cs="Arial"/>
          <w:b/>
          <w:bCs/>
          <w:sz w:val="22"/>
        </w:rPr>
        <w:t>Logic</w:t>
      </w:r>
    </w:p>
    <w:p w14:paraId="332EE614" w14:textId="77777777" w:rsidR="00461859" w:rsidRPr="001D19F6" w:rsidRDefault="00461859" w:rsidP="00F14BA4">
      <w:pPr>
        <w:pStyle w:val="a6"/>
        <w:numPr>
          <w:ilvl w:val="0"/>
          <w:numId w:val="91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R answered </w:t>
      </w:r>
      <w:r w:rsidR="00AF1BA2" w:rsidRPr="001D19F6">
        <w:rPr>
          <w:rFonts w:ascii="Arial" w:eastAsia="굴림" w:hAnsi="Arial" w:cs="Arial"/>
          <w:b/>
          <w:bCs/>
          <w:sz w:val="22"/>
        </w:rPr>
        <w:t>‘</w:t>
      </w:r>
      <w:r w:rsidR="00AF1BA2" w:rsidRPr="001D19F6">
        <w:rPr>
          <w:rFonts w:ascii="굴림" w:eastAsia="굴림" w:hAnsi="굴림" w:cs="굴림" w:hint="eastAsia"/>
          <w:b/>
          <w:bCs/>
          <w:sz w:val="22"/>
        </w:rPr>
        <w:t>①</w:t>
      </w:r>
      <w:r w:rsidR="00AF1BA2" w:rsidRPr="001D19F6">
        <w:rPr>
          <w:rFonts w:ascii="Arial" w:eastAsia="굴림" w:hAnsi="Arial" w:cs="Arial"/>
          <w:b/>
          <w:bCs/>
          <w:sz w:val="22"/>
        </w:rPr>
        <w:t xml:space="preserve"> Yes, needed help’ to</w:t>
      </w:r>
      <w:r w:rsidRPr="001D19F6">
        <w:rPr>
          <w:rFonts w:ascii="Arial" w:eastAsia="굴림" w:hAnsi="Arial" w:cs="Arial"/>
          <w:b/>
          <w:bCs/>
          <w:sz w:val="22"/>
        </w:rPr>
        <w:t xml:space="preserve"> at least one of </w:t>
      </w:r>
      <w:r w:rsidR="001352D3" w:rsidRPr="001D19F6">
        <w:rPr>
          <w:rFonts w:ascii="Arial" w:eastAsia="굴림" w:hAnsi="Arial" w:cs="Arial"/>
          <w:b/>
          <w:bCs/>
          <w:sz w:val="22"/>
        </w:rPr>
        <w:t>C</w:t>
      </w:r>
      <w:r w:rsidRPr="001D19F6">
        <w:rPr>
          <w:rFonts w:ascii="Arial" w:eastAsia="굴림" w:hAnsi="Arial" w:cs="Arial"/>
          <w:b/>
          <w:bCs/>
          <w:sz w:val="22"/>
        </w:rPr>
        <w:t>417~</w:t>
      </w:r>
      <w:r w:rsidR="001352D3" w:rsidRPr="001D19F6">
        <w:rPr>
          <w:rFonts w:ascii="Arial" w:eastAsia="굴림" w:hAnsi="Arial" w:cs="Arial"/>
          <w:b/>
          <w:bCs/>
          <w:sz w:val="22"/>
        </w:rPr>
        <w:t>C</w:t>
      </w:r>
      <w:r w:rsidRPr="001D19F6">
        <w:rPr>
          <w:rFonts w:ascii="Arial" w:eastAsia="굴림" w:hAnsi="Arial" w:cs="Arial"/>
          <w:b/>
          <w:bCs/>
          <w:sz w:val="22"/>
        </w:rPr>
        <w:t xml:space="preserve">426, then </w:t>
      </w:r>
      <w:r w:rsidR="00336F0B" w:rsidRPr="001D19F6">
        <w:rPr>
          <w:rFonts w:ascii="Arial" w:eastAsia="굴림" w:hAnsi="Arial" w:cs="Arial"/>
          <w:b/>
          <w:bCs/>
          <w:sz w:val="22"/>
        </w:rPr>
        <w:t xml:space="preserve">ask </w:t>
      </w:r>
      <w:r w:rsidR="001352D3" w:rsidRPr="001D19F6">
        <w:rPr>
          <w:rFonts w:ascii="Arial" w:eastAsia="굴림" w:hAnsi="Arial" w:cs="Arial"/>
          <w:b/>
          <w:bCs/>
          <w:sz w:val="22"/>
        </w:rPr>
        <w:t>C</w:t>
      </w:r>
      <w:r w:rsidRPr="001D19F6">
        <w:rPr>
          <w:rFonts w:ascii="Arial" w:eastAsia="굴림" w:hAnsi="Arial" w:cs="Arial"/>
          <w:b/>
          <w:bCs/>
          <w:sz w:val="22"/>
        </w:rPr>
        <w:t>427~</w:t>
      </w:r>
      <w:r w:rsidR="001352D3" w:rsidRPr="001D19F6">
        <w:rPr>
          <w:rFonts w:ascii="Arial" w:eastAsia="굴림" w:hAnsi="Arial" w:cs="Arial"/>
          <w:b/>
          <w:bCs/>
          <w:sz w:val="22"/>
        </w:rPr>
        <w:t>C</w:t>
      </w:r>
      <w:r w:rsidRPr="001D19F6">
        <w:rPr>
          <w:rFonts w:ascii="Arial" w:eastAsia="굴림" w:hAnsi="Arial" w:cs="Arial"/>
          <w:b/>
          <w:bCs/>
          <w:sz w:val="22"/>
        </w:rPr>
        <w:t>429.</w:t>
      </w:r>
    </w:p>
    <w:p w14:paraId="293D4E15" w14:textId="77777777" w:rsidR="00461859" w:rsidRPr="001D19F6" w:rsidRDefault="00461859" w:rsidP="00461859">
      <w:pPr>
        <w:wordWrap/>
        <w:spacing w:line="360" w:lineRule="auto"/>
        <w:jc w:val="left"/>
        <w:rPr>
          <w:rFonts w:ascii="Arial" w:eastAsia="굴림" w:hAnsi="Arial" w:cs="Arial"/>
          <w:sz w:val="22"/>
        </w:rPr>
      </w:pPr>
    </w:p>
    <w:p w14:paraId="2FE933AD"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427. If he/she needed help with above activities of daily living, who helped him/her the most? </w:t>
      </w:r>
      <w:r w:rsidR="00461859" w:rsidRPr="001D19F6">
        <w:rPr>
          <w:rFonts w:ascii="Arial" w:eastAsia="굴림" w:hAnsi="Arial" w:cs="Arial"/>
          <w:sz w:val="22"/>
        </w:rPr>
        <w:lastRenderedPageBreak/>
        <w:t>Please state the help giver’s relationship to him/her.</w:t>
      </w:r>
    </w:p>
    <w:p w14:paraId="20704898" w14:textId="77777777" w:rsidR="00336F0B" w:rsidRPr="001D19F6" w:rsidRDefault="00336F0B" w:rsidP="00F14BA4">
      <w:pPr>
        <w:pStyle w:val="a6"/>
        <w:numPr>
          <w:ilvl w:val="0"/>
          <w:numId w:val="920"/>
        </w:numPr>
        <w:wordWrap/>
        <w:spacing w:line="360" w:lineRule="auto"/>
        <w:ind w:leftChars="0"/>
        <w:rPr>
          <w:rFonts w:ascii="Arial" w:eastAsia="굴림" w:hAnsi="Arial" w:cs="Arial"/>
          <w:sz w:val="22"/>
        </w:rPr>
      </w:pPr>
      <w:r w:rsidRPr="001D19F6">
        <w:rPr>
          <w:rFonts w:ascii="Arial" w:eastAsia="굴림" w:hAnsi="Arial" w:cs="Arial"/>
          <w:sz w:val="22"/>
        </w:rPr>
        <w:t>Spouse</w:t>
      </w:r>
    </w:p>
    <w:p w14:paraId="0E9DB368" w14:textId="77777777" w:rsidR="00336F0B" w:rsidRPr="001D19F6" w:rsidRDefault="00336F0B" w:rsidP="00F14BA4">
      <w:pPr>
        <w:pStyle w:val="a6"/>
        <w:numPr>
          <w:ilvl w:val="0"/>
          <w:numId w:val="920"/>
        </w:numPr>
        <w:wordWrap/>
        <w:spacing w:line="360" w:lineRule="auto"/>
        <w:ind w:leftChars="0"/>
        <w:rPr>
          <w:rFonts w:ascii="Arial" w:eastAsia="굴림" w:hAnsi="Arial" w:cs="Arial"/>
          <w:sz w:val="22"/>
        </w:rPr>
      </w:pPr>
      <w:r w:rsidRPr="001D19F6">
        <w:rPr>
          <w:rFonts w:ascii="Arial" w:eastAsia="굴림" w:hAnsi="Arial" w:cs="Arial"/>
          <w:sz w:val="22"/>
        </w:rPr>
        <w:t>Mother</w:t>
      </w:r>
    </w:p>
    <w:p w14:paraId="52F85B7F" w14:textId="77777777" w:rsidR="00336F0B" w:rsidRPr="001D19F6" w:rsidRDefault="00336F0B" w:rsidP="00F14BA4">
      <w:pPr>
        <w:pStyle w:val="a6"/>
        <w:numPr>
          <w:ilvl w:val="0"/>
          <w:numId w:val="920"/>
        </w:numPr>
        <w:wordWrap/>
        <w:spacing w:line="360" w:lineRule="auto"/>
        <w:ind w:leftChars="0"/>
        <w:rPr>
          <w:rFonts w:ascii="Arial" w:eastAsia="굴림" w:hAnsi="Arial" w:cs="Arial"/>
          <w:sz w:val="22"/>
        </w:rPr>
      </w:pPr>
      <w:r w:rsidRPr="001D19F6">
        <w:rPr>
          <w:rFonts w:ascii="Arial" w:eastAsia="굴림" w:hAnsi="Arial" w:cs="Arial"/>
          <w:sz w:val="22"/>
        </w:rPr>
        <w:t>Father</w:t>
      </w:r>
    </w:p>
    <w:p w14:paraId="1CDAF241" w14:textId="77777777" w:rsidR="00336F0B" w:rsidRPr="001D19F6" w:rsidRDefault="00336F0B" w:rsidP="00F14BA4">
      <w:pPr>
        <w:pStyle w:val="a6"/>
        <w:numPr>
          <w:ilvl w:val="0"/>
          <w:numId w:val="920"/>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168C564C" w14:textId="77777777" w:rsidR="00336F0B" w:rsidRPr="001D19F6" w:rsidRDefault="00336F0B" w:rsidP="00F14BA4">
      <w:pPr>
        <w:pStyle w:val="a6"/>
        <w:numPr>
          <w:ilvl w:val="0"/>
          <w:numId w:val="920"/>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20D75B4E" w14:textId="77777777" w:rsidR="00336F0B" w:rsidRPr="001D19F6" w:rsidRDefault="00336F0B" w:rsidP="00336F0B">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00D693EF" w14:textId="77777777" w:rsidR="00336F0B" w:rsidRPr="001D19F6" w:rsidRDefault="00336F0B" w:rsidP="00336F0B">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42F5EE13" w14:textId="77777777" w:rsidR="00336F0B" w:rsidRPr="001D19F6" w:rsidRDefault="00336F0B" w:rsidP="00336F0B">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6FBB15DC" w14:textId="77777777" w:rsidR="00336F0B" w:rsidRPr="001D19F6" w:rsidRDefault="00336F0B" w:rsidP="00336F0B">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77427EBF" w14:textId="77777777" w:rsidR="00336F0B" w:rsidRPr="001D19F6" w:rsidRDefault="00336F0B" w:rsidP="00336F0B">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4D055FE5" w14:textId="77777777" w:rsidR="00336F0B" w:rsidRPr="001D19F6" w:rsidRDefault="00336F0B" w:rsidP="00336F0B">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623CAD6E" w14:textId="77777777" w:rsidR="00336F0B" w:rsidRPr="001D19F6" w:rsidRDefault="00336F0B" w:rsidP="00336F0B">
      <w:pPr>
        <w:wordWrap/>
        <w:spacing w:line="360" w:lineRule="auto"/>
        <w:ind w:firstLine="400"/>
        <w:rPr>
          <w:rFonts w:ascii="Arial" w:eastAsia="굴림" w:hAnsi="Arial" w:cs="Arial"/>
          <w:sz w:val="22"/>
        </w:rPr>
      </w:pPr>
      <w:r w:rsidRPr="001D19F6">
        <w:rPr>
          <w:rFonts w:ascii="Arial" w:eastAsia="한컴돋움" w:hAnsi="Arial" w:cs="Arial"/>
          <w:sz w:val="22"/>
        </w:rPr>
        <w:t xml:space="preserve">[52] </w:t>
      </w:r>
      <w:r w:rsidRPr="001D19F6">
        <w:rPr>
          <w:rFonts w:ascii="Arial" w:eastAsia="굴림" w:hAnsi="Arial" w:cs="Arial"/>
          <w:sz w:val="22"/>
        </w:rPr>
        <w:t>Voluntary worker</w:t>
      </w:r>
    </w:p>
    <w:p w14:paraId="4CD63B9D" w14:textId="77777777" w:rsidR="00336F0B" w:rsidRPr="001D19F6" w:rsidRDefault="00336F0B" w:rsidP="00336F0B">
      <w:pPr>
        <w:wordWrap/>
        <w:spacing w:line="360" w:lineRule="auto"/>
        <w:ind w:firstLine="400"/>
        <w:jc w:val="left"/>
        <w:rPr>
          <w:rFonts w:ascii="Arial" w:eastAsia="굴림" w:hAnsi="Arial" w:cs="Arial"/>
          <w:sz w:val="22"/>
        </w:rPr>
      </w:pPr>
      <w:r w:rsidRPr="001D19F6">
        <w:rPr>
          <w:rFonts w:ascii="Arial" w:eastAsia="굴림" w:hAnsi="Arial" w:cs="Arial"/>
          <w:sz w:val="22"/>
        </w:rPr>
        <w:t>[53] Publicly provided helper</w:t>
      </w:r>
    </w:p>
    <w:p w14:paraId="51B9CA07" w14:textId="77777777" w:rsidR="00336F0B" w:rsidRPr="001D19F6" w:rsidRDefault="00336F0B" w:rsidP="00336F0B">
      <w:pPr>
        <w:wordWrap/>
        <w:spacing w:line="360" w:lineRule="auto"/>
        <w:ind w:firstLine="400"/>
        <w:jc w:val="left"/>
        <w:rPr>
          <w:rFonts w:ascii="Arial" w:eastAsia="굴림" w:hAnsi="Arial" w:cs="Arial"/>
          <w:sz w:val="22"/>
        </w:rPr>
      </w:pPr>
      <w:r w:rsidRPr="001D19F6">
        <w:rPr>
          <w:rFonts w:ascii="Arial" w:eastAsia="굴림" w:hAnsi="Arial" w:cs="Arial"/>
          <w:sz w:val="22"/>
        </w:rPr>
        <w:t>[54] Personally hired helper</w:t>
      </w:r>
    </w:p>
    <w:p w14:paraId="5F886022" w14:textId="77777777" w:rsidR="00336F0B" w:rsidRPr="001D19F6" w:rsidRDefault="00336F0B" w:rsidP="00336F0B">
      <w:pPr>
        <w:wordWrap/>
        <w:spacing w:line="360" w:lineRule="auto"/>
        <w:ind w:firstLine="400"/>
        <w:jc w:val="left"/>
        <w:rPr>
          <w:rFonts w:ascii="Arial" w:eastAsia="굴림" w:hAnsi="Arial" w:cs="Arial"/>
          <w:sz w:val="22"/>
        </w:rPr>
      </w:pPr>
      <w:r w:rsidRPr="001D19F6">
        <w:rPr>
          <w:rFonts w:ascii="Arial" w:eastAsia="굴림" w:hAnsi="Arial" w:cs="Arial"/>
          <w:sz w:val="22"/>
        </w:rPr>
        <w:t xml:space="preserve">[55] </w:t>
      </w:r>
      <w:r w:rsidR="00680288" w:rsidRPr="001D19F6">
        <w:rPr>
          <w:rFonts w:ascii="Arial" w:eastAsia="굴림" w:hAnsi="Arial" w:cs="Arial"/>
          <w:sz w:val="22"/>
        </w:rPr>
        <w:t>Others</w:t>
      </w:r>
    </w:p>
    <w:p w14:paraId="0DDCE048" w14:textId="77777777" w:rsidR="00461859" w:rsidRPr="001D19F6" w:rsidRDefault="00336F0B" w:rsidP="00336F0B">
      <w:pPr>
        <w:wordWrap/>
        <w:spacing w:line="360" w:lineRule="auto"/>
        <w:ind w:firstLine="400"/>
        <w:jc w:val="left"/>
        <w:rPr>
          <w:rFonts w:ascii="Arial" w:eastAsia="굴림" w:hAnsi="Arial" w:cs="Arial"/>
          <w:sz w:val="22"/>
        </w:rPr>
      </w:pPr>
      <w:r w:rsidRPr="001D19F6">
        <w:rPr>
          <w:rFonts w:ascii="Arial" w:eastAsia="굴림" w:hAnsi="Arial" w:cs="Arial"/>
          <w:kern w:val="0"/>
          <w:sz w:val="22"/>
          <w:szCs w:val="20"/>
        </w:rPr>
        <w:t xml:space="preserve">[56] No one helped →Go to </w:t>
      </w:r>
      <w:r w:rsidR="001352D3" w:rsidRPr="001D19F6">
        <w:rPr>
          <w:rFonts w:ascii="Arial" w:eastAsia="굴림" w:hAnsi="Arial" w:cs="Arial"/>
          <w:kern w:val="0"/>
          <w:sz w:val="22"/>
          <w:szCs w:val="20"/>
        </w:rPr>
        <w:t>C</w:t>
      </w:r>
      <w:r w:rsidRPr="001D19F6">
        <w:rPr>
          <w:rFonts w:ascii="Arial" w:eastAsia="굴림" w:hAnsi="Arial" w:cs="Arial"/>
          <w:kern w:val="0"/>
          <w:sz w:val="22"/>
          <w:szCs w:val="20"/>
        </w:rPr>
        <w:t>501</w:t>
      </w:r>
    </w:p>
    <w:p w14:paraId="6D94DB28" w14:textId="77777777" w:rsidR="00336F0B" w:rsidRPr="001D19F6" w:rsidRDefault="00336F0B" w:rsidP="00336F0B">
      <w:pPr>
        <w:wordWrap/>
        <w:spacing w:line="360" w:lineRule="auto"/>
        <w:jc w:val="left"/>
        <w:rPr>
          <w:rFonts w:ascii="Arial" w:eastAsia="굴림" w:hAnsi="Arial" w:cs="Arial"/>
          <w:sz w:val="22"/>
        </w:rPr>
      </w:pPr>
      <w:r w:rsidRPr="001D19F6">
        <w:rPr>
          <w:rFonts w:ascii="Arial" w:eastAsia="굴림" w:hAnsi="Arial" w:cs="Arial"/>
          <w:sz w:val="22"/>
        </w:rPr>
        <w:t xml:space="preserve">From </w:t>
      </w:r>
      <w:r w:rsidR="008B707C" w:rsidRPr="001D19F6">
        <w:rPr>
          <w:rFonts w:ascii="Arial" w:eastAsia="굴림" w:hAnsi="Arial" w:cs="Arial"/>
          <w:sz w:val="22"/>
        </w:rPr>
        <w:t xml:space="preserve">code </w:t>
      </w:r>
      <w:r w:rsidR="00FF6650" w:rsidRPr="001D19F6">
        <w:rPr>
          <w:rFonts w:ascii="Arial" w:eastAsia="굴림" w:hAnsi="Arial" w:cs="Arial"/>
          <w:sz w:val="22"/>
        </w:rPr>
        <w:t>2~ 54</w:t>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429</w:t>
      </w:r>
    </w:p>
    <w:p w14:paraId="02A885CC" w14:textId="77777777" w:rsidR="00336F0B" w:rsidRPr="001D19F6" w:rsidRDefault="00336F0B" w:rsidP="00461859">
      <w:pPr>
        <w:wordWrap/>
        <w:spacing w:line="360" w:lineRule="auto"/>
        <w:jc w:val="left"/>
        <w:rPr>
          <w:rFonts w:ascii="Arial" w:eastAsia="굴림" w:hAnsi="Arial" w:cs="Arial"/>
          <w:sz w:val="22"/>
        </w:rPr>
      </w:pPr>
    </w:p>
    <w:p w14:paraId="162184C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428. If others, please specify.</w:t>
      </w:r>
    </w:p>
    <w:p w14:paraId="1EEEA8F3" w14:textId="77777777" w:rsidR="00336F0B" w:rsidRPr="001D19F6" w:rsidRDefault="00336F0B" w:rsidP="00336F0B">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44D42BAC" w14:textId="77777777" w:rsidR="00461859" w:rsidRPr="001D19F6" w:rsidRDefault="00461859" w:rsidP="00461859">
      <w:pPr>
        <w:wordWrap/>
        <w:spacing w:line="360" w:lineRule="auto"/>
        <w:jc w:val="left"/>
        <w:rPr>
          <w:rFonts w:ascii="Arial" w:eastAsia="굴림" w:hAnsi="Arial" w:cs="Arial"/>
          <w:sz w:val="22"/>
          <w:u w:val="single"/>
        </w:rPr>
      </w:pPr>
    </w:p>
    <w:p w14:paraId="1A9C449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429. Did [</w:t>
      </w:r>
      <w:r w:rsidRPr="001D19F6">
        <w:rPr>
          <w:rFonts w:ascii="Arial" w:eastAsia="굴림" w:hAnsi="Arial" w:cs="Arial"/>
          <w:sz w:val="22"/>
        </w:rPr>
        <w:t>C</w:t>
      </w:r>
      <w:r w:rsidR="00461859" w:rsidRPr="001D19F6">
        <w:rPr>
          <w:rFonts w:ascii="Arial" w:eastAsia="굴림" w:hAnsi="Arial" w:cs="Arial"/>
          <w:sz w:val="22"/>
        </w:rPr>
        <w:t>427] receive money for helping him/her?</w:t>
      </w:r>
    </w:p>
    <w:p w14:paraId="77FF5BC5" w14:textId="77777777" w:rsidR="00336F0B" w:rsidRPr="001D19F6" w:rsidRDefault="00336F0B" w:rsidP="00F14BA4">
      <w:pPr>
        <w:pStyle w:val="a6"/>
        <w:numPr>
          <w:ilvl w:val="0"/>
          <w:numId w:val="92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→Go to </w:t>
      </w:r>
      <w:r w:rsidR="001352D3" w:rsidRPr="001D19F6">
        <w:rPr>
          <w:rFonts w:ascii="Arial" w:eastAsia="굴림" w:hAnsi="Arial" w:cs="Arial"/>
          <w:sz w:val="22"/>
        </w:rPr>
        <w:t>C</w:t>
      </w:r>
      <w:r w:rsidRPr="001D19F6">
        <w:rPr>
          <w:rFonts w:ascii="Arial" w:eastAsia="굴림" w:hAnsi="Arial" w:cs="Arial"/>
          <w:sz w:val="22"/>
        </w:rPr>
        <w:t>501</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501</w:t>
      </w:r>
    </w:p>
    <w:p w14:paraId="1A708064" w14:textId="77777777" w:rsidR="00461859" w:rsidRPr="001D19F6" w:rsidRDefault="00461859" w:rsidP="00461859">
      <w:pPr>
        <w:wordWrap/>
        <w:spacing w:line="360" w:lineRule="auto"/>
        <w:jc w:val="left"/>
        <w:rPr>
          <w:rFonts w:ascii="Arial" w:eastAsia="굴림" w:hAnsi="Arial" w:cs="Arial"/>
          <w:sz w:val="22"/>
        </w:rPr>
      </w:pPr>
    </w:p>
    <w:p w14:paraId="68FA3E7D" w14:textId="77777777" w:rsidR="00B24047" w:rsidRPr="001D19F6" w:rsidRDefault="00B24047" w:rsidP="008B707C">
      <w:pPr>
        <w:wordWrap/>
        <w:spacing w:line="360" w:lineRule="auto"/>
        <w:jc w:val="left"/>
        <w:rPr>
          <w:rFonts w:ascii="Arial" w:eastAsia="굴림" w:hAnsi="Arial" w:cs="Arial"/>
          <w:b/>
          <w:sz w:val="22"/>
        </w:rPr>
      </w:pPr>
      <w:r w:rsidRPr="001D19F6">
        <w:rPr>
          <w:rFonts w:ascii="Arial" w:eastAsia="굴림" w:hAnsi="Arial" w:cs="Arial"/>
          <w:b/>
          <w:sz w:val="22"/>
        </w:rPr>
        <w:t>&lt; Medical</w:t>
      </w:r>
      <w:r w:rsidR="008B707C" w:rsidRPr="001D19F6">
        <w:rPr>
          <w:rFonts w:ascii="Arial" w:eastAsia="굴림" w:hAnsi="Arial" w:cs="Arial"/>
          <w:b/>
          <w:sz w:val="22"/>
        </w:rPr>
        <w:t xml:space="preserve"> Service</w:t>
      </w:r>
      <w:r w:rsidRPr="001D19F6">
        <w:rPr>
          <w:rFonts w:ascii="Arial" w:eastAsia="굴림" w:hAnsi="Arial" w:cs="Arial"/>
          <w:b/>
          <w:sz w:val="22"/>
        </w:rPr>
        <w:t xml:space="preserve"> Usage &gt;</w:t>
      </w:r>
    </w:p>
    <w:p w14:paraId="633C2A28" w14:textId="77777777" w:rsidR="00461859" w:rsidRPr="001D19F6" w:rsidRDefault="001352D3" w:rsidP="008B707C">
      <w:pPr>
        <w:wordWrap/>
        <w:spacing w:line="360" w:lineRule="auto"/>
        <w:jc w:val="left"/>
        <w:rPr>
          <w:rFonts w:ascii="Arial" w:eastAsia="굴림" w:hAnsi="Arial" w:cs="Arial"/>
          <w:kern w:val="0"/>
          <w:sz w:val="22"/>
        </w:rPr>
      </w:pPr>
      <w:r w:rsidRPr="001D19F6">
        <w:rPr>
          <w:rFonts w:ascii="Arial" w:eastAsia="굴림" w:hAnsi="Arial" w:cs="Arial"/>
          <w:sz w:val="22"/>
        </w:rPr>
        <w:t>C</w:t>
      </w:r>
      <w:r w:rsidR="00461859" w:rsidRPr="001D19F6">
        <w:rPr>
          <w:rFonts w:ascii="Arial" w:eastAsia="굴림" w:hAnsi="Arial" w:cs="Arial"/>
          <w:sz w:val="22"/>
        </w:rPr>
        <w:t>501. The next questions are about health insurance</w:t>
      </w:r>
      <w:r w:rsidR="00B24047" w:rsidRPr="001D19F6">
        <w:rPr>
          <w:rFonts w:ascii="Arial" w:eastAsia="굴림" w:hAnsi="Arial" w:cs="Arial"/>
          <w:sz w:val="22"/>
        </w:rPr>
        <w:t xml:space="preserve"> and medical service.</w:t>
      </w:r>
      <w:r w:rsidR="00461859" w:rsidRPr="001D19F6">
        <w:rPr>
          <w:rFonts w:ascii="Arial" w:eastAsia="굴림" w:hAnsi="Arial" w:cs="Arial"/>
          <w:sz w:val="22"/>
        </w:rPr>
        <w:t xml:space="preserve"> </w:t>
      </w:r>
      <w:r w:rsidR="00461859" w:rsidRPr="001D19F6">
        <w:rPr>
          <w:rFonts w:ascii="Arial" w:eastAsia="굴림" w:hAnsi="Arial" w:cs="Arial"/>
          <w:kern w:val="0"/>
          <w:sz w:val="22"/>
        </w:rPr>
        <w:t xml:space="preserve">What type of health insurance was he/she covered by during the one month before his/her death? </w:t>
      </w:r>
    </w:p>
    <w:p w14:paraId="162A3E30" w14:textId="77777777" w:rsidR="001476AA" w:rsidRPr="001D19F6" w:rsidRDefault="001476AA" w:rsidP="00F14BA4">
      <w:pPr>
        <w:pStyle w:val="a4"/>
        <w:numPr>
          <w:ilvl w:val="0"/>
          <w:numId w:val="926"/>
        </w:numPr>
        <w:rPr>
          <w:rFonts w:ascii="Arial" w:hAnsi="Arial" w:cs="Arial"/>
          <w:color w:val="auto"/>
          <w:sz w:val="22"/>
          <w:szCs w:val="22"/>
        </w:rPr>
      </w:pPr>
      <w:r w:rsidRPr="001D19F6">
        <w:rPr>
          <w:rFonts w:ascii="Arial" w:hAnsi="Arial" w:cs="Arial"/>
          <w:color w:val="auto"/>
          <w:sz w:val="22"/>
          <w:szCs w:val="22"/>
        </w:rPr>
        <w:t>National Health Insurance (employe</w:t>
      </w:r>
      <w:r w:rsidR="000D47B4" w:rsidRPr="001D19F6">
        <w:rPr>
          <w:rFonts w:ascii="Arial" w:hAnsi="Arial" w:cs="Arial"/>
          <w:color w:val="auto"/>
          <w:sz w:val="22"/>
          <w:szCs w:val="22"/>
        </w:rPr>
        <w:t xml:space="preserve">e </w:t>
      </w:r>
      <w:r w:rsidRPr="001D19F6">
        <w:rPr>
          <w:rFonts w:ascii="Arial" w:hAnsi="Arial" w:cs="Arial"/>
          <w:color w:val="auto"/>
          <w:sz w:val="22"/>
          <w:szCs w:val="22"/>
        </w:rPr>
        <w:t>insured/ self-employed insured)</w:t>
      </w:r>
    </w:p>
    <w:p w14:paraId="6DA0825D" w14:textId="77777777" w:rsidR="00B81B40" w:rsidRPr="001D19F6" w:rsidRDefault="00B81B40" w:rsidP="00F14BA4">
      <w:pPr>
        <w:pStyle w:val="a4"/>
        <w:numPr>
          <w:ilvl w:val="0"/>
          <w:numId w:val="1161"/>
        </w:numPr>
        <w:rPr>
          <w:rFonts w:ascii="Arial" w:hAnsi="Arial" w:cs="Arial"/>
          <w:color w:val="auto"/>
          <w:sz w:val="22"/>
          <w:szCs w:val="22"/>
        </w:rPr>
      </w:pPr>
      <w:r w:rsidRPr="001D19F6">
        <w:rPr>
          <w:rFonts w:ascii="Arial" w:hAnsi="Arial" w:cs="Arial"/>
          <w:color w:val="auto"/>
          <w:sz w:val="22"/>
          <w:szCs w:val="22"/>
        </w:rPr>
        <w:t xml:space="preserve">Medical Aid Program (class 1/ class 2) →Go to </w:t>
      </w:r>
      <w:r w:rsidR="001352D3" w:rsidRPr="001D19F6">
        <w:rPr>
          <w:rFonts w:ascii="Arial" w:hAnsi="Arial" w:cs="Arial"/>
          <w:color w:val="auto"/>
          <w:sz w:val="22"/>
          <w:szCs w:val="22"/>
        </w:rPr>
        <w:t>C</w:t>
      </w:r>
      <w:r w:rsidRPr="001D19F6">
        <w:rPr>
          <w:rFonts w:ascii="Arial" w:hAnsi="Arial" w:cs="Arial"/>
          <w:color w:val="auto"/>
          <w:sz w:val="22"/>
          <w:szCs w:val="22"/>
        </w:rPr>
        <w:t>506</w:t>
      </w:r>
    </w:p>
    <w:p w14:paraId="41B61C33" w14:textId="77777777" w:rsidR="00461859" w:rsidRPr="001D19F6" w:rsidRDefault="00B81B40" w:rsidP="00F14BA4">
      <w:pPr>
        <w:pStyle w:val="a4"/>
        <w:numPr>
          <w:ilvl w:val="0"/>
          <w:numId w:val="1162"/>
        </w:numPr>
        <w:rPr>
          <w:rFonts w:ascii="Arial" w:hAnsi="Arial" w:cs="Arial"/>
          <w:color w:val="auto"/>
          <w:sz w:val="22"/>
          <w:szCs w:val="22"/>
        </w:rPr>
      </w:pPr>
      <w:r w:rsidRPr="001D19F6">
        <w:rPr>
          <w:rFonts w:ascii="Arial" w:hAnsi="Arial" w:cs="Arial"/>
          <w:color w:val="auto"/>
          <w:sz w:val="22"/>
          <w:szCs w:val="22"/>
        </w:rPr>
        <w:t>Not eligible for health insurance benefits due to long-term premium arrearage</w:t>
      </w:r>
      <w:r w:rsidR="00461859" w:rsidRPr="001D19F6">
        <w:rPr>
          <w:rFonts w:ascii="Arial" w:hAnsi="Arial" w:cs="Arial"/>
          <w:color w:val="auto"/>
          <w:sz w:val="22"/>
          <w:szCs w:val="22"/>
        </w:rPr>
        <w:tab/>
      </w:r>
    </w:p>
    <w:p w14:paraId="0264B875" w14:textId="77777777" w:rsidR="00461859" w:rsidRPr="001D19F6" w:rsidRDefault="00B24047" w:rsidP="008B707C">
      <w:pPr>
        <w:wordWrap/>
        <w:spacing w:line="360" w:lineRule="auto"/>
        <w:jc w:val="left"/>
        <w:rPr>
          <w:rFonts w:ascii="Arial" w:eastAsia="굴림" w:hAnsi="Arial" w:cs="Arial"/>
          <w:sz w:val="22"/>
        </w:rPr>
      </w:pPr>
      <w:r w:rsidRPr="001D19F6">
        <w:rPr>
          <w:rFonts w:ascii="Arial" w:eastAsia="굴림" w:hAnsi="Arial" w:cs="Arial"/>
          <w:kern w:val="0"/>
          <w:sz w:val="22"/>
        </w:rPr>
        <w:tab/>
      </w:r>
      <w:r w:rsidR="00461859" w:rsidRPr="001D19F6">
        <w:rPr>
          <w:rFonts w:ascii="Arial" w:eastAsia="굴림" w:hAnsi="Arial" w:cs="Arial"/>
          <w:kern w:val="0"/>
          <w:sz w:val="22"/>
        </w:rPr>
        <w:t xml:space="preserve">Don’t know </w:t>
      </w:r>
      <w:r w:rsidR="00B81B40" w:rsidRPr="001D19F6">
        <w:rPr>
          <w:rFonts w:ascii="Arial" w:eastAsia="굴림" w:hAnsi="Arial" w:cs="Arial"/>
          <w:kern w:val="0"/>
          <w:sz w:val="22"/>
        </w:rPr>
        <w:tab/>
      </w:r>
      <w:r w:rsidR="00B81B40" w:rsidRPr="001D19F6">
        <w:rPr>
          <w:rFonts w:ascii="Arial" w:eastAsia="굴림" w:hAnsi="Arial" w:cs="Arial"/>
          <w:kern w:val="0"/>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507</w:t>
      </w:r>
    </w:p>
    <w:p w14:paraId="6D051181" w14:textId="77777777" w:rsidR="00461859" w:rsidRPr="001D19F6" w:rsidRDefault="00B24047" w:rsidP="008B707C">
      <w:pPr>
        <w:wordWrap/>
        <w:spacing w:line="360" w:lineRule="auto"/>
        <w:jc w:val="left"/>
        <w:rPr>
          <w:rFonts w:ascii="Arial" w:eastAsia="굴림" w:hAnsi="Arial" w:cs="Arial"/>
          <w:sz w:val="22"/>
        </w:rPr>
      </w:pPr>
      <w:r w:rsidRPr="001D19F6">
        <w:rPr>
          <w:rFonts w:ascii="Arial" w:eastAsia="굴림" w:hAnsi="Arial" w:cs="Arial"/>
          <w:kern w:val="0"/>
          <w:sz w:val="22"/>
        </w:rPr>
        <w:tab/>
      </w:r>
      <w:r w:rsidR="00461859" w:rsidRPr="001D19F6">
        <w:rPr>
          <w:rFonts w:ascii="Arial" w:eastAsia="굴림" w:hAnsi="Arial" w:cs="Arial"/>
          <w:kern w:val="0"/>
          <w:sz w:val="22"/>
        </w:rPr>
        <w:t xml:space="preserve">Refuse to answer </w:t>
      </w:r>
      <w:r w:rsidR="00B81B40" w:rsidRPr="001D19F6">
        <w:rPr>
          <w:rFonts w:ascii="Arial" w:eastAsia="굴림" w:hAnsi="Arial" w:cs="Arial"/>
          <w:kern w:val="0"/>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507</w:t>
      </w:r>
    </w:p>
    <w:p w14:paraId="767D7A1F" w14:textId="77777777" w:rsidR="00B81B40" w:rsidRPr="001D19F6" w:rsidRDefault="00B81B40" w:rsidP="008B707C">
      <w:pPr>
        <w:wordWrap/>
        <w:spacing w:line="360" w:lineRule="auto"/>
        <w:jc w:val="left"/>
        <w:rPr>
          <w:rFonts w:ascii="Arial" w:eastAsia="굴림" w:hAnsi="Arial" w:cs="Arial"/>
          <w:sz w:val="22"/>
        </w:rPr>
      </w:pPr>
    </w:p>
    <w:p w14:paraId="46C2FC8F" w14:textId="77777777" w:rsidR="00B24047"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502. </w:t>
      </w:r>
      <w:r w:rsidR="00B24047" w:rsidRPr="001D19F6">
        <w:rPr>
          <w:rFonts w:ascii="Arial" w:eastAsia="굴림" w:hAnsi="Arial" w:cs="Arial"/>
          <w:sz w:val="22"/>
        </w:rPr>
        <w:t xml:space="preserve">How did </w:t>
      </w:r>
      <w:r w:rsidR="00461859" w:rsidRPr="001D19F6">
        <w:rPr>
          <w:rFonts w:ascii="Arial" w:eastAsia="굴림" w:hAnsi="Arial" w:cs="Arial"/>
          <w:sz w:val="22"/>
        </w:rPr>
        <w:t>he/she enroll in the National Health Insurance</w:t>
      </w:r>
      <w:r w:rsidR="00B24047" w:rsidRPr="001D19F6">
        <w:rPr>
          <w:rFonts w:ascii="Arial" w:eastAsia="굴림" w:hAnsi="Arial" w:cs="Arial"/>
          <w:sz w:val="22"/>
        </w:rPr>
        <w:t xml:space="preserve">? </w:t>
      </w:r>
    </w:p>
    <w:p w14:paraId="415FD92F" w14:textId="77777777" w:rsidR="00B24047" w:rsidRPr="001D19F6" w:rsidRDefault="000D47B4" w:rsidP="00F14BA4">
      <w:pPr>
        <w:pStyle w:val="a6"/>
        <w:numPr>
          <w:ilvl w:val="0"/>
          <w:numId w:val="925"/>
        </w:numPr>
        <w:wordWrap/>
        <w:spacing w:line="360" w:lineRule="auto"/>
        <w:ind w:leftChars="0"/>
        <w:jc w:val="left"/>
        <w:rPr>
          <w:rFonts w:ascii="Arial" w:eastAsia="굴림" w:hAnsi="Arial" w:cs="Arial"/>
          <w:sz w:val="22"/>
        </w:rPr>
      </w:pPr>
      <w:r w:rsidRPr="001D19F6">
        <w:rPr>
          <w:rFonts w:ascii="Arial" w:eastAsia="굴림" w:hAnsi="Arial" w:cs="Arial"/>
          <w:kern w:val="0"/>
          <w:sz w:val="22"/>
          <w:szCs w:val="20"/>
        </w:rPr>
        <w:t xml:space="preserve">Employee </w:t>
      </w:r>
      <w:r w:rsidR="003F383D" w:rsidRPr="001D19F6">
        <w:rPr>
          <w:rFonts w:ascii="Arial" w:eastAsia="굴림" w:hAnsi="Arial" w:cs="Arial"/>
          <w:kern w:val="0"/>
          <w:sz w:val="22"/>
          <w:szCs w:val="20"/>
        </w:rPr>
        <w:t>insured</w:t>
      </w:r>
    </w:p>
    <w:p w14:paraId="151BB4BF" w14:textId="77777777" w:rsidR="00461859" w:rsidRPr="001D19F6" w:rsidRDefault="003F383D" w:rsidP="00F14BA4">
      <w:pPr>
        <w:pStyle w:val="a6"/>
        <w:numPr>
          <w:ilvl w:val="0"/>
          <w:numId w:val="927"/>
        </w:numPr>
        <w:wordWrap/>
        <w:spacing w:line="360" w:lineRule="auto"/>
        <w:ind w:leftChars="0"/>
        <w:jc w:val="left"/>
        <w:rPr>
          <w:rFonts w:ascii="Arial" w:eastAsia="굴림" w:hAnsi="Arial" w:cs="Arial"/>
          <w:sz w:val="22"/>
        </w:rPr>
      </w:pPr>
      <w:r w:rsidRPr="001D19F6">
        <w:rPr>
          <w:rFonts w:ascii="Arial" w:eastAsia="굴림" w:hAnsi="Arial" w:cs="Arial"/>
          <w:kern w:val="0"/>
          <w:sz w:val="22"/>
          <w:szCs w:val="20"/>
        </w:rPr>
        <w:t>Self-employed insured</w:t>
      </w:r>
      <w:r w:rsidR="00461859" w:rsidRPr="001D19F6">
        <w:rPr>
          <w:rFonts w:ascii="Arial" w:eastAsia="굴림" w:hAnsi="Arial" w:cs="Arial"/>
          <w:kern w:val="0"/>
          <w:sz w:val="22"/>
        </w:rPr>
        <w:t xml:space="preserve"> </w:t>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504</w:t>
      </w:r>
    </w:p>
    <w:p w14:paraId="62F1C09A" w14:textId="77777777" w:rsidR="00461859" w:rsidRPr="001D19F6" w:rsidRDefault="00461859" w:rsidP="00461859">
      <w:pPr>
        <w:wordWrap/>
        <w:spacing w:line="360" w:lineRule="auto"/>
        <w:jc w:val="left"/>
        <w:rPr>
          <w:rFonts w:ascii="Arial" w:eastAsia="굴림" w:hAnsi="Arial" w:cs="Arial"/>
          <w:sz w:val="22"/>
        </w:rPr>
      </w:pPr>
    </w:p>
    <w:p w14:paraId="6F76BD24"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39430F2E" w14:textId="77777777" w:rsidR="00461859" w:rsidRPr="001D19F6" w:rsidRDefault="00461859" w:rsidP="00F14BA4">
      <w:pPr>
        <w:pStyle w:val="a6"/>
        <w:numPr>
          <w:ilvl w:val="0"/>
          <w:numId w:val="91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502=</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B24047"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503. </w:t>
      </w:r>
    </w:p>
    <w:p w14:paraId="5CAA305A" w14:textId="77777777" w:rsidR="00461859" w:rsidRPr="001D19F6" w:rsidRDefault="00461859" w:rsidP="00461859">
      <w:pPr>
        <w:wordWrap/>
        <w:spacing w:line="360" w:lineRule="auto"/>
        <w:jc w:val="left"/>
        <w:rPr>
          <w:rFonts w:ascii="Arial" w:eastAsia="굴림" w:hAnsi="Arial" w:cs="Arial"/>
          <w:sz w:val="22"/>
        </w:rPr>
      </w:pPr>
    </w:p>
    <w:p w14:paraId="080DC1F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503.</w:t>
      </w:r>
      <w:r w:rsidR="00461859" w:rsidRPr="001D19F6">
        <w:rPr>
          <w:rFonts w:ascii="Arial" w:eastAsia="굴림" w:hAnsi="Arial" w:cs="Arial"/>
          <w:kern w:val="0"/>
          <w:sz w:val="22"/>
        </w:rPr>
        <w:t xml:space="preserve"> </w:t>
      </w:r>
      <w:r w:rsidR="00B24047" w:rsidRPr="001D19F6">
        <w:rPr>
          <w:rFonts w:ascii="Arial" w:eastAsia="굴림" w:hAnsi="Arial" w:cs="Arial"/>
          <w:kern w:val="0"/>
          <w:sz w:val="22"/>
          <w:szCs w:val="20"/>
        </w:rPr>
        <w:t>If employe</w:t>
      </w:r>
      <w:r w:rsidR="000D47B4" w:rsidRPr="001D19F6">
        <w:rPr>
          <w:rFonts w:ascii="Arial" w:eastAsia="굴림" w:hAnsi="Arial" w:cs="Arial"/>
          <w:kern w:val="0"/>
          <w:sz w:val="22"/>
          <w:szCs w:val="20"/>
        </w:rPr>
        <w:t>e insured</w:t>
      </w:r>
      <w:r w:rsidR="00B24047" w:rsidRPr="001D19F6">
        <w:rPr>
          <w:rFonts w:ascii="Arial" w:eastAsia="굴림" w:hAnsi="Arial" w:cs="Arial"/>
          <w:kern w:val="0"/>
          <w:sz w:val="22"/>
          <w:szCs w:val="20"/>
        </w:rPr>
        <w:t>, was he/ she the insured person or a dependent family member?</w:t>
      </w:r>
    </w:p>
    <w:p w14:paraId="12D6EF55" w14:textId="77777777" w:rsidR="00461859" w:rsidRPr="001D19F6" w:rsidRDefault="00461859" w:rsidP="00F14BA4">
      <w:pPr>
        <w:pStyle w:val="a6"/>
        <w:numPr>
          <w:ilvl w:val="0"/>
          <w:numId w:val="924"/>
        </w:numPr>
        <w:wordWrap/>
        <w:spacing w:line="360" w:lineRule="auto"/>
        <w:ind w:leftChars="0"/>
        <w:jc w:val="left"/>
        <w:rPr>
          <w:rFonts w:ascii="Arial" w:eastAsia="굴림" w:hAnsi="Arial" w:cs="Arial"/>
          <w:sz w:val="22"/>
        </w:rPr>
      </w:pPr>
      <w:r w:rsidRPr="001D19F6">
        <w:rPr>
          <w:rFonts w:ascii="Arial" w:eastAsia="굴림" w:hAnsi="Arial" w:cs="Arial"/>
          <w:kern w:val="0"/>
          <w:sz w:val="22"/>
        </w:rPr>
        <w:t>Insured person</w:t>
      </w:r>
    </w:p>
    <w:p w14:paraId="5AA8581C" w14:textId="77777777" w:rsidR="00461859" w:rsidRPr="001D19F6" w:rsidRDefault="00461859" w:rsidP="00D12299">
      <w:pPr>
        <w:pStyle w:val="a6"/>
        <w:numPr>
          <w:ilvl w:val="0"/>
          <w:numId w:val="1325"/>
        </w:numPr>
        <w:wordWrap/>
        <w:spacing w:line="360" w:lineRule="auto"/>
        <w:ind w:leftChars="0"/>
        <w:jc w:val="left"/>
        <w:rPr>
          <w:rFonts w:ascii="Arial" w:eastAsia="굴림" w:hAnsi="Arial" w:cs="Arial"/>
          <w:sz w:val="22"/>
        </w:rPr>
      </w:pPr>
      <w:r w:rsidRPr="001D19F6">
        <w:rPr>
          <w:rFonts w:ascii="Arial" w:eastAsia="굴림" w:hAnsi="Arial" w:cs="Arial"/>
          <w:kern w:val="0"/>
          <w:sz w:val="22"/>
        </w:rPr>
        <w:t>Dependent family member</w:t>
      </w:r>
    </w:p>
    <w:p w14:paraId="074907E9" w14:textId="77777777" w:rsidR="00461859" w:rsidRPr="001D19F6" w:rsidRDefault="00461859" w:rsidP="00461859">
      <w:pPr>
        <w:wordWrap/>
        <w:spacing w:line="360" w:lineRule="auto"/>
        <w:jc w:val="left"/>
        <w:rPr>
          <w:rFonts w:ascii="Arial" w:eastAsia="굴림" w:hAnsi="Arial" w:cs="Arial"/>
          <w:sz w:val="22"/>
        </w:rPr>
      </w:pPr>
    </w:p>
    <w:p w14:paraId="17C1320A"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b/>
          <w:bCs/>
          <w:sz w:val="22"/>
        </w:rPr>
        <w:t>Logic</w:t>
      </w:r>
    </w:p>
    <w:p w14:paraId="69A96C8B" w14:textId="77777777" w:rsidR="00461859" w:rsidRPr="001D19F6" w:rsidRDefault="00461859" w:rsidP="00F14BA4">
      <w:pPr>
        <w:pStyle w:val="a6"/>
        <w:numPr>
          <w:ilvl w:val="0"/>
          <w:numId w:val="919"/>
        </w:numPr>
        <w:wordWrap/>
        <w:spacing w:line="360"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502=</w:t>
      </w:r>
      <w:r w:rsidRPr="001D19F6">
        <w:rPr>
          <w:rFonts w:ascii="굴림" w:eastAsia="굴림" w:hAnsi="굴림" w:cs="굴림" w:hint="eastAsia"/>
          <w:b/>
          <w:bCs/>
          <w:sz w:val="22"/>
        </w:rPr>
        <w:t>⑤</w:t>
      </w:r>
      <w:r w:rsidRPr="001D19F6">
        <w:rPr>
          <w:rFonts w:ascii="Arial" w:eastAsia="굴림" w:hAnsi="Arial" w:cs="Arial"/>
          <w:b/>
          <w:bCs/>
          <w:sz w:val="22"/>
        </w:rPr>
        <w:t xml:space="preserve">, then </w:t>
      </w:r>
      <w:r w:rsidR="00B24047"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504. </w:t>
      </w:r>
    </w:p>
    <w:p w14:paraId="23B5F234" w14:textId="77777777" w:rsidR="00461859" w:rsidRPr="001D19F6" w:rsidRDefault="00461859" w:rsidP="00461859">
      <w:pPr>
        <w:wordWrap/>
        <w:spacing w:line="360" w:lineRule="auto"/>
        <w:jc w:val="left"/>
        <w:rPr>
          <w:rFonts w:ascii="Arial" w:eastAsia="굴림" w:hAnsi="Arial" w:cs="Arial"/>
          <w:sz w:val="22"/>
        </w:rPr>
      </w:pPr>
    </w:p>
    <w:p w14:paraId="1619895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504.</w:t>
      </w:r>
      <w:r w:rsidR="00461859" w:rsidRPr="001D19F6">
        <w:rPr>
          <w:rFonts w:ascii="Arial" w:eastAsia="굴림" w:hAnsi="Arial" w:cs="Arial"/>
          <w:kern w:val="0"/>
          <w:sz w:val="22"/>
        </w:rPr>
        <w:t xml:space="preserve"> </w:t>
      </w:r>
      <w:r w:rsidR="00B24047" w:rsidRPr="001D19F6">
        <w:rPr>
          <w:rFonts w:ascii="Arial" w:eastAsia="굴림" w:hAnsi="Arial" w:cs="Arial"/>
          <w:kern w:val="0"/>
          <w:sz w:val="22"/>
          <w:szCs w:val="20"/>
        </w:rPr>
        <w:t xml:space="preserve">If </w:t>
      </w:r>
      <w:r w:rsidR="003F383D" w:rsidRPr="001D19F6">
        <w:rPr>
          <w:rFonts w:ascii="Arial" w:eastAsia="굴림" w:hAnsi="Arial" w:cs="Arial"/>
          <w:kern w:val="0"/>
          <w:sz w:val="22"/>
          <w:szCs w:val="20"/>
        </w:rPr>
        <w:t>self-employed insured</w:t>
      </w:r>
      <w:r w:rsidR="00B24047" w:rsidRPr="001D19F6">
        <w:rPr>
          <w:rFonts w:ascii="Arial" w:eastAsia="굴림" w:hAnsi="Arial" w:cs="Arial"/>
          <w:kern w:val="0"/>
          <w:sz w:val="22"/>
          <w:szCs w:val="20"/>
        </w:rPr>
        <w:t>, was he/she the household head?</w:t>
      </w:r>
    </w:p>
    <w:p w14:paraId="6CB676EA" w14:textId="77777777" w:rsidR="00B24047" w:rsidRPr="001D19F6" w:rsidRDefault="00B24047" w:rsidP="00F14BA4">
      <w:pPr>
        <w:pStyle w:val="a6"/>
        <w:numPr>
          <w:ilvl w:val="0"/>
          <w:numId w:val="92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2EFCE492" w14:textId="77777777" w:rsidR="00461859" w:rsidRPr="001D19F6" w:rsidRDefault="00461859" w:rsidP="00461859">
      <w:pPr>
        <w:wordWrap/>
        <w:spacing w:line="360" w:lineRule="auto"/>
        <w:jc w:val="left"/>
        <w:rPr>
          <w:rFonts w:ascii="Arial" w:eastAsia="굴림" w:hAnsi="Arial" w:cs="Arial"/>
          <w:sz w:val="22"/>
        </w:rPr>
      </w:pPr>
    </w:p>
    <w:p w14:paraId="36D98EBB" w14:textId="77777777" w:rsidR="00461859" w:rsidRPr="001D19F6" w:rsidRDefault="001352D3" w:rsidP="00461859">
      <w:pPr>
        <w:wordWrap/>
        <w:spacing w:line="360" w:lineRule="auto"/>
        <w:jc w:val="left"/>
        <w:rPr>
          <w:rFonts w:ascii="Arial" w:eastAsia="굴림" w:hAnsi="Arial" w:cs="Arial"/>
          <w:sz w:val="22"/>
          <w:u w:val="single"/>
        </w:rPr>
      </w:pPr>
      <w:r w:rsidRPr="001D19F6">
        <w:rPr>
          <w:rFonts w:ascii="Arial" w:eastAsia="굴림" w:hAnsi="Arial" w:cs="Arial"/>
          <w:sz w:val="22"/>
        </w:rPr>
        <w:t>C</w:t>
      </w:r>
      <w:r w:rsidR="00461859" w:rsidRPr="001D19F6">
        <w:rPr>
          <w:rFonts w:ascii="Arial" w:eastAsia="굴림" w:hAnsi="Arial" w:cs="Arial"/>
          <w:sz w:val="22"/>
        </w:rPr>
        <w:t>505. Who paid his/her health insurance premiums during the one month before his/her death?</w:t>
      </w:r>
    </w:p>
    <w:p w14:paraId="53455FAB" w14:textId="77777777" w:rsidR="00B81B40" w:rsidRPr="001D19F6" w:rsidRDefault="00B81B40" w:rsidP="00F14BA4">
      <w:pPr>
        <w:pStyle w:val="a6"/>
        <w:numPr>
          <w:ilvl w:val="0"/>
          <w:numId w:val="923"/>
        </w:numPr>
        <w:wordWrap/>
        <w:spacing w:line="360" w:lineRule="auto"/>
        <w:ind w:leftChars="0"/>
        <w:jc w:val="left"/>
        <w:rPr>
          <w:rFonts w:ascii="Arial" w:eastAsia="굴림" w:hAnsi="Arial" w:cs="Arial"/>
          <w:sz w:val="22"/>
        </w:rPr>
      </w:pPr>
      <w:r w:rsidRPr="001D19F6">
        <w:rPr>
          <w:rFonts w:ascii="Arial" w:eastAsia="굴림" w:hAnsi="Arial" w:cs="Arial"/>
          <w:sz w:val="22"/>
        </w:rPr>
        <w:t>He/she</w:t>
      </w:r>
    </w:p>
    <w:p w14:paraId="277404C1" w14:textId="77777777" w:rsidR="00B81B40" w:rsidRPr="001D19F6" w:rsidRDefault="00B81B40" w:rsidP="00F14BA4">
      <w:pPr>
        <w:pStyle w:val="a6"/>
        <w:numPr>
          <w:ilvl w:val="0"/>
          <w:numId w:val="1163"/>
        </w:numPr>
        <w:wordWrap/>
        <w:spacing w:line="360" w:lineRule="auto"/>
        <w:ind w:leftChars="0"/>
        <w:jc w:val="left"/>
        <w:rPr>
          <w:rFonts w:ascii="Arial" w:eastAsia="굴림" w:hAnsi="Arial" w:cs="Arial"/>
          <w:sz w:val="22"/>
        </w:rPr>
      </w:pPr>
      <w:r w:rsidRPr="001D19F6">
        <w:rPr>
          <w:rFonts w:ascii="Arial" w:eastAsia="굴림" w:hAnsi="Arial" w:cs="Arial"/>
          <w:sz w:val="22"/>
        </w:rPr>
        <w:t>Spouse</w:t>
      </w:r>
    </w:p>
    <w:p w14:paraId="28E72D97" w14:textId="77777777" w:rsidR="00B81B40" w:rsidRPr="001D19F6" w:rsidRDefault="00B81B40" w:rsidP="00F14BA4">
      <w:pPr>
        <w:pStyle w:val="a6"/>
        <w:numPr>
          <w:ilvl w:val="0"/>
          <w:numId w:val="1164"/>
        </w:numPr>
        <w:wordWrap/>
        <w:spacing w:line="360" w:lineRule="auto"/>
        <w:ind w:leftChars="0"/>
        <w:jc w:val="left"/>
        <w:rPr>
          <w:rFonts w:ascii="Arial" w:eastAsia="굴림" w:hAnsi="Arial" w:cs="Arial"/>
          <w:sz w:val="22"/>
        </w:rPr>
      </w:pPr>
      <w:r w:rsidRPr="001D19F6">
        <w:rPr>
          <w:rFonts w:ascii="Arial" w:eastAsia="굴림" w:hAnsi="Arial" w:cs="Arial"/>
          <w:sz w:val="22"/>
        </w:rPr>
        <w:t>Son/daughter</w:t>
      </w:r>
    </w:p>
    <w:p w14:paraId="47CCCCA7" w14:textId="77777777" w:rsidR="00B81B40" w:rsidRPr="001D19F6" w:rsidRDefault="00B81B40" w:rsidP="00F14BA4">
      <w:pPr>
        <w:pStyle w:val="a6"/>
        <w:numPr>
          <w:ilvl w:val="0"/>
          <w:numId w:val="1165"/>
        </w:numPr>
        <w:wordWrap/>
        <w:spacing w:line="360" w:lineRule="auto"/>
        <w:ind w:leftChars="0"/>
        <w:jc w:val="left"/>
        <w:rPr>
          <w:rFonts w:ascii="Arial" w:eastAsia="굴림" w:hAnsi="Arial" w:cs="Arial"/>
          <w:sz w:val="22"/>
        </w:rPr>
      </w:pPr>
      <w:r w:rsidRPr="001D19F6">
        <w:rPr>
          <w:rFonts w:ascii="Arial" w:eastAsia="굴림" w:hAnsi="Arial" w:cs="Arial"/>
          <w:sz w:val="22"/>
        </w:rPr>
        <w:t>Son-in-law/daughter</w:t>
      </w:r>
      <w:r w:rsidRPr="001D19F6">
        <w:rPr>
          <w:rFonts w:ascii="Cambria Math" w:eastAsia="굴림" w:hAnsi="Cambria Math" w:cs="Cambria Math"/>
          <w:sz w:val="22"/>
        </w:rPr>
        <w:t>‐</w:t>
      </w:r>
      <w:r w:rsidRPr="001D19F6">
        <w:rPr>
          <w:rFonts w:ascii="Arial" w:eastAsia="굴림" w:hAnsi="Arial" w:cs="Arial"/>
          <w:sz w:val="22"/>
        </w:rPr>
        <w:t>in</w:t>
      </w:r>
      <w:r w:rsidRPr="001D19F6">
        <w:rPr>
          <w:rFonts w:ascii="Cambria Math" w:eastAsia="굴림" w:hAnsi="Cambria Math" w:cs="Cambria Math"/>
          <w:sz w:val="22"/>
        </w:rPr>
        <w:t>‐</w:t>
      </w:r>
      <w:r w:rsidRPr="001D19F6">
        <w:rPr>
          <w:rFonts w:ascii="Arial" w:eastAsia="굴림" w:hAnsi="Arial" w:cs="Arial"/>
          <w:sz w:val="22"/>
        </w:rPr>
        <w:t>law</w:t>
      </w:r>
    </w:p>
    <w:p w14:paraId="16D3F17F" w14:textId="77777777" w:rsidR="00B81B40" w:rsidRPr="001D19F6" w:rsidRDefault="00B81B40" w:rsidP="00F14BA4">
      <w:pPr>
        <w:pStyle w:val="a6"/>
        <w:numPr>
          <w:ilvl w:val="0"/>
          <w:numId w:val="1166"/>
        </w:numPr>
        <w:wordWrap/>
        <w:spacing w:line="360" w:lineRule="auto"/>
        <w:ind w:leftChars="0"/>
        <w:jc w:val="left"/>
        <w:rPr>
          <w:rFonts w:ascii="Arial" w:eastAsia="굴림" w:hAnsi="Arial" w:cs="Arial"/>
          <w:sz w:val="22"/>
        </w:rPr>
      </w:pPr>
      <w:r w:rsidRPr="001D19F6">
        <w:rPr>
          <w:rFonts w:ascii="Arial" w:eastAsia="굴림" w:hAnsi="Arial" w:cs="Arial"/>
          <w:sz w:val="22"/>
        </w:rPr>
        <w:t>Other relatives</w:t>
      </w:r>
    </w:p>
    <w:p w14:paraId="5BE44BE8" w14:textId="77777777" w:rsidR="00461859" w:rsidRPr="001D19F6" w:rsidRDefault="00461859" w:rsidP="00461859">
      <w:pPr>
        <w:wordWrap/>
        <w:spacing w:line="360" w:lineRule="auto"/>
        <w:jc w:val="left"/>
        <w:rPr>
          <w:rFonts w:ascii="Arial" w:eastAsia="굴림" w:hAnsi="Arial" w:cs="Arial"/>
          <w:sz w:val="22"/>
        </w:rPr>
      </w:pPr>
    </w:p>
    <w:p w14:paraId="6040FB04" w14:textId="77777777" w:rsidR="00461859" w:rsidRPr="001D19F6" w:rsidRDefault="00461859" w:rsidP="00B05F73">
      <w:pPr>
        <w:wordWrap/>
        <w:spacing w:line="276" w:lineRule="auto"/>
        <w:jc w:val="left"/>
        <w:rPr>
          <w:rFonts w:ascii="Arial" w:eastAsia="굴림" w:hAnsi="Arial" w:cs="Arial"/>
          <w:sz w:val="22"/>
        </w:rPr>
      </w:pPr>
      <w:r w:rsidRPr="001D19F6">
        <w:rPr>
          <w:rFonts w:ascii="Arial" w:eastAsia="굴림" w:hAnsi="Arial" w:cs="Arial"/>
          <w:b/>
          <w:bCs/>
          <w:sz w:val="22"/>
        </w:rPr>
        <w:t>Logic</w:t>
      </w:r>
    </w:p>
    <w:p w14:paraId="37EAAC55" w14:textId="77777777" w:rsidR="00461859" w:rsidRPr="001D19F6" w:rsidRDefault="00461859" w:rsidP="00F14BA4">
      <w:pPr>
        <w:pStyle w:val="a6"/>
        <w:numPr>
          <w:ilvl w:val="0"/>
          <w:numId w:val="92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501=</w:t>
      </w:r>
      <w:r w:rsidRPr="001D19F6">
        <w:rPr>
          <w:rFonts w:ascii="굴림" w:eastAsia="굴림" w:hAnsi="굴림" w:cs="굴림" w:hint="eastAsia"/>
          <w:b/>
          <w:bCs/>
          <w:sz w:val="22"/>
        </w:rPr>
        <w:t>③</w:t>
      </w:r>
      <w:r w:rsidRPr="001D19F6">
        <w:rPr>
          <w:rFonts w:ascii="Arial" w:eastAsia="굴림" w:hAnsi="Arial" w:cs="Arial"/>
          <w:b/>
          <w:bCs/>
          <w:sz w:val="22"/>
        </w:rPr>
        <w:t xml:space="preserve">, then </w:t>
      </w:r>
      <w:r w:rsidR="002B7675"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506. </w:t>
      </w:r>
    </w:p>
    <w:p w14:paraId="40E21797" w14:textId="77777777" w:rsidR="00461859" w:rsidRPr="001D19F6" w:rsidRDefault="00461859" w:rsidP="00461859">
      <w:pPr>
        <w:wordWrap/>
        <w:spacing w:line="360" w:lineRule="auto"/>
        <w:jc w:val="left"/>
        <w:rPr>
          <w:rFonts w:ascii="Arial" w:eastAsia="굴림" w:hAnsi="Arial" w:cs="Arial"/>
          <w:sz w:val="22"/>
        </w:rPr>
      </w:pPr>
    </w:p>
    <w:p w14:paraId="3CAFC61C" w14:textId="77777777" w:rsidR="00461859" w:rsidRPr="001D19F6" w:rsidRDefault="001352D3" w:rsidP="00461859">
      <w:pPr>
        <w:wordWrap/>
        <w:spacing w:line="360" w:lineRule="auto"/>
        <w:jc w:val="left"/>
        <w:rPr>
          <w:rFonts w:ascii="Arial" w:eastAsia="굴림" w:hAnsi="Arial" w:cs="Arial"/>
          <w:kern w:val="0"/>
          <w:sz w:val="22"/>
        </w:rPr>
      </w:pPr>
      <w:r w:rsidRPr="001D19F6">
        <w:rPr>
          <w:rFonts w:ascii="Arial" w:eastAsia="굴림" w:hAnsi="Arial" w:cs="Arial"/>
          <w:sz w:val="22"/>
        </w:rPr>
        <w:t>C</w:t>
      </w:r>
      <w:r w:rsidR="00461859" w:rsidRPr="001D19F6">
        <w:rPr>
          <w:rFonts w:ascii="Arial" w:eastAsia="굴림" w:hAnsi="Arial" w:cs="Arial"/>
          <w:sz w:val="22"/>
        </w:rPr>
        <w:t xml:space="preserve">506. </w:t>
      </w:r>
      <w:r w:rsidR="00461859" w:rsidRPr="001D19F6">
        <w:rPr>
          <w:rFonts w:ascii="Arial" w:eastAsia="굴림" w:hAnsi="Arial" w:cs="Arial"/>
          <w:kern w:val="0"/>
          <w:sz w:val="22"/>
        </w:rPr>
        <w:t xml:space="preserve">Was he/she covered by </w:t>
      </w:r>
      <w:r w:rsidR="00A12EF2" w:rsidRPr="001D19F6">
        <w:rPr>
          <w:rFonts w:ascii="Arial" w:eastAsia="굴림" w:hAnsi="Arial" w:cs="Arial"/>
          <w:kern w:val="0"/>
          <w:sz w:val="22"/>
        </w:rPr>
        <w:t xml:space="preserve">Class 1 </w:t>
      </w:r>
      <w:r w:rsidR="00461859" w:rsidRPr="001D19F6">
        <w:rPr>
          <w:rFonts w:ascii="Arial" w:eastAsia="굴림" w:hAnsi="Arial" w:cs="Arial"/>
          <w:kern w:val="0"/>
          <w:sz w:val="22"/>
        </w:rPr>
        <w:t xml:space="preserve">Medical Aid or </w:t>
      </w:r>
      <w:r w:rsidR="00A12EF2" w:rsidRPr="001D19F6">
        <w:rPr>
          <w:rFonts w:ascii="Arial" w:eastAsia="굴림" w:hAnsi="Arial" w:cs="Arial"/>
          <w:kern w:val="0"/>
          <w:sz w:val="22"/>
        </w:rPr>
        <w:t xml:space="preserve">Class </w:t>
      </w:r>
      <w:r w:rsidR="00461859" w:rsidRPr="001D19F6">
        <w:rPr>
          <w:rFonts w:ascii="Arial" w:eastAsia="굴림" w:hAnsi="Arial" w:cs="Arial"/>
          <w:kern w:val="0"/>
          <w:sz w:val="22"/>
        </w:rPr>
        <w:t xml:space="preserve">2 Medical Aid during the one month before his/her death? </w:t>
      </w:r>
    </w:p>
    <w:p w14:paraId="3E4FFA3C" w14:textId="77777777" w:rsidR="002B7675" w:rsidRPr="001D19F6" w:rsidRDefault="00922E01" w:rsidP="00F14BA4">
      <w:pPr>
        <w:pStyle w:val="a6"/>
        <w:numPr>
          <w:ilvl w:val="0"/>
          <w:numId w:val="930"/>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Class</w:t>
      </w:r>
      <w:r w:rsidR="002B7675" w:rsidRPr="001D19F6">
        <w:rPr>
          <w:rFonts w:ascii="Arial" w:eastAsia="굴림" w:hAnsi="Arial" w:cs="Arial"/>
          <w:sz w:val="22"/>
        </w:rPr>
        <w:t xml:space="preserve"> 1 </w:t>
      </w:r>
      <w:r w:rsidR="002B7675" w:rsidRPr="001D19F6">
        <w:rPr>
          <w:rFonts w:ascii="Arial" w:eastAsia="굴림" w:hAnsi="Arial" w:cs="Arial"/>
          <w:sz w:val="22"/>
        </w:rPr>
        <w:tab/>
      </w:r>
      <w:r w:rsidR="002B7675" w:rsidRPr="001D19F6">
        <w:rPr>
          <w:rFonts w:ascii="굴림" w:eastAsia="굴림" w:hAnsi="굴림" w:cs="굴림" w:hint="eastAsia"/>
          <w:sz w:val="22"/>
        </w:rPr>
        <w:t>⑤</w:t>
      </w:r>
      <w:r w:rsidR="002B7675" w:rsidRPr="001D19F6">
        <w:rPr>
          <w:rFonts w:ascii="Arial" w:eastAsia="굴림" w:hAnsi="Arial" w:cs="Arial"/>
          <w:sz w:val="22"/>
        </w:rPr>
        <w:t xml:space="preserve"> </w:t>
      </w:r>
      <w:r w:rsidRPr="001D19F6">
        <w:rPr>
          <w:rFonts w:ascii="Arial" w:eastAsia="굴림" w:hAnsi="Arial" w:cs="Arial"/>
          <w:sz w:val="22"/>
        </w:rPr>
        <w:t>Class</w:t>
      </w:r>
      <w:r w:rsidR="002B7675" w:rsidRPr="001D19F6">
        <w:rPr>
          <w:rFonts w:ascii="Arial" w:eastAsia="굴림" w:hAnsi="Arial" w:cs="Arial"/>
          <w:sz w:val="22"/>
        </w:rPr>
        <w:t xml:space="preserve"> 2</w:t>
      </w:r>
    </w:p>
    <w:p w14:paraId="1D3FB660" w14:textId="77777777" w:rsidR="00461859" w:rsidRPr="001D19F6" w:rsidRDefault="00461859" w:rsidP="00461859">
      <w:pPr>
        <w:wordWrap/>
        <w:spacing w:line="360" w:lineRule="auto"/>
        <w:jc w:val="left"/>
        <w:rPr>
          <w:rFonts w:ascii="Arial" w:eastAsia="굴림" w:hAnsi="Arial" w:cs="Arial"/>
          <w:sz w:val="22"/>
        </w:rPr>
      </w:pPr>
    </w:p>
    <w:p w14:paraId="30444DE7" w14:textId="77777777" w:rsidR="00461859" w:rsidRPr="001D19F6" w:rsidRDefault="001352D3" w:rsidP="00461859">
      <w:pPr>
        <w:wordWrap/>
        <w:spacing w:line="360" w:lineRule="auto"/>
        <w:jc w:val="left"/>
        <w:rPr>
          <w:rFonts w:ascii="Arial" w:eastAsia="굴림" w:hAnsi="Arial" w:cs="Arial"/>
          <w:kern w:val="0"/>
          <w:sz w:val="22"/>
        </w:rPr>
      </w:pPr>
      <w:r w:rsidRPr="001D19F6">
        <w:rPr>
          <w:rFonts w:ascii="Arial" w:eastAsia="굴림" w:hAnsi="Arial" w:cs="Arial"/>
          <w:sz w:val="22"/>
        </w:rPr>
        <w:t>C</w:t>
      </w:r>
      <w:r w:rsidR="00461859" w:rsidRPr="001D19F6">
        <w:rPr>
          <w:rFonts w:ascii="Arial" w:eastAsia="굴림" w:hAnsi="Arial" w:cs="Arial"/>
          <w:sz w:val="22"/>
        </w:rPr>
        <w:t xml:space="preserve">507. </w:t>
      </w:r>
      <w:r w:rsidR="00461859" w:rsidRPr="001D19F6">
        <w:rPr>
          <w:rFonts w:ascii="Arial" w:eastAsia="굴림" w:hAnsi="Arial" w:cs="Arial"/>
          <w:kern w:val="0"/>
          <w:sz w:val="22"/>
        </w:rPr>
        <w:t xml:space="preserve">Was he/she covered by any private health insurance to compensate for hospital expenses? Private health insurance means every health insurance, regardless of its type, even including those whose term expired. Please </w:t>
      </w:r>
      <w:r w:rsidR="0052190D" w:rsidRPr="001D19F6">
        <w:rPr>
          <w:rFonts w:ascii="Arial" w:eastAsia="굴림" w:hAnsi="Arial" w:cs="Arial"/>
          <w:kern w:val="0"/>
          <w:sz w:val="22"/>
        </w:rPr>
        <w:t>exc</w:t>
      </w:r>
      <w:r w:rsidR="00461859" w:rsidRPr="001D19F6">
        <w:rPr>
          <w:rFonts w:ascii="Arial" w:eastAsia="굴림" w:hAnsi="Arial" w:cs="Arial"/>
          <w:kern w:val="0"/>
          <w:sz w:val="22"/>
        </w:rPr>
        <w:t>lude health-related special policy conditions included in pension insurance or whole life insurance.</w:t>
      </w:r>
    </w:p>
    <w:p w14:paraId="476D6644" w14:textId="77777777" w:rsidR="002B7675" w:rsidRPr="001D19F6" w:rsidRDefault="002B7675" w:rsidP="00F14BA4">
      <w:pPr>
        <w:pStyle w:val="a6"/>
        <w:numPr>
          <w:ilvl w:val="0"/>
          <w:numId w:val="93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w:t>
      </w:r>
    </w:p>
    <w:p w14:paraId="4AF92641" w14:textId="77777777" w:rsidR="00461859" w:rsidRPr="001D19F6" w:rsidRDefault="00461859" w:rsidP="00461859">
      <w:pPr>
        <w:wordWrap/>
        <w:spacing w:line="360" w:lineRule="auto"/>
        <w:jc w:val="left"/>
        <w:rPr>
          <w:rFonts w:ascii="Arial" w:eastAsia="굴림" w:hAnsi="Arial" w:cs="Arial"/>
          <w:sz w:val="22"/>
        </w:rPr>
      </w:pPr>
    </w:p>
    <w:p w14:paraId="533D6680"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508. Now I have some questions about the medical institutions he/she used. Was he/she ever hospitalized after the previous interview?</w:t>
      </w:r>
    </w:p>
    <w:p w14:paraId="75922300" w14:textId="77777777" w:rsidR="00C138EB" w:rsidRPr="001D19F6" w:rsidRDefault="00C138EB" w:rsidP="00C138EB">
      <w:pPr>
        <w:wordWrap/>
        <w:spacing w:line="360" w:lineRule="auto"/>
        <w:jc w:val="left"/>
        <w:rPr>
          <w:rFonts w:ascii="Arial" w:eastAsia="굴림" w:hAnsi="Arial" w:cs="Arial"/>
          <w:sz w:val="22"/>
        </w:rPr>
      </w:pPr>
      <w:r w:rsidRPr="001D19F6">
        <w:rPr>
          <w:rFonts w:ascii="Arial" w:eastAsia="굴림" w:hAnsi="Arial" w:cs="Arial"/>
          <w:sz w:val="22"/>
        </w:rPr>
        <w:t xml:space="preserve">[IWER: Hospitalization here refers to a hospital, nursing hospital, convalescence clinic, or any </w:t>
      </w:r>
      <w:r w:rsidRPr="001D19F6">
        <w:rPr>
          <w:rFonts w:ascii="Arial" w:eastAsia="굴림" w:hAnsi="Arial" w:cs="Arial"/>
          <w:sz w:val="22"/>
        </w:rPr>
        <w:lastRenderedPageBreak/>
        <w:t xml:space="preserve">other long-term health care facilities. Please </w:t>
      </w:r>
      <w:r w:rsidR="0052190D" w:rsidRPr="001D19F6">
        <w:rPr>
          <w:rFonts w:ascii="Arial" w:eastAsia="굴림" w:hAnsi="Arial" w:cs="Arial"/>
          <w:sz w:val="22"/>
        </w:rPr>
        <w:t>exc</w:t>
      </w:r>
      <w:r w:rsidRPr="001D19F6">
        <w:rPr>
          <w:rFonts w:ascii="Arial" w:eastAsia="굴림" w:hAnsi="Arial" w:cs="Arial"/>
          <w:sz w:val="22"/>
        </w:rPr>
        <w:t xml:space="preserve">lude </w:t>
      </w:r>
      <w:r w:rsidR="00BD150A" w:rsidRPr="001D19F6">
        <w:rPr>
          <w:rFonts w:ascii="Arial" w:eastAsia="굴림" w:hAnsi="Arial" w:cs="Arial"/>
          <w:sz w:val="22"/>
        </w:rPr>
        <w:t>elderly</w:t>
      </w:r>
      <w:r w:rsidRPr="001D19F6">
        <w:rPr>
          <w:rFonts w:ascii="Arial" w:eastAsia="굴림" w:hAnsi="Arial" w:cs="Arial"/>
          <w:sz w:val="22"/>
        </w:rPr>
        <w:t xml:space="preserve"> </w:t>
      </w:r>
      <w:r w:rsidR="001924B2" w:rsidRPr="001D19F6">
        <w:rPr>
          <w:rFonts w:ascii="Arial" w:eastAsia="굴림" w:hAnsi="Arial" w:cs="Arial"/>
          <w:sz w:val="22"/>
        </w:rPr>
        <w:t>care facility</w:t>
      </w:r>
      <w:r w:rsidRPr="001D19F6">
        <w:rPr>
          <w:rFonts w:ascii="Arial" w:eastAsia="굴림" w:hAnsi="Arial" w:cs="Arial"/>
          <w:sz w:val="22"/>
        </w:rPr>
        <w:t xml:space="preserve"> to stay for living purpose.]</w:t>
      </w:r>
    </w:p>
    <w:p w14:paraId="0255A36D" w14:textId="77777777" w:rsidR="002B7675" w:rsidRPr="001D19F6" w:rsidRDefault="002B7675" w:rsidP="00F14BA4">
      <w:pPr>
        <w:pStyle w:val="a6"/>
        <w:numPr>
          <w:ilvl w:val="0"/>
          <w:numId w:val="932"/>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522</w:t>
      </w:r>
    </w:p>
    <w:p w14:paraId="2A6B39C8" w14:textId="77777777" w:rsidR="00461859" w:rsidRPr="001D19F6" w:rsidRDefault="00461859" w:rsidP="00461859">
      <w:pPr>
        <w:wordWrap/>
        <w:spacing w:line="360" w:lineRule="auto"/>
        <w:jc w:val="left"/>
        <w:rPr>
          <w:rFonts w:ascii="Arial" w:eastAsia="굴림" w:hAnsi="Arial" w:cs="Arial"/>
          <w:sz w:val="22"/>
        </w:rPr>
      </w:pPr>
    </w:p>
    <w:p w14:paraId="6E947570"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506A3AFA" w14:textId="77777777" w:rsidR="00461859" w:rsidRPr="001D19F6" w:rsidRDefault="00461859" w:rsidP="00F14BA4">
      <w:pPr>
        <w:pStyle w:val="a6"/>
        <w:numPr>
          <w:ilvl w:val="0"/>
          <w:numId w:val="92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508=</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76074D"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509~</w:t>
      </w:r>
      <w:r w:rsidR="001352D3" w:rsidRPr="001D19F6">
        <w:rPr>
          <w:rFonts w:ascii="Arial" w:eastAsia="굴림" w:hAnsi="Arial" w:cs="Arial"/>
          <w:b/>
          <w:bCs/>
          <w:sz w:val="22"/>
        </w:rPr>
        <w:t>C</w:t>
      </w:r>
      <w:r w:rsidRPr="001D19F6">
        <w:rPr>
          <w:rFonts w:ascii="Arial" w:eastAsia="굴림" w:hAnsi="Arial" w:cs="Arial"/>
          <w:b/>
          <w:bCs/>
          <w:sz w:val="22"/>
        </w:rPr>
        <w:t xml:space="preserve">521. </w:t>
      </w:r>
    </w:p>
    <w:p w14:paraId="16657B3D" w14:textId="77777777" w:rsidR="00461859" w:rsidRPr="001D19F6" w:rsidRDefault="00461859" w:rsidP="00461859">
      <w:pPr>
        <w:wordWrap/>
        <w:spacing w:line="360" w:lineRule="auto"/>
        <w:jc w:val="left"/>
        <w:rPr>
          <w:rFonts w:ascii="Arial" w:eastAsia="굴림" w:hAnsi="Arial" w:cs="Arial"/>
          <w:sz w:val="22"/>
        </w:rPr>
      </w:pPr>
    </w:p>
    <w:p w14:paraId="4E3594A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509. How many times was he/she hospitalized after the previous interview? (unit: a time)</w:t>
      </w:r>
    </w:p>
    <w:p w14:paraId="789474B3" w14:textId="77777777" w:rsidR="00461859" w:rsidRPr="001D19F6" w:rsidRDefault="0076074D"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r w:rsidRPr="001D19F6">
        <w:rPr>
          <w:rFonts w:ascii="Arial" w:eastAsia="굴림" w:hAnsi="Arial" w:cs="Arial"/>
          <w:sz w:val="22"/>
        </w:rPr>
        <w:t xml:space="preserve">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1~52]</w:t>
      </w:r>
    </w:p>
    <w:p w14:paraId="724DF368" w14:textId="77777777" w:rsidR="00461859" w:rsidRPr="001D19F6" w:rsidRDefault="00461859" w:rsidP="00461859">
      <w:pPr>
        <w:wordWrap/>
        <w:spacing w:line="360" w:lineRule="auto"/>
        <w:jc w:val="left"/>
        <w:rPr>
          <w:rFonts w:ascii="Arial" w:eastAsia="굴림" w:hAnsi="Arial" w:cs="Arial"/>
          <w:sz w:val="22"/>
        </w:rPr>
      </w:pPr>
    </w:p>
    <w:p w14:paraId="337FCAB4" w14:textId="77777777" w:rsidR="00461859" w:rsidRPr="001D19F6" w:rsidRDefault="001352D3" w:rsidP="00461859">
      <w:pPr>
        <w:wordWrap/>
        <w:spacing w:line="360" w:lineRule="auto"/>
        <w:jc w:val="left"/>
        <w:rPr>
          <w:rFonts w:ascii="Arial" w:eastAsia="굴림" w:hAnsi="Arial" w:cs="Arial"/>
          <w:sz w:val="22"/>
          <w:u w:val="single"/>
        </w:rPr>
      </w:pPr>
      <w:r w:rsidRPr="001D19F6">
        <w:rPr>
          <w:rFonts w:ascii="Arial" w:eastAsia="굴림" w:hAnsi="Arial" w:cs="Arial"/>
          <w:sz w:val="22"/>
        </w:rPr>
        <w:t>C</w:t>
      </w:r>
      <w:r w:rsidR="00461859" w:rsidRPr="001D19F6">
        <w:rPr>
          <w:rFonts w:ascii="Arial" w:eastAsia="굴림" w:hAnsi="Arial" w:cs="Arial"/>
          <w:sz w:val="22"/>
        </w:rPr>
        <w:t xml:space="preserve">510. How many days did he/she stay in hospital during his/her last hospitalization? </w:t>
      </w:r>
      <w:r w:rsidR="003402F0" w:rsidRPr="001D19F6">
        <w:rPr>
          <w:rFonts w:ascii="Arial" w:eastAsia="굴림" w:hAnsi="Arial" w:cs="Arial"/>
          <w:sz w:val="22"/>
        </w:rPr>
        <w:t>(unit: a day)</w:t>
      </w:r>
    </w:p>
    <w:p w14:paraId="489020D9" w14:textId="77777777" w:rsidR="00461859" w:rsidRPr="001D19F6" w:rsidRDefault="0076074D"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5C490D48" w14:textId="77777777" w:rsidR="00461859" w:rsidRPr="001D19F6" w:rsidRDefault="00461859" w:rsidP="00461859">
      <w:pPr>
        <w:wordWrap/>
        <w:spacing w:line="360" w:lineRule="auto"/>
        <w:jc w:val="left"/>
        <w:rPr>
          <w:rFonts w:ascii="Arial" w:eastAsia="굴림" w:hAnsi="Arial" w:cs="Arial"/>
          <w:sz w:val="22"/>
          <w:u w:val="single"/>
        </w:rPr>
      </w:pPr>
    </w:p>
    <w:p w14:paraId="798F64EF"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511. Did he/she ever </w:t>
      </w:r>
      <w:r w:rsidR="00174ED8" w:rsidRPr="001D19F6">
        <w:rPr>
          <w:rFonts w:ascii="Arial" w:eastAsia="굴림" w:hAnsi="Arial" w:cs="Arial"/>
          <w:sz w:val="22"/>
        </w:rPr>
        <w:t xml:space="preserve">enter ICU (intensive care unit) </w:t>
      </w:r>
      <w:r w:rsidR="00461859" w:rsidRPr="001D19F6">
        <w:rPr>
          <w:rFonts w:ascii="Arial" w:eastAsia="굴림" w:hAnsi="Arial" w:cs="Arial"/>
          <w:sz w:val="22"/>
        </w:rPr>
        <w:t>during his/her stay in hospital?</w:t>
      </w:r>
    </w:p>
    <w:p w14:paraId="0D20269A" w14:textId="77777777" w:rsidR="00C22B1A" w:rsidRPr="001D19F6" w:rsidRDefault="00C22B1A" w:rsidP="00F14BA4">
      <w:pPr>
        <w:pStyle w:val="a6"/>
        <w:numPr>
          <w:ilvl w:val="0"/>
          <w:numId w:val="87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2575AC80" w14:textId="77777777" w:rsidR="00461859" w:rsidRPr="001D19F6" w:rsidRDefault="00461859" w:rsidP="00461859">
      <w:pPr>
        <w:wordWrap/>
        <w:spacing w:line="360" w:lineRule="auto"/>
        <w:jc w:val="left"/>
        <w:rPr>
          <w:rFonts w:ascii="Arial" w:eastAsia="굴림" w:hAnsi="Arial" w:cs="Arial"/>
          <w:sz w:val="22"/>
        </w:rPr>
      </w:pPr>
    </w:p>
    <w:p w14:paraId="2E677A1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512. Did he/she ever use life</w:t>
      </w:r>
      <w:r w:rsidR="006C402B" w:rsidRPr="001D19F6">
        <w:rPr>
          <w:rFonts w:ascii="Arial" w:eastAsia="굴림" w:hAnsi="Arial" w:cs="Arial"/>
          <w:sz w:val="22"/>
        </w:rPr>
        <w:t xml:space="preserve"> prolonging </w:t>
      </w:r>
      <w:r w:rsidR="00461859" w:rsidRPr="001D19F6">
        <w:rPr>
          <w:rFonts w:ascii="Arial" w:eastAsia="굴림" w:hAnsi="Arial" w:cs="Arial"/>
          <w:sz w:val="22"/>
        </w:rPr>
        <w:t>treatment, such as an oxygen respirator, during his/her stay in hospital?</w:t>
      </w:r>
    </w:p>
    <w:p w14:paraId="52C300FE" w14:textId="77777777" w:rsidR="006C402B" w:rsidRPr="001D19F6" w:rsidRDefault="006C402B" w:rsidP="00461859">
      <w:pPr>
        <w:wordWrap/>
        <w:spacing w:line="360" w:lineRule="auto"/>
        <w:jc w:val="left"/>
        <w:rPr>
          <w:rFonts w:ascii="Arial" w:eastAsia="굴림" w:hAnsi="Arial" w:cs="Arial"/>
          <w:sz w:val="22"/>
        </w:rPr>
      </w:pPr>
      <w:r w:rsidRPr="001D19F6">
        <w:rPr>
          <w:rFonts w:ascii="Arial" w:eastAsia="굴림" w:hAnsi="Arial" w:cs="Arial"/>
          <w:sz w:val="22"/>
        </w:rPr>
        <w:t>[IWER: Life extension treatment means artificially pulsing the heart and continuing the life function such as breathing; without those, patients would die. These are not for curing illness but for extending the process leading to death. These also include nutrition/ food/ hydration injections, but do not include injection for pain relief or injection for nerve stabilization.]</w:t>
      </w:r>
    </w:p>
    <w:p w14:paraId="1E0A052A" w14:textId="77777777" w:rsidR="00C22B1A" w:rsidRPr="001D19F6" w:rsidRDefault="00C22B1A" w:rsidP="00F14BA4">
      <w:pPr>
        <w:pStyle w:val="a6"/>
        <w:numPr>
          <w:ilvl w:val="0"/>
          <w:numId w:val="87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174DD86" w14:textId="77777777" w:rsidR="00461859" w:rsidRPr="001D19F6" w:rsidRDefault="00461859" w:rsidP="00461859">
      <w:pPr>
        <w:wordWrap/>
        <w:spacing w:line="360" w:lineRule="auto"/>
        <w:jc w:val="left"/>
        <w:rPr>
          <w:rFonts w:ascii="Arial" w:eastAsia="굴림" w:hAnsi="Arial" w:cs="Arial"/>
          <w:sz w:val="22"/>
        </w:rPr>
      </w:pPr>
    </w:p>
    <w:p w14:paraId="7B63192B"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513. Did he/she ever receive kidney dialysis during his/her stay in hospital?</w:t>
      </w:r>
    </w:p>
    <w:p w14:paraId="23C98F5E" w14:textId="77777777" w:rsidR="00C22B1A" w:rsidRPr="001D19F6" w:rsidRDefault="00C22B1A" w:rsidP="00F14BA4">
      <w:pPr>
        <w:pStyle w:val="a6"/>
        <w:numPr>
          <w:ilvl w:val="0"/>
          <w:numId w:val="87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068DDB33" w14:textId="77777777" w:rsidR="00461859" w:rsidRPr="001D19F6" w:rsidRDefault="00461859" w:rsidP="00461859">
      <w:pPr>
        <w:wordWrap/>
        <w:spacing w:line="360" w:lineRule="auto"/>
        <w:jc w:val="left"/>
        <w:rPr>
          <w:rFonts w:ascii="Arial" w:eastAsia="굴림" w:hAnsi="Arial" w:cs="Arial"/>
          <w:sz w:val="22"/>
        </w:rPr>
      </w:pPr>
    </w:p>
    <w:p w14:paraId="0B1EE30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514. Did he/she take prescribed antibiotics during his/her stay in hospital?</w:t>
      </w:r>
    </w:p>
    <w:p w14:paraId="3AF889E4" w14:textId="77777777" w:rsidR="00C22B1A" w:rsidRPr="001D19F6" w:rsidRDefault="00C22B1A" w:rsidP="00F14BA4">
      <w:pPr>
        <w:pStyle w:val="a6"/>
        <w:numPr>
          <w:ilvl w:val="0"/>
          <w:numId w:val="878"/>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6BCEBD74" w14:textId="77777777" w:rsidR="00461859" w:rsidRPr="001D19F6" w:rsidRDefault="00461859" w:rsidP="00461859">
      <w:pPr>
        <w:wordWrap/>
        <w:spacing w:line="360" w:lineRule="auto"/>
        <w:jc w:val="left"/>
        <w:rPr>
          <w:rFonts w:ascii="Arial" w:eastAsia="굴림" w:hAnsi="Arial" w:cs="Arial"/>
          <w:sz w:val="22"/>
        </w:rPr>
      </w:pPr>
    </w:p>
    <w:p w14:paraId="7546EBDF" w14:textId="77777777" w:rsidR="00461859" w:rsidRPr="001D19F6" w:rsidRDefault="001352D3" w:rsidP="00461859">
      <w:pPr>
        <w:wordWrap/>
        <w:spacing w:line="360" w:lineRule="auto"/>
        <w:jc w:val="left"/>
        <w:rPr>
          <w:rFonts w:ascii="Arial" w:eastAsia="굴림" w:hAnsi="Arial" w:cs="Arial"/>
          <w:b/>
          <w:bCs/>
          <w:sz w:val="22"/>
        </w:rPr>
      </w:pPr>
      <w:r w:rsidRPr="001D19F6">
        <w:rPr>
          <w:rFonts w:ascii="Arial" w:eastAsia="굴림" w:hAnsi="Arial" w:cs="Arial"/>
          <w:sz w:val="22"/>
        </w:rPr>
        <w:t>C</w:t>
      </w:r>
      <w:r w:rsidR="00461859" w:rsidRPr="001D19F6">
        <w:rPr>
          <w:rFonts w:ascii="Arial" w:eastAsia="굴림" w:hAnsi="Arial" w:cs="Arial"/>
          <w:sz w:val="22"/>
        </w:rPr>
        <w:t>515.</w:t>
      </w:r>
      <w:r w:rsidR="00461859" w:rsidRPr="001D19F6">
        <w:rPr>
          <w:rFonts w:ascii="Arial" w:eastAsia="굴림" w:hAnsi="Arial" w:cs="Arial"/>
          <w:bCs/>
          <w:sz w:val="22"/>
        </w:rPr>
        <w:t xml:space="preserve"> What was the total amount of medical expenses paid for his/her hospitalization since the previous interview?</w:t>
      </w:r>
      <w:r w:rsidR="0076074D" w:rsidRPr="001D19F6">
        <w:rPr>
          <w:rFonts w:ascii="Arial" w:eastAsia="굴림" w:hAnsi="Arial" w:cs="Arial"/>
          <w:bCs/>
          <w:sz w:val="22"/>
        </w:rPr>
        <w:t xml:space="preserve"> </w:t>
      </w:r>
      <w:r w:rsidR="00461859" w:rsidRPr="001D19F6">
        <w:rPr>
          <w:rFonts w:ascii="Arial" w:eastAsia="굴림" w:hAnsi="Arial" w:cs="Arial"/>
          <w:sz w:val="22"/>
        </w:rPr>
        <w:t>(unit:</w:t>
      </w:r>
      <w:r w:rsidR="00461859" w:rsidRPr="001D19F6">
        <w:rPr>
          <w:rFonts w:ascii="Arial" w:eastAsia="굴림" w:hAnsi="Arial" w:cs="Arial"/>
          <w:bCs/>
          <w:sz w:val="22"/>
        </w:rPr>
        <w:t xml:space="preserve"> 10,000 Korean won</w:t>
      </w:r>
      <w:r w:rsidR="00461859" w:rsidRPr="001D19F6">
        <w:rPr>
          <w:rFonts w:ascii="Arial" w:eastAsia="굴림" w:hAnsi="Arial" w:cs="Arial"/>
          <w:sz w:val="22"/>
        </w:rPr>
        <w:t>)</w:t>
      </w:r>
    </w:p>
    <w:p w14:paraId="3CD3B708" w14:textId="77777777" w:rsidR="00461859" w:rsidRPr="001D19F6" w:rsidRDefault="0076074D"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1~9997]</w:t>
      </w:r>
    </w:p>
    <w:p w14:paraId="212192D6" w14:textId="77777777" w:rsidR="00461859" w:rsidRPr="001D19F6" w:rsidRDefault="0076074D"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517</w:t>
      </w:r>
    </w:p>
    <w:p w14:paraId="200AE8EC" w14:textId="77777777" w:rsidR="00461859" w:rsidRPr="001D19F6" w:rsidRDefault="0076074D"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517</w:t>
      </w:r>
    </w:p>
    <w:p w14:paraId="5D965CA8" w14:textId="77777777" w:rsidR="00D76EA0" w:rsidRPr="001D19F6" w:rsidRDefault="00D76EA0" w:rsidP="00461859">
      <w:pPr>
        <w:wordWrap/>
        <w:spacing w:line="360" w:lineRule="auto"/>
        <w:jc w:val="left"/>
        <w:rPr>
          <w:rFonts w:ascii="Arial" w:eastAsia="굴림" w:hAnsi="Arial" w:cs="Arial"/>
          <w:sz w:val="22"/>
        </w:rPr>
      </w:pPr>
    </w:p>
    <w:p w14:paraId="6C6D785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516. How much did he/she pay out-of-pocket? Also, how much did his/her relatives or private health insurances pay on behalf of him/her? Please include in the private health insurance </w:t>
      </w:r>
      <w:r w:rsidR="00461859" w:rsidRPr="001D19F6">
        <w:rPr>
          <w:rFonts w:ascii="Arial" w:eastAsia="굴림" w:hAnsi="Arial" w:cs="Arial"/>
          <w:sz w:val="22"/>
        </w:rPr>
        <w:lastRenderedPageBreak/>
        <w:t xml:space="preserve">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516a),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516b),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 xml:space="preserve">516c). </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3"/>
        <w:gridCol w:w="5552"/>
        <w:gridCol w:w="2825"/>
      </w:tblGrid>
      <w:tr w:rsidR="00D063AA" w:rsidRPr="001D19F6" w14:paraId="08A170A2" w14:textId="77777777" w:rsidTr="008B707C">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AE7D3E"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07930F"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5BBBFD11"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6AA396"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516a</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1275D3"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3F12AB" w14:textId="77777777" w:rsidR="00461859" w:rsidRPr="001D19F6" w:rsidRDefault="00461859">
            <w:pPr>
              <w:widowControl/>
              <w:wordWrap/>
              <w:autoSpaceDE/>
              <w:autoSpaceDN/>
              <w:jc w:val="left"/>
              <w:rPr>
                <w:rFonts w:ascii="Arial" w:hAnsi="Arial" w:cs="Arial"/>
                <w:sz w:val="22"/>
              </w:rPr>
            </w:pPr>
          </w:p>
        </w:tc>
      </w:tr>
      <w:tr w:rsidR="00D063AA" w:rsidRPr="001D19F6" w14:paraId="525E1E96"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5E851F0"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516b</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C9C3915"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46ACC1" w14:textId="77777777" w:rsidR="00461859" w:rsidRPr="001D19F6" w:rsidRDefault="00461859">
            <w:pPr>
              <w:widowControl/>
              <w:wordWrap/>
              <w:autoSpaceDE/>
              <w:autoSpaceDN/>
              <w:jc w:val="left"/>
              <w:rPr>
                <w:rFonts w:ascii="Arial" w:hAnsi="Arial" w:cs="Arial"/>
                <w:sz w:val="22"/>
              </w:rPr>
            </w:pPr>
          </w:p>
        </w:tc>
      </w:tr>
      <w:tr w:rsidR="00D063AA" w:rsidRPr="001D19F6" w14:paraId="2BC71C9B"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C83C5A"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516c</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FC03D0F"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CF345BC" w14:textId="77777777" w:rsidR="00461859" w:rsidRPr="001D19F6" w:rsidRDefault="00461859">
            <w:pPr>
              <w:widowControl/>
              <w:wordWrap/>
              <w:autoSpaceDE/>
              <w:autoSpaceDN/>
              <w:jc w:val="left"/>
              <w:rPr>
                <w:rFonts w:ascii="Arial" w:hAnsi="Arial" w:cs="Arial"/>
                <w:sz w:val="22"/>
              </w:rPr>
            </w:pPr>
          </w:p>
        </w:tc>
      </w:tr>
      <w:tr w:rsidR="00D063AA" w:rsidRPr="001D19F6" w14:paraId="61BFE615" w14:textId="77777777" w:rsidTr="008B707C">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A141F3"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6BC060"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515] MW</w:t>
            </w:r>
          </w:p>
        </w:tc>
      </w:tr>
    </w:tbl>
    <w:p w14:paraId="19EAB136"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 xml:space="preserve">518 or </w:t>
      </w:r>
      <w:r w:rsidR="001352D3" w:rsidRPr="001D19F6">
        <w:rPr>
          <w:rFonts w:ascii="Arial" w:eastAsia="굴림" w:hAnsi="Arial" w:cs="Arial"/>
          <w:sz w:val="22"/>
        </w:rPr>
        <w:t>C</w:t>
      </w:r>
      <w:r w:rsidRPr="001D19F6">
        <w:rPr>
          <w:rFonts w:ascii="Arial" w:eastAsia="굴림" w:hAnsi="Arial" w:cs="Arial"/>
          <w:sz w:val="22"/>
        </w:rPr>
        <w:t>522</w:t>
      </w:r>
    </w:p>
    <w:p w14:paraId="5B9D2893" w14:textId="77777777" w:rsidR="00461859" w:rsidRPr="001D19F6" w:rsidRDefault="00461859" w:rsidP="00461859">
      <w:pPr>
        <w:wordWrap/>
        <w:spacing w:line="360" w:lineRule="auto"/>
        <w:jc w:val="left"/>
        <w:rPr>
          <w:rFonts w:ascii="Arial" w:eastAsia="굴림" w:hAnsi="Arial" w:cs="Arial"/>
          <w:sz w:val="22"/>
        </w:rPr>
      </w:pPr>
    </w:p>
    <w:p w14:paraId="372A85F1"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75612FA9" w14:textId="77777777" w:rsidR="00461859" w:rsidRPr="001D19F6" w:rsidRDefault="00461859" w:rsidP="00F14BA4">
      <w:pPr>
        <w:pStyle w:val="a6"/>
        <w:numPr>
          <w:ilvl w:val="0"/>
          <w:numId w:val="92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515=’Don’t know’ or ‘Refuse to answer’, then </w:t>
      </w:r>
      <w:r w:rsidR="0076074D"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517.</w:t>
      </w:r>
    </w:p>
    <w:p w14:paraId="2C6E60AE" w14:textId="77777777" w:rsidR="00461859" w:rsidRPr="001D19F6" w:rsidRDefault="00461859" w:rsidP="00461859">
      <w:pPr>
        <w:wordWrap/>
        <w:spacing w:line="360" w:lineRule="auto"/>
        <w:jc w:val="left"/>
        <w:rPr>
          <w:rFonts w:ascii="Arial" w:eastAsia="굴림" w:hAnsi="Arial" w:cs="Arial"/>
          <w:sz w:val="22"/>
        </w:rPr>
      </w:pPr>
    </w:p>
    <w:p w14:paraId="217FB77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517. Approximately, how much did it cost? Please choose among the following amounts.</w:t>
      </w:r>
    </w:p>
    <w:p w14:paraId="3BAE62A4"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2C0B0492"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3DBB2A75"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5058A70A"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740D10FB"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2,000MW~5,000MW</w:t>
      </w:r>
    </w:p>
    <w:p w14:paraId="34517208" w14:textId="77777777" w:rsidR="00461859" w:rsidRPr="001D19F6" w:rsidRDefault="00461859" w:rsidP="00F14BA4">
      <w:pPr>
        <w:pStyle w:val="a6"/>
        <w:numPr>
          <w:ilvl w:val="0"/>
          <w:numId w:val="88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339078B2" w14:textId="77777777" w:rsidR="00461859" w:rsidRPr="001D19F6" w:rsidRDefault="00461859" w:rsidP="00461859">
      <w:pPr>
        <w:wordWrap/>
        <w:spacing w:line="360" w:lineRule="auto"/>
        <w:jc w:val="left"/>
        <w:rPr>
          <w:rFonts w:ascii="Arial" w:eastAsia="굴림" w:hAnsi="Arial" w:cs="Arial"/>
          <w:sz w:val="22"/>
        </w:rPr>
      </w:pPr>
    </w:p>
    <w:p w14:paraId="48730BB2"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00948D00" w14:textId="77777777" w:rsidR="00461859" w:rsidRPr="001D19F6" w:rsidRDefault="00461859" w:rsidP="00F14BA4">
      <w:pPr>
        <w:pStyle w:val="a6"/>
        <w:numPr>
          <w:ilvl w:val="0"/>
          <w:numId w:val="929"/>
        </w:numPr>
        <w:wordWrap/>
        <w:spacing w:line="276" w:lineRule="auto"/>
        <w:ind w:leftChars="0"/>
        <w:jc w:val="left"/>
        <w:rPr>
          <w:rFonts w:ascii="Arial" w:eastAsia="굴림" w:hAnsi="Arial" w:cs="Arial"/>
          <w:b/>
          <w:bCs/>
          <w:sz w:val="22"/>
        </w:rPr>
      </w:pPr>
      <w:r w:rsidRPr="001D19F6">
        <w:rPr>
          <w:rFonts w:ascii="Arial" w:eastAsia="굴림" w:hAnsi="Arial" w:cs="Arial"/>
          <w:b/>
          <w:bCs/>
          <w:sz w:val="22"/>
        </w:rPr>
        <w:t>If</w:t>
      </w:r>
      <w:r w:rsidR="00397E0C" w:rsidRPr="001D19F6">
        <w:rPr>
          <w:rFonts w:ascii="Arial" w:eastAsia="굴림" w:hAnsi="Arial" w:cs="Arial"/>
          <w:b/>
          <w:bCs/>
          <w:sz w:val="22"/>
        </w:rPr>
        <w:t xml:space="preserve"> </w:t>
      </w:r>
      <w:r w:rsidR="001352D3" w:rsidRPr="001D19F6">
        <w:rPr>
          <w:rFonts w:ascii="Arial" w:eastAsia="굴림" w:hAnsi="Arial" w:cs="Arial"/>
          <w:b/>
          <w:bCs/>
          <w:sz w:val="22"/>
        </w:rPr>
        <w:t>C</w:t>
      </w:r>
      <w:r w:rsidR="00C0651B" w:rsidRPr="001D19F6">
        <w:rPr>
          <w:rFonts w:ascii="Arial" w:eastAsia="굴림" w:hAnsi="Arial" w:cs="Arial"/>
          <w:b/>
          <w:bCs/>
          <w:sz w:val="22"/>
        </w:rPr>
        <w:t>011</w:t>
      </w:r>
      <w:r w:rsidRPr="001D19F6">
        <w:rPr>
          <w:rFonts w:ascii="Arial" w:eastAsia="굴림" w:hAnsi="Arial" w:cs="Arial"/>
          <w:b/>
          <w:bCs/>
          <w:sz w:val="22"/>
        </w:rPr>
        <w:t>=</w:t>
      </w:r>
      <w:r w:rsidRPr="001D19F6">
        <w:rPr>
          <w:rFonts w:ascii="굴림" w:eastAsia="굴림" w:hAnsi="굴림" w:cs="굴림" w:hint="eastAsia"/>
          <w:b/>
          <w:bCs/>
          <w:sz w:val="22"/>
        </w:rPr>
        <w:t>⑤</w:t>
      </w:r>
      <w:r w:rsidRPr="001D19F6">
        <w:rPr>
          <w:rFonts w:ascii="Arial" w:eastAsia="굴림" w:hAnsi="Arial" w:cs="Arial"/>
          <w:b/>
          <w:bCs/>
          <w:sz w:val="22"/>
        </w:rPr>
        <w:t xml:space="preserve">, then go to </w:t>
      </w:r>
      <w:r w:rsidR="001352D3" w:rsidRPr="001D19F6">
        <w:rPr>
          <w:rFonts w:ascii="Arial" w:eastAsia="굴림" w:hAnsi="Arial" w:cs="Arial"/>
          <w:b/>
          <w:bCs/>
          <w:sz w:val="22"/>
        </w:rPr>
        <w:t>C</w:t>
      </w:r>
      <w:r w:rsidRPr="001D19F6">
        <w:rPr>
          <w:rFonts w:ascii="Arial" w:eastAsia="굴림" w:hAnsi="Arial" w:cs="Arial"/>
          <w:b/>
          <w:bCs/>
          <w:sz w:val="22"/>
        </w:rPr>
        <w:t>518~</w:t>
      </w:r>
      <w:r w:rsidR="001352D3" w:rsidRPr="001D19F6">
        <w:rPr>
          <w:rFonts w:ascii="Arial" w:eastAsia="굴림" w:hAnsi="Arial" w:cs="Arial"/>
          <w:b/>
          <w:bCs/>
          <w:sz w:val="22"/>
        </w:rPr>
        <w:t>C</w:t>
      </w:r>
      <w:r w:rsidRPr="001D19F6">
        <w:rPr>
          <w:rFonts w:ascii="Arial" w:eastAsia="굴림" w:hAnsi="Arial" w:cs="Arial"/>
          <w:b/>
          <w:bCs/>
          <w:sz w:val="22"/>
        </w:rPr>
        <w:t xml:space="preserve">521. </w:t>
      </w:r>
    </w:p>
    <w:p w14:paraId="5DF1EA9A" w14:textId="77777777" w:rsidR="00461859" w:rsidRPr="001D19F6" w:rsidRDefault="00461859" w:rsidP="00461859">
      <w:pPr>
        <w:wordWrap/>
        <w:spacing w:line="360" w:lineRule="auto"/>
        <w:jc w:val="left"/>
        <w:rPr>
          <w:rFonts w:ascii="Arial" w:eastAsia="굴림" w:hAnsi="Arial" w:cs="Arial"/>
          <w:sz w:val="22"/>
        </w:rPr>
      </w:pPr>
    </w:p>
    <w:p w14:paraId="24C1F93A"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518. If he/she died in hospital, how long did he/she stay in hospital until his/her death? </w:t>
      </w:r>
      <w:r w:rsidR="003402F0" w:rsidRPr="001D19F6">
        <w:rPr>
          <w:rFonts w:ascii="Arial" w:eastAsia="굴림" w:hAnsi="Arial" w:cs="Arial"/>
          <w:sz w:val="22"/>
        </w:rPr>
        <w:t>(unit: a day)</w:t>
      </w:r>
    </w:p>
    <w:p w14:paraId="4082FEDC" w14:textId="77777777" w:rsidR="009269CC" w:rsidRPr="001D19F6" w:rsidRDefault="009269CC" w:rsidP="00461859">
      <w:pPr>
        <w:wordWrap/>
        <w:spacing w:line="360" w:lineRule="auto"/>
        <w:jc w:val="left"/>
        <w:rPr>
          <w:rFonts w:ascii="Arial" w:eastAsia="굴림" w:hAnsi="Arial" w:cs="Arial"/>
          <w:b/>
          <w:bCs/>
          <w:sz w:val="22"/>
        </w:rPr>
      </w:pPr>
      <w:r w:rsidRPr="001D19F6">
        <w:rPr>
          <w:rFonts w:ascii="Arial" w:eastAsia="굴림" w:hAnsi="Arial" w:cs="Arial"/>
          <w:sz w:val="22"/>
        </w:rPr>
        <w:t>[IWER: If less than one day, mark ‘1’]</w:t>
      </w:r>
    </w:p>
    <w:p w14:paraId="7C782120" w14:textId="77777777" w:rsidR="00461859" w:rsidRPr="001D19F6" w:rsidRDefault="0076074D"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279BB559" w14:textId="77777777" w:rsidR="00461859" w:rsidRPr="001D19F6" w:rsidRDefault="00461859" w:rsidP="00461859">
      <w:pPr>
        <w:wordWrap/>
        <w:spacing w:line="360" w:lineRule="auto"/>
        <w:jc w:val="left"/>
        <w:rPr>
          <w:rFonts w:ascii="Arial" w:eastAsia="굴림" w:hAnsi="Arial" w:cs="Arial"/>
          <w:sz w:val="22"/>
          <w:u w:val="single"/>
        </w:rPr>
      </w:pPr>
    </w:p>
    <w:p w14:paraId="1B88E064"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6D15139F" w14:textId="77777777" w:rsidR="00461859" w:rsidRPr="001D19F6" w:rsidRDefault="00461859" w:rsidP="00F14BA4">
      <w:pPr>
        <w:pStyle w:val="a6"/>
        <w:numPr>
          <w:ilvl w:val="1"/>
          <w:numId w:val="933"/>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518=</w:t>
      </w:r>
      <w:r w:rsidR="00C0651B" w:rsidRPr="001D19F6">
        <w:rPr>
          <w:rFonts w:ascii="Arial" w:eastAsia="굴림" w:hAnsi="Arial" w:cs="Arial"/>
          <w:b/>
          <w:bCs/>
          <w:sz w:val="22"/>
        </w:rPr>
        <w:t>1</w:t>
      </w:r>
      <w:r w:rsidRPr="001D19F6">
        <w:rPr>
          <w:rFonts w:ascii="Arial" w:eastAsia="굴림" w:hAnsi="Arial" w:cs="Arial"/>
          <w:b/>
          <w:bCs/>
          <w:sz w:val="22"/>
        </w:rPr>
        <w:t xml:space="preserve">, then </w:t>
      </w:r>
      <w:r w:rsidR="00174ED8" w:rsidRPr="001D19F6">
        <w:rPr>
          <w:rFonts w:ascii="Arial" w:eastAsia="굴림" w:hAnsi="Arial" w:cs="Arial"/>
          <w:b/>
          <w:bCs/>
          <w:sz w:val="22"/>
        </w:rPr>
        <w:t>ask</w:t>
      </w:r>
      <w:r w:rsidR="00D76EA0" w:rsidRPr="001D19F6">
        <w:rPr>
          <w:rFonts w:ascii="Arial" w:eastAsia="굴림" w:hAnsi="Arial" w:cs="Arial"/>
          <w:b/>
          <w:bCs/>
          <w:sz w:val="22"/>
        </w:rPr>
        <w:t xml:space="preserve"> </w:t>
      </w:r>
      <w:r w:rsidR="001352D3" w:rsidRPr="001D19F6">
        <w:rPr>
          <w:rFonts w:ascii="Arial" w:eastAsia="굴림" w:hAnsi="Arial" w:cs="Arial"/>
          <w:b/>
          <w:bCs/>
          <w:sz w:val="22"/>
        </w:rPr>
        <w:t>C</w:t>
      </w:r>
      <w:r w:rsidR="00D76EA0" w:rsidRPr="001D19F6">
        <w:rPr>
          <w:rFonts w:ascii="Arial" w:eastAsia="굴림" w:hAnsi="Arial" w:cs="Arial"/>
          <w:b/>
          <w:bCs/>
          <w:sz w:val="22"/>
        </w:rPr>
        <w:t>519</w:t>
      </w:r>
      <w:r w:rsidRPr="001D19F6">
        <w:rPr>
          <w:rFonts w:ascii="Arial" w:eastAsia="굴림" w:hAnsi="Arial" w:cs="Arial"/>
          <w:b/>
          <w:bCs/>
          <w:sz w:val="22"/>
        </w:rPr>
        <w:t>.</w:t>
      </w:r>
    </w:p>
    <w:p w14:paraId="5C9EBCE9" w14:textId="77777777" w:rsidR="00461859" w:rsidRPr="001D19F6" w:rsidRDefault="00461859" w:rsidP="00461859">
      <w:pPr>
        <w:wordWrap/>
        <w:spacing w:line="360" w:lineRule="auto"/>
        <w:jc w:val="left"/>
        <w:rPr>
          <w:rFonts w:ascii="Arial" w:eastAsia="굴림" w:hAnsi="Arial" w:cs="Arial"/>
          <w:sz w:val="22"/>
        </w:rPr>
      </w:pPr>
    </w:p>
    <w:p w14:paraId="50C2241D" w14:textId="77777777" w:rsidR="009269CC"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519. You have said that he/she stayed in hospital just one day. Then how many hours did he/she stay in hospital? (unit: an hour)</w:t>
      </w:r>
    </w:p>
    <w:p w14:paraId="42F054D6" w14:textId="77777777" w:rsidR="009269CC" w:rsidRPr="001D19F6" w:rsidRDefault="009269CC" w:rsidP="00461859">
      <w:pPr>
        <w:wordWrap/>
        <w:spacing w:line="360" w:lineRule="auto"/>
        <w:jc w:val="left"/>
        <w:rPr>
          <w:rFonts w:ascii="Arial" w:eastAsia="굴림" w:hAnsi="Arial" w:cs="Arial"/>
          <w:sz w:val="22"/>
        </w:rPr>
      </w:pPr>
      <w:r w:rsidRPr="001D19F6">
        <w:rPr>
          <w:rFonts w:ascii="Arial" w:eastAsia="굴림" w:hAnsi="Arial" w:cs="Arial"/>
          <w:sz w:val="22"/>
        </w:rPr>
        <w:t>[IWER: If 3 hours, mark ‘3. If one full day, mark ‘24’]</w:t>
      </w:r>
    </w:p>
    <w:p w14:paraId="18F36997" w14:textId="77777777" w:rsidR="00461859" w:rsidRPr="001D19F6" w:rsidRDefault="00461859" w:rsidP="00461859">
      <w:pPr>
        <w:wordWrap/>
        <w:spacing w:line="360" w:lineRule="auto"/>
        <w:jc w:val="left"/>
        <w:rPr>
          <w:rFonts w:ascii="Arial" w:eastAsia="굴림" w:hAnsi="Arial" w:cs="Arial"/>
          <w:sz w:val="22"/>
          <w:u w:val="single"/>
        </w:rPr>
      </w:pPr>
      <w:r w:rsidRPr="001D19F6">
        <w:rPr>
          <w:rFonts w:ascii="Arial" w:eastAsia="굴림" w:hAnsi="Arial" w:cs="Arial"/>
          <w:sz w:val="22"/>
        </w:rPr>
        <w:t xml:space="preserve"> </w:t>
      </w:r>
    </w:p>
    <w:p w14:paraId="4D268325"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lastRenderedPageBreak/>
        <w:tab/>
        <w:t xml:space="preserve">_______________________________ </w:t>
      </w:r>
      <w:r w:rsidR="00461859" w:rsidRPr="001D19F6">
        <w:rPr>
          <w:rFonts w:ascii="Arial" w:eastAsia="굴림" w:hAnsi="Arial" w:cs="Arial"/>
          <w:sz w:val="22"/>
        </w:rPr>
        <w:t>hours [</w:t>
      </w:r>
      <w:r w:rsidR="003608C0" w:rsidRPr="001D19F6">
        <w:rPr>
          <w:rFonts w:ascii="Arial" w:eastAsia="굴림" w:hAnsi="Arial" w:cs="Arial"/>
          <w:sz w:val="22"/>
        </w:rPr>
        <w:t xml:space="preserve">Range: </w:t>
      </w:r>
      <w:r w:rsidR="00461859" w:rsidRPr="001D19F6">
        <w:rPr>
          <w:rFonts w:ascii="Arial" w:eastAsia="굴림" w:hAnsi="Arial" w:cs="Arial"/>
          <w:sz w:val="22"/>
        </w:rPr>
        <w:t>1~24]</w:t>
      </w:r>
    </w:p>
    <w:p w14:paraId="5982129C" w14:textId="77777777" w:rsidR="00461859" w:rsidRPr="001D19F6" w:rsidRDefault="00461859" w:rsidP="00461859">
      <w:pPr>
        <w:wordWrap/>
        <w:spacing w:line="360" w:lineRule="auto"/>
        <w:jc w:val="left"/>
        <w:rPr>
          <w:rFonts w:ascii="Arial" w:eastAsia="굴림" w:hAnsi="Arial" w:cs="Arial"/>
          <w:sz w:val="22"/>
          <w:u w:val="single"/>
        </w:rPr>
      </w:pPr>
    </w:p>
    <w:p w14:paraId="6E10C14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520. Why was he/she hospitalized at that time?</w:t>
      </w:r>
    </w:p>
    <w:p w14:paraId="13D40CD3" w14:textId="77777777" w:rsidR="00461859" w:rsidRPr="001D19F6" w:rsidRDefault="00461859" w:rsidP="00174ED8">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Surgery </w:t>
      </w:r>
      <w:r w:rsidR="000F4CBF" w:rsidRPr="001D19F6">
        <w:rPr>
          <w:rFonts w:ascii="Arial" w:eastAsia="굴림" w:hAnsi="Arial" w:cs="Arial"/>
          <w:sz w:val="22"/>
        </w:rPr>
        <w:tab/>
      </w:r>
      <w:r w:rsidR="000F4CBF" w:rsidRPr="001D19F6">
        <w:rPr>
          <w:rFonts w:ascii="Arial" w:eastAsia="굴림" w:hAnsi="Arial" w:cs="Arial"/>
          <w:sz w:val="22"/>
        </w:rPr>
        <w:tab/>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522</w:t>
      </w:r>
    </w:p>
    <w:p w14:paraId="48FCC581" w14:textId="77777777" w:rsidR="00461859" w:rsidRPr="001D19F6" w:rsidRDefault="00461859" w:rsidP="00174ED8">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Treatment </w:t>
      </w:r>
      <w:r w:rsidR="0052190D" w:rsidRPr="001D19F6">
        <w:rPr>
          <w:rFonts w:ascii="Arial" w:eastAsia="굴림" w:hAnsi="Arial" w:cs="Arial"/>
          <w:sz w:val="22"/>
        </w:rPr>
        <w:t>exc</w:t>
      </w:r>
      <w:r w:rsidRPr="001D19F6">
        <w:rPr>
          <w:rFonts w:ascii="Arial" w:eastAsia="굴림" w:hAnsi="Arial" w:cs="Arial"/>
          <w:sz w:val="22"/>
        </w:rPr>
        <w:t xml:space="preserve">ept surgery </w:t>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522</w:t>
      </w:r>
    </w:p>
    <w:p w14:paraId="2431D150" w14:textId="77777777" w:rsidR="00461859" w:rsidRPr="001D19F6" w:rsidRDefault="00461859" w:rsidP="00174ED8">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To control his/her symptoms </w:t>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522</w:t>
      </w:r>
    </w:p>
    <w:p w14:paraId="2637AFAC" w14:textId="77777777" w:rsidR="00461859" w:rsidRPr="001D19F6" w:rsidRDefault="00461859" w:rsidP="00174ED8">
      <w:pPr>
        <w:wordWrap/>
        <w:spacing w:line="360" w:lineRule="auto"/>
        <w:ind w:leftChars="213" w:left="426"/>
        <w:jc w:val="left"/>
        <w:rPr>
          <w:rFonts w:ascii="Arial" w:eastAsia="굴림" w:hAnsi="Arial" w:cs="Arial"/>
          <w:sz w:val="22"/>
        </w:rPr>
      </w:pPr>
      <w:r w:rsidRPr="001D19F6">
        <w:rPr>
          <w:rFonts w:ascii="굴림" w:eastAsia="굴림" w:hAnsi="굴림" w:cs="굴림" w:hint="eastAsia"/>
          <w:sz w:val="22"/>
        </w:rPr>
        <w:t>⑦</w:t>
      </w:r>
      <w:r w:rsidRPr="001D19F6">
        <w:rPr>
          <w:rFonts w:ascii="Arial" w:eastAsia="굴림" w:hAnsi="Arial" w:cs="Arial"/>
          <w:sz w:val="22"/>
        </w:rPr>
        <w:t xml:space="preserve"> Others</w:t>
      </w:r>
    </w:p>
    <w:p w14:paraId="415B2982" w14:textId="77777777" w:rsidR="00461859" w:rsidRPr="001D19F6" w:rsidRDefault="00461859" w:rsidP="00461859">
      <w:pPr>
        <w:wordWrap/>
        <w:spacing w:line="360" w:lineRule="auto"/>
        <w:jc w:val="left"/>
        <w:rPr>
          <w:rFonts w:ascii="Arial" w:eastAsia="굴림" w:hAnsi="Arial" w:cs="Arial"/>
          <w:sz w:val="22"/>
        </w:rPr>
      </w:pPr>
    </w:p>
    <w:p w14:paraId="615439C4"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521. If others, please specify.</w:t>
      </w:r>
    </w:p>
    <w:p w14:paraId="7738F05D"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5E6A09A8" w14:textId="77777777" w:rsidR="00461859" w:rsidRPr="001D19F6" w:rsidRDefault="00461859" w:rsidP="00461859">
      <w:pPr>
        <w:wordWrap/>
        <w:spacing w:line="360" w:lineRule="auto"/>
        <w:jc w:val="left"/>
        <w:rPr>
          <w:rFonts w:ascii="Arial" w:eastAsia="굴림" w:hAnsi="Arial" w:cs="Arial"/>
          <w:sz w:val="22"/>
          <w:u w:val="single"/>
        </w:rPr>
      </w:pPr>
    </w:p>
    <w:p w14:paraId="25016533"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41940FF9" w14:textId="77777777" w:rsidR="00461859" w:rsidRPr="001D19F6" w:rsidRDefault="00461859" w:rsidP="00F14BA4">
      <w:pPr>
        <w:pStyle w:val="a6"/>
        <w:numPr>
          <w:ilvl w:val="1"/>
          <w:numId w:val="933"/>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522</w:t>
      </w:r>
      <w:r w:rsidRPr="001D19F6">
        <w:rPr>
          <w:rFonts w:ascii="Cambria Math" w:eastAsia="굴림" w:hAnsi="Cambria Math" w:cs="Cambria Math"/>
          <w:b/>
          <w:bCs/>
          <w:sz w:val="22"/>
        </w:rPr>
        <w:t>≧</w:t>
      </w:r>
      <w:r w:rsidRPr="001D19F6">
        <w:rPr>
          <w:rFonts w:ascii="Arial" w:eastAsia="굴림" w:hAnsi="Arial" w:cs="Arial"/>
          <w:b/>
          <w:bCs/>
          <w:sz w:val="22"/>
        </w:rPr>
        <w:t xml:space="preserve">1, then </w:t>
      </w:r>
      <w:r w:rsidR="00174ED8"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523~</w:t>
      </w:r>
      <w:r w:rsidR="001352D3" w:rsidRPr="001D19F6">
        <w:rPr>
          <w:rFonts w:ascii="Arial" w:eastAsia="굴림" w:hAnsi="Arial" w:cs="Arial"/>
          <w:b/>
          <w:bCs/>
          <w:sz w:val="22"/>
        </w:rPr>
        <w:t>C</w:t>
      </w:r>
      <w:r w:rsidRPr="001D19F6">
        <w:rPr>
          <w:rFonts w:ascii="Arial" w:eastAsia="굴림" w:hAnsi="Arial" w:cs="Arial"/>
          <w:b/>
          <w:bCs/>
          <w:sz w:val="22"/>
        </w:rPr>
        <w:t xml:space="preserve">530. If </w:t>
      </w:r>
      <w:r w:rsidR="001352D3" w:rsidRPr="001D19F6">
        <w:rPr>
          <w:rFonts w:ascii="Arial" w:eastAsia="굴림" w:hAnsi="Arial" w:cs="Arial"/>
          <w:b/>
          <w:bCs/>
          <w:sz w:val="22"/>
        </w:rPr>
        <w:t>C</w:t>
      </w:r>
      <w:r w:rsidRPr="001D19F6">
        <w:rPr>
          <w:rFonts w:ascii="Arial" w:eastAsia="굴림" w:hAnsi="Arial" w:cs="Arial"/>
          <w:b/>
          <w:bCs/>
          <w:sz w:val="22"/>
        </w:rPr>
        <w:t xml:space="preserve">522=0, then </w:t>
      </w:r>
      <w:r w:rsidR="00174ED8"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531.</w:t>
      </w:r>
    </w:p>
    <w:p w14:paraId="68359101" w14:textId="77777777" w:rsidR="00461859" w:rsidRPr="001D19F6" w:rsidRDefault="00461859" w:rsidP="00461859">
      <w:pPr>
        <w:wordWrap/>
        <w:spacing w:line="360" w:lineRule="auto"/>
        <w:jc w:val="left"/>
        <w:rPr>
          <w:rFonts w:ascii="Arial" w:eastAsia="굴림" w:hAnsi="Arial" w:cs="Arial"/>
          <w:sz w:val="22"/>
        </w:rPr>
      </w:pPr>
    </w:p>
    <w:p w14:paraId="6A08D37D" w14:textId="77777777" w:rsidR="00621DBD"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522. How many times did he/she enter </w:t>
      </w:r>
      <w:r w:rsidR="00E317AA" w:rsidRPr="001D19F6">
        <w:rPr>
          <w:rFonts w:ascii="Arial" w:eastAsia="굴림" w:hAnsi="Arial" w:cs="Arial"/>
          <w:sz w:val="22"/>
        </w:rPr>
        <w:t>an</w:t>
      </w:r>
      <w:r w:rsidR="00461859" w:rsidRPr="001D19F6">
        <w:rPr>
          <w:rFonts w:ascii="Arial" w:eastAsia="굴림" w:hAnsi="Arial" w:cs="Arial"/>
          <w:sz w:val="22"/>
        </w:rPr>
        <w:t xml:space="preserve"> </w:t>
      </w:r>
      <w:r w:rsidR="00E317AA" w:rsidRPr="001D19F6">
        <w:rPr>
          <w:rFonts w:ascii="Arial" w:eastAsia="굴림" w:hAnsi="Arial" w:cs="Arial"/>
          <w:sz w:val="22"/>
        </w:rPr>
        <w:t xml:space="preserve">elderly care facility, </w:t>
      </w:r>
      <w:r w:rsidR="00461859" w:rsidRPr="001D19F6">
        <w:rPr>
          <w:rFonts w:ascii="Arial" w:eastAsia="굴림" w:hAnsi="Arial" w:cs="Arial"/>
          <w:sz w:val="22"/>
        </w:rPr>
        <w:t>sanatorium, silver town, etc., after the previous interview? (unit: a time)</w:t>
      </w:r>
    </w:p>
    <w:p w14:paraId="6FA65379" w14:textId="77777777" w:rsidR="00461859" w:rsidRPr="001D19F6" w:rsidRDefault="00621DBD" w:rsidP="00461859">
      <w:pPr>
        <w:wordWrap/>
        <w:spacing w:line="360" w:lineRule="auto"/>
        <w:jc w:val="left"/>
        <w:rPr>
          <w:rFonts w:ascii="Arial" w:eastAsia="굴림" w:hAnsi="Arial" w:cs="Arial"/>
          <w:kern w:val="0"/>
          <w:sz w:val="22"/>
          <w:szCs w:val="20"/>
        </w:rPr>
      </w:pPr>
      <w:r w:rsidRPr="001D19F6">
        <w:rPr>
          <w:rFonts w:ascii="Arial" w:eastAsia="굴림" w:hAnsi="Arial" w:cs="Arial"/>
          <w:sz w:val="22"/>
        </w:rPr>
        <w:t xml:space="preserve">[IWER: </w:t>
      </w:r>
      <w:r w:rsidRPr="001D19F6">
        <w:rPr>
          <w:rFonts w:ascii="Arial" w:eastAsia="굴림" w:hAnsi="Arial" w:cs="Arial"/>
          <w:kern w:val="0"/>
          <w:sz w:val="22"/>
          <w:szCs w:val="20"/>
        </w:rPr>
        <w:t xml:space="preserve">Please only include the facilities such as nursing home, silver town for living purpose, not for health-care purpose. If never used, mark '0'.] </w:t>
      </w:r>
    </w:p>
    <w:p w14:paraId="5ADD4CD4" w14:textId="77777777" w:rsidR="00621DBD" w:rsidRPr="001D19F6" w:rsidRDefault="00621DBD" w:rsidP="00461859">
      <w:pPr>
        <w:wordWrap/>
        <w:spacing w:line="360" w:lineRule="auto"/>
        <w:jc w:val="left"/>
        <w:rPr>
          <w:rFonts w:ascii="Arial" w:eastAsia="굴림" w:hAnsi="Arial" w:cs="Arial"/>
          <w:sz w:val="22"/>
        </w:rPr>
      </w:pPr>
    </w:p>
    <w:p w14:paraId="76D9553A" w14:textId="77777777" w:rsidR="001924B2" w:rsidRPr="001D19F6" w:rsidRDefault="00A818A6"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0~52]</w:t>
      </w:r>
      <w:r w:rsidRPr="001D19F6">
        <w:rPr>
          <w:rFonts w:ascii="Arial" w:eastAsia="굴림" w:hAnsi="Arial" w:cs="Arial"/>
          <w:sz w:val="22"/>
        </w:rPr>
        <w:t xml:space="preserve"> </w:t>
      </w:r>
    </w:p>
    <w:p w14:paraId="0AA787B6" w14:textId="77777777" w:rsidR="00461859" w:rsidRPr="001D19F6" w:rsidRDefault="00A818A6" w:rsidP="001924B2">
      <w:pPr>
        <w:wordWrap/>
        <w:spacing w:line="360" w:lineRule="auto"/>
        <w:ind w:firstLine="800"/>
        <w:jc w:val="left"/>
        <w:rPr>
          <w:rFonts w:ascii="Arial" w:eastAsia="굴림" w:hAnsi="Arial" w:cs="Arial"/>
          <w:sz w:val="22"/>
        </w:rPr>
      </w:pPr>
      <w:r w:rsidRPr="001D19F6">
        <w:rPr>
          <w:rFonts w:ascii="Arial" w:eastAsia="굴림" w:hAnsi="Arial" w:cs="Arial"/>
          <w:sz w:val="22"/>
        </w:rPr>
        <w:t>If 0(zero), Go to</w:t>
      </w:r>
      <w:r w:rsidR="00461859" w:rsidRPr="001D19F6">
        <w:rPr>
          <w:rFonts w:ascii="Arial" w:eastAsia="굴림" w:hAnsi="Arial" w:cs="Arial"/>
          <w:sz w:val="22"/>
        </w:rPr>
        <w:t xml:space="preserve"> </w:t>
      </w:r>
      <w:r w:rsidR="001352D3" w:rsidRPr="001D19F6">
        <w:rPr>
          <w:rFonts w:ascii="Arial" w:eastAsia="굴림" w:hAnsi="Arial" w:cs="Arial"/>
          <w:sz w:val="22"/>
        </w:rPr>
        <w:t>C</w:t>
      </w:r>
      <w:r w:rsidR="00461859" w:rsidRPr="001D19F6">
        <w:rPr>
          <w:rFonts w:ascii="Arial" w:eastAsia="굴림" w:hAnsi="Arial" w:cs="Arial"/>
          <w:sz w:val="22"/>
        </w:rPr>
        <w:t>531</w:t>
      </w:r>
    </w:p>
    <w:p w14:paraId="580E0B7C" w14:textId="77777777" w:rsidR="006C7CC8" w:rsidRPr="001D19F6" w:rsidRDefault="006C7CC8" w:rsidP="00461859">
      <w:pPr>
        <w:wordWrap/>
        <w:spacing w:line="360" w:lineRule="auto"/>
        <w:jc w:val="left"/>
        <w:rPr>
          <w:rFonts w:ascii="Arial" w:eastAsia="굴림" w:hAnsi="Arial" w:cs="Arial"/>
          <w:sz w:val="22"/>
        </w:rPr>
      </w:pPr>
    </w:p>
    <w:p w14:paraId="2DDB80F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523. How many days did he/</w:t>
      </w:r>
      <w:r w:rsidR="00621DBD" w:rsidRPr="001D19F6">
        <w:rPr>
          <w:rFonts w:ascii="Arial" w:eastAsia="굴림" w:hAnsi="Arial" w:cs="Arial"/>
          <w:sz w:val="22"/>
        </w:rPr>
        <w:t xml:space="preserve">she stay there during his/her most recent </w:t>
      </w:r>
      <w:r w:rsidR="00461859" w:rsidRPr="001D19F6">
        <w:rPr>
          <w:rFonts w:ascii="Arial" w:eastAsia="굴림" w:hAnsi="Arial" w:cs="Arial"/>
          <w:sz w:val="22"/>
        </w:rPr>
        <w:t xml:space="preserve">stay? </w:t>
      </w:r>
      <w:r w:rsidR="003402F0" w:rsidRPr="001D19F6">
        <w:rPr>
          <w:rFonts w:ascii="Arial" w:eastAsia="굴림" w:hAnsi="Arial" w:cs="Arial"/>
          <w:sz w:val="22"/>
        </w:rPr>
        <w:t>(unit: a day)</w:t>
      </w:r>
    </w:p>
    <w:p w14:paraId="58F06E28" w14:textId="77777777" w:rsidR="00E9745D" w:rsidRPr="001D19F6" w:rsidRDefault="00E9745D" w:rsidP="00461859">
      <w:pPr>
        <w:wordWrap/>
        <w:spacing w:line="360" w:lineRule="auto"/>
        <w:jc w:val="left"/>
        <w:rPr>
          <w:rFonts w:ascii="Arial" w:eastAsia="굴림" w:hAnsi="Arial" w:cs="Arial"/>
          <w:b/>
          <w:sz w:val="22"/>
          <w:u w:val="single"/>
        </w:rPr>
      </w:pPr>
    </w:p>
    <w:p w14:paraId="1ABEE53A"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286C9CBE" w14:textId="77777777" w:rsidR="00461859" w:rsidRPr="001D19F6" w:rsidRDefault="00461859" w:rsidP="00461859">
      <w:pPr>
        <w:wordWrap/>
        <w:spacing w:line="360" w:lineRule="auto"/>
        <w:jc w:val="left"/>
        <w:rPr>
          <w:rFonts w:ascii="Arial" w:eastAsia="굴림" w:hAnsi="Arial" w:cs="Arial"/>
          <w:sz w:val="22"/>
        </w:rPr>
      </w:pPr>
    </w:p>
    <w:p w14:paraId="69C5E11D" w14:textId="77777777" w:rsidR="00E9745D"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524. What was the total amount paid to the elderly care facility since the previous interview? (unit:</w:t>
      </w:r>
      <w:r w:rsidR="00461859" w:rsidRPr="001D19F6">
        <w:rPr>
          <w:rFonts w:ascii="Arial" w:eastAsia="굴림" w:hAnsi="Arial" w:cs="Arial"/>
          <w:bCs/>
          <w:sz w:val="22"/>
        </w:rPr>
        <w:t xml:space="preserve"> 10,000 Korean won</w:t>
      </w:r>
      <w:r w:rsidR="00E9745D" w:rsidRPr="001D19F6">
        <w:rPr>
          <w:rFonts w:ascii="Arial" w:eastAsia="굴림" w:hAnsi="Arial" w:cs="Arial"/>
          <w:sz w:val="22"/>
        </w:rPr>
        <w:t>)</w:t>
      </w:r>
    </w:p>
    <w:p w14:paraId="675A094C"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 </w:t>
      </w:r>
    </w:p>
    <w:p w14:paraId="04239ACE"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1~99997]</w:t>
      </w:r>
    </w:p>
    <w:p w14:paraId="64F67D6B"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526</w:t>
      </w:r>
    </w:p>
    <w:p w14:paraId="5F364EA1"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526</w:t>
      </w:r>
    </w:p>
    <w:p w14:paraId="417371BF" w14:textId="77777777" w:rsidR="00461859" w:rsidRPr="001D19F6" w:rsidRDefault="00461859" w:rsidP="00461859">
      <w:pPr>
        <w:wordWrap/>
        <w:spacing w:line="360" w:lineRule="auto"/>
        <w:jc w:val="left"/>
        <w:rPr>
          <w:rFonts w:ascii="Arial" w:eastAsia="굴림" w:hAnsi="Arial" w:cs="Arial"/>
          <w:sz w:val="22"/>
        </w:rPr>
      </w:pPr>
    </w:p>
    <w:p w14:paraId="04DF7E8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525. How much did he/she pay out-of-pocket? Also, how much did his/her relatives or private health insurances pay on behalf of him/her? Please include in the private health insurance 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525a),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w:t>
      </w:r>
      <w:r w:rsidR="00461859" w:rsidRPr="001D19F6">
        <w:rPr>
          <w:rFonts w:ascii="Arial" w:eastAsia="굴림" w:hAnsi="Arial" w:cs="Arial"/>
          <w:sz w:val="22"/>
        </w:rPr>
        <w:lastRenderedPageBreak/>
        <w:t>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525b),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525c).</w:t>
      </w:r>
    </w:p>
    <w:p w14:paraId="0D051E11" w14:textId="77777777" w:rsidR="00461859" w:rsidRPr="001D19F6" w:rsidRDefault="00461859" w:rsidP="00461859">
      <w:pPr>
        <w:wordWrap/>
        <w:spacing w:line="360" w:lineRule="auto"/>
        <w:jc w:val="left"/>
        <w:rPr>
          <w:rFonts w:ascii="Arial" w:eastAsia="굴림" w:hAnsi="Arial" w:cs="Arial"/>
          <w:bCs/>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50"/>
        <w:gridCol w:w="5407"/>
        <w:gridCol w:w="2825"/>
      </w:tblGrid>
      <w:tr w:rsidR="00D063AA" w:rsidRPr="001D19F6" w14:paraId="335B930B"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5F27AD"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81E5D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7AA8A9B9"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24E556"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525a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7EF400"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638315" w14:textId="77777777" w:rsidR="00461859" w:rsidRPr="001D19F6" w:rsidRDefault="00461859">
            <w:pPr>
              <w:widowControl/>
              <w:wordWrap/>
              <w:autoSpaceDE/>
              <w:autoSpaceDN/>
              <w:jc w:val="left"/>
              <w:rPr>
                <w:rFonts w:ascii="Arial" w:hAnsi="Arial" w:cs="Arial"/>
                <w:sz w:val="22"/>
              </w:rPr>
            </w:pPr>
          </w:p>
        </w:tc>
      </w:tr>
      <w:tr w:rsidR="00D063AA" w:rsidRPr="001D19F6" w14:paraId="79400E89"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840A08"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525b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B819711"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58D4FEC" w14:textId="77777777" w:rsidR="00461859" w:rsidRPr="001D19F6" w:rsidRDefault="00461859">
            <w:pPr>
              <w:widowControl/>
              <w:wordWrap/>
              <w:autoSpaceDE/>
              <w:autoSpaceDN/>
              <w:jc w:val="left"/>
              <w:rPr>
                <w:rFonts w:ascii="Arial" w:hAnsi="Arial" w:cs="Arial"/>
                <w:sz w:val="22"/>
              </w:rPr>
            </w:pPr>
          </w:p>
        </w:tc>
      </w:tr>
      <w:tr w:rsidR="00D063AA" w:rsidRPr="001D19F6" w14:paraId="02E49A9D"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7A9D00"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525c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E5CCF5"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DF4C98B" w14:textId="77777777" w:rsidR="00461859" w:rsidRPr="001D19F6" w:rsidRDefault="00461859">
            <w:pPr>
              <w:widowControl/>
              <w:wordWrap/>
              <w:autoSpaceDE/>
              <w:autoSpaceDN/>
              <w:jc w:val="left"/>
              <w:rPr>
                <w:rFonts w:ascii="Arial" w:hAnsi="Arial" w:cs="Arial"/>
                <w:sz w:val="22"/>
              </w:rPr>
            </w:pPr>
          </w:p>
        </w:tc>
      </w:tr>
      <w:tr w:rsidR="00D063AA" w:rsidRPr="001D19F6" w14:paraId="2842A05F"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70C2698"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31597B"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524] MW</w:t>
            </w:r>
          </w:p>
        </w:tc>
      </w:tr>
    </w:tbl>
    <w:p w14:paraId="1F0F2A71"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 xml:space="preserve">527 or Go to </w:t>
      </w:r>
      <w:r w:rsidR="001352D3" w:rsidRPr="001D19F6">
        <w:rPr>
          <w:rFonts w:ascii="Arial" w:eastAsia="굴림" w:hAnsi="Arial" w:cs="Arial"/>
          <w:sz w:val="22"/>
        </w:rPr>
        <w:t>C</w:t>
      </w:r>
      <w:r w:rsidRPr="001D19F6">
        <w:rPr>
          <w:rFonts w:ascii="Arial" w:eastAsia="굴림" w:hAnsi="Arial" w:cs="Arial"/>
          <w:sz w:val="22"/>
        </w:rPr>
        <w:t>529</w:t>
      </w:r>
    </w:p>
    <w:p w14:paraId="23DBE0EF" w14:textId="77777777" w:rsidR="00461859" w:rsidRPr="001D19F6" w:rsidRDefault="00461859" w:rsidP="00461859">
      <w:pPr>
        <w:wordWrap/>
        <w:spacing w:line="360" w:lineRule="auto"/>
        <w:jc w:val="left"/>
        <w:rPr>
          <w:rFonts w:ascii="Arial" w:eastAsia="굴림" w:hAnsi="Arial" w:cs="Arial"/>
          <w:sz w:val="22"/>
        </w:rPr>
      </w:pPr>
    </w:p>
    <w:p w14:paraId="4550E6EC"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4BB7CB1E" w14:textId="77777777" w:rsidR="00461859" w:rsidRPr="001D19F6" w:rsidRDefault="00461859" w:rsidP="00F14BA4">
      <w:pPr>
        <w:pStyle w:val="a6"/>
        <w:numPr>
          <w:ilvl w:val="1"/>
          <w:numId w:val="933"/>
        </w:numPr>
        <w:wordWrap/>
        <w:spacing w:line="276" w:lineRule="auto"/>
        <w:ind w:leftChars="0"/>
        <w:jc w:val="left"/>
        <w:rPr>
          <w:rFonts w:ascii="Arial" w:eastAsia="굴림" w:hAnsi="Arial" w:cs="Arial"/>
          <w:b/>
          <w:bCs/>
          <w:sz w:val="22"/>
        </w:rPr>
      </w:pPr>
      <w:r w:rsidRPr="001D19F6">
        <w:rPr>
          <w:rFonts w:ascii="Arial" w:eastAsia="굴림" w:hAnsi="Arial" w:cs="Arial"/>
          <w:b/>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524=’Don’t know’ or ‘Refuse to answer’, then </w:t>
      </w:r>
      <w:r w:rsidR="001924B2"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526. </w:t>
      </w:r>
    </w:p>
    <w:p w14:paraId="64F82081" w14:textId="77777777" w:rsidR="00461859" w:rsidRPr="001D19F6" w:rsidRDefault="00461859" w:rsidP="00461859">
      <w:pPr>
        <w:wordWrap/>
        <w:spacing w:line="360" w:lineRule="auto"/>
        <w:jc w:val="left"/>
        <w:rPr>
          <w:rFonts w:ascii="Arial" w:eastAsia="굴림" w:hAnsi="Arial" w:cs="Arial"/>
          <w:sz w:val="22"/>
        </w:rPr>
      </w:pPr>
    </w:p>
    <w:p w14:paraId="1E03D034"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 xml:space="preserve">526. Approximately, how much did it cost? </w:t>
      </w:r>
      <w:r w:rsidR="009F1E16" w:rsidRPr="001D19F6">
        <w:rPr>
          <w:rFonts w:ascii="Arial" w:eastAsia="굴림" w:hAnsi="Arial" w:cs="Arial"/>
          <w:sz w:val="22"/>
        </w:rPr>
        <w:t>Choose</w:t>
      </w:r>
      <w:r w:rsidR="00461859" w:rsidRPr="001D19F6">
        <w:rPr>
          <w:rFonts w:ascii="Arial" w:eastAsia="굴림" w:hAnsi="Arial" w:cs="Arial"/>
          <w:sz w:val="22"/>
        </w:rPr>
        <w:t xml:space="preserve"> after listening to the following amounts.</w:t>
      </w:r>
    </w:p>
    <w:p w14:paraId="13571E7B"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10390205"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760F292B"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3EAB4F08"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4D03BBD9"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2,000MW~5,000MW</w:t>
      </w:r>
    </w:p>
    <w:p w14:paraId="234A5AC9" w14:textId="77777777" w:rsidR="00C22B1A" w:rsidRPr="001D19F6" w:rsidRDefault="00C22B1A" w:rsidP="00F14BA4">
      <w:pPr>
        <w:pStyle w:val="a6"/>
        <w:numPr>
          <w:ilvl w:val="0"/>
          <w:numId w:val="881"/>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76899A85" w14:textId="77777777" w:rsidR="00461859" w:rsidRPr="001D19F6" w:rsidRDefault="00461859" w:rsidP="00461859">
      <w:pPr>
        <w:wordWrap/>
        <w:spacing w:line="360" w:lineRule="auto"/>
        <w:jc w:val="left"/>
        <w:rPr>
          <w:rFonts w:ascii="Arial" w:eastAsia="굴림" w:hAnsi="Arial" w:cs="Arial"/>
          <w:sz w:val="22"/>
        </w:rPr>
      </w:pPr>
    </w:p>
    <w:p w14:paraId="17F9E7CA"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693DF371" w14:textId="77777777" w:rsidR="00461859" w:rsidRPr="001D19F6" w:rsidRDefault="00461859" w:rsidP="00F14BA4">
      <w:pPr>
        <w:pStyle w:val="a6"/>
        <w:numPr>
          <w:ilvl w:val="0"/>
          <w:numId w:val="935"/>
        </w:numPr>
        <w:wordWrap/>
        <w:spacing w:line="276" w:lineRule="auto"/>
        <w:ind w:leftChars="0"/>
        <w:jc w:val="left"/>
        <w:rPr>
          <w:rFonts w:ascii="Arial" w:eastAsia="굴림" w:hAnsi="Arial" w:cs="Arial"/>
          <w:b/>
          <w:bCs/>
          <w:sz w:val="22"/>
        </w:rPr>
      </w:pPr>
      <w:r w:rsidRPr="001D19F6">
        <w:rPr>
          <w:rFonts w:ascii="Arial" w:eastAsia="굴림" w:hAnsi="Arial" w:cs="Arial"/>
          <w:b/>
          <w:sz w:val="22"/>
        </w:rPr>
        <w:t xml:space="preserve">If </w:t>
      </w:r>
      <w:r w:rsidR="001352D3" w:rsidRPr="001D19F6">
        <w:rPr>
          <w:rFonts w:ascii="Arial" w:eastAsia="굴림" w:hAnsi="Arial" w:cs="Arial"/>
          <w:b/>
          <w:bCs/>
          <w:sz w:val="22"/>
        </w:rPr>
        <w:t>A</w:t>
      </w:r>
      <w:r w:rsidRPr="001D19F6">
        <w:rPr>
          <w:rFonts w:ascii="Arial" w:eastAsia="굴림" w:hAnsi="Arial" w:cs="Arial"/>
          <w:b/>
          <w:bCs/>
          <w:sz w:val="22"/>
        </w:rPr>
        <w:t>011=</w:t>
      </w:r>
      <w:r w:rsidRPr="001D19F6">
        <w:rPr>
          <w:rFonts w:ascii="굴림" w:eastAsia="굴림" w:hAnsi="굴림" w:cs="굴림" w:hint="eastAsia"/>
          <w:b/>
          <w:bCs/>
          <w:sz w:val="22"/>
        </w:rPr>
        <w:t>⑦</w:t>
      </w:r>
      <w:r w:rsidRPr="001D19F6">
        <w:rPr>
          <w:rFonts w:ascii="Arial" w:eastAsia="굴림" w:hAnsi="Arial" w:cs="Arial"/>
          <w:b/>
          <w:bCs/>
          <w:sz w:val="22"/>
        </w:rPr>
        <w:t xml:space="preserve">, then </w:t>
      </w:r>
      <w:r w:rsidR="00E317AA"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527~</w:t>
      </w:r>
      <w:r w:rsidR="001352D3" w:rsidRPr="001D19F6">
        <w:rPr>
          <w:rFonts w:ascii="Arial" w:eastAsia="굴림" w:hAnsi="Arial" w:cs="Arial"/>
          <w:b/>
          <w:bCs/>
          <w:sz w:val="22"/>
        </w:rPr>
        <w:t>C</w:t>
      </w:r>
      <w:r w:rsidRPr="001D19F6">
        <w:rPr>
          <w:rFonts w:ascii="Arial" w:eastAsia="굴림" w:hAnsi="Arial" w:cs="Arial"/>
          <w:b/>
          <w:bCs/>
          <w:sz w:val="22"/>
        </w:rPr>
        <w:t xml:space="preserve">528. If not, then </w:t>
      </w:r>
      <w:r w:rsidR="00E317AA"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529.</w:t>
      </w:r>
    </w:p>
    <w:p w14:paraId="08B125B3" w14:textId="77777777" w:rsidR="00461859" w:rsidRPr="001D19F6" w:rsidRDefault="00461859" w:rsidP="00461859">
      <w:pPr>
        <w:wordWrap/>
        <w:spacing w:line="360" w:lineRule="auto"/>
        <w:jc w:val="left"/>
        <w:rPr>
          <w:rFonts w:ascii="Arial" w:eastAsia="굴림" w:hAnsi="Arial" w:cs="Arial"/>
          <w:sz w:val="22"/>
        </w:rPr>
      </w:pPr>
    </w:p>
    <w:p w14:paraId="0EFFE9DF"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527. If he/she died at an elderly care facility, how long did he/she stay there at that time? (unit: a day)</w:t>
      </w:r>
    </w:p>
    <w:p w14:paraId="0ABBB913" w14:textId="77777777" w:rsidR="00461859" w:rsidRPr="001D19F6" w:rsidRDefault="00E317AA"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5EB7D60F" w14:textId="77777777" w:rsidR="00461859" w:rsidRPr="001D19F6" w:rsidRDefault="00461859" w:rsidP="00461859">
      <w:pPr>
        <w:wordWrap/>
        <w:spacing w:line="360" w:lineRule="auto"/>
        <w:jc w:val="left"/>
        <w:rPr>
          <w:rFonts w:ascii="Arial" w:eastAsia="굴림" w:hAnsi="Arial" w:cs="Arial"/>
          <w:sz w:val="22"/>
        </w:rPr>
      </w:pPr>
    </w:p>
    <w:p w14:paraId="4D9BD43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528. When did he/she enter that elderly care facility? (unit: year and month combined into 6 digits)</w:t>
      </w:r>
    </w:p>
    <w:p w14:paraId="6E2928DB"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184649" w:rsidRPr="00A6610E">
        <w:rPr>
          <w:rFonts w:ascii="Arial" w:eastAsia="굴림" w:hAnsi="Arial" w:cs="Arial"/>
          <w:bCs/>
          <w:color w:val="000000" w:themeColor="text1"/>
          <w:sz w:val="22"/>
          <w:rPrChange w:id="9543" w:author="Keis" w:date="2024-09-13T13:07:00Z">
            <w:rPr>
              <w:rFonts w:ascii="Arial" w:eastAsia="굴림" w:hAnsi="Arial" w:cs="Arial"/>
              <w:bCs/>
              <w:color w:val="FF0000"/>
              <w:sz w:val="22"/>
            </w:rPr>
          </w:rPrChange>
        </w:rPr>
        <w:t>201101</w:t>
      </w:r>
      <w:r w:rsidR="00CB7C89" w:rsidRPr="001D19F6">
        <w:rPr>
          <w:rFonts w:ascii="Arial" w:eastAsia="굴림" w:hAnsi="Arial" w:cs="Arial"/>
          <w:bCs/>
          <w:sz w:val="22"/>
        </w:rPr>
        <w:t xml:space="preserve"> for January </w:t>
      </w:r>
      <w:r w:rsidR="00184649" w:rsidRPr="00A6610E">
        <w:rPr>
          <w:rFonts w:ascii="Arial" w:eastAsia="굴림" w:hAnsi="Arial" w:cs="Arial"/>
          <w:bCs/>
          <w:color w:val="000000" w:themeColor="text1"/>
          <w:sz w:val="22"/>
          <w:rPrChange w:id="9544" w:author="Keis" w:date="2024-09-13T13:07:00Z">
            <w:rPr>
              <w:rFonts w:ascii="Arial" w:eastAsia="굴림" w:hAnsi="Arial" w:cs="Arial"/>
              <w:bCs/>
              <w:color w:val="FF0000"/>
              <w:sz w:val="22"/>
            </w:rPr>
          </w:rPrChange>
        </w:rPr>
        <w:t>2011</w:t>
      </w:r>
      <w:r w:rsidR="00CB7C89" w:rsidRPr="001D19F6">
        <w:rPr>
          <w:rFonts w:ascii="Arial" w:eastAsia="굴림" w:hAnsi="Arial" w:cs="Arial"/>
          <w:bCs/>
          <w:sz w:val="22"/>
        </w:rPr>
        <w:t xml:space="preserve">. If the month is not clear, enter </w:t>
      </w:r>
      <w:r w:rsidR="00184649" w:rsidRPr="00A6610E">
        <w:rPr>
          <w:rFonts w:ascii="Arial" w:eastAsia="굴림" w:hAnsi="Arial" w:cs="Arial"/>
          <w:bCs/>
          <w:color w:val="000000" w:themeColor="text1"/>
          <w:sz w:val="22"/>
          <w:rPrChange w:id="9545" w:author="Keis" w:date="2024-09-13T13:08:00Z">
            <w:rPr>
              <w:rFonts w:ascii="Arial" w:eastAsia="굴림" w:hAnsi="Arial" w:cs="Arial"/>
              <w:bCs/>
              <w:color w:val="FF0000"/>
              <w:sz w:val="22"/>
            </w:rPr>
          </w:rPrChange>
        </w:rPr>
        <w:t>201100</w:t>
      </w:r>
      <w:r w:rsidR="00CB7C89" w:rsidRPr="001D19F6">
        <w:rPr>
          <w:rFonts w:ascii="Arial" w:eastAsia="굴림" w:hAnsi="Arial" w:cs="Arial"/>
          <w:bCs/>
          <w:sz w:val="22"/>
        </w:rPr>
        <w:t>.</w:t>
      </w:r>
      <w:r w:rsidRPr="001D19F6">
        <w:rPr>
          <w:rFonts w:ascii="Arial" w:eastAsia="굴림" w:hAnsi="Arial" w:cs="Arial"/>
          <w:bCs/>
          <w:sz w:val="22"/>
        </w:rPr>
        <w:t>]</w:t>
      </w:r>
    </w:p>
    <w:p w14:paraId="3C114275" w14:textId="4CB5FAEA" w:rsidR="00461859" w:rsidRPr="001D19F6" w:rsidRDefault="00E317AA"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w:t>
      </w:r>
      <w:r w:rsidR="003608C0" w:rsidRPr="001D19F6">
        <w:rPr>
          <w:rFonts w:ascii="Arial" w:eastAsia="굴림" w:hAnsi="Arial" w:cs="Arial"/>
          <w:sz w:val="22"/>
        </w:rPr>
        <w:t xml:space="preserve">Range: </w:t>
      </w:r>
      <w:r w:rsidR="005C0874" w:rsidRPr="001D19F6">
        <w:rPr>
          <w:rFonts w:ascii="Arial" w:eastAsia="굴림" w:hAnsi="Arial" w:cs="Arial"/>
          <w:sz w:val="22"/>
        </w:rPr>
        <w:t>190000</w:t>
      </w:r>
      <w:r w:rsidR="002D74FD" w:rsidRPr="001D19F6">
        <w:rPr>
          <w:rFonts w:ascii="Arial" w:eastAsia="굴림" w:hAnsi="Arial" w:cs="Arial"/>
          <w:sz w:val="22"/>
        </w:rPr>
        <w:t>~</w:t>
      </w:r>
      <w:del w:id="9546" w:author="Keis" w:date="2024-09-06T10:23:00Z">
        <w:r w:rsidR="00184649" w:rsidDel="00817F07">
          <w:rPr>
            <w:rFonts w:ascii="Arial" w:eastAsia="굴림" w:hAnsi="Arial" w:cs="Arial" w:hint="eastAsia"/>
            <w:color w:val="FF0000"/>
            <w:sz w:val="22"/>
          </w:rPr>
          <w:delText>2020</w:delText>
        </w:r>
      </w:del>
      <w:ins w:id="9547" w:author="Keis" w:date="2024-09-06T10:23:00Z">
        <w:r w:rsidR="00817F07" w:rsidRPr="00817F07">
          <w:rPr>
            <w:rFonts w:ascii="Arial" w:eastAsia="굴림" w:hAnsi="Arial" w:cs="Arial" w:hint="eastAsia"/>
            <w:color w:val="00B050"/>
            <w:sz w:val="22"/>
          </w:rPr>
          <w:t>2022</w:t>
        </w:r>
      </w:ins>
      <w:r w:rsidR="00184649" w:rsidRPr="00A6610E">
        <w:rPr>
          <w:rFonts w:ascii="Arial" w:eastAsia="굴림" w:hAnsi="Arial" w:cs="Arial"/>
          <w:color w:val="000000" w:themeColor="text1"/>
          <w:sz w:val="22"/>
          <w:rPrChange w:id="9548" w:author="Keis" w:date="2024-09-13T13:08:00Z">
            <w:rPr>
              <w:rFonts w:ascii="Arial" w:eastAsia="굴림" w:hAnsi="Arial" w:cs="Arial"/>
              <w:color w:val="FF0000"/>
              <w:sz w:val="22"/>
            </w:rPr>
          </w:rPrChange>
        </w:rPr>
        <w:t>11</w:t>
      </w:r>
      <w:r w:rsidR="00461859" w:rsidRPr="001D19F6">
        <w:rPr>
          <w:rFonts w:ascii="Arial" w:eastAsia="굴림" w:hAnsi="Arial" w:cs="Arial"/>
          <w:sz w:val="22"/>
        </w:rPr>
        <w:t xml:space="preserve">] →Go to </w:t>
      </w:r>
      <w:r w:rsidR="001352D3" w:rsidRPr="001D19F6">
        <w:rPr>
          <w:rFonts w:ascii="Arial" w:eastAsia="굴림" w:hAnsi="Arial" w:cs="Arial"/>
          <w:sz w:val="22"/>
        </w:rPr>
        <w:t>C</w:t>
      </w:r>
      <w:r w:rsidR="00461859" w:rsidRPr="001D19F6">
        <w:rPr>
          <w:rFonts w:ascii="Arial" w:eastAsia="굴림" w:hAnsi="Arial" w:cs="Arial"/>
          <w:sz w:val="22"/>
        </w:rPr>
        <w:t>531</w:t>
      </w:r>
    </w:p>
    <w:p w14:paraId="7D2F67BB" w14:textId="77777777" w:rsidR="00461859" w:rsidRPr="001D19F6" w:rsidRDefault="00461859" w:rsidP="00461859">
      <w:pPr>
        <w:wordWrap/>
        <w:spacing w:line="360" w:lineRule="auto"/>
        <w:jc w:val="left"/>
        <w:rPr>
          <w:rFonts w:ascii="Arial" w:eastAsia="굴림" w:hAnsi="Arial" w:cs="Arial"/>
          <w:sz w:val="22"/>
        </w:rPr>
      </w:pPr>
    </w:p>
    <w:p w14:paraId="1EAB59F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529. If he/she stayed but did not die at the elderly care facility, where did he/she stay until his/her death after leaving the facility? </w:t>
      </w:r>
    </w:p>
    <w:p w14:paraId="2EA7E580"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Lived alone </w:t>
      </w:r>
      <w:r w:rsidR="000F4CBF" w:rsidRPr="001D19F6">
        <w:rPr>
          <w:rFonts w:ascii="Arial" w:eastAsia="굴림" w:hAnsi="Arial" w:cs="Arial"/>
          <w:sz w:val="22"/>
        </w:rPr>
        <w:tab/>
      </w:r>
      <w:r w:rsidR="000F4CBF" w:rsidRPr="001D19F6">
        <w:rPr>
          <w:rFonts w:ascii="Arial" w:eastAsia="굴림" w:hAnsi="Arial" w:cs="Arial"/>
          <w:sz w:val="22"/>
        </w:rPr>
        <w:tab/>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531</w:t>
      </w:r>
    </w:p>
    <w:p w14:paraId="7A1C27E1"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 xml:space="preserve">Lived with his/her spouse </w:t>
      </w:r>
      <w:r w:rsidR="000F4CBF" w:rsidRPr="001D19F6">
        <w:rPr>
          <w:rFonts w:ascii="Arial" w:eastAsia="굴림" w:hAnsi="Arial" w:cs="Arial"/>
          <w:sz w:val="22"/>
        </w:rPr>
        <w:tab/>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531</w:t>
      </w:r>
    </w:p>
    <w:p w14:paraId="2532CE6A"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Lived with his/her child or child’s family → Go to </w:t>
      </w:r>
      <w:r w:rsidR="001352D3" w:rsidRPr="001D19F6">
        <w:rPr>
          <w:rFonts w:ascii="Arial" w:eastAsia="굴림" w:hAnsi="Arial" w:cs="Arial"/>
          <w:sz w:val="22"/>
        </w:rPr>
        <w:t>C</w:t>
      </w:r>
      <w:r w:rsidRPr="001D19F6">
        <w:rPr>
          <w:rFonts w:ascii="Arial" w:eastAsia="굴림" w:hAnsi="Arial" w:cs="Arial"/>
          <w:sz w:val="22"/>
        </w:rPr>
        <w:t>531</w:t>
      </w:r>
    </w:p>
    <w:p w14:paraId="29256CBC"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Lived with other relatives </w:t>
      </w:r>
      <w:r w:rsidR="000F4CBF" w:rsidRPr="001D19F6">
        <w:rPr>
          <w:rFonts w:ascii="Arial" w:eastAsia="굴림" w:hAnsi="Arial" w:cs="Arial"/>
          <w:sz w:val="22"/>
        </w:rPr>
        <w:tab/>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531</w:t>
      </w:r>
    </w:p>
    <w:p w14:paraId="1BC932EE"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He/she was hospitalized </w:t>
      </w:r>
      <w:r w:rsidR="000F4CBF" w:rsidRPr="001D19F6">
        <w:rPr>
          <w:rFonts w:ascii="Arial" w:eastAsia="굴림" w:hAnsi="Arial" w:cs="Arial"/>
          <w:sz w:val="22"/>
        </w:rPr>
        <w:tab/>
      </w:r>
      <w:r w:rsidRPr="001D19F6">
        <w:rPr>
          <w:rFonts w:ascii="Arial" w:eastAsia="굴림" w:hAnsi="Arial" w:cs="Arial"/>
          <w:sz w:val="22"/>
        </w:rPr>
        <w:t xml:space="preserve">→ Go to </w:t>
      </w:r>
      <w:r w:rsidR="001352D3" w:rsidRPr="001D19F6">
        <w:rPr>
          <w:rFonts w:ascii="Arial" w:eastAsia="굴림" w:hAnsi="Arial" w:cs="Arial"/>
          <w:sz w:val="22"/>
        </w:rPr>
        <w:t>C</w:t>
      </w:r>
      <w:r w:rsidRPr="001D19F6">
        <w:rPr>
          <w:rFonts w:ascii="Arial" w:eastAsia="굴림" w:hAnsi="Arial" w:cs="Arial"/>
          <w:sz w:val="22"/>
        </w:rPr>
        <w:t>531</w:t>
      </w:r>
    </w:p>
    <w:p w14:paraId="10B384A5" w14:textId="77777777" w:rsidR="00461859" w:rsidRPr="001D19F6" w:rsidRDefault="00461859" w:rsidP="00F14BA4">
      <w:pPr>
        <w:pStyle w:val="a6"/>
        <w:numPr>
          <w:ilvl w:val="0"/>
          <w:numId w:val="882"/>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51F4598D" w14:textId="77777777" w:rsidR="00461859" w:rsidRPr="001D19F6" w:rsidRDefault="00461859" w:rsidP="00461859">
      <w:pPr>
        <w:wordWrap/>
        <w:spacing w:line="360" w:lineRule="auto"/>
        <w:jc w:val="left"/>
        <w:rPr>
          <w:rFonts w:ascii="Arial" w:eastAsia="굴림" w:hAnsi="Arial" w:cs="Arial"/>
          <w:sz w:val="22"/>
        </w:rPr>
      </w:pPr>
    </w:p>
    <w:p w14:paraId="261C4520"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530. If others, please specify.</w:t>
      </w:r>
    </w:p>
    <w:p w14:paraId="25949A5E" w14:textId="77777777" w:rsidR="00461859" w:rsidRPr="001D19F6" w:rsidRDefault="00FF19E2"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50F2D566" w14:textId="77777777" w:rsidR="00160B61" w:rsidRPr="001D19F6" w:rsidRDefault="00160B61">
      <w:pPr>
        <w:widowControl/>
        <w:wordWrap/>
        <w:autoSpaceDE/>
        <w:autoSpaceDN/>
        <w:jc w:val="left"/>
        <w:rPr>
          <w:rFonts w:ascii="Arial" w:eastAsia="굴림" w:hAnsi="Arial" w:cs="Arial"/>
          <w:sz w:val="22"/>
        </w:rPr>
      </w:pPr>
    </w:p>
    <w:p w14:paraId="0EF18E50"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63ED47E3" w14:textId="77777777" w:rsidR="00461859" w:rsidRPr="001D19F6" w:rsidRDefault="00461859" w:rsidP="00F14BA4">
      <w:pPr>
        <w:pStyle w:val="a6"/>
        <w:numPr>
          <w:ilvl w:val="0"/>
          <w:numId w:val="935"/>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531</w:t>
      </w:r>
      <w:r w:rsidRPr="001D19F6">
        <w:rPr>
          <w:rFonts w:ascii="Cambria Math" w:eastAsia="굴림" w:hAnsi="Cambria Math" w:cs="Cambria Math"/>
          <w:b/>
          <w:bCs/>
          <w:sz w:val="22"/>
        </w:rPr>
        <w:t>≧</w:t>
      </w:r>
      <w:r w:rsidRPr="001D19F6">
        <w:rPr>
          <w:rFonts w:ascii="Arial" w:eastAsia="굴림" w:hAnsi="Arial" w:cs="Arial"/>
          <w:b/>
          <w:bCs/>
          <w:sz w:val="22"/>
        </w:rPr>
        <w:t xml:space="preserve">1, then </w:t>
      </w:r>
      <w:r w:rsidR="00FF19E2"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532. If </w:t>
      </w:r>
      <w:r w:rsidR="001352D3" w:rsidRPr="001D19F6">
        <w:rPr>
          <w:rFonts w:ascii="Arial" w:eastAsia="굴림" w:hAnsi="Arial" w:cs="Arial"/>
          <w:b/>
          <w:bCs/>
          <w:sz w:val="22"/>
        </w:rPr>
        <w:t>C</w:t>
      </w:r>
      <w:r w:rsidRPr="001D19F6">
        <w:rPr>
          <w:rFonts w:ascii="Arial" w:eastAsia="굴림" w:hAnsi="Arial" w:cs="Arial"/>
          <w:b/>
          <w:bCs/>
          <w:sz w:val="22"/>
        </w:rPr>
        <w:t xml:space="preserve">531=0, then </w:t>
      </w:r>
      <w:r w:rsidR="00FF19E2"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541.</w:t>
      </w:r>
    </w:p>
    <w:p w14:paraId="20EBAB7B" w14:textId="77777777" w:rsidR="00461859" w:rsidRPr="001D19F6" w:rsidRDefault="00461859" w:rsidP="00461859">
      <w:pPr>
        <w:wordWrap/>
        <w:spacing w:line="360" w:lineRule="auto"/>
        <w:jc w:val="left"/>
        <w:rPr>
          <w:rFonts w:ascii="Arial" w:eastAsia="굴림" w:hAnsi="Arial" w:cs="Arial"/>
          <w:sz w:val="22"/>
        </w:rPr>
      </w:pPr>
    </w:p>
    <w:p w14:paraId="0C1E434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531. How many times was he/she hospitalized in a hospice facility after the previous interview? (unit: a time)</w:t>
      </w:r>
    </w:p>
    <w:p w14:paraId="00070FF3" w14:textId="77777777" w:rsidR="00160B61" w:rsidRPr="001D19F6" w:rsidRDefault="00160B61" w:rsidP="00461859">
      <w:pPr>
        <w:wordWrap/>
        <w:spacing w:line="360" w:lineRule="auto"/>
        <w:jc w:val="left"/>
        <w:rPr>
          <w:rFonts w:ascii="Arial" w:eastAsia="굴림" w:hAnsi="Arial" w:cs="Arial"/>
          <w:sz w:val="22"/>
        </w:rPr>
      </w:pPr>
      <w:r w:rsidRPr="001D19F6">
        <w:rPr>
          <w:rFonts w:ascii="Arial" w:eastAsia="굴림" w:hAnsi="Arial" w:cs="Arial"/>
          <w:sz w:val="22"/>
        </w:rPr>
        <w:t xml:space="preserve">[IWER: Hospice is a specialized facility designed to provide support and comfort to </w:t>
      </w:r>
      <w:r w:rsidR="00E52BBE" w:rsidRPr="001D19F6">
        <w:rPr>
          <w:rFonts w:ascii="Arial" w:eastAsia="굴림" w:hAnsi="Arial" w:cs="Arial"/>
          <w:sz w:val="22"/>
        </w:rPr>
        <w:t>the</w:t>
      </w:r>
      <w:r w:rsidRPr="001D19F6">
        <w:rPr>
          <w:rFonts w:ascii="Arial" w:eastAsia="굴림" w:hAnsi="Arial" w:cs="Arial"/>
          <w:sz w:val="22"/>
        </w:rPr>
        <w:t xml:space="preserve"> </w:t>
      </w:r>
      <w:r w:rsidR="00E52BBE" w:rsidRPr="001D19F6">
        <w:rPr>
          <w:rFonts w:ascii="Arial" w:eastAsia="굴림" w:hAnsi="Arial" w:cs="Arial"/>
          <w:sz w:val="22"/>
        </w:rPr>
        <w:t>terminally</w:t>
      </w:r>
      <w:r w:rsidRPr="001D19F6">
        <w:rPr>
          <w:rFonts w:ascii="Arial" w:eastAsia="굴림" w:hAnsi="Arial" w:cs="Arial"/>
          <w:sz w:val="22"/>
        </w:rPr>
        <w:t xml:space="preserve"> ill. Hospice focuses on relieving </w:t>
      </w:r>
      <w:r w:rsidR="00E52BBE" w:rsidRPr="001D19F6">
        <w:rPr>
          <w:rFonts w:ascii="Arial" w:eastAsia="굴림" w:hAnsi="Arial" w:cs="Arial"/>
          <w:sz w:val="22"/>
        </w:rPr>
        <w:t xml:space="preserve">their physical </w:t>
      </w:r>
      <w:r w:rsidRPr="001D19F6">
        <w:rPr>
          <w:rFonts w:ascii="Arial" w:eastAsia="굴림" w:hAnsi="Arial" w:cs="Arial"/>
          <w:sz w:val="22"/>
        </w:rPr>
        <w:t>pain and symptoms</w:t>
      </w:r>
      <w:r w:rsidR="00E52BBE" w:rsidRPr="001D19F6">
        <w:rPr>
          <w:rFonts w:ascii="Arial" w:eastAsia="굴림" w:hAnsi="Arial" w:cs="Arial"/>
          <w:sz w:val="22"/>
        </w:rPr>
        <w:t xml:space="preserve">, </w:t>
      </w:r>
      <w:r w:rsidRPr="001D19F6">
        <w:rPr>
          <w:rFonts w:ascii="Arial" w:eastAsia="굴림" w:hAnsi="Arial" w:cs="Arial"/>
          <w:sz w:val="22"/>
        </w:rPr>
        <w:t>rather than cure</w:t>
      </w:r>
      <w:r w:rsidR="00E52BBE" w:rsidRPr="001D19F6">
        <w:rPr>
          <w:rFonts w:ascii="Arial" w:eastAsia="굴림" w:hAnsi="Arial" w:cs="Arial"/>
          <w:sz w:val="22"/>
        </w:rPr>
        <w:t>. The goal of hospice care is to enable them to live each day as fully as possible with psychological</w:t>
      </w:r>
      <w:r w:rsidRPr="001D19F6">
        <w:rPr>
          <w:rFonts w:ascii="Arial" w:eastAsia="굴림" w:hAnsi="Arial" w:cs="Arial"/>
          <w:sz w:val="22"/>
        </w:rPr>
        <w:t xml:space="preserve"> and religio</w:t>
      </w:r>
      <w:r w:rsidR="00E52BBE" w:rsidRPr="001D19F6">
        <w:rPr>
          <w:rFonts w:ascii="Arial" w:eastAsia="굴림" w:hAnsi="Arial" w:cs="Arial"/>
          <w:sz w:val="22"/>
        </w:rPr>
        <w:t>us help in their last days.</w:t>
      </w:r>
      <w:r w:rsidR="008B707C" w:rsidRPr="001D19F6">
        <w:rPr>
          <w:rFonts w:ascii="Arial" w:eastAsia="굴림" w:hAnsi="Arial" w:cs="Arial"/>
          <w:sz w:val="22"/>
        </w:rPr>
        <w:t xml:space="preserve"> </w:t>
      </w:r>
      <w:r w:rsidR="00E52BBE" w:rsidRPr="001D19F6">
        <w:rPr>
          <w:rFonts w:ascii="Arial" w:eastAsia="굴림" w:hAnsi="Arial" w:cs="Arial"/>
          <w:sz w:val="22"/>
        </w:rPr>
        <w:t>If never used, mark ‘0’.]</w:t>
      </w:r>
    </w:p>
    <w:p w14:paraId="29FB9001" w14:textId="77777777" w:rsidR="00160B61" w:rsidRPr="001D19F6" w:rsidRDefault="00160B61" w:rsidP="00461859">
      <w:pPr>
        <w:wordWrap/>
        <w:spacing w:line="360" w:lineRule="auto"/>
        <w:jc w:val="left"/>
        <w:rPr>
          <w:rFonts w:ascii="Arial" w:eastAsia="굴림" w:hAnsi="Arial" w:cs="Arial"/>
          <w:sz w:val="22"/>
        </w:rPr>
      </w:pPr>
    </w:p>
    <w:p w14:paraId="32D04F15" w14:textId="77777777" w:rsidR="001841DF" w:rsidRPr="001D19F6" w:rsidRDefault="00644FF1"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 0~52] </w:t>
      </w:r>
    </w:p>
    <w:p w14:paraId="7C769C23" w14:textId="77777777" w:rsidR="00461859" w:rsidRPr="001D19F6" w:rsidRDefault="00644FF1" w:rsidP="001841DF">
      <w:pPr>
        <w:wordWrap/>
        <w:spacing w:line="360" w:lineRule="auto"/>
        <w:ind w:firstLine="800"/>
        <w:jc w:val="left"/>
        <w:rPr>
          <w:rFonts w:ascii="Arial" w:eastAsia="굴림" w:hAnsi="Arial" w:cs="Arial"/>
          <w:sz w:val="22"/>
        </w:rPr>
      </w:pPr>
      <w:r w:rsidRPr="001D19F6">
        <w:rPr>
          <w:rFonts w:ascii="Arial" w:eastAsia="굴림" w:hAnsi="Arial" w:cs="Arial"/>
          <w:kern w:val="0"/>
          <w:sz w:val="22"/>
          <w:szCs w:val="20"/>
        </w:rPr>
        <w:t xml:space="preserve">If 0(zero), Go </w:t>
      </w:r>
      <w:r w:rsidR="001352D3" w:rsidRPr="001D19F6">
        <w:rPr>
          <w:rFonts w:ascii="Arial" w:eastAsia="굴림" w:hAnsi="Arial" w:cs="Arial"/>
          <w:sz w:val="22"/>
        </w:rPr>
        <w:t>C</w:t>
      </w:r>
      <w:r w:rsidR="00461859" w:rsidRPr="001D19F6">
        <w:rPr>
          <w:rFonts w:ascii="Arial" w:eastAsia="굴림" w:hAnsi="Arial" w:cs="Arial"/>
          <w:sz w:val="22"/>
        </w:rPr>
        <w:t>541</w:t>
      </w:r>
    </w:p>
    <w:p w14:paraId="6D50DDCD" w14:textId="77777777" w:rsidR="00461859" w:rsidRPr="001D19F6" w:rsidRDefault="00461859" w:rsidP="00461859">
      <w:pPr>
        <w:wordWrap/>
        <w:spacing w:line="360" w:lineRule="auto"/>
        <w:jc w:val="left"/>
        <w:rPr>
          <w:rFonts w:ascii="Arial" w:eastAsia="굴림" w:hAnsi="Arial" w:cs="Arial"/>
          <w:sz w:val="22"/>
        </w:rPr>
      </w:pPr>
    </w:p>
    <w:p w14:paraId="525A01AD" w14:textId="77777777" w:rsidR="00461859" w:rsidRPr="001D19F6" w:rsidRDefault="001352D3" w:rsidP="00461859">
      <w:pPr>
        <w:spacing w:line="360" w:lineRule="auto"/>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532. How many days did he/she stay there during his/her </w:t>
      </w:r>
      <w:r w:rsidR="00644FF1" w:rsidRPr="001D19F6">
        <w:rPr>
          <w:rFonts w:ascii="Arial" w:eastAsia="굴림" w:hAnsi="Arial" w:cs="Arial"/>
          <w:sz w:val="22"/>
        </w:rPr>
        <w:t>most recent</w:t>
      </w:r>
      <w:r w:rsidR="00461859" w:rsidRPr="001D19F6">
        <w:rPr>
          <w:rFonts w:ascii="Arial" w:eastAsia="굴림" w:hAnsi="Arial" w:cs="Arial"/>
          <w:sz w:val="22"/>
        </w:rPr>
        <w:t xml:space="preserve"> stay? (unit: a day)</w:t>
      </w:r>
    </w:p>
    <w:p w14:paraId="61FF1B98" w14:textId="77777777" w:rsidR="00E9745D" w:rsidRPr="001D19F6" w:rsidRDefault="00E9745D" w:rsidP="00461859">
      <w:pPr>
        <w:spacing w:line="360" w:lineRule="auto"/>
        <w:rPr>
          <w:rFonts w:ascii="Arial" w:eastAsia="굴림" w:hAnsi="Arial" w:cs="Arial"/>
          <w:sz w:val="22"/>
        </w:rPr>
      </w:pPr>
    </w:p>
    <w:p w14:paraId="12D27694"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 ~730]</w:t>
      </w:r>
    </w:p>
    <w:p w14:paraId="2F1BD5DF" w14:textId="77777777" w:rsidR="00644FF1" w:rsidRPr="001D19F6" w:rsidRDefault="00644FF1" w:rsidP="00461859">
      <w:pPr>
        <w:wordWrap/>
        <w:spacing w:line="360" w:lineRule="auto"/>
        <w:rPr>
          <w:rFonts w:ascii="Arial" w:eastAsia="굴림" w:hAnsi="Arial" w:cs="Arial"/>
          <w:sz w:val="22"/>
        </w:rPr>
      </w:pPr>
    </w:p>
    <w:p w14:paraId="59E89823" w14:textId="77777777" w:rsidR="00461859" w:rsidRPr="001D19F6" w:rsidRDefault="00F52506" w:rsidP="00461859">
      <w:pPr>
        <w:wordWrap/>
        <w:spacing w:line="360" w:lineRule="auto"/>
        <w:rPr>
          <w:rFonts w:ascii="Arial" w:eastAsia="굴림" w:hAnsi="Arial" w:cs="Arial"/>
          <w:bCs/>
          <w:sz w:val="22"/>
        </w:rPr>
      </w:pPr>
      <w:r w:rsidRPr="001D19F6">
        <w:rPr>
          <w:rFonts w:ascii="Arial" w:eastAsia="굴림" w:hAnsi="Arial" w:cs="Arial"/>
          <w:sz w:val="22"/>
        </w:rPr>
        <w:t xml:space="preserve"> </w:t>
      </w:r>
      <w:r w:rsidR="001352D3" w:rsidRPr="001D19F6">
        <w:rPr>
          <w:rFonts w:ascii="Arial" w:eastAsia="굴림" w:hAnsi="Arial" w:cs="Arial"/>
          <w:sz w:val="22"/>
        </w:rPr>
        <w:t>C</w:t>
      </w:r>
      <w:r w:rsidR="00461859" w:rsidRPr="001D19F6">
        <w:rPr>
          <w:rFonts w:ascii="Arial" w:eastAsia="굴림" w:hAnsi="Arial" w:cs="Arial"/>
          <w:sz w:val="22"/>
        </w:rPr>
        <w:t xml:space="preserve">533. </w:t>
      </w:r>
      <w:r w:rsidR="00461859" w:rsidRPr="001D19F6">
        <w:rPr>
          <w:rFonts w:ascii="Arial" w:eastAsia="굴림" w:hAnsi="Arial" w:cs="Arial"/>
          <w:bCs/>
          <w:sz w:val="22"/>
        </w:rPr>
        <w:t xml:space="preserve">What was the total amount paid to </w:t>
      </w:r>
      <w:r w:rsidR="00461859" w:rsidRPr="001D19F6">
        <w:rPr>
          <w:rFonts w:ascii="Arial" w:eastAsia="굴림" w:hAnsi="Arial" w:cs="Arial"/>
          <w:sz w:val="22"/>
        </w:rPr>
        <w:t>the hospice facility since the previous interview? (unit:</w:t>
      </w:r>
      <w:r w:rsidR="00461859" w:rsidRPr="001D19F6">
        <w:rPr>
          <w:rFonts w:ascii="Arial" w:eastAsia="굴림" w:hAnsi="Arial" w:cs="Arial"/>
          <w:bCs/>
          <w:sz w:val="22"/>
        </w:rPr>
        <w:t xml:space="preserve"> 10,000 Korean won)</w:t>
      </w:r>
    </w:p>
    <w:p w14:paraId="4B216589" w14:textId="77777777" w:rsidR="00E9745D" w:rsidRPr="001D19F6" w:rsidRDefault="00E9745D" w:rsidP="00461859">
      <w:pPr>
        <w:wordWrap/>
        <w:spacing w:line="360" w:lineRule="auto"/>
        <w:rPr>
          <w:rFonts w:ascii="Arial" w:eastAsia="굴림" w:hAnsi="Arial" w:cs="Arial"/>
          <w:sz w:val="22"/>
        </w:rPr>
      </w:pPr>
    </w:p>
    <w:p w14:paraId="5B41050C"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1~99997] </w:t>
      </w:r>
    </w:p>
    <w:p w14:paraId="686B73C0" w14:textId="77777777" w:rsidR="00461859" w:rsidRPr="001D19F6" w:rsidRDefault="00644FF1"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535</w:t>
      </w:r>
    </w:p>
    <w:p w14:paraId="7D447725" w14:textId="77777777" w:rsidR="00461859" w:rsidRPr="001D19F6" w:rsidRDefault="00644FF1"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535</w:t>
      </w:r>
    </w:p>
    <w:p w14:paraId="469BC3F2" w14:textId="77777777" w:rsidR="00461859" w:rsidRPr="001D19F6" w:rsidRDefault="00461859" w:rsidP="00461859">
      <w:pPr>
        <w:wordWrap/>
        <w:spacing w:line="360" w:lineRule="auto"/>
        <w:jc w:val="left"/>
        <w:rPr>
          <w:rFonts w:ascii="Arial" w:eastAsia="굴림" w:hAnsi="Arial" w:cs="Arial"/>
          <w:sz w:val="22"/>
        </w:rPr>
      </w:pPr>
    </w:p>
    <w:p w14:paraId="60B8FE5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534. How much did he/she pay out-of-pocket? Also, how much did his/her relatives or private health insurances pay on behalf of him/her? Please include in the private health insurance 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534a),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534b),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w:t>
      </w:r>
      <w:r w:rsidR="00461859" w:rsidRPr="001D19F6">
        <w:rPr>
          <w:rFonts w:ascii="Arial" w:eastAsia="굴림" w:hAnsi="Arial" w:cs="Arial"/>
          <w:sz w:val="22"/>
        </w:rPr>
        <w:lastRenderedPageBreak/>
        <w:t>insurances (</w:t>
      </w:r>
      <w:r w:rsidRPr="001D19F6">
        <w:rPr>
          <w:rFonts w:ascii="Arial" w:eastAsia="굴림" w:hAnsi="Arial" w:cs="Arial"/>
          <w:sz w:val="22"/>
        </w:rPr>
        <w:t>C</w:t>
      </w:r>
      <w:r w:rsidR="00461859" w:rsidRPr="001D19F6">
        <w:rPr>
          <w:rFonts w:ascii="Arial" w:eastAsia="굴림" w:hAnsi="Arial" w:cs="Arial"/>
          <w:sz w:val="22"/>
        </w:rPr>
        <w:t>534c).</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50"/>
        <w:gridCol w:w="5407"/>
        <w:gridCol w:w="2825"/>
      </w:tblGrid>
      <w:tr w:rsidR="00D063AA" w:rsidRPr="001D19F6" w14:paraId="263BE553"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02513C"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7F3276A"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2DFA4666"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D9767E"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534a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A3BBB4"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364D2DD" w14:textId="77777777" w:rsidR="00461859" w:rsidRPr="001D19F6" w:rsidRDefault="00461859">
            <w:pPr>
              <w:widowControl/>
              <w:wordWrap/>
              <w:autoSpaceDE/>
              <w:autoSpaceDN/>
              <w:jc w:val="left"/>
              <w:rPr>
                <w:rFonts w:ascii="Arial" w:hAnsi="Arial" w:cs="Arial"/>
                <w:sz w:val="22"/>
              </w:rPr>
            </w:pPr>
          </w:p>
        </w:tc>
      </w:tr>
      <w:tr w:rsidR="00D063AA" w:rsidRPr="001D19F6" w14:paraId="2814DE99"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56B6FEC"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534b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5B1ABC5"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1761EE" w14:textId="77777777" w:rsidR="00461859" w:rsidRPr="001D19F6" w:rsidRDefault="00461859">
            <w:pPr>
              <w:widowControl/>
              <w:wordWrap/>
              <w:autoSpaceDE/>
              <w:autoSpaceDN/>
              <w:jc w:val="left"/>
              <w:rPr>
                <w:rFonts w:ascii="Arial" w:hAnsi="Arial" w:cs="Arial"/>
                <w:sz w:val="22"/>
              </w:rPr>
            </w:pPr>
          </w:p>
        </w:tc>
      </w:tr>
      <w:tr w:rsidR="00D063AA" w:rsidRPr="001D19F6" w14:paraId="616DAB3E"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3AC663A"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534c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DAA652"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A2B7D2B" w14:textId="77777777" w:rsidR="00461859" w:rsidRPr="001D19F6" w:rsidRDefault="00461859">
            <w:pPr>
              <w:widowControl/>
              <w:wordWrap/>
              <w:autoSpaceDE/>
              <w:autoSpaceDN/>
              <w:jc w:val="left"/>
              <w:rPr>
                <w:rFonts w:ascii="Arial" w:hAnsi="Arial" w:cs="Arial"/>
                <w:sz w:val="22"/>
              </w:rPr>
            </w:pPr>
          </w:p>
        </w:tc>
      </w:tr>
      <w:tr w:rsidR="00D063AA" w:rsidRPr="001D19F6" w14:paraId="21E568F7"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4F5472"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677AF8"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533] MW</w:t>
            </w:r>
          </w:p>
        </w:tc>
      </w:tr>
    </w:tbl>
    <w:p w14:paraId="78F8A2A5"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536</w:t>
      </w:r>
    </w:p>
    <w:p w14:paraId="758488C0" w14:textId="77777777" w:rsidR="003C7C66" w:rsidRPr="001D19F6" w:rsidRDefault="003C7C66">
      <w:pPr>
        <w:widowControl/>
        <w:wordWrap/>
        <w:autoSpaceDE/>
        <w:autoSpaceDN/>
        <w:jc w:val="left"/>
        <w:rPr>
          <w:rFonts w:ascii="Arial" w:eastAsia="굴림" w:hAnsi="Arial" w:cs="Arial"/>
          <w:b/>
          <w:bCs/>
          <w:sz w:val="22"/>
        </w:rPr>
      </w:pPr>
    </w:p>
    <w:p w14:paraId="787F34D8"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431B2F7D" w14:textId="77777777" w:rsidR="00461859" w:rsidRPr="001D19F6" w:rsidRDefault="00461859" w:rsidP="00F14BA4">
      <w:pPr>
        <w:pStyle w:val="a6"/>
        <w:numPr>
          <w:ilvl w:val="0"/>
          <w:numId w:val="936"/>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533=’Don’t know’ or ’Refuse to answer’, then </w:t>
      </w:r>
      <w:r w:rsidR="00E52BBE"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535. </w:t>
      </w:r>
    </w:p>
    <w:p w14:paraId="04F9B358" w14:textId="77777777" w:rsidR="00461859" w:rsidRPr="001D19F6" w:rsidRDefault="00461859" w:rsidP="00461859">
      <w:pPr>
        <w:wordWrap/>
        <w:spacing w:line="360" w:lineRule="auto"/>
        <w:jc w:val="left"/>
        <w:rPr>
          <w:rFonts w:ascii="Arial" w:eastAsia="굴림" w:hAnsi="Arial" w:cs="Arial"/>
          <w:sz w:val="22"/>
        </w:rPr>
      </w:pPr>
    </w:p>
    <w:p w14:paraId="7A61DDC7"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 xml:space="preserve">535. Approximately, how much did it cost? </w:t>
      </w:r>
      <w:r w:rsidR="009F1E16" w:rsidRPr="001D19F6">
        <w:rPr>
          <w:rFonts w:ascii="Arial" w:eastAsia="굴림" w:hAnsi="Arial" w:cs="Arial"/>
          <w:sz w:val="22"/>
        </w:rPr>
        <w:t>Choose</w:t>
      </w:r>
      <w:r w:rsidR="00461859" w:rsidRPr="001D19F6">
        <w:rPr>
          <w:rFonts w:ascii="Arial" w:eastAsia="굴림" w:hAnsi="Arial" w:cs="Arial"/>
          <w:sz w:val="22"/>
        </w:rPr>
        <w:t xml:space="preserve"> after listening to the following amounts. </w:t>
      </w:r>
    </w:p>
    <w:p w14:paraId="17861EF2"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0F5DE2F0"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1FD7CD6F"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34F0D04D"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1573DD90"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2,000MW~5,000MW</w:t>
      </w:r>
    </w:p>
    <w:p w14:paraId="19078AA6" w14:textId="77777777" w:rsidR="00C22B1A" w:rsidRPr="001D19F6" w:rsidRDefault="00C22B1A" w:rsidP="00F14BA4">
      <w:pPr>
        <w:pStyle w:val="a6"/>
        <w:numPr>
          <w:ilvl w:val="0"/>
          <w:numId w:val="883"/>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515EB1A9" w14:textId="77777777" w:rsidR="00461859" w:rsidRPr="001D19F6" w:rsidRDefault="00461859" w:rsidP="00461859">
      <w:pPr>
        <w:wordWrap/>
        <w:spacing w:line="360" w:lineRule="auto"/>
        <w:jc w:val="left"/>
        <w:rPr>
          <w:rFonts w:ascii="Arial" w:eastAsia="굴림" w:hAnsi="Arial" w:cs="Arial"/>
          <w:sz w:val="22"/>
        </w:rPr>
      </w:pPr>
    </w:p>
    <w:p w14:paraId="38D2727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536. Did he/she die at a hospice unit in a hospital or a specialized hospice facility?</w:t>
      </w:r>
    </w:p>
    <w:p w14:paraId="7C7D2EEA" w14:textId="77777777" w:rsidR="00C22B1A" w:rsidRPr="001D19F6" w:rsidRDefault="00C22B1A" w:rsidP="00F14BA4">
      <w:pPr>
        <w:pStyle w:val="a6"/>
        <w:numPr>
          <w:ilvl w:val="0"/>
          <w:numId w:val="88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539</w:t>
      </w:r>
    </w:p>
    <w:p w14:paraId="697DCD5A" w14:textId="77777777" w:rsidR="00461859" w:rsidRPr="001D19F6" w:rsidRDefault="00461859" w:rsidP="00461859">
      <w:pPr>
        <w:wordWrap/>
        <w:spacing w:line="360" w:lineRule="auto"/>
        <w:jc w:val="left"/>
        <w:rPr>
          <w:rFonts w:ascii="Arial" w:eastAsia="굴림" w:hAnsi="Arial" w:cs="Arial"/>
          <w:sz w:val="22"/>
        </w:rPr>
      </w:pPr>
    </w:p>
    <w:p w14:paraId="1A3BE9C3"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537. If he/she died at a hospice unit or specialized hospice facility, how long did he/she stay there at that time? </w:t>
      </w:r>
      <w:r w:rsidR="003402F0" w:rsidRPr="001D19F6">
        <w:rPr>
          <w:rFonts w:ascii="Arial" w:eastAsia="굴림" w:hAnsi="Arial" w:cs="Arial"/>
          <w:sz w:val="22"/>
        </w:rPr>
        <w:t>(unit: a day)</w:t>
      </w:r>
    </w:p>
    <w:p w14:paraId="07839F2E"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1~730] </w:t>
      </w:r>
    </w:p>
    <w:p w14:paraId="5F7E6A2C" w14:textId="77777777" w:rsidR="00461859" w:rsidRPr="001D19F6" w:rsidRDefault="00461859" w:rsidP="00461859">
      <w:pPr>
        <w:wordWrap/>
        <w:spacing w:line="360" w:lineRule="auto"/>
        <w:jc w:val="left"/>
        <w:rPr>
          <w:rFonts w:ascii="Arial" w:eastAsia="굴림" w:hAnsi="Arial" w:cs="Arial"/>
          <w:sz w:val="22"/>
        </w:rPr>
      </w:pPr>
    </w:p>
    <w:p w14:paraId="0FBBF83F" w14:textId="77777777" w:rsidR="00461859" w:rsidRPr="001D19F6" w:rsidRDefault="001352D3" w:rsidP="00461859">
      <w:pPr>
        <w:wordWrap/>
        <w:spacing w:line="360" w:lineRule="auto"/>
        <w:jc w:val="left"/>
        <w:rPr>
          <w:rFonts w:ascii="Arial" w:eastAsia="굴림" w:hAnsi="Arial" w:cs="Arial"/>
          <w:b/>
          <w:bCs/>
          <w:sz w:val="22"/>
          <w:u w:val="single"/>
        </w:rPr>
      </w:pPr>
      <w:r w:rsidRPr="001D19F6">
        <w:rPr>
          <w:rFonts w:ascii="Arial" w:eastAsia="굴림" w:hAnsi="Arial" w:cs="Arial"/>
          <w:sz w:val="22"/>
        </w:rPr>
        <w:t>C</w:t>
      </w:r>
      <w:r w:rsidR="00461859" w:rsidRPr="001D19F6">
        <w:rPr>
          <w:rFonts w:ascii="Arial" w:eastAsia="굴림" w:hAnsi="Arial" w:cs="Arial"/>
          <w:sz w:val="22"/>
        </w:rPr>
        <w:t>538.</w:t>
      </w:r>
      <w:r w:rsidR="00E52BBE" w:rsidRPr="001D19F6">
        <w:rPr>
          <w:rFonts w:ascii="Arial" w:eastAsia="굴림" w:hAnsi="Arial" w:cs="Arial"/>
          <w:sz w:val="22"/>
        </w:rPr>
        <w:t xml:space="preserve"> </w:t>
      </w:r>
      <w:r w:rsidR="00461859" w:rsidRPr="001D19F6">
        <w:rPr>
          <w:rFonts w:ascii="Arial" w:eastAsia="굴림" w:hAnsi="Arial" w:cs="Arial"/>
          <w:sz w:val="22"/>
        </w:rPr>
        <w:t>When did he/she enter that facility? (unit: year and month combined into 6 digits)</w:t>
      </w:r>
    </w:p>
    <w:p w14:paraId="392F4FB2" w14:textId="77777777" w:rsidR="00461859" w:rsidRPr="001D19F6" w:rsidRDefault="00461859" w:rsidP="00461859">
      <w:pPr>
        <w:wordWrap/>
        <w:spacing w:line="360" w:lineRule="auto"/>
        <w:jc w:val="left"/>
        <w:rPr>
          <w:rFonts w:ascii="Arial" w:eastAsia="굴림" w:hAnsi="Arial" w:cs="Arial"/>
          <w:bCs/>
          <w:sz w:val="22"/>
        </w:rPr>
      </w:pPr>
      <w:r w:rsidRPr="001D19F6">
        <w:rPr>
          <w:rFonts w:ascii="Arial" w:eastAsia="굴림" w:hAnsi="Arial" w:cs="Arial"/>
          <w:bCs/>
          <w:sz w:val="22"/>
        </w:rPr>
        <w:t xml:space="preserve">[IWER: Enter the year and month using 6 digits. </w:t>
      </w:r>
      <w:r w:rsidR="00CB7C89" w:rsidRPr="001D19F6">
        <w:rPr>
          <w:rFonts w:ascii="Arial" w:eastAsia="굴림" w:hAnsi="Arial" w:cs="Arial"/>
          <w:bCs/>
          <w:sz w:val="22"/>
        </w:rPr>
        <w:t xml:space="preserve">For </w:t>
      </w:r>
      <w:r w:rsidR="0060656D" w:rsidRPr="001D19F6">
        <w:rPr>
          <w:rFonts w:ascii="Arial" w:eastAsia="굴림" w:hAnsi="Arial" w:cs="Arial"/>
          <w:bCs/>
          <w:sz w:val="22"/>
        </w:rPr>
        <w:t>example</w:t>
      </w:r>
      <w:r w:rsidR="00CB7C89" w:rsidRPr="001D19F6">
        <w:rPr>
          <w:rFonts w:ascii="Arial" w:eastAsia="굴림" w:hAnsi="Arial" w:cs="Arial"/>
          <w:bCs/>
          <w:sz w:val="22"/>
        </w:rPr>
        <w:t xml:space="preserve">, mark </w:t>
      </w:r>
      <w:r w:rsidR="00184649" w:rsidRPr="00A6610E">
        <w:rPr>
          <w:rFonts w:ascii="Arial" w:eastAsia="굴림" w:hAnsi="Arial" w:cs="Arial"/>
          <w:bCs/>
          <w:color w:val="000000" w:themeColor="text1"/>
          <w:sz w:val="22"/>
          <w:rPrChange w:id="9549" w:author="Keis" w:date="2024-09-13T13:08:00Z">
            <w:rPr>
              <w:rFonts w:ascii="Arial" w:eastAsia="굴림" w:hAnsi="Arial" w:cs="Arial"/>
              <w:bCs/>
              <w:color w:val="FF0000"/>
              <w:sz w:val="22"/>
            </w:rPr>
          </w:rPrChange>
        </w:rPr>
        <w:t>201101</w:t>
      </w:r>
      <w:r w:rsidR="00CB7C89" w:rsidRPr="001D19F6">
        <w:rPr>
          <w:rFonts w:ascii="Arial" w:eastAsia="굴림" w:hAnsi="Arial" w:cs="Arial"/>
          <w:bCs/>
          <w:sz w:val="22"/>
        </w:rPr>
        <w:t xml:space="preserve"> for January </w:t>
      </w:r>
      <w:r w:rsidR="00184649" w:rsidRPr="00A6610E">
        <w:rPr>
          <w:rFonts w:ascii="Arial" w:eastAsia="굴림" w:hAnsi="Arial" w:cs="Arial"/>
          <w:bCs/>
          <w:color w:val="000000" w:themeColor="text1"/>
          <w:sz w:val="22"/>
          <w:rPrChange w:id="9550" w:author="Keis" w:date="2024-09-13T13:08:00Z">
            <w:rPr>
              <w:rFonts w:ascii="Arial" w:eastAsia="굴림" w:hAnsi="Arial" w:cs="Arial"/>
              <w:bCs/>
              <w:color w:val="FF0000"/>
              <w:sz w:val="22"/>
            </w:rPr>
          </w:rPrChange>
        </w:rPr>
        <w:t>2011</w:t>
      </w:r>
      <w:r w:rsidR="00CB7C89" w:rsidRPr="001D19F6">
        <w:rPr>
          <w:rFonts w:ascii="Arial" w:eastAsia="굴림" w:hAnsi="Arial" w:cs="Arial"/>
          <w:bCs/>
          <w:sz w:val="22"/>
        </w:rPr>
        <w:t xml:space="preserve">. If the month is not clear, enter </w:t>
      </w:r>
      <w:r w:rsidR="00184649" w:rsidRPr="00A6610E">
        <w:rPr>
          <w:rFonts w:ascii="Arial" w:eastAsia="굴림" w:hAnsi="Arial" w:cs="Arial"/>
          <w:bCs/>
          <w:color w:val="000000" w:themeColor="text1"/>
          <w:sz w:val="22"/>
          <w:rPrChange w:id="9551" w:author="Keis" w:date="2024-09-13T13:08:00Z">
            <w:rPr>
              <w:rFonts w:ascii="Arial" w:eastAsia="굴림" w:hAnsi="Arial" w:cs="Arial"/>
              <w:bCs/>
              <w:color w:val="FF0000"/>
              <w:sz w:val="22"/>
            </w:rPr>
          </w:rPrChange>
        </w:rPr>
        <w:t>201100</w:t>
      </w:r>
      <w:r w:rsidR="00CB7C89" w:rsidRPr="001D19F6">
        <w:rPr>
          <w:rFonts w:ascii="Arial" w:eastAsia="굴림" w:hAnsi="Arial" w:cs="Arial"/>
          <w:bCs/>
          <w:sz w:val="22"/>
        </w:rPr>
        <w:t>.</w:t>
      </w:r>
      <w:r w:rsidRPr="001D19F6">
        <w:rPr>
          <w:rFonts w:ascii="Arial" w:eastAsia="굴림" w:hAnsi="Arial" w:cs="Arial"/>
          <w:bCs/>
          <w:sz w:val="22"/>
        </w:rPr>
        <w:t>]</w:t>
      </w:r>
    </w:p>
    <w:p w14:paraId="67112C17" w14:textId="7C67B174"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w:t>
      </w:r>
      <w:r w:rsidR="003608C0" w:rsidRPr="001D19F6">
        <w:rPr>
          <w:rFonts w:ascii="Arial" w:eastAsia="굴림" w:hAnsi="Arial" w:cs="Arial"/>
          <w:sz w:val="22"/>
        </w:rPr>
        <w:t xml:space="preserve">Range: </w:t>
      </w:r>
      <w:r w:rsidR="00494679" w:rsidRPr="001D19F6">
        <w:rPr>
          <w:rFonts w:ascii="Arial" w:eastAsia="굴림" w:hAnsi="Arial" w:cs="Arial"/>
          <w:sz w:val="22"/>
        </w:rPr>
        <w:t>190000</w:t>
      </w:r>
      <w:r w:rsidR="002D74FD" w:rsidRPr="001D19F6">
        <w:rPr>
          <w:rFonts w:ascii="Arial" w:eastAsia="굴림" w:hAnsi="Arial" w:cs="Arial"/>
          <w:sz w:val="22"/>
        </w:rPr>
        <w:t>~</w:t>
      </w:r>
      <w:del w:id="9552" w:author="Keis" w:date="2024-09-06T10:23:00Z">
        <w:r w:rsidR="00184649" w:rsidDel="00817F07">
          <w:rPr>
            <w:rFonts w:ascii="Arial" w:eastAsia="굴림" w:hAnsi="Arial" w:cs="Arial" w:hint="eastAsia"/>
            <w:color w:val="FF0000"/>
            <w:sz w:val="22"/>
          </w:rPr>
          <w:delText>2020</w:delText>
        </w:r>
      </w:del>
      <w:ins w:id="9553" w:author="Keis" w:date="2024-09-06T10:23:00Z">
        <w:r w:rsidR="00817F07" w:rsidRPr="00817F07">
          <w:rPr>
            <w:rFonts w:ascii="Arial" w:eastAsia="굴림" w:hAnsi="Arial" w:cs="Arial" w:hint="eastAsia"/>
            <w:color w:val="00B050"/>
            <w:sz w:val="22"/>
          </w:rPr>
          <w:t>2022</w:t>
        </w:r>
      </w:ins>
      <w:r w:rsidR="00184649" w:rsidRPr="00A6610E">
        <w:rPr>
          <w:rFonts w:ascii="Arial" w:eastAsia="굴림" w:hAnsi="Arial" w:cs="Arial"/>
          <w:color w:val="000000" w:themeColor="text1"/>
          <w:sz w:val="22"/>
          <w:rPrChange w:id="9554" w:author="Keis" w:date="2024-09-13T13:08:00Z">
            <w:rPr>
              <w:rFonts w:ascii="Arial" w:eastAsia="굴림" w:hAnsi="Arial" w:cs="Arial"/>
              <w:color w:val="FF0000"/>
              <w:sz w:val="22"/>
            </w:rPr>
          </w:rPrChange>
        </w:rPr>
        <w:t>11</w:t>
      </w:r>
      <w:r w:rsidR="00461859" w:rsidRPr="001D19F6">
        <w:rPr>
          <w:rFonts w:ascii="Arial" w:eastAsia="굴림" w:hAnsi="Arial" w:cs="Arial"/>
          <w:sz w:val="22"/>
        </w:rPr>
        <w:t xml:space="preserve">] →Go to </w:t>
      </w:r>
      <w:r w:rsidR="001352D3" w:rsidRPr="001D19F6">
        <w:rPr>
          <w:rFonts w:ascii="Arial" w:eastAsia="굴림" w:hAnsi="Arial" w:cs="Arial"/>
          <w:sz w:val="22"/>
        </w:rPr>
        <w:t>C</w:t>
      </w:r>
      <w:r w:rsidR="00461859" w:rsidRPr="001D19F6">
        <w:rPr>
          <w:rFonts w:ascii="Arial" w:eastAsia="굴림" w:hAnsi="Arial" w:cs="Arial"/>
          <w:sz w:val="22"/>
        </w:rPr>
        <w:t>541</w:t>
      </w:r>
    </w:p>
    <w:p w14:paraId="18D552B0" w14:textId="77777777" w:rsidR="00461859" w:rsidRPr="001D19F6" w:rsidRDefault="00461859" w:rsidP="00461859">
      <w:pPr>
        <w:wordWrap/>
        <w:spacing w:line="360" w:lineRule="auto"/>
        <w:jc w:val="left"/>
        <w:rPr>
          <w:rFonts w:ascii="Arial" w:eastAsia="굴림" w:hAnsi="Arial" w:cs="Arial"/>
          <w:sz w:val="22"/>
        </w:rPr>
      </w:pPr>
    </w:p>
    <w:p w14:paraId="4AD1E5BB"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71670ED2" w14:textId="77777777" w:rsidR="00461859" w:rsidRPr="001D19F6" w:rsidRDefault="00461859" w:rsidP="00F14BA4">
      <w:pPr>
        <w:pStyle w:val="a6"/>
        <w:numPr>
          <w:ilvl w:val="0"/>
          <w:numId w:val="93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536=</w:t>
      </w:r>
      <w:r w:rsidRPr="001D19F6">
        <w:rPr>
          <w:rFonts w:ascii="굴림" w:eastAsia="굴림" w:hAnsi="굴림" w:cs="굴림" w:hint="eastAsia"/>
          <w:b/>
          <w:bCs/>
          <w:sz w:val="22"/>
        </w:rPr>
        <w:t>⑤</w:t>
      </w:r>
      <w:r w:rsidRPr="001D19F6">
        <w:rPr>
          <w:rFonts w:ascii="Arial" w:eastAsia="굴림" w:hAnsi="Arial" w:cs="Arial"/>
          <w:b/>
          <w:bCs/>
          <w:sz w:val="22"/>
        </w:rPr>
        <w:t xml:space="preserve">, then </w:t>
      </w:r>
      <w:r w:rsidR="00E52BBE"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539.</w:t>
      </w:r>
    </w:p>
    <w:p w14:paraId="19B090F7" w14:textId="77777777" w:rsidR="00461859" w:rsidRPr="001D19F6" w:rsidRDefault="00461859" w:rsidP="00461859">
      <w:pPr>
        <w:wordWrap/>
        <w:spacing w:line="360" w:lineRule="auto"/>
        <w:jc w:val="left"/>
        <w:rPr>
          <w:rFonts w:ascii="Arial" w:eastAsia="굴림" w:hAnsi="Arial" w:cs="Arial"/>
          <w:sz w:val="22"/>
        </w:rPr>
      </w:pPr>
    </w:p>
    <w:p w14:paraId="25B6252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539. If he/she did not die at the hospice unit or hospice facility, where did he/she stay after leaving that facility?</w:t>
      </w:r>
    </w:p>
    <w:p w14:paraId="57BD1A32"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b/>
          <w:sz w:val="22"/>
          <w:u w:val="single"/>
        </w:rPr>
      </w:pPr>
      <w:r w:rsidRPr="001D19F6">
        <w:rPr>
          <w:rFonts w:ascii="Arial" w:eastAsia="굴림" w:hAnsi="Arial" w:cs="Arial"/>
          <w:sz w:val="22"/>
        </w:rPr>
        <w:t xml:space="preserve">Lived alone </w:t>
      </w:r>
      <w:r w:rsidR="000F4CBF" w:rsidRPr="001D19F6">
        <w:rPr>
          <w:rFonts w:ascii="Arial" w:eastAsia="굴림" w:hAnsi="Arial" w:cs="Arial"/>
          <w:sz w:val="22"/>
        </w:rPr>
        <w:tab/>
      </w:r>
      <w:r w:rsidR="000F4CBF" w:rsidRPr="001D19F6">
        <w:rPr>
          <w:rFonts w:ascii="Arial" w:eastAsia="굴림" w:hAnsi="Arial" w:cs="Arial"/>
          <w:sz w:val="22"/>
        </w:rPr>
        <w:tab/>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541</w:t>
      </w:r>
    </w:p>
    <w:p w14:paraId="0CA2CAC1"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 xml:space="preserve">Lived with his/her spouse </w:t>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541</w:t>
      </w:r>
    </w:p>
    <w:p w14:paraId="5C4918BE"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Lived with his/her child or child’s family →Go to </w:t>
      </w:r>
      <w:r w:rsidR="001352D3" w:rsidRPr="001D19F6">
        <w:rPr>
          <w:rFonts w:ascii="Arial" w:eastAsia="굴림" w:hAnsi="Arial" w:cs="Arial"/>
          <w:sz w:val="22"/>
        </w:rPr>
        <w:t>C</w:t>
      </w:r>
      <w:r w:rsidRPr="001D19F6">
        <w:rPr>
          <w:rFonts w:ascii="Arial" w:eastAsia="굴림" w:hAnsi="Arial" w:cs="Arial"/>
          <w:sz w:val="22"/>
        </w:rPr>
        <w:t>541</w:t>
      </w:r>
    </w:p>
    <w:p w14:paraId="7B470790"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Lived with other relatives </w:t>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541</w:t>
      </w:r>
    </w:p>
    <w:p w14:paraId="6EFA17A5"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sz w:val="22"/>
        </w:rPr>
      </w:pPr>
      <w:r w:rsidRPr="001D19F6">
        <w:rPr>
          <w:rFonts w:ascii="Arial" w:eastAsia="굴림" w:hAnsi="Arial" w:cs="Arial"/>
          <w:sz w:val="22"/>
        </w:rPr>
        <w:t>He/she was hospitalized</w:t>
      </w:r>
      <w:r w:rsidR="000F4CBF" w:rsidRPr="001D19F6">
        <w:rPr>
          <w:rFonts w:ascii="Arial" w:eastAsia="굴림" w:hAnsi="Arial" w:cs="Arial"/>
          <w:sz w:val="22"/>
        </w:rPr>
        <w:tab/>
      </w:r>
      <w:r w:rsidR="000F4CBF"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541</w:t>
      </w:r>
    </w:p>
    <w:p w14:paraId="0B6A0A5C" w14:textId="77777777" w:rsidR="00461859" w:rsidRPr="001D19F6" w:rsidRDefault="00461859" w:rsidP="00F14BA4">
      <w:pPr>
        <w:pStyle w:val="a6"/>
        <w:numPr>
          <w:ilvl w:val="0"/>
          <w:numId w:val="885"/>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7E1C10CF" w14:textId="77777777" w:rsidR="00461859" w:rsidRPr="001D19F6" w:rsidRDefault="00461859" w:rsidP="00461859">
      <w:pPr>
        <w:wordWrap/>
        <w:spacing w:line="360" w:lineRule="auto"/>
        <w:jc w:val="left"/>
        <w:rPr>
          <w:rFonts w:ascii="Arial" w:eastAsia="굴림" w:hAnsi="Arial" w:cs="Arial"/>
          <w:sz w:val="22"/>
        </w:rPr>
      </w:pPr>
    </w:p>
    <w:p w14:paraId="15BDC78B"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540. If others, please specify.</w:t>
      </w:r>
    </w:p>
    <w:p w14:paraId="2C9CDA2B" w14:textId="77777777" w:rsidR="00461859" w:rsidRPr="001D19F6" w:rsidRDefault="00174ED8" w:rsidP="00461859">
      <w:pPr>
        <w:wordWrap/>
        <w:spacing w:line="360" w:lineRule="auto"/>
        <w:jc w:val="left"/>
        <w:rPr>
          <w:rFonts w:ascii="Arial" w:eastAsia="굴림" w:hAnsi="Arial" w:cs="Arial"/>
          <w:kern w:val="0"/>
          <w:sz w:val="22"/>
          <w:szCs w:val="20"/>
        </w:rPr>
      </w:pPr>
      <w:r w:rsidRPr="001D19F6">
        <w:rPr>
          <w:rFonts w:ascii="Arial" w:eastAsia="굴림" w:hAnsi="Arial" w:cs="Arial"/>
          <w:kern w:val="0"/>
          <w:sz w:val="22"/>
          <w:szCs w:val="20"/>
        </w:rPr>
        <w:tab/>
        <w:t>_______________________________</w:t>
      </w:r>
    </w:p>
    <w:p w14:paraId="186A5FB7" w14:textId="77777777" w:rsidR="00D76EA0" w:rsidRPr="001D19F6" w:rsidRDefault="00D76EA0" w:rsidP="00461859">
      <w:pPr>
        <w:wordWrap/>
        <w:spacing w:line="360" w:lineRule="auto"/>
        <w:jc w:val="left"/>
        <w:rPr>
          <w:rFonts w:ascii="Arial" w:eastAsia="굴림" w:hAnsi="Arial" w:cs="Arial"/>
          <w:sz w:val="22"/>
          <w:u w:val="single"/>
        </w:rPr>
      </w:pPr>
    </w:p>
    <w:p w14:paraId="43E6BCE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541. Now I have some questions about the outpatient services he/she used. Did he/she ever see a doctor in a clinic or hospital for outpatient care after the previous interview?</w:t>
      </w:r>
    </w:p>
    <w:p w14:paraId="05E8F5EF" w14:textId="77777777" w:rsidR="00C22B1A" w:rsidRPr="001D19F6" w:rsidRDefault="00C22B1A" w:rsidP="00F14BA4">
      <w:pPr>
        <w:pStyle w:val="a6"/>
        <w:numPr>
          <w:ilvl w:val="0"/>
          <w:numId w:val="886"/>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543</w:t>
      </w:r>
    </w:p>
    <w:p w14:paraId="552F7E68" w14:textId="77777777" w:rsidR="00461859" w:rsidRPr="001D19F6" w:rsidRDefault="00461859" w:rsidP="00461859">
      <w:pPr>
        <w:wordWrap/>
        <w:spacing w:line="360" w:lineRule="auto"/>
        <w:jc w:val="left"/>
        <w:rPr>
          <w:rFonts w:ascii="Arial" w:eastAsia="굴림" w:hAnsi="Arial" w:cs="Arial"/>
          <w:sz w:val="22"/>
        </w:rPr>
      </w:pPr>
    </w:p>
    <w:p w14:paraId="1A11388C"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542. How many times did he/she receive outpatient care after the previous interview? (unit: a time)</w:t>
      </w:r>
    </w:p>
    <w:p w14:paraId="21B30164"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6B492B72" w14:textId="77777777" w:rsidR="00461859" w:rsidRPr="001D19F6" w:rsidRDefault="00461859" w:rsidP="00461859">
      <w:pPr>
        <w:wordWrap/>
        <w:spacing w:line="360" w:lineRule="auto"/>
        <w:jc w:val="left"/>
        <w:rPr>
          <w:rFonts w:ascii="Arial" w:eastAsia="굴림" w:hAnsi="Arial" w:cs="Arial"/>
          <w:sz w:val="22"/>
        </w:rPr>
      </w:pPr>
    </w:p>
    <w:p w14:paraId="7114B79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543. Did he/she ever go to a hospital emergency room after the previous interview?</w:t>
      </w:r>
    </w:p>
    <w:p w14:paraId="42D4DDF9" w14:textId="77777777" w:rsidR="00C22B1A" w:rsidRPr="001D19F6" w:rsidRDefault="00C22B1A" w:rsidP="00F14BA4">
      <w:pPr>
        <w:pStyle w:val="a6"/>
        <w:numPr>
          <w:ilvl w:val="0"/>
          <w:numId w:val="887"/>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545</w:t>
      </w:r>
    </w:p>
    <w:p w14:paraId="7B546E7F" w14:textId="77777777" w:rsidR="00461859" w:rsidRPr="001D19F6" w:rsidRDefault="00461859" w:rsidP="00461859">
      <w:pPr>
        <w:wordWrap/>
        <w:spacing w:line="360" w:lineRule="auto"/>
        <w:jc w:val="left"/>
        <w:rPr>
          <w:rFonts w:ascii="Arial" w:eastAsia="굴림" w:hAnsi="Arial" w:cs="Arial"/>
          <w:sz w:val="22"/>
        </w:rPr>
      </w:pPr>
    </w:p>
    <w:p w14:paraId="7120048E"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544. How many times did he/she go to an emergency room after the previous interview? (unit: a time)</w:t>
      </w:r>
    </w:p>
    <w:p w14:paraId="745BB6B1"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7D7C8EEC" w14:textId="77777777" w:rsidR="00461859" w:rsidRPr="001D19F6" w:rsidRDefault="00461859" w:rsidP="00461859">
      <w:pPr>
        <w:wordWrap/>
        <w:spacing w:line="360" w:lineRule="auto"/>
        <w:jc w:val="left"/>
        <w:rPr>
          <w:rFonts w:ascii="Arial" w:eastAsia="굴림" w:hAnsi="Arial" w:cs="Arial"/>
          <w:sz w:val="22"/>
          <w:u w:val="single"/>
        </w:rPr>
      </w:pPr>
    </w:p>
    <w:p w14:paraId="2E83DFDB"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142FB299" w14:textId="77777777" w:rsidR="00461859" w:rsidRPr="001D19F6" w:rsidRDefault="00461859" w:rsidP="00F14BA4">
      <w:pPr>
        <w:pStyle w:val="a6"/>
        <w:numPr>
          <w:ilvl w:val="0"/>
          <w:numId w:val="937"/>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541=</w:t>
      </w:r>
      <w:r w:rsidRPr="001D19F6">
        <w:rPr>
          <w:rFonts w:ascii="굴림" w:eastAsia="굴림" w:hAnsi="굴림" w:cs="굴림" w:hint="eastAsia"/>
          <w:b/>
          <w:bCs/>
          <w:sz w:val="22"/>
        </w:rPr>
        <w:t>①</w:t>
      </w:r>
      <w:r w:rsidRPr="001D19F6">
        <w:rPr>
          <w:rFonts w:ascii="Arial" w:eastAsia="굴림" w:hAnsi="Arial" w:cs="Arial"/>
          <w:b/>
          <w:bCs/>
          <w:sz w:val="22"/>
        </w:rPr>
        <w:t xml:space="preserve"> or </w:t>
      </w:r>
      <w:r w:rsidR="001352D3" w:rsidRPr="001D19F6">
        <w:rPr>
          <w:rFonts w:ascii="Arial" w:eastAsia="굴림" w:hAnsi="Arial" w:cs="Arial"/>
          <w:b/>
          <w:bCs/>
          <w:sz w:val="22"/>
        </w:rPr>
        <w:t>C</w:t>
      </w:r>
      <w:r w:rsidRPr="001D19F6">
        <w:rPr>
          <w:rFonts w:ascii="Arial" w:eastAsia="굴림" w:hAnsi="Arial" w:cs="Arial"/>
          <w:b/>
          <w:bCs/>
          <w:sz w:val="22"/>
        </w:rPr>
        <w:t>543=</w:t>
      </w:r>
      <w:r w:rsidRPr="001D19F6">
        <w:rPr>
          <w:rFonts w:ascii="굴림" w:eastAsia="굴림" w:hAnsi="굴림" w:cs="굴림" w:hint="eastAsia"/>
          <w:b/>
          <w:bCs/>
          <w:sz w:val="22"/>
        </w:rPr>
        <w:t>①</w:t>
      </w:r>
      <w:r w:rsidRPr="001D19F6">
        <w:rPr>
          <w:rFonts w:ascii="Arial" w:eastAsia="굴림" w:hAnsi="Arial" w:cs="Arial"/>
          <w:b/>
          <w:bCs/>
          <w:sz w:val="22"/>
        </w:rPr>
        <w:t xml:space="preserve">, then </w:t>
      </w:r>
      <w:r w:rsidR="000F4CBF"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545~</w:t>
      </w:r>
      <w:r w:rsidR="001352D3" w:rsidRPr="001D19F6">
        <w:rPr>
          <w:rFonts w:ascii="Arial" w:eastAsia="굴림" w:hAnsi="Arial" w:cs="Arial"/>
          <w:b/>
          <w:bCs/>
          <w:sz w:val="22"/>
        </w:rPr>
        <w:t>C</w:t>
      </w:r>
      <w:r w:rsidRPr="001D19F6">
        <w:rPr>
          <w:rFonts w:ascii="Arial" w:eastAsia="굴림" w:hAnsi="Arial" w:cs="Arial"/>
          <w:b/>
          <w:bCs/>
          <w:sz w:val="22"/>
        </w:rPr>
        <w:t xml:space="preserve">547. </w:t>
      </w:r>
    </w:p>
    <w:p w14:paraId="04E3497D" w14:textId="77777777" w:rsidR="00461859" w:rsidRPr="001D19F6" w:rsidRDefault="00461859" w:rsidP="00461859">
      <w:pPr>
        <w:wordWrap/>
        <w:spacing w:line="360" w:lineRule="auto"/>
        <w:jc w:val="left"/>
        <w:rPr>
          <w:rFonts w:ascii="Arial" w:eastAsia="굴림" w:hAnsi="Arial" w:cs="Arial"/>
          <w:sz w:val="22"/>
        </w:rPr>
      </w:pPr>
    </w:p>
    <w:p w14:paraId="1E86F2D7" w14:textId="77777777" w:rsidR="00461859" w:rsidRPr="001D19F6" w:rsidRDefault="001352D3" w:rsidP="001841DF">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545. </w:t>
      </w:r>
      <w:r w:rsidR="00461859" w:rsidRPr="001D19F6">
        <w:rPr>
          <w:rFonts w:ascii="Arial" w:eastAsia="굴림" w:hAnsi="Arial" w:cs="Arial"/>
          <w:bCs/>
          <w:sz w:val="22"/>
        </w:rPr>
        <w:t>What was the total amount of medical expenses paid for using the clinic or hospital outpatient services and emergency room since the previous interview?</w:t>
      </w:r>
      <w:r w:rsidR="00461859" w:rsidRPr="001D19F6">
        <w:rPr>
          <w:rFonts w:ascii="Arial" w:eastAsia="굴림" w:hAnsi="Arial" w:cs="Arial"/>
          <w:sz w:val="22"/>
        </w:rPr>
        <w:t xml:space="preserve"> (unit: 10,000 Korean won)</w:t>
      </w:r>
    </w:p>
    <w:p w14:paraId="3A1EDEF3" w14:textId="77777777" w:rsidR="001841DF" w:rsidRPr="001D19F6" w:rsidRDefault="00174ED8" w:rsidP="001841DF">
      <w:pPr>
        <w:wordWrap/>
        <w:spacing w:line="360" w:lineRule="auto"/>
        <w:jc w:val="left"/>
        <w:rPr>
          <w:rFonts w:ascii="Arial" w:eastAsia="굴림" w:hAnsi="Arial" w:cs="Arial"/>
          <w:kern w:val="0"/>
          <w:sz w:val="22"/>
          <w:szCs w:val="20"/>
        </w:rPr>
      </w:pPr>
      <w:r w:rsidRPr="001D19F6">
        <w:rPr>
          <w:rFonts w:ascii="Arial" w:eastAsia="굴림" w:hAnsi="Arial" w:cs="Arial"/>
          <w:kern w:val="0"/>
          <w:sz w:val="22"/>
          <w:szCs w:val="20"/>
        </w:rPr>
        <w:tab/>
      </w:r>
    </w:p>
    <w:p w14:paraId="4D5BD6A2" w14:textId="77777777" w:rsidR="00461859" w:rsidRPr="001D19F6" w:rsidRDefault="00174ED8" w:rsidP="00910F80">
      <w:pPr>
        <w:wordWrap/>
        <w:spacing w:line="360" w:lineRule="auto"/>
        <w:ind w:firstLine="800"/>
        <w:jc w:val="left"/>
        <w:rPr>
          <w:rFonts w:ascii="Arial" w:eastAsia="굴림" w:hAnsi="Arial" w:cs="Arial"/>
          <w:sz w:val="22"/>
        </w:rPr>
      </w:pPr>
      <w:r w:rsidRPr="001D19F6">
        <w:rPr>
          <w:rFonts w:ascii="Arial" w:eastAsia="굴림" w:hAnsi="Arial" w:cs="Arial"/>
          <w:kern w:val="0"/>
          <w:sz w:val="22"/>
          <w:szCs w:val="20"/>
        </w:rPr>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1~99997] </w:t>
      </w:r>
    </w:p>
    <w:p w14:paraId="5745F432" w14:textId="77777777" w:rsidR="00461859" w:rsidRPr="001D19F6" w:rsidRDefault="00174ED8" w:rsidP="001841DF">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547</w:t>
      </w:r>
    </w:p>
    <w:p w14:paraId="31B5F8DB" w14:textId="77777777" w:rsidR="00461859" w:rsidRPr="001D19F6" w:rsidRDefault="00174ED8" w:rsidP="001841DF">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547</w:t>
      </w:r>
    </w:p>
    <w:p w14:paraId="2D18C978" w14:textId="77777777" w:rsidR="00461859" w:rsidRPr="001D19F6" w:rsidRDefault="00461859" w:rsidP="00461859">
      <w:pPr>
        <w:wordWrap/>
        <w:spacing w:line="360" w:lineRule="auto"/>
        <w:jc w:val="left"/>
        <w:rPr>
          <w:rFonts w:ascii="Arial" w:eastAsia="굴림" w:hAnsi="Arial" w:cs="Arial"/>
          <w:sz w:val="22"/>
        </w:rPr>
      </w:pPr>
    </w:p>
    <w:p w14:paraId="2AF5C74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546. How much did he/she pay out-of-pocket? Also, how much did his/her relatives or private health insurances pay on behalf of him/her? Please include in the private health insurance category any payments that he/she made and were reimbursed by private health insurances. (unit: </w:t>
      </w:r>
      <w:r w:rsidR="00461859" w:rsidRPr="001D19F6">
        <w:rPr>
          <w:rFonts w:ascii="Arial" w:eastAsia="굴림" w:hAnsi="Arial" w:cs="Arial"/>
          <w:sz w:val="22"/>
        </w:rPr>
        <w:lastRenderedPageBreak/>
        <w:t xml:space="preserve">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546a),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546b),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546c).</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3"/>
        <w:gridCol w:w="5552"/>
        <w:gridCol w:w="2825"/>
      </w:tblGrid>
      <w:tr w:rsidR="00D063AA" w:rsidRPr="001D19F6" w14:paraId="30CE03DC" w14:textId="77777777" w:rsidTr="000F4CBF">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E9C71B"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0881D04"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2D566D46"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A76EDDB"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546a</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F8FC9B7"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3A658B" w14:textId="77777777" w:rsidR="00461859" w:rsidRPr="001D19F6" w:rsidRDefault="00461859">
            <w:pPr>
              <w:widowControl/>
              <w:wordWrap/>
              <w:autoSpaceDE/>
              <w:autoSpaceDN/>
              <w:jc w:val="left"/>
              <w:rPr>
                <w:rFonts w:ascii="Arial" w:hAnsi="Arial" w:cs="Arial"/>
                <w:sz w:val="22"/>
              </w:rPr>
            </w:pPr>
          </w:p>
        </w:tc>
      </w:tr>
      <w:tr w:rsidR="00D063AA" w:rsidRPr="001D19F6" w14:paraId="5E1C88BE"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AADFEF"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546b</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5DB4EF"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F2F7E3" w14:textId="77777777" w:rsidR="00461859" w:rsidRPr="001D19F6" w:rsidRDefault="00461859">
            <w:pPr>
              <w:widowControl/>
              <w:wordWrap/>
              <w:autoSpaceDE/>
              <w:autoSpaceDN/>
              <w:jc w:val="left"/>
              <w:rPr>
                <w:rFonts w:ascii="Arial" w:hAnsi="Arial" w:cs="Arial"/>
                <w:sz w:val="22"/>
              </w:rPr>
            </w:pPr>
          </w:p>
        </w:tc>
      </w:tr>
      <w:tr w:rsidR="00D063AA" w:rsidRPr="001D19F6" w14:paraId="5F41ECD4"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B6D398"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546c</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BE01748"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EE9ED50" w14:textId="77777777" w:rsidR="00461859" w:rsidRPr="001D19F6" w:rsidRDefault="00461859">
            <w:pPr>
              <w:widowControl/>
              <w:wordWrap/>
              <w:autoSpaceDE/>
              <w:autoSpaceDN/>
              <w:jc w:val="left"/>
              <w:rPr>
                <w:rFonts w:ascii="Arial" w:hAnsi="Arial" w:cs="Arial"/>
                <w:sz w:val="22"/>
              </w:rPr>
            </w:pPr>
          </w:p>
        </w:tc>
      </w:tr>
      <w:tr w:rsidR="00D063AA" w:rsidRPr="001D19F6" w14:paraId="3E0F8ACD" w14:textId="77777777" w:rsidTr="000F4CBF">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2767E3"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C97EBB"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545] MW</w:t>
            </w:r>
          </w:p>
        </w:tc>
      </w:tr>
    </w:tbl>
    <w:p w14:paraId="754C9D28"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548</w:t>
      </w:r>
    </w:p>
    <w:p w14:paraId="1735FAB3" w14:textId="77777777" w:rsidR="00461859" w:rsidRPr="001D19F6" w:rsidRDefault="00461859" w:rsidP="00461859">
      <w:pPr>
        <w:wordWrap/>
        <w:spacing w:line="360" w:lineRule="auto"/>
        <w:jc w:val="left"/>
        <w:rPr>
          <w:rFonts w:ascii="Arial" w:eastAsia="굴림" w:hAnsi="Arial" w:cs="Arial"/>
          <w:sz w:val="22"/>
        </w:rPr>
      </w:pPr>
    </w:p>
    <w:p w14:paraId="0CDF5F8D"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70615260" w14:textId="77777777" w:rsidR="00461859" w:rsidRPr="001D19F6" w:rsidRDefault="00461859" w:rsidP="00F14BA4">
      <w:pPr>
        <w:pStyle w:val="a6"/>
        <w:numPr>
          <w:ilvl w:val="0"/>
          <w:numId w:val="937"/>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545=’Don’t know’ or ’Refuse to answer’, then </w:t>
      </w:r>
      <w:r w:rsidR="000F4CBF"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547. </w:t>
      </w:r>
    </w:p>
    <w:p w14:paraId="60A228E1" w14:textId="77777777" w:rsidR="00461859" w:rsidRPr="001D19F6" w:rsidRDefault="00461859" w:rsidP="00461859">
      <w:pPr>
        <w:wordWrap/>
        <w:spacing w:line="360" w:lineRule="auto"/>
        <w:jc w:val="left"/>
        <w:rPr>
          <w:rFonts w:ascii="Arial" w:eastAsia="굴림" w:hAnsi="Arial" w:cs="Arial"/>
          <w:sz w:val="22"/>
        </w:rPr>
      </w:pPr>
    </w:p>
    <w:p w14:paraId="4807314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547. Approximately, how much did it cost? </w:t>
      </w:r>
      <w:r w:rsidR="009F1E16" w:rsidRPr="001D19F6">
        <w:rPr>
          <w:rFonts w:ascii="Arial" w:eastAsia="굴림" w:hAnsi="Arial" w:cs="Arial"/>
          <w:sz w:val="22"/>
        </w:rPr>
        <w:t>Choose</w:t>
      </w:r>
      <w:r w:rsidR="00461859" w:rsidRPr="001D19F6">
        <w:rPr>
          <w:rFonts w:ascii="Arial" w:eastAsia="굴림" w:hAnsi="Arial" w:cs="Arial"/>
          <w:sz w:val="22"/>
        </w:rPr>
        <w:t xml:space="preserve"> after listening to the following amounts.</w:t>
      </w:r>
    </w:p>
    <w:p w14:paraId="56F96B92"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39A09B87"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617B5B90"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54749521"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1789E975"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2,000MW~5,000MW</w:t>
      </w:r>
    </w:p>
    <w:p w14:paraId="20CDF882" w14:textId="77777777" w:rsidR="00C22B1A" w:rsidRPr="001D19F6" w:rsidRDefault="00C22B1A" w:rsidP="00F14BA4">
      <w:pPr>
        <w:pStyle w:val="a6"/>
        <w:numPr>
          <w:ilvl w:val="0"/>
          <w:numId w:val="888"/>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18C36640" w14:textId="77777777" w:rsidR="00461859" w:rsidRPr="001D19F6" w:rsidRDefault="00461859" w:rsidP="00461859">
      <w:pPr>
        <w:wordWrap/>
        <w:spacing w:line="360" w:lineRule="auto"/>
        <w:jc w:val="left"/>
        <w:rPr>
          <w:rFonts w:ascii="Arial" w:eastAsia="굴림" w:hAnsi="Arial" w:cs="Arial"/>
          <w:sz w:val="22"/>
        </w:rPr>
      </w:pPr>
    </w:p>
    <w:p w14:paraId="1B36629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548. Did he/she take any </w:t>
      </w:r>
      <w:r w:rsidR="008B707C" w:rsidRPr="001D19F6">
        <w:rPr>
          <w:rFonts w:ascii="Arial" w:eastAsia="굴림" w:hAnsi="Arial" w:cs="Arial"/>
          <w:sz w:val="22"/>
        </w:rPr>
        <w:t>regular prescription drugs</w:t>
      </w:r>
      <w:r w:rsidR="00461859" w:rsidRPr="001D19F6">
        <w:rPr>
          <w:rFonts w:ascii="Arial" w:eastAsia="굴림" w:hAnsi="Arial" w:cs="Arial"/>
          <w:sz w:val="22"/>
        </w:rPr>
        <w:t xml:space="preserve"> before his/her death?</w:t>
      </w:r>
    </w:p>
    <w:p w14:paraId="1072182D" w14:textId="77777777" w:rsidR="00C22B1A" w:rsidRPr="001D19F6" w:rsidRDefault="00C22B1A" w:rsidP="00F14BA4">
      <w:pPr>
        <w:pStyle w:val="a6"/>
        <w:numPr>
          <w:ilvl w:val="0"/>
          <w:numId w:val="889"/>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552</w:t>
      </w:r>
    </w:p>
    <w:p w14:paraId="0416227C" w14:textId="77777777" w:rsidR="00461859" w:rsidRPr="001D19F6" w:rsidRDefault="00461859" w:rsidP="00461859">
      <w:pPr>
        <w:wordWrap/>
        <w:spacing w:line="360" w:lineRule="auto"/>
        <w:jc w:val="left"/>
        <w:rPr>
          <w:rFonts w:ascii="Arial" w:eastAsia="굴림" w:hAnsi="Arial" w:cs="Arial"/>
          <w:sz w:val="22"/>
        </w:rPr>
      </w:pPr>
    </w:p>
    <w:p w14:paraId="6035A1FF"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549. What was the total amount paid for such medications since the previous interview? (unit: 10,000 Korean won) </w:t>
      </w:r>
    </w:p>
    <w:p w14:paraId="0494A143"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1~9997] </w:t>
      </w:r>
    </w:p>
    <w:p w14:paraId="54FB30D9"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551</w:t>
      </w:r>
    </w:p>
    <w:p w14:paraId="438DE6CC"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551</w:t>
      </w:r>
    </w:p>
    <w:p w14:paraId="35DC0484" w14:textId="77777777" w:rsidR="00461859" w:rsidRPr="001D19F6" w:rsidRDefault="00461859" w:rsidP="00461859">
      <w:pPr>
        <w:wordWrap/>
        <w:spacing w:line="360" w:lineRule="auto"/>
        <w:jc w:val="left"/>
        <w:rPr>
          <w:rFonts w:ascii="Arial" w:eastAsia="굴림" w:hAnsi="Arial" w:cs="Arial"/>
          <w:sz w:val="22"/>
        </w:rPr>
      </w:pPr>
    </w:p>
    <w:p w14:paraId="54A5FEB7" w14:textId="77777777" w:rsidR="00461859"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550. How much did he/she pay out-of-pocket? Also, how much did his/her relatives or private health insurances pay on behalf of him/her? Please include in the private health insurance 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550a),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550b),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550c).</w:t>
      </w:r>
    </w:p>
    <w:p w14:paraId="7F29863F" w14:textId="77777777" w:rsidR="00264E50" w:rsidRPr="001D19F6" w:rsidRDefault="00264E50" w:rsidP="00461859">
      <w:pPr>
        <w:wordWrap/>
        <w:spacing w:line="360" w:lineRule="auto"/>
        <w:jc w:val="left"/>
        <w:rPr>
          <w:rFonts w:ascii="Arial" w:eastAsia="굴림" w:hAnsi="Arial" w:cs="Arial"/>
          <w:bCs/>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3"/>
        <w:gridCol w:w="5552"/>
        <w:gridCol w:w="2825"/>
      </w:tblGrid>
      <w:tr w:rsidR="00D063AA" w:rsidRPr="001D19F6" w14:paraId="3C1088B9" w14:textId="77777777" w:rsidTr="000F4CBF">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1021EF"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F2C230"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74B761A2"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5A0084"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550a</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4D2A397"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FDAB751" w14:textId="77777777" w:rsidR="00461859" w:rsidRPr="001D19F6" w:rsidRDefault="00461859">
            <w:pPr>
              <w:widowControl/>
              <w:wordWrap/>
              <w:autoSpaceDE/>
              <w:autoSpaceDN/>
              <w:jc w:val="left"/>
              <w:rPr>
                <w:rFonts w:ascii="Arial" w:hAnsi="Arial" w:cs="Arial"/>
                <w:sz w:val="22"/>
              </w:rPr>
            </w:pPr>
          </w:p>
        </w:tc>
      </w:tr>
      <w:tr w:rsidR="00D063AA" w:rsidRPr="001D19F6" w14:paraId="7442C8C6"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29816F"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550b</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5574348"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BD17B1" w14:textId="77777777" w:rsidR="00461859" w:rsidRPr="001D19F6" w:rsidRDefault="00461859">
            <w:pPr>
              <w:widowControl/>
              <w:wordWrap/>
              <w:autoSpaceDE/>
              <w:autoSpaceDN/>
              <w:jc w:val="left"/>
              <w:rPr>
                <w:rFonts w:ascii="Arial" w:hAnsi="Arial" w:cs="Arial"/>
                <w:sz w:val="22"/>
              </w:rPr>
            </w:pPr>
          </w:p>
        </w:tc>
      </w:tr>
      <w:tr w:rsidR="00D063AA" w:rsidRPr="001D19F6" w14:paraId="70F3B03E" w14:textId="77777777" w:rsidTr="000F4CBF">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11D4E37"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550c</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C4E583E"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9C0836" w14:textId="77777777" w:rsidR="00461859" w:rsidRPr="001D19F6" w:rsidRDefault="00461859">
            <w:pPr>
              <w:widowControl/>
              <w:wordWrap/>
              <w:autoSpaceDE/>
              <w:autoSpaceDN/>
              <w:jc w:val="left"/>
              <w:rPr>
                <w:rFonts w:ascii="Arial" w:hAnsi="Arial" w:cs="Arial"/>
                <w:sz w:val="22"/>
              </w:rPr>
            </w:pPr>
          </w:p>
        </w:tc>
      </w:tr>
      <w:tr w:rsidR="00D063AA" w:rsidRPr="001D19F6" w14:paraId="2E4E935D" w14:textId="77777777" w:rsidTr="000F4CBF">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FBD364E"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D92AE0"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549] MW</w:t>
            </w:r>
          </w:p>
        </w:tc>
      </w:tr>
    </w:tbl>
    <w:p w14:paraId="17783546"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552</w:t>
      </w:r>
    </w:p>
    <w:p w14:paraId="79A073C7" w14:textId="77777777" w:rsidR="00461859" w:rsidRPr="001D19F6" w:rsidRDefault="00461859" w:rsidP="00461859">
      <w:pPr>
        <w:wordWrap/>
        <w:spacing w:line="360" w:lineRule="auto"/>
        <w:jc w:val="left"/>
        <w:rPr>
          <w:rFonts w:ascii="Arial" w:eastAsia="굴림" w:hAnsi="Arial" w:cs="Arial"/>
          <w:sz w:val="22"/>
        </w:rPr>
      </w:pPr>
    </w:p>
    <w:p w14:paraId="1B867FB9"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11DE9B60" w14:textId="77777777" w:rsidR="00461859" w:rsidRPr="001D19F6" w:rsidRDefault="00461859" w:rsidP="00F14BA4">
      <w:pPr>
        <w:pStyle w:val="a6"/>
        <w:numPr>
          <w:ilvl w:val="0"/>
          <w:numId w:val="937"/>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549=’Don’t know’ or ‘Refuse to answer’, then </w:t>
      </w:r>
      <w:r w:rsidR="000F4CBF" w:rsidRPr="001D19F6">
        <w:rPr>
          <w:rFonts w:ascii="Arial" w:eastAsia="굴림" w:hAnsi="Arial" w:cs="Arial"/>
          <w:b/>
          <w:bCs/>
          <w:sz w:val="22"/>
        </w:rPr>
        <w:t xml:space="preserve">ask </w:t>
      </w:r>
      <w:r w:rsidR="001352D3" w:rsidRPr="001D19F6">
        <w:rPr>
          <w:rFonts w:ascii="Arial" w:eastAsia="굴림" w:hAnsi="Arial" w:cs="Arial"/>
          <w:b/>
          <w:bCs/>
          <w:sz w:val="22"/>
        </w:rPr>
        <w:t>C</w:t>
      </w:r>
      <w:r w:rsidRPr="001D19F6">
        <w:rPr>
          <w:rFonts w:ascii="Arial" w:eastAsia="굴림" w:hAnsi="Arial" w:cs="Arial"/>
          <w:b/>
          <w:bCs/>
          <w:sz w:val="22"/>
        </w:rPr>
        <w:t xml:space="preserve">551. </w:t>
      </w:r>
    </w:p>
    <w:p w14:paraId="23FB6A13" w14:textId="77777777" w:rsidR="00461859" w:rsidRPr="001D19F6" w:rsidRDefault="00461859" w:rsidP="00461859">
      <w:pPr>
        <w:wordWrap/>
        <w:spacing w:line="360" w:lineRule="auto"/>
        <w:jc w:val="left"/>
        <w:rPr>
          <w:rFonts w:ascii="Arial" w:eastAsia="굴림" w:hAnsi="Arial" w:cs="Arial"/>
          <w:sz w:val="22"/>
        </w:rPr>
      </w:pPr>
    </w:p>
    <w:p w14:paraId="7F211737"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551. Approximately, how much did it cost? Please choose among the following amounts.</w:t>
      </w:r>
    </w:p>
    <w:p w14:paraId="3384A1A7" w14:textId="77777777" w:rsidR="00C22B1A" w:rsidRPr="001D19F6" w:rsidRDefault="001841DF"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Less than 5</w:t>
      </w:r>
      <w:r w:rsidR="00C22B1A" w:rsidRPr="001D19F6">
        <w:rPr>
          <w:rFonts w:ascii="Arial" w:eastAsia="굴림" w:hAnsi="Arial" w:cs="Arial"/>
          <w:sz w:val="22"/>
        </w:rPr>
        <w:t>MW</w:t>
      </w:r>
    </w:p>
    <w:p w14:paraId="023A4323" w14:textId="77777777" w:rsidR="00C22B1A" w:rsidRPr="001D19F6" w:rsidRDefault="001841DF"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5MW~10</w:t>
      </w:r>
      <w:r w:rsidR="00C22B1A" w:rsidRPr="001D19F6">
        <w:rPr>
          <w:rFonts w:ascii="Arial" w:eastAsia="굴림" w:hAnsi="Arial" w:cs="Arial"/>
          <w:sz w:val="22"/>
        </w:rPr>
        <w:t>MW</w:t>
      </w:r>
    </w:p>
    <w:p w14:paraId="102E436D" w14:textId="77777777" w:rsidR="00C22B1A" w:rsidRPr="001D19F6" w:rsidRDefault="001841DF"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10</w:t>
      </w:r>
      <w:r w:rsidR="00C22B1A" w:rsidRPr="001D19F6">
        <w:rPr>
          <w:rFonts w:ascii="Arial" w:eastAsia="굴림" w:hAnsi="Arial" w:cs="Arial"/>
          <w:sz w:val="22"/>
        </w:rPr>
        <w:t>MW~</w:t>
      </w:r>
      <w:r w:rsidRPr="001D19F6">
        <w:rPr>
          <w:rFonts w:ascii="Arial" w:eastAsia="굴림" w:hAnsi="Arial" w:cs="Arial"/>
          <w:sz w:val="22"/>
        </w:rPr>
        <w:t>5</w:t>
      </w:r>
      <w:r w:rsidR="00C22B1A" w:rsidRPr="001D19F6">
        <w:rPr>
          <w:rFonts w:ascii="Arial" w:eastAsia="굴림" w:hAnsi="Arial" w:cs="Arial"/>
          <w:sz w:val="22"/>
        </w:rPr>
        <w:t>0MW</w:t>
      </w:r>
    </w:p>
    <w:p w14:paraId="59DD586F" w14:textId="77777777" w:rsidR="00C22B1A" w:rsidRPr="001D19F6" w:rsidRDefault="001841DF"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50</w:t>
      </w:r>
      <w:r w:rsidR="00C22B1A" w:rsidRPr="001D19F6">
        <w:rPr>
          <w:rFonts w:ascii="Arial" w:eastAsia="굴림" w:hAnsi="Arial" w:cs="Arial"/>
          <w:sz w:val="22"/>
        </w:rPr>
        <w:t>MW~</w:t>
      </w:r>
      <w:r w:rsidRPr="001D19F6">
        <w:rPr>
          <w:rFonts w:ascii="Arial" w:eastAsia="굴림" w:hAnsi="Arial" w:cs="Arial"/>
          <w:sz w:val="22"/>
        </w:rPr>
        <w:t>100</w:t>
      </w:r>
      <w:r w:rsidR="00C22B1A" w:rsidRPr="001D19F6">
        <w:rPr>
          <w:rFonts w:ascii="Arial" w:eastAsia="굴림" w:hAnsi="Arial" w:cs="Arial"/>
          <w:sz w:val="22"/>
        </w:rPr>
        <w:t>MW</w:t>
      </w:r>
    </w:p>
    <w:p w14:paraId="1B966EC5" w14:textId="77777777" w:rsidR="00C22B1A" w:rsidRPr="001D19F6" w:rsidRDefault="001841DF"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100</w:t>
      </w:r>
      <w:r w:rsidR="00C22B1A" w:rsidRPr="001D19F6">
        <w:rPr>
          <w:rFonts w:ascii="Arial" w:eastAsia="굴림" w:hAnsi="Arial" w:cs="Arial"/>
          <w:sz w:val="22"/>
        </w:rPr>
        <w:t>MW~</w:t>
      </w:r>
      <w:r w:rsidRPr="001D19F6">
        <w:rPr>
          <w:rFonts w:ascii="Arial" w:eastAsia="굴림" w:hAnsi="Arial" w:cs="Arial"/>
          <w:sz w:val="22"/>
        </w:rPr>
        <w:t>200</w:t>
      </w:r>
      <w:r w:rsidR="00C22B1A" w:rsidRPr="001D19F6">
        <w:rPr>
          <w:rFonts w:ascii="Arial" w:eastAsia="굴림" w:hAnsi="Arial" w:cs="Arial"/>
          <w:sz w:val="22"/>
        </w:rPr>
        <w:t>MW</w:t>
      </w:r>
    </w:p>
    <w:p w14:paraId="75244A3D" w14:textId="77777777" w:rsidR="00C22B1A" w:rsidRPr="001D19F6" w:rsidRDefault="00C22B1A" w:rsidP="00F14BA4">
      <w:pPr>
        <w:pStyle w:val="a6"/>
        <w:numPr>
          <w:ilvl w:val="0"/>
          <w:numId w:val="89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w:t>
      </w:r>
      <w:r w:rsidR="001841DF" w:rsidRPr="001D19F6">
        <w:rPr>
          <w:rFonts w:ascii="Arial" w:eastAsia="굴림" w:hAnsi="Arial" w:cs="Arial"/>
          <w:sz w:val="22"/>
        </w:rPr>
        <w:t>200</w:t>
      </w:r>
      <w:r w:rsidRPr="001D19F6">
        <w:rPr>
          <w:rFonts w:ascii="Arial" w:eastAsia="굴림" w:hAnsi="Arial" w:cs="Arial"/>
          <w:sz w:val="22"/>
        </w:rPr>
        <w:t xml:space="preserve">MW </w:t>
      </w:r>
    </w:p>
    <w:p w14:paraId="0C40FBBA" w14:textId="77777777" w:rsidR="00461859" w:rsidRPr="001D19F6" w:rsidRDefault="00461859" w:rsidP="00461859">
      <w:pPr>
        <w:wordWrap/>
        <w:spacing w:line="360" w:lineRule="auto"/>
        <w:jc w:val="left"/>
        <w:rPr>
          <w:rFonts w:ascii="Arial" w:eastAsia="굴림" w:hAnsi="Arial" w:cs="Arial"/>
          <w:sz w:val="22"/>
        </w:rPr>
      </w:pPr>
    </w:p>
    <w:p w14:paraId="3405C1E6" w14:textId="77777777" w:rsidR="009915A8"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552. Did he/she ever receive </w:t>
      </w:r>
      <w:r w:rsidR="009915A8" w:rsidRPr="001D19F6">
        <w:rPr>
          <w:rFonts w:ascii="Arial" w:eastAsia="굴림" w:hAnsi="Arial" w:cs="Arial"/>
          <w:sz w:val="22"/>
        </w:rPr>
        <w:t xml:space="preserve">in-home health care or visiting </w:t>
      </w:r>
      <w:r w:rsidR="00461859" w:rsidRPr="001D19F6">
        <w:rPr>
          <w:rFonts w:ascii="Arial" w:eastAsia="굴림" w:hAnsi="Arial" w:cs="Arial"/>
          <w:sz w:val="22"/>
        </w:rPr>
        <w:t xml:space="preserve">nursing services provided by </w:t>
      </w:r>
      <w:r w:rsidR="009915A8" w:rsidRPr="001D19F6">
        <w:rPr>
          <w:rFonts w:ascii="Arial" w:eastAsia="굴림" w:hAnsi="Arial" w:cs="Arial"/>
          <w:sz w:val="22"/>
        </w:rPr>
        <w:t xml:space="preserve">medically-trained person </w:t>
      </w:r>
      <w:r w:rsidR="00461859" w:rsidRPr="001D19F6">
        <w:rPr>
          <w:rFonts w:ascii="Arial" w:eastAsia="굴림" w:hAnsi="Arial" w:cs="Arial"/>
          <w:sz w:val="22"/>
        </w:rPr>
        <w:t xml:space="preserve">after the previous interview? </w:t>
      </w:r>
      <w:r w:rsidR="009915A8" w:rsidRPr="001D19F6">
        <w:rPr>
          <w:rFonts w:ascii="Arial" w:eastAsia="굴림" w:hAnsi="Arial" w:cs="Arial"/>
          <w:kern w:val="0"/>
          <w:sz w:val="22"/>
        </w:rPr>
        <w:t>Medically-trained person</w:t>
      </w:r>
      <w:r w:rsidR="009915A8" w:rsidRPr="001D19F6">
        <w:rPr>
          <w:rFonts w:ascii="Arial" w:eastAsia="굴림" w:hAnsi="Arial" w:cs="Arial"/>
          <w:sz w:val="22"/>
        </w:rPr>
        <w:t xml:space="preserve"> refers to nurses, nurse assistants, physical therapists, chemical therapists and oxygen therapists, who professionally trained for medical treatment purpose. Caregivers who just take care of patients are </w:t>
      </w:r>
      <w:r w:rsidR="0052190D" w:rsidRPr="001D19F6">
        <w:rPr>
          <w:rFonts w:ascii="Arial" w:eastAsia="굴림" w:hAnsi="Arial" w:cs="Arial"/>
          <w:sz w:val="22"/>
        </w:rPr>
        <w:t>exc</w:t>
      </w:r>
      <w:r w:rsidR="009915A8" w:rsidRPr="001D19F6">
        <w:rPr>
          <w:rFonts w:ascii="Arial" w:eastAsia="굴림" w:hAnsi="Arial" w:cs="Arial"/>
          <w:sz w:val="22"/>
        </w:rPr>
        <w:t xml:space="preserve">luded. </w:t>
      </w:r>
    </w:p>
    <w:p w14:paraId="5BEC584A" w14:textId="77777777" w:rsidR="00C22B1A" w:rsidRPr="001D19F6" w:rsidRDefault="00C22B1A" w:rsidP="00F14BA4">
      <w:pPr>
        <w:pStyle w:val="a6"/>
        <w:numPr>
          <w:ilvl w:val="0"/>
          <w:numId w:val="89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557</w:t>
      </w:r>
    </w:p>
    <w:p w14:paraId="1503F084" w14:textId="77777777" w:rsidR="00461859" w:rsidRPr="001D19F6" w:rsidRDefault="00461859" w:rsidP="00461859">
      <w:pPr>
        <w:wordWrap/>
        <w:spacing w:line="360" w:lineRule="auto"/>
        <w:jc w:val="left"/>
        <w:rPr>
          <w:rFonts w:ascii="Arial" w:eastAsia="굴림" w:hAnsi="Arial" w:cs="Arial"/>
          <w:sz w:val="22"/>
        </w:rPr>
      </w:pPr>
    </w:p>
    <w:p w14:paraId="532EC56E"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 xml:space="preserve">553. How many times did he/she receive such </w:t>
      </w:r>
      <w:r w:rsidR="00ED562F" w:rsidRPr="001D19F6">
        <w:rPr>
          <w:rFonts w:ascii="Arial" w:eastAsia="굴림" w:hAnsi="Arial" w:cs="Arial"/>
          <w:sz w:val="22"/>
        </w:rPr>
        <w:t xml:space="preserve">in-home health care or visiting nursing services </w:t>
      </w:r>
      <w:r w:rsidR="00461859" w:rsidRPr="001D19F6">
        <w:rPr>
          <w:rFonts w:ascii="Arial" w:eastAsia="굴림" w:hAnsi="Arial" w:cs="Arial"/>
          <w:sz w:val="22"/>
        </w:rPr>
        <w:t xml:space="preserve">after the previous interview? (unit: a time) </w:t>
      </w:r>
    </w:p>
    <w:p w14:paraId="4458DFC2"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time [</w:t>
      </w:r>
      <w:r w:rsidR="003608C0" w:rsidRPr="001D19F6">
        <w:rPr>
          <w:rFonts w:ascii="Arial" w:eastAsia="굴림" w:hAnsi="Arial" w:cs="Arial"/>
          <w:sz w:val="22"/>
        </w:rPr>
        <w:t xml:space="preserve">Range: </w:t>
      </w:r>
      <w:r w:rsidR="00461859" w:rsidRPr="001D19F6">
        <w:rPr>
          <w:rFonts w:ascii="Arial" w:eastAsia="굴림" w:hAnsi="Arial" w:cs="Arial"/>
          <w:sz w:val="22"/>
        </w:rPr>
        <w:t>1~730]</w:t>
      </w:r>
    </w:p>
    <w:p w14:paraId="208CE44E" w14:textId="77777777" w:rsidR="00461859" w:rsidRPr="001D19F6" w:rsidRDefault="00461859" w:rsidP="00461859">
      <w:pPr>
        <w:wordWrap/>
        <w:spacing w:line="360" w:lineRule="auto"/>
        <w:jc w:val="left"/>
        <w:rPr>
          <w:rFonts w:ascii="Arial" w:eastAsia="굴림" w:hAnsi="Arial" w:cs="Arial"/>
          <w:sz w:val="22"/>
        </w:rPr>
      </w:pPr>
    </w:p>
    <w:p w14:paraId="581F3B1B"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 xml:space="preserve">554. What was the total amount paid for the </w:t>
      </w:r>
      <w:r w:rsidR="008D6863" w:rsidRPr="001D19F6">
        <w:rPr>
          <w:rFonts w:ascii="Arial" w:eastAsia="굴림" w:hAnsi="Arial" w:cs="Arial"/>
          <w:sz w:val="22"/>
        </w:rPr>
        <w:t xml:space="preserve">in-home </w:t>
      </w:r>
      <w:r w:rsidR="00ED562F" w:rsidRPr="001D19F6">
        <w:rPr>
          <w:rFonts w:ascii="Arial" w:eastAsia="굴림" w:hAnsi="Arial" w:cs="Arial"/>
          <w:sz w:val="22"/>
        </w:rPr>
        <w:t xml:space="preserve">health </w:t>
      </w:r>
      <w:r w:rsidR="008D6863" w:rsidRPr="001D19F6">
        <w:rPr>
          <w:rFonts w:ascii="Arial" w:eastAsia="굴림" w:hAnsi="Arial" w:cs="Arial"/>
          <w:sz w:val="22"/>
        </w:rPr>
        <w:t xml:space="preserve">care </w:t>
      </w:r>
      <w:r w:rsidR="00461859" w:rsidRPr="001D19F6">
        <w:rPr>
          <w:rFonts w:ascii="Arial" w:eastAsia="굴림" w:hAnsi="Arial" w:cs="Arial"/>
          <w:sz w:val="22"/>
        </w:rPr>
        <w:t xml:space="preserve">or visiting nursing services since the previous interview? (unit: 10,000 Korean won)? (unit: 10,000 Korean won) </w:t>
      </w:r>
    </w:p>
    <w:p w14:paraId="412B728B"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1~9997]  </w:t>
      </w:r>
    </w:p>
    <w:p w14:paraId="3AD62260"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556</w:t>
      </w:r>
    </w:p>
    <w:p w14:paraId="43F19B96"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556</w:t>
      </w:r>
    </w:p>
    <w:p w14:paraId="26EA93BF" w14:textId="77777777" w:rsidR="00461859" w:rsidRPr="001D19F6" w:rsidRDefault="00461859" w:rsidP="00461859">
      <w:pPr>
        <w:wordWrap/>
        <w:spacing w:line="360" w:lineRule="auto"/>
        <w:jc w:val="left"/>
        <w:rPr>
          <w:rFonts w:ascii="Arial" w:eastAsia="굴림" w:hAnsi="Arial" w:cs="Arial"/>
          <w:sz w:val="22"/>
        </w:rPr>
      </w:pPr>
    </w:p>
    <w:p w14:paraId="1032E074"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555. How much did he/she pay out-of-pocket? Also, how much did his/her relatives or private </w:t>
      </w:r>
      <w:r w:rsidR="00461859" w:rsidRPr="001D19F6">
        <w:rPr>
          <w:rFonts w:ascii="Arial" w:eastAsia="굴림" w:hAnsi="Arial" w:cs="Arial"/>
          <w:sz w:val="22"/>
        </w:rPr>
        <w:lastRenderedPageBreak/>
        <w:t xml:space="preserve">health insurances pay on behalf of him/her? Please include in the private health insurance 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555a),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555b),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555c).</w:t>
      </w:r>
    </w:p>
    <w:p w14:paraId="0AD9825C" w14:textId="77777777" w:rsidR="00461859" w:rsidRPr="001D19F6" w:rsidRDefault="00461859" w:rsidP="00461859">
      <w:pPr>
        <w:wordWrap/>
        <w:spacing w:line="360" w:lineRule="auto"/>
        <w:jc w:val="left"/>
        <w:rPr>
          <w:rFonts w:ascii="Arial" w:eastAsia="굴림" w:hAnsi="Arial" w:cs="Arial"/>
          <w:bCs/>
          <w:sz w:val="22"/>
        </w:rPr>
      </w:pP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50"/>
        <w:gridCol w:w="5407"/>
        <w:gridCol w:w="2825"/>
      </w:tblGrid>
      <w:tr w:rsidR="00D063AA" w:rsidRPr="001D19F6" w14:paraId="7A373A27"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56AAA15"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80BDD57"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435A7497"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BEEB92"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555a</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600E31"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0D3297" w14:textId="77777777" w:rsidR="00461859" w:rsidRPr="001D19F6" w:rsidRDefault="00461859">
            <w:pPr>
              <w:widowControl/>
              <w:wordWrap/>
              <w:autoSpaceDE/>
              <w:autoSpaceDN/>
              <w:jc w:val="left"/>
              <w:rPr>
                <w:rFonts w:ascii="Arial" w:hAnsi="Arial" w:cs="Arial"/>
                <w:sz w:val="22"/>
              </w:rPr>
            </w:pPr>
          </w:p>
        </w:tc>
      </w:tr>
      <w:tr w:rsidR="00D063AA" w:rsidRPr="001D19F6" w14:paraId="157C5583"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037A55E"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555b</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1CFB8D3"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F260E7" w14:textId="77777777" w:rsidR="00461859" w:rsidRPr="001D19F6" w:rsidRDefault="00461859">
            <w:pPr>
              <w:widowControl/>
              <w:wordWrap/>
              <w:autoSpaceDE/>
              <w:autoSpaceDN/>
              <w:jc w:val="left"/>
              <w:rPr>
                <w:rFonts w:ascii="Arial" w:hAnsi="Arial" w:cs="Arial"/>
                <w:sz w:val="22"/>
              </w:rPr>
            </w:pPr>
          </w:p>
        </w:tc>
      </w:tr>
      <w:tr w:rsidR="00D063AA" w:rsidRPr="001D19F6" w14:paraId="748DC502" w14:textId="77777777" w:rsidTr="00264E50">
        <w:trPr>
          <w:trHeight w:val="384"/>
        </w:trPr>
        <w:tc>
          <w:tcPr>
            <w:tcW w:w="8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E94307"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555c</w:t>
            </w:r>
          </w:p>
        </w:tc>
        <w:tc>
          <w:tcPr>
            <w:tcW w:w="540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BD4579"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01F1C4E" w14:textId="77777777" w:rsidR="00461859" w:rsidRPr="001D19F6" w:rsidRDefault="00461859">
            <w:pPr>
              <w:widowControl/>
              <w:wordWrap/>
              <w:autoSpaceDE/>
              <w:autoSpaceDN/>
              <w:jc w:val="left"/>
              <w:rPr>
                <w:rFonts w:ascii="Arial" w:hAnsi="Arial" w:cs="Arial"/>
                <w:sz w:val="22"/>
              </w:rPr>
            </w:pPr>
          </w:p>
        </w:tc>
      </w:tr>
      <w:tr w:rsidR="00D063AA" w:rsidRPr="001D19F6" w14:paraId="11AB4477" w14:textId="77777777" w:rsidTr="00264E50">
        <w:trPr>
          <w:trHeight w:val="384"/>
        </w:trPr>
        <w:tc>
          <w:tcPr>
            <w:tcW w:w="6257"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DCBD47C"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FA39582"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554] MW</w:t>
            </w:r>
          </w:p>
        </w:tc>
      </w:tr>
    </w:tbl>
    <w:p w14:paraId="726E5175"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557</w:t>
      </w:r>
    </w:p>
    <w:p w14:paraId="0D37F99B" w14:textId="77777777" w:rsidR="00461859" w:rsidRPr="001D19F6" w:rsidRDefault="00461859" w:rsidP="00461859">
      <w:pPr>
        <w:wordWrap/>
        <w:spacing w:line="360" w:lineRule="auto"/>
        <w:jc w:val="left"/>
        <w:rPr>
          <w:rFonts w:ascii="Arial" w:eastAsia="굴림" w:hAnsi="Arial" w:cs="Arial"/>
          <w:sz w:val="22"/>
        </w:rPr>
      </w:pPr>
    </w:p>
    <w:p w14:paraId="376F6BC7"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48867B2C" w14:textId="77777777" w:rsidR="00461859" w:rsidRPr="001D19F6" w:rsidRDefault="00461859" w:rsidP="00F14BA4">
      <w:pPr>
        <w:pStyle w:val="a6"/>
        <w:numPr>
          <w:ilvl w:val="0"/>
          <w:numId w:val="938"/>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554 =’Don’t know’ or ‘Refuse to answer’, then </w:t>
      </w:r>
      <w:r w:rsidR="00ED562F"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556. </w:t>
      </w:r>
    </w:p>
    <w:p w14:paraId="6A302491" w14:textId="77777777" w:rsidR="00461859" w:rsidRPr="001D19F6" w:rsidRDefault="00461859" w:rsidP="00461859">
      <w:pPr>
        <w:wordWrap/>
        <w:spacing w:line="360" w:lineRule="auto"/>
        <w:jc w:val="left"/>
        <w:rPr>
          <w:rFonts w:ascii="Arial" w:eastAsia="굴림" w:hAnsi="Arial" w:cs="Arial"/>
          <w:sz w:val="22"/>
        </w:rPr>
      </w:pPr>
    </w:p>
    <w:p w14:paraId="53F7C9DB" w14:textId="77777777" w:rsidR="00461859" w:rsidRPr="001D19F6" w:rsidRDefault="001352D3" w:rsidP="00461859">
      <w:pPr>
        <w:wordWrap/>
        <w:spacing w:line="360" w:lineRule="auto"/>
        <w:jc w:val="left"/>
        <w:rPr>
          <w:rFonts w:ascii="Arial" w:eastAsia="굴림" w:hAnsi="Arial" w:cs="Arial"/>
          <w:b/>
          <w:sz w:val="22"/>
          <w:u w:val="single"/>
        </w:rPr>
      </w:pPr>
      <w:r w:rsidRPr="001D19F6">
        <w:rPr>
          <w:rFonts w:ascii="Arial" w:eastAsia="굴림" w:hAnsi="Arial" w:cs="Arial"/>
          <w:sz w:val="22"/>
        </w:rPr>
        <w:t>C</w:t>
      </w:r>
      <w:r w:rsidR="00461859" w:rsidRPr="001D19F6">
        <w:rPr>
          <w:rFonts w:ascii="Arial" w:eastAsia="굴림" w:hAnsi="Arial" w:cs="Arial"/>
          <w:sz w:val="22"/>
        </w:rPr>
        <w:t>556. Approximately, how much did it cost? Please choose among the following amounts.</w:t>
      </w:r>
    </w:p>
    <w:p w14:paraId="6407C813"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199361DD"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461E1069"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0A685DAC"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60DE3492"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2,000MW~5,000MW</w:t>
      </w:r>
    </w:p>
    <w:p w14:paraId="4793C1DF" w14:textId="77777777" w:rsidR="00C22B1A" w:rsidRPr="001D19F6" w:rsidRDefault="00C22B1A" w:rsidP="00F14BA4">
      <w:pPr>
        <w:pStyle w:val="a6"/>
        <w:numPr>
          <w:ilvl w:val="0"/>
          <w:numId w:val="892"/>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0A815305" w14:textId="77777777" w:rsidR="00461859" w:rsidRPr="001D19F6" w:rsidRDefault="00461859" w:rsidP="00461859">
      <w:pPr>
        <w:wordWrap/>
        <w:spacing w:line="360" w:lineRule="auto"/>
        <w:jc w:val="left"/>
        <w:rPr>
          <w:rFonts w:ascii="Arial" w:eastAsia="굴림" w:hAnsi="Arial" w:cs="Arial"/>
          <w:sz w:val="22"/>
        </w:rPr>
      </w:pPr>
    </w:p>
    <w:p w14:paraId="1E5A937A"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557. Did he/she ever receive or use services provided by an elderly welfare facility or a local government or public health clinic after the previous interview? </w:t>
      </w:r>
    </w:p>
    <w:p w14:paraId="13D86CB1"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For </w:t>
      </w:r>
      <w:r w:rsidR="0060656D" w:rsidRPr="001D19F6">
        <w:rPr>
          <w:rFonts w:ascii="Arial" w:eastAsia="굴림" w:hAnsi="Arial" w:cs="Arial"/>
          <w:sz w:val="22"/>
        </w:rPr>
        <w:t>example</w:t>
      </w:r>
      <w:r w:rsidRPr="001D19F6">
        <w:rPr>
          <w:rFonts w:ascii="Arial" w:eastAsia="굴림" w:hAnsi="Arial" w:cs="Arial"/>
          <w:sz w:val="22"/>
        </w:rPr>
        <w:t>, those services include side dish delivery services, elderly companionship services, counseling services by social workers, medical services, rehabilitation therapy, etc., provided at welfare centers.</w:t>
      </w:r>
    </w:p>
    <w:p w14:paraId="70CE6CB5" w14:textId="77777777" w:rsidR="00C22B1A" w:rsidRPr="001D19F6" w:rsidRDefault="00C22B1A" w:rsidP="00F14BA4">
      <w:pPr>
        <w:pStyle w:val="a6"/>
        <w:numPr>
          <w:ilvl w:val="0"/>
          <w:numId w:val="893"/>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3A2D549D" w14:textId="77777777" w:rsidR="00461859" w:rsidRPr="001D19F6" w:rsidRDefault="00461859" w:rsidP="00461859">
      <w:pPr>
        <w:wordWrap/>
        <w:spacing w:line="360" w:lineRule="auto"/>
        <w:jc w:val="left"/>
        <w:rPr>
          <w:rFonts w:ascii="Arial" w:eastAsia="굴림" w:hAnsi="Arial" w:cs="Arial"/>
          <w:sz w:val="22"/>
        </w:rPr>
      </w:pPr>
    </w:p>
    <w:p w14:paraId="7813E46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558. Aside from the medical expenses mentioned earlier, did he/she purchase any uninsured items, such as medical instruments (patient beds or duvet, wheelchairs, </w:t>
      </w:r>
      <w:r w:rsidR="003C7C66" w:rsidRPr="001D19F6">
        <w:rPr>
          <w:rFonts w:ascii="Arial" w:eastAsia="굴림" w:hAnsi="Arial" w:cs="Arial"/>
          <w:sz w:val="22"/>
        </w:rPr>
        <w:t>canes</w:t>
      </w:r>
      <w:r w:rsidR="00461859" w:rsidRPr="001D19F6">
        <w:rPr>
          <w:rFonts w:ascii="Arial" w:eastAsia="굴림" w:hAnsi="Arial" w:cs="Arial"/>
          <w:sz w:val="22"/>
        </w:rPr>
        <w:t>, etc.) or oriental medic</w:t>
      </w:r>
      <w:r w:rsidR="003C7C66" w:rsidRPr="001D19F6">
        <w:rPr>
          <w:rFonts w:ascii="Arial" w:eastAsia="굴림" w:hAnsi="Arial" w:cs="Arial"/>
          <w:sz w:val="22"/>
        </w:rPr>
        <w:t>ine or nutritional supplements, which are n</w:t>
      </w:r>
      <w:r w:rsidR="00461859" w:rsidRPr="001D19F6">
        <w:rPr>
          <w:rFonts w:ascii="Arial" w:eastAsia="굴림" w:hAnsi="Arial" w:cs="Arial"/>
          <w:sz w:val="22"/>
        </w:rPr>
        <w:t>ot prescribed by a doctor, and patient food (supplementary health food), after the previous interview?</w:t>
      </w:r>
    </w:p>
    <w:p w14:paraId="2E2EF7D3" w14:textId="77777777" w:rsidR="00E52BA2" w:rsidRPr="001D19F6" w:rsidRDefault="00E52BA2" w:rsidP="00461859">
      <w:pPr>
        <w:wordWrap/>
        <w:spacing w:line="360" w:lineRule="auto"/>
        <w:jc w:val="left"/>
        <w:rPr>
          <w:rFonts w:ascii="Arial" w:eastAsia="굴림" w:hAnsi="Arial" w:cs="Arial"/>
          <w:sz w:val="22"/>
        </w:rPr>
      </w:pPr>
      <w:r w:rsidRPr="001D19F6">
        <w:rPr>
          <w:rFonts w:ascii="Arial" w:eastAsia="굴림" w:hAnsi="Arial" w:cs="Arial"/>
          <w:sz w:val="22"/>
        </w:rPr>
        <w:t>[IWER: Applicable items are followed;</w:t>
      </w:r>
    </w:p>
    <w:p w14:paraId="5AE62567" w14:textId="77777777" w:rsidR="00E52BA2" w:rsidRPr="001D19F6" w:rsidRDefault="00E52BA2" w:rsidP="00F14BA4">
      <w:pPr>
        <w:pStyle w:val="a6"/>
        <w:numPr>
          <w:ilvl w:val="1"/>
          <w:numId w:val="1167"/>
        </w:numPr>
        <w:wordWrap/>
        <w:spacing w:line="360" w:lineRule="auto"/>
        <w:ind w:leftChars="0" w:left="993"/>
        <w:jc w:val="left"/>
        <w:rPr>
          <w:rFonts w:ascii="Arial" w:eastAsia="굴림" w:hAnsi="Arial" w:cs="Arial"/>
          <w:sz w:val="22"/>
        </w:rPr>
      </w:pPr>
      <w:r w:rsidRPr="001D19F6">
        <w:rPr>
          <w:rFonts w:ascii="Arial" w:eastAsia="굴림" w:hAnsi="Arial" w:cs="Arial"/>
          <w:sz w:val="22"/>
        </w:rPr>
        <w:lastRenderedPageBreak/>
        <w:t xml:space="preserve">Medical instruments that were purchased with out-of-pocket payments, not with health insurance payments. </w:t>
      </w:r>
      <w:r w:rsidR="0060656D" w:rsidRPr="001D19F6">
        <w:rPr>
          <w:rFonts w:ascii="Arial" w:eastAsia="굴림" w:hAnsi="Arial" w:cs="Arial"/>
          <w:sz w:val="22"/>
        </w:rPr>
        <w:t>Example</w:t>
      </w:r>
      <w:r w:rsidRPr="001D19F6">
        <w:rPr>
          <w:rFonts w:ascii="Arial" w:eastAsia="굴림" w:hAnsi="Arial" w:cs="Arial"/>
          <w:sz w:val="22"/>
        </w:rPr>
        <w:t>s are cru</w:t>
      </w:r>
      <w:r w:rsidR="000F332C" w:rsidRPr="001D19F6">
        <w:rPr>
          <w:rFonts w:ascii="Arial" w:eastAsia="굴림" w:hAnsi="Arial" w:cs="Arial" w:hint="eastAsia"/>
          <w:sz w:val="22"/>
        </w:rPr>
        <w:t>t</w:t>
      </w:r>
      <w:r w:rsidRPr="001D19F6">
        <w:rPr>
          <w:rFonts w:ascii="Arial" w:eastAsia="굴림" w:hAnsi="Arial" w:cs="Arial"/>
          <w:sz w:val="22"/>
        </w:rPr>
        <w:t xml:space="preserve">ches, an (electronic) wheelchair, a cane, and a hearing aid.  </w:t>
      </w:r>
    </w:p>
    <w:p w14:paraId="4A35D2C2" w14:textId="77777777" w:rsidR="00305C59" w:rsidRPr="001D19F6" w:rsidRDefault="00E52BA2" w:rsidP="00F14BA4">
      <w:pPr>
        <w:pStyle w:val="a6"/>
        <w:numPr>
          <w:ilvl w:val="1"/>
          <w:numId w:val="1167"/>
        </w:numPr>
        <w:wordWrap/>
        <w:spacing w:line="360" w:lineRule="auto"/>
        <w:ind w:leftChars="0" w:left="993"/>
        <w:jc w:val="left"/>
        <w:rPr>
          <w:rFonts w:ascii="Arial" w:eastAsia="굴림" w:hAnsi="Arial" w:cs="Arial"/>
          <w:sz w:val="22"/>
        </w:rPr>
      </w:pPr>
      <w:r w:rsidRPr="001D19F6">
        <w:rPr>
          <w:rFonts w:ascii="Arial" w:eastAsia="굴림" w:hAnsi="Arial" w:cs="Arial"/>
          <w:sz w:val="22"/>
        </w:rPr>
        <w:t xml:space="preserve">Items for nursing and caring that were purchased with out-of-pocket payments, not with health insurance payments. </w:t>
      </w:r>
      <w:r w:rsidR="0060656D" w:rsidRPr="001D19F6">
        <w:rPr>
          <w:rFonts w:ascii="Arial" w:eastAsia="굴림" w:hAnsi="Arial" w:cs="Arial"/>
          <w:sz w:val="22"/>
        </w:rPr>
        <w:t>Example</w:t>
      </w:r>
      <w:r w:rsidRPr="001D19F6">
        <w:rPr>
          <w:rFonts w:ascii="Arial" w:eastAsia="굴림" w:hAnsi="Arial" w:cs="Arial"/>
          <w:sz w:val="22"/>
        </w:rPr>
        <w:t xml:space="preserve">s are a bed mattress, a bedpan, diapers, and all sorts of medical items such as gauze and </w:t>
      </w:r>
      <w:r w:rsidR="00305C59" w:rsidRPr="001D19F6">
        <w:rPr>
          <w:rFonts w:ascii="Arial" w:eastAsia="굴림" w:hAnsi="Arial" w:cs="Arial"/>
          <w:sz w:val="22"/>
        </w:rPr>
        <w:t>chemicals.</w:t>
      </w:r>
    </w:p>
    <w:p w14:paraId="0DE33D5D" w14:textId="77777777" w:rsidR="00E52BA2" w:rsidRPr="001D19F6" w:rsidRDefault="00305C59" w:rsidP="00F14BA4">
      <w:pPr>
        <w:pStyle w:val="a6"/>
        <w:numPr>
          <w:ilvl w:val="1"/>
          <w:numId w:val="1167"/>
        </w:numPr>
        <w:wordWrap/>
        <w:spacing w:line="360" w:lineRule="auto"/>
        <w:ind w:leftChars="0" w:left="993"/>
        <w:jc w:val="left"/>
        <w:rPr>
          <w:rFonts w:ascii="Arial" w:eastAsia="굴림" w:hAnsi="Arial" w:cs="Arial"/>
          <w:sz w:val="22"/>
        </w:rPr>
      </w:pPr>
      <w:r w:rsidRPr="001D19F6">
        <w:rPr>
          <w:rFonts w:ascii="Arial" w:eastAsia="굴림" w:hAnsi="Arial" w:cs="Arial"/>
          <w:sz w:val="22"/>
        </w:rPr>
        <w:t xml:space="preserve">All sorts of nutritional supplements which are not </w:t>
      </w:r>
      <w:r w:rsidR="00BD150A" w:rsidRPr="001D19F6">
        <w:rPr>
          <w:rFonts w:ascii="Arial" w:eastAsia="굴림" w:hAnsi="Arial" w:cs="Arial"/>
          <w:sz w:val="22"/>
        </w:rPr>
        <w:t>prescribed</w:t>
      </w:r>
      <w:r w:rsidRPr="001D19F6">
        <w:rPr>
          <w:rFonts w:ascii="Arial" w:eastAsia="굴림" w:hAnsi="Arial" w:cs="Arial"/>
          <w:sz w:val="22"/>
        </w:rPr>
        <w:t xml:space="preserve"> by a doctor, supplementary health food, oriental medicine, and ginsengs, </w:t>
      </w:r>
      <w:proofErr w:type="gramStart"/>
      <w:r w:rsidRPr="001D19F6">
        <w:rPr>
          <w:rFonts w:ascii="Arial" w:eastAsia="굴림" w:hAnsi="Arial" w:cs="Arial"/>
          <w:sz w:val="22"/>
        </w:rPr>
        <w:t xml:space="preserve">etc. </w:t>
      </w:r>
      <w:r w:rsidR="00D60E5B" w:rsidRPr="001D19F6">
        <w:rPr>
          <w:rFonts w:ascii="Arial" w:eastAsia="굴림" w:hAnsi="Arial" w:cs="Arial"/>
          <w:sz w:val="22"/>
        </w:rPr>
        <w:t>]</w:t>
      </w:r>
      <w:proofErr w:type="gramEnd"/>
      <w:r w:rsidR="00E52BA2" w:rsidRPr="001D19F6">
        <w:rPr>
          <w:rFonts w:ascii="Arial" w:eastAsia="굴림" w:hAnsi="Arial" w:cs="Arial"/>
          <w:sz w:val="22"/>
        </w:rPr>
        <w:t xml:space="preserve"> </w:t>
      </w:r>
    </w:p>
    <w:p w14:paraId="61B5C6F0" w14:textId="77777777" w:rsidR="00C22B1A" w:rsidRPr="001D19F6" w:rsidRDefault="00C22B1A" w:rsidP="00F14BA4">
      <w:pPr>
        <w:pStyle w:val="a6"/>
        <w:numPr>
          <w:ilvl w:val="0"/>
          <w:numId w:val="89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562</w:t>
      </w:r>
    </w:p>
    <w:p w14:paraId="159DE132" w14:textId="77777777" w:rsidR="00461859" w:rsidRPr="001D19F6" w:rsidRDefault="00461859" w:rsidP="00461859">
      <w:pPr>
        <w:wordWrap/>
        <w:spacing w:line="360" w:lineRule="auto"/>
        <w:jc w:val="left"/>
        <w:rPr>
          <w:rFonts w:ascii="Arial" w:eastAsia="굴림" w:hAnsi="Arial" w:cs="Arial"/>
          <w:sz w:val="22"/>
        </w:rPr>
      </w:pPr>
    </w:p>
    <w:p w14:paraId="64D5063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559. What was the total amount paid for purchasing such items since the previous interview? (unit: 10,000 Korean won) </w:t>
      </w:r>
    </w:p>
    <w:p w14:paraId="5B5D5283"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 9997]  </w:t>
      </w:r>
    </w:p>
    <w:p w14:paraId="26334B33"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Don’t know →Go to </w:t>
      </w:r>
      <w:r w:rsidR="001352D3" w:rsidRPr="001D19F6">
        <w:rPr>
          <w:rFonts w:ascii="Arial" w:eastAsia="굴림" w:hAnsi="Arial" w:cs="Arial"/>
          <w:sz w:val="22"/>
        </w:rPr>
        <w:t>C</w:t>
      </w:r>
      <w:r w:rsidR="00461859" w:rsidRPr="001D19F6">
        <w:rPr>
          <w:rFonts w:ascii="Arial" w:eastAsia="굴림" w:hAnsi="Arial" w:cs="Arial"/>
          <w:sz w:val="22"/>
        </w:rPr>
        <w:t>561</w:t>
      </w:r>
    </w:p>
    <w:p w14:paraId="18D8B4AD" w14:textId="77777777" w:rsidR="00461859" w:rsidRPr="001D19F6" w:rsidRDefault="00174ED8" w:rsidP="00461859">
      <w:pPr>
        <w:wordWrap/>
        <w:spacing w:line="360" w:lineRule="auto"/>
        <w:jc w:val="left"/>
        <w:rPr>
          <w:rFonts w:ascii="Arial" w:eastAsia="굴림" w:hAnsi="Arial" w:cs="Arial"/>
          <w:sz w:val="22"/>
        </w:rPr>
      </w:pPr>
      <w:r w:rsidRPr="001D19F6">
        <w:rPr>
          <w:rFonts w:ascii="Arial" w:eastAsia="굴림" w:hAnsi="Arial" w:cs="Arial"/>
          <w:sz w:val="22"/>
        </w:rPr>
        <w:tab/>
      </w:r>
      <w:r w:rsidR="00461859" w:rsidRPr="001D19F6">
        <w:rPr>
          <w:rFonts w:ascii="Arial" w:eastAsia="굴림" w:hAnsi="Arial" w:cs="Arial"/>
          <w:sz w:val="22"/>
        </w:rPr>
        <w:t xml:space="preserve">Refuse to answer →Go to </w:t>
      </w:r>
      <w:r w:rsidR="001352D3" w:rsidRPr="001D19F6">
        <w:rPr>
          <w:rFonts w:ascii="Arial" w:eastAsia="굴림" w:hAnsi="Arial" w:cs="Arial"/>
          <w:sz w:val="22"/>
        </w:rPr>
        <w:t>C</w:t>
      </w:r>
      <w:r w:rsidR="00461859" w:rsidRPr="001D19F6">
        <w:rPr>
          <w:rFonts w:ascii="Arial" w:eastAsia="굴림" w:hAnsi="Arial" w:cs="Arial"/>
          <w:sz w:val="22"/>
        </w:rPr>
        <w:t>561</w:t>
      </w:r>
    </w:p>
    <w:p w14:paraId="4C981FD2" w14:textId="77777777" w:rsidR="00461859" w:rsidRPr="001D19F6" w:rsidRDefault="00461859" w:rsidP="00461859">
      <w:pPr>
        <w:wordWrap/>
        <w:spacing w:line="360" w:lineRule="auto"/>
        <w:jc w:val="left"/>
        <w:rPr>
          <w:rFonts w:ascii="Arial" w:eastAsia="굴림" w:hAnsi="Arial" w:cs="Arial"/>
          <w:sz w:val="22"/>
        </w:rPr>
      </w:pPr>
    </w:p>
    <w:p w14:paraId="0309A65E"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560. How much did he/she pay out-of-pocket? Also, how much did his/her relatives or private health insurances pay on behalf of him/her? Please include in the private health insurance category any payments that he/she made and were reimbursed by private health insurances. (unit: 10,000 Korean won) Categories are </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out-of-pocket payments (</w:t>
      </w:r>
      <w:r w:rsidRPr="001D19F6">
        <w:rPr>
          <w:rFonts w:ascii="Arial" w:eastAsia="굴림" w:hAnsi="Arial" w:cs="Arial"/>
          <w:sz w:val="22"/>
        </w:rPr>
        <w:t>C</w:t>
      </w:r>
      <w:r w:rsidR="00461859" w:rsidRPr="001D19F6">
        <w:rPr>
          <w:rFonts w:ascii="Arial" w:eastAsia="굴림" w:hAnsi="Arial" w:cs="Arial"/>
          <w:sz w:val="22"/>
        </w:rPr>
        <w:t xml:space="preserve">560a), </w:t>
      </w:r>
      <w:r w:rsidR="00461859" w:rsidRPr="001D19F6">
        <w:rPr>
          <w:rFonts w:ascii="굴림" w:eastAsia="굴림" w:hAnsi="굴림" w:cs="굴림" w:hint="eastAsia"/>
          <w:sz w:val="22"/>
        </w:rPr>
        <w:t>②</w:t>
      </w:r>
      <w:r w:rsidR="00461859" w:rsidRPr="001D19F6">
        <w:rPr>
          <w:rFonts w:ascii="Arial" w:eastAsia="굴림" w:hAnsi="Arial" w:cs="Arial"/>
          <w:sz w:val="22"/>
        </w:rPr>
        <w:t xml:space="preserve"> payments by relatives including children and parents (</w:t>
      </w:r>
      <w:r w:rsidRPr="001D19F6">
        <w:rPr>
          <w:rFonts w:ascii="Arial" w:eastAsia="굴림" w:hAnsi="Arial" w:cs="Arial"/>
          <w:sz w:val="22"/>
        </w:rPr>
        <w:t>C</w:t>
      </w:r>
      <w:r w:rsidR="00461859" w:rsidRPr="001D19F6">
        <w:rPr>
          <w:rFonts w:ascii="Arial" w:eastAsia="굴림" w:hAnsi="Arial" w:cs="Arial"/>
          <w:sz w:val="22"/>
        </w:rPr>
        <w:t xml:space="preserve">560b), </w:t>
      </w:r>
      <w:r w:rsidR="00461859" w:rsidRPr="001D19F6">
        <w:rPr>
          <w:rFonts w:ascii="굴림" w:eastAsia="굴림" w:hAnsi="굴림" w:cs="굴림" w:hint="eastAsia"/>
          <w:sz w:val="22"/>
        </w:rPr>
        <w:t>③</w:t>
      </w:r>
      <w:r w:rsidR="00461859" w:rsidRPr="001D19F6">
        <w:rPr>
          <w:rFonts w:ascii="Arial" w:eastAsia="굴림" w:hAnsi="Arial" w:cs="Arial"/>
          <w:sz w:val="22"/>
        </w:rPr>
        <w:t xml:space="preserve"> payments reimbursed by private health insurances (</w:t>
      </w:r>
      <w:r w:rsidRPr="001D19F6">
        <w:rPr>
          <w:rFonts w:ascii="Arial" w:eastAsia="굴림" w:hAnsi="Arial" w:cs="Arial"/>
          <w:sz w:val="22"/>
        </w:rPr>
        <w:t>C</w:t>
      </w:r>
      <w:r w:rsidR="00461859" w:rsidRPr="001D19F6">
        <w:rPr>
          <w:rFonts w:ascii="Arial" w:eastAsia="굴림" w:hAnsi="Arial" w:cs="Arial"/>
          <w:sz w:val="22"/>
        </w:rPr>
        <w:t>560c).</w:t>
      </w:r>
    </w:p>
    <w:tbl>
      <w:tblPr>
        <w:tblOverlap w:val="never"/>
        <w:tblW w:w="0" w:type="auto"/>
        <w:tblInd w:w="3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3"/>
        <w:gridCol w:w="5552"/>
        <w:gridCol w:w="2825"/>
      </w:tblGrid>
      <w:tr w:rsidR="00D063AA" w:rsidRPr="001D19F6" w14:paraId="4EA212E2" w14:textId="77777777" w:rsidTr="008B707C">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4006EB"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ITEMS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5623A4"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AMOUNT</w:t>
            </w:r>
          </w:p>
        </w:tc>
      </w:tr>
      <w:tr w:rsidR="00D063AA" w:rsidRPr="001D19F6" w14:paraId="4B363AB5"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BB4CCE"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560a</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7E5979"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Out-of-pocket payments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3B3A3F" w14:textId="77777777" w:rsidR="00461859" w:rsidRPr="001D19F6" w:rsidRDefault="00461859">
            <w:pPr>
              <w:widowControl/>
              <w:wordWrap/>
              <w:autoSpaceDE/>
              <w:autoSpaceDN/>
              <w:jc w:val="left"/>
              <w:rPr>
                <w:rFonts w:ascii="Arial" w:hAnsi="Arial" w:cs="Arial"/>
                <w:sz w:val="22"/>
              </w:rPr>
            </w:pPr>
          </w:p>
        </w:tc>
      </w:tr>
      <w:tr w:rsidR="00D063AA" w:rsidRPr="001D19F6" w14:paraId="0A09C6E6"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17F4"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560b</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5DEE28D"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by relatives including children and parents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A61F41" w14:textId="77777777" w:rsidR="00461859" w:rsidRPr="001D19F6" w:rsidRDefault="00461859">
            <w:pPr>
              <w:widowControl/>
              <w:wordWrap/>
              <w:autoSpaceDE/>
              <w:autoSpaceDN/>
              <w:jc w:val="left"/>
              <w:rPr>
                <w:rFonts w:ascii="Arial" w:hAnsi="Arial" w:cs="Arial"/>
                <w:sz w:val="22"/>
              </w:rPr>
            </w:pPr>
          </w:p>
        </w:tc>
      </w:tr>
      <w:tr w:rsidR="00D063AA" w:rsidRPr="001D19F6" w14:paraId="6FC8C017" w14:textId="77777777" w:rsidTr="008B707C">
        <w:trPr>
          <w:trHeight w:val="384"/>
        </w:trPr>
        <w:tc>
          <w:tcPr>
            <w:tcW w:w="8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202791" w14:textId="77777777" w:rsidR="00461859" w:rsidRPr="001D19F6" w:rsidRDefault="001352D3">
            <w:pPr>
              <w:wordWrap/>
              <w:jc w:val="center"/>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560c</w:t>
            </w:r>
          </w:p>
        </w:tc>
        <w:tc>
          <w:tcPr>
            <w:tcW w:w="555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09AC07D" w14:textId="77777777" w:rsidR="00461859" w:rsidRPr="001D19F6" w:rsidRDefault="00461859" w:rsidP="0086661D">
            <w:pPr>
              <w:wordWrap/>
              <w:ind w:firstLineChars="50" w:firstLine="110"/>
              <w:jc w:val="left"/>
              <w:rPr>
                <w:rFonts w:ascii="Arial" w:eastAsia="굴림" w:hAnsi="Arial" w:cs="Arial"/>
                <w:sz w:val="22"/>
              </w:rPr>
            </w:pPr>
            <w:r w:rsidRPr="001D19F6">
              <w:rPr>
                <w:rFonts w:ascii="Arial" w:eastAsia="굴림" w:hAnsi="Arial" w:cs="Arial"/>
                <w:sz w:val="22"/>
              </w:rPr>
              <w:t>Payments reimbursed by private health insurances</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D75AF1" w14:textId="77777777" w:rsidR="00461859" w:rsidRPr="001D19F6" w:rsidRDefault="00461859">
            <w:pPr>
              <w:widowControl/>
              <w:wordWrap/>
              <w:autoSpaceDE/>
              <w:autoSpaceDN/>
              <w:jc w:val="left"/>
              <w:rPr>
                <w:rFonts w:ascii="Arial" w:hAnsi="Arial" w:cs="Arial"/>
                <w:sz w:val="22"/>
              </w:rPr>
            </w:pPr>
          </w:p>
        </w:tc>
      </w:tr>
      <w:tr w:rsidR="00D063AA" w:rsidRPr="001D19F6" w14:paraId="7E3077DC" w14:textId="77777777" w:rsidTr="008B707C">
        <w:trPr>
          <w:trHeight w:val="384"/>
        </w:trPr>
        <w:tc>
          <w:tcPr>
            <w:tcW w:w="63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7E2BD1"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Total</w:t>
            </w:r>
          </w:p>
        </w:tc>
        <w:tc>
          <w:tcPr>
            <w:tcW w:w="282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63B557" w14:textId="77777777" w:rsidR="00461859" w:rsidRPr="001D19F6" w:rsidRDefault="00461859">
            <w:pPr>
              <w:wordWrap/>
              <w:jc w:val="center"/>
              <w:rPr>
                <w:rFonts w:ascii="Arial" w:eastAsia="굴림" w:hAnsi="Arial" w:cs="Arial"/>
                <w:sz w:val="22"/>
              </w:rPr>
            </w:pPr>
            <w:r w:rsidRPr="001D19F6">
              <w:rPr>
                <w:rFonts w:ascii="Arial" w:eastAsia="굴림" w:hAnsi="Arial" w:cs="Arial"/>
                <w:sz w:val="22"/>
              </w:rPr>
              <w:t>[</w:t>
            </w:r>
            <w:r w:rsidR="001352D3" w:rsidRPr="001D19F6">
              <w:rPr>
                <w:rFonts w:ascii="Arial" w:eastAsia="굴림" w:hAnsi="Arial" w:cs="Arial"/>
                <w:sz w:val="22"/>
              </w:rPr>
              <w:t>C</w:t>
            </w:r>
            <w:r w:rsidRPr="001D19F6">
              <w:rPr>
                <w:rFonts w:ascii="Arial" w:eastAsia="굴림" w:hAnsi="Arial" w:cs="Arial"/>
                <w:sz w:val="22"/>
              </w:rPr>
              <w:t>559] MW</w:t>
            </w:r>
          </w:p>
        </w:tc>
      </w:tr>
    </w:tbl>
    <w:p w14:paraId="24732809" w14:textId="77777777" w:rsidR="00461859" w:rsidRPr="001D19F6" w:rsidRDefault="00461859" w:rsidP="00461859">
      <w:pPr>
        <w:wordWrap/>
        <w:spacing w:line="360" w:lineRule="auto"/>
        <w:jc w:val="left"/>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562</w:t>
      </w:r>
    </w:p>
    <w:p w14:paraId="70D3B782" w14:textId="77777777" w:rsidR="00461859" w:rsidRPr="001D19F6" w:rsidRDefault="00461859" w:rsidP="00461859">
      <w:pPr>
        <w:wordWrap/>
        <w:spacing w:line="360" w:lineRule="auto"/>
        <w:jc w:val="left"/>
        <w:rPr>
          <w:rFonts w:ascii="Arial" w:eastAsia="굴림" w:hAnsi="Arial" w:cs="Arial"/>
          <w:sz w:val="22"/>
        </w:rPr>
      </w:pPr>
    </w:p>
    <w:p w14:paraId="0533F90E" w14:textId="77777777" w:rsidR="00461859" w:rsidRPr="001D19F6" w:rsidRDefault="00461859"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35E64742" w14:textId="77777777" w:rsidR="00461859" w:rsidRPr="001D19F6" w:rsidRDefault="00461859" w:rsidP="00F14BA4">
      <w:pPr>
        <w:pStyle w:val="a6"/>
        <w:numPr>
          <w:ilvl w:val="0"/>
          <w:numId w:val="938"/>
        </w:numPr>
        <w:wordWrap/>
        <w:spacing w:line="276" w:lineRule="auto"/>
        <w:ind w:leftChars="0"/>
        <w:jc w:val="left"/>
        <w:rPr>
          <w:rFonts w:ascii="Arial" w:eastAsia="굴림" w:hAnsi="Arial" w:cs="Arial"/>
          <w:sz w:val="22"/>
        </w:rPr>
      </w:pPr>
      <w:r w:rsidRPr="001D19F6">
        <w:rPr>
          <w:rFonts w:ascii="Arial" w:eastAsia="굴림" w:hAnsi="Arial" w:cs="Arial"/>
          <w:b/>
          <w:bCs/>
          <w:sz w:val="22"/>
        </w:rPr>
        <w:t xml:space="preserve">If </w:t>
      </w:r>
      <w:r w:rsidR="001352D3" w:rsidRPr="001D19F6">
        <w:rPr>
          <w:rFonts w:ascii="Arial" w:eastAsia="굴림" w:hAnsi="Arial" w:cs="Arial"/>
          <w:b/>
          <w:bCs/>
          <w:sz w:val="22"/>
        </w:rPr>
        <w:t>C</w:t>
      </w:r>
      <w:r w:rsidRPr="001D19F6">
        <w:rPr>
          <w:rFonts w:ascii="Arial" w:eastAsia="굴림" w:hAnsi="Arial" w:cs="Arial"/>
          <w:b/>
          <w:bCs/>
          <w:sz w:val="22"/>
        </w:rPr>
        <w:t xml:space="preserve">559=’Don’t know’ or ‘Refuse to answer’, then </w:t>
      </w:r>
      <w:r w:rsidR="003C7C66" w:rsidRPr="001D19F6">
        <w:rPr>
          <w:rFonts w:ascii="Arial" w:eastAsia="굴림" w:hAnsi="Arial" w:cs="Arial"/>
          <w:b/>
          <w:bCs/>
          <w:sz w:val="22"/>
        </w:rPr>
        <w:t>ask</w:t>
      </w:r>
      <w:r w:rsidRPr="001D19F6">
        <w:rPr>
          <w:rFonts w:ascii="Arial" w:eastAsia="굴림" w:hAnsi="Arial" w:cs="Arial"/>
          <w:b/>
          <w:bCs/>
          <w:sz w:val="22"/>
        </w:rPr>
        <w:t xml:space="preserve"> </w:t>
      </w:r>
      <w:r w:rsidR="001352D3" w:rsidRPr="001D19F6">
        <w:rPr>
          <w:rFonts w:ascii="Arial" w:eastAsia="굴림" w:hAnsi="Arial" w:cs="Arial"/>
          <w:b/>
          <w:bCs/>
          <w:sz w:val="22"/>
        </w:rPr>
        <w:t>C</w:t>
      </w:r>
      <w:r w:rsidRPr="001D19F6">
        <w:rPr>
          <w:rFonts w:ascii="Arial" w:eastAsia="굴림" w:hAnsi="Arial" w:cs="Arial"/>
          <w:b/>
          <w:bCs/>
          <w:sz w:val="22"/>
        </w:rPr>
        <w:t xml:space="preserve">561. </w:t>
      </w:r>
    </w:p>
    <w:p w14:paraId="5E487927" w14:textId="77777777" w:rsidR="00461859" w:rsidRPr="001D19F6" w:rsidRDefault="00461859" w:rsidP="00461859">
      <w:pPr>
        <w:wordWrap/>
        <w:spacing w:line="360" w:lineRule="auto"/>
        <w:jc w:val="left"/>
        <w:rPr>
          <w:rFonts w:ascii="Arial" w:eastAsia="굴림" w:hAnsi="Arial" w:cs="Arial"/>
          <w:sz w:val="22"/>
        </w:rPr>
      </w:pPr>
    </w:p>
    <w:p w14:paraId="1D5CC6A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561. Approximately, how much did it cost? Please choose among the following amounts.</w:t>
      </w:r>
    </w:p>
    <w:p w14:paraId="0B3CD2D4"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t>Less than 50MW</w:t>
      </w:r>
    </w:p>
    <w:p w14:paraId="3770B54E"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t>50MW~500MW</w:t>
      </w:r>
    </w:p>
    <w:p w14:paraId="79E84434"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t>500MW~1000MW</w:t>
      </w:r>
    </w:p>
    <w:p w14:paraId="5E8D7B0C"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t>1,000MW~2,000MW</w:t>
      </w:r>
    </w:p>
    <w:p w14:paraId="74B65472"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lastRenderedPageBreak/>
        <w:t>2,000MW~5,000MW</w:t>
      </w:r>
    </w:p>
    <w:p w14:paraId="11D2987F" w14:textId="77777777" w:rsidR="00C22B1A" w:rsidRPr="001D19F6" w:rsidRDefault="00C22B1A" w:rsidP="00F14BA4">
      <w:pPr>
        <w:pStyle w:val="a6"/>
        <w:numPr>
          <w:ilvl w:val="0"/>
          <w:numId w:val="895"/>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More than 5,000MW </w:t>
      </w:r>
    </w:p>
    <w:p w14:paraId="5730F602" w14:textId="77777777" w:rsidR="00461859" w:rsidRPr="001D19F6" w:rsidRDefault="00461859" w:rsidP="00461859">
      <w:pPr>
        <w:wordWrap/>
        <w:spacing w:line="360" w:lineRule="auto"/>
        <w:jc w:val="left"/>
        <w:rPr>
          <w:rFonts w:ascii="Arial" w:eastAsia="굴림" w:hAnsi="Arial" w:cs="Arial"/>
          <w:sz w:val="22"/>
        </w:rPr>
      </w:pPr>
    </w:p>
    <w:p w14:paraId="0C5A9B92"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562. Who mainly paid the medical expenses incurred before his/her death after the previous interview? </w:t>
      </w:r>
    </w:p>
    <w:p w14:paraId="0B0EF8A6" w14:textId="77777777" w:rsidR="00461859" w:rsidRPr="001D19F6" w:rsidRDefault="00461859" w:rsidP="00F14BA4">
      <w:pPr>
        <w:pStyle w:val="a6"/>
        <w:numPr>
          <w:ilvl w:val="0"/>
          <w:numId w:val="896"/>
        </w:numPr>
        <w:wordWrap/>
        <w:spacing w:line="360" w:lineRule="auto"/>
        <w:ind w:leftChars="0"/>
        <w:jc w:val="left"/>
        <w:rPr>
          <w:rFonts w:ascii="Arial" w:eastAsia="굴림" w:hAnsi="Arial" w:cs="Arial"/>
          <w:sz w:val="22"/>
        </w:rPr>
      </w:pPr>
      <w:r w:rsidRPr="001D19F6">
        <w:rPr>
          <w:rFonts w:ascii="Arial" w:eastAsia="굴림" w:hAnsi="Arial" w:cs="Arial"/>
          <w:kern w:val="0"/>
          <w:sz w:val="22"/>
        </w:rPr>
        <w:t xml:space="preserve">He/she </w:t>
      </w:r>
      <w:r w:rsidR="003C7C66" w:rsidRPr="001D19F6">
        <w:rPr>
          <w:rFonts w:ascii="Arial" w:eastAsia="굴림" w:hAnsi="Arial" w:cs="Arial"/>
          <w:kern w:val="0"/>
          <w:sz w:val="22"/>
        </w:rPr>
        <w:tab/>
      </w:r>
      <w:r w:rsidR="003C7C66" w:rsidRPr="001D19F6">
        <w:rPr>
          <w:rFonts w:ascii="Arial" w:eastAsia="굴림" w:hAnsi="Arial" w:cs="Arial"/>
          <w:kern w:val="0"/>
          <w:sz w:val="22"/>
        </w:rPr>
        <w:tab/>
      </w:r>
      <w:r w:rsidR="003C7C66" w:rsidRPr="001D19F6">
        <w:rPr>
          <w:rFonts w:ascii="Arial" w:eastAsia="굴림" w:hAnsi="Arial" w:cs="Arial"/>
          <w:kern w:val="0"/>
          <w:sz w:val="22"/>
        </w:rPr>
        <w:tab/>
      </w:r>
      <w:r w:rsidR="003C7C66" w:rsidRPr="001D19F6">
        <w:rPr>
          <w:rFonts w:ascii="Arial" w:eastAsia="굴림" w:hAnsi="Arial" w:cs="Arial"/>
          <w:kern w:val="0"/>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564</w:t>
      </w:r>
    </w:p>
    <w:p w14:paraId="5865AC27" w14:textId="77777777" w:rsidR="00461859" w:rsidRPr="001D19F6" w:rsidRDefault="00461859" w:rsidP="00F14BA4">
      <w:pPr>
        <w:pStyle w:val="a6"/>
        <w:numPr>
          <w:ilvl w:val="0"/>
          <w:numId w:val="897"/>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Spouse </w:t>
      </w:r>
      <w:r w:rsidR="003C7C66" w:rsidRPr="001D19F6">
        <w:rPr>
          <w:rFonts w:ascii="Arial" w:eastAsia="굴림" w:hAnsi="Arial" w:cs="Arial"/>
          <w:sz w:val="22"/>
        </w:rPr>
        <w:tab/>
      </w:r>
      <w:r w:rsidR="003C7C66" w:rsidRPr="001D19F6">
        <w:rPr>
          <w:rFonts w:ascii="Arial" w:eastAsia="굴림" w:hAnsi="Arial" w:cs="Arial"/>
          <w:sz w:val="22"/>
        </w:rPr>
        <w:tab/>
      </w:r>
      <w:r w:rsidR="003C7C66"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564</w:t>
      </w:r>
    </w:p>
    <w:p w14:paraId="4F8A48AE" w14:textId="77777777" w:rsidR="00461859" w:rsidRPr="001D19F6" w:rsidRDefault="00461859" w:rsidP="00F14BA4">
      <w:pPr>
        <w:pStyle w:val="a6"/>
        <w:numPr>
          <w:ilvl w:val="0"/>
          <w:numId w:val="898"/>
        </w:numPr>
        <w:wordWrap/>
        <w:spacing w:line="360" w:lineRule="auto"/>
        <w:ind w:leftChars="0"/>
        <w:jc w:val="left"/>
        <w:rPr>
          <w:rFonts w:ascii="Arial" w:eastAsia="굴림" w:hAnsi="Arial" w:cs="Arial"/>
          <w:sz w:val="22"/>
        </w:rPr>
      </w:pPr>
      <w:r w:rsidRPr="001D19F6">
        <w:rPr>
          <w:rFonts w:ascii="Arial" w:eastAsia="굴림" w:hAnsi="Arial" w:cs="Arial"/>
          <w:sz w:val="22"/>
        </w:rPr>
        <w:t>C</w:t>
      </w:r>
      <w:r w:rsidRPr="001D19F6">
        <w:rPr>
          <w:rFonts w:ascii="Arial" w:eastAsia="굴림" w:hAnsi="Arial" w:cs="Arial"/>
          <w:kern w:val="0"/>
          <w:sz w:val="22"/>
        </w:rPr>
        <w:t>hild</w:t>
      </w:r>
      <w:r w:rsidRPr="001D19F6">
        <w:rPr>
          <w:rFonts w:ascii="Arial" w:eastAsia="굴림" w:hAnsi="Arial" w:cs="Arial"/>
          <w:sz w:val="22"/>
        </w:rPr>
        <w:t xml:space="preserve"> or</w:t>
      </w:r>
      <w:r w:rsidRPr="001D19F6">
        <w:rPr>
          <w:rFonts w:ascii="Arial" w:eastAsia="굴림" w:hAnsi="Arial" w:cs="Arial"/>
          <w:kern w:val="0"/>
          <w:sz w:val="22"/>
        </w:rPr>
        <w:t xml:space="preserve"> child’s family</w:t>
      </w:r>
      <w:r w:rsidRPr="001D19F6">
        <w:rPr>
          <w:rFonts w:ascii="Arial" w:eastAsia="굴림" w:hAnsi="Arial" w:cs="Arial"/>
          <w:sz w:val="22"/>
        </w:rPr>
        <w:t xml:space="preserve"> (including grandchild) →Go to </w:t>
      </w:r>
      <w:r w:rsidR="001352D3" w:rsidRPr="001D19F6">
        <w:rPr>
          <w:rFonts w:ascii="Arial" w:eastAsia="굴림" w:hAnsi="Arial" w:cs="Arial"/>
          <w:sz w:val="22"/>
        </w:rPr>
        <w:t>C</w:t>
      </w:r>
      <w:r w:rsidRPr="001D19F6">
        <w:rPr>
          <w:rFonts w:ascii="Arial" w:eastAsia="굴림" w:hAnsi="Arial" w:cs="Arial"/>
          <w:sz w:val="22"/>
        </w:rPr>
        <w:t>564</w:t>
      </w:r>
    </w:p>
    <w:p w14:paraId="0713265D" w14:textId="77777777" w:rsidR="00461859" w:rsidRPr="001D19F6" w:rsidRDefault="00461859" w:rsidP="00F14BA4">
      <w:pPr>
        <w:pStyle w:val="a6"/>
        <w:numPr>
          <w:ilvl w:val="0"/>
          <w:numId w:val="899"/>
        </w:numPr>
        <w:wordWrap/>
        <w:spacing w:line="360" w:lineRule="auto"/>
        <w:ind w:leftChars="0"/>
        <w:jc w:val="left"/>
        <w:rPr>
          <w:rFonts w:ascii="Arial" w:eastAsia="굴림" w:hAnsi="Arial" w:cs="Arial"/>
          <w:sz w:val="22"/>
        </w:rPr>
      </w:pPr>
      <w:r w:rsidRPr="001D19F6">
        <w:rPr>
          <w:rFonts w:ascii="Arial" w:eastAsia="굴림" w:hAnsi="Arial" w:cs="Arial"/>
          <w:sz w:val="22"/>
        </w:rPr>
        <w:t>Other relatives</w:t>
      </w:r>
      <w:r w:rsidR="003C7C66" w:rsidRPr="001D19F6">
        <w:rPr>
          <w:rFonts w:ascii="Arial" w:eastAsia="굴림" w:hAnsi="Arial" w:cs="Arial"/>
          <w:sz w:val="22"/>
        </w:rPr>
        <w:tab/>
      </w:r>
      <w:r w:rsidR="003C7C66" w:rsidRPr="001D19F6">
        <w:rPr>
          <w:rFonts w:ascii="Arial" w:eastAsia="굴림" w:hAnsi="Arial" w:cs="Arial"/>
          <w:sz w:val="22"/>
        </w:rPr>
        <w:tab/>
      </w:r>
      <w:r w:rsidR="003C7C66"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564</w:t>
      </w:r>
    </w:p>
    <w:p w14:paraId="04B36786" w14:textId="77777777" w:rsidR="00461859" w:rsidRPr="001D19F6" w:rsidRDefault="00461859" w:rsidP="00F14BA4">
      <w:pPr>
        <w:pStyle w:val="a6"/>
        <w:numPr>
          <w:ilvl w:val="0"/>
          <w:numId w:val="900"/>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719739D2" w14:textId="77777777" w:rsidR="00461859" w:rsidRPr="001D19F6" w:rsidRDefault="00461859" w:rsidP="00461859">
      <w:pPr>
        <w:wordWrap/>
        <w:spacing w:line="360" w:lineRule="auto"/>
        <w:jc w:val="left"/>
        <w:rPr>
          <w:rFonts w:ascii="Arial" w:eastAsia="굴림" w:hAnsi="Arial" w:cs="Arial"/>
          <w:sz w:val="22"/>
        </w:rPr>
      </w:pPr>
    </w:p>
    <w:p w14:paraId="51922BB1"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563. If others, please specify.</w:t>
      </w:r>
    </w:p>
    <w:p w14:paraId="6FA30F9F"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5D9B3D4C" w14:textId="77777777" w:rsidR="00461859" w:rsidRPr="001D19F6" w:rsidRDefault="00461859" w:rsidP="00461859">
      <w:pPr>
        <w:wordWrap/>
        <w:spacing w:line="360" w:lineRule="auto"/>
        <w:jc w:val="left"/>
        <w:rPr>
          <w:rFonts w:ascii="Arial" w:eastAsia="굴림" w:hAnsi="Arial" w:cs="Arial"/>
          <w:sz w:val="22"/>
        </w:rPr>
      </w:pPr>
    </w:p>
    <w:p w14:paraId="278B743D"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 xml:space="preserve">564. Was there any person, </w:t>
      </w:r>
      <w:r w:rsidR="0052190D" w:rsidRPr="001D19F6">
        <w:rPr>
          <w:rFonts w:ascii="Arial" w:eastAsia="굴림" w:hAnsi="Arial" w:cs="Arial"/>
          <w:sz w:val="22"/>
        </w:rPr>
        <w:t>exc</w:t>
      </w:r>
      <w:r w:rsidR="00461859" w:rsidRPr="001D19F6">
        <w:rPr>
          <w:rFonts w:ascii="Arial" w:eastAsia="굴림" w:hAnsi="Arial" w:cs="Arial"/>
          <w:sz w:val="22"/>
        </w:rPr>
        <w:t>ept [</w:t>
      </w:r>
      <w:r w:rsidRPr="001D19F6">
        <w:rPr>
          <w:rFonts w:ascii="Arial" w:eastAsia="굴림" w:hAnsi="Arial" w:cs="Arial"/>
          <w:sz w:val="22"/>
        </w:rPr>
        <w:t>C</w:t>
      </w:r>
      <w:r w:rsidR="00461859" w:rsidRPr="001D19F6">
        <w:rPr>
          <w:rFonts w:ascii="Arial" w:eastAsia="굴림" w:hAnsi="Arial" w:cs="Arial"/>
          <w:sz w:val="22"/>
        </w:rPr>
        <w:t>562], who provided financial support to cover the medical expenses?</w:t>
      </w:r>
    </w:p>
    <w:p w14:paraId="2BF703A8" w14:textId="77777777" w:rsidR="00C22B1A" w:rsidRPr="001D19F6" w:rsidRDefault="00C22B1A" w:rsidP="00F14BA4">
      <w:pPr>
        <w:pStyle w:val="a6"/>
        <w:numPr>
          <w:ilvl w:val="0"/>
          <w:numId w:val="901"/>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1352D3" w:rsidRPr="001D19F6">
        <w:rPr>
          <w:rFonts w:ascii="Arial" w:eastAsia="굴림" w:hAnsi="Arial" w:cs="Arial"/>
          <w:sz w:val="22"/>
        </w:rPr>
        <w:t>C</w:t>
      </w:r>
      <w:r w:rsidRPr="001D19F6">
        <w:rPr>
          <w:rFonts w:ascii="Arial" w:eastAsia="굴림" w:hAnsi="Arial" w:cs="Arial"/>
          <w:sz w:val="22"/>
        </w:rPr>
        <w:t>601</w:t>
      </w:r>
    </w:p>
    <w:p w14:paraId="3E54000D" w14:textId="77777777" w:rsidR="00461859" w:rsidRPr="001D19F6" w:rsidRDefault="00461859" w:rsidP="00461859">
      <w:pPr>
        <w:wordWrap/>
        <w:spacing w:line="360" w:lineRule="auto"/>
        <w:jc w:val="left"/>
        <w:rPr>
          <w:rFonts w:ascii="Arial" w:eastAsia="굴림" w:hAnsi="Arial" w:cs="Arial"/>
          <w:sz w:val="22"/>
        </w:rPr>
      </w:pPr>
    </w:p>
    <w:p w14:paraId="3792B928"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565. Who was that person?</w:t>
      </w:r>
    </w:p>
    <w:p w14:paraId="12D6037C" w14:textId="77777777" w:rsidR="00C22B1A" w:rsidRPr="001D19F6" w:rsidRDefault="00C22B1A" w:rsidP="00F14BA4">
      <w:pPr>
        <w:pStyle w:val="a6"/>
        <w:numPr>
          <w:ilvl w:val="0"/>
          <w:numId w:val="902"/>
        </w:numPr>
        <w:wordWrap/>
        <w:spacing w:line="360" w:lineRule="auto"/>
        <w:ind w:leftChars="0"/>
        <w:jc w:val="left"/>
        <w:rPr>
          <w:rFonts w:ascii="Arial" w:eastAsia="굴림" w:hAnsi="Arial" w:cs="Arial"/>
          <w:kern w:val="0"/>
          <w:sz w:val="22"/>
        </w:rPr>
      </w:pPr>
      <w:r w:rsidRPr="001D19F6">
        <w:rPr>
          <w:rFonts w:ascii="Arial" w:eastAsia="굴림" w:hAnsi="Arial" w:cs="Arial"/>
          <w:kern w:val="0"/>
          <w:sz w:val="22"/>
        </w:rPr>
        <w:t xml:space="preserve">He/she </w:t>
      </w:r>
      <w:r w:rsidR="003C7C66" w:rsidRPr="001D19F6">
        <w:rPr>
          <w:rFonts w:ascii="Arial" w:eastAsia="굴림" w:hAnsi="Arial" w:cs="Arial"/>
          <w:kern w:val="0"/>
          <w:sz w:val="22"/>
        </w:rPr>
        <w:tab/>
      </w:r>
      <w:r w:rsidR="003C7C66" w:rsidRPr="001D19F6">
        <w:rPr>
          <w:rFonts w:ascii="Arial" w:eastAsia="굴림" w:hAnsi="Arial" w:cs="Arial"/>
          <w:kern w:val="0"/>
          <w:sz w:val="22"/>
        </w:rPr>
        <w:tab/>
      </w:r>
      <w:r w:rsidR="003C7C66" w:rsidRPr="001D19F6">
        <w:rPr>
          <w:rFonts w:ascii="Arial" w:eastAsia="굴림" w:hAnsi="Arial" w:cs="Arial"/>
          <w:kern w:val="0"/>
          <w:sz w:val="22"/>
        </w:rPr>
        <w:tab/>
      </w:r>
      <w:r w:rsidR="003C7C66" w:rsidRPr="001D19F6">
        <w:rPr>
          <w:rFonts w:ascii="Arial" w:eastAsia="굴림" w:hAnsi="Arial" w:cs="Arial"/>
          <w:kern w:val="0"/>
          <w:sz w:val="22"/>
        </w:rPr>
        <w:tab/>
      </w:r>
      <w:r w:rsidRPr="001D19F6">
        <w:rPr>
          <w:rFonts w:ascii="Arial" w:eastAsia="굴림" w:hAnsi="Arial" w:cs="Arial"/>
          <w:kern w:val="0"/>
          <w:sz w:val="22"/>
        </w:rPr>
        <w:t xml:space="preserve">→Go to </w:t>
      </w:r>
      <w:r w:rsidR="001352D3" w:rsidRPr="001D19F6">
        <w:rPr>
          <w:rFonts w:ascii="Arial" w:eastAsia="굴림" w:hAnsi="Arial" w:cs="Arial"/>
          <w:kern w:val="0"/>
          <w:sz w:val="22"/>
        </w:rPr>
        <w:t>C</w:t>
      </w:r>
      <w:r w:rsidRPr="001D19F6">
        <w:rPr>
          <w:rFonts w:ascii="Arial" w:eastAsia="굴림" w:hAnsi="Arial" w:cs="Arial"/>
          <w:kern w:val="0"/>
          <w:sz w:val="22"/>
        </w:rPr>
        <w:t>601</w:t>
      </w:r>
    </w:p>
    <w:p w14:paraId="37505841" w14:textId="77777777" w:rsidR="00C22B1A" w:rsidRPr="001D19F6" w:rsidRDefault="00C22B1A" w:rsidP="00F14BA4">
      <w:pPr>
        <w:pStyle w:val="a6"/>
        <w:numPr>
          <w:ilvl w:val="0"/>
          <w:numId w:val="903"/>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Spouse </w:t>
      </w:r>
      <w:r w:rsidR="003C7C66" w:rsidRPr="001D19F6">
        <w:rPr>
          <w:rFonts w:ascii="Arial" w:eastAsia="굴림" w:hAnsi="Arial" w:cs="Arial"/>
          <w:sz w:val="22"/>
        </w:rPr>
        <w:tab/>
      </w:r>
      <w:r w:rsidR="003C7C66" w:rsidRPr="001D19F6">
        <w:rPr>
          <w:rFonts w:ascii="Arial" w:eastAsia="굴림" w:hAnsi="Arial" w:cs="Arial"/>
          <w:sz w:val="22"/>
        </w:rPr>
        <w:tab/>
      </w:r>
      <w:r w:rsidR="003C7C66"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601</w:t>
      </w:r>
    </w:p>
    <w:p w14:paraId="205695E6" w14:textId="77777777" w:rsidR="00C22B1A" w:rsidRPr="001D19F6" w:rsidRDefault="00C22B1A" w:rsidP="00F14BA4">
      <w:pPr>
        <w:pStyle w:val="a6"/>
        <w:numPr>
          <w:ilvl w:val="0"/>
          <w:numId w:val="904"/>
        </w:numPr>
        <w:wordWrap/>
        <w:spacing w:line="360" w:lineRule="auto"/>
        <w:ind w:leftChars="0"/>
        <w:jc w:val="left"/>
        <w:rPr>
          <w:rFonts w:ascii="Arial" w:eastAsia="굴림" w:hAnsi="Arial" w:cs="Arial"/>
          <w:kern w:val="0"/>
          <w:sz w:val="22"/>
        </w:rPr>
      </w:pPr>
      <w:r w:rsidRPr="001D19F6">
        <w:rPr>
          <w:rFonts w:ascii="Arial" w:eastAsia="굴림" w:hAnsi="Arial" w:cs="Arial"/>
          <w:sz w:val="22"/>
        </w:rPr>
        <w:t>C</w:t>
      </w:r>
      <w:r w:rsidRPr="001D19F6">
        <w:rPr>
          <w:rFonts w:ascii="Arial" w:eastAsia="굴림" w:hAnsi="Arial" w:cs="Arial"/>
          <w:kern w:val="0"/>
          <w:sz w:val="22"/>
        </w:rPr>
        <w:t xml:space="preserve">hild or child’s family (including grandchild) →Go to </w:t>
      </w:r>
      <w:r w:rsidR="001352D3" w:rsidRPr="001D19F6">
        <w:rPr>
          <w:rFonts w:ascii="Arial" w:eastAsia="굴림" w:hAnsi="Arial" w:cs="Arial"/>
          <w:kern w:val="0"/>
          <w:sz w:val="22"/>
        </w:rPr>
        <w:t>C</w:t>
      </w:r>
      <w:r w:rsidRPr="001D19F6">
        <w:rPr>
          <w:rFonts w:ascii="Arial" w:eastAsia="굴림" w:hAnsi="Arial" w:cs="Arial"/>
          <w:kern w:val="0"/>
          <w:sz w:val="22"/>
        </w:rPr>
        <w:t>601</w:t>
      </w:r>
    </w:p>
    <w:p w14:paraId="34C15BB1" w14:textId="77777777" w:rsidR="00C22B1A" w:rsidRPr="001D19F6" w:rsidRDefault="00C22B1A" w:rsidP="00F14BA4">
      <w:pPr>
        <w:pStyle w:val="a6"/>
        <w:numPr>
          <w:ilvl w:val="0"/>
          <w:numId w:val="905"/>
        </w:numPr>
        <w:wordWrap/>
        <w:spacing w:line="360" w:lineRule="auto"/>
        <w:ind w:leftChars="0"/>
        <w:jc w:val="left"/>
        <w:rPr>
          <w:rFonts w:ascii="Arial" w:eastAsia="굴림" w:hAnsi="Arial" w:cs="Arial"/>
          <w:sz w:val="22"/>
        </w:rPr>
      </w:pPr>
      <w:r w:rsidRPr="001D19F6">
        <w:rPr>
          <w:rFonts w:ascii="Arial" w:eastAsia="굴림" w:hAnsi="Arial" w:cs="Arial"/>
          <w:sz w:val="22"/>
        </w:rPr>
        <w:t>Other relatives</w:t>
      </w:r>
      <w:r w:rsidR="003C7C66" w:rsidRPr="001D19F6">
        <w:rPr>
          <w:rFonts w:ascii="Arial" w:eastAsia="굴림" w:hAnsi="Arial" w:cs="Arial"/>
          <w:sz w:val="22"/>
        </w:rPr>
        <w:tab/>
      </w:r>
      <w:r w:rsidR="003C7C66" w:rsidRPr="001D19F6">
        <w:rPr>
          <w:rFonts w:ascii="Arial" w:eastAsia="굴림" w:hAnsi="Arial" w:cs="Arial"/>
          <w:sz w:val="22"/>
        </w:rPr>
        <w:tab/>
      </w:r>
      <w:r w:rsidR="003C7C66"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601</w:t>
      </w:r>
    </w:p>
    <w:p w14:paraId="78E7658C" w14:textId="77777777" w:rsidR="00C22B1A" w:rsidRPr="001D19F6" w:rsidRDefault="00C22B1A" w:rsidP="00F14BA4">
      <w:pPr>
        <w:pStyle w:val="a6"/>
        <w:numPr>
          <w:ilvl w:val="0"/>
          <w:numId w:val="906"/>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602F9A4D" w14:textId="77777777" w:rsidR="00C22B1A" w:rsidRPr="001D19F6" w:rsidRDefault="00C22B1A" w:rsidP="00461859">
      <w:pPr>
        <w:wordWrap/>
        <w:spacing w:line="360" w:lineRule="auto"/>
        <w:jc w:val="left"/>
        <w:rPr>
          <w:rFonts w:ascii="Arial" w:eastAsia="굴림" w:hAnsi="Arial" w:cs="Arial"/>
          <w:sz w:val="22"/>
        </w:rPr>
      </w:pPr>
    </w:p>
    <w:p w14:paraId="1D3F7249"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566. If others, please specify.</w:t>
      </w:r>
    </w:p>
    <w:p w14:paraId="26102D18"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r w:rsidR="00305C59" w:rsidRPr="001D19F6">
        <w:rPr>
          <w:rFonts w:ascii="Arial" w:eastAsia="굴림" w:hAnsi="Arial" w:cs="Arial"/>
          <w:kern w:val="0"/>
          <w:sz w:val="22"/>
          <w:szCs w:val="20"/>
        </w:rPr>
        <w:t xml:space="preserve"> </w:t>
      </w:r>
      <w:r w:rsidR="00305C59" w:rsidRPr="001D19F6">
        <w:rPr>
          <w:rFonts w:ascii="Arial" w:eastAsia="굴림" w:hAnsi="Arial" w:cs="Arial"/>
          <w:sz w:val="22"/>
        </w:rPr>
        <w:t xml:space="preserve">→Go to </w:t>
      </w:r>
      <w:r w:rsidR="001352D3" w:rsidRPr="001D19F6">
        <w:rPr>
          <w:rFonts w:ascii="Arial" w:eastAsia="굴림" w:hAnsi="Arial" w:cs="Arial"/>
          <w:sz w:val="22"/>
        </w:rPr>
        <w:t>C</w:t>
      </w:r>
      <w:r w:rsidR="00305C59" w:rsidRPr="001D19F6">
        <w:rPr>
          <w:rFonts w:ascii="Arial" w:eastAsia="굴림" w:hAnsi="Arial" w:cs="Arial"/>
          <w:sz w:val="22"/>
        </w:rPr>
        <w:t>601</w:t>
      </w:r>
    </w:p>
    <w:p w14:paraId="559EABA3" w14:textId="77777777" w:rsidR="00461859" w:rsidRPr="001D19F6" w:rsidRDefault="00461859" w:rsidP="00461859">
      <w:pPr>
        <w:wordWrap/>
        <w:spacing w:line="360" w:lineRule="auto"/>
        <w:jc w:val="left"/>
        <w:rPr>
          <w:rFonts w:ascii="Arial" w:eastAsia="굴림" w:hAnsi="Arial" w:cs="Arial"/>
          <w:sz w:val="22"/>
        </w:rPr>
      </w:pPr>
    </w:p>
    <w:p w14:paraId="432B75B7" w14:textId="77777777" w:rsidR="00305C59" w:rsidRPr="001D19F6" w:rsidRDefault="00305C59" w:rsidP="00461859">
      <w:pPr>
        <w:wordWrap/>
        <w:spacing w:line="360" w:lineRule="auto"/>
        <w:jc w:val="left"/>
        <w:rPr>
          <w:rFonts w:ascii="Arial" w:eastAsia="굴림" w:hAnsi="Arial" w:cs="Arial"/>
          <w:sz w:val="22"/>
        </w:rPr>
      </w:pPr>
      <w:r w:rsidRPr="001D19F6">
        <w:rPr>
          <w:rFonts w:ascii="Arial" w:eastAsia="굴림" w:hAnsi="Arial" w:cs="Arial"/>
          <w:b/>
          <w:kern w:val="0"/>
          <w:sz w:val="22"/>
        </w:rPr>
        <w:t>&lt; Funeral and health of bereaved family members &gt;</w:t>
      </w:r>
    </w:p>
    <w:p w14:paraId="754FBDBA"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601. Now I have some questions about his/her funeral and impacts on bereaved family members’ health. Where was he/she buried?</w:t>
      </w:r>
    </w:p>
    <w:p w14:paraId="0F2E7705" w14:textId="77777777" w:rsidR="00461859" w:rsidRPr="001D19F6" w:rsidRDefault="009F66C9" w:rsidP="00F14BA4">
      <w:pPr>
        <w:pStyle w:val="a6"/>
        <w:widowControl/>
        <w:numPr>
          <w:ilvl w:val="0"/>
          <w:numId w:val="939"/>
        </w:numPr>
        <w:wordWrap/>
        <w:autoSpaceDE/>
        <w:spacing w:before="20" w:after="10" w:line="360" w:lineRule="auto"/>
        <w:ind w:leftChars="0"/>
        <w:jc w:val="left"/>
        <w:textAlignment w:val="top"/>
        <w:rPr>
          <w:rFonts w:ascii="Arial" w:eastAsia="굴림" w:hAnsi="Arial" w:cs="Arial"/>
          <w:sz w:val="22"/>
        </w:rPr>
      </w:pPr>
      <w:hyperlink r:id="rId24" w:tgtFrame="_blank" w:history="1">
        <w:r w:rsidR="00461859" w:rsidRPr="001D19F6">
          <w:rPr>
            <w:rStyle w:val="af1"/>
            <w:rFonts w:ascii="Arial" w:eastAsia="굴림" w:hAnsi="Arial" w:cs="Arial"/>
            <w:color w:val="auto"/>
            <w:sz w:val="22"/>
            <w:u w:val="none"/>
          </w:rPr>
          <w:t>Cemetery</w:t>
        </w:r>
      </w:hyperlink>
      <w:r w:rsidR="00461859" w:rsidRPr="001D19F6">
        <w:rPr>
          <w:rFonts w:ascii="Arial" w:eastAsia="굴림" w:hAnsi="Arial" w:cs="Arial"/>
          <w:sz w:val="22"/>
        </w:rPr>
        <w:t xml:space="preserve"> </w:t>
      </w:r>
      <w:r w:rsidR="003C7C66" w:rsidRPr="001D19F6">
        <w:rPr>
          <w:rFonts w:ascii="Arial" w:eastAsia="굴림" w:hAnsi="Arial" w:cs="Arial"/>
          <w:sz w:val="22"/>
        </w:rPr>
        <w:t>or Vault</w:t>
      </w:r>
      <w:r w:rsidR="003C7C66" w:rsidRPr="001D19F6">
        <w:rPr>
          <w:rFonts w:ascii="Arial" w:eastAsia="굴림" w:hAnsi="Arial" w:cs="Arial"/>
          <w:sz w:val="22"/>
        </w:rPr>
        <w:tab/>
      </w:r>
      <w:r w:rsidR="00461859" w:rsidRPr="001D19F6">
        <w:rPr>
          <w:rFonts w:ascii="Arial" w:eastAsia="굴림" w:hAnsi="Arial" w:cs="Arial"/>
          <w:sz w:val="22"/>
        </w:rPr>
        <w:t xml:space="preserve">→Go to </w:t>
      </w:r>
      <w:r w:rsidR="001352D3" w:rsidRPr="001D19F6">
        <w:rPr>
          <w:rFonts w:ascii="Arial" w:eastAsia="굴림" w:hAnsi="Arial" w:cs="Arial"/>
          <w:sz w:val="22"/>
        </w:rPr>
        <w:t>C</w:t>
      </w:r>
      <w:r w:rsidR="00461859" w:rsidRPr="001D19F6">
        <w:rPr>
          <w:rFonts w:ascii="Arial" w:eastAsia="굴림" w:hAnsi="Arial" w:cs="Arial"/>
          <w:sz w:val="22"/>
        </w:rPr>
        <w:t>603</w:t>
      </w:r>
    </w:p>
    <w:p w14:paraId="0498A468" w14:textId="77777777" w:rsidR="00461859" w:rsidRPr="001D19F6" w:rsidRDefault="00461859" w:rsidP="00F14BA4">
      <w:pPr>
        <w:pStyle w:val="a6"/>
        <w:numPr>
          <w:ilvl w:val="0"/>
          <w:numId w:val="940"/>
        </w:numPr>
        <w:wordWrap/>
        <w:spacing w:line="360" w:lineRule="auto"/>
        <w:ind w:leftChars="0"/>
        <w:jc w:val="left"/>
        <w:rPr>
          <w:rFonts w:ascii="Arial" w:eastAsia="굴림" w:hAnsi="Arial" w:cs="Arial"/>
          <w:sz w:val="22"/>
        </w:rPr>
      </w:pPr>
      <w:r w:rsidRPr="001D19F6">
        <w:rPr>
          <w:rFonts w:ascii="Arial" w:eastAsia="굴림" w:hAnsi="Arial" w:cs="Arial"/>
          <w:sz w:val="22"/>
        </w:rPr>
        <w:t xml:space="preserve">Family gravesite </w:t>
      </w:r>
      <w:r w:rsidR="003C7C66" w:rsidRPr="001D19F6">
        <w:rPr>
          <w:rFonts w:ascii="Arial" w:eastAsia="굴림" w:hAnsi="Arial" w:cs="Arial"/>
          <w:sz w:val="22"/>
        </w:rPr>
        <w:tab/>
        <w:t>→</w:t>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 xml:space="preserve">603 </w:t>
      </w:r>
    </w:p>
    <w:p w14:paraId="6EE7D5FD" w14:textId="77777777" w:rsidR="00461859" w:rsidRPr="001D19F6" w:rsidRDefault="00461859" w:rsidP="00F14BA4">
      <w:pPr>
        <w:pStyle w:val="a6"/>
        <w:numPr>
          <w:ilvl w:val="0"/>
          <w:numId w:val="941"/>
        </w:numPr>
        <w:wordWrap/>
        <w:spacing w:line="360" w:lineRule="auto"/>
        <w:ind w:leftChars="0"/>
        <w:jc w:val="left"/>
        <w:rPr>
          <w:rFonts w:ascii="Arial" w:eastAsia="굴림" w:hAnsi="Arial" w:cs="Arial"/>
          <w:sz w:val="22"/>
        </w:rPr>
      </w:pPr>
      <w:r w:rsidRPr="001D19F6">
        <w:rPr>
          <w:rFonts w:ascii="Arial" w:eastAsia="굴림" w:hAnsi="Arial" w:cs="Arial"/>
          <w:sz w:val="22"/>
        </w:rPr>
        <w:t>Charnel house</w:t>
      </w:r>
      <w:r w:rsidR="003C7C66" w:rsidRPr="001D19F6">
        <w:rPr>
          <w:rFonts w:ascii="Arial" w:eastAsia="굴림" w:hAnsi="Arial" w:cs="Arial"/>
          <w:sz w:val="22"/>
        </w:rPr>
        <w:tab/>
      </w:r>
      <w:r w:rsidR="003C7C66"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C</w:t>
      </w:r>
      <w:r w:rsidRPr="001D19F6">
        <w:rPr>
          <w:rFonts w:ascii="Arial" w:eastAsia="굴림" w:hAnsi="Arial" w:cs="Arial"/>
          <w:sz w:val="22"/>
        </w:rPr>
        <w:t>603</w:t>
      </w:r>
    </w:p>
    <w:p w14:paraId="4F092B31" w14:textId="77777777" w:rsidR="00461859" w:rsidRPr="001D19F6" w:rsidRDefault="00461859" w:rsidP="00F14BA4">
      <w:pPr>
        <w:pStyle w:val="a6"/>
        <w:numPr>
          <w:ilvl w:val="0"/>
          <w:numId w:val="942"/>
        </w:numPr>
        <w:wordWrap/>
        <w:spacing w:line="360" w:lineRule="auto"/>
        <w:ind w:leftChars="0"/>
        <w:jc w:val="left"/>
        <w:rPr>
          <w:rFonts w:ascii="Arial" w:eastAsia="굴림" w:hAnsi="Arial" w:cs="Arial"/>
          <w:sz w:val="22"/>
        </w:rPr>
      </w:pPr>
      <w:r w:rsidRPr="001D19F6">
        <w:rPr>
          <w:rFonts w:ascii="Arial" w:eastAsia="굴림" w:hAnsi="Arial" w:cs="Arial"/>
          <w:sz w:val="22"/>
        </w:rPr>
        <w:t>Others</w:t>
      </w:r>
    </w:p>
    <w:p w14:paraId="2DCAE060" w14:textId="77777777" w:rsidR="00461859" w:rsidRPr="001D19F6" w:rsidRDefault="00461859" w:rsidP="00461859">
      <w:pPr>
        <w:wordWrap/>
        <w:spacing w:line="360" w:lineRule="auto"/>
        <w:jc w:val="left"/>
        <w:rPr>
          <w:rFonts w:ascii="Arial" w:eastAsia="굴림" w:hAnsi="Arial" w:cs="Arial"/>
          <w:sz w:val="22"/>
        </w:rPr>
      </w:pPr>
    </w:p>
    <w:p w14:paraId="5B0E9A17"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602. If others, please specify.</w:t>
      </w:r>
    </w:p>
    <w:p w14:paraId="5A3A4EAD" w14:textId="77777777" w:rsidR="00461859" w:rsidRPr="001D19F6" w:rsidRDefault="00174ED8" w:rsidP="00461859">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lastRenderedPageBreak/>
        <w:tab/>
        <w:t>_______________________________</w:t>
      </w:r>
    </w:p>
    <w:p w14:paraId="09E93963" w14:textId="77777777" w:rsidR="00461859" w:rsidRPr="001D19F6" w:rsidRDefault="00461859" w:rsidP="00461859">
      <w:pPr>
        <w:wordWrap/>
        <w:spacing w:line="360" w:lineRule="auto"/>
        <w:jc w:val="left"/>
        <w:rPr>
          <w:rFonts w:ascii="Arial" w:eastAsia="굴림" w:hAnsi="Arial" w:cs="Arial"/>
          <w:sz w:val="22"/>
          <w:u w:val="single"/>
        </w:rPr>
      </w:pPr>
    </w:p>
    <w:p w14:paraId="534B4C14" w14:textId="77777777" w:rsidR="00461859" w:rsidRPr="001D19F6" w:rsidRDefault="001352D3" w:rsidP="00461859">
      <w:pPr>
        <w:wordWrap/>
        <w:spacing w:line="360" w:lineRule="auto"/>
        <w:jc w:val="left"/>
        <w:rPr>
          <w:rFonts w:ascii="Arial" w:eastAsia="굴림" w:hAnsi="Arial" w:cs="Arial"/>
          <w:bCs/>
          <w:sz w:val="22"/>
        </w:rPr>
      </w:pPr>
      <w:r w:rsidRPr="001D19F6">
        <w:rPr>
          <w:rFonts w:ascii="Arial" w:eastAsia="굴림" w:hAnsi="Arial" w:cs="Arial"/>
          <w:sz w:val="22"/>
        </w:rPr>
        <w:t>C</w:t>
      </w:r>
      <w:r w:rsidR="00461859" w:rsidRPr="001D19F6">
        <w:rPr>
          <w:rFonts w:ascii="Arial" w:eastAsia="굴림" w:hAnsi="Arial" w:cs="Arial"/>
          <w:sz w:val="22"/>
        </w:rPr>
        <w:t xml:space="preserve">603. </w:t>
      </w:r>
      <w:r w:rsidR="00461859" w:rsidRPr="001D19F6">
        <w:rPr>
          <w:rFonts w:ascii="Arial" w:eastAsia="굴림" w:hAnsi="Arial" w:cs="Arial"/>
          <w:bCs/>
          <w:sz w:val="22"/>
        </w:rPr>
        <w:t xml:space="preserve">How much did his/her funeral cost? </w:t>
      </w:r>
      <w:r w:rsidR="00461859" w:rsidRPr="001D19F6">
        <w:rPr>
          <w:rFonts w:ascii="Arial" w:eastAsia="굴림" w:hAnsi="Arial" w:cs="Arial"/>
          <w:sz w:val="22"/>
        </w:rPr>
        <w:t>(unit: 10,000 Korean won)</w:t>
      </w:r>
    </w:p>
    <w:p w14:paraId="0AB26F30" w14:textId="77777777" w:rsidR="00461859" w:rsidRPr="001D19F6" w:rsidRDefault="003C7C66" w:rsidP="00461859">
      <w:pPr>
        <w:wordWrap/>
        <w:spacing w:line="360" w:lineRule="auto"/>
        <w:jc w:val="left"/>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0~99997]</w:t>
      </w:r>
    </w:p>
    <w:p w14:paraId="7A6048B2" w14:textId="77777777" w:rsidR="00305C59" w:rsidRPr="001D19F6" w:rsidRDefault="00305C59" w:rsidP="00461859">
      <w:pPr>
        <w:wordWrap/>
        <w:spacing w:line="360" w:lineRule="auto"/>
        <w:jc w:val="left"/>
        <w:rPr>
          <w:rFonts w:ascii="Arial" w:eastAsia="굴림" w:hAnsi="Arial" w:cs="Arial"/>
          <w:sz w:val="22"/>
        </w:rPr>
      </w:pPr>
    </w:p>
    <w:p w14:paraId="5AD1C0B6"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604. Was there any bereaved family member who received psychological treatment due to nervous disorder, depression, etc. after his/her death?</w:t>
      </w:r>
    </w:p>
    <w:p w14:paraId="3BDADD42" w14:textId="77777777" w:rsidR="00174ED8" w:rsidRPr="001D19F6" w:rsidRDefault="00174ED8" w:rsidP="00F14BA4">
      <w:pPr>
        <w:pStyle w:val="a6"/>
        <w:numPr>
          <w:ilvl w:val="0"/>
          <w:numId w:val="93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section </w:t>
      </w:r>
      <w:r w:rsidR="001352D3" w:rsidRPr="001D19F6">
        <w:rPr>
          <w:rFonts w:ascii="Arial" w:eastAsia="굴림" w:hAnsi="Arial" w:cs="Arial"/>
          <w:sz w:val="22"/>
        </w:rPr>
        <w:t>D</w:t>
      </w:r>
      <w:r w:rsidRPr="001D19F6">
        <w:rPr>
          <w:rFonts w:ascii="Arial" w:eastAsia="굴림" w:hAnsi="Arial" w:cs="Arial"/>
          <w:sz w:val="22"/>
        </w:rPr>
        <w:t>.</w:t>
      </w:r>
    </w:p>
    <w:p w14:paraId="56671055" w14:textId="77777777" w:rsidR="00461859" w:rsidRPr="001D19F6" w:rsidRDefault="00461859" w:rsidP="00461859">
      <w:pPr>
        <w:wordWrap/>
        <w:spacing w:line="360" w:lineRule="auto"/>
        <w:jc w:val="left"/>
        <w:rPr>
          <w:rFonts w:ascii="Arial" w:eastAsia="굴림" w:hAnsi="Arial" w:cs="Arial"/>
          <w:sz w:val="22"/>
        </w:rPr>
      </w:pPr>
    </w:p>
    <w:p w14:paraId="4AEA612C"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605. Who received psychological treatment?</w:t>
      </w:r>
    </w:p>
    <w:p w14:paraId="1C9EBC17" w14:textId="77777777" w:rsidR="003C7C66" w:rsidRPr="001D19F6" w:rsidRDefault="003C7C66" w:rsidP="00F14BA4">
      <w:pPr>
        <w:pStyle w:val="a6"/>
        <w:numPr>
          <w:ilvl w:val="0"/>
          <w:numId w:val="943"/>
        </w:numPr>
        <w:wordWrap/>
        <w:spacing w:line="360" w:lineRule="auto"/>
        <w:ind w:leftChars="0"/>
        <w:rPr>
          <w:rFonts w:ascii="Arial" w:eastAsia="굴림" w:hAnsi="Arial" w:cs="Arial"/>
          <w:sz w:val="22"/>
        </w:rPr>
      </w:pPr>
      <w:r w:rsidRPr="001D19F6">
        <w:rPr>
          <w:rFonts w:ascii="Arial" w:eastAsia="굴림" w:hAnsi="Arial" w:cs="Arial"/>
          <w:sz w:val="22"/>
        </w:rPr>
        <w:t>Spouse</w:t>
      </w:r>
    </w:p>
    <w:p w14:paraId="10A26F70" w14:textId="77777777" w:rsidR="003C7C66" w:rsidRPr="001D19F6" w:rsidRDefault="003C7C66" w:rsidP="00F14BA4">
      <w:pPr>
        <w:pStyle w:val="a6"/>
        <w:numPr>
          <w:ilvl w:val="0"/>
          <w:numId w:val="943"/>
        </w:numPr>
        <w:wordWrap/>
        <w:spacing w:line="360" w:lineRule="auto"/>
        <w:ind w:leftChars="0"/>
        <w:rPr>
          <w:rFonts w:ascii="Arial" w:eastAsia="굴림" w:hAnsi="Arial" w:cs="Arial"/>
          <w:sz w:val="22"/>
        </w:rPr>
      </w:pPr>
      <w:r w:rsidRPr="001D19F6">
        <w:rPr>
          <w:rFonts w:ascii="Arial" w:eastAsia="굴림" w:hAnsi="Arial" w:cs="Arial"/>
          <w:sz w:val="22"/>
        </w:rPr>
        <w:t>Mother</w:t>
      </w:r>
    </w:p>
    <w:p w14:paraId="4299CE30" w14:textId="77777777" w:rsidR="003C7C66" w:rsidRPr="001D19F6" w:rsidRDefault="003C7C66" w:rsidP="00F14BA4">
      <w:pPr>
        <w:pStyle w:val="a6"/>
        <w:numPr>
          <w:ilvl w:val="0"/>
          <w:numId w:val="943"/>
        </w:numPr>
        <w:wordWrap/>
        <w:spacing w:line="360" w:lineRule="auto"/>
        <w:ind w:leftChars="0"/>
        <w:rPr>
          <w:rFonts w:ascii="Arial" w:eastAsia="굴림" w:hAnsi="Arial" w:cs="Arial"/>
          <w:sz w:val="22"/>
        </w:rPr>
      </w:pPr>
      <w:r w:rsidRPr="001D19F6">
        <w:rPr>
          <w:rFonts w:ascii="Arial" w:eastAsia="굴림" w:hAnsi="Arial" w:cs="Arial"/>
          <w:sz w:val="22"/>
        </w:rPr>
        <w:t>Father</w:t>
      </w:r>
    </w:p>
    <w:p w14:paraId="2187F19D" w14:textId="77777777" w:rsidR="003C7C66" w:rsidRPr="001D19F6" w:rsidRDefault="003C7C66" w:rsidP="00F14BA4">
      <w:pPr>
        <w:pStyle w:val="a6"/>
        <w:numPr>
          <w:ilvl w:val="0"/>
          <w:numId w:val="943"/>
        </w:numPr>
        <w:wordWrap/>
        <w:spacing w:line="360" w:lineRule="auto"/>
        <w:ind w:leftChars="0"/>
        <w:rPr>
          <w:rFonts w:ascii="Arial" w:eastAsia="굴림" w:hAnsi="Arial" w:cs="Arial"/>
          <w:sz w:val="22"/>
        </w:rPr>
      </w:pPr>
      <w:r w:rsidRPr="001D19F6">
        <w:rPr>
          <w:rFonts w:ascii="Arial" w:eastAsia="굴림" w:hAnsi="Arial" w:cs="Arial"/>
          <w:sz w:val="22"/>
        </w:rPr>
        <w:t xml:space="preserve">Mother-in-law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74CD645" w14:textId="77777777" w:rsidR="003C7C66" w:rsidRPr="001D19F6" w:rsidRDefault="003C7C66" w:rsidP="00F14BA4">
      <w:pPr>
        <w:pStyle w:val="a6"/>
        <w:numPr>
          <w:ilvl w:val="0"/>
          <w:numId w:val="943"/>
        </w:numPr>
        <w:wordWrap/>
        <w:spacing w:line="360" w:lineRule="auto"/>
        <w:ind w:leftChars="0"/>
        <w:rPr>
          <w:rFonts w:ascii="Arial" w:eastAsia="굴림" w:hAnsi="Arial" w:cs="Arial"/>
          <w:sz w:val="22"/>
        </w:rPr>
      </w:pPr>
      <w:r w:rsidRPr="001D19F6">
        <w:rPr>
          <w:rFonts w:ascii="Arial" w:eastAsia="굴림" w:hAnsi="Arial" w:cs="Arial"/>
          <w:sz w:val="22"/>
        </w:rPr>
        <w:t xml:space="preserve">Father-in-law </w:t>
      </w:r>
      <w:r w:rsidRPr="001D19F6">
        <w:rPr>
          <w:rFonts w:ascii="Arial" w:eastAsia="굴림" w:hAnsi="Arial" w:cs="Arial"/>
          <w:sz w:val="22"/>
        </w:rPr>
        <w:tab/>
      </w:r>
      <w:r w:rsidRPr="001D19F6">
        <w:rPr>
          <w:rFonts w:ascii="Arial" w:eastAsia="굴림" w:hAnsi="Arial" w:cs="Arial"/>
          <w:sz w:val="22"/>
        </w:rPr>
        <w:tab/>
      </w:r>
    </w:p>
    <w:p w14:paraId="59C504C9" w14:textId="77777777" w:rsidR="003C7C66" w:rsidRPr="001D19F6" w:rsidRDefault="003C7C66" w:rsidP="003C7C66">
      <w:pPr>
        <w:wordWrap/>
        <w:spacing w:line="360" w:lineRule="auto"/>
        <w:ind w:left="400"/>
        <w:rPr>
          <w:rFonts w:ascii="Arial" w:eastAsia="굴림" w:hAnsi="Arial" w:cs="Arial"/>
          <w:sz w:val="22"/>
        </w:rPr>
      </w:pPr>
      <w:r w:rsidRPr="001D19F6">
        <w:rPr>
          <w:rFonts w:ascii="Arial" w:eastAsia="한컴돋움" w:hAnsi="Arial" w:cs="Arial"/>
          <w:sz w:val="22"/>
        </w:rPr>
        <w:t>[7~26]</w:t>
      </w:r>
      <w:r w:rsidRPr="001D19F6">
        <w:rPr>
          <w:rFonts w:ascii="Arial" w:eastAsia="굴림" w:hAnsi="Arial" w:cs="Arial"/>
          <w:sz w:val="22"/>
        </w:rPr>
        <w:t xml:space="preserve"> Children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76556643" w14:textId="77777777" w:rsidR="003C7C66" w:rsidRPr="001D19F6" w:rsidRDefault="003C7C66" w:rsidP="003C7C66">
      <w:pPr>
        <w:wordWrap/>
        <w:spacing w:line="360" w:lineRule="auto"/>
        <w:ind w:left="400"/>
        <w:rPr>
          <w:rFonts w:ascii="Arial" w:eastAsia="굴림" w:hAnsi="Arial" w:cs="Arial"/>
          <w:sz w:val="22"/>
        </w:rPr>
      </w:pPr>
      <w:r w:rsidRPr="001D19F6">
        <w:rPr>
          <w:rFonts w:ascii="Arial" w:eastAsia="한컴돋움" w:hAnsi="Arial" w:cs="Arial"/>
          <w:sz w:val="22"/>
        </w:rPr>
        <w:t>[27~46]</w:t>
      </w:r>
      <w:r w:rsidRPr="001D19F6">
        <w:rPr>
          <w:rFonts w:ascii="Arial" w:eastAsia="굴림" w:hAnsi="Arial" w:cs="Arial"/>
          <w:sz w:val="22"/>
        </w:rPr>
        <w:t xml:space="preserve"> Sibling list </w:t>
      </w:r>
      <w:r w:rsidRPr="001D19F6">
        <w:rPr>
          <w:rFonts w:ascii="Arial" w:eastAsia="굴림" w:hAnsi="Arial" w:cs="Arial"/>
          <w:sz w:val="22"/>
        </w:rPr>
        <w:tab/>
      </w:r>
      <w:r w:rsidRPr="001D19F6">
        <w:rPr>
          <w:rFonts w:ascii="Arial" w:eastAsia="굴림" w:hAnsi="Arial" w:cs="Arial"/>
          <w:sz w:val="22"/>
        </w:rPr>
        <w:tab/>
      </w:r>
      <w:r w:rsidRPr="001D19F6">
        <w:rPr>
          <w:rFonts w:ascii="Arial" w:eastAsia="굴림" w:hAnsi="Arial" w:cs="Arial"/>
          <w:sz w:val="22"/>
        </w:rPr>
        <w:tab/>
      </w:r>
    </w:p>
    <w:p w14:paraId="454110F9" w14:textId="77777777" w:rsidR="003C7C66" w:rsidRPr="001D19F6" w:rsidRDefault="003C7C66" w:rsidP="003C7C66">
      <w:pPr>
        <w:wordWrap/>
        <w:spacing w:line="360" w:lineRule="auto"/>
        <w:ind w:left="400"/>
        <w:rPr>
          <w:rFonts w:ascii="Arial" w:eastAsia="굴림" w:hAnsi="Arial" w:cs="Arial"/>
          <w:sz w:val="22"/>
        </w:rPr>
      </w:pPr>
      <w:r w:rsidRPr="001D19F6">
        <w:rPr>
          <w:rFonts w:ascii="Arial" w:eastAsia="한컴돋움" w:hAnsi="Arial" w:cs="Arial"/>
          <w:sz w:val="22"/>
        </w:rPr>
        <w:t>[47]</w:t>
      </w:r>
      <w:r w:rsidRPr="001D19F6">
        <w:rPr>
          <w:rFonts w:ascii="Arial" w:eastAsia="굴림" w:hAnsi="Arial" w:cs="Arial"/>
          <w:sz w:val="22"/>
        </w:rPr>
        <w:t xml:space="preserve"> </w:t>
      </w:r>
      <w:r w:rsidR="009F0AFD" w:rsidRPr="001D19F6">
        <w:rPr>
          <w:rFonts w:ascii="Arial" w:eastAsia="굴림" w:hAnsi="Arial" w:cs="Arial"/>
          <w:sz w:val="22"/>
        </w:rPr>
        <w:t>Brother</w:t>
      </w:r>
      <w:r w:rsidRPr="001D19F6">
        <w:rPr>
          <w:rFonts w:ascii="Arial" w:eastAsia="굴림" w:hAnsi="Arial" w:cs="Arial"/>
          <w:sz w:val="22"/>
        </w:rPr>
        <w:t xml:space="preserve">-in-law/sister-in-law </w:t>
      </w:r>
      <w:r w:rsidRPr="001D19F6">
        <w:rPr>
          <w:rFonts w:ascii="Arial" w:eastAsia="굴림" w:hAnsi="Arial" w:cs="Arial"/>
          <w:sz w:val="22"/>
        </w:rPr>
        <w:tab/>
        <w:t xml:space="preserve"> </w:t>
      </w:r>
    </w:p>
    <w:p w14:paraId="6C350B61" w14:textId="77777777" w:rsidR="003C7C66" w:rsidRPr="001D19F6" w:rsidRDefault="003C7C66" w:rsidP="003C7C66">
      <w:pPr>
        <w:wordWrap/>
        <w:spacing w:line="360" w:lineRule="auto"/>
        <w:ind w:left="400"/>
        <w:rPr>
          <w:rFonts w:ascii="Arial" w:eastAsia="굴림" w:hAnsi="Arial" w:cs="Arial"/>
          <w:sz w:val="22"/>
        </w:rPr>
      </w:pPr>
      <w:r w:rsidRPr="001D19F6">
        <w:rPr>
          <w:rFonts w:ascii="Arial" w:eastAsia="한컴돋움" w:hAnsi="Arial" w:cs="Arial"/>
          <w:sz w:val="22"/>
        </w:rPr>
        <w:t xml:space="preserve">[48] </w:t>
      </w:r>
      <w:r w:rsidRPr="001D19F6">
        <w:rPr>
          <w:rFonts w:ascii="Arial" w:eastAsia="굴림" w:hAnsi="Arial" w:cs="Arial"/>
          <w:sz w:val="22"/>
        </w:rPr>
        <w:t xml:space="preserve">Son-in-law/daughter-in-law </w:t>
      </w:r>
      <w:r w:rsidRPr="001D19F6">
        <w:rPr>
          <w:rFonts w:ascii="Arial" w:eastAsia="굴림" w:hAnsi="Arial" w:cs="Arial"/>
          <w:sz w:val="22"/>
        </w:rPr>
        <w:tab/>
      </w:r>
    </w:p>
    <w:p w14:paraId="4A0269CB" w14:textId="77777777" w:rsidR="003C7C66" w:rsidRPr="001D19F6" w:rsidRDefault="003C7C66" w:rsidP="003C7C66">
      <w:pPr>
        <w:wordWrap/>
        <w:spacing w:line="360" w:lineRule="auto"/>
        <w:ind w:left="400"/>
        <w:rPr>
          <w:rFonts w:ascii="Arial" w:eastAsia="굴림" w:hAnsi="Arial" w:cs="Arial"/>
          <w:sz w:val="22"/>
        </w:rPr>
      </w:pPr>
      <w:r w:rsidRPr="001D19F6">
        <w:rPr>
          <w:rFonts w:ascii="Arial" w:eastAsia="한컴돋움" w:hAnsi="Arial" w:cs="Arial"/>
          <w:sz w:val="22"/>
        </w:rPr>
        <w:t>[49]</w:t>
      </w:r>
      <w:r w:rsidRPr="001D19F6">
        <w:rPr>
          <w:rFonts w:ascii="Arial" w:eastAsia="굴림" w:hAnsi="Arial" w:cs="Arial"/>
          <w:sz w:val="22"/>
        </w:rPr>
        <w:t xml:space="preserve"> Grandchildren </w:t>
      </w:r>
    </w:p>
    <w:p w14:paraId="59A17DC4" w14:textId="77777777" w:rsidR="003C7C66" w:rsidRPr="001D19F6" w:rsidRDefault="003C7C66" w:rsidP="003C7C66">
      <w:pPr>
        <w:wordWrap/>
        <w:spacing w:line="360" w:lineRule="auto"/>
        <w:ind w:firstLine="400"/>
        <w:rPr>
          <w:rFonts w:ascii="Arial" w:eastAsia="굴림" w:hAnsi="Arial" w:cs="Arial"/>
          <w:sz w:val="22"/>
        </w:rPr>
      </w:pPr>
      <w:r w:rsidRPr="001D19F6">
        <w:rPr>
          <w:rFonts w:ascii="Arial" w:eastAsia="한컴돋움" w:hAnsi="Arial" w:cs="Arial"/>
          <w:sz w:val="22"/>
        </w:rPr>
        <w:t xml:space="preserve">[50] </w:t>
      </w:r>
      <w:r w:rsidRPr="001D19F6">
        <w:rPr>
          <w:rFonts w:ascii="Arial" w:eastAsia="굴림" w:hAnsi="Arial" w:cs="Arial"/>
          <w:sz w:val="22"/>
        </w:rPr>
        <w:t>Other relatives</w:t>
      </w:r>
    </w:p>
    <w:p w14:paraId="2362AD0F" w14:textId="77777777" w:rsidR="003C7C66" w:rsidRPr="001D19F6" w:rsidRDefault="003C7C66" w:rsidP="003C7C66">
      <w:pPr>
        <w:wordWrap/>
        <w:spacing w:line="360" w:lineRule="auto"/>
        <w:ind w:firstLine="400"/>
        <w:jc w:val="left"/>
        <w:rPr>
          <w:rFonts w:ascii="Arial" w:eastAsia="굴림" w:hAnsi="Arial" w:cs="Arial"/>
          <w:sz w:val="22"/>
        </w:rPr>
      </w:pPr>
      <w:r w:rsidRPr="001D19F6">
        <w:rPr>
          <w:rFonts w:ascii="Arial" w:eastAsia="굴림" w:hAnsi="Arial" w:cs="Arial"/>
          <w:sz w:val="22"/>
        </w:rPr>
        <w:t xml:space="preserve">[55] Others </w:t>
      </w:r>
    </w:p>
    <w:p w14:paraId="1B95DEA9" w14:textId="77777777" w:rsidR="003C7C66" w:rsidRPr="001D19F6" w:rsidRDefault="003C7C66" w:rsidP="003C7C66">
      <w:pPr>
        <w:wordWrap/>
        <w:spacing w:line="360" w:lineRule="auto"/>
        <w:jc w:val="left"/>
        <w:rPr>
          <w:rFonts w:ascii="Arial" w:eastAsia="굴림" w:hAnsi="Arial" w:cs="Arial"/>
          <w:sz w:val="22"/>
        </w:rPr>
      </w:pPr>
      <w:r w:rsidRPr="001D19F6">
        <w:rPr>
          <w:rFonts w:ascii="Arial" w:eastAsia="굴림" w:hAnsi="Arial" w:cs="Arial"/>
          <w:sz w:val="22"/>
        </w:rPr>
        <w:t xml:space="preserve">From </w:t>
      </w:r>
      <w:r w:rsidR="008B707C" w:rsidRPr="001D19F6">
        <w:rPr>
          <w:rFonts w:ascii="Arial" w:eastAsia="굴림" w:hAnsi="Arial" w:cs="Arial"/>
          <w:sz w:val="22"/>
        </w:rPr>
        <w:t xml:space="preserve">code </w:t>
      </w:r>
      <w:r w:rsidRPr="001D19F6">
        <w:rPr>
          <w:rFonts w:ascii="Arial" w:eastAsia="굴림" w:hAnsi="Arial" w:cs="Arial"/>
          <w:sz w:val="22"/>
        </w:rPr>
        <w:t xml:space="preserve">2~ 50, Go to section </w:t>
      </w:r>
      <w:r w:rsidR="001352D3" w:rsidRPr="001D19F6">
        <w:rPr>
          <w:rFonts w:ascii="Arial" w:eastAsia="굴림" w:hAnsi="Arial" w:cs="Arial"/>
          <w:sz w:val="22"/>
        </w:rPr>
        <w:t>D</w:t>
      </w:r>
      <w:r w:rsidRPr="001D19F6">
        <w:rPr>
          <w:rFonts w:ascii="Arial" w:eastAsia="굴림" w:hAnsi="Arial" w:cs="Arial"/>
          <w:sz w:val="22"/>
        </w:rPr>
        <w:t>.</w:t>
      </w:r>
    </w:p>
    <w:p w14:paraId="5F8BB470" w14:textId="77777777" w:rsidR="00461859" w:rsidRPr="001D19F6" w:rsidRDefault="00461859" w:rsidP="00461859">
      <w:pPr>
        <w:wordWrap/>
        <w:spacing w:line="360" w:lineRule="auto"/>
        <w:jc w:val="left"/>
        <w:rPr>
          <w:rFonts w:ascii="Arial" w:eastAsia="굴림" w:hAnsi="Arial" w:cs="Arial"/>
          <w:sz w:val="22"/>
        </w:rPr>
      </w:pPr>
    </w:p>
    <w:p w14:paraId="0D960BA0" w14:textId="77777777" w:rsidR="00461859" w:rsidRPr="001D19F6" w:rsidRDefault="001352D3" w:rsidP="00461859">
      <w:pPr>
        <w:wordWrap/>
        <w:spacing w:line="360" w:lineRule="auto"/>
        <w:jc w:val="left"/>
        <w:rPr>
          <w:rFonts w:ascii="Arial" w:eastAsia="굴림" w:hAnsi="Arial" w:cs="Arial"/>
          <w:sz w:val="22"/>
        </w:rPr>
      </w:pPr>
      <w:r w:rsidRPr="001D19F6">
        <w:rPr>
          <w:rFonts w:ascii="Arial" w:eastAsia="굴림" w:hAnsi="Arial" w:cs="Arial"/>
          <w:sz w:val="22"/>
        </w:rPr>
        <w:t>C</w:t>
      </w:r>
      <w:r w:rsidR="00461859" w:rsidRPr="001D19F6">
        <w:rPr>
          <w:rFonts w:ascii="Arial" w:eastAsia="굴림" w:hAnsi="Arial" w:cs="Arial"/>
          <w:sz w:val="22"/>
        </w:rPr>
        <w:t>606. If others, please specify.</w:t>
      </w:r>
    </w:p>
    <w:p w14:paraId="5048B1EC" w14:textId="77777777" w:rsidR="00D76EA0" w:rsidRPr="001D19F6" w:rsidRDefault="00174ED8" w:rsidP="008B35C6">
      <w:pPr>
        <w:wordWrap/>
        <w:spacing w:line="360" w:lineRule="auto"/>
        <w:jc w:val="left"/>
        <w:rPr>
          <w:rFonts w:ascii="Arial" w:eastAsia="굴림" w:hAnsi="Arial" w:cs="Arial"/>
          <w:sz w:val="22"/>
          <w:u w:val="single"/>
        </w:rPr>
      </w:pPr>
      <w:r w:rsidRPr="001D19F6">
        <w:rPr>
          <w:rFonts w:ascii="Arial" w:eastAsia="굴림" w:hAnsi="Arial" w:cs="Arial"/>
          <w:kern w:val="0"/>
          <w:sz w:val="22"/>
          <w:szCs w:val="20"/>
        </w:rPr>
        <w:tab/>
        <w:t>_______________________________</w:t>
      </w:r>
    </w:p>
    <w:p w14:paraId="0FDE7870" w14:textId="77777777" w:rsidR="00305C59" w:rsidRPr="001D19F6" w:rsidRDefault="00305C59">
      <w:pPr>
        <w:widowControl/>
        <w:wordWrap/>
        <w:autoSpaceDE/>
        <w:autoSpaceDN/>
        <w:jc w:val="left"/>
        <w:rPr>
          <w:rFonts w:ascii="Arial" w:eastAsia="굴림" w:hAnsi="Arial" w:cs="Arial"/>
          <w:sz w:val="22"/>
          <w:u w:val="single"/>
        </w:rPr>
      </w:pPr>
    </w:p>
    <w:p w14:paraId="64BF2206" w14:textId="77777777" w:rsidR="00407C75" w:rsidRPr="001D19F6" w:rsidRDefault="00407C75">
      <w:pPr>
        <w:widowControl/>
        <w:wordWrap/>
        <w:autoSpaceDE/>
        <w:autoSpaceDN/>
        <w:jc w:val="left"/>
        <w:rPr>
          <w:rFonts w:ascii="Arial" w:eastAsia="굴림" w:hAnsi="Arial" w:cs="Arial"/>
          <w:sz w:val="22"/>
          <w:u w:val="single"/>
        </w:rPr>
      </w:pPr>
    </w:p>
    <w:p w14:paraId="13892902" w14:textId="77777777" w:rsidR="00407C75" w:rsidRPr="001D19F6" w:rsidRDefault="00407C75">
      <w:pPr>
        <w:widowControl/>
        <w:wordWrap/>
        <w:autoSpaceDE/>
        <w:autoSpaceDN/>
        <w:jc w:val="left"/>
        <w:rPr>
          <w:rFonts w:ascii="Arial" w:eastAsia="굴림" w:hAnsi="Arial" w:cs="Arial"/>
          <w:sz w:val="22"/>
          <w:u w:val="single"/>
        </w:rPr>
      </w:pPr>
    </w:p>
    <w:p w14:paraId="0FF6E9A0" w14:textId="77777777" w:rsidR="00DD47B1" w:rsidRPr="001D19F6" w:rsidRDefault="00DD47B1">
      <w:pPr>
        <w:widowControl/>
        <w:wordWrap/>
        <w:autoSpaceDE/>
        <w:autoSpaceDN/>
        <w:jc w:val="left"/>
        <w:rPr>
          <w:rFonts w:ascii="Arial" w:eastAsia="굴림" w:hAnsi="Arial" w:cs="Arial"/>
          <w:sz w:val="22"/>
          <w:u w:val="single"/>
        </w:rPr>
      </w:pPr>
    </w:p>
    <w:p w14:paraId="0E6D65F0" w14:textId="77777777" w:rsidR="00DD47B1" w:rsidRPr="001D19F6" w:rsidRDefault="00DD47B1">
      <w:pPr>
        <w:widowControl/>
        <w:wordWrap/>
        <w:autoSpaceDE/>
        <w:autoSpaceDN/>
        <w:jc w:val="left"/>
        <w:rPr>
          <w:rFonts w:ascii="Arial" w:eastAsia="굴림" w:hAnsi="Arial" w:cs="Arial"/>
          <w:sz w:val="22"/>
          <w:u w:val="single"/>
        </w:rPr>
      </w:pPr>
    </w:p>
    <w:p w14:paraId="15EC4E41" w14:textId="77777777" w:rsidR="00DD47B1" w:rsidRPr="001D19F6" w:rsidRDefault="00DD47B1">
      <w:pPr>
        <w:widowControl/>
        <w:wordWrap/>
        <w:autoSpaceDE/>
        <w:autoSpaceDN/>
        <w:jc w:val="left"/>
        <w:rPr>
          <w:rFonts w:ascii="Arial" w:eastAsia="굴림" w:hAnsi="Arial" w:cs="Arial"/>
          <w:sz w:val="22"/>
          <w:u w:val="single"/>
        </w:rPr>
      </w:pPr>
    </w:p>
    <w:p w14:paraId="2582D195" w14:textId="77777777" w:rsidR="00DD47B1" w:rsidRPr="001D19F6" w:rsidRDefault="00DD47B1">
      <w:pPr>
        <w:widowControl/>
        <w:wordWrap/>
        <w:autoSpaceDE/>
        <w:autoSpaceDN/>
        <w:jc w:val="left"/>
        <w:rPr>
          <w:rFonts w:ascii="Arial" w:eastAsia="굴림" w:hAnsi="Arial" w:cs="Arial"/>
          <w:sz w:val="22"/>
          <w:u w:val="single"/>
        </w:rPr>
      </w:pPr>
    </w:p>
    <w:p w14:paraId="26AEFCEC" w14:textId="77777777" w:rsidR="00DD47B1" w:rsidRPr="001D19F6" w:rsidRDefault="00DD47B1">
      <w:pPr>
        <w:widowControl/>
        <w:wordWrap/>
        <w:autoSpaceDE/>
        <w:autoSpaceDN/>
        <w:jc w:val="left"/>
        <w:rPr>
          <w:rFonts w:ascii="Arial" w:eastAsia="굴림" w:hAnsi="Arial" w:cs="Arial"/>
          <w:sz w:val="22"/>
          <w:u w:val="single"/>
        </w:rPr>
      </w:pPr>
    </w:p>
    <w:p w14:paraId="2229C1A1" w14:textId="77777777" w:rsidR="00DD47B1" w:rsidRPr="001D19F6" w:rsidRDefault="00DD47B1">
      <w:pPr>
        <w:widowControl/>
        <w:wordWrap/>
        <w:autoSpaceDE/>
        <w:autoSpaceDN/>
        <w:jc w:val="left"/>
        <w:rPr>
          <w:rFonts w:ascii="Arial" w:eastAsia="굴림" w:hAnsi="Arial" w:cs="Arial"/>
          <w:sz w:val="22"/>
          <w:u w:val="single"/>
        </w:rPr>
      </w:pPr>
    </w:p>
    <w:p w14:paraId="36F5F370" w14:textId="77777777" w:rsidR="00DD47B1" w:rsidRPr="001D19F6" w:rsidRDefault="00DD47B1">
      <w:pPr>
        <w:widowControl/>
        <w:wordWrap/>
        <w:autoSpaceDE/>
        <w:autoSpaceDN/>
        <w:jc w:val="left"/>
        <w:rPr>
          <w:rFonts w:ascii="Arial" w:eastAsia="굴림" w:hAnsi="Arial" w:cs="Arial"/>
          <w:sz w:val="22"/>
          <w:u w:val="single"/>
        </w:rPr>
      </w:pPr>
    </w:p>
    <w:p w14:paraId="1488E123" w14:textId="77777777" w:rsidR="00DD47B1" w:rsidRPr="001D19F6" w:rsidRDefault="00DD47B1">
      <w:pPr>
        <w:widowControl/>
        <w:wordWrap/>
        <w:autoSpaceDE/>
        <w:autoSpaceDN/>
        <w:jc w:val="left"/>
        <w:rPr>
          <w:rFonts w:ascii="Arial" w:eastAsia="굴림" w:hAnsi="Arial" w:cs="Arial"/>
          <w:sz w:val="22"/>
          <w:u w:val="single"/>
        </w:rPr>
      </w:pPr>
    </w:p>
    <w:p w14:paraId="6231C033" w14:textId="77777777" w:rsidR="00DD47B1" w:rsidRPr="001D19F6" w:rsidRDefault="00DD47B1">
      <w:pPr>
        <w:widowControl/>
        <w:wordWrap/>
        <w:autoSpaceDE/>
        <w:autoSpaceDN/>
        <w:jc w:val="left"/>
        <w:rPr>
          <w:rFonts w:ascii="Arial" w:eastAsia="굴림" w:hAnsi="Arial" w:cs="Arial"/>
          <w:sz w:val="22"/>
          <w:u w:val="single"/>
        </w:rPr>
      </w:pPr>
    </w:p>
    <w:p w14:paraId="29A73F1E" w14:textId="77777777" w:rsidR="00DD47B1" w:rsidRPr="001D19F6" w:rsidRDefault="00DD47B1">
      <w:pPr>
        <w:widowControl/>
        <w:wordWrap/>
        <w:autoSpaceDE/>
        <w:autoSpaceDN/>
        <w:jc w:val="left"/>
        <w:rPr>
          <w:rFonts w:ascii="Arial" w:eastAsia="굴림" w:hAnsi="Arial" w:cs="Arial"/>
          <w:sz w:val="22"/>
          <w:u w:val="single"/>
        </w:rPr>
      </w:pPr>
    </w:p>
    <w:p w14:paraId="102D2C88" w14:textId="77777777" w:rsidR="00DD47B1" w:rsidRPr="001D19F6" w:rsidRDefault="00DD47B1">
      <w:pPr>
        <w:widowControl/>
        <w:wordWrap/>
        <w:autoSpaceDE/>
        <w:autoSpaceDN/>
        <w:jc w:val="left"/>
        <w:rPr>
          <w:rFonts w:ascii="Arial" w:eastAsia="굴림" w:hAnsi="Arial" w:cs="Arial"/>
          <w:sz w:val="22"/>
          <w:u w:val="single"/>
        </w:rPr>
      </w:pPr>
    </w:p>
    <w:p w14:paraId="30120D96" w14:textId="77777777" w:rsidR="00DD47B1" w:rsidRPr="001D19F6" w:rsidRDefault="00DD47B1">
      <w:pPr>
        <w:widowControl/>
        <w:wordWrap/>
        <w:autoSpaceDE/>
        <w:autoSpaceDN/>
        <w:jc w:val="left"/>
        <w:rPr>
          <w:rFonts w:ascii="Arial" w:eastAsia="굴림" w:hAnsi="Arial" w:cs="Arial"/>
          <w:sz w:val="22"/>
          <w:u w:val="single"/>
        </w:rPr>
      </w:pPr>
    </w:p>
    <w:p w14:paraId="3FA00577" w14:textId="77777777" w:rsidR="00DD47B1" w:rsidRPr="001D19F6" w:rsidRDefault="00DD47B1">
      <w:pPr>
        <w:widowControl/>
        <w:wordWrap/>
        <w:autoSpaceDE/>
        <w:autoSpaceDN/>
        <w:jc w:val="left"/>
        <w:rPr>
          <w:rFonts w:ascii="Arial" w:eastAsia="굴림" w:hAnsi="Arial" w:cs="Arial"/>
          <w:sz w:val="22"/>
          <w:u w:val="single"/>
        </w:rPr>
      </w:pPr>
    </w:p>
    <w:p w14:paraId="78FE7520" w14:textId="77777777" w:rsidR="00DD47B1" w:rsidRPr="001D19F6" w:rsidRDefault="00DD47B1">
      <w:pPr>
        <w:widowControl/>
        <w:wordWrap/>
        <w:autoSpaceDE/>
        <w:autoSpaceDN/>
        <w:jc w:val="left"/>
        <w:rPr>
          <w:rFonts w:ascii="Arial" w:eastAsia="굴림" w:hAnsi="Arial" w:cs="Arial"/>
          <w:sz w:val="22"/>
          <w:u w:val="single"/>
        </w:rPr>
      </w:pPr>
    </w:p>
    <w:p w14:paraId="54E05717" w14:textId="77777777" w:rsidR="00DD47B1" w:rsidRPr="001D19F6" w:rsidRDefault="00DD47B1">
      <w:pPr>
        <w:widowControl/>
        <w:wordWrap/>
        <w:autoSpaceDE/>
        <w:autoSpaceDN/>
        <w:jc w:val="left"/>
        <w:rPr>
          <w:rFonts w:ascii="Arial" w:eastAsia="굴림" w:hAnsi="Arial" w:cs="Arial"/>
          <w:sz w:val="22"/>
          <w:u w:val="single"/>
        </w:rPr>
      </w:pPr>
    </w:p>
    <w:p w14:paraId="3D7A00F8" w14:textId="77777777" w:rsidR="00461859" w:rsidRPr="001D19F6" w:rsidRDefault="00247D84" w:rsidP="00461859">
      <w:pPr>
        <w:wordWrap/>
        <w:jc w:val="center"/>
        <w:rPr>
          <w:rFonts w:ascii="Arial" w:eastAsia="굴림" w:hAnsi="Arial" w:cs="Arial"/>
          <w:sz w:val="22"/>
        </w:rPr>
      </w:pPr>
      <w:r w:rsidRPr="001D19F6">
        <w:rPr>
          <w:rFonts w:ascii="Arial" w:hAnsi="Arial" w:cs="Arial"/>
          <w:noProof/>
          <w:sz w:val="22"/>
        </w:rPr>
        <mc:AlternateContent>
          <mc:Choice Requires="wps">
            <w:drawing>
              <wp:anchor distT="0" distB="0" distL="114300" distR="114300" simplePos="0" relativeHeight="251681792" behindDoc="0" locked="0" layoutInCell="1" allowOverlap="1" wp14:anchorId="0CF62D29" wp14:editId="5B2F2EBF">
                <wp:simplePos x="0" y="0"/>
                <wp:positionH relativeFrom="column">
                  <wp:align>center</wp:align>
                </wp:positionH>
                <wp:positionV relativeFrom="paragraph">
                  <wp:posOffset>2540</wp:posOffset>
                </wp:positionV>
                <wp:extent cx="5819775" cy="629285"/>
                <wp:effectExtent l="0" t="0" r="28575" b="37465"/>
                <wp:wrapNone/>
                <wp:docPr id="16" name="직사각형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463875C" w14:textId="77777777" w:rsidR="00706C18" w:rsidRPr="0024454C" w:rsidRDefault="00706C18" w:rsidP="00461859">
                            <w:pPr>
                              <w:pStyle w:val="a4"/>
                              <w:wordWrap/>
                              <w:spacing w:line="276" w:lineRule="auto"/>
                              <w:jc w:val="center"/>
                              <w:rPr>
                                <w:rFonts w:ascii="Arial" w:eastAsia="맑은 고딕" w:hAnsi="Arial" w:cs="Arial"/>
                                <w:b/>
                                <w:sz w:val="32"/>
                                <w:szCs w:val="32"/>
                              </w:rPr>
                            </w:pPr>
                            <w:r>
                              <w:rPr>
                                <w:rFonts w:ascii="Arial" w:eastAsia="맑은 고딕" w:hAnsi="Arial" w:cs="Arial" w:hint="eastAsia"/>
                                <w:b/>
                                <w:sz w:val="32"/>
                                <w:szCs w:val="32"/>
                              </w:rPr>
                              <w:t>X_</w:t>
                            </w:r>
                            <w:r>
                              <w:rPr>
                                <w:rFonts w:ascii="Arial" w:eastAsia="맑은 고딕" w:hAnsi="Arial" w:cs="Arial"/>
                                <w:b/>
                                <w:sz w:val="32"/>
                                <w:szCs w:val="32"/>
                              </w:rPr>
                              <w:t>D</w:t>
                            </w:r>
                            <w:r w:rsidRPr="0024454C">
                              <w:rPr>
                                <w:rFonts w:ascii="Arial" w:eastAsia="맑은 고딕" w:hAnsi="Arial" w:cs="Arial"/>
                                <w:b/>
                                <w:sz w:val="32"/>
                                <w:szCs w:val="32"/>
                              </w:rPr>
                              <w:t>. EMPLOYMENT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F62D29" id="직사각형 16" o:spid="_x0000_s1043" style="position:absolute;left:0;text-align:left;margin-left:0;margin-top:.2pt;width:458.25pt;height:49.55pt;z-index:251681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" fillcolor="#95b3d7 [1940]" strokecolor="#95b3d7 [1940]" strokeweight="1pt">
                <v:fill color2="#dbe5f1 [660]" angle="135" focus="50%" type="gradient"/>
                <v:shadow on="t" color="#243f60 [1604]" opacity=".5" offset="1pt"/>
                <v:textbox>
                  <w:txbxContent>
                    <w:p w14:paraId="0463875C" w14:textId="77777777" w:rsidR="00706C18" w:rsidRPr="0024454C" w:rsidRDefault="00706C18" w:rsidP="00461859">
                      <w:pPr>
                        <w:pStyle w:val="a4"/>
                        <w:wordWrap/>
                        <w:spacing w:line="276" w:lineRule="auto"/>
                        <w:jc w:val="center"/>
                        <w:rPr>
                          <w:rFonts w:ascii="Arial" w:eastAsia="맑은 고딕" w:hAnsi="Arial" w:cs="Arial"/>
                          <w:b/>
                          <w:sz w:val="32"/>
                          <w:szCs w:val="32"/>
                        </w:rPr>
                      </w:pPr>
                      <w:r>
                        <w:rPr>
                          <w:rFonts w:ascii="Arial" w:eastAsia="맑은 고딕" w:hAnsi="Arial" w:cs="Arial" w:hint="eastAsia"/>
                          <w:b/>
                          <w:sz w:val="32"/>
                          <w:szCs w:val="32"/>
                        </w:rPr>
                        <w:t>X_</w:t>
                      </w:r>
                      <w:r>
                        <w:rPr>
                          <w:rFonts w:ascii="Arial" w:eastAsia="맑은 고딕" w:hAnsi="Arial" w:cs="Arial"/>
                          <w:b/>
                          <w:sz w:val="32"/>
                          <w:szCs w:val="32"/>
                        </w:rPr>
                        <w:t>D</w:t>
                      </w:r>
                      <w:r w:rsidRPr="0024454C">
                        <w:rPr>
                          <w:rFonts w:ascii="Arial" w:eastAsia="맑은 고딕" w:hAnsi="Arial" w:cs="Arial"/>
                          <w:b/>
                          <w:sz w:val="32"/>
                          <w:szCs w:val="32"/>
                        </w:rPr>
                        <w:t>. EMPLOYMENT</w:t>
                      </w:r>
                    </w:p>
                  </w:txbxContent>
                </v:textbox>
              </v:rect>
            </w:pict>
          </mc:Fallback>
        </mc:AlternateContent>
      </w:r>
    </w:p>
    <w:p w14:paraId="0C840E5A" w14:textId="77777777" w:rsidR="00461859" w:rsidRPr="001D19F6" w:rsidRDefault="00461859" w:rsidP="00461859">
      <w:pPr>
        <w:wordWrap/>
        <w:jc w:val="center"/>
        <w:rPr>
          <w:rFonts w:ascii="Arial" w:eastAsia="굴림" w:hAnsi="Arial" w:cs="Arial"/>
          <w:sz w:val="22"/>
        </w:rPr>
      </w:pPr>
    </w:p>
    <w:p w14:paraId="41274785" w14:textId="77777777" w:rsidR="00461859" w:rsidRPr="001D19F6" w:rsidRDefault="00461859" w:rsidP="00461859">
      <w:pPr>
        <w:wordWrap/>
        <w:jc w:val="center"/>
        <w:rPr>
          <w:rFonts w:ascii="Arial" w:eastAsia="굴림" w:hAnsi="Arial" w:cs="Arial"/>
          <w:sz w:val="22"/>
        </w:rPr>
      </w:pPr>
    </w:p>
    <w:p w14:paraId="1AEF9555" w14:textId="77777777" w:rsidR="00461859" w:rsidRPr="001D19F6" w:rsidRDefault="00461859" w:rsidP="00461859">
      <w:pPr>
        <w:wordWrap/>
        <w:jc w:val="center"/>
        <w:rPr>
          <w:rFonts w:ascii="Arial" w:eastAsia="굴림" w:hAnsi="Arial" w:cs="Arial"/>
          <w:sz w:val="22"/>
        </w:rPr>
      </w:pPr>
    </w:p>
    <w:p w14:paraId="74409373" w14:textId="77777777" w:rsidR="00461859" w:rsidRPr="001D19F6" w:rsidRDefault="00461859" w:rsidP="00461859">
      <w:pPr>
        <w:wordWrap/>
        <w:spacing w:line="360" w:lineRule="auto"/>
        <w:rPr>
          <w:rFonts w:ascii="Arial" w:eastAsia="굴림" w:hAnsi="Arial" w:cs="Arial"/>
          <w:sz w:val="22"/>
        </w:rPr>
      </w:pPr>
    </w:p>
    <w:p w14:paraId="6C659E1B" w14:textId="77777777" w:rsidR="002D74FD" w:rsidRPr="001D19F6" w:rsidRDefault="002D74FD" w:rsidP="00D76EA0">
      <w:pPr>
        <w:wordWrap/>
        <w:spacing w:line="276" w:lineRule="auto"/>
        <w:jc w:val="left"/>
        <w:rPr>
          <w:rFonts w:ascii="Arial" w:eastAsia="굴림" w:hAnsi="Arial" w:cs="Arial"/>
          <w:sz w:val="22"/>
        </w:rPr>
      </w:pPr>
      <w:r w:rsidRPr="001D19F6">
        <w:rPr>
          <w:rFonts w:ascii="Arial" w:eastAsia="굴림" w:hAnsi="Arial" w:cs="Arial"/>
          <w:b/>
          <w:bCs/>
          <w:sz w:val="22"/>
        </w:rPr>
        <w:t>Logic</w:t>
      </w:r>
    </w:p>
    <w:p w14:paraId="116F716A" w14:textId="77777777" w:rsidR="00305C59" w:rsidRPr="001D19F6" w:rsidRDefault="002D74FD" w:rsidP="00F14BA4">
      <w:pPr>
        <w:pStyle w:val="a6"/>
        <w:numPr>
          <w:ilvl w:val="0"/>
          <w:numId w:val="938"/>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In </w:t>
      </w:r>
      <w:r w:rsidR="00305C59" w:rsidRPr="001D19F6">
        <w:rPr>
          <w:rFonts w:ascii="Arial" w:eastAsia="굴림" w:hAnsi="Arial" w:cs="Arial"/>
          <w:b/>
          <w:bCs/>
          <w:sz w:val="22"/>
        </w:rPr>
        <w:t xml:space="preserve">the previous interview, if R </w:t>
      </w:r>
      <w:r w:rsidR="00764559" w:rsidRPr="001D19F6">
        <w:rPr>
          <w:rFonts w:ascii="Arial" w:eastAsia="굴림" w:hAnsi="Arial" w:cs="Arial"/>
          <w:b/>
          <w:bCs/>
          <w:sz w:val="22"/>
        </w:rPr>
        <w:t>had a job, then ask</w:t>
      </w:r>
      <w:r w:rsidRPr="001D19F6">
        <w:rPr>
          <w:rFonts w:ascii="Arial" w:eastAsia="굴림" w:hAnsi="Arial" w:cs="Arial"/>
          <w:b/>
          <w:bCs/>
          <w:sz w:val="22"/>
        </w:rPr>
        <w:t xml:space="preserve"> </w:t>
      </w:r>
      <w:r w:rsidR="001352D3" w:rsidRPr="001D19F6">
        <w:rPr>
          <w:rFonts w:ascii="Arial" w:eastAsia="굴림" w:hAnsi="Arial" w:cs="Arial"/>
          <w:b/>
          <w:bCs/>
          <w:sz w:val="22"/>
        </w:rPr>
        <w:t>D</w:t>
      </w:r>
      <w:r w:rsidRPr="001D19F6">
        <w:rPr>
          <w:rFonts w:ascii="Arial" w:eastAsia="굴림" w:hAnsi="Arial" w:cs="Arial"/>
          <w:b/>
          <w:bCs/>
          <w:sz w:val="22"/>
        </w:rPr>
        <w:t xml:space="preserve">001. </w:t>
      </w:r>
    </w:p>
    <w:p w14:paraId="7B5EAFDE" w14:textId="77777777" w:rsidR="002D74FD" w:rsidRPr="001D19F6" w:rsidRDefault="002D74FD" w:rsidP="00F14BA4">
      <w:pPr>
        <w:pStyle w:val="a6"/>
        <w:numPr>
          <w:ilvl w:val="0"/>
          <w:numId w:val="938"/>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w:t>
      </w:r>
      <w:r w:rsidR="00305C59" w:rsidRPr="001D19F6">
        <w:rPr>
          <w:rFonts w:ascii="Arial" w:eastAsia="굴림" w:hAnsi="Arial" w:cs="Arial"/>
          <w:b/>
          <w:bCs/>
          <w:sz w:val="22"/>
        </w:rPr>
        <w:t>R</w:t>
      </w:r>
      <w:r w:rsidR="00764559" w:rsidRPr="001D19F6">
        <w:rPr>
          <w:rFonts w:ascii="Arial" w:eastAsia="굴림" w:hAnsi="Arial" w:cs="Arial"/>
          <w:b/>
          <w:bCs/>
          <w:sz w:val="22"/>
        </w:rPr>
        <w:t xml:space="preserve"> did not have a job, then ask</w:t>
      </w:r>
      <w:r w:rsidRPr="001D19F6">
        <w:rPr>
          <w:rFonts w:ascii="Arial" w:eastAsia="굴림" w:hAnsi="Arial" w:cs="Arial"/>
          <w:b/>
          <w:bCs/>
          <w:sz w:val="22"/>
        </w:rPr>
        <w:t xml:space="preserve"> </w:t>
      </w:r>
      <w:r w:rsidR="001352D3" w:rsidRPr="001D19F6">
        <w:rPr>
          <w:rFonts w:ascii="Arial" w:eastAsia="굴림" w:hAnsi="Arial" w:cs="Arial"/>
          <w:b/>
          <w:bCs/>
          <w:sz w:val="22"/>
        </w:rPr>
        <w:t>D</w:t>
      </w:r>
      <w:r w:rsidRPr="001D19F6">
        <w:rPr>
          <w:rFonts w:ascii="Arial" w:eastAsia="굴림" w:hAnsi="Arial" w:cs="Arial"/>
          <w:b/>
          <w:bCs/>
          <w:sz w:val="22"/>
        </w:rPr>
        <w:t>002</w:t>
      </w:r>
      <w:r w:rsidR="00D76EA0" w:rsidRPr="001D19F6">
        <w:rPr>
          <w:rFonts w:ascii="Arial" w:eastAsia="굴림" w:hAnsi="Arial" w:cs="Arial"/>
          <w:b/>
          <w:bCs/>
          <w:sz w:val="22"/>
        </w:rPr>
        <w:t>.</w:t>
      </w:r>
    </w:p>
    <w:p w14:paraId="7A8DD8F9" w14:textId="77777777" w:rsidR="002D74FD" w:rsidRPr="001D19F6" w:rsidRDefault="002D74FD" w:rsidP="00461859">
      <w:pPr>
        <w:wordWrap/>
        <w:spacing w:line="360" w:lineRule="auto"/>
        <w:rPr>
          <w:rFonts w:ascii="Arial" w:eastAsia="굴림" w:hAnsi="Arial" w:cs="Arial"/>
          <w:sz w:val="22"/>
        </w:rPr>
      </w:pPr>
    </w:p>
    <w:p w14:paraId="2EC9B614"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001. </w:t>
      </w:r>
      <w:r w:rsidR="00461859" w:rsidRPr="001D19F6">
        <w:rPr>
          <w:rFonts w:ascii="Arial" w:eastAsia="굴림" w:hAnsi="Arial" w:cs="Arial"/>
          <w:kern w:val="0"/>
          <w:sz w:val="22"/>
        </w:rPr>
        <w:t>He/she responded in the previous interview that he/she was working as [job title: occupation]</w:t>
      </w:r>
      <w:r w:rsidR="00764559" w:rsidRPr="001D19F6">
        <w:rPr>
          <w:rFonts w:ascii="Arial" w:eastAsia="굴림" w:hAnsi="Arial" w:cs="Arial"/>
          <w:kern w:val="0"/>
          <w:sz w:val="22"/>
        </w:rPr>
        <w:t xml:space="preserve"> </w:t>
      </w:r>
      <w:r w:rsidR="00461859" w:rsidRPr="001D19F6">
        <w:rPr>
          <w:rFonts w:ascii="Arial" w:eastAsia="굴림" w:hAnsi="Arial" w:cs="Arial"/>
          <w:kern w:val="0"/>
          <w:sz w:val="22"/>
        </w:rPr>
        <w:t xml:space="preserve">at [name of workplace: industry]. </w:t>
      </w:r>
      <w:r w:rsidR="00461859" w:rsidRPr="001D19F6">
        <w:rPr>
          <w:rFonts w:ascii="Arial" w:eastAsia="굴림" w:hAnsi="Arial" w:cs="Arial"/>
          <w:sz w:val="22"/>
        </w:rPr>
        <w:t>Was it his/her last job before his/her death?</w:t>
      </w:r>
    </w:p>
    <w:p w14:paraId="0B5AED38" w14:textId="77777777" w:rsidR="00764559" w:rsidRPr="001D19F6" w:rsidRDefault="00764559" w:rsidP="00F14BA4">
      <w:pPr>
        <w:pStyle w:val="a6"/>
        <w:numPr>
          <w:ilvl w:val="0"/>
          <w:numId w:val="944"/>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hAnsi="Arial" w:cs="Arial"/>
          <w:sz w:val="22"/>
        </w:rPr>
        <w:t xml:space="preserve">→Go to </w:t>
      </w:r>
      <w:r w:rsidR="001352D3" w:rsidRPr="001D19F6">
        <w:rPr>
          <w:rFonts w:ascii="Arial" w:hAnsi="Arial" w:cs="Arial"/>
          <w:sz w:val="22"/>
        </w:rPr>
        <w:t>D</w:t>
      </w:r>
      <w:r w:rsidRPr="001D19F6">
        <w:rPr>
          <w:rFonts w:ascii="Arial" w:hAnsi="Arial" w:cs="Arial"/>
          <w:sz w:val="22"/>
        </w:rPr>
        <w:t>003</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 xml:space="preserve">→Go to </w:t>
      </w:r>
      <w:r w:rsidR="001352D3" w:rsidRPr="001D19F6">
        <w:rPr>
          <w:rFonts w:ascii="Arial" w:eastAsia="굴림" w:hAnsi="Arial" w:cs="Arial"/>
          <w:kern w:val="0"/>
          <w:sz w:val="22"/>
        </w:rPr>
        <w:t>D</w:t>
      </w:r>
      <w:r w:rsidRPr="001D19F6">
        <w:rPr>
          <w:rFonts w:ascii="Arial" w:eastAsia="굴림" w:hAnsi="Arial" w:cs="Arial"/>
          <w:kern w:val="0"/>
          <w:sz w:val="22"/>
        </w:rPr>
        <w:t>003</w:t>
      </w:r>
    </w:p>
    <w:p w14:paraId="3A4B298D" w14:textId="77777777" w:rsidR="00461859" w:rsidRPr="001D19F6" w:rsidRDefault="00461859" w:rsidP="00764559">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section </w:t>
      </w:r>
      <w:r w:rsidR="0042530D" w:rsidRPr="001D19F6">
        <w:rPr>
          <w:rFonts w:ascii="Arial" w:eastAsia="굴림" w:hAnsi="Arial" w:cs="Arial"/>
          <w:sz w:val="22"/>
        </w:rPr>
        <w:t>F</w:t>
      </w:r>
      <w:r w:rsidRPr="001D19F6">
        <w:rPr>
          <w:rFonts w:ascii="Arial" w:eastAsia="굴림" w:hAnsi="Arial" w:cs="Arial"/>
          <w:sz w:val="22"/>
        </w:rPr>
        <w:t>.</w:t>
      </w:r>
    </w:p>
    <w:p w14:paraId="7085E681" w14:textId="77777777" w:rsidR="00461859" w:rsidRPr="001D19F6" w:rsidRDefault="00461859" w:rsidP="00764559">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section </w:t>
      </w:r>
      <w:r w:rsidR="0042530D" w:rsidRPr="001D19F6">
        <w:rPr>
          <w:rFonts w:ascii="Arial" w:eastAsia="굴림" w:hAnsi="Arial" w:cs="Arial"/>
          <w:sz w:val="22"/>
        </w:rPr>
        <w:t>F</w:t>
      </w:r>
      <w:r w:rsidRPr="001D19F6">
        <w:rPr>
          <w:rFonts w:ascii="Arial" w:eastAsia="굴림" w:hAnsi="Arial" w:cs="Arial"/>
          <w:sz w:val="22"/>
        </w:rPr>
        <w:t>.</w:t>
      </w:r>
    </w:p>
    <w:p w14:paraId="5BE8CC5C" w14:textId="77777777" w:rsidR="00305C59" w:rsidRPr="001D19F6" w:rsidRDefault="00305C59" w:rsidP="00305C59">
      <w:pPr>
        <w:wordWrap/>
        <w:spacing w:line="276" w:lineRule="auto"/>
        <w:jc w:val="left"/>
        <w:rPr>
          <w:rFonts w:ascii="Arial" w:eastAsia="굴림" w:hAnsi="Arial" w:cs="Arial"/>
          <w:b/>
          <w:bCs/>
          <w:sz w:val="22"/>
        </w:rPr>
      </w:pPr>
    </w:p>
    <w:p w14:paraId="0CF4DC09" w14:textId="77777777" w:rsidR="00305C59" w:rsidRPr="001D19F6" w:rsidRDefault="00305C59" w:rsidP="00305C59">
      <w:pPr>
        <w:wordWrap/>
        <w:spacing w:line="276" w:lineRule="auto"/>
        <w:jc w:val="left"/>
        <w:rPr>
          <w:rFonts w:ascii="Arial" w:eastAsia="굴림" w:hAnsi="Arial" w:cs="Arial"/>
          <w:sz w:val="22"/>
        </w:rPr>
      </w:pPr>
      <w:r w:rsidRPr="001D19F6">
        <w:rPr>
          <w:rFonts w:ascii="Arial" w:eastAsia="굴림" w:hAnsi="Arial" w:cs="Arial"/>
          <w:b/>
          <w:bCs/>
          <w:sz w:val="22"/>
        </w:rPr>
        <w:t>Logic</w:t>
      </w:r>
    </w:p>
    <w:p w14:paraId="28AA0D5A" w14:textId="77777777" w:rsidR="00305C59" w:rsidRPr="001D19F6" w:rsidRDefault="00305C59" w:rsidP="00F14BA4">
      <w:pPr>
        <w:pStyle w:val="a6"/>
        <w:numPr>
          <w:ilvl w:val="0"/>
          <w:numId w:val="938"/>
        </w:numPr>
        <w:wordWrap/>
        <w:spacing w:line="276" w:lineRule="auto"/>
        <w:ind w:leftChars="0"/>
        <w:jc w:val="left"/>
        <w:rPr>
          <w:rFonts w:ascii="Arial" w:eastAsia="굴림" w:hAnsi="Arial" w:cs="Arial"/>
          <w:b/>
          <w:bCs/>
          <w:sz w:val="22"/>
        </w:rPr>
      </w:pPr>
      <w:r w:rsidRPr="001D19F6">
        <w:rPr>
          <w:rFonts w:ascii="Arial" w:eastAsia="굴림" w:hAnsi="Arial" w:cs="Arial"/>
          <w:b/>
          <w:bCs/>
          <w:sz w:val="22"/>
        </w:rPr>
        <w:t xml:space="preserve">If R did not have a job in the previous interview, then ask </w:t>
      </w:r>
      <w:r w:rsidR="001352D3" w:rsidRPr="001D19F6">
        <w:rPr>
          <w:rFonts w:ascii="Arial" w:eastAsia="굴림" w:hAnsi="Arial" w:cs="Arial"/>
          <w:b/>
          <w:bCs/>
          <w:sz w:val="22"/>
        </w:rPr>
        <w:t>D</w:t>
      </w:r>
      <w:r w:rsidRPr="001D19F6">
        <w:rPr>
          <w:rFonts w:ascii="Arial" w:eastAsia="굴림" w:hAnsi="Arial" w:cs="Arial"/>
          <w:b/>
          <w:bCs/>
          <w:sz w:val="22"/>
        </w:rPr>
        <w:t>002.</w:t>
      </w:r>
    </w:p>
    <w:p w14:paraId="1ECF057F" w14:textId="77777777" w:rsidR="00461859" w:rsidRPr="001D19F6" w:rsidRDefault="00461859" w:rsidP="0019120B">
      <w:pPr>
        <w:wordWrap/>
        <w:spacing w:line="360" w:lineRule="auto"/>
        <w:jc w:val="center"/>
        <w:rPr>
          <w:rFonts w:ascii="Arial" w:eastAsia="굴림" w:hAnsi="Arial" w:cs="Arial"/>
          <w:sz w:val="22"/>
        </w:rPr>
      </w:pPr>
    </w:p>
    <w:p w14:paraId="07129DC6"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002. </w:t>
      </w:r>
      <w:r w:rsidR="00461859" w:rsidRPr="001D19F6">
        <w:rPr>
          <w:rFonts w:ascii="Arial" w:eastAsia="굴림" w:hAnsi="Arial" w:cs="Arial"/>
          <w:kern w:val="0"/>
          <w:sz w:val="22"/>
        </w:rPr>
        <w:t xml:space="preserve">He/she </w:t>
      </w:r>
      <w:r w:rsidR="00461859" w:rsidRPr="001D19F6">
        <w:rPr>
          <w:rFonts w:ascii="Arial" w:eastAsia="굴림" w:hAnsi="Arial" w:cs="Arial"/>
          <w:sz w:val="22"/>
        </w:rPr>
        <w:t xml:space="preserve">responded in the previous interview that </w:t>
      </w:r>
      <w:r w:rsidR="00461859" w:rsidRPr="001D19F6">
        <w:rPr>
          <w:rFonts w:ascii="Arial" w:eastAsia="굴림" w:hAnsi="Arial" w:cs="Arial"/>
          <w:kern w:val="0"/>
          <w:sz w:val="22"/>
        </w:rPr>
        <w:t xml:space="preserve">he/she </w:t>
      </w:r>
      <w:r w:rsidR="00461859" w:rsidRPr="001D19F6">
        <w:rPr>
          <w:rFonts w:ascii="Arial" w:eastAsia="굴림" w:hAnsi="Arial" w:cs="Arial"/>
          <w:sz w:val="22"/>
        </w:rPr>
        <w:t xml:space="preserve">was not working. Did he/she ever work before his/her death after that interview? </w:t>
      </w:r>
    </w:p>
    <w:p w14:paraId="703B7717" w14:textId="77777777" w:rsidR="000D22C6" w:rsidRPr="001D19F6" w:rsidRDefault="000D22C6" w:rsidP="00F14BA4">
      <w:pPr>
        <w:pStyle w:val="a6"/>
        <w:numPr>
          <w:ilvl w:val="0"/>
          <w:numId w:val="945"/>
        </w:numPr>
        <w:tabs>
          <w:tab w:val="left" w:pos="5245"/>
        </w:tabs>
        <w:wordWrap/>
        <w:spacing w:line="360" w:lineRule="auto"/>
        <w:ind w:leftChars="0"/>
        <w:rPr>
          <w:rFonts w:ascii="Arial" w:eastAsia="굴림" w:hAnsi="Arial" w:cs="Arial"/>
          <w:sz w:val="22"/>
        </w:rPr>
      </w:pPr>
      <w:r w:rsidRPr="001D19F6">
        <w:rPr>
          <w:rFonts w:ascii="Arial" w:eastAsia="굴림" w:hAnsi="Arial" w:cs="Arial"/>
          <w:sz w:val="22"/>
        </w:rPr>
        <w:t xml:space="preserve">Yes </w:t>
      </w:r>
      <w:r w:rsidRPr="001D19F6">
        <w:rPr>
          <w:rFonts w:ascii="Arial" w:hAnsi="Arial" w:cs="Arial"/>
          <w:sz w:val="22"/>
        </w:rPr>
        <w:t xml:space="preserve">→Go to </w:t>
      </w:r>
      <w:r w:rsidR="001352D3" w:rsidRPr="001D19F6">
        <w:rPr>
          <w:rFonts w:ascii="Arial" w:hAnsi="Arial" w:cs="Arial"/>
          <w:sz w:val="22"/>
        </w:rPr>
        <w:t>D</w:t>
      </w:r>
      <w:r w:rsidRPr="001D19F6">
        <w:rPr>
          <w:rFonts w:ascii="Arial" w:hAnsi="Arial" w:cs="Arial"/>
          <w:sz w:val="22"/>
        </w:rPr>
        <w:t>005</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r w:rsidRPr="001D19F6">
        <w:rPr>
          <w:rFonts w:ascii="Arial" w:eastAsia="굴림" w:hAnsi="Arial" w:cs="Arial"/>
          <w:kern w:val="0"/>
          <w:sz w:val="22"/>
        </w:rPr>
        <w:t xml:space="preserve">→Go to section </w:t>
      </w:r>
      <w:r w:rsidR="0042530D" w:rsidRPr="001D19F6">
        <w:rPr>
          <w:rFonts w:ascii="Arial" w:eastAsia="굴림" w:hAnsi="Arial" w:cs="Arial"/>
          <w:kern w:val="0"/>
          <w:sz w:val="22"/>
        </w:rPr>
        <w:t>F</w:t>
      </w:r>
      <w:r w:rsidRPr="001D19F6">
        <w:rPr>
          <w:rFonts w:ascii="Arial" w:eastAsia="굴림" w:hAnsi="Arial" w:cs="Arial"/>
          <w:kern w:val="0"/>
          <w:sz w:val="22"/>
        </w:rPr>
        <w:t>.</w:t>
      </w:r>
    </w:p>
    <w:p w14:paraId="3454961B" w14:textId="77777777" w:rsidR="00461859" w:rsidRPr="001D19F6" w:rsidRDefault="00461859" w:rsidP="000D22C6">
      <w:pPr>
        <w:wordWrap/>
        <w:spacing w:line="360" w:lineRule="auto"/>
        <w:ind w:firstLine="400"/>
        <w:rPr>
          <w:rFonts w:ascii="Arial" w:eastAsia="굴림" w:hAnsi="Arial" w:cs="Arial"/>
          <w:sz w:val="22"/>
        </w:rPr>
      </w:pPr>
      <w:r w:rsidRPr="001D19F6">
        <w:rPr>
          <w:rFonts w:ascii="Arial" w:eastAsia="굴림" w:hAnsi="Arial" w:cs="Arial"/>
          <w:sz w:val="22"/>
        </w:rPr>
        <w:t xml:space="preserve">Don’t know →Go to section </w:t>
      </w:r>
      <w:r w:rsidR="0042530D" w:rsidRPr="001D19F6">
        <w:rPr>
          <w:rFonts w:ascii="Arial" w:eastAsia="굴림" w:hAnsi="Arial" w:cs="Arial"/>
          <w:sz w:val="22"/>
        </w:rPr>
        <w:t>F</w:t>
      </w:r>
      <w:r w:rsidRPr="001D19F6">
        <w:rPr>
          <w:rFonts w:ascii="Arial" w:eastAsia="굴림" w:hAnsi="Arial" w:cs="Arial"/>
          <w:sz w:val="22"/>
        </w:rPr>
        <w:t>.</w:t>
      </w:r>
    </w:p>
    <w:p w14:paraId="2C0F6140" w14:textId="77777777" w:rsidR="00461859" w:rsidRPr="001D19F6" w:rsidRDefault="00461859" w:rsidP="000D22C6">
      <w:pPr>
        <w:wordWrap/>
        <w:spacing w:line="360" w:lineRule="auto"/>
        <w:ind w:firstLine="400"/>
        <w:rPr>
          <w:rFonts w:ascii="Arial" w:eastAsia="굴림" w:hAnsi="Arial" w:cs="Arial"/>
          <w:sz w:val="22"/>
        </w:rPr>
      </w:pPr>
      <w:r w:rsidRPr="001D19F6">
        <w:rPr>
          <w:rFonts w:ascii="Arial" w:eastAsia="굴림" w:hAnsi="Arial" w:cs="Arial"/>
          <w:sz w:val="22"/>
        </w:rPr>
        <w:t xml:space="preserve">Refuse to answer →Go to section </w:t>
      </w:r>
      <w:r w:rsidR="0042530D" w:rsidRPr="001D19F6">
        <w:rPr>
          <w:rFonts w:ascii="Arial" w:eastAsia="굴림" w:hAnsi="Arial" w:cs="Arial"/>
          <w:sz w:val="22"/>
        </w:rPr>
        <w:t>F</w:t>
      </w:r>
      <w:r w:rsidRPr="001D19F6">
        <w:rPr>
          <w:rFonts w:ascii="Arial" w:eastAsia="굴림" w:hAnsi="Arial" w:cs="Arial"/>
          <w:sz w:val="22"/>
        </w:rPr>
        <w:t>.</w:t>
      </w:r>
    </w:p>
    <w:p w14:paraId="6512AD1D" w14:textId="77777777" w:rsidR="00461859" w:rsidRPr="001D19F6" w:rsidRDefault="00461859" w:rsidP="00461859">
      <w:pPr>
        <w:wordWrap/>
        <w:spacing w:line="360" w:lineRule="auto"/>
        <w:rPr>
          <w:rFonts w:ascii="Arial" w:eastAsia="굴림" w:hAnsi="Arial" w:cs="Arial"/>
          <w:sz w:val="22"/>
        </w:rPr>
      </w:pPr>
    </w:p>
    <w:p w14:paraId="18881BB6" w14:textId="77777777" w:rsidR="00461859" w:rsidRPr="001D19F6" w:rsidRDefault="001352D3" w:rsidP="00461859">
      <w:pPr>
        <w:pStyle w:val="a4"/>
        <w:rPr>
          <w:rFonts w:ascii="Arial" w:hAnsi="Arial" w:cs="Arial"/>
          <w:color w:val="auto"/>
          <w:sz w:val="22"/>
          <w:szCs w:val="22"/>
        </w:rPr>
      </w:pPr>
      <w:r w:rsidRPr="001D19F6">
        <w:rPr>
          <w:rFonts w:ascii="Arial" w:hAnsi="Arial" w:cs="Arial"/>
          <w:color w:val="auto"/>
          <w:sz w:val="22"/>
          <w:szCs w:val="22"/>
        </w:rPr>
        <w:t>D</w:t>
      </w:r>
      <w:r w:rsidR="00461859" w:rsidRPr="001D19F6">
        <w:rPr>
          <w:rFonts w:ascii="Arial" w:hAnsi="Arial" w:cs="Arial"/>
          <w:color w:val="auto"/>
          <w:sz w:val="22"/>
          <w:szCs w:val="22"/>
        </w:rPr>
        <w:t xml:space="preserve">003. When did </w:t>
      </w:r>
      <w:r w:rsidR="00461859" w:rsidRPr="001D19F6">
        <w:rPr>
          <w:rFonts w:ascii="Arial" w:eastAsia="굴림체" w:hAnsi="Arial" w:cs="Arial"/>
          <w:color w:val="auto"/>
          <w:sz w:val="22"/>
          <w:szCs w:val="22"/>
          <w:shd w:val="clear" w:color="auto" w:fill="FFFFFF"/>
        </w:rPr>
        <w:t xml:space="preserve">he/she stop working at that job? </w:t>
      </w:r>
      <w:r w:rsidR="00461859" w:rsidRPr="001D19F6">
        <w:rPr>
          <w:rFonts w:ascii="Arial" w:hAnsi="Arial" w:cs="Arial"/>
          <w:color w:val="auto"/>
          <w:sz w:val="22"/>
          <w:szCs w:val="22"/>
        </w:rPr>
        <w:t>(unit: year and month combined into 6 digits)</w:t>
      </w:r>
    </w:p>
    <w:p w14:paraId="389BD75B"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r w:rsidR="00EF2365" w:rsidRPr="00A6610E">
        <w:rPr>
          <w:rFonts w:ascii="Arial" w:eastAsia="굴림" w:hAnsi="Arial" w:cs="Arial"/>
          <w:color w:val="000000" w:themeColor="text1"/>
          <w:sz w:val="22"/>
          <w:rPrChange w:id="9555" w:author="Keis" w:date="2024-09-13T13:08:00Z">
            <w:rPr>
              <w:rFonts w:ascii="Arial" w:eastAsia="굴림" w:hAnsi="Arial" w:cs="Arial"/>
              <w:color w:val="FF0000"/>
              <w:sz w:val="22"/>
            </w:rPr>
          </w:rPrChange>
        </w:rPr>
        <w:t>201101</w:t>
      </w:r>
      <w:r w:rsidR="00CB7C89" w:rsidRPr="001D19F6">
        <w:rPr>
          <w:rFonts w:ascii="Arial" w:eastAsia="굴림" w:hAnsi="Arial" w:cs="Arial"/>
          <w:sz w:val="22"/>
        </w:rPr>
        <w:t xml:space="preserve"> for January </w:t>
      </w:r>
      <w:r w:rsidR="00EF2365" w:rsidRPr="00A6610E">
        <w:rPr>
          <w:rFonts w:ascii="Arial" w:eastAsia="굴림" w:hAnsi="Arial" w:cs="Arial"/>
          <w:color w:val="000000" w:themeColor="text1"/>
          <w:sz w:val="22"/>
          <w:rPrChange w:id="9556" w:author="Keis" w:date="2024-09-13T13:08:00Z">
            <w:rPr>
              <w:rFonts w:ascii="Arial" w:eastAsia="굴림" w:hAnsi="Arial" w:cs="Arial"/>
              <w:color w:val="FF0000"/>
              <w:sz w:val="22"/>
            </w:rPr>
          </w:rPrChange>
        </w:rPr>
        <w:t>2011</w:t>
      </w:r>
      <w:r w:rsidR="00CB7C89" w:rsidRPr="001D19F6">
        <w:rPr>
          <w:rFonts w:ascii="Arial" w:eastAsia="굴림" w:hAnsi="Arial" w:cs="Arial"/>
          <w:sz w:val="22"/>
        </w:rPr>
        <w:t xml:space="preserve">. If the month is not clear, enter </w:t>
      </w:r>
      <w:r w:rsidR="00EF2365" w:rsidRPr="00A6610E">
        <w:rPr>
          <w:rFonts w:ascii="Arial" w:eastAsia="굴림" w:hAnsi="Arial" w:cs="Arial"/>
          <w:color w:val="000000" w:themeColor="text1"/>
          <w:sz w:val="22"/>
          <w:rPrChange w:id="9557" w:author="Keis" w:date="2024-09-13T13:08:00Z">
            <w:rPr>
              <w:rFonts w:ascii="Arial" w:eastAsia="굴림" w:hAnsi="Arial" w:cs="Arial"/>
              <w:color w:val="FF0000"/>
              <w:sz w:val="22"/>
            </w:rPr>
          </w:rPrChange>
        </w:rPr>
        <w:t>201100</w:t>
      </w:r>
      <w:r w:rsidR="00CB7C89" w:rsidRPr="001D19F6">
        <w:rPr>
          <w:rFonts w:ascii="Arial" w:eastAsia="굴림" w:hAnsi="Arial" w:cs="Arial"/>
          <w:sz w:val="22"/>
        </w:rPr>
        <w:t>.</w:t>
      </w:r>
      <w:r w:rsidRPr="001D19F6">
        <w:rPr>
          <w:rFonts w:ascii="Arial" w:eastAsia="굴림" w:hAnsi="Arial" w:cs="Arial"/>
          <w:sz w:val="22"/>
        </w:rPr>
        <w:t>]</w:t>
      </w:r>
    </w:p>
    <w:p w14:paraId="4DA1876A" w14:textId="310FB62A" w:rsidR="00461859" w:rsidRPr="001D19F6" w:rsidRDefault="0044000F" w:rsidP="00461859">
      <w:pPr>
        <w:wordWrap/>
        <w:spacing w:line="360" w:lineRule="auto"/>
        <w:rPr>
          <w:rFonts w:ascii="Arial" w:eastAsia="굴림" w:hAnsi="Arial" w:cs="Arial"/>
          <w:sz w:val="22"/>
        </w:rPr>
      </w:pPr>
      <w:r w:rsidRPr="001D19F6">
        <w:rPr>
          <w:rFonts w:ascii="Arial" w:eastAsia="굴림" w:hAnsi="Arial" w:cs="Arial"/>
          <w:kern w:val="0"/>
          <w:sz w:val="22"/>
          <w:szCs w:val="20"/>
        </w:rPr>
        <w:tab/>
        <w:t>______________________________</w:t>
      </w:r>
      <w:proofErr w:type="gramStart"/>
      <w:r w:rsidRPr="001D19F6">
        <w:rPr>
          <w:rFonts w:ascii="Arial" w:eastAsia="굴림" w:hAnsi="Arial" w:cs="Arial"/>
          <w:kern w:val="0"/>
          <w:sz w:val="22"/>
          <w:szCs w:val="20"/>
        </w:rPr>
        <w:t xml:space="preserve">_ </w:t>
      </w:r>
      <w:r w:rsidR="00461859" w:rsidRPr="001D19F6">
        <w:rPr>
          <w:rFonts w:ascii="Arial" w:eastAsia="굴림" w:hAnsi="Arial" w:cs="Arial"/>
          <w:sz w:val="22"/>
        </w:rPr>
        <w:t xml:space="preserve"> [</w:t>
      </w:r>
      <w:proofErr w:type="gramEnd"/>
      <w:r w:rsidR="003608C0" w:rsidRPr="001D19F6">
        <w:rPr>
          <w:rFonts w:ascii="Arial" w:eastAsia="굴림" w:hAnsi="Arial" w:cs="Arial"/>
          <w:sz w:val="22"/>
        </w:rPr>
        <w:t xml:space="preserve">Range: </w:t>
      </w:r>
      <w:r w:rsidR="00461859" w:rsidRPr="001D19F6">
        <w:rPr>
          <w:rFonts w:ascii="Arial" w:eastAsia="굴림" w:hAnsi="Arial" w:cs="Arial"/>
          <w:sz w:val="22"/>
        </w:rPr>
        <w:t xml:space="preserve">200600 ~ </w:t>
      </w:r>
      <w:del w:id="9558" w:author="Keis" w:date="2024-09-06T10:23:00Z">
        <w:r w:rsidR="00EF2365" w:rsidDel="00817F07">
          <w:rPr>
            <w:rFonts w:ascii="Arial" w:eastAsia="굴림" w:hAnsi="Arial" w:cs="Arial" w:hint="eastAsia"/>
            <w:color w:val="FF0000"/>
            <w:sz w:val="22"/>
          </w:rPr>
          <w:delText>2020</w:delText>
        </w:r>
      </w:del>
      <w:ins w:id="9559" w:author="Keis" w:date="2024-09-06T10:23:00Z">
        <w:r w:rsidR="00817F07" w:rsidRPr="00817F07">
          <w:rPr>
            <w:rFonts w:ascii="Arial" w:eastAsia="굴림" w:hAnsi="Arial" w:cs="Arial" w:hint="eastAsia"/>
            <w:color w:val="00B050"/>
            <w:sz w:val="22"/>
          </w:rPr>
          <w:t>2022</w:t>
        </w:r>
      </w:ins>
      <w:r w:rsidR="00EF2365" w:rsidRPr="00A6610E">
        <w:rPr>
          <w:rFonts w:ascii="Arial" w:eastAsia="굴림" w:hAnsi="Arial" w:cs="Arial"/>
          <w:color w:val="000000" w:themeColor="text1"/>
          <w:sz w:val="22"/>
          <w:rPrChange w:id="9560" w:author="Keis" w:date="2024-09-13T13:08:00Z">
            <w:rPr>
              <w:rFonts w:ascii="Arial" w:eastAsia="굴림" w:hAnsi="Arial" w:cs="Arial"/>
              <w:color w:val="FF0000"/>
              <w:sz w:val="22"/>
            </w:rPr>
          </w:rPrChange>
        </w:rPr>
        <w:t>11</w:t>
      </w:r>
      <w:r w:rsidR="00461859" w:rsidRPr="001D19F6">
        <w:rPr>
          <w:rFonts w:ascii="Arial" w:eastAsia="굴림" w:hAnsi="Arial" w:cs="Arial"/>
          <w:sz w:val="22"/>
        </w:rPr>
        <w:t>]</w:t>
      </w:r>
    </w:p>
    <w:p w14:paraId="48D4C0AE" w14:textId="77777777" w:rsidR="00461859" w:rsidRPr="001D19F6" w:rsidRDefault="00461859" w:rsidP="00461859">
      <w:pPr>
        <w:wordWrap/>
        <w:spacing w:line="360" w:lineRule="auto"/>
        <w:rPr>
          <w:rFonts w:ascii="Arial" w:eastAsia="굴림" w:hAnsi="Arial" w:cs="Arial"/>
          <w:sz w:val="22"/>
        </w:rPr>
      </w:pPr>
    </w:p>
    <w:p w14:paraId="24F09E84" w14:textId="77777777" w:rsidR="0044000F" w:rsidRPr="001D19F6" w:rsidRDefault="001352D3" w:rsidP="0044000F">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004.</w:t>
      </w:r>
      <w:r w:rsidR="0044000F" w:rsidRPr="001D19F6">
        <w:rPr>
          <w:rFonts w:ascii="Arial" w:eastAsia="굴림" w:hAnsi="Arial" w:cs="Arial"/>
          <w:sz w:val="22"/>
        </w:rPr>
        <w:t xml:space="preserve"> Why did he/ she quit? [IWER: Choices are different by wage workers and non-wage workers] </w:t>
      </w:r>
    </w:p>
    <w:p w14:paraId="3DFDF67C" w14:textId="77777777" w:rsidR="0044000F" w:rsidRPr="001D19F6" w:rsidRDefault="0044000F" w:rsidP="0044000F">
      <w:pPr>
        <w:wordWrap/>
        <w:spacing w:line="360" w:lineRule="auto"/>
        <w:rPr>
          <w:rFonts w:ascii="Arial" w:eastAsia="굴림" w:hAnsi="Arial" w:cs="Arial"/>
          <w:sz w:val="22"/>
        </w:rPr>
      </w:pPr>
      <w:r w:rsidRPr="001D19F6">
        <w:rPr>
          <w:rFonts w:ascii="Arial" w:eastAsia="굴림" w:hAnsi="Arial" w:cs="Arial"/>
          <w:sz w:val="22"/>
        </w:rPr>
        <w:t>(In the case of wage workers)</w:t>
      </w:r>
    </w:p>
    <w:p w14:paraId="52E5C64B"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Bankruptcy, closure, temporary shutdown, etc. of business</w:t>
      </w:r>
    </w:p>
    <w:p w14:paraId="53F4FD84"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Layoff, recommended resignation, voluntary early retirement, etc.</w:t>
      </w:r>
    </w:p>
    <w:p w14:paraId="78AE9BB9"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Contract expired</w:t>
      </w:r>
    </w:p>
    <w:p w14:paraId="5D990230"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Retirement (at the mandatory retirement age)</w:t>
      </w:r>
    </w:p>
    <w:p w14:paraId="51F5E08D"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Too low wage</w:t>
      </w:r>
    </w:p>
    <w:p w14:paraId="60B45763"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Temporary job or no vision of work</w:t>
      </w:r>
    </w:p>
    <w:p w14:paraId="01896CD3"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102097CC"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4D6C28FA"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lastRenderedPageBreak/>
        <w:t>Marriage, childbirth, childcare, etc.</w:t>
      </w:r>
    </w:p>
    <w:p w14:paraId="496CE92E"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Further education or military service</w:t>
      </w:r>
    </w:p>
    <w:p w14:paraId="723A7083"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Found a better job with better wage/ working condition</w:t>
      </w:r>
    </w:p>
    <w:p w14:paraId="46FB3385"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To start up a new business or to help family business</w:t>
      </w:r>
    </w:p>
    <w:p w14:paraId="2DF45EBE"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12E3684E"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3925448A" w14:textId="77777777" w:rsidR="0044000F" w:rsidRPr="001D19F6" w:rsidRDefault="0044000F" w:rsidP="00F14BA4">
      <w:pPr>
        <w:pStyle w:val="a6"/>
        <w:numPr>
          <w:ilvl w:val="0"/>
          <w:numId w:val="946"/>
        </w:numPr>
        <w:wordWrap/>
        <w:spacing w:line="360" w:lineRule="auto"/>
        <w:ind w:leftChars="0"/>
        <w:rPr>
          <w:rFonts w:ascii="Arial" w:eastAsia="굴림" w:hAnsi="Arial" w:cs="Arial"/>
          <w:sz w:val="22"/>
        </w:rPr>
      </w:pPr>
      <w:r w:rsidRPr="001D19F6">
        <w:rPr>
          <w:rFonts w:ascii="Arial" w:eastAsia="굴림" w:hAnsi="Arial" w:cs="Arial"/>
          <w:sz w:val="22"/>
        </w:rPr>
        <w:t>He/ she died</w:t>
      </w:r>
    </w:p>
    <w:p w14:paraId="65C3318E" w14:textId="77777777" w:rsidR="0044000F" w:rsidRPr="001D19F6" w:rsidRDefault="0044000F" w:rsidP="0044000F">
      <w:pPr>
        <w:wordWrap/>
        <w:spacing w:line="360" w:lineRule="auto"/>
        <w:ind w:left="400"/>
        <w:rPr>
          <w:rFonts w:ascii="Arial" w:eastAsia="굴림" w:hAnsi="Arial" w:cs="Arial"/>
          <w:sz w:val="22"/>
        </w:rPr>
      </w:pPr>
      <w:r w:rsidRPr="001D19F6">
        <w:rPr>
          <w:rFonts w:ascii="Cambria Math" w:eastAsia="MS Mincho" w:hAnsi="Cambria Math" w:cs="Cambria Math"/>
          <w:sz w:val="22"/>
          <w:shd w:val="clear" w:color="auto" w:fill="FFFFFF"/>
        </w:rPr>
        <w:t>⑯</w:t>
      </w:r>
      <w:r w:rsidRPr="001D19F6">
        <w:rPr>
          <w:rFonts w:ascii="Arial" w:hAnsi="Arial" w:cs="Arial"/>
          <w:sz w:val="22"/>
        </w:rPr>
        <w:t xml:space="preserve"> </w:t>
      </w:r>
      <w:r w:rsidRPr="001D19F6">
        <w:rPr>
          <w:rFonts w:ascii="Arial" w:eastAsia="굴림" w:hAnsi="Arial" w:cs="Arial"/>
          <w:sz w:val="22"/>
        </w:rPr>
        <w:t>Others</w:t>
      </w:r>
    </w:p>
    <w:p w14:paraId="0C51031C" w14:textId="77777777" w:rsidR="0044000F" w:rsidRPr="001D19F6" w:rsidRDefault="0044000F" w:rsidP="0044000F">
      <w:pPr>
        <w:wordWrap/>
        <w:spacing w:line="360" w:lineRule="auto"/>
        <w:rPr>
          <w:rFonts w:ascii="Arial" w:eastAsia="굴림" w:hAnsi="Arial" w:cs="Arial"/>
          <w:sz w:val="22"/>
        </w:rPr>
      </w:pPr>
    </w:p>
    <w:p w14:paraId="1AF0F994" w14:textId="77777777" w:rsidR="0044000F" w:rsidRPr="001D19F6" w:rsidRDefault="0044000F" w:rsidP="0044000F">
      <w:pPr>
        <w:wordWrap/>
        <w:spacing w:line="360" w:lineRule="auto"/>
        <w:rPr>
          <w:rFonts w:ascii="Arial" w:eastAsia="굴림" w:hAnsi="Arial" w:cs="Arial"/>
          <w:sz w:val="22"/>
        </w:rPr>
      </w:pPr>
      <w:r w:rsidRPr="001D19F6">
        <w:rPr>
          <w:rFonts w:ascii="Arial" w:eastAsia="굴림" w:hAnsi="Arial" w:cs="Arial"/>
          <w:sz w:val="22"/>
        </w:rPr>
        <w:t>(In the case of non-wage worker)</w:t>
      </w:r>
    </w:p>
    <w:p w14:paraId="29A36348"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Business was falling or slow</w:t>
      </w:r>
    </w:p>
    <w:p w14:paraId="7C2483B0"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No vision of work</w:t>
      </w:r>
    </w:p>
    <w:p w14:paraId="1FDD0288"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7CB6DE2A"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0E75EB65"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Marriage, childbirth, childcare, etc.</w:t>
      </w:r>
    </w:p>
    <w:p w14:paraId="5CD4382A"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Moved house</w:t>
      </w:r>
    </w:p>
    <w:p w14:paraId="547B7F1E"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Care for sick family member</w:t>
      </w:r>
    </w:p>
    <w:p w14:paraId="20C89644"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 xml:space="preserve">Found a paid job </w:t>
      </w:r>
    </w:p>
    <w:p w14:paraId="4A39658D"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To start up a new business</w:t>
      </w:r>
    </w:p>
    <w:p w14:paraId="16F9AA91"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For unpaid assistance in family business</w:t>
      </w:r>
    </w:p>
    <w:p w14:paraId="03113613"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46542F9F"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26B3D3DD"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He/she died</w:t>
      </w:r>
    </w:p>
    <w:p w14:paraId="5BD37B62" w14:textId="77777777" w:rsidR="0044000F" w:rsidRPr="001D19F6" w:rsidRDefault="0044000F" w:rsidP="00F14BA4">
      <w:pPr>
        <w:pStyle w:val="a6"/>
        <w:numPr>
          <w:ilvl w:val="0"/>
          <w:numId w:val="947"/>
        </w:numPr>
        <w:wordWrap/>
        <w:spacing w:line="360" w:lineRule="auto"/>
        <w:ind w:leftChars="0"/>
        <w:rPr>
          <w:rFonts w:ascii="Arial" w:eastAsia="굴림" w:hAnsi="Arial" w:cs="Arial"/>
          <w:sz w:val="22"/>
        </w:rPr>
      </w:pPr>
      <w:r w:rsidRPr="001D19F6">
        <w:rPr>
          <w:rFonts w:ascii="Arial" w:eastAsia="굴림" w:hAnsi="Arial" w:cs="Arial"/>
          <w:sz w:val="22"/>
        </w:rPr>
        <w:t>Others</w:t>
      </w:r>
    </w:p>
    <w:p w14:paraId="5B313DFC" w14:textId="77777777" w:rsidR="0044000F" w:rsidRPr="001D19F6" w:rsidRDefault="0044000F" w:rsidP="00461859">
      <w:pPr>
        <w:wordWrap/>
        <w:spacing w:line="360" w:lineRule="auto"/>
        <w:rPr>
          <w:rFonts w:ascii="Arial" w:eastAsia="굴림" w:hAnsi="Arial" w:cs="Arial"/>
          <w:sz w:val="22"/>
        </w:rPr>
      </w:pPr>
    </w:p>
    <w:p w14:paraId="0B23CF28" w14:textId="77777777" w:rsidR="00461859" w:rsidRPr="001D19F6" w:rsidRDefault="00461859" w:rsidP="00D76EA0">
      <w:pPr>
        <w:wordWrap/>
        <w:spacing w:line="276" w:lineRule="auto"/>
        <w:rPr>
          <w:rFonts w:ascii="Arial" w:eastAsia="굴림" w:hAnsi="Arial" w:cs="Arial"/>
          <w:b/>
          <w:sz w:val="22"/>
        </w:rPr>
      </w:pPr>
      <w:r w:rsidRPr="001D19F6">
        <w:rPr>
          <w:rFonts w:ascii="Arial" w:eastAsia="굴림" w:hAnsi="Arial" w:cs="Arial"/>
          <w:b/>
          <w:sz w:val="22"/>
        </w:rPr>
        <w:t>Logic</w:t>
      </w:r>
    </w:p>
    <w:p w14:paraId="77CEE681" w14:textId="77777777" w:rsidR="00461859" w:rsidRPr="001D19F6" w:rsidRDefault="00461859" w:rsidP="00F14BA4">
      <w:pPr>
        <w:pStyle w:val="a6"/>
        <w:numPr>
          <w:ilvl w:val="0"/>
          <w:numId w:val="938"/>
        </w:numPr>
        <w:wordWrap/>
        <w:spacing w:line="276" w:lineRule="auto"/>
        <w:ind w:leftChars="0"/>
        <w:rPr>
          <w:rFonts w:ascii="Arial" w:eastAsia="굴림" w:hAnsi="Arial" w:cs="Arial"/>
          <w:b/>
          <w:sz w:val="22"/>
        </w:rPr>
      </w:pPr>
      <w:r w:rsidRPr="001D19F6">
        <w:rPr>
          <w:rFonts w:ascii="Arial" w:eastAsia="굴림" w:hAnsi="Arial" w:cs="Arial"/>
          <w:b/>
          <w:sz w:val="22"/>
        </w:rPr>
        <w:t xml:space="preserve">If </w:t>
      </w:r>
      <w:r w:rsidR="001352D3" w:rsidRPr="001D19F6">
        <w:rPr>
          <w:rFonts w:ascii="Arial" w:eastAsia="굴림" w:hAnsi="Arial" w:cs="Arial"/>
          <w:b/>
          <w:sz w:val="22"/>
        </w:rPr>
        <w:t>D</w:t>
      </w:r>
      <w:r w:rsidRPr="001D19F6">
        <w:rPr>
          <w:rFonts w:ascii="Arial" w:eastAsia="굴림" w:hAnsi="Arial" w:cs="Arial"/>
          <w:b/>
          <w:sz w:val="22"/>
        </w:rPr>
        <w:t>001=</w:t>
      </w:r>
      <w:r w:rsidRPr="001D19F6">
        <w:rPr>
          <w:rFonts w:ascii="굴림" w:eastAsia="굴림" w:hAnsi="굴림" w:cs="굴림" w:hint="eastAsia"/>
          <w:b/>
          <w:sz w:val="22"/>
        </w:rPr>
        <w:t>⑤</w:t>
      </w:r>
      <w:r w:rsidRPr="001D19F6">
        <w:rPr>
          <w:rFonts w:ascii="Arial" w:eastAsia="굴림" w:hAnsi="Arial" w:cs="Arial"/>
          <w:b/>
          <w:sz w:val="22"/>
        </w:rPr>
        <w:t xml:space="preserve"> or </w:t>
      </w:r>
      <w:r w:rsidR="001352D3" w:rsidRPr="001D19F6">
        <w:rPr>
          <w:rFonts w:ascii="Arial" w:eastAsia="굴림" w:hAnsi="Arial" w:cs="Arial"/>
          <w:b/>
          <w:sz w:val="22"/>
        </w:rPr>
        <w:t>D</w:t>
      </w:r>
      <w:r w:rsidRPr="001D19F6">
        <w:rPr>
          <w:rFonts w:ascii="Arial" w:eastAsia="굴림" w:hAnsi="Arial" w:cs="Arial"/>
          <w:b/>
          <w:sz w:val="22"/>
        </w:rPr>
        <w:t>002=</w:t>
      </w:r>
      <w:r w:rsidRPr="001D19F6">
        <w:rPr>
          <w:rFonts w:ascii="굴림" w:eastAsia="굴림" w:hAnsi="굴림" w:cs="굴림" w:hint="eastAsia"/>
          <w:b/>
          <w:sz w:val="22"/>
        </w:rPr>
        <w:t>①</w:t>
      </w:r>
      <w:r w:rsidRPr="001D19F6">
        <w:rPr>
          <w:rFonts w:ascii="Arial" w:eastAsia="굴림" w:hAnsi="Arial" w:cs="Arial"/>
          <w:b/>
          <w:sz w:val="22"/>
        </w:rPr>
        <w:t xml:space="preserve">, then </w:t>
      </w:r>
      <w:r w:rsidR="006B4948" w:rsidRPr="001D19F6">
        <w:rPr>
          <w:rFonts w:ascii="Arial" w:eastAsia="굴림" w:hAnsi="Arial" w:cs="Arial"/>
          <w:b/>
          <w:sz w:val="22"/>
        </w:rPr>
        <w:t>ask</w:t>
      </w:r>
      <w:r w:rsidRPr="001D19F6">
        <w:rPr>
          <w:rFonts w:ascii="Arial" w:eastAsia="굴림" w:hAnsi="Arial" w:cs="Arial"/>
          <w:b/>
          <w:sz w:val="22"/>
        </w:rPr>
        <w:t xml:space="preserve"> </w:t>
      </w:r>
      <w:r w:rsidR="001352D3" w:rsidRPr="001D19F6">
        <w:rPr>
          <w:rFonts w:ascii="Arial" w:eastAsia="굴림" w:hAnsi="Arial" w:cs="Arial"/>
          <w:b/>
          <w:sz w:val="22"/>
        </w:rPr>
        <w:t>D</w:t>
      </w:r>
      <w:r w:rsidRPr="001D19F6">
        <w:rPr>
          <w:rFonts w:ascii="Arial" w:eastAsia="굴림" w:hAnsi="Arial" w:cs="Arial"/>
          <w:b/>
          <w:sz w:val="22"/>
        </w:rPr>
        <w:t>005~</w:t>
      </w:r>
      <w:r w:rsidR="001352D3" w:rsidRPr="001D19F6">
        <w:rPr>
          <w:rFonts w:ascii="Arial" w:eastAsia="굴림" w:hAnsi="Arial" w:cs="Arial"/>
          <w:b/>
          <w:sz w:val="22"/>
        </w:rPr>
        <w:t>D</w:t>
      </w:r>
      <w:r w:rsidRPr="001D19F6">
        <w:rPr>
          <w:rFonts w:ascii="Arial" w:eastAsia="굴림" w:hAnsi="Arial" w:cs="Arial"/>
          <w:b/>
          <w:sz w:val="22"/>
        </w:rPr>
        <w:t xml:space="preserve">027. Until </w:t>
      </w:r>
      <w:r w:rsidR="001352D3" w:rsidRPr="001D19F6">
        <w:rPr>
          <w:rFonts w:ascii="Arial" w:eastAsia="굴림" w:hAnsi="Arial" w:cs="Arial"/>
          <w:b/>
          <w:sz w:val="22"/>
        </w:rPr>
        <w:t>D</w:t>
      </w:r>
      <w:r w:rsidRPr="001D19F6">
        <w:rPr>
          <w:rFonts w:ascii="Arial" w:eastAsia="굴림" w:hAnsi="Arial" w:cs="Arial"/>
          <w:b/>
          <w:sz w:val="22"/>
        </w:rPr>
        <w:t>025=</w:t>
      </w:r>
      <w:r w:rsidRPr="001D19F6">
        <w:rPr>
          <w:rFonts w:ascii="굴림" w:eastAsia="굴림" w:hAnsi="굴림" w:cs="굴림" w:hint="eastAsia"/>
          <w:b/>
          <w:sz w:val="22"/>
        </w:rPr>
        <w:t>①</w:t>
      </w:r>
      <w:r w:rsidRPr="001D19F6">
        <w:rPr>
          <w:rFonts w:ascii="Arial" w:eastAsia="굴림" w:hAnsi="Arial" w:cs="Arial"/>
          <w:b/>
          <w:sz w:val="22"/>
        </w:rPr>
        <w:t xml:space="preserve">, loop </w:t>
      </w:r>
      <w:r w:rsidR="001352D3" w:rsidRPr="001D19F6">
        <w:rPr>
          <w:rFonts w:ascii="Arial" w:eastAsia="굴림" w:hAnsi="Arial" w:cs="Arial"/>
          <w:b/>
          <w:sz w:val="22"/>
        </w:rPr>
        <w:t>D</w:t>
      </w:r>
      <w:r w:rsidRPr="001D19F6">
        <w:rPr>
          <w:rFonts w:ascii="Arial" w:eastAsia="굴림" w:hAnsi="Arial" w:cs="Arial"/>
          <w:b/>
          <w:sz w:val="22"/>
        </w:rPr>
        <w:t>005~</w:t>
      </w:r>
      <w:r w:rsidR="001352D3" w:rsidRPr="001D19F6">
        <w:rPr>
          <w:rFonts w:ascii="Arial" w:eastAsia="굴림" w:hAnsi="Arial" w:cs="Arial"/>
          <w:b/>
          <w:sz w:val="22"/>
        </w:rPr>
        <w:t>D</w:t>
      </w:r>
      <w:r w:rsidRPr="001D19F6">
        <w:rPr>
          <w:rFonts w:ascii="Arial" w:eastAsia="굴림" w:hAnsi="Arial" w:cs="Arial"/>
          <w:b/>
          <w:sz w:val="22"/>
        </w:rPr>
        <w:t>027.</w:t>
      </w:r>
    </w:p>
    <w:p w14:paraId="576DCCD0" w14:textId="77777777" w:rsidR="00461859" w:rsidRPr="001D19F6" w:rsidRDefault="00461859" w:rsidP="00461859">
      <w:pPr>
        <w:wordWrap/>
        <w:spacing w:line="360" w:lineRule="auto"/>
        <w:rPr>
          <w:rFonts w:ascii="Arial" w:eastAsia="굴림" w:hAnsi="Arial" w:cs="Arial"/>
          <w:sz w:val="22"/>
        </w:rPr>
      </w:pPr>
    </w:p>
    <w:p w14:paraId="2A571B69"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005. (As loop=1 &amp; </w:t>
      </w:r>
      <w:r w:rsidRPr="001D19F6">
        <w:rPr>
          <w:rFonts w:ascii="Arial" w:eastAsia="굴림" w:hAnsi="Arial" w:cs="Arial"/>
          <w:sz w:val="22"/>
        </w:rPr>
        <w:t>D</w:t>
      </w:r>
      <w:r w:rsidR="00461859" w:rsidRPr="001D19F6">
        <w:rPr>
          <w:rFonts w:ascii="Arial" w:eastAsia="굴림" w:hAnsi="Arial" w:cs="Arial"/>
          <w:sz w:val="22"/>
        </w:rPr>
        <w:t>002=</w:t>
      </w:r>
      <w:r w:rsidR="00461859" w:rsidRPr="001D19F6">
        <w:rPr>
          <w:rFonts w:ascii="굴림" w:eastAsia="굴림" w:hAnsi="굴림" w:cs="굴림" w:hint="eastAsia"/>
          <w:sz w:val="22"/>
        </w:rPr>
        <w:t>①</w:t>
      </w:r>
      <w:r w:rsidR="00461859" w:rsidRPr="001D19F6">
        <w:rPr>
          <w:rFonts w:ascii="Arial" w:eastAsia="굴림" w:hAnsi="Arial" w:cs="Arial"/>
          <w:sz w:val="22"/>
        </w:rPr>
        <w:t xml:space="preserve">) When did he/she start the job? </w:t>
      </w:r>
      <w:proofErr w:type="gramStart"/>
      <w:r w:rsidR="00461859" w:rsidRPr="001D19F6">
        <w:rPr>
          <w:rFonts w:ascii="Arial" w:eastAsia="굴림" w:hAnsi="Arial" w:cs="Arial"/>
          <w:sz w:val="22"/>
        </w:rPr>
        <w:t>/ (</w:t>
      </w:r>
      <w:proofErr w:type="gramEnd"/>
      <w:r w:rsidR="00461859" w:rsidRPr="001D19F6">
        <w:rPr>
          <w:rFonts w:ascii="Arial" w:eastAsia="굴림" w:hAnsi="Arial" w:cs="Arial"/>
          <w:sz w:val="22"/>
        </w:rPr>
        <w:t xml:space="preserve">As loop=1 &amp; </w:t>
      </w:r>
      <w:r w:rsidRPr="001D19F6">
        <w:rPr>
          <w:rFonts w:ascii="Arial" w:eastAsia="굴림" w:hAnsi="Arial" w:cs="Arial"/>
          <w:sz w:val="22"/>
        </w:rPr>
        <w:t>D</w:t>
      </w:r>
      <w:r w:rsidR="00461859" w:rsidRPr="001D19F6">
        <w:rPr>
          <w:rFonts w:ascii="Arial" w:eastAsia="굴림" w:hAnsi="Arial" w:cs="Arial"/>
          <w:sz w:val="22"/>
        </w:rPr>
        <w:t>001=</w:t>
      </w:r>
      <w:r w:rsidR="00461859" w:rsidRPr="001D19F6">
        <w:rPr>
          <w:rFonts w:ascii="굴림" w:eastAsia="굴림" w:hAnsi="굴림" w:cs="굴림" w:hint="eastAsia"/>
          <w:sz w:val="22"/>
        </w:rPr>
        <w:t>⑤</w:t>
      </w:r>
      <w:r w:rsidR="00461859" w:rsidRPr="001D19F6">
        <w:rPr>
          <w:rFonts w:ascii="Arial" w:eastAsia="굴림" w:hAnsi="Arial" w:cs="Arial"/>
          <w:sz w:val="22"/>
        </w:rPr>
        <w:t xml:space="preserve"> or loop&gt;=2) I am going to ask you about his/her new job. When did he/she start the job? (unit: year and month combined into 6 digits)</w:t>
      </w:r>
    </w:p>
    <w:p w14:paraId="6AC3486F" w14:textId="77777777" w:rsidR="00305C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[INT: </w:t>
      </w:r>
    </w:p>
    <w:p w14:paraId="60BEBA7D" w14:textId="77777777" w:rsidR="00305C59" w:rsidRPr="001D19F6" w:rsidRDefault="00305C59" w:rsidP="00461859">
      <w:pPr>
        <w:wordWrap/>
        <w:spacing w:line="360" w:lineRule="auto"/>
        <w:rPr>
          <w:rFonts w:ascii="Arial" w:eastAsia="굴림" w:hAnsi="Arial" w:cs="Arial"/>
          <w:sz w:val="22"/>
        </w:rPr>
      </w:pPr>
      <w:r w:rsidRPr="001D19F6">
        <w:rPr>
          <w:rFonts w:ascii="Arial" w:eastAsia="굴림" w:hAnsi="Arial" w:cs="Arial"/>
          <w:sz w:val="22"/>
        </w:rPr>
        <w:t xml:space="preserve">- </w:t>
      </w:r>
      <w:r w:rsidR="00461859" w:rsidRPr="001D19F6">
        <w:rPr>
          <w:rFonts w:ascii="Arial" w:eastAsia="굴림" w:hAnsi="Arial" w:cs="Arial"/>
          <w:sz w:val="22"/>
        </w:rPr>
        <w:t xml:space="preserve">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r w:rsidR="00EF2365" w:rsidRPr="00A6610E">
        <w:rPr>
          <w:rFonts w:ascii="Arial" w:eastAsia="굴림" w:hAnsi="Arial" w:cs="Arial"/>
          <w:color w:val="000000" w:themeColor="text1"/>
          <w:sz w:val="22"/>
          <w:rPrChange w:id="9561" w:author="Keis" w:date="2024-09-13T13:08:00Z">
            <w:rPr>
              <w:rFonts w:ascii="Arial" w:eastAsia="굴림" w:hAnsi="Arial" w:cs="Arial"/>
              <w:color w:val="FF0000"/>
              <w:sz w:val="22"/>
            </w:rPr>
          </w:rPrChange>
        </w:rPr>
        <w:t>201101</w:t>
      </w:r>
      <w:r w:rsidR="00CB7C89" w:rsidRPr="001D19F6">
        <w:rPr>
          <w:rFonts w:ascii="Arial" w:eastAsia="굴림" w:hAnsi="Arial" w:cs="Arial"/>
          <w:sz w:val="22"/>
        </w:rPr>
        <w:t xml:space="preserve"> for January </w:t>
      </w:r>
      <w:r w:rsidR="00EF2365" w:rsidRPr="00A6610E">
        <w:rPr>
          <w:rFonts w:ascii="Arial" w:eastAsia="굴림" w:hAnsi="Arial" w:cs="Arial"/>
          <w:color w:val="000000" w:themeColor="text1"/>
          <w:sz w:val="22"/>
          <w:rPrChange w:id="9562" w:author="Keis" w:date="2024-09-13T13:08:00Z">
            <w:rPr>
              <w:rFonts w:ascii="Arial" w:eastAsia="굴림" w:hAnsi="Arial" w:cs="Arial"/>
              <w:color w:val="FF0000"/>
              <w:sz w:val="22"/>
            </w:rPr>
          </w:rPrChange>
        </w:rPr>
        <w:t>2011</w:t>
      </w:r>
      <w:r w:rsidR="00CB7C89" w:rsidRPr="001D19F6">
        <w:rPr>
          <w:rFonts w:ascii="Arial" w:eastAsia="굴림" w:hAnsi="Arial" w:cs="Arial"/>
          <w:sz w:val="22"/>
        </w:rPr>
        <w:t xml:space="preserve">. If the month is not clear, enter </w:t>
      </w:r>
      <w:r w:rsidR="00EF2365" w:rsidRPr="00A6610E">
        <w:rPr>
          <w:rFonts w:ascii="Arial" w:eastAsia="굴림" w:hAnsi="Arial" w:cs="Arial"/>
          <w:color w:val="000000" w:themeColor="text1"/>
          <w:sz w:val="22"/>
          <w:rPrChange w:id="9563" w:author="Keis" w:date="2024-09-13T13:08:00Z">
            <w:rPr>
              <w:rFonts w:ascii="Arial" w:eastAsia="굴림" w:hAnsi="Arial" w:cs="Arial"/>
              <w:color w:val="FF0000"/>
              <w:sz w:val="22"/>
            </w:rPr>
          </w:rPrChange>
        </w:rPr>
        <w:t>201100</w:t>
      </w:r>
      <w:r w:rsidR="00CB7C89" w:rsidRPr="001D19F6">
        <w:rPr>
          <w:rFonts w:ascii="Arial" w:eastAsia="굴림" w:hAnsi="Arial" w:cs="Arial"/>
          <w:sz w:val="22"/>
        </w:rPr>
        <w:t>.</w:t>
      </w:r>
    </w:p>
    <w:p w14:paraId="10054A65" w14:textId="77777777" w:rsidR="00461859" w:rsidRPr="001D19F6" w:rsidRDefault="00305C59" w:rsidP="00461859">
      <w:pPr>
        <w:wordWrap/>
        <w:spacing w:line="360" w:lineRule="auto"/>
        <w:rPr>
          <w:rFonts w:ascii="Arial" w:eastAsia="굴림" w:hAnsi="Arial" w:cs="Arial"/>
          <w:sz w:val="22"/>
        </w:rPr>
      </w:pPr>
      <w:r w:rsidRPr="001D19F6">
        <w:rPr>
          <w:rFonts w:ascii="Arial" w:eastAsia="굴림" w:hAnsi="Arial" w:cs="Arial"/>
          <w:sz w:val="22"/>
        </w:rPr>
        <w:t xml:space="preserve">- Please </w:t>
      </w:r>
      <w:r w:rsidR="00E14F0F" w:rsidRPr="001D19F6">
        <w:rPr>
          <w:rFonts w:ascii="Arial" w:eastAsia="굴림" w:hAnsi="Arial" w:cs="Arial"/>
          <w:sz w:val="22"/>
        </w:rPr>
        <w:t xml:space="preserve">tell me in order if R changed a job. If R was a regular worker from March to September </w:t>
      </w:r>
      <w:r w:rsidR="00EF2365" w:rsidRPr="00A6610E">
        <w:rPr>
          <w:rFonts w:ascii="Arial" w:eastAsia="굴림" w:hAnsi="Arial" w:cs="Arial"/>
          <w:color w:val="000000" w:themeColor="text1"/>
          <w:sz w:val="22"/>
          <w:rPrChange w:id="9564" w:author="Keis" w:date="2024-09-13T13:08:00Z">
            <w:rPr>
              <w:rFonts w:ascii="Arial" w:eastAsia="굴림" w:hAnsi="Arial" w:cs="Arial"/>
              <w:color w:val="FF0000"/>
              <w:sz w:val="22"/>
            </w:rPr>
          </w:rPrChange>
        </w:rPr>
        <w:t>2011</w:t>
      </w:r>
      <w:r w:rsidR="00E14F0F" w:rsidRPr="001D19F6">
        <w:rPr>
          <w:rFonts w:ascii="Arial" w:eastAsia="굴림" w:hAnsi="Arial" w:cs="Arial"/>
          <w:sz w:val="22"/>
        </w:rPr>
        <w:t xml:space="preserve"> and then became a </w:t>
      </w:r>
      <w:r w:rsidR="00BD150A" w:rsidRPr="001D19F6">
        <w:rPr>
          <w:rFonts w:ascii="Arial" w:eastAsia="굴림" w:hAnsi="Arial" w:cs="Arial"/>
          <w:sz w:val="22"/>
        </w:rPr>
        <w:t>unpaid</w:t>
      </w:r>
      <w:r w:rsidR="00E14F0F" w:rsidRPr="001D19F6">
        <w:rPr>
          <w:rFonts w:ascii="Arial" w:eastAsia="굴림" w:hAnsi="Arial" w:cs="Arial"/>
          <w:sz w:val="22"/>
        </w:rPr>
        <w:t xml:space="preserve"> family worker after October </w:t>
      </w:r>
      <w:r w:rsidR="00EF2365" w:rsidRPr="00A6610E">
        <w:rPr>
          <w:rFonts w:ascii="Arial" w:eastAsia="굴림" w:hAnsi="Arial" w:cs="Arial"/>
          <w:color w:val="000000" w:themeColor="text1"/>
          <w:sz w:val="22"/>
          <w:rPrChange w:id="9565" w:author="Keis" w:date="2024-09-13T13:08:00Z">
            <w:rPr>
              <w:rFonts w:ascii="Arial" w:eastAsia="굴림" w:hAnsi="Arial" w:cs="Arial"/>
              <w:color w:val="FF0000"/>
              <w:sz w:val="22"/>
            </w:rPr>
          </w:rPrChange>
        </w:rPr>
        <w:t>2011</w:t>
      </w:r>
      <w:r w:rsidR="00E14F0F" w:rsidRPr="001D19F6">
        <w:rPr>
          <w:rFonts w:ascii="Arial" w:eastAsia="굴림" w:hAnsi="Arial" w:cs="Arial"/>
          <w:sz w:val="22"/>
        </w:rPr>
        <w:t xml:space="preserve">, R is to be ‘regular worker </w:t>
      </w:r>
      <w:r w:rsidR="00E14F0F" w:rsidRPr="001D19F6">
        <w:rPr>
          <w:rFonts w:ascii="Arial" w:eastAsia="굴림" w:hAnsi="Arial" w:cs="Arial"/>
          <w:sz w:val="22"/>
        </w:rPr>
        <w:sym w:font="Wingdings" w:char="F0E0"/>
      </w:r>
      <w:r w:rsidR="00E14F0F" w:rsidRPr="001D19F6">
        <w:rPr>
          <w:rFonts w:ascii="Arial" w:eastAsia="굴림" w:hAnsi="Arial" w:cs="Arial"/>
          <w:sz w:val="22"/>
        </w:rPr>
        <w:t xml:space="preserve"> unpaid </w:t>
      </w:r>
      <w:r w:rsidR="00BD150A" w:rsidRPr="001D19F6">
        <w:rPr>
          <w:rFonts w:ascii="Arial" w:eastAsia="굴림" w:hAnsi="Arial" w:cs="Arial"/>
          <w:sz w:val="22"/>
        </w:rPr>
        <w:t>family</w:t>
      </w:r>
      <w:r w:rsidR="00E14F0F" w:rsidRPr="001D19F6">
        <w:rPr>
          <w:rFonts w:ascii="Arial" w:eastAsia="굴림" w:hAnsi="Arial" w:cs="Arial"/>
          <w:sz w:val="22"/>
        </w:rPr>
        <w:t xml:space="preserve"> worker’</w:t>
      </w:r>
      <w:proofErr w:type="gramStart"/>
      <w:r w:rsidR="00E14F0F" w:rsidRPr="001D19F6">
        <w:rPr>
          <w:rFonts w:ascii="Arial" w:eastAsia="굴림" w:hAnsi="Arial" w:cs="Arial"/>
          <w:sz w:val="22"/>
        </w:rPr>
        <w:t xml:space="preserve">. </w:t>
      </w:r>
      <w:r w:rsidR="00461859" w:rsidRPr="001D19F6">
        <w:rPr>
          <w:rFonts w:ascii="Arial" w:eastAsia="굴림" w:hAnsi="Arial" w:cs="Arial"/>
          <w:sz w:val="22"/>
        </w:rPr>
        <w:t>]</w:t>
      </w:r>
      <w:proofErr w:type="gramEnd"/>
    </w:p>
    <w:p w14:paraId="3603B745" w14:textId="77777777" w:rsidR="006C7CC8" w:rsidRPr="001D19F6" w:rsidRDefault="006C7CC8" w:rsidP="00461859">
      <w:pPr>
        <w:wordWrap/>
        <w:spacing w:line="360" w:lineRule="auto"/>
        <w:rPr>
          <w:rFonts w:ascii="Arial" w:eastAsia="굴림" w:hAnsi="Arial" w:cs="Arial"/>
          <w:sz w:val="22"/>
        </w:rPr>
      </w:pPr>
    </w:p>
    <w:p w14:paraId="479A9CD8" w14:textId="42CC2906" w:rsidR="00461859" w:rsidRPr="001D19F6" w:rsidRDefault="00707451"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200600 ~ </w:t>
      </w:r>
      <w:del w:id="9566" w:author="Keis" w:date="2024-09-06T10:23:00Z">
        <w:r w:rsidR="00EF2365" w:rsidDel="00817F07">
          <w:rPr>
            <w:rFonts w:ascii="Arial" w:eastAsia="굴림" w:hAnsi="Arial" w:cs="Arial" w:hint="eastAsia"/>
            <w:color w:val="FF0000"/>
            <w:sz w:val="22"/>
          </w:rPr>
          <w:delText>2020</w:delText>
        </w:r>
      </w:del>
      <w:ins w:id="9567" w:author="Keis" w:date="2024-09-06T10:23:00Z">
        <w:r w:rsidR="00817F07" w:rsidRPr="00817F07">
          <w:rPr>
            <w:rFonts w:ascii="Arial" w:eastAsia="굴림" w:hAnsi="Arial" w:cs="Arial" w:hint="eastAsia"/>
            <w:color w:val="00B050"/>
            <w:sz w:val="22"/>
          </w:rPr>
          <w:t>2022</w:t>
        </w:r>
      </w:ins>
      <w:r w:rsidR="00EF2365" w:rsidRPr="00A6610E">
        <w:rPr>
          <w:rFonts w:ascii="Arial" w:eastAsia="굴림" w:hAnsi="Arial" w:cs="Arial"/>
          <w:color w:val="000000" w:themeColor="text1"/>
          <w:sz w:val="22"/>
          <w:rPrChange w:id="9568" w:author="Keis" w:date="2024-09-13T13:08:00Z">
            <w:rPr>
              <w:rFonts w:ascii="Arial" w:eastAsia="굴림" w:hAnsi="Arial" w:cs="Arial"/>
              <w:color w:val="FF0000"/>
              <w:sz w:val="22"/>
            </w:rPr>
          </w:rPrChange>
        </w:rPr>
        <w:t>11</w:t>
      </w:r>
      <w:r w:rsidR="00461859" w:rsidRPr="001D19F6">
        <w:rPr>
          <w:rFonts w:ascii="Arial" w:eastAsia="굴림" w:hAnsi="Arial" w:cs="Arial"/>
          <w:sz w:val="22"/>
        </w:rPr>
        <w:t>]</w:t>
      </w:r>
    </w:p>
    <w:p w14:paraId="117FEEF3" w14:textId="599C567C" w:rsidR="00461859" w:rsidRDefault="00461859" w:rsidP="00461859">
      <w:pPr>
        <w:wordWrap/>
        <w:spacing w:line="360" w:lineRule="auto"/>
        <w:rPr>
          <w:ins w:id="9569" w:author="Keis" w:date="2024-09-06T16:20:00Z"/>
          <w:rFonts w:ascii="Arial" w:eastAsia="굴림" w:hAnsi="Arial" w:cs="Arial"/>
          <w:sz w:val="22"/>
        </w:rPr>
      </w:pPr>
    </w:p>
    <w:p w14:paraId="7D0E887E" w14:textId="31974ABA" w:rsidR="003D4B34" w:rsidRPr="001D19F6" w:rsidDel="003D4B34" w:rsidRDefault="003D4B34" w:rsidP="00461859">
      <w:pPr>
        <w:wordWrap/>
        <w:spacing w:line="360" w:lineRule="auto"/>
        <w:rPr>
          <w:del w:id="9570" w:author="Keis" w:date="2024-09-06T16:20:00Z"/>
          <w:rFonts w:ascii="Arial" w:eastAsia="굴림" w:hAnsi="Arial" w:cs="Arial"/>
          <w:sz w:val="22"/>
        </w:rPr>
      </w:pPr>
    </w:p>
    <w:p w14:paraId="73FEAA01" w14:textId="141A8C47" w:rsidR="00461859" w:rsidRDefault="001352D3" w:rsidP="00461859">
      <w:pPr>
        <w:wordWrap/>
        <w:spacing w:line="360" w:lineRule="auto"/>
        <w:rPr>
          <w:ins w:id="9571" w:author="Keis" w:date="2024-09-06T16:20:00Z"/>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006. What was his/her new employment status?</w:t>
      </w:r>
    </w:p>
    <w:tbl>
      <w:tblPr>
        <w:tblStyle w:val="a8"/>
        <w:tblW w:w="0" w:type="auto"/>
        <w:tblInd w:w="250" w:type="dxa"/>
        <w:tblLook w:val="04A0" w:firstRow="1" w:lastRow="0" w:firstColumn="1" w:lastColumn="0" w:noHBand="0" w:noVBand="1"/>
      </w:tblPr>
      <w:tblGrid>
        <w:gridCol w:w="9357"/>
      </w:tblGrid>
      <w:tr w:rsidR="003D4B34" w:rsidRPr="001D19F6" w14:paraId="2E955132" w14:textId="77777777" w:rsidTr="004D020F">
        <w:trPr>
          <w:trHeight w:val="2969"/>
          <w:ins w:id="9572" w:author="Keis" w:date="2024-09-06T16:21:00Z"/>
        </w:trPr>
        <w:tc>
          <w:tcPr>
            <w:tcW w:w="9357" w:type="dxa"/>
            <w:tcBorders>
              <w:top w:val="single" w:sz="4" w:space="0" w:color="auto"/>
              <w:left w:val="single" w:sz="4" w:space="0" w:color="auto"/>
              <w:bottom w:val="single" w:sz="4" w:space="0" w:color="auto"/>
              <w:right w:val="single" w:sz="4" w:space="0" w:color="auto"/>
            </w:tcBorders>
            <w:hideMark/>
          </w:tcPr>
          <w:p w14:paraId="2C4052AB" w14:textId="77777777" w:rsidR="003D4B34" w:rsidRPr="001D19F6" w:rsidRDefault="003D4B34" w:rsidP="004D020F">
            <w:pPr>
              <w:wordWrap/>
              <w:spacing w:before="240"/>
              <w:ind w:left="883" w:hangingChars="450" w:hanging="883"/>
              <w:rPr>
                <w:ins w:id="9573" w:author="Keis" w:date="2024-09-06T16:21:00Z"/>
                <w:rFonts w:ascii="Arial" w:eastAsia="굴림" w:hAnsi="Arial" w:cs="Arial"/>
                <w:szCs w:val="20"/>
              </w:rPr>
            </w:pPr>
            <w:ins w:id="9574" w:author="Keis" w:date="2024-09-06T16:21:00Z">
              <w:r w:rsidRPr="001D19F6">
                <w:rPr>
                  <w:rFonts w:ascii="Arial" w:eastAsia="굴림" w:hAnsi="Arial" w:cs="Arial"/>
                  <w:b/>
                  <w:szCs w:val="20"/>
                </w:rPr>
                <w:t>[IWER]</w:t>
              </w:r>
            </w:ins>
          </w:p>
          <w:p w14:paraId="3AB027CA" w14:textId="77777777" w:rsidR="003D4B34" w:rsidRPr="00FF1D2F" w:rsidRDefault="003D4B34" w:rsidP="004D020F">
            <w:pPr>
              <w:pStyle w:val="a6"/>
              <w:numPr>
                <w:ilvl w:val="0"/>
                <w:numId w:val="488"/>
              </w:numPr>
              <w:spacing w:line="384" w:lineRule="auto"/>
              <w:ind w:leftChars="0"/>
              <w:textAlignment w:val="baseline"/>
              <w:rPr>
                <w:ins w:id="9575" w:author="Keis" w:date="2024-09-06T16:21:00Z"/>
                <w:rFonts w:ascii="나눔명조" w:eastAsia="굴림" w:hAnsi="굴림" w:cs="굴림"/>
                <w:color w:val="00B050"/>
                <w:spacing w:val="-2"/>
                <w:kern w:val="0"/>
                <w:szCs w:val="20"/>
              </w:rPr>
            </w:pPr>
            <w:ins w:id="9576" w:author="Keis" w:date="2024-09-06T16:21:00Z">
              <w:r w:rsidRPr="00FF1D2F">
                <w:rPr>
                  <w:rFonts w:ascii="나눔명조" w:eastAsia="나눔명조" w:hAnsi="굴림" w:cs="굴림"/>
                  <w:b/>
                  <w:bCs/>
                  <w:color w:val="00B050"/>
                  <w:spacing w:val="-2"/>
                  <w:kern w:val="0"/>
                  <w:sz w:val="18"/>
                  <w:szCs w:val="18"/>
                </w:rPr>
                <w:t>Permanent employees:</w:t>
              </w:r>
              <w:r w:rsidRPr="00FF1D2F">
                <w:rPr>
                  <w:rFonts w:ascii="나눔명조" w:eastAsia="나눔명조" w:hAnsi="굴림" w:cs="굴림"/>
                  <w:color w:val="00B050"/>
                  <w:spacing w:val="-2"/>
                  <w:kern w:val="0"/>
                  <w:sz w:val="18"/>
                  <w:szCs w:val="18"/>
                </w:rPr>
                <w:t xml:space="preserve"> Workers who have a retirement age or who are continuously or indefinitely employed without a fixed termination date or events for their employment.</w:t>
              </w:r>
            </w:ins>
          </w:p>
          <w:p w14:paraId="12F336AB" w14:textId="77777777" w:rsidR="003D4B34" w:rsidRPr="00FF1D2F" w:rsidRDefault="003D4B34" w:rsidP="004D020F">
            <w:pPr>
              <w:pStyle w:val="a6"/>
              <w:numPr>
                <w:ilvl w:val="0"/>
                <w:numId w:val="488"/>
              </w:numPr>
              <w:spacing w:line="384" w:lineRule="auto"/>
              <w:ind w:leftChars="0"/>
              <w:textAlignment w:val="baseline"/>
              <w:rPr>
                <w:ins w:id="9577" w:author="Keis" w:date="2024-09-06T16:21:00Z"/>
                <w:rFonts w:ascii="나눔명조" w:eastAsia="굴림" w:hAnsi="굴림" w:cs="굴림"/>
                <w:color w:val="00B050"/>
                <w:spacing w:val="-2"/>
                <w:kern w:val="0"/>
                <w:szCs w:val="20"/>
              </w:rPr>
            </w:pPr>
            <w:ins w:id="9578" w:author="Keis" w:date="2024-09-06T16:21:00Z">
              <w:r w:rsidRPr="00FF1D2F">
                <w:rPr>
                  <w:rFonts w:ascii="나눔명조" w:eastAsia="나눔명조" w:hAnsi="굴림" w:cs="굴림"/>
                  <w:b/>
                  <w:bCs/>
                  <w:color w:val="00B050"/>
                  <w:spacing w:val="-2"/>
                  <w:kern w:val="0"/>
                  <w:sz w:val="18"/>
                  <w:szCs w:val="18"/>
                </w:rPr>
                <w:t>Long fixed-term employees (more than 1 year):</w:t>
              </w:r>
              <w:r w:rsidRPr="00FF1D2F">
                <w:rPr>
                  <w:rFonts w:ascii="나눔명조" w:eastAsia="나눔명조" w:hAnsi="굴림" w:cs="굴림"/>
                  <w:color w:val="00B050"/>
                  <w:spacing w:val="-2"/>
                  <w:kern w:val="0"/>
                  <w:sz w:val="18"/>
                  <w:szCs w:val="18"/>
                </w:rPr>
                <w:t xml:space="preserve"> Workers who have a fixed termination date or events for their employment except a retirement age and whose employment is expected to be for more than one year from the start date or events.</w:t>
              </w:r>
            </w:ins>
          </w:p>
          <w:p w14:paraId="17850023" w14:textId="77777777" w:rsidR="003D4B34" w:rsidRPr="00FF1D2F" w:rsidRDefault="003D4B34" w:rsidP="004D020F">
            <w:pPr>
              <w:pStyle w:val="a6"/>
              <w:numPr>
                <w:ilvl w:val="0"/>
                <w:numId w:val="488"/>
              </w:numPr>
              <w:spacing w:line="384" w:lineRule="auto"/>
              <w:ind w:leftChars="0"/>
              <w:textAlignment w:val="baseline"/>
              <w:rPr>
                <w:ins w:id="9579" w:author="Keis" w:date="2024-09-06T16:21:00Z"/>
                <w:rFonts w:ascii="나눔명조" w:eastAsia="굴림" w:hAnsi="굴림" w:cs="굴림"/>
                <w:b/>
                <w:bCs/>
                <w:color w:val="00B050"/>
                <w:spacing w:val="-2"/>
                <w:kern w:val="0"/>
                <w:szCs w:val="20"/>
              </w:rPr>
            </w:pPr>
            <w:ins w:id="9580" w:author="Keis" w:date="2024-09-06T16:21:00Z">
              <w:r w:rsidRPr="00FF1D2F">
                <w:rPr>
                  <w:rFonts w:ascii="나눔명조" w:eastAsia="나눔명조" w:hAnsi="굴림" w:cs="굴림"/>
                  <w:b/>
                  <w:bCs/>
                  <w:color w:val="00B050"/>
                  <w:spacing w:val="-2"/>
                  <w:kern w:val="0"/>
                  <w:sz w:val="18"/>
                  <w:szCs w:val="18"/>
                </w:rPr>
                <w:t xml:space="preserve">Short fixed-term employees (3 to 12 months): </w:t>
              </w:r>
              <w:r w:rsidRPr="00FF1D2F">
                <w:rPr>
                  <w:rFonts w:ascii="나눔명조" w:eastAsia="나눔명조" w:hAnsi="굴림" w:cs="굴림"/>
                  <w:color w:val="00B050"/>
                  <w:spacing w:val="-2"/>
                  <w:kern w:val="0"/>
                  <w:sz w:val="18"/>
                  <w:szCs w:val="18"/>
                </w:rPr>
                <w:t>Workers who have a fixed termination date or events for their employment and whose employment is expected to be for more than three months to less than one year.</w:t>
              </w:r>
            </w:ins>
          </w:p>
          <w:p w14:paraId="6462F32A" w14:textId="77777777" w:rsidR="003D4B34" w:rsidRPr="00AD562B" w:rsidRDefault="003D4B34" w:rsidP="004D020F">
            <w:pPr>
              <w:pStyle w:val="a6"/>
              <w:numPr>
                <w:ilvl w:val="0"/>
                <w:numId w:val="488"/>
              </w:numPr>
              <w:spacing w:line="384" w:lineRule="auto"/>
              <w:ind w:leftChars="0"/>
              <w:textAlignment w:val="baseline"/>
              <w:rPr>
                <w:ins w:id="9581" w:author="Keis" w:date="2024-09-06T16:21:00Z"/>
                <w:rFonts w:ascii="나눔명조" w:eastAsia="굴림" w:hAnsi="굴림" w:cs="굴림"/>
                <w:b/>
                <w:bCs/>
                <w:color w:val="00B050"/>
                <w:spacing w:val="-2"/>
                <w:kern w:val="0"/>
                <w:szCs w:val="20"/>
              </w:rPr>
            </w:pPr>
            <w:ins w:id="9582" w:author="Keis" w:date="2024-09-06T16:21:00Z">
              <w:r w:rsidRPr="00FF1D2F">
                <w:rPr>
                  <w:rFonts w:ascii="나눔명조" w:eastAsia="나눔명조" w:hAnsi="굴림" w:cs="굴림"/>
                  <w:b/>
                  <w:bCs/>
                  <w:color w:val="00B050"/>
                  <w:spacing w:val="-2"/>
                  <w:kern w:val="0"/>
                  <w:sz w:val="18"/>
                  <w:szCs w:val="18"/>
                </w:rPr>
                <w:t>Short-term and casual employees (less than 3 months):</w:t>
              </w:r>
              <w:r w:rsidRPr="00FF1D2F">
                <w:rPr>
                  <w:rFonts w:ascii="나눔명조" w:eastAsia="나눔명조" w:hAnsi="굴림" w:cs="굴림"/>
                  <w:color w:val="00B050"/>
                  <w:spacing w:val="-2"/>
                  <w:kern w:val="0"/>
                  <w:sz w:val="18"/>
                  <w:szCs w:val="18"/>
                </w:rPr>
                <w:t xml:space="preserve"> Workers with indefinite employment or without guaranteed minimum working hours per pay period, even if employed for more than three months, and daily workers and on-call workers who do not have a guarantee of work or work performance.</w:t>
              </w:r>
            </w:ins>
          </w:p>
          <w:p w14:paraId="431771CB" w14:textId="77777777" w:rsidR="003D4B34" w:rsidRPr="00AD562B" w:rsidRDefault="003D4B34" w:rsidP="004D020F">
            <w:pPr>
              <w:pStyle w:val="a6"/>
              <w:numPr>
                <w:ilvl w:val="0"/>
                <w:numId w:val="488"/>
              </w:numPr>
              <w:spacing w:line="384" w:lineRule="auto"/>
              <w:ind w:leftChars="0"/>
              <w:textAlignment w:val="baseline"/>
              <w:rPr>
                <w:ins w:id="9583" w:author="Keis" w:date="2024-09-06T16:21:00Z"/>
                <w:rFonts w:ascii="나눔명조" w:eastAsia="나눔명조" w:hAnsi="굴림" w:cs="굴림"/>
                <w:color w:val="00B050"/>
                <w:spacing w:val="-2"/>
                <w:kern w:val="0"/>
                <w:sz w:val="18"/>
                <w:szCs w:val="18"/>
              </w:rPr>
            </w:pPr>
            <w:ins w:id="9584" w:author="Keis" w:date="2024-09-06T16:21:00Z">
              <w:r w:rsidRPr="00AD562B">
                <w:rPr>
                  <w:rFonts w:ascii="나눔명조" w:eastAsia="나눔명조" w:hAnsi="굴림" w:cs="굴림"/>
                  <w:b/>
                  <w:bCs/>
                  <w:color w:val="00B050"/>
                  <w:spacing w:val="-2"/>
                  <w:kern w:val="0"/>
                  <w:sz w:val="18"/>
                  <w:szCs w:val="18"/>
                </w:rPr>
                <w:t>Paid apprentices, trainees, and interns:</w:t>
              </w:r>
              <w:r w:rsidRPr="0076353B">
                <w:rPr>
                  <w:rFonts w:ascii="나눔명조" w:eastAsia="굴림" w:hAnsi="굴림" w:cs="굴림"/>
                  <w:b/>
                  <w:bCs/>
                  <w:color w:val="00B050"/>
                  <w:spacing w:val="-2"/>
                  <w:kern w:val="0"/>
                  <w:szCs w:val="20"/>
                </w:rPr>
                <w:t xml:space="preserve"> </w:t>
              </w:r>
              <w:r w:rsidRPr="00AD562B">
                <w:rPr>
                  <w:rFonts w:ascii="나눔명조" w:eastAsia="나눔명조" w:hAnsi="굴림" w:cs="굴림"/>
                  <w:color w:val="00B050"/>
                  <w:spacing w:val="-2"/>
                  <w:kern w:val="0"/>
                  <w:sz w:val="18"/>
                  <w:szCs w:val="18"/>
                </w:rPr>
                <w:t>Workers who perform activities such as producing goods or providing services for others as part of on-the-job training to acquire professional skills or job expertise, and who receive compensation in return.</w:t>
              </w:r>
            </w:ins>
          </w:p>
          <w:p w14:paraId="757542EC" w14:textId="77777777" w:rsidR="003D4B34" w:rsidRPr="001D19F6" w:rsidRDefault="003D4B34" w:rsidP="004D020F">
            <w:pPr>
              <w:pStyle w:val="a6"/>
              <w:wordWrap/>
              <w:spacing w:after="240"/>
              <w:ind w:leftChars="0"/>
              <w:rPr>
                <w:ins w:id="9585" w:author="Keis" w:date="2024-09-06T16:21:00Z"/>
                <w:rFonts w:ascii="Arial" w:eastAsia="굴림" w:hAnsi="Arial" w:cs="Arial"/>
                <w:sz w:val="22"/>
              </w:rPr>
            </w:pPr>
          </w:p>
        </w:tc>
      </w:tr>
    </w:tbl>
    <w:p w14:paraId="3158AF93" w14:textId="77777777" w:rsidR="003D4B34" w:rsidRPr="00FF1D2F" w:rsidRDefault="003D4B34" w:rsidP="003D4B34">
      <w:pPr>
        <w:wordWrap/>
        <w:spacing w:line="360" w:lineRule="auto"/>
        <w:ind w:leftChars="213" w:left="426"/>
        <w:rPr>
          <w:ins w:id="9586" w:author="Keis" w:date="2024-09-06T16:21:00Z"/>
          <w:rFonts w:ascii="Arial" w:eastAsia="굴림" w:hAnsi="Arial" w:cs="Arial"/>
          <w:color w:val="00B050"/>
          <w:sz w:val="22"/>
        </w:rPr>
      </w:pPr>
      <w:ins w:id="9587" w:author="Keis" w:date="2024-09-06T16:21:00Z">
        <w:r w:rsidRPr="00FF1D2F">
          <w:rPr>
            <w:rFonts w:ascii="굴림" w:eastAsia="굴림" w:hAnsi="굴림" w:cs="굴림" w:hint="eastAsia"/>
            <w:color w:val="00B050"/>
            <w:sz w:val="22"/>
          </w:rPr>
          <w:t>①</w:t>
        </w:r>
        <w:r w:rsidRPr="00FF1D2F">
          <w:rPr>
            <w:rFonts w:ascii="Arial" w:eastAsia="굴림" w:hAnsi="Arial" w:cs="Arial"/>
            <w:color w:val="00B050"/>
            <w:sz w:val="22"/>
          </w:rPr>
          <w:t xml:space="preserve"> Permanent employees</w:t>
        </w:r>
        <w:r w:rsidRPr="00FF1D2F" w:rsidDel="00C20989">
          <w:rPr>
            <w:rFonts w:ascii="Arial" w:eastAsia="굴림" w:hAnsi="Arial" w:cs="Arial"/>
            <w:color w:val="00B050"/>
            <w:sz w:val="22"/>
          </w:rPr>
          <w:t xml:space="preserve"> </w:t>
        </w:r>
      </w:ins>
    </w:p>
    <w:p w14:paraId="32546E06" w14:textId="0F72B42C" w:rsidR="003D4B34" w:rsidRPr="00AD562B" w:rsidRDefault="003D4B34">
      <w:pPr>
        <w:wordWrap/>
        <w:spacing w:line="360" w:lineRule="auto"/>
        <w:ind w:leftChars="213" w:left="426"/>
        <w:rPr>
          <w:ins w:id="9588" w:author="Keis" w:date="2024-09-06T16:21:00Z"/>
          <w:rFonts w:ascii="Arial" w:eastAsia="굴림" w:hAnsi="Arial" w:cs="Arial"/>
          <w:color w:val="00B050"/>
          <w:sz w:val="22"/>
        </w:rPr>
        <w:pPrChange w:id="9589" w:author="Keis" w:date="2024-09-06T16:22:00Z">
          <w:pPr>
            <w:pStyle w:val="a6"/>
            <w:numPr>
              <w:numId w:val="493"/>
            </w:numPr>
            <w:wordWrap/>
            <w:spacing w:line="360" w:lineRule="auto"/>
            <w:ind w:leftChars="0" w:left="760" w:hanging="360"/>
          </w:pPr>
        </w:pPrChange>
      </w:pPr>
      <w:ins w:id="9590" w:author="Keis" w:date="2024-09-06T16:23:00Z">
        <w:r>
          <w:rPr>
            <w:rFonts w:ascii="굴림" w:eastAsia="굴림" w:hAnsi="굴림" w:cs="Arial" w:hint="eastAsia"/>
            <w:color w:val="00B050"/>
            <w:sz w:val="22"/>
          </w:rPr>
          <w:t>②</w:t>
        </w:r>
      </w:ins>
      <w:ins w:id="9591" w:author="Keis" w:date="2024-09-06T16:24:00Z">
        <w:r>
          <w:rPr>
            <w:rFonts w:ascii="굴림" w:eastAsia="굴림" w:hAnsi="굴림" w:cs="Arial" w:hint="eastAsia"/>
            <w:color w:val="00B050"/>
            <w:sz w:val="22"/>
          </w:rPr>
          <w:t xml:space="preserve"> </w:t>
        </w:r>
      </w:ins>
      <w:ins w:id="9592" w:author="Keis" w:date="2024-09-06T16:21:00Z">
        <w:r w:rsidRPr="00AD562B">
          <w:rPr>
            <w:rFonts w:ascii="Arial" w:eastAsia="굴림" w:hAnsi="Arial" w:cs="Arial"/>
            <w:color w:val="00B050"/>
            <w:sz w:val="22"/>
          </w:rPr>
          <w:t>Long fixed-term employees (more than 1 year)</w:t>
        </w:r>
      </w:ins>
    </w:p>
    <w:p w14:paraId="6C0DAAED" w14:textId="1FCCD0CB" w:rsidR="003D4B34" w:rsidRDefault="003D4B34">
      <w:pPr>
        <w:wordWrap/>
        <w:spacing w:line="360" w:lineRule="auto"/>
        <w:ind w:leftChars="213" w:left="426"/>
        <w:rPr>
          <w:ins w:id="9593" w:author="Keis" w:date="2024-09-06T16:21:00Z"/>
          <w:rFonts w:ascii="Arial" w:eastAsia="굴림" w:hAnsi="Arial" w:cs="Arial"/>
          <w:color w:val="00B050"/>
          <w:sz w:val="22"/>
        </w:rPr>
        <w:pPrChange w:id="9594" w:author="Keis" w:date="2024-09-06T16:22:00Z">
          <w:pPr>
            <w:pStyle w:val="a6"/>
            <w:numPr>
              <w:numId w:val="493"/>
            </w:numPr>
            <w:wordWrap/>
            <w:spacing w:line="360" w:lineRule="auto"/>
            <w:ind w:leftChars="0" w:left="760" w:hanging="360"/>
          </w:pPr>
        </w:pPrChange>
      </w:pPr>
      <w:ins w:id="9595" w:author="Keis" w:date="2024-09-06T16:23:00Z">
        <w:r>
          <w:rPr>
            <w:rFonts w:ascii="굴림" w:eastAsia="굴림" w:hAnsi="굴림" w:cs="Arial" w:hint="eastAsia"/>
            <w:color w:val="00B050"/>
            <w:sz w:val="22"/>
          </w:rPr>
          <w:t>③</w:t>
        </w:r>
      </w:ins>
      <w:ins w:id="9596" w:author="Keis" w:date="2024-09-06T16:24:00Z">
        <w:r>
          <w:rPr>
            <w:rFonts w:ascii="굴림" w:eastAsia="굴림" w:hAnsi="굴림" w:cs="Arial" w:hint="eastAsia"/>
            <w:color w:val="00B050"/>
            <w:sz w:val="22"/>
          </w:rPr>
          <w:t xml:space="preserve"> </w:t>
        </w:r>
      </w:ins>
      <w:ins w:id="9597" w:author="Keis" w:date="2024-09-06T16:21:00Z">
        <w:r w:rsidRPr="00AD562B">
          <w:rPr>
            <w:rFonts w:ascii="Arial" w:eastAsia="굴림" w:hAnsi="Arial" w:cs="Arial"/>
            <w:color w:val="00B050"/>
            <w:sz w:val="22"/>
          </w:rPr>
          <w:t>Short fixed-term employees (3 to 12 months)</w:t>
        </w:r>
      </w:ins>
    </w:p>
    <w:p w14:paraId="636342A0" w14:textId="7EFBDFFC" w:rsidR="003D4B34" w:rsidRDefault="003D4B34">
      <w:pPr>
        <w:wordWrap/>
        <w:spacing w:line="360" w:lineRule="auto"/>
        <w:ind w:leftChars="213" w:left="426"/>
        <w:rPr>
          <w:ins w:id="9598" w:author="Keis" w:date="2024-09-06T16:21:00Z"/>
          <w:rFonts w:ascii="Arial" w:eastAsia="굴림" w:hAnsi="Arial" w:cs="Arial"/>
          <w:color w:val="00B050"/>
          <w:sz w:val="22"/>
        </w:rPr>
        <w:pPrChange w:id="9599" w:author="Keis" w:date="2024-09-06T16:22:00Z">
          <w:pPr>
            <w:pStyle w:val="a6"/>
            <w:numPr>
              <w:numId w:val="493"/>
            </w:numPr>
            <w:wordWrap/>
            <w:spacing w:line="360" w:lineRule="auto"/>
            <w:ind w:leftChars="0" w:left="760" w:hanging="360"/>
          </w:pPr>
        </w:pPrChange>
      </w:pPr>
      <w:ins w:id="9600" w:author="Keis" w:date="2024-09-06T16:23:00Z">
        <w:r>
          <w:rPr>
            <w:rFonts w:ascii="굴림" w:eastAsia="굴림" w:hAnsi="굴림" w:cs="Arial" w:hint="eastAsia"/>
            <w:color w:val="00B050"/>
            <w:sz w:val="22"/>
          </w:rPr>
          <w:t>④</w:t>
        </w:r>
      </w:ins>
      <w:ins w:id="9601" w:author="Keis" w:date="2024-09-06T16:24:00Z">
        <w:r>
          <w:rPr>
            <w:rFonts w:ascii="굴림" w:eastAsia="굴림" w:hAnsi="굴림" w:cs="Arial" w:hint="eastAsia"/>
            <w:color w:val="00B050"/>
            <w:sz w:val="22"/>
          </w:rPr>
          <w:t xml:space="preserve"> </w:t>
        </w:r>
      </w:ins>
      <w:ins w:id="9602" w:author="Keis" w:date="2024-09-06T16:21:00Z">
        <w:r w:rsidRPr="00FF1D2F">
          <w:rPr>
            <w:rFonts w:ascii="Arial" w:eastAsia="굴림" w:hAnsi="Arial" w:cs="Arial"/>
            <w:color w:val="00B050"/>
            <w:sz w:val="22"/>
          </w:rPr>
          <w:t>Short-term and casual employees (less than 3 months)</w:t>
        </w:r>
      </w:ins>
    </w:p>
    <w:p w14:paraId="71FFF021" w14:textId="16456337" w:rsidR="003D4B34" w:rsidRPr="00FF1D2F" w:rsidRDefault="003D4B34">
      <w:pPr>
        <w:wordWrap/>
        <w:spacing w:line="360" w:lineRule="auto"/>
        <w:ind w:leftChars="213" w:left="426"/>
        <w:rPr>
          <w:ins w:id="9603" w:author="Keis" w:date="2024-09-06T16:21:00Z"/>
          <w:rFonts w:ascii="Arial" w:eastAsia="굴림" w:hAnsi="Arial" w:cs="Arial"/>
          <w:color w:val="00B050"/>
          <w:sz w:val="22"/>
        </w:rPr>
        <w:pPrChange w:id="9604" w:author="Keis" w:date="2024-09-06T16:22:00Z">
          <w:pPr>
            <w:pStyle w:val="a6"/>
            <w:numPr>
              <w:numId w:val="493"/>
            </w:numPr>
            <w:wordWrap/>
            <w:spacing w:line="360" w:lineRule="auto"/>
            <w:ind w:leftChars="0" w:left="760" w:hanging="360"/>
          </w:pPr>
        </w:pPrChange>
      </w:pPr>
      <w:ins w:id="9605" w:author="Keis" w:date="2024-09-06T16:24:00Z">
        <w:r>
          <w:rPr>
            <w:rFonts w:ascii="굴림" w:eastAsia="굴림" w:hAnsi="굴림" w:cs="Arial" w:hint="eastAsia"/>
            <w:color w:val="00B050"/>
            <w:sz w:val="22"/>
          </w:rPr>
          <w:t xml:space="preserve">⑤ </w:t>
        </w:r>
      </w:ins>
      <w:ins w:id="9606" w:author="Keis" w:date="2024-09-06T16:21:00Z">
        <w:r w:rsidRPr="00AD562B">
          <w:rPr>
            <w:rFonts w:ascii="Arial" w:eastAsia="굴림" w:hAnsi="Arial" w:cs="Arial"/>
            <w:color w:val="00B050"/>
            <w:sz w:val="22"/>
          </w:rPr>
          <w:t>Paid apprentices, trainees, and interns</w:t>
        </w:r>
      </w:ins>
    </w:p>
    <w:p w14:paraId="2B766166" w14:textId="550ACA40" w:rsidR="003D4B34" w:rsidRPr="003D4B34" w:rsidRDefault="003D4B34">
      <w:pPr>
        <w:wordWrap/>
        <w:spacing w:line="360" w:lineRule="auto"/>
        <w:ind w:leftChars="213" w:left="426"/>
        <w:rPr>
          <w:ins w:id="9607" w:author="Keis" w:date="2024-09-06T16:22:00Z"/>
          <w:rFonts w:ascii="Arial" w:eastAsia="굴림" w:hAnsi="Arial" w:cs="Arial"/>
          <w:color w:val="00B050"/>
          <w:sz w:val="22"/>
        </w:rPr>
        <w:pPrChange w:id="9608" w:author="Keis" w:date="2024-09-06T16:22:00Z">
          <w:pPr>
            <w:pStyle w:val="a6"/>
            <w:numPr>
              <w:numId w:val="493"/>
            </w:numPr>
            <w:wordWrap/>
            <w:spacing w:line="360" w:lineRule="auto"/>
            <w:ind w:leftChars="0" w:left="760" w:hanging="360"/>
          </w:pPr>
        </w:pPrChange>
      </w:pPr>
      <w:ins w:id="9609" w:author="Keis" w:date="2024-09-06T16:24:00Z">
        <w:r>
          <w:rPr>
            <w:rFonts w:ascii="굴림" w:eastAsia="굴림" w:hAnsi="굴림" w:cs="Arial" w:hint="eastAsia"/>
            <w:color w:val="00B050"/>
            <w:sz w:val="22"/>
          </w:rPr>
          <w:t>⑥</w:t>
        </w:r>
      </w:ins>
      <w:ins w:id="9610" w:author="Keis" w:date="2024-09-06T16:22:00Z">
        <w:r w:rsidRPr="003D4B34">
          <w:rPr>
            <w:rFonts w:ascii="Arial" w:eastAsia="굴림" w:hAnsi="Arial" w:cs="Arial"/>
            <w:color w:val="00B050"/>
            <w:sz w:val="22"/>
          </w:rPr>
          <w:t xml:space="preserve"> Self-employed (employer) with employees</w:t>
        </w:r>
      </w:ins>
    </w:p>
    <w:p w14:paraId="77834CB6" w14:textId="19FDCC0C" w:rsidR="003D4B34" w:rsidRPr="003D4B34" w:rsidRDefault="003D4B34">
      <w:pPr>
        <w:wordWrap/>
        <w:spacing w:line="360" w:lineRule="auto"/>
        <w:ind w:leftChars="213" w:left="426"/>
        <w:rPr>
          <w:ins w:id="9611" w:author="Keis" w:date="2024-09-06T16:22:00Z"/>
          <w:rFonts w:ascii="Arial" w:eastAsia="굴림" w:hAnsi="Arial" w:cs="Arial"/>
          <w:color w:val="00B050"/>
          <w:sz w:val="22"/>
        </w:rPr>
        <w:pPrChange w:id="9612" w:author="Keis" w:date="2024-09-06T16:22:00Z">
          <w:pPr>
            <w:pStyle w:val="a6"/>
            <w:numPr>
              <w:numId w:val="493"/>
            </w:numPr>
            <w:wordWrap/>
            <w:spacing w:line="360" w:lineRule="auto"/>
            <w:ind w:leftChars="0" w:left="760" w:hanging="360"/>
          </w:pPr>
        </w:pPrChange>
      </w:pPr>
      <w:ins w:id="9613" w:author="Keis" w:date="2024-09-06T16:24:00Z">
        <w:r>
          <w:rPr>
            <w:rFonts w:ascii="굴림" w:eastAsia="굴림" w:hAnsi="굴림" w:cs="Arial" w:hint="eastAsia"/>
            <w:color w:val="00B050"/>
            <w:sz w:val="22"/>
          </w:rPr>
          <w:t>⑦</w:t>
        </w:r>
      </w:ins>
      <w:ins w:id="9614" w:author="Keis" w:date="2024-09-06T16:22:00Z">
        <w:r w:rsidRPr="003D4B34">
          <w:rPr>
            <w:rFonts w:ascii="Arial" w:eastAsia="굴림" w:hAnsi="Arial" w:cs="Arial"/>
            <w:color w:val="00B050"/>
            <w:sz w:val="22"/>
          </w:rPr>
          <w:t xml:space="preserve"> Self-employed (employer) without employees</w:t>
        </w:r>
      </w:ins>
    </w:p>
    <w:p w14:paraId="13E31A29" w14:textId="3889B72F" w:rsidR="003D4B34" w:rsidRPr="003D4B34" w:rsidRDefault="003D4B34">
      <w:pPr>
        <w:wordWrap/>
        <w:spacing w:line="360" w:lineRule="auto"/>
        <w:ind w:leftChars="213" w:left="426"/>
        <w:rPr>
          <w:ins w:id="9615" w:author="Keis" w:date="2024-09-06T16:22:00Z"/>
          <w:rFonts w:ascii="Arial" w:eastAsia="굴림" w:hAnsi="Arial" w:cs="Arial"/>
          <w:color w:val="00B050"/>
          <w:sz w:val="22"/>
          <w:rPrChange w:id="9616" w:author="Keis" w:date="2024-09-06T16:22:00Z">
            <w:rPr>
              <w:ins w:id="9617" w:author="Keis" w:date="2024-09-06T16:22:00Z"/>
              <w:rFonts w:ascii="Arial" w:eastAsia="굴림" w:hAnsi="Arial" w:cs="Arial"/>
              <w:sz w:val="22"/>
            </w:rPr>
          </w:rPrChange>
        </w:rPr>
        <w:pPrChange w:id="9618" w:author="Keis" w:date="2024-09-06T16:22:00Z">
          <w:pPr>
            <w:pStyle w:val="a6"/>
            <w:numPr>
              <w:numId w:val="493"/>
            </w:numPr>
            <w:wordWrap/>
            <w:spacing w:line="360" w:lineRule="auto"/>
            <w:ind w:leftChars="0" w:left="760" w:hanging="360"/>
          </w:pPr>
        </w:pPrChange>
      </w:pPr>
      <w:ins w:id="9619" w:author="Keis" w:date="2024-09-06T16:24:00Z">
        <w:r>
          <w:rPr>
            <w:rFonts w:ascii="굴림" w:eastAsia="굴림" w:hAnsi="굴림" w:cs="Arial" w:hint="eastAsia"/>
            <w:color w:val="00B050"/>
            <w:sz w:val="22"/>
          </w:rPr>
          <w:t xml:space="preserve">⑧ </w:t>
        </w:r>
      </w:ins>
      <w:ins w:id="9620" w:author="Keis" w:date="2024-09-06T16:22:00Z">
        <w:r w:rsidRPr="003D4B34">
          <w:rPr>
            <w:rFonts w:ascii="Arial" w:eastAsia="굴림" w:hAnsi="Arial" w:cs="Arial"/>
            <w:color w:val="00B050"/>
            <w:sz w:val="22"/>
            <w:rPrChange w:id="9621" w:author="Keis" w:date="2024-09-06T16:22:00Z">
              <w:rPr>
                <w:rFonts w:ascii="Arial" w:eastAsia="굴림" w:hAnsi="Arial" w:cs="Arial"/>
                <w:sz w:val="22"/>
              </w:rPr>
            </w:rPrChange>
          </w:rPr>
          <w:t>Unpaid family worker</w:t>
        </w:r>
      </w:ins>
    </w:p>
    <w:p w14:paraId="6D7003B1" w14:textId="0A6F5A1C" w:rsidR="003D4B34" w:rsidRPr="001D19F6" w:rsidDel="003D4B34" w:rsidRDefault="003D4B34" w:rsidP="00461859">
      <w:pPr>
        <w:wordWrap/>
        <w:spacing w:line="360" w:lineRule="auto"/>
        <w:rPr>
          <w:del w:id="9622" w:author="Keis" w:date="2024-09-06T16:22:00Z"/>
          <w:rFonts w:ascii="Arial" w:eastAsia="굴림" w:hAnsi="Arial" w:cs="Arial"/>
          <w:sz w:val="22"/>
        </w:rPr>
      </w:pPr>
    </w:p>
    <w:p w14:paraId="0BCCDE61" w14:textId="7EC1F180" w:rsidR="00461859" w:rsidRPr="001D19F6" w:rsidDel="003D4B34" w:rsidRDefault="00461859" w:rsidP="00F14BA4">
      <w:pPr>
        <w:pStyle w:val="a4"/>
        <w:numPr>
          <w:ilvl w:val="0"/>
          <w:numId w:val="948"/>
        </w:numPr>
        <w:wordWrap/>
        <w:spacing w:line="360" w:lineRule="auto"/>
        <w:jc w:val="left"/>
        <w:rPr>
          <w:del w:id="9623" w:author="Keis" w:date="2024-09-06T16:22:00Z"/>
          <w:rFonts w:ascii="Arial" w:hAnsi="Arial" w:cs="Arial"/>
          <w:color w:val="auto"/>
          <w:sz w:val="22"/>
          <w:szCs w:val="22"/>
        </w:rPr>
      </w:pPr>
      <w:del w:id="9624" w:author="Keis" w:date="2024-09-06T16:22:00Z">
        <w:r w:rsidRPr="001D19F6" w:rsidDel="003D4B34">
          <w:rPr>
            <w:rFonts w:ascii="Arial" w:hAnsi="Arial" w:cs="Arial"/>
            <w:color w:val="auto"/>
            <w:sz w:val="22"/>
            <w:szCs w:val="22"/>
          </w:rPr>
          <w:delText>Regular worker</w:delText>
        </w:r>
      </w:del>
    </w:p>
    <w:p w14:paraId="4D7BE603" w14:textId="715AB21C" w:rsidR="00461859" w:rsidRPr="001D19F6" w:rsidDel="003D4B34" w:rsidRDefault="00461859" w:rsidP="00F14BA4">
      <w:pPr>
        <w:pStyle w:val="a4"/>
        <w:numPr>
          <w:ilvl w:val="0"/>
          <w:numId w:val="948"/>
        </w:numPr>
        <w:wordWrap/>
        <w:spacing w:line="360" w:lineRule="auto"/>
        <w:jc w:val="left"/>
        <w:rPr>
          <w:del w:id="9625" w:author="Keis" w:date="2024-09-06T16:22:00Z"/>
          <w:rFonts w:ascii="Arial" w:hAnsi="Arial" w:cs="Arial"/>
          <w:color w:val="auto"/>
          <w:sz w:val="22"/>
          <w:szCs w:val="22"/>
        </w:rPr>
      </w:pPr>
      <w:del w:id="9626" w:author="Keis" w:date="2024-09-06T16:22:00Z">
        <w:r w:rsidRPr="001D19F6" w:rsidDel="003D4B34">
          <w:rPr>
            <w:rFonts w:ascii="Arial" w:hAnsi="Arial" w:cs="Arial"/>
            <w:color w:val="auto"/>
            <w:sz w:val="22"/>
            <w:szCs w:val="22"/>
          </w:rPr>
          <w:delText>Temporary worker</w:delText>
        </w:r>
      </w:del>
    </w:p>
    <w:p w14:paraId="2533D277" w14:textId="3EBFBF25" w:rsidR="00461859" w:rsidRPr="001D19F6" w:rsidDel="003D4B34" w:rsidRDefault="00707451" w:rsidP="00F14BA4">
      <w:pPr>
        <w:pStyle w:val="a4"/>
        <w:numPr>
          <w:ilvl w:val="0"/>
          <w:numId w:val="948"/>
        </w:numPr>
        <w:wordWrap/>
        <w:spacing w:line="360" w:lineRule="auto"/>
        <w:jc w:val="left"/>
        <w:rPr>
          <w:del w:id="9627" w:author="Keis" w:date="2024-09-06T16:22:00Z"/>
          <w:rFonts w:ascii="Arial" w:hAnsi="Arial" w:cs="Arial"/>
          <w:color w:val="auto"/>
          <w:sz w:val="22"/>
          <w:szCs w:val="22"/>
        </w:rPr>
      </w:pPr>
      <w:del w:id="9628" w:author="Keis" w:date="2024-09-06T16:22:00Z">
        <w:r w:rsidRPr="001D19F6" w:rsidDel="003D4B34">
          <w:rPr>
            <w:rFonts w:ascii="Arial" w:hAnsi="Arial" w:cs="Arial"/>
            <w:color w:val="auto"/>
            <w:sz w:val="22"/>
            <w:szCs w:val="22"/>
          </w:rPr>
          <w:delText xml:space="preserve">Daily </w:delText>
        </w:r>
        <w:r w:rsidR="00461859" w:rsidRPr="001D19F6" w:rsidDel="003D4B34">
          <w:rPr>
            <w:rFonts w:ascii="Arial" w:hAnsi="Arial" w:cs="Arial"/>
            <w:color w:val="auto"/>
            <w:sz w:val="22"/>
            <w:szCs w:val="22"/>
          </w:rPr>
          <w:delText>worker</w:delText>
        </w:r>
      </w:del>
    </w:p>
    <w:p w14:paraId="501DDCBF" w14:textId="5D14B5EC" w:rsidR="00461859" w:rsidRPr="001D19F6" w:rsidDel="003D4B34" w:rsidRDefault="00461859" w:rsidP="00F14BA4">
      <w:pPr>
        <w:pStyle w:val="a6"/>
        <w:numPr>
          <w:ilvl w:val="0"/>
          <w:numId w:val="948"/>
        </w:numPr>
        <w:wordWrap/>
        <w:spacing w:line="360" w:lineRule="auto"/>
        <w:ind w:leftChars="0"/>
        <w:rPr>
          <w:del w:id="9629" w:author="Keis" w:date="2024-09-06T16:22:00Z"/>
          <w:rFonts w:ascii="Arial" w:eastAsia="굴림" w:hAnsi="Arial" w:cs="Arial"/>
          <w:sz w:val="22"/>
        </w:rPr>
      </w:pPr>
      <w:del w:id="9630" w:author="Keis" w:date="2024-09-06T16:22:00Z">
        <w:r w:rsidRPr="001D19F6" w:rsidDel="003D4B34">
          <w:rPr>
            <w:rFonts w:ascii="Arial" w:eastAsia="굴림" w:hAnsi="Arial" w:cs="Arial"/>
            <w:sz w:val="22"/>
          </w:rPr>
          <w:delText>Employer</w:delText>
        </w:r>
      </w:del>
    </w:p>
    <w:p w14:paraId="24AA6A19" w14:textId="7E940382" w:rsidR="00461859" w:rsidRPr="001D19F6" w:rsidDel="003D4B34" w:rsidRDefault="00461859" w:rsidP="00F14BA4">
      <w:pPr>
        <w:pStyle w:val="a6"/>
        <w:numPr>
          <w:ilvl w:val="0"/>
          <w:numId w:val="948"/>
        </w:numPr>
        <w:wordWrap/>
        <w:spacing w:line="360" w:lineRule="auto"/>
        <w:ind w:leftChars="0"/>
        <w:rPr>
          <w:del w:id="9631" w:author="Keis" w:date="2024-09-06T16:22:00Z"/>
          <w:rFonts w:ascii="Arial" w:eastAsia="굴림" w:hAnsi="Arial" w:cs="Arial"/>
          <w:sz w:val="22"/>
        </w:rPr>
      </w:pPr>
      <w:del w:id="9632" w:author="Keis" w:date="2024-09-06T16:22:00Z">
        <w:r w:rsidRPr="001D19F6" w:rsidDel="003D4B34">
          <w:rPr>
            <w:rFonts w:ascii="Arial" w:eastAsia="굴림" w:hAnsi="Arial" w:cs="Arial"/>
            <w:sz w:val="22"/>
          </w:rPr>
          <w:delText>Self-employed</w:delText>
        </w:r>
      </w:del>
    </w:p>
    <w:p w14:paraId="38B50B56" w14:textId="0F579E32" w:rsidR="00461859" w:rsidRPr="001D19F6" w:rsidDel="003D4B34" w:rsidRDefault="00461859" w:rsidP="00F14BA4">
      <w:pPr>
        <w:pStyle w:val="a6"/>
        <w:numPr>
          <w:ilvl w:val="0"/>
          <w:numId w:val="948"/>
        </w:numPr>
        <w:wordWrap/>
        <w:spacing w:line="360" w:lineRule="auto"/>
        <w:ind w:leftChars="0"/>
        <w:rPr>
          <w:del w:id="9633" w:author="Keis" w:date="2024-09-06T16:22:00Z"/>
          <w:rFonts w:ascii="Arial" w:eastAsia="굴림" w:hAnsi="Arial" w:cs="Arial"/>
          <w:sz w:val="22"/>
        </w:rPr>
      </w:pPr>
      <w:del w:id="9634" w:author="Keis" w:date="2024-09-06T16:22:00Z">
        <w:r w:rsidRPr="001D19F6" w:rsidDel="003D4B34">
          <w:rPr>
            <w:rFonts w:ascii="Arial" w:eastAsia="굴림" w:hAnsi="Arial" w:cs="Arial"/>
            <w:sz w:val="22"/>
          </w:rPr>
          <w:delText>Unpaid family worker</w:delText>
        </w:r>
      </w:del>
    </w:p>
    <w:p w14:paraId="1480BC4F" w14:textId="77777777" w:rsidR="00461859" w:rsidRPr="001D19F6" w:rsidRDefault="00461859" w:rsidP="00461859">
      <w:pPr>
        <w:wordWrap/>
        <w:spacing w:line="360" w:lineRule="auto"/>
        <w:rPr>
          <w:rFonts w:ascii="Arial" w:eastAsia="굴림" w:hAnsi="Arial" w:cs="Arial"/>
          <w:sz w:val="22"/>
        </w:rPr>
      </w:pPr>
    </w:p>
    <w:p w14:paraId="29C4E2EA" w14:textId="77777777" w:rsidR="00461859" w:rsidRPr="001D19F6" w:rsidRDefault="001352D3" w:rsidP="00707451">
      <w:pPr>
        <w:pStyle w:val="a4"/>
        <w:spacing w:line="360" w:lineRule="auto"/>
        <w:outlineLvl w:val="0"/>
        <w:rPr>
          <w:rFonts w:ascii="Arial" w:hAnsi="Arial" w:cs="Arial"/>
          <w:color w:val="auto"/>
          <w:sz w:val="22"/>
        </w:rPr>
      </w:pPr>
      <w:bookmarkStart w:id="9635" w:name="_Toc483216653"/>
      <w:bookmarkStart w:id="9636" w:name="_Toc487461365"/>
      <w:bookmarkStart w:id="9637" w:name="_Toc487647366"/>
      <w:r w:rsidRPr="001D19F6">
        <w:rPr>
          <w:rFonts w:ascii="Arial" w:hAnsi="Arial" w:cs="Arial"/>
          <w:color w:val="auto"/>
          <w:sz w:val="22"/>
        </w:rPr>
        <w:t>D</w:t>
      </w:r>
      <w:r w:rsidR="00461859" w:rsidRPr="001D19F6">
        <w:rPr>
          <w:rFonts w:ascii="Arial" w:hAnsi="Arial" w:cs="Arial"/>
          <w:color w:val="auto"/>
          <w:sz w:val="22"/>
        </w:rPr>
        <w:t xml:space="preserve">007. </w:t>
      </w:r>
      <w:r w:rsidR="00707451" w:rsidRPr="001D19F6">
        <w:rPr>
          <w:rFonts w:ascii="Arial" w:hAnsi="Arial" w:cs="Arial"/>
          <w:color w:val="auto"/>
          <w:sz w:val="22"/>
        </w:rPr>
        <w:t>What kind of business or industry did he/she work in?</w:t>
      </w:r>
      <w:bookmarkEnd w:id="9635"/>
      <w:bookmarkEnd w:id="9636"/>
      <w:bookmarkEnd w:id="9637"/>
      <w:r w:rsidR="00707451" w:rsidRPr="001D19F6">
        <w:rPr>
          <w:rFonts w:ascii="Arial" w:hAnsi="Arial" w:cs="Arial"/>
          <w:color w:val="auto"/>
          <w:sz w:val="22"/>
        </w:rPr>
        <w:t xml:space="preserve"> </w:t>
      </w:r>
    </w:p>
    <w:p w14:paraId="0141F80A"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Agriculture/forestry </w:t>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5AD5409E"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Fishing</w:t>
      </w:r>
      <w:r w:rsidR="005577F7" w:rsidRPr="001D19F6">
        <w:rPr>
          <w:rFonts w:ascii="Arial" w:eastAsia="굴림" w:hAnsi="Arial" w:cs="Arial"/>
          <w:sz w:val="22"/>
        </w:rPr>
        <w:tab/>
      </w:r>
      <w:r w:rsidR="005577F7" w:rsidRPr="001D19F6">
        <w:rPr>
          <w:rFonts w:ascii="Arial" w:eastAsia="굴림" w:hAnsi="Arial" w:cs="Arial"/>
          <w:sz w:val="22"/>
        </w:rPr>
        <w:tab/>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421CD4F3"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Mining and quarrying </w:t>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672254A1"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Manufacturing</w:t>
      </w:r>
    </w:p>
    <w:p w14:paraId="2B1582F9"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Electricity, gas, and water supply →Go to </w:t>
      </w:r>
      <w:r w:rsidR="001352D3" w:rsidRPr="001D19F6">
        <w:rPr>
          <w:rFonts w:ascii="Arial" w:eastAsia="굴림" w:hAnsi="Arial" w:cs="Arial"/>
          <w:sz w:val="22"/>
        </w:rPr>
        <w:t>D</w:t>
      </w:r>
      <w:r w:rsidRPr="001D19F6">
        <w:rPr>
          <w:rFonts w:ascii="Arial" w:eastAsia="굴림" w:hAnsi="Arial" w:cs="Arial"/>
          <w:sz w:val="22"/>
        </w:rPr>
        <w:t>012</w:t>
      </w:r>
    </w:p>
    <w:p w14:paraId="734E662B"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lastRenderedPageBreak/>
        <w:t xml:space="preserve">Construction </w:t>
      </w:r>
      <w:r w:rsidR="005577F7" w:rsidRPr="001D19F6">
        <w:rPr>
          <w:rFonts w:ascii="Arial" w:eastAsia="굴림" w:hAnsi="Arial" w:cs="Arial"/>
          <w:sz w:val="22"/>
        </w:rPr>
        <w:tab/>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21B2660D"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Wholesale and retail trade →Go to </w:t>
      </w:r>
      <w:r w:rsidR="001352D3" w:rsidRPr="001D19F6">
        <w:rPr>
          <w:rFonts w:ascii="Arial" w:eastAsia="굴림" w:hAnsi="Arial" w:cs="Arial"/>
          <w:sz w:val="22"/>
        </w:rPr>
        <w:t>D</w:t>
      </w:r>
      <w:r w:rsidRPr="001D19F6">
        <w:rPr>
          <w:rFonts w:ascii="Arial" w:eastAsia="굴림" w:hAnsi="Arial" w:cs="Arial"/>
          <w:sz w:val="22"/>
        </w:rPr>
        <w:t>009</w:t>
      </w:r>
    </w:p>
    <w:p w14:paraId="5401BFE3"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Hotels and restaurants </w:t>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010</w:t>
      </w:r>
    </w:p>
    <w:p w14:paraId="622B4606"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Transport </w:t>
      </w:r>
      <w:r w:rsidR="005577F7" w:rsidRPr="001D19F6">
        <w:rPr>
          <w:rFonts w:ascii="Arial" w:eastAsia="굴림" w:hAnsi="Arial" w:cs="Arial"/>
          <w:sz w:val="22"/>
        </w:rPr>
        <w:tab/>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312A36DD"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Post and telecommunications →Go to </w:t>
      </w:r>
      <w:r w:rsidR="001352D3" w:rsidRPr="001D19F6">
        <w:rPr>
          <w:rFonts w:ascii="Arial" w:eastAsia="굴림" w:hAnsi="Arial" w:cs="Arial"/>
          <w:sz w:val="22"/>
        </w:rPr>
        <w:t>D</w:t>
      </w:r>
      <w:r w:rsidRPr="001D19F6">
        <w:rPr>
          <w:rFonts w:ascii="Arial" w:eastAsia="굴림" w:hAnsi="Arial" w:cs="Arial"/>
          <w:sz w:val="22"/>
        </w:rPr>
        <w:t>012</w:t>
      </w:r>
    </w:p>
    <w:p w14:paraId="3B87783A"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Financial and insurance activities →Go to </w:t>
      </w:r>
      <w:r w:rsidR="001352D3" w:rsidRPr="001D19F6">
        <w:rPr>
          <w:rFonts w:ascii="Arial" w:eastAsia="굴림" w:hAnsi="Arial" w:cs="Arial"/>
          <w:sz w:val="22"/>
        </w:rPr>
        <w:t>D</w:t>
      </w:r>
      <w:r w:rsidRPr="001D19F6">
        <w:rPr>
          <w:rFonts w:ascii="Arial" w:eastAsia="굴림" w:hAnsi="Arial" w:cs="Arial"/>
          <w:sz w:val="22"/>
        </w:rPr>
        <w:t>012</w:t>
      </w:r>
    </w:p>
    <w:p w14:paraId="571C2EE6"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Real estate and renting and leasing →Go to </w:t>
      </w:r>
      <w:r w:rsidR="001352D3" w:rsidRPr="001D19F6">
        <w:rPr>
          <w:rFonts w:ascii="Arial" w:eastAsia="굴림" w:hAnsi="Arial" w:cs="Arial"/>
          <w:sz w:val="22"/>
        </w:rPr>
        <w:t>D</w:t>
      </w:r>
      <w:r w:rsidRPr="001D19F6">
        <w:rPr>
          <w:rFonts w:ascii="Arial" w:eastAsia="굴림" w:hAnsi="Arial" w:cs="Arial"/>
          <w:sz w:val="22"/>
        </w:rPr>
        <w:t>012</w:t>
      </w:r>
    </w:p>
    <w:p w14:paraId="6F40019F" w14:textId="77777777" w:rsidR="00461859" w:rsidRPr="001D19F6" w:rsidRDefault="00461859" w:rsidP="00F14BA4">
      <w:pPr>
        <w:pStyle w:val="a6"/>
        <w:numPr>
          <w:ilvl w:val="0"/>
          <w:numId w:val="949"/>
        </w:numPr>
        <w:wordWrap/>
        <w:spacing w:line="360" w:lineRule="auto"/>
        <w:ind w:leftChars="0"/>
        <w:rPr>
          <w:rFonts w:ascii="Arial" w:eastAsia="굴림" w:hAnsi="Arial" w:cs="Arial"/>
          <w:sz w:val="22"/>
        </w:rPr>
      </w:pPr>
      <w:r w:rsidRPr="001D19F6">
        <w:rPr>
          <w:rFonts w:ascii="Arial" w:eastAsia="굴림" w:hAnsi="Arial" w:cs="Arial"/>
          <w:sz w:val="22"/>
        </w:rPr>
        <w:t xml:space="preserve">Other activities </w:t>
      </w:r>
      <w:r w:rsidR="005577F7" w:rsidRPr="001D19F6">
        <w:rPr>
          <w:rFonts w:ascii="Arial" w:eastAsia="굴림" w:hAnsi="Arial" w:cs="Arial"/>
          <w:sz w:val="22"/>
        </w:rPr>
        <w:tab/>
      </w:r>
      <w:r w:rsidR="005577F7" w:rsidRPr="001D19F6">
        <w:rPr>
          <w:rFonts w:ascii="Arial" w:eastAsia="굴림" w:hAnsi="Arial" w:cs="Arial"/>
          <w:sz w:val="22"/>
        </w:rPr>
        <w:tab/>
      </w: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011</w:t>
      </w:r>
    </w:p>
    <w:p w14:paraId="058B2953" w14:textId="77777777" w:rsidR="00461859" w:rsidRPr="001D19F6" w:rsidRDefault="00461859" w:rsidP="00461859">
      <w:pPr>
        <w:wordWrap/>
        <w:spacing w:line="360" w:lineRule="auto"/>
        <w:rPr>
          <w:rFonts w:ascii="Arial" w:eastAsia="굴림" w:hAnsi="Arial" w:cs="Arial"/>
          <w:sz w:val="22"/>
        </w:rPr>
      </w:pPr>
    </w:p>
    <w:p w14:paraId="46BD12AB"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008. </w:t>
      </w:r>
      <w:r w:rsidR="00707451" w:rsidRPr="001D19F6">
        <w:rPr>
          <w:rFonts w:ascii="Arial" w:eastAsia="굴림" w:hAnsi="Arial" w:cs="Arial"/>
          <w:kern w:val="0"/>
          <w:sz w:val="22"/>
        </w:rPr>
        <w:t xml:space="preserve">To be specific, which industrial classification best describes </w:t>
      </w:r>
      <w:r w:rsidR="005577F7" w:rsidRPr="001D19F6">
        <w:rPr>
          <w:rFonts w:ascii="Arial" w:eastAsia="굴림" w:hAnsi="Arial" w:cs="Arial"/>
          <w:kern w:val="0"/>
          <w:sz w:val="22"/>
        </w:rPr>
        <w:t>his/ her</w:t>
      </w:r>
      <w:r w:rsidR="00707451" w:rsidRPr="001D19F6">
        <w:rPr>
          <w:rFonts w:ascii="Arial" w:eastAsia="굴림" w:hAnsi="Arial" w:cs="Arial"/>
          <w:kern w:val="0"/>
          <w:sz w:val="22"/>
        </w:rPr>
        <w:t xml:space="preserve"> workplace?</w:t>
      </w:r>
    </w:p>
    <w:p w14:paraId="5E8208D4"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food products and beverages</w:t>
      </w:r>
    </w:p>
    <w:p w14:paraId="3D999DA2"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textiles, wearing apparel, luggage, and footwear</w:t>
      </w:r>
    </w:p>
    <w:p w14:paraId="494129EA"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metal and machinery materials and products</w:t>
      </w:r>
    </w:p>
    <w:p w14:paraId="63F1DC95"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electronic and electric materials and products</w:t>
      </w:r>
    </w:p>
    <w:p w14:paraId="50A83385"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motor vehicles and transport equipment products</w:t>
      </w:r>
    </w:p>
    <w:p w14:paraId="5FCD44AA" w14:textId="77777777" w:rsidR="00461859" w:rsidRPr="001D19F6" w:rsidRDefault="00461859" w:rsidP="00F14BA4">
      <w:pPr>
        <w:pStyle w:val="a6"/>
        <w:numPr>
          <w:ilvl w:val="0"/>
          <w:numId w:val="954"/>
        </w:numPr>
        <w:wordWrap/>
        <w:spacing w:line="360" w:lineRule="auto"/>
        <w:ind w:leftChars="0"/>
        <w:rPr>
          <w:rFonts w:ascii="Arial" w:eastAsia="굴림" w:hAnsi="Arial" w:cs="Arial"/>
          <w:sz w:val="22"/>
        </w:rPr>
      </w:pPr>
      <w:r w:rsidRPr="001D19F6">
        <w:rPr>
          <w:rFonts w:ascii="Arial" w:eastAsia="굴림" w:hAnsi="Arial" w:cs="Arial"/>
          <w:sz w:val="22"/>
        </w:rPr>
        <w:t>Manufacture of other products</w:t>
      </w:r>
    </w:p>
    <w:p w14:paraId="60D0154F"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29CE5297" w14:textId="77777777" w:rsidR="00461859" w:rsidRPr="001D19F6" w:rsidRDefault="00461859" w:rsidP="00461859">
      <w:pPr>
        <w:wordWrap/>
        <w:spacing w:line="360" w:lineRule="auto"/>
        <w:rPr>
          <w:rFonts w:ascii="Arial" w:eastAsia="굴림" w:hAnsi="Arial" w:cs="Arial"/>
          <w:sz w:val="22"/>
        </w:rPr>
      </w:pPr>
    </w:p>
    <w:p w14:paraId="6B432AFE"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009. </w:t>
      </w:r>
      <w:r w:rsidR="00707451" w:rsidRPr="001D19F6">
        <w:rPr>
          <w:rFonts w:ascii="Arial" w:eastAsia="굴림" w:hAnsi="Arial" w:cs="Arial"/>
          <w:kern w:val="0"/>
          <w:sz w:val="22"/>
        </w:rPr>
        <w:t xml:space="preserve">To be specific, which industrial classification best describes </w:t>
      </w:r>
      <w:r w:rsidR="005577F7" w:rsidRPr="001D19F6">
        <w:rPr>
          <w:rFonts w:ascii="Arial" w:eastAsia="굴림" w:hAnsi="Arial" w:cs="Arial"/>
          <w:kern w:val="0"/>
          <w:sz w:val="22"/>
        </w:rPr>
        <w:t xml:space="preserve">his/ her </w:t>
      </w:r>
      <w:r w:rsidR="00707451" w:rsidRPr="001D19F6">
        <w:rPr>
          <w:rFonts w:ascii="Arial" w:eastAsia="굴림" w:hAnsi="Arial" w:cs="Arial"/>
          <w:kern w:val="0"/>
          <w:sz w:val="22"/>
        </w:rPr>
        <w:t>workplace?</w:t>
      </w:r>
    </w:p>
    <w:p w14:paraId="0AD53EB3" w14:textId="77777777" w:rsidR="00461859" w:rsidRPr="001D19F6" w:rsidRDefault="00461859" w:rsidP="00F14BA4">
      <w:pPr>
        <w:pStyle w:val="a6"/>
        <w:numPr>
          <w:ilvl w:val="0"/>
          <w:numId w:val="953"/>
        </w:numPr>
        <w:wordWrap/>
        <w:spacing w:line="360" w:lineRule="auto"/>
        <w:ind w:leftChars="0"/>
        <w:rPr>
          <w:rFonts w:ascii="Arial" w:eastAsia="굴림" w:hAnsi="Arial" w:cs="Arial"/>
          <w:sz w:val="22"/>
        </w:rPr>
      </w:pPr>
      <w:r w:rsidRPr="001D19F6">
        <w:rPr>
          <w:rFonts w:ascii="Arial" w:eastAsia="굴림" w:hAnsi="Arial" w:cs="Arial"/>
          <w:sz w:val="22"/>
        </w:rPr>
        <w:t>Sale of motor vehicles</w:t>
      </w:r>
    </w:p>
    <w:p w14:paraId="31D30636" w14:textId="77777777" w:rsidR="00461859" w:rsidRPr="001D19F6" w:rsidRDefault="00461859" w:rsidP="00F14BA4">
      <w:pPr>
        <w:pStyle w:val="a6"/>
        <w:numPr>
          <w:ilvl w:val="0"/>
          <w:numId w:val="953"/>
        </w:numPr>
        <w:wordWrap/>
        <w:spacing w:line="360" w:lineRule="auto"/>
        <w:ind w:leftChars="0"/>
        <w:rPr>
          <w:rFonts w:ascii="Arial" w:eastAsia="굴림" w:hAnsi="Arial" w:cs="Arial"/>
          <w:sz w:val="22"/>
        </w:rPr>
      </w:pPr>
      <w:r w:rsidRPr="001D19F6">
        <w:rPr>
          <w:rFonts w:ascii="Arial" w:eastAsia="굴림" w:hAnsi="Arial" w:cs="Arial"/>
          <w:sz w:val="22"/>
        </w:rPr>
        <w:t>Wholesale</w:t>
      </w:r>
    </w:p>
    <w:p w14:paraId="07A20D67" w14:textId="77777777" w:rsidR="00461859" w:rsidRPr="001D19F6" w:rsidRDefault="00461859" w:rsidP="00F14BA4">
      <w:pPr>
        <w:pStyle w:val="a6"/>
        <w:numPr>
          <w:ilvl w:val="0"/>
          <w:numId w:val="953"/>
        </w:numPr>
        <w:wordWrap/>
        <w:spacing w:line="360" w:lineRule="auto"/>
        <w:ind w:leftChars="0"/>
        <w:rPr>
          <w:rFonts w:ascii="Arial" w:eastAsia="굴림" w:hAnsi="Arial" w:cs="Arial"/>
          <w:sz w:val="22"/>
        </w:rPr>
      </w:pPr>
      <w:r w:rsidRPr="001D19F6">
        <w:rPr>
          <w:rFonts w:ascii="Arial" w:eastAsia="굴림" w:hAnsi="Arial" w:cs="Arial"/>
          <w:sz w:val="22"/>
        </w:rPr>
        <w:t>Retail trade</w:t>
      </w:r>
    </w:p>
    <w:p w14:paraId="6EE8DC57"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7659F116" w14:textId="77777777" w:rsidR="00D76EA0" w:rsidRPr="001D19F6" w:rsidRDefault="00D76EA0" w:rsidP="00461859">
      <w:pPr>
        <w:wordWrap/>
        <w:spacing w:line="360" w:lineRule="auto"/>
        <w:rPr>
          <w:rFonts w:ascii="Arial" w:eastAsia="굴림" w:hAnsi="Arial" w:cs="Arial"/>
          <w:sz w:val="22"/>
        </w:rPr>
      </w:pPr>
    </w:p>
    <w:p w14:paraId="7382C004"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010. </w:t>
      </w:r>
      <w:r w:rsidR="00707451" w:rsidRPr="001D19F6">
        <w:rPr>
          <w:rFonts w:ascii="Arial" w:eastAsia="굴림" w:hAnsi="Arial" w:cs="Arial"/>
          <w:kern w:val="0"/>
          <w:sz w:val="22"/>
        </w:rPr>
        <w:t xml:space="preserve">To be specific, which industrial classification best describes </w:t>
      </w:r>
      <w:r w:rsidR="005577F7" w:rsidRPr="001D19F6">
        <w:rPr>
          <w:rFonts w:ascii="Arial" w:eastAsia="굴림" w:hAnsi="Arial" w:cs="Arial"/>
          <w:kern w:val="0"/>
          <w:sz w:val="22"/>
        </w:rPr>
        <w:t xml:space="preserve">his/ her </w:t>
      </w:r>
      <w:r w:rsidR="00707451" w:rsidRPr="001D19F6">
        <w:rPr>
          <w:rFonts w:ascii="Arial" w:eastAsia="굴림" w:hAnsi="Arial" w:cs="Arial"/>
          <w:kern w:val="0"/>
          <w:sz w:val="22"/>
        </w:rPr>
        <w:t>workplace?</w:t>
      </w:r>
    </w:p>
    <w:p w14:paraId="7A0D505C" w14:textId="77777777" w:rsidR="00461859" w:rsidRPr="001D19F6" w:rsidRDefault="00461859" w:rsidP="00F14BA4">
      <w:pPr>
        <w:pStyle w:val="a6"/>
        <w:numPr>
          <w:ilvl w:val="0"/>
          <w:numId w:val="952"/>
        </w:numPr>
        <w:wordWrap/>
        <w:spacing w:line="360" w:lineRule="auto"/>
        <w:ind w:leftChars="0"/>
        <w:rPr>
          <w:rFonts w:ascii="Arial" w:eastAsia="굴림" w:hAnsi="Arial" w:cs="Arial"/>
          <w:sz w:val="22"/>
        </w:rPr>
      </w:pPr>
      <w:r w:rsidRPr="001D19F6">
        <w:rPr>
          <w:rFonts w:ascii="Arial" w:eastAsia="굴림" w:hAnsi="Arial" w:cs="Arial"/>
          <w:sz w:val="22"/>
        </w:rPr>
        <w:t>Hotels</w:t>
      </w:r>
    </w:p>
    <w:p w14:paraId="6BD0E3D0" w14:textId="77777777" w:rsidR="00461859" w:rsidRPr="001D19F6" w:rsidRDefault="00461859" w:rsidP="00F14BA4">
      <w:pPr>
        <w:pStyle w:val="a6"/>
        <w:numPr>
          <w:ilvl w:val="0"/>
          <w:numId w:val="952"/>
        </w:numPr>
        <w:wordWrap/>
        <w:spacing w:line="360" w:lineRule="auto"/>
        <w:ind w:leftChars="0"/>
        <w:rPr>
          <w:rFonts w:ascii="Arial" w:eastAsia="굴림" w:hAnsi="Arial" w:cs="Arial"/>
          <w:sz w:val="22"/>
        </w:rPr>
      </w:pPr>
      <w:r w:rsidRPr="001D19F6">
        <w:rPr>
          <w:rFonts w:ascii="Arial" w:eastAsia="굴림" w:hAnsi="Arial" w:cs="Arial"/>
          <w:sz w:val="22"/>
        </w:rPr>
        <w:t>Restaurants</w:t>
      </w:r>
    </w:p>
    <w:p w14:paraId="47C08F49"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→Go to </w:t>
      </w:r>
      <w:r w:rsidR="001352D3" w:rsidRPr="001D19F6">
        <w:rPr>
          <w:rFonts w:ascii="Arial" w:eastAsia="굴림" w:hAnsi="Arial" w:cs="Arial"/>
          <w:sz w:val="22"/>
        </w:rPr>
        <w:t>D</w:t>
      </w:r>
      <w:r w:rsidRPr="001D19F6">
        <w:rPr>
          <w:rFonts w:ascii="Arial" w:eastAsia="굴림" w:hAnsi="Arial" w:cs="Arial"/>
          <w:sz w:val="22"/>
        </w:rPr>
        <w:t>012</w:t>
      </w:r>
    </w:p>
    <w:p w14:paraId="4145AC93" w14:textId="77777777" w:rsidR="00461859" w:rsidRPr="001D19F6" w:rsidRDefault="00461859" w:rsidP="00461859">
      <w:pPr>
        <w:wordWrap/>
        <w:spacing w:line="360" w:lineRule="auto"/>
        <w:rPr>
          <w:rFonts w:ascii="Arial" w:eastAsia="굴림" w:hAnsi="Arial" w:cs="Arial"/>
          <w:sz w:val="22"/>
        </w:rPr>
      </w:pPr>
    </w:p>
    <w:p w14:paraId="28FA6110"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011. </w:t>
      </w:r>
      <w:r w:rsidR="00707451" w:rsidRPr="001D19F6">
        <w:rPr>
          <w:rFonts w:ascii="Arial" w:eastAsia="굴림" w:hAnsi="Arial" w:cs="Arial"/>
          <w:kern w:val="0"/>
          <w:sz w:val="22"/>
        </w:rPr>
        <w:t xml:space="preserve">To be specific, which industrial classification best describes </w:t>
      </w:r>
      <w:r w:rsidR="005577F7" w:rsidRPr="001D19F6">
        <w:rPr>
          <w:rFonts w:ascii="Arial" w:eastAsia="굴림" w:hAnsi="Arial" w:cs="Arial"/>
          <w:kern w:val="0"/>
          <w:sz w:val="22"/>
        </w:rPr>
        <w:t xml:space="preserve">his/ her </w:t>
      </w:r>
      <w:r w:rsidR="00707451" w:rsidRPr="001D19F6">
        <w:rPr>
          <w:rFonts w:ascii="Arial" w:eastAsia="굴림" w:hAnsi="Arial" w:cs="Arial"/>
          <w:kern w:val="0"/>
          <w:sz w:val="22"/>
        </w:rPr>
        <w:t>workplace?</w:t>
      </w:r>
    </w:p>
    <w:p w14:paraId="286A7E9A"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Business services</w:t>
      </w:r>
    </w:p>
    <w:p w14:paraId="1887A0FB"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Public administration, defense, and compulsory social security</w:t>
      </w:r>
    </w:p>
    <w:p w14:paraId="26377827"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Education</w:t>
      </w:r>
    </w:p>
    <w:p w14:paraId="39094822"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 xml:space="preserve">Health and social work </w:t>
      </w:r>
    </w:p>
    <w:p w14:paraId="342123A2"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Recreational, culture, and sports related activities</w:t>
      </w:r>
    </w:p>
    <w:p w14:paraId="7660CB2D"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Other community, repair, and personal services</w:t>
      </w:r>
    </w:p>
    <w:p w14:paraId="7A5F6891"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t>Housekeeping services</w:t>
      </w:r>
    </w:p>
    <w:p w14:paraId="393B802E" w14:textId="77777777" w:rsidR="00461859" w:rsidRPr="001D19F6" w:rsidRDefault="00461859" w:rsidP="00F14BA4">
      <w:pPr>
        <w:pStyle w:val="a6"/>
        <w:numPr>
          <w:ilvl w:val="0"/>
          <w:numId w:val="951"/>
        </w:numPr>
        <w:wordWrap/>
        <w:spacing w:line="360" w:lineRule="auto"/>
        <w:ind w:leftChars="0"/>
        <w:rPr>
          <w:rFonts w:ascii="Arial" w:eastAsia="굴림" w:hAnsi="Arial" w:cs="Arial"/>
          <w:sz w:val="22"/>
        </w:rPr>
      </w:pPr>
      <w:r w:rsidRPr="001D19F6">
        <w:rPr>
          <w:rFonts w:ascii="Arial" w:eastAsia="굴림" w:hAnsi="Arial" w:cs="Arial"/>
          <w:sz w:val="22"/>
        </w:rPr>
        <w:lastRenderedPageBreak/>
        <w:t>International organizations</w:t>
      </w:r>
    </w:p>
    <w:p w14:paraId="3AB14824" w14:textId="77777777" w:rsidR="00461859" w:rsidRPr="001D19F6" w:rsidRDefault="00461859" w:rsidP="00461859">
      <w:pPr>
        <w:wordWrap/>
        <w:spacing w:line="360" w:lineRule="auto"/>
        <w:rPr>
          <w:rFonts w:ascii="Arial" w:eastAsia="굴림" w:hAnsi="Arial" w:cs="Arial"/>
          <w:sz w:val="22"/>
        </w:rPr>
      </w:pPr>
    </w:p>
    <w:p w14:paraId="3E296857"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012. What kind of work did he/she do in the workplace?</w:t>
      </w:r>
    </w:p>
    <w:p w14:paraId="5594B496"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Managers </w:t>
      </w: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44E0B64F"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(Associate) Professionals </w:t>
      </w: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7BBECA0A" w14:textId="77777777" w:rsidR="00461859" w:rsidRPr="001D19F6" w:rsidRDefault="00707451"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Clerical support workers</w:t>
      </w:r>
    </w:p>
    <w:p w14:paraId="6159DD90"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Service workers →Go to </w:t>
      </w:r>
      <w:r w:rsidR="001352D3" w:rsidRPr="001D19F6">
        <w:rPr>
          <w:rFonts w:ascii="Arial" w:eastAsia="굴림" w:hAnsi="Arial" w:cs="Arial"/>
          <w:sz w:val="22"/>
        </w:rPr>
        <w:t>D</w:t>
      </w:r>
      <w:r w:rsidRPr="001D19F6">
        <w:rPr>
          <w:rFonts w:ascii="Arial" w:eastAsia="굴림" w:hAnsi="Arial" w:cs="Arial"/>
          <w:sz w:val="22"/>
        </w:rPr>
        <w:t>014</w:t>
      </w:r>
    </w:p>
    <w:p w14:paraId="4F95C7EF"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Sales workers </w:t>
      </w: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402407DF"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Skilled agricultural, forestry, and fishery workers →Go to </w:t>
      </w:r>
      <w:r w:rsidR="001352D3" w:rsidRPr="001D19F6">
        <w:rPr>
          <w:rFonts w:ascii="Arial" w:eastAsia="굴림" w:hAnsi="Arial" w:cs="Arial"/>
          <w:sz w:val="22"/>
        </w:rPr>
        <w:t>D</w:t>
      </w:r>
      <w:r w:rsidRPr="001D19F6">
        <w:rPr>
          <w:rFonts w:ascii="Arial" w:eastAsia="굴림" w:hAnsi="Arial" w:cs="Arial"/>
          <w:sz w:val="22"/>
        </w:rPr>
        <w:t>015</w:t>
      </w:r>
    </w:p>
    <w:p w14:paraId="414ECD01"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Craft and related trades workers </w:t>
      </w: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071B74C9" w14:textId="77777777" w:rsidR="00461859" w:rsidRPr="001D19F6" w:rsidRDefault="00707451"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Plant and machine operators, and assemblers</w:t>
      </w:r>
      <w:r w:rsidR="00461859" w:rsidRPr="001D19F6">
        <w:rPr>
          <w:rFonts w:ascii="Arial" w:eastAsia="굴림" w:hAnsi="Arial" w:cs="Arial"/>
          <w:sz w:val="22"/>
        </w:rPr>
        <w:t xml:space="preserve"> </w:t>
      </w:r>
      <w:proofErr w:type="gramStart"/>
      <w:r w:rsidR="00461859" w:rsidRPr="001D19F6">
        <w:rPr>
          <w:rFonts w:ascii="Arial" w:eastAsia="굴림" w:hAnsi="Arial" w:cs="Arial"/>
          <w:sz w:val="22"/>
        </w:rPr>
        <w:t>→(</w:t>
      </w:r>
      <w:proofErr w:type="gramEnd"/>
      <w:r w:rsidR="00461859" w:rsidRPr="001D19F6">
        <w:rPr>
          <w:rFonts w:ascii="Arial" w:eastAsia="굴림" w:hAnsi="Arial" w:cs="Arial"/>
          <w:sz w:val="22"/>
        </w:rPr>
        <w:t xml:space="preserve">wage workers) Go to </w:t>
      </w:r>
      <w:r w:rsidR="001352D3" w:rsidRPr="001D19F6">
        <w:rPr>
          <w:rFonts w:ascii="Arial" w:eastAsia="굴림" w:hAnsi="Arial" w:cs="Arial"/>
          <w:sz w:val="22"/>
        </w:rPr>
        <w:t>D</w:t>
      </w:r>
      <w:r w:rsidR="00461859" w:rsidRPr="001D19F6">
        <w:rPr>
          <w:rFonts w:ascii="Arial" w:eastAsia="굴림" w:hAnsi="Arial" w:cs="Arial"/>
          <w:sz w:val="22"/>
        </w:rPr>
        <w:t xml:space="preserve">017, (non-wage workers) Go to </w:t>
      </w:r>
      <w:r w:rsidR="001352D3" w:rsidRPr="001D19F6">
        <w:rPr>
          <w:rFonts w:ascii="Arial" w:eastAsia="굴림" w:hAnsi="Arial" w:cs="Arial"/>
          <w:sz w:val="22"/>
        </w:rPr>
        <w:t>D</w:t>
      </w:r>
      <w:r w:rsidR="00461859" w:rsidRPr="001D19F6">
        <w:rPr>
          <w:rFonts w:ascii="Arial" w:eastAsia="굴림" w:hAnsi="Arial" w:cs="Arial"/>
          <w:sz w:val="22"/>
        </w:rPr>
        <w:t>019</w:t>
      </w:r>
    </w:p>
    <w:p w14:paraId="435BF931" w14:textId="77777777" w:rsidR="00461859" w:rsidRPr="001D19F6" w:rsidRDefault="00461859"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 xml:space="preserve">Elementary workers →Go to </w:t>
      </w:r>
      <w:r w:rsidR="001352D3" w:rsidRPr="001D19F6">
        <w:rPr>
          <w:rFonts w:ascii="Arial" w:eastAsia="굴림" w:hAnsi="Arial" w:cs="Arial"/>
          <w:sz w:val="22"/>
        </w:rPr>
        <w:t>D</w:t>
      </w:r>
      <w:r w:rsidRPr="001D19F6">
        <w:rPr>
          <w:rFonts w:ascii="Arial" w:eastAsia="굴림" w:hAnsi="Arial" w:cs="Arial"/>
          <w:sz w:val="22"/>
        </w:rPr>
        <w:t>016</w:t>
      </w:r>
    </w:p>
    <w:p w14:paraId="3A73B327" w14:textId="77777777" w:rsidR="00461859" w:rsidRPr="001D19F6" w:rsidRDefault="00707451" w:rsidP="00F14BA4">
      <w:pPr>
        <w:pStyle w:val="a6"/>
        <w:numPr>
          <w:ilvl w:val="0"/>
          <w:numId w:val="950"/>
        </w:numPr>
        <w:wordWrap/>
        <w:spacing w:line="360" w:lineRule="auto"/>
        <w:ind w:leftChars="0"/>
        <w:rPr>
          <w:rFonts w:ascii="Arial" w:eastAsia="굴림" w:hAnsi="Arial" w:cs="Arial"/>
          <w:sz w:val="22"/>
        </w:rPr>
      </w:pPr>
      <w:r w:rsidRPr="001D19F6">
        <w:rPr>
          <w:rFonts w:ascii="Arial" w:eastAsia="굴림" w:hAnsi="Arial" w:cs="Arial"/>
          <w:sz w:val="22"/>
        </w:rPr>
        <w:t>Armed forces occupation</w:t>
      </w:r>
      <w:r w:rsidR="00461859" w:rsidRPr="001D19F6">
        <w:rPr>
          <w:rFonts w:ascii="Arial" w:eastAsia="굴림" w:hAnsi="Arial" w:cs="Arial"/>
          <w:sz w:val="22"/>
        </w:rPr>
        <w:t xml:space="preserve"> </w:t>
      </w:r>
      <w:proofErr w:type="gramStart"/>
      <w:r w:rsidR="00461859" w:rsidRPr="001D19F6">
        <w:rPr>
          <w:rFonts w:ascii="Arial" w:eastAsia="굴림" w:hAnsi="Arial" w:cs="Arial"/>
          <w:sz w:val="22"/>
        </w:rPr>
        <w:t>→(</w:t>
      </w:r>
      <w:proofErr w:type="gramEnd"/>
      <w:r w:rsidR="00461859" w:rsidRPr="001D19F6">
        <w:rPr>
          <w:rFonts w:ascii="Arial" w:eastAsia="굴림" w:hAnsi="Arial" w:cs="Arial"/>
          <w:sz w:val="22"/>
        </w:rPr>
        <w:t xml:space="preserve">wage workers) Go to </w:t>
      </w:r>
      <w:r w:rsidR="001352D3" w:rsidRPr="001D19F6">
        <w:rPr>
          <w:rFonts w:ascii="Arial" w:eastAsia="굴림" w:hAnsi="Arial" w:cs="Arial"/>
          <w:sz w:val="22"/>
        </w:rPr>
        <w:t>D</w:t>
      </w:r>
      <w:r w:rsidR="00461859" w:rsidRPr="001D19F6">
        <w:rPr>
          <w:rFonts w:ascii="Arial" w:eastAsia="굴림" w:hAnsi="Arial" w:cs="Arial"/>
          <w:sz w:val="22"/>
        </w:rPr>
        <w:t xml:space="preserve">017, (non-wage workers) Go to </w:t>
      </w:r>
      <w:r w:rsidR="001352D3" w:rsidRPr="001D19F6">
        <w:rPr>
          <w:rFonts w:ascii="Arial" w:eastAsia="굴림" w:hAnsi="Arial" w:cs="Arial"/>
          <w:sz w:val="22"/>
        </w:rPr>
        <w:t>D</w:t>
      </w:r>
      <w:r w:rsidR="00461859" w:rsidRPr="001D19F6">
        <w:rPr>
          <w:rFonts w:ascii="Arial" w:eastAsia="굴림" w:hAnsi="Arial" w:cs="Arial"/>
          <w:sz w:val="22"/>
        </w:rPr>
        <w:t>019</w:t>
      </w:r>
    </w:p>
    <w:p w14:paraId="03ACBDA8" w14:textId="77777777" w:rsidR="00707451" w:rsidRPr="001D19F6" w:rsidRDefault="00707451" w:rsidP="00461859">
      <w:pPr>
        <w:wordWrap/>
        <w:spacing w:line="360" w:lineRule="auto"/>
        <w:rPr>
          <w:rFonts w:ascii="Arial" w:eastAsia="굴림" w:hAnsi="Arial" w:cs="Arial"/>
          <w:sz w:val="22"/>
        </w:rPr>
      </w:pPr>
    </w:p>
    <w:p w14:paraId="14F48B62"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013. </w:t>
      </w:r>
      <w:r w:rsidR="005577F7" w:rsidRPr="001D19F6">
        <w:rPr>
          <w:rFonts w:ascii="Arial" w:eastAsia="굴림" w:hAnsi="Arial" w:cs="Arial"/>
          <w:kern w:val="0"/>
          <w:sz w:val="22"/>
        </w:rPr>
        <w:t>To be specific, which occupational classification best describes his/her work?</w:t>
      </w:r>
    </w:p>
    <w:p w14:paraId="0493EEAB" w14:textId="77777777" w:rsidR="00461859" w:rsidRPr="001D19F6" w:rsidRDefault="00461859" w:rsidP="00F14BA4">
      <w:pPr>
        <w:pStyle w:val="a6"/>
        <w:numPr>
          <w:ilvl w:val="0"/>
          <w:numId w:val="959"/>
        </w:numPr>
        <w:wordWrap/>
        <w:spacing w:line="360" w:lineRule="auto"/>
        <w:ind w:leftChars="0"/>
        <w:rPr>
          <w:rFonts w:ascii="Arial" w:eastAsia="굴림" w:hAnsi="Arial" w:cs="Arial"/>
          <w:sz w:val="22"/>
        </w:rPr>
      </w:pPr>
      <w:r w:rsidRPr="001D19F6">
        <w:rPr>
          <w:rFonts w:ascii="Arial" w:eastAsia="굴림" w:hAnsi="Arial" w:cs="Arial"/>
          <w:sz w:val="22"/>
        </w:rPr>
        <w:t>General office clerks</w:t>
      </w:r>
    </w:p>
    <w:p w14:paraId="3A37D536" w14:textId="77777777" w:rsidR="00461859" w:rsidRPr="001D19F6" w:rsidRDefault="00461859" w:rsidP="00F14BA4">
      <w:pPr>
        <w:pStyle w:val="a6"/>
        <w:numPr>
          <w:ilvl w:val="0"/>
          <w:numId w:val="959"/>
        </w:numPr>
        <w:wordWrap/>
        <w:spacing w:line="360" w:lineRule="auto"/>
        <w:ind w:leftChars="0"/>
        <w:rPr>
          <w:rFonts w:ascii="Arial" w:eastAsia="굴림" w:hAnsi="Arial" w:cs="Arial"/>
          <w:sz w:val="22"/>
        </w:rPr>
      </w:pPr>
      <w:r w:rsidRPr="001D19F6">
        <w:rPr>
          <w:rFonts w:ascii="Arial" w:eastAsia="굴림" w:hAnsi="Arial" w:cs="Arial"/>
          <w:sz w:val="22"/>
        </w:rPr>
        <w:t>Customer services clerks</w:t>
      </w:r>
    </w:p>
    <w:p w14:paraId="0AFB5036" w14:textId="77777777" w:rsidR="00461859" w:rsidRPr="001D19F6" w:rsidRDefault="00461859" w:rsidP="00461859">
      <w:pPr>
        <w:wordWrap/>
        <w:spacing w:line="360" w:lineRule="auto"/>
        <w:rPr>
          <w:rFonts w:ascii="Arial" w:eastAsia="굴림" w:hAnsi="Arial" w:cs="Arial"/>
          <w:sz w:val="22"/>
        </w:rPr>
      </w:pP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6640E80E" w14:textId="77777777" w:rsidR="00461859" w:rsidRPr="001D19F6" w:rsidRDefault="00461859" w:rsidP="00461859">
      <w:pPr>
        <w:wordWrap/>
        <w:spacing w:line="360" w:lineRule="auto"/>
        <w:rPr>
          <w:rFonts w:ascii="Arial" w:eastAsia="굴림" w:hAnsi="Arial" w:cs="Arial"/>
          <w:sz w:val="22"/>
        </w:rPr>
      </w:pPr>
    </w:p>
    <w:p w14:paraId="63134304"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014. </w:t>
      </w:r>
      <w:r w:rsidR="005577F7" w:rsidRPr="001D19F6">
        <w:rPr>
          <w:rFonts w:ascii="Arial" w:eastAsia="굴림" w:hAnsi="Arial" w:cs="Arial"/>
          <w:kern w:val="0"/>
          <w:sz w:val="22"/>
        </w:rPr>
        <w:t>To be specific, which occupational classification best describes his/her work?</w:t>
      </w:r>
    </w:p>
    <w:p w14:paraId="74FED9CD" w14:textId="77777777" w:rsidR="00461859" w:rsidRPr="001D19F6" w:rsidRDefault="00461859" w:rsidP="00F14BA4">
      <w:pPr>
        <w:pStyle w:val="a6"/>
        <w:numPr>
          <w:ilvl w:val="0"/>
          <w:numId w:val="958"/>
        </w:numPr>
        <w:wordWrap/>
        <w:spacing w:line="360" w:lineRule="auto"/>
        <w:ind w:leftChars="0"/>
        <w:rPr>
          <w:rFonts w:ascii="Arial" w:eastAsia="굴림" w:hAnsi="Arial" w:cs="Arial"/>
          <w:sz w:val="22"/>
        </w:rPr>
      </w:pPr>
      <w:r w:rsidRPr="001D19F6">
        <w:rPr>
          <w:rFonts w:ascii="Arial" w:eastAsia="굴림" w:hAnsi="Arial" w:cs="Arial"/>
          <w:sz w:val="22"/>
        </w:rPr>
        <w:t>Personal services related workers</w:t>
      </w:r>
    </w:p>
    <w:p w14:paraId="6FF67625" w14:textId="77777777" w:rsidR="00461859" w:rsidRPr="001D19F6" w:rsidRDefault="00461859" w:rsidP="00F14BA4">
      <w:pPr>
        <w:pStyle w:val="a6"/>
        <w:numPr>
          <w:ilvl w:val="0"/>
          <w:numId w:val="958"/>
        </w:numPr>
        <w:wordWrap/>
        <w:spacing w:line="360" w:lineRule="auto"/>
        <w:ind w:leftChars="0"/>
        <w:rPr>
          <w:rFonts w:ascii="Arial" w:eastAsia="굴림" w:hAnsi="Arial" w:cs="Arial"/>
          <w:sz w:val="22"/>
        </w:rPr>
      </w:pPr>
      <w:r w:rsidRPr="001D19F6">
        <w:rPr>
          <w:rFonts w:ascii="Arial" w:eastAsia="굴림" w:hAnsi="Arial" w:cs="Arial"/>
          <w:sz w:val="22"/>
        </w:rPr>
        <w:t>Cooking and food services workers</w:t>
      </w:r>
    </w:p>
    <w:p w14:paraId="5D1F6034" w14:textId="77777777" w:rsidR="00461859" w:rsidRPr="001D19F6" w:rsidRDefault="00461859" w:rsidP="00F14BA4">
      <w:pPr>
        <w:pStyle w:val="a6"/>
        <w:numPr>
          <w:ilvl w:val="0"/>
          <w:numId w:val="958"/>
        </w:numPr>
        <w:wordWrap/>
        <w:spacing w:line="360" w:lineRule="auto"/>
        <w:ind w:leftChars="0"/>
        <w:rPr>
          <w:rFonts w:ascii="Arial" w:eastAsia="굴림" w:hAnsi="Arial" w:cs="Arial"/>
          <w:sz w:val="22"/>
        </w:rPr>
      </w:pPr>
      <w:r w:rsidRPr="001D19F6">
        <w:rPr>
          <w:rFonts w:ascii="Arial" w:eastAsia="굴림" w:hAnsi="Arial" w:cs="Arial"/>
          <w:sz w:val="22"/>
        </w:rPr>
        <w:t>Travel and transport related workers</w:t>
      </w:r>
    </w:p>
    <w:p w14:paraId="17BA80FC" w14:textId="77777777" w:rsidR="00461859" w:rsidRPr="001D19F6" w:rsidRDefault="00461859" w:rsidP="00F14BA4">
      <w:pPr>
        <w:pStyle w:val="a6"/>
        <w:numPr>
          <w:ilvl w:val="0"/>
          <w:numId w:val="958"/>
        </w:numPr>
        <w:wordWrap/>
        <w:spacing w:line="360" w:lineRule="auto"/>
        <w:ind w:leftChars="0"/>
        <w:rPr>
          <w:rFonts w:ascii="Arial" w:eastAsia="굴림" w:hAnsi="Arial" w:cs="Arial"/>
          <w:sz w:val="22"/>
        </w:rPr>
      </w:pPr>
      <w:r w:rsidRPr="001D19F6">
        <w:rPr>
          <w:rFonts w:ascii="Arial" w:eastAsia="굴림" w:hAnsi="Arial" w:cs="Arial"/>
          <w:sz w:val="22"/>
        </w:rPr>
        <w:t>Protective service workers</w:t>
      </w:r>
    </w:p>
    <w:p w14:paraId="68F31212" w14:textId="77777777" w:rsidR="00461859" w:rsidRPr="001D19F6" w:rsidRDefault="00461859" w:rsidP="00461859">
      <w:pPr>
        <w:wordWrap/>
        <w:spacing w:line="360" w:lineRule="auto"/>
        <w:rPr>
          <w:rFonts w:ascii="Arial" w:eastAsia="굴림" w:hAnsi="Arial" w:cs="Arial"/>
          <w:sz w:val="22"/>
        </w:rPr>
      </w:pP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5009242A" w14:textId="77777777" w:rsidR="00461859" w:rsidRPr="001D19F6" w:rsidRDefault="00461859" w:rsidP="00461859">
      <w:pPr>
        <w:wordWrap/>
        <w:spacing w:line="360" w:lineRule="auto"/>
        <w:rPr>
          <w:rFonts w:ascii="Arial" w:eastAsia="굴림" w:hAnsi="Arial" w:cs="Arial"/>
          <w:sz w:val="22"/>
        </w:rPr>
      </w:pPr>
    </w:p>
    <w:p w14:paraId="09BD411E"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015. </w:t>
      </w:r>
      <w:r w:rsidR="005577F7" w:rsidRPr="001D19F6">
        <w:rPr>
          <w:rFonts w:ascii="Arial" w:eastAsia="굴림" w:hAnsi="Arial" w:cs="Arial"/>
          <w:kern w:val="0"/>
          <w:sz w:val="22"/>
        </w:rPr>
        <w:t>To be specific, which occupational classification best describes his/her work?</w:t>
      </w:r>
    </w:p>
    <w:p w14:paraId="3C77D7EB" w14:textId="77777777" w:rsidR="00461859" w:rsidRPr="001D19F6" w:rsidRDefault="00461859" w:rsidP="00F14BA4">
      <w:pPr>
        <w:pStyle w:val="a6"/>
        <w:numPr>
          <w:ilvl w:val="0"/>
          <w:numId w:val="957"/>
        </w:numPr>
        <w:wordWrap/>
        <w:spacing w:line="360" w:lineRule="auto"/>
        <w:ind w:leftChars="0"/>
        <w:rPr>
          <w:rFonts w:ascii="Arial" w:eastAsia="굴림" w:hAnsi="Arial" w:cs="Arial"/>
          <w:sz w:val="22"/>
        </w:rPr>
      </w:pPr>
      <w:r w:rsidRPr="001D19F6">
        <w:rPr>
          <w:rFonts w:ascii="Arial" w:eastAsia="굴림" w:hAnsi="Arial" w:cs="Arial"/>
          <w:sz w:val="22"/>
        </w:rPr>
        <w:t>Skilled agricultural and livestock workers</w:t>
      </w:r>
    </w:p>
    <w:p w14:paraId="5CA318CD" w14:textId="77777777" w:rsidR="00461859" w:rsidRPr="001D19F6" w:rsidRDefault="00461859" w:rsidP="00F14BA4">
      <w:pPr>
        <w:pStyle w:val="a6"/>
        <w:numPr>
          <w:ilvl w:val="0"/>
          <w:numId w:val="957"/>
        </w:numPr>
        <w:wordWrap/>
        <w:spacing w:line="360" w:lineRule="auto"/>
        <w:ind w:leftChars="0"/>
        <w:rPr>
          <w:rFonts w:ascii="Arial" w:eastAsia="굴림" w:hAnsi="Arial" w:cs="Arial"/>
          <w:sz w:val="22"/>
        </w:rPr>
      </w:pPr>
      <w:r w:rsidRPr="001D19F6">
        <w:rPr>
          <w:rFonts w:ascii="Arial" w:eastAsia="굴림" w:hAnsi="Arial" w:cs="Arial"/>
          <w:sz w:val="22"/>
        </w:rPr>
        <w:t>Skilled forestry workers</w:t>
      </w:r>
    </w:p>
    <w:p w14:paraId="77FB66C8" w14:textId="77777777" w:rsidR="00461859" w:rsidRPr="001D19F6" w:rsidRDefault="00461859" w:rsidP="00F14BA4">
      <w:pPr>
        <w:pStyle w:val="a6"/>
        <w:numPr>
          <w:ilvl w:val="0"/>
          <w:numId w:val="957"/>
        </w:numPr>
        <w:wordWrap/>
        <w:spacing w:line="360" w:lineRule="auto"/>
        <w:ind w:leftChars="0"/>
        <w:rPr>
          <w:rFonts w:ascii="Arial" w:eastAsia="굴림" w:hAnsi="Arial" w:cs="Arial"/>
          <w:sz w:val="22"/>
        </w:rPr>
      </w:pPr>
      <w:r w:rsidRPr="001D19F6">
        <w:rPr>
          <w:rFonts w:ascii="Arial" w:eastAsia="굴림" w:hAnsi="Arial" w:cs="Arial"/>
          <w:sz w:val="22"/>
        </w:rPr>
        <w:t>Skilled fishery workers</w:t>
      </w:r>
    </w:p>
    <w:p w14:paraId="02A2FF98" w14:textId="77777777" w:rsidR="00461859" w:rsidRPr="001D19F6" w:rsidRDefault="00461859" w:rsidP="00461859">
      <w:pPr>
        <w:wordWrap/>
        <w:spacing w:line="360" w:lineRule="auto"/>
        <w:rPr>
          <w:rFonts w:ascii="Arial" w:eastAsia="굴림" w:hAnsi="Arial" w:cs="Arial"/>
          <w:sz w:val="22"/>
        </w:rPr>
      </w:pPr>
      <w:proofErr w:type="gramStart"/>
      <w:r w:rsidRPr="001D19F6">
        <w:rPr>
          <w:rFonts w:ascii="Arial" w:eastAsia="굴림" w:hAnsi="Arial" w:cs="Arial"/>
          <w:sz w:val="22"/>
        </w:rPr>
        <w:t>→(</w:t>
      </w:r>
      <w:proofErr w:type="gramEnd"/>
      <w:r w:rsidRPr="001D19F6">
        <w:rPr>
          <w:rFonts w:ascii="Arial" w:eastAsia="굴림" w:hAnsi="Arial" w:cs="Arial"/>
          <w:sz w:val="22"/>
        </w:rPr>
        <w:t xml:space="preserve">wage workers) Go to </w:t>
      </w:r>
      <w:r w:rsidR="001352D3" w:rsidRPr="001D19F6">
        <w:rPr>
          <w:rFonts w:ascii="Arial" w:eastAsia="굴림" w:hAnsi="Arial" w:cs="Arial"/>
          <w:sz w:val="22"/>
        </w:rPr>
        <w:t>D</w:t>
      </w:r>
      <w:r w:rsidRPr="001D19F6">
        <w:rPr>
          <w:rFonts w:ascii="Arial" w:eastAsia="굴림" w:hAnsi="Arial" w:cs="Arial"/>
          <w:sz w:val="22"/>
        </w:rPr>
        <w:t xml:space="preserve">017, (non-wage workers) Go to </w:t>
      </w:r>
      <w:r w:rsidR="001352D3" w:rsidRPr="001D19F6">
        <w:rPr>
          <w:rFonts w:ascii="Arial" w:eastAsia="굴림" w:hAnsi="Arial" w:cs="Arial"/>
          <w:sz w:val="22"/>
        </w:rPr>
        <w:t>D</w:t>
      </w:r>
      <w:r w:rsidRPr="001D19F6">
        <w:rPr>
          <w:rFonts w:ascii="Arial" w:eastAsia="굴림" w:hAnsi="Arial" w:cs="Arial"/>
          <w:sz w:val="22"/>
        </w:rPr>
        <w:t>019</w:t>
      </w:r>
    </w:p>
    <w:p w14:paraId="4234244A" w14:textId="77777777" w:rsidR="00461859" w:rsidRPr="001D19F6" w:rsidRDefault="00461859" w:rsidP="00461859">
      <w:pPr>
        <w:wordWrap/>
        <w:spacing w:line="360" w:lineRule="auto"/>
        <w:rPr>
          <w:rFonts w:ascii="Arial" w:eastAsia="굴림" w:hAnsi="Arial" w:cs="Arial"/>
          <w:sz w:val="22"/>
        </w:rPr>
      </w:pPr>
    </w:p>
    <w:p w14:paraId="6560FBF5" w14:textId="77777777" w:rsidR="005577F7" w:rsidRPr="001D19F6" w:rsidRDefault="001352D3" w:rsidP="00461859">
      <w:pPr>
        <w:wordWrap/>
        <w:spacing w:line="360" w:lineRule="auto"/>
        <w:rPr>
          <w:rFonts w:ascii="Arial" w:eastAsia="굴림" w:hAnsi="Arial" w:cs="Arial"/>
          <w:kern w:val="0"/>
          <w:sz w:val="22"/>
        </w:rPr>
      </w:pPr>
      <w:r w:rsidRPr="001D19F6">
        <w:rPr>
          <w:rFonts w:ascii="Arial" w:eastAsia="굴림" w:hAnsi="Arial" w:cs="Arial"/>
          <w:sz w:val="22"/>
        </w:rPr>
        <w:t>D</w:t>
      </w:r>
      <w:r w:rsidR="00461859" w:rsidRPr="001D19F6">
        <w:rPr>
          <w:rFonts w:ascii="Arial" w:eastAsia="굴림" w:hAnsi="Arial" w:cs="Arial"/>
          <w:sz w:val="22"/>
        </w:rPr>
        <w:t xml:space="preserve">016. </w:t>
      </w:r>
      <w:r w:rsidR="005577F7" w:rsidRPr="001D19F6">
        <w:rPr>
          <w:rFonts w:ascii="Arial" w:eastAsia="굴림" w:hAnsi="Arial" w:cs="Arial"/>
          <w:kern w:val="0"/>
          <w:sz w:val="22"/>
        </w:rPr>
        <w:t>To be specific, which occupational classification best describes his/her work?</w:t>
      </w:r>
    </w:p>
    <w:p w14:paraId="54AEC503"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Housekeeping, cleaning, and laundry workers</w:t>
      </w:r>
    </w:p>
    <w:p w14:paraId="4FC8EA37"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Building management and security related workers</w:t>
      </w:r>
    </w:p>
    <w:p w14:paraId="69CE2FEC"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lastRenderedPageBreak/>
        <w:t>Delivery, moving, and meter reading workers</w:t>
      </w:r>
    </w:p>
    <w:p w14:paraId="261158D0"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Sanitation workers</w:t>
      </w:r>
    </w:p>
    <w:p w14:paraId="0288E282"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Other services related elementary workers</w:t>
      </w:r>
    </w:p>
    <w:p w14:paraId="58663884"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Agriculture, forestry, and fishery related elementary workers</w:t>
      </w:r>
    </w:p>
    <w:p w14:paraId="64930EFF"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Manufacturing related elementary workers</w:t>
      </w:r>
    </w:p>
    <w:p w14:paraId="78B344D2"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Mining and construction related elementary workers</w:t>
      </w:r>
    </w:p>
    <w:p w14:paraId="1064139E" w14:textId="77777777" w:rsidR="00461859" w:rsidRPr="001D19F6" w:rsidRDefault="00461859" w:rsidP="00F14BA4">
      <w:pPr>
        <w:pStyle w:val="a6"/>
        <w:numPr>
          <w:ilvl w:val="0"/>
          <w:numId w:val="956"/>
        </w:numPr>
        <w:wordWrap/>
        <w:spacing w:line="360" w:lineRule="auto"/>
        <w:ind w:leftChars="0"/>
        <w:rPr>
          <w:rFonts w:ascii="Arial" w:eastAsia="굴림" w:hAnsi="Arial" w:cs="Arial"/>
          <w:sz w:val="22"/>
        </w:rPr>
      </w:pPr>
      <w:r w:rsidRPr="001D19F6">
        <w:rPr>
          <w:rFonts w:ascii="Arial" w:eastAsia="굴림" w:hAnsi="Arial" w:cs="Arial"/>
          <w:sz w:val="22"/>
        </w:rPr>
        <w:t>Transport related elementary workers</w:t>
      </w:r>
    </w:p>
    <w:p w14:paraId="6A515A74" w14:textId="77777777" w:rsidR="00461859" w:rsidRPr="001D19F6" w:rsidRDefault="00461859" w:rsidP="00461859">
      <w:pPr>
        <w:wordWrap/>
        <w:spacing w:line="360" w:lineRule="auto"/>
        <w:rPr>
          <w:rFonts w:ascii="Arial" w:eastAsia="굴림" w:hAnsi="Arial" w:cs="Arial"/>
          <w:sz w:val="22"/>
        </w:rPr>
      </w:pPr>
    </w:p>
    <w:p w14:paraId="4E080DF9" w14:textId="77777777" w:rsidR="00461859" w:rsidRPr="001D19F6" w:rsidRDefault="00461859" w:rsidP="00D76EA0">
      <w:pPr>
        <w:wordWrap/>
        <w:spacing w:line="276" w:lineRule="auto"/>
        <w:rPr>
          <w:rFonts w:ascii="Arial" w:eastAsia="굴림" w:hAnsi="Arial" w:cs="Arial"/>
          <w:b/>
          <w:sz w:val="22"/>
        </w:rPr>
      </w:pPr>
      <w:r w:rsidRPr="001D19F6">
        <w:rPr>
          <w:rFonts w:ascii="Arial" w:eastAsia="굴림" w:hAnsi="Arial" w:cs="Arial"/>
          <w:b/>
          <w:sz w:val="22"/>
        </w:rPr>
        <w:t>Logic</w:t>
      </w:r>
    </w:p>
    <w:p w14:paraId="260CF0A3" w14:textId="77777777" w:rsidR="00461859" w:rsidRPr="001D19F6" w:rsidRDefault="00461859" w:rsidP="00F14BA4">
      <w:pPr>
        <w:pStyle w:val="a6"/>
        <w:numPr>
          <w:ilvl w:val="0"/>
          <w:numId w:val="938"/>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1352D3" w:rsidRPr="001D19F6">
        <w:rPr>
          <w:rFonts w:ascii="Arial" w:eastAsia="굴림" w:hAnsi="Arial" w:cs="Arial"/>
          <w:b/>
          <w:sz w:val="22"/>
        </w:rPr>
        <w:t>D</w:t>
      </w:r>
      <w:r w:rsidRPr="001D19F6">
        <w:rPr>
          <w:rFonts w:ascii="Arial" w:eastAsia="굴림" w:hAnsi="Arial" w:cs="Arial"/>
          <w:b/>
          <w:sz w:val="22"/>
        </w:rPr>
        <w:t>006=</w:t>
      </w:r>
      <w:r w:rsidRPr="001D19F6">
        <w:rPr>
          <w:rFonts w:ascii="굴림" w:eastAsia="굴림" w:hAnsi="굴림" w:cs="굴림" w:hint="eastAsia"/>
          <w:b/>
          <w:sz w:val="22"/>
        </w:rPr>
        <w:t>①</w:t>
      </w:r>
      <w:r w:rsidRPr="001D19F6">
        <w:rPr>
          <w:rFonts w:ascii="Arial" w:eastAsia="굴림" w:hAnsi="Arial" w:cs="Arial"/>
          <w:b/>
          <w:sz w:val="22"/>
        </w:rPr>
        <w:t xml:space="preserve">, </w:t>
      </w:r>
      <w:r w:rsidRPr="001D19F6">
        <w:rPr>
          <w:rFonts w:ascii="굴림" w:eastAsia="굴림" w:hAnsi="굴림" w:cs="굴림" w:hint="eastAsia"/>
          <w:b/>
          <w:sz w:val="22"/>
        </w:rPr>
        <w:t>②</w:t>
      </w:r>
      <w:r w:rsidRPr="001D19F6">
        <w:rPr>
          <w:rFonts w:ascii="Arial" w:eastAsia="굴림" w:hAnsi="Arial" w:cs="Arial"/>
          <w:b/>
          <w:sz w:val="22"/>
        </w:rPr>
        <w:t>, or</w:t>
      </w:r>
      <w:r w:rsidR="00E14F0F" w:rsidRPr="001D19F6">
        <w:rPr>
          <w:rFonts w:ascii="Arial" w:eastAsia="굴림" w:hAnsi="Arial" w:cs="Arial"/>
          <w:b/>
          <w:sz w:val="22"/>
        </w:rPr>
        <w:t xml:space="preserve"> </w:t>
      </w:r>
      <w:r w:rsidRPr="001D19F6">
        <w:rPr>
          <w:rFonts w:ascii="굴림" w:eastAsia="굴림" w:hAnsi="굴림" w:cs="굴림" w:hint="eastAsia"/>
          <w:b/>
          <w:sz w:val="22"/>
        </w:rPr>
        <w:t>③</w:t>
      </w:r>
      <w:r w:rsidR="00E14F0F" w:rsidRPr="001D19F6">
        <w:rPr>
          <w:rFonts w:ascii="Arial" w:eastAsia="굴림" w:hAnsi="Arial" w:cs="Arial"/>
          <w:b/>
          <w:sz w:val="22"/>
        </w:rPr>
        <w:t>(wage workers)</w:t>
      </w:r>
      <w:r w:rsidRPr="001D19F6">
        <w:rPr>
          <w:rFonts w:ascii="Arial" w:eastAsia="굴림" w:hAnsi="Arial" w:cs="Arial"/>
          <w:b/>
          <w:sz w:val="22"/>
        </w:rPr>
        <w:t xml:space="preserve">, then </w:t>
      </w:r>
      <w:r w:rsidR="003207B7" w:rsidRPr="001D19F6">
        <w:rPr>
          <w:rFonts w:ascii="Arial" w:eastAsia="굴림" w:hAnsi="Arial" w:cs="Arial"/>
          <w:b/>
          <w:sz w:val="22"/>
        </w:rPr>
        <w:t>ask</w:t>
      </w:r>
      <w:r w:rsidRPr="001D19F6">
        <w:rPr>
          <w:rFonts w:ascii="Arial" w:eastAsia="굴림" w:hAnsi="Arial" w:cs="Arial"/>
          <w:b/>
          <w:sz w:val="22"/>
        </w:rPr>
        <w:t xml:space="preserve"> </w:t>
      </w:r>
      <w:r w:rsidR="001352D3" w:rsidRPr="001D19F6">
        <w:rPr>
          <w:rFonts w:ascii="Arial" w:eastAsia="굴림" w:hAnsi="Arial" w:cs="Arial"/>
          <w:b/>
          <w:sz w:val="22"/>
        </w:rPr>
        <w:t>D</w:t>
      </w:r>
      <w:r w:rsidRPr="001D19F6">
        <w:rPr>
          <w:rFonts w:ascii="Arial" w:eastAsia="굴림" w:hAnsi="Arial" w:cs="Arial"/>
          <w:b/>
          <w:sz w:val="22"/>
        </w:rPr>
        <w:t>017~</w:t>
      </w:r>
      <w:r w:rsidR="001352D3" w:rsidRPr="001D19F6">
        <w:rPr>
          <w:rFonts w:ascii="Arial" w:eastAsia="굴림" w:hAnsi="Arial" w:cs="Arial"/>
          <w:b/>
          <w:sz w:val="22"/>
        </w:rPr>
        <w:t>D</w:t>
      </w:r>
      <w:r w:rsidRPr="001D19F6">
        <w:rPr>
          <w:rFonts w:ascii="Arial" w:eastAsia="굴림" w:hAnsi="Arial" w:cs="Arial"/>
          <w:b/>
          <w:sz w:val="22"/>
        </w:rPr>
        <w:t>018.</w:t>
      </w:r>
    </w:p>
    <w:p w14:paraId="59785543" w14:textId="77777777" w:rsidR="00461859" w:rsidRPr="001D19F6" w:rsidRDefault="00461859" w:rsidP="00461859">
      <w:pPr>
        <w:wordWrap/>
        <w:spacing w:line="360" w:lineRule="auto"/>
        <w:rPr>
          <w:rFonts w:ascii="Arial" w:eastAsia="굴림" w:hAnsi="Arial" w:cs="Arial"/>
          <w:sz w:val="22"/>
        </w:rPr>
      </w:pPr>
    </w:p>
    <w:p w14:paraId="786BC015"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017. How many employees worked at all locations of the workplace including the head office, branch offices, branches, plants, and the field? (unit: number of people,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58B4D02D" w14:textId="77777777" w:rsidR="00461859" w:rsidRPr="001D19F6" w:rsidRDefault="003207B7"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People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1~9997] →Go to </w:t>
      </w:r>
      <w:r w:rsidR="001352D3" w:rsidRPr="001D19F6">
        <w:rPr>
          <w:rFonts w:ascii="Arial" w:eastAsia="굴림" w:hAnsi="Arial" w:cs="Arial"/>
          <w:sz w:val="22"/>
        </w:rPr>
        <w:t>D</w:t>
      </w:r>
      <w:r w:rsidR="00461859" w:rsidRPr="001D19F6">
        <w:rPr>
          <w:rFonts w:ascii="Arial" w:eastAsia="굴림" w:hAnsi="Arial" w:cs="Arial"/>
          <w:sz w:val="22"/>
        </w:rPr>
        <w:t>022</w:t>
      </w:r>
    </w:p>
    <w:p w14:paraId="2BA33394" w14:textId="77777777" w:rsidR="00461859" w:rsidRPr="001D19F6" w:rsidRDefault="00461859" w:rsidP="003207B7">
      <w:pPr>
        <w:wordWrap/>
        <w:spacing w:line="360" w:lineRule="auto"/>
        <w:ind w:firstLine="800"/>
        <w:rPr>
          <w:rFonts w:ascii="Arial" w:eastAsia="굴림" w:hAnsi="Arial" w:cs="Arial"/>
          <w:sz w:val="22"/>
        </w:rPr>
      </w:pPr>
      <w:r w:rsidRPr="001D19F6">
        <w:rPr>
          <w:rFonts w:ascii="Arial" w:eastAsia="굴림" w:hAnsi="Arial" w:cs="Arial"/>
          <w:sz w:val="22"/>
        </w:rPr>
        <w:t>Don't know</w:t>
      </w:r>
    </w:p>
    <w:p w14:paraId="2EFE7774" w14:textId="77777777" w:rsidR="00461859" w:rsidRPr="001D19F6" w:rsidRDefault="00461859" w:rsidP="003207B7">
      <w:pPr>
        <w:wordWrap/>
        <w:spacing w:line="360" w:lineRule="auto"/>
        <w:ind w:firstLine="800"/>
        <w:rPr>
          <w:rFonts w:ascii="Arial" w:eastAsia="굴림" w:hAnsi="Arial" w:cs="Arial"/>
          <w:sz w:val="22"/>
        </w:rPr>
      </w:pPr>
      <w:r w:rsidRPr="001D19F6">
        <w:rPr>
          <w:rFonts w:ascii="Arial" w:eastAsia="굴림" w:hAnsi="Arial" w:cs="Arial"/>
          <w:sz w:val="22"/>
        </w:rPr>
        <w:t>Refuse to answer</w:t>
      </w:r>
    </w:p>
    <w:p w14:paraId="733969F0" w14:textId="77777777" w:rsidR="00461859" w:rsidRPr="001D19F6" w:rsidRDefault="00461859" w:rsidP="00461859">
      <w:pPr>
        <w:wordWrap/>
        <w:spacing w:line="360" w:lineRule="auto"/>
        <w:rPr>
          <w:rFonts w:ascii="Arial" w:eastAsia="굴림" w:hAnsi="Arial" w:cs="Arial"/>
          <w:sz w:val="22"/>
        </w:rPr>
      </w:pPr>
    </w:p>
    <w:p w14:paraId="7CA2235B"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018. </w:t>
      </w:r>
      <w:r w:rsidR="005577F7" w:rsidRPr="001D19F6">
        <w:rPr>
          <w:rFonts w:ascii="Arial" w:eastAsia="굴림" w:hAnsi="Arial" w:cs="Arial"/>
          <w:kern w:val="0"/>
          <w:sz w:val="22"/>
        </w:rPr>
        <w:t xml:space="preserve">Then what is the estimated number of employees </w:t>
      </w:r>
      <w:r w:rsidR="00461859" w:rsidRPr="001D19F6">
        <w:rPr>
          <w:rFonts w:ascii="Arial" w:eastAsia="굴림" w:hAnsi="Arial" w:cs="Arial"/>
          <w:sz w:val="22"/>
        </w:rPr>
        <w:t>that worked at all locations of the workplace including the head office, branch offices, branches, plants, and the field? (unit: number of people,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73334DF8" w14:textId="77777777" w:rsidR="00461859" w:rsidRPr="001D19F6" w:rsidRDefault="006E5221"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1 to 4</w:t>
      </w:r>
      <w:r w:rsidR="00461859" w:rsidRPr="001D19F6">
        <w:rPr>
          <w:rFonts w:ascii="Arial" w:eastAsia="굴림" w:hAnsi="Arial" w:cs="Arial"/>
          <w:sz w:val="22"/>
        </w:rPr>
        <w:t xml:space="preserve"> people</w:t>
      </w:r>
    </w:p>
    <w:p w14:paraId="1243234D"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34ADEC5B"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0F513F6B"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3AFAB5FA"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3F2403F3"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63B849BB"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2FF17D93"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5E6B46CB" w14:textId="77777777" w:rsidR="00461859" w:rsidRPr="001D19F6" w:rsidRDefault="00461859" w:rsidP="00F14BA4">
      <w:pPr>
        <w:pStyle w:val="a6"/>
        <w:numPr>
          <w:ilvl w:val="0"/>
          <w:numId w:val="955"/>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5487C425" w14:textId="77777777" w:rsidR="00461859" w:rsidRPr="001D19F6" w:rsidRDefault="00461859" w:rsidP="00461859">
      <w:pPr>
        <w:wordWrap/>
        <w:spacing w:line="360" w:lineRule="auto"/>
        <w:rPr>
          <w:rFonts w:ascii="Arial" w:eastAsia="굴림" w:hAnsi="Arial" w:cs="Arial"/>
          <w:sz w:val="22"/>
        </w:rPr>
      </w:pPr>
    </w:p>
    <w:p w14:paraId="777C9694" w14:textId="77777777" w:rsidR="00461859" w:rsidRPr="001D19F6" w:rsidRDefault="00461859" w:rsidP="00D76EA0">
      <w:pPr>
        <w:wordWrap/>
        <w:spacing w:line="276" w:lineRule="auto"/>
        <w:rPr>
          <w:rFonts w:ascii="Arial" w:eastAsia="굴림" w:hAnsi="Arial" w:cs="Arial"/>
          <w:b/>
          <w:sz w:val="22"/>
        </w:rPr>
      </w:pPr>
      <w:r w:rsidRPr="001D19F6">
        <w:rPr>
          <w:rFonts w:ascii="Arial" w:eastAsia="굴림" w:hAnsi="Arial" w:cs="Arial"/>
          <w:b/>
          <w:sz w:val="22"/>
        </w:rPr>
        <w:t>Logic</w:t>
      </w:r>
    </w:p>
    <w:p w14:paraId="01A9B57D" w14:textId="77777777" w:rsidR="00461859" w:rsidRPr="001D19F6" w:rsidRDefault="00461859" w:rsidP="00F14BA4">
      <w:pPr>
        <w:pStyle w:val="a6"/>
        <w:numPr>
          <w:ilvl w:val="0"/>
          <w:numId w:val="938"/>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1352D3" w:rsidRPr="001D19F6">
        <w:rPr>
          <w:rFonts w:ascii="Arial" w:eastAsia="굴림" w:hAnsi="Arial" w:cs="Arial"/>
          <w:b/>
          <w:sz w:val="22"/>
        </w:rPr>
        <w:t>D</w:t>
      </w:r>
      <w:r w:rsidRPr="001D19F6">
        <w:rPr>
          <w:rFonts w:ascii="Arial" w:eastAsia="굴림" w:hAnsi="Arial" w:cs="Arial"/>
          <w:b/>
          <w:sz w:val="22"/>
        </w:rPr>
        <w:t>006=</w:t>
      </w:r>
      <w:r w:rsidRPr="001D19F6">
        <w:rPr>
          <w:rFonts w:ascii="굴림" w:eastAsia="굴림" w:hAnsi="굴림" w:cs="굴림" w:hint="eastAsia"/>
          <w:b/>
          <w:sz w:val="22"/>
        </w:rPr>
        <w:t>④</w:t>
      </w:r>
      <w:r w:rsidRPr="001D19F6">
        <w:rPr>
          <w:rFonts w:ascii="Arial" w:eastAsia="굴림" w:hAnsi="Arial" w:cs="Arial"/>
          <w:b/>
          <w:sz w:val="22"/>
        </w:rPr>
        <w:t xml:space="preserve">, </w:t>
      </w:r>
      <w:r w:rsidRPr="001D19F6">
        <w:rPr>
          <w:rFonts w:ascii="굴림" w:eastAsia="굴림" w:hAnsi="굴림" w:cs="굴림" w:hint="eastAsia"/>
          <w:b/>
          <w:sz w:val="22"/>
        </w:rPr>
        <w:t>⑤</w:t>
      </w:r>
      <w:r w:rsidRPr="001D19F6">
        <w:rPr>
          <w:rFonts w:ascii="Arial" w:eastAsia="굴림" w:hAnsi="Arial" w:cs="Arial"/>
          <w:b/>
          <w:sz w:val="22"/>
        </w:rPr>
        <w:t xml:space="preserve">, or </w:t>
      </w:r>
      <w:r w:rsidRPr="001D19F6">
        <w:rPr>
          <w:rFonts w:ascii="굴림" w:eastAsia="굴림" w:hAnsi="굴림" w:cs="굴림" w:hint="eastAsia"/>
          <w:b/>
          <w:sz w:val="22"/>
        </w:rPr>
        <w:t>⑥</w:t>
      </w:r>
      <w:r w:rsidR="00E14F0F" w:rsidRPr="001D19F6">
        <w:rPr>
          <w:rFonts w:ascii="Arial" w:eastAsia="굴림" w:hAnsi="Arial" w:cs="Arial"/>
          <w:b/>
          <w:sz w:val="22"/>
        </w:rPr>
        <w:t>(non-wage workers)</w:t>
      </w:r>
      <w:r w:rsidRPr="001D19F6">
        <w:rPr>
          <w:rFonts w:ascii="Arial" w:eastAsia="굴림" w:hAnsi="Arial" w:cs="Arial"/>
          <w:b/>
          <w:sz w:val="22"/>
        </w:rPr>
        <w:t xml:space="preserve">, then </w:t>
      </w:r>
      <w:r w:rsidR="006E5221" w:rsidRPr="001D19F6">
        <w:rPr>
          <w:rFonts w:ascii="Arial" w:eastAsia="굴림" w:hAnsi="Arial" w:cs="Arial"/>
          <w:b/>
          <w:sz w:val="22"/>
        </w:rPr>
        <w:t>ask</w:t>
      </w:r>
      <w:r w:rsidRPr="001D19F6">
        <w:rPr>
          <w:rFonts w:ascii="Arial" w:eastAsia="굴림" w:hAnsi="Arial" w:cs="Arial"/>
          <w:b/>
          <w:sz w:val="22"/>
        </w:rPr>
        <w:t xml:space="preserve"> </w:t>
      </w:r>
      <w:r w:rsidR="001352D3" w:rsidRPr="001D19F6">
        <w:rPr>
          <w:rFonts w:ascii="Arial" w:eastAsia="굴림" w:hAnsi="Arial" w:cs="Arial"/>
          <w:b/>
          <w:sz w:val="22"/>
        </w:rPr>
        <w:t>D</w:t>
      </w:r>
      <w:r w:rsidRPr="001D19F6">
        <w:rPr>
          <w:rFonts w:ascii="Arial" w:eastAsia="굴림" w:hAnsi="Arial" w:cs="Arial"/>
          <w:b/>
          <w:sz w:val="22"/>
        </w:rPr>
        <w:t>019~</w:t>
      </w:r>
      <w:r w:rsidR="001352D3" w:rsidRPr="001D19F6">
        <w:rPr>
          <w:rFonts w:ascii="Arial" w:eastAsia="굴림" w:hAnsi="Arial" w:cs="Arial"/>
          <w:b/>
          <w:sz w:val="22"/>
        </w:rPr>
        <w:t>D</w:t>
      </w:r>
      <w:r w:rsidRPr="001D19F6">
        <w:rPr>
          <w:rFonts w:ascii="Arial" w:eastAsia="굴림" w:hAnsi="Arial" w:cs="Arial"/>
          <w:b/>
          <w:sz w:val="22"/>
        </w:rPr>
        <w:t>021.</w:t>
      </w:r>
    </w:p>
    <w:p w14:paraId="66A42A7D" w14:textId="77777777" w:rsidR="00461859" w:rsidRPr="001D19F6" w:rsidRDefault="00461859" w:rsidP="00461859">
      <w:pPr>
        <w:wordWrap/>
        <w:spacing w:line="360" w:lineRule="auto"/>
        <w:rPr>
          <w:rFonts w:ascii="Arial" w:eastAsia="굴림" w:hAnsi="Arial" w:cs="Arial"/>
          <w:sz w:val="22"/>
        </w:rPr>
      </w:pPr>
    </w:p>
    <w:p w14:paraId="42FEF273" w14:textId="77777777" w:rsidR="006E5221"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019. How many officially paid employees did he/she have? Please </w:t>
      </w:r>
      <w:r w:rsidR="0052190D" w:rsidRPr="001D19F6">
        <w:rPr>
          <w:rFonts w:ascii="Arial" w:eastAsia="굴림" w:hAnsi="Arial" w:cs="Arial"/>
          <w:sz w:val="22"/>
        </w:rPr>
        <w:t>exc</w:t>
      </w:r>
      <w:r w:rsidR="00461859" w:rsidRPr="001D19F6">
        <w:rPr>
          <w:rFonts w:ascii="Arial" w:eastAsia="굴림" w:hAnsi="Arial" w:cs="Arial"/>
          <w:sz w:val="22"/>
        </w:rPr>
        <w:t>lude temporary workers employed in farming seasons or busy times (unit: number of people,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r w:rsidR="006E5221" w:rsidRPr="001D19F6">
        <w:rPr>
          <w:rFonts w:ascii="Arial" w:eastAsia="굴림" w:hAnsi="Arial" w:cs="Arial"/>
          <w:sz w:val="22"/>
        </w:rPr>
        <w:t xml:space="preserve"> </w:t>
      </w:r>
    </w:p>
    <w:p w14:paraId="49A80071"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[IWER: Mark 0 if there was no employee.]</w:t>
      </w:r>
    </w:p>
    <w:p w14:paraId="4D25C0A6" w14:textId="77777777" w:rsidR="00461859" w:rsidRPr="001D19F6" w:rsidRDefault="006E5221" w:rsidP="00461859">
      <w:pPr>
        <w:wordWrap/>
        <w:spacing w:line="360" w:lineRule="auto"/>
        <w:rPr>
          <w:rFonts w:ascii="Arial" w:eastAsia="굴림" w:hAnsi="Arial" w:cs="Arial"/>
          <w:sz w:val="22"/>
        </w:rPr>
      </w:pPr>
      <w:r w:rsidRPr="001D19F6">
        <w:rPr>
          <w:rFonts w:ascii="Arial" w:eastAsia="굴림" w:hAnsi="Arial" w:cs="Arial"/>
          <w:kern w:val="0"/>
          <w:sz w:val="22"/>
          <w:szCs w:val="20"/>
        </w:rPr>
        <w:lastRenderedPageBreak/>
        <w:tab/>
        <w:t xml:space="preserve">_______________________________ </w:t>
      </w:r>
      <w:r w:rsidR="00461859" w:rsidRPr="001D19F6">
        <w:rPr>
          <w:rFonts w:ascii="Arial" w:eastAsia="굴림" w:hAnsi="Arial" w:cs="Arial"/>
          <w:sz w:val="22"/>
        </w:rPr>
        <w:t>people [</w:t>
      </w:r>
      <w:r w:rsidR="003608C0" w:rsidRPr="001D19F6">
        <w:rPr>
          <w:rFonts w:ascii="Arial" w:eastAsia="굴림" w:hAnsi="Arial" w:cs="Arial"/>
          <w:sz w:val="22"/>
        </w:rPr>
        <w:t xml:space="preserve">Range: </w:t>
      </w:r>
      <w:r w:rsidR="00EB4048" w:rsidRPr="001D19F6">
        <w:rPr>
          <w:rFonts w:ascii="Arial" w:eastAsia="굴림" w:hAnsi="Arial" w:cs="Arial"/>
          <w:sz w:val="22"/>
        </w:rPr>
        <w:t>1</w:t>
      </w:r>
      <w:r w:rsidR="00461859" w:rsidRPr="001D19F6">
        <w:rPr>
          <w:rFonts w:ascii="Arial" w:eastAsia="굴림" w:hAnsi="Arial" w:cs="Arial"/>
          <w:sz w:val="22"/>
        </w:rPr>
        <w:t xml:space="preserve">~9997] →Go to </w:t>
      </w:r>
      <w:r w:rsidR="001352D3" w:rsidRPr="001D19F6">
        <w:rPr>
          <w:rFonts w:ascii="Arial" w:eastAsia="굴림" w:hAnsi="Arial" w:cs="Arial"/>
          <w:sz w:val="22"/>
        </w:rPr>
        <w:t>D</w:t>
      </w:r>
      <w:r w:rsidR="00461859" w:rsidRPr="001D19F6">
        <w:rPr>
          <w:rFonts w:ascii="Arial" w:eastAsia="굴림" w:hAnsi="Arial" w:cs="Arial"/>
          <w:sz w:val="22"/>
        </w:rPr>
        <w:t>021</w:t>
      </w:r>
    </w:p>
    <w:p w14:paraId="3C5C72BA" w14:textId="77777777" w:rsidR="00461859" w:rsidRPr="001D19F6" w:rsidRDefault="00461859" w:rsidP="006E5221">
      <w:pPr>
        <w:wordWrap/>
        <w:spacing w:line="360" w:lineRule="auto"/>
        <w:ind w:firstLine="800"/>
        <w:rPr>
          <w:rFonts w:ascii="Arial" w:eastAsia="굴림" w:hAnsi="Arial" w:cs="Arial"/>
          <w:sz w:val="22"/>
        </w:rPr>
      </w:pPr>
      <w:r w:rsidRPr="001D19F6">
        <w:rPr>
          <w:rFonts w:ascii="Arial" w:eastAsia="굴림" w:hAnsi="Arial" w:cs="Arial"/>
          <w:sz w:val="22"/>
        </w:rPr>
        <w:t>Don't know</w:t>
      </w:r>
    </w:p>
    <w:p w14:paraId="41AA1BEB" w14:textId="77777777" w:rsidR="00461859" w:rsidRPr="001D19F6" w:rsidRDefault="00461859" w:rsidP="006E5221">
      <w:pPr>
        <w:wordWrap/>
        <w:spacing w:line="360" w:lineRule="auto"/>
        <w:ind w:firstLine="800"/>
        <w:rPr>
          <w:rFonts w:ascii="Arial" w:eastAsia="굴림" w:hAnsi="Arial" w:cs="Arial"/>
          <w:sz w:val="22"/>
        </w:rPr>
      </w:pPr>
      <w:r w:rsidRPr="001D19F6">
        <w:rPr>
          <w:rFonts w:ascii="Arial" w:eastAsia="굴림" w:hAnsi="Arial" w:cs="Arial"/>
          <w:sz w:val="22"/>
        </w:rPr>
        <w:t>Refuse to answer</w:t>
      </w:r>
    </w:p>
    <w:p w14:paraId="35FDD1C0" w14:textId="77777777" w:rsidR="00461859" w:rsidRPr="001D19F6" w:rsidRDefault="00461859" w:rsidP="00461859">
      <w:pPr>
        <w:wordWrap/>
        <w:spacing w:line="360" w:lineRule="auto"/>
        <w:rPr>
          <w:rFonts w:ascii="Arial" w:eastAsia="굴림" w:hAnsi="Arial" w:cs="Arial"/>
          <w:sz w:val="22"/>
        </w:rPr>
      </w:pPr>
    </w:p>
    <w:p w14:paraId="6564823F"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020. Then what is the closest approximation to the actual number of employees in his/her business? (</w:t>
      </w:r>
      <w:r w:rsidR="00AC29B7" w:rsidRPr="001D19F6">
        <w:rPr>
          <w:rFonts w:ascii="Arial" w:eastAsia="굴림" w:hAnsi="Arial" w:cs="Arial"/>
          <w:sz w:val="22"/>
        </w:rPr>
        <w:t>Workplace</w:t>
      </w:r>
      <w:r w:rsidR="00461859" w:rsidRPr="001D19F6">
        <w:rPr>
          <w:rFonts w:ascii="Arial" w:eastAsia="굴림" w:hAnsi="Arial" w:cs="Arial"/>
          <w:sz w:val="22"/>
        </w:rPr>
        <w:t xml:space="preserv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5BE5A05F"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1 to 4 people</w:t>
      </w:r>
    </w:p>
    <w:p w14:paraId="13465586"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5 to 9 people</w:t>
      </w:r>
    </w:p>
    <w:p w14:paraId="0C4BB692"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10 to 29 people</w:t>
      </w:r>
    </w:p>
    <w:p w14:paraId="4FA7BE0E"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30 to 49 people</w:t>
      </w:r>
    </w:p>
    <w:p w14:paraId="7132EFB5"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50 to 99 people</w:t>
      </w:r>
    </w:p>
    <w:p w14:paraId="4A22DDAD"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100 to 299 people</w:t>
      </w:r>
    </w:p>
    <w:p w14:paraId="369F177B"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300 to 499 people</w:t>
      </w:r>
    </w:p>
    <w:p w14:paraId="1054972A"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500 to 999 people</w:t>
      </w:r>
    </w:p>
    <w:p w14:paraId="1837D2B1" w14:textId="77777777" w:rsidR="006E5221" w:rsidRPr="001D19F6" w:rsidRDefault="006E5221" w:rsidP="00F14BA4">
      <w:pPr>
        <w:pStyle w:val="a6"/>
        <w:numPr>
          <w:ilvl w:val="0"/>
          <w:numId w:val="960"/>
        </w:numPr>
        <w:wordWrap/>
        <w:spacing w:line="360" w:lineRule="auto"/>
        <w:ind w:leftChars="0"/>
        <w:rPr>
          <w:rFonts w:ascii="Arial" w:eastAsia="굴림" w:hAnsi="Arial" w:cs="Arial"/>
          <w:sz w:val="22"/>
        </w:rPr>
      </w:pPr>
      <w:r w:rsidRPr="001D19F6">
        <w:rPr>
          <w:rFonts w:ascii="Arial" w:eastAsia="굴림" w:hAnsi="Arial" w:cs="Arial"/>
          <w:sz w:val="22"/>
        </w:rPr>
        <w:t>More than 1,000 people</w:t>
      </w:r>
    </w:p>
    <w:p w14:paraId="309A9F20" w14:textId="77777777" w:rsidR="00461859" w:rsidRPr="001D19F6" w:rsidRDefault="00461859" w:rsidP="00461859">
      <w:pPr>
        <w:wordWrap/>
        <w:spacing w:line="360" w:lineRule="auto"/>
        <w:rPr>
          <w:rFonts w:ascii="Arial" w:eastAsia="굴림" w:hAnsi="Arial" w:cs="Arial"/>
          <w:sz w:val="22"/>
        </w:rPr>
      </w:pPr>
    </w:p>
    <w:p w14:paraId="36D76BC3"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021. Did he/she have unpaid family workers other than officially paid employees? </w:t>
      </w:r>
      <w:r w:rsidR="00EB4048" w:rsidRPr="001D19F6">
        <w:rPr>
          <w:rFonts w:ascii="Arial" w:eastAsia="굴림" w:hAnsi="Arial" w:cs="Arial"/>
          <w:sz w:val="22"/>
        </w:rPr>
        <w:t xml:space="preserve">If he/she was an employer or self-employment, please </w:t>
      </w:r>
      <w:r w:rsidR="0052190D" w:rsidRPr="001D19F6">
        <w:rPr>
          <w:rFonts w:ascii="Arial" w:eastAsia="굴림" w:hAnsi="Arial" w:cs="Arial"/>
          <w:sz w:val="22"/>
        </w:rPr>
        <w:t>exc</w:t>
      </w:r>
      <w:r w:rsidR="00EB4048" w:rsidRPr="001D19F6">
        <w:rPr>
          <w:rFonts w:ascii="Arial" w:eastAsia="굴림" w:hAnsi="Arial" w:cs="Arial"/>
          <w:sz w:val="22"/>
        </w:rPr>
        <w:t xml:space="preserve">lude. If he/she was an unpaid family member, </w:t>
      </w:r>
      <w:proofErr w:type="spellStart"/>
      <w:r w:rsidR="00EB4048" w:rsidRPr="001D19F6">
        <w:rPr>
          <w:rFonts w:ascii="Arial" w:eastAsia="굴림" w:hAnsi="Arial" w:cs="Arial"/>
          <w:sz w:val="22"/>
        </w:rPr>
        <w:t>pleas</w:t>
      </w:r>
      <w:proofErr w:type="spellEnd"/>
      <w:r w:rsidR="00EB4048" w:rsidRPr="001D19F6">
        <w:rPr>
          <w:rFonts w:ascii="Arial" w:eastAsia="굴림" w:hAnsi="Arial" w:cs="Arial"/>
          <w:sz w:val="22"/>
        </w:rPr>
        <w:t xml:space="preserve"> include. </w:t>
      </w:r>
      <w:r w:rsidR="00461859" w:rsidRPr="001D19F6">
        <w:rPr>
          <w:rFonts w:ascii="Arial" w:eastAsia="굴림" w:hAnsi="Arial" w:cs="Arial"/>
          <w:sz w:val="22"/>
        </w:rPr>
        <w:t>(unit: number of people,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014DE937"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[IWER: Mark 0 if there was no employee.]</w:t>
      </w:r>
    </w:p>
    <w:p w14:paraId="24F8A080" w14:textId="77777777" w:rsidR="00461859" w:rsidRPr="001D19F6" w:rsidRDefault="00A62976"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people [</w:t>
      </w:r>
      <w:r w:rsidR="003608C0" w:rsidRPr="001D19F6">
        <w:rPr>
          <w:rFonts w:ascii="Arial" w:eastAsia="굴림" w:hAnsi="Arial" w:cs="Arial"/>
          <w:sz w:val="22"/>
        </w:rPr>
        <w:t xml:space="preserve">Range: </w:t>
      </w:r>
      <w:r w:rsidR="00461859" w:rsidRPr="001D19F6">
        <w:rPr>
          <w:rFonts w:ascii="Arial" w:eastAsia="굴림" w:hAnsi="Arial" w:cs="Arial"/>
          <w:sz w:val="22"/>
        </w:rPr>
        <w:t>0~20]</w:t>
      </w:r>
    </w:p>
    <w:p w14:paraId="713206D8" w14:textId="77777777" w:rsidR="00461859" w:rsidRPr="001D19F6" w:rsidRDefault="00461859" w:rsidP="00461859">
      <w:pPr>
        <w:wordWrap/>
        <w:spacing w:line="360" w:lineRule="auto"/>
        <w:rPr>
          <w:rFonts w:ascii="Arial" w:eastAsia="굴림" w:hAnsi="Arial" w:cs="Arial"/>
          <w:sz w:val="22"/>
        </w:rPr>
      </w:pPr>
    </w:p>
    <w:p w14:paraId="273D8897"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022. How many days per week did he/she work? (unit: days,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7EADCB50" w14:textId="77777777" w:rsidR="00461859" w:rsidRPr="001D19F6" w:rsidRDefault="00A62976"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days [</w:t>
      </w:r>
      <w:r w:rsidR="003608C0" w:rsidRPr="001D19F6">
        <w:rPr>
          <w:rFonts w:ascii="Arial" w:eastAsia="굴림" w:hAnsi="Arial" w:cs="Arial"/>
          <w:sz w:val="22"/>
        </w:rPr>
        <w:t xml:space="preserve">Range: </w:t>
      </w:r>
      <w:r w:rsidR="00461859" w:rsidRPr="001D19F6">
        <w:rPr>
          <w:rFonts w:ascii="Arial" w:eastAsia="굴림" w:hAnsi="Arial" w:cs="Arial"/>
          <w:sz w:val="22"/>
        </w:rPr>
        <w:t>1~7]</w:t>
      </w:r>
    </w:p>
    <w:p w14:paraId="6C5DC0AF" w14:textId="77777777" w:rsidR="00461859" w:rsidRPr="001D19F6" w:rsidRDefault="00461859" w:rsidP="00461859">
      <w:pPr>
        <w:wordWrap/>
        <w:spacing w:line="360" w:lineRule="auto"/>
        <w:rPr>
          <w:rFonts w:ascii="Arial" w:eastAsia="굴림" w:hAnsi="Arial" w:cs="Arial"/>
          <w:sz w:val="22"/>
        </w:rPr>
      </w:pPr>
    </w:p>
    <w:p w14:paraId="63B5E6E5" w14:textId="77777777" w:rsidR="00461859" w:rsidRPr="001D19F6" w:rsidRDefault="001352D3" w:rsidP="00461859">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023. How many hours per week did he/she work </w:t>
      </w:r>
      <w:r w:rsidR="0060656D" w:rsidRPr="001D19F6">
        <w:rPr>
          <w:rFonts w:ascii="Arial" w:eastAsia="굴림" w:hAnsi="Arial" w:cs="Arial"/>
          <w:sz w:val="22"/>
        </w:rPr>
        <w:t>including</w:t>
      </w:r>
      <w:r w:rsidR="00EB4048" w:rsidRPr="001D19F6">
        <w:rPr>
          <w:rFonts w:ascii="Arial" w:eastAsia="굴림" w:hAnsi="Arial" w:cs="Arial"/>
          <w:sz w:val="22"/>
        </w:rPr>
        <w:t xml:space="preserve"> lunch time, break, etc.? </w:t>
      </w:r>
      <w:r w:rsidR="00461859" w:rsidRPr="001D19F6">
        <w:rPr>
          <w:rFonts w:ascii="Arial" w:eastAsia="굴림" w:hAnsi="Arial" w:cs="Arial"/>
          <w:sz w:val="22"/>
        </w:rPr>
        <w:t>(unit: hours,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p>
    <w:p w14:paraId="5467B9A1" w14:textId="77777777" w:rsidR="00461859" w:rsidRPr="001D19F6" w:rsidRDefault="00A62976"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hours [</w:t>
      </w:r>
      <w:r w:rsidR="003608C0" w:rsidRPr="001D19F6">
        <w:rPr>
          <w:rFonts w:ascii="Arial" w:eastAsia="굴림" w:hAnsi="Arial" w:cs="Arial"/>
          <w:sz w:val="22"/>
        </w:rPr>
        <w:t xml:space="preserve">Range: </w:t>
      </w:r>
      <w:r w:rsidR="00461859" w:rsidRPr="001D19F6">
        <w:rPr>
          <w:rFonts w:ascii="Arial" w:eastAsia="굴림" w:hAnsi="Arial" w:cs="Arial"/>
          <w:sz w:val="22"/>
        </w:rPr>
        <w:t>1~160]</w:t>
      </w:r>
    </w:p>
    <w:p w14:paraId="2A49388C" w14:textId="77777777" w:rsidR="00461859" w:rsidRPr="001D19F6" w:rsidRDefault="00461859" w:rsidP="00461859">
      <w:pPr>
        <w:wordWrap/>
        <w:spacing w:line="360" w:lineRule="auto"/>
        <w:rPr>
          <w:rFonts w:ascii="Arial" w:eastAsia="굴림" w:hAnsi="Arial" w:cs="Arial"/>
          <w:sz w:val="22"/>
        </w:rPr>
      </w:pPr>
    </w:p>
    <w:p w14:paraId="560B0B48" w14:textId="77777777" w:rsidR="00461859" w:rsidRPr="001D19F6" w:rsidRDefault="00461859" w:rsidP="00D76EA0">
      <w:pPr>
        <w:wordWrap/>
        <w:spacing w:line="276" w:lineRule="auto"/>
        <w:rPr>
          <w:rFonts w:ascii="Arial" w:eastAsia="굴림" w:hAnsi="Arial" w:cs="Arial"/>
          <w:b/>
          <w:sz w:val="22"/>
        </w:rPr>
      </w:pPr>
      <w:r w:rsidRPr="001D19F6">
        <w:rPr>
          <w:rFonts w:ascii="Arial" w:eastAsia="굴림" w:hAnsi="Arial" w:cs="Arial"/>
          <w:b/>
          <w:sz w:val="22"/>
        </w:rPr>
        <w:t>Logic</w:t>
      </w:r>
    </w:p>
    <w:p w14:paraId="00BC9A62" w14:textId="77777777" w:rsidR="00461859" w:rsidRPr="001D19F6" w:rsidRDefault="00461859" w:rsidP="00F14BA4">
      <w:pPr>
        <w:pStyle w:val="a6"/>
        <w:numPr>
          <w:ilvl w:val="0"/>
          <w:numId w:val="938"/>
        </w:numPr>
        <w:wordWrap/>
        <w:spacing w:line="276" w:lineRule="auto"/>
        <w:ind w:leftChars="0"/>
        <w:rPr>
          <w:rFonts w:ascii="Arial" w:eastAsia="굴림" w:hAnsi="Arial" w:cs="Arial"/>
          <w:sz w:val="22"/>
        </w:rPr>
      </w:pPr>
      <w:r w:rsidRPr="001D19F6">
        <w:rPr>
          <w:rFonts w:ascii="Arial" w:eastAsia="굴림" w:hAnsi="Arial" w:cs="Arial"/>
          <w:b/>
          <w:sz w:val="22"/>
        </w:rPr>
        <w:t xml:space="preserve">If </w:t>
      </w:r>
      <w:r w:rsidR="001352D3" w:rsidRPr="001D19F6">
        <w:rPr>
          <w:rFonts w:ascii="Arial" w:eastAsia="굴림" w:hAnsi="Arial" w:cs="Arial"/>
          <w:b/>
          <w:sz w:val="22"/>
        </w:rPr>
        <w:t>D</w:t>
      </w:r>
      <w:r w:rsidRPr="001D19F6">
        <w:rPr>
          <w:rFonts w:ascii="Arial" w:eastAsia="굴림" w:hAnsi="Arial" w:cs="Arial"/>
          <w:b/>
          <w:sz w:val="22"/>
        </w:rPr>
        <w:t>006=</w:t>
      </w:r>
      <w:r w:rsidRPr="001D19F6">
        <w:rPr>
          <w:rFonts w:ascii="굴림" w:eastAsia="굴림" w:hAnsi="굴림" w:cs="굴림" w:hint="eastAsia"/>
          <w:b/>
          <w:sz w:val="22"/>
        </w:rPr>
        <w:t>①</w:t>
      </w:r>
      <w:r w:rsidRPr="001D19F6">
        <w:rPr>
          <w:rFonts w:ascii="Arial" w:eastAsia="굴림" w:hAnsi="Arial" w:cs="Arial"/>
          <w:b/>
          <w:sz w:val="22"/>
        </w:rPr>
        <w:t xml:space="preserve">, </w:t>
      </w:r>
      <w:r w:rsidRPr="001D19F6">
        <w:rPr>
          <w:rFonts w:ascii="굴림" w:eastAsia="굴림" w:hAnsi="굴림" w:cs="굴림" w:hint="eastAsia"/>
          <w:b/>
          <w:sz w:val="22"/>
        </w:rPr>
        <w:t>②</w:t>
      </w:r>
      <w:r w:rsidRPr="001D19F6">
        <w:rPr>
          <w:rFonts w:ascii="Arial" w:eastAsia="굴림" w:hAnsi="Arial" w:cs="Arial"/>
          <w:b/>
          <w:sz w:val="22"/>
        </w:rPr>
        <w:t xml:space="preserve">, </w:t>
      </w:r>
      <w:r w:rsidRPr="001D19F6">
        <w:rPr>
          <w:rFonts w:ascii="굴림" w:eastAsia="굴림" w:hAnsi="굴림" w:cs="굴림" w:hint="eastAsia"/>
          <w:b/>
          <w:sz w:val="22"/>
        </w:rPr>
        <w:t>③</w:t>
      </w:r>
      <w:r w:rsidRPr="001D19F6">
        <w:rPr>
          <w:rFonts w:ascii="Arial" w:eastAsia="굴림" w:hAnsi="Arial" w:cs="Arial"/>
          <w:b/>
          <w:sz w:val="22"/>
        </w:rPr>
        <w:t xml:space="preserve">, </w:t>
      </w:r>
      <w:r w:rsidRPr="001D19F6">
        <w:rPr>
          <w:rFonts w:ascii="굴림" w:eastAsia="굴림" w:hAnsi="굴림" w:cs="굴림" w:hint="eastAsia"/>
          <w:b/>
          <w:sz w:val="22"/>
        </w:rPr>
        <w:t>④</w:t>
      </w:r>
      <w:r w:rsidRPr="001D19F6">
        <w:rPr>
          <w:rFonts w:ascii="Arial" w:eastAsia="굴림" w:hAnsi="Arial" w:cs="Arial"/>
          <w:b/>
          <w:sz w:val="22"/>
        </w:rPr>
        <w:t xml:space="preserve">, or </w:t>
      </w:r>
      <w:r w:rsidRPr="001D19F6">
        <w:rPr>
          <w:rFonts w:ascii="굴림" w:eastAsia="굴림" w:hAnsi="굴림" w:cs="굴림" w:hint="eastAsia"/>
          <w:b/>
          <w:sz w:val="22"/>
        </w:rPr>
        <w:t>⑤</w:t>
      </w:r>
      <w:r w:rsidRPr="001D19F6">
        <w:rPr>
          <w:rFonts w:ascii="Arial" w:eastAsia="굴림" w:hAnsi="Arial" w:cs="Arial"/>
          <w:b/>
          <w:sz w:val="22"/>
        </w:rPr>
        <w:t xml:space="preserve">, then </w:t>
      </w:r>
      <w:r w:rsidR="00A62976" w:rsidRPr="001D19F6">
        <w:rPr>
          <w:rFonts w:ascii="Arial" w:eastAsia="굴림" w:hAnsi="Arial" w:cs="Arial"/>
          <w:b/>
          <w:sz w:val="22"/>
        </w:rPr>
        <w:t>ask</w:t>
      </w:r>
      <w:r w:rsidRPr="001D19F6">
        <w:rPr>
          <w:rFonts w:ascii="Arial" w:eastAsia="굴림" w:hAnsi="Arial" w:cs="Arial"/>
          <w:b/>
          <w:sz w:val="22"/>
        </w:rPr>
        <w:t xml:space="preserve"> </w:t>
      </w:r>
      <w:r w:rsidR="001352D3" w:rsidRPr="001D19F6">
        <w:rPr>
          <w:rFonts w:ascii="Arial" w:eastAsia="굴림" w:hAnsi="Arial" w:cs="Arial"/>
          <w:b/>
          <w:sz w:val="22"/>
        </w:rPr>
        <w:t>D</w:t>
      </w:r>
      <w:r w:rsidRPr="001D19F6">
        <w:rPr>
          <w:rFonts w:ascii="Arial" w:eastAsia="굴림" w:hAnsi="Arial" w:cs="Arial"/>
          <w:b/>
          <w:sz w:val="22"/>
        </w:rPr>
        <w:t>024.</w:t>
      </w:r>
    </w:p>
    <w:p w14:paraId="5E7B512E" w14:textId="77777777" w:rsidR="00461859" w:rsidRPr="001D19F6" w:rsidRDefault="00461859" w:rsidP="00461859">
      <w:pPr>
        <w:wordWrap/>
        <w:spacing w:line="360" w:lineRule="auto"/>
        <w:rPr>
          <w:rFonts w:ascii="Arial" w:eastAsia="굴림" w:hAnsi="Arial" w:cs="Arial"/>
          <w:sz w:val="22"/>
        </w:rPr>
      </w:pPr>
    </w:p>
    <w:p w14:paraId="3BE638AA" w14:textId="77777777" w:rsidR="009D4B36" w:rsidRPr="001D19F6" w:rsidRDefault="001352D3" w:rsidP="009D4B36">
      <w:pPr>
        <w:widowControl/>
        <w:wordWrap/>
        <w:autoSpaceDE/>
        <w:autoSpaceDN/>
        <w:spacing w:line="360" w:lineRule="auto"/>
        <w:jc w:val="left"/>
        <w:rPr>
          <w:rFonts w:ascii="Arial" w:eastAsia="굴림" w:hAnsi="Arial" w:cs="Arial"/>
          <w:kern w:val="0"/>
          <w:sz w:val="24"/>
          <w:szCs w:val="24"/>
        </w:rPr>
      </w:pPr>
      <w:r w:rsidRPr="001D19F6">
        <w:rPr>
          <w:rFonts w:ascii="Arial" w:eastAsia="굴림" w:hAnsi="Arial" w:cs="Arial"/>
          <w:sz w:val="22"/>
        </w:rPr>
        <w:t>D</w:t>
      </w:r>
      <w:r w:rsidR="00461859" w:rsidRPr="001D19F6">
        <w:rPr>
          <w:rFonts w:ascii="Arial" w:eastAsia="굴림" w:hAnsi="Arial" w:cs="Arial"/>
          <w:sz w:val="22"/>
        </w:rPr>
        <w:t xml:space="preserve">024. </w:t>
      </w:r>
      <w:r w:rsidR="009D4B36" w:rsidRPr="001D19F6">
        <w:rPr>
          <w:rFonts w:ascii="Arial" w:eastAsia="굴림" w:hAnsi="Arial" w:cs="Arial"/>
          <w:kern w:val="0"/>
          <w:sz w:val="22"/>
        </w:rPr>
        <w:t xml:space="preserve">How much did he/she receive from monthly average net earnings or profits? As for a self-employer, please tell the net income </w:t>
      </w:r>
      <w:r w:rsidR="0060656D" w:rsidRPr="001D19F6">
        <w:rPr>
          <w:rFonts w:ascii="Arial" w:eastAsia="굴림" w:hAnsi="Arial" w:cs="Arial"/>
          <w:kern w:val="0"/>
          <w:sz w:val="22"/>
        </w:rPr>
        <w:t>including</w:t>
      </w:r>
      <w:r w:rsidR="009D4B36" w:rsidRPr="001D19F6">
        <w:rPr>
          <w:rFonts w:ascii="Arial" w:eastAsia="굴림" w:hAnsi="Arial" w:cs="Arial"/>
          <w:kern w:val="0"/>
          <w:sz w:val="22"/>
        </w:rPr>
        <w:t xml:space="preserve"> all the expenses for your business.</w:t>
      </w:r>
      <w:r w:rsidR="009D4B36" w:rsidRPr="001D19F6">
        <w:rPr>
          <w:rFonts w:ascii="Arial" w:eastAsia="굴림" w:hAnsi="Arial" w:cs="Arial"/>
          <w:kern w:val="0"/>
          <w:sz w:val="24"/>
          <w:szCs w:val="24"/>
        </w:rPr>
        <w:t xml:space="preserve"> </w:t>
      </w:r>
    </w:p>
    <w:p w14:paraId="0A18A6BB" w14:textId="77777777" w:rsidR="00461859" w:rsidRPr="001D19F6" w:rsidRDefault="009D4B36" w:rsidP="009D4B36">
      <w:pPr>
        <w:wordWrap/>
        <w:spacing w:line="360" w:lineRule="auto"/>
        <w:rPr>
          <w:rFonts w:ascii="Arial" w:eastAsia="굴림" w:hAnsi="Arial" w:cs="Arial"/>
          <w:sz w:val="22"/>
        </w:rPr>
      </w:pPr>
      <w:r w:rsidRPr="001D19F6">
        <w:rPr>
          <w:rFonts w:ascii="Arial" w:eastAsia="굴림" w:hAnsi="Arial" w:cs="Arial"/>
          <w:sz w:val="22"/>
        </w:rPr>
        <w:t>(U</w:t>
      </w:r>
      <w:r w:rsidR="00461859" w:rsidRPr="001D19F6">
        <w:rPr>
          <w:rFonts w:ascii="Arial" w:eastAsia="굴림" w:hAnsi="Arial" w:cs="Arial"/>
          <w:sz w:val="22"/>
        </w:rPr>
        <w:t>nit: 10,000 Korean won, workplace since [</w:t>
      </w:r>
      <w:r w:rsidR="001352D3" w:rsidRPr="001D19F6">
        <w:rPr>
          <w:rFonts w:ascii="Arial" w:eastAsia="굴림" w:hAnsi="Arial" w:cs="Arial"/>
          <w:sz w:val="22"/>
        </w:rPr>
        <w:t>D</w:t>
      </w:r>
      <w:r w:rsidR="00461859" w:rsidRPr="001D19F6">
        <w:rPr>
          <w:rFonts w:ascii="Arial" w:eastAsia="굴림" w:hAnsi="Arial" w:cs="Arial"/>
          <w:sz w:val="22"/>
        </w:rPr>
        <w:t xml:space="preserve">005]: [Industry </w:t>
      </w:r>
      <w:r w:rsidR="001352D3" w:rsidRPr="001D19F6">
        <w:rPr>
          <w:rFonts w:ascii="Arial" w:eastAsia="굴림" w:hAnsi="Arial" w:cs="Arial"/>
          <w:sz w:val="22"/>
        </w:rPr>
        <w:t>D</w:t>
      </w:r>
      <w:r w:rsidR="00461859" w:rsidRPr="001D19F6">
        <w:rPr>
          <w:rFonts w:ascii="Arial" w:eastAsia="굴림" w:hAnsi="Arial" w:cs="Arial"/>
          <w:sz w:val="22"/>
        </w:rPr>
        <w:t xml:space="preserve">007] [Occupation </w:t>
      </w:r>
      <w:r w:rsidR="001352D3" w:rsidRPr="001D19F6">
        <w:rPr>
          <w:rFonts w:ascii="Arial" w:eastAsia="굴림" w:hAnsi="Arial" w:cs="Arial"/>
          <w:sz w:val="22"/>
        </w:rPr>
        <w:t>D</w:t>
      </w:r>
      <w:r w:rsidR="00461859" w:rsidRPr="001D19F6">
        <w:rPr>
          <w:rFonts w:ascii="Arial" w:eastAsia="굴림" w:hAnsi="Arial" w:cs="Arial"/>
          <w:sz w:val="22"/>
        </w:rPr>
        <w:t>012])</w:t>
      </w:r>
    </w:p>
    <w:p w14:paraId="6EC106A8" w14:textId="77777777" w:rsidR="009D4B36" w:rsidRPr="001D19F6" w:rsidRDefault="009D4B36" w:rsidP="009D4B36">
      <w:pPr>
        <w:wordWrap/>
        <w:spacing w:line="360" w:lineRule="auto"/>
        <w:rPr>
          <w:rFonts w:ascii="Arial" w:eastAsia="굴림" w:hAnsi="Arial" w:cs="Arial"/>
          <w:sz w:val="22"/>
        </w:rPr>
      </w:pPr>
      <w:r w:rsidRPr="001D19F6">
        <w:rPr>
          <w:rFonts w:ascii="Arial" w:eastAsia="굴림" w:hAnsi="Arial" w:cs="Arial"/>
          <w:sz w:val="22"/>
        </w:rPr>
        <w:t xml:space="preserve">[IWER: Mark 0 if R was self-employed and </w:t>
      </w:r>
      <w:r w:rsidR="00EB4048" w:rsidRPr="001D19F6">
        <w:rPr>
          <w:rFonts w:ascii="Arial" w:eastAsia="굴림" w:hAnsi="Arial" w:cs="Arial"/>
          <w:sz w:val="22"/>
        </w:rPr>
        <w:t>made no net income, and enter 9</w:t>
      </w:r>
      <w:r w:rsidRPr="001D19F6">
        <w:rPr>
          <w:rFonts w:ascii="Arial" w:eastAsia="굴림" w:hAnsi="Arial" w:cs="Arial"/>
          <w:sz w:val="22"/>
        </w:rPr>
        <w:t xml:space="preserve">9997 if R’s business is deficit.] </w:t>
      </w:r>
    </w:p>
    <w:p w14:paraId="7E295A1B" w14:textId="77777777" w:rsidR="00461859" w:rsidRPr="001D19F6" w:rsidRDefault="00461859" w:rsidP="00461859">
      <w:pPr>
        <w:wordWrap/>
        <w:spacing w:line="360" w:lineRule="auto"/>
        <w:rPr>
          <w:rFonts w:ascii="Arial" w:eastAsia="굴림" w:hAnsi="Arial" w:cs="Arial"/>
          <w:sz w:val="22"/>
        </w:rPr>
      </w:pPr>
    </w:p>
    <w:p w14:paraId="1372C069" w14:textId="77777777" w:rsidR="00461859" w:rsidRPr="001D19F6" w:rsidRDefault="00996ACB"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EB4048" w:rsidRPr="001D19F6">
        <w:rPr>
          <w:rFonts w:ascii="Arial" w:eastAsia="굴림" w:hAnsi="Arial" w:cs="Arial"/>
          <w:sz w:val="22"/>
        </w:rPr>
        <w:t>0~99</w:t>
      </w:r>
      <w:r w:rsidR="00461859" w:rsidRPr="001D19F6">
        <w:rPr>
          <w:rFonts w:ascii="Arial" w:eastAsia="굴림" w:hAnsi="Arial" w:cs="Arial"/>
          <w:sz w:val="22"/>
        </w:rPr>
        <w:t>997]</w:t>
      </w:r>
    </w:p>
    <w:p w14:paraId="344C46B3" w14:textId="77777777" w:rsidR="00461859" w:rsidRPr="001D19F6" w:rsidRDefault="00461859" w:rsidP="00461859">
      <w:pPr>
        <w:wordWrap/>
        <w:spacing w:line="360" w:lineRule="auto"/>
        <w:rPr>
          <w:rFonts w:ascii="Arial" w:eastAsia="굴림" w:hAnsi="Arial" w:cs="Arial"/>
          <w:sz w:val="22"/>
        </w:rPr>
      </w:pPr>
    </w:p>
    <w:p w14:paraId="6D411099" w14:textId="77777777" w:rsidR="00EF2365" w:rsidRPr="001D19F6" w:rsidRDefault="001352D3" w:rsidP="00EF2365">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025. Was it his/her last job before his/her death? (workplace since [</w:t>
      </w:r>
      <w:r w:rsidRPr="001D19F6">
        <w:rPr>
          <w:rFonts w:ascii="Arial" w:eastAsia="굴림" w:hAnsi="Arial" w:cs="Arial"/>
          <w:sz w:val="22"/>
        </w:rPr>
        <w:t>D</w:t>
      </w:r>
      <w:r w:rsidR="00461859" w:rsidRPr="001D19F6">
        <w:rPr>
          <w:rFonts w:ascii="Arial" w:eastAsia="굴림" w:hAnsi="Arial" w:cs="Arial"/>
          <w:sz w:val="22"/>
        </w:rPr>
        <w:t xml:space="preserve">005]: [Industry </w:t>
      </w:r>
      <w:r w:rsidRPr="001D19F6">
        <w:rPr>
          <w:rFonts w:ascii="Arial" w:eastAsia="굴림" w:hAnsi="Arial" w:cs="Arial"/>
          <w:sz w:val="22"/>
        </w:rPr>
        <w:t>D</w:t>
      </w:r>
      <w:r w:rsidR="00461859" w:rsidRPr="001D19F6">
        <w:rPr>
          <w:rFonts w:ascii="Arial" w:eastAsia="굴림" w:hAnsi="Arial" w:cs="Arial"/>
          <w:sz w:val="22"/>
        </w:rPr>
        <w:t xml:space="preserve">007] [Occupation </w:t>
      </w:r>
      <w:r w:rsidRPr="001D19F6">
        <w:rPr>
          <w:rFonts w:ascii="Arial" w:eastAsia="굴림" w:hAnsi="Arial" w:cs="Arial"/>
          <w:sz w:val="22"/>
        </w:rPr>
        <w:t>D</w:t>
      </w:r>
      <w:r w:rsidR="00461859" w:rsidRPr="001D19F6">
        <w:rPr>
          <w:rFonts w:ascii="Arial" w:eastAsia="굴림" w:hAnsi="Arial" w:cs="Arial"/>
          <w:sz w:val="22"/>
        </w:rPr>
        <w:t>012])</w:t>
      </w:r>
      <w:r w:rsidR="00EF2365">
        <w:rPr>
          <w:rFonts w:ascii="Arial" w:eastAsia="굴림" w:hAnsi="Arial" w:cs="Arial" w:hint="eastAsia"/>
          <w:sz w:val="22"/>
        </w:rPr>
        <w:t xml:space="preserve"> </w:t>
      </w:r>
      <w:r w:rsidR="00EF2365">
        <w:rPr>
          <w:rFonts w:ascii="Arial" w:eastAsia="굴림" w:hAnsi="Arial" w:cs="Arial"/>
          <w:sz w:val="22"/>
        </w:rPr>
        <w:t>[</w:t>
      </w:r>
      <w:r w:rsidR="00EF2365" w:rsidRPr="00A6610E">
        <w:rPr>
          <w:rFonts w:ascii="Arial" w:eastAsia="굴림" w:hAnsi="Arial" w:cs="Arial"/>
          <w:color w:val="000000" w:themeColor="text1"/>
          <w:sz w:val="22"/>
          <w:rPrChange w:id="9638" w:author="Keis" w:date="2024-09-13T13:08:00Z">
            <w:rPr>
              <w:rFonts w:ascii="Arial" w:eastAsia="굴림" w:hAnsi="Arial" w:cs="Arial"/>
              <w:color w:val="FF0000"/>
              <w:sz w:val="22"/>
            </w:rPr>
          </w:rPrChange>
        </w:rPr>
        <w:t xml:space="preserve">IWER: </w:t>
      </w:r>
      <w:r w:rsidR="00073743" w:rsidRPr="00A6610E">
        <w:rPr>
          <w:rFonts w:ascii="Arial" w:eastAsia="굴림" w:hAnsi="Arial" w:cs="Arial"/>
          <w:color w:val="000000" w:themeColor="text1"/>
          <w:sz w:val="22"/>
          <w:rPrChange w:id="9639" w:author="Keis" w:date="2024-09-13T13:08:00Z">
            <w:rPr>
              <w:rFonts w:ascii="Arial" w:eastAsia="굴림" w:hAnsi="Arial" w:cs="Arial"/>
              <w:color w:val="FF0000"/>
              <w:sz w:val="22"/>
            </w:rPr>
          </w:rPrChange>
        </w:rPr>
        <w:t xml:space="preserve">‘job’ is defined as work and occupation. If he/she changed work, </w:t>
      </w:r>
      <w:r w:rsidR="00AF6BDB" w:rsidRPr="00A6610E">
        <w:rPr>
          <w:rFonts w:ascii="Arial" w:eastAsia="굴림" w:hAnsi="Arial" w:cs="Arial"/>
          <w:color w:val="000000" w:themeColor="text1"/>
          <w:sz w:val="22"/>
          <w:rPrChange w:id="9640" w:author="Keis" w:date="2024-09-13T13:08:00Z">
            <w:rPr>
              <w:rFonts w:ascii="Arial" w:eastAsia="굴림" w:hAnsi="Arial" w:cs="Arial"/>
              <w:color w:val="FF0000"/>
              <w:sz w:val="22"/>
            </w:rPr>
          </w:rPrChange>
        </w:rPr>
        <w:t>move job. But the case of name change of work is excluded. If there is a change in the major classification of jobs in the same workplace, it is considered a job transfer.</w:t>
      </w:r>
      <w:r w:rsidR="00DC1470" w:rsidRPr="00A6610E">
        <w:rPr>
          <w:rFonts w:ascii="Arial" w:eastAsia="굴림" w:hAnsi="Arial" w:cs="Arial"/>
          <w:color w:val="000000" w:themeColor="text1"/>
          <w:sz w:val="22"/>
          <w:rPrChange w:id="9641" w:author="Keis" w:date="2024-09-13T13:08:00Z">
            <w:rPr>
              <w:rFonts w:ascii="Arial" w:eastAsia="굴림" w:hAnsi="Arial" w:cs="Arial"/>
              <w:color w:val="FF0000"/>
              <w:sz w:val="22"/>
            </w:rPr>
          </w:rPrChange>
        </w:rPr>
        <w:t xml:space="preserve"> Otherwise, it is considered as a change of position within the same job</w:t>
      </w:r>
      <w:proofErr w:type="gramStart"/>
      <w:r w:rsidR="00DC1470" w:rsidRPr="00A6610E">
        <w:rPr>
          <w:rFonts w:ascii="Arial" w:eastAsia="굴림" w:hAnsi="Arial" w:cs="Arial"/>
          <w:color w:val="000000" w:themeColor="text1"/>
          <w:sz w:val="22"/>
          <w:rPrChange w:id="9642" w:author="Keis" w:date="2024-09-13T13:08:00Z">
            <w:rPr>
              <w:rFonts w:ascii="Arial" w:eastAsia="굴림" w:hAnsi="Arial" w:cs="Arial"/>
              <w:color w:val="FF0000"/>
              <w:sz w:val="22"/>
            </w:rPr>
          </w:rPrChange>
        </w:rPr>
        <w:t>.</w:t>
      </w:r>
      <w:r w:rsidR="00DC1470">
        <w:rPr>
          <w:rFonts w:ascii="Arial" w:eastAsia="굴림" w:hAnsi="Arial" w:cs="Arial" w:hint="eastAsia"/>
          <w:sz w:val="22"/>
        </w:rPr>
        <w:t xml:space="preserve"> </w:t>
      </w:r>
      <w:r w:rsidR="00EF2365" w:rsidRPr="001D19F6">
        <w:rPr>
          <w:rFonts w:ascii="Arial" w:eastAsia="굴림" w:hAnsi="Arial" w:cs="Arial"/>
          <w:sz w:val="22"/>
        </w:rPr>
        <w:t>]</w:t>
      </w:r>
      <w:proofErr w:type="gramEnd"/>
      <w:r w:rsidR="00EF2365" w:rsidRPr="001D19F6">
        <w:rPr>
          <w:rFonts w:ascii="Arial" w:eastAsia="굴림" w:hAnsi="Arial" w:cs="Arial"/>
          <w:sz w:val="22"/>
        </w:rPr>
        <w:t xml:space="preserve"> </w:t>
      </w:r>
    </w:p>
    <w:p w14:paraId="7426BA09" w14:textId="77777777" w:rsidR="00461859" w:rsidRPr="00EF2365" w:rsidRDefault="00461859" w:rsidP="00461859">
      <w:pPr>
        <w:wordWrap/>
        <w:spacing w:line="360" w:lineRule="auto"/>
        <w:rPr>
          <w:rFonts w:ascii="Arial" w:eastAsia="굴림" w:hAnsi="Arial" w:cs="Arial"/>
          <w:sz w:val="22"/>
        </w:rPr>
      </w:pPr>
    </w:p>
    <w:p w14:paraId="0CBBE03C" w14:textId="77777777" w:rsidR="00996ACB" w:rsidRPr="001D19F6" w:rsidRDefault="00996ACB" w:rsidP="00F14BA4">
      <w:pPr>
        <w:pStyle w:val="a6"/>
        <w:numPr>
          <w:ilvl w:val="0"/>
          <w:numId w:val="961"/>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w:t>
      </w:r>
    </w:p>
    <w:p w14:paraId="1E96261B" w14:textId="77777777" w:rsidR="00461859" w:rsidRPr="001D19F6" w:rsidRDefault="00461859" w:rsidP="00461859">
      <w:pPr>
        <w:wordWrap/>
        <w:spacing w:line="360" w:lineRule="auto"/>
        <w:rPr>
          <w:rFonts w:ascii="Arial" w:eastAsia="굴림" w:hAnsi="Arial" w:cs="Arial"/>
          <w:sz w:val="22"/>
        </w:rPr>
      </w:pPr>
    </w:p>
    <w:p w14:paraId="01409827" w14:textId="77777777" w:rsidR="00461859" w:rsidRPr="001D19F6" w:rsidRDefault="001352D3" w:rsidP="00461859">
      <w:pPr>
        <w:pStyle w:val="a4"/>
        <w:rPr>
          <w:rFonts w:ascii="Arial" w:hAnsi="Arial" w:cs="Arial"/>
          <w:color w:val="auto"/>
          <w:sz w:val="22"/>
          <w:szCs w:val="22"/>
        </w:rPr>
      </w:pPr>
      <w:r w:rsidRPr="001D19F6">
        <w:rPr>
          <w:rFonts w:ascii="Arial" w:hAnsi="Arial" w:cs="Arial"/>
          <w:color w:val="auto"/>
          <w:sz w:val="22"/>
          <w:szCs w:val="22"/>
        </w:rPr>
        <w:t>D</w:t>
      </w:r>
      <w:r w:rsidR="00461859" w:rsidRPr="001D19F6">
        <w:rPr>
          <w:rFonts w:ascii="Arial" w:hAnsi="Arial" w:cs="Arial"/>
          <w:color w:val="auto"/>
          <w:sz w:val="22"/>
          <w:szCs w:val="22"/>
        </w:rPr>
        <w:t xml:space="preserve">026. </w:t>
      </w:r>
      <w:r w:rsidR="00461859" w:rsidRPr="001D19F6">
        <w:rPr>
          <w:rFonts w:ascii="Arial" w:eastAsia="굴림체" w:hAnsi="Arial" w:cs="Arial"/>
          <w:color w:val="auto"/>
          <w:sz w:val="22"/>
          <w:szCs w:val="22"/>
          <w:shd w:val="clear" w:color="auto" w:fill="FFFFFF"/>
        </w:rPr>
        <w:t xml:space="preserve">When did he/she stop working? </w:t>
      </w:r>
      <w:r w:rsidR="00461859" w:rsidRPr="001D19F6">
        <w:rPr>
          <w:rFonts w:ascii="Arial" w:hAnsi="Arial" w:cs="Arial"/>
          <w:color w:val="auto"/>
          <w:sz w:val="22"/>
          <w:szCs w:val="22"/>
        </w:rPr>
        <w:t>(unit: year and month combined into 6 digits, workplace since [</w:t>
      </w:r>
      <w:r w:rsidRPr="001D19F6">
        <w:rPr>
          <w:rFonts w:ascii="Arial" w:hAnsi="Arial" w:cs="Arial"/>
          <w:color w:val="auto"/>
          <w:sz w:val="22"/>
          <w:szCs w:val="22"/>
        </w:rPr>
        <w:t>D</w:t>
      </w:r>
      <w:r w:rsidR="00461859" w:rsidRPr="001D19F6">
        <w:rPr>
          <w:rFonts w:ascii="Arial" w:hAnsi="Arial" w:cs="Arial"/>
          <w:color w:val="auto"/>
          <w:sz w:val="22"/>
          <w:szCs w:val="22"/>
        </w:rPr>
        <w:t xml:space="preserve">005]: [Industry </w:t>
      </w:r>
      <w:r w:rsidRPr="001D19F6">
        <w:rPr>
          <w:rFonts w:ascii="Arial" w:hAnsi="Arial" w:cs="Arial"/>
          <w:color w:val="auto"/>
          <w:sz w:val="22"/>
          <w:szCs w:val="22"/>
        </w:rPr>
        <w:t>D</w:t>
      </w:r>
      <w:r w:rsidR="00461859" w:rsidRPr="001D19F6">
        <w:rPr>
          <w:rFonts w:ascii="Arial" w:hAnsi="Arial" w:cs="Arial"/>
          <w:color w:val="auto"/>
          <w:sz w:val="22"/>
          <w:szCs w:val="22"/>
        </w:rPr>
        <w:t xml:space="preserve">007] [Occupation </w:t>
      </w:r>
      <w:r w:rsidRPr="001D19F6">
        <w:rPr>
          <w:rFonts w:ascii="Arial" w:hAnsi="Arial" w:cs="Arial"/>
          <w:color w:val="auto"/>
          <w:sz w:val="22"/>
          <w:szCs w:val="22"/>
        </w:rPr>
        <w:t>D</w:t>
      </w:r>
      <w:r w:rsidR="00461859" w:rsidRPr="001D19F6">
        <w:rPr>
          <w:rFonts w:ascii="Arial" w:hAnsi="Arial" w:cs="Arial"/>
          <w:color w:val="auto"/>
          <w:sz w:val="22"/>
          <w:szCs w:val="22"/>
        </w:rPr>
        <w:t>012])</w:t>
      </w:r>
    </w:p>
    <w:p w14:paraId="2619C871"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 xml:space="preserve">[IWER: Enter the year and month using 6 digits. </w:t>
      </w:r>
      <w:r w:rsidR="00CB7C89" w:rsidRPr="001D19F6">
        <w:rPr>
          <w:rFonts w:ascii="Arial" w:eastAsia="굴림" w:hAnsi="Arial" w:cs="Arial"/>
          <w:sz w:val="22"/>
        </w:rPr>
        <w:t xml:space="preserve">For </w:t>
      </w:r>
      <w:r w:rsidR="0060656D" w:rsidRPr="001D19F6">
        <w:rPr>
          <w:rFonts w:ascii="Arial" w:eastAsia="굴림" w:hAnsi="Arial" w:cs="Arial"/>
          <w:sz w:val="22"/>
        </w:rPr>
        <w:t>example</w:t>
      </w:r>
      <w:r w:rsidR="00CB7C89" w:rsidRPr="001D19F6">
        <w:rPr>
          <w:rFonts w:ascii="Arial" w:eastAsia="굴림" w:hAnsi="Arial" w:cs="Arial"/>
          <w:sz w:val="22"/>
        </w:rPr>
        <w:t xml:space="preserve">, mark </w:t>
      </w:r>
      <w:r w:rsidR="00EF2365" w:rsidRPr="00A6610E">
        <w:rPr>
          <w:rFonts w:ascii="Arial" w:eastAsia="굴림" w:hAnsi="Arial" w:cs="Arial"/>
          <w:color w:val="000000" w:themeColor="text1"/>
          <w:sz w:val="22"/>
          <w:rPrChange w:id="9643" w:author="Keis" w:date="2024-09-13T13:08:00Z">
            <w:rPr>
              <w:rFonts w:ascii="Arial" w:eastAsia="굴림" w:hAnsi="Arial" w:cs="Arial"/>
              <w:color w:val="FF0000"/>
              <w:sz w:val="22"/>
            </w:rPr>
          </w:rPrChange>
        </w:rPr>
        <w:t>201101</w:t>
      </w:r>
      <w:r w:rsidR="00CB7C89" w:rsidRPr="001D19F6">
        <w:rPr>
          <w:rFonts w:ascii="Arial" w:eastAsia="굴림" w:hAnsi="Arial" w:cs="Arial"/>
          <w:sz w:val="22"/>
        </w:rPr>
        <w:t xml:space="preserve"> for January </w:t>
      </w:r>
      <w:r w:rsidR="00EF2365" w:rsidRPr="00A6610E">
        <w:rPr>
          <w:rFonts w:ascii="Arial" w:eastAsia="굴림" w:hAnsi="Arial" w:cs="Arial"/>
          <w:color w:val="000000" w:themeColor="text1"/>
          <w:sz w:val="22"/>
          <w:rPrChange w:id="9644" w:author="Keis" w:date="2024-09-13T13:08:00Z">
            <w:rPr>
              <w:rFonts w:ascii="Arial" w:eastAsia="굴림" w:hAnsi="Arial" w:cs="Arial"/>
              <w:color w:val="FF0000"/>
              <w:sz w:val="22"/>
            </w:rPr>
          </w:rPrChange>
        </w:rPr>
        <w:t>2011</w:t>
      </w:r>
      <w:r w:rsidR="00CB7C89" w:rsidRPr="001D19F6">
        <w:rPr>
          <w:rFonts w:ascii="Arial" w:eastAsia="굴림" w:hAnsi="Arial" w:cs="Arial"/>
          <w:sz w:val="22"/>
        </w:rPr>
        <w:t xml:space="preserve">. If the month is not clear, enter </w:t>
      </w:r>
      <w:r w:rsidR="00EF2365" w:rsidRPr="00A6610E">
        <w:rPr>
          <w:rFonts w:ascii="Arial" w:eastAsia="굴림" w:hAnsi="Arial" w:cs="Arial"/>
          <w:color w:val="000000" w:themeColor="text1"/>
          <w:sz w:val="22"/>
          <w:rPrChange w:id="9645" w:author="Keis" w:date="2024-09-13T13:08:00Z">
            <w:rPr>
              <w:rFonts w:ascii="Arial" w:eastAsia="굴림" w:hAnsi="Arial" w:cs="Arial"/>
              <w:color w:val="FF0000"/>
              <w:sz w:val="22"/>
            </w:rPr>
          </w:rPrChange>
        </w:rPr>
        <w:t>201100</w:t>
      </w:r>
      <w:r w:rsidR="00CB7C89" w:rsidRPr="001D19F6">
        <w:rPr>
          <w:rFonts w:ascii="Arial" w:eastAsia="굴림" w:hAnsi="Arial" w:cs="Arial"/>
          <w:sz w:val="22"/>
        </w:rPr>
        <w:t>.</w:t>
      </w:r>
      <w:r w:rsidRPr="001D19F6">
        <w:rPr>
          <w:rFonts w:ascii="Arial" w:eastAsia="굴림" w:hAnsi="Arial" w:cs="Arial"/>
          <w:sz w:val="22"/>
        </w:rPr>
        <w:t>]</w:t>
      </w:r>
    </w:p>
    <w:p w14:paraId="462B5A56" w14:textId="2D4E94C3" w:rsidR="00461859" w:rsidRPr="001D19F6" w:rsidRDefault="005E475F" w:rsidP="00461859">
      <w:pPr>
        <w:wordWrap/>
        <w:spacing w:line="360" w:lineRule="auto"/>
        <w:rPr>
          <w:rFonts w:ascii="Arial" w:eastAsia="굴림" w:hAnsi="Arial" w:cs="Arial"/>
          <w:sz w:val="22"/>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w:t>
      </w:r>
      <w:r w:rsidR="003608C0" w:rsidRPr="001D19F6">
        <w:rPr>
          <w:rFonts w:ascii="Arial" w:eastAsia="굴림" w:hAnsi="Arial" w:cs="Arial"/>
          <w:sz w:val="22"/>
        </w:rPr>
        <w:t xml:space="preserve">Range: </w:t>
      </w:r>
      <w:r w:rsidR="00EB4048" w:rsidRPr="001D19F6">
        <w:rPr>
          <w:rFonts w:ascii="Arial" w:eastAsia="굴림" w:hAnsi="Arial" w:cs="Arial"/>
          <w:sz w:val="22"/>
        </w:rPr>
        <w:t xml:space="preserve">200600 ~ </w:t>
      </w:r>
      <w:del w:id="9646" w:author="Keis" w:date="2024-09-06T10:23:00Z">
        <w:r w:rsidR="00EF2365" w:rsidDel="00817F07">
          <w:rPr>
            <w:rFonts w:ascii="Arial" w:eastAsia="굴림" w:hAnsi="Arial" w:cs="Arial" w:hint="eastAsia"/>
            <w:color w:val="FF0000"/>
            <w:sz w:val="22"/>
          </w:rPr>
          <w:delText>2020</w:delText>
        </w:r>
      </w:del>
      <w:ins w:id="9647" w:author="Keis" w:date="2024-09-06T10:23:00Z">
        <w:r w:rsidR="00817F07" w:rsidRPr="00817F07">
          <w:rPr>
            <w:rFonts w:ascii="Arial" w:eastAsia="굴림" w:hAnsi="Arial" w:cs="Arial" w:hint="eastAsia"/>
            <w:color w:val="00B050"/>
            <w:sz w:val="22"/>
          </w:rPr>
          <w:t>2022</w:t>
        </w:r>
      </w:ins>
      <w:r w:rsidR="00EF2365" w:rsidRPr="00A6610E">
        <w:rPr>
          <w:rFonts w:ascii="Arial" w:eastAsia="굴림" w:hAnsi="Arial" w:cs="Arial"/>
          <w:color w:val="000000" w:themeColor="text1"/>
          <w:sz w:val="22"/>
          <w:rPrChange w:id="9648" w:author="Keis" w:date="2024-09-13T13:08:00Z">
            <w:rPr>
              <w:rFonts w:ascii="Arial" w:eastAsia="굴림" w:hAnsi="Arial" w:cs="Arial"/>
              <w:color w:val="FF0000"/>
              <w:sz w:val="22"/>
            </w:rPr>
          </w:rPrChange>
        </w:rPr>
        <w:t>11</w:t>
      </w:r>
      <w:r w:rsidR="00461859" w:rsidRPr="001D19F6">
        <w:rPr>
          <w:rFonts w:ascii="Arial" w:eastAsia="굴림" w:hAnsi="Arial" w:cs="Arial"/>
          <w:sz w:val="22"/>
        </w:rPr>
        <w:t>]</w:t>
      </w:r>
    </w:p>
    <w:p w14:paraId="08357EEF" w14:textId="77777777" w:rsidR="00461859" w:rsidRPr="001D19F6" w:rsidRDefault="00461859" w:rsidP="00461859">
      <w:pPr>
        <w:wordWrap/>
        <w:spacing w:line="360" w:lineRule="auto"/>
        <w:rPr>
          <w:rFonts w:ascii="Arial" w:eastAsia="굴림" w:hAnsi="Arial" w:cs="Arial"/>
          <w:sz w:val="22"/>
        </w:rPr>
      </w:pPr>
    </w:p>
    <w:p w14:paraId="07533EFD" w14:textId="77777777" w:rsidR="005E475F" w:rsidRPr="001D19F6" w:rsidRDefault="001352D3" w:rsidP="005E475F">
      <w:pPr>
        <w:wordWrap/>
        <w:spacing w:line="360" w:lineRule="auto"/>
        <w:rPr>
          <w:rFonts w:ascii="Arial" w:eastAsia="굴림" w:hAnsi="Arial" w:cs="Arial"/>
          <w:sz w:val="22"/>
        </w:rPr>
      </w:pPr>
      <w:r w:rsidRPr="001D19F6">
        <w:rPr>
          <w:rFonts w:ascii="Arial" w:eastAsia="굴림" w:hAnsi="Arial" w:cs="Arial"/>
          <w:sz w:val="22"/>
        </w:rPr>
        <w:t>D</w:t>
      </w:r>
      <w:r w:rsidR="00461859" w:rsidRPr="001D19F6">
        <w:rPr>
          <w:rFonts w:ascii="Arial" w:eastAsia="굴림" w:hAnsi="Arial" w:cs="Arial"/>
          <w:sz w:val="22"/>
        </w:rPr>
        <w:t xml:space="preserve">027. </w:t>
      </w:r>
      <w:r w:rsidR="005E475F" w:rsidRPr="001D19F6">
        <w:rPr>
          <w:rFonts w:ascii="Arial" w:eastAsia="굴림" w:hAnsi="Arial" w:cs="Arial"/>
          <w:sz w:val="22"/>
        </w:rPr>
        <w:t xml:space="preserve">Why did he/ she quit? [IWER: Choices are different by wage workers and non-wage workers] </w:t>
      </w:r>
    </w:p>
    <w:p w14:paraId="1FA4312D" w14:textId="77777777" w:rsidR="005E475F" w:rsidRPr="001D19F6" w:rsidRDefault="005E475F" w:rsidP="005E475F">
      <w:pPr>
        <w:wordWrap/>
        <w:spacing w:line="360" w:lineRule="auto"/>
        <w:rPr>
          <w:rFonts w:ascii="Arial" w:eastAsia="굴림" w:hAnsi="Arial" w:cs="Arial"/>
          <w:sz w:val="22"/>
        </w:rPr>
      </w:pPr>
      <w:r w:rsidRPr="001D19F6">
        <w:rPr>
          <w:rFonts w:ascii="Arial" w:eastAsia="굴림" w:hAnsi="Arial" w:cs="Arial"/>
          <w:sz w:val="22"/>
        </w:rPr>
        <w:t>(In the case of wage workers)</w:t>
      </w:r>
    </w:p>
    <w:p w14:paraId="78FF46D6"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Bankruptcy, closure, temporary shutdown, etc. of business</w:t>
      </w:r>
    </w:p>
    <w:p w14:paraId="744D887C"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Layoff, recommended resignation, voluntary early retirement, etc.</w:t>
      </w:r>
    </w:p>
    <w:p w14:paraId="5D79E9EB"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Contract expired</w:t>
      </w:r>
    </w:p>
    <w:p w14:paraId="290FB35D"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Retirement (at the mandatory retirement age)</w:t>
      </w:r>
    </w:p>
    <w:p w14:paraId="5A60CC34"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Too low wage</w:t>
      </w:r>
    </w:p>
    <w:p w14:paraId="4E86C36D"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Temporary job or no vision of work</w:t>
      </w:r>
    </w:p>
    <w:p w14:paraId="230412F4"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6E57D2C2"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3A3D5E8E"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Marriage, childbirth, childcare, etc.</w:t>
      </w:r>
    </w:p>
    <w:p w14:paraId="5F612DA6"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Further education or military service</w:t>
      </w:r>
    </w:p>
    <w:p w14:paraId="2E211EC2"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Found a better job with better wage/ working condition</w:t>
      </w:r>
    </w:p>
    <w:p w14:paraId="47A5D011"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To start up a new business or to help family business</w:t>
      </w:r>
    </w:p>
    <w:p w14:paraId="3F2C02FA"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167B12C1"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0A8B391A" w14:textId="77777777" w:rsidR="005E475F" w:rsidRPr="001D19F6" w:rsidRDefault="005E475F" w:rsidP="00F14BA4">
      <w:pPr>
        <w:pStyle w:val="a6"/>
        <w:numPr>
          <w:ilvl w:val="0"/>
          <w:numId w:val="962"/>
        </w:numPr>
        <w:wordWrap/>
        <w:spacing w:line="360" w:lineRule="auto"/>
        <w:ind w:leftChars="0"/>
        <w:rPr>
          <w:rFonts w:ascii="Arial" w:eastAsia="굴림" w:hAnsi="Arial" w:cs="Arial"/>
          <w:sz w:val="22"/>
        </w:rPr>
      </w:pPr>
      <w:r w:rsidRPr="001D19F6">
        <w:rPr>
          <w:rFonts w:ascii="Arial" w:eastAsia="굴림" w:hAnsi="Arial" w:cs="Arial"/>
          <w:sz w:val="22"/>
        </w:rPr>
        <w:t>He/ she died</w:t>
      </w:r>
    </w:p>
    <w:p w14:paraId="1A1A5CC2" w14:textId="77777777" w:rsidR="005E475F" w:rsidRPr="001D19F6" w:rsidRDefault="005E475F" w:rsidP="005E475F">
      <w:pPr>
        <w:wordWrap/>
        <w:spacing w:line="360" w:lineRule="auto"/>
        <w:ind w:left="400"/>
        <w:rPr>
          <w:rFonts w:ascii="Arial" w:eastAsia="굴림" w:hAnsi="Arial" w:cs="Arial"/>
          <w:sz w:val="22"/>
        </w:rPr>
      </w:pPr>
      <w:r w:rsidRPr="001D19F6">
        <w:rPr>
          <w:rFonts w:ascii="Cambria Math" w:eastAsia="MS Mincho" w:hAnsi="Cambria Math" w:cs="Cambria Math"/>
          <w:sz w:val="22"/>
          <w:shd w:val="clear" w:color="auto" w:fill="FFFFFF"/>
        </w:rPr>
        <w:t>⑯</w:t>
      </w:r>
      <w:r w:rsidRPr="001D19F6">
        <w:rPr>
          <w:rFonts w:ascii="Arial" w:hAnsi="Arial" w:cs="Arial"/>
          <w:sz w:val="22"/>
        </w:rPr>
        <w:t xml:space="preserve"> </w:t>
      </w:r>
      <w:r w:rsidRPr="001D19F6">
        <w:rPr>
          <w:rFonts w:ascii="Arial" w:eastAsia="굴림" w:hAnsi="Arial" w:cs="Arial"/>
          <w:sz w:val="22"/>
        </w:rPr>
        <w:t>Others</w:t>
      </w:r>
    </w:p>
    <w:p w14:paraId="00654ECE" w14:textId="77777777" w:rsidR="005E475F" w:rsidRPr="001D19F6" w:rsidRDefault="005E475F" w:rsidP="005E475F">
      <w:pPr>
        <w:wordWrap/>
        <w:spacing w:line="360" w:lineRule="auto"/>
        <w:rPr>
          <w:rFonts w:ascii="Arial" w:eastAsia="굴림" w:hAnsi="Arial" w:cs="Arial"/>
          <w:sz w:val="22"/>
        </w:rPr>
      </w:pPr>
    </w:p>
    <w:p w14:paraId="498CDD86" w14:textId="77777777" w:rsidR="005E475F" w:rsidRPr="001D19F6" w:rsidRDefault="005E475F" w:rsidP="005E475F">
      <w:pPr>
        <w:wordWrap/>
        <w:spacing w:line="360" w:lineRule="auto"/>
        <w:rPr>
          <w:rFonts w:ascii="Arial" w:eastAsia="굴림" w:hAnsi="Arial" w:cs="Arial"/>
          <w:sz w:val="22"/>
        </w:rPr>
      </w:pPr>
      <w:r w:rsidRPr="001D19F6">
        <w:rPr>
          <w:rFonts w:ascii="Arial" w:eastAsia="굴림" w:hAnsi="Arial" w:cs="Arial"/>
          <w:sz w:val="22"/>
        </w:rPr>
        <w:t>(In the case of non-wage worker)</w:t>
      </w:r>
    </w:p>
    <w:p w14:paraId="3C1B295C"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lastRenderedPageBreak/>
        <w:t>Business was falling or slow</w:t>
      </w:r>
    </w:p>
    <w:p w14:paraId="790E81D0"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No vision of work</w:t>
      </w:r>
    </w:p>
    <w:p w14:paraId="3C970F22"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Aptitude, knowledge, and skills did not match well</w:t>
      </w:r>
    </w:p>
    <w:p w14:paraId="0A2C6DE3"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Long working hours/unfavorable working conditions</w:t>
      </w:r>
    </w:p>
    <w:p w14:paraId="65804B78"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Marriage, childbirth, childcare, etc.</w:t>
      </w:r>
    </w:p>
    <w:p w14:paraId="05DC28AB"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Moved house</w:t>
      </w:r>
    </w:p>
    <w:p w14:paraId="6A10D513"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Care for sick family member</w:t>
      </w:r>
    </w:p>
    <w:p w14:paraId="22CB3982"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 xml:space="preserve">Found a paid job </w:t>
      </w:r>
    </w:p>
    <w:p w14:paraId="6969F083"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To start up a new business</w:t>
      </w:r>
    </w:p>
    <w:p w14:paraId="203CCBF3"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For unpaid assistance in family business</w:t>
      </w:r>
    </w:p>
    <w:p w14:paraId="5768F481"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Poor health</w:t>
      </w:r>
    </w:p>
    <w:p w14:paraId="7078E0C9"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Wanted to take a break</w:t>
      </w:r>
    </w:p>
    <w:p w14:paraId="68547CBF"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He/she died</w:t>
      </w:r>
    </w:p>
    <w:p w14:paraId="0C42A3CD" w14:textId="77777777" w:rsidR="005E475F" w:rsidRPr="001D19F6" w:rsidRDefault="005E475F" w:rsidP="00F14BA4">
      <w:pPr>
        <w:pStyle w:val="a6"/>
        <w:numPr>
          <w:ilvl w:val="0"/>
          <w:numId w:val="963"/>
        </w:numPr>
        <w:wordWrap/>
        <w:spacing w:line="360" w:lineRule="auto"/>
        <w:ind w:leftChars="0"/>
        <w:rPr>
          <w:rFonts w:ascii="Arial" w:eastAsia="굴림" w:hAnsi="Arial" w:cs="Arial"/>
          <w:sz w:val="22"/>
        </w:rPr>
      </w:pPr>
      <w:r w:rsidRPr="001D19F6">
        <w:rPr>
          <w:rFonts w:ascii="Arial" w:eastAsia="굴림" w:hAnsi="Arial" w:cs="Arial"/>
          <w:sz w:val="22"/>
        </w:rPr>
        <w:t>Others</w:t>
      </w:r>
    </w:p>
    <w:p w14:paraId="73929EF9" w14:textId="77777777" w:rsidR="00461859" w:rsidRPr="001D19F6" w:rsidRDefault="009D4B36" w:rsidP="005B771C">
      <w:pPr>
        <w:widowControl/>
        <w:wordWrap/>
        <w:autoSpaceDE/>
        <w:autoSpaceDN/>
        <w:jc w:val="left"/>
        <w:rPr>
          <w:rFonts w:ascii="Arial" w:eastAsia="굴림" w:hAnsi="Arial" w:cs="Arial"/>
          <w:sz w:val="22"/>
        </w:rPr>
      </w:pPr>
      <w:r w:rsidRPr="001D19F6">
        <w:rPr>
          <w:rFonts w:ascii="Arial" w:eastAsia="굴림" w:hAnsi="Arial" w:cs="Arial"/>
          <w:sz w:val="22"/>
        </w:rPr>
        <w:br w:type="page"/>
      </w:r>
    </w:p>
    <w:p w14:paraId="5AE9BCCD" w14:textId="77777777" w:rsidR="00461859" w:rsidRPr="001D19F6" w:rsidRDefault="00247D84" w:rsidP="00461859">
      <w:pPr>
        <w:wordWrap/>
        <w:jc w:val="center"/>
        <w:rPr>
          <w:rFonts w:ascii="Arial" w:eastAsia="굴림" w:hAnsi="Arial" w:cs="Arial"/>
          <w:sz w:val="22"/>
        </w:rPr>
      </w:pPr>
      <w:r w:rsidRPr="001D19F6">
        <w:rPr>
          <w:rFonts w:ascii="Arial" w:hAnsi="Arial" w:cs="Arial"/>
          <w:noProof/>
          <w:sz w:val="22"/>
        </w:rPr>
        <w:lastRenderedPageBreak/>
        <mc:AlternateContent>
          <mc:Choice Requires="wps">
            <w:drawing>
              <wp:anchor distT="0" distB="0" distL="114300" distR="114300" simplePos="0" relativeHeight="251682816" behindDoc="0" locked="0" layoutInCell="1" allowOverlap="1" wp14:anchorId="3C213FB6" wp14:editId="6295F94A">
                <wp:simplePos x="0" y="0"/>
                <wp:positionH relativeFrom="column">
                  <wp:align>center</wp:align>
                </wp:positionH>
                <wp:positionV relativeFrom="paragraph">
                  <wp:posOffset>2540</wp:posOffset>
                </wp:positionV>
                <wp:extent cx="5819775" cy="629285"/>
                <wp:effectExtent l="0" t="0" r="28575" b="37465"/>
                <wp:wrapNone/>
                <wp:docPr id="15"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6292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8C12BD3" w14:textId="77777777" w:rsidR="00706C18" w:rsidRPr="009D4B36" w:rsidRDefault="00706C18" w:rsidP="00461859">
                            <w:pPr>
                              <w:pStyle w:val="a4"/>
                              <w:wordWrap/>
                              <w:spacing w:line="276" w:lineRule="auto"/>
                              <w:jc w:val="center"/>
                              <w:rPr>
                                <w:rFonts w:ascii="Arial" w:eastAsia="맑은 고딕" w:hAnsi="Arial" w:cs="Arial"/>
                                <w:b/>
                                <w:sz w:val="32"/>
                                <w:szCs w:val="32"/>
                              </w:rPr>
                            </w:pPr>
                            <w:r>
                              <w:rPr>
                                <w:rFonts w:ascii="Arial" w:eastAsia="맑은 고딕" w:hAnsi="Arial" w:cs="Arial" w:hint="eastAsia"/>
                                <w:b/>
                                <w:sz w:val="32"/>
                                <w:szCs w:val="32"/>
                              </w:rPr>
                              <w:t>X_F</w:t>
                            </w:r>
                            <w:r w:rsidRPr="009D4B36">
                              <w:rPr>
                                <w:rFonts w:ascii="Arial" w:eastAsia="맑은 고딕" w:hAnsi="Arial" w:cs="Arial"/>
                                <w:b/>
                                <w:sz w:val="32"/>
                                <w:szCs w:val="32"/>
                              </w:rPr>
                              <w:t>. ASSETS AND DEBTS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213FB6" id="직사각형 15" o:spid="_x0000_s1044" style="position:absolute;left:0;text-align:left;margin-left:0;margin-top:.2pt;width:458.25pt;height:49.55pt;z-index:2516828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" fillcolor="#95b3d7 [1940]" strokecolor="#95b3d7 [1940]" strokeweight="1pt">
                <v:fill color2="#dbe5f1 [660]" angle="135" focus="50%" type="gradient"/>
                <v:shadow on="t" color="#243f60 [1604]" opacity=".5" offset="1pt"/>
                <v:textbox>
                  <w:txbxContent>
                    <w:p w14:paraId="08C12BD3" w14:textId="77777777" w:rsidR="00706C18" w:rsidRPr="009D4B36" w:rsidRDefault="00706C18" w:rsidP="00461859">
                      <w:pPr>
                        <w:pStyle w:val="a4"/>
                        <w:wordWrap/>
                        <w:spacing w:line="276" w:lineRule="auto"/>
                        <w:jc w:val="center"/>
                        <w:rPr>
                          <w:rFonts w:ascii="Arial" w:eastAsia="맑은 고딕" w:hAnsi="Arial" w:cs="Arial"/>
                          <w:b/>
                          <w:sz w:val="32"/>
                          <w:szCs w:val="32"/>
                        </w:rPr>
                      </w:pPr>
                      <w:r>
                        <w:rPr>
                          <w:rFonts w:ascii="Arial" w:eastAsia="맑은 고딕" w:hAnsi="Arial" w:cs="Arial" w:hint="eastAsia"/>
                          <w:b/>
                          <w:sz w:val="32"/>
                          <w:szCs w:val="32"/>
                        </w:rPr>
                        <w:t>X_F</w:t>
                      </w:r>
                      <w:r w:rsidRPr="009D4B36">
                        <w:rPr>
                          <w:rFonts w:ascii="Arial" w:eastAsia="맑은 고딕" w:hAnsi="Arial" w:cs="Arial"/>
                          <w:b/>
                          <w:sz w:val="32"/>
                          <w:szCs w:val="32"/>
                        </w:rPr>
                        <w:t>. ASSETS AND DEBTS</w:t>
                      </w:r>
                    </w:p>
                  </w:txbxContent>
                </v:textbox>
              </v:rect>
            </w:pict>
          </mc:Fallback>
        </mc:AlternateContent>
      </w:r>
    </w:p>
    <w:p w14:paraId="53FCF889" w14:textId="77777777" w:rsidR="00461859" w:rsidRPr="001D19F6" w:rsidRDefault="00461859" w:rsidP="00461859">
      <w:pPr>
        <w:wordWrap/>
        <w:jc w:val="center"/>
        <w:rPr>
          <w:rFonts w:ascii="Arial" w:eastAsia="굴림" w:hAnsi="Arial" w:cs="Arial"/>
          <w:sz w:val="22"/>
        </w:rPr>
      </w:pPr>
    </w:p>
    <w:p w14:paraId="2AD78779" w14:textId="77777777" w:rsidR="00461859" w:rsidRPr="001D19F6" w:rsidRDefault="00461859" w:rsidP="00461859">
      <w:pPr>
        <w:wordWrap/>
        <w:jc w:val="center"/>
        <w:rPr>
          <w:rFonts w:ascii="Arial" w:eastAsia="굴림" w:hAnsi="Arial" w:cs="Arial"/>
          <w:sz w:val="22"/>
        </w:rPr>
      </w:pPr>
    </w:p>
    <w:p w14:paraId="2974EF6C" w14:textId="77777777" w:rsidR="00461859" w:rsidRPr="001D19F6" w:rsidRDefault="00461859" w:rsidP="00461859">
      <w:pPr>
        <w:wordWrap/>
        <w:jc w:val="center"/>
        <w:rPr>
          <w:rFonts w:ascii="Arial" w:eastAsia="굴림" w:hAnsi="Arial" w:cs="Arial"/>
          <w:sz w:val="22"/>
        </w:rPr>
      </w:pPr>
    </w:p>
    <w:p w14:paraId="0611BA22" w14:textId="77777777" w:rsidR="00461859" w:rsidRPr="001D19F6" w:rsidRDefault="00461859" w:rsidP="00461859">
      <w:pPr>
        <w:wordWrap/>
        <w:spacing w:line="360" w:lineRule="auto"/>
        <w:rPr>
          <w:rFonts w:ascii="Arial" w:eastAsia="굴림" w:hAnsi="Arial" w:cs="Arial"/>
          <w:b/>
          <w:sz w:val="22"/>
        </w:rPr>
      </w:pPr>
    </w:p>
    <w:p w14:paraId="711E7128"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001. Did he/she leave any inheritance?</w:t>
      </w:r>
    </w:p>
    <w:p w14:paraId="37E7FE52" w14:textId="77777777" w:rsidR="00407C75" w:rsidRPr="001D19F6" w:rsidRDefault="00407C75" w:rsidP="00461859">
      <w:pPr>
        <w:wordWrap/>
        <w:spacing w:line="360" w:lineRule="auto"/>
        <w:rPr>
          <w:rFonts w:ascii="Arial" w:eastAsia="굴림" w:hAnsi="Arial" w:cs="Arial"/>
          <w:sz w:val="22"/>
        </w:rPr>
      </w:pPr>
      <w:r w:rsidRPr="001D19F6">
        <w:rPr>
          <w:rFonts w:ascii="Arial" w:eastAsia="굴림" w:hAnsi="Arial" w:cs="Arial"/>
          <w:sz w:val="22"/>
        </w:rPr>
        <w:t>[IWER: Please include both what he/she gave to children and donated to society]</w:t>
      </w:r>
    </w:p>
    <w:p w14:paraId="5A14741E" w14:textId="77777777" w:rsidR="009D4B36" w:rsidRPr="001D19F6" w:rsidRDefault="009D4B36" w:rsidP="00F14BA4">
      <w:pPr>
        <w:pStyle w:val="a6"/>
        <w:numPr>
          <w:ilvl w:val="0"/>
          <w:numId w:val="964"/>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037</w:t>
      </w:r>
    </w:p>
    <w:p w14:paraId="5DB7850E" w14:textId="77777777" w:rsidR="005A4EF2" w:rsidRPr="001D19F6" w:rsidRDefault="005A4EF2" w:rsidP="00461859">
      <w:pPr>
        <w:wordWrap/>
        <w:spacing w:line="360" w:lineRule="auto"/>
        <w:rPr>
          <w:rFonts w:ascii="Arial" w:eastAsia="굴림" w:hAnsi="Arial" w:cs="Arial"/>
          <w:b/>
          <w:kern w:val="0"/>
          <w:sz w:val="22"/>
        </w:rPr>
      </w:pPr>
    </w:p>
    <w:p w14:paraId="647841FA" w14:textId="77777777" w:rsidR="00461859" w:rsidRPr="001D19F6" w:rsidRDefault="005A4EF2" w:rsidP="00461859">
      <w:pPr>
        <w:wordWrap/>
        <w:spacing w:line="360" w:lineRule="auto"/>
        <w:rPr>
          <w:rFonts w:ascii="Arial" w:eastAsia="굴림" w:hAnsi="Arial" w:cs="Arial"/>
          <w:sz w:val="22"/>
        </w:rPr>
      </w:pPr>
      <w:r w:rsidRPr="001D19F6">
        <w:rPr>
          <w:rFonts w:ascii="Arial" w:eastAsia="굴림" w:hAnsi="Arial" w:cs="Arial"/>
          <w:b/>
          <w:kern w:val="0"/>
          <w:sz w:val="22"/>
        </w:rPr>
        <w:t>&lt; Housing &gt;</w:t>
      </w:r>
    </w:p>
    <w:p w14:paraId="7487F021"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 xml:space="preserve">002. Did he/she leave </w:t>
      </w:r>
      <w:r w:rsidR="009D4B36" w:rsidRPr="001D19F6">
        <w:rPr>
          <w:rFonts w:ascii="Arial" w:eastAsia="굴림" w:hAnsi="Arial" w:cs="Arial"/>
          <w:sz w:val="22"/>
        </w:rPr>
        <w:t>the</w:t>
      </w:r>
      <w:r w:rsidR="00461859" w:rsidRPr="001D19F6">
        <w:rPr>
          <w:rFonts w:ascii="Arial" w:eastAsia="굴림" w:hAnsi="Arial" w:cs="Arial"/>
          <w:sz w:val="22"/>
        </w:rPr>
        <w:t xml:space="preserve"> house </w:t>
      </w:r>
      <w:r w:rsidR="009D4B36" w:rsidRPr="001D19F6">
        <w:rPr>
          <w:rFonts w:ascii="Arial" w:eastAsia="굴림" w:hAnsi="Arial" w:cs="Arial"/>
          <w:sz w:val="22"/>
        </w:rPr>
        <w:t xml:space="preserve">that he/she was residing in </w:t>
      </w:r>
      <w:r w:rsidR="00461859" w:rsidRPr="001D19F6">
        <w:rPr>
          <w:rFonts w:ascii="Arial" w:eastAsia="굴림" w:hAnsi="Arial" w:cs="Arial"/>
          <w:sz w:val="22"/>
        </w:rPr>
        <w:t>as an inheritance?</w:t>
      </w:r>
    </w:p>
    <w:p w14:paraId="1E1419CD" w14:textId="77777777" w:rsidR="009D4B36" w:rsidRPr="001D19F6" w:rsidRDefault="009D4B36" w:rsidP="00F14BA4">
      <w:pPr>
        <w:pStyle w:val="a6"/>
        <w:numPr>
          <w:ilvl w:val="0"/>
          <w:numId w:val="965"/>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009</w:t>
      </w:r>
    </w:p>
    <w:p w14:paraId="042E9209" w14:textId="77777777" w:rsidR="00461859" w:rsidRPr="001D19F6" w:rsidRDefault="00461859" w:rsidP="00461859">
      <w:pPr>
        <w:wordWrap/>
        <w:spacing w:line="360" w:lineRule="auto"/>
        <w:rPr>
          <w:rFonts w:ascii="Arial" w:eastAsia="굴림" w:hAnsi="Arial" w:cs="Arial"/>
          <w:sz w:val="22"/>
        </w:rPr>
      </w:pPr>
    </w:p>
    <w:p w14:paraId="09A51E77"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003. What was the value? (unit: 10,000 Korean won)</w:t>
      </w:r>
    </w:p>
    <w:p w14:paraId="1E8E81BE" w14:textId="77777777" w:rsidR="00EB4048" w:rsidRPr="001D19F6" w:rsidRDefault="00EB4048" w:rsidP="00461859">
      <w:pPr>
        <w:wordWrap/>
        <w:spacing w:line="360" w:lineRule="auto"/>
        <w:rPr>
          <w:rFonts w:ascii="Arial" w:eastAsia="굴림" w:hAnsi="Arial" w:cs="Arial"/>
          <w:sz w:val="22"/>
        </w:rPr>
      </w:pPr>
    </w:p>
    <w:p w14:paraId="5C140693" w14:textId="77777777" w:rsidR="00461859" w:rsidRPr="001D19F6" w:rsidRDefault="009D4B36"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 xml:space="preserve">MW </w:t>
      </w:r>
      <w:r w:rsidR="00461859" w:rsidRPr="001D19F6">
        <w:rPr>
          <w:rFonts w:ascii="Arial" w:eastAsia="굴림체" w:hAnsi="Arial" w:cs="Arial"/>
          <w:sz w:val="22"/>
          <w:shd w:val="clear" w:color="auto" w:fill="FFFFFF"/>
        </w:rPr>
        <w:t>[</w:t>
      </w:r>
      <w:r w:rsidR="003608C0" w:rsidRPr="001D19F6">
        <w:rPr>
          <w:rFonts w:ascii="Arial" w:eastAsia="굴림체" w:hAnsi="Arial" w:cs="Arial"/>
          <w:sz w:val="22"/>
          <w:shd w:val="clear" w:color="auto" w:fill="FFFFFF"/>
        </w:rPr>
        <w:t xml:space="preserve">Range: </w:t>
      </w:r>
      <w:r w:rsidR="00EB4048" w:rsidRPr="001D19F6">
        <w:rPr>
          <w:rFonts w:ascii="Arial" w:eastAsia="굴림체" w:hAnsi="Arial" w:cs="Arial"/>
          <w:sz w:val="22"/>
          <w:shd w:val="clear" w:color="auto" w:fill="FFFFFF"/>
        </w:rPr>
        <w:t>1</w:t>
      </w:r>
      <w:r w:rsidR="00461859" w:rsidRPr="001D19F6">
        <w:rPr>
          <w:rFonts w:ascii="Arial" w:eastAsia="굴림체" w:hAnsi="Arial" w:cs="Arial"/>
          <w:sz w:val="22"/>
          <w:shd w:val="clear" w:color="auto" w:fill="FFFFFF"/>
        </w:rPr>
        <w:t>~9999997</w:t>
      </w:r>
      <w:r w:rsidR="00461859" w:rsidRPr="001D19F6">
        <w:rPr>
          <w:rFonts w:ascii="Arial" w:eastAsia="굴림" w:hAnsi="Arial" w:cs="Arial"/>
          <w:sz w:val="22"/>
          <w:shd w:val="clear" w:color="auto" w:fill="FFFFFF"/>
        </w:rPr>
        <w:t xml:space="preserve">] </w:t>
      </w:r>
      <w:r w:rsidR="00461859" w:rsidRPr="001D19F6">
        <w:rPr>
          <w:rFonts w:ascii="Arial" w:eastAsia="굴림" w:hAnsi="Arial" w:cs="Arial"/>
          <w:sz w:val="22"/>
        </w:rPr>
        <w:t xml:space="preserve">→Go to </w:t>
      </w:r>
      <w:r w:rsidR="0042530D" w:rsidRPr="001D19F6">
        <w:rPr>
          <w:rFonts w:ascii="Arial" w:eastAsia="굴림" w:hAnsi="Arial" w:cs="Arial"/>
          <w:sz w:val="22"/>
        </w:rPr>
        <w:t>F</w:t>
      </w:r>
      <w:r w:rsidR="00461859" w:rsidRPr="001D19F6">
        <w:rPr>
          <w:rFonts w:ascii="Arial" w:eastAsia="굴림" w:hAnsi="Arial" w:cs="Arial"/>
          <w:sz w:val="22"/>
        </w:rPr>
        <w:t>009</w:t>
      </w:r>
    </w:p>
    <w:p w14:paraId="074D2A38" w14:textId="77777777" w:rsidR="00461859" w:rsidRPr="001D19F6" w:rsidRDefault="00461859" w:rsidP="009D4B36">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004~</w:t>
      </w:r>
      <w:r w:rsidR="0042530D" w:rsidRPr="001D19F6">
        <w:rPr>
          <w:rFonts w:ascii="Arial" w:eastAsia="굴림" w:hAnsi="Arial" w:cs="Arial"/>
          <w:sz w:val="22"/>
        </w:rPr>
        <w:t>F</w:t>
      </w:r>
      <w:r w:rsidRPr="001D19F6">
        <w:rPr>
          <w:rFonts w:ascii="Arial" w:eastAsia="굴림" w:hAnsi="Arial" w:cs="Arial"/>
          <w:sz w:val="22"/>
        </w:rPr>
        <w:t>008 unfolding</w:t>
      </w:r>
    </w:p>
    <w:p w14:paraId="365960A4" w14:textId="77777777" w:rsidR="00461859" w:rsidRPr="001D19F6" w:rsidRDefault="00461859" w:rsidP="009D4B36">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004~</w:t>
      </w:r>
      <w:r w:rsidR="0042530D" w:rsidRPr="001D19F6">
        <w:rPr>
          <w:rFonts w:ascii="Arial" w:eastAsia="굴림" w:hAnsi="Arial" w:cs="Arial"/>
          <w:sz w:val="22"/>
        </w:rPr>
        <w:t>F</w:t>
      </w:r>
      <w:r w:rsidRPr="001D19F6">
        <w:rPr>
          <w:rFonts w:ascii="Arial" w:eastAsia="굴림" w:hAnsi="Arial" w:cs="Arial"/>
          <w:sz w:val="22"/>
        </w:rPr>
        <w:t>008 unfolding</w:t>
      </w:r>
    </w:p>
    <w:p w14:paraId="1DDD3332" w14:textId="77777777" w:rsidR="00461859" w:rsidRPr="001D19F6" w:rsidRDefault="00461859" w:rsidP="00461859">
      <w:pPr>
        <w:wordWrap/>
        <w:spacing w:line="360" w:lineRule="auto"/>
        <w:rPr>
          <w:rFonts w:ascii="Arial" w:eastAsia="굴림" w:hAnsi="Arial" w:cs="Arial"/>
          <w:sz w:val="22"/>
        </w:rPr>
      </w:pPr>
    </w:p>
    <w:p w14:paraId="4A01C0CF"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004~</w:t>
      </w:r>
      <w:r w:rsidR="0042530D" w:rsidRPr="001D19F6">
        <w:rPr>
          <w:rFonts w:ascii="Arial" w:eastAsia="굴림" w:hAnsi="Arial" w:cs="Arial"/>
          <w:b/>
          <w:sz w:val="22"/>
        </w:rPr>
        <w:t>F</w:t>
      </w:r>
      <w:r w:rsidRPr="001D19F6">
        <w:rPr>
          <w:rFonts w:ascii="Arial" w:eastAsia="굴림" w:hAnsi="Arial" w:cs="Arial"/>
          <w:b/>
          <w:sz w:val="22"/>
        </w:rPr>
        <w:t>008. Unfolding bracket questions &gt;</w:t>
      </w:r>
    </w:p>
    <w:p w14:paraId="404E8F27"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004. Did it amount to less than, about equal to or more than 1,000 MW (10,000 Korean won)?</w:t>
      </w:r>
    </w:p>
    <w:p w14:paraId="20D6AFB9"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67201CE7"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5601BBCF"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1B8ED1A3" w14:textId="77777777" w:rsidR="00461859" w:rsidRPr="001D19F6" w:rsidRDefault="00461859" w:rsidP="00461859">
      <w:pPr>
        <w:wordWrap/>
        <w:spacing w:line="360" w:lineRule="auto"/>
        <w:rPr>
          <w:rFonts w:ascii="Arial" w:eastAsia="굴림" w:hAnsi="Arial" w:cs="Arial"/>
          <w:sz w:val="22"/>
        </w:rPr>
      </w:pPr>
    </w:p>
    <w:p w14:paraId="510D2119"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005. Did it amount to less than, about equal to, or more than 5,000 MW (10,000 Korean won)?</w:t>
      </w:r>
    </w:p>
    <w:p w14:paraId="7FBB8F79"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597C1B87"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0938EC94"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67D897C5" w14:textId="77777777" w:rsidR="00461859" w:rsidRPr="001D19F6" w:rsidRDefault="00461859" w:rsidP="00461859">
      <w:pPr>
        <w:wordWrap/>
        <w:spacing w:line="360" w:lineRule="auto"/>
        <w:rPr>
          <w:rFonts w:ascii="Arial" w:eastAsia="굴림" w:hAnsi="Arial" w:cs="Arial"/>
          <w:sz w:val="22"/>
        </w:rPr>
      </w:pPr>
    </w:p>
    <w:p w14:paraId="7B434EA2"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006. Did it amount to less than, about equal to or more than 10,000 MW (10,000 Korean won)?</w:t>
      </w:r>
    </w:p>
    <w:p w14:paraId="602C9689"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2997DF03"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42533661" w14:textId="77777777" w:rsidR="009D4B36" w:rsidRPr="001D19F6" w:rsidRDefault="009D4B36" w:rsidP="009D4B3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0D59FB3C" w14:textId="77777777" w:rsidR="00461859" w:rsidRPr="001D19F6" w:rsidRDefault="00461859" w:rsidP="00461859">
      <w:pPr>
        <w:wordWrap/>
        <w:spacing w:line="360" w:lineRule="auto"/>
        <w:rPr>
          <w:rFonts w:ascii="Arial" w:eastAsia="굴림" w:hAnsi="Arial" w:cs="Arial"/>
          <w:sz w:val="22"/>
        </w:rPr>
      </w:pPr>
    </w:p>
    <w:p w14:paraId="5007F806"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007. Did it amount to less than, about equal to or more than 50,000 MW (10,000 Korean won)?</w:t>
      </w:r>
    </w:p>
    <w:p w14:paraId="5CC2E61B"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50,000 MW</w:t>
      </w:r>
    </w:p>
    <w:p w14:paraId="3C02712D"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③</w:t>
      </w:r>
      <w:r w:rsidRPr="001D19F6">
        <w:rPr>
          <w:rFonts w:ascii="Arial" w:eastAsia="굴림" w:hAnsi="Arial" w:cs="Arial"/>
          <w:sz w:val="22"/>
        </w:rPr>
        <w:t xml:space="preserve"> About 50,000 MW</w:t>
      </w:r>
    </w:p>
    <w:p w14:paraId="44BC9D3F" w14:textId="77777777" w:rsidR="009D4B36" w:rsidRPr="001D19F6" w:rsidRDefault="009D4B36" w:rsidP="009D4B3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50,000 MW</w:t>
      </w:r>
    </w:p>
    <w:p w14:paraId="12E941D2" w14:textId="77777777" w:rsidR="005A4EF2" w:rsidRPr="001D19F6" w:rsidRDefault="005A4EF2" w:rsidP="00461859">
      <w:pPr>
        <w:wordWrap/>
        <w:spacing w:line="360" w:lineRule="auto"/>
        <w:rPr>
          <w:rFonts w:ascii="Arial" w:eastAsia="굴림" w:hAnsi="Arial" w:cs="Arial"/>
          <w:sz w:val="22"/>
        </w:rPr>
      </w:pPr>
    </w:p>
    <w:p w14:paraId="198ED727"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008. Did it amount to less than, about equal to or more than 100,000 MW (10,000 Korean won)?</w:t>
      </w:r>
    </w:p>
    <w:p w14:paraId="17E0C00C"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24344DC6"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05986E5D"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100,000 MW</w:t>
      </w:r>
    </w:p>
    <w:p w14:paraId="43CE9990" w14:textId="77777777" w:rsidR="00461859" w:rsidRPr="001D19F6" w:rsidRDefault="00461859" w:rsidP="0030092B">
      <w:pPr>
        <w:wordWrap/>
        <w:spacing w:line="360" w:lineRule="auto"/>
        <w:rPr>
          <w:rFonts w:ascii="Arial" w:eastAsia="굴림" w:hAnsi="Arial" w:cs="Arial"/>
          <w:sz w:val="22"/>
        </w:rPr>
      </w:pPr>
    </w:p>
    <w:p w14:paraId="67E5F07E" w14:textId="77777777" w:rsidR="005A4EF2" w:rsidRPr="001D19F6" w:rsidRDefault="005A4EF2" w:rsidP="005A4EF2">
      <w:pPr>
        <w:wordWrap/>
        <w:spacing w:line="360" w:lineRule="auto"/>
        <w:rPr>
          <w:rFonts w:ascii="Arial" w:eastAsia="굴림" w:hAnsi="Arial" w:cs="Arial"/>
          <w:b/>
          <w:sz w:val="22"/>
        </w:rPr>
      </w:pPr>
      <w:r w:rsidRPr="001D19F6">
        <w:rPr>
          <w:rFonts w:ascii="Arial" w:eastAsia="굴림" w:hAnsi="Arial" w:cs="Arial"/>
          <w:b/>
          <w:sz w:val="22"/>
        </w:rPr>
        <w:t>&lt; Real Estate Property&gt;</w:t>
      </w:r>
    </w:p>
    <w:p w14:paraId="7B48010A"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 xml:space="preserve">009. Did he/she leave any other </w:t>
      </w:r>
      <w:r w:rsidR="009D4B36" w:rsidRPr="001D19F6">
        <w:rPr>
          <w:rFonts w:ascii="Arial" w:eastAsia="굴림" w:hAnsi="Arial" w:cs="Arial"/>
          <w:sz w:val="22"/>
        </w:rPr>
        <w:t xml:space="preserve">real estate properties </w:t>
      </w:r>
      <w:r w:rsidR="0052190D" w:rsidRPr="001D19F6">
        <w:rPr>
          <w:rFonts w:ascii="Arial" w:eastAsia="굴림" w:hAnsi="Arial" w:cs="Arial"/>
          <w:sz w:val="22"/>
        </w:rPr>
        <w:t>exc</w:t>
      </w:r>
      <w:r w:rsidR="00461859" w:rsidRPr="001D19F6">
        <w:rPr>
          <w:rFonts w:ascii="Arial" w:eastAsia="굴림" w:hAnsi="Arial" w:cs="Arial"/>
          <w:sz w:val="22"/>
        </w:rPr>
        <w:t xml:space="preserve">ept his/her </w:t>
      </w:r>
      <w:r w:rsidR="00241360" w:rsidRPr="001D19F6">
        <w:rPr>
          <w:rFonts w:ascii="Arial" w:eastAsia="굴림" w:hAnsi="Arial" w:cs="Arial"/>
          <w:sz w:val="22"/>
        </w:rPr>
        <w:t>home</w:t>
      </w:r>
      <w:r w:rsidR="00461859" w:rsidRPr="001D19F6">
        <w:rPr>
          <w:rFonts w:ascii="Arial" w:eastAsia="굴림" w:hAnsi="Arial" w:cs="Arial"/>
          <w:sz w:val="22"/>
        </w:rPr>
        <w:t>?</w:t>
      </w:r>
    </w:p>
    <w:p w14:paraId="145CD2B9" w14:textId="77777777" w:rsidR="009D4B36" w:rsidRPr="001D19F6" w:rsidRDefault="009D4B36" w:rsidP="00461859">
      <w:pPr>
        <w:wordWrap/>
        <w:spacing w:line="360" w:lineRule="auto"/>
        <w:rPr>
          <w:rFonts w:ascii="Arial" w:eastAsia="굴림" w:hAnsi="Arial" w:cs="Arial"/>
          <w:sz w:val="22"/>
        </w:rPr>
      </w:pPr>
      <w:r w:rsidRPr="001D19F6">
        <w:rPr>
          <w:rFonts w:ascii="Arial" w:eastAsia="굴림" w:hAnsi="Arial" w:cs="Arial"/>
          <w:sz w:val="22"/>
        </w:rPr>
        <w:t xml:space="preserve">[IWER: Other real estate properties include other </w:t>
      </w:r>
      <w:r w:rsidR="00241360" w:rsidRPr="001D19F6">
        <w:rPr>
          <w:rFonts w:ascii="Arial" w:eastAsia="굴림" w:hAnsi="Arial" w:cs="Arial"/>
          <w:sz w:val="22"/>
        </w:rPr>
        <w:t>home</w:t>
      </w:r>
      <w:r w:rsidRPr="001D19F6">
        <w:rPr>
          <w:rFonts w:ascii="Arial" w:eastAsia="굴림" w:hAnsi="Arial" w:cs="Arial"/>
          <w:sz w:val="22"/>
        </w:rPr>
        <w:t xml:space="preserve">/ second </w:t>
      </w:r>
      <w:r w:rsidR="00AA0D76" w:rsidRPr="001D19F6">
        <w:rPr>
          <w:rFonts w:ascii="Arial" w:eastAsia="굴림" w:hAnsi="Arial" w:cs="Arial"/>
          <w:sz w:val="22"/>
        </w:rPr>
        <w:t>home</w:t>
      </w:r>
      <w:r w:rsidRPr="001D19F6">
        <w:rPr>
          <w:rFonts w:ascii="Arial" w:eastAsia="굴림" w:hAnsi="Arial" w:cs="Arial"/>
          <w:sz w:val="22"/>
        </w:rPr>
        <w:t>, buildings, commercial property, studio apartments, land, pre-sale rights for apartments or studio apartments, or condominium membership, etc.]</w:t>
      </w:r>
    </w:p>
    <w:p w14:paraId="480CC0DF" w14:textId="77777777" w:rsidR="009D4B36" w:rsidRPr="001D19F6" w:rsidRDefault="009D4B36" w:rsidP="00F14BA4">
      <w:pPr>
        <w:pStyle w:val="a6"/>
        <w:numPr>
          <w:ilvl w:val="0"/>
          <w:numId w:val="966"/>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016</w:t>
      </w:r>
    </w:p>
    <w:p w14:paraId="2C5017A9" w14:textId="77777777" w:rsidR="00461859" w:rsidRPr="001D19F6" w:rsidRDefault="00461859" w:rsidP="00461859">
      <w:pPr>
        <w:wordWrap/>
        <w:spacing w:line="360" w:lineRule="auto"/>
        <w:rPr>
          <w:rFonts w:ascii="Arial" w:eastAsia="굴림" w:hAnsi="Arial" w:cs="Arial"/>
          <w:sz w:val="22"/>
        </w:rPr>
      </w:pPr>
    </w:p>
    <w:p w14:paraId="17A87069"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010. What was the value? (unit: 10,000 Korean won)</w:t>
      </w:r>
    </w:p>
    <w:p w14:paraId="33ED2098" w14:textId="77777777" w:rsidR="00EB4048" w:rsidRPr="001D19F6" w:rsidRDefault="00EB4048" w:rsidP="00461859">
      <w:pPr>
        <w:wordWrap/>
        <w:spacing w:line="360" w:lineRule="auto"/>
        <w:rPr>
          <w:rFonts w:ascii="Arial" w:eastAsia="굴림" w:hAnsi="Arial" w:cs="Arial"/>
          <w:sz w:val="22"/>
        </w:rPr>
      </w:pPr>
    </w:p>
    <w:p w14:paraId="2B0846C1" w14:textId="77777777" w:rsidR="00461859" w:rsidRPr="001D19F6" w:rsidRDefault="009D4B36"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1~9999997] →Go to </w:t>
      </w:r>
      <w:r w:rsidR="0042530D" w:rsidRPr="001D19F6">
        <w:rPr>
          <w:rFonts w:ascii="Arial" w:eastAsia="굴림" w:hAnsi="Arial" w:cs="Arial"/>
          <w:sz w:val="22"/>
        </w:rPr>
        <w:t>F</w:t>
      </w:r>
      <w:r w:rsidR="00461859" w:rsidRPr="001D19F6">
        <w:rPr>
          <w:rFonts w:ascii="Arial" w:eastAsia="굴림" w:hAnsi="Arial" w:cs="Arial"/>
          <w:sz w:val="22"/>
        </w:rPr>
        <w:t>016</w:t>
      </w:r>
    </w:p>
    <w:p w14:paraId="778F244A" w14:textId="77777777" w:rsidR="00461859" w:rsidRPr="001D19F6" w:rsidRDefault="00461859" w:rsidP="009D4B36">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011~</w:t>
      </w:r>
      <w:r w:rsidR="0042530D" w:rsidRPr="001D19F6">
        <w:rPr>
          <w:rFonts w:ascii="Arial" w:eastAsia="굴림" w:hAnsi="Arial" w:cs="Arial"/>
          <w:sz w:val="22"/>
        </w:rPr>
        <w:t>F</w:t>
      </w:r>
      <w:r w:rsidRPr="001D19F6">
        <w:rPr>
          <w:rFonts w:ascii="Arial" w:eastAsia="굴림" w:hAnsi="Arial" w:cs="Arial"/>
          <w:sz w:val="22"/>
        </w:rPr>
        <w:t>015 unfolding</w:t>
      </w:r>
    </w:p>
    <w:p w14:paraId="49702457" w14:textId="77777777" w:rsidR="00461859" w:rsidRPr="001D19F6" w:rsidRDefault="00461859" w:rsidP="009D4B36">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011~</w:t>
      </w:r>
      <w:r w:rsidR="0042530D" w:rsidRPr="001D19F6">
        <w:rPr>
          <w:rFonts w:ascii="Arial" w:eastAsia="굴림" w:hAnsi="Arial" w:cs="Arial"/>
          <w:sz w:val="22"/>
        </w:rPr>
        <w:t>F</w:t>
      </w:r>
      <w:r w:rsidRPr="001D19F6">
        <w:rPr>
          <w:rFonts w:ascii="Arial" w:eastAsia="굴림" w:hAnsi="Arial" w:cs="Arial"/>
          <w:sz w:val="22"/>
        </w:rPr>
        <w:t>015 unfolding</w:t>
      </w:r>
    </w:p>
    <w:p w14:paraId="6E2F0860" w14:textId="77777777" w:rsidR="00461859" w:rsidRPr="001D19F6" w:rsidRDefault="00461859" w:rsidP="00461859">
      <w:pPr>
        <w:wordWrap/>
        <w:spacing w:line="360" w:lineRule="auto"/>
        <w:rPr>
          <w:rFonts w:ascii="Arial" w:eastAsia="굴림" w:hAnsi="Arial" w:cs="Arial"/>
          <w:sz w:val="22"/>
        </w:rPr>
      </w:pPr>
    </w:p>
    <w:p w14:paraId="1D6144DC"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011~</w:t>
      </w:r>
      <w:r w:rsidR="0042530D" w:rsidRPr="001D19F6">
        <w:rPr>
          <w:rFonts w:ascii="Arial" w:eastAsia="굴림" w:hAnsi="Arial" w:cs="Arial"/>
          <w:b/>
          <w:sz w:val="22"/>
        </w:rPr>
        <w:t>F</w:t>
      </w:r>
      <w:r w:rsidRPr="001D19F6">
        <w:rPr>
          <w:rFonts w:ascii="Arial" w:eastAsia="굴림" w:hAnsi="Arial" w:cs="Arial"/>
          <w:b/>
          <w:sz w:val="22"/>
        </w:rPr>
        <w:t>015. Unfolding bracket questions &gt;</w:t>
      </w:r>
    </w:p>
    <w:p w14:paraId="379B7AAC"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011. Did it amount to less than, about equal to or more than 1,000 MW (10,000 Korean won)?</w:t>
      </w:r>
    </w:p>
    <w:p w14:paraId="62BDEEA6"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2B79522A"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6851D266"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601754A" w14:textId="77777777" w:rsidR="00461859" w:rsidRPr="001D19F6" w:rsidRDefault="00461859" w:rsidP="00461859">
      <w:pPr>
        <w:wordWrap/>
        <w:spacing w:line="360" w:lineRule="auto"/>
        <w:rPr>
          <w:rFonts w:ascii="Arial" w:eastAsia="굴림" w:hAnsi="Arial" w:cs="Arial"/>
          <w:sz w:val="22"/>
        </w:rPr>
      </w:pPr>
    </w:p>
    <w:p w14:paraId="20FD5062"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012. Did it amount to less than, about equal to, or more than 5,000 MW (10,000 Korean won)?</w:t>
      </w:r>
    </w:p>
    <w:p w14:paraId="3101716E"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1F695AC9"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27CC91FC"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6E093687" w14:textId="77777777" w:rsidR="00461859" w:rsidRPr="001D19F6" w:rsidRDefault="00461859" w:rsidP="00461859">
      <w:pPr>
        <w:wordWrap/>
        <w:spacing w:line="360" w:lineRule="auto"/>
        <w:rPr>
          <w:rFonts w:ascii="Arial" w:eastAsia="굴림" w:hAnsi="Arial" w:cs="Arial"/>
          <w:sz w:val="22"/>
        </w:rPr>
      </w:pPr>
    </w:p>
    <w:p w14:paraId="727DCBE8"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013. Did it amount to less than, about equal to or more than 10,000 MW (10,000 Korean won)?</w:t>
      </w:r>
    </w:p>
    <w:p w14:paraId="5F046EA7"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4815E1BF"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0A823781" w14:textId="77777777" w:rsidR="009D4B36" w:rsidRPr="001D19F6" w:rsidRDefault="009D4B36" w:rsidP="009D4B3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4097FE8B" w14:textId="77777777" w:rsidR="00461859" w:rsidRPr="001D19F6" w:rsidRDefault="00461859" w:rsidP="00461859">
      <w:pPr>
        <w:wordWrap/>
        <w:spacing w:line="360" w:lineRule="auto"/>
        <w:rPr>
          <w:rFonts w:ascii="Arial" w:eastAsia="굴림" w:hAnsi="Arial" w:cs="Arial"/>
          <w:sz w:val="22"/>
        </w:rPr>
      </w:pPr>
    </w:p>
    <w:p w14:paraId="220CFA8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014. Did it amount to less than, about equal to or more than 50,000 MW (10,000 Korean won)?</w:t>
      </w:r>
    </w:p>
    <w:p w14:paraId="66F4EE2E"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5D623752"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1BF1321D" w14:textId="77777777" w:rsidR="009D4B36" w:rsidRPr="001D19F6" w:rsidRDefault="009D4B36" w:rsidP="009D4B36">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5,000 MW</w:t>
      </w:r>
    </w:p>
    <w:p w14:paraId="0F1C368A" w14:textId="77777777" w:rsidR="00AC29B7" w:rsidRPr="001D19F6" w:rsidRDefault="00AC29B7" w:rsidP="009D4B36">
      <w:pPr>
        <w:wordWrap/>
        <w:spacing w:line="360" w:lineRule="auto"/>
        <w:ind w:leftChars="213" w:left="426"/>
        <w:rPr>
          <w:rFonts w:ascii="Arial" w:eastAsia="굴림" w:hAnsi="Arial" w:cs="Arial"/>
          <w:kern w:val="0"/>
          <w:sz w:val="22"/>
        </w:rPr>
      </w:pPr>
    </w:p>
    <w:p w14:paraId="486501DB"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015. Did it amount to less than, about equal to or more than 100,000 MW (10,000 Korean won)?</w:t>
      </w:r>
    </w:p>
    <w:p w14:paraId="66051176"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100,000 MW</w:t>
      </w:r>
    </w:p>
    <w:p w14:paraId="6B7BD313"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100,000 MW</w:t>
      </w:r>
    </w:p>
    <w:p w14:paraId="085D7FBC" w14:textId="77777777" w:rsidR="009D4B36" w:rsidRPr="001D19F6" w:rsidRDefault="009D4B36" w:rsidP="009D4B36">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100,000 MW</w:t>
      </w:r>
    </w:p>
    <w:p w14:paraId="05F9FE48" w14:textId="77777777" w:rsidR="0030092B" w:rsidRPr="001D19F6" w:rsidRDefault="0030092B" w:rsidP="00461859">
      <w:pPr>
        <w:wordWrap/>
        <w:spacing w:line="360" w:lineRule="auto"/>
        <w:rPr>
          <w:rFonts w:ascii="Arial" w:eastAsia="TTF97B79EFtCID-WinCharSetFFFF-H" w:hAnsi="Arial" w:cs="Arial"/>
          <w:kern w:val="0"/>
          <w:sz w:val="22"/>
        </w:rPr>
      </w:pPr>
    </w:p>
    <w:p w14:paraId="629CBF5C" w14:textId="77777777" w:rsidR="005A4EF2" w:rsidRPr="001D19F6" w:rsidRDefault="005A4EF2" w:rsidP="005A4EF2">
      <w:pPr>
        <w:wordWrap/>
        <w:spacing w:line="360" w:lineRule="auto"/>
        <w:rPr>
          <w:rFonts w:ascii="Arial" w:eastAsia="굴림" w:hAnsi="Arial" w:cs="Arial"/>
          <w:b/>
          <w:sz w:val="22"/>
        </w:rPr>
      </w:pPr>
      <w:r w:rsidRPr="001D19F6">
        <w:rPr>
          <w:rFonts w:ascii="Arial" w:eastAsia="굴림" w:hAnsi="Arial" w:cs="Arial"/>
          <w:b/>
          <w:sz w:val="22"/>
        </w:rPr>
        <w:t>&lt; Financial Asset &gt;</w:t>
      </w:r>
    </w:p>
    <w:p w14:paraId="326616E5"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016. Did he/she leave any financial assets?</w:t>
      </w:r>
    </w:p>
    <w:p w14:paraId="11892D4E" w14:textId="77777777" w:rsidR="00461859" w:rsidRPr="001D19F6" w:rsidRDefault="00461859" w:rsidP="00461859">
      <w:pPr>
        <w:wordWrap/>
        <w:spacing w:line="360" w:lineRule="auto"/>
        <w:rPr>
          <w:rFonts w:ascii="Arial" w:eastAsia="굴림" w:hAnsi="Arial" w:cs="Arial"/>
          <w:sz w:val="22"/>
        </w:rPr>
      </w:pPr>
      <w:r w:rsidRPr="001D19F6">
        <w:rPr>
          <w:rFonts w:ascii="Arial" w:eastAsia="굴림" w:hAnsi="Arial" w:cs="Arial"/>
          <w:sz w:val="22"/>
        </w:rPr>
        <w:t>[IWER: Financial assets include cash over 50 MW (10,000</w:t>
      </w:r>
      <w:r w:rsidRPr="001D19F6">
        <w:rPr>
          <w:rFonts w:ascii="Cambria Math" w:eastAsia="굴림" w:hAnsi="Cambria Math" w:cs="Cambria Math"/>
          <w:sz w:val="22"/>
        </w:rPr>
        <w:t>‐</w:t>
      </w:r>
      <w:r w:rsidRPr="001D19F6">
        <w:rPr>
          <w:rFonts w:ascii="Arial" w:eastAsia="굴림" w:hAnsi="Arial" w:cs="Arial"/>
          <w:sz w:val="22"/>
        </w:rPr>
        <w:t>Korean won), bank savings, stocks /investment trust funds / mutual funds, bonds, insurance, private money lending, private savings club, etc.]</w:t>
      </w:r>
    </w:p>
    <w:p w14:paraId="569BC235" w14:textId="77777777" w:rsidR="004B759B" w:rsidRPr="001D19F6" w:rsidRDefault="008F5AD5" w:rsidP="00F14BA4">
      <w:pPr>
        <w:pStyle w:val="a6"/>
        <w:numPr>
          <w:ilvl w:val="0"/>
          <w:numId w:val="967"/>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023</w:t>
      </w:r>
    </w:p>
    <w:p w14:paraId="30763FED" w14:textId="77777777" w:rsidR="00461859" w:rsidRPr="001D19F6" w:rsidRDefault="00461859" w:rsidP="00461859">
      <w:pPr>
        <w:wordWrap/>
        <w:spacing w:line="360" w:lineRule="auto"/>
        <w:rPr>
          <w:rFonts w:ascii="Arial" w:eastAsia="굴림" w:hAnsi="Arial" w:cs="Arial"/>
          <w:sz w:val="22"/>
        </w:rPr>
      </w:pPr>
    </w:p>
    <w:p w14:paraId="437F2450"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017. What was the value? (unit: 10,000 Korean won)</w:t>
      </w:r>
    </w:p>
    <w:p w14:paraId="7FA0FA42" w14:textId="77777777" w:rsidR="00EB4048" w:rsidRPr="001D19F6" w:rsidRDefault="00EB4048" w:rsidP="00461859">
      <w:pPr>
        <w:wordWrap/>
        <w:spacing w:line="360" w:lineRule="auto"/>
        <w:rPr>
          <w:rFonts w:ascii="Arial" w:eastAsia="굴림" w:hAnsi="Arial" w:cs="Arial"/>
          <w:sz w:val="22"/>
        </w:rPr>
      </w:pPr>
    </w:p>
    <w:p w14:paraId="5DADB714" w14:textId="77777777" w:rsidR="00461859" w:rsidRPr="001D19F6" w:rsidRDefault="008F5AD5"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461859" w:rsidRPr="001D19F6">
        <w:rPr>
          <w:rFonts w:ascii="Arial" w:eastAsia="굴림" w:hAnsi="Arial" w:cs="Arial"/>
          <w:sz w:val="22"/>
        </w:rPr>
        <w:t xml:space="preserve">1~999997] →Go to </w:t>
      </w:r>
      <w:r w:rsidR="0042530D" w:rsidRPr="001D19F6">
        <w:rPr>
          <w:rFonts w:ascii="Arial" w:eastAsia="굴림" w:hAnsi="Arial" w:cs="Arial"/>
          <w:sz w:val="22"/>
        </w:rPr>
        <w:t>F</w:t>
      </w:r>
      <w:r w:rsidR="00461859" w:rsidRPr="001D19F6">
        <w:rPr>
          <w:rFonts w:ascii="Arial" w:eastAsia="굴림" w:hAnsi="Arial" w:cs="Arial"/>
          <w:sz w:val="22"/>
        </w:rPr>
        <w:t>023</w:t>
      </w:r>
    </w:p>
    <w:p w14:paraId="6C5552E7" w14:textId="77777777" w:rsidR="00461859" w:rsidRPr="001D19F6" w:rsidRDefault="00461859" w:rsidP="008F5AD5">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018~</w:t>
      </w:r>
      <w:r w:rsidR="0042530D" w:rsidRPr="001D19F6">
        <w:rPr>
          <w:rFonts w:ascii="Arial" w:eastAsia="굴림" w:hAnsi="Arial" w:cs="Arial"/>
          <w:sz w:val="22"/>
        </w:rPr>
        <w:t>F</w:t>
      </w:r>
      <w:r w:rsidRPr="001D19F6">
        <w:rPr>
          <w:rFonts w:ascii="Arial" w:eastAsia="굴림" w:hAnsi="Arial" w:cs="Arial"/>
          <w:sz w:val="22"/>
        </w:rPr>
        <w:t>022 unfolding</w:t>
      </w:r>
    </w:p>
    <w:p w14:paraId="205A638D" w14:textId="77777777" w:rsidR="00461859" w:rsidRPr="001D19F6" w:rsidRDefault="00461859" w:rsidP="008F5AD5">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018~</w:t>
      </w:r>
      <w:r w:rsidR="0042530D" w:rsidRPr="001D19F6">
        <w:rPr>
          <w:rFonts w:ascii="Arial" w:eastAsia="굴림" w:hAnsi="Arial" w:cs="Arial"/>
          <w:sz w:val="22"/>
        </w:rPr>
        <w:t>F</w:t>
      </w:r>
      <w:r w:rsidRPr="001D19F6">
        <w:rPr>
          <w:rFonts w:ascii="Arial" w:eastAsia="굴림" w:hAnsi="Arial" w:cs="Arial"/>
          <w:sz w:val="22"/>
        </w:rPr>
        <w:t>022 unfolding</w:t>
      </w:r>
    </w:p>
    <w:p w14:paraId="46A9E6F9" w14:textId="77777777" w:rsidR="00461859" w:rsidRPr="001D19F6" w:rsidRDefault="00461859" w:rsidP="00461859">
      <w:pPr>
        <w:wordWrap/>
        <w:spacing w:line="360" w:lineRule="auto"/>
        <w:rPr>
          <w:rFonts w:ascii="Arial" w:eastAsia="굴림" w:hAnsi="Arial" w:cs="Arial"/>
          <w:sz w:val="22"/>
        </w:rPr>
      </w:pPr>
    </w:p>
    <w:p w14:paraId="7F0EB49F"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018~</w:t>
      </w:r>
      <w:r w:rsidR="0042530D" w:rsidRPr="001D19F6">
        <w:rPr>
          <w:rFonts w:ascii="Arial" w:eastAsia="굴림" w:hAnsi="Arial" w:cs="Arial"/>
          <w:b/>
          <w:sz w:val="22"/>
        </w:rPr>
        <w:t>F</w:t>
      </w:r>
      <w:r w:rsidRPr="001D19F6">
        <w:rPr>
          <w:rFonts w:ascii="Arial" w:eastAsia="굴림" w:hAnsi="Arial" w:cs="Arial"/>
          <w:b/>
          <w:sz w:val="22"/>
        </w:rPr>
        <w:t>022. Unfolding bracket questions &gt;</w:t>
      </w:r>
    </w:p>
    <w:p w14:paraId="7234339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018. Did it amount to less than, about equal to or more than 100 MW (10,000 Korean won)?</w:t>
      </w:r>
    </w:p>
    <w:p w14:paraId="57AD17FA"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 MW</w:t>
      </w:r>
    </w:p>
    <w:p w14:paraId="267DBB19"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 MW</w:t>
      </w:r>
    </w:p>
    <w:p w14:paraId="407F696D"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 MW</w:t>
      </w:r>
    </w:p>
    <w:p w14:paraId="72FC4F0A" w14:textId="77777777" w:rsidR="00461859" w:rsidRPr="001D19F6" w:rsidRDefault="00461859" w:rsidP="00461859">
      <w:pPr>
        <w:wordWrap/>
        <w:spacing w:line="360" w:lineRule="auto"/>
        <w:rPr>
          <w:rFonts w:ascii="Arial" w:eastAsia="굴림" w:hAnsi="Arial" w:cs="Arial"/>
          <w:sz w:val="22"/>
        </w:rPr>
      </w:pPr>
    </w:p>
    <w:p w14:paraId="547127AB"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019. Did it amount to less than, about equal to, or more than 500 MW (10,000 Korean won)?</w:t>
      </w:r>
    </w:p>
    <w:p w14:paraId="140BC0D6"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21F192EF"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4B9E8F59"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1CEE2FD6" w14:textId="77777777" w:rsidR="00461859" w:rsidRPr="001D19F6" w:rsidRDefault="00461859" w:rsidP="00461859">
      <w:pPr>
        <w:wordWrap/>
        <w:spacing w:line="360" w:lineRule="auto"/>
        <w:rPr>
          <w:rFonts w:ascii="Arial" w:eastAsia="굴림" w:hAnsi="Arial" w:cs="Arial"/>
          <w:sz w:val="22"/>
        </w:rPr>
      </w:pPr>
    </w:p>
    <w:p w14:paraId="78ADEACC"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020. Did it amount to less than, about equal to or more than 1,000 MW (10,000 Korean won)?</w:t>
      </w:r>
    </w:p>
    <w:p w14:paraId="43158DF1"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1,000 MW</w:t>
      </w:r>
    </w:p>
    <w:p w14:paraId="2CF33DE1"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0A99A6BA"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439DD3B5" w14:textId="77777777" w:rsidR="00461859" w:rsidRPr="001D19F6" w:rsidRDefault="00461859" w:rsidP="00461859">
      <w:pPr>
        <w:wordWrap/>
        <w:spacing w:line="360" w:lineRule="auto"/>
        <w:rPr>
          <w:rFonts w:ascii="Arial" w:eastAsia="굴림" w:hAnsi="Arial" w:cs="Arial"/>
          <w:sz w:val="22"/>
        </w:rPr>
      </w:pPr>
    </w:p>
    <w:p w14:paraId="18CFB20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021. Did it amount to less than, about equal to or more than 5,000 MW (10,000 Korean won)?</w:t>
      </w:r>
    </w:p>
    <w:p w14:paraId="72EE7AC1"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41E83CBE"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056F1DF8"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2DD5783" w14:textId="77777777" w:rsidR="008F5AD5" w:rsidRPr="001D19F6" w:rsidRDefault="008F5AD5" w:rsidP="00461859">
      <w:pPr>
        <w:wordWrap/>
        <w:spacing w:line="360" w:lineRule="auto"/>
        <w:rPr>
          <w:rFonts w:ascii="Arial" w:eastAsia="굴림" w:hAnsi="Arial" w:cs="Arial"/>
          <w:sz w:val="22"/>
        </w:rPr>
      </w:pPr>
    </w:p>
    <w:p w14:paraId="5072FAB4"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022. Did it amount to less than, about equal to or more than 10,000 MW (10,000 Korean won)?</w:t>
      </w:r>
    </w:p>
    <w:p w14:paraId="6608BB7B"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780D53B1" w14:textId="77777777" w:rsidR="008F5AD5" w:rsidRPr="001D19F6" w:rsidRDefault="008F5AD5" w:rsidP="008F5AD5">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3250B0BA" w14:textId="77777777" w:rsidR="008F5AD5" w:rsidRPr="001D19F6" w:rsidRDefault="008F5AD5" w:rsidP="008F5AD5">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5C989A1F" w14:textId="77777777" w:rsidR="00461859" w:rsidRPr="001D19F6" w:rsidRDefault="00461859" w:rsidP="005A4EF2">
      <w:pPr>
        <w:wordWrap/>
        <w:spacing w:line="360" w:lineRule="auto"/>
        <w:rPr>
          <w:rFonts w:ascii="Arial" w:eastAsia="굴림" w:hAnsi="Arial" w:cs="Arial"/>
          <w:sz w:val="22"/>
        </w:rPr>
      </w:pPr>
    </w:p>
    <w:p w14:paraId="655D8D32" w14:textId="77777777" w:rsidR="005A4EF2" w:rsidRPr="001D19F6" w:rsidRDefault="005A4EF2" w:rsidP="005A4EF2">
      <w:pPr>
        <w:wordWrap/>
        <w:spacing w:line="360" w:lineRule="auto"/>
        <w:rPr>
          <w:rFonts w:ascii="Arial" w:eastAsia="굴림" w:hAnsi="Arial" w:cs="Arial"/>
          <w:b/>
          <w:sz w:val="22"/>
        </w:rPr>
      </w:pPr>
      <w:r w:rsidRPr="001D19F6">
        <w:rPr>
          <w:rFonts w:ascii="Arial" w:eastAsia="굴림" w:hAnsi="Arial" w:cs="Arial"/>
          <w:b/>
          <w:sz w:val="22"/>
        </w:rPr>
        <w:t xml:space="preserve">&lt; Insurance (Term life insurance, Whole life insurance, </w:t>
      </w:r>
      <w:r w:rsidR="00D76EA0" w:rsidRPr="001D19F6">
        <w:rPr>
          <w:rFonts w:ascii="Arial" w:eastAsia="굴림" w:hAnsi="Arial" w:cs="Arial"/>
          <w:b/>
          <w:sz w:val="22"/>
        </w:rPr>
        <w:t>Annuity</w:t>
      </w:r>
      <w:r w:rsidRPr="001D19F6">
        <w:rPr>
          <w:rFonts w:ascii="Arial" w:eastAsia="굴림" w:hAnsi="Arial" w:cs="Arial"/>
          <w:b/>
          <w:sz w:val="22"/>
        </w:rPr>
        <w:t xml:space="preserve"> insurance) &gt;</w:t>
      </w:r>
    </w:p>
    <w:p w14:paraId="50FEB39F" w14:textId="77777777" w:rsidR="004B759B" w:rsidRPr="001D19F6" w:rsidRDefault="0042530D" w:rsidP="004B759B">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023. Did he/she have any insurance that pays compensation upon death?</w:t>
      </w:r>
    </w:p>
    <w:tbl>
      <w:tblPr>
        <w:tblStyle w:val="a8"/>
        <w:tblW w:w="0" w:type="auto"/>
        <w:tblInd w:w="250" w:type="dxa"/>
        <w:tblLook w:val="04A0" w:firstRow="1" w:lastRow="0" w:firstColumn="1" w:lastColumn="0" w:noHBand="0" w:noVBand="1"/>
      </w:tblPr>
      <w:tblGrid>
        <w:gridCol w:w="9357"/>
      </w:tblGrid>
      <w:tr w:rsidR="00D063AA" w:rsidRPr="001D19F6" w14:paraId="2B77C8B4" w14:textId="77777777" w:rsidTr="004B759B">
        <w:trPr>
          <w:trHeight w:val="1835"/>
        </w:trPr>
        <w:tc>
          <w:tcPr>
            <w:tcW w:w="9357" w:type="dxa"/>
            <w:tcBorders>
              <w:top w:val="single" w:sz="4" w:space="0" w:color="auto"/>
              <w:left w:val="single" w:sz="4" w:space="0" w:color="auto"/>
              <w:bottom w:val="single" w:sz="4" w:space="0" w:color="auto"/>
              <w:right w:val="single" w:sz="4" w:space="0" w:color="auto"/>
            </w:tcBorders>
          </w:tcPr>
          <w:p w14:paraId="563DA949" w14:textId="77777777" w:rsidR="004B759B" w:rsidRPr="001D19F6" w:rsidRDefault="004B759B">
            <w:pPr>
              <w:wordWrap/>
              <w:spacing w:before="240"/>
              <w:rPr>
                <w:rFonts w:ascii="Arial" w:eastAsia="굴림" w:hAnsi="Arial" w:cs="Arial"/>
                <w:b/>
                <w:sz w:val="22"/>
              </w:rPr>
            </w:pPr>
            <w:r w:rsidRPr="001D19F6">
              <w:rPr>
                <w:rFonts w:ascii="Arial" w:eastAsia="굴림" w:hAnsi="Arial" w:cs="Arial"/>
                <w:b/>
                <w:sz w:val="22"/>
              </w:rPr>
              <w:t>[IWER]</w:t>
            </w:r>
          </w:p>
          <w:p w14:paraId="16943D26" w14:textId="77777777" w:rsidR="004B759B" w:rsidRPr="001D19F6" w:rsidRDefault="004B759B" w:rsidP="00F14BA4">
            <w:pPr>
              <w:pStyle w:val="a6"/>
              <w:numPr>
                <w:ilvl w:val="1"/>
                <w:numId w:val="968"/>
              </w:numPr>
              <w:wordWrap/>
              <w:adjustRightInd w:val="0"/>
              <w:ind w:leftChars="0" w:left="601"/>
              <w:rPr>
                <w:rFonts w:ascii="Arial" w:eastAsia="굴림" w:hAnsi="Arial" w:cs="Arial"/>
                <w:szCs w:val="20"/>
              </w:rPr>
            </w:pPr>
            <w:r w:rsidRPr="001D19F6">
              <w:rPr>
                <w:rFonts w:ascii="Arial" w:eastAsia="굴림" w:hAnsi="Arial" w:cs="Arial"/>
                <w:szCs w:val="20"/>
              </w:rPr>
              <w:t>Term Life Insurance: A type of life insurance which covers the subscriber for a limited period of time</w:t>
            </w:r>
          </w:p>
          <w:p w14:paraId="4FFA964C" w14:textId="77777777" w:rsidR="004B759B" w:rsidRPr="001D19F6" w:rsidRDefault="004B759B" w:rsidP="00F14BA4">
            <w:pPr>
              <w:pStyle w:val="a6"/>
              <w:numPr>
                <w:ilvl w:val="1"/>
                <w:numId w:val="968"/>
              </w:numPr>
              <w:wordWrap/>
              <w:adjustRightInd w:val="0"/>
              <w:ind w:leftChars="0" w:left="601"/>
              <w:rPr>
                <w:rFonts w:ascii="Arial" w:eastAsia="굴림" w:hAnsi="Arial" w:cs="Arial"/>
                <w:szCs w:val="20"/>
              </w:rPr>
            </w:pPr>
            <w:r w:rsidRPr="001D19F6">
              <w:rPr>
                <w:rFonts w:ascii="Arial" w:eastAsia="굴림" w:hAnsi="Arial" w:cs="Arial"/>
                <w:szCs w:val="20"/>
              </w:rPr>
              <w:t>Whole Life Insurance: A type of life insurance which covers the subscriber until his/her death rather than for a limited period of time.</w:t>
            </w:r>
          </w:p>
          <w:p w14:paraId="5B64C3FD" w14:textId="77777777" w:rsidR="004B759B" w:rsidRPr="001D19F6" w:rsidRDefault="00D76EA0" w:rsidP="00F14BA4">
            <w:pPr>
              <w:pStyle w:val="a6"/>
              <w:numPr>
                <w:ilvl w:val="1"/>
                <w:numId w:val="968"/>
              </w:numPr>
              <w:wordWrap/>
              <w:adjustRightInd w:val="0"/>
              <w:ind w:leftChars="0" w:left="601"/>
              <w:rPr>
                <w:rFonts w:ascii="Arial" w:eastAsia="굴림" w:hAnsi="Arial" w:cs="Arial"/>
                <w:sz w:val="22"/>
              </w:rPr>
            </w:pPr>
            <w:r w:rsidRPr="001D19F6">
              <w:rPr>
                <w:rFonts w:ascii="Arial" w:eastAsia="굴림" w:hAnsi="Arial" w:cs="Arial"/>
                <w:szCs w:val="20"/>
              </w:rPr>
              <w:t>Annuity</w:t>
            </w:r>
            <w:r w:rsidR="004B759B" w:rsidRPr="001D19F6">
              <w:rPr>
                <w:rFonts w:ascii="Arial" w:eastAsia="굴림" w:hAnsi="Arial" w:cs="Arial"/>
                <w:szCs w:val="20"/>
              </w:rPr>
              <w:t xml:space="preserve"> Insurance: A type of life insurance in which the subscriber </w:t>
            </w:r>
            <w:proofErr w:type="gramStart"/>
            <w:r w:rsidR="004B759B" w:rsidRPr="001D19F6">
              <w:rPr>
                <w:rFonts w:ascii="Arial" w:eastAsia="굴림" w:hAnsi="Arial" w:cs="Arial"/>
                <w:szCs w:val="20"/>
              </w:rPr>
              <w:t>receive</w:t>
            </w:r>
            <w:proofErr w:type="gramEnd"/>
            <w:r w:rsidR="004B759B" w:rsidRPr="001D19F6">
              <w:rPr>
                <w:rFonts w:ascii="Arial" w:eastAsia="굴림" w:hAnsi="Arial" w:cs="Arial"/>
                <w:szCs w:val="20"/>
              </w:rPr>
              <w:t xml:space="preserve"> a certain amount of annuity each year for a certain period of time or until his/her death </w:t>
            </w:r>
          </w:p>
          <w:p w14:paraId="43BFADB5" w14:textId="77777777" w:rsidR="004B759B" w:rsidRPr="001D19F6" w:rsidRDefault="004B759B">
            <w:pPr>
              <w:pStyle w:val="a6"/>
              <w:wordWrap/>
              <w:adjustRightInd w:val="0"/>
              <w:ind w:leftChars="0" w:left="601"/>
              <w:rPr>
                <w:rFonts w:ascii="Arial" w:eastAsia="굴림" w:hAnsi="Arial" w:cs="Arial"/>
                <w:sz w:val="22"/>
              </w:rPr>
            </w:pPr>
          </w:p>
        </w:tc>
      </w:tr>
    </w:tbl>
    <w:p w14:paraId="2D5B73F7" w14:textId="77777777" w:rsidR="004B759B" w:rsidRPr="001D19F6" w:rsidRDefault="004B759B" w:rsidP="00F14BA4">
      <w:pPr>
        <w:pStyle w:val="a6"/>
        <w:numPr>
          <w:ilvl w:val="0"/>
          <w:numId w:val="969"/>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030</w:t>
      </w:r>
    </w:p>
    <w:p w14:paraId="287C84A7" w14:textId="77777777" w:rsidR="00461859" w:rsidRPr="001D19F6" w:rsidRDefault="00461859" w:rsidP="00461859">
      <w:pPr>
        <w:wordWrap/>
        <w:spacing w:line="360" w:lineRule="auto"/>
        <w:rPr>
          <w:rFonts w:ascii="Arial" w:eastAsia="굴림" w:hAnsi="Arial" w:cs="Arial"/>
          <w:sz w:val="22"/>
        </w:rPr>
      </w:pPr>
    </w:p>
    <w:p w14:paraId="4BF9BDC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 xml:space="preserve">024. How much did his/her descendants receive in insurance benefits? (unit: 10,000 Korean won) </w:t>
      </w:r>
    </w:p>
    <w:p w14:paraId="46F35816" w14:textId="77777777" w:rsidR="00461859" w:rsidRPr="001D19F6" w:rsidRDefault="004B759B"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6517D7" w:rsidRPr="001D19F6">
        <w:rPr>
          <w:rFonts w:ascii="Arial" w:eastAsia="굴림" w:hAnsi="Arial" w:cs="Arial"/>
          <w:sz w:val="22"/>
        </w:rPr>
        <w:t>1~</w:t>
      </w:r>
      <w:r w:rsidR="00461859" w:rsidRPr="001D19F6">
        <w:rPr>
          <w:rFonts w:ascii="Arial" w:eastAsia="굴림" w:hAnsi="Arial" w:cs="Arial"/>
          <w:sz w:val="22"/>
        </w:rPr>
        <w:t>9</w:t>
      </w:r>
      <w:r w:rsidR="00CE5199" w:rsidRPr="001D19F6">
        <w:rPr>
          <w:rFonts w:ascii="Arial" w:eastAsia="굴림" w:hAnsi="Arial" w:cs="Arial"/>
          <w:sz w:val="22"/>
        </w:rPr>
        <w:t>9</w:t>
      </w:r>
      <w:r w:rsidR="00461859" w:rsidRPr="001D19F6">
        <w:rPr>
          <w:rFonts w:ascii="Arial" w:eastAsia="굴림" w:hAnsi="Arial" w:cs="Arial"/>
          <w:sz w:val="22"/>
        </w:rPr>
        <w:t>9997] →</w:t>
      </w:r>
      <w:r w:rsidR="00CE5199" w:rsidRPr="001D19F6">
        <w:rPr>
          <w:rFonts w:ascii="Arial" w:eastAsia="굴림" w:hAnsi="Arial" w:cs="Arial"/>
          <w:sz w:val="22"/>
        </w:rPr>
        <w:t xml:space="preserve">Go to </w:t>
      </w:r>
      <w:r w:rsidR="0042530D" w:rsidRPr="001D19F6">
        <w:rPr>
          <w:rFonts w:ascii="Arial" w:eastAsia="굴림" w:hAnsi="Arial" w:cs="Arial"/>
          <w:sz w:val="22"/>
        </w:rPr>
        <w:t>F</w:t>
      </w:r>
      <w:r w:rsidR="00CE5199" w:rsidRPr="001D19F6">
        <w:rPr>
          <w:rFonts w:ascii="Arial" w:eastAsia="굴림" w:hAnsi="Arial" w:cs="Arial"/>
          <w:sz w:val="22"/>
        </w:rPr>
        <w:t>0</w:t>
      </w:r>
      <w:r w:rsidR="00D203B8" w:rsidRPr="001D19F6">
        <w:rPr>
          <w:rFonts w:ascii="Arial" w:eastAsia="굴림" w:hAnsi="Arial" w:cs="Arial"/>
          <w:sz w:val="22"/>
        </w:rPr>
        <w:t>30</w:t>
      </w:r>
    </w:p>
    <w:p w14:paraId="00870C14" w14:textId="77777777" w:rsidR="00461859" w:rsidRPr="001D19F6" w:rsidRDefault="00461859" w:rsidP="004B759B">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025~</w:t>
      </w:r>
      <w:r w:rsidR="0042530D" w:rsidRPr="001D19F6">
        <w:rPr>
          <w:rFonts w:ascii="Arial" w:eastAsia="굴림" w:hAnsi="Arial" w:cs="Arial"/>
          <w:sz w:val="22"/>
        </w:rPr>
        <w:t>F</w:t>
      </w:r>
      <w:r w:rsidRPr="001D19F6">
        <w:rPr>
          <w:rFonts w:ascii="Arial" w:eastAsia="굴림" w:hAnsi="Arial" w:cs="Arial"/>
          <w:sz w:val="22"/>
        </w:rPr>
        <w:t>029 unfolding</w:t>
      </w:r>
    </w:p>
    <w:p w14:paraId="57E704B3" w14:textId="77777777" w:rsidR="00461859" w:rsidRPr="001D19F6" w:rsidRDefault="00461859" w:rsidP="004B759B">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025~</w:t>
      </w:r>
      <w:r w:rsidR="0042530D" w:rsidRPr="001D19F6">
        <w:rPr>
          <w:rFonts w:ascii="Arial" w:eastAsia="굴림" w:hAnsi="Arial" w:cs="Arial"/>
          <w:sz w:val="22"/>
        </w:rPr>
        <w:t>F</w:t>
      </w:r>
      <w:r w:rsidRPr="001D19F6">
        <w:rPr>
          <w:rFonts w:ascii="Arial" w:eastAsia="굴림" w:hAnsi="Arial" w:cs="Arial"/>
          <w:sz w:val="22"/>
        </w:rPr>
        <w:t>029 unfolding</w:t>
      </w:r>
    </w:p>
    <w:p w14:paraId="54AC3206" w14:textId="77777777" w:rsidR="00461859" w:rsidRPr="001D19F6" w:rsidRDefault="00461859" w:rsidP="00461859">
      <w:pPr>
        <w:wordWrap/>
        <w:spacing w:line="360" w:lineRule="auto"/>
        <w:rPr>
          <w:rFonts w:ascii="Arial" w:eastAsia="굴림" w:hAnsi="Arial" w:cs="Arial"/>
          <w:sz w:val="22"/>
        </w:rPr>
      </w:pPr>
    </w:p>
    <w:p w14:paraId="6D08042B"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025~</w:t>
      </w:r>
      <w:r w:rsidR="0042530D" w:rsidRPr="001D19F6">
        <w:rPr>
          <w:rFonts w:ascii="Arial" w:eastAsia="굴림" w:hAnsi="Arial" w:cs="Arial"/>
          <w:b/>
          <w:sz w:val="22"/>
        </w:rPr>
        <w:t>F</w:t>
      </w:r>
      <w:r w:rsidRPr="001D19F6">
        <w:rPr>
          <w:rFonts w:ascii="Arial" w:eastAsia="굴림" w:hAnsi="Arial" w:cs="Arial"/>
          <w:b/>
          <w:sz w:val="22"/>
        </w:rPr>
        <w:t>029. Unfolding bracket questions &gt;</w:t>
      </w:r>
    </w:p>
    <w:p w14:paraId="6794C65A"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025. Did it amount to less than, about equal to or more than 500 MW (10,000 Korean won)?</w:t>
      </w:r>
    </w:p>
    <w:p w14:paraId="518A57B7"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4353EC56"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059E6574"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28A6CE30" w14:textId="77777777" w:rsidR="00461859" w:rsidRPr="001D19F6" w:rsidRDefault="00461859" w:rsidP="00461859">
      <w:pPr>
        <w:wordWrap/>
        <w:spacing w:line="360" w:lineRule="auto"/>
        <w:rPr>
          <w:rFonts w:ascii="Arial" w:eastAsia="굴림" w:hAnsi="Arial" w:cs="Arial"/>
          <w:sz w:val="22"/>
        </w:rPr>
      </w:pPr>
    </w:p>
    <w:p w14:paraId="2240C003"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026. Did it amount to less than, about equal to or more than 1,000 MW (10,000 Korean won)?</w:t>
      </w:r>
    </w:p>
    <w:p w14:paraId="2912EBE3"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lastRenderedPageBreak/>
        <w:t>①</w:t>
      </w:r>
      <w:r w:rsidRPr="001D19F6">
        <w:rPr>
          <w:rFonts w:ascii="Arial" w:eastAsia="굴림" w:hAnsi="Arial" w:cs="Arial"/>
          <w:sz w:val="22"/>
        </w:rPr>
        <w:t xml:space="preserve"> Less than 1,000 MW</w:t>
      </w:r>
    </w:p>
    <w:p w14:paraId="55F0312A"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7A9AFFF5"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75A42D5" w14:textId="77777777" w:rsidR="00EB4048" w:rsidRPr="001D19F6" w:rsidRDefault="00EB4048" w:rsidP="004B759B">
      <w:pPr>
        <w:wordWrap/>
        <w:spacing w:line="360" w:lineRule="auto"/>
        <w:ind w:leftChars="213" w:left="426"/>
        <w:rPr>
          <w:rFonts w:ascii="Arial" w:eastAsia="굴림" w:hAnsi="Arial" w:cs="Arial"/>
          <w:sz w:val="22"/>
        </w:rPr>
      </w:pPr>
    </w:p>
    <w:p w14:paraId="4CC29D5A"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027. Did it amount to less than, about equal to or more than 3,000 MW (10,000 Korean won)?</w:t>
      </w:r>
    </w:p>
    <w:p w14:paraId="611B5378"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705E1143"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63C91C0B"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3545B0A2" w14:textId="77777777" w:rsidR="00461859" w:rsidRPr="001D19F6" w:rsidRDefault="00461859" w:rsidP="00461859">
      <w:pPr>
        <w:wordWrap/>
        <w:spacing w:line="360" w:lineRule="auto"/>
        <w:rPr>
          <w:rFonts w:ascii="Arial" w:eastAsia="굴림" w:hAnsi="Arial" w:cs="Arial"/>
          <w:sz w:val="22"/>
        </w:rPr>
      </w:pPr>
    </w:p>
    <w:p w14:paraId="4D95FA23"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028. Did it amount to less than, about equal to or more than 5,000 MW (10,000 Korean won)?</w:t>
      </w:r>
    </w:p>
    <w:p w14:paraId="0DA9EEE7"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4B3ED3C2"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444E8A06"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411EC23" w14:textId="77777777" w:rsidR="00461859" w:rsidRPr="001D19F6" w:rsidRDefault="00461859" w:rsidP="00461859">
      <w:pPr>
        <w:wordWrap/>
        <w:spacing w:line="360" w:lineRule="auto"/>
        <w:rPr>
          <w:rFonts w:ascii="Arial" w:eastAsia="굴림" w:hAnsi="Arial" w:cs="Arial"/>
          <w:sz w:val="22"/>
        </w:rPr>
      </w:pPr>
    </w:p>
    <w:p w14:paraId="0E9CBA08"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029. Did it amount to less than, about equal to or more than 10,000 MW (10,000 Korean won)?</w:t>
      </w:r>
    </w:p>
    <w:p w14:paraId="2D998B0A"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7677D911" w14:textId="77777777" w:rsidR="004B759B" w:rsidRPr="001D19F6" w:rsidRDefault="004B759B" w:rsidP="004B759B">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6ECF6A97" w14:textId="77777777" w:rsidR="004B759B" w:rsidRPr="001D19F6" w:rsidRDefault="004B759B" w:rsidP="004B759B">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26392828" w14:textId="77777777" w:rsidR="00461859" w:rsidRPr="001D19F6" w:rsidRDefault="00461859" w:rsidP="00461859">
      <w:pPr>
        <w:wordWrap/>
        <w:spacing w:line="360" w:lineRule="auto"/>
        <w:rPr>
          <w:rFonts w:ascii="Arial" w:eastAsia="굴림" w:hAnsi="Arial" w:cs="Arial"/>
          <w:sz w:val="22"/>
        </w:rPr>
      </w:pPr>
    </w:p>
    <w:p w14:paraId="79C63F66" w14:textId="77777777" w:rsidR="00392838" w:rsidRPr="001D19F6" w:rsidRDefault="00392838" w:rsidP="00392838">
      <w:pPr>
        <w:wordWrap/>
        <w:spacing w:line="360" w:lineRule="auto"/>
        <w:rPr>
          <w:rFonts w:ascii="Arial" w:eastAsia="굴림" w:hAnsi="Arial" w:cs="Arial"/>
          <w:b/>
          <w:sz w:val="22"/>
        </w:rPr>
      </w:pPr>
      <w:r w:rsidRPr="001D19F6">
        <w:rPr>
          <w:rFonts w:ascii="Arial" w:eastAsia="굴림" w:hAnsi="Arial" w:cs="Arial"/>
          <w:b/>
          <w:sz w:val="22"/>
        </w:rPr>
        <w:t>&lt; Other Asset &gt;</w:t>
      </w:r>
    </w:p>
    <w:p w14:paraId="457B2716"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030. Apart from the inheritances you have mentioned so far, did he/she leave any other inheritances</w:t>
      </w:r>
      <w:r w:rsidR="00392838" w:rsidRPr="001D19F6">
        <w:rPr>
          <w:rFonts w:ascii="Arial" w:eastAsia="굴림" w:hAnsi="Arial" w:cs="Arial"/>
          <w:sz w:val="22"/>
        </w:rPr>
        <w:t xml:space="preserve"> such as </w:t>
      </w:r>
      <w:r w:rsidR="00461859" w:rsidRPr="001D19F6">
        <w:rPr>
          <w:rFonts w:ascii="Arial" w:eastAsia="굴림" w:hAnsi="Arial" w:cs="Arial"/>
          <w:sz w:val="22"/>
        </w:rPr>
        <w:t>vehicles, antiques, paintings or membership etc.</w:t>
      </w:r>
      <w:r w:rsidR="00392838" w:rsidRPr="001D19F6">
        <w:rPr>
          <w:rFonts w:ascii="Arial" w:eastAsia="굴림" w:hAnsi="Arial" w:cs="Arial"/>
          <w:sz w:val="22"/>
        </w:rPr>
        <w:t>?</w:t>
      </w:r>
    </w:p>
    <w:p w14:paraId="20975AB9" w14:textId="77777777" w:rsidR="00392838" w:rsidRPr="001D19F6" w:rsidRDefault="00392838" w:rsidP="00F14BA4">
      <w:pPr>
        <w:pStyle w:val="a6"/>
        <w:numPr>
          <w:ilvl w:val="0"/>
          <w:numId w:val="970"/>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037</w:t>
      </w:r>
    </w:p>
    <w:p w14:paraId="69803BFA" w14:textId="77777777" w:rsidR="00461859" w:rsidRPr="001D19F6" w:rsidRDefault="00461859" w:rsidP="00461859">
      <w:pPr>
        <w:wordWrap/>
        <w:spacing w:line="360" w:lineRule="auto"/>
        <w:rPr>
          <w:rFonts w:ascii="Arial" w:eastAsia="굴림" w:hAnsi="Arial" w:cs="Arial"/>
          <w:sz w:val="22"/>
        </w:rPr>
      </w:pPr>
    </w:p>
    <w:p w14:paraId="7789DEAD"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031. What was the value? (unit: 10,000 Korean won)</w:t>
      </w:r>
    </w:p>
    <w:p w14:paraId="7F309286" w14:textId="77777777" w:rsidR="00EB4048" w:rsidRPr="001D19F6" w:rsidRDefault="00EB4048" w:rsidP="00461859">
      <w:pPr>
        <w:wordWrap/>
        <w:spacing w:line="360" w:lineRule="auto"/>
        <w:rPr>
          <w:rFonts w:ascii="Arial" w:eastAsia="굴림" w:hAnsi="Arial" w:cs="Arial"/>
          <w:sz w:val="22"/>
        </w:rPr>
      </w:pPr>
    </w:p>
    <w:p w14:paraId="05720C4E" w14:textId="77777777" w:rsidR="00461859" w:rsidRPr="001D19F6" w:rsidRDefault="00392838"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6517D7" w:rsidRPr="001D19F6">
        <w:rPr>
          <w:rFonts w:ascii="Arial" w:eastAsia="굴림" w:hAnsi="Arial" w:cs="Arial"/>
          <w:sz w:val="22"/>
        </w:rPr>
        <w:t>1~99</w:t>
      </w:r>
      <w:r w:rsidR="00CE5199" w:rsidRPr="001D19F6">
        <w:rPr>
          <w:rFonts w:ascii="Arial" w:eastAsia="굴림" w:hAnsi="Arial" w:cs="Arial"/>
          <w:sz w:val="22"/>
        </w:rPr>
        <w:t>9</w:t>
      </w:r>
      <w:r w:rsidR="00461859" w:rsidRPr="001D19F6">
        <w:rPr>
          <w:rFonts w:ascii="Arial" w:eastAsia="굴림" w:hAnsi="Arial" w:cs="Arial"/>
          <w:sz w:val="22"/>
        </w:rPr>
        <w:t xml:space="preserve">997] →Go to </w:t>
      </w:r>
      <w:r w:rsidR="0042530D" w:rsidRPr="001D19F6">
        <w:rPr>
          <w:rFonts w:ascii="Arial" w:eastAsia="굴림" w:hAnsi="Arial" w:cs="Arial"/>
          <w:sz w:val="22"/>
        </w:rPr>
        <w:t>F</w:t>
      </w:r>
      <w:r w:rsidR="00461859" w:rsidRPr="001D19F6">
        <w:rPr>
          <w:rFonts w:ascii="Arial" w:eastAsia="굴림" w:hAnsi="Arial" w:cs="Arial"/>
          <w:sz w:val="22"/>
        </w:rPr>
        <w:t>037</w:t>
      </w:r>
    </w:p>
    <w:p w14:paraId="034EB5ED" w14:textId="77777777" w:rsidR="00461859" w:rsidRPr="001D19F6" w:rsidRDefault="00461859" w:rsidP="00392838">
      <w:pPr>
        <w:wordWrap/>
        <w:spacing w:line="360" w:lineRule="auto"/>
        <w:ind w:left="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032~</w:t>
      </w:r>
      <w:r w:rsidR="0042530D" w:rsidRPr="001D19F6">
        <w:rPr>
          <w:rFonts w:ascii="Arial" w:eastAsia="굴림" w:hAnsi="Arial" w:cs="Arial"/>
          <w:sz w:val="22"/>
        </w:rPr>
        <w:t>F</w:t>
      </w:r>
      <w:r w:rsidRPr="001D19F6">
        <w:rPr>
          <w:rFonts w:ascii="Arial" w:eastAsia="굴림" w:hAnsi="Arial" w:cs="Arial"/>
          <w:sz w:val="22"/>
        </w:rPr>
        <w:t>036 unfolding</w:t>
      </w:r>
    </w:p>
    <w:p w14:paraId="7DA5F14D" w14:textId="77777777" w:rsidR="00461859" w:rsidRPr="001D19F6" w:rsidRDefault="00461859" w:rsidP="00392838">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032~</w:t>
      </w:r>
      <w:r w:rsidR="0042530D" w:rsidRPr="001D19F6">
        <w:rPr>
          <w:rFonts w:ascii="Arial" w:eastAsia="굴림" w:hAnsi="Arial" w:cs="Arial"/>
          <w:sz w:val="22"/>
        </w:rPr>
        <w:t>F</w:t>
      </w:r>
      <w:r w:rsidRPr="001D19F6">
        <w:rPr>
          <w:rFonts w:ascii="Arial" w:eastAsia="굴림" w:hAnsi="Arial" w:cs="Arial"/>
          <w:sz w:val="22"/>
        </w:rPr>
        <w:t>036 unfolding</w:t>
      </w:r>
    </w:p>
    <w:p w14:paraId="62271D9F" w14:textId="77777777" w:rsidR="00461859" w:rsidRPr="001D19F6" w:rsidRDefault="00461859" w:rsidP="00461859">
      <w:pPr>
        <w:wordWrap/>
        <w:spacing w:line="360" w:lineRule="auto"/>
        <w:rPr>
          <w:rFonts w:ascii="Arial" w:eastAsia="굴림" w:hAnsi="Arial" w:cs="Arial"/>
          <w:sz w:val="22"/>
        </w:rPr>
      </w:pPr>
    </w:p>
    <w:p w14:paraId="11A836E7"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032~</w:t>
      </w:r>
      <w:r w:rsidR="0042530D" w:rsidRPr="001D19F6">
        <w:rPr>
          <w:rFonts w:ascii="Arial" w:eastAsia="굴림" w:hAnsi="Arial" w:cs="Arial"/>
          <w:b/>
          <w:sz w:val="22"/>
        </w:rPr>
        <w:t>F</w:t>
      </w:r>
      <w:r w:rsidRPr="001D19F6">
        <w:rPr>
          <w:rFonts w:ascii="Arial" w:eastAsia="굴림" w:hAnsi="Arial" w:cs="Arial"/>
          <w:b/>
          <w:sz w:val="22"/>
        </w:rPr>
        <w:t>036. Unfolding bracket questions &gt;</w:t>
      </w:r>
    </w:p>
    <w:p w14:paraId="7D4F0319"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032. Did it amount to less than, about equal to or more than 500 MW (10,000 Korean won)?</w:t>
      </w:r>
    </w:p>
    <w:p w14:paraId="5B36C559"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 MW</w:t>
      </w:r>
    </w:p>
    <w:p w14:paraId="5F3DDD7E"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 MW</w:t>
      </w:r>
    </w:p>
    <w:p w14:paraId="636715C5"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 MW</w:t>
      </w:r>
    </w:p>
    <w:p w14:paraId="04BB0F18" w14:textId="77777777" w:rsidR="00461859" w:rsidRPr="001D19F6" w:rsidRDefault="00461859" w:rsidP="00461859">
      <w:pPr>
        <w:wordWrap/>
        <w:spacing w:line="360" w:lineRule="auto"/>
        <w:rPr>
          <w:rFonts w:ascii="Arial" w:eastAsia="굴림" w:hAnsi="Arial" w:cs="Arial"/>
          <w:sz w:val="22"/>
        </w:rPr>
      </w:pPr>
    </w:p>
    <w:p w14:paraId="173ECE1C"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lastRenderedPageBreak/>
        <w:t>F</w:t>
      </w:r>
      <w:r w:rsidR="00461859" w:rsidRPr="001D19F6">
        <w:rPr>
          <w:rFonts w:ascii="Arial" w:eastAsia="굴림" w:hAnsi="Arial" w:cs="Arial"/>
          <w:sz w:val="22"/>
        </w:rPr>
        <w:t>033. Did it amount to less than, about equal to or more than 1,000 MW (10,000 Korean won)?</w:t>
      </w:r>
    </w:p>
    <w:p w14:paraId="5F75B919"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424AE560"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4E4E5FED"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2FC2EEF3" w14:textId="77777777" w:rsidR="00461859" w:rsidRPr="001D19F6" w:rsidRDefault="00461859" w:rsidP="00461859">
      <w:pPr>
        <w:wordWrap/>
        <w:spacing w:line="360" w:lineRule="auto"/>
        <w:rPr>
          <w:rFonts w:ascii="Arial" w:eastAsia="굴림" w:hAnsi="Arial" w:cs="Arial"/>
          <w:sz w:val="22"/>
        </w:rPr>
      </w:pPr>
    </w:p>
    <w:p w14:paraId="6455B0AC"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034. Did it amount to less than, about equal to or more than 3,000 MW (10,000 Korean won)?</w:t>
      </w:r>
    </w:p>
    <w:p w14:paraId="4667B2DE"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1345B635"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746BD4A2"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67C952B2" w14:textId="77777777" w:rsidR="00461859" w:rsidRPr="001D19F6" w:rsidRDefault="00461859" w:rsidP="00461859">
      <w:pPr>
        <w:wordWrap/>
        <w:spacing w:line="360" w:lineRule="auto"/>
        <w:rPr>
          <w:rFonts w:ascii="Arial" w:eastAsia="굴림" w:hAnsi="Arial" w:cs="Arial"/>
          <w:sz w:val="22"/>
        </w:rPr>
      </w:pPr>
    </w:p>
    <w:p w14:paraId="31765CA5"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035. Did it amount to less than, about equal to or more than 5,000 MW (10,000 Korean won)?</w:t>
      </w:r>
    </w:p>
    <w:p w14:paraId="24CCE196"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62F70172"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38FF56F8"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36B838CB" w14:textId="77777777" w:rsidR="00461859" w:rsidRPr="001D19F6" w:rsidRDefault="00461859" w:rsidP="00461859">
      <w:pPr>
        <w:wordWrap/>
        <w:spacing w:line="360" w:lineRule="auto"/>
        <w:rPr>
          <w:rFonts w:ascii="Arial" w:eastAsia="굴림" w:hAnsi="Arial" w:cs="Arial"/>
          <w:sz w:val="22"/>
        </w:rPr>
      </w:pPr>
    </w:p>
    <w:p w14:paraId="54678F46"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036. Did it amount to less than, about equal to or more than 10,000 MW (10,000 Korean won)?</w:t>
      </w:r>
    </w:p>
    <w:p w14:paraId="23F04DDE"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54E80488" w14:textId="77777777" w:rsidR="00392838" w:rsidRPr="001D19F6" w:rsidRDefault="00392838" w:rsidP="00392838">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6402A8CD" w14:textId="77777777" w:rsidR="00392838" w:rsidRPr="001D19F6" w:rsidRDefault="00392838" w:rsidP="00392838">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5512A0AE" w14:textId="77777777" w:rsidR="00392838" w:rsidRPr="001D19F6" w:rsidRDefault="00392838" w:rsidP="00461859">
      <w:pPr>
        <w:wordWrap/>
        <w:spacing w:line="360" w:lineRule="auto"/>
        <w:rPr>
          <w:rFonts w:ascii="Arial" w:eastAsia="굴림" w:hAnsi="Arial" w:cs="Arial"/>
          <w:sz w:val="22"/>
        </w:rPr>
      </w:pPr>
    </w:p>
    <w:p w14:paraId="46AB15BE" w14:textId="77777777" w:rsidR="00392838" w:rsidRPr="001D19F6" w:rsidRDefault="00392838" w:rsidP="00461859">
      <w:pPr>
        <w:wordWrap/>
        <w:spacing w:line="360" w:lineRule="auto"/>
        <w:rPr>
          <w:rFonts w:ascii="Arial" w:eastAsia="굴림" w:hAnsi="Arial" w:cs="Arial"/>
          <w:sz w:val="22"/>
        </w:rPr>
      </w:pPr>
      <w:r w:rsidRPr="001D19F6">
        <w:rPr>
          <w:rFonts w:ascii="Arial" w:eastAsia="굴림" w:hAnsi="Arial" w:cs="Arial"/>
          <w:b/>
          <w:kern w:val="0"/>
          <w:sz w:val="22"/>
        </w:rPr>
        <w:t>&lt; Debts &gt;</w:t>
      </w:r>
    </w:p>
    <w:p w14:paraId="2C6DEE65"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 xml:space="preserve">037. Next </w:t>
      </w:r>
      <w:r w:rsidR="00CF5EEC" w:rsidRPr="001D19F6">
        <w:rPr>
          <w:rFonts w:ascii="Arial" w:eastAsia="굴림" w:hAnsi="Arial" w:cs="Arial"/>
          <w:sz w:val="22"/>
        </w:rPr>
        <w:t xml:space="preserve">questions </w:t>
      </w:r>
      <w:r w:rsidR="00461859" w:rsidRPr="001D19F6">
        <w:rPr>
          <w:rFonts w:ascii="Arial" w:eastAsia="굴림" w:hAnsi="Arial" w:cs="Arial"/>
          <w:sz w:val="22"/>
        </w:rPr>
        <w:t>are about debts. Did he/she leave any debt?</w:t>
      </w:r>
    </w:p>
    <w:p w14:paraId="105F6067" w14:textId="77777777" w:rsidR="00CF5EEC" w:rsidRPr="001D19F6" w:rsidRDefault="00CF5EEC" w:rsidP="00F14BA4">
      <w:pPr>
        <w:pStyle w:val="a6"/>
        <w:numPr>
          <w:ilvl w:val="0"/>
          <w:numId w:val="971"/>
        </w:numPr>
        <w:tabs>
          <w:tab w:val="left" w:pos="5245"/>
        </w:tabs>
        <w:wordWrap/>
        <w:spacing w:line="360" w:lineRule="auto"/>
        <w:ind w:leftChars="0"/>
        <w:rPr>
          <w:rFonts w:ascii="Arial" w:eastAsia="굴림" w:hAnsi="Arial" w:cs="Arial"/>
          <w:kern w:val="0"/>
          <w:sz w:val="22"/>
        </w:rPr>
      </w:pPr>
      <w:r w:rsidRPr="001D19F6">
        <w:rPr>
          <w:rFonts w:ascii="Arial" w:eastAsia="굴림" w:hAnsi="Arial" w:cs="Arial"/>
          <w:sz w:val="22"/>
        </w:rPr>
        <w:t>Yes</w:t>
      </w:r>
      <w:r w:rsidRPr="001D19F6">
        <w:rPr>
          <w:rFonts w:ascii="Arial" w:eastAsia="굴림" w:hAnsi="Arial" w:cs="Arial"/>
          <w:sz w:val="22"/>
        </w:rPr>
        <w:tab/>
      </w:r>
      <w:r w:rsidRPr="001D19F6">
        <w:rPr>
          <w:rFonts w:ascii="굴림" w:eastAsia="굴림" w:hAnsi="굴림" w:cs="굴림" w:hint="eastAsia"/>
          <w:sz w:val="22"/>
        </w:rPr>
        <w:t>⑤</w:t>
      </w:r>
      <w:r w:rsidRPr="001D19F6">
        <w:rPr>
          <w:rFonts w:ascii="Arial" w:eastAsia="굴림" w:hAnsi="Arial" w:cs="Arial"/>
          <w:sz w:val="22"/>
        </w:rPr>
        <w:t xml:space="preserve"> No →Go to </w:t>
      </w:r>
      <w:r w:rsidR="0042530D" w:rsidRPr="001D19F6">
        <w:rPr>
          <w:rFonts w:ascii="Arial" w:eastAsia="굴림" w:hAnsi="Arial" w:cs="Arial"/>
          <w:sz w:val="22"/>
        </w:rPr>
        <w:t>F</w:t>
      </w:r>
      <w:r w:rsidRPr="001D19F6">
        <w:rPr>
          <w:rFonts w:ascii="Arial" w:eastAsia="굴림" w:hAnsi="Arial" w:cs="Arial"/>
          <w:sz w:val="22"/>
        </w:rPr>
        <w:t>044</w:t>
      </w:r>
    </w:p>
    <w:p w14:paraId="3601FC60" w14:textId="77777777" w:rsidR="00461859" w:rsidRPr="001D19F6" w:rsidRDefault="00461859" w:rsidP="00461859">
      <w:pPr>
        <w:wordWrap/>
        <w:spacing w:line="360" w:lineRule="auto"/>
        <w:rPr>
          <w:rFonts w:ascii="Arial" w:eastAsia="굴림" w:hAnsi="Arial" w:cs="Arial"/>
          <w:sz w:val="22"/>
        </w:rPr>
      </w:pPr>
    </w:p>
    <w:p w14:paraId="053BC81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038. What was his/her total debt? (unit: 10,000 Korean won)</w:t>
      </w:r>
    </w:p>
    <w:p w14:paraId="6178E72F" w14:textId="77777777" w:rsidR="006F35DC" w:rsidRPr="001D19F6" w:rsidRDefault="006F35DC" w:rsidP="00461859">
      <w:pPr>
        <w:wordWrap/>
        <w:spacing w:line="360" w:lineRule="auto"/>
        <w:rPr>
          <w:rFonts w:ascii="Arial" w:eastAsia="굴림" w:hAnsi="Arial" w:cs="Arial"/>
          <w:sz w:val="22"/>
        </w:rPr>
      </w:pPr>
    </w:p>
    <w:p w14:paraId="7649F06E" w14:textId="77777777" w:rsidR="00461859" w:rsidRPr="001D19F6" w:rsidRDefault="00CF5EEC" w:rsidP="00461859">
      <w:pPr>
        <w:wordWrap/>
        <w:spacing w:line="360" w:lineRule="auto"/>
        <w:rPr>
          <w:rFonts w:ascii="Arial" w:eastAsia="굴림" w:hAnsi="Arial" w:cs="Arial"/>
          <w:sz w:val="22"/>
          <w:u w:val="single"/>
        </w:rPr>
      </w:pPr>
      <w:r w:rsidRPr="001D19F6">
        <w:rPr>
          <w:rFonts w:ascii="Arial" w:eastAsia="굴림" w:hAnsi="Arial" w:cs="Arial"/>
          <w:kern w:val="0"/>
          <w:sz w:val="22"/>
          <w:szCs w:val="20"/>
        </w:rPr>
        <w:tab/>
        <w:t xml:space="preserve">_______________________________ </w:t>
      </w:r>
      <w:r w:rsidR="00461859" w:rsidRPr="001D19F6">
        <w:rPr>
          <w:rFonts w:ascii="Arial" w:eastAsia="굴림" w:hAnsi="Arial" w:cs="Arial"/>
          <w:sz w:val="22"/>
        </w:rPr>
        <w:t>MW [</w:t>
      </w:r>
      <w:r w:rsidR="003608C0" w:rsidRPr="001D19F6">
        <w:rPr>
          <w:rFonts w:ascii="Arial" w:eastAsia="굴림" w:hAnsi="Arial" w:cs="Arial"/>
          <w:sz w:val="22"/>
        </w:rPr>
        <w:t xml:space="preserve">Range: </w:t>
      </w:r>
      <w:r w:rsidR="006517D7" w:rsidRPr="001D19F6">
        <w:rPr>
          <w:rFonts w:ascii="Arial" w:eastAsia="굴림" w:hAnsi="Arial" w:cs="Arial"/>
          <w:sz w:val="22"/>
        </w:rPr>
        <w:t>1~</w:t>
      </w:r>
      <w:proofErr w:type="gramStart"/>
      <w:r w:rsidR="006517D7" w:rsidRPr="001D19F6">
        <w:rPr>
          <w:rFonts w:ascii="Arial" w:eastAsia="굴림" w:hAnsi="Arial" w:cs="Arial"/>
          <w:sz w:val="22"/>
        </w:rPr>
        <w:t>9</w:t>
      </w:r>
      <w:r w:rsidR="00CE5199" w:rsidRPr="001D19F6">
        <w:rPr>
          <w:rFonts w:ascii="Arial" w:eastAsia="굴림" w:hAnsi="Arial" w:cs="Arial"/>
          <w:sz w:val="22"/>
        </w:rPr>
        <w:t>9</w:t>
      </w:r>
      <w:r w:rsidR="00461859" w:rsidRPr="001D19F6">
        <w:rPr>
          <w:rFonts w:ascii="Arial" w:eastAsia="굴림" w:hAnsi="Arial" w:cs="Arial"/>
          <w:sz w:val="22"/>
        </w:rPr>
        <w:t>9997]→</w:t>
      </w:r>
      <w:proofErr w:type="gramEnd"/>
      <w:r w:rsidR="00461859" w:rsidRPr="001D19F6">
        <w:rPr>
          <w:rFonts w:ascii="Arial" w:eastAsia="굴림" w:hAnsi="Arial" w:cs="Arial"/>
          <w:sz w:val="22"/>
        </w:rPr>
        <w:t xml:space="preserve">Go to </w:t>
      </w:r>
      <w:r w:rsidR="0042530D" w:rsidRPr="001D19F6">
        <w:rPr>
          <w:rFonts w:ascii="Arial" w:eastAsia="굴림" w:hAnsi="Arial" w:cs="Arial"/>
          <w:sz w:val="22"/>
        </w:rPr>
        <w:t>F</w:t>
      </w:r>
      <w:r w:rsidR="00461859" w:rsidRPr="001D19F6">
        <w:rPr>
          <w:rFonts w:ascii="Arial" w:eastAsia="굴림" w:hAnsi="Arial" w:cs="Arial"/>
          <w:sz w:val="22"/>
        </w:rPr>
        <w:t>044</w:t>
      </w:r>
    </w:p>
    <w:p w14:paraId="0D999D8E" w14:textId="77777777" w:rsidR="00461859" w:rsidRPr="001D19F6" w:rsidRDefault="00461859" w:rsidP="00CF5EEC">
      <w:pPr>
        <w:wordWrap/>
        <w:spacing w:line="360" w:lineRule="auto"/>
        <w:ind w:firstLine="800"/>
        <w:rPr>
          <w:rFonts w:ascii="Arial" w:eastAsia="굴림" w:hAnsi="Arial" w:cs="Arial"/>
          <w:sz w:val="22"/>
        </w:rPr>
      </w:pPr>
      <w:r w:rsidRPr="001D19F6">
        <w:rPr>
          <w:rFonts w:ascii="Arial" w:eastAsia="굴림" w:hAnsi="Arial" w:cs="Arial"/>
          <w:sz w:val="22"/>
        </w:rPr>
        <w:t xml:space="preserve">Don’t know →Go to </w:t>
      </w:r>
      <w:r w:rsidR="0042530D" w:rsidRPr="001D19F6">
        <w:rPr>
          <w:rFonts w:ascii="Arial" w:eastAsia="굴림" w:hAnsi="Arial" w:cs="Arial"/>
          <w:sz w:val="22"/>
        </w:rPr>
        <w:t>F</w:t>
      </w:r>
      <w:r w:rsidRPr="001D19F6">
        <w:rPr>
          <w:rFonts w:ascii="Arial" w:eastAsia="굴림" w:hAnsi="Arial" w:cs="Arial"/>
          <w:sz w:val="22"/>
        </w:rPr>
        <w:t>039~</w:t>
      </w:r>
      <w:r w:rsidR="0042530D" w:rsidRPr="001D19F6">
        <w:rPr>
          <w:rFonts w:ascii="Arial" w:eastAsia="굴림" w:hAnsi="Arial" w:cs="Arial"/>
          <w:sz w:val="22"/>
        </w:rPr>
        <w:t>F</w:t>
      </w:r>
      <w:r w:rsidRPr="001D19F6">
        <w:rPr>
          <w:rFonts w:ascii="Arial" w:eastAsia="굴림" w:hAnsi="Arial" w:cs="Arial"/>
          <w:sz w:val="22"/>
        </w:rPr>
        <w:t>043 unfolding</w:t>
      </w:r>
    </w:p>
    <w:p w14:paraId="593E1226" w14:textId="77777777" w:rsidR="00461859" w:rsidRPr="001D19F6" w:rsidRDefault="00461859" w:rsidP="00CF5EEC">
      <w:pPr>
        <w:wordWrap/>
        <w:spacing w:line="360" w:lineRule="auto"/>
        <w:ind w:firstLine="800"/>
        <w:rPr>
          <w:rFonts w:ascii="Arial" w:eastAsia="굴림" w:hAnsi="Arial" w:cs="Arial"/>
          <w:sz w:val="22"/>
        </w:rPr>
      </w:pPr>
      <w:r w:rsidRPr="001D19F6">
        <w:rPr>
          <w:rFonts w:ascii="Arial" w:eastAsia="굴림" w:hAnsi="Arial" w:cs="Arial"/>
          <w:sz w:val="22"/>
        </w:rPr>
        <w:t xml:space="preserve">Refuse to answer →Go to </w:t>
      </w:r>
      <w:r w:rsidR="0042530D" w:rsidRPr="001D19F6">
        <w:rPr>
          <w:rFonts w:ascii="Arial" w:eastAsia="굴림" w:hAnsi="Arial" w:cs="Arial"/>
          <w:sz w:val="22"/>
        </w:rPr>
        <w:t>F</w:t>
      </w:r>
      <w:r w:rsidRPr="001D19F6">
        <w:rPr>
          <w:rFonts w:ascii="Arial" w:eastAsia="굴림" w:hAnsi="Arial" w:cs="Arial"/>
          <w:sz w:val="22"/>
        </w:rPr>
        <w:t>039~</w:t>
      </w:r>
      <w:r w:rsidR="0042530D" w:rsidRPr="001D19F6">
        <w:rPr>
          <w:rFonts w:ascii="Arial" w:eastAsia="굴림" w:hAnsi="Arial" w:cs="Arial"/>
          <w:sz w:val="22"/>
        </w:rPr>
        <w:t>F</w:t>
      </w:r>
      <w:r w:rsidRPr="001D19F6">
        <w:rPr>
          <w:rFonts w:ascii="Arial" w:eastAsia="굴림" w:hAnsi="Arial" w:cs="Arial"/>
          <w:sz w:val="22"/>
        </w:rPr>
        <w:t>043 unfolding</w:t>
      </w:r>
    </w:p>
    <w:p w14:paraId="3D4B132C" w14:textId="77777777" w:rsidR="00461859" w:rsidRPr="001D19F6" w:rsidRDefault="00461859" w:rsidP="00461859">
      <w:pPr>
        <w:wordWrap/>
        <w:spacing w:line="360" w:lineRule="auto"/>
        <w:rPr>
          <w:rFonts w:ascii="Arial" w:eastAsia="굴림" w:hAnsi="Arial" w:cs="Arial"/>
          <w:sz w:val="22"/>
        </w:rPr>
      </w:pPr>
    </w:p>
    <w:p w14:paraId="042B50E3" w14:textId="77777777" w:rsidR="00461859" w:rsidRPr="001D19F6" w:rsidRDefault="00461859" w:rsidP="00461859">
      <w:pPr>
        <w:wordWrap/>
        <w:spacing w:line="360" w:lineRule="auto"/>
        <w:rPr>
          <w:rFonts w:ascii="Arial" w:eastAsia="굴림" w:hAnsi="Arial" w:cs="Arial"/>
          <w:b/>
          <w:sz w:val="22"/>
        </w:rPr>
      </w:pPr>
      <w:r w:rsidRPr="001D19F6">
        <w:rPr>
          <w:rFonts w:ascii="Arial" w:eastAsia="굴림" w:hAnsi="Arial" w:cs="Arial"/>
          <w:b/>
          <w:sz w:val="22"/>
        </w:rPr>
        <w:t xml:space="preserve">&lt; </w:t>
      </w:r>
      <w:r w:rsidR="0042530D" w:rsidRPr="001D19F6">
        <w:rPr>
          <w:rFonts w:ascii="Arial" w:eastAsia="굴림" w:hAnsi="Arial" w:cs="Arial"/>
          <w:b/>
          <w:sz w:val="22"/>
        </w:rPr>
        <w:t>F</w:t>
      </w:r>
      <w:r w:rsidRPr="001D19F6">
        <w:rPr>
          <w:rFonts w:ascii="Arial" w:eastAsia="굴림" w:hAnsi="Arial" w:cs="Arial"/>
          <w:b/>
          <w:sz w:val="22"/>
        </w:rPr>
        <w:t>039~</w:t>
      </w:r>
      <w:r w:rsidR="0042530D" w:rsidRPr="001D19F6">
        <w:rPr>
          <w:rFonts w:ascii="Arial" w:eastAsia="굴림" w:hAnsi="Arial" w:cs="Arial"/>
          <w:b/>
          <w:sz w:val="22"/>
        </w:rPr>
        <w:t>F</w:t>
      </w:r>
      <w:r w:rsidRPr="001D19F6">
        <w:rPr>
          <w:rFonts w:ascii="Arial" w:eastAsia="굴림" w:hAnsi="Arial" w:cs="Arial"/>
          <w:b/>
          <w:sz w:val="22"/>
        </w:rPr>
        <w:t>043. Unfolding bracket questions &gt;</w:t>
      </w:r>
    </w:p>
    <w:p w14:paraId="0CCAB609"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039. Did it amount to less than, about equal to or more than 1,000 MW (10,000 Korean won)?</w:t>
      </w:r>
    </w:p>
    <w:p w14:paraId="57B63921"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 MW</w:t>
      </w:r>
    </w:p>
    <w:p w14:paraId="04BA9A3B"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 MW</w:t>
      </w:r>
    </w:p>
    <w:p w14:paraId="05BB8ADA"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1,000 MW</w:t>
      </w:r>
    </w:p>
    <w:p w14:paraId="06CA7044" w14:textId="77777777" w:rsidR="00461859" w:rsidRPr="001D19F6" w:rsidRDefault="00461859" w:rsidP="00461859">
      <w:pPr>
        <w:wordWrap/>
        <w:spacing w:line="360" w:lineRule="auto"/>
        <w:rPr>
          <w:rFonts w:ascii="Arial" w:eastAsia="굴림" w:hAnsi="Arial" w:cs="Arial"/>
          <w:sz w:val="22"/>
        </w:rPr>
      </w:pPr>
    </w:p>
    <w:p w14:paraId="1F41947B"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lastRenderedPageBreak/>
        <w:t>F</w:t>
      </w:r>
      <w:r w:rsidR="00461859" w:rsidRPr="001D19F6">
        <w:rPr>
          <w:rFonts w:ascii="Arial" w:eastAsia="굴림" w:hAnsi="Arial" w:cs="Arial"/>
          <w:sz w:val="22"/>
        </w:rPr>
        <w:t>040. Did it amount to less than, about equal to or more than 3,000 MW (10,000 Korean won)?</w:t>
      </w:r>
    </w:p>
    <w:p w14:paraId="31E9F9DE"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 MW</w:t>
      </w:r>
    </w:p>
    <w:p w14:paraId="7823828D"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 MW</w:t>
      </w:r>
    </w:p>
    <w:p w14:paraId="05545150"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3,000 MW</w:t>
      </w:r>
    </w:p>
    <w:p w14:paraId="0EC027BB" w14:textId="77777777" w:rsidR="00461859" w:rsidRPr="001D19F6" w:rsidRDefault="00461859" w:rsidP="00461859">
      <w:pPr>
        <w:wordWrap/>
        <w:spacing w:line="360" w:lineRule="auto"/>
        <w:rPr>
          <w:rFonts w:ascii="Arial" w:eastAsia="굴림" w:hAnsi="Arial" w:cs="Arial"/>
          <w:sz w:val="22"/>
        </w:rPr>
      </w:pPr>
    </w:p>
    <w:p w14:paraId="7CC0F737"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041. Did it amount to less than, about equal to or more than 5,000 MW (10,000 Korean won)?</w:t>
      </w:r>
    </w:p>
    <w:p w14:paraId="11D8E15C"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5,000 MW</w:t>
      </w:r>
    </w:p>
    <w:p w14:paraId="484A3AF2"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5,000 MW</w:t>
      </w:r>
    </w:p>
    <w:p w14:paraId="62C43C6A"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⑤</w:t>
      </w:r>
      <w:r w:rsidRPr="001D19F6">
        <w:rPr>
          <w:rFonts w:ascii="Arial" w:eastAsia="굴림" w:hAnsi="Arial" w:cs="Arial"/>
          <w:sz w:val="22"/>
        </w:rPr>
        <w:t xml:space="preserve"> More than 5,000 MW</w:t>
      </w:r>
    </w:p>
    <w:p w14:paraId="1D4E9AEE" w14:textId="77777777" w:rsidR="00461859" w:rsidRPr="001D19F6" w:rsidRDefault="00461859" w:rsidP="00461859">
      <w:pPr>
        <w:wordWrap/>
        <w:spacing w:line="360" w:lineRule="auto"/>
        <w:rPr>
          <w:rFonts w:ascii="Arial" w:eastAsia="굴림" w:hAnsi="Arial" w:cs="Arial"/>
          <w:sz w:val="22"/>
        </w:rPr>
      </w:pPr>
    </w:p>
    <w:p w14:paraId="6B9A6FEE"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042. Did it amount to less than, about equal to or more than 10,000 MW (10,000 Korean won)?</w:t>
      </w:r>
    </w:p>
    <w:p w14:paraId="1EC4E4A4"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10,000 MW</w:t>
      </w:r>
    </w:p>
    <w:p w14:paraId="02841FB4"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10,000 MW</w:t>
      </w:r>
    </w:p>
    <w:p w14:paraId="21C0F1BE" w14:textId="77777777" w:rsidR="00CF5EEC" w:rsidRPr="001D19F6" w:rsidRDefault="00CF5EEC" w:rsidP="00CF5EEC">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10,000 MW</w:t>
      </w:r>
    </w:p>
    <w:p w14:paraId="0206C618" w14:textId="77777777" w:rsidR="00CF5EEC" w:rsidRPr="001D19F6" w:rsidRDefault="00CF5EEC" w:rsidP="00461859">
      <w:pPr>
        <w:wordWrap/>
        <w:spacing w:line="360" w:lineRule="auto"/>
        <w:rPr>
          <w:rFonts w:ascii="Arial" w:eastAsia="굴림" w:hAnsi="Arial" w:cs="Arial"/>
          <w:sz w:val="22"/>
        </w:rPr>
      </w:pPr>
    </w:p>
    <w:p w14:paraId="58EA3672" w14:textId="77777777" w:rsidR="00461859" w:rsidRPr="001D19F6" w:rsidRDefault="0042530D" w:rsidP="00461859">
      <w:pPr>
        <w:wordWrap/>
        <w:spacing w:line="360" w:lineRule="auto"/>
        <w:rPr>
          <w:rFonts w:ascii="Arial" w:eastAsia="굴림" w:hAnsi="Arial" w:cs="Arial"/>
          <w:sz w:val="22"/>
        </w:rPr>
      </w:pPr>
      <w:r w:rsidRPr="001D19F6">
        <w:rPr>
          <w:rFonts w:ascii="Arial" w:eastAsia="굴림" w:hAnsi="Arial" w:cs="Arial"/>
          <w:sz w:val="22"/>
        </w:rPr>
        <w:t>F</w:t>
      </w:r>
      <w:r w:rsidR="00461859" w:rsidRPr="001D19F6">
        <w:rPr>
          <w:rFonts w:ascii="Arial" w:eastAsia="굴림" w:hAnsi="Arial" w:cs="Arial"/>
          <w:sz w:val="22"/>
        </w:rPr>
        <w:t>043. Did it amount to less than, about equal to or more than 30,000 MW (10,000 Korean won)?</w:t>
      </w:r>
    </w:p>
    <w:p w14:paraId="2C37A84E"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①</w:t>
      </w:r>
      <w:r w:rsidRPr="001D19F6">
        <w:rPr>
          <w:rFonts w:ascii="Arial" w:eastAsia="굴림" w:hAnsi="Arial" w:cs="Arial"/>
          <w:sz w:val="22"/>
        </w:rPr>
        <w:t xml:space="preserve"> Less than 30,000 MW</w:t>
      </w:r>
    </w:p>
    <w:p w14:paraId="6E409099" w14:textId="77777777" w:rsidR="00CF5EEC" w:rsidRPr="001D19F6" w:rsidRDefault="00CF5EEC" w:rsidP="00CF5EEC">
      <w:pPr>
        <w:wordWrap/>
        <w:spacing w:line="360" w:lineRule="auto"/>
        <w:ind w:leftChars="213" w:left="426"/>
        <w:rPr>
          <w:rFonts w:ascii="Arial" w:eastAsia="굴림" w:hAnsi="Arial" w:cs="Arial"/>
          <w:sz w:val="22"/>
        </w:rPr>
      </w:pPr>
      <w:r w:rsidRPr="001D19F6">
        <w:rPr>
          <w:rFonts w:ascii="굴림" w:eastAsia="굴림" w:hAnsi="굴림" w:cs="굴림" w:hint="eastAsia"/>
          <w:sz w:val="22"/>
        </w:rPr>
        <w:t>③</w:t>
      </w:r>
      <w:r w:rsidRPr="001D19F6">
        <w:rPr>
          <w:rFonts w:ascii="Arial" w:eastAsia="굴림" w:hAnsi="Arial" w:cs="Arial"/>
          <w:sz w:val="22"/>
        </w:rPr>
        <w:t xml:space="preserve"> About 30,000 MW</w:t>
      </w:r>
    </w:p>
    <w:p w14:paraId="3DF83CBC" w14:textId="77777777" w:rsidR="00CF5EEC" w:rsidRPr="001D19F6" w:rsidRDefault="00CF5EEC" w:rsidP="00CF5EEC">
      <w:pPr>
        <w:wordWrap/>
        <w:spacing w:line="360" w:lineRule="auto"/>
        <w:ind w:leftChars="213" w:left="426"/>
        <w:rPr>
          <w:rFonts w:ascii="Arial" w:eastAsia="굴림" w:hAnsi="Arial" w:cs="Arial"/>
          <w:kern w:val="0"/>
          <w:sz w:val="22"/>
        </w:rPr>
      </w:pPr>
      <w:r w:rsidRPr="001D19F6">
        <w:rPr>
          <w:rFonts w:ascii="굴림" w:eastAsia="굴림" w:hAnsi="굴림" w:cs="굴림" w:hint="eastAsia"/>
          <w:kern w:val="0"/>
          <w:sz w:val="22"/>
        </w:rPr>
        <w:t>⑤</w:t>
      </w:r>
      <w:r w:rsidRPr="001D19F6">
        <w:rPr>
          <w:rFonts w:ascii="Arial" w:eastAsia="굴림" w:hAnsi="Arial" w:cs="Arial"/>
          <w:kern w:val="0"/>
          <w:sz w:val="22"/>
        </w:rPr>
        <w:t xml:space="preserve"> More than 30,000 MW</w:t>
      </w:r>
    </w:p>
    <w:p w14:paraId="773EDB93" w14:textId="77777777" w:rsidR="00461859" w:rsidRPr="001D19F6" w:rsidRDefault="00461859" w:rsidP="00461859">
      <w:pPr>
        <w:wordWrap/>
        <w:spacing w:line="360" w:lineRule="auto"/>
        <w:rPr>
          <w:rFonts w:ascii="Arial" w:eastAsia="굴림" w:hAnsi="Arial" w:cs="Arial"/>
          <w:sz w:val="22"/>
        </w:rPr>
      </w:pPr>
    </w:p>
    <w:p w14:paraId="417A8A18" w14:textId="77777777" w:rsidR="00CF5EEC" w:rsidRPr="001D19F6" w:rsidRDefault="00CF5EEC" w:rsidP="00461859">
      <w:pPr>
        <w:wordWrap/>
        <w:spacing w:line="360" w:lineRule="auto"/>
        <w:rPr>
          <w:rFonts w:ascii="Arial" w:eastAsia="굴림" w:hAnsi="Arial" w:cs="Arial"/>
          <w:sz w:val="22"/>
        </w:rPr>
      </w:pPr>
      <w:r w:rsidRPr="001D19F6">
        <w:rPr>
          <w:rFonts w:ascii="Arial" w:eastAsia="굴림" w:hAnsi="Arial" w:cs="Arial"/>
          <w:b/>
          <w:kern w:val="0"/>
          <w:sz w:val="22"/>
        </w:rPr>
        <w:t>&lt; Will &gt;</w:t>
      </w:r>
    </w:p>
    <w:p w14:paraId="15107F95" w14:textId="77777777" w:rsidR="00461859" w:rsidRPr="001D19F6" w:rsidRDefault="0042530D" w:rsidP="00461859">
      <w:pPr>
        <w:pStyle w:val="a4"/>
        <w:rPr>
          <w:rFonts w:ascii="Arial" w:eastAsia="굴림체" w:hAnsi="Arial" w:cs="Arial"/>
          <w:color w:val="auto"/>
          <w:sz w:val="22"/>
          <w:szCs w:val="22"/>
          <w:shd w:val="clear" w:color="auto" w:fill="FFFFFF"/>
        </w:rPr>
      </w:pPr>
      <w:r w:rsidRPr="001D19F6">
        <w:rPr>
          <w:rFonts w:ascii="Arial" w:hAnsi="Arial" w:cs="Arial"/>
          <w:color w:val="auto"/>
          <w:sz w:val="22"/>
          <w:szCs w:val="22"/>
        </w:rPr>
        <w:t>F</w:t>
      </w:r>
      <w:r w:rsidR="00461859" w:rsidRPr="001D19F6">
        <w:rPr>
          <w:rFonts w:ascii="Arial" w:hAnsi="Arial" w:cs="Arial"/>
          <w:color w:val="auto"/>
          <w:sz w:val="22"/>
          <w:szCs w:val="22"/>
        </w:rPr>
        <w:t>044.</w:t>
      </w:r>
      <w:r w:rsidR="00461859" w:rsidRPr="001D19F6">
        <w:rPr>
          <w:rFonts w:ascii="Arial" w:eastAsia="굴림체" w:hAnsi="Arial" w:cs="Arial"/>
          <w:color w:val="auto"/>
          <w:sz w:val="22"/>
          <w:szCs w:val="22"/>
          <w:shd w:val="clear" w:color="auto" w:fill="FFFFFF"/>
        </w:rPr>
        <w:t xml:space="preserve"> Did he/she </w:t>
      </w:r>
      <w:r w:rsidR="00CF5EEC" w:rsidRPr="001D19F6">
        <w:rPr>
          <w:rFonts w:ascii="Arial" w:eastAsia="굴림체" w:hAnsi="Arial" w:cs="Arial"/>
          <w:color w:val="auto"/>
          <w:sz w:val="22"/>
          <w:szCs w:val="22"/>
          <w:shd w:val="clear" w:color="auto" w:fill="FFFFFF"/>
        </w:rPr>
        <w:t xml:space="preserve">make a will for inheritance? </w:t>
      </w:r>
    </w:p>
    <w:p w14:paraId="34FB27D5" w14:textId="77777777" w:rsidR="00CF5EEC" w:rsidRPr="0004756D" w:rsidRDefault="00CF5EEC" w:rsidP="00F14BA4">
      <w:pPr>
        <w:pStyle w:val="a6"/>
        <w:numPr>
          <w:ilvl w:val="0"/>
          <w:numId w:val="972"/>
        </w:numPr>
        <w:tabs>
          <w:tab w:val="left" w:pos="5245"/>
        </w:tabs>
        <w:wordWrap/>
        <w:spacing w:line="360" w:lineRule="auto"/>
        <w:ind w:leftChars="0"/>
        <w:rPr>
          <w:rFonts w:ascii="Arial" w:eastAsia="굴림" w:hAnsi="Arial" w:cs="Arial"/>
          <w:kern w:val="0"/>
          <w:sz w:val="22"/>
        </w:rPr>
      </w:pPr>
      <w:r w:rsidRPr="0004756D">
        <w:rPr>
          <w:rFonts w:ascii="Arial" w:eastAsia="굴림" w:hAnsi="Arial" w:cs="Arial"/>
          <w:sz w:val="22"/>
        </w:rPr>
        <w:t>Yes</w:t>
      </w:r>
      <w:r w:rsidRPr="0004756D">
        <w:rPr>
          <w:rFonts w:ascii="Arial" w:eastAsia="굴림" w:hAnsi="Arial" w:cs="Arial"/>
          <w:sz w:val="22"/>
        </w:rPr>
        <w:tab/>
      </w:r>
      <w:r w:rsidRPr="0004756D">
        <w:rPr>
          <w:rFonts w:ascii="굴림" w:eastAsia="굴림" w:hAnsi="굴림" w:cs="굴림" w:hint="eastAsia"/>
          <w:sz w:val="22"/>
        </w:rPr>
        <w:t>⑤</w:t>
      </w:r>
      <w:r w:rsidRPr="0004756D">
        <w:rPr>
          <w:rFonts w:ascii="Arial" w:eastAsia="굴림" w:hAnsi="Arial" w:cs="Arial"/>
          <w:sz w:val="22"/>
        </w:rPr>
        <w:t xml:space="preserve"> No </w:t>
      </w:r>
      <w:r w:rsidR="00D203B8" w:rsidRPr="0004756D">
        <w:rPr>
          <w:rFonts w:ascii="Arial" w:eastAsia="굴림" w:hAnsi="Arial" w:cs="Arial"/>
          <w:kern w:val="0"/>
          <w:sz w:val="22"/>
        </w:rPr>
        <w:t xml:space="preserve">→Go to </w:t>
      </w:r>
      <w:r w:rsidR="0042530D" w:rsidRPr="0004756D">
        <w:rPr>
          <w:rFonts w:ascii="Arial" w:eastAsia="굴림" w:hAnsi="Arial" w:cs="Arial"/>
          <w:kern w:val="0"/>
          <w:sz w:val="22"/>
        </w:rPr>
        <w:t>F</w:t>
      </w:r>
      <w:r w:rsidR="008D6F09" w:rsidRPr="0004756D">
        <w:rPr>
          <w:rFonts w:ascii="Arial" w:eastAsia="굴림" w:hAnsi="Arial" w:cs="Arial"/>
          <w:kern w:val="0"/>
          <w:sz w:val="22"/>
        </w:rPr>
        <w:t>045</w:t>
      </w:r>
    </w:p>
    <w:p w14:paraId="2233F2C5" w14:textId="77777777" w:rsidR="00461859" w:rsidRPr="001D19F6" w:rsidRDefault="00461859" w:rsidP="00461859">
      <w:pPr>
        <w:shd w:val="clear" w:color="auto" w:fill="FFFFFF"/>
        <w:snapToGrid w:val="0"/>
        <w:spacing w:line="384" w:lineRule="auto"/>
        <w:textAlignment w:val="baseline"/>
        <w:rPr>
          <w:rFonts w:ascii="Arial" w:eastAsia="굴림" w:hAnsi="Arial" w:cs="Arial"/>
          <w:kern w:val="0"/>
          <w:sz w:val="22"/>
        </w:rPr>
      </w:pPr>
    </w:p>
    <w:p w14:paraId="3DF5219E" w14:textId="77777777" w:rsidR="00461859" w:rsidRPr="001D19F6" w:rsidRDefault="0042530D" w:rsidP="00461859">
      <w:pPr>
        <w:shd w:val="clear" w:color="auto" w:fill="FFFFFF"/>
        <w:snapToGrid w:val="0"/>
        <w:spacing w:line="384" w:lineRule="auto"/>
        <w:textAlignment w:val="baseline"/>
        <w:rPr>
          <w:rFonts w:ascii="Arial" w:eastAsia="굴림" w:hAnsi="Arial" w:cs="Arial"/>
          <w:sz w:val="22"/>
        </w:rPr>
      </w:pPr>
      <w:r w:rsidRPr="001D19F6">
        <w:rPr>
          <w:rFonts w:ascii="Arial" w:eastAsia="굴림체" w:hAnsi="Arial" w:cs="Arial"/>
          <w:kern w:val="0"/>
          <w:sz w:val="22"/>
          <w:shd w:val="clear" w:color="auto" w:fill="FFFFFF"/>
        </w:rPr>
        <w:t>F</w:t>
      </w:r>
      <w:r w:rsidR="00461859" w:rsidRPr="001D19F6">
        <w:rPr>
          <w:rFonts w:ascii="Arial" w:eastAsia="굴림체" w:hAnsi="Arial" w:cs="Arial"/>
          <w:kern w:val="0"/>
          <w:sz w:val="22"/>
          <w:shd w:val="clear" w:color="auto" w:fill="FFFFFF"/>
        </w:rPr>
        <w:t xml:space="preserve">045. </w:t>
      </w:r>
      <w:r w:rsidR="006F35DC" w:rsidRPr="001D19F6">
        <w:rPr>
          <w:rFonts w:ascii="Arial" w:eastAsia="굴림체" w:hAnsi="Arial" w:cs="Arial"/>
          <w:kern w:val="0"/>
          <w:sz w:val="22"/>
          <w:shd w:val="clear" w:color="auto" w:fill="FFFFFF"/>
        </w:rPr>
        <w:t>Eventually, how did he/ she inherit to</w:t>
      </w:r>
      <w:r w:rsidR="00461859" w:rsidRPr="001D19F6">
        <w:rPr>
          <w:rFonts w:ascii="Arial" w:eastAsia="굴림" w:hAnsi="Arial" w:cs="Arial"/>
          <w:kern w:val="0"/>
          <w:sz w:val="22"/>
          <w:shd w:val="clear" w:color="auto" w:fill="FFFFFF"/>
        </w:rPr>
        <w:t xml:space="preserve"> spouse/ child/ parents/ grandchild and so on? </w:t>
      </w:r>
      <w:r w:rsidR="00461859" w:rsidRPr="001D19F6">
        <w:rPr>
          <w:rFonts w:ascii="Arial" w:eastAsia="굴림" w:hAnsi="Arial" w:cs="Arial"/>
          <w:sz w:val="22"/>
        </w:rPr>
        <w:t>(unit: %)</w:t>
      </w:r>
    </w:p>
    <w:p w14:paraId="00179121" w14:textId="77777777" w:rsidR="00461859" w:rsidRDefault="00461859" w:rsidP="00461859">
      <w:pPr>
        <w:shd w:val="clear" w:color="auto" w:fill="FFFFFF"/>
        <w:snapToGrid w:val="0"/>
        <w:spacing w:line="384" w:lineRule="auto"/>
        <w:textAlignment w:val="baseline"/>
        <w:rPr>
          <w:rFonts w:ascii="Arial" w:eastAsia="굴림" w:hAnsi="Arial" w:cs="Arial"/>
          <w:sz w:val="22"/>
        </w:rPr>
      </w:pPr>
      <w:r w:rsidRPr="001D19F6">
        <w:rPr>
          <w:rFonts w:ascii="Arial" w:eastAsia="굴림" w:hAnsi="Arial" w:cs="Arial"/>
          <w:sz w:val="22"/>
        </w:rPr>
        <w:t>[IWER: The sum of all parts must be equal to 100.]</w:t>
      </w:r>
    </w:p>
    <w:p w14:paraId="23275397" w14:textId="77777777" w:rsidR="00264E50" w:rsidRPr="001D19F6" w:rsidRDefault="00264E50" w:rsidP="00461859">
      <w:pPr>
        <w:shd w:val="clear" w:color="auto" w:fill="FFFFFF"/>
        <w:snapToGrid w:val="0"/>
        <w:spacing w:line="384" w:lineRule="auto"/>
        <w:textAlignment w:val="baseline"/>
        <w:rPr>
          <w:rFonts w:ascii="Arial" w:eastAsia="굴림" w:hAnsi="Arial" w:cs="Arial"/>
          <w:kern w:val="0"/>
          <w:sz w:val="22"/>
        </w:rPr>
      </w:pPr>
    </w:p>
    <w:tbl>
      <w:tblPr>
        <w:tblOverlap w:val="never"/>
        <w:tblW w:w="0" w:type="auto"/>
        <w:tblInd w:w="454" w:type="dxa"/>
        <w:tblBorders>
          <w:left w:val="single" w:sz="2" w:space="0" w:color="000000"/>
          <w:bottom w:val="single" w:sz="2" w:space="0" w:color="000000"/>
          <w:right w:val="single" w:sz="2" w:space="0" w:color="000000"/>
        </w:tblBorders>
        <w:tblLook w:val="04A0" w:firstRow="1" w:lastRow="0" w:firstColumn="1" w:lastColumn="0" w:noHBand="0" w:noVBand="1"/>
      </w:tblPr>
      <w:tblGrid>
        <w:gridCol w:w="3741"/>
        <w:gridCol w:w="5047"/>
      </w:tblGrid>
      <w:tr w:rsidR="00D063AA" w:rsidRPr="001D19F6" w14:paraId="7DF7AB6D" w14:textId="77777777" w:rsidTr="00264E50">
        <w:trPr>
          <w:trHeight w:val="283"/>
          <w:tblHeader/>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BE8EF7" w14:textId="77777777" w:rsidR="00461859" w:rsidRPr="001D19F6" w:rsidRDefault="00461859">
            <w:pPr>
              <w:shd w:val="clear" w:color="auto" w:fill="FFFFFF"/>
              <w:wordWrap/>
              <w:snapToGrid w:val="0"/>
              <w:jc w:val="center"/>
              <w:textAlignment w:val="baseline"/>
              <w:rPr>
                <w:rFonts w:ascii="Arial" w:eastAsia="굴림" w:hAnsi="Arial" w:cs="Arial"/>
                <w:kern w:val="0"/>
                <w:sz w:val="22"/>
              </w:rPr>
            </w:pPr>
            <w:r w:rsidRPr="001D19F6">
              <w:rPr>
                <w:rFonts w:ascii="Arial" w:eastAsia="굴림체" w:hAnsi="Arial" w:cs="Arial"/>
                <w:kern w:val="0"/>
                <w:sz w:val="22"/>
                <w:shd w:val="clear" w:color="auto" w:fill="FFFFFF"/>
              </w:rPr>
              <w:t>Heir</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77F694E" w14:textId="77777777" w:rsidR="00461859" w:rsidRPr="001D19F6" w:rsidRDefault="008616DC">
            <w:pPr>
              <w:shd w:val="clear" w:color="auto" w:fill="FFFFFF"/>
              <w:wordWrap/>
              <w:snapToGrid w:val="0"/>
              <w:jc w:val="center"/>
              <w:textAlignment w:val="baseline"/>
              <w:rPr>
                <w:rFonts w:ascii="Arial" w:eastAsia="굴림" w:hAnsi="Arial" w:cs="Arial"/>
                <w:kern w:val="0"/>
                <w:sz w:val="22"/>
              </w:rPr>
            </w:pPr>
            <w:r w:rsidRPr="001D19F6">
              <w:rPr>
                <w:rFonts w:ascii="Arial" w:eastAsia="굴림체" w:hAnsi="Arial" w:cs="Arial"/>
                <w:kern w:val="0"/>
                <w:sz w:val="22"/>
                <w:shd w:val="clear" w:color="auto" w:fill="FFFFFF"/>
              </w:rPr>
              <w:t>Percentage (</w:t>
            </w:r>
            <w:r w:rsidR="00461859" w:rsidRPr="001D19F6">
              <w:rPr>
                <w:rFonts w:ascii="Arial" w:eastAsia="굴림체" w:hAnsi="Arial" w:cs="Arial"/>
                <w:kern w:val="0"/>
                <w:sz w:val="22"/>
                <w:shd w:val="clear" w:color="auto" w:fill="FFFFFF"/>
              </w:rPr>
              <w:t>%)</w:t>
            </w:r>
          </w:p>
        </w:tc>
      </w:tr>
      <w:tr w:rsidR="00D063AA" w:rsidRPr="001D19F6" w14:paraId="260E2558"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178697D"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Spouse</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373A1AD" w14:textId="77777777" w:rsidR="00461859" w:rsidRPr="001D19F6" w:rsidRDefault="00461859">
            <w:pPr>
              <w:widowControl/>
              <w:wordWrap/>
              <w:autoSpaceDE/>
              <w:autoSpaceDN/>
              <w:jc w:val="left"/>
              <w:rPr>
                <w:rFonts w:ascii="Arial" w:hAnsi="Arial" w:cs="Arial"/>
                <w:sz w:val="22"/>
              </w:rPr>
            </w:pPr>
          </w:p>
        </w:tc>
      </w:tr>
      <w:tr w:rsidR="00D063AA" w:rsidRPr="001D19F6" w14:paraId="0BAB2BEC"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BB5CFD"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Child ([Child’ name])</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EB1C58" w14:textId="77777777" w:rsidR="00461859" w:rsidRPr="001D19F6" w:rsidRDefault="00461859">
            <w:pPr>
              <w:widowControl/>
              <w:wordWrap/>
              <w:autoSpaceDE/>
              <w:autoSpaceDN/>
              <w:jc w:val="left"/>
              <w:rPr>
                <w:rFonts w:ascii="Arial" w:hAnsi="Arial" w:cs="Arial"/>
                <w:sz w:val="22"/>
              </w:rPr>
            </w:pPr>
          </w:p>
        </w:tc>
      </w:tr>
      <w:tr w:rsidR="00D063AA" w:rsidRPr="001D19F6" w14:paraId="2CD2A5E1"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C0A8F1"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Child ([Child’ name])</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1E05D6" w14:textId="77777777" w:rsidR="00461859" w:rsidRPr="001D19F6" w:rsidRDefault="00461859">
            <w:pPr>
              <w:widowControl/>
              <w:wordWrap/>
              <w:autoSpaceDE/>
              <w:autoSpaceDN/>
              <w:jc w:val="left"/>
              <w:rPr>
                <w:rFonts w:ascii="Arial" w:hAnsi="Arial" w:cs="Arial"/>
                <w:sz w:val="22"/>
              </w:rPr>
            </w:pPr>
          </w:p>
        </w:tc>
      </w:tr>
      <w:tr w:rsidR="00D063AA" w:rsidRPr="001D19F6" w14:paraId="5D1B6512"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278FD"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Cambria Math" w:eastAsia="MS Mincho" w:hAnsi="Cambria Math" w:cs="Cambria Math"/>
                <w:kern w:val="0"/>
                <w:sz w:val="22"/>
                <w:shd w:val="clear" w:color="auto" w:fill="FFFFFF"/>
              </w:rPr>
              <w:t>⋮</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35849FE" w14:textId="77777777" w:rsidR="00461859" w:rsidRPr="001D19F6" w:rsidRDefault="00461859">
            <w:pPr>
              <w:widowControl/>
              <w:wordWrap/>
              <w:autoSpaceDE/>
              <w:autoSpaceDN/>
              <w:jc w:val="left"/>
              <w:rPr>
                <w:rFonts w:ascii="Arial" w:hAnsi="Arial" w:cs="Arial"/>
                <w:sz w:val="22"/>
              </w:rPr>
            </w:pPr>
          </w:p>
        </w:tc>
      </w:tr>
      <w:tr w:rsidR="00D063AA" w:rsidRPr="001D19F6" w14:paraId="4D7A1412"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014E88"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Child ([Child’ name])</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02EC64B" w14:textId="77777777" w:rsidR="00461859" w:rsidRPr="001D19F6" w:rsidRDefault="00461859">
            <w:pPr>
              <w:widowControl/>
              <w:wordWrap/>
              <w:autoSpaceDE/>
              <w:autoSpaceDN/>
              <w:jc w:val="left"/>
              <w:rPr>
                <w:rFonts w:ascii="Arial" w:hAnsi="Arial" w:cs="Arial"/>
                <w:sz w:val="22"/>
              </w:rPr>
            </w:pPr>
          </w:p>
        </w:tc>
      </w:tr>
      <w:tr w:rsidR="00D063AA" w:rsidRPr="001D19F6" w14:paraId="688F9779"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60D4DF"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Mother/Father</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0D36327" w14:textId="77777777" w:rsidR="00461859" w:rsidRPr="001D19F6" w:rsidRDefault="00461859">
            <w:pPr>
              <w:widowControl/>
              <w:wordWrap/>
              <w:autoSpaceDE/>
              <w:autoSpaceDN/>
              <w:jc w:val="left"/>
              <w:rPr>
                <w:rFonts w:ascii="Arial" w:hAnsi="Arial" w:cs="Arial"/>
                <w:sz w:val="22"/>
              </w:rPr>
            </w:pPr>
          </w:p>
        </w:tc>
      </w:tr>
      <w:tr w:rsidR="00D063AA" w:rsidRPr="001D19F6" w14:paraId="7DE9C930"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B2E1A9"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Grandchild</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487EF07" w14:textId="77777777" w:rsidR="00461859" w:rsidRPr="001D19F6" w:rsidRDefault="00461859">
            <w:pPr>
              <w:widowControl/>
              <w:wordWrap/>
              <w:autoSpaceDE/>
              <w:autoSpaceDN/>
              <w:jc w:val="left"/>
              <w:rPr>
                <w:rFonts w:ascii="Arial" w:hAnsi="Arial" w:cs="Arial"/>
                <w:sz w:val="22"/>
              </w:rPr>
            </w:pPr>
          </w:p>
        </w:tc>
      </w:tr>
      <w:tr w:rsidR="00D063AA" w:rsidRPr="001D19F6" w14:paraId="0041652C"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D83AFD"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Sibling</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E5BBBD3" w14:textId="77777777" w:rsidR="00461859" w:rsidRPr="001D19F6" w:rsidRDefault="00461859">
            <w:pPr>
              <w:widowControl/>
              <w:wordWrap/>
              <w:autoSpaceDE/>
              <w:autoSpaceDN/>
              <w:jc w:val="left"/>
              <w:rPr>
                <w:rFonts w:ascii="Arial" w:hAnsi="Arial" w:cs="Arial"/>
                <w:sz w:val="22"/>
              </w:rPr>
            </w:pPr>
          </w:p>
        </w:tc>
      </w:tr>
      <w:tr w:rsidR="00D063AA" w:rsidRPr="001D19F6" w14:paraId="3EEB0929"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D30274"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lastRenderedPageBreak/>
              <w:t>Other relatives</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5120232" w14:textId="77777777" w:rsidR="00461859" w:rsidRPr="001D19F6" w:rsidRDefault="00461859">
            <w:pPr>
              <w:widowControl/>
              <w:wordWrap/>
              <w:autoSpaceDE/>
              <w:autoSpaceDN/>
              <w:jc w:val="left"/>
              <w:rPr>
                <w:rFonts w:ascii="Arial" w:hAnsi="Arial" w:cs="Arial"/>
                <w:sz w:val="22"/>
              </w:rPr>
            </w:pPr>
          </w:p>
        </w:tc>
      </w:tr>
      <w:tr w:rsidR="00D063AA" w:rsidRPr="001D19F6" w14:paraId="147B65B2"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9CB514B" w14:textId="77777777" w:rsidR="00461859" w:rsidRPr="001D19F6" w:rsidRDefault="00461859">
            <w:pPr>
              <w:shd w:val="clear" w:color="auto" w:fill="FFFFFF"/>
              <w:snapToGrid w:val="0"/>
              <w:textAlignment w:val="baseline"/>
              <w:rPr>
                <w:rFonts w:ascii="Arial" w:eastAsia="굴림" w:hAnsi="Arial" w:cs="Arial"/>
                <w:kern w:val="0"/>
                <w:sz w:val="22"/>
              </w:rPr>
            </w:pPr>
            <w:r w:rsidRPr="001D19F6">
              <w:rPr>
                <w:rFonts w:ascii="Arial" w:eastAsia="굴림체" w:hAnsi="Arial" w:cs="Arial"/>
                <w:kern w:val="0"/>
                <w:sz w:val="22"/>
                <w:shd w:val="clear" w:color="auto" w:fill="FFFFFF"/>
              </w:rPr>
              <w:t>Donation to society</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FA9D8F" w14:textId="77777777" w:rsidR="00461859" w:rsidRPr="001D19F6" w:rsidRDefault="00461859">
            <w:pPr>
              <w:widowControl/>
              <w:wordWrap/>
              <w:autoSpaceDE/>
              <w:autoSpaceDN/>
              <w:jc w:val="left"/>
              <w:rPr>
                <w:rFonts w:ascii="Arial" w:hAnsi="Arial" w:cs="Arial"/>
                <w:sz w:val="22"/>
              </w:rPr>
            </w:pPr>
          </w:p>
        </w:tc>
      </w:tr>
      <w:tr w:rsidR="00D063AA" w:rsidRPr="001D19F6" w14:paraId="3A5D081E" w14:textId="77777777" w:rsidTr="00461859">
        <w:trPr>
          <w:trHeight w:val="283"/>
        </w:trPr>
        <w:tc>
          <w:tcPr>
            <w:tcW w:w="374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CF922F9" w14:textId="77777777" w:rsidR="00461859" w:rsidRPr="001D19F6" w:rsidRDefault="00461859">
            <w:pPr>
              <w:shd w:val="clear" w:color="auto" w:fill="FFFFFF"/>
              <w:wordWrap/>
              <w:snapToGrid w:val="0"/>
              <w:jc w:val="center"/>
              <w:textAlignment w:val="baseline"/>
              <w:rPr>
                <w:rFonts w:ascii="Arial" w:eastAsia="굴림" w:hAnsi="Arial" w:cs="Arial"/>
                <w:kern w:val="0"/>
                <w:sz w:val="22"/>
              </w:rPr>
            </w:pPr>
            <w:r w:rsidRPr="001D19F6">
              <w:rPr>
                <w:rFonts w:ascii="Arial" w:eastAsia="굴림체" w:hAnsi="Arial" w:cs="Arial"/>
                <w:kern w:val="0"/>
                <w:sz w:val="22"/>
                <w:shd w:val="clear" w:color="auto" w:fill="FFFFFF"/>
              </w:rPr>
              <w:t>Total</w:t>
            </w:r>
          </w:p>
        </w:tc>
        <w:tc>
          <w:tcPr>
            <w:tcW w:w="504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CBF84F8" w14:textId="77777777" w:rsidR="00461859" w:rsidRPr="001D19F6" w:rsidRDefault="00461859">
            <w:pPr>
              <w:shd w:val="clear" w:color="auto" w:fill="FFFFFF"/>
              <w:wordWrap/>
              <w:snapToGrid w:val="0"/>
              <w:jc w:val="center"/>
              <w:textAlignment w:val="baseline"/>
              <w:rPr>
                <w:rFonts w:ascii="Arial" w:eastAsia="굴림" w:hAnsi="Arial" w:cs="Arial"/>
                <w:kern w:val="0"/>
                <w:sz w:val="22"/>
              </w:rPr>
            </w:pPr>
            <w:r w:rsidRPr="001D19F6">
              <w:rPr>
                <w:rFonts w:ascii="Arial" w:eastAsia="굴림체" w:hAnsi="Arial" w:cs="Arial"/>
                <w:kern w:val="0"/>
                <w:sz w:val="22"/>
                <w:shd w:val="clear" w:color="auto" w:fill="FFFFFF"/>
              </w:rPr>
              <w:t>100%</w:t>
            </w:r>
          </w:p>
        </w:tc>
      </w:tr>
    </w:tbl>
    <w:p w14:paraId="1E0D4190" w14:textId="77777777" w:rsidR="00461859" w:rsidRPr="001D19F6" w:rsidRDefault="00461859" w:rsidP="00CF5EEC">
      <w:pPr>
        <w:wordWrap/>
        <w:spacing w:line="360" w:lineRule="auto"/>
        <w:rPr>
          <w:rFonts w:ascii="Arial" w:eastAsia="굴림" w:hAnsi="Arial" w:cs="Arial"/>
          <w:sz w:val="22"/>
        </w:rPr>
      </w:pPr>
    </w:p>
    <w:p w14:paraId="7D9902E8" w14:textId="77777777" w:rsidR="00407C75" w:rsidRPr="001D19F6" w:rsidRDefault="00407C75" w:rsidP="00407C75">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X_end</w:t>
      </w:r>
      <w:proofErr w:type="spellEnd"/>
      <w:r w:rsidRPr="001D19F6">
        <w:rPr>
          <w:rFonts w:ascii="Arial" w:eastAsia="굴림" w:hAnsi="Arial" w:cs="Arial"/>
          <w:sz w:val="22"/>
        </w:rPr>
        <w:t xml:space="preserve">) [IWER] Please enter code 1 for completion of </w:t>
      </w:r>
      <w:r w:rsidR="00E87303" w:rsidRPr="001D19F6">
        <w:rPr>
          <w:rFonts w:ascii="Arial" w:eastAsia="굴림" w:hAnsi="Arial" w:cs="Arial"/>
          <w:sz w:val="22"/>
        </w:rPr>
        <w:t>EXIT interview</w:t>
      </w:r>
      <w:r w:rsidRPr="001D19F6">
        <w:rPr>
          <w:rFonts w:ascii="Arial" w:eastAsia="굴림" w:hAnsi="Arial" w:cs="Arial"/>
          <w:sz w:val="22"/>
        </w:rPr>
        <w:t xml:space="preserve"> section.</w:t>
      </w:r>
    </w:p>
    <w:p w14:paraId="72117710" w14:textId="77777777" w:rsidR="00E87303" w:rsidRPr="001D19F6" w:rsidRDefault="00407C75" w:rsidP="00D12299">
      <w:pPr>
        <w:pStyle w:val="a6"/>
        <w:widowControl/>
        <w:numPr>
          <w:ilvl w:val="0"/>
          <w:numId w:val="1187"/>
        </w:numPr>
        <w:wordWrap/>
        <w:autoSpaceDE/>
        <w:autoSpaceDN/>
        <w:spacing w:line="360" w:lineRule="auto"/>
        <w:ind w:leftChars="0"/>
        <w:jc w:val="left"/>
        <w:rPr>
          <w:rFonts w:ascii="Arial" w:eastAsia="굴림" w:hAnsi="Arial" w:cs="Arial"/>
          <w:sz w:val="22"/>
        </w:rPr>
      </w:pPr>
      <w:r w:rsidRPr="001D19F6">
        <w:rPr>
          <w:rFonts w:ascii="Arial" w:eastAsia="굴림" w:hAnsi="Arial" w:cs="Arial"/>
          <w:sz w:val="22"/>
        </w:rPr>
        <w:t>Completion</w:t>
      </w:r>
    </w:p>
    <w:p w14:paraId="23119986" w14:textId="77777777" w:rsidR="0019120B" w:rsidRPr="001D19F6" w:rsidRDefault="0019120B" w:rsidP="0019120B">
      <w:pPr>
        <w:widowControl/>
        <w:wordWrap/>
        <w:autoSpaceDE/>
        <w:autoSpaceDN/>
        <w:spacing w:line="360" w:lineRule="auto"/>
        <w:jc w:val="left"/>
        <w:rPr>
          <w:rFonts w:ascii="Arial" w:eastAsia="굴림" w:hAnsi="Arial" w:cs="Arial"/>
          <w:sz w:val="22"/>
        </w:rPr>
      </w:pPr>
    </w:p>
    <w:p w14:paraId="753B7521" w14:textId="77777777" w:rsidR="0019120B" w:rsidRPr="0004756D" w:rsidRDefault="00483A43" w:rsidP="0019120B">
      <w:pPr>
        <w:spacing w:line="384" w:lineRule="auto"/>
        <w:textAlignment w:val="baseline"/>
        <w:rPr>
          <w:rFonts w:ascii="Arial" w:eastAsia="굴림" w:hAnsi="Arial" w:cs="Arial"/>
          <w:kern w:val="0"/>
          <w:sz w:val="22"/>
        </w:rPr>
      </w:pPr>
      <w:r w:rsidRPr="0004756D">
        <w:rPr>
          <w:rFonts w:ascii="Arial" w:eastAsia="나눔명조" w:hAnsi="Arial" w:cs="Arial"/>
          <w:kern w:val="0"/>
          <w:sz w:val="22"/>
        </w:rPr>
        <w:t>INT_ID</w:t>
      </w:r>
      <w:r w:rsidR="0004756D" w:rsidRPr="0004756D">
        <w:rPr>
          <w:rFonts w:ascii="Arial" w:eastAsia="나눔명조" w:hAnsi="Arial" w:cs="Arial"/>
          <w:kern w:val="0"/>
          <w:sz w:val="22"/>
        </w:rPr>
        <w:t xml:space="preserve"> [Interviewer ID]: Enter the</w:t>
      </w:r>
      <w:r w:rsidRPr="0004756D">
        <w:rPr>
          <w:rFonts w:ascii="Arial" w:eastAsia="나눔명조" w:hAnsi="Arial" w:cs="Arial"/>
          <w:kern w:val="0"/>
          <w:sz w:val="22"/>
        </w:rPr>
        <w:t xml:space="preserve"> interviewer ID of the interviewer who conducted the survey. </w:t>
      </w:r>
    </w:p>
    <w:p w14:paraId="05096FD3" w14:textId="77777777" w:rsidR="0019120B" w:rsidRPr="0004756D" w:rsidRDefault="0019120B" w:rsidP="0019120B">
      <w:pPr>
        <w:spacing w:line="384" w:lineRule="auto"/>
        <w:textAlignment w:val="baseline"/>
        <w:rPr>
          <w:rFonts w:ascii="Arial" w:eastAsia="굴림" w:hAnsi="Arial" w:cs="Arial"/>
          <w:kern w:val="0"/>
          <w:sz w:val="22"/>
        </w:rPr>
      </w:pPr>
      <w:r w:rsidRPr="0004756D">
        <w:rPr>
          <w:rFonts w:ascii="Arial" w:eastAsia="나눔명조" w:hAnsi="Arial" w:cs="Arial"/>
          <w:kern w:val="0"/>
          <w:sz w:val="22"/>
        </w:rPr>
        <w:t>_________________</w:t>
      </w:r>
    </w:p>
    <w:p w14:paraId="56139671" w14:textId="77777777" w:rsidR="0019120B" w:rsidRPr="0004756D" w:rsidRDefault="0019120B" w:rsidP="0019120B">
      <w:pPr>
        <w:spacing w:line="384" w:lineRule="auto"/>
        <w:textAlignment w:val="baseline"/>
        <w:rPr>
          <w:rFonts w:ascii="Arial" w:eastAsia="굴림" w:hAnsi="Arial" w:cs="Arial"/>
          <w:kern w:val="0"/>
          <w:sz w:val="22"/>
        </w:rPr>
      </w:pPr>
    </w:p>
    <w:p w14:paraId="487F4E02" w14:textId="77777777" w:rsidR="0019120B" w:rsidRPr="0004756D" w:rsidRDefault="00483A43" w:rsidP="0019120B">
      <w:pPr>
        <w:spacing w:line="384" w:lineRule="auto"/>
        <w:textAlignment w:val="baseline"/>
        <w:rPr>
          <w:rFonts w:ascii="Arial" w:eastAsia="굴림" w:hAnsi="Arial" w:cs="Arial"/>
          <w:kern w:val="0"/>
          <w:sz w:val="22"/>
        </w:rPr>
      </w:pPr>
      <w:r w:rsidRPr="0004756D">
        <w:rPr>
          <w:rFonts w:ascii="Arial" w:eastAsia="나눔명조" w:hAnsi="Arial" w:cs="Arial"/>
          <w:kern w:val="0"/>
          <w:sz w:val="22"/>
        </w:rPr>
        <w:t>INT_NAME: Please write down the name of the interviewer who conducted the surv</w:t>
      </w:r>
      <w:r w:rsidR="00FD0FAC" w:rsidRPr="0004756D">
        <w:rPr>
          <w:rFonts w:ascii="Arial" w:eastAsia="나눔명조" w:hAnsi="Arial" w:cs="Arial"/>
          <w:kern w:val="0"/>
          <w:sz w:val="22"/>
        </w:rPr>
        <w:t>ey</w:t>
      </w:r>
      <w:r w:rsidR="0019120B" w:rsidRPr="0004756D">
        <w:rPr>
          <w:rFonts w:ascii="Arial" w:eastAsia="나눔명조" w:hAnsi="Arial" w:cs="Arial"/>
          <w:kern w:val="0"/>
          <w:sz w:val="22"/>
        </w:rPr>
        <w:t>_________________</w:t>
      </w:r>
    </w:p>
    <w:p w14:paraId="56E07E37" w14:textId="77777777" w:rsidR="0019120B" w:rsidRPr="0004756D" w:rsidRDefault="0019120B" w:rsidP="0019120B">
      <w:pPr>
        <w:widowControl/>
        <w:wordWrap/>
        <w:autoSpaceDE/>
        <w:autoSpaceDN/>
        <w:spacing w:line="360" w:lineRule="auto"/>
        <w:jc w:val="left"/>
        <w:rPr>
          <w:rFonts w:ascii="Arial" w:eastAsia="굴림" w:hAnsi="Arial" w:cs="Arial"/>
          <w:sz w:val="22"/>
        </w:rPr>
      </w:pPr>
    </w:p>
    <w:p w14:paraId="7D56D580" w14:textId="3C52002E" w:rsidR="00E87303" w:rsidRPr="001D19F6" w:rsidRDefault="00E87303" w:rsidP="00E87303">
      <w:pPr>
        <w:widowControl/>
        <w:wordWrap/>
        <w:autoSpaceDE/>
        <w:autoSpaceDN/>
        <w:spacing w:line="360" w:lineRule="auto"/>
        <w:jc w:val="left"/>
        <w:rPr>
          <w:rFonts w:ascii="Arial" w:eastAsia="굴림" w:hAnsi="Arial" w:cs="Arial"/>
          <w:sz w:val="22"/>
        </w:rPr>
      </w:pPr>
      <w:r w:rsidRPr="001D19F6">
        <w:rPr>
          <w:rFonts w:ascii="Arial" w:eastAsia="굴림" w:hAnsi="Arial" w:cs="Arial"/>
          <w:sz w:val="22"/>
        </w:rPr>
        <w:t>(</w:t>
      </w:r>
      <w:proofErr w:type="spellStart"/>
      <w:r w:rsidRPr="001D19F6">
        <w:rPr>
          <w:rFonts w:ascii="Arial" w:eastAsia="굴림" w:hAnsi="Arial" w:cs="Arial"/>
          <w:sz w:val="22"/>
        </w:rPr>
        <w:t>Comp_Stat</w:t>
      </w:r>
      <w:proofErr w:type="spellEnd"/>
      <w:r w:rsidRPr="001D19F6">
        <w:rPr>
          <w:rFonts w:ascii="Arial" w:eastAsia="굴림" w:hAnsi="Arial" w:cs="Arial"/>
          <w:sz w:val="22"/>
        </w:rPr>
        <w:t xml:space="preserve">) [IWER] Please enter code 1 for completion of </w:t>
      </w:r>
      <w:del w:id="9649" w:author="Keis" w:date="2024-09-06T10:08:00Z">
        <w:r w:rsidR="0019120B" w:rsidRPr="00B62844" w:rsidDel="00B62844">
          <w:rPr>
            <w:rFonts w:ascii="Arial" w:eastAsia="굴림" w:hAnsi="Arial" w:cs="Arial"/>
            <w:color w:val="00B050"/>
            <w:sz w:val="22"/>
            <w:rPrChange w:id="9650" w:author="Keis" w:date="2024-09-06T10:08:00Z">
              <w:rPr>
                <w:rFonts w:ascii="Arial" w:eastAsia="굴림" w:hAnsi="Arial" w:cs="Arial"/>
                <w:sz w:val="22"/>
              </w:rPr>
            </w:rPrChange>
          </w:rPr>
          <w:delText>2018</w:delText>
        </w:r>
        <w:r w:rsidRPr="00B62844" w:rsidDel="00B62844">
          <w:rPr>
            <w:rFonts w:ascii="Arial" w:eastAsia="굴림" w:hAnsi="Arial" w:cs="Arial"/>
            <w:color w:val="00B050"/>
            <w:sz w:val="22"/>
            <w:rPrChange w:id="9651" w:author="Keis" w:date="2024-09-06T10:08:00Z">
              <w:rPr>
                <w:rFonts w:ascii="Arial" w:eastAsia="굴림" w:hAnsi="Arial" w:cs="Arial"/>
                <w:sz w:val="22"/>
              </w:rPr>
            </w:rPrChange>
          </w:rPr>
          <w:delText xml:space="preserve"> </w:delText>
        </w:r>
      </w:del>
      <w:ins w:id="9652" w:author="Keis" w:date="2024-09-06T10:08:00Z">
        <w:r w:rsidR="00B62844" w:rsidRPr="00B62844">
          <w:rPr>
            <w:rFonts w:ascii="Arial" w:eastAsia="굴림" w:hAnsi="Arial" w:cs="Arial"/>
            <w:color w:val="00B050"/>
            <w:sz w:val="22"/>
            <w:rPrChange w:id="9653" w:author="Keis" w:date="2024-09-06T10:08:00Z">
              <w:rPr>
                <w:rFonts w:ascii="Arial" w:eastAsia="굴림" w:hAnsi="Arial" w:cs="Arial"/>
                <w:sz w:val="22"/>
              </w:rPr>
            </w:rPrChange>
          </w:rPr>
          <w:t>2022</w:t>
        </w:r>
        <w:r w:rsidR="00B62844" w:rsidRPr="001D19F6">
          <w:rPr>
            <w:rFonts w:ascii="Arial" w:eastAsia="굴림" w:hAnsi="Arial" w:cs="Arial"/>
            <w:sz w:val="22"/>
          </w:rPr>
          <w:t xml:space="preserve"> </w:t>
        </w:r>
      </w:ins>
      <w:proofErr w:type="spellStart"/>
      <w:r w:rsidR="00BD150A" w:rsidRPr="001D19F6">
        <w:rPr>
          <w:rFonts w:ascii="Arial" w:eastAsia="굴림" w:hAnsi="Arial" w:cs="Arial"/>
          <w:sz w:val="22"/>
        </w:rPr>
        <w:t>KLoSA</w:t>
      </w:r>
      <w:proofErr w:type="spellEnd"/>
      <w:r w:rsidRPr="001D19F6">
        <w:rPr>
          <w:rFonts w:ascii="Arial" w:eastAsia="굴림" w:hAnsi="Arial" w:cs="Arial"/>
          <w:sz w:val="22"/>
        </w:rPr>
        <w:t xml:space="preserve"> </w:t>
      </w:r>
      <w:proofErr w:type="gramStart"/>
      <w:r w:rsidR="00BD150A" w:rsidRPr="001D19F6">
        <w:rPr>
          <w:rFonts w:ascii="Arial" w:eastAsia="굴림" w:hAnsi="Arial" w:cs="Arial"/>
          <w:sz w:val="22"/>
        </w:rPr>
        <w:t>interview</w:t>
      </w:r>
      <w:r w:rsidRPr="001D19F6">
        <w:rPr>
          <w:rFonts w:ascii="Arial" w:eastAsia="굴림" w:hAnsi="Arial" w:cs="Arial"/>
          <w:sz w:val="22"/>
        </w:rPr>
        <w:t>..</w:t>
      </w:r>
      <w:proofErr w:type="gramEnd"/>
    </w:p>
    <w:p w14:paraId="07498152" w14:textId="77777777" w:rsidR="00E87303" w:rsidRPr="001D19F6" w:rsidRDefault="00E87303" w:rsidP="00D12299">
      <w:pPr>
        <w:pStyle w:val="a6"/>
        <w:widowControl/>
        <w:numPr>
          <w:ilvl w:val="0"/>
          <w:numId w:val="1188"/>
        </w:numPr>
        <w:wordWrap/>
        <w:autoSpaceDE/>
        <w:autoSpaceDN/>
        <w:spacing w:line="360" w:lineRule="auto"/>
        <w:ind w:leftChars="0"/>
        <w:jc w:val="left"/>
        <w:rPr>
          <w:rFonts w:ascii="Arial" w:eastAsia="굴림" w:hAnsi="Arial" w:cs="Arial"/>
          <w:sz w:val="22"/>
        </w:rPr>
      </w:pPr>
      <w:r w:rsidRPr="001D19F6">
        <w:rPr>
          <w:rFonts w:ascii="Arial" w:eastAsia="굴림" w:hAnsi="Arial" w:cs="Arial"/>
          <w:sz w:val="22"/>
        </w:rPr>
        <w:t>Completion</w:t>
      </w:r>
    </w:p>
    <w:p w14:paraId="29F2D6F8" w14:textId="77777777" w:rsidR="00E87303" w:rsidRPr="001D19F6" w:rsidRDefault="00E87303" w:rsidP="00E87303">
      <w:pPr>
        <w:widowControl/>
        <w:wordWrap/>
        <w:autoSpaceDE/>
        <w:autoSpaceDN/>
        <w:spacing w:line="360" w:lineRule="auto"/>
        <w:jc w:val="left"/>
        <w:rPr>
          <w:rFonts w:ascii="Arial" w:eastAsia="굴림" w:hAnsi="Arial" w:cs="Arial"/>
          <w:sz w:val="22"/>
        </w:rPr>
      </w:pPr>
    </w:p>
    <w:p w14:paraId="642DBA10" w14:textId="77777777" w:rsidR="00407C75" w:rsidRPr="001D19F6" w:rsidRDefault="00407C75" w:rsidP="00CF5EEC">
      <w:pPr>
        <w:wordWrap/>
        <w:spacing w:line="360" w:lineRule="auto"/>
        <w:rPr>
          <w:rFonts w:ascii="Arial" w:eastAsia="굴림" w:hAnsi="Arial" w:cs="Arial"/>
          <w:sz w:val="22"/>
        </w:rPr>
      </w:pPr>
    </w:p>
    <w:sectPr w:rsidR="00407C75" w:rsidRPr="001D19F6" w:rsidSect="00FD76A1">
      <w:footerReference w:type="default" r:id="rId25"/>
      <w:pgSz w:w="11906" w:h="16838" w:code="9"/>
      <w:pgMar w:top="851" w:right="1134" w:bottom="851" w:left="1134" w:header="567"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84F67A" w14:textId="77777777" w:rsidR="00706C18" w:rsidRDefault="00706C18" w:rsidP="00627B6E">
      <w:r>
        <w:separator/>
      </w:r>
    </w:p>
    <w:p w14:paraId="39F0852E" w14:textId="77777777" w:rsidR="00706C18" w:rsidRDefault="00706C18"/>
  </w:endnote>
  <w:endnote w:type="continuationSeparator" w:id="0">
    <w:p w14:paraId="2A4C28BE" w14:textId="77777777" w:rsidR="00706C18" w:rsidRDefault="00706C18" w:rsidP="00627B6E">
      <w:r>
        <w:continuationSeparator/>
      </w:r>
    </w:p>
    <w:p w14:paraId="46C3C1FC" w14:textId="77777777" w:rsidR="00706C18" w:rsidRDefault="00706C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나눔명조">
    <w:altName w:val="바탕"/>
    <w:charset w:val="81"/>
    <w:family w:val="roman"/>
    <w:pitch w:val="variable"/>
    <w:sig w:usb0="800002A7" w:usb1="09D7F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1"/>
    <w:family w:val="modern"/>
    <w:pitch w:val="variable"/>
    <w:sig w:usb0="F7FFAFFF" w:usb1="E9DFFFFF" w:usb2="0000003F" w:usb3="00000000" w:csb0="003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Batang"/>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NKLN C+ Courier">
    <w:altName w:val="돋움"/>
    <w:panose1 w:val="00000000000000000000"/>
    <w:charset w:val="81"/>
    <w:family w:val="modern"/>
    <w:notTrueType/>
    <w:pitch w:val="default"/>
    <w:sig w:usb0="00000001" w:usb1="09060000" w:usb2="00000010" w:usb3="00000000" w:csb0="00080000"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한컴돋움">
    <w:altName w:val="바탕"/>
    <w:panose1 w:val="02030600000101010101"/>
    <w:charset w:val="81"/>
    <w:family w:val="roman"/>
    <w:pitch w:val="variable"/>
    <w:sig w:usb0="F7FFAFFF" w:usb1="FBDFFFFF" w:usb2="00FFFFFF" w:usb3="00000000" w:csb0="803F01FF" w:csb1="00000000"/>
  </w:font>
  <w:font w:name="돋움">
    <w:altName w:val="Dotum"/>
    <w:panose1 w:val="020B0600000101010101"/>
    <w:charset w:val="81"/>
    <w:family w:val="modern"/>
    <w:pitch w:val="variable"/>
    <w:sig w:usb0="B00002AF" w:usb1="69D77CFB" w:usb2="00000030" w:usb3="00000000" w:csb0="0008009F" w:csb1="00000000"/>
  </w:font>
  <w:font w:name="한컴 고딕">
    <w:altName w:val="Malgun Gothic"/>
    <w:panose1 w:val="02000500000000000000"/>
    <w:charset w:val="81"/>
    <w:family w:val="auto"/>
    <w:pitch w:val="variable"/>
    <w:sig w:usb0="900002A7" w:usb1="39D7FCFB" w:usb2="00000010"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TF97B79EFtCID-WinCharSetFFFF-H">
    <w:altName w:val="맑은 고딕"/>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79954"/>
      <w:docPartObj>
        <w:docPartGallery w:val="Page Numbers (Bottom of Page)"/>
        <w:docPartUnique/>
      </w:docPartObj>
    </w:sdtPr>
    <w:sdtEndPr/>
    <w:sdtContent>
      <w:p w14:paraId="16C239B2" w14:textId="77777777" w:rsidR="00706C18" w:rsidRDefault="00706C18">
        <w:pPr>
          <w:pStyle w:val="ab"/>
          <w:jc w:val="center"/>
        </w:pPr>
        <w:r w:rsidRPr="00803E86">
          <w:rPr>
            <w:rFonts w:hint="eastAsia"/>
          </w:rPr>
          <w:t>-</w:t>
        </w:r>
        <w:r>
          <w:fldChar w:fldCharType="begin"/>
        </w:r>
        <w:r>
          <w:instrText xml:space="preserve"> PAGE   \* MERGEFORMAT </w:instrText>
        </w:r>
        <w:r>
          <w:fldChar w:fldCharType="separate"/>
        </w:r>
        <w:r w:rsidRPr="00CB1D93">
          <w:rPr>
            <w:noProof/>
            <w:lang w:val="ko-KR"/>
          </w:rPr>
          <w:t>140</w:t>
        </w:r>
        <w:r>
          <w:rPr>
            <w:noProof/>
            <w:lang w:val="ko-KR"/>
          </w:rPr>
          <w:fldChar w:fldCharType="end"/>
        </w:r>
        <w:r w:rsidRPr="00803E86">
          <w:rPr>
            <w:rFonts w:hint="eastAsia"/>
          </w:rPr>
          <w:t>-</w:t>
        </w:r>
      </w:p>
    </w:sdtContent>
  </w:sdt>
  <w:p w14:paraId="342C2699" w14:textId="77777777" w:rsidR="00706C18" w:rsidRDefault="00706C18">
    <w:pPr>
      <w:pStyle w:val="ab"/>
    </w:pPr>
  </w:p>
  <w:p w14:paraId="1CD1999F" w14:textId="77777777" w:rsidR="00706C18" w:rsidRDefault="00706C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B6457" w14:textId="77777777" w:rsidR="00706C18" w:rsidRDefault="00706C18" w:rsidP="00627B6E">
      <w:r>
        <w:separator/>
      </w:r>
    </w:p>
    <w:p w14:paraId="37E5483B" w14:textId="77777777" w:rsidR="00706C18" w:rsidRDefault="00706C18"/>
  </w:footnote>
  <w:footnote w:type="continuationSeparator" w:id="0">
    <w:p w14:paraId="0866E6E5" w14:textId="77777777" w:rsidR="00706C18" w:rsidRDefault="00706C18" w:rsidP="00627B6E">
      <w:r>
        <w:continuationSeparator/>
      </w:r>
    </w:p>
    <w:p w14:paraId="6EB48E52" w14:textId="77777777" w:rsidR="00706C18" w:rsidRDefault="00706C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3005"/>
    <w:multiLevelType w:val="hybridMultilevel"/>
    <w:tmpl w:val="E2AED076"/>
    <w:lvl w:ilvl="0" w:tplc="0CCA1E7C">
      <w:start w:val="1"/>
      <w:numFmt w:val="decimalEnclosedCircle"/>
      <w:lvlText w:val="%1"/>
      <w:lvlJc w:val="left"/>
      <w:pPr>
        <w:ind w:left="967" w:hanging="360"/>
      </w:pPr>
      <w:rPr>
        <w:rFonts w:hint="eastAsia"/>
      </w:rPr>
    </w:lvl>
    <w:lvl w:ilvl="1" w:tplc="04090019" w:tentative="1">
      <w:start w:val="1"/>
      <w:numFmt w:val="upperLetter"/>
      <w:lvlText w:val="%2."/>
      <w:lvlJc w:val="left"/>
      <w:pPr>
        <w:ind w:left="1407" w:hanging="400"/>
      </w:pPr>
    </w:lvl>
    <w:lvl w:ilvl="2" w:tplc="0409001B" w:tentative="1">
      <w:start w:val="1"/>
      <w:numFmt w:val="lowerRoman"/>
      <w:lvlText w:val="%3."/>
      <w:lvlJc w:val="right"/>
      <w:pPr>
        <w:ind w:left="1807" w:hanging="400"/>
      </w:pPr>
    </w:lvl>
    <w:lvl w:ilvl="3" w:tplc="0409000F" w:tentative="1">
      <w:start w:val="1"/>
      <w:numFmt w:val="decimal"/>
      <w:lvlText w:val="%4."/>
      <w:lvlJc w:val="left"/>
      <w:pPr>
        <w:ind w:left="2207" w:hanging="400"/>
      </w:pPr>
    </w:lvl>
    <w:lvl w:ilvl="4" w:tplc="04090019" w:tentative="1">
      <w:start w:val="1"/>
      <w:numFmt w:val="upperLetter"/>
      <w:lvlText w:val="%5."/>
      <w:lvlJc w:val="left"/>
      <w:pPr>
        <w:ind w:left="2607" w:hanging="400"/>
      </w:pPr>
    </w:lvl>
    <w:lvl w:ilvl="5" w:tplc="0409001B" w:tentative="1">
      <w:start w:val="1"/>
      <w:numFmt w:val="lowerRoman"/>
      <w:lvlText w:val="%6."/>
      <w:lvlJc w:val="right"/>
      <w:pPr>
        <w:ind w:left="3007" w:hanging="400"/>
      </w:pPr>
    </w:lvl>
    <w:lvl w:ilvl="6" w:tplc="0409000F" w:tentative="1">
      <w:start w:val="1"/>
      <w:numFmt w:val="decimal"/>
      <w:lvlText w:val="%7."/>
      <w:lvlJc w:val="left"/>
      <w:pPr>
        <w:ind w:left="3407" w:hanging="400"/>
      </w:pPr>
    </w:lvl>
    <w:lvl w:ilvl="7" w:tplc="04090019" w:tentative="1">
      <w:start w:val="1"/>
      <w:numFmt w:val="upperLetter"/>
      <w:lvlText w:val="%8."/>
      <w:lvlJc w:val="left"/>
      <w:pPr>
        <w:ind w:left="3807" w:hanging="400"/>
      </w:pPr>
    </w:lvl>
    <w:lvl w:ilvl="8" w:tplc="0409001B" w:tentative="1">
      <w:start w:val="1"/>
      <w:numFmt w:val="lowerRoman"/>
      <w:lvlText w:val="%9."/>
      <w:lvlJc w:val="right"/>
      <w:pPr>
        <w:ind w:left="4207" w:hanging="400"/>
      </w:pPr>
    </w:lvl>
  </w:abstractNum>
  <w:abstractNum w:abstractNumId="1" w15:restartNumberingAfterBreak="0">
    <w:nsid w:val="001E3242"/>
    <w:multiLevelType w:val="hybridMultilevel"/>
    <w:tmpl w:val="99F6FE3A"/>
    <w:lvl w:ilvl="0" w:tplc="2EE43D88">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347995"/>
    <w:multiLevelType w:val="hybridMultilevel"/>
    <w:tmpl w:val="587C01C4"/>
    <w:lvl w:ilvl="0" w:tplc="33DE3DD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03C1F0A"/>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0462A50"/>
    <w:multiLevelType w:val="hybridMultilevel"/>
    <w:tmpl w:val="0C7A23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05F6B9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0614392"/>
    <w:multiLevelType w:val="hybridMultilevel"/>
    <w:tmpl w:val="F5FC5490"/>
    <w:lvl w:ilvl="0" w:tplc="E2569AA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06724C0"/>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0950AA5"/>
    <w:multiLevelType w:val="hybridMultilevel"/>
    <w:tmpl w:val="5C1AA9B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09A40A9"/>
    <w:multiLevelType w:val="hybridMultilevel"/>
    <w:tmpl w:val="6470B4D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00BB2BC3"/>
    <w:multiLevelType w:val="hybridMultilevel"/>
    <w:tmpl w:val="043CDA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0DC1B0B"/>
    <w:multiLevelType w:val="hybridMultilevel"/>
    <w:tmpl w:val="3506AF20"/>
    <w:lvl w:ilvl="0" w:tplc="F35CACB6">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12B6F8D"/>
    <w:multiLevelType w:val="hybridMultilevel"/>
    <w:tmpl w:val="AAF64EC4"/>
    <w:lvl w:ilvl="0" w:tplc="53C8744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01455CCC"/>
    <w:multiLevelType w:val="hybridMultilevel"/>
    <w:tmpl w:val="5E6AA6E2"/>
    <w:lvl w:ilvl="0" w:tplc="0409000F">
      <w:start w:val="1"/>
      <w:numFmt w:val="decimal"/>
      <w:lvlText w:val="%1."/>
      <w:lvlJc w:val="left"/>
      <w:pPr>
        <w:ind w:left="800" w:hanging="400"/>
      </w:pPr>
      <w:rPr>
        <w:rFonts w:hint="eastAsia"/>
      </w:rPr>
    </w:lvl>
    <w:lvl w:ilvl="1" w:tplc="90C684E8">
      <w:start w:val="3"/>
      <w:numFmt w:val="decimalEnclosedCircle"/>
      <w:lvlText w:val="%2"/>
      <w:lvlJc w:val="left"/>
      <w:pPr>
        <w:ind w:left="1160" w:hanging="360"/>
      </w:pPr>
      <w:rPr>
        <w:rFonts w:ascii="나눔명조" w:eastAsia="나눔명조" w:hAnsi="나눔명조" w:hint="default"/>
        <w:color w:val="FF0000"/>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01553BED"/>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15828E0"/>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015E0F8C"/>
    <w:multiLevelType w:val="hybridMultilevel"/>
    <w:tmpl w:val="1DC6A49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01611FEE"/>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01640887"/>
    <w:multiLevelType w:val="hybridMultilevel"/>
    <w:tmpl w:val="CD6E7F8E"/>
    <w:lvl w:ilvl="0" w:tplc="26ACDB06">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01720E47"/>
    <w:multiLevelType w:val="hybridMultilevel"/>
    <w:tmpl w:val="F8E061D8"/>
    <w:lvl w:ilvl="0" w:tplc="AEC8C5F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01A001A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01CB66C2"/>
    <w:multiLevelType w:val="hybridMultilevel"/>
    <w:tmpl w:val="EED28D0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01DD3C68"/>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02065443"/>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022D28BD"/>
    <w:multiLevelType w:val="hybridMultilevel"/>
    <w:tmpl w:val="1CE4AAA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02331784"/>
    <w:multiLevelType w:val="hybridMultilevel"/>
    <w:tmpl w:val="A62A268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025A55BF"/>
    <w:multiLevelType w:val="hybridMultilevel"/>
    <w:tmpl w:val="77EC23A2"/>
    <w:lvl w:ilvl="0" w:tplc="90C684E8">
      <w:start w:val="3"/>
      <w:numFmt w:val="decimalEnclosedCircle"/>
      <w:lvlText w:val="%1"/>
      <w:lvlJc w:val="left"/>
      <w:pPr>
        <w:ind w:left="1200" w:hanging="400"/>
      </w:pPr>
      <w:rPr>
        <w:rFonts w:ascii="나눔명조" w:eastAsia="나눔명조" w:hAnsi="나눔명조" w:hint="default"/>
        <w:color w:val="FF000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7" w15:restartNumberingAfterBreak="0">
    <w:nsid w:val="02B342B9"/>
    <w:multiLevelType w:val="hybridMultilevel"/>
    <w:tmpl w:val="EE1C2C0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02C621CD"/>
    <w:multiLevelType w:val="hybridMultilevel"/>
    <w:tmpl w:val="01A46064"/>
    <w:lvl w:ilvl="0" w:tplc="DA1E325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02D6695C"/>
    <w:multiLevelType w:val="hybridMultilevel"/>
    <w:tmpl w:val="789099E0"/>
    <w:lvl w:ilvl="0" w:tplc="5BC05664">
      <w:start w:val="1"/>
      <w:numFmt w:val="bullet"/>
      <w:lvlText w:val="•"/>
      <w:lvlJc w:val="left"/>
      <w:pPr>
        <w:ind w:left="800" w:hanging="40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02DE2301"/>
    <w:multiLevelType w:val="hybridMultilevel"/>
    <w:tmpl w:val="AEAA3606"/>
    <w:lvl w:ilvl="0" w:tplc="DB40B71E">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02F65436"/>
    <w:multiLevelType w:val="hybridMultilevel"/>
    <w:tmpl w:val="B0180D8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03336FC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0338358E"/>
    <w:multiLevelType w:val="hybridMultilevel"/>
    <w:tmpl w:val="DA00B45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03A9113B"/>
    <w:multiLevelType w:val="hybridMultilevel"/>
    <w:tmpl w:val="699E47D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5" w15:restartNumberingAfterBreak="0">
    <w:nsid w:val="03C729A2"/>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03D22CBF"/>
    <w:multiLevelType w:val="hybridMultilevel"/>
    <w:tmpl w:val="B01EF45E"/>
    <w:lvl w:ilvl="0" w:tplc="71AE8D16">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04055D8F"/>
    <w:multiLevelType w:val="hybridMultilevel"/>
    <w:tmpl w:val="3108712C"/>
    <w:lvl w:ilvl="0" w:tplc="30B6408A">
      <w:start w:val="1"/>
      <w:numFmt w:val="decimalEnclosedCircle"/>
      <w:lvlText w:val="%1"/>
      <w:lvlJc w:val="left"/>
      <w:pPr>
        <w:ind w:left="785" w:hanging="360"/>
      </w:pPr>
      <w:rPr>
        <w:rFonts w:ascii="굴림" w:hAnsi="굴림" w:cs="굴림"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412684F"/>
    <w:multiLevelType w:val="hybridMultilevel"/>
    <w:tmpl w:val="EC1C6DD8"/>
    <w:lvl w:ilvl="0" w:tplc="90B05DBA">
      <w:start w:val="1"/>
      <w:numFmt w:val="bullet"/>
      <w:suff w:val="space"/>
      <w:lvlText w:val="u"/>
      <w:lvlJc w:val="left"/>
      <w:pPr>
        <w:ind w:left="0" w:firstLine="0"/>
      </w:pPr>
      <w:rPr>
        <w:rFonts w:ascii="Wingdings" w:hAnsi="Wingdings" w:hint="default"/>
      </w:rPr>
    </w:lvl>
    <w:lvl w:ilvl="1" w:tplc="3C18DEF0">
      <w:start w:val="1"/>
      <w:numFmt w:val="decimal"/>
      <w:lvlText w:val="%2."/>
      <w:lvlJc w:val="left"/>
      <w:pPr>
        <w:tabs>
          <w:tab w:val="num" w:pos="1440"/>
        </w:tabs>
        <w:ind w:left="1440" w:hanging="360"/>
      </w:pPr>
    </w:lvl>
    <w:lvl w:ilvl="2" w:tplc="3D0A110A">
      <w:start w:val="1"/>
      <w:numFmt w:val="decimal"/>
      <w:lvlText w:val="%3."/>
      <w:lvlJc w:val="left"/>
      <w:pPr>
        <w:tabs>
          <w:tab w:val="num" w:pos="2160"/>
        </w:tabs>
        <w:ind w:left="2160" w:hanging="360"/>
      </w:pPr>
    </w:lvl>
    <w:lvl w:ilvl="3" w:tplc="2876889E">
      <w:start w:val="1"/>
      <w:numFmt w:val="decimal"/>
      <w:lvlText w:val="%4."/>
      <w:lvlJc w:val="left"/>
      <w:pPr>
        <w:tabs>
          <w:tab w:val="num" w:pos="2880"/>
        </w:tabs>
        <w:ind w:left="2880" w:hanging="360"/>
      </w:pPr>
    </w:lvl>
    <w:lvl w:ilvl="4" w:tplc="A078AA38">
      <w:start w:val="1"/>
      <w:numFmt w:val="decimal"/>
      <w:lvlText w:val="%5."/>
      <w:lvlJc w:val="left"/>
      <w:pPr>
        <w:tabs>
          <w:tab w:val="num" w:pos="3600"/>
        </w:tabs>
        <w:ind w:left="3600" w:hanging="360"/>
      </w:pPr>
    </w:lvl>
    <w:lvl w:ilvl="5" w:tplc="AEA20084">
      <w:start w:val="1"/>
      <w:numFmt w:val="decimal"/>
      <w:lvlText w:val="%6."/>
      <w:lvlJc w:val="left"/>
      <w:pPr>
        <w:tabs>
          <w:tab w:val="num" w:pos="4320"/>
        </w:tabs>
        <w:ind w:left="4320" w:hanging="360"/>
      </w:pPr>
    </w:lvl>
    <w:lvl w:ilvl="6" w:tplc="2620E532">
      <w:start w:val="1"/>
      <w:numFmt w:val="decimal"/>
      <w:lvlText w:val="%7."/>
      <w:lvlJc w:val="left"/>
      <w:pPr>
        <w:tabs>
          <w:tab w:val="num" w:pos="5040"/>
        </w:tabs>
        <w:ind w:left="5040" w:hanging="360"/>
      </w:pPr>
    </w:lvl>
    <w:lvl w:ilvl="7" w:tplc="4EBC1928">
      <w:start w:val="1"/>
      <w:numFmt w:val="decimal"/>
      <w:lvlText w:val="%8."/>
      <w:lvlJc w:val="left"/>
      <w:pPr>
        <w:tabs>
          <w:tab w:val="num" w:pos="5760"/>
        </w:tabs>
        <w:ind w:left="5760" w:hanging="360"/>
      </w:pPr>
    </w:lvl>
    <w:lvl w:ilvl="8" w:tplc="68C8406A">
      <w:start w:val="1"/>
      <w:numFmt w:val="decimal"/>
      <w:lvlText w:val="%9."/>
      <w:lvlJc w:val="left"/>
      <w:pPr>
        <w:tabs>
          <w:tab w:val="num" w:pos="6480"/>
        </w:tabs>
        <w:ind w:left="6480" w:hanging="360"/>
      </w:pPr>
    </w:lvl>
  </w:abstractNum>
  <w:abstractNum w:abstractNumId="39" w15:restartNumberingAfterBreak="0">
    <w:nsid w:val="04154C3D"/>
    <w:multiLevelType w:val="hybridMultilevel"/>
    <w:tmpl w:val="27789F68"/>
    <w:lvl w:ilvl="0" w:tplc="AF0E2CC6">
      <w:start w:val="1"/>
      <w:numFmt w:val="decimalEnclosedCircle"/>
      <w:lvlText w:val="%1"/>
      <w:lvlJc w:val="left"/>
      <w:pPr>
        <w:ind w:left="800" w:hanging="400"/>
      </w:pPr>
      <w:rPr>
        <w:rFonts w:hint="eastAsia"/>
      </w:rPr>
    </w:lvl>
    <w:lvl w:ilvl="1" w:tplc="06FC5886">
      <w:numFmt w:val="bullet"/>
      <w:lvlText w:val="-"/>
      <w:lvlJc w:val="left"/>
      <w:pPr>
        <w:ind w:left="1160" w:hanging="360"/>
      </w:pPr>
      <w:rPr>
        <w:rFonts w:ascii="Arial" w:eastAsia="굴림" w:hAnsi="Arial" w:cs="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043F1241"/>
    <w:multiLevelType w:val="hybridMultilevel"/>
    <w:tmpl w:val="125811B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045A2077"/>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04611F4F"/>
    <w:multiLevelType w:val="hybridMultilevel"/>
    <w:tmpl w:val="7D5CA008"/>
    <w:lvl w:ilvl="0" w:tplc="F760D51C">
      <w:start w:val="1"/>
      <w:numFmt w:val="decimalEnclosedCircle"/>
      <w:lvlText w:val="%1"/>
      <w:lvlJc w:val="left"/>
      <w:pPr>
        <w:ind w:left="1200" w:hanging="400"/>
      </w:pPr>
      <w:rPr>
        <w:color w:val="FF000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3" w15:restartNumberingAfterBreak="0">
    <w:nsid w:val="046539D0"/>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04653E56"/>
    <w:multiLevelType w:val="hybridMultilevel"/>
    <w:tmpl w:val="49046BEA"/>
    <w:lvl w:ilvl="0" w:tplc="BB1006D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04AF692B"/>
    <w:multiLevelType w:val="hybridMultilevel"/>
    <w:tmpl w:val="CFCEAA34"/>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04B54BD5"/>
    <w:multiLevelType w:val="hybridMultilevel"/>
    <w:tmpl w:val="427C1FE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04C3608D"/>
    <w:multiLevelType w:val="hybridMultilevel"/>
    <w:tmpl w:val="9458744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8" w15:restartNumberingAfterBreak="0">
    <w:nsid w:val="04C368BB"/>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05095700"/>
    <w:multiLevelType w:val="hybridMultilevel"/>
    <w:tmpl w:val="A48AC40E"/>
    <w:lvl w:ilvl="0" w:tplc="3F8E869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052F1AE6"/>
    <w:multiLevelType w:val="hybridMultilevel"/>
    <w:tmpl w:val="1DBABA60"/>
    <w:lvl w:ilvl="0" w:tplc="202EC60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053E521B"/>
    <w:multiLevelType w:val="hybridMultilevel"/>
    <w:tmpl w:val="5BD0B396"/>
    <w:lvl w:ilvl="0" w:tplc="2E18CD68">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0542683B"/>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055C5302"/>
    <w:multiLevelType w:val="hybridMultilevel"/>
    <w:tmpl w:val="891ECF70"/>
    <w:lvl w:ilvl="0" w:tplc="87A41D50">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055F4AB9"/>
    <w:multiLevelType w:val="hybridMultilevel"/>
    <w:tmpl w:val="9D5E96D2"/>
    <w:lvl w:ilvl="0" w:tplc="53D2017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15:restartNumberingAfterBreak="0">
    <w:nsid w:val="05607072"/>
    <w:multiLevelType w:val="hybridMultilevel"/>
    <w:tmpl w:val="22E872D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057C1F2D"/>
    <w:multiLevelType w:val="hybridMultilevel"/>
    <w:tmpl w:val="8B34E72C"/>
    <w:lvl w:ilvl="0" w:tplc="0409000B">
      <w:start w:val="1"/>
      <w:numFmt w:val="bullet"/>
      <w:lvlText w:val=""/>
      <w:lvlJc w:val="left"/>
      <w:pPr>
        <w:ind w:left="1800" w:hanging="400"/>
      </w:pPr>
      <w:rPr>
        <w:rFonts w:ascii="Wingdings" w:hAnsi="Wingdings" w:hint="default"/>
      </w:rPr>
    </w:lvl>
    <w:lvl w:ilvl="1" w:tplc="04090003" w:tentative="1">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57" w15:restartNumberingAfterBreak="0">
    <w:nsid w:val="05A07CCE"/>
    <w:multiLevelType w:val="hybridMultilevel"/>
    <w:tmpl w:val="80B88F3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8" w15:restartNumberingAfterBreak="0">
    <w:nsid w:val="05A244C5"/>
    <w:multiLevelType w:val="hybridMultilevel"/>
    <w:tmpl w:val="A0927244"/>
    <w:lvl w:ilvl="0" w:tplc="5BC05664">
      <w:start w:val="1"/>
      <w:numFmt w:val="bullet"/>
      <w:lvlText w:val="•"/>
      <w:lvlJc w:val="left"/>
      <w:pPr>
        <w:ind w:left="800" w:hanging="400"/>
      </w:pPr>
      <w:rPr>
        <w:rFonts w:ascii="Arial Unicode MS" w:eastAsia="Arial Unicode MS" w:hAnsi="Arial Unicode MS" w:hint="eastAsia"/>
      </w:rPr>
    </w:lvl>
    <w:lvl w:ilvl="1" w:tplc="2EFE125A">
      <w:start w:val="97"/>
      <w:numFmt w:val="bullet"/>
      <w:lvlText w:val="-"/>
      <w:lvlJc w:val="left"/>
      <w:pPr>
        <w:ind w:left="1160" w:hanging="360"/>
      </w:pPr>
      <w:rPr>
        <w:rFonts w:ascii="Arial" w:eastAsia="굴림" w:hAnsi="Arial" w:cs="Aria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9" w15:restartNumberingAfterBreak="0">
    <w:nsid w:val="05B659CA"/>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05BA4E38"/>
    <w:multiLevelType w:val="hybridMultilevel"/>
    <w:tmpl w:val="6590CEE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05D56A7D"/>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15:restartNumberingAfterBreak="0">
    <w:nsid w:val="06226B2D"/>
    <w:multiLevelType w:val="hybridMultilevel"/>
    <w:tmpl w:val="FD9AB9AE"/>
    <w:lvl w:ilvl="0" w:tplc="53901F5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06300685"/>
    <w:multiLevelType w:val="hybridMultilevel"/>
    <w:tmpl w:val="87C29580"/>
    <w:lvl w:ilvl="0" w:tplc="DB9C9650">
      <w:start w:val="3"/>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15:restartNumberingAfterBreak="0">
    <w:nsid w:val="06687C7D"/>
    <w:multiLevelType w:val="hybridMultilevel"/>
    <w:tmpl w:val="16808A96"/>
    <w:lvl w:ilvl="0" w:tplc="23D0616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067F64FC"/>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06870DBA"/>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15:restartNumberingAfterBreak="0">
    <w:nsid w:val="069414A6"/>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15:restartNumberingAfterBreak="0">
    <w:nsid w:val="069F396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06FB72CE"/>
    <w:multiLevelType w:val="hybridMultilevel"/>
    <w:tmpl w:val="3DE86C72"/>
    <w:lvl w:ilvl="0" w:tplc="79486090">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071F6768"/>
    <w:multiLevelType w:val="hybridMultilevel"/>
    <w:tmpl w:val="AC1E7E7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1" w15:restartNumberingAfterBreak="0">
    <w:nsid w:val="072D0C69"/>
    <w:multiLevelType w:val="hybridMultilevel"/>
    <w:tmpl w:val="F83A8128"/>
    <w:lvl w:ilvl="0" w:tplc="3A3C5FF4">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073234F9"/>
    <w:multiLevelType w:val="hybridMultilevel"/>
    <w:tmpl w:val="FE56E1A6"/>
    <w:lvl w:ilvl="0" w:tplc="04090011">
      <w:start w:val="1"/>
      <w:numFmt w:val="decimalEnclosedCircle"/>
      <w:lvlText w:val="%1"/>
      <w:lvlJc w:val="left"/>
      <w:pPr>
        <w:ind w:left="1200" w:hanging="400"/>
      </w:pPr>
      <w:rPr>
        <w:rFonts w:hint="default"/>
        <w:color w:val="FF000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3" w15:restartNumberingAfterBreak="0">
    <w:nsid w:val="073E15C2"/>
    <w:multiLevelType w:val="hybridMultilevel"/>
    <w:tmpl w:val="D2C2119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4" w15:restartNumberingAfterBreak="0">
    <w:nsid w:val="074E6B23"/>
    <w:multiLevelType w:val="hybridMultilevel"/>
    <w:tmpl w:val="27789F68"/>
    <w:lvl w:ilvl="0" w:tplc="AF0E2CC6">
      <w:start w:val="1"/>
      <w:numFmt w:val="decimalEnclosedCircle"/>
      <w:lvlText w:val="%1"/>
      <w:lvlJc w:val="left"/>
      <w:pPr>
        <w:ind w:left="800" w:hanging="400"/>
      </w:pPr>
      <w:rPr>
        <w:rFonts w:hint="eastAsia"/>
      </w:rPr>
    </w:lvl>
    <w:lvl w:ilvl="1" w:tplc="06FC5886">
      <w:numFmt w:val="bullet"/>
      <w:lvlText w:val="-"/>
      <w:lvlJc w:val="left"/>
      <w:pPr>
        <w:ind w:left="1160" w:hanging="360"/>
      </w:pPr>
      <w:rPr>
        <w:rFonts w:ascii="Arial" w:eastAsia="굴림" w:hAnsi="Arial" w:cs="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076D0C95"/>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077076A2"/>
    <w:multiLevelType w:val="hybridMultilevel"/>
    <w:tmpl w:val="EA96108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07B306E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07CA0A7D"/>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07D10065"/>
    <w:multiLevelType w:val="hybridMultilevel"/>
    <w:tmpl w:val="C3A07800"/>
    <w:lvl w:ilvl="0" w:tplc="2C5AD8E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07EC262E"/>
    <w:multiLevelType w:val="hybridMultilevel"/>
    <w:tmpl w:val="F926CF6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07F62711"/>
    <w:multiLevelType w:val="hybridMultilevel"/>
    <w:tmpl w:val="059EE3F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2" w15:restartNumberingAfterBreak="0">
    <w:nsid w:val="0800201B"/>
    <w:multiLevelType w:val="hybridMultilevel"/>
    <w:tmpl w:val="D3DEA4A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08350665"/>
    <w:multiLevelType w:val="hybridMultilevel"/>
    <w:tmpl w:val="A740C6E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085979D0"/>
    <w:multiLevelType w:val="hybridMultilevel"/>
    <w:tmpl w:val="EFC849B2"/>
    <w:lvl w:ilvl="0" w:tplc="C1F8D53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086F2945"/>
    <w:multiLevelType w:val="hybridMultilevel"/>
    <w:tmpl w:val="EFBC91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08734EB0"/>
    <w:multiLevelType w:val="hybridMultilevel"/>
    <w:tmpl w:val="034E378A"/>
    <w:lvl w:ilvl="0" w:tplc="4EFECE9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 w15:restartNumberingAfterBreak="0">
    <w:nsid w:val="088C01CE"/>
    <w:multiLevelType w:val="hybridMultilevel"/>
    <w:tmpl w:val="2FC4D34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08AA0F63"/>
    <w:multiLevelType w:val="hybridMultilevel"/>
    <w:tmpl w:val="D08C239C"/>
    <w:lvl w:ilvl="0" w:tplc="7562BA20">
      <w:start w:val="9"/>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08B94448"/>
    <w:multiLevelType w:val="hybridMultilevel"/>
    <w:tmpl w:val="77740C0A"/>
    <w:lvl w:ilvl="0" w:tplc="8CAC1C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 w15:restartNumberingAfterBreak="0">
    <w:nsid w:val="08C34580"/>
    <w:multiLevelType w:val="hybridMultilevel"/>
    <w:tmpl w:val="630E94C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 w15:restartNumberingAfterBreak="0">
    <w:nsid w:val="08CD5A57"/>
    <w:multiLevelType w:val="hybridMultilevel"/>
    <w:tmpl w:val="090ED15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 w15:restartNumberingAfterBreak="0">
    <w:nsid w:val="08E20478"/>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 w15:restartNumberingAfterBreak="0">
    <w:nsid w:val="08E743A4"/>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 w15:restartNumberingAfterBreak="0">
    <w:nsid w:val="08E86773"/>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08FC6731"/>
    <w:multiLevelType w:val="hybridMultilevel"/>
    <w:tmpl w:val="B4A80F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090E20F9"/>
    <w:multiLevelType w:val="hybridMultilevel"/>
    <w:tmpl w:val="2BA82E1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 w15:restartNumberingAfterBreak="0">
    <w:nsid w:val="0953728D"/>
    <w:multiLevelType w:val="hybridMultilevel"/>
    <w:tmpl w:val="6218BCF4"/>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 w15:restartNumberingAfterBreak="0">
    <w:nsid w:val="096179F4"/>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 w15:restartNumberingAfterBreak="0">
    <w:nsid w:val="099A09F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 w15:restartNumberingAfterBreak="0">
    <w:nsid w:val="09B102D1"/>
    <w:multiLevelType w:val="hybridMultilevel"/>
    <w:tmpl w:val="592075DC"/>
    <w:lvl w:ilvl="0" w:tplc="CE28916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 w15:restartNumberingAfterBreak="0">
    <w:nsid w:val="09B35AD3"/>
    <w:multiLevelType w:val="hybridMultilevel"/>
    <w:tmpl w:val="506EDEE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 w15:restartNumberingAfterBreak="0">
    <w:nsid w:val="09F1072D"/>
    <w:multiLevelType w:val="hybridMultilevel"/>
    <w:tmpl w:val="1520EE00"/>
    <w:lvl w:ilvl="0" w:tplc="795ADB7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 w15:restartNumberingAfterBreak="0">
    <w:nsid w:val="0A0231AE"/>
    <w:multiLevelType w:val="hybridMultilevel"/>
    <w:tmpl w:val="27684AF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 w15:restartNumberingAfterBreak="0">
    <w:nsid w:val="0A13274F"/>
    <w:multiLevelType w:val="hybridMultilevel"/>
    <w:tmpl w:val="51F490FC"/>
    <w:lvl w:ilvl="0" w:tplc="B5646A78">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0A185A3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0A3E29CD"/>
    <w:multiLevelType w:val="hybridMultilevel"/>
    <w:tmpl w:val="D5BE8DB6"/>
    <w:lvl w:ilvl="0" w:tplc="E3CE1730">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 w15:restartNumberingAfterBreak="0">
    <w:nsid w:val="0A550750"/>
    <w:multiLevelType w:val="hybridMultilevel"/>
    <w:tmpl w:val="C0EA545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 w15:restartNumberingAfterBreak="0">
    <w:nsid w:val="0A576FF2"/>
    <w:multiLevelType w:val="hybridMultilevel"/>
    <w:tmpl w:val="EE862850"/>
    <w:lvl w:ilvl="0" w:tplc="DDD00B0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 w15:restartNumberingAfterBreak="0">
    <w:nsid w:val="0A5D394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 w15:restartNumberingAfterBreak="0">
    <w:nsid w:val="0A643FF9"/>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 w15:restartNumberingAfterBreak="0">
    <w:nsid w:val="0A8A744A"/>
    <w:multiLevelType w:val="hybridMultilevel"/>
    <w:tmpl w:val="22DE05E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 w15:restartNumberingAfterBreak="0">
    <w:nsid w:val="0A976CAB"/>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 w15:restartNumberingAfterBreak="0">
    <w:nsid w:val="0AB27647"/>
    <w:multiLevelType w:val="hybridMultilevel"/>
    <w:tmpl w:val="A4F4BC7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4" w15:restartNumberingAfterBreak="0">
    <w:nsid w:val="0ACB514C"/>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 w15:restartNumberingAfterBreak="0">
    <w:nsid w:val="0ACC5702"/>
    <w:multiLevelType w:val="hybridMultilevel"/>
    <w:tmpl w:val="431E6B80"/>
    <w:lvl w:ilvl="0" w:tplc="5BC05664">
      <w:start w:val="1"/>
      <w:numFmt w:val="bullet"/>
      <w:lvlText w:val="•"/>
      <w:lvlJc w:val="left"/>
      <w:pPr>
        <w:ind w:left="800" w:hanging="400"/>
      </w:pPr>
      <w:rPr>
        <w:rFonts w:ascii="Arial Unicode MS" w:eastAsia="Arial Unicode MS" w:hAnsi="Arial Unicode MS"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6" w15:restartNumberingAfterBreak="0">
    <w:nsid w:val="0ACC7389"/>
    <w:multiLevelType w:val="hybridMultilevel"/>
    <w:tmpl w:val="39B065CC"/>
    <w:lvl w:ilvl="0" w:tplc="0416FAB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0AD073C1"/>
    <w:multiLevelType w:val="hybridMultilevel"/>
    <w:tmpl w:val="A168BE8A"/>
    <w:lvl w:ilvl="0" w:tplc="5E0C769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 w15:restartNumberingAfterBreak="0">
    <w:nsid w:val="0AE3502B"/>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 w15:restartNumberingAfterBreak="0">
    <w:nsid w:val="0AE65BB7"/>
    <w:multiLevelType w:val="hybridMultilevel"/>
    <w:tmpl w:val="7EC02A3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0B2F3D66"/>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0B684680"/>
    <w:multiLevelType w:val="hybridMultilevel"/>
    <w:tmpl w:val="E376B5A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 w15:restartNumberingAfterBreak="0">
    <w:nsid w:val="0B975199"/>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 w15:restartNumberingAfterBreak="0">
    <w:nsid w:val="0BB43885"/>
    <w:multiLevelType w:val="hybridMultilevel"/>
    <w:tmpl w:val="0F4412DC"/>
    <w:lvl w:ilvl="0" w:tplc="505E774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 w15:restartNumberingAfterBreak="0">
    <w:nsid w:val="0BF14A39"/>
    <w:multiLevelType w:val="hybridMultilevel"/>
    <w:tmpl w:val="945874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0BFB3C22"/>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0C1B1F31"/>
    <w:multiLevelType w:val="hybridMultilevel"/>
    <w:tmpl w:val="22E872D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7" w15:restartNumberingAfterBreak="0">
    <w:nsid w:val="0C4C7E17"/>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8" w15:restartNumberingAfterBreak="0">
    <w:nsid w:val="0C524FA2"/>
    <w:multiLevelType w:val="hybridMultilevel"/>
    <w:tmpl w:val="4F329CB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9" w15:restartNumberingAfterBreak="0">
    <w:nsid w:val="0C5A0AF2"/>
    <w:multiLevelType w:val="hybridMultilevel"/>
    <w:tmpl w:val="7FEC092E"/>
    <w:lvl w:ilvl="0" w:tplc="63B0EF9C">
      <w:start w:val="3"/>
      <w:numFmt w:val="decimalEnclosedCircle"/>
      <w:lvlText w:val="%1"/>
      <w:lvlJc w:val="left"/>
      <w:pPr>
        <w:ind w:left="800" w:hanging="400"/>
      </w:pPr>
      <w:rPr>
        <w:rFonts w:hint="eastAsia"/>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0" w15:restartNumberingAfterBreak="0">
    <w:nsid w:val="0C5A7CC2"/>
    <w:multiLevelType w:val="hybridMultilevel"/>
    <w:tmpl w:val="CAEEC9F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1" w15:restartNumberingAfterBreak="0">
    <w:nsid w:val="0C7878C5"/>
    <w:multiLevelType w:val="hybridMultilevel"/>
    <w:tmpl w:val="D6F6382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2" w15:restartNumberingAfterBreak="0">
    <w:nsid w:val="0C7B0928"/>
    <w:multiLevelType w:val="hybridMultilevel"/>
    <w:tmpl w:val="F0489AB0"/>
    <w:lvl w:ilvl="0" w:tplc="873C6F0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3" w15:restartNumberingAfterBreak="0">
    <w:nsid w:val="0C7F05E5"/>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4" w15:restartNumberingAfterBreak="0">
    <w:nsid w:val="0C873B5E"/>
    <w:multiLevelType w:val="hybridMultilevel"/>
    <w:tmpl w:val="9F5E739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5" w15:restartNumberingAfterBreak="0">
    <w:nsid w:val="0C8A3C81"/>
    <w:multiLevelType w:val="hybridMultilevel"/>
    <w:tmpl w:val="4D82DC6E"/>
    <w:lvl w:ilvl="0" w:tplc="6158F7BE">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6" w15:restartNumberingAfterBreak="0">
    <w:nsid w:val="0C9A2145"/>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7" w15:restartNumberingAfterBreak="0">
    <w:nsid w:val="0CDC783E"/>
    <w:multiLevelType w:val="hybridMultilevel"/>
    <w:tmpl w:val="3E66453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8" w15:restartNumberingAfterBreak="0">
    <w:nsid w:val="0CE266E9"/>
    <w:multiLevelType w:val="hybridMultilevel"/>
    <w:tmpl w:val="74DE07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9" w15:restartNumberingAfterBreak="0">
    <w:nsid w:val="0CEB3DF7"/>
    <w:multiLevelType w:val="hybridMultilevel"/>
    <w:tmpl w:val="EEE08B4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0" w15:restartNumberingAfterBreak="0">
    <w:nsid w:val="0D203878"/>
    <w:multiLevelType w:val="hybridMultilevel"/>
    <w:tmpl w:val="3C20045C"/>
    <w:lvl w:ilvl="0" w:tplc="04E627A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1" w15:restartNumberingAfterBreak="0">
    <w:nsid w:val="0D203FC1"/>
    <w:multiLevelType w:val="hybridMultilevel"/>
    <w:tmpl w:val="091231B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2" w15:restartNumberingAfterBreak="0">
    <w:nsid w:val="0D3B3E9B"/>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3" w15:restartNumberingAfterBreak="0">
    <w:nsid w:val="0D517E49"/>
    <w:multiLevelType w:val="hybridMultilevel"/>
    <w:tmpl w:val="082E070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4" w15:restartNumberingAfterBreak="0">
    <w:nsid w:val="0D5C29B4"/>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5" w15:restartNumberingAfterBreak="0">
    <w:nsid w:val="0D8C542C"/>
    <w:multiLevelType w:val="hybridMultilevel"/>
    <w:tmpl w:val="CA4A21E0"/>
    <w:lvl w:ilvl="0" w:tplc="DA46499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6" w15:restartNumberingAfterBreak="0">
    <w:nsid w:val="0DA11250"/>
    <w:multiLevelType w:val="hybridMultilevel"/>
    <w:tmpl w:val="7A04596E"/>
    <w:lvl w:ilvl="0" w:tplc="281E4A7C">
      <w:start w:val="1"/>
      <w:numFmt w:val="decimalEnclosedCircle"/>
      <w:lvlText w:val="%1"/>
      <w:lvlJc w:val="left"/>
      <w:pPr>
        <w:ind w:left="1200" w:hanging="400"/>
      </w:pPr>
      <w:rPr>
        <w:color w:val="000000" w:themeColor="text1"/>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7" w15:restartNumberingAfterBreak="0">
    <w:nsid w:val="0DC45BBB"/>
    <w:multiLevelType w:val="hybridMultilevel"/>
    <w:tmpl w:val="A4F25E6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8" w15:restartNumberingAfterBreak="0">
    <w:nsid w:val="0DD85543"/>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9" w15:restartNumberingAfterBreak="0">
    <w:nsid w:val="0DEB1A1C"/>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0" w15:restartNumberingAfterBreak="0">
    <w:nsid w:val="0DF36484"/>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1" w15:restartNumberingAfterBreak="0">
    <w:nsid w:val="0E0F0AF7"/>
    <w:multiLevelType w:val="hybridMultilevel"/>
    <w:tmpl w:val="96221204"/>
    <w:lvl w:ilvl="0" w:tplc="5BC05664">
      <w:start w:val="1"/>
      <w:numFmt w:val="bullet"/>
      <w:lvlText w:val="•"/>
      <w:lvlJc w:val="left"/>
      <w:pPr>
        <w:ind w:left="1200" w:hanging="400"/>
      </w:pPr>
      <w:rPr>
        <w:rFonts w:ascii="Arial Unicode MS" w:eastAsia="Arial Unicode MS" w:hAnsi="Arial Unicode MS"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2" w15:restartNumberingAfterBreak="0">
    <w:nsid w:val="0E2E36B9"/>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3" w15:restartNumberingAfterBreak="0">
    <w:nsid w:val="0E411073"/>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4" w15:restartNumberingAfterBreak="0">
    <w:nsid w:val="0E5C0475"/>
    <w:multiLevelType w:val="hybridMultilevel"/>
    <w:tmpl w:val="AE96445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5" w15:restartNumberingAfterBreak="0">
    <w:nsid w:val="0E7B43EF"/>
    <w:multiLevelType w:val="hybridMultilevel"/>
    <w:tmpl w:val="C1CA1842"/>
    <w:lvl w:ilvl="0" w:tplc="C002AF2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6" w15:restartNumberingAfterBreak="0">
    <w:nsid w:val="0E824765"/>
    <w:multiLevelType w:val="hybridMultilevel"/>
    <w:tmpl w:val="54BC459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7" w15:restartNumberingAfterBreak="0">
    <w:nsid w:val="0EA17129"/>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8" w15:restartNumberingAfterBreak="0">
    <w:nsid w:val="0EB1569F"/>
    <w:multiLevelType w:val="hybridMultilevel"/>
    <w:tmpl w:val="D3DEA4A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9" w15:restartNumberingAfterBreak="0">
    <w:nsid w:val="0EF2094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0" w15:restartNumberingAfterBreak="0">
    <w:nsid w:val="0F3F131A"/>
    <w:multiLevelType w:val="hybridMultilevel"/>
    <w:tmpl w:val="1A70A9A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1" w15:restartNumberingAfterBreak="0">
    <w:nsid w:val="0F613025"/>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2" w15:restartNumberingAfterBreak="0">
    <w:nsid w:val="0F706382"/>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3" w15:restartNumberingAfterBreak="0">
    <w:nsid w:val="0F7401C9"/>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4" w15:restartNumberingAfterBreak="0">
    <w:nsid w:val="0F875E8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5" w15:restartNumberingAfterBreak="0">
    <w:nsid w:val="0FD51939"/>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6" w15:restartNumberingAfterBreak="0">
    <w:nsid w:val="0FE31E17"/>
    <w:multiLevelType w:val="hybridMultilevel"/>
    <w:tmpl w:val="06AC490A"/>
    <w:lvl w:ilvl="0" w:tplc="F65A9EFE">
      <w:start w:val="1"/>
      <w:numFmt w:val="decimalEnclosedCircle"/>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7" w15:restartNumberingAfterBreak="0">
    <w:nsid w:val="0FEE4565"/>
    <w:multiLevelType w:val="hybridMultilevel"/>
    <w:tmpl w:val="A5EE355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8" w15:restartNumberingAfterBreak="0">
    <w:nsid w:val="10083EF0"/>
    <w:multiLevelType w:val="hybridMultilevel"/>
    <w:tmpl w:val="191C8F80"/>
    <w:lvl w:ilvl="0" w:tplc="B6A8C286">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9" w15:restartNumberingAfterBreak="0">
    <w:nsid w:val="100F39FE"/>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0" w15:restartNumberingAfterBreak="0">
    <w:nsid w:val="101079C9"/>
    <w:multiLevelType w:val="hybridMultilevel"/>
    <w:tmpl w:val="D8F4BB3C"/>
    <w:lvl w:ilvl="0" w:tplc="5E847D3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1" w15:restartNumberingAfterBreak="0">
    <w:nsid w:val="101C23AF"/>
    <w:multiLevelType w:val="hybridMultilevel"/>
    <w:tmpl w:val="14E2978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2" w15:restartNumberingAfterBreak="0">
    <w:nsid w:val="101F30C0"/>
    <w:multiLevelType w:val="hybridMultilevel"/>
    <w:tmpl w:val="CB76FAB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3" w15:restartNumberingAfterBreak="0">
    <w:nsid w:val="10315655"/>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4" w15:restartNumberingAfterBreak="0">
    <w:nsid w:val="104423E2"/>
    <w:multiLevelType w:val="hybridMultilevel"/>
    <w:tmpl w:val="7CA0705A"/>
    <w:lvl w:ilvl="0" w:tplc="464E9D1E">
      <w:start w:val="3"/>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5" w15:restartNumberingAfterBreak="0">
    <w:nsid w:val="105F3CC8"/>
    <w:multiLevelType w:val="hybridMultilevel"/>
    <w:tmpl w:val="2F08CF1C"/>
    <w:lvl w:ilvl="0" w:tplc="AF0E2CC6">
      <w:start w:val="1"/>
      <w:numFmt w:val="decimalEnclosedCircle"/>
      <w:lvlText w:val="%1"/>
      <w:lvlJc w:val="left"/>
      <w:pPr>
        <w:ind w:left="800" w:hanging="400"/>
      </w:pPr>
      <w:rPr>
        <w:rFonts w:hint="eastAsia"/>
      </w:rPr>
    </w:lvl>
    <w:lvl w:ilvl="1" w:tplc="5BC05664">
      <w:start w:val="1"/>
      <w:numFmt w:val="bullet"/>
      <w:lvlText w:val="•"/>
      <w:lvlJc w:val="left"/>
      <w:pPr>
        <w:ind w:left="1160" w:hanging="360"/>
      </w:pPr>
      <w:rPr>
        <w:rFonts w:ascii="Arial Unicode MS" w:eastAsia="Arial Unicode MS" w:hAnsi="Arial Unicode M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6" w15:restartNumberingAfterBreak="0">
    <w:nsid w:val="10762E8A"/>
    <w:multiLevelType w:val="hybridMultilevel"/>
    <w:tmpl w:val="4B54602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7" w15:restartNumberingAfterBreak="0">
    <w:nsid w:val="109F55A9"/>
    <w:multiLevelType w:val="hybridMultilevel"/>
    <w:tmpl w:val="0240C8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8" w15:restartNumberingAfterBreak="0">
    <w:nsid w:val="10A36B8A"/>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9" w15:restartNumberingAfterBreak="0">
    <w:nsid w:val="10C511C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0" w15:restartNumberingAfterBreak="0">
    <w:nsid w:val="10D627AF"/>
    <w:multiLevelType w:val="hybridMultilevel"/>
    <w:tmpl w:val="40E4C01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1" w15:restartNumberingAfterBreak="0">
    <w:nsid w:val="10DC03A0"/>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2" w15:restartNumberingAfterBreak="0">
    <w:nsid w:val="10DD2BB4"/>
    <w:multiLevelType w:val="hybridMultilevel"/>
    <w:tmpl w:val="9824257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3" w15:restartNumberingAfterBreak="0">
    <w:nsid w:val="10E265C0"/>
    <w:multiLevelType w:val="hybridMultilevel"/>
    <w:tmpl w:val="736EAF90"/>
    <w:lvl w:ilvl="0" w:tplc="42DA0944">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4" w15:restartNumberingAfterBreak="0">
    <w:nsid w:val="10FB16E3"/>
    <w:multiLevelType w:val="hybridMultilevel"/>
    <w:tmpl w:val="40E4C01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5" w15:restartNumberingAfterBreak="0">
    <w:nsid w:val="111620E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6" w15:restartNumberingAfterBreak="0">
    <w:nsid w:val="112C07FC"/>
    <w:multiLevelType w:val="hybridMultilevel"/>
    <w:tmpl w:val="225449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7" w15:restartNumberingAfterBreak="0">
    <w:nsid w:val="11506C70"/>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8" w15:restartNumberingAfterBreak="0">
    <w:nsid w:val="115D452D"/>
    <w:multiLevelType w:val="hybridMultilevel"/>
    <w:tmpl w:val="3C1A356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9" w15:restartNumberingAfterBreak="0">
    <w:nsid w:val="116036E1"/>
    <w:multiLevelType w:val="hybridMultilevel"/>
    <w:tmpl w:val="18689D7C"/>
    <w:lvl w:ilvl="0" w:tplc="28EAE25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0" w15:restartNumberingAfterBreak="0">
    <w:nsid w:val="117562D3"/>
    <w:multiLevelType w:val="hybridMultilevel"/>
    <w:tmpl w:val="19B8F23A"/>
    <w:lvl w:ilvl="0" w:tplc="4CE2FE86">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1" w15:restartNumberingAfterBreak="0">
    <w:nsid w:val="1181377F"/>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2" w15:restartNumberingAfterBreak="0">
    <w:nsid w:val="11952583"/>
    <w:multiLevelType w:val="hybridMultilevel"/>
    <w:tmpl w:val="CB9A58EC"/>
    <w:lvl w:ilvl="0" w:tplc="D6C26E3E">
      <w:start w:val="5"/>
      <w:numFmt w:val="decimalEnclosedCircle"/>
      <w:lvlText w:val="%1"/>
      <w:lvlJc w:val="left"/>
      <w:pPr>
        <w:ind w:left="800" w:hanging="400"/>
      </w:pPr>
      <w:rPr>
        <w:rFonts w:hint="eastAsia"/>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3" w15:restartNumberingAfterBreak="0">
    <w:nsid w:val="11C97C6F"/>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4" w15:restartNumberingAfterBreak="0">
    <w:nsid w:val="11E527E2"/>
    <w:multiLevelType w:val="hybridMultilevel"/>
    <w:tmpl w:val="9ABA52B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5" w15:restartNumberingAfterBreak="0">
    <w:nsid w:val="121C770F"/>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6" w15:restartNumberingAfterBreak="0">
    <w:nsid w:val="124F0418"/>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7" w15:restartNumberingAfterBreak="0">
    <w:nsid w:val="12697E22"/>
    <w:multiLevelType w:val="hybridMultilevel"/>
    <w:tmpl w:val="11B6DA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8" w15:restartNumberingAfterBreak="0">
    <w:nsid w:val="12730385"/>
    <w:multiLevelType w:val="hybridMultilevel"/>
    <w:tmpl w:val="46D0159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9" w15:restartNumberingAfterBreak="0">
    <w:nsid w:val="128E0FCC"/>
    <w:multiLevelType w:val="hybridMultilevel"/>
    <w:tmpl w:val="5E9029D8"/>
    <w:lvl w:ilvl="0" w:tplc="73C0FBD0">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0" w15:restartNumberingAfterBreak="0">
    <w:nsid w:val="12A61A21"/>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1" w15:restartNumberingAfterBreak="0">
    <w:nsid w:val="12AD3A5D"/>
    <w:multiLevelType w:val="hybridMultilevel"/>
    <w:tmpl w:val="6124F60E"/>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2" w15:restartNumberingAfterBreak="0">
    <w:nsid w:val="12BD0026"/>
    <w:multiLevelType w:val="hybridMultilevel"/>
    <w:tmpl w:val="03AE6CD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3" w15:restartNumberingAfterBreak="0">
    <w:nsid w:val="12F20755"/>
    <w:multiLevelType w:val="hybridMultilevel"/>
    <w:tmpl w:val="F0FA59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4" w15:restartNumberingAfterBreak="0">
    <w:nsid w:val="12F33AFA"/>
    <w:multiLevelType w:val="hybridMultilevel"/>
    <w:tmpl w:val="793C77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5" w15:restartNumberingAfterBreak="0">
    <w:nsid w:val="130B4852"/>
    <w:multiLevelType w:val="hybridMultilevel"/>
    <w:tmpl w:val="511868E2"/>
    <w:lvl w:ilvl="0" w:tplc="EB0EF6E4">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6" w15:restartNumberingAfterBreak="0">
    <w:nsid w:val="1318424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7" w15:restartNumberingAfterBreak="0">
    <w:nsid w:val="131B13F6"/>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8" w15:restartNumberingAfterBreak="0">
    <w:nsid w:val="131F3326"/>
    <w:multiLevelType w:val="hybridMultilevel"/>
    <w:tmpl w:val="FBAEE82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9" w15:restartNumberingAfterBreak="0">
    <w:nsid w:val="1331049B"/>
    <w:multiLevelType w:val="hybridMultilevel"/>
    <w:tmpl w:val="C9B82678"/>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0" w15:restartNumberingAfterBreak="0">
    <w:nsid w:val="135C70F7"/>
    <w:multiLevelType w:val="hybridMultilevel"/>
    <w:tmpl w:val="1C58BA6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1" w15:restartNumberingAfterBreak="0">
    <w:nsid w:val="13670F54"/>
    <w:multiLevelType w:val="hybridMultilevel"/>
    <w:tmpl w:val="EB6AC9DA"/>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2" w15:restartNumberingAfterBreak="0">
    <w:nsid w:val="13C80845"/>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3" w15:restartNumberingAfterBreak="0">
    <w:nsid w:val="13D45EC9"/>
    <w:multiLevelType w:val="hybridMultilevel"/>
    <w:tmpl w:val="42CCFFF8"/>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4" w15:restartNumberingAfterBreak="0">
    <w:nsid w:val="13DB68EF"/>
    <w:multiLevelType w:val="hybridMultilevel"/>
    <w:tmpl w:val="EEB09B6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5" w15:restartNumberingAfterBreak="0">
    <w:nsid w:val="13EF5E60"/>
    <w:multiLevelType w:val="hybridMultilevel"/>
    <w:tmpl w:val="D71A995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6" w15:restartNumberingAfterBreak="0">
    <w:nsid w:val="14023543"/>
    <w:multiLevelType w:val="hybridMultilevel"/>
    <w:tmpl w:val="D682BA0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7" w15:restartNumberingAfterBreak="0">
    <w:nsid w:val="140B13C1"/>
    <w:multiLevelType w:val="hybridMultilevel"/>
    <w:tmpl w:val="EEE08B4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8" w15:restartNumberingAfterBreak="0">
    <w:nsid w:val="14106C1E"/>
    <w:multiLevelType w:val="hybridMultilevel"/>
    <w:tmpl w:val="01CAEDD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9" w15:restartNumberingAfterBreak="0">
    <w:nsid w:val="143208EE"/>
    <w:multiLevelType w:val="hybridMultilevel"/>
    <w:tmpl w:val="738A1A4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0" w15:restartNumberingAfterBreak="0">
    <w:nsid w:val="143A22F3"/>
    <w:multiLevelType w:val="hybridMultilevel"/>
    <w:tmpl w:val="7400C942"/>
    <w:lvl w:ilvl="0" w:tplc="6D7ED83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1" w15:restartNumberingAfterBreak="0">
    <w:nsid w:val="145B0887"/>
    <w:multiLevelType w:val="hybridMultilevel"/>
    <w:tmpl w:val="776AA22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2" w15:restartNumberingAfterBreak="0">
    <w:nsid w:val="146C202E"/>
    <w:multiLevelType w:val="hybridMultilevel"/>
    <w:tmpl w:val="7F32FF3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3" w15:restartNumberingAfterBreak="0">
    <w:nsid w:val="14C2145A"/>
    <w:multiLevelType w:val="hybridMultilevel"/>
    <w:tmpl w:val="CD640B16"/>
    <w:lvl w:ilvl="0" w:tplc="7B10A8E6">
      <w:start w:val="9"/>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4" w15:restartNumberingAfterBreak="0">
    <w:nsid w:val="14FD538F"/>
    <w:multiLevelType w:val="hybridMultilevel"/>
    <w:tmpl w:val="DA3E24C0"/>
    <w:lvl w:ilvl="0" w:tplc="10FE1C6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5" w15:restartNumberingAfterBreak="0">
    <w:nsid w:val="151E4C17"/>
    <w:multiLevelType w:val="hybridMultilevel"/>
    <w:tmpl w:val="AC82615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6" w15:restartNumberingAfterBreak="0">
    <w:nsid w:val="152302E3"/>
    <w:multiLevelType w:val="hybridMultilevel"/>
    <w:tmpl w:val="E5741F8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7" w15:restartNumberingAfterBreak="0">
    <w:nsid w:val="153847D8"/>
    <w:multiLevelType w:val="hybridMultilevel"/>
    <w:tmpl w:val="FEB2A686"/>
    <w:lvl w:ilvl="0" w:tplc="5BC05664">
      <w:start w:val="1"/>
      <w:numFmt w:val="bullet"/>
      <w:lvlText w:val="•"/>
      <w:lvlJc w:val="left"/>
      <w:pPr>
        <w:ind w:left="800" w:hanging="40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8" w15:restartNumberingAfterBreak="0">
    <w:nsid w:val="154A70F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9" w15:restartNumberingAfterBreak="0">
    <w:nsid w:val="158B249A"/>
    <w:multiLevelType w:val="hybridMultilevel"/>
    <w:tmpl w:val="D624C67C"/>
    <w:lvl w:ilvl="0" w:tplc="F18C4C0E">
      <w:start w:val="5"/>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0" w15:restartNumberingAfterBreak="0">
    <w:nsid w:val="15D300E0"/>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1" w15:restartNumberingAfterBreak="0">
    <w:nsid w:val="15FC13AB"/>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2" w15:restartNumberingAfterBreak="0">
    <w:nsid w:val="16032D24"/>
    <w:multiLevelType w:val="hybridMultilevel"/>
    <w:tmpl w:val="E49E190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3" w15:restartNumberingAfterBreak="0">
    <w:nsid w:val="1626572F"/>
    <w:multiLevelType w:val="hybridMultilevel"/>
    <w:tmpl w:val="0BB47308"/>
    <w:lvl w:ilvl="0" w:tplc="6598EE50">
      <w:start w:val="1"/>
      <w:numFmt w:val="decimalEnclosedCircle"/>
      <w:lvlText w:val="%1"/>
      <w:lvlJc w:val="left"/>
      <w:pPr>
        <w:ind w:left="760" w:hanging="360"/>
      </w:pPr>
      <w:rPr>
        <w:rFonts w:ascii="굴림" w:hAnsi="굴림" w:cs="굴림" w:hint="default"/>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4" w15:restartNumberingAfterBreak="0">
    <w:nsid w:val="16487003"/>
    <w:multiLevelType w:val="hybridMultilevel"/>
    <w:tmpl w:val="F22ACD0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5" w15:restartNumberingAfterBreak="0">
    <w:nsid w:val="16487F8D"/>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6" w15:restartNumberingAfterBreak="0">
    <w:nsid w:val="16491714"/>
    <w:multiLevelType w:val="hybridMultilevel"/>
    <w:tmpl w:val="0EDEB1C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7" w15:restartNumberingAfterBreak="0">
    <w:nsid w:val="16742391"/>
    <w:multiLevelType w:val="hybridMultilevel"/>
    <w:tmpl w:val="574EB7D0"/>
    <w:lvl w:ilvl="0" w:tplc="A2DA1D80">
      <w:start w:val="2"/>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8" w15:restartNumberingAfterBreak="0">
    <w:nsid w:val="16753052"/>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9" w15:restartNumberingAfterBreak="0">
    <w:nsid w:val="16875EEA"/>
    <w:multiLevelType w:val="hybridMultilevel"/>
    <w:tmpl w:val="E026BB62"/>
    <w:lvl w:ilvl="0" w:tplc="B3A67A60">
      <w:start w:val="5"/>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0" w15:restartNumberingAfterBreak="0">
    <w:nsid w:val="16B711FF"/>
    <w:multiLevelType w:val="hybridMultilevel"/>
    <w:tmpl w:val="317E0E4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1" w15:restartNumberingAfterBreak="0">
    <w:nsid w:val="16B71947"/>
    <w:multiLevelType w:val="hybridMultilevel"/>
    <w:tmpl w:val="68DAE0A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2" w15:restartNumberingAfterBreak="0">
    <w:nsid w:val="171A6DDB"/>
    <w:multiLevelType w:val="hybridMultilevel"/>
    <w:tmpl w:val="7408F3C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3" w15:restartNumberingAfterBreak="0">
    <w:nsid w:val="17375031"/>
    <w:multiLevelType w:val="hybridMultilevel"/>
    <w:tmpl w:val="6AF6B6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4" w15:restartNumberingAfterBreak="0">
    <w:nsid w:val="17414061"/>
    <w:multiLevelType w:val="hybridMultilevel"/>
    <w:tmpl w:val="0B88AC32"/>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5" w15:restartNumberingAfterBreak="0">
    <w:nsid w:val="1748574C"/>
    <w:multiLevelType w:val="hybridMultilevel"/>
    <w:tmpl w:val="716E00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6" w15:restartNumberingAfterBreak="0">
    <w:nsid w:val="175B3F6C"/>
    <w:multiLevelType w:val="hybridMultilevel"/>
    <w:tmpl w:val="96FCACB6"/>
    <w:lvl w:ilvl="0" w:tplc="216C721C">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7" w15:restartNumberingAfterBreak="0">
    <w:nsid w:val="178034EF"/>
    <w:multiLevelType w:val="hybridMultilevel"/>
    <w:tmpl w:val="E86E528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8" w15:restartNumberingAfterBreak="0">
    <w:nsid w:val="17A66164"/>
    <w:multiLevelType w:val="hybridMultilevel"/>
    <w:tmpl w:val="7096A8F4"/>
    <w:lvl w:ilvl="0" w:tplc="2EF27F08">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9" w15:restartNumberingAfterBreak="0">
    <w:nsid w:val="17A72696"/>
    <w:multiLevelType w:val="hybridMultilevel"/>
    <w:tmpl w:val="1CC87E9A"/>
    <w:lvl w:ilvl="0" w:tplc="0DA6F010">
      <w:start w:val="7"/>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0" w15:restartNumberingAfterBreak="0">
    <w:nsid w:val="17F125CD"/>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1" w15:restartNumberingAfterBreak="0">
    <w:nsid w:val="18064EA3"/>
    <w:multiLevelType w:val="hybridMultilevel"/>
    <w:tmpl w:val="2CD427A0"/>
    <w:lvl w:ilvl="0" w:tplc="7B061BD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2" w15:restartNumberingAfterBreak="0">
    <w:nsid w:val="18104405"/>
    <w:multiLevelType w:val="hybridMultilevel"/>
    <w:tmpl w:val="AE044C4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3" w15:restartNumberingAfterBreak="0">
    <w:nsid w:val="181B6F60"/>
    <w:multiLevelType w:val="hybridMultilevel"/>
    <w:tmpl w:val="261077B4"/>
    <w:lvl w:ilvl="0" w:tplc="AD6ED5E0">
      <w:start w:val="1"/>
      <w:numFmt w:val="decimalEnclosedCircle"/>
      <w:lvlText w:val="%1"/>
      <w:lvlJc w:val="left"/>
      <w:pPr>
        <w:ind w:left="12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4" w15:restartNumberingAfterBreak="0">
    <w:nsid w:val="1831375D"/>
    <w:multiLevelType w:val="hybridMultilevel"/>
    <w:tmpl w:val="4ACA8062"/>
    <w:lvl w:ilvl="0" w:tplc="99B080A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5" w15:restartNumberingAfterBreak="0">
    <w:nsid w:val="186929E8"/>
    <w:multiLevelType w:val="hybridMultilevel"/>
    <w:tmpl w:val="B04A8D5C"/>
    <w:lvl w:ilvl="0" w:tplc="A4B8B718">
      <w:start w:val="1"/>
      <w:numFmt w:val="decimalEnclosedCircle"/>
      <w:lvlText w:val="%1"/>
      <w:lvlJc w:val="left"/>
      <w:pPr>
        <w:ind w:left="720" w:hanging="360"/>
      </w:pPr>
      <w:rPr>
        <w:rFonts w:ascii="굴림" w:hAnsi="굴림" w:cs="굴림"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186C1D07"/>
    <w:multiLevelType w:val="hybridMultilevel"/>
    <w:tmpl w:val="8D0EC86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7" w15:restartNumberingAfterBreak="0">
    <w:nsid w:val="18A932D9"/>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8" w15:restartNumberingAfterBreak="0">
    <w:nsid w:val="18B17179"/>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9" w15:restartNumberingAfterBreak="0">
    <w:nsid w:val="18B227C8"/>
    <w:multiLevelType w:val="hybridMultilevel"/>
    <w:tmpl w:val="EEE08B4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0" w15:restartNumberingAfterBreak="0">
    <w:nsid w:val="18C16C59"/>
    <w:multiLevelType w:val="hybridMultilevel"/>
    <w:tmpl w:val="DA58FA4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1" w15:restartNumberingAfterBreak="0">
    <w:nsid w:val="18C73B85"/>
    <w:multiLevelType w:val="hybridMultilevel"/>
    <w:tmpl w:val="2AB494A8"/>
    <w:lvl w:ilvl="0" w:tplc="9B5A4E3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2" w15:restartNumberingAfterBreak="0">
    <w:nsid w:val="18FB1A43"/>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3" w15:restartNumberingAfterBreak="0">
    <w:nsid w:val="190D2C3E"/>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4" w15:restartNumberingAfterBreak="0">
    <w:nsid w:val="19213872"/>
    <w:multiLevelType w:val="hybridMultilevel"/>
    <w:tmpl w:val="66786108"/>
    <w:lvl w:ilvl="0" w:tplc="0F5A32EC">
      <w:start w:val="1"/>
      <w:numFmt w:val="decimalEnclosedCircle"/>
      <w:lvlText w:val="%1"/>
      <w:lvlJc w:val="left"/>
      <w:pPr>
        <w:ind w:left="800" w:hanging="400"/>
      </w:pPr>
      <w:rPr>
        <w:rFonts w:hint="eastAsia"/>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5" w15:restartNumberingAfterBreak="0">
    <w:nsid w:val="194A6046"/>
    <w:multiLevelType w:val="hybridMultilevel"/>
    <w:tmpl w:val="0BA63CE2"/>
    <w:lvl w:ilvl="0" w:tplc="3B160D06">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6" w15:restartNumberingAfterBreak="0">
    <w:nsid w:val="19563688"/>
    <w:multiLevelType w:val="hybridMultilevel"/>
    <w:tmpl w:val="7A4C3660"/>
    <w:lvl w:ilvl="0" w:tplc="C2BC601A">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7" w15:restartNumberingAfterBreak="0">
    <w:nsid w:val="197C515C"/>
    <w:multiLevelType w:val="hybridMultilevel"/>
    <w:tmpl w:val="02D6336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8" w15:restartNumberingAfterBreak="0">
    <w:nsid w:val="19881CC4"/>
    <w:multiLevelType w:val="hybridMultilevel"/>
    <w:tmpl w:val="609EEC1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9" w15:restartNumberingAfterBreak="0">
    <w:nsid w:val="198C5468"/>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0" w15:restartNumberingAfterBreak="0">
    <w:nsid w:val="199109F8"/>
    <w:multiLevelType w:val="hybridMultilevel"/>
    <w:tmpl w:val="A5EE355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1" w15:restartNumberingAfterBreak="0">
    <w:nsid w:val="199407A0"/>
    <w:multiLevelType w:val="hybridMultilevel"/>
    <w:tmpl w:val="62F0145A"/>
    <w:lvl w:ilvl="0" w:tplc="1D2A5986">
      <w:start w:val="1"/>
      <w:numFmt w:val="bullet"/>
      <w:lvlText w:val="•"/>
      <w:lvlJc w:val="left"/>
      <w:pPr>
        <w:ind w:left="800" w:hanging="400"/>
      </w:pPr>
      <w:rPr>
        <w:rFonts w:ascii="Arial Unicode MS" w:eastAsia="Arial Unicode MS" w:hAnsi="Arial Unicode MS"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2" w15:restartNumberingAfterBreak="0">
    <w:nsid w:val="199941F7"/>
    <w:multiLevelType w:val="hybridMultilevel"/>
    <w:tmpl w:val="E33404A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3" w15:restartNumberingAfterBreak="0">
    <w:nsid w:val="199D5AB9"/>
    <w:multiLevelType w:val="multilevel"/>
    <w:tmpl w:val="47FE42D2"/>
    <w:lvl w:ilvl="0">
      <w:start w:val="1"/>
      <w:numFmt w:val="bullet"/>
      <w:suff w:val="space"/>
      <w:lvlText w:val="u"/>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4" w15:restartNumberingAfterBreak="0">
    <w:nsid w:val="19D52C5D"/>
    <w:multiLevelType w:val="hybridMultilevel"/>
    <w:tmpl w:val="2FC4D34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5" w15:restartNumberingAfterBreak="0">
    <w:nsid w:val="19E93E8D"/>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6" w15:restartNumberingAfterBreak="0">
    <w:nsid w:val="19F755B0"/>
    <w:multiLevelType w:val="hybridMultilevel"/>
    <w:tmpl w:val="F67A54AC"/>
    <w:lvl w:ilvl="0" w:tplc="616CEA0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7" w15:restartNumberingAfterBreak="0">
    <w:nsid w:val="1A14318B"/>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8" w15:restartNumberingAfterBreak="0">
    <w:nsid w:val="1A3C14A2"/>
    <w:multiLevelType w:val="hybridMultilevel"/>
    <w:tmpl w:val="90102BE6"/>
    <w:lvl w:ilvl="0" w:tplc="A732BAFE">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9" w15:restartNumberingAfterBreak="0">
    <w:nsid w:val="1A794BAD"/>
    <w:multiLevelType w:val="hybridMultilevel"/>
    <w:tmpl w:val="FB58209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0" w15:restartNumberingAfterBreak="0">
    <w:nsid w:val="1A7C3961"/>
    <w:multiLevelType w:val="hybridMultilevel"/>
    <w:tmpl w:val="4354582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1" w15:restartNumberingAfterBreak="0">
    <w:nsid w:val="1A7F3FD9"/>
    <w:multiLevelType w:val="hybridMultilevel"/>
    <w:tmpl w:val="521ECF9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2" w15:restartNumberingAfterBreak="0">
    <w:nsid w:val="1A8D4C8D"/>
    <w:multiLevelType w:val="hybridMultilevel"/>
    <w:tmpl w:val="11EC02A2"/>
    <w:lvl w:ilvl="0" w:tplc="44F2737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3" w15:restartNumberingAfterBreak="0">
    <w:nsid w:val="1A957073"/>
    <w:multiLevelType w:val="hybridMultilevel"/>
    <w:tmpl w:val="7B004EE2"/>
    <w:lvl w:ilvl="0" w:tplc="B344E04E">
      <w:start w:val="1"/>
      <w:numFmt w:val="decimalEnclosedCircle"/>
      <w:lvlText w:val="%1"/>
      <w:lvlJc w:val="left"/>
      <w:pPr>
        <w:ind w:left="1200" w:hanging="400"/>
      </w:pPr>
      <w:rPr>
        <w:color w:val="000000" w:themeColor="text1"/>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84" w15:restartNumberingAfterBreak="0">
    <w:nsid w:val="1ADB7311"/>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5" w15:restartNumberingAfterBreak="0">
    <w:nsid w:val="1AF56D86"/>
    <w:multiLevelType w:val="hybridMultilevel"/>
    <w:tmpl w:val="07E2B4E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6" w15:restartNumberingAfterBreak="0">
    <w:nsid w:val="1B0E2417"/>
    <w:multiLevelType w:val="hybridMultilevel"/>
    <w:tmpl w:val="7384FB10"/>
    <w:lvl w:ilvl="0" w:tplc="3D5C60BA">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7" w15:restartNumberingAfterBreak="0">
    <w:nsid w:val="1B360CBF"/>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8" w15:restartNumberingAfterBreak="0">
    <w:nsid w:val="1B4429D1"/>
    <w:multiLevelType w:val="hybridMultilevel"/>
    <w:tmpl w:val="084EE4DE"/>
    <w:lvl w:ilvl="0" w:tplc="94BA467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9" w15:restartNumberingAfterBreak="0">
    <w:nsid w:val="1B5B2436"/>
    <w:multiLevelType w:val="hybridMultilevel"/>
    <w:tmpl w:val="BFA24ECE"/>
    <w:lvl w:ilvl="0" w:tplc="205E2574">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0" w15:restartNumberingAfterBreak="0">
    <w:nsid w:val="1B5E2CDA"/>
    <w:multiLevelType w:val="hybridMultilevel"/>
    <w:tmpl w:val="BC8A7CEA"/>
    <w:lvl w:ilvl="0" w:tplc="2424F60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1" w15:restartNumberingAfterBreak="0">
    <w:nsid w:val="1B5F5128"/>
    <w:multiLevelType w:val="hybridMultilevel"/>
    <w:tmpl w:val="745C566C"/>
    <w:lvl w:ilvl="0" w:tplc="D79AA92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2" w15:restartNumberingAfterBreak="0">
    <w:nsid w:val="1B7352AE"/>
    <w:multiLevelType w:val="hybridMultilevel"/>
    <w:tmpl w:val="9C5E6DD8"/>
    <w:lvl w:ilvl="0" w:tplc="9AD2F4AC">
      <w:start w:val="1"/>
      <w:numFmt w:val="decimalEnclosedCircle"/>
      <w:lvlText w:val="%1"/>
      <w:lvlJc w:val="left"/>
      <w:pPr>
        <w:ind w:left="8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3" w15:restartNumberingAfterBreak="0">
    <w:nsid w:val="1B775CF2"/>
    <w:multiLevelType w:val="hybridMultilevel"/>
    <w:tmpl w:val="FFD67C5E"/>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4" w15:restartNumberingAfterBreak="0">
    <w:nsid w:val="1B8E4A82"/>
    <w:multiLevelType w:val="hybridMultilevel"/>
    <w:tmpl w:val="5A82924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5" w15:restartNumberingAfterBreak="0">
    <w:nsid w:val="1B9566C0"/>
    <w:multiLevelType w:val="hybridMultilevel"/>
    <w:tmpl w:val="2F6A7ED8"/>
    <w:lvl w:ilvl="0" w:tplc="574A1D0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6" w15:restartNumberingAfterBreak="0">
    <w:nsid w:val="1BB1008C"/>
    <w:multiLevelType w:val="hybridMultilevel"/>
    <w:tmpl w:val="EEE08B4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7" w15:restartNumberingAfterBreak="0">
    <w:nsid w:val="1BF65F52"/>
    <w:multiLevelType w:val="hybridMultilevel"/>
    <w:tmpl w:val="35AEA378"/>
    <w:lvl w:ilvl="0" w:tplc="8EEA3E1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8" w15:restartNumberingAfterBreak="0">
    <w:nsid w:val="1C0E6AF8"/>
    <w:multiLevelType w:val="hybridMultilevel"/>
    <w:tmpl w:val="3506AF20"/>
    <w:lvl w:ilvl="0" w:tplc="F35CACB6">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9" w15:restartNumberingAfterBreak="0">
    <w:nsid w:val="1C2F6921"/>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0" w15:restartNumberingAfterBreak="0">
    <w:nsid w:val="1C54678D"/>
    <w:multiLevelType w:val="hybridMultilevel"/>
    <w:tmpl w:val="94B8EE0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1" w15:restartNumberingAfterBreak="0">
    <w:nsid w:val="1C661A85"/>
    <w:multiLevelType w:val="hybridMultilevel"/>
    <w:tmpl w:val="7400C942"/>
    <w:lvl w:ilvl="0" w:tplc="6D7ED83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2" w15:restartNumberingAfterBreak="0">
    <w:nsid w:val="1C7F6EC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3" w15:restartNumberingAfterBreak="0">
    <w:nsid w:val="1CA51E7A"/>
    <w:multiLevelType w:val="hybridMultilevel"/>
    <w:tmpl w:val="D8F00C8E"/>
    <w:lvl w:ilvl="0" w:tplc="E2A6B62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4" w15:restartNumberingAfterBreak="0">
    <w:nsid w:val="1CB454B3"/>
    <w:multiLevelType w:val="hybridMultilevel"/>
    <w:tmpl w:val="0E204BE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5" w15:restartNumberingAfterBreak="0">
    <w:nsid w:val="1CC862AD"/>
    <w:multiLevelType w:val="hybridMultilevel"/>
    <w:tmpl w:val="A37C61C6"/>
    <w:lvl w:ilvl="0" w:tplc="F1A26312">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6" w15:restartNumberingAfterBreak="0">
    <w:nsid w:val="1CDC586E"/>
    <w:multiLevelType w:val="hybridMultilevel"/>
    <w:tmpl w:val="9BE403EC"/>
    <w:lvl w:ilvl="0" w:tplc="0F36CC1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7" w15:restartNumberingAfterBreak="0">
    <w:nsid w:val="1D0C0DA0"/>
    <w:multiLevelType w:val="hybridMultilevel"/>
    <w:tmpl w:val="B1FCA53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8" w15:restartNumberingAfterBreak="0">
    <w:nsid w:val="1D23005B"/>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9" w15:restartNumberingAfterBreak="0">
    <w:nsid w:val="1D2D6C2A"/>
    <w:multiLevelType w:val="hybridMultilevel"/>
    <w:tmpl w:val="ACE4523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0" w15:restartNumberingAfterBreak="0">
    <w:nsid w:val="1D2E2213"/>
    <w:multiLevelType w:val="hybridMultilevel"/>
    <w:tmpl w:val="CDC81466"/>
    <w:lvl w:ilvl="0" w:tplc="15BC36C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1" w15:restartNumberingAfterBreak="0">
    <w:nsid w:val="1D3E1698"/>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2" w15:restartNumberingAfterBreak="0">
    <w:nsid w:val="1D4229C0"/>
    <w:multiLevelType w:val="hybridMultilevel"/>
    <w:tmpl w:val="E1668BF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3" w15:restartNumberingAfterBreak="0">
    <w:nsid w:val="1D711C27"/>
    <w:multiLevelType w:val="hybridMultilevel"/>
    <w:tmpl w:val="993C374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4" w15:restartNumberingAfterBreak="0">
    <w:nsid w:val="1D7C4B6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5" w15:restartNumberingAfterBreak="0">
    <w:nsid w:val="1DC701DC"/>
    <w:multiLevelType w:val="hybridMultilevel"/>
    <w:tmpl w:val="2C66D40C"/>
    <w:lvl w:ilvl="0" w:tplc="2878E8F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6" w15:restartNumberingAfterBreak="0">
    <w:nsid w:val="1DD526E1"/>
    <w:multiLevelType w:val="hybridMultilevel"/>
    <w:tmpl w:val="5B02E958"/>
    <w:lvl w:ilvl="0" w:tplc="0409000F">
      <w:start w:val="1"/>
      <w:numFmt w:val="decimal"/>
      <w:lvlText w:val="%1."/>
      <w:lvlJc w:val="left"/>
      <w:pPr>
        <w:ind w:left="1604" w:hanging="400"/>
      </w:pPr>
    </w:lvl>
    <w:lvl w:ilvl="1" w:tplc="0409000F">
      <w:start w:val="1"/>
      <w:numFmt w:val="decimal"/>
      <w:lvlText w:val="%2."/>
      <w:lvlJc w:val="left"/>
      <w:pPr>
        <w:ind w:left="2004" w:hanging="400"/>
      </w:pPr>
    </w:lvl>
    <w:lvl w:ilvl="2" w:tplc="0409001B" w:tentative="1">
      <w:start w:val="1"/>
      <w:numFmt w:val="lowerRoman"/>
      <w:lvlText w:val="%3."/>
      <w:lvlJc w:val="right"/>
      <w:pPr>
        <w:ind w:left="2404" w:hanging="400"/>
      </w:pPr>
    </w:lvl>
    <w:lvl w:ilvl="3" w:tplc="0409000F" w:tentative="1">
      <w:start w:val="1"/>
      <w:numFmt w:val="decimal"/>
      <w:lvlText w:val="%4."/>
      <w:lvlJc w:val="left"/>
      <w:pPr>
        <w:ind w:left="2804" w:hanging="400"/>
      </w:pPr>
    </w:lvl>
    <w:lvl w:ilvl="4" w:tplc="04090019" w:tentative="1">
      <w:start w:val="1"/>
      <w:numFmt w:val="upperLetter"/>
      <w:lvlText w:val="%5."/>
      <w:lvlJc w:val="left"/>
      <w:pPr>
        <w:ind w:left="3204" w:hanging="400"/>
      </w:pPr>
    </w:lvl>
    <w:lvl w:ilvl="5" w:tplc="0409001B" w:tentative="1">
      <w:start w:val="1"/>
      <w:numFmt w:val="lowerRoman"/>
      <w:lvlText w:val="%6."/>
      <w:lvlJc w:val="right"/>
      <w:pPr>
        <w:ind w:left="3604" w:hanging="400"/>
      </w:pPr>
    </w:lvl>
    <w:lvl w:ilvl="6" w:tplc="0409000F" w:tentative="1">
      <w:start w:val="1"/>
      <w:numFmt w:val="decimal"/>
      <w:lvlText w:val="%7."/>
      <w:lvlJc w:val="left"/>
      <w:pPr>
        <w:ind w:left="4004" w:hanging="400"/>
      </w:pPr>
    </w:lvl>
    <w:lvl w:ilvl="7" w:tplc="04090019" w:tentative="1">
      <w:start w:val="1"/>
      <w:numFmt w:val="upperLetter"/>
      <w:lvlText w:val="%8."/>
      <w:lvlJc w:val="left"/>
      <w:pPr>
        <w:ind w:left="4404" w:hanging="400"/>
      </w:pPr>
    </w:lvl>
    <w:lvl w:ilvl="8" w:tplc="0409001B" w:tentative="1">
      <w:start w:val="1"/>
      <w:numFmt w:val="lowerRoman"/>
      <w:lvlText w:val="%9."/>
      <w:lvlJc w:val="right"/>
      <w:pPr>
        <w:ind w:left="4804" w:hanging="400"/>
      </w:pPr>
    </w:lvl>
  </w:abstractNum>
  <w:abstractNum w:abstractNumId="317" w15:restartNumberingAfterBreak="0">
    <w:nsid w:val="1E137155"/>
    <w:multiLevelType w:val="hybridMultilevel"/>
    <w:tmpl w:val="234A4892"/>
    <w:lvl w:ilvl="0" w:tplc="6814472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8" w15:restartNumberingAfterBreak="0">
    <w:nsid w:val="1E154DC3"/>
    <w:multiLevelType w:val="hybridMultilevel"/>
    <w:tmpl w:val="EBBE7C48"/>
    <w:lvl w:ilvl="0" w:tplc="D328424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9" w15:restartNumberingAfterBreak="0">
    <w:nsid w:val="1E1F473A"/>
    <w:multiLevelType w:val="hybridMultilevel"/>
    <w:tmpl w:val="6CBCF26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0" w15:restartNumberingAfterBreak="0">
    <w:nsid w:val="1E277A96"/>
    <w:multiLevelType w:val="hybridMultilevel"/>
    <w:tmpl w:val="515ED47C"/>
    <w:lvl w:ilvl="0" w:tplc="E1C6199E">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1" w15:restartNumberingAfterBreak="0">
    <w:nsid w:val="1E420F4C"/>
    <w:multiLevelType w:val="hybridMultilevel"/>
    <w:tmpl w:val="2BBAC6F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2" w15:restartNumberingAfterBreak="0">
    <w:nsid w:val="1E8C1AEE"/>
    <w:multiLevelType w:val="hybridMultilevel"/>
    <w:tmpl w:val="4F3E66A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3" w15:restartNumberingAfterBreak="0">
    <w:nsid w:val="1E9F7013"/>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4" w15:restartNumberingAfterBreak="0">
    <w:nsid w:val="1EA139A2"/>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5" w15:restartNumberingAfterBreak="0">
    <w:nsid w:val="1EA60DB7"/>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6" w15:restartNumberingAfterBreak="0">
    <w:nsid w:val="1EB24FDA"/>
    <w:multiLevelType w:val="hybridMultilevel"/>
    <w:tmpl w:val="3CB689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7" w15:restartNumberingAfterBreak="0">
    <w:nsid w:val="1EC700BF"/>
    <w:multiLevelType w:val="hybridMultilevel"/>
    <w:tmpl w:val="76D6951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8" w15:restartNumberingAfterBreak="0">
    <w:nsid w:val="1EF25395"/>
    <w:multiLevelType w:val="hybridMultilevel"/>
    <w:tmpl w:val="E86E528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9" w15:restartNumberingAfterBreak="0">
    <w:nsid w:val="1F1D58F7"/>
    <w:multiLevelType w:val="hybridMultilevel"/>
    <w:tmpl w:val="73A27D2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0" w15:restartNumberingAfterBreak="0">
    <w:nsid w:val="1F2A3998"/>
    <w:multiLevelType w:val="hybridMultilevel"/>
    <w:tmpl w:val="5728EE4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1" w15:restartNumberingAfterBreak="0">
    <w:nsid w:val="1F3D1ADB"/>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2" w15:restartNumberingAfterBreak="0">
    <w:nsid w:val="1F5C47E0"/>
    <w:multiLevelType w:val="hybridMultilevel"/>
    <w:tmpl w:val="D8F4BB3C"/>
    <w:lvl w:ilvl="0" w:tplc="5E847D3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3" w15:restartNumberingAfterBreak="0">
    <w:nsid w:val="1F6A6AB3"/>
    <w:multiLevelType w:val="hybridMultilevel"/>
    <w:tmpl w:val="A712F0E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4" w15:restartNumberingAfterBreak="0">
    <w:nsid w:val="1F6C329E"/>
    <w:multiLevelType w:val="hybridMultilevel"/>
    <w:tmpl w:val="485C50CE"/>
    <w:lvl w:ilvl="0" w:tplc="41585B98">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5" w15:restartNumberingAfterBreak="0">
    <w:nsid w:val="1F8744E8"/>
    <w:multiLevelType w:val="hybridMultilevel"/>
    <w:tmpl w:val="74A2D836"/>
    <w:lvl w:ilvl="0" w:tplc="E3B431F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6" w15:restartNumberingAfterBreak="0">
    <w:nsid w:val="1FB5146D"/>
    <w:multiLevelType w:val="hybridMultilevel"/>
    <w:tmpl w:val="E79019D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7" w15:restartNumberingAfterBreak="0">
    <w:nsid w:val="1FEA7C34"/>
    <w:multiLevelType w:val="hybridMultilevel"/>
    <w:tmpl w:val="6FA2390A"/>
    <w:lvl w:ilvl="0" w:tplc="0BA66424">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8" w15:restartNumberingAfterBreak="0">
    <w:nsid w:val="20005CDA"/>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9" w15:restartNumberingAfterBreak="0">
    <w:nsid w:val="201C061E"/>
    <w:multiLevelType w:val="hybridMultilevel"/>
    <w:tmpl w:val="95B850A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0" w15:restartNumberingAfterBreak="0">
    <w:nsid w:val="20395051"/>
    <w:multiLevelType w:val="hybridMultilevel"/>
    <w:tmpl w:val="D0586690"/>
    <w:lvl w:ilvl="0" w:tplc="3D207A6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1" w15:restartNumberingAfterBreak="0">
    <w:nsid w:val="203B32FA"/>
    <w:multiLevelType w:val="hybridMultilevel"/>
    <w:tmpl w:val="CB18DD1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2" w15:restartNumberingAfterBreak="0">
    <w:nsid w:val="206629D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3" w15:restartNumberingAfterBreak="0">
    <w:nsid w:val="2079739A"/>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4" w15:restartNumberingAfterBreak="0">
    <w:nsid w:val="20797435"/>
    <w:multiLevelType w:val="hybridMultilevel"/>
    <w:tmpl w:val="B756D59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5" w15:restartNumberingAfterBreak="0">
    <w:nsid w:val="209105A8"/>
    <w:multiLevelType w:val="hybridMultilevel"/>
    <w:tmpl w:val="7F66D35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6" w15:restartNumberingAfterBreak="0">
    <w:nsid w:val="20D12A42"/>
    <w:multiLevelType w:val="hybridMultilevel"/>
    <w:tmpl w:val="A054429C"/>
    <w:lvl w:ilvl="0" w:tplc="27D817CC">
      <w:start w:val="3"/>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7" w15:restartNumberingAfterBreak="0">
    <w:nsid w:val="20D415EC"/>
    <w:multiLevelType w:val="hybridMultilevel"/>
    <w:tmpl w:val="4986F06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8" w15:restartNumberingAfterBreak="0">
    <w:nsid w:val="20E93207"/>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9" w15:restartNumberingAfterBreak="0">
    <w:nsid w:val="21062340"/>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0" w15:restartNumberingAfterBreak="0">
    <w:nsid w:val="214165B9"/>
    <w:multiLevelType w:val="hybridMultilevel"/>
    <w:tmpl w:val="11B6DA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1" w15:restartNumberingAfterBreak="0">
    <w:nsid w:val="217C3EB2"/>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2" w15:restartNumberingAfterBreak="0">
    <w:nsid w:val="2186428C"/>
    <w:multiLevelType w:val="hybridMultilevel"/>
    <w:tmpl w:val="6CAEB16C"/>
    <w:lvl w:ilvl="0" w:tplc="DD92BF60">
      <w:start w:val="2"/>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3" w15:restartNumberingAfterBreak="0">
    <w:nsid w:val="2187799E"/>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4" w15:restartNumberingAfterBreak="0">
    <w:nsid w:val="219D39D8"/>
    <w:multiLevelType w:val="hybridMultilevel"/>
    <w:tmpl w:val="9A9AA62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5" w15:restartNumberingAfterBreak="0">
    <w:nsid w:val="21A44AD5"/>
    <w:multiLevelType w:val="hybridMultilevel"/>
    <w:tmpl w:val="38EC1D6A"/>
    <w:lvl w:ilvl="0" w:tplc="6B225C3A">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6" w15:restartNumberingAfterBreak="0">
    <w:nsid w:val="21A56EDB"/>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7" w15:restartNumberingAfterBreak="0">
    <w:nsid w:val="21AF7E15"/>
    <w:multiLevelType w:val="hybridMultilevel"/>
    <w:tmpl w:val="872A014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8" w15:restartNumberingAfterBreak="0">
    <w:nsid w:val="21B42014"/>
    <w:multiLevelType w:val="hybridMultilevel"/>
    <w:tmpl w:val="4FE0C70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9" w15:restartNumberingAfterBreak="0">
    <w:nsid w:val="21C71695"/>
    <w:multiLevelType w:val="hybridMultilevel"/>
    <w:tmpl w:val="F79A8628"/>
    <w:lvl w:ilvl="0" w:tplc="64B8633A">
      <w:start w:val="1"/>
      <w:numFmt w:val="decimalEnclosedCircle"/>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60" w15:restartNumberingAfterBreak="0">
    <w:nsid w:val="21C77ADD"/>
    <w:multiLevelType w:val="hybridMultilevel"/>
    <w:tmpl w:val="713474F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1" w15:restartNumberingAfterBreak="0">
    <w:nsid w:val="21F5696C"/>
    <w:multiLevelType w:val="hybridMultilevel"/>
    <w:tmpl w:val="338C035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2" w15:restartNumberingAfterBreak="0">
    <w:nsid w:val="220021E9"/>
    <w:multiLevelType w:val="hybridMultilevel"/>
    <w:tmpl w:val="5CA244A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3" w15:restartNumberingAfterBreak="0">
    <w:nsid w:val="225D7EC6"/>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4" w15:restartNumberingAfterBreak="0">
    <w:nsid w:val="227A6234"/>
    <w:multiLevelType w:val="hybridMultilevel"/>
    <w:tmpl w:val="8A2C1C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5" w15:restartNumberingAfterBreak="0">
    <w:nsid w:val="227D432F"/>
    <w:multiLevelType w:val="hybridMultilevel"/>
    <w:tmpl w:val="6F3499E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6" w15:restartNumberingAfterBreak="0">
    <w:nsid w:val="22BD5C3C"/>
    <w:multiLevelType w:val="hybridMultilevel"/>
    <w:tmpl w:val="5E1486F8"/>
    <w:lvl w:ilvl="0" w:tplc="5784C3E6">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7" w15:restartNumberingAfterBreak="0">
    <w:nsid w:val="22E151B2"/>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8" w15:restartNumberingAfterBreak="0">
    <w:nsid w:val="231523D7"/>
    <w:multiLevelType w:val="hybridMultilevel"/>
    <w:tmpl w:val="90E4F9BC"/>
    <w:lvl w:ilvl="0" w:tplc="34F4BAB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9" w15:restartNumberingAfterBreak="0">
    <w:nsid w:val="236E7136"/>
    <w:multiLevelType w:val="hybridMultilevel"/>
    <w:tmpl w:val="0270C0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0" w15:restartNumberingAfterBreak="0">
    <w:nsid w:val="23813310"/>
    <w:multiLevelType w:val="hybridMultilevel"/>
    <w:tmpl w:val="793C77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1" w15:restartNumberingAfterBreak="0">
    <w:nsid w:val="23873C80"/>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2" w15:restartNumberingAfterBreak="0">
    <w:nsid w:val="238853FE"/>
    <w:multiLevelType w:val="hybridMultilevel"/>
    <w:tmpl w:val="FB883726"/>
    <w:lvl w:ilvl="0" w:tplc="FA84587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3" w15:restartNumberingAfterBreak="0">
    <w:nsid w:val="238B3BB4"/>
    <w:multiLevelType w:val="hybridMultilevel"/>
    <w:tmpl w:val="90A0C2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4" w15:restartNumberingAfterBreak="0">
    <w:nsid w:val="23C0409A"/>
    <w:multiLevelType w:val="hybridMultilevel"/>
    <w:tmpl w:val="458EEF80"/>
    <w:lvl w:ilvl="0" w:tplc="98BA7F12">
      <w:start w:val="1"/>
      <w:numFmt w:val="bullet"/>
      <w:suff w:val="space"/>
      <w:lvlText w:val="◆"/>
      <w:lvlJc w:val="left"/>
      <w:pPr>
        <w:ind w:left="0" w:firstLine="0"/>
      </w:pPr>
      <w:rPr>
        <w:rFonts w:ascii="Wingdings" w:hAnsi="Wingdings" w:hint="default"/>
      </w:rPr>
    </w:lvl>
    <w:lvl w:ilvl="1" w:tplc="6F9421FC">
      <w:start w:val="1"/>
      <w:numFmt w:val="decimal"/>
      <w:lvlText w:val="%2."/>
      <w:lvlJc w:val="left"/>
      <w:pPr>
        <w:tabs>
          <w:tab w:val="num" w:pos="1440"/>
        </w:tabs>
        <w:ind w:left="1440" w:hanging="360"/>
      </w:pPr>
    </w:lvl>
    <w:lvl w:ilvl="2" w:tplc="15085B22">
      <w:start w:val="1"/>
      <w:numFmt w:val="decimal"/>
      <w:lvlText w:val="%3."/>
      <w:lvlJc w:val="left"/>
      <w:pPr>
        <w:tabs>
          <w:tab w:val="num" w:pos="2160"/>
        </w:tabs>
        <w:ind w:left="2160" w:hanging="360"/>
      </w:pPr>
    </w:lvl>
    <w:lvl w:ilvl="3" w:tplc="BEA69E20">
      <w:start w:val="1"/>
      <w:numFmt w:val="decimal"/>
      <w:lvlText w:val="%4."/>
      <w:lvlJc w:val="left"/>
      <w:pPr>
        <w:tabs>
          <w:tab w:val="num" w:pos="2880"/>
        </w:tabs>
        <w:ind w:left="2880" w:hanging="360"/>
      </w:pPr>
    </w:lvl>
    <w:lvl w:ilvl="4" w:tplc="C4B4A450">
      <w:start w:val="1"/>
      <w:numFmt w:val="decimal"/>
      <w:lvlText w:val="%5."/>
      <w:lvlJc w:val="left"/>
      <w:pPr>
        <w:tabs>
          <w:tab w:val="num" w:pos="3600"/>
        </w:tabs>
        <w:ind w:left="3600" w:hanging="360"/>
      </w:pPr>
    </w:lvl>
    <w:lvl w:ilvl="5" w:tplc="371EFD92">
      <w:start w:val="1"/>
      <w:numFmt w:val="decimal"/>
      <w:lvlText w:val="%6."/>
      <w:lvlJc w:val="left"/>
      <w:pPr>
        <w:tabs>
          <w:tab w:val="num" w:pos="4320"/>
        </w:tabs>
        <w:ind w:left="4320" w:hanging="360"/>
      </w:pPr>
    </w:lvl>
    <w:lvl w:ilvl="6" w:tplc="71AC4EBC">
      <w:start w:val="1"/>
      <w:numFmt w:val="decimal"/>
      <w:lvlText w:val="%7."/>
      <w:lvlJc w:val="left"/>
      <w:pPr>
        <w:tabs>
          <w:tab w:val="num" w:pos="5040"/>
        </w:tabs>
        <w:ind w:left="5040" w:hanging="360"/>
      </w:pPr>
    </w:lvl>
    <w:lvl w:ilvl="7" w:tplc="F356D398">
      <w:start w:val="1"/>
      <w:numFmt w:val="decimal"/>
      <w:lvlText w:val="%8."/>
      <w:lvlJc w:val="left"/>
      <w:pPr>
        <w:tabs>
          <w:tab w:val="num" w:pos="5760"/>
        </w:tabs>
        <w:ind w:left="5760" w:hanging="360"/>
      </w:pPr>
    </w:lvl>
    <w:lvl w:ilvl="8" w:tplc="298AEE50">
      <w:start w:val="1"/>
      <w:numFmt w:val="decimal"/>
      <w:lvlText w:val="%9."/>
      <w:lvlJc w:val="left"/>
      <w:pPr>
        <w:tabs>
          <w:tab w:val="num" w:pos="6480"/>
        </w:tabs>
        <w:ind w:left="6480" w:hanging="360"/>
      </w:pPr>
    </w:lvl>
  </w:abstractNum>
  <w:abstractNum w:abstractNumId="375" w15:restartNumberingAfterBreak="0">
    <w:nsid w:val="241B6A6B"/>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6" w15:restartNumberingAfterBreak="0">
    <w:nsid w:val="247E2E46"/>
    <w:multiLevelType w:val="hybridMultilevel"/>
    <w:tmpl w:val="4CD6332E"/>
    <w:lvl w:ilvl="0" w:tplc="0E0C26D6">
      <w:start w:val="1"/>
      <w:numFmt w:val="decimalEnclosedCircle"/>
      <w:lvlText w:val="%1"/>
      <w:lvlJc w:val="left"/>
      <w:pPr>
        <w:ind w:left="760" w:hanging="360"/>
      </w:pPr>
      <w:rPr>
        <w:rFonts w:hint="default"/>
      </w:rPr>
    </w:lvl>
    <w:lvl w:ilvl="1" w:tplc="EC120B0C">
      <w:numFmt w:val="bullet"/>
      <w:lvlText w:val="-"/>
      <w:lvlJc w:val="left"/>
      <w:pPr>
        <w:ind w:left="1160" w:hanging="360"/>
      </w:pPr>
      <w:rPr>
        <w:rFonts w:ascii="Arial" w:eastAsia="굴림" w:hAnsi="Arial" w:cs="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7" w15:restartNumberingAfterBreak="0">
    <w:nsid w:val="24A8769E"/>
    <w:multiLevelType w:val="hybridMultilevel"/>
    <w:tmpl w:val="A8BA5A08"/>
    <w:lvl w:ilvl="0" w:tplc="D6F05964">
      <w:start w:val="1"/>
      <w:numFmt w:val="decimalEnclosedCircle"/>
      <w:lvlText w:val="%1"/>
      <w:lvlJc w:val="left"/>
      <w:pPr>
        <w:ind w:left="760" w:hanging="360"/>
      </w:pPr>
      <w:rPr>
        <w:rFonts w:ascii="굴림" w:hAnsi="굴림" w:cs="굴림" w:hint="default"/>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8" w15:restartNumberingAfterBreak="0">
    <w:nsid w:val="24B26E92"/>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9" w15:restartNumberingAfterBreak="0">
    <w:nsid w:val="24C43DCE"/>
    <w:multiLevelType w:val="hybridMultilevel"/>
    <w:tmpl w:val="735E6382"/>
    <w:lvl w:ilvl="0" w:tplc="AEF8E63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0" w15:restartNumberingAfterBreak="0">
    <w:nsid w:val="24D11FB2"/>
    <w:multiLevelType w:val="hybridMultilevel"/>
    <w:tmpl w:val="5CAC87E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1" w15:restartNumberingAfterBreak="0">
    <w:nsid w:val="24D82D16"/>
    <w:multiLevelType w:val="hybridMultilevel"/>
    <w:tmpl w:val="E5127F2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2" w15:restartNumberingAfterBreak="0">
    <w:nsid w:val="24E51262"/>
    <w:multiLevelType w:val="hybridMultilevel"/>
    <w:tmpl w:val="EBF6D958"/>
    <w:lvl w:ilvl="0" w:tplc="5BC05664">
      <w:start w:val="1"/>
      <w:numFmt w:val="bullet"/>
      <w:lvlText w:val="•"/>
      <w:lvlJc w:val="left"/>
      <w:pPr>
        <w:ind w:left="800" w:hanging="40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3" w15:restartNumberingAfterBreak="0">
    <w:nsid w:val="24F21DEA"/>
    <w:multiLevelType w:val="hybridMultilevel"/>
    <w:tmpl w:val="929867E2"/>
    <w:lvl w:ilvl="0" w:tplc="6B122E0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4" w15:restartNumberingAfterBreak="0">
    <w:nsid w:val="25143B9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5" w15:restartNumberingAfterBreak="0">
    <w:nsid w:val="251C58E9"/>
    <w:multiLevelType w:val="hybridMultilevel"/>
    <w:tmpl w:val="29DE7B2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6" w15:restartNumberingAfterBreak="0">
    <w:nsid w:val="254B781A"/>
    <w:multiLevelType w:val="hybridMultilevel"/>
    <w:tmpl w:val="9D7044F6"/>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7" w15:restartNumberingAfterBreak="0">
    <w:nsid w:val="25613836"/>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8" w15:restartNumberingAfterBreak="0">
    <w:nsid w:val="25770E62"/>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9" w15:restartNumberingAfterBreak="0">
    <w:nsid w:val="25AC5FC8"/>
    <w:multiLevelType w:val="hybridMultilevel"/>
    <w:tmpl w:val="6DEC7E4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0" w15:restartNumberingAfterBreak="0">
    <w:nsid w:val="25EF6CBE"/>
    <w:multiLevelType w:val="hybridMultilevel"/>
    <w:tmpl w:val="F1A28970"/>
    <w:lvl w:ilvl="0" w:tplc="6C4ACDD8">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1" w15:restartNumberingAfterBreak="0">
    <w:nsid w:val="26107075"/>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2" w15:restartNumberingAfterBreak="0">
    <w:nsid w:val="26513D17"/>
    <w:multiLevelType w:val="hybridMultilevel"/>
    <w:tmpl w:val="19E4AD7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3" w15:restartNumberingAfterBreak="0">
    <w:nsid w:val="26694D4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4" w15:restartNumberingAfterBreak="0">
    <w:nsid w:val="26AA737A"/>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5" w15:restartNumberingAfterBreak="0">
    <w:nsid w:val="26B93A1A"/>
    <w:multiLevelType w:val="hybridMultilevel"/>
    <w:tmpl w:val="511E5D0E"/>
    <w:lvl w:ilvl="0" w:tplc="5BD6947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6" w15:restartNumberingAfterBreak="0">
    <w:nsid w:val="26E42A7B"/>
    <w:multiLevelType w:val="hybridMultilevel"/>
    <w:tmpl w:val="B9B00CF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7" w15:restartNumberingAfterBreak="0">
    <w:nsid w:val="2700767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8" w15:restartNumberingAfterBreak="0">
    <w:nsid w:val="27202AD3"/>
    <w:multiLevelType w:val="hybridMultilevel"/>
    <w:tmpl w:val="5DC00644"/>
    <w:lvl w:ilvl="0" w:tplc="1FE4B06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9" w15:restartNumberingAfterBreak="0">
    <w:nsid w:val="273274CD"/>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0" w15:restartNumberingAfterBreak="0">
    <w:nsid w:val="278D0482"/>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1" w15:restartNumberingAfterBreak="0">
    <w:nsid w:val="27B44C81"/>
    <w:multiLevelType w:val="hybridMultilevel"/>
    <w:tmpl w:val="98D22AC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2" w15:restartNumberingAfterBreak="0">
    <w:nsid w:val="27C60EEC"/>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3" w15:restartNumberingAfterBreak="0">
    <w:nsid w:val="27E64E2E"/>
    <w:multiLevelType w:val="hybridMultilevel"/>
    <w:tmpl w:val="A71EA95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4" w15:restartNumberingAfterBreak="0">
    <w:nsid w:val="280F0DCE"/>
    <w:multiLevelType w:val="hybridMultilevel"/>
    <w:tmpl w:val="8A54329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5" w15:restartNumberingAfterBreak="0">
    <w:nsid w:val="284A6534"/>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6" w15:restartNumberingAfterBreak="0">
    <w:nsid w:val="28B153B3"/>
    <w:multiLevelType w:val="hybridMultilevel"/>
    <w:tmpl w:val="90C2051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7" w15:restartNumberingAfterBreak="0">
    <w:nsid w:val="28C97351"/>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8" w15:restartNumberingAfterBreak="0">
    <w:nsid w:val="28D22F2C"/>
    <w:multiLevelType w:val="hybridMultilevel"/>
    <w:tmpl w:val="E90635C6"/>
    <w:lvl w:ilvl="0" w:tplc="6BBA3F3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9" w15:restartNumberingAfterBreak="0">
    <w:nsid w:val="28E93E0E"/>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0" w15:restartNumberingAfterBreak="0">
    <w:nsid w:val="28FA344D"/>
    <w:multiLevelType w:val="hybridMultilevel"/>
    <w:tmpl w:val="608069D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1" w15:restartNumberingAfterBreak="0">
    <w:nsid w:val="2913027F"/>
    <w:multiLevelType w:val="hybridMultilevel"/>
    <w:tmpl w:val="C3D8B3A6"/>
    <w:lvl w:ilvl="0" w:tplc="BCBAD05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2" w15:restartNumberingAfterBreak="0">
    <w:nsid w:val="291D7F7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3" w15:restartNumberingAfterBreak="0">
    <w:nsid w:val="29265E9B"/>
    <w:multiLevelType w:val="hybridMultilevel"/>
    <w:tmpl w:val="34F2815A"/>
    <w:lvl w:ilvl="0" w:tplc="51C676D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4" w15:restartNumberingAfterBreak="0">
    <w:nsid w:val="29526E78"/>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5" w15:restartNumberingAfterBreak="0">
    <w:nsid w:val="297E0820"/>
    <w:multiLevelType w:val="hybridMultilevel"/>
    <w:tmpl w:val="B652F7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6" w15:restartNumberingAfterBreak="0">
    <w:nsid w:val="297F23F0"/>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7" w15:restartNumberingAfterBreak="0">
    <w:nsid w:val="29880B71"/>
    <w:multiLevelType w:val="hybridMultilevel"/>
    <w:tmpl w:val="4C62DC5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8" w15:restartNumberingAfterBreak="0">
    <w:nsid w:val="29C77F5A"/>
    <w:multiLevelType w:val="hybridMultilevel"/>
    <w:tmpl w:val="F0C8C23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9" w15:restartNumberingAfterBreak="0">
    <w:nsid w:val="29DE7215"/>
    <w:multiLevelType w:val="hybridMultilevel"/>
    <w:tmpl w:val="F3AA5E68"/>
    <w:lvl w:ilvl="0" w:tplc="565EA7D2">
      <w:start w:val="1"/>
      <w:numFmt w:val="decimalEnclosedCircle"/>
      <w:lvlText w:val="%1"/>
      <w:lvlJc w:val="left"/>
      <w:pPr>
        <w:ind w:left="720" w:hanging="360"/>
      </w:pPr>
      <w:rPr>
        <w:rFonts w:ascii="굴림" w:hAnsi="굴림" w:cs="굴림"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29E32D2F"/>
    <w:multiLevelType w:val="hybridMultilevel"/>
    <w:tmpl w:val="B2A012EC"/>
    <w:lvl w:ilvl="0" w:tplc="DEB8D12A">
      <w:start w:val="1"/>
      <w:numFmt w:val="decimalEnclosedCircle"/>
      <w:lvlText w:val="%1"/>
      <w:lvlJc w:val="left"/>
      <w:pPr>
        <w:ind w:left="865" w:hanging="360"/>
      </w:pPr>
      <w:rPr>
        <w:rFonts w:hint="default"/>
        <w:color w:val="000000" w:themeColor="text1"/>
      </w:rPr>
    </w:lvl>
    <w:lvl w:ilvl="1" w:tplc="04090019" w:tentative="1">
      <w:start w:val="1"/>
      <w:numFmt w:val="upperLetter"/>
      <w:lvlText w:val="%2."/>
      <w:lvlJc w:val="left"/>
      <w:pPr>
        <w:ind w:left="1305" w:hanging="400"/>
      </w:pPr>
    </w:lvl>
    <w:lvl w:ilvl="2" w:tplc="0409001B" w:tentative="1">
      <w:start w:val="1"/>
      <w:numFmt w:val="lowerRoman"/>
      <w:lvlText w:val="%3."/>
      <w:lvlJc w:val="right"/>
      <w:pPr>
        <w:ind w:left="1705" w:hanging="400"/>
      </w:pPr>
    </w:lvl>
    <w:lvl w:ilvl="3" w:tplc="0409000F" w:tentative="1">
      <w:start w:val="1"/>
      <w:numFmt w:val="decimal"/>
      <w:lvlText w:val="%4."/>
      <w:lvlJc w:val="left"/>
      <w:pPr>
        <w:ind w:left="2105" w:hanging="400"/>
      </w:pPr>
    </w:lvl>
    <w:lvl w:ilvl="4" w:tplc="04090019" w:tentative="1">
      <w:start w:val="1"/>
      <w:numFmt w:val="upperLetter"/>
      <w:lvlText w:val="%5."/>
      <w:lvlJc w:val="left"/>
      <w:pPr>
        <w:ind w:left="2505" w:hanging="400"/>
      </w:pPr>
    </w:lvl>
    <w:lvl w:ilvl="5" w:tplc="0409001B" w:tentative="1">
      <w:start w:val="1"/>
      <w:numFmt w:val="lowerRoman"/>
      <w:lvlText w:val="%6."/>
      <w:lvlJc w:val="right"/>
      <w:pPr>
        <w:ind w:left="2905" w:hanging="400"/>
      </w:pPr>
    </w:lvl>
    <w:lvl w:ilvl="6" w:tplc="0409000F" w:tentative="1">
      <w:start w:val="1"/>
      <w:numFmt w:val="decimal"/>
      <w:lvlText w:val="%7."/>
      <w:lvlJc w:val="left"/>
      <w:pPr>
        <w:ind w:left="3305" w:hanging="400"/>
      </w:pPr>
    </w:lvl>
    <w:lvl w:ilvl="7" w:tplc="04090019" w:tentative="1">
      <w:start w:val="1"/>
      <w:numFmt w:val="upperLetter"/>
      <w:lvlText w:val="%8."/>
      <w:lvlJc w:val="left"/>
      <w:pPr>
        <w:ind w:left="3705" w:hanging="400"/>
      </w:pPr>
    </w:lvl>
    <w:lvl w:ilvl="8" w:tplc="0409001B" w:tentative="1">
      <w:start w:val="1"/>
      <w:numFmt w:val="lowerRoman"/>
      <w:lvlText w:val="%9."/>
      <w:lvlJc w:val="right"/>
      <w:pPr>
        <w:ind w:left="4105" w:hanging="400"/>
      </w:pPr>
    </w:lvl>
  </w:abstractNum>
  <w:abstractNum w:abstractNumId="421" w15:restartNumberingAfterBreak="0">
    <w:nsid w:val="29FC6753"/>
    <w:multiLevelType w:val="hybridMultilevel"/>
    <w:tmpl w:val="3D1CBEDA"/>
    <w:lvl w:ilvl="0" w:tplc="7668FC4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2" w15:restartNumberingAfterBreak="0">
    <w:nsid w:val="2A1E696B"/>
    <w:multiLevelType w:val="hybridMultilevel"/>
    <w:tmpl w:val="DAB29A68"/>
    <w:lvl w:ilvl="0" w:tplc="0409000B">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423" w15:restartNumberingAfterBreak="0">
    <w:nsid w:val="2A215D5F"/>
    <w:multiLevelType w:val="hybridMultilevel"/>
    <w:tmpl w:val="A6EAE372"/>
    <w:lvl w:ilvl="0" w:tplc="BCEACDD0">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4" w15:restartNumberingAfterBreak="0">
    <w:nsid w:val="2A7575B0"/>
    <w:multiLevelType w:val="hybridMultilevel"/>
    <w:tmpl w:val="ED98985E"/>
    <w:lvl w:ilvl="0" w:tplc="221E23EA">
      <w:start w:val="9"/>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5" w15:restartNumberingAfterBreak="0">
    <w:nsid w:val="2ABD4735"/>
    <w:multiLevelType w:val="hybridMultilevel"/>
    <w:tmpl w:val="0838C46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6" w15:restartNumberingAfterBreak="0">
    <w:nsid w:val="2AC03846"/>
    <w:multiLevelType w:val="hybridMultilevel"/>
    <w:tmpl w:val="215C3BC4"/>
    <w:lvl w:ilvl="0" w:tplc="5C30397A">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7" w15:restartNumberingAfterBreak="0">
    <w:nsid w:val="2AC86554"/>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8" w15:restartNumberingAfterBreak="0">
    <w:nsid w:val="2AE13E1B"/>
    <w:multiLevelType w:val="hybridMultilevel"/>
    <w:tmpl w:val="9B8CF5C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9" w15:restartNumberingAfterBreak="0">
    <w:nsid w:val="2AE42D6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0" w15:restartNumberingAfterBreak="0">
    <w:nsid w:val="2AEE1FA2"/>
    <w:multiLevelType w:val="hybridMultilevel"/>
    <w:tmpl w:val="47FC0BB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1" w15:restartNumberingAfterBreak="0">
    <w:nsid w:val="2AFF4588"/>
    <w:multiLevelType w:val="hybridMultilevel"/>
    <w:tmpl w:val="61A6B8C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2" w15:restartNumberingAfterBreak="0">
    <w:nsid w:val="2B005FD6"/>
    <w:multiLevelType w:val="hybridMultilevel"/>
    <w:tmpl w:val="BAEC72F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3" w15:restartNumberingAfterBreak="0">
    <w:nsid w:val="2B063CDD"/>
    <w:multiLevelType w:val="hybridMultilevel"/>
    <w:tmpl w:val="516883C0"/>
    <w:lvl w:ilvl="0" w:tplc="0B4A886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4" w15:restartNumberingAfterBreak="0">
    <w:nsid w:val="2B661AC6"/>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5" w15:restartNumberingAfterBreak="0">
    <w:nsid w:val="2B9646D6"/>
    <w:multiLevelType w:val="hybridMultilevel"/>
    <w:tmpl w:val="92DEE8BA"/>
    <w:lvl w:ilvl="0" w:tplc="D706A7BC">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6" w15:restartNumberingAfterBreak="0">
    <w:nsid w:val="2BB867C9"/>
    <w:multiLevelType w:val="hybridMultilevel"/>
    <w:tmpl w:val="22E872D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7" w15:restartNumberingAfterBreak="0">
    <w:nsid w:val="2BD2421B"/>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8" w15:restartNumberingAfterBreak="0">
    <w:nsid w:val="2BD36959"/>
    <w:multiLevelType w:val="hybridMultilevel"/>
    <w:tmpl w:val="C26EAED8"/>
    <w:lvl w:ilvl="0" w:tplc="1C987E2C">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9" w15:restartNumberingAfterBreak="0">
    <w:nsid w:val="2C2246EC"/>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0" w15:restartNumberingAfterBreak="0">
    <w:nsid w:val="2C382CED"/>
    <w:multiLevelType w:val="hybridMultilevel"/>
    <w:tmpl w:val="27A666A2"/>
    <w:lvl w:ilvl="0" w:tplc="CDF4B1E2">
      <w:start w:val="1"/>
      <w:numFmt w:val="decimalEnclosedCircle"/>
      <w:lvlText w:val="%1"/>
      <w:lvlJc w:val="left"/>
      <w:pPr>
        <w:ind w:left="12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1" w15:restartNumberingAfterBreak="0">
    <w:nsid w:val="2C487ECC"/>
    <w:multiLevelType w:val="hybridMultilevel"/>
    <w:tmpl w:val="871CD094"/>
    <w:lvl w:ilvl="0" w:tplc="726C0EEC">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2" w15:restartNumberingAfterBreak="0">
    <w:nsid w:val="2C590FCD"/>
    <w:multiLevelType w:val="hybridMultilevel"/>
    <w:tmpl w:val="A68232C0"/>
    <w:lvl w:ilvl="0" w:tplc="2646ADBA">
      <w:start w:val="7"/>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3" w15:restartNumberingAfterBreak="0">
    <w:nsid w:val="2C6C6851"/>
    <w:multiLevelType w:val="hybridMultilevel"/>
    <w:tmpl w:val="8D46414C"/>
    <w:lvl w:ilvl="0" w:tplc="BC4E945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4" w15:restartNumberingAfterBreak="0">
    <w:nsid w:val="2C6D1C8D"/>
    <w:multiLevelType w:val="hybridMultilevel"/>
    <w:tmpl w:val="2098BE6C"/>
    <w:lvl w:ilvl="0" w:tplc="8238481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5" w15:restartNumberingAfterBreak="0">
    <w:nsid w:val="2C75439A"/>
    <w:multiLevelType w:val="hybridMultilevel"/>
    <w:tmpl w:val="6C240474"/>
    <w:lvl w:ilvl="0" w:tplc="0666B00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6" w15:restartNumberingAfterBreak="0">
    <w:nsid w:val="2C840BDB"/>
    <w:multiLevelType w:val="hybridMultilevel"/>
    <w:tmpl w:val="01A688E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7" w15:restartNumberingAfterBreak="0">
    <w:nsid w:val="2CBE29F5"/>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8" w15:restartNumberingAfterBreak="0">
    <w:nsid w:val="2CEA3BE6"/>
    <w:multiLevelType w:val="hybridMultilevel"/>
    <w:tmpl w:val="4B9E5E3E"/>
    <w:lvl w:ilvl="0" w:tplc="DED64C4C">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9" w15:restartNumberingAfterBreak="0">
    <w:nsid w:val="2CED3026"/>
    <w:multiLevelType w:val="hybridMultilevel"/>
    <w:tmpl w:val="C1CA1842"/>
    <w:lvl w:ilvl="0" w:tplc="C002AF2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0" w15:restartNumberingAfterBreak="0">
    <w:nsid w:val="2D29361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1" w15:restartNumberingAfterBreak="0">
    <w:nsid w:val="2D641824"/>
    <w:multiLevelType w:val="hybridMultilevel"/>
    <w:tmpl w:val="B7E8AC98"/>
    <w:lvl w:ilvl="0" w:tplc="1C9C162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2" w15:restartNumberingAfterBreak="0">
    <w:nsid w:val="2DA71817"/>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3" w15:restartNumberingAfterBreak="0">
    <w:nsid w:val="2DCC14E2"/>
    <w:multiLevelType w:val="hybridMultilevel"/>
    <w:tmpl w:val="998E69A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4" w15:restartNumberingAfterBreak="0">
    <w:nsid w:val="2E0B05C8"/>
    <w:multiLevelType w:val="hybridMultilevel"/>
    <w:tmpl w:val="0418666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5" w15:restartNumberingAfterBreak="0">
    <w:nsid w:val="2E215634"/>
    <w:multiLevelType w:val="hybridMultilevel"/>
    <w:tmpl w:val="A85C478A"/>
    <w:lvl w:ilvl="0" w:tplc="F1A04B18">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6" w15:restartNumberingAfterBreak="0">
    <w:nsid w:val="2E291E3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7" w15:restartNumberingAfterBreak="0">
    <w:nsid w:val="2E360C87"/>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8" w15:restartNumberingAfterBreak="0">
    <w:nsid w:val="2E371D8B"/>
    <w:multiLevelType w:val="hybridMultilevel"/>
    <w:tmpl w:val="27CE57AE"/>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59" w15:restartNumberingAfterBreak="0">
    <w:nsid w:val="2E467882"/>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0" w15:restartNumberingAfterBreak="0">
    <w:nsid w:val="2E750180"/>
    <w:multiLevelType w:val="hybridMultilevel"/>
    <w:tmpl w:val="7AFC9C64"/>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1" w15:restartNumberingAfterBreak="0">
    <w:nsid w:val="2E9700F5"/>
    <w:multiLevelType w:val="hybridMultilevel"/>
    <w:tmpl w:val="CE88D8CA"/>
    <w:lvl w:ilvl="0" w:tplc="776037B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2" w15:restartNumberingAfterBreak="0">
    <w:nsid w:val="2EB75F42"/>
    <w:multiLevelType w:val="hybridMultilevel"/>
    <w:tmpl w:val="1852444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3" w15:restartNumberingAfterBreak="0">
    <w:nsid w:val="2EB8781F"/>
    <w:multiLevelType w:val="hybridMultilevel"/>
    <w:tmpl w:val="200254F6"/>
    <w:lvl w:ilvl="0" w:tplc="9E1E95E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4" w15:restartNumberingAfterBreak="0">
    <w:nsid w:val="2EBA4624"/>
    <w:multiLevelType w:val="hybridMultilevel"/>
    <w:tmpl w:val="6F7C43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5" w15:restartNumberingAfterBreak="0">
    <w:nsid w:val="2ECE5DBC"/>
    <w:multiLevelType w:val="hybridMultilevel"/>
    <w:tmpl w:val="659222C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6" w15:restartNumberingAfterBreak="0">
    <w:nsid w:val="2EF40CA9"/>
    <w:multiLevelType w:val="hybridMultilevel"/>
    <w:tmpl w:val="B4A80F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7" w15:restartNumberingAfterBreak="0">
    <w:nsid w:val="2EF5231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8" w15:restartNumberingAfterBreak="0">
    <w:nsid w:val="2F05108A"/>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9" w15:restartNumberingAfterBreak="0">
    <w:nsid w:val="2F0C2DCD"/>
    <w:multiLevelType w:val="hybridMultilevel"/>
    <w:tmpl w:val="9E0A5E34"/>
    <w:lvl w:ilvl="0" w:tplc="B9BE2BA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0" w15:restartNumberingAfterBreak="0">
    <w:nsid w:val="2F2720CF"/>
    <w:multiLevelType w:val="hybridMultilevel"/>
    <w:tmpl w:val="D8DC116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1" w15:restartNumberingAfterBreak="0">
    <w:nsid w:val="2F551ACD"/>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2" w15:restartNumberingAfterBreak="0">
    <w:nsid w:val="2F562230"/>
    <w:multiLevelType w:val="hybridMultilevel"/>
    <w:tmpl w:val="7384FB10"/>
    <w:lvl w:ilvl="0" w:tplc="3D5C60BA">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3" w15:restartNumberingAfterBreak="0">
    <w:nsid w:val="2FB31AF6"/>
    <w:multiLevelType w:val="hybridMultilevel"/>
    <w:tmpl w:val="E5A45DA0"/>
    <w:lvl w:ilvl="0" w:tplc="207A49F2">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4" w15:restartNumberingAfterBreak="0">
    <w:nsid w:val="2FDC57F7"/>
    <w:multiLevelType w:val="hybridMultilevel"/>
    <w:tmpl w:val="BD806E9A"/>
    <w:lvl w:ilvl="0" w:tplc="75A48054">
      <w:start w:val="1"/>
      <w:numFmt w:val="decimalEnclosedCircle"/>
      <w:lvlText w:val="%1"/>
      <w:lvlJc w:val="left"/>
      <w:pPr>
        <w:ind w:left="8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5" w15:restartNumberingAfterBreak="0">
    <w:nsid w:val="2FFB7945"/>
    <w:multiLevelType w:val="hybridMultilevel"/>
    <w:tmpl w:val="57B4EA5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6" w15:restartNumberingAfterBreak="0">
    <w:nsid w:val="30001FD0"/>
    <w:multiLevelType w:val="hybridMultilevel"/>
    <w:tmpl w:val="264EEF64"/>
    <w:lvl w:ilvl="0" w:tplc="664E5A8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7" w15:restartNumberingAfterBreak="0">
    <w:nsid w:val="301016E2"/>
    <w:multiLevelType w:val="hybridMultilevel"/>
    <w:tmpl w:val="02D63406"/>
    <w:lvl w:ilvl="0" w:tplc="089CBE54">
      <w:start w:val="1"/>
      <w:numFmt w:val="decimalEnclosedCircle"/>
      <w:lvlText w:val="%1"/>
      <w:lvlJc w:val="left"/>
      <w:pPr>
        <w:ind w:left="8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8" w15:restartNumberingAfterBreak="0">
    <w:nsid w:val="301D08F5"/>
    <w:multiLevelType w:val="hybridMultilevel"/>
    <w:tmpl w:val="225449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9" w15:restartNumberingAfterBreak="0">
    <w:nsid w:val="3040333E"/>
    <w:multiLevelType w:val="hybridMultilevel"/>
    <w:tmpl w:val="E3B2B1B2"/>
    <w:lvl w:ilvl="0" w:tplc="0E0C26D6">
      <w:start w:val="1"/>
      <w:numFmt w:val="decimalEnclosedCircle"/>
      <w:lvlText w:val="%1"/>
      <w:lvlJc w:val="left"/>
      <w:pPr>
        <w:ind w:left="760" w:hanging="360"/>
      </w:pPr>
      <w:rPr>
        <w:rFonts w:hint="default"/>
      </w:rPr>
    </w:lvl>
    <w:lvl w:ilvl="1" w:tplc="A5788D2C">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0" w15:restartNumberingAfterBreak="0">
    <w:nsid w:val="304042CC"/>
    <w:multiLevelType w:val="hybridMultilevel"/>
    <w:tmpl w:val="78E0BD7C"/>
    <w:lvl w:ilvl="0" w:tplc="5BC05664">
      <w:start w:val="1"/>
      <w:numFmt w:val="bullet"/>
      <w:lvlText w:val="•"/>
      <w:lvlJc w:val="left"/>
      <w:pPr>
        <w:ind w:left="800" w:hanging="400"/>
      </w:pPr>
      <w:rPr>
        <w:rFonts w:ascii="Arial Unicode MS" w:eastAsia="Arial Unicode MS" w:hAnsi="Arial Unicode MS" w:hint="eastAsia"/>
      </w:rPr>
    </w:lvl>
    <w:lvl w:ilvl="1" w:tplc="5BC05664">
      <w:start w:val="1"/>
      <w:numFmt w:val="bullet"/>
      <w:lvlText w:val="•"/>
      <w:lvlJc w:val="left"/>
      <w:pPr>
        <w:ind w:left="1200" w:hanging="400"/>
      </w:pPr>
      <w:rPr>
        <w:rFonts w:ascii="Arial Unicode MS" w:eastAsia="Arial Unicode MS" w:hAnsi="Arial Unicode MS"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1" w15:restartNumberingAfterBreak="0">
    <w:nsid w:val="30561CD2"/>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2" w15:restartNumberingAfterBreak="0">
    <w:nsid w:val="308355F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3" w15:restartNumberingAfterBreak="0">
    <w:nsid w:val="308E03A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4" w15:restartNumberingAfterBreak="0">
    <w:nsid w:val="309468D3"/>
    <w:multiLevelType w:val="hybridMultilevel"/>
    <w:tmpl w:val="A41AE99C"/>
    <w:lvl w:ilvl="0" w:tplc="8766D374">
      <w:start w:val="2"/>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5" w15:restartNumberingAfterBreak="0">
    <w:nsid w:val="30A201D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6" w15:restartNumberingAfterBreak="0">
    <w:nsid w:val="30B123E6"/>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7" w15:restartNumberingAfterBreak="0">
    <w:nsid w:val="30CB198F"/>
    <w:multiLevelType w:val="hybridMultilevel"/>
    <w:tmpl w:val="59880E5A"/>
    <w:lvl w:ilvl="0" w:tplc="04090011">
      <w:start w:val="1"/>
      <w:numFmt w:val="decimalEnclosedCircle"/>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88" w15:restartNumberingAfterBreak="0">
    <w:nsid w:val="3100172E"/>
    <w:multiLevelType w:val="hybridMultilevel"/>
    <w:tmpl w:val="F1AE47C2"/>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9" w15:restartNumberingAfterBreak="0">
    <w:nsid w:val="311707F8"/>
    <w:multiLevelType w:val="hybridMultilevel"/>
    <w:tmpl w:val="EB14E96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0" w15:restartNumberingAfterBreak="0">
    <w:nsid w:val="31293DE2"/>
    <w:multiLevelType w:val="hybridMultilevel"/>
    <w:tmpl w:val="4E184344"/>
    <w:lvl w:ilvl="0" w:tplc="D51C16BE">
      <w:start w:val="1"/>
      <w:numFmt w:val="decimalEnclosedCircle"/>
      <w:lvlText w:val="%1"/>
      <w:lvlJc w:val="left"/>
      <w:pPr>
        <w:ind w:left="720" w:hanging="360"/>
      </w:pPr>
      <w:rPr>
        <w:rFonts w:ascii="굴림" w:hAnsi="굴림" w:cs="굴림"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313A384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2" w15:restartNumberingAfterBreak="0">
    <w:nsid w:val="314E2D6E"/>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3" w15:restartNumberingAfterBreak="0">
    <w:nsid w:val="31524D6F"/>
    <w:multiLevelType w:val="hybridMultilevel"/>
    <w:tmpl w:val="F104CA72"/>
    <w:lvl w:ilvl="0" w:tplc="0D68B35C">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4" w15:restartNumberingAfterBreak="0">
    <w:nsid w:val="31537ED5"/>
    <w:multiLevelType w:val="hybridMultilevel"/>
    <w:tmpl w:val="0768877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5" w15:restartNumberingAfterBreak="0">
    <w:nsid w:val="31703FB3"/>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6" w15:restartNumberingAfterBreak="0">
    <w:nsid w:val="3171023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7" w15:restartNumberingAfterBreak="0">
    <w:nsid w:val="31803D0B"/>
    <w:multiLevelType w:val="hybridMultilevel"/>
    <w:tmpl w:val="040EE5CA"/>
    <w:lvl w:ilvl="0" w:tplc="0BC49840">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8" w15:restartNumberingAfterBreak="0">
    <w:nsid w:val="31BE1630"/>
    <w:multiLevelType w:val="hybridMultilevel"/>
    <w:tmpl w:val="C93ED860"/>
    <w:lvl w:ilvl="0" w:tplc="42DA0944">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9" w15:restartNumberingAfterBreak="0">
    <w:nsid w:val="31CB03FF"/>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0" w15:restartNumberingAfterBreak="0">
    <w:nsid w:val="31E304F3"/>
    <w:multiLevelType w:val="hybridMultilevel"/>
    <w:tmpl w:val="1248BE1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1" w15:restartNumberingAfterBreak="0">
    <w:nsid w:val="31E60A3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2" w15:restartNumberingAfterBreak="0">
    <w:nsid w:val="31F71B2B"/>
    <w:multiLevelType w:val="hybridMultilevel"/>
    <w:tmpl w:val="079EB23A"/>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3" w15:restartNumberingAfterBreak="0">
    <w:nsid w:val="31FF4A83"/>
    <w:multiLevelType w:val="hybridMultilevel"/>
    <w:tmpl w:val="8410FF7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4" w15:restartNumberingAfterBreak="0">
    <w:nsid w:val="32314D62"/>
    <w:multiLevelType w:val="hybridMultilevel"/>
    <w:tmpl w:val="C9624C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5" w15:restartNumberingAfterBreak="0">
    <w:nsid w:val="32330DE7"/>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6" w15:restartNumberingAfterBreak="0">
    <w:nsid w:val="32342071"/>
    <w:multiLevelType w:val="hybridMultilevel"/>
    <w:tmpl w:val="777EA67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7" w15:restartNumberingAfterBreak="0">
    <w:nsid w:val="32423F9A"/>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8" w15:restartNumberingAfterBreak="0">
    <w:nsid w:val="3260497C"/>
    <w:multiLevelType w:val="hybridMultilevel"/>
    <w:tmpl w:val="AA40064A"/>
    <w:lvl w:ilvl="0" w:tplc="ACE09502">
      <w:start w:val="1"/>
      <w:numFmt w:val="decimalEnclosedCircle"/>
      <w:lvlText w:val="%1"/>
      <w:lvlJc w:val="left"/>
      <w:pPr>
        <w:ind w:left="8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9" w15:restartNumberingAfterBreak="0">
    <w:nsid w:val="327B65C6"/>
    <w:multiLevelType w:val="hybridMultilevel"/>
    <w:tmpl w:val="30EE78F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0" w15:restartNumberingAfterBreak="0">
    <w:nsid w:val="328B3F68"/>
    <w:multiLevelType w:val="hybridMultilevel"/>
    <w:tmpl w:val="73C852D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1" w15:restartNumberingAfterBreak="0">
    <w:nsid w:val="32983FC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2" w15:restartNumberingAfterBreak="0">
    <w:nsid w:val="329B2604"/>
    <w:multiLevelType w:val="hybridMultilevel"/>
    <w:tmpl w:val="4E1C1F9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3" w15:restartNumberingAfterBreak="0">
    <w:nsid w:val="32C02682"/>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4" w15:restartNumberingAfterBreak="0">
    <w:nsid w:val="32C62015"/>
    <w:multiLevelType w:val="hybridMultilevel"/>
    <w:tmpl w:val="DA684A6E"/>
    <w:lvl w:ilvl="0" w:tplc="5BC05664">
      <w:start w:val="1"/>
      <w:numFmt w:val="bullet"/>
      <w:lvlText w:val="•"/>
      <w:lvlJc w:val="left"/>
      <w:pPr>
        <w:ind w:left="760" w:hanging="36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5" w15:restartNumberingAfterBreak="0">
    <w:nsid w:val="32CE486C"/>
    <w:multiLevelType w:val="hybridMultilevel"/>
    <w:tmpl w:val="2BD60F2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16" w15:restartNumberingAfterBreak="0">
    <w:nsid w:val="32DE27D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7" w15:restartNumberingAfterBreak="0">
    <w:nsid w:val="32F5192F"/>
    <w:multiLevelType w:val="hybridMultilevel"/>
    <w:tmpl w:val="CFB4DD7E"/>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8" w15:restartNumberingAfterBreak="0">
    <w:nsid w:val="33074D94"/>
    <w:multiLevelType w:val="hybridMultilevel"/>
    <w:tmpl w:val="001C6D74"/>
    <w:lvl w:ilvl="0" w:tplc="66066AC4">
      <w:start w:val="1"/>
      <w:numFmt w:val="decimalEnclosedCircle"/>
      <w:lvlText w:val="%1"/>
      <w:lvlJc w:val="left"/>
      <w:pPr>
        <w:ind w:left="800" w:hanging="400"/>
      </w:pPr>
      <w:rPr>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9" w15:restartNumberingAfterBreak="0">
    <w:nsid w:val="330E6C60"/>
    <w:multiLevelType w:val="hybridMultilevel"/>
    <w:tmpl w:val="F9387E0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20" w15:restartNumberingAfterBreak="0">
    <w:nsid w:val="331B5481"/>
    <w:multiLevelType w:val="hybridMultilevel"/>
    <w:tmpl w:val="3F0E6C06"/>
    <w:lvl w:ilvl="0" w:tplc="3A0A0A6E">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1" w15:restartNumberingAfterBreak="0">
    <w:nsid w:val="33200DDD"/>
    <w:multiLevelType w:val="hybridMultilevel"/>
    <w:tmpl w:val="11B6DA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2" w15:restartNumberingAfterBreak="0">
    <w:nsid w:val="33300769"/>
    <w:multiLevelType w:val="hybridMultilevel"/>
    <w:tmpl w:val="0C4AC61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3" w15:restartNumberingAfterBreak="0">
    <w:nsid w:val="33377676"/>
    <w:multiLevelType w:val="hybridMultilevel"/>
    <w:tmpl w:val="BD003E6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4" w15:restartNumberingAfterBreak="0">
    <w:nsid w:val="333A07DD"/>
    <w:multiLevelType w:val="hybridMultilevel"/>
    <w:tmpl w:val="9FD06DD0"/>
    <w:lvl w:ilvl="0" w:tplc="B22CEBB6">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5" w15:restartNumberingAfterBreak="0">
    <w:nsid w:val="334C2440"/>
    <w:multiLevelType w:val="hybridMultilevel"/>
    <w:tmpl w:val="1852444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6" w15:restartNumberingAfterBreak="0">
    <w:nsid w:val="334E7737"/>
    <w:multiLevelType w:val="hybridMultilevel"/>
    <w:tmpl w:val="905C8F6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27" w15:restartNumberingAfterBreak="0">
    <w:nsid w:val="335C1032"/>
    <w:multiLevelType w:val="hybridMultilevel"/>
    <w:tmpl w:val="01846C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8" w15:restartNumberingAfterBreak="0">
    <w:nsid w:val="338943E3"/>
    <w:multiLevelType w:val="hybridMultilevel"/>
    <w:tmpl w:val="5126A4F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9" w15:restartNumberingAfterBreak="0">
    <w:nsid w:val="338D60DC"/>
    <w:multiLevelType w:val="hybridMultilevel"/>
    <w:tmpl w:val="2F0E77A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0" w15:restartNumberingAfterBreak="0">
    <w:nsid w:val="33A21925"/>
    <w:multiLevelType w:val="hybridMultilevel"/>
    <w:tmpl w:val="BA6C51C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1" w15:restartNumberingAfterBreak="0">
    <w:nsid w:val="33A86C0C"/>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2" w15:restartNumberingAfterBreak="0">
    <w:nsid w:val="33B67C68"/>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3" w15:restartNumberingAfterBreak="0">
    <w:nsid w:val="33B84E2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4" w15:restartNumberingAfterBreak="0">
    <w:nsid w:val="33CF4896"/>
    <w:multiLevelType w:val="hybridMultilevel"/>
    <w:tmpl w:val="A6024E56"/>
    <w:lvl w:ilvl="0" w:tplc="9764768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5" w15:restartNumberingAfterBreak="0">
    <w:nsid w:val="33E21915"/>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6" w15:restartNumberingAfterBreak="0">
    <w:nsid w:val="33EC355B"/>
    <w:multiLevelType w:val="hybridMultilevel"/>
    <w:tmpl w:val="427C1FE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7" w15:restartNumberingAfterBreak="0">
    <w:nsid w:val="33FD258A"/>
    <w:multiLevelType w:val="hybridMultilevel"/>
    <w:tmpl w:val="40D6B3B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38" w15:restartNumberingAfterBreak="0">
    <w:nsid w:val="341A03AC"/>
    <w:multiLevelType w:val="hybridMultilevel"/>
    <w:tmpl w:val="188E4392"/>
    <w:lvl w:ilvl="0" w:tplc="74BA7DD2">
      <w:start w:val="7"/>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9" w15:restartNumberingAfterBreak="0">
    <w:nsid w:val="34304F3D"/>
    <w:multiLevelType w:val="hybridMultilevel"/>
    <w:tmpl w:val="6590CEE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0" w15:restartNumberingAfterBreak="0">
    <w:nsid w:val="343B0638"/>
    <w:multiLevelType w:val="hybridMultilevel"/>
    <w:tmpl w:val="FB6E314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1" w15:restartNumberingAfterBreak="0">
    <w:nsid w:val="345B40DA"/>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2" w15:restartNumberingAfterBreak="0">
    <w:nsid w:val="34707AEC"/>
    <w:multiLevelType w:val="hybridMultilevel"/>
    <w:tmpl w:val="F22ACD0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3" w15:restartNumberingAfterBreak="0">
    <w:nsid w:val="34764088"/>
    <w:multiLevelType w:val="hybridMultilevel"/>
    <w:tmpl w:val="BB9A988C"/>
    <w:lvl w:ilvl="0" w:tplc="0FF8F73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4" w15:restartNumberingAfterBreak="0">
    <w:nsid w:val="34CE6F30"/>
    <w:multiLevelType w:val="hybridMultilevel"/>
    <w:tmpl w:val="214A7212"/>
    <w:lvl w:ilvl="0" w:tplc="AF0E2CC6">
      <w:start w:val="1"/>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5" w15:restartNumberingAfterBreak="0">
    <w:nsid w:val="34DD3CD4"/>
    <w:multiLevelType w:val="hybridMultilevel"/>
    <w:tmpl w:val="ABDCA05A"/>
    <w:lvl w:ilvl="0" w:tplc="1CAECA70">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6" w15:restartNumberingAfterBreak="0">
    <w:nsid w:val="35030100"/>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7" w15:restartNumberingAfterBreak="0">
    <w:nsid w:val="35511395"/>
    <w:multiLevelType w:val="hybridMultilevel"/>
    <w:tmpl w:val="EC92272E"/>
    <w:lvl w:ilvl="0" w:tplc="F998C5F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8" w15:restartNumberingAfterBreak="0">
    <w:nsid w:val="35511527"/>
    <w:multiLevelType w:val="hybridMultilevel"/>
    <w:tmpl w:val="4D68E05A"/>
    <w:lvl w:ilvl="0" w:tplc="CB1687D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9" w15:restartNumberingAfterBreak="0">
    <w:nsid w:val="35681EC8"/>
    <w:multiLevelType w:val="hybridMultilevel"/>
    <w:tmpl w:val="96EEB122"/>
    <w:lvl w:ilvl="0" w:tplc="686EB5D8">
      <w:start w:val="1"/>
      <w:numFmt w:val="decimalEnclosedCircle"/>
      <w:lvlText w:val="%1"/>
      <w:lvlJc w:val="left"/>
      <w:pPr>
        <w:ind w:left="760" w:hanging="360"/>
      </w:pPr>
      <w:rPr>
        <w:rFonts w:ascii="굴림" w:hAnsi="굴림"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0" w15:restartNumberingAfterBreak="0">
    <w:nsid w:val="35967E83"/>
    <w:multiLevelType w:val="hybridMultilevel"/>
    <w:tmpl w:val="86C824E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1" w15:restartNumberingAfterBreak="0">
    <w:nsid w:val="35AE1567"/>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2" w15:restartNumberingAfterBreak="0">
    <w:nsid w:val="35BF20D4"/>
    <w:multiLevelType w:val="hybridMultilevel"/>
    <w:tmpl w:val="500E7A4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3" w15:restartNumberingAfterBreak="0">
    <w:nsid w:val="35C57CE8"/>
    <w:multiLevelType w:val="hybridMultilevel"/>
    <w:tmpl w:val="E79019D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4" w15:restartNumberingAfterBreak="0">
    <w:nsid w:val="35D60F09"/>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5" w15:restartNumberingAfterBreak="0">
    <w:nsid w:val="35EB2702"/>
    <w:multiLevelType w:val="hybridMultilevel"/>
    <w:tmpl w:val="5EB6F3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6" w15:restartNumberingAfterBreak="0">
    <w:nsid w:val="35F357DA"/>
    <w:multiLevelType w:val="hybridMultilevel"/>
    <w:tmpl w:val="239A39B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7" w15:restartNumberingAfterBreak="0">
    <w:nsid w:val="362F7848"/>
    <w:multiLevelType w:val="hybridMultilevel"/>
    <w:tmpl w:val="7C6820B2"/>
    <w:lvl w:ilvl="0" w:tplc="1BAC06E2">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8" w15:restartNumberingAfterBreak="0">
    <w:nsid w:val="368D0A16"/>
    <w:multiLevelType w:val="hybridMultilevel"/>
    <w:tmpl w:val="25164004"/>
    <w:lvl w:ilvl="0" w:tplc="5506622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9" w15:restartNumberingAfterBreak="0">
    <w:nsid w:val="369C2A5E"/>
    <w:multiLevelType w:val="hybridMultilevel"/>
    <w:tmpl w:val="23C23A60"/>
    <w:lvl w:ilvl="0" w:tplc="7B12EF4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0" w15:restartNumberingAfterBreak="0">
    <w:nsid w:val="36A2208B"/>
    <w:multiLevelType w:val="hybridMultilevel"/>
    <w:tmpl w:val="4F607AC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1" w15:restartNumberingAfterBreak="0">
    <w:nsid w:val="36EC3E8D"/>
    <w:multiLevelType w:val="hybridMultilevel"/>
    <w:tmpl w:val="D574524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2" w15:restartNumberingAfterBreak="0">
    <w:nsid w:val="36F338D3"/>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3" w15:restartNumberingAfterBreak="0">
    <w:nsid w:val="36F3403E"/>
    <w:multiLevelType w:val="hybridMultilevel"/>
    <w:tmpl w:val="8CDEBBC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4" w15:restartNumberingAfterBreak="0">
    <w:nsid w:val="36F8760E"/>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5" w15:restartNumberingAfterBreak="0">
    <w:nsid w:val="3744693D"/>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6" w15:restartNumberingAfterBreak="0">
    <w:nsid w:val="374D53BE"/>
    <w:multiLevelType w:val="hybridMultilevel"/>
    <w:tmpl w:val="E3E21876"/>
    <w:lvl w:ilvl="0" w:tplc="7DB610B6">
      <w:start w:val="9"/>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7" w15:restartNumberingAfterBreak="0">
    <w:nsid w:val="37573F07"/>
    <w:multiLevelType w:val="hybridMultilevel"/>
    <w:tmpl w:val="3C88A75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8" w15:restartNumberingAfterBreak="0">
    <w:nsid w:val="378A7067"/>
    <w:multiLevelType w:val="hybridMultilevel"/>
    <w:tmpl w:val="C7907DE8"/>
    <w:lvl w:ilvl="0" w:tplc="7166B9D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9" w15:restartNumberingAfterBreak="0">
    <w:nsid w:val="378C361B"/>
    <w:multiLevelType w:val="hybridMultilevel"/>
    <w:tmpl w:val="CF3EF67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70" w15:restartNumberingAfterBreak="0">
    <w:nsid w:val="37F147AE"/>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1" w15:restartNumberingAfterBreak="0">
    <w:nsid w:val="381C5BA1"/>
    <w:multiLevelType w:val="hybridMultilevel"/>
    <w:tmpl w:val="14705D1A"/>
    <w:lvl w:ilvl="0" w:tplc="17102C8E">
      <w:start w:val="1"/>
      <w:numFmt w:val="decimalEnclosedCircle"/>
      <w:lvlText w:val="%1"/>
      <w:lvlJc w:val="left"/>
      <w:pPr>
        <w:ind w:left="8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2" w15:restartNumberingAfterBreak="0">
    <w:nsid w:val="385C535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3" w15:restartNumberingAfterBreak="0">
    <w:nsid w:val="3872327E"/>
    <w:multiLevelType w:val="hybridMultilevel"/>
    <w:tmpl w:val="B4584270"/>
    <w:lvl w:ilvl="0" w:tplc="5088CD90">
      <w:start w:val="1"/>
      <w:numFmt w:val="decimalEnclosedCircle"/>
      <w:lvlText w:val="%1"/>
      <w:lvlJc w:val="left"/>
      <w:pPr>
        <w:ind w:left="1200" w:hanging="400"/>
      </w:pPr>
      <w:rPr>
        <w:rFonts w:eastAsia="함초롬바탕" w:hAnsi="함초롬바탕" w:cs="함초롬바탕" w:hint="default"/>
        <w:color w:val="FF000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74" w15:restartNumberingAfterBreak="0">
    <w:nsid w:val="387C3110"/>
    <w:multiLevelType w:val="hybridMultilevel"/>
    <w:tmpl w:val="F1B202C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5" w15:restartNumberingAfterBreak="0">
    <w:nsid w:val="3894351F"/>
    <w:multiLevelType w:val="hybridMultilevel"/>
    <w:tmpl w:val="2F10E98E"/>
    <w:lvl w:ilvl="0" w:tplc="6B225C3A">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6" w15:restartNumberingAfterBreak="0">
    <w:nsid w:val="38B9483E"/>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7" w15:restartNumberingAfterBreak="0">
    <w:nsid w:val="38BE0E91"/>
    <w:multiLevelType w:val="hybridMultilevel"/>
    <w:tmpl w:val="F5C067B0"/>
    <w:lvl w:ilvl="0" w:tplc="5BC05664">
      <w:start w:val="1"/>
      <w:numFmt w:val="bullet"/>
      <w:lvlText w:val="•"/>
      <w:lvlJc w:val="left"/>
      <w:pPr>
        <w:ind w:left="800" w:hanging="40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8" w15:restartNumberingAfterBreak="0">
    <w:nsid w:val="39245CE9"/>
    <w:multiLevelType w:val="hybridMultilevel"/>
    <w:tmpl w:val="3F2E550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9" w15:restartNumberingAfterBreak="0">
    <w:nsid w:val="394B41CF"/>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0" w15:restartNumberingAfterBreak="0">
    <w:nsid w:val="39994F13"/>
    <w:multiLevelType w:val="hybridMultilevel"/>
    <w:tmpl w:val="04A6BC0A"/>
    <w:lvl w:ilvl="0" w:tplc="801060C8">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1" w15:restartNumberingAfterBreak="0">
    <w:nsid w:val="39A817A3"/>
    <w:multiLevelType w:val="hybridMultilevel"/>
    <w:tmpl w:val="7354D81A"/>
    <w:lvl w:ilvl="0" w:tplc="1158DC8E">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2" w15:restartNumberingAfterBreak="0">
    <w:nsid w:val="39C3329B"/>
    <w:multiLevelType w:val="hybridMultilevel"/>
    <w:tmpl w:val="660C677C"/>
    <w:lvl w:ilvl="0" w:tplc="0DF838CC">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3" w15:restartNumberingAfterBreak="0">
    <w:nsid w:val="39CF6E5B"/>
    <w:multiLevelType w:val="hybridMultilevel"/>
    <w:tmpl w:val="E0DC00A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4" w15:restartNumberingAfterBreak="0">
    <w:nsid w:val="39FF2FDB"/>
    <w:multiLevelType w:val="hybridMultilevel"/>
    <w:tmpl w:val="49C22770"/>
    <w:lvl w:ilvl="0" w:tplc="F17CDB1C">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5" w15:restartNumberingAfterBreak="0">
    <w:nsid w:val="3A564569"/>
    <w:multiLevelType w:val="hybridMultilevel"/>
    <w:tmpl w:val="1492778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86" w15:restartNumberingAfterBreak="0">
    <w:nsid w:val="3A952294"/>
    <w:multiLevelType w:val="hybridMultilevel"/>
    <w:tmpl w:val="95D6A6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7" w15:restartNumberingAfterBreak="0">
    <w:nsid w:val="3AA05011"/>
    <w:multiLevelType w:val="hybridMultilevel"/>
    <w:tmpl w:val="BEE4BA1C"/>
    <w:lvl w:ilvl="0" w:tplc="B0BEE11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8" w15:restartNumberingAfterBreak="0">
    <w:nsid w:val="3AAA50F2"/>
    <w:multiLevelType w:val="hybridMultilevel"/>
    <w:tmpl w:val="384E8C8E"/>
    <w:lvl w:ilvl="0" w:tplc="1990160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9" w15:restartNumberingAfterBreak="0">
    <w:nsid w:val="3AEB1B45"/>
    <w:multiLevelType w:val="hybridMultilevel"/>
    <w:tmpl w:val="A80C658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0" w15:restartNumberingAfterBreak="0">
    <w:nsid w:val="3B043B05"/>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1" w15:restartNumberingAfterBreak="0">
    <w:nsid w:val="3B172916"/>
    <w:multiLevelType w:val="hybridMultilevel"/>
    <w:tmpl w:val="B2700F4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92" w15:restartNumberingAfterBreak="0">
    <w:nsid w:val="3B4D2C9C"/>
    <w:multiLevelType w:val="hybridMultilevel"/>
    <w:tmpl w:val="44B085EE"/>
    <w:lvl w:ilvl="0" w:tplc="C0BEE23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3" w15:restartNumberingAfterBreak="0">
    <w:nsid w:val="3B4E52CC"/>
    <w:multiLevelType w:val="hybridMultilevel"/>
    <w:tmpl w:val="5F1E77B8"/>
    <w:lvl w:ilvl="0" w:tplc="EB56FCF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4" w15:restartNumberingAfterBreak="0">
    <w:nsid w:val="3B5C6EC0"/>
    <w:multiLevelType w:val="hybridMultilevel"/>
    <w:tmpl w:val="DD7A1AA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95" w15:restartNumberingAfterBreak="0">
    <w:nsid w:val="3B696A71"/>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6" w15:restartNumberingAfterBreak="0">
    <w:nsid w:val="3B7B0E25"/>
    <w:multiLevelType w:val="hybridMultilevel"/>
    <w:tmpl w:val="A8E2543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7" w15:restartNumberingAfterBreak="0">
    <w:nsid w:val="3B8E7F8D"/>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8" w15:restartNumberingAfterBreak="0">
    <w:nsid w:val="3B9B722F"/>
    <w:multiLevelType w:val="hybridMultilevel"/>
    <w:tmpl w:val="9DBC9C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9" w15:restartNumberingAfterBreak="0">
    <w:nsid w:val="3BA034A8"/>
    <w:multiLevelType w:val="hybridMultilevel"/>
    <w:tmpl w:val="A9B6507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0" w15:restartNumberingAfterBreak="0">
    <w:nsid w:val="3BA60562"/>
    <w:multiLevelType w:val="hybridMultilevel"/>
    <w:tmpl w:val="3CD2B04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1" w15:restartNumberingAfterBreak="0">
    <w:nsid w:val="3BB127C7"/>
    <w:multiLevelType w:val="hybridMultilevel"/>
    <w:tmpl w:val="D2D253AE"/>
    <w:lvl w:ilvl="0" w:tplc="95BCB48C">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2" w15:restartNumberingAfterBreak="0">
    <w:nsid w:val="3BD35FCE"/>
    <w:multiLevelType w:val="hybridMultilevel"/>
    <w:tmpl w:val="7396C4B2"/>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03" w15:restartNumberingAfterBreak="0">
    <w:nsid w:val="3C23496D"/>
    <w:multiLevelType w:val="hybridMultilevel"/>
    <w:tmpl w:val="4354582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4" w15:restartNumberingAfterBreak="0">
    <w:nsid w:val="3C246F46"/>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5" w15:restartNumberingAfterBreak="0">
    <w:nsid w:val="3C62466A"/>
    <w:multiLevelType w:val="hybridMultilevel"/>
    <w:tmpl w:val="C8561C6A"/>
    <w:lvl w:ilvl="0" w:tplc="58725F74">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6" w15:restartNumberingAfterBreak="0">
    <w:nsid w:val="3C69555E"/>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7" w15:restartNumberingAfterBreak="0">
    <w:nsid w:val="3C8D1E0D"/>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8" w15:restartNumberingAfterBreak="0">
    <w:nsid w:val="3C901CC6"/>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9" w15:restartNumberingAfterBreak="0">
    <w:nsid w:val="3CA13302"/>
    <w:multiLevelType w:val="hybridMultilevel"/>
    <w:tmpl w:val="3C804B8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10" w15:restartNumberingAfterBreak="0">
    <w:nsid w:val="3CAD0503"/>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1" w15:restartNumberingAfterBreak="0">
    <w:nsid w:val="3CB105CE"/>
    <w:multiLevelType w:val="hybridMultilevel"/>
    <w:tmpl w:val="D71A995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2" w15:restartNumberingAfterBreak="0">
    <w:nsid w:val="3CBA6E31"/>
    <w:multiLevelType w:val="hybridMultilevel"/>
    <w:tmpl w:val="4EF2F386"/>
    <w:lvl w:ilvl="0" w:tplc="3D68212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3" w15:restartNumberingAfterBreak="0">
    <w:nsid w:val="3CCA5D2B"/>
    <w:multiLevelType w:val="hybridMultilevel"/>
    <w:tmpl w:val="2FCE6A5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14" w15:restartNumberingAfterBreak="0">
    <w:nsid w:val="3CDB6D5F"/>
    <w:multiLevelType w:val="hybridMultilevel"/>
    <w:tmpl w:val="1818BBA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15" w15:restartNumberingAfterBreak="0">
    <w:nsid w:val="3CF37BF1"/>
    <w:multiLevelType w:val="hybridMultilevel"/>
    <w:tmpl w:val="4EAC9E56"/>
    <w:lvl w:ilvl="0" w:tplc="AAF86E2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6" w15:restartNumberingAfterBreak="0">
    <w:nsid w:val="3D6C174B"/>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7" w15:restartNumberingAfterBreak="0">
    <w:nsid w:val="3D826C48"/>
    <w:multiLevelType w:val="hybridMultilevel"/>
    <w:tmpl w:val="CF7A377A"/>
    <w:lvl w:ilvl="0" w:tplc="AE64C8E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8" w15:restartNumberingAfterBreak="0">
    <w:nsid w:val="3D953213"/>
    <w:multiLevelType w:val="hybridMultilevel"/>
    <w:tmpl w:val="4F3E66A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9" w15:restartNumberingAfterBreak="0">
    <w:nsid w:val="3DEA057C"/>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0" w15:restartNumberingAfterBreak="0">
    <w:nsid w:val="3E017529"/>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1" w15:restartNumberingAfterBreak="0">
    <w:nsid w:val="3E0C236E"/>
    <w:multiLevelType w:val="hybridMultilevel"/>
    <w:tmpl w:val="CA4EC79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2" w15:restartNumberingAfterBreak="0">
    <w:nsid w:val="3E7A0022"/>
    <w:multiLevelType w:val="hybridMultilevel"/>
    <w:tmpl w:val="7654D20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3" w15:restartNumberingAfterBreak="0">
    <w:nsid w:val="3E9C3AD6"/>
    <w:multiLevelType w:val="hybridMultilevel"/>
    <w:tmpl w:val="CEC27F2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4" w15:restartNumberingAfterBreak="0">
    <w:nsid w:val="3EA74681"/>
    <w:multiLevelType w:val="hybridMultilevel"/>
    <w:tmpl w:val="206417F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5" w15:restartNumberingAfterBreak="0">
    <w:nsid w:val="3EC840B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6" w15:restartNumberingAfterBreak="0">
    <w:nsid w:val="3ECB2314"/>
    <w:multiLevelType w:val="hybridMultilevel"/>
    <w:tmpl w:val="01904D76"/>
    <w:lvl w:ilvl="0" w:tplc="41BE60EE">
      <w:start w:val="1"/>
      <w:numFmt w:val="decimalEnclosedCircle"/>
      <w:lvlText w:val="%1"/>
      <w:lvlJc w:val="left"/>
      <w:pPr>
        <w:ind w:left="800" w:hanging="400"/>
      </w:pPr>
      <w:rPr>
        <w:rFonts w:hint="eastAsia"/>
        <w:color w:val="auto"/>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7" w15:restartNumberingAfterBreak="0">
    <w:nsid w:val="3ECE22B6"/>
    <w:multiLevelType w:val="hybridMultilevel"/>
    <w:tmpl w:val="725A3F6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8" w15:restartNumberingAfterBreak="0">
    <w:nsid w:val="3ED24CCB"/>
    <w:multiLevelType w:val="hybridMultilevel"/>
    <w:tmpl w:val="9DAEB7A6"/>
    <w:lvl w:ilvl="0" w:tplc="3B2EE29E">
      <w:start w:val="3"/>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9" w15:restartNumberingAfterBreak="0">
    <w:nsid w:val="3EDF3568"/>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0" w15:restartNumberingAfterBreak="0">
    <w:nsid w:val="3EED5BCE"/>
    <w:multiLevelType w:val="hybridMultilevel"/>
    <w:tmpl w:val="8A3211E8"/>
    <w:lvl w:ilvl="0" w:tplc="B4C68792">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1" w15:restartNumberingAfterBreak="0">
    <w:nsid w:val="3F013828"/>
    <w:multiLevelType w:val="hybridMultilevel"/>
    <w:tmpl w:val="830E36D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2" w15:restartNumberingAfterBreak="0">
    <w:nsid w:val="3F07372F"/>
    <w:multiLevelType w:val="hybridMultilevel"/>
    <w:tmpl w:val="65447E7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33" w15:restartNumberingAfterBreak="0">
    <w:nsid w:val="3F486BF9"/>
    <w:multiLevelType w:val="hybridMultilevel"/>
    <w:tmpl w:val="F52AE13C"/>
    <w:lvl w:ilvl="0" w:tplc="BC1CF82E">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4" w15:restartNumberingAfterBreak="0">
    <w:nsid w:val="3F9D189F"/>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5" w15:restartNumberingAfterBreak="0">
    <w:nsid w:val="3FB11B21"/>
    <w:multiLevelType w:val="hybridMultilevel"/>
    <w:tmpl w:val="DCF8B1A4"/>
    <w:lvl w:ilvl="0" w:tplc="87CAE7DE">
      <w:start w:val="5"/>
      <w:numFmt w:val="decimalEnclosedCircle"/>
      <w:lvlText w:val="%1"/>
      <w:lvlJc w:val="left"/>
      <w:pPr>
        <w:ind w:left="760" w:hanging="360"/>
      </w:pPr>
      <w:rPr>
        <w:rFonts w:hint="default"/>
        <w:color w:val="00B05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6" w15:restartNumberingAfterBreak="0">
    <w:nsid w:val="3FD22B8B"/>
    <w:multiLevelType w:val="hybridMultilevel"/>
    <w:tmpl w:val="E49E190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7" w15:restartNumberingAfterBreak="0">
    <w:nsid w:val="40012B01"/>
    <w:multiLevelType w:val="hybridMultilevel"/>
    <w:tmpl w:val="F1341C1A"/>
    <w:lvl w:ilvl="0" w:tplc="4CBAD9B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8" w15:restartNumberingAfterBreak="0">
    <w:nsid w:val="400C3E2B"/>
    <w:multiLevelType w:val="hybridMultilevel"/>
    <w:tmpl w:val="3E989C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9" w15:restartNumberingAfterBreak="0">
    <w:nsid w:val="40205E33"/>
    <w:multiLevelType w:val="hybridMultilevel"/>
    <w:tmpl w:val="3C54D246"/>
    <w:lvl w:ilvl="0" w:tplc="46E42E38">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0" w15:restartNumberingAfterBreak="0">
    <w:nsid w:val="402C1C73"/>
    <w:multiLevelType w:val="hybridMultilevel"/>
    <w:tmpl w:val="77580DB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1" w15:restartNumberingAfterBreak="0">
    <w:nsid w:val="405E0483"/>
    <w:multiLevelType w:val="hybridMultilevel"/>
    <w:tmpl w:val="71DC818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2" w15:restartNumberingAfterBreak="0">
    <w:nsid w:val="40792C24"/>
    <w:multiLevelType w:val="hybridMultilevel"/>
    <w:tmpl w:val="4FCE2A6E"/>
    <w:lvl w:ilvl="0" w:tplc="BE100EE4">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3" w15:restartNumberingAfterBreak="0">
    <w:nsid w:val="40B51023"/>
    <w:multiLevelType w:val="hybridMultilevel"/>
    <w:tmpl w:val="9D9252E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4" w15:restartNumberingAfterBreak="0">
    <w:nsid w:val="40C62EC7"/>
    <w:multiLevelType w:val="hybridMultilevel"/>
    <w:tmpl w:val="1424F3F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5" w15:restartNumberingAfterBreak="0">
    <w:nsid w:val="40D44DD3"/>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6" w15:restartNumberingAfterBreak="0">
    <w:nsid w:val="40DD0FFD"/>
    <w:multiLevelType w:val="hybridMultilevel"/>
    <w:tmpl w:val="19FC3E3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7" w15:restartNumberingAfterBreak="0">
    <w:nsid w:val="40E55D05"/>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8" w15:restartNumberingAfterBreak="0">
    <w:nsid w:val="410D5B8D"/>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9" w15:restartNumberingAfterBreak="0">
    <w:nsid w:val="41133402"/>
    <w:multiLevelType w:val="hybridMultilevel"/>
    <w:tmpl w:val="C6B23DE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0" w15:restartNumberingAfterBreak="0">
    <w:nsid w:val="4125664F"/>
    <w:multiLevelType w:val="hybridMultilevel"/>
    <w:tmpl w:val="6BFAD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1" w15:restartNumberingAfterBreak="0">
    <w:nsid w:val="4142518C"/>
    <w:multiLevelType w:val="hybridMultilevel"/>
    <w:tmpl w:val="3FE0CC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2" w15:restartNumberingAfterBreak="0">
    <w:nsid w:val="41436945"/>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3" w15:restartNumberingAfterBreak="0">
    <w:nsid w:val="41615E94"/>
    <w:multiLevelType w:val="hybridMultilevel"/>
    <w:tmpl w:val="2B0AA9C8"/>
    <w:lvl w:ilvl="0" w:tplc="52E0D21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4" w15:restartNumberingAfterBreak="0">
    <w:nsid w:val="41657E89"/>
    <w:multiLevelType w:val="hybridMultilevel"/>
    <w:tmpl w:val="35ECFFE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55" w15:restartNumberingAfterBreak="0">
    <w:nsid w:val="417A1B33"/>
    <w:multiLevelType w:val="hybridMultilevel"/>
    <w:tmpl w:val="7BBE8F16"/>
    <w:lvl w:ilvl="0" w:tplc="DA3021C8">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6" w15:restartNumberingAfterBreak="0">
    <w:nsid w:val="418128C8"/>
    <w:multiLevelType w:val="hybridMultilevel"/>
    <w:tmpl w:val="56D804D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57" w15:restartNumberingAfterBreak="0">
    <w:nsid w:val="419D710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8" w15:restartNumberingAfterBreak="0">
    <w:nsid w:val="41B92466"/>
    <w:multiLevelType w:val="hybridMultilevel"/>
    <w:tmpl w:val="F000F4DA"/>
    <w:lvl w:ilvl="0" w:tplc="EFAA0F8C">
      <w:start w:val="1"/>
      <w:numFmt w:val="decimalEnclosedCircle"/>
      <w:lvlText w:val="%1"/>
      <w:lvlJc w:val="left"/>
      <w:pPr>
        <w:ind w:left="12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9" w15:restartNumberingAfterBreak="0">
    <w:nsid w:val="41FD49C1"/>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0" w15:restartNumberingAfterBreak="0">
    <w:nsid w:val="42283B95"/>
    <w:multiLevelType w:val="hybridMultilevel"/>
    <w:tmpl w:val="9C10960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61" w15:restartNumberingAfterBreak="0">
    <w:nsid w:val="4246277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2" w15:restartNumberingAfterBreak="0">
    <w:nsid w:val="428B0BC8"/>
    <w:multiLevelType w:val="hybridMultilevel"/>
    <w:tmpl w:val="DA00B45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3" w15:restartNumberingAfterBreak="0">
    <w:nsid w:val="42BB519C"/>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4" w15:restartNumberingAfterBreak="0">
    <w:nsid w:val="42C25012"/>
    <w:multiLevelType w:val="hybridMultilevel"/>
    <w:tmpl w:val="B4A80F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5" w15:restartNumberingAfterBreak="0">
    <w:nsid w:val="42D2397B"/>
    <w:multiLevelType w:val="hybridMultilevel"/>
    <w:tmpl w:val="5FCA3322"/>
    <w:lvl w:ilvl="0" w:tplc="6C62874E">
      <w:start w:val="1"/>
      <w:numFmt w:val="decimalEnclosedCircle"/>
      <w:lvlText w:val="%1"/>
      <w:lvlJc w:val="left"/>
      <w:pPr>
        <w:ind w:left="760" w:hanging="360"/>
      </w:pPr>
      <w:rPr>
        <w:rFonts w:ascii="바탕" w:eastAsia="바탕" w:hAnsi="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6" w15:restartNumberingAfterBreak="0">
    <w:nsid w:val="42F912D1"/>
    <w:multiLevelType w:val="hybridMultilevel"/>
    <w:tmpl w:val="0B201B88"/>
    <w:lvl w:ilvl="0" w:tplc="9CB07BE2">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7" w15:restartNumberingAfterBreak="0">
    <w:nsid w:val="42FC0C79"/>
    <w:multiLevelType w:val="hybridMultilevel"/>
    <w:tmpl w:val="6B9CD3B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8" w15:restartNumberingAfterBreak="0">
    <w:nsid w:val="42FD347C"/>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9" w15:restartNumberingAfterBreak="0">
    <w:nsid w:val="43171E5E"/>
    <w:multiLevelType w:val="hybridMultilevel"/>
    <w:tmpl w:val="90A0C2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0" w15:restartNumberingAfterBreak="0">
    <w:nsid w:val="433E5A94"/>
    <w:multiLevelType w:val="hybridMultilevel"/>
    <w:tmpl w:val="55AE908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1" w15:restartNumberingAfterBreak="0">
    <w:nsid w:val="436119E9"/>
    <w:multiLevelType w:val="hybridMultilevel"/>
    <w:tmpl w:val="5FEEA320"/>
    <w:lvl w:ilvl="0" w:tplc="D28A973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2" w15:restartNumberingAfterBreak="0">
    <w:nsid w:val="436D6719"/>
    <w:multiLevelType w:val="hybridMultilevel"/>
    <w:tmpl w:val="F7422A3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3" w15:restartNumberingAfterBreak="0">
    <w:nsid w:val="437E69AF"/>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4" w15:restartNumberingAfterBreak="0">
    <w:nsid w:val="438C142A"/>
    <w:multiLevelType w:val="hybridMultilevel"/>
    <w:tmpl w:val="04A6BC0A"/>
    <w:lvl w:ilvl="0" w:tplc="801060C8">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5" w15:restartNumberingAfterBreak="0">
    <w:nsid w:val="439E5197"/>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6" w15:restartNumberingAfterBreak="0">
    <w:nsid w:val="43B834D2"/>
    <w:multiLevelType w:val="hybridMultilevel"/>
    <w:tmpl w:val="55C02466"/>
    <w:lvl w:ilvl="0" w:tplc="DDF6A6A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7" w15:restartNumberingAfterBreak="0">
    <w:nsid w:val="43DB6336"/>
    <w:multiLevelType w:val="hybridMultilevel"/>
    <w:tmpl w:val="3CDE7C6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8" w15:restartNumberingAfterBreak="0">
    <w:nsid w:val="44011E0E"/>
    <w:multiLevelType w:val="hybridMultilevel"/>
    <w:tmpl w:val="68E6B2E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9" w15:restartNumberingAfterBreak="0">
    <w:nsid w:val="440402D9"/>
    <w:multiLevelType w:val="hybridMultilevel"/>
    <w:tmpl w:val="F41EA9C2"/>
    <w:lvl w:ilvl="0" w:tplc="D0C0DD2C">
      <w:start w:val="7"/>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0" w15:restartNumberingAfterBreak="0">
    <w:nsid w:val="440C49CF"/>
    <w:multiLevelType w:val="hybridMultilevel"/>
    <w:tmpl w:val="971C914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1" w15:restartNumberingAfterBreak="0">
    <w:nsid w:val="4410632C"/>
    <w:multiLevelType w:val="hybridMultilevel"/>
    <w:tmpl w:val="699E6F40"/>
    <w:lvl w:ilvl="0" w:tplc="6584EAA6">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2" w15:restartNumberingAfterBreak="0">
    <w:nsid w:val="442926DF"/>
    <w:multiLevelType w:val="hybridMultilevel"/>
    <w:tmpl w:val="07B87D18"/>
    <w:lvl w:ilvl="0" w:tplc="2010897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3" w15:restartNumberingAfterBreak="0">
    <w:nsid w:val="44385D00"/>
    <w:multiLevelType w:val="hybridMultilevel"/>
    <w:tmpl w:val="4792157C"/>
    <w:lvl w:ilvl="0" w:tplc="A8C2B8E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4" w15:restartNumberingAfterBreak="0">
    <w:nsid w:val="44552E7D"/>
    <w:multiLevelType w:val="hybridMultilevel"/>
    <w:tmpl w:val="4E6AC720"/>
    <w:lvl w:ilvl="0" w:tplc="0B64392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5" w15:restartNumberingAfterBreak="0">
    <w:nsid w:val="44720C8E"/>
    <w:multiLevelType w:val="hybridMultilevel"/>
    <w:tmpl w:val="B78C051A"/>
    <w:lvl w:ilvl="0" w:tplc="7332E99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6" w15:restartNumberingAfterBreak="0">
    <w:nsid w:val="44792508"/>
    <w:multiLevelType w:val="hybridMultilevel"/>
    <w:tmpl w:val="D8B40886"/>
    <w:lvl w:ilvl="0" w:tplc="F726EF3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7" w15:restartNumberingAfterBreak="0">
    <w:nsid w:val="44B16C55"/>
    <w:multiLevelType w:val="hybridMultilevel"/>
    <w:tmpl w:val="AB44D29E"/>
    <w:lvl w:ilvl="0" w:tplc="0E0C26D6">
      <w:start w:val="1"/>
      <w:numFmt w:val="decimalEnclosedCircle"/>
      <w:lvlText w:val="%1"/>
      <w:lvlJc w:val="left"/>
      <w:pPr>
        <w:ind w:left="1200" w:hanging="40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88" w15:restartNumberingAfterBreak="0">
    <w:nsid w:val="44BA5E9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9" w15:restartNumberingAfterBreak="0">
    <w:nsid w:val="44C63476"/>
    <w:multiLevelType w:val="hybridMultilevel"/>
    <w:tmpl w:val="B6EC283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90" w15:restartNumberingAfterBreak="0">
    <w:nsid w:val="44E30DB8"/>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1" w15:restartNumberingAfterBreak="0">
    <w:nsid w:val="44F7742E"/>
    <w:multiLevelType w:val="hybridMultilevel"/>
    <w:tmpl w:val="CE8A28C0"/>
    <w:lvl w:ilvl="0" w:tplc="FA8C54F4">
      <w:start w:val="1"/>
      <w:numFmt w:val="decimalEnclosedCircle"/>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2" w15:restartNumberingAfterBreak="0">
    <w:nsid w:val="44FE0361"/>
    <w:multiLevelType w:val="hybridMultilevel"/>
    <w:tmpl w:val="9E9EBE8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3" w15:restartNumberingAfterBreak="0">
    <w:nsid w:val="45010AE9"/>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4" w15:restartNumberingAfterBreak="0">
    <w:nsid w:val="4503398B"/>
    <w:multiLevelType w:val="hybridMultilevel"/>
    <w:tmpl w:val="310A9358"/>
    <w:lvl w:ilvl="0" w:tplc="FE443FB8">
      <w:start w:val="1"/>
      <w:numFmt w:val="decimalEnclosedCircle"/>
      <w:lvlText w:val="%1"/>
      <w:lvlJc w:val="left"/>
      <w:pPr>
        <w:ind w:left="760" w:hanging="360"/>
      </w:pPr>
      <w:rPr>
        <w:rFonts w:ascii="굴림" w:hAnsi="굴림"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5" w15:restartNumberingAfterBreak="0">
    <w:nsid w:val="450C3143"/>
    <w:multiLevelType w:val="hybridMultilevel"/>
    <w:tmpl w:val="FB6E314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6" w15:restartNumberingAfterBreak="0">
    <w:nsid w:val="453C63FC"/>
    <w:multiLevelType w:val="hybridMultilevel"/>
    <w:tmpl w:val="F104CA72"/>
    <w:lvl w:ilvl="0" w:tplc="0D68B35C">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7" w15:restartNumberingAfterBreak="0">
    <w:nsid w:val="453E0C59"/>
    <w:multiLevelType w:val="hybridMultilevel"/>
    <w:tmpl w:val="C6B23DE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8" w15:restartNumberingAfterBreak="0">
    <w:nsid w:val="456210F0"/>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9" w15:restartNumberingAfterBreak="0">
    <w:nsid w:val="456331E8"/>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0" w15:restartNumberingAfterBreak="0">
    <w:nsid w:val="45743277"/>
    <w:multiLevelType w:val="hybridMultilevel"/>
    <w:tmpl w:val="59D013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1" w15:restartNumberingAfterBreak="0">
    <w:nsid w:val="457F527E"/>
    <w:multiLevelType w:val="hybridMultilevel"/>
    <w:tmpl w:val="C4A4526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02" w15:restartNumberingAfterBreak="0">
    <w:nsid w:val="45952360"/>
    <w:multiLevelType w:val="hybridMultilevel"/>
    <w:tmpl w:val="83EEBE28"/>
    <w:lvl w:ilvl="0" w:tplc="A3184C56">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3" w15:restartNumberingAfterBreak="0">
    <w:nsid w:val="459F36B7"/>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4" w15:restartNumberingAfterBreak="0">
    <w:nsid w:val="45E65C44"/>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5" w15:restartNumberingAfterBreak="0">
    <w:nsid w:val="45E77F64"/>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6" w15:restartNumberingAfterBreak="0">
    <w:nsid w:val="46061BAF"/>
    <w:multiLevelType w:val="hybridMultilevel"/>
    <w:tmpl w:val="725A3F6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7" w15:restartNumberingAfterBreak="0">
    <w:nsid w:val="4622527C"/>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8" w15:restartNumberingAfterBreak="0">
    <w:nsid w:val="463D58FF"/>
    <w:multiLevelType w:val="hybridMultilevel"/>
    <w:tmpl w:val="FDFAF85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9" w15:restartNumberingAfterBreak="0">
    <w:nsid w:val="466E341F"/>
    <w:multiLevelType w:val="hybridMultilevel"/>
    <w:tmpl w:val="B7C8095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10" w15:restartNumberingAfterBreak="0">
    <w:nsid w:val="46711679"/>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1" w15:restartNumberingAfterBreak="0">
    <w:nsid w:val="468E0A3A"/>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2" w15:restartNumberingAfterBreak="0">
    <w:nsid w:val="46BC5C27"/>
    <w:multiLevelType w:val="hybridMultilevel"/>
    <w:tmpl w:val="945874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3" w15:restartNumberingAfterBreak="0">
    <w:nsid w:val="46D069A1"/>
    <w:multiLevelType w:val="hybridMultilevel"/>
    <w:tmpl w:val="A8BE32F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4" w15:restartNumberingAfterBreak="0">
    <w:nsid w:val="46F614AD"/>
    <w:multiLevelType w:val="hybridMultilevel"/>
    <w:tmpl w:val="CADC0AF8"/>
    <w:lvl w:ilvl="0" w:tplc="7ACEAD9A">
      <w:start w:val="7"/>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5" w15:restartNumberingAfterBreak="0">
    <w:nsid w:val="4724684E"/>
    <w:multiLevelType w:val="hybridMultilevel"/>
    <w:tmpl w:val="724E901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16" w15:restartNumberingAfterBreak="0">
    <w:nsid w:val="472A62A0"/>
    <w:multiLevelType w:val="hybridMultilevel"/>
    <w:tmpl w:val="CFD83A2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7" w15:restartNumberingAfterBreak="0">
    <w:nsid w:val="472F1706"/>
    <w:multiLevelType w:val="hybridMultilevel"/>
    <w:tmpl w:val="102E134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8" w15:restartNumberingAfterBreak="0">
    <w:nsid w:val="47390F8B"/>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9" w15:restartNumberingAfterBreak="0">
    <w:nsid w:val="473B7906"/>
    <w:multiLevelType w:val="hybridMultilevel"/>
    <w:tmpl w:val="90E4F9BC"/>
    <w:lvl w:ilvl="0" w:tplc="34F4BAB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0" w15:restartNumberingAfterBreak="0">
    <w:nsid w:val="47497F2D"/>
    <w:multiLevelType w:val="hybridMultilevel"/>
    <w:tmpl w:val="5620694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1" w15:restartNumberingAfterBreak="0">
    <w:nsid w:val="475E3041"/>
    <w:multiLevelType w:val="hybridMultilevel"/>
    <w:tmpl w:val="E79019D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2" w15:restartNumberingAfterBreak="0">
    <w:nsid w:val="477B74A1"/>
    <w:multiLevelType w:val="hybridMultilevel"/>
    <w:tmpl w:val="09B248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3" w15:restartNumberingAfterBreak="0">
    <w:nsid w:val="47AA0A9A"/>
    <w:multiLevelType w:val="hybridMultilevel"/>
    <w:tmpl w:val="E9CCCAB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4" w15:restartNumberingAfterBreak="0">
    <w:nsid w:val="47B93CF5"/>
    <w:multiLevelType w:val="hybridMultilevel"/>
    <w:tmpl w:val="B430470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5" w15:restartNumberingAfterBreak="0">
    <w:nsid w:val="47C173B7"/>
    <w:multiLevelType w:val="hybridMultilevel"/>
    <w:tmpl w:val="29DE7B2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6" w15:restartNumberingAfterBreak="0">
    <w:nsid w:val="47C45FD7"/>
    <w:multiLevelType w:val="hybridMultilevel"/>
    <w:tmpl w:val="2F46DA48"/>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7" w15:restartNumberingAfterBreak="0">
    <w:nsid w:val="47C8127B"/>
    <w:multiLevelType w:val="hybridMultilevel"/>
    <w:tmpl w:val="AEAA3606"/>
    <w:lvl w:ilvl="0" w:tplc="DB40B71E">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8" w15:restartNumberingAfterBreak="0">
    <w:nsid w:val="47D9066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9" w15:restartNumberingAfterBreak="0">
    <w:nsid w:val="47D91C0B"/>
    <w:multiLevelType w:val="hybridMultilevel"/>
    <w:tmpl w:val="2C66C096"/>
    <w:lvl w:ilvl="0" w:tplc="57AE0126">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0" w15:restartNumberingAfterBreak="0">
    <w:nsid w:val="47E13606"/>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1" w15:restartNumberingAfterBreak="0">
    <w:nsid w:val="47E906F4"/>
    <w:multiLevelType w:val="hybridMultilevel"/>
    <w:tmpl w:val="EE5825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2" w15:restartNumberingAfterBreak="0">
    <w:nsid w:val="47EE3AD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3" w15:restartNumberingAfterBreak="0">
    <w:nsid w:val="483738D3"/>
    <w:multiLevelType w:val="hybridMultilevel"/>
    <w:tmpl w:val="58669FC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34" w15:restartNumberingAfterBreak="0">
    <w:nsid w:val="486C23A7"/>
    <w:multiLevelType w:val="hybridMultilevel"/>
    <w:tmpl w:val="E5741F8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5" w15:restartNumberingAfterBreak="0">
    <w:nsid w:val="486F7E14"/>
    <w:multiLevelType w:val="hybridMultilevel"/>
    <w:tmpl w:val="1C404E50"/>
    <w:lvl w:ilvl="0" w:tplc="1F9E4806">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6" w15:restartNumberingAfterBreak="0">
    <w:nsid w:val="48B47599"/>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7" w15:restartNumberingAfterBreak="0">
    <w:nsid w:val="48B80A1D"/>
    <w:multiLevelType w:val="hybridMultilevel"/>
    <w:tmpl w:val="7BE8D220"/>
    <w:lvl w:ilvl="0" w:tplc="5BC05664">
      <w:start w:val="1"/>
      <w:numFmt w:val="bullet"/>
      <w:lvlText w:val="•"/>
      <w:lvlJc w:val="left"/>
      <w:pPr>
        <w:ind w:left="800" w:hanging="40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8" w15:restartNumberingAfterBreak="0">
    <w:nsid w:val="48C5761A"/>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9" w15:restartNumberingAfterBreak="0">
    <w:nsid w:val="48DF5FFC"/>
    <w:multiLevelType w:val="hybridMultilevel"/>
    <w:tmpl w:val="43883CDA"/>
    <w:lvl w:ilvl="0" w:tplc="03DA14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0" w15:restartNumberingAfterBreak="0">
    <w:nsid w:val="4929012C"/>
    <w:multiLevelType w:val="hybridMultilevel"/>
    <w:tmpl w:val="28466DF8"/>
    <w:lvl w:ilvl="0" w:tplc="F9001B8E">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1" w15:restartNumberingAfterBreak="0">
    <w:nsid w:val="492D086A"/>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2" w15:restartNumberingAfterBreak="0">
    <w:nsid w:val="494108C1"/>
    <w:multiLevelType w:val="hybridMultilevel"/>
    <w:tmpl w:val="33E8987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3" w15:restartNumberingAfterBreak="0">
    <w:nsid w:val="498112C8"/>
    <w:multiLevelType w:val="hybridMultilevel"/>
    <w:tmpl w:val="4D68F4A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4" w15:restartNumberingAfterBreak="0">
    <w:nsid w:val="498C3F23"/>
    <w:multiLevelType w:val="hybridMultilevel"/>
    <w:tmpl w:val="C4C68C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5" w15:restartNumberingAfterBreak="0">
    <w:nsid w:val="49A879FE"/>
    <w:multiLevelType w:val="hybridMultilevel"/>
    <w:tmpl w:val="A25081F8"/>
    <w:lvl w:ilvl="0" w:tplc="2C9A566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6" w15:restartNumberingAfterBreak="0">
    <w:nsid w:val="49B611FB"/>
    <w:multiLevelType w:val="hybridMultilevel"/>
    <w:tmpl w:val="E4785D1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7" w15:restartNumberingAfterBreak="0">
    <w:nsid w:val="49CA18C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8" w15:restartNumberingAfterBreak="0">
    <w:nsid w:val="49D951C0"/>
    <w:multiLevelType w:val="hybridMultilevel"/>
    <w:tmpl w:val="E86E528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9" w15:restartNumberingAfterBreak="0">
    <w:nsid w:val="49EC32BE"/>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0" w15:restartNumberingAfterBreak="0">
    <w:nsid w:val="49F50748"/>
    <w:multiLevelType w:val="hybridMultilevel"/>
    <w:tmpl w:val="F6F81B9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1" w15:restartNumberingAfterBreak="0">
    <w:nsid w:val="4A126983"/>
    <w:multiLevelType w:val="hybridMultilevel"/>
    <w:tmpl w:val="608069D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2" w15:restartNumberingAfterBreak="0">
    <w:nsid w:val="4A154722"/>
    <w:multiLevelType w:val="hybridMultilevel"/>
    <w:tmpl w:val="7188044E"/>
    <w:lvl w:ilvl="0" w:tplc="ECECDF0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3" w15:restartNumberingAfterBreak="0">
    <w:nsid w:val="4A7C4274"/>
    <w:multiLevelType w:val="hybridMultilevel"/>
    <w:tmpl w:val="440613D4"/>
    <w:lvl w:ilvl="0" w:tplc="1496258E">
      <w:start w:val="1"/>
      <w:numFmt w:val="decimalEnclosedCircle"/>
      <w:lvlText w:val="%1"/>
      <w:lvlJc w:val="left"/>
      <w:pPr>
        <w:ind w:left="760" w:hanging="360"/>
      </w:pPr>
      <w:rPr>
        <w:rFonts w:ascii="굴림" w:hAnsi="굴림"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4" w15:restartNumberingAfterBreak="0">
    <w:nsid w:val="4ABC4D53"/>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5" w15:restartNumberingAfterBreak="0">
    <w:nsid w:val="4AD75EEE"/>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6" w15:restartNumberingAfterBreak="0">
    <w:nsid w:val="4B2C0F8E"/>
    <w:multiLevelType w:val="hybridMultilevel"/>
    <w:tmpl w:val="A4AAB784"/>
    <w:lvl w:ilvl="0" w:tplc="650E3F44">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7" w15:restartNumberingAfterBreak="0">
    <w:nsid w:val="4B751F11"/>
    <w:multiLevelType w:val="hybridMultilevel"/>
    <w:tmpl w:val="302EA9F4"/>
    <w:lvl w:ilvl="0" w:tplc="A4F8394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8" w15:restartNumberingAfterBreak="0">
    <w:nsid w:val="4B886FF0"/>
    <w:multiLevelType w:val="hybridMultilevel"/>
    <w:tmpl w:val="A8E2543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9" w15:restartNumberingAfterBreak="0">
    <w:nsid w:val="4B9608AB"/>
    <w:multiLevelType w:val="hybridMultilevel"/>
    <w:tmpl w:val="630E69C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0" w15:restartNumberingAfterBreak="0">
    <w:nsid w:val="4BB0557B"/>
    <w:multiLevelType w:val="hybridMultilevel"/>
    <w:tmpl w:val="141CB7AC"/>
    <w:lvl w:ilvl="0" w:tplc="CEB45D4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1" w15:restartNumberingAfterBreak="0">
    <w:nsid w:val="4BD165ED"/>
    <w:multiLevelType w:val="hybridMultilevel"/>
    <w:tmpl w:val="EEE0A37A"/>
    <w:lvl w:ilvl="0" w:tplc="A8CE96E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2" w15:restartNumberingAfterBreak="0">
    <w:nsid w:val="4BD57E09"/>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3" w15:restartNumberingAfterBreak="0">
    <w:nsid w:val="4C151548"/>
    <w:multiLevelType w:val="hybridMultilevel"/>
    <w:tmpl w:val="5158042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4" w15:restartNumberingAfterBreak="0">
    <w:nsid w:val="4C621333"/>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5" w15:restartNumberingAfterBreak="0">
    <w:nsid w:val="4CAA552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6" w15:restartNumberingAfterBreak="0">
    <w:nsid w:val="4CCD2045"/>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7" w15:restartNumberingAfterBreak="0">
    <w:nsid w:val="4CF817BE"/>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8" w15:restartNumberingAfterBreak="0">
    <w:nsid w:val="4D073F2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9" w15:restartNumberingAfterBreak="0">
    <w:nsid w:val="4D7427D8"/>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0" w15:restartNumberingAfterBreak="0">
    <w:nsid w:val="4D84026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1" w15:restartNumberingAfterBreak="0">
    <w:nsid w:val="4D9F7F46"/>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2" w15:restartNumberingAfterBreak="0">
    <w:nsid w:val="4DA5099D"/>
    <w:multiLevelType w:val="hybridMultilevel"/>
    <w:tmpl w:val="D4DEDC64"/>
    <w:lvl w:ilvl="0" w:tplc="F5F6704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3" w15:restartNumberingAfterBreak="0">
    <w:nsid w:val="4DBA235B"/>
    <w:multiLevelType w:val="hybridMultilevel"/>
    <w:tmpl w:val="20AE2A84"/>
    <w:lvl w:ilvl="0" w:tplc="381E39A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4" w15:restartNumberingAfterBreak="0">
    <w:nsid w:val="4DCB273F"/>
    <w:multiLevelType w:val="hybridMultilevel"/>
    <w:tmpl w:val="AA563F2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5" w15:restartNumberingAfterBreak="0">
    <w:nsid w:val="4DCE297C"/>
    <w:multiLevelType w:val="hybridMultilevel"/>
    <w:tmpl w:val="4C4A47A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6" w15:restartNumberingAfterBreak="0">
    <w:nsid w:val="4E066F7C"/>
    <w:multiLevelType w:val="hybridMultilevel"/>
    <w:tmpl w:val="8B3AA2CC"/>
    <w:lvl w:ilvl="0" w:tplc="07C450A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7" w15:restartNumberingAfterBreak="0">
    <w:nsid w:val="4E154CA2"/>
    <w:multiLevelType w:val="hybridMultilevel"/>
    <w:tmpl w:val="75E41994"/>
    <w:lvl w:ilvl="0" w:tplc="3C6A0038">
      <w:start w:val="1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8" w15:restartNumberingAfterBreak="0">
    <w:nsid w:val="4E1A0135"/>
    <w:multiLevelType w:val="hybridMultilevel"/>
    <w:tmpl w:val="180262A2"/>
    <w:lvl w:ilvl="0" w:tplc="0024E4FE">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9" w15:restartNumberingAfterBreak="0">
    <w:nsid w:val="4E3215F3"/>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0" w15:restartNumberingAfterBreak="0">
    <w:nsid w:val="4E3E70A7"/>
    <w:multiLevelType w:val="hybridMultilevel"/>
    <w:tmpl w:val="019AB41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1" w15:restartNumberingAfterBreak="0">
    <w:nsid w:val="4E5C59A9"/>
    <w:multiLevelType w:val="hybridMultilevel"/>
    <w:tmpl w:val="BF3250C6"/>
    <w:lvl w:ilvl="0" w:tplc="B1A4522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2" w15:restartNumberingAfterBreak="0">
    <w:nsid w:val="4E6D678C"/>
    <w:multiLevelType w:val="hybridMultilevel"/>
    <w:tmpl w:val="6030A054"/>
    <w:lvl w:ilvl="0" w:tplc="5BC05664">
      <w:start w:val="1"/>
      <w:numFmt w:val="bullet"/>
      <w:lvlText w:val="•"/>
      <w:lvlJc w:val="left"/>
      <w:pPr>
        <w:ind w:left="900" w:hanging="400"/>
      </w:pPr>
      <w:rPr>
        <w:rFonts w:ascii="Arial Unicode MS" w:eastAsia="Arial Unicode MS" w:hAnsi="Arial Unicode MS" w:hint="eastAsia"/>
      </w:rPr>
    </w:lvl>
    <w:lvl w:ilvl="1" w:tplc="5BC05664">
      <w:start w:val="1"/>
      <w:numFmt w:val="bullet"/>
      <w:lvlText w:val="•"/>
      <w:lvlJc w:val="left"/>
      <w:pPr>
        <w:ind w:left="1300" w:hanging="400"/>
      </w:pPr>
      <w:rPr>
        <w:rFonts w:ascii="Arial Unicode MS" w:eastAsia="Arial Unicode MS" w:hAnsi="Arial Unicode MS" w:hint="eastAsia"/>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abstractNum w:abstractNumId="783" w15:restartNumberingAfterBreak="0">
    <w:nsid w:val="4E7521A6"/>
    <w:multiLevelType w:val="hybridMultilevel"/>
    <w:tmpl w:val="06A41E5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4" w15:restartNumberingAfterBreak="0">
    <w:nsid w:val="4EC77701"/>
    <w:multiLevelType w:val="hybridMultilevel"/>
    <w:tmpl w:val="6ED094B2"/>
    <w:lvl w:ilvl="0" w:tplc="A95477F6">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5" w15:restartNumberingAfterBreak="0">
    <w:nsid w:val="4EE14699"/>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6" w15:restartNumberingAfterBreak="0">
    <w:nsid w:val="4F07001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7" w15:restartNumberingAfterBreak="0">
    <w:nsid w:val="4F1363D0"/>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8" w15:restartNumberingAfterBreak="0">
    <w:nsid w:val="4F25076B"/>
    <w:multiLevelType w:val="hybridMultilevel"/>
    <w:tmpl w:val="A4967DB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89" w15:restartNumberingAfterBreak="0">
    <w:nsid w:val="4F3B4C3F"/>
    <w:multiLevelType w:val="hybridMultilevel"/>
    <w:tmpl w:val="6CD6B6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0" w15:restartNumberingAfterBreak="0">
    <w:nsid w:val="4F46766B"/>
    <w:multiLevelType w:val="hybridMultilevel"/>
    <w:tmpl w:val="966E63D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1" w15:restartNumberingAfterBreak="0">
    <w:nsid w:val="4F5E0F73"/>
    <w:multiLevelType w:val="hybridMultilevel"/>
    <w:tmpl w:val="DDA80A5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2" w15:restartNumberingAfterBreak="0">
    <w:nsid w:val="4F634A41"/>
    <w:multiLevelType w:val="hybridMultilevel"/>
    <w:tmpl w:val="B9C41B4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3" w15:restartNumberingAfterBreak="0">
    <w:nsid w:val="4F8A33D6"/>
    <w:multiLevelType w:val="hybridMultilevel"/>
    <w:tmpl w:val="4B54602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4" w15:restartNumberingAfterBreak="0">
    <w:nsid w:val="4FED73D6"/>
    <w:multiLevelType w:val="hybridMultilevel"/>
    <w:tmpl w:val="39A0FAF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5" w15:restartNumberingAfterBreak="0">
    <w:nsid w:val="4FFC3150"/>
    <w:multiLevelType w:val="hybridMultilevel"/>
    <w:tmpl w:val="C9624C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6" w15:restartNumberingAfterBreak="0">
    <w:nsid w:val="501463D7"/>
    <w:multiLevelType w:val="hybridMultilevel"/>
    <w:tmpl w:val="E4FE60A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7" w15:restartNumberingAfterBreak="0">
    <w:nsid w:val="5052145E"/>
    <w:multiLevelType w:val="hybridMultilevel"/>
    <w:tmpl w:val="0E3EB718"/>
    <w:lvl w:ilvl="0" w:tplc="3E2683D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8" w15:restartNumberingAfterBreak="0">
    <w:nsid w:val="506C15A9"/>
    <w:multiLevelType w:val="hybridMultilevel"/>
    <w:tmpl w:val="427C1FE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9" w15:restartNumberingAfterBreak="0">
    <w:nsid w:val="50755E38"/>
    <w:multiLevelType w:val="hybridMultilevel"/>
    <w:tmpl w:val="AD006228"/>
    <w:lvl w:ilvl="0" w:tplc="0E0C26D6">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00" w15:restartNumberingAfterBreak="0">
    <w:nsid w:val="509E0455"/>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1" w15:restartNumberingAfterBreak="0">
    <w:nsid w:val="50DD73D0"/>
    <w:multiLevelType w:val="hybridMultilevel"/>
    <w:tmpl w:val="82F681B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2" w15:restartNumberingAfterBreak="0">
    <w:nsid w:val="50FC22DC"/>
    <w:multiLevelType w:val="hybridMultilevel"/>
    <w:tmpl w:val="3A0093B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3" w15:restartNumberingAfterBreak="0">
    <w:nsid w:val="51381DDC"/>
    <w:multiLevelType w:val="hybridMultilevel"/>
    <w:tmpl w:val="9F5E739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4" w15:restartNumberingAfterBreak="0">
    <w:nsid w:val="513C4203"/>
    <w:multiLevelType w:val="hybridMultilevel"/>
    <w:tmpl w:val="520E51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5" w15:restartNumberingAfterBreak="0">
    <w:nsid w:val="51E044AC"/>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6" w15:restartNumberingAfterBreak="0">
    <w:nsid w:val="51FA2A85"/>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7" w15:restartNumberingAfterBreak="0">
    <w:nsid w:val="520B39B1"/>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8" w15:restartNumberingAfterBreak="0">
    <w:nsid w:val="52136D7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9" w15:restartNumberingAfterBreak="0">
    <w:nsid w:val="52182A86"/>
    <w:multiLevelType w:val="hybridMultilevel"/>
    <w:tmpl w:val="79AE97AE"/>
    <w:lvl w:ilvl="0" w:tplc="04090011">
      <w:start w:val="1"/>
      <w:numFmt w:val="decimalEnclosedCircle"/>
      <w:lvlText w:val="%1"/>
      <w:lvlJc w:val="left"/>
      <w:pPr>
        <w:ind w:left="800" w:hanging="400"/>
      </w:pPr>
      <w:rPr>
        <w:rFonts w:hint="eastAsia"/>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0" w15:restartNumberingAfterBreak="0">
    <w:nsid w:val="5245598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1" w15:restartNumberingAfterBreak="0">
    <w:nsid w:val="524740A3"/>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2" w15:restartNumberingAfterBreak="0">
    <w:nsid w:val="52942F6C"/>
    <w:multiLevelType w:val="hybridMultilevel"/>
    <w:tmpl w:val="DE006A2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3" w15:restartNumberingAfterBreak="0">
    <w:nsid w:val="52A72079"/>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4" w15:restartNumberingAfterBreak="0">
    <w:nsid w:val="52B53813"/>
    <w:multiLevelType w:val="hybridMultilevel"/>
    <w:tmpl w:val="B2A012EC"/>
    <w:lvl w:ilvl="0" w:tplc="DEB8D12A">
      <w:start w:val="1"/>
      <w:numFmt w:val="decimalEnclosedCircle"/>
      <w:lvlText w:val="%1"/>
      <w:lvlJc w:val="left"/>
      <w:pPr>
        <w:ind w:left="865" w:hanging="360"/>
      </w:pPr>
      <w:rPr>
        <w:rFonts w:hint="default"/>
        <w:color w:val="000000" w:themeColor="text1"/>
      </w:rPr>
    </w:lvl>
    <w:lvl w:ilvl="1" w:tplc="04090019" w:tentative="1">
      <w:start w:val="1"/>
      <w:numFmt w:val="upperLetter"/>
      <w:lvlText w:val="%2."/>
      <w:lvlJc w:val="left"/>
      <w:pPr>
        <w:ind w:left="1305" w:hanging="400"/>
      </w:pPr>
    </w:lvl>
    <w:lvl w:ilvl="2" w:tplc="0409001B" w:tentative="1">
      <w:start w:val="1"/>
      <w:numFmt w:val="lowerRoman"/>
      <w:lvlText w:val="%3."/>
      <w:lvlJc w:val="right"/>
      <w:pPr>
        <w:ind w:left="1705" w:hanging="400"/>
      </w:pPr>
    </w:lvl>
    <w:lvl w:ilvl="3" w:tplc="0409000F" w:tentative="1">
      <w:start w:val="1"/>
      <w:numFmt w:val="decimal"/>
      <w:lvlText w:val="%4."/>
      <w:lvlJc w:val="left"/>
      <w:pPr>
        <w:ind w:left="2105" w:hanging="400"/>
      </w:pPr>
    </w:lvl>
    <w:lvl w:ilvl="4" w:tplc="04090019" w:tentative="1">
      <w:start w:val="1"/>
      <w:numFmt w:val="upperLetter"/>
      <w:lvlText w:val="%5."/>
      <w:lvlJc w:val="left"/>
      <w:pPr>
        <w:ind w:left="2505" w:hanging="400"/>
      </w:pPr>
    </w:lvl>
    <w:lvl w:ilvl="5" w:tplc="0409001B" w:tentative="1">
      <w:start w:val="1"/>
      <w:numFmt w:val="lowerRoman"/>
      <w:lvlText w:val="%6."/>
      <w:lvlJc w:val="right"/>
      <w:pPr>
        <w:ind w:left="2905" w:hanging="400"/>
      </w:pPr>
    </w:lvl>
    <w:lvl w:ilvl="6" w:tplc="0409000F" w:tentative="1">
      <w:start w:val="1"/>
      <w:numFmt w:val="decimal"/>
      <w:lvlText w:val="%7."/>
      <w:lvlJc w:val="left"/>
      <w:pPr>
        <w:ind w:left="3305" w:hanging="400"/>
      </w:pPr>
    </w:lvl>
    <w:lvl w:ilvl="7" w:tplc="04090019" w:tentative="1">
      <w:start w:val="1"/>
      <w:numFmt w:val="upperLetter"/>
      <w:lvlText w:val="%8."/>
      <w:lvlJc w:val="left"/>
      <w:pPr>
        <w:ind w:left="3705" w:hanging="400"/>
      </w:pPr>
    </w:lvl>
    <w:lvl w:ilvl="8" w:tplc="0409001B" w:tentative="1">
      <w:start w:val="1"/>
      <w:numFmt w:val="lowerRoman"/>
      <w:lvlText w:val="%9."/>
      <w:lvlJc w:val="right"/>
      <w:pPr>
        <w:ind w:left="4105" w:hanging="400"/>
      </w:pPr>
    </w:lvl>
  </w:abstractNum>
  <w:abstractNum w:abstractNumId="815" w15:restartNumberingAfterBreak="0">
    <w:nsid w:val="52CB6EF8"/>
    <w:multiLevelType w:val="hybridMultilevel"/>
    <w:tmpl w:val="C5C49862"/>
    <w:lvl w:ilvl="0" w:tplc="2162108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6" w15:restartNumberingAfterBreak="0">
    <w:nsid w:val="52CD39FE"/>
    <w:multiLevelType w:val="hybridMultilevel"/>
    <w:tmpl w:val="F70E6BF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17" w15:restartNumberingAfterBreak="0">
    <w:nsid w:val="52E0213E"/>
    <w:multiLevelType w:val="hybridMultilevel"/>
    <w:tmpl w:val="FC620A0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8" w15:restartNumberingAfterBreak="0">
    <w:nsid w:val="52EA3166"/>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9" w15:restartNumberingAfterBreak="0">
    <w:nsid w:val="53273BCF"/>
    <w:multiLevelType w:val="hybridMultilevel"/>
    <w:tmpl w:val="7400C942"/>
    <w:lvl w:ilvl="0" w:tplc="6D7ED83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0" w15:restartNumberingAfterBreak="0">
    <w:nsid w:val="5347126D"/>
    <w:multiLevelType w:val="hybridMultilevel"/>
    <w:tmpl w:val="2BC0B5F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1" w15:restartNumberingAfterBreak="0">
    <w:nsid w:val="538D0B4E"/>
    <w:multiLevelType w:val="hybridMultilevel"/>
    <w:tmpl w:val="A20634C8"/>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2" w15:restartNumberingAfterBreak="0">
    <w:nsid w:val="539250A0"/>
    <w:multiLevelType w:val="hybridMultilevel"/>
    <w:tmpl w:val="C5C6DF1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3" w15:restartNumberingAfterBreak="0">
    <w:nsid w:val="5394225E"/>
    <w:multiLevelType w:val="hybridMultilevel"/>
    <w:tmpl w:val="767A93B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4" w15:restartNumberingAfterBreak="0">
    <w:nsid w:val="53DF66C9"/>
    <w:multiLevelType w:val="hybridMultilevel"/>
    <w:tmpl w:val="E44855B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5" w15:restartNumberingAfterBreak="0">
    <w:nsid w:val="54406725"/>
    <w:multiLevelType w:val="hybridMultilevel"/>
    <w:tmpl w:val="74401CA4"/>
    <w:lvl w:ilvl="0" w:tplc="BD92438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6" w15:restartNumberingAfterBreak="0">
    <w:nsid w:val="544368D6"/>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7" w15:restartNumberingAfterBreak="0">
    <w:nsid w:val="546D29D9"/>
    <w:multiLevelType w:val="hybridMultilevel"/>
    <w:tmpl w:val="5E7041C6"/>
    <w:lvl w:ilvl="0" w:tplc="42DA0944">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8" w15:restartNumberingAfterBreak="0">
    <w:nsid w:val="54A63ABA"/>
    <w:multiLevelType w:val="hybridMultilevel"/>
    <w:tmpl w:val="5AF840B8"/>
    <w:lvl w:ilvl="0" w:tplc="FDCC4364">
      <w:start w:val="5"/>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9" w15:restartNumberingAfterBreak="0">
    <w:nsid w:val="54C8434D"/>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0" w15:restartNumberingAfterBreak="0">
    <w:nsid w:val="54E04D01"/>
    <w:multiLevelType w:val="hybridMultilevel"/>
    <w:tmpl w:val="2F4CF2A8"/>
    <w:lvl w:ilvl="0" w:tplc="D6B0C1EC">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1" w15:restartNumberingAfterBreak="0">
    <w:nsid w:val="54F8770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2" w15:restartNumberingAfterBreak="0">
    <w:nsid w:val="54FA3FAD"/>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3" w15:restartNumberingAfterBreak="0">
    <w:nsid w:val="550C6AF5"/>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4" w15:restartNumberingAfterBreak="0">
    <w:nsid w:val="55195CE4"/>
    <w:multiLevelType w:val="hybridMultilevel"/>
    <w:tmpl w:val="AE28DEAC"/>
    <w:lvl w:ilvl="0" w:tplc="ECCA8FAE">
      <w:start w:val="7"/>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5" w15:restartNumberingAfterBreak="0">
    <w:nsid w:val="55525F89"/>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6" w15:restartNumberingAfterBreak="0">
    <w:nsid w:val="55543034"/>
    <w:multiLevelType w:val="hybridMultilevel"/>
    <w:tmpl w:val="F1607660"/>
    <w:lvl w:ilvl="0" w:tplc="D9701D5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7" w15:restartNumberingAfterBreak="0">
    <w:nsid w:val="5565453E"/>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8" w15:restartNumberingAfterBreak="0">
    <w:nsid w:val="557D6A01"/>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9" w15:restartNumberingAfterBreak="0">
    <w:nsid w:val="55B8344E"/>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0" w15:restartNumberingAfterBreak="0">
    <w:nsid w:val="55C52A38"/>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1" w15:restartNumberingAfterBreak="0">
    <w:nsid w:val="55EE6689"/>
    <w:multiLevelType w:val="hybridMultilevel"/>
    <w:tmpl w:val="2DF8F2F2"/>
    <w:lvl w:ilvl="0" w:tplc="AF0E2CC6">
      <w:start w:val="1"/>
      <w:numFmt w:val="decimalEnclosedCircle"/>
      <w:lvlText w:val="%1"/>
      <w:lvlJc w:val="left"/>
      <w:pPr>
        <w:ind w:left="800" w:hanging="400"/>
      </w:pPr>
      <w:rPr>
        <w:rFonts w:hint="eastAsia"/>
      </w:rPr>
    </w:lvl>
    <w:lvl w:ilvl="1" w:tplc="C242DBD6">
      <w:numFmt w:val="bullet"/>
      <w:lvlText w:val="■"/>
      <w:lvlJc w:val="left"/>
      <w:pPr>
        <w:ind w:left="1160" w:hanging="360"/>
      </w:pPr>
      <w:rPr>
        <w:rFonts w:ascii="Arial" w:eastAsia="굴림" w:hAnsi="Arial" w:cs="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2" w15:restartNumberingAfterBreak="0">
    <w:nsid w:val="55F84282"/>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3" w15:restartNumberingAfterBreak="0">
    <w:nsid w:val="561413CD"/>
    <w:multiLevelType w:val="hybridMultilevel"/>
    <w:tmpl w:val="C9B82678"/>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4" w15:restartNumberingAfterBreak="0">
    <w:nsid w:val="561B1DD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5" w15:restartNumberingAfterBreak="0">
    <w:nsid w:val="56583526"/>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6" w15:restartNumberingAfterBreak="0">
    <w:nsid w:val="565C61C4"/>
    <w:multiLevelType w:val="hybridMultilevel"/>
    <w:tmpl w:val="F1CE3068"/>
    <w:lvl w:ilvl="0" w:tplc="5BC05664">
      <w:start w:val="1"/>
      <w:numFmt w:val="bullet"/>
      <w:lvlText w:val="•"/>
      <w:lvlJc w:val="left"/>
      <w:pPr>
        <w:ind w:left="760" w:hanging="36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7" w15:restartNumberingAfterBreak="0">
    <w:nsid w:val="566A718D"/>
    <w:multiLevelType w:val="hybridMultilevel"/>
    <w:tmpl w:val="F4CCF7D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8" w15:restartNumberingAfterBreak="0">
    <w:nsid w:val="567456F8"/>
    <w:multiLevelType w:val="hybridMultilevel"/>
    <w:tmpl w:val="7A825F0E"/>
    <w:lvl w:ilvl="0" w:tplc="7908ADE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9" w15:restartNumberingAfterBreak="0">
    <w:nsid w:val="5682713D"/>
    <w:multiLevelType w:val="hybridMultilevel"/>
    <w:tmpl w:val="E752C50A"/>
    <w:lvl w:ilvl="0" w:tplc="B538BAC2">
      <w:start w:val="1"/>
      <w:numFmt w:val="decimalEnclosedCircle"/>
      <w:lvlText w:val="%1"/>
      <w:lvlJc w:val="left"/>
      <w:pPr>
        <w:ind w:left="800" w:hanging="400"/>
      </w:pPr>
      <w:rPr>
        <w:rFonts w:hint="default"/>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0" w15:restartNumberingAfterBreak="0">
    <w:nsid w:val="5688672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1" w15:restartNumberingAfterBreak="0">
    <w:nsid w:val="569F5C95"/>
    <w:multiLevelType w:val="hybridMultilevel"/>
    <w:tmpl w:val="FBC8F59A"/>
    <w:lvl w:ilvl="0" w:tplc="CA8627EA">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2" w15:restartNumberingAfterBreak="0">
    <w:nsid w:val="56AD704C"/>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3" w15:restartNumberingAfterBreak="0">
    <w:nsid w:val="56BD54D1"/>
    <w:multiLevelType w:val="hybridMultilevel"/>
    <w:tmpl w:val="84E60B0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4" w15:restartNumberingAfterBreak="0">
    <w:nsid w:val="57011927"/>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5" w15:restartNumberingAfterBreak="0">
    <w:nsid w:val="57192ACF"/>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6" w15:restartNumberingAfterBreak="0">
    <w:nsid w:val="57506685"/>
    <w:multiLevelType w:val="hybridMultilevel"/>
    <w:tmpl w:val="7D3256C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7" w15:restartNumberingAfterBreak="0">
    <w:nsid w:val="5750687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8" w15:restartNumberingAfterBreak="0">
    <w:nsid w:val="57825482"/>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9" w15:restartNumberingAfterBreak="0">
    <w:nsid w:val="57AC235E"/>
    <w:multiLevelType w:val="hybridMultilevel"/>
    <w:tmpl w:val="170EEF8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60" w15:restartNumberingAfterBreak="0">
    <w:nsid w:val="57B752E2"/>
    <w:multiLevelType w:val="hybridMultilevel"/>
    <w:tmpl w:val="C352D32E"/>
    <w:lvl w:ilvl="0" w:tplc="6D6AE67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1" w15:restartNumberingAfterBreak="0">
    <w:nsid w:val="57BB771C"/>
    <w:multiLevelType w:val="hybridMultilevel"/>
    <w:tmpl w:val="8E4EC87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2" w15:restartNumberingAfterBreak="0">
    <w:nsid w:val="57EA6440"/>
    <w:multiLevelType w:val="hybridMultilevel"/>
    <w:tmpl w:val="49E8D55A"/>
    <w:lvl w:ilvl="0" w:tplc="93CEBF80">
      <w:start w:val="1"/>
      <w:numFmt w:val="decimalEnclosedCircle"/>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3" w15:restartNumberingAfterBreak="0">
    <w:nsid w:val="57ED6D3C"/>
    <w:multiLevelType w:val="hybridMultilevel"/>
    <w:tmpl w:val="B65C655E"/>
    <w:lvl w:ilvl="0" w:tplc="CC625EB4">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4" w15:restartNumberingAfterBreak="0">
    <w:nsid w:val="580D3AC4"/>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5" w15:restartNumberingAfterBreak="0">
    <w:nsid w:val="581F628F"/>
    <w:multiLevelType w:val="hybridMultilevel"/>
    <w:tmpl w:val="B89CC6A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6" w15:restartNumberingAfterBreak="0">
    <w:nsid w:val="583C3F1A"/>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7" w15:restartNumberingAfterBreak="0">
    <w:nsid w:val="585D25F8"/>
    <w:multiLevelType w:val="hybridMultilevel"/>
    <w:tmpl w:val="B430470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8" w15:restartNumberingAfterBreak="0">
    <w:nsid w:val="586C63DF"/>
    <w:multiLevelType w:val="hybridMultilevel"/>
    <w:tmpl w:val="5032EFE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69" w15:restartNumberingAfterBreak="0">
    <w:nsid w:val="587414E0"/>
    <w:multiLevelType w:val="hybridMultilevel"/>
    <w:tmpl w:val="F6723F6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0" w15:restartNumberingAfterBreak="0">
    <w:nsid w:val="58A747A0"/>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1" w15:restartNumberingAfterBreak="0">
    <w:nsid w:val="58BA152D"/>
    <w:multiLevelType w:val="hybridMultilevel"/>
    <w:tmpl w:val="300EF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2" w15:restartNumberingAfterBreak="0">
    <w:nsid w:val="58E80C14"/>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3" w15:restartNumberingAfterBreak="0">
    <w:nsid w:val="58FE5F8A"/>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4" w15:restartNumberingAfterBreak="0">
    <w:nsid w:val="59054BCC"/>
    <w:multiLevelType w:val="hybridMultilevel"/>
    <w:tmpl w:val="8AC07686"/>
    <w:lvl w:ilvl="0" w:tplc="63A66312">
      <w:start w:val="1"/>
      <w:numFmt w:val="bullet"/>
      <w:lvlText w:val="•"/>
      <w:lvlJc w:val="left"/>
      <w:pPr>
        <w:ind w:left="800" w:hanging="400"/>
      </w:pPr>
      <w:rPr>
        <w:rFonts w:ascii="Arial Unicode MS" w:eastAsia="Arial Unicode MS" w:hAnsi="Arial Unicode MS"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75" w15:restartNumberingAfterBreak="0">
    <w:nsid w:val="591A0EFA"/>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6" w15:restartNumberingAfterBreak="0">
    <w:nsid w:val="592C3A7A"/>
    <w:multiLevelType w:val="hybridMultilevel"/>
    <w:tmpl w:val="3942E78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7" w15:restartNumberingAfterBreak="0">
    <w:nsid w:val="59487395"/>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8" w15:restartNumberingAfterBreak="0">
    <w:nsid w:val="59781BEC"/>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9" w15:restartNumberingAfterBreak="0">
    <w:nsid w:val="597C22CC"/>
    <w:multiLevelType w:val="hybridMultilevel"/>
    <w:tmpl w:val="90A0C2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0" w15:restartNumberingAfterBreak="0">
    <w:nsid w:val="599271BF"/>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1" w15:restartNumberingAfterBreak="0">
    <w:nsid w:val="5994423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2" w15:restartNumberingAfterBreak="0">
    <w:nsid w:val="599A4348"/>
    <w:multiLevelType w:val="hybridMultilevel"/>
    <w:tmpl w:val="C7DAAF9C"/>
    <w:lvl w:ilvl="0" w:tplc="0DF84DD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3" w15:restartNumberingAfterBreak="0">
    <w:nsid w:val="59B237E7"/>
    <w:multiLevelType w:val="hybridMultilevel"/>
    <w:tmpl w:val="079EB23A"/>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4" w15:restartNumberingAfterBreak="0">
    <w:nsid w:val="59F97C8B"/>
    <w:multiLevelType w:val="hybridMultilevel"/>
    <w:tmpl w:val="62B8C26E"/>
    <w:lvl w:ilvl="0" w:tplc="98DA50D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5" w15:restartNumberingAfterBreak="0">
    <w:nsid w:val="5A0079D1"/>
    <w:multiLevelType w:val="hybridMultilevel"/>
    <w:tmpl w:val="3454E6C4"/>
    <w:lvl w:ilvl="0" w:tplc="CAF46A5E">
      <w:start w:val="1"/>
      <w:numFmt w:val="decimalEnclosedCircle"/>
      <w:lvlText w:val="%1"/>
      <w:lvlJc w:val="left"/>
      <w:pPr>
        <w:ind w:left="760" w:hanging="360"/>
      </w:pPr>
      <w:rPr>
        <w:rFonts w:ascii="굴림" w:hAnsi="굴림" w:cs="굴림" w:hint="default"/>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6" w15:restartNumberingAfterBreak="0">
    <w:nsid w:val="5A0A6FD0"/>
    <w:multiLevelType w:val="hybridMultilevel"/>
    <w:tmpl w:val="0EE6D89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7" w15:restartNumberingAfterBreak="0">
    <w:nsid w:val="5A343F64"/>
    <w:multiLevelType w:val="hybridMultilevel"/>
    <w:tmpl w:val="AB2093D2"/>
    <w:lvl w:ilvl="0" w:tplc="58703D6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8" w15:restartNumberingAfterBreak="0">
    <w:nsid w:val="5A390707"/>
    <w:multiLevelType w:val="hybridMultilevel"/>
    <w:tmpl w:val="8AF8EB2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9" w15:restartNumberingAfterBreak="0">
    <w:nsid w:val="5A47295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0" w15:restartNumberingAfterBreak="0">
    <w:nsid w:val="5A4F4399"/>
    <w:multiLevelType w:val="hybridMultilevel"/>
    <w:tmpl w:val="32F0850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1" w15:restartNumberingAfterBreak="0">
    <w:nsid w:val="5A582A63"/>
    <w:multiLevelType w:val="hybridMultilevel"/>
    <w:tmpl w:val="A41AE99C"/>
    <w:lvl w:ilvl="0" w:tplc="8766D374">
      <w:start w:val="2"/>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2" w15:restartNumberingAfterBreak="0">
    <w:nsid w:val="5A890BCD"/>
    <w:multiLevelType w:val="hybridMultilevel"/>
    <w:tmpl w:val="77580DB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3" w15:restartNumberingAfterBreak="0">
    <w:nsid w:val="5A8E4946"/>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4" w15:restartNumberingAfterBreak="0">
    <w:nsid w:val="5ABB04B5"/>
    <w:multiLevelType w:val="hybridMultilevel"/>
    <w:tmpl w:val="6E763DE2"/>
    <w:lvl w:ilvl="0" w:tplc="7E6A0EE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5" w15:restartNumberingAfterBreak="0">
    <w:nsid w:val="5AC21650"/>
    <w:multiLevelType w:val="hybridMultilevel"/>
    <w:tmpl w:val="725A3F6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6" w15:restartNumberingAfterBreak="0">
    <w:nsid w:val="5ACD372F"/>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7" w15:restartNumberingAfterBreak="0">
    <w:nsid w:val="5AD61CC2"/>
    <w:multiLevelType w:val="hybridMultilevel"/>
    <w:tmpl w:val="F15882B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8" w15:restartNumberingAfterBreak="0">
    <w:nsid w:val="5AEA7EDD"/>
    <w:multiLevelType w:val="hybridMultilevel"/>
    <w:tmpl w:val="906E5C38"/>
    <w:lvl w:ilvl="0" w:tplc="19BEDA4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9" w15:restartNumberingAfterBreak="0">
    <w:nsid w:val="5AF06AEC"/>
    <w:multiLevelType w:val="hybridMultilevel"/>
    <w:tmpl w:val="C11CC680"/>
    <w:lvl w:ilvl="0" w:tplc="AC560922">
      <w:start w:val="1"/>
      <w:numFmt w:val="decimalEnclosedCircle"/>
      <w:lvlText w:val="%1"/>
      <w:lvlJc w:val="left"/>
      <w:pPr>
        <w:ind w:left="720" w:hanging="360"/>
      </w:pPr>
      <w:rPr>
        <w:rFonts w:ascii="굴림" w:hAnsi="굴림" w:cs="굴림"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0" w15:restartNumberingAfterBreak="0">
    <w:nsid w:val="5B047B48"/>
    <w:multiLevelType w:val="hybridMultilevel"/>
    <w:tmpl w:val="0A4A2EB8"/>
    <w:lvl w:ilvl="0" w:tplc="8D1607CE">
      <w:start w:val="1"/>
      <w:numFmt w:val="decimalEnclosedCircle"/>
      <w:lvlText w:val="%1"/>
      <w:lvlJc w:val="left"/>
      <w:pPr>
        <w:ind w:left="125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1" w15:restartNumberingAfterBreak="0">
    <w:nsid w:val="5B0937BD"/>
    <w:multiLevelType w:val="hybridMultilevel"/>
    <w:tmpl w:val="05A005A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02" w15:restartNumberingAfterBreak="0">
    <w:nsid w:val="5B1327EF"/>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3" w15:restartNumberingAfterBreak="0">
    <w:nsid w:val="5B1B55A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4" w15:restartNumberingAfterBreak="0">
    <w:nsid w:val="5B3E265B"/>
    <w:multiLevelType w:val="hybridMultilevel"/>
    <w:tmpl w:val="5A084EA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05" w15:restartNumberingAfterBreak="0">
    <w:nsid w:val="5B627D34"/>
    <w:multiLevelType w:val="hybridMultilevel"/>
    <w:tmpl w:val="0E5C660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06" w15:restartNumberingAfterBreak="0">
    <w:nsid w:val="5B7A2723"/>
    <w:multiLevelType w:val="hybridMultilevel"/>
    <w:tmpl w:val="33E8987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7" w15:restartNumberingAfterBreak="0">
    <w:nsid w:val="5B854A22"/>
    <w:multiLevelType w:val="hybridMultilevel"/>
    <w:tmpl w:val="89EEF58A"/>
    <w:lvl w:ilvl="0" w:tplc="B2306E1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8" w15:restartNumberingAfterBreak="0">
    <w:nsid w:val="5BC01CC9"/>
    <w:multiLevelType w:val="hybridMultilevel"/>
    <w:tmpl w:val="90A0C2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09" w15:restartNumberingAfterBreak="0">
    <w:nsid w:val="5BCE2ECB"/>
    <w:multiLevelType w:val="hybridMultilevel"/>
    <w:tmpl w:val="D3DEA4A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0" w15:restartNumberingAfterBreak="0">
    <w:nsid w:val="5C266F5D"/>
    <w:multiLevelType w:val="hybridMultilevel"/>
    <w:tmpl w:val="401825B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1" w15:restartNumberingAfterBreak="0">
    <w:nsid w:val="5C2C3AB1"/>
    <w:multiLevelType w:val="hybridMultilevel"/>
    <w:tmpl w:val="A194534A"/>
    <w:lvl w:ilvl="0" w:tplc="A6B6FC90">
      <w:start w:val="1"/>
      <w:numFmt w:val="decimalEnclosedCircle"/>
      <w:lvlText w:val="%1"/>
      <w:lvlJc w:val="left"/>
      <w:pPr>
        <w:ind w:left="720" w:hanging="360"/>
      </w:pPr>
      <w:rPr>
        <w:rFonts w:ascii="굴림" w:hAnsi="굴림" w:cs="굴림" w:hint="default"/>
        <w:color w:val="00B05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2" w15:restartNumberingAfterBreak="0">
    <w:nsid w:val="5C4E68C4"/>
    <w:multiLevelType w:val="hybridMultilevel"/>
    <w:tmpl w:val="A4525BF2"/>
    <w:lvl w:ilvl="0" w:tplc="D3B692A8">
      <w:start w:val="1"/>
      <w:numFmt w:val="decimalEnclosedCircle"/>
      <w:lvlText w:val="%1"/>
      <w:lvlJc w:val="left"/>
      <w:pPr>
        <w:ind w:left="800" w:hanging="400"/>
      </w:pPr>
      <w:rPr>
        <w:rFonts w:hint="default"/>
        <w:color w:val="00B05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3" w15:restartNumberingAfterBreak="0">
    <w:nsid w:val="5C5D330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4" w15:restartNumberingAfterBreak="0">
    <w:nsid w:val="5C6569F2"/>
    <w:multiLevelType w:val="hybridMultilevel"/>
    <w:tmpl w:val="9B06BD26"/>
    <w:lvl w:ilvl="0" w:tplc="1610CCBC">
      <w:start w:val="1"/>
      <w:numFmt w:val="decimalEnclosedCircle"/>
      <w:lvlText w:val="%1"/>
      <w:lvlJc w:val="left"/>
      <w:pPr>
        <w:ind w:left="720" w:hanging="360"/>
      </w:pPr>
      <w:rPr>
        <w:rFonts w:ascii="굴림" w:hAnsi="굴림" w:cs="굴림"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5" w15:restartNumberingAfterBreak="0">
    <w:nsid w:val="5C835CD2"/>
    <w:multiLevelType w:val="hybridMultilevel"/>
    <w:tmpl w:val="73CA996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6" w15:restartNumberingAfterBreak="0">
    <w:nsid w:val="5CD80388"/>
    <w:multiLevelType w:val="hybridMultilevel"/>
    <w:tmpl w:val="679675C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7" w15:restartNumberingAfterBreak="0">
    <w:nsid w:val="5CFC0317"/>
    <w:multiLevelType w:val="hybridMultilevel"/>
    <w:tmpl w:val="6CD6E154"/>
    <w:lvl w:ilvl="0" w:tplc="CD445918">
      <w:start w:val="1"/>
      <w:numFmt w:val="decimalEnclosedCircle"/>
      <w:lvlText w:val="%1"/>
      <w:lvlJc w:val="left"/>
      <w:pPr>
        <w:ind w:left="786" w:hanging="360"/>
      </w:pPr>
      <w:rPr>
        <w:rFonts w:hint="default"/>
        <w:color w:val="00B05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8" w15:restartNumberingAfterBreak="0">
    <w:nsid w:val="5D07159D"/>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9" w15:restartNumberingAfterBreak="0">
    <w:nsid w:val="5D10694F"/>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0" w15:restartNumberingAfterBreak="0">
    <w:nsid w:val="5D275860"/>
    <w:multiLevelType w:val="hybridMultilevel"/>
    <w:tmpl w:val="636A4ED2"/>
    <w:lvl w:ilvl="0" w:tplc="75C698D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1" w15:restartNumberingAfterBreak="0">
    <w:nsid w:val="5D69495E"/>
    <w:multiLevelType w:val="hybridMultilevel"/>
    <w:tmpl w:val="C9624C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2" w15:restartNumberingAfterBreak="0">
    <w:nsid w:val="5DDC1998"/>
    <w:multiLevelType w:val="hybridMultilevel"/>
    <w:tmpl w:val="46EE78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3" w15:restartNumberingAfterBreak="0">
    <w:nsid w:val="5DDE45B1"/>
    <w:multiLevelType w:val="hybridMultilevel"/>
    <w:tmpl w:val="9738D66C"/>
    <w:lvl w:ilvl="0" w:tplc="DE6EA6F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4" w15:restartNumberingAfterBreak="0">
    <w:nsid w:val="5DEC7187"/>
    <w:multiLevelType w:val="hybridMultilevel"/>
    <w:tmpl w:val="3A2E4AA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5" w15:restartNumberingAfterBreak="0">
    <w:nsid w:val="5E0360FD"/>
    <w:multiLevelType w:val="hybridMultilevel"/>
    <w:tmpl w:val="05247F9E"/>
    <w:lvl w:ilvl="0" w:tplc="73C0FBD0">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6" w15:restartNumberingAfterBreak="0">
    <w:nsid w:val="5E471CCE"/>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7" w15:restartNumberingAfterBreak="0">
    <w:nsid w:val="5E75744C"/>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8" w15:restartNumberingAfterBreak="0">
    <w:nsid w:val="5EC73CAA"/>
    <w:multiLevelType w:val="hybridMultilevel"/>
    <w:tmpl w:val="B1AEDD7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29" w15:restartNumberingAfterBreak="0">
    <w:nsid w:val="5ECB5068"/>
    <w:multiLevelType w:val="hybridMultilevel"/>
    <w:tmpl w:val="F040765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30" w15:restartNumberingAfterBreak="0">
    <w:nsid w:val="5ECD3B30"/>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1" w15:restartNumberingAfterBreak="0">
    <w:nsid w:val="5EE53A8A"/>
    <w:multiLevelType w:val="hybridMultilevel"/>
    <w:tmpl w:val="FA705E36"/>
    <w:lvl w:ilvl="0" w:tplc="A21CA072">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2" w15:restartNumberingAfterBreak="0">
    <w:nsid w:val="5EFD57DC"/>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3" w15:restartNumberingAfterBreak="0">
    <w:nsid w:val="5F075A79"/>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4" w15:restartNumberingAfterBreak="0">
    <w:nsid w:val="5F0D39CF"/>
    <w:multiLevelType w:val="hybridMultilevel"/>
    <w:tmpl w:val="DE9CC1DA"/>
    <w:lvl w:ilvl="0" w:tplc="5CB0293A">
      <w:start w:val="1"/>
      <w:numFmt w:val="bullet"/>
      <w:pStyle w:val="a"/>
      <w:suff w:val="space"/>
      <w:lvlText w:val=""/>
      <w:lvlJc w:val="left"/>
      <w:pPr>
        <w:ind w:left="0" w:firstLine="0"/>
      </w:pPr>
      <w:rPr>
        <w:rFonts w:ascii="Wingdings" w:eastAsia="바탕" w:hAnsi="Wingdings" w:hint="default"/>
        <w:color w:val="B3C5F3"/>
        <w:w w:val="100"/>
        <w:sz w:val="20"/>
      </w:rPr>
    </w:lvl>
    <w:lvl w:ilvl="1" w:tplc="0628A324">
      <w:start w:val="1"/>
      <w:numFmt w:val="decimal"/>
      <w:lvlText w:val="%2."/>
      <w:lvlJc w:val="left"/>
      <w:pPr>
        <w:tabs>
          <w:tab w:val="num" w:pos="1440"/>
        </w:tabs>
        <w:ind w:left="1440" w:hanging="360"/>
      </w:pPr>
    </w:lvl>
    <w:lvl w:ilvl="2" w:tplc="249AB1B0">
      <w:start w:val="1"/>
      <w:numFmt w:val="decimal"/>
      <w:lvlText w:val="%3."/>
      <w:lvlJc w:val="left"/>
      <w:pPr>
        <w:tabs>
          <w:tab w:val="num" w:pos="2160"/>
        </w:tabs>
        <w:ind w:left="2160" w:hanging="360"/>
      </w:pPr>
    </w:lvl>
    <w:lvl w:ilvl="3" w:tplc="5B868B62">
      <w:start w:val="1"/>
      <w:numFmt w:val="decimal"/>
      <w:lvlText w:val="%4."/>
      <w:lvlJc w:val="left"/>
      <w:pPr>
        <w:tabs>
          <w:tab w:val="num" w:pos="2880"/>
        </w:tabs>
        <w:ind w:left="2880" w:hanging="360"/>
      </w:pPr>
    </w:lvl>
    <w:lvl w:ilvl="4" w:tplc="B6F4518C">
      <w:start w:val="1"/>
      <w:numFmt w:val="decimal"/>
      <w:lvlText w:val="%5."/>
      <w:lvlJc w:val="left"/>
      <w:pPr>
        <w:tabs>
          <w:tab w:val="num" w:pos="3600"/>
        </w:tabs>
        <w:ind w:left="3600" w:hanging="360"/>
      </w:pPr>
    </w:lvl>
    <w:lvl w:ilvl="5" w:tplc="C532BBAA">
      <w:start w:val="1"/>
      <w:numFmt w:val="decimal"/>
      <w:lvlText w:val="%6."/>
      <w:lvlJc w:val="left"/>
      <w:pPr>
        <w:tabs>
          <w:tab w:val="num" w:pos="4320"/>
        </w:tabs>
        <w:ind w:left="4320" w:hanging="360"/>
      </w:pPr>
    </w:lvl>
    <w:lvl w:ilvl="6" w:tplc="086A160A">
      <w:start w:val="1"/>
      <w:numFmt w:val="decimal"/>
      <w:lvlText w:val="%7."/>
      <w:lvlJc w:val="left"/>
      <w:pPr>
        <w:tabs>
          <w:tab w:val="num" w:pos="5040"/>
        </w:tabs>
        <w:ind w:left="5040" w:hanging="360"/>
      </w:pPr>
    </w:lvl>
    <w:lvl w:ilvl="7" w:tplc="CD48BCFE">
      <w:start w:val="1"/>
      <w:numFmt w:val="decimal"/>
      <w:lvlText w:val="%8."/>
      <w:lvlJc w:val="left"/>
      <w:pPr>
        <w:tabs>
          <w:tab w:val="num" w:pos="5760"/>
        </w:tabs>
        <w:ind w:left="5760" w:hanging="360"/>
      </w:pPr>
    </w:lvl>
    <w:lvl w:ilvl="8" w:tplc="DBF8683E">
      <w:start w:val="1"/>
      <w:numFmt w:val="decimal"/>
      <w:lvlText w:val="%9."/>
      <w:lvlJc w:val="left"/>
      <w:pPr>
        <w:tabs>
          <w:tab w:val="num" w:pos="6480"/>
        </w:tabs>
        <w:ind w:left="6480" w:hanging="360"/>
      </w:pPr>
    </w:lvl>
  </w:abstractNum>
  <w:abstractNum w:abstractNumId="935" w15:restartNumberingAfterBreak="0">
    <w:nsid w:val="5F127E1E"/>
    <w:multiLevelType w:val="hybridMultilevel"/>
    <w:tmpl w:val="A00ECBC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36" w15:restartNumberingAfterBreak="0">
    <w:nsid w:val="5F2B3EF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7" w15:restartNumberingAfterBreak="0">
    <w:nsid w:val="5F6732F2"/>
    <w:multiLevelType w:val="hybridMultilevel"/>
    <w:tmpl w:val="4058C26C"/>
    <w:lvl w:ilvl="0" w:tplc="C512E2E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8" w15:restartNumberingAfterBreak="0">
    <w:nsid w:val="5F6C73A2"/>
    <w:multiLevelType w:val="hybridMultilevel"/>
    <w:tmpl w:val="C7C42286"/>
    <w:lvl w:ilvl="0" w:tplc="CE0C1FD6">
      <w:start w:val="9"/>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9" w15:restartNumberingAfterBreak="0">
    <w:nsid w:val="5F7E2BC6"/>
    <w:multiLevelType w:val="hybridMultilevel"/>
    <w:tmpl w:val="2DA69526"/>
    <w:lvl w:ilvl="0" w:tplc="576646F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0" w15:restartNumberingAfterBreak="0">
    <w:nsid w:val="5F9C329F"/>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1" w15:restartNumberingAfterBreak="0">
    <w:nsid w:val="5FAF19F4"/>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2" w15:restartNumberingAfterBreak="0">
    <w:nsid w:val="5FB32F25"/>
    <w:multiLevelType w:val="hybridMultilevel"/>
    <w:tmpl w:val="DA188068"/>
    <w:lvl w:ilvl="0" w:tplc="B854F6A6">
      <w:start w:val="5"/>
      <w:numFmt w:val="decimalEnclosedCircle"/>
      <w:lvlText w:val="%1"/>
      <w:lvlJc w:val="left"/>
      <w:pPr>
        <w:ind w:left="800" w:hanging="400"/>
      </w:pPr>
      <w:rPr>
        <w:rFonts w:hint="eastAsia"/>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3" w15:restartNumberingAfterBreak="0">
    <w:nsid w:val="5FBA2CD1"/>
    <w:multiLevelType w:val="hybridMultilevel"/>
    <w:tmpl w:val="4354582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4" w15:restartNumberingAfterBreak="0">
    <w:nsid w:val="5FC13791"/>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5" w15:restartNumberingAfterBreak="0">
    <w:nsid w:val="5FE17A28"/>
    <w:multiLevelType w:val="hybridMultilevel"/>
    <w:tmpl w:val="33049BF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6" w15:restartNumberingAfterBreak="0">
    <w:nsid w:val="5FE51147"/>
    <w:multiLevelType w:val="hybridMultilevel"/>
    <w:tmpl w:val="ED8CABAE"/>
    <w:lvl w:ilvl="0" w:tplc="36F24A1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7" w15:restartNumberingAfterBreak="0">
    <w:nsid w:val="5FEE7296"/>
    <w:multiLevelType w:val="hybridMultilevel"/>
    <w:tmpl w:val="4D82DC6E"/>
    <w:lvl w:ilvl="0" w:tplc="6158F7BE">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8" w15:restartNumberingAfterBreak="0">
    <w:nsid w:val="601C5CE5"/>
    <w:multiLevelType w:val="hybridMultilevel"/>
    <w:tmpl w:val="7646FE68"/>
    <w:lvl w:ilvl="0" w:tplc="6A34D206">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9" w15:restartNumberingAfterBreak="0">
    <w:nsid w:val="602E01A5"/>
    <w:multiLevelType w:val="hybridMultilevel"/>
    <w:tmpl w:val="2AB27C42"/>
    <w:lvl w:ilvl="0" w:tplc="DB2EFD3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0" w15:restartNumberingAfterBreak="0">
    <w:nsid w:val="603A5E80"/>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1" w15:restartNumberingAfterBreak="0">
    <w:nsid w:val="604A2ECB"/>
    <w:multiLevelType w:val="hybridMultilevel"/>
    <w:tmpl w:val="242C33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2" w15:restartNumberingAfterBreak="0">
    <w:nsid w:val="60573BAA"/>
    <w:multiLevelType w:val="hybridMultilevel"/>
    <w:tmpl w:val="38F0D4D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3" w15:restartNumberingAfterBreak="0">
    <w:nsid w:val="605B5774"/>
    <w:multiLevelType w:val="hybridMultilevel"/>
    <w:tmpl w:val="0418666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4" w15:restartNumberingAfterBreak="0">
    <w:nsid w:val="607C3AEB"/>
    <w:multiLevelType w:val="hybridMultilevel"/>
    <w:tmpl w:val="1DF8F97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5" w15:restartNumberingAfterBreak="0">
    <w:nsid w:val="608D4A8A"/>
    <w:multiLevelType w:val="hybridMultilevel"/>
    <w:tmpl w:val="57888DB2"/>
    <w:lvl w:ilvl="0" w:tplc="8C6448E2">
      <w:start w:val="1"/>
      <w:numFmt w:val="decimalEnclosedCircle"/>
      <w:pStyle w:val="2"/>
      <w:lvlText w:val="%1"/>
      <w:lvlJc w:val="left"/>
      <w:pPr>
        <w:ind w:left="8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6" w15:restartNumberingAfterBreak="0">
    <w:nsid w:val="609464A8"/>
    <w:multiLevelType w:val="hybridMultilevel"/>
    <w:tmpl w:val="830E36D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7" w15:restartNumberingAfterBreak="0">
    <w:nsid w:val="60B82AE6"/>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8" w15:restartNumberingAfterBreak="0">
    <w:nsid w:val="60C40E66"/>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9" w15:restartNumberingAfterBreak="0">
    <w:nsid w:val="60D34606"/>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0" w15:restartNumberingAfterBreak="0">
    <w:nsid w:val="60ED29BB"/>
    <w:multiLevelType w:val="hybridMultilevel"/>
    <w:tmpl w:val="38C07C8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1" w15:restartNumberingAfterBreak="0">
    <w:nsid w:val="611D6BE2"/>
    <w:multiLevelType w:val="hybridMultilevel"/>
    <w:tmpl w:val="7DEAF0BA"/>
    <w:lvl w:ilvl="0" w:tplc="BB12423E">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2" w15:restartNumberingAfterBreak="0">
    <w:nsid w:val="611F3AFC"/>
    <w:multiLevelType w:val="hybridMultilevel"/>
    <w:tmpl w:val="38883CEC"/>
    <w:lvl w:ilvl="0" w:tplc="DC94AA7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3" w15:restartNumberingAfterBreak="0">
    <w:nsid w:val="61385A81"/>
    <w:multiLevelType w:val="hybridMultilevel"/>
    <w:tmpl w:val="C26EAED8"/>
    <w:lvl w:ilvl="0" w:tplc="1C987E2C">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4" w15:restartNumberingAfterBreak="0">
    <w:nsid w:val="6138667B"/>
    <w:multiLevelType w:val="hybridMultilevel"/>
    <w:tmpl w:val="736EAF90"/>
    <w:lvl w:ilvl="0" w:tplc="42DA0944">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5" w15:restartNumberingAfterBreak="0">
    <w:nsid w:val="61582F5A"/>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6" w15:restartNumberingAfterBreak="0">
    <w:nsid w:val="6160706F"/>
    <w:multiLevelType w:val="hybridMultilevel"/>
    <w:tmpl w:val="3FB6AE7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7" w15:restartNumberingAfterBreak="0">
    <w:nsid w:val="61681C53"/>
    <w:multiLevelType w:val="hybridMultilevel"/>
    <w:tmpl w:val="3108712C"/>
    <w:lvl w:ilvl="0" w:tplc="30B6408A">
      <w:start w:val="1"/>
      <w:numFmt w:val="decimalEnclosedCircle"/>
      <w:lvlText w:val="%1"/>
      <w:lvlJc w:val="left"/>
      <w:pPr>
        <w:ind w:left="720" w:hanging="360"/>
      </w:pPr>
      <w:rPr>
        <w:rFonts w:ascii="굴림" w:hAnsi="굴림" w:cs="굴림"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8" w15:restartNumberingAfterBreak="0">
    <w:nsid w:val="61C0423B"/>
    <w:multiLevelType w:val="hybridMultilevel"/>
    <w:tmpl w:val="8EB2B2B2"/>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9" w15:restartNumberingAfterBreak="0">
    <w:nsid w:val="61C937FC"/>
    <w:multiLevelType w:val="hybridMultilevel"/>
    <w:tmpl w:val="0A9200A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70" w15:restartNumberingAfterBreak="0">
    <w:nsid w:val="61D20AE6"/>
    <w:multiLevelType w:val="hybridMultilevel"/>
    <w:tmpl w:val="8CFABBBE"/>
    <w:lvl w:ilvl="0" w:tplc="D6BCA5DE">
      <w:start w:val="1"/>
      <w:numFmt w:val="bullet"/>
      <w:suff w:val="space"/>
      <w:lvlText w:val="§"/>
      <w:lvlJc w:val="left"/>
      <w:pPr>
        <w:ind w:left="0" w:firstLine="0"/>
      </w:pPr>
      <w:rPr>
        <w:rFonts w:ascii="Wingdings" w:eastAsia="바탕" w:hAnsi="Wingdings" w:hint="default"/>
        <w:color w:val="B3C5F3"/>
        <w:w w:val="100"/>
        <w:sz w:val="20"/>
      </w:rPr>
    </w:lvl>
    <w:lvl w:ilvl="1" w:tplc="9F66A5AC">
      <w:start w:val="1"/>
      <w:numFmt w:val="decimal"/>
      <w:lvlText w:val="%2."/>
      <w:lvlJc w:val="left"/>
      <w:pPr>
        <w:tabs>
          <w:tab w:val="num" w:pos="1440"/>
        </w:tabs>
        <w:ind w:left="1440" w:hanging="360"/>
      </w:pPr>
    </w:lvl>
    <w:lvl w:ilvl="2" w:tplc="3F9A7334">
      <w:start w:val="1"/>
      <w:numFmt w:val="decimal"/>
      <w:lvlText w:val="%3."/>
      <w:lvlJc w:val="left"/>
      <w:pPr>
        <w:tabs>
          <w:tab w:val="num" w:pos="2160"/>
        </w:tabs>
        <w:ind w:left="2160" w:hanging="360"/>
      </w:pPr>
    </w:lvl>
    <w:lvl w:ilvl="3" w:tplc="F1169EF6">
      <w:start w:val="1"/>
      <w:numFmt w:val="decimal"/>
      <w:lvlText w:val="%4."/>
      <w:lvlJc w:val="left"/>
      <w:pPr>
        <w:tabs>
          <w:tab w:val="num" w:pos="2880"/>
        </w:tabs>
        <w:ind w:left="2880" w:hanging="360"/>
      </w:pPr>
    </w:lvl>
    <w:lvl w:ilvl="4" w:tplc="E42E58F4">
      <w:start w:val="1"/>
      <w:numFmt w:val="decimal"/>
      <w:lvlText w:val="%5."/>
      <w:lvlJc w:val="left"/>
      <w:pPr>
        <w:tabs>
          <w:tab w:val="num" w:pos="3600"/>
        </w:tabs>
        <w:ind w:left="3600" w:hanging="360"/>
      </w:pPr>
    </w:lvl>
    <w:lvl w:ilvl="5" w:tplc="D9FA086E">
      <w:start w:val="1"/>
      <w:numFmt w:val="decimal"/>
      <w:lvlText w:val="%6."/>
      <w:lvlJc w:val="left"/>
      <w:pPr>
        <w:tabs>
          <w:tab w:val="num" w:pos="4320"/>
        </w:tabs>
        <w:ind w:left="4320" w:hanging="360"/>
      </w:pPr>
    </w:lvl>
    <w:lvl w:ilvl="6" w:tplc="D4EC074C">
      <w:start w:val="1"/>
      <w:numFmt w:val="decimal"/>
      <w:lvlText w:val="%7."/>
      <w:lvlJc w:val="left"/>
      <w:pPr>
        <w:tabs>
          <w:tab w:val="num" w:pos="5040"/>
        </w:tabs>
        <w:ind w:left="5040" w:hanging="360"/>
      </w:pPr>
    </w:lvl>
    <w:lvl w:ilvl="7" w:tplc="6E1A762C">
      <w:start w:val="1"/>
      <w:numFmt w:val="decimal"/>
      <w:lvlText w:val="%8."/>
      <w:lvlJc w:val="left"/>
      <w:pPr>
        <w:tabs>
          <w:tab w:val="num" w:pos="5760"/>
        </w:tabs>
        <w:ind w:left="5760" w:hanging="360"/>
      </w:pPr>
    </w:lvl>
    <w:lvl w:ilvl="8" w:tplc="DA0CB1D4">
      <w:start w:val="1"/>
      <w:numFmt w:val="decimal"/>
      <w:lvlText w:val="%9."/>
      <w:lvlJc w:val="left"/>
      <w:pPr>
        <w:tabs>
          <w:tab w:val="num" w:pos="6480"/>
        </w:tabs>
        <w:ind w:left="6480" w:hanging="360"/>
      </w:pPr>
    </w:lvl>
  </w:abstractNum>
  <w:abstractNum w:abstractNumId="971" w15:restartNumberingAfterBreak="0">
    <w:nsid w:val="61D62252"/>
    <w:multiLevelType w:val="hybridMultilevel"/>
    <w:tmpl w:val="7EAADA20"/>
    <w:lvl w:ilvl="0" w:tplc="898C3024">
      <w:start w:val="1"/>
      <w:numFmt w:val="decimalEnclosedCircle"/>
      <w:lvlText w:val="%1"/>
      <w:lvlJc w:val="left"/>
      <w:pPr>
        <w:ind w:left="12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2" w15:restartNumberingAfterBreak="0">
    <w:nsid w:val="61F2541C"/>
    <w:multiLevelType w:val="hybridMultilevel"/>
    <w:tmpl w:val="50C27BFC"/>
    <w:lvl w:ilvl="0" w:tplc="DE8891C6">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3" w15:restartNumberingAfterBreak="0">
    <w:nsid w:val="61F96AE2"/>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4" w15:restartNumberingAfterBreak="0">
    <w:nsid w:val="623E2E75"/>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5" w15:restartNumberingAfterBreak="0">
    <w:nsid w:val="624C5C2B"/>
    <w:multiLevelType w:val="hybridMultilevel"/>
    <w:tmpl w:val="600ACD16"/>
    <w:lvl w:ilvl="0" w:tplc="43884DF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6" w15:restartNumberingAfterBreak="0">
    <w:nsid w:val="624E1346"/>
    <w:multiLevelType w:val="hybridMultilevel"/>
    <w:tmpl w:val="F92813BA"/>
    <w:lvl w:ilvl="0" w:tplc="5C48BAE8">
      <w:start w:val="1"/>
      <w:numFmt w:val="decimalEnclosedCircle"/>
      <w:lvlText w:val="%1"/>
      <w:lvlJc w:val="left"/>
      <w:pPr>
        <w:ind w:left="800" w:hanging="400"/>
      </w:pPr>
      <w:rPr>
        <w:rFonts w:ascii="굴림" w:hAnsi="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7" w15:restartNumberingAfterBreak="0">
    <w:nsid w:val="62605689"/>
    <w:multiLevelType w:val="hybridMultilevel"/>
    <w:tmpl w:val="32D43D2E"/>
    <w:lvl w:ilvl="0" w:tplc="4A4CD994">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8" w15:restartNumberingAfterBreak="0">
    <w:nsid w:val="626C04EC"/>
    <w:multiLevelType w:val="hybridMultilevel"/>
    <w:tmpl w:val="22E872D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9" w15:restartNumberingAfterBreak="0">
    <w:nsid w:val="626E6D2F"/>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0" w15:restartNumberingAfterBreak="0">
    <w:nsid w:val="627F6C84"/>
    <w:multiLevelType w:val="hybridMultilevel"/>
    <w:tmpl w:val="8654E06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1" w15:restartNumberingAfterBreak="0">
    <w:nsid w:val="62867535"/>
    <w:multiLevelType w:val="hybridMultilevel"/>
    <w:tmpl w:val="1BAC1614"/>
    <w:lvl w:ilvl="0" w:tplc="65947DCE">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2" w15:restartNumberingAfterBreak="0">
    <w:nsid w:val="62994362"/>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3" w15:restartNumberingAfterBreak="0">
    <w:nsid w:val="62D9659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4" w15:restartNumberingAfterBreak="0">
    <w:nsid w:val="62E36099"/>
    <w:multiLevelType w:val="hybridMultilevel"/>
    <w:tmpl w:val="10EEE7F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5" w15:restartNumberingAfterBreak="0">
    <w:nsid w:val="63016CF3"/>
    <w:multiLevelType w:val="hybridMultilevel"/>
    <w:tmpl w:val="CCA2FBB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6" w15:restartNumberingAfterBreak="0">
    <w:nsid w:val="6341091D"/>
    <w:multiLevelType w:val="hybridMultilevel"/>
    <w:tmpl w:val="A8204F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7" w15:restartNumberingAfterBreak="0">
    <w:nsid w:val="63614B4F"/>
    <w:multiLevelType w:val="hybridMultilevel"/>
    <w:tmpl w:val="B7B2AEF0"/>
    <w:lvl w:ilvl="0" w:tplc="504601F0">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8" w15:restartNumberingAfterBreak="0">
    <w:nsid w:val="638B0A72"/>
    <w:multiLevelType w:val="hybridMultilevel"/>
    <w:tmpl w:val="B576F04C"/>
    <w:lvl w:ilvl="0" w:tplc="089CBE54">
      <w:start w:val="1"/>
      <w:numFmt w:val="decimalEnclosedCircle"/>
      <w:lvlText w:val="%1"/>
      <w:lvlJc w:val="left"/>
      <w:pPr>
        <w:ind w:left="8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9" w15:restartNumberingAfterBreak="0">
    <w:nsid w:val="63A455BA"/>
    <w:multiLevelType w:val="hybridMultilevel"/>
    <w:tmpl w:val="355ECE16"/>
    <w:lvl w:ilvl="0" w:tplc="B7FAA0C8">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0" w15:restartNumberingAfterBreak="0">
    <w:nsid w:val="63C83E63"/>
    <w:multiLevelType w:val="hybridMultilevel"/>
    <w:tmpl w:val="945874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1" w15:restartNumberingAfterBreak="0">
    <w:nsid w:val="63D001A9"/>
    <w:multiLevelType w:val="hybridMultilevel"/>
    <w:tmpl w:val="E042004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2" w15:restartNumberingAfterBreak="0">
    <w:nsid w:val="63EF20C5"/>
    <w:multiLevelType w:val="hybridMultilevel"/>
    <w:tmpl w:val="0EE4BBC0"/>
    <w:lvl w:ilvl="0" w:tplc="39BE978E">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3" w15:restartNumberingAfterBreak="0">
    <w:nsid w:val="63F45EBC"/>
    <w:multiLevelType w:val="hybridMultilevel"/>
    <w:tmpl w:val="36887A6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4" w15:restartNumberingAfterBreak="0">
    <w:nsid w:val="640E459B"/>
    <w:multiLevelType w:val="hybridMultilevel"/>
    <w:tmpl w:val="2A2659C2"/>
    <w:lvl w:ilvl="0" w:tplc="A16640BC">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5" w15:restartNumberingAfterBreak="0">
    <w:nsid w:val="640F53B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6" w15:restartNumberingAfterBreak="0">
    <w:nsid w:val="641F38D8"/>
    <w:multiLevelType w:val="hybridMultilevel"/>
    <w:tmpl w:val="EA6CE3E6"/>
    <w:lvl w:ilvl="0" w:tplc="98BA96EE">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7" w15:restartNumberingAfterBreak="0">
    <w:nsid w:val="641F3BF6"/>
    <w:multiLevelType w:val="hybridMultilevel"/>
    <w:tmpl w:val="F22ACD0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8" w15:restartNumberingAfterBreak="0">
    <w:nsid w:val="64596940"/>
    <w:multiLevelType w:val="hybridMultilevel"/>
    <w:tmpl w:val="00EE1A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99" w15:restartNumberingAfterBreak="0">
    <w:nsid w:val="64612584"/>
    <w:multiLevelType w:val="hybridMultilevel"/>
    <w:tmpl w:val="CE7631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0" w15:restartNumberingAfterBreak="0">
    <w:nsid w:val="64A01435"/>
    <w:multiLevelType w:val="hybridMultilevel"/>
    <w:tmpl w:val="F3CEDC92"/>
    <w:lvl w:ilvl="0" w:tplc="BFF6B3F8">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1" w15:restartNumberingAfterBreak="0">
    <w:nsid w:val="64D17D9B"/>
    <w:multiLevelType w:val="hybridMultilevel"/>
    <w:tmpl w:val="D97881A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2" w15:restartNumberingAfterBreak="0">
    <w:nsid w:val="64DB639D"/>
    <w:multiLevelType w:val="hybridMultilevel"/>
    <w:tmpl w:val="4768C2D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3" w15:restartNumberingAfterBreak="0">
    <w:nsid w:val="65036FEA"/>
    <w:multiLevelType w:val="hybridMultilevel"/>
    <w:tmpl w:val="81B800D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04" w15:restartNumberingAfterBreak="0">
    <w:nsid w:val="651D545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5" w15:restartNumberingAfterBreak="0">
    <w:nsid w:val="653A4121"/>
    <w:multiLevelType w:val="hybridMultilevel"/>
    <w:tmpl w:val="90A0C2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6" w15:restartNumberingAfterBreak="0">
    <w:nsid w:val="656645BC"/>
    <w:multiLevelType w:val="hybridMultilevel"/>
    <w:tmpl w:val="27789F68"/>
    <w:lvl w:ilvl="0" w:tplc="AF0E2CC6">
      <w:start w:val="1"/>
      <w:numFmt w:val="decimalEnclosedCircle"/>
      <w:lvlText w:val="%1"/>
      <w:lvlJc w:val="left"/>
      <w:pPr>
        <w:ind w:left="800" w:hanging="400"/>
      </w:pPr>
      <w:rPr>
        <w:rFonts w:hint="eastAsia"/>
      </w:rPr>
    </w:lvl>
    <w:lvl w:ilvl="1" w:tplc="06FC5886">
      <w:numFmt w:val="bullet"/>
      <w:lvlText w:val="-"/>
      <w:lvlJc w:val="left"/>
      <w:pPr>
        <w:ind w:left="1160" w:hanging="360"/>
      </w:pPr>
      <w:rPr>
        <w:rFonts w:ascii="Arial" w:eastAsia="굴림" w:hAnsi="Arial" w:cs="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7" w15:restartNumberingAfterBreak="0">
    <w:nsid w:val="656B15D8"/>
    <w:multiLevelType w:val="hybridMultilevel"/>
    <w:tmpl w:val="6A9C77F0"/>
    <w:lvl w:ilvl="0" w:tplc="A77E082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8" w15:restartNumberingAfterBreak="0">
    <w:nsid w:val="657456E6"/>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09" w15:restartNumberingAfterBreak="0">
    <w:nsid w:val="658141A0"/>
    <w:multiLevelType w:val="hybridMultilevel"/>
    <w:tmpl w:val="FA60DFAC"/>
    <w:lvl w:ilvl="0" w:tplc="8352439C">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0" w15:restartNumberingAfterBreak="0">
    <w:nsid w:val="658730D3"/>
    <w:multiLevelType w:val="hybridMultilevel"/>
    <w:tmpl w:val="88F0F34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1" w15:restartNumberingAfterBreak="0">
    <w:nsid w:val="65966C90"/>
    <w:multiLevelType w:val="hybridMultilevel"/>
    <w:tmpl w:val="498E35E0"/>
    <w:lvl w:ilvl="0" w:tplc="19F8B86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2" w15:restartNumberingAfterBreak="0">
    <w:nsid w:val="65A110C5"/>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3" w15:restartNumberingAfterBreak="0">
    <w:nsid w:val="65A64DE8"/>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4" w15:restartNumberingAfterBreak="0">
    <w:nsid w:val="65B76470"/>
    <w:multiLevelType w:val="hybridMultilevel"/>
    <w:tmpl w:val="BDC0E16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5" w15:restartNumberingAfterBreak="0">
    <w:nsid w:val="65CF1618"/>
    <w:multiLevelType w:val="hybridMultilevel"/>
    <w:tmpl w:val="F2F2ED0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6" w15:restartNumberingAfterBreak="0">
    <w:nsid w:val="65F07AAB"/>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7" w15:restartNumberingAfterBreak="0">
    <w:nsid w:val="65FD61D2"/>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8" w15:restartNumberingAfterBreak="0">
    <w:nsid w:val="66157FC9"/>
    <w:multiLevelType w:val="hybridMultilevel"/>
    <w:tmpl w:val="4768C2D4"/>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19" w15:restartNumberingAfterBreak="0">
    <w:nsid w:val="6655140F"/>
    <w:multiLevelType w:val="hybridMultilevel"/>
    <w:tmpl w:val="89EA3A7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0" w15:restartNumberingAfterBreak="0">
    <w:nsid w:val="66A0423E"/>
    <w:multiLevelType w:val="hybridMultilevel"/>
    <w:tmpl w:val="1AB4CE8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1" w15:restartNumberingAfterBreak="0">
    <w:nsid w:val="66A06439"/>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2" w15:restartNumberingAfterBreak="0">
    <w:nsid w:val="66D13C31"/>
    <w:multiLevelType w:val="hybridMultilevel"/>
    <w:tmpl w:val="9B8CF5C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3" w15:restartNumberingAfterBreak="0">
    <w:nsid w:val="66F47CAB"/>
    <w:multiLevelType w:val="hybridMultilevel"/>
    <w:tmpl w:val="029A30B0"/>
    <w:lvl w:ilvl="0" w:tplc="9D58C08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4" w15:restartNumberingAfterBreak="0">
    <w:nsid w:val="6714384B"/>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5" w15:restartNumberingAfterBreak="0">
    <w:nsid w:val="67200BB8"/>
    <w:multiLevelType w:val="hybridMultilevel"/>
    <w:tmpl w:val="6E320E5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6" w15:restartNumberingAfterBreak="0">
    <w:nsid w:val="67336792"/>
    <w:multiLevelType w:val="hybridMultilevel"/>
    <w:tmpl w:val="99F6FE3A"/>
    <w:lvl w:ilvl="0" w:tplc="2EE43D88">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7" w15:restartNumberingAfterBreak="0">
    <w:nsid w:val="67742C7C"/>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8" w15:restartNumberingAfterBreak="0">
    <w:nsid w:val="677D7B30"/>
    <w:multiLevelType w:val="hybridMultilevel"/>
    <w:tmpl w:val="74F2F5DE"/>
    <w:lvl w:ilvl="0" w:tplc="C8760E02">
      <w:start w:val="7"/>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9" w15:restartNumberingAfterBreak="0">
    <w:nsid w:val="67BF62FB"/>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0" w15:restartNumberingAfterBreak="0">
    <w:nsid w:val="67C42315"/>
    <w:multiLevelType w:val="hybridMultilevel"/>
    <w:tmpl w:val="06344F3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31" w15:restartNumberingAfterBreak="0">
    <w:nsid w:val="67DC336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2" w15:restartNumberingAfterBreak="0">
    <w:nsid w:val="67DF2663"/>
    <w:multiLevelType w:val="hybridMultilevel"/>
    <w:tmpl w:val="DB40A584"/>
    <w:lvl w:ilvl="0" w:tplc="5828780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3" w15:restartNumberingAfterBreak="0">
    <w:nsid w:val="67EF7770"/>
    <w:multiLevelType w:val="hybridMultilevel"/>
    <w:tmpl w:val="03AE6CD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4" w15:restartNumberingAfterBreak="0">
    <w:nsid w:val="67FE47A8"/>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5" w15:restartNumberingAfterBreak="0">
    <w:nsid w:val="67FF7D89"/>
    <w:multiLevelType w:val="hybridMultilevel"/>
    <w:tmpl w:val="A48E76E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6" w15:restartNumberingAfterBreak="0">
    <w:nsid w:val="682A62D8"/>
    <w:multiLevelType w:val="hybridMultilevel"/>
    <w:tmpl w:val="AC0AADBC"/>
    <w:lvl w:ilvl="0" w:tplc="92EE1C20">
      <w:start w:val="1"/>
      <w:numFmt w:val="decimalEnclosedCircle"/>
      <w:lvlText w:val="%1"/>
      <w:lvlJc w:val="left"/>
      <w:pPr>
        <w:ind w:left="720" w:hanging="360"/>
      </w:pPr>
      <w:rPr>
        <w:rFonts w:ascii="굴림" w:hAnsi="굴림" w:cs="굴림"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7" w15:restartNumberingAfterBreak="0">
    <w:nsid w:val="683510D7"/>
    <w:multiLevelType w:val="hybridMultilevel"/>
    <w:tmpl w:val="5E22C7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8" w15:restartNumberingAfterBreak="0">
    <w:nsid w:val="684D2C51"/>
    <w:multiLevelType w:val="hybridMultilevel"/>
    <w:tmpl w:val="B344D9E2"/>
    <w:lvl w:ilvl="0" w:tplc="5BA0A260">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9" w15:restartNumberingAfterBreak="0">
    <w:nsid w:val="68A67292"/>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0" w15:restartNumberingAfterBreak="0">
    <w:nsid w:val="68A71B5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1" w15:restartNumberingAfterBreak="0">
    <w:nsid w:val="68AD70AD"/>
    <w:multiLevelType w:val="hybridMultilevel"/>
    <w:tmpl w:val="DCBA7B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2" w15:restartNumberingAfterBreak="0">
    <w:nsid w:val="68B35820"/>
    <w:multiLevelType w:val="hybridMultilevel"/>
    <w:tmpl w:val="0B18FAFC"/>
    <w:lvl w:ilvl="0" w:tplc="F59CE3E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3" w15:restartNumberingAfterBreak="0">
    <w:nsid w:val="68C63D83"/>
    <w:multiLevelType w:val="hybridMultilevel"/>
    <w:tmpl w:val="9F9CC78E"/>
    <w:lvl w:ilvl="0" w:tplc="0E0C26D6">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4" w15:restartNumberingAfterBreak="0">
    <w:nsid w:val="68EC79B2"/>
    <w:multiLevelType w:val="hybridMultilevel"/>
    <w:tmpl w:val="0CDCBB8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5" w15:restartNumberingAfterBreak="0">
    <w:nsid w:val="690F366C"/>
    <w:multiLevelType w:val="hybridMultilevel"/>
    <w:tmpl w:val="26529F90"/>
    <w:lvl w:ilvl="0" w:tplc="86DE8AD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6" w15:restartNumberingAfterBreak="0">
    <w:nsid w:val="69133CFB"/>
    <w:multiLevelType w:val="hybridMultilevel"/>
    <w:tmpl w:val="6B5417B8"/>
    <w:lvl w:ilvl="0" w:tplc="F3EA173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7" w15:restartNumberingAfterBreak="0">
    <w:nsid w:val="69233845"/>
    <w:multiLevelType w:val="hybridMultilevel"/>
    <w:tmpl w:val="7256D8B0"/>
    <w:lvl w:ilvl="0" w:tplc="606A4452">
      <w:start w:val="1"/>
      <w:numFmt w:val="decimalEnclosedCircle"/>
      <w:lvlText w:val="%1"/>
      <w:lvlJc w:val="left"/>
      <w:pPr>
        <w:ind w:left="800" w:hanging="400"/>
      </w:pPr>
      <w:rPr>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8" w15:restartNumberingAfterBreak="0">
    <w:nsid w:val="692A39A4"/>
    <w:multiLevelType w:val="hybridMultilevel"/>
    <w:tmpl w:val="18FA6E0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9" w15:restartNumberingAfterBreak="0">
    <w:nsid w:val="6A05018C"/>
    <w:multiLevelType w:val="hybridMultilevel"/>
    <w:tmpl w:val="F3C44856"/>
    <w:lvl w:ilvl="0" w:tplc="63FE654C">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0" w15:restartNumberingAfterBreak="0">
    <w:nsid w:val="6A225667"/>
    <w:multiLevelType w:val="hybridMultilevel"/>
    <w:tmpl w:val="0C4AC61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1" w15:restartNumberingAfterBreak="0">
    <w:nsid w:val="6A3A1099"/>
    <w:multiLevelType w:val="hybridMultilevel"/>
    <w:tmpl w:val="C1E03142"/>
    <w:lvl w:ilvl="0" w:tplc="1654E026">
      <w:start w:val="5"/>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2" w15:restartNumberingAfterBreak="0">
    <w:nsid w:val="6A521AA3"/>
    <w:multiLevelType w:val="hybridMultilevel"/>
    <w:tmpl w:val="4D508BE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3" w15:restartNumberingAfterBreak="0">
    <w:nsid w:val="6A5E5D17"/>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4" w15:restartNumberingAfterBreak="0">
    <w:nsid w:val="6AAA3DD2"/>
    <w:multiLevelType w:val="hybridMultilevel"/>
    <w:tmpl w:val="BA501B2C"/>
    <w:lvl w:ilvl="0" w:tplc="8374883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5" w15:restartNumberingAfterBreak="0">
    <w:nsid w:val="6AFA49AB"/>
    <w:multiLevelType w:val="hybridMultilevel"/>
    <w:tmpl w:val="6BFAD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6" w15:restartNumberingAfterBreak="0">
    <w:nsid w:val="6B090A7B"/>
    <w:multiLevelType w:val="hybridMultilevel"/>
    <w:tmpl w:val="6218BCF4"/>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7" w15:restartNumberingAfterBreak="0">
    <w:nsid w:val="6B0C7239"/>
    <w:multiLevelType w:val="hybridMultilevel"/>
    <w:tmpl w:val="9AEA784C"/>
    <w:lvl w:ilvl="0" w:tplc="AF0E2CC6">
      <w:start w:val="1"/>
      <w:numFmt w:val="decimalEnclosedCircle"/>
      <w:lvlText w:val="%1"/>
      <w:lvlJc w:val="left"/>
      <w:pPr>
        <w:ind w:left="800" w:hanging="40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58" w15:restartNumberingAfterBreak="0">
    <w:nsid w:val="6B39309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9" w15:restartNumberingAfterBreak="0">
    <w:nsid w:val="6B416242"/>
    <w:multiLevelType w:val="hybridMultilevel"/>
    <w:tmpl w:val="8EA6F1A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0" w15:restartNumberingAfterBreak="0">
    <w:nsid w:val="6B4870B4"/>
    <w:multiLevelType w:val="hybridMultilevel"/>
    <w:tmpl w:val="EFB47E3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61" w15:restartNumberingAfterBreak="0">
    <w:nsid w:val="6B5153BA"/>
    <w:multiLevelType w:val="hybridMultilevel"/>
    <w:tmpl w:val="FF0E5C1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2" w15:restartNumberingAfterBreak="0">
    <w:nsid w:val="6B601E02"/>
    <w:multiLevelType w:val="hybridMultilevel"/>
    <w:tmpl w:val="C3A4DC5E"/>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3" w15:restartNumberingAfterBreak="0">
    <w:nsid w:val="6B7941FD"/>
    <w:multiLevelType w:val="hybridMultilevel"/>
    <w:tmpl w:val="9DAAFB6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4" w15:restartNumberingAfterBreak="0">
    <w:nsid w:val="6B8F1DD3"/>
    <w:multiLevelType w:val="hybridMultilevel"/>
    <w:tmpl w:val="3C54D246"/>
    <w:lvl w:ilvl="0" w:tplc="46E42E38">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5" w15:restartNumberingAfterBreak="0">
    <w:nsid w:val="6BE9094B"/>
    <w:multiLevelType w:val="hybridMultilevel"/>
    <w:tmpl w:val="4A0642A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66" w15:restartNumberingAfterBreak="0">
    <w:nsid w:val="6BFB3911"/>
    <w:multiLevelType w:val="hybridMultilevel"/>
    <w:tmpl w:val="DD7445BE"/>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67" w15:restartNumberingAfterBreak="0">
    <w:nsid w:val="6C083CC0"/>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8" w15:restartNumberingAfterBreak="0">
    <w:nsid w:val="6C2806A5"/>
    <w:multiLevelType w:val="hybridMultilevel"/>
    <w:tmpl w:val="253A6DF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9" w15:restartNumberingAfterBreak="0">
    <w:nsid w:val="6C361341"/>
    <w:multiLevelType w:val="hybridMultilevel"/>
    <w:tmpl w:val="ABAA473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70" w15:restartNumberingAfterBreak="0">
    <w:nsid w:val="6C3C1600"/>
    <w:multiLevelType w:val="hybridMultilevel"/>
    <w:tmpl w:val="4DA4E87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1" w15:restartNumberingAfterBreak="0">
    <w:nsid w:val="6CC35312"/>
    <w:multiLevelType w:val="hybridMultilevel"/>
    <w:tmpl w:val="2C9CD06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2" w15:restartNumberingAfterBreak="0">
    <w:nsid w:val="6CC646E7"/>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3" w15:restartNumberingAfterBreak="0">
    <w:nsid w:val="6CCE7BC2"/>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4" w15:restartNumberingAfterBreak="0">
    <w:nsid w:val="6CEE29EC"/>
    <w:multiLevelType w:val="hybridMultilevel"/>
    <w:tmpl w:val="150A647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5" w15:restartNumberingAfterBreak="0">
    <w:nsid w:val="6D1B7FE0"/>
    <w:multiLevelType w:val="hybridMultilevel"/>
    <w:tmpl w:val="EE96B33E"/>
    <w:lvl w:ilvl="0" w:tplc="2E049C9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6" w15:restartNumberingAfterBreak="0">
    <w:nsid w:val="6D1C13D4"/>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7" w15:restartNumberingAfterBreak="0">
    <w:nsid w:val="6DA809D6"/>
    <w:multiLevelType w:val="hybridMultilevel"/>
    <w:tmpl w:val="F216E71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8" w15:restartNumberingAfterBreak="0">
    <w:nsid w:val="6DBE56EF"/>
    <w:multiLevelType w:val="hybridMultilevel"/>
    <w:tmpl w:val="09B248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79" w15:restartNumberingAfterBreak="0">
    <w:nsid w:val="6DC02401"/>
    <w:multiLevelType w:val="hybridMultilevel"/>
    <w:tmpl w:val="AEAA3606"/>
    <w:lvl w:ilvl="0" w:tplc="DB40B71E">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0" w15:restartNumberingAfterBreak="0">
    <w:nsid w:val="6DD41F16"/>
    <w:multiLevelType w:val="hybridMultilevel"/>
    <w:tmpl w:val="85905F82"/>
    <w:lvl w:ilvl="0" w:tplc="FFE0D73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1" w15:restartNumberingAfterBreak="0">
    <w:nsid w:val="6DE008BB"/>
    <w:multiLevelType w:val="hybridMultilevel"/>
    <w:tmpl w:val="9B8CF5C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2" w15:restartNumberingAfterBreak="0">
    <w:nsid w:val="6DF05809"/>
    <w:multiLevelType w:val="hybridMultilevel"/>
    <w:tmpl w:val="3004572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3" w15:restartNumberingAfterBreak="0">
    <w:nsid w:val="6DF7689A"/>
    <w:multiLevelType w:val="hybridMultilevel"/>
    <w:tmpl w:val="DCB6BC5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84" w15:restartNumberingAfterBreak="0">
    <w:nsid w:val="6DFC3AE1"/>
    <w:multiLevelType w:val="hybridMultilevel"/>
    <w:tmpl w:val="22F0A89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5" w15:restartNumberingAfterBreak="0">
    <w:nsid w:val="6DFE0AE3"/>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6" w15:restartNumberingAfterBreak="0">
    <w:nsid w:val="6E0C18A7"/>
    <w:multiLevelType w:val="hybridMultilevel"/>
    <w:tmpl w:val="B2A012EC"/>
    <w:lvl w:ilvl="0" w:tplc="DEB8D12A">
      <w:start w:val="1"/>
      <w:numFmt w:val="decimalEnclosedCircle"/>
      <w:lvlText w:val="%1"/>
      <w:lvlJc w:val="left"/>
      <w:pPr>
        <w:ind w:left="865" w:hanging="360"/>
      </w:pPr>
      <w:rPr>
        <w:rFonts w:hint="default"/>
        <w:color w:val="000000" w:themeColor="text1"/>
      </w:rPr>
    </w:lvl>
    <w:lvl w:ilvl="1" w:tplc="04090019" w:tentative="1">
      <w:start w:val="1"/>
      <w:numFmt w:val="upperLetter"/>
      <w:lvlText w:val="%2."/>
      <w:lvlJc w:val="left"/>
      <w:pPr>
        <w:ind w:left="1305" w:hanging="400"/>
      </w:pPr>
    </w:lvl>
    <w:lvl w:ilvl="2" w:tplc="0409001B" w:tentative="1">
      <w:start w:val="1"/>
      <w:numFmt w:val="lowerRoman"/>
      <w:lvlText w:val="%3."/>
      <w:lvlJc w:val="right"/>
      <w:pPr>
        <w:ind w:left="1705" w:hanging="400"/>
      </w:pPr>
    </w:lvl>
    <w:lvl w:ilvl="3" w:tplc="0409000F" w:tentative="1">
      <w:start w:val="1"/>
      <w:numFmt w:val="decimal"/>
      <w:lvlText w:val="%4."/>
      <w:lvlJc w:val="left"/>
      <w:pPr>
        <w:ind w:left="2105" w:hanging="400"/>
      </w:pPr>
    </w:lvl>
    <w:lvl w:ilvl="4" w:tplc="04090019" w:tentative="1">
      <w:start w:val="1"/>
      <w:numFmt w:val="upperLetter"/>
      <w:lvlText w:val="%5."/>
      <w:lvlJc w:val="left"/>
      <w:pPr>
        <w:ind w:left="2505" w:hanging="400"/>
      </w:pPr>
    </w:lvl>
    <w:lvl w:ilvl="5" w:tplc="0409001B" w:tentative="1">
      <w:start w:val="1"/>
      <w:numFmt w:val="lowerRoman"/>
      <w:lvlText w:val="%6."/>
      <w:lvlJc w:val="right"/>
      <w:pPr>
        <w:ind w:left="2905" w:hanging="400"/>
      </w:pPr>
    </w:lvl>
    <w:lvl w:ilvl="6" w:tplc="0409000F" w:tentative="1">
      <w:start w:val="1"/>
      <w:numFmt w:val="decimal"/>
      <w:lvlText w:val="%7."/>
      <w:lvlJc w:val="left"/>
      <w:pPr>
        <w:ind w:left="3305" w:hanging="400"/>
      </w:pPr>
    </w:lvl>
    <w:lvl w:ilvl="7" w:tplc="04090019" w:tentative="1">
      <w:start w:val="1"/>
      <w:numFmt w:val="upperLetter"/>
      <w:lvlText w:val="%8."/>
      <w:lvlJc w:val="left"/>
      <w:pPr>
        <w:ind w:left="3705" w:hanging="400"/>
      </w:pPr>
    </w:lvl>
    <w:lvl w:ilvl="8" w:tplc="0409001B" w:tentative="1">
      <w:start w:val="1"/>
      <w:numFmt w:val="lowerRoman"/>
      <w:lvlText w:val="%9."/>
      <w:lvlJc w:val="right"/>
      <w:pPr>
        <w:ind w:left="4105" w:hanging="400"/>
      </w:pPr>
    </w:lvl>
  </w:abstractNum>
  <w:abstractNum w:abstractNumId="1087" w15:restartNumberingAfterBreak="0">
    <w:nsid w:val="6E25411B"/>
    <w:multiLevelType w:val="hybridMultilevel"/>
    <w:tmpl w:val="DCD685E4"/>
    <w:lvl w:ilvl="0" w:tplc="5BC05664">
      <w:start w:val="1"/>
      <w:numFmt w:val="bullet"/>
      <w:lvlText w:val="•"/>
      <w:lvlJc w:val="left"/>
      <w:pPr>
        <w:ind w:left="1600" w:hanging="400"/>
      </w:pPr>
      <w:rPr>
        <w:rFonts w:ascii="Arial Unicode MS" w:eastAsia="Arial Unicode MS" w:hAnsi="Arial Unicode MS" w:hint="eastAsia"/>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088" w15:restartNumberingAfterBreak="0">
    <w:nsid w:val="6E3824EC"/>
    <w:multiLevelType w:val="hybridMultilevel"/>
    <w:tmpl w:val="5EF09F7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89" w15:restartNumberingAfterBreak="0">
    <w:nsid w:val="6E964FAD"/>
    <w:multiLevelType w:val="hybridMultilevel"/>
    <w:tmpl w:val="F14A289A"/>
    <w:lvl w:ilvl="0" w:tplc="883CD834">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0" w15:restartNumberingAfterBreak="0">
    <w:nsid w:val="6EBF60F8"/>
    <w:multiLevelType w:val="hybridMultilevel"/>
    <w:tmpl w:val="C25A6AC2"/>
    <w:lvl w:ilvl="0" w:tplc="33A81A7A">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1" w15:restartNumberingAfterBreak="0">
    <w:nsid w:val="6EDB0AF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2" w15:restartNumberingAfterBreak="0">
    <w:nsid w:val="6EF32D8F"/>
    <w:multiLevelType w:val="hybridMultilevel"/>
    <w:tmpl w:val="24B6D27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93" w15:restartNumberingAfterBreak="0">
    <w:nsid w:val="6F042A03"/>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4" w15:restartNumberingAfterBreak="0">
    <w:nsid w:val="6F113A37"/>
    <w:multiLevelType w:val="hybridMultilevel"/>
    <w:tmpl w:val="FD76287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95" w15:restartNumberingAfterBreak="0">
    <w:nsid w:val="6F6C4B08"/>
    <w:multiLevelType w:val="hybridMultilevel"/>
    <w:tmpl w:val="0998573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6" w15:restartNumberingAfterBreak="0">
    <w:nsid w:val="6F6C522B"/>
    <w:multiLevelType w:val="hybridMultilevel"/>
    <w:tmpl w:val="0DBA0BAA"/>
    <w:lvl w:ilvl="0" w:tplc="5BC05664">
      <w:start w:val="1"/>
      <w:numFmt w:val="bullet"/>
      <w:lvlText w:val="•"/>
      <w:lvlJc w:val="left"/>
      <w:pPr>
        <w:ind w:left="760" w:hanging="360"/>
      </w:pPr>
      <w:rPr>
        <w:rFonts w:ascii="Arial Unicode MS" w:eastAsia="Arial Unicode MS" w:hAnsi="Arial Unicode M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7" w15:restartNumberingAfterBreak="0">
    <w:nsid w:val="6F707248"/>
    <w:multiLevelType w:val="hybridMultilevel"/>
    <w:tmpl w:val="E77E629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8" w15:restartNumberingAfterBreak="0">
    <w:nsid w:val="6F7101F4"/>
    <w:multiLevelType w:val="hybridMultilevel"/>
    <w:tmpl w:val="18DCF1EA"/>
    <w:lvl w:ilvl="0" w:tplc="8F401A5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9" w15:restartNumberingAfterBreak="0">
    <w:nsid w:val="6F723C23"/>
    <w:multiLevelType w:val="hybridMultilevel"/>
    <w:tmpl w:val="AFD040C2"/>
    <w:lvl w:ilvl="0" w:tplc="13BA1EDA">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0" w15:restartNumberingAfterBreak="0">
    <w:nsid w:val="6F92119C"/>
    <w:multiLevelType w:val="hybridMultilevel"/>
    <w:tmpl w:val="630E94C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1" w15:restartNumberingAfterBreak="0">
    <w:nsid w:val="6FD63379"/>
    <w:multiLevelType w:val="hybridMultilevel"/>
    <w:tmpl w:val="C848F4EC"/>
    <w:lvl w:ilvl="0" w:tplc="C380846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2" w15:restartNumberingAfterBreak="0">
    <w:nsid w:val="7004156D"/>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3" w15:restartNumberingAfterBreak="0">
    <w:nsid w:val="701766F1"/>
    <w:multiLevelType w:val="hybridMultilevel"/>
    <w:tmpl w:val="D38C29B0"/>
    <w:lvl w:ilvl="0" w:tplc="3F7E1E26">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4" w15:restartNumberingAfterBreak="0">
    <w:nsid w:val="70177AB5"/>
    <w:multiLevelType w:val="hybridMultilevel"/>
    <w:tmpl w:val="7CEC0F0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5" w15:restartNumberingAfterBreak="0">
    <w:nsid w:val="703D237F"/>
    <w:multiLevelType w:val="hybridMultilevel"/>
    <w:tmpl w:val="F74E33FA"/>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6" w15:restartNumberingAfterBreak="0">
    <w:nsid w:val="7053723E"/>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7" w15:restartNumberingAfterBreak="0">
    <w:nsid w:val="70956681"/>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8" w15:restartNumberingAfterBreak="0">
    <w:nsid w:val="70BE700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09" w15:restartNumberingAfterBreak="0">
    <w:nsid w:val="70CA36D3"/>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0" w15:restartNumberingAfterBreak="0">
    <w:nsid w:val="70D97CFE"/>
    <w:multiLevelType w:val="hybridMultilevel"/>
    <w:tmpl w:val="B8F88C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1" w15:restartNumberingAfterBreak="0">
    <w:nsid w:val="70E1255F"/>
    <w:multiLevelType w:val="hybridMultilevel"/>
    <w:tmpl w:val="D7DA4B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2" w15:restartNumberingAfterBreak="0">
    <w:nsid w:val="70F41F51"/>
    <w:multiLevelType w:val="hybridMultilevel"/>
    <w:tmpl w:val="59AA4070"/>
    <w:lvl w:ilvl="0" w:tplc="C0B8F8AC">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3" w15:restartNumberingAfterBreak="0">
    <w:nsid w:val="70F82516"/>
    <w:multiLevelType w:val="hybridMultilevel"/>
    <w:tmpl w:val="D4344AD0"/>
    <w:lvl w:ilvl="0" w:tplc="A052D7EA">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4" w15:restartNumberingAfterBreak="0">
    <w:nsid w:val="70FB2BAA"/>
    <w:multiLevelType w:val="hybridMultilevel"/>
    <w:tmpl w:val="8E7E09B4"/>
    <w:lvl w:ilvl="0" w:tplc="9C2E050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5" w15:restartNumberingAfterBreak="0">
    <w:nsid w:val="711C0D9E"/>
    <w:multiLevelType w:val="hybridMultilevel"/>
    <w:tmpl w:val="B7E09236"/>
    <w:lvl w:ilvl="0" w:tplc="5C28D0E6">
      <w:start w:val="1"/>
      <w:numFmt w:val="decimalEnclosedCircle"/>
      <w:lvlText w:val="%1"/>
      <w:lvlJc w:val="left"/>
      <w:pPr>
        <w:ind w:left="1160" w:hanging="360"/>
      </w:pPr>
      <w:rPr>
        <w:rFonts w:ascii="굴림" w:hAnsi="굴림"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16" w15:restartNumberingAfterBreak="0">
    <w:nsid w:val="712849A2"/>
    <w:multiLevelType w:val="hybridMultilevel"/>
    <w:tmpl w:val="0EDA2A9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7" w15:restartNumberingAfterBreak="0">
    <w:nsid w:val="7143739F"/>
    <w:multiLevelType w:val="hybridMultilevel"/>
    <w:tmpl w:val="9E4AE2E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8" w15:restartNumberingAfterBreak="0">
    <w:nsid w:val="715804F6"/>
    <w:multiLevelType w:val="hybridMultilevel"/>
    <w:tmpl w:val="CBECBA3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19" w15:restartNumberingAfterBreak="0">
    <w:nsid w:val="715A4972"/>
    <w:multiLevelType w:val="hybridMultilevel"/>
    <w:tmpl w:val="A62C6CFA"/>
    <w:lvl w:ilvl="0" w:tplc="0600A89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0" w15:restartNumberingAfterBreak="0">
    <w:nsid w:val="715B7A09"/>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1" w15:restartNumberingAfterBreak="0">
    <w:nsid w:val="71675989"/>
    <w:multiLevelType w:val="hybridMultilevel"/>
    <w:tmpl w:val="EED28D0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2" w15:restartNumberingAfterBreak="0">
    <w:nsid w:val="71AD3B8B"/>
    <w:multiLevelType w:val="hybridMultilevel"/>
    <w:tmpl w:val="37CACFBA"/>
    <w:lvl w:ilvl="0" w:tplc="AB5C72C6">
      <w:start w:val="1"/>
      <w:numFmt w:val="decimalEnclosedCircle"/>
      <w:lvlText w:val="%1"/>
      <w:lvlJc w:val="left"/>
      <w:pPr>
        <w:ind w:left="760" w:hanging="360"/>
      </w:pPr>
      <w:rPr>
        <w:rFonts w:ascii="굴림" w:hAnsi="굴림" w:cs="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3" w15:restartNumberingAfterBreak="0">
    <w:nsid w:val="71BF6CE7"/>
    <w:multiLevelType w:val="hybridMultilevel"/>
    <w:tmpl w:val="8F508D0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24" w15:restartNumberingAfterBreak="0">
    <w:nsid w:val="71CE2E85"/>
    <w:multiLevelType w:val="hybridMultilevel"/>
    <w:tmpl w:val="B8F88C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5" w15:restartNumberingAfterBreak="0">
    <w:nsid w:val="71ED6F6A"/>
    <w:multiLevelType w:val="hybridMultilevel"/>
    <w:tmpl w:val="F6B8AE2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26" w15:restartNumberingAfterBreak="0">
    <w:nsid w:val="721565F6"/>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7" w15:restartNumberingAfterBreak="0">
    <w:nsid w:val="72671D04"/>
    <w:multiLevelType w:val="hybridMultilevel"/>
    <w:tmpl w:val="A372D896"/>
    <w:lvl w:ilvl="0" w:tplc="9936224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8" w15:restartNumberingAfterBreak="0">
    <w:nsid w:val="726F56CA"/>
    <w:multiLevelType w:val="hybridMultilevel"/>
    <w:tmpl w:val="09B248F2"/>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9" w15:restartNumberingAfterBreak="0">
    <w:nsid w:val="72A74452"/>
    <w:multiLevelType w:val="hybridMultilevel"/>
    <w:tmpl w:val="A58A3BA0"/>
    <w:lvl w:ilvl="0" w:tplc="01768A7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0" w15:restartNumberingAfterBreak="0">
    <w:nsid w:val="72D63CBF"/>
    <w:multiLevelType w:val="hybridMultilevel"/>
    <w:tmpl w:val="C56410A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1" w15:restartNumberingAfterBreak="0">
    <w:nsid w:val="72E64246"/>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2" w15:restartNumberingAfterBreak="0">
    <w:nsid w:val="72ED491F"/>
    <w:multiLevelType w:val="hybridMultilevel"/>
    <w:tmpl w:val="02783738"/>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33" w15:restartNumberingAfterBreak="0">
    <w:nsid w:val="730568D1"/>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4" w15:restartNumberingAfterBreak="0">
    <w:nsid w:val="733514A3"/>
    <w:multiLevelType w:val="hybridMultilevel"/>
    <w:tmpl w:val="945874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5" w15:restartNumberingAfterBreak="0">
    <w:nsid w:val="73393060"/>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6" w15:restartNumberingAfterBreak="0">
    <w:nsid w:val="739D19DE"/>
    <w:multiLevelType w:val="hybridMultilevel"/>
    <w:tmpl w:val="17D46DA0"/>
    <w:lvl w:ilvl="0" w:tplc="0E0C26D6">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7" w15:restartNumberingAfterBreak="0">
    <w:nsid w:val="73A84730"/>
    <w:multiLevelType w:val="hybridMultilevel"/>
    <w:tmpl w:val="3864AFCA"/>
    <w:lvl w:ilvl="0" w:tplc="64B6F3C6">
      <w:start w:val="1"/>
      <w:numFmt w:val="decimalEnclosedCircle"/>
      <w:lvlText w:val="%1"/>
      <w:lvlJc w:val="left"/>
      <w:pPr>
        <w:ind w:left="800" w:hanging="400"/>
      </w:pPr>
      <w:rPr>
        <w:rFonts w:ascii="굴림" w:hAnsi="굴림"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8" w15:restartNumberingAfterBreak="0">
    <w:nsid w:val="73AE2DAF"/>
    <w:multiLevelType w:val="hybridMultilevel"/>
    <w:tmpl w:val="A3F8FEB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9" w15:restartNumberingAfterBreak="0">
    <w:nsid w:val="73D6222B"/>
    <w:multiLevelType w:val="hybridMultilevel"/>
    <w:tmpl w:val="05781C54"/>
    <w:lvl w:ilvl="0" w:tplc="801060C8">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0" w15:restartNumberingAfterBreak="0">
    <w:nsid w:val="73E61959"/>
    <w:multiLevelType w:val="hybridMultilevel"/>
    <w:tmpl w:val="A168BE8A"/>
    <w:lvl w:ilvl="0" w:tplc="5E0C7690">
      <w:start w:val="1"/>
      <w:numFmt w:val="decimalEnclosedCircle"/>
      <w:lvlText w:val="%1"/>
      <w:lvlJc w:val="left"/>
      <w:pPr>
        <w:ind w:left="8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1" w15:restartNumberingAfterBreak="0">
    <w:nsid w:val="73F12D9A"/>
    <w:multiLevelType w:val="hybridMultilevel"/>
    <w:tmpl w:val="4A6685D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2" w15:restartNumberingAfterBreak="0">
    <w:nsid w:val="740074DC"/>
    <w:multiLevelType w:val="hybridMultilevel"/>
    <w:tmpl w:val="CAE2D142"/>
    <w:lvl w:ilvl="0" w:tplc="5BF89B3C">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3" w15:restartNumberingAfterBreak="0">
    <w:nsid w:val="743433D2"/>
    <w:multiLevelType w:val="hybridMultilevel"/>
    <w:tmpl w:val="C0EA5454"/>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4" w15:restartNumberingAfterBreak="0">
    <w:nsid w:val="743A15CF"/>
    <w:multiLevelType w:val="hybridMultilevel"/>
    <w:tmpl w:val="94B0AF22"/>
    <w:lvl w:ilvl="0" w:tplc="5AB4489E">
      <w:start w:val="1"/>
      <w:numFmt w:val="bullet"/>
      <w:pStyle w:val="1"/>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45" w15:restartNumberingAfterBreak="0">
    <w:nsid w:val="744003A8"/>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6" w15:restartNumberingAfterBreak="0">
    <w:nsid w:val="74407CFF"/>
    <w:multiLevelType w:val="hybridMultilevel"/>
    <w:tmpl w:val="2670190A"/>
    <w:lvl w:ilvl="0" w:tplc="0FEE5A9E">
      <w:start w:val="1"/>
      <w:numFmt w:val="decimalEnclosedCircle"/>
      <w:lvlText w:val="%1"/>
      <w:lvlJc w:val="left"/>
      <w:pPr>
        <w:ind w:left="800" w:hanging="400"/>
      </w:pPr>
      <w:rPr>
        <w:rFonts w:hint="eastAsia"/>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7" w15:restartNumberingAfterBreak="0">
    <w:nsid w:val="7460528B"/>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8" w15:restartNumberingAfterBreak="0">
    <w:nsid w:val="746341E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9" w15:restartNumberingAfterBreak="0">
    <w:nsid w:val="746C1597"/>
    <w:multiLevelType w:val="hybridMultilevel"/>
    <w:tmpl w:val="6A8ABB5C"/>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50" w15:restartNumberingAfterBreak="0">
    <w:nsid w:val="747A4A11"/>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1" w15:restartNumberingAfterBreak="0">
    <w:nsid w:val="74B4799B"/>
    <w:multiLevelType w:val="hybridMultilevel"/>
    <w:tmpl w:val="3CDE7C6E"/>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2" w15:restartNumberingAfterBreak="0">
    <w:nsid w:val="74D27FAE"/>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3" w15:restartNumberingAfterBreak="0">
    <w:nsid w:val="74D556BB"/>
    <w:multiLevelType w:val="hybridMultilevel"/>
    <w:tmpl w:val="126284CC"/>
    <w:lvl w:ilvl="0" w:tplc="6640340C">
      <w:start w:val="1"/>
      <w:numFmt w:val="decimalEnclosedCircle"/>
      <w:lvlText w:val="%1"/>
      <w:lvlJc w:val="left"/>
      <w:pPr>
        <w:ind w:left="720" w:hanging="360"/>
      </w:pPr>
      <w:rPr>
        <w:rFonts w:ascii="굴림" w:hAnsi="굴림" w:cs="굴림"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4" w15:restartNumberingAfterBreak="0">
    <w:nsid w:val="74D55A88"/>
    <w:multiLevelType w:val="hybridMultilevel"/>
    <w:tmpl w:val="4372E7F6"/>
    <w:lvl w:ilvl="0" w:tplc="5BC05664">
      <w:start w:val="1"/>
      <w:numFmt w:val="bullet"/>
      <w:lvlText w:val="•"/>
      <w:lvlJc w:val="left"/>
      <w:pPr>
        <w:ind w:left="760" w:hanging="360"/>
      </w:pPr>
      <w:rPr>
        <w:rFonts w:ascii="Arial Unicode MS" w:eastAsia="Arial Unicode MS" w:hAnsi="Arial Unicode MS" w:hint="eastAsia"/>
      </w:rPr>
    </w:lvl>
    <w:lvl w:ilvl="1" w:tplc="5088CD90">
      <w:start w:val="1"/>
      <w:numFmt w:val="decimalEnclosedCircle"/>
      <w:lvlText w:val="%2"/>
      <w:lvlJc w:val="left"/>
      <w:pPr>
        <w:ind w:left="1160" w:hanging="360"/>
      </w:pPr>
      <w:rPr>
        <w:rFonts w:eastAsia="함초롬바탕" w:hAnsi="함초롬바탕" w:cs="함초롬바탕" w:hint="default"/>
        <w:color w:val="FF0000"/>
      </w:rPr>
    </w:lvl>
    <w:lvl w:ilvl="2" w:tplc="8DAC8D58">
      <w:start w:val="4"/>
      <w:numFmt w:val="bullet"/>
      <w:lvlText w:val="※"/>
      <w:lvlJc w:val="left"/>
      <w:pPr>
        <w:ind w:left="1560" w:hanging="360"/>
      </w:pPr>
      <w:rPr>
        <w:rFonts w:ascii="굴림" w:eastAsia="굴림" w:hAnsi="굴림" w:cs="Arial" w:hint="eastAsia"/>
        <w:color w:val="00B050"/>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5" w15:restartNumberingAfterBreak="0">
    <w:nsid w:val="74D8618D"/>
    <w:multiLevelType w:val="hybridMultilevel"/>
    <w:tmpl w:val="333E2BF0"/>
    <w:lvl w:ilvl="0" w:tplc="9DBE23E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6" w15:restartNumberingAfterBreak="0">
    <w:nsid w:val="74F945A1"/>
    <w:multiLevelType w:val="hybridMultilevel"/>
    <w:tmpl w:val="E5601EDA"/>
    <w:lvl w:ilvl="0" w:tplc="9522C91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7" w15:restartNumberingAfterBreak="0">
    <w:nsid w:val="75047328"/>
    <w:multiLevelType w:val="hybridMultilevel"/>
    <w:tmpl w:val="A6F8071A"/>
    <w:lvl w:ilvl="0" w:tplc="A9688504">
      <w:start w:val="1"/>
      <w:numFmt w:val="decimalEnclosedCircle"/>
      <w:lvlText w:val="%1"/>
      <w:lvlJc w:val="left"/>
      <w:pPr>
        <w:ind w:left="760" w:hanging="36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8" w15:restartNumberingAfterBreak="0">
    <w:nsid w:val="75127761"/>
    <w:multiLevelType w:val="hybridMultilevel"/>
    <w:tmpl w:val="4BF66C8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9" w15:restartNumberingAfterBreak="0">
    <w:nsid w:val="75656333"/>
    <w:multiLevelType w:val="hybridMultilevel"/>
    <w:tmpl w:val="E3A4BC0C"/>
    <w:lvl w:ilvl="0" w:tplc="C3E84FA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0" w15:restartNumberingAfterBreak="0">
    <w:nsid w:val="757014BA"/>
    <w:multiLevelType w:val="hybridMultilevel"/>
    <w:tmpl w:val="3108712C"/>
    <w:lvl w:ilvl="0" w:tplc="30B6408A">
      <w:start w:val="1"/>
      <w:numFmt w:val="decimalEnclosedCircle"/>
      <w:lvlText w:val="%1"/>
      <w:lvlJc w:val="left"/>
      <w:pPr>
        <w:ind w:left="720" w:hanging="360"/>
      </w:pPr>
      <w:rPr>
        <w:rFonts w:ascii="굴림" w:hAnsi="굴림" w:cs="굴림"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1" w15:restartNumberingAfterBreak="0">
    <w:nsid w:val="75771EFA"/>
    <w:multiLevelType w:val="hybridMultilevel"/>
    <w:tmpl w:val="3A3686E6"/>
    <w:lvl w:ilvl="0" w:tplc="5BC05664">
      <w:start w:val="1"/>
      <w:numFmt w:val="bullet"/>
      <w:lvlText w:val="•"/>
      <w:lvlJc w:val="left"/>
      <w:pPr>
        <w:ind w:left="1109" w:hanging="400"/>
      </w:pPr>
      <w:rPr>
        <w:rFonts w:ascii="Arial Unicode MS" w:eastAsia="Arial Unicode MS" w:hAnsi="Arial Unicode MS"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62" w15:restartNumberingAfterBreak="0">
    <w:nsid w:val="75B0265A"/>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3" w15:restartNumberingAfterBreak="0">
    <w:nsid w:val="75BA235F"/>
    <w:multiLevelType w:val="hybridMultilevel"/>
    <w:tmpl w:val="352EAFB4"/>
    <w:lvl w:ilvl="0" w:tplc="49DC0BE0">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4" w15:restartNumberingAfterBreak="0">
    <w:nsid w:val="75D55076"/>
    <w:multiLevelType w:val="hybridMultilevel"/>
    <w:tmpl w:val="293AFD28"/>
    <w:lvl w:ilvl="0" w:tplc="97EE1E62">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5" w15:restartNumberingAfterBreak="0">
    <w:nsid w:val="75FD4841"/>
    <w:multiLevelType w:val="hybridMultilevel"/>
    <w:tmpl w:val="35346E76"/>
    <w:lvl w:ilvl="0" w:tplc="1522F90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6" w15:restartNumberingAfterBreak="0">
    <w:nsid w:val="76375D31"/>
    <w:multiLevelType w:val="hybridMultilevel"/>
    <w:tmpl w:val="C7385C38"/>
    <w:lvl w:ilvl="0" w:tplc="2CE6E840">
      <w:start w:val="1"/>
      <w:numFmt w:val="decimalEnclosedCircle"/>
      <w:lvlText w:val="%1"/>
      <w:lvlJc w:val="left"/>
      <w:pPr>
        <w:ind w:left="1200" w:hanging="400"/>
      </w:pPr>
      <w:rPr>
        <w:color w:val="FF000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67" w15:restartNumberingAfterBreak="0">
    <w:nsid w:val="76421998"/>
    <w:multiLevelType w:val="hybridMultilevel"/>
    <w:tmpl w:val="3D9C04FE"/>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8" w15:restartNumberingAfterBreak="0">
    <w:nsid w:val="76991280"/>
    <w:multiLevelType w:val="hybridMultilevel"/>
    <w:tmpl w:val="CD4A056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9" w15:restartNumberingAfterBreak="0">
    <w:nsid w:val="76B00207"/>
    <w:multiLevelType w:val="hybridMultilevel"/>
    <w:tmpl w:val="B68CB0EE"/>
    <w:lvl w:ilvl="0" w:tplc="0BA06CD2">
      <w:start w:val="1"/>
      <w:numFmt w:val="decimalEnclosedCircle"/>
      <w:pStyle w:val="10"/>
      <w:lvlText w:val="%1"/>
      <w:lvlJc w:val="left"/>
      <w:pPr>
        <w:ind w:left="1160" w:hanging="360"/>
      </w:pPr>
      <w:rPr>
        <w:rFonts w:eastAsia="함초롬바탕" w:hAnsi="함초롬바탕" w:cs="함초롬바탕"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0" w15:restartNumberingAfterBreak="0">
    <w:nsid w:val="76B66EF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1" w15:restartNumberingAfterBreak="0">
    <w:nsid w:val="76C83B6A"/>
    <w:multiLevelType w:val="hybridMultilevel"/>
    <w:tmpl w:val="8654E06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2" w15:restartNumberingAfterBreak="0">
    <w:nsid w:val="76DC2B2D"/>
    <w:multiLevelType w:val="hybridMultilevel"/>
    <w:tmpl w:val="3DF2B9D4"/>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3" w15:restartNumberingAfterBreak="0">
    <w:nsid w:val="76EF1365"/>
    <w:multiLevelType w:val="hybridMultilevel"/>
    <w:tmpl w:val="705258AC"/>
    <w:lvl w:ilvl="0" w:tplc="21761B9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4" w15:restartNumberingAfterBreak="0">
    <w:nsid w:val="77000B91"/>
    <w:multiLevelType w:val="hybridMultilevel"/>
    <w:tmpl w:val="F03A6E42"/>
    <w:lvl w:ilvl="0" w:tplc="B29A3B4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5" w15:restartNumberingAfterBreak="0">
    <w:nsid w:val="771D77AD"/>
    <w:multiLevelType w:val="hybridMultilevel"/>
    <w:tmpl w:val="3E66453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6" w15:restartNumberingAfterBreak="0">
    <w:nsid w:val="77280679"/>
    <w:multiLevelType w:val="hybridMultilevel"/>
    <w:tmpl w:val="13E8EF72"/>
    <w:lvl w:ilvl="0" w:tplc="13E44F20">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7" w15:restartNumberingAfterBreak="0">
    <w:nsid w:val="77287B5D"/>
    <w:multiLevelType w:val="hybridMultilevel"/>
    <w:tmpl w:val="F12473A6"/>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8" w15:restartNumberingAfterBreak="0">
    <w:nsid w:val="77402BC0"/>
    <w:multiLevelType w:val="hybridMultilevel"/>
    <w:tmpl w:val="3D041E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9" w15:restartNumberingAfterBreak="0">
    <w:nsid w:val="774A1A99"/>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0" w15:restartNumberingAfterBreak="0">
    <w:nsid w:val="775F41BF"/>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1" w15:restartNumberingAfterBreak="0">
    <w:nsid w:val="77640F5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2" w15:restartNumberingAfterBreak="0">
    <w:nsid w:val="77CE71BD"/>
    <w:multiLevelType w:val="hybridMultilevel"/>
    <w:tmpl w:val="B9FC772C"/>
    <w:lvl w:ilvl="0" w:tplc="4908151E">
      <w:start w:val="1"/>
      <w:numFmt w:val="decimalEnclosedCircle"/>
      <w:lvlText w:val="%1"/>
      <w:lvlJc w:val="left"/>
      <w:pPr>
        <w:ind w:left="800" w:hanging="400"/>
      </w:pPr>
      <w:rPr>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3" w15:restartNumberingAfterBreak="0">
    <w:nsid w:val="77EA2942"/>
    <w:multiLevelType w:val="hybridMultilevel"/>
    <w:tmpl w:val="0E38DDDE"/>
    <w:lvl w:ilvl="0" w:tplc="9B7EBE24">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4" w15:restartNumberingAfterBreak="0">
    <w:nsid w:val="77F3696D"/>
    <w:multiLevelType w:val="hybridMultilevel"/>
    <w:tmpl w:val="9174A4A4"/>
    <w:lvl w:ilvl="0" w:tplc="95160C6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5" w15:restartNumberingAfterBreak="0">
    <w:nsid w:val="780245A3"/>
    <w:multiLevelType w:val="hybridMultilevel"/>
    <w:tmpl w:val="9F760E5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6" w15:restartNumberingAfterBreak="0">
    <w:nsid w:val="782D159E"/>
    <w:multiLevelType w:val="hybridMultilevel"/>
    <w:tmpl w:val="8CA03D5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87" w15:restartNumberingAfterBreak="0">
    <w:nsid w:val="7830230D"/>
    <w:multiLevelType w:val="hybridMultilevel"/>
    <w:tmpl w:val="B04A8D5C"/>
    <w:lvl w:ilvl="0" w:tplc="A4B8B718">
      <w:start w:val="1"/>
      <w:numFmt w:val="decimalEnclosedCircle"/>
      <w:lvlText w:val="%1"/>
      <w:lvlJc w:val="left"/>
      <w:pPr>
        <w:ind w:left="720" w:hanging="360"/>
      </w:pPr>
      <w:rPr>
        <w:rFonts w:ascii="굴림" w:hAnsi="굴림" w:cs="굴림"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8" w15:restartNumberingAfterBreak="0">
    <w:nsid w:val="783F4CD4"/>
    <w:multiLevelType w:val="hybridMultilevel"/>
    <w:tmpl w:val="BF4A11E0"/>
    <w:lvl w:ilvl="0" w:tplc="20EC5B78">
      <w:start w:val="1"/>
      <w:numFmt w:val="bullet"/>
      <w:lvlText w:val="•"/>
      <w:lvlJc w:val="left"/>
      <w:pPr>
        <w:ind w:left="800" w:hanging="400"/>
      </w:pPr>
      <w:rPr>
        <w:rFonts w:ascii="Arial Unicode MS" w:eastAsia="Arial Unicode MS" w:hAnsi="Arial Unicode MS"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89" w15:restartNumberingAfterBreak="0">
    <w:nsid w:val="7851005A"/>
    <w:multiLevelType w:val="hybridMultilevel"/>
    <w:tmpl w:val="34421F76"/>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90" w15:restartNumberingAfterBreak="0">
    <w:nsid w:val="78A1042A"/>
    <w:multiLevelType w:val="hybridMultilevel"/>
    <w:tmpl w:val="0A1C3C26"/>
    <w:lvl w:ilvl="0" w:tplc="5BC05664">
      <w:start w:val="1"/>
      <w:numFmt w:val="bullet"/>
      <w:lvlText w:val="•"/>
      <w:lvlJc w:val="left"/>
      <w:pPr>
        <w:ind w:left="800" w:hanging="400"/>
      </w:pPr>
      <w:rPr>
        <w:rFonts w:ascii="Arial Unicode MS" w:eastAsia="Arial Unicode MS" w:hAnsi="Arial Unicode MS"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91" w15:restartNumberingAfterBreak="0">
    <w:nsid w:val="78A47B48"/>
    <w:multiLevelType w:val="hybridMultilevel"/>
    <w:tmpl w:val="99F6FE3A"/>
    <w:lvl w:ilvl="0" w:tplc="2EE43D88">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2" w15:restartNumberingAfterBreak="0">
    <w:nsid w:val="78BC1EA6"/>
    <w:multiLevelType w:val="hybridMultilevel"/>
    <w:tmpl w:val="0E204BE6"/>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3" w15:restartNumberingAfterBreak="0">
    <w:nsid w:val="78D836C1"/>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4" w15:restartNumberingAfterBreak="0">
    <w:nsid w:val="78F517FC"/>
    <w:multiLevelType w:val="hybridMultilevel"/>
    <w:tmpl w:val="9E6637C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5" w15:restartNumberingAfterBreak="0">
    <w:nsid w:val="78F765A8"/>
    <w:multiLevelType w:val="hybridMultilevel"/>
    <w:tmpl w:val="3E989C3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6" w15:restartNumberingAfterBreak="0">
    <w:nsid w:val="7901708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7" w15:restartNumberingAfterBreak="0">
    <w:nsid w:val="790E5545"/>
    <w:multiLevelType w:val="hybridMultilevel"/>
    <w:tmpl w:val="224E5F42"/>
    <w:lvl w:ilvl="0" w:tplc="7F36C012">
      <w:start w:val="7"/>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8" w15:restartNumberingAfterBreak="0">
    <w:nsid w:val="79200A34"/>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9" w15:restartNumberingAfterBreak="0">
    <w:nsid w:val="792C6A2B"/>
    <w:multiLevelType w:val="hybridMultilevel"/>
    <w:tmpl w:val="7FAECCAC"/>
    <w:lvl w:ilvl="0" w:tplc="5BC05664">
      <w:start w:val="1"/>
      <w:numFmt w:val="bullet"/>
      <w:lvlText w:val="•"/>
      <w:lvlJc w:val="left"/>
      <w:pPr>
        <w:ind w:left="800" w:hanging="400"/>
      </w:pPr>
      <w:rPr>
        <w:rFonts w:ascii="Arial Unicode MS" w:eastAsia="Arial Unicode MS" w:hAnsi="Arial Unicode MS" w:hint="eastAsia"/>
      </w:rPr>
    </w:lvl>
    <w:lvl w:ilvl="1" w:tplc="5BC05664">
      <w:start w:val="1"/>
      <w:numFmt w:val="bullet"/>
      <w:lvlText w:val="•"/>
      <w:lvlJc w:val="left"/>
      <w:pPr>
        <w:ind w:left="1200" w:hanging="400"/>
      </w:pPr>
      <w:rPr>
        <w:rFonts w:ascii="Arial Unicode MS" w:eastAsia="Arial Unicode MS" w:hAnsi="Arial Unicode MS"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00" w15:restartNumberingAfterBreak="0">
    <w:nsid w:val="793C5544"/>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1" w15:restartNumberingAfterBreak="0">
    <w:nsid w:val="79464E5C"/>
    <w:multiLevelType w:val="hybridMultilevel"/>
    <w:tmpl w:val="E8B633AA"/>
    <w:lvl w:ilvl="0" w:tplc="9EFEDDAE">
      <w:start w:val="5"/>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2" w15:restartNumberingAfterBreak="0">
    <w:nsid w:val="79533094"/>
    <w:multiLevelType w:val="hybridMultilevel"/>
    <w:tmpl w:val="95A463A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3" w15:restartNumberingAfterBreak="0">
    <w:nsid w:val="796A36E8"/>
    <w:multiLevelType w:val="hybridMultilevel"/>
    <w:tmpl w:val="298AD80E"/>
    <w:lvl w:ilvl="0" w:tplc="4DEA84E0">
      <w:start w:val="9"/>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4" w15:restartNumberingAfterBreak="0">
    <w:nsid w:val="79992597"/>
    <w:multiLevelType w:val="hybridMultilevel"/>
    <w:tmpl w:val="B4AE0C4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5" w15:restartNumberingAfterBreak="0">
    <w:nsid w:val="799B0C40"/>
    <w:multiLevelType w:val="hybridMultilevel"/>
    <w:tmpl w:val="6F88136C"/>
    <w:lvl w:ilvl="0" w:tplc="72105C9A">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6" w15:restartNumberingAfterBreak="0">
    <w:nsid w:val="79C13C1B"/>
    <w:multiLevelType w:val="hybridMultilevel"/>
    <w:tmpl w:val="C16868E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7" w15:restartNumberingAfterBreak="0">
    <w:nsid w:val="79CF45D6"/>
    <w:multiLevelType w:val="hybridMultilevel"/>
    <w:tmpl w:val="4AC600EA"/>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08" w15:restartNumberingAfterBreak="0">
    <w:nsid w:val="79F20790"/>
    <w:multiLevelType w:val="hybridMultilevel"/>
    <w:tmpl w:val="0BC01580"/>
    <w:lvl w:ilvl="0" w:tplc="28F00798">
      <w:start w:val="1"/>
      <w:numFmt w:val="decimalEnclosedCircle"/>
      <w:lvlText w:val="%1"/>
      <w:lvlJc w:val="left"/>
      <w:pPr>
        <w:ind w:left="760" w:hanging="360"/>
      </w:pPr>
      <w:rPr>
        <w:rFonts w:ascii="굴림" w:hAnsi="굴림"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9" w15:restartNumberingAfterBreak="0">
    <w:nsid w:val="7A0F56DE"/>
    <w:multiLevelType w:val="hybridMultilevel"/>
    <w:tmpl w:val="73563D22"/>
    <w:lvl w:ilvl="0" w:tplc="A1BAEF7C">
      <w:start w:val="1"/>
      <w:numFmt w:val="decimalEnclosedCircle"/>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10" w15:restartNumberingAfterBreak="0">
    <w:nsid w:val="7A4F0260"/>
    <w:multiLevelType w:val="hybridMultilevel"/>
    <w:tmpl w:val="8B9AF5B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1" w15:restartNumberingAfterBreak="0">
    <w:nsid w:val="7A79372F"/>
    <w:multiLevelType w:val="hybridMultilevel"/>
    <w:tmpl w:val="0418666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2" w15:restartNumberingAfterBreak="0">
    <w:nsid w:val="7A9166E8"/>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3" w15:restartNumberingAfterBreak="0">
    <w:nsid w:val="7AD040A4"/>
    <w:multiLevelType w:val="hybridMultilevel"/>
    <w:tmpl w:val="1DE8A0E6"/>
    <w:lvl w:ilvl="0" w:tplc="80FCDCC4">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4" w15:restartNumberingAfterBreak="0">
    <w:nsid w:val="7ADB7C1A"/>
    <w:multiLevelType w:val="hybridMultilevel"/>
    <w:tmpl w:val="762E50EC"/>
    <w:lvl w:ilvl="0" w:tplc="169A86A6">
      <w:start w:val="3"/>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5" w15:restartNumberingAfterBreak="0">
    <w:nsid w:val="7ADF1DCF"/>
    <w:multiLevelType w:val="hybridMultilevel"/>
    <w:tmpl w:val="688AD3E2"/>
    <w:lvl w:ilvl="0" w:tplc="30885484">
      <w:start w:val="1"/>
      <w:numFmt w:val="bullet"/>
      <w:lvlText w:val="•"/>
      <w:lvlJc w:val="left"/>
      <w:pPr>
        <w:ind w:left="800" w:hanging="400"/>
      </w:pPr>
      <w:rPr>
        <w:rFonts w:ascii="Arial Unicode MS" w:eastAsia="Arial Unicode MS" w:hAnsi="Arial Unicode MS"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16" w15:restartNumberingAfterBreak="0">
    <w:nsid w:val="7AE97F9A"/>
    <w:multiLevelType w:val="hybridMultilevel"/>
    <w:tmpl w:val="0B701BE8"/>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7" w15:restartNumberingAfterBreak="0">
    <w:nsid w:val="7B217938"/>
    <w:multiLevelType w:val="hybridMultilevel"/>
    <w:tmpl w:val="725A3F6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8" w15:restartNumberingAfterBreak="0">
    <w:nsid w:val="7B387796"/>
    <w:multiLevelType w:val="hybridMultilevel"/>
    <w:tmpl w:val="628067F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9" w15:restartNumberingAfterBreak="0">
    <w:nsid w:val="7B3A30BB"/>
    <w:multiLevelType w:val="hybridMultilevel"/>
    <w:tmpl w:val="73C852D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0" w15:restartNumberingAfterBreak="0">
    <w:nsid w:val="7B3D1C64"/>
    <w:multiLevelType w:val="hybridMultilevel"/>
    <w:tmpl w:val="CF9630F0"/>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1" w15:restartNumberingAfterBreak="0">
    <w:nsid w:val="7B414DC5"/>
    <w:multiLevelType w:val="hybridMultilevel"/>
    <w:tmpl w:val="F6FA74A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2" w15:restartNumberingAfterBreak="0">
    <w:nsid w:val="7B4D159B"/>
    <w:multiLevelType w:val="hybridMultilevel"/>
    <w:tmpl w:val="F7227570"/>
    <w:lvl w:ilvl="0" w:tplc="B3C89E28">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3" w15:restartNumberingAfterBreak="0">
    <w:nsid w:val="7B4D7EC0"/>
    <w:multiLevelType w:val="hybridMultilevel"/>
    <w:tmpl w:val="D21271A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4" w15:restartNumberingAfterBreak="0">
    <w:nsid w:val="7B622E54"/>
    <w:multiLevelType w:val="hybridMultilevel"/>
    <w:tmpl w:val="17D46DA0"/>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5" w15:restartNumberingAfterBreak="0">
    <w:nsid w:val="7B77488F"/>
    <w:multiLevelType w:val="hybridMultilevel"/>
    <w:tmpl w:val="C9881E4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6" w15:restartNumberingAfterBreak="0">
    <w:nsid w:val="7B7A51CC"/>
    <w:multiLevelType w:val="hybridMultilevel"/>
    <w:tmpl w:val="A652329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7" w15:restartNumberingAfterBreak="0">
    <w:nsid w:val="7BD57D28"/>
    <w:multiLevelType w:val="hybridMultilevel"/>
    <w:tmpl w:val="D3DEA4A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8" w15:restartNumberingAfterBreak="0">
    <w:nsid w:val="7BE1374A"/>
    <w:multiLevelType w:val="hybridMultilevel"/>
    <w:tmpl w:val="3F66B610"/>
    <w:lvl w:ilvl="0" w:tplc="CB6C6EE2">
      <w:start w:val="1"/>
      <w:numFmt w:val="decimalEnclosedCircle"/>
      <w:lvlText w:val="%1"/>
      <w:lvlJc w:val="left"/>
      <w:pPr>
        <w:ind w:left="760" w:hanging="360"/>
      </w:pPr>
      <w:rPr>
        <w:rFonts w:ascii="굴림" w:hAnsi="굴림" w:cs="굴림" w:hint="default"/>
        <w:color w:val="FF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9" w15:restartNumberingAfterBreak="0">
    <w:nsid w:val="7BEA0694"/>
    <w:multiLevelType w:val="hybridMultilevel"/>
    <w:tmpl w:val="FBAE107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0" w15:restartNumberingAfterBreak="0">
    <w:nsid w:val="7BEF549B"/>
    <w:multiLevelType w:val="hybridMultilevel"/>
    <w:tmpl w:val="6AF6B6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1" w15:restartNumberingAfterBreak="0">
    <w:nsid w:val="7BFF2B2A"/>
    <w:multiLevelType w:val="hybridMultilevel"/>
    <w:tmpl w:val="61989EB8"/>
    <w:lvl w:ilvl="0" w:tplc="1D5A85C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2" w15:restartNumberingAfterBreak="0">
    <w:nsid w:val="7C192D87"/>
    <w:multiLevelType w:val="hybridMultilevel"/>
    <w:tmpl w:val="8F46F2AA"/>
    <w:lvl w:ilvl="0" w:tplc="A300B302">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3" w15:restartNumberingAfterBreak="0">
    <w:nsid w:val="7C690BE4"/>
    <w:multiLevelType w:val="hybridMultilevel"/>
    <w:tmpl w:val="BB0671BE"/>
    <w:lvl w:ilvl="0" w:tplc="616A8BF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4" w15:restartNumberingAfterBreak="0">
    <w:nsid w:val="7C744FD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5" w15:restartNumberingAfterBreak="0">
    <w:nsid w:val="7C870AD3"/>
    <w:multiLevelType w:val="hybridMultilevel"/>
    <w:tmpl w:val="EF785CD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6" w15:restartNumberingAfterBreak="0">
    <w:nsid w:val="7C94171D"/>
    <w:multiLevelType w:val="hybridMultilevel"/>
    <w:tmpl w:val="D6BC6B40"/>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7" w15:restartNumberingAfterBreak="0">
    <w:nsid w:val="7CAE7DE9"/>
    <w:multiLevelType w:val="hybridMultilevel"/>
    <w:tmpl w:val="9458744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8" w15:restartNumberingAfterBreak="0">
    <w:nsid w:val="7CB8760C"/>
    <w:multiLevelType w:val="hybridMultilevel"/>
    <w:tmpl w:val="0C2A1EB0"/>
    <w:lvl w:ilvl="0" w:tplc="6F00F5FA">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39" w15:restartNumberingAfterBreak="0">
    <w:nsid w:val="7CDD6B43"/>
    <w:multiLevelType w:val="hybridMultilevel"/>
    <w:tmpl w:val="74569996"/>
    <w:lvl w:ilvl="0" w:tplc="39527DD0">
      <w:start w:val="5"/>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0" w15:restartNumberingAfterBreak="0">
    <w:nsid w:val="7D4D414F"/>
    <w:multiLevelType w:val="hybridMultilevel"/>
    <w:tmpl w:val="14602D7E"/>
    <w:lvl w:ilvl="0" w:tplc="84EE3898">
      <w:start w:val="1"/>
      <w:numFmt w:val="decimalEnclosedCircle"/>
      <w:lvlText w:val="%1"/>
      <w:lvlJc w:val="left"/>
      <w:pPr>
        <w:ind w:left="760" w:hanging="360"/>
      </w:pPr>
      <w:rPr>
        <w:rFonts w:eastAsia="나눔명조" w:hint="default"/>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1" w15:restartNumberingAfterBreak="0">
    <w:nsid w:val="7D601CC4"/>
    <w:multiLevelType w:val="hybridMultilevel"/>
    <w:tmpl w:val="4F3E66AA"/>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2" w15:restartNumberingAfterBreak="0">
    <w:nsid w:val="7D74192C"/>
    <w:multiLevelType w:val="hybridMultilevel"/>
    <w:tmpl w:val="D5E2E8D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3" w15:restartNumberingAfterBreak="0">
    <w:nsid w:val="7D771500"/>
    <w:multiLevelType w:val="hybridMultilevel"/>
    <w:tmpl w:val="C07025E8"/>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4" w15:restartNumberingAfterBreak="0">
    <w:nsid w:val="7D796D5A"/>
    <w:multiLevelType w:val="hybridMultilevel"/>
    <w:tmpl w:val="BDBC6832"/>
    <w:lvl w:ilvl="0" w:tplc="12B03CF6">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5" w15:restartNumberingAfterBreak="0">
    <w:nsid w:val="7D8D5F15"/>
    <w:multiLevelType w:val="hybridMultilevel"/>
    <w:tmpl w:val="840EA3FA"/>
    <w:lvl w:ilvl="0" w:tplc="5C48BAE8">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6" w15:restartNumberingAfterBreak="0">
    <w:nsid w:val="7DB42B20"/>
    <w:multiLevelType w:val="hybridMultilevel"/>
    <w:tmpl w:val="6B5C39AC"/>
    <w:lvl w:ilvl="0" w:tplc="C276DA08">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7" w15:restartNumberingAfterBreak="0">
    <w:nsid w:val="7DD8102B"/>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8" w15:restartNumberingAfterBreak="0">
    <w:nsid w:val="7DE17D27"/>
    <w:multiLevelType w:val="hybridMultilevel"/>
    <w:tmpl w:val="9F9CC78E"/>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9" w15:restartNumberingAfterBreak="0">
    <w:nsid w:val="7E537D57"/>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0" w15:restartNumberingAfterBreak="0">
    <w:nsid w:val="7E8747C4"/>
    <w:multiLevelType w:val="hybridMultilevel"/>
    <w:tmpl w:val="9FA4E1A0"/>
    <w:lvl w:ilvl="0" w:tplc="7D48BF92">
      <w:start w:val="1"/>
      <w:numFmt w:val="decimalEnclosedCircle"/>
      <w:lvlText w:val="%1"/>
      <w:lvlJc w:val="left"/>
      <w:pPr>
        <w:ind w:left="800" w:hanging="400"/>
      </w:pPr>
      <w:rPr>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1" w15:restartNumberingAfterBreak="0">
    <w:nsid w:val="7EA54A2D"/>
    <w:multiLevelType w:val="hybridMultilevel"/>
    <w:tmpl w:val="D402E454"/>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52" w15:restartNumberingAfterBreak="0">
    <w:nsid w:val="7ED33307"/>
    <w:multiLevelType w:val="hybridMultilevel"/>
    <w:tmpl w:val="511ADF94"/>
    <w:lvl w:ilvl="0" w:tplc="B694C398">
      <w:start w:val="1"/>
      <w:numFmt w:val="decimalEnclosedCircle"/>
      <w:lvlText w:val="%1"/>
      <w:lvlJc w:val="left"/>
      <w:pPr>
        <w:ind w:left="720" w:hanging="360"/>
      </w:pPr>
      <w:rPr>
        <w:rFonts w:ascii="굴림" w:hAnsi="굴림" w:cs="굴림"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3" w15:restartNumberingAfterBreak="0">
    <w:nsid w:val="7F215F13"/>
    <w:multiLevelType w:val="hybridMultilevel"/>
    <w:tmpl w:val="379816CC"/>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4" w15:restartNumberingAfterBreak="0">
    <w:nsid w:val="7F3A2742"/>
    <w:multiLevelType w:val="hybridMultilevel"/>
    <w:tmpl w:val="B0FADF9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5" w15:restartNumberingAfterBreak="0">
    <w:nsid w:val="7F4375F6"/>
    <w:multiLevelType w:val="hybridMultilevel"/>
    <w:tmpl w:val="4E2428A6"/>
    <w:lvl w:ilvl="0" w:tplc="5C6609DE">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6" w15:restartNumberingAfterBreak="0">
    <w:nsid w:val="7F460197"/>
    <w:multiLevelType w:val="hybridMultilevel"/>
    <w:tmpl w:val="ED28ABFC"/>
    <w:lvl w:ilvl="0" w:tplc="0E0C26D6">
      <w:start w:val="1"/>
      <w:numFmt w:val="decimalEnclosedCircle"/>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7" w15:restartNumberingAfterBreak="0">
    <w:nsid w:val="7F570DEF"/>
    <w:multiLevelType w:val="hybridMultilevel"/>
    <w:tmpl w:val="6650A310"/>
    <w:lvl w:ilvl="0" w:tplc="5BC05664">
      <w:start w:val="1"/>
      <w:numFmt w:val="bullet"/>
      <w:lvlText w:val="•"/>
      <w:lvlJc w:val="left"/>
      <w:pPr>
        <w:ind w:left="800" w:hanging="400"/>
      </w:pPr>
      <w:rPr>
        <w:rFonts w:ascii="Arial Unicode MS" w:eastAsia="Arial Unicode MS" w:hAnsi="Arial Unicode M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58" w15:restartNumberingAfterBreak="0">
    <w:nsid w:val="7F5B2DA2"/>
    <w:multiLevelType w:val="hybridMultilevel"/>
    <w:tmpl w:val="C5A60C92"/>
    <w:lvl w:ilvl="0" w:tplc="79A8990C">
      <w:start w:val="3"/>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9" w15:restartNumberingAfterBreak="0">
    <w:nsid w:val="7F960478"/>
    <w:multiLevelType w:val="hybridMultilevel"/>
    <w:tmpl w:val="5C8E2A0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0" w15:restartNumberingAfterBreak="0">
    <w:nsid w:val="7FB22EA2"/>
    <w:multiLevelType w:val="hybridMultilevel"/>
    <w:tmpl w:val="7CEC0F0C"/>
    <w:lvl w:ilvl="0" w:tplc="AF0E2CC6">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1" w15:restartNumberingAfterBreak="0">
    <w:nsid w:val="7FBD3B48"/>
    <w:multiLevelType w:val="hybridMultilevel"/>
    <w:tmpl w:val="03AE6CD2"/>
    <w:lvl w:ilvl="0" w:tplc="0E0C26D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2" w15:restartNumberingAfterBreak="0">
    <w:nsid w:val="7FED72E1"/>
    <w:multiLevelType w:val="hybridMultilevel"/>
    <w:tmpl w:val="9458744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9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04"/>
  </w:num>
  <w:num w:numId="3">
    <w:abstractNumId w:val="244"/>
  </w:num>
  <w:num w:numId="4">
    <w:abstractNumId w:val="1245"/>
  </w:num>
  <w:num w:numId="5">
    <w:abstractNumId w:val="788"/>
  </w:num>
  <w:num w:numId="6">
    <w:abstractNumId w:val="287"/>
  </w:num>
  <w:num w:numId="7">
    <w:abstractNumId w:val="678"/>
  </w:num>
  <w:num w:numId="8">
    <w:abstractNumId w:val="743"/>
  </w:num>
  <w:num w:numId="9">
    <w:abstractNumId w:val="222"/>
  </w:num>
  <w:num w:numId="10">
    <w:abstractNumId w:val="648"/>
  </w:num>
  <w:num w:numId="11">
    <w:abstractNumId w:val="888"/>
  </w:num>
  <w:num w:numId="12">
    <w:abstractNumId w:val="420"/>
  </w:num>
  <w:num w:numId="13">
    <w:abstractNumId w:val="814"/>
  </w:num>
  <w:num w:numId="14">
    <w:abstractNumId w:val="1115"/>
  </w:num>
  <w:num w:numId="15">
    <w:abstractNumId w:val="982"/>
  </w:num>
  <w:num w:numId="16">
    <w:abstractNumId w:val="611"/>
  </w:num>
  <w:num w:numId="17">
    <w:abstractNumId w:val="1001"/>
  </w:num>
  <w:num w:numId="18">
    <w:abstractNumId w:val="755"/>
  </w:num>
  <w:num w:numId="19">
    <w:abstractNumId w:val="568"/>
  </w:num>
  <w:num w:numId="20">
    <w:abstractNumId w:val="732"/>
  </w:num>
  <w:num w:numId="21">
    <w:abstractNumId w:val="1124"/>
  </w:num>
  <w:num w:numId="22">
    <w:abstractNumId w:val="954"/>
  </w:num>
  <w:num w:numId="23">
    <w:abstractNumId w:val="164"/>
  </w:num>
  <w:num w:numId="24">
    <w:abstractNumId w:val="45"/>
  </w:num>
  <w:num w:numId="25">
    <w:abstractNumId w:val="515"/>
  </w:num>
  <w:num w:numId="26">
    <w:abstractNumId w:val="531"/>
  </w:num>
  <w:num w:numId="27">
    <w:abstractNumId w:val="874"/>
  </w:num>
  <w:num w:numId="28">
    <w:abstractNumId w:val="1004"/>
  </w:num>
  <w:num w:numId="29">
    <w:abstractNumId w:val="1249"/>
  </w:num>
  <w:num w:numId="30">
    <w:abstractNumId w:val="733"/>
  </w:num>
  <w:num w:numId="31">
    <w:abstractNumId w:val="214"/>
  </w:num>
  <w:num w:numId="32">
    <w:abstractNumId w:val="936"/>
  </w:num>
  <w:num w:numId="33">
    <w:abstractNumId w:val="215"/>
  </w:num>
  <w:num w:numId="34">
    <w:abstractNumId w:val="9"/>
  </w:num>
  <w:num w:numId="35">
    <w:abstractNumId w:val="25"/>
  </w:num>
  <w:num w:numId="36">
    <w:abstractNumId w:val="975"/>
  </w:num>
  <w:num w:numId="37">
    <w:abstractNumId w:val="711"/>
  </w:num>
  <w:num w:numId="38">
    <w:abstractNumId w:val="1063"/>
  </w:num>
  <w:num w:numId="39">
    <w:abstractNumId w:val="245"/>
  </w:num>
  <w:num w:numId="40">
    <w:abstractNumId w:val="182"/>
  </w:num>
  <w:num w:numId="41">
    <w:abstractNumId w:val="418"/>
  </w:num>
  <w:num w:numId="42">
    <w:abstractNumId w:val="57"/>
  </w:num>
  <w:num w:numId="43">
    <w:abstractNumId w:val="692"/>
  </w:num>
  <w:num w:numId="44">
    <w:abstractNumId w:val="895"/>
  </w:num>
  <w:num w:numId="45">
    <w:abstractNumId w:val="8"/>
  </w:num>
  <w:num w:numId="46">
    <w:abstractNumId w:val="1092"/>
  </w:num>
  <w:num w:numId="47">
    <w:abstractNumId w:val="913"/>
  </w:num>
  <w:num w:numId="48">
    <w:abstractNumId w:val="701"/>
  </w:num>
  <w:num w:numId="49">
    <w:abstractNumId w:val="128"/>
  </w:num>
  <w:num w:numId="50">
    <w:abstractNumId w:val="13"/>
  </w:num>
  <w:num w:numId="51">
    <w:abstractNumId w:val="9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058"/>
  </w:num>
  <w:num w:numId="55">
    <w:abstractNumId w:val="10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33"/>
  </w:num>
  <w:num w:numId="57">
    <w:abstractNumId w:val="1060"/>
  </w:num>
  <w:num w:numId="58">
    <w:abstractNumId w:val="1110"/>
  </w:num>
  <w:num w:numId="59">
    <w:abstractNumId w:val="591"/>
  </w:num>
  <w:num w:numId="60">
    <w:abstractNumId w:val="552"/>
  </w:num>
  <w:num w:numId="61">
    <w:abstractNumId w:val="924"/>
  </w:num>
  <w:num w:numId="62">
    <w:abstractNumId w:val="567"/>
  </w:num>
  <w:num w:numId="63">
    <w:abstractNumId w:val="859"/>
  </w:num>
  <w:num w:numId="64">
    <w:abstractNumId w:val="715"/>
  </w:num>
  <w:num w:numId="65">
    <w:abstractNumId w:val="1066"/>
  </w:num>
  <w:num w:numId="66">
    <w:abstractNumId w:val="1188"/>
  </w:num>
  <w:num w:numId="67">
    <w:abstractNumId w:val="176"/>
  </w:num>
  <w:num w:numId="68">
    <w:abstractNumId w:val="793"/>
  </w:num>
  <w:num w:numId="69">
    <w:abstractNumId w:val="1103"/>
  </w:num>
  <w:num w:numId="70">
    <w:abstractNumId w:val="1223"/>
  </w:num>
  <w:num w:numId="71">
    <w:abstractNumId w:val="528"/>
  </w:num>
  <w:num w:numId="72">
    <w:abstractNumId w:val="186"/>
  </w:num>
  <w:num w:numId="73">
    <w:abstractNumId w:val="341"/>
  </w:num>
  <w:num w:numId="74">
    <w:abstractNumId w:val="1158"/>
  </w:num>
  <w:num w:numId="75">
    <w:abstractNumId w:val="240"/>
  </w:num>
  <w:num w:numId="76">
    <w:abstractNumId w:val="744"/>
  </w:num>
  <w:num w:numId="77">
    <w:abstractNumId w:val="1080"/>
  </w:num>
  <w:num w:numId="78">
    <w:abstractNumId w:val="267"/>
  </w:num>
  <w:num w:numId="79">
    <w:abstractNumId w:val="448"/>
  </w:num>
  <w:num w:numId="80">
    <w:abstractNumId w:val="334"/>
  </w:num>
  <w:num w:numId="81">
    <w:abstractNumId w:val="476"/>
  </w:num>
  <w:num w:numId="82">
    <w:abstractNumId w:val="119"/>
  </w:num>
  <w:num w:numId="83">
    <w:abstractNumId w:val="784"/>
  </w:num>
  <w:num w:numId="84">
    <w:abstractNumId w:val="494"/>
  </w:num>
  <w:num w:numId="85">
    <w:abstractNumId w:val="1111"/>
  </w:num>
  <w:num w:numId="86">
    <w:abstractNumId w:val="796"/>
  </w:num>
  <w:num w:numId="87">
    <w:abstractNumId w:val="1229"/>
  </w:num>
  <w:num w:numId="88">
    <w:abstractNumId w:val="80"/>
  </w:num>
  <w:num w:numId="89">
    <w:abstractNumId w:val="417"/>
  </w:num>
  <w:num w:numId="90">
    <w:abstractNumId w:val="1226"/>
  </w:num>
  <w:num w:numId="91">
    <w:abstractNumId w:val="1097"/>
  </w:num>
  <w:num w:numId="92">
    <w:abstractNumId w:val="1044"/>
  </w:num>
  <w:num w:numId="93">
    <w:abstractNumId w:val="960"/>
  </w:num>
  <w:num w:numId="94">
    <w:abstractNumId w:val="824"/>
  </w:num>
  <w:num w:numId="95">
    <w:abstractNumId w:val="101"/>
  </w:num>
  <w:num w:numId="96">
    <w:abstractNumId w:val="890"/>
  </w:num>
  <w:num w:numId="97">
    <w:abstractNumId w:val="563"/>
  </w:num>
  <w:num w:numId="98">
    <w:abstractNumId w:val="281"/>
  </w:num>
  <w:num w:numId="99">
    <w:abstractNumId w:val="16"/>
  </w:num>
  <w:num w:numId="100">
    <w:abstractNumId w:val="1147"/>
  </w:num>
  <w:num w:numId="101">
    <w:abstractNumId w:val="453"/>
  </w:num>
  <w:num w:numId="102">
    <w:abstractNumId w:val="656"/>
  </w:num>
  <w:num w:numId="103">
    <w:abstractNumId w:val="294"/>
  </w:num>
  <w:num w:numId="104">
    <w:abstractNumId w:val="810"/>
  </w:num>
  <w:num w:numId="105">
    <w:abstractNumId w:val="321"/>
  </w:num>
  <w:num w:numId="106">
    <w:abstractNumId w:val="200"/>
  </w:num>
  <w:num w:numId="107">
    <w:abstractNumId w:val="1257"/>
  </w:num>
  <w:num w:numId="108">
    <w:abstractNumId w:val="706"/>
  </w:num>
  <w:num w:numId="109">
    <w:abstractNumId w:val="147"/>
  </w:num>
  <w:num w:numId="110">
    <w:abstractNumId w:val="1200"/>
  </w:num>
  <w:num w:numId="111">
    <w:abstractNumId w:val="120"/>
  </w:num>
  <w:num w:numId="112">
    <w:abstractNumId w:val="58"/>
  </w:num>
  <w:num w:numId="113">
    <w:abstractNumId w:val="870"/>
  </w:num>
  <w:num w:numId="114">
    <w:abstractNumId w:val="105"/>
  </w:num>
  <w:num w:numId="115">
    <w:abstractNumId w:val="1120"/>
  </w:num>
  <w:num w:numId="116">
    <w:abstractNumId w:val="769"/>
  </w:num>
  <w:num w:numId="117">
    <w:abstractNumId w:val="363"/>
  </w:num>
  <w:num w:numId="118">
    <w:abstractNumId w:val="1148"/>
  </w:num>
  <w:num w:numId="119">
    <w:abstractNumId w:val="533"/>
  </w:num>
  <w:num w:numId="120">
    <w:abstractNumId w:val="65"/>
  </w:num>
  <w:num w:numId="121">
    <w:abstractNumId w:val="1190"/>
  </w:num>
  <w:num w:numId="122">
    <w:abstractNumId w:val="270"/>
  </w:num>
  <w:num w:numId="123">
    <w:abstractNumId w:val="167"/>
  </w:num>
  <w:num w:numId="124">
    <w:abstractNumId w:val="1088"/>
  </w:num>
  <w:num w:numId="125">
    <w:abstractNumId w:val="670"/>
  </w:num>
  <w:num w:numId="126">
    <w:abstractNumId w:val="901"/>
  </w:num>
  <w:num w:numId="127">
    <w:abstractNumId w:val="578"/>
  </w:num>
  <w:num w:numId="128">
    <w:abstractNumId w:val="794"/>
  </w:num>
  <w:num w:numId="129">
    <w:abstractNumId w:val="527"/>
  </w:num>
  <w:num w:numId="130">
    <w:abstractNumId w:val="130"/>
  </w:num>
  <w:num w:numId="131">
    <w:abstractNumId w:val="512"/>
  </w:num>
  <w:num w:numId="132">
    <w:abstractNumId w:val="221"/>
  </w:num>
  <w:num w:numId="133">
    <w:abstractNumId w:val="823"/>
  </w:num>
  <w:num w:numId="134">
    <w:abstractNumId w:val="1077"/>
  </w:num>
  <w:num w:numId="135">
    <w:abstractNumId w:val="1202"/>
  </w:num>
  <w:num w:numId="136">
    <w:abstractNumId w:val="339"/>
  </w:num>
  <w:num w:numId="137">
    <w:abstractNumId w:val="357"/>
  </w:num>
  <w:num w:numId="138">
    <w:abstractNumId w:val="369"/>
  </w:num>
  <w:num w:numId="139">
    <w:abstractNumId w:val="7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0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599"/>
  </w:num>
  <w:num w:numId="142">
    <w:abstractNumId w:val="589"/>
  </w:num>
  <w:num w:numId="143">
    <w:abstractNumId w:val="91"/>
  </w:num>
  <w:num w:numId="144">
    <w:abstractNumId w:val="817"/>
  </w:num>
  <w:num w:numId="145">
    <w:abstractNumId w:val="985"/>
  </w:num>
  <w:num w:numId="146">
    <w:abstractNumId w:val="804"/>
  </w:num>
  <w:num w:numId="147">
    <w:abstractNumId w:val="1116"/>
  </w:num>
  <w:num w:numId="148">
    <w:abstractNumId w:val="991"/>
  </w:num>
  <w:num w:numId="149">
    <w:abstractNumId w:val="465"/>
  </w:num>
  <w:num w:numId="150">
    <w:abstractNumId w:val="85"/>
  </w:num>
  <w:num w:numId="151">
    <w:abstractNumId w:val="783"/>
  </w:num>
  <w:num w:numId="152">
    <w:abstractNumId w:val="725"/>
  </w:num>
  <w:num w:numId="153">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385"/>
  </w:num>
  <w:num w:numId="155">
    <w:abstractNumId w:val="556"/>
  </w:num>
  <w:num w:numId="156">
    <w:abstractNumId w:val="300"/>
  </w:num>
  <w:num w:numId="157">
    <w:abstractNumId w:val="621"/>
  </w:num>
  <w:num w:numId="158">
    <w:abstractNumId w:val="616"/>
  </w:num>
  <w:num w:numId="159">
    <w:abstractNumId w:val="392"/>
  </w:num>
  <w:num w:numId="160">
    <w:abstractNumId w:val="775"/>
  </w:num>
  <w:num w:numId="161">
    <w:abstractNumId w:val="999"/>
  </w:num>
  <w:num w:numId="162">
    <w:abstractNumId w:val="847"/>
  </w:num>
  <w:num w:numId="163">
    <w:abstractNumId w:val="198"/>
  </w:num>
  <w:num w:numId="164">
    <w:abstractNumId w:val="922"/>
  </w:num>
  <w:num w:numId="165">
    <w:abstractNumId w:val="646"/>
  </w:num>
  <w:num w:numId="166">
    <w:abstractNumId w:val="1243"/>
  </w:num>
  <w:num w:numId="167">
    <w:abstractNumId w:val="430"/>
  </w:num>
  <w:num w:numId="168">
    <w:abstractNumId w:val="998"/>
  </w:num>
  <w:num w:numId="169">
    <w:abstractNumId w:val="285"/>
  </w:num>
  <w:num w:numId="170">
    <w:abstractNumId w:val="360"/>
  </w:num>
  <w:num w:numId="171">
    <w:abstractNumId w:val="381"/>
  </w:num>
  <w:num w:numId="172">
    <w:abstractNumId w:val="1204"/>
  </w:num>
  <w:num w:numId="173">
    <w:abstractNumId w:val="871"/>
  </w:num>
  <w:num w:numId="174">
    <w:abstractNumId w:val="31"/>
  </w:num>
  <w:num w:numId="175">
    <w:abstractNumId w:val="574"/>
  </w:num>
  <w:num w:numId="176">
    <w:abstractNumId w:val="1225"/>
  </w:num>
  <w:num w:numId="177">
    <w:abstractNumId w:val="716"/>
  </w:num>
  <w:num w:numId="178">
    <w:abstractNumId w:val="1235"/>
  </w:num>
  <w:num w:numId="179">
    <w:abstractNumId w:val="40"/>
  </w:num>
  <w:num w:numId="180">
    <w:abstractNumId w:val="415"/>
  </w:num>
  <w:num w:numId="181">
    <w:abstractNumId w:val="561"/>
  </w:num>
  <w:num w:numId="182">
    <w:abstractNumId w:val="177"/>
  </w:num>
  <w:num w:numId="183">
    <w:abstractNumId w:val="138"/>
  </w:num>
  <w:num w:numId="184">
    <w:abstractNumId w:val="205"/>
  </w:num>
  <w:num w:numId="185">
    <w:abstractNumId w:val="1178"/>
  </w:num>
  <w:num w:numId="186">
    <w:abstractNumId w:val="344"/>
  </w:num>
  <w:num w:numId="187">
    <w:abstractNumId w:val="1141"/>
  </w:num>
  <w:num w:numId="188">
    <w:abstractNumId w:val="362"/>
  </w:num>
  <w:num w:numId="189">
    <w:abstractNumId w:val="555"/>
  </w:num>
  <w:num w:numId="190">
    <w:abstractNumId w:val="1253"/>
  </w:num>
  <w:num w:numId="191">
    <w:abstractNumId w:val="1082"/>
  </w:num>
  <w:num w:numId="192">
    <w:abstractNumId w:val="272"/>
  </w:num>
  <w:num w:numId="193">
    <w:abstractNumId w:val="432"/>
  </w:num>
  <w:num w:numId="194">
    <w:abstractNumId w:val="361"/>
  </w:num>
  <w:num w:numId="195">
    <w:abstractNumId w:val="1068"/>
  </w:num>
  <w:num w:numId="196">
    <w:abstractNumId w:val="818"/>
  </w:num>
  <w:num w:numId="197">
    <w:abstractNumId w:val="802"/>
  </w:num>
  <w:num w:numId="198">
    <w:abstractNumId w:val="470"/>
  </w:num>
  <w:num w:numId="199">
    <w:abstractNumId w:val="319"/>
  </w:num>
  <w:num w:numId="200">
    <w:abstractNumId w:val="523"/>
  </w:num>
  <w:num w:numId="201">
    <w:abstractNumId w:val="160"/>
  </w:num>
  <w:num w:numId="202">
    <w:abstractNumId w:val="623"/>
  </w:num>
  <w:num w:numId="203">
    <w:abstractNumId w:val="131"/>
  </w:num>
  <w:num w:numId="204">
    <w:abstractNumId w:val="425"/>
  </w:num>
  <w:num w:numId="205">
    <w:abstractNumId w:val="1132"/>
  </w:num>
  <w:num w:numId="206">
    <w:abstractNumId w:val="812"/>
  </w:num>
  <w:num w:numId="207">
    <w:abstractNumId w:val="380"/>
  </w:num>
  <w:num w:numId="208">
    <w:abstractNumId w:val="345"/>
  </w:num>
  <w:num w:numId="209">
    <w:abstractNumId w:val="708"/>
  </w:num>
  <w:num w:numId="210">
    <w:abstractNumId w:val="10"/>
  </w:num>
  <w:num w:numId="211">
    <w:abstractNumId w:val="731"/>
  </w:num>
  <w:num w:numId="212">
    <w:abstractNumId w:val="1020"/>
  </w:num>
  <w:num w:numId="213">
    <w:abstractNumId w:val="598"/>
  </w:num>
  <w:num w:numId="214">
    <w:abstractNumId w:val="326"/>
  </w:num>
  <w:num w:numId="215">
    <w:abstractNumId w:val="1014"/>
  </w:num>
  <w:num w:numId="216">
    <w:abstractNumId w:val="801"/>
  </w:num>
  <w:num w:numId="217">
    <w:abstractNumId w:val="980"/>
  </w:num>
  <w:num w:numId="218">
    <w:abstractNumId w:val="1095"/>
  </w:num>
  <w:num w:numId="219">
    <w:abstractNumId w:val="650"/>
  </w:num>
  <w:num w:numId="220">
    <w:abstractNumId w:val="370"/>
  </w:num>
  <w:num w:numId="221">
    <w:abstractNumId w:val="1195"/>
  </w:num>
  <w:num w:numId="222">
    <w:abstractNumId w:val="1259"/>
  </w:num>
  <w:num w:numId="223">
    <w:abstractNumId w:val="774"/>
  </w:num>
  <w:num w:numId="224">
    <w:abstractNumId w:val="330"/>
  </w:num>
  <w:num w:numId="225">
    <w:abstractNumId w:val="24"/>
  </w:num>
  <w:num w:numId="226">
    <w:abstractNumId w:val="643"/>
  </w:num>
  <w:num w:numId="227">
    <w:abstractNumId w:val="861"/>
  </w:num>
  <w:num w:numId="228">
    <w:abstractNumId w:val="632"/>
  </w:num>
  <w:num w:numId="229">
    <w:abstractNumId w:val="7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1118"/>
  </w:num>
  <w:num w:numId="231">
    <w:abstractNumId w:val="4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4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9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7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700"/>
  </w:num>
  <w:num w:numId="237">
    <w:abstractNumId w:val="947"/>
  </w:num>
  <w:num w:numId="238">
    <w:abstractNumId w:val="709"/>
  </w:num>
  <w:num w:numId="239">
    <w:abstractNumId w:val="89"/>
  </w:num>
  <w:num w:numId="240">
    <w:abstractNumId w:val="9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0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6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3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953"/>
  </w:num>
  <w:num w:numId="246">
    <w:abstractNumId w:val="336"/>
  </w:num>
  <w:num w:numId="247">
    <w:abstractNumId w:val="664"/>
  </w:num>
  <w:num w:numId="248">
    <w:abstractNumId w:val="795"/>
  </w:num>
  <w:num w:numId="249">
    <w:abstractNumId w:val="536"/>
  </w:num>
  <w:num w:numId="250">
    <w:abstractNumId w:val="312"/>
  </w:num>
  <w:num w:numId="251">
    <w:abstractNumId w:val="865"/>
  </w:num>
  <w:num w:numId="252">
    <w:abstractNumId w:val="135"/>
  </w:num>
  <w:num w:numId="253">
    <w:abstractNumId w:val="487"/>
  </w:num>
  <w:num w:numId="254">
    <w:abstractNumId w:val="1171"/>
  </w:num>
  <w:num w:numId="255">
    <w:abstractNumId w:val="364"/>
  </w:num>
  <w:num w:numId="256">
    <w:abstractNumId w:val="1055"/>
  </w:num>
  <w:num w:numId="257">
    <w:abstractNumId w:val="204"/>
  </w:num>
  <w:num w:numId="258">
    <w:abstractNumId w:val="638"/>
  </w:num>
  <w:num w:numId="259">
    <w:abstractNumId w:val="1211"/>
  </w:num>
  <w:num w:numId="260">
    <w:abstractNumId w:val="553"/>
  </w:num>
  <w:num w:numId="261">
    <w:abstractNumId w:val="95"/>
  </w:num>
  <w:num w:numId="262">
    <w:abstractNumId w:val="504"/>
  </w:num>
  <w:num w:numId="263">
    <w:abstractNumId w:val="46"/>
  </w:num>
  <w:num w:numId="264">
    <w:abstractNumId w:val="586"/>
  </w:num>
  <w:num w:numId="265">
    <w:abstractNumId w:val="1191"/>
  </w:num>
  <w:num w:numId="266">
    <w:abstractNumId w:val="1026"/>
  </w:num>
  <w:num w:numId="267">
    <w:abstractNumId w:val="119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217"/>
  </w:num>
  <w:num w:numId="269">
    <w:abstractNumId w:val="459"/>
  </w:num>
  <w:num w:numId="270">
    <w:abstractNumId w:val="477"/>
  </w:num>
  <w:num w:numId="271">
    <w:abstractNumId w:val="712"/>
  </w:num>
  <w:num w:numId="272">
    <w:abstractNumId w:val="1134"/>
  </w:num>
  <w:num w:numId="273">
    <w:abstractNumId w:val="792"/>
  </w:num>
  <w:num w:numId="274">
    <w:abstractNumId w:val="1210"/>
  </w:num>
  <w:num w:numId="275">
    <w:abstractNumId w:val="622"/>
  </w:num>
  <w:num w:numId="276">
    <w:abstractNumId w:val="770"/>
  </w:num>
  <w:num w:numId="277">
    <w:abstractNumId w:val="6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393"/>
  </w:num>
  <w:num w:numId="279">
    <w:abstractNumId w:val="886"/>
  </w:num>
  <w:num w:numId="280">
    <w:abstractNumId w:val="7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324"/>
  </w:num>
  <w:num w:numId="282">
    <w:abstractNumId w:val="387"/>
  </w:num>
  <w:num w:numId="283">
    <w:abstractNumId w:val="539"/>
  </w:num>
  <w:num w:numId="284">
    <w:abstractNumId w:val="60"/>
  </w:num>
  <w:num w:numId="285">
    <w:abstractNumId w:val="59"/>
  </w:num>
  <w:num w:numId="286">
    <w:abstractNumId w:val="1145"/>
  </w:num>
  <w:num w:numId="287">
    <w:abstractNumId w:val="501"/>
  </w:num>
  <w:num w:numId="288">
    <w:abstractNumId w:val="983"/>
  </w:num>
  <w:num w:numId="289">
    <w:abstractNumId w:val="1017"/>
  </w:num>
  <w:num w:numId="290">
    <w:abstractNumId w:val="302"/>
  </w:num>
  <w:num w:numId="291">
    <w:abstractNumId w:val="833"/>
  </w:num>
  <w:num w:numId="292">
    <w:abstractNumId w:val="852"/>
  </w:num>
  <w:num w:numId="293">
    <w:abstractNumId w:val="481"/>
  </w:num>
  <w:num w:numId="294">
    <w:abstractNumId w:val="979"/>
  </w:num>
  <w:num w:numId="295">
    <w:abstractNumId w:val="206"/>
  </w:num>
  <w:num w:numId="296">
    <w:abstractNumId w:val="456"/>
  </w:num>
  <w:num w:numId="297">
    <w:abstractNumId w:val="730"/>
  </w:num>
  <w:num w:numId="298">
    <w:abstractNumId w:val="412"/>
  </w:num>
  <w:num w:numId="299">
    <w:abstractNumId w:val="109"/>
  </w:num>
  <w:num w:numId="300">
    <w:abstractNumId w:val="434"/>
  </w:num>
  <w:num w:numId="301">
    <w:abstractNumId w:val="178"/>
  </w:num>
  <w:num w:numId="302">
    <w:abstractNumId w:val="191"/>
  </w:num>
  <w:num w:numId="303">
    <w:abstractNumId w:val="831"/>
  </w:num>
  <w:num w:numId="304">
    <w:abstractNumId w:val="402"/>
  </w:num>
  <w:num w:numId="305">
    <w:abstractNumId w:val="516"/>
  </w:num>
  <w:num w:numId="306">
    <w:abstractNumId w:val="877"/>
  </w:num>
  <w:num w:numId="307">
    <w:abstractNumId w:val="314"/>
  </w:num>
  <w:num w:numId="308">
    <w:abstractNumId w:val="1181"/>
  </w:num>
  <w:num w:numId="309">
    <w:abstractNumId w:val="747"/>
  </w:num>
  <w:num w:numId="310">
    <w:abstractNumId w:val="1224"/>
  </w:num>
  <w:num w:numId="311">
    <w:abstractNumId w:val="5"/>
  </w:num>
  <w:num w:numId="312">
    <w:abstractNumId w:val="1040"/>
  </w:num>
  <w:num w:numId="313">
    <w:abstractNumId w:val="703"/>
  </w:num>
  <w:num w:numId="314">
    <w:abstractNumId w:val="496"/>
  </w:num>
  <w:num w:numId="315">
    <w:abstractNumId w:val="1162"/>
  </w:num>
  <w:num w:numId="316">
    <w:abstractNumId w:val="277"/>
  </w:num>
  <w:num w:numId="317">
    <w:abstractNumId w:val="765"/>
  </w:num>
  <w:num w:numId="318">
    <w:abstractNumId w:val="829"/>
  </w:num>
  <w:num w:numId="319">
    <w:abstractNumId w:val="619"/>
  </w:num>
  <w:num w:numId="320">
    <w:abstractNumId w:val="1093"/>
  </w:num>
  <w:num w:numId="321">
    <w:abstractNumId w:val="663"/>
  </w:num>
  <w:num w:numId="322">
    <w:abstractNumId w:val="854"/>
  </w:num>
  <w:num w:numId="323">
    <w:abstractNumId w:val="1053"/>
  </w:num>
  <w:num w:numId="324">
    <w:abstractNumId w:val="179"/>
  </w:num>
  <w:num w:numId="325">
    <w:abstractNumId w:val="1170"/>
  </w:num>
  <w:num w:numId="326">
    <w:abstractNumId w:val="1091"/>
  </w:num>
  <w:num w:numId="327">
    <w:abstractNumId w:val="231"/>
  </w:num>
  <w:num w:numId="328">
    <w:abstractNumId w:val="835"/>
  </w:num>
  <w:num w:numId="329">
    <w:abstractNumId w:val="1218"/>
  </w:num>
  <w:num w:numId="330">
    <w:abstractNumId w:val="188"/>
  </w:num>
  <w:num w:numId="331">
    <w:abstractNumId w:val="918"/>
  </w:num>
  <w:num w:numId="332">
    <w:abstractNumId w:val="1043"/>
  </w:num>
  <w:num w:numId="333">
    <w:abstractNumId w:val="572"/>
  </w:num>
  <w:num w:numId="334">
    <w:abstractNumId w:val="734"/>
  </w:num>
  <w:num w:numId="335">
    <w:abstractNumId w:val="226"/>
  </w:num>
  <w:num w:numId="336">
    <w:abstractNumId w:val="560"/>
  </w:num>
  <w:num w:numId="337">
    <w:abstractNumId w:val="21"/>
  </w:num>
  <w:num w:numId="338">
    <w:abstractNumId w:val="1121"/>
  </w:num>
  <w:num w:numId="339">
    <w:abstractNumId w:val="717"/>
  </w:num>
  <w:num w:numId="340">
    <w:abstractNumId w:val="513"/>
  </w:num>
  <w:num w:numId="341">
    <w:abstractNumId w:val="483"/>
  </w:num>
  <w:num w:numId="342">
    <w:abstractNumId w:val="1136"/>
  </w:num>
  <w:num w:numId="343">
    <w:abstractNumId w:val="1005"/>
  </w:num>
  <w:num w:numId="344">
    <w:abstractNumId w:val="9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373"/>
  </w:num>
  <w:num w:numId="346">
    <w:abstractNumId w:val="669"/>
  </w:num>
  <w:num w:numId="347">
    <w:abstractNumId w:val="879"/>
  </w:num>
  <w:num w:numId="348">
    <w:abstractNumId w:val="1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627"/>
  </w:num>
  <w:num w:numId="350">
    <w:abstractNumId w:val="756"/>
  </w:num>
  <w:num w:numId="351">
    <w:abstractNumId w:val="331"/>
  </w:num>
  <w:num w:numId="352">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864"/>
  </w:num>
  <w:num w:numId="354">
    <w:abstractNumId w:val="532"/>
  </w:num>
  <w:num w:numId="355">
    <w:abstractNumId w:val="866"/>
  </w:num>
  <w:num w:numId="356">
    <w:abstractNumId w:val="754"/>
  </w:num>
  <w:num w:numId="357">
    <w:abstractNumId w:val="195"/>
  </w:num>
  <w:num w:numId="358">
    <w:abstractNumId w:val="1256"/>
  </w:num>
  <w:num w:numId="359">
    <w:abstractNumId w:val="806"/>
  </w:num>
  <w:num w:numId="360">
    <w:abstractNumId w:val="323"/>
  </w:num>
  <w:num w:numId="361">
    <w:abstractNumId w:val="849"/>
  </w:num>
  <w:num w:numId="362">
    <w:abstractNumId w:val="142"/>
  </w:num>
  <w:num w:numId="363">
    <w:abstractNumId w:val="471"/>
  </w:num>
  <w:num w:numId="364">
    <w:abstractNumId w:val="842"/>
  </w:num>
  <w:num w:numId="365">
    <w:abstractNumId w:val="405"/>
  </w:num>
  <w:num w:numId="366">
    <w:abstractNumId w:val="1107"/>
  </w:num>
  <w:num w:numId="367">
    <w:abstractNumId w:val="252"/>
  </w:num>
  <w:num w:numId="368">
    <w:abstractNumId w:val="1167"/>
  </w:num>
  <w:num w:numId="369">
    <w:abstractNumId w:val="1062"/>
  </w:num>
  <w:num w:numId="370">
    <w:abstractNumId w:val="8"/>
  </w:num>
  <w:num w:numId="371">
    <w:abstractNumId w:val="203"/>
  </w:num>
  <w:num w:numId="372">
    <w:abstractNumId w:val="843"/>
  </w:num>
  <w:num w:numId="373">
    <w:abstractNumId w:val="209"/>
  </w:num>
  <w:num w:numId="374">
    <w:abstractNumId w:val="943"/>
  </w:num>
  <w:num w:numId="375">
    <w:abstractNumId w:val="603"/>
  </w:num>
  <w:num w:numId="376">
    <w:abstractNumId w:val="698"/>
  </w:num>
  <w:num w:numId="377">
    <w:abstractNumId w:val="371"/>
  </w:num>
  <w:num w:numId="378">
    <w:abstractNumId w:val="768"/>
  </w:num>
  <w:num w:numId="379">
    <w:abstractNumId w:val="517"/>
  </w:num>
  <w:num w:numId="380">
    <w:abstractNumId w:val="1031"/>
  </w:num>
  <w:num w:numId="381">
    <w:abstractNumId w:val="23"/>
  </w:num>
  <w:num w:numId="382">
    <w:abstractNumId w:val="112"/>
  </w:num>
  <w:num w:numId="383">
    <w:abstractNumId w:val="1"/>
  </w:num>
  <w:num w:numId="384">
    <w:abstractNumId w:val="10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085"/>
  </w:num>
  <w:num w:numId="386">
    <w:abstractNumId w:val="1247"/>
  </w:num>
  <w:num w:numId="387">
    <w:abstractNumId w:val="15"/>
  </w:num>
  <w:num w:numId="388">
    <w:abstractNumId w:val="672"/>
  </w:num>
  <w:num w:numId="389">
    <w:abstractNumId w:val="1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790"/>
  </w:num>
  <w:num w:numId="391">
    <w:abstractNumId w:val="736"/>
  </w:num>
  <w:num w:numId="392">
    <w:abstractNumId w:val="485"/>
  </w:num>
  <w:num w:numId="393">
    <w:abstractNumId w:val="7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143"/>
  </w:num>
  <w:num w:numId="395">
    <w:abstractNumId w:val="1037"/>
  </w:num>
  <w:num w:numId="396">
    <w:abstractNumId w:val="506"/>
  </w:num>
  <w:num w:numId="397">
    <w:abstractNumId w:val="805"/>
  </w:num>
  <w:num w:numId="398">
    <w:abstractNumId w:val="654"/>
  </w:num>
  <w:num w:numId="399">
    <w:abstractNumId w:val="585"/>
  </w:num>
  <w:num w:numId="400">
    <w:abstractNumId w:val="157"/>
  </w:num>
  <w:num w:numId="401">
    <w:abstractNumId w:val="1003"/>
  </w:num>
  <w:num w:numId="402">
    <w:abstractNumId w:val="56"/>
  </w:num>
  <w:num w:numId="403">
    <w:abstractNumId w:val="422"/>
  </w:num>
  <w:num w:numId="404">
    <w:abstractNumId w:val="8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876"/>
  </w:num>
  <w:num w:numId="406">
    <w:abstractNumId w:val="651"/>
  </w:num>
  <w:num w:numId="407">
    <w:abstractNumId w:val="464"/>
  </w:num>
  <w:num w:numId="408">
    <w:abstractNumId w:val="1230"/>
  </w:num>
  <w:num w:numId="409">
    <w:abstractNumId w:val="243"/>
  </w:num>
  <w:num w:numId="410">
    <w:abstractNumId w:val="822"/>
  </w:num>
  <w:num w:numId="411">
    <w:abstractNumId w:val="489"/>
  </w:num>
  <w:num w:numId="412">
    <w:abstractNumId w:val="401"/>
  </w:num>
  <w:num w:numId="413">
    <w:abstractNumId w:val="662"/>
  </w:num>
  <w:num w:numId="414">
    <w:abstractNumId w:val="544"/>
  </w:num>
  <w:num w:numId="415">
    <w:abstractNumId w:val="174"/>
  </w:num>
  <w:num w:numId="416">
    <w:abstractNumId w:val="229"/>
  </w:num>
  <w:num w:numId="417">
    <w:abstractNumId w:val="538"/>
  </w:num>
  <w:num w:numId="418">
    <w:abstractNumId w:val="88"/>
  </w:num>
  <w:num w:numId="419">
    <w:abstractNumId w:val="0"/>
  </w:num>
  <w:num w:numId="420">
    <w:abstractNumId w:val="63"/>
  </w:num>
  <w:num w:numId="421">
    <w:abstractNumId w:val="1051"/>
  </w:num>
  <w:num w:numId="422">
    <w:abstractNumId w:val="389"/>
  </w:num>
  <w:num w:numId="423">
    <w:abstractNumId w:val="333"/>
  </w:num>
  <w:num w:numId="424">
    <w:abstractNumId w:val="857"/>
  </w:num>
  <w:num w:numId="425">
    <w:abstractNumId w:val="475"/>
  </w:num>
  <w:num w:numId="426">
    <w:abstractNumId w:val="720"/>
  </w:num>
  <w:num w:numId="427">
    <w:abstractNumId w:val="111"/>
  </w:num>
  <w:num w:numId="428">
    <w:abstractNumId w:val="848"/>
  </w:num>
  <w:num w:numId="429">
    <w:abstractNumId w:val="946"/>
  </w:num>
  <w:num w:numId="430">
    <w:abstractNumId w:val="1054"/>
  </w:num>
  <w:num w:numId="431">
    <w:abstractNumId w:val="473"/>
  </w:num>
  <w:num w:numId="432">
    <w:abstractNumId w:val="383"/>
  </w:num>
  <w:num w:numId="433">
    <w:abstractNumId w:val="497"/>
  </w:num>
  <w:num w:numId="434">
    <w:abstractNumId w:val="1130"/>
  </w:num>
  <w:num w:numId="435">
    <w:abstractNumId w:val="917"/>
  </w:num>
  <w:num w:numId="436">
    <w:abstractNumId w:val="726"/>
  </w:num>
  <w:num w:numId="437">
    <w:abstractNumId w:val="762"/>
  </w:num>
  <w:num w:numId="438">
    <w:abstractNumId w:val="1251"/>
  </w:num>
  <w:num w:numId="439">
    <w:abstractNumId w:val="1189"/>
  </w:num>
  <w:num w:numId="440">
    <w:abstractNumId w:val="590"/>
  </w:num>
  <w:num w:numId="441">
    <w:abstractNumId w:val="327"/>
  </w:num>
  <w:num w:numId="442">
    <w:abstractNumId w:val="978"/>
  </w:num>
  <w:num w:numId="443">
    <w:abstractNumId w:val="247"/>
  </w:num>
  <w:num w:numId="444">
    <w:abstractNumId w:val="521"/>
  </w:num>
  <w:num w:numId="445">
    <w:abstractNumId w:val="722"/>
  </w:num>
  <w:num w:numId="446">
    <w:abstractNumId w:val="74"/>
  </w:num>
  <w:num w:numId="447">
    <w:abstractNumId w:val="115"/>
  </w:num>
  <w:num w:numId="448">
    <w:abstractNumId w:val="7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1069"/>
  </w:num>
  <w:num w:numId="450">
    <w:abstractNumId w:val="225"/>
  </w:num>
  <w:num w:numId="451">
    <w:abstractNumId w:val="868"/>
  </w:num>
  <w:num w:numId="452">
    <w:abstractNumId w:val="325"/>
  </w:num>
  <w:num w:numId="453">
    <w:abstractNumId w:val="609"/>
  </w:num>
  <w:num w:numId="454">
    <w:abstractNumId w:val="5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813"/>
  </w:num>
  <w:num w:numId="456">
    <w:abstractNumId w:val="347"/>
  </w:num>
  <w:num w:numId="457">
    <w:abstractNumId w:val="875"/>
  </w:num>
  <w:num w:numId="458">
    <w:abstractNumId w:val="881"/>
  </w:num>
  <w:num w:numId="459">
    <w:abstractNumId w:val="82"/>
  </w:num>
  <w:num w:numId="460">
    <w:abstractNumId w:val="952"/>
  </w:num>
  <w:num w:numId="461">
    <w:abstractNumId w:val="1013"/>
  </w:num>
  <w:num w:numId="462">
    <w:abstractNumId w:val="194"/>
  </w:num>
  <w:num w:numId="463">
    <w:abstractNumId w:val="507"/>
  </w:num>
  <w:num w:numId="464">
    <w:abstractNumId w:val="436"/>
  </w:num>
  <w:num w:numId="465">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7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660"/>
  </w:num>
  <w:num w:numId="470">
    <w:abstractNumId w:val="296"/>
  </w:num>
  <w:num w:numId="471">
    <w:abstractNumId w:val="139"/>
  </w:num>
  <w:num w:numId="472">
    <w:abstractNumId w:val="1261"/>
  </w:num>
  <w:num w:numId="473">
    <w:abstractNumId w:val="915"/>
  </w:num>
  <w:num w:numId="474">
    <w:abstractNumId w:val="1000"/>
  </w:num>
  <w:num w:numId="475">
    <w:abstractNumId w:val="439"/>
  </w:num>
  <w:num w:numId="476">
    <w:abstractNumId w:val="482"/>
  </w:num>
  <w:num w:numId="477">
    <w:abstractNumId w:val="358"/>
  </w:num>
  <w:num w:numId="478">
    <w:abstractNumId w:val="1236"/>
  </w:num>
  <w:num w:numId="479">
    <w:abstractNumId w:val="460"/>
  </w:num>
  <w:num w:numId="480">
    <w:abstractNumId w:val="966"/>
  </w:num>
  <w:num w:numId="481">
    <w:abstractNumId w:val="328"/>
  </w:num>
  <w:num w:numId="482">
    <w:abstractNumId w:val="197"/>
  </w:num>
  <w:num w:numId="483">
    <w:abstractNumId w:val="1078"/>
  </w:num>
  <w:num w:numId="484">
    <w:abstractNumId w:val="39"/>
  </w:num>
  <w:num w:numId="48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1227"/>
  </w:num>
  <w:num w:numId="487">
    <w:abstractNumId w:val="11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115"/>
  </w:num>
  <w:num w:numId="489">
    <w:abstractNumId w:val="1012"/>
  </w:num>
  <w:num w:numId="490">
    <w:abstractNumId w:val="10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210"/>
  </w:num>
  <w:num w:numId="492">
    <w:abstractNumId w:val="467"/>
  </w:num>
  <w:num w:numId="493">
    <w:abstractNumId w:val="17"/>
  </w:num>
  <w:num w:numId="494">
    <w:abstractNumId w:val="397"/>
  </w:num>
  <w:num w:numId="495">
    <w:abstractNumId w:val="511"/>
  </w:num>
  <w:num w:numId="496">
    <w:abstractNumId w:val="404"/>
  </w:num>
  <w:num w:numId="497">
    <w:abstractNumId w:val="185"/>
  </w:num>
  <w:num w:numId="498">
    <w:abstractNumId w:val="909"/>
  </w:num>
  <w:num w:numId="499">
    <w:abstractNumId w:val="158"/>
  </w:num>
  <w:num w:numId="500">
    <w:abstractNumId w:val="1073"/>
  </w:num>
  <w:num w:numId="501">
    <w:abstractNumId w:val="414"/>
  </w:num>
  <w:num w:numId="502">
    <w:abstractNumId w:val="750"/>
  </w:num>
  <w:num w:numId="503">
    <w:abstractNumId w:val="748"/>
  </w:num>
  <w:num w:numId="504">
    <w:abstractNumId w:val="350"/>
  </w:num>
  <w:num w:numId="505">
    <w:abstractNumId w:val="1128"/>
  </w:num>
  <w:num w:numId="506">
    <w:abstractNumId w:val="1006"/>
  </w:num>
  <w:num w:numId="507">
    <w:abstractNumId w:val="710"/>
  </w:num>
  <w:num w:numId="508">
    <w:abstractNumId w:val="749"/>
  </w:num>
  <w:num w:numId="50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1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468"/>
  </w:num>
  <w:num w:numId="512">
    <w:abstractNumId w:val="148"/>
  </w:num>
  <w:num w:numId="513">
    <w:abstractNumId w:val="269"/>
  </w:num>
  <w:num w:numId="514">
    <w:abstractNumId w:val="837"/>
  </w:num>
  <w:num w:numId="515">
    <w:abstractNumId w:val="645"/>
  </w:num>
  <w:num w:numId="516">
    <w:abstractNumId w:val="242"/>
  </w:num>
  <w:num w:numId="517">
    <w:abstractNumId w:val="376"/>
  </w:num>
  <w:num w:numId="518">
    <w:abstractNumId w:val="1172"/>
  </w:num>
  <w:num w:numId="519">
    <w:abstractNumId w:val="1199"/>
  </w:num>
  <w:num w:numId="520">
    <w:abstractNumId w:val="386"/>
  </w:num>
  <w:num w:numId="521">
    <w:abstractNumId w:val="628"/>
  </w:num>
  <w:num w:numId="522">
    <w:abstractNumId w:val="828"/>
  </w:num>
  <w:num w:numId="523">
    <w:abstractNumId w:val="7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486"/>
  </w:num>
  <w:num w:numId="525">
    <w:abstractNumId w:val="462"/>
  </w:num>
  <w:num w:numId="526">
    <w:abstractNumId w:val="525"/>
  </w:num>
  <w:num w:numId="527">
    <w:abstractNumId w:val="855"/>
  </w:num>
  <w:num w:numId="528">
    <w:abstractNumId w:val="329"/>
  </w:num>
  <w:num w:numId="529">
    <w:abstractNumId w:val="337"/>
  </w:num>
  <w:num w:numId="530">
    <w:abstractNumId w:val="1201"/>
  </w:num>
  <w:num w:numId="531">
    <w:abstractNumId w:val="919"/>
  </w:num>
  <w:num w:numId="532">
    <w:abstractNumId w:val="322"/>
  </w:num>
  <w:num w:numId="533">
    <w:abstractNumId w:val="618"/>
  </w:num>
  <w:num w:numId="534">
    <w:abstractNumId w:val="480"/>
  </w:num>
  <w:num w:numId="535">
    <w:abstractNumId w:val="293"/>
  </w:num>
  <w:num w:numId="536">
    <w:abstractNumId w:val="41"/>
  </w:num>
  <w:num w:numId="537">
    <w:abstractNumId w:val="201"/>
  </w:num>
  <w:num w:numId="538">
    <w:abstractNumId w:val="346"/>
  </w:num>
  <w:num w:numId="539">
    <w:abstractNumId w:val="239"/>
  </w:num>
  <w:num w:numId="540">
    <w:abstractNumId w:val="8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107"/>
  </w:num>
  <w:num w:numId="542">
    <w:abstractNumId w:val="1143"/>
  </w:num>
  <w:num w:numId="543">
    <w:abstractNumId w:val="7"/>
  </w:num>
  <w:num w:numId="544">
    <w:abstractNumId w:val="782"/>
  </w:num>
  <w:num w:numId="545">
    <w:abstractNumId w:val="1109"/>
  </w:num>
  <w:num w:numId="546">
    <w:abstractNumId w:val="635"/>
  </w:num>
  <w:num w:numId="547">
    <w:abstractNumId w:val="832"/>
  </w:num>
  <w:num w:numId="548">
    <w:abstractNumId w:val="207"/>
  </w:num>
  <w:num w:numId="549">
    <w:abstractNumId w:val="565"/>
  </w:num>
  <w:num w:numId="550">
    <w:abstractNumId w:val="771"/>
  </w:num>
  <w:num w:numId="551">
    <w:abstractNumId w:val="872"/>
  </w:num>
  <w:num w:numId="552">
    <w:abstractNumId w:val="153"/>
  </w:num>
  <w:num w:numId="553">
    <w:abstractNumId w:val="766"/>
  </w:num>
  <w:num w:numId="554">
    <w:abstractNumId w:val="620"/>
  </w:num>
  <w:num w:numId="555">
    <w:abstractNumId w:val="90"/>
  </w:num>
  <w:num w:numId="556">
    <w:abstractNumId w:val="1100"/>
  </w:num>
  <w:num w:numId="557">
    <w:abstractNumId w:val="819"/>
  </w:num>
  <w:num w:numId="558">
    <w:abstractNumId w:val="8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abstractNumId w:val="696"/>
  </w:num>
  <w:num w:numId="560">
    <w:abstractNumId w:val="332"/>
  </w:num>
  <w:num w:numId="561">
    <w:abstractNumId w:val="438"/>
  </w:num>
  <w:num w:numId="562">
    <w:abstractNumId w:val="968"/>
  </w:num>
  <w:num w:numId="563">
    <w:abstractNumId w:val="368"/>
  </w:num>
  <w:num w:numId="564">
    <w:abstractNumId w:val="286"/>
  </w:num>
  <w:num w:numId="565">
    <w:abstractNumId w:val="495"/>
  </w:num>
  <w:num w:numId="566">
    <w:abstractNumId w:val="699"/>
  </w:num>
  <w:num w:numId="567">
    <w:abstractNumId w:val="551"/>
  </w:num>
  <w:num w:numId="568">
    <w:abstractNumId w:val="48"/>
  </w:num>
  <w:num w:numId="569">
    <w:abstractNumId w:val="505"/>
  </w:num>
  <w:num w:numId="570">
    <w:abstractNumId w:val="117"/>
  </w:num>
  <w:num w:numId="571">
    <w:abstractNumId w:val="1064"/>
  </w:num>
  <w:num w:numId="572">
    <w:abstractNumId w:val="674"/>
  </w:num>
  <w:num w:numId="573">
    <w:abstractNumId w:val="838"/>
  </w:num>
  <w:num w:numId="574">
    <w:abstractNumId w:val="11"/>
  </w:num>
  <w:num w:numId="575">
    <w:abstractNumId w:val="97"/>
  </w:num>
  <w:num w:numId="576">
    <w:abstractNumId w:val="502"/>
  </w:num>
  <w:num w:numId="577">
    <w:abstractNumId w:val="1112"/>
  </w:num>
  <w:num w:numId="578">
    <w:abstractNumId w:val="86"/>
  </w:num>
  <w:num w:numId="579">
    <w:abstractNumId w:val="1232"/>
  </w:num>
  <w:num w:numId="580">
    <w:abstractNumId w:val="55"/>
  </w:num>
  <w:num w:numId="58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34"/>
  </w:num>
  <w:num w:numId="583">
    <w:abstractNumId w:val="1079"/>
  </w:num>
  <w:num w:numId="584">
    <w:abstractNumId w:val="652"/>
  </w:num>
  <w:num w:numId="585">
    <w:abstractNumId w:val="893"/>
  </w:num>
  <w:num w:numId="586">
    <w:abstractNumId w:val="596"/>
  </w:num>
  <w:num w:numId="587">
    <w:abstractNumId w:val="1254"/>
  </w:num>
  <w:num w:numId="588">
    <w:abstractNumId w:val="43"/>
  </w:num>
  <w:num w:numId="589">
    <w:abstractNumId w:val="149"/>
  </w:num>
  <w:num w:numId="590">
    <w:abstractNumId w:val="1034"/>
  </w:num>
  <w:num w:numId="591">
    <w:abstractNumId w:val="597"/>
  </w:num>
  <w:num w:numId="592">
    <w:abstractNumId w:val="114"/>
  </w:num>
  <w:num w:numId="593">
    <w:abstractNumId w:val="446"/>
  </w:num>
  <w:num w:numId="594">
    <w:abstractNumId w:val="4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abstractNumId w:val="500"/>
  </w:num>
  <w:num w:numId="596">
    <w:abstractNumId w:val="1018"/>
  </w:num>
  <w:num w:numId="597">
    <w:abstractNumId w:val="75"/>
  </w:num>
  <w:num w:numId="598">
    <w:abstractNumId w:val="845"/>
  </w:num>
  <w:num w:numId="599">
    <w:abstractNumId w:val="6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abstractNumId w:val="1123"/>
  </w:num>
  <w:num w:numId="601">
    <w:abstractNumId w:val="6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4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9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abstractNumId w:val="3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5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abstractNumId w:val="10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6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abstractNumId w:val="8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abstractNumId w:val="944"/>
  </w:num>
  <w:num w:numId="616">
    <w:abstractNumId w:val="14"/>
  </w:num>
  <w:num w:numId="617">
    <w:abstractNumId w:val="5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abstractNumId w:val="1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8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12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74"/>
  </w:num>
  <w:num w:numId="623">
    <w:abstractNumId w:val="87"/>
  </w:num>
  <w:num w:numId="624">
    <w:abstractNumId w:val="141"/>
  </w:num>
  <w:num w:numId="625">
    <w:abstractNumId w:val="897"/>
  </w:num>
  <w:num w:numId="626">
    <w:abstractNumId w:val="1215"/>
  </w:num>
  <w:num w:numId="627">
    <w:abstractNumId w:val="529"/>
  </w:num>
  <w:num w:numId="628">
    <w:abstractNumId w:val="1070"/>
  </w:num>
  <w:num w:numId="629">
    <w:abstractNumId w:val="641"/>
  </w:num>
  <w:num w:numId="630">
    <w:abstractNumId w:val="1219"/>
  </w:num>
  <w:num w:numId="631">
    <w:abstractNumId w:val="510"/>
  </w:num>
  <w:num w:numId="632">
    <w:abstractNumId w:val="1002"/>
  </w:num>
  <w:num w:numId="633">
    <w:abstractNumId w:val="546"/>
  </w:num>
  <w:num w:numId="634">
    <w:abstractNumId w:val="338"/>
  </w:num>
  <w:num w:numId="635">
    <w:abstractNumId w:val="1241"/>
  </w:num>
  <w:num w:numId="636">
    <w:abstractNumId w:val="301"/>
  </w:num>
  <w:num w:numId="637">
    <w:abstractNumId w:val="220"/>
  </w:num>
  <w:num w:numId="638">
    <w:abstractNumId w:val="493"/>
  </w:num>
  <w:num w:numId="639">
    <w:abstractNumId w:val="170"/>
  </w:num>
  <w:num w:numId="640">
    <w:abstractNumId w:val="963"/>
  </w:num>
  <w:num w:numId="641">
    <w:abstractNumId w:val="926"/>
  </w:num>
  <w:num w:numId="642">
    <w:abstractNumId w:val="719"/>
  </w:num>
  <w:num w:numId="643">
    <w:abstractNumId w:val="472"/>
  </w:num>
  <w:num w:numId="644">
    <w:abstractNumId w:val="1140"/>
  </w:num>
  <w:num w:numId="645">
    <w:abstractNumId w:val="639"/>
  </w:num>
  <w:num w:numId="646">
    <w:abstractNumId w:val="580"/>
  </w:num>
  <w:num w:numId="647">
    <w:abstractNumId w:val="1139"/>
  </w:num>
  <w:num w:numId="648">
    <w:abstractNumId w:val="298"/>
  </w:num>
  <w:num w:numId="649">
    <w:abstractNumId w:val="1056"/>
  </w:num>
  <w:num w:numId="650">
    <w:abstractNumId w:val="883"/>
  </w:num>
  <w:num w:numId="651">
    <w:abstractNumId w:val="126"/>
  </w:num>
  <w:num w:numId="652">
    <w:abstractNumId w:val="640"/>
  </w:num>
  <w:num w:numId="653">
    <w:abstractNumId w:val="892"/>
  </w:num>
  <w:num w:numId="654">
    <w:abstractNumId w:val="821"/>
  </w:num>
  <w:num w:numId="655">
    <w:abstractNumId w:val="1035"/>
  </w:num>
  <w:num w:numId="656">
    <w:abstractNumId w:val="535"/>
  </w:num>
  <w:num w:numId="657">
    <w:abstractNumId w:val="1052"/>
  </w:num>
  <w:num w:numId="658">
    <w:abstractNumId w:val="308"/>
  </w:num>
  <w:num w:numId="659">
    <w:abstractNumId w:val="410"/>
  </w:num>
  <w:num w:numId="660">
    <w:abstractNumId w:val="751"/>
  </w:num>
  <w:num w:numId="661">
    <w:abstractNumId w:val="856"/>
  </w:num>
  <w:num w:numId="662">
    <w:abstractNumId w:val="5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791"/>
  </w:num>
  <w:num w:numId="664">
    <w:abstractNumId w:val="271"/>
  </w:num>
  <w:num w:numId="665">
    <w:abstractNumId w:val="313"/>
  </w:num>
  <w:num w:numId="666">
    <w:abstractNumId w:val="763"/>
  </w:num>
  <w:num w:numId="667">
    <w:abstractNumId w:val="1168"/>
  </w:num>
  <w:num w:numId="668">
    <w:abstractNumId w:val="11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1216"/>
  </w:num>
  <w:num w:numId="670">
    <w:abstractNumId w:val="503"/>
  </w:num>
  <w:num w:numId="671">
    <w:abstractNumId w:val="9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173"/>
  </w:num>
  <w:num w:numId="673">
    <w:abstractNumId w:val="840"/>
  </w:num>
  <w:num w:numId="674">
    <w:abstractNumId w:val="1067"/>
  </w:num>
  <w:num w:numId="675">
    <w:abstractNumId w:val="767"/>
  </w:num>
  <w:num w:numId="676">
    <w:abstractNumId w:val="258"/>
  </w:num>
  <w:num w:numId="677">
    <w:abstractNumId w:val="1117"/>
  </w:num>
  <w:num w:numId="678">
    <w:abstractNumId w:val="973"/>
  </w:num>
  <w:num w:numId="679">
    <w:abstractNumId w:val="569"/>
  </w:num>
  <w:num w:numId="68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403"/>
  </w:num>
  <w:num w:numId="682">
    <w:abstractNumId w:val="841"/>
  </w:num>
  <w:num w:numId="683">
    <w:abstractNumId w:val="10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abstractNumId w:val="1084"/>
  </w:num>
  <w:num w:numId="685">
    <w:abstractNumId w:val="406"/>
  </w:num>
  <w:num w:numId="686">
    <w:abstractNumId w:val="10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abstractNumId w:val="1260"/>
  </w:num>
  <w:num w:numId="688">
    <w:abstractNumId w:val="920"/>
  </w:num>
  <w:num w:numId="689">
    <w:abstractNumId w:val="882"/>
  </w:num>
  <w:num w:numId="690">
    <w:abstractNumId w:val="1176"/>
  </w:num>
  <w:num w:numId="691">
    <w:abstractNumId w:val="1174"/>
  </w:num>
  <w:num w:numId="692">
    <w:abstractNumId w:val="642"/>
  </w:num>
  <w:num w:numId="693">
    <w:abstractNumId w:val="602"/>
  </w:num>
  <w:num w:numId="694">
    <w:abstractNumId w:val="353"/>
  </w:num>
  <w:num w:numId="695">
    <w:abstractNumId w:val="951"/>
  </w:num>
  <w:num w:numId="696">
    <w:abstractNumId w:val="452"/>
  </w:num>
  <w:num w:numId="697">
    <w:abstractNumId w:val="990"/>
  </w:num>
  <w:num w:numId="69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964"/>
  </w:num>
  <w:num w:numId="700">
    <w:abstractNumId w:val="498"/>
  </w:num>
  <w:num w:numId="701">
    <w:abstractNumId w:val="827"/>
  </w:num>
  <w:num w:numId="702">
    <w:abstractNumId w:val="9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118"/>
  </w:num>
  <w:num w:numId="704">
    <w:abstractNumId w:val="150"/>
  </w:num>
  <w:num w:numId="705">
    <w:abstractNumId w:val="675"/>
  </w:num>
  <w:num w:numId="706">
    <w:abstractNumId w:val="644"/>
  </w:num>
  <w:num w:numId="707">
    <w:abstractNumId w:val="902"/>
  </w:num>
  <w:num w:numId="708">
    <w:abstractNumId w:val="945"/>
  </w:num>
  <w:num w:numId="709">
    <w:abstractNumId w:val="279"/>
  </w:num>
  <w:num w:numId="710">
    <w:abstractNumId w:val="304"/>
  </w:num>
  <w:num w:numId="711">
    <w:abstractNumId w:val="1192"/>
  </w:num>
  <w:num w:numId="712">
    <w:abstractNumId w:val="236"/>
  </w:num>
  <w:num w:numId="713">
    <w:abstractNumId w:val="697"/>
  </w:num>
  <w:num w:numId="714">
    <w:abstractNumId w:val="649"/>
  </w:num>
  <w:num w:numId="715">
    <w:abstractNumId w:val="905"/>
  </w:num>
  <w:num w:numId="716">
    <w:abstractNumId w:val="695"/>
  </w:num>
  <w:num w:numId="717">
    <w:abstractNumId w:val="540"/>
  </w:num>
  <w:num w:numId="718">
    <w:abstractNumId w:val="820"/>
  </w:num>
  <w:num w:numId="719">
    <w:abstractNumId w:val="613"/>
  </w:num>
  <w:num w:numId="720">
    <w:abstractNumId w:val="235"/>
  </w:num>
  <w:num w:numId="721">
    <w:abstractNumId w:val="1094"/>
  </w:num>
  <w:num w:numId="722">
    <w:abstractNumId w:val="880"/>
  </w:num>
  <w:num w:numId="723">
    <w:abstractNumId w:val="6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abstractNumId w:val="81"/>
  </w:num>
  <w:num w:numId="725">
    <w:abstractNumId w:val="284"/>
  </w:num>
  <w:num w:numId="726">
    <w:abstractNumId w:val="928"/>
  </w:num>
  <w:num w:numId="727">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abstractNumId w:val="1242"/>
  </w:num>
  <w:num w:numId="729">
    <w:abstractNumId w:val="354"/>
  </w:num>
  <w:num w:numId="730">
    <w:abstractNumId w:val="958"/>
  </w:num>
  <w:num w:numId="731">
    <w:abstractNumId w:val="562"/>
  </w:num>
  <w:num w:numId="732">
    <w:abstractNumId w:val="742"/>
  </w:num>
  <w:num w:numId="733">
    <w:abstractNumId w:val="407"/>
  </w:num>
  <w:num w:numId="734">
    <w:abstractNumId w:val="1207"/>
  </w:num>
  <w:num w:numId="735">
    <w:abstractNumId w:val="910"/>
  </w:num>
  <w:num w:numId="736">
    <w:abstractNumId w:val="746"/>
  </w:num>
  <w:num w:numId="737">
    <w:abstractNumId w:val="4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abstractNumId w:val="1177"/>
  </w:num>
  <w:num w:numId="739">
    <w:abstractNumId w:val="8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abstractNumId w:val="537"/>
  </w:num>
  <w:num w:numId="741">
    <w:abstractNumId w:val="1048"/>
  </w:num>
  <w:num w:numId="742">
    <w:abstractNumId w:val="219"/>
  </w:num>
  <w:num w:numId="743">
    <w:abstractNumId w:val="594"/>
  </w:num>
  <w:num w:numId="744">
    <w:abstractNumId w:val="96"/>
  </w:num>
  <w:num w:numId="745">
    <w:abstractNumId w:val="172"/>
  </w:num>
  <w:num w:numId="746">
    <w:abstractNumId w:val="869"/>
  </w:num>
  <w:num w:numId="747">
    <w:abstractNumId w:val="1196"/>
  </w:num>
  <w:num w:numId="748">
    <w:abstractNumId w:val="959"/>
  </w:num>
  <w:num w:numId="749">
    <w:abstractNumId w:val="1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abstractNumId w:val="342"/>
  </w:num>
  <w:num w:numId="751">
    <w:abstractNumId w:val="180"/>
  </w:num>
  <w:num w:numId="752">
    <w:abstractNumId w:val="59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abstractNumId w:val="184"/>
  </w:num>
  <w:num w:numId="754">
    <w:abstractNumId w:val="1198"/>
  </w:num>
  <w:num w:numId="755">
    <w:abstractNumId w:val="1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abstractNumId w:val="807"/>
  </w:num>
  <w:num w:numId="757">
    <w:abstractNumId w:val="275"/>
  </w:num>
  <w:num w:numId="758">
    <w:abstractNumId w:val="78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abstractNumId w:val="867"/>
  </w:num>
  <w:num w:numId="760">
    <w:abstractNumId w:val="171"/>
  </w:num>
  <w:num w:numId="761">
    <w:abstractNumId w:val="724"/>
  </w:num>
  <w:num w:numId="762">
    <w:abstractNumId w:val="667"/>
  </w:num>
  <w:num w:numId="763">
    <w:abstractNumId w:val="396"/>
  </w:num>
  <w:num w:numId="764">
    <w:abstractNumId w:val="127"/>
  </w:num>
  <w:num w:numId="765">
    <w:abstractNumId w:val="1126"/>
  </w:num>
  <w:num w:numId="766">
    <w:abstractNumId w:val="1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abstractNumId w:val="113"/>
  </w:num>
  <w:num w:numId="768">
    <w:abstractNumId w:val="624"/>
  </w:num>
  <w:num w:numId="769">
    <w:abstractNumId w:val="20"/>
  </w:num>
  <w:num w:numId="770">
    <w:abstractNumId w:val="738"/>
  </w:num>
  <w:num w:numId="771">
    <w:abstractNumId w:val="1180"/>
  </w:num>
  <w:num w:numId="772">
    <w:abstractNumId w:val="530"/>
  </w:num>
  <w:num w:numId="773">
    <w:abstractNumId w:val="916"/>
  </w:num>
  <w:num w:numId="774">
    <w:abstractNumId w:val="161"/>
  </w:num>
  <w:num w:numId="775">
    <w:abstractNumId w:val="1150"/>
  </w:num>
  <w:num w:numId="776">
    <w:abstractNumId w:val="196"/>
  </w:num>
  <w:num w:numId="777">
    <w:abstractNumId w:val="1081"/>
  </w:num>
  <w:num w:numId="778">
    <w:abstractNumId w:val="428"/>
  </w:num>
  <w:num w:numId="779">
    <w:abstractNumId w:val="986"/>
  </w:num>
  <w:num w:numId="780">
    <w:abstractNumId w:val="1030"/>
  </w:num>
  <w:num w:numId="781">
    <w:abstractNumId w:val="365"/>
  </w:num>
  <w:num w:numId="782">
    <w:abstractNumId w:val="1071"/>
  </w:num>
  <w:num w:numId="783">
    <w:abstractNumId w:val="1019"/>
  </w:num>
  <w:num w:numId="784">
    <w:abstractNumId w:val="759"/>
  </w:num>
  <w:num w:numId="785">
    <w:abstractNumId w:val="993"/>
  </w:num>
  <w:num w:numId="786">
    <w:abstractNumId w:val="10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abstractNumId w:val="1090"/>
  </w:num>
  <w:num w:numId="788">
    <w:abstractNumId w:val="413"/>
  </w:num>
  <w:num w:numId="789">
    <w:abstractNumId w:val="977"/>
  </w:num>
  <w:num w:numId="790">
    <w:abstractNumId w:val="433"/>
  </w:num>
  <w:num w:numId="791">
    <w:abstractNumId w:val="949"/>
  </w:num>
  <w:num w:numId="792">
    <w:abstractNumId w:val="278"/>
  </w:num>
  <w:num w:numId="793">
    <w:abstractNumId w:val="972"/>
  </w:num>
  <w:num w:numId="794">
    <w:abstractNumId w:val="1113"/>
  </w:num>
  <w:num w:numId="795">
    <w:abstractNumId w:val="547"/>
  </w:num>
  <w:num w:numId="796">
    <w:abstractNumId w:val="1022"/>
  </w:num>
  <w:num w:numId="797">
    <w:abstractNumId w:val="526"/>
  </w:num>
  <w:num w:numId="798">
    <w:abstractNumId w:val="1083"/>
  </w:num>
  <w:num w:numId="799">
    <w:abstractNumId w:val="216"/>
  </w:num>
  <w:num w:numId="800">
    <w:abstractNumId w:val="241"/>
  </w:num>
  <w:num w:numId="801">
    <w:abstractNumId w:val="984"/>
  </w:num>
  <w:num w:numId="802">
    <w:abstractNumId w:val="76"/>
  </w:num>
  <w:num w:numId="803">
    <w:abstractNumId w:val="399"/>
  </w:num>
  <w:num w:numId="804">
    <w:abstractNumId w:val="121"/>
  </w:num>
  <w:num w:numId="805">
    <w:abstractNumId w:val="614"/>
  </w:num>
  <w:num w:numId="806">
    <w:abstractNumId w:val="509"/>
  </w:num>
  <w:num w:numId="807">
    <w:abstractNumId w:val="1059"/>
  </w:num>
  <w:num w:numId="808">
    <w:abstractNumId w:val="4"/>
  </w:num>
  <w:num w:numId="809">
    <w:abstractNumId w:val="1119"/>
  </w:num>
  <w:num w:numId="810">
    <w:abstractNumId w:val="36"/>
  </w:num>
  <w:num w:numId="811">
    <w:abstractNumId w:val="989"/>
  </w:num>
  <w:num w:numId="812">
    <w:abstractNumId w:val="318"/>
  </w:num>
  <w:num w:numId="813">
    <w:abstractNumId w:val="1239"/>
  </w:num>
  <w:num w:numId="814">
    <w:abstractNumId w:val="199"/>
  </w:num>
  <w:num w:numId="815">
    <w:abstractNumId w:val="925"/>
  </w:num>
  <w:num w:numId="816">
    <w:abstractNumId w:val="685"/>
  </w:num>
  <w:num w:numId="817">
    <w:abstractNumId w:val="729"/>
  </w:num>
  <w:num w:numId="818">
    <w:abstractNumId w:val="1028"/>
  </w:num>
  <w:num w:numId="819">
    <w:abstractNumId w:val="424"/>
  </w:num>
  <w:num w:numId="820">
    <w:abstractNumId w:val="1007"/>
  </w:num>
  <w:num w:numId="821">
    <w:abstractNumId w:val="8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abstractNumId w:val="896"/>
  </w:num>
  <w:num w:numId="823">
    <w:abstractNumId w:val="803"/>
  </w:num>
  <w:num w:numId="824">
    <w:abstractNumId w:val="134"/>
  </w:num>
  <w:num w:numId="825">
    <w:abstractNumId w:val="595"/>
  </w:num>
  <w:num w:numId="826">
    <w:abstractNumId w:val="8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abstractNumId w:val="1024"/>
  </w:num>
  <w:num w:numId="828">
    <w:abstractNumId w:val="707"/>
  </w:num>
  <w:num w:numId="829">
    <w:abstractNumId w:val="564"/>
  </w:num>
  <w:num w:numId="830">
    <w:abstractNumId w:val="873"/>
  </w:num>
  <w:num w:numId="831">
    <w:abstractNumId w:val="343"/>
  </w:num>
  <w:num w:numId="832">
    <w:abstractNumId w:val="228"/>
  </w:num>
  <w:num w:numId="833">
    <w:abstractNumId w:val="7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abstractNumId w:val="853"/>
  </w:num>
  <w:num w:numId="835">
    <w:abstractNumId w:val="739"/>
  </w:num>
  <w:num w:numId="836">
    <w:abstractNumId w:val="520"/>
  </w:num>
  <w:num w:numId="837">
    <w:abstractNumId w:val="524"/>
  </w:num>
  <w:num w:numId="838">
    <w:abstractNumId w:val="834"/>
  </w:num>
  <w:num w:numId="839">
    <w:abstractNumId w:val="566"/>
  </w:num>
  <w:num w:numId="840">
    <w:abstractNumId w:val="68"/>
  </w:num>
  <w:num w:numId="841">
    <w:abstractNumId w:val="668"/>
  </w:num>
  <w:num w:numId="842">
    <w:abstractNumId w:val="1152"/>
  </w:num>
  <w:num w:numId="843">
    <w:abstractNumId w:val="878"/>
  </w:num>
  <w:num w:numId="844">
    <w:abstractNumId w:val="1135"/>
  </w:num>
  <w:num w:numId="845">
    <w:abstractNumId w:val="66"/>
  </w:num>
  <w:num w:numId="846">
    <w:abstractNumId w:val="940"/>
  </w:num>
  <w:num w:numId="847">
    <w:abstractNumId w:val="1106"/>
  </w:num>
  <w:num w:numId="848">
    <w:abstractNumId w:val="1133"/>
  </w:num>
  <w:num w:numId="849">
    <w:abstractNumId w:val="786"/>
  </w:num>
  <w:num w:numId="850">
    <w:abstractNumId w:val="604"/>
  </w:num>
  <w:num w:numId="851">
    <w:abstractNumId w:val="661"/>
  </w:num>
  <w:num w:numId="852">
    <w:abstractNumId w:val="230"/>
  </w:num>
  <w:num w:numId="853">
    <w:abstractNumId w:val="165"/>
  </w:num>
  <w:num w:numId="854">
    <w:abstractNumId w:val="570"/>
  </w:num>
  <w:num w:numId="855">
    <w:abstractNumId w:val="787"/>
  </w:num>
  <w:num w:numId="856">
    <w:abstractNumId w:val="450"/>
  </w:num>
  <w:num w:numId="857">
    <w:abstractNumId w:val="388"/>
  </w:num>
  <w:num w:numId="858">
    <w:abstractNumId w:val="152"/>
  </w:num>
  <w:num w:numId="859">
    <w:abstractNumId w:val="693"/>
  </w:num>
  <w:num w:numId="860">
    <w:abstractNumId w:val="718"/>
  </w:num>
  <w:num w:numId="861">
    <w:abstractNumId w:val="1102"/>
  </w:num>
  <w:num w:numId="862">
    <w:abstractNumId w:val="187"/>
  </w:num>
  <w:num w:numId="863">
    <w:abstractNumId w:val="384"/>
  </w:num>
  <w:num w:numId="864">
    <w:abstractNumId w:val="554"/>
  </w:num>
  <w:num w:numId="865">
    <w:abstractNumId w:val="659"/>
  </w:num>
  <w:num w:numId="866">
    <w:abstractNumId w:val="1234"/>
  </w:num>
  <w:num w:numId="867">
    <w:abstractNumId w:val="351"/>
  </w:num>
  <w:num w:numId="868">
    <w:abstractNumId w:val="70"/>
  </w:num>
  <w:num w:numId="869">
    <w:abstractNumId w:val="449"/>
  </w:num>
  <w:num w:numId="870">
    <w:abstractNumId w:val="1142"/>
  </w:num>
  <w:num w:numId="871">
    <w:abstractNumId w:val="305"/>
  </w:num>
  <w:num w:numId="872">
    <w:abstractNumId w:val="155"/>
  </w:num>
  <w:num w:numId="873">
    <w:abstractNumId w:val="455"/>
  </w:num>
  <w:num w:numId="874">
    <w:abstractNumId w:val="681"/>
  </w:num>
  <w:num w:numId="8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abstractNumId w:val="457"/>
  </w:num>
  <w:num w:numId="877">
    <w:abstractNumId w:val="61"/>
  </w:num>
  <w:num w:numId="878">
    <w:abstractNumId w:val="257"/>
  </w:num>
  <w:num w:numId="879">
    <w:abstractNumId w:val="625"/>
  </w:num>
  <w:num w:numId="880">
    <w:abstractNumId w:val="1179"/>
  </w:num>
  <w:num w:numId="881">
    <w:abstractNumId w:val="367"/>
  </w:num>
  <w:num w:numId="882">
    <w:abstractNumId w:val="1010"/>
  </w:num>
  <w:num w:numId="883">
    <w:abstractNumId w:val="1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4">
    <w:abstractNumId w:val="122"/>
  </w:num>
  <w:num w:numId="885">
    <w:abstractNumId w:val="862"/>
  </w:num>
  <w:num w:numId="886">
    <w:abstractNumId w:val="826"/>
  </w:num>
  <w:num w:numId="887">
    <w:abstractNumId w:val="429"/>
  </w:num>
  <w:num w:numId="888">
    <w:abstractNumId w:val="427"/>
  </w:num>
  <w:num w:numId="889">
    <w:abstractNumId w:val="995"/>
  </w:num>
  <w:num w:numId="890">
    <w:abstractNumId w:val="479"/>
  </w:num>
  <w:num w:numId="891">
    <w:abstractNumId w:val="1193"/>
  </w:num>
  <w:num w:numId="892">
    <w:abstractNumId w:val="811"/>
  </w:num>
  <w:num w:numId="893">
    <w:abstractNumId w:val="77"/>
  </w:num>
  <w:num w:numId="894">
    <w:abstractNumId w:val="159"/>
  </w:num>
  <w:num w:numId="895">
    <w:abstractNumId w:val="1221"/>
  </w:num>
  <w:num w:numId="896">
    <w:abstractNumId w:val="550"/>
  </w:num>
  <w:num w:numId="897">
    <w:abstractNumId w:val="740"/>
  </w:num>
  <w:num w:numId="898">
    <w:abstractNumId w:val="266"/>
  </w:num>
  <w:num w:numId="899">
    <w:abstractNumId w:val="249"/>
  </w:num>
  <w:num w:numId="900">
    <w:abstractNumId w:val="938"/>
  </w:num>
  <w:num w:numId="901">
    <w:abstractNumId w:val="889"/>
  </w:num>
  <w:num w:numId="902">
    <w:abstractNumId w:val="5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abstractNumId w:val="74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abstractNumId w:val="26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abstractNumId w:val="24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abstractNumId w:val="93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abstractNumId w:val="839"/>
  </w:num>
  <w:num w:numId="908">
    <w:abstractNumId w:val="741"/>
  </w:num>
  <w:num w:numId="909">
    <w:abstractNumId w:val="52"/>
  </w:num>
  <w:num w:numId="910">
    <w:abstractNumId w:val="930"/>
  </w:num>
  <w:num w:numId="911">
    <w:abstractNumId w:val="850"/>
  </w:num>
  <w:num w:numId="912">
    <w:abstractNumId w:val="1029"/>
  </w:num>
  <w:num w:numId="913">
    <w:abstractNumId w:val="268"/>
  </w:num>
  <w:num w:numId="914">
    <w:abstractNumId w:val="352"/>
  </w:num>
  <w:num w:numId="915">
    <w:abstractNumId w:val="491"/>
  </w:num>
  <w:num w:numId="916">
    <w:abstractNumId w:val="688"/>
  </w:num>
  <w:num w:numId="917">
    <w:abstractNumId w:val="1131"/>
  </w:num>
  <w:num w:numId="918">
    <w:abstractNumId w:val="237"/>
  </w:num>
  <w:num w:numId="919">
    <w:abstractNumId w:val="1065"/>
  </w:num>
  <w:num w:numId="920">
    <w:abstractNumId w:val="891"/>
  </w:num>
  <w:num w:numId="921">
    <w:abstractNumId w:val="1248"/>
  </w:num>
  <w:num w:numId="922">
    <w:abstractNumId w:val="4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abstractNumId w:val="1220"/>
  </w:num>
  <w:num w:numId="924">
    <w:abstractNumId w:val="309"/>
  </w:num>
  <w:num w:numId="925">
    <w:abstractNumId w:val="27"/>
  </w:num>
  <w:num w:numId="926">
    <w:abstractNumId w:val="208"/>
  </w:num>
  <w:num w:numId="927">
    <w:abstractNumId w:val="390"/>
  </w:num>
  <w:num w:numId="928">
    <w:abstractNumId w:val="996"/>
  </w:num>
  <w:num w:numId="929">
    <w:abstractNumId w:val="1149"/>
  </w:num>
  <w:num w:numId="930">
    <w:abstractNumId w:val="607"/>
  </w:num>
  <w:num w:numId="931">
    <w:abstractNumId w:val="608"/>
  </w:num>
  <w:num w:numId="932">
    <w:abstractNumId w:val="1072"/>
  </w:num>
  <w:num w:numId="933">
    <w:abstractNumId w:val="175"/>
  </w:num>
  <w:num w:numId="934">
    <w:abstractNumId w:val="1212"/>
  </w:num>
  <w:num w:numId="935">
    <w:abstractNumId w:val="154"/>
  </w:num>
  <w:num w:numId="936">
    <w:abstractNumId w:val="156"/>
  </w:num>
  <w:num w:numId="937">
    <w:abstractNumId w:val="816"/>
  </w:num>
  <w:num w:numId="938">
    <w:abstractNumId w:val="1125"/>
  </w:num>
  <w:num w:numId="939">
    <w:abstractNumId w:val="137"/>
  </w:num>
  <w:num w:numId="940">
    <w:abstractNumId w:val="1184"/>
  </w:num>
  <w:num w:numId="941">
    <w:abstractNumId w:val="1205"/>
  </w:num>
  <w:num w:numId="942">
    <w:abstractNumId w:val="1197"/>
  </w:num>
  <w:num w:numId="943">
    <w:abstractNumId w:val="484"/>
  </w:num>
  <w:num w:numId="94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5">
    <w:abstractNumId w:val="499"/>
  </w:num>
  <w:num w:numId="946">
    <w:abstractNumId w:val="259"/>
  </w:num>
  <w:num w:numId="947">
    <w:abstractNumId w:val="1033"/>
  </w:num>
  <w:num w:numId="948">
    <w:abstractNumId w:val="1041"/>
  </w:num>
  <w:num w:numId="949">
    <w:abstractNumId w:val="680"/>
  </w:num>
  <w:num w:numId="950">
    <w:abstractNumId w:val="307"/>
  </w:num>
  <w:num w:numId="951">
    <w:abstractNumId w:val="83"/>
  </w:num>
  <w:num w:numId="952">
    <w:abstractNumId w:val="1015"/>
  </w:num>
  <w:num w:numId="953">
    <w:abstractNumId w:val="713"/>
  </w:num>
  <w:num w:numId="954">
    <w:abstractNumId w:val="1175"/>
  </w:num>
  <w:num w:numId="955">
    <w:abstractNumId w:val="232"/>
  </w:num>
  <w:num w:numId="956">
    <w:abstractNumId w:val="103"/>
  </w:num>
  <w:num w:numId="957">
    <w:abstractNumId w:val="723"/>
  </w:num>
  <w:num w:numId="958">
    <w:abstractNumId w:val="1025"/>
  </w:num>
  <w:num w:numId="959">
    <w:abstractNumId w:val="1074"/>
  </w:num>
  <w:num w:numId="960">
    <w:abstractNumId w:val="636"/>
  </w:num>
  <w:num w:numId="961">
    <w:abstractNumId w:val="541"/>
  </w:num>
  <w:num w:numId="962">
    <w:abstractNumId w:val="217"/>
  </w:num>
  <w:num w:numId="963">
    <w:abstractNumId w:val="202"/>
  </w:num>
  <w:num w:numId="964">
    <w:abstractNumId w:val="5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764"/>
  </w:num>
  <w:num w:numId="966">
    <w:abstractNumId w:val="1194"/>
  </w:num>
  <w:num w:numId="967">
    <w:abstractNumId w:val="785"/>
  </w:num>
  <w:num w:numId="968">
    <w:abstractNumId w:val="78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abstractNumId w:val="391"/>
  </w:num>
  <w:num w:numId="970">
    <w:abstractNumId w:val="378"/>
  </w:num>
  <w:num w:numId="971">
    <w:abstractNumId w:val="311"/>
  </w:num>
  <w:num w:numId="972">
    <w:abstractNumId w:val="250"/>
  </w:num>
  <w:num w:numId="973">
    <w:abstractNumId w:val="903"/>
  </w:num>
  <w:num w:numId="974">
    <w:abstractNumId w:val="50"/>
  </w:num>
  <w:num w:numId="975">
    <w:abstractNumId w:val="12"/>
  </w:num>
  <w:num w:numId="976">
    <w:abstractNumId w:val="411"/>
  </w:num>
  <w:num w:numId="977">
    <w:abstractNumId w:val="1105"/>
  </w:num>
  <w:num w:numId="978">
    <w:abstractNumId w:val="303"/>
  </w:num>
  <w:num w:numId="979">
    <w:abstractNumId w:val="584"/>
  </w:num>
  <w:num w:numId="980">
    <w:abstractNumId w:val="64"/>
  </w:num>
  <w:num w:numId="981">
    <w:abstractNumId w:val="224"/>
  </w:num>
  <w:num w:numId="982">
    <w:abstractNumId w:val="1075"/>
  </w:num>
  <w:num w:numId="983">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abstractNumId w:val="55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abstractNumId w:val="3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abstractNumId w:val="8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abstractNumId w:val="1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abstractNumId w:val="5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abstractNumId w:val="47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abstractNumId w:val="3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abstractNumId w:val="7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4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44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abstractNumId w:val="478"/>
  </w:num>
  <w:num w:numId="997">
    <w:abstractNumId w:val="290"/>
  </w:num>
  <w:num w:numId="998">
    <w:abstractNumId w:val="851"/>
  </w:num>
  <w:num w:numId="999">
    <w:abstractNumId w:val="778"/>
  </w:num>
  <w:num w:numId="1000">
    <w:abstractNumId w:val="289"/>
  </w:num>
  <w:num w:numId="1001">
    <w:abstractNumId w:val="1214"/>
  </w:num>
  <w:num w:numId="1002">
    <w:abstractNumId w:val="62"/>
  </w:num>
  <w:num w:numId="1003">
    <w:abstractNumId w:val="421"/>
  </w:num>
  <w:num w:numId="1004">
    <w:abstractNumId w:val="463"/>
  </w:num>
  <w:num w:numId="1005">
    <w:abstractNumId w:val="653"/>
  </w:num>
  <w:num w:numId="1006">
    <w:abstractNumId w:val="962"/>
  </w:num>
  <w:num w:numId="1007">
    <w:abstractNumId w:val="1045"/>
  </w:num>
  <w:num w:numId="1008">
    <w:abstractNumId w:val="1156"/>
  </w:num>
  <w:num w:numId="1009">
    <w:abstractNumId w:val="310"/>
  </w:num>
  <w:num w:numId="1010">
    <w:abstractNumId w:val="1246"/>
  </w:num>
  <w:num w:numId="1011">
    <w:abstractNumId w:val="317"/>
  </w:num>
  <w:num w:numId="1012">
    <w:abstractNumId w:val="379"/>
  </w:num>
  <w:num w:numId="1013">
    <w:abstractNumId w:val="612"/>
  </w:num>
  <w:num w:numId="1014">
    <w:abstractNumId w:val="686"/>
  </w:num>
  <w:num w:numId="1015">
    <w:abstractNumId w:val="408"/>
  </w:num>
  <w:num w:numId="1016">
    <w:abstractNumId w:val="773"/>
  </w:num>
  <w:num w:numId="1017">
    <w:abstractNumId w:val="548"/>
  </w:num>
  <w:num w:numId="1018">
    <w:abstractNumId w:val="461"/>
  </w:num>
  <w:num w:numId="1019">
    <w:abstractNumId w:val="1244"/>
  </w:num>
  <w:num w:numId="1020">
    <w:abstractNumId w:val="49"/>
  </w:num>
  <w:num w:numId="1021">
    <w:abstractNumId w:val="79"/>
  </w:num>
  <w:num w:numId="1022">
    <w:abstractNumId w:val="587"/>
  </w:num>
  <w:num w:numId="1023">
    <w:abstractNumId w:val="752"/>
  </w:num>
  <w:num w:numId="1024">
    <w:abstractNumId w:val="372"/>
  </w:num>
  <w:num w:numId="1025">
    <w:abstractNumId w:val="1159"/>
  </w:num>
  <w:num w:numId="1026">
    <w:abstractNumId w:val="1129"/>
  </w:num>
  <w:num w:numId="1027">
    <w:abstractNumId w:val="884"/>
  </w:num>
  <w:num w:numId="1028">
    <w:abstractNumId w:val="1098"/>
  </w:num>
  <w:num w:numId="1029">
    <w:abstractNumId w:val="295"/>
  </w:num>
  <w:num w:numId="1030">
    <w:abstractNumId w:val="1114"/>
  </w:num>
  <w:num w:numId="1031">
    <w:abstractNumId w:val="282"/>
  </w:num>
  <w:num w:numId="1032">
    <w:abstractNumId w:val="1089"/>
  </w:num>
  <w:num w:numId="1033">
    <w:abstractNumId w:val="863"/>
  </w:num>
  <w:num w:numId="1034">
    <w:abstractNumId w:val="735"/>
  </w:num>
  <w:num w:numId="1035">
    <w:abstractNumId w:val="557"/>
  </w:num>
  <w:num w:numId="1036">
    <w:abstractNumId w:val="923"/>
  </w:num>
  <w:num w:numId="1037">
    <w:abstractNumId w:val="1183"/>
  </w:num>
  <w:num w:numId="1038">
    <w:abstractNumId w:val="582"/>
  </w:num>
  <w:num w:numId="1039">
    <w:abstractNumId w:val="104"/>
  </w:num>
  <w:num w:numId="1040">
    <w:abstractNumId w:val="1101"/>
  </w:num>
  <w:num w:numId="1041">
    <w:abstractNumId w:val="1011"/>
  </w:num>
  <w:num w:numId="1042">
    <w:abstractNumId w:val="534"/>
  </w:num>
  <w:num w:numId="1043">
    <w:abstractNumId w:val="189"/>
  </w:num>
  <w:num w:numId="1044">
    <w:abstractNumId w:val="145"/>
  </w:num>
  <w:num w:numId="1045">
    <w:abstractNumId w:val="335"/>
  </w:num>
  <w:num w:numId="1046">
    <w:abstractNumId w:val="291"/>
  </w:num>
  <w:num w:numId="1047">
    <w:abstractNumId w:val="1255"/>
  </w:num>
  <w:num w:numId="1048">
    <w:abstractNumId w:val="451"/>
  </w:num>
  <w:num w:numId="1049">
    <w:abstractNumId w:val="676"/>
  </w:num>
  <w:num w:numId="1050">
    <w:abstractNumId w:val="860"/>
  </w:num>
  <w:num w:numId="1051">
    <w:abstractNumId w:val="1173"/>
  </w:num>
  <w:num w:numId="1052">
    <w:abstractNumId w:val="615"/>
  </w:num>
  <w:num w:numId="1053">
    <w:abstractNumId w:val="276"/>
  </w:num>
  <w:num w:numId="1054">
    <w:abstractNumId w:val="6"/>
  </w:num>
  <w:num w:numId="1055">
    <w:abstractNumId w:val="684"/>
  </w:num>
  <w:num w:numId="1056">
    <w:abstractNumId w:val="261"/>
  </w:num>
  <w:num w:numId="1057">
    <w:abstractNumId w:val="254"/>
  </w:num>
  <w:num w:numId="1058">
    <w:abstractNumId w:val="398"/>
  </w:num>
  <w:num w:numId="1059">
    <w:abstractNumId w:val="395"/>
  </w:num>
  <w:num w:numId="1060">
    <w:abstractNumId w:val="1213"/>
  </w:num>
  <w:num w:numId="1061">
    <w:abstractNumId w:val="745"/>
  </w:num>
  <w:num w:numId="1062">
    <w:abstractNumId w:val="102"/>
  </w:num>
  <w:num w:numId="1063">
    <w:abstractNumId w:val="898"/>
  </w:num>
  <w:num w:numId="1064">
    <w:abstractNumId w:val="1258"/>
  </w:num>
  <w:num w:numId="1065">
    <w:abstractNumId w:val="10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12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123"/>
  </w:num>
  <w:num w:numId="1068">
    <w:abstractNumId w:val="907"/>
  </w:num>
  <w:num w:numId="1069">
    <w:abstractNumId w:val="761"/>
  </w:num>
  <w:num w:numId="1070">
    <w:abstractNumId w:val="682"/>
  </w:num>
  <w:num w:numId="1071">
    <w:abstractNumId w:val="797"/>
  </w:num>
  <w:num w:numId="1072">
    <w:abstractNumId w:val="558"/>
  </w:num>
  <w:num w:numId="1073">
    <w:abstractNumId w:val="445"/>
  </w:num>
  <w:num w:numId="1074">
    <w:abstractNumId w:val="592"/>
  </w:num>
  <w:num w:numId="1075">
    <w:abstractNumId w:val="683"/>
  </w:num>
  <w:num w:numId="1076">
    <w:abstractNumId w:val="760"/>
  </w:num>
  <w:num w:numId="1077">
    <w:abstractNumId w:val="1238"/>
  </w:num>
  <w:num w:numId="1078">
    <w:abstractNumId w:val="469"/>
  </w:num>
  <w:num w:numId="1079">
    <w:abstractNumId w:val="315"/>
  </w:num>
  <w:num w:numId="1080">
    <w:abstractNumId w:val="1046"/>
  </w:num>
  <w:num w:numId="1081">
    <w:abstractNumId w:val="306"/>
  </w:num>
  <w:num w:numId="1082">
    <w:abstractNumId w:val="1038"/>
  </w:num>
  <w:num w:numId="1083">
    <w:abstractNumId w:val="617"/>
  </w:num>
  <w:num w:numId="1084">
    <w:abstractNumId w:val="894"/>
  </w:num>
  <w:num w:numId="1085">
    <w:abstractNumId w:val="939"/>
  </w:num>
  <w:num w:numId="1086">
    <w:abstractNumId w:val="671"/>
  </w:num>
  <w:num w:numId="1087">
    <w:abstractNumId w:val="108"/>
  </w:num>
  <w:num w:numId="1088">
    <w:abstractNumId w:val="1164"/>
  </w:num>
  <w:num w:numId="1089">
    <w:abstractNumId w:val="2"/>
  </w:num>
  <w:num w:numId="1090">
    <w:abstractNumId w:val="1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7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67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3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10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116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6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1127"/>
  </w:num>
  <w:num w:numId="1101">
    <w:abstractNumId w:val="937"/>
  </w:num>
  <w:num w:numId="1102">
    <w:abstractNumId w:val="637"/>
  </w:num>
  <w:num w:numId="1103">
    <w:abstractNumId w:val="288"/>
  </w:num>
  <w:num w:numId="1104">
    <w:abstractNumId w:val="1042"/>
  </w:num>
  <w:num w:numId="1105">
    <w:abstractNumId w:val="1023"/>
  </w:num>
  <w:num w:numId="1106">
    <w:abstractNumId w:val="129"/>
  </w:num>
  <w:num w:numId="1107">
    <w:abstractNumId w:val="443"/>
  </w:num>
  <w:num w:numId="1108">
    <w:abstractNumId w:val="140"/>
  </w:num>
  <w:num w:numId="1109">
    <w:abstractNumId w:val="757"/>
  </w:num>
  <w:num w:numId="1110">
    <w:abstractNumId w:val="1155"/>
  </w:num>
  <w:num w:numId="1111">
    <w:abstractNumId w:val="132"/>
  </w:num>
  <w:num w:numId="1112">
    <w:abstractNumId w:val="543"/>
  </w:num>
  <w:num w:numId="1113">
    <w:abstractNumId w:val="776"/>
  </w:num>
  <w:num w:numId="1114">
    <w:abstractNumId w:val="1231"/>
  </w:num>
  <w:num w:numId="1115">
    <w:abstractNumId w:val="772"/>
  </w:num>
  <w:num w:numId="1116">
    <w:abstractNumId w:val="444"/>
  </w:num>
  <w:num w:numId="1117">
    <w:abstractNumId w:val="116"/>
  </w:num>
  <w:num w:numId="1118">
    <w:abstractNumId w:val="815"/>
  </w:num>
  <w:num w:numId="1119">
    <w:abstractNumId w:val="1165"/>
  </w:num>
  <w:num w:numId="1120">
    <w:abstractNumId w:val="1032"/>
  </w:num>
  <w:num w:numId="1121">
    <w:abstractNumId w:val="84"/>
  </w:num>
  <w:num w:numId="1122">
    <w:abstractNumId w:val="825"/>
  </w:num>
  <w:num w:numId="1123">
    <w:abstractNumId w:val="593"/>
  </w:num>
  <w:num w:numId="1124">
    <w:abstractNumId w:val="100"/>
  </w:num>
  <w:num w:numId="1125">
    <w:abstractNumId w:val="218"/>
  </w:num>
  <w:num w:numId="1126">
    <w:abstractNumId w:val="8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1099"/>
  </w:num>
  <w:num w:numId="1128">
    <w:abstractNumId w:val="728"/>
  </w:num>
  <w:num w:numId="1129">
    <w:abstractNumId w:val="1154"/>
  </w:num>
  <w:num w:numId="1130">
    <w:abstractNumId w:val="514"/>
  </w:num>
  <w:num w:numId="1131">
    <w:abstractNumId w:val="1096"/>
  </w:num>
  <w:num w:numId="1132">
    <w:abstractNumId w:val="1108"/>
  </w:num>
  <w:num w:numId="1133">
    <w:abstractNumId w:val="737"/>
  </w:num>
  <w:num w:numId="1134">
    <w:abstractNumId w:val="1057"/>
  </w:num>
  <w:num w:numId="1135">
    <w:abstractNumId w:val="260"/>
  </w:num>
  <w:num w:numId="1136">
    <w:abstractNumId w:val="522"/>
  </w:num>
  <w:num w:numId="1137">
    <w:abstractNumId w:val="1061"/>
  </w:num>
  <w:num w:numId="1138">
    <w:abstractNumId w:val="1104"/>
  </w:num>
  <w:num w:numId="1139">
    <w:abstractNumId w:val="44"/>
  </w:num>
  <w:num w:numId="1140">
    <w:abstractNumId w:val="1163"/>
  </w:num>
  <w:num w:numId="1141">
    <w:abstractNumId w:val="808"/>
  </w:num>
  <w:num w:numId="1142">
    <w:abstractNumId w:val="846"/>
  </w:num>
  <w:num w:numId="1143">
    <w:abstractNumId w:val="929"/>
  </w:num>
  <w:num w:numId="1144">
    <w:abstractNumId w:val="227"/>
  </w:num>
  <w:num w:numId="1145">
    <w:abstractNumId w:val="29"/>
  </w:num>
  <w:num w:numId="1146">
    <w:abstractNumId w:val="577"/>
  </w:num>
  <w:num w:numId="1147">
    <w:abstractNumId w:val="6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629"/>
  </w:num>
  <w:num w:numId="1150">
    <w:abstractNumId w:val="1086"/>
  </w:num>
  <w:num w:numId="1151">
    <w:abstractNumId w:val="927"/>
  </w:num>
  <w:num w:numId="1152">
    <w:abstractNumId w:val="647"/>
  </w:num>
  <w:num w:numId="1153">
    <w:abstractNumId w:val="809"/>
  </w:num>
  <w:num w:numId="1154">
    <w:abstractNumId w:val="1076"/>
  </w:num>
  <w:num w:numId="1155">
    <w:abstractNumId w:val="263"/>
  </w:num>
  <w:num w:numId="1156">
    <w:abstractNumId w:val="400"/>
  </w:num>
  <w:num w:numId="1157">
    <w:abstractNumId w:val="1206"/>
  </w:num>
  <w:num w:numId="1158">
    <w:abstractNumId w:val="73"/>
  </w:num>
  <w:num w:numId="1159">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4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297"/>
  </w:num>
  <w:num w:numId="1162">
    <w:abstractNumId w:val="994"/>
  </w:num>
  <w:num w:numId="1163">
    <w:abstractNumId w:val="54"/>
  </w:num>
  <w:num w:numId="1164">
    <w:abstractNumId w:val="340"/>
  </w:num>
  <w:num w:numId="1165">
    <w:abstractNumId w:val="714"/>
  </w:num>
  <w:num w:numId="1166">
    <w:abstractNumId w:val="223"/>
  </w:num>
  <w:num w:numId="1167">
    <w:abstractNumId w:val="316"/>
  </w:num>
  <w:num w:numId="1168">
    <w:abstractNumId w:val="677"/>
  </w:num>
  <w:num w:numId="1169">
    <w:abstractNumId w:val="3"/>
  </w:num>
  <w:num w:numId="1170">
    <w:abstractNumId w:val="690"/>
  </w:num>
  <w:num w:numId="1171">
    <w:abstractNumId w:val="1008"/>
  </w:num>
  <w:num w:numId="1172">
    <w:abstractNumId w:val="1144"/>
  </w:num>
  <w:num w:numId="1173">
    <w:abstractNumId w:val="4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375"/>
  </w:num>
  <w:num w:numId="1175">
    <w:abstractNumId w:val="974"/>
  </w:num>
  <w:num w:numId="1176">
    <w:abstractNumId w:val="657"/>
  </w:num>
  <w:num w:numId="1177">
    <w:abstractNumId w:val="349"/>
  </w:num>
  <w:num w:numId="1178">
    <w:abstractNumId w:val="6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858"/>
  </w:num>
  <w:num w:numId="1180">
    <w:abstractNumId w:val="758"/>
  </w:num>
  <w:num w:numId="1181">
    <w:abstractNumId w:val="1233"/>
  </w:num>
  <w:num w:numId="1182">
    <w:abstractNumId w:val="246"/>
  </w:num>
  <w:num w:numId="1183">
    <w:abstractNumId w:val="781"/>
  </w:num>
  <w:num w:numId="1184">
    <w:abstractNumId w:val="588"/>
  </w:num>
  <w:num w:numId="1185">
    <w:abstractNumId w:val="183"/>
  </w:num>
  <w:num w:numId="1186">
    <w:abstractNumId w:val="957"/>
  </w:num>
  <w:num w:numId="1187">
    <w:abstractNumId w:val="705"/>
  </w:num>
  <w:num w:numId="1188">
    <w:abstractNumId w:val="93"/>
  </w:num>
  <w:num w:numId="1189">
    <w:abstractNumId w:val="950"/>
  </w:num>
  <w:num w:numId="1190">
    <w:abstractNumId w:val="779"/>
  </w:num>
  <w:num w:numId="1191">
    <w:abstractNumId w:val="238"/>
  </w:num>
  <w:num w:numId="1192">
    <w:abstractNumId w:val="7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10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800"/>
  </w:num>
  <w:num w:numId="1195">
    <w:abstractNumId w:val="7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576"/>
  </w:num>
  <w:num w:numId="1197">
    <w:abstractNumId w:val="1208"/>
  </w:num>
  <w:num w:numId="1198">
    <w:abstractNumId w:val="933"/>
  </w:num>
  <w:num w:numId="1199">
    <w:abstractNumId w:val="605"/>
  </w:num>
  <w:num w:numId="1200">
    <w:abstractNumId w:val="168"/>
  </w:num>
  <w:num w:numId="1201">
    <w:abstractNumId w:val="426"/>
  </w:num>
  <w:num w:numId="1202">
    <w:abstractNumId w:val="694"/>
  </w:num>
  <w:num w:numId="1203">
    <w:abstractNumId w:val="262"/>
  </w:num>
  <w:num w:numId="1204">
    <w:abstractNumId w:val="655"/>
  </w:num>
  <w:num w:numId="1205">
    <w:abstractNumId w:val="8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106"/>
  </w:num>
  <w:num w:numId="1207">
    <w:abstractNumId w:val="53"/>
  </w:num>
  <w:num w:numId="120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581"/>
  </w:num>
  <w:num w:numId="1210">
    <w:abstractNumId w:val="71"/>
  </w:num>
  <w:num w:numId="1211">
    <w:abstractNumId w:val="11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545"/>
  </w:num>
  <w:num w:numId="1213">
    <w:abstractNumId w:val="99"/>
  </w:num>
  <w:num w:numId="1214">
    <w:abstractNumId w:val="1157"/>
  </w:num>
  <w:num w:numId="1215">
    <w:abstractNumId w:val="3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1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7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67"/>
  </w:num>
  <w:num w:numId="1219">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394"/>
  </w:num>
  <w:num w:numId="1221">
    <w:abstractNumId w:val="348"/>
  </w:num>
  <w:num w:numId="1222">
    <w:abstractNumId w:val="299"/>
  </w:num>
  <w:num w:numId="1223">
    <w:abstractNumId w:val="941"/>
  </w:num>
  <w:num w:numId="1224">
    <w:abstractNumId w:val="1138"/>
  </w:num>
  <w:num w:numId="1225">
    <w:abstractNumId w:val="22"/>
  </w:num>
  <w:num w:numId="1226">
    <w:abstractNumId w:val="704"/>
  </w:num>
  <w:num w:numId="1227">
    <w:abstractNumId w:val="163"/>
  </w:num>
  <w:num w:numId="1228">
    <w:abstractNumId w:val="634"/>
  </w:num>
  <w:num w:numId="1229">
    <w:abstractNumId w:val="11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169"/>
  </w:num>
  <w:num w:numId="1231">
    <w:abstractNumId w:val="6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4"/>
  </w:num>
  <w:num w:numId="1233">
    <w:abstractNumId w:val="211"/>
  </w:num>
  <w:num w:numId="1234">
    <w:abstractNumId w:val="1027"/>
  </w:num>
  <w:num w:numId="1235">
    <w:abstractNumId w:val="3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1186"/>
  </w:num>
  <w:num w:numId="1237">
    <w:abstractNumId w:val="144"/>
  </w:num>
  <w:num w:numId="1238">
    <w:abstractNumId w:val="409"/>
  </w:num>
  <w:num w:numId="1239">
    <w:abstractNumId w:val="1016"/>
  </w:num>
  <w:num w:numId="1240">
    <w:abstractNumId w:val="956"/>
  </w:num>
  <w:num w:numId="1241">
    <w:abstractNumId w:val="631"/>
  </w:num>
  <w:num w:numId="1242">
    <w:abstractNumId w:val="488"/>
  </w:num>
  <w:num w:numId="1243">
    <w:abstractNumId w:val="673"/>
  </w:num>
  <w:num w:numId="1244">
    <w:abstractNumId w:val="33"/>
  </w:num>
  <w:num w:numId="1245">
    <w:abstractNumId w:val="1151"/>
  </w:num>
  <w:num w:numId="1246">
    <w:abstractNumId w:val="28"/>
  </w:num>
  <w:num w:numId="1247">
    <w:abstractNumId w:val="987"/>
  </w:num>
  <w:num w:numId="1248">
    <w:abstractNumId w:val="442"/>
  </w:num>
  <w:num w:numId="1249">
    <w:abstractNumId w:val="1203"/>
  </w:num>
  <w:num w:numId="1250">
    <w:abstractNumId w:val="777"/>
  </w:num>
  <w:num w:numId="1251">
    <w:abstractNumId w:val="78"/>
  </w:num>
  <w:num w:numId="1252">
    <w:abstractNumId w:val="6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1021"/>
  </w:num>
  <w:num w:numId="1254">
    <w:abstractNumId w:val="110"/>
  </w:num>
  <w:num w:numId="1255">
    <w:abstractNumId w:val="125"/>
  </w:num>
  <w:num w:numId="1256">
    <w:abstractNumId w:val="32"/>
  </w:num>
  <w:num w:numId="1257">
    <w:abstractNumId w:val="423"/>
  </w:num>
  <w:num w:numId="1258">
    <w:abstractNumId w:val="679"/>
  </w:num>
  <w:num w:numId="1259">
    <w:abstractNumId w:val="789"/>
  </w:num>
  <w:num w:numId="1260">
    <w:abstractNumId w:val="976"/>
  </w:num>
  <w:num w:numId="1261">
    <w:abstractNumId w:val="92"/>
  </w:num>
  <w:num w:numId="1262">
    <w:abstractNumId w:val="1146"/>
  </w:num>
  <w:num w:numId="1263">
    <w:abstractNumId w:val="181"/>
  </w:num>
  <w:num w:numId="1264">
    <w:abstractNumId w:val="583"/>
  </w:num>
  <w:num w:numId="1265">
    <w:abstractNumId w:val="9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10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1185"/>
  </w:num>
  <w:num w:numId="1269">
    <w:abstractNumId w:val="961"/>
  </w:num>
  <w:num w:numId="1270">
    <w:abstractNumId w:val="437"/>
  </w:num>
  <w:num w:numId="1271">
    <w:abstractNumId w:val="727"/>
  </w:num>
  <w:num w:numId="1272">
    <w:abstractNumId w:val="98"/>
  </w:num>
  <w:num w:numId="1273">
    <w:abstractNumId w:val="212"/>
  </w:num>
  <w:num w:numId="1274">
    <w:abstractNumId w:val="601"/>
  </w:num>
  <w:num w:numId="1275">
    <w:abstractNumId w:val="441"/>
  </w:num>
  <w:num w:numId="1276">
    <w:abstractNumId w:val="992"/>
  </w:num>
  <w:num w:numId="1277">
    <w:abstractNumId w:val="1222"/>
  </w:num>
  <w:num w:numId="1278">
    <w:abstractNumId w:val="666"/>
  </w:num>
  <w:num w:numId="1279">
    <w:abstractNumId w:val="830"/>
  </w:num>
  <w:num w:numId="1280">
    <w:abstractNumId w:val="702"/>
  </w:num>
  <w:num w:numId="1281">
    <w:abstractNumId w:val="1240"/>
  </w:num>
  <w:num w:numId="1282">
    <w:abstractNumId w:val="190"/>
  </w:num>
  <w:num w:numId="1283">
    <w:abstractNumId w:val="366"/>
  </w:num>
  <w:num w:numId="1284">
    <w:abstractNumId w:val="931"/>
  </w:num>
  <w:num w:numId="1285">
    <w:abstractNumId w:val="997"/>
  </w:num>
  <w:num w:numId="1286">
    <w:abstractNumId w:val="965"/>
  </w:num>
  <w:num w:numId="1287">
    <w:abstractNumId w:val="1039"/>
  </w:num>
  <w:num w:numId="1288">
    <w:abstractNumId w:val="542"/>
  </w:num>
  <w:num w:numId="1289">
    <w:abstractNumId w:val="30"/>
  </w:num>
  <w:num w:numId="1290">
    <w:abstractNumId w:val="136"/>
  </w:num>
  <w:num w:numId="1291">
    <w:abstractNumId w:val="932"/>
  </w:num>
  <w:num w:numId="1292">
    <w:abstractNumId w:val="280"/>
  </w:num>
  <w:num w:numId="1293">
    <w:abstractNumId w:val="492"/>
  </w:num>
  <w:num w:numId="1294">
    <w:abstractNumId w:val="906"/>
  </w:num>
  <w:num w:numId="1295">
    <w:abstractNumId w:val="162"/>
  </w:num>
  <w:num w:numId="1296">
    <w:abstractNumId w:val="579"/>
  </w:num>
  <w:num w:numId="1297">
    <w:abstractNumId w:val="356"/>
  </w:num>
  <w:num w:numId="1298">
    <w:abstractNumId w:val="887"/>
  </w:num>
  <w:num w:numId="1299">
    <w:abstractNumId w:val="969"/>
  </w:num>
  <w:num w:numId="1300">
    <w:abstractNumId w:val="283"/>
  </w:num>
  <w:num w:numId="1301">
    <w:abstractNumId w:val="146"/>
  </w:num>
  <w:num w:numId="1302">
    <w:abstractNumId w:val="264"/>
  </w:num>
  <w:num w:numId="1303">
    <w:abstractNumId w:val="988"/>
  </w:num>
  <w:num w:numId="1304">
    <w:abstractNumId w:val="658"/>
  </w:num>
  <w:num w:numId="1305">
    <w:abstractNumId w:val="253"/>
  </w:num>
  <w:num w:numId="1306">
    <w:abstractNumId w:val="971"/>
  </w:num>
  <w:num w:numId="1307">
    <w:abstractNumId w:val="440"/>
  </w:num>
  <w:num w:numId="1308">
    <w:abstractNumId w:val="151"/>
  </w:num>
  <w:num w:numId="1309">
    <w:abstractNumId w:val="900"/>
  </w:num>
  <w:num w:numId="1310">
    <w:abstractNumId w:val="192"/>
  </w:num>
  <w:num w:numId="1311">
    <w:abstractNumId w:val="42"/>
  </w:num>
  <w:num w:numId="1312">
    <w:abstractNumId w:val="1166"/>
  </w:num>
  <w:num w:numId="1313">
    <w:abstractNumId w:val="1161"/>
  </w:num>
  <w:num w:numId="1314">
    <w:abstractNumId w:val="1047"/>
  </w:num>
  <w:num w:numId="1315">
    <w:abstractNumId w:val="474"/>
  </w:num>
  <w:num w:numId="1316">
    <w:abstractNumId w:val="1137"/>
  </w:num>
  <w:num w:numId="1317">
    <w:abstractNumId w:val="571"/>
  </w:num>
  <w:num w:numId="1318">
    <w:abstractNumId w:val="292"/>
  </w:num>
  <w:num w:numId="1319">
    <w:abstractNumId w:val="626"/>
  </w:num>
  <w:num w:numId="1320">
    <w:abstractNumId w:val="2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12"/>
  </w:num>
  <w:num w:numId="1323">
    <w:abstractNumId w:val="3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508"/>
  </w:num>
  <w:num w:numId="1325">
    <w:abstractNumId w:val="942"/>
  </w:num>
  <w:num w:numId="1326">
    <w:abstractNumId w:val="1182"/>
  </w:num>
  <w:num w:numId="1327">
    <w:abstractNumId w:val="1250"/>
  </w:num>
  <w:num w:numId="1328">
    <w:abstractNumId w:val="1237"/>
  </w:num>
  <w:num w:numId="1329">
    <w:abstractNumId w:val="1262"/>
  </w:num>
  <w:num w:numId="1330">
    <w:abstractNumId w:val="47"/>
  </w:num>
  <w:num w:numId="1331">
    <w:abstractNumId w:val="955"/>
  </w:num>
  <w:num w:numId="1332">
    <w:abstractNumId w:val="1209"/>
  </w:num>
  <w:num w:numId="1333">
    <w:abstractNumId w:val="359"/>
  </w:num>
  <w:num w:numId="1334">
    <w:abstractNumId w:val="166"/>
  </w:num>
  <w:num w:numId="1335">
    <w:abstractNumId w:val="691"/>
  </w:num>
  <w:num w:numId="1336">
    <w:abstractNumId w:val="633"/>
  </w:num>
  <w:num w:numId="1337">
    <w:abstractNumId w:val="435"/>
  </w:num>
  <w:num w:numId="1338">
    <w:abstractNumId w:val="575"/>
  </w:num>
  <w:num w:numId="1339">
    <w:abstractNumId w:val="630"/>
  </w:num>
  <w:num w:numId="1340">
    <w:abstractNumId w:val="355"/>
  </w:num>
  <w:num w:numId="1341">
    <w:abstractNumId w:val="320"/>
  </w:num>
  <w:num w:numId="1342">
    <w:abstractNumId w:val="18"/>
  </w:num>
  <w:num w:numId="1343">
    <w:abstractNumId w:val="377"/>
  </w:num>
  <w:num w:numId="1344">
    <w:abstractNumId w:val="233"/>
  </w:num>
  <w:num w:numId="1345">
    <w:abstractNumId w:val="1009"/>
  </w:num>
  <w:num w:numId="1346">
    <w:abstractNumId w:val="1049"/>
  </w:num>
  <w:num w:numId="1347">
    <w:abstractNumId w:val="948"/>
  </w:num>
  <w:num w:numId="1348">
    <w:abstractNumId w:val="265"/>
  </w:num>
  <w:num w:numId="1349">
    <w:abstractNumId w:val="1122"/>
  </w:num>
  <w:num w:numId="1350">
    <w:abstractNumId w:val="1228"/>
  </w:num>
  <w:num w:numId="1351">
    <w:abstractNumId w:val="981"/>
  </w:num>
  <w:num w:numId="1352">
    <w:abstractNumId w:val="51"/>
  </w:num>
  <w:num w:numId="1353">
    <w:abstractNumId w:val="885"/>
  </w:num>
  <w:num w:numId="1354">
    <w:abstractNumId w:val="248"/>
  </w:num>
  <w:num w:numId="1355">
    <w:abstractNumId w:val="1153"/>
  </w:num>
  <w:num w:numId="1356">
    <w:abstractNumId w:val="419"/>
  </w:num>
  <w:num w:numId="1357">
    <w:abstractNumId w:val="255"/>
  </w:num>
  <w:num w:numId="1358">
    <w:abstractNumId w:val="1036"/>
  </w:num>
  <w:num w:numId="1359">
    <w:abstractNumId w:val="1187"/>
  </w:num>
  <w:num w:numId="1360">
    <w:abstractNumId w:val="967"/>
  </w:num>
  <w:num w:numId="1361">
    <w:abstractNumId w:val="935"/>
  </w:num>
  <w:num w:numId="1362">
    <w:abstractNumId w:val="1087"/>
  </w:num>
  <w:num w:numId="1363">
    <w:abstractNumId w:val="600"/>
  </w:num>
  <w:num w:numId="1364">
    <w:abstractNumId w:val="431"/>
  </w:num>
  <w:num w:numId="1365">
    <w:abstractNumId w:val="799"/>
  </w:num>
  <w:num w:numId="1366">
    <w:abstractNumId w:val="519"/>
  </w:num>
  <w:num w:numId="1367">
    <w:abstractNumId w:val="34"/>
  </w:num>
  <w:num w:numId="1368">
    <w:abstractNumId w:val="689"/>
  </w:num>
  <w:num w:numId="1369">
    <w:abstractNumId w:val="213"/>
  </w:num>
  <w:num w:numId="1370">
    <w:abstractNumId w:val="458"/>
  </w:num>
  <w:num w:numId="1371">
    <w:abstractNumId w:val="687"/>
  </w:num>
  <w:num w:numId="1372">
    <w:abstractNumId w:val="573"/>
  </w:num>
  <w:num w:numId="1373">
    <w:abstractNumId w:val="26"/>
  </w:num>
  <w:num w:numId="1374">
    <w:abstractNumId w:val="72"/>
  </w:num>
  <w:num w:numId="1375">
    <w:abstractNumId w:val="518"/>
  </w:num>
  <w:num w:numId="1376">
    <w:abstractNumId w:val="1169"/>
  </w:num>
  <w:num w:numId="1377">
    <w:abstractNumId w:val="955"/>
  </w:num>
  <w:num w:numId="1378">
    <w:abstractNumId w:val="955"/>
    <w:lvlOverride w:ilvl="0">
      <w:startOverride w:val="1"/>
    </w:lvlOverride>
  </w:num>
  <w:num w:numId="1379">
    <w:abstractNumId w:val="955"/>
    <w:lvlOverride w:ilvl="0">
      <w:startOverride w:val="1"/>
    </w:lvlOverride>
  </w:num>
  <w:num w:numId="1380">
    <w:abstractNumId w:val="490"/>
  </w:num>
  <w:num w:numId="1381">
    <w:abstractNumId w:val="1160"/>
  </w:num>
  <w:num w:numId="1382">
    <w:abstractNumId w:val="955"/>
    <w:lvlOverride w:ilvl="0">
      <w:startOverride w:val="1"/>
    </w:lvlOverride>
  </w:num>
  <w:num w:numId="1383">
    <w:abstractNumId w:val="955"/>
    <w:lvlOverride w:ilvl="0">
      <w:startOverride w:val="1"/>
    </w:lvlOverride>
  </w:num>
  <w:num w:numId="1384">
    <w:abstractNumId w:val="955"/>
  </w:num>
  <w:num w:numId="1385">
    <w:abstractNumId w:val="899"/>
  </w:num>
  <w:num w:numId="1386">
    <w:abstractNumId w:val="69"/>
  </w:num>
  <w:num w:numId="1387">
    <w:abstractNumId w:val="911"/>
  </w:num>
  <w:num w:numId="1388">
    <w:abstractNumId w:val="37"/>
  </w:num>
  <w:num w:numId="1389">
    <w:abstractNumId w:val="665"/>
  </w:num>
  <w:num w:numId="1390">
    <w:abstractNumId w:val="1252"/>
  </w:num>
  <w:num w:numId="1391">
    <w:abstractNumId w:val="251"/>
  </w:num>
  <w:num w:numId="1392">
    <w:abstractNumId w:val="914"/>
  </w:num>
  <w:num w:numId="1393">
    <w:abstractNumId w:val="9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610"/>
  </w:num>
  <w:num w:numId="1395">
    <w:abstractNumId w:val="35"/>
  </w:num>
  <w:num w:numId="1396">
    <w:abstractNumId w:val="19"/>
  </w:num>
  <w:num w:numId="1397">
    <w:abstractNumId w:val="549"/>
  </w:num>
  <w:num w:numId="1398">
    <w:abstractNumId w:val="753"/>
  </w:num>
  <w:num w:numId="1399">
    <w:abstractNumId w:val="256"/>
  </w:num>
  <w:num w:numId="1400">
    <w:abstractNumId w:val="780"/>
  </w:num>
  <w:numIdMacAtCleanup w:val="14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wcsmart000">
    <w15:presenceInfo w15:providerId="None" w15:userId="swcsmart000"/>
  </w15:person>
  <w15:person w15:author="Keis">
    <w15:presenceInfo w15:providerId="None" w15:userId="Ke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revisionView w:markup="0"/>
  <w:defaultTabStop w:val="800"/>
  <w:drawingGridHorizontalSpacing w:val="100"/>
  <w:displayHorizontalDrawingGridEvery w:val="0"/>
  <w:displayVerticalDrawingGridEvery w:val="2"/>
  <w:noPunctuationKerning/>
  <w:characterSpacingControl w:val="doNotCompress"/>
  <w:hdrShapeDefaults>
    <o:shapedefaults v:ext="edit" spidmax="276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6E"/>
    <w:rsid w:val="0000041D"/>
    <w:rsid w:val="000017E0"/>
    <w:rsid w:val="00002205"/>
    <w:rsid w:val="000026C7"/>
    <w:rsid w:val="00002A11"/>
    <w:rsid w:val="0000399E"/>
    <w:rsid w:val="00003FDB"/>
    <w:rsid w:val="00004221"/>
    <w:rsid w:val="00004297"/>
    <w:rsid w:val="00004312"/>
    <w:rsid w:val="0000451B"/>
    <w:rsid w:val="00004C19"/>
    <w:rsid w:val="00004CFB"/>
    <w:rsid w:val="000054A0"/>
    <w:rsid w:val="000058E4"/>
    <w:rsid w:val="00005E99"/>
    <w:rsid w:val="0000643B"/>
    <w:rsid w:val="0000737C"/>
    <w:rsid w:val="00007953"/>
    <w:rsid w:val="0001036C"/>
    <w:rsid w:val="00010949"/>
    <w:rsid w:val="00010B42"/>
    <w:rsid w:val="000112AD"/>
    <w:rsid w:val="00011DC6"/>
    <w:rsid w:val="000125C7"/>
    <w:rsid w:val="0001298C"/>
    <w:rsid w:val="00012A8F"/>
    <w:rsid w:val="000136B8"/>
    <w:rsid w:val="00014491"/>
    <w:rsid w:val="00015399"/>
    <w:rsid w:val="00015C41"/>
    <w:rsid w:val="00015DFB"/>
    <w:rsid w:val="00015ECA"/>
    <w:rsid w:val="0001662D"/>
    <w:rsid w:val="00016A16"/>
    <w:rsid w:val="00016FFF"/>
    <w:rsid w:val="00017277"/>
    <w:rsid w:val="00017B2E"/>
    <w:rsid w:val="00017C3D"/>
    <w:rsid w:val="000209C4"/>
    <w:rsid w:val="00020A3B"/>
    <w:rsid w:val="00020F5D"/>
    <w:rsid w:val="00021456"/>
    <w:rsid w:val="0002153A"/>
    <w:rsid w:val="000219AC"/>
    <w:rsid w:val="00022346"/>
    <w:rsid w:val="0002254D"/>
    <w:rsid w:val="000227C0"/>
    <w:rsid w:val="00022952"/>
    <w:rsid w:val="00023116"/>
    <w:rsid w:val="000232E2"/>
    <w:rsid w:val="000234B5"/>
    <w:rsid w:val="00024175"/>
    <w:rsid w:val="000243FE"/>
    <w:rsid w:val="0002489E"/>
    <w:rsid w:val="00025348"/>
    <w:rsid w:val="00030259"/>
    <w:rsid w:val="0003078C"/>
    <w:rsid w:val="00031272"/>
    <w:rsid w:val="0003156C"/>
    <w:rsid w:val="00031776"/>
    <w:rsid w:val="00032135"/>
    <w:rsid w:val="000324EF"/>
    <w:rsid w:val="00033186"/>
    <w:rsid w:val="00033E85"/>
    <w:rsid w:val="00034068"/>
    <w:rsid w:val="00034145"/>
    <w:rsid w:val="0003483E"/>
    <w:rsid w:val="000350EB"/>
    <w:rsid w:val="00036214"/>
    <w:rsid w:val="00037F8B"/>
    <w:rsid w:val="00040DE3"/>
    <w:rsid w:val="000418AF"/>
    <w:rsid w:val="00042360"/>
    <w:rsid w:val="00042A27"/>
    <w:rsid w:val="000431DA"/>
    <w:rsid w:val="0004342C"/>
    <w:rsid w:val="000440FE"/>
    <w:rsid w:val="00044167"/>
    <w:rsid w:val="00044768"/>
    <w:rsid w:val="00044E47"/>
    <w:rsid w:val="000460D2"/>
    <w:rsid w:val="00046642"/>
    <w:rsid w:val="0004720C"/>
    <w:rsid w:val="0004756D"/>
    <w:rsid w:val="00047FF7"/>
    <w:rsid w:val="0005042A"/>
    <w:rsid w:val="00050489"/>
    <w:rsid w:val="000507CB"/>
    <w:rsid w:val="00052A4E"/>
    <w:rsid w:val="00052D81"/>
    <w:rsid w:val="00053487"/>
    <w:rsid w:val="00054583"/>
    <w:rsid w:val="00055516"/>
    <w:rsid w:val="00055CC2"/>
    <w:rsid w:val="00055D59"/>
    <w:rsid w:val="000564A8"/>
    <w:rsid w:val="00056598"/>
    <w:rsid w:val="0005670E"/>
    <w:rsid w:val="00056B84"/>
    <w:rsid w:val="00061CA1"/>
    <w:rsid w:val="00061CFC"/>
    <w:rsid w:val="00061DC0"/>
    <w:rsid w:val="000625AA"/>
    <w:rsid w:val="00062809"/>
    <w:rsid w:val="000634FE"/>
    <w:rsid w:val="00064936"/>
    <w:rsid w:val="00064CC4"/>
    <w:rsid w:val="00065378"/>
    <w:rsid w:val="00065917"/>
    <w:rsid w:val="0006676E"/>
    <w:rsid w:val="00066A4B"/>
    <w:rsid w:val="00066D89"/>
    <w:rsid w:val="00067CD6"/>
    <w:rsid w:val="00067DC6"/>
    <w:rsid w:val="00071C5B"/>
    <w:rsid w:val="000729CC"/>
    <w:rsid w:val="00072E40"/>
    <w:rsid w:val="00072EF5"/>
    <w:rsid w:val="00073743"/>
    <w:rsid w:val="00073B92"/>
    <w:rsid w:val="000742FE"/>
    <w:rsid w:val="00074D6B"/>
    <w:rsid w:val="00074EAF"/>
    <w:rsid w:val="0007539D"/>
    <w:rsid w:val="00076687"/>
    <w:rsid w:val="00076ED0"/>
    <w:rsid w:val="000770CA"/>
    <w:rsid w:val="0007714A"/>
    <w:rsid w:val="000777C9"/>
    <w:rsid w:val="000816CA"/>
    <w:rsid w:val="00081F4F"/>
    <w:rsid w:val="00082275"/>
    <w:rsid w:val="00083128"/>
    <w:rsid w:val="000833C8"/>
    <w:rsid w:val="000844ED"/>
    <w:rsid w:val="000845CF"/>
    <w:rsid w:val="0008491B"/>
    <w:rsid w:val="00084C38"/>
    <w:rsid w:val="0008589B"/>
    <w:rsid w:val="000859F3"/>
    <w:rsid w:val="000863B8"/>
    <w:rsid w:val="00086872"/>
    <w:rsid w:val="0008777B"/>
    <w:rsid w:val="00087993"/>
    <w:rsid w:val="00087A69"/>
    <w:rsid w:val="00087C86"/>
    <w:rsid w:val="00090AFC"/>
    <w:rsid w:val="00090D0C"/>
    <w:rsid w:val="00090E2B"/>
    <w:rsid w:val="00091738"/>
    <w:rsid w:val="0009213B"/>
    <w:rsid w:val="000923C3"/>
    <w:rsid w:val="000923F0"/>
    <w:rsid w:val="00092C51"/>
    <w:rsid w:val="00092CC0"/>
    <w:rsid w:val="00093AD0"/>
    <w:rsid w:val="00094614"/>
    <w:rsid w:val="000952B0"/>
    <w:rsid w:val="00096633"/>
    <w:rsid w:val="000968DF"/>
    <w:rsid w:val="00096AC0"/>
    <w:rsid w:val="000975F6"/>
    <w:rsid w:val="0009785A"/>
    <w:rsid w:val="00097DFE"/>
    <w:rsid w:val="00097F88"/>
    <w:rsid w:val="000A009C"/>
    <w:rsid w:val="000A010A"/>
    <w:rsid w:val="000A1170"/>
    <w:rsid w:val="000A2B80"/>
    <w:rsid w:val="000A43CC"/>
    <w:rsid w:val="000A5173"/>
    <w:rsid w:val="000A5E08"/>
    <w:rsid w:val="000A69E5"/>
    <w:rsid w:val="000A7D52"/>
    <w:rsid w:val="000B04B7"/>
    <w:rsid w:val="000B0851"/>
    <w:rsid w:val="000B0E08"/>
    <w:rsid w:val="000B148A"/>
    <w:rsid w:val="000B28BC"/>
    <w:rsid w:val="000B2C5D"/>
    <w:rsid w:val="000B2F21"/>
    <w:rsid w:val="000B2FDE"/>
    <w:rsid w:val="000B401C"/>
    <w:rsid w:val="000B45C5"/>
    <w:rsid w:val="000B460F"/>
    <w:rsid w:val="000B5099"/>
    <w:rsid w:val="000B55E8"/>
    <w:rsid w:val="000B5BB6"/>
    <w:rsid w:val="000B5C12"/>
    <w:rsid w:val="000B63B5"/>
    <w:rsid w:val="000B64AD"/>
    <w:rsid w:val="000B67EC"/>
    <w:rsid w:val="000B68FB"/>
    <w:rsid w:val="000B7FC2"/>
    <w:rsid w:val="000C02BC"/>
    <w:rsid w:val="000C0F62"/>
    <w:rsid w:val="000C15D8"/>
    <w:rsid w:val="000C1940"/>
    <w:rsid w:val="000C1C82"/>
    <w:rsid w:val="000C2035"/>
    <w:rsid w:val="000C2300"/>
    <w:rsid w:val="000C2413"/>
    <w:rsid w:val="000C26F5"/>
    <w:rsid w:val="000C287B"/>
    <w:rsid w:val="000C3127"/>
    <w:rsid w:val="000C3E91"/>
    <w:rsid w:val="000C4905"/>
    <w:rsid w:val="000C5611"/>
    <w:rsid w:val="000C6033"/>
    <w:rsid w:val="000C726F"/>
    <w:rsid w:val="000C77F3"/>
    <w:rsid w:val="000D0239"/>
    <w:rsid w:val="000D07A7"/>
    <w:rsid w:val="000D1F0D"/>
    <w:rsid w:val="000D22C6"/>
    <w:rsid w:val="000D383E"/>
    <w:rsid w:val="000D3F62"/>
    <w:rsid w:val="000D4598"/>
    <w:rsid w:val="000D47B4"/>
    <w:rsid w:val="000D63D8"/>
    <w:rsid w:val="000D660F"/>
    <w:rsid w:val="000D6639"/>
    <w:rsid w:val="000D6BCB"/>
    <w:rsid w:val="000D72D3"/>
    <w:rsid w:val="000D748C"/>
    <w:rsid w:val="000E0296"/>
    <w:rsid w:val="000E09F4"/>
    <w:rsid w:val="000E0E5C"/>
    <w:rsid w:val="000E0F0E"/>
    <w:rsid w:val="000E119B"/>
    <w:rsid w:val="000E1350"/>
    <w:rsid w:val="000E1AA0"/>
    <w:rsid w:val="000E1C45"/>
    <w:rsid w:val="000E1FEF"/>
    <w:rsid w:val="000E3459"/>
    <w:rsid w:val="000E402B"/>
    <w:rsid w:val="000E463E"/>
    <w:rsid w:val="000E49A7"/>
    <w:rsid w:val="000E49DB"/>
    <w:rsid w:val="000E4CDC"/>
    <w:rsid w:val="000E58A7"/>
    <w:rsid w:val="000E64EA"/>
    <w:rsid w:val="000E6C44"/>
    <w:rsid w:val="000E6D43"/>
    <w:rsid w:val="000E72DC"/>
    <w:rsid w:val="000E735E"/>
    <w:rsid w:val="000F09E8"/>
    <w:rsid w:val="000F0BDA"/>
    <w:rsid w:val="000F10FB"/>
    <w:rsid w:val="000F1414"/>
    <w:rsid w:val="000F1597"/>
    <w:rsid w:val="000F1821"/>
    <w:rsid w:val="000F19CB"/>
    <w:rsid w:val="000F1E8D"/>
    <w:rsid w:val="000F1FAD"/>
    <w:rsid w:val="000F282C"/>
    <w:rsid w:val="000F2C87"/>
    <w:rsid w:val="000F2EB8"/>
    <w:rsid w:val="000F332C"/>
    <w:rsid w:val="000F39CE"/>
    <w:rsid w:val="000F3AB7"/>
    <w:rsid w:val="000F40A2"/>
    <w:rsid w:val="000F4567"/>
    <w:rsid w:val="000F493E"/>
    <w:rsid w:val="000F4CBF"/>
    <w:rsid w:val="000F4EC3"/>
    <w:rsid w:val="000F54F7"/>
    <w:rsid w:val="000F5839"/>
    <w:rsid w:val="000F5C26"/>
    <w:rsid w:val="000F5D5E"/>
    <w:rsid w:val="000F5E78"/>
    <w:rsid w:val="000F6A3A"/>
    <w:rsid w:val="000F72D7"/>
    <w:rsid w:val="000F7B60"/>
    <w:rsid w:val="001016DC"/>
    <w:rsid w:val="0010177E"/>
    <w:rsid w:val="0010187A"/>
    <w:rsid w:val="00101ABE"/>
    <w:rsid w:val="00101E8B"/>
    <w:rsid w:val="0010285B"/>
    <w:rsid w:val="00102F0E"/>
    <w:rsid w:val="00103AAA"/>
    <w:rsid w:val="001040C0"/>
    <w:rsid w:val="00104AAE"/>
    <w:rsid w:val="00104D7A"/>
    <w:rsid w:val="001050F1"/>
    <w:rsid w:val="00105D92"/>
    <w:rsid w:val="001068C4"/>
    <w:rsid w:val="00107011"/>
    <w:rsid w:val="00107646"/>
    <w:rsid w:val="00107FE4"/>
    <w:rsid w:val="00110B48"/>
    <w:rsid w:val="00111F6F"/>
    <w:rsid w:val="001124E0"/>
    <w:rsid w:val="001125D8"/>
    <w:rsid w:val="00112E3B"/>
    <w:rsid w:val="00115C2F"/>
    <w:rsid w:val="001205D8"/>
    <w:rsid w:val="00121AB5"/>
    <w:rsid w:val="0012209A"/>
    <w:rsid w:val="00123A19"/>
    <w:rsid w:val="00123ED7"/>
    <w:rsid w:val="00123F89"/>
    <w:rsid w:val="00124809"/>
    <w:rsid w:val="00124D74"/>
    <w:rsid w:val="00125240"/>
    <w:rsid w:val="001258E8"/>
    <w:rsid w:val="00125CFB"/>
    <w:rsid w:val="00130424"/>
    <w:rsid w:val="00130CA5"/>
    <w:rsid w:val="00130EF2"/>
    <w:rsid w:val="00131624"/>
    <w:rsid w:val="00131E84"/>
    <w:rsid w:val="001323E4"/>
    <w:rsid w:val="001331E9"/>
    <w:rsid w:val="00133501"/>
    <w:rsid w:val="00133E36"/>
    <w:rsid w:val="00133E4D"/>
    <w:rsid w:val="00133F10"/>
    <w:rsid w:val="0013478A"/>
    <w:rsid w:val="001349C2"/>
    <w:rsid w:val="00134DBF"/>
    <w:rsid w:val="001352D3"/>
    <w:rsid w:val="00135EB1"/>
    <w:rsid w:val="001362DB"/>
    <w:rsid w:val="001365F9"/>
    <w:rsid w:val="00136644"/>
    <w:rsid w:val="00136996"/>
    <w:rsid w:val="00136C31"/>
    <w:rsid w:val="00136C3A"/>
    <w:rsid w:val="00136D11"/>
    <w:rsid w:val="00137348"/>
    <w:rsid w:val="00137B15"/>
    <w:rsid w:val="00137DE2"/>
    <w:rsid w:val="0014049E"/>
    <w:rsid w:val="00140E1D"/>
    <w:rsid w:val="00141FFC"/>
    <w:rsid w:val="0014208E"/>
    <w:rsid w:val="00142D1B"/>
    <w:rsid w:val="00142EDF"/>
    <w:rsid w:val="001433D9"/>
    <w:rsid w:val="00143B4C"/>
    <w:rsid w:val="00143E11"/>
    <w:rsid w:val="001441BD"/>
    <w:rsid w:val="001449A4"/>
    <w:rsid w:val="00145A8A"/>
    <w:rsid w:val="00146FEA"/>
    <w:rsid w:val="001470E7"/>
    <w:rsid w:val="001474F2"/>
    <w:rsid w:val="0014751A"/>
    <w:rsid w:val="001476AA"/>
    <w:rsid w:val="001509B9"/>
    <w:rsid w:val="00150D77"/>
    <w:rsid w:val="00151666"/>
    <w:rsid w:val="001519F5"/>
    <w:rsid w:val="00152994"/>
    <w:rsid w:val="00152ADD"/>
    <w:rsid w:val="00152F6F"/>
    <w:rsid w:val="00153C5E"/>
    <w:rsid w:val="00154295"/>
    <w:rsid w:val="001545EF"/>
    <w:rsid w:val="001546C1"/>
    <w:rsid w:val="00154915"/>
    <w:rsid w:val="00154C3A"/>
    <w:rsid w:val="00154C93"/>
    <w:rsid w:val="001550B5"/>
    <w:rsid w:val="00155115"/>
    <w:rsid w:val="00155ACE"/>
    <w:rsid w:val="00157345"/>
    <w:rsid w:val="001579DB"/>
    <w:rsid w:val="00160B61"/>
    <w:rsid w:val="001618B2"/>
    <w:rsid w:val="00161F85"/>
    <w:rsid w:val="00162228"/>
    <w:rsid w:val="001624E1"/>
    <w:rsid w:val="00162919"/>
    <w:rsid w:val="0016309B"/>
    <w:rsid w:val="00163382"/>
    <w:rsid w:val="001637E9"/>
    <w:rsid w:val="00163D7D"/>
    <w:rsid w:val="0016592C"/>
    <w:rsid w:val="001662AB"/>
    <w:rsid w:val="0016630E"/>
    <w:rsid w:val="00166B6F"/>
    <w:rsid w:val="00166CF9"/>
    <w:rsid w:val="001675BD"/>
    <w:rsid w:val="00167EF2"/>
    <w:rsid w:val="001701AC"/>
    <w:rsid w:val="001704BC"/>
    <w:rsid w:val="001704CA"/>
    <w:rsid w:val="001710F7"/>
    <w:rsid w:val="001718CD"/>
    <w:rsid w:val="00171FA6"/>
    <w:rsid w:val="001722B0"/>
    <w:rsid w:val="00173088"/>
    <w:rsid w:val="001734E7"/>
    <w:rsid w:val="00173711"/>
    <w:rsid w:val="001738B1"/>
    <w:rsid w:val="0017396C"/>
    <w:rsid w:val="00173DD1"/>
    <w:rsid w:val="0017425F"/>
    <w:rsid w:val="00174CC4"/>
    <w:rsid w:val="00174ED8"/>
    <w:rsid w:val="00175275"/>
    <w:rsid w:val="0017554F"/>
    <w:rsid w:val="0017598A"/>
    <w:rsid w:val="00175F81"/>
    <w:rsid w:val="00176A05"/>
    <w:rsid w:val="00176FD9"/>
    <w:rsid w:val="00177753"/>
    <w:rsid w:val="00180275"/>
    <w:rsid w:val="00181E4C"/>
    <w:rsid w:val="00183299"/>
    <w:rsid w:val="0018336F"/>
    <w:rsid w:val="001834AA"/>
    <w:rsid w:val="001836A6"/>
    <w:rsid w:val="00183B12"/>
    <w:rsid w:val="001841DF"/>
    <w:rsid w:val="001841F6"/>
    <w:rsid w:val="00184649"/>
    <w:rsid w:val="001856CF"/>
    <w:rsid w:val="00185AE4"/>
    <w:rsid w:val="001866FA"/>
    <w:rsid w:val="0018760D"/>
    <w:rsid w:val="00187AB8"/>
    <w:rsid w:val="001900A5"/>
    <w:rsid w:val="001908B8"/>
    <w:rsid w:val="00190BFD"/>
    <w:rsid w:val="00190FF1"/>
    <w:rsid w:val="0019120B"/>
    <w:rsid w:val="00191F97"/>
    <w:rsid w:val="00192072"/>
    <w:rsid w:val="001920A3"/>
    <w:rsid w:val="001924B2"/>
    <w:rsid w:val="001924EA"/>
    <w:rsid w:val="00192EAB"/>
    <w:rsid w:val="00193040"/>
    <w:rsid w:val="00193E8D"/>
    <w:rsid w:val="00194111"/>
    <w:rsid w:val="0019517D"/>
    <w:rsid w:val="00195665"/>
    <w:rsid w:val="00195707"/>
    <w:rsid w:val="00195A80"/>
    <w:rsid w:val="00195BE3"/>
    <w:rsid w:val="00195EF0"/>
    <w:rsid w:val="00195F93"/>
    <w:rsid w:val="00196C74"/>
    <w:rsid w:val="00197346"/>
    <w:rsid w:val="00197B8E"/>
    <w:rsid w:val="001A00FA"/>
    <w:rsid w:val="001A014C"/>
    <w:rsid w:val="001A0623"/>
    <w:rsid w:val="001A0BCF"/>
    <w:rsid w:val="001A100E"/>
    <w:rsid w:val="001A123D"/>
    <w:rsid w:val="001A140D"/>
    <w:rsid w:val="001A14AD"/>
    <w:rsid w:val="001A1A13"/>
    <w:rsid w:val="001A1A6D"/>
    <w:rsid w:val="001A29C6"/>
    <w:rsid w:val="001A32C1"/>
    <w:rsid w:val="001A3395"/>
    <w:rsid w:val="001A415C"/>
    <w:rsid w:val="001A4A44"/>
    <w:rsid w:val="001A4FCF"/>
    <w:rsid w:val="001A582C"/>
    <w:rsid w:val="001A5F62"/>
    <w:rsid w:val="001A5FA2"/>
    <w:rsid w:val="001A62CA"/>
    <w:rsid w:val="001A6F49"/>
    <w:rsid w:val="001A7208"/>
    <w:rsid w:val="001A770F"/>
    <w:rsid w:val="001A7CC1"/>
    <w:rsid w:val="001A7E2A"/>
    <w:rsid w:val="001B03E7"/>
    <w:rsid w:val="001B05EE"/>
    <w:rsid w:val="001B1E72"/>
    <w:rsid w:val="001B22B2"/>
    <w:rsid w:val="001B2335"/>
    <w:rsid w:val="001B28B2"/>
    <w:rsid w:val="001B2B5E"/>
    <w:rsid w:val="001B303C"/>
    <w:rsid w:val="001B32C7"/>
    <w:rsid w:val="001B45D0"/>
    <w:rsid w:val="001B4886"/>
    <w:rsid w:val="001B489D"/>
    <w:rsid w:val="001B5178"/>
    <w:rsid w:val="001B5371"/>
    <w:rsid w:val="001B6107"/>
    <w:rsid w:val="001B6361"/>
    <w:rsid w:val="001B77E8"/>
    <w:rsid w:val="001C154B"/>
    <w:rsid w:val="001C3083"/>
    <w:rsid w:val="001C38C9"/>
    <w:rsid w:val="001C3AC8"/>
    <w:rsid w:val="001C431F"/>
    <w:rsid w:val="001C4F76"/>
    <w:rsid w:val="001C5A3F"/>
    <w:rsid w:val="001C6382"/>
    <w:rsid w:val="001C6858"/>
    <w:rsid w:val="001C6938"/>
    <w:rsid w:val="001C6DB6"/>
    <w:rsid w:val="001C6EB4"/>
    <w:rsid w:val="001C7260"/>
    <w:rsid w:val="001C7506"/>
    <w:rsid w:val="001D08AE"/>
    <w:rsid w:val="001D0A80"/>
    <w:rsid w:val="001D1015"/>
    <w:rsid w:val="001D11EE"/>
    <w:rsid w:val="001D12E9"/>
    <w:rsid w:val="001D14D7"/>
    <w:rsid w:val="001D19F6"/>
    <w:rsid w:val="001D1DE9"/>
    <w:rsid w:val="001D24D0"/>
    <w:rsid w:val="001D3BF8"/>
    <w:rsid w:val="001D47CD"/>
    <w:rsid w:val="001D484E"/>
    <w:rsid w:val="001D5482"/>
    <w:rsid w:val="001D5CF5"/>
    <w:rsid w:val="001D6B08"/>
    <w:rsid w:val="001D6C60"/>
    <w:rsid w:val="001D7864"/>
    <w:rsid w:val="001E00B5"/>
    <w:rsid w:val="001E0616"/>
    <w:rsid w:val="001E19D6"/>
    <w:rsid w:val="001E376B"/>
    <w:rsid w:val="001E3B52"/>
    <w:rsid w:val="001E4270"/>
    <w:rsid w:val="001E42FC"/>
    <w:rsid w:val="001E4D4B"/>
    <w:rsid w:val="001E594E"/>
    <w:rsid w:val="001E609C"/>
    <w:rsid w:val="001E6502"/>
    <w:rsid w:val="001E75FA"/>
    <w:rsid w:val="001E7809"/>
    <w:rsid w:val="001E7C74"/>
    <w:rsid w:val="001E7FDC"/>
    <w:rsid w:val="001F197A"/>
    <w:rsid w:val="001F1B59"/>
    <w:rsid w:val="001F1D98"/>
    <w:rsid w:val="001F2263"/>
    <w:rsid w:val="001F392C"/>
    <w:rsid w:val="001F4403"/>
    <w:rsid w:val="001F4996"/>
    <w:rsid w:val="001F53FD"/>
    <w:rsid w:val="001F5A41"/>
    <w:rsid w:val="001F6096"/>
    <w:rsid w:val="001F688C"/>
    <w:rsid w:val="001F6C49"/>
    <w:rsid w:val="001F6D25"/>
    <w:rsid w:val="001F70E0"/>
    <w:rsid w:val="001F78C0"/>
    <w:rsid w:val="001F7C61"/>
    <w:rsid w:val="001F7FDF"/>
    <w:rsid w:val="00200530"/>
    <w:rsid w:val="0020106B"/>
    <w:rsid w:val="00201520"/>
    <w:rsid w:val="00201CD9"/>
    <w:rsid w:val="00202309"/>
    <w:rsid w:val="002023CD"/>
    <w:rsid w:val="002028E5"/>
    <w:rsid w:val="00202B44"/>
    <w:rsid w:val="0020313C"/>
    <w:rsid w:val="002037EB"/>
    <w:rsid w:val="00203BE1"/>
    <w:rsid w:val="002041C1"/>
    <w:rsid w:val="00204264"/>
    <w:rsid w:val="002047C1"/>
    <w:rsid w:val="00204D07"/>
    <w:rsid w:val="00204D91"/>
    <w:rsid w:val="0020531B"/>
    <w:rsid w:val="0020532B"/>
    <w:rsid w:val="00205334"/>
    <w:rsid w:val="00205875"/>
    <w:rsid w:val="00205A43"/>
    <w:rsid w:val="00206457"/>
    <w:rsid w:val="0020648C"/>
    <w:rsid w:val="00206712"/>
    <w:rsid w:val="00206BB4"/>
    <w:rsid w:val="002070E8"/>
    <w:rsid w:val="0020759A"/>
    <w:rsid w:val="00207C8D"/>
    <w:rsid w:val="00207DA7"/>
    <w:rsid w:val="002106F9"/>
    <w:rsid w:val="0021079A"/>
    <w:rsid w:val="00210E32"/>
    <w:rsid w:val="00211947"/>
    <w:rsid w:val="00211BAB"/>
    <w:rsid w:val="00211E14"/>
    <w:rsid w:val="002132E9"/>
    <w:rsid w:val="0021338E"/>
    <w:rsid w:val="002139B1"/>
    <w:rsid w:val="002139C2"/>
    <w:rsid w:val="002147C6"/>
    <w:rsid w:val="00214F99"/>
    <w:rsid w:val="00215316"/>
    <w:rsid w:val="002156E1"/>
    <w:rsid w:val="002159ED"/>
    <w:rsid w:val="002169E6"/>
    <w:rsid w:val="00216CC7"/>
    <w:rsid w:val="00217038"/>
    <w:rsid w:val="00217FFD"/>
    <w:rsid w:val="00220EB4"/>
    <w:rsid w:val="00221228"/>
    <w:rsid w:val="002215D7"/>
    <w:rsid w:val="0022194A"/>
    <w:rsid w:val="0022367F"/>
    <w:rsid w:val="00223F89"/>
    <w:rsid w:val="00224215"/>
    <w:rsid w:val="002248A5"/>
    <w:rsid w:val="00225FD3"/>
    <w:rsid w:val="00226BBA"/>
    <w:rsid w:val="00227436"/>
    <w:rsid w:val="0023249A"/>
    <w:rsid w:val="002336A9"/>
    <w:rsid w:val="00233958"/>
    <w:rsid w:val="002339D7"/>
    <w:rsid w:val="002346D0"/>
    <w:rsid w:val="00234AAE"/>
    <w:rsid w:val="00234E50"/>
    <w:rsid w:val="0023595E"/>
    <w:rsid w:val="00235D5F"/>
    <w:rsid w:val="002363BE"/>
    <w:rsid w:val="00236786"/>
    <w:rsid w:val="00237C9F"/>
    <w:rsid w:val="00240220"/>
    <w:rsid w:val="00240E83"/>
    <w:rsid w:val="00240FD6"/>
    <w:rsid w:val="0024122B"/>
    <w:rsid w:val="00241360"/>
    <w:rsid w:val="002414F1"/>
    <w:rsid w:val="002417BE"/>
    <w:rsid w:val="00241E62"/>
    <w:rsid w:val="00242736"/>
    <w:rsid w:val="00242EA8"/>
    <w:rsid w:val="002431FC"/>
    <w:rsid w:val="002434A5"/>
    <w:rsid w:val="002435A3"/>
    <w:rsid w:val="00244471"/>
    <w:rsid w:val="0024454C"/>
    <w:rsid w:val="0024459C"/>
    <w:rsid w:val="00244A96"/>
    <w:rsid w:val="00244BFB"/>
    <w:rsid w:val="0024524E"/>
    <w:rsid w:val="00245702"/>
    <w:rsid w:val="00245F05"/>
    <w:rsid w:val="002467C4"/>
    <w:rsid w:val="00246BCF"/>
    <w:rsid w:val="00246DC6"/>
    <w:rsid w:val="0024715C"/>
    <w:rsid w:val="002477EE"/>
    <w:rsid w:val="00247B1C"/>
    <w:rsid w:val="00247C56"/>
    <w:rsid w:val="00247D84"/>
    <w:rsid w:val="00250169"/>
    <w:rsid w:val="002503A7"/>
    <w:rsid w:val="0025066C"/>
    <w:rsid w:val="0025070D"/>
    <w:rsid w:val="00250D80"/>
    <w:rsid w:val="00251118"/>
    <w:rsid w:val="002512C9"/>
    <w:rsid w:val="002519D0"/>
    <w:rsid w:val="002522F2"/>
    <w:rsid w:val="002532CE"/>
    <w:rsid w:val="002544C8"/>
    <w:rsid w:val="00254D49"/>
    <w:rsid w:val="0025555B"/>
    <w:rsid w:val="00255E5E"/>
    <w:rsid w:val="0025624E"/>
    <w:rsid w:val="00256BAD"/>
    <w:rsid w:val="0025715B"/>
    <w:rsid w:val="00261BEF"/>
    <w:rsid w:val="00262302"/>
    <w:rsid w:val="00263136"/>
    <w:rsid w:val="0026350B"/>
    <w:rsid w:val="00264A10"/>
    <w:rsid w:val="00264A87"/>
    <w:rsid w:val="00264E50"/>
    <w:rsid w:val="00265013"/>
    <w:rsid w:val="00265958"/>
    <w:rsid w:val="00265E31"/>
    <w:rsid w:val="00266984"/>
    <w:rsid w:val="00266A7A"/>
    <w:rsid w:val="00266EFD"/>
    <w:rsid w:val="002671D7"/>
    <w:rsid w:val="002677CE"/>
    <w:rsid w:val="00267B0D"/>
    <w:rsid w:val="00267D72"/>
    <w:rsid w:val="0027088E"/>
    <w:rsid w:val="00270893"/>
    <w:rsid w:val="00270C7F"/>
    <w:rsid w:val="00271B74"/>
    <w:rsid w:val="00271CE1"/>
    <w:rsid w:val="002725BE"/>
    <w:rsid w:val="00272ED2"/>
    <w:rsid w:val="00273589"/>
    <w:rsid w:val="002740C4"/>
    <w:rsid w:val="0027550A"/>
    <w:rsid w:val="00275E72"/>
    <w:rsid w:val="0028007A"/>
    <w:rsid w:val="00280262"/>
    <w:rsid w:val="0028175D"/>
    <w:rsid w:val="00281C1B"/>
    <w:rsid w:val="0028210B"/>
    <w:rsid w:val="002823C0"/>
    <w:rsid w:val="002827DA"/>
    <w:rsid w:val="0028285A"/>
    <w:rsid w:val="00282DA0"/>
    <w:rsid w:val="002834EA"/>
    <w:rsid w:val="00284328"/>
    <w:rsid w:val="0028465A"/>
    <w:rsid w:val="00284A6C"/>
    <w:rsid w:val="00285386"/>
    <w:rsid w:val="00286276"/>
    <w:rsid w:val="00286294"/>
    <w:rsid w:val="00286812"/>
    <w:rsid w:val="0028696F"/>
    <w:rsid w:val="00286A95"/>
    <w:rsid w:val="00287132"/>
    <w:rsid w:val="00290FFA"/>
    <w:rsid w:val="00291462"/>
    <w:rsid w:val="002926E9"/>
    <w:rsid w:val="0029369A"/>
    <w:rsid w:val="00293971"/>
    <w:rsid w:val="00293F0F"/>
    <w:rsid w:val="00294054"/>
    <w:rsid w:val="00294404"/>
    <w:rsid w:val="00294464"/>
    <w:rsid w:val="002954D8"/>
    <w:rsid w:val="00295A35"/>
    <w:rsid w:val="00296182"/>
    <w:rsid w:val="00296A71"/>
    <w:rsid w:val="00296E71"/>
    <w:rsid w:val="0029735D"/>
    <w:rsid w:val="00297F86"/>
    <w:rsid w:val="002A01D1"/>
    <w:rsid w:val="002A0A0D"/>
    <w:rsid w:val="002A0D84"/>
    <w:rsid w:val="002A0F4F"/>
    <w:rsid w:val="002A1F6B"/>
    <w:rsid w:val="002A2B5D"/>
    <w:rsid w:val="002A2E94"/>
    <w:rsid w:val="002A339F"/>
    <w:rsid w:val="002A34A0"/>
    <w:rsid w:val="002A40DB"/>
    <w:rsid w:val="002A526F"/>
    <w:rsid w:val="002A52BD"/>
    <w:rsid w:val="002A56E9"/>
    <w:rsid w:val="002A58D7"/>
    <w:rsid w:val="002A59AE"/>
    <w:rsid w:val="002A5A82"/>
    <w:rsid w:val="002A67A6"/>
    <w:rsid w:val="002A6CA5"/>
    <w:rsid w:val="002A6E30"/>
    <w:rsid w:val="002A6F3A"/>
    <w:rsid w:val="002A7C28"/>
    <w:rsid w:val="002B05B9"/>
    <w:rsid w:val="002B1506"/>
    <w:rsid w:val="002B1BD7"/>
    <w:rsid w:val="002B1E3F"/>
    <w:rsid w:val="002B1E54"/>
    <w:rsid w:val="002B2449"/>
    <w:rsid w:val="002B2E8F"/>
    <w:rsid w:val="002B3665"/>
    <w:rsid w:val="002B4374"/>
    <w:rsid w:val="002B461D"/>
    <w:rsid w:val="002B5AD9"/>
    <w:rsid w:val="002B60C1"/>
    <w:rsid w:val="002B690E"/>
    <w:rsid w:val="002B6A35"/>
    <w:rsid w:val="002B7096"/>
    <w:rsid w:val="002B7675"/>
    <w:rsid w:val="002B7819"/>
    <w:rsid w:val="002B7BE4"/>
    <w:rsid w:val="002B7D2B"/>
    <w:rsid w:val="002B7F2D"/>
    <w:rsid w:val="002C1049"/>
    <w:rsid w:val="002C278C"/>
    <w:rsid w:val="002C2C95"/>
    <w:rsid w:val="002C2DF7"/>
    <w:rsid w:val="002C3619"/>
    <w:rsid w:val="002C36CE"/>
    <w:rsid w:val="002C3CFF"/>
    <w:rsid w:val="002C3F44"/>
    <w:rsid w:val="002C3FD8"/>
    <w:rsid w:val="002C4B0A"/>
    <w:rsid w:val="002C537A"/>
    <w:rsid w:val="002C55F7"/>
    <w:rsid w:val="002C5DE0"/>
    <w:rsid w:val="002C712C"/>
    <w:rsid w:val="002C71E3"/>
    <w:rsid w:val="002C79E5"/>
    <w:rsid w:val="002D042A"/>
    <w:rsid w:val="002D0B3E"/>
    <w:rsid w:val="002D0E30"/>
    <w:rsid w:val="002D111D"/>
    <w:rsid w:val="002D180B"/>
    <w:rsid w:val="002D1DBE"/>
    <w:rsid w:val="002D2391"/>
    <w:rsid w:val="002D25D1"/>
    <w:rsid w:val="002D271D"/>
    <w:rsid w:val="002D29F4"/>
    <w:rsid w:val="002D4246"/>
    <w:rsid w:val="002D44B3"/>
    <w:rsid w:val="002D4724"/>
    <w:rsid w:val="002D4F2B"/>
    <w:rsid w:val="002D4FAE"/>
    <w:rsid w:val="002D5114"/>
    <w:rsid w:val="002D515D"/>
    <w:rsid w:val="002D57FD"/>
    <w:rsid w:val="002D5A2E"/>
    <w:rsid w:val="002D5E68"/>
    <w:rsid w:val="002D5E9A"/>
    <w:rsid w:val="002D6796"/>
    <w:rsid w:val="002D74FD"/>
    <w:rsid w:val="002D76DC"/>
    <w:rsid w:val="002D7A41"/>
    <w:rsid w:val="002D7B80"/>
    <w:rsid w:val="002E0E56"/>
    <w:rsid w:val="002E0E5B"/>
    <w:rsid w:val="002E0F5F"/>
    <w:rsid w:val="002E0FD6"/>
    <w:rsid w:val="002E11CA"/>
    <w:rsid w:val="002E158F"/>
    <w:rsid w:val="002E18B2"/>
    <w:rsid w:val="002E19A3"/>
    <w:rsid w:val="002E1ADE"/>
    <w:rsid w:val="002E1C51"/>
    <w:rsid w:val="002E2F11"/>
    <w:rsid w:val="002E334D"/>
    <w:rsid w:val="002E3965"/>
    <w:rsid w:val="002E397A"/>
    <w:rsid w:val="002E3E92"/>
    <w:rsid w:val="002E3F56"/>
    <w:rsid w:val="002E4026"/>
    <w:rsid w:val="002E44EC"/>
    <w:rsid w:val="002E4888"/>
    <w:rsid w:val="002E4B00"/>
    <w:rsid w:val="002E4CA9"/>
    <w:rsid w:val="002E5BEA"/>
    <w:rsid w:val="002E61B6"/>
    <w:rsid w:val="002E7C3D"/>
    <w:rsid w:val="002E7E3E"/>
    <w:rsid w:val="002F0190"/>
    <w:rsid w:val="002F057A"/>
    <w:rsid w:val="002F0828"/>
    <w:rsid w:val="002F0E3A"/>
    <w:rsid w:val="002F16C4"/>
    <w:rsid w:val="002F18D6"/>
    <w:rsid w:val="002F2371"/>
    <w:rsid w:val="002F23F7"/>
    <w:rsid w:val="002F2455"/>
    <w:rsid w:val="002F255D"/>
    <w:rsid w:val="002F2B97"/>
    <w:rsid w:val="002F2FEC"/>
    <w:rsid w:val="002F314E"/>
    <w:rsid w:val="002F31CF"/>
    <w:rsid w:val="002F59DF"/>
    <w:rsid w:val="002F66DF"/>
    <w:rsid w:val="002F6AFD"/>
    <w:rsid w:val="0030092B"/>
    <w:rsid w:val="0030092F"/>
    <w:rsid w:val="00300C88"/>
    <w:rsid w:val="00300E03"/>
    <w:rsid w:val="003016E1"/>
    <w:rsid w:val="0030175D"/>
    <w:rsid w:val="0030285C"/>
    <w:rsid w:val="00302D26"/>
    <w:rsid w:val="00302E9C"/>
    <w:rsid w:val="0030327D"/>
    <w:rsid w:val="003032BB"/>
    <w:rsid w:val="003038E8"/>
    <w:rsid w:val="0030543E"/>
    <w:rsid w:val="00305C59"/>
    <w:rsid w:val="00306013"/>
    <w:rsid w:val="00306BE0"/>
    <w:rsid w:val="00306C67"/>
    <w:rsid w:val="00310652"/>
    <w:rsid w:val="00311B93"/>
    <w:rsid w:val="00311B99"/>
    <w:rsid w:val="00311E4F"/>
    <w:rsid w:val="00313052"/>
    <w:rsid w:val="00314A98"/>
    <w:rsid w:val="00314FBF"/>
    <w:rsid w:val="00316818"/>
    <w:rsid w:val="00316D12"/>
    <w:rsid w:val="003173AC"/>
    <w:rsid w:val="003178A2"/>
    <w:rsid w:val="00317D3C"/>
    <w:rsid w:val="00320665"/>
    <w:rsid w:val="003207B7"/>
    <w:rsid w:val="003222DD"/>
    <w:rsid w:val="003228DE"/>
    <w:rsid w:val="00322D2A"/>
    <w:rsid w:val="0032339F"/>
    <w:rsid w:val="003236D2"/>
    <w:rsid w:val="00323FB2"/>
    <w:rsid w:val="00324821"/>
    <w:rsid w:val="00324CEC"/>
    <w:rsid w:val="00327727"/>
    <w:rsid w:val="003306A2"/>
    <w:rsid w:val="00330921"/>
    <w:rsid w:val="00331202"/>
    <w:rsid w:val="0033144B"/>
    <w:rsid w:val="00331CA0"/>
    <w:rsid w:val="00332C1A"/>
    <w:rsid w:val="00332E70"/>
    <w:rsid w:val="00333AE6"/>
    <w:rsid w:val="00334A38"/>
    <w:rsid w:val="00334A7B"/>
    <w:rsid w:val="00334BA9"/>
    <w:rsid w:val="00335B8F"/>
    <w:rsid w:val="003364A9"/>
    <w:rsid w:val="00336639"/>
    <w:rsid w:val="00336E4D"/>
    <w:rsid w:val="00336F0B"/>
    <w:rsid w:val="00337072"/>
    <w:rsid w:val="00337D07"/>
    <w:rsid w:val="00337EBB"/>
    <w:rsid w:val="00337EF7"/>
    <w:rsid w:val="003402F0"/>
    <w:rsid w:val="003406CF"/>
    <w:rsid w:val="00341143"/>
    <w:rsid w:val="00341675"/>
    <w:rsid w:val="00341A31"/>
    <w:rsid w:val="00342615"/>
    <w:rsid w:val="0034281C"/>
    <w:rsid w:val="003428AF"/>
    <w:rsid w:val="00342A5B"/>
    <w:rsid w:val="003435A9"/>
    <w:rsid w:val="00343BB0"/>
    <w:rsid w:val="00343FF5"/>
    <w:rsid w:val="00344082"/>
    <w:rsid w:val="0034423C"/>
    <w:rsid w:val="003446F1"/>
    <w:rsid w:val="00344D6E"/>
    <w:rsid w:val="0034517D"/>
    <w:rsid w:val="00345D1F"/>
    <w:rsid w:val="00345F2E"/>
    <w:rsid w:val="00346CA1"/>
    <w:rsid w:val="00346CCF"/>
    <w:rsid w:val="00347013"/>
    <w:rsid w:val="0034797F"/>
    <w:rsid w:val="003502F2"/>
    <w:rsid w:val="00350574"/>
    <w:rsid w:val="00350E0A"/>
    <w:rsid w:val="00350FA2"/>
    <w:rsid w:val="00353880"/>
    <w:rsid w:val="00353C9E"/>
    <w:rsid w:val="00354976"/>
    <w:rsid w:val="00354A7E"/>
    <w:rsid w:val="003568F0"/>
    <w:rsid w:val="00356FB1"/>
    <w:rsid w:val="00357AFD"/>
    <w:rsid w:val="00357DD4"/>
    <w:rsid w:val="00360263"/>
    <w:rsid w:val="003605AA"/>
    <w:rsid w:val="003608C0"/>
    <w:rsid w:val="00360EC8"/>
    <w:rsid w:val="0036108A"/>
    <w:rsid w:val="00361345"/>
    <w:rsid w:val="003617A9"/>
    <w:rsid w:val="00362742"/>
    <w:rsid w:val="00363A51"/>
    <w:rsid w:val="003640BA"/>
    <w:rsid w:val="003649ED"/>
    <w:rsid w:val="00365D39"/>
    <w:rsid w:val="00366188"/>
    <w:rsid w:val="0036644E"/>
    <w:rsid w:val="003666A0"/>
    <w:rsid w:val="00367F97"/>
    <w:rsid w:val="003703AB"/>
    <w:rsid w:val="0037057B"/>
    <w:rsid w:val="00370C30"/>
    <w:rsid w:val="00371204"/>
    <w:rsid w:val="003712CC"/>
    <w:rsid w:val="003714E3"/>
    <w:rsid w:val="00371959"/>
    <w:rsid w:val="00371D2E"/>
    <w:rsid w:val="00372099"/>
    <w:rsid w:val="003731B0"/>
    <w:rsid w:val="003732B8"/>
    <w:rsid w:val="00373536"/>
    <w:rsid w:val="00373CA0"/>
    <w:rsid w:val="00374E90"/>
    <w:rsid w:val="003753CD"/>
    <w:rsid w:val="00375E03"/>
    <w:rsid w:val="003760AF"/>
    <w:rsid w:val="00376223"/>
    <w:rsid w:val="00376C4A"/>
    <w:rsid w:val="00376C90"/>
    <w:rsid w:val="00376EFD"/>
    <w:rsid w:val="00377045"/>
    <w:rsid w:val="003770E9"/>
    <w:rsid w:val="00377109"/>
    <w:rsid w:val="00377639"/>
    <w:rsid w:val="00377B33"/>
    <w:rsid w:val="00377F68"/>
    <w:rsid w:val="00377FE2"/>
    <w:rsid w:val="003810E4"/>
    <w:rsid w:val="00381736"/>
    <w:rsid w:val="0038289E"/>
    <w:rsid w:val="00383255"/>
    <w:rsid w:val="003836E5"/>
    <w:rsid w:val="00383A88"/>
    <w:rsid w:val="00383B06"/>
    <w:rsid w:val="00384051"/>
    <w:rsid w:val="00384348"/>
    <w:rsid w:val="003847B7"/>
    <w:rsid w:val="00384E5C"/>
    <w:rsid w:val="003853F5"/>
    <w:rsid w:val="003854F8"/>
    <w:rsid w:val="00385CF4"/>
    <w:rsid w:val="00386756"/>
    <w:rsid w:val="003869EF"/>
    <w:rsid w:val="0039030C"/>
    <w:rsid w:val="0039038B"/>
    <w:rsid w:val="00390FD0"/>
    <w:rsid w:val="0039106F"/>
    <w:rsid w:val="00392146"/>
    <w:rsid w:val="00392838"/>
    <w:rsid w:val="003935CB"/>
    <w:rsid w:val="003947F2"/>
    <w:rsid w:val="00394A8F"/>
    <w:rsid w:val="00394C8F"/>
    <w:rsid w:val="003950E2"/>
    <w:rsid w:val="00395742"/>
    <w:rsid w:val="00395F66"/>
    <w:rsid w:val="00396916"/>
    <w:rsid w:val="00397E0C"/>
    <w:rsid w:val="00397EAE"/>
    <w:rsid w:val="003A09B1"/>
    <w:rsid w:val="003A0A78"/>
    <w:rsid w:val="003A0C49"/>
    <w:rsid w:val="003A0C4A"/>
    <w:rsid w:val="003A17C4"/>
    <w:rsid w:val="003A1F8E"/>
    <w:rsid w:val="003A28BC"/>
    <w:rsid w:val="003A3E72"/>
    <w:rsid w:val="003A3F00"/>
    <w:rsid w:val="003A3F69"/>
    <w:rsid w:val="003A4461"/>
    <w:rsid w:val="003A480E"/>
    <w:rsid w:val="003A4BA3"/>
    <w:rsid w:val="003A4E91"/>
    <w:rsid w:val="003A5BCC"/>
    <w:rsid w:val="003A5F67"/>
    <w:rsid w:val="003A6275"/>
    <w:rsid w:val="003A6C5D"/>
    <w:rsid w:val="003A6E4F"/>
    <w:rsid w:val="003A7545"/>
    <w:rsid w:val="003A7881"/>
    <w:rsid w:val="003A7C46"/>
    <w:rsid w:val="003B0061"/>
    <w:rsid w:val="003B05B9"/>
    <w:rsid w:val="003B0ACA"/>
    <w:rsid w:val="003B1980"/>
    <w:rsid w:val="003B1A2C"/>
    <w:rsid w:val="003B1B4F"/>
    <w:rsid w:val="003B1E81"/>
    <w:rsid w:val="003B20A7"/>
    <w:rsid w:val="003B23B0"/>
    <w:rsid w:val="003B2EFD"/>
    <w:rsid w:val="003B37E3"/>
    <w:rsid w:val="003B3882"/>
    <w:rsid w:val="003B391F"/>
    <w:rsid w:val="003B3E59"/>
    <w:rsid w:val="003B5CC5"/>
    <w:rsid w:val="003B6265"/>
    <w:rsid w:val="003B682A"/>
    <w:rsid w:val="003B73BF"/>
    <w:rsid w:val="003B7411"/>
    <w:rsid w:val="003C15AF"/>
    <w:rsid w:val="003C2DFD"/>
    <w:rsid w:val="003C2EDC"/>
    <w:rsid w:val="003C3511"/>
    <w:rsid w:val="003C3DB0"/>
    <w:rsid w:val="003C52D9"/>
    <w:rsid w:val="003C5AE2"/>
    <w:rsid w:val="003C5D56"/>
    <w:rsid w:val="003C66B5"/>
    <w:rsid w:val="003C67E0"/>
    <w:rsid w:val="003C6F31"/>
    <w:rsid w:val="003C7C66"/>
    <w:rsid w:val="003C7D8A"/>
    <w:rsid w:val="003C7F88"/>
    <w:rsid w:val="003D1A43"/>
    <w:rsid w:val="003D1AFD"/>
    <w:rsid w:val="003D2054"/>
    <w:rsid w:val="003D2F13"/>
    <w:rsid w:val="003D3194"/>
    <w:rsid w:val="003D42FE"/>
    <w:rsid w:val="003D4B34"/>
    <w:rsid w:val="003D5136"/>
    <w:rsid w:val="003D54EA"/>
    <w:rsid w:val="003D5816"/>
    <w:rsid w:val="003D5E53"/>
    <w:rsid w:val="003D7133"/>
    <w:rsid w:val="003D719A"/>
    <w:rsid w:val="003E0157"/>
    <w:rsid w:val="003E04BD"/>
    <w:rsid w:val="003E08D6"/>
    <w:rsid w:val="003E1594"/>
    <w:rsid w:val="003E19B1"/>
    <w:rsid w:val="003E1CA8"/>
    <w:rsid w:val="003E1E49"/>
    <w:rsid w:val="003E2720"/>
    <w:rsid w:val="003E287C"/>
    <w:rsid w:val="003E2CFC"/>
    <w:rsid w:val="003E2DDC"/>
    <w:rsid w:val="003E3CA4"/>
    <w:rsid w:val="003E4359"/>
    <w:rsid w:val="003E4661"/>
    <w:rsid w:val="003E4B57"/>
    <w:rsid w:val="003E5359"/>
    <w:rsid w:val="003E553F"/>
    <w:rsid w:val="003E557F"/>
    <w:rsid w:val="003E6F76"/>
    <w:rsid w:val="003E7015"/>
    <w:rsid w:val="003E7706"/>
    <w:rsid w:val="003E7E23"/>
    <w:rsid w:val="003F01E5"/>
    <w:rsid w:val="003F0A3B"/>
    <w:rsid w:val="003F0DDA"/>
    <w:rsid w:val="003F0FDE"/>
    <w:rsid w:val="003F1343"/>
    <w:rsid w:val="003F14DD"/>
    <w:rsid w:val="003F19B2"/>
    <w:rsid w:val="003F1C46"/>
    <w:rsid w:val="003F1F22"/>
    <w:rsid w:val="003F24C3"/>
    <w:rsid w:val="003F251B"/>
    <w:rsid w:val="003F29A6"/>
    <w:rsid w:val="003F29AB"/>
    <w:rsid w:val="003F29AD"/>
    <w:rsid w:val="003F29CA"/>
    <w:rsid w:val="003F2DEA"/>
    <w:rsid w:val="003F301F"/>
    <w:rsid w:val="003F350D"/>
    <w:rsid w:val="003F383D"/>
    <w:rsid w:val="003F3BB0"/>
    <w:rsid w:val="003F41F3"/>
    <w:rsid w:val="003F426B"/>
    <w:rsid w:val="003F4638"/>
    <w:rsid w:val="003F4B2B"/>
    <w:rsid w:val="003F4BEF"/>
    <w:rsid w:val="003F570A"/>
    <w:rsid w:val="003F5EE0"/>
    <w:rsid w:val="003F606C"/>
    <w:rsid w:val="003F6D01"/>
    <w:rsid w:val="003F7106"/>
    <w:rsid w:val="003F73E5"/>
    <w:rsid w:val="003F7536"/>
    <w:rsid w:val="00400899"/>
    <w:rsid w:val="004008BB"/>
    <w:rsid w:val="004009C0"/>
    <w:rsid w:val="00400A61"/>
    <w:rsid w:val="004018F3"/>
    <w:rsid w:val="00401BE0"/>
    <w:rsid w:val="00402111"/>
    <w:rsid w:val="004026D3"/>
    <w:rsid w:val="00403117"/>
    <w:rsid w:val="00403CE1"/>
    <w:rsid w:val="004044B3"/>
    <w:rsid w:val="004044FF"/>
    <w:rsid w:val="00404809"/>
    <w:rsid w:val="004048B3"/>
    <w:rsid w:val="00404B55"/>
    <w:rsid w:val="00405736"/>
    <w:rsid w:val="0040588F"/>
    <w:rsid w:val="00405A41"/>
    <w:rsid w:val="00405F5C"/>
    <w:rsid w:val="00406011"/>
    <w:rsid w:val="00407C75"/>
    <w:rsid w:val="004106C4"/>
    <w:rsid w:val="00410844"/>
    <w:rsid w:val="00411AE8"/>
    <w:rsid w:val="00412A27"/>
    <w:rsid w:val="004135E7"/>
    <w:rsid w:val="00413CFA"/>
    <w:rsid w:val="004147F5"/>
    <w:rsid w:val="00414D79"/>
    <w:rsid w:val="00414E03"/>
    <w:rsid w:val="004150F9"/>
    <w:rsid w:val="0041532B"/>
    <w:rsid w:val="00415332"/>
    <w:rsid w:val="0041582B"/>
    <w:rsid w:val="00416A4F"/>
    <w:rsid w:val="00416B89"/>
    <w:rsid w:val="004204FA"/>
    <w:rsid w:val="00420925"/>
    <w:rsid w:val="00421986"/>
    <w:rsid w:val="004230AC"/>
    <w:rsid w:val="00423227"/>
    <w:rsid w:val="00423694"/>
    <w:rsid w:val="004239C7"/>
    <w:rsid w:val="004241F5"/>
    <w:rsid w:val="00424D7A"/>
    <w:rsid w:val="00424DCD"/>
    <w:rsid w:val="00424E88"/>
    <w:rsid w:val="00425046"/>
    <w:rsid w:val="004251A4"/>
    <w:rsid w:val="0042530D"/>
    <w:rsid w:val="0042583C"/>
    <w:rsid w:val="00425A22"/>
    <w:rsid w:val="00426858"/>
    <w:rsid w:val="00426C27"/>
    <w:rsid w:val="00426C93"/>
    <w:rsid w:val="00426EB5"/>
    <w:rsid w:val="0042748D"/>
    <w:rsid w:val="00427717"/>
    <w:rsid w:val="00430CA6"/>
    <w:rsid w:val="0043199B"/>
    <w:rsid w:val="00432B9E"/>
    <w:rsid w:val="004330E0"/>
    <w:rsid w:val="00433486"/>
    <w:rsid w:val="004335B7"/>
    <w:rsid w:val="00433870"/>
    <w:rsid w:val="00433DC4"/>
    <w:rsid w:val="004340EF"/>
    <w:rsid w:val="004342C0"/>
    <w:rsid w:val="004349C4"/>
    <w:rsid w:val="00435C10"/>
    <w:rsid w:val="004362C3"/>
    <w:rsid w:val="0043671C"/>
    <w:rsid w:val="0043765D"/>
    <w:rsid w:val="00437C64"/>
    <w:rsid w:val="0044000F"/>
    <w:rsid w:val="00440C06"/>
    <w:rsid w:val="00441F0F"/>
    <w:rsid w:val="0044223B"/>
    <w:rsid w:val="00443006"/>
    <w:rsid w:val="00444796"/>
    <w:rsid w:val="00444900"/>
    <w:rsid w:val="00444E77"/>
    <w:rsid w:val="00444EBB"/>
    <w:rsid w:val="004451D7"/>
    <w:rsid w:val="00445530"/>
    <w:rsid w:val="00445B32"/>
    <w:rsid w:val="00445DB6"/>
    <w:rsid w:val="0044628C"/>
    <w:rsid w:val="004463B6"/>
    <w:rsid w:val="00446522"/>
    <w:rsid w:val="0044676A"/>
    <w:rsid w:val="00447ADF"/>
    <w:rsid w:val="0045028F"/>
    <w:rsid w:val="00450395"/>
    <w:rsid w:val="00450852"/>
    <w:rsid w:val="00451107"/>
    <w:rsid w:val="00451D72"/>
    <w:rsid w:val="00452093"/>
    <w:rsid w:val="004522C3"/>
    <w:rsid w:val="00452B7E"/>
    <w:rsid w:val="00452D55"/>
    <w:rsid w:val="004531A7"/>
    <w:rsid w:val="00453BF4"/>
    <w:rsid w:val="00453EC3"/>
    <w:rsid w:val="00454216"/>
    <w:rsid w:val="0045458C"/>
    <w:rsid w:val="00454743"/>
    <w:rsid w:val="0045477D"/>
    <w:rsid w:val="00455F70"/>
    <w:rsid w:val="00455FF2"/>
    <w:rsid w:val="00456226"/>
    <w:rsid w:val="0045628D"/>
    <w:rsid w:val="00457017"/>
    <w:rsid w:val="00457A06"/>
    <w:rsid w:val="00460845"/>
    <w:rsid w:val="00461859"/>
    <w:rsid w:val="00461A82"/>
    <w:rsid w:val="004625F7"/>
    <w:rsid w:val="004628B2"/>
    <w:rsid w:val="00462ED1"/>
    <w:rsid w:val="0046322E"/>
    <w:rsid w:val="0046335C"/>
    <w:rsid w:val="0046468E"/>
    <w:rsid w:val="00464810"/>
    <w:rsid w:val="00466336"/>
    <w:rsid w:val="0046647B"/>
    <w:rsid w:val="004664C0"/>
    <w:rsid w:val="004677D0"/>
    <w:rsid w:val="0047077A"/>
    <w:rsid w:val="00470B22"/>
    <w:rsid w:val="00471260"/>
    <w:rsid w:val="004713E0"/>
    <w:rsid w:val="004715AD"/>
    <w:rsid w:val="00471862"/>
    <w:rsid w:val="00471D96"/>
    <w:rsid w:val="00473194"/>
    <w:rsid w:val="004731A1"/>
    <w:rsid w:val="004737DF"/>
    <w:rsid w:val="00473DB7"/>
    <w:rsid w:val="0047401D"/>
    <w:rsid w:val="0047440E"/>
    <w:rsid w:val="00474622"/>
    <w:rsid w:val="0047465F"/>
    <w:rsid w:val="00474AED"/>
    <w:rsid w:val="00474E9D"/>
    <w:rsid w:val="00476817"/>
    <w:rsid w:val="00476821"/>
    <w:rsid w:val="00476853"/>
    <w:rsid w:val="004768EE"/>
    <w:rsid w:val="00476D92"/>
    <w:rsid w:val="00477695"/>
    <w:rsid w:val="00477F8F"/>
    <w:rsid w:val="00480073"/>
    <w:rsid w:val="00480849"/>
    <w:rsid w:val="004809FD"/>
    <w:rsid w:val="00481C63"/>
    <w:rsid w:val="00482638"/>
    <w:rsid w:val="004829F9"/>
    <w:rsid w:val="00482A07"/>
    <w:rsid w:val="00482B3F"/>
    <w:rsid w:val="004838F0"/>
    <w:rsid w:val="00483A43"/>
    <w:rsid w:val="004844A3"/>
    <w:rsid w:val="00484A21"/>
    <w:rsid w:val="00484D4B"/>
    <w:rsid w:val="00484DEA"/>
    <w:rsid w:val="004856CD"/>
    <w:rsid w:val="0048598E"/>
    <w:rsid w:val="00485A10"/>
    <w:rsid w:val="00487D6B"/>
    <w:rsid w:val="004900E0"/>
    <w:rsid w:val="00490537"/>
    <w:rsid w:val="004908B5"/>
    <w:rsid w:val="0049092E"/>
    <w:rsid w:val="00490A64"/>
    <w:rsid w:val="00490B46"/>
    <w:rsid w:val="00490CF7"/>
    <w:rsid w:val="00491295"/>
    <w:rsid w:val="004912E5"/>
    <w:rsid w:val="00491DD1"/>
    <w:rsid w:val="00491E1A"/>
    <w:rsid w:val="0049219B"/>
    <w:rsid w:val="004921BF"/>
    <w:rsid w:val="00493451"/>
    <w:rsid w:val="00494679"/>
    <w:rsid w:val="00494A54"/>
    <w:rsid w:val="00495157"/>
    <w:rsid w:val="00495388"/>
    <w:rsid w:val="004955CE"/>
    <w:rsid w:val="00495771"/>
    <w:rsid w:val="00495A0A"/>
    <w:rsid w:val="00495E19"/>
    <w:rsid w:val="004961F5"/>
    <w:rsid w:val="00496968"/>
    <w:rsid w:val="00496C12"/>
    <w:rsid w:val="004A08FF"/>
    <w:rsid w:val="004A10BD"/>
    <w:rsid w:val="004A10DD"/>
    <w:rsid w:val="004A11B7"/>
    <w:rsid w:val="004A19A7"/>
    <w:rsid w:val="004A1E1D"/>
    <w:rsid w:val="004A2233"/>
    <w:rsid w:val="004A2FA2"/>
    <w:rsid w:val="004A2FC0"/>
    <w:rsid w:val="004A3181"/>
    <w:rsid w:val="004A3A30"/>
    <w:rsid w:val="004A431C"/>
    <w:rsid w:val="004A480D"/>
    <w:rsid w:val="004A48DB"/>
    <w:rsid w:val="004A532E"/>
    <w:rsid w:val="004A5999"/>
    <w:rsid w:val="004A5F1A"/>
    <w:rsid w:val="004A6C77"/>
    <w:rsid w:val="004A6E60"/>
    <w:rsid w:val="004A78F4"/>
    <w:rsid w:val="004A7BC3"/>
    <w:rsid w:val="004A7DD3"/>
    <w:rsid w:val="004B041F"/>
    <w:rsid w:val="004B0BFA"/>
    <w:rsid w:val="004B1973"/>
    <w:rsid w:val="004B1D18"/>
    <w:rsid w:val="004B362F"/>
    <w:rsid w:val="004B3A2D"/>
    <w:rsid w:val="004B44E5"/>
    <w:rsid w:val="004B50E1"/>
    <w:rsid w:val="004B58A3"/>
    <w:rsid w:val="004B59CC"/>
    <w:rsid w:val="004B5CED"/>
    <w:rsid w:val="004B669D"/>
    <w:rsid w:val="004B7118"/>
    <w:rsid w:val="004B714A"/>
    <w:rsid w:val="004B72C7"/>
    <w:rsid w:val="004B759B"/>
    <w:rsid w:val="004B76C2"/>
    <w:rsid w:val="004B7714"/>
    <w:rsid w:val="004B77D6"/>
    <w:rsid w:val="004B7AB5"/>
    <w:rsid w:val="004B7BB4"/>
    <w:rsid w:val="004B7BDE"/>
    <w:rsid w:val="004C0AC7"/>
    <w:rsid w:val="004C0B26"/>
    <w:rsid w:val="004C28D4"/>
    <w:rsid w:val="004C35DD"/>
    <w:rsid w:val="004C3BE6"/>
    <w:rsid w:val="004C44D5"/>
    <w:rsid w:val="004C44F0"/>
    <w:rsid w:val="004C47E8"/>
    <w:rsid w:val="004C4838"/>
    <w:rsid w:val="004C4B84"/>
    <w:rsid w:val="004C4F9D"/>
    <w:rsid w:val="004C58B9"/>
    <w:rsid w:val="004C59BA"/>
    <w:rsid w:val="004C5B21"/>
    <w:rsid w:val="004C5DA3"/>
    <w:rsid w:val="004C6470"/>
    <w:rsid w:val="004C64C2"/>
    <w:rsid w:val="004C6C6B"/>
    <w:rsid w:val="004C7A15"/>
    <w:rsid w:val="004C7DA7"/>
    <w:rsid w:val="004D020F"/>
    <w:rsid w:val="004D07B4"/>
    <w:rsid w:val="004D09FC"/>
    <w:rsid w:val="004D14B9"/>
    <w:rsid w:val="004D1AB4"/>
    <w:rsid w:val="004D21FF"/>
    <w:rsid w:val="004D2DE7"/>
    <w:rsid w:val="004D4C0F"/>
    <w:rsid w:val="004D544F"/>
    <w:rsid w:val="004D5886"/>
    <w:rsid w:val="004D58E8"/>
    <w:rsid w:val="004D5BAE"/>
    <w:rsid w:val="004D62CE"/>
    <w:rsid w:val="004D7EAE"/>
    <w:rsid w:val="004E0172"/>
    <w:rsid w:val="004E0B39"/>
    <w:rsid w:val="004E0B70"/>
    <w:rsid w:val="004E0C06"/>
    <w:rsid w:val="004E0D06"/>
    <w:rsid w:val="004E102B"/>
    <w:rsid w:val="004E1DBB"/>
    <w:rsid w:val="004E2218"/>
    <w:rsid w:val="004E24FA"/>
    <w:rsid w:val="004E2677"/>
    <w:rsid w:val="004E2748"/>
    <w:rsid w:val="004E2789"/>
    <w:rsid w:val="004E32F1"/>
    <w:rsid w:val="004E592B"/>
    <w:rsid w:val="004E5A32"/>
    <w:rsid w:val="004F07D5"/>
    <w:rsid w:val="004F09C8"/>
    <w:rsid w:val="004F0DD4"/>
    <w:rsid w:val="004F0E23"/>
    <w:rsid w:val="004F0EB7"/>
    <w:rsid w:val="004F0F0F"/>
    <w:rsid w:val="004F1086"/>
    <w:rsid w:val="004F2431"/>
    <w:rsid w:val="004F357A"/>
    <w:rsid w:val="004F3AD3"/>
    <w:rsid w:val="004F4013"/>
    <w:rsid w:val="004F5656"/>
    <w:rsid w:val="004F58FA"/>
    <w:rsid w:val="004F6C0D"/>
    <w:rsid w:val="004F6D57"/>
    <w:rsid w:val="004F6D81"/>
    <w:rsid w:val="004F7892"/>
    <w:rsid w:val="00500104"/>
    <w:rsid w:val="0050017B"/>
    <w:rsid w:val="00500EED"/>
    <w:rsid w:val="00502042"/>
    <w:rsid w:val="00502323"/>
    <w:rsid w:val="005025A2"/>
    <w:rsid w:val="00502747"/>
    <w:rsid w:val="00502B9D"/>
    <w:rsid w:val="00502F36"/>
    <w:rsid w:val="00503370"/>
    <w:rsid w:val="005038D3"/>
    <w:rsid w:val="00503A91"/>
    <w:rsid w:val="0050418B"/>
    <w:rsid w:val="005048D5"/>
    <w:rsid w:val="005059BB"/>
    <w:rsid w:val="00506016"/>
    <w:rsid w:val="00506BFC"/>
    <w:rsid w:val="00507418"/>
    <w:rsid w:val="00507752"/>
    <w:rsid w:val="0050793A"/>
    <w:rsid w:val="0051068F"/>
    <w:rsid w:val="005120BF"/>
    <w:rsid w:val="005123DC"/>
    <w:rsid w:val="00512E59"/>
    <w:rsid w:val="0051328B"/>
    <w:rsid w:val="0051348C"/>
    <w:rsid w:val="00513722"/>
    <w:rsid w:val="00513905"/>
    <w:rsid w:val="00513DB3"/>
    <w:rsid w:val="005142E3"/>
    <w:rsid w:val="00514944"/>
    <w:rsid w:val="00514979"/>
    <w:rsid w:val="005161C4"/>
    <w:rsid w:val="00516280"/>
    <w:rsid w:val="0051666F"/>
    <w:rsid w:val="005170E6"/>
    <w:rsid w:val="00517E06"/>
    <w:rsid w:val="00520A51"/>
    <w:rsid w:val="005212F1"/>
    <w:rsid w:val="0052177C"/>
    <w:rsid w:val="00521853"/>
    <w:rsid w:val="005218A2"/>
    <w:rsid w:val="0052190D"/>
    <w:rsid w:val="00521A1D"/>
    <w:rsid w:val="00521BFA"/>
    <w:rsid w:val="00521EAB"/>
    <w:rsid w:val="005220C9"/>
    <w:rsid w:val="00522410"/>
    <w:rsid w:val="00522864"/>
    <w:rsid w:val="00522916"/>
    <w:rsid w:val="00522F76"/>
    <w:rsid w:val="00523ACF"/>
    <w:rsid w:val="00523EBA"/>
    <w:rsid w:val="00523EC6"/>
    <w:rsid w:val="0052462E"/>
    <w:rsid w:val="00525BFF"/>
    <w:rsid w:val="00525C29"/>
    <w:rsid w:val="00525C41"/>
    <w:rsid w:val="005261FA"/>
    <w:rsid w:val="005268EC"/>
    <w:rsid w:val="00526CA1"/>
    <w:rsid w:val="00526E28"/>
    <w:rsid w:val="00527595"/>
    <w:rsid w:val="00530138"/>
    <w:rsid w:val="0053073A"/>
    <w:rsid w:val="0053085E"/>
    <w:rsid w:val="0053254E"/>
    <w:rsid w:val="00532606"/>
    <w:rsid w:val="00532F21"/>
    <w:rsid w:val="00532F7C"/>
    <w:rsid w:val="005338FD"/>
    <w:rsid w:val="00533D92"/>
    <w:rsid w:val="00533EEB"/>
    <w:rsid w:val="005340BB"/>
    <w:rsid w:val="00534634"/>
    <w:rsid w:val="00534EF3"/>
    <w:rsid w:val="0053569B"/>
    <w:rsid w:val="005371E9"/>
    <w:rsid w:val="005372D8"/>
    <w:rsid w:val="0053785D"/>
    <w:rsid w:val="00540C7B"/>
    <w:rsid w:val="0054123A"/>
    <w:rsid w:val="00541C3D"/>
    <w:rsid w:val="00541E1C"/>
    <w:rsid w:val="0054290A"/>
    <w:rsid w:val="00542BB4"/>
    <w:rsid w:val="0054415A"/>
    <w:rsid w:val="00544544"/>
    <w:rsid w:val="00544AE4"/>
    <w:rsid w:val="00544F34"/>
    <w:rsid w:val="00545390"/>
    <w:rsid w:val="00545455"/>
    <w:rsid w:val="00545809"/>
    <w:rsid w:val="00545DC4"/>
    <w:rsid w:val="00545F04"/>
    <w:rsid w:val="005463F2"/>
    <w:rsid w:val="00546C82"/>
    <w:rsid w:val="005471A9"/>
    <w:rsid w:val="00547350"/>
    <w:rsid w:val="0054752A"/>
    <w:rsid w:val="00547891"/>
    <w:rsid w:val="00547EC2"/>
    <w:rsid w:val="00550082"/>
    <w:rsid w:val="005518BD"/>
    <w:rsid w:val="00552265"/>
    <w:rsid w:val="00552267"/>
    <w:rsid w:val="00552A31"/>
    <w:rsid w:val="00552C91"/>
    <w:rsid w:val="00552D6C"/>
    <w:rsid w:val="005535E4"/>
    <w:rsid w:val="005537D5"/>
    <w:rsid w:val="00553D5B"/>
    <w:rsid w:val="00553D8E"/>
    <w:rsid w:val="00553D94"/>
    <w:rsid w:val="00554A7C"/>
    <w:rsid w:val="00554CB1"/>
    <w:rsid w:val="005553F2"/>
    <w:rsid w:val="005558BE"/>
    <w:rsid w:val="00555FAD"/>
    <w:rsid w:val="0055768C"/>
    <w:rsid w:val="005577F7"/>
    <w:rsid w:val="005606CA"/>
    <w:rsid w:val="00560992"/>
    <w:rsid w:val="00561231"/>
    <w:rsid w:val="00561600"/>
    <w:rsid w:val="00561AF2"/>
    <w:rsid w:val="00562FFD"/>
    <w:rsid w:val="005634BE"/>
    <w:rsid w:val="0056362D"/>
    <w:rsid w:val="00563C8C"/>
    <w:rsid w:val="00564E9B"/>
    <w:rsid w:val="005658C4"/>
    <w:rsid w:val="0056604C"/>
    <w:rsid w:val="0056618F"/>
    <w:rsid w:val="005665EF"/>
    <w:rsid w:val="005706F0"/>
    <w:rsid w:val="0057109F"/>
    <w:rsid w:val="0057261D"/>
    <w:rsid w:val="00572C26"/>
    <w:rsid w:val="00573B8D"/>
    <w:rsid w:val="00573E15"/>
    <w:rsid w:val="005741C4"/>
    <w:rsid w:val="00575A20"/>
    <w:rsid w:val="00575A7F"/>
    <w:rsid w:val="00576348"/>
    <w:rsid w:val="00576405"/>
    <w:rsid w:val="00577515"/>
    <w:rsid w:val="005821E4"/>
    <w:rsid w:val="00583D90"/>
    <w:rsid w:val="00583F67"/>
    <w:rsid w:val="0058514D"/>
    <w:rsid w:val="005854C3"/>
    <w:rsid w:val="00585589"/>
    <w:rsid w:val="00585656"/>
    <w:rsid w:val="005864D3"/>
    <w:rsid w:val="00586BB4"/>
    <w:rsid w:val="00587433"/>
    <w:rsid w:val="0059055A"/>
    <w:rsid w:val="005907FB"/>
    <w:rsid w:val="005915AE"/>
    <w:rsid w:val="005925B4"/>
    <w:rsid w:val="0059266A"/>
    <w:rsid w:val="00593727"/>
    <w:rsid w:val="00593AB4"/>
    <w:rsid w:val="00593E6F"/>
    <w:rsid w:val="005942E7"/>
    <w:rsid w:val="005956E8"/>
    <w:rsid w:val="005958F8"/>
    <w:rsid w:val="005960B9"/>
    <w:rsid w:val="005968F7"/>
    <w:rsid w:val="00596C3B"/>
    <w:rsid w:val="0059717D"/>
    <w:rsid w:val="005979B0"/>
    <w:rsid w:val="00597B60"/>
    <w:rsid w:val="005A0645"/>
    <w:rsid w:val="005A0A39"/>
    <w:rsid w:val="005A0BAC"/>
    <w:rsid w:val="005A0E94"/>
    <w:rsid w:val="005A1097"/>
    <w:rsid w:val="005A1280"/>
    <w:rsid w:val="005A1D16"/>
    <w:rsid w:val="005A2226"/>
    <w:rsid w:val="005A256D"/>
    <w:rsid w:val="005A26FC"/>
    <w:rsid w:val="005A27CF"/>
    <w:rsid w:val="005A2A19"/>
    <w:rsid w:val="005A2B94"/>
    <w:rsid w:val="005A2D83"/>
    <w:rsid w:val="005A391A"/>
    <w:rsid w:val="005A3AD9"/>
    <w:rsid w:val="005A422B"/>
    <w:rsid w:val="005A431B"/>
    <w:rsid w:val="005A43B1"/>
    <w:rsid w:val="005A4EF2"/>
    <w:rsid w:val="005A556E"/>
    <w:rsid w:val="005A563C"/>
    <w:rsid w:val="005A6462"/>
    <w:rsid w:val="005A6544"/>
    <w:rsid w:val="005A65CE"/>
    <w:rsid w:val="005A680D"/>
    <w:rsid w:val="005A6C07"/>
    <w:rsid w:val="005A6EAF"/>
    <w:rsid w:val="005A7164"/>
    <w:rsid w:val="005A7BDA"/>
    <w:rsid w:val="005B0E13"/>
    <w:rsid w:val="005B0E78"/>
    <w:rsid w:val="005B1C7A"/>
    <w:rsid w:val="005B2D5D"/>
    <w:rsid w:val="005B31AB"/>
    <w:rsid w:val="005B3469"/>
    <w:rsid w:val="005B4678"/>
    <w:rsid w:val="005B4C9F"/>
    <w:rsid w:val="005B4E7D"/>
    <w:rsid w:val="005B5906"/>
    <w:rsid w:val="005B5AF5"/>
    <w:rsid w:val="005B5E33"/>
    <w:rsid w:val="005B684B"/>
    <w:rsid w:val="005B6BE5"/>
    <w:rsid w:val="005B7584"/>
    <w:rsid w:val="005B771C"/>
    <w:rsid w:val="005B7BC9"/>
    <w:rsid w:val="005C0195"/>
    <w:rsid w:val="005C062D"/>
    <w:rsid w:val="005C0874"/>
    <w:rsid w:val="005C0966"/>
    <w:rsid w:val="005C1830"/>
    <w:rsid w:val="005C1CC5"/>
    <w:rsid w:val="005C21F5"/>
    <w:rsid w:val="005C3F05"/>
    <w:rsid w:val="005C4DC4"/>
    <w:rsid w:val="005C57B4"/>
    <w:rsid w:val="005C5A26"/>
    <w:rsid w:val="005C7309"/>
    <w:rsid w:val="005C74E3"/>
    <w:rsid w:val="005C7762"/>
    <w:rsid w:val="005C7882"/>
    <w:rsid w:val="005C7F8D"/>
    <w:rsid w:val="005D124F"/>
    <w:rsid w:val="005D2D95"/>
    <w:rsid w:val="005D3566"/>
    <w:rsid w:val="005D4C7B"/>
    <w:rsid w:val="005D4D09"/>
    <w:rsid w:val="005D4E74"/>
    <w:rsid w:val="005D5299"/>
    <w:rsid w:val="005D69B4"/>
    <w:rsid w:val="005D73CF"/>
    <w:rsid w:val="005D7E66"/>
    <w:rsid w:val="005D7EF7"/>
    <w:rsid w:val="005E082B"/>
    <w:rsid w:val="005E0936"/>
    <w:rsid w:val="005E1499"/>
    <w:rsid w:val="005E3513"/>
    <w:rsid w:val="005E3AB9"/>
    <w:rsid w:val="005E45E0"/>
    <w:rsid w:val="005E46F8"/>
    <w:rsid w:val="005E475F"/>
    <w:rsid w:val="005E4D74"/>
    <w:rsid w:val="005E4D80"/>
    <w:rsid w:val="005E500A"/>
    <w:rsid w:val="005E5E79"/>
    <w:rsid w:val="005E6498"/>
    <w:rsid w:val="005E64F4"/>
    <w:rsid w:val="005E65AD"/>
    <w:rsid w:val="005E6A40"/>
    <w:rsid w:val="005E78BE"/>
    <w:rsid w:val="005E7A9A"/>
    <w:rsid w:val="005E7D9D"/>
    <w:rsid w:val="005E7DCE"/>
    <w:rsid w:val="005F0109"/>
    <w:rsid w:val="005F18A9"/>
    <w:rsid w:val="005F19C3"/>
    <w:rsid w:val="005F1B25"/>
    <w:rsid w:val="005F2018"/>
    <w:rsid w:val="005F2629"/>
    <w:rsid w:val="005F279F"/>
    <w:rsid w:val="005F28AE"/>
    <w:rsid w:val="005F3357"/>
    <w:rsid w:val="005F3D73"/>
    <w:rsid w:val="005F583E"/>
    <w:rsid w:val="005F6223"/>
    <w:rsid w:val="005F65D5"/>
    <w:rsid w:val="005F672C"/>
    <w:rsid w:val="005F74C5"/>
    <w:rsid w:val="005F763E"/>
    <w:rsid w:val="005F7FAF"/>
    <w:rsid w:val="006005BB"/>
    <w:rsid w:val="00600741"/>
    <w:rsid w:val="0060090B"/>
    <w:rsid w:val="00600CA1"/>
    <w:rsid w:val="00601CEB"/>
    <w:rsid w:val="00602F03"/>
    <w:rsid w:val="006033A6"/>
    <w:rsid w:val="00603823"/>
    <w:rsid w:val="00603B20"/>
    <w:rsid w:val="006045AA"/>
    <w:rsid w:val="0060473A"/>
    <w:rsid w:val="00604887"/>
    <w:rsid w:val="00604990"/>
    <w:rsid w:val="00605D9A"/>
    <w:rsid w:val="00605DD8"/>
    <w:rsid w:val="0060647F"/>
    <w:rsid w:val="0060656D"/>
    <w:rsid w:val="00606951"/>
    <w:rsid w:val="00607051"/>
    <w:rsid w:val="00607251"/>
    <w:rsid w:val="0060763E"/>
    <w:rsid w:val="00607C1B"/>
    <w:rsid w:val="0061031B"/>
    <w:rsid w:val="00610529"/>
    <w:rsid w:val="006107A3"/>
    <w:rsid w:val="00610970"/>
    <w:rsid w:val="006113EE"/>
    <w:rsid w:val="00611E6F"/>
    <w:rsid w:val="006122A9"/>
    <w:rsid w:val="0061399A"/>
    <w:rsid w:val="00614161"/>
    <w:rsid w:val="0061434D"/>
    <w:rsid w:val="0061526E"/>
    <w:rsid w:val="00615698"/>
    <w:rsid w:val="00616412"/>
    <w:rsid w:val="006171FF"/>
    <w:rsid w:val="00617D10"/>
    <w:rsid w:val="00620088"/>
    <w:rsid w:val="006203AC"/>
    <w:rsid w:val="006209B0"/>
    <w:rsid w:val="00620C2A"/>
    <w:rsid w:val="00620D39"/>
    <w:rsid w:val="0062142D"/>
    <w:rsid w:val="00621DBD"/>
    <w:rsid w:val="00621EE9"/>
    <w:rsid w:val="00622E1F"/>
    <w:rsid w:val="006246BE"/>
    <w:rsid w:val="00624BD4"/>
    <w:rsid w:val="00624C57"/>
    <w:rsid w:val="00624EF5"/>
    <w:rsid w:val="00624F9A"/>
    <w:rsid w:val="006258EC"/>
    <w:rsid w:val="00625959"/>
    <w:rsid w:val="006265A8"/>
    <w:rsid w:val="00626B00"/>
    <w:rsid w:val="00627B6E"/>
    <w:rsid w:val="00627E35"/>
    <w:rsid w:val="006302A3"/>
    <w:rsid w:val="00630D4D"/>
    <w:rsid w:val="00631279"/>
    <w:rsid w:val="006324A7"/>
    <w:rsid w:val="00632A32"/>
    <w:rsid w:val="0063330A"/>
    <w:rsid w:val="00633417"/>
    <w:rsid w:val="00633491"/>
    <w:rsid w:val="006342C4"/>
    <w:rsid w:val="00634B10"/>
    <w:rsid w:val="006350BE"/>
    <w:rsid w:val="0063648B"/>
    <w:rsid w:val="00636913"/>
    <w:rsid w:val="006374CF"/>
    <w:rsid w:val="00637533"/>
    <w:rsid w:val="00637AAF"/>
    <w:rsid w:val="006410CA"/>
    <w:rsid w:val="006413CE"/>
    <w:rsid w:val="00641E64"/>
    <w:rsid w:val="006428FC"/>
    <w:rsid w:val="00643179"/>
    <w:rsid w:val="00643C30"/>
    <w:rsid w:val="006444B5"/>
    <w:rsid w:val="006445E1"/>
    <w:rsid w:val="00644988"/>
    <w:rsid w:val="00644FF1"/>
    <w:rsid w:val="0064511C"/>
    <w:rsid w:val="006452B5"/>
    <w:rsid w:val="0064562E"/>
    <w:rsid w:val="00646342"/>
    <w:rsid w:val="00647090"/>
    <w:rsid w:val="006476DA"/>
    <w:rsid w:val="006477BC"/>
    <w:rsid w:val="00651304"/>
    <w:rsid w:val="00651573"/>
    <w:rsid w:val="006517D7"/>
    <w:rsid w:val="00652EB9"/>
    <w:rsid w:val="00653550"/>
    <w:rsid w:val="00653CF9"/>
    <w:rsid w:val="00655662"/>
    <w:rsid w:val="00656088"/>
    <w:rsid w:val="00656421"/>
    <w:rsid w:val="00656593"/>
    <w:rsid w:val="00656C5A"/>
    <w:rsid w:val="006572DD"/>
    <w:rsid w:val="0065739D"/>
    <w:rsid w:val="00657CBA"/>
    <w:rsid w:val="00657D4C"/>
    <w:rsid w:val="00657DD6"/>
    <w:rsid w:val="006604FB"/>
    <w:rsid w:val="00660893"/>
    <w:rsid w:val="00660B86"/>
    <w:rsid w:val="00661B89"/>
    <w:rsid w:val="00661FCD"/>
    <w:rsid w:val="00663DA8"/>
    <w:rsid w:val="00664386"/>
    <w:rsid w:val="00664634"/>
    <w:rsid w:val="00665FF7"/>
    <w:rsid w:val="00667323"/>
    <w:rsid w:val="006705B0"/>
    <w:rsid w:val="00670823"/>
    <w:rsid w:val="00670AA5"/>
    <w:rsid w:val="006712A9"/>
    <w:rsid w:val="00671510"/>
    <w:rsid w:val="00671B3E"/>
    <w:rsid w:val="00671FD9"/>
    <w:rsid w:val="0067228A"/>
    <w:rsid w:val="006726F8"/>
    <w:rsid w:val="00672DA7"/>
    <w:rsid w:val="006733DB"/>
    <w:rsid w:val="00673D9A"/>
    <w:rsid w:val="00674343"/>
    <w:rsid w:val="00674638"/>
    <w:rsid w:val="00674849"/>
    <w:rsid w:val="0067488E"/>
    <w:rsid w:val="00674A98"/>
    <w:rsid w:val="00674B21"/>
    <w:rsid w:val="00674FCD"/>
    <w:rsid w:val="0067512B"/>
    <w:rsid w:val="006751C9"/>
    <w:rsid w:val="00676094"/>
    <w:rsid w:val="0067667F"/>
    <w:rsid w:val="00680288"/>
    <w:rsid w:val="006807AE"/>
    <w:rsid w:val="006815A7"/>
    <w:rsid w:val="00681B53"/>
    <w:rsid w:val="006824AC"/>
    <w:rsid w:val="00682A61"/>
    <w:rsid w:val="00682BC4"/>
    <w:rsid w:val="006831BD"/>
    <w:rsid w:val="00685BD7"/>
    <w:rsid w:val="00687833"/>
    <w:rsid w:val="00687E5C"/>
    <w:rsid w:val="00690590"/>
    <w:rsid w:val="00690CA3"/>
    <w:rsid w:val="006914FB"/>
    <w:rsid w:val="00692C98"/>
    <w:rsid w:val="00692CFE"/>
    <w:rsid w:val="00692D45"/>
    <w:rsid w:val="0069309D"/>
    <w:rsid w:val="00693338"/>
    <w:rsid w:val="00694AB6"/>
    <w:rsid w:val="00695875"/>
    <w:rsid w:val="006959A8"/>
    <w:rsid w:val="00697799"/>
    <w:rsid w:val="00697DC0"/>
    <w:rsid w:val="006A00B4"/>
    <w:rsid w:val="006A014B"/>
    <w:rsid w:val="006A12E3"/>
    <w:rsid w:val="006A2041"/>
    <w:rsid w:val="006A25CF"/>
    <w:rsid w:val="006A31CA"/>
    <w:rsid w:val="006A3BC3"/>
    <w:rsid w:val="006A3BE4"/>
    <w:rsid w:val="006A3C24"/>
    <w:rsid w:val="006A4301"/>
    <w:rsid w:val="006A4B8E"/>
    <w:rsid w:val="006A4ECB"/>
    <w:rsid w:val="006A50AC"/>
    <w:rsid w:val="006A63AB"/>
    <w:rsid w:val="006A7289"/>
    <w:rsid w:val="006A7601"/>
    <w:rsid w:val="006A7F47"/>
    <w:rsid w:val="006B022F"/>
    <w:rsid w:val="006B0C45"/>
    <w:rsid w:val="006B14DB"/>
    <w:rsid w:val="006B1D93"/>
    <w:rsid w:val="006B25D8"/>
    <w:rsid w:val="006B2618"/>
    <w:rsid w:val="006B289F"/>
    <w:rsid w:val="006B28E6"/>
    <w:rsid w:val="006B2D77"/>
    <w:rsid w:val="006B2E63"/>
    <w:rsid w:val="006B34AB"/>
    <w:rsid w:val="006B3750"/>
    <w:rsid w:val="006B3A21"/>
    <w:rsid w:val="006B48E0"/>
    <w:rsid w:val="006B4948"/>
    <w:rsid w:val="006B4CB1"/>
    <w:rsid w:val="006B5083"/>
    <w:rsid w:val="006B569D"/>
    <w:rsid w:val="006B5857"/>
    <w:rsid w:val="006B5A61"/>
    <w:rsid w:val="006B67A8"/>
    <w:rsid w:val="006B6CC4"/>
    <w:rsid w:val="006B7662"/>
    <w:rsid w:val="006C0388"/>
    <w:rsid w:val="006C0754"/>
    <w:rsid w:val="006C080A"/>
    <w:rsid w:val="006C12E9"/>
    <w:rsid w:val="006C171E"/>
    <w:rsid w:val="006C1B1A"/>
    <w:rsid w:val="006C1E7A"/>
    <w:rsid w:val="006C22D5"/>
    <w:rsid w:val="006C22F7"/>
    <w:rsid w:val="006C2421"/>
    <w:rsid w:val="006C2945"/>
    <w:rsid w:val="006C2E6E"/>
    <w:rsid w:val="006C31E1"/>
    <w:rsid w:val="006C3A44"/>
    <w:rsid w:val="006C3A4A"/>
    <w:rsid w:val="006C3A5A"/>
    <w:rsid w:val="006C3C4F"/>
    <w:rsid w:val="006C402B"/>
    <w:rsid w:val="006C42DD"/>
    <w:rsid w:val="006C4526"/>
    <w:rsid w:val="006C461D"/>
    <w:rsid w:val="006C4B40"/>
    <w:rsid w:val="006C4C34"/>
    <w:rsid w:val="006C5CE8"/>
    <w:rsid w:val="006C6E54"/>
    <w:rsid w:val="006C7CC8"/>
    <w:rsid w:val="006D0000"/>
    <w:rsid w:val="006D111A"/>
    <w:rsid w:val="006D15EB"/>
    <w:rsid w:val="006D2D87"/>
    <w:rsid w:val="006D3072"/>
    <w:rsid w:val="006D352B"/>
    <w:rsid w:val="006D5242"/>
    <w:rsid w:val="006D5439"/>
    <w:rsid w:val="006D584A"/>
    <w:rsid w:val="006D5EB4"/>
    <w:rsid w:val="006D5EEA"/>
    <w:rsid w:val="006D650B"/>
    <w:rsid w:val="006D7491"/>
    <w:rsid w:val="006E0259"/>
    <w:rsid w:val="006E0414"/>
    <w:rsid w:val="006E081A"/>
    <w:rsid w:val="006E0B77"/>
    <w:rsid w:val="006E0CCD"/>
    <w:rsid w:val="006E1697"/>
    <w:rsid w:val="006E1E0B"/>
    <w:rsid w:val="006E1E11"/>
    <w:rsid w:val="006E2BE5"/>
    <w:rsid w:val="006E3558"/>
    <w:rsid w:val="006E356B"/>
    <w:rsid w:val="006E47C7"/>
    <w:rsid w:val="006E4925"/>
    <w:rsid w:val="006E4E61"/>
    <w:rsid w:val="006E4F24"/>
    <w:rsid w:val="006E5221"/>
    <w:rsid w:val="006E539E"/>
    <w:rsid w:val="006E59F4"/>
    <w:rsid w:val="006E6B90"/>
    <w:rsid w:val="006E6FF3"/>
    <w:rsid w:val="006E7354"/>
    <w:rsid w:val="006E77BE"/>
    <w:rsid w:val="006E78ED"/>
    <w:rsid w:val="006E798A"/>
    <w:rsid w:val="006E7B07"/>
    <w:rsid w:val="006F0959"/>
    <w:rsid w:val="006F0BCE"/>
    <w:rsid w:val="006F0EBC"/>
    <w:rsid w:val="006F0FED"/>
    <w:rsid w:val="006F1930"/>
    <w:rsid w:val="006F1AA8"/>
    <w:rsid w:val="006F1C56"/>
    <w:rsid w:val="006F1D15"/>
    <w:rsid w:val="006F1F8E"/>
    <w:rsid w:val="006F305C"/>
    <w:rsid w:val="006F3269"/>
    <w:rsid w:val="006F35DC"/>
    <w:rsid w:val="006F3986"/>
    <w:rsid w:val="006F3991"/>
    <w:rsid w:val="006F3AD1"/>
    <w:rsid w:val="006F3B56"/>
    <w:rsid w:val="006F4AC1"/>
    <w:rsid w:val="006F54D4"/>
    <w:rsid w:val="006F5667"/>
    <w:rsid w:val="006F5E68"/>
    <w:rsid w:val="006F644B"/>
    <w:rsid w:val="006F6AB0"/>
    <w:rsid w:val="006F6B4D"/>
    <w:rsid w:val="006F6BD8"/>
    <w:rsid w:val="006F71E0"/>
    <w:rsid w:val="006F77D1"/>
    <w:rsid w:val="00700036"/>
    <w:rsid w:val="00700914"/>
    <w:rsid w:val="00700B24"/>
    <w:rsid w:val="00701518"/>
    <w:rsid w:val="007017BD"/>
    <w:rsid w:val="00701E19"/>
    <w:rsid w:val="007021F8"/>
    <w:rsid w:val="00702B09"/>
    <w:rsid w:val="00702CCF"/>
    <w:rsid w:val="00702DBD"/>
    <w:rsid w:val="00702EB9"/>
    <w:rsid w:val="007033BF"/>
    <w:rsid w:val="007033DB"/>
    <w:rsid w:val="00704510"/>
    <w:rsid w:val="00704E06"/>
    <w:rsid w:val="007063FD"/>
    <w:rsid w:val="00706A24"/>
    <w:rsid w:val="00706C18"/>
    <w:rsid w:val="00707234"/>
    <w:rsid w:val="00707451"/>
    <w:rsid w:val="007074D6"/>
    <w:rsid w:val="00707A90"/>
    <w:rsid w:val="00707D47"/>
    <w:rsid w:val="00710F62"/>
    <w:rsid w:val="007114DA"/>
    <w:rsid w:val="007115CD"/>
    <w:rsid w:val="007120F7"/>
    <w:rsid w:val="00712504"/>
    <w:rsid w:val="0071255D"/>
    <w:rsid w:val="00712B31"/>
    <w:rsid w:val="00713A43"/>
    <w:rsid w:val="00713B7B"/>
    <w:rsid w:val="00713C26"/>
    <w:rsid w:val="0071411A"/>
    <w:rsid w:val="0071448F"/>
    <w:rsid w:val="007145FE"/>
    <w:rsid w:val="00714609"/>
    <w:rsid w:val="007146D6"/>
    <w:rsid w:val="00714734"/>
    <w:rsid w:val="00714B68"/>
    <w:rsid w:val="00715417"/>
    <w:rsid w:val="0071544F"/>
    <w:rsid w:val="00715AA0"/>
    <w:rsid w:val="00717265"/>
    <w:rsid w:val="00720BEA"/>
    <w:rsid w:val="007212E9"/>
    <w:rsid w:val="007213CF"/>
    <w:rsid w:val="00721E9E"/>
    <w:rsid w:val="00722474"/>
    <w:rsid w:val="00722F01"/>
    <w:rsid w:val="0072518E"/>
    <w:rsid w:val="00725559"/>
    <w:rsid w:val="007259C9"/>
    <w:rsid w:val="00726809"/>
    <w:rsid w:val="0072709F"/>
    <w:rsid w:val="0072727C"/>
    <w:rsid w:val="007274F3"/>
    <w:rsid w:val="0072785C"/>
    <w:rsid w:val="00727F21"/>
    <w:rsid w:val="00727F97"/>
    <w:rsid w:val="0073094E"/>
    <w:rsid w:val="0073135B"/>
    <w:rsid w:val="00733733"/>
    <w:rsid w:val="00733D50"/>
    <w:rsid w:val="00734987"/>
    <w:rsid w:val="00735D41"/>
    <w:rsid w:val="00736385"/>
    <w:rsid w:val="0073686E"/>
    <w:rsid w:val="007378EB"/>
    <w:rsid w:val="00737915"/>
    <w:rsid w:val="00737AFD"/>
    <w:rsid w:val="00737B8B"/>
    <w:rsid w:val="00737D0C"/>
    <w:rsid w:val="0074027F"/>
    <w:rsid w:val="0074034D"/>
    <w:rsid w:val="00741EC2"/>
    <w:rsid w:val="00742860"/>
    <w:rsid w:val="00742894"/>
    <w:rsid w:val="00742D10"/>
    <w:rsid w:val="00742E26"/>
    <w:rsid w:val="00743371"/>
    <w:rsid w:val="00743C47"/>
    <w:rsid w:val="007443BA"/>
    <w:rsid w:val="007457A1"/>
    <w:rsid w:val="00745980"/>
    <w:rsid w:val="00745D36"/>
    <w:rsid w:val="00745FD2"/>
    <w:rsid w:val="00746DE7"/>
    <w:rsid w:val="00747D22"/>
    <w:rsid w:val="00750405"/>
    <w:rsid w:val="007516AF"/>
    <w:rsid w:val="00753A7E"/>
    <w:rsid w:val="00753E3F"/>
    <w:rsid w:val="007541F8"/>
    <w:rsid w:val="007545C0"/>
    <w:rsid w:val="00756186"/>
    <w:rsid w:val="00756B39"/>
    <w:rsid w:val="00756BD3"/>
    <w:rsid w:val="0075706E"/>
    <w:rsid w:val="007578D5"/>
    <w:rsid w:val="007602BE"/>
    <w:rsid w:val="0076074D"/>
    <w:rsid w:val="0076095A"/>
    <w:rsid w:val="007616B2"/>
    <w:rsid w:val="007627F7"/>
    <w:rsid w:val="0076292B"/>
    <w:rsid w:val="0076299D"/>
    <w:rsid w:val="0076353B"/>
    <w:rsid w:val="00764559"/>
    <w:rsid w:val="007645C1"/>
    <w:rsid w:val="00764788"/>
    <w:rsid w:val="007652C3"/>
    <w:rsid w:val="007656EF"/>
    <w:rsid w:val="00765D36"/>
    <w:rsid w:val="00766C97"/>
    <w:rsid w:val="00767F6D"/>
    <w:rsid w:val="00770456"/>
    <w:rsid w:val="0077049B"/>
    <w:rsid w:val="00770DA8"/>
    <w:rsid w:val="00770F3F"/>
    <w:rsid w:val="007713AE"/>
    <w:rsid w:val="0077243E"/>
    <w:rsid w:val="00772808"/>
    <w:rsid w:val="007738BC"/>
    <w:rsid w:val="00773FC5"/>
    <w:rsid w:val="0077400A"/>
    <w:rsid w:val="00774F44"/>
    <w:rsid w:val="00775134"/>
    <w:rsid w:val="00775658"/>
    <w:rsid w:val="00775D3A"/>
    <w:rsid w:val="0077657D"/>
    <w:rsid w:val="007766E6"/>
    <w:rsid w:val="00776DA4"/>
    <w:rsid w:val="0077708F"/>
    <w:rsid w:val="0077761A"/>
    <w:rsid w:val="007800EA"/>
    <w:rsid w:val="0078034F"/>
    <w:rsid w:val="00780C70"/>
    <w:rsid w:val="00781018"/>
    <w:rsid w:val="007814D2"/>
    <w:rsid w:val="00781A0E"/>
    <w:rsid w:val="00781EB6"/>
    <w:rsid w:val="00782120"/>
    <w:rsid w:val="0078228A"/>
    <w:rsid w:val="0078242F"/>
    <w:rsid w:val="00782A00"/>
    <w:rsid w:val="00782A0E"/>
    <w:rsid w:val="00782B2D"/>
    <w:rsid w:val="00782B56"/>
    <w:rsid w:val="00783493"/>
    <w:rsid w:val="007839C9"/>
    <w:rsid w:val="00783A6E"/>
    <w:rsid w:val="00783EF3"/>
    <w:rsid w:val="0078506A"/>
    <w:rsid w:val="007858F0"/>
    <w:rsid w:val="00785B60"/>
    <w:rsid w:val="0078604F"/>
    <w:rsid w:val="00786086"/>
    <w:rsid w:val="007862F2"/>
    <w:rsid w:val="0078679D"/>
    <w:rsid w:val="007867CA"/>
    <w:rsid w:val="0078689C"/>
    <w:rsid w:val="00786AB3"/>
    <w:rsid w:val="00786CCE"/>
    <w:rsid w:val="00787748"/>
    <w:rsid w:val="007878AA"/>
    <w:rsid w:val="00787DF3"/>
    <w:rsid w:val="00787E14"/>
    <w:rsid w:val="0079001C"/>
    <w:rsid w:val="00790759"/>
    <w:rsid w:val="007907B8"/>
    <w:rsid w:val="00790A9C"/>
    <w:rsid w:val="00790D69"/>
    <w:rsid w:val="00791319"/>
    <w:rsid w:val="00791C3C"/>
    <w:rsid w:val="0079210E"/>
    <w:rsid w:val="00792215"/>
    <w:rsid w:val="00794205"/>
    <w:rsid w:val="00794D74"/>
    <w:rsid w:val="00795949"/>
    <w:rsid w:val="0079611D"/>
    <w:rsid w:val="00796A8D"/>
    <w:rsid w:val="00797318"/>
    <w:rsid w:val="007A0339"/>
    <w:rsid w:val="007A043D"/>
    <w:rsid w:val="007A1041"/>
    <w:rsid w:val="007A110F"/>
    <w:rsid w:val="007A37BD"/>
    <w:rsid w:val="007A38D9"/>
    <w:rsid w:val="007A3CD7"/>
    <w:rsid w:val="007A4849"/>
    <w:rsid w:val="007A48AF"/>
    <w:rsid w:val="007A4AA4"/>
    <w:rsid w:val="007A4AB1"/>
    <w:rsid w:val="007A55E4"/>
    <w:rsid w:val="007A5F52"/>
    <w:rsid w:val="007A6847"/>
    <w:rsid w:val="007A7418"/>
    <w:rsid w:val="007A7616"/>
    <w:rsid w:val="007B0612"/>
    <w:rsid w:val="007B1067"/>
    <w:rsid w:val="007B1128"/>
    <w:rsid w:val="007B188C"/>
    <w:rsid w:val="007B1952"/>
    <w:rsid w:val="007B207D"/>
    <w:rsid w:val="007B2890"/>
    <w:rsid w:val="007B2D20"/>
    <w:rsid w:val="007B5255"/>
    <w:rsid w:val="007B61EE"/>
    <w:rsid w:val="007B63C1"/>
    <w:rsid w:val="007B6F6E"/>
    <w:rsid w:val="007B7020"/>
    <w:rsid w:val="007B7426"/>
    <w:rsid w:val="007B7746"/>
    <w:rsid w:val="007B7AE4"/>
    <w:rsid w:val="007B7CD8"/>
    <w:rsid w:val="007C0E4D"/>
    <w:rsid w:val="007C0FF6"/>
    <w:rsid w:val="007C1262"/>
    <w:rsid w:val="007C178E"/>
    <w:rsid w:val="007C1D0B"/>
    <w:rsid w:val="007C2151"/>
    <w:rsid w:val="007C34B4"/>
    <w:rsid w:val="007C3E86"/>
    <w:rsid w:val="007C5A4F"/>
    <w:rsid w:val="007C5B9B"/>
    <w:rsid w:val="007C5D79"/>
    <w:rsid w:val="007C6210"/>
    <w:rsid w:val="007C6548"/>
    <w:rsid w:val="007C668F"/>
    <w:rsid w:val="007D04CC"/>
    <w:rsid w:val="007D0AF8"/>
    <w:rsid w:val="007D24F5"/>
    <w:rsid w:val="007D257C"/>
    <w:rsid w:val="007D27A9"/>
    <w:rsid w:val="007D2C3A"/>
    <w:rsid w:val="007D373F"/>
    <w:rsid w:val="007D3881"/>
    <w:rsid w:val="007D3890"/>
    <w:rsid w:val="007D3DC1"/>
    <w:rsid w:val="007D5975"/>
    <w:rsid w:val="007D5A97"/>
    <w:rsid w:val="007D5BC2"/>
    <w:rsid w:val="007D6188"/>
    <w:rsid w:val="007D63AB"/>
    <w:rsid w:val="007D690B"/>
    <w:rsid w:val="007D79C4"/>
    <w:rsid w:val="007E054E"/>
    <w:rsid w:val="007E05F8"/>
    <w:rsid w:val="007E1222"/>
    <w:rsid w:val="007E1E31"/>
    <w:rsid w:val="007E22FB"/>
    <w:rsid w:val="007E26F4"/>
    <w:rsid w:val="007E36DB"/>
    <w:rsid w:val="007E38DC"/>
    <w:rsid w:val="007E38F5"/>
    <w:rsid w:val="007E3A27"/>
    <w:rsid w:val="007E3EC7"/>
    <w:rsid w:val="007E4E70"/>
    <w:rsid w:val="007E50F6"/>
    <w:rsid w:val="007E531C"/>
    <w:rsid w:val="007E6E17"/>
    <w:rsid w:val="007E6E1B"/>
    <w:rsid w:val="007E6E66"/>
    <w:rsid w:val="007E70EF"/>
    <w:rsid w:val="007E79C0"/>
    <w:rsid w:val="007E7AF7"/>
    <w:rsid w:val="007F004E"/>
    <w:rsid w:val="007F0904"/>
    <w:rsid w:val="007F1069"/>
    <w:rsid w:val="007F1865"/>
    <w:rsid w:val="007F1FD3"/>
    <w:rsid w:val="007F2E0C"/>
    <w:rsid w:val="007F2E69"/>
    <w:rsid w:val="007F35FE"/>
    <w:rsid w:val="007F425B"/>
    <w:rsid w:val="007F4510"/>
    <w:rsid w:val="007F455B"/>
    <w:rsid w:val="007F523E"/>
    <w:rsid w:val="007F5CFE"/>
    <w:rsid w:val="007F65EF"/>
    <w:rsid w:val="007F6713"/>
    <w:rsid w:val="007F7362"/>
    <w:rsid w:val="007F769E"/>
    <w:rsid w:val="007F780F"/>
    <w:rsid w:val="007F7C97"/>
    <w:rsid w:val="00800357"/>
    <w:rsid w:val="00800B9A"/>
    <w:rsid w:val="0080119A"/>
    <w:rsid w:val="00801B3E"/>
    <w:rsid w:val="00801CF3"/>
    <w:rsid w:val="00802BBF"/>
    <w:rsid w:val="008032CF"/>
    <w:rsid w:val="00803576"/>
    <w:rsid w:val="00803E86"/>
    <w:rsid w:val="00804B40"/>
    <w:rsid w:val="008056AE"/>
    <w:rsid w:val="008061B3"/>
    <w:rsid w:val="0080679D"/>
    <w:rsid w:val="00806BCF"/>
    <w:rsid w:val="008073C8"/>
    <w:rsid w:val="008073F9"/>
    <w:rsid w:val="00807457"/>
    <w:rsid w:val="0080747A"/>
    <w:rsid w:val="00807836"/>
    <w:rsid w:val="00807E1A"/>
    <w:rsid w:val="0081026B"/>
    <w:rsid w:val="00811682"/>
    <w:rsid w:val="008118BC"/>
    <w:rsid w:val="00811BCA"/>
    <w:rsid w:val="00812390"/>
    <w:rsid w:val="008123C2"/>
    <w:rsid w:val="008127FC"/>
    <w:rsid w:val="00812FF7"/>
    <w:rsid w:val="008130F6"/>
    <w:rsid w:val="00814675"/>
    <w:rsid w:val="008149BA"/>
    <w:rsid w:val="00814E44"/>
    <w:rsid w:val="008159D7"/>
    <w:rsid w:val="00815A93"/>
    <w:rsid w:val="0081702A"/>
    <w:rsid w:val="00817B8C"/>
    <w:rsid w:val="00817BE4"/>
    <w:rsid w:val="00817D22"/>
    <w:rsid w:val="00817F07"/>
    <w:rsid w:val="008203C8"/>
    <w:rsid w:val="008211A5"/>
    <w:rsid w:val="00821386"/>
    <w:rsid w:val="008220D9"/>
    <w:rsid w:val="0082345B"/>
    <w:rsid w:val="00823613"/>
    <w:rsid w:val="00824244"/>
    <w:rsid w:val="00824685"/>
    <w:rsid w:val="00825793"/>
    <w:rsid w:val="00825C5E"/>
    <w:rsid w:val="00825D91"/>
    <w:rsid w:val="0082619D"/>
    <w:rsid w:val="008263C6"/>
    <w:rsid w:val="00826D34"/>
    <w:rsid w:val="00827B7A"/>
    <w:rsid w:val="00827FED"/>
    <w:rsid w:val="0083063B"/>
    <w:rsid w:val="00831A72"/>
    <w:rsid w:val="00831C39"/>
    <w:rsid w:val="00831EB9"/>
    <w:rsid w:val="00832725"/>
    <w:rsid w:val="008331A7"/>
    <w:rsid w:val="00833D75"/>
    <w:rsid w:val="00834A84"/>
    <w:rsid w:val="008354E6"/>
    <w:rsid w:val="008358A0"/>
    <w:rsid w:val="008358B0"/>
    <w:rsid w:val="008369F3"/>
    <w:rsid w:val="0084032B"/>
    <w:rsid w:val="00840398"/>
    <w:rsid w:val="00840772"/>
    <w:rsid w:val="00840B3B"/>
    <w:rsid w:val="00840E43"/>
    <w:rsid w:val="00840F17"/>
    <w:rsid w:val="00841A2A"/>
    <w:rsid w:val="00841DEC"/>
    <w:rsid w:val="008420A9"/>
    <w:rsid w:val="008425D2"/>
    <w:rsid w:val="00842F3F"/>
    <w:rsid w:val="00843CD9"/>
    <w:rsid w:val="00844F4F"/>
    <w:rsid w:val="00844FE3"/>
    <w:rsid w:val="0084578B"/>
    <w:rsid w:val="00845E6C"/>
    <w:rsid w:val="00845EF0"/>
    <w:rsid w:val="0084768B"/>
    <w:rsid w:val="008478CE"/>
    <w:rsid w:val="00847916"/>
    <w:rsid w:val="008501A6"/>
    <w:rsid w:val="008512AC"/>
    <w:rsid w:val="00852424"/>
    <w:rsid w:val="00852C08"/>
    <w:rsid w:val="00854E65"/>
    <w:rsid w:val="008565C5"/>
    <w:rsid w:val="008565D7"/>
    <w:rsid w:val="00856689"/>
    <w:rsid w:val="00856C77"/>
    <w:rsid w:val="00856D3C"/>
    <w:rsid w:val="0085777C"/>
    <w:rsid w:val="00857EBE"/>
    <w:rsid w:val="00860155"/>
    <w:rsid w:val="00860C77"/>
    <w:rsid w:val="008616DC"/>
    <w:rsid w:val="00861EAA"/>
    <w:rsid w:val="008626BD"/>
    <w:rsid w:val="00862D65"/>
    <w:rsid w:val="00862DD2"/>
    <w:rsid w:val="0086334D"/>
    <w:rsid w:val="00863DE5"/>
    <w:rsid w:val="00864038"/>
    <w:rsid w:val="00864EDA"/>
    <w:rsid w:val="00865419"/>
    <w:rsid w:val="008662E4"/>
    <w:rsid w:val="00866346"/>
    <w:rsid w:val="0086661D"/>
    <w:rsid w:val="00867B64"/>
    <w:rsid w:val="00867D00"/>
    <w:rsid w:val="00867D6A"/>
    <w:rsid w:val="00870246"/>
    <w:rsid w:val="0087069F"/>
    <w:rsid w:val="00870849"/>
    <w:rsid w:val="00870911"/>
    <w:rsid w:val="00871576"/>
    <w:rsid w:val="0087185F"/>
    <w:rsid w:val="008718B9"/>
    <w:rsid w:val="00873798"/>
    <w:rsid w:val="00873E16"/>
    <w:rsid w:val="00873F38"/>
    <w:rsid w:val="00874099"/>
    <w:rsid w:val="0087497F"/>
    <w:rsid w:val="00875185"/>
    <w:rsid w:val="0087578B"/>
    <w:rsid w:val="0087590C"/>
    <w:rsid w:val="00876FCF"/>
    <w:rsid w:val="00877110"/>
    <w:rsid w:val="00877187"/>
    <w:rsid w:val="00877464"/>
    <w:rsid w:val="00877E8E"/>
    <w:rsid w:val="00880190"/>
    <w:rsid w:val="008808A1"/>
    <w:rsid w:val="00880BDD"/>
    <w:rsid w:val="0088250F"/>
    <w:rsid w:val="00882513"/>
    <w:rsid w:val="00882D0B"/>
    <w:rsid w:val="00882FFC"/>
    <w:rsid w:val="0088324E"/>
    <w:rsid w:val="008839AE"/>
    <w:rsid w:val="00884044"/>
    <w:rsid w:val="00884556"/>
    <w:rsid w:val="00885424"/>
    <w:rsid w:val="0088584C"/>
    <w:rsid w:val="00885A2F"/>
    <w:rsid w:val="0088649F"/>
    <w:rsid w:val="008871B3"/>
    <w:rsid w:val="0088794D"/>
    <w:rsid w:val="00891818"/>
    <w:rsid w:val="00892D29"/>
    <w:rsid w:val="008936A0"/>
    <w:rsid w:val="00893DE3"/>
    <w:rsid w:val="008950EC"/>
    <w:rsid w:val="00895F87"/>
    <w:rsid w:val="00895F92"/>
    <w:rsid w:val="00895FD4"/>
    <w:rsid w:val="00896C8E"/>
    <w:rsid w:val="00896E1C"/>
    <w:rsid w:val="00896EAF"/>
    <w:rsid w:val="00896F14"/>
    <w:rsid w:val="0089722B"/>
    <w:rsid w:val="00897DE6"/>
    <w:rsid w:val="008A07F2"/>
    <w:rsid w:val="008A19F6"/>
    <w:rsid w:val="008A19F8"/>
    <w:rsid w:val="008A1EED"/>
    <w:rsid w:val="008A2117"/>
    <w:rsid w:val="008A3CF2"/>
    <w:rsid w:val="008A5C2D"/>
    <w:rsid w:val="008A5CD4"/>
    <w:rsid w:val="008A5DDD"/>
    <w:rsid w:val="008A6A91"/>
    <w:rsid w:val="008A7B04"/>
    <w:rsid w:val="008A7E5C"/>
    <w:rsid w:val="008B04CC"/>
    <w:rsid w:val="008B277C"/>
    <w:rsid w:val="008B33B8"/>
    <w:rsid w:val="008B3555"/>
    <w:rsid w:val="008B35C6"/>
    <w:rsid w:val="008B36D2"/>
    <w:rsid w:val="008B38B0"/>
    <w:rsid w:val="008B3E83"/>
    <w:rsid w:val="008B44D5"/>
    <w:rsid w:val="008B4764"/>
    <w:rsid w:val="008B51B9"/>
    <w:rsid w:val="008B575F"/>
    <w:rsid w:val="008B5BA1"/>
    <w:rsid w:val="008B6032"/>
    <w:rsid w:val="008B66BA"/>
    <w:rsid w:val="008B703E"/>
    <w:rsid w:val="008B707C"/>
    <w:rsid w:val="008C12BE"/>
    <w:rsid w:val="008C2A22"/>
    <w:rsid w:val="008C412F"/>
    <w:rsid w:val="008C4398"/>
    <w:rsid w:val="008C5E83"/>
    <w:rsid w:val="008C6444"/>
    <w:rsid w:val="008C71F5"/>
    <w:rsid w:val="008D0878"/>
    <w:rsid w:val="008D0D86"/>
    <w:rsid w:val="008D16BC"/>
    <w:rsid w:val="008D2764"/>
    <w:rsid w:val="008D4140"/>
    <w:rsid w:val="008D4499"/>
    <w:rsid w:val="008D4B07"/>
    <w:rsid w:val="008D4B38"/>
    <w:rsid w:val="008D4C80"/>
    <w:rsid w:val="008D5580"/>
    <w:rsid w:val="008D5C9C"/>
    <w:rsid w:val="008D6863"/>
    <w:rsid w:val="008D6F09"/>
    <w:rsid w:val="008D7AEC"/>
    <w:rsid w:val="008E0B66"/>
    <w:rsid w:val="008E0B7A"/>
    <w:rsid w:val="008E1170"/>
    <w:rsid w:val="008E136D"/>
    <w:rsid w:val="008E1845"/>
    <w:rsid w:val="008E1AD1"/>
    <w:rsid w:val="008E1C7A"/>
    <w:rsid w:val="008E1F66"/>
    <w:rsid w:val="008E1F98"/>
    <w:rsid w:val="008E24B4"/>
    <w:rsid w:val="008E271F"/>
    <w:rsid w:val="008E2E01"/>
    <w:rsid w:val="008E2ED3"/>
    <w:rsid w:val="008E31CC"/>
    <w:rsid w:val="008E4736"/>
    <w:rsid w:val="008E4F39"/>
    <w:rsid w:val="008E54D9"/>
    <w:rsid w:val="008E6555"/>
    <w:rsid w:val="008E6C54"/>
    <w:rsid w:val="008E7204"/>
    <w:rsid w:val="008E7244"/>
    <w:rsid w:val="008E7273"/>
    <w:rsid w:val="008E72C4"/>
    <w:rsid w:val="008E72DD"/>
    <w:rsid w:val="008E77D1"/>
    <w:rsid w:val="008E7826"/>
    <w:rsid w:val="008E7A08"/>
    <w:rsid w:val="008F03E7"/>
    <w:rsid w:val="008F0C77"/>
    <w:rsid w:val="008F1407"/>
    <w:rsid w:val="008F202A"/>
    <w:rsid w:val="008F280B"/>
    <w:rsid w:val="008F2A2F"/>
    <w:rsid w:val="008F3820"/>
    <w:rsid w:val="008F3943"/>
    <w:rsid w:val="008F3DB2"/>
    <w:rsid w:val="008F417C"/>
    <w:rsid w:val="008F42D0"/>
    <w:rsid w:val="008F480F"/>
    <w:rsid w:val="008F497B"/>
    <w:rsid w:val="008F4DD5"/>
    <w:rsid w:val="008F4EDF"/>
    <w:rsid w:val="008F520F"/>
    <w:rsid w:val="008F52BD"/>
    <w:rsid w:val="008F5AD5"/>
    <w:rsid w:val="008F5DDD"/>
    <w:rsid w:val="008F6C1F"/>
    <w:rsid w:val="008F70CE"/>
    <w:rsid w:val="008F743C"/>
    <w:rsid w:val="008F7480"/>
    <w:rsid w:val="008F780A"/>
    <w:rsid w:val="008F7853"/>
    <w:rsid w:val="008F7E5E"/>
    <w:rsid w:val="00901544"/>
    <w:rsid w:val="0090157A"/>
    <w:rsid w:val="009022C7"/>
    <w:rsid w:val="00902DE0"/>
    <w:rsid w:val="00902EBF"/>
    <w:rsid w:val="009030CB"/>
    <w:rsid w:val="00903A8E"/>
    <w:rsid w:val="009041A1"/>
    <w:rsid w:val="009047E3"/>
    <w:rsid w:val="00904A9E"/>
    <w:rsid w:val="00904B45"/>
    <w:rsid w:val="009050F2"/>
    <w:rsid w:val="009051B0"/>
    <w:rsid w:val="009067F0"/>
    <w:rsid w:val="009069ED"/>
    <w:rsid w:val="00910027"/>
    <w:rsid w:val="009100CB"/>
    <w:rsid w:val="00910BCA"/>
    <w:rsid w:val="00910EC9"/>
    <w:rsid w:val="00910F80"/>
    <w:rsid w:val="009112CF"/>
    <w:rsid w:val="009120E8"/>
    <w:rsid w:val="00912202"/>
    <w:rsid w:val="00912243"/>
    <w:rsid w:val="009130D5"/>
    <w:rsid w:val="00913CF2"/>
    <w:rsid w:val="009151C5"/>
    <w:rsid w:val="00915A2E"/>
    <w:rsid w:val="00915B2B"/>
    <w:rsid w:val="0091752A"/>
    <w:rsid w:val="00917677"/>
    <w:rsid w:val="00917C6C"/>
    <w:rsid w:val="009200FA"/>
    <w:rsid w:val="0092023D"/>
    <w:rsid w:val="00920869"/>
    <w:rsid w:val="00920DC9"/>
    <w:rsid w:val="00920E4C"/>
    <w:rsid w:val="0092102A"/>
    <w:rsid w:val="009213DD"/>
    <w:rsid w:val="00921F52"/>
    <w:rsid w:val="009220CC"/>
    <w:rsid w:val="009222B4"/>
    <w:rsid w:val="0092295F"/>
    <w:rsid w:val="009229ED"/>
    <w:rsid w:val="00922E01"/>
    <w:rsid w:val="00922F5F"/>
    <w:rsid w:val="00923087"/>
    <w:rsid w:val="00923AF9"/>
    <w:rsid w:val="009241D8"/>
    <w:rsid w:val="009242A7"/>
    <w:rsid w:val="0092474D"/>
    <w:rsid w:val="00924B31"/>
    <w:rsid w:val="00924E1D"/>
    <w:rsid w:val="00925CB6"/>
    <w:rsid w:val="009269CC"/>
    <w:rsid w:val="009275BA"/>
    <w:rsid w:val="009303FE"/>
    <w:rsid w:val="00930B01"/>
    <w:rsid w:val="009312FF"/>
    <w:rsid w:val="009314C5"/>
    <w:rsid w:val="00932044"/>
    <w:rsid w:val="0093218D"/>
    <w:rsid w:val="00932752"/>
    <w:rsid w:val="00932819"/>
    <w:rsid w:val="00932AD1"/>
    <w:rsid w:val="0093363E"/>
    <w:rsid w:val="0093382A"/>
    <w:rsid w:val="00933A7E"/>
    <w:rsid w:val="00933B6C"/>
    <w:rsid w:val="00933F12"/>
    <w:rsid w:val="009345DC"/>
    <w:rsid w:val="00934D6C"/>
    <w:rsid w:val="00936080"/>
    <w:rsid w:val="00936A30"/>
    <w:rsid w:val="00936C16"/>
    <w:rsid w:val="0093794F"/>
    <w:rsid w:val="00940131"/>
    <w:rsid w:val="0094050A"/>
    <w:rsid w:val="0094099C"/>
    <w:rsid w:val="00941EA0"/>
    <w:rsid w:val="00942E47"/>
    <w:rsid w:val="00942E86"/>
    <w:rsid w:val="0094377F"/>
    <w:rsid w:val="00945ED6"/>
    <w:rsid w:val="009460B6"/>
    <w:rsid w:val="009469F7"/>
    <w:rsid w:val="00946E6A"/>
    <w:rsid w:val="00947356"/>
    <w:rsid w:val="00951EB6"/>
    <w:rsid w:val="009528A9"/>
    <w:rsid w:val="009532E9"/>
    <w:rsid w:val="00953CEE"/>
    <w:rsid w:val="009549E4"/>
    <w:rsid w:val="00954E9A"/>
    <w:rsid w:val="00954F39"/>
    <w:rsid w:val="00954F47"/>
    <w:rsid w:val="00955233"/>
    <w:rsid w:val="0095563A"/>
    <w:rsid w:val="00955DF6"/>
    <w:rsid w:val="009560A1"/>
    <w:rsid w:val="00956314"/>
    <w:rsid w:val="00956A4A"/>
    <w:rsid w:val="00956B95"/>
    <w:rsid w:val="00957266"/>
    <w:rsid w:val="009574FC"/>
    <w:rsid w:val="00957760"/>
    <w:rsid w:val="00957AC3"/>
    <w:rsid w:val="009601A6"/>
    <w:rsid w:val="009604BC"/>
    <w:rsid w:val="00960BBE"/>
    <w:rsid w:val="00960E8E"/>
    <w:rsid w:val="00961306"/>
    <w:rsid w:val="00961EB7"/>
    <w:rsid w:val="009642B9"/>
    <w:rsid w:val="009643C2"/>
    <w:rsid w:val="00964792"/>
    <w:rsid w:val="009647DB"/>
    <w:rsid w:val="00965E30"/>
    <w:rsid w:val="009669EE"/>
    <w:rsid w:val="00967295"/>
    <w:rsid w:val="00967892"/>
    <w:rsid w:val="00967F20"/>
    <w:rsid w:val="00967F92"/>
    <w:rsid w:val="009705D6"/>
    <w:rsid w:val="009709A0"/>
    <w:rsid w:val="00970C92"/>
    <w:rsid w:val="00970CD5"/>
    <w:rsid w:val="00970F02"/>
    <w:rsid w:val="0097170E"/>
    <w:rsid w:val="0097181E"/>
    <w:rsid w:val="00971A50"/>
    <w:rsid w:val="009728DC"/>
    <w:rsid w:val="00972B8E"/>
    <w:rsid w:val="00973369"/>
    <w:rsid w:val="0097377E"/>
    <w:rsid w:val="009747CF"/>
    <w:rsid w:val="0097570B"/>
    <w:rsid w:val="00975C2B"/>
    <w:rsid w:val="00975D71"/>
    <w:rsid w:val="00975DE3"/>
    <w:rsid w:val="009760DE"/>
    <w:rsid w:val="00977632"/>
    <w:rsid w:val="009778B2"/>
    <w:rsid w:val="00977BA6"/>
    <w:rsid w:val="00977D9C"/>
    <w:rsid w:val="009800A7"/>
    <w:rsid w:val="00980127"/>
    <w:rsid w:val="00980810"/>
    <w:rsid w:val="00980D1D"/>
    <w:rsid w:val="00980EB7"/>
    <w:rsid w:val="00981214"/>
    <w:rsid w:val="00982040"/>
    <w:rsid w:val="009822A3"/>
    <w:rsid w:val="00982524"/>
    <w:rsid w:val="0098344D"/>
    <w:rsid w:val="009852DF"/>
    <w:rsid w:val="009853EB"/>
    <w:rsid w:val="009854C5"/>
    <w:rsid w:val="0098648B"/>
    <w:rsid w:val="00986741"/>
    <w:rsid w:val="0098755B"/>
    <w:rsid w:val="00990054"/>
    <w:rsid w:val="00990094"/>
    <w:rsid w:val="0099023E"/>
    <w:rsid w:val="0099068D"/>
    <w:rsid w:val="009906FE"/>
    <w:rsid w:val="009915A8"/>
    <w:rsid w:val="0099161F"/>
    <w:rsid w:val="00991A21"/>
    <w:rsid w:val="009926B7"/>
    <w:rsid w:val="00993804"/>
    <w:rsid w:val="00993B5B"/>
    <w:rsid w:val="00994385"/>
    <w:rsid w:val="009947CC"/>
    <w:rsid w:val="009952C3"/>
    <w:rsid w:val="0099597C"/>
    <w:rsid w:val="009964AB"/>
    <w:rsid w:val="009964D9"/>
    <w:rsid w:val="00996A5D"/>
    <w:rsid w:val="00996ACB"/>
    <w:rsid w:val="00996FA6"/>
    <w:rsid w:val="009A0438"/>
    <w:rsid w:val="009A06E6"/>
    <w:rsid w:val="009A076E"/>
    <w:rsid w:val="009A0CE3"/>
    <w:rsid w:val="009A14C4"/>
    <w:rsid w:val="009A15DB"/>
    <w:rsid w:val="009A1677"/>
    <w:rsid w:val="009A2F41"/>
    <w:rsid w:val="009A328F"/>
    <w:rsid w:val="009A3EFD"/>
    <w:rsid w:val="009A431E"/>
    <w:rsid w:val="009A48F1"/>
    <w:rsid w:val="009A4A94"/>
    <w:rsid w:val="009A4FEC"/>
    <w:rsid w:val="009A6776"/>
    <w:rsid w:val="009A70D1"/>
    <w:rsid w:val="009A72A7"/>
    <w:rsid w:val="009B0360"/>
    <w:rsid w:val="009B09F5"/>
    <w:rsid w:val="009B1346"/>
    <w:rsid w:val="009B1799"/>
    <w:rsid w:val="009B1F95"/>
    <w:rsid w:val="009B2031"/>
    <w:rsid w:val="009B2A59"/>
    <w:rsid w:val="009B30D6"/>
    <w:rsid w:val="009B371C"/>
    <w:rsid w:val="009B37B9"/>
    <w:rsid w:val="009B3DA7"/>
    <w:rsid w:val="009B3FFF"/>
    <w:rsid w:val="009B4C57"/>
    <w:rsid w:val="009B5005"/>
    <w:rsid w:val="009B55B0"/>
    <w:rsid w:val="009B6137"/>
    <w:rsid w:val="009B6460"/>
    <w:rsid w:val="009B6A5C"/>
    <w:rsid w:val="009B6B3A"/>
    <w:rsid w:val="009B6E29"/>
    <w:rsid w:val="009B6F4A"/>
    <w:rsid w:val="009B70B2"/>
    <w:rsid w:val="009B799E"/>
    <w:rsid w:val="009B7E87"/>
    <w:rsid w:val="009C015F"/>
    <w:rsid w:val="009C050E"/>
    <w:rsid w:val="009C1107"/>
    <w:rsid w:val="009C1713"/>
    <w:rsid w:val="009C2252"/>
    <w:rsid w:val="009C227C"/>
    <w:rsid w:val="009C268C"/>
    <w:rsid w:val="009C2B69"/>
    <w:rsid w:val="009C431C"/>
    <w:rsid w:val="009C53E5"/>
    <w:rsid w:val="009C56F6"/>
    <w:rsid w:val="009C5C61"/>
    <w:rsid w:val="009C5CE2"/>
    <w:rsid w:val="009C5F81"/>
    <w:rsid w:val="009C68C6"/>
    <w:rsid w:val="009C68DD"/>
    <w:rsid w:val="009C7AEF"/>
    <w:rsid w:val="009D06A9"/>
    <w:rsid w:val="009D1363"/>
    <w:rsid w:val="009D14B3"/>
    <w:rsid w:val="009D1BDE"/>
    <w:rsid w:val="009D23B1"/>
    <w:rsid w:val="009D4385"/>
    <w:rsid w:val="009D4B36"/>
    <w:rsid w:val="009D522D"/>
    <w:rsid w:val="009D545E"/>
    <w:rsid w:val="009D5803"/>
    <w:rsid w:val="009D5901"/>
    <w:rsid w:val="009D5E5E"/>
    <w:rsid w:val="009D6013"/>
    <w:rsid w:val="009D6B98"/>
    <w:rsid w:val="009D7B7F"/>
    <w:rsid w:val="009D7D1B"/>
    <w:rsid w:val="009D7DAA"/>
    <w:rsid w:val="009E00B4"/>
    <w:rsid w:val="009E0259"/>
    <w:rsid w:val="009E0C08"/>
    <w:rsid w:val="009E118E"/>
    <w:rsid w:val="009E26C1"/>
    <w:rsid w:val="009E2B0C"/>
    <w:rsid w:val="009E3047"/>
    <w:rsid w:val="009E30F5"/>
    <w:rsid w:val="009E3A4F"/>
    <w:rsid w:val="009E62CA"/>
    <w:rsid w:val="009E6620"/>
    <w:rsid w:val="009E66E9"/>
    <w:rsid w:val="009E684C"/>
    <w:rsid w:val="009E6C37"/>
    <w:rsid w:val="009E6C50"/>
    <w:rsid w:val="009E7C74"/>
    <w:rsid w:val="009E7DB0"/>
    <w:rsid w:val="009E7DE1"/>
    <w:rsid w:val="009F0AFD"/>
    <w:rsid w:val="009F1378"/>
    <w:rsid w:val="009F1740"/>
    <w:rsid w:val="009F1E16"/>
    <w:rsid w:val="009F27DD"/>
    <w:rsid w:val="009F3492"/>
    <w:rsid w:val="009F37C6"/>
    <w:rsid w:val="009F3B89"/>
    <w:rsid w:val="009F48CA"/>
    <w:rsid w:val="009F4F78"/>
    <w:rsid w:val="009F5221"/>
    <w:rsid w:val="009F5A7D"/>
    <w:rsid w:val="009F66C9"/>
    <w:rsid w:val="009F6D8D"/>
    <w:rsid w:val="009F7B2A"/>
    <w:rsid w:val="009F7FA7"/>
    <w:rsid w:val="00A00065"/>
    <w:rsid w:val="00A00418"/>
    <w:rsid w:val="00A00CEB"/>
    <w:rsid w:val="00A00DA7"/>
    <w:rsid w:val="00A01030"/>
    <w:rsid w:val="00A011D9"/>
    <w:rsid w:val="00A0177D"/>
    <w:rsid w:val="00A01ADC"/>
    <w:rsid w:val="00A01D8D"/>
    <w:rsid w:val="00A01F12"/>
    <w:rsid w:val="00A022B8"/>
    <w:rsid w:val="00A02A47"/>
    <w:rsid w:val="00A03066"/>
    <w:rsid w:val="00A03340"/>
    <w:rsid w:val="00A03874"/>
    <w:rsid w:val="00A042B7"/>
    <w:rsid w:val="00A047BE"/>
    <w:rsid w:val="00A05315"/>
    <w:rsid w:val="00A05454"/>
    <w:rsid w:val="00A05824"/>
    <w:rsid w:val="00A05C63"/>
    <w:rsid w:val="00A060A6"/>
    <w:rsid w:val="00A06B19"/>
    <w:rsid w:val="00A079A8"/>
    <w:rsid w:val="00A07D39"/>
    <w:rsid w:val="00A07E57"/>
    <w:rsid w:val="00A10C61"/>
    <w:rsid w:val="00A110FD"/>
    <w:rsid w:val="00A11379"/>
    <w:rsid w:val="00A11A8F"/>
    <w:rsid w:val="00A12006"/>
    <w:rsid w:val="00A1223C"/>
    <w:rsid w:val="00A12D9F"/>
    <w:rsid w:val="00A12EF2"/>
    <w:rsid w:val="00A13FF8"/>
    <w:rsid w:val="00A14472"/>
    <w:rsid w:val="00A14B51"/>
    <w:rsid w:val="00A14FD8"/>
    <w:rsid w:val="00A156EF"/>
    <w:rsid w:val="00A16DCE"/>
    <w:rsid w:val="00A16E1B"/>
    <w:rsid w:val="00A16FA8"/>
    <w:rsid w:val="00A17441"/>
    <w:rsid w:val="00A1783C"/>
    <w:rsid w:val="00A17F27"/>
    <w:rsid w:val="00A17FF3"/>
    <w:rsid w:val="00A206AE"/>
    <w:rsid w:val="00A215D5"/>
    <w:rsid w:val="00A21604"/>
    <w:rsid w:val="00A23058"/>
    <w:rsid w:val="00A245D4"/>
    <w:rsid w:val="00A24816"/>
    <w:rsid w:val="00A256B4"/>
    <w:rsid w:val="00A25793"/>
    <w:rsid w:val="00A25BC3"/>
    <w:rsid w:val="00A261A4"/>
    <w:rsid w:val="00A2681C"/>
    <w:rsid w:val="00A26CCF"/>
    <w:rsid w:val="00A271A4"/>
    <w:rsid w:val="00A273CF"/>
    <w:rsid w:val="00A278ED"/>
    <w:rsid w:val="00A27FD2"/>
    <w:rsid w:val="00A313E2"/>
    <w:rsid w:val="00A31520"/>
    <w:rsid w:val="00A31777"/>
    <w:rsid w:val="00A3178E"/>
    <w:rsid w:val="00A3199F"/>
    <w:rsid w:val="00A33800"/>
    <w:rsid w:val="00A34685"/>
    <w:rsid w:val="00A3587C"/>
    <w:rsid w:val="00A35B33"/>
    <w:rsid w:val="00A36AB2"/>
    <w:rsid w:val="00A4057F"/>
    <w:rsid w:val="00A4112E"/>
    <w:rsid w:val="00A43CCD"/>
    <w:rsid w:val="00A447E7"/>
    <w:rsid w:val="00A448FD"/>
    <w:rsid w:val="00A44E71"/>
    <w:rsid w:val="00A45C0B"/>
    <w:rsid w:val="00A45E9B"/>
    <w:rsid w:val="00A463D7"/>
    <w:rsid w:val="00A47233"/>
    <w:rsid w:val="00A473A0"/>
    <w:rsid w:val="00A47409"/>
    <w:rsid w:val="00A50110"/>
    <w:rsid w:val="00A5133A"/>
    <w:rsid w:val="00A5169F"/>
    <w:rsid w:val="00A51B46"/>
    <w:rsid w:val="00A51BB0"/>
    <w:rsid w:val="00A52DDF"/>
    <w:rsid w:val="00A52DF4"/>
    <w:rsid w:val="00A530A0"/>
    <w:rsid w:val="00A53C4C"/>
    <w:rsid w:val="00A5406C"/>
    <w:rsid w:val="00A54FB1"/>
    <w:rsid w:val="00A5595C"/>
    <w:rsid w:val="00A55C8F"/>
    <w:rsid w:val="00A5611E"/>
    <w:rsid w:val="00A56DF0"/>
    <w:rsid w:val="00A56FD6"/>
    <w:rsid w:val="00A605F1"/>
    <w:rsid w:val="00A60C5A"/>
    <w:rsid w:val="00A60F6A"/>
    <w:rsid w:val="00A614F2"/>
    <w:rsid w:val="00A61748"/>
    <w:rsid w:val="00A62976"/>
    <w:rsid w:val="00A62A9F"/>
    <w:rsid w:val="00A62D70"/>
    <w:rsid w:val="00A63FD1"/>
    <w:rsid w:val="00A647C0"/>
    <w:rsid w:val="00A64C52"/>
    <w:rsid w:val="00A6585D"/>
    <w:rsid w:val="00A65AB7"/>
    <w:rsid w:val="00A6610E"/>
    <w:rsid w:val="00A66360"/>
    <w:rsid w:val="00A67064"/>
    <w:rsid w:val="00A67156"/>
    <w:rsid w:val="00A67304"/>
    <w:rsid w:val="00A6748C"/>
    <w:rsid w:val="00A675FB"/>
    <w:rsid w:val="00A678F1"/>
    <w:rsid w:val="00A679A3"/>
    <w:rsid w:val="00A67A1A"/>
    <w:rsid w:val="00A67EB4"/>
    <w:rsid w:val="00A709A0"/>
    <w:rsid w:val="00A71B91"/>
    <w:rsid w:val="00A71CF7"/>
    <w:rsid w:val="00A7271D"/>
    <w:rsid w:val="00A7286C"/>
    <w:rsid w:val="00A73EEE"/>
    <w:rsid w:val="00A73FA8"/>
    <w:rsid w:val="00A749F7"/>
    <w:rsid w:val="00A75007"/>
    <w:rsid w:val="00A75F38"/>
    <w:rsid w:val="00A76670"/>
    <w:rsid w:val="00A76AC8"/>
    <w:rsid w:val="00A76B7A"/>
    <w:rsid w:val="00A76EB0"/>
    <w:rsid w:val="00A76F82"/>
    <w:rsid w:val="00A81669"/>
    <w:rsid w:val="00A818A6"/>
    <w:rsid w:val="00A81CD2"/>
    <w:rsid w:val="00A82926"/>
    <w:rsid w:val="00A829C7"/>
    <w:rsid w:val="00A82D69"/>
    <w:rsid w:val="00A84381"/>
    <w:rsid w:val="00A84FC7"/>
    <w:rsid w:val="00A85C71"/>
    <w:rsid w:val="00A86873"/>
    <w:rsid w:val="00A87A36"/>
    <w:rsid w:val="00A87AD4"/>
    <w:rsid w:val="00A900C1"/>
    <w:rsid w:val="00A904C8"/>
    <w:rsid w:val="00A907CE"/>
    <w:rsid w:val="00A909AC"/>
    <w:rsid w:val="00A91303"/>
    <w:rsid w:val="00A91405"/>
    <w:rsid w:val="00A919A2"/>
    <w:rsid w:val="00A91E24"/>
    <w:rsid w:val="00A92206"/>
    <w:rsid w:val="00A931FF"/>
    <w:rsid w:val="00A9374F"/>
    <w:rsid w:val="00A937E8"/>
    <w:rsid w:val="00A93808"/>
    <w:rsid w:val="00A93E76"/>
    <w:rsid w:val="00A940AD"/>
    <w:rsid w:val="00A941C9"/>
    <w:rsid w:val="00A95A06"/>
    <w:rsid w:val="00A95EAA"/>
    <w:rsid w:val="00A97744"/>
    <w:rsid w:val="00AA065E"/>
    <w:rsid w:val="00AA0701"/>
    <w:rsid w:val="00AA0B46"/>
    <w:rsid w:val="00AA0D76"/>
    <w:rsid w:val="00AA133E"/>
    <w:rsid w:val="00AA133F"/>
    <w:rsid w:val="00AA286F"/>
    <w:rsid w:val="00AA2BC9"/>
    <w:rsid w:val="00AA2C4C"/>
    <w:rsid w:val="00AA33DE"/>
    <w:rsid w:val="00AA37C9"/>
    <w:rsid w:val="00AA3980"/>
    <w:rsid w:val="00AA3C1C"/>
    <w:rsid w:val="00AA431A"/>
    <w:rsid w:val="00AA4EC3"/>
    <w:rsid w:val="00AA5A3F"/>
    <w:rsid w:val="00AA5EAC"/>
    <w:rsid w:val="00AA6EB3"/>
    <w:rsid w:val="00AA77CB"/>
    <w:rsid w:val="00AB0094"/>
    <w:rsid w:val="00AB0114"/>
    <w:rsid w:val="00AB0267"/>
    <w:rsid w:val="00AB0711"/>
    <w:rsid w:val="00AB124C"/>
    <w:rsid w:val="00AB32C6"/>
    <w:rsid w:val="00AB39C7"/>
    <w:rsid w:val="00AB424E"/>
    <w:rsid w:val="00AB4B55"/>
    <w:rsid w:val="00AB54D7"/>
    <w:rsid w:val="00AB59A2"/>
    <w:rsid w:val="00AB6419"/>
    <w:rsid w:val="00AB6923"/>
    <w:rsid w:val="00AB6B52"/>
    <w:rsid w:val="00AB6FCF"/>
    <w:rsid w:val="00AB74AC"/>
    <w:rsid w:val="00AB7532"/>
    <w:rsid w:val="00AB7E42"/>
    <w:rsid w:val="00AC0C90"/>
    <w:rsid w:val="00AC188D"/>
    <w:rsid w:val="00AC1CBC"/>
    <w:rsid w:val="00AC2646"/>
    <w:rsid w:val="00AC29B7"/>
    <w:rsid w:val="00AC2DA6"/>
    <w:rsid w:val="00AC2DA7"/>
    <w:rsid w:val="00AC2FEE"/>
    <w:rsid w:val="00AC480C"/>
    <w:rsid w:val="00AC5F05"/>
    <w:rsid w:val="00AC643D"/>
    <w:rsid w:val="00AC67D8"/>
    <w:rsid w:val="00AC69D4"/>
    <w:rsid w:val="00AC6D91"/>
    <w:rsid w:val="00AC7EE8"/>
    <w:rsid w:val="00AD0010"/>
    <w:rsid w:val="00AD0BBE"/>
    <w:rsid w:val="00AD1A64"/>
    <w:rsid w:val="00AD2424"/>
    <w:rsid w:val="00AD2934"/>
    <w:rsid w:val="00AD34C8"/>
    <w:rsid w:val="00AD708E"/>
    <w:rsid w:val="00AD76D3"/>
    <w:rsid w:val="00AE00F1"/>
    <w:rsid w:val="00AE0C8D"/>
    <w:rsid w:val="00AE0E21"/>
    <w:rsid w:val="00AE163F"/>
    <w:rsid w:val="00AE19EE"/>
    <w:rsid w:val="00AE2738"/>
    <w:rsid w:val="00AE2F12"/>
    <w:rsid w:val="00AE3392"/>
    <w:rsid w:val="00AE33FC"/>
    <w:rsid w:val="00AE350D"/>
    <w:rsid w:val="00AE3805"/>
    <w:rsid w:val="00AE3835"/>
    <w:rsid w:val="00AE456E"/>
    <w:rsid w:val="00AE4815"/>
    <w:rsid w:val="00AE4FCB"/>
    <w:rsid w:val="00AE4FEB"/>
    <w:rsid w:val="00AE50BB"/>
    <w:rsid w:val="00AE54FF"/>
    <w:rsid w:val="00AE589C"/>
    <w:rsid w:val="00AE5C27"/>
    <w:rsid w:val="00AE5DDC"/>
    <w:rsid w:val="00AE61DC"/>
    <w:rsid w:val="00AE61F9"/>
    <w:rsid w:val="00AE64BE"/>
    <w:rsid w:val="00AE6D53"/>
    <w:rsid w:val="00AE72E9"/>
    <w:rsid w:val="00AF0DD0"/>
    <w:rsid w:val="00AF10BB"/>
    <w:rsid w:val="00AF1BA0"/>
    <w:rsid w:val="00AF1BA2"/>
    <w:rsid w:val="00AF20F9"/>
    <w:rsid w:val="00AF2112"/>
    <w:rsid w:val="00AF2BB8"/>
    <w:rsid w:val="00AF34CF"/>
    <w:rsid w:val="00AF352F"/>
    <w:rsid w:val="00AF3619"/>
    <w:rsid w:val="00AF5474"/>
    <w:rsid w:val="00AF5600"/>
    <w:rsid w:val="00AF5718"/>
    <w:rsid w:val="00AF5ED6"/>
    <w:rsid w:val="00AF6BDB"/>
    <w:rsid w:val="00AF7C91"/>
    <w:rsid w:val="00AF7CB5"/>
    <w:rsid w:val="00AF7EAC"/>
    <w:rsid w:val="00B007E5"/>
    <w:rsid w:val="00B00E59"/>
    <w:rsid w:val="00B00FA6"/>
    <w:rsid w:val="00B00FC9"/>
    <w:rsid w:val="00B010BB"/>
    <w:rsid w:val="00B011A3"/>
    <w:rsid w:val="00B01BF1"/>
    <w:rsid w:val="00B020E0"/>
    <w:rsid w:val="00B02591"/>
    <w:rsid w:val="00B03501"/>
    <w:rsid w:val="00B04207"/>
    <w:rsid w:val="00B0442B"/>
    <w:rsid w:val="00B04F18"/>
    <w:rsid w:val="00B05037"/>
    <w:rsid w:val="00B05757"/>
    <w:rsid w:val="00B057E2"/>
    <w:rsid w:val="00B05F73"/>
    <w:rsid w:val="00B063EC"/>
    <w:rsid w:val="00B063F0"/>
    <w:rsid w:val="00B066CC"/>
    <w:rsid w:val="00B0708D"/>
    <w:rsid w:val="00B0760E"/>
    <w:rsid w:val="00B07983"/>
    <w:rsid w:val="00B10485"/>
    <w:rsid w:val="00B10AF8"/>
    <w:rsid w:val="00B11002"/>
    <w:rsid w:val="00B1294A"/>
    <w:rsid w:val="00B12CCD"/>
    <w:rsid w:val="00B13816"/>
    <w:rsid w:val="00B13BD0"/>
    <w:rsid w:val="00B13F4C"/>
    <w:rsid w:val="00B14068"/>
    <w:rsid w:val="00B14DB6"/>
    <w:rsid w:val="00B14FAA"/>
    <w:rsid w:val="00B1572E"/>
    <w:rsid w:val="00B158CA"/>
    <w:rsid w:val="00B162AB"/>
    <w:rsid w:val="00B16621"/>
    <w:rsid w:val="00B166D9"/>
    <w:rsid w:val="00B216E1"/>
    <w:rsid w:val="00B21B5E"/>
    <w:rsid w:val="00B22066"/>
    <w:rsid w:val="00B2220A"/>
    <w:rsid w:val="00B23234"/>
    <w:rsid w:val="00B24047"/>
    <w:rsid w:val="00B246E9"/>
    <w:rsid w:val="00B2473A"/>
    <w:rsid w:val="00B24967"/>
    <w:rsid w:val="00B24ED2"/>
    <w:rsid w:val="00B252B0"/>
    <w:rsid w:val="00B25AE9"/>
    <w:rsid w:val="00B25E41"/>
    <w:rsid w:val="00B26378"/>
    <w:rsid w:val="00B26854"/>
    <w:rsid w:val="00B26962"/>
    <w:rsid w:val="00B273CA"/>
    <w:rsid w:val="00B27FF3"/>
    <w:rsid w:val="00B3031D"/>
    <w:rsid w:val="00B30438"/>
    <w:rsid w:val="00B30BBA"/>
    <w:rsid w:val="00B31450"/>
    <w:rsid w:val="00B318DF"/>
    <w:rsid w:val="00B31FC6"/>
    <w:rsid w:val="00B32015"/>
    <w:rsid w:val="00B3349C"/>
    <w:rsid w:val="00B3363F"/>
    <w:rsid w:val="00B33CAF"/>
    <w:rsid w:val="00B36055"/>
    <w:rsid w:val="00B36886"/>
    <w:rsid w:val="00B368CA"/>
    <w:rsid w:val="00B36A98"/>
    <w:rsid w:val="00B36C7C"/>
    <w:rsid w:val="00B36C7F"/>
    <w:rsid w:val="00B371F2"/>
    <w:rsid w:val="00B3775E"/>
    <w:rsid w:val="00B411FE"/>
    <w:rsid w:val="00B418AC"/>
    <w:rsid w:val="00B41D39"/>
    <w:rsid w:val="00B4309C"/>
    <w:rsid w:val="00B430B7"/>
    <w:rsid w:val="00B432E6"/>
    <w:rsid w:val="00B43429"/>
    <w:rsid w:val="00B43653"/>
    <w:rsid w:val="00B43788"/>
    <w:rsid w:val="00B438AA"/>
    <w:rsid w:val="00B43D89"/>
    <w:rsid w:val="00B4475C"/>
    <w:rsid w:val="00B44774"/>
    <w:rsid w:val="00B447E0"/>
    <w:rsid w:val="00B44BBF"/>
    <w:rsid w:val="00B44E5F"/>
    <w:rsid w:val="00B46CD1"/>
    <w:rsid w:val="00B47217"/>
    <w:rsid w:val="00B50B83"/>
    <w:rsid w:val="00B511E3"/>
    <w:rsid w:val="00B5227E"/>
    <w:rsid w:val="00B5280A"/>
    <w:rsid w:val="00B5288C"/>
    <w:rsid w:val="00B52C58"/>
    <w:rsid w:val="00B52C9D"/>
    <w:rsid w:val="00B52D22"/>
    <w:rsid w:val="00B52DC2"/>
    <w:rsid w:val="00B536DB"/>
    <w:rsid w:val="00B53A48"/>
    <w:rsid w:val="00B53B4E"/>
    <w:rsid w:val="00B55E19"/>
    <w:rsid w:val="00B5678D"/>
    <w:rsid w:val="00B56B11"/>
    <w:rsid w:val="00B57B7E"/>
    <w:rsid w:val="00B57F88"/>
    <w:rsid w:val="00B603BD"/>
    <w:rsid w:val="00B614C0"/>
    <w:rsid w:val="00B6187C"/>
    <w:rsid w:val="00B61EB7"/>
    <w:rsid w:val="00B61F62"/>
    <w:rsid w:val="00B6237C"/>
    <w:rsid w:val="00B624DF"/>
    <w:rsid w:val="00B62844"/>
    <w:rsid w:val="00B628F1"/>
    <w:rsid w:val="00B62F8B"/>
    <w:rsid w:val="00B631E7"/>
    <w:rsid w:val="00B64214"/>
    <w:rsid w:val="00B643F5"/>
    <w:rsid w:val="00B64A20"/>
    <w:rsid w:val="00B6507A"/>
    <w:rsid w:val="00B65864"/>
    <w:rsid w:val="00B65A97"/>
    <w:rsid w:val="00B65BBE"/>
    <w:rsid w:val="00B65FF6"/>
    <w:rsid w:val="00B661DE"/>
    <w:rsid w:val="00B66808"/>
    <w:rsid w:val="00B6682B"/>
    <w:rsid w:val="00B66BDE"/>
    <w:rsid w:val="00B66C4F"/>
    <w:rsid w:val="00B67CE1"/>
    <w:rsid w:val="00B67DF2"/>
    <w:rsid w:val="00B70845"/>
    <w:rsid w:val="00B70AED"/>
    <w:rsid w:val="00B70DA8"/>
    <w:rsid w:val="00B70EA9"/>
    <w:rsid w:val="00B71308"/>
    <w:rsid w:val="00B71DBB"/>
    <w:rsid w:val="00B7228E"/>
    <w:rsid w:val="00B730B8"/>
    <w:rsid w:val="00B73604"/>
    <w:rsid w:val="00B73B3B"/>
    <w:rsid w:val="00B73FE5"/>
    <w:rsid w:val="00B74090"/>
    <w:rsid w:val="00B7457E"/>
    <w:rsid w:val="00B74EDB"/>
    <w:rsid w:val="00B75181"/>
    <w:rsid w:val="00B75AD4"/>
    <w:rsid w:val="00B762CA"/>
    <w:rsid w:val="00B7706F"/>
    <w:rsid w:val="00B773A6"/>
    <w:rsid w:val="00B77C71"/>
    <w:rsid w:val="00B8035C"/>
    <w:rsid w:val="00B81B40"/>
    <w:rsid w:val="00B82216"/>
    <w:rsid w:val="00B82535"/>
    <w:rsid w:val="00B8253D"/>
    <w:rsid w:val="00B83BFF"/>
    <w:rsid w:val="00B84099"/>
    <w:rsid w:val="00B8561E"/>
    <w:rsid w:val="00B85B62"/>
    <w:rsid w:val="00B85C91"/>
    <w:rsid w:val="00B86265"/>
    <w:rsid w:val="00B867C1"/>
    <w:rsid w:val="00B870D3"/>
    <w:rsid w:val="00B87B37"/>
    <w:rsid w:val="00B87B3B"/>
    <w:rsid w:val="00B87C81"/>
    <w:rsid w:val="00B90D96"/>
    <w:rsid w:val="00B91796"/>
    <w:rsid w:val="00B91D42"/>
    <w:rsid w:val="00B930AE"/>
    <w:rsid w:val="00B930F3"/>
    <w:rsid w:val="00B9323A"/>
    <w:rsid w:val="00B9436B"/>
    <w:rsid w:val="00B94604"/>
    <w:rsid w:val="00B94F82"/>
    <w:rsid w:val="00B95060"/>
    <w:rsid w:val="00B958C4"/>
    <w:rsid w:val="00B96421"/>
    <w:rsid w:val="00B966B1"/>
    <w:rsid w:val="00BA0889"/>
    <w:rsid w:val="00BA0C01"/>
    <w:rsid w:val="00BA0C7D"/>
    <w:rsid w:val="00BA1719"/>
    <w:rsid w:val="00BA2080"/>
    <w:rsid w:val="00BA242D"/>
    <w:rsid w:val="00BA25F2"/>
    <w:rsid w:val="00BA3BDA"/>
    <w:rsid w:val="00BA43A5"/>
    <w:rsid w:val="00BA461F"/>
    <w:rsid w:val="00BA47E7"/>
    <w:rsid w:val="00BA48CA"/>
    <w:rsid w:val="00BA494A"/>
    <w:rsid w:val="00BA4BA4"/>
    <w:rsid w:val="00BA4F1D"/>
    <w:rsid w:val="00BA5242"/>
    <w:rsid w:val="00BA5A47"/>
    <w:rsid w:val="00BA6722"/>
    <w:rsid w:val="00BA70C0"/>
    <w:rsid w:val="00BA7411"/>
    <w:rsid w:val="00BA7595"/>
    <w:rsid w:val="00BB08A7"/>
    <w:rsid w:val="00BB0BA9"/>
    <w:rsid w:val="00BB0CD9"/>
    <w:rsid w:val="00BB0F47"/>
    <w:rsid w:val="00BB10E6"/>
    <w:rsid w:val="00BB13CB"/>
    <w:rsid w:val="00BB182B"/>
    <w:rsid w:val="00BB1A04"/>
    <w:rsid w:val="00BB247D"/>
    <w:rsid w:val="00BB3788"/>
    <w:rsid w:val="00BB40E4"/>
    <w:rsid w:val="00BB5666"/>
    <w:rsid w:val="00BB5B9E"/>
    <w:rsid w:val="00BB5BAD"/>
    <w:rsid w:val="00BB66DE"/>
    <w:rsid w:val="00BB6708"/>
    <w:rsid w:val="00BB7133"/>
    <w:rsid w:val="00BB7FD4"/>
    <w:rsid w:val="00BC1680"/>
    <w:rsid w:val="00BC1E41"/>
    <w:rsid w:val="00BC2AC6"/>
    <w:rsid w:val="00BC2F89"/>
    <w:rsid w:val="00BC30C6"/>
    <w:rsid w:val="00BC3958"/>
    <w:rsid w:val="00BC39FE"/>
    <w:rsid w:val="00BC44A1"/>
    <w:rsid w:val="00BC58C6"/>
    <w:rsid w:val="00BC5DEA"/>
    <w:rsid w:val="00BC5FA9"/>
    <w:rsid w:val="00BC60E9"/>
    <w:rsid w:val="00BC622E"/>
    <w:rsid w:val="00BC68CA"/>
    <w:rsid w:val="00BC71F1"/>
    <w:rsid w:val="00BC728B"/>
    <w:rsid w:val="00BC7B2A"/>
    <w:rsid w:val="00BC7C71"/>
    <w:rsid w:val="00BD0A48"/>
    <w:rsid w:val="00BD150A"/>
    <w:rsid w:val="00BD1A11"/>
    <w:rsid w:val="00BD1DA4"/>
    <w:rsid w:val="00BD2F3E"/>
    <w:rsid w:val="00BD3214"/>
    <w:rsid w:val="00BD3696"/>
    <w:rsid w:val="00BD3B2B"/>
    <w:rsid w:val="00BD3F0F"/>
    <w:rsid w:val="00BD4321"/>
    <w:rsid w:val="00BD4AE8"/>
    <w:rsid w:val="00BD4BFA"/>
    <w:rsid w:val="00BD4E17"/>
    <w:rsid w:val="00BD58C0"/>
    <w:rsid w:val="00BD5F07"/>
    <w:rsid w:val="00BD6319"/>
    <w:rsid w:val="00BD7652"/>
    <w:rsid w:val="00BD7C24"/>
    <w:rsid w:val="00BE0DC1"/>
    <w:rsid w:val="00BE1061"/>
    <w:rsid w:val="00BE16E4"/>
    <w:rsid w:val="00BE1B15"/>
    <w:rsid w:val="00BE227F"/>
    <w:rsid w:val="00BE240F"/>
    <w:rsid w:val="00BE24A9"/>
    <w:rsid w:val="00BE24DD"/>
    <w:rsid w:val="00BE2994"/>
    <w:rsid w:val="00BE29D5"/>
    <w:rsid w:val="00BE378E"/>
    <w:rsid w:val="00BE39B5"/>
    <w:rsid w:val="00BE4283"/>
    <w:rsid w:val="00BE4537"/>
    <w:rsid w:val="00BE4B2A"/>
    <w:rsid w:val="00BE5857"/>
    <w:rsid w:val="00BE61A9"/>
    <w:rsid w:val="00BE6B6F"/>
    <w:rsid w:val="00BE6CB7"/>
    <w:rsid w:val="00BE6DC9"/>
    <w:rsid w:val="00BE7067"/>
    <w:rsid w:val="00BE75CC"/>
    <w:rsid w:val="00BF0181"/>
    <w:rsid w:val="00BF028A"/>
    <w:rsid w:val="00BF06F1"/>
    <w:rsid w:val="00BF0FBE"/>
    <w:rsid w:val="00BF197E"/>
    <w:rsid w:val="00BF3085"/>
    <w:rsid w:val="00BF3C7A"/>
    <w:rsid w:val="00BF3FB9"/>
    <w:rsid w:val="00BF43C6"/>
    <w:rsid w:val="00BF4AF7"/>
    <w:rsid w:val="00BF56D3"/>
    <w:rsid w:val="00BF58F9"/>
    <w:rsid w:val="00BF5B33"/>
    <w:rsid w:val="00BF5EFE"/>
    <w:rsid w:val="00BF6046"/>
    <w:rsid w:val="00BF623B"/>
    <w:rsid w:val="00BF677B"/>
    <w:rsid w:val="00BF6979"/>
    <w:rsid w:val="00BF6B92"/>
    <w:rsid w:val="00BF7603"/>
    <w:rsid w:val="00BF7B38"/>
    <w:rsid w:val="00C006B6"/>
    <w:rsid w:val="00C007D7"/>
    <w:rsid w:val="00C00D67"/>
    <w:rsid w:val="00C012D6"/>
    <w:rsid w:val="00C017FE"/>
    <w:rsid w:val="00C01E0C"/>
    <w:rsid w:val="00C0277A"/>
    <w:rsid w:val="00C02A6E"/>
    <w:rsid w:val="00C02BC3"/>
    <w:rsid w:val="00C034B6"/>
    <w:rsid w:val="00C0405C"/>
    <w:rsid w:val="00C0446E"/>
    <w:rsid w:val="00C046E8"/>
    <w:rsid w:val="00C062EB"/>
    <w:rsid w:val="00C064C2"/>
    <w:rsid w:val="00C0651B"/>
    <w:rsid w:val="00C0658E"/>
    <w:rsid w:val="00C07AB3"/>
    <w:rsid w:val="00C07D14"/>
    <w:rsid w:val="00C10571"/>
    <w:rsid w:val="00C11040"/>
    <w:rsid w:val="00C1163C"/>
    <w:rsid w:val="00C11921"/>
    <w:rsid w:val="00C11B7D"/>
    <w:rsid w:val="00C1227B"/>
    <w:rsid w:val="00C12584"/>
    <w:rsid w:val="00C127B7"/>
    <w:rsid w:val="00C12C4F"/>
    <w:rsid w:val="00C131E6"/>
    <w:rsid w:val="00C138EB"/>
    <w:rsid w:val="00C13951"/>
    <w:rsid w:val="00C148ED"/>
    <w:rsid w:val="00C15198"/>
    <w:rsid w:val="00C156CD"/>
    <w:rsid w:val="00C1579F"/>
    <w:rsid w:val="00C15899"/>
    <w:rsid w:val="00C15DC9"/>
    <w:rsid w:val="00C161D4"/>
    <w:rsid w:val="00C1634B"/>
    <w:rsid w:val="00C16AC3"/>
    <w:rsid w:val="00C17735"/>
    <w:rsid w:val="00C1776B"/>
    <w:rsid w:val="00C17916"/>
    <w:rsid w:val="00C17F2E"/>
    <w:rsid w:val="00C20805"/>
    <w:rsid w:val="00C20989"/>
    <w:rsid w:val="00C20DF9"/>
    <w:rsid w:val="00C216BD"/>
    <w:rsid w:val="00C216D8"/>
    <w:rsid w:val="00C22651"/>
    <w:rsid w:val="00C22793"/>
    <w:rsid w:val="00C22B1A"/>
    <w:rsid w:val="00C23B66"/>
    <w:rsid w:val="00C24468"/>
    <w:rsid w:val="00C245BE"/>
    <w:rsid w:val="00C24E7D"/>
    <w:rsid w:val="00C254AD"/>
    <w:rsid w:val="00C2584C"/>
    <w:rsid w:val="00C258D3"/>
    <w:rsid w:val="00C26C87"/>
    <w:rsid w:val="00C27023"/>
    <w:rsid w:val="00C27362"/>
    <w:rsid w:val="00C27564"/>
    <w:rsid w:val="00C27F5C"/>
    <w:rsid w:val="00C3032C"/>
    <w:rsid w:val="00C3050A"/>
    <w:rsid w:val="00C3325A"/>
    <w:rsid w:val="00C3338D"/>
    <w:rsid w:val="00C361CC"/>
    <w:rsid w:val="00C36C63"/>
    <w:rsid w:val="00C374D0"/>
    <w:rsid w:val="00C374F5"/>
    <w:rsid w:val="00C37C73"/>
    <w:rsid w:val="00C4283D"/>
    <w:rsid w:val="00C429E6"/>
    <w:rsid w:val="00C435F1"/>
    <w:rsid w:val="00C43EEC"/>
    <w:rsid w:val="00C43EF5"/>
    <w:rsid w:val="00C44AB1"/>
    <w:rsid w:val="00C44EF6"/>
    <w:rsid w:val="00C45778"/>
    <w:rsid w:val="00C45B18"/>
    <w:rsid w:val="00C46B93"/>
    <w:rsid w:val="00C4797A"/>
    <w:rsid w:val="00C47AA2"/>
    <w:rsid w:val="00C47C49"/>
    <w:rsid w:val="00C47E29"/>
    <w:rsid w:val="00C50125"/>
    <w:rsid w:val="00C50247"/>
    <w:rsid w:val="00C50248"/>
    <w:rsid w:val="00C50388"/>
    <w:rsid w:val="00C50D2C"/>
    <w:rsid w:val="00C521E1"/>
    <w:rsid w:val="00C526B3"/>
    <w:rsid w:val="00C527CC"/>
    <w:rsid w:val="00C5299B"/>
    <w:rsid w:val="00C52CC7"/>
    <w:rsid w:val="00C52E06"/>
    <w:rsid w:val="00C532D0"/>
    <w:rsid w:val="00C5353D"/>
    <w:rsid w:val="00C54C22"/>
    <w:rsid w:val="00C55070"/>
    <w:rsid w:val="00C5511C"/>
    <w:rsid w:val="00C55E92"/>
    <w:rsid w:val="00C568BE"/>
    <w:rsid w:val="00C56DE6"/>
    <w:rsid w:val="00C56E3C"/>
    <w:rsid w:val="00C5713F"/>
    <w:rsid w:val="00C573A3"/>
    <w:rsid w:val="00C576CA"/>
    <w:rsid w:val="00C577ED"/>
    <w:rsid w:val="00C603DE"/>
    <w:rsid w:val="00C603E0"/>
    <w:rsid w:val="00C6055F"/>
    <w:rsid w:val="00C614F3"/>
    <w:rsid w:val="00C61FCA"/>
    <w:rsid w:val="00C6265F"/>
    <w:rsid w:val="00C62C17"/>
    <w:rsid w:val="00C62C23"/>
    <w:rsid w:val="00C63070"/>
    <w:rsid w:val="00C63372"/>
    <w:rsid w:val="00C63563"/>
    <w:rsid w:val="00C636AA"/>
    <w:rsid w:val="00C637F5"/>
    <w:rsid w:val="00C63B79"/>
    <w:rsid w:val="00C64867"/>
    <w:rsid w:val="00C64C1E"/>
    <w:rsid w:val="00C64CD8"/>
    <w:rsid w:val="00C65326"/>
    <w:rsid w:val="00C65761"/>
    <w:rsid w:val="00C66071"/>
    <w:rsid w:val="00C660A1"/>
    <w:rsid w:val="00C665D1"/>
    <w:rsid w:val="00C67107"/>
    <w:rsid w:val="00C671C2"/>
    <w:rsid w:val="00C67BA9"/>
    <w:rsid w:val="00C67F15"/>
    <w:rsid w:val="00C7087A"/>
    <w:rsid w:val="00C71182"/>
    <w:rsid w:val="00C71290"/>
    <w:rsid w:val="00C71B0E"/>
    <w:rsid w:val="00C72BE5"/>
    <w:rsid w:val="00C73049"/>
    <w:rsid w:val="00C736B0"/>
    <w:rsid w:val="00C73D3D"/>
    <w:rsid w:val="00C7406A"/>
    <w:rsid w:val="00C7446C"/>
    <w:rsid w:val="00C75064"/>
    <w:rsid w:val="00C752F9"/>
    <w:rsid w:val="00C75C20"/>
    <w:rsid w:val="00C75EBF"/>
    <w:rsid w:val="00C80218"/>
    <w:rsid w:val="00C804C2"/>
    <w:rsid w:val="00C8090A"/>
    <w:rsid w:val="00C80E51"/>
    <w:rsid w:val="00C8103C"/>
    <w:rsid w:val="00C8133A"/>
    <w:rsid w:val="00C81784"/>
    <w:rsid w:val="00C8211A"/>
    <w:rsid w:val="00C8357D"/>
    <w:rsid w:val="00C83603"/>
    <w:rsid w:val="00C84591"/>
    <w:rsid w:val="00C84C6E"/>
    <w:rsid w:val="00C8544D"/>
    <w:rsid w:val="00C85DC9"/>
    <w:rsid w:val="00C85E82"/>
    <w:rsid w:val="00C85F9F"/>
    <w:rsid w:val="00C86281"/>
    <w:rsid w:val="00C8666F"/>
    <w:rsid w:val="00C87861"/>
    <w:rsid w:val="00C87CF4"/>
    <w:rsid w:val="00C902EE"/>
    <w:rsid w:val="00C91BD9"/>
    <w:rsid w:val="00C91DDF"/>
    <w:rsid w:val="00C9218E"/>
    <w:rsid w:val="00C9251D"/>
    <w:rsid w:val="00C945D2"/>
    <w:rsid w:val="00C95206"/>
    <w:rsid w:val="00C9580E"/>
    <w:rsid w:val="00C963DF"/>
    <w:rsid w:val="00C96560"/>
    <w:rsid w:val="00C96D98"/>
    <w:rsid w:val="00CA044C"/>
    <w:rsid w:val="00CA07FD"/>
    <w:rsid w:val="00CA1DCD"/>
    <w:rsid w:val="00CA217E"/>
    <w:rsid w:val="00CA2352"/>
    <w:rsid w:val="00CA2423"/>
    <w:rsid w:val="00CA27DD"/>
    <w:rsid w:val="00CA42D6"/>
    <w:rsid w:val="00CA4BC3"/>
    <w:rsid w:val="00CA4D99"/>
    <w:rsid w:val="00CA4DF6"/>
    <w:rsid w:val="00CA57CD"/>
    <w:rsid w:val="00CA5CF4"/>
    <w:rsid w:val="00CA62CA"/>
    <w:rsid w:val="00CA66F9"/>
    <w:rsid w:val="00CA7651"/>
    <w:rsid w:val="00CA7BAC"/>
    <w:rsid w:val="00CB0092"/>
    <w:rsid w:val="00CB0386"/>
    <w:rsid w:val="00CB0C73"/>
    <w:rsid w:val="00CB113F"/>
    <w:rsid w:val="00CB132A"/>
    <w:rsid w:val="00CB1712"/>
    <w:rsid w:val="00CB1D93"/>
    <w:rsid w:val="00CB208D"/>
    <w:rsid w:val="00CB249C"/>
    <w:rsid w:val="00CB32BC"/>
    <w:rsid w:val="00CB39A2"/>
    <w:rsid w:val="00CB3BF5"/>
    <w:rsid w:val="00CB3CAD"/>
    <w:rsid w:val="00CB3D1D"/>
    <w:rsid w:val="00CB3EF2"/>
    <w:rsid w:val="00CB44BB"/>
    <w:rsid w:val="00CB50F0"/>
    <w:rsid w:val="00CB613E"/>
    <w:rsid w:val="00CB63FA"/>
    <w:rsid w:val="00CB7258"/>
    <w:rsid w:val="00CB7631"/>
    <w:rsid w:val="00CB7713"/>
    <w:rsid w:val="00CB7C89"/>
    <w:rsid w:val="00CC0795"/>
    <w:rsid w:val="00CC0AAF"/>
    <w:rsid w:val="00CC1180"/>
    <w:rsid w:val="00CC1931"/>
    <w:rsid w:val="00CC1E4C"/>
    <w:rsid w:val="00CC21B8"/>
    <w:rsid w:val="00CC2228"/>
    <w:rsid w:val="00CC2469"/>
    <w:rsid w:val="00CC2BE9"/>
    <w:rsid w:val="00CC2D0C"/>
    <w:rsid w:val="00CC3192"/>
    <w:rsid w:val="00CC31FD"/>
    <w:rsid w:val="00CC4336"/>
    <w:rsid w:val="00CC4474"/>
    <w:rsid w:val="00CC5892"/>
    <w:rsid w:val="00CC5F09"/>
    <w:rsid w:val="00CC6D9A"/>
    <w:rsid w:val="00CC6EBD"/>
    <w:rsid w:val="00CC72C7"/>
    <w:rsid w:val="00CC75C3"/>
    <w:rsid w:val="00CC7845"/>
    <w:rsid w:val="00CD0D84"/>
    <w:rsid w:val="00CD26FD"/>
    <w:rsid w:val="00CD37B9"/>
    <w:rsid w:val="00CD43FE"/>
    <w:rsid w:val="00CD4FD0"/>
    <w:rsid w:val="00CD5D88"/>
    <w:rsid w:val="00CD6216"/>
    <w:rsid w:val="00CD66D5"/>
    <w:rsid w:val="00CD69C5"/>
    <w:rsid w:val="00CD6A90"/>
    <w:rsid w:val="00CD700F"/>
    <w:rsid w:val="00CD7353"/>
    <w:rsid w:val="00CD7703"/>
    <w:rsid w:val="00CE021E"/>
    <w:rsid w:val="00CE0539"/>
    <w:rsid w:val="00CE1961"/>
    <w:rsid w:val="00CE199A"/>
    <w:rsid w:val="00CE24DC"/>
    <w:rsid w:val="00CE27AA"/>
    <w:rsid w:val="00CE29B4"/>
    <w:rsid w:val="00CE38A2"/>
    <w:rsid w:val="00CE3BFA"/>
    <w:rsid w:val="00CE4270"/>
    <w:rsid w:val="00CE4339"/>
    <w:rsid w:val="00CE47A7"/>
    <w:rsid w:val="00CE4D2C"/>
    <w:rsid w:val="00CE5091"/>
    <w:rsid w:val="00CE5199"/>
    <w:rsid w:val="00CE5579"/>
    <w:rsid w:val="00CE5C2A"/>
    <w:rsid w:val="00CE613C"/>
    <w:rsid w:val="00CE64CD"/>
    <w:rsid w:val="00CE65C8"/>
    <w:rsid w:val="00CE7C04"/>
    <w:rsid w:val="00CE7C17"/>
    <w:rsid w:val="00CF0029"/>
    <w:rsid w:val="00CF0A76"/>
    <w:rsid w:val="00CF0DE7"/>
    <w:rsid w:val="00CF12C4"/>
    <w:rsid w:val="00CF21C3"/>
    <w:rsid w:val="00CF2236"/>
    <w:rsid w:val="00CF22B0"/>
    <w:rsid w:val="00CF24C7"/>
    <w:rsid w:val="00CF2676"/>
    <w:rsid w:val="00CF2701"/>
    <w:rsid w:val="00CF2F5A"/>
    <w:rsid w:val="00CF4530"/>
    <w:rsid w:val="00CF4C49"/>
    <w:rsid w:val="00CF4D4E"/>
    <w:rsid w:val="00CF51BF"/>
    <w:rsid w:val="00CF5ECD"/>
    <w:rsid w:val="00CF5EEC"/>
    <w:rsid w:val="00CF729C"/>
    <w:rsid w:val="00CF75A5"/>
    <w:rsid w:val="00CF7C47"/>
    <w:rsid w:val="00D00114"/>
    <w:rsid w:val="00D00459"/>
    <w:rsid w:val="00D0098E"/>
    <w:rsid w:val="00D00A41"/>
    <w:rsid w:val="00D00C08"/>
    <w:rsid w:val="00D01616"/>
    <w:rsid w:val="00D016C1"/>
    <w:rsid w:val="00D01CB6"/>
    <w:rsid w:val="00D02224"/>
    <w:rsid w:val="00D02C67"/>
    <w:rsid w:val="00D02DEB"/>
    <w:rsid w:val="00D03412"/>
    <w:rsid w:val="00D03564"/>
    <w:rsid w:val="00D03936"/>
    <w:rsid w:val="00D03E41"/>
    <w:rsid w:val="00D03EB8"/>
    <w:rsid w:val="00D03F77"/>
    <w:rsid w:val="00D04357"/>
    <w:rsid w:val="00D04759"/>
    <w:rsid w:val="00D04E4F"/>
    <w:rsid w:val="00D0515C"/>
    <w:rsid w:val="00D059BF"/>
    <w:rsid w:val="00D0631B"/>
    <w:rsid w:val="00D063AA"/>
    <w:rsid w:val="00D06A47"/>
    <w:rsid w:val="00D07A50"/>
    <w:rsid w:val="00D07C12"/>
    <w:rsid w:val="00D10060"/>
    <w:rsid w:val="00D104FB"/>
    <w:rsid w:val="00D1056B"/>
    <w:rsid w:val="00D1074E"/>
    <w:rsid w:val="00D10EF3"/>
    <w:rsid w:val="00D11C46"/>
    <w:rsid w:val="00D12299"/>
    <w:rsid w:val="00D12435"/>
    <w:rsid w:val="00D12513"/>
    <w:rsid w:val="00D13BC5"/>
    <w:rsid w:val="00D14F03"/>
    <w:rsid w:val="00D157B3"/>
    <w:rsid w:val="00D157B9"/>
    <w:rsid w:val="00D15D0E"/>
    <w:rsid w:val="00D15E1B"/>
    <w:rsid w:val="00D175C5"/>
    <w:rsid w:val="00D175CF"/>
    <w:rsid w:val="00D20325"/>
    <w:rsid w:val="00D203B8"/>
    <w:rsid w:val="00D20D30"/>
    <w:rsid w:val="00D212C3"/>
    <w:rsid w:val="00D21A1C"/>
    <w:rsid w:val="00D21FA4"/>
    <w:rsid w:val="00D22240"/>
    <w:rsid w:val="00D227BF"/>
    <w:rsid w:val="00D22B4D"/>
    <w:rsid w:val="00D22E33"/>
    <w:rsid w:val="00D23BDB"/>
    <w:rsid w:val="00D23DAE"/>
    <w:rsid w:val="00D24248"/>
    <w:rsid w:val="00D242E0"/>
    <w:rsid w:val="00D245E6"/>
    <w:rsid w:val="00D24B56"/>
    <w:rsid w:val="00D24B8A"/>
    <w:rsid w:val="00D2510E"/>
    <w:rsid w:val="00D253A4"/>
    <w:rsid w:val="00D25653"/>
    <w:rsid w:val="00D256A5"/>
    <w:rsid w:val="00D258AD"/>
    <w:rsid w:val="00D25B6F"/>
    <w:rsid w:val="00D26EAC"/>
    <w:rsid w:val="00D2718F"/>
    <w:rsid w:val="00D27A27"/>
    <w:rsid w:val="00D30211"/>
    <w:rsid w:val="00D312BD"/>
    <w:rsid w:val="00D334A3"/>
    <w:rsid w:val="00D355E1"/>
    <w:rsid w:val="00D35F53"/>
    <w:rsid w:val="00D3637B"/>
    <w:rsid w:val="00D36A42"/>
    <w:rsid w:val="00D36D3F"/>
    <w:rsid w:val="00D37398"/>
    <w:rsid w:val="00D40C9F"/>
    <w:rsid w:val="00D40E7C"/>
    <w:rsid w:val="00D41E28"/>
    <w:rsid w:val="00D41F77"/>
    <w:rsid w:val="00D42F5E"/>
    <w:rsid w:val="00D431AB"/>
    <w:rsid w:val="00D43328"/>
    <w:rsid w:val="00D44B68"/>
    <w:rsid w:val="00D453E7"/>
    <w:rsid w:val="00D45C31"/>
    <w:rsid w:val="00D45D8E"/>
    <w:rsid w:val="00D46372"/>
    <w:rsid w:val="00D471F5"/>
    <w:rsid w:val="00D4729B"/>
    <w:rsid w:val="00D474AD"/>
    <w:rsid w:val="00D479AB"/>
    <w:rsid w:val="00D5046F"/>
    <w:rsid w:val="00D50AA0"/>
    <w:rsid w:val="00D5120E"/>
    <w:rsid w:val="00D518FF"/>
    <w:rsid w:val="00D51D3F"/>
    <w:rsid w:val="00D5229C"/>
    <w:rsid w:val="00D523CE"/>
    <w:rsid w:val="00D53CDD"/>
    <w:rsid w:val="00D54B25"/>
    <w:rsid w:val="00D55A68"/>
    <w:rsid w:val="00D55B9E"/>
    <w:rsid w:val="00D56088"/>
    <w:rsid w:val="00D572A0"/>
    <w:rsid w:val="00D5731A"/>
    <w:rsid w:val="00D57AA8"/>
    <w:rsid w:val="00D57F3F"/>
    <w:rsid w:val="00D60E5B"/>
    <w:rsid w:val="00D61170"/>
    <w:rsid w:val="00D61189"/>
    <w:rsid w:val="00D6177B"/>
    <w:rsid w:val="00D617FA"/>
    <w:rsid w:val="00D61B3E"/>
    <w:rsid w:val="00D62266"/>
    <w:rsid w:val="00D62653"/>
    <w:rsid w:val="00D6279E"/>
    <w:rsid w:val="00D6300B"/>
    <w:rsid w:val="00D630D3"/>
    <w:rsid w:val="00D63367"/>
    <w:rsid w:val="00D63465"/>
    <w:rsid w:val="00D63729"/>
    <w:rsid w:val="00D63A7C"/>
    <w:rsid w:val="00D64F97"/>
    <w:rsid w:val="00D65090"/>
    <w:rsid w:val="00D66380"/>
    <w:rsid w:val="00D665C7"/>
    <w:rsid w:val="00D667F7"/>
    <w:rsid w:val="00D66FB5"/>
    <w:rsid w:val="00D67A6F"/>
    <w:rsid w:val="00D70202"/>
    <w:rsid w:val="00D70876"/>
    <w:rsid w:val="00D70BCA"/>
    <w:rsid w:val="00D71861"/>
    <w:rsid w:val="00D7193F"/>
    <w:rsid w:val="00D71DB9"/>
    <w:rsid w:val="00D71F0D"/>
    <w:rsid w:val="00D72E40"/>
    <w:rsid w:val="00D74033"/>
    <w:rsid w:val="00D75A8E"/>
    <w:rsid w:val="00D75E4B"/>
    <w:rsid w:val="00D76980"/>
    <w:rsid w:val="00D76EA0"/>
    <w:rsid w:val="00D772CF"/>
    <w:rsid w:val="00D8004A"/>
    <w:rsid w:val="00D8024B"/>
    <w:rsid w:val="00D80E5E"/>
    <w:rsid w:val="00D818D2"/>
    <w:rsid w:val="00D82BAB"/>
    <w:rsid w:val="00D82EB5"/>
    <w:rsid w:val="00D830AE"/>
    <w:rsid w:val="00D843CC"/>
    <w:rsid w:val="00D84593"/>
    <w:rsid w:val="00D849C4"/>
    <w:rsid w:val="00D8625A"/>
    <w:rsid w:val="00D8665C"/>
    <w:rsid w:val="00D87843"/>
    <w:rsid w:val="00D908D5"/>
    <w:rsid w:val="00D90F77"/>
    <w:rsid w:val="00D90FA6"/>
    <w:rsid w:val="00D92328"/>
    <w:rsid w:val="00D9243C"/>
    <w:rsid w:val="00D927D4"/>
    <w:rsid w:val="00D93398"/>
    <w:rsid w:val="00D93B3E"/>
    <w:rsid w:val="00D93D78"/>
    <w:rsid w:val="00D94323"/>
    <w:rsid w:val="00D94B2F"/>
    <w:rsid w:val="00D94FEB"/>
    <w:rsid w:val="00D95390"/>
    <w:rsid w:val="00D953B5"/>
    <w:rsid w:val="00D95495"/>
    <w:rsid w:val="00D95B8B"/>
    <w:rsid w:val="00D97342"/>
    <w:rsid w:val="00D97374"/>
    <w:rsid w:val="00D974FA"/>
    <w:rsid w:val="00D979EF"/>
    <w:rsid w:val="00DA0572"/>
    <w:rsid w:val="00DA1575"/>
    <w:rsid w:val="00DA1FFA"/>
    <w:rsid w:val="00DA21CC"/>
    <w:rsid w:val="00DA231E"/>
    <w:rsid w:val="00DA2545"/>
    <w:rsid w:val="00DA260D"/>
    <w:rsid w:val="00DA33ED"/>
    <w:rsid w:val="00DA3B57"/>
    <w:rsid w:val="00DA4387"/>
    <w:rsid w:val="00DA46AB"/>
    <w:rsid w:val="00DA5C3A"/>
    <w:rsid w:val="00DA5E18"/>
    <w:rsid w:val="00DA6022"/>
    <w:rsid w:val="00DA61E3"/>
    <w:rsid w:val="00DA67F5"/>
    <w:rsid w:val="00DA70A1"/>
    <w:rsid w:val="00DB0194"/>
    <w:rsid w:val="00DB027C"/>
    <w:rsid w:val="00DB0559"/>
    <w:rsid w:val="00DB05C2"/>
    <w:rsid w:val="00DB0711"/>
    <w:rsid w:val="00DB0B1F"/>
    <w:rsid w:val="00DB0E8F"/>
    <w:rsid w:val="00DB1EB7"/>
    <w:rsid w:val="00DB26B1"/>
    <w:rsid w:val="00DB2C09"/>
    <w:rsid w:val="00DB3047"/>
    <w:rsid w:val="00DB38D2"/>
    <w:rsid w:val="00DB3ACA"/>
    <w:rsid w:val="00DB43FE"/>
    <w:rsid w:val="00DB459F"/>
    <w:rsid w:val="00DB50AE"/>
    <w:rsid w:val="00DB51A3"/>
    <w:rsid w:val="00DB63B9"/>
    <w:rsid w:val="00DB6A54"/>
    <w:rsid w:val="00DB6F08"/>
    <w:rsid w:val="00DB7FC9"/>
    <w:rsid w:val="00DB7FD3"/>
    <w:rsid w:val="00DC02B5"/>
    <w:rsid w:val="00DC0A69"/>
    <w:rsid w:val="00DC0DB5"/>
    <w:rsid w:val="00DC0F5C"/>
    <w:rsid w:val="00DC1470"/>
    <w:rsid w:val="00DC1675"/>
    <w:rsid w:val="00DC199D"/>
    <w:rsid w:val="00DC1A10"/>
    <w:rsid w:val="00DC2849"/>
    <w:rsid w:val="00DC2E2E"/>
    <w:rsid w:val="00DC37BE"/>
    <w:rsid w:val="00DC38BF"/>
    <w:rsid w:val="00DC3D97"/>
    <w:rsid w:val="00DC4EE7"/>
    <w:rsid w:val="00DC6339"/>
    <w:rsid w:val="00DC666D"/>
    <w:rsid w:val="00DC71A7"/>
    <w:rsid w:val="00DC741E"/>
    <w:rsid w:val="00DC767E"/>
    <w:rsid w:val="00DC7A77"/>
    <w:rsid w:val="00DC7B24"/>
    <w:rsid w:val="00DC7BC9"/>
    <w:rsid w:val="00DD0CE6"/>
    <w:rsid w:val="00DD1BE0"/>
    <w:rsid w:val="00DD383F"/>
    <w:rsid w:val="00DD3DD5"/>
    <w:rsid w:val="00DD3E26"/>
    <w:rsid w:val="00DD47B1"/>
    <w:rsid w:val="00DD4E16"/>
    <w:rsid w:val="00DD598C"/>
    <w:rsid w:val="00DD5D2D"/>
    <w:rsid w:val="00DD5E10"/>
    <w:rsid w:val="00DD62FB"/>
    <w:rsid w:val="00DD655E"/>
    <w:rsid w:val="00DD69B9"/>
    <w:rsid w:val="00DD6C5E"/>
    <w:rsid w:val="00DD7116"/>
    <w:rsid w:val="00DD7BA0"/>
    <w:rsid w:val="00DD7FAD"/>
    <w:rsid w:val="00DE0200"/>
    <w:rsid w:val="00DE0622"/>
    <w:rsid w:val="00DE0F63"/>
    <w:rsid w:val="00DE15FD"/>
    <w:rsid w:val="00DE23F5"/>
    <w:rsid w:val="00DE2A08"/>
    <w:rsid w:val="00DE2C40"/>
    <w:rsid w:val="00DE3033"/>
    <w:rsid w:val="00DE3513"/>
    <w:rsid w:val="00DE3533"/>
    <w:rsid w:val="00DE38E5"/>
    <w:rsid w:val="00DE3B58"/>
    <w:rsid w:val="00DE3CCB"/>
    <w:rsid w:val="00DE50E6"/>
    <w:rsid w:val="00DE599A"/>
    <w:rsid w:val="00DE5C81"/>
    <w:rsid w:val="00DE712D"/>
    <w:rsid w:val="00DE76DA"/>
    <w:rsid w:val="00DE78C9"/>
    <w:rsid w:val="00DE7F79"/>
    <w:rsid w:val="00DF0D66"/>
    <w:rsid w:val="00DF0FEB"/>
    <w:rsid w:val="00DF10C6"/>
    <w:rsid w:val="00DF1886"/>
    <w:rsid w:val="00DF1E4B"/>
    <w:rsid w:val="00DF2276"/>
    <w:rsid w:val="00DF2DE2"/>
    <w:rsid w:val="00DF358E"/>
    <w:rsid w:val="00DF388B"/>
    <w:rsid w:val="00DF3E24"/>
    <w:rsid w:val="00DF45C0"/>
    <w:rsid w:val="00DF526B"/>
    <w:rsid w:val="00DF5761"/>
    <w:rsid w:val="00DF5E2D"/>
    <w:rsid w:val="00DF5F30"/>
    <w:rsid w:val="00DF68D1"/>
    <w:rsid w:val="00DF6B30"/>
    <w:rsid w:val="00DF6C4D"/>
    <w:rsid w:val="00DF6F09"/>
    <w:rsid w:val="00DF702C"/>
    <w:rsid w:val="00DF72AA"/>
    <w:rsid w:val="00DF72E4"/>
    <w:rsid w:val="00DF7572"/>
    <w:rsid w:val="00DF7878"/>
    <w:rsid w:val="00DF7C8F"/>
    <w:rsid w:val="00DF7DE3"/>
    <w:rsid w:val="00E00027"/>
    <w:rsid w:val="00E0029D"/>
    <w:rsid w:val="00E0069A"/>
    <w:rsid w:val="00E012AE"/>
    <w:rsid w:val="00E0132C"/>
    <w:rsid w:val="00E01500"/>
    <w:rsid w:val="00E019B3"/>
    <w:rsid w:val="00E01ADE"/>
    <w:rsid w:val="00E02762"/>
    <w:rsid w:val="00E0294D"/>
    <w:rsid w:val="00E03B99"/>
    <w:rsid w:val="00E03CE2"/>
    <w:rsid w:val="00E064C7"/>
    <w:rsid w:val="00E07055"/>
    <w:rsid w:val="00E07079"/>
    <w:rsid w:val="00E10600"/>
    <w:rsid w:val="00E10ED4"/>
    <w:rsid w:val="00E11DE3"/>
    <w:rsid w:val="00E12884"/>
    <w:rsid w:val="00E13A88"/>
    <w:rsid w:val="00E13BDE"/>
    <w:rsid w:val="00E14868"/>
    <w:rsid w:val="00E14931"/>
    <w:rsid w:val="00E14EF5"/>
    <w:rsid w:val="00E14F0F"/>
    <w:rsid w:val="00E15465"/>
    <w:rsid w:val="00E15B67"/>
    <w:rsid w:val="00E15C8D"/>
    <w:rsid w:val="00E16066"/>
    <w:rsid w:val="00E16D0A"/>
    <w:rsid w:val="00E176CC"/>
    <w:rsid w:val="00E20FEC"/>
    <w:rsid w:val="00E21715"/>
    <w:rsid w:val="00E221C5"/>
    <w:rsid w:val="00E22B4E"/>
    <w:rsid w:val="00E23BDE"/>
    <w:rsid w:val="00E23F3A"/>
    <w:rsid w:val="00E2404F"/>
    <w:rsid w:val="00E24582"/>
    <w:rsid w:val="00E24F11"/>
    <w:rsid w:val="00E26031"/>
    <w:rsid w:val="00E26F47"/>
    <w:rsid w:val="00E2715C"/>
    <w:rsid w:val="00E278C1"/>
    <w:rsid w:val="00E279C0"/>
    <w:rsid w:val="00E27ABC"/>
    <w:rsid w:val="00E27BE6"/>
    <w:rsid w:val="00E27D36"/>
    <w:rsid w:val="00E27EDE"/>
    <w:rsid w:val="00E3125A"/>
    <w:rsid w:val="00E315A8"/>
    <w:rsid w:val="00E317AA"/>
    <w:rsid w:val="00E3246A"/>
    <w:rsid w:val="00E3261A"/>
    <w:rsid w:val="00E32660"/>
    <w:rsid w:val="00E32CF0"/>
    <w:rsid w:val="00E3332F"/>
    <w:rsid w:val="00E338F1"/>
    <w:rsid w:val="00E33B9E"/>
    <w:rsid w:val="00E3458E"/>
    <w:rsid w:val="00E34C4A"/>
    <w:rsid w:val="00E34D25"/>
    <w:rsid w:val="00E3501B"/>
    <w:rsid w:val="00E35D22"/>
    <w:rsid w:val="00E3603A"/>
    <w:rsid w:val="00E3651F"/>
    <w:rsid w:val="00E36C5C"/>
    <w:rsid w:val="00E37228"/>
    <w:rsid w:val="00E3744B"/>
    <w:rsid w:val="00E4067F"/>
    <w:rsid w:val="00E40725"/>
    <w:rsid w:val="00E40C2F"/>
    <w:rsid w:val="00E40F13"/>
    <w:rsid w:val="00E415D8"/>
    <w:rsid w:val="00E41D92"/>
    <w:rsid w:val="00E4276F"/>
    <w:rsid w:val="00E42C64"/>
    <w:rsid w:val="00E42E6B"/>
    <w:rsid w:val="00E4364C"/>
    <w:rsid w:val="00E440AF"/>
    <w:rsid w:val="00E44579"/>
    <w:rsid w:val="00E44AD0"/>
    <w:rsid w:val="00E44BB0"/>
    <w:rsid w:val="00E45AF3"/>
    <w:rsid w:val="00E46971"/>
    <w:rsid w:val="00E46E3F"/>
    <w:rsid w:val="00E46E46"/>
    <w:rsid w:val="00E475B1"/>
    <w:rsid w:val="00E475C1"/>
    <w:rsid w:val="00E47768"/>
    <w:rsid w:val="00E47996"/>
    <w:rsid w:val="00E5112E"/>
    <w:rsid w:val="00E524DB"/>
    <w:rsid w:val="00E52B3D"/>
    <w:rsid w:val="00E52BA2"/>
    <w:rsid w:val="00E52BBE"/>
    <w:rsid w:val="00E54093"/>
    <w:rsid w:val="00E54097"/>
    <w:rsid w:val="00E5500B"/>
    <w:rsid w:val="00E55107"/>
    <w:rsid w:val="00E553D4"/>
    <w:rsid w:val="00E55540"/>
    <w:rsid w:val="00E55BD9"/>
    <w:rsid w:val="00E56E7D"/>
    <w:rsid w:val="00E5750A"/>
    <w:rsid w:val="00E5777F"/>
    <w:rsid w:val="00E57850"/>
    <w:rsid w:val="00E60B27"/>
    <w:rsid w:val="00E62457"/>
    <w:rsid w:val="00E63409"/>
    <w:rsid w:val="00E63C02"/>
    <w:rsid w:val="00E63D9A"/>
    <w:rsid w:val="00E6478F"/>
    <w:rsid w:val="00E65487"/>
    <w:rsid w:val="00E65838"/>
    <w:rsid w:val="00E65C2B"/>
    <w:rsid w:val="00E66211"/>
    <w:rsid w:val="00E6673D"/>
    <w:rsid w:val="00E669EC"/>
    <w:rsid w:val="00E66E6F"/>
    <w:rsid w:val="00E67AAA"/>
    <w:rsid w:val="00E70491"/>
    <w:rsid w:val="00E70DF4"/>
    <w:rsid w:val="00E71CA1"/>
    <w:rsid w:val="00E723E0"/>
    <w:rsid w:val="00E73043"/>
    <w:rsid w:val="00E732A5"/>
    <w:rsid w:val="00E732D4"/>
    <w:rsid w:val="00E73549"/>
    <w:rsid w:val="00E7375B"/>
    <w:rsid w:val="00E7388B"/>
    <w:rsid w:val="00E7392A"/>
    <w:rsid w:val="00E742D0"/>
    <w:rsid w:val="00E748AB"/>
    <w:rsid w:val="00E750E9"/>
    <w:rsid w:val="00E76062"/>
    <w:rsid w:val="00E76338"/>
    <w:rsid w:val="00E77309"/>
    <w:rsid w:val="00E77326"/>
    <w:rsid w:val="00E77918"/>
    <w:rsid w:val="00E7792C"/>
    <w:rsid w:val="00E77A84"/>
    <w:rsid w:val="00E77CBF"/>
    <w:rsid w:val="00E77E10"/>
    <w:rsid w:val="00E82873"/>
    <w:rsid w:val="00E828B1"/>
    <w:rsid w:val="00E82958"/>
    <w:rsid w:val="00E83279"/>
    <w:rsid w:val="00E83AD8"/>
    <w:rsid w:val="00E83B3F"/>
    <w:rsid w:val="00E8457B"/>
    <w:rsid w:val="00E8468B"/>
    <w:rsid w:val="00E85364"/>
    <w:rsid w:val="00E85758"/>
    <w:rsid w:val="00E86179"/>
    <w:rsid w:val="00E866BA"/>
    <w:rsid w:val="00E86808"/>
    <w:rsid w:val="00E87303"/>
    <w:rsid w:val="00E87397"/>
    <w:rsid w:val="00E8791E"/>
    <w:rsid w:val="00E87B67"/>
    <w:rsid w:val="00E9071C"/>
    <w:rsid w:val="00E921F6"/>
    <w:rsid w:val="00E92AE6"/>
    <w:rsid w:val="00E93290"/>
    <w:rsid w:val="00E94014"/>
    <w:rsid w:val="00E9471C"/>
    <w:rsid w:val="00E956CD"/>
    <w:rsid w:val="00E958C4"/>
    <w:rsid w:val="00E962B7"/>
    <w:rsid w:val="00E96F2E"/>
    <w:rsid w:val="00E971CA"/>
    <w:rsid w:val="00E9745D"/>
    <w:rsid w:val="00E9794E"/>
    <w:rsid w:val="00E97C83"/>
    <w:rsid w:val="00EA00B8"/>
    <w:rsid w:val="00EA1BD9"/>
    <w:rsid w:val="00EA255E"/>
    <w:rsid w:val="00EA29DA"/>
    <w:rsid w:val="00EA35F0"/>
    <w:rsid w:val="00EA382F"/>
    <w:rsid w:val="00EA3FBB"/>
    <w:rsid w:val="00EA3FF9"/>
    <w:rsid w:val="00EA4D8C"/>
    <w:rsid w:val="00EA4DD9"/>
    <w:rsid w:val="00EA52D6"/>
    <w:rsid w:val="00EA53BD"/>
    <w:rsid w:val="00EA603A"/>
    <w:rsid w:val="00EA6315"/>
    <w:rsid w:val="00EA64B2"/>
    <w:rsid w:val="00EA6642"/>
    <w:rsid w:val="00EA6AD4"/>
    <w:rsid w:val="00EB01E6"/>
    <w:rsid w:val="00EB0662"/>
    <w:rsid w:val="00EB075F"/>
    <w:rsid w:val="00EB0F8E"/>
    <w:rsid w:val="00EB0FD3"/>
    <w:rsid w:val="00EB16D4"/>
    <w:rsid w:val="00EB16F8"/>
    <w:rsid w:val="00EB21BB"/>
    <w:rsid w:val="00EB33B3"/>
    <w:rsid w:val="00EB3C9A"/>
    <w:rsid w:val="00EB4048"/>
    <w:rsid w:val="00EB4109"/>
    <w:rsid w:val="00EB54B9"/>
    <w:rsid w:val="00EB5A45"/>
    <w:rsid w:val="00EB5E21"/>
    <w:rsid w:val="00EB6640"/>
    <w:rsid w:val="00EB66DA"/>
    <w:rsid w:val="00EB7147"/>
    <w:rsid w:val="00EB744E"/>
    <w:rsid w:val="00EB7BFE"/>
    <w:rsid w:val="00EB7DA3"/>
    <w:rsid w:val="00EC02DF"/>
    <w:rsid w:val="00EC1BA8"/>
    <w:rsid w:val="00EC1E6D"/>
    <w:rsid w:val="00EC3A2A"/>
    <w:rsid w:val="00EC3ACE"/>
    <w:rsid w:val="00EC3BE6"/>
    <w:rsid w:val="00EC4397"/>
    <w:rsid w:val="00EC4E4E"/>
    <w:rsid w:val="00EC6039"/>
    <w:rsid w:val="00EC7964"/>
    <w:rsid w:val="00EC7A8C"/>
    <w:rsid w:val="00EC7B72"/>
    <w:rsid w:val="00ED0CFE"/>
    <w:rsid w:val="00ED113F"/>
    <w:rsid w:val="00ED18E4"/>
    <w:rsid w:val="00ED2063"/>
    <w:rsid w:val="00ED2205"/>
    <w:rsid w:val="00ED2B3F"/>
    <w:rsid w:val="00ED31EE"/>
    <w:rsid w:val="00ED32E6"/>
    <w:rsid w:val="00ED3B2D"/>
    <w:rsid w:val="00ED44F9"/>
    <w:rsid w:val="00ED4628"/>
    <w:rsid w:val="00ED47A7"/>
    <w:rsid w:val="00ED5092"/>
    <w:rsid w:val="00ED562F"/>
    <w:rsid w:val="00ED66F9"/>
    <w:rsid w:val="00ED6769"/>
    <w:rsid w:val="00ED6A57"/>
    <w:rsid w:val="00ED6E5E"/>
    <w:rsid w:val="00ED6EF8"/>
    <w:rsid w:val="00ED7030"/>
    <w:rsid w:val="00ED738C"/>
    <w:rsid w:val="00EE09D8"/>
    <w:rsid w:val="00EE0F8C"/>
    <w:rsid w:val="00EE1734"/>
    <w:rsid w:val="00EE186B"/>
    <w:rsid w:val="00EE21FC"/>
    <w:rsid w:val="00EE2758"/>
    <w:rsid w:val="00EE2CF8"/>
    <w:rsid w:val="00EE38DB"/>
    <w:rsid w:val="00EE3FDC"/>
    <w:rsid w:val="00EE3FEA"/>
    <w:rsid w:val="00EE4419"/>
    <w:rsid w:val="00EE46D4"/>
    <w:rsid w:val="00EE4B00"/>
    <w:rsid w:val="00EE6C88"/>
    <w:rsid w:val="00EF0590"/>
    <w:rsid w:val="00EF0A2A"/>
    <w:rsid w:val="00EF1042"/>
    <w:rsid w:val="00EF11A8"/>
    <w:rsid w:val="00EF1880"/>
    <w:rsid w:val="00EF2365"/>
    <w:rsid w:val="00EF3584"/>
    <w:rsid w:val="00EF3B9C"/>
    <w:rsid w:val="00EF3D1B"/>
    <w:rsid w:val="00EF421D"/>
    <w:rsid w:val="00EF57D3"/>
    <w:rsid w:val="00EF6806"/>
    <w:rsid w:val="00EF6C10"/>
    <w:rsid w:val="00EF6FBF"/>
    <w:rsid w:val="00EF781D"/>
    <w:rsid w:val="00EF7A5A"/>
    <w:rsid w:val="00F00057"/>
    <w:rsid w:val="00F00C24"/>
    <w:rsid w:val="00F01778"/>
    <w:rsid w:val="00F01BAD"/>
    <w:rsid w:val="00F0271B"/>
    <w:rsid w:val="00F0361E"/>
    <w:rsid w:val="00F03A03"/>
    <w:rsid w:val="00F041FC"/>
    <w:rsid w:val="00F0424B"/>
    <w:rsid w:val="00F0476D"/>
    <w:rsid w:val="00F04B1E"/>
    <w:rsid w:val="00F04C2B"/>
    <w:rsid w:val="00F04DD9"/>
    <w:rsid w:val="00F05138"/>
    <w:rsid w:val="00F055AC"/>
    <w:rsid w:val="00F05B54"/>
    <w:rsid w:val="00F062B9"/>
    <w:rsid w:val="00F07456"/>
    <w:rsid w:val="00F074D7"/>
    <w:rsid w:val="00F07558"/>
    <w:rsid w:val="00F07C34"/>
    <w:rsid w:val="00F07ED9"/>
    <w:rsid w:val="00F11869"/>
    <w:rsid w:val="00F11BED"/>
    <w:rsid w:val="00F12E5B"/>
    <w:rsid w:val="00F130C5"/>
    <w:rsid w:val="00F137E2"/>
    <w:rsid w:val="00F144A1"/>
    <w:rsid w:val="00F14BA4"/>
    <w:rsid w:val="00F164F0"/>
    <w:rsid w:val="00F16C11"/>
    <w:rsid w:val="00F16CB8"/>
    <w:rsid w:val="00F17657"/>
    <w:rsid w:val="00F177CB"/>
    <w:rsid w:val="00F17864"/>
    <w:rsid w:val="00F203DB"/>
    <w:rsid w:val="00F20D8F"/>
    <w:rsid w:val="00F20F43"/>
    <w:rsid w:val="00F2113F"/>
    <w:rsid w:val="00F21623"/>
    <w:rsid w:val="00F220E2"/>
    <w:rsid w:val="00F2212F"/>
    <w:rsid w:val="00F22149"/>
    <w:rsid w:val="00F224EC"/>
    <w:rsid w:val="00F23AA3"/>
    <w:rsid w:val="00F23C5E"/>
    <w:rsid w:val="00F241AF"/>
    <w:rsid w:val="00F242AD"/>
    <w:rsid w:val="00F2490B"/>
    <w:rsid w:val="00F25B39"/>
    <w:rsid w:val="00F25D21"/>
    <w:rsid w:val="00F25F68"/>
    <w:rsid w:val="00F26262"/>
    <w:rsid w:val="00F26380"/>
    <w:rsid w:val="00F26E50"/>
    <w:rsid w:val="00F27918"/>
    <w:rsid w:val="00F27AFD"/>
    <w:rsid w:val="00F3010B"/>
    <w:rsid w:val="00F30461"/>
    <w:rsid w:val="00F30AA3"/>
    <w:rsid w:val="00F31668"/>
    <w:rsid w:val="00F3167C"/>
    <w:rsid w:val="00F3168F"/>
    <w:rsid w:val="00F32865"/>
    <w:rsid w:val="00F33519"/>
    <w:rsid w:val="00F3367D"/>
    <w:rsid w:val="00F33750"/>
    <w:rsid w:val="00F343E1"/>
    <w:rsid w:val="00F3446F"/>
    <w:rsid w:val="00F348C9"/>
    <w:rsid w:val="00F35C91"/>
    <w:rsid w:val="00F37B18"/>
    <w:rsid w:val="00F37EC2"/>
    <w:rsid w:val="00F4028F"/>
    <w:rsid w:val="00F403DB"/>
    <w:rsid w:val="00F40671"/>
    <w:rsid w:val="00F407CE"/>
    <w:rsid w:val="00F4086E"/>
    <w:rsid w:val="00F40A37"/>
    <w:rsid w:val="00F40FA7"/>
    <w:rsid w:val="00F41759"/>
    <w:rsid w:val="00F41D84"/>
    <w:rsid w:val="00F41E44"/>
    <w:rsid w:val="00F42312"/>
    <w:rsid w:val="00F42B6C"/>
    <w:rsid w:val="00F43060"/>
    <w:rsid w:val="00F431AF"/>
    <w:rsid w:val="00F43D18"/>
    <w:rsid w:val="00F44310"/>
    <w:rsid w:val="00F4444F"/>
    <w:rsid w:val="00F449DE"/>
    <w:rsid w:val="00F44CE0"/>
    <w:rsid w:val="00F459A0"/>
    <w:rsid w:val="00F45C44"/>
    <w:rsid w:val="00F46A97"/>
    <w:rsid w:val="00F46D0E"/>
    <w:rsid w:val="00F47491"/>
    <w:rsid w:val="00F477DC"/>
    <w:rsid w:val="00F47E57"/>
    <w:rsid w:val="00F500AE"/>
    <w:rsid w:val="00F514B6"/>
    <w:rsid w:val="00F524F3"/>
    <w:rsid w:val="00F52506"/>
    <w:rsid w:val="00F52CDD"/>
    <w:rsid w:val="00F5398C"/>
    <w:rsid w:val="00F53A08"/>
    <w:rsid w:val="00F53E5B"/>
    <w:rsid w:val="00F54130"/>
    <w:rsid w:val="00F543B9"/>
    <w:rsid w:val="00F54686"/>
    <w:rsid w:val="00F546D8"/>
    <w:rsid w:val="00F54872"/>
    <w:rsid w:val="00F56734"/>
    <w:rsid w:val="00F568FB"/>
    <w:rsid w:val="00F5707B"/>
    <w:rsid w:val="00F5770B"/>
    <w:rsid w:val="00F60012"/>
    <w:rsid w:val="00F60C6C"/>
    <w:rsid w:val="00F60DE4"/>
    <w:rsid w:val="00F6146D"/>
    <w:rsid w:val="00F6251A"/>
    <w:rsid w:val="00F62FCC"/>
    <w:rsid w:val="00F6371D"/>
    <w:rsid w:val="00F63BB3"/>
    <w:rsid w:val="00F64336"/>
    <w:rsid w:val="00F6489C"/>
    <w:rsid w:val="00F65581"/>
    <w:rsid w:val="00F65683"/>
    <w:rsid w:val="00F660D7"/>
    <w:rsid w:val="00F663C4"/>
    <w:rsid w:val="00F664B5"/>
    <w:rsid w:val="00F665C9"/>
    <w:rsid w:val="00F66E5D"/>
    <w:rsid w:val="00F67046"/>
    <w:rsid w:val="00F67479"/>
    <w:rsid w:val="00F70723"/>
    <w:rsid w:val="00F709CD"/>
    <w:rsid w:val="00F709DB"/>
    <w:rsid w:val="00F70E73"/>
    <w:rsid w:val="00F71228"/>
    <w:rsid w:val="00F727FE"/>
    <w:rsid w:val="00F749BD"/>
    <w:rsid w:val="00F74B2E"/>
    <w:rsid w:val="00F76A99"/>
    <w:rsid w:val="00F80A90"/>
    <w:rsid w:val="00F82962"/>
    <w:rsid w:val="00F82A95"/>
    <w:rsid w:val="00F831CA"/>
    <w:rsid w:val="00F83565"/>
    <w:rsid w:val="00F8357F"/>
    <w:rsid w:val="00F85055"/>
    <w:rsid w:val="00F8611C"/>
    <w:rsid w:val="00F86304"/>
    <w:rsid w:val="00F86CFD"/>
    <w:rsid w:val="00F87000"/>
    <w:rsid w:val="00F903DC"/>
    <w:rsid w:val="00F907A8"/>
    <w:rsid w:val="00F908EB"/>
    <w:rsid w:val="00F90AB9"/>
    <w:rsid w:val="00F90B7B"/>
    <w:rsid w:val="00F90CDD"/>
    <w:rsid w:val="00F917B6"/>
    <w:rsid w:val="00F9225D"/>
    <w:rsid w:val="00F923A6"/>
    <w:rsid w:val="00F9251E"/>
    <w:rsid w:val="00F93439"/>
    <w:rsid w:val="00F936DA"/>
    <w:rsid w:val="00F93759"/>
    <w:rsid w:val="00F93CF1"/>
    <w:rsid w:val="00F9400C"/>
    <w:rsid w:val="00F94372"/>
    <w:rsid w:val="00F949F8"/>
    <w:rsid w:val="00F95115"/>
    <w:rsid w:val="00F95D63"/>
    <w:rsid w:val="00F95E8C"/>
    <w:rsid w:val="00F9624D"/>
    <w:rsid w:val="00F96812"/>
    <w:rsid w:val="00F968E4"/>
    <w:rsid w:val="00F96A41"/>
    <w:rsid w:val="00F96CD4"/>
    <w:rsid w:val="00F97BF1"/>
    <w:rsid w:val="00F97D99"/>
    <w:rsid w:val="00FA0285"/>
    <w:rsid w:val="00FA02D7"/>
    <w:rsid w:val="00FA0A81"/>
    <w:rsid w:val="00FA10B3"/>
    <w:rsid w:val="00FA2423"/>
    <w:rsid w:val="00FA2513"/>
    <w:rsid w:val="00FA2AE3"/>
    <w:rsid w:val="00FA5205"/>
    <w:rsid w:val="00FA64D0"/>
    <w:rsid w:val="00FA66F2"/>
    <w:rsid w:val="00FA6C6D"/>
    <w:rsid w:val="00FA7570"/>
    <w:rsid w:val="00FA7704"/>
    <w:rsid w:val="00FA7CAD"/>
    <w:rsid w:val="00FA7DAB"/>
    <w:rsid w:val="00FB00C5"/>
    <w:rsid w:val="00FB1111"/>
    <w:rsid w:val="00FB324C"/>
    <w:rsid w:val="00FB33A8"/>
    <w:rsid w:val="00FB3D5A"/>
    <w:rsid w:val="00FB4368"/>
    <w:rsid w:val="00FB5210"/>
    <w:rsid w:val="00FB5660"/>
    <w:rsid w:val="00FB5F39"/>
    <w:rsid w:val="00FB5F8C"/>
    <w:rsid w:val="00FB5F8F"/>
    <w:rsid w:val="00FB6007"/>
    <w:rsid w:val="00FB7A6F"/>
    <w:rsid w:val="00FC004B"/>
    <w:rsid w:val="00FC0EB8"/>
    <w:rsid w:val="00FC1095"/>
    <w:rsid w:val="00FC21EA"/>
    <w:rsid w:val="00FC2558"/>
    <w:rsid w:val="00FC26F4"/>
    <w:rsid w:val="00FC2CAD"/>
    <w:rsid w:val="00FC2D7C"/>
    <w:rsid w:val="00FC3F07"/>
    <w:rsid w:val="00FC4C97"/>
    <w:rsid w:val="00FC55B3"/>
    <w:rsid w:val="00FC5957"/>
    <w:rsid w:val="00FC5993"/>
    <w:rsid w:val="00FC69F2"/>
    <w:rsid w:val="00FC74B8"/>
    <w:rsid w:val="00FD0217"/>
    <w:rsid w:val="00FD08DD"/>
    <w:rsid w:val="00FD0AC9"/>
    <w:rsid w:val="00FD0CDC"/>
    <w:rsid w:val="00FD0FAC"/>
    <w:rsid w:val="00FD15E8"/>
    <w:rsid w:val="00FD1FA9"/>
    <w:rsid w:val="00FD215D"/>
    <w:rsid w:val="00FD21F3"/>
    <w:rsid w:val="00FD239E"/>
    <w:rsid w:val="00FD29CF"/>
    <w:rsid w:val="00FD2AFD"/>
    <w:rsid w:val="00FD2CBD"/>
    <w:rsid w:val="00FD2FD8"/>
    <w:rsid w:val="00FD3193"/>
    <w:rsid w:val="00FD3D17"/>
    <w:rsid w:val="00FD40C9"/>
    <w:rsid w:val="00FD483F"/>
    <w:rsid w:val="00FD6208"/>
    <w:rsid w:val="00FD6A4E"/>
    <w:rsid w:val="00FD7471"/>
    <w:rsid w:val="00FD76A1"/>
    <w:rsid w:val="00FE0652"/>
    <w:rsid w:val="00FE0A16"/>
    <w:rsid w:val="00FE0A95"/>
    <w:rsid w:val="00FE0B01"/>
    <w:rsid w:val="00FE0F4E"/>
    <w:rsid w:val="00FE1577"/>
    <w:rsid w:val="00FE16C7"/>
    <w:rsid w:val="00FE1FCD"/>
    <w:rsid w:val="00FE2569"/>
    <w:rsid w:val="00FE2BD0"/>
    <w:rsid w:val="00FE306C"/>
    <w:rsid w:val="00FE3659"/>
    <w:rsid w:val="00FE39AE"/>
    <w:rsid w:val="00FE3ADE"/>
    <w:rsid w:val="00FE5590"/>
    <w:rsid w:val="00FE56CF"/>
    <w:rsid w:val="00FE663E"/>
    <w:rsid w:val="00FE6A99"/>
    <w:rsid w:val="00FE6B4C"/>
    <w:rsid w:val="00FE71A2"/>
    <w:rsid w:val="00FE7503"/>
    <w:rsid w:val="00FE7618"/>
    <w:rsid w:val="00FE781A"/>
    <w:rsid w:val="00FF014F"/>
    <w:rsid w:val="00FF0C7D"/>
    <w:rsid w:val="00FF19E2"/>
    <w:rsid w:val="00FF1CF9"/>
    <w:rsid w:val="00FF1F4B"/>
    <w:rsid w:val="00FF1FAF"/>
    <w:rsid w:val="00FF352F"/>
    <w:rsid w:val="00FF3C79"/>
    <w:rsid w:val="00FF3D3B"/>
    <w:rsid w:val="00FF404B"/>
    <w:rsid w:val="00FF42CD"/>
    <w:rsid w:val="00FF464E"/>
    <w:rsid w:val="00FF4864"/>
    <w:rsid w:val="00FF6650"/>
    <w:rsid w:val="00FF6DB7"/>
    <w:rsid w:val="00FF7F8A"/>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76481"/>
    <o:shapelayout v:ext="edit">
      <o:idmap v:ext="edit" data="1"/>
    </o:shapelayout>
  </w:shapeDefaults>
  <w:decimalSymbol w:val="."/>
  <w:listSeparator w:val=","/>
  <w14:docId w14:val="069FB9CD"/>
  <w15:docId w15:val="{E78BE49E-52F7-40F5-AA8C-BD7B0314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8F3943"/>
    <w:pPr>
      <w:widowControl w:val="0"/>
      <w:wordWrap w:val="0"/>
      <w:autoSpaceDE w:val="0"/>
      <w:autoSpaceDN w:val="0"/>
      <w:jc w:val="both"/>
    </w:pPr>
  </w:style>
  <w:style w:type="paragraph" w:styleId="11">
    <w:name w:val="heading 1"/>
    <w:basedOn w:val="a0"/>
    <w:next w:val="a0"/>
    <w:link w:val="1Char"/>
    <w:uiPriority w:val="9"/>
    <w:qFormat/>
    <w:rsid w:val="003A6C5D"/>
    <w:pPr>
      <w:keepNext/>
      <w:outlineLvl w:val="0"/>
    </w:pPr>
    <w:rPr>
      <w:rFonts w:asciiTheme="majorHAnsi" w:eastAsiaTheme="majorEastAsia" w:hAnsiTheme="majorHAnsi" w:cstheme="majorBidi"/>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rsid w:val="00627B6E"/>
    <w:pPr>
      <w:spacing w:line="384" w:lineRule="auto"/>
      <w:textAlignment w:val="baseline"/>
    </w:pPr>
    <w:rPr>
      <w:rFonts w:ascii="굴림" w:eastAsia="굴림" w:hAnsi="굴림" w:cs="굴림"/>
      <w:color w:val="000000"/>
      <w:kern w:val="0"/>
      <w:szCs w:val="20"/>
    </w:rPr>
  </w:style>
  <w:style w:type="paragraph" w:customStyle="1" w:styleId="a5">
    <w:name w:val="로직헤드"/>
    <w:basedOn w:val="a0"/>
    <w:uiPriority w:val="99"/>
    <w:rsid w:val="001F70E0"/>
    <w:pPr>
      <w:shd w:val="clear" w:color="auto" w:fill="0000FF"/>
      <w:snapToGrid w:val="0"/>
      <w:spacing w:line="384" w:lineRule="auto"/>
      <w:textAlignment w:val="baseline"/>
    </w:pPr>
    <w:rPr>
      <w:rFonts w:ascii="굴림" w:eastAsia="굴림" w:hAnsi="굴림" w:cs="굴림"/>
      <w:b/>
      <w:bCs/>
      <w:color w:val="FFFFFF"/>
      <w:kern w:val="0"/>
      <w:szCs w:val="20"/>
    </w:rPr>
  </w:style>
  <w:style w:type="paragraph" w:customStyle="1" w:styleId="a">
    <w:name w:val="로직본문"/>
    <w:basedOn w:val="a0"/>
    <w:uiPriority w:val="99"/>
    <w:rsid w:val="001F70E0"/>
    <w:pPr>
      <w:numPr>
        <w:numId w:val="1"/>
      </w:numPr>
      <w:snapToGrid w:val="0"/>
      <w:spacing w:line="384" w:lineRule="auto"/>
      <w:textAlignment w:val="baseline"/>
    </w:pPr>
    <w:rPr>
      <w:rFonts w:ascii="굴림" w:eastAsia="굴림" w:hAnsi="굴림" w:cs="굴림"/>
      <w:b/>
      <w:bCs/>
      <w:color w:val="0000FF"/>
      <w:kern w:val="0"/>
      <w:szCs w:val="20"/>
    </w:rPr>
  </w:style>
  <w:style w:type="paragraph" w:styleId="a6">
    <w:name w:val="List Paragraph"/>
    <w:basedOn w:val="a0"/>
    <w:link w:val="Char"/>
    <w:uiPriority w:val="34"/>
    <w:qFormat/>
    <w:rsid w:val="001F70E0"/>
    <w:pPr>
      <w:ind w:leftChars="400" w:left="800"/>
    </w:pPr>
  </w:style>
  <w:style w:type="paragraph" w:styleId="a7">
    <w:name w:val="Balloon Text"/>
    <w:basedOn w:val="a0"/>
    <w:link w:val="Char0"/>
    <w:uiPriority w:val="99"/>
    <w:semiHidden/>
    <w:unhideWhenUsed/>
    <w:rsid w:val="000C3E91"/>
    <w:rPr>
      <w:rFonts w:asciiTheme="majorHAnsi" w:eastAsiaTheme="majorEastAsia" w:hAnsiTheme="majorHAnsi" w:cstheme="majorBidi"/>
      <w:sz w:val="18"/>
      <w:szCs w:val="18"/>
    </w:rPr>
  </w:style>
  <w:style w:type="character" w:customStyle="1" w:styleId="Char0">
    <w:name w:val="풍선 도움말 텍스트 Char"/>
    <w:basedOn w:val="a1"/>
    <w:link w:val="a7"/>
    <w:uiPriority w:val="99"/>
    <w:semiHidden/>
    <w:rsid w:val="000C3E91"/>
    <w:rPr>
      <w:rFonts w:asciiTheme="majorHAnsi" w:eastAsiaTheme="majorEastAsia" w:hAnsiTheme="majorHAnsi" w:cstheme="majorBidi"/>
      <w:sz w:val="18"/>
      <w:szCs w:val="18"/>
    </w:rPr>
  </w:style>
  <w:style w:type="table" w:styleId="a8">
    <w:name w:val="Table Grid"/>
    <w:basedOn w:val="a2"/>
    <w:uiPriority w:val="59"/>
    <w:rsid w:val="000C3E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ocument Map"/>
    <w:basedOn w:val="a0"/>
    <w:link w:val="Char1"/>
    <w:uiPriority w:val="99"/>
    <w:semiHidden/>
    <w:unhideWhenUsed/>
    <w:rsid w:val="000C3E91"/>
    <w:rPr>
      <w:rFonts w:ascii="굴림" w:eastAsia="굴림"/>
      <w:sz w:val="18"/>
      <w:szCs w:val="18"/>
    </w:rPr>
  </w:style>
  <w:style w:type="character" w:customStyle="1" w:styleId="Char1">
    <w:name w:val="문서 구조 Char"/>
    <w:basedOn w:val="a1"/>
    <w:link w:val="a9"/>
    <w:uiPriority w:val="99"/>
    <w:semiHidden/>
    <w:rsid w:val="000C3E91"/>
    <w:rPr>
      <w:rFonts w:ascii="굴림" w:eastAsia="굴림"/>
      <w:sz w:val="18"/>
      <w:szCs w:val="18"/>
    </w:rPr>
  </w:style>
  <w:style w:type="paragraph" w:styleId="aa">
    <w:name w:val="header"/>
    <w:basedOn w:val="a0"/>
    <w:link w:val="Char2"/>
    <w:uiPriority w:val="99"/>
    <w:unhideWhenUsed/>
    <w:rsid w:val="006005BB"/>
    <w:pPr>
      <w:tabs>
        <w:tab w:val="center" w:pos="4513"/>
        <w:tab w:val="right" w:pos="9026"/>
      </w:tabs>
      <w:snapToGrid w:val="0"/>
    </w:pPr>
  </w:style>
  <w:style w:type="character" w:customStyle="1" w:styleId="Char2">
    <w:name w:val="머리글 Char"/>
    <w:basedOn w:val="a1"/>
    <w:link w:val="aa"/>
    <w:uiPriority w:val="99"/>
    <w:rsid w:val="006005BB"/>
  </w:style>
  <w:style w:type="paragraph" w:styleId="ab">
    <w:name w:val="footer"/>
    <w:basedOn w:val="a0"/>
    <w:link w:val="Char3"/>
    <w:uiPriority w:val="99"/>
    <w:unhideWhenUsed/>
    <w:rsid w:val="006005BB"/>
    <w:pPr>
      <w:tabs>
        <w:tab w:val="center" w:pos="4513"/>
        <w:tab w:val="right" w:pos="9026"/>
      </w:tabs>
      <w:snapToGrid w:val="0"/>
    </w:pPr>
  </w:style>
  <w:style w:type="character" w:customStyle="1" w:styleId="Char3">
    <w:name w:val="바닥글 Char"/>
    <w:basedOn w:val="a1"/>
    <w:link w:val="ab"/>
    <w:uiPriority w:val="99"/>
    <w:rsid w:val="006005BB"/>
  </w:style>
  <w:style w:type="paragraph" w:customStyle="1" w:styleId="MS">
    <w:name w:val="MS바탕글"/>
    <w:basedOn w:val="a0"/>
    <w:uiPriority w:val="99"/>
    <w:rsid w:val="00C75C20"/>
    <w:pPr>
      <w:shd w:val="clear" w:color="auto" w:fill="FFFFFF"/>
      <w:snapToGrid w:val="0"/>
      <w:spacing w:line="384" w:lineRule="auto"/>
      <w:textAlignment w:val="baseline"/>
    </w:pPr>
    <w:rPr>
      <w:rFonts w:ascii="굴림" w:eastAsia="굴림" w:hAnsi="굴림" w:cs="굴림"/>
      <w:color w:val="000000"/>
      <w:kern w:val="0"/>
      <w:szCs w:val="20"/>
    </w:rPr>
  </w:style>
  <w:style w:type="paragraph" w:styleId="ac">
    <w:name w:val="Body Text"/>
    <w:basedOn w:val="a0"/>
    <w:link w:val="Char4"/>
    <w:uiPriority w:val="99"/>
    <w:semiHidden/>
    <w:unhideWhenUsed/>
    <w:rsid w:val="006E6B90"/>
    <w:pPr>
      <w:snapToGrid w:val="0"/>
      <w:spacing w:line="384" w:lineRule="auto"/>
      <w:ind w:left="300"/>
      <w:textAlignment w:val="baseline"/>
    </w:pPr>
    <w:rPr>
      <w:rFonts w:ascii="굴림" w:eastAsia="굴림" w:hAnsi="굴림" w:cs="굴림"/>
      <w:color w:val="000000"/>
      <w:kern w:val="0"/>
      <w:szCs w:val="20"/>
    </w:rPr>
  </w:style>
  <w:style w:type="character" w:customStyle="1" w:styleId="Char4">
    <w:name w:val="본문 Char"/>
    <w:basedOn w:val="a1"/>
    <w:link w:val="ac"/>
    <w:uiPriority w:val="99"/>
    <w:semiHidden/>
    <w:rsid w:val="006E6B90"/>
    <w:rPr>
      <w:rFonts w:ascii="굴림" w:eastAsia="굴림" w:hAnsi="굴림" w:cs="굴림"/>
      <w:color w:val="000000"/>
      <w:kern w:val="0"/>
      <w:szCs w:val="20"/>
    </w:rPr>
  </w:style>
  <w:style w:type="paragraph" w:customStyle="1" w:styleId="xl109">
    <w:name w:val="xl109"/>
    <w:basedOn w:val="a0"/>
    <w:rsid w:val="006E6B90"/>
    <w:pPr>
      <w:wordWrap/>
      <w:jc w:val="left"/>
      <w:textAlignment w:val="center"/>
    </w:pPr>
    <w:rPr>
      <w:rFonts w:ascii="굴림" w:eastAsia="굴림" w:hAnsi="굴림" w:cs="굴림"/>
      <w:color w:val="000000"/>
      <w:kern w:val="0"/>
      <w:sz w:val="18"/>
      <w:szCs w:val="18"/>
    </w:rPr>
  </w:style>
  <w:style w:type="paragraph" w:customStyle="1" w:styleId="xl110">
    <w:name w:val="xl110"/>
    <w:basedOn w:val="a0"/>
    <w:rsid w:val="006E6B90"/>
    <w:pPr>
      <w:wordWrap/>
      <w:jc w:val="left"/>
      <w:textAlignment w:val="center"/>
    </w:pPr>
    <w:rPr>
      <w:rFonts w:ascii="굴림" w:eastAsia="굴림" w:hAnsi="굴림" w:cs="굴림"/>
      <w:color w:val="000000"/>
      <w:kern w:val="0"/>
      <w:sz w:val="18"/>
      <w:szCs w:val="18"/>
    </w:rPr>
  </w:style>
  <w:style w:type="paragraph" w:customStyle="1" w:styleId="ad">
    <w:name w:val="면접원안내문"/>
    <w:basedOn w:val="a0"/>
    <w:rsid w:val="006E6B90"/>
    <w:pPr>
      <w:snapToGrid w:val="0"/>
      <w:spacing w:line="384" w:lineRule="auto"/>
      <w:textAlignment w:val="baseline"/>
    </w:pPr>
    <w:rPr>
      <w:rFonts w:ascii="굴림" w:eastAsia="굴림" w:hAnsi="굴림" w:cs="굴림"/>
      <w:b/>
      <w:bCs/>
      <w:color w:val="008000"/>
      <w:kern w:val="0"/>
      <w:szCs w:val="20"/>
    </w:rPr>
  </w:style>
  <w:style w:type="paragraph" w:customStyle="1" w:styleId="ae">
    <w:name w:val="응답항목"/>
    <w:basedOn w:val="a0"/>
    <w:rsid w:val="00E77326"/>
    <w:pPr>
      <w:shd w:val="clear" w:color="auto" w:fill="FFFFFF"/>
      <w:snapToGrid w:val="0"/>
      <w:spacing w:line="336" w:lineRule="auto"/>
      <w:ind w:firstLine="782"/>
      <w:textAlignment w:val="baseline"/>
    </w:pPr>
    <w:rPr>
      <w:rFonts w:ascii="굴림" w:eastAsia="굴림" w:hAnsi="굴림" w:cs="굴림"/>
      <w:color w:val="000000"/>
      <w:spacing w:val="-10"/>
      <w:w w:val="95"/>
      <w:kern w:val="0"/>
      <w:szCs w:val="20"/>
    </w:rPr>
  </w:style>
  <w:style w:type="character" w:styleId="af">
    <w:name w:val="Placeholder Text"/>
    <w:basedOn w:val="a1"/>
    <w:uiPriority w:val="99"/>
    <w:semiHidden/>
    <w:rsid w:val="00E47996"/>
    <w:rPr>
      <w:color w:val="808080"/>
    </w:rPr>
  </w:style>
  <w:style w:type="paragraph" w:styleId="af0">
    <w:name w:val="Normal (Web)"/>
    <w:basedOn w:val="a0"/>
    <w:uiPriority w:val="99"/>
    <w:unhideWhenUsed/>
    <w:rsid w:val="00FD76A1"/>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1">
    <w:name w:val="Hyperlink"/>
    <w:basedOn w:val="a1"/>
    <w:uiPriority w:val="99"/>
    <w:unhideWhenUsed/>
    <w:rsid w:val="00461859"/>
    <w:rPr>
      <w:color w:val="0000FF" w:themeColor="hyperlink"/>
      <w:u w:val="single"/>
    </w:rPr>
  </w:style>
  <w:style w:type="character" w:styleId="af2">
    <w:name w:val="FollowedHyperlink"/>
    <w:basedOn w:val="a1"/>
    <w:uiPriority w:val="99"/>
    <w:semiHidden/>
    <w:unhideWhenUsed/>
    <w:rsid w:val="00461859"/>
    <w:rPr>
      <w:color w:val="800080" w:themeColor="followedHyperlink"/>
      <w:u w:val="single"/>
    </w:rPr>
  </w:style>
  <w:style w:type="character" w:customStyle="1" w:styleId="fntk058">
    <w:name w:val="fnt_k058"/>
    <w:basedOn w:val="a1"/>
    <w:rsid w:val="00461859"/>
    <w:rPr>
      <w:rFonts w:ascii="굴림" w:eastAsia="굴림" w:hAnsi="굴림" w:hint="eastAsia"/>
      <w:color w:val="000000"/>
      <w:sz w:val="13"/>
      <w:szCs w:val="13"/>
    </w:rPr>
  </w:style>
  <w:style w:type="character" w:customStyle="1" w:styleId="shorttext">
    <w:name w:val="short_text"/>
    <w:basedOn w:val="a1"/>
    <w:rsid w:val="00461859"/>
  </w:style>
  <w:style w:type="character" w:customStyle="1" w:styleId="equiv">
    <w:name w:val="equiv"/>
    <w:basedOn w:val="a1"/>
    <w:rsid w:val="00461859"/>
  </w:style>
  <w:style w:type="character" w:customStyle="1" w:styleId="fnte074">
    <w:name w:val="fnt_e074"/>
    <w:basedOn w:val="a1"/>
    <w:rsid w:val="00461859"/>
    <w:rPr>
      <w:rFonts w:ascii="Arial" w:hAnsi="Arial" w:cs="Arial" w:hint="default"/>
      <w:b w:val="0"/>
      <w:bCs w:val="0"/>
      <w:color w:val="666666"/>
      <w:sz w:val="12"/>
      <w:szCs w:val="12"/>
    </w:rPr>
  </w:style>
  <w:style w:type="character" w:customStyle="1" w:styleId="hps">
    <w:name w:val="hps"/>
    <w:basedOn w:val="a1"/>
    <w:rsid w:val="00461859"/>
  </w:style>
  <w:style w:type="character" w:styleId="af3">
    <w:name w:val="annotation reference"/>
    <w:basedOn w:val="a1"/>
    <w:uiPriority w:val="99"/>
    <w:semiHidden/>
    <w:unhideWhenUsed/>
    <w:rsid w:val="00EB6640"/>
    <w:rPr>
      <w:sz w:val="18"/>
      <w:szCs w:val="18"/>
    </w:rPr>
  </w:style>
  <w:style w:type="paragraph" w:styleId="af4">
    <w:name w:val="annotation text"/>
    <w:basedOn w:val="a0"/>
    <w:link w:val="Char5"/>
    <w:uiPriority w:val="99"/>
    <w:unhideWhenUsed/>
    <w:rsid w:val="00EB6640"/>
    <w:pPr>
      <w:jc w:val="left"/>
    </w:pPr>
  </w:style>
  <w:style w:type="character" w:customStyle="1" w:styleId="Char5">
    <w:name w:val="메모 텍스트 Char"/>
    <w:basedOn w:val="a1"/>
    <w:link w:val="af4"/>
    <w:uiPriority w:val="99"/>
    <w:rsid w:val="00EB6640"/>
  </w:style>
  <w:style w:type="paragraph" w:styleId="af5">
    <w:name w:val="annotation subject"/>
    <w:basedOn w:val="af4"/>
    <w:next w:val="af4"/>
    <w:link w:val="Char6"/>
    <w:uiPriority w:val="99"/>
    <w:semiHidden/>
    <w:unhideWhenUsed/>
    <w:rsid w:val="00EB6640"/>
    <w:rPr>
      <w:b/>
      <w:bCs/>
    </w:rPr>
  </w:style>
  <w:style w:type="character" w:customStyle="1" w:styleId="Char6">
    <w:name w:val="메모 주제 Char"/>
    <w:basedOn w:val="Char5"/>
    <w:link w:val="af5"/>
    <w:uiPriority w:val="99"/>
    <w:semiHidden/>
    <w:rsid w:val="00EB6640"/>
    <w:rPr>
      <w:b/>
      <w:bCs/>
    </w:rPr>
  </w:style>
  <w:style w:type="paragraph" w:customStyle="1" w:styleId="Default">
    <w:name w:val="Default"/>
    <w:rsid w:val="00255E5E"/>
    <w:pPr>
      <w:widowControl w:val="0"/>
      <w:autoSpaceDE w:val="0"/>
      <w:autoSpaceDN w:val="0"/>
      <w:adjustRightInd w:val="0"/>
    </w:pPr>
    <w:rPr>
      <w:rFonts w:ascii="ANKLN C+ Courier" w:eastAsia="ANKLN C+ Courier" w:cs="ANKLN C+ Courier"/>
      <w:color w:val="000000"/>
      <w:kern w:val="0"/>
      <w:sz w:val="24"/>
      <w:szCs w:val="24"/>
    </w:rPr>
  </w:style>
  <w:style w:type="character" w:customStyle="1" w:styleId="tgc">
    <w:name w:val="_tgc"/>
    <w:basedOn w:val="a1"/>
    <w:rsid w:val="00160B61"/>
  </w:style>
  <w:style w:type="character" w:customStyle="1" w:styleId="1Char">
    <w:name w:val="제목 1 Char"/>
    <w:basedOn w:val="a1"/>
    <w:link w:val="11"/>
    <w:uiPriority w:val="9"/>
    <w:rsid w:val="003A6C5D"/>
    <w:rPr>
      <w:rFonts w:asciiTheme="majorHAnsi" w:eastAsiaTheme="majorEastAsia" w:hAnsiTheme="majorHAnsi" w:cstheme="majorBidi"/>
      <w:sz w:val="28"/>
      <w:szCs w:val="28"/>
    </w:rPr>
  </w:style>
  <w:style w:type="paragraph" w:styleId="TOC">
    <w:name w:val="TOC Heading"/>
    <w:basedOn w:val="11"/>
    <w:next w:val="a0"/>
    <w:uiPriority w:val="39"/>
    <w:semiHidden/>
    <w:unhideWhenUsed/>
    <w:qFormat/>
    <w:rsid w:val="00D41E28"/>
    <w:pPr>
      <w:keepLines/>
      <w:widowControl/>
      <w:wordWrap/>
      <w:autoSpaceDE/>
      <w:autoSpaceDN/>
      <w:spacing w:before="480" w:line="276" w:lineRule="auto"/>
      <w:jc w:val="left"/>
      <w:outlineLvl w:val="9"/>
    </w:pPr>
    <w:rPr>
      <w:b/>
      <w:bCs/>
      <w:color w:val="365F91" w:themeColor="accent1" w:themeShade="BF"/>
      <w:kern w:val="0"/>
    </w:rPr>
  </w:style>
  <w:style w:type="paragraph" w:styleId="1">
    <w:name w:val="toc 1"/>
    <w:basedOn w:val="a0"/>
    <w:next w:val="a0"/>
    <w:autoRedefine/>
    <w:uiPriority w:val="39"/>
    <w:unhideWhenUsed/>
    <w:rsid w:val="00D41E28"/>
    <w:pPr>
      <w:numPr>
        <w:numId w:val="1172"/>
      </w:numPr>
      <w:tabs>
        <w:tab w:val="right" w:leader="dot" w:pos="9628"/>
      </w:tabs>
      <w:spacing w:line="360" w:lineRule="auto"/>
    </w:pPr>
  </w:style>
  <w:style w:type="character" w:customStyle="1" w:styleId="cred21">
    <w:name w:val="c_red21"/>
    <w:basedOn w:val="a1"/>
    <w:rsid w:val="00E4364C"/>
    <w:rPr>
      <w:color w:val="D42B2A"/>
    </w:rPr>
  </w:style>
  <w:style w:type="paragraph" w:customStyle="1" w:styleId="20">
    <w:name w:val="2 질문과응답"/>
    <w:basedOn w:val="a0"/>
    <w:rsid w:val="00CC5F09"/>
    <w:pPr>
      <w:spacing w:line="384" w:lineRule="auto"/>
      <w:textAlignment w:val="baseline"/>
    </w:pPr>
    <w:rPr>
      <w:rFonts w:ascii="나눔명조" w:eastAsia="굴림" w:hAnsi="굴림" w:cs="굴림"/>
      <w:color w:val="000000"/>
      <w:spacing w:val="-2"/>
      <w:kern w:val="0"/>
      <w:szCs w:val="20"/>
    </w:rPr>
  </w:style>
  <w:style w:type="paragraph" w:customStyle="1" w:styleId="4">
    <w:name w:val="4 로직본문"/>
    <w:basedOn w:val="a0"/>
    <w:rsid w:val="00CC5F09"/>
    <w:pPr>
      <w:snapToGrid w:val="0"/>
      <w:spacing w:line="336" w:lineRule="auto"/>
      <w:ind w:left="400" w:hanging="360"/>
      <w:textAlignment w:val="baseline"/>
    </w:pPr>
    <w:rPr>
      <w:rFonts w:ascii="굴림체" w:eastAsia="굴림" w:hAnsi="굴림" w:cs="굴림"/>
      <w:color w:val="D17373"/>
      <w:kern w:val="0"/>
      <w:szCs w:val="20"/>
    </w:rPr>
  </w:style>
  <w:style w:type="paragraph" w:customStyle="1" w:styleId="af6">
    <w:name w:val="소제목"/>
    <w:basedOn w:val="a0"/>
    <w:rsid w:val="00CC5F09"/>
    <w:pPr>
      <w:spacing w:line="384" w:lineRule="auto"/>
      <w:ind w:left="760" w:hanging="360"/>
      <w:textAlignment w:val="baseline"/>
    </w:pPr>
    <w:rPr>
      <w:rFonts w:ascii="굴림체" w:eastAsia="굴림" w:hAnsi="굴림" w:cs="굴림"/>
      <w:b/>
      <w:bCs/>
      <w:color w:val="0000FF"/>
      <w:kern w:val="0"/>
      <w:sz w:val="24"/>
      <w:szCs w:val="24"/>
    </w:rPr>
  </w:style>
  <w:style w:type="paragraph" w:styleId="af7">
    <w:name w:val="Title"/>
    <w:basedOn w:val="a0"/>
    <w:next w:val="a0"/>
    <w:link w:val="Char7"/>
    <w:uiPriority w:val="10"/>
    <w:qFormat/>
    <w:rsid w:val="003E2DDC"/>
    <w:pPr>
      <w:spacing w:before="240" w:after="120"/>
      <w:jc w:val="center"/>
      <w:outlineLvl w:val="0"/>
    </w:pPr>
    <w:rPr>
      <w:rFonts w:asciiTheme="majorHAnsi" w:eastAsiaTheme="majorEastAsia" w:hAnsiTheme="majorHAnsi" w:cstheme="majorBidi"/>
      <w:b/>
      <w:bCs/>
      <w:sz w:val="32"/>
      <w:szCs w:val="32"/>
    </w:rPr>
  </w:style>
  <w:style w:type="character" w:customStyle="1" w:styleId="Char7">
    <w:name w:val="제목 Char"/>
    <w:basedOn w:val="a1"/>
    <w:link w:val="af7"/>
    <w:uiPriority w:val="10"/>
    <w:rsid w:val="003E2DDC"/>
    <w:rPr>
      <w:rFonts w:asciiTheme="majorHAnsi" w:eastAsiaTheme="majorEastAsia" w:hAnsiTheme="majorHAnsi" w:cstheme="majorBidi"/>
      <w:b/>
      <w:bCs/>
      <w:sz w:val="32"/>
      <w:szCs w:val="32"/>
    </w:rPr>
  </w:style>
  <w:style w:type="paragraph" w:styleId="af8">
    <w:name w:val="Subtitle"/>
    <w:basedOn w:val="a0"/>
    <w:next w:val="a0"/>
    <w:link w:val="Char8"/>
    <w:uiPriority w:val="11"/>
    <w:qFormat/>
    <w:rsid w:val="003E2DDC"/>
    <w:pPr>
      <w:spacing w:after="60"/>
      <w:jc w:val="center"/>
      <w:outlineLvl w:val="1"/>
    </w:pPr>
    <w:rPr>
      <w:sz w:val="24"/>
      <w:szCs w:val="24"/>
    </w:rPr>
  </w:style>
  <w:style w:type="character" w:customStyle="1" w:styleId="Char8">
    <w:name w:val="부제 Char"/>
    <w:basedOn w:val="a1"/>
    <w:link w:val="af8"/>
    <w:uiPriority w:val="11"/>
    <w:rsid w:val="003E2DDC"/>
    <w:rPr>
      <w:sz w:val="24"/>
      <w:szCs w:val="24"/>
    </w:rPr>
  </w:style>
  <w:style w:type="paragraph" w:styleId="af9">
    <w:name w:val="No Spacing"/>
    <w:uiPriority w:val="1"/>
    <w:qFormat/>
    <w:rsid w:val="0025624E"/>
    <w:pPr>
      <w:widowControl w:val="0"/>
      <w:wordWrap w:val="0"/>
      <w:autoSpaceDE w:val="0"/>
      <w:autoSpaceDN w:val="0"/>
      <w:jc w:val="both"/>
    </w:pPr>
  </w:style>
  <w:style w:type="paragraph" w:styleId="afa">
    <w:name w:val="Revision"/>
    <w:hidden/>
    <w:uiPriority w:val="99"/>
    <w:semiHidden/>
    <w:rsid w:val="000F3AB7"/>
  </w:style>
  <w:style w:type="paragraph" w:customStyle="1" w:styleId="10">
    <w:name w:val="홍1"/>
    <w:basedOn w:val="a6"/>
    <w:link w:val="1Char0"/>
    <w:rsid w:val="00942E86"/>
    <w:pPr>
      <w:numPr>
        <w:numId w:val="1376"/>
      </w:numPr>
      <w:spacing w:line="384" w:lineRule="auto"/>
      <w:ind w:leftChars="0" w:left="0"/>
      <w:textAlignment w:val="baseline"/>
    </w:pPr>
    <w:rPr>
      <w:rFonts w:ascii="Arial" w:eastAsia="나눔명조" w:hAnsi="Arial" w:cs="Arial"/>
      <w:color w:val="FF0000"/>
      <w:spacing w:val="-2"/>
      <w:kern w:val="0"/>
      <w:sz w:val="22"/>
    </w:rPr>
  </w:style>
  <w:style w:type="paragraph" w:customStyle="1" w:styleId="2">
    <w:name w:val="홍2"/>
    <w:basedOn w:val="a6"/>
    <w:link w:val="2Char"/>
    <w:qFormat/>
    <w:rsid w:val="00E27D36"/>
    <w:pPr>
      <w:numPr>
        <w:numId w:val="1377"/>
      </w:numPr>
      <w:spacing w:line="384" w:lineRule="auto"/>
      <w:ind w:leftChars="0" w:left="0"/>
      <w:textAlignment w:val="baseline"/>
    </w:pPr>
    <w:rPr>
      <w:rFonts w:ascii="Arial" w:eastAsia="나눔명조" w:hAnsi="Arial" w:cs="Arial"/>
      <w:color w:val="FF0000"/>
      <w:spacing w:val="-2"/>
      <w:kern w:val="0"/>
      <w:sz w:val="22"/>
    </w:rPr>
  </w:style>
  <w:style w:type="character" w:customStyle="1" w:styleId="Char">
    <w:name w:val="목록 단락 Char"/>
    <w:basedOn w:val="a1"/>
    <w:link w:val="a6"/>
    <w:uiPriority w:val="34"/>
    <w:rsid w:val="00942E86"/>
  </w:style>
  <w:style w:type="character" w:customStyle="1" w:styleId="1Char0">
    <w:name w:val="홍1 Char"/>
    <w:basedOn w:val="Char"/>
    <w:link w:val="10"/>
    <w:rsid w:val="00942E86"/>
    <w:rPr>
      <w:rFonts w:ascii="Arial" w:eastAsia="나눔명조" w:hAnsi="Arial" w:cs="Arial"/>
      <w:color w:val="FF0000"/>
      <w:spacing w:val="-2"/>
      <w:kern w:val="0"/>
      <w:sz w:val="22"/>
    </w:rPr>
  </w:style>
  <w:style w:type="character" w:customStyle="1" w:styleId="2Char">
    <w:name w:val="홍2 Char"/>
    <w:basedOn w:val="Char"/>
    <w:link w:val="2"/>
    <w:rsid w:val="00E27D36"/>
    <w:rPr>
      <w:rFonts w:ascii="Arial" w:eastAsia="나눔명조" w:hAnsi="Arial" w:cs="Arial"/>
      <w:color w:val="FF0000"/>
      <w:spacing w:val="-2"/>
      <w:kern w:val="0"/>
      <w:sz w:val="22"/>
    </w:rPr>
  </w:style>
  <w:style w:type="paragraph" w:customStyle="1" w:styleId="3">
    <w:name w:val="홍3"/>
    <w:basedOn w:val="a0"/>
    <w:link w:val="3Char"/>
    <w:qFormat/>
    <w:rsid w:val="00360EC8"/>
    <w:pPr>
      <w:spacing w:line="384" w:lineRule="auto"/>
      <w:textAlignment w:val="baseline"/>
    </w:pPr>
    <w:rPr>
      <w:rFonts w:ascii="Arial" w:eastAsia="나눔명조" w:hAnsi="Arial" w:cs="Arial"/>
      <w:color w:val="FF0000"/>
      <w:spacing w:val="-2"/>
      <w:kern w:val="0"/>
      <w:sz w:val="22"/>
    </w:rPr>
  </w:style>
  <w:style w:type="character" w:customStyle="1" w:styleId="3Char">
    <w:name w:val="홍3 Char"/>
    <w:basedOn w:val="a1"/>
    <w:link w:val="3"/>
    <w:rsid w:val="00360EC8"/>
    <w:rPr>
      <w:rFonts w:ascii="Arial" w:eastAsia="나눔명조" w:hAnsi="Arial" w:cs="Arial"/>
      <w:color w:val="FF0000"/>
      <w:spacing w:val="-2"/>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9945">
      <w:bodyDiv w:val="1"/>
      <w:marLeft w:val="0"/>
      <w:marRight w:val="0"/>
      <w:marTop w:val="0"/>
      <w:marBottom w:val="0"/>
      <w:divBdr>
        <w:top w:val="none" w:sz="0" w:space="0" w:color="auto"/>
        <w:left w:val="none" w:sz="0" w:space="0" w:color="auto"/>
        <w:bottom w:val="none" w:sz="0" w:space="0" w:color="auto"/>
        <w:right w:val="none" w:sz="0" w:space="0" w:color="auto"/>
      </w:divBdr>
    </w:div>
    <w:div w:id="1932822">
      <w:bodyDiv w:val="1"/>
      <w:marLeft w:val="0"/>
      <w:marRight w:val="0"/>
      <w:marTop w:val="0"/>
      <w:marBottom w:val="0"/>
      <w:divBdr>
        <w:top w:val="none" w:sz="0" w:space="0" w:color="auto"/>
        <w:left w:val="none" w:sz="0" w:space="0" w:color="auto"/>
        <w:bottom w:val="none" w:sz="0" w:space="0" w:color="auto"/>
        <w:right w:val="none" w:sz="0" w:space="0" w:color="auto"/>
      </w:divBdr>
    </w:div>
    <w:div w:id="2511853">
      <w:bodyDiv w:val="1"/>
      <w:marLeft w:val="0"/>
      <w:marRight w:val="0"/>
      <w:marTop w:val="0"/>
      <w:marBottom w:val="0"/>
      <w:divBdr>
        <w:top w:val="none" w:sz="0" w:space="0" w:color="auto"/>
        <w:left w:val="none" w:sz="0" w:space="0" w:color="auto"/>
        <w:bottom w:val="none" w:sz="0" w:space="0" w:color="auto"/>
        <w:right w:val="none" w:sz="0" w:space="0" w:color="auto"/>
      </w:divBdr>
    </w:div>
    <w:div w:id="4020769">
      <w:bodyDiv w:val="1"/>
      <w:marLeft w:val="0"/>
      <w:marRight w:val="0"/>
      <w:marTop w:val="0"/>
      <w:marBottom w:val="0"/>
      <w:divBdr>
        <w:top w:val="none" w:sz="0" w:space="0" w:color="auto"/>
        <w:left w:val="none" w:sz="0" w:space="0" w:color="auto"/>
        <w:bottom w:val="none" w:sz="0" w:space="0" w:color="auto"/>
        <w:right w:val="none" w:sz="0" w:space="0" w:color="auto"/>
      </w:divBdr>
    </w:div>
    <w:div w:id="5253615">
      <w:bodyDiv w:val="1"/>
      <w:marLeft w:val="0"/>
      <w:marRight w:val="0"/>
      <w:marTop w:val="0"/>
      <w:marBottom w:val="0"/>
      <w:divBdr>
        <w:top w:val="none" w:sz="0" w:space="0" w:color="auto"/>
        <w:left w:val="none" w:sz="0" w:space="0" w:color="auto"/>
        <w:bottom w:val="none" w:sz="0" w:space="0" w:color="auto"/>
        <w:right w:val="none" w:sz="0" w:space="0" w:color="auto"/>
      </w:divBdr>
    </w:div>
    <w:div w:id="6561093">
      <w:bodyDiv w:val="1"/>
      <w:marLeft w:val="0"/>
      <w:marRight w:val="0"/>
      <w:marTop w:val="0"/>
      <w:marBottom w:val="0"/>
      <w:divBdr>
        <w:top w:val="none" w:sz="0" w:space="0" w:color="auto"/>
        <w:left w:val="none" w:sz="0" w:space="0" w:color="auto"/>
        <w:bottom w:val="none" w:sz="0" w:space="0" w:color="auto"/>
        <w:right w:val="none" w:sz="0" w:space="0" w:color="auto"/>
      </w:divBdr>
    </w:div>
    <w:div w:id="7566855">
      <w:bodyDiv w:val="1"/>
      <w:marLeft w:val="0"/>
      <w:marRight w:val="0"/>
      <w:marTop w:val="0"/>
      <w:marBottom w:val="0"/>
      <w:divBdr>
        <w:top w:val="none" w:sz="0" w:space="0" w:color="auto"/>
        <w:left w:val="none" w:sz="0" w:space="0" w:color="auto"/>
        <w:bottom w:val="none" w:sz="0" w:space="0" w:color="auto"/>
        <w:right w:val="none" w:sz="0" w:space="0" w:color="auto"/>
      </w:divBdr>
    </w:div>
    <w:div w:id="7677349">
      <w:bodyDiv w:val="1"/>
      <w:marLeft w:val="0"/>
      <w:marRight w:val="0"/>
      <w:marTop w:val="0"/>
      <w:marBottom w:val="0"/>
      <w:divBdr>
        <w:top w:val="none" w:sz="0" w:space="0" w:color="auto"/>
        <w:left w:val="none" w:sz="0" w:space="0" w:color="auto"/>
        <w:bottom w:val="none" w:sz="0" w:space="0" w:color="auto"/>
        <w:right w:val="none" w:sz="0" w:space="0" w:color="auto"/>
      </w:divBdr>
    </w:div>
    <w:div w:id="8260023">
      <w:bodyDiv w:val="1"/>
      <w:marLeft w:val="0"/>
      <w:marRight w:val="0"/>
      <w:marTop w:val="0"/>
      <w:marBottom w:val="0"/>
      <w:divBdr>
        <w:top w:val="none" w:sz="0" w:space="0" w:color="auto"/>
        <w:left w:val="none" w:sz="0" w:space="0" w:color="auto"/>
        <w:bottom w:val="none" w:sz="0" w:space="0" w:color="auto"/>
        <w:right w:val="none" w:sz="0" w:space="0" w:color="auto"/>
      </w:divBdr>
    </w:div>
    <w:div w:id="9727783">
      <w:bodyDiv w:val="1"/>
      <w:marLeft w:val="0"/>
      <w:marRight w:val="0"/>
      <w:marTop w:val="0"/>
      <w:marBottom w:val="0"/>
      <w:divBdr>
        <w:top w:val="none" w:sz="0" w:space="0" w:color="auto"/>
        <w:left w:val="none" w:sz="0" w:space="0" w:color="auto"/>
        <w:bottom w:val="none" w:sz="0" w:space="0" w:color="auto"/>
        <w:right w:val="none" w:sz="0" w:space="0" w:color="auto"/>
      </w:divBdr>
    </w:div>
    <w:div w:id="9845435">
      <w:bodyDiv w:val="1"/>
      <w:marLeft w:val="0"/>
      <w:marRight w:val="0"/>
      <w:marTop w:val="0"/>
      <w:marBottom w:val="0"/>
      <w:divBdr>
        <w:top w:val="none" w:sz="0" w:space="0" w:color="auto"/>
        <w:left w:val="none" w:sz="0" w:space="0" w:color="auto"/>
        <w:bottom w:val="none" w:sz="0" w:space="0" w:color="auto"/>
        <w:right w:val="none" w:sz="0" w:space="0" w:color="auto"/>
      </w:divBdr>
    </w:div>
    <w:div w:id="10186827">
      <w:bodyDiv w:val="1"/>
      <w:marLeft w:val="0"/>
      <w:marRight w:val="0"/>
      <w:marTop w:val="0"/>
      <w:marBottom w:val="0"/>
      <w:divBdr>
        <w:top w:val="none" w:sz="0" w:space="0" w:color="auto"/>
        <w:left w:val="none" w:sz="0" w:space="0" w:color="auto"/>
        <w:bottom w:val="none" w:sz="0" w:space="0" w:color="auto"/>
        <w:right w:val="none" w:sz="0" w:space="0" w:color="auto"/>
      </w:divBdr>
    </w:div>
    <w:div w:id="10225306">
      <w:bodyDiv w:val="1"/>
      <w:marLeft w:val="0"/>
      <w:marRight w:val="0"/>
      <w:marTop w:val="0"/>
      <w:marBottom w:val="0"/>
      <w:divBdr>
        <w:top w:val="none" w:sz="0" w:space="0" w:color="auto"/>
        <w:left w:val="none" w:sz="0" w:space="0" w:color="auto"/>
        <w:bottom w:val="none" w:sz="0" w:space="0" w:color="auto"/>
        <w:right w:val="none" w:sz="0" w:space="0" w:color="auto"/>
      </w:divBdr>
    </w:div>
    <w:div w:id="10568587">
      <w:bodyDiv w:val="1"/>
      <w:marLeft w:val="0"/>
      <w:marRight w:val="0"/>
      <w:marTop w:val="0"/>
      <w:marBottom w:val="0"/>
      <w:divBdr>
        <w:top w:val="none" w:sz="0" w:space="0" w:color="auto"/>
        <w:left w:val="none" w:sz="0" w:space="0" w:color="auto"/>
        <w:bottom w:val="none" w:sz="0" w:space="0" w:color="auto"/>
        <w:right w:val="none" w:sz="0" w:space="0" w:color="auto"/>
      </w:divBdr>
    </w:div>
    <w:div w:id="10884726">
      <w:bodyDiv w:val="1"/>
      <w:marLeft w:val="0"/>
      <w:marRight w:val="0"/>
      <w:marTop w:val="0"/>
      <w:marBottom w:val="0"/>
      <w:divBdr>
        <w:top w:val="none" w:sz="0" w:space="0" w:color="auto"/>
        <w:left w:val="none" w:sz="0" w:space="0" w:color="auto"/>
        <w:bottom w:val="none" w:sz="0" w:space="0" w:color="auto"/>
        <w:right w:val="none" w:sz="0" w:space="0" w:color="auto"/>
      </w:divBdr>
    </w:div>
    <w:div w:id="11151249">
      <w:bodyDiv w:val="1"/>
      <w:marLeft w:val="0"/>
      <w:marRight w:val="0"/>
      <w:marTop w:val="0"/>
      <w:marBottom w:val="0"/>
      <w:divBdr>
        <w:top w:val="none" w:sz="0" w:space="0" w:color="auto"/>
        <w:left w:val="none" w:sz="0" w:space="0" w:color="auto"/>
        <w:bottom w:val="none" w:sz="0" w:space="0" w:color="auto"/>
        <w:right w:val="none" w:sz="0" w:space="0" w:color="auto"/>
      </w:divBdr>
    </w:div>
    <w:div w:id="11155893">
      <w:bodyDiv w:val="1"/>
      <w:marLeft w:val="0"/>
      <w:marRight w:val="0"/>
      <w:marTop w:val="0"/>
      <w:marBottom w:val="0"/>
      <w:divBdr>
        <w:top w:val="none" w:sz="0" w:space="0" w:color="auto"/>
        <w:left w:val="none" w:sz="0" w:space="0" w:color="auto"/>
        <w:bottom w:val="none" w:sz="0" w:space="0" w:color="auto"/>
        <w:right w:val="none" w:sz="0" w:space="0" w:color="auto"/>
      </w:divBdr>
    </w:div>
    <w:div w:id="11499372">
      <w:bodyDiv w:val="1"/>
      <w:marLeft w:val="0"/>
      <w:marRight w:val="0"/>
      <w:marTop w:val="0"/>
      <w:marBottom w:val="0"/>
      <w:divBdr>
        <w:top w:val="none" w:sz="0" w:space="0" w:color="auto"/>
        <w:left w:val="none" w:sz="0" w:space="0" w:color="auto"/>
        <w:bottom w:val="none" w:sz="0" w:space="0" w:color="auto"/>
        <w:right w:val="none" w:sz="0" w:space="0" w:color="auto"/>
      </w:divBdr>
    </w:div>
    <w:div w:id="15280770">
      <w:bodyDiv w:val="1"/>
      <w:marLeft w:val="0"/>
      <w:marRight w:val="0"/>
      <w:marTop w:val="0"/>
      <w:marBottom w:val="0"/>
      <w:divBdr>
        <w:top w:val="none" w:sz="0" w:space="0" w:color="auto"/>
        <w:left w:val="none" w:sz="0" w:space="0" w:color="auto"/>
        <w:bottom w:val="none" w:sz="0" w:space="0" w:color="auto"/>
        <w:right w:val="none" w:sz="0" w:space="0" w:color="auto"/>
      </w:divBdr>
    </w:div>
    <w:div w:id="19359280">
      <w:bodyDiv w:val="1"/>
      <w:marLeft w:val="0"/>
      <w:marRight w:val="0"/>
      <w:marTop w:val="0"/>
      <w:marBottom w:val="0"/>
      <w:divBdr>
        <w:top w:val="none" w:sz="0" w:space="0" w:color="auto"/>
        <w:left w:val="none" w:sz="0" w:space="0" w:color="auto"/>
        <w:bottom w:val="none" w:sz="0" w:space="0" w:color="auto"/>
        <w:right w:val="none" w:sz="0" w:space="0" w:color="auto"/>
      </w:divBdr>
    </w:div>
    <w:div w:id="21176055">
      <w:bodyDiv w:val="1"/>
      <w:marLeft w:val="0"/>
      <w:marRight w:val="0"/>
      <w:marTop w:val="0"/>
      <w:marBottom w:val="0"/>
      <w:divBdr>
        <w:top w:val="none" w:sz="0" w:space="0" w:color="auto"/>
        <w:left w:val="none" w:sz="0" w:space="0" w:color="auto"/>
        <w:bottom w:val="none" w:sz="0" w:space="0" w:color="auto"/>
        <w:right w:val="none" w:sz="0" w:space="0" w:color="auto"/>
      </w:divBdr>
    </w:div>
    <w:div w:id="21321855">
      <w:bodyDiv w:val="1"/>
      <w:marLeft w:val="0"/>
      <w:marRight w:val="0"/>
      <w:marTop w:val="0"/>
      <w:marBottom w:val="0"/>
      <w:divBdr>
        <w:top w:val="none" w:sz="0" w:space="0" w:color="auto"/>
        <w:left w:val="none" w:sz="0" w:space="0" w:color="auto"/>
        <w:bottom w:val="none" w:sz="0" w:space="0" w:color="auto"/>
        <w:right w:val="none" w:sz="0" w:space="0" w:color="auto"/>
      </w:divBdr>
    </w:div>
    <w:div w:id="21715155">
      <w:bodyDiv w:val="1"/>
      <w:marLeft w:val="0"/>
      <w:marRight w:val="0"/>
      <w:marTop w:val="0"/>
      <w:marBottom w:val="0"/>
      <w:divBdr>
        <w:top w:val="none" w:sz="0" w:space="0" w:color="auto"/>
        <w:left w:val="none" w:sz="0" w:space="0" w:color="auto"/>
        <w:bottom w:val="none" w:sz="0" w:space="0" w:color="auto"/>
        <w:right w:val="none" w:sz="0" w:space="0" w:color="auto"/>
      </w:divBdr>
    </w:div>
    <w:div w:id="22875356">
      <w:bodyDiv w:val="1"/>
      <w:marLeft w:val="0"/>
      <w:marRight w:val="0"/>
      <w:marTop w:val="0"/>
      <w:marBottom w:val="0"/>
      <w:divBdr>
        <w:top w:val="none" w:sz="0" w:space="0" w:color="auto"/>
        <w:left w:val="none" w:sz="0" w:space="0" w:color="auto"/>
        <w:bottom w:val="none" w:sz="0" w:space="0" w:color="auto"/>
        <w:right w:val="none" w:sz="0" w:space="0" w:color="auto"/>
      </w:divBdr>
    </w:div>
    <w:div w:id="25065567">
      <w:bodyDiv w:val="1"/>
      <w:marLeft w:val="0"/>
      <w:marRight w:val="0"/>
      <w:marTop w:val="0"/>
      <w:marBottom w:val="0"/>
      <w:divBdr>
        <w:top w:val="none" w:sz="0" w:space="0" w:color="auto"/>
        <w:left w:val="none" w:sz="0" w:space="0" w:color="auto"/>
        <w:bottom w:val="none" w:sz="0" w:space="0" w:color="auto"/>
        <w:right w:val="none" w:sz="0" w:space="0" w:color="auto"/>
      </w:divBdr>
    </w:div>
    <w:div w:id="26418793">
      <w:bodyDiv w:val="1"/>
      <w:marLeft w:val="0"/>
      <w:marRight w:val="0"/>
      <w:marTop w:val="0"/>
      <w:marBottom w:val="0"/>
      <w:divBdr>
        <w:top w:val="none" w:sz="0" w:space="0" w:color="auto"/>
        <w:left w:val="none" w:sz="0" w:space="0" w:color="auto"/>
        <w:bottom w:val="none" w:sz="0" w:space="0" w:color="auto"/>
        <w:right w:val="none" w:sz="0" w:space="0" w:color="auto"/>
      </w:divBdr>
    </w:div>
    <w:div w:id="27532459">
      <w:bodyDiv w:val="1"/>
      <w:marLeft w:val="0"/>
      <w:marRight w:val="0"/>
      <w:marTop w:val="0"/>
      <w:marBottom w:val="0"/>
      <w:divBdr>
        <w:top w:val="none" w:sz="0" w:space="0" w:color="auto"/>
        <w:left w:val="none" w:sz="0" w:space="0" w:color="auto"/>
        <w:bottom w:val="none" w:sz="0" w:space="0" w:color="auto"/>
        <w:right w:val="none" w:sz="0" w:space="0" w:color="auto"/>
      </w:divBdr>
    </w:div>
    <w:div w:id="27805843">
      <w:bodyDiv w:val="1"/>
      <w:marLeft w:val="0"/>
      <w:marRight w:val="0"/>
      <w:marTop w:val="0"/>
      <w:marBottom w:val="0"/>
      <w:divBdr>
        <w:top w:val="none" w:sz="0" w:space="0" w:color="auto"/>
        <w:left w:val="none" w:sz="0" w:space="0" w:color="auto"/>
        <w:bottom w:val="none" w:sz="0" w:space="0" w:color="auto"/>
        <w:right w:val="none" w:sz="0" w:space="0" w:color="auto"/>
      </w:divBdr>
    </w:div>
    <w:div w:id="28918736">
      <w:bodyDiv w:val="1"/>
      <w:marLeft w:val="0"/>
      <w:marRight w:val="0"/>
      <w:marTop w:val="0"/>
      <w:marBottom w:val="0"/>
      <w:divBdr>
        <w:top w:val="none" w:sz="0" w:space="0" w:color="auto"/>
        <w:left w:val="none" w:sz="0" w:space="0" w:color="auto"/>
        <w:bottom w:val="none" w:sz="0" w:space="0" w:color="auto"/>
        <w:right w:val="none" w:sz="0" w:space="0" w:color="auto"/>
      </w:divBdr>
    </w:div>
    <w:div w:id="31424230">
      <w:bodyDiv w:val="1"/>
      <w:marLeft w:val="0"/>
      <w:marRight w:val="0"/>
      <w:marTop w:val="0"/>
      <w:marBottom w:val="0"/>
      <w:divBdr>
        <w:top w:val="none" w:sz="0" w:space="0" w:color="auto"/>
        <w:left w:val="none" w:sz="0" w:space="0" w:color="auto"/>
        <w:bottom w:val="none" w:sz="0" w:space="0" w:color="auto"/>
        <w:right w:val="none" w:sz="0" w:space="0" w:color="auto"/>
      </w:divBdr>
    </w:div>
    <w:div w:id="31660724">
      <w:bodyDiv w:val="1"/>
      <w:marLeft w:val="0"/>
      <w:marRight w:val="0"/>
      <w:marTop w:val="0"/>
      <w:marBottom w:val="0"/>
      <w:divBdr>
        <w:top w:val="none" w:sz="0" w:space="0" w:color="auto"/>
        <w:left w:val="none" w:sz="0" w:space="0" w:color="auto"/>
        <w:bottom w:val="none" w:sz="0" w:space="0" w:color="auto"/>
        <w:right w:val="none" w:sz="0" w:space="0" w:color="auto"/>
      </w:divBdr>
    </w:div>
    <w:div w:id="32583355">
      <w:bodyDiv w:val="1"/>
      <w:marLeft w:val="0"/>
      <w:marRight w:val="0"/>
      <w:marTop w:val="0"/>
      <w:marBottom w:val="0"/>
      <w:divBdr>
        <w:top w:val="none" w:sz="0" w:space="0" w:color="auto"/>
        <w:left w:val="none" w:sz="0" w:space="0" w:color="auto"/>
        <w:bottom w:val="none" w:sz="0" w:space="0" w:color="auto"/>
        <w:right w:val="none" w:sz="0" w:space="0" w:color="auto"/>
      </w:divBdr>
    </w:div>
    <w:div w:id="35275560">
      <w:bodyDiv w:val="1"/>
      <w:marLeft w:val="0"/>
      <w:marRight w:val="0"/>
      <w:marTop w:val="0"/>
      <w:marBottom w:val="0"/>
      <w:divBdr>
        <w:top w:val="none" w:sz="0" w:space="0" w:color="auto"/>
        <w:left w:val="none" w:sz="0" w:space="0" w:color="auto"/>
        <w:bottom w:val="none" w:sz="0" w:space="0" w:color="auto"/>
        <w:right w:val="none" w:sz="0" w:space="0" w:color="auto"/>
      </w:divBdr>
    </w:div>
    <w:div w:id="35282754">
      <w:bodyDiv w:val="1"/>
      <w:marLeft w:val="0"/>
      <w:marRight w:val="0"/>
      <w:marTop w:val="0"/>
      <w:marBottom w:val="0"/>
      <w:divBdr>
        <w:top w:val="none" w:sz="0" w:space="0" w:color="auto"/>
        <w:left w:val="none" w:sz="0" w:space="0" w:color="auto"/>
        <w:bottom w:val="none" w:sz="0" w:space="0" w:color="auto"/>
        <w:right w:val="none" w:sz="0" w:space="0" w:color="auto"/>
      </w:divBdr>
    </w:div>
    <w:div w:id="37583825">
      <w:bodyDiv w:val="1"/>
      <w:marLeft w:val="0"/>
      <w:marRight w:val="0"/>
      <w:marTop w:val="0"/>
      <w:marBottom w:val="0"/>
      <w:divBdr>
        <w:top w:val="none" w:sz="0" w:space="0" w:color="auto"/>
        <w:left w:val="none" w:sz="0" w:space="0" w:color="auto"/>
        <w:bottom w:val="none" w:sz="0" w:space="0" w:color="auto"/>
        <w:right w:val="none" w:sz="0" w:space="0" w:color="auto"/>
      </w:divBdr>
    </w:div>
    <w:div w:id="38020036">
      <w:bodyDiv w:val="1"/>
      <w:marLeft w:val="0"/>
      <w:marRight w:val="0"/>
      <w:marTop w:val="0"/>
      <w:marBottom w:val="0"/>
      <w:divBdr>
        <w:top w:val="none" w:sz="0" w:space="0" w:color="auto"/>
        <w:left w:val="none" w:sz="0" w:space="0" w:color="auto"/>
        <w:bottom w:val="none" w:sz="0" w:space="0" w:color="auto"/>
        <w:right w:val="none" w:sz="0" w:space="0" w:color="auto"/>
      </w:divBdr>
    </w:div>
    <w:div w:id="40398130">
      <w:bodyDiv w:val="1"/>
      <w:marLeft w:val="0"/>
      <w:marRight w:val="0"/>
      <w:marTop w:val="0"/>
      <w:marBottom w:val="0"/>
      <w:divBdr>
        <w:top w:val="none" w:sz="0" w:space="0" w:color="auto"/>
        <w:left w:val="none" w:sz="0" w:space="0" w:color="auto"/>
        <w:bottom w:val="none" w:sz="0" w:space="0" w:color="auto"/>
        <w:right w:val="none" w:sz="0" w:space="0" w:color="auto"/>
      </w:divBdr>
    </w:div>
    <w:div w:id="42028210">
      <w:bodyDiv w:val="1"/>
      <w:marLeft w:val="0"/>
      <w:marRight w:val="0"/>
      <w:marTop w:val="0"/>
      <w:marBottom w:val="0"/>
      <w:divBdr>
        <w:top w:val="none" w:sz="0" w:space="0" w:color="auto"/>
        <w:left w:val="none" w:sz="0" w:space="0" w:color="auto"/>
        <w:bottom w:val="none" w:sz="0" w:space="0" w:color="auto"/>
        <w:right w:val="none" w:sz="0" w:space="0" w:color="auto"/>
      </w:divBdr>
    </w:div>
    <w:div w:id="42946859">
      <w:bodyDiv w:val="1"/>
      <w:marLeft w:val="0"/>
      <w:marRight w:val="0"/>
      <w:marTop w:val="0"/>
      <w:marBottom w:val="0"/>
      <w:divBdr>
        <w:top w:val="none" w:sz="0" w:space="0" w:color="auto"/>
        <w:left w:val="none" w:sz="0" w:space="0" w:color="auto"/>
        <w:bottom w:val="none" w:sz="0" w:space="0" w:color="auto"/>
        <w:right w:val="none" w:sz="0" w:space="0" w:color="auto"/>
      </w:divBdr>
    </w:div>
    <w:div w:id="43868232">
      <w:bodyDiv w:val="1"/>
      <w:marLeft w:val="0"/>
      <w:marRight w:val="0"/>
      <w:marTop w:val="0"/>
      <w:marBottom w:val="0"/>
      <w:divBdr>
        <w:top w:val="none" w:sz="0" w:space="0" w:color="auto"/>
        <w:left w:val="none" w:sz="0" w:space="0" w:color="auto"/>
        <w:bottom w:val="none" w:sz="0" w:space="0" w:color="auto"/>
        <w:right w:val="none" w:sz="0" w:space="0" w:color="auto"/>
      </w:divBdr>
    </w:div>
    <w:div w:id="44188018">
      <w:bodyDiv w:val="1"/>
      <w:marLeft w:val="0"/>
      <w:marRight w:val="0"/>
      <w:marTop w:val="0"/>
      <w:marBottom w:val="0"/>
      <w:divBdr>
        <w:top w:val="none" w:sz="0" w:space="0" w:color="auto"/>
        <w:left w:val="none" w:sz="0" w:space="0" w:color="auto"/>
        <w:bottom w:val="none" w:sz="0" w:space="0" w:color="auto"/>
        <w:right w:val="none" w:sz="0" w:space="0" w:color="auto"/>
      </w:divBdr>
    </w:div>
    <w:div w:id="46877993">
      <w:bodyDiv w:val="1"/>
      <w:marLeft w:val="0"/>
      <w:marRight w:val="0"/>
      <w:marTop w:val="0"/>
      <w:marBottom w:val="0"/>
      <w:divBdr>
        <w:top w:val="none" w:sz="0" w:space="0" w:color="auto"/>
        <w:left w:val="none" w:sz="0" w:space="0" w:color="auto"/>
        <w:bottom w:val="none" w:sz="0" w:space="0" w:color="auto"/>
        <w:right w:val="none" w:sz="0" w:space="0" w:color="auto"/>
      </w:divBdr>
    </w:div>
    <w:div w:id="49233339">
      <w:bodyDiv w:val="1"/>
      <w:marLeft w:val="0"/>
      <w:marRight w:val="0"/>
      <w:marTop w:val="0"/>
      <w:marBottom w:val="0"/>
      <w:divBdr>
        <w:top w:val="none" w:sz="0" w:space="0" w:color="auto"/>
        <w:left w:val="none" w:sz="0" w:space="0" w:color="auto"/>
        <w:bottom w:val="none" w:sz="0" w:space="0" w:color="auto"/>
        <w:right w:val="none" w:sz="0" w:space="0" w:color="auto"/>
      </w:divBdr>
    </w:div>
    <w:div w:id="49577840">
      <w:bodyDiv w:val="1"/>
      <w:marLeft w:val="0"/>
      <w:marRight w:val="0"/>
      <w:marTop w:val="0"/>
      <w:marBottom w:val="0"/>
      <w:divBdr>
        <w:top w:val="none" w:sz="0" w:space="0" w:color="auto"/>
        <w:left w:val="none" w:sz="0" w:space="0" w:color="auto"/>
        <w:bottom w:val="none" w:sz="0" w:space="0" w:color="auto"/>
        <w:right w:val="none" w:sz="0" w:space="0" w:color="auto"/>
      </w:divBdr>
    </w:div>
    <w:div w:id="50421580">
      <w:bodyDiv w:val="1"/>
      <w:marLeft w:val="0"/>
      <w:marRight w:val="0"/>
      <w:marTop w:val="0"/>
      <w:marBottom w:val="0"/>
      <w:divBdr>
        <w:top w:val="none" w:sz="0" w:space="0" w:color="auto"/>
        <w:left w:val="none" w:sz="0" w:space="0" w:color="auto"/>
        <w:bottom w:val="none" w:sz="0" w:space="0" w:color="auto"/>
        <w:right w:val="none" w:sz="0" w:space="0" w:color="auto"/>
      </w:divBdr>
    </w:div>
    <w:div w:id="50660500">
      <w:bodyDiv w:val="1"/>
      <w:marLeft w:val="0"/>
      <w:marRight w:val="0"/>
      <w:marTop w:val="0"/>
      <w:marBottom w:val="0"/>
      <w:divBdr>
        <w:top w:val="none" w:sz="0" w:space="0" w:color="auto"/>
        <w:left w:val="none" w:sz="0" w:space="0" w:color="auto"/>
        <w:bottom w:val="none" w:sz="0" w:space="0" w:color="auto"/>
        <w:right w:val="none" w:sz="0" w:space="0" w:color="auto"/>
      </w:divBdr>
    </w:div>
    <w:div w:id="51388042">
      <w:bodyDiv w:val="1"/>
      <w:marLeft w:val="0"/>
      <w:marRight w:val="0"/>
      <w:marTop w:val="0"/>
      <w:marBottom w:val="0"/>
      <w:divBdr>
        <w:top w:val="none" w:sz="0" w:space="0" w:color="auto"/>
        <w:left w:val="none" w:sz="0" w:space="0" w:color="auto"/>
        <w:bottom w:val="none" w:sz="0" w:space="0" w:color="auto"/>
        <w:right w:val="none" w:sz="0" w:space="0" w:color="auto"/>
      </w:divBdr>
    </w:div>
    <w:div w:id="52654878">
      <w:bodyDiv w:val="1"/>
      <w:marLeft w:val="0"/>
      <w:marRight w:val="0"/>
      <w:marTop w:val="0"/>
      <w:marBottom w:val="0"/>
      <w:divBdr>
        <w:top w:val="none" w:sz="0" w:space="0" w:color="auto"/>
        <w:left w:val="none" w:sz="0" w:space="0" w:color="auto"/>
        <w:bottom w:val="none" w:sz="0" w:space="0" w:color="auto"/>
        <w:right w:val="none" w:sz="0" w:space="0" w:color="auto"/>
      </w:divBdr>
    </w:div>
    <w:div w:id="54401062">
      <w:bodyDiv w:val="1"/>
      <w:marLeft w:val="0"/>
      <w:marRight w:val="0"/>
      <w:marTop w:val="0"/>
      <w:marBottom w:val="0"/>
      <w:divBdr>
        <w:top w:val="none" w:sz="0" w:space="0" w:color="auto"/>
        <w:left w:val="none" w:sz="0" w:space="0" w:color="auto"/>
        <w:bottom w:val="none" w:sz="0" w:space="0" w:color="auto"/>
        <w:right w:val="none" w:sz="0" w:space="0" w:color="auto"/>
      </w:divBdr>
    </w:div>
    <w:div w:id="55974498">
      <w:bodyDiv w:val="1"/>
      <w:marLeft w:val="0"/>
      <w:marRight w:val="0"/>
      <w:marTop w:val="0"/>
      <w:marBottom w:val="0"/>
      <w:divBdr>
        <w:top w:val="none" w:sz="0" w:space="0" w:color="auto"/>
        <w:left w:val="none" w:sz="0" w:space="0" w:color="auto"/>
        <w:bottom w:val="none" w:sz="0" w:space="0" w:color="auto"/>
        <w:right w:val="none" w:sz="0" w:space="0" w:color="auto"/>
      </w:divBdr>
    </w:div>
    <w:div w:id="60373187">
      <w:bodyDiv w:val="1"/>
      <w:marLeft w:val="0"/>
      <w:marRight w:val="0"/>
      <w:marTop w:val="0"/>
      <w:marBottom w:val="0"/>
      <w:divBdr>
        <w:top w:val="none" w:sz="0" w:space="0" w:color="auto"/>
        <w:left w:val="none" w:sz="0" w:space="0" w:color="auto"/>
        <w:bottom w:val="none" w:sz="0" w:space="0" w:color="auto"/>
        <w:right w:val="none" w:sz="0" w:space="0" w:color="auto"/>
      </w:divBdr>
    </w:div>
    <w:div w:id="61874517">
      <w:bodyDiv w:val="1"/>
      <w:marLeft w:val="0"/>
      <w:marRight w:val="0"/>
      <w:marTop w:val="0"/>
      <w:marBottom w:val="0"/>
      <w:divBdr>
        <w:top w:val="none" w:sz="0" w:space="0" w:color="auto"/>
        <w:left w:val="none" w:sz="0" w:space="0" w:color="auto"/>
        <w:bottom w:val="none" w:sz="0" w:space="0" w:color="auto"/>
        <w:right w:val="none" w:sz="0" w:space="0" w:color="auto"/>
      </w:divBdr>
    </w:div>
    <w:div w:id="63376410">
      <w:bodyDiv w:val="1"/>
      <w:marLeft w:val="0"/>
      <w:marRight w:val="0"/>
      <w:marTop w:val="0"/>
      <w:marBottom w:val="0"/>
      <w:divBdr>
        <w:top w:val="none" w:sz="0" w:space="0" w:color="auto"/>
        <w:left w:val="none" w:sz="0" w:space="0" w:color="auto"/>
        <w:bottom w:val="none" w:sz="0" w:space="0" w:color="auto"/>
        <w:right w:val="none" w:sz="0" w:space="0" w:color="auto"/>
      </w:divBdr>
    </w:div>
    <w:div w:id="65230852">
      <w:bodyDiv w:val="1"/>
      <w:marLeft w:val="0"/>
      <w:marRight w:val="0"/>
      <w:marTop w:val="0"/>
      <w:marBottom w:val="0"/>
      <w:divBdr>
        <w:top w:val="none" w:sz="0" w:space="0" w:color="auto"/>
        <w:left w:val="none" w:sz="0" w:space="0" w:color="auto"/>
        <w:bottom w:val="none" w:sz="0" w:space="0" w:color="auto"/>
        <w:right w:val="none" w:sz="0" w:space="0" w:color="auto"/>
      </w:divBdr>
    </w:div>
    <w:div w:id="65274855">
      <w:bodyDiv w:val="1"/>
      <w:marLeft w:val="0"/>
      <w:marRight w:val="0"/>
      <w:marTop w:val="0"/>
      <w:marBottom w:val="0"/>
      <w:divBdr>
        <w:top w:val="none" w:sz="0" w:space="0" w:color="auto"/>
        <w:left w:val="none" w:sz="0" w:space="0" w:color="auto"/>
        <w:bottom w:val="none" w:sz="0" w:space="0" w:color="auto"/>
        <w:right w:val="none" w:sz="0" w:space="0" w:color="auto"/>
      </w:divBdr>
    </w:div>
    <w:div w:id="69233854">
      <w:bodyDiv w:val="1"/>
      <w:marLeft w:val="0"/>
      <w:marRight w:val="0"/>
      <w:marTop w:val="0"/>
      <w:marBottom w:val="0"/>
      <w:divBdr>
        <w:top w:val="none" w:sz="0" w:space="0" w:color="auto"/>
        <w:left w:val="none" w:sz="0" w:space="0" w:color="auto"/>
        <w:bottom w:val="none" w:sz="0" w:space="0" w:color="auto"/>
        <w:right w:val="none" w:sz="0" w:space="0" w:color="auto"/>
      </w:divBdr>
    </w:div>
    <w:div w:id="69349351">
      <w:bodyDiv w:val="1"/>
      <w:marLeft w:val="0"/>
      <w:marRight w:val="0"/>
      <w:marTop w:val="0"/>
      <w:marBottom w:val="0"/>
      <w:divBdr>
        <w:top w:val="none" w:sz="0" w:space="0" w:color="auto"/>
        <w:left w:val="none" w:sz="0" w:space="0" w:color="auto"/>
        <w:bottom w:val="none" w:sz="0" w:space="0" w:color="auto"/>
        <w:right w:val="none" w:sz="0" w:space="0" w:color="auto"/>
      </w:divBdr>
    </w:div>
    <w:div w:id="69742697">
      <w:bodyDiv w:val="1"/>
      <w:marLeft w:val="0"/>
      <w:marRight w:val="0"/>
      <w:marTop w:val="0"/>
      <w:marBottom w:val="0"/>
      <w:divBdr>
        <w:top w:val="none" w:sz="0" w:space="0" w:color="auto"/>
        <w:left w:val="none" w:sz="0" w:space="0" w:color="auto"/>
        <w:bottom w:val="none" w:sz="0" w:space="0" w:color="auto"/>
        <w:right w:val="none" w:sz="0" w:space="0" w:color="auto"/>
      </w:divBdr>
    </w:div>
    <w:div w:id="70204279">
      <w:bodyDiv w:val="1"/>
      <w:marLeft w:val="0"/>
      <w:marRight w:val="0"/>
      <w:marTop w:val="0"/>
      <w:marBottom w:val="0"/>
      <w:divBdr>
        <w:top w:val="none" w:sz="0" w:space="0" w:color="auto"/>
        <w:left w:val="none" w:sz="0" w:space="0" w:color="auto"/>
        <w:bottom w:val="none" w:sz="0" w:space="0" w:color="auto"/>
        <w:right w:val="none" w:sz="0" w:space="0" w:color="auto"/>
      </w:divBdr>
    </w:div>
    <w:div w:id="70785674">
      <w:bodyDiv w:val="1"/>
      <w:marLeft w:val="0"/>
      <w:marRight w:val="0"/>
      <w:marTop w:val="0"/>
      <w:marBottom w:val="0"/>
      <w:divBdr>
        <w:top w:val="none" w:sz="0" w:space="0" w:color="auto"/>
        <w:left w:val="none" w:sz="0" w:space="0" w:color="auto"/>
        <w:bottom w:val="none" w:sz="0" w:space="0" w:color="auto"/>
        <w:right w:val="none" w:sz="0" w:space="0" w:color="auto"/>
      </w:divBdr>
    </w:div>
    <w:div w:id="71125748">
      <w:bodyDiv w:val="1"/>
      <w:marLeft w:val="0"/>
      <w:marRight w:val="0"/>
      <w:marTop w:val="0"/>
      <w:marBottom w:val="0"/>
      <w:divBdr>
        <w:top w:val="none" w:sz="0" w:space="0" w:color="auto"/>
        <w:left w:val="none" w:sz="0" w:space="0" w:color="auto"/>
        <w:bottom w:val="none" w:sz="0" w:space="0" w:color="auto"/>
        <w:right w:val="none" w:sz="0" w:space="0" w:color="auto"/>
      </w:divBdr>
    </w:div>
    <w:div w:id="71703170">
      <w:bodyDiv w:val="1"/>
      <w:marLeft w:val="0"/>
      <w:marRight w:val="0"/>
      <w:marTop w:val="0"/>
      <w:marBottom w:val="0"/>
      <w:divBdr>
        <w:top w:val="none" w:sz="0" w:space="0" w:color="auto"/>
        <w:left w:val="none" w:sz="0" w:space="0" w:color="auto"/>
        <w:bottom w:val="none" w:sz="0" w:space="0" w:color="auto"/>
        <w:right w:val="none" w:sz="0" w:space="0" w:color="auto"/>
      </w:divBdr>
    </w:div>
    <w:div w:id="74014326">
      <w:bodyDiv w:val="1"/>
      <w:marLeft w:val="0"/>
      <w:marRight w:val="0"/>
      <w:marTop w:val="0"/>
      <w:marBottom w:val="0"/>
      <w:divBdr>
        <w:top w:val="none" w:sz="0" w:space="0" w:color="auto"/>
        <w:left w:val="none" w:sz="0" w:space="0" w:color="auto"/>
        <w:bottom w:val="none" w:sz="0" w:space="0" w:color="auto"/>
        <w:right w:val="none" w:sz="0" w:space="0" w:color="auto"/>
      </w:divBdr>
    </w:div>
    <w:div w:id="74205138">
      <w:bodyDiv w:val="1"/>
      <w:marLeft w:val="0"/>
      <w:marRight w:val="0"/>
      <w:marTop w:val="0"/>
      <w:marBottom w:val="0"/>
      <w:divBdr>
        <w:top w:val="none" w:sz="0" w:space="0" w:color="auto"/>
        <w:left w:val="none" w:sz="0" w:space="0" w:color="auto"/>
        <w:bottom w:val="none" w:sz="0" w:space="0" w:color="auto"/>
        <w:right w:val="none" w:sz="0" w:space="0" w:color="auto"/>
      </w:divBdr>
    </w:div>
    <w:div w:id="74592333">
      <w:bodyDiv w:val="1"/>
      <w:marLeft w:val="0"/>
      <w:marRight w:val="0"/>
      <w:marTop w:val="0"/>
      <w:marBottom w:val="0"/>
      <w:divBdr>
        <w:top w:val="none" w:sz="0" w:space="0" w:color="auto"/>
        <w:left w:val="none" w:sz="0" w:space="0" w:color="auto"/>
        <w:bottom w:val="none" w:sz="0" w:space="0" w:color="auto"/>
        <w:right w:val="none" w:sz="0" w:space="0" w:color="auto"/>
      </w:divBdr>
    </w:div>
    <w:div w:id="74865051">
      <w:bodyDiv w:val="1"/>
      <w:marLeft w:val="0"/>
      <w:marRight w:val="0"/>
      <w:marTop w:val="0"/>
      <w:marBottom w:val="0"/>
      <w:divBdr>
        <w:top w:val="none" w:sz="0" w:space="0" w:color="auto"/>
        <w:left w:val="none" w:sz="0" w:space="0" w:color="auto"/>
        <w:bottom w:val="none" w:sz="0" w:space="0" w:color="auto"/>
        <w:right w:val="none" w:sz="0" w:space="0" w:color="auto"/>
      </w:divBdr>
    </w:div>
    <w:div w:id="76024420">
      <w:bodyDiv w:val="1"/>
      <w:marLeft w:val="0"/>
      <w:marRight w:val="0"/>
      <w:marTop w:val="0"/>
      <w:marBottom w:val="0"/>
      <w:divBdr>
        <w:top w:val="none" w:sz="0" w:space="0" w:color="auto"/>
        <w:left w:val="none" w:sz="0" w:space="0" w:color="auto"/>
        <w:bottom w:val="none" w:sz="0" w:space="0" w:color="auto"/>
        <w:right w:val="none" w:sz="0" w:space="0" w:color="auto"/>
      </w:divBdr>
    </w:div>
    <w:div w:id="76442483">
      <w:bodyDiv w:val="1"/>
      <w:marLeft w:val="0"/>
      <w:marRight w:val="0"/>
      <w:marTop w:val="0"/>
      <w:marBottom w:val="0"/>
      <w:divBdr>
        <w:top w:val="none" w:sz="0" w:space="0" w:color="auto"/>
        <w:left w:val="none" w:sz="0" w:space="0" w:color="auto"/>
        <w:bottom w:val="none" w:sz="0" w:space="0" w:color="auto"/>
        <w:right w:val="none" w:sz="0" w:space="0" w:color="auto"/>
      </w:divBdr>
    </w:div>
    <w:div w:id="77097559">
      <w:bodyDiv w:val="1"/>
      <w:marLeft w:val="0"/>
      <w:marRight w:val="0"/>
      <w:marTop w:val="0"/>
      <w:marBottom w:val="0"/>
      <w:divBdr>
        <w:top w:val="none" w:sz="0" w:space="0" w:color="auto"/>
        <w:left w:val="none" w:sz="0" w:space="0" w:color="auto"/>
        <w:bottom w:val="none" w:sz="0" w:space="0" w:color="auto"/>
        <w:right w:val="none" w:sz="0" w:space="0" w:color="auto"/>
      </w:divBdr>
    </w:div>
    <w:div w:id="78261780">
      <w:bodyDiv w:val="1"/>
      <w:marLeft w:val="0"/>
      <w:marRight w:val="0"/>
      <w:marTop w:val="0"/>
      <w:marBottom w:val="0"/>
      <w:divBdr>
        <w:top w:val="none" w:sz="0" w:space="0" w:color="auto"/>
        <w:left w:val="none" w:sz="0" w:space="0" w:color="auto"/>
        <w:bottom w:val="none" w:sz="0" w:space="0" w:color="auto"/>
        <w:right w:val="none" w:sz="0" w:space="0" w:color="auto"/>
      </w:divBdr>
    </w:div>
    <w:div w:id="78722167">
      <w:bodyDiv w:val="1"/>
      <w:marLeft w:val="0"/>
      <w:marRight w:val="0"/>
      <w:marTop w:val="0"/>
      <w:marBottom w:val="0"/>
      <w:divBdr>
        <w:top w:val="none" w:sz="0" w:space="0" w:color="auto"/>
        <w:left w:val="none" w:sz="0" w:space="0" w:color="auto"/>
        <w:bottom w:val="none" w:sz="0" w:space="0" w:color="auto"/>
        <w:right w:val="none" w:sz="0" w:space="0" w:color="auto"/>
      </w:divBdr>
    </w:div>
    <w:div w:id="78841423">
      <w:bodyDiv w:val="1"/>
      <w:marLeft w:val="0"/>
      <w:marRight w:val="0"/>
      <w:marTop w:val="0"/>
      <w:marBottom w:val="0"/>
      <w:divBdr>
        <w:top w:val="none" w:sz="0" w:space="0" w:color="auto"/>
        <w:left w:val="none" w:sz="0" w:space="0" w:color="auto"/>
        <w:bottom w:val="none" w:sz="0" w:space="0" w:color="auto"/>
        <w:right w:val="none" w:sz="0" w:space="0" w:color="auto"/>
      </w:divBdr>
    </w:div>
    <w:div w:id="78868616">
      <w:bodyDiv w:val="1"/>
      <w:marLeft w:val="0"/>
      <w:marRight w:val="0"/>
      <w:marTop w:val="0"/>
      <w:marBottom w:val="0"/>
      <w:divBdr>
        <w:top w:val="none" w:sz="0" w:space="0" w:color="auto"/>
        <w:left w:val="none" w:sz="0" w:space="0" w:color="auto"/>
        <w:bottom w:val="none" w:sz="0" w:space="0" w:color="auto"/>
        <w:right w:val="none" w:sz="0" w:space="0" w:color="auto"/>
      </w:divBdr>
    </w:div>
    <w:div w:id="79571048">
      <w:bodyDiv w:val="1"/>
      <w:marLeft w:val="0"/>
      <w:marRight w:val="0"/>
      <w:marTop w:val="0"/>
      <w:marBottom w:val="0"/>
      <w:divBdr>
        <w:top w:val="none" w:sz="0" w:space="0" w:color="auto"/>
        <w:left w:val="none" w:sz="0" w:space="0" w:color="auto"/>
        <w:bottom w:val="none" w:sz="0" w:space="0" w:color="auto"/>
        <w:right w:val="none" w:sz="0" w:space="0" w:color="auto"/>
      </w:divBdr>
    </w:div>
    <w:div w:id="80876100">
      <w:bodyDiv w:val="1"/>
      <w:marLeft w:val="0"/>
      <w:marRight w:val="0"/>
      <w:marTop w:val="0"/>
      <w:marBottom w:val="0"/>
      <w:divBdr>
        <w:top w:val="none" w:sz="0" w:space="0" w:color="auto"/>
        <w:left w:val="none" w:sz="0" w:space="0" w:color="auto"/>
        <w:bottom w:val="none" w:sz="0" w:space="0" w:color="auto"/>
        <w:right w:val="none" w:sz="0" w:space="0" w:color="auto"/>
      </w:divBdr>
    </w:div>
    <w:div w:id="80878219">
      <w:bodyDiv w:val="1"/>
      <w:marLeft w:val="0"/>
      <w:marRight w:val="0"/>
      <w:marTop w:val="0"/>
      <w:marBottom w:val="0"/>
      <w:divBdr>
        <w:top w:val="none" w:sz="0" w:space="0" w:color="auto"/>
        <w:left w:val="none" w:sz="0" w:space="0" w:color="auto"/>
        <w:bottom w:val="none" w:sz="0" w:space="0" w:color="auto"/>
        <w:right w:val="none" w:sz="0" w:space="0" w:color="auto"/>
      </w:divBdr>
    </w:div>
    <w:div w:id="81074688">
      <w:bodyDiv w:val="1"/>
      <w:marLeft w:val="0"/>
      <w:marRight w:val="0"/>
      <w:marTop w:val="0"/>
      <w:marBottom w:val="0"/>
      <w:divBdr>
        <w:top w:val="none" w:sz="0" w:space="0" w:color="auto"/>
        <w:left w:val="none" w:sz="0" w:space="0" w:color="auto"/>
        <w:bottom w:val="none" w:sz="0" w:space="0" w:color="auto"/>
        <w:right w:val="none" w:sz="0" w:space="0" w:color="auto"/>
      </w:divBdr>
    </w:div>
    <w:div w:id="81100509">
      <w:bodyDiv w:val="1"/>
      <w:marLeft w:val="0"/>
      <w:marRight w:val="0"/>
      <w:marTop w:val="0"/>
      <w:marBottom w:val="0"/>
      <w:divBdr>
        <w:top w:val="none" w:sz="0" w:space="0" w:color="auto"/>
        <w:left w:val="none" w:sz="0" w:space="0" w:color="auto"/>
        <w:bottom w:val="none" w:sz="0" w:space="0" w:color="auto"/>
        <w:right w:val="none" w:sz="0" w:space="0" w:color="auto"/>
      </w:divBdr>
    </w:div>
    <w:div w:id="81538672">
      <w:bodyDiv w:val="1"/>
      <w:marLeft w:val="0"/>
      <w:marRight w:val="0"/>
      <w:marTop w:val="0"/>
      <w:marBottom w:val="0"/>
      <w:divBdr>
        <w:top w:val="none" w:sz="0" w:space="0" w:color="auto"/>
        <w:left w:val="none" w:sz="0" w:space="0" w:color="auto"/>
        <w:bottom w:val="none" w:sz="0" w:space="0" w:color="auto"/>
        <w:right w:val="none" w:sz="0" w:space="0" w:color="auto"/>
      </w:divBdr>
    </w:div>
    <w:div w:id="82606639">
      <w:bodyDiv w:val="1"/>
      <w:marLeft w:val="0"/>
      <w:marRight w:val="0"/>
      <w:marTop w:val="0"/>
      <w:marBottom w:val="0"/>
      <w:divBdr>
        <w:top w:val="none" w:sz="0" w:space="0" w:color="auto"/>
        <w:left w:val="none" w:sz="0" w:space="0" w:color="auto"/>
        <w:bottom w:val="none" w:sz="0" w:space="0" w:color="auto"/>
        <w:right w:val="none" w:sz="0" w:space="0" w:color="auto"/>
      </w:divBdr>
    </w:div>
    <w:div w:id="82647324">
      <w:bodyDiv w:val="1"/>
      <w:marLeft w:val="0"/>
      <w:marRight w:val="0"/>
      <w:marTop w:val="0"/>
      <w:marBottom w:val="0"/>
      <w:divBdr>
        <w:top w:val="none" w:sz="0" w:space="0" w:color="auto"/>
        <w:left w:val="none" w:sz="0" w:space="0" w:color="auto"/>
        <w:bottom w:val="none" w:sz="0" w:space="0" w:color="auto"/>
        <w:right w:val="none" w:sz="0" w:space="0" w:color="auto"/>
      </w:divBdr>
    </w:div>
    <w:div w:id="86460958">
      <w:bodyDiv w:val="1"/>
      <w:marLeft w:val="0"/>
      <w:marRight w:val="0"/>
      <w:marTop w:val="0"/>
      <w:marBottom w:val="0"/>
      <w:divBdr>
        <w:top w:val="none" w:sz="0" w:space="0" w:color="auto"/>
        <w:left w:val="none" w:sz="0" w:space="0" w:color="auto"/>
        <w:bottom w:val="none" w:sz="0" w:space="0" w:color="auto"/>
        <w:right w:val="none" w:sz="0" w:space="0" w:color="auto"/>
      </w:divBdr>
    </w:div>
    <w:div w:id="88160202">
      <w:bodyDiv w:val="1"/>
      <w:marLeft w:val="0"/>
      <w:marRight w:val="0"/>
      <w:marTop w:val="0"/>
      <w:marBottom w:val="0"/>
      <w:divBdr>
        <w:top w:val="none" w:sz="0" w:space="0" w:color="auto"/>
        <w:left w:val="none" w:sz="0" w:space="0" w:color="auto"/>
        <w:bottom w:val="none" w:sz="0" w:space="0" w:color="auto"/>
        <w:right w:val="none" w:sz="0" w:space="0" w:color="auto"/>
      </w:divBdr>
    </w:div>
    <w:div w:id="89014462">
      <w:bodyDiv w:val="1"/>
      <w:marLeft w:val="0"/>
      <w:marRight w:val="0"/>
      <w:marTop w:val="0"/>
      <w:marBottom w:val="0"/>
      <w:divBdr>
        <w:top w:val="none" w:sz="0" w:space="0" w:color="auto"/>
        <w:left w:val="none" w:sz="0" w:space="0" w:color="auto"/>
        <w:bottom w:val="none" w:sz="0" w:space="0" w:color="auto"/>
        <w:right w:val="none" w:sz="0" w:space="0" w:color="auto"/>
      </w:divBdr>
    </w:div>
    <w:div w:id="90006604">
      <w:bodyDiv w:val="1"/>
      <w:marLeft w:val="0"/>
      <w:marRight w:val="0"/>
      <w:marTop w:val="0"/>
      <w:marBottom w:val="0"/>
      <w:divBdr>
        <w:top w:val="none" w:sz="0" w:space="0" w:color="auto"/>
        <w:left w:val="none" w:sz="0" w:space="0" w:color="auto"/>
        <w:bottom w:val="none" w:sz="0" w:space="0" w:color="auto"/>
        <w:right w:val="none" w:sz="0" w:space="0" w:color="auto"/>
      </w:divBdr>
    </w:div>
    <w:div w:id="92017719">
      <w:bodyDiv w:val="1"/>
      <w:marLeft w:val="0"/>
      <w:marRight w:val="0"/>
      <w:marTop w:val="0"/>
      <w:marBottom w:val="0"/>
      <w:divBdr>
        <w:top w:val="none" w:sz="0" w:space="0" w:color="auto"/>
        <w:left w:val="none" w:sz="0" w:space="0" w:color="auto"/>
        <w:bottom w:val="none" w:sz="0" w:space="0" w:color="auto"/>
        <w:right w:val="none" w:sz="0" w:space="0" w:color="auto"/>
      </w:divBdr>
    </w:div>
    <w:div w:id="92212051">
      <w:bodyDiv w:val="1"/>
      <w:marLeft w:val="0"/>
      <w:marRight w:val="0"/>
      <w:marTop w:val="0"/>
      <w:marBottom w:val="0"/>
      <w:divBdr>
        <w:top w:val="none" w:sz="0" w:space="0" w:color="auto"/>
        <w:left w:val="none" w:sz="0" w:space="0" w:color="auto"/>
        <w:bottom w:val="none" w:sz="0" w:space="0" w:color="auto"/>
        <w:right w:val="none" w:sz="0" w:space="0" w:color="auto"/>
      </w:divBdr>
    </w:div>
    <w:div w:id="92939739">
      <w:bodyDiv w:val="1"/>
      <w:marLeft w:val="0"/>
      <w:marRight w:val="0"/>
      <w:marTop w:val="0"/>
      <w:marBottom w:val="0"/>
      <w:divBdr>
        <w:top w:val="none" w:sz="0" w:space="0" w:color="auto"/>
        <w:left w:val="none" w:sz="0" w:space="0" w:color="auto"/>
        <w:bottom w:val="none" w:sz="0" w:space="0" w:color="auto"/>
        <w:right w:val="none" w:sz="0" w:space="0" w:color="auto"/>
      </w:divBdr>
    </w:div>
    <w:div w:id="93861993">
      <w:bodyDiv w:val="1"/>
      <w:marLeft w:val="0"/>
      <w:marRight w:val="0"/>
      <w:marTop w:val="0"/>
      <w:marBottom w:val="0"/>
      <w:divBdr>
        <w:top w:val="none" w:sz="0" w:space="0" w:color="auto"/>
        <w:left w:val="none" w:sz="0" w:space="0" w:color="auto"/>
        <w:bottom w:val="none" w:sz="0" w:space="0" w:color="auto"/>
        <w:right w:val="none" w:sz="0" w:space="0" w:color="auto"/>
      </w:divBdr>
    </w:div>
    <w:div w:id="94064136">
      <w:bodyDiv w:val="1"/>
      <w:marLeft w:val="0"/>
      <w:marRight w:val="0"/>
      <w:marTop w:val="0"/>
      <w:marBottom w:val="0"/>
      <w:divBdr>
        <w:top w:val="none" w:sz="0" w:space="0" w:color="auto"/>
        <w:left w:val="none" w:sz="0" w:space="0" w:color="auto"/>
        <w:bottom w:val="none" w:sz="0" w:space="0" w:color="auto"/>
        <w:right w:val="none" w:sz="0" w:space="0" w:color="auto"/>
      </w:divBdr>
    </w:div>
    <w:div w:id="94446144">
      <w:bodyDiv w:val="1"/>
      <w:marLeft w:val="0"/>
      <w:marRight w:val="0"/>
      <w:marTop w:val="0"/>
      <w:marBottom w:val="0"/>
      <w:divBdr>
        <w:top w:val="none" w:sz="0" w:space="0" w:color="auto"/>
        <w:left w:val="none" w:sz="0" w:space="0" w:color="auto"/>
        <w:bottom w:val="none" w:sz="0" w:space="0" w:color="auto"/>
        <w:right w:val="none" w:sz="0" w:space="0" w:color="auto"/>
      </w:divBdr>
    </w:div>
    <w:div w:id="95369177">
      <w:bodyDiv w:val="1"/>
      <w:marLeft w:val="0"/>
      <w:marRight w:val="0"/>
      <w:marTop w:val="0"/>
      <w:marBottom w:val="0"/>
      <w:divBdr>
        <w:top w:val="none" w:sz="0" w:space="0" w:color="auto"/>
        <w:left w:val="none" w:sz="0" w:space="0" w:color="auto"/>
        <w:bottom w:val="none" w:sz="0" w:space="0" w:color="auto"/>
        <w:right w:val="none" w:sz="0" w:space="0" w:color="auto"/>
      </w:divBdr>
    </w:div>
    <w:div w:id="97332709">
      <w:bodyDiv w:val="1"/>
      <w:marLeft w:val="0"/>
      <w:marRight w:val="0"/>
      <w:marTop w:val="0"/>
      <w:marBottom w:val="0"/>
      <w:divBdr>
        <w:top w:val="none" w:sz="0" w:space="0" w:color="auto"/>
        <w:left w:val="none" w:sz="0" w:space="0" w:color="auto"/>
        <w:bottom w:val="none" w:sz="0" w:space="0" w:color="auto"/>
        <w:right w:val="none" w:sz="0" w:space="0" w:color="auto"/>
      </w:divBdr>
    </w:div>
    <w:div w:id="97796912">
      <w:bodyDiv w:val="1"/>
      <w:marLeft w:val="0"/>
      <w:marRight w:val="0"/>
      <w:marTop w:val="0"/>
      <w:marBottom w:val="0"/>
      <w:divBdr>
        <w:top w:val="none" w:sz="0" w:space="0" w:color="auto"/>
        <w:left w:val="none" w:sz="0" w:space="0" w:color="auto"/>
        <w:bottom w:val="none" w:sz="0" w:space="0" w:color="auto"/>
        <w:right w:val="none" w:sz="0" w:space="0" w:color="auto"/>
      </w:divBdr>
    </w:div>
    <w:div w:id="98109467">
      <w:bodyDiv w:val="1"/>
      <w:marLeft w:val="0"/>
      <w:marRight w:val="0"/>
      <w:marTop w:val="0"/>
      <w:marBottom w:val="0"/>
      <w:divBdr>
        <w:top w:val="none" w:sz="0" w:space="0" w:color="auto"/>
        <w:left w:val="none" w:sz="0" w:space="0" w:color="auto"/>
        <w:bottom w:val="none" w:sz="0" w:space="0" w:color="auto"/>
        <w:right w:val="none" w:sz="0" w:space="0" w:color="auto"/>
      </w:divBdr>
    </w:div>
    <w:div w:id="98256329">
      <w:bodyDiv w:val="1"/>
      <w:marLeft w:val="0"/>
      <w:marRight w:val="0"/>
      <w:marTop w:val="0"/>
      <w:marBottom w:val="0"/>
      <w:divBdr>
        <w:top w:val="none" w:sz="0" w:space="0" w:color="auto"/>
        <w:left w:val="none" w:sz="0" w:space="0" w:color="auto"/>
        <w:bottom w:val="none" w:sz="0" w:space="0" w:color="auto"/>
        <w:right w:val="none" w:sz="0" w:space="0" w:color="auto"/>
      </w:divBdr>
    </w:div>
    <w:div w:id="99183045">
      <w:bodyDiv w:val="1"/>
      <w:marLeft w:val="0"/>
      <w:marRight w:val="0"/>
      <w:marTop w:val="0"/>
      <w:marBottom w:val="0"/>
      <w:divBdr>
        <w:top w:val="none" w:sz="0" w:space="0" w:color="auto"/>
        <w:left w:val="none" w:sz="0" w:space="0" w:color="auto"/>
        <w:bottom w:val="none" w:sz="0" w:space="0" w:color="auto"/>
        <w:right w:val="none" w:sz="0" w:space="0" w:color="auto"/>
      </w:divBdr>
    </w:div>
    <w:div w:id="104935123">
      <w:bodyDiv w:val="1"/>
      <w:marLeft w:val="0"/>
      <w:marRight w:val="0"/>
      <w:marTop w:val="0"/>
      <w:marBottom w:val="0"/>
      <w:divBdr>
        <w:top w:val="none" w:sz="0" w:space="0" w:color="auto"/>
        <w:left w:val="none" w:sz="0" w:space="0" w:color="auto"/>
        <w:bottom w:val="none" w:sz="0" w:space="0" w:color="auto"/>
        <w:right w:val="none" w:sz="0" w:space="0" w:color="auto"/>
      </w:divBdr>
    </w:div>
    <w:div w:id="105120925">
      <w:bodyDiv w:val="1"/>
      <w:marLeft w:val="0"/>
      <w:marRight w:val="0"/>
      <w:marTop w:val="0"/>
      <w:marBottom w:val="0"/>
      <w:divBdr>
        <w:top w:val="none" w:sz="0" w:space="0" w:color="auto"/>
        <w:left w:val="none" w:sz="0" w:space="0" w:color="auto"/>
        <w:bottom w:val="none" w:sz="0" w:space="0" w:color="auto"/>
        <w:right w:val="none" w:sz="0" w:space="0" w:color="auto"/>
      </w:divBdr>
    </w:div>
    <w:div w:id="105199954">
      <w:bodyDiv w:val="1"/>
      <w:marLeft w:val="0"/>
      <w:marRight w:val="0"/>
      <w:marTop w:val="0"/>
      <w:marBottom w:val="0"/>
      <w:divBdr>
        <w:top w:val="none" w:sz="0" w:space="0" w:color="auto"/>
        <w:left w:val="none" w:sz="0" w:space="0" w:color="auto"/>
        <w:bottom w:val="none" w:sz="0" w:space="0" w:color="auto"/>
        <w:right w:val="none" w:sz="0" w:space="0" w:color="auto"/>
      </w:divBdr>
    </w:div>
    <w:div w:id="106511850">
      <w:bodyDiv w:val="1"/>
      <w:marLeft w:val="0"/>
      <w:marRight w:val="0"/>
      <w:marTop w:val="0"/>
      <w:marBottom w:val="0"/>
      <w:divBdr>
        <w:top w:val="none" w:sz="0" w:space="0" w:color="auto"/>
        <w:left w:val="none" w:sz="0" w:space="0" w:color="auto"/>
        <w:bottom w:val="none" w:sz="0" w:space="0" w:color="auto"/>
        <w:right w:val="none" w:sz="0" w:space="0" w:color="auto"/>
      </w:divBdr>
    </w:div>
    <w:div w:id="107162883">
      <w:bodyDiv w:val="1"/>
      <w:marLeft w:val="0"/>
      <w:marRight w:val="0"/>
      <w:marTop w:val="0"/>
      <w:marBottom w:val="0"/>
      <w:divBdr>
        <w:top w:val="none" w:sz="0" w:space="0" w:color="auto"/>
        <w:left w:val="none" w:sz="0" w:space="0" w:color="auto"/>
        <w:bottom w:val="none" w:sz="0" w:space="0" w:color="auto"/>
        <w:right w:val="none" w:sz="0" w:space="0" w:color="auto"/>
      </w:divBdr>
    </w:div>
    <w:div w:id="108205600">
      <w:bodyDiv w:val="1"/>
      <w:marLeft w:val="0"/>
      <w:marRight w:val="0"/>
      <w:marTop w:val="0"/>
      <w:marBottom w:val="0"/>
      <w:divBdr>
        <w:top w:val="none" w:sz="0" w:space="0" w:color="auto"/>
        <w:left w:val="none" w:sz="0" w:space="0" w:color="auto"/>
        <w:bottom w:val="none" w:sz="0" w:space="0" w:color="auto"/>
        <w:right w:val="none" w:sz="0" w:space="0" w:color="auto"/>
      </w:divBdr>
    </w:div>
    <w:div w:id="109011717">
      <w:bodyDiv w:val="1"/>
      <w:marLeft w:val="0"/>
      <w:marRight w:val="0"/>
      <w:marTop w:val="0"/>
      <w:marBottom w:val="0"/>
      <w:divBdr>
        <w:top w:val="none" w:sz="0" w:space="0" w:color="auto"/>
        <w:left w:val="none" w:sz="0" w:space="0" w:color="auto"/>
        <w:bottom w:val="none" w:sz="0" w:space="0" w:color="auto"/>
        <w:right w:val="none" w:sz="0" w:space="0" w:color="auto"/>
      </w:divBdr>
    </w:div>
    <w:div w:id="112407261">
      <w:bodyDiv w:val="1"/>
      <w:marLeft w:val="0"/>
      <w:marRight w:val="0"/>
      <w:marTop w:val="0"/>
      <w:marBottom w:val="0"/>
      <w:divBdr>
        <w:top w:val="none" w:sz="0" w:space="0" w:color="auto"/>
        <w:left w:val="none" w:sz="0" w:space="0" w:color="auto"/>
        <w:bottom w:val="none" w:sz="0" w:space="0" w:color="auto"/>
        <w:right w:val="none" w:sz="0" w:space="0" w:color="auto"/>
      </w:divBdr>
    </w:div>
    <w:div w:id="112747087">
      <w:bodyDiv w:val="1"/>
      <w:marLeft w:val="0"/>
      <w:marRight w:val="0"/>
      <w:marTop w:val="0"/>
      <w:marBottom w:val="0"/>
      <w:divBdr>
        <w:top w:val="none" w:sz="0" w:space="0" w:color="auto"/>
        <w:left w:val="none" w:sz="0" w:space="0" w:color="auto"/>
        <w:bottom w:val="none" w:sz="0" w:space="0" w:color="auto"/>
        <w:right w:val="none" w:sz="0" w:space="0" w:color="auto"/>
      </w:divBdr>
    </w:div>
    <w:div w:id="113326060">
      <w:bodyDiv w:val="1"/>
      <w:marLeft w:val="0"/>
      <w:marRight w:val="0"/>
      <w:marTop w:val="0"/>
      <w:marBottom w:val="0"/>
      <w:divBdr>
        <w:top w:val="none" w:sz="0" w:space="0" w:color="auto"/>
        <w:left w:val="none" w:sz="0" w:space="0" w:color="auto"/>
        <w:bottom w:val="none" w:sz="0" w:space="0" w:color="auto"/>
        <w:right w:val="none" w:sz="0" w:space="0" w:color="auto"/>
      </w:divBdr>
    </w:div>
    <w:div w:id="114565262">
      <w:bodyDiv w:val="1"/>
      <w:marLeft w:val="0"/>
      <w:marRight w:val="0"/>
      <w:marTop w:val="0"/>
      <w:marBottom w:val="0"/>
      <w:divBdr>
        <w:top w:val="none" w:sz="0" w:space="0" w:color="auto"/>
        <w:left w:val="none" w:sz="0" w:space="0" w:color="auto"/>
        <w:bottom w:val="none" w:sz="0" w:space="0" w:color="auto"/>
        <w:right w:val="none" w:sz="0" w:space="0" w:color="auto"/>
      </w:divBdr>
    </w:div>
    <w:div w:id="115147282">
      <w:bodyDiv w:val="1"/>
      <w:marLeft w:val="0"/>
      <w:marRight w:val="0"/>
      <w:marTop w:val="0"/>
      <w:marBottom w:val="0"/>
      <w:divBdr>
        <w:top w:val="none" w:sz="0" w:space="0" w:color="auto"/>
        <w:left w:val="none" w:sz="0" w:space="0" w:color="auto"/>
        <w:bottom w:val="none" w:sz="0" w:space="0" w:color="auto"/>
        <w:right w:val="none" w:sz="0" w:space="0" w:color="auto"/>
      </w:divBdr>
    </w:div>
    <w:div w:id="117375445">
      <w:bodyDiv w:val="1"/>
      <w:marLeft w:val="0"/>
      <w:marRight w:val="0"/>
      <w:marTop w:val="0"/>
      <w:marBottom w:val="0"/>
      <w:divBdr>
        <w:top w:val="none" w:sz="0" w:space="0" w:color="auto"/>
        <w:left w:val="none" w:sz="0" w:space="0" w:color="auto"/>
        <w:bottom w:val="none" w:sz="0" w:space="0" w:color="auto"/>
        <w:right w:val="none" w:sz="0" w:space="0" w:color="auto"/>
      </w:divBdr>
    </w:div>
    <w:div w:id="120731789">
      <w:bodyDiv w:val="1"/>
      <w:marLeft w:val="0"/>
      <w:marRight w:val="0"/>
      <w:marTop w:val="0"/>
      <w:marBottom w:val="0"/>
      <w:divBdr>
        <w:top w:val="none" w:sz="0" w:space="0" w:color="auto"/>
        <w:left w:val="none" w:sz="0" w:space="0" w:color="auto"/>
        <w:bottom w:val="none" w:sz="0" w:space="0" w:color="auto"/>
        <w:right w:val="none" w:sz="0" w:space="0" w:color="auto"/>
      </w:divBdr>
    </w:div>
    <w:div w:id="120996133">
      <w:bodyDiv w:val="1"/>
      <w:marLeft w:val="0"/>
      <w:marRight w:val="0"/>
      <w:marTop w:val="0"/>
      <w:marBottom w:val="0"/>
      <w:divBdr>
        <w:top w:val="none" w:sz="0" w:space="0" w:color="auto"/>
        <w:left w:val="none" w:sz="0" w:space="0" w:color="auto"/>
        <w:bottom w:val="none" w:sz="0" w:space="0" w:color="auto"/>
        <w:right w:val="none" w:sz="0" w:space="0" w:color="auto"/>
      </w:divBdr>
    </w:div>
    <w:div w:id="121970968">
      <w:bodyDiv w:val="1"/>
      <w:marLeft w:val="0"/>
      <w:marRight w:val="0"/>
      <w:marTop w:val="0"/>
      <w:marBottom w:val="0"/>
      <w:divBdr>
        <w:top w:val="none" w:sz="0" w:space="0" w:color="auto"/>
        <w:left w:val="none" w:sz="0" w:space="0" w:color="auto"/>
        <w:bottom w:val="none" w:sz="0" w:space="0" w:color="auto"/>
        <w:right w:val="none" w:sz="0" w:space="0" w:color="auto"/>
      </w:divBdr>
    </w:div>
    <w:div w:id="122650601">
      <w:bodyDiv w:val="1"/>
      <w:marLeft w:val="0"/>
      <w:marRight w:val="0"/>
      <w:marTop w:val="0"/>
      <w:marBottom w:val="0"/>
      <w:divBdr>
        <w:top w:val="none" w:sz="0" w:space="0" w:color="auto"/>
        <w:left w:val="none" w:sz="0" w:space="0" w:color="auto"/>
        <w:bottom w:val="none" w:sz="0" w:space="0" w:color="auto"/>
        <w:right w:val="none" w:sz="0" w:space="0" w:color="auto"/>
      </w:divBdr>
    </w:div>
    <w:div w:id="125588898">
      <w:bodyDiv w:val="1"/>
      <w:marLeft w:val="0"/>
      <w:marRight w:val="0"/>
      <w:marTop w:val="0"/>
      <w:marBottom w:val="0"/>
      <w:divBdr>
        <w:top w:val="none" w:sz="0" w:space="0" w:color="auto"/>
        <w:left w:val="none" w:sz="0" w:space="0" w:color="auto"/>
        <w:bottom w:val="none" w:sz="0" w:space="0" w:color="auto"/>
        <w:right w:val="none" w:sz="0" w:space="0" w:color="auto"/>
      </w:divBdr>
    </w:div>
    <w:div w:id="126054409">
      <w:bodyDiv w:val="1"/>
      <w:marLeft w:val="0"/>
      <w:marRight w:val="0"/>
      <w:marTop w:val="0"/>
      <w:marBottom w:val="0"/>
      <w:divBdr>
        <w:top w:val="none" w:sz="0" w:space="0" w:color="auto"/>
        <w:left w:val="none" w:sz="0" w:space="0" w:color="auto"/>
        <w:bottom w:val="none" w:sz="0" w:space="0" w:color="auto"/>
        <w:right w:val="none" w:sz="0" w:space="0" w:color="auto"/>
      </w:divBdr>
    </w:div>
    <w:div w:id="127478441">
      <w:bodyDiv w:val="1"/>
      <w:marLeft w:val="0"/>
      <w:marRight w:val="0"/>
      <w:marTop w:val="0"/>
      <w:marBottom w:val="0"/>
      <w:divBdr>
        <w:top w:val="none" w:sz="0" w:space="0" w:color="auto"/>
        <w:left w:val="none" w:sz="0" w:space="0" w:color="auto"/>
        <w:bottom w:val="none" w:sz="0" w:space="0" w:color="auto"/>
        <w:right w:val="none" w:sz="0" w:space="0" w:color="auto"/>
      </w:divBdr>
    </w:div>
    <w:div w:id="127666758">
      <w:bodyDiv w:val="1"/>
      <w:marLeft w:val="0"/>
      <w:marRight w:val="0"/>
      <w:marTop w:val="0"/>
      <w:marBottom w:val="0"/>
      <w:divBdr>
        <w:top w:val="none" w:sz="0" w:space="0" w:color="auto"/>
        <w:left w:val="none" w:sz="0" w:space="0" w:color="auto"/>
        <w:bottom w:val="none" w:sz="0" w:space="0" w:color="auto"/>
        <w:right w:val="none" w:sz="0" w:space="0" w:color="auto"/>
      </w:divBdr>
    </w:div>
    <w:div w:id="129984378">
      <w:bodyDiv w:val="1"/>
      <w:marLeft w:val="0"/>
      <w:marRight w:val="0"/>
      <w:marTop w:val="0"/>
      <w:marBottom w:val="0"/>
      <w:divBdr>
        <w:top w:val="none" w:sz="0" w:space="0" w:color="auto"/>
        <w:left w:val="none" w:sz="0" w:space="0" w:color="auto"/>
        <w:bottom w:val="none" w:sz="0" w:space="0" w:color="auto"/>
        <w:right w:val="none" w:sz="0" w:space="0" w:color="auto"/>
      </w:divBdr>
    </w:div>
    <w:div w:id="131098373">
      <w:bodyDiv w:val="1"/>
      <w:marLeft w:val="0"/>
      <w:marRight w:val="0"/>
      <w:marTop w:val="0"/>
      <w:marBottom w:val="0"/>
      <w:divBdr>
        <w:top w:val="none" w:sz="0" w:space="0" w:color="auto"/>
        <w:left w:val="none" w:sz="0" w:space="0" w:color="auto"/>
        <w:bottom w:val="none" w:sz="0" w:space="0" w:color="auto"/>
        <w:right w:val="none" w:sz="0" w:space="0" w:color="auto"/>
      </w:divBdr>
    </w:div>
    <w:div w:id="131220507">
      <w:bodyDiv w:val="1"/>
      <w:marLeft w:val="0"/>
      <w:marRight w:val="0"/>
      <w:marTop w:val="0"/>
      <w:marBottom w:val="0"/>
      <w:divBdr>
        <w:top w:val="none" w:sz="0" w:space="0" w:color="auto"/>
        <w:left w:val="none" w:sz="0" w:space="0" w:color="auto"/>
        <w:bottom w:val="none" w:sz="0" w:space="0" w:color="auto"/>
        <w:right w:val="none" w:sz="0" w:space="0" w:color="auto"/>
      </w:divBdr>
    </w:div>
    <w:div w:id="134957046">
      <w:bodyDiv w:val="1"/>
      <w:marLeft w:val="0"/>
      <w:marRight w:val="0"/>
      <w:marTop w:val="0"/>
      <w:marBottom w:val="0"/>
      <w:divBdr>
        <w:top w:val="none" w:sz="0" w:space="0" w:color="auto"/>
        <w:left w:val="none" w:sz="0" w:space="0" w:color="auto"/>
        <w:bottom w:val="none" w:sz="0" w:space="0" w:color="auto"/>
        <w:right w:val="none" w:sz="0" w:space="0" w:color="auto"/>
      </w:divBdr>
    </w:div>
    <w:div w:id="135219311">
      <w:bodyDiv w:val="1"/>
      <w:marLeft w:val="0"/>
      <w:marRight w:val="0"/>
      <w:marTop w:val="0"/>
      <w:marBottom w:val="0"/>
      <w:divBdr>
        <w:top w:val="none" w:sz="0" w:space="0" w:color="auto"/>
        <w:left w:val="none" w:sz="0" w:space="0" w:color="auto"/>
        <w:bottom w:val="none" w:sz="0" w:space="0" w:color="auto"/>
        <w:right w:val="none" w:sz="0" w:space="0" w:color="auto"/>
      </w:divBdr>
    </w:div>
    <w:div w:id="135535735">
      <w:bodyDiv w:val="1"/>
      <w:marLeft w:val="0"/>
      <w:marRight w:val="0"/>
      <w:marTop w:val="0"/>
      <w:marBottom w:val="0"/>
      <w:divBdr>
        <w:top w:val="none" w:sz="0" w:space="0" w:color="auto"/>
        <w:left w:val="none" w:sz="0" w:space="0" w:color="auto"/>
        <w:bottom w:val="none" w:sz="0" w:space="0" w:color="auto"/>
        <w:right w:val="none" w:sz="0" w:space="0" w:color="auto"/>
      </w:divBdr>
    </w:div>
    <w:div w:id="135610413">
      <w:bodyDiv w:val="1"/>
      <w:marLeft w:val="0"/>
      <w:marRight w:val="0"/>
      <w:marTop w:val="0"/>
      <w:marBottom w:val="0"/>
      <w:divBdr>
        <w:top w:val="none" w:sz="0" w:space="0" w:color="auto"/>
        <w:left w:val="none" w:sz="0" w:space="0" w:color="auto"/>
        <w:bottom w:val="none" w:sz="0" w:space="0" w:color="auto"/>
        <w:right w:val="none" w:sz="0" w:space="0" w:color="auto"/>
      </w:divBdr>
    </w:div>
    <w:div w:id="136336836">
      <w:bodyDiv w:val="1"/>
      <w:marLeft w:val="0"/>
      <w:marRight w:val="0"/>
      <w:marTop w:val="0"/>
      <w:marBottom w:val="0"/>
      <w:divBdr>
        <w:top w:val="none" w:sz="0" w:space="0" w:color="auto"/>
        <w:left w:val="none" w:sz="0" w:space="0" w:color="auto"/>
        <w:bottom w:val="none" w:sz="0" w:space="0" w:color="auto"/>
        <w:right w:val="none" w:sz="0" w:space="0" w:color="auto"/>
      </w:divBdr>
    </w:div>
    <w:div w:id="136535582">
      <w:bodyDiv w:val="1"/>
      <w:marLeft w:val="0"/>
      <w:marRight w:val="0"/>
      <w:marTop w:val="0"/>
      <w:marBottom w:val="0"/>
      <w:divBdr>
        <w:top w:val="none" w:sz="0" w:space="0" w:color="auto"/>
        <w:left w:val="none" w:sz="0" w:space="0" w:color="auto"/>
        <w:bottom w:val="none" w:sz="0" w:space="0" w:color="auto"/>
        <w:right w:val="none" w:sz="0" w:space="0" w:color="auto"/>
      </w:divBdr>
    </w:div>
    <w:div w:id="137000021">
      <w:bodyDiv w:val="1"/>
      <w:marLeft w:val="0"/>
      <w:marRight w:val="0"/>
      <w:marTop w:val="0"/>
      <w:marBottom w:val="0"/>
      <w:divBdr>
        <w:top w:val="none" w:sz="0" w:space="0" w:color="auto"/>
        <w:left w:val="none" w:sz="0" w:space="0" w:color="auto"/>
        <w:bottom w:val="none" w:sz="0" w:space="0" w:color="auto"/>
        <w:right w:val="none" w:sz="0" w:space="0" w:color="auto"/>
      </w:divBdr>
    </w:div>
    <w:div w:id="137305300">
      <w:bodyDiv w:val="1"/>
      <w:marLeft w:val="0"/>
      <w:marRight w:val="0"/>
      <w:marTop w:val="0"/>
      <w:marBottom w:val="0"/>
      <w:divBdr>
        <w:top w:val="none" w:sz="0" w:space="0" w:color="auto"/>
        <w:left w:val="none" w:sz="0" w:space="0" w:color="auto"/>
        <w:bottom w:val="none" w:sz="0" w:space="0" w:color="auto"/>
        <w:right w:val="none" w:sz="0" w:space="0" w:color="auto"/>
      </w:divBdr>
    </w:div>
    <w:div w:id="140081118">
      <w:bodyDiv w:val="1"/>
      <w:marLeft w:val="0"/>
      <w:marRight w:val="0"/>
      <w:marTop w:val="0"/>
      <w:marBottom w:val="0"/>
      <w:divBdr>
        <w:top w:val="none" w:sz="0" w:space="0" w:color="auto"/>
        <w:left w:val="none" w:sz="0" w:space="0" w:color="auto"/>
        <w:bottom w:val="none" w:sz="0" w:space="0" w:color="auto"/>
        <w:right w:val="none" w:sz="0" w:space="0" w:color="auto"/>
      </w:divBdr>
    </w:div>
    <w:div w:id="142086260">
      <w:bodyDiv w:val="1"/>
      <w:marLeft w:val="0"/>
      <w:marRight w:val="0"/>
      <w:marTop w:val="0"/>
      <w:marBottom w:val="0"/>
      <w:divBdr>
        <w:top w:val="none" w:sz="0" w:space="0" w:color="auto"/>
        <w:left w:val="none" w:sz="0" w:space="0" w:color="auto"/>
        <w:bottom w:val="none" w:sz="0" w:space="0" w:color="auto"/>
        <w:right w:val="none" w:sz="0" w:space="0" w:color="auto"/>
      </w:divBdr>
    </w:div>
    <w:div w:id="142283543">
      <w:bodyDiv w:val="1"/>
      <w:marLeft w:val="0"/>
      <w:marRight w:val="0"/>
      <w:marTop w:val="0"/>
      <w:marBottom w:val="0"/>
      <w:divBdr>
        <w:top w:val="none" w:sz="0" w:space="0" w:color="auto"/>
        <w:left w:val="none" w:sz="0" w:space="0" w:color="auto"/>
        <w:bottom w:val="none" w:sz="0" w:space="0" w:color="auto"/>
        <w:right w:val="none" w:sz="0" w:space="0" w:color="auto"/>
      </w:divBdr>
    </w:div>
    <w:div w:id="143208924">
      <w:bodyDiv w:val="1"/>
      <w:marLeft w:val="0"/>
      <w:marRight w:val="0"/>
      <w:marTop w:val="0"/>
      <w:marBottom w:val="0"/>
      <w:divBdr>
        <w:top w:val="none" w:sz="0" w:space="0" w:color="auto"/>
        <w:left w:val="none" w:sz="0" w:space="0" w:color="auto"/>
        <w:bottom w:val="none" w:sz="0" w:space="0" w:color="auto"/>
        <w:right w:val="none" w:sz="0" w:space="0" w:color="auto"/>
      </w:divBdr>
    </w:div>
    <w:div w:id="144590446">
      <w:bodyDiv w:val="1"/>
      <w:marLeft w:val="0"/>
      <w:marRight w:val="0"/>
      <w:marTop w:val="0"/>
      <w:marBottom w:val="0"/>
      <w:divBdr>
        <w:top w:val="none" w:sz="0" w:space="0" w:color="auto"/>
        <w:left w:val="none" w:sz="0" w:space="0" w:color="auto"/>
        <w:bottom w:val="none" w:sz="0" w:space="0" w:color="auto"/>
        <w:right w:val="none" w:sz="0" w:space="0" w:color="auto"/>
      </w:divBdr>
    </w:div>
    <w:div w:id="145128305">
      <w:bodyDiv w:val="1"/>
      <w:marLeft w:val="0"/>
      <w:marRight w:val="0"/>
      <w:marTop w:val="0"/>
      <w:marBottom w:val="0"/>
      <w:divBdr>
        <w:top w:val="none" w:sz="0" w:space="0" w:color="auto"/>
        <w:left w:val="none" w:sz="0" w:space="0" w:color="auto"/>
        <w:bottom w:val="none" w:sz="0" w:space="0" w:color="auto"/>
        <w:right w:val="none" w:sz="0" w:space="0" w:color="auto"/>
      </w:divBdr>
    </w:div>
    <w:div w:id="146557779">
      <w:bodyDiv w:val="1"/>
      <w:marLeft w:val="0"/>
      <w:marRight w:val="0"/>
      <w:marTop w:val="0"/>
      <w:marBottom w:val="0"/>
      <w:divBdr>
        <w:top w:val="none" w:sz="0" w:space="0" w:color="auto"/>
        <w:left w:val="none" w:sz="0" w:space="0" w:color="auto"/>
        <w:bottom w:val="none" w:sz="0" w:space="0" w:color="auto"/>
        <w:right w:val="none" w:sz="0" w:space="0" w:color="auto"/>
      </w:divBdr>
    </w:div>
    <w:div w:id="146750311">
      <w:bodyDiv w:val="1"/>
      <w:marLeft w:val="0"/>
      <w:marRight w:val="0"/>
      <w:marTop w:val="0"/>
      <w:marBottom w:val="0"/>
      <w:divBdr>
        <w:top w:val="none" w:sz="0" w:space="0" w:color="auto"/>
        <w:left w:val="none" w:sz="0" w:space="0" w:color="auto"/>
        <w:bottom w:val="none" w:sz="0" w:space="0" w:color="auto"/>
        <w:right w:val="none" w:sz="0" w:space="0" w:color="auto"/>
      </w:divBdr>
    </w:div>
    <w:div w:id="149488318">
      <w:bodyDiv w:val="1"/>
      <w:marLeft w:val="0"/>
      <w:marRight w:val="0"/>
      <w:marTop w:val="0"/>
      <w:marBottom w:val="0"/>
      <w:divBdr>
        <w:top w:val="none" w:sz="0" w:space="0" w:color="auto"/>
        <w:left w:val="none" w:sz="0" w:space="0" w:color="auto"/>
        <w:bottom w:val="none" w:sz="0" w:space="0" w:color="auto"/>
        <w:right w:val="none" w:sz="0" w:space="0" w:color="auto"/>
      </w:divBdr>
    </w:div>
    <w:div w:id="151220498">
      <w:bodyDiv w:val="1"/>
      <w:marLeft w:val="0"/>
      <w:marRight w:val="0"/>
      <w:marTop w:val="0"/>
      <w:marBottom w:val="0"/>
      <w:divBdr>
        <w:top w:val="none" w:sz="0" w:space="0" w:color="auto"/>
        <w:left w:val="none" w:sz="0" w:space="0" w:color="auto"/>
        <w:bottom w:val="none" w:sz="0" w:space="0" w:color="auto"/>
        <w:right w:val="none" w:sz="0" w:space="0" w:color="auto"/>
      </w:divBdr>
    </w:div>
    <w:div w:id="151912853">
      <w:bodyDiv w:val="1"/>
      <w:marLeft w:val="0"/>
      <w:marRight w:val="0"/>
      <w:marTop w:val="0"/>
      <w:marBottom w:val="0"/>
      <w:divBdr>
        <w:top w:val="none" w:sz="0" w:space="0" w:color="auto"/>
        <w:left w:val="none" w:sz="0" w:space="0" w:color="auto"/>
        <w:bottom w:val="none" w:sz="0" w:space="0" w:color="auto"/>
        <w:right w:val="none" w:sz="0" w:space="0" w:color="auto"/>
      </w:divBdr>
    </w:div>
    <w:div w:id="152336572">
      <w:bodyDiv w:val="1"/>
      <w:marLeft w:val="0"/>
      <w:marRight w:val="0"/>
      <w:marTop w:val="0"/>
      <w:marBottom w:val="0"/>
      <w:divBdr>
        <w:top w:val="none" w:sz="0" w:space="0" w:color="auto"/>
        <w:left w:val="none" w:sz="0" w:space="0" w:color="auto"/>
        <w:bottom w:val="none" w:sz="0" w:space="0" w:color="auto"/>
        <w:right w:val="none" w:sz="0" w:space="0" w:color="auto"/>
      </w:divBdr>
    </w:div>
    <w:div w:id="152837620">
      <w:bodyDiv w:val="1"/>
      <w:marLeft w:val="0"/>
      <w:marRight w:val="0"/>
      <w:marTop w:val="0"/>
      <w:marBottom w:val="0"/>
      <w:divBdr>
        <w:top w:val="none" w:sz="0" w:space="0" w:color="auto"/>
        <w:left w:val="none" w:sz="0" w:space="0" w:color="auto"/>
        <w:bottom w:val="none" w:sz="0" w:space="0" w:color="auto"/>
        <w:right w:val="none" w:sz="0" w:space="0" w:color="auto"/>
      </w:divBdr>
    </w:div>
    <w:div w:id="155727982">
      <w:bodyDiv w:val="1"/>
      <w:marLeft w:val="0"/>
      <w:marRight w:val="0"/>
      <w:marTop w:val="0"/>
      <w:marBottom w:val="0"/>
      <w:divBdr>
        <w:top w:val="none" w:sz="0" w:space="0" w:color="auto"/>
        <w:left w:val="none" w:sz="0" w:space="0" w:color="auto"/>
        <w:bottom w:val="none" w:sz="0" w:space="0" w:color="auto"/>
        <w:right w:val="none" w:sz="0" w:space="0" w:color="auto"/>
      </w:divBdr>
    </w:div>
    <w:div w:id="156654817">
      <w:bodyDiv w:val="1"/>
      <w:marLeft w:val="0"/>
      <w:marRight w:val="0"/>
      <w:marTop w:val="0"/>
      <w:marBottom w:val="0"/>
      <w:divBdr>
        <w:top w:val="none" w:sz="0" w:space="0" w:color="auto"/>
        <w:left w:val="none" w:sz="0" w:space="0" w:color="auto"/>
        <w:bottom w:val="none" w:sz="0" w:space="0" w:color="auto"/>
        <w:right w:val="none" w:sz="0" w:space="0" w:color="auto"/>
      </w:divBdr>
    </w:div>
    <w:div w:id="156775049">
      <w:bodyDiv w:val="1"/>
      <w:marLeft w:val="0"/>
      <w:marRight w:val="0"/>
      <w:marTop w:val="0"/>
      <w:marBottom w:val="0"/>
      <w:divBdr>
        <w:top w:val="none" w:sz="0" w:space="0" w:color="auto"/>
        <w:left w:val="none" w:sz="0" w:space="0" w:color="auto"/>
        <w:bottom w:val="none" w:sz="0" w:space="0" w:color="auto"/>
        <w:right w:val="none" w:sz="0" w:space="0" w:color="auto"/>
      </w:divBdr>
    </w:div>
    <w:div w:id="156847693">
      <w:bodyDiv w:val="1"/>
      <w:marLeft w:val="0"/>
      <w:marRight w:val="0"/>
      <w:marTop w:val="0"/>
      <w:marBottom w:val="0"/>
      <w:divBdr>
        <w:top w:val="none" w:sz="0" w:space="0" w:color="auto"/>
        <w:left w:val="none" w:sz="0" w:space="0" w:color="auto"/>
        <w:bottom w:val="none" w:sz="0" w:space="0" w:color="auto"/>
        <w:right w:val="none" w:sz="0" w:space="0" w:color="auto"/>
      </w:divBdr>
    </w:div>
    <w:div w:id="157576521">
      <w:bodyDiv w:val="1"/>
      <w:marLeft w:val="0"/>
      <w:marRight w:val="0"/>
      <w:marTop w:val="0"/>
      <w:marBottom w:val="0"/>
      <w:divBdr>
        <w:top w:val="none" w:sz="0" w:space="0" w:color="auto"/>
        <w:left w:val="none" w:sz="0" w:space="0" w:color="auto"/>
        <w:bottom w:val="none" w:sz="0" w:space="0" w:color="auto"/>
        <w:right w:val="none" w:sz="0" w:space="0" w:color="auto"/>
      </w:divBdr>
    </w:div>
    <w:div w:id="158084894">
      <w:bodyDiv w:val="1"/>
      <w:marLeft w:val="0"/>
      <w:marRight w:val="0"/>
      <w:marTop w:val="0"/>
      <w:marBottom w:val="0"/>
      <w:divBdr>
        <w:top w:val="none" w:sz="0" w:space="0" w:color="auto"/>
        <w:left w:val="none" w:sz="0" w:space="0" w:color="auto"/>
        <w:bottom w:val="none" w:sz="0" w:space="0" w:color="auto"/>
        <w:right w:val="none" w:sz="0" w:space="0" w:color="auto"/>
      </w:divBdr>
    </w:div>
    <w:div w:id="158232606">
      <w:bodyDiv w:val="1"/>
      <w:marLeft w:val="0"/>
      <w:marRight w:val="0"/>
      <w:marTop w:val="0"/>
      <w:marBottom w:val="0"/>
      <w:divBdr>
        <w:top w:val="none" w:sz="0" w:space="0" w:color="auto"/>
        <w:left w:val="none" w:sz="0" w:space="0" w:color="auto"/>
        <w:bottom w:val="none" w:sz="0" w:space="0" w:color="auto"/>
        <w:right w:val="none" w:sz="0" w:space="0" w:color="auto"/>
      </w:divBdr>
    </w:div>
    <w:div w:id="160197077">
      <w:bodyDiv w:val="1"/>
      <w:marLeft w:val="0"/>
      <w:marRight w:val="0"/>
      <w:marTop w:val="0"/>
      <w:marBottom w:val="0"/>
      <w:divBdr>
        <w:top w:val="none" w:sz="0" w:space="0" w:color="auto"/>
        <w:left w:val="none" w:sz="0" w:space="0" w:color="auto"/>
        <w:bottom w:val="none" w:sz="0" w:space="0" w:color="auto"/>
        <w:right w:val="none" w:sz="0" w:space="0" w:color="auto"/>
      </w:divBdr>
    </w:div>
    <w:div w:id="160197111">
      <w:bodyDiv w:val="1"/>
      <w:marLeft w:val="0"/>
      <w:marRight w:val="0"/>
      <w:marTop w:val="0"/>
      <w:marBottom w:val="0"/>
      <w:divBdr>
        <w:top w:val="none" w:sz="0" w:space="0" w:color="auto"/>
        <w:left w:val="none" w:sz="0" w:space="0" w:color="auto"/>
        <w:bottom w:val="none" w:sz="0" w:space="0" w:color="auto"/>
        <w:right w:val="none" w:sz="0" w:space="0" w:color="auto"/>
      </w:divBdr>
    </w:div>
    <w:div w:id="161510453">
      <w:bodyDiv w:val="1"/>
      <w:marLeft w:val="0"/>
      <w:marRight w:val="0"/>
      <w:marTop w:val="0"/>
      <w:marBottom w:val="0"/>
      <w:divBdr>
        <w:top w:val="none" w:sz="0" w:space="0" w:color="auto"/>
        <w:left w:val="none" w:sz="0" w:space="0" w:color="auto"/>
        <w:bottom w:val="none" w:sz="0" w:space="0" w:color="auto"/>
        <w:right w:val="none" w:sz="0" w:space="0" w:color="auto"/>
      </w:divBdr>
    </w:div>
    <w:div w:id="162866056">
      <w:bodyDiv w:val="1"/>
      <w:marLeft w:val="0"/>
      <w:marRight w:val="0"/>
      <w:marTop w:val="0"/>
      <w:marBottom w:val="0"/>
      <w:divBdr>
        <w:top w:val="none" w:sz="0" w:space="0" w:color="auto"/>
        <w:left w:val="none" w:sz="0" w:space="0" w:color="auto"/>
        <w:bottom w:val="none" w:sz="0" w:space="0" w:color="auto"/>
        <w:right w:val="none" w:sz="0" w:space="0" w:color="auto"/>
      </w:divBdr>
    </w:div>
    <w:div w:id="163786174">
      <w:bodyDiv w:val="1"/>
      <w:marLeft w:val="0"/>
      <w:marRight w:val="0"/>
      <w:marTop w:val="0"/>
      <w:marBottom w:val="0"/>
      <w:divBdr>
        <w:top w:val="none" w:sz="0" w:space="0" w:color="auto"/>
        <w:left w:val="none" w:sz="0" w:space="0" w:color="auto"/>
        <w:bottom w:val="none" w:sz="0" w:space="0" w:color="auto"/>
        <w:right w:val="none" w:sz="0" w:space="0" w:color="auto"/>
      </w:divBdr>
    </w:div>
    <w:div w:id="164369587">
      <w:bodyDiv w:val="1"/>
      <w:marLeft w:val="0"/>
      <w:marRight w:val="0"/>
      <w:marTop w:val="0"/>
      <w:marBottom w:val="0"/>
      <w:divBdr>
        <w:top w:val="none" w:sz="0" w:space="0" w:color="auto"/>
        <w:left w:val="none" w:sz="0" w:space="0" w:color="auto"/>
        <w:bottom w:val="none" w:sz="0" w:space="0" w:color="auto"/>
        <w:right w:val="none" w:sz="0" w:space="0" w:color="auto"/>
      </w:divBdr>
    </w:div>
    <w:div w:id="167066734">
      <w:bodyDiv w:val="1"/>
      <w:marLeft w:val="0"/>
      <w:marRight w:val="0"/>
      <w:marTop w:val="0"/>
      <w:marBottom w:val="0"/>
      <w:divBdr>
        <w:top w:val="none" w:sz="0" w:space="0" w:color="auto"/>
        <w:left w:val="none" w:sz="0" w:space="0" w:color="auto"/>
        <w:bottom w:val="none" w:sz="0" w:space="0" w:color="auto"/>
        <w:right w:val="none" w:sz="0" w:space="0" w:color="auto"/>
      </w:divBdr>
    </w:div>
    <w:div w:id="169176591">
      <w:bodyDiv w:val="1"/>
      <w:marLeft w:val="0"/>
      <w:marRight w:val="0"/>
      <w:marTop w:val="0"/>
      <w:marBottom w:val="0"/>
      <w:divBdr>
        <w:top w:val="none" w:sz="0" w:space="0" w:color="auto"/>
        <w:left w:val="none" w:sz="0" w:space="0" w:color="auto"/>
        <w:bottom w:val="none" w:sz="0" w:space="0" w:color="auto"/>
        <w:right w:val="none" w:sz="0" w:space="0" w:color="auto"/>
      </w:divBdr>
    </w:div>
    <w:div w:id="169495502">
      <w:bodyDiv w:val="1"/>
      <w:marLeft w:val="0"/>
      <w:marRight w:val="0"/>
      <w:marTop w:val="0"/>
      <w:marBottom w:val="0"/>
      <w:divBdr>
        <w:top w:val="none" w:sz="0" w:space="0" w:color="auto"/>
        <w:left w:val="none" w:sz="0" w:space="0" w:color="auto"/>
        <w:bottom w:val="none" w:sz="0" w:space="0" w:color="auto"/>
        <w:right w:val="none" w:sz="0" w:space="0" w:color="auto"/>
      </w:divBdr>
    </w:div>
    <w:div w:id="170218986">
      <w:bodyDiv w:val="1"/>
      <w:marLeft w:val="0"/>
      <w:marRight w:val="0"/>
      <w:marTop w:val="0"/>
      <w:marBottom w:val="0"/>
      <w:divBdr>
        <w:top w:val="none" w:sz="0" w:space="0" w:color="auto"/>
        <w:left w:val="none" w:sz="0" w:space="0" w:color="auto"/>
        <w:bottom w:val="none" w:sz="0" w:space="0" w:color="auto"/>
        <w:right w:val="none" w:sz="0" w:space="0" w:color="auto"/>
      </w:divBdr>
    </w:div>
    <w:div w:id="170878062">
      <w:bodyDiv w:val="1"/>
      <w:marLeft w:val="0"/>
      <w:marRight w:val="0"/>
      <w:marTop w:val="0"/>
      <w:marBottom w:val="0"/>
      <w:divBdr>
        <w:top w:val="none" w:sz="0" w:space="0" w:color="auto"/>
        <w:left w:val="none" w:sz="0" w:space="0" w:color="auto"/>
        <w:bottom w:val="none" w:sz="0" w:space="0" w:color="auto"/>
        <w:right w:val="none" w:sz="0" w:space="0" w:color="auto"/>
      </w:divBdr>
    </w:div>
    <w:div w:id="171382970">
      <w:bodyDiv w:val="1"/>
      <w:marLeft w:val="0"/>
      <w:marRight w:val="0"/>
      <w:marTop w:val="0"/>
      <w:marBottom w:val="0"/>
      <w:divBdr>
        <w:top w:val="none" w:sz="0" w:space="0" w:color="auto"/>
        <w:left w:val="none" w:sz="0" w:space="0" w:color="auto"/>
        <w:bottom w:val="none" w:sz="0" w:space="0" w:color="auto"/>
        <w:right w:val="none" w:sz="0" w:space="0" w:color="auto"/>
      </w:divBdr>
    </w:div>
    <w:div w:id="171527618">
      <w:bodyDiv w:val="1"/>
      <w:marLeft w:val="0"/>
      <w:marRight w:val="0"/>
      <w:marTop w:val="0"/>
      <w:marBottom w:val="0"/>
      <w:divBdr>
        <w:top w:val="none" w:sz="0" w:space="0" w:color="auto"/>
        <w:left w:val="none" w:sz="0" w:space="0" w:color="auto"/>
        <w:bottom w:val="none" w:sz="0" w:space="0" w:color="auto"/>
        <w:right w:val="none" w:sz="0" w:space="0" w:color="auto"/>
      </w:divBdr>
    </w:div>
    <w:div w:id="174000183">
      <w:bodyDiv w:val="1"/>
      <w:marLeft w:val="0"/>
      <w:marRight w:val="0"/>
      <w:marTop w:val="0"/>
      <w:marBottom w:val="0"/>
      <w:divBdr>
        <w:top w:val="none" w:sz="0" w:space="0" w:color="auto"/>
        <w:left w:val="none" w:sz="0" w:space="0" w:color="auto"/>
        <w:bottom w:val="none" w:sz="0" w:space="0" w:color="auto"/>
        <w:right w:val="none" w:sz="0" w:space="0" w:color="auto"/>
      </w:divBdr>
    </w:div>
    <w:div w:id="174269978">
      <w:bodyDiv w:val="1"/>
      <w:marLeft w:val="0"/>
      <w:marRight w:val="0"/>
      <w:marTop w:val="0"/>
      <w:marBottom w:val="0"/>
      <w:divBdr>
        <w:top w:val="none" w:sz="0" w:space="0" w:color="auto"/>
        <w:left w:val="none" w:sz="0" w:space="0" w:color="auto"/>
        <w:bottom w:val="none" w:sz="0" w:space="0" w:color="auto"/>
        <w:right w:val="none" w:sz="0" w:space="0" w:color="auto"/>
      </w:divBdr>
    </w:div>
    <w:div w:id="174346488">
      <w:bodyDiv w:val="1"/>
      <w:marLeft w:val="0"/>
      <w:marRight w:val="0"/>
      <w:marTop w:val="0"/>
      <w:marBottom w:val="0"/>
      <w:divBdr>
        <w:top w:val="none" w:sz="0" w:space="0" w:color="auto"/>
        <w:left w:val="none" w:sz="0" w:space="0" w:color="auto"/>
        <w:bottom w:val="none" w:sz="0" w:space="0" w:color="auto"/>
        <w:right w:val="none" w:sz="0" w:space="0" w:color="auto"/>
      </w:divBdr>
    </w:div>
    <w:div w:id="174729783">
      <w:bodyDiv w:val="1"/>
      <w:marLeft w:val="0"/>
      <w:marRight w:val="0"/>
      <w:marTop w:val="0"/>
      <w:marBottom w:val="0"/>
      <w:divBdr>
        <w:top w:val="none" w:sz="0" w:space="0" w:color="auto"/>
        <w:left w:val="none" w:sz="0" w:space="0" w:color="auto"/>
        <w:bottom w:val="none" w:sz="0" w:space="0" w:color="auto"/>
        <w:right w:val="none" w:sz="0" w:space="0" w:color="auto"/>
      </w:divBdr>
    </w:div>
    <w:div w:id="175535596">
      <w:bodyDiv w:val="1"/>
      <w:marLeft w:val="0"/>
      <w:marRight w:val="0"/>
      <w:marTop w:val="0"/>
      <w:marBottom w:val="0"/>
      <w:divBdr>
        <w:top w:val="none" w:sz="0" w:space="0" w:color="auto"/>
        <w:left w:val="none" w:sz="0" w:space="0" w:color="auto"/>
        <w:bottom w:val="none" w:sz="0" w:space="0" w:color="auto"/>
        <w:right w:val="none" w:sz="0" w:space="0" w:color="auto"/>
      </w:divBdr>
    </w:div>
    <w:div w:id="176114981">
      <w:bodyDiv w:val="1"/>
      <w:marLeft w:val="0"/>
      <w:marRight w:val="0"/>
      <w:marTop w:val="0"/>
      <w:marBottom w:val="0"/>
      <w:divBdr>
        <w:top w:val="none" w:sz="0" w:space="0" w:color="auto"/>
        <w:left w:val="none" w:sz="0" w:space="0" w:color="auto"/>
        <w:bottom w:val="none" w:sz="0" w:space="0" w:color="auto"/>
        <w:right w:val="none" w:sz="0" w:space="0" w:color="auto"/>
      </w:divBdr>
    </w:div>
    <w:div w:id="176384382">
      <w:bodyDiv w:val="1"/>
      <w:marLeft w:val="0"/>
      <w:marRight w:val="0"/>
      <w:marTop w:val="0"/>
      <w:marBottom w:val="0"/>
      <w:divBdr>
        <w:top w:val="none" w:sz="0" w:space="0" w:color="auto"/>
        <w:left w:val="none" w:sz="0" w:space="0" w:color="auto"/>
        <w:bottom w:val="none" w:sz="0" w:space="0" w:color="auto"/>
        <w:right w:val="none" w:sz="0" w:space="0" w:color="auto"/>
      </w:divBdr>
    </w:div>
    <w:div w:id="176696474">
      <w:bodyDiv w:val="1"/>
      <w:marLeft w:val="0"/>
      <w:marRight w:val="0"/>
      <w:marTop w:val="0"/>
      <w:marBottom w:val="0"/>
      <w:divBdr>
        <w:top w:val="none" w:sz="0" w:space="0" w:color="auto"/>
        <w:left w:val="none" w:sz="0" w:space="0" w:color="auto"/>
        <w:bottom w:val="none" w:sz="0" w:space="0" w:color="auto"/>
        <w:right w:val="none" w:sz="0" w:space="0" w:color="auto"/>
      </w:divBdr>
    </w:div>
    <w:div w:id="177812865">
      <w:bodyDiv w:val="1"/>
      <w:marLeft w:val="0"/>
      <w:marRight w:val="0"/>
      <w:marTop w:val="0"/>
      <w:marBottom w:val="0"/>
      <w:divBdr>
        <w:top w:val="none" w:sz="0" w:space="0" w:color="auto"/>
        <w:left w:val="none" w:sz="0" w:space="0" w:color="auto"/>
        <w:bottom w:val="none" w:sz="0" w:space="0" w:color="auto"/>
        <w:right w:val="none" w:sz="0" w:space="0" w:color="auto"/>
      </w:divBdr>
    </w:div>
    <w:div w:id="178858933">
      <w:bodyDiv w:val="1"/>
      <w:marLeft w:val="0"/>
      <w:marRight w:val="0"/>
      <w:marTop w:val="0"/>
      <w:marBottom w:val="0"/>
      <w:divBdr>
        <w:top w:val="none" w:sz="0" w:space="0" w:color="auto"/>
        <w:left w:val="none" w:sz="0" w:space="0" w:color="auto"/>
        <w:bottom w:val="none" w:sz="0" w:space="0" w:color="auto"/>
        <w:right w:val="none" w:sz="0" w:space="0" w:color="auto"/>
      </w:divBdr>
    </w:div>
    <w:div w:id="179122764">
      <w:bodyDiv w:val="1"/>
      <w:marLeft w:val="0"/>
      <w:marRight w:val="0"/>
      <w:marTop w:val="0"/>
      <w:marBottom w:val="0"/>
      <w:divBdr>
        <w:top w:val="none" w:sz="0" w:space="0" w:color="auto"/>
        <w:left w:val="none" w:sz="0" w:space="0" w:color="auto"/>
        <w:bottom w:val="none" w:sz="0" w:space="0" w:color="auto"/>
        <w:right w:val="none" w:sz="0" w:space="0" w:color="auto"/>
      </w:divBdr>
    </w:div>
    <w:div w:id="180241030">
      <w:bodyDiv w:val="1"/>
      <w:marLeft w:val="0"/>
      <w:marRight w:val="0"/>
      <w:marTop w:val="0"/>
      <w:marBottom w:val="0"/>
      <w:divBdr>
        <w:top w:val="none" w:sz="0" w:space="0" w:color="auto"/>
        <w:left w:val="none" w:sz="0" w:space="0" w:color="auto"/>
        <w:bottom w:val="none" w:sz="0" w:space="0" w:color="auto"/>
        <w:right w:val="none" w:sz="0" w:space="0" w:color="auto"/>
      </w:divBdr>
    </w:div>
    <w:div w:id="180776133">
      <w:bodyDiv w:val="1"/>
      <w:marLeft w:val="0"/>
      <w:marRight w:val="0"/>
      <w:marTop w:val="0"/>
      <w:marBottom w:val="0"/>
      <w:divBdr>
        <w:top w:val="none" w:sz="0" w:space="0" w:color="auto"/>
        <w:left w:val="none" w:sz="0" w:space="0" w:color="auto"/>
        <w:bottom w:val="none" w:sz="0" w:space="0" w:color="auto"/>
        <w:right w:val="none" w:sz="0" w:space="0" w:color="auto"/>
      </w:divBdr>
    </w:div>
    <w:div w:id="180974502">
      <w:bodyDiv w:val="1"/>
      <w:marLeft w:val="0"/>
      <w:marRight w:val="0"/>
      <w:marTop w:val="0"/>
      <w:marBottom w:val="0"/>
      <w:divBdr>
        <w:top w:val="none" w:sz="0" w:space="0" w:color="auto"/>
        <w:left w:val="none" w:sz="0" w:space="0" w:color="auto"/>
        <w:bottom w:val="none" w:sz="0" w:space="0" w:color="auto"/>
        <w:right w:val="none" w:sz="0" w:space="0" w:color="auto"/>
      </w:divBdr>
    </w:div>
    <w:div w:id="181168366">
      <w:bodyDiv w:val="1"/>
      <w:marLeft w:val="0"/>
      <w:marRight w:val="0"/>
      <w:marTop w:val="0"/>
      <w:marBottom w:val="0"/>
      <w:divBdr>
        <w:top w:val="none" w:sz="0" w:space="0" w:color="auto"/>
        <w:left w:val="none" w:sz="0" w:space="0" w:color="auto"/>
        <w:bottom w:val="none" w:sz="0" w:space="0" w:color="auto"/>
        <w:right w:val="none" w:sz="0" w:space="0" w:color="auto"/>
      </w:divBdr>
    </w:div>
    <w:div w:id="181554541">
      <w:bodyDiv w:val="1"/>
      <w:marLeft w:val="0"/>
      <w:marRight w:val="0"/>
      <w:marTop w:val="0"/>
      <w:marBottom w:val="0"/>
      <w:divBdr>
        <w:top w:val="none" w:sz="0" w:space="0" w:color="auto"/>
        <w:left w:val="none" w:sz="0" w:space="0" w:color="auto"/>
        <w:bottom w:val="none" w:sz="0" w:space="0" w:color="auto"/>
        <w:right w:val="none" w:sz="0" w:space="0" w:color="auto"/>
      </w:divBdr>
    </w:div>
    <w:div w:id="182669889">
      <w:bodyDiv w:val="1"/>
      <w:marLeft w:val="0"/>
      <w:marRight w:val="0"/>
      <w:marTop w:val="0"/>
      <w:marBottom w:val="0"/>
      <w:divBdr>
        <w:top w:val="none" w:sz="0" w:space="0" w:color="auto"/>
        <w:left w:val="none" w:sz="0" w:space="0" w:color="auto"/>
        <w:bottom w:val="none" w:sz="0" w:space="0" w:color="auto"/>
        <w:right w:val="none" w:sz="0" w:space="0" w:color="auto"/>
      </w:divBdr>
    </w:div>
    <w:div w:id="186875389">
      <w:bodyDiv w:val="1"/>
      <w:marLeft w:val="0"/>
      <w:marRight w:val="0"/>
      <w:marTop w:val="0"/>
      <w:marBottom w:val="0"/>
      <w:divBdr>
        <w:top w:val="none" w:sz="0" w:space="0" w:color="auto"/>
        <w:left w:val="none" w:sz="0" w:space="0" w:color="auto"/>
        <w:bottom w:val="none" w:sz="0" w:space="0" w:color="auto"/>
        <w:right w:val="none" w:sz="0" w:space="0" w:color="auto"/>
      </w:divBdr>
    </w:div>
    <w:div w:id="186993695">
      <w:bodyDiv w:val="1"/>
      <w:marLeft w:val="0"/>
      <w:marRight w:val="0"/>
      <w:marTop w:val="0"/>
      <w:marBottom w:val="0"/>
      <w:divBdr>
        <w:top w:val="none" w:sz="0" w:space="0" w:color="auto"/>
        <w:left w:val="none" w:sz="0" w:space="0" w:color="auto"/>
        <w:bottom w:val="none" w:sz="0" w:space="0" w:color="auto"/>
        <w:right w:val="none" w:sz="0" w:space="0" w:color="auto"/>
      </w:divBdr>
    </w:div>
    <w:div w:id="187259746">
      <w:bodyDiv w:val="1"/>
      <w:marLeft w:val="0"/>
      <w:marRight w:val="0"/>
      <w:marTop w:val="0"/>
      <w:marBottom w:val="0"/>
      <w:divBdr>
        <w:top w:val="none" w:sz="0" w:space="0" w:color="auto"/>
        <w:left w:val="none" w:sz="0" w:space="0" w:color="auto"/>
        <w:bottom w:val="none" w:sz="0" w:space="0" w:color="auto"/>
        <w:right w:val="none" w:sz="0" w:space="0" w:color="auto"/>
      </w:divBdr>
    </w:div>
    <w:div w:id="187792841">
      <w:bodyDiv w:val="1"/>
      <w:marLeft w:val="0"/>
      <w:marRight w:val="0"/>
      <w:marTop w:val="0"/>
      <w:marBottom w:val="0"/>
      <w:divBdr>
        <w:top w:val="none" w:sz="0" w:space="0" w:color="auto"/>
        <w:left w:val="none" w:sz="0" w:space="0" w:color="auto"/>
        <w:bottom w:val="none" w:sz="0" w:space="0" w:color="auto"/>
        <w:right w:val="none" w:sz="0" w:space="0" w:color="auto"/>
      </w:divBdr>
    </w:div>
    <w:div w:id="189028811">
      <w:bodyDiv w:val="1"/>
      <w:marLeft w:val="0"/>
      <w:marRight w:val="0"/>
      <w:marTop w:val="0"/>
      <w:marBottom w:val="0"/>
      <w:divBdr>
        <w:top w:val="none" w:sz="0" w:space="0" w:color="auto"/>
        <w:left w:val="none" w:sz="0" w:space="0" w:color="auto"/>
        <w:bottom w:val="none" w:sz="0" w:space="0" w:color="auto"/>
        <w:right w:val="none" w:sz="0" w:space="0" w:color="auto"/>
      </w:divBdr>
    </w:div>
    <w:div w:id="189492942">
      <w:bodyDiv w:val="1"/>
      <w:marLeft w:val="0"/>
      <w:marRight w:val="0"/>
      <w:marTop w:val="0"/>
      <w:marBottom w:val="0"/>
      <w:divBdr>
        <w:top w:val="none" w:sz="0" w:space="0" w:color="auto"/>
        <w:left w:val="none" w:sz="0" w:space="0" w:color="auto"/>
        <w:bottom w:val="none" w:sz="0" w:space="0" w:color="auto"/>
        <w:right w:val="none" w:sz="0" w:space="0" w:color="auto"/>
      </w:divBdr>
    </w:div>
    <w:div w:id="190539308">
      <w:bodyDiv w:val="1"/>
      <w:marLeft w:val="0"/>
      <w:marRight w:val="0"/>
      <w:marTop w:val="0"/>
      <w:marBottom w:val="0"/>
      <w:divBdr>
        <w:top w:val="none" w:sz="0" w:space="0" w:color="auto"/>
        <w:left w:val="none" w:sz="0" w:space="0" w:color="auto"/>
        <w:bottom w:val="none" w:sz="0" w:space="0" w:color="auto"/>
        <w:right w:val="none" w:sz="0" w:space="0" w:color="auto"/>
      </w:divBdr>
    </w:div>
    <w:div w:id="191380594">
      <w:bodyDiv w:val="1"/>
      <w:marLeft w:val="0"/>
      <w:marRight w:val="0"/>
      <w:marTop w:val="0"/>
      <w:marBottom w:val="0"/>
      <w:divBdr>
        <w:top w:val="none" w:sz="0" w:space="0" w:color="auto"/>
        <w:left w:val="none" w:sz="0" w:space="0" w:color="auto"/>
        <w:bottom w:val="none" w:sz="0" w:space="0" w:color="auto"/>
        <w:right w:val="none" w:sz="0" w:space="0" w:color="auto"/>
      </w:divBdr>
    </w:div>
    <w:div w:id="191694506">
      <w:bodyDiv w:val="1"/>
      <w:marLeft w:val="0"/>
      <w:marRight w:val="0"/>
      <w:marTop w:val="0"/>
      <w:marBottom w:val="0"/>
      <w:divBdr>
        <w:top w:val="none" w:sz="0" w:space="0" w:color="auto"/>
        <w:left w:val="none" w:sz="0" w:space="0" w:color="auto"/>
        <w:bottom w:val="none" w:sz="0" w:space="0" w:color="auto"/>
        <w:right w:val="none" w:sz="0" w:space="0" w:color="auto"/>
      </w:divBdr>
    </w:div>
    <w:div w:id="192697188">
      <w:bodyDiv w:val="1"/>
      <w:marLeft w:val="0"/>
      <w:marRight w:val="0"/>
      <w:marTop w:val="0"/>
      <w:marBottom w:val="0"/>
      <w:divBdr>
        <w:top w:val="none" w:sz="0" w:space="0" w:color="auto"/>
        <w:left w:val="none" w:sz="0" w:space="0" w:color="auto"/>
        <w:bottom w:val="none" w:sz="0" w:space="0" w:color="auto"/>
        <w:right w:val="none" w:sz="0" w:space="0" w:color="auto"/>
      </w:divBdr>
    </w:div>
    <w:div w:id="194855707">
      <w:bodyDiv w:val="1"/>
      <w:marLeft w:val="0"/>
      <w:marRight w:val="0"/>
      <w:marTop w:val="0"/>
      <w:marBottom w:val="0"/>
      <w:divBdr>
        <w:top w:val="none" w:sz="0" w:space="0" w:color="auto"/>
        <w:left w:val="none" w:sz="0" w:space="0" w:color="auto"/>
        <w:bottom w:val="none" w:sz="0" w:space="0" w:color="auto"/>
        <w:right w:val="none" w:sz="0" w:space="0" w:color="auto"/>
      </w:divBdr>
    </w:div>
    <w:div w:id="196814300">
      <w:bodyDiv w:val="1"/>
      <w:marLeft w:val="0"/>
      <w:marRight w:val="0"/>
      <w:marTop w:val="0"/>
      <w:marBottom w:val="0"/>
      <w:divBdr>
        <w:top w:val="none" w:sz="0" w:space="0" w:color="auto"/>
        <w:left w:val="none" w:sz="0" w:space="0" w:color="auto"/>
        <w:bottom w:val="none" w:sz="0" w:space="0" w:color="auto"/>
        <w:right w:val="none" w:sz="0" w:space="0" w:color="auto"/>
      </w:divBdr>
    </w:div>
    <w:div w:id="198516787">
      <w:bodyDiv w:val="1"/>
      <w:marLeft w:val="0"/>
      <w:marRight w:val="0"/>
      <w:marTop w:val="0"/>
      <w:marBottom w:val="0"/>
      <w:divBdr>
        <w:top w:val="none" w:sz="0" w:space="0" w:color="auto"/>
        <w:left w:val="none" w:sz="0" w:space="0" w:color="auto"/>
        <w:bottom w:val="none" w:sz="0" w:space="0" w:color="auto"/>
        <w:right w:val="none" w:sz="0" w:space="0" w:color="auto"/>
      </w:divBdr>
    </w:div>
    <w:div w:id="200478569">
      <w:bodyDiv w:val="1"/>
      <w:marLeft w:val="0"/>
      <w:marRight w:val="0"/>
      <w:marTop w:val="0"/>
      <w:marBottom w:val="0"/>
      <w:divBdr>
        <w:top w:val="none" w:sz="0" w:space="0" w:color="auto"/>
        <w:left w:val="none" w:sz="0" w:space="0" w:color="auto"/>
        <w:bottom w:val="none" w:sz="0" w:space="0" w:color="auto"/>
        <w:right w:val="none" w:sz="0" w:space="0" w:color="auto"/>
      </w:divBdr>
    </w:div>
    <w:div w:id="202720436">
      <w:bodyDiv w:val="1"/>
      <w:marLeft w:val="0"/>
      <w:marRight w:val="0"/>
      <w:marTop w:val="0"/>
      <w:marBottom w:val="0"/>
      <w:divBdr>
        <w:top w:val="none" w:sz="0" w:space="0" w:color="auto"/>
        <w:left w:val="none" w:sz="0" w:space="0" w:color="auto"/>
        <w:bottom w:val="none" w:sz="0" w:space="0" w:color="auto"/>
        <w:right w:val="none" w:sz="0" w:space="0" w:color="auto"/>
      </w:divBdr>
    </w:div>
    <w:div w:id="202912380">
      <w:bodyDiv w:val="1"/>
      <w:marLeft w:val="0"/>
      <w:marRight w:val="0"/>
      <w:marTop w:val="0"/>
      <w:marBottom w:val="0"/>
      <w:divBdr>
        <w:top w:val="none" w:sz="0" w:space="0" w:color="auto"/>
        <w:left w:val="none" w:sz="0" w:space="0" w:color="auto"/>
        <w:bottom w:val="none" w:sz="0" w:space="0" w:color="auto"/>
        <w:right w:val="none" w:sz="0" w:space="0" w:color="auto"/>
      </w:divBdr>
    </w:div>
    <w:div w:id="203563029">
      <w:bodyDiv w:val="1"/>
      <w:marLeft w:val="0"/>
      <w:marRight w:val="0"/>
      <w:marTop w:val="0"/>
      <w:marBottom w:val="0"/>
      <w:divBdr>
        <w:top w:val="none" w:sz="0" w:space="0" w:color="auto"/>
        <w:left w:val="none" w:sz="0" w:space="0" w:color="auto"/>
        <w:bottom w:val="none" w:sz="0" w:space="0" w:color="auto"/>
        <w:right w:val="none" w:sz="0" w:space="0" w:color="auto"/>
      </w:divBdr>
    </w:div>
    <w:div w:id="203641402">
      <w:bodyDiv w:val="1"/>
      <w:marLeft w:val="0"/>
      <w:marRight w:val="0"/>
      <w:marTop w:val="0"/>
      <w:marBottom w:val="0"/>
      <w:divBdr>
        <w:top w:val="none" w:sz="0" w:space="0" w:color="auto"/>
        <w:left w:val="none" w:sz="0" w:space="0" w:color="auto"/>
        <w:bottom w:val="none" w:sz="0" w:space="0" w:color="auto"/>
        <w:right w:val="none" w:sz="0" w:space="0" w:color="auto"/>
      </w:divBdr>
    </w:div>
    <w:div w:id="203762230">
      <w:bodyDiv w:val="1"/>
      <w:marLeft w:val="0"/>
      <w:marRight w:val="0"/>
      <w:marTop w:val="0"/>
      <w:marBottom w:val="0"/>
      <w:divBdr>
        <w:top w:val="none" w:sz="0" w:space="0" w:color="auto"/>
        <w:left w:val="none" w:sz="0" w:space="0" w:color="auto"/>
        <w:bottom w:val="none" w:sz="0" w:space="0" w:color="auto"/>
        <w:right w:val="none" w:sz="0" w:space="0" w:color="auto"/>
      </w:divBdr>
    </w:div>
    <w:div w:id="204290934">
      <w:bodyDiv w:val="1"/>
      <w:marLeft w:val="0"/>
      <w:marRight w:val="0"/>
      <w:marTop w:val="0"/>
      <w:marBottom w:val="0"/>
      <w:divBdr>
        <w:top w:val="none" w:sz="0" w:space="0" w:color="auto"/>
        <w:left w:val="none" w:sz="0" w:space="0" w:color="auto"/>
        <w:bottom w:val="none" w:sz="0" w:space="0" w:color="auto"/>
        <w:right w:val="none" w:sz="0" w:space="0" w:color="auto"/>
      </w:divBdr>
    </w:div>
    <w:div w:id="207835734">
      <w:bodyDiv w:val="1"/>
      <w:marLeft w:val="0"/>
      <w:marRight w:val="0"/>
      <w:marTop w:val="0"/>
      <w:marBottom w:val="0"/>
      <w:divBdr>
        <w:top w:val="none" w:sz="0" w:space="0" w:color="auto"/>
        <w:left w:val="none" w:sz="0" w:space="0" w:color="auto"/>
        <w:bottom w:val="none" w:sz="0" w:space="0" w:color="auto"/>
        <w:right w:val="none" w:sz="0" w:space="0" w:color="auto"/>
      </w:divBdr>
    </w:div>
    <w:div w:id="207885924">
      <w:bodyDiv w:val="1"/>
      <w:marLeft w:val="0"/>
      <w:marRight w:val="0"/>
      <w:marTop w:val="0"/>
      <w:marBottom w:val="0"/>
      <w:divBdr>
        <w:top w:val="none" w:sz="0" w:space="0" w:color="auto"/>
        <w:left w:val="none" w:sz="0" w:space="0" w:color="auto"/>
        <w:bottom w:val="none" w:sz="0" w:space="0" w:color="auto"/>
        <w:right w:val="none" w:sz="0" w:space="0" w:color="auto"/>
      </w:divBdr>
    </w:div>
    <w:div w:id="210922515">
      <w:bodyDiv w:val="1"/>
      <w:marLeft w:val="0"/>
      <w:marRight w:val="0"/>
      <w:marTop w:val="0"/>
      <w:marBottom w:val="0"/>
      <w:divBdr>
        <w:top w:val="none" w:sz="0" w:space="0" w:color="auto"/>
        <w:left w:val="none" w:sz="0" w:space="0" w:color="auto"/>
        <w:bottom w:val="none" w:sz="0" w:space="0" w:color="auto"/>
        <w:right w:val="none" w:sz="0" w:space="0" w:color="auto"/>
      </w:divBdr>
    </w:div>
    <w:div w:id="212693265">
      <w:bodyDiv w:val="1"/>
      <w:marLeft w:val="0"/>
      <w:marRight w:val="0"/>
      <w:marTop w:val="0"/>
      <w:marBottom w:val="0"/>
      <w:divBdr>
        <w:top w:val="none" w:sz="0" w:space="0" w:color="auto"/>
        <w:left w:val="none" w:sz="0" w:space="0" w:color="auto"/>
        <w:bottom w:val="none" w:sz="0" w:space="0" w:color="auto"/>
        <w:right w:val="none" w:sz="0" w:space="0" w:color="auto"/>
      </w:divBdr>
    </w:div>
    <w:div w:id="215165305">
      <w:bodyDiv w:val="1"/>
      <w:marLeft w:val="0"/>
      <w:marRight w:val="0"/>
      <w:marTop w:val="0"/>
      <w:marBottom w:val="0"/>
      <w:divBdr>
        <w:top w:val="none" w:sz="0" w:space="0" w:color="auto"/>
        <w:left w:val="none" w:sz="0" w:space="0" w:color="auto"/>
        <w:bottom w:val="none" w:sz="0" w:space="0" w:color="auto"/>
        <w:right w:val="none" w:sz="0" w:space="0" w:color="auto"/>
      </w:divBdr>
    </w:div>
    <w:div w:id="217865603">
      <w:bodyDiv w:val="1"/>
      <w:marLeft w:val="0"/>
      <w:marRight w:val="0"/>
      <w:marTop w:val="0"/>
      <w:marBottom w:val="0"/>
      <w:divBdr>
        <w:top w:val="none" w:sz="0" w:space="0" w:color="auto"/>
        <w:left w:val="none" w:sz="0" w:space="0" w:color="auto"/>
        <w:bottom w:val="none" w:sz="0" w:space="0" w:color="auto"/>
        <w:right w:val="none" w:sz="0" w:space="0" w:color="auto"/>
      </w:divBdr>
    </w:div>
    <w:div w:id="220101345">
      <w:bodyDiv w:val="1"/>
      <w:marLeft w:val="0"/>
      <w:marRight w:val="0"/>
      <w:marTop w:val="0"/>
      <w:marBottom w:val="0"/>
      <w:divBdr>
        <w:top w:val="none" w:sz="0" w:space="0" w:color="auto"/>
        <w:left w:val="none" w:sz="0" w:space="0" w:color="auto"/>
        <w:bottom w:val="none" w:sz="0" w:space="0" w:color="auto"/>
        <w:right w:val="none" w:sz="0" w:space="0" w:color="auto"/>
      </w:divBdr>
    </w:div>
    <w:div w:id="222833382">
      <w:bodyDiv w:val="1"/>
      <w:marLeft w:val="0"/>
      <w:marRight w:val="0"/>
      <w:marTop w:val="0"/>
      <w:marBottom w:val="0"/>
      <w:divBdr>
        <w:top w:val="none" w:sz="0" w:space="0" w:color="auto"/>
        <w:left w:val="none" w:sz="0" w:space="0" w:color="auto"/>
        <w:bottom w:val="none" w:sz="0" w:space="0" w:color="auto"/>
        <w:right w:val="none" w:sz="0" w:space="0" w:color="auto"/>
      </w:divBdr>
    </w:div>
    <w:div w:id="224687967">
      <w:bodyDiv w:val="1"/>
      <w:marLeft w:val="0"/>
      <w:marRight w:val="0"/>
      <w:marTop w:val="0"/>
      <w:marBottom w:val="0"/>
      <w:divBdr>
        <w:top w:val="none" w:sz="0" w:space="0" w:color="auto"/>
        <w:left w:val="none" w:sz="0" w:space="0" w:color="auto"/>
        <w:bottom w:val="none" w:sz="0" w:space="0" w:color="auto"/>
        <w:right w:val="none" w:sz="0" w:space="0" w:color="auto"/>
      </w:divBdr>
    </w:div>
    <w:div w:id="225266318">
      <w:bodyDiv w:val="1"/>
      <w:marLeft w:val="0"/>
      <w:marRight w:val="0"/>
      <w:marTop w:val="0"/>
      <w:marBottom w:val="0"/>
      <w:divBdr>
        <w:top w:val="none" w:sz="0" w:space="0" w:color="auto"/>
        <w:left w:val="none" w:sz="0" w:space="0" w:color="auto"/>
        <w:bottom w:val="none" w:sz="0" w:space="0" w:color="auto"/>
        <w:right w:val="none" w:sz="0" w:space="0" w:color="auto"/>
      </w:divBdr>
    </w:div>
    <w:div w:id="225455707">
      <w:bodyDiv w:val="1"/>
      <w:marLeft w:val="0"/>
      <w:marRight w:val="0"/>
      <w:marTop w:val="0"/>
      <w:marBottom w:val="0"/>
      <w:divBdr>
        <w:top w:val="none" w:sz="0" w:space="0" w:color="auto"/>
        <w:left w:val="none" w:sz="0" w:space="0" w:color="auto"/>
        <w:bottom w:val="none" w:sz="0" w:space="0" w:color="auto"/>
        <w:right w:val="none" w:sz="0" w:space="0" w:color="auto"/>
      </w:divBdr>
    </w:div>
    <w:div w:id="226690539">
      <w:bodyDiv w:val="1"/>
      <w:marLeft w:val="0"/>
      <w:marRight w:val="0"/>
      <w:marTop w:val="0"/>
      <w:marBottom w:val="0"/>
      <w:divBdr>
        <w:top w:val="none" w:sz="0" w:space="0" w:color="auto"/>
        <w:left w:val="none" w:sz="0" w:space="0" w:color="auto"/>
        <w:bottom w:val="none" w:sz="0" w:space="0" w:color="auto"/>
        <w:right w:val="none" w:sz="0" w:space="0" w:color="auto"/>
      </w:divBdr>
    </w:div>
    <w:div w:id="226959790">
      <w:bodyDiv w:val="1"/>
      <w:marLeft w:val="0"/>
      <w:marRight w:val="0"/>
      <w:marTop w:val="0"/>
      <w:marBottom w:val="0"/>
      <w:divBdr>
        <w:top w:val="none" w:sz="0" w:space="0" w:color="auto"/>
        <w:left w:val="none" w:sz="0" w:space="0" w:color="auto"/>
        <w:bottom w:val="none" w:sz="0" w:space="0" w:color="auto"/>
        <w:right w:val="none" w:sz="0" w:space="0" w:color="auto"/>
      </w:divBdr>
    </w:div>
    <w:div w:id="227884349">
      <w:bodyDiv w:val="1"/>
      <w:marLeft w:val="0"/>
      <w:marRight w:val="0"/>
      <w:marTop w:val="0"/>
      <w:marBottom w:val="0"/>
      <w:divBdr>
        <w:top w:val="none" w:sz="0" w:space="0" w:color="auto"/>
        <w:left w:val="none" w:sz="0" w:space="0" w:color="auto"/>
        <w:bottom w:val="none" w:sz="0" w:space="0" w:color="auto"/>
        <w:right w:val="none" w:sz="0" w:space="0" w:color="auto"/>
      </w:divBdr>
    </w:div>
    <w:div w:id="228273450">
      <w:bodyDiv w:val="1"/>
      <w:marLeft w:val="0"/>
      <w:marRight w:val="0"/>
      <w:marTop w:val="0"/>
      <w:marBottom w:val="0"/>
      <w:divBdr>
        <w:top w:val="none" w:sz="0" w:space="0" w:color="auto"/>
        <w:left w:val="none" w:sz="0" w:space="0" w:color="auto"/>
        <w:bottom w:val="none" w:sz="0" w:space="0" w:color="auto"/>
        <w:right w:val="none" w:sz="0" w:space="0" w:color="auto"/>
      </w:divBdr>
    </w:div>
    <w:div w:id="229001827">
      <w:bodyDiv w:val="1"/>
      <w:marLeft w:val="0"/>
      <w:marRight w:val="0"/>
      <w:marTop w:val="0"/>
      <w:marBottom w:val="0"/>
      <w:divBdr>
        <w:top w:val="none" w:sz="0" w:space="0" w:color="auto"/>
        <w:left w:val="none" w:sz="0" w:space="0" w:color="auto"/>
        <w:bottom w:val="none" w:sz="0" w:space="0" w:color="auto"/>
        <w:right w:val="none" w:sz="0" w:space="0" w:color="auto"/>
      </w:divBdr>
    </w:div>
    <w:div w:id="229270388">
      <w:bodyDiv w:val="1"/>
      <w:marLeft w:val="0"/>
      <w:marRight w:val="0"/>
      <w:marTop w:val="0"/>
      <w:marBottom w:val="0"/>
      <w:divBdr>
        <w:top w:val="none" w:sz="0" w:space="0" w:color="auto"/>
        <w:left w:val="none" w:sz="0" w:space="0" w:color="auto"/>
        <w:bottom w:val="none" w:sz="0" w:space="0" w:color="auto"/>
        <w:right w:val="none" w:sz="0" w:space="0" w:color="auto"/>
      </w:divBdr>
    </w:div>
    <w:div w:id="230122447">
      <w:bodyDiv w:val="1"/>
      <w:marLeft w:val="0"/>
      <w:marRight w:val="0"/>
      <w:marTop w:val="0"/>
      <w:marBottom w:val="0"/>
      <w:divBdr>
        <w:top w:val="none" w:sz="0" w:space="0" w:color="auto"/>
        <w:left w:val="none" w:sz="0" w:space="0" w:color="auto"/>
        <w:bottom w:val="none" w:sz="0" w:space="0" w:color="auto"/>
        <w:right w:val="none" w:sz="0" w:space="0" w:color="auto"/>
      </w:divBdr>
    </w:div>
    <w:div w:id="232160680">
      <w:bodyDiv w:val="1"/>
      <w:marLeft w:val="0"/>
      <w:marRight w:val="0"/>
      <w:marTop w:val="0"/>
      <w:marBottom w:val="0"/>
      <w:divBdr>
        <w:top w:val="none" w:sz="0" w:space="0" w:color="auto"/>
        <w:left w:val="none" w:sz="0" w:space="0" w:color="auto"/>
        <w:bottom w:val="none" w:sz="0" w:space="0" w:color="auto"/>
        <w:right w:val="none" w:sz="0" w:space="0" w:color="auto"/>
      </w:divBdr>
    </w:div>
    <w:div w:id="236213094">
      <w:bodyDiv w:val="1"/>
      <w:marLeft w:val="0"/>
      <w:marRight w:val="0"/>
      <w:marTop w:val="0"/>
      <w:marBottom w:val="0"/>
      <w:divBdr>
        <w:top w:val="none" w:sz="0" w:space="0" w:color="auto"/>
        <w:left w:val="none" w:sz="0" w:space="0" w:color="auto"/>
        <w:bottom w:val="none" w:sz="0" w:space="0" w:color="auto"/>
        <w:right w:val="none" w:sz="0" w:space="0" w:color="auto"/>
      </w:divBdr>
    </w:div>
    <w:div w:id="236788139">
      <w:bodyDiv w:val="1"/>
      <w:marLeft w:val="0"/>
      <w:marRight w:val="0"/>
      <w:marTop w:val="0"/>
      <w:marBottom w:val="0"/>
      <w:divBdr>
        <w:top w:val="none" w:sz="0" w:space="0" w:color="auto"/>
        <w:left w:val="none" w:sz="0" w:space="0" w:color="auto"/>
        <w:bottom w:val="none" w:sz="0" w:space="0" w:color="auto"/>
        <w:right w:val="none" w:sz="0" w:space="0" w:color="auto"/>
      </w:divBdr>
    </w:div>
    <w:div w:id="237061687">
      <w:bodyDiv w:val="1"/>
      <w:marLeft w:val="0"/>
      <w:marRight w:val="0"/>
      <w:marTop w:val="0"/>
      <w:marBottom w:val="0"/>
      <w:divBdr>
        <w:top w:val="none" w:sz="0" w:space="0" w:color="auto"/>
        <w:left w:val="none" w:sz="0" w:space="0" w:color="auto"/>
        <w:bottom w:val="none" w:sz="0" w:space="0" w:color="auto"/>
        <w:right w:val="none" w:sz="0" w:space="0" w:color="auto"/>
      </w:divBdr>
    </w:div>
    <w:div w:id="237593893">
      <w:bodyDiv w:val="1"/>
      <w:marLeft w:val="0"/>
      <w:marRight w:val="0"/>
      <w:marTop w:val="0"/>
      <w:marBottom w:val="0"/>
      <w:divBdr>
        <w:top w:val="none" w:sz="0" w:space="0" w:color="auto"/>
        <w:left w:val="none" w:sz="0" w:space="0" w:color="auto"/>
        <w:bottom w:val="none" w:sz="0" w:space="0" w:color="auto"/>
        <w:right w:val="none" w:sz="0" w:space="0" w:color="auto"/>
      </w:divBdr>
    </w:div>
    <w:div w:id="237711074">
      <w:bodyDiv w:val="1"/>
      <w:marLeft w:val="0"/>
      <w:marRight w:val="0"/>
      <w:marTop w:val="0"/>
      <w:marBottom w:val="0"/>
      <w:divBdr>
        <w:top w:val="none" w:sz="0" w:space="0" w:color="auto"/>
        <w:left w:val="none" w:sz="0" w:space="0" w:color="auto"/>
        <w:bottom w:val="none" w:sz="0" w:space="0" w:color="auto"/>
        <w:right w:val="none" w:sz="0" w:space="0" w:color="auto"/>
      </w:divBdr>
    </w:div>
    <w:div w:id="237909329">
      <w:bodyDiv w:val="1"/>
      <w:marLeft w:val="0"/>
      <w:marRight w:val="0"/>
      <w:marTop w:val="0"/>
      <w:marBottom w:val="0"/>
      <w:divBdr>
        <w:top w:val="none" w:sz="0" w:space="0" w:color="auto"/>
        <w:left w:val="none" w:sz="0" w:space="0" w:color="auto"/>
        <w:bottom w:val="none" w:sz="0" w:space="0" w:color="auto"/>
        <w:right w:val="none" w:sz="0" w:space="0" w:color="auto"/>
      </w:divBdr>
    </w:div>
    <w:div w:id="238485630">
      <w:bodyDiv w:val="1"/>
      <w:marLeft w:val="0"/>
      <w:marRight w:val="0"/>
      <w:marTop w:val="0"/>
      <w:marBottom w:val="0"/>
      <w:divBdr>
        <w:top w:val="none" w:sz="0" w:space="0" w:color="auto"/>
        <w:left w:val="none" w:sz="0" w:space="0" w:color="auto"/>
        <w:bottom w:val="none" w:sz="0" w:space="0" w:color="auto"/>
        <w:right w:val="none" w:sz="0" w:space="0" w:color="auto"/>
      </w:divBdr>
    </w:div>
    <w:div w:id="240529116">
      <w:bodyDiv w:val="1"/>
      <w:marLeft w:val="0"/>
      <w:marRight w:val="0"/>
      <w:marTop w:val="0"/>
      <w:marBottom w:val="0"/>
      <w:divBdr>
        <w:top w:val="none" w:sz="0" w:space="0" w:color="auto"/>
        <w:left w:val="none" w:sz="0" w:space="0" w:color="auto"/>
        <w:bottom w:val="none" w:sz="0" w:space="0" w:color="auto"/>
        <w:right w:val="none" w:sz="0" w:space="0" w:color="auto"/>
      </w:divBdr>
    </w:div>
    <w:div w:id="241178700">
      <w:bodyDiv w:val="1"/>
      <w:marLeft w:val="0"/>
      <w:marRight w:val="0"/>
      <w:marTop w:val="0"/>
      <w:marBottom w:val="0"/>
      <w:divBdr>
        <w:top w:val="none" w:sz="0" w:space="0" w:color="auto"/>
        <w:left w:val="none" w:sz="0" w:space="0" w:color="auto"/>
        <w:bottom w:val="none" w:sz="0" w:space="0" w:color="auto"/>
        <w:right w:val="none" w:sz="0" w:space="0" w:color="auto"/>
      </w:divBdr>
    </w:div>
    <w:div w:id="243339614">
      <w:bodyDiv w:val="1"/>
      <w:marLeft w:val="0"/>
      <w:marRight w:val="0"/>
      <w:marTop w:val="0"/>
      <w:marBottom w:val="0"/>
      <w:divBdr>
        <w:top w:val="none" w:sz="0" w:space="0" w:color="auto"/>
        <w:left w:val="none" w:sz="0" w:space="0" w:color="auto"/>
        <w:bottom w:val="none" w:sz="0" w:space="0" w:color="auto"/>
        <w:right w:val="none" w:sz="0" w:space="0" w:color="auto"/>
      </w:divBdr>
    </w:div>
    <w:div w:id="245580452">
      <w:bodyDiv w:val="1"/>
      <w:marLeft w:val="0"/>
      <w:marRight w:val="0"/>
      <w:marTop w:val="0"/>
      <w:marBottom w:val="0"/>
      <w:divBdr>
        <w:top w:val="none" w:sz="0" w:space="0" w:color="auto"/>
        <w:left w:val="none" w:sz="0" w:space="0" w:color="auto"/>
        <w:bottom w:val="none" w:sz="0" w:space="0" w:color="auto"/>
        <w:right w:val="none" w:sz="0" w:space="0" w:color="auto"/>
      </w:divBdr>
    </w:div>
    <w:div w:id="246380616">
      <w:bodyDiv w:val="1"/>
      <w:marLeft w:val="0"/>
      <w:marRight w:val="0"/>
      <w:marTop w:val="0"/>
      <w:marBottom w:val="0"/>
      <w:divBdr>
        <w:top w:val="none" w:sz="0" w:space="0" w:color="auto"/>
        <w:left w:val="none" w:sz="0" w:space="0" w:color="auto"/>
        <w:bottom w:val="none" w:sz="0" w:space="0" w:color="auto"/>
        <w:right w:val="none" w:sz="0" w:space="0" w:color="auto"/>
      </w:divBdr>
    </w:div>
    <w:div w:id="249238895">
      <w:bodyDiv w:val="1"/>
      <w:marLeft w:val="0"/>
      <w:marRight w:val="0"/>
      <w:marTop w:val="0"/>
      <w:marBottom w:val="0"/>
      <w:divBdr>
        <w:top w:val="none" w:sz="0" w:space="0" w:color="auto"/>
        <w:left w:val="none" w:sz="0" w:space="0" w:color="auto"/>
        <w:bottom w:val="none" w:sz="0" w:space="0" w:color="auto"/>
        <w:right w:val="none" w:sz="0" w:space="0" w:color="auto"/>
      </w:divBdr>
    </w:div>
    <w:div w:id="251860109">
      <w:bodyDiv w:val="1"/>
      <w:marLeft w:val="0"/>
      <w:marRight w:val="0"/>
      <w:marTop w:val="0"/>
      <w:marBottom w:val="0"/>
      <w:divBdr>
        <w:top w:val="none" w:sz="0" w:space="0" w:color="auto"/>
        <w:left w:val="none" w:sz="0" w:space="0" w:color="auto"/>
        <w:bottom w:val="none" w:sz="0" w:space="0" w:color="auto"/>
        <w:right w:val="none" w:sz="0" w:space="0" w:color="auto"/>
      </w:divBdr>
    </w:div>
    <w:div w:id="252397170">
      <w:bodyDiv w:val="1"/>
      <w:marLeft w:val="0"/>
      <w:marRight w:val="0"/>
      <w:marTop w:val="0"/>
      <w:marBottom w:val="0"/>
      <w:divBdr>
        <w:top w:val="none" w:sz="0" w:space="0" w:color="auto"/>
        <w:left w:val="none" w:sz="0" w:space="0" w:color="auto"/>
        <w:bottom w:val="none" w:sz="0" w:space="0" w:color="auto"/>
        <w:right w:val="none" w:sz="0" w:space="0" w:color="auto"/>
      </w:divBdr>
    </w:div>
    <w:div w:id="253100498">
      <w:bodyDiv w:val="1"/>
      <w:marLeft w:val="0"/>
      <w:marRight w:val="0"/>
      <w:marTop w:val="0"/>
      <w:marBottom w:val="0"/>
      <w:divBdr>
        <w:top w:val="none" w:sz="0" w:space="0" w:color="auto"/>
        <w:left w:val="none" w:sz="0" w:space="0" w:color="auto"/>
        <w:bottom w:val="none" w:sz="0" w:space="0" w:color="auto"/>
        <w:right w:val="none" w:sz="0" w:space="0" w:color="auto"/>
      </w:divBdr>
    </w:div>
    <w:div w:id="253704571">
      <w:bodyDiv w:val="1"/>
      <w:marLeft w:val="0"/>
      <w:marRight w:val="0"/>
      <w:marTop w:val="0"/>
      <w:marBottom w:val="0"/>
      <w:divBdr>
        <w:top w:val="none" w:sz="0" w:space="0" w:color="auto"/>
        <w:left w:val="none" w:sz="0" w:space="0" w:color="auto"/>
        <w:bottom w:val="none" w:sz="0" w:space="0" w:color="auto"/>
        <w:right w:val="none" w:sz="0" w:space="0" w:color="auto"/>
      </w:divBdr>
    </w:div>
    <w:div w:id="255095729">
      <w:bodyDiv w:val="1"/>
      <w:marLeft w:val="0"/>
      <w:marRight w:val="0"/>
      <w:marTop w:val="0"/>
      <w:marBottom w:val="0"/>
      <w:divBdr>
        <w:top w:val="none" w:sz="0" w:space="0" w:color="auto"/>
        <w:left w:val="none" w:sz="0" w:space="0" w:color="auto"/>
        <w:bottom w:val="none" w:sz="0" w:space="0" w:color="auto"/>
        <w:right w:val="none" w:sz="0" w:space="0" w:color="auto"/>
      </w:divBdr>
    </w:div>
    <w:div w:id="255793778">
      <w:bodyDiv w:val="1"/>
      <w:marLeft w:val="0"/>
      <w:marRight w:val="0"/>
      <w:marTop w:val="0"/>
      <w:marBottom w:val="0"/>
      <w:divBdr>
        <w:top w:val="none" w:sz="0" w:space="0" w:color="auto"/>
        <w:left w:val="none" w:sz="0" w:space="0" w:color="auto"/>
        <w:bottom w:val="none" w:sz="0" w:space="0" w:color="auto"/>
        <w:right w:val="none" w:sz="0" w:space="0" w:color="auto"/>
      </w:divBdr>
    </w:div>
    <w:div w:id="256182503">
      <w:bodyDiv w:val="1"/>
      <w:marLeft w:val="0"/>
      <w:marRight w:val="0"/>
      <w:marTop w:val="0"/>
      <w:marBottom w:val="0"/>
      <w:divBdr>
        <w:top w:val="none" w:sz="0" w:space="0" w:color="auto"/>
        <w:left w:val="none" w:sz="0" w:space="0" w:color="auto"/>
        <w:bottom w:val="none" w:sz="0" w:space="0" w:color="auto"/>
        <w:right w:val="none" w:sz="0" w:space="0" w:color="auto"/>
      </w:divBdr>
    </w:div>
    <w:div w:id="259484941">
      <w:bodyDiv w:val="1"/>
      <w:marLeft w:val="0"/>
      <w:marRight w:val="0"/>
      <w:marTop w:val="0"/>
      <w:marBottom w:val="0"/>
      <w:divBdr>
        <w:top w:val="none" w:sz="0" w:space="0" w:color="auto"/>
        <w:left w:val="none" w:sz="0" w:space="0" w:color="auto"/>
        <w:bottom w:val="none" w:sz="0" w:space="0" w:color="auto"/>
        <w:right w:val="none" w:sz="0" w:space="0" w:color="auto"/>
      </w:divBdr>
    </w:div>
    <w:div w:id="261954601">
      <w:bodyDiv w:val="1"/>
      <w:marLeft w:val="0"/>
      <w:marRight w:val="0"/>
      <w:marTop w:val="0"/>
      <w:marBottom w:val="0"/>
      <w:divBdr>
        <w:top w:val="none" w:sz="0" w:space="0" w:color="auto"/>
        <w:left w:val="none" w:sz="0" w:space="0" w:color="auto"/>
        <w:bottom w:val="none" w:sz="0" w:space="0" w:color="auto"/>
        <w:right w:val="none" w:sz="0" w:space="0" w:color="auto"/>
      </w:divBdr>
    </w:div>
    <w:div w:id="262151613">
      <w:bodyDiv w:val="1"/>
      <w:marLeft w:val="0"/>
      <w:marRight w:val="0"/>
      <w:marTop w:val="0"/>
      <w:marBottom w:val="0"/>
      <w:divBdr>
        <w:top w:val="none" w:sz="0" w:space="0" w:color="auto"/>
        <w:left w:val="none" w:sz="0" w:space="0" w:color="auto"/>
        <w:bottom w:val="none" w:sz="0" w:space="0" w:color="auto"/>
        <w:right w:val="none" w:sz="0" w:space="0" w:color="auto"/>
      </w:divBdr>
    </w:div>
    <w:div w:id="262349293">
      <w:bodyDiv w:val="1"/>
      <w:marLeft w:val="0"/>
      <w:marRight w:val="0"/>
      <w:marTop w:val="0"/>
      <w:marBottom w:val="0"/>
      <w:divBdr>
        <w:top w:val="none" w:sz="0" w:space="0" w:color="auto"/>
        <w:left w:val="none" w:sz="0" w:space="0" w:color="auto"/>
        <w:bottom w:val="none" w:sz="0" w:space="0" w:color="auto"/>
        <w:right w:val="none" w:sz="0" w:space="0" w:color="auto"/>
      </w:divBdr>
    </w:div>
    <w:div w:id="262543635">
      <w:bodyDiv w:val="1"/>
      <w:marLeft w:val="0"/>
      <w:marRight w:val="0"/>
      <w:marTop w:val="0"/>
      <w:marBottom w:val="0"/>
      <w:divBdr>
        <w:top w:val="none" w:sz="0" w:space="0" w:color="auto"/>
        <w:left w:val="none" w:sz="0" w:space="0" w:color="auto"/>
        <w:bottom w:val="none" w:sz="0" w:space="0" w:color="auto"/>
        <w:right w:val="none" w:sz="0" w:space="0" w:color="auto"/>
      </w:divBdr>
    </w:div>
    <w:div w:id="265189143">
      <w:bodyDiv w:val="1"/>
      <w:marLeft w:val="0"/>
      <w:marRight w:val="0"/>
      <w:marTop w:val="0"/>
      <w:marBottom w:val="0"/>
      <w:divBdr>
        <w:top w:val="none" w:sz="0" w:space="0" w:color="auto"/>
        <w:left w:val="none" w:sz="0" w:space="0" w:color="auto"/>
        <w:bottom w:val="none" w:sz="0" w:space="0" w:color="auto"/>
        <w:right w:val="none" w:sz="0" w:space="0" w:color="auto"/>
      </w:divBdr>
    </w:div>
    <w:div w:id="266742266">
      <w:bodyDiv w:val="1"/>
      <w:marLeft w:val="0"/>
      <w:marRight w:val="0"/>
      <w:marTop w:val="0"/>
      <w:marBottom w:val="0"/>
      <w:divBdr>
        <w:top w:val="none" w:sz="0" w:space="0" w:color="auto"/>
        <w:left w:val="none" w:sz="0" w:space="0" w:color="auto"/>
        <w:bottom w:val="none" w:sz="0" w:space="0" w:color="auto"/>
        <w:right w:val="none" w:sz="0" w:space="0" w:color="auto"/>
      </w:divBdr>
    </w:div>
    <w:div w:id="268591180">
      <w:bodyDiv w:val="1"/>
      <w:marLeft w:val="0"/>
      <w:marRight w:val="0"/>
      <w:marTop w:val="0"/>
      <w:marBottom w:val="0"/>
      <w:divBdr>
        <w:top w:val="none" w:sz="0" w:space="0" w:color="auto"/>
        <w:left w:val="none" w:sz="0" w:space="0" w:color="auto"/>
        <w:bottom w:val="none" w:sz="0" w:space="0" w:color="auto"/>
        <w:right w:val="none" w:sz="0" w:space="0" w:color="auto"/>
      </w:divBdr>
    </w:div>
    <w:div w:id="269628231">
      <w:bodyDiv w:val="1"/>
      <w:marLeft w:val="0"/>
      <w:marRight w:val="0"/>
      <w:marTop w:val="0"/>
      <w:marBottom w:val="0"/>
      <w:divBdr>
        <w:top w:val="none" w:sz="0" w:space="0" w:color="auto"/>
        <w:left w:val="none" w:sz="0" w:space="0" w:color="auto"/>
        <w:bottom w:val="none" w:sz="0" w:space="0" w:color="auto"/>
        <w:right w:val="none" w:sz="0" w:space="0" w:color="auto"/>
      </w:divBdr>
    </w:div>
    <w:div w:id="270600177">
      <w:bodyDiv w:val="1"/>
      <w:marLeft w:val="0"/>
      <w:marRight w:val="0"/>
      <w:marTop w:val="0"/>
      <w:marBottom w:val="0"/>
      <w:divBdr>
        <w:top w:val="none" w:sz="0" w:space="0" w:color="auto"/>
        <w:left w:val="none" w:sz="0" w:space="0" w:color="auto"/>
        <w:bottom w:val="none" w:sz="0" w:space="0" w:color="auto"/>
        <w:right w:val="none" w:sz="0" w:space="0" w:color="auto"/>
      </w:divBdr>
    </w:div>
    <w:div w:id="272051747">
      <w:bodyDiv w:val="1"/>
      <w:marLeft w:val="0"/>
      <w:marRight w:val="0"/>
      <w:marTop w:val="0"/>
      <w:marBottom w:val="0"/>
      <w:divBdr>
        <w:top w:val="none" w:sz="0" w:space="0" w:color="auto"/>
        <w:left w:val="none" w:sz="0" w:space="0" w:color="auto"/>
        <w:bottom w:val="none" w:sz="0" w:space="0" w:color="auto"/>
        <w:right w:val="none" w:sz="0" w:space="0" w:color="auto"/>
      </w:divBdr>
    </w:div>
    <w:div w:id="272133880">
      <w:bodyDiv w:val="1"/>
      <w:marLeft w:val="0"/>
      <w:marRight w:val="0"/>
      <w:marTop w:val="0"/>
      <w:marBottom w:val="0"/>
      <w:divBdr>
        <w:top w:val="none" w:sz="0" w:space="0" w:color="auto"/>
        <w:left w:val="none" w:sz="0" w:space="0" w:color="auto"/>
        <w:bottom w:val="none" w:sz="0" w:space="0" w:color="auto"/>
        <w:right w:val="none" w:sz="0" w:space="0" w:color="auto"/>
      </w:divBdr>
    </w:div>
    <w:div w:id="272324441">
      <w:bodyDiv w:val="1"/>
      <w:marLeft w:val="0"/>
      <w:marRight w:val="0"/>
      <w:marTop w:val="0"/>
      <w:marBottom w:val="0"/>
      <w:divBdr>
        <w:top w:val="none" w:sz="0" w:space="0" w:color="auto"/>
        <w:left w:val="none" w:sz="0" w:space="0" w:color="auto"/>
        <w:bottom w:val="none" w:sz="0" w:space="0" w:color="auto"/>
        <w:right w:val="none" w:sz="0" w:space="0" w:color="auto"/>
      </w:divBdr>
    </w:div>
    <w:div w:id="272833538">
      <w:bodyDiv w:val="1"/>
      <w:marLeft w:val="0"/>
      <w:marRight w:val="0"/>
      <w:marTop w:val="0"/>
      <w:marBottom w:val="0"/>
      <w:divBdr>
        <w:top w:val="none" w:sz="0" w:space="0" w:color="auto"/>
        <w:left w:val="none" w:sz="0" w:space="0" w:color="auto"/>
        <w:bottom w:val="none" w:sz="0" w:space="0" w:color="auto"/>
        <w:right w:val="none" w:sz="0" w:space="0" w:color="auto"/>
      </w:divBdr>
    </w:div>
    <w:div w:id="277025402">
      <w:bodyDiv w:val="1"/>
      <w:marLeft w:val="0"/>
      <w:marRight w:val="0"/>
      <w:marTop w:val="0"/>
      <w:marBottom w:val="0"/>
      <w:divBdr>
        <w:top w:val="none" w:sz="0" w:space="0" w:color="auto"/>
        <w:left w:val="none" w:sz="0" w:space="0" w:color="auto"/>
        <w:bottom w:val="none" w:sz="0" w:space="0" w:color="auto"/>
        <w:right w:val="none" w:sz="0" w:space="0" w:color="auto"/>
      </w:divBdr>
    </w:div>
    <w:div w:id="279458193">
      <w:bodyDiv w:val="1"/>
      <w:marLeft w:val="0"/>
      <w:marRight w:val="0"/>
      <w:marTop w:val="0"/>
      <w:marBottom w:val="0"/>
      <w:divBdr>
        <w:top w:val="none" w:sz="0" w:space="0" w:color="auto"/>
        <w:left w:val="none" w:sz="0" w:space="0" w:color="auto"/>
        <w:bottom w:val="none" w:sz="0" w:space="0" w:color="auto"/>
        <w:right w:val="none" w:sz="0" w:space="0" w:color="auto"/>
      </w:divBdr>
    </w:div>
    <w:div w:id="281110358">
      <w:bodyDiv w:val="1"/>
      <w:marLeft w:val="0"/>
      <w:marRight w:val="0"/>
      <w:marTop w:val="0"/>
      <w:marBottom w:val="0"/>
      <w:divBdr>
        <w:top w:val="none" w:sz="0" w:space="0" w:color="auto"/>
        <w:left w:val="none" w:sz="0" w:space="0" w:color="auto"/>
        <w:bottom w:val="none" w:sz="0" w:space="0" w:color="auto"/>
        <w:right w:val="none" w:sz="0" w:space="0" w:color="auto"/>
      </w:divBdr>
    </w:div>
    <w:div w:id="283079527">
      <w:bodyDiv w:val="1"/>
      <w:marLeft w:val="0"/>
      <w:marRight w:val="0"/>
      <w:marTop w:val="0"/>
      <w:marBottom w:val="0"/>
      <w:divBdr>
        <w:top w:val="none" w:sz="0" w:space="0" w:color="auto"/>
        <w:left w:val="none" w:sz="0" w:space="0" w:color="auto"/>
        <w:bottom w:val="none" w:sz="0" w:space="0" w:color="auto"/>
        <w:right w:val="none" w:sz="0" w:space="0" w:color="auto"/>
      </w:divBdr>
    </w:div>
    <w:div w:id="286006081">
      <w:bodyDiv w:val="1"/>
      <w:marLeft w:val="0"/>
      <w:marRight w:val="0"/>
      <w:marTop w:val="0"/>
      <w:marBottom w:val="0"/>
      <w:divBdr>
        <w:top w:val="none" w:sz="0" w:space="0" w:color="auto"/>
        <w:left w:val="none" w:sz="0" w:space="0" w:color="auto"/>
        <w:bottom w:val="none" w:sz="0" w:space="0" w:color="auto"/>
        <w:right w:val="none" w:sz="0" w:space="0" w:color="auto"/>
      </w:divBdr>
    </w:div>
    <w:div w:id="286280885">
      <w:bodyDiv w:val="1"/>
      <w:marLeft w:val="0"/>
      <w:marRight w:val="0"/>
      <w:marTop w:val="0"/>
      <w:marBottom w:val="0"/>
      <w:divBdr>
        <w:top w:val="none" w:sz="0" w:space="0" w:color="auto"/>
        <w:left w:val="none" w:sz="0" w:space="0" w:color="auto"/>
        <w:bottom w:val="none" w:sz="0" w:space="0" w:color="auto"/>
        <w:right w:val="none" w:sz="0" w:space="0" w:color="auto"/>
      </w:divBdr>
    </w:div>
    <w:div w:id="288322955">
      <w:bodyDiv w:val="1"/>
      <w:marLeft w:val="0"/>
      <w:marRight w:val="0"/>
      <w:marTop w:val="0"/>
      <w:marBottom w:val="0"/>
      <w:divBdr>
        <w:top w:val="none" w:sz="0" w:space="0" w:color="auto"/>
        <w:left w:val="none" w:sz="0" w:space="0" w:color="auto"/>
        <w:bottom w:val="none" w:sz="0" w:space="0" w:color="auto"/>
        <w:right w:val="none" w:sz="0" w:space="0" w:color="auto"/>
      </w:divBdr>
    </w:div>
    <w:div w:id="289169962">
      <w:bodyDiv w:val="1"/>
      <w:marLeft w:val="0"/>
      <w:marRight w:val="0"/>
      <w:marTop w:val="0"/>
      <w:marBottom w:val="0"/>
      <w:divBdr>
        <w:top w:val="none" w:sz="0" w:space="0" w:color="auto"/>
        <w:left w:val="none" w:sz="0" w:space="0" w:color="auto"/>
        <w:bottom w:val="none" w:sz="0" w:space="0" w:color="auto"/>
        <w:right w:val="none" w:sz="0" w:space="0" w:color="auto"/>
      </w:divBdr>
    </w:div>
    <w:div w:id="290018850">
      <w:bodyDiv w:val="1"/>
      <w:marLeft w:val="0"/>
      <w:marRight w:val="0"/>
      <w:marTop w:val="0"/>
      <w:marBottom w:val="0"/>
      <w:divBdr>
        <w:top w:val="none" w:sz="0" w:space="0" w:color="auto"/>
        <w:left w:val="none" w:sz="0" w:space="0" w:color="auto"/>
        <w:bottom w:val="none" w:sz="0" w:space="0" w:color="auto"/>
        <w:right w:val="none" w:sz="0" w:space="0" w:color="auto"/>
      </w:divBdr>
    </w:div>
    <w:div w:id="291908218">
      <w:bodyDiv w:val="1"/>
      <w:marLeft w:val="0"/>
      <w:marRight w:val="0"/>
      <w:marTop w:val="0"/>
      <w:marBottom w:val="0"/>
      <w:divBdr>
        <w:top w:val="none" w:sz="0" w:space="0" w:color="auto"/>
        <w:left w:val="none" w:sz="0" w:space="0" w:color="auto"/>
        <w:bottom w:val="none" w:sz="0" w:space="0" w:color="auto"/>
        <w:right w:val="none" w:sz="0" w:space="0" w:color="auto"/>
      </w:divBdr>
      <w:divsChild>
        <w:div w:id="396780688">
          <w:marLeft w:val="0"/>
          <w:marRight w:val="0"/>
          <w:marTop w:val="0"/>
          <w:marBottom w:val="0"/>
          <w:divBdr>
            <w:top w:val="none" w:sz="0" w:space="0" w:color="auto"/>
            <w:left w:val="none" w:sz="0" w:space="0" w:color="auto"/>
            <w:bottom w:val="none" w:sz="0" w:space="0" w:color="auto"/>
            <w:right w:val="none" w:sz="0" w:space="0" w:color="auto"/>
          </w:divBdr>
          <w:divsChild>
            <w:div w:id="491455579">
              <w:marLeft w:val="0"/>
              <w:marRight w:val="0"/>
              <w:marTop w:val="0"/>
              <w:marBottom w:val="0"/>
              <w:divBdr>
                <w:top w:val="none" w:sz="0" w:space="0" w:color="auto"/>
                <w:left w:val="none" w:sz="0" w:space="0" w:color="auto"/>
                <w:bottom w:val="none" w:sz="0" w:space="0" w:color="auto"/>
                <w:right w:val="none" w:sz="0" w:space="0" w:color="auto"/>
              </w:divBdr>
              <w:divsChild>
                <w:div w:id="1758794677">
                  <w:marLeft w:val="0"/>
                  <w:marRight w:val="0"/>
                  <w:marTop w:val="0"/>
                  <w:marBottom w:val="0"/>
                  <w:divBdr>
                    <w:top w:val="single" w:sz="8" w:space="12" w:color="3C414E"/>
                    <w:left w:val="none" w:sz="0" w:space="0" w:color="auto"/>
                    <w:bottom w:val="none" w:sz="0" w:space="0" w:color="auto"/>
                    <w:right w:val="none" w:sz="0" w:space="0" w:color="auto"/>
                  </w:divBdr>
                  <w:divsChild>
                    <w:div w:id="19556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56999">
      <w:bodyDiv w:val="1"/>
      <w:marLeft w:val="0"/>
      <w:marRight w:val="0"/>
      <w:marTop w:val="0"/>
      <w:marBottom w:val="0"/>
      <w:divBdr>
        <w:top w:val="none" w:sz="0" w:space="0" w:color="auto"/>
        <w:left w:val="none" w:sz="0" w:space="0" w:color="auto"/>
        <w:bottom w:val="none" w:sz="0" w:space="0" w:color="auto"/>
        <w:right w:val="none" w:sz="0" w:space="0" w:color="auto"/>
      </w:divBdr>
    </w:div>
    <w:div w:id="295141174">
      <w:bodyDiv w:val="1"/>
      <w:marLeft w:val="0"/>
      <w:marRight w:val="0"/>
      <w:marTop w:val="0"/>
      <w:marBottom w:val="0"/>
      <w:divBdr>
        <w:top w:val="none" w:sz="0" w:space="0" w:color="auto"/>
        <w:left w:val="none" w:sz="0" w:space="0" w:color="auto"/>
        <w:bottom w:val="none" w:sz="0" w:space="0" w:color="auto"/>
        <w:right w:val="none" w:sz="0" w:space="0" w:color="auto"/>
      </w:divBdr>
    </w:div>
    <w:div w:id="296423236">
      <w:bodyDiv w:val="1"/>
      <w:marLeft w:val="0"/>
      <w:marRight w:val="0"/>
      <w:marTop w:val="0"/>
      <w:marBottom w:val="0"/>
      <w:divBdr>
        <w:top w:val="none" w:sz="0" w:space="0" w:color="auto"/>
        <w:left w:val="none" w:sz="0" w:space="0" w:color="auto"/>
        <w:bottom w:val="none" w:sz="0" w:space="0" w:color="auto"/>
        <w:right w:val="none" w:sz="0" w:space="0" w:color="auto"/>
      </w:divBdr>
    </w:div>
    <w:div w:id="296690628">
      <w:bodyDiv w:val="1"/>
      <w:marLeft w:val="0"/>
      <w:marRight w:val="0"/>
      <w:marTop w:val="0"/>
      <w:marBottom w:val="0"/>
      <w:divBdr>
        <w:top w:val="none" w:sz="0" w:space="0" w:color="auto"/>
        <w:left w:val="none" w:sz="0" w:space="0" w:color="auto"/>
        <w:bottom w:val="none" w:sz="0" w:space="0" w:color="auto"/>
        <w:right w:val="none" w:sz="0" w:space="0" w:color="auto"/>
      </w:divBdr>
    </w:div>
    <w:div w:id="297343642">
      <w:bodyDiv w:val="1"/>
      <w:marLeft w:val="0"/>
      <w:marRight w:val="0"/>
      <w:marTop w:val="0"/>
      <w:marBottom w:val="0"/>
      <w:divBdr>
        <w:top w:val="none" w:sz="0" w:space="0" w:color="auto"/>
        <w:left w:val="none" w:sz="0" w:space="0" w:color="auto"/>
        <w:bottom w:val="none" w:sz="0" w:space="0" w:color="auto"/>
        <w:right w:val="none" w:sz="0" w:space="0" w:color="auto"/>
      </w:divBdr>
    </w:div>
    <w:div w:id="298345744">
      <w:bodyDiv w:val="1"/>
      <w:marLeft w:val="0"/>
      <w:marRight w:val="0"/>
      <w:marTop w:val="0"/>
      <w:marBottom w:val="0"/>
      <w:divBdr>
        <w:top w:val="none" w:sz="0" w:space="0" w:color="auto"/>
        <w:left w:val="none" w:sz="0" w:space="0" w:color="auto"/>
        <w:bottom w:val="none" w:sz="0" w:space="0" w:color="auto"/>
        <w:right w:val="none" w:sz="0" w:space="0" w:color="auto"/>
      </w:divBdr>
    </w:div>
    <w:div w:id="301930886">
      <w:bodyDiv w:val="1"/>
      <w:marLeft w:val="0"/>
      <w:marRight w:val="0"/>
      <w:marTop w:val="0"/>
      <w:marBottom w:val="0"/>
      <w:divBdr>
        <w:top w:val="none" w:sz="0" w:space="0" w:color="auto"/>
        <w:left w:val="none" w:sz="0" w:space="0" w:color="auto"/>
        <w:bottom w:val="none" w:sz="0" w:space="0" w:color="auto"/>
        <w:right w:val="none" w:sz="0" w:space="0" w:color="auto"/>
      </w:divBdr>
    </w:div>
    <w:div w:id="301931776">
      <w:bodyDiv w:val="1"/>
      <w:marLeft w:val="0"/>
      <w:marRight w:val="0"/>
      <w:marTop w:val="0"/>
      <w:marBottom w:val="0"/>
      <w:divBdr>
        <w:top w:val="none" w:sz="0" w:space="0" w:color="auto"/>
        <w:left w:val="none" w:sz="0" w:space="0" w:color="auto"/>
        <w:bottom w:val="none" w:sz="0" w:space="0" w:color="auto"/>
        <w:right w:val="none" w:sz="0" w:space="0" w:color="auto"/>
      </w:divBdr>
    </w:div>
    <w:div w:id="302008606">
      <w:bodyDiv w:val="1"/>
      <w:marLeft w:val="0"/>
      <w:marRight w:val="0"/>
      <w:marTop w:val="0"/>
      <w:marBottom w:val="0"/>
      <w:divBdr>
        <w:top w:val="none" w:sz="0" w:space="0" w:color="auto"/>
        <w:left w:val="none" w:sz="0" w:space="0" w:color="auto"/>
        <w:bottom w:val="none" w:sz="0" w:space="0" w:color="auto"/>
        <w:right w:val="none" w:sz="0" w:space="0" w:color="auto"/>
      </w:divBdr>
    </w:div>
    <w:div w:id="302470716">
      <w:bodyDiv w:val="1"/>
      <w:marLeft w:val="0"/>
      <w:marRight w:val="0"/>
      <w:marTop w:val="0"/>
      <w:marBottom w:val="0"/>
      <w:divBdr>
        <w:top w:val="none" w:sz="0" w:space="0" w:color="auto"/>
        <w:left w:val="none" w:sz="0" w:space="0" w:color="auto"/>
        <w:bottom w:val="none" w:sz="0" w:space="0" w:color="auto"/>
        <w:right w:val="none" w:sz="0" w:space="0" w:color="auto"/>
      </w:divBdr>
    </w:div>
    <w:div w:id="303004368">
      <w:bodyDiv w:val="1"/>
      <w:marLeft w:val="0"/>
      <w:marRight w:val="0"/>
      <w:marTop w:val="0"/>
      <w:marBottom w:val="0"/>
      <w:divBdr>
        <w:top w:val="none" w:sz="0" w:space="0" w:color="auto"/>
        <w:left w:val="none" w:sz="0" w:space="0" w:color="auto"/>
        <w:bottom w:val="none" w:sz="0" w:space="0" w:color="auto"/>
        <w:right w:val="none" w:sz="0" w:space="0" w:color="auto"/>
      </w:divBdr>
    </w:div>
    <w:div w:id="303659428">
      <w:bodyDiv w:val="1"/>
      <w:marLeft w:val="0"/>
      <w:marRight w:val="0"/>
      <w:marTop w:val="0"/>
      <w:marBottom w:val="0"/>
      <w:divBdr>
        <w:top w:val="none" w:sz="0" w:space="0" w:color="auto"/>
        <w:left w:val="none" w:sz="0" w:space="0" w:color="auto"/>
        <w:bottom w:val="none" w:sz="0" w:space="0" w:color="auto"/>
        <w:right w:val="none" w:sz="0" w:space="0" w:color="auto"/>
      </w:divBdr>
    </w:div>
    <w:div w:id="304706689">
      <w:bodyDiv w:val="1"/>
      <w:marLeft w:val="0"/>
      <w:marRight w:val="0"/>
      <w:marTop w:val="0"/>
      <w:marBottom w:val="0"/>
      <w:divBdr>
        <w:top w:val="none" w:sz="0" w:space="0" w:color="auto"/>
        <w:left w:val="none" w:sz="0" w:space="0" w:color="auto"/>
        <w:bottom w:val="none" w:sz="0" w:space="0" w:color="auto"/>
        <w:right w:val="none" w:sz="0" w:space="0" w:color="auto"/>
      </w:divBdr>
    </w:div>
    <w:div w:id="306324419">
      <w:bodyDiv w:val="1"/>
      <w:marLeft w:val="0"/>
      <w:marRight w:val="0"/>
      <w:marTop w:val="0"/>
      <w:marBottom w:val="0"/>
      <w:divBdr>
        <w:top w:val="none" w:sz="0" w:space="0" w:color="auto"/>
        <w:left w:val="none" w:sz="0" w:space="0" w:color="auto"/>
        <w:bottom w:val="none" w:sz="0" w:space="0" w:color="auto"/>
        <w:right w:val="none" w:sz="0" w:space="0" w:color="auto"/>
      </w:divBdr>
    </w:div>
    <w:div w:id="306907912">
      <w:bodyDiv w:val="1"/>
      <w:marLeft w:val="0"/>
      <w:marRight w:val="0"/>
      <w:marTop w:val="0"/>
      <w:marBottom w:val="0"/>
      <w:divBdr>
        <w:top w:val="none" w:sz="0" w:space="0" w:color="auto"/>
        <w:left w:val="none" w:sz="0" w:space="0" w:color="auto"/>
        <w:bottom w:val="none" w:sz="0" w:space="0" w:color="auto"/>
        <w:right w:val="none" w:sz="0" w:space="0" w:color="auto"/>
      </w:divBdr>
    </w:div>
    <w:div w:id="307441705">
      <w:bodyDiv w:val="1"/>
      <w:marLeft w:val="0"/>
      <w:marRight w:val="0"/>
      <w:marTop w:val="0"/>
      <w:marBottom w:val="0"/>
      <w:divBdr>
        <w:top w:val="none" w:sz="0" w:space="0" w:color="auto"/>
        <w:left w:val="none" w:sz="0" w:space="0" w:color="auto"/>
        <w:bottom w:val="none" w:sz="0" w:space="0" w:color="auto"/>
        <w:right w:val="none" w:sz="0" w:space="0" w:color="auto"/>
      </w:divBdr>
    </w:div>
    <w:div w:id="308437056">
      <w:bodyDiv w:val="1"/>
      <w:marLeft w:val="0"/>
      <w:marRight w:val="0"/>
      <w:marTop w:val="0"/>
      <w:marBottom w:val="0"/>
      <w:divBdr>
        <w:top w:val="none" w:sz="0" w:space="0" w:color="auto"/>
        <w:left w:val="none" w:sz="0" w:space="0" w:color="auto"/>
        <w:bottom w:val="none" w:sz="0" w:space="0" w:color="auto"/>
        <w:right w:val="none" w:sz="0" w:space="0" w:color="auto"/>
      </w:divBdr>
    </w:div>
    <w:div w:id="309411336">
      <w:bodyDiv w:val="1"/>
      <w:marLeft w:val="0"/>
      <w:marRight w:val="0"/>
      <w:marTop w:val="0"/>
      <w:marBottom w:val="0"/>
      <w:divBdr>
        <w:top w:val="none" w:sz="0" w:space="0" w:color="auto"/>
        <w:left w:val="none" w:sz="0" w:space="0" w:color="auto"/>
        <w:bottom w:val="none" w:sz="0" w:space="0" w:color="auto"/>
        <w:right w:val="none" w:sz="0" w:space="0" w:color="auto"/>
      </w:divBdr>
    </w:div>
    <w:div w:id="310182123">
      <w:bodyDiv w:val="1"/>
      <w:marLeft w:val="0"/>
      <w:marRight w:val="0"/>
      <w:marTop w:val="0"/>
      <w:marBottom w:val="0"/>
      <w:divBdr>
        <w:top w:val="none" w:sz="0" w:space="0" w:color="auto"/>
        <w:left w:val="none" w:sz="0" w:space="0" w:color="auto"/>
        <w:bottom w:val="none" w:sz="0" w:space="0" w:color="auto"/>
        <w:right w:val="none" w:sz="0" w:space="0" w:color="auto"/>
      </w:divBdr>
    </w:div>
    <w:div w:id="310914219">
      <w:bodyDiv w:val="1"/>
      <w:marLeft w:val="0"/>
      <w:marRight w:val="0"/>
      <w:marTop w:val="0"/>
      <w:marBottom w:val="0"/>
      <w:divBdr>
        <w:top w:val="none" w:sz="0" w:space="0" w:color="auto"/>
        <w:left w:val="none" w:sz="0" w:space="0" w:color="auto"/>
        <w:bottom w:val="none" w:sz="0" w:space="0" w:color="auto"/>
        <w:right w:val="none" w:sz="0" w:space="0" w:color="auto"/>
      </w:divBdr>
    </w:div>
    <w:div w:id="311755365">
      <w:bodyDiv w:val="1"/>
      <w:marLeft w:val="0"/>
      <w:marRight w:val="0"/>
      <w:marTop w:val="0"/>
      <w:marBottom w:val="0"/>
      <w:divBdr>
        <w:top w:val="none" w:sz="0" w:space="0" w:color="auto"/>
        <w:left w:val="none" w:sz="0" w:space="0" w:color="auto"/>
        <w:bottom w:val="none" w:sz="0" w:space="0" w:color="auto"/>
        <w:right w:val="none" w:sz="0" w:space="0" w:color="auto"/>
      </w:divBdr>
    </w:div>
    <w:div w:id="312370665">
      <w:bodyDiv w:val="1"/>
      <w:marLeft w:val="0"/>
      <w:marRight w:val="0"/>
      <w:marTop w:val="0"/>
      <w:marBottom w:val="0"/>
      <w:divBdr>
        <w:top w:val="none" w:sz="0" w:space="0" w:color="auto"/>
        <w:left w:val="none" w:sz="0" w:space="0" w:color="auto"/>
        <w:bottom w:val="none" w:sz="0" w:space="0" w:color="auto"/>
        <w:right w:val="none" w:sz="0" w:space="0" w:color="auto"/>
      </w:divBdr>
    </w:div>
    <w:div w:id="314140823">
      <w:bodyDiv w:val="1"/>
      <w:marLeft w:val="0"/>
      <w:marRight w:val="0"/>
      <w:marTop w:val="0"/>
      <w:marBottom w:val="0"/>
      <w:divBdr>
        <w:top w:val="none" w:sz="0" w:space="0" w:color="auto"/>
        <w:left w:val="none" w:sz="0" w:space="0" w:color="auto"/>
        <w:bottom w:val="none" w:sz="0" w:space="0" w:color="auto"/>
        <w:right w:val="none" w:sz="0" w:space="0" w:color="auto"/>
      </w:divBdr>
    </w:div>
    <w:div w:id="314338194">
      <w:bodyDiv w:val="1"/>
      <w:marLeft w:val="0"/>
      <w:marRight w:val="0"/>
      <w:marTop w:val="0"/>
      <w:marBottom w:val="0"/>
      <w:divBdr>
        <w:top w:val="none" w:sz="0" w:space="0" w:color="auto"/>
        <w:left w:val="none" w:sz="0" w:space="0" w:color="auto"/>
        <w:bottom w:val="none" w:sz="0" w:space="0" w:color="auto"/>
        <w:right w:val="none" w:sz="0" w:space="0" w:color="auto"/>
      </w:divBdr>
    </w:div>
    <w:div w:id="315036135">
      <w:bodyDiv w:val="1"/>
      <w:marLeft w:val="0"/>
      <w:marRight w:val="0"/>
      <w:marTop w:val="0"/>
      <w:marBottom w:val="0"/>
      <w:divBdr>
        <w:top w:val="none" w:sz="0" w:space="0" w:color="auto"/>
        <w:left w:val="none" w:sz="0" w:space="0" w:color="auto"/>
        <w:bottom w:val="none" w:sz="0" w:space="0" w:color="auto"/>
        <w:right w:val="none" w:sz="0" w:space="0" w:color="auto"/>
      </w:divBdr>
    </w:div>
    <w:div w:id="315426353">
      <w:bodyDiv w:val="1"/>
      <w:marLeft w:val="0"/>
      <w:marRight w:val="0"/>
      <w:marTop w:val="0"/>
      <w:marBottom w:val="0"/>
      <w:divBdr>
        <w:top w:val="none" w:sz="0" w:space="0" w:color="auto"/>
        <w:left w:val="none" w:sz="0" w:space="0" w:color="auto"/>
        <w:bottom w:val="none" w:sz="0" w:space="0" w:color="auto"/>
        <w:right w:val="none" w:sz="0" w:space="0" w:color="auto"/>
      </w:divBdr>
    </w:div>
    <w:div w:id="320087917">
      <w:bodyDiv w:val="1"/>
      <w:marLeft w:val="0"/>
      <w:marRight w:val="0"/>
      <w:marTop w:val="0"/>
      <w:marBottom w:val="0"/>
      <w:divBdr>
        <w:top w:val="none" w:sz="0" w:space="0" w:color="auto"/>
        <w:left w:val="none" w:sz="0" w:space="0" w:color="auto"/>
        <w:bottom w:val="none" w:sz="0" w:space="0" w:color="auto"/>
        <w:right w:val="none" w:sz="0" w:space="0" w:color="auto"/>
      </w:divBdr>
    </w:div>
    <w:div w:id="320737757">
      <w:bodyDiv w:val="1"/>
      <w:marLeft w:val="0"/>
      <w:marRight w:val="0"/>
      <w:marTop w:val="0"/>
      <w:marBottom w:val="0"/>
      <w:divBdr>
        <w:top w:val="none" w:sz="0" w:space="0" w:color="auto"/>
        <w:left w:val="none" w:sz="0" w:space="0" w:color="auto"/>
        <w:bottom w:val="none" w:sz="0" w:space="0" w:color="auto"/>
        <w:right w:val="none" w:sz="0" w:space="0" w:color="auto"/>
      </w:divBdr>
    </w:div>
    <w:div w:id="320888971">
      <w:bodyDiv w:val="1"/>
      <w:marLeft w:val="0"/>
      <w:marRight w:val="0"/>
      <w:marTop w:val="0"/>
      <w:marBottom w:val="0"/>
      <w:divBdr>
        <w:top w:val="none" w:sz="0" w:space="0" w:color="auto"/>
        <w:left w:val="none" w:sz="0" w:space="0" w:color="auto"/>
        <w:bottom w:val="none" w:sz="0" w:space="0" w:color="auto"/>
        <w:right w:val="none" w:sz="0" w:space="0" w:color="auto"/>
      </w:divBdr>
    </w:div>
    <w:div w:id="321929165">
      <w:bodyDiv w:val="1"/>
      <w:marLeft w:val="0"/>
      <w:marRight w:val="0"/>
      <w:marTop w:val="0"/>
      <w:marBottom w:val="0"/>
      <w:divBdr>
        <w:top w:val="none" w:sz="0" w:space="0" w:color="auto"/>
        <w:left w:val="none" w:sz="0" w:space="0" w:color="auto"/>
        <w:bottom w:val="none" w:sz="0" w:space="0" w:color="auto"/>
        <w:right w:val="none" w:sz="0" w:space="0" w:color="auto"/>
      </w:divBdr>
    </w:div>
    <w:div w:id="325979617">
      <w:bodyDiv w:val="1"/>
      <w:marLeft w:val="0"/>
      <w:marRight w:val="0"/>
      <w:marTop w:val="0"/>
      <w:marBottom w:val="0"/>
      <w:divBdr>
        <w:top w:val="none" w:sz="0" w:space="0" w:color="auto"/>
        <w:left w:val="none" w:sz="0" w:space="0" w:color="auto"/>
        <w:bottom w:val="none" w:sz="0" w:space="0" w:color="auto"/>
        <w:right w:val="none" w:sz="0" w:space="0" w:color="auto"/>
      </w:divBdr>
    </w:div>
    <w:div w:id="326983249">
      <w:bodyDiv w:val="1"/>
      <w:marLeft w:val="0"/>
      <w:marRight w:val="0"/>
      <w:marTop w:val="0"/>
      <w:marBottom w:val="0"/>
      <w:divBdr>
        <w:top w:val="none" w:sz="0" w:space="0" w:color="auto"/>
        <w:left w:val="none" w:sz="0" w:space="0" w:color="auto"/>
        <w:bottom w:val="none" w:sz="0" w:space="0" w:color="auto"/>
        <w:right w:val="none" w:sz="0" w:space="0" w:color="auto"/>
      </w:divBdr>
    </w:div>
    <w:div w:id="327490402">
      <w:bodyDiv w:val="1"/>
      <w:marLeft w:val="0"/>
      <w:marRight w:val="0"/>
      <w:marTop w:val="0"/>
      <w:marBottom w:val="0"/>
      <w:divBdr>
        <w:top w:val="none" w:sz="0" w:space="0" w:color="auto"/>
        <w:left w:val="none" w:sz="0" w:space="0" w:color="auto"/>
        <w:bottom w:val="none" w:sz="0" w:space="0" w:color="auto"/>
        <w:right w:val="none" w:sz="0" w:space="0" w:color="auto"/>
      </w:divBdr>
    </w:div>
    <w:div w:id="328481902">
      <w:bodyDiv w:val="1"/>
      <w:marLeft w:val="0"/>
      <w:marRight w:val="0"/>
      <w:marTop w:val="0"/>
      <w:marBottom w:val="0"/>
      <w:divBdr>
        <w:top w:val="none" w:sz="0" w:space="0" w:color="auto"/>
        <w:left w:val="none" w:sz="0" w:space="0" w:color="auto"/>
        <w:bottom w:val="none" w:sz="0" w:space="0" w:color="auto"/>
        <w:right w:val="none" w:sz="0" w:space="0" w:color="auto"/>
      </w:divBdr>
    </w:div>
    <w:div w:id="329454664">
      <w:bodyDiv w:val="1"/>
      <w:marLeft w:val="0"/>
      <w:marRight w:val="0"/>
      <w:marTop w:val="0"/>
      <w:marBottom w:val="0"/>
      <w:divBdr>
        <w:top w:val="none" w:sz="0" w:space="0" w:color="auto"/>
        <w:left w:val="none" w:sz="0" w:space="0" w:color="auto"/>
        <w:bottom w:val="none" w:sz="0" w:space="0" w:color="auto"/>
        <w:right w:val="none" w:sz="0" w:space="0" w:color="auto"/>
      </w:divBdr>
    </w:div>
    <w:div w:id="331495941">
      <w:bodyDiv w:val="1"/>
      <w:marLeft w:val="0"/>
      <w:marRight w:val="0"/>
      <w:marTop w:val="0"/>
      <w:marBottom w:val="0"/>
      <w:divBdr>
        <w:top w:val="none" w:sz="0" w:space="0" w:color="auto"/>
        <w:left w:val="none" w:sz="0" w:space="0" w:color="auto"/>
        <w:bottom w:val="none" w:sz="0" w:space="0" w:color="auto"/>
        <w:right w:val="none" w:sz="0" w:space="0" w:color="auto"/>
      </w:divBdr>
    </w:div>
    <w:div w:id="332025330">
      <w:bodyDiv w:val="1"/>
      <w:marLeft w:val="0"/>
      <w:marRight w:val="0"/>
      <w:marTop w:val="0"/>
      <w:marBottom w:val="0"/>
      <w:divBdr>
        <w:top w:val="none" w:sz="0" w:space="0" w:color="auto"/>
        <w:left w:val="none" w:sz="0" w:space="0" w:color="auto"/>
        <w:bottom w:val="none" w:sz="0" w:space="0" w:color="auto"/>
        <w:right w:val="none" w:sz="0" w:space="0" w:color="auto"/>
      </w:divBdr>
    </w:div>
    <w:div w:id="334189982">
      <w:bodyDiv w:val="1"/>
      <w:marLeft w:val="0"/>
      <w:marRight w:val="0"/>
      <w:marTop w:val="0"/>
      <w:marBottom w:val="0"/>
      <w:divBdr>
        <w:top w:val="none" w:sz="0" w:space="0" w:color="auto"/>
        <w:left w:val="none" w:sz="0" w:space="0" w:color="auto"/>
        <w:bottom w:val="none" w:sz="0" w:space="0" w:color="auto"/>
        <w:right w:val="none" w:sz="0" w:space="0" w:color="auto"/>
      </w:divBdr>
    </w:div>
    <w:div w:id="334769872">
      <w:bodyDiv w:val="1"/>
      <w:marLeft w:val="0"/>
      <w:marRight w:val="0"/>
      <w:marTop w:val="0"/>
      <w:marBottom w:val="0"/>
      <w:divBdr>
        <w:top w:val="none" w:sz="0" w:space="0" w:color="auto"/>
        <w:left w:val="none" w:sz="0" w:space="0" w:color="auto"/>
        <w:bottom w:val="none" w:sz="0" w:space="0" w:color="auto"/>
        <w:right w:val="none" w:sz="0" w:space="0" w:color="auto"/>
      </w:divBdr>
    </w:div>
    <w:div w:id="335768308">
      <w:bodyDiv w:val="1"/>
      <w:marLeft w:val="0"/>
      <w:marRight w:val="0"/>
      <w:marTop w:val="0"/>
      <w:marBottom w:val="0"/>
      <w:divBdr>
        <w:top w:val="none" w:sz="0" w:space="0" w:color="auto"/>
        <w:left w:val="none" w:sz="0" w:space="0" w:color="auto"/>
        <w:bottom w:val="none" w:sz="0" w:space="0" w:color="auto"/>
        <w:right w:val="none" w:sz="0" w:space="0" w:color="auto"/>
      </w:divBdr>
    </w:div>
    <w:div w:id="335884964">
      <w:bodyDiv w:val="1"/>
      <w:marLeft w:val="0"/>
      <w:marRight w:val="0"/>
      <w:marTop w:val="0"/>
      <w:marBottom w:val="0"/>
      <w:divBdr>
        <w:top w:val="none" w:sz="0" w:space="0" w:color="auto"/>
        <w:left w:val="none" w:sz="0" w:space="0" w:color="auto"/>
        <w:bottom w:val="none" w:sz="0" w:space="0" w:color="auto"/>
        <w:right w:val="none" w:sz="0" w:space="0" w:color="auto"/>
      </w:divBdr>
    </w:div>
    <w:div w:id="336618900">
      <w:bodyDiv w:val="1"/>
      <w:marLeft w:val="0"/>
      <w:marRight w:val="0"/>
      <w:marTop w:val="0"/>
      <w:marBottom w:val="0"/>
      <w:divBdr>
        <w:top w:val="none" w:sz="0" w:space="0" w:color="auto"/>
        <w:left w:val="none" w:sz="0" w:space="0" w:color="auto"/>
        <w:bottom w:val="none" w:sz="0" w:space="0" w:color="auto"/>
        <w:right w:val="none" w:sz="0" w:space="0" w:color="auto"/>
      </w:divBdr>
    </w:div>
    <w:div w:id="336738784">
      <w:bodyDiv w:val="1"/>
      <w:marLeft w:val="0"/>
      <w:marRight w:val="0"/>
      <w:marTop w:val="0"/>
      <w:marBottom w:val="0"/>
      <w:divBdr>
        <w:top w:val="none" w:sz="0" w:space="0" w:color="auto"/>
        <w:left w:val="none" w:sz="0" w:space="0" w:color="auto"/>
        <w:bottom w:val="none" w:sz="0" w:space="0" w:color="auto"/>
        <w:right w:val="none" w:sz="0" w:space="0" w:color="auto"/>
      </w:divBdr>
    </w:div>
    <w:div w:id="336883523">
      <w:bodyDiv w:val="1"/>
      <w:marLeft w:val="0"/>
      <w:marRight w:val="0"/>
      <w:marTop w:val="0"/>
      <w:marBottom w:val="0"/>
      <w:divBdr>
        <w:top w:val="none" w:sz="0" w:space="0" w:color="auto"/>
        <w:left w:val="none" w:sz="0" w:space="0" w:color="auto"/>
        <w:bottom w:val="none" w:sz="0" w:space="0" w:color="auto"/>
        <w:right w:val="none" w:sz="0" w:space="0" w:color="auto"/>
      </w:divBdr>
    </w:div>
    <w:div w:id="339742283">
      <w:bodyDiv w:val="1"/>
      <w:marLeft w:val="0"/>
      <w:marRight w:val="0"/>
      <w:marTop w:val="0"/>
      <w:marBottom w:val="0"/>
      <w:divBdr>
        <w:top w:val="none" w:sz="0" w:space="0" w:color="auto"/>
        <w:left w:val="none" w:sz="0" w:space="0" w:color="auto"/>
        <w:bottom w:val="none" w:sz="0" w:space="0" w:color="auto"/>
        <w:right w:val="none" w:sz="0" w:space="0" w:color="auto"/>
      </w:divBdr>
    </w:div>
    <w:div w:id="340740299">
      <w:bodyDiv w:val="1"/>
      <w:marLeft w:val="0"/>
      <w:marRight w:val="0"/>
      <w:marTop w:val="0"/>
      <w:marBottom w:val="0"/>
      <w:divBdr>
        <w:top w:val="none" w:sz="0" w:space="0" w:color="auto"/>
        <w:left w:val="none" w:sz="0" w:space="0" w:color="auto"/>
        <w:bottom w:val="none" w:sz="0" w:space="0" w:color="auto"/>
        <w:right w:val="none" w:sz="0" w:space="0" w:color="auto"/>
      </w:divBdr>
    </w:div>
    <w:div w:id="341514651">
      <w:bodyDiv w:val="1"/>
      <w:marLeft w:val="0"/>
      <w:marRight w:val="0"/>
      <w:marTop w:val="0"/>
      <w:marBottom w:val="0"/>
      <w:divBdr>
        <w:top w:val="none" w:sz="0" w:space="0" w:color="auto"/>
        <w:left w:val="none" w:sz="0" w:space="0" w:color="auto"/>
        <w:bottom w:val="none" w:sz="0" w:space="0" w:color="auto"/>
        <w:right w:val="none" w:sz="0" w:space="0" w:color="auto"/>
      </w:divBdr>
    </w:div>
    <w:div w:id="343822989">
      <w:bodyDiv w:val="1"/>
      <w:marLeft w:val="0"/>
      <w:marRight w:val="0"/>
      <w:marTop w:val="0"/>
      <w:marBottom w:val="0"/>
      <w:divBdr>
        <w:top w:val="none" w:sz="0" w:space="0" w:color="auto"/>
        <w:left w:val="none" w:sz="0" w:space="0" w:color="auto"/>
        <w:bottom w:val="none" w:sz="0" w:space="0" w:color="auto"/>
        <w:right w:val="none" w:sz="0" w:space="0" w:color="auto"/>
      </w:divBdr>
    </w:div>
    <w:div w:id="344868801">
      <w:bodyDiv w:val="1"/>
      <w:marLeft w:val="0"/>
      <w:marRight w:val="0"/>
      <w:marTop w:val="0"/>
      <w:marBottom w:val="0"/>
      <w:divBdr>
        <w:top w:val="none" w:sz="0" w:space="0" w:color="auto"/>
        <w:left w:val="none" w:sz="0" w:space="0" w:color="auto"/>
        <w:bottom w:val="none" w:sz="0" w:space="0" w:color="auto"/>
        <w:right w:val="none" w:sz="0" w:space="0" w:color="auto"/>
      </w:divBdr>
    </w:div>
    <w:div w:id="345056543">
      <w:bodyDiv w:val="1"/>
      <w:marLeft w:val="0"/>
      <w:marRight w:val="0"/>
      <w:marTop w:val="0"/>
      <w:marBottom w:val="0"/>
      <w:divBdr>
        <w:top w:val="none" w:sz="0" w:space="0" w:color="auto"/>
        <w:left w:val="none" w:sz="0" w:space="0" w:color="auto"/>
        <w:bottom w:val="none" w:sz="0" w:space="0" w:color="auto"/>
        <w:right w:val="none" w:sz="0" w:space="0" w:color="auto"/>
      </w:divBdr>
    </w:div>
    <w:div w:id="349724242">
      <w:bodyDiv w:val="1"/>
      <w:marLeft w:val="0"/>
      <w:marRight w:val="0"/>
      <w:marTop w:val="0"/>
      <w:marBottom w:val="0"/>
      <w:divBdr>
        <w:top w:val="none" w:sz="0" w:space="0" w:color="auto"/>
        <w:left w:val="none" w:sz="0" w:space="0" w:color="auto"/>
        <w:bottom w:val="none" w:sz="0" w:space="0" w:color="auto"/>
        <w:right w:val="none" w:sz="0" w:space="0" w:color="auto"/>
      </w:divBdr>
    </w:div>
    <w:div w:id="352852852">
      <w:bodyDiv w:val="1"/>
      <w:marLeft w:val="0"/>
      <w:marRight w:val="0"/>
      <w:marTop w:val="0"/>
      <w:marBottom w:val="0"/>
      <w:divBdr>
        <w:top w:val="none" w:sz="0" w:space="0" w:color="auto"/>
        <w:left w:val="none" w:sz="0" w:space="0" w:color="auto"/>
        <w:bottom w:val="none" w:sz="0" w:space="0" w:color="auto"/>
        <w:right w:val="none" w:sz="0" w:space="0" w:color="auto"/>
      </w:divBdr>
    </w:div>
    <w:div w:id="352925413">
      <w:bodyDiv w:val="1"/>
      <w:marLeft w:val="0"/>
      <w:marRight w:val="0"/>
      <w:marTop w:val="0"/>
      <w:marBottom w:val="0"/>
      <w:divBdr>
        <w:top w:val="none" w:sz="0" w:space="0" w:color="auto"/>
        <w:left w:val="none" w:sz="0" w:space="0" w:color="auto"/>
        <w:bottom w:val="none" w:sz="0" w:space="0" w:color="auto"/>
        <w:right w:val="none" w:sz="0" w:space="0" w:color="auto"/>
      </w:divBdr>
    </w:div>
    <w:div w:id="354040938">
      <w:bodyDiv w:val="1"/>
      <w:marLeft w:val="0"/>
      <w:marRight w:val="0"/>
      <w:marTop w:val="0"/>
      <w:marBottom w:val="0"/>
      <w:divBdr>
        <w:top w:val="none" w:sz="0" w:space="0" w:color="auto"/>
        <w:left w:val="none" w:sz="0" w:space="0" w:color="auto"/>
        <w:bottom w:val="none" w:sz="0" w:space="0" w:color="auto"/>
        <w:right w:val="none" w:sz="0" w:space="0" w:color="auto"/>
      </w:divBdr>
    </w:div>
    <w:div w:id="354503161">
      <w:bodyDiv w:val="1"/>
      <w:marLeft w:val="0"/>
      <w:marRight w:val="0"/>
      <w:marTop w:val="0"/>
      <w:marBottom w:val="0"/>
      <w:divBdr>
        <w:top w:val="none" w:sz="0" w:space="0" w:color="auto"/>
        <w:left w:val="none" w:sz="0" w:space="0" w:color="auto"/>
        <w:bottom w:val="none" w:sz="0" w:space="0" w:color="auto"/>
        <w:right w:val="none" w:sz="0" w:space="0" w:color="auto"/>
      </w:divBdr>
    </w:div>
    <w:div w:id="355350058">
      <w:bodyDiv w:val="1"/>
      <w:marLeft w:val="0"/>
      <w:marRight w:val="0"/>
      <w:marTop w:val="0"/>
      <w:marBottom w:val="0"/>
      <w:divBdr>
        <w:top w:val="none" w:sz="0" w:space="0" w:color="auto"/>
        <w:left w:val="none" w:sz="0" w:space="0" w:color="auto"/>
        <w:bottom w:val="none" w:sz="0" w:space="0" w:color="auto"/>
        <w:right w:val="none" w:sz="0" w:space="0" w:color="auto"/>
      </w:divBdr>
    </w:div>
    <w:div w:id="355696181">
      <w:bodyDiv w:val="1"/>
      <w:marLeft w:val="0"/>
      <w:marRight w:val="0"/>
      <w:marTop w:val="0"/>
      <w:marBottom w:val="0"/>
      <w:divBdr>
        <w:top w:val="none" w:sz="0" w:space="0" w:color="auto"/>
        <w:left w:val="none" w:sz="0" w:space="0" w:color="auto"/>
        <w:bottom w:val="none" w:sz="0" w:space="0" w:color="auto"/>
        <w:right w:val="none" w:sz="0" w:space="0" w:color="auto"/>
      </w:divBdr>
    </w:div>
    <w:div w:id="356664509">
      <w:bodyDiv w:val="1"/>
      <w:marLeft w:val="0"/>
      <w:marRight w:val="0"/>
      <w:marTop w:val="0"/>
      <w:marBottom w:val="0"/>
      <w:divBdr>
        <w:top w:val="none" w:sz="0" w:space="0" w:color="auto"/>
        <w:left w:val="none" w:sz="0" w:space="0" w:color="auto"/>
        <w:bottom w:val="none" w:sz="0" w:space="0" w:color="auto"/>
        <w:right w:val="none" w:sz="0" w:space="0" w:color="auto"/>
      </w:divBdr>
    </w:div>
    <w:div w:id="357006692">
      <w:bodyDiv w:val="1"/>
      <w:marLeft w:val="0"/>
      <w:marRight w:val="0"/>
      <w:marTop w:val="0"/>
      <w:marBottom w:val="0"/>
      <w:divBdr>
        <w:top w:val="none" w:sz="0" w:space="0" w:color="auto"/>
        <w:left w:val="none" w:sz="0" w:space="0" w:color="auto"/>
        <w:bottom w:val="none" w:sz="0" w:space="0" w:color="auto"/>
        <w:right w:val="none" w:sz="0" w:space="0" w:color="auto"/>
      </w:divBdr>
    </w:div>
    <w:div w:id="358237255">
      <w:bodyDiv w:val="1"/>
      <w:marLeft w:val="0"/>
      <w:marRight w:val="0"/>
      <w:marTop w:val="0"/>
      <w:marBottom w:val="0"/>
      <w:divBdr>
        <w:top w:val="none" w:sz="0" w:space="0" w:color="auto"/>
        <w:left w:val="none" w:sz="0" w:space="0" w:color="auto"/>
        <w:bottom w:val="none" w:sz="0" w:space="0" w:color="auto"/>
        <w:right w:val="none" w:sz="0" w:space="0" w:color="auto"/>
      </w:divBdr>
    </w:div>
    <w:div w:id="358286478">
      <w:bodyDiv w:val="1"/>
      <w:marLeft w:val="0"/>
      <w:marRight w:val="0"/>
      <w:marTop w:val="0"/>
      <w:marBottom w:val="0"/>
      <w:divBdr>
        <w:top w:val="none" w:sz="0" w:space="0" w:color="auto"/>
        <w:left w:val="none" w:sz="0" w:space="0" w:color="auto"/>
        <w:bottom w:val="none" w:sz="0" w:space="0" w:color="auto"/>
        <w:right w:val="none" w:sz="0" w:space="0" w:color="auto"/>
      </w:divBdr>
    </w:div>
    <w:div w:id="361563702">
      <w:bodyDiv w:val="1"/>
      <w:marLeft w:val="0"/>
      <w:marRight w:val="0"/>
      <w:marTop w:val="0"/>
      <w:marBottom w:val="0"/>
      <w:divBdr>
        <w:top w:val="none" w:sz="0" w:space="0" w:color="auto"/>
        <w:left w:val="none" w:sz="0" w:space="0" w:color="auto"/>
        <w:bottom w:val="none" w:sz="0" w:space="0" w:color="auto"/>
        <w:right w:val="none" w:sz="0" w:space="0" w:color="auto"/>
      </w:divBdr>
    </w:div>
    <w:div w:id="363360218">
      <w:bodyDiv w:val="1"/>
      <w:marLeft w:val="0"/>
      <w:marRight w:val="0"/>
      <w:marTop w:val="0"/>
      <w:marBottom w:val="0"/>
      <w:divBdr>
        <w:top w:val="none" w:sz="0" w:space="0" w:color="auto"/>
        <w:left w:val="none" w:sz="0" w:space="0" w:color="auto"/>
        <w:bottom w:val="none" w:sz="0" w:space="0" w:color="auto"/>
        <w:right w:val="none" w:sz="0" w:space="0" w:color="auto"/>
      </w:divBdr>
    </w:div>
    <w:div w:id="363797787">
      <w:bodyDiv w:val="1"/>
      <w:marLeft w:val="0"/>
      <w:marRight w:val="0"/>
      <w:marTop w:val="0"/>
      <w:marBottom w:val="0"/>
      <w:divBdr>
        <w:top w:val="none" w:sz="0" w:space="0" w:color="auto"/>
        <w:left w:val="none" w:sz="0" w:space="0" w:color="auto"/>
        <w:bottom w:val="none" w:sz="0" w:space="0" w:color="auto"/>
        <w:right w:val="none" w:sz="0" w:space="0" w:color="auto"/>
      </w:divBdr>
    </w:div>
    <w:div w:id="364330478">
      <w:bodyDiv w:val="1"/>
      <w:marLeft w:val="0"/>
      <w:marRight w:val="0"/>
      <w:marTop w:val="0"/>
      <w:marBottom w:val="0"/>
      <w:divBdr>
        <w:top w:val="none" w:sz="0" w:space="0" w:color="auto"/>
        <w:left w:val="none" w:sz="0" w:space="0" w:color="auto"/>
        <w:bottom w:val="none" w:sz="0" w:space="0" w:color="auto"/>
        <w:right w:val="none" w:sz="0" w:space="0" w:color="auto"/>
      </w:divBdr>
    </w:div>
    <w:div w:id="364523302">
      <w:bodyDiv w:val="1"/>
      <w:marLeft w:val="0"/>
      <w:marRight w:val="0"/>
      <w:marTop w:val="0"/>
      <w:marBottom w:val="0"/>
      <w:divBdr>
        <w:top w:val="none" w:sz="0" w:space="0" w:color="auto"/>
        <w:left w:val="none" w:sz="0" w:space="0" w:color="auto"/>
        <w:bottom w:val="none" w:sz="0" w:space="0" w:color="auto"/>
        <w:right w:val="none" w:sz="0" w:space="0" w:color="auto"/>
      </w:divBdr>
    </w:div>
    <w:div w:id="364528579">
      <w:bodyDiv w:val="1"/>
      <w:marLeft w:val="0"/>
      <w:marRight w:val="0"/>
      <w:marTop w:val="0"/>
      <w:marBottom w:val="0"/>
      <w:divBdr>
        <w:top w:val="none" w:sz="0" w:space="0" w:color="auto"/>
        <w:left w:val="none" w:sz="0" w:space="0" w:color="auto"/>
        <w:bottom w:val="none" w:sz="0" w:space="0" w:color="auto"/>
        <w:right w:val="none" w:sz="0" w:space="0" w:color="auto"/>
      </w:divBdr>
    </w:div>
    <w:div w:id="365524966">
      <w:bodyDiv w:val="1"/>
      <w:marLeft w:val="0"/>
      <w:marRight w:val="0"/>
      <w:marTop w:val="0"/>
      <w:marBottom w:val="0"/>
      <w:divBdr>
        <w:top w:val="none" w:sz="0" w:space="0" w:color="auto"/>
        <w:left w:val="none" w:sz="0" w:space="0" w:color="auto"/>
        <w:bottom w:val="none" w:sz="0" w:space="0" w:color="auto"/>
        <w:right w:val="none" w:sz="0" w:space="0" w:color="auto"/>
      </w:divBdr>
    </w:div>
    <w:div w:id="366490288">
      <w:bodyDiv w:val="1"/>
      <w:marLeft w:val="0"/>
      <w:marRight w:val="0"/>
      <w:marTop w:val="0"/>
      <w:marBottom w:val="0"/>
      <w:divBdr>
        <w:top w:val="none" w:sz="0" w:space="0" w:color="auto"/>
        <w:left w:val="none" w:sz="0" w:space="0" w:color="auto"/>
        <w:bottom w:val="none" w:sz="0" w:space="0" w:color="auto"/>
        <w:right w:val="none" w:sz="0" w:space="0" w:color="auto"/>
      </w:divBdr>
    </w:div>
    <w:div w:id="367029585">
      <w:bodyDiv w:val="1"/>
      <w:marLeft w:val="0"/>
      <w:marRight w:val="0"/>
      <w:marTop w:val="0"/>
      <w:marBottom w:val="0"/>
      <w:divBdr>
        <w:top w:val="none" w:sz="0" w:space="0" w:color="auto"/>
        <w:left w:val="none" w:sz="0" w:space="0" w:color="auto"/>
        <w:bottom w:val="none" w:sz="0" w:space="0" w:color="auto"/>
        <w:right w:val="none" w:sz="0" w:space="0" w:color="auto"/>
      </w:divBdr>
    </w:div>
    <w:div w:id="368725939">
      <w:bodyDiv w:val="1"/>
      <w:marLeft w:val="0"/>
      <w:marRight w:val="0"/>
      <w:marTop w:val="0"/>
      <w:marBottom w:val="0"/>
      <w:divBdr>
        <w:top w:val="none" w:sz="0" w:space="0" w:color="auto"/>
        <w:left w:val="none" w:sz="0" w:space="0" w:color="auto"/>
        <w:bottom w:val="none" w:sz="0" w:space="0" w:color="auto"/>
        <w:right w:val="none" w:sz="0" w:space="0" w:color="auto"/>
      </w:divBdr>
    </w:div>
    <w:div w:id="369110886">
      <w:bodyDiv w:val="1"/>
      <w:marLeft w:val="0"/>
      <w:marRight w:val="0"/>
      <w:marTop w:val="0"/>
      <w:marBottom w:val="0"/>
      <w:divBdr>
        <w:top w:val="none" w:sz="0" w:space="0" w:color="auto"/>
        <w:left w:val="none" w:sz="0" w:space="0" w:color="auto"/>
        <w:bottom w:val="none" w:sz="0" w:space="0" w:color="auto"/>
        <w:right w:val="none" w:sz="0" w:space="0" w:color="auto"/>
      </w:divBdr>
    </w:div>
    <w:div w:id="369497289">
      <w:bodyDiv w:val="1"/>
      <w:marLeft w:val="0"/>
      <w:marRight w:val="0"/>
      <w:marTop w:val="0"/>
      <w:marBottom w:val="0"/>
      <w:divBdr>
        <w:top w:val="none" w:sz="0" w:space="0" w:color="auto"/>
        <w:left w:val="none" w:sz="0" w:space="0" w:color="auto"/>
        <w:bottom w:val="none" w:sz="0" w:space="0" w:color="auto"/>
        <w:right w:val="none" w:sz="0" w:space="0" w:color="auto"/>
      </w:divBdr>
    </w:div>
    <w:div w:id="373309051">
      <w:bodyDiv w:val="1"/>
      <w:marLeft w:val="0"/>
      <w:marRight w:val="0"/>
      <w:marTop w:val="0"/>
      <w:marBottom w:val="0"/>
      <w:divBdr>
        <w:top w:val="none" w:sz="0" w:space="0" w:color="auto"/>
        <w:left w:val="none" w:sz="0" w:space="0" w:color="auto"/>
        <w:bottom w:val="none" w:sz="0" w:space="0" w:color="auto"/>
        <w:right w:val="none" w:sz="0" w:space="0" w:color="auto"/>
      </w:divBdr>
    </w:div>
    <w:div w:id="373693932">
      <w:bodyDiv w:val="1"/>
      <w:marLeft w:val="0"/>
      <w:marRight w:val="0"/>
      <w:marTop w:val="0"/>
      <w:marBottom w:val="0"/>
      <w:divBdr>
        <w:top w:val="none" w:sz="0" w:space="0" w:color="auto"/>
        <w:left w:val="none" w:sz="0" w:space="0" w:color="auto"/>
        <w:bottom w:val="none" w:sz="0" w:space="0" w:color="auto"/>
        <w:right w:val="none" w:sz="0" w:space="0" w:color="auto"/>
      </w:divBdr>
    </w:div>
    <w:div w:id="378435924">
      <w:bodyDiv w:val="1"/>
      <w:marLeft w:val="0"/>
      <w:marRight w:val="0"/>
      <w:marTop w:val="0"/>
      <w:marBottom w:val="0"/>
      <w:divBdr>
        <w:top w:val="none" w:sz="0" w:space="0" w:color="auto"/>
        <w:left w:val="none" w:sz="0" w:space="0" w:color="auto"/>
        <w:bottom w:val="none" w:sz="0" w:space="0" w:color="auto"/>
        <w:right w:val="none" w:sz="0" w:space="0" w:color="auto"/>
      </w:divBdr>
    </w:div>
    <w:div w:id="379600315">
      <w:bodyDiv w:val="1"/>
      <w:marLeft w:val="0"/>
      <w:marRight w:val="0"/>
      <w:marTop w:val="0"/>
      <w:marBottom w:val="0"/>
      <w:divBdr>
        <w:top w:val="none" w:sz="0" w:space="0" w:color="auto"/>
        <w:left w:val="none" w:sz="0" w:space="0" w:color="auto"/>
        <w:bottom w:val="none" w:sz="0" w:space="0" w:color="auto"/>
        <w:right w:val="none" w:sz="0" w:space="0" w:color="auto"/>
      </w:divBdr>
    </w:div>
    <w:div w:id="380984594">
      <w:bodyDiv w:val="1"/>
      <w:marLeft w:val="0"/>
      <w:marRight w:val="0"/>
      <w:marTop w:val="0"/>
      <w:marBottom w:val="0"/>
      <w:divBdr>
        <w:top w:val="none" w:sz="0" w:space="0" w:color="auto"/>
        <w:left w:val="none" w:sz="0" w:space="0" w:color="auto"/>
        <w:bottom w:val="none" w:sz="0" w:space="0" w:color="auto"/>
        <w:right w:val="none" w:sz="0" w:space="0" w:color="auto"/>
      </w:divBdr>
    </w:div>
    <w:div w:id="382564741">
      <w:bodyDiv w:val="1"/>
      <w:marLeft w:val="0"/>
      <w:marRight w:val="0"/>
      <w:marTop w:val="0"/>
      <w:marBottom w:val="0"/>
      <w:divBdr>
        <w:top w:val="none" w:sz="0" w:space="0" w:color="auto"/>
        <w:left w:val="none" w:sz="0" w:space="0" w:color="auto"/>
        <w:bottom w:val="none" w:sz="0" w:space="0" w:color="auto"/>
        <w:right w:val="none" w:sz="0" w:space="0" w:color="auto"/>
      </w:divBdr>
    </w:div>
    <w:div w:id="382867990">
      <w:bodyDiv w:val="1"/>
      <w:marLeft w:val="0"/>
      <w:marRight w:val="0"/>
      <w:marTop w:val="0"/>
      <w:marBottom w:val="0"/>
      <w:divBdr>
        <w:top w:val="none" w:sz="0" w:space="0" w:color="auto"/>
        <w:left w:val="none" w:sz="0" w:space="0" w:color="auto"/>
        <w:bottom w:val="none" w:sz="0" w:space="0" w:color="auto"/>
        <w:right w:val="none" w:sz="0" w:space="0" w:color="auto"/>
      </w:divBdr>
    </w:div>
    <w:div w:id="383915307">
      <w:bodyDiv w:val="1"/>
      <w:marLeft w:val="0"/>
      <w:marRight w:val="0"/>
      <w:marTop w:val="0"/>
      <w:marBottom w:val="0"/>
      <w:divBdr>
        <w:top w:val="none" w:sz="0" w:space="0" w:color="auto"/>
        <w:left w:val="none" w:sz="0" w:space="0" w:color="auto"/>
        <w:bottom w:val="none" w:sz="0" w:space="0" w:color="auto"/>
        <w:right w:val="none" w:sz="0" w:space="0" w:color="auto"/>
      </w:divBdr>
    </w:div>
    <w:div w:id="385028827">
      <w:bodyDiv w:val="1"/>
      <w:marLeft w:val="0"/>
      <w:marRight w:val="0"/>
      <w:marTop w:val="0"/>
      <w:marBottom w:val="0"/>
      <w:divBdr>
        <w:top w:val="none" w:sz="0" w:space="0" w:color="auto"/>
        <w:left w:val="none" w:sz="0" w:space="0" w:color="auto"/>
        <w:bottom w:val="none" w:sz="0" w:space="0" w:color="auto"/>
        <w:right w:val="none" w:sz="0" w:space="0" w:color="auto"/>
      </w:divBdr>
    </w:div>
    <w:div w:id="385840866">
      <w:bodyDiv w:val="1"/>
      <w:marLeft w:val="0"/>
      <w:marRight w:val="0"/>
      <w:marTop w:val="0"/>
      <w:marBottom w:val="0"/>
      <w:divBdr>
        <w:top w:val="none" w:sz="0" w:space="0" w:color="auto"/>
        <w:left w:val="none" w:sz="0" w:space="0" w:color="auto"/>
        <w:bottom w:val="none" w:sz="0" w:space="0" w:color="auto"/>
        <w:right w:val="none" w:sz="0" w:space="0" w:color="auto"/>
      </w:divBdr>
    </w:div>
    <w:div w:id="386298247">
      <w:bodyDiv w:val="1"/>
      <w:marLeft w:val="0"/>
      <w:marRight w:val="0"/>
      <w:marTop w:val="0"/>
      <w:marBottom w:val="0"/>
      <w:divBdr>
        <w:top w:val="none" w:sz="0" w:space="0" w:color="auto"/>
        <w:left w:val="none" w:sz="0" w:space="0" w:color="auto"/>
        <w:bottom w:val="none" w:sz="0" w:space="0" w:color="auto"/>
        <w:right w:val="none" w:sz="0" w:space="0" w:color="auto"/>
      </w:divBdr>
    </w:div>
    <w:div w:id="387608640">
      <w:bodyDiv w:val="1"/>
      <w:marLeft w:val="0"/>
      <w:marRight w:val="0"/>
      <w:marTop w:val="0"/>
      <w:marBottom w:val="0"/>
      <w:divBdr>
        <w:top w:val="none" w:sz="0" w:space="0" w:color="auto"/>
        <w:left w:val="none" w:sz="0" w:space="0" w:color="auto"/>
        <w:bottom w:val="none" w:sz="0" w:space="0" w:color="auto"/>
        <w:right w:val="none" w:sz="0" w:space="0" w:color="auto"/>
      </w:divBdr>
    </w:div>
    <w:div w:id="388572355">
      <w:bodyDiv w:val="1"/>
      <w:marLeft w:val="0"/>
      <w:marRight w:val="0"/>
      <w:marTop w:val="0"/>
      <w:marBottom w:val="0"/>
      <w:divBdr>
        <w:top w:val="none" w:sz="0" w:space="0" w:color="auto"/>
        <w:left w:val="none" w:sz="0" w:space="0" w:color="auto"/>
        <w:bottom w:val="none" w:sz="0" w:space="0" w:color="auto"/>
        <w:right w:val="none" w:sz="0" w:space="0" w:color="auto"/>
      </w:divBdr>
    </w:div>
    <w:div w:id="389236236">
      <w:bodyDiv w:val="1"/>
      <w:marLeft w:val="0"/>
      <w:marRight w:val="0"/>
      <w:marTop w:val="0"/>
      <w:marBottom w:val="0"/>
      <w:divBdr>
        <w:top w:val="none" w:sz="0" w:space="0" w:color="auto"/>
        <w:left w:val="none" w:sz="0" w:space="0" w:color="auto"/>
        <w:bottom w:val="none" w:sz="0" w:space="0" w:color="auto"/>
        <w:right w:val="none" w:sz="0" w:space="0" w:color="auto"/>
      </w:divBdr>
    </w:div>
    <w:div w:id="391538935">
      <w:bodyDiv w:val="1"/>
      <w:marLeft w:val="0"/>
      <w:marRight w:val="0"/>
      <w:marTop w:val="0"/>
      <w:marBottom w:val="0"/>
      <w:divBdr>
        <w:top w:val="none" w:sz="0" w:space="0" w:color="auto"/>
        <w:left w:val="none" w:sz="0" w:space="0" w:color="auto"/>
        <w:bottom w:val="none" w:sz="0" w:space="0" w:color="auto"/>
        <w:right w:val="none" w:sz="0" w:space="0" w:color="auto"/>
      </w:divBdr>
    </w:div>
    <w:div w:id="392974077">
      <w:bodyDiv w:val="1"/>
      <w:marLeft w:val="0"/>
      <w:marRight w:val="0"/>
      <w:marTop w:val="0"/>
      <w:marBottom w:val="0"/>
      <w:divBdr>
        <w:top w:val="none" w:sz="0" w:space="0" w:color="auto"/>
        <w:left w:val="none" w:sz="0" w:space="0" w:color="auto"/>
        <w:bottom w:val="none" w:sz="0" w:space="0" w:color="auto"/>
        <w:right w:val="none" w:sz="0" w:space="0" w:color="auto"/>
      </w:divBdr>
    </w:div>
    <w:div w:id="398863733">
      <w:bodyDiv w:val="1"/>
      <w:marLeft w:val="0"/>
      <w:marRight w:val="0"/>
      <w:marTop w:val="0"/>
      <w:marBottom w:val="0"/>
      <w:divBdr>
        <w:top w:val="none" w:sz="0" w:space="0" w:color="auto"/>
        <w:left w:val="none" w:sz="0" w:space="0" w:color="auto"/>
        <w:bottom w:val="none" w:sz="0" w:space="0" w:color="auto"/>
        <w:right w:val="none" w:sz="0" w:space="0" w:color="auto"/>
      </w:divBdr>
    </w:div>
    <w:div w:id="399786912">
      <w:bodyDiv w:val="1"/>
      <w:marLeft w:val="0"/>
      <w:marRight w:val="0"/>
      <w:marTop w:val="0"/>
      <w:marBottom w:val="0"/>
      <w:divBdr>
        <w:top w:val="none" w:sz="0" w:space="0" w:color="auto"/>
        <w:left w:val="none" w:sz="0" w:space="0" w:color="auto"/>
        <w:bottom w:val="none" w:sz="0" w:space="0" w:color="auto"/>
        <w:right w:val="none" w:sz="0" w:space="0" w:color="auto"/>
      </w:divBdr>
    </w:div>
    <w:div w:id="401490331">
      <w:bodyDiv w:val="1"/>
      <w:marLeft w:val="0"/>
      <w:marRight w:val="0"/>
      <w:marTop w:val="0"/>
      <w:marBottom w:val="0"/>
      <w:divBdr>
        <w:top w:val="none" w:sz="0" w:space="0" w:color="auto"/>
        <w:left w:val="none" w:sz="0" w:space="0" w:color="auto"/>
        <w:bottom w:val="none" w:sz="0" w:space="0" w:color="auto"/>
        <w:right w:val="none" w:sz="0" w:space="0" w:color="auto"/>
      </w:divBdr>
    </w:div>
    <w:div w:id="401952659">
      <w:bodyDiv w:val="1"/>
      <w:marLeft w:val="0"/>
      <w:marRight w:val="0"/>
      <w:marTop w:val="0"/>
      <w:marBottom w:val="0"/>
      <w:divBdr>
        <w:top w:val="none" w:sz="0" w:space="0" w:color="auto"/>
        <w:left w:val="none" w:sz="0" w:space="0" w:color="auto"/>
        <w:bottom w:val="none" w:sz="0" w:space="0" w:color="auto"/>
        <w:right w:val="none" w:sz="0" w:space="0" w:color="auto"/>
      </w:divBdr>
    </w:div>
    <w:div w:id="402065009">
      <w:bodyDiv w:val="1"/>
      <w:marLeft w:val="0"/>
      <w:marRight w:val="0"/>
      <w:marTop w:val="0"/>
      <w:marBottom w:val="0"/>
      <w:divBdr>
        <w:top w:val="none" w:sz="0" w:space="0" w:color="auto"/>
        <w:left w:val="none" w:sz="0" w:space="0" w:color="auto"/>
        <w:bottom w:val="none" w:sz="0" w:space="0" w:color="auto"/>
        <w:right w:val="none" w:sz="0" w:space="0" w:color="auto"/>
      </w:divBdr>
    </w:div>
    <w:div w:id="405147246">
      <w:bodyDiv w:val="1"/>
      <w:marLeft w:val="0"/>
      <w:marRight w:val="0"/>
      <w:marTop w:val="0"/>
      <w:marBottom w:val="0"/>
      <w:divBdr>
        <w:top w:val="none" w:sz="0" w:space="0" w:color="auto"/>
        <w:left w:val="none" w:sz="0" w:space="0" w:color="auto"/>
        <w:bottom w:val="none" w:sz="0" w:space="0" w:color="auto"/>
        <w:right w:val="none" w:sz="0" w:space="0" w:color="auto"/>
      </w:divBdr>
    </w:div>
    <w:div w:id="407577065">
      <w:bodyDiv w:val="1"/>
      <w:marLeft w:val="0"/>
      <w:marRight w:val="0"/>
      <w:marTop w:val="0"/>
      <w:marBottom w:val="0"/>
      <w:divBdr>
        <w:top w:val="none" w:sz="0" w:space="0" w:color="auto"/>
        <w:left w:val="none" w:sz="0" w:space="0" w:color="auto"/>
        <w:bottom w:val="none" w:sz="0" w:space="0" w:color="auto"/>
        <w:right w:val="none" w:sz="0" w:space="0" w:color="auto"/>
      </w:divBdr>
    </w:div>
    <w:div w:id="407579925">
      <w:bodyDiv w:val="1"/>
      <w:marLeft w:val="0"/>
      <w:marRight w:val="0"/>
      <w:marTop w:val="0"/>
      <w:marBottom w:val="0"/>
      <w:divBdr>
        <w:top w:val="none" w:sz="0" w:space="0" w:color="auto"/>
        <w:left w:val="none" w:sz="0" w:space="0" w:color="auto"/>
        <w:bottom w:val="none" w:sz="0" w:space="0" w:color="auto"/>
        <w:right w:val="none" w:sz="0" w:space="0" w:color="auto"/>
      </w:divBdr>
    </w:div>
    <w:div w:id="408505893">
      <w:bodyDiv w:val="1"/>
      <w:marLeft w:val="0"/>
      <w:marRight w:val="0"/>
      <w:marTop w:val="0"/>
      <w:marBottom w:val="0"/>
      <w:divBdr>
        <w:top w:val="none" w:sz="0" w:space="0" w:color="auto"/>
        <w:left w:val="none" w:sz="0" w:space="0" w:color="auto"/>
        <w:bottom w:val="none" w:sz="0" w:space="0" w:color="auto"/>
        <w:right w:val="none" w:sz="0" w:space="0" w:color="auto"/>
      </w:divBdr>
    </w:div>
    <w:div w:id="410277552">
      <w:bodyDiv w:val="1"/>
      <w:marLeft w:val="0"/>
      <w:marRight w:val="0"/>
      <w:marTop w:val="0"/>
      <w:marBottom w:val="0"/>
      <w:divBdr>
        <w:top w:val="none" w:sz="0" w:space="0" w:color="auto"/>
        <w:left w:val="none" w:sz="0" w:space="0" w:color="auto"/>
        <w:bottom w:val="none" w:sz="0" w:space="0" w:color="auto"/>
        <w:right w:val="none" w:sz="0" w:space="0" w:color="auto"/>
      </w:divBdr>
    </w:div>
    <w:div w:id="410977260">
      <w:bodyDiv w:val="1"/>
      <w:marLeft w:val="0"/>
      <w:marRight w:val="0"/>
      <w:marTop w:val="0"/>
      <w:marBottom w:val="0"/>
      <w:divBdr>
        <w:top w:val="none" w:sz="0" w:space="0" w:color="auto"/>
        <w:left w:val="none" w:sz="0" w:space="0" w:color="auto"/>
        <w:bottom w:val="none" w:sz="0" w:space="0" w:color="auto"/>
        <w:right w:val="none" w:sz="0" w:space="0" w:color="auto"/>
      </w:divBdr>
    </w:div>
    <w:div w:id="411582984">
      <w:bodyDiv w:val="1"/>
      <w:marLeft w:val="0"/>
      <w:marRight w:val="0"/>
      <w:marTop w:val="0"/>
      <w:marBottom w:val="0"/>
      <w:divBdr>
        <w:top w:val="none" w:sz="0" w:space="0" w:color="auto"/>
        <w:left w:val="none" w:sz="0" w:space="0" w:color="auto"/>
        <w:bottom w:val="none" w:sz="0" w:space="0" w:color="auto"/>
        <w:right w:val="none" w:sz="0" w:space="0" w:color="auto"/>
      </w:divBdr>
    </w:div>
    <w:div w:id="413358407">
      <w:bodyDiv w:val="1"/>
      <w:marLeft w:val="0"/>
      <w:marRight w:val="0"/>
      <w:marTop w:val="0"/>
      <w:marBottom w:val="0"/>
      <w:divBdr>
        <w:top w:val="none" w:sz="0" w:space="0" w:color="auto"/>
        <w:left w:val="none" w:sz="0" w:space="0" w:color="auto"/>
        <w:bottom w:val="none" w:sz="0" w:space="0" w:color="auto"/>
        <w:right w:val="none" w:sz="0" w:space="0" w:color="auto"/>
      </w:divBdr>
    </w:div>
    <w:div w:id="414479459">
      <w:bodyDiv w:val="1"/>
      <w:marLeft w:val="0"/>
      <w:marRight w:val="0"/>
      <w:marTop w:val="0"/>
      <w:marBottom w:val="0"/>
      <w:divBdr>
        <w:top w:val="none" w:sz="0" w:space="0" w:color="auto"/>
        <w:left w:val="none" w:sz="0" w:space="0" w:color="auto"/>
        <w:bottom w:val="none" w:sz="0" w:space="0" w:color="auto"/>
        <w:right w:val="none" w:sz="0" w:space="0" w:color="auto"/>
      </w:divBdr>
    </w:div>
    <w:div w:id="415517472">
      <w:bodyDiv w:val="1"/>
      <w:marLeft w:val="0"/>
      <w:marRight w:val="0"/>
      <w:marTop w:val="0"/>
      <w:marBottom w:val="0"/>
      <w:divBdr>
        <w:top w:val="none" w:sz="0" w:space="0" w:color="auto"/>
        <w:left w:val="none" w:sz="0" w:space="0" w:color="auto"/>
        <w:bottom w:val="none" w:sz="0" w:space="0" w:color="auto"/>
        <w:right w:val="none" w:sz="0" w:space="0" w:color="auto"/>
      </w:divBdr>
    </w:div>
    <w:div w:id="415711990">
      <w:bodyDiv w:val="1"/>
      <w:marLeft w:val="0"/>
      <w:marRight w:val="0"/>
      <w:marTop w:val="0"/>
      <w:marBottom w:val="0"/>
      <w:divBdr>
        <w:top w:val="none" w:sz="0" w:space="0" w:color="auto"/>
        <w:left w:val="none" w:sz="0" w:space="0" w:color="auto"/>
        <w:bottom w:val="none" w:sz="0" w:space="0" w:color="auto"/>
        <w:right w:val="none" w:sz="0" w:space="0" w:color="auto"/>
      </w:divBdr>
    </w:div>
    <w:div w:id="417217706">
      <w:bodyDiv w:val="1"/>
      <w:marLeft w:val="0"/>
      <w:marRight w:val="0"/>
      <w:marTop w:val="0"/>
      <w:marBottom w:val="0"/>
      <w:divBdr>
        <w:top w:val="none" w:sz="0" w:space="0" w:color="auto"/>
        <w:left w:val="none" w:sz="0" w:space="0" w:color="auto"/>
        <w:bottom w:val="none" w:sz="0" w:space="0" w:color="auto"/>
        <w:right w:val="none" w:sz="0" w:space="0" w:color="auto"/>
      </w:divBdr>
    </w:div>
    <w:div w:id="418988258">
      <w:bodyDiv w:val="1"/>
      <w:marLeft w:val="0"/>
      <w:marRight w:val="0"/>
      <w:marTop w:val="0"/>
      <w:marBottom w:val="0"/>
      <w:divBdr>
        <w:top w:val="none" w:sz="0" w:space="0" w:color="auto"/>
        <w:left w:val="none" w:sz="0" w:space="0" w:color="auto"/>
        <w:bottom w:val="none" w:sz="0" w:space="0" w:color="auto"/>
        <w:right w:val="none" w:sz="0" w:space="0" w:color="auto"/>
      </w:divBdr>
    </w:div>
    <w:div w:id="419721931">
      <w:bodyDiv w:val="1"/>
      <w:marLeft w:val="0"/>
      <w:marRight w:val="0"/>
      <w:marTop w:val="0"/>
      <w:marBottom w:val="0"/>
      <w:divBdr>
        <w:top w:val="none" w:sz="0" w:space="0" w:color="auto"/>
        <w:left w:val="none" w:sz="0" w:space="0" w:color="auto"/>
        <w:bottom w:val="none" w:sz="0" w:space="0" w:color="auto"/>
        <w:right w:val="none" w:sz="0" w:space="0" w:color="auto"/>
      </w:divBdr>
    </w:div>
    <w:div w:id="420413958">
      <w:bodyDiv w:val="1"/>
      <w:marLeft w:val="0"/>
      <w:marRight w:val="0"/>
      <w:marTop w:val="0"/>
      <w:marBottom w:val="0"/>
      <w:divBdr>
        <w:top w:val="none" w:sz="0" w:space="0" w:color="auto"/>
        <w:left w:val="none" w:sz="0" w:space="0" w:color="auto"/>
        <w:bottom w:val="none" w:sz="0" w:space="0" w:color="auto"/>
        <w:right w:val="none" w:sz="0" w:space="0" w:color="auto"/>
      </w:divBdr>
    </w:div>
    <w:div w:id="420612470">
      <w:bodyDiv w:val="1"/>
      <w:marLeft w:val="0"/>
      <w:marRight w:val="0"/>
      <w:marTop w:val="0"/>
      <w:marBottom w:val="0"/>
      <w:divBdr>
        <w:top w:val="none" w:sz="0" w:space="0" w:color="auto"/>
        <w:left w:val="none" w:sz="0" w:space="0" w:color="auto"/>
        <w:bottom w:val="none" w:sz="0" w:space="0" w:color="auto"/>
        <w:right w:val="none" w:sz="0" w:space="0" w:color="auto"/>
      </w:divBdr>
    </w:div>
    <w:div w:id="420756100">
      <w:bodyDiv w:val="1"/>
      <w:marLeft w:val="0"/>
      <w:marRight w:val="0"/>
      <w:marTop w:val="0"/>
      <w:marBottom w:val="0"/>
      <w:divBdr>
        <w:top w:val="none" w:sz="0" w:space="0" w:color="auto"/>
        <w:left w:val="none" w:sz="0" w:space="0" w:color="auto"/>
        <w:bottom w:val="none" w:sz="0" w:space="0" w:color="auto"/>
        <w:right w:val="none" w:sz="0" w:space="0" w:color="auto"/>
      </w:divBdr>
    </w:div>
    <w:div w:id="422529973">
      <w:bodyDiv w:val="1"/>
      <w:marLeft w:val="0"/>
      <w:marRight w:val="0"/>
      <w:marTop w:val="0"/>
      <w:marBottom w:val="0"/>
      <w:divBdr>
        <w:top w:val="none" w:sz="0" w:space="0" w:color="auto"/>
        <w:left w:val="none" w:sz="0" w:space="0" w:color="auto"/>
        <w:bottom w:val="none" w:sz="0" w:space="0" w:color="auto"/>
        <w:right w:val="none" w:sz="0" w:space="0" w:color="auto"/>
      </w:divBdr>
    </w:div>
    <w:div w:id="423261609">
      <w:bodyDiv w:val="1"/>
      <w:marLeft w:val="0"/>
      <w:marRight w:val="0"/>
      <w:marTop w:val="0"/>
      <w:marBottom w:val="0"/>
      <w:divBdr>
        <w:top w:val="none" w:sz="0" w:space="0" w:color="auto"/>
        <w:left w:val="none" w:sz="0" w:space="0" w:color="auto"/>
        <w:bottom w:val="none" w:sz="0" w:space="0" w:color="auto"/>
        <w:right w:val="none" w:sz="0" w:space="0" w:color="auto"/>
      </w:divBdr>
    </w:div>
    <w:div w:id="423722537">
      <w:bodyDiv w:val="1"/>
      <w:marLeft w:val="0"/>
      <w:marRight w:val="0"/>
      <w:marTop w:val="0"/>
      <w:marBottom w:val="0"/>
      <w:divBdr>
        <w:top w:val="none" w:sz="0" w:space="0" w:color="auto"/>
        <w:left w:val="none" w:sz="0" w:space="0" w:color="auto"/>
        <w:bottom w:val="none" w:sz="0" w:space="0" w:color="auto"/>
        <w:right w:val="none" w:sz="0" w:space="0" w:color="auto"/>
      </w:divBdr>
    </w:div>
    <w:div w:id="425539746">
      <w:bodyDiv w:val="1"/>
      <w:marLeft w:val="0"/>
      <w:marRight w:val="0"/>
      <w:marTop w:val="0"/>
      <w:marBottom w:val="0"/>
      <w:divBdr>
        <w:top w:val="none" w:sz="0" w:space="0" w:color="auto"/>
        <w:left w:val="none" w:sz="0" w:space="0" w:color="auto"/>
        <w:bottom w:val="none" w:sz="0" w:space="0" w:color="auto"/>
        <w:right w:val="none" w:sz="0" w:space="0" w:color="auto"/>
      </w:divBdr>
    </w:div>
    <w:div w:id="426967157">
      <w:bodyDiv w:val="1"/>
      <w:marLeft w:val="0"/>
      <w:marRight w:val="0"/>
      <w:marTop w:val="0"/>
      <w:marBottom w:val="0"/>
      <w:divBdr>
        <w:top w:val="none" w:sz="0" w:space="0" w:color="auto"/>
        <w:left w:val="none" w:sz="0" w:space="0" w:color="auto"/>
        <w:bottom w:val="none" w:sz="0" w:space="0" w:color="auto"/>
        <w:right w:val="none" w:sz="0" w:space="0" w:color="auto"/>
      </w:divBdr>
    </w:div>
    <w:div w:id="428353230">
      <w:bodyDiv w:val="1"/>
      <w:marLeft w:val="0"/>
      <w:marRight w:val="0"/>
      <w:marTop w:val="0"/>
      <w:marBottom w:val="0"/>
      <w:divBdr>
        <w:top w:val="none" w:sz="0" w:space="0" w:color="auto"/>
        <w:left w:val="none" w:sz="0" w:space="0" w:color="auto"/>
        <w:bottom w:val="none" w:sz="0" w:space="0" w:color="auto"/>
        <w:right w:val="none" w:sz="0" w:space="0" w:color="auto"/>
      </w:divBdr>
    </w:div>
    <w:div w:id="429159647">
      <w:bodyDiv w:val="1"/>
      <w:marLeft w:val="0"/>
      <w:marRight w:val="0"/>
      <w:marTop w:val="0"/>
      <w:marBottom w:val="0"/>
      <w:divBdr>
        <w:top w:val="none" w:sz="0" w:space="0" w:color="auto"/>
        <w:left w:val="none" w:sz="0" w:space="0" w:color="auto"/>
        <w:bottom w:val="none" w:sz="0" w:space="0" w:color="auto"/>
        <w:right w:val="none" w:sz="0" w:space="0" w:color="auto"/>
      </w:divBdr>
    </w:div>
    <w:div w:id="430394609">
      <w:bodyDiv w:val="1"/>
      <w:marLeft w:val="0"/>
      <w:marRight w:val="0"/>
      <w:marTop w:val="0"/>
      <w:marBottom w:val="0"/>
      <w:divBdr>
        <w:top w:val="none" w:sz="0" w:space="0" w:color="auto"/>
        <w:left w:val="none" w:sz="0" w:space="0" w:color="auto"/>
        <w:bottom w:val="none" w:sz="0" w:space="0" w:color="auto"/>
        <w:right w:val="none" w:sz="0" w:space="0" w:color="auto"/>
      </w:divBdr>
    </w:div>
    <w:div w:id="432554406">
      <w:bodyDiv w:val="1"/>
      <w:marLeft w:val="0"/>
      <w:marRight w:val="0"/>
      <w:marTop w:val="0"/>
      <w:marBottom w:val="0"/>
      <w:divBdr>
        <w:top w:val="none" w:sz="0" w:space="0" w:color="auto"/>
        <w:left w:val="none" w:sz="0" w:space="0" w:color="auto"/>
        <w:bottom w:val="none" w:sz="0" w:space="0" w:color="auto"/>
        <w:right w:val="none" w:sz="0" w:space="0" w:color="auto"/>
      </w:divBdr>
    </w:div>
    <w:div w:id="432869939">
      <w:bodyDiv w:val="1"/>
      <w:marLeft w:val="0"/>
      <w:marRight w:val="0"/>
      <w:marTop w:val="0"/>
      <w:marBottom w:val="0"/>
      <w:divBdr>
        <w:top w:val="none" w:sz="0" w:space="0" w:color="auto"/>
        <w:left w:val="none" w:sz="0" w:space="0" w:color="auto"/>
        <w:bottom w:val="none" w:sz="0" w:space="0" w:color="auto"/>
        <w:right w:val="none" w:sz="0" w:space="0" w:color="auto"/>
      </w:divBdr>
    </w:div>
    <w:div w:id="434441398">
      <w:bodyDiv w:val="1"/>
      <w:marLeft w:val="0"/>
      <w:marRight w:val="0"/>
      <w:marTop w:val="0"/>
      <w:marBottom w:val="0"/>
      <w:divBdr>
        <w:top w:val="none" w:sz="0" w:space="0" w:color="auto"/>
        <w:left w:val="none" w:sz="0" w:space="0" w:color="auto"/>
        <w:bottom w:val="none" w:sz="0" w:space="0" w:color="auto"/>
        <w:right w:val="none" w:sz="0" w:space="0" w:color="auto"/>
      </w:divBdr>
    </w:div>
    <w:div w:id="434642207">
      <w:bodyDiv w:val="1"/>
      <w:marLeft w:val="0"/>
      <w:marRight w:val="0"/>
      <w:marTop w:val="0"/>
      <w:marBottom w:val="0"/>
      <w:divBdr>
        <w:top w:val="none" w:sz="0" w:space="0" w:color="auto"/>
        <w:left w:val="none" w:sz="0" w:space="0" w:color="auto"/>
        <w:bottom w:val="none" w:sz="0" w:space="0" w:color="auto"/>
        <w:right w:val="none" w:sz="0" w:space="0" w:color="auto"/>
      </w:divBdr>
    </w:div>
    <w:div w:id="434791635">
      <w:bodyDiv w:val="1"/>
      <w:marLeft w:val="0"/>
      <w:marRight w:val="0"/>
      <w:marTop w:val="0"/>
      <w:marBottom w:val="0"/>
      <w:divBdr>
        <w:top w:val="none" w:sz="0" w:space="0" w:color="auto"/>
        <w:left w:val="none" w:sz="0" w:space="0" w:color="auto"/>
        <w:bottom w:val="none" w:sz="0" w:space="0" w:color="auto"/>
        <w:right w:val="none" w:sz="0" w:space="0" w:color="auto"/>
      </w:divBdr>
    </w:div>
    <w:div w:id="437063269">
      <w:bodyDiv w:val="1"/>
      <w:marLeft w:val="0"/>
      <w:marRight w:val="0"/>
      <w:marTop w:val="0"/>
      <w:marBottom w:val="0"/>
      <w:divBdr>
        <w:top w:val="none" w:sz="0" w:space="0" w:color="auto"/>
        <w:left w:val="none" w:sz="0" w:space="0" w:color="auto"/>
        <w:bottom w:val="none" w:sz="0" w:space="0" w:color="auto"/>
        <w:right w:val="none" w:sz="0" w:space="0" w:color="auto"/>
      </w:divBdr>
    </w:div>
    <w:div w:id="437220844">
      <w:bodyDiv w:val="1"/>
      <w:marLeft w:val="0"/>
      <w:marRight w:val="0"/>
      <w:marTop w:val="0"/>
      <w:marBottom w:val="0"/>
      <w:divBdr>
        <w:top w:val="none" w:sz="0" w:space="0" w:color="auto"/>
        <w:left w:val="none" w:sz="0" w:space="0" w:color="auto"/>
        <w:bottom w:val="none" w:sz="0" w:space="0" w:color="auto"/>
        <w:right w:val="none" w:sz="0" w:space="0" w:color="auto"/>
      </w:divBdr>
    </w:div>
    <w:div w:id="438795716">
      <w:bodyDiv w:val="1"/>
      <w:marLeft w:val="0"/>
      <w:marRight w:val="0"/>
      <w:marTop w:val="0"/>
      <w:marBottom w:val="0"/>
      <w:divBdr>
        <w:top w:val="none" w:sz="0" w:space="0" w:color="auto"/>
        <w:left w:val="none" w:sz="0" w:space="0" w:color="auto"/>
        <w:bottom w:val="none" w:sz="0" w:space="0" w:color="auto"/>
        <w:right w:val="none" w:sz="0" w:space="0" w:color="auto"/>
      </w:divBdr>
    </w:div>
    <w:div w:id="438984942">
      <w:bodyDiv w:val="1"/>
      <w:marLeft w:val="0"/>
      <w:marRight w:val="0"/>
      <w:marTop w:val="0"/>
      <w:marBottom w:val="0"/>
      <w:divBdr>
        <w:top w:val="none" w:sz="0" w:space="0" w:color="auto"/>
        <w:left w:val="none" w:sz="0" w:space="0" w:color="auto"/>
        <w:bottom w:val="none" w:sz="0" w:space="0" w:color="auto"/>
        <w:right w:val="none" w:sz="0" w:space="0" w:color="auto"/>
      </w:divBdr>
    </w:div>
    <w:div w:id="440221604">
      <w:bodyDiv w:val="1"/>
      <w:marLeft w:val="0"/>
      <w:marRight w:val="0"/>
      <w:marTop w:val="0"/>
      <w:marBottom w:val="0"/>
      <w:divBdr>
        <w:top w:val="none" w:sz="0" w:space="0" w:color="auto"/>
        <w:left w:val="none" w:sz="0" w:space="0" w:color="auto"/>
        <w:bottom w:val="none" w:sz="0" w:space="0" w:color="auto"/>
        <w:right w:val="none" w:sz="0" w:space="0" w:color="auto"/>
      </w:divBdr>
    </w:div>
    <w:div w:id="440957632">
      <w:bodyDiv w:val="1"/>
      <w:marLeft w:val="0"/>
      <w:marRight w:val="0"/>
      <w:marTop w:val="0"/>
      <w:marBottom w:val="0"/>
      <w:divBdr>
        <w:top w:val="none" w:sz="0" w:space="0" w:color="auto"/>
        <w:left w:val="none" w:sz="0" w:space="0" w:color="auto"/>
        <w:bottom w:val="none" w:sz="0" w:space="0" w:color="auto"/>
        <w:right w:val="none" w:sz="0" w:space="0" w:color="auto"/>
      </w:divBdr>
    </w:div>
    <w:div w:id="442504672">
      <w:bodyDiv w:val="1"/>
      <w:marLeft w:val="0"/>
      <w:marRight w:val="0"/>
      <w:marTop w:val="0"/>
      <w:marBottom w:val="0"/>
      <w:divBdr>
        <w:top w:val="none" w:sz="0" w:space="0" w:color="auto"/>
        <w:left w:val="none" w:sz="0" w:space="0" w:color="auto"/>
        <w:bottom w:val="none" w:sz="0" w:space="0" w:color="auto"/>
        <w:right w:val="none" w:sz="0" w:space="0" w:color="auto"/>
      </w:divBdr>
    </w:div>
    <w:div w:id="442921560">
      <w:bodyDiv w:val="1"/>
      <w:marLeft w:val="0"/>
      <w:marRight w:val="0"/>
      <w:marTop w:val="0"/>
      <w:marBottom w:val="0"/>
      <w:divBdr>
        <w:top w:val="none" w:sz="0" w:space="0" w:color="auto"/>
        <w:left w:val="none" w:sz="0" w:space="0" w:color="auto"/>
        <w:bottom w:val="none" w:sz="0" w:space="0" w:color="auto"/>
        <w:right w:val="none" w:sz="0" w:space="0" w:color="auto"/>
      </w:divBdr>
    </w:div>
    <w:div w:id="444692054">
      <w:bodyDiv w:val="1"/>
      <w:marLeft w:val="0"/>
      <w:marRight w:val="0"/>
      <w:marTop w:val="0"/>
      <w:marBottom w:val="0"/>
      <w:divBdr>
        <w:top w:val="none" w:sz="0" w:space="0" w:color="auto"/>
        <w:left w:val="none" w:sz="0" w:space="0" w:color="auto"/>
        <w:bottom w:val="none" w:sz="0" w:space="0" w:color="auto"/>
        <w:right w:val="none" w:sz="0" w:space="0" w:color="auto"/>
      </w:divBdr>
    </w:div>
    <w:div w:id="445583304">
      <w:bodyDiv w:val="1"/>
      <w:marLeft w:val="0"/>
      <w:marRight w:val="0"/>
      <w:marTop w:val="0"/>
      <w:marBottom w:val="0"/>
      <w:divBdr>
        <w:top w:val="none" w:sz="0" w:space="0" w:color="auto"/>
        <w:left w:val="none" w:sz="0" w:space="0" w:color="auto"/>
        <w:bottom w:val="none" w:sz="0" w:space="0" w:color="auto"/>
        <w:right w:val="none" w:sz="0" w:space="0" w:color="auto"/>
      </w:divBdr>
    </w:div>
    <w:div w:id="446700911">
      <w:bodyDiv w:val="1"/>
      <w:marLeft w:val="0"/>
      <w:marRight w:val="0"/>
      <w:marTop w:val="0"/>
      <w:marBottom w:val="0"/>
      <w:divBdr>
        <w:top w:val="none" w:sz="0" w:space="0" w:color="auto"/>
        <w:left w:val="none" w:sz="0" w:space="0" w:color="auto"/>
        <w:bottom w:val="none" w:sz="0" w:space="0" w:color="auto"/>
        <w:right w:val="none" w:sz="0" w:space="0" w:color="auto"/>
      </w:divBdr>
    </w:div>
    <w:div w:id="446781744">
      <w:bodyDiv w:val="1"/>
      <w:marLeft w:val="0"/>
      <w:marRight w:val="0"/>
      <w:marTop w:val="0"/>
      <w:marBottom w:val="0"/>
      <w:divBdr>
        <w:top w:val="none" w:sz="0" w:space="0" w:color="auto"/>
        <w:left w:val="none" w:sz="0" w:space="0" w:color="auto"/>
        <w:bottom w:val="none" w:sz="0" w:space="0" w:color="auto"/>
        <w:right w:val="none" w:sz="0" w:space="0" w:color="auto"/>
      </w:divBdr>
    </w:div>
    <w:div w:id="447435213">
      <w:bodyDiv w:val="1"/>
      <w:marLeft w:val="0"/>
      <w:marRight w:val="0"/>
      <w:marTop w:val="0"/>
      <w:marBottom w:val="0"/>
      <w:divBdr>
        <w:top w:val="none" w:sz="0" w:space="0" w:color="auto"/>
        <w:left w:val="none" w:sz="0" w:space="0" w:color="auto"/>
        <w:bottom w:val="none" w:sz="0" w:space="0" w:color="auto"/>
        <w:right w:val="none" w:sz="0" w:space="0" w:color="auto"/>
      </w:divBdr>
    </w:div>
    <w:div w:id="450365551">
      <w:bodyDiv w:val="1"/>
      <w:marLeft w:val="0"/>
      <w:marRight w:val="0"/>
      <w:marTop w:val="0"/>
      <w:marBottom w:val="0"/>
      <w:divBdr>
        <w:top w:val="none" w:sz="0" w:space="0" w:color="auto"/>
        <w:left w:val="none" w:sz="0" w:space="0" w:color="auto"/>
        <w:bottom w:val="none" w:sz="0" w:space="0" w:color="auto"/>
        <w:right w:val="none" w:sz="0" w:space="0" w:color="auto"/>
      </w:divBdr>
    </w:div>
    <w:div w:id="453213457">
      <w:bodyDiv w:val="1"/>
      <w:marLeft w:val="0"/>
      <w:marRight w:val="0"/>
      <w:marTop w:val="0"/>
      <w:marBottom w:val="0"/>
      <w:divBdr>
        <w:top w:val="none" w:sz="0" w:space="0" w:color="auto"/>
        <w:left w:val="none" w:sz="0" w:space="0" w:color="auto"/>
        <w:bottom w:val="none" w:sz="0" w:space="0" w:color="auto"/>
        <w:right w:val="none" w:sz="0" w:space="0" w:color="auto"/>
      </w:divBdr>
    </w:div>
    <w:div w:id="456611060">
      <w:bodyDiv w:val="1"/>
      <w:marLeft w:val="0"/>
      <w:marRight w:val="0"/>
      <w:marTop w:val="0"/>
      <w:marBottom w:val="0"/>
      <w:divBdr>
        <w:top w:val="none" w:sz="0" w:space="0" w:color="auto"/>
        <w:left w:val="none" w:sz="0" w:space="0" w:color="auto"/>
        <w:bottom w:val="none" w:sz="0" w:space="0" w:color="auto"/>
        <w:right w:val="none" w:sz="0" w:space="0" w:color="auto"/>
      </w:divBdr>
    </w:div>
    <w:div w:id="457185253">
      <w:bodyDiv w:val="1"/>
      <w:marLeft w:val="0"/>
      <w:marRight w:val="0"/>
      <w:marTop w:val="0"/>
      <w:marBottom w:val="0"/>
      <w:divBdr>
        <w:top w:val="none" w:sz="0" w:space="0" w:color="auto"/>
        <w:left w:val="none" w:sz="0" w:space="0" w:color="auto"/>
        <w:bottom w:val="none" w:sz="0" w:space="0" w:color="auto"/>
        <w:right w:val="none" w:sz="0" w:space="0" w:color="auto"/>
      </w:divBdr>
    </w:div>
    <w:div w:id="457645399">
      <w:bodyDiv w:val="1"/>
      <w:marLeft w:val="0"/>
      <w:marRight w:val="0"/>
      <w:marTop w:val="0"/>
      <w:marBottom w:val="0"/>
      <w:divBdr>
        <w:top w:val="none" w:sz="0" w:space="0" w:color="auto"/>
        <w:left w:val="none" w:sz="0" w:space="0" w:color="auto"/>
        <w:bottom w:val="none" w:sz="0" w:space="0" w:color="auto"/>
        <w:right w:val="none" w:sz="0" w:space="0" w:color="auto"/>
      </w:divBdr>
    </w:div>
    <w:div w:id="459148627">
      <w:bodyDiv w:val="1"/>
      <w:marLeft w:val="0"/>
      <w:marRight w:val="0"/>
      <w:marTop w:val="0"/>
      <w:marBottom w:val="0"/>
      <w:divBdr>
        <w:top w:val="none" w:sz="0" w:space="0" w:color="auto"/>
        <w:left w:val="none" w:sz="0" w:space="0" w:color="auto"/>
        <w:bottom w:val="none" w:sz="0" w:space="0" w:color="auto"/>
        <w:right w:val="none" w:sz="0" w:space="0" w:color="auto"/>
      </w:divBdr>
    </w:div>
    <w:div w:id="459346121">
      <w:bodyDiv w:val="1"/>
      <w:marLeft w:val="0"/>
      <w:marRight w:val="0"/>
      <w:marTop w:val="0"/>
      <w:marBottom w:val="0"/>
      <w:divBdr>
        <w:top w:val="none" w:sz="0" w:space="0" w:color="auto"/>
        <w:left w:val="none" w:sz="0" w:space="0" w:color="auto"/>
        <w:bottom w:val="none" w:sz="0" w:space="0" w:color="auto"/>
        <w:right w:val="none" w:sz="0" w:space="0" w:color="auto"/>
      </w:divBdr>
    </w:div>
    <w:div w:id="459735194">
      <w:bodyDiv w:val="1"/>
      <w:marLeft w:val="0"/>
      <w:marRight w:val="0"/>
      <w:marTop w:val="0"/>
      <w:marBottom w:val="0"/>
      <w:divBdr>
        <w:top w:val="none" w:sz="0" w:space="0" w:color="auto"/>
        <w:left w:val="none" w:sz="0" w:space="0" w:color="auto"/>
        <w:bottom w:val="none" w:sz="0" w:space="0" w:color="auto"/>
        <w:right w:val="none" w:sz="0" w:space="0" w:color="auto"/>
      </w:divBdr>
    </w:div>
    <w:div w:id="459807353">
      <w:bodyDiv w:val="1"/>
      <w:marLeft w:val="0"/>
      <w:marRight w:val="0"/>
      <w:marTop w:val="0"/>
      <w:marBottom w:val="0"/>
      <w:divBdr>
        <w:top w:val="none" w:sz="0" w:space="0" w:color="auto"/>
        <w:left w:val="none" w:sz="0" w:space="0" w:color="auto"/>
        <w:bottom w:val="none" w:sz="0" w:space="0" w:color="auto"/>
        <w:right w:val="none" w:sz="0" w:space="0" w:color="auto"/>
      </w:divBdr>
    </w:div>
    <w:div w:id="460343199">
      <w:bodyDiv w:val="1"/>
      <w:marLeft w:val="0"/>
      <w:marRight w:val="0"/>
      <w:marTop w:val="0"/>
      <w:marBottom w:val="0"/>
      <w:divBdr>
        <w:top w:val="none" w:sz="0" w:space="0" w:color="auto"/>
        <w:left w:val="none" w:sz="0" w:space="0" w:color="auto"/>
        <w:bottom w:val="none" w:sz="0" w:space="0" w:color="auto"/>
        <w:right w:val="none" w:sz="0" w:space="0" w:color="auto"/>
      </w:divBdr>
    </w:div>
    <w:div w:id="460654039">
      <w:bodyDiv w:val="1"/>
      <w:marLeft w:val="0"/>
      <w:marRight w:val="0"/>
      <w:marTop w:val="0"/>
      <w:marBottom w:val="0"/>
      <w:divBdr>
        <w:top w:val="none" w:sz="0" w:space="0" w:color="auto"/>
        <w:left w:val="none" w:sz="0" w:space="0" w:color="auto"/>
        <w:bottom w:val="none" w:sz="0" w:space="0" w:color="auto"/>
        <w:right w:val="none" w:sz="0" w:space="0" w:color="auto"/>
      </w:divBdr>
    </w:div>
    <w:div w:id="461532933">
      <w:bodyDiv w:val="1"/>
      <w:marLeft w:val="0"/>
      <w:marRight w:val="0"/>
      <w:marTop w:val="0"/>
      <w:marBottom w:val="0"/>
      <w:divBdr>
        <w:top w:val="none" w:sz="0" w:space="0" w:color="auto"/>
        <w:left w:val="none" w:sz="0" w:space="0" w:color="auto"/>
        <w:bottom w:val="none" w:sz="0" w:space="0" w:color="auto"/>
        <w:right w:val="none" w:sz="0" w:space="0" w:color="auto"/>
      </w:divBdr>
    </w:div>
    <w:div w:id="461659821">
      <w:bodyDiv w:val="1"/>
      <w:marLeft w:val="0"/>
      <w:marRight w:val="0"/>
      <w:marTop w:val="0"/>
      <w:marBottom w:val="0"/>
      <w:divBdr>
        <w:top w:val="none" w:sz="0" w:space="0" w:color="auto"/>
        <w:left w:val="none" w:sz="0" w:space="0" w:color="auto"/>
        <w:bottom w:val="none" w:sz="0" w:space="0" w:color="auto"/>
        <w:right w:val="none" w:sz="0" w:space="0" w:color="auto"/>
      </w:divBdr>
    </w:div>
    <w:div w:id="462583182">
      <w:bodyDiv w:val="1"/>
      <w:marLeft w:val="0"/>
      <w:marRight w:val="0"/>
      <w:marTop w:val="0"/>
      <w:marBottom w:val="0"/>
      <w:divBdr>
        <w:top w:val="none" w:sz="0" w:space="0" w:color="auto"/>
        <w:left w:val="none" w:sz="0" w:space="0" w:color="auto"/>
        <w:bottom w:val="none" w:sz="0" w:space="0" w:color="auto"/>
        <w:right w:val="none" w:sz="0" w:space="0" w:color="auto"/>
      </w:divBdr>
    </w:div>
    <w:div w:id="463280047">
      <w:bodyDiv w:val="1"/>
      <w:marLeft w:val="0"/>
      <w:marRight w:val="0"/>
      <w:marTop w:val="0"/>
      <w:marBottom w:val="0"/>
      <w:divBdr>
        <w:top w:val="none" w:sz="0" w:space="0" w:color="auto"/>
        <w:left w:val="none" w:sz="0" w:space="0" w:color="auto"/>
        <w:bottom w:val="none" w:sz="0" w:space="0" w:color="auto"/>
        <w:right w:val="none" w:sz="0" w:space="0" w:color="auto"/>
      </w:divBdr>
    </w:div>
    <w:div w:id="465396418">
      <w:bodyDiv w:val="1"/>
      <w:marLeft w:val="0"/>
      <w:marRight w:val="0"/>
      <w:marTop w:val="0"/>
      <w:marBottom w:val="0"/>
      <w:divBdr>
        <w:top w:val="none" w:sz="0" w:space="0" w:color="auto"/>
        <w:left w:val="none" w:sz="0" w:space="0" w:color="auto"/>
        <w:bottom w:val="none" w:sz="0" w:space="0" w:color="auto"/>
        <w:right w:val="none" w:sz="0" w:space="0" w:color="auto"/>
      </w:divBdr>
    </w:div>
    <w:div w:id="466122394">
      <w:bodyDiv w:val="1"/>
      <w:marLeft w:val="0"/>
      <w:marRight w:val="0"/>
      <w:marTop w:val="0"/>
      <w:marBottom w:val="0"/>
      <w:divBdr>
        <w:top w:val="none" w:sz="0" w:space="0" w:color="auto"/>
        <w:left w:val="none" w:sz="0" w:space="0" w:color="auto"/>
        <w:bottom w:val="none" w:sz="0" w:space="0" w:color="auto"/>
        <w:right w:val="none" w:sz="0" w:space="0" w:color="auto"/>
      </w:divBdr>
    </w:div>
    <w:div w:id="466629446">
      <w:bodyDiv w:val="1"/>
      <w:marLeft w:val="0"/>
      <w:marRight w:val="0"/>
      <w:marTop w:val="0"/>
      <w:marBottom w:val="0"/>
      <w:divBdr>
        <w:top w:val="none" w:sz="0" w:space="0" w:color="auto"/>
        <w:left w:val="none" w:sz="0" w:space="0" w:color="auto"/>
        <w:bottom w:val="none" w:sz="0" w:space="0" w:color="auto"/>
        <w:right w:val="none" w:sz="0" w:space="0" w:color="auto"/>
      </w:divBdr>
    </w:div>
    <w:div w:id="468330405">
      <w:bodyDiv w:val="1"/>
      <w:marLeft w:val="0"/>
      <w:marRight w:val="0"/>
      <w:marTop w:val="0"/>
      <w:marBottom w:val="0"/>
      <w:divBdr>
        <w:top w:val="none" w:sz="0" w:space="0" w:color="auto"/>
        <w:left w:val="none" w:sz="0" w:space="0" w:color="auto"/>
        <w:bottom w:val="none" w:sz="0" w:space="0" w:color="auto"/>
        <w:right w:val="none" w:sz="0" w:space="0" w:color="auto"/>
      </w:divBdr>
    </w:div>
    <w:div w:id="468522781">
      <w:bodyDiv w:val="1"/>
      <w:marLeft w:val="0"/>
      <w:marRight w:val="0"/>
      <w:marTop w:val="0"/>
      <w:marBottom w:val="0"/>
      <w:divBdr>
        <w:top w:val="none" w:sz="0" w:space="0" w:color="auto"/>
        <w:left w:val="none" w:sz="0" w:space="0" w:color="auto"/>
        <w:bottom w:val="none" w:sz="0" w:space="0" w:color="auto"/>
        <w:right w:val="none" w:sz="0" w:space="0" w:color="auto"/>
      </w:divBdr>
    </w:div>
    <w:div w:id="473570018">
      <w:bodyDiv w:val="1"/>
      <w:marLeft w:val="0"/>
      <w:marRight w:val="0"/>
      <w:marTop w:val="0"/>
      <w:marBottom w:val="0"/>
      <w:divBdr>
        <w:top w:val="none" w:sz="0" w:space="0" w:color="auto"/>
        <w:left w:val="none" w:sz="0" w:space="0" w:color="auto"/>
        <w:bottom w:val="none" w:sz="0" w:space="0" w:color="auto"/>
        <w:right w:val="none" w:sz="0" w:space="0" w:color="auto"/>
      </w:divBdr>
    </w:div>
    <w:div w:id="474108064">
      <w:bodyDiv w:val="1"/>
      <w:marLeft w:val="0"/>
      <w:marRight w:val="0"/>
      <w:marTop w:val="0"/>
      <w:marBottom w:val="0"/>
      <w:divBdr>
        <w:top w:val="none" w:sz="0" w:space="0" w:color="auto"/>
        <w:left w:val="none" w:sz="0" w:space="0" w:color="auto"/>
        <w:bottom w:val="none" w:sz="0" w:space="0" w:color="auto"/>
        <w:right w:val="none" w:sz="0" w:space="0" w:color="auto"/>
      </w:divBdr>
    </w:div>
    <w:div w:id="476191282">
      <w:bodyDiv w:val="1"/>
      <w:marLeft w:val="0"/>
      <w:marRight w:val="0"/>
      <w:marTop w:val="0"/>
      <w:marBottom w:val="0"/>
      <w:divBdr>
        <w:top w:val="none" w:sz="0" w:space="0" w:color="auto"/>
        <w:left w:val="none" w:sz="0" w:space="0" w:color="auto"/>
        <w:bottom w:val="none" w:sz="0" w:space="0" w:color="auto"/>
        <w:right w:val="none" w:sz="0" w:space="0" w:color="auto"/>
      </w:divBdr>
    </w:div>
    <w:div w:id="476998581">
      <w:bodyDiv w:val="1"/>
      <w:marLeft w:val="0"/>
      <w:marRight w:val="0"/>
      <w:marTop w:val="0"/>
      <w:marBottom w:val="0"/>
      <w:divBdr>
        <w:top w:val="none" w:sz="0" w:space="0" w:color="auto"/>
        <w:left w:val="none" w:sz="0" w:space="0" w:color="auto"/>
        <w:bottom w:val="none" w:sz="0" w:space="0" w:color="auto"/>
        <w:right w:val="none" w:sz="0" w:space="0" w:color="auto"/>
      </w:divBdr>
    </w:div>
    <w:div w:id="478156586">
      <w:bodyDiv w:val="1"/>
      <w:marLeft w:val="0"/>
      <w:marRight w:val="0"/>
      <w:marTop w:val="0"/>
      <w:marBottom w:val="0"/>
      <w:divBdr>
        <w:top w:val="none" w:sz="0" w:space="0" w:color="auto"/>
        <w:left w:val="none" w:sz="0" w:space="0" w:color="auto"/>
        <w:bottom w:val="none" w:sz="0" w:space="0" w:color="auto"/>
        <w:right w:val="none" w:sz="0" w:space="0" w:color="auto"/>
      </w:divBdr>
    </w:div>
    <w:div w:id="478419911">
      <w:bodyDiv w:val="1"/>
      <w:marLeft w:val="0"/>
      <w:marRight w:val="0"/>
      <w:marTop w:val="0"/>
      <w:marBottom w:val="0"/>
      <w:divBdr>
        <w:top w:val="none" w:sz="0" w:space="0" w:color="auto"/>
        <w:left w:val="none" w:sz="0" w:space="0" w:color="auto"/>
        <w:bottom w:val="none" w:sz="0" w:space="0" w:color="auto"/>
        <w:right w:val="none" w:sz="0" w:space="0" w:color="auto"/>
      </w:divBdr>
    </w:div>
    <w:div w:id="479228916">
      <w:bodyDiv w:val="1"/>
      <w:marLeft w:val="0"/>
      <w:marRight w:val="0"/>
      <w:marTop w:val="0"/>
      <w:marBottom w:val="0"/>
      <w:divBdr>
        <w:top w:val="none" w:sz="0" w:space="0" w:color="auto"/>
        <w:left w:val="none" w:sz="0" w:space="0" w:color="auto"/>
        <w:bottom w:val="none" w:sz="0" w:space="0" w:color="auto"/>
        <w:right w:val="none" w:sz="0" w:space="0" w:color="auto"/>
      </w:divBdr>
    </w:div>
    <w:div w:id="481040886">
      <w:bodyDiv w:val="1"/>
      <w:marLeft w:val="0"/>
      <w:marRight w:val="0"/>
      <w:marTop w:val="0"/>
      <w:marBottom w:val="0"/>
      <w:divBdr>
        <w:top w:val="none" w:sz="0" w:space="0" w:color="auto"/>
        <w:left w:val="none" w:sz="0" w:space="0" w:color="auto"/>
        <w:bottom w:val="none" w:sz="0" w:space="0" w:color="auto"/>
        <w:right w:val="none" w:sz="0" w:space="0" w:color="auto"/>
      </w:divBdr>
    </w:div>
    <w:div w:id="481116685">
      <w:bodyDiv w:val="1"/>
      <w:marLeft w:val="0"/>
      <w:marRight w:val="0"/>
      <w:marTop w:val="0"/>
      <w:marBottom w:val="0"/>
      <w:divBdr>
        <w:top w:val="none" w:sz="0" w:space="0" w:color="auto"/>
        <w:left w:val="none" w:sz="0" w:space="0" w:color="auto"/>
        <w:bottom w:val="none" w:sz="0" w:space="0" w:color="auto"/>
        <w:right w:val="none" w:sz="0" w:space="0" w:color="auto"/>
      </w:divBdr>
    </w:div>
    <w:div w:id="481503421">
      <w:bodyDiv w:val="1"/>
      <w:marLeft w:val="0"/>
      <w:marRight w:val="0"/>
      <w:marTop w:val="0"/>
      <w:marBottom w:val="0"/>
      <w:divBdr>
        <w:top w:val="none" w:sz="0" w:space="0" w:color="auto"/>
        <w:left w:val="none" w:sz="0" w:space="0" w:color="auto"/>
        <w:bottom w:val="none" w:sz="0" w:space="0" w:color="auto"/>
        <w:right w:val="none" w:sz="0" w:space="0" w:color="auto"/>
      </w:divBdr>
    </w:div>
    <w:div w:id="482819243">
      <w:bodyDiv w:val="1"/>
      <w:marLeft w:val="0"/>
      <w:marRight w:val="0"/>
      <w:marTop w:val="0"/>
      <w:marBottom w:val="0"/>
      <w:divBdr>
        <w:top w:val="none" w:sz="0" w:space="0" w:color="auto"/>
        <w:left w:val="none" w:sz="0" w:space="0" w:color="auto"/>
        <w:bottom w:val="none" w:sz="0" w:space="0" w:color="auto"/>
        <w:right w:val="none" w:sz="0" w:space="0" w:color="auto"/>
      </w:divBdr>
    </w:div>
    <w:div w:id="484011617">
      <w:bodyDiv w:val="1"/>
      <w:marLeft w:val="0"/>
      <w:marRight w:val="0"/>
      <w:marTop w:val="0"/>
      <w:marBottom w:val="0"/>
      <w:divBdr>
        <w:top w:val="none" w:sz="0" w:space="0" w:color="auto"/>
        <w:left w:val="none" w:sz="0" w:space="0" w:color="auto"/>
        <w:bottom w:val="none" w:sz="0" w:space="0" w:color="auto"/>
        <w:right w:val="none" w:sz="0" w:space="0" w:color="auto"/>
      </w:divBdr>
    </w:div>
    <w:div w:id="486827135">
      <w:bodyDiv w:val="1"/>
      <w:marLeft w:val="0"/>
      <w:marRight w:val="0"/>
      <w:marTop w:val="0"/>
      <w:marBottom w:val="0"/>
      <w:divBdr>
        <w:top w:val="none" w:sz="0" w:space="0" w:color="auto"/>
        <w:left w:val="none" w:sz="0" w:space="0" w:color="auto"/>
        <w:bottom w:val="none" w:sz="0" w:space="0" w:color="auto"/>
        <w:right w:val="none" w:sz="0" w:space="0" w:color="auto"/>
      </w:divBdr>
    </w:div>
    <w:div w:id="488256972">
      <w:bodyDiv w:val="1"/>
      <w:marLeft w:val="0"/>
      <w:marRight w:val="0"/>
      <w:marTop w:val="0"/>
      <w:marBottom w:val="0"/>
      <w:divBdr>
        <w:top w:val="none" w:sz="0" w:space="0" w:color="auto"/>
        <w:left w:val="none" w:sz="0" w:space="0" w:color="auto"/>
        <w:bottom w:val="none" w:sz="0" w:space="0" w:color="auto"/>
        <w:right w:val="none" w:sz="0" w:space="0" w:color="auto"/>
      </w:divBdr>
    </w:div>
    <w:div w:id="488988184">
      <w:bodyDiv w:val="1"/>
      <w:marLeft w:val="0"/>
      <w:marRight w:val="0"/>
      <w:marTop w:val="0"/>
      <w:marBottom w:val="0"/>
      <w:divBdr>
        <w:top w:val="none" w:sz="0" w:space="0" w:color="auto"/>
        <w:left w:val="none" w:sz="0" w:space="0" w:color="auto"/>
        <w:bottom w:val="none" w:sz="0" w:space="0" w:color="auto"/>
        <w:right w:val="none" w:sz="0" w:space="0" w:color="auto"/>
      </w:divBdr>
    </w:div>
    <w:div w:id="490173469">
      <w:bodyDiv w:val="1"/>
      <w:marLeft w:val="0"/>
      <w:marRight w:val="0"/>
      <w:marTop w:val="0"/>
      <w:marBottom w:val="0"/>
      <w:divBdr>
        <w:top w:val="none" w:sz="0" w:space="0" w:color="auto"/>
        <w:left w:val="none" w:sz="0" w:space="0" w:color="auto"/>
        <w:bottom w:val="none" w:sz="0" w:space="0" w:color="auto"/>
        <w:right w:val="none" w:sz="0" w:space="0" w:color="auto"/>
      </w:divBdr>
    </w:div>
    <w:div w:id="491799445">
      <w:bodyDiv w:val="1"/>
      <w:marLeft w:val="0"/>
      <w:marRight w:val="0"/>
      <w:marTop w:val="0"/>
      <w:marBottom w:val="0"/>
      <w:divBdr>
        <w:top w:val="none" w:sz="0" w:space="0" w:color="auto"/>
        <w:left w:val="none" w:sz="0" w:space="0" w:color="auto"/>
        <w:bottom w:val="none" w:sz="0" w:space="0" w:color="auto"/>
        <w:right w:val="none" w:sz="0" w:space="0" w:color="auto"/>
      </w:divBdr>
    </w:div>
    <w:div w:id="493881678">
      <w:bodyDiv w:val="1"/>
      <w:marLeft w:val="0"/>
      <w:marRight w:val="0"/>
      <w:marTop w:val="0"/>
      <w:marBottom w:val="0"/>
      <w:divBdr>
        <w:top w:val="none" w:sz="0" w:space="0" w:color="auto"/>
        <w:left w:val="none" w:sz="0" w:space="0" w:color="auto"/>
        <w:bottom w:val="none" w:sz="0" w:space="0" w:color="auto"/>
        <w:right w:val="none" w:sz="0" w:space="0" w:color="auto"/>
      </w:divBdr>
    </w:div>
    <w:div w:id="494229329">
      <w:bodyDiv w:val="1"/>
      <w:marLeft w:val="0"/>
      <w:marRight w:val="0"/>
      <w:marTop w:val="0"/>
      <w:marBottom w:val="0"/>
      <w:divBdr>
        <w:top w:val="none" w:sz="0" w:space="0" w:color="auto"/>
        <w:left w:val="none" w:sz="0" w:space="0" w:color="auto"/>
        <w:bottom w:val="none" w:sz="0" w:space="0" w:color="auto"/>
        <w:right w:val="none" w:sz="0" w:space="0" w:color="auto"/>
      </w:divBdr>
    </w:div>
    <w:div w:id="496653230">
      <w:bodyDiv w:val="1"/>
      <w:marLeft w:val="0"/>
      <w:marRight w:val="0"/>
      <w:marTop w:val="0"/>
      <w:marBottom w:val="0"/>
      <w:divBdr>
        <w:top w:val="none" w:sz="0" w:space="0" w:color="auto"/>
        <w:left w:val="none" w:sz="0" w:space="0" w:color="auto"/>
        <w:bottom w:val="none" w:sz="0" w:space="0" w:color="auto"/>
        <w:right w:val="none" w:sz="0" w:space="0" w:color="auto"/>
      </w:divBdr>
    </w:div>
    <w:div w:id="496729634">
      <w:bodyDiv w:val="1"/>
      <w:marLeft w:val="0"/>
      <w:marRight w:val="0"/>
      <w:marTop w:val="0"/>
      <w:marBottom w:val="0"/>
      <w:divBdr>
        <w:top w:val="none" w:sz="0" w:space="0" w:color="auto"/>
        <w:left w:val="none" w:sz="0" w:space="0" w:color="auto"/>
        <w:bottom w:val="none" w:sz="0" w:space="0" w:color="auto"/>
        <w:right w:val="none" w:sz="0" w:space="0" w:color="auto"/>
      </w:divBdr>
    </w:div>
    <w:div w:id="497693484">
      <w:bodyDiv w:val="1"/>
      <w:marLeft w:val="0"/>
      <w:marRight w:val="0"/>
      <w:marTop w:val="0"/>
      <w:marBottom w:val="0"/>
      <w:divBdr>
        <w:top w:val="none" w:sz="0" w:space="0" w:color="auto"/>
        <w:left w:val="none" w:sz="0" w:space="0" w:color="auto"/>
        <w:bottom w:val="none" w:sz="0" w:space="0" w:color="auto"/>
        <w:right w:val="none" w:sz="0" w:space="0" w:color="auto"/>
      </w:divBdr>
    </w:div>
    <w:div w:id="498082785">
      <w:bodyDiv w:val="1"/>
      <w:marLeft w:val="0"/>
      <w:marRight w:val="0"/>
      <w:marTop w:val="0"/>
      <w:marBottom w:val="0"/>
      <w:divBdr>
        <w:top w:val="none" w:sz="0" w:space="0" w:color="auto"/>
        <w:left w:val="none" w:sz="0" w:space="0" w:color="auto"/>
        <w:bottom w:val="none" w:sz="0" w:space="0" w:color="auto"/>
        <w:right w:val="none" w:sz="0" w:space="0" w:color="auto"/>
      </w:divBdr>
    </w:div>
    <w:div w:id="498426242">
      <w:bodyDiv w:val="1"/>
      <w:marLeft w:val="0"/>
      <w:marRight w:val="0"/>
      <w:marTop w:val="0"/>
      <w:marBottom w:val="0"/>
      <w:divBdr>
        <w:top w:val="none" w:sz="0" w:space="0" w:color="auto"/>
        <w:left w:val="none" w:sz="0" w:space="0" w:color="auto"/>
        <w:bottom w:val="none" w:sz="0" w:space="0" w:color="auto"/>
        <w:right w:val="none" w:sz="0" w:space="0" w:color="auto"/>
      </w:divBdr>
    </w:div>
    <w:div w:id="499581475">
      <w:bodyDiv w:val="1"/>
      <w:marLeft w:val="0"/>
      <w:marRight w:val="0"/>
      <w:marTop w:val="0"/>
      <w:marBottom w:val="0"/>
      <w:divBdr>
        <w:top w:val="none" w:sz="0" w:space="0" w:color="auto"/>
        <w:left w:val="none" w:sz="0" w:space="0" w:color="auto"/>
        <w:bottom w:val="none" w:sz="0" w:space="0" w:color="auto"/>
        <w:right w:val="none" w:sz="0" w:space="0" w:color="auto"/>
      </w:divBdr>
    </w:div>
    <w:div w:id="499665304">
      <w:bodyDiv w:val="1"/>
      <w:marLeft w:val="0"/>
      <w:marRight w:val="0"/>
      <w:marTop w:val="0"/>
      <w:marBottom w:val="0"/>
      <w:divBdr>
        <w:top w:val="none" w:sz="0" w:space="0" w:color="auto"/>
        <w:left w:val="none" w:sz="0" w:space="0" w:color="auto"/>
        <w:bottom w:val="none" w:sz="0" w:space="0" w:color="auto"/>
        <w:right w:val="none" w:sz="0" w:space="0" w:color="auto"/>
      </w:divBdr>
    </w:div>
    <w:div w:id="499929844">
      <w:bodyDiv w:val="1"/>
      <w:marLeft w:val="0"/>
      <w:marRight w:val="0"/>
      <w:marTop w:val="0"/>
      <w:marBottom w:val="0"/>
      <w:divBdr>
        <w:top w:val="none" w:sz="0" w:space="0" w:color="auto"/>
        <w:left w:val="none" w:sz="0" w:space="0" w:color="auto"/>
        <w:bottom w:val="none" w:sz="0" w:space="0" w:color="auto"/>
        <w:right w:val="none" w:sz="0" w:space="0" w:color="auto"/>
      </w:divBdr>
    </w:div>
    <w:div w:id="500776827">
      <w:bodyDiv w:val="1"/>
      <w:marLeft w:val="0"/>
      <w:marRight w:val="0"/>
      <w:marTop w:val="0"/>
      <w:marBottom w:val="0"/>
      <w:divBdr>
        <w:top w:val="none" w:sz="0" w:space="0" w:color="auto"/>
        <w:left w:val="none" w:sz="0" w:space="0" w:color="auto"/>
        <w:bottom w:val="none" w:sz="0" w:space="0" w:color="auto"/>
        <w:right w:val="none" w:sz="0" w:space="0" w:color="auto"/>
      </w:divBdr>
    </w:div>
    <w:div w:id="502090171">
      <w:bodyDiv w:val="1"/>
      <w:marLeft w:val="0"/>
      <w:marRight w:val="0"/>
      <w:marTop w:val="0"/>
      <w:marBottom w:val="0"/>
      <w:divBdr>
        <w:top w:val="none" w:sz="0" w:space="0" w:color="auto"/>
        <w:left w:val="none" w:sz="0" w:space="0" w:color="auto"/>
        <w:bottom w:val="none" w:sz="0" w:space="0" w:color="auto"/>
        <w:right w:val="none" w:sz="0" w:space="0" w:color="auto"/>
      </w:divBdr>
    </w:div>
    <w:div w:id="506214267">
      <w:bodyDiv w:val="1"/>
      <w:marLeft w:val="0"/>
      <w:marRight w:val="0"/>
      <w:marTop w:val="0"/>
      <w:marBottom w:val="0"/>
      <w:divBdr>
        <w:top w:val="none" w:sz="0" w:space="0" w:color="auto"/>
        <w:left w:val="none" w:sz="0" w:space="0" w:color="auto"/>
        <w:bottom w:val="none" w:sz="0" w:space="0" w:color="auto"/>
        <w:right w:val="none" w:sz="0" w:space="0" w:color="auto"/>
      </w:divBdr>
    </w:div>
    <w:div w:id="509025038">
      <w:bodyDiv w:val="1"/>
      <w:marLeft w:val="0"/>
      <w:marRight w:val="0"/>
      <w:marTop w:val="0"/>
      <w:marBottom w:val="0"/>
      <w:divBdr>
        <w:top w:val="none" w:sz="0" w:space="0" w:color="auto"/>
        <w:left w:val="none" w:sz="0" w:space="0" w:color="auto"/>
        <w:bottom w:val="none" w:sz="0" w:space="0" w:color="auto"/>
        <w:right w:val="none" w:sz="0" w:space="0" w:color="auto"/>
      </w:divBdr>
    </w:div>
    <w:div w:id="510803232">
      <w:bodyDiv w:val="1"/>
      <w:marLeft w:val="0"/>
      <w:marRight w:val="0"/>
      <w:marTop w:val="0"/>
      <w:marBottom w:val="0"/>
      <w:divBdr>
        <w:top w:val="none" w:sz="0" w:space="0" w:color="auto"/>
        <w:left w:val="none" w:sz="0" w:space="0" w:color="auto"/>
        <w:bottom w:val="none" w:sz="0" w:space="0" w:color="auto"/>
        <w:right w:val="none" w:sz="0" w:space="0" w:color="auto"/>
      </w:divBdr>
    </w:div>
    <w:div w:id="511460662">
      <w:bodyDiv w:val="1"/>
      <w:marLeft w:val="0"/>
      <w:marRight w:val="0"/>
      <w:marTop w:val="0"/>
      <w:marBottom w:val="0"/>
      <w:divBdr>
        <w:top w:val="none" w:sz="0" w:space="0" w:color="auto"/>
        <w:left w:val="none" w:sz="0" w:space="0" w:color="auto"/>
        <w:bottom w:val="none" w:sz="0" w:space="0" w:color="auto"/>
        <w:right w:val="none" w:sz="0" w:space="0" w:color="auto"/>
      </w:divBdr>
    </w:div>
    <w:div w:id="512190802">
      <w:bodyDiv w:val="1"/>
      <w:marLeft w:val="0"/>
      <w:marRight w:val="0"/>
      <w:marTop w:val="0"/>
      <w:marBottom w:val="0"/>
      <w:divBdr>
        <w:top w:val="none" w:sz="0" w:space="0" w:color="auto"/>
        <w:left w:val="none" w:sz="0" w:space="0" w:color="auto"/>
        <w:bottom w:val="none" w:sz="0" w:space="0" w:color="auto"/>
        <w:right w:val="none" w:sz="0" w:space="0" w:color="auto"/>
      </w:divBdr>
    </w:div>
    <w:div w:id="512495818">
      <w:bodyDiv w:val="1"/>
      <w:marLeft w:val="0"/>
      <w:marRight w:val="0"/>
      <w:marTop w:val="0"/>
      <w:marBottom w:val="0"/>
      <w:divBdr>
        <w:top w:val="none" w:sz="0" w:space="0" w:color="auto"/>
        <w:left w:val="none" w:sz="0" w:space="0" w:color="auto"/>
        <w:bottom w:val="none" w:sz="0" w:space="0" w:color="auto"/>
        <w:right w:val="none" w:sz="0" w:space="0" w:color="auto"/>
      </w:divBdr>
    </w:div>
    <w:div w:id="514341432">
      <w:bodyDiv w:val="1"/>
      <w:marLeft w:val="0"/>
      <w:marRight w:val="0"/>
      <w:marTop w:val="0"/>
      <w:marBottom w:val="0"/>
      <w:divBdr>
        <w:top w:val="none" w:sz="0" w:space="0" w:color="auto"/>
        <w:left w:val="none" w:sz="0" w:space="0" w:color="auto"/>
        <w:bottom w:val="none" w:sz="0" w:space="0" w:color="auto"/>
        <w:right w:val="none" w:sz="0" w:space="0" w:color="auto"/>
      </w:divBdr>
    </w:div>
    <w:div w:id="514733085">
      <w:bodyDiv w:val="1"/>
      <w:marLeft w:val="0"/>
      <w:marRight w:val="0"/>
      <w:marTop w:val="0"/>
      <w:marBottom w:val="0"/>
      <w:divBdr>
        <w:top w:val="none" w:sz="0" w:space="0" w:color="auto"/>
        <w:left w:val="none" w:sz="0" w:space="0" w:color="auto"/>
        <w:bottom w:val="none" w:sz="0" w:space="0" w:color="auto"/>
        <w:right w:val="none" w:sz="0" w:space="0" w:color="auto"/>
      </w:divBdr>
    </w:div>
    <w:div w:id="515970555">
      <w:bodyDiv w:val="1"/>
      <w:marLeft w:val="0"/>
      <w:marRight w:val="0"/>
      <w:marTop w:val="0"/>
      <w:marBottom w:val="0"/>
      <w:divBdr>
        <w:top w:val="none" w:sz="0" w:space="0" w:color="auto"/>
        <w:left w:val="none" w:sz="0" w:space="0" w:color="auto"/>
        <w:bottom w:val="none" w:sz="0" w:space="0" w:color="auto"/>
        <w:right w:val="none" w:sz="0" w:space="0" w:color="auto"/>
      </w:divBdr>
    </w:div>
    <w:div w:id="523439307">
      <w:bodyDiv w:val="1"/>
      <w:marLeft w:val="0"/>
      <w:marRight w:val="0"/>
      <w:marTop w:val="0"/>
      <w:marBottom w:val="0"/>
      <w:divBdr>
        <w:top w:val="none" w:sz="0" w:space="0" w:color="auto"/>
        <w:left w:val="none" w:sz="0" w:space="0" w:color="auto"/>
        <w:bottom w:val="none" w:sz="0" w:space="0" w:color="auto"/>
        <w:right w:val="none" w:sz="0" w:space="0" w:color="auto"/>
      </w:divBdr>
    </w:div>
    <w:div w:id="523861048">
      <w:bodyDiv w:val="1"/>
      <w:marLeft w:val="0"/>
      <w:marRight w:val="0"/>
      <w:marTop w:val="0"/>
      <w:marBottom w:val="0"/>
      <w:divBdr>
        <w:top w:val="none" w:sz="0" w:space="0" w:color="auto"/>
        <w:left w:val="none" w:sz="0" w:space="0" w:color="auto"/>
        <w:bottom w:val="none" w:sz="0" w:space="0" w:color="auto"/>
        <w:right w:val="none" w:sz="0" w:space="0" w:color="auto"/>
      </w:divBdr>
    </w:div>
    <w:div w:id="526525898">
      <w:bodyDiv w:val="1"/>
      <w:marLeft w:val="0"/>
      <w:marRight w:val="0"/>
      <w:marTop w:val="0"/>
      <w:marBottom w:val="0"/>
      <w:divBdr>
        <w:top w:val="none" w:sz="0" w:space="0" w:color="auto"/>
        <w:left w:val="none" w:sz="0" w:space="0" w:color="auto"/>
        <w:bottom w:val="none" w:sz="0" w:space="0" w:color="auto"/>
        <w:right w:val="none" w:sz="0" w:space="0" w:color="auto"/>
      </w:divBdr>
    </w:div>
    <w:div w:id="527177973">
      <w:bodyDiv w:val="1"/>
      <w:marLeft w:val="0"/>
      <w:marRight w:val="0"/>
      <w:marTop w:val="0"/>
      <w:marBottom w:val="0"/>
      <w:divBdr>
        <w:top w:val="none" w:sz="0" w:space="0" w:color="auto"/>
        <w:left w:val="none" w:sz="0" w:space="0" w:color="auto"/>
        <w:bottom w:val="none" w:sz="0" w:space="0" w:color="auto"/>
        <w:right w:val="none" w:sz="0" w:space="0" w:color="auto"/>
      </w:divBdr>
    </w:div>
    <w:div w:id="527261440">
      <w:bodyDiv w:val="1"/>
      <w:marLeft w:val="0"/>
      <w:marRight w:val="0"/>
      <w:marTop w:val="0"/>
      <w:marBottom w:val="0"/>
      <w:divBdr>
        <w:top w:val="none" w:sz="0" w:space="0" w:color="auto"/>
        <w:left w:val="none" w:sz="0" w:space="0" w:color="auto"/>
        <w:bottom w:val="none" w:sz="0" w:space="0" w:color="auto"/>
        <w:right w:val="none" w:sz="0" w:space="0" w:color="auto"/>
      </w:divBdr>
    </w:div>
    <w:div w:id="527640975">
      <w:bodyDiv w:val="1"/>
      <w:marLeft w:val="0"/>
      <w:marRight w:val="0"/>
      <w:marTop w:val="0"/>
      <w:marBottom w:val="0"/>
      <w:divBdr>
        <w:top w:val="none" w:sz="0" w:space="0" w:color="auto"/>
        <w:left w:val="none" w:sz="0" w:space="0" w:color="auto"/>
        <w:bottom w:val="none" w:sz="0" w:space="0" w:color="auto"/>
        <w:right w:val="none" w:sz="0" w:space="0" w:color="auto"/>
      </w:divBdr>
    </w:div>
    <w:div w:id="528491988">
      <w:bodyDiv w:val="1"/>
      <w:marLeft w:val="0"/>
      <w:marRight w:val="0"/>
      <w:marTop w:val="0"/>
      <w:marBottom w:val="0"/>
      <w:divBdr>
        <w:top w:val="none" w:sz="0" w:space="0" w:color="auto"/>
        <w:left w:val="none" w:sz="0" w:space="0" w:color="auto"/>
        <w:bottom w:val="none" w:sz="0" w:space="0" w:color="auto"/>
        <w:right w:val="none" w:sz="0" w:space="0" w:color="auto"/>
      </w:divBdr>
    </w:div>
    <w:div w:id="528837744">
      <w:bodyDiv w:val="1"/>
      <w:marLeft w:val="0"/>
      <w:marRight w:val="0"/>
      <w:marTop w:val="0"/>
      <w:marBottom w:val="0"/>
      <w:divBdr>
        <w:top w:val="none" w:sz="0" w:space="0" w:color="auto"/>
        <w:left w:val="none" w:sz="0" w:space="0" w:color="auto"/>
        <w:bottom w:val="none" w:sz="0" w:space="0" w:color="auto"/>
        <w:right w:val="none" w:sz="0" w:space="0" w:color="auto"/>
      </w:divBdr>
    </w:div>
    <w:div w:id="530267028">
      <w:bodyDiv w:val="1"/>
      <w:marLeft w:val="0"/>
      <w:marRight w:val="0"/>
      <w:marTop w:val="0"/>
      <w:marBottom w:val="0"/>
      <w:divBdr>
        <w:top w:val="none" w:sz="0" w:space="0" w:color="auto"/>
        <w:left w:val="none" w:sz="0" w:space="0" w:color="auto"/>
        <w:bottom w:val="none" w:sz="0" w:space="0" w:color="auto"/>
        <w:right w:val="none" w:sz="0" w:space="0" w:color="auto"/>
      </w:divBdr>
    </w:div>
    <w:div w:id="534003043">
      <w:bodyDiv w:val="1"/>
      <w:marLeft w:val="0"/>
      <w:marRight w:val="0"/>
      <w:marTop w:val="0"/>
      <w:marBottom w:val="0"/>
      <w:divBdr>
        <w:top w:val="none" w:sz="0" w:space="0" w:color="auto"/>
        <w:left w:val="none" w:sz="0" w:space="0" w:color="auto"/>
        <w:bottom w:val="none" w:sz="0" w:space="0" w:color="auto"/>
        <w:right w:val="none" w:sz="0" w:space="0" w:color="auto"/>
      </w:divBdr>
    </w:div>
    <w:div w:id="534655558">
      <w:bodyDiv w:val="1"/>
      <w:marLeft w:val="0"/>
      <w:marRight w:val="0"/>
      <w:marTop w:val="0"/>
      <w:marBottom w:val="0"/>
      <w:divBdr>
        <w:top w:val="none" w:sz="0" w:space="0" w:color="auto"/>
        <w:left w:val="none" w:sz="0" w:space="0" w:color="auto"/>
        <w:bottom w:val="none" w:sz="0" w:space="0" w:color="auto"/>
        <w:right w:val="none" w:sz="0" w:space="0" w:color="auto"/>
      </w:divBdr>
    </w:div>
    <w:div w:id="537085704">
      <w:bodyDiv w:val="1"/>
      <w:marLeft w:val="0"/>
      <w:marRight w:val="0"/>
      <w:marTop w:val="0"/>
      <w:marBottom w:val="0"/>
      <w:divBdr>
        <w:top w:val="none" w:sz="0" w:space="0" w:color="auto"/>
        <w:left w:val="none" w:sz="0" w:space="0" w:color="auto"/>
        <w:bottom w:val="none" w:sz="0" w:space="0" w:color="auto"/>
        <w:right w:val="none" w:sz="0" w:space="0" w:color="auto"/>
      </w:divBdr>
    </w:div>
    <w:div w:id="539167654">
      <w:bodyDiv w:val="1"/>
      <w:marLeft w:val="0"/>
      <w:marRight w:val="0"/>
      <w:marTop w:val="0"/>
      <w:marBottom w:val="0"/>
      <w:divBdr>
        <w:top w:val="none" w:sz="0" w:space="0" w:color="auto"/>
        <w:left w:val="none" w:sz="0" w:space="0" w:color="auto"/>
        <w:bottom w:val="none" w:sz="0" w:space="0" w:color="auto"/>
        <w:right w:val="none" w:sz="0" w:space="0" w:color="auto"/>
      </w:divBdr>
    </w:div>
    <w:div w:id="539361936">
      <w:bodyDiv w:val="1"/>
      <w:marLeft w:val="0"/>
      <w:marRight w:val="0"/>
      <w:marTop w:val="0"/>
      <w:marBottom w:val="0"/>
      <w:divBdr>
        <w:top w:val="none" w:sz="0" w:space="0" w:color="auto"/>
        <w:left w:val="none" w:sz="0" w:space="0" w:color="auto"/>
        <w:bottom w:val="none" w:sz="0" w:space="0" w:color="auto"/>
        <w:right w:val="none" w:sz="0" w:space="0" w:color="auto"/>
      </w:divBdr>
    </w:div>
    <w:div w:id="540287255">
      <w:bodyDiv w:val="1"/>
      <w:marLeft w:val="0"/>
      <w:marRight w:val="0"/>
      <w:marTop w:val="0"/>
      <w:marBottom w:val="0"/>
      <w:divBdr>
        <w:top w:val="none" w:sz="0" w:space="0" w:color="auto"/>
        <w:left w:val="none" w:sz="0" w:space="0" w:color="auto"/>
        <w:bottom w:val="none" w:sz="0" w:space="0" w:color="auto"/>
        <w:right w:val="none" w:sz="0" w:space="0" w:color="auto"/>
      </w:divBdr>
    </w:div>
    <w:div w:id="546525943">
      <w:bodyDiv w:val="1"/>
      <w:marLeft w:val="0"/>
      <w:marRight w:val="0"/>
      <w:marTop w:val="0"/>
      <w:marBottom w:val="0"/>
      <w:divBdr>
        <w:top w:val="none" w:sz="0" w:space="0" w:color="auto"/>
        <w:left w:val="none" w:sz="0" w:space="0" w:color="auto"/>
        <w:bottom w:val="none" w:sz="0" w:space="0" w:color="auto"/>
        <w:right w:val="none" w:sz="0" w:space="0" w:color="auto"/>
      </w:divBdr>
    </w:div>
    <w:div w:id="547883765">
      <w:bodyDiv w:val="1"/>
      <w:marLeft w:val="0"/>
      <w:marRight w:val="0"/>
      <w:marTop w:val="0"/>
      <w:marBottom w:val="0"/>
      <w:divBdr>
        <w:top w:val="none" w:sz="0" w:space="0" w:color="auto"/>
        <w:left w:val="none" w:sz="0" w:space="0" w:color="auto"/>
        <w:bottom w:val="none" w:sz="0" w:space="0" w:color="auto"/>
        <w:right w:val="none" w:sz="0" w:space="0" w:color="auto"/>
      </w:divBdr>
    </w:div>
    <w:div w:id="548034167">
      <w:bodyDiv w:val="1"/>
      <w:marLeft w:val="0"/>
      <w:marRight w:val="0"/>
      <w:marTop w:val="0"/>
      <w:marBottom w:val="0"/>
      <w:divBdr>
        <w:top w:val="none" w:sz="0" w:space="0" w:color="auto"/>
        <w:left w:val="none" w:sz="0" w:space="0" w:color="auto"/>
        <w:bottom w:val="none" w:sz="0" w:space="0" w:color="auto"/>
        <w:right w:val="none" w:sz="0" w:space="0" w:color="auto"/>
      </w:divBdr>
    </w:div>
    <w:div w:id="548611665">
      <w:bodyDiv w:val="1"/>
      <w:marLeft w:val="0"/>
      <w:marRight w:val="0"/>
      <w:marTop w:val="0"/>
      <w:marBottom w:val="0"/>
      <w:divBdr>
        <w:top w:val="none" w:sz="0" w:space="0" w:color="auto"/>
        <w:left w:val="none" w:sz="0" w:space="0" w:color="auto"/>
        <w:bottom w:val="none" w:sz="0" w:space="0" w:color="auto"/>
        <w:right w:val="none" w:sz="0" w:space="0" w:color="auto"/>
      </w:divBdr>
    </w:div>
    <w:div w:id="549338979">
      <w:bodyDiv w:val="1"/>
      <w:marLeft w:val="0"/>
      <w:marRight w:val="0"/>
      <w:marTop w:val="0"/>
      <w:marBottom w:val="0"/>
      <w:divBdr>
        <w:top w:val="none" w:sz="0" w:space="0" w:color="auto"/>
        <w:left w:val="none" w:sz="0" w:space="0" w:color="auto"/>
        <w:bottom w:val="none" w:sz="0" w:space="0" w:color="auto"/>
        <w:right w:val="none" w:sz="0" w:space="0" w:color="auto"/>
      </w:divBdr>
    </w:div>
    <w:div w:id="549656177">
      <w:bodyDiv w:val="1"/>
      <w:marLeft w:val="0"/>
      <w:marRight w:val="0"/>
      <w:marTop w:val="0"/>
      <w:marBottom w:val="0"/>
      <w:divBdr>
        <w:top w:val="none" w:sz="0" w:space="0" w:color="auto"/>
        <w:left w:val="none" w:sz="0" w:space="0" w:color="auto"/>
        <w:bottom w:val="none" w:sz="0" w:space="0" w:color="auto"/>
        <w:right w:val="none" w:sz="0" w:space="0" w:color="auto"/>
      </w:divBdr>
    </w:div>
    <w:div w:id="550001890">
      <w:bodyDiv w:val="1"/>
      <w:marLeft w:val="0"/>
      <w:marRight w:val="0"/>
      <w:marTop w:val="0"/>
      <w:marBottom w:val="0"/>
      <w:divBdr>
        <w:top w:val="none" w:sz="0" w:space="0" w:color="auto"/>
        <w:left w:val="none" w:sz="0" w:space="0" w:color="auto"/>
        <w:bottom w:val="none" w:sz="0" w:space="0" w:color="auto"/>
        <w:right w:val="none" w:sz="0" w:space="0" w:color="auto"/>
      </w:divBdr>
    </w:div>
    <w:div w:id="552540713">
      <w:bodyDiv w:val="1"/>
      <w:marLeft w:val="0"/>
      <w:marRight w:val="0"/>
      <w:marTop w:val="0"/>
      <w:marBottom w:val="0"/>
      <w:divBdr>
        <w:top w:val="none" w:sz="0" w:space="0" w:color="auto"/>
        <w:left w:val="none" w:sz="0" w:space="0" w:color="auto"/>
        <w:bottom w:val="none" w:sz="0" w:space="0" w:color="auto"/>
        <w:right w:val="none" w:sz="0" w:space="0" w:color="auto"/>
      </w:divBdr>
    </w:div>
    <w:div w:id="553395863">
      <w:bodyDiv w:val="1"/>
      <w:marLeft w:val="0"/>
      <w:marRight w:val="0"/>
      <w:marTop w:val="0"/>
      <w:marBottom w:val="0"/>
      <w:divBdr>
        <w:top w:val="none" w:sz="0" w:space="0" w:color="auto"/>
        <w:left w:val="none" w:sz="0" w:space="0" w:color="auto"/>
        <w:bottom w:val="none" w:sz="0" w:space="0" w:color="auto"/>
        <w:right w:val="none" w:sz="0" w:space="0" w:color="auto"/>
      </w:divBdr>
    </w:div>
    <w:div w:id="553547482">
      <w:bodyDiv w:val="1"/>
      <w:marLeft w:val="0"/>
      <w:marRight w:val="0"/>
      <w:marTop w:val="0"/>
      <w:marBottom w:val="0"/>
      <w:divBdr>
        <w:top w:val="none" w:sz="0" w:space="0" w:color="auto"/>
        <w:left w:val="none" w:sz="0" w:space="0" w:color="auto"/>
        <w:bottom w:val="none" w:sz="0" w:space="0" w:color="auto"/>
        <w:right w:val="none" w:sz="0" w:space="0" w:color="auto"/>
      </w:divBdr>
    </w:div>
    <w:div w:id="554781573">
      <w:bodyDiv w:val="1"/>
      <w:marLeft w:val="0"/>
      <w:marRight w:val="0"/>
      <w:marTop w:val="0"/>
      <w:marBottom w:val="0"/>
      <w:divBdr>
        <w:top w:val="none" w:sz="0" w:space="0" w:color="auto"/>
        <w:left w:val="none" w:sz="0" w:space="0" w:color="auto"/>
        <w:bottom w:val="none" w:sz="0" w:space="0" w:color="auto"/>
        <w:right w:val="none" w:sz="0" w:space="0" w:color="auto"/>
      </w:divBdr>
    </w:div>
    <w:div w:id="555623774">
      <w:bodyDiv w:val="1"/>
      <w:marLeft w:val="0"/>
      <w:marRight w:val="0"/>
      <w:marTop w:val="0"/>
      <w:marBottom w:val="0"/>
      <w:divBdr>
        <w:top w:val="none" w:sz="0" w:space="0" w:color="auto"/>
        <w:left w:val="none" w:sz="0" w:space="0" w:color="auto"/>
        <w:bottom w:val="none" w:sz="0" w:space="0" w:color="auto"/>
        <w:right w:val="none" w:sz="0" w:space="0" w:color="auto"/>
      </w:divBdr>
    </w:div>
    <w:div w:id="556353737">
      <w:bodyDiv w:val="1"/>
      <w:marLeft w:val="0"/>
      <w:marRight w:val="0"/>
      <w:marTop w:val="0"/>
      <w:marBottom w:val="0"/>
      <w:divBdr>
        <w:top w:val="none" w:sz="0" w:space="0" w:color="auto"/>
        <w:left w:val="none" w:sz="0" w:space="0" w:color="auto"/>
        <w:bottom w:val="none" w:sz="0" w:space="0" w:color="auto"/>
        <w:right w:val="none" w:sz="0" w:space="0" w:color="auto"/>
      </w:divBdr>
    </w:div>
    <w:div w:id="561015896">
      <w:bodyDiv w:val="1"/>
      <w:marLeft w:val="0"/>
      <w:marRight w:val="0"/>
      <w:marTop w:val="0"/>
      <w:marBottom w:val="0"/>
      <w:divBdr>
        <w:top w:val="none" w:sz="0" w:space="0" w:color="auto"/>
        <w:left w:val="none" w:sz="0" w:space="0" w:color="auto"/>
        <w:bottom w:val="none" w:sz="0" w:space="0" w:color="auto"/>
        <w:right w:val="none" w:sz="0" w:space="0" w:color="auto"/>
      </w:divBdr>
    </w:div>
    <w:div w:id="561478580">
      <w:bodyDiv w:val="1"/>
      <w:marLeft w:val="0"/>
      <w:marRight w:val="0"/>
      <w:marTop w:val="0"/>
      <w:marBottom w:val="0"/>
      <w:divBdr>
        <w:top w:val="none" w:sz="0" w:space="0" w:color="auto"/>
        <w:left w:val="none" w:sz="0" w:space="0" w:color="auto"/>
        <w:bottom w:val="none" w:sz="0" w:space="0" w:color="auto"/>
        <w:right w:val="none" w:sz="0" w:space="0" w:color="auto"/>
      </w:divBdr>
    </w:div>
    <w:div w:id="561722028">
      <w:bodyDiv w:val="1"/>
      <w:marLeft w:val="0"/>
      <w:marRight w:val="0"/>
      <w:marTop w:val="0"/>
      <w:marBottom w:val="0"/>
      <w:divBdr>
        <w:top w:val="none" w:sz="0" w:space="0" w:color="auto"/>
        <w:left w:val="none" w:sz="0" w:space="0" w:color="auto"/>
        <w:bottom w:val="none" w:sz="0" w:space="0" w:color="auto"/>
        <w:right w:val="none" w:sz="0" w:space="0" w:color="auto"/>
      </w:divBdr>
    </w:div>
    <w:div w:id="562257756">
      <w:bodyDiv w:val="1"/>
      <w:marLeft w:val="0"/>
      <w:marRight w:val="0"/>
      <w:marTop w:val="0"/>
      <w:marBottom w:val="0"/>
      <w:divBdr>
        <w:top w:val="none" w:sz="0" w:space="0" w:color="auto"/>
        <w:left w:val="none" w:sz="0" w:space="0" w:color="auto"/>
        <w:bottom w:val="none" w:sz="0" w:space="0" w:color="auto"/>
        <w:right w:val="none" w:sz="0" w:space="0" w:color="auto"/>
      </w:divBdr>
    </w:div>
    <w:div w:id="563024737">
      <w:bodyDiv w:val="1"/>
      <w:marLeft w:val="0"/>
      <w:marRight w:val="0"/>
      <w:marTop w:val="0"/>
      <w:marBottom w:val="0"/>
      <w:divBdr>
        <w:top w:val="none" w:sz="0" w:space="0" w:color="auto"/>
        <w:left w:val="none" w:sz="0" w:space="0" w:color="auto"/>
        <w:bottom w:val="none" w:sz="0" w:space="0" w:color="auto"/>
        <w:right w:val="none" w:sz="0" w:space="0" w:color="auto"/>
      </w:divBdr>
    </w:div>
    <w:div w:id="567347440">
      <w:bodyDiv w:val="1"/>
      <w:marLeft w:val="0"/>
      <w:marRight w:val="0"/>
      <w:marTop w:val="0"/>
      <w:marBottom w:val="0"/>
      <w:divBdr>
        <w:top w:val="none" w:sz="0" w:space="0" w:color="auto"/>
        <w:left w:val="none" w:sz="0" w:space="0" w:color="auto"/>
        <w:bottom w:val="none" w:sz="0" w:space="0" w:color="auto"/>
        <w:right w:val="none" w:sz="0" w:space="0" w:color="auto"/>
      </w:divBdr>
    </w:div>
    <w:div w:id="572862366">
      <w:bodyDiv w:val="1"/>
      <w:marLeft w:val="0"/>
      <w:marRight w:val="0"/>
      <w:marTop w:val="0"/>
      <w:marBottom w:val="0"/>
      <w:divBdr>
        <w:top w:val="none" w:sz="0" w:space="0" w:color="auto"/>
        <w:left w:val="none" w:sz="0" w:space="0" w:color="auto"/>
        <w:bottom w:val="none" w:sz="0" w:space="0" w:color="auto"/>
        <w:right w:val="none" w:sz="0" w:space="0" w:color="auto"/>
      </w:divBdr>
    </w:div>
    <w:div w:id="574319198">
      <w:bodyDiv w:val="1"/>
      <w:marLeft w:val="0"/>
      <w:marRight w:val="0"/>
      <w:marTop w:val="0"/>
      <w:marBottom w:val="0"/>
      <w:divBdr>
        <w:top w:val="none" w:sz="0" w:space="0" w:color="auto"/>
        <w:left w:val="none" w:sz="0" w:space="0" w:color="auto"/>
        <w:bottom w:val="none" w:sz="0" w:space="0" w:color="auto"/>
        <w:right w:val="none" w:sz="0" w:space="0" w:color="auto"/>
      </w:divBdr>
    </w:div>
    <w:div w:id="575363238">
      <w:bodyDiv w:val="1"/>
      <w:marLeft w:val="0"/>
      <w:marRight w:val="0"/>
      <w:marTop w:val="0"/>
      <w:marBottom w:val="0"/>
      <w:divBdr>
        <w:top w:val="none" w:sz="0" w:space="0" w:color="auto"/>
        <w:left w:val="none" w:sz="0" w:space="0" w:color="auto"/>
        <w:bottom w:val="none" w:sz="0" w:space="0" w:color="auto"/>
        <w:right w:val="none" w:sz="0" w:space="0" w:color="auto"/>
      </w:divBdr>
    </w:div>
    <w:div w:id="578177472">
      <w:bodyDiv w:val="1"/>
      <w:marLeft w:val="0"/>
      <w:marRight w:val="0"/>
      <w:marTop w:val="0"/>
      <w:marBottom w:val="0"/>
      <w:divBdr>
        <w:top w:val="none" w:sz="0" w:space="0" w:color="auto"/>
        <w:left w:val="none" w:sz="0" w:space="0" w:color="auto"/>
        <w:bottom w:val="none" w:sz="0" w:space="0" w:color="auto"/>
        <w:right w:val="none" w:sz="0" w:space="0" w:color="auto"/>
      </w:divBdr>
    </w:div>
    <w:div w:id="580990902">
      <w:bodyDiv w:val="1"/>
      <w:marLeft w:val="0"/>
      <w:marRight w:val="0"/>
      <w:marTop w:val="0"/>
      <w:marBottom w:val="0"/>
      <w:divBdr>
        <w:top w:val="none" w:sz="0" w:space="0" w:color="auto"/>
        <w:left w:val="none" w:sz="0" w:space="0" w:color="auto"/>
        <w:bottom w:val="none" w:sz="0" w:space="0" w:color="auto"/>
        <w:right w:val="none" w:sz="0" w:space="0" w:color="auto"/>
      </w:divBdr>
    </w:div>
    <w:div w:id="581456040">
      <w:bodyDiv w:val="1"/>
      <w:marLeft w:val="0"/>
      <w:marRight w:val="0"/>
      <w:marTop w:val="0"/>
      <w:marBottom w:val="0"/>
      <w:divBdr>
        <w:top w:val="none" w:sz="0" w:space="0" w:color="auto"/>
        <w:left w:val="none" w:sz="0" w:space="0" w:color="auto"/>
        <w:bottom w:val="none" w:sz="0" w:space="0" w:color="auto"/>
        <w:right w:val="none" w:sz="0" w:space="0" w:color="auto"/>
      </w:divBdr>
    </w:div>
    <w:div w:id="582106151">
      <w:bodyDiv w:val="1"/>
      <w:marLeft w:val="0"/>
      <w:marRight w:val="0"/>
      <w:marTop w:val="0"/>
      <w:marBottom w:val="0"/>
      <w:divBdr>
        <w:top w:val="none" w:sz="0" w:space="0" w:color="auto"/>
        <w:left w:val="none" w:sz="0" w:space="0" w:color="auto"/>
        <w:bottom w:val="none" w:sz="0" w:space="0" w:color="auto"/>
        <w:right w:val="none" w:sz="0" w:space="0" w:color="auto"/>
      </w:divBdr>
    </w:div>
    <w:div w:id="582378976">
      <w:bodyDiv w:val="1"/>
      <w:marLeft w:val="0"/>
      <w:marRight w:val="0"/>
      <w:marTop w:val="0"/>
      <w:marBottom w:val="0"/>
      <w:divBdr>
        <w:top w:val="none" w:sz="0" w:space="0" w:color="auto"/>
        <w:left w:val="none" w:sz="0" w:space="0" w:color="auto"/>
        <w:bottom w:val="none" w:sz="0" w:space="0" w:color="auto"/>
        <w:right w:val="none" w:sz="0" w:space="0" w:color="auto"/>
      </w:divBdr>
    </w:div>
    <w:div w:id="582763121">
      <w:bodyDiv w:val="1"/>
      <w:marLeft w:val="0"/>
      <w:marRight w:val="0"/>
      <w:marTop w:val="0"/>
      <w:marBottom w:val="0"/>
      <w:divBdr>
        <w:top w:val="none" w:sz="0" w:space="0" w:color="auto"/>
        <w:left w:val="none" w:sz="0" w:space="0" w:color="auto"/>
        <w:bottom w:val="none" w:sz="0" w:space="0" w:color="auto"/>
        <w:right w:val="none" w:sz="0" w:space="0" w:color="auto"/>
      </w:divBdr>
    </w:div>
    <w:div w:id="582878995">
      <w:bodyDiv w:val="1"/>
      <w:marLeft w:val="0"/>
      <w:marRight w:val="0"/>
      <w:marTop w:val="0"/>
      <w:marBottom w:val="0"/>
      <w:divBdr>
        <w:top w:val="none" w:sz="0" w:space="0" w:color="auto"/>
        <w:left w:val="none" w:sz="0" w:space="0" w:color="auto"/>
        <w:bottom w:val="none" w:sz="0" w:space="0" w:color="auto"/>
        <w:right w:val="none" w:sz="0" w:space="0" w:color="auto"/>
      </w:divBdr>
    </w:div>
    <w:div w:id="583807903">
      <w:bodyDiv w:val="1"/>
      <w:marLeft w:val="0"/>
      <w:marRight w:val="0"/>
      <w:marTop w:val="0"/>
      <w:marBottom w:val="0"/>
      <w:divBdr>
        <w:top w:val="none" w:sz="0" w:space="0" w:color="auto"/>
        <w:left w:val="none" w:sz="0" w:space="0" w:color="auto"/>
        <w:bottom w:val="none" w:sz="0" w:space="0" w:color="auto"/>
        <w:right w:val="none" w:sz="0" w:space="0" w:color="auto"/>
      </w:divBdr>
    </w:div>
    <w:div w:id="584262039">
      <w:bodyDiv w:val="1"/>
      <w:marLeft w:val="0"/>
      <w:marRight w:val="0"/>
      <w:marTop w:val="0"/>
      <w:marBottom w:val="0"/>
      <w:divBdr>
        <w:top w:val="none" w:sz="0" w:space="0" w:color="auto"/>
        <w:left w:val="none" w:sz="0" w:space="0" w:color="auto"/>
        <w:bottom w:val="none" w:sz="0" w:space="0" w:color="auto"/>
        <w:right w:val="none" w:sz="0" w:space="0" w:color="auto"/>
      </w:divBdr>
    </w:div>
    <w:div w:id="585966739">
      <w:bodyDiv w:val="1"/>
      <w:marLeft w:val="0"/>
      <w:marRight w:val="0"/>
      <w:marTop w:val="0"/>
      <w:marBottom w:val="0"/>
      <w:divBdr>
        <w:top w:val="none" w:sz="0" w:space="0" w:color="auto"/>
        <w:left w:val="none" w:sz="0" w:space="0" w:color="auto"/>
        <w:bottom w:val="none" w:sz="0" w:space="0" w:color="auto"/>
        <w:right w:val="none" w:sz="0" w:space="0" w:color="auto"/>
      </w:divBdr>
    </w:div>
    <w:div w:id="587150958">
      <w:bodyDiv w:val="1"/>
      <w:marLeft w:val="0"/>
      <w:marRight w:val="0"/>
      <w:marTop w:val="0"/>
      <w:marBottom w:val="0"/>
      <w:divBdr>
        <w:top w:val="none" w:sz="0" w:space="0" w:color="auto"/>
        <w:left w:val="none" w:sz="0" w:space="0" w:color="auto"/>
        <w:bottom w:val="none" w:sz="0" w:space="0" w:color="auto"/>
        <w:right w:val="none" w:sz="0" w:space="0" w:color="auto"/>
      </w:divBdr>
    </w:div>
    <w:div w:id="588975330">
      <w:bodyDiv w:val="1"/>
      <w:marLeft w:val="0"/>
      <w:marRight w:val="0"/>
      <w:marTop w:val="0"/>
      <w:marBottom w:val="0"/>
      <w:divBdr>
        <w:top w:val="none" w:sz="0" w:space="0" w:color="auto"/>
        <w:left w:val="none" w:sz="0" w:space="0" w:color="auto"/>
        <w:bottom w:val="none" w:sz="0" w:space="0" w:color="auto"/>
        <w:right w:val="none" w:sz="0" w:space="0" w:color="auto"/>
      </w:divBdr>
    </w:div>
    <w:div w:id="589506299">
      <w:bodyDiv w:val="1"/>
      <w:marLeft w:val="0"/>
      <w:marRight w:val="0"/>
      <w:marTop w:val="0"/>
      <w:marBottom w:val="0"/>
      <w:divBdr>
        <w:top w:val="none" w:sz="0" w:space="0" w:color="auto"/>
        <w:left w:val="none" w:sz="0" w:space="0" w:color="auto"/>
        <w:bottom w:val="none" w:sz="0" w:space="0" w:color="auto"/>
        <w:right w:val="none" w:sz="0" w:space="0" w:color="auto"/>
      </w:divBdr>
    </w:div>
    <w:div w:id="590436708">
      <w:bodyDiv w:val="1"/>
      <w:marLeft w:val="0"/>
      <w:marRight w:val="0"/>
      <w:marTop w:val="0"/>
      <w:marBottom w:val="0"/>
      <w:divBdr>
        <w:top w:val="none" w:sz="0" w:space="0" w:color="auto"/>
        <w:left w:val="none" w:sz="0" w:space="0" w:color="auto"/>
        <w:bottom w:val="none" w:sz="0" w:space="0" w:color="auto"/>
        <w:right w:val="none" w:sz="0" w:space="0" w:color="auto"/>
      </w:divBdr>
    </w:div>
    <w:div w:id="591428125">
      <w:bodyDiv w:val="1"/>
      <w:marLeft w:val="0"/>
      <w:marRight w:val="0"/>
      <w:marTop w:val="0"/>
      <w:marBottom w:val="0"/>
      <w:divBdr>
        <w:top w:val="none" w:sz="0" w:space="0" w:color="auto"/>
        <w:left w:val="none" w:sz="0" w:space="0" w:color="auto"/>
        <w:bottom w:val="none" w:sz="0" w:space="0" w:color="auto"/>
        <w:right w:val="none" w:sz="0" w:space="0" w:color="auto"/>
      </w:divBdr>
    </w:div>
    <w:div w:id="591546157">
      <w:bodyDiv w:val="1"/>
      <w:marLeft w:val="0"/>
      <w:marRight w:val="0"/>
      <w:marTop w:val="0"/>
      <w:marBottom w:val="0"/>
      <w:divBdr>
        <w:top w:val="none" w:sz="0" w:space="0" w:color="auto"/>
        <w:left w:val="none" w:sz="0" w:space="0" w:color="auto"/>
        <w:bottom w:val="none" w:sz="0" w:space="0" w:color="auto"/>
        <w:right w:val="none" w:sz="0" w:space="0" w:color="auto"/>
      </w:divBdr>
    </w:div>
    <w:div w:id="591547874">
      <w:bodyDiv w:val="1"/>
      <w:marLeft w:val="0"/>
      <w:marRight w:val="0"/>
      <w:marTop w:val="0"/>
      <w:marBottom w:val="0"/>
      <w:divBdr>
        <w:top w:val="none" w:sz="0" w:space="0" w:color="auto"/>
        <w:left w:val="none" w:sz="0" w:space="0" w:color="auto"/>
        <w:bottom w:val="none" w:sz="0" w:space="0" w:color="auto"/>
        <w:right w:val="none" w:sz="0" w:space="0" w:color="auto"/>
      </w:divBdr>
    </w:div>
    <w:div w:id="592207670">
      <w:bodyDiv w:val="1"/>
      <w:marLeft w:val="0"/>
      <w:marRight w:val="0"/>
      <w:marTop w:val="0"/>
      <w:marBottom w:val="0"/>
      <w:divBdr>
        <w:top w:val="none" w:sz="0" w:space="0" w:color="auto"/>
        <w:left w:val="none" w:sz="0" w:space="0" w:color="auto"/>
        <w:bottom w:val="none" w:sz="0" w:space="0" w:color="auto"/>
        <w:right w:val="none" w:sz="0" w:space="0" w:color="auto"/>
      </w:divBdr>
    </w:div>
    <w:div w:id="592318248">
      <w:bodyDiv w:val="1"/>
      <w:marLeft w:val="0"/>
      <w:marRight w:val="0"/>
      <w:marTop w:val="0"/>
      <w:marBottom w:val="0"/>
      <w:divBdr>
        <w:top w:val="none" w:sz="0" w:space="0" w:color="auto"/>
        <w:left w:val="none" w:sz="0" w:space="0" w:color="auto"/>
        <w:bottom w:val="none" w:sz="0" w:space="0" w:color="auto"/>
        <w:right w:val="none" w:sz="0" w:space="0" w:color="auto"/>
      </w:divBdr>
    </w:div>
    <w:div w:id="593782564">
      <w:bodyDiv w:val="1"/>
      <w:marLeft w:val="0"/>
      <w:marRight w:val="0"/>
      <w:marTop w:val="0"/>
      <w:marBottom w:val="0"/>
      <w:divBdr>
        <w:top w:val="none" w:sz="0" w:space="0" w:color="auto"/>
        <w:left w:val="none" w:sz="0" w:space="0" w:color="auto"/>
        <w:bottom w:val="none" w:sz="0" w:space="0" w:color="auto"/>
        <w:right w:val="none" w:sz="0" w:space="0" w:color="auto"/>
      </w:divBdr>
    </w:div>
    <w:div w:id="594554564">
      <w:bodyDiv w:val="1"/>
      <w:marLeft w:val="0"/>
      <w:marRight w:val="0"/>
      <w:marTop w:val="0"/>
      <w:marBottom w:val="0"/>
      <w:divBdr>
        <w:top w:val="none" w:sz="0" w:space="0" w:color="auto"/>
        <w:left w:val="none" w:sz="0" w:space="0" w:color="auto"/>
        <w:bottom w:val="none" w:sz="0" w:space="0" w:color="auto"/>
        <w:right w:val="none" w:sz="0" w:space="0" w:color="auto"/>
      </w:divBdr>
    </w:div>
    <w:div w:id="597056567">
      <w:bodyDiv w:val="1"/>
      <w:marLeft w:val="0"/>
      <w:marRight w:val="0"/>
      <w:marTop w:val="0"/>
      <w:marBottom w:val="0"/>
      <w:divBdr>
        <w:top w:val="none" w:sz="0" w:space="0" w:color="auto"/>
        <w:left w:val="none" w:sz="0" w:space="0" w:color="auto"/>
        <w:bottom w:val="none" w:sz="0" w:space="0" w:color="auto"/>
        <w:right w:val="none" w:sz="0" w:space="0" w:color="auto"/>
      </w:divBdr>
    </w:div>
    <w:div w:id="597102805">
      <w:bodyDiv w:val="1"/>
      <w:marLeft w:val="0"/>
      <w:marRight w:val="0"/>
      <w:marTop w:val="0"/>
      <w:marBottom w:val="0"/>
      <w:divBdr>
        <w:top w:val="none" w:sz="0" w:space="0" w:color="auto"/>
        <w:left w:val="none" w:sz="0" w:space="0" w:color="auto"/>
        <w:bottom w:val="none" w:sz="0" w:space="0" w:color="auto"/>
        <w:right w:val="none" w:sz="0" w:space="0" w:color="auto"/>
      </w:divBdr>
    </w:div>
    <w:div w:id="598637341">
      <w:bodyDiv w:val="1"/>
      <w:marLeft w:val="0"/>
      <w:marRight w:val="0"/>
      <w:marTop w:val="0"/>
      <w:marBottom w:val="0"/>
      <w:divBdr>
        <w:top w:val="none" w:sz="0" w:space="0" w:color="auto"/>
        <w:left w:val="none" w:sz="0" w:space="0" w:color="auto"/>
        <w:bottom w:val="none" w:sz="0" w:space="0" w:color="auto"/>
        <w:right w:val="none" w:sz="0" w:space="0" w:color="auto"/>
      </w:divBdr>
    </w:div>
    <w:div w:id="599144323">
      <w:bodyDiv w:val="1"/>
      <w:marLeft w:val="0"/>
      <w:marRight w:val="0"/>
      <w:marTop w:val="0"/>
      <w:marBottom w:val="0"/>
      <w:divBdr>
        <w:top w:val="none" w:sz="0" w:space="0" w:color="auto"/>
        <w:left w:val="none" w:sz="0" w:space="0" w:color="auto"/>
        <w:bottom w:val="none" w:sz="0" w:space="0" w:color="auto"/>
        <w:right w:val="none" w:sz="0" w:space="0" w:color="auto"/>
      </w:divBdr>
    </w:div>
    <w:div w:id="599341239">
      <w:bodyDiv w:val="1"/>
      <w:marLeft w:val="0"/>
      <w:marRight w:val="0"/>
      <w:marTop w:val="0"/>
      <w:marBottom w:val="0"/>
      <w:divBdr>
        <w:top w:val="none" w:sz="0" w:space="0" w:color="auto"/>
        <w:left w:val="none" w:sz="0" w:space="0" w:color="auto"/>
        <w:bottom w:val="none" w:sz="0" w:space="0" w:color="auto"/>
        <w:right w:val="none" w:sz="0" w:space="0" w:color="auto"/>
      </w:divBdr>
    </w:div>
    <w:div w:id="600456828">
      <w:bodyDiv w:val="1"/>
      <w:marLeft w:val="0"/>
      <w:marRight w:val="0"/>
      <w:marTop w:val="0"/>
      <w:marBottom w:val="0"/>
      <w:divBdr>
        <w:top w:val="none" w:sz="0" w:space="0" w:color="auto"/>
        <w:left w:val="none" w:sz="0" w:space="0" w:color="auto"/>
        <w:bottom w:val="none" w:sz="0" w:space="0" w:color="auto"/>
        <w:right w:val="none" w:sz="0" w:space="0" w:color="auto"/>
      </w:divBdr>
    </w:div>
    <w:div w:id="600528458">
      <w:bodyDiv w:val="1"/>
      <w:marLeft w:val="0"/>
      <w:marRight w:val="0"/>
      <w:marTop w:val="0"/>
      <w:marBottom w:val="0"/>
      <w:divBdr>
        <w:top w:val="none" w:sz="0" w:space="0" w:color="auto"/>
        <w:left w:val="none" w:sz="0" w:space="0" w:color="auto"/>
        <w:bottom w:val="none" w:sz="0" w:space="0" w:color="auto"/>
        <w:right w:val="none" w:sz="0" w:space="0" w:color="auto"/>
      </w:divBdr>
    </w:div>
    <w:div w:id="602346970">
      <w:bodyDiv w:val="1"/>
      <w:marLeft w:val="0"/>
      <w:marRight w:val="0"/>
      <w:marTop w:val="0"/>
      <w:marBottom w:val="0"/>
      <w:divBdr>
        <w:top w:val="none" w:sz="0" w:space="0" w:color="auto"/>
        <w:left w:val="none" w:sz="0" w:space="0" w:color="auto"/>
        <w:bottom w:val="none" w:sz="0" w:space="0" w:color="auto"/>
        <w:right w:val="none" w:sz="0" w:space="0" w:color="auto"/>
      </w:divBdr>
    </w:div>
    <w:div w:id="605187668">
      <w:bodyDiv w:val="1"/>
      <w:marLeft w:val="0"/>
      <w:marRight w:val="0"/>
      <w:marTop w:val="0"/>
      <w:marBottom w:val="0"/>
      <w:divBdr>
        <w:top w:val="none" w:sz="0" w:space="0" w:color="auto"/>
        <w:left w:val="none" w:sz="0" w:space="0" w:color="auto"/>
        <w:bottom w:val="none" w:sz="0" w:space="0" w:color="auto"/>
        <w:right w:val="none" w:sz="0" w:space="0" w:color="auto"/>
      </w:divBdr>
    </w:div>
    <w:div w:id="605384920">
      <w:bodyDiv w:val="1"/>
      <w:marLeft w:val="0"/>
      <w:marRight w:val="0"/>
      <w:marTop w:val="0"/>
      <w:marBottom w:val="0"/>
      <w:divBdr>
        <w:top w:val="none" w:sz="0" w:space="0" w:color="auto"/>
        <w:left w:val="none" w:sz="0" w:space="0" w:color="auto"/>
        <w:bottom w:val="none" w:sz="0" w:space="0" w:color="auto"/>
        <w:right w:val="none" w:sz="0" w:space="0" w:color="auto"/>
      </w:divBdr>
    </w:div>
    <w:div w:id="608974309">
      <w:bodyDiv w:val="1"/>
      <w:marLeft w:val="0"/>
      <w:marRight w:val="0"/>
      <w:marTop w:val="0"/>
      <w:marBottom w:val="0"/>
      <w:divBdr>
        <w:top w:val="none" w:sz="0" w:space="0" w:color="auto"/>
        <w:left w:val="none" w:sz="0" w:space="0" w:color="auto"/>
        <w:bottom w:val="none" w:sz="0" w:space="0" w:color="auto"/>
        <w:right w:val="none" w:sz="0" w:space="0" w:color="auto"/>
      </w:divBdr>
    </w:div>
    <w:div w:id="610210015">
      <w:bodyDiv w:val="1"/>
      <w:marLeft w:val="0"/>
      <w:marRight w:val="0"/>
      <w:marTop w:val="0"/>
      <w:marBottom w:val="0"/>
      <w:divBdr>
        <w:top w:val="none" w:sz="0" w:space="0" w:color="auto"/>
        <w:left w:val="none" w:sz="0" w:space="0" w:color="auto"/>
        <w:bottom w:val="none" w:sz="0" w:space="0" w:color="auto"/>
        <w:right w:val="none" w:sz="0" w:space="0" w:color="auto"/>
      </w:divBdr>
    </w:div>
    <w:div w:id="612325800">
      <w:bodyDiv w:val="1"/>
      <w:marLeft w:val="0"/>
      <w:marRight w:val="0"/>
      <w:marTop w:val="0"/>
      <w:marBottom w:val="0"/>
      <w:divBdr>
        <w:top w:val="none" w:sz="0" w:space="0" w:color="auto"/>
        <w:left w:val="none" w:sz="0" w:space="0" w:color="auto"/>
        <w:bottom w:val="none" w:sz="0" w:space="0" w:color="auto"/>
        <w:right w:val="none" w:sz="0" w:space="0" w:color="auto"/>
      </w:divBdr>
    </w:div>
    <w:div w:id="612522063">
      <w:bodyDiv w:val="1"/>
      <w:marLeft w:val="0"/>
      <w:marRight w:val="0"/>
      <w:marTop w:val="0"/>
      <w:marBottom w:val="0"/>
      <w:divBdr>
        <w:top w:val="none" w:sz="0" w:space="0" w:color="auto"/>
        <w:left w:val="none" w:sz="0" w:space="0" w:color="auto"/>
        <w:bottom w:val="none" w:sz="0" w:space="0" w:color="auto"/>
        <w:right w:val="none" w:sz="0" w:space="0" w:color="auto"/>
      </w:divBdr>
    </w:div>
    <w:div w:id="613099539">
      <w:bodyDiv w:val="1"/>
      <w:marLeft w:val="0"/>
      <w:marRight w:val="0"/>
      <w:marTop w:val="0"/>
      <w:marBottom w:val="0"/>
      <w:divBdr>
        <w:top w:val="none" w:sz="0" w:space="0" w:color="auto"/>
        <w:left w:val="none" w:sz="0" w:space="0" w:color="auto"/>
        <w:bottom w:val="none" w:sz="0" w:space="0" w:color="auto"/>
        <w:right w:val="none" w:sz="0" w:space="0" w:color="auto"/>
      </w:divBdr>
    </w:div>
    <w:div w:id="613176755">
      <w:bodyDiv w:val="1"/>
      <w:marLeft w:val="0"/>
      <w:marRight w:val="0"/>
      <w:marTop w:val="0"/>
      <w:marBottom w:val="0"/>
      <w:divBdr>
        <w:top w:val="none" w:sz="0" w:space="0" w:color="auto"/>
        <w:left w:val="none" w:sz="0" w:space="0" w:color="auto"/>
        <w:bottom w:val="none" w:sz="0" w:space="0" w:color="auto"/>
        <w:right w:val="none" w:sz="0" w:space="0" w:color="auto"/>
      </w:divBdr>
    </w:div>
    <w:div w:id="614019289">
      <w:bodyDiv w:val="1"/>
      <w:marLeft w:val="0"/>
      <w:marRight w:val="0"/>
      <w:marTop w:val="0"/>
      <w:marBottom w:val="0"/>
      <w:divBdr>
        <w:top w:val="none" w:sz="0" w:space="0" w:color="auto"/>
        <w:left w:val="none" w:sz="0" w:space="0" w:color="auto"/>
        <w:bottom w:val="none" w:sz="0" w:space="0" w:color="auto"/>
        <w:right w:val="none" w:sz="0" w:space="0" w:color="auto"/>
      </w:divBdr>
    </w:div>
    <w:div w:id="615403433">
      <w:bodyDiv w:val="1"/>
      <w:marLeft w:val="0"/>
      <w:marRight w:val="0"/>
      <w:marTop w:val="0"/>
      <w:marBottom w:val="0"/>
      <w:divBdr>
        <w:top w:val="none" w:sz="0" w:space="0" w:color="auto"/>
        <w:left w:val="none" w:sz="0" w:space="0" w:color="auto"/>
        <w:bottom w:val="none" w:sz="0" w:space="0" w:color="auto"/>
        <w:right w:val="none" w:sz="0" w:space="0" w:color="auto"/>
      </w:divBdr>
    </w:div>
    <w:div w:id="617102675">
      <w:bodyDiv w:val="1"/>
      <w:marLeft w:val="0"/>
      <w:marRight w:val="0"/>
      <w:marTop w:val="0"/>
      <w:marBottom w:val="0"/>
      <w:divBdr>
        <w:top w:val="none" w:sz="0" w:space="0" w:color="auto"/>
        <w:left w:val="none" w:sz="0" w:space="0" w:color="auto"/>
        <w:bottom w:val="none" w:sz="0" w:space="0" w:color="auto"/>
        <w:right w:val="none" w:sz="0" w:space="0" w:color="auto"/>
      </w:divBdr>
    </w:div>
    <w:div w:id="618031292">
      <w:bodyDiv w:val="1"/>
      <w:marLeft w:val="0"/>
      <w:marRight w:val="0"/>
      <w:marTop w:val="0"/>
      <w:marBottom w:val="0"/>
      <w:divBdr>
        <w:top w:val="none" w:sz="0" w:space="0" w:color="auto"/>
        <w:left w:val="none" w:sz="0" w:space="0" w:color="auto"/>
        <w:bottom w:val="none" w:sz="0" w:space="0" w:color="auto"/>
        <w:right w:val="none" w:sz="0" w:space="0" w:color="auto"/>
      </w:divBdr>
    </w:div>
    <w:div w:id="618802123">
      <w:bodyDiv w:val="1"/>
      <w:marLeft w:val="0"/>
      <w:marRight w:val="0"/>
      <w:marTop w:val="0"/>
      <w:marBottom w:val="0"/>
      <w:divBdr>
        <w:top w:val="none" w:sz="0" w:space="0" w:color="auto"/>
        <w:left w:val="none" w:sz="0" w:space="0" w:color="auto"/>
        <w:bottom w:val="none" w:sz="0" w:space="0" w:color="auto"/>
        <w:right w:val="none" w:sz="0" w:space="0" w:color="auto"/>
      </w:divBdr>
    </w:div>
    <w:div w:id="618952838">
      <w:bodyDiv w:val="1"/>
      <w:marLeft w:val="0"/>
      <w:marRight w:val="0"/>
      <w:marTop w:val="0"/>
      <w:marBottom w:val="0"/>
      <w:divBdr>
        <w:top w:val="none" w:sz="0" w:space="0" w:color="auto"/>
        <w:left w:val="none" w:sz="0" w:space="0" w:color="auto"/>
        <w:bottom w:val="none" w:sz="0" w:space="0" w:color="auto"/>
        <w:right w:val="none" w:sz="0" w:space="0" w:color="auto"/>
      </w:divBdr>
    </w:div>
    <w:div w:id="623998926">
      <w:bodyDiv w:val="1"/>
      <w:marLeft w:val="0"/>
      <w:marRight w:val="0"/>
      <w:marTop w:val="0"/>
      <w:marBottom w:val="0"/>
      <w:divBdr>
        <w:top w:val="none" w:sz="0" w:space="0" w:color="auto"/>
        <w:left w:val="none" w:sz="0" w:space="0" w:color="auto"/>
        <w:bottom w:val="none" w:sz="0" w:space="0" w:color="auto"/>
        <w:right w:val="none" w:sz="0" w:space="0" w:color="auto"/>
      </w:divBdr>
    </w:div>
    <w:div w:id="624507693">
      <w:bodyDiv w:val="1"/>
      <w:marLeft w:val="0"/>
      <w:marRight w:val="0"/>
      <w:marTop w:val="0"/>
      <w:marBottom w:val="0"/>
      <w:divBdr>
        <w:top w:val="none" w:sz="0" w:space="0" w:color="auto"/>
        <w:left w:val="none" w:sz="0" w:space="0" w:color="auto"/>
        <w:bottom w:val="none" w:sz="0" w:space="0" w:color="auto"/>
        <w:right w:val="none" w:sz="0" w:space="0" w:color="auto"/>
      </w:divBdr>
    </w:div>
    <w:div w:id="625626607">
      <w:bodyDiv w:val="1"/>
      <w:marLeft w:val="0"/>
      <w:marRight w:val="0"/>
      <w:marTop w:val="0"/>
      <w:marBottom w:val="0"/>
      <w:divBdr>
        <w:top w:val="none" w:sz="0" w:space="0" w:color="auto"/>
        <w:left w:val="none" w:sz="0" w:space="0" w:color="auto"/>
        <w:bottom w:val="none" w:sz="0" w:space="0" w:color="auto"/>
        <w:right w:val="none" w:sz="0" w:space="0" w:color="auto"/>
      </w:divBdr>
    </w:div>
    <w:div w:id="627131647">
      <w:bodyDiv w:val="1"/>
      <w:marLeft w:val="0"/>
      <w:marRight w:val="0"/>
      <w:marTop w:val="0"/>
      <w:marBottom w:val="0"/>
      <w:divBdr>
        <w:top w:val="none" w:sz="0" w:space="0" w:color="auto"/>
        <w:left w:val="none" w:sz="0" w:space="0" w:color="auto"/>
        <w:bottom w:val="none" w:sz="0" w:space="0" w:color="auto"/>
        <w:right w:val="none" w:sz="0" w:space="0" w:color="auto"/>
      </w:divBdr>
    </w:div>
    <w:div w:id="627470401">
      <w:bodyDiv w:val="1"/>
      <w:marLeft w:val="0"/>
      <w:marRight w:val="0"/>
      <w:marTop w:val="0"/>
      <w:marBottom w:val="0"/>
      <w:divBdr>
        <w:top w:val="none" w:sz="0" w:space="0" w:color="auto"/>
        <w:left w:val="none" w:sz="0" w:space="0" w:color="auto"/>
        <w:bottom w:val="none" w:sz="0" w:space="0" w:color="auto"/>
        <w:right w:val="none" w:sz="0" w:space="0" w:color="auto"/>
      </w:divBdr>
    </w:div>
    <w:div w:id="628559477">
      <w:bodyDiv w:val="1"/>
      <w:marLeft w:val="0"/>
      <w:marRight w:val="0"/>
      <w:marTop w:val="0"/>
      <w:marBottom w:val="0"/>
      <w:divBdr>
        <w:top w:val="none" w:sz="0" w:space="0" w:color="auto"/>
        <w:left w:val="none" w:sz="0" w:space="0" w:color="auto"/>
        <w:bottom w:val="none" w:sz="0" w:space="0" w:color="auto"/>
        <w:right w:val="none" w:sz="0" w:space="0" w:color="auto"/>
      </w:divBdr>
    </w:div>
    <w:div w:id="629897847">
      <w:bodyDiv w:val="1"/>
      <w:marLeft w:val="0"/>
      <w:marRight w:val="0"/>
      <w:marTop w:val="0"/>
      <w:marBottom w:val="0"/>
      <w:divBdr>
        <w:top w:val="none" w:sz="0" w:space="0" w:color="auto"/>
        <w:left w:val="none" w:sz="0" w:space="0" w:color="auto"/>
        <w:bottom w:val="none" w:sz="0" w:space="0" w:color="auto"/>
        <w:right w:val="none" w:sz="0" w:space="0" w:color="auto"/>
      </w:divBdr>
    </w:div>
    <w:div w:id="630090133">
      <w:bodyDiv w:val="1"/>
      <w:marLeft w:val="0"/>
      <w:marRight w:val="0"/>
      <w:marTop w:val="0"/>
      <w:marBottom w:val="0"/>
      <w:divBdr>
        <w:top w:val="none" w:sz="0" w:space="0" w:color="auto"/>
        <w:left w:val="none" w:sz="0" w:space="0" w:color="auto"/>
        <w:bottom w:val="none" w:sz="0" w:space="0" w:color="auto"/>
        <w:right w:val="none" w:sz="0" w:space="0" w:color="auto"/>
      </w:divBdr>
    </w:div>
    <w:div w:id="630407918">
      <w:bodyDiv w:val="1"/>
      <w:marLeft w:val="0"/>
      <w:marRight w:val="0"/>
      <w:marTop w:val="0"/>
      <w:marBottom w:val="0"/>
      <w:divBdr>
        <w:top w:val="none" w:sz="0" w:space="0" w:color="auto"/>
        <w:left w:val="none" w:sz="0" w:space="0" w:color="auto"/>
        <w:bottom w:val="none" w:sz="0" w:space="0" w:color="auto"/>
        <w:right w:val="none" w:sz="0" w:space="0" w:color="auto"/>
      </w:divBdr>
    </w:div>
    <w:div w:id="630785695">
      <w:bodyDiv w:val="1"/>
      <w:marLeft w:val="0"/>
      <w:marRight w:val="0"/>
      <w:marTop w:val="0"/>
      <w:marBottom w:val="0"/>
      <w:divBdr>
        <w:top w:val="none" w:sz="0" w:space="0" w:color="auto"/>
        <w:left w:val="none" w:sz="0" w:space="0" w:color="auto"/>
        <w:bottom w:val="none" w:sz="0" w:space="0" w:color="auto"/>
        <w:right w:val="none" w:sz="0" w:space="0" w:color="auto"/>
      </w:divBdr>
    </w:div>
    <w:div w:id="634258198">
      <w:bodyDiv w:val="1"/>
      <w:marLeft w:val="0"/>
      <w:marRight w:val="0"/>
      <w:marTop w:val="0"/>
      <w:marBottom w:val="0"/>
      <w:divBdr>
        <w:top w:val="none" w:sz="0" w:space="0" w:color="auto"/>
        <w:left w:val="none" w:sz="0" w:space="0" w:color="auto"/>
        <w:bottom w:val="none" w:sz="0" w:space="0" w:color="auto"/>
        <w:right w:val="none" w:sz="0" w:space="0" w:color="auto"/>
      </w:divBdr>
    </w:div>
    <w:div w:id="637347419">
      <w:bodyDiv w:val="1"/>
      <w:marLeft w:val="0"/>
      <w:marRight w:val="0"/>
      <w:marTop w:val="0"/>
      <w:marBottom w:val="0"/>
      <w:divBdr>
        <w:top w:val="none" w:sz="0" w:space="0" w:color="auto"/>
        <w:left w:val="none" w:sz="0" w:space="0" w:color="auto"/>
        <w:bottom w:val="none" w:sz="0" w:space="0" w:color="auto"/>
        <w:right w:val="none" w:sz="0" w:space="0" w:color="auto"/>
      </w:divBdr>
    </w:div>
    <w:div w:id="638150176">
      <w:bodyDiv w:val="1"/>
      <w:marLeft w:val="0"/>
      <w:marRight w:val="0"/>
      <w:marTop w:val="0"/>
      <w:marBottom w:val="0"/>
      <w:divBdr>
        <w:top w:val="none" w:sz="0" w:space="0" w:color="auto"/>
        <w:left w:val="none" w:sz="0" w:space="0" w:color="auto"/>
        <w:bottom w:val="none" w:sz="0" w:space="0" w:color="auto"/>
        <w:right w:val="none" w:sz="0" w:space="0" w:color="auto"/>
      </w:divBdr>
    </w:div>
    <w:div w:id="641467940">
      <w:bodyDiv w:val="1"/>
      <w:marLeft w:val="0"/>
      <w:marRight w:val="0"/>
      <w:marTop w:val="0"/>
      <w:marBottom w:val="0"/>
      <w:divBdr>
        <w:top w:val="none" w:sz="0" w:space="0" w:color="auto"/>
        <w:left w:val="none" w:sz="0" w:space="0" w:color="auto"/>
        <w:bottom w:val="none" w:sz="0" w:space="0" w:color="auto"/>
        <w:right w:val="none" w:sz="0" w:space="0" w:color="auto"/>
      </w:divBdr>
    </w:div>
    <w:div w:id="643705587">
      <w:bodyDiv w:val="1"/>
      <w:marLeft w:val="0"/>
      <w:marRight w:val="0"/>
      <w:marTop w:val="0"/>
      <w:marBottom w:val="0"/>
      <w:divBdr>
        <w:top w:val="none" w:sz="0" w:space="0" w:color="auto"/>
        <w:left w:val="none" w:sz="0" w:space="0" w:color="auto"/>
        <w:bottom w:val="none" w:sz="0" w:space="0" w:color="auto"/>
        <w:right w:val="none" w:sz="0" w:space="0" w:color="auto"/>
      </w:divBdr>
    </w:div>
    <w:div w:id="647320552">
      <w:bodyDiv w:val="1"/>
      <w:marLeft w:val="0"/>
      <w:marRight w:val="0"/>
      <w:marTop w:val="0"/>
      <w:marBottom w:val="0"/>
      <w:divBdr>
        <w:top w:val="none" w:sz="0" w:space="0" w:color="auto"/>
        <w:left w:val="none" w:sz="0" w:space="0" w:color="auto"/>
        <w:bottom w:val="none" w:sz="0" w:space="0" w:color="auto"/>
        <w:right w:val="none" w:sz="0" w:space="0" w:color="auto"/>
      </w:divBdr>
    </w:div>
    <w:div w:id="647513990">
      <w:bodyDiv w:val="1"/>
      <w:marLeft w:val="0"/>
      <w:marRight w:val="0"/>
      <w:marTop w:val="0"/>
      <w:marBottom w:val="0"/>
      <w:divBdr>
        <w:top w:val="none" w:sz="0" w:space="0" w:color="auto"/>
        <w:left w:val="none" w:sz="0" w:space="0" w:color="auto"/>
        <w:bottom w:val="none" w:sz="0" w:space="0" w:color="auto"/>
        <w:right w:val="none" w:sz="0" w:space="0" w:color="auto"/>
      </w:divBdr>
    </w:div>
    <w:div w:id="649869006">
      <w:bodyDiv w:val="1"/>
      <w:marLeft w:val="0"/>
      <w:marRight w:val="0"/>
      <w:marTop w:val="0"/>
      <w:marBottom w:val="0"/>
      <w:divBdr>
        <w:top w:val="none" w:sz="0" w:space="0" w:color="auto"/>
        <w:left w:val="none" w:sz="0" w:space="0" w:color="auto"/>
        <w:bottom w:val="none" w:sz="0" w:space="0" w:color="auto"/>
        <w:right w:val="none" w:sz="0" w:space="0" w:color="auto"/>
      </w:divBdr>
    </w:div>
    <w:div w:id="651296889">
      <w:bodyDiv w:val="1"/>
      <w:marLeft w:val="0"/>
      <w:marRight w:val="0"/>
      <w:marTop w:val="0"/>
      <w:marBottom w:val="0"/>
      <w:divBdr>
        <w:top w:val="none" w:sz="0" w:space="0" w:color="auto"/>
        <w:left w:val="none" w:sz="0" w:space="0" w:color="auto"/>
        <w:bottom w:val="none" w:sz="0" w:space="0" w:color="auto"/>
        <w:right w:val="none" w:sz="0" w:space="0" w:color="auto"/>
      </w:divBdr>
    </w:div>
    <w:div w:id="651637787">
      <w:bodyDiv w:val="1"/>
      <w:marLeft w:val="0"/>
      <w:marRight w:val="0"/>
      <w:marTop w:val="0"/>
      <w:marBottom w:val="0"/>
      <w:divBdr>
        <w:top w:val="none" w:sz="0" w:space="0" w:color="auto"/>
        <w:left w:val="none" w:sz="0" w:space="0" w:color="auto"/>
        <w:bottom w:val="none" w:sz="0" w:space="0" w:color="auto"/>
        <w:right w:val="none" w:sz="0" w:space="0" w:color="auto"/>
      </w:divBdr>
    </w:div>
    <w:div w:id="652024806">
      <w:bodyDiv w:val="1"/>
      <w:marLeft w:val="0"/>
      <w:marRight w:val="0"/>
      <w:marTop w:val="0"/>
      <w:marBottom w:val="0"/>
      <w:divBdr>
        <w:top w:val="none" w:sz="0" w:space="0" w:color="auto"/>
        <w:left w:val="none" w:sz="0" w:space="0" w:color="auto"/>
        <w:bottom w:val="none" w:sz="0" w:space="0" w:color="auto"/>
        <w:right w:val="none" w:sz="0" w:space="0" w:color="auto"/>
      </w:divBdr>
    </w:div>
    <w:div w:id="652216540">
      <w:bodyDiv w:val="1"/>
      <w:marLeft w:val="0"/>
      <w:marRight w:val="0"/>
      <w:marTop w:val="0"/>
      <w:marBottom w:val="0"/>
      <w:divBdr>
        <w:top w:val="none" w:sz="0" w:space="0" w:color="auto"/>
        <w:left w:val="none" w:sz="0" w:space="0" w:color="auto"/>
        <w:bottom w:val="none" w:sz="0" w:space="0" w:color="auto"/>
        <w:right w:val="none" w:sz="0" w:space="0" w:color="auto"/>
      </w:divBdr>
    </w:div>
    <w:div w:id="653678653">
      <w:bodyDiv w:val="1"/>
      <w:marLeft w:val="0"/>
      <w:marRight w:val="0"/>
      <w:marTop w:val="0"/>
      <w:marBottom w:val="0"/>
      <w:divBdr>
        <w:top w:val="none" w:sz="0" w:space="0" w:color="auto"/>
        <w:left w:val="none" w:sz="0" w:space="0" w:color="auto"/>
        <w:bottom w:val="none" w:sz="0" w:space="0" w:color="auto"/>
        <w:right w:val="none" w:sz="0" w:space="0" w:color="auto"/>
      </w:divBdr>
    </w:div>
    <w:div w:id="655183915">
      <w:bodyDiv w:val="1"/>
      <w:marLeft w:val="0"/>
      <w:marRight w:val="0"/>
      <w:marTop w:val="0"/>
      <w:marBottom w:val="0"/>
      <w:divBdr>
        <w:top w:val="none" w:sz="0" w:space="0" w:color="auto"/>
        <w:left w:val="none" w:sz="0" w:space="0" w:color="auto"/>
        <w:bottom w:val="none" w:sz="0" w:space="0" w:color="auto"/>
        <w:right w:val="none" w:sz="0" w:space="0" w:color="auto"/>
      </w:divBdr>
    </w:div>
    <w:div w:id="655644584">
      <w:bodyDiv w:val="1"/>
      <w:marLeft w:val="0"/>
      <w:marRight w:val="0"/>
      <w:marTop w:val="0"/>
      <w:marBottom w:val="0"/>
      <w:divBdr>
        <w:top w:val="none" w:sz="0" w:space="0" w:color="auto"/>
        <w:left w:val="none" w:sz="0" w:space="0" w:color="auto"/>
        <w:bottom w:val="none" w:sz="0" w:space="0" w:color="auto"/>
        <w:right w:val="none" w:sz="0" w:space="0" w:color="auto"/>
      </w:divBdr>
    </w:div>
    <w:div w:id="656299355">
      <w:bodyDiv w:val="1"/>
      <w:marLeft w:val="0"/>
      <w:marRight w:val="0"/>
      <w:marTop w:val="0"/>
      <w:marBottom w:val="0"/>
      <w:divBdr>
        <w:top w:val="none" w:sz="0" w:space="0" w:color="auto"/>
        <w:left w:val="none" w:sz="0" w:space="0" w:color="auto"/>
        <w:bottom w:val="none" w:sz="0" w:space="0" w:color="auto"/>
        <w:right w:val="none" w:sz="0" w:space="0" w:color="auto"/>
      </w:divBdr>
    </w:div>
    <w:div w:id="657733587">
      <w:bodyDiv w:val="1"/>
      <w:marLeft w:val="0"/>
      <w:marRight w:val="0"/>
      <w:marTop w:val="0"/>
      <w:marBottom w:val="0"/>
      <w:divBdr>
        <w:top w:val="none" w:sz="0" w:space="0" w:color="auto"/>
        <w:left w:val="none" w:sz="0" w:space="0" w:color="auto"/>
        <w:bottom w:val="none" w:sz="0" w:space="0" w:color="auto"/>
        <w:right w:val="none" w:sz="0" w:space="0" w:color="auto"/>
      </w:divBdr>
    </w:div>
    <w:div w:id="658466733">
      <w:bodyDiv w:val="1"/>
      <w:marLeft w:val="0"/>
      <w:marRight w:val="0"/>
      <w:marTop w:val="0"/>
      <w:marBottom w:val="0"/>
      <w:divBdr>
        <w:top w:val="none" w:sz="0" w:space="0" w:color="auto"/>
        <w:left w:val="none" w:sz="0" w:space="0" w:color="auto"/>
        <w:bottom w:val="none" w:sz="0" w:space="0" w:color="auto"/>
        <w:right w:val="none" w:sz="0" w:space="0" w:color="auto"/>
      </w:divBdr>
    </w:div>
    <w:div w:id="660963270">
      <w:bodyDiv w:val="1"/>
      <w:marLeft w:val="0"/>
      <w:marRight w:val="0"/>
      <w:marTop w:val="0"/>
      <w:marBottom w:val="0"/>
      <w:divBdr>
        <w:top w:val="none" w:sz="0" w:space="0" w:color="auto"/>
        <w:left w:val="none" w:sz="0" w:space="0" w:color="auto"/>
        <w:bottom w:val="none" w:sz="0" w:space="0" w:color="auto"/>
        <w:right w:val="none" w:sz="0" w:space="0" w:color="auto"/>
      </w:divBdr>
    </w:div>
    <w:div w:id="662658435">
      <w:bodyDiv w:val="1"/>
      <w:marLeft w:val="0"/>
      <w:marRight w:val="0"/>
      <w:marTop w:val="0"/>
      <w:marBottom w:val="0"/>
      <w:divBdr>
        <w:top w:val="none" w:sz="0" w:space="0" w:color="auto"/>
        <w:left w:val="none" w:sz="0" w:space="0" w:color="auto"/>
        <w:bottom w:val="none" w:sz="0" w:space="0" w:color="auto"/>
        <w:right w:val="none" w:sz="0" w:space="0" w:color="auto"/>
      </w:divBdr>
    </w:div>
    <w:div w:id="663317364">
      <w:bodyDiv w:val="1"/>
      <w:marLeft w:val="0"/>
      <w:marRight w:val="0"/>
      <w:marTop w:val="0"/>
      <w:marBottom w:val="0"/>
      <w:divBdr>
        <w:top w:val="none" w:sz="0" w:space="0" w:color="auto"/>
        <w:left w:val="none" w:sz="0" w:space="0" w:color="auto"/>
        <w:bottom w:val="none" w:sz="0" w:space="0" w:color="auto"/>
        <w:right w:val="none" w:sz="0" w:space="0" w:color="auto"/>
      </w:divBdr>
    </w:div>
    <w:div w:id="666329286">
      <w:bodyDiv w:val="1"/>
      <w:marLeft w:val="0"/>
      <w:marRight w:val="0"/>
      <w:marTop w:val="0"/>
      <w:marBottom w:val="0"/>
      <w:divBdr>
        <w:top w:val="none" w:sz="0" w:space="0" w:color="auto"/>
        <w:left w:val="none" w:sz="0" w:space="0" w:color="auto"/>
        <w:bottom w:val="none" w:sz="0" w:space="0" w:color="auto"/>
        <w:right w:val="none" w:sz="0" w:space="0" w:color="auto"/>
      </w:divBdr>
    </w:div>
    <w:div w:id="672798133">
      <w:bodyDiv w:val="1"/>
      <w:marLeft w:val="0"/>
      <w:marRight w:val="0"/>
      <w:marTop w:val="0"/>
      <w:marBottom w:val="0"/>
      <w:divBdr>
        <w:top w:val="none" w:sz="0" w:space="0" w:color="auto"/>
        <w:left w:val="none" w:sz="0" w:space="0" w:color="auto"/>
        <w:bottom w:val="none" w:sz="0" w:space="0" w:color="auto"/>
        <w:right w:val="none" w:sz="0" w:space="0" w:color="auto"/>
      </w:divBdr>
    </w:div>
    <w:div w:id="673610575">
      <w:bodyDiv w:val="1"/>
      <w:marLeft w:val="0"/>
      <w:marRight w:val="0"/>
      <w:marTop w:val="0"/>
      <w:marBottom w:val="0"/>
      <w:divBdr>
        <w:top w:val="none" w:sz="0" w:space="0" w:color="auto"/>
        <w:left w:val="none" w:sz="0" w:space="0" w:color="auto"/>
        <w:bottom w:val="none" w:sz="0" w:space="0" w:color="auto"/>
        <w:right w:val="none" w:sz="0" w:space="0" w:color="auto"/>
      </w:divBdr>
    </w:div>
    <w:div w:id="674066625">
      <w:bodyDiv w:val="1"/>
      <w:marLeft w:val="0"/>
      <w:marRight w:val="0"/>
      <w:marTop w:val="0"/>
      <w:marBottom w:val="0"/>
      <w:divBdr>
        <w:top w:val="none" w:sz="0" w:space="0" w:color="auto"/>
        <w:left w:val="none" w:sz="0" w:space="0" w:color="auto"/>
        <w:bottom w:val="none" w:sz="0" w:space="0" w:color="auto"/>
        <w:right w:val="none" w:sz="0" w:space="0" w:color="auto"/>
      </w:divBdr>
    </w:div>
    <w:div w:id="675958486">
      <w:bodyDiv w:val="1"/>
      <w:marLeft w:val="0"/>
      <w:marRight w:val="0"/>
      <w:marTop w:val="0"/>
      <w:marBottom w:val="0"/>
      <w:divBdr>
        <w:top w:val="none" w:sz="0" w:space="0" w:color="auto"/>
        <w:left w:val="none" w:sz="0" w:space="0" w:color="auto"/>
        <w:bottom w:val="none" w:sz="0" w:space="0" w:color="auto"/>
        <w:right w:val="none" w:sz="0" w:space="0" w:color="auto"/>
      </w:divBdr>
    </w:div>
    <w:div w:id="676614890">
      <w:bodyDiv w:val="1"/>
      <w:marLeft w:val="0"/>
      <w:marRight w:val="0"/>
      <w:marTop w:val="0"/>
      <w:marBottom w:val="0"/>
      <w:divBdr>
        <w:top w:val="none" w:sz="0" w:space="0" w:color="auto"/>
        <w:left w:val="none" w:sz="0" w:space="0" w:color="auto"/>
        <w:bottom w:val="none" w:sz="0" w:space="0" w:color="auto"/>
        <w:right w:val="none" w:sz="0" w:space="0" w:color="auto"/>
      </w:divBdr>
    </w:div>
    <w:div w:id="677462832">
      <w:bodyDiv w:val="1"/>
      <w:marLeft w:val="0"/>
      <w:marRight w:val="0"/>
      <w:marTop w:val="0"/>
      <w:marBottom w:val="0"/>
      <w:divBdr>
        <w:top w:val="none" w:sz="0" w:space="0" w:color="auto"/>
        <w:left w:val="none" w:sz="0" w:space="0" w:color="auto"/>
        <w:bottom w:val="none" w:sz="0" w:space="0" w:color="auto"/>
        <w:right w:val="none" w:sz="0" w:space="0" w:color="auto"/>
      </w:divBdr>
    </w:div>
    <w:div w:id="678702226">
      <w:bodyDiv w:val="1"/>
      <w:marLeft w:val="0"/>
      <w:marRight w:val="0"/>
      <w:marTop w:val="0"/>
      <w:marBottom w:val="0"/>
      <w:divBdr>
        <w:top w:val="none" w:sz="0" w:space="0" w:color="auto"/>
        <w:left w:val="none" w:sz="0" w:space="0" w:color="auto"/>
        <w:bottom w:val="none" w:sz="0" w:space="0" w:color="auto"/>
        <w:right w:val="none" w:sz="0" w:space="0" w:color="auto"/>
      </w:divBdr>
    </w:div>
    <w:div w:id="679163757">
      <w:bodyDiv w:val="1"/>
      <w:marLeft w:val="0"/>
      <w:marRight w:val="0"/>
      <w:marTop w:val="0"/>
      <w:marBottom w:val="0"/>
      <w:divBdr>
        <w:top w:val="none" w:sz="0" w:space="0" w:color="auto"/>
        <w:left w:val="none" w:sz="0" w:space="0" w:color="auto"/>
        <w:bottom w:val="none" w:sz="0" w:space="0" w:color="auto"/>
        <w:right w:val="none" w:sz="0" w:space="0" w:color="auto"/>
      </w:divBdr>
    </w:div>
    <w:div w:id="679506327">
      <w:bodyDiv w:val="1"/>
      <w:marLeft w:val="0"/>
      <w:marRight w:val="0"/>
      <w:marTop w:val="0"/>
      <w:marBottom w:val="0"/>
      <w:divBdr>
        <w:top w:val="none" w:sz="0" w:space="0" w:color="auto"/>
        <w:left w:val="none" w:sz="0" w:space="0" w:color="auto"/>
        <w:bottom w:val="none" w:sz="0" w:space="0" w:color="auto"/>
        <w:right w:val="none" w:sz="0" w:space="0" w:color="auto"/>
      </w:divBdr>
    </w:div>
    <w:div w:id="679892082">
      <w:bodyDiv w:val="1"/>
      <w:marLeft w:val="0"/>
      <w:marRight w:val="0"/>
      <w:marTop w:val="0"/>
      <w:marBottom w:val="0"/>
      <w:divBdr>
        <w:top w:val="none" w:sz="0" w:space="0" w:color="auto"/>
        <w:left w:val="none" w:sz="0" w:space="0" w:color="auto"/>
        <w:bottom w:val="none" w:sz="0" w:space="0" w:color="auto"/>
        <w:right w:val="none" w:sz="0" w:space="0" w:color="auto"/>
      </w:divBdr>
    </w:div>
    <w:div w:id="680276582">
      <w:bodyDiv w:val="1"/>
      <w:marLeft w:val="0"/>
      <w:marRight w:val="0"/>
      <w:marTop w:val="0"/>
      <w:marBottom w:val="0"/>
      <w:divBdr>
        <w:top w:val="none" w:sz="0" w:space="0" w:color="auto"/>
        <w:left w:val="none" w:sz="0" w:space="0" w:color="auto"/>
        <w:bottom w:val="none" w:sz="0" w:space="0" w:color="auto"/>
        <w:right w:val="none" w:sz="0" w:space="0" w:color="auto"/>
      </w:divBdr>
    </w:div>
    <w:div w:id="681977905">
      <w:bodyDiv w:val="1"/>
      <w:marLeft w:val="0"/>
      <w:marRight w:val="0"/>
      <w:marTop w:val="0"/>
      <w:marBottom w:val="0"/>
      <w:divBdr>
        <w:top w:val="none" w:sz="0" w:space="0" w:color="auto"/>
        <w:left w:val="none" w:sz="0" w:space="0" w:color="auto"/>
        <w:bottom w:val="none" w:sz="0" w:space="0" w:color="auto"/>
        <w:right w:val="none" w:sz="0" w:space="0" w:color="auto"/>
      </w:divBdr>
    </w:div>
    <w:div w:id="683020628">
      <w:bodyDiv w:val="1"/>
      <w:marLeft w:val="0"/>
      <w:marRight w:val="0"/>
      <w:marTop w:val="0"/>
      <w:marBottom w:val="0"/>
      <w:divBdr>
        <w:top w:val="none" w:sz="0" w:space="0" w:color="auto"/>
        <w:left w:val="none" w:sz="0" w:space="0" w:color="auto"/>
        <w:bottom w:val="none" w:sz="0" w:space="0" w:color="auto"/>
        <w:right w:val="none" w:sz="0" w:space="0" w:color="auto"/>
      </w:divBdr>
    </w:div>
    <w:div w:id="683244007">
      <w:bodyDiv w:val="1"/>
      <w:marLeft w:val="0"/>
      <w:marRight w:val="0"/>
      <w:marTop w:val="0"/>
      <w:marBottom w:val="0"/>
      <w:divBdr>
        <w:top w:val="none" w:sz="0" w:space="0" w:color="auto"/>
        <w:left w:val="none" w:sz="0" w:space="0" w:color="auto"/>
        <w:bottom w:val="none" w:sz="0" w:space="0" w:color="auto"/>
        <w:right w:val="none" w:sz="0" w:space="0" w:color="auto"/>
      </w:divBdr>
    </w:div>
    <w:div w:id="684868144">
      <w:bodyDiv w:val="1"/>
      <w:marLeft w:val="0"/>
      <w:marRight w:val="0"/>
      <w:marTop w:val="0"/>
      <w:marBottom w:val="0"/>
      <w:divBdr>
        <w:top w:val="none" w:sz="0" w:space="0" w:color="auto"/>
        <w:left w:val="none" w:sz="0" w:space="0" w:color="auto"/>
        <w:bottom w:val="none" w:sz="0" w:space="0" w:color="auto"/>
        <w:right w:val="none" w:sz="0" w:space="0" w:color="auto"/>
      </w:divBdr>
    </w:div>
    <w:div w:id="686979590">
      <w:bodyDiv w:val="1"/>
      <w:marLeft w:val="0"/>
      <w:marRight w:val="0"/>
      <w:marTop w:val="0"/>
      <w:marBottom w:val="0"/>
      <w:divBdr>
        <w:top w:val="none" w:sz="0" w:space="0" w:color="auto"/>
        <w:left w:val="none" w:sz="0" w:space="0" w:color="auto"/>
        <w:bottom w:val="none" w:sz="0" w:space="0" w:color="auto"/>
        <w:right w:val="none" w:sz="0" w:space="0" w:color="auto"/>
      </w:divBdr>
    </w:div>
    <w:div w:id="687832023">
      <w:bodyDiv w:val="1"/>
      <w:marLeft w:val="0"/>
      <w:marRight w:val="0"/>
      <w:marTop w:val="0"/>
      <w:marBottom w:val="0"/>
      <w:divBdr>
        <w:top w:val="none" w:sz="0" w:space="0" w:color="auto"/>
        <w:left w:val="none" w:sz="0" w:space="0" w:color="auto"/>
        <w:bottom w:val="none" w:sz="0" w:space="0" w:color="auto"/>
        <w:right w:val="none" w:sz="0" w:space="0" w:color="auto"/>
      </w:divBdr>
    </w:div>
    <w:div w:id="688794589">
      <w:bodyDiv w:val="1"/>
      <w:marLeft w:val="0"/>
      <w:marRight w:val="0"/>
      <w:marTop w:val="0"/>
      <w:marBottom w:val="0"/>
      <w:divBdr>
        <w:top w:val="none" w:sz="0" w:space="0" w:color="auto"/>
        <w:left w:val="none" w:sz="0" w:space="0" w:color="auto"/>
        <w:bottom w:val="none" w:sz="0" w:space="0" w:color="auto"/>
        <w:right w:val="none" w:sz="0" w:space="0" w:color="auto"/>
      </w:divBdr>
    </w:div>
    <w:div w:id="688920712">
      <w:bodyDiv w:val="1"/>
      <w:marLeft w:val="0"/>
      <w:marRight w:val="0"/>
      <w:marTop w:val="0"/>
      <w:marBottom w:val="0"/>
      <w:divBdr>
        <w:top w:val="none" w:sz="0" w:space="0" w:color="auto"/>
        <w:left w:val="none" w:sz="0" w:space="0" w:color="auto"/>
        <w:bottom w:val="none" w:sz="0" w:space="0" w:color="auto"/>
        <w:right w:val="none" w:sz="0" w:space="0" w:color="auto"/>
      </w:divBdr>
    </w:div>
    <w:div w:id="690377722">
      <w:bodyDiv w:val="1"/>
      <w:marLeft w:val="0"/>
      <w:marRight w:val="0"/>
      <w:marTop w:val="0"/>
      <w:marBottom w:val="0"/>
      <w:divBdr>
        <w:top w:val="none" w:sz="0" w:space="0" w:color="auto"/>
        <w:left w:val="none" w:sz="0" w:space="0" w:color="auto"/>
        <w:bottom w:val="none" w:sz="0" w:space="0" w:color="auto"/>
        <w:right w:val="none" w:sz="0" w:space="0" w:color="auto"/>
      </w:divBdr>
    </w:div>
    <w:div w:id="690423891">
      <w:bodyDiv w:val="1"/>
      <w:marLeft w:val="0"/>
      <w:marRight w:val="0"/>
      <w:marTop w:val="0"/>
      <w:marBottom w:val="0"/>
      <w:divBdr>
        <w:top w:val="none" w:sz="0" w:space="0" w:color="auto"/>
        <w:left w:val="none" w:sz="0" w:space="0" w:color="auto"/>
        <w:bottom w:val="none" w:sz="0" w:space="0" w:color="auto"/>
        <w:right w:val="none" w:sz="0" w:space="0" w:color="auto"/>
      </w:divBdr>
    </w:div>
    <w:div w:id="690453096">
      <w:bodyDiv w:val="1"/>
      <w:marLeft w:val="0"/>
      <w:marRight w:val="0"/>
      <w:marTop w:val="0"/>
      <w:marBottom w:val="0"/>
      <w:divBdr>
        <w:top w:val="none" w:sz="0" w:space="0" w:color="auto"/>
        <w:left w:val="none" w:sz="0" w:space="0" w:color="auto"/>
        <w:bottom w:val="none" w:sz="0" w:space="0" w:color="auto"/>
        <w:right w:val="none" w:sz="0" w:space="0" w:color="auto"/>
      </w:divBdr>
    </w:div>
    <w:div w:id="690494423">
      <w:bodyDiv w:val="1"/>
      <w:marLeft w:val="0"/>
      <w:marRight w:val="0"/>
      <w:marTop w:val="0"/>
      <w:marBottom w:val="0"/>
      <w:divBdr>
        <w:top w:val="none" w:sz="0" w:space="0" w:color="auto"/>
        <w:left w:val="none" w:sz="0" w:space="0" w:color="auto"/>
        <w:bottom w:val="none" w:sz="0" w:space="0" w:color="auto"/>
        <w:right w:val="none" w:sz="0" w:space="0" w:color="auto"/>
      </w:divBdr>
    </w:div>
    <w:div w:id="691031485">
      <w:bodyDiv w:val="1"/>
      <w:marLeft w:val="0"/>
      <w:marRight w:val="0"/>
      <w:marTop w:val="0"/>
      <w:marBottom w:val="0"/>
      <w:divBdr>
        <w:top w:val="none" w:sz="0" w:space="0" w:color="auto"/>
        <w:left w:val="none" w:sz="0" w:space="0" w:color="auto"/>
        <w:bottom w:val="none" w:sz="0" w:space="0" w:color="auto"/>
        <w:right w:val="none" w:sz="0" w:space="0" w:color="auto"/>
      </w:divBdr>
    </w:div>
    <w:div w:id="692847764">
      <w:bodyDiv w:val="1"/>
      <w:marLeft w:val="0"/>
      <w:marRight w:val="0"/>
      <w:marTop w:val="0"/>
      <w:marBottom w:val="0"/>
      <w:divBdr>
        <w:top w:val="none" w:sz="0" w:space="0" w:color="auto"/>
        <w:left w:val="none" w:sz="0" w:space="0" w:color="auto"/>
        <w:bottom w:val="none" w:sz="0" w:space="0" w:color="auto"/>
        <w:right w:val="none" w:sz="0" w:space="0" w:color="auto"/>
      </w:divBdr>
    </w:div>
    <w:div w:id="694841519">
      <w:bodyDiv w:val="1"/>
      <w:marLeft w:val="0"/>
      <w:marRight w:val="0"/>
      <w:marTop w:val="0"/>
      <w:marBottom w:val="0"/>
      <w:divBdr>
        <w:top w:val="none" w:sz="0" w:space="0" w:color="auto"/>
        <w:left w:val="none" w:sz="0" w:space="0" w:color="auto"/>
        <w:bottom w:val="none" w:sz="0" w:space="0" w:color="auto"/>
        <w:right w:val="none" w:sz="0" w:space="0" w:color="auto"/>
      </w:divBdr>
    </w:div>
    <w:div w:id="695230296">
      <w:bodyDiv w:val="1"/>
      <w:marLeft w:val="0"/>
      <w:marRight w:val="0"/>
      <w:marTop w:val="0"/>
      <w:marBottom w:val="0"/>
      <w:divBdr>
        <w:top w:val="none" w:sz="0" w:space="0" w:color="auto"/>
        <w:left w:val="none" w:sz="0" w:space="0" w:color="auto"/>
        <w:bottom w:val="none" w:sz="0" w:space="0" w:color="auto"/>
        <w:right w:val="none" w:sz="0" w:space="0" w:color="auto"/>
      </w:divBdr>
    </w:div>
    <w:div w:id="695889716">
      <w:bodyDiv w:val="1"/>
      <w:marLeft w:val="0"/>
      <w:marRight w:val="0"/>
      <w:marTop w:val="0"/>
      <w:marBottom w:val="0"/>
      <w:divBdr>
        <w:top w:val="none" w:sz="0" w:space="0" w:color="auto"/>
        <w:left w:val="none" w:sz="0" w:space="0" w:color="auto"/>
        <w:bottom w:val="none" w:sz="0" w:space="0" w:color="auto"/>
        <w:right w:val="none" w:sz="0" w:space="0" w:color="auto"/>
      </w:divBdr>
    </w:div>
    <w:div w:id="697853643">
      <w:bodyDiv w:val="1"/>
      <w:marLeft w:val="0"/>
      <w:marRight w:val="0"/>
      <w:marTop w:val="0"/>
      <w:marBottom w:val="0"/>
      <w:divBdr>
        <w:top w:val="none" w:sz="0" w:space="0" w:color="auto"/>
        <w:left w:val="none" w:sz="0" w:space="0" w:color="auto"/>
        <w:bottom w:val="none" w:sz="0" w:space="0" w:color="auto"/>
        <w:right w:val="none" w:sz="0" w:space="0" w:color="auto"/>
      </w:divBdr>
    </w:div>
    <w:div w:id="700781813">
      <w:bodyDiv w:val="1"/>
      <w:marLeft w:val="0"/>
      <w:marRight w:val="0"/>
      <w:marTop w:val="0"/>
      <w:marBottom w:val="0"/>
      <w:divBdr>
        <w:top w:val="none" w:sz="0" w:space="0" w:color="auto"/>
        <w:left w:val="none" w:sz="0" w:space="0" w:color="auto"/>
        <w:bottom w:val="none" w:sz="0" w:space="0" w:color="auto"/>
        <w:right w:val="none" w:sz="0" w:space="0" w:color="auto"/>
      </w:divBdr>
    </w:div>
    <w:div w:id="700864793">
      <w:bodyDiv w:val="1"/>
      <w:marLeft w:val="0"/>
      <w:marRight w:val="0"/>
      <w:marTop w:val="0"/>
      <w:marBottom w:val="0"/>
      <w:divBdr>
        <w:top w:val="none" w:sz="0" w:space="0" w:color="auto"/>
        <w:left w:val="none" w:sz="0" w:space="0" w:color="auto"/>
        <w:bottom w:val="none" w:sz="0" w:space="0" w:color="auto"/>
        <w:right w:val="none" w:sz="0" w:space="0" w:color="auto"/>
      </w:divBdr>
    </w:div>
    <w:div w:id="702559267">
      <w:bodyDiv w:val="1"/>
      <w:marLeft w:val="0"/>
      <w:marRight w:val="0"/>
      <w:marTop w:val="0"/>
      <w:marBottom w:val="0"/>
      <w:divBdr>
        <w:top w:val="none" w:sz="0" w:space="0" w:color="auto"/>
        <w:left w:val="none" w:sz="0" w:space="0" w:color="auto"/>
        <w:bottom w:val="none" w:sz="0" w:space="0" w:color="auto"/>
        <w:right w:val="none" w:sz="0" w:space="0" w:color="auto"/>
      </w:divBdr>
    </w:div>
    <w:div w:id="703678115">
      <w:bodyDiv w:val="1"/>
      <w:marLeft w:val="0"/>
      <w:marRight w:val="0"/>
      <w:marTop w:val="0"/>
      <w:marBottom w:val="0"/>
      <w:divBdr>
        <w:top w:val="none" w:sz="0" w:space="0" w:color="auto"/>
        <w:left w:val="none" w:sz="0" w:space="0" w:color="auto"/>
        <w:bottom w:val="none" w:sz="0" w:space="0" w:color="auto"/>
        <w:right w:val="none" w:sz="0" w:space="0" w:color="auto"/>
      </w:divBdr>
    </w:div>
    <w:div w:id="705060009">
      <w:bodyDiv w:val="1"/>
      <w:marLeft w:val="0"/>
      <w:marRight w:val="0"/>
      <w:marTop w:val="0"/>
      <w:marBottom w:val="0"/>
      <w:divBdr>
        <w:top w:val="none" w:sz="0" w:space="0" w:color="auto"/>
        <w:left w:val="none" w:sz="0" w:space="0" w:color="auto"/>
        <w:bottom w:val="none" w:sz="0" w:space="0" w:color="auto"/>
        <w:right w:val="none" w:sz="0" w:space="0" w:color="auto"/>
      </w:divBdr>
    </w:div>
    <w:div w:id="706492118">
      <w:bodyDiv w:val="1"/>
      <w:marLeft w:val="0"/>
      <w:marRight w:val="0"/>
      <w:marTop w:val="0"/>
      <w:marBottom w:val="0"/>
      <w:divBdr>
        <w:top w:val="none" w:sz="0" w:space="0" w:color="auto"/>
        <w:left w:val="none" w:sz="0" w:space="0" w:color="auto"/>
        <w:bottom w:val="none" w:sz="0" w:space="0" w:color="auto"/>
        <w:right w:val="none" w:sz="0" w:space="0" w:color="auto"/>
      </w:divBdr>
    </w:div>
    <w:div w:id="707872012">
      <w:bodyDiv w:val="1"/>
      <w:marLeft w:val="0"/>
      <w:marRight w:val="0"/>
      <w:marTop w:val="0"/>
      <w:marBottom w:val="0"/>
      <w:divBdr>
        <w:top w:val="none" w:sz="0" w:space="0" w:color="auto"/>
        <w:left w:val="none" w:sz="0" w:space="0" w:color="auto"/>
        <w:bottom w:val="none" w:sz="0" w:space="0" w:color="auto"/>
        <w:right w:val="none" w:sz="0" w:space="0" w:color="auto"/>
      </w:divBdr>
    </w:div>
    <w:div w:id="708844889">
      <w:bodyDiv w:val="1"/>
      <w:marLeft w:val="0"/>
      <w:marRight w:val="0"/>
      <w:marTop w:val="0"/>
      <w:marBottom w:val="0"/>
      <w:divBdr>
        <w:top w:val="none" w:sz="0" w:space="0" w:color="auto"/>
        <w:left w:val="none" w:sz="0" w:space="0" w:color="auto"/>
        <w:bottom w:val="none" w:sz="0" w:space="0" w:color="auto"/>
        <w:right w:val="none" w:sz="0" w:space="0" w:color="auto"/>
      </w:divBdr>
    </w:div>
    <w:div w:id="711076519">
      <w:bodyDiv w:val="1"/>
      <w:marLeft w:val="0"/>
      <w:marRight w:val="0"/>
      <w:marTop w:val="0"/>
      <w:marBottom w:val="0"/>
      <w:divBdr>
        <w:top w:val="none" w:sz="0" w:space="0" w:color="auto"/>
        <w:left w:val="none" w:sz="0" w:space="0" w:color="auto"/>
        <w:bottom w:val="none" w:sz="0" w:space="0" w:color="auto"/>
        <w:right w:val="none" w:sz="0" w:space="0" w:color="auto"/>
      </w:divBdr>
    </w:div>
    <w:div w:id="711540188">
      <w:bodyDiv w:val="1"/>
      <w:marLeft w:val="0"/>
      <w:marRight w:val="0"/>
      <w:marTop w:val="0"/>
      <w:marBottom w:val="0"/>
      <w:divBdr>
        <w:top w:val="none" w:sz="0" w:space="0" w:color="auto"/>
        <w:left w:val="none" w:sz="0" w:space="0" w:color="auto"/>
        <w:bottom w:val="none" w:sz="0" w:space="0" w:color="auto"/>
        <w:right w:val="none" w:sz="0" w:space="0" w:color="auto"/>
      </w:divBdr>
    </w:div>
    <w:div w:id="712004682">
      <w:bodyDiv w:val="1"/>
      <w:marLeft w:val="0"/>
      <w:marRight w:val="0"/>
      <w:marTop w:val="0"/>
      <w:marBottom w:val="0"/>
      <w:divBdr>
        <w:top w:val="none" w:sz="0" w:space="0" w:color="auto"/>
        <w:left w:val="none" w:sz="0" w:space="0" w:color="auto"/>
        <w:bottom w:val="none" w:sz="0" w:space="0" w:color="auto"/>
        <w:right w:val="none" w:sz="0" w:space="0" w:color="auto"/>
      </w:divBdr>
    </w:div>
    <w:div w:id="713768761">
      <w:bodyDiv w:val="1"/>
      <w:marLeft w:val="0"/>
      <w:marRight w:val="0"/>
      <w:marTop w:val="0"/>
      <w:marBottom w:val="0"/>
      <w:divBdr>
        <w:top w:val="none" w:sz="0" w:space="0" w:color="auto"/>
        <w:left w:val="none" w:sz="0" w:space="0" w:color="auto"/>
        <w:bottom w:val="none" w:sz="0" w:space="0" w:color="auto"/>
        <w:right w:val="none" w:sz="0" w:space="0" w:color="auto"/>
      </w:divBdr>
    </w:div>
    <w:div w:id="716397474">
      <w:bodyDiv w:val="1"/>
      <w:marLeft w:val="0"/>
      <w:marRight w:val="0"/>
      <w:marTop w:val="0"/>
      <w:marBottom w:val="0"/>
      <w:divBdr>
        <w:top w:val="none" w:sz="0" w:space="0" w:color="auto"/>
        <w:left w:val="none" w:sz="0" w:space="0" w:color="auto"/>
        <w:bottom w:val="none" w:sz="0" w:space="0" w:color="auto"/>
        <w:right w:val="none" w:sz="0" w:space="0" w:color="auto"/>
      </w:divBdr>
    </w:div>
    <w:div w:id="717053910">
      <w:bodyDiv w:val="1"/>
      <w:marLeft w:val="0"/>
      <w:marRight w:val="0"/>
      <w:marTop w:val="0"/>
      <w:marBottom w:val="0"/>
      <w:divBdr>
        <w:top w:val="none" w:sz="0" w:space="0" w:color="auto"/>
        <w:left w:val="none" w:sz="0" w:space="0" w:color="auto"/>
        <w:bottom w:val="none" w:sz="0" w:space="0" w:color="auto"/>
        <w:right w:val="none" w:sz="0" w:space="0" w:color="auto"/>
      </w:divBdr>
    </w:div>
    <w:div w:id="717751482">
      <w:bodyDiv w:val="1"/>
      <w:marLeft w:val="0"/>
      <w:marRight w:val="0"/>
      <w:marTop w:val="0"/>
      <w:marBottom w:val="0"/>
      <w:divBdr>
        <w:top w:val="none" w:sz="0" w:space="0" w:color="auto"/>
        <w:left w:val="none" w:sz="0" w:space="0" w:color="auto"/>
        <w:bottom w:val="none" w:sz="0" w:space="0" w:color="auto"/>
        <w:right w:val="none" w:sz="0" w:space="0" w:color="auto"/>
      </w:divBdr>
    </w:div>
    <w:div w:id="719087377">
      <w:bodyDiv w:val="1"/>
      <w:marLeft w:val="0"/>
      <w:marRight w:val="0"/>
      <w:marTop w:val="0"/>
      <w:marBottom w:val="0"/>
      <w:divBdr>
        <w:top w:val="none" w:sz="0" w:space="0" w:color="auto"/>
        <w:left w:val="none" w:sz="0" w:space="0" w:color="auto"/>
        <w:bottom w:val="none" w:sz="0" w:space="0" w:color="auto"/>
        <w:right w:val="none" w:sz="0" w:space="0" w:color="auto"/>
      </w:divBdr>
    </w:div>
    <w:div w:id="722169384">
      <w:bodyDiv w:val="1"/>
      <w:marLeft w:val="0"/>
      <w:marRight w:val="0"/>
      <w:marTop w:val="0"/>
      <w:marBottom w:val="0"/>
      <w:divBdr>
        <w:top w:val="none" w:sz="0" w:space="0" w:color="auto"/>
        <w:left w:val="none" w:sz="0" w:space="0" w:color="auto"/>
        <w:bottom w:val="none" w:sz="0" w:space="0" w:color="auto"/>
        <w:right w:val="none" w:sz="0" w:space="0" w:color="auto"/>
      </w:divBdr>
    </w:div>
    <w:div w:id="723211374">
      <w:bodyDiv w:val="1"/>
      <w:marLeft w:val="0"/>
      <w:marRight w:val="0"/>
      <w:marTop w:val="0"/>
      <w:marBottom w:val="0"/>
      <w:divBdr>
        <w:top w:val="none" w:sz="0" w:space="0" w:color="auto"/>
        <w:left w:val="none" w:sz="0" w:space="0" w:color="auto"/>
        <w:bottom w:val="none" w:sz="0" w:space="0" w:color="auto"/>
        <w:right w:val="none" w:sz="0" w:space="0" w:color="auto"/>
      </w:divBdr>
    </w:div>
    <w:div w:id="723599108">
      <w:bodyDiv w:val="1"/>
      <w:marLeft w:val="0"/>
      <w:marRight w:val="0"/>
      <w:marTop w:val="0"/>
      <w:marBottom w:val="0"/>
      <w:divBdr>
        <w:top w:val="none" w:sz="0" w:space="0" w:color="auto"/>
        <w:left w:val="none" w:sz="0" w:space="0" w:color="auto"/>
        <w:bottom w:val="none" w:sz="0" w:space="0" w:color="auto"/>
        <w:right w:val="none" w:sz="0" w:space="0" w:color="auto"/>
      </w:divBdr>
    </w:div>
    <w:div w:id="726955406">
      <w:bodyDiv w:val="1"/>
      <w:marLeft w:val="0"/>
      <w:marRight w:val="0"/>
      <w:marTop w:val="0"/>
      <w:marBottom w:val="0"/>
      <w:divBdr>
        <w:top w:val="none" w:sz="0" w:space="0" w:color="auto"/>
        <w:left w:val="none" w:sz="0" w:space="0" w:color="auto"/>
        <w:bottom w:val="none" w:sz="0" w:space="0" w:color="auto"/>
        <w:right w:val="none" w:sz="0" w:space="0" w:color="auto"/>
      </w:divBdr>
    </w:div>
    <w:div w:id="726997444">
      <w:bodyDiv w:val="1"/>
      <w:marLeft w:val="0"/>
      <w:marRight w:val="0"/>
      <w:marTop w:val="0"/>
      <w:marBottom w:val="0"/>
      <w:divBdr>
        <w:top w:val="none" w:sz="0" w:space="0" w:color="auto"/>
        <w:left w:val="none" w:sz="0" w:space="0" w:color="auto"/>
        <w:bottom w:val="none" w:sz="0" w:space="0" w:color="auto"/>
        <w:right w:val="none" w:sz="0" w:space="0" w:color="auto"/>
      </w:divBdr>
    </w:div>
    <w:div w:id="730494573">
      <w:bodyDiv w:val="1"/>
      <w:marLeft w:val="0"/>
      <w:marRight w:val="0"/>
      <w:marTop w:val="0"/>
      <w:marBottom w:val="0"/>
      <w:divBdr>
        <w:top w:val="none" w:sz="0" w:space="0" w:color="auto"/>
        <w:left w:val="none" w:sz="0" w:space="0" w:color="auto"/>
        <w:bottom w:val="none" w:sz="0" w:space="0" w:color="auto"/>
        <w:right w:val="none" w:sz="0" w:space="0" w:color="auto"/>
      </w:divBdr>
    </w:div>
    <w:div w:id="731345419">
      <w:bodyDiv w:val="1"/>
      <w:marLeft w:val="0"/>
      <w:marRight w:val="0"/>
      <w:marTop w:val="0"/>
      <w:marBottom w:val="0"/>
      <w:divBdr>
        <w:top w:val="none" w:sz="0" w:space="0" w:color="auto"/>
        <w:left w:val="none" w:sz="0" w:space="0" w:color="auto"/>
        <w:bottom w:val="none" w:sz="0" w:space="0" w:color="auto"/>
        <w:right w:val="none" w:sz="0" w:space="0" w:color="auto"/>
      </w:divBdr>
    </w:div>
    <w:div w:id="734355565">
      <w:bodyDiv w:val="1"/>
      <w:marLeft w:val="0"/>
      <w:marRight w:val="0"/>
      <w:marTop w:val="0"/>
      <w:marBottom w:val="0"/>
      <w:divBdr>
        <w:top w:val="none" w:sz="0" w:space="0" w:color="auto"/>
        <w:left w:val="none" w:sz="0" w:space="0" w:color="auto"/>
        <w:bottom w:val="none" w:sz="0" w:space="0" w:color="auto"/>
        <w:right w:val="none" w:sz="0" w:space="0" w:color="auto"/>
      </w:divBdr>
    </w:div>
    <w:div w:id="734665996">
      <w:bodyDiv w:val="1"/>
      <w:marLeft w:val="0"/>
      <w:marRight w:val="0"/>
      <w:marTop w:val="0"/>
      <w:marBottom w:val="0"/>
      <w:divBdr>
        <w:top w:val="none" w:sz="0" w:space="0" w:color="auto"/>
        <w:left w:val="none" w:sz="0" w:space="0" w:color="auto"/>
        <w:bottom w:val="none" w:sz="0" w:space="0" w:color="auto"/>
        <w:right w:val="none" w:sz="0" w:space="0" w:color="auto"/>
      </w:divBdr>
    </w:div>
    <w:div w:id="735710433">
      <w:bodyDiv w:val="1"/>
      <w:marLeft w:val="0"/>
      <w:marRight w:val="0"/>
      <w:marTop w:val="0"/>
      <w:marBottom w:val="0"/>
      <w:divBdr>
        <w:top w:val="none" w:sz="0" w:space="0" w:color="auto"/>
        <w:left w:val="none" w:sz="0" w:space="0" w:color="auto"/>
        <w:bottom w:val="none" w:sz="0" w:space="0" w:color="auto"/>
        <w:right w:val="none" w:sz="0" w:space="0" w:color="auto"/>
      </w:divBdr>
    </w:div>
    <w:div w:id="736830489">
      <w:bodyDiv w:val="1"/>
      <w:marLeft w:val="0"/>
      <w:marRight w:val="0"/>
      <w:marTop w:val="0"/>
      <w:marBottom w:val="0"/>
      <w:divBdr>
        <w:top w:val="none" w:sz="0" w:space="0" w:color="auto"/>
        <w:left w:val="none" w:sz="0" w:space="0" w:color="auto"/>
        <w:bottom w:val="none" w:sz="0" w:space="0" w:color="auto"/>
        <w:right w:val="none" w:sz="0" w:space="0" w:color="auto"/>
      </w:divBdr>
    </w:div>
    <w:div w:id="738212389">
      <w:bodyDiv w:val="1"/>
      <w:marLeft w:val="0"/>
      <w:marRight w:val="0"/>
      <w:marTop w:val="0"/>
      <w:marBottom w:val="0"/>
      <w:divBdr>
        <w:top w:val="none" w:sz="0" w:space="0" w:color="auto"/>
        <w:left w:val="none" w:sz="0" w:space="0" w:color="auto"/>
        <w:bottom w:val="none" w:sz="0" w:space="0" w:color="auto"/>
        <w:right w:val="none" w:sz="0" w:space="0" w:color="auto"/>
      </w:divBdr>
    </w:div>
    <w:div w:id="738988174">
      <w:bodyDiv w:val="1"/>
      <w:marLeft w:val="0"/>
      <w:marRight w:val="0"/>
      <w:marTop w:val="0"/>
      <w:marBottom w:val="0"/>
      <w:divBdr>
        <w:top w:val="none" w:sz="0" w:space="0" w:color="auto"/>
        <w:left w:val="none" w:sz="0" w:space="0" w:color="auto"/>
        <w:bottom w:val="none" w:sz="0" w:space="0" w:color="auto"/>
        <w:right w:val="none" w:sz="0" w:space="0" w:color="auto"/>
      </w:divBdr>
    </w:div>
    <w:div w:id="741366933">
      <w:bodyDiv w:val="1"/>
      <w:marLeft w:val="0"/>
      <w:marRight w:val="0"/>
      <w:marTop w:val="0"/>
      <w:marBottom w:val="0"/>
      <w:divBdr>
        <w:top w:val="none" w:sz="0" w:space="0" w:color="auto"/>
        <w:left w:val="none" w:sz="0" w:space="0" w:color="auto"/>
        <w:bottom w:val="none" w:sz="0" w:space="0" w:color="auto"/>
        <w:right w:val="none" w:sz="0" w:space="0" w:color="auto"/>
      </w:divBdr>
    </w:div>
    <w:div w:id="742529256">
      <w:bodyDiv w:val="1"/>
      <w:marLeft w:val="0"/>
      <w:marRight w:val="0"/>
      <w:marTop w:val="0"/>
      <w:marBottom w:val="0"/>
      <w:divBdr>
        <w:top w:val="none" w:sz="0" w:space="0" w:color="auto"/>
        <w:left w:val="none" w:sz="0" w:space="0" w:color="auto"/>
        <w:bottom w:val="none" w:sz="0" w:space="0" w:color="auto"/>
        <w:right w:val="none" w:sz="0" w:space="0" w:color="auto"/>
      </w:divBdr>
    </w:div>
    <w:div w:id="744301495">
      <w:bodyDiv w:val="1"/>
      <w:marLeft w:val="0"/>
      <w:marRight w:val="0"/>
      <w:marTop w:val="0"/>
      <w:marBottom w:val="0"/>
      <w:divBdr>
        <w:top w:val="none" w:sz="0" w:space="0" w:color="auto"/>
        <w:left w:val="none" w:sz="0" w:space="0" w:color="auto"/>
        <w:bottom w:val="none" w:sz="0" w:space="0" w:color="auto"/>
        <w:right w:val="none" w:sz="0" w:space="0" w:color="auto"/>
      </w:divBdr>
    </w:div>
    <w:div w:id="744568303">
      <w:bodyDiv w:val="1"/>
      <w:marLeft w:val="0"/>
      <w:marRight w:val="0"/>
      <w:marTop w:val="0"/>
      <w:marBottom w:val="0"/>
      <w:divBdr>
        <w:top w:val="none" w:sz="0" w:space="0" w:color="auto"/>
        <w:left w:val="none" w:sz="0" w:space="0" w:color="auto"/>
        <w:bottom w:val="none" w:sz="0" w:space="0" w:color="auto"/>
        <w:right w:val="none" w:sz="0" w:space="0" w:color="auto"/>
      </w:divBdr>
    </w:div>
    <w:div w:id="746390302">
      <w:bodyDiv w:val="1"/>
      <w:marLeft w:val="0"/>
      <w:marRight w:val="0"/>
      <w:marTop w:val="0"/>
      <w:marBottom w:val="0"/>
      <w:divBdr>
        <w:top w:val="none" w:sz="0" w:space="0" w:color="auto"/>
        <w:left w:val="none" w:sz="0" w:space="0" w:color="auto"/>
        <w:bottom w:val="none" w:sz="0" w:space="0" w:color="auto"/>
        <w:right w:val="none" w:sz="0" w:space="0" w:color="auto"/>
      </w:divBdr>
    </w:div>
    <w:div w:id="747536035">
      <w:bodyDiv w:val="1"/>
      <w:marLeft w:val="0"/>
      <w:marRight w:val="0"/>
      <w:marTop w:val="0"/>
      <w:marBottom w:val="0"/>
      <w:divBdr>
        <w:top w:val="none" w:sz="0" w:space="0" w:color="auto"/>
        <w:left w:val="none" w:sz="0" w:space="0" w:color="auto"/>
        <w:bottom w:val="none" w:sz="0" w:space="0" w:color="auto"/>
        <w:right w:val="none" w:sz="0" w:space="0" w:color="auto"/>
      </w:divBdr>
    </w:div>
    <w:div w:id="748236735">
      <w:bodyDiv w:val="1"/>
      <w:marLeft w:val="0"/>
      <w:marRight w:val="0"/>
      <w:marTop w:val="0"/>
      <w:marBottom w:val="0"/>
      <w:divBdr>
        <w:top w:val="none" w:sz="0" w:space="0" w:color="auto"/>
        <w:left w:val="none" w:sz="0" w:space="0" w:color="auto"/>
        <w:bottom w:val="none" w:sz="0" w:space="0" w:color="auto"/>
        <w:right w:val="none" w:sz="0" w:space="0" w:color="auto"/>
      </w:divBdr>
    </w:div>
    <w:div w:id="748774149">
      <w:bodyDiv w:val="1"/>
      <w:marLeft w:val="0"/>
      <w:marRight w:val="0"/>
      <w:marTop w:val="0"/>
      <w:marBottom w:val="0"/>
      <w:divBdr>
        <w:top w:val="none" w:sz="0" w:space="0" w:color="auto"/>
        <w:left w:val="none" w:sz="0" w:space="0" w:color="auto"/>
        <w:bottom w:val="none" w:sz="0" w:space="0" w:color="auto"/>
        <w:right w:val="none" w:sz="0" w:space="0" w:color="auto"/>
      </w:divBdr>
    </w:div>
    <w:div w:id="748886050">
      <w:bodyDiv w:val="1"/>
      <w:marLeft w:val="0"/>
      <w:marRight w:val="0"/>
      <w:marTop w:val="0"/>
      <w:marBottom w:val="0"/>
      <w:divBdr>
        <w:top w:val="none" w:sz="0" w:space="0" w:color="auto"/>
        <w:left w:val="none" w:sz="0" w:space="0" w:color="auto"/>
        <w:bottom w:val="none" w:sz="0" w:space="0" w:color="auto"/>
        <w:right w:val="none" w:sz="0" w:space="0" w:color="auto"/>
      </w:divBdr>
    </w:div>
    <w:div w:id="749543111">
      <w:bodyDiv w:val="1"/>
      <w:marLeft w:val="0"/>
      <w:marRight w:val="0"/>
      <w:marTop w:val="0"/>
      <w:marBottom w:val="0"/>
      <w:divBdr>
        <w:top w:val="none" w:sz="0" w:space="0" w:color="auto"/>
        <w:left w:val="none" w:sz="0" w:space="0" w:color="auto"/>
        <w:bottom w:val="none" w:sz="0" w:space="0" w:color="auto"/>
        <w:right w:val="none" w:sz="0" w:space="0" w:color="auto"/>
      </w:divBdr>
    </w:div>
    <w:div w:id="750128649">
      <w:bodyDiv w:val="1"/>
      <w:marLeft w:val="0"/>
      <w:marRight w:val="0"/>
      <w:marTop w:val="0"/>
      <w:marBottom w:val="0"/>
      <w:divBdr>
        <w:top w:val="none" w:sz="0" w:space="0" w:color="auto"/>
        <w:left w:val="none" w:sz="0" w:space="0" w:color="auto"/>
        <w:bottom w:val="none" w:sz="0" w:space="0" w:color="auto"/>
        <w:right w:val="none" w:sz="0" w:space="0" w:color="auto"/>
      </w:divBdr>
    </w:div>
    <w:div w:id="751008955">
      <w:bodyDiv w:val="1"/>
      <w:marLeft w:val="0"/>
      <w:marRight w:val="0"/>
      <w:marTop w:val="0"/>
      <w:marBottom w:val="0"/>
      <w:divBdr>
        <w:top w:val="none" w:sz="0" w:space="0" w:color="auto"/>
        <w:left w:val="none" w:sz="0" w:space="0" w:color="auto"/>
        <w:bottom w:val="none" w:sz="0" w:space="0" w:color="auto"/>
        <w:right w:val="none" w:sz="0" w:space="0" w:color="auto"/>
      </w:divBdr>
    </w:div>
    <w:div w:id="752241911">
      <w:bodyDiv w:val="1"/>
      <w:marLeft w:val="0"/>
      <w:marRight w:val="0"/>
      <w:marTop w:val="0"/>
      <w:marBottom w:val="0"/>
      <w:divBdr>
        <w:top w:val="none" w:sz="0" w:space="0" w:color="auto"/>
        <w:left w:val="none" w:sz="0" w:space="0" w:color="auto"/>
        <w:bottom w:val="none" w:sz="0" w:space="0" w:color="auto"/>
        <w:right w:val="none" w:sz="0" w:space="0" w:color="auto"/>
      </w:divBdr>
    </w:div>
    <w:div w:id="752432448">
      <w:bodyDiv w:val="1"/>
      <w:marLeft w:val="0"/>
      <w:marRight w:val="0"/>
      <w:marTop w:val="0"/>
      <w:marBottom w:val="0"/>
      <w:divBdr>
        <w:top w:val="none" w:sz="0" w:space="0" w:color="auto"/>
        <w:left w:val="none" w:sz="0" w:space="0" w:color="auto"/>
        <w:bottom w:val="none" w:sz="0" w:space="0" w:color="auto"/>
        <w:right w:val="none" w:sz="0" w:space="0" w:color="auto"/>
      </w:divBdr>
    </w:div>
    <w:div w:id="752630018">
      <w:bodyDiv w:val="1"/>
      <w:marLeft w:val="0"/>
      <w:marRight w:val="0"/>
      <w:marTop w:val="0"/>
      <w:marBottom w:val="0"/>
      <w:divBdr>
        <w:top w:val="none" w:sz="0" w:space="0" w:color="auto"/>
        <w:left w:val="none" w:sz="0" w:space="0" w:color="auto"/>
        <w:bottom w:val="none" w:sz="0" w:space="0" w:color="auto"/>
        <w:right w:val="none" w:sz="0" w:space="0" w:color="auto"/>
      </w:divBdr>
    </w:div>
    <w:div w:id="754127663">
      <w:bodyDiv w:val="1"/>
      <w:marLeft w:val="0"/>
      <w:marRight w:val="0"/>
      <w:marTop w:val="0"/>
      <w:marBottom w:val="0"/>
      <w:divBdr>
        <w:top w:val="none" w:sz="0" w:space="0" w:color="auto"/>
        <w:left w:val="none" w:sz="0" w:space="0" w:color="auto"/>
        <w:bottom w:val="none" w:sz="0" w:space="0" w:color="auto"/>
        <w:right w:val="none" w:sz="0" w:space="0" w:color="auto"/>
      </w:divBdr>
    </w:div>
    <w:div w:id="754395604">
      <w:bodyDiv w:val="1"/>
      <w:marLeft w:val="0"/>
      <w:marRight w:val="0"/>
      <w:marTop w:val="0"/>
      <w:marBottom w:val="0"/>
      <w:divBdr>
        <w:top w:val="none" w:sz="0" w:space="0" w:color="auto"/>
        <w:left w:val="none" w:sz="0" w:space="0" w:color="auto"/>
        <w:bottom w:val="none" w:sz="0" w:space="0" w:color="auto"/>
        <w:right w:val="none" w:sz="0" w:space="0" w:color="auto"/>
      </w:divBdr>
    </w:div>
    <w:div w:id="754402709">
      <w:bodyDiv w:val="1"/>
      <w:marLeft w:val="0"/>
      <w:marRight w:val="0"/>
      <w:marTop w:val="0"/>
      <w:marBottom w:val="0"/>
      <w:divBdr>
        <w:top w:val="none" w:sz="0" w:space="0" w:color="auto"/>
        <w:left w:val="none" w:sz="0" w:space="0" w:color="auto"/>
        <w:bottom w:val="none" w:sz="0" w:space="0" w:color="auto"/>
        <w:right w:val="none" w:sz="0" w:space="0" w:color="auto"/>
      </w:divBdr>
    </w:div>
    <w:div w:id="754782316">
      <w:bodyDiv w:val="1"/>
      <w:marLeft w:val="0"/>
      <w:marRight w:val="0"/>
      <w:marTop w:val="0"/>
      <w:marBottom w:val="0"/>
      <w:divBdr>
        <w:top w:val="none" w:sz="0" w:space="0" w:color="auto"/>
        <w:left w:val="none" w:sz="0" w:space="0" w:color="auto"/>
        <w:bottom w:val="none" w:sz="0" w:space="0" w:color="auto"/>
        <w:right w:val="none" w:sz="0" w:space="0" w:color="auto"/>
      </w:divBdr>
    </w:div>
    <w:div w:id="756950372">
      <w:bodyDiv w:val="1"/>
      <w:marLeft w:val="0"/>
      <w:marRight w:val="0"/>
      <w:marTop w:val="0"/>
      <w:marBottom w:val="0"/>
      <w:divBdr>
        <w:top w:val="none" w:sz="0" w:space="0" w:color="auto"/>
        <w:left w:val="none" w:sz="0" w:space="0" w:color="auto"/>
        <w:bottom w:val="none" w:sz="0" w:space="0" w:color="auto"/>
        <w:right w:val="none" w:sz="0" w:space="0" w:color="auto"/>
      </w:divBdr>
    </w:div>
    <w:div w:id="757598066">
      <w:bodyDiv w:val="1"/>
      <w:marLeft w:val="0"/>
      <w:marRight w:val="0"/>
      <w:marTop w:val="0"/>
      <w:marBottom w:val="0"/>
      <w:divBdr>
        <w:top w:val="none" w:sz="0" w:space="0" w:color="auto"/>
        <w:left w:val="none" w:sz="0" w:space="0" w:color="auto"/>
        <w:bottom w:val="none" w:sz="0" w:space="0" w:color="auto"/>
        <w:right w:val="none" w:sz="0" w:space="0" w:color="auto"/>
      </w:divBdr>
    </w:div>
    <w:div w:id="758213127">
      <w:bodyDiv w:val="1"/>
      <w:marLeft w:val="0"/>
      <w:marRight w:val="0"/>
      <w:marTop w:val="0"/>
      <w:marBottom w:val="0"/>
      <w:divBdr>
        <w:top w:val="none" w:sz="0" w:space="0" w:color="auto"/>
        <w:left w:val="none" w:sz="0" w:space="0" w:color="auto"/>
        <w:bottom w:val="none" w:sz="0" w:space="0" w:color="auto"/>
        <w:right w:val="none" w:sz="0" w:space="0" w:color="auto"/>
      </w:divBdr>
    </w:div>
    <w:div w:id="759378212">
      <w:bodyDiv w:val="1"/>
      <w:marLeft w:val="0"/>
      <w:marRight w:val="0"/>
      <w:marTop w:val="0"/>
      <w:marBottom w:val="0"/>
      <w:divBdr>
        <w:top w:val="none" w:sz="0" w:space="0" w:color="auto"/>
        <w:left w:val="none" w:sz="0" w:space="0" w:color="auto"/>
        <w:bottom w:val="none" w:sz="0" w:space="0" w:color="auto"/>
        <w:right w:val="none" w:sz="0" w:space="0" w:color="auto"/>
      </w:divBdr>
    </w:div>
    <w:div w:id="761923492">
      <w:bodyDiv w:val="1"/>
      <w:marLeft w:val="0"/>
      <w:marRight w:val="0"/>
      <w:marTop w:val="0"/>
      <w:marBottom w:val="0"/>
      <w:divBdr>
        <w:top w:val="none" w:sz="0" w:space="0" w:color="auto"/>
        <w:left w:val="none" w:sz="0" w:space="0" w:color="auto"/>
        <w:bottom w:val="none" w:sz="0" w:space="0" w:color="auto"/>
        <w:right w:val="none" w:sz="0" w:space="0" w:color="auto"/>
      </w:divBdr>
    </w:div>
    <w:div w:id="763495916">
      <w:bodyDiv w:val="1"/>
      <w:marLeft w:val="0"/>
      <w:marRight w:val="0"/>
      <w:marTop w:val="0"/>
      <w:marBottom w:val="0"/>
      <w:divBdr>
        <w:top w:val="none" w:sz="0" w:space="0" w:color="auto"/>
        <w:left w:val="none" w:sz="0" w:space="0" w:color="auto"/>
        <w:bottom w:val="none" w:sz="0" w:space="0" w:color="auto"/>
        <w:right w:val="none" w:sz="0" w:space="0" w:color="auto"/>
      </w:divBdr>
    </w:div>
    <w:div w:id="763913097">
      <w:bodyDiv w:val="1"/>
      <w:marLeft w:val="0"/>
      <w:marRight w:val="0"/>
      <w:marTop w:val="0"/>
      <w:marBottom w:val="0"/>
      <w:divBdr>
        <w:top w:val="none" w:sz="0" w:space="0" w:color="auto"/>
        <w:left w:val="none" w:sz="0" w:space="0" w:color="auto"/>
        <w:bottom w:val="none" w:sz="0" w:space="0" w:color="auto"/>
        <w:right w:val="none" w:sz="0" w:space="0" w:color="auto"/>
      </w:divBdr>
    </w:div>
    <w:div w:id="764156395">
      <w:bodyDiv w:val="1"/>
      <w:marLeft w:val="0"/>
      <w:marRight w:val="0"/>
      <w:marTop w:val="0"/>
      <w:marBottom w:val="0"/>
      <w:divBdr>
        <w:top w:val="none" w:sz="0" w:space="0" w:color="auto"/>
        <w:left w:val="none" w:sz="0" w:space="0" w:color="auto"/>
        <w:bottom w:val="none" w:sz="0" w:space="0" w:color="auto"/>
        <w:right w:val="none" w:sz="0" w:space="0" w:color="auto"/>
      </w:divBdr>
    </w:div>
    <w:div w:id="765463755">
      <w:bodyDiv w:val="1"/>
      <w:marLeft w:val="0"/>
      <w:marRight w:val="0"/>
      <w:marTop w:val="0"/>
      <w:marBottom w:val="0"/>
      <w:divBdr>
        <w:top w:val="none" w:sz="0" w:space="0" w:color="auto"/>
        <w:left w:val="none" w:sz="0" w:space="0" w:color="auto"/>
        <w:bottom w:val="none" w:sz="0" w:space="0" w:color="auto"/>
        <w:right w:val="none" w:sz="0" w:space="0" w:color="auto"/>
      </w:divBdr>
    </w:div>
    <w:div w:id="765809557">
      <w:bodyDiv w:val="1"/>
      <w:marLeft w:val="0"/>
      <w:marRight w:val="0"/>
      <w:marTop w:val="0"/>
      <w:marBottom w:val="0"/>
      <w:divBdr>
        <w:top w:val="none" w:sz="0" w:space="0" w:color="auto"/>
        <w:left w:val="none" w:sz="0" w:space="0" w:color="auto"/>
        <w:bottom w:val="none" w:sz="0" w:space="0" w:color="auto"/>
        <w:right w:val="none" w:sz="0" w:space="0" w:color="auto"/>
      </w:divBdr>
    </w:div>
    <w:div w:id="766119922">
      <w:bodyDiv w:val="1"/>
      <w:marLeft w:val="0"/>
      <w:marRight w:val="0"/>
      <w:marTop w:val="0"/>
      <w:marBottom w:val="0"/>
      <w:divBdr>
        <w:top w:val="none" w:sz="0" w:space="0" w:color="auto"/>
        <w:left w:val="none" w:sz="0" w:space="0" w:color="auto"/>
        <w:bottom w:val="none" w:sz="0" w:space="0" w:color="auto"/>
        <w:right w:val="none" w:sz="0" w:space="0" w:color="auto"/>
      </w:divBdr>
    </w:div>
    <w:div w:id="767652878">
      <w:bodyDiv w:val="1"/>
      <w:marLeft w:val="0"/>
      <w:marRight w:val="0"/>
      <w:marTop w:val="0"/>
      <w:marBottom w:val="0"/>
      <w:divBdr>
        <w:top w:val="none" w:sz="0" w:space="0" w:color="auto"/>
        <w:left w:val="none" w:sz="0" w:space="0" w:color="auto"/>
        <w:bottom w:val="none" w:sz="0" w:space="0" w:color="auto"/>
        <w:right w:val="none" w:sz="0" w:space="0" w:color="auto"/>
      </w:divBdr>
    </w:div>
    <w:div w:id="767896741">
      <w:bodyDiv w:val="1"/>
      <w:marLeft w:val="0"/>
      <w:marRight w:val="0"/>
      <w:marTop w:val="0"/>
      <w:marBottom w:val="0"/>
      <w:divBdr>
        <w:top w:val="none" w:sz="0" w:space="0" w:color="auto"/>
        <w:left w:val="none" w:sz="0" w:space="0" w:color="auto"/>
        <w:bottom w:val="none" w:sz="0" w:space="0" w:color="auto"/>
        <w:right w:val="none" w:sz="0" w:space="0" w:color="auto"/>
      </w:divBdr>
    </w:div>
    <w:div w:id="768088433">
      <w:bodyDiv w:val="1"/>
      <w:marLeft w:val="0"/>
      <w:marRight w:val="0"/>
      <w:marTop w:val="0"/>
      <w:marBottom w:val="0"/>
      <w:divBdr>
        <w:top w:val="none" w:sz="0" w:space="0" w:color="auto"/>
        <w:left w:val="none" w:sz="0" w:space="0" w:color="auto"/>
        <w:bottom w:val="none" w:sz="0" w:space="0" w:color="auto"/>
        <w:right w:val="none" w:sz="0" w:space="0" w:color="auto"/>
      </w:divBdr>
    </w:div>
    <w:div w:id="768695983">
      <w:bodyDiv w:val="1"/>
      <w:marLeft w:val="0"/>
      <w:marRight w:val="0"/>
      <w:marTop w:val="0"/>
      <w:marBottom w:val="0"/>
      <w:divBdr>
        <w:top w:val="none" w:sz="0" w:space="0" w:color="auto"/>
        <w:left w:val="none" w:sz="0" w:space="0" w:color="auto"/>
        <w:bottom w:val="none" w:sz="0" w:space="0" w:color="auto"/>
        <w:right w:val="none" w:sz="0" w:space="0" w:color="auto"/>
      </w:divBdr>
    </w:div>
    <w:div w:id="768815768">
      <w:bodyDiv w:val="1"/>
      <w:marLeft w:val="0"/>
      <w:marRight w:val="0"/>
      <w:marTop w:val="0"/>
      <w:marBottom w:val="0"/>
      <w:divBdr>
        <w:top w:val="none" w:sz="0" w:space="0" w:color="auto"/>
        <w:left w:val="none" w:sz="0" w:space="0" w:color="auto"/>
        <w:bottom w:val="none" w:sz="0" w:space="0" w:color="auto"/>
        <w:right w:val="none" w:sz="0" w:space="0" w:color="auto"/>
      </w:divBdr>
    </w:div>
    <w:div w:id="769473738">
      <w:bodyDiv w:val="1"/>
      <w:marLeft w:val="0"/>
      <w:marRight w:val="0"/>
      <w:marTop w:val="0"/>
      <w:marBottom w:val="0"/>
      <w:divBdr>
        <w:top w:val="none" w:sz="0" w:space="0" w:color="auto"/>
        <w:left w:val="none" w:sz="0" w:space="0" w:color="auto"/>
        <w:bottom w:val="none" w:sz="0" w:space="0" w:color="auto"/>
        <w:right w:val="none" w:sz="0" w:space="0" w:color="auto"/>
      </w:divBdr>
    </w:div>
    <w:div w:id="770398362">
      <w:bodyDiv w:val="1"/>
      <w:marLeft w:val="0"/>
      <w:marRight w:val="0"/>
      <w:marTop w:val="0"/>
      <w:marBottom w:val="0"/>
      <w:divBdr>
        <w:top w:val="none" w:sz="0" w:space="0" w:color="auto"/>
        <w:left w:val="none" w:sz="0" w:space="0" w:color="auto"/>
        <w:bottom w:val="none" w:sz="0" w:space="0" w:color="auto"/>
        <w:right w:val="none" w:sz="0" w:space="0" w:color="auto"/>
      </w:divBdr>
    </w:div>
    <w:div w:id="773552142">
      <w:bodyDiv w:val="1"/>
      <w:marLeft w:val="0"/>
      <w:marRight w:val="0"/>
      <w:marTop w:val="0"/>
      <w:marBottom w:val="0"/>
      <w:divBdr>
        <w:top w:val="none" w:sz="0" w:space="0" w:color="auto"/>
        <w:left w:val="none" w:sz="0" w:space="0" w:color="auto"/>
        <w:bottom w:val="none" w:sz="0" w:space="0" w:color="auto"/>
        <w:right w:val="none" w:sz="0" w:space="0" w:color="auto"/>
      </w:divBdr>
    </w:div>
    <w:div w:id="774986525">
      <w:bodyDiv w:val="1"/>
      <w:marLeft w:val="0"/>
      <w:marRight w:val="0"/>
      <w:marTop w:val="0"/>
      <w:marBottom w:val="0"/>
      <w:divBdr>
        <w:top w:val="none" w:sz="0" w:space="0" w:color="auto"/>
        <w:left w:val="none" w:sz="0" w:space="0" w:color="auto"/>
        <w:bottom w:val="none" w:sz="0" w:space="0" w:color="auto"/>
        <w:right w:val="none" w:sz="0" w:space="0" w:color="auto"/>
      </w:divBdr>
    </w:div>
    <w:div w:id="777220030">
      <w:bodyDiv w:val="1"/>
      <w:marLeft w:val="0"/>
      <w:marRight w:val="0"/>
      <w:marTop w:val="0"/>
      <w:marBottom w:val="0"/>
      <w:divBdr>
        <w:top w:val="none" w:sz="0" w:space="0" w:color="auto"/>
        <w:left w:val="none" w:sz="0" w:space="0" w:color="auto"/>
        <w:bottom w:val="none" w:sz="0" w:space="0" w:color="auto"/>
        <w:right w:val="none" w:sz="0" w:space="0" w:color="auto"/>
      </w:divBdr>
    </w:div>
    <w:div w:id="781071589">
      <w:bodyDiv w:val="1"/>
      <w:marLeft w:val="0"/>
      <w:marRight w:val="0"/>
      <w:marTop w:val="0"/>
      <w:marBottom w:val="0"/>
      <w:divBdr>
        <w:top w:val="none" w:sz="0" w:space="0" w:color="auto"/>
        <w:left w:val="none" w:sz="0" w:space="0" w:color="auto"/>
        <w:bottom w:val="none" w:sz="0" w:space="0" w:color="auto"/>
        <w:right w:val="none" w:sz="0" w:space="0" w:color="auto"/>
      </w:divBdr>
    </w:div>
    <w:div w:id="782303766">
      <w:bodyDiv w:val="1"/>
      <w:marLeft w:val="0"/>
      <w:marRight w:val="0"/>
      <w:marTop w:val="0"/>
      <w:marBottom w:val="0"/>
      <w:divBdr>
        <w:top w:val="none" w:sz="0" w:space="0" w:color="auto"/>
        <w:left w:val="none" w:sz="0" w:space="0" w:color="auto"/>
        <w:bottom w:val="none" w:sz="0" w:space="0" w:color="auto"/>
        <w:right w:val="none" w:sz="0" w:space="0" w:color="auto"/>
      </w:divBdr>
    </w:div>
    <w:div w:id="782379593">
      <w:bodyDiv w:val="1"/>
      <w:marLeft w:val="0"/>
      <w:marRight w:val="0"/>
      <w:marTop w:val="0"/>
      <w:marBottom w:val="0"/>
      <w:divBdr>
        <w:top w:val="none" w:sz="0" w:space="0" w:color="auto"/>
        <w:left w:val="none" w:sz="0" w:space="0" w:color="auto"/>
        <w:bottom w:val="none" w:sz="0" w:space="0" w:color="auto"/>
        <w:right w:val="none" w:sz="0" w:space="0" w:color="auto"/>
      </w:divBdr>
    </w:div>
    <w:div w:id="782768354">
      <w:bodyDiv w:val="1"/>
      <w:marLeft w:val="0"/>
      <w:marRight w:val="0"/>
      <w:marTop w:val="0"/>
      <w:marBottom w:val="0"/>
      <w:divBdr>
        <w:top w:val="none" w:sz="0" w:space="0" w:color="auto"/>
        <w:left w:val="none" w:sz="0" w:space="0" w:color="auto"/>
        <w:bottom w:val="none" w:sz="0" w:space="0" w:color="auto"/>
        <w:right w:val="none" w:sz="0" w:space="0" w:color="auto"/>
      </w:divBdr>
    </w:div>
    <w:div w:id="782770172">
      <w:bodyDiv w:val="1"/>
      <w:marLeft w:val="0"/>
      <w:marRight w:val="0"/>
      <w:marTop w:val="0"/>
      <w:marBottom w:val="0"/>
      <w:divBdr>
        <w:top w:val="none" w:sz="0" w:space="0" w:color="auto"/>
        <w:left w:val="none" w:sz="0" w:space="0" w:color="auto"/>
        <w:bottom w:val="none" w:sz="0" w:space="0" w:color="auto"/>
        <w:right w:val="none" w:sz="0" w:space="0" w:color="auto"/>
      </w:divBdr>
    </w:div>
    <w:div w:id="784809386">
      <w:bodyDiv w:val="1"/>
      <w:marLeft w:val="0"/>
      <w:marRight w:val="0"/>
      <w:marTop w:val="0"/>
      <w:marBottom w:val="0"/>
      <w:divBdr>
        <w:top w:val="none" w:sz="0" w:space="0" w:color="auto"/>
        <w:left w:val="none" w:sz="0" w:space="0" w:color="auto"/>
        <w:bottom w:val="none" w:sz="0" w:space="0" w:color="auto"/>
        <w:right w:val="none" w:sz="0" w:space="0" w:color="auto"/>
      </w:divBdr>
    </w:div>
    <w:div w:id="787895388">
      <w:bodyDiv w:val="1"/>
      <w:marLeft w:val="0"/>
      <w:marRight w:val="0"/>
      <w:marTop w:val="0"/>
      <w:marBottom w:val="0"/>
      <w:divBdr>
        <w:top w:val="none" w:sz="0" w:space="0" w:color="auto"/>
        <w:left w:val="none" w:sz="0" w:space="0" w:color="auto"/>
        <w:bottom w:val="none" w:sz="0" w:space="0" w:color="auto"/>
        <w:right w:val="none" w:sz="0" w:space="0" w:color="auto"/>
      </w:divBdr>
    </w:div>
    <w:div w:id="789394427">
      <w:bodyDiv w:val="1"/>
      <w:marLeft w:val="0"/>
      <w:marRight w:val="0"/>
      <w:marTop w:val="0"/>
      <w:marBottom w:val="0"/>
      <w:divBdr>
        <w:top w:val="none" w:sz="0" w:space="0" w:color="auto"/>
        <w:left w:val="none" w:sz="0" w:space="0" w:color="auto"/>
        <w:bottom w:val="none" w:sz="0" w:space="0" w:color="auto"/>
        <w:right w:val="none" w:sz="0" w:space="0" w:color="auto"/>
      </w:divBdr>
    </w:div>
    <w:div w:id="789587119">
      <w:bodyDiv w:val="1"/>
      <w:marLeft w:val="0"/>
      <w:marRight w:val="0"/>
      <w:marTop w:val="0"/>
      <w:marBottom w:val="0"/>
      <w:divBdr>
        <w:top w:val="none" w:sz="0" w:space="0" w:color="auto"/>
        <w:left w:val="none" w:sz="0" w:space="0" w:color="auto"/>
        <w:bottom w:val="none" w:sz="0" w:space="0" w:color="auto"/>
        <w:right w:val="none" w:sz="0" w:space="0" w:color="auto"/>
      </w:divBdr>
    </w:div>
    <w:div w:id="790396492">
      <w:bodyDiv w:val="1"/>
      <w:marLeft w:val="0"/>
      <w:marRight w:val="0"/>
      <w:marTop w:val="0"/>
      <w:marBottom w:val="0"/>
      <w:divBdr>
        <w:top w:val="none" w:sz="0" w:space="0" w:color="auto"/>
        <w:left w:val="none" w:sz="0" w:space="0" w:color="auto"/>
        <w:bottom w:val="none" w:sz="0" w:space="0" w:color="auto"/>
        <w:right w:val="none" w:sz="0" w:space="0" w:color="auto"/>
      </w:divBdr>
    </w:div>
    <w:div w:id="790632546">
      <w:bodyDiv w:val="1"/>
      <w:marLeft w:val="0"/>
      <w:marRight w:val="0"/>
      <w:marTop w:val="0"/>
      <w:marBottom w:val="0"/>
      <w:divBdr>
        <w:top w:val="none" w:sz="0" w:space="0" w:color="auto"/>
        <w:left w:val="none" w:sz="0" w:space="0" w:color="auto"/>
        <w:bottom w:val="none" w:sz="0" w:space="0" w:color="auto"/>
        <w:right w:val="none" w:sz="0" w:space="0" w:color="auto"/>
      </w:divBdr>
    </w:div>
    <w:div w:id="791216504">
      <w:bodyDiv w:val="1"/>
      <w:marLeft w:val="0"/>
      <w:marRight w:val="0"/>
      <w:marTop w:val="0"/>
      <w:marBottom w:val="0"/>
      <w:divBdr>
        <w:top w:val="none" w:sz="0" w:space="0" w:color="auto"/>
        <w:left w:val="none" w:sz="0" w:space="0" w:color="auto"/>
        <w:bottom w:val="none" w:sz="0" w:space="0" w:color="auto"/>
        <w:right w:val="none" w:sz="0" w:space="0" w:color="auto"/>
      </w:divBdr>
    </w:div>
    <w:div w:id="793057243">
      <w:bodyDiv w:val="1"/>
      <w:marLeft w:val="0"/>
      <w:marRight w:val="0"/>
      <w:marTop w:val="0"/>
      <w:marBottom w:val="0"/>
      <w:divBdr>
        <w:top w:val="none" w:sz="0" w:space="0" w:color="auto"/>
        <w:left w:val="none" w:sz="0" w:space="0" w:color="auto"/>
        <w:bottom w:val="none" w:sz="0" w:space="0" w:color="auto"/>
        <w:right w:val="none" w:sz="0" w:space="0" w:color="auto"/>
      </w:divBdr>
    </w:div>
    <w:div w:id="793862495">
      <w:bodyDiv w:val="1"/>
      <w:marLeft w:val="0"/>
      <w:marRight w:val="0"/>
      <w:marTop w:val="0"/>
      <w:marBottom w:val="0"/>
      <w:divBdr>
        <w:top w:val="none" w:sz="0" w:space="0" w:color="auto"/>
        <w:left w:val="none" w:sz="0" w:space="0" w:color="auto"/>
        <w:bottom w:val="none" w:sz="0" w:space="0" w:color="auto"/>
        <w:right w:val="none" w:sz="0" w:space="0" w:color="auto"/>
      </w:divBdr>
    </w:div>
    <w:div w:id="794451229">
      <w:bodyDiv w:val="1"/>
      <w:marLeft w:val="0"/>
      <w:marRight w:val="0"/>
      <w:marTop w:val="0"/>
      <w:marBottom w:val="0"/>
      <w:divBdr>
        <w:top w:val="none" w:sz="0" w:space="0" w:color="auto"/>
        <w:left w:val="none" w:sz="0" w:space="0" w:color="auto"/>
        <w:bottom w:val="none" w:sz="0" w:space="0" w:color="auto"/>
        <w:right w:val="none" w:sz="0" w:space="0" w:color="auto"/>
      </w:divBdr>
    </w:div>
    <w:div w:id="794520466">
      <w:bodyDiv w:val="1"/>
      <w:marLeft w:val="0"/>
      <w:marRight w:val="0"/>
      <w:marTop w:val="0"/>
      <w:marBottom w:val="0"/>
      <w:divBdr>
        <w:top w:val="none" w:sz="0" w:space="0" w:color="auto"/>
        <w:left w:val="none" w:sz="0" w:space="0" w:color="auto"/>
        <w:bottom w:val="none" w:sz="0" w:space="0" w:color="auto"/>
        <w:right w:val="none" w:sz="0" w:space="0" w:color="auto"/>
      </w:divBdr>
    </w:div>
    <w:div w:id="794718072">
      <w:bodyDiv w:val="1"/>
      <w:marLeft w:val="0"/>
      <w:marRight w:val="0"/>
      <w:marTop w:val="0"/>
      <w:marBottom w:val="0"/>
      <w:divBdr>
        <w:top w:val="none" w:sz="0" w:space="0" w:color="auto"/>
        <w:left w:val="none" w:sz="0" w:space="0" w:color="auto"/>
        <w:bottom w:val="none" w:sz="0" w:space="0" w:color="auto"/>
        <w:right w:val="none" w:sz="0" w:space="0" w:color="auto"/>
      </w:divBdr>
    </w:div>
    <w:div w:id="795222925">
      <w:bodyDiv w:val="1"/>
      <w:marLeft w:val="0"/>
      <w:marRight w:val="0"/>
      <w:marTop w:val="0"/>
      <w:marBottom w:val="0"/>
      <w:divBdr>
        <w:top w:val="none" w:sz="0" w:space="0" w:color="auto"/>
        <w:left w:val="none" w:sz="0" w:space="0" w:color="auto"/>
        <w:bottom w:val="none" w:sz="0" w:space="0" w:color="auto"/>
        <w:right w:val="none" w:sz="0" w:space="0" w:color="auto"/>
      </w:divBdr>
    </w:div>
    <w:div w:id="795680363">
      <w:bodyDiv w:val="1"/>
      <w:marLeft w:val="0"/>
      <w:marRight w:val="0"/>
      <w:marTop w:val="0"/>
      <w:marBottom w:val="0"/>
      <w:divBdr>
        <w:top w:val="none" w:sz="0" w:space="0" w:color="auto"/>
        <w:left w:val="none" w:sz="0" w:space="0" w:color="auto"/>
        <w:bottom w:val="none" w:sz="0" w:space="0" w:color="auto"/>
        <w:right w:val="none" w:sz="0" w:space="0" w:color="auto"/>
      </w:divBdr>
    </w:div>
    <w:div w:id="795685008">
      <w:bodyDiv w:val="1"/>
      <w:marLeft w:val="0"/>
      <w:marRight w:val="0"/>
      <w:marTop w:val="0"/>
      <w:marBottom w:val="0"/>
      <w:divBdr>
        <w:top w:val="none" w:sz="0" w:space="0" w:color="auto"/>
        <w:left w:val="none" w:sz="0" w:space="0" w:color="auto"/>
        <w:bottom w:val="none" w:sz="0" w:space="0" w:color="auto"/>
        <w:right w:val="none" w:sz="0" w:space="0" w:color="auto"/>
      </w:divBdr>
    </w:div>
    <w:div w:id="796412494">
      <w:bodyDiv w:val="1"/>
      <w:marLeft w:val="0"/>
      <w:marRight w:val="0"/>
      <w:marTop w:val="0"/>
      <w:marBottom w:val="0"/>
      <w:divBdr>
        <w:top w:val="none" w:sz="0" w:space="0" w:color="auto"/>
        <w:left w:val="none" w:sz="0" w:space="0" w:color="auto"/>
        <w:bottom w:val="none" w:sz="0" w:space="0" w:color="auto"/>
        <w:right w:val="none" w:sz="0" w:space="0" w:color="auto"/>
      </w:divBdr>
    </w:div>
    <w:div w:id="796798546">
      <w:bodyDiv w:val="1"/>
      <w:marLeft w:val="0"/>
      <w:marRight w:val="0"/>
      <w:marTop w:val="0"/>
      <w:marBottom w:val="0"/>
      <w:divBdr>
        <w:top w:val="none" w:sz="0" w:space="0" w:color="auto"/>
        <w:left w:val="none" w:sz="0" w:space="0" w:color="auto"/>
        <w:bottom w:val="none" w:sz="0" w:space="0" w:color="auto"/>
        <w:right w:val="none" w:sz="0" w:space="0" w:color="auto"/>
      </w:divBdr>
    </w:div>
    <w:div w:id="797992784">
      <w:bodyDiv w:val="1"/>
      <w:marLeft w:val="0"/>
      <w:marRight w:val="0"/>
      <w:marTop w:val="0"/>
      <w:marBottom w:val="0"/>
      <w:divBdr>
        <w:top w:val="none" w:sz="0" w:space="0" w:color="auto"/>
        <w:left w:val="none" w:sz="0" w:space="0" w:color="auto"/>
        <w:bottom w:val="none" w:sz="0" w:space="0" w:color="auto"/>
        <w:right w:val="none" w:sz="0" w:space="0" w:color="auto"/>
      </w:divBdr>
    </w:div>
    <w:div w:id="798303693">
      <w:bodyDiv w:val="1"/>
      <w:marLeft w:val="0"/>
      <w:marRight w:val="0"/>
      <w:marTop w:val="0"/>
      <w:marBottom w:val="0"/>
      <w:divBdr>
        <w:top w:val="none" w:sz="0" w:space="0" w:color="auto"/>
        <w:left w:val="none" w:sz="0" w:space="0" w:color="auto"/>
        <w:bottom w:val="none" w:sz="0" w:space="0" w:color="auto"/>
        <w:right w:val="none" w:sz="0" w:space="0" w:color="auto"/>
      </w:divBdr>
    </w:div>
    <w:div w:id="798766810">
      <w:bodyDiv w:val="1"/>
      <w:marLeft w:val="0"/>
      <w:marRight w:val="0"/>
      <w:marTop w:val="0"/>
      <w:marBottom w:val="0"/>
      <w:divBdr>
        <w:top w:val="none" w:sz="0" w:space="0" w:color="auto"/>
        <w:left w:val="none" w:sz="0" w:space="0" w:color="auto"/>
        <w:bottom w:val="none" w:sz="0" w:space="0" w:color="auto"/>
        <w:right w:val="none" w:sz="0" w:space="0" w:color="auto"/>
      </w:divBdr>
    </w:div>
    <w:div w:id="799227480">
      <w:bodyDiv w:val="1"/>
      <w:marLeft w:val="0"/>
      <w:marRight w:val="0"/>
      <w:marTop w:val="0"/>
      <w:marBottom w:val="0"/>
      <w:divBdr>
        <w:top w:val="none" w:sz="0" w:space="0" w:color="auto"/>
        <w:left w:val="none" w:sz="0" w:space="0" w:color="auto"/>
        <w:bottom w:val="none" w:sz="0" w:space="0" w:color="auto"/>
        <w:right w:val="none" w:sz="0" w:space="0" w:color="auto"/>
      </w:divBdr>
    </w:div>
    <w:div w:id="802117041">
      <w:bodyDiv w:val="1"/>
      <w:marLeft w:val="0"/>
      <w:marRight w:val="0"/>
      <w:marTop w:val="0"/>
      <w:marBottom w:val="0"/>
      <w:divBdr>
        <w:top w:val="none" w:sz="0" w:space="0" w:color="auto"/>
        <w:left w:val="none" w:sz="0" w:space="0" w:color="auto"/>
        <w:bottom w:val="none" w:sz="0" w:space="0" w:color="auto"/>
        <w:right w:val="none" w:sz="0" w:space="0" w:color="auto"/>
      </w:divBdr>
    </w:div>
    <w:div w:id="802894520">
      <w:bodyDiv w:val="1"/>
      <w:marLeft w:val="0"/>
      <w:marRight w:val="0"/>
      <w:marTop w:val="0"/>
      <w:marBottom w:val="0"/>
      <w:divBdr>
        <w:top w:val="none" w:sz="0" w:space="0" w:color="auto"/>
        <w:left w:val="none" w:sz="0" w:space="0" w:color="auto"/>
        <w:bottom w:val="none" w:sz="0" w:space="0" w:color="auto"/>
        <w:right w:val="none" w:sz="0" w:space="0" w:color="auto"/>
      </w:divBdr>
    </w:div>
    <w:div w:id="804153238">
      <w:bodyDiv w:val="1"/>
      <w:marLeft w:val="0"/>
      <w:marRight w:val="0"/>
      <w:marTop w:val="0"/>
      <w:marBottom w:val="0"/>
      <w:divBdr>
        <w:top w:val="none" w:sz="0" w:space="0" w:color="auto"/>
        <w:left w:val="none" w:sz="0" w:space="0" w:color="auto"/>
        <w:bottom w:val="none" w:sz="0" w:space="0" w:color="auto"/>
        <w:right w:val="none" w:sz="0" w:space="0" w:color="auto"/>
      </w:divBdr>
    </w:div>
    <w:div w:id="804926743">
      <w:bodyDiv w:val="1"/>
      <w:marLeft w:val="0"/>
      <w:marRight w:val="0"/>
      <w:marTop w:val="0"/>
      <w:marBottom w:val="0"/>
      <w:divBdr>
        <w:top w:val="none" w:sz="0" w:space="0" w:color="auto"/>
        <w:left w:val="none" w:sz="0" w:space="0" w:color="auto"/>
        <w:bottom w:val="none" w:sz="0" w:space="0" w:color="auto"/>
        <w:right w:val="none" w:sz="0" w:space="0" w:color="auto"/>
      </w:divBdr>
    </w:div>
    <w:div w:id="804927696">
      <w:bodyDiv w:val="1"/>
      <w:marLeft w:val="0"/>
      <w:marRight w:val="0"/>
      <w:marTop w:val="0"/>
      <w:marBottom w:val="0"/>
      <w:divBdr>
        <w:top w:val="none" w:sz="0" w:space="0" w:color="auto"/>
        <w:left w:val="none" w:sz="0" w:space="0" w:color="auto"/>
        <w:bottom w:val="none" w:sz="0" w:space="0" w:color="auto"/>
        <w:right w:val="none" w:sz="0" w:space="0" w:color="auto"/>
      </w:divBdr>
    </w:div>
    <w:div w:id="807429778">
      <w:bodyDiv w:val="1"/>
      <w:marLeft w:val="0"/>
      <w:marRight w:val="0"/>
      <w:marTop w:val="0"/>
      <w:marBottom w:val="0"/>
      <w:divBdr>
        <w:top w:val="none" w:sz="0" w:space="0" w:color="auto"/>
        <w:left w:val="none" w:sz="0" w:space="0" w:color="auto"/>
        <w:bottom w:val="none" w:sz="0" w:space="0" w:color="auto"/>
        <w:right w:val="none" w:sz="0" w:space="0" w:color="auto"/>
      </w:divBdr>
    </w:div>
    <w:div w:id="808009616">
      <w:bodyDiv w:val="1"/>
      <w:marLeft w:val="0"/>
      <w:marRight w:val="0"/>
      <w:marTop w:val="0"/>
      <w:marBottom w:val="0"/>
      <w:divBdr>
        <w:top w:val="none" w:sz="0" w:space="0" w:color="auto"/>
        <w:left w:val="none" w:sz="0" w:space="0" w:color="auto"/>
        <w:bottom w:val="none" w:sz="0" w:space="0" w:color="auto"/>
        <w:right w:val="none" w:sz="0" w:space="0" w:color="auto"/>
      </w:divBdr>
    </w:div>
    <w:div w:id="808548094">
      <w:bodyDiv w:val="1"/>
      <w:marLeft w:val="0"/>
      <w:marRight w:val="0"/>
      <w:marTop w:val="0"/>
      <w:marBottom w:val="0"/>
      <w:divBdr>
        <w:top w:val="none" w:sz="0" w:space="0" w:color="auto"/>
        <w:left w:val="none" w:sz="0" w:space="0" w:color="auto"/>
        <w:bottom w:val="none" w:sz="0" w:space="0" w:color="auto"/>
        <w:right w:val="none" w:sz="0" w:space="0" w:color="auto"/>
      </w:divBdr>
    </w:div>
    <w:div w:id="809253501">
      <w:bodyDiv w:val="1"/>
      <w:marLeft w:val="0"/>
      <w:marRight w:val="0"/>
      <w:marTop w:val="0"/>
      <w:marBottom w:val="0"/>
      <w:divBdr>
        <w:top w:val="none" w:sz="0" w:space="0" w:color="auto"/>
        <w:left w:val="none" w:sz="0" w:space="0" w:color="auto"/>
        <w:bottom w:val="none" w:sz="0" w:space="0" w:color="auto"/>
        <w:right w:val="none" w:sz="0" w:space="0" w:color="auto"/>
      </w:divBdr>
    </w:div>
    <w:div w:id="809515423">
      <w:bodyDiv w:val="1"/>
      <w:marLeft w:val="0"/>
      <w:marRight w:val="0"/>
      <w:marTop w:val="0"/>
      <w:marBottom w:val="0"/>
      <w:divBdr>
        <w:top w:val="none" w:sz="0" w:space="0" w:color="auto"/>
        <w:left w:val="none" w:sz="0" w:space="0" w:color="auto"/>
        <w:bottom w:val="none" w:sz="0" w:space="0" w:color="auto"/>
        <w:right w:val="none" w:sz="0" w:space="0" w:color="auto"/>
      </w:divBdr>
    </w:div>
    <w:div w:id="809594718">
      <w:bodyDiv w:val="1"/>
      <w:marLeft w:val="0"/>
      <w:marRight w:val="0"/>
      <w:marTop w:val="0"/>
      <w:marBottom w:val="0"/>
      <w:divBdr>
        <w:top w:val="none" w:sz="0" w:space="0" w:color="auto"/>
        <w:left w:val="none" w:sz="0" w:space="0" w:color="auto"/>
        <w:bottom w:val="none" w:sz="0" w:space="0" w:color="auto"/>
        <w:right w:val="none" w:sz="0" w:space="0" w:color="auto"/>
      </w:divBdr>
    </w:div>
    <w:div w:id="813529717">
      <w:bodyDiv w:val="1"/>
      <w:marLeft w:val="0"/>
      <w:marRight w:val="0"/>
      <w:marTop w:val="0"/>
      <w:marBottom w:val="0"/>
      <w:divBdr>
        <w:top w:val="none" w:sz="0" w:space="0" w:color="auto"/>
        <w:left w:val="none" w:sz="0" w:space="0" w:color="auto"/>
        <w:bottom w:val="none" w:sz="0" w:space="0" w:color="auto"/>
        <w:right w:val="none" w:sz="0" w:space="0" w:color="auto"/>
      </w:divBdr>
    </w:div>
    <w:div w:id="814491330">
      <w:bodyDiv w:val="1"/>
      <w:marLeft w:val="0"/>
      <w:marRight w:val="0"/>
      <w:marTop w:val="0"/>
      <w:marBottom w:val="0"/>
      <w:divBdr>
        <w:top w:val="none" w:sz="0" w:space="0" w:color="auto"/>
        <w:left w:val="none" w:sz="0" w:space="0" w:color="auto"/>
        <w:bottom w:val="none" w:sz="0" w:space="0" w:color="auto"/>
        <w:right w:val="none" w:sz="0" w:space="0" w:color="auto"/>
      </w:divBdr>
    </w:div>
    <w:div w:id="816190485">
      <w:bodyDiv w:val="1"/>
      <w:marLeft w:val="0"/>
      <w:marRight w:val="0"/>
      <w:marTop w:val="0"/>
      <w:marBottom w:val="0"/>
      <w:divBdr>
        <w:top w:val="none" w:sz="0" w:space="0" w:color="auto"/>
        <w:left w:val="none" w:sz="0" w:space="0" w:color="auto"/>
        <w:bottom w:val="none" w:sz="0" w:space="0" w:color="auto"/>
        <w:right w:val="none" w:sz="0" w:space="0" w:color="auto"/>
      </w:divBdr>
    </w:div>
    <w:div w:id="816410502">
      <w:bodyDiv w:val="1"/>
      <w:marLeft w:val="0"/>
      <w:marRight w:val="0"/>
      <w:marTop w:val="0"/>
      <w:marBottom w:val="0"/>
      <w:divBdr>
        <w:top w:val="none" w:sz="0" w:space="0" w:color="auto"/>
        <w:left w:val="none" w:sz="0" w:space="0" w:color="auto"/>
        <w:bottom w:val="none" w:sz="0" w:space="0" w:color="auto"/>
        <w:right w:val="none" w:sz="0" w:space="0" w:color="auto"/>
      </w:divBdr>
    </w:div>
    <w:div w:id="817844677">
      <w:bodyDiv w:val="1"/>
      <w:marLeft w:val="0"/>
      <w:marRight w:val="0"/>
      <w:marTop w:val="0"/>
      <w:marBottom w:val="0"/>
      <w:divBdr>
        <w:top w:val="none" w:sz="0" w:space="0" w:color="auto"/>
        <w:left w:val="none" w:sz="0" w:space="0" w:color="auto"/>
        <w:bottom w:val="none" w:sz="0" w:space="0" w:color="auto"/>
        <w:right w:val="none" w:sz="0" w:space="0" w:color="auto"/>
      </w:divBdr>
    </w:div>
    <w:div w:id="818304970">
      <w:bodyDiv w:val="1"/>
      <w:marLeft w:val="0"/>
      <w:marRight w:val="0"/>
      <w:marTop w:val="0"/>
      <w:marBottom w:val="0"/>
      <w:divBdr>
        <w:top w:val="none" w:sz="0" w:space="0" w:color="auto"/>
        <w:left w:val="none" w:sz="0" w:space="0" w:color="auto"/>
        <w:bottom w:val="none" w:sz="0" w:space="0" w:color="auto"/>
        <w:right w:val="none" w:sz="0" w:space="0" w:color="auto"/>
      </w:divBdr>
    </w:div>
    <w:div w:id="820852809">
      <w:bodyDiv w:val="1"/>
      <w:marLeft w:val="0"/>
      <w:marRight w:val="0"/>
      <w:marTop w:val="0"/>
      <w:marBottom w:val="0"/>
      <w:divBdr>
        <w:top w:val="none" w:sz="0" w:space="0" w:color="auto"/>
        <w:left w:val="none" w:sz="0" w:space="0" w:color="auto"/>
        <w:bottom w:val="none" w:sz="0" w:space="0" w:color="auto"/>
        <w:right w:val="none" w:sz="0" w:space="0" w:color="auto"/>
      </w:divBdr>
    </w:div>
    <w:div w:id="821114766">
      <w:bodyDiv w:val="1"/>
      <w:marLeft w:val="0"/>
      <w:marRight w:val="0"/>
      <w:marTop w:val="0"/>
      <w:marBottom w:val="0"/>
      <w:divBdr>
        <w:top w:val="none" w:sz="0" w:space="0" w:color="auto"/>
        <w:left w:val="none" w:sz="0" w:space="0" w:color="auto"/>
        <w:bottom w:val="none" w:sz="0" w:space="0" w:color="auto"/>
        <w:right w:val="none" w:sz="0" w:space="0" w:color="auto"/>
      </w:divBdr>
    </w:div>
    <w:div w:id="821578700">
      <w:bodyDiv w:val="1"/>
      <w:marLeft w:val="0"/>
      <w:marRight w:val="0"/>
      <w:marTop w:val="0"/>
      <w:marBottom w:val="0"/>
      <w:divBdr>
        <w:top w:val="none" w:sz="0" w:space="0" w:color="auto"/>
        <w:left w:val="none" w:sz="0" w:space="0" w:color="auto"/>
        <w:bottom w:val="none" w:sz="0" w:space="0" w:color="auto"/>
        <w:right w:val="none" w:sz="0" w:space="0" w:color="auto"/>
      </w:divBdr>
    </w:div>
    <w:div w:id="821896188">
      <w:bodyDiv w:val="1"/>
      <w:marLeft w:val="0"/>
      <w:marRight w:val="0"/>
      <w:marTop w:val="0"/>
      <w:marBottom w:val="0"/>
      <w:divBdr>
        <w:top w:val="none" w:sz="0" w:space="0" w:color="auto"/>
        <w:left w:val="none" w:sz="0" w:space="0" w:color="auto"/>
        <w:bottom w:val="none" w:sz="0" w:space="0" w:color="auto"/>
        <w:right w:val="none" w:sz="0" w:space="0" w:color="auto"/>
      </w:divBdr>
    </w:div>
    <w:div w:id="822041269">
      <w:bodyDiv w:val="1"/>
      <w:marLeft w:val="0"/>
      <w:marRight w:val="0"/>
      <w:marTop w:val="0"/>
      <w:marBottom w:val="0"/>
      <w:divBdr>
        <w:top w:val="none" w:sz="0" w:space="0" w:color="auto"/>
        <w:left w:val="none" w:sz="0" w:space="0" w:color="auto"/>
        <w:bottom w:val="none" w:sz="0" w:space="0" w:color="auto"/>
        <w:right w:val="none" w:sz="0" w:space="0" w:color="auto"/>
      </w:divBdr>
    </w:div>
    <w:div w:id="824052890">
      <w:bodyDiv w:val="1"/>
      <w:marLeft w:val="0"/>
      <w:marRight w:val="0"/>
      <w:marTop w:val="0"/>
      <w:marBottom w:val="0"/>
      <w:divBdr>
        <w:top w:val="none" w:sz="0" w:space="0" w:color="auto"/>
        <w:left w:val="none" w:sz="0" w:space="0" w:color="auto"/>
        <w:bottom w:val="none" w:sz="0" w:space="0" w:color="auto"/>
        <w:right w:val="none" w:sz="0" w:space="0" w:color="auto"/>
      </w:divBdr>
    </w:div>
    <w:div w:id="824320974">
      <w:bodyDiv w:val="1"/>
      <w:marLeft w:val="0"/>
      <w:marRight w:val="0"/>
      <w:marTop w:val="0"/>
      <w:marBottom w:val="0"/>
      <w:divBdr>
        <w:top w:val="none" w:sz="0" w:space="0" w:color="auto"/>
        <w:left w:val="none" w:sz="0" w:space="0" w:color="auto"/>
        <w:bottom w:val="none" w:sz="0" w:space="0" w:color="auto"/>
        <w:right w:val="none" w:sz="0" w:space="0" w:color="auto"/>
      </w:divBdr>
    </w:div>
    <w:div w:id="824783442">
      <w:bodyDiv w:val="1"/>
      <w:marLeft w:val="0"/>
      <w:marRight w:val="0"/>
      <w:marTop w:val="0"/>
      <w:marBottom w:val="0"/>
      <w:divBdr>
        <w:top w:val="none" w:sz="0" w:space="0" w:color="auto"/>
        <w:left w:val="none" w:sz="0" w:space="0" w:color="auto"/>
        <w:bottom w:val="none" w:sz="0" w:space="0" w:color="auto"/>
        <w:right w:val="none" w:sz="0" w:space="0" w:color="auto"/>
      </w:divBdr>
    </w:div>
    <w:div w:id="825782755">
      <w:bodyDiv w:val="1"/>
      <w:marLeft w:val="0"/>
      <w:marRight w:val="0"/>
      <w:marTop w:val="0"/>
      <w:marBottom w:val="0"/>
      <w:divBdr>
        <w:top w:val="none" w:sz="0" w:space="0" w:color="auto"/>
        <w:left w:val="none" w:sz="0" w:space="0" w:color="auto"/>
        <w:bottom w:val="none" w:sz="0" w:space="0" w:color="auto"/>
        <w:right w:val="none" w:sz="0" w:space="0" w:color="auto"/>
      </w:divBdr>
    </w:div>
    <w:div w:id="825978335">
      <w:bodyDiv w:val="1"/>
      <w:marLeft w:val="0"/>
      <w:marRight w:val="0"/>
      <w:marTop w:val="0"/>
      <w:marBottom w:val="0"/>
      <w:divBdr>
        <w:top w:val="none" w:sz="0" w:space="0" w:color="auto"/>
        <w:left w:val="none" w:sz="0" w:space="0" w:color="auto"/>
        <w:bottom w:val="none" w:sz="0" w:space="0" w:color="auto"/>
        <w:right w:val="none" w:sz="0" w:space="0" w:color="auto"/>
      </w:divBdr>
    </w:div>
    <w:div w:id="826672699">
      <w:bodyDiv w:val="1"/>
      <w:marLeft w:val="0"/>
      <w:marRight w:val="0"/>
      <w:marTop w:val="0"/>
      <w:marBottom w:val="0"/>
      <w:divBdr>
        <w:top w:val="none" w:sz="0" w:space="0" w:color="auto"/>
        <w:left w:val="none" w:sz="0" w:space="0" w:color="auto"/>
        <w:bottom w:val="none" w:sz="0" w:space="0" w:color="auto"/>
        <w:right w:val="none" w:sz="0" w:space="0" w:color="auto"/>
      </w:divBdr>
    </w:div>
    <w:div w:id="828861394">
      <w:bodyDiv w:val="1"/>
      <w:marLeft w:val="0"/>
      <w:marRight w:val="0"/>
      <w:marTop w:val="0"/>
      <w:marBottom w:val="0"/>
      <w:divBdr>
        <w:top w:val="none" w:sz="0" w:space="0" w:color="auto"/>
        <w:left w:val="none" w:sz="0" w:space="0" w:color="auto"/>
        <w:bottom w:val="none" w:sz="0" w:space="0" w:color="auto"/>
        <w:right w:val="none" w:sz="0" w:space="0" w:color="auto"/>
      </w:divBdr>
    </w:div>
    <w:div w:id="830371843">
      <w:bodyDiv w:val="1"/>
      <w:marLeft w:val="0"/>
      <w:marRight w:val="0"/>
      <w:marTop w:val="0"/>
      <w:marBottom w:val="0"/>
      <w:divBdr>
        <w:top w:val="none" w:sz="0" w:space="0" w:color="auto"/>
        <w:left w:val="none" w:sz="0" w:space="0" w:color="auto"/>
        <w:bottom w:val="none" w:sz="0" w:space="0" w:color="auto"/>
        <w:right w:val="none" w:sz="0" w:space="0" w:color="auto"/>
      </w:divBdr>
    </w:div>
    <w:div w:id="831943547">
      <w:bodyDiv w:val="1"/>
      <w:marLeft w:val="0"/>
      <w:marRight w:val="0"/>
      <w:marTop w:val="0"/>
      <w:marBottom w:val="0"/>
      <w:divBdr>
        <w:top w:val="none" w:sz="0" w:space="0" w:color="auto"/>
        <w:left w:val="none" w:sz="0" w:space="0" w:color="auto"/>
        <w:bottom w:val="none" w:sz="0" w:space="0" w:color="auto"/>
        <w:right w:val="none" w:sz="0" w:space="0" w:color="auto"/>
      </w:divBdr>
    </w:div>
    <w:div w:id="832569492">
      <w:bodyDiv w:val="1"/>
      <w:marLeft w:val="0"/>
      <w:marRight w:val="0"/>
      <w:marTop w:val="0"/>
      <w:marBottom w:val="0"/>
      <w:divBdr>
        <w:top w:val="none" w:sz="0" w:space="0" w:color="auto"/>
        <w:left w:val="none" w:sz="0" w:space="0" w:color="auto"/>
        <w:bottom w:val="none" w:sz="0" w:space="0" w:color="auto"/>
        <w:right w:val="none" w:sz="0" w:space="0" w:color="auto"/>
      </w:divBdr>
    </w:div>
    <w:div w:id="834225836">
      <w:bodyDiv w:val="1"/>
      <w:marLeft w:val="0"/>
      <w:marRight w:val="0"/>
      <w:marTop w:val="0"/>
      <w:marBottom w:val="0"/>
      <w:divBdr>
        <w:top w:val="none" w:sz="0" w:space="0" w:color="auto"/>
        <w:left w:val="none" w:sz="0" w:space="0" w:color="auto"/>
        <w:bottom w:val="none" w:sz="0" w:space="0" w:color="auto"/>
        <w:right w:val="none" w:sz="0" w:space="0" w:color="auto"/>
      </w:divBdr>
    </w:div>
    <w:div w:id="834614191">
      <w:bodyDiv w:val="1"/>
      <w:marLeft w:val="0"/>
      <w:marRight w:val="0"/>
      <w:marTop w:val="0"/>
      <w:marBottom w:val="0"/>
      <w:divBdr>
        <w:top w:val="none" w:sz="0" w:space="0" w:color="auto"/>
        <w:left w:val="none" w:sz="0" w:space="0" w:color="auto"/>
        <w:bottom w:val="none" w:sz="0" w:space="0" w:color="auto"/>
        <w:right w:val="none" w:sz="0" w:space="0" w:color="auto"/>
      </w:divBdr>
    </w:div>
    <w:div w:id="834801382">
      <w:bodyDiv w:val="1"/>
      <w:marLeft w:val="0"/>
      <w:marRight w:val="0"/>
      <w:marTop w:val="0"/>
      <w:marBottom w:val="0"/>
      <w:divBdr>
        <w:top w:val="none" w:sz="0" w:space="0" w:color="auto"/>
        <w:left w:val="none" w:sz="0" w:space="0" w:color="auto"/>
        <w:bottom w:val="none" w:sz="0" w:space="0" w:color="auto"/>
        <w:right w:val="none" w:sz="0" w:space="0" w:color="auto"/>
      </w:divBdr>
    </w:div>
    <w:div w:id="835388830">
      <w:bodyDiv w:val="1"/>
      <w:marLeft w:val="0"/>
      <w:marRight w:val="0"/>
      <w:marTop w:val="0"/>
      <w:marBottom w:val="0"/>
      <w:divBdr>
        <w:top w:val="none" w:sz="0" w:space="0" w:color="auto"/>
        <w:left w:val="none" w:sz="0" w:space="0" w:color="auto"/>
        <w:bottom w:val="none" w:sz="0" w:space="0" w:color="auto"/>
        <w:right w:val="none" w:sz="0" w:space="0" w:color="auto"/>
      </w:divBdr>
    </w:div>
    <w:div w:id="836387349">
      <w:bodyDiv w:val="1"/>
      <w:marLeft w:val="0"/>
      <w:marRight w:val="0"/>
      <w:marTop w:val="0"/>
      <w:marBottom w:val="0"/>
      <w:divBdr>
        <w:top w:val="none" w:sz="0" w:space="0" w:color="auto"/>
        <w:left w:val="none" w:sz="0" w:space="0" w:color="auto"/>
        <w:bottom w:val="none" w:sz="0" w:space="0" w:color="auto"/>
        <w:right w:val="none" w:sz="0" w:space="0" w:color="auto"/>
      </w:divBdr>
    </w:div>
    <w:div w:id="837579110">
      <w:bodyDiv w:val="1"/>
      <w:marLeft w:val="0"/>
      <w:marRight w:val="0"/>
      <w:marTop w:val="0"/>
      <w:marBottom w:val="0"/>
      <w:divBdr>
        <w:top w:val="none" w:sz="0" w:space="0" w:color="auto"/>
        <w:left w:val="none" w:sz="0" w:space="0" w:color="auto"/>
        <w:bottom w:val="none" w:sz="0" w:space="0" w:color="auto"/>
        <w:right w:val="none" w:sz="0" w:space="0" w:color="auto"/>
      </w:divBdr>
    </w:div>
    <w:div w:id="838158946">
      <w:bodyDiv w:val="1"/>
      <w:marLeft w:val="0"/>
      <w:marRight w:val="0"/>
      <w:marTop w:val="0"/>
      <w:marBottom w:val="0"/>
      <w:divBdr>
        <w:top w:val="none" w:sz="0" w:space="0" w:color="auto"/>
        <w:left w:val="none" w:sz="0" w:space="0" w:color="auto"/>
        <w:bottom w:val="none" w:sz="0" w:space="0" w:color="auto"/>
        <w:right w:val="none" w:sz="0" w:space="0" w:color="auto"/>
      </w:divBdr>
    </w:div>
    <w:div w:id="839194946">
      <w:bodyDiv w:val="1"/>
      <w:marLeft w:val="0"/>
      <w:marRight w:val="0"/>
      <w:marTop w:val="0"/>
      <w:marBottom w:val="0"/>
      <w:divBdr>
        <w:top w:val="none" w:sz="0" w:space="0" w:color="auto"/>
        <w:left w:val="none" w:sz="0" w:space="0" w:color="auto"/>
        <w:bottom w:val="none" w:sz="0" w:space="0" w:color="auto"/>
        <w:right w:val="none" w:sz="0" w:space="0" w:color="auto"/>
      </w:divBdr>
    </w:div>
    <w:div w:id="841045307">
      <w:bodyDiv w:val="1"/>
      <w:marLeft w:val="0"/>
      <w:marRight w:val="0"/>
      <w:marTop w:val="0"/>
      <w:marBottom w:val="0"/>
      <w:divBdr>
        <w:top w:val="none" w:sz="0" w:space="0" w:color="auto"/>
        <w:left w:val="none" w:sz="0" w:space="0" w:color="auto"/>
        <w:bottom w:val="none" w:sz="0" w:space="0" w:color="auto"/>
        <w:right w:val="none" w:sz="0" w:space="0" w:color="auto"/>
      </w:divBdr>
    </w:div>
    <w:div w:id="842083877">
      <w:bodyDiv w:val="1"/>
      <w:marLeft w:val="0"/>
      <w:marRight w:val="0"/>
      <w:marTop w:val="0"/>
      <w:marBottom w:val="0"/>
      <w:divBdr>
        <w:top w:val="none" w:sz="0" w:space="0" w:color="auto"/>
        <w:left w:val="none" w:sz="0" w:space="0" w:color="auto"/>
        <w:bottom w:val="none" w:sz="0" w:space="0" w:color="auto"/>
        <w:right w:val="none" w:sz="0" w:space="0" w:color="auto"/>
      </w:divBdr>
    </w:div>
    <w:div w:id="843590284">
      <w:bodyDiv w:val="1"/>
      <w:marLeft w:val="0"/>
      <w:marRight w:val="0"/>
      <w:marTop w:val="0"/>
      <w:marBottom w:val="0"/>
      <w:divBdr>
        <w:top w:val="none" w:sz="0" w:space="0" w:color="auto"/>
        <w:left w:val="none" w:sz="0" w:space="0" w:color="auto"/>
        <w:bottom w:val="none" w:sz="0" w:space="0" w:color="auto"/>
        <w:right w:val="none" w:sz="0" w:space="0" w:color="auto"/>
      </w:divBdr>
    </w:div>
    <w:div w:id="845943520">
      <w:bodyDiv w:val="1"/>
      <w:marLeft w:val="0"/>
      <w:marRight w:val="0"/>
      <w:marTop w:val="0"/>
      <w:marBottom w:val="0"/>
      <w:divBdr>
        <w:top w:val="none" w:sz="0" w:space="0" w:color="auto"/>
        <w:left w:val="none" w:sz="0" w:space="0" w:color="auto"/>
        <w:bottom w:val="none" w:sz="0" w:space="0" w:color="auto"/>
        <w:right w:val="none" w:sz="0" w:space="0" w:color="auto"/>
      </w:divBdr>
    </w:div>
    <w:div w:id="847065673">
      <w:bodyDiv w:val="1"/>
      <w:marLeft w:val="0"/>
      <w:marRight w:val="0"/>
      <w:marTop w:val="0"/>
      <w:marBottom w:val="0"/>
      <w:divBdr>
        <w:top w:val="none" w:sz="0" w:space="0" w:color="auto"/>
        <w:left w:val="none" w:sz="0" w:space="0" w:color="auto"/>
        <w:bottom w:val="none" w:sz="0" w:space="0" w:color="auto"/>
        <w:right w:val="none" w:sz="0" w:space="0" w:color="auto"/>
      </w:divBdr>
    </w:div>
    <w:div w:id="847334025">
      <w:bodyDiv w:val="1"/>
      <w:marLeft w:val="0"/>
      <w:marRight w:val="0"/>
      <w:marTop w:val="0"/>
      <w:marBottom w:val="0"/>
      <w:divBdr>
        <w:top w:val="none" w:sz="0" w:space="0" w:color="auto"/>
        <w:left w:val="none" w:sz="0" w:space="0" w:color="auto"/>
        <w:bottom w:val="none" w:sz="0" w:space="0" w:color="auto"/>
        <w:right w:val="none" w:sz="0" w:space="0" w:color="auto"/>
      </w:divBdr>
    </w:div>
    <w:div w:id="848519747">
      <w:bodyDiv w:val="1"/>
      <w:marLeft w:val="0"/>
      <w:marRight w:val="0"/>
      <w:marTop w:val="0"/>
      <w:marBottom w:val="0"/>
      <w:divBdr>
        <w:top w:val="none" w:sz="0" w:space="0" w:color="auto"/>
        <w:left w:val="none" w:sz="0" w:space="0" w:color="auto"/>
        <w:bottom w:val="none" w:sz="0" w:space="0" w:color="auto"/>
        <w:right w:val="none" w:sz="0" w:space="0" w:color="auto"/>
      </w:divBdr>
    </w:div>
    <w:div w:id="848712215">
      <w:bodyDiv w:val="1"/>
      <w:marLeft w:val="0"/>
      <w:marRight w:val="0"/>
      <w:marTop w:val="0"/>
      <w:marBottom w:val="0"/>
      <w:divBdr>
        <w:top w:val="none" w:sz="0" w:space="0" w:color="auto"/>
        <w:left w:val="none" w:sz="0" w:space="0" w:color="auto"/>
        <w:bottom w:val="none" w:sz="0" w:space="0" w:color="auto"/>
        <w:right w:val="none" w:sz="0" w:space="0" w:color="auto"/>
      </w:divBdr>
    </w:div>
    <w:div w:id="849413474">
      <w:bodyDiv w:val="1"/>
      <w:marLeft w:val="0"/>
      <w:marRight w:val="0"/>
      <w:marTop w:val="0"/>
      <w:marBottom w:val="0"/>
      <w:divBdr>
        <w:top w:val="none" w:sz="0" w:space="0" w:color="auto"/>
        <w:left w:val="none" w:sz="0" w:space="0" w:color="auto"/>
        <w:bottom w:val="none" w:sz="0" w:space="0" w:color="auto"/>
        <w:right w:val="none" w:sz="0" w:space="0" w:color="auto"/>
      </w:divBdr>
    </w:div>
    <w:div w:id="850727821">
      <w:bodyDiv w:val="1"/>
      <w:marLeft w:val="0"/>
      <w:marRight w:val="0"/>
      <w:marTop w:val="0"/>
      <w:marBottom w:val="0"/>
      <w:divBdr>
        <w:top w:val="none" w:sz="0" w:space="0" w:color="auto"/>
        <w:left w:val="none" w:sz="0" w:space="0" w:color="auto"/>
        <w:bottom w:val="none" w:sz="0" w:space="0" w:color="auto"/>
        <w:right w:val="none" w:sz="0" w:space="0" w:color="auto"/>
      </w:divBdr>
    </w:div>
    <w:div w:id="851997469">
      <w:bodyDiv w:val="1"/>
      <w:marLeft w:val="0"/>
      <w:marRight w:val="0"/>
      <w:marTop w:val="0"/>
      <w:marBottom w:val="0"/>
      <w:divBdr>
        <w:top w:val="none" w:sz="0" w:space="0" w:color="auto"/>
        <w:left w:val="none" w:sz="0" w:space="0" w:color="auto"/>
        <w:bottom w:val="none" w:sz="0" w:space="0" w:color="auto"/>
        <w:right w:val="none" w:sz="0" w:space="0" w:color="auto"/>
      </w:divBdr>
    </w:div>
    <w:div w:id="852570313">
      <w:bodyDiv w:val="1"/>
      <w:marLeft w:val="0"/>
      <w:marRight w:val="0"/>
      <w:marTop w:val="0"/>
      <w:marBottom w:val="0"/>
      <w:divBdr>
        <w:top w:val="none" w:sz="0" w:space="0" w:color="auto"/>
        <w:left w:val="none" w:sz="0" w:space="0" w:color="auto"/>
        <w:bottom w:val="none" w:sz="0" w:space="0" w:color="auto"/>
        <w:right w:val="none" w:sz="0" w:space="0" w:color="auto"/>
      </w:divBdr>
    </w:div>
    <w:div w:id="856625156">
      <w:bodyDiv w:val="1"/>
      <w:marLeft w:val="0"/>
      <w:marRight w:val="0"/>
      <w:marTop w:val="0"/>
      <w:marBottom w:val="0"/>
      <w:divBdr>
        <w:top w:val="none" w:sz="0" w:space="0" w:color="auto"/>
        <w:left w:val="none" w:sz="0" w:space="0" w:color="auto"/>
        <w:bottom w:val="none" w:sz="0" w:space="0" w:color="auto"/>
        <w:right w:val="none" w:sz="0" w:space="0" w:color="auto"/>
      </w:divBdr>
    </w:div>
    <w:div w:id="858738382">
      <w:bodyDiv w:val="1"/>
      <w:marLeft w:val="0"/>
      <w:marRight w:val="0"/>
      <w:marTop w:val="0"/>
      <w:marBottom w:val="0"/>
      <w:divBdr>
        <w:top w:val="none" w:sz="0" w:space="0" w:color="auto"/>
        <w:left w:val="none" w:sz="0" w:space="0" w:color="auto"/>
        <w:bottom w:val="none" w:sz="0" w:space="0" w:color="auto"/>
        <w:right w:val="none" w:sz="0" w:space="0" w:color="auto"/>
      </w:divBdr>
    </w:div>
    <w:div w:id="860241715">
      <w:bodyDiv w:val="1"/>
      <w:marLeft w:val="0"/>
      <w:marRight w:val="0"/>
      <w:marTop w:val="0"/>
      <w:marBottom w:val="0"/>
      <w:divBdr>
        <w:top w:val="none" w:sz="0" w:space="0" w:color="auto"/>
        <w:left w:val="none" w:sz="0" w:space="0" w:color="auto"/>
        <w:bottom w:val="none" w:sz="0" w:space="0" w:color="auto"/>
        <w:right w:val="none" w:sz="0" w:space="0" w:color="auto"/>
      </w:divBdr>
    </w:div>
    <w:div w:id="860972971">
      <w:bodyDiv w:val="1"/>
      <w:marLeft w:val="0"/>
      <w:marRight w:val="0"/>
      <w:marTop w:val="0"/>
      <w:marBottom w:val="0"/>
      <w:divBdr>
        <w:top w:val="none" w:sz="0" w:space="0" w:color="auto"/>
        <w:left w:val="none" w:sz="0" w:space="0" w:color="auto"/>
        <w:bottom w:val="none" w:sz="0" w:space="0" w:color="auto"/>
        <w:right w:val="none" w:sz="0" w:space="0" w:color="auto"/>
      </w:divBdr>
    </w:div>
    <w:div w:id="865218866">
      <w:bodyDiv w:val="1"/>
      <w:marLeft w:val="0"/>
      <w:marRight w:val="0"/>
      <w:marTop w:val="0"/>
      <w:marBottom w:val="0"/>
      <w:divBdr>
        <w:top w:val="none" w:sz="0" w:space="0" w:color="auto"/>
        <w:left w:val="none" w:sz="0" w:space="0" w:color="auto"/>
        <w:bottom w:val="none" w:sz="0" w:space="0" w:color="auto"/>
        <w:right w:val="none" w:sz="0" w:space="0" w:color="auto"/>
      </w:divBdr>
    </w:div>
    <w:div w:id="870386172">
      <w:bodyDiv w:val="1"/>
      <w:marLeft w:val="0"/>
      <w:marRight w:val="0"/>
      <w:marTop w:val="0"/>
      <w:marBottom w:val="0"/>
      <w:divBdr>
        <w:top w:val="none" w:sz="0" w:space="0" w:color="auto"/>
        <w:left w:val="none" w:sz="0" w:space="0" w:color="auto"/>
        <w:bottom w:val="none" w:sz="0" w:space="0" w:color="auto"/>
        <w:right w:val="none" w:sz="0" w:space="0" w:color="auto"/>
      </w:divBdr>
    </w:div>
    <w:div w:id="874730303">
      <w:bodyDiv w:val="1"/>
      <w:marLeft w:val="0"/>
      <w:marRight w:val="0"/>
      <w:marTop w:val="0"/>
      <w:marBottom w:val="0"/>
      <w:divBdr>
        <w:top w:val="none" w:sz="0" w:space="0" w:color="auto"/>
        <w:left w:val="none" w:sz="0" w:space="0" w:color="auto"/>
        <w:bottom w:val="none" w:sz="0" w:space="0" w:color="auto"/>
        <w:right w:val="none" w:sz="0" w:space="0" w:color="auto"/>
      </w:divBdr>
    </w:div>
    <w:div w:id="877281994">
      <w:bodyDiv w:val="1"/>
      <w:marLeft w:val="0"/>
      <w:marRight w:val="0"/>
      <w:marTop w:val="0"/>
      <w:marBottom w:val="0"/>
      <w:divBdr>
        <w:top w:val="none" w:sz="0" w:space="0" w:color="auto"/>
        <w:left w:val="none" w:sz="0" w:space="0" w:color="auto"/>
        <w:bottom w:val="none" w:sz="0" w:space="0" w:color="auto"/>
        <w:right w:val="none" w:sz="0" w:space="0" w:color="auto"/>
      </w:divBdr>
    </w:div>
    <w:div w:id="878474857">
      <w:bodyDiv w:val="1"/>
      <w:marLeft w:val="0"/>
      <w:marRight w:val="0"/>
      <w:marTop w:val="0"/>
      <w:marBottom w:val="0"/>
      <w:divBdr>
        <w:top w:val="none" w:sz="0" w:space="0" w:color="auto"/>
        <w:left w:val="none" w:sz="0" w:space="0" w:color="auto"/>
        <w:bottom w:val="none" w:sz="0" w:space="0" w:color="auto"/>
        <w:right w:val="none" w:sz="0" w:space="0" w:color="auto"/>
      </w:divBdr>
    </w:div>
    <w:div w:id="878858895">
      <w:bodyDiv w:val="1"/>
      <w:marLeft w:val="0"/>
      <w:marRight w:val="0"/>
      <w:marTop w:val="0"/>
      <w:marBottom w:val="0"/>
      <w:divBdr>
        <w:top w:val="none" w:sz="0" w:space="0" w:color="auto"/>
        <w:left w:val="none" w:sz="0" w:space="0" w:color="auto"/>
        <w:bottom w:val="none" w:sz="0" w:space="0" w:color="auto"/>
        <w:right w:val="none" w:sz="0" w:space="0" w:color="auto"/>
      </w:divBdr>
    </w:div>
    <w:div w:id="879438690">
      <w:bodyDiv w:val="1"/>
      <w:marLeft w:val="0"/>
      <w:marRight w:val="0"/>
      <w:marTop w:val="0"/>
      <w:marBottom w:val="0"/>
      <w:divBdr>
        <w:top w:val="none" w:sz="0" w:space="0" w:color="auto"/>
        <w:left w:val="none" w:sz="0" w:space="0" w:color="auto"/>
        <w:bottom w:val="none" w:sz="0" w:space="0" w:color="auto"/>
        <w:right w:val="none" w:sz="0" w:space="0" w:color="auto"/>
      </w:divBdr>
    </w:div>
    <w:div w:id="881359543">
      <w:bodyDiv w:val="1"/>
      <w:marLeft w:val="0"/>
      <w:marRight w:val="0"/>
      <w:marTop w:val="0"/>
      <w:marBottom w:val="0"/>
      <w:divBdr>
        <w:top w:val="none" w:sz="0" w:space="0" w:color="auto"/>
        <w:left w:val="none" w:sz="0" w:space="0" w:color="auto"/>
        <w:bottom w:val="none" w:sz="0" w:space="0" w:color="auto"/>
        <w:right w:val="none" w:sz="0" w:space="0" w:color="auto"/>
      </w:divBdr>
    </w:div>
    <w:div w:id="882063749">
      <w:bodyDiv w:val="1"/>
      <w:marLeft w:val="0"/>
      <w:marRight w:val="0"/>
      <w:marTop w:val="0"/>
      <w:marBottom w:val="0"/>
      <w:divBdr>
        <w:top w:val="none" w:sz="0" w:space="0" w:color="auto"/>
        <w:left w:val="none" w:sz="0" w:space="0" w:color="auto"/>
        <w:bottom w:val="none" w:sz="0" w:space="0" w:color="auto"/>
        <w:right w:val="none" w:sz="0" w:space="0" w:color="auto"/>
      </w:divBdr>
    </w:div>
    <w:div w:id="882981223">
      <w:bodyDiv w:val="1"/>
      <w:marLeft w:val="0"/>
      <w:marRight w:val="0"/>
      <w:marTop w:val="0"/>
      <w:marBottom w:val="0"/>
      <w:divBdr>
        <w:top w:val="none" w:sz="0" w:space="0" w:color="auto"/>
        <w:left w:val="none" w:sz="0" w:space="0" w:color="auto"/>
        <w:bottom w:val="none" w:sz="0" w:space="0" w:color="auto"/>
        <w:right w:val="none" w:sz="0" w:space="0" w:color="auto"/>
      </w:divBdr>
    </w:div>
    <w:div w:id="885875240">
      <w:bodyDiv w:val="1"/>
      <w:marLeft w:val="0"/>
      <w:marRight w:val="0"/>
      <w:marTop w:val="0"/>
      <w:marBottom w:val="0"/>
      <w:divBdr>
        <w:top w:val="none" w:sz="0" w:space="0" w:color="auto"/>
        <w:left w:val="none" w:sz="0" w:space="0" w:color="auto"/>
        <w:bottom w:val="none" w:sz="0" w:space="0" w:color="auto"/>
        <w:right w:val="none" w:sz="0" w:space="0" w:color="auto"/>
      </w:divBdr>
    </w:div>
    <w:div w:id="888420830">
      <w:bodyDiv w:val="1"/>
      <w:marLeft w:val="0"/>
      <w:marRight w:val="0"/>
      <w:marTop w:val="0"/>
      <w:marBottom w:val="0"/>
      <w:divBdr>
        <w:top w:val="none" w:sz="0" w:space="0" w:color="auto"/>
        <w:left w:val="none" w:sz="0" w:space="0" w:color="auto"/>
        <w:bottom w:val="none" w:sz="0" w:space="0" w:color="auto"/>
        <w:right w:val="none" w:sz="0" w:space="0" w:color="auto"/>
      </w:divBdr>
    </w:div>
    <w:div w:id="889077930">
      <w:bodyDiv w:val="1"/>
      <w:marLeft w:val="0"/>
      <w:marRight w:val="0"/>
      <w:marTop w:val="0"/>
      <w:marBottom w:val="0"/>
      <w:divBdr>
        <w:top w:val="none" w:sz="0" w:space="0" w:color="auto"/>
        <w:left w:val="none" w:sz="0" w:space="0" w:color="auto"/>
        <w:bottom w:val="none" w:sz="0" w:space="0" w:color="auto"/>
        <w:right w:val="none" w:sz="0" w:space="0" w:color="auto"/>
      </w:divBdr>
    </w:div>
    <w:div w:id="891693037">
      <w:bodyDiv w:val="1"/>
      <w:marLeft w:val="0"/>
      <w:marRight w:val="0"/>
      <w:marTop w:val="0"/>
      <w:marBottom w:val="0"/>
      <w:divBdr>
        <w:top w:val="none" w:sz="0" w:space="0" w:color="auto"/>
        <w:left w:val="none" w:sz="0" w:space="0" w:color="auto"/>
        <w:bottom w:val="none" w:sz="0" w:space="0" w:color="auto"/>
        <w:right w:val="none" w:sz="0" w:space="0" w:color="auto"/>
      </w:divBdr>
    </w:div>
    <w:div w:id="894897918">
      <w:bodyDiv w:val="1"/>
      <w:marLeft w:val="0"/>
      <w:marRight w:val="0"/>
      <w:marTop w:val="0"/>
      <w:marBottom w:val="0"/>
      <w:divBdr>
        <w:top w:val="none" w:sz="0" w:space="0" w:color="auto"/>
        <w:left w:val="none" w:sz="0" w:space="0" w:color="auto"/>
        <w:bottom w:val="none" w:sz="0" w:space="0" w:color="auto"/>
        <w:right w:val="none" w:sz="0" w:space="0" w:color="auto"/>
      </w:divBdr>
    </w:div>
    <w:div w:id="898054274">
      <w:bodyDiv w:val="1"/>
      <w:marLeft w:val="0"/>
      <w:marRight w:val="0"/>
      <w:marTop w:val="0"/>
      <w:marBottom w:val="0"/>
      <w:divBdr>
        <w:top w:val="none" w:sz="0" w:space="0" w:color="auto"/>
        <w:left w:val="none" w:sz="0" w:space="0" w:color="auto"/>
        <w:bottom w:val="none" w:sz="0" w:space="0" w:color="auto"/>
        <w:right w:val="none" w:sz="0" w:space="0" w:color="auto"/>
      </w:divBdr>
    </w:div>
    <w:div w:id="902060750">
      <w:bodyDiv w:val="1"/>
      <w:marLeft w:val="0"/>
      <w:marRight w:val="0"/>
      <w:marTop w:val="0"/>
      <w:marBottom w:val="0"/>
      <w:divBdr>
        <w:top w:val="none" w:sz="0" w:space="0" w:color="auto"/>
        <w:left w:val="none" w:sz="0" w:space="0" w:color="auto"/>
        <w:bottom w:val="none" w:sz="0" w:space="0" w:color="auto"/>
        <w:right w:val="none" w:sz="0" w:space="0" w:color="auto"/>
      </w:divBdr>
    </w:div>
    <w:div w:id="902715927">
      <w:bodyDiv w:val="1"/>
      <w:marLeft w:val="0"/>
      <w:marRight w:val="0"/>
      <w:marTop w:val="0"/>
      <w:marBottom w:val="0"/>
      <w:divBdr>
        <w:top w:val="none" w:sz="0" w:space="0" w:color="auto"/>
        <w:left w:val="none" w:sz="0" w:space="0" w:color="auto"/>
        <w:bottom w:val="none" w:sz="0" w:space="0" w:color="auto"/>
        <w:right w:val="none" w:sz="0" w:space="0" w:color="auto"/>
      </w:divBdr>
    </w:div>
    <w:div w:id="906189501">
      <w:bodyDiv w:val="1"/>
      <w:marLeft w:val="0"/>
      <w:marRight w:val="0"/>
      <w:marTop w:val="0"/>
      <w:marBottom w:val="0"/>
      <w:divBdr>
        <w:top w:val="none" w:sz="0" w:space="0" w:color="auto"/>
        <w:left w:val="none" w:sz="0" w:space="0" w:color="auto"/>
        <w:bottom w:val="none" w:sz="0" w:space="0" w:color="auto"/>
        <w:right w:val="none" w:sz="0" w:space="0" w:color="auto"/>
      </w:divBdr>
    </w:div>
    <w:div w:id="906577158">
      <w:bodyDiv w:val="1"/>
      <w:marLeft w:val="0"/>
      <w:marRight w:val="0"/>
      <w:marTop w:val="0"/>
      <w:marBottom w:val="0"/>
      <w:divBdr>
        <w:top w:val="none" w:sz="0" w:space="0" w:color="auto"/>
        <w:left w:val="none" w:sz="0" w:space="0" w:color="auto"/>
        <w:bottom w:val="none" w:sz="0" w:space="0" w:color="auto"/>
        <w:right w:val="none" w:sz="0" w:space="0" w:color="auto"/>
      </w:divBdr>
    </w:div>
    <w:div w:id="906649018">
      <w:bodyDiv w:val="1"/>
      <w:marLeft w:val="0"/>
      <w:marRight w:val="0"/>
      <w:marTop w:val="0"/>
      <w:marBottom w:val="0"/>
      <w:divBdr>
        <w:top w:val="none" w:sz="0" w:space="0" w:color="auto"/>
        <w:left w:val="none" w:sz="0" w:space="0" w:color="auto"/>
        <w:bottom w:val="none" w:sz="0" w:space="0" w:color="auto"/>
        <w:right w:val="none" w:sz="0" w:space="0" w:color="auto"/>
      </w:divBdr>
    </w:div>
    <w:div w:id="909387308">
      <w:bodyDiv w:val="1"/>
      <w:marLeft w:val="0"/>
      <w:marRight w:val="0"/>
      <w:marTop w:val="0"/>
      <w:marBottom w:val="0"/>
      <w:divBdr>
        <w:top w:val="none" w:sz="0" w:space="0" w:color="auto"/>
        <w:left w:val="none" w:sz="0" w:space="0" w:color="auto"/>
        <w:bottom w:val="none" w:sz="0" w:space="0" w:color="auto"/>
        <w:right w:val="none" w:sz="0" w:space="0" w:color="auto"/>
      </w:divBdr>
    </w:div>
    <w:div w:id="913123841">
      <w:bodyDiv w:val="1"/>
      <w:marLeft w:val="0"/>
      <w:marRight w:val="0"/>
      <w:marTop w:val="0"/>
      <w:marBottom w:val="0"/>
      <w:divBdr>
        <w:top w:val="none" w:sz="0" w:space="0" w:color="auto"/>
        <w:left w:val="none" w:sz="0" w:space="0" w:color="auto"/>
        <w:bottom w:val="none" w:sz="0" w:space="0" w:color="auto"/>
        <w:right w:val="none" w:sz="0" w:space="0" w:color="auto"/>
      </w:divBdr>
    </w:div>
    <w:div w:id="914510398">
      <w:bodyDiv w:val="1"/>
      <w:marLeft w:val="0"/>
      <w:marRight w:val="0"/>
      <w:marTop w:val="0"/>
      <w:marBottom w:val="0"/>
      <w:divBdr>
        <w:top w:val="none" w:sz="0" w:space="0" w:color="auto"/>
        <w:left w:val="none" w:sz="0" w:space="0" w:color="auto"/>
        <w:bottom w:val="none" w:sz="0" w:space="0" w:color="auto"/>
        <w:right w:val="none" w:sz="0" w:space="0" w:color="auto"/>
      </w:divBdr>
    </w:div>
    <w:div w:id="914780059">
      <w:bodyDiv w:val="1"/>
      <w:marLeft w:val="0"/>
      <w:marRight w:val="0"/>
      <w:marTop w:val="0"/>
      <w:marBottom w:val="0"/>
      <w:divBdr>
        <w:top w:val="none" w:sz="0" w:space="0" w:color="auto"/>
        <w:left w:val="none" w:sz="0" w:space="0" w:color="auto"/>
        <w:bottom w:val="none" w:sz="0" w:space="0" w:color="auto"/>
        <w:right w:val="none" w:sz="0" w:space="0" w:color="auto"/>
      </w:divBdr>
    </w:div>
    <w:div w:id="915438626">
      <w:bodyDiv w:val="1"/>
      <w:marLeft w:val="0"/>
      <w:marRight w:val="0"/>
      <w:marTop w:val="0"/>
      <w:marBottom w:val="0"/>
      <w:divBdr>
        <w:top w:val="none" w:sz="0" w:space="0" w:color="auto"/>
        <w:left w:val="none" w:sz="0" w:space="0" w:color="auto"/>
        <w:bottom w:val="none" w:sz="0" w:space="0" w:color="auto"/>
        <w:right w:val="none" w:sz="0" w:space="0" w:color="auto"/>
      </w:divBdr>
    </w:div>
    <w:div w:id="916597734">
      <w:bodyDiv w:val="1"/>
      <w:marLeft w:val="0"/>
      <w:marRight w:val="0"/>
      <w:marTop w:val="0"/>
      <w:marBottom w:val="0"/>
      <w:divBdr>
        <w:top w:val="none" w:sz="0" w:space="0" w:color="auto"/>
        <w:left w:val="none" w:sz="0" w:space="0" w:color="auto"/>
        <w:bottom w:val="none" w:sz="0" w:space="0" w:color="auto"/>
        <w:right w:val="none" w:sz="0" w:space="0" w:color="auto"/>
      </w:divBdr>
    </w:div>
    <w:div w:id="918252699">
      <w:bodyDiv w:val="1"/>
      <w:marLeft w:val="0"/>
      <w:marRight w:val="0"/>
      <w:marTop w:val="0"/>
      <w:marBottom w:val="0"/>
      <w:divBdr>
        <w:top w:val="none" w:sz="0" w:space="0" w:color="auto"/>
        <w:left w:val="none" w:sz="0" w:space="0" w:color="auto"/>
        <w:bottom w:val="none" w:sz="0" w:space="0" w:color="auto"/>
        <w:right w:val="none" w:sz="0" w:space="0" w:color="auto"/>
      </w:divBdr>
    </w:div>
    <w:div w:id="920724526">
      <w:bodyDiv w:val="1"/>
      <w:marLeft w:val="0"/>
      <w:marRight w:val="0"/>
      <w:marTop w:val="0"/>
      <w:marBottom w:val="0"/>
      <w:divBdr>
        <w:top w:val="none" w:sz="0" w:space="0" w:color="auto"/>
        <w:left w:val="none" w:sz="0" w:space="0" w:color="auto"/>
        <w:bottom w:val="none" w:sz="0" w:space="0" w:color="auto"/>
        <w:right w:val="none" w:sz="0" w:space="0" w:color="auto"/>
      </w:divBdr>
    </w:div>
    <w:div w:id="921455901">
      <w:bodyDiv w:val="1"/>
      <w:marLeft w:val="0"/>
      <w:marRight w:val="0"/>
      <w:marTop w:val="0"/>
      <w:marBottom w:val="0"/>
      <w:divBdr>
        <w:top w:val="none" w:sz="0" w:space="0" w:color="auto"/>
        <w:left w:val="none" w:sz="0" w:space="0" w:color="auto"/>
        <w:bottom w:val="none" w:sz="0" w:space="0" w:color="auto"/>
        <w:right w:val="none" w:sz="0" w:space="0" w:color="auto"/>
      </w:divBdr>
    </w:div>
    <w:div w:id="923881485">
      <w:bodyDiv w:val="1"/>
      <w:marLeft w:val="0"/>
      <w:marRight w:val="0"/>
      <w:marTop w:val="0"/>
      <w:marBottom w:val="0"/>
      <w:divBdr>
        <w:top w:val="none" w:sz="0" w:space="0" w:color="auto"/>
        <w:left w:val="none" w:sz="0" w:space="0" w:color="auto"/>
        <w:bottom w:val="none" w:sz="0" w:space="0" w:color="auto"/>
        <w:right w:val="none" w:sz="0" w:space="0" w:color="auto"/>
      </w:divBdr>
    </w:div>
    <w:div w:id="924145491">
      <w:bodyDiv w:val="1"/>
      <w:marLeft w:val="0"/>
      <w:marRight w:val="0"/>
      <w:marTop w:val="0"/>
      <w:marBottom w:val="0"/>
      <w:divBdr>
        <w:top w:val="none" w:sz="0" w:space="0" w:color="auto"/>
        <w:left w:val="none" w:sz="0" w:space="0" w:color="auto"/>
        <w:bottom w:val="none" w:sz="0" w:space="0" w:color="auto"/>
        <w:right w:val="none" w:sz="0" w:space="0" w:color="auto"/>
      </w:divBdr>
    </w:div>
    <w:div w:id="924414787">
      <w:bodyDiv w:val="1"/>
      <w:marLeft w:val="0"/>
      <w:marRight w:val="0"/>
      <w:marTop w:val="0"/>
      <w:marBottom w:val="0"/>
      <w:divBdr>
        <w:top w:val="none" w:sz="0" w:space="0" w:color="auto"/>
        <w:left w:val="none" w:sz="0" w:space="0" w:color="auto"/>
        <w:bottom w:val="none" w:sz="0" w:space="0" w:color="auto"/>
        <w:right w:val="none" w:sz="0" w:space="0" w:color="auto"/>
      </w:divBdr>
    </w:div>
    <w:div w:id="924608240">
      <w:bodyDiv w:val="1"/>
      <w:marLeft w:val="0"/>
      <w:marRight w:val="0"/>
      <w:marTop w:val="0"/>
      <w:marBottom w:val="0"/>
      <w:divBdr>
        <w:top w:val="none" w:sz="0" w:space="0" w:color="auto"/>
        <w:left w:val="none" w:sz="0" w:space="0" w:color="auto"/>
        <w:bottom w:val="none" w:sz="0" w:space="0" w:color="auto"/>
        <w:right w:val="none" w:sz="0" w:space="0" w:color="auto"/>
      </w:divBdr>
    </w:div>
    <w:div w:id="925648305">
      <w:bodyDiv w:val="1"/>
      <w:marLeft w:val="0"/>
      <w:marRight w:val="0"/>
      <w:marTop w:val="0"/>
      <w:marBottom w:val="0"/>
      <w:divBdr>
        <w:top w:val="none" w:sz="0" w:space="0" w:color="auto"/>
        <w:left w:val="none" w:sz="0" w:space="0" w:color="auto"/>
        <w:bottom w:val="none" w:sz="0" w:space="0" w:color="auto"/>
        <w:right w:val="none" w:sz="0" w:space="0" w:color="auto"/>
      </w:divBdr>
    </w:div>
    <w:div w:id="927428466">
      <w:bodyDiv w:val="1"/>
      <w:marLeft w:val="0"/>
      <w:marRight w:val="0"/>
      <w:marTop w:val="0"/>
      <w:marBottom w:val="0"/>
      <w:divBdr>
        <w:top w:val="none" w:sz="0" w:space="0" w:color="auto"/>
        <w:left w:val="none" w:sz="0" w:space="0" w:color="auto"/>
        <w:bottom w:val="none" w:sz="0" w:space="0" w:color="auto"/>
        <w:right w:val="none" w:sz="0" w:space="0" w:color="auto"/>
      </w:divBdr>
    </w:div>
    <w:div w:id="929046432">
      <w:bodyDiv w:val="1"/>
      <w:marLeft w:val="0"/>
      <w:marRight w:val="0"/>
      <w:marTop w:val="0"/>
      <w:marBottom w:val="0"/>
      <w:divBdr>
        <w:top w:val="none" w:sz="0" w:space="0" w:color="auto"/>
        <w:left w:val="none" w:sz="0" w:space="0" w:color="auto"/>
        <w:bottom w:val="none" w:sz="0" w:space="0" w:color="auto"/>
        <w:right w:val="none" w:sz="0" w:space="0" w:color="auto"/>
      </w:divBdr>
    </w:div>
    <w:div w:id="930355503">
      <w:bodyDiv w:val="1"/>
      <w:marLeft w:val="0"/>
      <w:marRight w:val="0"/>
      <w:marTop w:val="0"/>
      <w:marBottom w:val="0"/>
      <w:divBdr>
        <w:top w:val="none" w:sz="0" w:space="0" w:color="auto"/>
        <w:left w:val="none" w:sz="0" w:space="0" w:color="auto"/>
        <w:bottom w:val="none" w:sz="0" w:space="0" w:color="auto"/>
        <w:right w:val="none" w:sz="0" w:space="0" w:color="auto"/>
      </w:divBdr>
    </w:div>
    <w:div w:id="932931419">
      <w:bodyDiv w:val="1"/>
      <w:marLeft w:val="0"/>
      <w:marRight w:val="0"/>
      <w:marTop w:val="0"/>
      <w:marBottom w:val="0"/>
      <w:divBdr>
        <w:top w:val="none" w:sz="0" w:space="0" w:color="auto"/>
        <w:left w:val="none" w:sz="0" w:space="0" w:color="auto"/>
        <w:bottom w:val="none" w:sz="0" w:space="0" w:color="auto"/>
        <w:right w:val="none" w:sz="0" w:space="0" w:color="auto"/>
      </w:divBdr>
    </w:div>
    <w:div w:id="933056699">
      <w:bodyDiv w:val="1"/>
      <w:marLeft w:val="0"/>
      <w:marRight w:val="0"/>
      <w:marTop w:val="0"/>
      <w:marBottom w:val="0"/>
      <w:divBdr>
        <w:top w:val="none" w:sz="0" w:space="0" w:color="auto"/>
        <w:left w:val="none" w:sz="0" w:space="0" w:color="auto"/>
        <w:bottom w:val="none" w:sz="0" w:space="0" w:color="auto"/>
        <w:right w:val="none" w:sz="0" w:space="0" w:color="auto"/>
      </w:divBdr>
    </w:div>
    <w:div w:id="933394739">
      <w:bodyDiv w:val="1"/>
      <w:marLeft w:val="0"/>
      <w:marRight w:val="0"/>
      <w:marTop w:val="0"/>
      <w:marBottom w:val="0"/>
      <w:divBdr>
        <w:top w:val="none" w:sz="0" w:space="0" w:color="auto"/>
        <w:left w:val="none" w:sz="0" w:space="0" w:color="auto"/>
        <w:bottom w:val="none" w:sz="0" w:space="0" w:color="auto"/>
        <w:right w:val="none" w:sz="0" w:space="0" w:color="auto"/>
      </w:divBdr>
    </w:div>
    <w:div w:id="934827060">
      <w:bodyDiv w:val="1"/>
      <w:marLeft w:val="0"/>
      <w:marRight w:val="0"/>
      <w:marTop w:val="0"/>
      <w:marBottom w:val="0"/>
      <w:divBdr>
        <w:top w:val="none" w:sz="0" w:space="0" w:color="auto"/>
        <w:left w:val="none" w:sz="0" w:space="0" w:color="auto"/>
        <w:bottom w:val="none" w:sz="0" w:space="0" w:color="auto"/>
        <w:right w:val="none" w:sz="0" w:space="0" w:color="auto"/>
      </w:divBdr>
    </w:div>
    <w:div w:id="935141059">
      <w:bodyDiv w:val="1"/>
      <w:marLeft w:val="0"/>
      <w:marRight w:val="0"/>
      <w:marTop w:val="0"/>
      <w:marBottom w:val="0"/>
      <w:divBdr>
        <w:top w:val="none" w:sz="0" w:space="0" w:color="auto"/>
        <w:left w:val="none" w:sz="0" w:space="0" w:color="auto"/>
        <w:bottom w:val="none" w:sz="0" w:space="0" w:color="auto"/>
        <w:right w:val="none" w:sz="0" w:space="0" w:color="auto"/>
      </w:divBdr>
    </w:div>
    <w:div w:id="936446015">
      <w:bodyDiv w:val="1"/>
      <w:marLeft w:val="0"/>
      <w:marRight w:val="0"/>
      <w:marTop w:val="0"/>
      <w:marBottom w:val="0"/>
      <w:divBdr>
        <w:top w:val="none" w:sz="0" w:space="0" w:color="auto"/>
        <w:left w:val="none" w:sz="0" w:space="0" w:color="auto"/>
        <w:bottom w:val="none" w:sz="0" w:space="0" w:color="auto"/>
        <w:right w:val="none" w:sz="0" w:space="0" w:color="auto"/>
      </w:divBdr>
    </w:div>
    <w:div w:id="939138691">
      <w:bodyDiv w:val="1"/>
      <w:marLeft w:val="0"/>
      <w:marRight w:val="0"/>
      <w:marTop w:val="0"/>
      <w:marBottom w:val="0"/>
      <w:divBdr>
        <w:top w:val="none" w:sz="0" w:space="0" w:color="auto"/>
        <w:left w:val="none" w:sz="0" w:space="0" w:color="auto"/>
        <w:bottom w:val="none" w:sz="0" w:space="0" w:color="auto"/>
        <w:right w:val="none" w:sz="0" w:space="0" w:color="auto"/>
      </w:divBdr>
    </w:div>
    <w:div w:id="940574941">
      <w:bodyDiv w:val="1"/>
      <w:marLeft w:val="0"/>
      <w:marRight w:val="0"/>
      <w:marTop w:val="0"/>
      <w:marBottom w:val="0"/>
      <w:divBdr>
        <w:top w:val="none" w:sz="0" w:space="0" w:color="auto"/>
        <w:left w:val="none" w:sz="0" w:space="0" w:color="auto"/>
        <w:bottom w:val="none" w:sz="0" w:space="0" w:color="auto"/>
        <w:right w:val="none" w:sz="0" w:space="0" w:color="auto"/>
      </w:divBdr>
    </w:div>
    <w:div w:id="940987025">
      <w:bodyDiv w:val="1"/>
      <w:marLeft w:val="0"/>
      <w:marRight w:val="0"/>
      <w:marTop w:val="0"/>
      <w:marBottom w:val="0"/>
      <w:divBdr>
        <w:top w:val="none" w:sz="0" w:space="0" w:color="auto"/>
        <w:left w:val="none" w:sz="0" w:space="0" w:color="auto"/>
        <w:bottom w:val="none" w:sz="0" w:space="0" w:color="auto"/>
        <w:right w:val="none" w:sz="0" w:space="0" w:color="auto"/>
      </w:divBdr>
    </w:div>
    <w:div w:id="941958360">
      <w:bodyDiv w:val="1"/>
      <w:marLeft w:val="0"/>
      <w:marRight w:val="0"/>
      <w:marTop w:val="0"/>
      <w:marBottom w:val="0"/>
      <w:divBdr>
        <w:top w:val="none" w:sz="0" w:space="0" w:color="auto"/>
        <w:left w:val="none" w:sz="0" w:space="0" w:color="auto"/>
        <w:bottom w:val="none" w:sz="0" w:space="0" w:color="auto"/>
        <w:right w:val="none" w:sz="0" w:space="0" w:color="auto"/>
      </w:divBdr>
    </w:div>
    <w:div w:id="942960209">
      <w:bodyDiv w:val="1"/>
      <w:marLeft w:val="0"/>
      <w:marRight w:val="0"/>
      <w:marTop w:val="0"/>
      <w:marBottom w:val="0"/>
      <w:divBdr>
        <w:top w:val="none" w:sz="0" w:space="0" w:color="auto"/>
        <w:left w:val="none" w:sz="0" w:space="0" w:color="auto"/>
        <w:bottom w:val="none" w:sz="0" w:space="0" w:color="auto"/>
        <w:right w:val="none" w:sz="0" w:space="0" w:color="auto"/>
      </w:divBdr>
    </w:div>
    <w:div w:id="943195844">
      <w:bodyDiv w:val="1"/>
      <w:marLeft w:val="0"/>
      <w:marRight w:val="0"/>
      <w:marTop w:val="0"/>
      <w:marBottom w:val="0"/>
      <w:divBdr>
        <w:top w:val="none" w:sz="0" w:space="0" w:color="auto"/>
        <w:left w:val="none" w:sz="0" w:space="0" w:color="auto"/>
        <w:bottom w:val="none" w:sz="0" w:space="0" w:color="auto"/>
        <w:right w:val="none" w:sz="0" w:space="0" w:color="auto"/>
      </w:divBdr>
    </w:div>
    <w:div w:id="945232799">
      <w:bodyDiv w:val="1"/>
      <w:marLeft w:val="0"/>
      <w:marRight w:val="0"/>
      <w:marTop w:val="0"/>
      <w:marBottom w:val="0"/>
      <w:divBdr>
        <w:top w:val="none" w:sz="0" w:space="0" w:color="auto"/>
        <w:left w:val="none" w:sz="0" w:space="0" w:color="auto"/>
        <w:bottom w:val="none" w:sz="0" w:space="0" w:color="auto"/>
        <w:right w:val="none" w:sz="0" w:space="0" w:color="auto"/>
      </w:divBdr>
    </w:div>
    <w:div w:id="947277837">
      <w:bodyDiv w:val="1"/>
      <w:marLeft w:val="0"/>
      <w:marRight w:val="0"/>
      <w:marTop w:val="0"/>
      <w:marBottom w:val="0"/>
      <w:divBdr>
        <w:top w:val="none" w:sz="0" w:space="0" w:color="auto"/>
        <w:left w:val="none" w:sz="0" w:space="0" w:color="auto"/>
        <w:bottom w:val="none" w:sz="0" w:space="0" w:color="auto"/>
        <w:right w:val="none" w:sz="0" w:space="0" w:color="auto"/>
      </w:divBdr>
    </w:div>
    <w:div w:id="948318559">
      <w:bodyDiv w:val="1"/>
      <w:marLeft w:val="0"/>
      <w:marRight w:val="0"/>
      <w:marTop w:val="0"/>
      <w:marBottom w:val="0"/>
      <w:divBdr>
        <w:top w:val="none" w:sz="0" w:space="0" w:color="auto"/>
        <w:left w:val="none" w:sz="0" w:space="0" w:color="auto"/>
        <w:bottom w:val="none" w:sz="0" w:space="0" w:color="auto"/>
        <w:right w:val="none" w:sz="0" w:space="0" w:color="auto"/>
      </w:divBdr>
    </w:div>
    <w:div w:id="950355802">
      <w:bodyDiv w:val="1"/>
      <w:marLeft w:val="0"/>
      <w:marRight w:val="0"/>
      <w:marTop w:val="0"/>
      <w:marBottom w:val="0"/>
      <w:divBdr>
        <w:top w:val="none" w:sz="0" w:space="0" w:color="auto"/>
        <w:left w:val="none" w:sz="0" w:space="0" w:color="auto"/>
        <w:bottom w:val="none" w:sz="0" w:space="0" w:color="auto"/>
        <w:right w:val="none" w:sz="0" w:space="0" w:color="auto"/>
      </w:divBdr>
    </w:div>
    <w:div w:id="953755137">
      <w:bodyDiv w:val="1"/>
      <w:marLeft w:val="0"/>
      <w:marRight w:val="0"/>
      <w:marTop w:val="0"/>
      <w:marBottom w:val="0"/>
      <w:divBdr>
        <w:top w:val="none" w:sz="0" w:space="0" w:color="auto"/>
        <w:left w:val="none" w:sz="0" w:space="0" w:color="auto"/>
        <w:bottom w:val="none" w:sz="0" w:space="0" w:color="auto"/>
        <w:right w:val="none" w:sz="0" w:space="0" w:color="auto"/>
      </w:divBdr>
    </w:div>
    <w:div w:id="955794007">
      <w:bodyDiv w:val="1"/>
      <w:marLeft w:val="0"/>
      <w:marRight w:val="0"/>
      <w:marTop w:val="0"/>
      <w:marBottom w:val="0"/>
      <w:divBdr>
        <w:top w:val="none" w:sz="0" w:space="0" w:color="auto"/>
        <w:left w:val="none" w:sz="0" w:space="0" w:color="auto"/>
        <w:bottom w:val="none" w:sz="0" w:space="0" w:color="auto"/>
        <w:right w:val="none" w:sz="0" w:space="0" w:color="auto"/>
      </w:divBdr>
    </w:div>
    <w:div w:id="957027173">
      <w:bodyDiv w:val="1"/>
      <w:marLeft w:val="0"/>
      <w:marRight w:val="0"/>
      <w:marTop w:val="0"/>
      <w:marBottom w:val="0"/>
      <w:divBdr>
        <w:top w:val="none" w:sz="0" w:space="0" w:color="auto"/>
        <w:left w:val="none" w:sz="0" w:space="0" w:color="auto"/>
        <w:bottom w:val="none" w:sz="0" w:space="0" w:color="auto"/>
        <w:right w:val="none" w:sz="0" w:space="0" w:color="auto"/>
      </w:divBdr>
    </w:div>
    <w:div w:id="958340462">
      <w:bodyDiv w:val="1"/>
      <w:marLeft w:val="0"/>
      <w:marRight w:val="0"/>
      <w:marTop w:val="0"/>
      <w:marBottom w:val="0"/>
      <w:divBdr>
        <w:top w:val="none" w:sz="0" w:space="0" w:color="auto"/>
        <w:left w:val="none" w:sz="0" w:space="0" w:color="auto"/>
        <w:bottom w:val="none" w:sz="0" w:space="0" w:color="auto"/>
        <w:right w:val="none" w:sz="0" w:space="0" w:color="auto"/>
      </w:divBdr>
    </w:div>
    <w:div w:id="958874192">
      <w:bodyDiv w:val="1"/>
      <w:marLeft w:val="0"/>
      <w:marRight w:val="0"/>
      <w:marTop w:val="0"/>
      <w:marBottom w:val="0"/>
      <w:divBdr>
        <w:top w:val="none" w:sz="0" w:space="0" w:color="auto"/>
        <w:left w:val="none" w:sz="0" w:space="0" w:color="auto"/>
        <w:bottom w:val="none" w:sz="0" w:space="0" w:color="auto"/>
        <w:right w:val="none" w:sz="0" w:space="0" w:color="auto"/>
      </w:divBdr>
    </w:div>
    <w:div w:id="959334463">
      <w:bodyDiv w:val="1"/>
      <w:marLeft w:val="0"/>
      <w:marRight w:val="0"/>
      <w:marTop w:val="0"/>
      <w:marBottom w:val="0"/>
      <w:divBdr>
        <w:top w:val="none" w:sz="0" w:space="0" w:color="auto"/>
        <w:left w:val="none" w:sz="0" w:space="0" w:color="auto"/>
        <w:bottom w:val="none" w:sz="0" w:space="0" w:color="auto"/>
        <w:right w:val="none" w:sz="0" w:space="0" w:color="auto"/>
      </w:divBdr>
    </w:div>
    <w:div w:id="961112714">
      <w:bodyDiv w:val="1"/>
      <w:marLeft w:val="0"/>
      <w:marRight w:val="0"/>
      <w:marTop w:val="0"/>
      <w:marBottom w:val="0"/>
      <w:divBdr>
        <w:top w:val="none" w:sz="0" w:space="0" w:color="auto"/>
        <w:left w:val="none" w:sz="0" w:space="0" w:color="auto"/>
        <w:bottom w:val="none" w:sz="0" w:space="0" w:color="auto"/>
        <w:right w:val="none" w:sz="0" w:space="0" w:color="auto"/>
      </w:divBdr>
    </w:div>
    <w:div w:id="961421535">
      <w:bodyDiv w:val="1"/>
      <w:marLeft w:val="0"/>
      <w:marRight w:val="0"/>
      <w:marTop w:val="0"/>
      <w:marBottom w:val="0"/>
      <w:divBdr>
        <w:top w:val="none" w:sz="0" w:space="0" w:color="auto"/>
        <w:left w:val="none" w:sz="0" w:space="0" w:color="auto"/>
        <w:bottom w:val="none" w:sz="0" w:space="0" w:color="auto"/>
        <w:right w:val="none" w:sz="0" w:space="0" w:color="auto"/>
      </w:divBdr>
    </w:div>
    <w:div w:id="962156500">
      <w:bodyDiv w:val="1"/>
      <w:marLeft w:val="0"/>
      <w:marRight w:val="0"/>
      <w:marTop w:val="0"/>
      <w:marBottom w:val="0"/>
      <w:divBdr>
        <w:top w:val="none" w:sz="0" w:space="0" w:color="auto"/>
        <w:left w:val="none" w:sz="0" w:space="0" w:color="auto"/>
        <w:bottom w:val="none" w:sz="0" w:space="0" w:color="auto"/>
        <w:right w:val="none" w:sz="0" w:space="0" w:color="auto"/>
      </w:divBdr>
    </w:div>
    <w:div w:id="962231533">
      <w:bodyDiv w:val="1"/>
      <w:marLeft w:val="0"/>
      <w:marRight w:val="0"/>
      <w:marTop w:val="0"/>
      <w:marBottom w:val="0"/>
      <w:divBdr>
        <w:top w:val="none" w:sz="0" w:space="0" w:color="auto"/>
        <w:left w:val="none" w:sz="0" w:space="0" w:color="auto"/>
        <w:bottom w:val="none" w:sz="0" w:space="0" w:color="auto"/>
        <w:right w:val="none" w:sz="0" w:space="0" w:color="auto"/>
      </w:divBdr>
    </w:div>
    <w:div w:id="965164085">
      <w:bodyDiv w:val="1"/>
      <w:marLeft w:val="0"/>
      <w:marRight w:val="0"/>
      <w:marTop w:val="0"/>
      <w:marBottom w:val="0"/>
      <w:divBdr>
        <w:top w:val="none" w:sz="0" w:space="0" w:color="auto"/>
        <w:left w:val="none" w:sz="0" w:space="0" w:color="auto"/>
        <w:bottom w:val="none" w:sz="0" w:space="0" w:color="auto"/>
        <w:right w:val="none" w:sz="0" w:space="0" w:color="auto"/>
      </w:divBdr>
    </w:div>
    <w:div w:id="966743156">
      <w:bodyDiv w:val="1"/>
      <w:marLeft w:val="0"/>
      <w:marRight w:val="0"/>
      <w:marTop w:val="0"/>
      <w:marBottom w:val="0"/>
      <w:divBdr>
        <w:top w:val="none" w:sz="0" w:space="0" w:color="auto"/>
        <w:left w:val="none" w:sz="0" w:space="0" w:color="auto"/>
        <w:bottom w:val="none" w:sz="0" w:space="0" w:color="auto"/>
        <w:right w:val="none" w:sz="0" w:space="0" w:color="auto"/>
      </w:divBdr>
    </w:div>
    <w:div w:id="967277218">
      <w:bodyDiv w:val="1"/>
      <w:marLeft w:val="0"/>
      <w:marRight w:val="0"/>
      <w:marTop w:val="0"/>
      <w:marBottom w:val="0"/>
      <w:divBdr>
        <w:top w:val="none" w:sz="0" w:space="0" w:color="auto"/>
        <w:left w:val="none" w:sz="0" w:space="0" w:color="auto"/>
        <w:bottom w:val="none" w:sz="0" w:space="0" w:color="auto"/>
        <w:right w:val="none" w:sz="0" w:space="0" w:color="auto"/>
      </w:divBdr>
    </w:div>
    <w:div w:id="967667286">
      <w:bodyDiv w:val="1"/>
      <w:marLeft w:val="0"/>
      <w:marRight w:val="0"/>
      <w:marTop w:val="0"/>
      <w:marBottom w:val="0"/>
      <w:divBdr>
        <w:top w:val="none" w:sz="0" w:space="0" w:color="auto"/>
        <w:left w:val="none" w:sz="0" w:space="0" w:color="auto"/>
        <w:bottom w:val="none" w:sz="0" w:space="0" w:color="auto"/>
        <w:right w:val="none" w:sz="0" w:space="0" w:color="auto"/>
      </w:divBdr>
    </w:div>
    <w:div w:id="968434345">
      <w:bodyDiv w:val="1"/>
      <w:marLeft w:val="0"/>
      <w:marRight w:val="0"/>
      <w:marTop w:val="0"/>
      <w:marBottom w:val="0"/>
      <w:divBdr>
        <w:top w:val="none" w:sz="0" w:space="0" w:color="auto"/>
        <w:left w:val="none" w:sz="0" w:space="0" w:color="auto"/>
        <w:bottom w:val="none" w:sz="0" w:space="0" w:color="auto"/>
        <w:right w:val="none" w:sz="0" w:space="0" w:color="auto"/>
      </w:divBdr>
    </w:div>
    <w:div w:id="969939912">
      <w:bodyDiv w:val="1"/>
      <w:marLeft w:val="0"/>
      <w:marRight w:val="0"/>
      <w:marTop w:val="0"/>
      <w:marBottom w:val="0"/>
      <w:divBdr>
        <w:top w:val="none" w:sz="0" w:space="0" w:color="auto"/>
        <w:left w:val="none" w:sz="0" w:space="0" w:color="auto"/>
        <w:bottom w:val="none" w:sz="0" w:space="0" w:color="auto"/>
        <w:right w:val="none" w:sz="0" w:space="0" w:color="auto"/>
      </w:divBdr>
    </w:div>
    <w:div w:id="970402006">
      <w:bodyDiv w:val="1"/>
      <w:marLeft w:val="0"/>
      <w:marRight w:val="0"/>
      <w:marTop w:val="0"/>
      <w:marBottom w:val="0"/>
      <w:divBdr>
        <w:top w:val="none" w:sz="0" w:space="0" w:color="auto"/>
        <w:left w:val="none" w:sz="0" w:space="0" w:color="auto"/>
        <w:bottom w:val="none" w:sz="0" w:space="0" w:color="auto"/>
        <w:right w:val="none" w:sz="0" w:space="0" w:color="auto"/>
      </w:divBdr>
    </w:div>
    <w:div w:id="970750120">
      <w:bodyDiv w:val="1"/>
      <w:marLeft w:val="0"/>
      <w:marRight w:val="0"/>
      <w:marTop w:val="0"/>
      <w:marBottom w:val="0"/>
      <w:divBdr>
        <w:top w:val="none" w:sz="0" w:space="0" w:color="auto"/>
        <w:left w:val="none" w:sz="0" w:space="0" w:color="auto"/>
        <w:bottom w:val="none" w:sz="0" w:space="0" w:color="auto"/>
        <w:right w:val="none" w:sz="0" w:space="0" w:color="auto"/>
      </w:divBdr>
    </w:div>
    <w:div w:id="971716330">
      <w:bodyDiv w:val="1"/>
      <w:marLeft w:val="0"/>
      <w:marRight w:val="0"/>
      <w:marTop w:val="0"/>
      <w:marBottom w:val="0"/>
      <w:divBdr>
        <w:top w:val="none" w:sz="0" w:space="0" w:color="auto"/>
        <w:left w:val="none" w:sz="0" w:space="0" w:color="auto"/>
        <w:bottom w:val="none" w:sz="0" w:space="0" w:color="auto"/>
        <w:right w:val="none" w:sz="0" w:space="0" w:color="auto"/>
      </w:divBdr>
    </w:div>
    <w:div w:id="973867860">
      <w:bodyDiv w:val="1"/>
      <w:marLeft w:val="0"/>
      <w:marRight w:val="0"/>
      <w:marTop w:val="0"/>
      <w:marBottom w:val="0"/>
      <w:divBdr>
        <w:top w:val="none" w:sz="0" w:space="0" w:color="auto"/>
        <w:left w:val="none" w:sz="0" w:space="0" w:color="auto"/>
        <w:bottom w:val="none" w:sz="0" w:space="0" w:color="auto"/>
        <w:right w:val="none" w:sz="0" w:space="0" w:color="auto"/>
      </w:divBdr>
    </w:div>
    <w:div w:id="974795938">
      <w:bodyDiv w:val="1"/>
      <w:marLeft w:val="0"/>
      <w:marRight w:val="0"/>
      <w:marTop w:val="0"/>
      <w:marBottom w:val="0"/>
      <w:divBdr>
        <w:top w:val="none" w:sz="0" w:space="0" w:color="auto"/>
        <w:left w:val="none" w:sz="0" w:space="0" w:color="auto"/>
        <w:bottom w:val="none" w:sz="0" w:space="0" w:color="auto"/>
        <w:right w:val="none" w:sz="0" w:space="0" w:color="auto"/>
      </w:divBdr>
    </w:div>
    <w:div w:id="974943634">
      <w:bodyDiv w:val="1"/>
      <w:marLeft w:val="0"/>
      <w:marRight w:val="0"/>
      <w:marTop w:val="0"/>
      <w:marBottom w:val="0"/>
      <w:divBdr>
        <w:top w:val="none" w:sz="0" w:space="0" w:color="auto"/>
        <w:left w:val="none" w:sz="0" w:space="0" w:color="auto"/>
        <w:bottom w:val="none" w:sz="0" w:space="0" w:color="auto"/>
        <w:right w:val="none" w:sz="0" w:space="0" w:color="auto"/>
      </w:divBdr>
    </w:div>
    <w:div w:id="975597663">
      <w:bodyDiv w:val="1"/>
      <w:marLeft w:val="0"/>
      <w:marRight w:val="0"/>
      <w:marTop w:val="0"/>
      <w:marBottom w:val="0"/>
      <w:divBdr>
        <w:top w:val="none" w:sz="0" w:space="0" w:color="auto"/>
        <w:left w:val="none" w:sz="0" w:space="0" w:color="auto"/>
        <w:bottom w:val="none" w:sz="0" w:space="0" w:color="auto"/>
        <w:right w:val="none" w:sz="0" w:space="0" w:color="auto"/>
      </w:divBdr>
    </w:div>
    <w:div w:id="975723970">
      <w:bodyDiv w:val="1"/>
      <w:marLeft w:val="0"/>
      <w:marRight w:val="0"/>
      <w:marTop w:val="0"/>
      <w:marBottom w:val="0"/>
      <w:divBdr>
        <w:top w:val="none" w:sz="0" w:space="0" w:color="auto"/>
        <w:left w:val="none" w:sz="0" w:space="0" w:color="auto"/>
        <w:bottom w:val="none" w:sz="0" w:space="0" w:color="auto"/>
        <w:right w:val="none" w:sz="0" w:space="0" w:color="auto"/>
      </w:divBdr>
    </w:div>
    <w:div w:id="979188943">
      <w:bodyDiv w:val="1"/>
      <w:marLeft w:val="0"/>
      <w:marRight w:val="0"/>
      <w:marTop w:val="0"/>
      <w:marBottom w:val="0"/>
      <w:divBdr>
        <w:top w:val="none" w:sz="0" w:space="0" w:color="auto"/>
        <w:left w:val="none" w:sz="0" w:space="0" w:color="auto"/>
        <w:bottom w:val="none" w:sz="0" w:space="0" w:color="auto"/>
        <w:right w:val="none" w:sz="0" w:space="0" w:color="auto"/>
      </w:divBdr>
    </w:div>
    <w:div w:id="981033978">
      <w:bodyDiv w:val="1"/>
      <w:marLeft w:val="0"/>
      <w:marRight w:val="0"/>
      <w:marTop w:val="0"/>
      <w:marBottom w:val="0"/>
      <w:divBdr>
        <w:top w:val="none" w:sz="0" w:space="0" w:color="auto"/>
        <w:left w:val="none" w:sz="0" w:space="0" w:color="auto"/>
        <w:bottom w:val="none" w:sz="0" w:space="0" w:color="auto"/>
        <w:right w:val="none" w:sz="0" w:space="0" w:color="auto"/>
      </w:divBdr>
    </w:div>
    <w:div w:id="982198439">
      <w:bodyDiv w:val="1"/>
      <w:marLeft w:val="0"/>
      <w:marRight w:val="0"/>
      <w:marTop w:val="0"/>
      <w:marBottom w:val="0"/>
      <w:divBdr>
        <w:top w:val="none" w:sz="0" w:space="0" w:color="auto"/>
        <w:left w:val="none" w:sz="0" w:space="0" w:color="auto"/>
        <w:bottom w:val="none" w:sz="0" w:space="0" w:color="auto"/>
        <w:right w:val="none" w:sz="0" w:space="0" w:color="auto"/>
      </w:divBdr>
    </w:div>
    <w:div w:id="983659157">
      <w:bodyDiv w:val="1"/>
      <w:marLeft w:val="0"/>
      <w:marRight w:val="0"/>
      <w:marTop w:val="0"/>
      <w:marBottom w:val="0"/>
      <w:divBdr>
        <w:top w:val="none" w:sz="0" w:space="0" w:color="auto"/>
        <w:left w:val="none" w:sz="0" w:space="0" w:color="auto"/>
        <w:bottom w:val="none" w:sz="0" w:space="0" w:color="auto"/>
        <w:right w:val="none" w:sz="0" w:space="0" w:color="auto"/>
      </w:divBdr>
    </w:div>
    <w:div w:id="984312707">
      <w:bodyDiv w:val="1"/>
      <w:marLeft w:val="0"/>
      <w:marRight w:val="0"/>
      <w:marTop w:val="0"/>
      <w:marBottom w:val="0"/>
      <w:divBdr>
        <w:top w:val="none" w:sz="0" w:space="0" w:color="auto"/>
        <w:left w:val="none" w:sz="0" w:space="0" w:color="auto"/>
        <w:bottom w:val="none" w:sz="0" w:space="0" w:color="auto"/>
        <w:right w:val="none" w:sz="0" w:space="0" w:color="auto"/>
      </w:divBdr>
    </w:div>
    <w:div w:id="985166335">
      <w:bodyDiv w:val="1"/>
      <w:marLeft w:val="0"/>
      <w:marRight w:val="0"/>
      <w:marTop w:val="0"/>
      <w:marBottom w:val="0"/>
      <w:divBdr>
        <w:top w:val="none" w:sz="0" w:space="0" w:color="auto"/>
        <w:left w:val="none" w:sz="0" w:space="0" w:color="auto"/>
        <w:bottom w:val="none" w:sz="0" w:space="0" w:color="auto"/>
        <w:right w:val="none" w:sz="0" w:space="0" w:color="auto"/>
      </w:divBdr>
    </w:div>
    <w:div w:id="985935028">
      <w:bodyDiv w:val="1"/>
      <w:marLeft w:val="0"/>
      <w:marRight w:val="0"/>
      <w:marTop w:val="0"/>
      <w:marBottom w:val="0"/>
      <w:divBdr>
        <w:top w:val="none" w:sz="0" w:space="0" w:color="auto"/>
        <w:left w:val="none" w:sz="0" w:space="0" w:color="auto"/>
        <w:bottom w:val="none" w:sz="0" w:space="0" w:color="auto"/>
        <w:right w:val="none" w:sz="0" w:space="0" w:color="auto"/>
      </w:divBdr>
    </w:div>
    <w:div w:id="986399057">
      <w:bodyDiv w:val="1"/>
      <w:marLeft w:val="0"/>
      <w:marRight w:val="0"/>
      <w:marTop w:val="0"/>
      <w:marBottom w:val="0"/>
      <w:divBdr>
        <w:top w:val="none" w:sz="0" w:space="0" w:color="auto"/>
        <w:left w:val="none" w:sz="0" w:space="0" w:color="auto"/>
        <w:bottom w:val="none" w:sz="0" w:space="0" w:color="auto"/>
        <w:right w:val="none" w:sz="0" w:space="0" w:color="auto"/>
      </w:divBdr>
    </w:div>
    <w:div w:id="986662605">
      <w:bodyDiv w:val="1"/>
      <w:marLeft w:val="0"/>
      <w:marRight w:val="0"/>
      <w:marTop w:val="0"/>
      <w:marBottom w:val="0"/>
      <w:divBdr>
        <w:top w:val="none" w:sz="0" w:space="0" w:color="auto"/>
        <w:left w:val="none" w:sz="0" w:space="0" w:color="auto"/>
        <w:bottom w:val="none" w:sz="0" w:space="0" w:color="auto"/>
        <w:right w:val="none" w:sz="0" w:space="0" w:color="auto"/>
      </w:divBdr>
    </w:div>
    <w:div w:id="990862434">
      <w:bodyDiv w:val="1"/>
      <w:marLeft w:val="0"/>
      <w:marRight w:val="0"/>
      <w:marTop w:val="0"/>
      <w:marBottom w:val="0"/>
      <w:divBdr>
        <w:top w:val="none" w:sz="0" w:space="0" w:color="auto"/>
        <w:left w:val="none" w:sz="0" w:space="0" w:color="auto"/>
        <w:bottom w:val="none" w:sz="0" w:space="0" w:color="auto"/>
        <w:right w:val="none" w:sz="0" w:space="0" w:color="auto"/>
      </w:divBdr>
    </w:div>
    <w:div w:id="991102028">
      <w:bodyDiv w:val="1"/>
      <w:marLeft w:val="0"/>
      <w:marRight w:val="0"/>
      <w:marTop w:val="0"/>
      <w:marBottom w:val="0"/>
      <w:divBdr>
        <w:top w:val="none" w:sz="0" w:space="0" w:color="auto"/>
        <w:left w:val="none" w:sz="0" w:space="0" w:color="auto"/>
        <w:bottom w:val="none" w:sz="0" w:space="0" w:color="auto"/>
        <w:right w:val="none" w:sz="0" w:space="0" w:color="auto"/>
      </w:divBdr>
    </w:div>
    <w:div w:id="991374602">
      <w:bodyDiv w:val="1"/>
      <w:marLeft w:val="0"/>
      <w:marRight w:val="0"/>
      <w:marTop w:val="0"/>
      <w:marBottom w:val="0"/>
      <w:divBdr>
        <w:top w:val="none" w:sz="0" w:space="0" w:color="auto"/>
        <w:left w:val="none" w:sz="0" w:space="0" w:color="auto"/>
        <w:bottom w:val="none" w:sz="0" w:space="0" w:color="auto"/>
        <w:right w:val="none" w:sz="0" w:space="0" w:color="auto"/>
      </w:divBdr>
    </w:div>
    <w:div w:id="992634698">
      <w:bodyDiv w:val="1"/>
      <w:marLeft w:val="0"/>
      <w:marRight w:val="0"/>
      <w:marTop w:val="0"/>
      <w:marBottom w:val="0"/>
      <w:divBdr>
        <w:top w:val="none" w:sz="0" w:space="0" w:color="auto"/>
        <w:left w:val="none" w:sz="0" w:space="0" w:color="auto"/>
        <w:bottom w:val="none" w:sz="0" w:space="0" w:color="auto"/>
        <w:right w:val="none" w:sz="0" w:space="0" w:color="auto"/>
      </w:divBdr>
    </w:div>
    <w:div w:id="992837138">
      <w:bodyDiv w:val="1"/>
      <w:marLeft w:val="0"/>
      <w:marRight w:val="0"/>
      <w:marTop w:val="0"/>
      <w:marBottom w:val="0"/>
      <w:divBdr>
        <w:top w:val="none" w:sz="0" w:space="0" w:color="auto"/>
        <w:left w:val="none" w:sz="0" w:space="0" w:color="auto"/>
        <w:bottom w:val="none" w:sz="0" w:space="0" w:color="auto"/>
        <w:right w:val="none" w:sz="0" w:space="0" w:color="auto"/>
      </w:divBdr>
    </w:div>
    <w:div w:id="993291863">
      <w:bodyDiv w:val="1"/>
      <w:marLeft w:val="0"/>
      <w:marRight w:val="0"/>
      <w:marTop w:val="0"/>
      <w:marBottom w:val="0"/>
      <w:divBdr>
        <w:top w:val="none" w:sz="0" w:space="0" w:color="auto"/>
        <w:left w:val="none" w:sz="0" w:space="0" w:color="auto"/>
        <w:bottom w:val="none" w:sz="0" w:space="0" w:color="auto"/>
        <w:right w:val="none" w:sz="0" w:space="0" w:color="auto"/>
      </w:divBdr>
    </w:div>
    <w:div w:id="993752993">
      <w:bodyDiv w:val="1"/>
      <w:marLeft w:val="0"/>
      <w:marRight w:val="0"/>
      <w:marTop w:val="0"/>
      <w:marBottom w:val="0"/>
      <w:divBdr>
        <w:top w:val="none" w:sz="0" w:space="0" w:color="auto"/>
        <w:left w:val="none" w:sz="0" w:space="0" w:color="auto"/>
        <w:bottom w:val="none" w:sz="0" w:space="0" w:color="auto"/>
        <w:right w:val="none" w:sz="0" w:space="0" w:color="auto"/>
      </w:divBdr>
    </w:div>
    <w:div w:id="994067359">
      <w:bodyDiv w:val="1"/>
      <w:marLeft w:val="0"/>
      <w:marRight w:val="0"/>
      <w:marTop w:val="0"/>
      <w:marBottom w:val="0"/>
      <w:divBdr>
        <w:top w:val="none" w:sz="0" w:space="0" w:color="auto"/>
        <w:left w:val="none" w:sz="0" w:space="0" w:color="auto"/>
        <w:bottom w:val="none" w:sz="0" w:space="0" w:color="auto"/>
        <w:right w:val="none" w:sz="0" w:space="0" w:color="auto"/>
      </w:divBdr>
    </w:div>
    <w:div w:id="994332267">
      <w:bodyDiv w:val="1"/>
      <w:marLeft w:val="0"/>
      <w:marRight w:val="0"/>
      <w:marTop w:val="0"/>
      <w:marBottom w:val="0"/>
      <w:divBdr>
        <w:top w:val="none" w:sz="0" w:space="0" w:color="auto"/>
        <w:left w:val="none" w:sz="0" w:space="0" w:color="auto"/>
        <w:bottom w:val="none" w:sz="0" w:space="0" w:color="auto"/>
        <w:right w:val="none" w:sz="0" w:space="0" w:color="auto"/>
      </w:divBdr>
    </w:div>
    <w:div w:id="994451279">
      <w:bodyDiv w:val="1"/>
      <w:marLeft w:val="0"/>
      <w:marRight w:val="0"/>
      <w:marTop w:val="0"/>
      <w:marBottom w:val="0"/>
      <w:divBdr>
        <w:top w:val="none" w:sz="0" w:space="0" w:color="auto"/>
        <w:left w:val="none" w:sz="0" w:space="0" w:color="auto"/>
        <w:bottom w:val="none" w:sz="0" w:space="0" w:color="auto"/>
        <w:right w:val="none" w:sz="0" w:space="0" w:color="auto"/>
      </w:divBdr>
    </w:div>
    <w:div w:id="995570542">
      <w:bodyDiv w:val="1"/>
      <w:marLeft w:val="0"/>
      <w:marRight w:val="0"/>
      <w:marTop w:val="0"/>
      <w:marBottom w:val="0"/>
      <w:divBdr>
        <w:top w:val="none" w:sz="0" w:space="0" w:color="auto"/>
        <w:left w:val="none" w:sz="0" w:space="0" w:color="auto"/>
        <w:bottom w:val="none" w:sz="0" w:space="0" w:color="auto"/>
        <w:right w:val="none" w:sz="0" w:space="0" w:color="auto"/>
      </w:divBdr>
    </w:div>
    <w:div w:id="997224962">
      <w:bodyDiv w:val="1"/>
      <w:marLeft w:val="0"/>
      <w:marRight w:val="0"/>
      <w:marTop w:val="0"/>
      <w:marBottom w:val="0"/>
      <w:divBdr>
        <w:top w:val="none" w:sz="0" w:space="0" w:color="auto"/>
        <w:left w:val="none" w:sz="0" w:space="0" w:color="auto"/>
        <w:bottom w:val="none" w:sz="0" w:space="0" w:color="auto"/>
        <w:right w:val="none" w:sz="0" w:space="0" w:color="auto"/>
      </w:divBdr>
    </w:div>
    <w:div w:id="997226364">
      <w:bodyDiv w:val="1"/>
      <w:marLeft w:val="0"/>
      <w:marRight w:val="0"/>
      <w:marTop w:val="0"/>
      <w:marBottom w:val="0"/>
      <w:divBdr>
        <w:top w:val="none" w:sz="0" w:space="0" w:color="auto"/>
        <w:left w:val="none" w:sz="0" w:space="0" w:color="auto"/>
        <w:bottom w:val="none" w:sz="0" w:space="0" w:color="auto"/>
        <w:right w:val="none" w:sz="0" w:space="0" w:color="auto"/>
      </w:divBdr>
    </w:div>
    <w:div w:id="997537519">
      <w:bodyDiv w:val="1"/>
      <w:marLeft w:val="0"/>
      <w:marRight w:val="0"/>
      <w:marTop w:val="0"/>
      <w:marBottom w:val="0"/>
      <w:divBdr>
        <w:top w:val="none" w:sz="0" w:space="0" w:color="auto"/>
        <w:left w:val="none" w:sz="0" w:space="0" w:color="auto"/>
        <w:bottom w:val="none" w:sz="0" w:space="0" w:color="auto"/>
        <w:right w:val="none" w:sz="0" w:space="0" w:color="auto"/>
      </w:divBdr>
    </w:div>
    <w:div w:id="998918955">
      <w:bodyDiv w:val="1"/>
      <w:marLeft w:val="0"/>
      <w:marRight w:val="0"/>
      <w:marTop w:val="0"/>
      <w:marBottom w:val="0"/>
      <w:divBdr>
        <w:top w:val="none" w:sz="0" w:space="0" w:color="auto"/>
        <w:left w:val="none" w:sz="0" w:space="0" w:color="auto"/>
        <w:bottom w:val="none" w:sz="0" w:space="0" w:color="auto"/>
        <w:right w:val="none" w:sz="0" w:space="0" w:color="auto"/>
      </w:divBdr>
    </w:div>
    <w:div w:id="1000280538">
      <w:bodyDiv w:val="1"/>
      <w:marLeft w:val="0"/>
      <w:marRight w:val="0"/>
      <w:marTop w:val="0"/>
      <w:marBottom w:val="0"/>
      <w:divBdr>
        <w:top w:val="none" w:sz="0" w:space="0" w:color="auto"/>
        <w:left w:val="none" w:sz="0" w:space="0" w:color="auto"/>
        <w:bottom w:val="none" w:sz="0" w:space="0" w:color="auto"/>
        <w:right w:val="none" w:sz="0" w:space="0" w:color="auto"/>
      </w:divBdr>
    </w:div>
    <w:div w:id="1002395156">
      <w:bodyDiv w:val="1"/>
      <w:marLeft w:val="0"/>
      <w:marRight w:val="0"/>
      <w:marTop w:val="0"/>
      <w:marBottom w:val="0"/>
      <w:divBdr>
        <w:top w:val="none" w:sz="0" w:space="0" w:color="auto"/>
        <w:left w:val="none" w:sz="0" w:space="0" w:color="auto"/>
        <w:bottom w:val="none" w:sz="0" w:space="0" w:color="auto"/>
        <w:right w:val="none" w:sz="0" w:space="0" w:color="auto"/>
      </w:divBdr>
      <w:divsChild>
        <w:div w:id="1971128816">
          <w:marLeft w:val="0"/>
          <w:marRight w:val="0"/>
          <w:marTop w:val="0"/>
          <w:marBottom w:val="0"/>
          <w:divBdr>
            <w:top w:val="none" w:sz="0" w:space="0" w:color="auto"/>
            <w:left w:val="none" w:sz="0" w:space="0" w:color="auto"/>
            <w:bottom w:val="none" w:sz="0" w:space="0" w:color="auto"/>
            <w:right w:val="none" w:sz="0" w:space="0" w:color="auto"/>
          </w:divBdr>
          <w:divsChild>
            <w:div w:id="2110461927">
              <w:marLeft w:val="0"/>
              <w:marRight w:val="0"/>
              <w:marTop w:val="0"/>
              <w:marBottom w:val="0"/>
              <w:divBdr>
                <w:top w:val="none" w:sz="0" w:space="0" w:color="auto"/>
                <w:left w:val="none" w:sz="0" w:space="0" w:color="auto"/>
                <w:bottom w:val="none" w:sz="0" w:space="0" w:color="auto"/>
                <w:right w:val="none" w:sz="0" w:space="0" w:color="auto"/>
              </w:divBdr>
              <w:divsChild>
                <w:div w:id="585578316">
                  <w:marLeft w:val="0"/>
                  <w:marRight w:val="0"/>
                  <w:marTop w:val="0"/>
                  <w:marBottom w:val="0"/>
                  <w:divBdr>
                    <w:top w:val="none" w:sz="0" w:space="0" w:color="auto"/>
                    <w:left w:val="none" w:sz="0" w:space="0" w:color="auto"/>
                    <w:bottom w:val="none" w:sz="0" w:space="0" w:color="auto"/>
                    <w:right w:val="none" w:sz="0" w:space="0" w:color="auto"/>
                  </w:divBdr>
                  <w:divsChild>
                    <w:div w:id="1118329690">
                      <w:marLeft w:val="0"/>
                      <w:marRight w:val="0"/>
                      <w:marTop w:val="0"/>
                      <w:marBottom w:val="0"/>
                      <w:divBdr>
                        <w:top w:val="none" w:sz="0" w:space="0" w:color="auto"/>
                        <w:left w:val="none" w:sz="0" w:space="0" w:color="auto"/>
                        <w:bottom w:val="none" w:sz="0" w:space="0" w:color="auto"/>
                        <w:right w:val="none" w:sz="0" w:space="0" w:color="auto"/>
                      </w:divBdr>
                      <w:divsChild>
                        <w:div w:id="2292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168564">
      <w:bodyDiv w:val="1"/>
      <w:marLeft w:val="0"/>
      <w:marRight w:val="0"/>
      <w:marTop w:val="0"/>
      <w:marBottom w:val="0"/>
      <w:divBdr>
        <w:top w:val="none" w:sz="0" w:space="0" w:color="auto"/>
        <w:left w:val="none" w:sz="0" w:space="0" w:color="auto"/>
        <w:bottom w:val="none" w:sz="0" w:space="0" w:color="auto"/>
        <w:right w:val="none" w:sz="0" w:space="0" w:color="auto"/>
      </w:divBdr>
    </w:div>
    <w:div w:id="1003699089">
      <w:bodyDiv w:val="1"/>
      <w:marLeft w:val="0"/>
      <w:marRight w:val="0"/>
      <w:marTop w:val="0"/>
      <w:marBottom w:val="0"/>
      <w:divBdr>
        <w:top w:val="none" w:sz="0" w:space="0" w:color="auto"/>
        <w:left w:val="none" w:sz="0" w:space="0" w:color="auto"/>
        <w:bottom w:val="none" w:sz="0" w:space="0" w:color="auto"/>
        <w:right w:val="none" w:sz="0" w:space="0" w:color="auto"/>
      </w:divBdr>
    </w:div>
    <w:div w:id="1003898006">
      <w:bodyDiv w:val="1"/>
      <w:marLeft w:val="0"/>
      <w:marRight w:val="0"/>
      <w:marTop w:val="0"/>
      <w:marBottom w:val="0"/>
      <w:divBdr>
        <w:top w:val="none" w:sz="0" w:space="0" w:color="auto"/>
        <w:left w:val="none" w:sz="0" w:space="0" w:color="auto"/>
        <w:bottom w:val="none" w:sz="0" w:space="0" w:color="auto"/>
        <w:right w:val="none" w:sz="0" w:space="0" w:color="auto"/>
      </w:divBdr>
    </w:div>
    <w:div w:id="1004668972">
      <w:bodyDiv w:val="1"/>
      <w:marLeft w:val="0"/>
      <w:marRight w:val="0"/>
      <w:marTop w:val="0"/>
      <w:marBottom w:val="0"/>
      <w:divBdr>
        <w:top w:val="none" w:sz="0" w:space="0" w:color="auto"/>
        <w:left w:val="none" w:sz="0" w:space="0" w:color="auto"/>
        <w:bottom w:val="none" w:sz="0" w:space="0" w:color="auto"/>
        <w:right w:val="none" w:sz="0" w:space="0" w:color="auto"/>
      </w:divBdr>
    </w:div>
    <w:div w:id="1005283499">
      <w:bodyDiv w:val="1"/>
      <w:marLeft w:val="0"/>
      <w:marRight w:val="0"/>
      <w:marTop w:val="0"/>
      <w:marBottom w:val="0"/>
      <w:divBdr>
        <w:top w:val="none" w:sz="0" w:space="0" w:color="auto"/>
        <w:left w:val="none" w:sz="0" w:space="0" w:color="auto"/>
        <w:bottom w:val="none" w:sz="0" w:space="0" w:color="auto"/>
        <w:right w:val="none" w:sz="0" w:space="0" w:color="auto"/>
      </w:divBdr>
    </w:div>
    <w:div w:id="1005742206">
      <w:bodyDiv w:val="1"/>
      <w:marLeft w:val="0"/>
      <w:marRight w:val="0"/>
      <w:marTop w:val="0"/>
      <w:marBottom w:val="0"/>
      <w:divBdr>
        <w:top w:val="none" w:sz="0" w:space="0" w:color="auto"/>
        <w:left w:val="none" w:sz="0" w:space="0" w:color="auto"/>
        <w:bottom w:val="none" w:sz="0" w:space="0" w:color="auto"/>
        <w:right w:val="none" w:sz="0" w:space="0" w:color="auto"/>
      </w:divBdr>
    </w:div>
    <w:div w:id="1006904577">
      <w:bodyDiv w:val="1"/>
      <w:marLeft w:val="0"/>
      <w:marRight w:val="0"/>
      <w:marTop w:val="0"/>
      <w:marBottom w:val="0"/>
      <w:divBdr>
        <w:top w:val="none" w:sz="0" w:space="0" w:color="auto"/>
        <w:left w:val="none" w:sz="0" w:space="0" w:color="auto"/>
        <w:bottom w:val="none" w:sz="0" w:space="0" w:color="auto"/>
        <w:right w:val="none" w:sz="0" w:space="0" w:color="auto"/>
      </w:divBdr>
    </w:div>
    <w:div w:id="1007171523">
      <w:bodyDiv w:val="1"/>
      <w:marLeft w:val="0"/>
      <w:marRight w:val="0"/>
      <w:marTop w:val="0"/>
      <w:marBottom w:val="0"/>
      <w:divBdr>
        <w:top w:val="none" w:sz="0" w:space="0" w:color="auto"/>
        <w:left w:val="none" w:sz="0" w:space="0" w:color="auto"/>
        <w:bottom w:val="none" w:sz="0" w:space="0" w:color="auto"/>
        <w:right w:val="none" w:sz="0" w:space="0" w:color="auto"/>
      </w:divBdr>
    </w:div>
    <w:div w:id="1007752371">
      <w:bodyDiv w:val="1"/>
      <w:marLeft w:val="0"/>
      <w:marRight w:val="0"/>
      <w:marTop w:val="0"/>
      <w:marBottom w:val="0"/>
      <w:divBdr>
        <w:top w:val="none" w:sz="0" w:space="0" w:color="auto"/>
        <w:left w:val="none" w:sz="0" w:space="0" w:color="auto"/>
        <w:bottom w:val="none" w:sz="0" w:space="0" w:color="auto"/>
        <w:right w:val="none" w:sz="0" w:space="0" w:color="auto"/>
      </w:divBdr>
    </w:div>
    <w:div w:id="1008946833">
      <w:bodyDiv w:val="1"/>
      <w:marLeft w:val="0"/>
      <w:marRight w:val="0"/>
      <w:marTop w:val="0"/>
      <w:marBottom w:val="0"/>
      <w:divBdr>
        <w:top w:val="none" w:sz="0" w:space="0" w:color="auto"/>
        <w:left w:val="none" w:sz="0" w:space="0" w:color="auto"/>
        <w:bottom w:val="none" w:sz="0" w:space="0" w:color="auto"/>
        <w:right w:val="none" w:sz="0" w:space="0" w:color="auto"/>
      </w:divBdr>
    </w:div>
    <w:div w:id="1009286550">
      <w:bodyDiv w:val="1"/>
      <w:marLeft w:val="0"/>
      <w:marRight w:val="0"/>
      <w:marTop w:val="0"/>
      <w:marBottom w:val="0"/>
      <w:divBdr>
        <w:top w:val="none" w:sz="0" w:space="0" w:color="auto"/>
        <w:left w:val="none" w:sz="0" w:space="0" w:color="auto"/>
        <w:bottom w:val="none" w:sz="0" w:space="0" w:color="auto"/>
        <w:right w:val="none" w:sz="0" w:space="0" w:color="auto"/>
      </w:divBdr>
    </w:div>
    <w:div w:id="1011374778">
      <w:bodyDiv w:val="1"/>
      <w:marLeft w:val="0"/>
      <w:marRight w:val="0"/>
      <w:marTop w:val="0"/>
      <w:marBottom w:val="0"/>
      <w:divBdr>
        <w:top w:val="none" w:sz="0" w:space="0" w:color="auto"/>
        <w:left w:val="none" w:sz="0" w:space="0" w:color="auto"/>
        <w:bottom w:val="none" w:sz="0" w:space="0" w:color="auto"/>
        <w:right w:val="none" w:sz="0" w:space="0" w:color="auto"/>
      </w:divBdr>
    </w:div>
    <w:div w:id="1011644709">
      <w:bodyDiv w:val="1"/>
      <w:marLeft w:val="0"/>
      <w:marRight w:val="0"/>
      <w:marTop w:val="0"/>
      <w:marBottom w:val="0"/>
      <w:divBdr>
        <w:top w:val="none" w:sz="0" w:space="0" w:color="auto"/>
        <w:left w:val="none" w:sz="0" w:space="0" w:color="auto"/>
        <w:bottom w:val="none" w:sz="0" w:space="0" w:color="auto"/>
        <w:right w:val="none" w:sz="0" w:space="0" w:color="auto"/>
      </w:divBdr>
    </w:div>
    <w:div w:id="1013610080">
      <w:bodyDiv w:val="1"/>
      <w:marLeft w:val="0"/>
      <w:marRight w:val="0"/>
      <w:marTop w:val="0"/>
      <w:marBottom w:val="0"/>
      <w:divBdr>
        <w:top w:val="none" w:sz="0" w:space="0" w:color="auto"/>
        <w:left w:val="none" w:sz="0" w:space="0" w:color="auto"/>
        <w:bottom w:val="none" w:sz="0" w:space="0" w:color="auto"/>
        <w:right w:val="none" w:sz="0" w:space="0" w:color="auto"/>
      </w:divBdr>
    </w:div>
    <w:div w:id="1013921454">
      <w:bodyDiv w:val="1"/>
      <w:marLeft w:val="0"/>
      <w:marRight w:val="0"/>
      <w:marTop w:val="0"/>
      <w:marBottom w:val="0"/>
      <w:divBdr>
        <w:top w:val="none" w:sz="0" w:space="0" w:color="auto"/>
        <w:left w:val="none" w:sz="0" w:space="0" w:color="auto"/>
        <w:bottom w:val="none" w:sz="0" w:space="0" w:color="auto"/>
        <w:right w:val="none" w:sz="0" w:space="0" w:color="auto"/>
      </w:divBdr>
    </w:div>
    <w:div w:id="1014041691">
      <w:bodyDiv w:val="1"/>
      <w:marLeft w:val="0"/>
      <w:marRight w:val="0"/>
      <w:marTop w:val="0"/>
      <w:marBottom w:val="0"/>
      <w:divBdr>
        <w:top w:val="none" w:sz="0" w:space="0" w:color="auto"/>
        <w:left w:val="none" w:sz="0" w:space="0" w:color="auto"/>
        <w:bottom w:val="none" w:sz="0" w:space="0" w:color="auto"/>
        <w:right w:val="none" w:sz="0" w:space="0" w:color="auto"/>
      </w:divBdr>
    </w:div>
    <w:div w:id="1014650255">
      <w:bodyDiv w:val="1"/>
      <w:marLeft w:val="0"/>
      <w:marRight w:val="0"/>
      <w:marTop w:val="0"/>
      <w:marBottom w:val="0"/>
      <w:divBdr>
        <w:top w:val="none" w:sz="0" w:space="0" w:color="auto"/>
        <w:left w:val="none" w:sz="0" w:space="0" w:color="auto"/>
        <w:bottom w:val="none" w:sz="0" w:space="0" w:color="auto"/>
        <w:right w:val="none" w:sz="0" w:space="0" w:color="auto"/>
      </w:divBdr>
    </w:div>
    <w:div w:id="1015227063">
      <w:bodyDiv w:val="1"/>
      <w:marLeft w:val="0"/>
      <w:marRight w:val="0"/>
      <w:marTop w:val="0"/>
      <w:marBottom w:val="0"/>
      <w:divBdr>
        <w:top w:val="none" w:sz="0" w:space="0" w:color="auto"/>
        <w:left w:val="none" w:sz="0" w:space="0" w:color="auto"/>
        <w:bottom w:val="none" w:sz="0" w:space="0" w:color="auto"/>
        <w:right w:val="none" w:sz="0" w:space="0" w:color="auto"/>
      </w:divBdr>
    </w:div>
    <w:div w:id="1016231253">
      <w:bodyDiv w:val="1"/>
      <w:marLeft w:val="0"/>
      <w:marRight w:val="0"/>
      <w:marTop w:val="0"/>
      <w:marBottom w:val="0"/>
      <w:divBdr>
        <w:top w:val="none" w:sz="0" w:space="0" w:color="auto"/>
        <w:left w:val="none" w:sz="0" w:space="0" w:color="auto"/>
        <w:bottom w:val="none" w:sz="0" w:space="0" w:color="auto"/>
        <w:right w:val="none" w:sz="0" w:space="0" w:color="auto"/>
      </w:divBdr>
    </w:div>
    <w:div w:id="1016927804">
      <w:bodyDiv w:val="1"/>
      <w:marLeft w:val="0"/>
      <w:marRight w:val="0"/>
      <w:marTop w:val="0"/>
      <w:marBottom w:val="0"/>
      <w:divBdr>
        <w:top w:val="none" w:sz="0" w:space="0" w:color="auto"/>
        <w:left w:val="none" w:sz="0" w:space="0" w:color="auto"/>
        <w:bottom w:val="none" w:sz="0" w:space="0" w:color="auto"/>
        <w:right w:val="none" w:sz="0" w:space="0" w:color="auto"/>
      </w:divBdr>
    </w:div>
    <w:div w:id="1019162255">
      <w:bodyDiv w:val="1"/>
      <w:marLeft w:val="0"/>
      <w:marRight w:val="0"/>
      <w:marTop w:val="0"/>
      <w:marBottom w:val="0"/>
      <w:divBdr>
        <w:top w:val="none" w:sz="0" w:space="0" w:color="auto"/>
        <w:left w:val="none" w:sz="0" w:space="0" w:color="auto"/>
        <w:bottom w:val="none" w:sz="0" w:space="0" w:color="auto"/>
        <w:right w:val="none" w:sz="0" w:space="0" w:color="auto"/>
      </w:divBdr>
    </w:div>
    <w:div w:id="1019964690">
      <w:bodyDiv w:val="1"/>
      <w:marLeft w:val="0"/>
      <w:marRight w:val="0"/>
      <w:marTop w:val="0"/>
      <w:marBottom w:val="0"/>
      <w:divBdr>
        <w:top w:val="none" w:sz="0" w:space="0" w:color="auto"/>
        <w:left w:val="none" w:sz="0" w:space="0" w:color="auto"/>
        <w:bottom w:val="none" w:sz="0" w:space="0" w:color="auto"/>
        <w:right w:val="none" w:sz="0" w:space="0" w:color="auto"/>
      </w:divBdr>
    </w:div>
    <w:div w:id="1020426693">
      <w:bodyDiv w:val="1"/>
      <w:marLeft w:val="0"/>
      <w:marRight w:val="0"/>
      <w:marTop w:val="0"/>
      <w:marBottom w:val="0"/>
      <w:divBdr>
        <w:top w:val="none" w:sz="0" w:space="0" w:color="auto"/>
        <w:left w:val="none" w:sz="0" w:space="0" w:color="auto"/>
        <w:bottom w:val="none" w:sz="0" w:space="0" w:color="auto"/>
        <w:right w:val="none" w:sz="0" w:space="0" w:color="auto"/>
      </w:divBdr>
    </w:div>
    <w:div w:id="1022508396">
      <w:bodyDiv w:val="1"/>
      <w:marLeft w:val="0"/>
      <w:marRight w:val="0"/>
      <w:marTop w:val="0"/>
      <w:marBottom w:val="0"/>
      <w:divBdr>
        <w:top w:val="none" w:sz="0" w:space="0" w:color="auto"/>
        <w:left w:val="none" w:sz="0" w:space="0" w:color="auto"/>
        <w:bottom w:val="none" w:sz="0" w:space="0" w:color="auto"/>
        <w:right w:val="none" w:sz="0" w:space="0" w:color="auto"/>
      </w:divBdr>
    </w:div>
    <w:div w:id="1024787429">
      <w:bodyDiv w:val="1"/>
      <w:marLeft w:val="0"/>
      <w:marRight w:val="0"/>
      <w:marTop w:val="0"/>
      <w:marBottom w:val="0"/>
      <w:divBdr>
        <w:top w:val="none" w:sz="0" w:space="0" w:color="auto"/>
        <w:left w:val="none" w:sz="0" w:space="0" w:color="auto"/>
        <w:bottom w:val="none" w:sz="0" w:space="0" w:color="auto"/>
        <w:right w:val="none" w:sz="0" w:space="0" w:color="auto"/>
      </w:divBdr>
    </w:div>
    <w:div w:id="1024787850">
      <w:bodyDiv w:val="1"/>
      <w:marLeft w:val="0"/>
      <w:marRight w:val="0"/>
      <w:marTop w:val="0"/>
      <w:marBottom w:val="0"/>
      <w:divBdr>
        <w:top w:val="none" w:sz="0" w:space="0" w:color="auto"/>
        <w:left w:val="none" w:sz="0" w:space="0" w:color="auto"/>
        <w:bottom w:val="none" w:sz="0" w:space="0" w:color="auto"/>
        <w:right w:val="none" w:sz="0" w:space="0" w:color="auto"/>
      </w:divBdr>
    </w:div>
    <w:div w:id="1026060038">
      <w:bodyDiv w:val="1"/>
      <w:marLeft w:val="0"/>
      <w:marRight w:val="0"/>
      <w:marTop w:val="0"/>
      <w:marBottom w:val="0"/>
      <w:divBdr>
        <w:top w:val="none" w:sz="0" w:space="0" w:color="auto"/>
        <w:left w:val="none" w:sz="0" w:space="0" w:color="auto"/>
        <w:bottom w:val="none" w:sz="0" w:space="0" w:color="auto"/>
        <w:right w:val="none" w:sz="0" w:space="0" w:color="auto"/>
      </w:divBdr>
    </w:div>
    <w:div w:id="1027635480">
      <w:bodyDiv w:val="1"/>
      <w:marLeft w:val="0"/>
      <w:marRight w:val="0"/>
      <w:marTop w:val="0"/>
      <w:marBottom w:val="0"/>
      <w:divBdr>
        <w:top w:val="none" w:sz="0" w:space="0" w:color="auto"/>
        <w:left w:val="none" w:sz="0" w:space="0" w:color="auto"/>
        <w:bottom w:val="none" w:sz="0" w:space="0" w:color="auto"/>
        <w:right w:val="none" w:sz="0" w:space="0" w:color="auto"/>
      </w:divBdr>
    </w:div>
    <w:div w:id="1027878193">
      <w:bodyDiv w:val="1"/>
      <w:marLeft w:val="0"/>
      <w:marRight w:val="0"/>
      <w:marTop w:val="0"/>
      <w:marBottom w:val="0"/>
      <w:divBdr>
        <w:top w:val="none" w:sz="0" w:space="0" w:color="auto"/>
        <w:left w:val="none" w:sz="0" w:space="0" w:color="auto"/>
        <w:bottom w:val="none" w:sz="0" w:space="0" w:color="auto"/>
        <w:right w:val="none" w:sz="0" w:space="0" w:color="auto"/>
      </w:divBdr>
    </w:div>
    <w:div w:id="1028482890">
      <w:bodyDiv w:val="1"/>
      <w:marLeft w:val="0"/>
      <w:marRight w:val="0"/>
      <w:marTop w:val="0"/>
      <w:marBottom w:val="0"/>
      <w:divBdr>
        <w:top w:val="none" w:sz="0" w:space="0" w:color="auto"/>
        <w:left w:val="none" w:sz="0" w:space="0" w:color="auto"/>
        <w:bottom w:val="none" w:sz="0" w:space="0" w:color="auto"/>
        <w:right w:val="none" w:sz="0" w:space="0" w:color="auto"/>
      </w:divBdr>
    </w:div>
    <w:div w:id="1030061240">
      <w:bodyDiv w:val="1"/>
      <w:marLeft w:val="0"/>
      <w:marRight w:val="0"/>
      <w:marTop w:val="0"/>
      <w:marBottom w:val="0"/>
      <w:divBdr>
        <w:top w:val="none" w:sz="0" w:space="0" w:color="auto"/>
        <w:left w:val="none" w:sz="0" w:space="0" w:color="auto"/>
        <w:bottom w:val="none" w:sz="0" w:space="0" w:color="auto"/>
        <w:right w:val="none" w:sz="0" w:space="0" w:color="auto"/>
      </w:divBdr>
    </w:div>
    <w:div w:id="1030649148">
      <w:bodyDiv w:val="1"/>
      <w:marLeft w:val="0"/>
      <w:marRight w:val="0"/>
      <w:marTop w:val="0"/>
      <w:marBottom w:val="0"/>
      <w:divBdr>
        <w:top w:val="none" w:sz="0" w:space="0" w:color="auto"/>
        <w:left w:val="none" w:sz="0" w:space="0" w:color="auto"/>
        <w:bottom w:val="none" w:sz="0" w:space="0" w:color="auto"/>
        <w:right w:val="none" w:sz="0" w:space="0" w:color="auto"/>
      </w:divBdr>
    </w:div>
    <w:div w:id="1030834774">
      <w:bodyDiv w:val="1"/>
      <w:marLeft w:val="0"/>
      <w:marRight w:val="0"/>
      <w:marTop w:val="0"/>
      <w:marBottom w:val="0"/>
      <w:divBdr>
        <w:top w:val="none" w:sz="0" w:space="0" w:color="auto"/>
        <w:left w:val="none" w:sz="0" w:space="0" w:color="auto"/>
        <w:bottom w:val="none" w:sz="0" w:space="0" w:color="auto"/>
        <w:right w:val="none" w:sz="0" w:space="0" w:color="auto"/>
      </w:divBdr>
    </w:div>
    <w:div w:id="1034622468">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39625075">
      <w:bodyDiv w:val="1"/>
      <w:marLeft w:val="0"/>
      <w:marRight w:val="0"/>
      <w:marTop w:val="0"/>
      <w:marBottom w:val="0"/>
      <w:divBdr>
        <w:top w:val="none" w:sz="0" w:space="0" w:color="auto"/>
        <w:left w:val="none" w:sz="0" w:space="0" w:color="auto"/>
        <w:bottom w:val="none" w:sz="0" w:space="0" w:color="auto"/>
        <w:right w:val="none" w:sz="0" w:space="0" w:color="auto"/>
      </w:divBdr>
    </w:div>
    <w:div w:id="1040596406">
      <w:bodyDiv w:val="1"/>
      <w:marLeft w:val="0"/>
      <w:marRight w:val="0"/>
      <w:marTop w:val="0"/>
      <w:marBottom w:val="0"/>
      <w:divBdr>
        <w:top w:val="none" w:sz="0" w:space="0" w:color="auto"/>
        <w:left w:val="none" w:sz="0" w:space="0" w:color="auto"/>
        <w:bottom w:val="none" w:sz="0" w:space="0" w:color="auto"/>
        <w:right w:val="none" w:sz="0" w:space="0" w:color="auto"/>
      </w:divBdr>
    </w:div>
    <w:div w:id="1041370037">
      <w:bodyDiv w:val="1"/>
      <w:marLeft w:val="0"/>
      <w:marRight w:val="0"/>
      <w:marTop w:val="0"/>
      <w:marBottom w:val="0"/>
      <w:divBdr>
        <w:top w:val="none" w:sz="0" w:space="0" w:color="auto"/>
        <w:left w:val="none" w:sz="0" w:space="0" w:color="auto"/>
        <w:bottom w:val="none" w:sz="0" w:space="0" w:color="auto"/>
        <w:right w:val="none" w:sz="0" w:space="0" w:color="auto"/>
      </w:divBdr>
    </w:div>
    <w:div w:id="1045907612">
      <w:bodyDiv w:val="1"/>
      <w:marLeft w:val="0"/>
      <w:marRight w:val="0"/>
      <w:marTop w:val="0"/>
      <w:marBottom w:val="0"/>
      <w:divBdr>
        <w:top w:val="none" w:sz="0" w:space="0" w:color="auto"/>
        <w:left w:val="none" w:sz="0" w:space="0" w:color="auto"/>
        <w:bottom w:val="none" w:sz="0" w:space="0" w:color="auto"/>
        <w:right w:val="none" w:sz="0" w:space="0" w:color="auto"/>
      </w:divBdr>
    </w:div>
    <w:div w:id="1048845844">
      <w:bodyDiv w:val="1"/>
      <w:marLeft w:val="0"/>
      <w:marRight w:val="0"/>
      <w:marTop w:val="0"/>
      <w:marBottom w:val="0"/>
      <w:divBdr>
        <w:top w:val="none" w:sz="0" w:space="0" w:color="auto"/>
        <w:left w:val="none" w:sz="0" w:space="0" w:color="auto"/>
        <w:bottom w:val="none" w:sz="0" w:space="0" w:color="auto"/>
        <w:right w:val="none" w:sz="0" w:space="0" w:color="auto"/>
      </w:divBdr>
    </w:div>
    <w:div w:id="1050153531">
      <w:bodyDiv w:val="1"/>
      <w:marLeft w:val="0"/>
      <w:marRight w:val="0"/>
      <w:marTop w:val="0"/>
      <w:marBottom w:val="0"/>
      <w:divBdr>
        <w:top w:val="none" w:sz="0" w:space="0" w:color="auto"/>
        <w:left w:val="none" w:sz="0" w:space="0" w:color="auto"/>
        <w:bottom w:val="none" w:sz="0" w:space="0" w:color="auto"/>
        <w:right w:val="none" w:sz="0" w:space="0" w:color="auto"/>
      </w:divBdr>
    </w:div>
    <w:div w:id="1050617189">
      <w:bodyDiv w:val="1"/>
      <w:marLeft w:val="0"/>
      <w:marRight w:val="0"/>
      <w:marTop w:val="0"/>
      <w:marBottom w:val="0"/>
      <w:divBdr>
        <w:top w:val="none" w:sz="0" w:space="0" w:color="auto"/>
        <w:left w:val="none" w:sz="0" w:space="0" w:color="auto"/>
        <w:bottom w:val="none" w:sz="0" w:space="0" w:color="auto"/>
        <w:right w:val="none" w:sz="0" w:space="0" w:color="auto"/>
      </w:divBdr>
    </w:div>
    <w:div w:id="1054618546">
      <w:bodyDiv w:val="1"/>
      <w:marLeft w:val="0"/>
      <w:marRight w:val="0"/>
      <w:marTop w:val="0"/>
      <w:marBottom w:val="0"/>
      <w:divBdr>
        <w:top w:val="none" w:sz="0" w:space="0" w:color="auto"/>
        <w:left w:val="none" w:sz="0" w:space="0" w:color="auto"/>
        <w:bottom w:val="none" w:sz="0" w:space="0" w:color="auto"/>
        <w:right w:val="none" w:sz="0" w:space="0" w:color="auto"/>
      </w:divBdr>
    </w:div>
    <w:div w:id="1057898575">
      <w:bodyDiv w:val="1"/>
      <w:marLeft w:val="0"/>
      <w:marRight w:val="0"/>
      <w:marTop w:val="0"/>
      <w:marBottom w:val="0"/>
      <w:divBdr>
        <w:top w:val="none" w:sz="0" w:space="0" w:color="auto"/>
        <w:left w:val="none" w:sz="0" w:space="0" w:color="auto"/>
        <w:bottom w:val="none" w:sz="0" w:space="0" w:color="auto"/>
        <w:right w:val="none" w:sz="0" w:space="0" w:color="auto"/>
      </w:divBdr>
    </w:div>
    <w:div w:id="1058824152">
      <w:bodyDiv w:val="1"/>
      <w:marLeft w:val="0"/>
      <w:marRight w:val="0"/>
      <w:marTop w:val="0"/>
      <w:marBottom w:val="0"/>
      <w:divBdr>
        <w:top w:val="none" w:sz="0" w:space="0" w:color="auto"/>
        <w:left w:val="none" w:sz="0" w:space="0" w:color="auto"/>
        <w:bottom w:val="none" w:sz="0" w:space="0" w:color="auto"/>
        <w:right w:val="none" w:sz="0" w:space="0" w:color="auto"/>
      </w:divBdr>
    </w:div>
    <w:div w:id="1060908903">
      <w:bodyDiv w:val="1"/>
      <w:marLeft w:val="0"/>
      <w:marRight w:val="0"/>
      <w:marTop w:val="0"/>
      <w:marBottom w:val="0"/>
      <w:divBdr>
        <w:top w:val="none" w:sz="0" w:space="0" w:color="auto"/>
        <w:left w:val="none" w:sz="0" w:space="0" w:color="auto"/>
        <w:bottom w:val="none" w:sz="0" w:space="0" w:color="auto"/>
        <w:right w:val="none" w:sz="0" w:space="0" w:color="auto"/>
      </w:divBdr>
    </w:div>
    <w:div w:id="1063064864">
      <w:bodyDiv w:val="1"/>
      <w:marLeft w:val="0"/>
      <w:marRight w:val="0"/>
      <w:marTop w:val="0"/>
      <w:marBottom w:val="0"/>
      <w:divBdr>
        <w:top w:val="none" w:sz="0" w:space="0" w:color="auto"/>
        <w:left w:val="none" w:sz="0" w:space="0" w:color="auto"/>
        <w:bottom w:val="none" w:sz="0" w:space="0" w:color="auto"/>
        <w:right w:val="none" w:sz="0" w:space="0" w:color="auto"/>
      </w:divBdr>
    </w:div>
    <w:div w:id="1065563080">
      <w:bodyDiv w:val="1"/>
      <w:marLeft w:val="0"/>
      <w:marRight w:val="0"/>
      <w:marTop w:val="0"/>
      <w:marBottom w:val="0"/>
      <w:divBdr>
        <w:top w:val="none" w:sz="0" w:space="0" w:color="auto"/>
        <w:left w:val="none" w:sz="0" w:space="0" w:color="auto"/>
        <w:bottom w:val="none" w:sz="0" w:space="0" w:color="auto"/>
        <w:right w:val="none" w:sz="0" w:space="0" w:color="auto"/>
      </w:divBdr>
    </w:div>
    <w:div w:id="1066804813">
      <w:bodyDiv w:val="1"/>
      <w:marLeft w:val="0"/>
      <w:marRight w:val="0"/>
      <w:marTop w:val="0"/>
      <w:marBottom w:val="0"/>
      <w:divBdr>
        <w:top w:val="none" w:sz="0" w:space="0" w:color="auto"/>
        <w:left w:val="none" w:sz="0" w:space="0" w:color="auto"/>
        <w:bottom w:val="none" w:sz="0" w:space="0" w:color="auto"/>
        <w:right w:val="none" w:sz="0" w:space="0" w:color="auto"/>
      </w:divBdr>
    </w:div>
    <w:div w:id="1070927579">
      <w:bodyDiv w:val="1"/>
      <w:marLeft w:val="0"/>
      <w:marRight w:val="0"/>
      <w:marTop w:val="0"/>
      <w:marBottom w:val="0"/>
      <w:divBdr>
        <w:top w:val="none" w:sz="0" w:space="0" w:color="auto"/>
        <w:left w:val="none" w:sz="0" w:space="0" w:color="auto"/>
        <w:bottom w:val="none" w:sz="0" w:space="0" w:color="auto"/>
        <w:right w:val="none" w:sz="0" w:space="0" w:color="auto"/>
      </w:divBdr>
    </w:div>
    <w:div w:id="1071927796">
      <w:bodyDiv w:val="1"/>
      <w:marLeft w:val="0"/>
      <w:marRight w:val="0"/>
      <w:marTop w:val="0"/>
      <w:marBottom w:val="0"/>
      <w:divBdr>
        <w:top w:val="none" w:sz="0" w:space="0" w:color="auto"/>
        <w:left w:val="none" w:sz="0" w:space="0" w:color="auto"/>
        <w:bottom w:val="none" w:sz="0" w:space="0" w:color="auto"/>
        <w:right w:val="none" w:sz="0" w:space="0" w:color="auto"/>
      </w:divBdr>
    </w:div>
    <w:div w:id="1073354612">
      <w:bodyDiv w:val="1"/>
      <w:marLeft w:val="0"/>
      <w:marRight w:val="0"/>
      <w:marTop w:val="0"/>
      <w:marBottom w:val="0"/>
      <w:divBdr>
        <w:top w:val="none" w:sz="0" w:space="0" w:color="auto"/>
        <w:left w:val="none" w:sz="0" w:space="0" w:color="auto"/>
        <w:bottom w:val="none" w:sz="0" w:space="0" w:color="auto"/>
        <w:right w:val="none" w:sz="0" w:space="0" w:color="auto"/>
      </w:divBdr>
    </w:div>
    <w:div w:id="1074086828">
      <w:bodyDiv w:val="1"/>
      <w:marLeft w:val="0"/>
      <w:marRight w:val="0"/>
      <w:marTop w:val="0"/>
      <w:marBottom w:val="0"/>
      <w:divBdr>
        <w:top w:val="none" w:sz="0" w:space="0" w:color="auto"/>
        <w:left w:val="none" w:sz="0" w:space="0" w:color="auto"/>
        <w:bottom w:val="none" w:sz="0" w:space="0" w:color="auto"/>
        <w:right w:val="none" w:sz="0" w:space="0" w:color="auto"/>
      </w:divBdr>
    </w:div>
    <w:div w:id="1074282683">
      <w:bodyDiv w:val="1"/>
      <w:marLeft w:val="0"/>
      <w:marRight w:val="0"/>
      <w:marTop w:val="0"/>
      <w:marBottom w:val="0"/>
      <w:divBdr>
        <w:top w:val="none" w:sz="0" w:space="0" w:color="auto"/>
        <w:left w:val="none" w:sz="0" w:space="0" w:color="auto"/>
        <w:bottom w:val="none" w:sz="0" w:space="0" w:color="auto"/>
        <w:right w:val="none" w:sz="0" w:space="0" w:color="auto"/>
      </w:divBdr>
    </w:div>
    <w:div w:id="1076780664">
      <w:bodyDiv w:val="1"/>
      <w:marLeft w:val="0"/>
      <w:marRight w:val="0"/>
      <w:marTop w:val="0"/>
      <w:marBottom w:val="0"/>
      <w:divBdr>
        <w:top w:val="none" w:sz="0" w:space="0" w:color="auto"/>
        <w:left w:val="none" w:sz="0" w:space="0" w:color="auto"/>
        <w:bottom w:val="none" w:sz="0" w:space="0" w:color="auto"/>
        <w:right w:val="none" w:sz="0" w:space="0" w:color="auto"/>
      </w:divBdr>
    </w:div>
    <w:div w:id="1078672189">
      <w:bodyDiv w:val="1"/>
      <w:marLeft w:val="0"/>
      <w:marRight w:val="0"/>
      <w:marTop w:val="0"/>
      <w:marBottom w:val="0"/>
      <w:divBdr>
        <w:top w:val="none" w:sz="0" w:space="0" w:color="auto"/>
        <w:left w:val="none" w:sz="0" w:space="0" w:color="auto"/>
        <w:bottom w:val="none" w:sz="0" w:space="0" w:color="auto"/>
        <w:right w:val="none" w:sz="0" w:space="0" w:color="auto"/>
      </w:divBdr>
    </w:div>
    <w:div w:id="1079715624">
      <w:bodyDiv w:val="1"/>
      <w:marLeft w:val="0"/>
      <w:marRight w:val="0"/>
      <w:marTop w:val="0"/>
      <w:marBottom w:val="0"/>
      <w:divBdr>
        <w:top w:val="none" w:sz="0" w:space="0" w:color="auto"/>
        <w:left w:val="none" w:sz="0" w:space="0" w:color="auto"/>
        <w:bottom w:val="none" w:sz="0" w:space="0" w:color="auto"/>
        <w:right w:val="none" w:sz="0" w:space="0" w:color="auto"/>
      </w:divBdr>
    </w:div>
    <w:div w:id="1080254461">
      <w:bodyDiv w:val="1"/>
      <w:marLeft w:val="0"/>
      <w:marRight w:val="0"/>
      <w:marTop w:val="0"/>
      <w:marBottom w:val="0"/>
      <w:divBdr>
        <w:top w:val="none" w:sz="0" w:space="0" w:color="auto"/>
        <w:left w:val="none" w:sz="0" w:space="0" w:color="auto"/>
        <w:bottom w:val="none" w:sz="0" w:space="0" w:color="auto"/>
        <w:right w:val="none" w:sz="0" w:space="0" w:color="auto"/>
      </w:divBdr>
    </w:div>
    <w:div w:id="1080711883">
      <w:bodyDiv w:val="1"/>
      <w:marLeft w:val="0"/>
      <w:marRight w:val="0"/>
      <w:marTop w:val="0"/>
      <w:marBottom w:val="0"/>
      <w:divBdr>
        <w:top w:val="none" w:sz="0" w:space="0" w:color="auto"/>
        <w:left w:val="none" w:sz="0" w:space="0" w:color="auto"/>
        <w:bottom w:val="none" w:sz="0" w:space="0" w:color="auto"/>
        <w:right w:val="none" w:sz="0" w:space="0" w:color="auto"/>
      </w:divBdr>
    </w:div>
    <w:div w:id="1081416122">
      <w:bodyDiv w:val="1"/>
      <w:marLeft w:val="0"/>
      <w:marRight w:val="0"/>
      <w:marTop w:val="0"/>
      <w:marBottom w:val="0"/>
      <w:divBdr>
        <w:top w:val="none" w:sz="0" w:space="0" w:color="auto"/>
        <w:left w:val="none" w:sz="0" w:space="0" w:color="auto"/>
        <w:bottom w:val="none" w:sz="0" w:space="0" w:color="auto"/>
        <w:right w:val="none" w:sz="0" w:space="0" w:color="auto"/>
      </w:divBdr>
    </w:div>
    <w:div w:id="1081877108">
      <w:bodyDiv w:val="1"/>
      <w:marLeft w:val="0"/>
      <w:marRight w:val="0"/>
      <w:marTop w:val="0"/>
      <w:marBottom w:val="0"/>
      <w:divBdr>
        <w:top w:val="none" w:sz="0" w:space="0" w:color="auto"/>
        <w:left w:val="none" w:sz="0" w:space="0" w:color="auto"/>
        <w:bottom w:val="none" w:sz="0" w:space="0" w:color="auto"/>
        <w:right w:val="none" w:sz="0" w:space="0" w:color="auto"/>
      </w:divBdr>
    </w:div>
    <w:div w:id="1082334378">
      <w:bodyDiv w:val="1"/>
      <w:marLeft w:val="0"/>
      <w:marRight w:val="0"/>
      <w:marTop w:val="0"/>
      <w:marBottom w:val="0"/>
      <w:divBdr>
        <w:top w:val="none" w:sz="0" w:space="0" w:color="auto"/>
        <w:left w:val="none" w:sz="0" w:space="0" w:color="auto"/>
        <w:bottom w:val="none" w:sz="0" w:space="0" w:color="auto"/>
        <w:right w:val="none" w:sz="0" w:space="0" w:color="auto"/>
      </w:divBdr>
    </w:div>
    <w:div w:id="1083798140">
      <w:bodyDiv w:val="1"/>
      <w:marLeft w:val="0"/>
      <w:marRight w:val="0"/>
      <w:marTop w:val="0"/>
      <w:marBottom w:val="0"/>
      <w:divBdr>
        <w:top w:val="none" w:sz="0" w:space="0" w:color="auto"/>
        <w:left w:val="none" w:sz="0" w:space="0" w:color="auto"/>
        <w:bottom w:val="none" w:sz="0" w:space="0" w:color="auto"/>
        <w:right w:val="none" w:sz="0" w:space="0" w:color="auto"/>
      </w:divBdr>
    </w:div>
    <w:div w:id="1084686458">
      <w:bodyDiv w:val="1"/>
      <w:marLeft w:val="0"/>
      <w:marRight w:val="0"/>
      <w:marTop w:val="0"/>
      <w:marBottom w:val="0"/>
      <w:divBdr>
        <w:top w:val="none" w:sz="0" w:space="0" w:color="auto"/>
        <w:left w:val="none" w:sz="0" w:space="0" w:color="auto"/>
        <w:bottom w:val="none" w:sz="0" w:space="0" w:color="auto"/>
        <w:right w:val="none" w:sz="0" w:space="0" w:color="auto"/>
      </w:divBdr>
    </w:div>
    <w:div w:id="1085499188">
      <w:bodyDiv w:val="1"/>
      <w:marLeft w:val="0"/>
      <w:marRight w:val="0"/>
      <w:marTop w:val="0"/>
      <w:marBottom w:val="0"/>
      <w:divBdr>
        <w:top w:val="none" w:sz="0" w:space="0" w:color="auto"/>
        <w:left w:val="none" w:sz="0" w:space="0" w:color="auto"/>
        <w:bottom w:val="none" w:sz="0" w:space="0" w:color="auto"/>
        <w:right w:val="none" w:sz="0" w:space="0" w:color="auto"/>
      </w:divBdr>
    </w:div>
    <w:div w:id="1087385510">
      <w:bodyDiv w:val="1"/>
      <w:marLeft w:val="0"/>
      <w:marRight w:val="0"/>
      <w:marTop w:val="0"/>
      <w:marBottom w:val="0"/>
      <w:divBdr>
        <w:top w:val="none" w:sz="0" w:space="0" w:color="auto"/>
        <w:left w:val="none" w:sz="0" w:space="0" w:color="auto"/>
        <w:bottom w:val="none" w:sz="0" w:space="0" w:color="auto"/>
        <w:right w:val="none" w:sz="0" w:space="0" w:color="auto"/>
      </w:divBdr>
    </w:div>
    <w:div w:id="1088308905">
      <w:bodyDiv w:val="1"/>
      <w:marLeft w:val="0"/>
      <w:marRight w:val="0"/>
      <w:marTop w:val="0"/>
      <w:marBottom w:val="0"/>
      <w:divBdr>
        <w:top w:val="none" w:sz="0" w:space="0" w:color="auto"/>
        <w:left w:val="none" w:sz="0" w:space="0" w:color="auto"/>
        <w:bottom w:val="none" w:sz="0" w:space="0" w:color="auto"/>
        <w:right w:val="none" w:sz="0" w:space="0" w:color="auto"/>
      </w:divBdr>
    </w:div>
    <w:div w:id="1091927604">
      <w:bodyDiv w:val="1"/>
      <w:marLeft w:val="0"/>
      <w:marRight w:val="0"/>
      <w:marTop w:val="0"/>
      <w:marBottom w:val="0"/>
      <w:divBdr>
        <w:top w:val="none" w:sz="0" w:space="0" w:color="auto"/>
        <w:left w:val="none" w:sz="0" w:space="0" w:color="auto"/>
        <w:bottom w:val="none" w:sz="0" w:space="0" w:color="auto"/>
        <w:right w:val="none" w:sz="0" w:space="0" w:color="auto"/>
      </w:divBdr>
    </w:div>
    <w:div w:id="1094011828">
      <w:bodyDiv w:val="1"/>
      <w:marLeft w:val="0"/>
      <w:marRight w:val="0"/>
      <w:marTop w:val="0"/>
      <w:marBottom w:val="0"/>
      <w:divBdr>
        <w:top w:val="none" w:sz="0" w:space="0" w:color="auto"/>
        <w:left w:val="none" w:sz="0" w:space="0" w:color="auto"/>
        <w:bottom w:val="none" w:sz="0" w:space="0" w:color="auto"/>
        <w:right w:val="none" w:sz="0" w:space="0" w:color="auto"/>
      </w:divBdr>
    </w:div>
    <w:div w:id="1094352848">
      <w:bodyDiv w:val="1"/>
      <w:marLeft w:val="0"/>
      <w:marRight w:val="0"/>
      <w:marTop w:val="0"/>
      <w:marBottom w:val="0"/>
      <w:divBdr>
        <w:top w:val="none" w:sz="0" w:space="0" w:color="auto"/>
        <w:left w:val="none" w:sz="0" w:space="0" w:color="auto"/>
        <w:bottom w:val="none" w:sz="0" w:space="0" w:color="auto"/>
        <w:right w:val="none" w:sz="0" w:space="0" w:color="auto"/>
      </w:divBdr>
    </w:div>
    <w:div w:id="1094517312">
      <w:bodyDiv w:val="1"/>
      <w:marLeft w:val="0"/>
      <w:marRight w:val="0"/>
      <w:marTop w:val="0"/>
      <w:marBottom w:val="0"/>
      <w:divBdr>
        <w:top w:val="none" w:sz="0" w:space="0" w:color="auto"/>
        <w:left w:val="none" w:sz="0" w:space="0" w:color="auto"/>
        <w:bottom w:val="none" w:sz="0" w:space="0" w:color="auto"/>
        <w:right w:val="none" w:sz="0" w:space="0" w:color="auto"/>
      </w:divBdr>
    </w:div>
    <w:div w:id="1095440106">
      <w:bodyDiv w:val="1"/>
      <w:marLeft w:val="0"/>
      <w:marRight w:val="0"/>
      <w:marTop w:val="0"/>
      <w:marBottom w:val="0"/>
      <w:divBdr>
        <w:top w:val="none" w:sz="0" w:space="0" w:color="auto"/>
        <w:left w:val="none" w:sz="0" w:space="0" w:color="auto"/>
        <w:bottom w:val="none" w:sz="0" w:space="0" w:color="auto"/>
        <w:right w:val="none" w:sz="0" w:space="0" w:color="auto"/>
      </w:divBdr>
    </w:div>
    <w:div w:id="1095901370">
      <w:bodyDiv w:val="1"/>
      <w:marLeft w:val="0"/>
      <w:marRight w:val="0"/>
      <w:marTop w:val="0"/>
      <w:marBottom w:val="0"/>
      <w:divBdr>
        <w:top w:val="none" w:sz="0" w:space="0" w:color="auto"/>
        <w:left w:val="none" w:sz="0" w:space="0" w:color="auto"/>
        <w:bottom w:val="none" w:sz="0" w:space="0" w:color="auto"/>
        <w:right w:val="none" w:sz="0" w:space="0" w:color="auto"/>
      </w:divBdr>
    </w:div>
    <w:div w:id="1098599391">
      <w:bodyDiv w:val="1"/>
      <w:marLeft w:val="0"/>
      <w:marRight w:val="0"/>
      <w:marTop w:val="0"/>
      <w:marBottom w:val="0"/>
      <w:divBdr>
        <w:top w:val="none" w:sz="0" w:space="0" w:color="auto"/>
        <w:left w:val="none" w:sz="0" w:space="0" w:color="auto"/>
        <w:bottom w:val="none" w:sz="0" w:space="0" w:color="auto"/>
        <w:right w:val="none" w:sz="0" w:space="0" w:color="auto"/>
      </w:divBdr>
    </w:div>
    <w:div w:id="1099637059">
      <w:bodyDiv w:val="1"/>
      <w:marLeft w:val="0"/>
      <w:marRight w:val="0"/>
      <w:marTop w:val="0"/>
      <w:marBottom w:val="0"/>
      <w:divBdr>
        <w:top w:val="none" w:sz="0" w:space="0" w:color="auto"/>
        <w:left w:val="none" w:sz="0" w:space="0" w:color="auto"/>
        <w:bottom w:val="none" w:sz="0" w:space="0" w:color="auto"/>
        <w:right w:val="none" w:sz="0" w:space="0" w:color="auto"/>
      </w:divBdr>
    </w:div>
    <w:div w:id="1099839469">
      <w:bodyDiv w:val="1"/>
      <w:marLeft w:val="0"/>
      <w:marRight w:val="0"/>
      <w:marTop w:val="0"/>
      <w:marBottom w:val="0"/>
      <w:divBdr>
        <w:top w:val="none" w:sz="0" w:space="0" w:color="auto"/>
        <w:left w:val="none" w:sz="0" w:space="0" w:color="auto"/>
        <w:bottom w:val="none" w:sz="0" w:space="0" w:color="auto"/>
        <w:right w:val="none" w:sz="0" w:space="0" w:color="auto"/>
      </w:divBdr>
    </w:div>
    <w:div w:id="1100643767">
      <w:bodyDiv w:val="1"/>
      <w:marLeft w:val="0"/>
      <w:marRight w:val="0"/>
      <w:marTop w:val="0"/>
      <w:marBottom w:val="0"/>
      <w:divBdr>
        <w:top w:val="none" w:sz="0" w:space="0" w:color="auto"/>
        <w:left w:val="none" w:sz="0" w:space="0" w:color="auto"/>
        <w:bottom w:val="none" w:sz="0" w:space="0" w:color="auto"/>
        <w:right w:val="none" w:sz="0" w:space="0" w:color="auto"/>
      </w:divBdr>
    </w:div>
    <w:div w:id="1101144351">
      <w:bodyDiv w:val="1"/>
      <w:marLeft w:val="0"/>
      <w:marRight w:val="0"/>
      <w:marTop w:val="0"/>
      <w:marBottom w:val="0"/>
      <w:divBdr>
        <w:top w:val="none" w:sz="0" w:space="0" w:color="auto"/>
        <w:left w:val="none" w:sz="0" w:space="0" w:color="auto"/>
        <w:bottom w:val="none" w:sz="0" w:space="0" w:color="auto"/>
        <w:right w:val="none" w:sz="0" w:space="0" w:color="auto"/>
      </w:divBdr>
    </w:div>
    <w:div w:id="1101874263">
      <w:bodyDiv w:val="1"/>
      <w:marLeft w:val="0"/>
      <w:marRight w:val="0"/>
      <w:marTop w:val="0"/>
      <w:marBottom w:val="0"/>
      <w:divBdr>
        <w:top w:val="none" w:sz="0" w:space="0" w:color="auto"/>
        <w:left w:val="none" w:sz="0" w:space="0" w:color="auto"/>
        <w:bottom w:val="none" w:sz="0" w:space="0" w:color="auto"/>
        <w:right w:val="none" w:sz="0" w:space="0" w:color="auto"/>
      </w:divBdr>
    </w:div>
    <w:div w:id="1102528890">
      <w:bodyDiv w:val="1"/>
      <w:marLeft w:val="0"/>
      <w:marRight w:val="0"/>
      <w:marTop w:val="0"/>
      <w:marBottom w:val="0"/>
      <w:divBdr>
        <w:top w:val="none" w:sz="0" w:space="0" w:color="auto"/>
        <w:left w:val="none" w:sz="0" w:space="0" w:color="auto"/>
        <w:bottom w:val="none" w:sz="0" w:space="0" w:color="auto"/>
        <w:right w:val="none" w:sz="0" w:space="0" w:color="auto"/>
      </w:divBdr>
    </w:div>
    <w:div w:id="1103838791">
      <w:bodyDiv w:val="1"/>
      <w:marLeft w:val="0"/>
      <w:marRight w:val="0"/>
      <w:marTop w:val="0"/>
      <w:marBottom w:val="0"/>
      <w:divBdr>
        <w:top w:val="none" w:sz="0" w:space="0" w:color="auto"/>
        <w:left w:val="none" w:sz="0" w:space="0" w:color="auto"/>
        <w:bottom w:val="none" w:sz="0" w:space="0" w:color="auto"/>
        <w:right w:val="none" w:sz="0" w:space="0" w:color="auto"/>
      </w:divBdr>
    </w:div>
    <w:div w:id="1107432320">
      <w:bodyDiv w:val="1"/>
      <w:marLeft w:val="0"/>
      <w:marRight w:val="0"/>
      <w:marTop w:val="0"/>
      <w:marBottom w:val="0"/>
      <w:divBdr>
        <w:top w:val="none" w:sz="0" w:space="0" w:color="auto"/>
        <w:left w:val="none" w:sz="0" w:space="0" w:color="auto"/>
        <w:bottom w:val="none" w:sz="0" w:space="0" w:color="auto"/>
        <w:right w:val="none" w:sz="0" w:space="0" w:color="auto"/>
      </w:divBdr>
    </w:div>
    <w:div w:id="1108700297">
      <w:bodyDiv w:val="1"/>
      <w:marLeft w:val="0"/>
      <w:marRight w:val="0"/>
      <w:marTop w:val="0"/>
      <w:marBottom w:val="0"/>
      <w:divBdr>
        <w:top w:val="none" w:sz="0" w:space="0" w:color="auto"/>
        <w:left w:val="none" w:sz="0" w:space="0" w:color="auto"/>
        <w:bottom w:val="none" w:sz="0" w:space="0" w:color="auto"/>
        <w:right w:val="none" w:sz="0" w:space="0" w:color="auto"/>
      </w:divBdr>
    </w:div>
    <w:div w:id="1109814162">
      <w:bodyDiv w:val="1"/>
      <w:marLeft w:val="0"/>
      <w:marRight w:val="0"/>
      <w:marTop w:val="0"/>
      <w:marBottom w:val="0"/>
      <w:divBdr>
        <w:top w:val="none" w:sz="0" w:space="0" w:color="auto"/>
        <w:left w:val="none" w:sz="0" w:space="0" w:color="auto"/>
        <w:bottom w:val="none" w:sz="0" w:space="0" w:color="auto"/>
        <w:right w:val="none" w:sz="0" w:space="0" w:color="auto"/>
      </w:divBdr>
    </w:div>
    <w:div w:id="1111507969">
      <w:bodyDiv w:val="1"/>
      <w:marLeft w:val="0"/>
      <w:marRight w:val="0"/>
      <w:marTop w:val="0"/>
      <w:marBottom w:val="0"/>
      <w:divBdr>
        <w:top w:val="none" w:sz="0" w:space="0" w:color="auto"/>
        <w:left w:val="none" w:sz="0" w:space="0" w:color="auto"/>
        <w:bottom w:val="none" w:sz="0" w:space="0" w:color="auto"/>
        <w:right w:val="none" w:sz="0" w:space="0" w:color="auto"/>
      </w:divBdr>
    </w:div>
    <w:div w:id="1112092714">
      <w:bodyDiv w:val="1"/>
      <w:marLeft w:val="0"/>
      <w:marRight w:val="0"/>
      <w:marTop w:val="0"/>
      <w:marBottom w:val="0"/>
      <w:divBdr>
        <w:top w:val="none" w:sz="0" w:space="0" w:color="auto"/>
        <w:left w:val="none" w:sz="0" w:space="0" w:color="auto"/>
        <w:bottom w:val="none" w:sz="0" w:space="0" w:color="auto"/>
        <w:right w:val="none" w:sz="0" w:space="0" w:color="auto"/>
      </w:divBdr>
    </w:div>
    <w:div w:id="1115902229">
      <w:bodyDiv w:val="1"/>
      <w:marLeft w:val="0"/>
      <w:marRight w:val="0"/>
      <w:marTop w:val="0"/>
      <w:marBottom w:val="0"/>
      <w:divBdr>
        <w:top w:val="none" w:sz="0" w:space="0" w:color="auto"/>
        <w:left w:val="none" w:sz="0" w:space="0" w:color="auto"/>
        <w:bottom w:val="none" w:sz="0" w:space="0" w:color="auto"/>
        <w:right w:val="none" w:sz="0" w:space="0" w:color="auto"/>
      </w:divBdr>
    </w:div>
    <w:div w:id="1116173443">
      <w:bodyDiv w:val="1"/>
      <w:marLeft w:val="0"/>
      <w:marRight w:val="0"/>
      <w:marTop w:val="0"/>
      <w:marBottom w:val="0"/>
      <w:divBdr>
        <w:top w:val="none" w:sz="0" w:space="0" w:color="auto"/>
        <w:left w:val="none" w:sz="0" w:space="0" w:color="auto"/>
        <w:bottom w:val="none" w:sz="0" w:space="0" w:color="auto"/>
        <w:right w:val="none" w:sz="0" w:space="0" w:color="auto"/>
      </w:divBdr>
    </w:div>
    <w:div w:id="1116213901">
      <w:bodyDiv w:val="1"/>
      <w:marLeft w:val="0"/>
      <w:marRight w:val="0"/>
      <w:marTop w:val="0"/>
      <w:marBottom w:val="0"/>
      <w:divBdr>
        <w:top w:val="none" w:sz="0" w:space="0" w:color="auto"/>
        <w:left w:val="none" w:sz="0" w:space="0" w:color="auto"/>
        <w:bottom w:val="none" w:sz="0" w:space="0" w:color="auto"/>
        <w:right w:val="none" w:sz="0" w:space="0" w:color="auto"/>
      </w:divBdr>
    </w:div>
    <w:div w:id="1116480823">
      <w:bodyDiv w:val="1"/>
      <w:marLeft w:val="0"/>
      <w:marRight w:val="0"/>
      <w:marTop w:val="0"/>
      <w:marBottom w:val="0"/>
      <w:divBdr>
        <w:top w:val="none" w:sz="0" w:space="0" w:color="auto"/>
        <w:left w:val="none" w:sz="0" w:space="0" w:color="auto"/>
        <w:bottom w:val="none" w:sz="0" w:space="0" w:color="auto"/>
        <w:right w:val="none" w:sz="0" w:space="0" w:color="auto"/>
      </w:divBdr>
    </w:div>
    <w:div w:id="1116754018">
      <w:bodyDiv w:val="1"/>
      <w:marLeft w:val="0"/>
      <w:marRight w:val="0"/>
      <w:marTop w:val="0"/>
      <w:marBottom w:val="0"/>
      <w:divBdr>
        <w:top w:val="none" w:sz="0" w:space="0" w:color="auto"/>
        <w:left w:val="none" w:sz="0" w:space="0" w:color="auto"/>
        <w:bottom w:val="none" w:sz="0" w:space="0" w:color="auto"/>
        <w:right w:val="none" w:sz="0" w:space="0" w:color="auto"/>
      </w:divBdr>
    </w:div>
    <w:div w:id="1116949539">
      <w:bodyDiv w:val="1"/>
      <w:marLeft w:val="0"/>
      <w:marRight w:val="0"/>
      <w:marTop w:val="0"/>
      <w:marBottom w:val="0"/>
      <w:divBdr>
        <w:top w:val="none" w:sz="0" w:space="0" w:color="auto"/>
        <w:left w:val="none" w:sz="0" w:space="0" w:color="auto"/>
        <w:bottom w:val="none" w:sz="0" w:space="0" w:color="auto"/>
        <w:right w:val="none" w:sz="0" w:space="0" w:color="auto"/>
      </w:divBdr>
    </w:div>
    <w:div w:id="1117138903">
      <w:bodyDiv w:val="1"/>
      <w:marLeft w:val="0"/>
      <w:marRight w:val="0"/>
      <w:marTop w:val="0"/>
      <w:marBottom w:val="0"/>
      <w:divBdr>
        <w:top w:val="none" w:sz="0" w:space="0" w:color="auto"/>
        <w:left w:val="none" w:sz="0" w:space="0" w:color="auto"/>
        <w:bottom w:val="none" w:sz="0" w:space="0" w:color="auto"/>
        <w:right w:val="none" w:sz="0" w:space="0" w:color="auto"/>
      </w:divBdr>
    </w:div>
    <w:div w:id="1117263089">
      <w:bodyDiv w:val="1"/>
      <w:marLeft w:val="0"/>
      <w:marRight w:val="0"/>
      <w:marTop w:val="0"/>
      <w:marBottom w:val="0"/>
      <w:divBdr>
        <w:top w:val="none" w:sz="0" w:space="0" w:color="auto"/>
        <w:left w:val="none" w:sz="0" w:space="0" w:color="auto"/>
        <w:bottom w:val="none" w:sz="0" w:space="0" w:color="auto"/>
        <w:right w:val="none" w:sz="0" w:space="0" w:color="auto"/>
      </w:divBdr>
    </w:div>
    <w:div w:id="1117336762">
      <w:bodyDiv w:val="1"/>
      <w:marLeft w:val="0"/>
      <w:marRight w:val="0"/>
      <w:marTop w:val="0"/>
      <w:marBottom w:val="0"/>
      <w:divBdr>
        <w:top w:val="none" w:sz="0" w:space="0" w:color="auto"/>
        <w:left w:val="none" w:sz="0" w:space="0" w:color="auto"/>
        <w:bottom w:val="none" w:sz="0" w:space="0" w:color="auto"/>
        <w:right w:val="none" w:sz="0" w:space="0" w:color="auto"/>
      </w:divBdr>
    </w:div>
    <w:div w:id="1117486276">
      <w:bodyDiv w:val="1"/>
      <w:marLeft w:val="0"/>
      <w:marRight w:val="0"/>
      <w:marTop w:val="0"/>
      <w:marBottom w:val="0"/>
      <w:divBdr>
        <w:top w:val="none" w:sz="0" w:space="0" w:color="auto"/>
        <w:left w:val="none" w:sz="0" w:space="0" w:color="auto"/>
        <w:bottom w:val="none" w:sz="0" w:space="0" w:color="auto"/>
        <w:right w:val="none" w:sz="0" w:space="0" w:color="auto"/>
      </w:divBdr>
    </w:div>
    <w:div w:id="1119452798">
      <w:bodyDiv w:val="1"/>
      <w:marLeft w:val="0"/>
      <w:marRight w:val="0"/>
      <w:marTop w:val="0"/>
      <w:marBottom w:val="0"/>
      <w:divBdr>
        <w:top w:val="none" w:sz="0" w:space="0" w:color="auto"/>
        <w:left w:val="none" w:sz="0" w:space="0" w:color="auto"/>
        <w:bottom w:val="none" w:sz="0" w:space="0" w:color="auto"/>
        <w:right w:val="none" w:sz="0" w:space="0" w:color="auto"/>
      </w:divBdr>
    </w:div>
    <w:div w:id="1119570503">
      <w:bodyDiv w:val="1"/>
      <w:marLeft w:val="0"/>
      <w:marRight w:val="0"/>
      <w:marTop w:val="0"/>
      <w:marBottom w:val="0"/>
      <w:divBdr>
        <w:top w:val="none" w:sz="0" w:space="0" w:color="auto"/>
        <w:left w:val="none" w:sz="0" w:space="0" w:color="auto"/>
        <w:bottom w:val="none" w:sz="0" w:space="0" w:color="auto"/>
        <w:right w:val="none" w:sz="0" w:space="0" w:color="auto"/>
      </w:divBdr>
    </w:div>
    <w:div w:id="1119759617">
      <w:bodyDiv w:val="1"/>
      <w:marLeft w:val="0"/>
      <w:marRight w:val="0"/>
      <w:marTop w:val="0"/>
      <w:marBottom w:val="0"/>
      <w:divBdr>
        <w:top w:val="none" w:sz="0" w:space="0" w:color="auto"/>
        <w:left w:val="none" w:sz="0" w:space="0" w:color="auto"/>
        <w:bottom w:val="none" w:sz="0" w:space="0" w:color="auto"/>
        <w:right w:val="none" w:sz="0" w:space="0" w:color="auto"/>
      </w:divBdr>
    </w:div>
    <w:div w:id="1119958721">
      <w:bodyDiv w:val="1"/>
      <w:marLeft w:val="0"/>
      <w:marRight w:val="0"/>
      <w:marTop w:val="0"/>
      <w:marBottom w:val="0"/>
      <w:divBdr>
        <w:top w:val="none" w:sz="0" w:space="0" w:color="auto"/>
        <w:left w:val="none" w:sz="0" w:space="0" w:color="auto"/>
        <w:bottom w:val="none" w:sz="0" w:space="0" w:color="auto"/>
        <w:right w:val="none" w:sz="0" w:space="0" w:color="auto"/>
      </w:divBdr>
    </w:div>
    <w:div w:id="1124734672">
      <w:bodyDiv w:val="1"/>
      <w:marLeft w:val="0"/>
      <w:marRight w:val="0"/>
      <w:marTop w:val="0"/>
      <w:marBottom w:val="0"/>
      <w:divBdr>
        <w:top w:val="none" w:sz="0" w:space="0" w:color="auto"/>
        <w:left w:val="none" w:sz="0" w:space="0" w:color="auto"/>
        <w:bottom w:val="none" w:sz="0" w:space="0" w:color="auto"/>
        <w:right w:val="none" w:sz="0" w:space="0" w:color="auto"/>
      </w:divBdr>
    </w:div>
    <w:div w:id="1125079790">
      <w:bodyDiv w:val="1"/>
      <w:marLeft w:val="0"/>
      <w:marRight w:val="0"/>
      <w:marTop w:val="0"/>
      <w:marBottom w:val="0"/>
      <w:divBdr>
        <w:top w:val="none" w:sz="0" w:space="0" w:color="auto"/>
        <w:left w:val="none" w:sz="0" w:space="0" w:color="auto"/>
        <w:bottom w:val="none" w:sz="0" w:space="0" w:color="auto"/>
        <w:right w:val="none" w:sz="0" w:space="0" w:color="auto"/>
      </w:divBdr>
    </w:div>
    <w:div w:id="1125779597">
      <w:bodyDiv w:val="1"/>
      <w:marLeft w:val="0"/>
      <w:marRight w:val="0"/>
      <w:marTop w:val="0"/>
      <w:marBottom w:val="0"/>
      <w:divBdr>
        <w:top w:val="none" w:sz="0" w:space="0" w:color="auto"/>
        <w:left w:val="none" w:sz="0" w:space="0" w:color="auto"/>
        <w:bottom w:val="none" w:sz="0" w:space="0" w:color="auto"/>
        <w:right w:val="none" w:sz="0" w:space="0" w:color="auto"/>
      </w:divBdr>
    </w:div>
    <w:div w:id="1126119797">
      <w:bodyDiv w:val="1"/>
      <w:marLeft w:val="0"/>
      <w:marRight w:val="0"/>
      <w:marTop w:val="0"/>
      <w:marBottom w:val="0"/>
      <w:divBdr>
        <w:top w:val="none" w:sz="0" w:space="0" w:color="auto"/>
        <w:left w:val="none" w:sz="0" w:space="0" w:color="auto"/>
        <w:bottom w:val="none" w:sz="0" w:space="0" w:color="auto"/>
        <w:right w:val="none" w:sz="0" w:space="0" w:color="auto"/>
      </w:divBdr>
    </w:div>
    <w:div w:id="1127700183">
      <w:bodyDiv w:val="1"/>
      <w:marLeft w:val="0"/>
      <w:marRight w:val="0"/>
      <w:marTop w:val="0"/>
      <w:marBottom w:val="0"/>
      <w:divBdr>
        <w:top w:val="none" w:sz="0" w:space="0" w:color="auto"/>
        <w:left w:val="none" w:sz="0" w:space="0" w:color="auto"/>
        <w:bottom w:val="none" w:sz="0" w:space="0" w:color="auto"/>
        <w:right w:val="none" w:sz="0" w:space="0" w:color="auto"/>
      </w:divBdr>
    </w:div>
    <w:div w:id="1129517373">
      <w:bodyDiv w:val="1"/>
      <w:marLeft w:val="0"/>
      <w:marRight w:val="0"/>
      <w:marTop w:val="0"/>
      <w:marBottom w:val="0"/>
      <w:divBdr>
        <w:top w:val="none" w:sz="0" w:space="0" w:color="auto"/>
        <w:left w:val="none" w:sz="0" w:space="0" w:color="auto"/>
        <w:bottom w:val="none" w:sz="0" w:space="0" w:color="auto"/>
        <w:right w:val="none" w:sz="0" w:space="0" w:color="auto"/>
      </w:divBdr>
    </w:div>
    <w:div w:id="1130633188">
      <w:bodyDiv w:val="1"/>
      <w:marLeft w:val="0"/>
      <w:marRight w:val="0"/>
      <w:marTop w:val="0"/>
      <w:marBottom w:val="0"/>
      <w:divBdr>
        <w:top w:val="none" w:sz="0" w:space="0" w:color="auto"/>
        <w:left w:val="none" w:sz="0" w:space="0" w:color="auto"/>
        <w:bottom w:val="none" w:sz="0" w:space="0" w:color="auto"/>
        <w:right w:val="none" w:sz="0" w:space="0" w:color="auto"/>
      </w:divBdr>
    </w:div>
    <w:div w:id="1133404453">
      <w:bodyDiv w:val="1"/>
      <w:marLeft w:val="0"/>
      <w:marRight w:val="0"/>
      <w:marTop w:val="0"/>
      <w:marBottom w:val="0"/>
      <w:divBdr>
        <w:top w:val="none" w:sz="0" w:space="0" w:color="auto"/>
        <w:left w:val="none" w:sz="0" w:space="0" w:color="auto"/>
        <w:bottom w:val="none" w:sz="0" w:space="0" w:color="auto"/>
        <w:right w:val="none" w:sz="0" w:space="0" w:color="auto"/>
      </w:divBdr>
    </w:div>
    <w:div w:id="1137995260">
      <w:bodyDiv w:val="1"/>
      <w:marLeft w:val="0"/>
      <w:marRight w:val="0"/>
      <w:marTop w:val="0"/>
      <w:marBottom w:val="0"/>
      <w:divBdr>
        <w:top w:val="none" w:sz="0" w:space="0" w:color="auto"/>
        <w:left w:val="none" w:sz="0" w:space="0" w:color="auto"/>
        <w:bottom w:val="none" w:sz="0" w:space="0" w:color="auto"/>
        <w:right w:val="none" w:sz="0" w:space="0" w:color="auto"/>
      </w:divBdr>
    </w:div>
    <w:div w:id="1139106481">
      <w:bodyDiv w:val="1"/>
      <w:marLeft w:val="0"/>
      <w:marRight w:val="0"/>
      <w:marTop w:val="0"/>
      <w:marBottom w:val="0"/>
      <w:divBdr>
        <w:top w:val="none" w:sz="0" w:space="0" w:color="auto"/>
        <w:left w:val="none" w:sz="0" w:space="0" w:color="auto"/>
        <w:bottom w:val="none" w:sz="0" w:space="0" w:color="auto"/>
        <w:right w:val="none" w:sz="0" w:space="0" w:color="auto"/>
      </w:divBdr>
    </w:div>
    <w:div w:id="1141921039">
      <w:bodyDiv w:val="1"/>
      <w:marLeft w:val="0"/>
      <w:marRight w:val="0"/>
      <w:marTop w:val="0"/>
      <w:marBottom w:val="0"/>
      <w:divBdr>
        <w:top w:val="none" w:sz="0" w:space="0" w:color="auto"/>
        <w:left w:val="none" w:sz="0" w:space="0" w:color="auto"/>
        <w:bottom w:val="none" w:sz="0" w:space="0" w:color="auto"/>
        <w:right w:val="none" w:sz="0" w:space="0" w:color="auto"/>
      </w:divBdr>
    </w:div>
    <w:div w:id="1142575141">
      <w:bodyDiv w:val="1"/>
      <w:marLeft w:val="0"/>
      <w:marRight w:val="0"/>
      <w:marTop w:val="0"/>
      <w:marBottom w:val="0"/>
      <w:divBdr>
        <w:top w:val="none" w:sz="0" w:space="0" w:color="auto"/>
        <w:left w:val="none" w:sz="0" w:space="0" w:color="auto"/>
        <w:bottom w:val="none" w:sz="0" w:space="0" w:color="auto"/>
        <w:right w:val="none" w:sz="0" w:space="0" w:color="auto"/>
      </w:divBdr>
    </w:div>
    <w:div w:id="1143276772">
      <w:bodyDiv w:val="1"/>
      <w:marLeft w:val="0"/>
      <w:marRight w:val="0"/>
      <w:marTop w:val="0"/>
      <w:marBottom w:val="0"/>
      <w:divBdr>
        <w:top w:val="none" w:sz="0" w:space="0" w:color="auto"/>
        <w:left w:val="none" w:sz="0" w:space="0" w:color="auto"/>
        <w:bottom w:val="none" w:sz="0" w:space="0" w:color="auto"/>
        <w:right w:val="none" w:sz="0" w:space="0" w:color="auto"/>
      </w:divBdr>
    </w:div>
    <w:div w:id="1146700572">
      <w:bodyDiv w:val="1"/>
      <w:marLeft w:val="0"/>
      <w:marRight w:val="0"/>
      <w:marTop w:val="0"/>
      <w:marBottom w:val="0"/>
      <w:divBdr>
        <w:top w:val="none" w:sz="0" w:space="0" w:color="auto"/>
        <w:left w:val="none" w:sz="0" w:space="0" w:color="auto"/>
        <w:bottom w:val="none" w:sz="0" w:space="0" w:color="auto"/>
        <w:right w:val="none" w:sz="0" w:space="0" w:color="auto"/>
      </w:divBdr>
    </w:div>
    <w:div w:id="1147237857">
      <w:bodyDiv w:val="1"/>
      <w:marLeft w:val="0"/>
      <w:marRight w:val="0"/>
      <w:marTop w:val="0"/>
      <w:marBottom w:val="0"/>
      <w:divBdr>
        <w:top w:val="none" w:sz="0" w:space="0" w:color="auto"/>
        <w:left w:val="none" w:sz="0" w:space="0" w:color="auto"/>
        <w:bottom w:val="none" w:sz="0" w:space="0" w:color="auto"/>
        <w:right w:val="none" w:sz="0" w:space="0" w:color="auto"/>
      </w:divBdr>
    </w:div>
    <w:div w:id="1147283386">
      <w:bodyDiv w:val="1"/>
      <w:marLeft w:val="0"/>
      <w:marRight w:val="0"/>
      <w:marTop w:val="0"/>
      <w:marBottom w:val="0"/>
      <w:divBdr>
        <w:top w:val="none" w:sz="0" w:space="0" w:color="auto"/>
        <w:left w:val="none" w:sz="0" w:space="0" w:color="auto"/>
        <w:bottom w:val="none" w:sz="0" w:space="0" w:color="auto"/>
        <w:right w:val="none" w:sz="0" w:space="0" w:color="auto"/>
      </w:divBdr>
    </w:div>
    <w:div w:id="1147432802">
      <w:bodyDiv w:val="1"/>
      <w:marLeft w:val="0"/>
      <w:marRight w:val="0"/>
      <w:marTop w:val="0"/>
      <w:marBottom w:val="0"/>
      <w:divBdr>
        <w:top w:val="none" w:sz="0" w:space="0" w:color="auto"/>
        <w:left w:val="none" w:sz="0" w:space="0" w:color="auto"/>
        <w:bottom w:val="none" w:sz="0" w:space="0" w:color="auto"/>
        <w:right w:val="none" w:sz="0" w:space="0" w:color="auto"/>
      </w:divBdr>
    </w:div>
    <w:div w:id="1149594828">
      <w:bodyDiv w:val="1"/>
      <w:marLeft w:val="0"/>
      <w:marRight w:val="0"/>
      <w:marTop w:val="0"/>
      <w:marBottom w:val="0"/>
      <w:divBdr>
        <w:top w:val="none" w:sz="0" w:space="0" w:color="auto"/>
        <w:left w:val="none" w:sz="0" w:space="0" w:color="auto"/>
        <w:bottom w:val="none" w:sz="0" w:space="0" w:color="auto"/>
        <w:right w:val="none" w:sz="0" w:space="0" w:color="auto"/>
      </w:divBdr>
    </w:div>
    <w:div w:id="1152481705">
      <w:bodyDiv w:val="1"/>
      <w:marLeft w:val="0"/>
      <w:marRight w:val="0"/>
      <w:marTop w:val="0"/>
      <w:marBottom w:val="0"/>
      <w:divBdr>
        <w:top w:val="none" w:sz="0" w:space="0" w:color="auto"/>
        <w:left w:val="none" w:sz="0" w:space="0" w:color="auto"/>
        <w:bottom w:val="none" w:sz="0" w:space="0" w:color="auto"/>
        <w:right w:val="none" w:sz="0" w:space="0" w:color="auto"/>
      </w:divBdr>
    </w:div>
    <w:div w:id="1152483000">
      <w:bodyDiv w:val="1"/>
      <w:marLeft w:val="0"/>
      <w:marRight w:val="0"/>
      <w:marTop w:val="0"/>
      <w:marBottom w:val="0"/>
      <w:divBdr>
        <w:top w:val="none" w:sz="0" w:space="0" w:color="auto"/>
        <w:left w:val="none" w:sz="0" w:space="0" w:color="auto"/>
        <w:bottom w:val="none" w:sz="0" w:space="0" w:color="auto"/>
        <w:right w:val="none" w:sz="0" w:space="0" w:color="auto"/>
      </w:divBdr>
    </w:div>
    <w:div w:id="1153983351">
      <w:bodyDiv w:val="1"/>
      <w:marLeft w:val="0"/>
      <w:marRight w:val="0"/>
      <w:marTop w:val="0"/>
      <w:marBottom w:val="0"/>
      <w:divBdr>
        <w:top w:val="none" w:sz="0" w:space="0" w:color="auto"/>
        <w:left w:val="none" w:sz="0" w:space="0" w:color="auto"/>
        <w:bottom w:val="none" w:sz="0" w:space="0" w:color="auto"/>
        <w:right w:val="none" w:sz="0" w:space="0" w:color="auto"/>
      </w:divBdr>
    </w:div>
    <w:div w:id="1154491323">
      <w:bodyDiv w:val="1"/>
      <w:marLeft w:val="0"/>
      <w:marRight w:val="0"/>
      <w:marTop w:val="0"/>
      <w:marBottom w:val="0"/>
      <w:divBdr>
        <w:top w:val="none" w:sz="0" w:space="0" w:color="auto"/>
        <w:left w:val="none" w:sz="0" w:space="0" w:color="auto"/>
        <w:bottom w:val="none" w:sz="0" w:space="0" w:color="auto"/>
        <w:right w:val="none" w:sz="0" w:space="0" w:color="auto"/>
      </w:divBdr>
    </w:div>
    <w:div w:id="1154493794">
      <w:bodyDiv w:val="1"/>
      <w:marLeft w:val="0"/>
      <w:marRight w:val="0"/>
      <w:marTop w:val="0"/>
      <w:marBottom w:val="0"/>
      <w:divBdr>
        <w:top w:val="none" w:sz="0" w:space="0" w:color="auto"/>
        <w:left w:val="none" w:sz="0" w:space="0" w:color="auto"/>
        <w:bottom w:val="none" w:sz="0" w:space="0" w:color="auto"/>
        <w:right w:val="none" w:sz="0" w:space="0" w:color="auto"/>
      </w:divBdr>
    </w:div>
    <w:div w:id="1156841733">
      <w:bodyDiv w:val="1"/>
      <w:marLeft w:val="0"/>
      <w:marRight w:val="0"/>
      <w:marTop w:val="0"/>
      <w:marBottom w:val="0"/>
      <w:divBdr>
        <w:top w:val="none" w:sz="0" w:space="0" w:color="auto"/>
        <w:left w:val="none" w:sz="0" w:space="0" w:color="auto"/>
        <w:bottom w:val="none" w:sz="0" w:space="0" w:color="auto"/>
        <w:right w:val="none" w:sz="0" w:space="0" w:color="auto"/>
      </w:divBdr>
    </w:div>
    <w:div w:id="1158765177">
      <w:bodyDiv w:val="1"/>
      <w:marLeft w:val="0"/>
      <w:marRight w:val="0"/>
      <w:marTop w:val="0"/>
      <w:marBottom w:val="0"/>
      <w:divBdr>
        <w:top w:val="none" w:sz="0" w:space="0" w:color="auto"/>
        <w:left w:val="none" w:sz="0" w:space="0" w:color="auto"/>
        <w:bottom w:val="none" w:sz="0" w:space="0" w:color="auto"/>
        <w:right w:val="none" w:sz="0" w:space="0" w:color="auto"/>
      </w:divBdr>
    </w:div>
    <w:div w:id="1159082473">
      <w:bodyDiv w:val="1"/>
      <w:marLeft w:val="0"/>
      <w:marRight w:val="0"/>
      <w:marTop w:val="0"/>
      <w:marBottom w:val="0"/>
      <w:divBdr>
        <w:top w:val="none" w:sz="0" w:space="0" w:color="auto"/>
        <w:left w:val="none" w:sz="0" w:space="0" w:color="auto"/>
        <w:bottom w:val="none" w:sz="0" w:space="0" w:color="auto"/>
        <w:right w:val="none" w:sz="0" w:space="0" w:color="auto"/>
      </w:divBdr>
    </w:div>
    <w:div w:id="1160732922">
      <w:bodyDiv w:val="1"/>
      <w:marLeft w:val="0"/>
      <w:marRight w:val="0"/>
      <w:marTop w:val="0"/>
      <w:marBottom w:val="0"/>
      <w:divBdr>
        <w:top w:val="none" w:sz="0" w:space="0" w:color="auto"/>
        <w:left w:val="none" w:sz="0" w:space="0" w:color="auto"/>
        <w:bottom w:val="none" w:sz="0" w:space="0" w:color="auto"/>
        <w:right w:val="none" w:sz="0" w:space="0" w:color="auto"/>
      </w:divBdr>
    </w:div>
    <w:div w:id="1161000753">
      <w:bodyDiv w:val="1"/>
      <w:marLeft w:val="0"/>
      <w:marRight w:val="0"/>
      <w:marTop w:val="0"/>
      <w:marBottom w:val="0"/>
      <w:divBdr>
        <w:top w:val="none" w:sz="0" w:space="0" w:color="auto"/>
        <w:left w:val="none" w:sz="0" w:space="0" w:color="auto"/>
        <w:bottom w:val="none" w:sz="0" w:space="0" w:color="auto"/>
        <w:right w:val="none" w:sz="0" w:space="0" w:color="auto"/>
      </w:divBdr>
    </w:div>
    <w:div w:id="1161116314">
      <w:bodyDiv w:val="1"/>
      <w:marLeft w:val="0"/>
      <w:marRight w:val="0"/>
      <w:marTop w:val="0"/>
      <w:marBottom w:val="0"/>
      <w:divBdr>
        <w:top w:val="none" w:sz="0" w:space="0" w:color="auto"/>
        <w:left w:val="none" w:sz="0" w:space="0" w:color="auto"/>
        <w:bottom w:val="none" w:sz="0" w:space="0" w:color="auto"/>
        <w:right w:val="none" w:sz="0" w:space="0" w:color="auto"/>
      </w:divBdr>
    </w:div>
    <w:div w:id="1163935079">
      <w:bodyDiv w:val="1"/>
      <w:marLeft w:val="0"/>
      <w:marRight w:val="0"/>
      <w:marTop w:val="0"/>
      <w:marBottom w:val="0"/>
      <w:divBdr>
        <w:top w:val="none" w:sz="0" w:space="0" w:color="auto"/>
        <w:left w:val="none" w:sz="0" w:space="0" w:color="auto"/>
        <w:bottom w:val="none" w:sz="0" w:space="0" w:color="auto"/>
        <w:right w:val="none" w:sz="0" w:space="0" w:color="auto"/>
      </w:divBdr>
    </w:div>
    <w:div w:id="1166289195">
      <w:bodyDiv w:val="1"/>
      <w:marLeft w:val="0"/>
      <w:marRight w:val="0"/>
      <w:marTop w:val="0"/>
      <w:marBottom w:val="0"/>
      <w:divBdr>
        <w:top w:val="none" w:sz="0" w:space="0" w:color="auto"/>
        <w:left w:val="none" w:sz="0" w:space="0" w:color="auto"/>
        <w:bottom w:val="none" w:sz="0" w:space="0" w:color="auto"/>
        <w:right w:val="none" w:sz="0" w:space="0" w:color="auto"/>
      </w:divBdr>
    </w:div>
    <w:div w:id="1168057374">
      <w:bodyDiv w:val="1"/>
      <w:marLeft w:val="0"/>
      <w:marRight w:val="0"/>
      <w:marTop w:val="0"/>
      <w:marBottom w:val="0"/>
      <w:divBdr>
        <w:top w:val="none" w:sz="0" w:space="0" w:color="auto"/>
        <w:left w:val="none" w:sz="0" w:space="0" w:color="auto"/>
        <w:bottom w:val="none" w:sz="0" w:space="0" w:color="auto"/>
        <w:right w:val="none" w:sz="0" w:space="0" w:color="auto"/>
      </w:divBdr>
    </w:div>
    <w:div w:id="1168521469">
      <w:bodyDiv w:val="1"/>
      <w:marLeft w:val="0"/>
      <w:marRight w:val="0"/>
      <w:marTop w:val="0"/>
      <w:marBottom w:val="0"/>
      <w:divBdr>
        <w:top w:val="none" w:sz="0" w:space="0" w:color="auto"/>
        <w:left w:val="none" w:sz="0" w:space="0" w:color="auto"/>
        <w:bottom w:val="none" w:sz="0" w:space="0" w:color="auto"/>
        <w:right w:val="none" w:sz="0" w:space="0" w:color="auto"/>
      </w:divBdr>
    </w:div>
    <w:div w:id="1169321486">
      <w:bodyDiv w:val="1"/>
      <w:marLeft w:val="0"/>
      <w:marRight w:val="0"/>
      <w:marTop w:val="0"/>
      <w:marBottom w:val="0"/>
      <w:divBdr>
        <w:top w:val="none" w:sz="0" w:space="0" w:color="auto"/>
        <w:left w:val="none" w:sz="0" w:space="0" w:color="auto"/>
        <w:bottom w:val="none" w:sz="0" w:space="0" w:color="auto"/>
        <w:right w:val="none" w:sz="0" w:space="0" w:color="auto"/>
      </w:divBdr>
    </w:div>
    <w:div w:id="1169638372">
      <w:bodyDiv w:val="1"/>
      <w:marLeft w:val="0"/>
      <w:marRight w:val="0"/>
      <w:marTop w:val="0"/>
      <w:marBottom w:val="0"/>
      <w:divBdr>
        <w:top w:val="none" w:sz="0" w:space="0" w:color="auto"/>
        <w:left w:val="none" w:sz="0" w:space="0" w:color="auto"/>
        <w:bottom w:val="none" w:sz="0" w:space="0" w:color="auto"/>
        <w:right w:val="none" w:sz="0" w:space="0" w:color="auto"/>
      </w:divBdr>
    </w:div>
    <w:div w:id="1171140594">
      <w:bodyDiv w:val="1"/>
      <w:marLeft w:val="0"/>
      <w:marRight w:val="0"/>
      <w:marTop w:val="0"/>
      <w:marBottom w:val="0"/>
      <w:divBdr>
        <w:top w:val="none" w:sz="0" w:space="0" w:color="auto"/>
        <w:left w:val="none" w:sz="0" w:space="0" w:color="auto"/>
        <w:bottom w:val="none" w:sz="0" w:space="0" w:color="auto"/>
        <w:right w:val="none" w:sz="0" w:space="0" w:color="auto"/>
      </w:divBdr>
    </w:div>
    <w:div w:id="1171915480">
      <w:bodyDiv w:val="1"/>
      <w:marLeft w:val="0"/>
      <w:marRight w:val="0"/>
      <w:marTop w:val="0"/>
      <w:marBottom w:val="0"/>
      <w:divBdr>
        <w:top w:val="none" w:sz="0" w:space="0" w:color="auto"/>
        <w:left w:val="none" w:sz="0" w:space="0" w:color="auto"/>
        <w:bottom w:val="none" w:sz="0" w:space="0" w:color="auto"/>
        <w:right w:val="none" w:sz="0" w:space="0" w:color="auto"/>
      </w:divBdr>
    </w:div>
    <w:div w:id="1174609151">
      <w:bodyDiv w:val="1"/>
      <w:marLeft w:val="0"/>
      <w:marRight w:val="0"/>
      <w:marTop w:val="0"/>
      <w:marBottom w:val="0"/>
      <w:divBdr>
        <w:top w:val="none" w:sz="0" w:space="0" w:color="auto"/>
        <w:left w:val="none" w:sz="0" w:space="0" w:color="auto"/>
        <w:bottom w:val="none" w:sz="0" w:space="0" w:color="auto"/>
        <w:right w:val="none" w:sz="0" w:space="0" w:color="auto"/>
      </w:divBdr>
    </w:div>
    <w:div w:id="1177616561">
      <w:bodyDiv w:val="1"/>
      <w:marLeft w:val="0"/>
      <w:marRight w:val="0"/>
      <w:marTop w:val="0"/>
      <w:marBottom w:val="0"/>
      <w:divBdr>
        <w:top w:val="none" w:sz="0" w:space="0" w:color="auto"/>
        <w:left w:val="none" w:sz="0" w:space="0" w:color="auto"/>
        <w:bottom w:val="none" w:sz="0" w:space="0" w:color="auto"/>
        <w:right w:val="none" w:sz="0" w:space="0" w:color="auto"/>
      </w:divBdr>
    </w:div>
    <w:div w:id="1177772416">
      <w:bodyDiv w:val="1"/>
      <w:marLeft w:val="0"/>
      <w:marRight w:val="0"/>
      <w:marTop w:val="0"/>
      <w:marBottom w:val="0"/>
      <w:divBdr>
        <w:top w:val="none" w:sz="0" w:space="0" w:color="auto"/>
        <w:left w:val="none" w:sz="0" w:space="0" w:color="auto"/>
        <w:bottom w:val="none" w:sz="0" w:space="0" w:color="auto"/>
        <w:right w:val="none" w:sz="0" w:space="0" w:color="auto"/>
      </w:divBdr>
    </w:div>
    <w:div w:id="1181554077">
      <w:bodyDiv w:val="1"/>
      <w:marLeft w:val="0"/>
      <w:marRight w:val="0"/>
      <w:marTop w:val="0"/>
      <w:marBottom w:val="0"/>
      <w:divBdr>
        <w:top w:val="none" w:sz="0" w:space="0" w:color="auto"/>
        <w:left w:val="none" w:sz="0" w:space="0" w:color="auto"/>
        <w:bottom w:val="none" w:sz="0" w:space="0" w:color="auto"/>
        <w:right w:val="none" w:sz="0" w:space="0" w:color="auto"/>
      </w:divBdr>
    </w:div>
    <w:div w:id="1184392782">
      <w:bodyDiv w:val="1"/>
      <w:marLeft w:val="0"/>
      <w:marRight w:val="0"/>
      <w:marTop w:val="0"/>
      <w:marBottom w:val="0"/>
      <w:divBdr>
        <w:top w:val="none" w:sz="0" w:space="0" w:color="auto"/>
        <w:left w:val="none" w:sz="0" w:space="0" w:color="auto"/>
        <w:bottom w:val="none" w:sz="0" w:space="0" w:color="auto"/>
        <w:right w:val="none" w:sz="0" w:space="0" w:color="auto"/>
      </w:divBdr>
    </w:div>
    <w:div w:id="1185749371">
      <w:bodyDiv w:val="1"/>
      <w:marLeft w:val="0"/>
      <w:marRight w:val="0"/>
      <w:marTop w:val="0"/>
      <w:marBottom w:val="0"/>
      <w:divBdr>
        <w:top w:val="none" w:sz="0" w:space="0" w:color="auto"/>
        <w:left w:val="none" w:sz="0" w:space="0" w:color="auto"/>
        <w:bottom w:val="none" w:sz="0" w:space="0" w:color="auto"/>
        <w:right w:val="none" w:sz="0" w:space="0" w:color="auto"/>
      </w:divBdr>
    </w:div>
    <w:div w:id="1186019531">
      <w:bodyDiv w:val="1"/>
      <w:marLeft w:val="0"/>
      <w:marRight w:val="0"/>
      <w:marTop w:val="0"/>
      <w:marBottom w:val="0"/>
      <w:divBdr>
        <w:top w:val="none" w:sz="0" w:space="0" w:color="auto"/>
        <w:left w:val="none" w:sz="0" w:space="0" w:color="auto"/>
        <w:bottom w:val="none" w:sz="0" w:space="0" w:color="auto"/>
        <w:right w:val="none" w:sz="0" w:space="0" w:color="auto"/>
      </w:divBdr>
    </w:div>
    <w:div w:id="1187057572">
      <w:bodyDiv w:val="1"/>
      <w:marLeft w:val="0"/>
      <w:marRight w:val="0"/>
      <w:marTop w:val="0"/>
      <w:marBottom w:val="0"/>
      <w:divBdr>
        <w:top w:val="none" w:sz="0" w:space="0" w:color="auto"/>
        <w:left w:val="none" w:sz="0" w:space="0" w:color="auto"/>
        <w:bottom w:val="none" w:sz="0" w:space="0" w:color="auto"/>
        <w:right w:val="none" w:sz="0" w:space="0" w:color="auto"/>
      </w:divBdr>
    </w:div>
    <w:div w:id="1187400947">
      <w:bodyDiv w:val="1"/>
      <w:marLeft w:val="0"/>
      <w:marRight w:val="0"/>
      <w:marTop w:val="0"/>
      <w:marBottom w:val="0"/>
      <w:divBdr>
        <w:top w:val="none" w:sz="0" w:space="0" w:color="auto"/>
        <w:left w:val="none" w:sz="0" w:space="0" w:color="auto"/>
        <w:bottom w:val="none" w:sz="0" w:space="0" w:color="auto"/>
        <w:right w:val="none" w:sz="0" w:space="0" w:color="auto"/>
      </w:divBdr>
    </w:div>
    <w:div w:id="1188056467">
      <w:bodyDiv w:val="1"/>
      <w:marLeft w:val="0"/>
      <w:marRight w:val="0"/>
      <w:marTop w:val="0"/>
      <w:marBottom w:val="0"/>
      <w:divBdr>
        <w:top w:val="none" w:sz="0" w:space="0" w:color="auto"/>
        <w:left w:val="none" w:sz="0" w:space="0" w:color="auto"/>
        <w:bottom w:val="none" w:sz="0" w:space="0" w:color="auto"/>
        <w:right w:val="none" w:sz="0" w:space="0" w:color="auto"/>
      </w:divBdr>
    </w:div>
    <w:div w:id="1188174717">
      <w:bodyDiv w:val="1"/>
      <w:marLeft w:val="0"/>
      <w:marRight w:val="0"/>
      <w:marTop w:val="0"/>
      <w:marBottom w:val="0"/>
      <w:divBdr>
        <w:top w:val="none" w:sz="0" w:space="0" w:color="auto"/>
        <w:left w:val="none" w:sz="0" w:space="0" w:color="auto"/>
        <w:bottom w:val="none" w:sz="0" w:space="0" w:color="auto"/>
        <w:right w:val="none" w:sz="0" w:space="0" w:color="auto"/>
      </w:divBdr>
    </w:div>
    <w:div w:id="1188789045">
      <w:bodyDiv w:val="1"/>
      <w:marLeft w:val="0"/>
      <w:marRight w:val="0"/>
      <w:marTop w:val="0"/>
      <w:marBottom w:val="0"/>
      <w:divBdr>
        <w:top w:val="none" w:sz="0" w:space="0" w:color="auto"/>
        <w:left w:val="none" w:sz="0" w:space="0" w:color="auto"/>
        <w:bottom w:val="none" w:sz="0" w:space="0" w:color="auto"/>
        <w:right w:val="none" w:sz="0" w:space="0" w:color="auto"/>
      </w:divBdr>
    </w:div>
    <w:div w:id="1188911897">
      <w:bodyDiv w:val="1"/>
      <w:marLeft w:val="0"/>
      <w:marRight w:val="0"/>
      <w:marTop w:val="0"/>
      <w:marBottom w:val="0"/>
      <w:divBdr>
        <w:top w:val="none" w:sz="0" w:space="0" w:color="auto"/>
        <w:left w:val="none" w:sz="0" w:space="0" w:color="auto"/>
        <w:bottom w:val="none" w:sz="0" w:space="0" w:color="auto"/>
        <w:right w:val="none" w:sz="0" w:space="0" w:color="auto"/>
      </w:divBdr>
    </w:div>
    <w:div w:id="1190265242">
      <w:bodyDiv w:val="1"/>
      <w:marLeft w:val="0"/>
      <w:marRight w:val="0"/>
      <w:marTop w:val="0"/>
      <w:marBottom w:val="0"/>
      <w:divBdr>
        <w:top w:val="none" w:sz="0" w:space="0" w:color="auto"/>
        <w:left w:val="none" w:sz="0" w:space="0" w:color="auto"/>
        <w:bottom w:val="none" w:sz="0" w:space="0" w:color="auto"/>
        <w:right w:val="none" w:sz="0" w:space="0" w:color="auto"/>
      </w:divBdr>
    </w:div>
    <w:div w:id="1192914066">
      <w:bodyDiv w:val="1"/>
      <w:marLeft w:val="0"/>
      <w:marRight w:val="0"/>
      <w:marTop w:val="0"/>
      <w:marBottom w:val="0"/>
      <w:divBdr>
        <w:top w:val="none" w:sz="0" w:space="0" w:color="auto"/>
        <w:left w:val="none" w:sz="0" w:space="0" w:color="auto"/>
        <w:bottom w:val="none" w:sz="0" w:space="0" w:color="auto"/>
        <w:right w:val="none" w:sz="0" w:space="0" w:color="auto"/>
      </w:divBdr>
    </w:div>
    <w:div w:id="1193225818">
      <w:bodyDiv w:val="1"/>
      <w:marLeft w:val="0"/>
      <w:marRight w:val="0"/>
      <w:marTop w:val="0"/>
      <w:marBottom w:val="0"/>
      <w:divBdr>
        <w:top w:val="none" w:sz="0" w:space="0" w:color="auto"/>
        <w:left w:val="none" w:sz="0" w:space="0" w:color="auto"/>
        <w:bottom w:val="none" w:sz="0" w:space="0" w:color="auto"/>
        <w:right w:val="none" w:sz="0" w:space="0" w:color="auto"/>
      </w:divBdr>
    </w:div>
    <w:div w:id="1193686771">
      <w:bodyDiv w:val="1"/>
      <w:marLeft w:val="0"/>
      <w:marRight w:val="0"/>
      <w:marTop w:val="0"/>
      <w:marBottom w:val="0"/>
      <w:divBdr>
        <w:top w:val="none" w:sz="0" w:space="0" w:color="auto"/>
        <w:left w:val="none" w:sz="0" w:space="0" w:color="auto"/>
        <w:bottom w:val="none" w:sz="0" w:space="0" w:color="auto"/>
        <w:right w:val="none" w:sz="0" w:space="0" w:color="auto"/>
      </w:divBdr>
    </w:div>
    <w:div w:id="1193690865">
      <w:bodyDiv w:val="1"/>
      <w:marLeft w:val="0"/>
      <w:marRight w:val="0"/>
      <w:marTop w:val="0"/>
      <w:marBottom w:val="0"/>
      <w:divBdr>
        <w:top w:val="none" w:sz="0" w:space="0" w:color="auto"/>
        <w:left w:val="none" w:sz="0" w:space="0" w:color="auto"/>
        <w:bottom w:val="none" w:sz="0" w:space="0" w:color="auto"/>
        <w:right w:val="none" w:sz="0" w:space="0" w:color="auto"/>
      </w:divBdr>
    </w:div>
    <w:div w:id="1194154052">
      <w:bodyDiv w:val="1"/>
      <w:marLeft w:val="0"/>
      <w:marRight w:val="0"/>
      <w:marTop w:val="0"/>
      <w:marBottom w:val="0"/>
      <w:divBdr>
        <w:top w:val="none" w:sz="0" w:space="0" w:color="auto"/>
        <w:left w:val="none" w:sz="0" w:space="0" w:color="auto"/>
        <w:bottom w:val="none" w:sz="0" w:space="0" w:color="auto"/>
        <w:right w:val="none" w:sz="0" w:space="0" w:color="auto"/>
      </w:divBdr>
    </w:div>
    <w:div w:id="1195535373">
      <w:bodyDiv w:val="1"/>
      <w:marLeft w:val="0"/>
      <w:marRight w:val="0"/>
      <w:marTop w:val="0"/>
      <w:marBottom w:val="0"/>
      <w:divBdr>
        <w:top w:val="none" w:sz="0" w:space="0" w:color="auto"/>
        <w:left w:val="none" w:sz="0" w:space="0" w:color="auto"/>
        <w:bottom w:val="none" w:sz="0" w:space="0" w:color="auto"/>
        <w:right w:val="none" w:sz="0" w:space="0" w:color="auto"/>
      </w:divBdr>
    </w:div>
    <w:div w:id="1196426426">
      <w:bodyDiv w:val="1"/>
      <w:marLeft w:val="0"/>
      <w:marRight w:val="0"/>
      <w:marTop w:val="0"/>
      <w:marBottom w:val="0"/>
      <w:divBdr>
        <w:top w:val="none" w:sz="0" w:space="0" w:color="auto"/>
        <w:left w:val="none" w:sz="0" w:space="0" w:color="auto"/>
        <w:bottom w:val="none" w:sz="0" w:space="0" w:color="auto"/>
        <w:right w:val="none" w:sz="0" w:space="0" w:color="auto"/>
      </w:divBdr>
    </w:div>
    <w:div w:id="1197306044">
      <w:bodyDiv w:val="1"/>
      <w:marLeft w:val="0"/>
      <w:marRight w:val="0"/>
      <w:marTop w:val="0"/>
      <w:marBottom w:val="0"/>
      <w:divBdr>
        <w:top w:val="none" w:sz="0" w:space="0" w:color="auto"/>
        <w:left w:val="none" w:sz="0" w:space="0" w:color="auto"/>
        <w:bottom w:val="none" w:sz="0" w:space="0" w:color="auto"/>
        <w:right w:val="none" w:sz="0" w:space="0" w:color="auto"/>
      </w:divBdr>
    </w:div>
    <w:div w:id="1197960453">
      <w:bodyDiv w:val="1"/>
      <w:marLeft w:val="0"/>
      <w:marRight w:val="0"/>
      <w:marTop w:val="0"/>
      <w:marBottom w:val="0"/>
      <w:divBdr>
        <w:top w:val="none" w:sz="0" w:space="0" w:color="auto"/>
        <w:left w:val="none" w:sz="0" w:space="0" w:color="auto"/>
        <w:bottom w:val="none" w:sz="0" w:space="0" w:color="auto"/>
        <w:right w:val="none" w:sz="0" w:space="0" w:color="auto"/>
      </w:divBdr>
    </w:div>
    <w:div w:id="1198086108">
      <w:bodyDiv w:val="1"/>
      <w:marLeft w:val="0"/>
      <w:marRight w:val="0"/>
      <w:marTop w:val="0"/>
      <w:marBottom w:val="0"/>
      <w:divBdr>
        <w:top w:val="none" w:sz="0" w:space="0" w:color="auto"/>
        <w:left w:val="none" w:sz="0" w:space="0" w:color="auto"/>
        <w:bottom w:val="none" w:sz="0" w:space="0" w:color="auto"/>
        <w:right w:val="none" w:sz="0" w:space="0" w:color="auto"/>
      </w:divBdr>
    </w:div>
    <w:div w:id="1200623997">
      <w:bodyDiv w:val="1"/>
      <w:marLeft w:val="0"/>
      <w:marRight w:val="0"/>
      <w:marTop w:val="0"/>
      <w:marBottom w:val="0"/>
      <w:divBdr>
        <w:top w:val="none" w:sz="0" w:space="0" w:color="auto"/>
        <w:left w:val="none" w:sz="0" w:space="0" w:color="auto"/>
        <w:bottom w:val="none" w:sz="0" w:space="0" w:color="auto"/>
        <w:right w:val="none" w:sz="0" w:space="0" w:color="auto"/>
      </w:divBdr>
    </w:div>
    <w:div w:id="1202934789">
      <w:bodyDiv w:val="1"/>
      <w:marLeft w:val="0"/>
      <w:marRight w:val="0"/>
      <w:marTop w:val="0"/>
      <w:marBottom w:val="0"/>
      <w:divBdr>
        <w:top w:val="none" w:sz="0" w:space="0" w:color="auto"/>
        <w:left w:val="none" w:sz="0" w:space="0" w:color="auto"/>
        <w:bottom w:val="none" w:sz="0" w:space="0" w:color="auto"/>
        <w:right w:val="none" w:sz="0" w:space="0" w:color="auto"/>
      </w:divBdr>
    </w:div>
    <w:div w:id="1205213839">
      <w:bodyDiv w:val="1"/>
      <w:marLeft w:val="0"/>
      <w:marRight w:val="0"/>
      <w:marTop w:val="0"/>
      <w:marBottom w:val="0"/>
      <w:divBdr>
        <w:top w:val="none" w:sz="0" w:space="0" w:color="auto"/>
        <w:left w:val="none" w:sz="0" w:space="0" w:color="auto"/>
        <w:bottom w:val="none" w:sz="0" w:space="0" w:color="auto"/>
        <w:right w:val="none" w:sz="0" w:space="0" w:color="auto"/>
      </w:divBdr>
    </w:div>
    <w:div w:id="1205405049">
      <w:bodyDiv w:val="1"/>
      <w:marLeft w:val="0"/>
      <w:marRight w:val="0"/>
      <w:marTop w:val="0"/>
      <w:marBottom w:val="0"/>
      <w:divBdr>
        <w:top w:val="none" w:sz="0" w:space="0" w:color="auto"/>
        <w:left w:val="none" w:sz="0" w:space="0" w:color="auto"/>
        <w:bottom w:val="none" w:sz="0" w:space="0" w:color="auto"/>
        <w:right w:val="none" w:sz="0" w:space="0" w:color="auto"/>
      </w:divBdr>
    </w:div>
    <w:div w:id="1207180747">
      <w:bodyDiv w:val="1"/>
      <w:marLeft w:val="0"/>
      <w:marRight w:val="0"/>
      <w:marTop w:val="0"/>
      <w:marBottom w:val="0"/>
      <w:divBdr>
        <w:top w:val="none" w:sz="0" w:space="0" w:color="auto"/>
        <w:left w:val="none" w:sz="0" w:space="0" w:color="auto"/>
        <w:bottom w:val="none" w:sz="0" w:space="0" w:color="auto"/>
        <w:right w:val="none" w:sz="0" w:space="0" w:color="auto"/>
      </w:divBdr>
    </w:div>
    <w:div w:id="1207453764">
      <w:bodyDiv w:val="1"/>
      <w:marLeft w:val="0"/>
      <w:marRight w:val="0"/>
      <w:marTop w:val="0"/>
      <w:marBottom w:val="0"/>
      <w:divBdr>
        <w:top w:val="none" w:sz="0" w:space="0" w:color="auto"/>
        <w:left w:val="none" w:sz="0" w:space="0" w:color="auto"/>
        <w:bottom w:val="none" w:sz="0" w:space="0" w:color="auto"/>
        <w:right w:val="none" w:sz="0" w:space="0" w:color="auto"/>
      </w:divBdr>
    </w:div>
    <w:div w:id="1210608517">
      <w:bodyDiv w:val="1"/>
      <w:marLeft w:val="0"/>
      <w:marRight w:val="0"/>
      <w:marTop w:val="0"/>
      <w:marBottom w:val="0"/>
      <w:divBdr>
        <w:top w:val="none" w:sz="0" w:space="0" w:color="auto"/>
        <w:left w:val="none" w:sz="0" w:space="0" w:color="auto"/>
        <w:bottom w:val="none" w:sz="0" w:space="0" w:color="auto"/>
        <w:right w:val="none" w:sz="0" w:space="0" w:color="auto"/>
      </w:divBdr>
    </w:div>
    <w:div w:id="1212421011">
      <w:bodyDiv w:val="1"/>
      <w:marLeft w:val="0"/>
      <w:marRight w:val="0"/>
      <w:marTop w:val="0"/>
      <w:marBottom w:val="0"/>
      <w:divBdr>
        <w:top w:val="none" w:sz="0" w:space="0" w:color="auto"/>
        <w:left w:val="none" w:sz="0" w:space="0" w:color="auto"/>
        <w:bottom w:val="none" w:sz="0" w:space="0" w:color="auto"/>
        <w:right w:val="none" w:sz="0" w:space="0" w:color="auto"/>
      </w:divBdr>
    </w:div>
    <w:div w:id="1212422159">
      <w:bodyDiv w:val="1"/>
      <w:marLeft w:val="0"/>
      <w:marRight w:val="0"/>
      <w:marTop w:val="0"/>
      <w:marBottom w:val="0"/>
      <w:divBdr>
        <w:top w:val="none" w:sz="0" w:space="0" w:color="auto"/>
        <w:left w:val="none" w:sz="0" w:space="0" w:color="auto"/>
        <w:bottom w:val="none" w:sz="0" w:space="0" w:color="auto"/>
        <w:right w:val="none" w:sz="0" w:space="0" w:color="auto"/>
      </w:divBdr>
    </w:div>
    <w:div w:id="1216622016">
      <w:bodyDiv w:val="1"/>
      <w:marLeft w:val="0"/>
      <w:marRight w:val="0"/>
      <w:marTop w:val="0"/>
      <w:marBottom w:val="0"/>
      <w:divBdr>
        <w:top w:val="none" w:sz="0" w:space="0" w:color="auto"/>
        <w:left w:val="none" w:sz="0" w:space="0" w:color="auto"/>
        <w:bottom w:val="none" w:sz="0" w:space="0" w:color="auto"/>
        <w:right w:val="none" w:sz="0" w:space="0" w:color="auto"/>
      </w:divBdr>
    </w:div>
    <w:div w:id="1217469062">
      <w:bodyDiv w:val="1"/>
      <w:marLeft w:val="0"/>
      <w:marRight w:val="0"/>
      <w:marTop w:val="0"/>
      <w:marBottom w:val="0"/>
      <w:divBdr>
        <w:top w:val="none" w:sz="0" w:space="0" w:color="auto"/>
        <w:left w:val="none" w:sz="0" w:space="0" w:color="auto"/>
        <w:bottom w:val="none" w:sz="0" w:space="0" w:color="auto"/>
        <w:right w:val="none" w:sz="0" w:space="0" w:color="auto"/>
      </w:divBdr>
    </w:div>
    <w:div w:id="1217545057">
      <w:bodyDiv w:val="1"/>
      <w:marLeft w:val="0"/>
      <w:marRight w:val="0"/>
      <w:marTop w:val="0"/>
      <w:marBottom w:val="0"/>
      <w:divBdr>
        <w:top w:val="none" w:sz="0" w:space="0" w:color="auto"/>
        <w:left w:val="none" w:sz="0" w:space="0" w:color="auto"/>
        <w:bottom w:val="none" w:sz="0" w:space="0" w:color="auto"/>
        <w:right w:val="none" w:sz="0" w:space="0" w:color="auto"/>
      </w:divBdr>
    </w:div>
    <w:div w:id="1217666670">
      <w:bodyDiv w:val="1"/>
      <w:marLeft w:val="0"/>
      <w:marRight w:val="0"/>
      <w:marTop w:val="0"/>
      <w:marBottom w:val="0"/>
      <w:divBdr>
        <w:top w:val="none" w:sz="0" w:space="0" w:color="auto"/>
        <w:left w:val="none" w:sz="0" w:space="0" w:color="auto"/>
        <w:bottom w:val="none" w:sz="0" w:space="0" w:color="auto"/>
        <w:right w:val="none" w:sz="0" w:space="0" w:color="auto"/>
      </w:divBdr>
    </w:div>
    <w:div w:id="1218316444">
      <w:bodyDiv w:val="1"/>
      <w:marLeft w:val="0"/>
      <w:marRight w:val="0"/>
      <w:marTop w:val="0"/>
      <w:marBottom w:val="0"/>
      <w:divBdr>
        <w:top w:val="none" w:sz="0" w:space="0" w:color="auto"/>
        <w:left w:val="none" w:sz="0" w:space="0" w:color="auto"/>
        <w:bottom w:val="none" w:sz="0" w:space="0" w:color="auto"/>
        <w:right w:val="none" w:sz="0" w:space="0" w:color="auto"/>
      </w:divBdr>
    </w:div>
    <w:div w:id="1218320498">
      <w:bodyDiv w:val="1"/>
      <w:marLeft w:val="0"/>
      <w:marRight w:val="0"/>
      <w:marTop w:val="0"/>
      <w:marBottom w:val="0"/>
      <w:divBdr>
        <w:top w:val="none" w:sz="0" w:space="0" w:color="auto"/>
        <w:left w:val="none" w:sz="0" w:space="0" w:color="auto"/>
        <w:bottom w:val="none" w:sz="0" w:space="0" w:color="auto"/>
        <w:right w:val="none" w:sz="0" w:space="0" w:color="auto"/>
      </w:divBdr>
    </w:div>
    <w:div w:id="1218511723">
      <w:bodyDiv w:val="1"/>
      <w:marLeft w:val="0"/>
      <w:marRight w:val="0"/>
      <w:marTop w:val="0"/>
      <w:marBottom w:val="0"/>
      <w:divBdr>
        <w:top w:val="none" w:sz="0" w:space="0" w:color="auto"/>
        <w:left w:val="none" w:sz="0" w:space="0" w:color="auto"/>
        <w:bottom w:val="none" w:sz="0" w:space="0" w:color="auto"/>
        <w:right w:val="none" w:sz="0" w:space="0" w:color="auto"/>
      </w:divBdr>
    </w:div>
    <w:div w:id="1219783200">
      <w:bodyDiv w:val="1"/>
      <w:marLeft w:val="0"/>
      <w:marRight w:val="0"/>
      <w:marTop w:val="0"/>
      <w:marBottom w:val="0"/>
      <w:divBdr>
        <w:top w:val="none" w:sz="0" w:space="0" w:color="auto"/>
        <w:left w:val="none" w:sz="0" w:space="0" w:color="auto"/>
        <w:bottom w:val="none" w:sz="0" w:space="0" w:color="auto"/>
        <w:right w:val="none" w:sz="0" w:space="0" w:color="auto"/>
      </w:divBdr>
    </w:div>
    <w:div w:id="1219821881">
      <w:bodyDiv w:val="1"/>
      <w:marLeft w:val="0"/>
      <w:marRight w:val="0"/>
      <w:marTop w:val="0"/>
      <w:marBottom w:val="0"/>
      <w:divBdr>
        <w:top w:val="none" w:sz="0" w:space="0" w:color="auto"/>
        <w:left w:val="none" w:sz="0" w:space="0" w:color="auto"/>
        <w:bottom w:val="none" w:sz="0" w:space="0" w:color="auto"/>
        <w:right w:val="none" w:sz="0" w:space="0" w:color="auto"/>
      </w:divBdr>
    </w:div>
    <w:div w:id="1220555638">
      <w:bodyDiv w:val="1"/>
      <w:marLeft w:val="0"/>
      <w:marRight w:val="0"/>
      <w:marTop w:val="0"/>
      <w:marBottom w:val="0"/>
      <w:divBdr>
        <w:top w:val="none" w:sz="0" w:space="0" w:color="auto"/>
        <w:left w:val="none" w:sz="0" w:space="0" w:color="auto"/>
        <w:bottom w:val="none" w:sz="0" w:space="0" w:color="auto"/>
        <w:right w:val="none" w:sz="0" w:space="0" w:color="auto"/>
      </w:divBdr>
    </w:div>
    <w:div w:id="1221093111">
      <w:bodyDiv w:val="1"/>
      <w:marLeft w:val="0"/>
      <w:marRight w:val="0"/>
      <w:marTop w:val="0"/>
      <w:marBottom w:val="0"/>
      <w:divBdr>
        <w:top w:val="none" w:sz="0" w:space="0" w:color="auto"/>
        <w:left w:val="none" w:sz="0" w:space="0" w:color="auto"/>
        <w:bottom w:val="none" w:sz="0" w:space="0" w:color="auto"/>
        <w:right w:val="none" w:sz="0" w:space="0" w:color="auto"/>
      </w:divBdr>
    </w:div>
    <w:div w:id="1221476610">
      <w:bodyDiv w:val="1"/>
      <w:marLeft w:val="0"/>
      <w:marRight w:val="0"/>
      <w:marTop w:val="0"/>
      <w:marBottom w:val="0"/>
      <w:divBdr>
        <w:top w:val="none" w:sz="0" w:space="0" w:color="auto"/>
        <w:left w:val="none" w:sz="0" w:space="0" w:color="auto"/>
        <w:bottom w:val="none" w:sz="0" w:space="0" w:color="auto"/>
        <w:right w:val="none" w:sz="0" w:space="0" w:color="auto"/>
      </w:divBdr>
    </w:div>
    <w:div w:id="1224565389">
      <w:bodyDiv w:val="1"/>
      <w:marLeft w:val="0"/>
      <w:marRight w:val="0"/>
      <w:marTop w:val="0"/>
      <w:marBottom w:val="0"/>
      <w:divBdr>
        <w:top w:val="none" w:sz="0" w:space="0" w:color="auto"/>
        <w:left w:val="none" w:sz="0" w:space="0" w:color="auto"/>
        <w:bottom w:val="none" w:sz="0" w:space="0" w:color="auto"/>
        <w:right w:val="none" w:sz="0" w:space="0" w:color="auto"/>
      </w:divBdr>
    </w:div>
    <w:div w:id="1226645227">
      <w:bodyDiv w:val="1"/>
      <w:marLeft w:val="0"/>
      <w:marRight w:val="0"/>
      <w:marTop w:val="0"/>
      <w:marBottom w:val="0"/>
      <w:divBdr>
        <w:top w:val="none" w:sz="0" w:space="0" w:color="auto"/>
        <w:left w:val="none" w:sz="0" w:space="0" w:color="auto"/>
        <w:bottom w:val="none" w:sz="0" w:space="0" w:color="auto"/>
        <w:right w:val="none" w:sz="0" w:space="0" w:color="auto"/>
      </w:divBdr>
    </w:div>
    <w:div w:id="1227034513">
      <w:bodyDiv w:val="1"/>
      <w:marLeft w:val="0"/>
      <w:marRight w:val="0"/>
      <w:marTop w:val="0"/>
      <w:marBottom w:val="0"/>
      <w:divBdr>
        <w:top w:val="none" w:sz="0" w:space="0" w:color="auto"/>
        <w:left w:val="none" w:sz="0" w:space="0" w:color="auto"/>
        <w:bottom w:val="none" w:sz="0" w:space="0" w:color="auto"/>
        <w:right w:val="none" w:sz="0" w:space="0" w:color="auto"/>
      </w:divBdr>
    </w:div>
    <w:div w:id="1227184235">
      <w:bodyDiv w:val="1"/>
      <w:marLeft w:val="0"/>
      <w:marRight w:val="0"/>
      <w:marTop w:val="0"/>
      <w:marBottom w:val="0"/>
      <w:divBdr>
        <w:top w:val="none" w:sz="0" w:space="0" w:color="auto"/>
        <w:left w:val="none" w:sz="0" w:space="0" w:color="auto"/>
        <w:bottom w:val="none" w:sz="0" w:space="0" w:color="auto"/>
        <w:right w:val="none" w:sz="0" w:space="0" w:color="auto"/>
      </w:divBdr>
    </w:div>
    <w:div w:id="1229464759">
      <w:bodyDiv w:val="1"/>
      <w:marLeft w:val="0"/>
      <w:marRight w:val="0"/>
      <w:marTop w:val="0"/>
      <w:marBottom w:val="0"/>
      <w:divBdr>
        <w:top w:val="none" w:sz="0" w:space="0" w:color="auto"/>
        <w:left w:val="none" w:sz="0" w:space="0" w:color="auto"/>
        <w:bottom w:val="none" w:sz="0" w:space="0" w:color="auto"/>
        <w:right w:val="none" w:sz="0" w:space="0" w:color="auto"/>
      </w:divBdr>
    </w:div>
    <w:div w:id="1229881061">
      <w:bodyDiv w:val="1"/>
      <w:marLeft w:val="0"/>
      <w:marRight w:val="0"/>
      <w:marTop w:val="0"/>
      <w:marBottom w:val="0"/>
      <w:divBdr>
        <w:top w:val="none" w:sz="0" w:space="0" w:color="auto"/>
        <w:left w:val="none" w:sz="0" w:space="0" w:color="auto"/>
        <w:bottom w:val="none" w:sz="0" w:space="0" w:color="auto"/>
        <w:right w:val="none" w:sz="0" w:space="0" w:color="auto"/>
      </w:divBdr>
    </w:div>
    <w:div w:id="1230730107">
      <w:bodyDiv w:val="1"/>
      <w:marLeft w:val="0"/>
      <w:marRight w:val="0"/>
      <w:marTop w:val="0"/>
      <w:marBottom w:val="0"/>
      <w:divBdr>
        <w:top w:val="none" w:sz="0" w:space="0" w:color="auto"/>
        <w:left w:val="none" w:sz="0" w:space="0" w:color="auto"/>
        <w:bottom w:val="none" w:sz="0" w:space="0" w:color="auto"/>
        <w:right w:val="none" w:sz="0" w:space="0" w:color="auto"/>
      </w:divBdr>
    </w:div>
    <w:div w:id="1231885604">
      <w:bodyDiv w:val="1"/>
      <w:marLeft w:val="0"/>
      <w:marRight w:val="0"/>
      <w:marTop w:val="0"/>
      <w:marBottom w:val="0"/>
      <w:divBdr>
        <w:top w:val="none" w:sz="0" w:space="0" w:color="auto"/>
        <w:left w:val="none" w:sz="0" w:space="0" w:color="auto"/>
        <w:bottom w:val="none" w:sz="0" w:space="0" w:color="auto"/>
        <w:right w:val="none" w:sz="0" w:space="0" w:color="auto"/>
      </w:divBdr>
    </w:div>
    <w:div w:id="1231959594">
      <w:bodyDiv w:val="1"/>
      <w:marLeft w:val="0"/>
      <w:marRight w:val="0"/>
      <w:marTop w:val="0"/>
      <w:marBottom w:val="0"/>
      <w:divBdr>
        <w:top w:val="none" w:sz="0" w:space="0" w:color="auto"/>
        <w:left w:val="none" w:sz="0" w:space="0" w:color="auto"/>
        <w:bottom w:val="none" w:sz="0" w:space="0" w:color="auto"/>
        <w:right w:val="none" w:sz="0" w:space="0" w:color="auto"/>
      </w:divBdr>
    </w:div>
    <w:div w:id="1235623031">
      <w:bodyDiv w:val="1"/>
      <w:marLeft w:val="0"/>
      <w:marRight w:val="0"/>
      <w:marTop w:val="0"/>
      <w:marBottom w:val="0"/>
      <w:divBdr>
        <w:top w:val="none" w:sz="0" w:space="0" w:color="auto"/>
        <w:left w:val="none" w:sz="0" w:space="0" w:color="auto"/>
        <w:bottom w:val="none" w:sz="0" w:space="0" w:color="auto"/>
        <w:right w:val="none" w:sz="0" w:space="0" w:color="auto"/>
      </w:divBdr>
    </w:div>
    <w:div w:id="1235624065">
      <w:bodyDiv w:val="1"/>
      <w:marLeft w:val="0"/>
      <w:marRight w:val="0"/>
      <w:marTop w:val="0"/>
      <w:marBottom w:val="0"/>
      <w:divBdr>
        <w:top w:val="none" w:sz="0" w:space="0" w:color="auto"/>
        <w:left w:val="none" w:sz="0" w:space="0" w:color="auto"/>
        <w:bottom w:val="none" w:sz="0" w:space="0" w:color="auto"/>
        <w:right w:val="none" w:sz="0" w:space="0" w:color="auto"/>
      </w:divBdr>
    </w:div>
    <w:div w:id="1235624261">
      <w:bodyDiv w:val="1"/>
      <w:marLeft w:val="0"/>
      <w:marRight w:val="0"/>
      <w:marTop w:val="0"/>
      <w:marBottom w:val="0"/>
      <w:divBdr>
        <w:top w:val="none" w:sz="0" w:space="0" w:color="auto"/>
        <w:left w:val="none" w:sz="0" w:space="0" w:color="auto"/>
        <w:bottom w:val="none" w:sz="0" w:space="0" w:color="auto"/>
        <w:right w:val="none" w:sz="0" w:space="0" w:color="auto"/>
      </w:divBdr>
    </w:div>
    <w:div w:id="1236162336">
      <w:bodyDiv w:val="1"/>
      <w:marLeft w:val="0"/>
      <w:marRight w:val="0"/>
      <w:marTop w:val="0"/>
      <w:marBottom w:val="0"/>
      <w:divBdr>
        <w:top w:val="none" w:sz="0" w:space="0" w:color="auto"/>
        <w:left w:val="none" w:sz="0" w:space="0" w:color="auto"/>
        <w:bottom w:val="none" w:sz="0" w:space="0" w:color="auto"/>
        <w:right w:val="none" w:sz="0" w:space="0" w:color="auto"/>
      </w:divBdr>
    </w:div>
    <w:div w:id="1236628568">
      <w:bodyDiv w:val="1"/>
      <w:marLeft w:val="0"/>
      <w:marRight w:val="0"/>
      <w:marTop w:val="0"/>
      <w:marBottom w:val="0"/>
      <w:divBdr>
        <w:top w:val="none" w:sz="0" w:space="0" w:color="auto"/>
        <w:left w:val="none" w:sz="0" w:space="0" w:color="auto"/>
        <w:bottom w:val="none" w:sz="0" w:space="0" w:color="auto"/>
        <w:right w:val="none" w:sz="0" w:space="0" w:color="auto"/>
      </w:divBdr>
    </w:div>
    <w:div w:id="1237320331">
      <w:bodyDiv w:val="1"/>
      <w:marLeft w:val="0"/>
      <w:marRight w:val="0"/>
      <w:marTop w:val="0"/>
      <w:marBottom w:val="0"/>
      <w:divBdr>
        <w:top w:val="none" w:sz="0" w:space="0" w:color="auto"/>
        <w:left w:val="none" w:sz="0" w:space="0" w:color="auto"/>
        <w:bottom w:val="none" w:sz="0" w:space="0" w:color="auto"/>
        <w:right w:val="none" w:sz="0" w:space="0" w:color="auto"/>
      </w:divBdr>
    </w:div>
    <w:div w:id="1240746168">
      <w:bodyDiv w:val="1"/>
      <w:marLeft w:val="0"/>
      <w:marRight w:val="0"/>
      <w:marTop w:val="0"/>
      <w:marBottom w:val="0"/>
      <w:divBdr>
        <w:top w:val="none" w:sz="0" w:space="0" w:color="auto"/>
        <w:left w:val="none" w:sz="0" w:space="0" w:color="auto"/>
        <w:bottom w:val="none" w:sz="0" w:space="0" w:color="auto"/>
        <w:right w:val="none" w:sz="0" w:space="0" w:color="auto"/>
      </w:divBdr>
    </w:div>
    <w:div w:id="1242059942">
      <w:bodyDiv w:val="1"/>
      <w:marLeft w:val="0"/>
      <w:marRight w:val="0"/>
      <w:marTop w:val="0"/>
      <w:marBottom w:val="0"/>
      <w:divBdr>
        <w:top w:val="none" w:sz="0" w:space="0" w:color="auto"/>
        <w:left w:val="none" w:sz="0" w:space="0" w:color="auto"/>
        <w:bottom w:val="none" w:sz="0" w:space="0" w:color="auto"/>
        <w:right w:val="none" w:sz="0" w:space="0" w:color="auto"/>
      </w:divBdr>
    </w:div>
    <w:div w:id="1243223435">
      <w:bodyDiv w:val="1"/>
      <w:marLeft w:val="0"/>
      <w:marRight w:val="0"/>
      <w:marTop w:val="0"/>
      <w:marBottom w:val="0"/>
      <w:divBdr>
        <w:top w:val="none" w:sz="0" w:space="0" w:color="auto"/>
        <w:left w:val="none" w:sz="0" w:space="0" w:color="auto"/>
        <w:bottom w:val="none" w:sz="0" w:space="0" w:color="auto"/>
        <w:right w:val="none" w:sz="0" w:space="0" w:color="auto"/>
      </w:divBdr>
    </w:div>
    <w:div w:id="1245072737">
      <w:bodyDiv w:val="1"/>
      <w:marLeft w:val="0"/>
      <w:marRight w:val="0"/>
      <w:marTop w:val="0"/>
      <w:marBottom w:val="0"/>
      <w:divBdr>
        <w:top w:val="none" w:sz="0" w:space="0" w:color="auto"/>
        <w:left w:val="none" w:sz="0" w:space="0" w:color="auto"/>
        <w:bottom w:val="none" w:sz="0" w:space="0" w:color="auto"/>
        <w:right w:val="none" w:sz="0" w:space="0" w:color="auto"/>
      </w:divBdr>
    </w:div>
    <w:div w:id="1245336364">
      <w:bodyDiv w:val="1"/>
      <w:marLeft w:val="0"/>
      <w:marRight w:val="0"/>
      <w:marTop w:val="0"/>
      <w:marBottom w:val="0"/>
      <w:divBdr>
        <w:top w:val="none" w:sz="0" w:space="0" w:color="auto"/>
        <w:left w:val="none" w:sz="0" w:space="0" w:color="auto"/>
        <w:bottom w:val="none" w:sz="0" w:space="0" w:color="auto"/>
        <w:right w:val="none" w:sz="0" w:space="0" w:color="auto"/>
      </w:divBdr>
    </w:div>
    <w:div w:id="1246495644">
      <w:bodyDiv w:val="1"/>
      <w:marLeft w:val="0"/>
      <w:marRight w:val="0"/>
      <w:marTop w:val="0"/>
      <w:marBottom w:val="0"/>
      <w:divBdr>
        <w:top w:val="none" w:sz="0" w:space="0" w:color="auto"/>
        <w:left w:val="none" w:sz="0" w:space="0" w:color="auto"/>
        <w:bottom w:val="none" w:sz="0" w:space="0" w:color="auto"/>
        <w:right w:val="none" w:sz="0" w:space="0" w:color="auto"/>
      </w:divBdr>
    </w:div>
    <w:div w:id="1247034783">
      <w:bodyDiv w:val="1"/>
      <w:marLeft w:val="0"/>
      <w:marRight w:val="0"/>
      <w:marTop w:val="0"/>
      <w:marBottom w:val="0"/>
      <w:divBdr>
        <w:top w:val="none" w:sz="0" w:space="0" w:color="auto"/>
        <w:left w:val="none" w:sz="0" w:space="0" w:color="auto"/>
        <w:bottom w:val="none" w:sz="0" w:space="0" w:color="auto"/>
        <w:right w:val="none" w:sz="0" w:space="0" w:color="auto"/>
      </w:divBdr>
    </w:div>
    <w:div w:id="1250501703">
      <w:bodyDiv w:val="1"/>
      <w:marLeft w:val="0"/>
      <w:marRight w:val="0"/>
      <w:marTop w:val="0"/>
      <w:marBottom w:val="0"/>
      <w:divBdr>
        <w:top w:val="none" w:sz="0" w:space="0" w:color="auto"/>
        <w:left w:val="none" w:sz="0" w:space="0" w:color="auto"/>
        <w:bottom w:val="none" w:sz="0" w:space="0" w:color="auto"/>
        <w:right w:val="none" w:sz="0" w:space="0" w:color="auto"/>
      </w:divBdr>
    </w:div>
    <w:div w:id="1252470017">
      <w:bodyDiv w:val="1"/>
      <w:marLeft w:val="0"/>
      <w:marRight w:val="0"/>
      <w:marTop w:val="0"/>
      <w:marBottom w:val="0"/>
      <w:divBdr>
        <w:top w:val="none" w:sz="0" w:space="0" w:color="auto"/>
        <w:left w:val="none" w:sz="0" w:space="0" w:color="auto"/>
        <w:bottom w:val="none" w:sz="0" w:space="0" w:color="auto"/>
        <w:right w:val="none" w:sz="0" w:space="0" w:color="auto"/>
      </w:divBdr>
    </w:div>
    <w:div w:id="1252542669">
      <w:bodyDiv w:val="1"/>
      <w:marLeft w:val="0"/>
      <w:marRight w:val="0"/>
      <w:marTop w:val="0"/>
      <w:marBottom w:val="0"/>
      <w:divBdr>
        <w:top w:val="none" w:sz="0" w:space="0" w:color="auto"/>
        <w:left w:val="none" w:sz="0" w:space="0" w:color="auto"/>
        <w:bottom w:val="none" w:sz="0" w:space="0" w:color="auto"/>
        <w:right w:val="none" w:sz="0" w:space="0" w:color="auto"/>
      </w:divBdr>
    </w:div>
    <w:div w:id="1254820943">
      <w:bodyDiv w:val="1"/>
      <w:marLeft w:val="0"/>
      <w:marRight w:val="0"/>
      <w:marTop w:val="0"/>
      <w:marBottom w:val="0"/>
      <w:divBdr>
        <w:top w:val="none" w:sz="0" w:space="0" w:color="auto"/>
        <w:left w:val="none" w:sz="0" w:space="0" w:color="auto"/>
        <w:bottom w:val="none" w:sz="0" w:space="0" w:color="auto"/>
        <w:right w:val="none" w:sz="0" w:space="0" w:color="auto"/>
      </w:divBdr>
    </w:div>
    <w:div w:id="1256672167">
      <w:bodyDiv w:val="1"/>
      <w:marLeft w:val="0"/>
      <w:marRight w:val="0"/>
      <w:marTop w:val="0"/>
      <w:marBottom w:val="0"/>
      <w:divBdr>
        <w:top w:val="none" w:sz="0" w:space="0" w:color="auto"/>
        <w:left w:val="none" w:sz="0" w:space="0" w:color="auto"/>
        <w:bottom w:val="none" w:sz="0" w:space="0" w:color="auto"/>
        <w:right w:val="none" w:sz="0" w:space="0" w:color="auto"/>
      </w:divBdr>
    </w:div>
    <w:div w:id="1257447980">
      <w:bodyDiv w:val="1"/>
      <w:marLeft w:val="0"/>
      <w:marRight w:val="0"/>
      <w:marTop w:val="0"/>
      <w:marBottom w:val="0"/>
      <w:divBdr>
        <w:top w:val="none" w:sz="0" w:space="0" w:color="auto"/>
        <w:left w:val="none" w:sz="0" w:space="0" w:color="auto"/>
        <w:bottom w:val="none" w:sz="0" w:space="0" w:color="auto"/>
        <w:right w:val="none" w:sz="0" w:space="0" w:color="auto"/>
      </w:divBdr>
    </w:div>
    <w:div w:id="1258294234">
      <w:bodyDiv w:val="1"/>
      <w:marLeft w:val="0"/>
      <w:marRight w:val="0"/>
      <w:marTop w:val="0"/>
      <w:marBottom w:val="0"/>
      <w:divBdr>
        <w:top w:val="none" w:sz="0" w:space="0" w:color="auto"/>
        <w:left w:val="none" w:sz="0" w:space="0" w:color="auto"/>
        <w:bottom w:val="none" w:sz="0" w:space="0" w:color="auto"/>
        <w:right w:val="none" w:sz="0" w:space="0" w:color="auto"/>
      </w:divBdr>
    </w:div>
    <w:div w:id="1261714713">
      <w:bodyDiv w:val="1"/>
      <w:marLeft w:val="0"/>
      <w:marRight w:val="0"/>
      <w:marTop w:val="0"/>
      <w:marBottom w:val="0"/>
      <w:divBdr>
        <w:top w:val="none" w:sz="0" w:space="0" w:color="auto"/>
        <w:left w:val="none" w:sz="0" w:space="0" w:color="auto"/>
        <w:bottom w:val="none" w:sz="0" w:space="0" w:color="auto"/>
        <w:right w:val="none" w:sz="0" w:space="0" w:color="auto"/>
      </w:divBdr>
    </w:div>
    <w:div w:id="1262638473">
      <w:bodyDiv w:val="1"/>
      <w:marLeft w:val="0"/>
      <w:marRight w:val="0"/>
      <w:marTop w:val="0"/>
      <w:marBottom w:val="0"/>
      <w:divBdr>
        <w:top w:val="none" w:sz="0" w:space="0" w:color="auto"/>
        <w:left w:val="none" w:sz="0" w:space="0" w:color="auto"/>
        <w:bottom w:val="none" w:sz="0" w:space="0" w:color="auto"/>
        <w:right w:val="none" w:sz="0" w:space="0" w:color="auto"/>
      </w:divBdr>
    </w:div>
    <w:div w:id="1264875650">
      <w:bodyDiv w:val="1"/>
      <w:marLeft w:val="0"/>
      <w:marRight w:val="0"/>
      <w:marTop w:val="0"/>
      <w:marBottom w:val="0"/>
      <w:divBdr>
        <w:top w:val="none" w:sz="0" w:space="0" w:color="auto"/>
        <w:left w:val="none" w:sz="0" w:space="0" w:color="auto"/>
        <w:bottom w:val="none" w:sz="0" w:space="0" w:color="auto"/>
        <w:right w:val="none" w:sz="0" w:space="0" w:color="auto"/>
      </w:divBdr>
    </w:div>
    <w:div w:id="1266302500">
      <w:bodyDiv w:val="1"/>
      <w:marLeft w:val="0"/>
      <w:marRight w:val="0"/>
      <w:marTop w:val="0"/>
      <w:marBottom w:val="0"/>
      <w:divBdr>
        <w:top w:val="none" w:sz="0" w:space="0" w:color="auto"/>
        <w:left w:val="none" w:sz="0" w:space="0" w:color="auto"/>
        <w:bottom w:val="none" w:sz="0" w:space="0" w:color="auto"/>
        <w:right w:val="none" w:sz="0" w:space="0" w:color="auto"/>
      </w:divBdr>
    </w:div>
    <w:div w:id="1267035965">
      <w:bodyDiv w:val="1"/>
      <w:marLeft w:val="0"/>
      <w:marRight w:val="0"/>
      <w:marTop w:val="0"/>
      <w:marBottom w:val="0"/>
      <w:divBdr>
        <w:top w:val="none" w:sz="0" w:space="0" w:color="auto"/>
        <w:left w:val="none" w:sz="0" w:space="0" w:color="auto"/>
        <w:bottom w:val="none" w:sz="0" w:space="0" w:color="auto"/>
        <w:right w:val="none" w:sz="0" w:space="0" w:color="auto"/>
      </w:divBdr>
    </w:div>
    <w:div w:id="1267275325">
      <w:bodyDiv w:val="1"/>
      <w:marLeft w:val="0"/>
      <w:marRight w:val="0"/>
      <w:marTop w:val="0"/>
      <w:marBottom w:val="0"/>
      <w:divBdr>
        <w:top w:val="none" w:sz="0" w:space="0" w:color="auto"/>
        <w:left w:val="none" w:sz="0" w:space="0" w:color="auto"/>
        <w:bottom w:val="none" w:sz="0" w:space="0" w:color="auto"/>
        <w:right w:val="none" w:sz="0" w:space="0" w:color="auto"/>
      </w:divBdr>
    </w:div>
    <w:div w:id="1268469787">
      <w:bodyDiv w:val="1"/>
      <w:marLeft w:val="0"/>
      <w:marRight w:val="0"/>
      <w:marTop w:val="0"/>
      <w:marBottom w:val="0"/>
      <w:divBdr>
        <w:top w:val="none" w:sz="0" w:space="0" w:color="auto"/>
        <w:left w:val="none" w:sz="0" w:space="0" w:color="auto"/>
        <w:bottom w:val="none" w:sz="0" w:space="0" w:color="auto"/>
        <w:right w:val="none" w:sz="0" w:space="0" w:color="auto"/>
      </w:divBdr>
    </w:div>
    <w:div w:id="1269238537">
      <w:bodyDiv w:val="1"/>
      <w:marLeft w:val="0"/>
      <w:marRight w:val="0"/>
      <w:marTop w:val="0"/>
      <w:marBottom w:val="0"/>
      <w:divBdr>
        <w:top w:val="none" w:sz="0" w:space="0" w:color="auto"/>
        <w:left w:val="none" w:sz="0" w:space="0" w:color="auto"/>
        <w:bottom w:val="none" w:sz="0" w:space="0" w:color="auto"/>
        <w:right w:val="none" w:sz="0" w:space="0" w:color="auto"/>
      </w:divBdr>
    </w:div>
    <w:div w:id="1271081567">
      <w:bodyDiv w:val="1"/>
      <w:marLeft w:val="0"/>
      <w:marRight w:val="0"/>
      <w:marTop w:val="0"/>
      <w:marBottom w:val="0"/>
      <w:divBdr>
        <w:top w:val="none" w:sz="0" w:space="0" w:color="auto"/>
        <w:left w:val="none" w:sz="0" w:space="0" w:color="auto"/>
        <w:bottom w:val="none" w:sz="0" w:space="0" w:color="auto"/>
        <w:right w:val="none" w:sz="0" w:space="0" w:color="auto"/>
      </w:divBdr>
    </w:div>
    <w:div w:id="1271552679">
      <w:bodyDiv w:val="1"/>
      <w:marLeft w:val="0"/>
      <w:marRight w:val="0"/>
      <w:marTop w:val="0"/>
      <w:marBottom w:val="0"/>
      <w:divBdr>
        <w:top w:val="none" w:sz="0" w:space="0" w:color="auto"/>
        <w:left w:val="none" w:sz="0" w:space="0" w:color="auto"/>
        <w:bottom w:val="none" w:sz="0" w:space="0" w:color="auto"/>
        <w:right w:val="none" w:sz="0" w:space="0" w:color="auto"/>
      </w:divBdr>
    </w:div>
    <w:div w:id="1272669652">
      <w:bodyDiv w:val="1"/>
      <w:marLeft w:val="0"/>
      <w:marRight w:val="0"/>
      <w:marTop w:val="0"/>
      <w:marBottom w:val="0"/>
      <w:divBdr>
        <w:top w:val="none" w:sz="0" w:space="0" w:color="auto"/>
        <w:left w:val="none" w:sz="0" w:space="0" w:color="auto"/>
        <w:bottom w:val="none" w:sz="0" w:space="0" w:color="auto"/>
        <w:right w:val="none" w:sz="0" w:space="0" w:color="auto"/>
      </w:divBdr>
    </w:div>
    <w:div w:id="1277565180">
      <w:bodyDiv w:val="1"/>
      <w:marLeft w:val="0"/>
      <w:marRight w:val="0"/>
      <w:marTop w:val="0"/>
      <w:marBottom w:val="0"/>
      <w:divBdr>
        <w:top w:val="none" w:sz="0" w:space="0" w:color="auto"/>
        <w:left w:val="none" w:sz="0" w:space="0" w:color="auto"/>
        <w:bottom w:val="none" w:sz="0" w:space="0" w:color="auto"/>
        <w:right w:val="none" w:sz="0" w:space="0" w:color="auto"/>
      </w:divBdr>
    </w:div>
    <w:div w:id="1278373619">
      <w:bodyDiv w:val="1"/>
      <w:marLeft w:val="0"/>
      <w:marRight w:val="0"/>
      <w:marTop w:val="0"/>
      <w:marBottom w:val="0"/>
      <w:divBdr>
        <w:top w:val="none" w:sz="0" w:space="0" w:color="auto"/>
        <w:left w:val="none" w:sz="0" w:space="0" w:color="auto"/>
        <w:bottom w:val="none" w:sz="0" w:space="0" w:color="auto"/>
        <w:right w:val="none" w:sz="0" w:space="0" w:color="auto"/>
      </w:divBdr>
    </w:div>
    <w:div w:id="1279025190">
      <w:bodyDiv w:val="1"/>
      <w:marLeft w:val="0"/>
      <w:marRight w:val="0"/>
      <w:marTop w:val="0"/>
      <w:marBottom w:val="0"/>
      <w:divBdr>
        <w:top w:val="none" w:sz="0" w:space="0" w:color="auto"/>
        <w:left w:val="none" w:sz="0" w:space="0" w:color="auto"/>
        <w:bottom w:val="none" w:sz="0" w:space="0" w:color="auto"/>
        <w:right w:val="none" w:sz="0" w:space="0" w:color="auto"/>
      </w:divBdr>
    </w:div>
    <w:div w:id="1279752842">
      <w:bodyDiv w:val="1"/>
      <w:marLeft w:val="0"/>
      <w:marRight w:val="0"/>
      <w:marTop w:val="0"/>
      <w:marBottom w:val="0"/>
      <w:divBdr>
        <w:top w:val="none" w:sz="0" w:space="0" w:color="auto"/>
        <w:left w:val="none" w:sz="0" w:space="0" w:color="auto"/>
        <w:bottom w:val="none" w:sz="0" w:space="0" w:color="auto"/>
        <w:right w:val="none" w:sz="0" w:space="0" w:color="auto"/>
      </w:divBdr>
    </w:div>
    <w:div w:id="1280068789">
      <w:bodyDiv w:val="1"/>
      <w:marLeft w:val="0"/>
      <w:marRight w:val="0"/>
      <w:marTop w:val="0"/>
      <w:marBottom w:val="0"/>
      <w:divBdr>
        <w:top w:val="none" w:sz="0" w:space="0" w:color="auto"/>
        <w:left w:val="none" w:sz="0" w:space="0" w:color="auto"/>
        <w:bottom w:val="none" w:sz="0" w:space="0" w:color="auto"/>
        <w:right w:val="none" w:sz="0" w:space="0" w:color="auto"/>
      </w:divBdr>
    </w:div>
    <w:div w:id="1280721727">
      <w:bodyDiv w:val="1"/>
      <w:marLeft w:val="0"/>
      <w:marRight w:val="0"/>
      <w:marTop w:val="0"/>
      <w:marBottom w:val="0"/>
      <w:divBdr>
        <w:top w:val="none" w:sz="0" w:space="0" w:color="auto"/>
        <w:left w:val="none" w:sz="0" w:space="0" w:color="auto"/>
        <w:bottom w:val="none" w:sz="0" w:space="0" w:color="auto"/>
        <w:right w:val="none" w:sz="0" w:space="0" w:color="auto"/>
      </w:divBdr>
    </w:div>
    <w:div w:id="1284770245">
      <w:bodyDiv w:val="1"/>
      <w:marLeft w:val="0"/>
      <w:marRight w:val="0"/>
      <w:marTop w:val="0"/>
      <w:marBottom w:val="0"/>
      <w:divBdr>
        <w:top w:val="none" w:sz="0" w:space="0" w:color="auto"/>
        <w:left w:val="none" w:sz="0" w:space="0" w:color="auto"/>
        <w:bottom w:val="none" w:sz="0" w:space="0" w:color="auto"/>
        <w:right w:val="none" w:sz="0" w:space="0" w:color="auto"/>
      </w:divBdr>
    </w:div>
    <w:div w:id="1285381367">
      <w:bodyDiv w:val="1"/>
      <w:marLeft w:val="0"/>
      <w:marRight w:val="0"/>
      <w:marTop w:val="0"/>
      <w:marBottom w:val="0"/>
      <w:divBdr>
        <w:top w:val="none" w:sz="0" w:space="0" w:color="auto"/>
        <w:left w:val="none" w:sz="0" w:space="0" w:color="auto"/>
        <w:bottom w:val="none" w:sz="0" w:space="0" w:color="auto"/>
        <w:right w:val="none" w:sz="0" w:space="0" w:color="auto"/>
      </w:divBdr>
    </w:div>
    <w:div w:id="1287656499">
      <w:bodyDiv w:val="1"/>
      <w:marLeft w:val="0"/>
      <w:marRight w:val="0"/>
      <w:marTop w:val="0"/>
      <w:marBottom w:val="0"/>
      <w:divBdr>
        <w:top w:val="none" w:sz="0" w:space="0" w:color="auto"/>
        <w:left w:val="none" w:sz="0" w:space="0" w:color="auto"/>
        <w:bottom w:val="none" w:sz="0" w:space="0" w:color="auto"/>
        <w:right w:val="none" w:sz="0" w:space="0" w:color="auto"/>
      </w:divBdr>
    </w:div>
    <w:div w:id="1290086987">
      <w:bodyDiv w:val="1"/>
      <w:marLeft w:val="0"/>
      <w:marRight w:val="0"/>
      <w:marTop w:val="0"/>
      <w:marBottom w:val="0"/>
      <w:divBdr>
        <w:top w:val="none" w:sz="0" w:space="0" w:color="auto"/>
        <w:left w:val="none" w:sz="0" w:space="0" w:color="auto"/>
        <w:bottom w:val="none" w:sz="0" w:space="0" w:color="auto"/>
        <w:right w:val="none" w:sz="0" w:space="0" w:color="auto"/>
      </w:divBdr>
    </w:div>
    <w:div w:id="1291401424">
      <w:bodyDiv w:val="1"/>
      <w:marLeft w:val="0"/>
      <w:marRight w:val="0"/>
      <w:marTop w:val="0"/>
      <w:marBottom w:val="0"/>
      <w:divBdr>
        <w:top w:val="none" w:sz="0" w:space="0" w:color="auto"/>
        <w:left w:val="none" w:sz="0" w:space="0" w:color="auto"/>
        <w:bottom w:val="none" w:sz="0" w:space="0" w:color="auto"/>
        <w:right w:val="none" w:sz="0" w:space="0" w:color="auto"/>
      </w:divBdr>
    </w:div>
    <w:div w:id="1291741433">
      <w:bodyDiv w:val="1"/>
      <w:marLeft w:val="0"/>
      <w:marRight w:val="0"/>
      <w:marTop w:val="0"/>
      <w:marBottom w:val="0"/>
      <w:divBdr>
        <w:top w:val="none" w:sz="0" w:space="0" w:color="auto"/>
        <w:left w:val="none" w:sz="0" w:space="0" w:color="auto"/>
        <w:bottom w:val="none" w:sz="0" w:space="0" w:color="auto"/>
        <w:right w:val="none" w:sz="0" w:space="0" w:color="auto"/>
      </w:divBdr>
    </w:div>
    <w:div w:id="1291747272">
      <w:bodyDiv w:val="1"/>
      <w:marLeft w:val="0"/>
      <w:marRight w:val="0"/>
      <w:marTop w:val="0"/>
      <w:marBottom w:val="0"/>
      <w:divBdr>
        <w:top w:val="none" w:sz="0" w:space="0" w:color="auto"/>
        <w:left w:val="none" w:sz="0" w:space="0" w:color="auto"/>
        <w:bottom w:val="none" w:sz="0" w:space="0" w:color="auto"/>
        <w:right w:val="none" w:sz="0" w:space="0" w:color="auto"/>
      </w:divBdr>
    </w:div>
    <w:div w:id="1292974614">
      <w:bodyDiv w:val="1"/>
      <w:marLeft w:val="0"/>
      <w:marRight w:val="0"/>
      <w:marTop w:val="0"/>
      <w:marBottom w:val="0"/>
      <w:divBdr>
        <w:top w:val="none" w:sz="0" w:space="0" w:color="auto"/>
        <w:left w:val="none" w:sz="0" w:space="0" w:color="auto"/>
        <w:bottom w:val="none" w:sz="0" w:space="0" w:color="auto"/>
        <w:right w:val="none" w:sz="0" w:space="0" w:color="auto"/>
      </w:divBdr>
    </w:div>
    <w:div w:id="1293487038">
      <w:bodyDiv w:val="1"/>
      <w:marLeft w:val="0"/>
      <w:marRight w:val="0"/>
      <w:marTop w:val="0"/>
      <w:marBottom w:val="0"/>
      <w:divBdr>
        <w:top w:val="none" w:sz="0" w:space="0" w:color="auto"/>
        <w:left w:val="none" w:sz="0" w:space="0" w:color="auto"/>
        <w:bottom w:val="none" w:sz="0" w:space="0" w:color="auto"/>
        <w:right w:val="none" w:sz="0" w:space="0" w:color="auto"/>
      </w:divBdr>
    </w:div>
    <w:div w:id="1295788629">
      <w:bodyDiv w:val="1"/>
      <w:marLeft w:val="0"/>
      <w:marRight w:val="0"/>
      <w:marTop w:val="0"/>
      <w:marBottom w:val="0"/>
      <w:divBdr>
        <w:top w:val="none" w:sz="0" w:space="0" w:color="auto"/>
        <w:left w:val="none" w:sz="0" w:space="0" w:color="auto"/>
        <w:bottom w:val="none" w:sz="0" w:space="0" w:color="auto"/>
        <w:right w:val="none" w:sz="0" w:space="0" w:color="auto"/>
      </w:divBdr>
    </w:div>
    <w:div w:id="1296986857">
      <w:bodyDiv w:val="1"/>
      <w:marLeft w:val="0"/>
      <w:marRight w:val="0"/>
      <w:marTop w:val="0"/>
      <w:marBottom w:val="0"/>
      <w:divBdr>
        <w:top w:val="none" w:sz="0" w:space="0" w:color="auto"/>
        <w:left w:val="none" w:sz="0" w:space="0" w:color="auto"/>
        <w:bottom w:val="none" w:sz="0" w:space="0" w:color="auto"/>
        <w:right w:val="none" w:sz="0" w:space="0" w:color="auto"/>
      </w:divBdr>
    </w:div>
    <w:div w:id="1298756994">
      <w:bodyDiv w:val="1"/>
      <w:marLeft w:val="0"/>
      <w:marRight w:val="0"/>
      <w:marTop w:val="0"/>
      <w:marBottom w:val="0"/>
      <w:divBdr>
        <w:top w:val="none" w:sz="0" w:space="0" w:color="auto"/>
        <w:left w:val="none" w:sz="0" w:space="0" w:color="auto"/>
        <w:bottom w:val="none" w:sz="0" w:space="0" w:color="auto"/>
        <w:right w:val="none" w:sz="0" w:space="0" w:color="auto"/>
      </w:divBdr>
    </w:div>
    <w:div w:id="1299723179">
      <w:bodyDiv w:val="1"/>
      <w:marLeft w:val="0"/>
      <w:marRight w:val="0"/>
      <w:marTop w:val="0"/>
      <w:marBottom w:val="0"/>
      <w:divBdr>
        <w:top w:val="none" w:sz="0" w:space="0" w:color="auto"/>
        <w:left w:val="none" w:sz="0" w:space="0" w:color="auto"/>
        <w:bottom w:val="none" w:sz="0" w:space="0" w:color="auto"/>
        <w:right w:val="none" w:sz="0" w:space="0" w:color="auto"/>
      </w:divBdr>
    </w:div>
    <w:div w:id="1300068391">
      <w:bodyDiv w:val="1"/>
      <w:marLeft w:val="0"/>
      <w:marRight w:val="0"/>
      <w:marTop w:val="0"/>
      <w:marBottom w:val="0"/>
      <w:divBdr>
        <w:top w:val="none" w:sz="0" w:space="0" w:color="auto"/>
        <w:left w:val="none" w:sz="0" w:space="0" w:color="auto"/>
        <w:bottom w:val="none" w:sz="0" w:space="0" w:color="auto"/>
        <w:right w:val="none" w:sz="0" w:space="0" w:color="auto"/>
      </w:divBdr>
    </w:div>
    <w:div w:id="1300384815">
      <w:bodyDiv w:val="1"/>
      <w:marLeft w:val="0"/>
      <w:marRight w:val="0"/>
      <w:marTop w:val="0"/>
      <w:marBottom w:val="0"/>
      <w:divBdr>
        <w:top w:val="none" w:sz="0" w:space="0" w:color="auto"/>
        <w:left w:val="none" w:sz="0" w:space="0" w:color="auto"/>
        <w:bottom w:val="none" w:sz="0" w:space="0" w:color="auto"/>
        <w:right w:val="none" w:sz="0" w:space="0" w:color="auto"/>
      </w:divBdr>
    </w:div>
    <w:div w:id="1302618232">
      <w:bodyDiv w:val="1"/>
      <w:marLeft w:val="0"/>
      <w:marRight w:val="0"/>
      <w:marTop w:val="0"/>
      <w:marBottom w:val="0"/>
      <w:divBdr>
        <w:top w:val="none" w:sz="0" w:space="0" w:color="auto"/>
        <w:left w:val="none" w:sz="0" w:space="0" w:color="auto"/>
        <w:bottom w:val="none" w:sz="0" w:space="0" w:color="auto"/>
        <w:right w:val="none" w:sz="0" w:space="0" w:color="auto"/>
      </w:divBdr>
    </w:div>
    <w:div w:id="1303074194">
      <w:bodyDiv w:val="1"/>
      <w:marLeft w:val="0"/>
      <w:marRight w:val="0"/>
      <w:marTop w:val="0"/>
      <w:marBottom w:val="0"/>
      <w:divBdr>
        <w:top w:val="none" w:sz="0" w:space="0" w:color="auto"/>
        <w:left w:val="none" w:sz="0" w:space="0" w:color="auto"/>
        <w:bottom w:val="none" w:sz="0" w:space="0" w:color="auto"/>
        <w:right w:val="none" w:sz="0" w:space="0" w:color="auto"/>
      </w:divBdr>
    </w:div>
    <w:div w:id="1307970693">
      <w:bodyDiv w:val="1"/>
      <w:marLeft w:val="0"/>
      <w:marRight w:val="0"/>
      <w:marTop w:val="0"/>
      <w:marBottom w:val="0"/>
      <w:divBdr>
        <w:top w:val="none" w:sz="0" w:space="0" w:color="auto"/>
        <w:left w:val="none" w:sz="0" w:space="0" w:color="auto"/>
        <w:bottom w:val="none" w:sz="0" w:space="0" w:color="auto"/>
        <w:right w:val="none" w:sz="0" w:space="0" w:color="auto"/>
      </w:divBdr>
    </w:div>
    <w:div w:id="1309434557">
      <w:bodyDiv w:val="1"/>
      <w:marLeft w:val="0"/>
      <w:marRight w:val="0"/>
      <w:marTop w:val="0"/>
      <w:marBottom w:val="0"/>
      <w:divBdr>
        <w:top w:val="none" w:sz="0" w:space="0" w:color="auto"/>
        <w:left w:val="none" w:sz="0" w:space="0" w:color="auto"/>
        <w:bottom w:val="none" w:sz="0" w:space="0" w:color="auto"/>
        <w:right w:val="none" w:sz="0" w:space="0" w:color="auto"/>
      </w:divBdr>
    </w:div>
    <w:div w:id="1310863026">
      <w:bodyDiv w:val="1"/>
      <w:marLeft w:val="0"/>
      <w:marRight w:val="0"/>
      <w:marTop w:val="0"/>
      <w:marBottom w:val="0"/>
      <w:divBdr>
        <w:top w:val="none" w:sz="0" w:space="0" w:color="auto"/>
        <w:left w:val="none" w:sz="0" w:space="0" w:color="auto"/>
        <w:bottom w:val="none" w:sz="0" w:space="0" w:color="auto"/>
        <w:right w:val="none" w:sz="0" w:space="0" w:color="auto"/>
      </w:divBdr>
    </w:div>
    <w:div w:id="1312178713">
      <w:bodyDiv w:val="1"/>
      <w:marLeft w:val="0"/>
      <w:marRight w:val="0"/>
      <w:marTop w:val="0"/>
      <w:marBottom w:val="0"/>
      <w:divBdr>
        <w:top w:val="none" w:sz="0" w:space="0" w:color="auto"/>
        <w:left w:val="none" w:sz="0" w:space="0" w:color="auto"/>
        <w:bottom w:val="none" w:sz="0" w:space="0" w:color="auto"/>
        <w:right w:val="none" w:sz="0" w:space="0" w:color="auto"/>
      </w:divBdr>
    </w:div>
    <w:div w:id="1313217585">
      <w:bodyDiv w:val="1"/>
      <w:marLeft w:val="0"/>
      <w:marRight w:val="0"/>
      <w:marTop w:val="0"/>
      <w:marBottom w:val="0"/>
      <w:divBdr>
        <w:top w:val="none" w:sz="0" w:space="0" w:color="auto"/>
        <w:left w:val="none" w:sz="0" w:space="0" w:color="auto"/>
        <w:bottom w:val="none" w:sz="0" w:space="0" w:color="auto"/>
        <w:right w:val="none" w:sz="0" w:space="0" w:color="auto"/>
      </w:divBdr>
    </w:div>
    <w:div w:id="1313944397">
      <w:bodyDiv w:val="1"/>
      <w:marLeft w:val="0"/>
      <w:marRight w:val="0"/>
      <w:marTop w:val="0"/>
      <w:marBottom w:val="0"/>
      <w:divBdr>
        <w:top w:val="none" w:sz="0" w:space="0" w:color="auto"/>
        <w:left w:val="none" w:sz="0" w:space="0" w:color="auto"/>
        <w:bottom w:val="none" w:sz="0" w:space="0" w:color="auto"/>
        <w:right w:val="none" w:sz="0" w:space="0" w:color="auto"/>
      </w:divBdr>
    </w:div>
    <w:div w:id="1314409468">
      <w:bodyDiv w:val="1"/>
      <w:marLeft w:val="0"/>
      <w:marRight w:val="0"/>
      <w:marTop w:val="0"/>
      <w:marBottom w:val="0"/>
      <w:divBdr>
        <w:top w:val="none" w:sz="0" w:space="0" w:color="auto"/>
        <w:left w:val="none" w:sz="0" w:space="0" w:color="auto"/>
        <w:bottom w:val="none" w:sz="0" w:space="0" w:color="auto"/>
        <w:right w:val="none" w:sz="0" w:space="0" w:color="auto"/>
      </w:divBdr>
    </w:div>
    <w:div w:id="1315531148">
      <w:bodyDiv w:val="1"/>
      <w:marLeft w:val="0"/>
      <w:marRight w:val="0"/>
      <w:marTop w:val="0"/>
      <w:marBottom w:val="0"/>
      <w:divBdr>
        <w:top w:val="none" w:sz="0" w:space="0" w:color="auto"/>
        <w:left w:val="none" w:sz="0" w:space="0" w:color="auto"/>
        <w:bottom w:val="none" w:sz="0" w:space="0" w:color="auto"/>
        <w:right w:val="none" w:sz="0" w:space="0" w:color="auto"/>
      </w:divBdr>
    </w:div>
    <w:div w:id="1317608773">
      <w:bodyDiv w:val="1"/>
      <w:marLeft w:val="0"/>
      <w:marRight w:val="0"/>
      <w:marTop w:val="0"/>
      <w:marBottom w:val="0"/>
      <w:divBdr>
        <w:top w:val="none" w:sz="0" w:space="0" w:color="auto"/>
        <w:left w:val="none" w:sz="0" w:space="0" w:color="auto"/>
        <w:bottom w:val="none" w:sz="0" w:space="0" w:color="auto"/>
        <w:right w:val="none" w:sz="0" w:space="0" w:color="auto"/>
      </w:divBdr>
    </w:div>
    <w:div w:id="1318073033">
      <w:bodyDiv w:val="1"/>
      <w:marLeft w:val="0"/>
      <w:marRight w:val="0"/>
      <w:marTop w:val="0"/>
      <w:marBottom w:val="0"/>
      <w:divBdr>
        <w:top w:val="none" w:sz="0" w:space="0" w:color="auto"/>
        <w:left w:val="none" w:sz="0" w:space="0" w:color="auto"/>
        <w:bottom w:val="none" w:sz="0" w:space="0" w:color="auto"/>
        <w:right w:val="none" w:sz="0" w:space="0" w:color="auto"/>
      </w:divBdr>
    </w:div>
    <w:div w:id="1320963852">
      <w:bodyDiv w:val="1"/>
      <w:marLeft w:val="0"/>
      <w:marRight w:val="0"/>
      <w:marTop w:val="0"/>
      <w:marBottom w:val="0"/>
      <w:divBdr>
        <w:top w:val="none" w:sz="0" w:space="0" w:color="auto"/>
        <w:left w:val="none" w:sz="0" w:space="0" w:color="auto"/>
        <w:bottom w:val="none" w:sz="0" w:space="0" w:color="auto"/>
        <w:right w:val="none" w:sz="0" w:space="0" w:color="auto"/>
      </w:divBdr>
    </w:div>
    <w:div w:id="1321235537">
      <w:bodyDiv w:val="1"/>
      <w:marLeft w:val="0"/>
      <w:marRight w:val="0"/>
      <w:marTop w:val="0"/>
      <w:marBottom w:val="0"/>
      <w:divBdr>
        <w:top w:val="none" w:sz="0" w:space="0" w:color="auto"/>
        <w:left w:val="none" w:sz="0" w:space="0" w:color="auto"/>
        <w:bottom w:val="none" w:sz="0" w:space="0" w:color="auto"/>
        <w:right w:val="none" w:sz="0" w:space="0" w:color="auto"/>
      </w:divBdr>
    </w:div>
    <w:div w:id="1323389212">
      <w:bodyDiv w:val="1"/>
      <w:marLeft w:val="0"/>
      <w:marRight w:val="0"/>
      <w:marTop w:val="0"/>
      <w:marBottom w:val="0"/>
      <w:divBdr>
        <w:top w:val="none" w:sz="0" w:space="0" w:color="auto"/>
        <w:left w:val="none" w:sz="0" w:space="0" w:color="auto"/>
        <w:bottom w:val="none" w:sz="0" w:space="0" w:color="auto"/>
        <w:right w:val="none" w:sz="0" w:space="0" w:color="auto"/>
      </w:divBdr>
    </w:div>
    <w:div w:id="1323394707">
      <w:bodyDiv w:val="1"/>
      <w:marLeft w:val="0"/>
      <w:marRight w:val="0"/>
      <w:marTop w:val="0"/>
      <w:marBottom w:val="0"/>
      <w:divBdr>
        <w:top w:val="none" w:sz="0" w:space="0" w:color="auto"/>
        <w:left w:val="none" w:sz="0" w:space="0" w:color="auto"/>
        <w:bottom w:val="none" w:sz="0" w:space="0" w:color="auto"/>
        <w:right w:val="none" w:sz="0" w:space="0" w:color="auto"/>
      </w:divBdr>
    </w:div>
    <w:div w:id="1326738590">
      <w:bodyDiv w:val="1"/>
      <w:marLeft w:val="0"/>
      <w:marRight w:val="0"/>
      <w:marTop w:val="0"/>
      <w:marBottom w:val="0"/>
      <w:divBdr>
        <w:top w:val="none" w:sz="0" w:space="0" w:color="auto"/>
        <w:left w:val="none" w:sz="0" w:space="0" w:color="auto"/>
        <w:bottom w:val="none" w:sz="0" w:space="0" w:color="auto"/>
        <w:right w:val="none" w:sz="0" w:space="0" w:color="auto"/>
      </w:divBdr>
    </w:div>
    <w:div w:id="1327518464">
      <w:bodyDiv w:val="1"/>
      <w:marLeft w:val="0"/>
      <w:marRight w:val="0"/>
      <w:marTop w:val="0"/>
      <w:marBottom w:val="0"/>
      <w:divBdr>
        <w:top w:val="none" w:sz="0" w:space="0" w:color="auto"/>
        <w:left w:val="none" w:sz="0" w:space="0" w:color="auto"/>
        <w:bottom w:val="none" w:sz="0" w:space="0" w:color="auto"/>
        <w:right w:val="none" w:sz="0" w:space="0" w:color="auto"/>
      </w:divBdr>
    </w:div>
    <w:div w:id="1328900454">
      <w:bodyDiv w:val="1"/>
      <w:marLeft w:val="0"/>
      <w:marRight w:val="0"/>
      <w:marTop w:val="0"/>
      <w:marBottom w:val="0"/>
      <w:divBdr>
        <w:top w:val="none" w:sz="0" w:space="0" w:color="auto"/>
        <w:left w:val="none" w:sz="0" w:space="0" w:color="auto"/>
        <w:bottom w:val="none" w:sz="0" w:space="0" w:color="auto"/>
        <w:right w:val="none" w:sz="0" w:space="0" w:color="auto"/>
      </w:divBdr>
    </w:div>
    <w:div w:id="1329941698">
      <w:bodyDiv w:val="1"/>
      <w:marLeft w:val="0"/>
      <w:marRight w:val="0"/>
      <w:marTop w:val="0"/>
      <w:marBottom w:val="0"/>
      <w:divBdr>
        <w:top w:val="none" w:sz="0" w:space="0" w:color="auto"/>
        <w:left w:val="none" w:sz="0" w:space="0" w:color="auto"/>
        <w:bottom w:val="none" w:sz="0" w:space="0" w:color="auto"/>
        <w:right w:val="none" w:sz="0" w:space="0" w:color="auto"/>
      </w:divBdr>
    </w:div>
    <w:div w:id="1330909444">
      <w:bodyDiv w:val="1"/>
      <w:marLeft w:val="0"/>
      <w:marRight w:val="0"/>
      <w:marTop w:val="0"/>
      <w:marBottom w:val="0"/>
      <w:divBdr>
        <w:top w:val="none" w:sz="0" w:space="0" w:color="auto"/>
        <w:left w:val="none" w:sz="0" w:space="0" w:color="auto"/>
        <w:bottom w:val="none" w:sz="0" w:space="0" w:color="auto"/>
        <w:right w:val="none" w:sz="0" w:space="0" w:color="auto"/>
      </w:divBdr>
    </w:div>
    <w:div w:id="1333333714">
      <w:bodyDiv w:val="1"/>
      <w:marLeft w:val="0"/>
      <w:marRight w:val="0"/>
      <w:marTop w:val="0"/>
      <w:marBottom w:val="0"/>
      <w:divBdr>
        <w:top w:val="none" w:sz="0" w:space="0" w:color="auto"/>
        <w:left w:val="none" w:sz="0" w:space="0" w:color="auto"/>
        <w:bottom w:val="none" w:sz="0" w:space="0" w:color="auto"/>
        <w:right w:val="none" w:sz="0" w:space="0" w:color="auto"/>
      </w:divBdr>
    </w:div>
    <w:div w:id="1333679356">
      <w:bodyDiv w:val="1"/>
      <w:marLeft w:val="0"/>
      <w:marRight w:val="0"/>
      <w:marTop w:val="0"/>
      <w:marBottom w:val="0"/>
      <w:divBdr>
        <w:top w:val="none" w:sz="0" w:space="0" w:color="auto"/>
        <w:left w:val="none" w:sz="0" w:space="0" w:color="auto"/>
        <w:bottom w:val="none" w:sz="0" w:space="0" w:color="auto"/>
        <w:right w:val="none" w:sz="0" w:space="0" w:color="auto"/>
      </w:divBdr>
    </w:div>
    <w:div w:id="1334340099">
      <w:bodyDiv w:val="1"/>
      <w:marLeft w:val="0"/>
      <w:marRight w:val="0"/>
      <w:marTop w:val="0"/>
      <w:marBottom w:val="0"/>
      <w:divBdr>
        <w:top w:val="none" w:sz="0" w:space="0" w:color="auto"/>
        <w:left w:val="none" w:sz="0" w:space="0" w:color="auto"/>
        <w:bottom w:val="none" w:sz="0" w:space="0" w:color="auto"/>
        <w:right w:val="none" w:sz="0" w:space="0" w:color="auto"/>
      </w:divBdr>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
    <w:div w:id="1335841684">
      <w:bodyDiv w:val="1"/>
      <w:marLeft w:val="0"/>
      <w:marRight w:val="0"/>
      <w:marTop w:val="0"/>
      <w:marBottom w:val="0"/>
      <w:divBdr>
        <w:top w:val="none" w:sz="0" w:space="0" w:color="auto"/>
        <w:left w:val="none" w:sz="0" w:space="0" w:color="auto"/>
        <w:bottom w:val="none" w:sz="0" w:space="0" w:color="auto"/>
        <w:right w:val="none" w:sz="0" w:space="0" w:color="auto"/>
      </w:divBdr>
    </w:div>
    <w:div w:id="1337269377">
      <w:bodyDiv w:val="1"/>
      <w:marLeft w:val="0"/>
      <w:marRight w:val="0"/>
      <w:marTop w:val="0"/>
      <w:marBottom w:val="0"/>
      <w:divBdr>
        <w:top w:val="none" w:sz="0" w:space="0" w:color="auto"/>
        <w:left w:val="none" w:sz="0" w:space="0" w:color="auto"/>
        <w:bottom w:val="none" w:sz="0" w:space="0" w:color="auto"/>
        <w:right w:val="none" w:sz="0" w:space="0" w:color="auto"/>
      </w:divBdr>
    </w:div>
    <w:div w:id="1337609462">
      <w:bodyDiv w:val="1"/>
      <w:marLeft w:val="0"/>
      <w:marRight w:val="0"/>
      <w:marTop w:val="0"/>
      <w:marBottom w:val="0"/>
      <w:divBdr>
        <w:top w:val="none" w:sz="0" w:space="0" w:color="auto"/>
        <w:left w:val="none" w:sz="0" w:space="0" w:color="auto"/>
        <w:bottom w:val="none" w:sz="0" w:space="0" w:color="auto"/>
        <w:right w:val="none" w:sz="0" w:space="0" w:color="auto"/>
      </w:divBdr>
    </w:div>
    <w:div w:id="1337927774">
      <w:bodyDiv w:val="1"/>
      <w:marLeft w:val="0"/>
      <w:marRight w:val="0"/>
      <w:marTop w:val="0"/>
      <w:marBottom w:val="0"/>
      <w:divBdr>
        <w:top w:val="none" w:sz="0" w:space="0" w:color="auto"/>
        <w:left w:val="none" w:sz="0" w:space="0" w:color="auto"/>
        <w:bottom w:val="none" w:sz="0" w:space="0" w:color="auto"/>
        <w:right w:val="none" w:sz="0" w:space="0" w:color="auto"/>
      </w:divBdr>
    </w:div>
    <w:div w:id="1340766095">
      <w:bodyDiv w:val="1"/>
      <w:marLeft w:val="0"/>
      <w:marRight w:val="0"/>
      <w:marTop w:val="0"/>
      <w:marBottom w:val="0"/>
      <w:divBdr>
        <w:top w:val="none" w:sz="0" w:space="0" w:color="auto"/>
        <w:left w:val="none" w:sz="0" w:space="0" w:color="auto"/>
        <w:bottom w:val="none" w:sz="0" w:space="0" w:color="auto"/>
        <w:right w:val="none" w:sz="0" w:space="0" w:color="auto"/>
      </w:divBdr>
    </w:div>
    <w:div w:id="1342776463">
      <w:bodyDiv w:val="1"/>
      <w:marLeft w:val="0"/>
      <w:marRight w:val="0"/>
      <w:marTop w:val="0"/>
      <w:marBottom w:val="0"/>
      <w:divBdr>
        <w:top w:val="none" w:sz="0" w:space="0" w:color="auto"/>
        <w:left w:val="none" w:sz="0" w:space="0" w:color="auto"/>
        <w:bottom w:val="none" w:sz="0" w:space="0" w:color="auto"/>
        <w:right w:val="none" w:sz="0" w:space="0" w:color="auto"/>
      </w:divBdr>
    </w:div>
    <w:div w:id="1343361395">
      <w:bodyDiv w:val="1"/>
      <w:marLeft w:val="0"/>
      <w:marRight w:val="0"/>
      <w:marTop w:val="0"/>
      <w:marBottom w:val="0"/>
      <w:divBdr>
        <w:top w:val="none" w:sz="0" w:space="0" w:color="auto"/>
        <w:left w:val="none" w:sz="0" w:space="0" w:color="auto"/>
        <w:bottom w:val="none" w:sz="0" w:space="0" w:color="auto"/>
        <w:right w:val="none" w:sz="0" w:space="0" w:color="auto"/>
      </w:divBdr>
    </w:div>
    <w:div w:id="1343387415">
      <w:bodyDiv w:val="1"/>
      <w:marLeft w:val="0"/>
      <w:marRight w:val="0"/>
      <w:marTop w:val="0"/>
      <w:marBottom w:val="0"/>
      <w:divBdr>
        <w:top w:val="none" w:sz="0" w:space="0" w:color="auto"/>
        <w:left w:val="none" w:sz="0" w:space="0" w:color="auto"/>
        <w:bottom w:val="none" w:sz="0" w:space="0" w:color="auto"/>
        <w:right w:val="none" w:sz="0" w:space="0" w:color="auto"/>
      </w:divBdr>
    </w:div>
    <w:div w:id="1345326356">
      <w:bodyDiv w:val="1"/>
      <w:marLeft w:val="0"/>
      <w:marRight w:val="0"/>
      <w:marTop w:val="0"/>
      <w:marBottom w:val="0"/>
      <w:divBdr>
        <w:top w:val="none" w:sz="0" w:space="0" w:color="auto"/>
        <w:left w:val="none" w:sz="0" w:space="0" w:color="auto"/>
        <w:bottom w:val="none" w:sz="0" w:space="0" w:color="auto"/>
        <w:right w:val="none" w:sz="0" w:space="0" w:color="auto"/>
      </w:divBdr>
    </w:div>
    <w:div w:id="1346518309">
      <w:bodyDiv w:val="1"/>
      <w:marLeft w:val="0"/>
      <w:marRight w:val="0"/>
      <w:marTop w:val="0"/>
      <w:marBottom w:val="0"/>
      <w:divBdr>
        <w:top w:val="none" w:sz="0" w:space="0" w:color="auto"/>
        <w:left w:val="none" w:sz="0" w:space="0" w:color="auto"/>
        <w:bottom w:val="none" w:sz="0" w:space="0" w:color="auto"/>
        <w:right w:val="none" w:sz="0" w:space="0" w:color="auto"/>
      </w:divBdr>
    </w:div>
    <w:div w:id="1346706647">
      <w:bodyDiv w:val="1"/>
      <w:marLeft w:val="0"/>
      <w:marRight w:val="0"/>
      <w:marTop w:val="0"/>
      <w:marBottom w:val="0"/>
      <w:divBdr>
        <w:top w:val="none" w:sz="0" w:space="0" w:color="auto"/>
        <w:left w:val="none" w:sz="0" w:space="0" w:color="auto"/>
        <w:bottom w:val="none" w:sz="0" w:space="0" w:color="auto"/>
        <w:right w:val="none" w:sz="0" w:space="0" w:color="auto"/>
      </w:divBdr>
    </w:div>
    <w:div w:id="1349716573">
      <w:bodyDiv w:val="1"/>
      <w:marLeft w:val="0"/>
      <w:marRight w:val="0"/>
      <w:marTop w:val="0"/>
      <w:marBottom w:val="0"/>
      <w:divBdr>
        <w:top w:val="none" w:sz="0" w:space="0" w:color="auto"/>
        <w:left w:val="none" w:sz="0" w:space="0" w:color="auto"/>
        <w:bottom w:val="none" w:sz="0" w:space="0" w:color="auto"/>
        <w:right w:val="none" w:sz="0" w:space="0" w:color="auto"/>
      </w:divBdr>
    </w:div>
    <w:div w:id="1353452838">
      <w:bodyDiv w:val="1"/>
      <w:marLeft w:val="0"/>
      <w:marRight w:val="0"/>
      <w:marTop w:val="0"/>
      <w:marBottom w:val="0"/>
      <w:divBdr>
        <w:top w:val="none" w:sz="0" w:space="0" w:color="auto"/>
        <w:left w:val="none" w:sz="0" w:space="0" w:color="auto"/>
        <w:bottom w:val="none" w:sz="0" w:space="0" w:color="auto"/>
        <w:right w:val="none" w:sz="0" w:space="0" w:color="auto"/>
      </w:divBdr>
    </w:div>
    <w:div w:id="1353728004">
      <w:bodyDiv w:val="1"/>
      <w:marLeft w:val="0"/>
      <w:marRight w:val="0"/>
      <w:marTop w:val="0"/>
      <w:marBottom w:val="0"/>
      <w:divBdr>
        <w:top w:val="none" w:sz="0" w:space="0" w:color="auto"/>
        <w:left w:val="none" w:sz="0" w:space="0" w:color="auto"/>
        <w:bottom w:val="none" w:sz="0" w:space="0" w:color="auto"/>
        <w:right w:val="none" w:sz="0" w:space="0" w:color="auto"/>
      </w:divBdr>
    </w:div>
    <w:div w:id="1354262523">
      <w:bodyDiv w:val="1"/>
      <w:marLeft w:val="0"/>
      <w:marRight w:val="0"/>
      <w:marTop w:val="0"/>
      <w:marBottom w:val="0"/>
      <w:divBdr>
        <w:top w:val="none" w:sz="0" w:space="0" w:color="auto"/>
        <w:left w:val="none" w:sz="0" w:space="0" w:color="auto"/>
        <w:bottom w:val="none" w:sz="0" w:space="0" w:color="auto"/>
        <w:right w:val="none" w:sz="0" w:space="0" w:color="auto"/>
      </w:divBdr>
    </w:div>
    <w:div w:id="1358656204">
      <w:bodyDiv w:val="1"/>
      <w:marLeft w:val="0"/>
      <w:marRight w:val="0"/>
      <w:marTop w:val="0"/>
      <w:marBottom w:val="0"/>
      <w:divBdr>
        <w:top w:val="none" w:sz="0" w:space="0" w:color="auto"/>
        <w:left w:val="none" w:sz="0" w:space="0" w:color="auto"/>
        <w:bottom w:val="none" w:sz="0" w:space="0" w:color="auto"/>
        <w:right w:val="none" w:sz="0" w:space="0" w:color="auto"/>
      </w:divBdr>
    </w:div>
    <w:div w:id="1358889768">
      <w:bodyDiv w:val="1"/>
      <w:marLeft w:val="0"/>
      <w:marRight w:val="0"/>
      <w:marTop w:val="0"/>
      <w:marBottom w:val="0"/>
      <w:divBdr>
        <w:top w:val="none" w:sz="0" w:space="0" w:color="auto"/>
        <w:left w:val="none" w:sz="0" w:space="0" w:color="auto"/>
        <w:bottom w:val="none" w:sz="0" w:space="0" w:color="auto"/>
        <w:right w:val="none" w:sz="0" w:space="0" w:color="auto"/>
      </w:divBdr>
    </w:div>
    <w:div w:id="1360546104">
      <w:bodyDiv w:val="1"/>
      <w:marLeft w:val="0"/>
      <w:marRight w:val="0"/>
      <w:marTop w:val="0"/>
      <w:marBottom w:val="0"/>
      <w:divBdr>
        <w:top w:val="none" w:sz="0" w:space="0" w:color="auto"/>
        <w:left w:val="none" w:sz="0" w:space="0" w:color="auto"/>
        <w:bottom w:val="none" w:sz="0" w:space="0" w:color="auto"/>
        <w:right w:val="none" w:sz="0" w:space="0" w:color="auto"/>
      </w:divBdr>
    </w:div>
    <w:div w:id="1361735547">
      <w:bodyDiv w:val="1"/>
      <w:marLeft w:val="0"/>
      <w:marRight w:val="0"/>
      <w:marTop w:val="0"/>
      <w:marBottom w:val="0"/>
      <w:divBdr>
        <w:top w:val="none" w:sz="0" w:space="0" w:color="auto"/>
        <w:left w:val="none" w:sz="0" w:space="0" w:color="auto"/>
        <w:bottom w:val="none" w:sz="0" w:space="0" w:color="auto"/>
        <w:right w:val="none" w:sz="0" w:space="0" w:color="auto"/>
      </w:divBdr>
    </w:div>
    <w:div w:id="1362048121">
      <w:bodyDiv w:val="1"/>
      <w:marLeft w:val="0"/>
      <w:marRight w:val="0"/>
      <w:marTop w:val="0"/>
      <w:marBottom w:val="0"/>
      <w:divBdr>
        <w:top w:val="none" w:sz="0" w:space="0" w:color="auto"/>
        <w:left w:val="none" w:sz="0" w:space="0" w:color="auto"/>
        <w:bottom w:val="none" w:sz="0" w:space="0" w:color="auto"/>
        <w:right w:val="none" w:sz="0" w:space="0" w:color="auto"/>
      </w:divBdr>
    </w:div>
    <w:div w:id="1362510599">
      <w:bodyDiv w:val="1"/>
      <w:marLeft w:val="0"/>
      <w:marRight w:val="0"/>
      <w:marTop w:val="0"/>
      <w:marBottom w:val="0"/>
      <w:divBdr>
        <w:top w:val="none" w:sz="0" w:space="0" w:color="auto"/>
        <w:left w:val="none" w:sz="0" w:space="0" w:color="auto"/>
        <w:bottom w:val="none" w:sz="0" w:space="0" w:color="auto"/>
        <w:right w:val="none" w:sz="0" w:space="0" w:color="auto"/>
      </w:divBdr>
    </w:div>
    <w:div w:id="1364400268">
      <w:bodyDiv w:val="1"/>
      <w:marLeft w:val="0"/>
      <w:marRight w:val="0"/>
      <w:marTop w:val="0"/>
      <w:marBottom w:val="0"/>
      <w:divBdr>
        <w:top w:val="none" w:sz="0" w:space="0" w:color="auto"/>
        <w:left w:val="none" w:sz="0" w:space="0" w:color="auto"/>
        <w:bottom w:val="none" w:sz="0" w:space="0" w:color="auto"/>
        <w:right w:val="none" w:sz="0" w:space="0" w:color="auto"/>
      </w:divBdr>
    </w:div>
    <w:div w:id="1365642397">
      <w:bodyDiv w:val="1"/>
      <w:marLeft w:val="0"/>
      <w:marRight w:val="0"/>
      <w:marTop w:val="0"/>
      <w:marBottom w:val="0"/>
      <w:divBdr>
        <w:top w:val="none" w:sz="0" w:space="0" w:color="auto"/>
        <w:left w:val="none" w:sz="0" w:space="0" w:color="auto"/>
        <w:bottom w:val="none" w:sz="0" w:space="0" w:color="auto"/>
        <w:right w:val="none" w:sz="0" w:space="0" w:color="auto"/>
      </w:divBdr>
    </w:div>
    <w:div w:id="1365981251">
      <w:bodyDiv w:val="1"/>
      <w:marLeft w:val="0"/>
      <w:marRight w:val="0"/>
      <w:marTop w:val="0"/>
      <w:marBottom w:val="0"/>
      <w:divBdr>
        <w:top w:val="none" w:sz="0" w:space="0" w:color="auto"/>
        <w:left w:val="none" w:sz="0" w:space="0" w:color="auto"/>
        <w:bottom w:val="none" w:sz="0" w:space="0" w:color="auto"/>
        <w:right w:val="none" w:sz="0" w:space="0" w:color="auto"/>
      </w:divBdr>
    </w:div>
    <w:div w:id="1366906474">
      <w:bodyDiv w:val="1"/>
      <w:marLeft w:val="0"/>
      <w:marRight w:val="0"/>
      <w:marTop w:val="0"/>
      <w:marBottom w:val="0"/>
      <w:divBdr>
        <w:top w:val="none" w:sz="0" w:space="0" w:color="auto"/>
        <w:left w:val="none" w:sz="0" w:space="0" w:color="auto"/>
        <w:bottom w:val="none" w:sz="0" w:space="0" w:color="auto"/>
        <w:right w:val="none" w:sz="0" w:space="0" w:color="auto"/>
      </w:divBdr>
    </w:div>
    <w:div w:id="1367825353">
      <w:bodyDiv w:val="1"/>
      <w:marLeft w:val="0"/>
      <w:marRight w:val="0"/>
      <w:marTop w:val="0"/>
      <w:marBottom w:val="0"/>
      <w:divBdr>
        <w:top w:val="none" w:sz="0" w:space="0" w:color="auto"/>
        <w:left w:val="none" w:sz="0" w:space="0" w:color="auto"/>
        <w:bottom w:val="none" w:sz="0" w:space="0" w:color="auto"/>
        <w:right w:val="none" w:sz="0" w:space="0" w:color="auto"/>
      </w:divBdr>
    </w:div>
    <w:div w:id="1367829093">
      <w:bodyDiv w:val="1"/>
      <w:marLeft w:val="0"/>
      <w:marRight w:val="0"/>
      <w:marTop w:val="0"/>
      <w:marBottom w:val="0"/>
      <w:divBdr>
        <w:top w:val="none" w:sz="0" w:space="0" w:color="auto"/>
        <w:left w:val="none" w:sz="0" w:space="0" w:color="auto"/>
        <w:bottom w:val="none" w:sz="0" w:space="0" w:color="auto"/>
        <w:right w:val="none" w:sz="0" w:space="0" w:color="auto"/>
      </w:divBdr>
    </w:div>
    <w:div w:id="1368751702">
      <w:bodyDiv w:val="1"/>
      <w:marLeft w:val="0"/>
      <w:marRight w:val="0"/>
      <w:marTop w:val="0"/>
      <w:marBottom w:val="0"/>
      <w:divBdr>
        <w:top w:val="none" w:sz="0" w:space="0" w:color="auto"/>
        <w:left w:val="none" w:sz="0" w:space="0" w:color="auto"/>
        <w:bottom w:val="none" w:sz="0" w:space="0" w:color="auto"/>
        <w:right w:val="none" w:sz="0" w:space="0" w:color="auto"/>
      </w:divBdr>
    </w:div>
    <w:div w:id="1368944841">
      <w:bodyDiv w:val="1"/>
      <w:marLeft w:val="0"/>
      <w:marRight w:val="0"/>
      <w:marTop w:val="0"/>
      <w:marBottom w:val="0"/>
      <w:divBdr>
        <w:top w:val="none" w:sz="0" w:space="0" w:color="auto"/>
        <w:left w:val="none" w:sz="0" w:space="0" w:color="auto"/>
        <w:bottom w:val="none" w:sz="0" w:space="0" w:color="auto"/>
        <w:right w:val="none" w:sz="0" w:space="0" w:color="auto"/>
      </w:divBdr>
    </w:div>
    <w:div w:id="1371226747">
      <w:bodyDiv w:val="1"/>
      <w:marLeft w:val="0"/>
      <w:marRight w:val="0"/>
      <w:marTop w:val="0"/>
      <w:marBottom w:val="0"/>
      <w:divBdr>
        <w:top w:val="none" w:sz="0" w:space="0" w:color="auto"/>
        <w:left w:val="none" w:sz="0" w:space="0" w:color="auto"/>
        <w:bottom w:val="none" w:sz="0" w:space="0" w:color="auto"/>
        <w:right w:val="none" w:sz="0" w:space="0" w:color="auto"/>
      </w:divBdr>
    </w:div>
    <w:div w:id="1371807332">
      <w:bodyDiv w:val="1"/>
      <w:marLeft w:val="0"/>
      <w:marRight w:val="0"/>
      <w:marTop w:val="0"/>
      <w:marBottom w:val="0"/>
      <w:divBdr>
        <w:top w:val="none" w:sz="0" w:space="0" w:color="auto"/>
        <w:left w:val="none" w:sz="0" w:space="0" w:color="auto"/>
        <w:bottom w:val="none" w:sz="0" w:space="0" w:color="auto"/>
        <w:right w:val="none" w:sz="0" w:space="0" w:color="auto"/>
      </w:divBdr>
    </w:div>
    <w:div w:id="1372799712">
      <w:bodyDiv w:val="1"/>
      <w:marLeft w:val="0"/>
      <w:marRight w:val="0"/>
      <w:marTop w:val="0"/>
      <w:marBottom w:val="0"/>
      <w:divBdr>
        <w:top w:val="none" w:sz="0" w:space="0" w:color="auto"/>
        <w:left w:val="none" w:sz="0" w:space="0" w:color="auto"/>
        <w:bottom w:val="none" w:sz="0" w:space="0" w:color="auto"/>
        <w:right w:val="none" w:sz="0" w:space="0" w:color="auto"/>
      </w:divBdr>
    </w:div>
    <w:div w:id="1374115419">
      <w:bodyDiv w:val="1"/>
      <w:marLeft w:val="0"/>
      <w:marRight w:val="0"/>
      <w:marTop w:val="0"/>
      <w:marBottom w:val="0"/>
      <w:divBdr>
        <w:top w:val="none" w:sz="0" w:space="0" w:color="auto"/>
        <w:left w:val="none" w:sz="0" w:space="0" w:color="auto"/>
        <w:bottom w:val="none" w:sz="0" w:space="0" w:color="auto"/>
        <w:right w:val="none" w:sz="0" w:space="0" w:color="auto"/>
      </w:divBdr>
    </w:div>
    <w:div w:id="1376614774">
      <w:bodyDiv w:val="1"/>
      <w:marLeft w:val="0"/>
      <w:marRight w:val="0"/>
      <w:marTop w:val="0"/>
      <w:marBottom w:val="0"/>
      <w:divBdr>
        <w:top w:val="none" w:sz="0" w:space="0" w:color="auto"/>
        <w:left w:val="none" w:sz="0" w:space="0" w:color="auto"/>
        <w:bottom w:val="none" w:sz="0" w:space="0" w:color="auto"/>
        <w:right w:val="none" w:sz="0" w:space="0" w:color="auto"/>
      </w:divBdr>
    </w:div>
    <w:div w:id="1380469338">
      <w:bodyDiv w:val="1"/>
      <w:marLeft w:val="0"/>
      <w:marRight w:val="0"/>
      <w:marTop w:val="0"/>
      <w:marBottom w:val="0"/>
      <w:divBdr>
        <w:top w:val="none" w:sz="0" w:space="0" w:color="auto"/>
        <w:left w:val="none" w:sz="0" w:space="0" w:color="auto"/>
        <w:bottom w:val="none" w:sz="0" w:space="0" w:color="auto"/>
        <w:right w:val="none" w:sz="0" w:space="0" w:color="auto"/>
      </w:divBdr>
    </w:div>
    <w:div w:id="1381202815">
      <w:bodyDiv w:val="1"/>
      <w:marLeft w:val="0"/>
      <w:marRight w:val="0"/>
      <w:marTop w:val="0"/>
      <w:marBottom w:val="0"/>
      <w:divBdr>
        <w:top w:val="none" w:sz="0" w:space="0" w:color="auto"/>
        <w:left w:val="none" w:sz="0" w:space="0" w:color="auto"/>
        <w:bottom w:val="none" w:sz="0" w:space="0" w:color="auto"/>
        <w:right w:val="none" w:sz="0" w:space="0" w:color="auto"/>
      </w:divBdr>
    </w:div>
    <w:div w:id="1383745535">
      <w:bodyDiv w:val="1"/>
      <w:marLeft w:val="0"/>
      <w:marRight w:val="0"/>
      <w:marTop w:val="0"/>
      <w:marBottom w:val="0"/>
      <w:divBdr>
        <w:top w:val="none" w:sz="0" w:space="0" w:color="auto"/>
        <w:left w:val="none" w:sz="0" w:space="0" w:color="auto"/>
        <w:bottom w:val="none" w:sz="0" w:space="0" w:color="auto"/>
        <w:right w:val="none" w:sz="0" w:space="0" w:color="auto"/>
      </w:divBdr>
    </w:div>
    <w:div w:id="1384911810">
      <w:bodyDiv w:val="1"/>
      <w:marLeft w:val="0"/>
      <w:marRight w:val="0"/>
      <w:marTop w:val="0"/>
      <w:marBottom w:val="0"/>
      <w:divBdr>
        <w:top w:val="none" w:sz="0" w:space="0" w:color="auto"/>
        <w:left w:val="none" w:sz="0" w:space="0" w:color="auto"/>
        <w:bottom w:val="none" w:sz="0" w:space="0" w:color="auto"/>
        <w:right w:val="none" w:sz="0" w:space="0" w:color="auto"/>
      </w:divBdr>
    </w:div>
    <w:div w:id="1386414833">
      <w:bodyDiv w:val="1"/>
      <w:marLeft w:val="0"/>
      <w:marRight w:val="0"/>
      <w:marTop w:val="0"/>
      <w:marBottom w:val="0"/>
      <w:divBdr>
        <w:top w:val="none" w:sz="0" w:space="0" w:color="auto"/>
        <w:left w:val="none" w:sz="0" w:space="0" w:color="auto"/>
        <w:bottom w:val="none" w:sz="0" w:space="0" w:color="auto"/>
        <w:right w:val="none" w:sz="0" w:space="0" w:color="auto"/>
      </w:divBdr>
    </w:div>
    <w:div w:id="1387146239">
      <w:bodyDiv w:val="1"/>
      <w:marLeft w:val="0"/>
      <w:marRight w:val="0"/>
      <w:marTop w:val="0"/>
      <w:marBottom w:val="0"/>
      <w:divBdr>
        <w:top w:val="none" w:sz="0" w:space="0" w:color="auto"/>
        <w:left w:val="none" w:sz="0" w:space="0" w:color="auto"/>
        <w:bottom w:val="none" w:sz="0" w:space="0" w:color="auto"/>
        <w:right w:val="none" w:sz="0" w:space="0" w:color="auto"/>
      </w:divBdr>
    </w:div>
    <w:div w:id="1389525065">
      <w:bodyDiv w:val="1"/>
      <w:marLeft w:val="0"/>
      <w:marRight w:val="0"/>
      <w:marTop w:val="0"/>
      <w:marBottom w:val="0"/>
      <w:divBdr>
        <w:top w:val="none" w:sz="0" w:space="0" w:color="auto"/>
        <w:left w:val="none" w:sz="0" w:space="0" w:color="auto"/>
        <w:bottom w:val="none" w:sz="0" w:space="0" w:color="auto"/>
        <w:right w:val="none" w:sz="0" w:space="0" w:color="auto"/>
      </w:divBdr>
    </w:div>
    <w:div w:id="1393769766">
      <w:bodyDiv w:val="1"/>
      <w:marLeft w:val="0"/>
      <w:marRight w:val="0"/>
      <w:marTop w:val="0"/>
      <w:marBottom w:val="0"/>
      <w:divBdr>
        <w:top w:val="none" w:sz="0" w:space="0" w:color="auto"/>
        <w:left w:val="none" w:sz="0" w:space="0" w:color="auto"/>
        <w:bottom w:val="none" w:sz="0" w:space="0" w:color="auto"/>
        <w:right w:val="none" w:sz="0" w:space="0" w:color="auto"/>
      </w:divBdr>
    </w:div>
    <w:div w:id="1394815901">
      <w:bodyDiv w:val="1"/>
      <w:marLeft w:val="0"/>
      <w:marRight w:val="0"/>
      <w:marTop w:val="0"/>
      <w:marBottom w:val="0"/>
      <w:divBdr>
        <w:top w:val="none" w:sz="0" w:space="0" w:color="auto"/>
        <w:left w:val="none" w:sz="0" w:space="0" w:color="auto"/>
        <w:bottom w:val="none" w:sz="0" w:space="0" w:color="auto"/>
        <w:right w:val="none" w:sz="0" w:space="0" w:color="auto"/>
      </w:divBdr>
    </w:div>
    <w:div w:id="1394962356">
      <w:bodyDiv w:val="1"/>
      <w:marLeft w:val="0"/>
      <w:marRight w:val="0"/>
      <w:marTop w:val="0"/>
      <w:marBottom w:val="0"/>
      <w:divBdr>
        <w:top w:val="none" w:sz="0" w:space="0" w:color="auto"/>
        <w:left w:val="none" w:sz="0" w:space="0" w:color="auto"/>
        <w:bottom w:val="none" w:sz="0" w:space="0" w:color="auto"/>
        <w:right w:val="none" w:sz="0" w:space="0" w:color="auto"/>
      </w:divBdr>
    </w:div>
    <w:div w:id="1397044424">
      <w:bodyDiv w:val="1"/>
      <w:marLeft w:val="0"/>
      <w:marRight w:val="0"/>
      <w:marTop w:val="0"/>
      <w:marBottom w:val="0"/>
      <w:divBdr>
        <w:top w:val="none" w:sz="0" w:space="0" w:color="auto"/>
        <w:left w:val="none" w:sz="0" w:space="0" w:color="auto"/>
        <w:bottom w:val="none" w:sz="0" w:space="0" w:color="auto"/>
        <w:right w:val="none" w:sz="0" w:space="0" w:color="auto"/>
      </w:divBdr>
    </w:div>
    <w:div w:id="1399866776">
      <w:bodyDiv w:val="1"/>
      <w:marLeft w:val="0"/>
      <w:marRight w:val="0"/>
      <w:marTop w:val="0"/>
      <w:marBottom w:val="0"/>
      <w:divBdr>
        <w:top w:val="none" w:sz="0" w:space="0" w:color="auto"/>
        <w:left w:val="none" w:sz="0" w:space="0" w:color="auto"/>
        <w:bottom w:val="none" w:sz="0" w:space="0" w:color="auto"/>
        <w:right w:val="none" w:sz="0" w:space="0" w:color="auto"/>
      </w:divBdr>
    </w:div>
    <w:div w:id="1410272363">
      <w:bodyDiv w:val="1"/>
      <w:marLeft w:val="0"/>
      <w:marRight w:val="0"/>
      <w:marTop w:val="0"/>
      <w:marBottom w:val="0"/>
      <w:divBdr>
        <w:top w:val="none" w:sz="0" w:space="0" w:color="auto"/>
        <w:left w:val="none" w:sz="0" w:space="0" w:color="auto"/>
        <w:bottom w:val="none" w:sz="0" w:space="0" w:color="auto"/>
        <w:right w:val="none" w:sz="0" w:space="0" w:color="auto"/>
      </w:divBdr>
    </w:div>
    <w:div w:id="1415930657">
      <w:bodyDiv w:val="1"/>
      <w:marLeft w:val="0"/>
      <w:marRight w:val="0"/>
      <w:marTop w:val="0"/>
      <w:marBottom w:val="0"/>
      <w:divBdr>
        <w:top w:val="none" w:sz="0" w:space="0" w:color="auto"/>
        <w:left w:val="none" w:sz="0" w:space="0" w:color="auto"/>
        <w:bottom w:val="none" w:sz="0" w:space="0" w:color="auto"/>
        <w:right w:val="none" w:sz="0" w:space="0" w:color="auto"/>
      </w:divBdr>
    </w:div>
    <w:div w:id="1419330118">
      <w:bodyDiv w:val="1"/>
      <w:marLeft w:val="0"/>
      <w:marRight w:val="0"/>
      <w:marTop w:val="0"/>
      <w:marBottom w:val="0"/>
      <w:divBdr>
        <w:top w:val="none" w:sz="0" w:space="0" w:color="auto"/>
        <w:left w:val="none" w:sz="0" w:space="0" w:color="auto"/>
        <w:bottom w:val="none" w:sz="0" w:space="0" w:color="auto"/>
        <w:right w:val="none" w:sz="0" w:space="0" w:color="auto"/>
      </w:divBdr>
    </w:div>
    <w:div w:id="1420326361">
      <w:bodyDiv w:val="1"/>
      <w:marLeft w:val="0"/>
      <w:marRight w:val="0"/>
      <w:marTop w:val="0"/>
      <w:marBottom w:val="0"/>
      <w:divBdr>
        <w:top w:val="none" w:sz="0" w:space="0" w:color="auto"/>
        <w:left w:val="none" w:sz="0" w:space="0" w:color="auto"/>
        <w:bottom w:val="none" w:sz="0" w:space="0" w:color="auto"/>
        <w:right w:val="none" w:sz="0" w:space="0" w:color="auto"/>
      </w:divBdr>
    </w:div>
    <w:div w:id="1421563086">
      <w:bodyDiv w:val="1"/>
      <w:marLeft w:val="0"/>
      <w:marRight w:val="0"/>
      <w:marTop w:val="0"/>
      <w:marBottom w:val="0"/>
      <w:divBdr>
        <w:top w:val="none" w:sz="0" w:space="0" w:color="auto"/>
        <w:left w:val="none" w:sz="0" w:space="0" w:color="auto"/>
        <w:bottom w:val="none" w:sz="0" w:space="0" w:color="auto"/>
        <w:right w:val="none" w:sz="0" w:space="0" w:color="auto"/>
      </w:divBdr>
    </w:div>
    <w:div w:id="1421754753">
      <w:bodyDiv w:val="1"/>
      <w:marLeft w:val="0"/>
      <w:marRight w:val="0"/>
      <w:marTop w:val="0"/>
      <w:marBottom w:val="0"/>
      <w:divBdr>
        <w:top w:val="none" w:sz="0" w:space="0" w:color="auto"/>
        <w:left w:val="none" w:sz="0" w:space="0" w:color="auto"/>
        <w:bottom w:val="none" w:sz="0" w:space="0" w:color="auto"/>
        <w:right w:val="none" w:sz="0" w:space="0" w:color="auto"/>
      </w:divBdr>
    </w:div>
    <w:div w:id="1422489738">
      <w:bodyDiv w:val="1"/>
      <w:marLeft w:val="0"/>
      <w:marRight w:val="0"/>
      <w:marTop w:val="0"/>
      <w:marBottom w:val="0"/>
      <w:divBdr>
        <w:top w:val="none" w:sz="0" w:space="0" w:color="auto"/>
        <w:left w:val="none" w:sz="0" w:space="0" w:color="auto"/>
        <w:bottom w:val="none" w:sz="0" w:space="0" w:color="auto"/>
        <w:right w:val="none" w:sz="0" w:space="0" w:color="auto"/>
      </w:divBdr>
    </w:div>
    <w:div w:id="1423066513">
      <w:bodyDiv w:val="1"/>
      <w:marLeft w:val="0"/>
      <w:marRight w:val="0"/>
      <w:marTop w:val="0"/>
      <w:marBottom w:val="0"/>
      <w:divBdr>
        <w:top w:val="none" w:sz="0" w:space="0" w:color="auto"/>
        <w:left w:val="none" w:sz="0" w:space="0" w:color="auto"/>
        <w:bottom w:val="none" w:sz="0" w:space="0" w:color="auto"/>
        <w:right w:val="none" w:sz="0" w:space="0" w:color="auto"/>
      </w:divBdr>
    </w:div>
    <w:div w:id="1423179842">
      <w:bodyDiv w:val="1"/>
      <w:marLeft w:val="0"/>
      <w:marRight w:val="0"/>
      <w:marTop w:val="0"/>
      <w:marBottom w:val="0"/>
      <w:divBdr>
        <w:top w:val="none" w:sz="0" w:space="0" w:color="auto"/>
        <w:left w:val="none" w:sz="0" w:space="0" w:color="auto"/>
        <w:bottom w:val="none" w:sz="0" w:space="0" w:color="auto"/>
        <w:right w:val="none" w:sz="0" w:space="0" w:color="auto"/>
      </w:divBdr>
    </w:div>
    <w:div w:id="1424912204">
      <w:bodyDiv w:val="1"/>
      <w:marLeft w:val="0"/>
      <w:marRight w:val="0"/>
      <w:marTop w:val="0"/>
      <w:marBottom w:val="0"/>
      <w:divBdr>
        <w:top w:val="none" w:sz="0" w:space="0" w:color="auto"/>
        <w:left w:val="none" w:sz="0" w:space="0" w:color="auto"/>
        <w:bottom w:val="none" w:sz="0" w:space="0" w:color="auto"/>
        <w:right w:val="none" w:sz="0" w:space="0" w:color="auto"/>
      </w:divBdr>
    </w:div>
    <w:div w:id="1427536617">
      <w:bodyDiv w:val="1"/>
      <w:marLeft w:val="0"/>
      <w:marRight w:val="0"/>
      <w:marTop w:val="0"/>
      <w:marBottom w:val="0"/>
      <w:divBdr>
        <w:top w:val="none" w:sz="0" w:space="0" w:color="auto"/>
        <w:left w:val="none" w:sz="0" w:space="0" w:color="auto"/>
        <w:bottom w:val="none" w:sz="0" w:space="0" w:color="auto"/>
        <w:right w:val="none" w:sz="0" w:space="0" w:color="auto"/>
      </w:divBdr>
    </w:div>
    <w:div w:id="1428385950">
      <w:bodyDiv w:val="1"/>
      <w:marLeft w:val="0"/>
      <w:marRight w:val="0"/>
      <w:marTop w:val="0"/>
      <w:marBottom w:val="0"/>
      <w:divBdr>
        <w:top w:val="none" w:sz="0" w:space="0" w:color="auto"/>
        <w:left w:val="none" w:sz="0" w:space="0" w:color="auto"/>
        <w:bottom w:val="none" w:sz="0" w:space="0" w:color="auto"/>
        <w:right w:val="none" w:sz="0" w:space="0" w:color="auto"/>
      </w:divBdr>
    </w:div>
    <w:div w:id="1429348754">
      <w:bodyDiv w:val="1"/>
      <w:marLeft w:val="0"/>
      <w:marRight w:val="0"/>
      <w:marTop w:val="0"/>
      <w:marBottom w:val="0"/>
      <w:divBdr>
        <w:top w:val="none" w:sz="0" w:space="0" w:color="auto"/>
        <w:left w:val="none" w:sz="0" w:space="0" w:color="auto"/>
        <w:bottom w:val="none" w:sz="0" w:space="0" w:color="auto"/>
        <w:right w:val="none" w:sz="0" w:space="0" w:color="auto"/>
      </w:divBdr>
    </w:div>
    <w:div w:id="1430856694">
      <w:bodyDiv w:val="1"/>
      <w:marLeft w:val="0"/>
      <w:marRight w:val="0"/>
      <w:marTop w:val="0"/>
      <w:marBottom w:val="0"/>
      <w:divBdr>
        <w:top w:val="none" w:sz="0" w:space="0" w:color="auto"/>
        <w:left w:val="none" w:sz="0" w:space="0" w:color="auto"/>
        <w:bottom w:val="none" w:sz="0" w:space="0" w:color="auto"/>
        <w:right w:val="none" w:sz="0" w:space="0" w:color="auto"/>
      </w:divBdr>
    </w:div>
    <w:div w:id="1431049801">
      <w:bodyDiv w:val="1"/>
      <w:marLeft w:val="0"/>
      <w:marRight w:val="0"/>
      <w:marTop w:val="0"/>
      <w:marBottom w:val="0"/>
      <w:divBdr>
        <w:top w:val="none" w:sz="0" w:space="0" w:color="auto"/>
        <w:left w:val="none" w:sz="0" w:space="0" w:color="auto"/>
        <w:bottom w:val="none" w:sz="0" w:space="0" w:color="auto"/>
        <w:right w:val="none" w:sz="0" w:space="0" w:color="auto"/>
      </w:divBdr>
    </w:div>
    <w:div w:id="1433863975">
      <w:bodyDiv w:val="1"/>
      <w:marLeft w:val="0"/>
      <w:marRight w:val="0"/>
      <w:marTop w:val="0"/>
      <w:marBottom w:val="0"/>
      <w:divBdr>
        <w:top w:val="none" w:sz="0" w:space="0" w:color="auto"/>
        <w:left w:val="none" w:sz="0" w:space="0" w:color="auto"/>
        <w:bottom w:val="none" w:sz="0" w:space="0" w:color="auto"/>
        <w:right w:val="none" w:sz="0" w:space="0" w:color="auto"/>
      </w:divBdr>
    </w:div>
    <w:div w:id="1434784064">
      <w:bodyDiv w:val="1"/>
      <w:marLeft w:val="0"/>
      <w:marRight w:val="0"/>
      <w:marTop w:val="0"/>
      <w:marBottom w:val="0"/>
      <w:divBdr>
        <w:top w:val="none" w:sz="0" w:space="0" w:color="auto"/>
        <w:left w:val="none" w:sz="0" w:space="0" w:color="auto"/>
        <w:bottom w:val="none" w:sz="0" w:space="0" w:color="auto"/>
        <w:right w:val="none" w:sz="0" w:space="0" w:color="auto"/>
      </w:divBdr>
    </w:div>
    <w:div w:id="1435828413">
      <w:bodyDiv w:val="1"/>
      <w:marLeft w:val="0"/>
      <w:marRight w:val="0"/>
      <w:marTop w:val="0"/>
      <w:marBottom w:val="0"/>
      <w:divBdr>
        <w:top w:val="none" w:sz="0" w:space="0" w:color="auto"/>
        <w:left w:val="none" w:sz="0" w:space="0" w:color="auto"/>
        <w:bottom w:val="none" w:sz="0" w:space="0" w:color="auto"/>
        <w:right w:val="none" w:sz="0" w:space="0" w:color="auto"/>
      </w:divBdr>
    </w:div>
    <w:div w:id="1436444484">
      <w:bodyDiv w:val="1"/>
      <w:marLeft w:val="0"/>
      <w:marRight w:val="0"/>
      <w:marTop w:val="0"/>
      <w:marBottom w:val="0"/>
      <w:divBdr>
        <w:top w:val="none" w:sz="0" w:space="0" w:color="auto"/>
        <w:left w:val="none" w:sz="0" w:space="0" w:color="auto"/>
        <w:bottom w:val="none" w:sz="0" w:space="0" w:color="auto"/>
        <w:right w:val="none" w:sz="0" w:space="0" w:color="auto"/>
      </w:divBdr>
    </w:div>
    <w:div w:id="1438522459">
      <w:bodyDiv w:val="1"/>
      <w:marLeft w:val="0"/>
      <w:marRight w:val="0"/>
      <w:marTop w:val="0"/>
      <w:marBottom w:val="0"/>
      <w:divBdr>
        <w:top w:val="none" w:sz="0" w:space="0" w:color="auto"/>
        <w:left w:val="none" w:sz="0" w:space="0" w:color="auto"/>
        <w:bottom w:val="none" w:sz="0" w:space="0" w:color="auto"/>
        <w:right w:val="none" w:sz="0" w:space="0" w:color="auto"/>
      </w:divBdr>
    </w:div>
    <w:div w:id="1438866360">
      <w:bodyDiv w:val="1"/>
      <w:marLeft w:val="0"/>
      <w:marRight w:val="0"/>
      <w:marTop w:val="0"/>
      <w:marBottom w:val="0"/>
      <w:divBdr>
        <w:top w:val="none" w:sz="0" w:space="0" w:color="auto"/>
        <w:left w:val="none" w:sz="0" w:space="0" w:color="auto"/>
        <w:bottom w:val="none" w:sz="0" w:space="0" w:color="auto"/>
        <w:right w:val="none" w:sz="0" w:space="0" w:color="auto"/>
      </w:divBdr>
    </w:div>
    <w:div w:id="1441795798">
      <w:bodyDiv w:val="1"/>
      <w:marLeft w:val="0"/>
      <w:marRight w:val="0"/>
      <w:marTop w:val="0"/>
      <w:marBottom w:val="0"/>
      <w:divBdr>
        <w:top w:val="none" w:sz="0" w:space="0" w:color="auto"/>
        <w:left w:val="none" w:sz="0" w:space="0" w:color="auto"/>
        <w:bottom w:val="none" w:sz="0" w:space="0" w:color="auto"/>
        <w:right w:val="none" w:sz="0" w:space="0" w:color="auto"/>
      </w:divBdr>
    </w:div>
    <w:div w:id="1442408048">
      <w:bodyDiv w:val="1"/>
      <w:marLeft w:val="0"/>
      <w:marRight w:val="0"/>
      <w:marTop w:val="0"/>
      <w:marBottom w:val="0"/>
      <w:divBdr>
        <w:top w:val="none" w:sz="0" w:space="0" w:color="auto"/>
        <w:left w:val="none" w:sz="0" w:space="0" w:color="auto"/>
        <w:bottom w:val="none" w:sz="0" w:space="0" w:color="auto"/>
        <w:right w:val="none" w:sz="0" w:space="0" w:color="auto"/>
      </w:divBdr>
    </w:div>
    <w:div w:id="1442457219">
      <w:bodyDiv w:val="1"/>
      <w:marLeft w:val="0"/>
      <w:marRight w:val="0"/>
      <w:marTop w:val="0"/>
      <w:marBottom w:val="0"/>
      <w:divBdr>
        <w:top w:val="none" w:sz="0" w:space="0" w:color="auto"/>
        <w:left w:val="none" w:sz="0" w:space="0" w:color="auto"/>
        <w:bottom w:val="none" w:sz="0" w:space="0" w:color="auto"/>
        <w:right w:val="none" w:sz="0" w:space="0" w:color="auto"/>
      </w:divBdr>
    </w:div>
    <w:div w:id="1444379109">
      <w:bodyDiv w:val="1"/>
      <w:marLeft w:val="0"/>
      <w:marRight w:val="0"/>
      <w:marTop w:val="0"/>
      <w:marBottom w:val="0"/>
      <w:divBdr>
        <w:top w:val="none" w:sz="0" w:space="0" w:color="auto"/>
        <w:left w:val="none" w:sz="0" w:space="0" w:color="auto"/>
        <w:bottom w:val="none" w:sz="0" w:space="0" w:color="auto"/>
        <w:right w:val="none" w:sz="0" w:space="0" w:color="auto"/>
      </w:divBdr>
    </w:div>
    <w:div w:id="1446581004">
      <w:bodyDiv w:val="1"/>
      <w:marLeft w:val="0"/>
      <w:marRight w:val="0"/>
      <w:marTop w:val="0"/>
      <w:marBottom w:val="0"/>
      <w:divBdr>
        <w:top w:val="none" w:sz="0" w:space="0" w:color="auto"/>
        <w:left w:val="none" w:sz="0" w:space="0" w:color="auto"/>
        <w:bottom w:val="none" w:sz="0" w:space="0" w:color="auto"/>
        <w:right w:val="none" w:sz="0" w:space="0" w:color="auto"/>
      </w:divBdr>
    </w:div>
    <w:div w:id="1447040351">
      <w:bodyDiv w:val="1"/>
      <w:marLeft w:val="0"/>
      <w:marRight w:val="0"/>
      <w:marTop w:val="0"/>
      <w:marBottom w:val="0"/>
      <w:divBdr>
        <w:top w:val="none" w:sz="0" w:space="0" w:color="auto"/>
        <w:left w:val="none" w:sz="0" w:space="0" w:color="auto"/>
        <w:bottom w:val="none" w:sz="0" w:space="0" w:color="auto"/>
        <w:right w:val="none" w:sz="0" w:space="0" w:color="auto"/>
      </w:divBdr>
    </w:div>
    <w:div w:id="1447190303">
      <w:bodyDiv w:val="1"/>
      <w:marLeft w:val="0"/>
      <w:marRight w:val="0"/>
      <w:marTop w:val="0"/>
      <w:marBottom w:val="0"/>
      <w:divBdr>
        <w:top w:val="none" w:sz="0" w:space="0" w:color="auto"/>
        <w:left w:val="none" w:sz="0" w:space="0" w:color="auto"/>
        <w:bottom w:val="none" w:sz="0" w:space="0" w:color="auto"/>
        <w:right w:val="none" w:sz="0" w:space="0" w:color="auto"/>
      </w:divBdr>
    </w:div>
    <w:div w:id="1450201959">
      <w:bodyDiv w:val="1"/>
      <w:marLeft w:val="0"/>
      <w:marRight w:val="0"/>
      <w:marTop w:val="0"/>
      <w:marBottom w:val="0"/>
      <w:divBdr>
        <w:top w:val="none" w:sz="0" w:space="0" w:color="auto"/>
        <w:left w:val="none" w:sz="0" w:space="0" w:color="auto"/>
        <w:bottom w:val="none" w:sz="0" w:space="0" w:color="auto"/>
        <w:right w:val="none" w:sz="0" w:space="0" w:color="auto"/>
      </w:divBdr>
    </w:div>
    <w:div w:id="1454792322">
      <w:bodyDiv w:val="1"/>
      <w:marLeft w:val="0"/>
      <w:marRight w:val="0"/>
      <w:marTop w:val="0"/>
      <w:marBottom w:val="0"/>
      <w:divBdr>
        <w:top w:val="none" w:sz="0" w:space="0" w:color="auto"/>
        <w:left w:val="none" w:sz="0" w:space="0" w:color="auto"/>
        <w:bottom w:val="none" w:sz="0" w:space="0" w:color="auto"/>
        <w:right w:val="none" w:sz="0" w:space="0" w:color="auto"/>
      </w:divBdr>
    </w:div>
    <w:div w:id="1455442126">
      <w:bodyDiv w:val="1"/>
      <w:marLeft w:val="0"/>
      <w:marRight w:val="0"/>
      <w:marTop w:val="0"/>
      <w:marBottom w:val="0"/>
      <w:divBdr>
        <w:top w:val="none" w:sz="0" w:space="0" w:color="auto"/>
        <w:left w:val="none" w:sz="0" w:space="0" w:color="auto"/>
        <w:bottom w:val="none" w:sz="0" w:space="0" w:color="auto"/>
        <w:right w:val="none" w:sz="0" w:space="0" w:color="auto"/>
      </w:divBdr>
    </w:div>
    <w:div w:id="1456439273">
      <w:bodyDiv w:val="1"/>
      <w:marLeft w:val="0"/>
      <w:marRight w:val="0"/>
      <w:marTop w:val="0"/>
      <w:marBottom w:val="0"/>
      <w:divBdr>
        <w:top w:val="none" w:sz="0" w:space="0" w:color="auto"/>
        <w:left w:val="none" w:sz="0" w:space="0" w:color="auto"/>
        <w:bottom w:val="none" w:sz="0" w:space="0" w:color="auto"/>
        <w:right w:val="none" w:sz="0" w:space="0" w:color="auto"/>
      </w:divBdr>
    </w:div>
    <w:div w:id="1456942829">
      <w:bodyDiv w:val="1"/>
      <w:marLeft w:val="0"/>
      <w:marRight w:val="0"/>
      <w:marTop w:val="0"/>
      <w:marBottom w:val="0"/>
      <w:divBdr>
        <w:top w:val="none" w:sz="0" w:space="0" w:color="auto"/>
        <w:left w:val="none" w:sz="0" w:space="0" w:color="auto"/>
        <w:bottom w:val="none" w:sz="0" w:space="0" w:color="auto"/>
        <w:right w:val="none" w:sz="0" w:space="0" w:color="auto"/>
      </w:divBdr>
    </w:div>
    <w:div w:id="1458523607">
      <w:bodyDiv w:val="1"/>
      <w:marLeft w:val="0"/>
      <w:marRight w:val="0"/>
      <w:marTop w:val="0"/>
      <w:marBottom w:val="0"/>
      <w:divBdr>
        <w:top w:val="none" w:sz="0" w:space="0" w:color="auto"/>
        <w:left w:val="none" w:sz="0" w:space="0" w:color="auto"/>
        <w:bottom w:val="none" w:sz="0" w:space="0" w:color="auto"/>
        <w:right w:val="none" w:sz="0" w:space="0" w:color="auto"/>
      </w:divBdr>
    </w:div>
    <w:div w:id="1458596978">
      <w:bodyDiv w:val="1"/>
      <w:marLeft w:val="0"/>
      <w:marRight w:val="0"/>
      <w:marTop w:val="0"/>
      <w:marBottom w:val="0"/>
      <w:divBdr>
        <w:top w:val="none" w:sz="0" w:space="0" w:color="auto"/>
        <w:left w:val="none" w:sz="0" w:space="0" w:color="auto"/>
        <w:bottom w:val="none" w:sz="0" w:space="0" w:color="auto"/>
        <w:right w:val="none" w:sz="0" w:space="0" w:color="auto"/>
      </w:divBdr>
    </w:div>
    <w:div w:id="1460226819">
      <w:bodyDiv w:val="1"/>
      <w:marLeft w:val="0"/>
      <w:marRight w:val="0"/>
      <w:marTop w:val="0"/>
      <w:marBottom w:val="0"/>
      <w:divBdr>
        <w:top w:val="none" w:sz="0" w:space="0" w:color="auto"/>
        <w:left w:val="none" w:sz="0" w:space="0" w:color="auto"/>
        <w:bottom w:val="none" w:sz="0" w:space="0" w:color="auto"/>
        <w:right w:val="none" w:sz="0" w:space="0" w:color="auto"/>
      </w:divBdr>
    </w:div>
    <w:div w:id="1463159283">
      <w:bodyDiv w:val="1"/>
      <w:marLeft w:val="0"/>
      <w:marRight w:val="0"/>
      <w:marTop w:val="0"/>
      <w:marBottom w:val="0"/>
      <w:divBdr>
        <w:top w:val="none" w:sz="0" w:space="0" w:color="auto"/>
        <w:left w:val="none" w:sz="0" w:space="0" w:color="auto"/>
        <w:bottom w:val="none" w:sz="0" w:space="0" w:color="auto"/>
        <w:right w:val="none" w:sz="0" w:space="0" w:color="auto"/>
      </w:divBdr>
    </w:div>
    <w:div w:id="1463498740">
      <w:bodyDiv w:val="1"/>
      <w:marLeft w:val="0"/>
      <w:marRight w:val="0"/>
      <w:marTop w:val="0"/>
      <w:marBottom w:val="0"/>
      <w:divBdr>
        <w:top w:val="none" w:sz="0" w:space="0" w:color="auto"/>
        <w:left w:val="none" w:sz="0" w:space="0" w:color="auto"/>
        <w:bottom w:val="none" w:sz="0" w:space="0" w:color="auto"/>
        <w:right w:val="none" w:sz="0" w:space="0" w:color="auto"/>
      </w:divBdr>
    </w:div>
    <w:div w:id="1463841282">
      <w:bodyDiv w:val="1"/>
      <w:marLeft w:val="0"/>
      <w:marRight w:val="0"/>
      <w:marTop w:val="0"/>
      <w:marBottom w:val="0"/>
      <w:divBdr>
        <w:top w:val="none" w:sz="0" w:space="0" w:color="auto"/>
        <w:left w:val="none" w:sz="0" w:space="0" w:color="auto"/>
        <w:bottom w:val="none" w:sz="0" w:space="0" w:color="auto"/>
        <w:right w:val="none" w:sz="0" w:space="0" w:color="auto"/>
      </w:divBdr>
    </w:div>
    <w:div w:id="1465999776">
      <w:bodyDiv w:val="1"/>
      <w:marLeft w:val="0"/>
      <w:marRight w:val="0"/>
      <w:marTop w:val="0"/>
      <w:marBottom w:val="0"/>
      <w:divBdr>
        <w:top w:val="none" w:sz="0" w:space="0" w:color="auto"/>
        <w:left w:val="none" w:sz="0" w:space="0" w:color="auto"/>
        <w:bottom w:val="none" w:sz="0" w:space="0" w:color="auto"/>
        <w:right w:val="none" w:sz="0" w:space="0" w:color="auto"/>
      </w:divBdr>
    </w:div>
    <w:div w:id="1466001823">
      <w:bodyDiv w:val="1"/>
      <w:marLeft w:val="0"/>
      <w:marRight w:val="0"/>
      <w:marTop w:val="0"/>
      <w:marBottom w:val="0"/>
      <w:divBdr>
        <w:top w:val="none" w:sz="0" w:space="0" w:color="auto"/>
        <w:left w:val="none" w:sz="0" w:space="0" w:color="auto"/>
        <w:bottom w:val="none" w:sz="0" w:space="0" w:color="auto"/>
        <w:right w:val="none" w:sz="0" w:space="0" w:color="auto"/>
      </w:divBdr>
    </w:div>
    <w:div w:id="1468622326">
      <w:bodyDiv w:val="1"/>
      <w:marLeft w:val="0"/>
      <w:marRight w:val="0"/>
      <w:marTop w:val="0"/>
      <w:marBottom w:val="0"/>
      <w:divBdr>
        <w:top w:val="none" w:sz="0" w:space="0" w:color="auto"/>
        <w:left w:val="none" w:sz="0" w:space="0" w:color="auto"/>
        <w:bottom w:val="none" w:sz="0" w:space="0" w:color="auto"/>
        <w:right w:val="none" w:sz="0" w:space="0" w:color="auto"/>
      </w:divBdr>
    </w:div>
    <w:div w:id="1472477445">
      <w:bodyDiv w:val="1"/>
      <w:marLeft w:val="0"/>
      <w:marRight w:val="0"/>
      <w:marTop w:val="0"/>
      <w:marBottom w:val="0"/>
      <w:divBdr>
        <w:top w:val="none" w:sz="0" w:space="0" w:color="auto"/>
        <w:left w:val="none" w:sz="0" w:space="0" w:color="auto"/>
        <w:bottom w:val="none" w:sz="0" w:space="0" w:color="auto"/>
        <w:right w:val="none" w:sz="0" w:space="0" w:color="auto"/>
      </w:divBdr>
    </w:div>
    <w:div w:id="1472555680">
      <w:bodyDiv w:val="1"/>
      <w:marLeft w:val="0"/>
      <w:marRight w:val="0"/>
      <w:marTop w:val="0"/>
      <w:marBottom w:val="0"/>
      <w:divBdr>
        <w:top w:val="none" w:sz="0" w:space="0" w:color="auto"/>
        <w:left w:val="none" w:sz="0" w:space="0" w:color="auto"/>
        <w:bottom w:val="none" w:sz="0" w:space="0" w:color="auto"/>
        <w:right w:val="none" w:sz="0" w:space="0" w:color="auto"/>
      </w:divBdr>
    </w:div>
    <w:div w:id="1474370733">
      <w:bodyDiv w:val="1"/>
      <w:marLeft w:val="0"/>
      <w:marRight w:val="0"/>
      <w:marTop w:val="0"/>
      <w:marBottom w:val="0"/>
      <w:divBdr>
        <w:top w:val="none" w:sz="0" w:space="0" w:color="auto"/>
        <w:left w:val="none" w:sz="0" w:space="0" w:color="auto"/>
        <w:bottom w:val="none" w:sz="0" w:space="0" w:color="auto"/>
        <w:right w:val="none" w:sz="0" w:space="0" w:color="auto"/>
      </w:divBdr>
    </w:div>
    <w:div w:id="1477062572">
      <w:bodyDiv w:val="1"/>
      <w:marLeft w:val="0"/>
      <w:marRight w:val="0"/>
      <w:marTop w:val="0"/>
      <w:marBottom w:val="0"/>
      <w:divBdr>
        <w:top w:val="none" w:sz="0" w:space="0" w:color="auto"/>
        <w:left w:val="none" w:sz="0" w:space="0" w:color="auto"/>
        <w:bottom w:val="none" w:sz="0" w:space="0" w:color="auto"/>
        <w:right w:val="none" w:sz="0" w:space="0" w:color="auto"/>
      </w:divBdr>
    </w:div>
    <w:div w:id="1477530276">
      <w:bodyDiv w:val="1"/>
      <w:marLeft w:val="0"/>
      <w:marRight w:val="0"/>
      <w:marTop w:val="0"/>
      <w:marBottom w:val="0"/>
      <w:divBdr>
        <w:top w:val="none" w:sz="0" w:space="0" w:color="auto"/>
        <w:left w:val="none" w:sz="0" w:space="0" w:color="auto"/>
        <w:bottom w:val="none" w:sz="0" w:space="0" w:color="auto"/>
        <w:right w:val="none" w:sz="0" w:space="0" w:color="auto"/>
      </w:divBdr>
    </w:div>
    <w:div w:id="1477531339">
      <w:bodyDiv w:val="1"/>
      <w:marLeft w:val="0"/>
      <w:marRight w:val="0"/>
      <w:marTop w:val="0"/>
      <w:marBottom w:val="0"/>
      <w:divBdr>
        <w:top w:val="none" w:sz="0" w:space="0" w:color="auto"/>
        <w:left w:val="none" w:sz="0" w:space="0" w:color="auto"/>
        <w:bottom w:val="none" w:sz="0" w:space="0" w:color="auto"/>
        <w:right w:val="none" w:sz="0" w:space="0" w:color="auto"/>
      </w:divBdr>
    </w:div>
    <w:div w:id="1477605278">
      <w:bodyDiv w:val="1"/>
      <w:marLeft w:val="0"/>
      <w:marRight w:val="0"/>
      <w:marTop w:val="0"/>
      <w:marBottom w:val="0"/>
      <w:divBdr>
        <w:top w:val="none" w:sz="0" w:space="0" w:color="auto"/>
        <w:left w:val="none" w:sz="0" w:space="0" w:color="auto"/>
        <w:bottom w:val="none" w:sz="0" w:space="0" w:color="auto"/>
        <w:right w:val="none" w:sz="0" w:space="0" w:color="auto"/>
      </w:divBdr>
    </w:div>
    <w:div w:id="1478188957">
      <w:bodyDiv w:val="1"/>
      <w:marLeft w:val="0"/>
      <w:marRight w:val="0"/>
      <w:marTop w:val="0"/>
      <w:marBottom w:val="0"/>
      <w:divBdr>
        <w:top w:val="none" w:sz="0" w:space="0" w:color="auto"/>
        <w:left w:val="none" w:sz="0" w:space="0" w:color="auto"/>
        <w:bottom w:val="none" w:sz="0" w:space="0" w:color="auto"/>
        <w:right w:val="none" w:sz="0" w:space="0" w:color="auto"/>
      </w:divBdr>
    </w:div>
    <w:div w:id="1479032109">
      <w:bodyDiv w:val="1"/>
      <w:marLeft w:val="0"/>
      <w:marRight w:val="0"/>
      <w:marTop w:val="0"/>
      <w:marBottom w:val="0"/>
      <w:divBdr>
        <w:top w:val="none" w:sz="0" w:space="0" w:color="auto"/>
        <w:left w:val="none" w:sz="0" w:space="0" w:color="auto"/>
        <w:bottom w:val="none" w:sz="0" w:space="0" w:color="auto"/>
        <w:right w:val="none" w:sz="0" w:space="0" w:color="auto"/>
      </w:divBdr>
    </w:div>
    <w:div w:id="1479956461">
      <w:bodyDiv w:val="1"/>
      <w:marLeft w:val="0"/>
      <w:marRight w:val="0"/>
      <w:marTop w:val="0"/>
      <w:marBottom w:val="0"/>
      <w:divBdr>
        <w:top w:val="none" w:sz="0" w:space="0" w:color="auto"/>
        <w:left w:val="none" w:sz="0" w:space="0" w:color="auto"/>
        <w:bottom w:val="none" w:sz="0" w:space="0" w:color="auto"/>
        <w:right w:val="none" w:sz="0" w:space="0" w:color="auto"/>
      </w:divBdr>
    </w:div>
    <w:div w:id="1480078363">
      <w:bodyDiv w:val="1"/>
      <w:marLeft w:val="0"/>
      <w:marRight w:val="0"/>
      <w:marTop w:val="0"/>
      <w:marBottom w:val="0"/>
      <w:divBdr>
        <w:top w:val="none" w:sz="0" w:space="0" w:color="auto"/>
        <w:left w:val="none" w:sz="0" w:space="0" w:color="auto"/>
        <w:bottom w:val="none" w:sz="0" w:space="0" w:color="auto"/>
        <w:right w:val="none" w:sz="0" w:space="0" w:color="auto"/>
      </w:divBdr>
    </w:div>
    <w:div w:id="1480608548">
      <w:bodyDiv w:val="1"/>
      <w:marLeft w:val="0"/>
      <w:marRight w:val="0"/>
      <w:marTop w:val="0"/>
      <w:marBottom w:val="0"/>
      <w:divBdr>
        <w:top w:val="none" w:sz="0" w:space="0" w:color="auto"/>
        <w:left w:val="none" w:sz="0" w:space="0" w:color="auto"/>
        <w:bottom w:val="none" w:sz="0" w:space="0" w:color="auto"/>
        <w:right w:val="none" w:sz="0" w:space="0" w:color="auto"/>
      </w:divBdr>
    </w:div>
    <w:div w:id="1482118293">
      <w:bodyDiv w:val="1"/>
      <w:marLeft w:val="0"/>
      <w:marRight w:val="0"/>
      <w:marTop w:val="0"/>
      <w:marBottom w:val="0"/>
      <w:divBdr>
        <w:top w:val="none" w:sz="0" w:space="0" w:color="auto"/>
        <w:left w:val="none" w:sz="0" w:space="0" w:color="auto"/>
        <w:bottom w:val="none" w:sz="0" w:space="0" w:color="auto"/>
        <w:right w:val="none" w:sz="0" w:space="0" w:color="auto"/>
      </w:divBdr>
    </w:div>
    <w:div w:id="1483546349">
      <w:bodyDiv w:val="1"/>
      <w:marLeft w:val="0"/>
      <w:marRight w:val="0"/>
      <w:marTop w:val="0"/>
      <w:marBottom w:val="0"/>
      <w:divBdr>
        <w:top w:val="none" w:sz="0" w:space="0" w:color="auto"/>
        <w:left w:val="none" w:sz="0" w:space="0" w:color="auto"/>
        <w:bottom w:val="none" w:sz="0" w:space="0" w:color="auto"/>
        <w:right w:val="none" w:sz="0" w:space="0" w:color="auto"/>
      </w:divBdr>
    </w:div>
    <w:div w:id="1484735543">
      <w:bodyDiv w:val="1"/>
      <w:marLeft w:val="0"/>
      <w:marRight w:val="0"/>
      <w:marTop w:val="0"/>
      <w:marBottom w:val="0"/>
      <w:divBdr>
        <w:top w:val="none" w:sz="0" w:space="0" w:color="auto"/>
        <w:left w:val="none" w:sz="0" w:space="0" w:color="auto"/>
        <w:bottom w:val="none" w:sz="0" w:space="0" w:color="auto"/>
        <w:right w:val="none" w:sz="0" w:space="0" w:color="auto"/>
      </w:divBdr>
    </w:div>
    <w:div w:id="1484853786">
      <w:bodyDiv w:val="1"/>
      <w:marLeft w:val="0"/>
      <w:marRight w:val="0"/>
      <w:marTop w:val="0"/>
      <w:marBottom w:val="0"/>
      <w:divBdr>
        <w:top w:val="none" w:sz="0" w:space="0" w:color="auto"/>
        <w:left w:val="none" w:sz="0" w:space="0" w:color="auto"/>
        <w:bottom w:val="none" w:sz="0" w:space="0" w:color="auto"/>
        <w:right w:val="none" w:sz="0" w:space="0" w:color="auto"/>
      </w:divBdr>
    </w:div>
    <w:div w:id="1486043402">
      <w:bodyDiv w:val="1"/>
      <w:marLeft w:val="0"/>
      <w:marRight w:val="0"/>
      <w:marTop w:val="0"/>
      <w:marBottom w:val="0"/>
      <w:divBdr>
        <w:top w:val="none" w:sz="0" w:space="0" w:color="auto"/>
        <w:left w:val="none" w:sz="0" w:space="0" w:color="auto"/>
        <w:bottom w:val="none" w:sz="0" w:space="0" w:color="auto"/>
        <w:right w:val="none" w:sz="0" w:space="0" w:color="auto"/>
      </w:divBdr>
    </w:div>
    <w:div w:id="1487354722">
      <w:bodyDiv w:val="1"/>
      <w:marLeft w:val="0"/>
      <w:marRight w:val="0"/>
      <w:marTop w:val="0"/>
      <w:marBottom w:val="0"/>
      <w:divBdr>
        <w:top w:val="none" w:sz="0" w:space="0" w:color="auto"/>
        <w:left w:val="none" w:sz="0" w:space="0" w:color="auto"/>
        <w:bottom w:val="none" w:sz="0" w:space="0" w:color="auto"/>
        <w:right w:val="none" w:sz="0" w:space="0" w:color="auto"/>
      </w:divBdr>
    </w:div>
    <w:div w:id="1487434730">
      <w:bodyDiv w:val="1"/>
      <w:marLeft w:val="0"/>
      <w:marRight w:val="0"/>
      <w:marTop w:val="0"/>
      <w:marBottom w:val="0"/>
      <w:divBdr>
        <w:top w:val="none" w:sz="0" w:space="0" w:color="auto"/>
        <w:left w:val="none" w:sz="0" w:space="0" w:color="auto"/>
        <w:bottom w:val="none" w:sz="0" w:space="0" w:color="auto"/>
        <w:right w:val="none" w:sz="0" w:space="0" w:color="auto"/>
      </w:divBdr>
    </w:div>
    <w:div w:id="1487698710">
      <w:bodyDiv w:val="1"/>
      <w:marLeft w:val="0"/>
      <w:marRight w:val="0"/>
      <w:marTop w:val="0"/>
      <w:marBottom w:val="0"/>
      <w:divBdr>
        <w:top w:val="none" w:sz="0" w:space="0" w:color="auto"/>
        <w:left w:val="none" w:sz="0" w:space="0" w:color="auto"/>
        <w:bottom w:val="none" w:sz="0" w:space="0" w:color="auto"/>
        <w:right w:val="none" w:sz="0" w:space="0" w:color="auto"/>
      </w:divBdr>
    </w:div>
    <w:div w:id="1489899123">
      <w:bodyDiv w:val="1"/>
      <w:marLeft w:val="0"/>
      <w:marRight w:val="0"/>
      <w:marTop w:val="0"/>
      <w:marBottom w:val="0"/>
      <w:divBdr>
        <w:top w:val="none" w:sz="0" w:space="0" w:color="auto"/>
        <w:left w:val="none" w:sz="0" w:space="0" w:color="auto"/>
        <w:bottom w:val="none" w:sz="0" w:space="0" w:color="auto"/>
        <w:right w:val="none" w:sz="0" w:space="0" w:color="auto"/>
      </w:divBdr>
    </w:div>
    <w:div w:id="1490831131">
      <w:bodyDiv w:val="1"/>
      <w:marLeft w:val="0"/>
      <w:marRight w:val="0"/>
      <w:marTop w:val="0"/>
      <w:marBottom w:val="0"/>
      <w:divBdr>
        <w:top w:val="none" w:sz="0" w:space="0" w:color="auto"/>
        <w:left w:val="none" w:sz="0" w:space="0" w:color="auto"/>
        <w:bottom w:val="none" w:sz="0" w:space="0" w:color="auto"/>
        <w:right w:val="none" w:sz="0" w:space="0" w:color="auto"/>
      </w:divBdr>
    </w:div>
    <w:div w:id="1491286836">
      <w:bodyDiv w:val="1"/>
      <w:marLeft w:val="0"/>
      <w:marRight w:val="0"/>
      <w:marTop w:val="0"/>
      <w:marBottom w:val="0"/>
      <w:divBdr>
        <w:top w:val="none" w:sz="0" w:space="0" w:color="auto"/>
        <w:left w:val="none" w:sz="0" w:space="0" w:color="auto"/>
        <w:bottom w:val="none" w:sz="0" w:space="0" w:color="auto"/>
        <w:right w:val="none" w:sz="0" w:space="0" w:color="auto"/>
      </w:divBdr>
    </w:div>
    <w:div w:id="1493913887">
      <w:bodyDiv w:val="1"/>
      <w:marLeft w:val="0"/>
      <w:marRight w:val="0"/>
      <w:marTop w:val="0"/>
      <w:marBottom w:val="0"/>
      <w:divBdr>
        <w:top w:val="none" w:sz="0" w:space="0" w:color="auto"/>
        <w:left w:val="none" w:sz="0" w:space="0" w:color="auto"/>
        <w:bottom w:val="none" w:sz="0" w:space="0" w:color="auto"/>
        <w:right w:val="none" w:sz="0" w:space="0" w:color="auto"/>
      </w:divBdr>
    </w:div>
    <w:div w:id="1494180865">
      <w:bodyDiv w:val="1"/>
      <w:marLeft w:val="0"/>
      <w:marRight w:val="0"/>
      <w:marTop w:val="0"/>
      <w:marBottom w:val="0"/>
      <w:divBdr>
        <w:top w:val="none" w:sz="0" w:space="0" w:color="auto"/>
        <w:left w:val="none" w:sz="0" w:space="0" w:color="auto"/>
        <w:bottom w:val="none" w:sz="0" w:space="0" w:color="auto"/>
        <w:right w:val="none" w:sz="0" w:space="0" w:color="auto"/>
      </w:divBdr>
    </w:div>
    <w:div w:id="1495531861">
      <w:bodyDiv w:val="1"/>
      <w:marLeft w:val="0"/>
      <w:marRight w:val="0"/>
      <w:marTop w:val="0"/>
      <w:marBottom w:val="0"/>
      <w:divBdr>
        <w:top w:val="none" w:sz="0" w:space="0" w:color="auto"/>
        <w:left w:val="none" w:sz="0" w:space="0" w:color="auto"/>
        <w:bottom w:val="none" w:sz="0" w:space="0" w:color="auto"/>
        <w:right w:val="none" w:sz="0" w:space="0" w:color="auto"/>
      </w:divBdr>
    </w:div>
    <w:div w:id="1497460291">
      <w:bodyDiv w:val="1"/>
      <w:marLeft w:val="0"/>
      <w:marRight w:val="0"/>
      <w:marTop w:val="0"/>
      <w:marBottom w:val="0"/>
      <w:divBdr>
        <w:top w:val="none" w:sz="0" w:space="0" w:color="auto"/>
        <w:left w:val="none" w:sz="0" w:space="0" w:color="auto"/>
        <w:bottom w:val="none" w:sz="0" w:space="0" w:color="auto"/>
        <w:right w:val="none" w:sz="0" w:space="0" w:color="auto"/>
      </w:divBdr>
    </w:div>
    <w:div w:id="1501581573">
      <w:bodyDiv w:val="1"/>
      <w:marLeft w:val="0"/>
      <w:marRight w:val="0"/>
      <w:marTop w:val="0"/>
      <w:marBottom w:val="0"/>
      <w:divBdr>
        <w:top w:val="none" w:sz="0" w:space="0" w:color="auto"/>
        <w:left w:val="none" w:sz="0" w:space="0" w:color="auto"/>
        <w:bottom w:val="none" w:sz="0" w:space="0" w:color="auto"/>
        <w:right w:val="none" w:sz="0" w:space="0" w:color="auto"/>
      </w:divBdr>
    </w:div>
    <w:div w:id="1502039823">
      <w:bodyDiv w:val="1"/>
      <w:marLeft w:val="0"/>
      <w:marRight w:val="0"/>
      <w:marTop w:val="0"/>
      <w:marBottom w:val="0"/>
      <w:divBdr>
        <w:top w:val="none" w:sz="0" w:space="0" w:color="auto"/>
        <w:left w:val="none" w:sz="0" w:space="0" w:color="auto"/>
        <w:bottom w:val="none" w:sz="0" w:space="0" w:color="auto"/>
        <w:right w:val="none" w:sz="0" w:space="0" w:color="auto"/>
      </w:divBdr>
    </w:div>
    <w:div w:id="1503231713">
      <w:bodyDiv w:val="1"/>
      <w:marLeft w:val="0"/>
      <w:marRight w:val="0"/>
      <w:marTop w:val="0"/>
      <w:marBottom w:val="0"/>
      <w:divBdr>
        <w:top w:val="none" w:sz="0" w:space="0" w:color="auto"/>
        <w:left w:val="none" w:sz="0" w:space="0" w:color="auto"/>
        <w:bottom w:val="none" w:sz="0" w:space="0" w:color="auto"/>
        <w:right w:val="none" w:sz="0" w:space="0" w:color="auto"/>
      </w:divBdr>
    </w:div>
    <w:div w:id="1508015916">
      <w:bodyDiv w:val="1"/>
      <w:marLeft w:val="0"/>
      <w:marRight w:val="0"/>
      <w:marTop w:val="0"/>
      <w:marBottom w:val="0"/>
      <w:divBdr>
        <w:top w:val="none" w:sz="0" w:space="0" w:color="auto"/>
        <w:left w:val="none" w:sz="0" w:space="0" w:color="auto"/>
        <w:bottom w:val="none" w:sz="0" w:space="0" w:color="auto"/>
        <w:right w:val="none" w:sz="0" w:space="0" w:color="auto"/>
      </w:divBdr>
    </w:div>
    <w:div w:id="1510631939">
      <w:bodyDiv w:val="1"/>
      <w:marLeft w:val="0"/>
      <w:marRight w:val="0"/>
      <w:marTop w:val="0"/>
      <w:marBottom w:val="0"/>
      <w:divBdr>
        <w:top w:val="none" w:sz="0" w:space="0" w:color="auto"/>
        <w:left w:val="none" w:sz="0" w:space="0" w:color="auto"/>
        <w:bottom w:val="none" w:sz="0" w:space="0" w:color="auto"/>
        <w:right w:val="none" w:sz="0" w:space="0" w:color="auto"/>
      </w:divBdr>
    </w:div>
    <w:div w:id="1511531029">
      <w:bodyDiv w:val="1"/>
      <w:marLeft w:val="0"/>
      <w:marRight w:val="0"/>
      <w:marTop w:val="0"/>
      <w:marBottom w:val="0"/>
      <w:divBdr>
        <w:top w:val="none" w:sz="0" w:space="0" w:color="auto"/>
        <w:left w:val="none" w:sz="0" w:space="0" w:color="auto"/>
        <w:bottom w:val="none" w:sz="0" w:space="0" w:color="auto"/>
        <w:right w:val="none" w:sz="0" w:space="0" w:color="auto"/>
      </w:divBdr>
    </w:div>
    <w:div w:id="1511794583">
      <w:bodyDiv w:val="1"/>
      <w:marLeft w:val="0"/>
      <w:marRight w:val="0"/>
      <w:marTop w:val="0"/>
      <w:marBottom w:val="0"/>
      <w:divBdr>
        <w:top w:val="none" w:sz="0" w:space="0" w:color="auto"/>
        <w:left w:val="none" w:sz="0" w:space="0" w:color="auto"/>
        <w:bottom w:val="none" w:sz="0" w:space="0" w:color="auto"/>
        <w:right w:val="none" w:sz="0" w:space="0" w:color="auto"/>
      </w:divBdr>
    </w:div>
    <w:div w:id="1514412476">
      <w:bodyDiv w:val="1"/>
      <w:marLeft w:val="0"/>
      <w:marRight w:val="0"/>
      <w:marTop w:val="0"/>
      <w:marBottom w:val="0"/>
      <w:divBdr>
        <w:top w:val="none" w:sz="0" w:space="0" w:color="auto"/>
        <w:left w:val="none" w:sz="0" w:space="0" w:color="auto"/>
        <w:bottom w:val="none" w:sz="0" w:space="0" w:color="auto"/>
        <w:right w:val="none" w:sz="0" w:space="0" w:color="auto"/>
      </w:divBdr>
    </w:div>
    <w:div w:id="1514412937">
      <w:bodyDiv w:val="1"/>
      <w:marLeft w:val="0"/>
      <w:marRight w:val="0"/>
      <w:marTop w:val="0"/>
      <w:marBottom w:val="0"/>
      <w:divBdr>
        <w:top w:val="none" w:sz="0" w:space="0" w:color="auto"/>
        <w:left w:val="none" w:sz="0" w:space="0" w:color="auto"/>
        <w:bottom w:val="none" w:sz="0" w:space="0" w:color="auto"/>
        <w:right w:val="none" w:sz="0" w:space="0" w:color="auto"/>
      </w:divBdr>
    </w:div>
    <w:div w:id="1514765096">
      <w:bodyDiv w:val="1"/>
      <w:marLeft w:val="0"/>
      <w:marRight w:val="0"/>
      <w:marTop w:val="0"/>
      <w:marBottom w:val="0"/>
      <w:divBdr>
        <w:top w:val="none" w:sz="0" w:space="0" w:color="auto"/>
        <w:left w:val="none" w:sz="0" w:space="0" w:color="auto"/>
        <w:bottom w:val="none" w:sz="0" w:space="0" w:color="auto"/>
        <w:right w:val="none" w:sz="0" w:space="0" w:color="auto"/>
      </w:divBdr>
    </w:div>
    <w:div w:id="1515221343">
      <w:bodyDiv w:val="1"/>
      <w:marLeft w:val="0"/>
      <w:marRight w:val="0"/>
      <w:marTop w:val="0"/>
      <w:marBottom w:val="0"/>
      <w:divBdr>
        <w:top w:val="none" w:sz="0" w:space="0" w:color="auto"/>
        <w:left w:val="none" w:sz="0" w:space="0" w:color="auto"/>
        <w:bottom w:val="none" w:sz="0" w:space="0" w:color="auto"/>
        <w:right w:val="none" w:sz="0" w:space="0" w:color="auto"/>
      </w:divBdr>
    </w:div>
    <w:div w:id="1518276354">
      <w:bodyDiv w:val="1"/>
      <w:marLeft w:val="0"/>
      <w:marRight w:val="0"/>
      <w:marTop w:val="0"/>
      <w:marBottom w:val="0"/>
      <w:divBdr>
        <w:top w:val="none" w:sz="0" w:space="0" w:color="auto"/>
        <w:left w:val="none" w:sz="0" w:space="0" w:color="auto"/>
        <w:bottom w:val="none" w:sz="0" w:space="0" w:color="auto"/>
        <w:right w:val="none" w:sz="0" w:space="0" w:color="auto"/>
      </w:divBdr>
    </w:div>
    <w:div w:id="1518500414">
      <w:bodyDiv w:val="1"/>
      <w:marLeft w:val="0"/>
      <w:marRight w:val="0"/>
      <w:marTop w:val="0"/>
      <w:marBottom w:val="0"/>
      <w:divBdr>
        <w:top w:val="none" w:sz="0" w:space="0" w:color="auto"/>
        <w:left w:val="none" w:sz="0" w:space="0" w:color="auto"/>
        <w:bottom w:val="none" w:sz="0" w:space="0" w:color="auto"/>
        <w:right w:val="none" w:sz="0" w:space="0" w:color="auto"/>
      </w:divBdr>
    </w:div>
    <w:div w:id="1520270624">
      <w:bodyDiv w:val="1"/>
      <w:marLeft w:val="0"/>
      <w:marRight w:val="0"/>
      <w:marTop w:val="0"/>
      <w:marBottom w:val="0"/>
      <w:divBdr>
        <w:top w:val="none" w:sz="0" w:space="0" w:color="auto"/>
        <w:left w:val="none" w:sz="0" w:space="0" w:color="auto"/>
        <w:bottom w:val="none" w:sz="0" w:space="0" w:color="auto"/>
        <w:right w:val="none" w:sz="0" w:space="0" w:color="auto"/>
      </w:divBdr>
    </w:div>
    <w:div w:id="1522235637">
      <w:bodyDiv w:val="1"/>
      <w:marLeft w:val="0"/>
      <w:marRight w:val="0"/>
      <w:marTop w:val="0"/>
      <w:marBottom w:val="0"/>
      <w:divBdr>
        <w:top w:val="none" w:sz="0" w:space="0" w:color="auto"/>
        <w:left w:val="none" w:sz="0" w:space="0" w:color="auto"/>
        <w:bottom w:val="none" w:sz="0" w:space="0" w:color="auto"/>
        <w:right w:val="none" w:sz="0" w:space="0" w:color="auto"/>
      </w:divBdr>
    </w:div>
    <w:div w:id="1522932798">
      <w:bodyDiv w:val="1"/>
      <w:marLeft w:val="0"/>
      <w:marRight w:val="0"/>
      <w:marTop w:val="0"/>
      <w:marBottom w:val="0"/>
      <w:divBdr>
        <w:top w:val="none" w:sz="0" w:space="0" w:color="auto"/>
        <w:left w:val="none" w:sz="0" w:space="0" w:color="auto"/>
        <w:bottom w:val="none" w:sz="0" w:space="0" w:color="auto"/>
        <w:right w:val="none" w:sz="0" w:space="0" w:color="auto"/>
      </w:divBdr>
    </w:div>
    <w:div w:id="1523204237">
      <w:bodyDiv w:val="1"/>
      <w:marLeft w:val="0"/>
      <w:marRight w:val="0"/>
      <w:marTop w:val="0"/>
      <w:marBottom w:val="0"/>
      <w:divBdr>
        <w:top w:val="none" w:sz="0" w:space="0" w:color="auto"/>
        <w:left w:val="none" w:sz="0" w:space="0" w:color="auto"/>
        <w:bottom w:val="none" w:sz="0" w:space="0" w:color="auto"/>
        <w:right w:val="none" w:sz="0" w:space="0" w:color="auto"/>
      </w:divBdr>
    </w:div>
    <w:div w:id="1523743844">
      <w:bodyDiv w:val="1"/>
      <w:marLeft w:val="0"/>
      <w:marRight w:val="0"/>
      <w:marTop w:val="0"/>
      <w:marBottom w:val="0"/>
      <w:divBdr>
        <w:top w:val="none" w:sz="0" w:space="0" w:color="auto"/>
        <w:left w:val="none" w:sz="0" w:space="0" w:color="auto"/>
        <w:bottom w:val="none" w:sz="0" w:space="0" w:color="auto"/>
        <w:right w:val="none" w:sz="0" w:space="0" w:color="auto"/>
      </w:divBdr>
    </w:div>
    <w:div w:id="1523981301">
      <w:bodyDiv w:val="1"/>
      <w:marLeft w:val="0"/>
      <w:marRight w:val="0"/>
      <w:marTop w:val="0"/>
      <w:marBottom w:val="0"/>
      <w:divBdr>
        <w:top w:val="none" w:sz="0" w:space="0" w:color="auto"/>
        <w:left w:val="none" w:sz="0" w:space="0" w:color="auto"/>
        <w:bottom w:val="none" w:sz="0" w:space="0" w:color="auto"/>
        <w:right w:val="none" w:sz="0" w:space="0" w:color="auto"/>
      </w:divBdr>
    </w:div>
    <w:div w:id="1524437744">
      <w:bodyDiv w:val="1"/>
      <w:marLeft w:val="0"/>
      <w:marRight w:val="0"/>
      <w:marTop w:val="0"/>
      <w:marBottom w:val="0"/>
      <w:divBdr>
        <w:top w:val="none" w:sz="0" w:space="0" w:color="auto"/>
        <w:left w:val="none" w:sz="0" w:space="0" w:color="auto"/>
        <w:bottom w:val="none" w:sz="0" w:space="0" w:color="auto"/>
        <w:right w:val="none" w:sz="0" w:space="0" w:color="auto"/>
      </w:divBdr>
    </w:div>
    <w:div w:id="1524588512">
      <w:bodyDiv w:val="1"/>
      <w:marLeft w:val="0"/>
      <w:marRight w:val="0"/>
      <w:marTop w:val="0"/>
      <w:marBottom w:val="0"/>
      <w:divBdr>
        <w:top w:val="none" w:sz="0" w:space="0" w:color="auto"/>
        <w:left w:val="none" w:sz="0" w:space="0" w:color="auto"/>
        <w:bottom w:val="none" w:sz="0" w:space="0" w:color="auto"/>
        <w:right w:val="none" w:sz="0" w:space="0" w:color="auto"/>
      </w:divBdr>
    </w:div>
    <w:div w:id="1526286919">
      <w:bodyDiv w:val="1"/>
      <w:marLeft w:val="0"/>
      <w:marRight w:val="0"/>
      <w:marTop w:val="0"/>
      <w:marBottom w:val="0"/>
      <w:divBdr>
        <w:top w:val="none" w:sz="0" w:space="0" w:color="auto"/>
        <w:left w:val="none" w:sz="0" w:space="0" w:color="auto"/>
        <w:bottom w:val="none" w:sz="0" w:space="0" w:color="auto"/>
        <w:right w:val="none" w:sz="0" w:space="0" w:color="auto"/>
      </w:divBdr>
    </w:div>
    <w:div w:id="1528253132">
      <w:bodyDiv w:val="1"/>
      <w:marLeft w:val="0"/>
      <w:marRight w:val="0"/>
      <w:marTop w:val="0"/>
      <w:marBottom w:val="0"/>
      <w:divBdr>
        <w:top w:val="none" w:sz="0" w:space="0" w:color="auto"/>
        <w:left w:val="none" w:sz="0" w:space="0" w:color="auto"/>
        <w:bottom w:val="none" w:sz="0" w:space="0" w:color="auto"/>
        <w:right w:val="none" w:sz="0" w:space="0" w:color="auto"/>
      </w:divBdr>
    </w:div>
    <w:div w:id="1528324762">
      <w:bodyDiv w:val="1"/>
      <w:marLeft w:val="0"/>
      <w:marRight w:val="0"/>
      <w:marTop w:val="0"/>
      <w:marBottom w:val="0"/>
      <w:divBdr>
        <w:top w:val="none" w:sz="0" w:space="0" w:color="auto"/>
        <w:left w:val="none" w:sz="0" w:space="0" w:color="auto"/>
        <w:bottom w:val="none" w:sz="0" w:space="0" w:color="auto"/>
        <w:right w:val="none" w:sz="0" w:space="0" w:color="auto"/>
      </w:divBdr>
    </w:div>
    <w:div w:id="1528835677">
      <w:bodyDiv w:val="1"/>
      <w:marLeft w:val="0"/>
      <w:marRight w:val="0"/>
      <w:marTop w:val="0"/>
      <w:marBottom w:val="0"/>
      <w:divBdr>
        <w:top w:val="none" w:sz="0" w:space="0" w:color="auto"/>
        <w:left w:val="none" w:sz="0" w:space="0" w:color="auto"/>
        <w:bottom w:val="none" w:sz="0" w:space="0" w:color="auto"/>
        <w:right w:val="none" w:sz="0" w:space="0" w:color="auto"/>
      </w:divBdr>
    </w:div>
    <w:div w:id="1529099673">
      <w:bodyDiv w:val="1"/>
      <w:marLeft w:val="0"/>
      <w:marRight w:val="0"/>
      <w:marTop w:val="0"/>
      <w:marBottom w:val="0"/>
      <w:divBdr>
        <w:top w:val="none" w:sz="0" w:space="0" w:color="auto"/>
        <w:left w:val="none" w:sz="0" w:space="0" w:color="auto"/>
        <w:bottom w:val="none" w:sz="0" w:space="0" w:color="auto"/>
        <w:right w:val="none" w:sz="0" w:space="0" w:color="auto"/>
      </w:divBdr>
    </w:div>
    <w:div w:id="1530725640">
      <w:bodyDiv w:val="1"/>
      <w:marLeft w:val="0"/>
      <w:marRight w:val="0"/>
      <w:marTop w:val="0"/>
      <w:marBottom w:val="0"/>
      <w:divBdr>
        <w:top w:val="none" w:sz="0" w:space="0" w:color="auto"/>
        <w:left w:val="none" w:sz="0" w:space="0" w:color="auto"/>
        <w:bottom w:val="none" w:sz="0" w:space="0" w:color="auto"/>
        <w:right w:val="none" w:sz="0" w:space="0" w:color="auto"/>
      </w:divBdr>
    </w:div>
    <w:div w:id="1531066793">
      <w:bodyDiv w:val="1"/>
      <w:marLeft w:val="0"/>
      <w:marRight w:val="0"/>
      <w:marTop w:val="0"/>
      <w:marBottom w:val="0"/>
      <w:divBdr>
        <w:top w:val="none" w:sz="0" w:space="0" w:color="auto"/>
        <w:left w:val="none" w:sz="0" w:space="0" w:color="auto"/>
        <w:bottom w:val="none" w:sz="0" w:space="0" w:color="auto"/>
        <w:right w:val="none" w:sz="0" w:space="0" w:color="auto"/>
      </w:divBdr>
    </w:div>
    <w:div w:id="1531452413">
      <w:bodyDiv w:val="1"/>
      <w:marLeft w:val="0"/>
      <w:marRight w:val="0"/>
      <w:marTop w:val="0"/>
      <w:marBottom w:val="0"/>
      <w:divBdr>
        <w:top w:val="none" w:sz="0" w:space="0" w:color="auto"/>
        <w:left w:val="none" w:sz="0" w:space="0" w:color="auto"/>
        <w:bottom w:val="none" w:sz="0" w:space="0" w:color="auto"/>
        <w:right w:val="none" w:sz="0" w:space="0" w:color="auto"/>
      </w:divBdr>
    </w:div>
    <w:div w:id="1533882255">
      <w:bodyDiv w:val="1"/>
      <w:marLeft w:val="0"/>
      <w:marRight w:val="0"/>
      <w:marTop w:val="0"/>
      <w:marBottom w:val="0"/>
      <w:divBdr>
        <w:top w:val="none" w:sz="0" w:space="0" w:color="auto"/>
        <w:left w:val="none" w:sz="0" w:space="0" w:color="auto"/>
        <w:bottom w:val="none" w:sz="0" w:space="0" w:color="auto"/>
        <w:right w:val="none" w:sz="0" w:space="0" w:color="auto"/>
      </w:divBdr>
    </w:div>
    <w:div w:id="1535653172">
      <w:bodyDiv w:val="1"/>
      <w:marLeft w:val="0"/>
      <w:marRight w:val="0"/>
      <w:marTop w:val="0"/>
      <w:marBottom w:val="0"/>
      <w:divBdr>
        <w:top w:val="none" w:sz="0" w:space="0" w:color="auto"/>
        <w:left w:val="none" w:sz="0" w:space="0" w:color="auto"/>
        <w:bottom w:val="none" w:sz="0" w:space="0" w:color="auto"/>
        <w:right w:val="none" w:sz="0" w:space="0" w:color="auto"/>
      </w:divBdr>
    </w:div>
    <w:div w:id="1536844119">
      <w:bodyDiv w:val="1"/>
      <w:marLeft w:val="0"/>
      <w:marRight w:val="0"/>
      <w:marTop w:val="0"/>
      <w:marBottom w:val="0"/>
      <w:divBdr>
        <w:top w:val="none" w:sz="0" w:space="0" w:color="auto"/>
        <w:left w:val="none" w:sz="0" w:space="0" w:color="auto"/>
        <w:bottom w:val="none" w:sz="0" w:space="0" w:color="auto"/>
        <w:right w:val="none" w:sz="0" w:space="0" w:color="auto"/>
      </w:divBdr>
    </w:div>
    <w:div w:id="1538464781">
      <w:bodyDiv w:val="1"/>
      <w:marLeft w:val="0"/>
      <w:marRight w:val="0"/>
      <w:marTop w:val="0"/>
      <w:marBottom w:val="0"/>
      <w:divBdr>
        <w:top w:val="none" w:sz="0" w:space="0" w:color="auto"/>
        <w:left w:val="none" w:sz="0" w:space="0" w:color="auto"/>
        <w:bottom w:val="none" w:sz="0" w:space="0" w:color="auto"/>
        <w:right w:val="none" w:sz="0" w:space="0" w:color="auto"/>
      </w:divBdr>
    </w:div>
    <w:div w:id="1539926182">
      <w:bodyDiv w:val="1"/>
      <w:marLeft w:val="0"/>
      <w:marRight w:val="0"/>
      <w:marTop w:val="0"/>
      <w:marBottom w:val="0"/>
      <w:divBdr>
        <w:top w:val="none" w:sz="0" w:space="0" w:color="auto"/>
        <w:left w:val="none" w:sz="0" w:space="0" w:color="auto"/>
        <w:bottom w:val="none" w:sz="0" w:space="0" w:color="auto"/>
        <w:right w:val="none" w:sz="0" w:space="0" w:color="auto"/>
      </w:divBdr>
    </w:div>
    <w:div w:id="1540513179">
      <w:bodyDiv w:val="1"/>
      <w:marLeft w:val="0"/>
      <w:marRight w:val="0"/>
      <w:marTop w:val="0"/>
      <w:marBottom w:val="0"/>
      <w:divBdr>
        <w:top w:val="none" w:sz="0" w:space="0" w:color="auto"/>
        <w:left w:val="none" w:sz="0" w:space="0" w:color="auto"/>
        <w:bottom w:val="none" w:sz="0" w:space="0" w:color="auto"/>
        <w:right w:val="none" w:sz="0" w:space="0" w:color="auto"/>
      </w:divBdr>
    </w:div>
    <w:div w:id="1541093133">
      <w:bodyDiv w:val="1"/>
      <w:marLeft w:val="0"/>
      <w:marRight w:val="0"/>
      <w:marTop w:val="0"/>
      <w:marBottom w:val="0"/>
      <w:divBdr>
        <w:top w:val="none" w:sz="0" w:space="0" w:color="auto"/>
        <w:left w:val="none" w:sz="0" w:space="0" w:color="auto"/>
        <w:bottom w:val="none" w:sz="0" w:space="0" w:color="auto"/>
        <w:right w:val="none" w:sz="0" w:space="0" w:color="auto"/>
      </w:divBdr>
    </w:div>
    <w:div w:id="1542745204">
      <w:bodyDiv w:val="1"/>
      <w:marLeft w:val="0"/>
      <w:marRight w:val="0"/>
      <w:marTop w:val="0"/>
      <w:marBottom w:val="0"/>
      <w:divBdr>
        <w:top w:val="none" w:sz="0" w:space="0" w:color="auto"/>
        <w:left w:val="none" w:sz="0" w:space="0" w:color="auto"/>
        <w:bottom w:val="none" w:sz="0" w:space="0" w:color="auto"/>
        <w:right w:val="none" w:sz="0" w:space="0" w:color="auto"/>
      </w:divBdr>
    </w:div>
    <w:div w:id="1543904779">
      <w:bodyDiv w:val="1"/>
      <w:marLeft w:val="0"/>
      <w:marRight w:val="0"/>
      <w:marTop w:val="0"/>
      <w:marBottom w:val="0"/>
      <w:divBdr>
        <w:top w:val="none" w:sz="0" w:space="0" w:color="auto"/>
        <w:left w:val="none" w:sz="0" w:space="0" w:color="auto"/>
        <w:bottom w:val="none" w:sz="0" w:space="0" w:color="auto"/>
        <w:right w:val="none" w:sz="0" w:space="0" w:color="auto"/>
      </w:divBdr>
    </w:div>
    <w:div w:id="1544832354">
      <w:bodyDiv w:val="1"/>
      <w:marLeft w:val="0"/>
      <w:marRight w:val="0"/>
      <w:marTop w:val="0"/>
      <w:marBottom w:val="0"/>
      <w:divBdr>
        <w:top w:val="none" w:sz="0" w:space="0" w:color="auto"/>
        <w:left w:val="none" w:sz="0" w:space="0" w:color="auto"/>
        <w:bottom w:val="none" w:sz="0" w:space="0" w:color="auto"/>
        <w:right w:val="none" w:sz="0" w:space="0" w:color="auto"/>
      </w:divBdr>
    </w:div>
    <w:div w:id="1544976180">
      <w:bodyDiv w:val="1"/>
      <w:marLeft w:val="0"/>
      <w:marRight w:val="0"/>
      <w:marTop w:val="0"/>
      <w:marBottom w:val="0"/>
      <w:divBdr>
        <w:top w:val="none" w:sz="0" w:space="0" w:color="auto"/>
        <w:left w:val="none" w:sz="0" w:space="0" w:color="auto"/>
        <w:bottom w:val="none" w:sz="0" w:space="0" w:color="auto"/>
        <w:right w:val="none" w:sz="0" w:space="0" w:color="auto"/>
      </w:divBdr>
    </w:div>
    <w:div w:id="1546403386">
      <w:bodyDiv w:val="1"/>
      <w:marLeft w:val="0"/>
      <w:marRight w:val="0"/>
      <w:marTop w:val="0"/>
      <w:marBottom w:val="0"/>
      <w:divBdr>
        <w:top w:val="none" w:sz="0" w:space="0" w:color="auto"/>
        <w:left w:val="none" w:sz="0" w:space="0" w:color="auto"/>
        <w:bottom w:val="none" w:sz="0" w:space="0" w:color="auto"/>
        <w:right w:val="none" w:sz="0" w:space="0" w:color="auto"/>
      </w:divBdr>
    </w:div>
    <w:div w:id="1547453186">
      <w:bodyDiv w:val="1"/>
      <w:marLeft w:val="0"/>
      <w:marRight w:val="0"/>
      <w:marTop w:val="0"/>
      <w:marBottom w:val="0"/>
      <w:divBdr>
        <w:top w:val="none" w:sz="0" w:space="0" w:color="auto"/>
        <w:left w:val="none" w:sz="0" w:space="0" w:color="auto"/>
        <w:bottom w:val="none" w:sz="0" w:space="0" w:color="auto"/>
        <w:right w:val="none" w:sz="0" w:space="0" w:color="auto"/>
      </w:divBdr>
    </w:div>
    <w:div w:id="1547715295">
      <w:bodyDiv w:val="1"/>
      <w:marLeft w:val="0"/>
      <w:marRight w:val="0"/>
      <w:marTop w:val="0"/>
      <w:marBottom w:val="0"/>
      <w:divBdr>
        <w:top w:val="none" w:sz="0" w:space="0" w:color="auto"/>
        <w:left w:val="none" w:sz="0" w:space="0" w:color="auto"/>
        <w:bottom w:val="none" w:sz="0" w:space="0" w:color="auto"/>
        <w:right w:val="none" w:sz="0" w:space="0" w:color="auto"/>
      </w:divBdr>
    </w:div>
    <w:div w:id="1548296619">
      <w:bodyDiv w:val="1"/>
      <w:marLeft w:val="0"/>
      <w:marRight w:val="0"/>
      <w:marTop w:val="0"/>
      <w:marBottom w:val="0"/>
      <w:divBdr>
        <w:top w:val="none" w:sz="0" w:space="0" w:color="auto"/>
        <w:left w:val="none" w:sz="0" w:space="0" w:color="auto"/>
        <w:bottom w:val="none" w:sz="0" w:space="0" w:color="auto"/>
        <w:right w:val="none" w:sz="0" w:space="0" w:color="auto"/>
      </w:divBdr>
    </w:div>
    <w:div w:id="1548878249">
      <w:bodyDiv w:val="1"/>
      <w:marLeft w:val="0"/>
      <w:marRight w:val="0"/>
      <w:marTop w:val="0"/>
      <w:marBottom w:val="0"/>
      <w:divBdr>
        <w:top w:val="none" w:sz="0" w:space="0" w:color="auto"/>
        <w:left w:val="none" w:sz="0" w:space="0" w:color="auto"/>
        <w:bottom w:val="none" w:sz="0" w:space="0" w:color="auto"/>
        <w:right w:val="none" w:sz="0" w:space="0" w:color="auto"/>
      </w:divBdr>
    </w:div>
    <w:div w:id="1549683424">
      <w:bodyDiv w:val="1"/>
      <w:marLeft w:val="0"/>
      <w:marRight w:val="0"/>
      <w:marTop w:val="0"/>
      <w:marBottom w:val="0"/>
      <w:divBdr>
        <w:top w:val="none" w:sz="0" w:space="0" w:color="auto"/>
        <w:left w:val="none" w:sz="0" w:space="0" w:color="auto"/>
        <w:bottom w:val="none" w:sz="0" w:space="0" w:color="auto"/>
        <w:right w:val="none" w:sz="0" w:space="0" w:color="auto"/>
      </w:divBdr>
    </w:div>
    <w:div w:id="1550142070">
      <w:bodyDiv w:val="1"/>
      <w:marLeft w:val="0"/>
      <w:marRight w:val="0"/>
      <w:marTop w:val="0"/>
      <w:marBottom w:val="0"/>
      <w:divBdr>
        <w:top w:val="none" w:sz="0" w:space="0" w:color="auto"/>
        <w:left w:val="none" w:sz="0" w:space="0" w:color="auto"/>
        <w:bottom w:val="none" w:sz="0" w:space="0" w:color="auto"/>
        <w:right w:val="none" w:sz="0" w:space="0" w:color="auto"/>
      </w:divBdr>
    </w:div>
    <w:div w:id="1550612223">
      <w:bodyDiv w:val="1"/>
      <w:marLeft w:val="0"/>
      <w:marRight w:val="0"/>
      <w:marTop w:val="0"/>
      <w:marBottom w:val="0"/>
      <w:divBdr>
        <w:top w:val="none" w:sz="0" w:space="0" w:color="auto"/>
        <w:left w:val="none" w:sz="0" w:space="0" w:color="auto"/>
        <w:bottom w:val="none" w:sz="0" w:space="0" w:color="auto"/>
        <w:right w:val="none" w:sz="0" w:space="0" w:color="auto"/>
      </w:divBdr>
    </w:div>
    <w:div w:id="1551262805">
      <w:bodyDiv w:val="1"/>
      <w:marLeft w:val="0"/>
      <w:marRight w:val="0"/>
      <w:marTop w:val="0"/>
      <w:marBottom w:val="0"/>
      <w:divBdr>
        <w:top w:val="none" w:sz="0" w:space="0" w:color="auto"/>
        <w:left w:val="none" w:sz="0" w:space="0" w:color="auto"/>
        <w:bottom w:val="none" w:sz="0" w:space="0" w:color="auto"/>
        <w:right w:val="none" w:sz="0" w:space="0" w:color="auto"/>
      </w:divBdr>
    </w:div>
    <w:div w:id="1556770936">
      <w:bodyDiv w:val="1"/>
      <w:marLeft w:val="0"/>
      <w:marRight w:val="0"/>
      <w:marTop w:val="0"/>
      <w:marBottom w:val="0"/>
      <w:divBdr>
        <w:top w:val="none" w:sz="0" w:space="0" w:color="auto"/>
        <w:left w:val="none" w:sz="0" w:space="0" w:color="auto"/>
        <w:bottom w:val="none" w:sz="0" w:space="0" w:color="auto"/>
        <w:right w:val="none" w:sz="0" w:space="0" w:color="auto"/>
      </w:divBdr>
    </w:div>
    <w:div w:id="1557934324">
      <w:bodyDiv w:val="1"/>
      <w:marLeft w:val="0"/>
      <w:marRight w:val="0"/>
      <w:marTop w:val="0"/>
      <w:marBottom w:val="0"/>
      <w:divBdr>
        <w:top w:val="none" w:sz="0" w:space="0" w:color="auto"/>
        <w:left w:val="none" w:sz="0" w:space="0" w:color="auto"/>
        <w:bottom w:val="none" w:sz="0" w:space="0" w:color="auto"/>
        <w:right w:val="none" w:sz="0" w:space="0" w:color="auto"/>
      </w:divBdr>
    </w:div>
    <w:div w:id="1558011639">
      <w:bodyDiv w:val="1"/>
      <w:marLeft w:val="0"/>
      <w:marRight w:val="0"/>
      <w:marTop w:val="0"/>
      <w:marBottom w:val="0"/>
      <w:divBdr>
        <w:top w:val="none" w:sz="0" w:space="0" w:color="auto"/>
        <w:left w:val="none" w:sz="0" w:space="0" w:color="auto"/>
        <w:bottom w:val="none" w:sz="0" w:space="0" w:color="auto"/>
        <w:right w:val="none" w:sz="0" w:space="0" w:color="auto"/>
      </w:divBdr>
    </w:div>
    <w:div w:id="1560363484">
      <w:bodyDiv w:val="1"/>
      <w:marLeft w:val="0"/>
      <w:marRight w:val="0"/>
      <w:marTop w:val="0"/>
      <w:marBottom w:val="0"/>
      <w:divBdr>
        <w:top w:val="none" w:sz="0" w:space="0" w:color="auto"/>
        <w:left w:val="none" w:sz="0" w:space="0" w:color="auto"/>
        <w:bottom w:val="none" w:sz="0" w:space="0" w:color="auto"/>
        <w:right w:val="none" w:sz="0" w:space="0" w:color="auto"/>
      </w:divBdr>
    </w:div>
    <w:div w:id="1560626988">
      <w:bodyDiv w:val="1"/>
      <w:marLeft w:val="0"/>
      <w:marRight w:val="0"/>
      <w:marTop w:val="0"/>
      <w:marBottom w:val="0"/>
      <w:divBdr>
        <w:top w:val="none" w:sz="0" w:space="0" w:color="auto"/>
        <w:left w:val="none" w:sz="0" w:space="0" w:color="auto"/>
        <w:bottom w:val="none" w:sz="0" w:space="0" w:color="auto"/>
        <w:right w:val="none" w:sz="0" w:space="0" w:color="auto"/>
      </w:divBdr>
    </w:div>
    <w:div w:id="1563515960">
      <w:bodyDiv w:val="1"/>
      <w:marLeft w:val="0"/>
      <w:marRight w:val="0"/>
      <w:marTop w:val="0"/>
      <w:marBottom w:val="0"/>
      <w:divBdr>
        <w:top w:val="none" w:sz="0" w:space="0" w:color="auto"/>
        <w:left w:val="none" w:sz="0" w:space="0" w:color="auto"/>
        <w:bottom w:val="none" w:sz="0" w:space="0" w:color="auto"/>
        <w:right w:val="none" w:sz="0" w:space="0" w:color="auto"/>
      </w:divBdr>
    </w:div>
    <w:div w:id="1564608087">
      <w:bodyDiv w:val="1"/>
      <w:marLeft w:val="0"/>
      <w:marRight w:val="0"/>
      <w:marTop w:val="0"/>
      <w:marBottom w:val="0"/>
      <w:divBdr>
        <w:top w:val="none" w:sz="0" w:space="0" w:color="auto"/>
        <w:left w:val="none" w:sz="0" w:space="0" w:color="auto"/>
        <w:bottom w:val="none" w:sz="0" w:space="0" w:color="auto"/>
        <w:right w:val="none" w:sz="0" w:space="0" w:color="auto"/>
      </w:divBdr>
    </w:div>
    <w:div w:id="1569261667">
      <w:bodyDiv w:val="1"/>
      <w:marLeft w:val="0"/>
      <w:marRight w:val="0"/>
      <w:marTop w:val="0"/>
      <w:marBottom w:val="0"/>
      <w:divBdr>
        <w:top w:val="none" w:sz="0" w:space="0" w:color="auto"/>
        <w:left w:val="none" w:sz="0" w:space="0" w:color="auto"/>
        <w:bottom w:val="none" w:sz="0" w:space="0" w:color="auto"/>
        <w:right w:val="none" w:sz="0" w:space="0" w:color="auto"/>
      </w:divBdr>
    </w:div>
    <w:div w:id="1570311906">
      <w:bodyDiv w:val="1"/>
      <w:marLeft w:val="0"/>
      <w:marRight w:val="0"/>
      <w:marTop w:val="0"/>
      <w:marBottom w:val="0"/>
      <w:divBdr>
        <w:top w:val="none" w:sz="0" w:space="0" w:color="auto"/>
        <w:left w:val="none" w:sz="0" w:space="0" w:color="auto"/>
        <w:bottom w:val="none" w:sz="0" w:space="0" w:color="auto"/>
        <w:right w:val="none" w:sz="0" w:space="0" w:color="auto"/>
      </w:divBdr>
    </w:div>
    <w:div w:id="1573127427">
      <w:bodyDiv w:val="1"/>
      <w:marLeft w:val="0"/>
      <w:marRight w:val="0"/>
      <w:marTop w:val="0"/>
      <w:marBottom w:val="0"/>
      <w:divBdr>
        <w:top w:val="none" w:sz="0" w:space="0" w:color="auto"/>
        <w:left w:val="none" w:sz="0" w:space="0" w:color="auto"/>
        <w:bottom w:val="none" w:sz="0" w:space="0" w:color="auto"/>
        <w:right w:val="none" w:sz="0" w:space="0" w:color="auto"/>
      </w:divBdr>
    </w:div>
    <w:div w:id="1573470942">
      <w:bodyDiv w:val="1"/>
      <w:marLeft w:val="0"/>
      <w:marRight w:val="0"/>
      <w:marTop w:val="0"/>
      <w:marBottom w:val="0"/>
      <w:divBdr>
        <w:top w:val="none" w:sz="0" w:space="0" w:color="auto"/>
        <w:left w:val="none" w:sz="0" w:space="0" w:color="auto"/>
        <w:bottom w:val="none" w:sz="0" w:space="0" w:color="auto"/>
        <w:right w:val="none" w:sz="0" w:space="0" w:color="auto"/>
      </w:divBdr>
    </w:div>
    <w:div w:id="1573738096">
      <w:bodyDiv w:val="1"/>
      <w:marLeft w:val="0"/>
      <w:marRight w:val="0"/>
      <w:marTop w:val="0"/>
      <w:marBottom w:val="0"/>
      <w:divBdr>
        <w:top w:val="none" w:sz="0" w:space="0" w:color="auto"/>
        <w:left w:val="none" w:sz="0" w:space="0" w:color="auto"/>
        <w:bottom w:val="none" w:sz="0" w:space="0" w:color="auto"/>
        <w:right w:val="none" w:sz="0" w:space="0" w:color="auto"/>
      </w:divBdr>
    </w:div>
    <w:div w:id="1576087115">
      <w:bodyDiv w:val="1"/>
      <w:marLeft w:val="0"/>
      <w:marRight w:val="0"/>
      <w:marTop w:val="0"/>
      <w:marBottom w:val="0"/>
      <w:divBdr>
        <w:top w:val="none" w:sz="0" w:space="0" w:color="auto"/>
        <w:left w:val="none" w:sz="0" w:space="0" w:color="auto"/>
        <w:bottom w:val="none" w:sz="0" w:space="0" w:color="auto"/>
        <w:right w:val="none" w:sz="0" w:space="0" w:color="auto"/>
      </w:divBdr>
    </w:div>
    <w:div w:id="1577548351">
      <w:bodyDiv w:val="1"/>
      <w:marLeft w:val="0"/>
      <w:marRight w:val="0"/>
      <w:marTop w:val="0"/>
      <w:marBottom w:val="0"/>
      <w:divBdr>
        <w:top w:val="none" w:sz="0" w:space="0" w:color="auto"/>
        <w:left w:val="none" w:sz="0" w:space="0" w:color="auto"/>
        <w:bottom w:val="none" w:sz="0" w:space="0" w:color="auto"/>
        <w:right w:val="none" w:sz="0" w:space="0" w:color="auto"/>
      </w:divBdr>
    </w:div>
    <w:div w:id="1578631489">
      <w:bodyDiv w:val="1"/>
      <w:marLeft w:val="0"/>
      <w:marRight w:val="0"/>
      <w:marTop w:val="0"/>
      <w:marBottom w:val="0"/>
      <w:divBdr>
        <w:top w:val="none" w:sz="0" w:space="0" w:color="auto"/>
        <w:left w:val="none" w:sz="0" w:space="0" w:color="auto"/>
        <w:bottom w:val="none" w:sz="0" w:space="0" w:color="auto"/>
        <w:right w:val="none" w:sz="0" w:space="0" w:color="auto"/>
      </w:divBdr>
    </w:div>
    <w:div w:id="1580091730">
      <w:bodyDiv w:val="1"/>
      <w:marLeft w:val="0"/>
      <w:marRight w:val="0"/>
      <w:marTop w:val="0"/>
      <w:marBottom w:val="0"/>
      <w:divBdr>
        <w:top w:val="none" w:sz="0" w:space="0" w:color="auto"/>
        <w:left w:val="none" w:sz="0" w:space="0" w:color="auto"/>
        <w:bottom w:val="none" w:sz="0" w:space="0" w:color="auto"/>
        <w:right w:val="none" w:sz="0" w:space="0" w:color="auto"/>
      </w:divBdr>
    </w:div>
    <w:div w:id="1580941256">
      <w:bodyDiv w:val="1"/>
      <w:marLeft w:val="0"/>
      <w:marRight w:val="0"/>
      <w:marTop w:val="0"/>
      <w:marBottom w:val="0"/>
      <w:divBdr>
        <w:top w:val="none" w:sz="0" w:space="0" w:color="auto"/>
        <w:left w:val="none" w:sz="0" w:space="0" w:color="auto"/>
        <w:bottom w:val="none" w:sz="0" w:space="0" w:color="auto"/>
        <w:right w:val="none" w:sz="0" w:space="0" w:color="auto"/>
      </w:divBdr>
    </w:div>
    <w:div w:id="1581720826">
      <w:bodyDiv w:val="1"/>
      <w:marLeft w:val="0"/>
      <w:marRight w:val="0"/>
      <w:marTop w:val="0"/>
      <w:marBottom w:val="0"/>
      <w:divBdr>
        <w:top w:val="none" w:sz="0" w:space="0" w:color="auto"/>
        <w:left w:val="none" w:sz="0" w:space="0" w:color="auto"/>
        <w:bottom w:val="none" w:sz="0" w:space="0" w:color="auto"/>
        <w:right w:val="none" w:sz="0" w:space="0" w:color="auto"/>
      </w:divBdr>
    </w:div>
    <w:div w:id="1581912247">
      <w:bodyDiv w:val="1"/>
      <w:marLeft w:val="0"/>
      <w:marRight w:val="0"/>
      <w:marTop w:val="0"/>
      <w:marBottom w:val="0"/>
      <w:divBdr>
        <w:top w:val="none" w:sz="0" w:space="0" w:color="auto"/>
        <w:left w:val="none" w:sz="0" w:space="0" w:color="auto"/>
        <w:bottom w:val="none" w:sz="0" w:space="0" w:color="auto"/>
        <w:right w:val="none" w:sz="0" w:space="0" w:color="auto"/>
      </w:divBdr>
    </w:div>
    <w:div w:id="1582372688">
      <w:bodyDiv w:val="1"/>
      <w:marLeft w:val="0"/>
      <w:marRight w:val="0"/>
      <w:marTop w:val="0"/>
      <w:marBottom w:val="0"/>
      <w:divBdr>
        <w:top w:val="none" w:sz="0" w:space="0" w:color="auto"/>
        <w:left w:val="none" w:sz="0" w:space="0" w:color="auto"/>
        <w:bottom w:val="none" w:sz="0" w:space="0" w:color="auto"/>
        <w:right w:val="none" w:sz="0" w:space="0" w:color="auto"/>
      </w:divBdr>
    </w:div>
    <w:div w:id="1584021855">
      <w:bodyDiv w:val="1"/>
      <w:marLeft w:val="0"/>
      <w:marRight w:val="0"/>
      <w:marTop w:val="0"/>
      <w:marBottom w:val="0"/>
      <w:divBdr>
        <w:top w:val="none" w:sz="0" w:space="0" w:color="auto"/>
        <w:left w:val="none" w:sz="0" w:space="0" w:color="auto"/>
        <w:bottom w:val="none" w:sz="0" w:space="0" w:color="auto"/>
        <w:right w:val="none" w:sz="0" w:space="0" w:color="auto"/>
      </w:divBdr>
    </w:div>
    <w:div w:id="1586572741">
      <w:bodyDiv w:val="1"/>
      <w:marLeft w:val="0"/>
      <w:marRight w:val="0"/>
      <w:marTop w:val="0"/>
      <w:marBottom w:val="0"/>
      <w:divBdr>
        <w:top w:val="none" w:sz="0" w:space="0" w:color="auto"/>
        <w:left w:val="none" w:sz="0" w:space="0" w:color="auto"/>
        <w:bottom w:val="none" w:sz="0" w:space="0" w:color="auto"/>
        <w:right w:val="none" w:sz="0" w:space="0" w:color="auto"/>
      </w:divBdr>
    </w:div>
    <w:div w:id="1586954647">
      <w:bodyDiv w:val="1"/>
      <w:marLeft w:val="0"/>
      <w:marRight w:val="0"/>
      <w:marTop w:val="0"/>
      <w:marBottom w:val="0"/>
      <w:divBdr>
        <w:top w:val="none" w:sz="0" w:space="0" w:color="auto"/>
        <w:left w:val="none" w:sz="0" w:space="0" w:color="auto"/>
        <w:bottom w:val="none" w:sz="0" w:space="0" w:color="auto"/>
        <w:right w:val="none" w:sz="0" w:space="0" w:color="auto"/>
      </w:divBdr>
    </w:div>
    <w:div w:id="1587494328">
      <w:bodyDiv w:val="1"/>
      <w:marLeft w:val="0"/>
      <w:marRight w:val="0"/>
      <w:marTop w:val="0"/>
      <w:marBottom w:val="0"/>
      <w:divBdr>
        <w:top w:val="none" w:sz="0" w:space="0" w:color="auto"/>
        <w:left w:val="none" w:sz="0" w:space="0" w:color="auto"/>
        <w:bottom w:val="none" w:sz="0" w:space="0" w:color="auto"/>
        <w:right w:val="none" w:sz="0" w:space="0" w:color="auto"/>
      </w:divBdr>
    </w:div>
    <w:div w:id="1587572519">
      <w:bodyDiv w:val="1"/>
      <w:marLeft w:val="0"/>
      <w:marRight w:val="0"/>
      <w:marTop w:val="0"/>
      <w:marBottom w:val="0"/>
      <w:divBdr>
        <w:top w:val="none" w:sz="0" w:space="0" w:color="auto"/>
        <w:left w:val="none" w:sz="0" w:space="0" w:color="auto"/>
        <w:bottom w:val="none" w:sz="0" w:space="0" w:color="auto"/>
        <w:right w:val="none" w:sz="0" w:space="0" w:color="auto"/>
      </w:divBdr>
    </w:div>
    <w:div w:id="1588537027">
      <w:bodyDiv w:val="1"/>
      <w:marLeft w:val="0"/>
      <w:marRight w:val="0"/>
      <w:marTop w:val="0"/>
      <w:marBottom w:val="0"/>
      <w:divBdr>
        <w:top w:val="none" w:sz="0" w:space="0" w:color="auto"/>
        <w:left w:val="none" w:sz="0" w:space="0" w:color="auto"/>
        <w:bottom w:val="none" w:sz="0" w:space="0" w:color="auto"/>
        <w:right w:val="none" w:sz="0" w:space="0" w:color="auto"/>
      </w:divBdr>
    </w:div>
    <w:div w:id="1588537456">
      <w:bodyDiv w:val="1"/>
      <w:marLeft w:val="0"/>
      <w:marRight w:val="0"/>
      <w:marTop w:val="0"/>
      <w:marBottom w:val="0"/>
      <w:divBdr>
        <w:top w:val="none" w:sz="0" w:space="0" w:color="auto"/>
        <w:left w:val="none" w:sz="0" w:space="0" w:color="auto"/>
        <w:bottom w:val="none" w:sz="0" w:space="0" w:color="auto"/>
        <w:right w:val="none" w:sz="0" w:space="0" w:color="auto"/>
      </w:divBdr>
    </w:div>
    <w:div w:id="1590697123">
      <w:bodyDiv w:val="1"/>
      <w:marLeft w:val="0"/>
      <w:marRight w:val="0"/>
      <w:marTop w:val="0"/>
      <w:marBottom w:val="0"/>
      <w:divBdr>
        <w:top w:val="none" w:sz="0" w:space="0" w:color="auto"/>
        <w:left w:val="none" w:sz="0" w:space="0" w:color="auto"/>
        <w:bottom w:val="none" w:sz="0" w:space="0" w:color="auto"/>
        <w:right w:val="none" w:sz="0" w:space="0" w:color="auto"/>
      </w:divBdr>
    </w:div>
    <w:div w:id="1591085861">
      <w:bodyDiv w:val="1"/>
      <w:marLeft w:val="0"/>
      <w:marRight w:val="0"/>
      <w:marTop w:val="0"/>
      <w:marBottom w:val="0"/>
      <w:divBdr>
        <w:top w:val="none" w:sz="0" w:space="0" w:color="auto"/>
        <w:left w:val="none" w:sz="0" w:space="0" w:color="auto"/>
        <w:bottom w:val="none" w:sz="0" w:space="0" w:color="auto"/>
        <w:right w:val="none" w:sz="0" w:space="0" w:color="auto"/>
      </w:divBdr>
    </w:div>
    <w:div w:id="1592813125">
      <w:bodyDiv w:val="1"/>
      <w:marLeft w:val="0"/>
      <w:marRight w:val="0"/>
      <w:marTop w:val="0"/>
      <w:marBottom w:val="0"/>
      <w:divBdr>
        <w:top w:val="none" w:sz="0" w:space="0" w:color="auto"/>
        <w:left w:val="none" w:sz="0" w:space="0" w:color="auto"/>
        <w:bottom w:val="none" w:sz="0" w:space="0" w:color="auto"/>
        <w:right w:val="none" w:sz="0" w:space="0" w:color="auto"/>
      </w:divBdr>
    </w:div>
    <w:div w:id="1593006111">
      <w:bodyDiv w:val="1"/>
      <w:marLeft w:val="0"/>
      <w:marRight w:val="0"/>
      <w:marTop w:val="0"/>
      <w:marBottom w:val="0"/>
      <w:divBdr>
        <w:top w:val="none" w:sz="0" w:space="0" w:color="auto"/>
        <w:left w:val="none" w:sz="0" w:space="0" w:color="auto"/>
        <w:bottom w:val="none" w:sz="0" w:space="0" w:color="auto"/>
        <w:right w:val="none" w:sz="0" w:space="0" w:color="auto"/>
      </w:divBdr>
    </w:div>
    <w:div w:id="1593247232">
      <w:bodyDiv w:val="1"/>
      <w:marLeft w:val="0"/>
      <w:marRight w:val="0"/>
      <w:marTop w:val="0"/>
      <w:marBottom w:val="0"/>
      <w:divBdr>
        <w:top w:val="none" w:sz="0" w:space="0" w:color="auto"/>
        <w:left w:val="none" w:sz="0" w:space="0" w:color="auto"/>
        <w:bottom w:val="none" w:sz="0" w:space="0" w:color="auto"/>
        <w:right w:val="none" w:sz="0" w:space="0" w:color="auto"/>
      </w:divBdr>
    </w:div>
    <w:div w:id="1594316795">
      <w:bodyDiv w:val="1"/>
      <w:marLeft w:val="0"/>
      <w:marRight w:val="0"/>
      <w:marTop w:val="0"/>
      <w:marBottom w:val="0"/>
      <w:divBdr>
        <w:top w:val="none" w:sz="0" w:space="0" w:color="auto"/>
        <w:left w:val="none" w:sz="0" w:space="0" w:color="auto"/>
        <w:bottom w:val="none" w:sz="0" w:space="0" w:color="auto"/>
        <w:right w:val="none" w:sz="0" w:space="0" w:color="auto"/>
      </w:divBdr>
    </w:div>
    <w:div w:id="1597514070">
      <w:bodyDiv w:val="1"/>
      <w:marLeft w:val="0"/>
      <w:marRight w:val="0"/>
      <w:marTop w:val="0"/>
      <w:marBottom w:val="0"/>
      <w:divBdr>
        <w:top w:val="none" w:sz="0" w:space="0" w:color="auto"/>
        <w:left w:val="none" w:sz="0" w:space="0" w:color="auto"/>
        <w:bottom w:val="none" w:sz="0" w:space="0" w:color="auto"/>
        <w:right w:val="none" w:sz="0" w:space="0" w:color="auto"/>
      </w:divBdr>
    </w:div>
    <w:div w:id="1598051960">
      <w:bodyDiv w:val="1"/>
      <w:marLeft w:val="0"/>
      <w:marRight w:val="0"/>
      <w:marTop w:val="0"/>
      <w:marBottom w:val="0"/>
      <w:divBdr>
        <w:top w:val="none" w:sz="0" w:space="0" w:color="auto"/>
        <w:left w:val="none" w:sz="0" w:space="0" w:color="auto"/>
        <w:bottom w:val="none" w:sz="0" w:space="0" w:color="auto"/>
        <w:right w:val="none" w:sz="0" w:space="0" w:color="auto"/>
      </w:divBdr>
    </w:div>
    <w:div w:id="1598903303">
      <w:bodyDiv w:val="1"/>
      <w:marLeft w:val="0"/>
      <w:marRight w:val="0"/>
      <w:marTop w:val="0"/>
      <w:marBottom w:val="0"/>
      <w:divBdr>
        <w:top w:val="none" w:sz="0" w:space="0" w:color="auto"/>
        <w:left w:val="none" w:sz="0" w:space="0" w:color="auto"/>
        <w:bottom w:val="none" w:sz="0" w:space="0" w:color="auto"/>
        <w:right w:val="none" w:sz="0" w:space="0" w:color="auto"/>
      </w:divBdr>
    </w:div>
    <w:div w:id="1600063915">
      <w:bodyDiv w:val="1"/>
      <w:marLeft w:val="0"/>
      <w:marRight w:val="0"/>
      <w:marTop w:val="0"/>
      <w:marBottom w:val="0"/>
      <w:divBdr>
        <w:top w:val="none" w:sz="0" w:space="0" w:color="auto"/>
        <w:left w:val="none" w:sz="0" w:space="0" w:color="auto"/>
        <w:bottom w:val="none" w:sz="0" w:space="0" w:color="auto"/>
        <w:right w:val="none" w:sz="0" w:space="0" w:color="auto"/>
      </w:divBdr>
    </w:div>
    <w:div w:id="1601795803">
      <w:bodyDiv w:val="1"/>
      <w:marLeft w:val="0"/>
      <w:marRight w:val="0"/>
      <w:marTop w:val="0"/>
      <w:marBottom w:val="0"/>
      <w:divBdr>
        <w:top w:val="none" w:sz="0" w:space="0" w:color="auto"/>
        <w:left w:val="none" w:sz="0" w:space="0" w:color="auto"/>
        <w:bottom w:val="none" w:sz="0" w:space="0" w:color="auto"/>
        <w:right w:val="none" w:sz="0" w:space="0" w:color="auto"/>
      </w:divBdr>
    </w:div>
    <w:div w:id="1603107623">
      <w:bodyDiv w:val="1"/>
      <w:marLeft w:val="0"/>
      <w:marRight w:val="0"/>
      <w:marTop w:val="0"/>
      <w:marBottom w:val="0"/>
      <w:divBdr>
        <w:top w:val="none" w:sz="0" w:space="0" w:color="auto"/>
        <w:left w:val="none" w:sz="0" w:space="0" w:color="auto"/>
        <w:bottom w:val="none" w:sz="0" w:space="0" w:color="auto"/>
        <w:right w:val="none" w:sz="0" w:space="0" w:color="auto"/>
      </w:divBdr>
    </w:div>
    <w:div w:id="1603222601">
      <w:bodyDiv w:val="1"/>
      <w:marLeft w:val="0"/>
      <w:marRight w:val="0"/>
      <w:marTop w:val="0"/>
      <w:marBottom w:val="0"/>
      <w:divBdr>
        <w:top w:val="none" w:sz="0" w:space="0" w:color="auto"/>
        <w:left w:val="none" w:sz="0" w:space="0" w:color="auto"/>
        <w:bottom w:val="none" w:sz="0" w:space="0" w:color="auto"/>
        <w:right w:val="none" w:sz="0" w:space="0" w:color="auto"/>
      </w:divBdr>
    </w:div>
    <w:div w:id="1604145349">
      <w:bodyDiv w:val="1"/>
      <w:marLeft w:val="0"/>
      <w:marRight w:val="0"/>
      <w:marTop w:val="0"/>
      <w:marBottom w:val="0"/>
      <w:divBdr>
        <w:top w:val="none" w:sz="0" w:space="0" w:color="auto"/>
        <w:left w:val="none" w:sz="0" w:space="0" w:color="auto"/>
        <w:bottom w:val="none" w:sz="0" w:space="0" w:color="auto"/>
        <w:right w:val="none" w:sz="0" w:space="0" w:color="auto"/>
      </w:divBdr>
    </w:div>
    <w:div w:id="1604535560">
      <w:bodyDiv w:val="1"/>
      <w:marLeft w:val="0"/>
      <w:marRight w:val="0"/>
      <w:marTop w:val="0"/>
      <w:marBottom w:val="0"/>
      <w:divBdr>
        <w:top w:val="none" w:sz="0" w:space="0" w:color="auto"/>
        <w:left w:val="none" w:sz="0" w:space="0" w:color="auto"/>
        <w:bottom w:val="none" w:sz="0" w:space="0" w:color="auto"/>
        <w:right w:val="none" w:sz="0" w:space="0" w:color="auto"/>
      </w:divBdr>
    </w:div>
    <w:div w:id="1604726897">
      <w:bodyDiv w:val="1"/>
      <w:marLeft w:val="0"/>
      <w:marRight w:val="0"/>
      <w:marTop w:val="0"/>
      <w:marBottom w:val="0"/>
      <w:divBdr>
        <w:top w:val="none" w:sz="0" w:space="0" w:color="auto"/>
        <w:left w:val="none" w:sz="0" w:space="0" w:color="auto"/>
        <w:bottom w:val="none" w:sz="0" w:space="0" w:color="auto"/>
        <w:right w:val="none" w:sz="0" w:space="0" w:color="auto"/>
      </w:divBdr>
    </w:div>
    <w:div w:id="1605071570">
      <w:bodyDiv w:val="1"/>
      <w:marLeft w:val="0"/>
      <w:marRight w:val="0"/>
      <w:marTop w:val="0"/>
      <w:marBottom w:val="0"/>
      <w:divBdr>
        <w:top w:val="none" w:sz="0" w:space="0" w:color="auto"/>
        <w:left w:val="none" w:sz="0" w:space="0" w:color="auto"/>
        <w:bottom w:val="none" w:sz="0" w:space="0" w:color="auto"/>
        <w:right w:val="none" w:sz="0" w:space="0" w:color="auto"/>
      </w:divBdr>
    </w:div>
    <w:div w:id="1605114333">
      <w:bodyDiv w:val="1"/>
      <w:marLeft w:val="0"/>
      <w:marRight w:val="0"/>
      <w:marTop w:val="0"/>
      <w:marBottom w:val="0"/>
      <w:divBdr>
        <w:top w:val="none" w:sz="0" w:space="0" w:color="auto"/>
        <w:left w:val="none" w:sz="0" w:space="0" w:color="auto"/>
        <w:bottom w:val="none" w:sz="0" w:space="0" w:color="auto"/>
        <w:right w:val="none" w:sz="0" w:space="0" w:color="auto"/>
      </w:divBdr>
    </w:div>
    <w:div w:id="1605264224">
      <w:bodyDiv w:val="1"/>
      <w:marLeft w:val="0"/>
      <w:marRight w:val="0"/>
      <w:marTop w:val="0"/>
      <w:marBottom w:val="0"/>
      <w:divBdr>
        <w:top w:val="none" w:sz="0" w:space="0" w:color="auto"/>
        <w:left w:val="none" w:sz="0" w:space="0" w:color="auto"/>
        <w:bottom w:val="none" w:sz="0" w:space="0" w:color="auto"/>
        <w:right w:val="none" w:sz="0" w:space="0" w:color="auto"/>
      </w:divBdr>
    </w:div>
    <w:div w:id="1605306171">
      <w:bodyDiv w:val="1"/>
      <w:marLeft w:val="0"/>
      <w:marRight w:val="0"/>
      <w:marTop w:val="0"/>
      <w:marBottom w:val="0"/>
      <w:divBdr>
        <w:top w:val="none" w:sz="0" w:space="0" w:color="auto"/>
        <w:left w:val="none" w:sz="0" w:space="0" w:color="auto"/>
        <w:bottom w:val="none" w:sz="0" w:space="0" w:color="auto"/>
        <w:right w:val="none" w:sz="0" w:space="0" w:color="auto"/>
      </w:divBdr>
    </w:div>
    <w:div w:id="1606309238">
      <w:bodyDiv w:val="1"/>
      <w:marLeft w:val="0"/>
      <w:marRight w:val="0"/>
      <w:marTop w:val="0"/>
      <w:marBottom w:val="0"/>
      <w:divBdr>
        <w:top w:val="none" w:sz="0" w:space="0" w:color="auto"/>
        <w:left w:val="none" w:sz="0" w:space="0" w:color="auto"/>
        <w:bottom w:val="none" w:sz="0" w:space="0" w:color="auto"/>
        <w:right w:val="none" w:sz="0" w:space="0" w:color="auto"/>
      </w:divBdr>
    </w:div>
    <w:div w:id="1606571733">
      <w:bodyDiv w:val="1"/>
      <w:marLeft w:val="0"/>
      <w:marRight w:val="0"/>
      <w:marTop w:val="0"/>
      <w:marBottom w:val="0"/>
      <w:divBdr>
        <w:top w:val="none" w:sz="0" w:space="0" w:color="auto"/>
        <w:left w:val="none" w:sz="0" w:space="0" w:color="auto"/>
        <w:bottom w:val="none" w:sz="0" w:space="0" w:color="auto"/>
        <w:right w:val="none" w:sz="0" w:space="0" w:color="auto"/>
      </w:divBdr>
    </w:div>
    <w:div w:id="1608273965">
      <w:bodyDiv w:val="1"/>
      <w:marLeft w:val="0"/>
      <w:marRight w:val="0"/>
      <w:marTop w:val="0"/>
      <w:marBottom w:val="0"/>
      <w:divBdr>
        <w:top w:val="none" w:sz="0" w:space="0" w:color="auto"/>
        <w:left w:val="none" w:sz="0" w:space="0" w:color="auto"/>
        <w:bottom w:val="none" w:sz="0" w:space="0" w:color="auto"/>
        <w:right w:val="none" w:sz="0" w:space="0" w:color="auto"/>
      </w:divBdr>
    </w:div>
    <w:div w:id="1609265737">
      <w:bodyDiv w:val="1"/>
      <w:marLeft w:val="0"/>
      <w:marRight w:val="0"/>
      <w:marTop w:val="0"/>
      <w:marBottom w:val="0"/>
      <w:divBdr>
        <w:top w:val="none" w:sz="0" w:space="0" w:color="auto"/>
        <w:left w:val="none" w:sz="0" w:space="0" w:color="auto"/>
        <w:bottom w:val="none" w:sz="0" w:space="0" w:color="auto"/>
        <w:right w:val="none" w:sz="0" w:space="0" w:color="auto"/>
      </w:divBdr>
    </w:div>
    <w:div w:id="1609772528">
      <w:bodyDiv w:val="1"/>
      <w:marLeft w:val="0"/>
      <w:marRight w:val="0"/>
      <w:marTop w:val="0"/>
      <w:marBottom w:val="0"/>
      <w:divBdr>
        <w:top w:val="none" w:sz="0" w:space="0" w:color="auto"/>
        <w:left w:val="none" w:sz="0" w:space="0" w:color="auto"/>
        <w:bottom w:val="none" w:sz="0" w:space="0" w:color="auto"/>
        <w:right w:val="none" w:sz="0" w:space="0" w:color="auto"/>
      </w:divBdr>
    </w:div>
    <w:div w:id="1611205101">
      <w:bodyDiv w:val="1"/>
      <w:marLeft w:val="0"/>
      <w:marRight w:val="0"/>
      <w:marTop w:val="0"/>
      <w:marBottom w:val="0"/>
      <w:divBdr>
        <w:top w:val="none" w:sz="0" w:space="0" w:color="auto"/>
        <w:left w:val="none" w:sz="0" w:space="0" w:color="auto"/>
        <w:bottom w:val="none" w:sz="0" w:space="0" w:color="auto"/>
        <w:right w:val="none" w:sz="0" w:space="0" w:color="auto"/>
      </w:divBdr>
    </w:div>
    <w:div w:id="1611353292">
      <w:bodyDiv w:val="1"/>
      <w:marLeft w:val="0"/>
      <w:marRight w:val="0"/>
      <w:marTop w:val="0"/>
      <w:marBottom w:val="0"/>
      <w:divBdr>
        <w:top w:val="none" w:sz="0" w:space="0" w:color="auto"/>
        <w:left w:val="none" w:sz="0" w:space="0" w:color="auto"/>
        <w:bottom w:val="none" w:sz="0" w:space="0" w:color="auto"/>
        <w:right w:val="none" w:sz="0" w:space="0" w:color="auto"/>
      </w:divBdr>
    </w:div>
    <w:div w:id="1612786382">
      <w:bodyDiv w:val="1"/>
      <w:marLeft w:val="0"/>
      <w:marRight w:val="0"/>
      <w:marTop w:val="0"/>
      <w:marBottom w:val="0"/>
      <w:divBdr>
        <w:top w:val="none" w:sz="0" w:space="0" w:color="auto"/>
        <w:left w:val="none" w:sz="0" w:space="0" w:color="auto"/>
        <w:bottom w:val="none" w:sz="0" w:space="0" w:color="auto"/>
        <w:right w:val="none" w:sz="0" w:space="0" w:color="auto"/>
      </w:divBdr>
    </w:div>
    <w:div w:id="1613781917">
      <w:bodyDiv w:val="1"/>
      <w:marLeft w:val="0"/>
      <w:marRight w:val="0"/>
      <w:marTop w:val="0"/>
      <w:marBottom w:val="0"/>
      <w:divBdr>
        <w:top w:val="none" w:sz="0" w:space="0" w:color="auto"/>
        <w:left w:val="none" w:sz="0" w:space="0" w:color="auto"/>
        <w:bottom w:val="none" w:sz="0" w:space="0" w:color="auto"/>
        <w:right w:val="none" w:sz="0" w:space="0" w:color="auto"/>
      </w:divBdr>
    </w:div>
    <w:div w:id="1616251331">
      <w:bodyDiv w:val="1"/>
      <w:marLeft w:val="0"/>
      <w:marRight w:val="0"/>
      <w:marTop w:val="0"/>
      <w:marBottom w:val="0"/>
      <w:divBdr>
        <w:top w:val="none" w:sz="0" w:space="0" w:color="auto"/>
        <w:left w:val="none" w:sz="0" w:space="0" w:color="auto"/>
        <w:bottom w:val="none" w:sz="0" w:space="0" w:color="auto"/>
        <w:right w:val="none" w:sz="0" w:space="0" w:color="auto"/>
      </w:divBdr>
    </w:div>
    <w:div w:id="1617102131">
      <w:bodyDiv w:val="1"/>
      <w:marLeft w:val="0"/>
      <w:marRight w:val="0"/>
      <w:marTop w:val="0"/>
      <w:marBottom w:val="0"/>
      <w:divBdr>
        <w:top w:val="none" w:sz="0" w:space="0" w:color="auto"/>
        <w:left w:val="none" w:sz="0" w:space="0" w:color="auto"/>
        <w:bottom w:val="none" w:sz="0" w:space="0" w:color="auto"/>
        <w:right w:val="none" w:sz="0" w:space="0" w:color="auto"/>
      </w:divBdr>
    </w:div>
    <w:div w:id="1618028205">
      <w:bodyDiv w:val="1"/>
      <w:marLeft w:val="0"/>
      <w:marRight w:val="0"/>
      <w:marTop w:val="0"/>
      <w:marBottom w:val="0"/>
      <w:divBdr>
        <w:top w:val="none" w:sz="0" w:space="0" w:color="auto"/>
        <w:left w:val="none" w:sz="0" w:space="0" w:color="auto"/>
        <w:bottom w:val="none" w:sz="0" w:space="0" w:color="auto"/>
        <w:right w:val="none" w:sz="0" w:space="0" w:color="auto"/>
      </w:divBdr>
    </w:div>
    <w:div w:id="1618372444">
      <w:bodyDiv w:val="1"/>
      <w:marLeft w:val="0"/>
      <w:marRight w:val="0"/>
      <w:marTop w:val="0"/>
      <w:marBottom w:val="0"/>
      <w:divBdr>
        <w:top w:val="none" w:sz="0" w:space="0" w:color="auto"/>
        <w:left w:val="none" w:sz="0" w:space="0" w:color="auto"/>
        <w:bottom w:val="none" w:sz="0" w:space="0" w:color="auto"/>
        <w:right w:val="none" w:sz="0" w:space="0" w:color="auto"/>
      </w:divBdr>
    </w:div>
    <w:div w:id="1618677372">
      <w:bodyDiv w:val="1"/>
      <w:marLeft w:val="0"/>
      <w:marRight w:val="0"/>
      <w:marTop w:val="0"/>
      <w:marBottom w:val="0"/>
      <w:divBdr>
        <w:top w:val="none" w:sz="0" w:space="0" w:color="auto"/>
        <w:left w:val="none" w:sz="0" w:space="0" w:color="auto"/>
        <w:bottom w:val="none" w:sz="0" w:space="0" w:color="auto"/>
        <w:right w:val="none" w:sz="0" w:space="0" w:color="auto"/>
      </w:divBdr>
    </w:div>
    <w:div w:id="1620183691">
      <w:bodyDiv w:val="1"/>
      <w:marLeft w:val="0"/>
      <w:marRight w:val="0"/>
      <w:marTop w:val="0"/>
      <w:marBottom w:val="0"/>
      <w:divBdr>
        <w:top w:val="none" w:sz="0" w:space="0" w:color="auto"/>
        <w:left w:val="none" w:sz="0" w:space="0" w:color="auto"/>
        <w:bottom w:val="none" w:sz="0" w:space="0" w:color="auto"/>
        <w:right w:val="none" w:sz="0" w:space="0" w:color="auto"/>
      </w:divBdr>
    </w:div>
    <w:div w:id="1621181928">
      <w:bodyDiv w:val="1"/>
      <w:marLeft w:val="0"/>
      <w:marRight w:val="0"/>
      <w:marTop w:val="0"/>
      <w:marBottom w:val="0"/>
      <w:divBdr>
        <w:top w:val="none" w:sz="0" w:space="0" w:color="auto"/>
        <w:left w:val="none" w:sz="0" w:space="0" w:color="auto"/>
        <w:bottom w:val="none" w:sz="0" w:space="0" w:color="auto"/>
        <w:right w:val="none" w:sz="0" w:space="0" w:color="auto"/>
      </w:divBdr>
    </w:div>
    <w:div w:id="1621885067">
      <w:bodyDiv w:val="1"/>
      <w:marLeft w:val="0"/>
      <w:marRight w:val="0"/>
      <w:marTop w:val="0"/>
      <w:marBottom w:val="0"/>
      <w:divBdr>
        <w:top w:val="none" w:sz="0" w:space="0" w:color="auto"/>
        <w:left w:val="none" w:sz="0" w:space="0" w:color="auto"/>
        <w:bottom w:val="none" w:sz="0" w:space="0" w:color="auto"/>
        <w:right w:val="none" w:sz="0" w:space="0" w:color="auto"/>
      </w:divBdr>
    </w:div>
    <w:div w:id="1623267596">
      <w:bodyDiv w:val="1"/>
      <w:marLeft w:val="0"/>
      <w:marRight w:val="0"/>
      <w:marTop w:val="0"/>
      <w:marBottom w:val="0"/>
      <w:divBdr>
        <w:top w:val="none" w:sz="0" w:space="0" w:color="auto"/>
        <w:left w:val="none" w:sz="0" w:space="0" w:color="auto"/>
        <w:bottom w:val="none" w:sz="0" w:space="0" w:color="auto"/>
        <w:right w:val="none" w:sz="0" w:space="0" w:color="auto"/>
      </w:divBdr>
    </w:div>
    <w:div w:id="1625186146">
      <w:bodyDiv w:val="1"/>
      <w:marLeft w:val="0"/>
      <w:marRight w:val="0"/>
      <w:marTop w:val="0"/>
      <w:marBottom w:val="0"/>
      <w:divBdr>
        <w:top w:val="none" w:sz="0" w:space="0" w:color="auto"/>
        <w:left w:val="none" w:sz="0" w:space="0" w:color="auto"/>
        <w:bottom w:val="none" w:sz="0" w:space="0" w:color="auto"/>
        <w:right w:val="none" w:sz="0" w:space="0" w:color="auto"/>
      </w:divBdr>
    </w:div>
    <w:div w:id="1625188984">
      <w:bodyDiv w:val="1"/>
      <w:marLeft w:val="0"/>
      <w:marRight w:val="0"/>
      <w:marTop w:val="0"/>
      <w:marBottom w:val="0"/>
      <w:divBdr>
        <w:top w:val="none" w:sz="0" w:space="0" w:color="auto"/>
        <w:left w:val="none" w:sz="0" w:space="0" w:color="auto"/>
        <w:bottom w:val="none" w:sz="0" w:space="0" w:color="auto"/>
        <w:right w:val="none" w:sz="0" w:space="0" w:color="auto"/>
      </w:divBdr>
    </w:div>
    <w:div w:id="1625504853">
      <w:bodyDiv w:val="1"/>
      <w:marLeft w:val="0"/>
      <w:marRight w:val="0"/>
      <w:marTop w:val="0"/>
      <w:marBottom w:val="0"/>
      <w:divBdr>
        <w:top w:val="none" w:sz="0" w:space="0" w:color="auto"/>
        <w:left w:val="none" w:sz="0" w:space="0" w:color="auto"/>
        <w:bottom w:val="none" w:sz="0" w:space="0" w:color="auto"/>
        <w:right w:val="none" w:sz="0" w:space="0" w:color="auto"/>
      </w:divBdr>
    </w:div>
    <w:div w:id="1625693149">
      <w:bodyDiv w:val="1"/>
      <w:marLeft w:val="0"/>
      <w:marRight w:val="0"/>
      <w:marTop w:val="0"/>
      <w:marBottom w:val="0"/>
      <w:divBdr>
        <w:top w:val="none" w:sz="0" w:space="0" w:color="auto"/>
        <w:left w:val="none" w:sz="0" w:space="0" w:color="auto"/>
        <w:bottom w:val="none" w:sz="0" w:space="0" w:color="auto"/>
        <w:right w:val="none" w:sz="0" w:space="0" w:color="auto"/>
      </w:divBdr>
    </w:div>
    <w:div w:id="1625846918">
      <w:bodyDiv w:val="1"/>
      <w:marLeft w:val="0"/>
      <w:marRight w:val="0"/>
      <w:marTop w:val="0"/>
      <w:marBottom w:val="0"/>
      <w:divBdr>
        <w:top w:val="none" w:sz="0" w:space="0" w:color="auto"/>
        <w:left w:val="none" w:sz="0" w:space="0" w:color="auto"/>
        <w:bottom w:val="none" w:sz="0" w:space="0" w:color="auto"/>
        <w:right w:val="none" w:sz="0" w:space="0" w:color="auto"/>
      </w:divBdr>
    </w:div>
    <w:div w:id="1626472458">
      <w:bodyDiv w:val="1"/>
      <w:marLeft w:val="0"/>
      <w:marRight w:val="0"/>
      <w:marTop w:val="0"/>
      <w:marBottom w:val="0"/>
      <w:divBdr>
        <w:top w:val="none" w:sz="0" w:space="0" w:color="auto"/>
        <w:left w:val="none" w:sz="0" w:space="0" w:color="auto"/>
        <w:bottom w:val="none" w:sz="0" w:space="0" w:color="auto"/>
        <w:right w:val="none" w:sz="0" w:space="0" w:color="auto"/>
      </w:divBdr>
    </w:div>
    <w:div w:id="1626958614">
      <w:bodyDiv w:val="1"/>
      <w:marLeft w:val="0"/>
      <w:marRight w:val="0"/>
      <w:marTop w:val="0"/>
      <w:marBottom w:val="0"/>
      <w:divBdr>
        <w:top w:val="none" w:sz="0" w:space="0" w:color="auto"/>
        <w:left w:val="none" w:sz="0" w:space="0" w:color="auto"/>
        <w:bottom w:val="none" w:sz="0" w:space="0" w:color="auto"/>
        <w:right w:val="none" w:sz="0" w:space="0" w:color="auto"/>
      </w:divBdr>
    </w:div>
    <w:div w:id="1629124701">
      <w:bodyDiv w:val="1"/>
      <w:marLeft w:val="0"/>
      <w:marRight w:val="0"/>
      <w:marTop w:val="0"/>
      <w:marBottom w:val="0"/>
      <w:divBdr>
        <w:top w:val="none" w:sz="0" w:space="0" w:color="auto"/>
        <w:left w:val="none" w:sz="0" w:space="0" w:color="auto"/>
        <w:bottom w:val="none" w:sz="0" w:space="0" w:color="auto"/>
        <w:right w:val="none" w:sz="0" w:space="0" w:color="auto"/>
      </w:divBdr>
    </w:div>
    <w:div w:id="1629775634">
      <w:bodyDiv w:val="1"/>
      <w:marLeft w:val="0"/>
      <w:marRight w:val="0"/>
      <w:marTop w:val="0"/>
      <w:marBottom w:val="0"/>
      <w:divBdr>
        <w:top w:val="none" w:sz="0" w:space="0" w:color="auto"/>
        <w:left w:val="none" w:sz="0" w:space="0" w:color="auto"/>
        <w:bottom w:val="none" w:sz="0" w:space="0" w:color="auto"/>
        <w:right w:val="none" w:sz="0" w:space="0" w:color="auto"/>
      </w:divBdr>
    </w:div>
    <w:div w:id="1630747321">
      <w:bodyDiv w:val="1"/>
      <w:marLeft w:val="0"/>
      <w:marRight w:val="0"/>
      <w:marTop w:val="0"/>
      <w:marBottom w:val="0"/>
      <w:divBdr>
        <w:top w:val="none" w:sz="0" w:space="0" w:color="auto"/>
        <w:left w:val="none" w:sz="0" w:space="0" w:color="auto"/>
        <w:bottom w:val="none" w:sz="0" w:space="0" w:color="auto"/>
        <w:right w:val="none" w:sz="0" w:space="0" w:color="auto"/>
      </w:divBdr>
    </w:div>
    <w:div w:id="1632594897">
      <w:bodyDiv w:val="1"/>
      <w:marLeft w:val="0"/>
      <w:marRight w:val="0"/>
      <w:marTop w:val="0"/>
      <w:marBottom w:val="0"/>
      <w:divBdr>
        <w:top w:val="none" w:sz="0" w:space="0" w:color="auto"/>
        <w:left w:val="none" w:sz="0" w:space="0" w:color="auto"/>
        <w:bottom w:val="none" w:sz="0" w:space="0" w:color="auto"/>
        <w:right w:val="none" w:sz="0" w:space="0" w:color="auto"/>
      </w:divBdr>
    </w:div>
    <w:div w:id="1632633179">
      <w:bodyDiv w:val="1"/>
      <w:marLeft w:val="0"/>
      <w:marRight w:val="0"/>
      <w:marTop w:val="0"/>
      <w:marBottom w:val="0"/>
      <w:divBdr>
        <w:top w:val="none" w:sz="0" w:space="0" w:color="auto"/>
        <w:left w:val="none" w:sz="0" w:space="0" w:color="auto"/>
        <w:bottom w:val="none" w:sz="0" w:space="0" w:color="auto"/>
        <w:right w:val="none" w:sz="0" w:space="0" w:color="auto"/>
      </w:divBdr>
    </w:div>
    <w:div w:id="1633293239">
      <w:bodyDiv w:val="1"/>
      <w:marLeft w:val="0"/>
      <w:marRight w:val="0"/>
      <w:marTop w:val="0"/>
      <w:marBottom w:val="0"/>
      <w:divBdr>
        <w:top w:val="none" w:sz="0" w:space="0" w:color="auto"/>
        <w:left w:val="none" w:sz="0" w:space="0" w:color="auto"/>
        <w:bottom w:val="none" w:sz="0" w:space="0" w:color="auto"/>
        <w:right w:val="none" w:sz="0" w:space="0" w:color="auto"/>
      </w:divBdr>
    </w:div>
    <w:div w:id="1635404622">
      <w:bodyDiv w:val="1"/>
      <w:marLeft w:val="0"/>
      <w:marRight w:val="0"/>
      <w:marTop w:val="0"/>
      <w:marBottom w:val="0"/>
      <w:divBdr>
        <w:top w:val="none" w:sz="0" w:space="0" w:color="auto"/>
        <w:left w:val="none" w:sz="0" w:space="0" w:color="auto"/>
        <w:bottom w:val="none" w:sz="0" w:space="0" w:color="auto"/>
        <w:right w:val="none" w:sz="0" w:space="0" w:color="auto"/>
      </w:divBdr>
    </w:div>
    <w:div w:id="1635450952">
      <w:bodyDiv w:val="1"/>
      <w:marLeft w:val="0"/>
      <w:marRight w:val="0"/>
      <w:marTop w:val="0"/>
      <w:marBottom w:val="0"/>
      <w:divBdr>
        <w:top w:val="none" w:sz="0" w:space="0" w:color="auto"/>
        <w:left w:val="none" w:sz="0" w:space="0" w:color="auto"/>
        <w:bottom w:val="none" w:sz="0" w:space="0" w:color="auto"/>
        <w:right w:val="none" w:sz="0" w:space="0" w:color="auto"/>
      </w:divBdr>
    </w:div>
    <w:div w:id="1636983546">
      <w:bodyDiv w:val="1"/>
      <w:marLeft w:val="0"/>
      <w:marRight w:val="0"/>
      <w:marTop w:val="0"/>
      <w:marBottom w:val="0"/>
      <w:divBdr>
        <w:top w:val="none" w:sz="0" w:space="0" w:color="auto"/>
        <w:left w:val="none" w:sz="0" w:space="0" w:color="auto"/>
        <w:bottom w:val="none" w:sz="0" w:space="0" w:color="auto"/>
        <w:right w:val="none" w:sz="0" w:space="0" w:color="auto"/>
      </w:divBdr>
    </w:div>
    <w:div w:id="1637251779">
      <w:bodyDiv w:val="1"/>
      <w:marLeft w:val="0"/>
      <w:marRight w:val="0"/>
      <w:marTop w:val="0"/>
      <w:marBottom w:val="0"/>
      <w:divBdr>
        <w:top w:val="none" w:sz="0" w:space="0" w:color="auto"/>
        <w:left w:val="none" w:sz="0" w:space="0" w:color="auto"/>
        <w:bottom w:val="none" w:sz="0" w:space="0" w:color="auto"/>
        <w:right w:val="none" w:sz="0" w:space="0" w:color="auto"/>
      </w:divBdr>
    </w:div>
    <w:div w:id="1638682279">
      <w:bodyDiv w:val="1"/>
      <w:marLeft w:val="0"/>
      <w:marRight w:val="0"/>
      <w:marTop w:val="0"/>
      <w:marBottom w:val="0"/>
      <w:divBdr>
        <w:top w:val="none" w:sz="0" w:space="0" w:color="auto"/>
        <w:left w:val="none" w:sz="0" w:space="0" w:color="auto"/>
        <w:bottom w:val="none" w:sz="0" w:space="0" w:color="auto"/>
        <w:right w:val="none" w:sz="0" w:space="0" w:color="auto"/>
      </w:divBdr>
    </w:div>
    <w:div w:id="1641230938">
      <w:bodyDiv w:val="1"/>
      <w:marLeft w:val="0"/>
      <w:marRight w:val="0"/>
      <w:marTop w:val="0"/>
      <w:marBottom w:val="0"/>
      <w:divBdr>
        <w:top w:val="none" w:sz="0" w:space="0" w:color="auto"/>
        <w:left w:val="none" w:sz="0" w:space="0" w:color="auto"/>
        <w:bottom w:val="none" w:sz="0" w:space="0" w:color="auto"/>
        <w:right w:val="none" w:sz="0" w:space="0" w:color="auto"/>
      </w:divBdr>
    </w:div>
    <w:div w:id="1641694918">
      <w:bodyDiv w:val="1"/>
      <w:marLeft w:val="0"/>
      <w:marRight w:val="0"/>
      <w:marTop w:val="0"/>
      <w:marBottom w:val="0"/>
      <w:divBdr>
        <w:top w:val="none" w:sz="0" w:space="0" w:color="auto"/>
        <w:left w:val="none" w:sz="0" w:space="0" w:color="auto"/>
        <w:bottom w:val="none" w:sz="0" w:space="0" w:color="auto"/>
        <w:right w:val="none" w:sz="0" w:space="0" w:color="auto"/>
      </w:divBdr>
    </w:div>
    <w:div w:id="1643534730">
      <w:bodyDiv w:val="1"/>
      <w:marLeft w:val="0"/>
      <w:marRight w:val="0"/>
      <w:marTop w:val="0"/>
      <w:marBottom w:val="0"/>
      <w:divBdr>
        <w:top w:val="none" w:sz="0" w:space="0" w:color="auto"/>
        <w:left w:val="none" w:sz="0" w:space="0" w:color="auto"/>
        <w:bottom w:val="none" w:sz="0" w:space="0" w:color="auto"/>
        <w:right w:val="none" w:sz="0" w:space="0" w:color="auto"/>
      </w:divBdr>
    </w:div>
    <w:div w:id="1644040082">
      <w:bodyDiv w:val="1"/>
      <w:marLeft w:val="0"/>
      <w:marRight w:val="0"/>
      <w:marTop w:val="0"/>
      <w:marBottom w:val="0"/>
      <w:divBdr>
        <w:top w:val="none" w:sz="0" w:space="0" w:color="auto"/>
        <w:left w:val="none" w:sz="0" w:space="0" w:color="auto"/>
        <w:bottom w:val="none" w:sz="0" w:space="0" w:color="auto"/>
        <w:right w:val="none" w:sz="0" w:space="0" w:color="auto"/>
      </w:divBdr>
    </w:div>
    <w:div w:id="1645087091">
      <w:bodyDiv w:val="1"/>
      <w:marLeft w:val="0"/>
      <w:marRight w:val="0"/>
      <w:marTop w:val="0"/>
      <w:marBottom w:val="0"/>
      <w:divBdr>
        <w:top w:val="none" w:sz="0" w:space="0" w:color="auto"/>
        <w:left w:val="none" w:sz="0" w:space="0" w:color="auto"/>
        <w:bottom w:val="none" w:sz="0" w:space="0" w:color="auto"/>
        <w:right w:val="none" w:sz="0" w:space="0" w:color="auto"/>
      </w:divBdr>
    </w:div>
    <w:div w:id="1646155866">
      <w:bodyDiv w:val="1"/>
      <w:marLeft w:val="0"/>
      <w:marRight w:val="0"/>
      <w:marTop w:val="0"/>
      <w:marBottom w:val="0"/>
      <w:divBdr>
        <w:top w:val="none" w:sz="0" w:space="0" w:color="auto"/>
        <w:left w:val="none" w:sz="0" w:space="0" w:color="auto"/>
        <w:bottom w:val="none" w:sz="0" w:space="0" w:color="auto"/>
        <w:right w:val="none" w:sz="0" w:space="0" w:color="auto"/>
      </w:divBdr>
    </w:div>
    <w:div w:id="1646741676">
      <w:bodyDiv w:val="1"/>
      <w:marLeft w:val="0"/>
      <w:marRight w:val="0"/>
      <w:marTop w:val="0"/>
      <w:marBottom w:val="0"/>
      <w:divBdr>
        <w:top w:val="none" w:sz="0" w:space="0" w:color="auto"/>
        <w:left w:val="none" w:sz="0" w:space="0" w:color="auto"/>
        <w:bottom w:val="none" w:sz="0" w:space="0" w:color="auto"/>
        <w:right w:val="none" w:sz="0" w:space="0" w:color="auto"/>
      </w:divBdr>
    </w:div>
    <w:div w:id="1647274046">
      <w:bodyDiv w:val="1"/>
      <w:marLeft w:val="0"/>
      <w:marRight w:val="0"/>
      <w:marTop w:val="0"/>
      <w:marBottom w:val="0"/>
      <w:divBdr>
        <w:top w:val="none" w:sz="0" w:space="0" w:color="auto"/>
        <w:left w:val="none" w:sz="0" w:space="0" w:color="auto"/>
        <w:bottom w:val="none" w:sz="0" w:space="0" w:color="auto"/>
        <w:right w:val="none" w:sz="0" w:space="0" w:color="auto"/>
      </w:divBdr>
    </w:div>
    <w:div w:id="1648128566">
      <w:bodyDiv w:val="1"/>
      <w:marLeft w:val="0"/>
      <w:marRight w:val="0"/>
      <w:marTop w:val="0"/>
      <w:marBottom w:val="0"/>
      <w:divBdr>
        <w:top w:val="none" w:sz="0" w:space="0" w:color="auto"/>
        <w:left w:val="none" w:sz="0" w:space="0" w:color="auto"/>
        <w:bottom w:val="none" w:sz="0" w:space="0" w:color="auto"/>
        <w:right w:val="none" w:sz="0" w:space="0" w:color="auto"/>
      </w:divBdr>
    </w:div>
    <w:div w:id="1649942781">
      <w:bodyDiv w:val="1"/>
      <w:marLeft w:val="0"/>
      <w:marRight w:val="0"/>
      <w:marTop w:val="0"/>
      <w:marBottom w:val="0"/>
      <w:divBdr>
        <w:top w:val="none" w:sz="0" w:space="0" w:color="auto"/>
        <w:left w:val="none" w:sz="0" w:space="0" w:color="auto"/>
        <w:bottom w:val="none" w:sz="0" w:space="0" w:color="auto"/>
        <w:right w:val="none" w:sz="0" w:space="0" w:color="auto"/>
      </w:divBdr>
    </w:div>
    <w:div w:id="1652708600">
      <w:bodyDiv w:val="1"/>
      <w:marLeft w:val="0"/>
      <w:marRight w:val="0"/>
      <w:marTop w:val="0"/>
      <w:marBottom w:val="0"/>
      <w:divBdr>
        <w:top w:val="none" w:sz="0" w:space="0" w:color="auto"/>
        <w:left w:val="none" w:sz="0" w:space="0" w:color="auto"/>
        <w:bottom w:val="none" w:sz="0" w:space="0" w:color="auto"/>
        <w:right w:val="none" w:sz="0" w:space="0" w:color="auto"/>
      </w:divBdr>
    </w:div>
    <w:div w:id="1653874109">
      <w:bodyDiv w:val="1"/>
      <w:marLeft w:val="0"/>
      <w:marRight w:val="0"/>
      <w:marTop w:val="0"/>
      <w:marBottom w:val="0"/>
      <w:divBdr>
        <w:top w:val="none" w:sz="0" w:space="0" w:color="auto"/>
        <w:left w:val="none" w:sz="0" w:space="0" w:color="auto"/>
        <w:bottom w:val="none" w:sz="0" w:space="0" w:color="auto"/>
        <w:right w:val="none" w:sz="0" w:space="0" w:color="auto"/>
      </w:divBdr>
    </w:div>
    <w:div w:id="1653948393">
      <w:bodyDiv w:val="1"/>
      <w:marLeft w:val="0"/>
      <w:marRight w:val="0"/>
      <w:marTop w:val="0"/>
      <w:marBottom w:val="0"/>
      <w:divBdr>
        <w:top w:val="none" w:sz="0" w:space="0" w:color="auto"/>
        <w:left w:val="none" w:sz="0" w:space="0" w:color="auto"/>
        <w:bottom w:val="none" w:sz="0" w:space="0" w:color="auto"/>
        <w:right w:val="none" w:sz="0" w:space="0" w:color="auto"/>
      </w:divBdr>
    </w:div>
    <w:div w:id="1654600969">
      <w:bodyDiv w:val="1"/>
      <w:marLeft w:val="0"/>
      <w:marRight w:val="0"/>
      <w:marTop w:val="0"/>
      <w:marBottom w:val="0"/>
      <w:divBdr>
        <w:top w:val="none" w:sz="0" w:space="0" w:color="auto"/>
        <w:left w:val="none" w:sz="0" w:space="0" w:color="auto"/>
        <w:bottom w:val="none" w:sz="0" w:space="0" w:color="auto"/>
        <w:right w:val="none" w:sz="0" w:space="0" w:color="auto"/>
      </w:divBdr>
    </w:div>
    <w:div w:id="1654947301">
      <w:bodyDiv w:val="1"/>
      <w:marLeft w:val="0"/>
      <w:marRight w:val="0"/>
      <w:marTop w:val="0"/>
      <w:marBottom w:val="0"/>
      <w:divBdr>
        <w:top w:val="none" w:sz="0" w:space="0" w:color="auto"/>
        <w:left w:val="none" w:sz="0" w:space="0" w:color="auto"/>
        <w:bottom w:val="none" w:sz="0" w:space="0" w:color="auto"/>
        <w:right w:val="none" w:sz="0" w:space="0" w:color="auto"/>
      </w:divBdr>
    </w:div>
    <w:div w:id="1658000261">
      <w:bodyDiv w:val="1"/>
      <w:marLeft w:val="0"/>
      <w:marRight w:val="0"/>
      <w:marTop w:val="0"/>
      <w:marBottom w:val="0"/>
      <w:divBdr>
        <w:top w:val="none" w:sz="0" w:space="0" w:color="auto"/>
        <w:left w:val="none" w:sz="0" w:space="0" w:color="auto"/>
        <w:bottom w:val="none" w:sz="0" w:space="0" w:color="auto"/>
        <w:right w:val="none" w:sz="0" w:space="0" w:color="auto"/>
      </w:divBdr>
    </w:div>
    <w:div w:id="1659771619">
      <w:bodyDiv w:val="1"/>
      <w:marLeft w:val="0"/>
      <w:marRight w:val="0"/>
      <w:marTop w:val="0"/>
      <w:marBottom w:val="0"/>
      <w:divBdr>
        <w:top w:val="none" w:sz="0" w:space="0" w:color="auto"/>
        <w:left w:val="none" w:sz="0" w:space="0" w:color="auto"/>
        <w:bottom w:val="none" w:sz="0" w:space="0" w:color="auto"/>
        <w:right w:val="none" w:sz="0" w:space="0" w:color="auto"/>
      </w:divBdr>
    </w:div>
    <w:div w:id="1661226261">
      <w:bodyDiv w:val="1"/>
      <w:marLeft w:val="0"/>
      <w:marRight w:val="0"/>
      <w:marTop w:val="0"/>
      <w:marBottom w:val="0"/>
      <w:divBdr>
        <w:top w:val="none" w:sz="0" w:space="0" w:color="auto"/>
        <w:left w:val="none" w:sz="0" w:space="0" w:color="auto"/>
        <w:bottom w:val="none" w:sz="0" w:space="0" w:color="auto"/>
        <w:right w:val="none" w:sz="0" w:space="0" w:color="auto"/>
      </w:divBdr>
    </w:div>
    <w:div w:id="1663197405">
      <w:bodyDiv w:val="1"/>
      <w:marLeft w:val="0"/>
      <w:marRight w:val="0"/>
      <w:marTop w:val="0"/>
      <w:marBottom w:val="0"/>
      <w:divBdr>
        <w:top w:val="none" w:sz="0" w:space="0" w:color="auto"/>
        <w:left w:val="none" w:sz="0" w:space="0" w:color="auto"/>
        <w:bottom w:val="none" w:sz="0" w:space="0" w:color="auto"/>
        <w:right w:val="none" w:sz="0" w:space="0" w:color="auto"/>
      </w:divBdr>
    </w:div>
    <w:div w:id="1664047629">
      <w:bodyDiv w:val="1"/>
      <w:marLeft w:val="0"/>
      <w:marRight w:val="0"/>
      <w:marTop w:val="0"/>
      <w:marBottom w:val="0"/>
      <w:divBdr>
        <w:top w:val="none" w:sz="0" w:space="0" w:color="auto"/>
        <w:left w:val="none" w:sz="0" w:space="0" w:color="auto"/>
        <w:bottom w:val="none" w:sz="0" w:space="0" w:color="auto"/>
        <w:right w:val="none" w:sz="0" w:space="0" w:color="auto"/>
      </w:divBdr>
    </w:div>
    <w:div w:id="1666278875">
      <w:bodyDiv w:val="1"/>
      <w:marLeft w:val="0"/>
      <w:marRight w:val="0"/>
      <w:marTop w:val="0"/>
      <w:marBottom w:val="0"/>
      <w:divBdr>
        <w:top w:val="none" w:sz="0" w:space="0" w:color="auto"/>
        <w:left w:val="none" w:sz="0" w:space="0" w:color="auto"/>
        <w:bottom w:val="none" w:sz="0" w:space="0" w:color="auto"/>
        <w:right w:val="none" w:sz="0" w:space="0" w:color="auto"/>
      </w:divBdr>
    </w:div>
    <w:div w:id="1668898404">
      <w:bodyDiv w:val="1"/>
      <w:marLeft w:val="0"/>
      <w:marRight w:val="0"/>
      <w:marTop w:val="0"/>
      <w:marBottom w:val="0"/>
      <w:divBdr>
        <w:top w:val="none" w:sz="0" w:space="0" w:color="auto"/>
        <w:left w:val="none" w:sz="0" w:space="0" w:color="auto"/>
        <w:bottom w:val="none" w:sz="0" w:space="0" w:color="auto"/>
        <w:right w:val="none" w:sz="0" w:space="0" w:color="auto"/>
      </w:divBdr>
    </w:div>
    <w:div w:id="1670061209">
      <w:bodyDiv w:val="1"/>
      <w:marLeft w:val="0"/>
      <w:marRight w:val="0"/>
      <w:marTop w:val="0"/>
      <w:marBottom w:val="0"/>
      <w:divBdr>
        <w:top w:val="none" w:sz="0" w:space="0" w:color="auto"/>
        <w:left w:val="none" w:sz="0" w:space="0" w:color="auto"/>
        <w:bottom w:val="none" w:sz="0" w:space="0" w:color="auto"/>
        <w:right w:val="none" w:sz="0" w:space="0" w:color="auto"/>
      </w:divBdr>
    </w:div>
    <w:div w:id="1670450569">
      <w:bodyDiv w:val="1"/>
      <w:marLeft w:val="0"/>
      <w:marRight w:val="0"/>
      <w:marTop w:val="0"/>
      <w:marBottom w:val="0"/>
      <w:divBdr>
        <w:top w:val="none" w:sz="0" w:space="0" w:color="auto"/>
        <w:left w:val="none" w:sz="0" w:space="0" w:color="auto"/>
        <w:bottom w:val="none" w:sz="0" w:space="0" w:color="auto"/>
        <w:right w:val="none" w:sz="0" w:space="0" w:color="auto"/>
      </w:divBdr>
    </w:div>
    <w:div w:id="1671056646">
      <w:bodyDiv w:val="1"/>
      <w:marLeft w:val="0"/>
      <w:marRight w:val="0"/>
      <w:marTop w:val="0"/>
      <w:marBottom w:val="0"/>
      <w:divBdr>
        <w:top w:val="none" w:sz="0" w:space="0" w:color="auto"/>
        <w:left w:val="none" w:sz="0" w:space="0" w:color="auto"/>
        <w:bottom w:val="none" w:sz="0" w:space="0" w:color="auto"/>
        <w:right w:val="none" w:sz="0" w:space="0" w:color="auto"/>
      </w:divBdr>
    </w:div>
    <w:div w:id="1673020999">
      <w:bodyDiv w:val="1"/>
      <w:marLeft w:val="0"/>
      <w:marRight w:val="0"/>
      <w:marTop w:val="0"/>
      <w:marBottom w:val="0"/>
      <w:divBdr>
        <w:top w:val="none" w:sz="0" w:space="0" w:color="auto"/>
        <w:left w:val="none" w:sz="0" w:space="0" w:color="auto"/>
        <w:bottom w:val="none" w:sz="0" w:space="0" w:color="auto"/>
        <w:right w:val="none" w:sz="0" w:space="0" w:color="auto"/>
      </w:divBdr>
    </w:div>
    <w:div w:id="1674525743">
      <w:bodyDiv w:val="1"/>
      <w:marLeft w:val="0"/>
      <w:marRight w:val="0"/>
      <w:marTop w:val="0"/>
      <w:marBottom w:val="0"/>
      <w:divBdr>
        <w:top w:val="none" w:sz="0" w:space="0" w:color="auto"/>
        <w:left w:val="none" w:sz="0" w:space="0" w:color="auto"/>
        <w:bottom w:val="none" w:sz="0" w:space="0" w:color="auto"/>
        <w:right w:val="none" w:sz="0" w:space="0" w:color="auto"/>
      </w:divBdr>
    </w:div>
    <w:div w:id="1675065753">
      <w:bodyDiv w:val="1"/>
      <w:marLeft w:val="0"/>
      <w:marRight w:val="0"/>
      <w:marTop w:val="0"/>
      <w:marBottom w:val="0"/>
      <w:divBdr>
        <w:top w:val="none" w:sz="0" w:space="0" w:color="auto"/>
        <w:left w:val="none" w:sz="0" w:space="0" w:color="auto"/>
        <w:bottom w:val="none" w:sz="0" w:space="0" w:color="auto"/>
        <w:right w:val="none" w:sz="0" w:space="0" w:color="auto"/>
      </w:divBdr>
    </w:div>
    <w:div w:id="1676148960">
      <w:bodyDiv w:val="1"/>
      <w:marLeft w:val="0"/>
      <w:marRight w:val="0"/>
      <w:marTop w:val="0"/>
      <w:marBottom w:val="0"/>
      <w:divBdr>
        <w:top w:val="none" w:sz="0" w:space="0" w:color="auto"/>
        <w:left w:val="none" w:sz="0" w:space="0" w:color="auto"/>
        <w:bottom w:val="none" w:sz="0" w:space="0" w:color="auto"/>
        <w:right w:val="none" w:sz="0" w:space="0" w:color="auto"/>
      </w:divBdr>
    </w:div>
    <w:div w:id="1676304823">
      <w:bodyDiv w:val="1"/>
      <w:marLeft w:val="0"/>
      <w:marRight w:val="0"/>
      <w:marTop w:val="0"/>
      <w:marBottom w:val="0"/>
      <w:divBdr>
        <w:top w:val="none" w:sz="0" w:space="0" w:color="auto"/>
        <w:left w:val="none" w:sz="0" w:space="0" w:color="auto"/>
        <w:bottom w:val="none" w:sz="0" w:space="0" w:color="auto"/>
        <w:right w:val="none" w:sz="0" w:space="0" w:color="auto"/>
      </w:divBdr>
    </w:div>
    <w:div w:id="1676691773">
      <w:bodyDiv w:val="1"/>
      <w:marLeft w:val="0"/>
      <w:marRight w:val="0"/>
      <w:marTop w:val="0"/>
      <w:marBottom w:val="0"/>
      <w:divBdr>
        <w:top w:val="none" w:sz="0" w:space="0" w:color="auto"/>
        <w:left w:val="none" w:sz="0" w:space="0" w:color="auto"/>
        <w:bottom w:val="none" w:sz="0" w:space="0" w:color="auto"/>
        <w:right w:val="none" w:sz="0" w:space="0" w:color="auto"/>
      </w:divBdr>
    </w:div>
    <w:div w:id="1677341734">
      <w:bodyDiv w:val="1"/>
      <w:marLeft w:val="0"/>
      <w:marRight w:val="0"/>
      <w:marTop w:val="0"/>
      <w:marBottom w:val="0"/>
      <w:divBdr>
        <w:top w:val="none" w:sz="0" w:space="0" w:color="auto"/>
        <w:left w:val="none" w:sz="0" w:space="0" w:color="auto"/>
        <w:bottom w:val="none" w:sz="0" w:space="0" w:color="auto"/>
        <w:right w:val="none" w:sz="0" w:space="0" w:color="auto"/>
      </w:divBdr>
    </w:div>
    <w:div w:id="1682465323">
      <w:bodyDiv w:val="1"/>
      <w:marLeft w:val="0"/>
      <w:marRight w:val="0"/>
      <w:marTop w:val="0"/>
      <w:marBottom w:val="0"/>
      <w:divBdr>
        <w:top w:val="none" w:sz="0" w:space="0" w:color="auto"/>
        <w:left w:val="none" w:sz="0" w:space="0" w:color="auto"/>
        <w:bottom w:val="none" w:sz="0" w:space="0" w:color="auto"/>
        <w:right w:val="none" w:sz="0" w:space="0" w:color="auto"/>
      </w:divBdr>
    </w:div>
    <w:div w:id="1683239913">
      <w:bodyDiv w:val="1"/>
      <w:marLeft w:val="0"/>
      <w:marRight w:val="0"/>
      <w:marTop w:val="0"/>
      <w:marBottom w:val="0"/>
      <w:divBdr>
        <w:top w:val="none" w:sz="0" w:space="0" w:color="auto"/>
        <w:left w:val="none" w:sz="0" w:space="0" w:color="auto"/>
        <w:bottom w:val="none" w:sz="0" w:space="0" w:color="auto"/>
        <w:right w:val="none" w:sz="0" w:space="0" w:color="auto"/>
      </w:divBdr>
    </w:div>
    <w:div w:id="1683774972">
      <w:bodyDiv w:val="1"/>
      <w:marLeft w:val="0"/>
      <w:marRight w:val="0"/>
      <w:marTop w:val="0"/>
      <w:marBottom w:val="0"/>
      <w:divBdr>
        <w:top w:val="none" w:sz="0" w:space="0" w:color="auto"/>
        <w:left w:val="none" w:sz="0" w:space="0" w:color="auto"/>
        <w:bottom w:val="none" w:sz="0" w:space="0" w:color="auto"/>
        <w:right w:val="none" w:sz="0" w:space="0" w:color="auto"/>
      </w:divBdr>
    </w:div>
    <w:div w:id="1683822708">
      <w:bodyDiv w:val="1"/>
      <w:marLeft w:val="0"/>
      <w:marRight w:val="0"/>
      <w:marTop w:val="0"/>
      <w:marBottom w:val="0"/>
      <w:divBdr>
        <w:top w:val="none" w:sz="0" w:space="0" w:color="auto"/>
        <w:left w:val="none" w:sz="0" w:space="0" w:color="auto"/>
        <w:bottom w:val="none" w:sz="0" w:space="0" w:color="auto"/>
        <w:right w:val="none" w:sz="0" w:space="0" w:color="auto"/>
      </w:divBdr>
    </w:div>
    <w:div w:id="1685746962">
      <w:bodyDiv w:val="1"/>
      <w:marLeft w:val="0"/>
      <w:marRight w:val="0"/>
      <w:marTop w:val="0"/>
      <w:marBottom w:val="0"/>
      <w:divBdr>
        <w:top w:val="none" w:sz="0" w:space="0" w:color="auto"/>
        <w:left w:val="none" w:sz="0" w:space="0" w:color="auto"/>
        <w:bottom w:val="none" w:sz="0" w:space="0" w:color="auto"/>
        <w:right w:val="none" w:sz="0" w:space="0" w:color="auto"/>
      </w:divBdr>
    </w:div>
    <w:div w:id="1686397750">
      <w:bodyDiv w:val="1"/>
      <w:marLeft w:val="0"/>
      <w:marRight w:val="0"/>
      <w:marTop w:val="0"/>
      <w:marBottom w:val="0"/>
      <w:divBdr>
        <w:top w:val="none" w:sz="0" w:space="0" w:color="auto"/>
        <w:left w:val="none" w:sz="0" w:space="0" w:color="auto"/>
        <w:bottom w:val="none" w:sz="0" w:space="0" w:color="auto"/>
        <w:right w:val="none" w:sz="0" w:space="0" w:color="auto"/>
      </w:divBdr>
    </w:div>
    <w:div w:id="1687171442">
      <w:bodyDiv w:val="1"/>
      <w:marLeft w:val="0"/>
      <w:marRight w:val="0"/>
      <w:marTop w:val="0"/>
      <w:marBottom w:val="0"/>
      <w:divBdr>
        <w:top w:val="none" w:sz="0" w:space="0" w:color="auto"/>
        <w:left w:val="none" w:sz="0" w:space="0" w:color="auto"/>
        <w:bottom w:val="none" w:sz="0" w:space="0" w:color="auto"/>
        <w:right w:val="none" w:sz="0" w:space="0" w:color="auto"/>
      </w:divBdr>
    </w:div>
    <w:div w:id="1687707431">
      <w:bodyDiv w:val="1"/>
      <w:marLeft w:val="0"/>
      <w:marRight w:val="0"/>
      <w:marTop w:val="0"/>
      <w:marBottom w:val="0"/>
      <w:divBdr>
        <w:top w:val="none" w:sz="0" w:space="0" w:color="auto"/>
        <w:left w:val="none" w:sz="0" w:space="0" w:color="auto"/>
        <w:bottom w:val="none" w:sz="0" w:space="0" w:color="auto"/>
        <w:right w:val="none" w:sz="0" w:space="0" w:color="auto"/>
      </w:divBdr>
    </w:div>
    <w:div w:id="1689139494">
      <w:bodyDiv w:val="1"/>
      <w:marLeft w:val="0"/>
      <w:marRight w:val="0"/>
      <w:marTop w:val="0"/>
      <w:marBottom w:val="0"/>
      <w:divBdr>
        <w:top w:val="none" w:sz="0" w:space="0" w:color="auto"/>
        <w:left w:val="none" w:sz="0" w:space="0" w:color="auto"/>
        <w:bottom w:val="none" w:sz="0" w:space="0" w:color="auto"/>
        <w:right w:val="none" w:sz="0" w:space="0" w:color="auto"/>
      </w:divBdr>
    </w:div>
    <w:div w:id="1692802211">
      <w:bodyDiv w:val="1"/>
      <w:marLeft w:val="0"/>
      <w:marRight w:val="0"/>
      <w:marTop w:val="0"/>
      <w:marBottom w:val="0"/>
      <w:divBdr>
        <w:top w:val="none" w:sz="0" w:space="0" w:color="auto"/>
        <w:left w:val="none" w:sz="0" w:space="0" w:color="auto"/>
        <w:bottom w:val="none" w:sz="0" w:space="0" w:color="auto"/>
        <w:right w:val="none" w:sz="0" w:space="0" w:color="auto"/>
      </w:divBdr>
    </w:div>
    <w:div w:id="1693143253">
      <w:bodyDiv w:val="1"/>
      <w:marLeft w:val="0"/>
      <w:marRight w:val="0"/>
      <w:marTop w:val="0"/>
      <w:marBottom w:val="0"/>
      <w:divBdr>
        <w:top w:val="none" w:sz="0" w:space="0" w:color="auto"/>
        <w:left w:val="none" w:sz="0" w:space="0" w:color="auto"/>
        <w:bottom w:val="none" w:sz="0" w:space="0" w:color="auto"/>
        <w:right w:val="none" w:sz="0" w:space="0" w:color="auto"/>
      </w:divBdr>
    </w:div>
    <w:div w:id="1694190880">
      <w:bodyDiv w:val="1"/>
      <w:marLeft w:val="0"/>
      <w:marRight w:val="0"/>
      <w:marTop w:val="0"/>
      <w:marBottom w:val="0"/>
      <w:divBdr>
        <w:top w:val="none" w:sz="0" w:space="0" w:color="auto"/>
        <w:left w:val="none" w:sz="0" w:space="0" w:color="auto"/>
        <w:bottom w:val="none" w:sz="0" w:space="0" w:color="auto"/>
        <w:right w:val="none" w:sz="0" w:space="0" w:color="auto"/>
      </w:divBdr>
    </w:div>
    <w:div w:id="1695840953">
      <w:bodyDiv w:val="1"/>
      <w:marLeft w:val="0"/>
      <w:marRight w:val="0"/>
      <w:marTop w:val="0"/>
      <w:marBottom w:val="0"/>
      <w:divBdr>
        <w:top w:val="none" w:sz="0" w:space="0" w:color="auto"/>
        <w:left w:val="none" w:sz="0" w:space="0" w:color="auto"/>
        <w:bottom w:val="none" w:sz="0" w:space="0" w:color="auto"/>
        <w:right w:val="none" w:sz="0" w:space="0" w:color="auto"/>
      </w:divBdr>
    </w:div>
    <w:div w:id="1697002257">
      <w:bodyDiv w:val="1"/>
      <w:marLeft w:val="0"/>
      <w:marRight w:val="0"/>
      <w:marTop w:val="0"/>
      <w:marBottom w:val="0"/>
      <w:divBdr>
        <w:top w:val="none" w:sz="0" w:space="0" w:color="auto"/>
        <w:left w:val="none" w:sz="0" w:space="0" w:color="auto"/>
        <w:bottom w:val="none" w:sz="0" w:space="0" w:color="auto"/>
        <w:right w:val="none" w:sz="0" w:space="0" w:color="auto"/>
      </w:divBdr>
    </w:div>
    <w:div w:id="1697459591">
      <w:bodyDiv w:val="1"/>
      <w:marLeft w:val="0"/>
      <w:marRight w:val="0"/>
      <w:marTop w:val="0"/>
      <w:marBottom w:val="0"/>
      <w:divBdr>
        <w:top w:val="none" w:sz="0" w:space="0" w:color="auto"/>
        <w:left w:val="none" w:sz="0" w:space="0" w:color="auto"/>
        <w:bottom w:val="none" w:sz="0" w:space="0" w:color="auto"/>
        <w:right w:val="none" w:sz="0" w:space="0" w:color="auto"/>
      </w:divBdr>
    </w:div>
    <w:div w:id="1698000544">
      <w:bodyDiv w:val="1"/>
      <w:marLeft w:val="0"/>
      <w:marRight w:val="0"/>
      <w:marTop w:val="0"/>
      <w:marBottom w:val="0"/>
      <w:divBdr>
        <w:top w:val="none" w:sz="0" w:space="0" w:color="auto"/>
        <w:left w:val="none" w:sz="0" w:space="0" w:color="auto"/>
        <w:bottom w:val="none" w:sz="0" w:space="0" w:color="auto"/>
        <w:right w:val="none" w:sz="0" w:space="0" w:color="auto"/>
      </w:divBdr>
    </w:div>
    <w:div w:id="1699545513">
      <w:bodyDiv w:val="1"/>
      <w:marLeft w:val="0"/>
      <w:marRight w:val="0"/>
      <w:marTop w:val="0"/>
      <w:marBottom w:val="0"/>
      <w:divBdr>
        <w:top w:val="none" w:sz="0" w:space="0" w:color="auto"/>
        <w:left w:val="none" w:sz="0" w:space="0" w:color="auto"/>
        <w:bottom w:val="none" w:sz="0" w:space="0" w:color="auto"/>
        <w:right w:val="none" w:sz="0" w:space="0" w:color="auto"/>
      </w:divBdr>
    </w:div>
    <w:div w:id="1700859011">
      <w:bodyDiv w:val="1"/>
      <w:marLeft w:val="0"/>
      <w:marRight w:val="0"/>
      <w:marTop w:val="0"/>
      <w:marBottom w:val="0"/>
      <w:divBdr>
        <w:top w:val="none" w:sz="0" w:space="0" w:color="auto"/>
        <w:left w:val="none" w:sz="0" w:space="0" w:color="auto"/>
        <w:bottom w:val="none" w:sz="0" w:space="0" w:color="auto"/>
        <w:right w:val="none" w:sz="0" w:space="0" w:color="auto"/>
      </w:divBdr>
    </w:div>
    <w:div w:id="1702047206">
      <w:bodyDiv w:val="1"/>
      <w:marLeft w:val="0"/>
      <w:marRight w:val="0"/>
      <w:marTop w:val="0"/>
      <w:marBottom w:val="0"/>
      <w:divBdr>
        <w:top w:val="none" w:sz="0" w:space="0" w:color="auto"/>
        <w:left w:val="none" w:sz="0" w:space="0" w:color="auto"/>
        <w:bottom w:val="none" w:sz="0" w:space="0" w:color="auto"/>
        <w:right w:val="none" w:sz="0" w:space="0" w:color="auto"/>
      </w:divBdr>
    </w:div>
    <w:div w:id="1702438297">
      <w:bodyDiv w:val="1"/>
      <w:marLeft w:val="0"/>
      <w:marRight w:val="0"/>
      <w:marTop w:val="0"/>
      <w:marBottom w:val="0"/>
      <w:divBdr>
        <w:top w:val="none" w:sz="0" w:space="0" w:color="auto"/>
        <w:left w:val="none" w:sz="0" w:space="0" w:color="auto"/>
        <w:bottom w:val="none" w:sz="0" w:space="0" w:color="auto"/>
        <w:right w:val="none" w:sz="0" w:space="0" w:color="auto"/>
      </w:divBdr>
    </w:div>
    <w:div w:id="1702778658">
      <w:bodyDiv w:val="1"/>
      <w:marLeft w:val="0"/>
      <w:marRight w:val="0"/>
      <w:marTop w:val="0"/>
      <w:marBottom w:val="0"/>
      <w:divBdr>
        <w:top w:val="none" w:sz="0" w:space="0" w:color="auto"/>
        <w:left w:val="none" w:sz="0" w:space="0" w:color="auto"/>
        <w:bottom w:val="none" w:sz="0" w:space="0" w:color="auto"/>
        <w:right w:val="none" w:sz="0" w:space="0" w:color="auto"/>
      </w:divBdr>
    </w:div>
    <w:div w:id="1703634245">
      <w:bodyDiv w:val="1"/>
      <w:marLeft w:val="0"/>
      <w:marRight w:val="0"/>
      <w:marTop w:val="0"/>
      <w:marBottom w:val="0"/>
      <w:divBdr>
        <w:top w:val="none" w:sz="0" w:space="0" w:color="auto"/>
        <w:left w:val="none" w:sz="0" w:space="0" w:color="auto"/>
        <w:bottom w:val="none" w:sz="0" w:space="0" w:color="auto"/>
        <w:right w:val="none" w:sz="0" w:space="0" w:color="auto"/>
      </w:divBdr>
    </w:div>
    <w:div w:id="1705012346">
      <w:bodyDiv w:val="1"/>
      <w:marLeft w:val="0"/>
      <w:marRight w:val="0"/>
      <w:marTop w:val="0"/>
      <w:marBottom w:val="0"/>
      <w:divBdr>
        <w:top w:val="none" w:sz="0" w:space="0" w:color="auto"/>
        <w:left w:val="none" w:sz="0" w:space="0" w:color="auto"/>
        <w:bottom w:val="none" w:sz="0" w:space="0" w:color="auto"/>
        <w:right w:val="none" w:sz="0" w:space="0" w:color="auto"/>
      </w:divBdr>
    </w:div>
    <w:div w:id="1705207624">
      <w:bodyDiv w:val="1"/>
      <w:marLeft w:val="0"/>
      <w:marRight w:val="0"/>
      <w:marTop w:val="0"/>
      <w:marBottom w:val="0"/>
      <w:divBdr>
        <w:top w:val="none" w:sz="0" w:space="0" w:color="auto"/>
        <w:left w:val="none" w:sz="0" w:space="0" w:color="auto"/>
        <w:bottom w:val="none" w:sz="0" w:space="0" w:color="auto"/>
        <w:right w:val="none" w:sz="0" w:space="0" w:color="auto"/>
      </w:divBdr>
    </w:div>
    <w:div w:id="1705402302">
      <w:bodyDiv w:val="1"/>
      <w:marLeft w:val="0"/>
      <w:marRight w:val="0"/>
      <w:marTop w:val="0"/>
      <w:marBottom w:val="0"/>
      <w:divBdr>
        <w:top w:val="none" w:sz="0" w:space="0" w:color="auto"/>
        <w:left w:val="none" w:sz="0" w:space="0" w:color="auto"/>
        <w:bottom w:val="none" w:sz="0" w:space="0" w:color="auto"/>
        <w:right w:val="none" w:sz="0" w:space="0" w:color="auto"/>
      </w:divBdr>
    </w:div>
    <w:div w:id="1706252495">
      <w:bodyDiv w:val="1"/>
      <w:marLeft w:val="0"/>
      <w:marRight w:val="0"/>
      <w:marTop w:val="0"/>
      <w:marBottom w:val="0"/>
      <w:divBdr>
        <w:top w:val="none" w:sz="0" w:space="0" w:color="auto"/>
        <w:left w:val="none" w:sz="0" w:space="0" w:color="auto"/>
        <w:bottom w:val="none" w:sz="0" w:space="0" w:color="auto"/>
        <w:right w:val="none" w:sz="0" w:space="0" w:color="auto"/>
      </w:divBdr>
    </w:div>
    <w:div w:id="1708408866">
      <w:bodyDiv w:val="1"/>
      <w:marLeft w:val="0"/>
      <w:marRight w:val="0"/>
      <w:marTop w:val="0"/>
      <w:marBottom w:val="0"/>
      <w:divBdr>
        <w:top w:val="none" w:sz="0" w:space="0" w:color="auto"/>
        <w:left w:val="none" w:sz="0" w:space="0" w:color="auto"/>
        <w:bottom w:val="none" w:sz="0" w:space="0" w:color="auto"/>
        <w:right w:val="none" w:sz="0" w:space="0" w:color="auto"/>
      </w:divBdr>
    </w:div>
    <w:div w:id="1708411424">
      <w:bodyDiv w:val="1"/>
      <w:marLeft w:val="0"/>
      <w:marRight w:val="0"/>
      <w:marTop w:val="0"/>
      <w:marBottom w:val="0"/>
      <w:divBdr>
        <w:top w:val="none" w:sz="0" w:space="0" w:color="auto"/>
        <w:left w:val="none" w:sz="0" w:space="0" w:color="auto"/>
        <w:bottom w:val="none" w:sz="0" w:space="0" w:color="auto"/>
        <w:right w:val="none" w:sz="0" w:space="0" w:color="auto"/>
      </w:divBdr>
    </w:div>
    <w:div w:id="1709598195">
      <w:bodyDiv w:val="1"/>
      <w:marLeft w:val="0"/>
      <w:marRight w:val="0"/>
      <w:marTop w:val="0"/>
      <w:marBottom w:val="0"/>
      <w:divBdr>
        <w:top w:val="none" w:sz="0" w:space="0" w:color="auto"/>
        <w:left w:val="none" w:sz="0" w:space="0" w:color="auto"/>
        <w:bottom w:val="none" w:sz="0" w:space="0" w:color="auto"/>
        <w:right w:val="none" w:sz="0" w:space="0" w:color="auto"/>
      </w:divBdr>
    </w:div>
    <w:div w:id="1713459504">
      <w:bodyDiv w:val="1"/>
      <w:marLeft w:val="0"/>
      <w:marRight w:val="0"/>
      <w:marTop w:val="0"/>
      <w:marBottom w:val="0"/>
      <w:divBdr>
        <w:top w:val="none" w:sz="0" w:space="0" w:color="auto"/>
        <w:left w:val="none" w:sz="0" w:space="0" w:color="auto"/>
        <w:bottom w:val="none" w:sz="0" w:space="0" w:color="auto"/>
        <w:right w:val="none" w:sz="0" w:space="0" w:color="auto"/>
      </w:divBdr>
    </w:div>
    <w:div w:id="1715538588">
      <w:bodyDiv w:val="1"/>
      <w:marLeft w:val="0"/>
      <w:marRight w:val="0"/>
      <w:marTop w:val="0"/>
      <w:marBottom w:val="0"/>
      <w:divBdr>
        <w:top w:val="none" w:sz="0" w:space="0" w:color="auto"/>
        <w:left w:val="none" w:sz="0" w:space="0" w:color="auto"/>
        <w:bottom w:val="none" w:sz="0" w:space="0" w:color="auto"/>
        <w:right w:val="none" w:sz="0" w:space="0" w:color="auto"/>
      </w:divBdr>
    </w:div>
    <w:div w:id="1716998802">
      <w:bodyDiv w:val="1"/>
      <w:marLeft w:val="0"/>
      <w:marRight w:val="0"/>
      <w:marTop w:val="0"/>
      <w:marBottom w:val="0"/>
      <w:divBdr>
        <w:top w:val="none" w:sz="0" w:space="0" w:color="auto"/>
        <w:left w:val="none" w:sz="0" w:space="0" w:color="auto"/>
        <w:bottom w:val="none" w:sz="0" w:space="0" w:color="auto"/>
        <w:right w:val="none" w:sz="0" w:space="0" w:color="auto"/>
      </w:divBdr>
    </w:div>
    <w:div w:id="1718162498">
      <w:bodyDiv w:val="1"/>
      <w:marLeft w:val="0"/>
      <w:marRight w:val="0"/>
      <w:marTop w:val="0"/>
      <w:marBottom w:val="0"/>
      <w:divBdr>
        <w:top w:val="none" w:sz="0" w:space="0" w:color="auto"/>
        <w:left w:val="none" w:sz="0" w:space="0" w:color="auto"/>
        <w:bottom w:val="none" w:sz="0" w:space="0" w:color="auto"/>
        <w:right w:val="none" w:sz="0" w:space="0" w:color="auto"/>
      </w:divBdr>
    </w:div>
    <w:div w:id="1719744436">
      <w:bodyDiv w:val="1"/>
      <w:marLeft w:val="0"/>
      <w:marRight w:val="0"/>
      <w:marTop w:val="0"/>
      <w:marBottom w:val="0"/>
      <w:divBdr>
        <w:top w:val="none" w:sz="0" w:space="0" w:color="auto"/>
        <w:left w:val="none" w:sz="0" w:space="0" w:color="auto"/>
        <w:bottom w:val="none" w:sz="0" w:space="0" w:color="auto"/>
        <w:right w:val="none" w:sz="0" w:space="0" w:color="auto"/>
      </w:divBdr>
    </w:div>
    <w:div w:id="1720208897">
      <w:bodyDiv w:val="1"/>
      <w:marLeft w:val="0"/>
      <w:marRight w:val="0"/>
      <w:marTop w:val="0"/>
      <w:marBottom w:val="0"/>
      <w:divBdr>
        <w:top w:val="none" w:sz="0" w:space="0" w:color="auto"/>
        <w:left w:val="none" w:sz="0" w:space="0" w:color="auto"/>
        <w:bottom w:val="none" w:sz="0" w:space="0" w:color="auto"/>
        <w:right w:val="none" w:sz="0" w:space="0" w:color="auto"/>
      </w:divBdr>
    </w:div>
    <w:div w:id="1722560715">
      <w:bodyDiv w:val="1"/>
      <w:marLeft w:val="0"/>
      <w:marRight w:val="0"/>
      <w:marTop w:val="0"/>
      <w:marBottom w:val="0"/>
      <w:divBdr>
        <w:top w:val="none" w:sz="0" w:space="0" w:color="auto"/>
        <w:left w:val="none" w:sz="0" w:space="0" w:color="auto"/>
        <w:bottom w:val="none" w:sz="0" w:space="0" w:color="auto"/>
        <w:right w:val="none" w:sz="0" w:space="0" w:color="auto"/>
      </w:divBdr>
    </w:div>
    <w:div w:id="1723207456">
      <w:bodyDiv w:val="1"/>
      <w:marLeft w:val="0"/>
      <w:marRight w:val="0"/>
      <w:marTop w:val="0"/>
      <w:marBottom w:val="0"/>
      <w:divBdr>
        <w:top w:val="none" w:sz="0" w:space="0" w:color="auto"/>
        <w:left w:val="none" w:sz="0" w:space="0" w:color="auto"/>
        <w:bottom w:val="none" w:sz="0" w:space="0" w:color="auto"/>
        <w:right w:val="none" w:sz="0" w:space="0" w:color="auto"/>
      </w:divBdr>
    </w:div>
    <w:div w:id="1725521958">
      <w:bodyDiv w:val="1"/>
      <w:marLeft w:val="0"/>
      <w:marRight w:val="0"/>
      <w:marTop w:val="0"/>
      <w:marBottom w:val="0"/>
      <w:divBdr>
        <w:top w:val="none" w:sz="0" w:space="0" w:color="auto"/>
        <w:left w:val="none" w:sz="0" w:space="0" w:color="auto"/>
        <w:bottom w:val="none" w:sz="0" w:space="0" w:color="auto"/>
        <w:right w:val="none" w:sz="0" w:space="0" w:color="auto"/>
      </w:divBdr>
    </w:div>
    <w:div w:id="1725980954">
      <w:bodyDiv w:val="1"/>
      <w:marLeft w:val="0"/>
      <w:marRight w:val="0"/>
      <w:marTop w:val="0"/>
      <w:marBottom w:val="0"/>
      <w:divBdr>
        <w:top w:val="none" w:sz="0" w:space="0" w:color="auto"/>
        <w:left w:val="none" w:sz="0" w:space="0" w:color="auto"/>
        <w:bottom w:val="none" w:sz="0" w:space="0" w:color="auto"/>
        <w:right w:val="none" w:sz="0" w:space="0" w:color="auto"/>
      </w:divBdr>
    </w:div>
    <w:div w:id="1726250771">
      <w:bodyDiv w:val="1"/>
      <w:marLeft w:val="0"/>
      <w:marRight w:val="0"/>
      <w:marTop w:val="0"/>
      <w:marBottom w:val="0"/>
      <w:divBdr>
        <w:top w:val="none" w:sz="0" w:space="0" w:color="auto"/>
        <w:left w:val="none" w:sz="0" w:space="0" w:color="auto"/>
        <w:bottom w:val="none" w:sz="0" w:space="0" w:color="auto"/>
        <w:right w:val="none" w:sz="0" w:space="0" w:color="auto"/>
      </w:divBdr>
    </w:div>
    <w:div w:id="1727530664">
      <w:bodyDiv w:val="1"/>
      <w:marLeft w:val="0"/>
      <w:marRight w:val="0"/>
      <w:marTop w:val="0"/>
      <w:marBottom w:val="0"/>
      <w:divBdr>
        <w:top w:val="none" w:sz="0" w:space="0" w:color="auto"/>
        <w:left w:val="none" w:sz="0" w:space="0" w:color="auto"/>
        <w:bottom w:val="none" w:sz="0" w:space="0" w:color="auto"/>
        <w:right w:val="none" w:sz="0" w:space="0" w:color="auto"/>
      </w:divBdr>
    </w:div>
    <w:div w:id="1728068629">
      <w:bodyDiv w:val="1"/>
      <w:marLeft w:val="0"/>
      <w:marRight w:val="0"/>
      <w:marTop w:val="0"/>
      <w:marBottom w:val="0"/>
      <w:divBdr>
        <w:top w:val="none" w:sz="0" w:space="0" w:color="auto"/>
        <w:left w:val="none" w:sz="0" w:space="0" w:color="auto"/>
        <w:bottom w:val="none" w:sz="0" w:space="0" w:color="auto"/>
        <w:right w:val="none" w:sz="0" w:space="0" w:color="auto"/>
      </w:divBdr>
    </w:div>
    <w:div w:id="1728257289">
      <w:bodyDiv w:val="1"/>
      <w:marLeft w:val="0"/>
      <w:marRight w:val="0"/>
      <w:marTop w:val="0"/>
      <w:marBottom w:val="0"/>
      <w:divBdr>
        <w:top w:val="none" w:sz="0" w:space="0" w:color="auto"/>
        <w:left w:val="none" w:sz="0" w:space="0" w:color="auto"/>
        <w:bottom w:val="none" w:sz="0" w:space="0" w:color="auto"/>
        <w:right w:val="none" w:sz="0" w:space="0" w:color="auto"/>
      </w:divBdr>
    </w:div>
    <w:div w:id="1728335332">
      <w:bodyDiv w:val="1"/>
      <w:marLeft w:val="0"/>
      <w:marRight w:val="0"/>
      <w:marTop w:val="0"/>
      <w:marBottom w:val="0"/>
      <w:divBdr>
        <w:top w:val="none" w:sz="0" w:space="0" w:color="auto"/>
        <w:left w:val="none" w:sz="0" w:space="0" w:color="auto"/>
        <w:bottom w:val="none" w:sz="0" w:space="0" w:color="auto"/>
        <w:right w:val="none" w:sz="0" w:space="0" w:color="auto"/>
      </w:divBdr>
    </w:div>
    <w:div w:id="1730496010">
      <w:bodyDiv w:val="1"/>
      <w:marLeft w:val="0"/>
      <w:marRight w:val="0"/>
      <w:marTop w:val="0"/>
      <w:marBottom w:val="0"/>
      <w:divBdr>
        <w:top w:val="none" w:sz="0" w:space="0" w:color="auto"/>
        <w:left w:val="none" w:sz="0" w:space="0" w:color="auto"/>
        <w:bottom w:val="none" w:sz="0" w:space="0" w:color="auto"/>
        <w:right w:val="none" w:sz="0" w:space="0" w:color="auto"/>
      </w:divBdr>
    </w:div>
    <w:div w:id="1731077925">
      <w:bodyDiv w:val="1"/>
      <w:marLeft w:val="0"/>
      <w:marRight w:val="0"/>
      <w:marTop w:val="0"/>
      <w:marBottom w:val="0"/>
      <w:divBdr>
        <w:top w:val="none" w:sz="0" w:space="0" w:color="auto"/>
        <w:left w:val="none" w:sz="0" w:space="0" w:color="auto"/>
        <w:bottom w:val="none" w:sz="0" w:space="0" w:color="auto"/>
        <w:right w:val="none" w:sz="0" w:space="0" w:color="auto"/>
      </w:divBdr>
    </w:div>
    <w:div w:id="1732575737">
      <w:bodyDiv w:val="1"/>
      <w:marLeft w:val="0"/>
      <w:marRight w:val="0"/>
      <w:marTop w:val="0"/>
      <w:marBottom w:val="0"/>
      <w:divBdr>
        <w:top w:val="none" w:sz="0" w:space="0" w:color="auto"/>
        <w:left w:val="none" w:sz="0" w:space="0" w:color="auto"/>
        <w:bottom w:val="none" w:sz="0" w:space="0" w:color="auto"/>
        <w:right w:val="none" w:sz="0" w:space="0" w:color="auto"/>
      </w:divBdr>
    </w:div>
    <w:div w:id="1733774073">
      <w:bodyDiv w:val="1"/>
      <w:marLeft w:val="0"/>
      <w:marRight w:val="0"/>
      <w:marTop w:val="0"/>
      <w:marBottom w:val="0"/>
      <w:divBdr>
        <w:top w:val="none" w:sz="0" w:space="0" w:color="auto"/>
        <w:left w:val="none" w:sz="0" w:space="0" w:color="auto"/>
        <w:bottom w:val="none" w:sz="0" w:space="0" w:color="auto"/>
        <w:right w:val="none" w:sz="0" w:space="0" w:color="auto"/>
      </w:divBdr>
    </w:div>
    <w:div w:id="1734501547">
      <w:bodyDiv w:val="1"/>
      <w:marLeft w:val="0"/>
      <w:marRight w:val="0"/>
      <w:marTop w:val="0"/>
      <w:marBottom w:val="0"/>
      <w:divBdr>
        <w:top w:val="none" w:sz="0" w:space="0" w:color="auto"/>
        <w:left w:val="none" w:sz="0" w:space="0" w:color="auto"/>
        <w:bottom w:val="none" w:sz="0" w:space="0" w:color="auto"/>
        <w:right w:val="none" w:sz="0" w:space="0" w:color="auto"/>
      </w:divBdr>
    </w:div>
    <w:div w:id="1735079192">
      <w:bodyDiv w:val="1"/>
      <w:marLeft w:val="0"/>
      <w:marRight w:val="0"/>
      <w:marTop w:val="0"/>
      <w:marBottom w:val="0"/>
      <w:divBdr>
        <w:top w:val="none" w:sz="0" w:space="0" w:color="auto"/>
        <w:left w:val="none" w:sz="0" w:space="0" w:color="auto"/>
        <w:bottom w:val="none" w:sz="0" w:space="0" w:color="auto"/>
        <w:right w:val="none" w:sz="0" w:space="0" w:color="auto"/>
      </w:divBdr>
    </w:div>
    <w:div w:id="1738279830">
      <w:bodyDiv w:val="1"/>
      <w:marLeft w:val="0"/>
      <w:marRight w:val="0"/>
      <w:marTop w:val="0"/>
      <w:marBottom w:val="0"/>
      <w:divBdr>
        <w:top w:val="none" w:sz="0" w:space="0" w:color="auto"/>
        <w:left w:val="none" w:sz="0" w:space="0" w:color="auto"/>
        <w:bottom w:val="none" w:sz="0" w:space="0" w:color="auto"/>
        <w:right w:val="none" w:sz="0" w:space="0" w:color="auto"/>
      </w:divBdr>
    </w:div>
    <w:div w:id="1740791136">
      <w:bodyDiv w:val="1"/>
      <w:marLeft w:val="0"/>
      <w:marRight w:val="0"/>
      <w:marTop w:val="0"/>
      <w:marBottom w:val="0"/>
      <w:divBdr>
        <w:top w:val="none" w:sz="0" w:space="0" w:color="auto"/>
        <w:left w:val="none" w:sz="0" w:space="0" w:color="auto"/>
        <w:bottom w:val="none" w:sz="0" w:space="0" w:color="auto"/>
        <w:right w:val="none" w:sz="0" w:space="0" w:color="auto"/>
      </w:divBdr>
    </w:div>
    <w:div w:id="1741752157">
      <w:bodyDiv w:val="1"/>
      <w:marLeft w:val="0"/>
      <w:marRight w:val="0"/>
      <w:marTop w:val="0"/>
      <w:marBottom w:val="0"/>
      <w:divBdr>
        <w:top w:val="none" w:sz="0" w:space="0" w:color="auto"/>
        <w:left w:val="none" w:sz="0" w:space="0" w:color="auto"/>
        <w:bottom w:val="none" w:sz="0" w:space="0" w:color="auto"/>
        <w:right w:val="none" w:sz="0" w:space="0" w:color="auto"/>
      </w:divBdr>
    </w:div>
    <w:div w:id="1742633189">
      <w:bodyDiv w:val="1"/>
      <w:marLeft w:val="0"/>
      <w:marRight w:val="0"/>
      <w:marTop w:val="0"/>
      <w:marBottom w:val="0"/>
      <w:divBdr>
        <w:top w:val="none" w:sz="0" w:space="0" w:color="auto"/>
        <w:left w:val="none" w:sz="0" w:space="0" w:color="auto"/>
        <w:bottom w:val="none" w:sz="0" w:space="0" w:color="auto"/>
        <w:right w:val="none" w:sz="0" w:space="0" w:color="auto"/>
      </w:divBdr>
    </w:div>
    <w:div w:id="1742674651">
      <w:bodyDiv w:val="1"/>
      <w:marLeft w:val="0"/>
      <w:marRight w:val="0"/>
      <w:marTop w:val="0"/>
      <w:marBottom w:val="0"/>
      <w:divBdr>
        <w:top w:val="none" w:sz="0" w:space="0" w:color="auto"/>
        <w:left w:val="none" w:sz="0" w:space="0" w:color="auto"/>
        <w:bottom w:val="none" w:sz="0" w:space="0" w:color="auto"/>
        <w:right w:val="none" w:sz="0" w:space="0" w:color="auto"/>
      </w:divBdr>
    </w:div>
    <w:div w:id="1742678252">
      <w:bodyDiv w:val="1"/>
      <w:marLeft w:val="0"/>
      <w:marRight w:val="0"/>
      <w:marTop w:val="0"/>
      <w:marBottom w:val="0"/>
      <w:divBdr>
        <w:top w:val="none" w:sz="0" w:space="0" w:color="auto"/>
        <w:left w:val="none" w:sz="0" w:space="0" w:color="auto"/>
        <w:bottom w:val="none" w:sz="0" w:space="0" w:color="auto"/>
        <w:right w:val="none" w:sz="0" w:space="0" w:color="auto"/>
      </w:divBdr>
    </w:div>
    <w:div w:id="1743213798">
      <w:bodyDiv w:val="1"/>
      <w:marLeft w:val="0"/>
      <w:marRight w:val="0"/>
      <w:marTop w:val="0"/>
      <w:marBottom w:val="0"/>
      <w:divBdr>
        <w:top w:val="none" w:sz="0" w:space="0" w:color="auto"/>
        <w:left w:val="none" w:sz="0" w:space="0" w:color="auto"/>
        <w:bottom w:val="none" w:sz="0" w:space="0" w:color="auto"/>
        <w:right w:val="none" w:sz="0" w:space="0" w:color="auto"/>
      </w:divBdr>
    </w:div>
    <w:div w:id="1744641683">
      <w:bodyDiv w:val="1"/>
      <w:marLeft w:val="0"/>
      <w:marRight w:val="0"/>
      <w:marTop w:val="0"/>
      <w:marBottom w:val="0"/>
      <w:divBdr>
        <w:top w:val="none" w:sz="0" w:space="0" w:color="auto"/>
        <w:left w:val="none" w:sz="0" w:space="0" w:color="auto"/>
        <w:bottom w:val="none" w:sz="0" w:space="0" w:color="auto"/>
        <w:right w:val="none" w:sz="0" w:space="0" w:color="auto"/>
      </w:divBdr>
    </w:div>
    <w:div w:id="1746295279">
      <w:bodyDiv w:val="1"/>
      <w:marLeft w:val="0"/>
      <w:marRight w:val="0"/>
      <w:marTop w:val="0"/>
      <w:marBottom w:val="0"/>
      <w:divBdr>
        <w:top w:val="none" w:sz="0" w:space="0" w:color="auto"/>
        <w:left w:val="none" w:sz="0" w:space="0" w:color="auto"/>
        <w:bottom w:val="none" w:sz="0" w:space="0" w:color="auto"/>
        <w:right w:val="none" w:sz="0" w:space="0" w:color="auto"/>
      </w:divBdr>
    </w:div>
    <w:div w:id="1747024868">
      <w:bodyDiv w:val="1"/>
      <w:marLeft w:val="0"/>
      <w:marRight w:val="0"/>
      <w:marTop w:val="0"/>
      <w:marBottom w:val="0"/>
      <w:divBdr>
        <w:top w:val="none" w:sz="0" w:space="0" w:color="auto"/>
        <w:left w:val="none" w:sz="0" w:space="0" w:color="auto"/>
        <w:bottom w:val="none" w:sz="0" w:space="0" w:color="auto"/>
        <w:right w:val="none" w:sz="0" w:space="0" w:color="auto"/>
      </w:divBdr>
    </w:div>
    <w:div w:id="1747072865">
      <w:bodyDiv w:val="1"/>
      <w:marLeft w:val="0"/>
      <w:marRight w:val="0"/>
      <w:marTop w:val="0"/>
      <w:marBottom w:val="0"/>
      <w:divBdr>
        <w:top w:val="none" w:sz="0" w:space="0" w:color="auto"/>
        <w:left w:val="none" w:sz="0" w:space="0" w:color="auto"/>
        <w:bottom w:val="none" w:sz="0" w:space="0" w:color="auto"/>
        <w:right w:val="none" w:sz="0" w:space="0" w:color="auto"/>
      </w:divBdr>
    </w:div>
    <w:div w:id="1749837594">
      <w:bodyDiv w:val="1"/>
      <w:marLeft w:val="0"/>
      <w:marRight w:val="0"/>
      <w:marTop w:val="0"/>
      <w:marBottom w:val="0"/>
      <w:divBdr>
        <w:top w:val="none" w:sz="0" w:space="0" w:color="auto"/>
        <w:left w:val="none" w:sz="0" w:space="0" w:color="auto"/>
        <w:bottom w:val="none" w:sz="0" w:space="0" w:color="auto"/>
        <w:right w:val="none" w:sz="0" w:space="0" w:color="auto"/>
      </w:divBdr>
    </w:div>
    <w:div w:id="1751153154">
      <w:bodyDiv w:val="1"/>
      <w:marLeft w:val="0"/>
      <w:marRight w:val="0"/>
      <w:marTop w:val="0"/>
      <w:marBottom w:val="0"/>
      <w:divBdr>
        <w:top w:val="none" w:sz="0" w:space="0" w:color="auto"/>
        <w:left w:val="none" w:sz="0" w:space="0" w:color="auto"/>
        <w:bottom w:val="none" w:sz="0" w:space="0" w:color="auto"/>
        <w:right w:val="none" w:sz="0" w:space="0" w:color="auto"/>
      </w:divBdr>
    </w:div>
    <w:div w:id="1752500978">
      <w:bodyDiv w:val="1"/>
      <w:marLeft w:val="0"/>
      <w:marRight w:val="0"/>
      <w:marTop w:val="0"/>
      <w:marBottom w:val="0"/>
      <w:divBdr>
        <w:top w:val="none" w:sz="0" w:space="0" w:color="auto"/>
        <w:left w:val="none" w:sz="0" w:space="0" w:color="auto"/>
        <w:bottom w:val="none" w:sz="0" w:space="0" w:color="auto"/>
        <w:right w:val="none" w:sz="0" w:space="0" w:color="auto"/>
      </w:divBdr>
    </w:div>
    <w:div w:id="1752964872">
      <w:bodyDiv w:val="1"/>
      <w:marLeft w:val="0"/>
      <w:marRight w:val="0"/>
      <w:marTop w:val="0"/>
      <w:marBottom w:val="0"/>
      <w:divBdr>
        <w:top w:val="none" w:sz="0" w:space="0" w:color="auto"/>
        <w:left w:val="none" w:sz="0" w:space="0" w:color="auto"/>
        <w:bottom w:val="none" w:sz="0" w:space="0" w:color="auto"/>
        <w:right w:val="none" w:sz="0" w:space="0" w:color="auto"/>
      </w:divBdr>
    </w:div>
    <w:div w:id="1753549523">
      <w:bodyDiv w:val="1"/>
      <w:marLeft w:val="0"/>
      <w:marRight w:val="0"/>
      <w:marTop w:val="0"/>
      <w:marBottom w:val="0"/>
      <w:divBdr>
        <w:top w:val="none" w:sz="0" w:space="0" w:color="auto"/>
        <w:left w:val="none" w:sz="0" w:space="0" w:color="auto"/>
        <w:bottom w:val="none" w:sz="0" w:space="0" w:color="auto"/>
        <w:right w:val="none" w:sz="0" w:space="0" w:color="auto"/>
      </w:divBdr>
    </w:div>
    <w:div w:id="1753815834">
      <w:bodyDiv w:val="1"/>
      <w:marLeft w:val="0"/>
      <w:marRight w:val="0"/>
      <w:marTop w:val="0"/>
      <w:marBottom w:val="0"/>
      <w:divBdr>
        <w:top w:val="none" w:sz="0" w:space="0" w:color="auto"/>
        <w:left w:val="none" w:sz="0" w:space="0" w:color="auto"/>
        <w:bottom w:val="none" w:sz="0" w:space="0" w:color="auto"/>
        <w:right w:val="none" w:sz="0" w:space="0" w:color="auto"/>
      </w:divBdr>
    </w:div>
    <w:div w:id="1753895456">
      <w:bodyDiv w:val="1"/>
      <w:marLeft w:val="0"/>
      <w:marRight w:val="0"/>
      <w:marTop w:val="0"/>
      <w:marBottom w:val="0"/>
      <w:divBdr>
        <w:top w:val="none" w:sz="0" w:space="0" w:color="auto"/>
        <w:left w:val="none" w:sz="0" w:space="0" w:color="auto"/>
        <w:bottom w:val="none" w:sz="0" w:space="0" w:color="auto"/>
        <w:right w:val="none" w:sz="0" w:space="0" w:color="auto"/>
      </w:divBdr>
    </w:div>
    <w:div w:id="1754547884">
      <w:bodyDiv w:val="1"/>
      <w:marLeft w:val="0"/>
      <w:marRight w:val="0"/>
      <w:marTop w:val="0"/>
      <w:marBottom w:val="0"/>
      <w:divBdr>
        <w:top w:val="none" w:sz="0" w:space="0" w:color="auto"/>
        <w:left w:val="none" w:sz="0" w:space="0" w:color="auto"/>
        <w:bottom w:val="none" w:sz="0" w:space="0" w:color="auto"/>
        <w:right w:val="none" w:sz="0" w:space="0" w:color="auto"/>
      </w:divBdr>
    </w:div>
    <w:div w:id="1756633027">
      <w:bodyDiv w:val="1"/>
      <w:marLeft w:val="0"/>
      <w:marRight w:val="0"/>
      <w:marTop w:val="0"/>
      <w:marBottom w:val="0"/>
      <w:divBdr>
        <w:top w:val="none" w:sz="0" w:space="0" w:color="auto"/>
        <w:left w:val="none" w:sz="0" w:space="0" w:color="auto"/>
        <w:bottom w:val="none" w:sz="0" w:space="0" w:color="auto"/>
        <w:right w:val="none" w:sz="0" w:space="0" w:color="auto"/>
      </w:divBdr>
    </w:div>
    <w:div w:id="1756899004">
      <w:bodyDiv w:val="1"/>
      <w:marLeft w:val="0"/>
      <w:marRight w:val="0"/>
      <w:marTop w:val="0"/>
      <w:marBottom w:val="0"/>
      <w:divBdr>
        <w:top w:val="none" w:sz="0" w:space="0" w:color="auto"/>
        <w:left w:val="none" w:sz="0" w:space="0" w:color="auto"/>
        <w:bottom w:val="none" w:sz="0" w:space="0" w:color="auto"/>
        <w:right w:val="none" w:sz="0" w:space="0" w:color="auto"/>
      </w:divBdr>
    </w:div>
    <w:div w:id="1757172516">
      <w:bodyDiv w:val="1"/>
      <w:marLeft w:val="0"/>
      <w:marRight w:val="0"/>
      <w:marTop w:val="0"/>
      <w:marBottom w:val="0"/>
      <w:divBdr>
        <w:top w:val="none" w:sz="0" w:space="0" w:color="auto"/>
        <w:left w:val="none" w:sz="0" w:space="0" w:color="auto"/>
        <w:bottom w:val="none" w:sz="0" w:space="0" w:color="auto"/>
        <w:right w:val="none" w:sz="0" w:space="0" w:color="auto"/>
      </w:divBdr>
    </w:div>
    <w:div w:id="1758281153">
      <w:bodyDiv w:val="1"/>
      <w:marLeft w:val="0"/>
      <w:marRight w:val="0"/>
      <w:marTop w:val="0"/>
      <w:marBottom w:val="0"/>
      <w:divBdr>
        <w:top w:val="none" w:sz="0" w:space="0" w:color="auto"/>
        <w:left w:val="none" w:sz="0" w:space="0" w:color="auto"/>
        <w:bottom w:val="none" w:sz="0" w:space="0" w:color="auto"/>
        <w:right w:val="none" w:sz="0" w:space="0" w:color="auto"/>
      </w:divBdr>
    </w:div>
    <w:div w:id="1760902370">
      <w:bodyDiv w:val="1"/>
      <w:marLeft w:val="0"/>
      <w:marRight w:val="0"/>
      <w:marTop w:val="0"/>
      <w:marBottom w:val="0"/>
      <w:divBdr>
        <w:top w:val="none" w:sz="0" w:space="0" w:color="auto"/>
        <w:left w:val="none" w:sz="0" w:space="0" w:color="auto"/>
        <w:bottom w:val="none" w:sz="0" w:space="0" w:color="auto"/>
        <w:right w:val="none" w:sz="0" w:space="0" w:color="auto"/>
      </w:divBdr>
    </w:div>
    <w:div w:id="1761367305">
      <w:bodyDiv w:val="1"/>
      <w:marLeft w:val="0"/>
      <w:marRight w:val="0"/>
      <w:marTop w:val="0"/>
      <w:marBottom w:val="0"/>
      <w:divBdr>
        <w:top w:val="none" w:sz="0" w:space="0" w:color="auto"/>
        <w:left w:val="none" w:sz="0" w:space="0" w:color="auto"/>
        <w:bottom w:val="none" w:sz="0" w:space="0" w:color="auto"/>
        <w:right w:val="none" w:sz="0" w:space="0" w:color="auto"/>
      </w:divBdr>
    </w:div>
    <w:div w:id="1762800728">
      <w:bodyDiv w:val="1"/>
      <w:marLeft w:val="0"/>
      <w:marRight w:val="0"/>
      <w:marTop w:val="0"/>
      <w:marBottom w:val="0"/>
      <w:divBdr>
        <w:top w:val="none" w:sz="0" w:space="0" w:color="auto"/>
        <w:left w:val="none" w:sz="0" w:space="0" w:color="auto"/>
        <w:bottom w:val="none" w:sz="0" w:space="0" w:color="auto"/>
        <w:right w:val="none" w:sz="0" w:space="0" w:color="auto"/>
      </w:divBdr>
    </w:div>
    <w:div w:id="1765375239">
      <w:bodyDiv w:val="1"/>
      <w:marLeft w:val="0"/>
      <w:marRight w:val="0"/>
      <w:marTop w:val="0"/>
      <w:marBottom w:val="0"/>
      <w:divBdr>
        <w:top w:val="none" w:sz="0" w:space="0" w:color="auto"/>
        <w:left w:val="none" w:sz="0" w:space="0" w:color="auto"/>
        <w:bottom w:val="none" w:sz="0" w:space="0" w:color="auto"/>
        <w:right w:val="none" w:sz="0" w:space="0" w:color="auto"/>
      </w:divBdr>
    </w:div>
    <w:div w:id="1766877303">
      <w:bodyDiv w:val="1"/>
      <w:marLeft w:val="0"/>
      <w:marRight w:val="0"/>
      <w:marTop w:val="0"/>
      <w:marBottom w:val="0"/>
      <w:divBdr>
        <w:top w:val="none" w:sz="0" w:space="0" w:color="auto"/>
        <w:left w:val="none" w:sz="0" w:space="0" w:color="auto"/>
        <w:bottom w:val="none" w:sz="0" w:space="0" w:color="auto"/>
        <w:right w:val="none" w:sz="0" w:space="0" w:color="auto"/>
      </w:divBdr>
    </w:div>
    <w:div w:id="1767967255">
      <w:bodyDiv w:val="1"/>
      <w:marLeft w:val="0"/>
      <w:marRight w:val="0"/>
      <w:marTop w:val="0"/>
      <w:marBottom w:val="0"/>
      <w:divBdr>
        <w:top w:val="none" w:sz="0" w:space="0" w:color="auto"/>
        <w:left w:val="none" w:sz="0" w:space="0" w:color="auto"/>
        <w:bottom w:val="none" w:sz="0" w:space="0" w:color="auto"/>
        <w:right w:val="none" w:sz="0" w:space="0" w:color="auto"/>
      </w:divBdr>
    </w:div>
    <w:div w:id="1775007116">
      <w:bodyDiv w:val="1"/>
      <w:marLeft w:val="0"/>
      <w:marRight w:val="0"/>
      <w:marTop w:val="0"/>
      <w:marBottom w:val="0"/>
      <w:divBdr>
        <w:top w:val="none" w:sz="0" w:space="0" w:color="auto"/>
        <w:left w:val="none" w:sz="0" w:space="0" w:color="auto"/>
        <w:bottom w:val="none" w:sz="0" w:space="0" w:color="auto"/>
        <w:right w:val="none" w:sz="0" w:space="0" w:color="auto"/>
      </w:divBdr>
    </w:div>
    <w:div w:id="1775444943">
      <w:bodyDiv w:val="1"/>
      <w:marLeft w:val="0"/>
      <w:marRight w:val="0"/>
      <w:marTop w:val="0"/>
      <w:marBottom w:val="0"/>
      <w:divBdr>
        <w:top w:val="none" w:sz="0" w:space="0" w:color="auto"/>
        <w:left w:val="none" w:sz="0" w:space="0" w:color="auto"/>
        <w:bottom w:val="none" w:sz="0" w:space="0" w:color="auto"/>
        <w:right w:val="none" w:sz="0" w:space="0" w:color="auto"/>
      </w:divBdr>
    </w:div>
    <w:div w:id="1776247860">
      <w:bodyDiv w:val="1"/>
      <w:marLeft w:val="0"/>
      <w:marRight w:val="0"/>
      <w:marTop w:val="0"/>
      <w:marBottom w:val="0"/>
      <w:divBdr>
        <w:top w:val="none" w:sz="0" w:space="0" w:color="auto"/>
        <w:left w:val="none" w:sz="0" w:space="0" w:color="auto"/>
        <w:bottom w:val="none" w:sz="0" w:space="0" w:color="auto"/>
        <w:right w:val="none" w:sz="0" w:space="0" w:color="auto"/>
      </w:divBdr>
    </w:div>
    <w:div w:id="1778063926">
      <w:bodyDiv w:val="1"/>
      <w:marLeft w:val="0"/>
      <w:marRight w:val="0"/>
      <w:marTop w:val="0"/>
      <w:marBottom w:val="0"/>
      <w:divBdr>
        <w:top w:val="none" w:sz="0" w:space="0" w:color="auto"/>
        <w:left w:val="none" w:sz="0" w:space="0" w:color="auto"/>
        <w:bottom w:val="none" w:sz="0" w:space="0" w:color="auto"/>
        <w:right w:val="none" w:sz="0" w:space="0" w:color="auto"/>
      </w:divBdr>
    </w:div>
    <w:div w:id="1778286023">
      <w:bodyDiv w:val="1"/>
      <w:marLeft w:val="0"/>
      <w:marRight w:val="0"/>
      <w:marTop w:val="0"/>
      <w:marBottom w:val="0"/>
      <w:divBdr>
        <w:top w:val="none" w:sz="0" w:space="0" w:color="auto"/>
        <w:left w:val="none" w:sz="0" w:space="0" w:color="auto"/>
        <w:bottom w:val="none" w:sz="0" w:space="0" w:color="auto"/>
        <w:right w:val="none" w:sz="0" w:space="0" w:color="auto"/>
      </w:divBdr>
    </w:div>
    <w:div w:id="1780417923">
      <w:bodyDiv w:val="1"/>
      <w:marLeft w:val="0"/>
      <w:marRight w:val="0"/>
      <w:marTop w:val="0"/>
      <w:marBottom w:val="0"/>
      <w:divBdr>
        <w:top w:val="none" w:sz="0" w:space="0" w:color="auto"/>
        <w:left w:val="none" w:sz="0" w:space="0" w:color="auto"/>
        <w:bottom w:val="none" w:sz="0" w:space="0" w:color="auto"/>
        <w:right w:val="none" w:sz="0" w:space="0" w:color="auto"/>
      </w:divBdr>
    </w:div>
    <w:div w:id="1782188721">
      <w:bodyDiv w:val="1"/>
      <w:marLeft w:val="0"/>
      <w:marRight w:val="0"/>
      <w:marTop w:val="0"/>
      <w:marBottom w:val="0"/>
      <w:divBdr>
        <w:top w:val="none" w:sz="0" w:space="0" w:color="auto"/>
        <w:left w:val="none" w:sz="0" w:space="0" w:color="auto"/>
        <w:bottom w:val="none" w:sz="0" w:space="0" w:color="auto"/>
        <w:right w:val="none" w:sz="0" w:space="0" w:color="auto"/>
      </w:divBdr>
    </w:div>
    <w:div w:id="1783108519">
      <w:bodyDiv w:val="1"/>
      <w:marLeft w:val="0"/>
      <w:marRight w:val="0"/>
      <w:marTop w:val="0"/>
      <w:marBottom w:val="0"/>
      <w:divBdr>
        <w:top w:val="none" w:sz="0" w:space="0" w:color="auto"/>
        <w:left w:val="none" w:sz="0" w:space="0" w:color="auto"/>
        <w:bottom w:val="none" w:sz="0" w:space="0" w:color="auto"/>
        <w:right w:val="none" w:sz="0" w:space="0" w:color="auto"/>
      </w:divBdr>
    </w:div>
    <w:div w:id="1784180009">
      <w:bodyDiv w:val="1"/>
      <w:marLeft w:val="0"/>
      <w:marRight w:val="0"/>
      <w:marTop w:val="0"/>
      <w:marBottom w:val="0"/>
      <w:divBdr>
        <w:top w:val="none" w:sz="0" w:space="0" w:color="auto"/>
        <w:left w:val="none" w:sz="0" w:space="0" w:color="auto"/>
        <w:bottom w:val="none" w:sz="0" w:space="0" w:color="auto"/>
        <w:right w:val="none" w:sz="0" w:space="0" w:color="auto"/>
      </w:divBdr>
    </w:div>
    <w:div w:id="1785076990">
      <w:bodyDiv w:val="1"/>
      <w:marLeft w:val="0"/>
      <w:marRight w:val="0"/>
      <w:marTop w:val="0"/>
      <w:marBottom w:val="0"/>
      <w:divBdr>
        <w:top w:val="none" w:sz="0" w:space="0" w:color="auto"/>
        <w:left w:val="none" w:sz="0" w:space="0" w:color="auto"/>
        <w:bottom w:val="none" w:sz="0" w:space="0" w:color="auto"/>
        <w:right w:val="none" w:sz="0" w:space="0" w:color="auto"/>
      </w:divBdr>
    </w:div>
    <w:div w:id="1786845760">
      <w:bodyDiv w:val="1"/>
      <w:marLeft w:val="0"/>
      <w:marRight w:val="0"/>
      <w:marTop w:val="0"/>
      <w:marBottom w:val="0"/>
      <w:divBdr>
        <w:top w:val="none" w:sz="0" w:space="0" w:color="auto"/>
        <w:left w:val="none" w:sz="0" w:space="0" w:color="auto"/>
        <w:bottom w:val="none" w:sz="0" w:space="0" w:color="auto"/>
        <w:right w:val="none" w:sz="0" w:space="0" w:color="auto"/>
      </w:divBdr>
    </w:div>
    <w:div w:id="1787233974">
      <w:bodyDiv w:val="1"/>
      <w:marLeft w:val="0"/>
      <w:marRight w:val="0"/>
      <w:marTop w:val="0"/>
      <w:marBottom w:val="0"/>
      <w:divBdr>
        <w:top w:val="none" w:sz="0" w:space="0" w:color="auto"/>
        <w:left w:val="none" w:sz="0" w:space="0" w:color="auto"/>
        <w:bottom w:val="none" w:sz="0" w:space="0" w:color="auto"/>
        <w:right w:val="none" w:sz="0" w:space="0" w:color="auto"/>
      </w:divBdr>
    </w:div>
    <w:div w:id="1788620301">
      <w:bodyDiv w:val="1"/>
      <w:marLeft w:val="0"/>
      <w:marRight w:val="0"/>
      <w:marTop w:val="0"/>
      <w:marBottom w:val="0"/>
      <w:divBdr>
        <w:top w:val="none" w:sz="0" w:space="0" w:color="auto"/>
        <w:left w:val="none" w:sz="0" w:space="0" w:color="auto"/>
        <w:bottom w:val="none" w:sz="0" w:space="0" w:color="auto"/>
        <w:right w:val="none" w:sz="0" w:space="0" w:color="auto"/>
      </w:divBdr>
    </w:div>
    <w:div w:id="1792431874">
      <w:bodyDiv w:val="1"/>
      <w:marLeft w:val="0"/>
      <w:marRight w:val="0"/>
      <w:marTop w:val="0"/>
      <w:marBottom w:val="0"/>
      <w:divBdr>
        <w:top w:val="none" w:sz="0" w:space="0" w:color="auto"/>
        <w:left w:val="none" w:sz="0" w:space="0" w:color="auto"/>
        <w:bottom w:val="none" w:sz="0" w:space="0" w:color="auto"/>
        <w:right w:val="none" w:sz="0" w:space="0" w:color="auto"/>
      </w:divBdr>
    </w:div>
    <w:div w:id="1792702573">
      <w:bodyDiv w:val="1"/>
      <w:marLeft w:val="0"/>
      <w:marRight w:val="0"/>
      <w:marTop w:val="0"/>
      <w:marBottom w:val="0"/>
      <w:divBdr>
        <w:top w:val="none" w:sz="0" w:space="0" w:color="auto"/>
        <w:left w:val="none" w:sz="0" w:space="0" w:color="auto"/>
        <w:bottom w:val="none" w:sz="0" w:space="0" w:color="auto"/>
        <w:right w:val="none" w:sz="0" w:space="0" w:color="auto"/>
      </w:divBdr>
    </w:div>
    <w:div w:id="1793791278">
      <w:bodyDiv w:val="1"/>
      <w:marLeft w:val="0"/>
      <w:marRight w:val="0"/>
      <w:marTop w:val="0"/>
      <w:marBottom w:val="0"/>
      <w:divBdr>
        <w:top w:val="none" w:sz="0" w:space="0" w:color="auto"/>
        <w:left w:val="none" w:sz="0" w:space="0" w:color="auto"/>
        <w:bottom w:val="none" w:sz="0" w:space="0" w:color="auto"/>
        <w:right w:val="none" w:sz="0" w:space="0" w:color="auto"/>
      </w:divBdr>
    </w:div>
    <w:div w:id="1793865554">
      <w:bodyDiv w:val="1"/>
      <w:marLeft w:val="0"/>
      <w:marRight w:val="0"/>
      <w:marTop w:val="0"/>
      <w:marBottom w:val="0"/>
      <w:divBdr>
        <w:top w:val="none" w:sz="0" w:space="0" w:color="auto"/>
        <w:left w:val="none" w:sz="0" w:space="0" w:color="auto"/>
        <w:bottom w:val="none" w:sz="0" w:space="0" w:color="auto"/>
        <w:right w:val="none" w:sz="0" w:space="0" w:color="auto"/>
      </w:divBdr>
    </w:div>
    <w:div w:id="1796632130">
      <w:bodyDiv w:val="1"/>
      <w:marLeft w:val="0"/>
      <w:marRight w:val="0"/>
      <w:marTop w:val="0"/>
      <w:marBottom w:val="0"/>
      <w:divBdr>
        <w:top w:val="none" w:sz="0" w:space="0" w:color="auto"/>
        <w:left w:val="none" w:sz="0" w:space="0" w:color="auto"/>
        <w:bottom w:val="none" w:sz="0" w:space="0" w:color="auto"/>
        <w:right w:val="none" w:sz="0" w:space="0" w:color="auto"/>
      </w:divBdr>
    </w:div>
    <w:div w:id="1798064995">
      <w:bodyDiv w:val="1"/>
      <w:marLeft w:val="0"/>
      <w:marRight w:val="0"/>
      <w:marTop w:val="0"/>
      <w:marBottom w:val="0"/>
      <w:divBdr>
        <w:top w:val="none" w:sz="0" w:space="0" w:color="auto"/>
        <w:left w:val="none" w:sz="0" w:space="0" w:color="auto"/>
        <w:bottom w:val="none" w:sz="0" w:space="0" w:color="auto"/>
        <w:right w:val="none" w:sz="0" w:space="0" w:color="auto"/>
      </w:divBdr>
    </w:div>
    <w:div w:id="1798520951">
      <w:bodyDiv w:val="1"/>
      <w:marLeft w:val="0"/>
      <w:marRight w:val="0"/>
      <w:marTop w:val="0"/>
      <w:marBottom w:val="0"/>
      <w:divBdr>
        <w:top w:val="none" w:sz="0" w:space="0" w:color="auto"/>
        <w:left w:val="none" w:sz="0" w:space="0" w:color="auto"/>
        <w:bottom w:val="none" w:sz="0" w:space="0" w:color="auto"/>
        <w:right w:val="none" w:sz="0" w:space="0" w:color="auto"/>
      </w:divBdr>
    </w:div>
    <w:div w:id="1800605888">
      <w:bodyDiv w:val="1"/>
      <w:marLeft w:val="0"/>
      <w:marRight w:val="0"/>
      <w:marTop w:val="0"/>
      <w:marBottom w:val="0"/>
      <w:divBdr>
        <w:top w:val="none" w:sz="0" w:space="0" w:color="auto"/>
        <w:left w:val="none" w:sz="0" w:space="0" w:color="auto"/>
        <w:bottom w:val="none" w:sz="0" w:space="0" w:color="auto"/>
        <w:right w:val="none" w:sz="0" w:space="0" w:color="auto"/>
      </w:divBdr>
    </w:div>
    <w:div w:id="1804083389">
      <w:bodyDiv w:val="1"/>
      <w:marLeft w:val="0"/>
      <w:marRight w:val="0"/>
      <w:marTop w:val="0"/>
      <w:marBottom w:val="0"/>
      <w:divBdr>
        <w:top w:val="none" w:sz="0" w:space="0" w:color="auto"/>
        <w:left w:val="none" w:sz="0" w:space="0" w:color="auto"/>
        <w:bottom w:val="none" w:sz="0" w:space="0" w:color="auto"/>
        <w:right w:val="none" w:sz="0" w:space="0" w:color="auto"/>
      </w:divBdr>
    </w:div>
    <w:div w:id="1804537646">
      <w:bodyDiv w:val="1"/>
      <w:marLeft w:val="0"/>
      <w:marRight w:val="0"/>
      <w:marTop w:val="0"/>
      <w:marBottom w:val="0"/>
      <w:divBdr>
        <w:top w:val="none" w:sz="0" w:space="0" w:color="auto"/>
        <w:left w:val="none" w:sz="0" w:space="0" w:color="auto"/>
        <w:bottom w:val="none" w:sz="0" w:space="0" w:color="auto"/>
        <w:right w:val="none" w:sz="0" w:space="0" w:color="auto"/>
      </w:divBdr>
    </w:div>
    <w:div w:id="1806190768">
      <w:bodyDiv w:val="1"/>
      <w:marLeft w:val="0"/>
      <w:marRight w:val="0"/>
      <w:marTop w:val="0"/>
      <w:marBottom w:val="0"/>
      <w:divBdr>
        <w:top w:val="none" w:sz="0" w:space="0" w:color="auto"/>
        <w:left w:val="none" w:sz="0" w:space="0" w:color="auto"/>
        <w:bottom w:val="none" w:sz="0" w:space="0" w:color="auto"/>
        <w:right w:val="none" w:sz="0" w:space="0" w:color="auto"/>
      </w:divBdr>
    </w:div>
    <w:div w:id="1806579260">
      <w:bodyDiv w:val="1"/>
      <w:marLeft w:val="0"/>
      <w:marRight w:val="0"/>
      <w:marTop w:val="0"/>
      <w:marBottom w:val="0"/>
      <w:divBdr>
        <w:top w:val="none" w:sz="0" w:space="0" w:color="auto"/>
        <w:left w:val="none" w:sz="0" w:space="0" w:color="auto"/>
        <w:bottom w:val="none" w:sz="0" w:space="0" w:color="auto"/>
        <w:right w:val="none" w:sz="0" w:space="0" w:color="auto"/>
      </w:divBdr>
    </w:div>
    <w:div w:id="1807236502">
      <w:bodyDiv w:val="1"/>
      <w:marLeft w:val="0"/>
      <w:marRight w:val="0"/>
      <w:marTop w:val="0"/>
      <w:marBottom w:val="0"/>
      <w:divBdr>
        <w:top w:val="none" w:sz="0" w:space="0" w:color="auto"/>
        <w:left w:val="none" w:sz="0" w:space="0" w:color="auto"/>
        <w:bottom w:val="none" w:sz="0" w:space="0" w:color="auto"/>
        <w:right w:val="none" w:sz="0" w:space="0" w:color="auto"/>
      </w:divBdr>
    </w:div>
    <w:div w:id="1808087803">
      <w:bodyDiv w:val="1"/>
      <w:marLeft w:val="0"/>
      <w:marRight w:val="0"/>
      <w:marTop w:val="0"/>
      <w:marBottom w:val="0"/>
      <w:divBdr>
        <w:top w:val="none" w:sz="0" w:space="0" w:color="auto"/>
        <w:left w:val="none" w:sz="0" w:space="0" w:color="auto"/>
        <w:bottom w:val="none" w:sz="0" w:space="0" w:color="auto"/>
        <w:right w:val="none" w:sz="0" w:space="0" w:color="auto"/>
      </w:divBdr>
    </w:div>
    <w:div w:id="1808472477">
      <w:bodyDiv w:val="1"/>
      <w:marLeft w:val="0"/>
      <w:marRight w:val="0"/>
      <w:marTop w:val="0"/>
      <w:marBottom w:val="0"/>
      <w:divBdr>
        <w:top w:val="none" w:sz="0" w:space="0" w:color="auto"/>
        <w:left w:val="none" w:sz="0" w:space="0" w:color="auto"/>
        <w:bottom w:val="none" w:sz="0" w:space="0" w:color="auto"/>
        <w:right w:val="none" w:sz="0" w:space="0" w:color="auto"/>
      </w:divBdr>
    </w:div>
    <w:div w:id="1808816321">
      <w:bodyDiv w:val="1"/>
      <w:marLeft w:val="0"/>
      <w:marRight w:val="0"/>
      <w:marTop w:val="0"/>
      <w:marBottom w:val="0"/>
      <w:divBdr>
        <w:top w:val="none" w:sz="0" w:space="0" w:color="auto"/>
        <w:left w:val="none" w:sz="0" w:space="0" w:color="auto"/>
        <w:bottom w:val="none" w:sz="0" w:space="0" w:color="auto"/>
        <w:right w:val="none" w:sz="0" w:space="0" w:color="auto"/>
      </w:divBdr>
    </w:div>
    <w:div w:id="1808936215">
      <w:bodyDiv w:val="1"/>
      <w:marLeft w:val="0"/>
      <w:marRight w:val="0"/>
      <w:marTop w:val="0"/>
      <w:marBottom w:val="0"/>
      <w:divBdr>
        <w:top w:val="none" w:sz="0" w:space="0" w:color="auto"/>
        <w:left w:val="none" w:sz="0" w:space="0" w:color="auto"/>
        <w:bottom w:val="none" w:sz="0" w:space="0" w:color="auto"/>
        <w:right w:val="none" w:sz="0" w:space="0" w:color="auto"/>
      </w:divBdr>
    </w:div>
    <w:div w:id="1809739306">
      <w:bodyDiv w:val="1"/>
      <w:marLeft w:val="0"/>
      <w:marRight w:val="0"/>
      <w:marTop w:val="0"/>
      <w:marBottom w:val="0"/>
      <w:divBdr>
        <w:top w:val="none" w:sz="0" w:space="0" w:color="auto"/>
        <w:left w:val="none" w:sz="0" w:space="0" w:color="auto"/>
        <w:bottom w:val="none" w:sz="0" w:space="0" w:color="auto"/>
        <w:right w:val="none" w:sz="0" w:space="0" w:color="auto"/>
      </w:divBdr>
    </w:div>
    <w:div w:id="1809933834">
      <w:bodyDiv w:val="1"/>
      <w:marLeft w:val="0"/>
      <w:marRight w:val="0"/>
      <w:marTop w:val="0"/>
      <w:marBottom w:val="0"/>
      <w:divBdr>
        <w:top w:val="none" w:sz="0" w:space="0" w:color="auto"/>
        <w:left w:val="none" w:sz="0" w:space="0" w:color="auto"/>
        <w:bottom w:val="none" w:sz="0" w:space="0" w:color="auto"/>
        <w:right w:val="none" w:sz="0" w:space="0" w:color="auto"/>
      </w:divBdr>
    </w:div>
    <w:div w:id="1813326625">
      <w:bodyDiv w:val="1"/>
      <w:marLeft w:val="0"/>
      <w:marRight w:val="0"/>
      <w:marTop w:val="0"/>
      <w:marBottom w:val="0"/>
      <w:divBdr>
        <w:top w:val="none" w:sz="0" w:space="0" w:color="auto"/>
        <w:left w:val="none" w:sz="0" w:space="0" w:color="auto"/>
        <w:bottom w:val="none" w:sz="0" w:space="0" w:color="auto"/>
        <w:right w:val="none" w:sz="0" w:space="0" w:color="auto"/>
      </w:divBdr>
    </w:div>
    <w:div w:id="1816485143">
      <w:bodyDiv w:val="1"/>
      <w:marLeft w:val="0"/>
      <w:marRight w:val="0"/>
      <w:marTop w:val="0"/>
      <w:marBottom w:val="0"/>
      <w:divBdr>
        <w:top w:val="none" w:sz="0" w:space="0" w:color="auto"/>
        <w:left w:val="none" w:sz="0" w:space="0" w:color="auto"/>
        <w:bottom w:val="none" w:sz="0" w:space="0" w:color="auto"/>
        <w:right w:val="none" w:sz="0" w:space="0" w:color="auto"/>
      </w:divBdr>
    </w:div>
    <w:div w:id="1817258791">
      <w:bodyDiv w:val="1"/>
      <w:marLeft w:val="0"/>
      <w:marRight w:val="0"/>
      <w:marTop w:val="0"/>
      <w:marBottom w:val="0"/>
      <w:divBdr>
        <w:top w:val="none" w:sz="0" w:space="0" w:color="auto"/>
        <w:left w:val="none" w:sz="0" w:space="0" w:color="auto"/>
        <w:bottom w:val="none" w:sz="0" w:space="0" w:color="auto"/>
        <w:right w:val="none" w:sz="0" w:space="0" w:color="auto"/>
      </w:divBdr>
    </w:div>
    <w:div w:id="1817646875">
      <w:bodyDiv w:val="1"/>
      <w:marLeft w:val="0"/>
      <w:marRight w:val="0"/>
      <w:marTop w:val="0"/>
      <w:marBottom w:val="0"/>
      <w:divBdr>
        <w:top w:val="none" w:sz="0" w:space="0" w:color="auto"/>
        <w:left w:val="none" w:sz="0" w:space="0" w:color="auto"/>
        <w:bottom w:val="none" w:sz="0" w:space="0" w:color="auto"/>
        <w:right w:val="none" w:sz="0" w:space="0" w:color="auto"/>
      </w:divBdr>
    </w:div>
    <w:div w:id="1817649785">
      <w:bodyDiv w:val="1"/>
      <w:marLeft w:val="0"/>
      <w:marRight w:val="0"/>
      <w:marTop w:val="0"/>
      <w:marBottom w:val="0"/>
      <w:divBdr>
        <w:top w:val="none" w:sz="0" w:space="0" w:color="auto"/>
        <w:left w:val="none" w:sz="0" w:space="0" w:color="auto"/>
        <w:bottom w:val="none" w:sz="0" w:space="0" w:color="auto"/>
        <w:right w:val="none" w:sz="0" w:space="0" w:color="auto"/>
      </w:divBdr>
    </w:div>
    <w:div w:id="1818758820">
      <w:bodyDiv w:val="1"/>
      <w:marLeft w:val="0"/>
      <w:marRight w:val="0"/>
      <w:marTop w:val="0"/>
      <w:marBottom w:val="0"/>
      <w:divBdr>
        <w:top w:val="none" w:sz="0" w:space="0" w:color="auto"/>
        <w:left w:val="none" w:sz="0" w:space="0" w:color="auto"/>
        <w:bottom w:val="none" w:sz="0" w:space="0" w:color="auto"/>
        <w:right w:val="none" w:sz="0" w:space="0" w:color="auto"/>
      </w:divBdr>
    </w:div>
    <w:div w:id="1818915203">
      <w:bodyDiv w:val="1"/>
      <w:marLeft w:val="0"/>
      <w:marRight w:val="0"/>
      <w:marTop w:val="0"/>
      <w:marBottom w:val="0"/>
      <w:divBdr>
        <w:top w:val="none" w:sz="0" w:space="0" w:color="auto"/>
        <w:left w:val="none" w:sz="0" w:space="0" w:color="auto"/>
        <w:bottom w:val="none" w:sz="0" w:space="0" w:color="auto"/>
        <w:right w:val="none" w:sz="0" w:space="0" w:color="auto"/>
      </w:divBdr>
    </w:div>
    <w:div w:id="1822573418">
      <w:bodyDiv w:val="1"/>
      <w:marLeft w:val="0"/>
      <w:marRight w:val="0"/>
      <w:marTop w:val="0"/>
      <w:marBottom w:val="0"/>
      <w:divBdr>
        <w:top w:val="none" w:sz="0" w:space="0" w:color="auto"/>
        <w:left w:val="none" w:sz="0" w:space="0" w:color="auto"/>
        <w:bottom w:val="none" w:sz="0" w:space="0" w:color="auto"/>
        <w:right w:val="none" w:sz="0" w:space="0" w:color="auto"/>
      </w:divBdr>
    </w:div>
    <w:div w:id="1824542266">
      <w:bodyDiv w:val="1"/>
      <w:marLeft w:val="0"/>
      <w:marRight w:val="0"/>
      <w:marTop w:val="0"/>
      <w:marBottom w:val="0"/>
      <w:divBdr>
        <w:top w:val="none" w:sz="0" w:space="0" w:color="auto"/>
        <w:left w:val="none" w:sz="0" w:space="0" w:color="auto"/>
        <w:bottom w:val="none" w:sz="0" w:space="0" w:color="auto"/>
        <w:right w:val="none" w:sz="0" w:space="0" w:color="auto"/>
      </w:divBdr>
    </w:div>
    <w:div w:id="1827017284">
      <w:bodyDiv w:val="1"/>
      <w:marLeft w:val="0"/>
      <w:marRight w:val="0"/>
      <w:marTop w:val="0"/>
      <w:marBottom w:val="0"/>
      <w:divBdr>
        <w:top w:val="none" w:sz="0" w:space="0" w:color="auto"/>
        <w:left w:val="none" w:sz="0" w:space="0" w:color="auto"/>
        <w:bottom w:val="none" w:sz="0" w:space="0" w:color="auto"/>
        <w:right w:val="none" w:sz="0" w:space="0" w:color="auto"/>
      </w:divBdr>
    </w:div>
    <w:div w:id="1830555122">
      <w:bodyDiv w:val="1"/>
      <w:marLeft w:val="0"/>
      <w:marRight w:val="0"/>
      <w:marTop w:val="0"/>
      <w:marBottom w:val="0"/>
      <w:divBdr>
        <w:top w:val="none" w:sz="0" w:space="0" w:color="auto"/>
        <w:left w:val="none" w:sz="0" w:space="0" w:color="auto"/>
        <w:bottom w:val="none" w:sz="0" w:space="0" w:color="auto"/>
        <w:right w:val="none" w:sz="0" w:space="0" w:color="auto"/>
      </w:divBdr>
    </w:div>
    <w:div w:id="1831405306">
      <w:bodyDiv w:val="1"/>
      <w:marLeft w:val="0"/>
      <w:marRight w:val="0"/>
      <w:marTop w:val="0"/>
      <w:marBottom w:val="0"/>
      <w:divBdr>
        <w:top w:val="none" w:sz="0" w:space="0" w:color="auto"/>
        <w:left w:val="none" w:sz="0" w:space="0" w:color="auto"/>
        <w:bottom w:val="none" w:sz="0" w:space="0" w:color="auto"/>
        <w:right w:val="none" w:sz="0" w:space="0" w:color="auto"/>
      </w:divBdr>
    </w:div>
    <w:div w:id="1834371759">
      <w:bodyDiv w:val="1"/>
      <w:marLeft w:val="0"/>
      <w:marRight w:val="0"/>
      <w:marTop w:val="0"/>
      <w:marBottom w:val="0"/>
      <w:divBdr>
        <w:top w:val="none" w:sz="0" w:space="0" w:color="auto"/>
        <w:left w:val="none" w:sz="0" w:space="0" w:color="auto"/>
        <w:bottom w:val="none" w:sz="0" w:space="0" w:color="auto"/>
        <w:right w:val="none" w:sz="0" w:space="0" w:color="auto"/>
      </w:divBdr>
    </w:div>
    <w:div w:id="1835409081">
      <w:bodyDiv w:val="1"/>
      <w:marLeft w:val="0"/>
      <w:marRight w:val="0"/>
      <w:marTop w:val="0"/>
      <w:marBottom w:val="0"/>
      <w:divBdr>
        <w:top w:val="none" w:sz="0" w:space="0" w:color="auto"/>
        <w:left w:val="none" w:sz="0" w:space="0" w:color="auto"/>
        <w:bottom w:val="none" w:sz="0" w:space="0" w:color="auto"/>
        <w:right w:val="none" w:sz="0" w:space="0" w:color="auto"/>
      </w:divBdr>
    </w:div>
    <w:div w:id="1836140623">
      <w:bodyDiv w:val="1"/>
      <w:marLeft w:val="0"/>
      <w:marRight w:val="0"/>
      <w:marTop w:val="0"/>
      <w:marBottom w:val="0"/>
      <w:divBdr>
        <w:top w:val="none" w:sz="0" w:space="0" w:color="auto"/>
        <w:left w:val="none" w:sz="0" w:space="0" w:color="auto"/>
        <w:bottom w:val="none" w:sz="0" w:space="0" w:color="auto"/>
        <w:right w:val="none" w:sz="0" w:space="0" w:color="auto"/>
      </w:divBdr>
    </w:div>
    <w:div w:id="1844971520">
      <w:bodyDiv w:val="1"/>
      <w:marLeft w:val="0"/>
      <w:marRight w:val="0"/>
      <w:marTop w:val="0"/>
      <w:marBottom w:val="0"/>
      <w:divBdr>
        <w:top w:val="none" w:sz="0" w:space="0" w:color="auto"/>
        <w:left w:val="none" w:sz="0" w:space="0" w:color="auto"/>
        <w:bottom w:val="none" w:sz="0" w:space="0" w:color="auto"/>
        <w:right w:val="none" w:sz="0" w:space="0" w:color="auto"/>
      </w:divBdr>
    </w:div>
    <w:div w:id="1845437633">
      <w:bodyDiv w:val="1"/>
      <w:marLeft w:val="0"/>
      <w:marRight w:val="0"/>
      <w:marTop w:val="0"/>
      <w:marBottom w:val="0"/>
      <w:divBdr>
        <w:top w:val="none" w:sz="0" w:space="0" w:color="auto"/>
        <w:left w:val="none" w:sz="0" w:space="0" w:color="auto"/>
        <w:bottom w:val="none" w:sz="0" w:space="0" w:color="auto"/>
        <w:right w:val="none" w:sz="0" w:space="0" w:color="auto"/>
      </w:divBdr>
    </w:div>
    <w:div w:id="1848709697">
      <w:bodyDiv w:val="1"/>
      <w:marLeft w:val="0"/>
      <w:marRight w:val="0"/>
      <w:marTop w:val="0"/>
      <w:marBottom w:val="0"/>
      <w:divBdr>
        <w:top w:val="none" w:sz="0" w:space="0" w:color="auto"/>
        <w:left w:val="none" w:sz="0" w:space="0" w:color="auto"/>
        <w:bottom w:val="none" w:sz="0" w:space="0" w:color="auto"/>
        <w:right w:val="none" w:sz="0" w:space="0" w:color="auto"/>
      </w:divBdr>
    </w:div>
    <w:div w:id="1850557807">
      <w:bodyDiv w:val="1"/>
      <w:marLeft w:val="0"/>
      <w:marRight w:val="0"/>
      <w:marTop w:val="0"/>
      <w:marBottom w:val="0"/>
      <w:divBdr>
        <w:top w:val="none" w:sz="0" w:space="0" w:color="auto"/>
        <w:left w:val="none" w:sz="0" w:space="0" w:color="auto"/>
        <w:bottom w:val="none" w:sz="0" w:space="0" w:color="auto"/>
        <w:right w:val="none" w:sz="0" w:space="0" w:color="auto"/>
      </w:divBdr>
    </w:div>
    <w:div w:id="1853566754">
      <w:bodyDiv w:val="1"/>
      <w:marLeft w:val="0"/>
      <w:marRight w:val="0"/>
      <w:marTop w:val="0"/>
      <w:marBottom w:val="0"/>
      <w:divBdr>
        <w:top w:val="none" w:sz="0" w:space="0" w:color="auto"/>
        <w:left w:val="none" w:sz="0" w:space="0" w:color="auto"/>
        <w:bottom w:val="none" w:sz="0" w:space="0" w:color="auto"/>
        <w:right w:val="none" w:sz="0" w:space="0" w:color="auto"/>
      </w:divBdr>
    </w:div>
    <w:div w:id="1854106620">
      <w:bodyDiv w:val="1"/>
      <w:marLeft w:val="0"/>
      <w:marRight w:val="0"/>
      <w:marTop w:val="0"/>
      <w:marBottom w:val="0"/>
      <w:divBdr>
        <w:top w:val="none" w:sz="0" w:space="0" w:color="auto"/>
        <w:left w:val="none" w:sz="0" w:space="0" w:color="auto"/>
        <w:bottom w:val="none" w:sz="0" w:space="0" w:color="auto"/>
        <w:right w:val="none" w:sz="0" w:space="0" w:color="auto"/>
      </w:divBdr>
    </w:div>
    <w:div w:id="1854565296">
      <w:bodyDiv w:val="1"/>
      <w:marLeft w:val="0"/>
      <w:marRight w:val="0"/>
      <w:marTop w:val="0"/>
      <w:marBottom w:val="0"/>
      <w:divBdr>
        <w:top w:val="none" w:sz="0" w:space="0" w:color="auto"/>
        <w:left w:val="none" w:sz="0" w:space="0" w:color="auto"/>
        <w:bottom w:val="none" w:sz="0" w:space="0" w:color="auto"/>
        <w:right w:val="none" w:sz="0" w:space="0" w:color="auto"/>
      </w:divBdr>
    </w:div>
    <w:div w:id="1856772407">
      <w:bodyDiv w:val="1"/>
      <w:marLeft w:val="0"/>
      <w:marRight w:val="0"/>
      <w:marTop w:val="0"/>
      <w:marBottom w:val="0"/>
      <w:divBdr>
        <w:top w:val="none" w:sz="0" w:space="0" w:color="auto"/>
        <w:left w:val="none" w:sz="0" w:space="0" w:color="auto"/>
        <w:bottom w:val="none" w:sz="0" w:space="0" w:color="auto"/>
        <w:right w:val="none" w:sz="0" w:space="0" w:color="auto"/>
      </w:divBdr>
    </w:div>
    <w:div w:id="1858928986">
      <w:bodyDiv w:val="1"/>
      <w:marLeft w:val="0"/>
      <w:marRight w:val="0"/>
      <w:marTop w:val="0"/>
      <w:marBottom w:val="0"/>
      <w:divBdr>
        <w:top w:val="none" w:sz="0" w:space="0" w:color="auto"/>
        <w:left w:val="none" w:sz="0" w:space="0" w:color="auto"/>
        <w:bottom w:val="none" w:sz="0" w:space="0" w:color="auto"/>
        <w:right w:val="none" w:sz="0" w:space="0" w:color="auto"/>
      </w:divBdr>
    </w:div>
    <w:div w:id="1861627548">
      <w:bodyDiv w:val="1"/>
      <w:marLeft w:val="0"/>
      <w:marRight w:val="0"/>
      <w:marTop w:val="0"/>
      <w:marBottom w:val="0"/>
      <w:divBdr>
        <w:top w:val="none" w:sz="0" w:space="0" w:color="auto"/>
        <w:left w:val="none" w:sz="0" w:space="0" w:color="auto"/>
        <w:bottom w:val="none" w:sz="0" w:space="0" w:color="auto"/>
        <w:right w:val="none" w:sz="0" w:space="0" w:color="auto"/>
      </w:divBdr>
    </w:div>
    <w:div w:id="1864974126">
      <w:bodyDiv w:val="1"/>
      <w:marLeft w:val="0"/>
      <w:marRight w:val="0"/>
      <w:marTop w:val="0"/>
      <w:marBottom w:val="0"/>
      <w:divBdr>
        <w:top w:val="none" w:sz="0" w:space="0" w:color="auto"/>
        <w:left w:val="none" w:sz="0" w:space="0" w:color="auto"/>
        <w:bottom w:val="none" w:sz="0" w:space="0" w:color="auto"/>
        <w:right w:val="none" w:sz="0" w:space="0" w:color="auto"/>
      </w:divBdr>
    </w:div>
    <w:div w:id="1865482376">
      <w:bodyDiv w:val="1"/>
      <w:marLeft w:val="0"/>
      <w:marRight w:val="0"/>
      <w:marTop w:val="0"/>
      <w:marBottom w:val="0"/>
      <w:divBdr>
        <w:top w:val="none" w:sz="0" w:space="0" w:color="auto"/>
        <w:left w:val="none" w:sz="0" w:space="0" w:color="auto"/>
        <w:bottom w:val="none" w:sz="0" w:space="0" w:color="auto"/>
        <w:right w:val="none" w:sz="0" w:space="0" w:color="auto"/>
      </w:divBdr>
    </w:div>
    <w:div w:id="1865897841">
      <w:bodyDiv w:val="1"/>
      <w:marLeft w:val="0"/>
      <w:marRight w:val="0"/>
      <w:marTop w:val="0"/>
      <w:marBottom w:val="0"/>
      <w:divBdr>
        <w:top w:val="none" w:sz="0" w:space="0" w:color="auto"/>
        <w:left w:val="none" w:sz="0" w:space="0" w:color="auto"/>
        <w:bottom w:val="none" w:sz="0" w:space="0" w:color="auto"/>
        <w:right w:val="none" w:sz="0" w:space="0" w:color="auto"/>
      </w:divBdr>
    </w:div>
    <w:div w:id="1866747205">
      <w:bodyDiv w:val="1"/>
      <w:marLeft w:val="0"/>
      <w:marRight w:val="0"/>
      <w:marTop w:val="0"/>
      <w:marBottom w:val="0"/>
      <w:divBdr>
        <w:top w:val="none" w:sz="0" w:space="0" w:color="auto"/>
        <w:left w:val="none" w:sz="0" w:space="0" w:color="auto"/>
        <w:bottom w:val="none" w:sz="0" w:space="0" w:color="auto"/>
        <w:right w:val="none" w:sz="0" w:space="0" w:color="auto"/>
      </w:divBdr>
    </w:div>
    <w:div w:id="1869250034">
      <w:bodyDiv w:val="1"/>
      <w:marLeft w:val="0"/>
      <w:marRight w:val="0"/>
      <w:marTop w:val="0"/>
      <w:marBottom w:val="0"/>
      <w:divBdr>
        <w:top w:val="none" w:sz="0" w:space="0" w:color="auto"/>
        <w:left w:val="none" w:sz="0" w:space="0" w:color="auto"/>
        <w:bottom w:val="none" w:sz="0" w:space="0" w:color="auto"/>
        <w:right w:val="none" w:sz="0" w:space="0" w:color="auto"/>
      </w:divBdr>
    </w:div>
    <w:div w:id="1869564495">
      <w:bodyDiv w:val="1"/>
      <w:marLeft w:val="0"/>
      <w:marRight w:val="0"/>
      <w:marTop w:val="0"/>
      <w:marBottom w:val="0"/>
      <w:divBdr>
        <w:top w:val="none" w:sz="0" w:space="0" w:color="auto"/>
        <w:left w:val="none" w:sz="0" w:space="0" w:color="auto"/>
        <w:bottom w:val="none" w:sz="0" w:space="0" w:color="auto"/>
        <w:right w:val="none" w:sz="0" w:space="0" w:color="auto"/>
      </w:divBdr>
    </w:div>
    <w:div w:id="1870022824">
      <w:bodyDiv w:val="1"/>
      <w:marLeft w:val="0"/>
      <w:marRight w:val="0"/>
      <w:marTop w:val="0"/>
      <w:marBottom w:val="0"/>
      <w:divBdr>
        <w:top w:val="none" w:sz="0" w:space="0" w:color="auto"/>
        <w:left w:val="none" w:sz="0" w:space="0" w:color="auto"/>
        <w:bottom w:val="none" w:sz="0" w:space="0" w:color="auto"/>
        <w:right w:val="none" w:sz="0" w:space="0" w:color="auto"/>
      </w:divBdr>
    </w:div>
    <w:div w:id="1870608343">
      <w:bodyDiv w:val="1"/>
      <w:marLeft w:val="0"/>
      <w:marRight w:val="0"/>
      <w:marTop w:val="0"/>
      <w:marBottom w:val="0"/>
      <w:divBdr>
        <w:top w:val="none" w:sz="0" w:space="0" w:color="auto"/>
        <w:left w:val="none" w:sz="0" w:space="0" w:color="auto"/>
        <w:bottom w:val="none" w:sz="0" w:space="0" w:color="auto"/>
        <w:right w:val="none" w:sz="0" w:space="0" w:color="auto"/>
      </w:divBdr>
    </w:div>
    <w:div w:id="1873224423">
      <w:bodyDiv w:val="1"/>
      <w:marLeft w:val="0"/>
      <w:marRight w:val="0"/>
      <w:marTop w:val="0"/>
      <w:marBottom w:val="0"/>
      <w:divBdr>
        <w:top w:val="none" w:sz="0" w:space="0" w:color="auto"/>
        <w:left w:val="none" w:sz="0" w:space="0" w:color="auto"/>
        <w:bottom w:val="none" w:sz="0" w:space="0" w:color="auto"/>
        <w:right w:val="none" w:sz="0" w:space="0" w:color="auto"/>
      </w:divBdr>
    </w:div>
    <w:div w:id="1873961202">
      <w:bodyDiv w:val="1"/>
      <w:marLeft w:val="0"/>
      <w:marRight w:val="0"/>
      <w:marTop w:val="0"/>
      <w:marBottom w:val="0"/>
      <w:divBdr>
        <w:top w:val="none" w:sz="0" w:space="0" w:color="auto"/>
        <w:left w:val="none" w:sz="0" w:space="0" w:color="auto"/>
        <w:bottom w:val="none" w:sz="0" w:space="0" w:color="auto"/>
        <w:right w:val="none" w:sz="0" w:space="0" w:color="auto"/>
      </w:divBdr>
    </w:div>
    <w:div w:id="1874348007">
      <w:bodyDiv w:val="1"/>
      <w:marLeft w:val="0"/>
      <w:marRight w:val="0"/>
      <w:marTop w:val="0"/>
      <w:marBottom w:val="0"/>
      <w:divBdr>
        <w:top w:val="none" w:sz="0" w:space="0" w:color="auto"/>
        <w:left w:val="none" w:sz="0" w:space="0" w:color="auto"/>
        <w:bottom w:val="none" w:sz="0" w:space="0" w:color="auto"/>
        <w:right w:val="none" w:sz="0" w:space="0" w:color="auto"/>
      </w:divBdr>
    </w:div>
    <w:div w:id="1874731844">
      <w:bodyDiv w:val="1"/>
      <w:marLeft w:val="0"/>
      <w:marRight w:val="0"/>
      <w:marTop w:val="0"/>
      <w:marBottom w:val="0"/>
      <w:divBdr>
        <w:top w:val="none" w:sz="0" w:space="0" w:color="auto"/>
        <w:left w:val="none" w:sz="0" w:space="0" w:color="auto"/>
        <w:bottom w:val="none" w:sz="0" w:space="0" w:color="auto"/>
        <w:right w:val="none" w:sz="0" w:space="0" w:color="auto"/>
      </w:divBdr>
    </w:div>
    <w:div w:id="1875463450">
      <w:bodyDiv w:val="1"/>
      <w:marLeft w:val="0"/>
      <w:marRight w:val="0"/>
      <w:marTop w:val="0"/>
      <w:marBottom w:val="0"/>
      <w:divBdr>
        <w:top w:val="none" w:sz="0" w:space="0" w:color="auto"/>
        <w:left w:val="none" w:sz="0" w:space="0" w:color="auto"/>
        <w:bottom w:val="none" w:sz="0" w:space="0" w:color="auto"/>
        <w:right w:val="none" w:sz="0" w:space="0" w:color="auto"/>
      </w:divBdr>
    </w:div>
    <w:div w:id="1875845313">
      <w:bodyDiv w:val="1"/>
      <w:marLeft w:val="0"/>
      <w:marRight w:val="0"/>
      <w:marTop w:val="0"/>
      <w:marBottom w:val="0"/>
      <w:divBdr>
        <w:top w:val="none" w:sz="0" w:space="0" w:color="auto"/>
        <w:left w:val="none" w:sz="0" w:space="0" w:color="auto"/>
        <w:bottom w:val="none" w:sz="0" w:space="0" w:color="auto"/>
        <w:right w:val="none" w:sz="0" w:space="0" w:color="auto"/>
      </w:divBdr>
    </w:div>
    <w:div w:id="1876189347">
      <w:bodyDiv w:val="1"/>
      <w:marLeft w:val="0"/>
      <w:marRight w:val="0"/>
      <w:marTop w:val="0"/>
      <w:marBottom w:val="0"/>
      <w:divBdr>
        <w:top w:val="none" w:sz="0" w:space="0" w:color="auto"/>
        <w:left w:val="none" w:sz="0" w:space="0" w:color="auto"/>
        <w:bottom w:val="none" w:sz="0" w:space="0" w:color="auto"/>
        <w:right w:val="none" w:sz="0" w:space="0" w:color="auto"/>
      </w:divBdr>
    </w:div>
    <w:div w:id="1878084182">
      <w:bodyDiv w:val="1"/>
      <w:marLeft w:val="0"/>
      <w:marRight w:val="0"/>
      <w:marTop w:val="0"/>
      <w:marBottom w:val="0"/>
      <w:divBdr>
        <w:top w:val="none" w:sz="0" w:space="0" w:color="auto"/>
        <w:left w:val="none" w:sz="0" w:space="0" w:color="auto"/>
        <w:bottom w:val="none" w:sz="0" w:space="0" w:color="auto"/>
        <w:right w:val="none" w:sz="0" w:space="0" w:color="auto"/>
      </w:divBdr>
    </w:div>
    <w:div w:id="1882088095">
      <w:bodyDiv w:val="1"/>
      <w:marLeft w:val="0"/>
      <w:marRight w:val="0"/>
      <w:marTop w:val="0"/>
      <w:marBottom w:val="0"/>
      <w:divBdr>
        <w:top w:val="none" w:sz="0" w:space="0" w:color="auto"/>
        <w:left w:val="none" w:sz="0" w:space="0" w:color="auto"/>
        <w:bottom w:val="none" w:sz="0" w:space="0" w:color="auto"/>
        <w:right w:val="none" w:sz="0" w:space="0" w:color="auto"/>
      </w:divBdr>
    </w:div>
    <w:div w:id="1882784852">
      <w:bodyDiv w:val="1"/>
      <w:marLeft w:val="0"/>
      <w:marRight w:val="0"/>
      <w:marTop w:val="0"/>
      <w:marBottom w:val="0"/>
      <w:divBdr>
        <w:top w:val="none" w:sz="0" w:space="0" w:color="auto"/>
        <w:left w:val="none" w:sz="0" w:space="0" w:color="auto"/>
        <w:bottom w:val="none" w:sz="0" w:space="0" w:color="auto"/>
        <w:right w:val="none" w:sz="0" w:space="0" w:color="auto"/>
      </w:divBdr>
    </w:div>
    <w:div w:id="1884244496">
      <w:bodyDiv w:val="1"/>
      <w:marLeft w:val="0"/>
      <w:marRight w:val="0"/>
      <w:marTop w:val="0"/>
      <w:marBottom w:val="0"/>
      <w:divBdr>
        <w:top w:val="none" w:sz="0" w:space="0" w:color="auto"/>
        <w:left w:val="none" w:sz="0" w:space="0" w:color="auto"/>
        <w:bottom w:val="none" w:sz="0" w:space="0" w:color="auto"/>
        <w:right w:val="none" w:sz="0" w:space="0" w:color="auto"/>
      </w:divBdr>
    </w:div>
    <w:div w:id="1884558416">
      <w:bodyDiv w:val="1"/>
      <w:marLeft w:val="0"/>
      <w:marRight w:val="0"/>
      <w:marTop w:val="0"/>
      <w:marBottom w:val="0"/>
      <w:divBdr>
        <w:top w:val="none" w:sz="0" w:space="0" w:color="auto"/>
        <w:left w:val="none" w:sz="0" w:space="0" w:color="auto"/>
        <w:bottom w:val="none" w:sz="0" w:space="0" w:color="auto"/>
        <w:right w:val="none" w:sz="0" w:space="0" w:color="auto"/>
      </w:divBdr>
    </w:div>
    <w:div w:id="1885941965">
      <w:bodyDiv w:val="1"/>
      <w:marLeft w:val="0"/>
      <w:marRight w:val="0"/>
      <w:marTop w:val="0"/>
      <w:marBottom w:val="0"/>
      <w:divBdr>
        <w:top w:val="none" w:sz="0" w:space="0" w:color="auto"/>
        <w:left w:val="none" w:sz="0" w:space="0" w:color="auto"/>
        <w:bottom w:val="none" w:sz="0" w:space="0" w:color="auto"/>
        <w:right w:val="none" w:sz="0" w:space="0" w:color="auto"/>
      </w:divBdr>
    </w:div>
    <w:div w:id="1887788482">
      <w:bodyDiv w:val="1"/>
      <w:marLeft w:val="0"/>
      <w:marRight w:val="0"/>
      <w:marTop w:val="0"/>
      <w:marBottom w:val="0"/>
      <w:divBdr>
        <w:top w:val="none" w:sz="0" w:space="0" w:color="auto"/>
        <w:left w:val="none" w:sz="0" w:space="0" w:color="auto"/>
        <w:bottom w:val="none" w:sz="0" w:space="0" w:color="auto"/>
        <w:right w:val="none" w:sz="0" w:space="0" w:color="auto"/>
      </w:divBdr>
    </w:div>
    <w:div w:id="1887913527">
      <w:bodyDiv w:val="1"/>
      <w:marLeft w:val="0"/>
      <w:marRight w:val="0"/>
      <w:marTop w:val="0"/>
      <w:marBottom w:val="0"/>
      <w:divBdr>
        <w:top w:val="none" w:sz="0" w:space="0" w:color="auto"/>
        <w:left w:val="none" w:sz="0" w:space="0" w:color="auto"/>
        <w:bottom w:val="none" w:sz="0" w:space="0" w:color="auto"/>
        <w:right w:val="none" w:sz="0" w:space="0" w:color="auto"/>
      </w:divBdr>
    </w:div>
    <w:div w:id="1888225262">
      <w:bodyDiv w:val="1"/>
      <w:marLeft w:val="0"/>
      <w:marRight w:val="0"/>
      <w:marTop w:val="0"/>
      <w:marBottom w:val="0"/>
      <w:divBdr>
        <w:top w:val="none" w:sz="0" w:space="0" w:color="auto"/>
        <w:left w:val="none" w:sz="0" w:space="0" w:color="auto"/>
        <w:bottom w:val="none" w:sz="0" w:space="0" w:color="auto"/>
        <w:right w:val="none" w:sz="0" w:space="0" w:color="auto"/>
      </w:divBdr>
    </w:div>
    <w:div w:id="1888711962">
      <w:bodyDiv w:val="1"/>
      <w:marLeft w:val="0"/>
      <w:marRight w:val="0"/>
      <w:marTop w:val="0"/>
      <w:marBottom w:val="0"/>
      <w:divBdr>
        <w:top w:val="none" w:sz="0" w:space="0" w:color="auto"/>
        <w:left w:val="none" w:sz="0" w:space="0" w:color="auto"/>
        <w:bottom w:val="none" w:sz="0" w:space="0" w:color="auto"/>
        <w:right w:val="none" w:sz="0" w:space="0" w:color="auto"/>
      </w:divBdr>
    </w:div>
    <w:div w:id="1889611608">
      <w:bodyDiv w:val="1"/>
      <w:marLeft w:val="0"/>
      <w:marRight w:val="0"/>
      <w:marTop w:val="0"/>
      <w:marBottom w:val="0"/>
      <w:divBdr>
        <w:top w:val="none" w:sz="0" w:space="0" w:color="auto"/>
        <w:left w:val="none" w:sz="0" w:space="0" w:color="auto"/>
        <w:bottom w:val="none" w:sz="0" w:space="0" w:color="auto"/>
        <w:right w:val="none" w:sz="0" w:space="0" w:color="auto"/>
      </w:divBdr>
    </w:div>
    <w:div w:id="1890679181">
      <w:bodyDiv w:val="1"/>
      <w:marLeft w:val="0"/>
      <w:marRight w:val="0"/>
      <w:marTop w:val="0"/>
      <w:marBottom w:val="0"/>
      <w:divBdr>
        <w:top w:val="none" w:sz="0" w:space="0" w:color="auto"/>
        <w:left w:val="none" w:sz="0" w:space="0" w:color="auto"/>
        <w:bottom w:val="none" w:sz="0" w:space="0" w:color="auto"/>
        <w:right w:val="none" w:sz="0" w:space="0" w:color="auto"/>
      </w:divBdr>
    </w:div>
    <w:div w:id="1891257770">
      <w:bodyDiv w:val="1"/>
      <w:marLeft w:val="0"/>
      <w:marRight w:val="0"/>
      <w:marTop w:val="0"/>
      <w:marBottom w:val="0"/>
      <w:divBdr>
        <w:top w:val="none" w:sz="0" w:space="0" w:color="auto"/>
        <w:left w:val="none" w:sz="0" w:space="0" w:color="auto"/>
        <w:bottom w:val="none" w:sz="0" w:space="0" w:color="auto"/>
        <w:right w:val="none" w:sz="0" w:space="0" w:color="auto"/>
      </w:divBdr>
    </w:div>
    <w:div w:id="1891645536">
      <w:bodyDiv w:val="1"/>
      <w:marLeft w:val="0"/>
      <w:marRight w:val="0"/>
      <w:marTop w:val="0"/>
      <w:marBottom w:val="0"/>
      <w:divBdr>
        <w:top w:val="none" w:sz="0" w:space="0" w:color="auto"/>
        <w:left w:val="none" w:sz="0" w:space="0" w:color="auto"/>
        <w:bottom w:val="none" w:sz="0" w:space="0" w:color="auto"/>
        <w:right w:val="none" w:sz="0" w:space="0" w:color="auto"/>
      </w:divBdr>
    </w:div>
    <w:div w:id="1892305567">
      <w:bodyDiv w:val="1"/>
      <w:marLeft w:val="0"/>
      <w:marRight w:val="0"/>
      <w:marTop w:val="0"/>
      <w:marBottom w:val="0"/>
      <w:divBdr>
        <w:top w:val="none" w:sz="0" w:space="0" w:color="auto"/>
        <w:left w:val="none" w:sz="0" w:space="0" w:color="auto"/>
        <w:bottom w:val="none" w:sz="0" w:space="0" w:color="auto"/>
        <w:right w:val="none" w:sz="0" w:space="0" w:color="auto"/>
      </w:divBdr>
    </w:div>
    <w:div w:id="1895848141">
      <w:bodyDiv w:val="1"/>
      <w:marLeft w:val="0"/>
      <w:marRight w:val="0"/>
      <w:marTop w:val="0"/>
      <w:marBottom w:val="0"/>
      <w:divBdr>
        <w:top w:val="none" w:sz="0" w:space="0" w:color="auto"/>
        <w:left w:val="none" w:sz="0" w:space="0" w:color="auto"/>
        <w:bottom w:val="none" w:sz="0" w:space="0" w:color="auto"/>
        <w:right w:val="none" w:sz="0" w:space="0" w:color="auto"/>
      </w:divBdr>
    </w:div>
    <w:div w:id="1896429596">
      <w:bodyDiv w:val="1"/>
      <w:marLeft w:val="0"/>
      <w:marRight w:val="0"/>
      <w:marTop w:val="0"/>
      <w:marBottom w:val="0"/>
      <w:divBdr>
        <w:top w:val="none" w:sz="0" w:space="0" w:color="auto"/>
        <w:left w:val="none" w:sz="0" w:space="0" w:color="auto"/>
        <w:bottom w:val="none" w:sz="0" w:space="0" w:color="auto"/>
        <w:right w:val="none" w:sz="0" w:space="0" w:color="auto"/>
      </w:divBdr>
    </w:div>
    <w:div w:id="1896693346">
      <w:bodyDiv w:val="1"/>
      <w:marLeft w:val="0"/>
      <w:marRight w:val="0"/>
      <w:marTop w:val="0"/>
      <w:marBottom w:val="0"/>
      <w:divBdr>
        <w:top w:val="none" w:sz="0" w:space="0" w:color="auto"/>
        <w:left w:val="none" w:sz="0" w:space="0" w:color="auto"/>
        <w:bottom w:val="none" w:sz="0" w:space="0" w:color="auto"/>
        <w:right w:val="none" w:sz="0" w:space="0" w:color="auto"/>
      </w:divBdr>
    </w:div>
    <w:div w:id="1898125450">
      <w:bodyDiv w:val="1"/>
      <w:marLeft w:val="0"/>
      <w:marRight w:val="0"/>
      <w:marTop w:val="0"/>
      <w:marBottom w:val="0"/>
      <w:divBdr>
        <w:top w:val="none" w:sz="0" w:space="0" w:color="auto"/>
        <w:left w:val="none" w:sz="0" w:space="0" w:color="auto"/>
        <w:bottom w:val="none" w:sz="0" w:space="0" w:color="auto"/>
        <w:right w:val="none" w:sz="0" w:space="0" w:color="auto"/>
      </w:divBdr>
    </w:div>
    <w:div w:id="1898710068">
      <w:bodyDiv w:val="1"/>
      <w:marLeft w:val="0"/>
      <w:marRight w:val="0"/>
      <w:marTop w:val="0"/>
      <w:marBottom w:val="0"/>
      <w:divBdr>
        <w:top w:val="none" w:sz="0" w:space="0" w:color="auto"/>
        <w:left w:val="none" w:sz="0" w:space="0" w:color="auto"/>
        <w:bottom w:val="none" w:sz="0" w:space="0" w:color="auto"/>
        <w:right w:val="none" w:sz="0" w:space="0" w:color="auto"/>
      </w:divBdr>
    </w:div>
    <w:div w:id="1899123692">
      <w:bodyDiv w:val="1"/>
      <w:marLeft w:val="0"/>
      <w:marRight w:val="0"/>
      <w:marTop w:val="0"/>
      <w:marBottom w:val="0"/>
      <w:divBdr>
        <w:top w:val="none" w:sz="0" w:space="0" w:color="auto"/>
        <w:left w:val="none" w:sz="0" w:space="0" w:color="auto"/>
        <w:bottom w:val="none" w:sz="0" w:space="0" w:color="auto"/>
        <w:right w:val="none" w:sz="0" w:space="0" w:color="auto"/>
      </w:divBdr>
    </w:div>
    <w:div w:id="1899314095">
      <w:bodyDiv w:val="1"/>
      <w:marLeft w:val="0"/>
      <w:marRight w:val="0"/>
      <w:marTop w:val="0"/>
      <w:marBottom w:val="0"/>
      <w:divBdr>
        <w:top w:val="none" w:sz="0" w:space="0" w:color="auto"/>
        <w:left w:val="none" w:sz="0" w:space="0" w:color="auto"/>
        <w:bottom w:val="none" w:sz="0" w:space="0" w:color="auto"/>
        <w:right w:val="none" w:sz="0" w:space="0" w:color="auto"/>
      </w:divBdr>
    </w:div>
    <w:div w:id="1899705460">
      <w:bodyDiv w:val="1"/>
      <w:marLeft w:val="0"/>
      <w:marRight w:val="0"/>
      <w:marTop w:val="0"/>
      <w:marBottom w:val="0"/>
      <w:divBdr>
        <w:top w:val="none" w:sz="0" w:space="0" w:color="auto"/>
        <w:left w:val="none" w:sz="0" w:space="0" w:color="auto"/>
        <w:bottom w:val="none" w:sz="0" w:space="0" w:color="auto"/>
        <w:right w:val="none" w:sz="0" w:space="0" w:color="auto"/>
      </w:divBdr>
    </w:div>
    <w:div w:id="1900676336">
      <w:bodyDiv w:val="1"/>
      <w:marLeft w:val="0"/>
      <w:marRight w:val="0"/>
      <w:marTop w:val="0"/>
      <w:marBottom w:val="0"/>
      <w:divBdr>
        <w:top w:val="none" w:sz="0" w:space="0" w:color="auto"/>
        <w:left w:val="none" w:sz="0" w:space="0" w:color="auto"/>
        <w:bottom w:val="none" w:sz="0" w:space="0" w:color="auto"/>
        <w:right w:val="none" w:sz="0" w:space="0" w:color="auto"/>
      </w:divBdr>
    </w:div>
    <w:div w:id="1903372062">
      <w:bodyDiv w:val="1"/>
      <w:marLeft w:val="0"/>
      <w:marRight w:val="0"/>
      <w:marTop w:val="0"/>
      <w:marBottom w:val="0"/>
      <w:divBdr>
        <w:top w:val="none" w:sz="0" w:space="0" w:color="auto"/>
        <w:left w:val="none" w:sz="0" w:space="0" w:color="auto"/>
        <w:bottom w:val="none" w:sz="0" w:space="0" w:color="auto"/>
        <w:right w:val="none" w:sz="0" w:space="0" w:color="auto"/>
      </w:divBdr>
    </w:div>
    <w:div w:id="1904414514">
      <w:bodyDiv w:val="1"/>
      <w:marLeft w:val="0"/>
      <w:marRight w:val="0"/>
      <w:marTop w:val="0"/>
      <w:marBottom w:val="0"/>
      <w:divBdr>
        <w:top w:val="none" w:sz="0" w:space="0" w:color="auto"/>
        <w:left w:val="none" w:sz="0" w:space="0" w:color="auto"/>
        <w:bottom w:val="none" w:sz="0" w:space="0" w:color="auto"/>
        <w:right w:val="none" w:sz="0" w:space="0" w:color="auto"/>
      </w:divBdr>
    </w:div>
    <w:div w:id="1904755615">
      <w:bodyDiv w:val="1"/>
      <w:marLeft w:val="0"/>
      <w:marRight w:val="0"/>
      <w:marTop w:val="0"/>
      <w:marBottom w:val="0"/>
      <w:divBdr>
        <w:top w:val="none" w:sz="0" w:space="0" w:color="auto"/>
        <w:left w:val="none" w:sz="0" w:space="0" w:color="auto"/>
        <w:bottom w:val="none" w:sz="0" w:space="0" w:color="auto"/>
        <w:right w:val="none" w:sz="0" w:space="0" w:color="auto"/>
      </w:divBdr>
    </w:div>
    <w:div w:id="1905990741">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1908418613">
      <w:bodyDiv w:val="1"/>
      <w:marLeft w:val="0"/>
      <w:marRight w:val="0"/>
      <w:marTop w:val="0"/>
      <w:marBottom w:val="0"/>
      <w:divBdr>
        <w:top w:val="none" w:sz="0" w:space="0" w:color="auto"/>
        <w:left w:val="none" w:sz="0" w:space="0" w:color="auto"/>
        <w:bottom w:val="none" w:sz="0" w:space="0" w:color="auto"/>
        <w:right w:val="none" w:sz="0" w:space="0" w:color="auto"/>
      </w:divBdr>
    </w:div>
    <w:div w:id="1910529342">
      <w:bodyDiv w:val="1"/>
      <w:marLeft w:val="0"/>
      <w:marRight w:val="0"/>
      <w:marTop w:val="0"/>
      <w:marBottom w:val="0"/>
      <w:divBdr>
        <w:top w:val="none" w:sz="0" w:space="0" w:color="auto"/>
        <w:left w:val="none" w:sz="0" w:space="0" w:color="auto"/>
        <w:bottom w:val="none" w:sz="0" w:space="0" w:color="auto"/>
        <w:right w:val="none" w:sz="0" w:space="0" w:color="auto"/>
      </w:divBdr>
    </w:div>
    <w:div w:id="1910843117">
      <w:bodyDiv w:val="1"/>
      <w:marLeft w:val="0"/>
      <w:marRight w:val="0"/>
      <w:marTop w:val="0"/>
      <w:marBottom w:val="0"/>
      <w:divBdr>
        <w:top w:val="none" w:sz="0" w:space="0" w:color="auto"/>
        <w:left w:val="none" w:sz="0" w:space="0" w:color="auto"/>
        <w:bottom w:val="none" w:sz="0" w:space="0" w:color="auto"/>
        <w:right w:val="none" w:sz="0" w:space="0" w:color="auto"/>
      </w:divBdr>
    </w:div>
    <w:div w:id="1911840154">
      <w:bodyDiv w:val="1"/>
      <w:marLeft w:val="0"/>
      <w:marRight w:val="0"/>
      <w:marTop w:val="0"/>
      <w:marBottom w:val="0"/>
      <w:divBdr>
        <w:top w:val="none" w:sz="0" w:space="0" w:color="auto"/>
        <w:left w:val="none" w:sz="0" w:space="0" w:color="auto"/>
        <w:bottom w:val="none" w:sz="0" w:space="0" w:color="auto"/>
        <w:right w:val="none" w:sz="0" w:space="0" w:color="auto"/>
      </w:divBdr>
    </w:div>
    <w:div w:id="1914200100">
      <w:bodyDiv w:val="1"/>
      <w:marLeft w:val="0"/>
      <w:marRight w:val="0"/>
      <w:marTop w:val="0"/>
      <w:marBottom w:val="0"/>
      <w:divBdr>
        <w:top w:val="none" w:sz="0" w:space="0" w:color="auto"/>
        <w:left w:val="none" w:sz="0" w:space="0" w:color="auto"/>
        <w:bottom w:val="none" w:sz="0" w:space="0" w:color="auto"/>
        <w:right w:val="none" w:sz="0" w:space="0" w:color="auto"/>
      </w:divBdr>
    </w:div>
    <w:div w:id="1915579891">
      <w:bodyDiv w:val="1"/>
      <w:marLeft w:val="0"/>
      <w:marRight w:val="0"/>
      <w:marTop w:val="0"/>
      <w:marBottom w:val="0"/>
      <w:divBdr>
        <w:top w:val="none" w:sz="0" w:space="0" w:color="auto"/>
        <w:left w:val="none" w:sz="0" w:space="0" w:color="auto"/>
        <w:bottom w:val="none" w:sz="0" w:space="0" w:color="auto"/>
        <w:right w:val="none" w:sz="0" w:space="0" w:color="auto"/>
      </w:divBdr>
    </w:div>
    <w:div w:id="1916162787">
      <w:bodyDiv w:val="1"/>
      <w:marLeft w:val="0"/>
      <w:marRight w:val="0"/>
      <w:marTop w:val="0"/>
      <w:marBottom w:val="0"/>
      <w:divBdr>
        <w:top w:val="none" w:sz="0" w:space="0" w:color="auto"/>
        <w:left w:val="none" w:sz="0" w:space="0" w:color="auto"/>
        <w:bottom w:val="none" w:sz="0" w:space="0" w:color="auto"/>
        <w:right w:val="none" w:sz="0" w:space="0" w:color="auto"/>
      </w:divBdr>
    </w:div>
    <w:div w:id="1916354716">
      <w:bodyDiv w:val="1"/>
      <w:marLeft w:val="0"/>
      <w:marRight w:val="0"/>
      <w:marTop w:val="0"/>
      <w:marBottom w:val="0"/>
      <w:divBdr>
        <w:top w:val="none" w:sz="0" w:space="0" w:color="auto"/>
        <w:left w:val="none" w:sz="0" w:space="0" w:color="auto"/>
        <w:bottom w:val="none" w:sz="0" w:space="0" w:color="auto"/>
        <w:right w:val="none" w:sz="0" w:space="0" w:color="auto"/>
      </w:divBdr>
    </w:div>
    <w:div w:id="1917592378">
      <w:bodyDiv w:val="1"/>
      <w:marLeft w:val="0"/>
      <w:marRight w:val="0"/>
      <w:marTop w:val="0"/>
      <w:marBottom w:val="0"/>
      <w:divBdr>
        <w:top w:val="none" w:sz="0" w:space="0" w:color="auto"/>
        <w:left w:val="none" w:sz="0" w:space="0" w:color="auto"/>
        <w:bottom w:val="none" w:sz="0" w:space="0" w:color="auto"/>
        <w:right w:val="none" w:sz="0" w:space="0" w:color="auto"/>
      </w:divBdr>
    </w:div>
    <w:div w:id="1918512837">
      <w:bodyDiv w:val="1"/>
      <w:marLeft w:val="0"/>
      <w:marRight w:val="0"/>
      <w:marTop w:val="0"/>
      <w:marBottom w:val="0"/>
      <w:divBdr>
        <w:top w:val="none" w:sz="0" w:space="0" w:color="auto"/>
        <w:left w:val="none" w:sz="0" w:space="0" w:color="auto"/>
        <w:bottom w:val="none" w:sz="0" w:space="0" w:color="auto"/>
        <w:right w:val="none" w:sz="0" w:space="0" w:color="auto"/>
      </w:divBdr>
    </w:div>
    <w:div w:id="1918974124">
      <w:bodyDiv w:val="1"/>
      <w:marLeft w:val="0"/>
      <w:marRight w:val="0"/>
      <w:marTop w:val="0"/>
      <w:marBottom w:val="0"/>
      <w:divBdr>
        <w:top w:val="none" w:sz="0" w:space="0" w:color="auto"/>
        <w:left w:val="none" w:sz="0" w:space="0" w:color="auto"/>
        <w:bottom w:val="none" w:sz="0" w:space="0" w:color="auto"/>
        <w:right w:val="none" w:sz="0" w:space="0" w:color="auto"/>
      </w:divBdr>
    </w:div>
    <w:div w:id="1923638501">
      <w:bodyDiv w:val="1"/>
      <w:marLeft w:val="0"/>
      <w:marRight w:val="0"/>
      <w:marTop w:val="0"/>
      <w:marBottom w:val="0"/>
      <w:divBdr>
        <w:top w:val="none" w:sz="0" w:space="0" w:color="auto"/>
        <w:left w:val="none" w:sz="0" w:space="0" w:color="auto"/>
        <w:bottom w:val="none" w:sz="0" w:space="0" w:color="auto"/>
        <w:right w:val="none" w:sz="0" w:space="0" w:color="auto"/>
      </w:divBdr>
    </w:div>
    <w:div w:id="1924412530">
      <w:bodyDiv w:val="1"/>
      <w:marLeft w:val="0"/>
      <w:marRight w:val="0"/>
      <w:marTop w:val="0"/>
      <w:marBottom w:val="0"/>
      <w:divBdr>
        <w:top w:val="none" w:sz="0" w:space="0" w:color="auto"/>
        <w:left w:val="none" w:sz="0" w:space="0" w:color="auto"/>
        <w:bottom w:val="none" w:sz="0" w:space="0" w:color="auto"/>
        <w:right w:val="none" w:sz="0" w:space="0" w:color="auto"/>
      </w:divBdr>
    </w:div>
    <w:div w:id="1925147831">
      <w:bodyDiv w:val="1"/>
      <w:marLeft w:val="0"/>
      <w:marRight w:val="0"/>
      <w:marTop w:val="0"/>
      <w:marBottom w:val="0"/>
      <w:divBdr>
        <w:top w:val="none" w:sz="0" w:space="0" w:color="auto"/>
        <w:left w:val="none" w:sz="0" w:space="0" w:color="auto"/>
        <w:bottom w:val="none" w:sz="0" w:space="0" w:color="auto"/>
        <w:right w:val="none" w:sz="0" w:space="0" w:color="auto"/>
      </w:divBdr>
    </w:div>
    <w:div w:id="1925794184">
      <w:bodyDiv w:val="1"/>
      <w:marLeft w:val="0"/>
      <w:marRight w:val="0"/>
      <w:marTop w:val="0"/>
      <w:marBottom w:val="0"/>
      <w:divBdr>
        <w:top w:val="none" w:sz="0" w:space="0" w:color="auto"/>
        <w:left w:val="none" w:sz="0" w:space="0" w:color="auto"/>
        <w:bottom w:val="none" w:sz="0" w:space="0" w:color="auto"/>
        <w:right w:val="none" w:sz="0" w:space="0" w:color="auto"/>
      </w:divBdr>
    </w:div>
    <w:div w:id="1926646320">
      <w:bodyDiv w:val="1"/>
      <w:marLeft w:val="0"/>
      <w:marRight w:val="0"/>
      <w:marTop w:val="0"/>
      <w:marBottom w:val="0"/>
      <w:divBdr>
        <w:top w:val="none" w:sz="0" w:space="0" w:color="auto"/>
        <w:left w:val="none" w:sz="0" w:space="0" w:color="auto"/>
        <w:bottom w:val="none" w:sz="0" w:space="0" w:color="auto"/>
        <w:right w:val="none" w:sz="0" w:space="0" w:color="auto"/>
      </w:divBdr>
    </w:div>
    <w:div w:id="1926919306">
      <w:bodyDiv w:val="1"/>
      <w:marLeft w:val="0"/>
      <w:marRight w:val="0"/>
      <w:marTop w:val="0"/>
      <w:marBottom w:val="0"/>
      <w:divBdr>
        <w:top w:val="none" w:sz="0" w:space="0" w:color="auto"/>
        <w:left w:val="none" w:sz="0" w:space="0" w:color="auto"/>
        <w:bottom w:val="none" w:sz="0" w:space="0" w:color="auto"/>
        <w:right w:val="none" w:sz="0" w:space="0" w:color="auto"/>
      </w:divBdr>
    </w:div>
    <w:div w:id="1927569904">
      <w:bodyDiv w:val="1"/>
      <w:marLeft w:val="0"/>
      <w:marRight w:val="0"/>
      <w:marTop w:val="0"/>
      <w:marBottom w:val="0"/>
      <w:divBdr>
        <w:top w:val="none" w:sz="0" w:space="0" w:color="auto"/>
        <w:left w:val="none" w:sz="0" w:space="0" w:color="auto"/>
        <w:bottom w:val="none" w:sz="0" w:space="0" w:color="auto"/>
        <w:right w:val="none" w:sz="0" w:space="0" w:color="auto"/>
      </w:divBdr>
    </w:div>
    <w:div w:id="1928491689">
      <w:bodyDiv w:val="1"/>
      <w:marLeft w:val="0"/>
      <w:marRight w:val="0"/>
      <w:marTop w:val="0"/>
      <w:marBottom w:val="0"/>
      <w:divBdr>
        <w:top w:val="none" w:sz="0" w:space="0" w:color="auto"/>
        <w:left w:val="none" w:sz="0" w:space="0" w:color="auto"/>
        <w:bottom w:val="none" w:sz="0" w:space="0" w:color="auto"/>
        <w:right w:val="none" w:sz="0" w:space="0" w:color="auto"/>
      </w:divBdr>
    </w:div>
    <w:div w:id="1928995192">
      <w:bodyDiv w:val="1"/>
      <w:marLeft w:val="0"/>
      <w:marRight w:val="0"/>
      <w:marTop w:val="0"/>
      <w:marBottom w:val="0"/>
      <w:divBdr>
        <w:top w:val="none" w:sz="0" w:space="0" w:color="auto"/>
        <w:left w:val="none" w:sz="0" w:space="0" w:color="auto"/>
        <w:bottom w:val="none" w:sz="0" w:space="0" w:color="auto"/>
        <w:right w:val="none" w:sz="0" w:space="0" w:color="auto"/>
      </w:divBdr>
    </w:div>
    <w:div w:id="1929268428">
      <w:bodyDiv w:val="1"/>
      <w:marLeft w:val="0"/>
      <w:marRight w:val="0"/>
      <w:marTop w:val="0"/>
      <w:marBottom w:val="0"/>
      <w:divBdr>
        <w:top w:val="none" w:sz="0" w:space="0" w:color="auto"/>
        <w:left w:val="none" w:sz="0" w:space="0" w:color="auto"/>
        <w:bottom w:val="none" w:sz="0" w:space="0" w:color="auto"/>
        <w:right w:val="none" w:sz="0" w:space="0" w:color="auto"/>
      </w:divBdr>
    </w:div>
    <w:div w:id="1933851983">
      <w:bodyDiv w:val="1"/>
      <w:marLeft w:val="0"/>
      <w:marRight w:val="0"/>
      <w:marTop w:val="0"/>
      <w:marBottom w:val="0"/>
      <w:divBdr>
        <w:top w:val="none" w:sz="0" w:space="0" w:color="auto"/>
        <w:left w:val="none" w:sz="0" w:space="0" w:color="auto"/>
        <w:bottom w:val="none" w:sz="0" w:space="0" w:color="auto"/>
        <w:right w:val="none" w:sz="0" w:space="0" w:color="auto"/>
      </w:divBdr>
    </w:div>
    <w:div w:id="1938371221">
      <w:bodyDiv w:val="1"/>
      <w:marLeft w:val="0"/>
      <w:marRight w:val="0"/>
      <w:marTop w:val="0"/>
      <w:marBottom w:val="0"/>
      <w:divBdr>
        <w:top w:val="none" w:sz="0" w:space="0" w:color="auto"/>
        <w:left w:val="none" w:sz="0" w:space="0" w:color="auto"/>
        <w:bottom w:val="none" w:sz="0" w:space="0" w:color="auto"/>
        <w:right w:val="none" w:sz="0" w:space="0" w:color="auto"/>
      </w:divBdr>
    </w:div>
    <w:div w:id="1939672153">
      <w:bodyDiv w:val="1"/>
      <w:marLeft w:val="0"/>
      <w:marRight w:val="0"/>
      <w:marTop w:val="0"/>
      <w:marBottom w:val="0"/>
      <w:divBdr>
        <w:top w:val="none" w:sz="0" w:space="0" w:color="auto"/>
        <w:left w:val="none" w:sz="0" w:space="0" w:color="auto"/>
        <w:bottom w:val="none" w:sz="0" w:space="0" w:color="auto"/>
        <w:right w:val="none" w:sz="0" w:space="0" w:color="auto"/>
      </w:divBdr>
    </w:div>
    <w:div w:id="1939748799">
      <w:bodyDiv w:val="1"/>
      <w:marLeft w:val="0"/>
      <w:marRight w:val="0"/>
      <w:marTop w:val="0"/>
      <w:marBottom w:val="0"/>
      <w:divBdr>
        <w:top w:val="none" w:sz="0" w:space="0" w:color="auto"/>
        <w:left w:val="none" w:sz="0" w:space="0" w:color="auto"/>
        <w:bottom w:val="none" w:sz="0" w:space="0" w:color="auto"/>
        <w:right w:val="none" w:sz="0" w:space="0" w:color="auto"/>
      </w:divBdr>
    </w:div>
    <w:div w:id="1940259274">
      <w:bodyDiv w:val="1"/>
      <w:marLeft w:val="0"/>
      <w:marRight w:val="0"/>
      <w:marTop w:val="0"/>
      <w:marBottom w:val="0"/>
      <w:divBdr>
        <w:top w:val="none" w:sz="0" w:space="0" w:color="auto"/>
        <w:left w:val="none" w:sz="0" w:space="0" w:color="auto"/>
        <w:bottom w:val="none" w:sz="0" w:space="0" w:color="auto"/>
        <w:right w:val="none" w:sz="0" w:space="0" w:color="auto"/>
      </w:divBdr>
    </w:div>
    <w:div w:id="1940985680">
      <w:bodyDiv w:val="1"/>
      <w:marLeft w:val="0"/>
      <w:marRight w:val="0"/>
      <w:marTop w:val="0"/>
      <w:marBottom w:val="0"/>
      <w:divBdr>
        <w:top w:val="none" w:sz="0" w:space="0" w:color="auto"/>
        <w:left w:val="none" w:sz="0" w:space="0" w:color="auto"/>
        <w:bottom w:val="none" w:sz="0" w:space="0" w:color="auto"/>
        <w:right w:val="none" w:sz="0" w:space="0" w:color="auto"/>
      </w:divBdr>
    </w:div>
    <w:div w:id="1941835382">
      <w:bodyDiv w:val="1"/>
      <w:marLeft w:val="0"/>
      <w:marRight w:val="0"/>
      <w:marTop w:val="0"/>
      <w:marBottom w:val="0"/>
      <w:divBdr>
        <w:top w:val="none" w:sz="0" w:space="0" w:color="auto"/>
        <w:left w:val="none" w:sz="0" w:space="0" w:color="auto"/>
        <w:bottom w:val="none" w:sz="0" w:space="0" w:color="auto"/>
        <w:right w:val="none" w:sz="0" w:space="0" w:color="auto"/>
      </w:divBdr>
    </w:div>
    <w:div w:id="1942566195">
      <w:bodyDiv w:val="1"/>
      <w:marLeft w:val="0"/>
      <w:marRight w:val="0"/>
      <w:marTop w:val="0"/>
      <w:marBottom w:val="0"/>
      <w:divBdr>
        <w:top w:val="none" w:sz="0" w:space="0" w:color="auto"/>
        <w:left w:val="none" w:sz="0" w:space="0" w:color="auto"/>
        <w:bottom w:val="none" w:sz="0" w:space="0" w:color="auto"/>
        <w:right w:val="none" w:sz="0" w:space="0" w:color="auto"/>
      </w:divBdr>
    </w:div>
    <w:div w:id="1943802386">
      <w:bodyDiv w:val="1"/>
      <w:marLeft w:val="0"/>
      <w:marRight w:val="0"/>
      <w:marTop w:val="0"/>
      <w:marBottom w:val="0"/>
      <w:divBdr>
        <w:top w:val="none" w:sz="0" w:space="0" w:color="auto"/>
        <w:left w:val="none" w:sz="0" w:space="0" w:color="auto"/>
        <w:bottom w:val="none" w:sz="0" w:space="0" w:color="auto"/>
        <w:right w:val="none" w:sz="0" w:space="0" w:color="auto"/>
      </w:divBdr>
    </w:div>
    <w:div w:id="1944220741">
      <w:bodyDiv w:val="1"/>
      <w:marLeft w:val="0"/>
      <w:marRight w:val="0"/>
      <w:marTop w:val="0"/>
      <w:marBottom w:val="0"/>
      <w:divBdr>
        <w:top w:val="none" w:sz="0" w:space="0" w:color="auto"/>
        <w:left w:val="none" w:sz="0" w:space="0" w:color="auto"/>
        <w:bottom w:val="none" w:sz="0" w:space="0" w:color="auto"/>
        <w:right w:val="none" w:sz="0" w:space="0" w:color="auto"/>
      </w:divBdr>
    </w:div>
    <w:div w:id="1945845508">
      <w:bodyDiv w:val="1"/>
      <w:marLeft w:val="0"/>
      <w:marRight w:val="0"/>
      <w:marTop w:val="0"/>
      <w:marBottom w:val="0"/>
      <w:divBdr>
        <w:top w:val="none" w:sz="0" w:space="0" w:color="auto"/>
        <w:left w:val="none" w:sz="0" w:space="0" w:color="auto"/>
        <w:bottom w:val="none" w:sz="0" w:space="0" w:color="auto"/>
        <w:right w:val="none" w:sz="0" w:space="0" w:color="auto"/>
      </w:divBdr>
    </w:div>
    <w:div w:id="1946617849">
      <w:bodyDiv w:val="1"/>
      <w:marLeft w:val="0"/>
      <w:marRight w:val="0"/>
      <w:marTop w:val="0"/>
      <w:marBottom w:val="0"/>
      <w:divBdr>
        <w:top w:val="none" w:sz="0" w:space="0" w:color="auto"/>
        <w:left w:val="none" w:sz="0" w:space="0" w:color="auto"/>
        <w:bottom w:val="none" w:sz="0" w:space="0" w:color="auto"/>
        <w:right w:val="none" w:sz="0" w:space="0" w:color="auto"/>
      </w:divBdr>
    </w:div>
    <w:div w:id="1948199466">
      <w:bodyDiv w:val="1"/>
      <w:marLeft w:val="0"/>
      <w:marRight w:val="0"/>
      <w:marTop w:val="0"/>
      <w:marBottom w:val="0"/>
      <w:divBdr>
        <w:top w:val="none" w:sz="0" w:space="0" w:color="auto"/>
        <w:left w:val="none" w:sz="0" w:space="0" w:color="auto"/>
        <w:bottom w:val="none" w:sz="0" w:space="0" w:color="auto"/>
        <w:right w:val="none" w:sz="0" w:space="0" w:color="auto"/>
      </w:divBdr>
    </w:div>
    <w:div w:id="1948613482">
      <w:bodyDiv w:val="1"/>
      <w:marLeft w:val="0"/>
      <w:marRight w:val="0"/>
      <w:marTop w:val="0"/>
      <w:marBottom w:val="0"/>
      <w:divBdr>
        <w:top w:val="none" w:sz="0" w:space="0" w:color="auto"/>
        <w:left w:val="none" w:sz="0" w:space="0" w:color="auto"/>
        <w:bottom w:val="none" w:sz="0" w:space="0" w:color="auto"/>
        <w:right w:val="none" w:sz="0" w:space="0" w:color="auto"/>
      </w:divBdr>
    </w:div>
    <w:div w:id="1949849576">
      <w:bodyDiv w:val="1"/>
      <w:marLeft w:val="0"/>
      <w:marRight w:val="0"/>
      <w:marTop w:val="0"/>
      <w:marBottom w:val="0"/>
      <w:divBdr>
        <w:top w:val="none" w:sz="0" w:space="0" w:color="auto"/>
        <w:left w:val="none" w:sz="0" w:space="0" w:color="auto"/>
        <w:bottom w:val="none" w:sz="0" w:space="0" w:color="auto"/>
        <w:right w:val="none" w:sz="0" w:space="0" w:color="auto"/>
      </w:divBdr>
    </w:div>
    <w:div w:id="1951860197">
      <w:bodyDiv w:val="1"/>
      <w:marLeft w:val="0"/>
      <w:marRight w:val="0"/>
      <w:marTop w:val="0"/>
      <w:marBottom w:val="0"/>
      <w:divBdr>
        <w:top w:val="none" w:sz="0" w:space="0" w:color="auto"/>
        <w:left w:val="none" w:sz="0" w:space="0" w:color="auto"/>
        <w:bottom w:val="none" w:sz="0" w:space="0" w:color="auto"/>
        <w:right w:val="none" w:sz="0" w:space="0" w:color="auto"/>
      </w:divBdr>
    </w:div>
    <w:div w:id="1953786332">
      <w:bodyDiv w:val="1"/>
      <w:marLeft w:val="0"/>
      <w:marRight w:val="0"/>
      <w:marTop w:val="0"/>
      <w:marBottom w:val="0"/>
      <w:divBdr>
        <w:top w:val="none" w:sz="0" w:space="0" w:color="auto"/>
        <w:left w:val="none" w:sz="0" w:space="0" w:color="auto"/>
        <w:bottom w:val="none" w:sz="0" w:space="0" w:color="auto"/>
        <w:right w:val="none" w:sz="0" w:space="0" w:color="auto"/>
      </w:divBdr>
    </w:div>
    <w:div w:id="1954050588">
      <w:bodyDiv w:val="1"/>
      <w:marLeft w:val="0"/>
      <w:marRight w:val="0"/>
      <w:marTop w:val="0"/>
      <w:marBottom w:val="0"/>
      <w:divBdr>
        <w:top w:val="none" w:sz="0" w:space="0" w:color="auto"/>
        <w:left w:val="none" w:sz="0" w:space="0" w:color="auto"/>
        <w:bottom w:val="none" w:sz="0" w:space="0" w:color="auto"/>
        <w:right w:val="none" w:sz="0" w:space="0" w:color="auto"/>
      </w:divBdr>
    </w:div>
    <w:div w:id="1955094150">
      <w:bodyDiv w:val="1"/>
      <w:marLeft w:val="0"/>
      <w:marRight w:val="0"/>
      <w:marTop w:val="0"/>
      <w:marBottom w:val="0"/>
      <w:divBdr>
        <w:top w:val="none" w:sz="0" w:space="0" w:color="auto"/>
        <w:left w:val="none" w:sz="0" w:space="0" w:color="auto"/>
        <w:bottom w:val="none" w:sz="0" w:space="0" w:color="auto"/>
        <w:right w:val="none" w:sz="0" w:space="0" w:color="auto"/>
      </w:divBdr>
    </w:div>
    <w:div w:id="1955212723">
      <w:bodyDiv w:val="1"/>
      <w:marLeft w:val="0"/>
      <w:marRight w:val="0"/>
      <w:marTop w:val="0"/>
      <w:marBottom w:val="0"/>
      <w:divBdr>
        <w:top w:val="none" w:sz="0" w:space="0" w:color="auto"/>
        <w:left w:val="none" w:sz="0" w:space="0" w:color="auto"/>
        <w:bottom w:val="none" w:sz="0" w:space="0" w:color="auto"/>
        <w:right w:val="none" w:sz="0" w:space="0" w:color="auto"/>
      </w:divBdr>
    </w:div>
    <w:div w:id="1956255295">
      <w:bodyDiv w:val="1"/>
      <w:marLeft w:val="0"/>
      <w:marRight w:val="0"/>
      <w:marTop w:val="0"/>
      <w:marBottom w:val="0"/>
      <w:divBdr>
        <w:top w:val="none" w:sz="0" w:space="0" w:color="auto"/>
        <w:left w:val="none" w:sz="0" w:space="0" w:color="auto"/>
        <w:bottom w:val="none" w:sz="0" w:space="0" w:color="auto"/>
        <w:right w:val="none" w:sz="0" w:space="0" w:color="auto"/>
      </w:divBdr>
    </w:div>
    <w:div w:id="1958678042">
      <w:bodyDiv w:val="1"/>
      <w:marLeft w:val="0"/>
      <w:marRight w:val="0"/>
      <w:marTop w:val="0"/>
      <w:marBottom w:val="0"/>
      <w:divBdr>
        <w:top w:val="none" w:sz="0" w:space="0" w:color="auto"/>
        <w:left w:val="none" w:sz="0" w:space="0" w:color="auto"/>
        <w:bottom w:val="none" w:sz="0" w:space="0" w:color="auto"/>
        <w:right w:val="none" w:sz="0" w:space="0" w:color="auto"/>
      </w:divBdr>
    </w:div>
    <w:div w:id="1959220080">
      <w:bodyDiv w:val="1"/>
      <w:marLeft w:val="0"/>
      <w:marRight w:val="0"/>
      <w:marTop w:val="0"/>
      <w:marBottom w:val="0"/>
      <w:divBdr>
        <w:top w:val="none" w:sz="0" w:space="0" w:color="auto"/>
        <w:left w:val="none" w:sz="0" w:space="0" w:color="auto"/>
        <w:bottom w:val="none" w:sz="0" w:space="0" w:color="auto"/>
        <w:right w:val="none" w:sz="0" w:space="0" w:color="auto"/>
      </w:divBdr>
    </w:div>
    <w:div w:id="1962226028">
      <w:bodyDiv w:val="1"/>
      <w:marLeft w:val="0"/>
      <w:marRight w:val="0"/>
      <w:marTop w:val="0"/>
      <w:marBottom w:val="0"/>
      <w:divBdr>
        <w:top w:val="none" w:sz="0" w:space="0" w:color="auto"/>
        <w:left w:val="none" w:sz="0" w:space="0" w:color="auto"/>
        <w:bottom w:val="none" w:sz="0" w:space="0" w:color="auto"/>
        <w:right w:val="none" w:sz="0" w:space="0" w:color="auto"/>
      </w:divBdr>
    </w:div>
    <w:div w:id="1965766165">
      <w:bodyDiv w:val="1"/>
      <w:marLeft w:val="0"/>
      <w:marRight w:val="0"/>
      <w:marTop w:val="0"/>
      <w:marBottom w:val="0"/>
      <w:divBdr>
        <w:top w:val="none" w:sz="0" w:space="0" w:color="auto"/>
        <w:left w:val="none" w:sz="0" w:space="0" w:color="auto"/>
        <w:bottom w:val="none" w:sz="0" w:space="0" w:color="auto"/>
        <w:right w:val="none" w:sz="0" w:space="0" w:color="auto"/>
      </w:divBdr>
    </w:div>
    <w:div w:id="1967009251">
      <w:bodyDiv w:val="1"/>
      <w:marLeft w:val="0"/>
      <w:marRight w:val="0"/>
      <w:marTop w:val="0"/>
      <w:marBottom w:val="0"/>
      <w:divBdr>
        <w:top w:val="none" w:sz="0" w:space="0" w:color="auto"/>
        <w:left w:val="none" w:sz="0" w:space="0" w:color="auto"/>
        <w:bottom w:val="none" w:sz="0" w:space="0" w:color="auto"/>
        <w:right w:val="none" w:sz="0" w:space="0" w:color="auto"/>
      </w:divBdr>
    </w:div>
    <w:div w:id="1968318457">
      <w:bodyDiv w:val="1"/>
      <w:marLeft w:val="0"/>
      <w:marRight w:val="0"/>
      <w:marTop w:val="0"/>
      <w:marBottom w:val="0"/>
      <w:divBdr>
        <w:top w:val="none" w:sz="0" w:space="0" w:color="auto"/>
        <w:left w:val="none" w:sz="0" w:space="0" w:color="auto"/>
        <w:bottom w:val="none" w:sz="0" w:space="0" w:color="auto"/>
        <w:right w:val="none" w:sz="0" w:space="0" w:color="auto"/>
      </w:divBdr>
    </w:div>
    <w:div w:id="1970621380">
      <w:bodyDiv w:val="1"/>
      <w:marLeft w:val="0"/>
      <w:marRight w:val="0"/>
      <w:marTop w:val="0"/>
      <w:marBottom w:val="0"/>
      <w:divBdr>
        <w:top w:val="none" w:sz="0" w:space="0" w:color="auto"/>
        <w:left w:val="none" w:sz="0" w:space="0" w:color="auto"/>
        <w:bottom w:val="none" w:sz="0" w:space="0" w:color="auto"/>
        <w:right w:val="none" w:sz="0" w:space="0" w:color="auto"/>
      </w:divBdr>
    </w:div>
    <w:div w:id="1971394673">
      <w:bodyDiv w:val="1"/>
      <w:marLeft w:val="0"/>
      <w:marRight w:val="0"/>
      <w:marTop w:val="0"/>
      <w:marBottom w:val="0"/>
      <w:divBdr>
        <w:top w:val="none" w:sz="0" w:space="0" w:color="auto"/>
        <w:left w:val="none" w:sz="0" w:space="0" w:color="auto"/>
        <w:bottom w:val="none" w:sz="0" w:space="0" w:color="auto"/>
        <w:right w:val="none" w:sz="0" w:space="0" w:color="auto"/>
      </w:divBdr>
    </w:div>
    <w:div w:id="1972325836">
      <w:bodyDiv w:val="1"/>
      <w:marLeft w:val="0"/>
      <w:marRight w:val="0"/>
      <w:marTop w:val="0"/>
      <w:marBottom w:val="0"/>
      <w:divBdr>
        <w:top w:val="none" w:sz="0" w:space="0" w:color="auto"/>
        <w:left w:val="none" w:sz="0" w:space="0" w:color="auto"/>
        <w:bottom w:val="none" w:sz="0" w:space="0" w:color="auto"/>
        <w:right w:val="none" w:sz="0" w:space="0" w:color="auto"/>
      </w:divBdr>
    </w:div>
    <w:div w:id="1972517350">
      <w:bodyDiv w:val="1"/>
      <w:marLeft w:val="0"/>
      <w:marRight w:val="0"/>
      <w:marTop w:val="0"/>
      <w:marBottom w:val="0"/>
      <w:divBdr>
        <w:top w:val="none" w:sz="0" w:space="0" w:color="auto"/>
        <w:left w:val="none" w:sz="0" w:space="0" w:color="auto"/>
        <w:bottom w:val="none" w:sz="0" w:space="0" w:color="auto"/>
        <w:right w:val="none" w:sz="0" w:space="0" w:color="auto"/>
      </w:divBdr>
    </w:div>
    <w:div w:id="1972980411">
      <w:bodyDiv w:val="1"/>
      <w:marLeft w:val="0"/>
      <w:marRight w:val="0"/>
      <w:marTop w:val="0"/>
      <w:marBottom w:val="0"/>
      <w:divBdr>
        <w:top w:val="none" w:sz="0" w:space="0" w:color="auto"/>
        <w:left w:val="none" w:sz="0" w:space="0" w:color="auto"/>
        <w:bottom w:val="none" w:sz="0" w:space="0" w:color="auto"/>
        <w:right w:val="none" w:sz="0" w:space="0" w:color="auto"/>
      </w:divBdr>
    </w:div>
    <w:div w:id="1973825862">
      <w:bodyDiv w:val="1"/>
      <w:marLeft w:val="0"/>
      <w:marRight w:val="0"/>
      <w:marTop w:val="0"/>
      <w:marBottom w:val="0"/>
      <w:divBdr>
        <w:top w:val="none" w:sz="0" w:space="0" w:color="auto"/>
        <w:left w:val="none" w:sz="0" w:space="0" w:color="auto"/>
        <w:bottom w:val="none" w:sz="0" w:space="0" w:color="auto"/>
        <w:right w:val="none" w:sz="0" w:space="0" w:color="auto"/>
      </w:divBdr>
    </w:div>
    <w:div w:id="1974477187">
      <w:bodyDiv w:val="1"/>
      <w:marLeft w:val="0"/>
      <w:marRight w:val="0"/>
      <w:marTop w:val="0"/>
      <w:marBottom w:val="0"/>
      <w:divBdr>
        <w:top w:val="none" w:sz="0" w:space="0" w:color="auto"/>
        <w:left w:val="none" w:sz="0" w:space="0" w:color="auto"/>
        <w:bottom w:val="none" w:sz="0" w:space="0" w:color="auto"/>
        <w:right w:val="none" w:sz="0" w:space="0" w:color="auto"/>
      </w:divBdr>
    </w:div>
    <w:div w:id="1974604260">
      <w:bodyDiv w:val="1"/>
      <w:marLeft w:val="0"/>
      <w:marRight w:val="0"/>
      <w:marTop w:val="0"/>
      <w:marBottom w:val="0"/>
      <w:divBdr>
        <w:top w:val="none" w:sz="0" w:space="0" w:color="auto"/>
        <w:left w:val="none" w:sz="0" w:space="0" w:color="auto"/>
        <w:bottom w:val="none" w:sz="0" w:space="0" w:color="auto"/>
        <w:right w:val="none" w:sz="0" w:space="0" w:color="auto"/>
      </w:divBdr>
    </w:div>
    <w:div w:id="1974824839">
      <w:bodyDiv w:val="1"/>
      <w:marLeft w:val="0"/>
      <w:marRight w:val="0"/>
      <w:marTop w:val="0"/>
      <w:marBottom w:val="0"/>
      <w:divBdr>
        <w:top w:val="none" w:sz="0" w:space="0" w:color="auto"/>
        <w:left w:val="none" w:sz="0" w:space="0" w:color="auto"/>
        <w:bottom w:val="none" w:sz="0" w:space="0" w:color="auto"/>
        <w:right w:val="none" w:sz="0" w:space="0" w:color="auto"/>
      </w:divBdr>
    </w:div>
    <w:div w:id="1975257092">
      <w:bodyDiv w:val="1"/>
      <w:marLeft w:val="0"/>
      <w:marRight w:val="0"/>
      <w:marTop w:val="0"/>
      <w:marBottom w:val="0"/>
      <w:divBdr>
        <w:top w:val="none" w:sz="0" w:space="0" w:color="auto"/>
        <w:left w:val="none" w:sz="0" w:space="0" w:color="auto"/>
        <w:bottom w:val="none" w:sz="0" w:space="0" w:color="auto"/>
        <w:right w:val="none" w:sz="0" w:space="0" w:color="auto"/>
      </w:divBdr>
    </w:div>
    <w:div w:id="1976910570">
      <w:bodyDiv w:val="1"/>
      <w:marLeft w:val="0"/>
      <w:marRight w:val="0"/>
      <w:marTop w:val="0"/>
      <w:marBottom w:val="0"/>
      <w:divBdr>
        <w:top w:val="none" w:sz="0" w:space="0" w:color="auto"/>
        <w:left w:val="none" w:sz="0" w:space="0" w:color="auto"/>
        <w:bottom w:val="none" w:sz="0" w:space="0" w:color="auto"/>
        <w:right w:val="none" w:sz="0" w:space="0" w:color="auto"/>
      </w:divBdr>
    </w:div>
    <w:div w:id="1979608234">
      <w:bodyDiv w:val="1"/>
      <w:marLeft w:val="0"/>
      <w:marRight w:val="0"/>
      <w:marTop w:val="0"/>
      <w:marBottom w:val="0"/>
      <w:divBdr>
        <w:top w:val="none" w:sz="0" w:space="0" w:color="auto"/>
        <w:left w:val="none" w:sz="0" w:space="0" w:color="auto"/>
        <w:bottom w:val="none" w:sz="0" w:space="0" w:color="auto"/>
        <w:right w:val="none" w:sz="0" w:space="0" w:color="auto"/>
      </w:divBdr>
    </w:div>
    <w:div w:id="1980726721">
      <w:bodyDiv w:val="1"/>
      <w:marLeft w:val="0"/>
      <w:marRight w:val="0"/>
      <w:marTop w:val="0"/>
      <w:marBottom w:val="0"/>
      <w:divBdr>
        <w:top w:val="none" w:sz="0" w:space="0" w:color="auto"/>
        <w:left w:val="none" w:sz="0" w:space="0" w:color="auto"/>
        <w:bottom w:val="none" w:sz="0" w:space="0" w:color="auto"/>
        <w:right w:val="none" w:sz="0" w:space="0" w:color="auto"/>
      </w:divBdr>
    </w:div>
    <w:div w:id="1980839952">
      <w:bodyDiv w:val="1"/>
      <w:marLeft w:val="0"/>
      <w:marRight w:val="0"/>
      <w:marTop w:val="0"/>
      <w:marBottom w:val="0"/>
      <w:divBdr>
        <w:top w:val="none" w:sz="0" w:space="0" w:color="auto"/>
        <w:left w:val="none" w:sz="0" w:space="0" w:color="auto"/>
        <w:bottom w:val="none" w:sz="0" w:space="0" w:color="auto"/>
        <w:right w:val="none" w:sz="0" w:space="0" w:color="auto"/>
      </w:divBdr>
    </w:div>
    <w:div w:id="1981111838">
      <w:bodyDiv w:val="1"/>
      <w:marLeft w:val="0"/>
      <w:marRight w:val="0"/>
      <w:marTop w:val="0"/>
      <w:marBottom w:val="0"/>
      <w:divBdr>
        <w:top w:val="none" w:sz="0" w:space="0" w:color="auto"/>
        <w:left w:val="none" w:sz="0" w:space="0" w:color="auto"/>
        <w:bottom w:val="none" w:sz="0" w:space="0" w:color="auto"/>
        <w:right w:val="none" w:sz="0" w:space="0" w:color="auto"/>
      </w:divBdr>
    </w:div>
    <w:div w:id="1983457545">
      <w:bodyDiv w:val="1"/>
      <w:marLeft w:val="0"/>
      <w:marRight w:val="0"/>
      <w:marTop w:val="0"/>
      <w:marBottom w:val="0"/>
      <w:divBdr>
        <w:top w:val="none" w:sz="0" w:space="0" w:color="auto"/>
        <w:left w:val="none" w:sz="0" w:space="0" w:color="auto"/>
        <w:bottom w:val="none" w:sz="0" w:space="0" w:color="auto"/>
        <w:right w:val="none" w:sz="0" w:space="0" w:color="auto"/>
      </w:divBdr>
    </w:div>
    <w:div w:id="1985157011">
      <w:bodyDiv w:val="1"/>
      <w:marLeft w:val="0"/>
      <w:marRight w:val="0"/>
      <w:marTop w:val="0"/>
      <w:marBottom w:val="0"/>
      <w:divBdr>
        <w:top w:val="none" w:sz="0" w:space="0" w:color="auto"/>
        <w:left w:val="none" w:sz="0" w:space="0" w:color="auto"/>
        <w:bottom w:val="none" w:sz="0" w:space="0" w:color="auto"/>
        <w:right w:val="none" w:sz="0" w:space="0" w:color="auto"/>
      </w:divBdr>
    </w:div>
    <w:div w:id="1987197402">
      <w:bodyDiv w:val="1"/>
      <w:marLeft w:val="0"/>
      <w:marRight w:val="0"/>
      <w:marTop w:val="0"/>
      <w:marBottom w:val="0"/>
      <w:divBdr>
        <w:top w:val="none" w:sz="0" w:space="0" w:color="auto"/>
        <w:left w:val="none" w:sz="0" w:space="0" w:color="auto"/>
        <w:bottom w:val="none" w:sz="0" w:space="0" w:color="auto"/>
        <w:right w:val="none" w:sz="0" w:space="0" w:color="auto"/>
      </w:divBdr>
    </w:div>
    <w:div w:id="1987397114">
      <w:bodyDiv w:val="1"/>
      <w:marLeft w:val="0"/>
      <w:marRight w:val="0"/>
      <w:marTop w:val="0"/>
      <w:marBottom w:val="0"/>
      <w:divBdr>
        <w:top w:val="none" w:sz="0" w:space="0" w:color="auto"/>
        <w:left w:val="none" w:sz="0" w:space="0" w:color="auto"/>
        <w:bottom w:val="none" w:sz="0" w:space="0" w:color="auto"/>
        <w:right w:val="none" w:sz="0" w:space="0" w:color="auto"/>
      </w:divBdr>
    </w:div>
    <w:div w:id="1987778295">
      <w:bodyDiv w:val="1"/>
      <w:marLeft w:val="0"/>
      <w:marRight w:val="0"/>
      <w:marTop w:val="0"/>
      <w:marBottom w:val="0"/>
      <w:divBdr>
        <w:top w:val="none" w:sz="0" w:space="0" w:color="auto"/>
        <w:left w:val="none" w:sz="0" w:space="0" w:color="auto"/>
        <w:bottom w:val="none" w:sz="0" w:space="0" w:color="auto"/>
        <w:right w:val="none" w:sz="0" w:space="0" w:color="auto"/>
      </w:divBdr>
    </w:div>
    <w:div w:id="1991598184">
      <w:bodyDiv w:val="1"/>
      <w:marLeft w:val="0"/>
      <w:marRight w:val="0"/>
      <w:marTop w:val="0"/>
      <w:marBottom w:val="0"/>
      <w:divBdr>
        <w:top w:val="none" w:sz="0" w:space="0" w:color="auto"/>
        <w:left w:val="none" w:sz="0" w:space="0" w:color="auto"/>
        <w:bottom w:val="none" w:sz="0" w:space="0" w:color="auto"/>
        <w:right w:val="none" w:sz="0" w:space="0" w:color="auto"/>
      </w:divBdr>
    </w:div>
    <w:div w:id="1995525074">
      <w:bodyDiv w:val="1"/>
      <w:marLeft w:val="0"/>
      <w:marRight w:val="0"/>
      <w:marTop w:val="0"/>
      <w:marBottom w:val="0"/>
      <w:divBdr>
        <w:top w:val="none" w:sz="0" w:space="0" w:color="auto"/>
        <w:left w:val="none" w:sz="0" w:space="0" w:color="auto"/>
        <w:bottom w:val="none" w:sz="0" w:space="0" w:color="auto"/>
        <w:right w:val="none" w:sz="0" w:space="0" w:color="auto"/>
      </w:divBdr>
    </w:div>
    <w:div w:id="1997024822">
      <w:bodyDiv w:val="1"/>
      <w:marLeft w:val="0"/>
      <w:marRight w:val="0"/>
      <w:marTop w:val="0"/>
      <w:marBottom w:val="0"/>
      <w:divBdr>
        <w:top w:val="none" w:sz="0" w:space="0" w:color="auto"/>
        <w:left w:val="none" w:sz="0" w:space="0" w:color="auto"/>
        <w:bottom w:val="none" w:sz="0" w:space="0" w:color="auto"/>
        <w:right w:val="none" w:sz="0" w:space="0" w:color="auto"/>
      </w:divBdr>
    </w:div>
    <w:div w:id="1997411835">
      <w:bodyDiv w:val="1"/>
      <w:marLeft w:val="0"/>
      <w:marRight w:val="0"/>
      <w:marTop w:val="0"/>
      <w:marBottom w:val="0"/>
      <w:divBdr>
        <w:top w:val="none" w:sz="0" w:space="0" w:color="auto"/>
        <w:left w:val="none" w:sz="0" w:space="0" w:color="auto"/>
        <w:bottom w:val="none" w:sz="0" w:space="0" w:color="auto"/>
        <w:right w:val="none" w:sz="0" w:space="0" w:color="auto"/>
      </w:divBdr>
    </w:div>
    <w:div w:id="1997605871">
      <w:bodyDiv w:val="1"/>
      <w:marLeft w:val="0"/>
      <w:marRight w:val="0"/>
      <w:marTop w:val="0"/>
      <w:marBottom w:val="0"/>
      <w:divBdr>
        <w:top w:val="none" w:sz="0" w:space="0" w:color="auto"/>
        <w:left w:val="none" w:sz="0" w:space="0" w:color="auto"/>
        <w:bottom w:val="none" w:sz="0" w:space="0" w:color="auto"/>
        <w:right w:val="none" w:sz="0" w:space="0" w:color="auto"/>
      </w:divBdr>
    </w:div>
    <w:div w:id="1997882281">
      <w:bodyDiv w:val="1"/>
      <w:marLeft w:val="0"/>
      <w:marRight w:val="0"/>
      <w:marTop w:val="0"/>
      <w:marBottom w:val="0"/>
      <w:divBdr>
        <w:top w:val="none" w:sz="0" w:space="0" w:color="auto"/>
        <w:left w:val="none" w:sz="0" w:space="0" w:color="auto"/>
        <w:bottom w:val="none" w:sz="0" w:space="0" w:color="auto"/>
        <w:right w:val="none" w:sz="0" w:space="0" w:color="auto"/>
      </w:divBdr>
    </w:div>
    <w:div w:id="1997998462">
      <w:bodyDiv w:val="1"/>
      <w:marLeft w:val="0"/>
      <w:marRight w:val="0"/>
      <w:marTop w:val="0"/>
      <w:marBottom w:val="0"/>
      <w:divBdr>
        <w:top w:val="none" w:sz="0" w:space="0" w:color="auto"/>
        <w:left w:val="none" w:sz="0" w:space="0" w:color="auto"/>
        <w:bottom w:val="none" w:sz="0" w:space="0" w:color="auto"/>
        <w:right w:val="none" w:sz="0" w:space="0" w:color="auto"/>
      </w:divBdr>
    </w:div>
    <w:div w:id="1998535086">
      <w:bodyDiv w:val="1"/>
      <w:marLeft w:val="0"/>
      <w:marRight w:val="0"/>
      <w:marTop w:val="0"/>
      <w:marBottom w:val="0"/>
      <w:divBdr>
        <w:top w:val="none" w:sz="0" w:space="0" w:color="auto"/>
        <w:left w:val="none" w:sz="0" w:space="0" w:color="auto"/>
        <w:bottom w:val="none" w:sz="0" w:space="0" w:color="auto"/>
        <w:right w:val="none" w:sz="0" w:space="0" w:color="auto"/>
      </w:divBdr>
    </w:div>
    <w:div w:id="1998536503">
      <w:bodyDiv w:val="1"/>
      <w:marLeft w:val="0"/>
      <w:marRight w:val="0"/>
      <w:marTop w:val="0"/>
      <w:marBottom w:val="0"/>
      <w:divBdr>
        <w:top w:val="none" w:sz="0" w:space="0" w:color="auto"/>
        <w:left w:val="none" w:sz="0" w:space="0" w:color="auto"/>
        <w:bottom w:val="none" w:sz="0" w:space="0" w:color="auto"/>
        <w:right w:val="none" w:sz="0" w:space="0" w:color="auto"/>
      </w:divBdr>
    </w:div>
    <w:div w:id="1999268558">
      <w:bodyDiv w:val="1"/>
      <w:marLeft w:val="0"/>
      <w:marRight w:val="0"/>
      <w:marTop w:val="0"/>
      <w:marBottom w:val="0"/>
      <w:divBdr>
        <w:top w:val="none" w:sz="0" w:space="0" w:color="auto"/>
        <w:left w:val="none" w:sz="0" w:space="0" w:color="auto"/>
        <w:bottom w:val="none" w:sz="0" w:space="0" w:color="auto"/>
        <w:right w:val="none" w:sz="0" w:space="0" w:color="auto"/>
      </w:divBdr>
    </w:div>
    <w:div w:id="2001493615">
      <w:bodyDiv w:val="1"/>
      <w:marLeft w:val="0"/>
      <w:marRight w:val="0"/>
      <w:marTop w:val="0"/>
      <w:marBottom w:val="0"/>
      <w:divBdr>
        <w:top w:val="none" w:sz="0" w:space="0" w:color="auto"/>
        <w:left w:val="none" w:sz="0" w:space="0" w:color="auto"/>
        <w:bottom w:val="none" w:sz="0" w:space="0" w:color="auto"/>
        <w:right w:val="none" w:sz="0" w:space="0" w:color="auto"/>
      </w:divBdr>
    </w:div>
    <w:div w:id="2002073676">
      <w:bodyDiv w:val="1"/>
      <w:marLeft w:val="0"/>
      <w:marRight w:val="0"/>
      <w:marTop w:val="0"/>
      <w:marBottom w:val="0"/>
      <w:divBdr>
        <w:top w:val="none" w:sz="0" w:space="0" w:color="auto"/>
        <w:left w:val="none" w:sz="0" w:space="0" w:color="auto"/>
        <w:bottom w:val="none" w:sz="0" w:space="0" w:color="auto"/>
        <w:right w:val="none" w:sz="0" w:space="0" w:color="auto"/>
      </w:divBdr>
    </w:div>
    <w:div w:id="2002467199">
      <w:bodyDiv w:val="1"/>
      <w:marLeft w:val="0"/>
      <w:marRight w:val="0"/>
      <w:marTop w:val="0"/>
      <w:marBottom w:val="0"/>
      <w:divBdr>
        <w:top w:val="none" w:sz="0" w:space="0" w:color="auto"/>
        <w:left w:val="none" w:sz="0" w:space="0" w:color="auto"/>
        <w:bottom w:val="none" w:sz="0" w:space="0" w:color="auto"/>
        <w:right w:val="none" w:sz="0" w:space="0" w:color="auto"/>
      </w:divBdr>
    </w:div>
    <w:div w:id="2003657346">
      <w:bodyDiv w:val="1"/>
      <w:marLeft w:val="0"/>
      <w:marRight w:val="0"/>
      <w:marTop w:val="0"/>
      <w:marBottom w:val="0"/>
      <w:divBdr>
        <w:top w:val="none" w:sz="0" w:space="0" w:color="auto"/>
        <w:left w:val="none" w:sz="0" w:space="0" w:color="auto"/>
        <w:bottom w:val="none" w:sz="0" w:space="0" w:color="auto"/>
        <w:right w:val="none" w:sz="0" w:space="0" w:color="auto"/>
      </w:divBdr>
    </w:div>
    <w:div w:id="2004430469">
      <w:bodyDiv w:val="1"/>
      <w:marLeft w:val="0"/>
      <w:marRight w:val="0"/>
      <w:marTop w:val="0"/>
      <w:marBottom w:val="0"/>
      <w:divBdr>
        <w:top w:val="none" w:sz="0" w:space="0" w:color="auto"/>
        <w:left w:val="none" w:sz="0" w:space="0" w:color="auto"/>
        <w:bottom w:val="none" w:sz="0" w:space="0" w:color="auto"/>
        <w:right w:val="none" w:sz="0" w:space="0" w:color="auto"/>
      </w:divBdr>
    </w:div>
    <w:div w:id="2004430647">
      <w:bodyDiv w:val="1"/>
      <w:marLeft w:val="0"/>
      <w:marRight w:val="0"/>
      <w:marTop w:val="0"/>
      <w:marBottom w:val="0"/>
      <w:divBdr>
        <w:top w:val="none" w:sz="0" w:space="0" w:color="auto"/>
        <w:left w:val="none" w:sz="0" w:space="0" w:color="auto"/>
        <w:bottom w:val="none" w:sz="0" w:space="0" w:color="auto"/>
        <w:right w:val="none" w:sz="0" w:space="0" w:color="auto"/>
      </w:divBdr>
    </w:div>
    <w:div w:id="2005693669">
      <w:bodyDiv w:val="1"/>
      <w:marLeft w:val="0"/>
      <w:marRight w:val="0"/>
      <w:marTop w:val="0"/>
      <w:marBottom w:val="0"/>
      <w:divBdr>
        <w:top w:val="none" w:sz="0" w:space="0" w:color="auto"/>
        <w:left w:val="none" w:sz="0" w:space="0" w:color="auto"/>
        <w:bottom w:val="none" w:sz="0" w:space="0" w:color="auto"/>
        <w:right w:val="none" w:sz="0" w:space="0" w:color="auto"/>
      </w:divBdr>
    </w:div>
    <w:div w:id="2006207378">
      <w:bodyDiv w:val="1"/>
      <w:marLeft w:val="0"/>
      <w:marRight w:val="0"/>
      <w:marTop w:val="0"/>
      <w:marBottom w:val="0"/>
      <w:divBdr>
        <w:top w:val="none" w:sz="0" w:space="0" w:color="auto"/>
        <w:left w:val="none" w:sz="0" w:space="0" w:color="auto"/>
        <w:bottom w:val="none" w:sz="0" w:space="0" w:color="auto"/>
        <w:right w:val="none" w:sz="0" w:space="0" w:color="auto"/>
      </w:divBdr>
    </w:div>
    <w:div w:id="2007240857">
      <w:bodyDiv w:val="1"/>
      <w:marLeft w:val="0"/>
      <w:marRight w:val="0"/>
      <w:marTop w:val="0"/>
      <w:marBottom w:val="0"/>
      <w:divBdr>
        <w:top w:val="none" w:sz="0" w:space="0" w:color="auto"/>
        <w:left w:val="none" w:sz="0" w:space="0" w:color="auto"/>
        <w:bottom w:val="none" w:sz="0" w:space="0" w:color="auto"/>
        <w:right w:val="none" w:sz="0" w:space="0" w:color="auto"/>
      </w:divBdr>
    </w:div>
    <w:div w:id="2008482117">
      <w:bodyDiv w:val="1"/>
      <w:marLeft w:val="0"/>
      <w:marRight w:val="0"/>
      <w:marTop w:val="0"/>
      <w:marBottom w:val="0"/>
      <w:divBdr>
        <w:top w:val="none" w:sz="0" w:space="0" w:color="auto"/>
        <w:left w:val="none" w:sz="0" w:space="0" w:color="auto"/>
        <w:bottom w:val="none" w:sz="0" w:space="0" w:color="auto"/>
        <w:right w:val="none" w:sz="0" w:space="0" w:color="auto"/>
      </w:divBdr>
    </w:div>
    <w:div w:id="2011446854">
      <w:bodyDiv w:val="1"/>
      <w:marLeft w:val="0"/>
      <w:marRight w:val="0"/>
      <w:marTop w:val="0"/>
      <w:marBottom w:val="0"/>
      <w:divBdr>
        <w:top w:val="none" w:sz="0" w:space="0" w:color="auto"/>
        <w:left w:val="none" w:sz="0" w:space="0" w:color="auto"/>
        <w:bottom w:val="none" w:sz="0" w:space="0" w:color="auto"/>
        <w:right w:val="none" w:sz="0" w:space="0" w:color="auto"/>
      </w:divBdr>
    </w:div>
    <w:div w:id="2011784430">
      <w:bodyDiv w:val="1"/>
      <w:marLeft w:val="0"/>
      <w:marRight w:val="0"/>
      <w:marTop w:val="0"/>
      <w:marBottom w:val="0"/>
      <w:divBdr>
        <w:top w:val="none" w:sz="0" w:space="0" w:color="auto"/>
        <w:left w:val="none" w:sz="0" w:space="0" w:color="auto"/>
        <w:bottom w:val="none" w:sz="0" w:space="0" w:color="auto"/>
        <w:right w:val="none" w:sz="0" w:space="0" w:color="auto"/>
      </w:divBdr>
    </w:div>
    <w:div w:id="2011903184">
      <w:bodyDiv w:val="1"/>
      <w:marLeft w:val="0"/>
      <w:marRight w:val="0"/>
      <w:marTop w:val="0"/>
      <w:marBottom w:val="0"/>
      <w:divBdr>
        <w:top w:val="none" w:sz="0" w:space="0" w:color="auto"/>
        <w:left w:val="none" w:sz="0" w:space="0" w:color="auto"/>
        <w:bottom w:val="none" w:sz="0" w:space="0" w:color="auto"/>
        <w:right w:val="none" w:sz="0" w:space="0" w:color="auto"/>
      </w:divBdr>
    </w:div>
    <w:div w:id="2012414261">
      <w:bodyDiv w:val="1"/>
      <w:marLeft w:val="0"/>
      <w:marRight w:val="0"/>
      <w:marTop w:val="0"/>
      <w:marBottom w:val="0"/>
      <w:divBdr>
        <w:top w:val="none" w:sz="0" w:space="0" w:color="auto"/>
        <w:left w:val="none" w:sz="0" w:space="0" w:color="auto"/>
        <w:bottom w:val="none" w:sz="0" w:space="0" w:color="auto"/>
        <w:right w:val="none" w:sz="0" w:space="0" w:color="auto"/>
      </w:divBdr>
    </w:div>
    <w:div w:id="2013331629">
      <w:bodyDiv w:val="1"/>
      <w:marLeft w:val="0"/>
      <w:marRight w:val="0"/>
      <w:marTop w:val="0"/>
      <w:marBottom w:val="0"/>
      <w:divBdr>
        <w:top w:val="none" w:sz="0" w:space="0" w:color="auto"/>
        <w:left w:val="none" w:sz="0" w:space="0" w:color="auto"/>
        <w:bottom w:val="none" w:sz="0" w:space="0" w:color="auto"/>
        <w:right w:val="none" w:sz="0" w:space="0" w:color="auto"/>
      </w:divBdr>
    </w:div>
    <w:div w:id="2017145634">
      <w:bodyDiv w:val="1"/>
      <w:marLeft w:val="0"/>
      <w:marRight w:val="0"/>
      <w:marTop w:val="0"/>
      <w:marBottom w:val="0"/>
      <w:divBdr>
        <w:top w:val="none" w:sz="0" w:space="0" w:color="auto"/>
        <w:left w:val="none" w:sz="0" w:space="0" w:color="auto"/>
        <w:bottom w:val="none" w:sz="0" w:space="0" w:color="auto"/>
        <w:right w:val="none" w:sz="0" w:space="0" w:color="auto"/>
      </w:divBdr>
    </w:div>
    <w:div w:id="2017995359">
      <w:bodyDiv w:val="1"/>
      <w:marLeft w:val="0"/>
      <w:marRight w:val="0"/>
      <w:marTop w:val="0"/>
      <w:marBottom w:val="0"/>
      <w:divBdr>
        <w:top w:val="none" w:sz="0" w:space="0" w:color="auto"/>
        <w:left w:val="none" w:sz="0" w:space="0" w:color="auto"/>
        <w:bottom w:val="none" w:sz="0" w:space="0" w:color="auto"/>
        <w:right w:val="none" w:sz="0" w:space="0" w:color="auto"/>
      </w:divBdr>
    </w:div>
    <w:div w:id="2018926555">
      <w:bodyDiv w:val="1"/>
      <w:marLeft w:val="0"/>
      <w:marRight w:val="0"/>
      <w:marTop w:val="0"/>
      <w:marBottom w:val="0"/>
      <w:divBdr>
        <w:top w:val="none" w:sz="0" w:space="0" w:color="auto"/>
        <w:left w:val="none" w:sz="0" w:space="0" w:color="auto"/>
        <w:bottom w:val="none" w:sz="0" w:space="0" w:color="auto"/>
        <w:right w:val="none" w:sz="0" w:space="0" w:color="auto"/>
      </w:divBdr>
    </w:div>
    <w:div w:id="2019429989">
      <w:bodyDiv w:val="1"/>
      <w:marLeft w:val="0"/>
      <w:marRight w:val="0"/>
      <w:marTop w:val="0"/>
      <w:marBottom w:val="0"/>
      <w:divBdr>
        <w:top w:val="none" w:sz="0" w:space="0" w:color="auto"/>
        <w:left w:val="none" w:sz="0" w:space="0" w:color="auto"/>
        <w:bottom w:val="none" w:sz="0" w:space="0" w:color="auto"/>
        <w:right w:val="none" w:sz="0" w:space="0" w:color="auto"/>
      </w:divBdr>
    </w:div>
    <w:div w:id="2022734854">
      <w:bodyDiv w:val="1"/>
      <w:marLeft w:val="0"/>
      <w:marRight w:val="0"/>
      <w:marTop w:val="0"/>
      <w:marBottom w:val="0"/>
      <w:divBdr>
        <w:top w:val="none" w:sz="0" w:space="0" w:color="auto"/>
        <w:left w:val="none" w:sz="0" w:space="0" w:color="auto"/>
        <w:bottom w:val="none" w:sz="0" w:space="0" w:color="auto"/>
        <w:right w:val="none" w:sz="0" w:space="0" w:color="auto"/>
      </w:divBdr>
    </w:div>
    <w:div w:id="2022968645">
      <w:bodyDiv w:val="1"/>
      <w:marLeft w:val="0"/>
      <w:marRight w:val="0"/>
      <w:marTop w:val="0"/>
      <w:marBottom w:val="0"/>
      <w:divBdr>
        <w:top w:val="none" w:sz="0" w:space="0" w:color="auto"/>
        <w:left w:val="none" w:sz="0" w:space="0" w:color="auto"/>
        <w:bottom w:val="none" w:sz="0" w:space="0" w:color="auto"/>
        <w:right w:val="none" w:sz="0" w:space="0" w:color="auto"/>
      </w:divBdr>
    </w:div>
    <w:div w:id="2024015814">
      <w:bodyDiv w:val="1"/>
      <w:marLeft w:val="0"/>
      <w:marRight w:val="0"/>
      <w:marTop w:val="0"/>
      <w:marBottom w:val="0"/>
      <w:divBdr>
        <w:top w:val="none" w:sz="0" w:space="0" w:color="auto"/>
        <w:left w:val="none" w:sz="0" w:space="0" w:color="auto"/>
        <w:bottom w:val="none" w:sz="0" w:space="0" w:color="auto"/>
        <w:right w:val="none" w:sz="0" w:space="0" w:color="auto"/>
      </w:divBdr>
    </w:div>
    <w:div w:id="2024086494">
      <w:bodyDiv w:val="1"/>
      <w:marLeft w:val="0"/>
      <w:marRight w:val="0"/>
      <w:marTop w:val="0"/>
      <w:marBottom w:val="0"/>
      <w:divBdr>
        <w:top w:val="none" w:sz="0" w:space="0" w:color="auto"/>
        <w:left w:val="none" w:sz="0" w:space="0" w:color="auto"/>
        <w:bottom w:val="none" w:sz="0" w:space="0" w:color="auto"/>
        <w:right w:val="none" w:sz="0" w:space="0" w:color="auto"/>
      </w:divBdr>
    </w:div>
    <w:div w:id="2024670323">
      <w:bodyDiv w:val="1"/>
      <w:marLeft w:val="0"/>
      <w:marRight w:val="0"/>
      <w:marTop w:val="0"/>
      <w:marBottom w:val="0"/>
      <w:divBdr>
        <w:top w:val="none" w:sz="0" w:space="0" w:color="auto"/>
        <w:left w:val="none" w:sz="0" w:space="0" w:color="auto"/>
        <w:bottom w:val="none" w:sz="0" w:space="0" w:color="auto"/>
        <w:right w:val="none" w:sz="0" w:space="0" w:color="auto"/>
      </w:divBdr>
    </w:div>
    <w:div w:id="2024746205">
      <w:bodyDiv w:val="1"/>
      <w:marLeft w:val="0"/>
      <w:marRight w:val="0"/>
      <w:marTop w:val="0"/>
      <w:marBottom w:val="0"/>
      <w:divBdr>
        <w:top w:val="none" w:sz="0" w:space="0" w:color="auto"/>
        <w:left w:val="none" w:sz="0" w:space="0" w:color="auto"/>
        <w:bottom w:val="none" w:sz="0" w:space="0" w:color="auto"/>
        <w:right w:val="none" w:sz="0" w:space="0" w:color="auto"/>
      </w:divBdr>
    </w:div>
    <w:div w:id="2025131563">
      <w:bodyDiv w:val="1"/>
      <w:marLeft w:val="0"/>
      <w:marRight w:val="0"/>
      <w:marTop w:val="0"/>
      <w:marBottom w:val="0"/>
      <w:divBdr>
        <w:top w:val="none" w:sz="0" w:space="0" w:color="auto"/>
        <w:left w:val="none" w:sz="0" w:space="0" w:color="auto"/>
        <w:bottom w:val="none" w:sz="0" w:space="0" w:color="auto"/>
        <w:right w:val="none" w:sz="0" w:space="0" w:color="auto"/>
      </w:divBdr>
    </w:div>
    <w:div w:id="2025741733">
      <w:bodyDiv w:val="1"/>
      <w:marLeft w:val="0"/>
      <w:marRight w:val="0"/>
      <w:marTop w:val="0"/>
      <w:marBottom w:val="0"/>
      <w:divBdr>
        <w:top w:val="none" w:sz="0" w:space="0" w:color="auto"/>
        <w:left w:val="none" w:sz="0" w:space="0" w:color="auto"/>
        <w:bottom w:val="none" w:sz="0" w:space="0" w:color="auto"/>
        <w:right w:val="none" w:sz="0" w:space="0" w:color="auto"/>
      </w:divBdr>
    </w:div>
    <w:div w:id="2025786291">
      <w:bodyDiv w:val="1"/>
      <w:marLeft w:val="0"/>
      <w:marRight w:val="0"/>
      <w:marTop w:val="0"/>
      <w:marBottom w:val="0"/>
      <w:divBdr>
        <w:top w:val="none" w:sz="0" w:space="0" w:color="auto"/>
        <w:left w:val="none" w:sz="0" w:space="0" w:color="auto"/>
        <w:bottom w:val="none" w:sz="0" w:space="0" w:color="auto"/>
        <w:right w:val="none" w:sz="0" w:space="0" w:color="auto"/>
      </w:divBdr>
    </w:div>
    <w:div w:id="2025859080">
      <w:bodyDiv w:val="1"/>
      <w:marLeft w:val="0"/>
      <w:marRight w:val="0"/>
      <w:marTop w:val="0"/>
      <w:marBottom w:val="0"/>
      <w:divBdr>
        <w:top w:val="none" w:sz="0" w:space="0" w:color="auto"/>
        <w:left w:val="none" w:sz="0" w:space="0" w:color="auto"/>
        <w:bottom w:val="none" w:sz="0" w:space="0" w:color="auto"/>
        <w:right w:val="none" w:sz="0" w:space="0" w:color="auto"/>
      </w:divBdr>
    </w:div>
    <w:div w:id="2027245993">
      <w:bodyDiv w:val="1"/>
      <w:marLeft w:val="0"/>
      <w:marRight w:val="0"/>
      <w:marTop w:val="0"/>
      <w:marBottom w:val="0"/>
      <w:divBdr>
        <w:top w:val="none" w:sz="0" w:space="0" w:color="auto"/>
        <w:left w:val="none" w:sz="0" w:space="0" w:color="auto"/>
        <w:bottom w:val="none" w:sz="0" w:space="0" w:color="auto"/>
        <w:right w:val="none" w:sz="0" w:space="0" w:color="auto"/>
      </w:divBdr>
    </w:div>
    <w:div w:id="2027826352">
      <w:bodyDiv w:val="1"/>
      <w:marLeft w:val="0"/>
      <w:marRight w:val="0"/>
      <w:marTop w:val="0"/>
      <w:marBottom w:val="0"/>
      <w:divBdr>
        <w:top w:val="none" w:sz="0" w:space="0" w:color="auto"/>
        <w:left w:val="none" w:sz="0" w:space="0" w:color="auto"/>
        <w:bottom w:val="none" w:sz="0" w:space="0" w:color="auto"/>
        <w:right w:val="none" w:sz="0" w:space="0" w:color="auto"/>
      </w:divBdr>
    </w:div>
    <w:div w:id="2027899271">
      <w:bodyDiv w:val="1"/>
      <w:marLeft w:val="0"/>
      <w:marRight w:val="0"/>
      <w:marTop w:val="0"/>
      <w:marBottom w:val="0"/>
      <w:divBdr>
        <w:top w:val="none" w:sz="0" w:space="0" w:color="auto"/>
        <w:left w:val="none" w:sz="0" w:space="0" w:color="auto"/>
        <w:bottom w:val="none" w:sz="0" w:space="0" w:color="auto"/>
        <w:right w:val="none" w:sz="0" w:space="0" w:color="auto"/>
      </w:divBdr>
    </w:div>
    <w:div w:id="2028359942">
      <w:bodyDiv w:val="1"/>
      <w:marLeft w:val="0"/>
      <w:marRight w:val="0"/>
      <w:marTop w:val="0"/>
      <w:marBottom w:val="0"/>
      <w:divBdr>
        <w:top w:val="none" w:sz="0" w:space="0" w:color="auto"/>
        <w:left w:val="none" w:sz="0" w:space="0" w:color="auto"/>
        <w:bottom w:val="none" w:sz="0" w:space="0" w:color="auto"/>
        <w:right w:val="none" w:sz="0" w:space="0" w:color="auto"/>
      </w:divBdr>
    </w:div>
    <w:div w:id="2032561224">
      <w:bodyDiv w:val="1"/>
      <w:marLeft w:val="0"/>
      <w:marRight w:val="0"/>
      <w:marTop w:val="0"/>
      <w:marBottom w:val="0"/>
      <w:divBdr>
        <w:top w:val="none" w:sz="0" w:space="0" w:color="auto"/>
        <w:left w:val="none" w:sz="0" w:space="0" w:color="auto"/>
        <w:bottom w:val="none" w:sz="0" w:space="0" w:color="auto"/>
        <w:right w:val="none" w:sz="0" w:space="0" w:color="auto"/>
      </w:divBdr>
    </w:div>
    <w:div w:id="2034962555">
      <w:bodyDiv w:val="1"/>
      <w:marLeft w:val="0"/>
      <w:marRight w:val="0"/>
      <w:marTop w:val="0"/>
      <w:marBottom w:val="0"/>
      <w:divBdr>
        <w:top w:val="none" w:sz="0" w:space="0" w:color="auto"/>
        <w:left w:val="none" w:sz="0" w:space="0" w:color="auto"/>
        <w:bottom w:val="none" w:sz="0" w:space="0" w:color="auto"/>
        <w:right w:val="none" w:sz="0" w:space="0" w:color="auto"/>
      </w:divBdr>
    </w:div>
    <w:div w:id="2035645827">
      <w:bodyDiv w:val="1"/>
      <w:marLeft w:val="0"/>
      <w:marRight w:val="0"/>
      <w:marTop w:val="0"/>
      <w:marBottom w:val="0"/>
      <w:divBdr>
        <w:top w:val="none" w:sz="0" w:space="0" w:color="auto"/>
        <w:left w:val="none" w:sz="0" w:space="0" w:color="auto"/>
        <w:bottom w:val="none" w:sz="0" w:space="0" w:color="auto"/>
        <w:right w:val="none" w:sz="0" w:space="0" w:color="auto"/>
      </w:divBdr>
    </w:div>
    <w:div w:id="2036345535">
      <w:bodyDiv w:val="1"/>
      <w:marLeft w:val="0"/>
      <w:marRight w:val="0"/>
      <w:marTop w:val="0"/>
      <w:marBottom w:val="0"/>
      <w:divBdr>
        <w:top w:val="none" w:sz="0" w:space="0" w:color="auto"/>
        <w:left w:val="none" w:sz="0" w:space="0" w:color="auto"/>
        <w:bottom w:val="none" w:sz="0" w:space="0" w:color="auto"/>
        <w:right w:val="none" w:sz="0" w:space="0" w:color="auto"/>
      </w:divBdr>
    </w:div>
    <w:div w:id="2036883887">
      <w:bodyDiv w:val="1"/>
      <w:marLeft w:val="0"/>
      <w:marRight w:val="0"/>
      <w:marTop w:val="0"/>
      <w:marBottom w:val="0"/>
      <w:divBdr>
        <w:top w:val="none" w:sz="0" w:space="0" w:color="auto"/>
        <w:left w:val="none" w:sz="0" w:space="0" w:color="auto"/>
        <w:bottom w:val="none" w:sz="0" w:space="0" w:color="auto"/>
        <w:right w:val="none" w:sz="0" w:space="0" w:color="auto"/>
      </w:divBdr>
    </w:div>
    <w:div w:id="2040162899">
      <w:bodyDiv w:val="1"/>
      <w:marLeft w:val="0"/>
      <w:marRight w:val="0"/>
      <w:marTop w:val="0"/>
      <w:marBottom w:val="0"/>
      <w:divBdr>
        <w:top w:val="none" w:sz="0" w:space="0" w:color="auto"/>
        <w:left w:val="none" w:sz="0" w:space="0" w:color="auto"/>
        <w:bottom w:val="none" w:sz="0" w:space="0" w:color="auto"/>
        <w:right w:val="none" w:sz="0" w:space="0" w:color="auto"/>
      </w:divBdr>
    </w:div>
    <w:div w:id="2040692162">
      <w:bodyDiv w:val="1"/>
      <w:marLeft w:val="0"/>
      <w:marRight w:val="0"/>
      <w:marTop w:val="0"/>
      <w:marBottom w:val="0"/>
      <w:divBdr>
        <w:top w:val="none" w:sz="0" w:space="0" w:color="auto"/>
        <w:left w:val="none" w:sz="0" w:space="0" w:color="auto"/>
        <w:bottom w:val="none" w:sz="0" w:space="0" w:color="auto"/>
        <w:right w:val="none" w:sz="0" w:space="0" w:color="auto"/>
      </w:divBdr>
    </w:div>
    <w:div w:id="2041200340">
      <w:bodyDiv w:val="1"/>
      <w:marLeft w:val="0"/>
      <w:marRight w:val="0"/>
      <w:marTop w:val="0"/>
      <w:marBottom w:val="0"/>
      <w:divBdr>
        <w:top w:val="none" w:sz="0" w:space="0" w:color="auto"/>
        <w:left w:val="none" w:sz="0" w:space="0" w:color="auto"/>
        <w:bottom w:val="none" w:sz="0" w:space="0" w:color="auto"/>
        <w:right w:val="none" w:sz="0" w:space="0" w:color="auto"/>
      </w:divBdr>
    </w:div>
    <w:div w:id="2041278241">
      <w:bodyDiv w:val="1"/>
      <w:marLeft w:val="0"/>
      <w:marRight w:val="0"/>
      <w:marTop w:val="0"/>
      <w:marBottom w:val="0"/>
      <w:divBdr>
        <w:top w:val="none" w:sz="0" w:space="0" w:color="auto"/>
        <w:left w:val="none" w:sz="0" w:space="0" w:color="auto"/>
        <w:bottom w:val="none" w:sz="0" w:space="0" w:color="auto"/>
        <w:right w:val="none" w:sz="0" w:space="0" w:color="auto"/>
      </w:divBdr>
    </w:div>
    <w:div w:id="2043482475">
      <w:bodyDiv w:val="1"/>
      <w:marLeft w:val="0"/>
      <w:marRight w:val="0"/>
      <w:marTop w:val="0"/>
      <w:marBottom w:val="0"/>
      <w:divBdr>
        <w:top w:val="none" w:sz="0" w:space="0" w:color="auto"/>
        <w:left w:val="none" w:sz="0" w:space="0" w:color="auto"/>
        <w:bottom w:val="none" w:sz="0" w:space="0" w:color="auto"/>
        <w:right w:val="none" w:sz="0" w:space="0" w:color="auto"/>
      </w:divBdr>
    </w:div>
    <w:div w:id="2045447439">
      <w:bodyDiv w:val="1"/>
      <w:marLeft w:val="0"/>
      <w:marRight w:val="0"/>
      <w:marTop w:val="0"/>
      <w:marBottom w:val="0"/>
      <w:divBdr>
        <w:top w:val="none" w:sz="0" w:space="0" w:color="auto"/>
        <w:left w:val="none" w:sz="0" w:space="0" w:color="auto"/>
        <w:bottom w:val="none" w:sz="0" w:space="0" w:color="auto"/>
        <w:right w:val="none" w:sz="0" w:space="0" w:color="auto"/>
      </w:divBdr>
    </w:div>
    <w:div w:id="2047833536">
      <w:bodyDiv w:val="1"/>
      <w:marLeft w:val="0"/>
      <w:marRight w:val="0"/>
      <w:marTop w:val="0"/>
      <w:marBottom w:val="0"/>
      <w:divBdr>
        <w:top w:val="none" w:sz="0" w:space="0" w:color="auto"/>
        <w:left w:val="none" w:sz="0" w:space="0" w:color="auto"/>
        <w:bottom w:val="none" w:sz="0" w:space="0" w:color="auto"/>
        <w:right w:val="none" w:sz="0" w:space="0" w:color="auto"/>
      </w:divBdr>
    </w:div>
    <w:div w:id="2049254810">
      <w:bodyDiv w:val="1"/>
      <w:marLeft w:val="0"/>
      <w:marRight w:val="0"/>
      <w:marTop w:val="0"/>
      <w:marBottom w:val="0"/>
      <w:divBdr>
        <w:top w:val="none" w:sz="0" w:space="0" w:color="auto"/>
        <w:left w:val="none" w:sz="0" w:space="0" w:color="auto"/>
        <w:bottom w:val="none" w:sz="0" w:space="0" w:color="auto"/>
        <w:right w:val="none" w:sz="0" w:space="0" w:color="auto"/>
      </w:divBdr>
    </w:div>
    <w:div w:id="2050104650">
      <w:bodyDiv w:val="1"/>
      <w:marLeft w:val="0"/>
      <w:marRight w:val="0"/>
      <w:marTop w:val="0"/>
      <w:marBottom w:val="0"/>
      <w:divBdr>
        <w:top w:val="none" w:sz="0" w:space="0" w:color="auto"/>
        <w:left w:val="none" w:sz="0" w:space="0" w:color="auto"/>
        <w:bottom w:val="none" w:sz="0" w:space="0" w:color="auto"/>
        <w:right w:val="none" w:sz="0" w:space="0" w:color="auto"/>
      </w:divBdr>
    </w:div>
    <w:div w:id="2052147042">
      <w:bodyDiv w:val="1"/>
      <w:marLeft w:val="0"/>
      <w:marRight w:val="0"/>
      <w:marTop w:val="0"/>
      <w:marBottom w:val="0"/>
      <w:divBdr>
        <w:top w:val="none" w:sz="0" w:space="0" w:color="auto"/>
        <w:left w:val="none" w:sz="0" w:space="0" w:color="auto"/>
        <w:bottom w:val="none" w:sz="0" w:space="0" w:color="auto"/>
        <w:right w:val="none" w:sz="0" w:space="0" w:color="auto"/>
      </w:divBdr>
    </w:div>
    <w:div w:id="2054890765">
      <w:bodyDiv w:val="1"/>
      <w:marLeft w:val="0"/>
      <w:marRight w:val="0"/>
      <w:marTop w:val="0"/>
      <w:marBottom w:val="0"/>
      <w:divBdr>
        <w:top w:val="none" w:sz="0" w:space="0" w:color="auto"/>
        <w:left w:val="none" w:sz="0" w:space="0" w:color="auto"/>
        <w:bottom w:val="none" w:sz="0" w:space="0" w:color="auto"/>
        <w:right w:val="none" w:sz="0" w:space="0" w:color="auto"/>
      </w:divBdr>
    </w:div>
    <w:div w:id="2055225880">
      <w:bodyDiv w:val="1"/>
      <w:marLeft w:val="0"/>
      <w:marRight w:val="0"/>
      <w:marTop w:val="0"/>
      <w:marBottom w:val="0"/>
      <w:divBdr>
        <w:top w:val="none" w:sz="0" w:space="0" w:color="auto"/>
        <w:left w:val="none" w:sz="0" w:space="0" w:color="auto"/>
        <w:bottom w:val="none" w:sz="0" w:space="0" w:color="auto"/>
        <w:right w:val="none" w:sz="0" w:space="0" w:color="auto"/>
      </w:divBdr>
    </w:div>
    <w:div w:id="2056658098">
      <w:bodyDiv w:val="1"/>
      <w:marLeft w:val="0"/>
      <w:marRight w:val="0"/>
      <w:marTop w:val="0"/>
      <w:marBottom w:val="0"/>
      <w:divBdr>
        <w:top w:val="none" w:sz="0" w:space="0" w:color="auto"/>
        <w:left w:val="none" w:sz="0" w:space="0" w:color="auto"/>
        <w:bottom w:val="none" w:sz="0" w:space="0" w:color="auto"/>
        <w:right w:val="none" w:sz="0" w:space="0" w:color="auto"/>
      </w:divBdr>
    </w:div>
    <w:div w:id="2057268610">
      <w:bodyDiv w:val="1"/>
      <w:marLeft w:val="0"/>
      <w:marRight w:val="0"/>
      <w:marTop w:val="0"/>
      <w:marBottom w:val="0"/>
      <w:divBdr>
        <w:top w:val="none" w:sz="0" w:space="0" w:color="auto"/>
        <w:left w:val="none" w:sz="0" w:space="0" w:color="auto"/>
        <w:bottom w:val="none" w:sz="0" w:space="0" w:color="auto"/>
        <w:right w:val="none" w:sz="0" w:space="0" w:color="auto"/>
      </w:divBdr>
    </w:div>
    <w:div w:id="2057393516">
      <w:bodyDiv w:val="1"/>
      <w:marLeft w:val="0"/>
      <w:marRight w:val="0"/>
      <w:marTop w:val="0"/>
      <w:marBottom w:val="0"/>
      <w:divBdr>
        <w:top w:val="none" w:sz="0" w:space="0" w:color="auto"/>
        <w:left w:val="none" w:sz="0" w:space="0" w:color="auto"/>
        <w:bottom w:val="none" w:sz="0" w:space="0" w:color="auto"/>
        <w:right w:val="none" w:sz="0" w:space="0" w:color="auto"/>
      </w:divBdr>
    </w:div>
    <w:div w:id="2062552844">
      <w:bodyDiv w:val="1"/>
      <w:marLeft w:val="0"/>
      <w:marRight w:val="0"/>
      <w:marTop w:val="0"/>
      <w:marBottom w:val="0"/>
      <w:divBdr>
        <w:top w:val="none" w:sz="0" w:space="0" w:color="auto"/>
        <w:left w:val="none" w:sz="0" w:space="0" w:color="auto"/>
        <w:bottom w:val="none" w:sz="0" w:space="0" w:color="auto"/>
        <w:right w:val="none" w:sz="0" w:space="0" w:color="auto"/>
      </w:divBdr>
    </w:div>
    <w:div w:id="2063166213">
      <w:bodyDiv w:val="1"/>
      <w:marLeft w:val="0"/>
      <w:marRight w:val="0"/>
      <w:marTop w:val="0"/>
      <w:marBottom w:val="0"/>
      <w:divBdr>
        <w:top w:val="none" w:sz="0" w:space="0" w:color="auto"/>
        <w:left w:val="none" w:sz="0" w:space="0" w:color="auto"/>
        <w:bottom w:val="none" w:sz="0" w:space="0" w:color="auto"/>
        <w:right w:val="none" w:sz="0" w:space="0" w:color="auto"/>
      </w:divBdr>
    </w:div>
    <w:div w:id="2064913303">
      <w:bodyDiv w:val="1"/>
      <w:marLeft w:val="0"/>
      <w:marRight w:val="0"/>
      <w:marTop w:val="0"/>
      <w:marBottom w:val="0"/>
      <w:divBdr>
        <w:top w:val="none" w:sz="0" w:space="0" w:color="auto"/>
        <w:left w:val="none" w:sz="0" w:space="0" w:color="auto"/>
        <w:bottom w:val="none" w:sz="0" w:space="0" w:color="auto"/>
        <w:right w:val="none" w:sz="0" w:space="0" w:color="auto"/>
      </w:divBdr>
    </w:div>
    <w:div w:id="2064981107">
      <w:bodyDiv w:val="1"/>
      <w:marLeft w:val="0"/>
      <w:marRight w:val="0"/>
      <w:marTop w:val="0"/>
      <w:marBottom w:val="0"/>
      <w:divBdr>
        <w:top w:val="none" w:sz="0" w:space="0" w:color="auto"/>
        <w:left w:val="none" w:sz="0" w:space="0" w:color="auto"/>
        <w:bottom w:val="none" w:sz="0" w:space="0" w:color="auto"/>
        <w:right w:val="none" w:sz="0" w:space="0" w:color="auto"/>
      </w:divBdr>
    </w:div>
    <w:div w:id="2065592270">
      <w:bodyDiv w:val="1"/>
      <w:marLeft w:val="0"/>
      <w:marRight w:val="0"/>
      <w:marTop w:val="0"/>
      <w:marBottom w:val="0"/>
      <w:divBdr>
        <w:top w:val="none" w:sz="0" w:space="0" w:color="auto"/>
        <w:left w:val="none" w:sz="0" w:space="0" w:color="auto"/>
        <w:bottom w:val="none" w:sz="0" w:space="0" w:color="auto"/>
        <w:right w:val="none" w:sz="0" w:space="0" w:color="auto"/>
      </w:divBdr>
    </w:div>
    <w:div w:id="2066905299">
      <w:bodyDiv w:val="1"/>
      <w:marLeft w:val="0"/>
      <w:marRight w:val="0"/>
      <w:marTop w:val="0"/>
      <w:marBottom w:val="0"/>
      <w:divBdr>
        <w:top w:val="none" w:sz="0" w:space="0" w:color="auto"/>
        <w:left w:val="none" w:sz="0" w:space="0" w:color="auto"/>
        <w:bottom w:val="none" w:sz="0" w:space="0" w:color="auto"/>
        <w:right w:val="none" w:sz="0" w:space="0" w:color="auto"/>
      </w:divBdr>
    </w:div>
    <w:div w:id="2067407514">
      <w:bodyDiv w:val="1"/>
      <w:marLeft w:val="0"/>
      <w:marRight w:val="0"/>
      <w:marTop w:val="0"/>
      <w:marBottom w:val="0"/>
      <w:divBdr>
        <w:top w:val="none" w:sz="0" w:space="0" w:color="auto"/>
        <w:left w:val="none" w:sz="0" w:space="0" w:color="auto"/>
        <w:bottom w:val="none" w:sz="0" w:space="0" w:color="auto"/>
        <w:right w:val="none" w:sz="0" w:space="0" w:color="auto"/>
      </w:divBdr>
    </w:div>
    <w:div w:id="2067679904">
      <w:bodyDiv w:val="1"/>
      <w:marLeft w:val="0"/>
      <w:marRight w:val="0"/>
      <w:marTop w:val="0"/>
      <w:marBottom w:val="0"/>
      <w:divBdr>
        <w:top w:val="none" w:sz="0" w:space="0" w:color="auto"/>
        <w:left w:val="none" w:sz="0" w:space="0" w:color="auto"/>
        <w:bottom w:val="none" w:sz="0" w:space="0" w:color="auto"/>
        <w:right w:val="none" w:sz="0" w:space="0" w:color="auto"/>
      </w:divBdr>
    </w:div>
    <w:div w:id="2067991893">
      <w:bodyDiv w:val="1"/>
      <w:marLeft w:val="0"/>
      <w:marRight w:val="0"/>
      <w:marTop w:val="0"/>
      <w:marBottom w:val="0"/>
      <w:divBdr>
        <w:top w:val="none" w:sz="0" w:space="0" w:color="auto"/>
        <w:left w:val="none" w:sz="0" w:space="0" w:color="auto"/>
        <w:bottom w:val="none" w:sz="0" w:space="0" w:color="auto"/>
        <w:right w:val="none" w:sz="0" w:space="0" w:color="auto"/>
      </w:divBdr>
    </w:div>
    <w:div w:id="2069112024">
      <w:bodyDiv w:val="1"/>
      <w:marLeft w:val="0"/>
      <w:marRight w:val="0"/>
      <w:marTop w:val="0"/>
      <w:marBottom w:val="0"/>
      <w:divBdr>
        <w:top w:val="none" w:sz="0" w:space="0" w:color="auto"/>
        <w:left w:val="none" w:sz="0" w:space="0" w:color="auto"/>
        <w:bottom w:val="none" w:sz="0" w:space="0" w:color="auto"/>
        <w:right w:val="none" w:sz="0" w:space="0" w:color="auto"/>
      </w:divBdr>
    </w:div>
    <w:div w:id="2069574470">
      <w:bodyDiv w:val="1"/>
      <w:marLeft w:val="0"/>
      <w:marRight w:val="0"/>
      <w:marTop w:val="0"/>
      <w:marBottom w:val="0"/>
      <w:divBdr>
        <w:top w:val="none" w:sz="0" w:space="0" w:color="auto"/>
        <w:left w:val="none" w:sz="0" w:space="0" w:color="auto"/>
        <w:bottom w:val="none" w:sz="0" w:space="0" w:color="auto"/>
        <w:right w:val="none" w:sz="0" w:space="0" w:color="auto"/>
      </w:divBdr>
    </w:div>
    <w:div w:id="2070181733">
      <w:bodyDiv w:val="1"/>
      <w:marLeft w:val="0"/>
      <w:marRight w:val="0"/>
      <w:marTop w:val="0"/>
      <w:marBottom w:val="0"/>
      <w:divBdr>
        <w:top w:val="none" w:sz="0" w:space="0" w:color="auto"/>
        <w:left w:val="none" w:sz="0" w:space="0" w:color="auto"/>
        <w:bottom w:val="none" w:sz="0" w:space="0" w:color="auto"/>
        <w:right w:val="none" w:sz="0" w:space="0" w:color="auto"/>
      </w:divBdr>
    </w:div>
    <w:div w:id="2070493369">
      <w:bodyDiv w:val="1"/>
      <w:marLeft w:val="0"/>
      <w:marRight w:val="0"/>
      <w:marTop w:val="0"/>
      <w:marBottom w:val="0"/>
      <w:divBdr>
        <w:top w:val="none" w:sz="0" w:space="0" w:color="auto"/>
        <w:left w:val="none" w:sz="0" w:space="0" w:color="auto"/>
        <w:bottom w:val="none" w:sz="0" w:space="0" w:color="auto"/>
        <w:right w:val="none" w:sz="0" w:space="0" w:color="auto"/>
      </w:divBdr>
    </w:div>
    <w:div w:id="2071881991">
      <w:bodyDiv w:val="1"/>
      <w:marLeft w:val="0"/>
      <w:marRight w:val="0"/>
      <w:marTop w:val="0"/>
      <w:marBottom w:val="0"/>
      <w:divBdr>
        <w:top w:val="none" w:sz="0" w:space="0" w:color="auto"/>
        <w:left w:val="none" w:sz="0" w:space="0" w:color="auto"/>
        <w:bottom w:val="none" w:sz="0" w:space="0" w:color="auto"/>
        <w:right w:val="none" w:sz="0" w:space="0" w:color="auto"/>
      </w:divBdr>
    </w:div>
    <w:div w:id="2077631770">
      <w:bodyDiv w:val="1"/>
      <w:marLeft w:val="0"/>
      <w:marRight w:val="0"/>
      <w:marTop w:val="0"/>
      <w:marBottom w:val="0"/>
      <w:divBdr>
        <w:top w:val="none" w:sz="0" w:space="0" w:color="auto"/>
        <w:left w:val="none" w:sz="0" w:space="0" w:color="auto"/>
        <w:bottom w:val="none" w:sz="0" w:space="0" w:color="auto"/>
        <w:right w:val="none" w:sz="0" w:space="0" w:color="auto"/>
      </w:divBdr>
    </w:div>
    <w:div w:id="2077703068">
      <w:bodyDiv w:val="1"/>
      <w:marLeft w:val="0"/>
      <w:marRight w:val="0"/>
      <w:marTop w:val="0"/>
      <w:marBottom w:val="0"/>
      <w:divBdr>
        <w:top w:val="none" w:sz="0" w:space="0" w:color="auto"/>
        <w:left w:val="none" w:sz="0" w:space="0" w:color="auto"/>
        <w:bottom w:val="none" w:sz="0" w:space="0" w:color="auto"/>
        <w:right w:val="none" w:sz="0" w:space="0" w:color="auto"/>
      </w:divBdr>
    </w:div>
    <w:div w:id="2078741631">
      <w:bodyDiv w:val="1"/>
      <w:marLeft w:val="0"/>
      <w:marRight w:val="0"/>
      <w:marTop w:val="0"/>
      <w:marBottom w:val="0"/>
      <w:divBdr>
        <w:top w:val="none" w:sz="0" w:space="0" w:color="auto"/>
        <w:left w:val="none" w:sz="0" w:space="0" w:color="auto"/>
        <w:bottom w:val="none" w:sz="0" w:space="0" w:color="auto"/>
        <w:right w:val="none" w:sz="0" w:space="0" w:color="auto"/>
      </w:divBdr>
    </w:div>
    <w:div w:id="2080591676">
      <w:bodyDiv w:val="1"/>
      <w:marLeft w:val="0"/>
      <w:marRight w:val="0"/>
      <w:marTop w:val="0"/>
      <w:marBottom w:val="0"/>
      <w:divBdr>
        <w:top w:val="none" w:sz="0" w:space="0" w:color="auto"/>
        <w:left w:val="none" w:sz="0" w:space="0" w:color="auto"/>
        <w:bottom w:val="none" w:sz="0" w:space="0" w:color="auto"/>
        <w:right w:val="none" w:sz="0" w:space="0" w:color="auto"/>
      </w:divBdr>
    </w:div>
    <w:div w:id="2083335154">
      <w:bodyDiv w:val="1"/>
      <w:marLeft w:val="0"/>
      <w:marRight w:val="0"/>
      <w:marTop w:val="0"/>
      <w:marBottom w:val="0"/>
      <w:divBdr>
        <w:top w:val="none" w:sz="0" w:space="0" w:color="auto"/>
        <w:left w:val="none" w:sz="0" w:space="0" w:color="auto"/>
        <w:bottom w:val="none" w:sz="0" w:space="0" w:color="auto"/>
        <w:right w:val="none" w:sz="0" w:space="0" w:color="auto"/>
      </w:divBdr>
    </w:div>
    <w:div w:id="2084913070">
      <w:bodyDiv w:val="1"/>
      <w:marLeft w:val="0"/>
      <w:marRight w:val="0"/>
      <w:marTop w:val="0"/>
      <w:marBottom w:val="0"/>
      <w:divBdr>
        <w:top w:val="none" w:sz="0" w:space="0" w:color="auto"/>
        <w:left w:val="none" w:sz="0" w:space="0" w:color="auto"/>
        <w:bottom w:val="none" w:sz="0" w:space="0" w:color="auto"/>
        <w:right w:val="none" w:sz="0" w:space="0" w:color="auto"/>
      </w:divBdr>
    </w:div>
    <w:div w:id="2085492657">
      <w:bodyDiv w:val="1"/>
      <w:marLeft w:val="0"/>
      <w:marRight w:val="0"/>
      <w:marTop w:val="0"/>
      <w:marBottom w:val="0"/>
      <w:divBdr>
        <w:top w:val="none" w:sz="0" w:space="0" w:color="auto"/>
        <w:left w:val="none" w:sz="0" w:space="0" w:color="auto"/>
        <w:bottom w:val="none" w:sz="0" w:space="0" w:color="auto"/>
        <w:right w:val="none" w:sz="0" w:space="0" w:color="auto"/>
      </w:divBdr>
    </w:div>
    <w:div w:id="2085640565">
      <w:bodyDiv w:val="1"/>
      <w:marLeft w:val="0"/>
      <w:marRight w:val="0"/>
      <w:marTop w:val="0"/>
      <w:marBottom w:val="0"/>
      <w:divBdr>
        <w:top w:val="none" w:sz="0" w:space="0" w:color="auto"/>
        <w:left w:val="none" w:sz="0" w:space="0" w:color="auto"/>
        <w:bottom w:val="none" w:sz="0" w:space="0" w:color="auto"/>
        <w:right w:val="none" w:sz="0" w:space="0" w:color="auto"/>
      </w:divBdr>
    </w:div>
    <w:div w:id="2086687649">
      <w:bodyDiv w:val="1"/>
      <w:marLeft w:val="0"/>
      <w:marRight w:val="0"/>
      <w:marTop w:val="0"/>
      <w:marBottom w:val="0"/>
      <w:divBdr>
        <w:top w:val="none" w:sz="0" w:space="0" w:color="auto"/>
        <w:left w:val="none" w:sz="0" w:space="0" w:color="auto"/>
        <w:bottom w:val="none" w:sz="0" w:space="0" w:color="auto"/>
        <w:right w:val="none" w:sz="0" w:space="0" w:color="auto"/>
      </w:divBdr>
    </w:div>
    <w:div w:id="2088307828">
      <w:bodyDiv w:val="1"/>
      <w:marLeft w:val="0"/>
      <w:marRight w:val="0"/>
      <w:marTop w:val="0"/>
      <w:marBottom w:val="0"/>
      <w:divBdr>
        <w:top w:val="none" w:sz="0" w:space="0" w:color="auto"/>
        <w:left w:val="none" w:sz="0" w:space="0" w:color="auto"/>
        <w:bottom w:val="none" w:sz="0" w:space="0" w:color="auto"/>
        <w:right w:val="none" w:sz="0" w:space="0" w:color="auto"/>
      </w:divBdr>
    </w:div>
    <w:div w:id="2089183853">
      <w:bodyDiv w:val="1"/>
      <w:marLeft w:val="0"/>
      <w:marRight w:val="0"/>
      <w:marTop w:val="0"/>
      <w:marBottom w:val="0"/>
      <w:divBdr>
        <w:top w:val="none" w:sz="0" w:space="0" w:color="auto"/>
        <w:left w:val="none" w:sz="0" w:space="0" w:color="auto"/>
        <w:bottom w:val="none" w:sz="0" w:space="0" w:color="auto"/>
        <w:right w:val="none" w:sz="0" w:space="0" w:color="auto"/>
      </w:divBdr>
    </w:div>
    <w:div w:id="2092044366">
      <w:bodyDiv w:val="1"/>
      <w:marLeft w:val="0"/>
      <w:marRight w:val="0"/>
      <w:marTop w:val="0"/>
      <w:marBottom w:val="0"/>
      <w:divBdr>
        <w:top w:val="none" w:sz="0" w:space="0" w:color="auto"/>
        <w:left w:val="none" w:sz="0" w:space="0" w:color="auto"/>
        <w:bottom w:val="none" w:sz="0" w:space="0" w:color="auto"/>
        <w:right w:val="none" w:sz="0" w:space="0" w:color="auto"/>
      </w:divBdr>
    </w:div>
    <w:div w:id="2093776156">
      <w:bodyDiv w:val="1"/>
      <w:marLeft w:val="0"/>
      <w:marRight w:val="0"/>
      <w:marTop w:val="0"/>
      <w:marBottom w:val="0"/>
      <w:divBdr>
        <w:top w:val="none" w:sz="0" w:space="0" w:color="auto"/>
        <w:left w:val="none" w:sz="0" w:space="0" w:color="auto"/>
        <w:bottom w:val="none" w:sz="0" w:space="0" w:color="auto"/>
        <w:right w:val="none" w:sz="0" w:space="0" w:color="auto"/>
      </w:divBdr>
    </w:div>
    <w:div w:id="2093961947">
      <w:bodyDiv w:val="1"/>
      <w:marLeft w:val="0"/>
      <w:marRight w:val="0"/>
      <w:marTop w:val="0"/>
      <w:marBottom w:val="0"/>
      <w:divBdr>
        <w:top w:val="none" w:sz="0" w:space="0" w:color="auto"/>
        <w:left w:val="none" w:sz="0" w:space="0" w:color="auto"/>
        <w:bottom w:val="none" w:sz="0" w:space="0" w:color="auto"/>
        <w:right w:val="none" w:sz="0" w:space="0" w:color="auto"/>
      </w:divBdr>
    </w:div>
    <w:div w:id="2095272452">
      <w:bodyDiv w:val="1"/>
      <w:marLeft w:val="0"/>
      <w:marRight w:val="0"/>
      <w:marTop w:val="0"/>
      <w:marBottom w:val="0"/>
      <w:divBdr>
        <w:top w:val="none" w:sz="0" w:space="0" w:color="auto"/>
        <w:left w:val="none" w:sz="0" w:space="0" w:color="auto"/>
        <w:bottom w:val="none" w:sz="0" w:space="0" w:color="auto"/>
        <w:right w:val="none" w:sz="0" w:space="0" w:color="auto"/>
      </w:divBdr>
    </w:div>
    <w:div w:id="2095739126">
      <w:bodyDiv w:val="1"/>
      <w:marLeft w:val="0"/>
      <w:marRight w:val="0"/>
      <w:marTop w:val="0"/>
      <w:marBottom w:val="0"/>
      <w:divBdr>
        <w:top w:val="none" w:sz="0" w:space="0" w:color="auto"/>
        <w:left w:val="none" w:sz="0" w:space="0" w:color="auto"/>
        <w:bottom w:val="none" w:sz="0" w:space="0" w:color="auto"/>
        <w:right w:val="none" w:sz="0" w:space="0" w:color="auto"/>
      </w:divBdr>
    </w:div>
    <w:div w:id="2095973051">
      <w:bodyDiv w:val="1"/>
      <w:marLeft w:val="0"/>
      <w:marRight w:val="0"/>
      <w:marTop w:val="0"/>
      <w:marBottom w:val="0"/>
      <w:divBdr>
        <w:top w:val="none" w:sz="0" w:space="0" w:color="auto"/>
        <w:left w:val="none" w:sz="0" w:space="0" w:color="auto"/>
        <w:bottom w:val="none" w:sz="0" w:space="0" w:color="auto"/>
        <w:right w:val="none" w:sz="0" w:space="0" w:color="auto"/>
      </w:divBdr>
    </w:div>
    <w:div w:id="2101490282">
      <w:bodyDiv w:val="1"/>
      <w:marLeft w:val="0"/>
      <w:marRight w:val="0"/>
      <w:marTop w:val="0"/>
      <w:marBottom w:val="0"/>
      <w:divBdr>
        <w:top w:val="none" w:sz="0" w:space="0" w:color="auto"/>
        <w:left w:val="none" w:sz="0" w:space="0" w:color="auto"/>
        <w:bottom w:val="none" w:sz="0" w:space="0" w:color="auto"/>
        <w:right w:val="none" w:sz="0" w:space="0" w:color="auto"/>
      </w:divBdr>
    </w:div>
    <w:div w:id="2102215497">
      <w:bodyDiv w:val="1"/>
      <w:marLeft w:val="0"/>
      <w:marRight w:val="0"/>
      <w:marTop w:val="0"/>
      <w:marBottom w:val="0"/>
      <w:divBdr>
        <w:top w:val="none" w:sz="0" w:space="0" w:color="auto"/>
        <w:left w:val="none" w:sz="0" w:space="0" w:color="auto"/>
        <w:bottom w:val="none" w:sz="0" w:space="0" w:color="auto"/>
        <w:right w:val="none" w:sz="0" w:space="0" w:color="auto"/>
      </w:divBdr>
    </w:div>
    <w:div w:id="2103910861">
      <w:bodyDiv w:val="1"/>
      <w:marLeft w:val="0"/>
      <w:marRight w:val="0"/>
      <w:marTop w:val="0"/>
      <w:marBottom w:val="0"/>
      <w:divBdr>
        <w:top w:val="none" w:sz="0" w:space="0" w:color="auto"/>
        <w:left w:val="none" w:sz="0" w:space="0" w:color="auto"/>
        <w:bottom w:val="none" w:sz="0" w:space="0" w:color="auto"/>
        <w:right w:val="none" w:sz="0" w:space="0" w:color="auto"/>
      </w:divBdr>
    </w:div>
    <w:div w:id="2104717163">
      <w:bodyDiv w:val="1"/>
      <w:marLeft w:val="0"/>
      <w:marRight w:val="0"/>
      <w:marTop w:val="0"/>
      <w:marBottom w:val="0"/>
      <w:divBdr>
        <w:top w:val="none" w:sz="0" w:space="0" w:color="auto"/>
        <w:left w:val="none" w:sz="0" w:space="0" w:color="auto"/>
        <w:bottom w:val="none" w:sz="0" w:space="0" w:color="auto"/>
        <w:right w:val="none" w:sz="0" w:space="0" w:color="auto"/>
      </w:divBdr>
    </w:div>
    <w:div w:id="2105761976">
      <w:bodyDiv w:val="1"/>
      <w:marLeft w:val="0"/>
      <w:marRight w:val="0"/>
      <w:marTop w:val="0"/>
      <w:marBottom w:val="0"/>
      <w:divBdr>
        <w:top w:val="none" w:sz="0" w:space="0" w:color="auto"/>
        <w:left w:val="none" w:sz="0" w:space="0" w:color="auto"/>
        <w:bottom w:val="none" w:sz="0" w:space="0" w:color="auto"/>
        <w:right w:val="none" w:sz="0" w:space="0" w:color="auto"/>
      </w:divBdr>
    </w:div>
    <w:div w:id="2107187186">
      <w:bodyDiv w:val="1"/>
      <w:marLeft w:val="0"/>
      <w:marRight w:val="0"/>
      <w:marTop w:val="0"/>
      <w:marBottom w:val="0"/>
      <w:divBdr>
        <w:top w:val="none" w:sz="0" w:space="0" w:color="auto"/>
        <w:left w:val="none" w:sz="0" w:space="0" w:color="auto"/>
        <w:bottom w:val="none" w:sz="0" w:space="0" w:color="auto"/>
        <w:right w:val="none" w:sz="0" w:space="0" w:color="auto"/>
      </w:divBdr>
    </w:div>
    <w:div w:id="2107189295">
      <w:bodyDiv w:val="1"/>
      <w:marLeft w:val="0"/>
      <w:marRight w:val="0"/>
      <w:marTop w:val="0"/>
      <w:marBottom w:val="0"/>
      <w:divBdr>
        <w:top w:val="none" w:sz="0" w:space="0" w:color="auto"/>
        <w:left w:val="none" w:sz="0" w:space="0" w:color="auto"/>
        <w:bottom w:val="none" w:sz="0" w:space="0" w:color="auto"/>
        <w:right w:val="none" w:sz="0" w:space="0" w:color="auto"/>
      </w:divBdr>
    </w:div>
    <w:div w:id="2109503856">
      <w:bodyDiv w:val="1"/>
      <w:marLeft w:val="0"/>
      <w:marRight w:val="0"/>
      <w:marTop w:val="0"/>
      <w:marBottom w:val="0"/>
      <w:divBdr>
        <w:top w:val="none" w:sz="0" w:space="0" w:color="auto"/>
        <w:left w:val="none" w:sz="0" w:space="0" w:color="auto"/>
        <w:bottom w:val="none" w:sz="0" w:space="0" w:color="auto"/>
        <w:right w:val="none" w:sz="0" w:space="0" w:color="auto"/>
      </w:divBdr>
    </w:div>
    <w:div w:id="2112360637">
      <w:bodyDiv w:val="1"/>
      <w:marLeft w:val="0"/>
      <w:marRight w:val="0"/>
      <w:marTop w:val="0"/>
      <w:marBottom w:val="0"/>
      <w:divBdr>
        <w:top w:val="none" w:sz="0" w:space="0" w:color="auto"/>
        <w:left w:val="none" w:sz="0" w:space="0" w:color="auto"/>
        <w:bottom w:val="none" w:sz="0" w:space="0" w:color="auto"/>
        <w:right w:val="none" w:sz="0" w:space="0" w:color="auto"/>
      </w:divBdr>
    </w:div>
    <w:div w:id="2112508043">
      <w:bodyDiv w:val="1"/>
      <w:marLeft w:val="0"/>
      <w:marRight w:val="0"/>
      <w:marTop w:val="0"/>
      <w:marBottom w:val="0"/>
      <w:divBdr>
        <w:top w:val="none" w:sz="0" w:space="0" w:color="auto"/>
        <w:left w:val="none" w:sz="0" w:space="0" w:color="auto"/>
        <w:bottom w:val="none" w:sz="0" w:space="0" w:color="auto"/>
        <w:right w:val="none" w:sz="0" w:space="0" w:color="auto"/>
      </w:divBdr>
    </w:div>
    <w:div w:id="2112779451">
      <w:bodyDiv w:val="1"/>
      <w:marLeft w:val="0"/>
      <w:marRight w:val="0"/>
      <w:marTop w:val="0"/>
      <w:marBottom w:val="0"/>
      <w:divBdr>
        <w:top w:val="none" w:sz="0" w:space="0" w:color="auto"/>
        <w:left w:val="none" w:sz="0" w:space="0" w:color="auto"/>
        <w:bottom w:val="none" w:sz="0" w:space="0" w:color="auto"/>
        <w:right w:val="none" w:sz="0" w:space="0" w:color="auto"/>
      </w:divBdr>
    </w:div>
    <w:div w:id="2116632177">
      <w:bodyDiv w:val="1"/>
      <w:marLeft w:val="0"/>
      <w:marRight w:val="0"/>
      <w:marTop w:val="0"/>
      <w:marBottom w:val="0"/>
      <w:divBdr>
        <w:top w:val="none" w:sz="0" w:space="0" w:color="auto"/>
        <w:left w:val="none" w:sz="0" w:space="0" w:color="auto"/>
        <w:bottom w:val="none" w:sz="0" w:space="0" w:color="auto"/>
        <w:right w:val="none" w:sz="0" w:space="0" w:color="auto"/>
      </w:divBdr>
    </w:div>
    <w:div w:id="2116975345">
      <w:bodyDiv w:val="1"/>
      <w:marLeft w:val="0"/>
      <w:marRight w:val="0"/>
      <w:marTop w:val="0"/>
      <w:marBottom w:val="0"/>
      <w:divBdr>
        <w:top w:val="none" w:sz="0" w:space="0" w:color="auto"/>
        <w:left w:val="none" w:sz="0" w:space="0" w:color="auto"/>
        <w:bottom w:val="none" w:sz="0" w:space="0" w:color="auto"/>
        <w:right w:val="none" w:sz="0" w:space="0" w:color="auto"/>
      </w:divBdr>
    </w:div>
    <w:div w:id="2117674753">
      <w:bodyDiv w:val="1"/>
      <w:marLeft w:val="0"/>
      <w:marRight w:val="0"/>
      <w:marTop w:val="0"/>
      <w:marBottom w:val="0"/>
      <w:divBdr>
        <w:top w:val="none" w:sz="0" w:space="0" w:color="auto"/>
        <w:left w:val="none" w:sz="0" w:space="0" w:color="auto"/>
        <w:bottom w:val="none" w:sz="0" w:space="0" w:color="auto"/>
        <w:right w:val="none" w:sz="0" w:space="0" w:color="auto"/>
      </w:divBdr>
    </w:div>
    <w:div w:id="2120368853">
      <w:bodyDiv w:val="1"/>
      <w:marLeft w:val="0"/>
      <w:marRight w:val="0"/>
      <w:marTop w:val="0"/>
      <w:marBottom w:val="0"/>
      <w:divBdr>
        <w:top w:val="none" w:sz="0" w:space="0" w:color="auto"/>
        <w:left w:val="none" w:sz="0" w:space="0" w:color="auto"/>
        <w:bottom w:val="none" w:sz="0" w:space="0" w:color="auto"/>
        <w:right w:val="none" w:sz="0" w:space="0" w:color="auto"/>
      </w:divBdr>
    </w:div>
    <w:div w:id="2121728473">
      <w:bodyDiv w:val="1"/>
      <w:marLeft w:val="0"/>
      <w:marRight w:val="0"/>
      <w:marTop w:val="0"/>
      <w:marBottom w:val="0"/>
      <w:divBdr>
        <w:top w:val="none" w:sz="0" w:space="0" w:color="auto"/>
        <w:left w:val="none" w:sz="0" w:space="0" w:color="auto"/>
        <w:bottom w:val="none" w:sz="0" w:space="0" w:color="auto"/>
        <w:right w:val="none" w:sz="0" w:space="0" w:color="auto"/>
      </w:divBdr>
    </w:div>
    <w:div w:id="2121755399">
      <w:bodyDiv w:val="1"/>
      <w:marLeft w:val="0"/>
      <w:marRight w:val="0"/>
      <w:marTop w:val="0"/>
      <w:marBottom w:val="0"/>
      <w:divBdr>
        <w:top w:val="none" w:sz="0" w:space="0" w:color="auto"/>
        <w:left w:val="none" w:sz="0" w:space="0" w:color="auto"/>
        <w:bottom w:val="none" w:sz="0" w:space="0" w:color="auto"/>
        <w:right w:val="none" w:sz="0" w:space="0" w:color="auto"/>
      </w:divBdr>
    </w:div>
    <w:div w:id="2121949903">
      <w:bodyDiv w:val="1"/>
      <w:marLeft w:val="0"/>
      <w:marRight w:val="0"/>
      <w:marTop w:val="0"/>
      <w:marBottom w:val="0"/>
      <w:divBdr>
        <w:top w:val="none" w:sz="0" w:space="0" w:color="auto"/>
        <w:left w:val="none" w:sz="0" w:space="0" w:color="auto"/>
        <w:bottom w:val="none" w:sz="0" w:space="0" w:color="auto"/>
        <w:right w:val="none" w:sz="0" w:space="0" w:color="auto"/>
      </w:divBdr>
    </w:div>
    <w:div w:id="2122411860">
      <w:bodyDiv w:val="1"/>
      <w:marLeft w:val="0"/>
      <w:marRight w:val="0"/>
      <w:marTop w:val="0"/>
      <w:marBottom w:val="0"/>
      <w:divBdr>
        <w:top w:val="none" w:sz="0" w:space="0" w:color="auto"/>
        <w:left w:val="none" w:sz="0" w:space="0" w:color="auto"/>
        <w:bottom w:val="none" w:sz="0" w:space="0" w:color="auto"/>
        <w:right w:val="none" w:sz="0" w:space="0" w:color="auto"/>
      </w:divBdr>
    </w:div>
    <w:div w:id="2123524390">
      <w:bodyDiv w:val="1"/>
      <w:marLeft w:val="0"/>
      <w:marRight w:val="0"/>
      <w:marTop w:val="0"/>
      <w:marBottom w:val="0"/>
      <w:divBdr>
        <w:top w:val="none" w:sz="0" w:space="0" w:color="auto"/>
        <w:left w:val="none" w:sz="0" w:space="0" w:color="auto"/>
        <w:bottom w:val="none" w:sz="0" w:space="0" w:color="auto"/>
        <w:right w:val="none" w:sz="0" w:space="0" w:color="auto"/>
      </w:divBdr>
    </w:div>
    <w:div w:id="2123843831">
      <w:bodyDiv w:val="1"/>
      <w:marLeft w:val="0"/>
      <w:marRight w:val="0"/>
      <w:marTop w:val="0"/>
      <w:marBottom w:val="0"/>
      <w:divBdr>
        <w:top w:val="none" w:sz="0" w:space="0" w:color="auto"/>
        <w:left w:val="none" w:sz="0" w:space="0" w:color="auto"/>
        <w:bottom w:val="none" w:sz="0" w:space="0" w:color="auto"/>
        <w:right w:val="none" w:sz="0" w:space="0" w:color="auto"/>
      </w:divBdr>
    </w:div>
    <w:div w:id="2124572871">
      <w:bodyDiv w:val="1"/>
      <w:marLeft w:val="0"/>
      <w:marRight w:val="0"/>
      <w:marTop w:val="0"/>
      <w:marBottom w:val="0"/>
      <w:divBdr>
        <w:top w:val="none" w:sz="0" w:space="0" w:color="auto"/>
        <w:left w:val="none" w:sz="0" w:space="0" w:color="auto"/>
        <w:bottom w:val="none" w:sz="0" w:space="0" w:color="auto"/>
        <w:right w:val="none" w:sz="0" w:space="0" w:color="auto"/>
      </w:divBdr>
    </w:div>
    <w:div w:id="2127003321">
      <w:bodyDiv w:val="1"/>
      <w:marLeft w:val="0"/>
      <w:marRight w:val="0"/>
      <w:marTop w:val="0"/>
      <w:marBottom w:val="0"/>
      <w:divBdr>
        <w:top w:val="none" w:sz="0" w:space="0" w:color="auto"/>
        <w:left w:val="none" w:sz="0" w:space="0" w:color="auto"/>
        <w:bottom w:val="none" w:sz="0" w:space="0" w:color="auto"/>
        <w:right w:val="none" w:sz="0" w:space="0" w:color="auto"/>
      </w:divBdr>
    </w:div>
    <w:div w:id="2127389277">
      <w:bodyDiv w:val="1"/>
      <w:marLeft w:val="0"/>
      <w:marRight w:val="0"/>
      <w:marTop w:val="0"/>
      <w:marBottom w:val="0"/>
      <w:divBdr>
        <w:top w:val="none" w:sz="0" w:space="0" w:color="auto"/>
        <w:left w:val="none" w:sz="0" w:space="0" w:color="auto"/>
        <w:bottom w:val="none" w:sz="0" w:space="0" w:color="auto"/>
        <w:right w:val="none" w:sz="0" w:space="0" w:color="auto"/>
      </w:divBdr>
    </w:div>
    <w:div w:id="2128306624">
      <w:bodyDiv w:val="1"/>
      <w:marLeft w:val="0"/>
      <w:marRight w:val="0"/>
      <w:marTop w:val="0"/>
      <w:marBottom w:val="0"/>
      <w:divBdr>
        <w:top w:val="none" w:sz="0" w:space="0" w:color="auto"/>
        <w:left w:val="none" w:sz="0" w:space="0" w:color="auto"/>
        <w:bottom w:val="none" w:sz="0" w:space="0" w:color="auto"/>
        <w:right w:val="none" w:sz="0" w:space="0" w:color="auto"/>
      </w:divBdr>
    </w:div>
    <w:div w:id="2129007342">
      <w:bodyDiv w:val="1"/>
      <w:marLeft w:val="0"/>
      <w:marRight w:val="0"/>
      <w:marTop w:val="0"/>
      <w:marBottom w:val="0"/>
      <w:divBdr>
        <w:top w:val="none" w:sz="0" w:space="0" w:color="auto"/>
        <w:left w:val="none" w:sz="0" w:space="0" w:color="auto"/>
        <w:bottom w:val="none" w:sz="0" w:space="0" w:color="auto"/>
        <w:right w:val="none" w:sz="0" w:space="0" w:color="auto"/>
      </w:divBdr>
    </w:div>
    <w:div w:id="2141994543">
      <w:bodyDiv w:val="1"/>
      <w:marLeft w:val="0"/>
      <w:marRight w:val="0"/>
      <w:marTop w:val="0"/>
      <w:marBottom w:val="0"/>
      <w:divBdr>
        <w:top w:val="none" w:sz="0" w:space="0" w:color="auto"/>
        <w:left w:val="none" w:sz="0" w:space="0" w:color="auto"/>
        <w:bottom w:val="none" w:sz="0" w:space="0" w:color="auto"/>
        <w:right w:val="none" w:sz="0" w:space="0" w:color="auto"/>
      </w:divBdr>
    </w:div>
    <w:div w:id="2142652849">
      <w:bodyDiv w:val="1"/>
      <w:marLeft w:val="0"/>
      <w:marRight w:val="0"/>
      <w:marTop w:val="0"/>
      <w:marBottom w:val="0"/>
      <w:divBdr>
        <w:top w:val="none" w:sz="0" w:space="0" w:color="auto"/>
        <w:left w:val="none" w:sz="0" w:space="0" w:color="auto"/>
        <w:bottom w:val="none" w:sz="0" w:space="0" w:color="auto"/>
        <w:right w:val="none" w:sz="0" w:space="0" w:color="auto"/>
      </w:divBdr>
    </w:div>
    <w:div w:id="2143190731">
      <w:bodyDiv w:val="1"/>
      <w:marLeft w:val="0"/>
      <w:marRight w:val="0"/>
      <w:marTop w:val="0"/>
      <w:marBottom w:val="0"/>
      <w:divBdr>
        <w:top w:val="none" w:sz="0" w:space="0" w:color="auto"/>
        <w:left w:val="none" w:sz="0" w:space="0" w:color="auto"/>
        <w:bottom w:val="none" w:sz="0" w:space="0" w:color="auto"/>
        <w:right w:val="none" w:sz="0" w:space="0" w:color="auto"/>
      </w:divBdr>
    </w:div>
    <w:div w:id="2145081721">
      <w:bodyDiv w:val="1"/>
      <w:marLeft w:val="0"/>
      <w:marRight w:val="0"/>
      <w:marTop w:val="0"/>
      <w:marBottom w:val="0"/>
      <w:divBdr>
        <w:top w:val="none" w:sz="0" w:space="0" w:color="auto"/>
        <w:left w:val="none" w:sz="0" w:space="0" w:color="auto"/>
        <w:bottom w:val="none" w:sz="0" w:space="0" w:color="auto"/>
        <w:right w:val="none" w:sz="0" w:space="0" w:color="auto"/>
      </w:divBdr>
    </w:div>
    <w:div w:id="214515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3"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8"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wmf"/><Relationship Id="rId7" Type="http://schemas.openxmlformats.org/officeDocument/2006/relationships/endnotes" Target="endnotes.xml"/><Relationship Id="rId12"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7"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0"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4" Type="http://schemas.openxmlformats.org/officeDocument/2006/relationships/hyperlink" Target="http://endic.naver.com/search.nhn?query=cemetery" TargetMode="External"/><Relationship Id="rId5" Type="http://schemas.openxmlformats.org/officeDocument/2006/relationships/webSettings" Target="webSettings.xml"/><Relationship Id="rId15"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3" Type="http://schemas.openxmlformats.org/officeDocument/2006/relationships/control" Target="activeX/activeX2.xml"/><Relationship Id="rId28" Type="http://schemas.openxmlformats.org/officeDocument/2006/relationships/theme" Target="theme/theme1.xml"/><Relationship Id="rId10"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9"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4" Type="http://schemas.openxmlformats.org/officeDocument/2006/relationships/settings" Target="settings.xml"/><Relationship Id="rId9"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14" Type="http://schemas.openxmlformats.org/officeDocument/2006/relationships/hyperlink" Target="file:///C:\BACK%20UP\Work\Part-Time%20(2016~2017)\&#54620;&#44397;&#44256;&#50857;&#51221;&#48372;&#50896;\2.%20Questionnaire\&#44033;%20&#52264;&#49688;%20Final%20Q\FINAL\2016&#45380;%206&#52264;%20&#44256;&#47161;&#54868;&#50672;&#44396;&#54056;&#45328;&#51312;&#49324;_0712.docx" TargetMode="External"/><Relationship Id="rId22" Type="http://schemas.openxmlformats.org/officeDocument/2006/relationships/control" Target="activeX/activeX1.xml"/><Relationship Id="rId27"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7B0C38-A0E2-4FAC-845A-552A7BA3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412</Pages>
  <Words>88189</Words>
  <Characters>502682</Characters>
  <Application>Microsoft Office Word</Application>
  <DocSecurity>0</DocSecurity>
  <Lines>4189</Lines>
  <Paragraphs>1179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589692</CharactersWithSpaces>
  <SharedDoc>false</SharedDoc>
  <HLinks>
    <vt:vector size="90" baseType="variant">
      <vt:variant>
        <vt:i4>196688</vt:i4>
      </vt:variant>
      <vt:variant>
        <vt:i4>93</vt:i4>
      </vt:variant>
      <vt:variant>
        <vt:i4>0</vt:i4>
      </vt:variant>
      <vt:variant>
        <vt:i4>5</vt:i4>
      </vt:variant>
      <vt:variant>
        <vt:lpwstr>http://endic.naver.com/search.nhn?query=cemetery</vt:lpwstr>
      </vt:variant>
      <vt:variant>
        <vt:lpwstr/>
      </vt:variant>
      <vt:variant>
        <vt:i4>428334717</vt:i4>
      </vt:variant>
      <vt:variant>
        <vt:i4>80</vt:i4>
      </vt:variant>
      <vt:variant>
        <vt:i4>0</vt:i4>
      </vt:variant>
      <vt:variant>
        <vt:i4>5</vt:i4>
      </vt:variant>
      <vt:variant>
        <vt:lpwstr>../3차 설문지/2010년 3차 고령화연구패널조사_0522_최종.docx</vt:lpwstr>
      </vt:variant>
      <vt:variant>
        <vt:lpwstr>_Toc483216652</vt:lpwstr>
      </vt:variant>
      <vt:variant>
        <vt:i4>428334717</vt:i4>
      </vt:variant>
      <vt:variant>
        <vt:i4>74</vt:i4>
      </vt:variant>
      <vt:variant>
        <vt:i4>0</vt:i4>
      </vt:variant>
      <vt:variant>
        <vt:i4>5</vt:i4>
      </vt:variant>
      <vt:variant>
        <vt:lpwstr>../3차 설문지/2010년 3차 고령화연구패널조사_0522_최종.docx</vt:lpwstr>
      </vt:variant>
      <vt:variant>
        <vt:lpwstr>_Toc483216651</vt:lpwstr>
      </vt:variant>
      <vt:variant>
        <vt:i4>428334717</vt:i4>
      </vt:variant>
      <vt:variant>
        <vt:i4>68</vt:i4>
      </vt:variant>
      <vt:variant>
        <vt:i4>0</vt:i4>
      </vt:variant>
      <vt:variant>
        <vt:i4>5</vt:i4>
      </vt:variant>
      <vt:variant>
        <vt:lpwstr>../3차 설문지/2010년 3차 고령화연구패널조사_0522_최종.docx</vt:lpwstr>
      </vt:variant>
      <vt:variant>
        <vt:lpwstr>_Toc483216650</vt:lpwstr>
      </vt:variant>
      <vt:variant>
        <vt:i4>428269181</vt:i4>
      </vt:variant>
      <vt:variant>
        <vt:i4>62</vt:i4>
      </vt:variant>
      <vt:variant>
        <vt:i4>0</vt:i4>
      </vt:variant>
      <vt:variant>
        <vt:i4>5</vt:i4>
      </vt:variant>
      <vt:variant>
        <vt:lpwstr>../3차 설문지/2010년 3차 고령화연구패널조사_0522_최종.docx</vt:lpwstr>
      </vt:variant>
      <vt:variant>
        <vt:lpwstr>_Toc483216649</vt:lpwstr>
      </vt:variant>
      <vt:variant>
        <vt:i4>427875965</vt:i4>
      </vt:variant>
      <vt:variant>
        <vt:i4>56</vt:i4>
      </vt:variant>
      <vt:variant>
        <vt:i4>0</vt:i4>
      </vt:variant>
      <vt:variant>
        <vt:i4>5</vt:i4>
      </vt:variant>
      <vt:variant>
        <vt:lpwstr>../3차 설문지/2010년 3차 고령화연구패널조사_0522_최종.docx</vt:lpwstr>
      </vt:variant>
      <vt:variant>
        <vt:lpwstr>_Toc483216629</vt:lpwstr>
      </vt:variant>
      <vt:variant>
        <vt:i4>427875965</vt:i4>
      </vt:variant>
      <vt:variant>
        <vt:i4>50</vt:i4>
      </vt:variant>
      <vt:variant>
        <vt:i4>0</vt:i4>
      </vt:variant>
      <vt:variant>
        <vt:i4>5</vt:i4>
      </vt:variant>
      <vt:variant>
        <vt:lpwstr>../3차 설문지/2010년 3차 고령화연구패널조사_0522_최종.docx</vt:lpwstr>
      </vt:variant>
      <vt:variant>
        <vt:lpwstr>_Toc483216625</vt:lpwstr>
      </vt:variant>
      <vt:variant>
        <vt:i4>427875965</vt:i4>
      </vt:variant>
      <vt:variant>
        <vt:i4>44</vt:i4>
      </vt:variant>
      <vt:variant>
        <vt:i4>0</vt:i4>
      </vt:variant>
      <vt:variant>
        <vt:i4>5</vt:i4>
      </vt:variant>
      <vt:variant>
        <vt:lpwstr>../3차 설문지/2010년 3차 고령화연구패널조사_0522_최종.docx</vt:lpwstr>
      </vt:variant>
      <vt:variant>
        <vt:lpwstr>_Toc483216624</vt:lpwstr>
      </vt:variant>
      <vt:variant>
        <vt:i4>427875965</vt:i4>
      </vt:variant>
      <vt:variant>
        <vt:i4>38</vt:i4>
      </vt:variant>
      <vt:variant>
        <vt:i4>0</vt:i4>
      </vt:variant>
      <vt:variant>
        <vt:i4>5</vt:i4>
      </vt:variant>
      <vt:variant>
        <vt:lpwstr>../3차 설문지/2010년 3차 고령화연구패널조사_0522_최종.docx</vt:lpwstr>
      </vt:variant>
      <vt:variant>
        <vt:lpwstr>_Toc483216623</vt:lpwstr>
      </vt:variant>
      <vt:variant>
        <vt:i4>427875965</vt:i4>
      </vt:variant>
      <vt:variant>
        <vt:i4>32</vt:i4>
      </vt:variant>
      <vt:variant>
        <vt:i4>0</vt:i4>
      </vt:variant>
      <vt:variant>
        <vt:i4>5</vt:i4>
      </vt:variant>
      <vt:variant>
        <vt:lpwstr>../3차 설문지/2010년 3차 고령화연구패널조사_0522_최종.docx</vt:lpwstr>
      </vt:variant>
      <vt:variant>
        <vt:lpwstr>_Toc483216622</vt:lpwstr>
      </vt:variant>
      <vt:variant>
        <vt:i4>427875965</vt:i4>
      </vt:variant>
      <vt:variant>
        <vt:i4>26</vt:i4>
      </vt:variant>
      <vt:variant>
        <vt:i4>0</vt:i4>
      </vt:variant>
      <vt:variant>
        <vt:i4>5</vt:i4>
      </vt:variant>
      <vt:variant>
        <vt:lpwstr>../3차 설문지/2010년 3차 고령화연구패널조사_0522_최종.docx</vt:lpwstr>
      </vt:variant>
      <vt:variant>
        <vt:lpwstr>_Toc483216621</vt:lpwstr>
      </vt:variant>
      <vt:variant>
        <vt:i4>427875965</vt:i4>
      </vt:variant>
      <vt:variant>
        <vt:i4>20</vt:i4>
      </vt:variant>
      <vt:variant>
        <vt:i4>0</vt:i4>
      </vt:variant>
      <vt:variant>
        <vt:i4>5</vt:i4>
      </vt:variant>
      <vt:variant>
        <vt:lpwstr>../3차 설문지/2010년 3차 고령화연구패널조사_0522_최종.docx</vt:lpwstr>
      </vt:variant>
      <vt:variant>
        <vt:lpwstr>_Toc483216620</vt:lpwstr>
      </vt:variant>
      <vt:variant>
        <vt:i4>428072573</vt:i4>
      </vt:variant>
      <vt:variant>
        <vt:i4>14</vt:i4>
      </vt:variant>
      <vt:variant>
        <vt:i4>0</vt:i4>
      </vt:variant>
      <vt:variant>
        <vt:i4>5</vt:i4>
      </vt:variant>
      <vt:variant>
        <vt:lpwstr>../3차 설문지/2010년 3차 고령화연구패널조사_0522_최종.docx</vt:lpwstr>
      </vt:variant>
      <vt:variant>
        <vt:lpwstr>_Toc483216619</vt:lpwstr>
      </vt:variant>
      <vt:variant>
        <vt:i4>428072573</vt:i4>
      </vt:variant>
      <vt:variant>
        <vt:i4>8</vt:i4>
      </vt:variant>
      <vt:variant>
        <vt:i4>0</vt:i4>
      </vt:variant>
      <vt:variant>
        <vt:i4>5</vt:i4>
      </vt:variant>
      <vt:variant>
        <vt:lpwstr>../3차 설문지/2010년 3차 고령화연구패널조사_0522_최종.docx</vt:lpwstr>
      </vt:variant>
      <vt:variant>
        <vt:lpwstr>_Toc483216618</vt:lpwstr>
      </vt:variant>
      <vt:variant>
        <vt:i4>428072573</vt:i4>
      </vt:variant>
      <vt:variant>
        <vt:i4>2</vt:i4>
      </vt:variant>
      <vt:variant>
        <vt:i4>0</vt:i4>
      </vt:variant>
      <vt:variant>
        <vt:i4>5</vt:i4>
      </vt:variant>
      <vt:variant>
        <vt:lpwstr>../3차 설문지/2010년 3차 고령화연구패널조사_0522_최종.docx</vt:lpwstr>
      </vt:variant>
      <vt:variant>
        <vt:lpwstr>_Toc483216617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Keis</dc:creator>
  <cp:lastModifiedBy>Keis</cp:lastModifiedBy>
  <cp:revision>2</cp:revision>
  <cp:lastPrinted>2021-08-30T06:34:00Z</cp:lastPrinted>
  <dcterms:created xsi:type="dcterms:W3CDTF">2024-12-31T05:40:00Z</dcterms:created>
  <dcterms:modified xsi:type="dcterms:W3CDTF">2024-12-31T05:40:00Z</dcterms:modified>
</cp:coreProperties>
</file>